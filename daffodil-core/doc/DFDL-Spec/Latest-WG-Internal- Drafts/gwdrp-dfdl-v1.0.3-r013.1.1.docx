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comments.xml" ContentType="application/vnd.openxmlformats-officedocument.wordprocessingml.comments+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460D330" w14:textId="77777777" w:rsidR="00A272EF" w:rsidRPr="005223F4" w:rsidRDefault="00B900F3" w:rsidP="00A272EF">
      <w:pPr>
        <w:spacing w:after="240"/>
      </w:pPr>
      <w:bookmarkStart w:id="2" w:name="_Toc506864867"/>
      <w:r>
        <w:pict w14:anchorId="144277D9">
          <v:rect id="_x0000_i1025" style="width:.05pt;height:1.2pt" o:hralign="center" o:hrstd="t" o:hr="t" fillcolor="gray" stroked="f"/>
        </w:pict>
      </w:r>
      <w:bookmarkEnd w:id="2"/>
    </w:p>
    <w:p w14:paraId="11927CEE" w14:textId="77777777" w:rsidR="001571F5" w:rsidRPr="005223F4" w:rsidRDefault="001571F5" w:rsidP="00484197">
      <w:pPr>
        <w:pStyle w:val="Title"/>
      </w:pPr>
      <w:bookmarkStart w:id="3" w:name="_Toc177399008"/>
      <w:bookmarkStart w:id="4" w:name="_Toc175057294"/>
      <w:bookmarkStart w:id="5" w:name="_Toc199516203"/>
      <w:bookmarkStart w:id="6" w:name="_Toc194983883"/>
      <w:bookmarkStart w:id="7" w:name="_Toc243112722"/>
      <w:bookmarkStart w:id="8" w:name="_Toc349042596"/>
      <w:bookmarkStart w:id="9" w:name="_Toc362453084"/>
      <w:r w:rsidRPr="005223F4">
        <w:t>Data Format Description Language (DFDL) v1.0</w:t>
      </w:r>
      <w:bookmarkEnd w:id="3"/>
      <w:bookmarkEnd w:id="4"/>
      <w:bookmarkEnd w:id="5"/>
      <w:bookmarkEnd w:id="6"/>
      <w:bookmarkEnd w:id="7"/>
      <w:bookmarkEnd w:id="8"/>
      <w:bookmarkEnd w:id="9"/>
    </w:p>
    <w:p w14:paraId="3BCF7B8C" w14:textId="77777777" w:rsidR="00B4184B" w:rsidRPr="005223F4" w:rsidRDefault="00860D66" w:rsidP="00F55D14">
      <w:pPr>
        <w:jc w:val="center"/>
        <w:rPr>
          <w:b/>
          <w:sz w:val="32"/>
        </w:rPr>
      </w:pPr>
      <w:r w:rsidRPr="005223F4">
        <w:rPr>
          <w:b/>
          <w:sz w:val="32"/>
        </w:rPr>
        <w:t>Specification</w:t>
      </w:r>
    </w:p>
    <w:p w14:paraId="21C36F78" w14:textId="77777777" w:rsidR="00A272EF" w:rsidRPr="005223F4" w:rsidRDefault="00A272EF" w:rsidP="007914BD">
      <w:pPr>
        <w:jc w:val="center"/>
      </w:pPr>
    </w:p>
    <w:p w14:paraId="61981E9E" w14:textId="77777777" w:rsidR="00CA295A" w:rsidRPr="005223F4" w:rsidRDefault="00B900F3" w:rsidP="00CA295A">
      <w:r>
        <w:pict w14:anchorId="54FC69B7">
          <v:rect id="_x0000_i1026" style="width:.05pt;height:1.2pt" o:hralign="center" o:hrstd="t" o:hr="t" fillcolor="gray" stroked="f"/>
        </w:pict>
      </w:r>
    </w:p>
    <w:p w14:paraId="23DB6CF1" w14:textId="77777777" w:rsidR="00177F2E" w:rsidRDefault="00177F2E" w:rsidP="001571F5"/>
    <w:p w14:paraId="33EF0F5A" w14:textId="77777777" w:rsidR="002822C4" w:rsidRDefault="002822C4" w:rsidP="002822C4"/>
    <w:p w14:paraId="752CB334" w14:textId="77777777" w:rsidR="002822C4" w:rsidRDefault="002822C4" w:rsidP="002822C4">
      <w:r>
        <w:t>Status of This Document</w:t>
      </w:r>
    </w:p>
    <w:p w14:paraId="4EE3C4FB" w14:textId="77777777" w:rsidR="002822C4" w:rsidRDefault="002822C4" w:rsidP="002822C4"/>
    <w:p w14:paraId="1308AB07" w14:textId="77777777" w:rsidR="002822C4" w:rsidRDefault="002822C4" w:rsidP="002822C4">
      <w:r>
        <w:t xml:space="preserve">This document provides information to the OGF community on a standard Data </w:t>
      </w:r>
    </w:p>
    <w:p w14:paraId="4E95D6DA" w14:textId="77777777" w:rsidR="002822C4" w:rsidRDefault="002822C4" w:rsidP="002822C4">
      <w:pPr>
        <w:rPr>
          <w:ins w:id="10" w:author="Steve Hanson" w:date="2012-02-29T10:30:00Z"/>
        </w:rPr>
      </w:pPr>
      <w:r>
        <w:t>Format Description Language (DFDL). Distribution is unlimited</w:t>
      </w:r>
      <w:ins w:id="11" w:author="Steve Hanson" w:date="2012-02-29T10:30:00Z">
        <w:r w:rsidR="00A25B7C">
          <w:t>.</w:t>
        </w:r>
      </w:ins>
    </w:p>
    <w:p w14:paraId="65604295" w14:textId="77777777" w:rsidR="00A25B7C" w:rsidRDefault="00A25B7C" w:rsidP="002822C4">
      <w:pPr>
        <w:rPr>
          <w:ins w:id="12" w:author="Steve Hanson" w:date="2012-02-29T10:30:00Z"/>
        </w:rPr>
      </w:pPr>
    </w:p>
    <w:p w14:paraId="38E742B8" w14:textId="77777777" w:rsidR="00A25B7C" w:rsidRDefault="00A25B7C" w:rsidP="002822C4">
      <w:pPr>
        <w:rPr>
          <w:ins w:id="13" w:author="Steve Hanson" w:date="2012-03-01T11:42:00Z"/>
        </w:rPr>
      </w:pPr>
      <w:ins w:id="14" w:author="Steve Hanson" w:date="2012-02-29T10:30:00Z">
        <w:r>
          <w:t xml:space="preserve">This is a working draft that </w:t>
        </w:r>
      </w:ins>
      <w:ins w:id="15" w:author="Steve Hanson" w:date="2012-02-29T10:31:00Z">
        <w:r>
          <w:t>i</w:t>
        </w:r>
      </w:ins>
      <w:ins w:id="16" w:author="Steve Hanson" w:date="2012-02-29T10:30:00Z">
        <w:r>
          <w:t xml:space="preserve">s </w:t>
        </w:r>
      </w:ins>
      <w:ins w:id="17" w:author="Steve Hanson" w:date="2012-02-29T10:31:00Z">
        <w:r>
          <w:t xml:space="preserve">in the process of being </w:t>
        </w:r>
      </w:ins>
      <w:ins w:id="18" w:author="Steve Hanson" w:date="2012-02-29T10:30:00Z">
        <w:r>
          <w:t xml:space="preserve">updated </w:t>
        </w:r>
      </w:ins>
      <w:ins w:id="19" w:author="Steve Hanson" w:date="2012-02-29T10:31:00Z">
        <w:r>
          <w:t>to incorporate identified errata.</w:t>
        </w:r>
      </w:ins>
    </w:p>
    <w:p w14:paraId="1AF75899" w14:textId="77777777" w:rsidR="00E311D6" w:rsidRPr="005223F4" w:rsidRDefault="00E311D6" w:rsidP="002822C4">
      <w:ins w:id="20" w:author="Steve Hanson" w:date="2012-03-01T11:42:00Z">
        <w:r>
          <w:t>All changes due to errata are flagged as Word comments.</w:t>
        </w:r>
      </w:ins>
    </w:p>
    <w:p w14:paraId="1E0EB190" w14:textId="77777777" w:rsidR="001571F5" w:rsidRPr="005223F4" w:rsidRDefault="001571F5" w:rsidP="001571F5"/>
    <w:p w14:paraId="34BE9BD5" w14:textId="77777777" w:rsidR="001571F5" w:rsidRPr="005223F4" w:rsidRDefault="001571F5" w:rsidP="001571F5">
      <w:pPr>
        <w:rPr>
          <w:u w:val="single"/>
        </w:rPr>
      </w:pPr>
      <w:r w:rsidRPr="005223F4">
        <w:rPr>
          <w:u w:val="single"/>
        </w:rPr>
        <w:t>Copyright Notice</w:t>
      </w:r>
    </w:p>
    <w:p w14:paraId="0F6D0EE7" w14:textId="77777777" w:rsidR="001571F5" w:rsidRPr="005223F4" w:rsidRDefault="001571F5" w:rsidP="001571F5"/>
    <w:p w14:paraId="65E16332" w14:textId="77777777" w:rsidR="001571F5" w:rsidRPr="005223F4" w:rsidRDefault="001571F5" w:rsidP="003E290B">
      <w:r w:rsidRPr="005223F4">
        <w:t xml:space="preserve">Copyright © Global Grid Forum </w:t>
      </w:r>
      <w:r w:rsidR="003E290B" w:rsidRPr="005223F4">
        <w:t>(</w:t>
      </w:r>
      <w:r w:rsidRPr="005223F4">
        <w:t>2004</w:t>
      </w:r>
      <w:r w:rsidR="003E290B" w:rsidRPr="005223F4">
        <w:t>-</w:t>
      </w:r>
      <w:r w:rsidRPr="005223F4">
        <w:t>2006</w:t>
      </w:r>
      <w:r w:rsidR="003E290B" w:rsidRPr="005223F4">
        <w:t>)</w:t>
      </w:r>
      <w:r w:rsidRPr="005223F4">
        <w:t>.  All Rights Reserved.</w:t>
      </w:r>
    </w:p>
    <w:p w14:paraId="12A7669C" w14:textId="3D5D67BC" w:rsidR="00633E98" w:rsidRPr="005223F4" w:rsidRDefault="00633E98" w:rsidP="003E290B">
      <w:r w:rsidRPr="005223F4">
        <w:t>Copyright © Open Grid Forum,</w:t>
      </w:r>
      <w:r w:rsidR="00056110" w:rsidRPr="005223F4">
        <w:t xml:space="preserve"> </w:t>
      </w:r>
      <w:r w:rsidR="003E290B" w:rsidRPr="005223F4">
        <w:t>(</w:t>
      </w:r>
      <w:r w:rsidRPr="005223F4">
        <w:t>2006</w:t>
      </w:r>
      <w:r w:rsidR="003E290B" w:rsidRPr="005223F4">
        <w:t>-</w:t>
      </w:r>
      <w:r w:rsidR="005C2222" w:rsidRPr="005223F4">
        <w:t>201</w:t>
      </w:r>
      <w:ins w:id="21" w:author="mbeckerle" w:date="2013-01-29T16:49:00Z">
        <w:r w:rsidR="001C661F">
          <w:t>3</w:t>
        </w:r>
      </w:ins>
      <w:r w:rsidR="003E290B" w:rsidRPr="005223F4">
        <w:t>)</w:t>
      </w:r>
      <w:r w:rsidRPr="005223F4">
        <w:t>.  All Rights Reserved.</w:t>
      </w:r>
    </w:p>
    <w:p w14:paraId="3B18224C" w14:textId="77777777" w:rsidR="0001413F" w:rsidRPr="005223F4" w:rsidRDefault="0001413F" w:rsidP="003E290B"/>
    <w:p w14:paraId="27E89D38" w14:textId="77777777" w:rsidR="001571F5" w:rsidRPr="005223F4" w:rsidRDefault="001571F5" w:rsidP="001571F5"/>
    <w:p w14:paraId="21E43E7E" w14:textId="77777777" w:rsidR="001571F5" w:rsidRPr="005223F4" w:rsidRDefault="001571F5" w:rsidP="001F7D12">
      <w:bookmarkStart w:id="22" w:name="_Ref525097868"/>
      <w:bookmarkStart w:id="23" w:name="_Toc177399009"/>
      <w:bookmarkStart w:id="24" w:name="_Toc175057295"/>
      <w:bookmarkStart w:id="25" w:name="_Toc194983884"/>
      <w:r w:rsidRPr="005223F4">
        <w:t>Abstract</w:t>
      </w:r>
      <w:bookmarkEnd w:id="22"/>
      <w:bookmarkEnd w:id="23"/>
      <w:bookmarkEnd w:id="24"/>
      <w:bookmarkEnd w:id="25"/>
    </w:p>
    <w:p w14:paraId="4C3E36BF" w14:textId="77777777" w:rsidR="001571F5" w:rsidRPr="005223F4" w:rsidRDefault="001571F5" w:rsidP="001571F5">
      <w:pPr>
        <w:pStyle w:val="nobreak"/>
      </w:pPr>
    </w:p>
    <w:p w14:paraId="09C72876" w14:textId="77777777" w:rsidR="001571F5" w:rsidRPr="005223F4" w:rsidRDefault="001571F5" w:rsidP="007709CC">
      <w:r w:rsidRPr="005223F4">
        <w:t>This document provides a definition of a standard Data Format Description Language (DFDL).  This language allows description of dense binary and legacy data formats in a vendor-neutral declarative manner. DFDL is an extension to the XML Schema Descr</w:t>
      </w:r>
      <w:r w:rsidR="00B90C5C" w:rsidRPr="005223F4">
        <w:t>i</w:t>
      </w:r>
      <w:r w:rsidRPr="005223F4">
        <w:t xml:space="preserve">ption </w:t>
      </w:r>
      <w:r w:rsidR="001D0741" w:rsidRPr="005223F4">
        <w:t>Language (XSDL).</w:t>
      </w:r>
    </w:p>
    <w:p w14:paraId="3867FFFF" w14:textId="77777777" w:rsidR="001571F5" w:rsidRPr="005223F4" w:rsidRDefault="001571F5" w:rsidP="001571F5"/>
    <w:p w14:paraId="08D4BE45" w14:textId="77777777" w:rsidR="0088217D" w:rsidRPr="005223F4" w:rsidRDefault="0088217D" w:rsidP="0088217D">
      <w:bookmarkStart w:id="26" w:name="_Toc112836550"/>
      <w:bookmarkStart w:id="27" w:name="_Toc112826272"/>
      <w:bookmarkStart w:id="28" w:name="_Toc113075250"/>
      <w:bookmarkStart w:id="29" w:name="_Toc177399010"/>
      <w:bookmarkStart w:id="30" w:name="_Toc175057296"/>
      <w:bookmarkStart w:id="31" w:name="_Toc199516204"/>
      <w:bookmarkStart w:id="32" w:name="_Toc194983885"/>
      <w:bookmarkStart w:id="33" w:name="_Ref215571901"/>
      <w:bookmarkStart w:id="34" w:name="_Ref215978178"/>
      <w:bookmarkStart w:id="35" w:name="_Ref229805077"/>
      <w:bookmarkStart w:id="36" w:name="_Toc243112723"/>
      <w:r w:rsidRPr="005223F4">
        <w:br/>
      </w:r>
    </w:p>
    <w:bookmarkEnd w:id="26"/>
    <w:bookmarkEnd w:id="27"/>
    <w:bookmarkEnd w:id="28"/>
    <w:bookmarkEnd w:id="29"/>
    <w:bookmarkEnd w:id="30"/>
    <w:bookmarkEnd w:id="31"/>
    <w:bookmarkEnd w:id="32"/>
    <w:bookmarkEnd w:id="33"/>
    <w:bookmarkEnd w:id="34"/>
    <w:bookmarkEnd w:id="35"/>
    <w:bookmarkEnd w:id="36"/>
    <w:p w14:paraId="64940E5E" w14:textId="77777777" w:rsidR="005B2705" w:rsidRPr="005223F4" w:rsidRDefault="005B2705" w:rsidP="009E78A1">
      <w:pPr>
        <w:sectPr w:rsidR="005B2705" w:rsidRPr="005223F4" w:rsidSect="00DB1330">
          <w:headerReference w:type="default" r:id="rId10"/>
          <w:footerReference w:type="default" r:id="rId11"/>
          <w:headerReference w:type="first" r:id="rId12"/>
          <w:pgSz w:w="12240" w:h="15840" w:code="1"/>
          <w:pgMar w:top="1440" w:right="1797" w:bottom="1440" w:left="1797" w:header="720" w:footer="720" w:gutter="0"/>
          <w:cols w:space="720"/>
          <w:noEndnote/>
          <w:titlePg/>
        </w:sectPr>
      </w:pPr>
    </w:p>
    <w:p w14:paraId="1EF819EC" w14:textId="77777777" w:rsidR="002819AB" w:rsidRDefault="00987E46" w:rsidP="002819AB">
      <w:pPr>
        <w:pStyle w:val="CommentText"/>
        <w:rPr>
          <w:b/>
          <w:bCs/>
        </w:rPr>
      </w:pPr>
      <w:commentRangeStart w:id="50"/>
      <w:r w:rsidRPr="005223F4">
        <w:rPr>
          <w:b/>
          <w:bCs/>
        </w:rPr>
        <w:lastRenderedPageBreak/>
        <w:t>Table of contents</w:t>
      </w:r>
      <w:commentRangeEnd w:id="50"/>
      <w:r w:rsidR="00862B37">
        <w:rPr>
          <w:rStyle w:val="CommentReference"/>
        </w:rPr>
        <w:commentReference w:id="50"/>
      </w:r>
    </w:p>
    <w:p w14:paraId="2F072A2F" w14:textId="77777777" w:rsidR="0031725A" w:rsidRPr="005223F4" w:rsidRDefault="0031725A" w:rsidP="002819AB">
      <w:pPr>
        <w:pStyle w:val="CommentText"/>
        <w:rPr>
          <w:b/>
          <w:bCs/>
        </w:rPr>
      </w:pPr>
    </w:p>
    <w:p w14:paraId="7652E750" w14:textId="77777777" w:rsidR="00A3095E" w:rsidRDefault="00987E46">
      <w:pPr>
        <w:pStyle w:val="TOC1"/>
        <w:tabs>
          <w:tab w:val="right" w:leader="dot" w:pos="8630"/>
        </w:tabs>
        <w:rPr>
          <w:rFonts w:asciiTheme="minorHAnsi" w:eastAsiaTheme="minorEastAsia" w:hAnsiTheme="minorHAnsi" w:cstheme="minorBidi"/>
          <w:noProof/>
          <w:sz w:val="22"/>
          <w:szCs w:val="22"/>
        </w:rPr>
      </w:pPr>
      <w:r w:rsidRPr="005223F4">
        <w:rPr>
          <w:b/>
          <w:bCs/>
        </w:rPr>
        <w:fldChar w:fldCharType="begin"/>
      </w:r>
      <w:r w:rsidRPr="005223F4">
        <w:rPr>
          <w:b/>
          <w:bCs/>
        </w:rPr>
        <w:instrText xml:space="preserve"> TOC \o "1-3" \h \z \u </w:instrText>
      </w:r>
      <w:r w:rsidRPr="005223F4">
        <w:rPr>
          <w:b/>
          <w:bCs/>
        </w:rPr>
        <w:fldChar w:fldCharType="separate"/>
      </w:r>
      <w:hyperlink w:anchor="_Toc362453084" w:history="1">
        <w:r w:rsidR="00A3095E" w:rsidRPr="003D50BB">
          <w:rPr>
            <w:rStyle w:val="Hyperlink"/>
            <w:noProof/>
          </w:rPr>
          <w:t>Data Format Description Language (DFDL) v1.0</w:t>
        </w:r>
        <w:r w:rsidR="00A3095E">
          <w:rPr>
            <w:noProof/>
            <w:webHidden/>
          </w:rPr>
          <w:tab/>
        </w:r>
        <w:r w:rsidR="00A3095E">
          <w:rPr>
            <w:noProof/>
            <w:webHidden/>
          </w:rPr>
          <w:fldChar w:fldCharType="begin"/>
        </w:r>
        <w:r w:rsidR="00A3095E">
          <w:rPr>
            <w:noProof/>
            <w:webHidden/>
          </w:rPr>
          <w:instrText xml:space="preserve"> PAGEREF _Toc362453084 \h </w:instrText>
        </w:r>
        <w:r w:rsidR="00A3095E">
          <w:rPr>
            <w:noProof/>
            <w:webHidden/>
          </w:rPr>
        </w:r>
        <w:r w:rsidR="00A3095E">
          <w:rPr>
            <w:noProof/>
            <w:webHidden/>
          </w:rPr>
          <w:fldChar w:fldCharType="separate"/>
        </w:r>
        <w:r w:rsidR="00A3095E">
          <w:rPr>
            <w:noProof/>
            <w:webHidden/>
          </w:rPr>
          <w:t>1</w:t>
        </w:r>
        <w:r w:rsidR="00A3095E">
          <w:rPr>
            <w:noProof/>
            <w:webHidden/>
          </w:rPr>
          <w:fldChar w:fldCharType="end"/>
        </w:r>
      </w:hyperlink>
    </w:p>
    <w:p w14:paraId="6580D588" w14:textId="77777777" w:rsidR="00A3095E" w:rsidRDefault="00B900F3">
      <w:pPr>
        <w:pStyle w:val="TOC1"/>
        <w:tabs>
          <w:tab w:val="left" w:pos="400"/>
          <w:tab w:val="right" w:leader="dot" w:pos="8630"/>
        </w:tabs>
        <w:rPr>
          <w:rFonts w:asciiTheme="minorHAnsi" w:eastAsiaTheme="minorEastAsia" w:hAnsiTheme="minorHAnsi" w:cstheme="minorBidi"/>
          <w:noProof/>
          <w:sz w:val="22"/>
          <w:szCs w:val="22"/>
        </w:rPr>
      </w:pPr>
      <w:hyperlink w:anchor="_Toc362453085" w:history="1">
        <w:r w:rsidR="00A3095E" w:rsidRPr="003D50BB">
          <w:rPr>
            <w:rStyle w:val="Hyperlink"/>
            <w:noProof/>
          </w:rPr>
          <w:t>1.</w:t>
        </w:r>
        <w:r w:rsidR="00A3095E">
          <w:rPr>
            <w:rFonts w:asciiTheme="minorHAnsi" w:eastAsiaTheme="minorEastAsia" w:hAnsiTheme="minorHAnsi" w:cstheme="minorBidi"/>
            <w:noProof/>
            <w:sz w:val="22"/>
            <w:szCs w:val="22"/>
          </w:rPr>
          <w:tab/>
        </w:r>
        <w:r w:rsidR="00A3095E" w:rsidRPr="003D50BB">
          <w:rPr>
            <w:rStyle w:val="Hyperlink"/>
            <w:noProof/>
          </w:rPr>
          <w:t>Introduction</w:t>
        </w:r>
        <w:r w:rsidR="00A3095E">
          <w:rPr>
            <w:noProof/>
            <w:webHidden/>
          </w:rPr>
          <w:tab/>
        </w:r>
        <w:r w:rsidR="00A3095E">
          <w:rPr>
            <w:noProof/>
            <w:webHidden/>
          </w:rPr>
          <w:fldChar w:fldCharType="begin"/>
        </w:r>
        <w:r w:rsidR="00A3095E">
          <w:rPr>
            <w:noProof/>
            <w:webHidden/>
          </w:rPr>
          <w:instrText xml:space="preserve"> PAGEREF _Toc362453085 \h </w:instrText>
        </w:r>
        <w:r w:rsidR="00A3095E">
          <w:rPr>
            <w:noProof/>
            <w:webHidden/>
          </w:rPr>
        </w:r>
        <w:r w:rsidR="00A3095E">
          <w:rPr>
            <w:noProof/>
            <w:webHidden/>
          </w:rPr>
          <w:fldChar w:fldCharType="separate"/>
        </w:r>
        <w:r w:rsidR="00A3095E">
          <w:rPr>
            <w:noProof/>
            <w:webHidden/>
          </w:rPr>
          <w:t>8</w:t>
        </w:r>
        <w:r w:rsidR="00A3095E">
          <w:rPr>
            <w:noProof/>
            <w:webHidden/>
          </w:rPr>
          <w:fldChar w:fldCharType="end"/>
        </w:r>
      </w:hyperlink>
    </w:p>
    <w:p w14:paraId="1A8CAAC9" w14:textId="77777777" w:rsidR="00A3095E" w:rsidRDefault="00B900F3">
      <w:pPr>
        <w:pStyle w:val="TOC2"/>
        <w:tabs>
          <w:tab w:val="left" w:pos="800"/>
          <w:tab w:val="right" w:leader="dot" w:pos="8630"/>
        </w:tabs>
        <w:rPr>
          <w:rFonts w:asciiTheme="minorHAnsi" w:eastAsiaTheme="minorEastAsia" w:hAnsiTheme="minorHAnsi" w:cstheme="minorBidi"/>
          <w:noProof/>
          <w:sz w:val="22"/>
          <w:szCs w:val="22"/>
        </w:rPr>
      </w:pPr>
      <w:hyperlink w:anchor="_Toc362453086" w:history="1">
        <w:r w:rsidR="00A3095E" w:rsidRPr="003D50BB">
          <w:rPr>
            <w:rStyle w:val="Hyperlink"/>
            <w:noProof/>
          </w:rPr>
          <w:t>1.1</w:t>
        </w:r>
        <w:r w:rsidR="00A3095E">
          <w:rPr>
            <w:rFonts w:asciiTheme="minorHAnsi" w:eastAsiaTheme="minorEastAsia" w:hAnsiTheme="minorHAnsi" w:cstheme="minorBidi"/>
            <w:noProof/>
            <w:sz w:val="22"/>
            <w:szCs w:val="22"/>
          </w:rPr>
          <w:tab/>
        </w:r>
        <w:r w:rsidR="00A3095E" w:rsidRPr="003D50BB">
          <w:rPr>
            <w:rStyle w:val="Hyperlink"/>
            <w:noProof/>
          </w:rPr>
          <w:t>Why is DFDL Needed?</w:t>
        </w:r>
        <w:r w:rsidR="00A3095E">
          <w:rPr>
            <w:noProof/>
            <w:webHidden/>
          </w:rPr>
          <w:tab/>
        </w:r>
        <w:r w:rsidR="00A3095E">
          <w:rPr>
            <w:noProof/>
            <w:webHidden/>
          </w:rPr>
          <w:fldChar w:fldCharType="begin"/>
        </w:r>
        <w:r w:rsidR="00A3095E">
          <w:rPr>
            <w:noProof/>
            <w:webHidden/>
          </w:rPr>
          <w:instrText xml:space="preserve"> PAGEREF _Toc362453086 \h </w:instrText>
        </w:r>
        <w:r w:rsidR="00A3095E">
          <w:rPr>
            <w:noProof/>
            <w:webHidden/>
          </w:rPr>
        </w:r>
        <w:r w:rsidR="00A3095E">
          <w:rPr>
            <w:noProof/>
            <w:webHidden/>
          </w:rPr>
          <w:fldChar w:fldCharType="separate"/>
        </w:r>
        <w:r w:rsidR="00A3095E">
          <w:rPr>
            <w:noProof/>
            <w:webHidden/>
          </w:rPr>
          <w:t>9</w:t>
        </w:r>
        <w:r w:rsidR="00A3095E">
          <w:rPr>
            <w:noProof/>
            <w:webHidden/>
          </w:rPr>
          <w:fldChar w:fldCharType="end"/>
        </w:r>
      </w:hyperlink>
    </w:p>
    <w:p w14:paraId="21809579" w14:textId="77777777" w:rsidR="00A3095E" w:rsidRDefault="00B900F3">
      <w:pPr>
        <w:pStyle w:val="TOC2"/>
        <w:tabs>
          <w:tab w:val="left" w:pos="800"/>
          <w:tab w:val="right" w:leader="dot" w:pos="8630"/>
        </w:tabs>
        <w:rPr>
          <w:rFonts w:asciiTheme="minorHAnsi" w:eastAsiaTheme="minorEastAsia" w:hAnsiTheme="minorHAnsi" w:cstheme="minorBidi"/>
          <w:noProof/>
          <w:sz w:val="22"/>
          <w:szCs w:val="22"/>
        </w:rPr>
      </w:pPr>
      <w:hyperlink w:anchor="_Toc362453087" w:history="1">
        <w:r w:rsidR="00A3095E" w:rsidRPr="003D50BB">
          <w:rPr>
            <w:rStyle w:val="Hyperlink"/>
            <w:noProof/>
          </w:rPr>
          <w:t>1.2</w:t>
        </w:r>
        <w:r w:rsidR="00A3095E">
          <w:rPr>
            <w:rFonts w:asciiTheme="minorHAnsi" w:eastAsiaTheme="minorEastAsia" w:hAnsiTheme="minorHAnsi" w:cstheme="minorBidi"/>
            <w:noProof/>
            <w:sz w:val="22"/>
            <w:szCs w:val="22"/>
          </w:rPr>
          <w:tab/>
        </w:r>
        <w:r w:rsidR="00A3095E" w:rsidRPr="003D50BB">
          <w:rPr>
            <w:rStyle w:val="Hyperlink"/>
            <w:noProof/>
          </w:rPr>
          <w:t>What is DFDL?</w:t>
        </w:r>
        <w:r w:rsidR="00A3095E">
          <w:rPr>
            <w:noProof/>
            <w:webHidden/>
          </w:rPr>
          <w:tab/>
        </w:r>
        <w:r w:rsidR="00A3095E">
          <w:rPr>
            <w:noProof/>
            <w:webHidden/>
          </w:rPr>
          <w:fldChar w:fldCharType="begin"/>
        </w:r>
        <w:r w:rsidR="00A3095E">
          <w:rPr>
            <w:noProof/>
            <w:webHidden/>
          </w:rPr>
          <w:instrText xml:space="preserve"> PAGEREF _Toc362453087 \h </w:instrText>
        </w:r>
        <w:r w:rsidR="00A3095E">
          <w:rPr>
            <w:noProof/>
            <w:webHidden/>
          </w:rPr>
        </w:r>
        <w:r w:rsidR="00A3095E">
          <w:rPr>
            <w:noProof/>
            <w:webHidden/>
          </w:rPr>
          <w:fldChar w:fldCharType="separate"/>
        </w:r>
        <w:r w:rsidR="00A3095E">
          <w:rPr>
            <w:noProof/>
            <w:webHidden/>
          </w:rPr>
          <w:t>9</w:t>
        </w:r>
        <w:r w:rsidR="00A3095E">
          <w:rPr>
            <w:noProof/>
            <w:webHidden/>
          </w:rPr>
          <w:fldChar w:fldCharType="end"/>
        </w:r>
      </w:hyperlink>
    </w:p>
    <w:p w14:paraId="5CF2FC20" w14:textId="77777777" w:rsidR="00A3095E" w:rsidRDefault="00B900F3">
      <w:pPr>
        <w:pStyle w:val="TOC3"/>
        <w:tabs>
          <w:tab w:val="left" w:pos="1200"/>
          <w:tab w:val="right" w:leader="dot" w:pos="8630"/>
        </w:tabs>
        <w:rPr>
          <w:rFonts w:asciiTheme="minorHAnsi" w:eastAsiaTheme="minorEastAsia" w:hAnsiTheme="minorHAnsi" w:cstheme="minorBidi"/>
          <w:noProof/>
          <w:sz w:val="22"/>
          <w:szCs w:val="22"/>
        </w:rPr>
      </w:pPr>
      <w:hyperlink w:anchor="_Toc362453088" w:history="1">
        <w:r w:rsidR="00A3095E" w:rsidRPr="003D50BB">
          <w:rPr>
            <w:rStyle w:val="Hyperlink"/>
            <w:noProof/>
          </w:rPr>
          <w:t>1.2.1</w:t>
        </w:r>
        <w:r w:rsidR="00A3095E">
          <w:rPr>
            <w:rFonts w:asciiTheme="minorHAnsi" w:eastAsiaTheme="minorEastAsia" w:hAnsiTheme="minorHAnsi" w:cstheme="minorBidi"/>
            <w:noProof/>
            <w:sz w:val="22"/>
            <w:szCs w:val="22"/>
          </w:rPr>
          <w:tab/>
        </w:r>
        <w:r w:rsidR="00A3095E" w:rsidRPr="003D50BB">
          <w:rPr>
            <w:rStyle w:val="Hyperlink"/>
            <w:noProof/>
          </w:rPr>
          <w:t>Simple Example</w:t>
        </w:r>
        <w:r w:rsidR="00A3095E">
          <w:rPr>
            <w:noProof/>
            <w:webHidden/>
          </w:rPr>
          <w:tab/>
        </w:r>
        <w:r w:rsidR="00A3095E">
          <w:rPr>
            <w:noProof/>
            <w:webHidden/>
          </w:rPr>
          <w:fldChar w:fldCharType="begin"/>
        </w:r>
        <w:r w:rsidR="00A3095E">
          <w:rPr>
            <w:noProof/>
            <w:webHidden/>
          </w:rPr>
          <w:instrText xml:space="preserve"> PAGEREF _Toc362453088 \h </w:instrText>
        </w:r>
        <w:r w:rsidR="00A3095E">
          <w:rPr>
            <w:noProof/>
            <w:webHidden/>
          </w:rPr>
        </w:r>
        <w:r w:rsidR="00A3095E">
          <w:rPr>
            <w:noProof/>
            <w:webHidden/>
          </w:rPr>
          <w:fldChar w:fldCharType="separate"/>
        </w:r>
        <w:r w:rsidR="00A3095E">
          <w:rPr>
            <w:noProof/>
            <w:webHidden/>
          </w:rPr>
          <w:t>9</w:t>
        </w:r>
        <w:r w:rsidR="00A3095E">
          <w:rPr>
            <w:noProof/>
            <w:webHidden/>
          </w:rPr>
          <w:fldChar w:fldCharType="end"/>
        </w:r>
      </w:hyperlink>
    </w:p>
    <w:p w14:paraId="70BF482A" w14:textId="77777777" w:rsidR="00A3095E" w:rsidRDefault="00B900F3">
      <w:pPr>
        <w:pStyle w:val="TOC2"/>
        <w:tabs>
          <w:tab w:val="left" w:pos="800"/>
          <w:tab w:val="right" w:leader="dot" w:pos="8630"/>
        </w:tabs>
        <w:rPr>
          <w:rFonts w:asciiTheme="minorHAnsi" w:eastAsiaTheme="minorEastAsia" w:hAnsiTheme="minorHAnsi" w:cstheme="minorBidi"/>
          <w:noProof/>
          <w:sz w:val="22"/>
          <w:szCs w:val="22"/>
        </w:rPr>
      </w:pPr>
      <w:hyperlink w:anchor="_Toc362453090" w:history="1">
        <w:r w:rsidR="00A3095E" w:rsidRPr="003D50BB">
          <w:rPr>
            <w:rStyle w:val="Hyperlink"/>
            <w:noProof/>
          </w:rPr>
          <w:t>1.3</w:t>
        </w:r>
        <w:r w:rsidR="00A3095E">
          <w:rPr>
            <w:rFonts w:asciiTheme="minorHAnsi" w:eastAsiaTheme="minorEastAsia" w:hAnsiTheme="minorHAnsi" w:cstheme="minorBidi"/>
            <w:noProof/>
            <w:sz w:val="22"/>
            <w:szCs w:val="22"/>
          </w:rPr>
          <w:tab/>
        </w:r>
        <w:r w:rsidR="00A3095E" w:rsidRPr="003D50BB">
          <w:rPr>
            <w:rStyle w:val="Hyperlink"/>
            <w:noProof/>
          </w:rPr>
          <w:t>What DFDL is not</w:t>
        </w:r>
        <w:r w:rsidR="00A3095E">
          <w:rPr>
            <w:noProof/>
            <w:webHidden/>
          </w:rPr>
          <w:tab/>
        </w:r>
        <w:r w:rsidR="00A3095E">
          <w:rPr>
            <w:noProof/>
            <w:webHidden/>
          </w:rPr>
          <w:fldChar w:fldCharType="begin"/>
        </w:r>
        <w:r w:rsidR="00A3095E">
          <w:rPr>
            <w:noProof/>
            <w:webHidden/>
          </w:rPr>
          <w:instrText xml:space="preserve"> PAGEREF _Toc362453090 \h </w:instrText>
        </w:r>
        <w:r w:rsidR="00A3095E">
          <w:rPr>
            <w:noProof/>
            <w:webHidden/>
          </w:rPr>
        </w:r>
        <w:r w:rsidR="00A3095E">
          <w:rPr>
            <w:noProof/>
            <w:webHidden/>
          </w:rPr>
          <w:fldChar w:fldCharType="separate"/>
        </w:r>
        <w:r w:rsidR="00A3095E">
          <w:rPr>
            <w:noProof/>
            <w:webHidden/>
          </w:rPr>
          <w:t>12</w:t>
        </w:r>
        <w:r w:rsidR="00A3095E">
          <w:rPr>
            <w:noProof/>
            <w:webHidden/>
          </w:rPr>
          <w:fldChar w:fldCharType="end"/>
        </w:r>
      </w:hyperlink>
    </w:p>
    <w:p w14:paraId="75406CB7" w14:textId="77777777" w:rsidR="00A3095E" w:rsidRDefault="00B900F3">
      <w:pPr>
        <w:pStyle w:val="TOC2"/>
        <w:tabs>
          <w:tab w:val="left" w:pos="800"/>
          <w:tab w:val="right" w:leader="dot" w:pos="8630"/>
        </w:tabs>
        <w:rPr>
          <w:rFonts w:asciiTheme="minorHAnsi" w:eastAsiaTheme="minorEastAsia" w:hAnsiTheme="minorHAnsi" w:cstheme="minorBidi"/>
          <w:noProof/>
          <w:sz w:val="22"/>
          <w:szCs w:val="22"/>
        </w:rPr>
      </w:pPr>
      <w:hyperlink w:anchor="_Toc362453091" w:history="1">
        <w:r w:rsidR="00A3095E" w:rsidRPr="003D50BB">
          <w:rPr>
            <w:rStyle w:val="Hyperlink"/>
            <w:noProof/>
          </w:rPr>
          <w:t>1.4</w:t>
        </w:r>
        <w:r w:rsidR="00A3095E">
          <w:rPr>
            <w:rFonts w:asciiTheme="minorHAnsi" w:eastAsiaTheme="minorEastAsia" w:hAnsiTheme="minorHAnsi" w:cstheme="minorBidi"/>
            <w:noProof/>
            <w:sz w:val="22"/>
            <w:szCs w:val="22"/>
          </w:rPr>
          <w:tab/>
        </w:r>
        <w:r w:rsidR="00A3095E" w:rsidRPr="003D50BB">
          <w:rPr>
            <w:rStyle w:val="Hyperlink"/>
            <w:noProof/>
          </w:rPr>
          <w:t>Scope of version 1.0</w:t>
        </w:r>
        <w:r w:rsidR="00A3095E">
          <w:rPr>
            <w:noProof/>
            <w:webHidden/>
          </w:rPr>
          <w:tab/>
        </w:r>
        <w:r w:rsidR="00A3095E">
          <w:rPr>
            <w:noProof/>
            <w:webHidden/>
          </w:rPr>
          <w:fldChar w:fldCharType="begin"/>
        </w:r>
        <w:r w:rsidR="00A3095E">
          <w:rPr>
            <w:noProof/>
            <w:webHidden/>
          </w:rPr>
          <w:instrText xml:space="preserve"> PAGEREF _Toc362453091 \h </w:instrText>
        </w:r>
        <w:r w:rsidR="00A3095E">
          <w:rPr>
            <w:noProof/>
            <w:webHidden/>
          </w:rPr>
        </w:r>
        <w:r w:rsidR="00A3095E">
          <w:rPr>
            <w:noProof/>
            <w:webHidden/>
          </w:rPr>
          <w:fldChar w:fldCharType="separate"/>
        </w:r>
        <w:r w:rsidR="00A3095E">
          <w:rPr>
            <w:noProof/>
            <w:webHidden/>
          </w:rPr>
          <w:t>12</w:t>
        </w:r>
        <w:r w:rsidR="00A3095E">
          <w:rPr>
            <w:noProof/>
            <w:webHidden/>
          </w:rPr>
          <w:fldChar w:fldCharType="end"/>
        </w:r>
      </w:hyperlink>
    </w:p>
    <w:p w14:paraId="43979341" w14:textId="77777777" w:rsidR="00A3095E" w:rsidRDefault="00B900F3">
      <w:pPr>
        <w:pStyle w:val="TOC2"/>
        <w:tabs>
          <w:tab w:val="left" w:pos="800"/>
          <w:tab w:val="right" w:leader="dot" w:pos="8630"/>
        </w:tabs>
        <w:rPr>
          <w:rFonts w:asciiTheme="minorHAnsi" w:eastAsiaTheme="minorEastAsia" w:hAnsiTheme="minorHAnsi" w:cstheme="minorBidi"/>
          <w:noProof/>
          <w:sz w:val="22"/>
          <w:szCs w:val="22"/>
        </w:rPr>
      </w:pPr>
      <w:hyperlink w:anchor="_Toc362453092" w:history="1">
        <w:r w:rsidR="00A3095E" w:rsidRPr="003D50BB">
          <w:rPr>
            <w:rStyle w:val="Hyperlink"/>
            <w:noProof/>
          </w:rPr>
          <w:t>1.5</w:t>
        </w:r>
        <w:r w:rsidR="00A3095E">
          <w:rPr>
            <w:rFonts w:asciiTheme="minorHAnsi" w:eastAsiaTheme="minorEastAsia" w:hAnsiTheme="minorHAnsi" w:cstheme="minorBidi"/>
            <w:noProof/>
            <w:sz w:val="22"/>
            <w:szCs w:val="22"/>
          </w:rPr>
          <w:tab/>
        </w:r>
        <w:r w:rsidR="00A3095E" w:rsidRPr="003D50BB">
          <w:rPr>
            <w:rStyle w:val="Hyperlink"/>
            <w:noProof/>
          </w:rPr>
          <w:t>Related standards</w:t>
        </w:r>
        <w:r w:rsidR="00A3095E">
          <w:rPr>
            <w:noProof/>
            <w:webHidden/>
          </w:rPr>
          <w:tab/>
        </w:r>
        <w:r w:rsidR="00A3095E">
          <w:rPr>
            <w:noProof/>
            <w:webHidden/>
          </w:rPr>
          <w:fldChar w:fldCharType="begin"/>
        </w:r>
        <w:r w:rsidR="00A3095E">
          <w:rPr>
            <w:noProof/>
            <w:webHidden/>
          </w:rPr>
          <w:instrText xml:space="preserve"> PAGEREF _Toc362453092 \h </w:instrText>
        </w:r>
        <w:r w:rsidR="00A3095E">
          <w:rPr>
            <w:noProof/>
            <w:webHidden/>
          </w:rPr>
        </w:r>
        <w:r w:rsidR="00A3095E">
          <w:rPr>
            <w:noProof/>
            <w:webHidden/>
          </w:rPr>
          <w:fldChar w:fldCharType="separate"/>
        </w:r>
        <w:r w:rsidR="00A3095E">
          <w:rPr>
            <w:noProof/>
            <w:webHidden/>
          </w:rPr>
          <w:t>14</w:t>
        </w:r>
        <w:r w:rsidR="00A3095E">
          <w:rPr>
            <w:noProof/>
            <w:webHidden/>
          </w:rPr>
          <w:fldChar w:fldCharType="end"/>
        </w:r>
      </w:hyperlink>
    </w:p>
    <w:p w14:paraId="28F8F84F" w14:textId="77777777" w:rsidR="00A3095E" w:rsidRDefault="00B900F3">
      <w:pPr>
        <w:pStyle w:val="TOC1"/>
        <w:tabs>
          <w:tab w:val="left" w:pos="400"/>
          <w:tab w:val="right" w:leader="dot" w:pos="8630"/>
        </w:tabs>
        <w:rPr>
          <w:rFonts w:asciiTheme="minorHAnsi" w:eastAsiaTheme="minorEastAsia" w:hAnsiTheme="minorHAnsi" w:cstheme="minorBidi"/>
          <w:noProof/>
          <w:sz w:val="22"/>
          <w:szCs w:val="22"/>
        </w:rPr>
      </w:pPr>
      <w:hyperlink w:anchor="_Toc362453093" w:history="1">
        <w:r w:rsidR="00A3095E" w:rsidRPr="003D50BB">
          <w:rPr>
            <w:rStyle w:val="Hyperlink"/>
            <w:noProof/>
          </w:rPr>
          <w:t>2.</w:t>
        </w:r>
        <w:r w:rsidR="00A3095E">
          <w:rPr>
            <w:rFonts w:asciiTheme="minorHAnsi" w:eastAsiaTheme="minorEastAsia" w:hAnsiTheme="minorHAnsi" w:cstheme="minorBidi"/>
            <w:noProof/>
            <w:sz w:val="22"/>
            <w:szCs w:val="22"/>
          </w:rPr>
          <w:tab/>
        </w:r>
        <w:r w:rsidR="00A3095E" w:rsidRPr="003D50BB">
          <w:rPr>
            <w:rStyle w:val="Hyperlink"/>
            <w:noProof/>
          </w:rPr>
          <w:t>Notational and Definitional Conventions</w:t>
        </w:r>
        <w:r w:rsidR="00A3095E">
          <w:rPr>
            <w:noProof/>
            <w:webHidden/>
          </w:rPr>
          <w:tab/>
        </w:r>
        <w:r w:rsidR="00A3095E">
          <w:rPr>
            <w:noProof/>
            <w:webHidden/>
          </w:rPr>
          <w:fldChar w:fldCharType="begin"/>
        </w:r>
        <w:r w:rsidR="00A3095E">
          <w:rPr>
            <w:noProof/>
            <w:webHidden/>
          </w:rPr>
          <w:instrText xml:space="preserve"> PAGEREF _Toc362453093 \h </w:instrText>
        </w:r>
        <w:r w:rsidR="00A3095E">
          <w:rPr>
            <w:noProof/>
            <w:webHidden/>
          </w:rPr>
        </w:r>
        <w:r w:rsidR="00A3095E">
          <w:rPr>
            <w:noProof/>
            <w:webHidden/>
          </w:rPr>
          <w:fldChar w:fldCharType="separate"/>
        </w:r>
        <w:r w:rsidR="00A3095E">
          <w:rPr>
            <w:noProof/>
            <w:webHidden/>
          </w:rPr>
          <w:t>15</w:t>
        </w:r>
        <w:r w:rsidR="00A3095E">
          <w:rPr>
            <w:noProof/>
            <w:webHidden/>
          </w:rPr>
          <w:fldChar w:fldCharType="end"/>
        </w:r>
      </w:hyperlink>
    </w:p>
    <w:p w14:paraId="725AC46A" w14:textId="77777777" w:rsidR="00A3095E" w:rsidRDefault="00B900F3">
      <w:pPr>
        <w:pStyle w:val="TOC2"/>
        <w:tabs>
          <w:tab w:val="left" w:pos="800"/>
          <w:tab w:val="right" w:leader="dot" w:pos="8630"/>
        </w:tabs>
        <w:rPr>
          <w:rFonts w:asciiTheme="minorHAnsi" w:eastAsiaTheme="minorEastAsia" w:hAnsiTheme="minorHAnsi" w:cstheme="minorBidi"/>
          <w:noProof/>
          <w:sz w:val="22"/>
          <w:szCs w:val="22"/>
        </w:rPr>
      </w:pPr>
      <w:hyperlink w:anchor="_Toc362453094" w:history="1">
        <w:r w:rsidR="00A3095E" w:rsidRPr="003D50BB">
          <w:rPr>
            <w:rStyle w:val="Hyperlink"/>
            <w:noProof/>
          </w:rPr>
          <w:t>2.1</w:t>
        </w:r>
        <w:r w:rsidR="00A3095E">
          <w:rPr>
            <w:rFonts w:asciiTheme="minorHAnsi" w:eastAsiaTheme="minorEastAsia" w:hAnsiTheme="minorHAnsi" w:cstheme="minorBidi"/>
            <w:noProof/>
            <w:sz w:val="22"/>
            <w:szCs w:val="22"/>
          </w:rPr>
          <w:tab/>
        </w:r>
        <w:r w:rsidR="00A3095E" w:rsidRPr="003D50BB">
          <w:rPr>
            <w:rStyle w:val="Hyperlink"/>
            <w:noProof/>
          </w:rPr>
          <w:t>Failure Types</w:t>
        </w:r>
        <w:r w:rsidR="00A3095E">
          <w:rPr>
            <w:noProof/>
            <w:webHidden/>
          </w:rPr>
          <w:tab/>
        </w:r>
        <w:r w:rsidR="00A3095E">
          <w:rPr>
            <w:noProof/>
            <w:webHidden/>
          </w:rPr>
          <w:fldChar w:fldCharType="begin"/>
        </w:r>
        <w:r w:rsidR="00A3095E">
          <w:rPr>
            <w:noProof/>
            <w:webHidden/>
          </w:rPr>
          <w:instrText xml:space="preserve"> PAGEREF _Toc362453094 \h </w:instrText>
        </w:r>
        <w:r w:rsidR="00A3095E">
          <w:rPr>
            <w:noProof/>
            <w:webHidden/>
          </w:rPr>
        </w:r>
        <w:r w:rsidR="00A3095E">
          <w:rPr>
            <w:noProof/>
            <w:webHidden/>
          </w:rPr>
          <w:fldChar w:fldCharType="separate"/>
        </w:r>
        <w:r w:rsidR="00A3095E">
          <w:rPr>
            <w:noProof/>
            <w:webHidden/>
          </w:rPr>
          <w:t>15</w:t>
        </w:r>
        <w:r w:rsidR="00A3095E">
          <w:rPr>
            <w:noProof/>
            <w:webHidden/>
          </w:rPr>
          <w:fldChar w:fldCharType="end"/>
        </w:r>
      </w:hyperlink>
    </w:p>
    <w:p w14:paraId="1F2E0EEB" w14:textId="77777777" w:rsidR="00A3095E" w:rsidRDefault="00B900F3">
      <w:pPr>
        <w:pStyle w:val="TOC2"/>
        <w:tabs>
          <w:tab w:val="left" w:pos="800"/>
          <w:tab w:val="right" w:leader="dot" w:pos="8630"/>
        </w:tabs>
        <w:rPr>
          <w:rFonts w:asciiTheme="minorHAnsi" w:eastAsiaTheme="minorEastAsia" w:hAnsiTheme="minorHAnsi" w:cstheme="minorBidi"/>
          <w:noProof/>
          <w:sz w:val="22"/>
          <w:szCs w:val="22"/>
        </w:rPr>
      </w:pPr>
      <w:hyperlink w:anchor="_Toc362453095" w:history="1">
        <w:r w:rsidR="00A3095E" w:rsidRPr="003D50BB">
          <w:rPr>
            <w:rStyle w:val="Hyperlink"/>
            <w:noProof/>
          </w:rPr>
          <w:t>2.2</w:t>
        </w:r>
        <w:r w:rsidR="00A3095E">
          <w:rPr>
            <w:rFonts w:asciiTheme="minorHAnsi" w:eastAsiaTheme="minorEastAsia" w:hAnsiTheme="minorHAnsi" w:cstheme="minorBidi"/>
            <w:noProof/>
            <w:sz w:val="22"/>
            <w:szCs w:val="22"/>
          </w:rPr>
          <w:tab/>
        </w:r>
        <w:r w:rsidR="00A3095E" w:rsidRPr="003D50BB">
          <w:rPr>
            <w:rStyle w:val="Hyperlink"/>
            <w:noProof/>
          </w:rPr>
          <w:t>Schema Definition Error</w:t>
        </w:r>
        <w:r w:rsidR="00A3095E">
          <w:rPr>
            <w:noProof/>
            <w:webHidden/>
          </w:rPr>
          <w:tab/>
        </w:r>
        <w:r w:rsidR="00A3095E">
          <w:rPr>
            <w:noProof/>
            <w:webHidden/>
          </w:rPr>
          <w:fldChar w:fldCharType="begin"/>
        </w:r>
        <w:r w:rsidR="00A3095E">
          <w:rPr>
            <w:noProof/>
            <w:webHidden/>
          </w:rPr>
          <w:instrText xml:space="preserve"> PAGEREF _Toc362453095 \h </w:instrText>
        </w:r>
        <w:r w:rsidR="00A3095E">
          <w:rPr>
            <w:noProof/>
            <w:webHidden/>
          </w:rPr>
        </w:r>
        <w:r w:rsidR="00A3095E">
          <w:rPr>
            <w:noProof/>
            <w:webHidden/>
          </w:rPr>
          <w:fldChar w:fldCharType="separate"/>
        </w:r>
        <w:r w:rsidR="00A3095E">
          <w:rPr>
            <w:noProof/>
            <w:webHidden/>
          </w:rPr>
          <w:t>15</w:t>
        </w:r>
        <w:r w:rsidR="00A3095E">
          <w:rPr>
            <w:noProof/>
            <w:webHidden/>
          </w:rPr>
          <w:fldChar w:fldCharType="end"/>
        </w:r>
      </w:hyperlink>
    </w:p>
    <w:p w14:paraId="44FF2350" w14:textId="77777777" w:rsidR="00A3095E" w:rsidRDefault="00B900F3">
      <w:pPr>
        <w:pStyle w:val="TOC2"/>
        <w:tabs>
          <w:tab w:val="left" w:pos="800"/>
          <w:tab w:val="right" w:leader="dot" w:pos="8630"/>
        </w:tabs>
        <w:rPr>
          <w:rFonts w:asciiTheme="minorHAnsi" w:eastAsiaTheme="minorEastAsia" w:hAnsiTheme="minorHAnsi" w:cstheme="minorBidi"/>
          <w:noProof/>
          <w:sz w:val="22"/>
          <w:szCs w:val="22"/>
        </w:rPr>
      </w:pPr>
      <w:hyperlink w:anchor="_Toc362453096" w:history="1">
        <w:r w:rsidR="00A3095E" w:rsidRPr="003D50BB">
          <w:rPr>
            <w:rStyle w:val="Hyperlink"/>
            <w:noProof/>
          </w:rPr>
          <w:t>2.3</w:t>
        </w:r>
        <w:r w:rsidR="00A3095E">
          <w:rPr>
            <w:rFonts w:asciiTheme="minorHAnsi" w:eastAsiaTheme="minorEastAsia" w:hAnsiTheme="minorHAnsi" w:cstheme="minorBidi"/>
            <w:noProof/>
            <w:sz w:val="22"/>
            <w:szCs w:val="22"/>
          </w:rPr>
          <w:tab/>
        </w:r>
        <w:r w:rsidR="00A3095E" w:rsidRPr="003D50BB">
          <w:rPr>
            <w:rStyle w:val="Hyperlink"/>
            <w:noProof/>
          </w:rPr>
          <w:t>Processing Errors</w:t>
        </w:r>
        <w:r w:rsidR="00A3095E">
          <w:rPr>
            <w:noProof/>
            <w:webHidden/>
          </w:rPr>
          <w:tab/>
        </w:r>
        <w:r w:rsidR="00A3095E">
          <w:rPr>
            <w:noProof/>
            <w:webHidden/>
          </w:rPr>
          <w:fldChar w:fldCharType="begin"/>
        </w:r>
        <w:r w:rsidR="00A3095E">
          <w:rPr>
            <w:noProof/>
            <w:webHidden/>
          </w:rPr>
          <w:instrText xml:space="preserve"> PAGEREF _Toc362453096 \h </w:instrText>
        </w:r>
        <w:r w:rsidR="00A3095E">
          <w:rPr>
            <w:noProof/>
            <w:webHidden/>
          </w:rPr>
        </w:r>
        <w:r w:rsidR="00A3095E">
          <w:rPr>
            <w:noProof/>
            <w:webHidden/>
          </w:rPr>
          <w:fldChar w:fldCharType="separate"/>
        </w:r>
        <w:r w:rsidR="00A3095E">
          <w:rPr>
            <w:noProof/>
            <w:webHidden/>
          </w:rPr>
          <w:t>16</w:t>
        </w:r>
        <w:r w:rsidR="00A3095E">
          <w:rPr>
            <w:noProof/>
            <w:webHidden/>
          </w:rPr>
          <w:fldChar w:fldCharType="end"/>
        </w:r>
      </w:hyperlink>
    </w:p>
    <w:p w14:paraId="0AFA9B04" w14:textId="77777777" w:rsidR="00A3095E" w:rsidRDefault="00B900F3">
      <w:pPr>
        <w:pStyle w:val="TOC3"/>
        <w:tabs>
          <w:tab w:val="left" w:pos="1200"/>
          <w:tab w:val="right" w:leader="dot" w:pos="8630"/>
        </w:tabs>
        <w:rPr>
          <w:rFonts w:asciiTheme="minorHAnsi" w:eastAsiaTheme="minorEastAsia" w:hAnsiTheme="minorHAnsi" w:cstheme="minorBidi"/>
          <w:noProof/>
          <w:sz w:val="22"/>
          <w:szCs w:val="22"/>
        </w:rPr>
      </w:pPr>
      <w:hyperlink w:anchor="_Toc362453098" w:history="1">
        <w:r w:rsidR="00A3095E" w:rsidRPr="003D50BB">
          <w:rPr>
            <w:rStyle w:val="Hyperlink"/>
            <w:noProof/>
          </w:rPr>
          <w:t>2.3.1</w:t>
        </w:r>
        <w:r w:rsidR="00A3095E">
          <w:rPr>
            <w:rFonts w:asciiTheme="minorHAnsi" w:eastAsiaTheme="minorEastAsia" w:hAnsiTheme="minorHAnsi" w:cstheme="minorBidi"/>
            <w:noProof/>
            <w:sz w:val="22"/>
            <w:szCs w:val="22"/>
          </w:rPr>
          <w:tab/>
        </w:r>
        <w:r w:rsidR="00A3095E" w:rsidRPr="003D50BB">
          <w:rPr>
            <w:rStyle w:val="Hyperlink"/>
            <w:noProof/>
          </w:rPr>
          <w:t>Ambiguity of Data Formats</w:t>
        </w:r>
        <w:r w:rsidR="00A3095E">
          <w:rPr>
            <w:noProof/>
            <w:webHidden/>
          </w:rPr>
          <w:tab/>
        </w:r>
        <w:r w:rsidR="00A3095E">
          <w:rPr>
            <w:noProof/>
            <w:webHidden/>
          </w:rPr>
          <w:fldChar w:fldCharType="begin"/>
        </w:r>
        <w:r w:rsidR="00A3095E">
          <w:rPr>
            <w:noProof/>
            <w:webHidden/>
          </w:rPr>
          <w:instrText xml:space="preserve"> PAGEREF _Toc362453098 \h </w:instrText>
        </w:r>
        <w:r w:rsidR="00A3095E">
          <w:rPr>
            <w:noProof/>
            <w:webHidden/>
          </w:rPr>
        </w:r>
        <w:r w:rsidR="00A3095E">
          <w:rPr>
            <w:noProof/>
            <w:webHidden/>
          </w:rPr>
          <w:fldChar w:fldCharType="separate"/>
        </w:r>
        <w:r w:rsidR="00A3095E">
          <w:rPr>
            <w:noProof/>
            <w:webHidden/>
          </w:rPr>
          <w:t>16</w:t>
        </w:r>
        <w:r w:rsidR="00A3095E">
          <w:rPr>
            <w:noProof/>
            <w:webHidden/>
          </w:rPr>
          <w:fldChar w:fldCharType="end"/>
        </w:r>
      </w:hyperlink>
    </w:p>
    <w:p w14:paraId="4B19B1F5" w14:textId="77777777" w:rsidR="00A3095E" w:rsidRDefault="00B900F3">
      <w:pPr>
        <w:pStyle w:val="TOC2"/>
        <w:tabs>
          <w:tab w:val="left" w:pos="800"/>
          <w:tab w:val="right" w:leader="dot" w:pos="8630"/>
        </w:tabs>
        <w:rPr>
          <w:rFonts w:asciiTheme="minorHAnsi" w:eastAsiaTheme="minorEastAsia" w:hAnsiTheme="minorHAnsi" w:cstheme="minorBidi"/>
          <w:noProof/>
          <w:sz w:val="22"/>
          <w:szCs w:val="22"/>
        </w:rPr>
      </w:pPr>
      <w:hyperlink w:anchor="_Toc362453099" w:history="1">
        <w:r w:rsidR="00A3095E" w:rsidRPr="003D50BB">
          <w:rPr>
            <w:rStyle w:val="Hyperlink"/>
            <w:noProof/>
          </w:rPr>
          <w:t>2.4</w:t>
        </w:r>
        <w:r w:rsidR="00A3095E">
          <w:rPr>
            <w:rFonts w:asciiTheme="minorHAnsi" w:eastAsiaTheme="minorEastAsia" w:hAnsiTheme="minorHAnsi" w:cstheme="minorBidi"/>
            <w:noProof/>
            <w:sz w:val="22"/>
            <w:szCs w:val="22"/>
          </w:rPr>
          <w:tab/>
        </w:r>
        <w:r w:rsidR="00A3095E" w:rsidRPr="003D50BB">
          <w:rPr>
            <w:rStyle w:val="Hyperlink"/>
            <w:noProof/>
          </w:rPr>
          <w:t>Validation Errors</w:t>
        </w:r>
        <w:r w:rsidR="00A3095E">
          <w:rPr>
            <w:noProof/>
            <w:webHidden/>
          </w:rPr>
          <w:tab/>
        </w:r>
        <w:r w:rsidR="00A3095E">
          <w:rPr>
            <w:noProof/>
            <w:webHidden/>
          </w:rPr>
          <w:fldChar w:fldCharType="begin"/>
        </w:r>
        <w:r w:rsidR="00A3095E">
          <w:rPr>
            <w:noProof/>
            <w:webHidden/>
          </w:rPr>
          <w:instrText xml:space="preserve"> PAGEREF _Toc362453099 \h </w:instrText>
        </w:r>
        <w:r w:rsidR="00A3095E">
          <w:rPr>
            <w:noProof/>
            <w:webHidden/>
          </w:rPr>
        </w:r>
        <w:r w:rsidR="00A3095E">
          <w:rPr>
            <w:noProof/>
            <w:webHidden/>
          </w:rPr>
          <w:fldChar w:fldCharType="separate"/>
        </w:r>
        <w:r w:rsidR="00A3095E">
          <w:rPr>
            <w:noProof/>
            <w:webHidden/>
          </w:rPr>
          <w:t>16</w:t>
        </w:r>
        <w:r w:rsidR="00A3095E">
          <w:rPr>
            <w:noProof/>
            <w:webHidden/>
          </w:rPr>
          <w:fldChar w:fldCharType="end"/>
        </w:r>
      </w:hyperlink>
    </w:p>
    <w:p w14:paraId="33CCE51D" w14:textId="77777777" w:rsidR="00A3095E" w:rsidRDefault="00B900F3">
      <w:pPr>
        <w:pStyle w:val="TOC2"/>
        <w:tabs>
          <w:tab w:val="left" w:pos="800"/>
          <w:tab w:val="right" w:leader="dot" w:pos="8630"/>
        </w:tabs>
        <w:rPr>
          <w:rFonts w:asciiTheme="minorHAnsi" w:eastAsiaTheme="minorEastAsia" w:hAnsiTheme="minorHAnsi" w:cstheme="minorBidi"/>
          <w:noProof/>
          <w:sz w:val="22"/>
          <w:szCs w:val="22"/>
        </w:rPr>
      </w:pPr>
      <w:hyperlink w:anchor="_Toc362453100" w:history="1">
        <w:r w:rsidR="00A3095E" w:rsidRPr="003D50BB">
          <w:rPr>
            <w:rStyle w:val="Hyperlink"/>
            <w:noProof/>
          </w:rPr>
          <w:t>2.5</w:t>
        </w:r>
        <w:r w:rsidR="00A3095E">
          <w:rPr>
            <w:rFonts w:asciiTheme="minorHAnsi" w:eastAsiaTheme="minorEastAsia" w:hAnsiTheme="minorHAnsi" w:cstheme="minorBidi"/>
            <w:noProof/>
            <w:sz w:val="22"/>
            <w:szCs w:val="22"/>
          </w:rPr>
          <w:tab/>
        </w:r>
        <w:r w:rsidR="00A3095E" w:rsidRPr="003D50BB">
          <w:rPr>
            <w:rStyle w:val="Hyperlink"/>
            <w:noProof/>
          </w:rPr>
          <w:t>Recoverable Error</w:t>
        </w:r>
        <w:r w:rsidR="00A3095E">
          <w:rPr>
            <w:noProof/>
            <w:webHidden/>
          </w:rPr>
          <w:tab/>
        </w:r>
        <w:r w:rsidR="00A3095E">
          <w:rPr>
            <w:noProof/>
            <w:webHidden/>
          </w:rPr>
          <w:fldChar w:fldCharType="begin"/>
        </w:r>
        <w:r w:rsidR="00A3095E">
          <w:rPr>
            <w:noProof/>
            <w:webHidden/>
          </w:rPr>
          <w:instrText xml:space="preserve"> PAGEREF _Toc362453100 \h </w:instrText>
        </w:r>
        <w:r w:rsidR="00A3095E">
          <w:rPr>
            <w:noProof/>
            <w:webHidden/>
          </w:rPr>
        </w:r>
        <w:r w:rsidR="00A3095E">
          <w:rPr>
            <w:noProof/>
            <w:webHidden/>
          </w:rPr>
          <w:fldChar w:fldCharType="separate"/>
        </w:r>
        <w:r w:rsidR="00A3095E">
          <w:rPr>
            <w:noProof/>
            <w:webHidden/>
          </w:rPr>
          <w:t>17</w:t>
        </w:r>
        <w:r w:rsidR="00A3095E">
          <w:rPr>
            <w:noProof/>
            <w:webHidden/>
          </w:rPr>
          <w:fldChar w:fldCharType="end"/>
        </w:r>
      </w:hyperlink>
    </w:p>
    <w:p w14:paraId="567E4C98" w14:textId="77777777" w:rsidR="00A3095E" w:rsidRDefault="00B900F3">
      <w:pPr>
        <w:pStyle w:val="TOC2"/>
        <w:tabs>
          <w:tab w:val="left" w:pos="800"/>
          <w:tab w:val="right" w:leader="dot" w:pos="8630"/>
        </w:tabs>
        <w:rPr>
          <w:rFonts w:asciiTheme="minorHAnsi" w:eastAsiaTheme="minorEastAsia" w:hAnsiTheme="minorHAnsi" w:cstheme="minorBidi"/>
          <w:noProof/>
          <w:sz w:val="22"/>
          <w:szCs w:val="22"/>
        </w:rPr>
      </w:pPr>
      <w:hyperlink w:anchor="_Toc362453101" w:history="1">
        <w:r w:rsidR="00A3095E" w:rsidRPr="003D50BB">
          <w:rPr>
            <w:rStyle w:val="Hyperlink"/>
            <w:noProof/>
          </w:rPr>
          <w:t>2.6</w:t>
        </w:r>
        <w:r w:rsidR="00A3095E">
          <w:rPr>
            <w:rFonts w:asciiTheme="minorHAnsi" w:eastAsiaTheme="minorEastAsia" w:hAnsiTheme="minorHAnsi" w:cstheme="minorBidi"/>
            <w:noProof/>
            <w:sz w:val="22"/>
            <w:szCs w:val="22"/>
          </w:rPr>
          <w:tab/>
        </w:r>
        <w:r w:rsidR="00A3095E" w:rsidRPr="003D50BB">
          <w:rPr>
            <w:rStyle w:val="Hyperlink"/>
            <w:noProof/>
          </w:rPr>
          <w:t>Specific Errors Classified</w:t>
        </w:r>
        <w:r w:rsidR="00A3095E">
          <w:rPr>
            <w:noProof/>
            <w:webHidden/>
          </w:rPr>
          <w:tab/>
        </w:r>
        <w:r w:rsidR="00A3095E">
          <w:rPr>
            <w:noProof/>
            <w:webHidden/>
          </w:rPr>
          <w:fldChar w:fldCharType="begin"/>
        </w:r>
        <w:r w:rsidR="00A3095E">
          <w:rPr>
            <w:noProof/>
            <w:webHidden/>
          </w:rPr>
          <w:instrText xml:space="preserve"> PAGEREF _Toc362453101 \h </w:instrText>
        </w:r>
        <w:r w:rsidR="00A3095E">
          <w:rPr>
            <w:noProof/>
            <w:webHidden/>
          </w:rPr>
        </w:r>
        <w:r w:rsidR="00A3095E">
          <w:rPr>
            <w:noProof/>
            <w:webHidden/>
          </w:rPr>
          <w:fldChar w:fldCharType="separate"/>
        </w:r>
        <w:r w:rsidR="00A3095E">
          <w:rPr>
            <w:noProof/>
            <w:webHidden/>
          </w:rPr>
          <w:t>17</w:t>
        </w:r>
        <w:r w:rsidR="00A3095E">
          <w:rPr>
            <w:noProof/>
            <w:webHidden/>
          </w:rPr>
          <w:fldChar w:fldCharType="end"/>
        </w:r>
      </w:hyperlink>
    </w:p>
    <w:p w14:paraId="464D52DD" w14:textId="77777777" w:rsidR="00A3095E" w:rsidRDefault="00B900F3">
      <w:pPr>
        <w:pStyle w:val="TOC2"/>
        <w:tabs>
          <w:tab w:val="left" w:pos="800"/>
          <w:tab w:val="right" w:leader="dot" w:pos="8630"/>
        </w:tabs>
        <w:rPr>
          <w:rFonts w:asciiTheme="minorHAnsi" w:eastAsiaTheme="minorEastAsia" w:hAnsiTheme="minorHAnsi" w:cstheme="minorBidi"/>
          <w:noProof/>
          <w:sz w:val="22"/>
          <w:szCs w:val="22"/>
        </w:rPr>
      </w:pPr>
      <w:hyperlink w:anchor="_Toc362453102" w:history="1">
        <w:r w:rsidR="00A3095E" w:rsidRPr="003D50BB">
          <w:rPr>
            <w:rStyle w:val="Hyperlink"/>
            <w:noProof/>
          </w:rPr>
          <w:t>2.7</w:t>
        </w:r>
        <w:r w:rsidR="00A3095E">
          <w:rPr>
            <w:rFonts w:asciiTheme="minorHAnsi" w:eastAsiaTheme="minorEastAsia" w:hAnsiTheme="minorHAnsi" w:cstheme="minorBidi"/>
            <w:noProof/>
            <w:sz w:val="22"/>
            <w:szCs w:val="22"/>
          </w:rPr>
          <w:tab/>
        </w:r>
        <w:r w:rsidR="00A3095E" w:rsidRPr="003D50BB">
          <w:rPr>
            <w:rStyle w:val="Hyperlink"/>
            <w:noProof/>
          </w:rPr>
          <w:t>Optional Checks and Warnings</w:t>
        </w:r>
        <w:r w:rsidR="00A3095E">
          <w:rPr>
            <w:noProof/>
            <w:webHidden/>
          </w:rPr>
          <w:tab/>
        </w:r>
        <w:r w:rsidR="00A3095E">
          <w:rPr>
            <w:noProof/>
            <w:webHidden/>
          </w:rPr>
          <w:fldChar w:fldCharType="begin"/>
        </w:r>
        <w:r w:rsidR="00A3095E">
          <w:rPr>
            <w:noProof/>
            <w:webHidden/>
          </w:rPr>
          <w:instrText xml:space="preserve"> PAGEREF _Toc362453102 \h </w:instrText>
        </w:r>
        <w:r w:rsidR="00A3095E">
          <w:rPr>
            <w:noProof/>
            <w:webHidden/>
          </w:rPr>
        </w:r>
        <w:r w:rsidR="00A3095E">
          <w:rPr>
            <w:noProof/>
            <w:webHidden/>
          </w:rPr>
          <w:fldChar w:fldCharType="separate"/>
        </w:r>
        <w:r w:rsidR="00A3095E">
          <w:rPr>
            <w:noProof/>
            <w:webHidden/>
          </w:rPr>
          <w:t>20</w:t>
        </w:r>
        <w:r w:rsidR="00A3095E">
          <w:rPr>
            <w:noProof/>
            <w:webHidden/>
          </w:rPr>
          <w:fldChar w:fldCharType="end"/>
        </w:r>
      </w:hyperlink>
    </w:p>
    <w:p w14:paraId="1F70B47D" w14:textId="77777777" w:rsidR="00A3095E" w:rsidRDefault="00B900F3">
      <w:pPr>
        <w:pStyle w:val="TOC1"/>
        <w:tabs>
          <w:tab w:val="left" w:pos="400"/>
          <w:tab w:val="right" w:leader="dot" w:pos="8630"/>
        </w:tabs>
        <w:rPr>
          <w:rFonts w:asciiTheme="minorHAnsi" w:eastAsiaTheme="minorEastAsia" w:hAnsiTheme="minorHAnsi" w:cstheme="minorBidi"/>
          <w:noProof/>
          <w:sz w:val="22"/>
          <w:szCs w:val="22"/>
        </w:rPr>
      </w:pPr>
      <w:hyperlink w:anchor="_Toc362453103" w:history="1">
        <w:r w:rsidR="00A3095E" w:rsidRPr="003D50BB">
          <w:rPr>
            <w:rStyle w:val="Hyperlink"/>
            <w:noProof/>
          </w:rPr>
          <w:t>3.</w:t>
        </w:r>
        <w:r w:rsidR="00A3095E">
          <w:rPr>
            <w:rFonts w:asciiTheme="minorHAnsi" w:eastAsiaTheme="minorEastAsia" w:hAnsiTheme="minorHAnsi" w:cstheme="minorBidi"/>
            <w:noProof/>
            <w:sz w:val="22"/>
            <w:szCs w:val="22"/>
          </w:rPr>
          <w:tab/>
        </w:r>
        <w:r w:rsidR="00A3095E" w:rsidRPr="003D50BB">
          <w:rPr>
            <w:rStyle w:val="Hyperlink"/>
            <w:noProof/>
          </w:rPr>
          <w:t>Glossary</w:t>
        </w:r>
        <w:r w:rsidR="00A3095E">
          <w:rPr>
            <w:noProof/>
            <w:webHidden/>
          </w:rPr>
          <w:tab/>
        </w:r>
        <w:r w:rsidR="00A3095E">
          <w:rPr>
            <w:noProof/>
            <w:webHidden/>
          </w:rPr>
          <w:fldChar w:fldCharType="begin"/>
        </w:r>
        <w:r w:rsidR="00A3095E">
          <w:rPr>
            <w:noProof/>
            <w:webHidden/>
          </w:rPr>
          <w:instrText xml:space="preserve"> PAGEREF _Toc362453103 \h </w:instrText>
        </w:r>
        <w:r w:rsidR="00A3095E">
          <w:rPr>
            <w:noProof/>
            <w:webHidden/>
          </w:rPr>
        </w:r>
        <w:r w:rsidR="00A3095E">
          <w:rPr>
            <w:noProof/>
            <w:webHidden/>
          </w:rPr>
          <w:fldChar w:fldCharType="separate"/>
        </w:r>
        <w:r w:rsidR="00A3095E">
          <w:rPr>
            <w:noProof/>
            <w:webHidden/>
          </w:rPr>
          <w:t>21</w:t>
        </w:r>
        <w:r w:rsidR="00A3095E">
          <w:rPr>
            <w:noProof/>
            <w:webHidden/>
          </w:rPr>
          <w:fldChar w:fldCharType="end"/>
        </w:r>
      </w:hyperlink>
    </w:p>
    <w:p w14:paraId="41C8EED6" w14:textId="77777777" w:rsidR="00A3095E" w:rsidRDefault="00B900F3">
      <w:pPr>
        <w:pStyle w:val="TOC1"/>
        <w:tabs>
          <w:tab w:val="left" w:pos="400"/>
          <w:tab w:val="right" w:leader="dot" w:pos="8630"/>
        </w:tabs>
        <w:rPr>
          <w:rFonts w:asciiTheme="minorHAnsi" w:eastAsiaTheme="minorEastAsia" w:hAnsiTheme="minorHAnsi" w:cstheme="minorBidi"/>
          <w:noProof/>
          <w:sz w:val="22"/>
          <w:szCs w:val="22"/>
        </w:rPr>
      </w:pPr>
      <w:hyperlink w:anchor="_Toc362453105" w:history="1">
        <w:r w:rsidR="00A3095E" w:rsidRPr="003D50BB">
          <w:rPr>
            <w:rStyle w:val="Hyperlink"/>
            <w:noProof/>
          </w:rPr>
          <w:t>4.</w:t>
        </w:r>
        <w:r w:rsidR="00A3095E">
          <w:rPr>
            <w:rFonts w:asciiTheme="minorHAnsi" w:eastAsiaTheme="minorEastAsia" w:hAnsiTheme="minorHAnsi" w:cstheme="minorBidi"/>
            <w:noProof/>
            <w:sz w:val="22"/>
            <w:szCs w:val="22"/>
          </w:rPr>
          <w:tab/>
        </w:r>
        <w:r w:rsidR="00A3095E" w:rsidRPr="003D50BB">
          <w:rPr>
            <w:rStyle w:val="Hyperlink"/>
            <w:noProof/>
          </w:rPr>
          <w:t>The DFDL Information Set (Infoset)</w:t>
        </w:r>
        <w:r w:rsidR="00A3095E">
          <w:rPr>
            <w:noProof/>
            <w:webHidden/>
          </w:rPr>
          <w:tab/>
        </w:r>
        <w:r w:rsidR="00A3095E">
          <w:rPr>
            <w:noProof/>
            <w:webHidden/>
          </w:rPr>
          <w:fldChar w:fldCharType="begin"/>
        </w:r>
        <w:r w:rsidR="00A3095E">
          <w:rPr>
            <w:noProof/>
            <w:webHidden/>
          </w:rPr>
          <w:instrText xml:space="preserve"> PAGEREF _Toc362453105 \h </w:instrText>
        </w:r>
        <w:r w:rsidR="00A3095E">
          <w:rPr>
            <w:noProof/>
            <w:webHidden/>
          </w:rPr>
        </w:r>
        <w:r w:rsidR="00A3095E">
          <w:rPr>
            <w:noProof/>
            <w:webHidden/>
          </w:rPr>
          <w:fldChar w:fldCharType="separate"/>
        </w:r>
        <w:r w:rsidR="00A3095E">
          <w:rPr>
            <w:noProof/>
            <w:webHidden/>
          </w:rPr>
          <w:t>26</w:t>
        </w:r>
        <w:r w:rsidR="00A3095E">
          <w:rPr>
            <w:noProof/>
            <w:webHidden/>
          </w:rPr>
          <w:fldChar w:fldCharType="end"/>
        </w:r>
      </w:hyperlink>
    </w:p>
    <w:p w14:paraId="547F4FE6" w14:textId="77777777" w:rsidR="00A3095E" w:rsidRDefault="00B900F3">
      <w:pPr>
        <w:pStyle w:val="TOC2"/>
        <w:tabs>
          <w:tab w:val="left" w:pos="800"/>
          <w:tab w:val="right" w:leader="dot" w:pos="8630"/>
        </w:tabs>
        <w:rPr>
          <w:rFonts w:asciiTheme="minorHAnsi" w:eastAsiaTheme="minorEastAsia" w:hAnsiTheme="minorHAnsi" w:cstheme="minorBidi"/>
          <w:noProof/>
          <w:sz w:val="22"/>
          <w:szCs w:val="22"/>
        </w:rPr>
      </w:pPr>
      <w:hyperlink w:anchor="_Toc362453106" w:history="1">
        <w:r w:rsidR="00A3095E" w:rsidRPr="003D50BB">
          <w:rPr>
            <w:rStyle w:val="Hyperlink"/>
            <w:noProof/>
          </w:rPr>
          <w:t>4.1</w:t>
        </w:r>
        <w:r w:rsidR="00A3095E">
          <w:rPr>
            <w:rFonts w:asciiTheme="minorHAnsi" w:eastAsiaTheme="minorEastAsia" w:hAnsiTheme="minorHAnsi" w:cstheme="minorBidi"/>
            <w:noProof/>
            <w:sz w:val="22"/>
            <w:szCs w:val="22"/>
          </w:rPr>
          <w:tab/>
        </w:r>
        <w:r w:rsidR="00A3095E" w:rsidRPr="003D50BB">
          <w:rPr>
            <w:rStyle w:val="Hyperlink"/>
            <w:noProof/>
          </w:rPr>
          <w:t>Information Items</w:t>
        </w:r>
        <w:r w:rsidR="00A3095E">
          <w:rPr>
            <w:noProof/>
            <w:webHidden/>
          </w:rPr>
          <w:tab/>
        </w:r>
        <w:r w:rsidR="00A3095E">
          <w:rPr>
            <w:noProof/>
            <w:webHidden/>
          </w:rPr>
          <w:fldChar w:fldCharType="begin"/>
        </w:r>
        <w:r w:rsidR="00A3095E">
          <w:rPr>
            <w:noProof/>
            <w:webHidden/>
          </w:rPr>
          <w:instrText xml:space="preserve"> PAGEREF _Toc362453106 \h </w:instrText>
        </w:r>
        <w:r w:rsidR="00A3095E">
          <w:rPr>
            <w:noProof/>
            <w:webHidden/>
          </w:rPr>
        </w:r>
        <w:r w:rsidR="00A3095E">
          <w:rPr>
            <w:noProof/>
            <w:webHidden/>
          </w:rPr>
          <w:fldChar w:fldCharType="separate"/>
        </w:r>
        <w:r w:rsidR="00A3095E">
          <w:rPr>
            <w:noProof/>
            <w:webHidden/>
          </w:rPr>
          <w:t>26</w:t>
        </w:r>
        <w:r w:rsidR="00A3095E">
          <w:rPr>
            <w:noProof/>
            <w:webHidden/>
          </w:rPr>
          <w:fldChar w:fldCharType="end"/>
        </w:r>
      </w:hyperlink>
    </w:p>
    <w:p w14:paraId="33290153" w14:textId="77777777" w:rsidR="00A3095E" w:rsidRDefault="00B900F3">
      <w:pPr>
        <w:pStyle w:val="TOC3"/>
        <w:tabs>
          <w:tab w:val="left" w:pos="1200"/>
          <w:tab w:val="right" w:leader="dot" w:pos="8630"/>
        </w:tabs>
        <w:rPr>
          <w:rFonts w:asciiTheme="minorHAnsi" w:eastAsiaTheme="minorEastAsia" w:hAnsiTheme="minorHAnsi" w:cstheme="minorBidi"/>
          <w:noProof/>
          <w:sz w:val="22"/>
          <w:szCs w:val="22"/>
        </w:rPr>
      </w:pPr>
      <w:hyperlink w:anchor="_Toc362453107" w:history="1">
        <w:r w:rsidR="00A3095E" w:rsidRPr="003D50BB">
          <w:rPr>
            <w:rStyle w:val="Hyperlink"/>
            <w:noProof/>
          </w:rPr>
          <w:t>4.1.1</w:t>
        </w:r>
        <w:r w:rsidR="00A3095E">
          <w:rPr>
            <w:rFonts w:asciiTheme="minorHAnsi" w:eastAsiaTheme="minorEastAsia" w:hAnsiTheme="minorHAnsi" w:cstheme="minorBidi"/>
            <w:noProof/>
            <w:sz w:val="22"/>
            <w:szCs w:val="22"/>
          </w:rPr>
          <w:tab/>
        </w:r>
        <w:r w:rsidR="00A3095E" w:rsidRPr="003D50BB">
          <w:rPr>
            <w:rStyle w:val="Hyperlink"/>
            <w:noProof/>
          </w:rPr>
          <w:t>Document Information Item</w:t>
        </w:r>
        <w:r w:rsidR="00A3095E">
          <w:rPr>
            <w:noProof/>
            <w:webHidden/>
          </w:rPr>
          <w:tab/>
        </w:r>
        <w:r w:rsidR="00A3095E">
          <w:rPr>
            <w:noProof/>
            <w:webHidden/>
          </w:rPr>
          <w:fldChar w:fldCharType="begin"/>
        </w:r>
        <w:r w:rsidR="00A3095E">
          <w:rPr>
            <w:noProof/>
            <w:webHidden/>
          </w:rPr>
          <w:instrText xml:space="preserve"> PAGEREF _Toc362453107 \h </w:instrText>
        </w:r>
        <w:r w:rsidR="00A3095E">
          <w:rPr>
            <w:noProof/>
            <w:webHidden/>
          </w:rPr>
        </w:r>
        <w:r w:rsidR="00A3095E">
          <w:rPr>
            <w:noProof/>
            <w:webHidden/>
          </w:rPr>
          <w:fldChar w:fldCharType="separate"/>
        </w:r>
        <w:r w:rsidR="00A3095E">
          <w:rPr>
            <w:noProof/>
            <w:webHidden/>
          </w:rPr>
          <w:t>26</w:t>
        </w:r>
        <w:r w:rsidR="00A3095E">
          <w:rPr>
            <w:noProof/>
            <w:webHidden/>
          </w:rPr>
          <w:fldChar w:fldCharType="end"/>
        </w:r>
      </w:hyperlink>
    </w:p>
    <w:p w14:paraId="47248DAA" w14:textId="77777777" w:rsidR="00A3095E" w:rsidRDefault="00B900F3">
      <w:pPr>
        <w:pStyle w:val="TOC3"/>
        <w:tabs>
          <w:tab w:val="left" w:pos="1200"/>
          <w:tab w:val="right" w:leader="dot" w:pos="8630"/>
        </w:tabs>
        <w:rPr>
          <w:rFonts w:asciiTheme="minorHAnsi" w:eastAsiaTheme="minorEastAsia" w:hAnsiTheme="minorHAnsi" w:cstheme="minorBidi"/>
          <w:noProof/>
          <w:sz w:val="22"/>
          <w:szCs w:val="22"/>
        </w:rPr>
      </w:pPr>
      <w:hyperlink w:anchor="_Toc362453108" w:history="1">
        <w:r w:rsidR="00A3095E" w:rsidRPr="003D50BB">
          <w:rPr>
            <w:rStyle w:val="Hyperlink"/>
            <w:noProof/>
          </w:rPr>
          <w:t>4.1.2</w:t>
        </w:r>
        <w:r w:rsidR="00A3095E">
          <w:rPr>
            <w:rFonts w:asciiTheme="minorHAnsi" w:eastAsiaTheme="minorEastAsia" w:hAnsiTheme="minorHAnsi" w:cstheme="minorBidi"/>
            <w:noProof/>
            <w:sz w:val="22"/>
            <w:szCs w:val="22"/>
          </w:rPr>
          <w:tab/>
        </w:r>
        <w:r w:rsidR="00A3095E" w:rsidRPr="003D50BB">
          <w:rPr>
            <w:rStyle w:val="Hyperlink"/>
            <w:noProof/>
          </w:rPr>
          <w:t>Element Information Items</w:t>
        </w:r>
        <w:r w:rsidR="00A3095E">
          <w:rPr>
            <w:noProof/>
            <w:webHidden/>
          </w:rPr>
          <w:tab/>
        </w:r>
        <w:r w:rsidR="00A3095E">
          <w:rPr>
            <w:noProof/>
            <w:webHidden/>
          </w:rPr>
          <w:fldChar w:fldCharType="begin"/>
        </w:r>
        <w:r w:rsidR="00A3095E">
          <w:rPr>
            <w:noProof/>
            <w:webHidden/>
          </w:rPr>
          <w:instrText xml:space="preserve"> PAGEREF _Toc362453108 \h </w:instrText>
        </w:r>
        <w:r w:rsidR="00A3095E">
          <w:rPr>
            <w:noProof/>
            <w:webHidden/>
          </w:rPr>
        </w:r>
        <w:r w:rsidR="00A3095E">
          <w:rPr>
            <w:noProof/>
            <w:webHidden/>
          </w:rPr>
          <w:fldChar w:fldCharType="separate"/>
        </w:r>
        <w:r w:rsidR="00A3095E">
          <w:rPr>
            <w:noProof/>
            <w:webHidden/>
          </w:rPr>
          <w:t>27</w:t>
        </w:r>
        <w:r w:rsidR="00A3095E">
          <w:rPr>
            <w:noProof/>
            <w:webHidden/>
          </w:rPr>
          <w:fldChar w:fldCharType="end"/>
        </w:r>
      </w:hyperlink>
    </w:p>
    <w:p w14:paraId="605B9BA8" w14:textId="77777777" w:rsidR="00A3095E" w:rsidRDefault="00B900F3">
      <w:pPr>
        <w:pStyle w:val="TOC2"/>
        <w:tabs>
          <w:tab w:val="left" w:pos="800"/>
          <w:tab w:val="right" w:leader="dot" w:pos="8630"/>
        </w:tabs>
        <w:rPr>
          <w:rFonts w:asciiTheme="minorHAnsi" w:eastAsiaTheme="minorEastAsia" w:hAnsiTheme="minorHAnsi" w:cstheme="minorBidi"/>
          <w:noProof/>
          <w:sz w:val="22"/>
          <w:szCs w:val="22"/>
        </w:rPr>
      </w:pPr>
      <w:hyperlink w:anchor="_Toc362453109" w:history="1">
        <w:r w:rsidR="00A3095E" w:rsidRPr="003D50BB">
          <w:rPr>
            <w:rStyle w:val="Hyperlink"/>
            <w:noProof/>
          </w:rPr>
          <w:t>4.2</w:t>
        </w:r>
        <w:r w:rsidR="00A3095E">
          <w:rPr>
            <w:rFonts w:asciiTheme="minorHAnsi" w:eastAsiaTheme="minorEastAsia" w:hAnsiTheme="minorHAnsi" w:cstheme="minorBidi"/>
            <w:noProof/>
            <w:sz w:val="22"/>
            <w:szCs w:val="22"/>
          </w:rPr>
          <w:tab/>
        </w:r>
        <w:r w:rsidR="00A3095E" w:rsidRPr="003D50BB">
          <w:rPr>
            <w:rStyle w:val="Hyperlink"/>
            <w:noProof/>
          </w:rPr>
          <w:t>"No Value''</w:t>
        </w:r>
        <w:r w:rsidR="00A3095E">
          <w:rPr>
            <w:noProof/>
            <w:webHidden/>
          </w:rPr>
          <w:tab/>
        </w:r>
        <w:r w:rsidR="00A3095E">
          <w:rPr>
            <w:noProof/>
            <w:webHidden/>
          </w:rPr>
          <w:fldChar w:fldCharType="begin"/>
        </w:r>
        <w:r w:rsidR="00A3095E">
          <w:rPr>
            <w:noProof/>
            <w:webHidden/>
          </w:rPr>
          <w:instrText xml:space="preserve"> PAGEREF _Toc362453109 \h </w:instrText>
        </w:r>
        <w:r w:rsidR="00A3095E">
          <w:rPr>
            <w:noProof/>
            <w:webHidden/>
          </w:rPr>
        </w:r>
        <w:r w:rsidR="00A3095E">
          <w:rPr>
            <w:noProof/>
            <w:webHidden/>
          </w:rPr>
          <w:fldChar w:fldCharType="separate"/>
        </w:r>
        <w:r w:rsidR="00A3095E">
          <w:rPr>
            <w:noProof/>
            <w:webHidden/>
          </w:rPr>
          <w:t>28</w:t>
        </w:r>
        <w:r w:rsidR="00A3095E">
          <w:rPr>
            <w:noProof/>
            <w:webHidden/>
          </w:rPr>
          <w:fldChar w:fldCharType="end"/>
        </w:r>
      </w:hyperlink>
    </w:p>
    <w:p w14:paraId="356F6143" w14:textId="77777777" w:rsidR="00A3095E" w:rsidRDefault="00B900F3">
      <w:pPr>
        <w:pStyle w:val="TOC2"/>
        <w:tabs>
          <w:tab w:val="left" w:pos="800"/>
          <w:tab w:val="right" w:leader="dot" w:pos="8630"/>
        </w:tabs>
        <w:rPr>
          <w:rFonts w:asciiTheme="minorHAnsi" w:eastAsiaTheme="minorEastAsia" w:hAnsiTheme="minorHAnsi" w:cstheme="minorBidi"/>
          <w:noProof/>
          <w:sz w:val="22"/>
          <w:szCs w:val="22"/>
        </w:rPr>
      </w:pPr>
      <w:hyperlink w:anchor="_Toc362453110" w:history="1">
        <w:r w:rsidR="00A3095E" w:rsidRPr="003D50BB">
          <w:rPr>
            <w:rStyle w:val="Hyperlink"/>
            <w:noProof/>
          </w:rPr>
          <w:t>4.3</w:t>
        </w:r>
        <w:r w:rsidR="00A3095E">
          <w:rPr>
            <w:rFonts w:asciiTheme="minorHAnsi" w:eastAsiaTheme="minorEastAsia" w:hAnsiTheme="minorHAnsi" w:cstheme="minorBidi"/>
            <w:noProof/>
            <w:sz w:val="22"/>
            <w:szCs w:val="22"/>
          </w:rPr>
          <w:tab/>
        </w:r>
        <w:r w:rsidR="00A3095E" w:rsidRPr="003D50BB">
          <w:rPr>
            <w:rStyle w:val="Hyperlink"/>
            <w:noProof/>
          </w:rPr>
          <w:t>DFDL Information Item Order</w:t>
        </w:r>
        <w:r w:rsidR="00A3095E">
          <w:rPr>
            <w:noProof/>
            <w:webHidden/>
          </w:rPr>
          <w:tab/>
        </w:r>
        <w:r w:rsidR="00A3095E">
          <w:rPr>
            <w:noProof/>
            <w:webHidden/>
          </w:rPr>
          <w:fldChar w:fldCharType="begin"/>
        </w:r>
        <w:r w:rsidR="00A3095E">
          <w:rPr>
            <w:noProof/>
            <w:webHidden/>
          </w:rPr>
          <w:instrText xml:space="preserve"> PAGEREF _Toc362453110 \h </w:instrText>
        </w:r>
        <w:r w:rsidR="00A3095E">
          <w:rPr>
            <w:noProof/>
            <w:webHidden/>
          </w:rPr>
        </w:r>
        <w:r w:rsidR="00A3095E">
          <w:rPr>
            <w:noProof/>
            <w:webHidden/>
          </w:rPr>
          <w:fldChar w:fldCharType="separate"/>
        </w:r>
        <w:r w:rsidR="00A3095E">
          <w:rPr>
            <w:noProof/>
            <w:webHidden/>
          </w:rPr>
          <w:t>28</w:t>
        </w:r>
        <w:r w:rsidR="00A3095E">
          <w:rPr>
            <w:noProof/>
            <w:webHidden/>
          </w:rPr>
          <w:fldChar w:fldCharType="end"/>
        </w:r>
      </w:hyperlink>
    </w:p>
    <w:p w14:paraId="0CF30A08" w14:textId="77777777" w:rsidR="00A3095E" w:rsidRDefault="00B900F3">
      <w:pPr>
        <w:pStyle w:val="TOC2"/>
        <w:tabs>
          <w:tab w:val="left" w:pos="800"/>
          <w:tab w:val="right" w:leader="dot" w:pos="8630"/>
        </w:tabs>
        <w:rPr>
          <w:rFonts w:asciiTheme="minorHAnsi" w:eastAsiaTheme="minorEastAsia" w:hAnsiTheme="minorHAnsi" w:cstheme="minorBidi"/>
          <w:noProof/>
          <w:sz w:val="22"/>
          <w:szCs w:val="22"/>
        </w:rPr>
      </w:pPr>
      <w:hyperlink w:anchor="_Toc362453111" w:history="1">
        <w:r w:rsidR="00A3095E" w:rsidRPr="003D50BB">
          <w:rPr>
            <w:rStyle w:val="Hyperlink"/>
            <w:noProof/>
          </w:rPr>
          <w:t>4.4</w:t>
        </w:r>
        <w:r w:rsidR="00A3095E">
          <w:rPr>
            <w:rFonts w:asciiTheme="minorHAnsi" w:eastAsiaTheme="minorEastAsia" w:hAnsiTheme="minorHAnsi" w:cstheme="minorBidi"/>
            <w:noProof/>
            <w:sz w:val="22"/>
            <w:szCs w:val="22"/>
          </w:rPr>
          <w:tab/>
        </w:r>
        <w:r w:rsidR="00A3095E" w:rsidRPr="003D50BB">
          <w:rPr>
            <w:rStyle w:val="Hyperlink"/>
            <w:noProof/>
          </w:rPr>
          <w:t>DFDL Infoset Object model</w:t>
        </w:r>
        <w:r w:rsidR="00A3095E">
          <w:rPr>
            <w:noProof/>
            <w:webHidden/>
          </w:rPr>
          <w:tab/>
        </w:r>
        <w:r w:rsidR="00A3095E">
          <w:rPr>
            <w:noProof/>
            <w:webHidden/>
          </w:rPr>
          <w:fldChar w:fldCharType="begin"/>
        </w:r>
        <w:r w:rsidR="00A3095E">
          <w:rPr>
            <w:noProof/>
            <w:webHidden/>
          </w:rPr>
          <w:instrText xml:space="preserve"> PAGEREF _Toc362453111 \h </w:instrText>
        </w:r>
        <w:r w:rsidR="00A3095E">
          <w:rPr>
            <w:noProof/>
            <w:webHidden/>
          </w:rPr>
        </w:r>
        <w:r w:rsidR="00A3095E">
          <w:rPr>
            <w:noProof/>
            <w:webHidden/>
          </w:rPr>
          <w:fldChar w:fldCharType="separate"/>
        </w:r>
        <w:r w:rsidR="00A3095E">
          <w:rPr>
            <w:noProof/>
            <w:webHidden/>
          </w:rPr>
          <w:t>28</w:t>
        </w:r>
        <w:r w:rsidR="00A3095E">
          <w:rPr>
            <w:noProof/>
            <w:webHidden/>
          </w:rPr>
          <w:fldChar w:fldCharType="end"/>
        </w:r>
      </w:hyperlink>
    </w:p>
    <w:p w14:paraId="62D47B58" w14:textId="77777777" w:rsidR="00A3095E" w:rsidRDefault="00B900F3">
      <w:pPr>
        <w:pStyle w:val="TOC2"/>
        <w:tabs>
          <w:tab w:val="left" w:pos="800"/>
          <w:tab w:val="right" w:leader="dot" w:pos="8630"/>
        </w:tabs>
        <w:rPr>
          <w:rFonts w:asciiTheme="minorHAnsi" w:eastAsiaTheme="minorEastAsia" w:hAnsiTheme="minorHAnsi" w:cstheme="minorBidi"/>
          <w:noProof/>
          <w:sz w:val="22"/>
          <w:szCs w:val="22"/>
        </w:rPr>
      </w:pPr>
      <w:hyperlink w:anchor="_Toc362453112" w:history="1">
        <w:r w:rsidR="00A3095E" w:rsidRPr="003D50BB">
          <w:rPr>
            <w:rStyle w:val="Hyperlink"/>
            <w:noProof/>
          </w:rPr>
          <w:t>4.5</w:t>
        </w:r>
        <w:r w:rsidR="00A3095E">
          <w:rPr>
            <w:rFonts w:asciiTheme="minorHAnsi" w:eastAsiaTheme="minorEastAsia" w:hAnsiTheme="minorHAnsi" w:cstheme="minorBidi"/>
            <w:noProof/>
            <w:sz w:val="22"/>
            <w:szCs w:val="22"/>
          </w:rPr>
          <w:tab/>
        </w:r>
        <w:r w:rsidR="00A3095E" w:rsidRPr="003D50BB">
          <w:rPr>
            <w:rStyle w:val="Hyperlink"/>
            <w:noProof/>
          </w:rPr>
          <w:t>DFDL Augmented Infoset</w:t>
        </w:r>
        <w:r w:rsidR="00A3095E">
          <w:rPr>
            <w:noProof/>
            <w:webHidden/>
          </w:rPr>
          <w:tab/>
        </w:r>
        <w:r w:rsidR="00A3095E">
          <w:rPr>
            <w:noProof/>
            <w:webHidden/>
          </w:rPr>
          <w:fldChar w:fldCharType="begin"/>
        </w:r>
        <w:r w:rsidR="00A3095E">
          <w:rPr>
            <w:noProof/>
            <w:webHidden/>
          </w:rPr>
          <w:instrText xml:space="preserve"> PAGEREF _Toc362453112 \h </w:instrText>
        </w:r>
        <w:r w:rsidR="00A3095E">
          <w:rPr>
            <w:noProof/>
            <w:webHidden/>
          </w:rPr>
        </w:r>
        <w:r w:rsidR="00A3095E">
          <w:rPr>
            <w:noProof/>
            <w:webHidden/>
          </w:rPr>
          <w:fldChar w:fldCharType="separate"/>
        </w:r>
        <w:r w:rsidR="00A3095E">
          <w:rPr>
            <w:noProof/>
            <w:webHidden/>
          </w:rPr>
          <w:t>29</w:t>
        </w:r>
        <w:r w:rsidR="00A3095E">
          <w:rPr>
            <w:noProof/>
            <w:webHidden/>
          </w:rPr>
          <w:fldChar w:fldCharType="end"/>
        </w:r>
      </w:hyperlink>
    </w:p>
    <w:p w14:paraId="0C8CBFC8" w14:textId="77777777" w:rsidR="00A3095E" w:rsidRDefault="00B900F3">
      <w:pPr>
        <w:pStyle w:val="TOC1"/>
        <w:tabs>
          <w:tab w:val="left" w:pos="400"/>
          <w:tab w:val="right" w:leader="dot" w:pos="8630"/>
        </w:tabs>
        <w:rPr>
          <w:rFonts w:asciiTheme="minorHAnsi" w:eastAsiaTheme="minorEastAsia" w:hAnsiTheme="minorHAnsi" w:cstheme="minorBidi"/>
          <w:noProof/>
          <w:sz w:val="22"/>
          <w:szCs w:val="22"/>
        </w:rPr>
      </w:pPr>
      <w:hyperlink w:anchor="_Toc362453113" w:history="1">
        <w:r w:rsidR="00A3095E" w:rsidRPr="003D50BB">
          <w:rPr>
            <w:rStyle w:val="Hyperlink"/>
            <w:noProof/>
          </w:rPr>
          <w:t>5.</w:t>
        </w:r>
        <w:r w:rsidR="00A3095E">
          <w:rPr>
            <w:rFonts w:asciiTheme="minorHAnsi" w:eastAsiaTheme="minorEastAsia" w:hAnsiTheme="minorHAnsi" w:cstheme="minorBidi"/>
            <w:noProof/>
            <w:sz w:val="22"/>
            <w:szCs w:val="22"/>
          </w:rPr>
          <w:tab/>
        </w:r>
        <w:r w:rsidR="00A3095E" w:rsidRPr="003D50BB">
          <w:rPr>
            <w:rStyle w:val="Hyperlink"/>
            <w:noProof/>
          </w:rPr>
          <w:t>DFDL Schema Component Model</w:t>
        </w:r>
        <w:r w:rsidR="00A3095E">
          <w:rPr>
            <w:noProof/>
            <w:webHidden/>
          </w:rPr>
          <w:tab/>
        </w:r>
        <w:r w:rsidR="00A3095E">
          <w:rPr>
            <w:noProof/>
            <w:webHidden/>
          </w:rPr>
          <w:fldChar w:fldCharType="begin"/>
        </w:r>
        <w:r w:rsidR="00A3095E">
          <w:rPr>
            <w:noProof/>
            <w:webHidden/>
          </w:rPr>
          <w:instrText xml:space="preserve"> PAGEREF _Toc362453113 \h </w:instrText>
        </w:r>
        <w:r w:rsidR="00A3095E">
          <w:rPr>
            <w:noProof/>
            <w:webHidden/>
          </w:rPr>
        </w:r>
        <w:r w:rsidR="00A3095E">
          <w:rPr>
            <w:noProof/>
            <w:webHidden/>
          </w:rPr>
          <w:fldChar w:fldCharType="separate"/>
        </w:r>
        <w:r w:rsidR="00A3095E">
          <w:rPr>
            <w:noProof/>
            <w:webHidden/>
          </w:rPr>
          <w:t>31</w:t>
        </w:r>
        <w:r w:rsidR="00A3095E">
          <w:rPr>
            <w:noProof/>
            <w:webHidden/>
          </w:rPr>
          <w:fldChar w:fldCharType="end"/>
        </w:r>
      </w:hyperlink>
    </w:p>
    <w:p w14:paraId="0EA602D9" w14:textId="77777777" w:rsidR="00A3095E" w:rsidRDefault="00B900F3">
      <w:pPr>
        <w:pStyle w:val="TOC2"/>
        <w:tabs>
          <w:tab w:val="left" w:pos="800"/>
          <w:tab w:val="right" w:leader="dot" w:pos="8630"/>
        </w:tabs>
        <w:rPr>
          <w:rFonts w:asciiTheme="minorHAnsi" w:eastAsiaTheme="minorEastAsia" w:hAnsiTheme="minorHAnsi" w:cstheme="minorBidi"/>
          <w:noProof/>
          <w:sz w:val="22"/>
          <w:szCs w:val="22"/>
        </w:rPr>
      </w:pPr>
      <w:hyperlink w:anchor="_Toc362453114" w:history="1">
        <w:r w:rsidR="00A3095E" w:rsidRPr="003D50BB">
          <w:rPr>
            <w:rStyle w:val="Hyperlink"/>
            <w:noProof/>
          </w:rPr>
          <w:t>5.1</w:t>
        </w:r>
        <w:r w:rsidR="00A3095E">
          <w:rPr>
            <w:rFonts w:asciiTheme="minorHAnsi" w:eastAsiaTheme="minorEastAsia" w:hAnsiTheme="minorHAnsi" w:cstheme="minorBidi"/>
            <w:noProof/>
            <w:sz w:val="22"/>
            <w:szCs w:val="22"/>
          </w:rPr>
          <w:tab/>
        </w:r>
        <w:r w:rsidR="00A3095E" w:rsidRPr="003D50BB">
          <w:rPr>
            <w:rStyle w:val="Hyperlink"/>
            <w:noProof/>
          </w:rPr>
          <w:t>DFDL Subset of XML Schema</w:t>
        </w:r>
        <w:r w:rsidR="00A3095E">
          <w:rPr>
            <w:noProof/>
            <w:webHidden/>
          </w:rPr>
          <w:tab/>
        </w:r>
        <w:r w:rsidR="00A3095E">
          <w:rPr>
            <w:noProof/>
            <w:webHidden/>
          </w:rPr>
          <w:fldChar w:fldCharType="begin"/>
        </w:r>
        <w:r w:rsidR="00A3095E">
          <w:rPr>
            <w:noProof/>
            <w:webHidden/>
          </w:rPr>
          <w:instrText xml:space="preserve"> PAGEREF _Toc362453114 \h </w:instrText>
        </w:r>
        <w:r w:rsidR="00A3095E">
          <w:rPr>
            <w:noProof/>
            <w:webHidden/>
          </w:rPr>
        </w:r>
        <w:r w:rsidR="00A3095E">
          <w:rPr>
            <w:noProof/>
            <w:webHidden/>
          </w:rPr>
          <w:fldChar w:fldCharType="separate"/>
        </w:r>
        <w:r w:rsidR="00A3095E">
          <w:rPr>
            <w:noProof/>
            <w:webHidden/>
          </w:rPr>
          <w:t>33</w:t>
        </w:r>
        <w:r w:rsidR="00A3095E">
          <w:rPr>
            <w:noProof/>
            <w:webHidden/>
          </w:rPr>
          <w:fldChar w:fldCharType="end"/>
        </w:r>
      </w:hyperlink>
    </w:p>
    <w:p w14:paraId="11C7F23C" w14:textId="77777777" w:rsidR="00A3095E" w:rsidRDefault="00B900F3">
      <w:pPr>
        <w:pStyle w:val="TOC2"/>
        <w:tabs>
          <w:tab w:val="left" w:pos="800"/>
          <w:tab w:val="right" w:leader="dot" w:pos="8630"/>
        </w:tabs>
        <w:rPr>
          <w:rFonts w:asciiTheme="minorHAnsi" w:eastAsiaTheme="minorEastAsia" w:hAnsiTheme="minorHAnsi" w:cstheme="minorBidi"/>
          <w:noProof/>
          <w:sz w:val="22"/>
          <w:szCs w:val="22"/>
        </w:rPr>
      </w:pPr>
      <w:hyperlink w:anchor="_Toc362453115" w:history="1">
        <w:r w:rsidR="00A3095E" w:rsidRPr="003D50BB">
          <w:rPr>
            <w:rStyle w:val="Hyperlink"/>
            <w:noProof/>
          </w:rPr>
          <w:t>5.2</w:t>
        </w:r>
        <w:r w:rsidR="00A3095E">
          <w:rPr>
            <w:rFonts w:asciiTheme="minorHAnsi" w:eastAsiaTheme="minorEastAsia" w:hAnsiTheme="minorHAnsi" w:cstheme="minorBidi"/>
            <w:noProof/>
            <w:sz w:val="22"/>
            <w:szCs w:val="22"/>
          </w:rPr>
          <w:tab/>
        </w:r>
        <w:r w:rsidR="00A3095E" w:rsidRPr="003D50BB">
          <w:rPr>
            <w:rStyle w:val="Hyperlink"/>
            <w:noProof/>
          </w:rPr>
          <w:t>XSD Facets, min/maxOccurs, default, and fixed</w:t>
        </w:r>
        <w:r w:rsidR="00A3095E">
          <w:rPr>
            <w:noProof/>
            <w:webHidden/>
          </w:rPr>
          <w:tab/>
        </w:r>
        <w:r w:rsidR="00A3095E">
          <w:rPr>
            <w:noProof/>
            <w:webHidden/>
          </w:rPr>
          <w:fldChar w:fldCharType="begin"/>
        </w:r>
        <w:r w:rsidR="00A3095E">
          <w:rPr>
            <w:noProof/>
            <w:webHidden/>
          </w:rPr>
          <w:instrText xml:space="preserve"> PAGEREF _Toc362453115 \h </w:instrText>
        </w:r>
        <w:r w:rsidR="00A3095E">
          <w:rPr>
            <w:noProof/>
            <w:webHidden/>
          </w:rPr>
        </w:r>
        <w:r w:rsidR="00A3095E">
          <w:rPr>
            <w:noProof/>
            <w:webHidden/>
          </w:rPr>
          <w:fldChar w:fldCharType="separate"/>
        </w:r>
        <w:r w:rsidR="00A3095E">
          <w:rPr>
            <w:noProof/>
            <w:webHidden/>
          </w:rPr>
          <w:t>34</w:t>
        </w:r>
        <w:r w:rsidR="00A3095E">
          <w:rPr>
            <w:noProof/>
            <w:webHidden/>
          </w:rPr>
          <w:fldChar w:fldCharType="end"/>
        </w:r>
      </w:hyperlink>
    </w:p>
    <w:p w14:paraId="3EA4B280" w14:textId="77777777" w:rsidR="00A3095E" w:rsidRDefault="00B900F3">
      <w:pPr>
        <w:pStyle w:val="TOC3"/>
        <w:tabs>
          <w:tab w:val="left" w:pos="1200"/>
          <w:tab w:val="right" w:leader="dot" w:pos="8630"/>
        </w:tabs>
        <w:rPr>
          <w:rFonts w:asciiTheme="minorHAnsi" w:eastAsiaTheme="minorEastAsia" w:hAnsiTheme="minorHAnsi" w:cstheme="minorBidi"/>
          <w:noProof/>
          <w:sz w:val="22"/>
          <w:szCs w:val="22"/>
        </w:rPr>
      </w:pPr>
      <w:hyperlink w:anchor="_Toc362453116" w:history="1">
        <w:r w:rsidR="00A3095E" w:rsidRPr="003D50BB">
          <w:rPr>
            <w:rStyle w:val="Hyperlink"/>
            <w:noProof/>
          </w:rPr>
          <w:t>5.2.1</w:t>
        </w:r>
        <w:r w:rsidR="00A3095E">
          <w:rPr>
            <w:rFonts w:asciiTheme="minorHAnsi" w:eastAsiaTheme="minorEastAsia" w:hAnsiTheme="minorHAnsi" w:cstheme="minorBidi"/>
            <w:noProof/>
            <w:sz w:val="22"/>
            <w:szCs w:val="22"/>
          </w:rPr>
          <w:tab/>
        </w:r>
        <w:r w:rsidR="00A3095E" w:rsidRPr="003D50BB">
          <w:rPr>
            <w:rStyle w:val="Hyperlink"/>
            <w:noProof/>
          </w:rPr>
          <w:t>MinOccurs and MaxOccurs</w:t>
        </w:r>
        <w:r w:rsidR="00A3095E">
          <w:rPr>
            <w:noProof/>
            <w:webHidden/>
          </w:rPr>
          <w:tab/>
        </w:r>
        <w:r w:rsidR="00A3095E">
          <w:rPr>
            <w:noProof/>
            <w:webHidden/>
          </w:rPr>
          <w:fldChar w:fldCharType="begin"/>
        </w:r>
        <w:r w:rsidR="00A3095E">
          <w:rPr>
            <w:noProof/>
            <w:webHidden/>
          </w:rPr>
          <w:instrText xml:space="preserve"> PAGEREF _Toc362453116 \h </w:instrText>
        </w:r>
        <w:r w:rsidR="00A3095E">
          <w:rPr>
            <w:noProof/>
            <w:webHidden/>
          </w:rPr>
        </w:r>
        <w:r w:rsidR="00A3095E">
          <w:rPr>
            <w:noProof/>
            <w:webHidden/>
          </w:rPr>
          <w:fldChar w:fldCharType="separate"/>
        </w:r>
        <w:r w:rsidR="00A3095E">
          <w:rPr>
            <w:noProof/>
            <w:webHidden/>
          </w:rPr>
          <w:t>35</w:t>
        </w:r>
        <w:r w:rsidR="00A3095E">
          <w:rPr>
            <w:noProof/>
            <w:webHidden/>
          </w:rPr>
          <w:fldChar w:fldCharType="end"/>
        </w:r>
      </w:hyperlink>
    </w:p>
    <w:p w14:paraId="4F60B603" w14:textId="77777777" w:rsidR="00A3095E" w:rsidRDefault="00B900F3">
      <w:pPr>
        <w:pStyle w:val="TOC3"/>
        <w:tabs>
          <w:tab w:val="left" w:pos="1200"/>
          <w:tab w:val="right" w:leader="dot" w:pos="8630"/>
        </w:tabs>
        <w:rPr>
          <w:rFonts w:asciiTheme="minorHAnsi" w:eastAsiaTheme="minorEastAsia" w:hAnsiTheme="minorHAnsi" w:cstheme="minorBidi"/>
          <w:noProof/>
          <w:sz w:val="22"/>
          <w:szCs w:val="22"/>
        </w:rPr>
      </w:pPr>
      <w:hyperlink w:anchor="_Toc362453118" w:history="1">
        <w:r w:rsidR="00A3095E" w:rsidRPr="003D50BB">
          <w:rPr>
            <w:rStyle w:val="Hyperlink"/>
            <w:noProof/>
          </w:rPr>
          <w:t>5.2.2</w:t>
        </w:r>
        <w:r w:rsidR="00A3095E">
          <w:rPr>
            <w:rFonts w:asciiTheme="minorHAnsi" w:eastAsiaTheme="minorEastAsia" w:hAnsiTheme="minorHAnsi" w:cstheme="minorBidi"/>
            <w:noProof/>
            <w:sz w:val="22"/>
            <w:szCs w:val="22"/>
          </w:rPr>
          <w:tab/>
        </w:r>
        <w:r w:rsidR="00A3095E" w:rsidRPr="003D50BB">
          <w:rPr>
            <w:rStyle w:val="Hyperlink"/>
            <w:noProof/>
          </w:rPr>
          <w:t>MinLength, MaxLength</w:t>
        </w:r>
        <w:r w:rsidR="00A3095E">
          <w:rPr>
            <w:noProof/>
            <w:webHidden/>
          </w:rPr>
          <w:tab/>
        </w:r>
        <w:r w:rsidR="00A3095E">
          <w:rPr>
            <w:noProof/>
            <w:webHidden/>
          </w:rPr>
          <w:fldChar w:fldCharType="begin"/>
        </w:r>
        <w:r w:rsidR="00A3095E">
          <w:rPr>
            <w:noProof/>
            <w:webHidden/>
          </w:rPr>
          <w:instrText xml:space="preserve"> PAGEREF _Toc362453118 \h </w:instrText>
        </w:r>
        <w:r w:rsidR="00A3095E">
          <w:rPr>
            <w:noProof/>
            <w:webHidden/>
          </w:rPr>
        </w:r>
        <w:r w:rsidR="00A3095E">
          <w:rPr>
            <w:noProof/>
            <w:webHidden/>
          </w:rPr>
          <w:fldChar w:fldCharType="separate"/>
        </w:r>
        <w:r w:rsidR="00A3095E">
          <w:rPr>
            <w:noProof/>
            <w:webHidden/>
          </w:rPr>
          <w:t>35</w:t>
        </w:r>
        <w:r w:rsidR="00A3095E">
          <w:rPr>
            <w:noProof/>
            <w:webHidden/>
          </w:rPr>
          <w:fldChar w:fldCharType="end"/>
        </w:r>
      </w:hyperlink>
    </w:p>
    <w:p w14:paraId="4C335EF1" w14:textId="77777777" w:rsidR="00A3095E" w:rsidRDefault="00B900F3">
      <w:pPr>
        <w:pStyle w:val="TOC3"/>
        <w:tabs>
          <w:tab w:val="left" w:pos="1200"/>
          <w:tab w:val="right" w:leader="dot" w:pos="8630"/>
        </w:tabs>
        <w:rPr>
          <w:rFonts w:asciiTheme="minorHAnsi" w:eastAsiaTheme="minorEastAsia" w:hAnsiTheme="minorHAnsi" w:cstheme="minorBidi"/>
          <w:noProof/>
          <w:sz w:val="22"/>
          <w:szCs w:val="22"/>
        </w:rPr>
      </w:pPr>
      <w:hyperlink w:anchor="_Toc362453121" w:history="1">
        <w:r w:rsidR="00A3095E" w:rsidRPr="003D50BB">
          <w:rPr>
            <w:rStyle w:val="Hyperlink"/>
            <w:noProof/>
          </w:rPr>
          <w:t>5.2.3</w:t>
        </w:r>
        <w:r w:rsidR="00A3095E">
          <w:rPr>
            <w:rFonts w:asciiTheme="minorHAnsi" w:eastAsiaTheme="minorEastAsia" w:hAnsiTheme="minorHAnsi" w:cstheme="minorBidi"/>
            <w:noProof/>
            <w:sz w:val="22"/>
            <w:szCs w:val="22"/>
          </w:rPr>
          <w:tab/>
        </w:r>
        <w:r w:rsidR="00A3095E" w:rsidRPr="003D50BB">
          <w:rPr>
            <w:rStyle w:val="Hyperlink"/>
            <w:noProof/>
          </w:rPr>
          <w:t>MaxInclusive, MaxExclusive, MinExclusive, MinInclusive, TotalDigits, FractionDigits</w:t>
        </w:r>
        <w:r w:rsidR="00A3095E">
          <w:rPr>
            <w:noProof/>
            <w:webHidden/>
          </w:rPr>
          <w:tab/>
        </w:r>
        <w:r w:rsidR="00A3095E">
          <w:rPr>
            <w:noProof/>
            <w:webHidden/>
          </w:rPr>
          <w:fldChar w:fldCharType="begin"/>
        </w:r>
        <w:r w:rsidR="00A3095E">
          <w:rPr>
            <w:noProof/>
            <w:webHidden/>
          </w:rPr>
          <w:instrText xml:space="preserve"> PAGEREF _Toc362453121 \h </w:instrText>
        </w:r>
        <w:r w:rsidR="00A3095E">
          <w:rPr>
            <w:noProof/>
            <w:webHidden/>
          </w:rPr>
        </w:r>
        <w:r w:rsidR="00A3095E">
          <w:rPr>
            <w:noProof/>
            <w:webHidden/>
          </w:rPr>
          <w:fldChar w:fldCharType="separate"/>
        </w:r>
        <w:r w:rsidR="00A3095E">
          <w:rPr>
            <w:noProof/>
            <w:webHidden/>
          </w:rPr>
          <w:t>36</w:t>
        </w:r>
        <w:r w:rsidR="00A3095E">
          <w:rPr>
            <w:noProof/>
            <w:webHidden/>
          </w:rPr>
          <w:fldChar w:fldCharType="end"/>
        </w:r>
      </w:hyperlink>
    </w:p>
    <w:p w14:paraId="69CE12D3" w14:textId="77777777" w:rsidR="00A3095E" w:rsidRDefault="00B900F3">
      <w:pPr>
        <w:pStyle w:val="TOC3"/>
        <w:tabs>
          <w:tab w:val="left" w:pos="1200"/>
          <w:tab w:val="right" w:leader="dot" w:pos="8630"/>
        </w:tabs>
        <w:rPr>
          <w:rFonts w:asciiTheme="minorHAnsi" w:eastAsiaTheme="minorEastAsia" w:hAnsiTheme="minorHAnsi" w:cstheme="minorBidi"/>
          <w:noProof/>
          <w:sz w:val="22"/>
          <w:szCs w:val="22"/>
        </w:rPr>
      </w:pPr>
      <w:hyperlink w:anchor="_Toc362453122" w:history="1">
        <w:r w:rsidR="00A3095E" w:rsidRPr="003D50BB">
          <w:rPr>
            <w:rStyle w:val="Hyperlink"/>
            <w:noProof/>
          </w:rPr>
          <w:t>5.2.4</w:t>
        </w:r>
        <w:r w:rsidR="00A3095E">
          <w:rPr>
            <w:rFonts w:asciiTheme="minorHAnsi" w:eastAsiaTheme="minorEastAsia" w:hAnsiTheme="minorHAnsi" w:cstheme="minorBidi"/>
            <w:noProof/>
            <w:sz w:val="22"/>
            <w:szCs w:val="22"/>
          </w:rPr>
          <w:tab/>
        </w:r>
        <w:r w:rsidR="00A3095E" w:rsidRPr="003D50BB">
          <w:rPr>
            <w:rStyle w:val="Hyperlink"/>
            <w:noProof/>
          </w:rPr>
          <w:t>Pattern</w:t>
        </w:r>
        <w:r w:rsidR="00A3095E">
          <w:rPr>
            <w:noProof/>
            <w:webHidden/>
          </w:rPr>
          <w:tab/>
        </w:r>
        <w:r w:rsidR="00A3095E">
          <w:rPr>
            <w:noProof/>
            <w:webHidden/>
          </w:rPr>
          <w:fldChar w:fldCharType="begin"/>
        </w:r>
        <w:r w:rsidR="00A3095E">
          <w:rPr>
            <w:noProof/>
            <w:webHidden/>
          </w:rPr>
          <w:instrText xml:space="preserve"> PAGEREF _Toc362453122 \h </w:instrText>
        </w:r>
        <w:r w:rsidR="00A3095E">
          <w:rPr>
            <w:noProof/>
            <w:webHidden/>
          </w:rPr>
        </w:r>
        <w:r w:rsidR="00A3095E">
          <w:rPr>
            <w:noProof/>
            <w:webHidden/>
          </w:rPr>
          <w:fldChar w:fldCharType="separate"/>
        </w:r>
        <w:r w:rsidR="00A3095E">
          <w:rPr>
            <w:noProof/>
            <w:webHidden/>
          </w:rPr>
          <w:t>36</w:t>
        </w:r>
        <w:r w:rsidR="00A3095E">
          <w:rPr>
            <w:noProof/>
            <w:webHidden/>
          </w:rPr>
          <w:fldChar w:fldCharType="end"/>
        </w:r>
      </w:hyperlink>
    </w:p>
    <w:p w14:paraId="21B5093D" w14:textId="77777777" w:rsidR="00A3095E" w:rsidRDefault="00B900F3">
      <w:pPr>
        <w:pStyle w:val="TOC3"/>
        <w:tabs>
          <w:tab w:val="left" w:pos="1200"/>
          <w:tab w:val="right" w:leader="dot" w:pos="8630"/>
        </w:tabs>
        <w:rPr>
          <w:rFonts w:asciiTheme="minorHAnsi" w:eastAsiaTheme="minorEastAsia" w:hAnsiTheme="minorHAnsi" w:cstheme="minorBidi"/>
          <w:noProof/>
          <w:sz w:val="22"/>
          <w:szCs w:val="22"/>
        </w:rPr>
      </w:pPr>
      <w:hyperlink w:anchor="_Toc362453123" w:history="1">
        <w:r w:rsidR="00A3095E" w:rsidRPr="003D50BB">
          <w:rPr>
            <w:rStyle w:val="Hyperlink"/>
            <w:noProof/>
          </w:rPr>
          <w:t>5.2.5</w:t>
        </w:r>
        <w:r w:rsidR="00A3095E">
          <w:rPr>
            <w:rFonts w:asciiTheme="minorHAnsi" w:eastAsiaTheme="minorEastAsia" w:hAnsiTheme="minorHAnsi" w:cstheme="minorBidi"/>
            <w:noProof/>
            <w:sz w:val="22"/>
            <w:szCs w:val="22"/>
          </w:rPr>
          <w:tab/>
        </w:r>
        <w:r w:rsidR="00A3095E" w:rsidRPr="003D50BB">
          <w:rPr>
            <w:rStyle w:val="Hyperlink"/>
            <w:noProof/>
          </w:rPr>
          <w:t>Enumeration</w:t>
        </w:r>
        <w:r w:rsidR="00A3095E">
          <w:rPr>
            <w:noProof/>
            <w:webHidden/>
          </w:rPr>
          <w:tab/>
        </w:r>
        <w:r w:rsidR="00A3095E">
          <w:rPr>
            <w:noProof/>
            <w:webHidden/>
          </w:rPr>
          <w:fldChar w:fldCharType="begin"/>
        </w:r>
        <w:r w:rsidR="00A3095E">
          <w:rPr>
            <w:noProof/>
            <w:webHidden/>
          </w:rPr>
          <w:instrText xml:space="preserve"> PAGEREF _Toc362453123 \h </w:instrText>
        </w:r>
        <w:r w:rsidR="00A3095E">
          <w:rPr>
            <w:noProof/>
            <w:webHidden/>
          </w:rPr>
        </w:r>
        <w:r w:rsidR="00A3095E">
          <w:rPr>
            <w:noProof/>
            <w:webHidden/>
          </w:rPr>
          <w:fldChar w:fldCharType="separate"/>
        </w:r>
        <w:r w:rsidR="00A3095E">
          <w:rPr>
            <w:noProof/>
            <w:webHidden/>
          </w:rPr>
          <w:t>36</w:t>
        </w:r>
        <w:r w:rsidR="00A3095E">
          <w:rPr>
            <w:noProof/>
            <w:webHidden/>
          </w:rPr>
          <w:fldChar w:fldCharType="end"/>
        </w:r>
      </w:hyperlink>
    </w:p>
    <w:p w14:paraId="393021CF" w14:textId="77777777" w:rsidR="00A3095E" w:rsidRDefault="00B900F3">
      <w:pPr>
        <w:pStyle w:val="TOC3"/>
        <w:tabs>
          <w:tab w:val="left" w:pos="1200"/>
          <w:tab w:val="right" w:leader="dot" w:pos="8630"/>
        </w:tabs>
        <w:rPr>
          <w:rFonts w:asciiTheme="minorHAnsi" w:eastAsiaTheme="minorEastAsia" w:hAnsiTheme="minorHAnsi" w:cstheme="minorBidi"/>
          <w:noProof/>
          <w:sz w:val="22"/>
          <w:szCs w:val="22"/>
        </w:rPr>
      </w:pPr>
      <w:hyperlink w:anchor="_Toc362453124" w:history="1">
        <w:r w:rsidR="00A3095E" w:rsidRPr="003D50BB">
          <w:rPr>
            <w:rStyle w:val="Hyperlink"/>
            <w:noProof/>
          </w:rPr>
          <w:t>5.2.6</w:t>
        </w:r>
        <w:r w:rsidR="00A3095E">
          <w:rPr>
            <w:rFonts w:asciiTheme="minorHAnsi" w:eastAsiaTheme="minorEastAsia" w:hAnsiTheme="minorHAnsi" w:cstheme="minorBidi"/>
            <w:noProof/>
            <w:sz w:val="22"/>
            <w:szCs w:val="22"/>
          </w:rPr>
          <w:tab/>
        </w:r>
        <w:r w:rsidR="00A3095E" w:rsidRPr="003D50BB">
          <w:rPr>
            <w:rStyle w:val="Hyperlink"/>
            <w:noProof/>
          </w:rPr>
          <w:t>Default</w:t>
        </w:r>
        <w:r w:rsidR="00A3095E">
          <w:rPr>
            <w:noProof/>
            <w:webHidden/>
          </w:rPr>
          <w:tab/>
        </w:r>
        <w:r w:rsidR="00A3095E">
          <w:rPr>
            <w:noProof/>
            <w:webHidden/>
          </w:rPr>
          <w:fldChar w:fldCharType="begin"/>
        </w:r>
        <w:r w:rsidR="00A3095E">
          <w:rPr>
            <w:noProof/>
            <w:webHidden/>
          </w:rPr>
          <w:instrText xml:space="preserve"> PAGEREF _Toc362453124 \h </w:instrText>
        </w:r>
        <w:r w:rsidR="00A3095E">
          <w:rPr>
            <w:noProof/>
            <w:webHidden/>
          </w:rPr>
        </w:r>
        <w:r w:rsidR="00A3095E">
          <w:rPr>
            <w:noProof/>
            <w:webHidden/>
          </w:rPr>
          <w:fldChar w:fldCharType="separate"/>
        </w:r>
        <w:r w:rsidR="00A3095E">
          <w:rPr>
            <w:noProof/>
            <w:webHidden/>
          </w:rPr>
          <w:t>36</w:t>
        </w:r>
        <w:r w:rsidR="00A3095E">
          <w:rPr>
            <w:noProof/>
            <w:webHidden/>
          </w:rPr>
          <w:fldChar w:fldCharType="end"/>
        </w:r>
      </w:hyperlink>
    </w:p>
    <w:p w14:paraId="068DC1F8" w14:textId="77777777" w:rsidR="00A3095E" w:rsidRDefault="00B900F3">
      <w:pPr>
        <w:pStyle w:val="TOC3"/>
        <w:tabs>
          <w:tab w:val="left" w:pos="1200"/>
          <w:tab w:val="right" w:leader="dot" w:pos="8630"/>
        </w:tabs>
        <w:rPr>
          <w:rFonts w:asciiTheme="minorHAnsi" w:eastAsiaTheme="minorEastAsia" w:hAnsiTheme="minorHAnsi" w:cstheme="minorBidi"/>
          <w:noProof/>
          <w:sz w:val="22"/>
          <w:szCs w:val="22"/>
        </w:rPr>
      </w:pPr>
      <w:hyperlink w:anchor="_Toc362453125" w:history="1">
        <w:r w:rsidR="00A3095E" w:rsidRPr="003D50BB">
          <w:rPr>
            <w:rStyle w:val="Hyperlink"/>
            <w:noProof/>
          </w:rPr>
          <w:t>5.2.7</w:t>
        </w:r>
        <w:r w:rsidR="00A3095E">
          <w:rPr>
            <w:rFonts w:asciiTheme="minorHAnsi" w:eastAsiaTheme="minorEastAsia" w:hAnsiTheme="minorHAnsi" w:cstheme="minorBidi"/>
            <w:noProof/>
            <w:sz w:val="22"/>
            <w:szCs w:val="22"/>
          </w:rPr>
          <w:tab/>
        </w:r>
        <w:r w:rsidR="00A3095E" w:rsidRPr="003D50BB">
          <w:rPr>
            <w:rStyle w:val="Hyperlink"/>
            <w:noProof/>
          </w:rPr>
          <w:t>Fixed</w:t>
        </w:r>
        <w:r w:rsidR="00A3095E">
          <w:rPr>
            <w:noProof/>
            <w:webHidden/>
          </w:rPr>
          <w:tab/>
        </w:r>
        <w:r w:rsidR="00A3095E">
          <w:rPr>
            <w:noProof/>
            <w:webHidden/>
          </w:rPr>
          <w:fldChar w:fldCharType="begin"/>
        </w:r>
        <w:r w:rsidR="00A3095E">
          <w:rPr>
            <w:noProof/>
            <w:webHidden/>
          </w:rPr>
          <w:instrText xml:space="preserve"> PAGEREF _Toc362453125 \h </w:instrText>
        </w:r>
        <w:r w:rsidR="00A3095E">
          <w:rPr>
            <w:noProof/>
            <w:webHidden/>
          </w:rPr>
        </w:r>
        <w:r w:rsidR="00A3095E">
          <w:rPr>
            <w:noProof/>
            <w:webHidden/>
          </w:rPr>
          <w:fldChar w:fldCharType="separate"/>
        </w:r>
        <w:r w:rsidR="00A3095E">
          <w:rPr>
            <w:noProof/>
            <w:webHidden/>
          </w:rPr>
          <w:t>36</w:t>
        </w:r>
        <w:r w:rsidR="00A3095E">
          <w:rPr>
            <w:noProof/>
            <w:webHidden/>
          </w:rPr>
          <w:fldChar w:fldCharType="end"/>
        </w:r>
      </w:hyperlink>
    </w:p>
    <w:p w14:paraId="0756EA50" w14:textId="77777777" w:rsidR="00A3095E" w:rsidRDefault="00B900F3">
      <w:pPr>
        <w:pStyle w:val="TOC1"/>
        <w:tabs>
          <w:tab w:val="left" w:pos="400"/>
          <w:tab w:val="right" w:leader="dot" w:pos="8630"/>
        </w:tabs>
        <w:rPr>
          <w:rFonts w:asciiTheme="minorHAnsi" w:eastAsiaTheme="minorEastAsia" w:hAnsiTheme="minorHAnsi" w:cstheme="minorBidi"/>
          <w:noProof/>
          <w:sz w:val="22"/>
          <w:szCs w:val="22"/>
        </w:rPr>
      </w:pPr>
      <w:hyperlink w:anchor="_Toc362453126" w:history="1">
        <w:r w:rsidR="00A3095E" w:rsidRPr="003D50BB">
          <w:rPr>
            <w:rStyle w:val="Hyperlink"/>
            <w:noProof/>
          </w:rPr>
          <w:t>6.</w:t>
        </w:r>
        <w:r w:rsidR="00A3095E">
          <w:rPr>
            <w:rFonts w:asciiTheme="minorHAnsi" w:eastAsiaTheme="minorEastAsia" w:hAnsiTheme="minorHAnsi" w:cstheme="minorBidi"/>
            <w:noProof/>
            <w:sz w:val="22"/>
            <w:szCs w:val="22"/>
          </w:rPr>
          <w:tab/>
        </w:r>
        <w:r w:rsidR="00A3095E" w:rsidRPr="003D50BB">
          <w:rPr>
            <w:rStyle w:val="Hyperlink"/>
            <w:noProof/>
          </w:rPr>
          <w:t>DFDL Syntax Basics</w:t>
        </w:r>
        <w:r w:rsidR="00A3095E">
          <w:rPr>
            <w:noProof/>
            <w:webHidden/>
          </w:rPr>
          <w:tab/>
        </w:r>
        <w:r w:rsidR="00A3095E">
          <w:rPr>
            <w:noProof/>
            <w:webHidden/>
          </w:rPr>
          <w:fldChar w:fldCharType="begin"/>
        </w:r>
        <w:r w:rsidR="00A3095E">
          <w:rPr>
            <w:noProof/>
            <w:webHidden/>
          </w:rPr>
          <w:instrText xml:space="preserve"> PAGEREF _Toc362453126 \h </w:instrText>
        </w:r>
        <w:r w:rsidR="00A3095E">
          <w:rPr>
            <w:noProof/>
            <w:webHidden/>
          </w:rPr>
        </w:r>
        <w:r w:rsidR="00A3095E">
          <w:rPr>
            <w:noProof/>
            <w:webHidden/>
          </w:rPr>
          <w:fldChar w:fldCharType="separate"/>
        </w:r>
        <w:r w:rsidR="00A3095E">
          <w:rPr>
            <w:noProof/>
            <w:webHidden/>
          </w:rPr>
          <w:t>37</w:t>
        </w:r>
        <w:r w:rsidR="00A3095E">
          <w:rPr>
            <w:noProof/>
            <w:webHidden/>
          </w:rPr>
          <w:fldChar w:fldCharType="end"/>
        </w:r>
      </w:hyperlink>
    </w:p>
    <w:p w14:paraId="2C67C0C7" w14:textId="77777777" w:rsidR="00A3095E" w:rsidRDefault="00B900F3">
      <w:pPr>
        <w:pStyle w:val="TOC2"/>
        <w:tabs>
          <w:tab w:val="left" w:pos="800"/>
          <w:tab w:val="right" w:leader="dot" w:pos="8630"/>
        </w:tabs>
        <w:rPr>
          <w:rFonts w:asciiTheme="minorHAnsi" w:eastAsiaTheme="minorEastAsia" w:hAnsiTheme="minorHAnsi" w:cstheme="minorBidi"/>
          <w:noProof/>
          <w:sz w:val="22"/>
          <w:szCs w:val="22"/>
        </w:rPr>
      </w:pPr>
      <w:hyperlink w:anchor="_Toc362453127" w:history="1">
        <w:r w:rsidR="00A3095E" w:rsidRPr="003D50BB">
          <w:rPr>
            <w:rStyle w:val="Hyperlink"/>
            <w:noProof/>
          </w:rPr>
          <w:t>6.1</w:t>
        </w:r>
        <w:r w:rsidR="00A3095E">
          <w:rPr>
            <w:rFonts w:asciiTheme="minorHAnsi" w:eastAsiaTheme="minorEastAsia" w:hAnsiTheme="minorHAnsi" w:cstheme="minorBidi"/>
            <w:noProof/>
            <w:sz w:val="22"/>
            <w:szCs w:val="22"/>
          </w:rPr>
          <w:tab/>
        </w:r>
        <w:r w:rsidR="00A3095E" w:rsidRPr="003D50BB">
          <w:rPr>
            <w:rStyle w:val="Hyperlink"/>
            <w:noProof/>
          </w:rPr>
          <w:t>Namespaces</w:t>
        </w:r>
        <w:r w:rsidR="00A3095E">
          <w:rPr>
            <w:noProof/>
            <w:webHidden/>
          </w:rPr>
          <w:tab/>
        </w:r>
        <w:r w:rsidR="00A3095E">
          <w:rPr>
            <w:noProof/>
            <w:webHidden/>
          </w:rPr>
          <w:fldChar w:fldCharType="begin"/>
        </w:r>
        <w:r w:rsidR="00A3095E">
          <w:rPr>
            <w:noProof/>
            <w:webHidden/>
          </w:rPr>
          <w:instrText xml:space="preserve"> PAGEREF _Toc362453127 \h </w:instrText>
        </w:r>
        <w:r w:rsidR="00A3095E">
          <w:rPr>
            <w:noProof/>
            <w:webHidden/>
          </w:rPr>
        </w:r>
        <w:r w:rsidR="00A3095E">
          <w:rPr>
            <w:noProof/>
            <w:webHidden/>
          </w:rPr>
          <w:fldChar w:fldCharType="separate"/>
        </w:r>
        <w:r w:rsidR="00A3095E">
          <w:rPr>
            <w:noProof/>
            <w:webHidden/>
          </w:rPr>
          <w:t>37</w:t>
        </w:r>
        <w:r w:rsidR="00A3095E">
          <w:rPr>
            <w:noProof/>
            <w:webHidden/>
          </w:rPr>
          <w:fldChar w:fldCharType="end"/>
        </w:r>
      </w:hyperlink>
    </w:p>
    <w:p w14:paraId="235B513C" w14:textId="77777777" w:rsidR="00A3095E" w:rsidRDefault="00B900F3">
      <w:pPr>
        <w:pStyle w:val="TOC2"/>
        <w:tabs>
          <w:tab w:val="left" w:pos="800"/>
          <w:tab w:val="right" w:leader="dot" w:pos="8630"/>
        </w:tabs>
        <w:rPr>
          <w:rFonts w:asciiTheme="minorHAnsi" w:eastAsiaTheme="minorEastAsia" w:hAnsiTheme="minorHAnsi" w:cstheme="minorBidi"/>
          <w:noProof/>
          <w:sz w:val="22"/>
          <w:szCs w:val="22"/>
        </w:rPr>
      </w:pPr>
      <w:hyperlink w:anchor="_Toc362453128" w:history="1">
        <w:r w:rsidR="00A3095E" w:rsidRPr="003D50BB">
          <w:rPr>
            <w:rStyle w:val="Hyperlink"/>
            <w:noProof/>
          </w:rPr>
          <w:t>6.2</w:t>
        </w:r>
        <w:r w:rsidR="00A3095E">
          <w:rPr>
            <w:rFonts w:asciiTheme="minorHAnsi" w:eastAsiaTheme="minorEastAsia" w:hAnsiTheme="minorHAnsi" w:cstheme="minorBidi"/>
            <w:noProof/>
            <w:sz w:val="22"/>
            <w:szCs w:val="22"/>
          </w:rPr>
          <w:tab/>
        </w:r>
        <w:r w:rsidR="00A3095E" w:rsidRPr="003D50BB">
          <w:rPr>
            <w:rStyle w:val="Hyperlink"/>
            <w:noProof/>
          </w:rPr>
          <w:t>The DFDL Annotation Elements</w:t>
        </w:r>
        <w:r w:rsidR="00A3095E">
          <w:rPr>
            <w:noProof/>
            <w:webHidden/>
          </w:rPr>
          <w:tab/>
        </w:r>
        <w:r w:rsidR="00A3095E">
          <w:rPr>
            <w:noProof/>
            <w:webHidden/>
          </w:rPr>
          <w:fldChar w:fldCharType="begin"/>
        </w:r>
        <w:r w:rsidR="00A3095E">
          <w:rPr>
            <w:noProof/>
            <w:webHidden/>
          </w:rPr>
          <w:instrText xml:space="preserve"> PAGEREF _Toc362453128 \h </w:instrText>
        </w:r>
        <w:r w:rsidR="00A3095E">
          <w:rPr>
            <w:noProof/>
            <w:webHidden/>
          </w:rPr>
        </w:r>
        <w:r w:rsidR="00A3095E">
          <w:rPr>
            <w:noProof/>
            <w:webHidden/>
          </w:rPr>
          <w:fldChar w:fldCharType="separate"/>
        </w:r>
        <w:r w:rsidR="00A3095E">
          <w:rPr>
            <w:noProof/>
            <w:webHidden/>
          </w:rPr>
          <w:t>37</w:t>
        </w:r>
        <w:r w:rsidR="00A3095E">
          <w:rPr>
            <w:noProof/>
            <w:webHidden/>
          </w:rPr>
          <w:fldChar w:fldCharType="end"/>
        </w:r>
      </w:hyperlink>
    </w:p>
    <w:p w14:paraId="01483475" w14:textId="77777777" w:rsidR="00A3095E" w:rsidRDefault="00B900F3">
      <w:pPr>
        <w:pStyle w:val="TOC2"/>
        <w:tabs>
          <w:tab w:val="left" w:pos="800"/>
          <w:tab w:val="right" w:leader="dot" w:pos="8630"/>
        </w:tabs>
        <w:rPr>
          <w:rFonts w:asciiTheme="minorHAnsi" w:eastAsiaTheme="minorEastAsia" w:hAnsiTheme="minorHAnsi" w:cstheme="minorBidi"/>
          <w:noProof/>
          <w:sz w:val="22"/>
          <w:szCs w:val="22"/>
        </w:rPr>
      </w:pPr>
      <w:hyperlink w:anchor="_Toc362453129" w:history="1">
        <w:r w:rsidR="00A3095E" w:rsidRPr="003D50BB">
          <w:rPr>
            <w:rStyle w:val="Hyperlink"/>
            <w:noProof/>
          </w:rPr>
          <w:t>6.3</w:t>
        </w:r>
        <w:r w:rsidR="00A3095E">
          <w:rPr>
            <w:rFonts w:asciiTheme="minorHAnsi" w:eastAsiaTheme="minorEastAsia" w:hAnsiTheme="minorHAnsi" w:cstheme="minorBidi"/>
            <w:noProof/>
            <w:sz w:val="22"/>
            <w:szCs w:val="22"/>
          </w:rPr>
          <w:tab/>
        </w:r>
        <w:r w:rsidR="00A3095E" w:rsidRPr="003D50BB">
          <w:rPr>
            <w:rStyle w:val="Hyperlink"/>
            <w:noProof/>
          </w:rPr>
          <w:t>DFDL Properties</w:t>
        </w:r>
        <w:r w:rsidR="00A3095E">
          <w:rPr>
            <w:noProof/>
            <w:webHidden/>
          </w:rPr>
          <w:tab/>
        </w:r>
        <w:r w:rsidR="00A3095E">
          <w:rPr>
            <w:noProof/>
            <w:webHidden/>
          </w:rPr>
          <w:fldChar w:fldCharType="begin"/>
        </w:r>
        <w:r w:rsidR="00A3095E">
          <w:rPr>
            <w:noProof/>
            <w:webHidden/>
          </w:rPr>
          <w:instrText xml:space="preserve"> PAGEREF _Toc362453129 \h </w:instrText>
        </w:r>
        <w:r w:rsidR="00A3095E">
          <w:rPr>
            <w:noProof/>
            <w:webHidden/>
          </w:rPr>
        </w:r>
        <w:r w:rsidR="00A3095E">
          <w:rPr>
            <w:noProof/>
            <w:webHidden/>
          </w:rPr>
          <w:fldChar w:fldCharType="separate"/>
        </w:r>
        <w:r w:rsidR="00A3095E">
          <w:rPr>
            <w:noProof/>
            <w:webHidden/>
          </w:rPr>
          <w:t>39</w:t>
        </w:r>
        <w:r w:rsidR="00A3095E">
          <w:rPr>
            <w:noProof/>
            <w:webHidden/>
          </w:rPr>
          <w:fldChar w:fldCharType="end"/>
        </w:r>
      </w:hyperlink>
    </w:p>
    <w:p w14:paraId="4A110ED2" w14:textId="77777777" w:rsidR="00A3095E" w:rsidRDefault="00B900F3">
      <w:pPr>
        <w:pStyle w:val="TOC3"/>
        <w:tabs>
          <w:tab w:val="left" w:pos="1200"/>
          <w:tab w:val="right" w:leader="dot" w:pos="8630"/>
        </w:tabs>
        <w:rPr>
          <w:rFonts w:asciiTheme="minorHAnsi" w:eastAsiaTheme="minorEastAsia" w:hAnsiTheme="minorHAnsi" w:cstheme="minorBidi"/>
          <w:noProof/>
          <w:sz w:val="22"/>
          <w:szCs w:val="22"/>
        </w:rPr>
      </w:pPr>
      <w:hyperlink w:anchor="_Toc362453130" w:history="1">
        <w:r w:rsidR="00A3095E" w:rsidRPr="003D50BB">
          <w:rPr>
            <w:rStyle w:val="Hyperlink"/>
            <w:noProof/>
          </w:rPr>
          <w:t>6.3.1</w:t>
        </w:r>
        <w:r w:rsidR="00A3095E">
          <w:rPr>
            <w:rFonts w:asciiTheme="minorHAnsi" w:eastAsiaTheme="minorEastAsia" w:hAnsiTheme="minorHAnsi" w:cstheme="minorBidi"/>
            <w:noProof/>
            <w:sz w:val="22"/>
            <w:szCs w:val="22"/>
          </w:rPr>
          <w:tab/>
        </w:r>
        <w:r w:rsidR="00A3095E" w:rsidRPr="003D50BB">
          <w:rPr>
            <w:rStyle w:val="Hyperlink"/>
            <w:noProof/>
          </w:rPr>
          <w:t>DFDL String Literals</w:t>
        </w:r>
        <w:r w:rsidR="00A3095E">
          <w:rPr>
            <w:noProof/>
            <w:webHidden/>
          </w:rPr>
          <w:tab/>
        </w:r>
        <w:r w:rsidR="00A3095E">
          <w:rPr>
            <w:noProof/>
            <w:webHidden/>
          </w:rPr>
          <w:fldChar w:fldCharType="begin"/>
        </w:r>
        <w:r w:rsidR="00A3095E">
          <w:rPr>
            <w:noProof/>
            <w:webHidden/>
          </w:rPr>
          <w:instrText xml:space="preserve"> PAGEREF _Toc362453130 \h </w:instrText>
        </w:r>
        <w:r w:rsidR="00A3095E">
          <w:rPr>
            <w:noProof/>
            <w:webHidden/>
          </w:rPr>
        </w:r>
        <w:r w:rsidR="00A3095E">
          <w:rPr>
            <w:noProof/>
            <w:webHidden/>
          </w:rPr>
          <w:fldChar w:fldCharType="separate"/>
        </w:r>
        <w:r w:rsidR="00A3095E">
          <w:rPr>
            <w:noProof/>
            <w:webHidden/>
          </w:rPr>
          <w:t>39</w:t>
        </w:r>
        <w:r w:rsidR="00A3095E">
          <w:rPr>
            <w:noProof/>
            <w:webHidden/>
          </w:rPr>
          <w:fldChar w:fldCharType="end"/>
        </w:r>
      </w:hyperlink>
    </w:p>
    <w:p w14:paraId="0B726F7A" w14:textId="77777777" w:rsidR="00A3095E" w:rsidRDefault="00B900F3">
      <w:pPr>
        <w:pStyle w:val="TOC3"/>
        <w:tabs>
          <w:tab w:val="left" w:pos="1200"/>
          <w:tab w:val="right" w:leader="dot" w:pos="8630"/>
        </w:tabs>
        <w:rPr>
          <w:rFonts w:asciiTheme="minorHAnsi" w:eastAsiaTheme="minorEastAsia" w:hAnsiTheme="minorHAnsi" w:cstheme="minorBidi"/>
          <w:noProof/>
          <w:sz w:val="22"/>
          <w:szCs w:val="22"/>
        </w:rPr>
      </w:pPr>
      <w:hyperlink w:anchor="_Toc362453133" w:history="1">
        <w:r w:rsidR="00A3095E" w:rsidRPr="003D50BB">
          <w:rPr>
            <w:rStyle w:val="Hyperlink"/>
            <w:noProof/>
          </w:rPr>
          <w:t>6.3.2</w:t>
        </w:r>
        <w:r w:rsidR="00A3095E">
          <w:rPr>
            <w:rFonts w:asciiTheme="minorHAnsi" w:eastAsiaTheme="minorEastAsia" w:hAnsiTheme="minorHAnsi" w:cstheme="minorBidi"/>
            <w:noProof/>
            <w:sz w:val="22"/>
            <w:szCs w:val="22"/>
          </w:rPr>
          <w:tab/>
        </w:r>
        <w:r w:rsidR="00A3095E" w:rsidRPr="003D50BB">
          <w:rPr>
            <w:rStyle w:val="Hyperlink"/>
            <w:noProof/>
          </w:rPr>
          <w:t>DFDL Expressions</w:t>
        </w:r>
        <w:r w:rsidR="00A3095E">
          <w:rPr>
            <w:noProof/>
            <w:webHidden/>
          </w:rPr>
          <w:tab/>
        </w:r>
        <w:r w:rsidR="00A3095E">
          <w:rPr>
            <w:noProof/>
            <w:webHidden/>
          </w:rPr>
          <w:fldChar w:fldCharType="begin"/>
        </w:r>
        <w:r w:rsidR="00A3095E">
          <w:rPr>
            <w:noProof/>
            <w:webHidden/>
          </w:rPr>
          <w:instrText xml:space="preserve"> PAGEREF _Toc362453133 \h </w:instrText>
        </w:r>
        <w:r w:rsidR="00A3095E">
          <w:rPr>
            <w:noProof/>
            <w:webHidden/>
          </w:rPr>
        </w:r>
        <w:r w:rsidR="00A3095E">
          <w:rPr>
            <w:noProof/>
            <w:webHidden/>
          </w:rPr>
          <w:fldChar w:fldCharType="separate"/>
        </w:r>
        <w:r w:rsidR="00A3095E">
          <w:rPr>
            <w:noProof/>
            <w:webHidden/>
          </w:rPr>
          <w:t>44</w:t>
        </w:r>
        <w:r w:rsidR="00A3095E">
          <w:rPr>
            <w:noProof/>
            <w:webHidden/>
          </w:rPr>
          <w:fldChar w:fldCharType="end"/>
        </w:r>
      </w:hyperlink>
    </w:p>
    <w:p w14:paraId="402B4A73" w14:textId="77777777" w:rsidR="00A3095E" w:rsidRDefault="00B900F3">
      <w:pPr>
        <w:pStyle w:val="TOC3"/>
        <w:tabs>
          <w:tab w:val="left" w:pos="1200"/>
          <w:tab w:val="right" w:leader="dot" w:pos="8630"/>
        </w:tabs>
        <w:rPr>
          <w:rFonts w:asciiTheme="minorHAnsi" w:eastAsiaTheme="minorEastAsia" w:hAnsiTheme="minorHAnsi" w:cstheme="minorBidi"/>
          <w:noProof/>
          <w:sz w:val="22"/>
          <w:szCs w:val="22"/>
        </w:rPr>
      </w:pPr>
      <w:hyperlink w:anchor="_Toc362453134" w:history="1">
        <w:r w:rsidR="00A3095E" w:rsidRPr="003D50BB">
          <w:rPr>
            <w:rStyle w:val="Hyperlink"/>
            <w:noProof/>
          </w:rPr>
          <w:t>6.3.3</w:t>
        </w:r>
        <w:r w:rsidR="00A3095E">
          <w:rPr>
            <w:rFonts w:asciiTheme="minorHAnsi" w:eastAsiaTheme="minorEastAsia" w:hAnsiTheme="minorHAnsi" w:cstheme="minorBidi"/>
            <w:noProof/>
            <w:sz w:val="22"/>
            <w:szCs w:val="22"/>
          </w:rPr>
          <w:tab/>
        </w:r>
        <w:r w:rsidR="00A3095E" w:rsidRPr="003D50BB">
          <w:rPr>
            <w:rStyle w:val="Hyperlink"/>
            <w:noProof/>
          </w:rPr>
          <w:t>DFDL Regular Expressions</w:t>
        </w:r>
        <w:r w:rsidR="00A3095E">
          <w:rPr>
            <w:noProof/>
            <w:webHidden/>
          </w:rPr>
          <w:tab/>
        </w:r>
        <w:r w:rsidR="00A3095E">
          <w:rPr>
            <w:noProof/>
            <w:webHidden/>
          </w:rPr>
          <w:fldChar w:fldCharType="begin"/>
        </w:r>
        <w:r w:rsidR="00A3095E">
          <w:rPr>
            <w:noProof/>
            <w:webHidden/>
          </w:rPr>
          <w:instrText xml:space="preserve"> PAGEREF _Toc362453134 \h </w:instrText>
        </w:r>
        <w:r w:rsidR="00A3095E">
          <w:rPr>
            <w:noProof/>
            <w:webHidden/>
          </w:rPr>
        </w:r>
        <w:r w:rsidR="00A3095E">
          <w:rPr>
            <w:noProof/>
            <w:webHidden/>
          </w:rPr>
          <w:fldChar w:fldCharType="separate"/>
        </w:r>
        <w:r w:rsidR="00A3095E">
          <w:rPr>
            <w:noProof/>
            <w:webHidden/>
          </w:rPr>
          <w:t>44</w:t>
        </w:r>
        <w:r w:rsidR="00A3095E">
          <w:rPr>
            <w:noProof/>
            <w:webHidden/>
          </w:rPr>
          <w:fldChar w:fldCharType="end"/>
        </w:r>
      </w:hyperlink>
    </w:p>
    <w:p w14:paraId="57D40148" w14:textId="77777777" w:rsidR="00A3095E" w:rsidRDefault="00B900F3">
      <w:pPr>
        <w:pStyle w:val="TOC3"/>
        <w:tabs>
          <w:tab w:val="left" w:pos="1200"/>
          <w:tab w:val="right" w:leader="dot" w:pos="8630"/>
        </w:tabs>
        <w:rPr>
          <w:rFonts w:asciiTheme="minorHAnsi" w:eastAsiaTheme="minorEastAsia" w:hAnsiTheme="minorHAnsi" w:cstheme="minorBidi"/>
          <w:noProof/>
          <w:sz w:val="22"/>
          <w:szCs w:val="22"/>
        </w:rPr>
      </w:pPr>
      <w:hyperlink w:anchor="_Toc362453136" w:history="1">
        <w:r w:rsidR="00A3095E" w:rsidRPr="003D50BB">
          <w:rPr>
            <w:rStyle w:val="Hyperlink"/>
            <w:noProof/>
          </w:rPr>
          <w:t>6.3.4</w:t>
        </w:r>
        <w:r w:rsidR="00A3095E">
          <w:rPr>
            <w:rFonts w:asciiTheme="minorHAnsi" w:eastAsiaTheme="minorEastAsia" w:hAnsiTheme="minorHAnsi" w:cstheme="minorBidi"/>
            <w:noProof/>
            <w:sz w:val="22"/>
            <w:szCs w:val="22"/>
          </w:rPr>
          <w:tab/>
        </w:r>
        <w:r w:rsidR="00A3095E" w:rsidRPr="003D50BB">
          <w:rPr>
            <w:rStyle w:val="Hyperlink"/>
            <w:noProof/>
          </w:rPr>
          <w:t>Enumerations in DFDL</w:t>
        </w:r>
        <w:r w:rsidR="00A3095E">
          <w:rPr>
            <w:noProof/>
            <w:webHidden/>
          </w:rPr>
          <w:tab/>
        </w:r>
        <w:r w:rsidR="00A3095E">
          <w:rPr>
            <w:noProof/>
            <w:webHidden/>
          </w:rPr>
          <w:fldChar w:fldCharType="begin"/>
        </w:r>
        <w:r w:rsidR="00A3095E">
          <w:rPr>
            <w:noProof/>
            <w:webHidden/>
          </w:rPr>
          <w:instrText xml:space="preserve"> PAGEREF _Toc362453136 \h </w:instrText>
        </w:r>
        <w:r w:rsidR="00A3095E">
          <w:rPr>
            <w:noProof/>
            <w:webHidden/>
          </w:rPr>
        </w:r>
        <w:r w:rsidR="00A3095E">
          <w:rPr>
            <w:noProof/>
            <w:webHidden/>
          </w:rPr>
          <w:fldChar w:fldCharType="separate"/>
        </w:r>
        <w:r w:rsidR="00A3095E">
          <w:rPr>
            <w:noProof/>
            <w:webHidden/>
          </w:rPr>
          <w:t>44</w:t>
        </w:r>
        <w:r w:rsidR="00A3095E">
          <w:rPr>
            <w:noProof/>
            <w:webHidden/>
          </w:rPr>
          <w:fldChar w:fldCharType="end"/>
        </w:r>
      </w:hyperlink>
    </w:p>
    <w:p w14:paraId="7B420962" w14:textId="77777777" w:rsidR="00A3095E" w:rsidRDefault="00B900F3">
      <w:pPr>
        <w:pStyle w:val="TOC1"/>
        <w:tabs>
          <w:tab w:val="left" w:pos="400"/>
          <w:tab w:val="right" w:leader="dot" w:pos="8630"/>
        </w:tabs>
        <w:rPr>
          <w:rFonts w:asciiTheme="minorHAnsi" w:eastAsiaTheme="minorEastAsia" w:hAnsiTheme="minorHAnsi" w:cstheme="minorBidi"/>
          <w:noProof/>
          <w:sz w:val="22"/>
          <w:szCs w:val="22"/>
        </w:rPr>
      </w:pPr>
      <w:hyperlink w:anchor="_Toc362453137" w:history="1">
        <w:r w:rsidR="00A3095E" w:rsidRPr="003D50BB">
          <w:rPr>
            <w:rStyle w:val="Hyperlink"/>
            <w:noProof/>
          </w:rPr>
          <w:t>7.</w:t>
        </w:r>
        <w:r w:rsidR="00A3095E">
          <w:rPr>
            <w:rFonts w:asciiTheme="minorHAnsi" w:eastAsiaTheme="minorEastAsia" w:hAnsiTheme="minorHAnsi" w:cstheme="minorBidi"/>
            <w:noProof/>
            <w:sz w:val="22"/>
            <w:szCs w:val="22"/>
          </w:rPr>
          <w:tab/>
        </w:r>
        <w:r w:rsidR="00A3095E" w:rsidRPr="003D50BB">
          <w:rPr>
            <w:rStyle w:val="Hyperlink"/>
            <w:noProof/>
          </w:rPr>
          <w:t>Syntax of DFDL Annotation Elements</w:t>
        </w:r>
        <w:r w:rsidR="00A3095E">
          <w:rPr>
            <w:noProof/>
            <w:webHidden/>
          </w:rPr>
          <w:tab/>
        </w:r>
        <w:r w:rsidR="00A3095E">
          <w:rPr>
            <w:noProof/>
            <w:webHidden/>
          </w:rPr>
          <w:fldChar w:fldCharType="begin"/>
        </w:r>
        <w:r w:rsidR="00A3095E">
          <w:rPr>
            <w:noProof/>
            <w:webHidden/>
          </w:rPr>
          <w:instrText xml:space="preserve"> PAGEREF _Toc362453137 \h </w:instrText>
        </w:r>
        <w:r w:rsidR="00A3095E">
          <w:rPr>
            <w:noProof/>
            <w:webHidden/>
          </w:rPr>
        </w:r>
        <w:r w:rsidR="00A3095E">
          <w:rPr>
            <w:noProof/>
            <w:webHidden/>
          </w:rPr>
          <w:fldChar w:fldCharType="separate"/>
        </w:r>
        <w:r w:rsidR="00A3095E">
          <w:rPr>
            <w:noProof/>
            <w:webHidden/>
          </w:rPr>
          <w:t>45</w:t>
        </w:r>
        <w:r w:rsidR="00A3095E">
          <w:rPr>
            <w:noProof/>
            <w:webHidden/>
          </w:rPr>
          <w:fldChar w:fldCharType="end"/>
        </w:r>
      </w:hyperlink>
    </w:p>
    <w:p w14:paraId="2F6EF9D3" w14:textId="77777777" w:rsidR="00A3095E" w:rsidRDefault="00B900F3">
      <w:pPr>
        <w:pStyle w:val="TOC2"/>
        <w:tabs>
          <w:tab w:val="left" w:pos="800"/>
          <w:tab w:val="right" w:leader="dot" w:pos="8630"/>
        </w:tabs>
        <w:rPr>
          <w:rFonts w:asciiTheme="minorHAnsi" w:eastAsiaTheme="minorEastAsia" w:hAnsiTheme="minorHAnsi" w:cstheme="minorBidi"/>
          <w:noProof/>
          <w:sz w:val="22"/>
          <w:szCs w:val="22"/>
        </w:rPr>
      </w:pPr>
      <w:hyperlink w:anchor="_Toc362453138" w:history="1">
        <w:r w:rsidR="00A3095E" w:rsidRPr="003D50BB">
          <w:rPr>
            <w:rStyle w:val="Hyperlink"/>
            <w:noProof/>
          </w:rPr>
          <w:t>7.1</w:t>
        </w:r>
        <w:r w:rsidR="00A3095E">
          <w:rPr>
            <w:rFonts w:asciiTheme="minorHAnsi" w:eastAsiaTheme="minorEastAsia" w:hAnsiTheme="minorHAnsi" w:cstheme="minorBidi"/>
            <w:noProof/>
            <w:sz w:val="22"/>
            <w:szCs w:val="22"/>
          </w:rPr>
          <w:tab/>
        </w:r>
        <w:r w:rsidR="00A3095E" w:rsidRPr="003D50BB">
          <w:rPr>
            <w:rStyle w:val="Hyperlink"/>
            <w:noProof/>
          </w:rPr>
          <w:t>Component Format Annotations</w:t>
        </w:r>
        <w:r w:rsidR="00A3095E">
          <w:rPr>
            <w:noProof/>
            <w:webHidden/>
          </w:rPr>
          <w:tab/>
        </w:r>
        <w:r w:rsidR="00A3095E">
          <w:rPr>
            <w:noProof/>
            <w:webHidden/>
          </w:rPr>
          <w:fldChar w:fldCharType="begin"/>
        </w:r>
        <w:r w:rsidR="00A3095E">
          <w:rPr>
            <w:noProof/>
            <w:webHidden/>
          </w:rPr>
          <w:instrText xml:space="preserve"> PAGEREF _Toc362453138 \h </w:instrText>
        </w:r>
        <w:r w:rsidR="00A3095E">
          <w:rPr>
            <w:noProof/>
            <w:webHidden/>
          </w:rPr>
        </w:r>
        <w:r w:rsidR="00A3095E">
          <w:rPr>
            <w:noProof/>
            <w:webHidden/>
          </w:rPr>
          <w:fldChar w:fldCharType="separate"/>
        </w:r>
        <w:r w:rsidR="00A3095E">
          <w:rPr>
            <w:noProof/>
            <w:webHidden/>
          </w:rPr>
          <w:t>45</w:t>
        </w:r>
        <w:r w:rsidR="00A3095E">
          <w:rPr>
            <w:noProof/>
            <w:webHidden/>
          </w:rPr>
          <w:fldChar w:fldCharType="end"/>
        </w:r>
      </w:hyperlink>
    </w:p>
    <w:p w14:paraId="4F72EBFE" w14:textId="77777777" w:rsidR="00A3095E" w:rsidRDefault="00B900F3">
      <w:pPr>
        <w:pStyle w:val="TOC3"/>
        <w:tabs>
          <w:tab w:val="left" w:pos="1200"/>
          <w:tab w:val="right" w:leader="dot" w:pos="8630"/>
        </w:tabs>
        <w:rPr>
          <w:rFonts w:asciiTheme="minorHAnsi" w:eastAsiaTheme="minorEastAsia" w:hAnsiTheme="minorHAnsi" w:cstheme="minorBidi"/>
          <w:noProof/>
          <w:sz w:val="22"/>
          <w:szCs w:val="22"/>
        </w:rPr>
      </w:pPr>
      <w:hyperlink w:anchor="_Toc362453139" w:history="1">
        <w:r w:rsidR="00A3095E" w:rsidRPr="003D50BB">
          <w:rPr>
            <w:rStyle w:val="Hyperlink"/>
            <w:noProof/>
          </w:rPr>
          <w:t>7.1.1</w:t>
        </w:r>
        <w:r w:rsidR="00A3095E">
          <w:rPr>
            <w:rFonts w:asciiTheme="minorHAnsi" w:eastAsiaTheme="minorEastAsia" w:hAnsiTheme="minorHAnsi" w:cstheme="minorBidi"/>
            <w:noProof/>
            <w:sz w:val="22"/>
            <w:szCs w:val="22"/>
          </w:rPr>
          <w:tab/>
        </w:r>
        <w:r w:rsidR="00A3095E" w:rsidRPr="003D50BB">
          <w:rPr>
            <w:rStyle w:val="Hyperlink"/>
            <w:noProof/>
          </w:rPr>
          <w:t>Syntax of Component Format Annotations</w:t>
        </w:r>
        <w:r w:rsidR="00A3095E">
          <w:rPr>
            <w:noProof/>
            <w:webHidden/>
          </w:rPr>
          <w:tab/>
        </w:r>
        <w:r w:rsidR="00A3095E">
          <w:rPr>
            <w:noProof/>
            <w:webHidden/>
          </w:rPr>
          <w:fldChar w:fldCharType="begin"/>
        </w:r>
        <w:r w:rsidR="00A3095E">
          <w:rPr>
            <w:noProof/>
            <w:webHidden/>
          </w:rPr>
          <w:instrText xml:space="preserve"> PAGEREF _Toc362453139 \h </w:instrText>
        </w:r>
        <w:r w:rsidR="00A3095E">
          <w:rPr>
            <w:noProof/>
            <w:webHidden/>
          </w:rPr>
        </w:r>
        <w:r w:rsidR="00A3095E">
          <w:rPr>
            <w:noProof/>
            <w:webHidden/>
          </w:rPr>
          <w:fldChar w:fldCharType="separate"/>
        </w:r>
        <w:r w:rsidR="00A3095E">
          <w:rPr>
            <w:noProof/>
            <w:webHidden/>
          </w:rPr>
          <w:t>46</w:t>
        </w:r>
        <w:r w:rsidR="00A3095E">
          <w:rPr>
            <w:noProof/>
            <w:webHidden/>
          </w:rPr>
          <w:fldChar w:fldCharType="end"/>
        </w:r>
      </w:hyperlink>
    </w:p>
    <w:p w14:paraId="06D44F09" w14:textId="77777777" w:rsidR="00A3095E" w:rsidRDefault="00B900F3">
      <w:pPr>
        <w:pStyle w:val="TOC3"/>
        <w:tabs>
          <w:tab w:val="left" w:pos="1200"/>
          <w:tab w:val="right" w:leader="dot" w:pos="8630"/>
        </w:tabs>
        <w:rPr>
          <w:rFonts w:asciiTheme="minorHAnsi" w:eastAsiaTheme="minorEastAsia" w:hAnsiTheme="minorHAnsi" w:cstheme="minorBidi"/>
          <w:noProof/>
          <w:sz w:val="22"/>
          <w:szCs w:val="22"/>
        </w:rPr>
      </w:pPr>
      <w:hyperlink w:anchor="_Toc362453157" w:history="1">
        <w:r w:rsidR="00A3095E" w:rsidRPr="003D50BB">
          <w:rPr>
            <w:rStyle w:val="Hyperlink"/>
            <w:noProof/>
          </w:rPr>
          <w:t>7.1.2</w:t>
        </w:r>
        <w:r w:rsidR="00A3095E">
          <w:rPr>
            <w:rFonts w:asciiTheme="minorHAnsi" w:eastAsiaTheme="minorEastAsia" w:hAnsiTheme="minorHAnsi" w:cstheme="minorBidi"/>
            <w:noProof/>
            <w:sz w:val="22"/>
            <w:szCs w:val="22"/>
          </w:rPr>
          <w:tab/>
        </w:r>
        <w:r w:rsidR="00A3095E" w:rsidRPr="003D50BB">
          <w:rPr>
            <w:rStyle w:val="Hyperlink"/>
            <w:noProof/>
          </w:rPr>
          <w:t>Ref Property</w:t>
        </w:r>
        <w:r w:rsidR="00A3095E">
          <w:rPr>
            <w:noProof/>
            <w:webHidden/>
          </w:rPr>
          <w:tab/>
        </w:r>
        <w:r w:rsidR="00A3095E">
          <w:rPr>
            <w:noProof/>
            <w:webHidden/>
          </w:rPr>
          <w:fldChar w:fldCharType="begin"/>
        </w:r>
        <w:r w:rsidR="00A3095E">
          <w:rPr>
            <w:noProof/>
            <w:webHidden/>
          </w:rPr>
          <w:instrText xml:space="preserve"> PAGEREF _Toc362453157 \h </w:instrText>
        </w:r>
        <w:r w:rsidR="00A3095E">
          <w:rPr>
            <w:noProof/>
            <w:webHidden/>
          </w:rPr>
        </w:r>
        <w:r w:rsidR="00A3095E">
          <w:rPr>
            <w:noProof/>
            <w:webHidden/>
          </w:rPr>
          <w:fldChar w:fldCharType="separate"/>
        </w:r>
        <w:r w:rsidR="00A3095E">
          <w:rPr>
            <w:noProof/>
            <w:webHidden/>
          </w:rPr>
          <w:t>46</w:t>
        </w:r>
        <w:r w:rsidR="00A3095E">
          <w:rPr>
            <w:noProof/>
            <w:webHidden/>
          </w:rPr>
          <w:fldChar w:fldCharType="end"/>
        </w:r>
      </w:hyperlink>
    </w:p>
    <w:p w14:paraId="19E8C4FE" w14:textId="77777777" w:rsidR="00A3095E" w:rsidRDefault="00B900F3">
      <w:pPr>
        <w:pStyle w:val="TOC3"/>
        <w:tabs>
          <w:tab w:val="left" w:pos="1200"/>
          <w:tab w:val="right" w:leader="dot" w:pos="8630"/>
        </w:tabs>
        <w:rPr>
          <w:rFonts w:asciiTheme="minorHAnsi" w:eastAsiaTheme="minorEastAsia" w:hAnsiTheme="minorHAnsi" w:cstheme="minorBidi"/>
          <w:noProof/>
          <w:sz w:val="22"/>
          <w:szCs w:val="22"/>
        </w:rPr>
      </w:pPr>
      <w:hyperlink w:anchor="_Toc362453159" w:history="1">
        <w:r w:rsidR="00A3095E" w:rsidRPr="003D50BB">
          <w:rPr>
            <w:rStyle w:val="Hyperlink"/>
            <w:noProof/>
          </w:rPr>
          <w:t>7.1.3</w:t>
        </w:r>
        <w:r w:rsidR="00A3095E">
          <w:rPr>
            <w:rFonts w:asciiTheme="minorHAnsi" w:eastAsiaTheme="minorEastAsia" w:hAnsiTheme="minorHAnsi" w:cstheme="minorBidi"/>
            <w:noProof/>
            <w:sz w:val="22"/>
            <w:szCs w:val="22"/>
          </w:rPr>
          <w:tab/>
        </w:r>
        <w:r w:rsidR="00A3095E" w:rsidRPr="003D50BB">
          <w:rPr>
            <w:rStyle w:val="Hyperlink"/>
            <w:noProof/>
          </w:rPr>
          <w:t>Property Binding Syntax</w:t>
        </w:r>
        <w:r w:rsidR="00A3095E">
          <w:rPr>
            <w:noProof/>
            <w:webHidden/>
          </w:rPr>
          <w:tab/>
        </w:r>
        <w:r w:rsidR="00A3095E">
          <w:rPr>
            <w:noProof/>
            <w:webHidden/>
          </w:rPr>
          <w:fldChar w:fldCharType="begin"/>
        </w:r>
        <w:r w:rsidR="00A3095E">
          <w:rPr>
            <w:noProof/>
            <w:webHidden/>
          </w:rPr>
          <w:instrText xml:space="preserve"> PAGEREF _Toc362453159 \h </w:instrText>
        </w:r>
        <w:r w:rsidR="00A3095E">
          <w:rPr>
            <w:noProof/>
            <w:webHidden/>
          </w:rPr>
        </w:r>
        <w:r w:rsidR="00A3095E">
          <w:rPr>
            <w:noProof/>
            <w:webHidden/>
          </w:rPr>
          <w:fldChar w:fldCharType="separate"/>
        </w:r>
        <w:r w:rsidR="00A3095E">
          <w:rPr>
            <w:noProof/>
            <w:webHidden/>
          </w:rPr>
          <w:t>46</w:t>
        </w:r>
        <w:r w:rsidR="00A3095E">
          <w:rPr>
            <w:noProof/>
            <w:webHidden/>
          </w:rPr>
          <w:fldChar w:fldCharType="end"/>
        </w:r>
      </w:hyperlink>
    </w:p>
    <w:p w14:paraId="11DA0B02" w14:textId="77777777" w:rsidR="00A3095E" w:rsidRDefault="00B900F3">
      <w:pPr>
        <w:pStyle w:val="TOC3"/>
        <w:tabs>
          <w:tab w:val="left" w:pos="1200"/>
          <w:tab w:val="right" w:leader="dot" w:pos="8630"/>
        </w:tabs>
        <w:rPr>
          <w:rFonts w:asciiTheme="minorHAnsi" w:eastAsiaTheme="minorEastAsia" w:hAnsiTheme="minorHAnsi" w:cstheme="minorBidi"/>
          <w:noProof/>
          <w:sz w:val="22"/>
          <w:szCs w:val="22"/>
        </w:rPr>
      </w:pPr>
      <w:hyperlink w:anchor="_Toc362453161" w:history="1">
        <w:r w:rsidR="00A3095E" w:rsidRPr="003D50BB">
          <w:rPr>
            <w:rStyle w:val="Hyperlink"/>
            <w:noProof/>
          </w:rPr>
          <w:t>7.1.4</w:t>
        </w:r>
        <w:r w:rsidR="00A3095E">
          <w:rPr>
            <w:rFonts w:asciiTheme="minorHAnsi" w:eastAsiaTheme="minorEastAsia" w:hAnsiTheme="minorHAnsi" w:cstheme="minorBidi"/>
            <w:noProof/>
            <w:sz w:val="22"/>
            <w:szCs w:val="22"/>
          </w:rPr>
          <w:tab/>
        </w:r>
        <w:r w:rsidR="00A3095E" w:rsidRPr="003D50BB">
          <w:rPr>
            <w:rStyle w:val="Hyperlink"/>
            <w:noProof/>
          </w:rPr>
          <w:t>Empty String as a Representation Property Value</w:t>
        </w:r>
        <w:r w:rsidR="00A3095E">
          <w:rPr>
            <w:noProof/>
            <w:webHidden/>
          </w:rPr>
          <w:tab/>
        </w:r>
        <w:r w:rsidR="00A3095E">
          <w:rPr>
            <w:noProof/>
            <w:webHidden/>
          </w:rPr>
          <w:fldChar w:fldCharType="begin"/>
        </w:r>
        <w:r w:rsidR="00A3095E">
          <w:rPr>
            <w:noProof/>
            <w:webHidden/>
          </w:rPr>
          <w:instrText xml:space="preserve"> PAGEREF _Toc362453161 \h </w:instrText>
        </w:r>
        <w:r w:rsidR="00A3095E">
          <w:rPr>
            <w:noProof/>
            <w:webHidden/>
          </w:rPr>
        </w:r>
        <w:r w:rsidR="00A3095E">
          <w:rPr>
            <w:noProof/>
            <w:webHidden/>
          </w:rPr>
          <w:fldChar w:fldCharType="separate"/>
        </w:r>
        <w:r w:rsidR="00A3095E">
          <w:rPr>
            <w:noProof/>
            <w:webHidden/>
          </w:rPr>
          <w:t>48</w:t>
        </w:r>
        <w:r w:rsidR="00A3095E">
          <w:rPr>
            <w:noProof/>
            <w:webHidden/>
          </w:rPr>
          <w:fldChar w:fldCharType="end"/>
        </w:r>
      </w:hyperlink>
    </w:p>
    <w:p w14:paraId="74E5112F" w14:textId="77777777" w:rsidR="00A3095E" w:rsidRDefault="00B900F3">
      <w:pPr>
        <w:pStyle w:val="TOC2"/>
        <w:tabs>
          <w:tab w:val="left" w:pos="800"/>
          <w:tab w:val="right" w:leader="dot" w:pos="8630"/>
        </w:tabs>
        <w:rPr>
          <w:rFonts w:asciiTheme="minorHAnsi" w:eastAsiaTheme="minorEastAsia" w:hAnsiTheme="minorHAnsi" w:cstheme="minorBidi"/>
          <w:noProof/>
          <w:sz w:val="22"/>
          <w:szCs w:val="22"/>
        </w:rPr>
      </w:pPr>
      <w:hyperlink w:anchor="_Toc362453162" w:history="1">
        <w:r w:rsidR="00A3095E" w:rsidRPr="003D50BB">
          <w:rPr>
            <w:rStyle w:val="Hyperlink"/>
            <w:noProof/>
          </w:rPr>
          <w:t>7.2</w:t>
        </w:r>
        <w:r w:rsidR="00A3095E">
          <w:rPr>
            <w:rFonts w:asciiTheme="minorHAnsi" w:eastAsiaTheme="minorEastAsia" w:hAnsiTheme="minorHAnsi" w:cstheme="minorBidi"/>
            <w:noProof/>
            <w:sz w:val="22"/>
            <w:szCs w:val="22"/>
          </w:rPr>
          <w:tab/>
        </w:r>
        <w:r w:rsidR="00A3095E" w:rsidRPr="003D50BB">
          <w:rPr>
            <w:rStyle w:val="Hyperlink"/>
            <w:noProof/>
          </w:rPr>
          <w:t>dfdl:defineFormat - Reusable Data Format Definitions</w:t>
        </w:r>
        <w:r w:rsidR="00A3095E">
          <w:rPr>
            <w:noProof/>
            <w:webHidden/>
          </w:rPr>
          <w:tab/>
        </w:r>
        <w:r w:rsidR="00A3095E">
          <w:rPr>
            <w:noProof/>
            <w:webHidden/>
          </w:rPr>
          <w:fldChar w:fldCharType="begin"/>
        </w:r>
        <w:r w:rsidR="00A3095E">
          <w:rPr>
            <w:noProof/>
            <w:webHidden/>
          </w:rPr>
          <w:instrText xml:space="preserve"> PAGEREF _Toc362453162 \h </w:instrText>
        </w:r>
        <w:r w:rsidR="00A3095E">
          <w:rPr>
            <w:noProof/>
            <w:webHidden/>
          </w:rPr>
        </w:r>
        <w:r w:rsidR="00A3095E">
          <w:rPr>
            <w:noProof/>
            <w:webHidden/>
          </w:rPr>
          <w:fldChar w:fldCharType="separate"/>
        </w:r>
        <w:r w:rsidR="00A3095E">
          <w:rPr>
            <w:noProof/>
            <w:webHidden/>
          </w:rPr>
          <w:t>48</w:t>
        </w:r>
        <w:r w:rsidR="00A3095E">
          <w:rPr>
            <w:noProof/>
            <w:webHidden/>
          </w:rPr>
          <w:fldChar w:fldCharType="end"/>
        </w:r>
      </w:hyperlink>
    </w:p>
    <w:p w14:paraId="12D12087" w14:textId="77777777" w:rsidR="00A3095E" w:rsidRDefault="00B900F3">
      <w:pPr>
        <w:pStyle w:val="TOC3"/>
        <w:tabs>
          <w:tab w:val="left" w:pos="1200"/>
          <w:tab w:val="right" w:leader="dot" w:pos="8630"/>
        </w:tabs>
        <w:rPr>
          <w:rFonts w:asciiTheme="minorHAnsi" w:eastAsiaTheme="minorEastAsia" w:hAnsiTheme="minorHAnsi" w:cstheme="minorBidi"/>
          <w:noProof/>
          <w:sz w:val="22"/>
          <w:szCs w:val="22"/>
        </w:rPr>
      </w:pPr>
      <w:hyperlink w:anchor="_Toc362453164" w:history="1">
        <w:r w:rsidR="00A3095E" w:rsidRPr="003D50BB">
          <w:rPr>
            <w:rStyle w:val="Hyperlink"/>
            <w:noProof/>
          </w:rPr>
          <w:t>7.2.1</w:t>
        </w:r>
        <w:r w:rsidR="00A3095E">
          <w:rPr>
            <w:rFonts w:asciiTheme="minorHAnsi" w:eastAsiaTheme="minorEastAsia" w:hAnsiTheme="minorHAnsi" w:cstheme="minorBidi"/>
            <w:noProof/>
            <w:sz w:val="22"/>
            <w:szCs w:val="22"/>
          </w:rPr>
          <w:tab/>
        </w:r>
        <w:r w:rsidR="00A3095E" w:rsidRPr="003D50BB">
          <w:rPr>
            <w:rStyle w:val="Hyperlink"/>
            <w:noProof/>
          </w:rPr>
          <w:t>Inheritance for dfdl:defineFormat</w:t>
        </w:r>
        <w:r w:rsidR="00A3095E">
          <w:rPr>
            <w:noProof/>
            <w:webHidden/>
          </w:rPr>
          <w:tab/>
        </w:r>
        <w:r w:rsidR="00A3095E">
          <w:rPr>
            <w:noProof/>
            <w:webHidden/>
          </w:rPr>
          <w:fldChar w:fldCharType="begin"/>
        </w:r>
        <w:r w:rsidR="00A3095E">
          <w:rPr>
            <w:noProof/>
            <w:webHidden/>
          </w:rPr>
          <w:instrText xml:space="preserve"> PAGEREF _Toc362453164 \h </w:instrText>
        </w:r>
        <w:r w:rsidR="00A3095E">
          <w:rPr>
            <w:noProof/>
            <w:webHidden/>
          </w:rPr>
        </w:r>
        <w:r w:rsidR="00A3095E">
          <w:rPr>
            <w:noProof/>
            <w:webHidden/>
          </w:rPr>
          <w:fldChar w:fldCharType="separate"/>
        </w:r>
        <w:r w:rsidR="00A3095E">
          <w:rPr>
            <w:noProof/>
            <w:webHidden/>
          </w:rPr>
          <w:t>49</w:t>
        </w:r>
        <w:r w:rsidR="00A3095E">
          <w:rPr>
            <w:noProof/>
            <w:webHidden/>
          </w:rPr>
          <w:fldChar w:fldCharType="end"/>
        </w:r>
      </w:hyperlink>
    </w:p>
    <w:p w14:paraId="7BD9969C" w14:textId="77777777" w:rsidR="00A3095E" w:rsidRDefault="00B900F3">
      <w:pPr>
        <w:pStyle w:val="TOC3"/>
        <w:tabs>
          <w:tab w:val="left" w:pos="1200"/>
          <w:tab w:val="right" w:leader="dot" w:pos="8630"/>
        </w:tabs>
        <w:rPr>
          <w:rFonts w:asciiTheme="minorHAnsi" w:eastAsiaTheme="minorEastAsia" w:hAnsiTheme="minorHAnsi" w:cstheme="minorBidi"/>
          <w:noProof/>
          <w:sz w:val="22"/>
          <w:szCs w:val="22"/>
        </w:rPr>
      </w:pPr>
      <w:hyperlink w:anchor="_Toc362453166" w:history="1">
        <w:r w:rsidR="00A3095E" w:rsidRPr="003D50BB">
          <w:rPr>
            <w:rStyle w:val="Hyperlink"/>
            <w:noProof/>
          </w:rPr>
          <w:t>7.2.2</w:t>
        </w:r>
        <w:r w:rsidR="00A3095E">
          <w:rPr>
            <w:rFonts w:asciiTheme="minorHAnsi" w:eastAsiaTheme="minorEastAsia" w:hAnsiTheme="minorHAnsi" w:cstheme="minorBidi"/>
            <w:noProof/>
            <w:sz w:val="22"/>
            <w:szCs w:val="22"/>
          </w:rPr>
          <w:tab/>
        </w:r>
        <w:r w:rsidR="00A3095E" w:rsidRPr="003D50BB">
          <w:rPr>
            <w:rStyle w:val="Hyperlink"/>
            <w:noProof/>
          </w:rPr>
          <w:t>Using/Referencing a Named Format Definition</w:t>
        </w:r>
        <w:r w:rsidR="00A3095E">
          <w:rPr>
            <w:noProof/>
            <w:webHidden/>
          </w:rPr>
          <w:tab/>
        </w:r>
        <w:r w:rsidR="00A3095E">
          <w:rPr>
            <w:noProof/>
            <w:webHidden/>
          </w:rPr>
          <w:fldChar w:fldCharType="begin"/>
        </w:r>
        <w:r w:rsidR="00A3095E">
          <w:rPr>
            <w:noProof/>
            <w:webHidden/>
          </w:rPr>
          <w:instrText xml:space="preserve"> PAGEREF _Toc362453166 \h </w:instrText>
        </w:r>
        <w:r w:rsidR="00A3095E">
          <w:rPr>
            <w:noProof/>
            <w:webHidden/>
          </w:rPr>
        </w:r>
        <w:r w:rsidR="00A3095E">
          <w:rPr>
            <w:noProof/>
            <w:webHidden/>
          </w:rPr>
          <w:fldChar w:fldCharType="separate"/>
        </w:r>
        <w:r w:rsidR="00A3095E">
          <w:rPr>
            <w:noProof/>
            <w:webHidden/>
          </w:rPr>
          <w:t>49</w:t>
        </w:r>
        <w:r w:rsidR="00A3095E">
          <w:rPr>
            <w:noProof/>
            <w:webHidden/>
          </w:rPr>
          <w:fldChar w:fldCharType="end"/>
        </w:r>
      </w:hyperlink>
    </w:p>
    <w:p w14:paraId="6573C805" w14:textId="77777777" w:rsidR="00A3095E" w:rsidRDefault="00B900F3">
      <w:pPr>
        <w:pStyle w:val="TOC2"/>
        <w:tabs>
          <w:tab w:val="left" w:pos="800"/>
          <w:tab w:val="right" w:leader="dot" w:pos="8630"/>
        </w:tabs>
        <w:rPr>
          <w:rFonts w:asciiTheme="minorHAnsi" w:eastAsiaTheme="minorEastAsia" w:hAnsiTheme="minorHAnsi" w:cstheme="minorBidi"/>
          <w:noProof/>
          <w:sz w:val="22"/>
          <w:szCs w:val="22"/>
        </w:rPr>
      </w:pPr>
      <w:hyperlink w:anchor="_Toc362453168" w:history="1">
        <w:r w:rsidR="00A3095E" w:rsidRPr="003D50BB">
          <w:rPr>
            <w:rStyle w:val="Hyperlink"/>
            <w:noProof/>
          </w:rPr>
          <w:t>7.3</w:t>
        </w:r>
        <w:r w:rsidR="00A3095E">
          <w:rPr>
            <w:rFonts w:asciiTheme="minorHAnsi" w:eastAsiaTheme="minorEastAsia" w:hAnsiTheme="minorHAnsi" w:cstheme="minorBidi"/>
            <w:noProof/>
            <w:sz w:val="22"/>
            <w:szCs w:val="22"/>
          </w:rPr>
          <w:tab/>
        </w:r>
        <w:r w:rsidR="00A3095E" w:rsidRPr="003D50BB">
          <w:rPr>
            <w:rStyle w:val="Hyperlink"/>
            <w:noProof/>
          </w:rPr>
          <w:t>The dfdl:assert Statement Annotation Element</w:t>
        </w:r>
        <w:r w:rsidR="00A3095E">
          <w:rPr>
            <w:noProof/>
            <w:webHidden/>
          </w:rPr>
          <w:tab/>
        </w:r>
        <w:r w:rsidR="00A3095E">
          <w:rPr>
            <w:noProof/>
            <w:webHidden/>
          </w:rPr>
          <w:fldChar w:fldCharType="begin"/>
        </w:r>
        <w:r w:rsidR="00A3095E">
          <w:rPr>
            <w:noProof/>
            <w:webHidden/>
          </w:rPr>
          <w:instrText xml:space="preserve"> PAGEREF _Toc362453168 \h </w:instrText>
        </w:r>
        <w:r w:rsidR="00A3095E">
          <w:rPr>
            <w:noProof/>
            <w:webHidden/>
          </w:rPr>
        </w:r>
        <w:r w:rsidR="00A3095E">
          <w:rPr>
            <w:noProof/>
            <w:webHidden/>
          </w:rPr>
          <w:fldChar w:fldCharType="separate"/>
        </w:r>
        <w:r w:rsidR="00A3095E">
          <w:rPr>
            <w:noProof/>
            <w:webHidden/>
          </w:rPr>
          <w:t>49</w:t>
        </w:r>
        <w:r w:rsidR="00A3095E">
          <w:rPr>
            <w:noProof/>
            <w:webHidden/>
          </w:rPr>
          <w:fldChar w:fldCharType="end"/>
        </w:r>
      </w:hyperlink>
    </w:p>
    <w:p w14:paraId="25CD50A5" w14:textId="77777777" w:rsidR="00A3095E" w:rsidRDefault="00B900F3">
      <w:pPr>
        <w:pStyle w:val="TOC3"/>
        <w:tabs>
          <w:tab w:val="left" w:pos="1200"/>
          <w:tab w:val="right" w:leader="dot" w:pos="8630"/>
        </w:tabs>
        <w:rPr>
          <w:rFonts w:asciiTheme="minorHAnsi" w:eastAsiaTheme="minorEastAsia" w:hAnsiTheme="minorHAnsi" w:cstheme="minorBidi"/>
          <w:noProof/>
          <w:sz w:val="22"/>
          <w:szCs w:val="22"/>
        </w:rPr>
      </w:pPr>
      <w:hyperlink w:anchor="_Toc362453171" w:history="1">
        <w:r w:rsidR="00A3095E" w:rsidRPr="003D50BB">
          <w:rPr>
            <w:rStyle w:val="Hyperlink"/>
            <w:noProof/>
          </w:rPr>
          <w:t>7.3.1</w:t>
        </w:r>
        <w:r w:rsidR="00A3095E">
          <w:rPr>
            <w:rFonts w:asciiTheme="minorHAnsi" w:eastAsiaTheme="minorEastAsia" w:hAnsiTheme="minorHAnsi" w:cstheme="minorBidi"/>
            <w:noProof/>
            <w:sz w:val="22"/>
            <w:szCs w:val="22"/>
          </w:rPr>
          <w:tab/>
        </w:r>
        <w:r w:rsidR="00A3095E" w:rsidRPr="003D50BB">
          <w:rPr>
            <w:rStyle w:val="Hyperlink"/>
            <w:noProof/>
          </w:rPr>
          <w:t>Properties for dfdl:assert</w:t>
        </w:r>
        <w:r w:rsidR="00A3095E">
          <w:rPr>
            <w:noProof/>
            <w:webHidden/>
          </w:rPr>
          <w:tab/>
        </w:r>
        <w:r w:rsidR="00A3095E">
          <w:rPr>
            <w:noProof/>
            <w:webHidden/>
          </w:rPr>
          <w:fldChar w:fldCharType="begin"/>
        </w:r>
        <w:r w:rsidR="00A3095E">
          <w:rPr>
            <w:noProof/>
            <w:webHidden/>
          </w:rPr>
          <w:instrText xml:space="preserve"> PAGEREF _Toc362453171 \h </w:instrText>
        </w:r>
        <w:r w:rsidR="00A3095E">
          <w:rPr>
            <w:noProof/>
            <w:webHidden/>
          </w:rPr>
        </w:r>
        <w:r w:rsidR="00A3095E">
          <w:rPr>
            <w:noProof/>
            <w:webHidden/>
          </w:rPr>
          <w:fldChar w:fldCharType="separate"/>
        </w:r>
        <w:r w:rsidR="00A3095E">
          <w:rPr>
            <w:noProof/>
            <w:webHidden/>
          </w:rPr>
          <w:t>49</w:t>
        </w:r>
        <w:r w:rsidR="00A3095E">
          <w:rPr>
            <w:noProof/>
            <w:webHidden/>
          </w:rPr>
          <w:fldChar w:fldCharType="end"/>
        </w:r>
      </w:hyperlink>
    </w:p>
    <w:p w14:paraId="509B81D6" w14:textId="77777777" w:rsidR="00A3095E" w:rsidRDefault="00B900F3">
      <w:pPr>
        <w:pStyle w:val="TOC3"/>
        <w:tabs>
          <w:tab w:val="left" w:pos="1200"/>
          <w:tab w:val="right" w:leader="dot" w:pos="8630"/>
        </w:tabs>
        <w:rPr>
          <w:rFonts w:asciiTheme="minorHAnsi" w:eastAsiaTheme="minorEastAsia" w:hAnsiTheme="minorHAnsi" w:cstheme="minorBidi"/>
          <w:noProof/>
          <w:sz w:val="22"/>
          <w:szCs w:val="22"/>
        </w:rPr>
      </w:pPr>
      <w:hyperlink w:anchor="_Toc362453172" w:history="1">
        <w:r w:rsidR="00A3095E" w:rsidRPr="003D50BB">
          <w:rPr>
            <w:rStyle w:val="Hyperlink"/>
            <w:noProof/>
            <w:lang w:eastAsia="en-GB"/>
          </w:rPr>
          <w:t>7.3.2</w:t>
        </w:r>
        <w:r w:rsidR="00A3095E">
          <w:rPr>
            <w:rFonts w:asciiTheme="minorHAnsi" w:eastAsiaTheme="minorEastAsia" w:hAnsiTheme="minorHAnsi" w:cstheme="minorBidi"/>
            <w:noProof/>
            <w:sz w:val="22"/>
            <w:szCs w:val="22"/>
          </w:rPr>
          <w:tab/>
        </w:r>
        <w:r w:rsidR="00A3095E" w:rsidRPr="003D50BB">
          <w:rPr>
            <w:rStyle w:val="Hyperlink"/>
            <w:noProof/>
            <w:lang w:eastAsia="en-GB"/>
          </w:rPr>
          <w:t>Controlling the Timing of Statement Evaluation</w:t>
        </w:r>
        <w:r w:rsidR="00A3095E">
          <w:rPr>
            <w:noProof/>
            <w:webHidden/>
          </w:rPr>
          <w:tab/>
        </w:r>
        <w:r w:rsidR="00A3095E">
          <w:rPr>
            <w:noProof/>
            <w:webHidden/>
          </w:rPr>
          <w:fldChar w:fldCharType="begin"/>
        </w:r>
        <w:r w:rsidR="00A3095E">
          <w:rPr>
            <w:noProof/>
            <w:webHidden/>
          </w:rPr>
          <w:instrText xml:space="preserve"> PAGEREF _Toc362453172 \h </w:instrText>
        </w:r>
        <w:r w:rsidR="00A3095E">
          <w:rPr>
            <w:noProof/>
            <w:webHidden/>
          </w:rPr>
        </w:r>
        <w:r w:rsidR="00A3095E">
          <w:rPr>
            <w:noProof/>
            <w:webHidden/>
          </w:rPr>
          <w:fldChar w:fldCharType="separate"/>
        </w:r>
        <w:r w:rsidR="00A3095E">
          <w:rPr>
            <w:noProof/>
            <w:webHidden/>
          </w:rPr>
          <w:t>50</w:t>
        </w:r>
        <w:r w:rsidR="00A3095E">
          <w:rPr>
            <w:noProof/>
            <w:webHidden/>
          </w:rPr>
          <w:fldChar w:fldCharType="end"/>
        </w:r>
      </w:hyperlink>
    </w:p>
    <w:p w14:paraId="78D0DBE9" w14:textId="77777777" w:rsidR="00A3095E" w:rsidRDefault="00B900F3">
      <w:pPr>
        <w:pStyle w:val="TOC2"/>
        <w:tabs>
          <w:tab w:val="left" w:pos="800"/>
          <w:tab w:val="right" w:leader="dot" w:pos="8630"/>
        </w:tabs>
        <w:rPr>
          <w:rFonts w:asciiTheme="minorHAnsi" w:eastAsiaTheme="minorEastAsia" w:hAnsiTheme="minorHAnsi" w:cstheme="minorBidi"/>
          <w:noProof/>
          <w:sz w:val="22"/>
          <w:szCs w:val="22"/>
        </w:rPr>
      </w:pPr>
      <w:hyperlink w:anchor="_Toc362453173" w:history="1">
        <w:r w:rsidR="00A3095E" w:rsidRPr="003D50BB">
          <w:rPr>
            <w:rStyle w:val="Hyperlink"/>
            <w:noProof/>
          </w:rPr>
          <w:t>7.4</w:t>
        </w:r>
        <w:r w:rsidR="00A3095E">
          <w:rPr>
            <w:rFonts w:asciiTheme="minorHAnsi" w:eastAsiaTheme="minorEastAsia" w:hAnsiTheme="minorHAnsi" w:cstheme="minorBidi"/>
            <w:noProof/>
            <w:sz w:val="22"/>
            <w:szCs w:val="22"/>
          </w:rPr>
          <w:tab/>
        </w:r>
        <w:r w:rsidR="00A3095E" w:rsidRPr="003D50BB">
          <w:rPr>
            <w:rStyle w:val="Hyperlink"/>
            <w:noProof/>
          </w:rPr>
          <w:t>The dfdl:discriminator Statement Annotation Element</w:t>
        </w:r>
        <w:r w:rsidR="00A3095E">
          <w:rPr>
            <w:noProof/>
            <w:webHidden/>
          </w:rPr>
          <w:tab/>
        </w:r>
        <w:r w:rsidR="00A3095E">
          <w:rPr>
            <w:noProof/>
            <w:webHidden/>
          </w:rPr>
          <w:fldChar w:fldCharType="begin"/>
        </w:r>
        <w:r w:rsidR="00A3095E">
          <w:rPr>
            <w:noProof/>
            <w:webHidden/>
          </w:rPr>
          <w:instrText xml:space="preserve"> PAGEREF _Toc362453173 \h </w:instrText>
        </w:r>
        <w:r w:rsidR="00A3095E">
          <w:rPr>
            <w:noProof/>
            <w:webHidden/>
          </w:rPr>
        </w:r>
        <w:r w:rsidR="00A3095E">
          <w:rPr>
            <w:noProof/>
            <w:webHidden/>
          </w:rPr>
          <w:fldChar w:fldCharType="separate"/>
        </w:r>
        <w:r w:rsidR="00A3095E">
          <w:rPr>
            <w:noProof/>
            <w:webHidden/>
          </w:rPr>
          <w:t>52</w:t>
        </w:r>
        <w:r w:rsidR="00A3095E">
          <w:rPr>
            <w:noProof/>
            <w:webHidden/>
          </w:rPr>
          <w:fldChar w:fldCharType="end"/>
        </w:r>
      </w:hyperlink>
    </w:p>
    <w:p w14:paraId="7F916C6E" w14:textId="77777777" w:rsidR="00A3095E" w:rsidRDefault="00B900F3">
      <w:pPr>
        <w:pStyle w:val="TOC3"/>
        <w:tabs>
          <w:tab w:val="left" w:pos="1200"/>
          <w:tab w:val="right" w:leader="dot" w:pos="8630"/>
        </w:tabs>
        <w:rPr>
          <w:rFonts w:asciiTheme="minorHAnsi" w:eastAsiaTheme="minorEastAsia" w:hAnsiTheme="minorHAnsi" w:cstheme="minorBidi"/>
          <w:noProof/>
          <w:sz w:val="22"/>
          <w:szCs w:val="22"/>
        </w:rPr>
      </w:pPr>
      <w:hyperlink w:anchor="_Toc362453174" w:history="1">
        <w:r w:rsidR="00A3095E" w:rsidRPr="003D50BB">
          <w:rPr>
            <w:rStyle w:val="Hyperlink"/>
            <w:noProof/>
          </w:rPr>
          <w:t>7.4.1</w:t>
        </w:r>
        <w:r w:rsidR="00A3095E">
          <w:rPr>
            <w:rFonts w:asciiTheme="minorHAnsi" w:eastAsiaTheme="minorEastAsia" w:hAnsiTheme="minorHAnsi" w:cstheme="minorBidi"/>
            <w:noProof/>
            <w:sz w:val="22"/>
            <w:szCs w:val="22"/>
          </w:rPr>
          <w:tab/>
        </w:r>
        <w:r w:rsidR="00A3095E" w:rsidRPr="003D50BB">
          <w:rPr>
            <w:rStyle w:val="Hyperlink"/>
            <w:noProof/>
          </w:rPr>
          <w:t>Properties for dfdl:discriminator</w:t>
        </w:r>
        <w:r w:rsidR="00A3095E">
          <w:rPr>
            <w:noProof/>
            <w:webHidden/>
          </w:rPr>
          <w:tab/>
        </w:r>
        <w:r w:rsidR="00A3095E">
          <w:rPr>
            <w:noProof/>
            <w:webHidden/>
          </w:rPr>
          <w:fldChar w:fldCharType="begin"/>
        </w:r>
        <w:r w:rsidR="00A3095E">
          <w:rPr>
            <w:noProof/>
            <w:webHidden/>
          </w:rPr>
          <w:instrText xml:space="preserve"> PAGEREF _Toc362453174 \h </w:instrText>
        </w:r>
        <w:r w:rsidR="00A3095E">
          <w:rPr>
            <w:noProof/>
            <w:webHidden/>
          </w:rPr>
        </w:r>
        <w:r w:rsidR="00A3095E">
          <w:rPr>
            <w:noProof/>
            <w:webHidden/>
          </w:rPr>
          <w:fldChar w:fldCharType="separate"/>
        </w:r>
        <w:r w:rsidR="00A3095E">
          <w:rPr>
            <w:noProof/>
            <w:webHidden/>
          </w:rPr>
          <w:t>52</w:t>
        </w:r>
        <w:r w:rsidR="00A3095E">
          <w:rPr>
            <w:noProof/>
            <w:webHidden/>
          </w:rPr>
          <w:fldChar w:fldCharType="end"/>
        </w:r>
      </w:hyperlink>
    </w:p>
    <w:p w14:paraId="08F9C2A8" w14:textId="77777777" w:rsidR="00A3095E" w:rsidRDefault="00B900F3">
      <w:pPr>
        <w:pStyle w:val="TOC2"/>
        <w:tabs>
          <w:tab w:val="left" w:pos="800"/>
          <w:tab w:val="right" w:leader="dot" w:pos="8630"/>
        </w:tabs>
        <w:rPr>
          <w:rFonts w:asciiTheme="minorHAnsi" w:eastAsiaTheme="minorEastAsia" w:hAnsiTheme="minorHAnsi" w:cstheme="minorBidi"/>
          <w:noProof/>
          <w:sz w:val="22"/>
          <w:szCs w:val="22"/>
        </w:rPr>
      </w:pPr>
      <w:hyperlink w:anchor="_Toc362453175" w:history="1">
        <w:r w:rsidR="00A3095E" w:rsidRPr="003D50BB">
          <w:rPr>
            <w:rStyle w:val="Hyperlink"/>
            <w:noProof/>
          </w:rPr>
          <w:t>7.5</w:t>
        </w:r>
        <w:r w:rsidR="00A3095E">
          <w:rPr>
            <w:rFonts w:asciiTheme="minorHAnsi" w:eastAsiaTheme="minorEastAsia" w:hAnsiTheme="minorHAnsi" w:cstheme="minorBidi"/>
            <w:noProof/>
            <w:sz w:val="22"/>
            <w:szCs w:val="22"/>
          </w:rPr>
          <w:tab/>
        </w:r>
        <w:r w:rsidR="00A3095E" w:rsidRPr="003D50BB">
          <w:rPr>
            <w:rStyle w:val="Hyperlink"/>
            <w:noProof/>
          </w:rPr>
          <w:t>The dfdl:defineEscapeScheme Defining Annotation Element</w:t>
        </w:r>
        <w:r w:rsidR="00A3095E">
          <w:rPr>
            <w:noProof/>
            <w:webHidden/>
          </w:rPr>
          <w:tab/>
        </w:r>
        <w:r w:rsidR="00A3095E">
          <w:rPr>
            <w:noProof/>
            <w:webHidden/>
          </w:rPr>
          <w:fldChar w:fldCharType="begin"/>
        </w:r>
        <w:r w:rsidR="00A3095E">
          <w:rPr>
            <w:noProof/>
            <w:webHidden/>
          </w:rPr>
          <w:instrText xml:space="preserve"> PAGEREF _Toc362453175 \h </w:instrText>
        </w:r>
        <w:r w:rsidR="00A3095E">
          <w:rPr>
            <w:noProof/>
            <w:webHidden/>
          </w:rPr>
        </w:r>
        <w:r w:rsidR="00A3095E">
          <w:rPr>
            <w:noProof/>
            <w:webHidden/>
          </w:rPr>
          <w:fldChar w:fldCharType="separate"/>
        </w:r>
        <w:r w:rsidR="00A3095E">
          <w:rPr>
            <w:noProof/>
            <w:webHidden/>
          </w:rPr>
          <w:t>55</w:t>
        </w:r>
        <w:r w:rsidR="00A3095E">
          <w:rPr>
            <w:noProof/>
            <w:webHidden/>
          </w:rPr>
          <w:fldChar w:fldCharType="end"/>
        </w:r>
      </w:hyperlink>
    </w:p>
    <w:p w14:paraId="70AD62E5" w14:textId="77777777" w:rsidR="00A3095E" w:rsidRDefault="00B900F3">
      <w:pPr>
        <w:pStyle w:val="TOC3"/>
        <w:tabs>
          <w:tab w:val="left" w:pos="1200"/>
          <w:tab w:val="right" w:leader="dot" w:pos="8630"/>
        </w:tabs>
        <w:rPr>
          <w:rFonts w:asciiTheme="minorHAnsi" w:eastAsiaTheme="minorEastAsia" w:hAnsiTheme="minorHAnsi" w:cstheme="minorBidi"/>
          <w:noProof/>
          <w:sz w:val="22"/>
          <w:szCs w:val="22"/>
        </w:rPr>
      </w:pPr>
      <w:hyperlink w:anchor="_Toc362453177" w:history="1">
        <w:r w:rsidR="00A3095E" w:rsidRPr="003D50BB">
          <w:rPr>
            <w:rStyle w:val="Hyperlink"/>
            <w:noProof/>
          </w:rPr>
          <w:t>7.5.1</w:t>
        </w:r>
        <w:r w:rsidR="00A3095E">
          <w:rPr>
            <w:rFonts w:asciiTheme="minorHAnsi" w:eastAsiaTheme="minorEastAsia" w:hAnsiTheme="minorHAnsi" w:cstheme="minorBidi"/>
            <w:noProof/>
            <w:sz w:val="22"/>
            <w:szCs w:val="22"/>
          </w:rPr>
          <w:tab/>
        </w:r>
        <w:r w:rsidR="00A3095E" w:rsidRPr="003D50BB">
          <w:rPr>
            <w:rStyle w:val="Hyperlink"/>
            <w:noProof/>
          </w:rPr>
          <w:t>Using/Referencing a Named escapeScheme Definition</w:t>
        </w:r>
        <w:r w:rsidR="00A3095E">
          <w:rPr>
            <w:noProof/>
            <w:webHidden/>
          </w:rPr>
          <w:tab/>
        </w:r>
        <w:r w:rsidR="00A3095E">
          <w:rPr>
            <w:noProof/>
            <w:webHidden/>
          </w:rPr>
          <w:fldChar w:fldCharType="begin"/>
        </w:r>
        <w:r w:rsidR="00A3095E">
          <w:rPr>
            <w:noProof/>
            <w:webHidden/>
          </w:rPr>
          <w:instrText xml:space="preserve"> PAGEREF _Toc362453177 \h </w:instrText>
        </w:r>
        <w:r w:rsidR="00A3095E">
          <w:rPr>
            <w:noProof/>
            <w:webHidden/>
          </w:rPr>
        </w:r>
        <w:r w:rsidR="00A3095E">
          <w:rPr>
            <w:noProof/>
            <w:webHidden/>
          </w:rPr>
          <w:fldChar w:fldCharType="separate"/>
        </w:r>
        <w:r w:rsidR="00A3095E">
          <w:rPr>
            <w:noProof/>
            <w:webHidden/>
          </w:rPr>
          <w:t>55</w:t>
        </w:r>
        <w:r w:rsidR="00A3095E">
          <w:rPr>
            <w:noProof/>
            <w:webHidden/>
          </w:rPr>
          <w:fldChar w:fldCharType="end"/>
        </w:r>
      </w:hyperlink>
    </w:p>
    <w:p w14:paraId="46B7F06A" w14:textId="77777777" w:rsidR="00A3095E" w:rsidRDefault="00B900F3">
      <w:pPr>
        <w:pStyle w:val="TOC2"/>
        <w:tabs>
          <w:tab w:val="left" w:pos="800"/>
          <w:tab w:val="right" w:leader="dot" w:pos="8630"/>
        </w:tabs>
        <w:rPr>
          <w:rFonts w:asciiTheme="minorHAnsi" w:eastAsiaTheme="minorEastAsia" w:hAnsiTheme="minorHAnsi" w:cstheme="minorBidi"/>
          <w:noProof/>
          <w:sz w:val="22"/>
          <w:szCs w:val="22"/>
        </w:rPr>
      </w:pPr>
      <w:hyperlink w:anchor="_Toc362453178" w:history="1">
        <w:r w:rsidR="00A3095E" w:rsidRPr="003D50BB">
          <w:rPr>
            <w:rStyle w:val="Hyperlink"/>
            <w:noProof/>
          </w:rPr>
          <w:t>7.6</w:t>
        </w:r>
        <w:r w:rsidR="00A3095E">
          <w:rPr>
            <w:rFonts w:asciiTheme="minorHAnsi" w:eastAsiaTheme="minorEastAsia" w:hAnsiTheme="minorHAnsi" w:cstheme="minorBidi"/>
            <w:noProof/>
            <w:sz w:val="22"/>
            <w:szCs w:val="22"/>
          </w:rPr>
          <w:tab/>
        </w:r>
        <w:r w:rsidR="00A3095E" w:rsidRPr="003D50BB">
          <w:rPr>
            <w:rStyle w:val="Hyperlink"/>
            <w:noProof/>
          </w:rPr>
          <w:t>The dfdl:escapeScheme Annotation Element</w:t>
        </w:r>
        <w:r w:rsidR="00A3095E">
          <w:rPr>
            <w:noProof/>
            <w:webHidden/>
          </w:rPr>
          <w:tab/>
        </w:r>
        <w:r w:rsidR="00A3095E">
          <w:rPr>
            <w:noProof/>
            <w:webHidden/>
          </w:rPr>
          <w:fldChar w:fldCharType="begin"/>
        </w:r>
        <w:r w:rsidR="00A3095E">
          <w:rPr>
            <w:noProof/>
            <w:webHidden/>
          </w:rPr>
          <w:instrText xml:space="preserve"> PAGEREF _Toc362453178 \h </w:instrText>
        </w:r>
        <w:r w:rsidR="00A3095E">
          <w:rPr>
            <w:noProof/>
            <w:webHidden/>
          </w:rPr>
        </w:r>
        <w:r w:rsidR="00A3095E">
          <w:rPr>
            <w:noProof/>
            <w:webHidden/>
          </w:rPr>
          <w:fldChar w:fldCharType="separate"/>
        </w:r>
        <w:r w:rsidR="00A3095E">
          <w:rPr>
            <w:noProof/>
            <w:webHidden/>
          </w:rPr>
          <w:t>56</w:t>
        </w:r>
        <w:r w:rsidR="00A3095E">
          <w:rPr>
            <w:noProof/>
            <w:webHidden/>
          </w:rPr>
          <w:fldChar w:fldCharType="end"/>
        </w:r>
      </w:hyperlink>
    </w:p>
    <w:p w14:paraId="198EEADA" w14:textId="77777777" w:rsidR="00A3095E" w:rsidRDefault="00B900F3">
      <w:pPr>
        <w:pStyle w:val="TOC2"/>
        <w:tabs>
          <w:tab w:val="left" w:pos="800"/>
          <w:tab w:val="right" w:leader="dot" w:pos="8630"/>
        </w:tabs>
        <w:rPr>
          <w:rFonts w:asciiTheme="minorHAnsi" w:eastAsiaTheme="minorEastAsia" w:hAnsiTheme="minorHAnsi" w:cstheme="minorBidi"/>
          <w:noProof/>
          <w:sz w:val="22"/>
          <w:szCs w:val="22"/>
        </w:rPr>
      </w:pPr>
      <w:hyperlink w:anchor="_Toc362453180" w:history="1">
        <w:r w:rsidR="00A3095E" w:rsidRPr="003D50BB">
          <w:rPr>
            <w:rStyle w:val="Hyperlink"/>
            <w:noProof/>
          </w:rPr>
          <w:t>7.7</w:t>
        </w:r>
        <w:r w:rsidR="00A3095E">
          <w:rPr>
            <w:rFonts w:asciiTheme="minorHAnsi" w:eastAsiaTheme="minorEastAsia" w:hAnsiTheme="minorHAnsi" w:cstheme="minorBidi"/>
            <w:noProof/>
            <w:sz w:val="22"/>
            <w:szCs w:val="22"/>
          </w:rPr>
          <w:tab/>
        </w:r>
        <w:r w:rsidR="00A3095E" w:rsidRPr="003D50BB">
          <w:rPr>
            <w:rStyle w:val="Hyperlink"/>
            <w:noProof/>
          </w:rPr>
          <w:t>The dfdl:defineVariable Annotation Element</w:t>
        </w:r>
        <w:r w:rsidR="00A3095E">
          <w:rPr>
            <w:noProof/>
            <w:webHidden/>
          </w:rPr>
          <w:tab/>
        </w:r>
        <w:r w:rsidR="00A3095E">
          <w:rPr>
            <w:noProof/>
            <w:webHidden/>
          </w:rPr>
          <w:fldChar w:fldCharType="begin"/>
        </w:r>
        <w:r w:rsidR="00A3095E">
          <w:rPr>
            <w:noProof/>
            <w:webHidden/>
          </w:rPr>
          <w:instrText xml:space="preserve"> PAGEREF _Toc362453180 \h </w:instrText>
        </w:r>
        <w:r w:rsidR="00A3095E">
          <w:rPr>
            <w:noProof/>
            <w:webHidden/>
          </w:rPr>
        </w:r>
        <w:r w:rsidR="00A3095E">
          <w:rPr>
            <w:noProof/>
            <w:webHidden/>
          </w:rPr>
          <w:fldChar w:fldCharType="separate"/>
        </w:r>
        <w:r w:rsidR="00A3095E">
          <w:rPr>
            <w:noProof/>
            <w:webHidden/>
          </w:rPr>
          <w:t>56</w:t>
        </w:r>
        <w:r w:rsidR="00A3095E">
          <w:rPr>
            <w:noProof/>
            <w:webHidden/>
          </w:rPr>
          <w:fldChar w:fldCharType="end"/>
        </w:r>
      </w:hyperlink>
    </w:p>
    <w:p w14:paraId="1AD46698" w14:textId="77777777" w:rsidR="00A3095E" w:rsidRDefault="00B900F3">
      <w:pPr>
        <w:pStyle w:val="TOC3"/>
        <w:tabs>
          <w:tab w:val="left" w:pos="1200"/>
          <w:tab w:val="right" w:leader="dot" w:pos="8630"/>
        </w:tabs>
        <w:rPr>
          <w:rFonts w:asciiTheme="minorHAnsi" w:eastAsiaTheme="minorEastAsia" w:hAnsiTheme="minorHAnsi" w:cstheme="minorBidi"/>
          <w:noProof/>
          <w:sz w:val="22"/>
          <w:szCs w:val="22"/>
        </w:rPr>
      </w:pPr>
      <w:hyperlink w:anchor="_Toc362453182" w:history="1">
        <w:r w:rsidR="00A3095E" w:rsidRPr="003D50BB">
          <w:rPr>
            <w:rStyle w:val="Hyperlink"/>
            <w:noProof/>
          </w:rPr>
          <w:t>7.7.1</w:t>
        </w:r>
        <w:r w:rsidR="00A3095E">
          <w:rPr>
            <w:rFonts w:asciiTheme="minorHAnsi" w:eastAsiaTheme="minorEastAsia" w:hAnsiTheme="minorHAnsi" w:cstheme="minorBidi"/>
            <w:noProof/>
            <w:sz w:val="22"/>
            <w:szCs w:val="22"/>
          </w:rPr>
          <w:tab/>
        </w:r>
        <w:r w:rsidR="00A3095E" w:rsidRPr="003D50BB">
          <w:rPr>
            <w:rStyle w:val="Hyperlink"/>
            <w:noProof/>
          </w:rPr>
          <w:t>Examples</w:t>
        </w:r>
        <w:r w:rsidR="00A3095E">
          <w:rPr>
            <w:noProof/>
            <w:webHidden/>
          </w:rPr>
          <w:tab/>
        </w:r>
        <w:r w:rsidR="00A3095E">
          <w:rPr>
            <w:noProof/>
            <w:webHidden/>
          </w:rPr>
          <w:fldChar w:fldCharType="begin"/>
        </w:r>
        <w:r w:rsidR="00A3095E">
          <w:rPr>
            <w:noProof/>
            <w:webHidden/>
          </w:rPr>
          <w:instrText xml:space="preserve"> PAGEREF _Toc362453182 \h </w:instrText>
        </w:r>
        <w:r w:rsidR="00A3095E">
          <w:rPr>
            <w:noProof/>
            <w:webHidden/>
          </w:rPr>
        </w:r>
        <w:r w:rsidR="00A3095E">
          <w:rPr>
            <w:noProof/>
            <w:webHidden/>
          </w:rPr>
          <w:fldChar w:fldCharType="separate"/>
        </w:r>
        <w:r w:rsidR="00A3095E">
          <w:rPr>
            <w:noProof/>
            <w:webHidden/>
          </w:rPr>
          <w:t>57</w:t>
        </w:r>
        <w:r w:rsidR="00A3095E">
          <w:rPr>
            <w:noProof/>
            <w:webHidden/>
          </w:rPr>
          <w:fldChar w:fldCharType="end"/>
        </w:r>
      </w:hyperlink>
    </w:p>
    <w:p w14:paraId="61708DF0" w14:textId="77777777" w:rsidR="00A3095E" w:rsidRDefault="00B900F3">
      <w:pPr>
        <w:pStyle w:val="TOC3"/>
        <w:tabs>
          <w:tab w:val="left" w:pos="1200"/>
          <w:tab w:val="right" w:leader="dot" w:pos="8630"/>
        </w:tabs>
        <w:rPr>
          <w:rFonts w:asciiTheme="minorHAnsi" w:eastAsiaTheme="minorEastAsia" w:hAnsiTheme="minorHAnsi" w:cstheme="minorBidi"/>
          <w:noProof/>
          <w:sz w:val="22"/>
          <w:szCs w:val="22"/>
        </w:rPr>
      </w:pPr>
      <w:hyperlink w:anchor="_Toc362453184" w:history="1">
        <w:r w:rsidR="00A3095E" w:rsidRPr="003D50BB">
          <w:rPr>
            <w:rStyle w:val="Hyperlink"/>
            <w:noProof/>
          </w:rPr>
          <w:t>7.7.2</w:t>
        </w:r>
        <w:r w:rsidR="00A3095E">
          <w:rPr>
            <w:rFonts w:asciiTheme="minorHAnsi" w:eastAsiaTheme="minorEastAsia" w:hAnsiTheme="minorHAnsi" w:cstheme="minorBidi"/>
            <w:noProof/>
            <w:sz w:val="22"/>
            <w:szCs w:val="22"/>
          </w:rPr>
          <w:tab/>
        </w:r>
        <w:r w:rsidR="00A3095E" w:rsidRPr="003D50BB">
          <w:rPr>
            <w:rStyle w:val="Hyperlink"/>
            <w:noProof/>
          </w:rPr>
          <w:t>Predefined Variables</w:t>
        </w:r>
        <w:r w:rsidR="00A3095E">
          <w:rPr>
            <w:noProof/>
            <w:webHidden/>
          </w:rPr>
          <w:tab/>
        </w:r>
        <w:r w:rsidR="00A3095E">
          <w:rPr>
            <w:noProof/>
            <w:webHidden/>
          </w:rPr>
          <w:fldChar w:fldCharType="begin"/>
        </w:r>
        <w:r w:rsidR="00A3095E">
          <w:rPr>
            <w:noProof/>
            <w:webHidden/>
          </w:rPr>
          <w:instrText xml:space="preserve"> PAGEREF _Toc362453184 \h </w:instrText>
        </w:r>
        <w:r w:rsidR="00A3095E">
          <w:rPr>
            <w:noProof/>
            <w:webHidden/>
          </w:rPr>
        </w:r>
        <w:r w:rsidR="00A3095E">
          <w:rPr>
            <w:noProof/>
            <w:webHidden/>
          </w:rPr>
          <w:fldChar w:fldCharType="separate"/>
        </w:r>
        <w:r w:rsidR="00A3095E">
          <w:rPr>
            <w:noProof/>
            <w:webHidden/>
          </w:rPr>
          <w:t>57</w:t>
        </w:r>
        <w:r w:rsidR="00A3095E">
          <w:rPr>
            <w:noProof/>
            <w:webHidden/>
          </w:rPr>
          <w:fldChar w:fldCharType="end"/>
        </w:r>
      </w:hyperlink>
    </w:p>
    <w:p w14:paraId="36021D49" w14:textId="77777777" w:rsidR="00A3095E" w:rsidRDefault="00B900F3">
      <w:pPr>
        <w:pStyle w:val="TOC2"/>
        <w:tabs>
          <w:tab w:val="left" w:pos="800"/>
          <w:tab w:val="right" w:leader="dot" w:pos="8630"/>
        </w:tabs>
        <w:rPr>
          <w:rFonts w:asciiTheme="minorHAnsi" w:eastAsiaTheme="minorEastAsia" w:hAnsiTheme="minorHAnsi" w:cstheme="minorBidi"/>
          <w:noProof/>
          <w:sz w:val="22"/>
          <w:szCs w:val="22"/>
        </w:rPr>
      </w:pPr>
      <w:hyperlink w:anchor="_Toc362453185" w:history="1">
        <w:r w:rsidR="00A3095E" w:rsidRPr="003D50BB">
          <w:rPr>
            <w:rStyle w:val="Hyperlink"/>
            <w:noProof/>
          </w:rPr>
          <w:t>7.8</w:t>
        </w:r>
        <w:r w:rsidR="00A3095E">
          <w:rPr>
            <w:rFonts w:asciiTheme="minorHAnsi" w:eastAsiaTheme="minorEastAsia" w:hAnsiTheme="minorHAnsi" w:cstheme="minorBidi"/>
            <w:noProof/>
            <w:sz w:val="22"/>
            <w:szCs w:val="22"/>
          </w:rPr>
          <w:tab/>
        </w:r>
        <w:r w:rsidR="00A3095E" w:rsidRPr="003D50BB">
          <w:rPr>
            <w:rStyle w:val="Hyperlink"/>
            <w:noProof/>
          </w:rPr>
          <w:t>The dfdl:newVariableInstance Statement Annotation Element</w:t>
        </w:r>
        <w:r w:rsidR="00A3095E">
          <w:rPr>
            <w:noProof/>
            <w:webHidden/>
          </w:rPr>
          <w:tab/>
        </w:r>
        <w:r w:rsidR="00A3095E">
          <w:rPr>
            <w:noProof/>
            <w:webHidden/>
          </w:rPr>
          <w:fldChar w:fldCharType="begin"/>
        </w:r>
        <w:r w:rsidR="00A3095E">
          <w:rPr>
            <w:noProof/>
            <w:webHidden/>
          </w:rPr>
          <w:instrText xml:space="preserve"> PAGEREF _Toc362453185 \h </w:instrText>
        </w:r>
        <w:r w:rsidR="00A3095E">
          <w:rPr>
            <w:noProof/>
            <w:webHidden/>
          </w:rPr>
        </w:r>
        <w:r w:rsidR="00A3095E">
          <w:rPr>
            <w:noProof/>
            <w:webHidden/>
          </w:rPr>
          <w:fldChar w:fldCharType="separate"/>
        </w:r>
        <w:r w:rsidR="00A3095E">
          <w:rPr>
            <w:noProof/>
            <w:webHidden/>
          </w:rPr>
          <w:t>57</w:t>
        </w:r>
        <w:r w:rsidR="00A3095E">
          <w:rPr>
            <w:noProof/>
            <w:webHidden/>
          </w:rPr>
          <w:fldChar w:fldCharType="end"/>
        </w:r>
      </w:hyperlink>
    </w:p>
    <w:p w14:paraId="0A2A3EFB" w14:textId="77777777" w:rsidR="00A3095E" w:rsidRDefault="00B900F3">
      <w:pPr>
        <w:pStyle w:val="TOC3"/>
        <w:tabs>
          <w:tab w:val="left" w:pos="1200"/>
          <w:tab w:val="right" w:leader="dot" w:pos="8630"/>
        </w:tabs>
        <w:rPr>
          <w:rFonts w:asciiTheme="minorHAnsi" w:eastAsiaTheme="minorEastAsia" w:hAnsiTheme="minorHAnsi" w:cstheme="minorBidi"/>
          <w:noProof/>
          <w:sz w:val="22"/>
          <w:szCs w:val="22"/>
        </w:rPr>
      </w:pPr>
      <w:hyperlink w:anchor="_Toc362453187" w:history="1">
        <w:r w:rsidR="00A3095E" w:rsidRPr="003D50BB">
          <w:rPr>
            <w:rStyle w:val="Hyperlink"/>
            <w:noProof/>
          </w:rPr>
          <w:t>7.8.1</w:t>
        </w:r>
        <w:r w:rsidR="00A3095E">
          <w:rPr>
            <w:rFonts w:asciiTheme="minorHAnsi" w:eastAsiaTheme="minorEastAsia" w:hAnsiTheme="minorHAnsi" w:cstheme="minorBidi"/>
            <w:noProof/>
            <w:sz w:val="22"/>
            <w:szCs w:val="22"/>
          </w:rPr>
          <w:tab/>
        </w:r>
        <w:r w:rsidR="00A3095E" w:rsidRPr="003D50BB">
          <w:rPr>
            <w:rStyle w:val="Hyperlink"/>
            <w:noProof/>
          </w:rPr>
          <w:t>Examples</w:t>
        </w:r>
        <w:r w:rsidR="00A3095E">
          <w:rPr>
            <w:noProof/>
            <w:webHidden/>
          </w:rPr>
          <w:tab/>
        </w:r>
        <w:r w:rsidR="00A3095E">
          <w:rPr>
            <w:noProof/>
            <w:webHidden/>
          </w:rPr>
          <w:fldChar w:fldCharType="begin"/>
        </w:r>
        <w:r w:rsidR="00A3095E">
          <w:rPr>
            <w:noProof/>
            <w:webHidden/>
          </w:rPr>
          <w:instrText xml:space="preserve"> PAGEREF _Toc362453187 \h </w:instrText>
        </w:r>
        <w:r w:rsidR="00A3095E">
          <w:rPr>
            <w:noProof/>
            <w:webHidden/>
          </w:rPr>
        </w:r>
        <w:r w:rsidR="00A3095E">
          <w:rPr>
            <w:noProof/>
            <w:webHidden/>
          </w:rPr>
          <w:fldChar w:fldCharType="separate"/>
        </w:r>
        <w:r w:rsidR="00A3095E">
          <w:rPr>
            <w:noProof/>
            <w:webHidden/>
          </w:rPr>
          <w:t>58</w:t>
        </w:r>
        <w:r w:rsidR="00A3095E">
          <w:rPr>
            <w:noProof/>
            <w:webHidden/>
          </w:rPr>
          <w:fldChar w:fldCharType="end"/>
        </w:r>
      </w:hyperlink>
    </w:p>
    <w:p w14:paraId="11BEE546" w14:textId="77777777" w:rsidR="00A3095E" w:rsidRDefault="00B900F3">
      <w:pPr>
        <w:pStyle w:val="TOC2"/>
        <w:tabs>
          <w:tab w:val="left" w:pos="800"/>
          <w:tab w:val="right" w:leader="dot" w:pos="8630"/>
        </w:tabs>
        <w:rPr>
          <w:rFonts w:asciiTheme="minorHAnsi" w:eastAsiaTheme="minorEastAsia" w:hAnsiTheme="minorHAnsi" w:cstheme="minorBidi"/>
          <w:noProof/>
          <w:sz w:val="22"/>
          <w:szCs w:val="22"/>
        </w:rPr>
      </w:pPr>
      <w:hyperlink w:anchor="_Toc362453189" w:history="1">
        <w:r w:rsidR="00A3095E" w:rsidRPr="003D50BB">
          <w:rPr>
            <w:rStyle w:val="Hyperlink"/>
            <w:noProof/>
          </w:rPr>
          <w:t>7.9</w:t>
        </w:r>
        <w:r w:rsidR="00A3095E">
          <w:rPr>
            <w:rFonts w:asciiTheme="minorHAnsi" w:eastAsiaTheme="minorEastAsia" w:hAnsiTheme="minorHAnsi" w:cstheme="minorBidi"/>
            <w:noProof/>
            <w:sz w:val="22"/>
            <w:szCs w:val="22"/>
          </w:rPr>
          <w:tab/>
        </w:r>
        <w:r w:rsidR="00A3095E" w:rsidRPr="003D50BB">
          <w:rPr>
            <w:rStyle w:val="Hyperlink"/>
            <w:noProof/>
          </w:rPr>
          <w:t>The dfdl:setVariable Statement Annotation Element</w:t>
        </w:r>
        <w:r w:rsidR="00A3095E">
          <w:rPr>
            <w:noProof/>
            <w:webHidden/>
          </w:rPr>
          <w:tab/>
        </w:r>
        <w:r w:rsidR="00A3095E">
          <w:rPr>
            <w:noProof/>
            <w:webHidden/>
          </w:rPr>
          <w:fldChar w:fldCharType="begin"/>
        </w:r>
        <w:r w:rsidR="00A3095E">
          <w:rPr>
            <w:noProof/>
            <w:webHidden/>
          </w:rPr>
          <w:instrText xml:space="preserve"> PAGEREF _Toc362453189 \h </w:instrText>
        </w:r>
        <w:r w:rsidR="00A3095E">
          <w:rPr>
            <w:noProof/>
            <w:webHidden/>
          </w:rPr>
        </w:r>
        <w:r w:rsidR="00A3095E">
          <w:rPr>
            <w:noProof/>
            <w:webHidden/>
          </w:rPr>
          <w:fldChar w:fldCharType="separate"/>
        </w:r>
        <w:r w:rsidR="00A3095E">
          <w:rPr>
            <w:noProof/>
            <w:webHidden/>
          </w:rPr>
          <w:t>58</w:t>
        </w:r>
        <w:r w:rsidR="00A3095E">
          <w:rPr>
            <w:noProof/>
            <w:webHidden/>
          </w:rPr>
          <w:fldChar w:fldCharType="end"/>
        </w:r>
      </w:hyperlink>
    </w:p>
    <w:p w14:paraId="636E69D9" w14:textId="77777777" w:rsidR="00A3095E" w:rsidRDefault="00B900F3">
      <w:pPr>
        <w:pStyle w:val="TOC3"/>
        <w:tabs>
          <w:tab w:val="left" w:pos="1200"/>
          <w:tab w:val="right" w:leader="dot" w:pos="8630"/>
        </w:tabs>
        <w:rPr>
          <w:rFonts w:asciiTheme="minorHAnsi" w:eastAsiaTheme="minorEastAsia" w:hAnsiTheme="minorHAnsi" w:cstheme="minorBidi"/>
          <w:noProof/>
          <w:sz w:val="22"/>
          <w:szCs w:val="22"/>
        </w:rPr>
      </w:pPr>
      <w:hyperlink w:anchor="_Toc362453191" w:history="1">
        <w:r w:rsidR="00A3095E" w:rsidRPr="003D50BB">
          <w:rPr>
            <w:rStyle w:val="Hyperlink"/>
            <w:noProof/>
          </w:rPr>
          <w:t>7.9.1</w:t>
        </w:r>
        <w:r w:rsidR="00A3095E">
          <w:rPr>
            <w:rFonts w:asciiTheme="minorHAnsi" w:eastAsiaTheme="minorEastAsia" w:hAnsiTheme="minorHAnsi" w:cstheme="minorBidi"/>
            <w:noProof/>
            <w:sz w:val="22"/>
            <w:szCs w:val="22"/>
          </w:rPr>
          <w:tab/>
        </w:r>
        <w:r w:rsidR="00A3095E" w:rsidRPr="003D50BB">
          <w:rPr>
            <w:rStyle w:val="Hyperlink"/>
            <w:noProof/>
          </w:rPr>
          <w:t>Examples</w:t>
        </w:r>
        <w:r w:rsidR="00A3095E">
          <w:rPr>
            <w:noProof/>
            <w:webHidden/>
          </w:rPr>
          <w:tab/>
        </w:r>
        <w:r w:rsidR="00A3095E">
          <w:rPr>
            <w:noProof/>
            <w:webHidden/>
          </w:rPr>
          <w:fldChar w:fldCharType="begin"/>
        </w:r>
        <w:r w:rsidR="00A3095E">
          <w:rPr>
            <w:noProof/>
            <w:webHidden/>
          </w:rPr>
          <w:instrText xml:space="preserve"> PAGEREF _Toc362453191 \h </w:instrText>
        </w:r>
        <w:r w:rsidR="00A3095E">
          <w:rPr>
            <w:noProof/>
            <w:webHidden/>
          </w:rPr>
        </w:r>
        <w:r w:rsidR="00A3095E">
          <w:rPr>
            <w:noProof/>
            <w:webHidden/>
          </w:rPr>
          <w:fldChar w:fldCharType="separate"/>
        </w:r>
        <w:r w:rsidR="00A3095E">
          <w:rPr>
            <w:noProof/>
            <w:webHidden/>
          </w:rPr>
          <w:t>59</w:t>
        </w:r>
        <w:r w:rsidR="00A3095E">
          <w:rPr>
            <w:noProof/>
            <w:webHidden/>
          </w:rPr>
          <w:fldChar w:fldCharType="end"/>
        </w:r>
      </w:hyperlink>
    </w:p>
    <w:p w14:paraId="1DDF853F" w14:textId="77777777" w:rsidR="00A3095E" w:rsidRDefault="00B900F3">
      <w:pPr>
        <w:pStyle w:val="TOC1"/>
        <w:tabs>
          <w:tab w:val="left" w:pos="400"/>
          <w:tab w:val="right" w:leader="dot" w:pos="8630"/>
        </w:tabs>
        <w:rPr>
          <w:rFonts w:asciiTheme="minorHAnsi" w:eastAsiaTheme="minorEastAsia" w:hAnsiTheme="minorHAnsi" w:cstheme="minorBidi"/>
          <w:noProof/>
          <w:sz w:val="22"/>
          <w:szCs w:val="22"/>
        </w:rPr>
      </w:pPr>
      <w:hyperlink w:anchor="_Toc362453194" w:history="1">
        <w:r w:rsidR="00A3095E" w:rsidRPr="003D50BB">
          <w:rPr>
            <w:rStyle w:val="Hyperlink"/>
            <w:noProof/>
          </w:rPr>
          <w:t>8.</w:t>
        </w:r>
        <w:r w:rsidR="00A3095E">
          <w:rPr>
            <w:rFonts w:asciiTheme="minorHAnsi" w:eastAsiaTheme="minorEastAsia" w:hAnsiTheme="minorHAnsi" w:cstheme="minorBidi"/>
            <w:noProof/>
            <w:sz w:val="22"/>
            <w:szCs w:val="22"/>
          </w:rPr>
          <w:tab/>
        </w:r>
        <w:r w:rsidR="00A3095E" w:rsidRPr="003D50BB">
          <w:rPr>
            <w:rStyle w:val="Hyperlink"/>
            <w:noProof/>
          </w:rPr>
          <w:t>Property Scoping Rules</w:t>
        </w:r>
        <w:r w:rsidR="00A3095E">
          <w:rPr>
            <w:noProof/>
            <w:webHidden/>
          </w:rPr>
          <w:tab/>
        </w:r>
        <w:r w:rsidR="00A3095E">
          <w:rPr>
            <w:noProof/>
            <w:webHidden/>
          </w:rPr>
          <w:fldChar w:fldCharType="begin"/>
        </w:r>
        <w:r w:rsidR="00A3095E">
          <w:rPr>
            <w:noProof/>
            <w:webHidden/>
          </w:rPr>
          <w:instrText xml:space="preserve"> PAGEREF _Toc362453194 \h </w:instrText>
        </w:r>
        <w:r w:rsidR="00A3095E">
          <w:rPr>
            <w:noProof/>
            <w:webHidden/>
          </w:rPr>
        </w:r>
        <w:r w:rsidR="00A3095E">
          <w:rPr>
            <w:noProof/>
            <w:webHidden/>
          </w:rPr>
          <w:fldChar w:fldCharType="separate"/>
        </w:r>
        <w:r w:rsidR="00A3095E">
          <w:rPr>
            <w:noProof/>
            <w:webHidden/>
          </w:rPr>
          <w:t>60</w:t>
        </w:r>
        <w:r w:rsidR="00A3095E">
          <w:rPr>
            <w:noProof/>
            <w:webHidden/>
          </w:rPr>
          <w:fldChar w:fldCharType="end"/>
        </w:r>
      </w:hyperlink>
    </w:p>
    <w:p w14:paraId="23078C71" w14:textId="77777777" w:rsidR="00A3095E" w:rsidRDefault="00B900F3">
      <w:pPr>
        <w:pStyle w:val="TOC2"/>
        <w:tabs>
          <w:tab w:val="left" w:pos="800"/>
          <w:tab w:val="right" w:leader="dot" w:pos="8630"/>
        </w:tabs>
        <w:rPr>
          <w:rFonts w:asciiTheme="minorHAnsi" w:eastAsiaTheme="minorEastAsia" w:hAnsiTheme="minorHAnsi" w:cstheme="minorBidi"/>
          <w:noProof/>
          <w:sz w:val="22"/>
          <w:szCs w:val="22"/>
        </w:rPr>
      </w:pPr>
      <w:hyperlink w:anchor="_Toc362453196" w:history="1">
        <w:r w:rsidR="00A3095E" w:rsidRPr="003D50BB">
          <w:rPr>
            <w:rStyle w:val="Hyperlink"/>
            <w:noProof/>
          </w:rPr>
          <w:t>8.1</w:t>
        </w:r>
        <w:r w:rsidR="00A3095E">
          <w:rPr>
            <w:rFonts w:asciiTheme="minorHAnsi" w:eastAsiaTheme="minorEastAsia" w:hAnsiTheme="minorHAnsi" w:cstheme="minorBidi"/>
            <w:noProof/>
            <w:sz w:val="22"/>
            <w:szCs w:val="22"/>
          </w:rPr>
          <w:tab/>
        </w:r>
        <w:r w:rsidR="00A3095E" w:rsidRPr="003D50BB">
          <w:rPr>
            <w:rStyle w:val="Hyperlink"/>
            <w:noProof/>
          </w:rPr>
          <w:t>Providing Defaults for DFDL properties</w:t>
        </w:r>
        <w:r w:rsidR="00A3095E">
          <w:rPr>
            <w:noProof/>
            <w:webHidden/>
          </w:rPr>
          <w:tab/>
        </w:r>
        <w:r w:rsidR="00A3095E">
          <w:rPr>
            <w:noProof/>
            <w:webHidden/>
          </w:rPr>
          <w:fldChar w:fldCharType="begin"/>
        </w:r>
        <w:r w:rsidR="00A3095E">
          <w:rPr>
            <w:noProof/>
            <w:webHidden/>
          </w:rPr>
          <w:instrText xml:space="preserve"> PAGEREF _Toc362453196 \h </w:instrText>
        </w:r>
        <w:r w:rsidR="00A3095E">
          <w:rPr>
            <w:noProof/>
            <w:webHidden/>
          </w:rPr>
        </w:r>
        <w:r w:rsidR="00A3095E">
          <w:rPr>
            <w:noProof/>
            <w:webHidden/>
          </w:rPr>
          <w:fldChar w:fldCharType="separate"/>
        </w:r>
        <w:r w:rsidR="00A3095E">
          <w:rPr>
            <w:noProof/>
            <w:webHidden/>
          </w:rPr>
          <w:t>60</w:t>
        </w:r>
        <w:r w:rsidR="00A3095E">
          <w:rPr>
            <w:noProof/>
            <w:webHidden/>
          </w:rPr>
          <w:fldChar w:fldCharType="end"/>
        </w:r>
      </w:hyperlink>
    </w:p>
    <w:p w14:paraId="73A39A9F" w14:textId="77777777" w:rsidR="00A3095E" w:rsidRDefault="00B900F3">
      <w:pPr>
        <w:pStyle w:val="TOC2"/>
        <w:tabs>
          <w:tab w:val="left" w:pos="800"/>
          <w:tab w:val="right" w:leader="dot" w:pos="8630"/>
        </w:tabs>
        <w:rPr>
          <w:rFonts w:asciiTheme="minorHAnsi" w:eastAsiaTheme="minorEastAsia" w:hAnsiTheme="minorHAnsi" w:cstheme="minorBidi"/>
          <w:noProof/>
          <w:sz w:val="22"/>
          <w:szCs w:val="22"/>
        </w:rPr>
      </w:pPr>
      <w:hyperlink w:anchor="_Toc362453198" w:history="1">
        <w:r w:rsidR="00A3095E" w:rsidRPr="003D50BB">
          <w:rPr>
            <w:rStyle w:val="Hyperlink"/>
            <w:noProof/>
          </w:rPr>
          <w:t>8.2</w:t>
        </w:r>
        <w:r w:rsidR="00A3095E">
          <w:rPr>
            <w:rFonts w:asciiTheme="minorHAnsi" w:eastAsiaTheme="minorEastAsia" w:hAnsiTheme="minorHAnsi" w:cstheme="minorBidi"/>
            <w:noProof/>
            <w:sz w:val="22"/>
            <w:szCs w:val="22"/>
          </w:rPr>
          <w:tab/>
        </w:r>
        <w:r w:rsidR="00A3095E" w:rsidRPr="003D50BB">
          <w:rPr>
            <w:rStyle w:val="Hyperlink"/>
            <w:noProof/>
          </w:rPr>
          <w:t>Combining DFDL Representation Properties from a dfdl:defineFormat</w:t>
        </w:r>
        <w:r w:rsidR="00A3095E">
          <w:rPr>
            <w:noProof/>
            <w:webHidden/>
          </w:rPr>
          <w:tab/>
        </w:r>
        <w:r w:rsidR="00A3095E">
          <w:rPr>
            <w:noProof/>
            <w:webHidden/>
          </w:rPr>
          <w:fldChar w:fldCharType="begin"/>
        </w:r>
        <w:r w:rsidR="00A3095E">
          <w:rPr>
            <w:noProof/>
            <w:webHidden/>
          </w:rPr>
          <w:instrText xml:space="preserve"> PAGEREF _Toc362453198 \h </w:instrText>
        </w:r>
        <w:r w:rsidR="00A3095E">
          <w:rPr>
            <w:noProof/>
            <w:webHidden/>
          </w:rPr>
        </w:r>
        <w:r w:rsidR="00A3095E">
          <w:rPr>
            <w:noProof/>
            <w:webHidden/>
          </w:rPr>
          <w:fldChar w:fldCharType="separate"/>
        </w:r>
        <w:r w:rsidR="00A3095E">
          <w:rPr>
            <w:noProof/>
            <w:webHidden/>
          </w:rPr>
          <w:t>61</w:t>
        </w:r>
        <w:r w:rsidR="00A3095E">
          <w:rPr>
            <w:noProof/>
            <w:webHidden/>
          </w:rPr>
          <w:fldChar w:fldCharType="end"/>
        </w:r>
      </w:hyperlink>
    </w:p>
    <w:p w14:paraId="666FC237" w14:textId="77777777" w:rsidR="00A3095E" w:rsidRDefault="00B900F3">
      <w:pPr>
        <w:pStyle w:val="TOC2"/>
        <w:tabs>
          <w:tab w:val="left" w:pos="800"/>
          <w:tab w:val="right" w:leader="dot" w:pos="8630"/>
        </w:tabs>
        <w:rPr>
          <w:rFonts w:asciiTheme="minorHAnsi" w:eastAsiaTheme="minorEastAsia" w:hAnsiTheme="minorHAnsi" w:cstheme="minorBidi"/>
          <w:noProof/>
          <w:sz w:val="22"/>
          <w:szCs w:val="22"/>
        </w:rPr>
      </w:pPr>
      <w:hyperlink w:anchor="_Toc362453199" w:history="1">
        <w:r w:rsidR="00A3095E" w:rsidRPr="003D50BB">
          <w:rPr>
            <w:rStyle w:val="Hyperlink"/>
            <w:noProof/>
          </w:rPr>
          <w:t>8.3</w:t>
        </w:r>
        <w:r w:rsidR="00A3095E">
          <w:rPr>
            <w:rFonts w:asciiTheme="minorHAnsi" w:eastAsiaTheme="minorEastAsia" w:hAnsiTheme="minorHAnsi" w:cstheme="minorBidi"/>
            <w:noProof/>
            <w:sz w:val="22"/>
            <w:szCs w:val="22"/>
          </w:rPr>
          <w:tab/>
        </w:r>
        <w:r w:rsidR="00A3095E" w:rsidRPr="003D50BB">
          <w:rPr>
            <w:rStyle w:val="Hyperlink"/>
            <w:noProof/>
          </w:rPr>
          <w:t>Combining DFDL Properties from References</w:t>
        </w:r>
        <w:r w:rsidR="00A3095E">
          <w:rPr>
            <w:noProof/>
            <w:webHidden/>
          </w:rPr>
          <w:tab/>
        </w:r>
        <w:r w:rsidR="00A3095E">
          <w:rPr>
            <w:noProof/>
            <w:webHidden/>
          </w:rPr>
          <w:fldChar w:fldCharType="begin"/>
        </w:r>
        <w:r w:rsidR="00A3095E">
          <w:rPr>
            <w:noProof/>
            <w:webHidden/>
          </w:rPr>
          <w:instrText xml:space="preserve"> PAGEREF _Toc362453199 \h </w:instrText>
        </w:r>
        <w:r w:rsidR="00A3095E">
          <w:rPr>
            <w:noProof/>
            <w:webHidden/>
          </w:rPr>
        </w:r>
        <w:r w:rsidR="00A3095E">
          <w:rPr>
            <w:noProof/>
            <w:webHidden/>
          </w:rPr>
          <w:fldChar w:fldCharType="separate"/>
        </w:r>
        <w:r w:rsidR="00A3095E">
          <w:rPr>
            <w:noProof/>
            <w:webHidden/>
          </w:rPr>
          <w:t>62</w:t>
        </w:r>
        <w:r w:rsidR="00A3095E">
          <w:rPr>
            <w:noProof/>
            <w:webHidden/>
          </w:rPr>
          <w:fldChar w:fldCharType="end"/>
        </w:r>
      </w:hyperlink>
    </w:p>
    <w:p w14:paraId="687AACF1" w14:textId="77777777" w:rsidR="00A3095E" w:rsidRDefault="00B900F3">
      <w:pPr>
        <w:pStyle w:val="TOC1"/>
        <w:tabs>
          <w:tab w:val="left" w:pos="400"/>
          <w:tab w:val="right" w:leader="dot" w:pos="8630"/>
        </w:tabs>
        <w:rPr>
          <w:rFonts w:asciiTheme="minorHAnsi" w:eastAsiaTheme="minorEastAsia" w:hAnsiTheme="minorHAnsi" w:cstheme="minorBidi"/>
          <w:noProof/>
          <w:sz w:val="22"/>
          <w:szCs w:val="22"/>
        </w:rPr>
      </w:pPr>
      <w:hyperlink w:anchor="_Toc362453202" w:history="1">
        <w:r w:rsidR="00A3095E" w:rsidRPr="003D50BB">
          <w:rPr>
            <w:rStyle w:val="Hyperlink"/>
            <w:noProof/>
          </w:rPr>
          <w:t>9.</w:t>
        </w:r>
        <w:r w:rsidR="00A3095E">
          <w:rPr>
            <w:rFonts w:asciiTheme="minorHAnsi" w:eastAsiaTheme="minorEastAsia" w:hAnsiTheme="minorHAnsi" w:cstheme="minorBidi"/>
            <w:noProof/>
            <w:sz w:val="22"/>
            <w:szCs w:val="22"/>
          </w:rPr>
          <w:tab/>
        </w:r>
        <w:r w:rsidR="00A3095E" w:rsidRPr="003D50BB">
          <w:rPr>
            <w:rStyle w:val="Hyperlink"/>
            <w:noProof/>
          </w:rPr>
          <w:t>DFDL Processing Introduction</w:t>
        </w:r>
        <w:r w:rsidR="00A3095E">
          <w:rPr>
            <w:noProof/>
            <w:webHidden/>
          </w:rPr>
          <w:tab/>
        </w:r>
        <w:r w:rsidR="00A3095E">
          <w:rPr>
            <w:noProof/>
            <w:webHidden/>
          </w:rPr>
          <w:fldChar w:fldCharType="begin"/>
        </w:r>
        <w:r w:rsidR="00A3095E">
          <w:rPr>
            <w:noProof/>
            <w:webHidden/>
          </w:rPr>
          <w:instrText xml:space="preserve"> PAGEREF _Toc362453202 \h </w:instrText>
        </w:r>
        <w:r w:rsidR="00A3095E">
          <w:rPr>
            <w:noProof/>
            <w:webHidden/>
          </w:rPr>
        </w:r>
        <w:r w:rsidR="00A3095E">
          <w:rPr>
            <w:noProof/>
            <w:webHidden/>
          </w:rPr>
          <w:fldChar w:fldCharType="separate"/>
        </w:r>
        <w:r w:rsidR="00A3095E">
          <w:rPr>
            <w:noProof/>
            <w:webHidden/>
          </w:rPr>
          <w:t>65</w:t>
        </w:r>
        <w:r w:rsidR="00A3095E">
          <w:rPr>
            <w:noProof/>
            <w:webHidden/>
          </w:rPr>
          <w:fldChar w:fldCharType="end"/>
        </w:r>
      </w:hyperlink>
    </w:p>
    <w:p w14:paraId="45498825" w14:textId="77777777" w:rsidR="00A3095E" w:rsidRDefault="00B900F3">
      <w:pPr>
        <w:pStyle w:val="TOC2"/>
        <w:tabs>
          <w:tab w:val="left" w:pos="800"/>
          <w:tab w:val="right" w:leader="dot" w:pos="8630"/>
        </w:tabs>
        <w:rPr>
          <w:rFonts w:asciiTheme="minorHAnsi" w:eastAsiaTheme="minorEastAsia" w:hAnsiTheme="minorHAnsi" w:cstheme="minorBidi"/>
          <w:noProof/>
          <w:sz w:val="22"/>
          <w:szCs w:val="22"/>
        </w:rPr>
      </w:pPr>
      <w:hyperlink w:anchor="_Toc362453204" w:history="1">
        <w:r w:rsidR="00A3095E" w:rsidRPr="003D50BB">
          <w:rPr>
            <w:rStyle w:val="Hyperlink"/>
            <w:noProof/>
          </w:rPr>
          <w:t>9.1</w:t>
        </w:r>
        <w:r w:rsidR="00A3095E">
          <w:rPr>
            <w:rFonts w:asciiTheme="minorHAnsi" w:eastAsiaTheme="minorEastAsia" w:hAnsiTheme="minorHAnsi" w:cstheme="minorBidi"/>
            <w:noProof/>
            <w:sz w:val="22"/>
            <w:szCs w:val="22"/>
          </w:rPr>
          <w:tab/>
        </w:r>
        <w:r w:rsidR="00A3095E" w:rsidRPr="003D50BB">
          <w:rPr>
            <w:rStyle w:val="Hyperlink"/>
            <w:noProof/>
          </w:rPr>
          <w:t>Parser Overview</w:t>
        </w:r>
        <w:r w:rsidR="00A3095E">
          <w:rPr>
            <w:noProof/>
            <w:webHidden/>
          </w:rPr>
          <w:tab/>
        </w:r>
        <w:r w:rsidR="00A3095E">
          <w:rPr>
            <w:noProof/>
            <w:webHidden/>
          </w:rPr>
          <w:fldChar w:fldCharType="begin"/>
        </w:r>
        <w:r w:rsidR="00A3095E">
          <w:rPr>
            <w:noProof/>
            <w:webHidden/>
          </w:rPr>
          <w:instrText xml:space="preserve"> PAGEREF _Toc362453204 \h </w:instrText>
        </w:r>
        <w:r w:rsidR="00A3095E">
          <w:rPr>
            <w:noProof/>
            <w:webHidden/>
          </w:rPr>
        </w:r>
        <w:r w:rsidR="00A3095E">
          <w:rPr>
            <w:noProof/>
            <w:webHidden/>
          </w:rPr>
          <w:fldChar w:fldCharType="separate"/>
        </w:r>
        <w:r w:rsidR="00A3095E">
          <w:rPr>
            <w:noProof/>
            <w:webHidden/>
          </w:rPr>
          <w:t>65</w:t>
        </w:r>
        <w:r w:rsidR="00A3095E">
          <w:rPr>
            <w:noProof/>
            <w:webHidden/>
          </w:rPr>
          <w:fldChar w:fldCharType="end"/>
        </w:r>
      </w:hyperlink>
    </w:p>
    <w:p w14:paraId="30F8D12E" w14:textId="77777777" w:rsidR="00A3095E" w:rsidRDefault="00B900F3">
      <w:pPr>
        <w:pStyle w:val="TOC2"/>
        <w:tabs>
          <w:tab w:val="left" w:pos="800"/>
          <w:tab w:val="right" w:leader="dot" w:pos="8630"/>
        </w:tabs>
        <w:rPr>
          <w:rFonts w:asciiTheme="minorHAnsi" w:eastAsiaTheme="minorEastAsia" w:hAnsiTheme="minorHAnsi" w:cstheme="minorBidi"/>
          <w:noProof/>
          <w:sz w:val="22"/>
          <w:szCs w:val="22"/>
        </w:rPr>
      </w:pPr>
      <w:hyperlink w:anchor="_Toc362453242" w:history="1">
        <w:r w:rsidR="00A3095E" w:rsidRPr="003D50BB">
          <w:rPr>
            <w:rStyle w:val="Hyperlink"/>
            <w:noProof/>
          </w:rPr>
          <w:t>9.2</w:t>
        </w:r>
        <w:r w:rsidR="00A3095E">
          <w:rPr>
            <w:rFonts w:asciiTheme="minorHAnsi" w:eastAsiaTheme="minorEastAsia" w:hAnsiTheme="minorHAnsi" w:cstheme="minorBidi"/>
            <w:noProof/>
            <w:sz w:val="22"/>
            <w:szCs w:val="22"/>
          </w:rPr>
          <w:tab/>
        </w:r>
        <w:r w:rsidR="00A3095E" w:rsidRPr="003D50BB">
          <w:rPr>
            <w:rStyle w:val="Hyperlink"/>
            <w:noProof/>
          </w:rPr>
          <w:t>DFDL Data Syntax Grammar</w:t>
        </w:r>
        <w:r w:rsidR="00A3095E">
          <w:rPr>
            <w:noProof/>
            <w:webHidden/>
          </w:rPr>
          <w:tab/>
        </w:r>
        <w:r w:rsidR="00A3095E">
          <w:rPr>
            <w:noProof/>
            <w:webHidden/>
          </w:rPr>
          <w:fldChar w:fldCharType="begin"/>
        </w:r>
        <w:r w:rsidR="00A3095E">
          <w:rPr>
            <w:noProof/>
            <w:webHidden/>
          </w:rPr>
          <w:instrText xml:space="preserve"> PAGEREF _Toc362453242 \h </w:instrText>
        </w:r>
        <w:r w:rsidR="00A3095E">
          <w:rPr>
            <w:noProof/>
            <w:webHidden/>
          </w:rPr>
        </w:r>
        <w:r w:rsidR="00A3095E">
          <w:rPr>
            <w:noProof/>
            <w:webHidden/>
          </w:rPr>
          <w:fldChar w:fldCharType="separate"/>
        </w:r>
        <w:r w:rsidR="00A3095E">
          <w:rPr>
            <w:noProof/>
            <w:webHidden/>
          </w:rPr>
          <w:t>66</w:t>
        </w:r>
        <w:r w:rsidR="00A3095E">
          <w:rPr>
            <w:noProof/>
            <w:webHidden/>
          </w:rPr>
          <w:fldChar w:fldCharType="end"/>
        </w:r>
      </w:hyperlink>
    </w:p>
    <w:p w14:paraId="547D8E1A" w14:textId="77777777" w:rsidR="00A3095E" w:rsidRDefault="00B900F3">
      <w:pPr>
        <w:pStyle w:val="TOC3"/>
        <w:tabs>
          <w:tab w:val="left" w:pos="1200"/>
          <w:tab w:val="right" w:leader="dot" w:pos="8630"/>
        </w:tabs>
        <w:rPr>
          <w:rFonts w:asciiTheme="minorHAnsi" w:eastAsiaTheme="minorEastAsia" w:hAnsiTheme="minorHAnsi" w:cstheme="minorBidi"/>
          <w:noProof/>
          <w:sz w:val="22"/>
          <w:szCs w:val="22"/>
        </w:rPr>
      </w:pPr>
      <w:hyperlink w:anchor="_Toc362453243" w:history="1">
        <w:r w:rsidR="00A3095E" w:rsidRPr="003D50BB">
          <w:rPr>
            <w:rStyle w:val="Hyperlink"/>
            <w:noProof/>
          </w:rPr>
          <w:t>9.2.1</w:t>
        </w:r>
        <w:r w:rsidR="00A3095E">
          <w:rPr>
            <w:rFonts w:asciiTheme="minorHAnsi" w:eastAsiaTheme="minorEastAsia" w:hAnsiTheme="minorHAnsi" w:cstheme="minorBidi"/>
            <w:noProof/>
            <w:sz w:val="22"/>
            <w:szCs w:val="22"/>
          </w:rPr>
          <w:tab/>
        </w:r>
        <w:r w:rsidR="00A3095E" w:rsidRPr="003D50BB">
          <w:rPr>
            <w:rStyle w:val="Hyperlink"/>
            <w:noProof/>
          </w:rPr>
          <w:t>Nil Representation</w:t>
        </w:r>
        <w:r w:rsidR="00A3095E">
          <w:rPr>
            <w:noProof/>
            <w:webHidden/>
          </w:rPr>
          <w:tab/>
        </w:r>
        <w:r w:rsidR="00A3095E">
          <w:rPr>
            <w:noProof/>
            <w:webHidden/>
          </w:rPr>
          <w:fldChar w:fldCharType="begin"/>
        </w:r>
        <w:r w:rsidR="00A3095E">
          <w:rPr>
            <w:noProof/>
            <w:webHidden/>
          </w:rPr>
          <w:instrText xml:space="preserve"> PAGEREF _Toc362453243 \h </w:instrText>
        </w:r>
        <w:r w:rsidR="00A3095E">
          <w:rPr>
            <w:noProof/>
            <w:webHidden/>
          </w:rPr>
        </w:r>
        <w:r w:rsidR="00A3095E">
          <w:rPr>
            <w:noProof/>
            <w:webHidden/>
          </w:rPr>
          <w:fldChar w:fldCharType="separate"/>
        </w:r>
        <w:r w:rsidR="00A3095E">
          <w:rPr>
            <w:noProof/>
            <w:webHidden/>
          </w:rPr>
          <w:t>68</w:t>
        </w:r>
        <w:r w:rsidR="00A3095E">
          <w:rPr>
            <w:noProof/>
            <w:webHidden/>
          </w:rPr>
          <w:fldChar w:fldCharType="end"/>
        </w:r>
      </w:hyperlink>
    </w:p>
    <w:p w14:paraId="6FC164B8" w14:textId="77777777" w:rsidR="00A3095E" w:rsidRDefault="00B900F3">
      <w:pPr>
        <w:pStyle w:val="TOC3"/>
        <w:tabs>
          <w:tab w:val="left" w:pos="1200"/>
          <w:tab w:val="right" w:leader="dot" w:pos="8630"/>
        </w:tabs>
        <w:rPr>
          <w:rFonts w:asciiTheme="minorHAnsi" w:eastAsiaTheme="minorEastAsia" w:hAnsiTheme="minorHAnsi" w:cstheme="minorBidi"/>
          <w:noProof/>
          <w:sz w:val="22"/>
          <w:szCs w:val="22"/>
        </w:rPr>
      </w:pPr>
      <w:hyperlink w:anchor="_Toc362453244" w:history="1">
        <w:r w:rsidR="00A3095E" w:rsidRPr="003D50BB">
          <w:rPr>
            <w:rStyle w:val="Hyperlink"/>
            <w:noProof/>
          </w:rPr>
          <w:t>9.2.2</w:t>
        </w:r>
        <w:r w:rsidR="00A3095E">
          <w:rPr>
            <w:rFonts w:asciiTheme="minorHAnsi" w:eastAsiaTheme="minorEastAsia" w:hAnsiTheme="minorHAnsi" w:cstheme="minorBidi"/>
            <w:noProof/>
            <w:sz w:val="22"/>
            <w:szCs w:val="22"/>
          </w:rPr>
          <w:tab/>
        </w:r>
        <w:r w:rsidR="00A3095E" w:rsidRPr="003D50BB">
          <w:rPr>
            <w:rStyle w:val="Hyperlink"/>
            <w:noProof/>
          </w:rPr>
          <w:t>Empty Representation</w:t>
        </w:r>
        <w:r w:rsidR="00A3095E">
          <w:rPr>
            <w:noProof/>
            <w:webHidden/>
          </w:rPr>
          <w:tab/>
        </w:r>
        <w:r w:rsidR="00A3095E">
          <w:rPr>
            <w:noProof/>
            <w:webHidden/>
          </w:rPr>
          <w:fldChar w:fldCharType="begin"/>
        </w:r>
        <w:r w:rsidR="00A3095E">
          <w:rPr>
            <w:noProof/>
            <w:webHidden/>
          </w:rPr>
          <w:instrText xml:space="preserve"> PAGEREF _Toc362453244 \h </w:instrText>
        </w:r>
        <w:r w:rsidR="00A3095E">
          <w:rPr>
            <w:noProof/>
            <w:webHidden/>
          </w:rPr>
        </w:r>
        <w:r w:rsidR="00A3095E">
          <w:rPr>
            <w:noProof/>
            <w:webHidden/>
          </w:rPr>
          <w:fldChar w:fldCharType="separate"/>
        </w:r>
        <w:r w:rsidR="00A3095E">
          <w:rPr>
            <w:noProof/>
            <w:webHidden/>
          </w:rPr>
          <w:t>68</w:t>
        </w:r>
        <w:r w:rsidR="00A3095E">
          <w:rPr>
            <w:noProof/>
            <w:webHidden/>
          </w:rPr>
          <w:fldChar w:fldCharType="end"/>
        </w:r>
      </w:hyperlink>
    </w:p>
    <w:p w14:paraId="6941C88C" w14:textId="77777777" w:rsidR="00A3095E" w:rsidRDefault="00B900F3">
      <w:pPr>
        <w:pStyle w:val="TOC3"/>
        <w:tabs>
          <w:tab w:val="left" w:pos="1200"/>
          <w:tab w:val="right" w:leader="dot" w:pos="8630"/>
        </w:tabs>
        <w:rPr>
          <w:rFonts w:asciiTheme="minorHAnsi" w:eastAsiaTheme="minorEastAsia" w:hAnsiTheme="minorHAnsi" w:cstheme="minorBidi"/>
          <w:noProof/>
          <w:sz w:val="22"/>
          <w:szCs w:val="22"/>
        </w:rPr>
      </w:pPr>
      <w:hyperlink w:anchor="_Toc362453245" w:history="1">
        <w:r w:rsidR="00A3095E" w:rsidRPr="003D50BB">
          <w:rPr>
            <w:rStyle w:val="Hyperlink"/>
            <w:noProof/>
          </w:rPr>
          <w:t>9.2.3</w:t>
        </w:r>
        <w:r w:rsidR="00A3095E">
          <w:rPr>
            <w:rFonts w:asciiTheme="minorHAnsi" w:eastAsiaTheme="minorEastAsia" w:hAnsiTheme="minorHAnsi" w:cstheme="minorBidi"/>
            <w:noProof/>
            <w:sz w:val="22"/>
            <w:szCs w:val="22"/>
          </w:rPr>
          <w:tab/>
        </w:r>
        <w:r w:rsidR="00A3095E" w:rsidRPr="003D50BB">
          <w:rPr>
            <w:rStyle w:val="Hyperlink"/>
            <w:noProof/>
          </w:rPr>
          <w:t>Normal Representation</w:t>
        </w:r>
        <w:r w:rsidR="00A3095E">
          <w:rPr>
            <w:noProof/>
            <w:webHidden/>
          </w:rPr>
          <w:tab/>
        </w:r>
        <w:r w:rsidR="00A3095E">
          <w:rPr>
            <w:noProof/>
            <w:webHidden/>
          </w:rPr>
          <w:fldChar w:fldCharType="begin"/>
        </w:r>
        <w:r w:rsidR="00A3095E">
          <w:rPr>
            <w:noProof/>
            <w:webHidden/>
          </w:rPr>
          <w:instrText xml:space="preserve"> PAGEREF _Toc362453245 \h </w:instrText>
        </w:r>
        <w:r w:rsidR="00A3095E">
          <w:rPr>
            <w:noProof/>
            <w:webHidden/>
          </w:rPr>
        </w:r>
        <w:r w:rsidR="00A3095E">
          <w:rPr>
            <w:noProof/>
            <w:webHidden/>
          </w:rPr>
          <w:fldChar w:fldCharType="separate"/>
        </w:r>
        <w:r w:rsidR="00A3095E">
          <w:rPr>
            <w:noProof/>
            <w:webHidden/>
          </w:rPr>
          <w:t>69</w:t>
        </w:r>
        <w:r w:rsidR="00A3095E">
          <w:rPr>
            <w:noProof/>
            <w:webHidden/>
          </w:rPr>
          <w:fldChar w:fldCharType="end"/>
        </w:r>
      </w:hyperlink>
    </w:p>
    <w:p w14:paraId="1BB79DAB" w14:textId="77777777" w:rsidR="00A3095E" w:rsidRDefault="00B900F3">
      <w:pPr>
        <w:pStyle w:val="TOC3"/>
        <w:tabs>
          <w:tab w:val="left" w:pos="1200"/>
          <w:tab w:val="right" w:leader="dot" w:pos="8630"/>
        </w:tabs>
        <w:rPr>
          <w:rFonts w:asciiTheme="minorHAnsi" w:eastAsiaTheme="minorEastAsia" w:hAnsiTheme="minorHAnsi" w:cstheme="minorBidi"/>
          <w:noProof/>
          <w:sz w:val="22"/>
          <w:szCs w:val="22"/>
        </w:rPr>
      </w:pPr>
      <w:hyperlink w:anchor="_Toc362453246" w:history="1">
        <w:r w:rsidR="00A3095E" w:rsidRPr="003D50BB">
          <w:rPr>
            <w:rStyle w:val="Hyperlink"/>
            <w:noProof/>
          </w:rPr>
          <w:t>9.2.4</w:t>
        </w:r>
        <w:r w:rsidR="00A3095E">
          <w:rPr>
            <w:rFonts w:asciiTheme="minorHAnsi" w:eastAsiaTheme="minorEastAsia" w:hAnsiTheme="minorHAnsi" w:cstheme="minorBidi"/>
            <w:noProof/>
            <w:sz w:val="22"/>
            <w:szCs w:val="22"/>
          </w:rPr>
          <w:tab/>
        </w:r>
        <w:r w:rsidR="00A3095E" w:rsidRPr="003D50BB">
          <w:rPr>
            <w:rStyle w:val="Hyperlink"/>
            <w:noProof/>
          </w:rPr>
          <w:t>Absent Representation</w:t>
        </w:r>
        <w:r w:rsidR="00A3095E">
          <w:rPr>
            <w:noProof/>
            <w:webHidden/>
          </w:rPr>
          <w:tab/>
        </w:r>
        <w:r w:rsidR="00A3095E">
          <w:rPr>
            <w:noProof/>
            <w:webHidden/>
          </w:rPr>
          <w:fldChar w:fldCharType="begin"/>
        </w:r>
        <w:r w:rsidR="00A3095E">
          <w:rPr>
            <w:noProof/>
            <w:webHidden/>
          </w:rPr>
          <w:instrText xml:space="preserve"> PAGEREF _Toc362453246 \h </w:instrText>
        </w:r>
        <w:r w:rsidR="00A3095E">
          <w:rPr>
            <w:noProof/>
            <w:webHidden/>
          </w:rPr>
        </w:r>
        <w:r w:rsidR="00A3095E">
          <w:rPr>
            <w:noProof/>
            <w:webHidden/>
          </w:rPr>
          <w:fldChar w:fldCharType="separate"/>
        </w:r>
        <w:r w:rsidR="00A3095E">
          <w:rPr>
            <w:noProof/>
            <w:webHidden/>
          </w:rPr>
          <w:t>69</w:t>
        </w:r>
        <w:r w:rsidR="00A3095E">
          <w:rPr>
            <w:noProof/>
            <w:webHidden/>
          </w:rPr>
          <w:fldChar w:fldCharType="end"/>
        </w:r>
      </w:hyperlink>
    </w:p>
    <w:p w14:paraId="6E2877CB" w14:textId="77777777" w:rsidR="00A3095E" w:rsidRDefault="00B900F3">
      <w:pPr>
        <w:pStyle w:val="TOC3"/>
        <w:tabs>
          <w:tab w:val="left" w:pos="1200"/>
          <w:tab w:val="right" w:leader="dot" w:pos="8630"/>
        </w:tabs>
        <w:rPr>
          <w:rFonts w:asciiTheme="minorHAnsi" w:eastAsiaTheme="minorEastAsia" w:hAnsiTheme="minorHAnsi" w:cstheme="minorBidi"/>
          <w:noProof/>
          <w:sz w:val="22"/>
          <w:szCs w:val="22"/>
        </w:rPr>
      </w:pPr>
      <w:hyperlink w:anchor="_Toc362453247" w:history="1">
        <w:r w:rsidR="00A3095E" w:rsidRPr="003D50BB">
          <w:rPr>
            <w:rStyle w:val="Hyperlink"/>
            <w:noProof/>
          </w:rPr>
          <w:t>9.2.5</w:t>
        </w:r>
        <w:r w:rsidR="00A3095E">
          <w:rPr>
            <w:rFonts w:asciiTheme="minorHAnsi" w:eastAsiaTheme="minorEastAsia" w:hAnsiTheme="minorHAnsi" w:cstheme="minorBidi"/>
            <w:noProof/>
            <w:sz w:val="22"/>
            <w:szCs w:val="22"/>
          </w:rPr>
          <w:tab/>
        </w:r>
        <w:r w:rsidR="00A3095E" w:rsidRPr="003D50BB">
          <w:rPr>
            <w:rStyle w:val="Hyperlink"/>
            <w:noProof/>
          </w:rPr>
          <w:t>Zero-length Representation</w:t>
        </w:r>
        <w:r w:rsidR="00A3095E">
          <w:rPr>
            <w:noProof/>
            <w:webHidden/>
          </w:rPr>
          <w:tab/>
        </w:r>
        <w:r w:rsidR="00A3095E">
          <w:rPr>
            <w:noProof/>
            <w:webHidden/>
          </w:rPr>
          <w:fldChar w:fldCharType="begin"/>
        </w:r>
        <w:r w:rsidR="00A3095E">
          <w:rPr>
            <w:noProof/>
            <w:webHidden/>
          </w:rPr>
          <w:instrText xml:space="preserve"> PAGEREF _Toc362453247 \h </w:instrText>
        </w:r>
        <w:r w:rsidR="00A3095E">
          <w:rPr>
            <w:noProof/>
            <w:webHidden/>
          </w:rPr>
        </w:r>
        <w:r w:rsidR="00A3095E">
          <w:rPr>
            <w:noProof/>
            <w:webHidden/>
          </w:rPr>
          <w:fldChar w:fldCharType="separate"/>
        </w:r>
        <w:r w:rsidR="00A3095E">
          <w:rPr>
            <w:noProof/>
            <w:webHidden/>
          </w:rPr>
          <w:t>69</w:t>
        </w:r>
        <w:r w:rsidR="00A3095E">
          <w:rPr>
            <w:noProof/>
            <w:webHidden/>
          </w:rPr>
          <w:fldChar w:fldCharType="end"/>
        </w:r>
      </w:hyperlink>
    </w:p>
    <w:p w14:paraId="21889C50" w14:textId="77777777" w:rsidR="00A3095E" w:rsidRDefault="00B900F3">
      <w:pPr>
        <w:pStyle w:val="TOC3"/>
        <w:tabs>
          <w:tab w:val="left" w:pos="1200"/>
          <w:tab w:val="right" w:leader="dot" w:pos="8630"/>
        </w:tabs>
        <w:rPr>
          <w:rFonts w:asciiTheme="minorHAnsi" w:eastAsiaTheme="minorEastAsia" w:hAnsiTheme="minorHAnsi" w:cstheme="minorBidi"/>
          <w:noProof/>
          <w:sz w:val="22"/>
          <w:szCs w:val="22"/>
        </w:rPr>
      </w:pPr>
      <w:hyperlink w:anchor="_Toc362453248" w:history="1">
        <w:r w:rsidR="00A3095E" w:rsidRPr="003D50BB">
          <w:rPr>
            <w:rStyle w:val="Hyperlink"/>
            <w:noProof/>
          </w:rPr>
          <w:t>9.2.6</w:t>
        </w:r>
        <w:r w:rsidR="00A3095E">
          <w:rPr>
            <w:rFonts w:asciiTheme="minorHAnsi" w:eastAsiaTheme="minorEastAsia" w:hAnsiTheme="minorHAnsi" w:cstheme="minorBidi"/>
            <w:noProof/>
            <w:sz w:val="22"/>
            <w:szCs w:val="22"/>
          </w:rPr>
          <w:tab/>
        </w:r>
        <w:r w:rsidR="00A3095E" w:rsidRPr="003D50BB">
          <w:rPr>
            <w:rStyle w:val="Hyperlink"/>
            <w:noProof/>
          </w:rPr>
          <w:t>Missing</w:t>
        </w:r>
        <w:r w:rsidR="00A3095E">
          <w:rPr>
            <w:noProof/>
            <w:webHidden/>
          </w:rPr>
          <w:tab/>
        </w:r>
        <w:r w:rsidR="00A3095E">
          <w:rPr>
            <w:noProof/>
            <w:webHidden/>
          </w:rPr>
          <w:fldChar w:fldCharType="begin"/>
        </w:r>
        <w:r w:rsidR="00A3095E">
          <w:rPr>
            <w:noProof/>
            <w:webHidden/>
          </w:rPr>
          <w:instrText xml:space="preserve"> PAGEREF _Toc362453248 \h </w:instrText>
        </w:r>
        <w:r w:rsidR="00A3095E">
          <w:rPr>
            <w:noProof/>
            <w:webHidden/>
          </w:rPr>
        </w:r>
        <w:r w:rsidR="00A3095E">
          <w:rPr>
            <w:noProof/>
            <w:webHidden/>
          </w:rPr>
          <w:fldChar w:fldCharType="separate"/>
        </w:r>
        <w:r w:rsidR="00A3095E">
          <w:rPr>
            <w:noProof/>
            <w:webHidden/>
          </w:rPr>
          <w:t>70</w:t>
        </w:r>
        <w:r w:rsidR="00A3095E">
          <w:rPr>
            <w:noProof/>
            <w:webHidden/>
          </w:rPr>
          <w:fldChar w:fldCharType="end"/>
        </w:r>
      </w:hyperlink>
    </w:p>
    <w:p w14:paraId="10E15C64" w14:textId="77777777" w:rsidR="00A3095E" w:rsidRDefault="00B900F3">
      <w:pPr>
        <w:pStyle w:val="TOC3"/>
        <w:tabs>
          <w:tab w:val="left" w:pos="1200"/>
          <w:tab w:val="right" w:leader="dot" w:pos="8630"/>
        </w:tabs>
        <w:rPr>
          <w:rFonts w:asciiTheme="minorHAnsi" w:eastAsiaTheme="minorEastAsia" w:hAnsiTheme="minorHAnsi" w:cstheme="minorBidi"/>
          <w:noProof/>
          <w:sz w:val="22"/>
          <w:szCs w:val="22"/>
        </w:rPr>
      </w:pPr>
      <w:hyperlink w:anchor="_Toc362453249" w:history="1">
        <w:r w:rsidR="00A3095E" w:rsidRPr="003D50BB">
          <w:rPr>
            <w:rStyle w:val="Hyperlink"/>
            <w:noProof/>
          </w:rPr>
          <w:t>9.2.7</w:t>
        </w:r>
        <w:r w:rsidR="00A3095E">
          <w:rPr>
            <w:rFonts w:asciiTheme="minorHAnsi" w:eastAsiaTheme="minorEastAsia" w:hAnsiTheme="minorHAnsi" w:cstheme="minorBidi"/>
            <w:noProof/>
            <w:sz w:val="22"/>
            <w:szCs w:val="22"/>
          </w:rPr>
          <w:tab/>
        </w:r>
        <w:r w:rsidR="00A3095E" w:rsidRPr="003D50BB">
          <w:rPr>
            <w:rStyle w:val="Hyperlink"/>
            <w:noProof/>
          </w:rPr>
          <w:t>Examples of Missing and Empty Representation</w:t>
        </w:r>
        <w:r w:rsidR="00A3095E">
          <w:rPr>
            <w:noProof/>
            <w:webHidden/>
          </w:rPr>
          <w:tab/>
        </w:r>
        <w:r w:rsidR="00A3095E">
          <w:rPr>
            <w:noProof/>
            <w:webHidden/>
          </w:rPr>
          <w:fldChar w:fldCharType="begin"/>
        </w:r>
        <w:r w:rsidR="00A3095E">
          <w:rPr>
            <w:noProof/>
            <w:webHidden/>
          </w:rPr>
          <w:instrText xml:space="preserve"> PAGEREF _Toc362453249 \h </w:instrText>
        </w:r>
        <w:r w:rsidR="00A3095E">
          <w:rPr>
            <w:noProof/>
            <w:webHidden/>
          </w:rPr>
        </w:r>
        <w:r w:rsidR="00A3095E">
          <w:rPr>
            <w:noProof/>
            <w:webHidden/>
          </w:rPr>
          <w:fldChar w:fldCharType="separate"/>
        </w:r>
        <w:r w:rsidR="00A3095E">
          <w:rPr>
            <w:noProof/>
            <w:webHidden/>
          </w:rPr>
          <w:t>70</w:t>
        </w:r>
        <w:r w:rsidR="00A3095E">
          <w:rPr>
            <w:noProof/>
            <w:webHidden/>
          </w:rPr>
          <w:fldChar w:fldCharType="end"/>
        </w:r>
      </w:hyperlink>
    </w:p>
    <w:p w14:paraId="30A22C11" w14:textId="77777777" w:rsidR="00A3095E" w:rsidRDefault="00B900F3">
      <w:pPr>
        <w:pStyle w:val="TOC3"/>
        <w:tabs>
          <w:tab w:val="left" w:pos="1200"/>
          <w:tab w:val="right" w:leader="dot" w:pos="8630"/>
        </w:tabs>
        <w:rPr>
          <w:rFonts w:asciiTheme="minorHAnsi" w:eastAsiaTheme="minorEastAsia" w:hAnsiTheme="minorHAnsi" w:cstheme="minorBidi"/>
          <w:noProof/>
          <w:sz w:val="22"/>
          <w:szCs w:val="22"/>
        </w:rPr>
      </w:pPr>
      <w:hyperlink w:anchor="_Toc362453250" w:history="1">
        <w:r w:rsidR="00A3095E" w:rsidRPr="003D50BB">
          <w:rPr>
            <w:rStyle w:val="Hyperlink"/>
            <w:noProof/>
          </w:rPr>
          <w:t>9.2.8</w:t>
        </w:r>
        <w:r w:rsidR="00A3095E">
          <w:rPr>
            <w:rFonts w:asciiTheme="minorHAnsi" w:eastAsiaTheme="minorEastAsia" w:hAnsiTheme="minorHAnsi" w:cstheme="minorBidi"/>
            <w:noProof/>
            <w:sz w:val="22"/>
            <w:szCs w:val="22"/>
          </w:rPr>
          <w:tab/>
        </w:r>
        <w:r w:rsidR="00A3095E" w:rsidRPr="003D50BB">
          <w:rPr>
            <w:rStyle w:val="Hyperlink"/>
            <w:noProof/>
          </w:rPr>
          <w:t>Round Trip Ambiguities</w:t>
        </w:r>
        <w:r w:rsidR="00A3095E">
          <w:rPr>
            <w:noProof/>
            <w:webHidden/>
          </w:rPr>
          <w:tab/>
        </w:r>
        <w:r w:rsidR="00A3095E">
          <w:rPr>
            <w:noProof/>
            <w:webHidden/>
          </w:rPr>
          <w:fldChar w:fldCharType="begin"/>
        </w:r>
        <w:r w:rsidR="00A3095E">
          <w:rPr>
            <w:noProof/>
            <w:webHidden/>
          </w:rPr>
          <w:instrText xml:space="preserve"> PAGEREF _Toc362453250 \h </w:instrText>
        </w:r>
        <w:r w:rsidR="00A3095E">
          <w:rPr>
            <w:noProof/>
            <w:webHidden/>
          </w:rPr>
        </w:r>
        <w:r w:rsidR="00A3095E">
          <w:rPr>
            <w:noProof/>
            <w:webHidden/>
          </w:rPr>
          <w:fldChar w:fldCharType="separate"/>
        </w:r>
        <w:r w:rsidR="00A3095E">
          <w:rPr>
            <w:noProof/>
            <w:webHidden/>
          </w:rPr>
          <w:t>71</w:t>
        </w:r>
        <w:r w:rsidR="00A3095E">
          <w:rPr>
            <w:noProof/>
            <w:webHidden/>
          </w:rPr>
          <w:fldChar w:fldCharType="end"/>
        </w:r>
      </w:hyperlink>
    </w:p>
    <w:p w14:paraId="58814371" w14:textId="77777777" w:rsidR="00A3095E" w:rsidRDefault="00B900F3">
      <w:pPr>
        <w:pStyle w:val="TOC2"/>
        <w:tabs>
          <w:tab w:val="left" w:pos="800"/>
          <w:tab w:val="right" w:leader="dot" w:pos="8630"/>
        </w:tabs>
        <w:rPr>
          <w:rFonts w:asciiTheme="minorHAnsi" w:eastAsiaTheme="minorEastAsia" w:hAnsiTheme="minorHAnsi" w:cstheme="minorBidi"/>
          <w:noProof/>
          <w:sz w:val="22"/>
          <w:szCs w:val="22"/>
        </w:rPr>
      </w:pPr>
      <w:hyperlink w:anchor="_Toc362453251" w:history="1">
        <w:r w:rsidR="00A3095E" w:rsidRPr="003D50BB">
          <w:rPr>
            <w:rStyle w:val="Hyperlink"/>
            <w:noProof/>
          </w:rPr>
          <w:t>9.3</w:t>
        </w:r>
        <w:r w:rsidR="00A3095E">
          <w:rPr>
            <w:rFonts w:asciiTheme="minorHAnsi" w:eastAsiaTheme="minorEastAsia" w:hAnsiTheme="minorHAnsi" w:cstheme="minorBidi"/>
            <w:noProof/>
            <w:sz w:val="22"/>
            <w:szCs w:val="22"/>
          </w:rPr>
          <w:tab/>
        </w:r>
        <w:r w:rsidR="00A3095E" w:rsidRPr="003D50BB">
          <w:rPr>
            <w:rStyle w:val="Hyperlink"/>
            <w:noProof/>
          </w:rPr>
          <w:t>Parsing Algorithm</w:t>
        </w:r>
        <w:r w:rsidR="00A3095E">
          <w:rPr>
            <w:noProof/>
            <w:webHidden/>
          </w:rPr>
          <w:tab/>
        </w:r>
        <w:r w:rsidR="00A3095E">
          <w:rPr>
            <w:noProof/>
            <w:webHidden/>
          </w:rPr>
          <w:fldChar w:fldCharType="begin"/>
        </w:r>
        <w:r w:rsidR="00A3095E">
          <w:rPr>
            <w:noProof/>
            <w:webHidden/>
          </w:rPr>
          <w:instrText xml:space="preserve"> PAGEREF _Toc362453251 \h </w:instrText>
        </w:r>
        <w:r w:rsidR="00A3095E">
          <w:rPr>
            <w:noProof/>
            <w:webHidden/>
          </w:rPr>
        </w:r>
        <w:r w:rsidR="00A3095E">
          <w:rPr>
            <w:noProof/>
            <w:webHidden/>
          </w:rPr>
          <w:fldChar w:fldCharType="separate"/>
        </w:r>
        <w:r w:rsidR="00A3095E">
          <w:rPr>
            <w:noProof/>
            <w:webHidden/>
          </w:rPr>
          <w:t>71</w:t>
        </w:r>
        <w:r w:rsidR="00A3095E">
          <w:rPr>
            <w:noProof/>
            <w:webHidden/>
          </w:rPr>
          <w:fldChar w:fldCharType="end"/>
        </w:r>
      </w:hyperlink>
    </w:p>
    <w:p w14:paraId="720539E3" w14:textId="77777777" w:rsidR="00A3095E" w:rsidRDefault="00B900F3">
      <w:pPr>
        <w:pStyle w:val="TOC3"/>
        <w:tabs>
          <w:tab w:val="left" w:pos="1200"/>
          <w:tab w:val="right" w:leader="dot" w:pos="8630"/>
        </w:tabs>
        <w:rPr>
          <w:rFonts w:asciiTheme="minorHAnsi" w:eastAsiaTheme="minorEastAsia" w:hAnsiTheme="minorHAnsi" w:cstheme="minorBidi"/>
          <w:noProof/>
          <w:sz w:val="22"/>
          <w:szCs w:val="22"/>
        </w:rPr>
      </w:pPr>
      <w:hyperlink w:anchor="_Toc362453252" w:history="1">
        <w:r w:rsidR="00A3095E" w:rsidRPr="003D50BB">
          <w:rPr>
            <w:rStyle w:val="Hyperlink"/>
            <w:noProof/>
          </w:rPr>
          <w:t>9.3.1</w:t>
        </w:r>
        <w:r w:rsidR="00A3095E">
          <w:rPr>
            <w:rFonts w:asciiTheme="minorHAnsi" w:eastAsiaTheme="minorEastAsia" w:hAnsiTheme="minorHAnsi" w:cstheme="minorBidi"/>
            <w:noProof/>
            <w:sz w:val="22"/>
            <w:szCs w:val="22"/>
          </w:rPr>
          <w:tab/>
        </w:r>
        <w:r w:rsidR="00A3095E" w:rsidRPr="003D50BB">
          <w:rPr>
            <w:rStyle w:val="Hyperlink"/>
            <w:noProof/>
          </w:rPr>
          <w:t>Known-to-exist and Known-not-to-exist</w:t>
        </w:r>
        <w:r w:rsidR="00A3095E">
          <w:rPr>
            <w:noProof/>
            <w:webHidden/>
          </w:rPr>
          <w:tab/>
        </w:r>
        <w:r w:rsidR="00A3095E">
          <w:rPr>
            <w:noProof/>
            <w:webHidden/>
          </w:rPr>
          <w:fldChar w:fldCharType="begin"/>
        </w:r>
        <w:r w:rsidR="00A3095E">
          <w:rPr>
            <w:noProof/>
            <w:webHidden/>
          </w:rPr>
          <w:instrText xml:space="preserve"> PAGEREF _Toc362453252 \h </w:instrText>
        </w:r>
        <w:r w:rsidR="00A3095E">
          <w:rPr>
            <w:noProof/>
            <w:webHidden/>
          </w:rPr>
        </w:r>
        <w:r w:rsidR="00A3095E">
          <w:rPr>
            <w:noProof/>
            <w:webHidden/>
          </w:rPr>
          <w:fldChar w:fldCharType="separate"/>
        </w:r>
        <w:r w:rsidR="00A3095E">
          <w:rPr>
            <w:noProof/>
            <w:webHidden/>
          </w:rPr>
          <w:t>71</w:t>
        </w:r>
        <w:r w:rsidR="00A3095E">
          <w:rPr>
            <w:noProof/>
            <w:webHidden/>
          </w:rPr>
          <w:fldChar w:fldCharType="end"/>
        </w:r>
      </w:hyperlink>
    </w:p>
    <w:p w14:paraId="4D8AB2A0" w14:textId="77777777" w:rsidR="00A3095E" w:rsidRDefault="00B900F3">
      <w:pPr>
        <w:pStyle w:val="TOC3"/>
        <w:tabs>
          <w:tab w:val="left" w:pos="1200"/>
          <w:tab w:val="right" w:leader="dot" w:pos="8630"/>
        </w:tabs>
        <w:rPr>
          <w:rFonts w:asciiTheme="minorHAnsi" w:eastAsiaTheme="minorEastAsia" w:hAnsiTheme="minorHAnsi" w:cstheme="minorBidi"/>
          <w:noProof/>
          <w:sz w:val="22"/>
          <w:szCs w:val="22"/>
        </w:rPr>
      </w:pPr>
      <w:hyperlink w:anchor="_Toc362453253" w:history="1">
        <w:r w:rsidR="00A3095E" w:rsidRPr="003D50BB">
          <w:rPr>
            <w:rStyle w:val="Hyperlink"/>
            <w:noProof/>
            <w:lang w:eastAsia="en-GB"/>
          </w:rPr>
          <w:t>9.3.2</w:t>
        </w:r>
        <w:r w:rsidR="00A3095E">
          <w:rPr>
            <w:rFonts w:asciiTheme="minorHAnsi" w:eastAsiaTheme="minorEastAsia" w:hAnsiTheme="minorHAnsi" w:cstheme="minorBidi"/>
            <w:noProof/>
            <w:sz w:val="22"/>
            <w:szCs w:val="22"/>
          </w:rPr>
          <w:tab/>
        </w:r>
        <w:r w:rsidR="00A3095E" w:rsidRPr="003D50BB">
          <w:rPr>
            <w:rStyle w:val="Hyperlink"/>
            <w:noProof/>
            <w:lang w:eastAsia="en-GB"/>
          </w:rPr>
          <w:t>Establishing Representation</w:t>
        </w:r>
        <w:r w:rsidR="00A3095E">
          <w:rPr>
            <w:noProof/>
            <w:webHidden/>
          </w:rPr>
          <w:tab/>
        </w:r>
        <w:r w:rsidR="00A3095E">
          <w:rPr>
            <w:noProof/>
            <w:webHidden/>
          </w:rPr>
          <w:fldChar w:fldCharType="begin"/>
        </w:r>
        <w:r w:rsidR="00A3095E">
          <w:rPr>
            <w:noProof/>
            <w:webHidden/>
          </w:rPr>
          <w:instrText xml:space="preserve"> PAGEREF _Toc362453253 \h </w:instrText>
        </w:r>
        <w:r w:rsidR="00A3095E">
          <w:rPr>
            <w:noProof/>
            <w:webHidden/>
          </w:rPr>
        </w:r>
        <w:r w:rsidR="00A3095E">
          <w:rPr>
            <w:noProof/>
            <w:webHidden/>
          </w:rPr>
          <w:fldChar w:fldCharType="separate"/>
        </w:r>
        <w:r w:rsidR="00A3095E">
          <w:rPr>
            <w:noProof/>
            <w:webHidden/>
          </w:rPr>
          <w:t>73</w:t>
        </w:r>
        <w:r w:rsidR="00A3095E">
          <w:rPr>
            <w:noProof/>
            <w:webHidden/>
          </w:rPr>
          <w:fldChar w:fldCharType="end"/>
        </w:r>
      </w:hyperlink>
    </w:p>
    <w:p w14:paraId="5CF37306" w14:textId="77777777" w:rsidR="00A3095E" w:rsidRDefault="00B900F3">
      <w:pPr>
        <w:pStyle w:val="TOC3"/>
        <w:tabs>
          <w:tab w:val="left" w:pos="1200"/>
          <w:tab w:val="right" w:leader="dot" w:pos="8630"/>
        </w:tabs>
        <w:rPr>
          <w:rFonts w:asciiTheme="minorHAnsi" w:eastAsiaTheme="minorEastAsia" w:hAnsiTheme="minorHAnsi" w:cstheme="minorBidi"/>
          <w:noProof/>
          <w:sz w:val="22"/>
          <w:szCs w:val="22"/>
        </w:rPr>
      </w:pPr>
      <w:hyperlink w:anchor="_Toc362453254" w:history="1">
        <w:r w:rsidR="00A3095E" w:rsidRPr="003D50BB">
          <w:rPr>
            <w:rStyle w:val="Hyperlink"/>
            <w:noProof/>
          </w:rPr>
          <w:t>9.3.3</w:t>
        </w:r>
        <w:r w:rsidR="00A3095E">
          <w:rPr>
            <w:rFonts w:asciiTheme="minorHAnsi" w:eastAsiaTheme="minorEastAsia" w:hAnsiTheme="minorHAnsi" w:cstheme="minorBidi"/>
            <w:noProof/>
            <w:sz w:val="22"/>
            <w:szCs w:val="22"/>
          </w:rPr>
          <w:tab/>
        </w:r>
        <w:r w:rsidR="00A3095E" w:rsidRPr="003D50BB">
          <w:rPr>
            <w:rStyle w:val="Hyperlink"/>
            <w:noProof/>
          </w:rPr>
          <w:t>Points of Uncertainty</w:t>
        </w:r>
        <w:r w:rsidR="00A3095E">
          <w:rPr>
            <w:noProof/>
            <w:webHidden/>
          </w:rPr>
          <w:tab/>
        </w:r>
        <w:r w:rsidR="00A3095E">
          <w:rPr>
            <w:noProof/>
            <w:webHidden/>
          </w:rPr>
          <w:fldChar w:fldCharType="begin"/>
        </w:r>
        <w:r w:rsidR="00A3095E">
          <w:rPr>
            <w:noProof/>
            <w:webHidden/>
          </w:rPr>
          <w:instrText xml:space="preserve"> PAGEREF _Toc362453254 \h </w:instrText>
        </w:r>
        <w:r w:rsidR="00A3095E">
          <w:rPr>
            <w:noProof/>
            <w:webHidden/>
          </w:rPr>
        </w:r>
        <w:r w:rsidR="00A3095E">
          <w:rPr>
            <w:noProof/>
            <w:webHidden/>
          </w:rPr>
          <w:fldChar w:fldCharType="separate"/>
        </w:r>
        <w:r w:rsidR="00A3095E">
          <w:rPr>
            <w:noProof/>
            <w:webHidden/>
          </w:rPr>
          <w:t>74</w:t>
        </w:r>
        <w:r w:rsidR="00A3095E">
          <w:rPr>
            <w:noProof/>
            <w:webHidden/>
          </w:rPr>
          <w:fldChar w:fldCharType="end"/>
        </w:r>
      </w:hyperlink>
    </w:p>
    <w:p w14:paraId="0290914A" w14:textId="77777777" w:rsidR="00A3095E" w:rsidRDefault="00B900F3">
      <w:pPr>
        <w:pStyle w:val="TOC2"/>
        <w:tabs>
          <w:tab w:val="left" w:pos="800"/>
          <w:tab w:val="right" w:leader="dot" w:pos="8630"/>
        </w:tabs>
        <w:rPr>
          <w:rFonts w:asciiTheme="minorHAnsi" w:eastAsiaTheme="minorEastAsia" w:hAnsiTheme="minorHAnsi" w:cstheme="minorBidi"/>
          <w:noProof/>
          <w:sz w:val="22"/>
          <w:szCs w:val="22"/>
        </w:rPr>
      </w:pPr>
      <w:hyperlink w:anchor="_Toc362453255" w:history="1">
        <w:r w:rsidR="00A3095E" w:rsidRPr="003D50BB">
          <w:rPr>
            <w:rStyle w:val="Hyperlink"/>
            <w:noProof/>
          </w:rPr>
          <w:t>9.4</w:t>
        </w:r>
        <w:r w:rsidR="00A3095E">
          <w:rPr>
            <w:rFonts w:asciiTheme="minorHAnsi" w:eastAsiaTheme="minorEastAsia" w:hAnsiTheme="minorHAnsi" w:cstheme="minorBidi"/>
            <w:noProof/>
            <w:sz w:val="22"/>
            <w:szCs w:val="22"/>
          </w:rPr>
          <w:tab/>
        </w:r>
        <w:r w:rsidR="00A3095E" w:rsidRPr="003D50BB">
          <w:rPr>
            <w:rStyle w:val="Hyperlink"/>
            <w:noProof/>
          </w:rPr>
          <w:t>Element Defaults</w:t>
        </w:r>
        <w:r w:rsidR="00A3095E">
          <w:rPr>
            <w:noProof/>
            <w:webHidden/>
          </w:rPr>
          <w:tab/>
        </w:r>
        <w:r w:rsidR="00A3095E">
          <w:rPr>
            <w:noProof/>
            <w:webHidden/>
          </w:rPr>
          <w:fldChar w:fldCharType="begin"/>
        </w:r>
        <w:r w:rsidR="00A3095E">
          <w:rPr>
            <w:noProof/>
            <w:webHidden/>
          </w:rPr>
          <w:instrText xml:space="preserve"> PAGEREF _Toc362453255 \h </w:instrText>
        </w:r>
        <w:r w:rsidR="00A3095E">
          <w:rPr>
            <w:noProof/>
            <w:webHidden/>
          </w:rPr>
        </w:r>
        <w:r w:rsidR="00A3095E">
          <w:rPr>
            <w:noProof/>
            <w:webHidden/>
          </w:rPr>
          <w:fldChar w:fldCharType="separate"/>
        </w:r>
        <w:r w:rsidR="00A3095E">
          <w:rPr>
            <w:noProof/>
            <w:webHidden/>
          </w:rPr>
          <w:t>75</w:t>
        </w:r>
        <w:r w:rsidR="00A3095E">
          <w:rPr>
            <w:noProof/>
            <w:webHidden/>
          </w:rPr>
          <w:fldChar w:fldCharType="end"/>
        </w:r>
      </w:hyperlink>
    </w:p>
    <w:p w14:paraId="7F226AC4" w14:textId="77777777" w:rsidR="00A3095E" w:rsidRDefault="00B900F3">
      <w:pPr>
        <w:pStyle w:val="TOC3"/>
        <w:tabs>
          <w:tab w:val="left" w:pos="1200"/>
          <w:tab w:val="right" w:leader="dot" w:pos="8630"/>
        </w:tabs>
        <w:rPr>
          <w:rFonts w:asciiTheme="minorHAnsi" w:eastAsiaTheme="minorEastAsia" w:hAnsiTheme="minorHAnsi" w:cstheme="minorBidi"/>
          <w:noProof/>
          <w:sz w:val="22"/>
          <w:szCs w:val="22"/>
        </w:rPr>
      </w:pPr>
      <w:hyperlink w:anchor="_Toc362453256" w:history="1">
        <w:r w:rsidR="00A3095E" w:rsidRPr="003D50BB">
          <w:rPr>
            <w:rStyle w:val="Hyperlink"/>
            <w:noProof/>
          </w:rPr>
          <w:t>9.4.1</w:t>
        </w:r>
        <w:r w:rsidR="00A3095E">
          <w:rPr>
            <w:rFonts w:asciiTheme="minorHAnsi" w:eastAsiaTheme="minorEastAsia" w:hAnsiTheme="minorHAnsi" w:cstheme="minorBidi"/>
            <w:noProof/>
            <w:sz w:val="22"/>
            <w:szCs w:val="22"/>
          </w:rPr>
          <w:tab/>
        </w:r>
        <w:r w:rsidR="00A3095E" w:rsidRPr="003D50BB">
          <w:rPr>
            <w:rStyle w:val="Hyperlink"/>
            <w:noProof/>
          </w:rPr>
          <w:t>Definition ‘default value’</w:t>
        </w:r>
        <w:r w:rsidR="00A3095E">
          <w:rPr>
            <w:noProof/>
            <w:webHidden/>
          </w:rPr>
          <w:tab/>
        </w:r>
        <w:r w:rsidR="00A3095E">
          <w:rPr>
            <w:noProof/>
            <w:webHidden/>
          </w:rPr>
          <w:fldChar w:fldCharType="begin"/>
        </w:r>
        <w:r w:rsidR="00A3095E">
          <w:rPr>
            <w:noProof/>
            <w:webHidden/>
          </w:rPr>
          <w:instrText xml:space="preserve"> PAGEREF _Toc362453256 \h </w:instrText>
        </w:r>
        <w:r w:rsidR="00A3095E">
          <w:rPr>
            <w:noProof/>
            <w:webHidden/>
          </w:rPr>
        </w:r>
        <w:r w:rsidR="00A3095E">
          <w:rPr>
            <w:noProof/>
            <w:webHidden/>
          </w:rPr>
          <w:fldChar w:fldCharType="separate"/>
        </w:r>
        <w:r w:rsidR="00A3095E">
          <w:rPr>
            <w:noProof/>
            <w:webHidden/>
          </w:rPr>
          <w:t>75</w:t>
        </w:r>
        <w:r w:rsidR="00A3095E">
          <w:rPr>
            <w:noProof/>
            <w:webHidden/>
          </w:rPr>
          <w:fldChar w:fldCharType="end"/>
        </w:r>
      </w:hyperlink>
    </w:p>
    <w:p w14:paraId="6666EBD2" w14:textId="77777777" w:rsidR="00A3095E" w:rsidRDefault="00B900F3">
      <w:pPr>
        <w:pStyle w:val="TOC3"/>
        <w:tabs>
          <w:tab w:val="left" w:pos="800"/>
          <w:tab w:val="right" w:leader="dot" w:pos="8630"/>
        </w:tabs>
        <w:rPr>
          <w:rFonts w:asciiTheme="minorHAnsi" w:eastAsiaTheme="minorEastAsia" w:hAnsiTheme="minorHAnsi" w:cstheme="minorBidi"/>
          <w:noProof/>
          <w:sz w:val="22"/>
          <w:szCs w:val="22"/>
        </w:rPr>
      </w:pPr>
      <w:hyperlink w:anchor="_Toc362453257" w:history="1">
        <w:r w:rsidR="00A3095E">
          <w:rPr>
            <w:rFonts w:asciiTheme="minorHAnsi" w:eastAsiaTheme="minorEastAsia" w:hAnsiTheme="minorHAnsi" w:cstheme="minorBidi"/>
            <w:noProof/>
            <w:sz w:val="22"/>
            <w:szCs w:val="22"/>
          </w:rPr>
          <w:tab/>
        </w:r>
        <w:r w:rsidR="00A3095E" w:rsidRPr="003D50BB">
          <w:rPr>
            <w:rStyle w:val="Hyperlink"/>
            <w:noProof/>
          </w:rPr>
          <w:t>Element</w:t>
        </w:r>
        <w:r w:rsidR="00A3095E">
          <w:rPr>
            <w:noProof/>
            <w:webHidden/>
          </w:rPr>
          <w:tab/>
        </w:r>
        <w:r w:rsidR="00A3095E">
          <w:rPr>
            <w:noProof/>
            <w:webHidden/>
          </w:rPr>
          <w:fldChar w:fldCharType="begin"/>
        </w:r>
        <w:r w:rsidR="00A3095E">
          <w:rPr>
            <w:noProof/>
            <w:webHidden/>
          </w:rPr>
          <w:instrText xml:space="preserve"> PAGEREF _Toc362453257 \h </w:instrText>
        </w:r>
        <w:r w:rsidR="00A3095E">
          <w:rPr>
            <w:noProof/>
            <w:webHidden/>
          </w:rPr>
        </w:r>
        <w:r w:rsidR="00A3095E">
          <w:rPr>
            <w:noProof/>
            <w:webHidden/>
          </w:rPr>
          <w:fldChar w:fldCharType="separate"/>
        </w:r>
        <w:r w:rsidR="00A3095E">
          <w:rPr>
            <w:noProof/>
            <w:webHidden/>
          </w:rPr>
          <w:t>75</w:t>
        </w:r>
        <w:r w:rsidR="00A3095E">
          <w:rPr>
            <w:noProof/>
            <w:webHidden/>
          </w:rPr>
          <w:fldChar w:fldCharType="end"/>
        </w:r>
      </w:hyperlink>
    </w:p>
    <w:p w14:paraId="1571C98F" w14:textId="77777777" w:rsidR="00A3095E" w:rsidRDefault="00B900F3">
      <w:pPr>
        <w:pStyle w:val="TOC3"/>
        <w:tabs>
          <w:tab w:val="left" w:pos="1200"/>
          <w:tab w:val="right" w:leader="dot" w:pos="8630"/>
        </w:tabs>
        <w:rPr>
          <w:rFonts w:asciiTheme="minorHAnsi" w:eastAsiaTheme="minorEastAsia" w:hAnsiTheme="minorHAnsi" w:cstheme="minorBidi"/>
          <w:noProof/>
          <w:sz w:val="22"/>
          <w:szCs w:val="22"/>
        </w:rPr>
      </w:pPr>
      <w:hyperlink w:anchor="_Toc362453258" w:history="1">
        <w:r w:rsidR="00A3095E" w:rsidRPr="003D50BB">
          <w:rPr>
            <w:rStyle w:val="Hyperlink"/>
            <w:noProof/>
          </w:rPr>
          <w:t>9.4.2</w:t>
        </w:r>
        <w:r w:rsidR="00A3095E">
          <w:rPr>
            <w:rFonts w:asciiTheme="minorHAnsi" w:eastAsiaTheme="minorEastAsia" w:hAnsiTheme="minorHAnsi" w:cstheme="minorBidi"/>
            <w:noProof/>
            <w:sz w:val="22"/>
            <w:szCs w:val="22"/>
          </w:rPr>
          <w:tab/>
        </w:r>
        <w:r w:rsidR="00A3095E" w:rsidRPr="003D50BB">
          <w:rPr>
            <w:rStyle w:val="Hyperlink"/>
            <w:noProof/>
          </w:rPr>
          <w:t>Defaults When Parsing</w:t>
        </w:r>
        <w:r w:rsidR="00A3095E">
          <w:rPr>
            <w:noProof/>
            <w:webHidden/>
          </w:rPr>
          <w:tab/>
        </w:r>
        <w:r w:rsidR="00A3095E">
          <w:rPr>
            <w:noProof/>
            <w:webHidden/>
          </w:rPr>
          <w:fldChar w:fldCharType="begin"/>
        </w:r>
        <w:r w:rsidR="00A3095E">
          <w:rPr>
            <w:noProof/>
            <w:webHidden/>
          </w:rPr>
          <w:instrText xml:space="preserve"> PAGEREF _Toc362453258 \h </w:instrText>
        </w:r>
        <w:r w:rsidR="00A3095E">
          <w:rPr>
            <w:noProof/>
            <w:webHidden/>
          </w:rPr>
        </w:r>
        <w:r w:rsidR="00A3095E">
          <w:rPr>
            <w:noProof/>
            <w:webHidden/>
          </w:rPr>
          <w:fldChar w:fldCharType="separate"/>
        </w:r>
        <w:r w:rsidR="00A3095E">
          <w:rPr>
            <w:noProof/>
            <w:webHidden/>
          </w:rPr>
          <w:t>75</w:t>
        </w:r>
        <w:r w:rsidR="00A3095E">
          <w:rPr>
            <w:noProof/>
            <w:webHidden/>
          </w:rPr>
          <w:fldChar w:fldCharType="end"/>
        </w:r>
      </w:hyperlink>
    </w:p>
    <w:p w14:paraId="494E2680" w14:textId="77777777" w:rsidR="00A3095E" w:rsidRDefault="00B900F3">
      <w:pPr>
        <w:pStyle w:val="TOC3"/>
        <w:tabs>
          <w:tab w:val="left" w:pos="1200"/>
          <w:tab w:val="right" w:leader="dot" w:pos="8630"/>
        </w:tabs>
        <w:rPr>
          <w:rFonts w:asciiTheme="minorHAnsi" w:eastAsiaTheme="minorEastAsia" w:hAnsiTheme="minorHAnsi" w:cstheme="minorBidi"/>
          <w:noProof/>
          <w:sz w:val="22"/>
          <w:szCs w:val="22"/>
        </w:rPr>
      </w:pPr>
      <w:hyperlink w:anchor="_Toc362453259" w:history="1">
        <w:r w:rsidR="00A3095E" w:rsidRPr="003D50BB">
          <w:rPr>
            <w:rStyle w:val="Hyperlink"/>
            <w:noProof/>
          </w:rPr>
          <w:t>9.4.3</w:t>
        </w:r>
        <w:r w:rsidR="00A3095E">
          <w:rPr>
            <w:rFonts w:asciiTheme="minorHAnsi" w:eastAsiaTheme="minorEastAsia" w:hAnsiTheme="minorHAnsi" w:cstheme="minorBidi"/>
            <w:noProof/>
            <w:sz w:val="22"/>
            <w:szCs w:val="22"/>
          </w:rPr>
          <w:tab/>
        </w:r>
        <w:r w:rsidR="00A3095E" w:rsidRPr="003D50BB">
          <w:rPr>
            <w:rStyle w:val="Hyperlink"/>
            <w:noProof/>
          </w:rPr>
          <w:t>Element Defaults When Unparsing</w:t>
        </w:r>
        <w:r w:rsidR="00A3095E">
          <w:rPr>
            <w:noProof/>
            <w:webHidden/>
          </w:rPr>
          <w:tab/>
        </w:r>
        <w:r w:rsidR="00A3095E">
          <w:rPr>
            <w:noProof/>
            <w:webHidden/>
          </w:rPr>
          <w:fldChar w:fldCharType="begin"/>
        </w:r>
        <w:r w:rsidR="00A3095E">
          <w:rPr>
            <w:noProof/>
            <w:webHidden/>
          </w:rPr>
          <w:instrText xml:space="preserve"> PAGEREF _Toc362453259 \h </w:instrText>
        </w:r>
        <w:r w:rsidR="00A3095E">
          <w:rPr>
            <w:noProof/>
            <w:webHidden/>
          </w:rPr>
        </w:r>
        <w:r w:rsidR="00A3095E">
          <w:rPr>
            <w:noProof/>
            <w:webHidden/>
          </w:rPr>
          <w:fldChar w:fldCharType="separate"/>
        </w:r>
        <w:r w:rsidR="00A3095E">
          <w:rPr>
            <w:noProof/>
            <w:webHidden/>
          </w:rPr>
          <w:t>76</w:t>
        </w:r>
        <w:r w:rsidR="00A3095E">
          <w:rPr>
            <w:noProof/>
            <w:webHidden/>
          </w:rPr>
          <w:fldChar w:fldCharType="end"/>
        </w:r>
      </w:hyperlink>
    </w:p>
    <w:p w14:paraId="5627D524" w14:textId="77777777" w:rsidR="00A3095E" w:rsidRDefault="00B900F3">
      <w:pPr>
        <w:pStyle w:val="TOC2"/>
        <w:tabs>
          <w:tab w:val="left" w:pos="800"/>
          <w:tab w:val="right" w:leader="dot" w:pos="8630"/>
        </w:tabs>
        <w:rPr>
          <w:rFonts w:asciiTheme="minorHAnsi" w:eastAsiaTheme="minorEastAsia" w:hAnsiTheme="minorHAnsi" w:cstheme="minorBidi"/>
          <w:noProof/>
          <w:sz w:val="22"/>
          <w:szCs w:val="22"/>
        </w:rPr>
      </w:pPr>
      <w:hyperlink w:anchor="_Toc362453266" w:history="1">
        <w:r w:rsidR="00A3095E" w:rsidRPr="003D50BB">
          <w:rPr>
            <w:rStyle w:val="Hyperlink"/>
            <w:noProof/>
          </w:rPr>
          <w:t>9.5</w:t>
        </w:r>
        <w:r w:rsidR="00A3095E">
          <w:rPr>
            <w:rFonts w:asciiTheme="minorHAnsi" w:eastAsiaTheme="minorEastAsia" w:hAnsiTheme="minorHAnsi" w:cstheme="minorBidi"/>
            <w:noProof/>
            <w:sz w:val="22"/>
            <w:szCs w:val="22"/>
          </w:rPr>
          <w:tab/>
        </w:r>
        <w:r w:rsidR="00A3095E" w:rsidRPr="003D50BB">
          <w:rPr>
            <w:rStyle w:val="Hyperlink"/>
            <w:noProof/>
          </w:rPr>
          <w:t>Evaluation Order for Statement Annotations</w:t>
        </w:r>
        <w:r w:rsidR="00A3095E">
          <w:rPr>
            <w:noProof/>
            <w:webHidden/>
          </w:rPr>
          <w:tab/>
        </w:r>
        <w:r w:rsidR="00A3095E">
          <w:rPr>
            <w:noProof/>
            <w:webHidden/>
          </w:rPr>
          <w:fldChar w:fldCharType="begin"/>
        </w:r>
        <w:r w:rsidR="00A3095E">
          <w:rPr>
            <w:noProof/>
            <w:webHidden/>
          </w:rPr>
          <w:instrText xml:space="preserve"> PAGEREF _Toc362453266 \h </w:instrText>
        </w:r>
        <w:r w:rsidR="00A3095E">
          <w:rPr>
            <w:noProof/>
            <w:webHidden/>
          </w:rPr>
        </w:r>
        <w:r w:rsidR="00A3095E">
          <w:rPr>
            <w:noProof/>
            <w:webHidden/>
          </w:rPr>
          <w:fldChar w:fldCharType="separate"/>
        </w:r>
        <w:r w:rsidR="00A3095E">
          <w:rPr>
            <w:noProof/>
            <w:webHidden/>
          </w:rPr>
          <w:t>77</w:t>
        </w:r>
        <w:r w:rsidR="00A3095E">
          <w:rPr>
            <w:noProof/>
            <w:webHidden/>
          </w:rPr>
          <w:fldChar w:fldCharType="end"/>
        </w:r>
      </w:hyperlink>
    </w:p>
    <w:p w14:paraId="51289B59" w14:textId="77777777" w:rsidR="00A3095E" w:rsidRDefault="00B900F3">
      <w:pPr>
        <w:pStyle w:val="TOC3"/>
        <w:tabs>
          <w:tab w:val="left" w:pos="1200"/>
          <w:tab w:val="right" w:leader="dot" w:pos="8630"/>
        </w:tabs>
        <w:rPr>
          <w:rFonts w:asciiTheme="minorHAnsi" w:eastAsiaTheme="minorEastAsia" w:hAnsiTheme="minorHAnsi" w:cstheme="minorBidi"/>
          <w:noProof/>
          <w:sz w:val="22"/>
          <w:szCs w:val="22"/>
        </w:rPr>
      </w:pPr>
      <w:hyperlink w:anchor="_Toc362453267" w:history="1">
        <w:r w:rsidR="00A3095E" w:rsidRPr="003D50BB">
          <w:rPr>
            <w:rStyle w:val="Hyperlink"/>
            <w:noProof/>
            <w:lang w:eastAsia="en-GB"/>
          </w:rPr>
          <w:t>9.5.1</w:t>
        </w:r>
        <w:r w:rsidR="00A3095E">
          <w:rPr>
            <w:rFonts w:asciiTheme="minorHAnsi" w:eastAsiaTheme="minorEastAsia" w:hAnsiTheme="minorHAnsi" w:cstheme="minorBidi"/>
            <w:noProof/>
            <w:sz w:val="22"/>
            <w:szCs w:val="22"/>
          </w:rPr>
          <w:tab/>
        </w:r>
        <w:r w:rsidR="00A3095E" w:rsidRPr="003D50BB">
          <w:rPr>
            <w:rStyle w:val="Hyperlink"/>
            <w:noProof/>
            <w:lang w:eastAsia="en-GB"/>
          </w:rPr>
          <w:t>Asserts and Discriminators with testKind 'expression'</w:t>
        </w:r>
        <w:r w:rsidR="00A3095E">
          <w:rPr>
            <w:noProof/>
            <w:webHidden/>
          </w:rPr>
          <w:tab/>
        </w:r>
        <w:r w:rsidR="00A3095E">
          <w:rPr>
            <w:noProof/>
            <w:webHidden/>
          </w:rPr>
          <w:fldChar w:fldCharType="begin"/>
        </w:r>
        <w:r w:rsidR="00A3095E">
          <w:rPr>
            <w:noProof/>
            <w:webHidden/>
          </w:rPr>
          <w:instrText xml:space="preserve"> PAGEREF _Toc362453267 \h </w:instrText>
        </w:r>
        <w:r w:rsidR="00A3095E">
          <w:rPr>
            <w:noProof/>
            <w:webHidden/>
          </w:rPr>
        </w:r>
        <w:r w:rsidR="00A3095E">
          <w:rPr>
            <w:noProof/>
            <w:webHidden/>
          </w:rPr>
          <w:fldChar w:fldCharType="separate"/>
        </w:r>
        <w:r w:rsidR="00A3095E">
          <w:rPr>
            <w:noProof/>
            <w:webHidden/>
          </w:rPr>
          <w:t>78</w:t>
        </w:r>
        <w:r w:rsidR="00A3095E">
          <w:rPr>
            <w:noProof/>
            <w:webHidden/>
          </w:rPr>
          <w:fldChar w:fldCharType="end"/>
        </w:r>
      </w:hyperlink>
    </w:p>
    <w:p w14:paraId="1DDC73EF" w14:textId="77777777" w:rsidR="00A3095E" w:rsidRDefault="00B900F3">
      <w:pPr>
        <w:pStyle w:val="TOC3"/>
        <w:tabs>
          <w:tab w:val="left" w:pos="1200"/>
          <w:tab w:val="right" w:leader="dot" w:pos="8630"/>
        </w:tabs>
        <w:rPr>
          <w:rFonts w:asciiTheme="minorHAnsi" w:eastAsiaTheme="minorEastAsia" w:hAnsiTheme="minorHAnsi" w:cstheme="minorBidi"/>
          <w:noProof/>
          <w:sz w:val="22"/>
          <w:szCs w:val="22"/>
        </w:rPr>
      </w:pPr>
      <w:hyperlink w:anchor="_Toc362453268" w:history="1">
        <w:r w:rsidR="00A3095E" w:rsidRPr="003D50BB">
          <w:rPr>
            <w:rStyle w:val="Hyperlink"/>
            <w:noProof/>
            <w:lang w:eastAsia="en-GB"/>
          </w:rPr>
          <w:t>9.5.2</w:t>
        </w:r>
        <w:r w:rsidR="00A3095E">
          <w:rPr>
            <w:rFonts w:asciiTheme="minorHAnsi" w:eastAsiaTheme="minorEastAsia" w:hAnsiTheme="minorHAnsi" w:cstheme="minorBidi"/>
            <w:noProof/>
            <w:sz w:val="22"/>
            <w:szCs w:val="22"/>
          </w:rPr>
          <w:tab/>
        </w:r>
        <w:r w:rsidR="00A3095E" w:rsidRPr="003D50BB">
          <w:rPr>
            <w:rStyle w:val="Hyperlink"/>
            <w:noProof/>
            <w:lang w:eastAsia="en-GB"/>
          </w:rPr>
          <w:t>Discriminators with testKind 'expression'</w:t>
        </w:r>
        <w:r w:rsidR="00A3095E">
          <w:rPr>
            <w:noProof/>
            <w:webHidden/>
          </w:rPr>
          <w:tab/>
        </w:r>
        <w:r w:rsidR="00A3095E">
          <w:rPr>
            <w:noProof/>
            <w:webHidden/>
          </w:rPr>
          <w:fldChar w:fldCharType="begin"/>
        </w:r>
        <w:r w:rsidR="00A3095E">
          <w:rPr>
            <w:noProof/>
            <w:webHidden/>
          </w:rPr>
          <w:instrText xml:space="preserve"> PAGEREF _Toc362453268 \h </w:instrText>
        </w:r>
        <w:r w:rsidR="00A3095E">
          <w:rPr>
            <w:noProof/>
            <w:webHidden/>
          </w:rPr>
        </w:r>
        <w:r w:rsidR="00A3095E">
          <w:rPr>
            <w:noProof/>
            <w:webHidden/>
          </w:rPr>
          <w:fldChar w:fldCharType="separate"/>
        </w:r>
        <w:r w:rsidR="00A3095E">
          <w:rPr>
            <w:noProof/>
            <w:webHidden/>
          </w:rPr>
          <w:t>78</w:t>
        </w:r>
        <w:r w:rsidR="00A3095E">
          <w:rPr>
            <w:noProof/>
            <w:webHidden/>
          </w:rPr>
          <w:fldChar w:fldCharType="end"/>
        </w:r>
      </w:hyperlink>
    </w:p>
    <w:p w14:paraId="2D58600E" w14:textId="77777777" w:rsidR="00A3095E" w:rsidRDefault="00B900F3">
      <w:pPr>
        <w:pStyle w:val="TOC3"/>
        <w:tabs>
          <w:tab w:val="left" w:pos="1200"/>
          <w:tab w:val="right" w:leader="dot" w:pos="8630"/>
        </w:tabs>
        <w:rPr>
          <w:rFonts w:asciiTheme="minorHAnsi" w:eastAsiaTheme="minorEastAsia" w:hAnsiTheme="minorHAnsi" w:cstheme="minorBidi"/>
          <w:noProof/>
          <w:sz w:val="22"/>
          <w:szCs w:val="22"/>
        </w:rPr>
      </w:pPr>
      <w:hyperlink w:anchor="_Toc362453269" w:history="1">
        <w:r w:rsidR="00A3095E" w:rsidRPr="003D50BB">
          <w:rPr>
            <w:rStyle w:val="Hyperlink"/>
            <w:noProof/>
            <w:lang w:eastAsia="en-GB"/>
          </w:rPr>
          <w:t>9.5.3</w:t>
        </w:r>
        <w:r w:rsidR="00A3095E">
          <w:rPr>
            <w:rFonts w:asciiTheme="minorHAnsi" w:eastAsiaTheme="minorEastAsia" w:hAnsiTheme="minorHAnsi" w:cstheme="minorBidi"/>
            <w:noProof/>
            <w:sz w:val="22"/>
            <w:szCs w:val="22"/>
          </w:rPr>
          <w:tab/>
        </w:r>
        <w:r w:rsidR="00A3095E" w:rsidRPr="003D50BB">
          <w:rPr>
            <w:rStyle w:val="Hyperlink"/>
            <w:noProof/>
            <w:lang w:eastAsia="en-GB"/>
          </w:rPr>
          <w:t>Elements and setVariable</w:t>
        </w:r>
        <w:r w:rsidR="00A3095E">
          <w:rPr>
            <w:noProof/>
            <w:webHidden/>
          </w:rPr>
          <w:tab/>
        </w:r>
        <w:r w:rsidR="00A3095E">
          <w:rPr>
            <w:noProof/>
            <w:webHidden/>
          </w:rPr>
          <w:fldChar w:fldCharType="begin"/>
        </w:r>
        <w:r w:rsidR="00A3095E">
          <w:rPr>
            <w:noProof/>
            <w:webHidden/>
          </w:rPr>
          <w:instrText xml:space="preserve"> PAGEREF _Toc362453269 \h </w:instrText>
        </w:r>
        <w:r w:rsidR="00A3095E">
          <w:rPr>
            <w:noProof/>
            <w:webHidden/>
          </w:rPr>
        </w:r>
        <w:r w:rsidR="00A3095E">
          <w:rPr>
            <w:noProof/>
            <w:webHidden/>
          </w:rPr>
          <w:fldChar w:fldCharType="separate"/>
        </w:r>
        <w:r w:rsidR="00A3095E">
          <w:rPr>
            <w:noProof/>
            <w:webHidden/>
          </w:rPr>
          <w:t>78</w:t>
        </w:r>
        <w:r w:rsidR="00A3095E">
          <w:rPr>
            <w:noProof/>
            <w:webHidden/>
          </w:rPr>
          <w:fldChar w:fldCharType="end"/>
        </w:r>
      </w:hyperlink>
    </w:p>
    <w:p w14:paraId="3269D6D3" w14:textId="77777777" w:rsidR="00A3095E" w:rsidRDefault="00B900F3">
      <w:pPr>
        <w:pStyle w:val="TOC1"/>
        <w:tabs>
          <w:tab w:val="left" w:pos="600"/>
          <w:tab w:val="right" w:leader="dot" w:pos="8630"/>
        </w:tabs>
        <w:rPr>
          <w:rFonts w:asciiTheme="minorHAnsi" w:eastAsiaTheme="minorEastAsia" w:hAnsiTheme="minorHAnsi" w:cstheme="minorBidi"/>
          <w:noProof/>
          <w:sz w:val="22"/>
          <w:szCs w:val="22"/>
        </w:rPr>
      </w:pPr>
      <w:hyperlink w:anchor="_Toc362453273" w:history="1">
        <w:r w:rsidR="00A3095E" w:rsidRPr="003D50BB">
          <w:rPr>
            <w:rStyle w:val="Hyperlink"/>
            <w:noProof/>
          </w:rPr>
          <w:t>10.</w:t>
        </w:r>
        <w:r w:rsidR="00A3095E">
          <w:rPr>
            <w:rFonts w:asciiTheme="minorHAnsi" w:eastAsiaTheme="minorEastAsia" w:hAnsiTheme="minorHAnsi" w:cstheme="minorBidi"/>
            <w:noProof/>
            <w:sz w:val="22"/>
            <w:szCs w:val="22"/>
          </w:rPr>
          <w:tab/>
        </w:r>
        <w:r w:rsidR="00A3095E" w:rsidRPr="003D50BB">
          <w:rPr>
            <w:rStyle w:val="Hyperlink"/>
            <w:noProof/>
          </w:rPr>
          <w:t>Core Representation Properties and their Format Semantics</w:t>
        </w:r>
        <w:r w:rsidR="00A3095E">
          <w:rPr>
            <w:noProof/>
            <w:webHidden/>
          </w:rPr>
          <w:tab/>
        </w:r>
        <w:r w:rsidR="00A3095E">
          <w:rPr>
            <w:noProof/>
            <w:webHidden/>
          </w:rPr>
          <w:fldChar w:fldCharType="begin"/>
        </w:r>
        <w:r w:rsidR="00A3095E">
          <w:rPr>
            <w:noProof/>
            <w:webHidden/>
          </w:rPr>
          <w:instrText xml:space="preserve"> PAGEREF _Toc362453273 \h </w:instrText>
        </w:r>
        <w:r w:rsidR="00A3095E">
          <w:rPr>
            <w:noProof/>
            <w:webHidden/>
          </w:rPr>
        </w:r>
        <w:r w:rsidR="00A3095E">
          <w:rPr>
            <w:noProof/>
            <w:webHidden/>
          </w:rPr>
          <w:fldChar w:fldCharType="separate"/>
        </w:r>
        <w:r w:rsidR="00A3095E">
          <w:rPr>
            <w:noProof/>
            <w:webHidden/>
          </w:rPr>
          <w:t>79</w:t>
        </w:r>
        <w:r w:rsidR="00A3095E">
          <w:rPr>
            <w:noProof/>
            <w:webHidden/>
          </w:rPr>
          <w:fldChar w:fldCharType="end"/>
        </w:r>
      </w:hyperlink>
    </w:p>
    <w:p w14:paraId="2163190C" w14:textId="77777777" w:rsidR="00A3095E" w:rsidRDefault="00B900F3">
      <w:pPr>
        <w:pStyle w:val="TOC1"/>
        <w:tabs>
          <w:tab w:val="left" w:pos="600"/>
          <w:tab w:val="right" w:leader="dot" w:pos="8630"/>
        </w:tabs>
        <w:rPr>
          <w:rFonts w:asciiTheme="minorHAnsi" w:eastAsiaTheme="minorEastAsia" w:hAnsiTheme="minorHAnsi" w:cstheme="minorBidi"/>
          <w:noProof/>
          <w:sz w:val="22"/>
          <w:szCs w:val="22"/>
        </w:rPr>
      </w:pPr>
      <w:hyperlink w:anchor="_Toc362453276" w:history="1">
        <w:r w:rsidR="00A3095E" w:rsidRPr="003D50BB">
          <w:rPr>
            <w:rStyle w:val="Hyperlink"/>
            <w:noProof/>
          </w:rPr>
          <w:t>11.</w:t>
        </w:r>
        <w:r w:rsidR="00A3095E">
          <w:rPr>
            <w:rFonts w:asciiTheme="minorHAnsi" w:eastAsiaTheme="minorEastAsia" w:hAnsiTheme="minorHAnsi" w:cstheme="minorBidi"/>
            <w:noProof/>
            <w:sz w:val="22"/>
            <w:szCs w:val="22"/>
          </w:rPr>
          <w:tab/>
        </w:r>
        <w:r w:rsidR="00A3095E" w:rsidRPr="003D50BB">
          <w:rPr>
            <w:rStyle w:val="Hyperlink"/>
            <w:noProof/>
          </w:rPr>
          <w:t>Properties Common to both Content and Framing</w:t>
        </w:r>
        <w:r w:rsidR="00A3095E">
          <w:rPr>
            <w:noProof/>
            <w:webHidden/>
          </w:rPr>
          <w:tab/>
        </w:r>
        <w:r w:rsidR="00A3095E">
          <w:rPr>
            <w:noProof/>
            <w:webHidden/>
          </w:rPr>
          <w:fldChar w:fldCharType="begin"/>
        </w:r>
        <w:r w:rsidR="00A3095E">
          <w:rPr>
            <w:noProof/>
            <w:webHidden/>
          </w:rPr>
          <w:instrText xml:space="preserve"> PAGEREF _Toc362453276 \h </w:instrText>
        </w:r>
        <w:r w:rsidR="00A3095E">
          <w:rPr>
            <w:noProof/>
            <w:webHidden/>
          </w:rPr>
        </w:r>
        <w:r w:rsidR="00A3095E">
          <w:rPr>
            <w:noProof/>
            <w:webHidden/>
          </w:rPr>
          <w:fldChar w:fldCharType="separate"/>
        </w:r>
        <w:r w:rsidR="00A3095E">
          <w:rPr>
            <w:noProof/>
            <w:webHidden/>
          </w:rPr>
          <w:t>80</w:t>
        </w:r>
        <w:r w:rsidR="00A3095E">
          <w:rPr>
            <w:noProof/>
            <w:webHidden/>
          </w:rPr>
          <w:fldChar w:fldCharType="end"/>
        </w:r>
      </w:hyperlink>
    </w:p>
    <w:p w14:paraId="71C4A445" w14:textId="77777777" w:rsidR="00A3095E" w:rsidRDefault="00B900F3">
      <w:pPr>
        <w:pStyle w:val="TOC2"/>
        <w:tabs>
          <w:tab w:val="left" w:pos="1000"/>
          <w:tab w:val="right" w:leader="dot" w:pos="8630"/>
        </w:tabs>
        <w:rPr>
          <w:rFonts w:asciiTheme="minorHAnsi" w:eastAsiaTheme="minorEastAsia" w:hAnsiTheme="minorHAnsi" w:cstheme="minorBidi"/>
          <w:noProof/>
          <w:sz w:val="22"/>
          <w:szCs w:val="22"/>
        </w:rPr>
      </w:pPr>
      <w:hyperlink w:anchor="_Toc362453277" w:history="1">
        <w:r w:rsidR="00A3095E" w:rsidRPr="003D50BB">
          <w:rPr>
            <w:rStyle w:val="Hyperlink"/>
            <w:noProof/>
          </w:rPr>
          <w:t>11.1</w:t>
        </w:r>
        <w:r w:rsidR="00A3095E">
          <w:rPr>
            <w:rFonts w:asciiTheme="minorHAnsi" w:eastAsiaTheme="minorEastAsia" w:hAnsiTheme="minorHAnsi" w:cstheme="minorBidi"/>
            <w:noProof/>
            <w:sz w:val="22"/>
            <w:szCs w:val="22"/>
          </w:rPr>
          <w:tab/>
        </w:r>
        <w:r w:rsidR="00A3095E" w:rsidRPr="003D50BB">
          <w:rPr>
            <w:rStyle w:val="Hyperlink"/>
            <w:noProof/>
          </w:rPr>
          <w:t>Unicode Byte Order Marks (BOM)</w:t>
        </w:r>
        <w:r w:rsidR="00A3095E">
          <w:rPr>
            <w:noProof/>
            <w:webHidden/>
          </w:rPr>
          <w:tab/>
        </w:r>
        <w:r w:rsidR="00A3095E">
          <w:rPr>
            <w:noProof/>
            <w:webHidden/>
          </w:rPr>
          <w:fldChar w:fldCharType="begin"/>
        </w:r>
        <w:r w:rsidR="00A3095E">
          <w:rPr>
            <w:noProof/>
            <w:webHidden/>
          </w:rPr>
          <w:instrText xml:space="preserve"> PAGEREF _Toc362453277 \h </w:instrText>
        </w:r>
        <w:r w:rsidR="00A3095E">
          <w:rPr>
            <w:noProof/>
            <w:webHidden/>
          </w:rPr>
        </w:r>
        <w:r w:rsidR="00A3095E">
          <w:rPr>
            <w:noProof/>
            <w:webHidden/>
          </w:rPr>
          <w:fldChar w:fldCharType="separate"/>
        </w:r>
        <w:r w:rsidR="00A3095E">
          <w:rPr>
            <w:noProof/>
            <w:webHidden/>
          </w:rPr>
          <w:t>82</w:t>
        </w:r>
        <w:r w:rsidR="00A3095E">
          <w:rPr>
            <w:noProof/>
            <w:webHidden/>
          </w:rPr>
          <w:fldChar w:fldCharType="end"/>
        </w:r>
      </w:hyperlink>
    </w:p>
    <w:p w14:paraId="1FDECCC6" w14:textId="77777777" w:rsidR="00A3095E" w:rsidRDefault="00B900F3">
      <w:pPr>
        <w:pStyle w:val="TOC2"/>
        <w:tabs>
          <w:tab w:val="left" w:pos="1000"/>
          <w:tab w:val="right" w:leader="dot" w:pos="8630"/>
        </w:tabs>
        <w:rPr>
          <w:rFonts w:asciiTheme="minorHAnsi" w:eastAsiaTheme="minorEastAsia" w:hAnsiTheme="minorHAnsi" w:cstheme="minorBidi"/>
          <w:noProof/>
          <w:sz w:val="22"/>
          <w:szCs w:val="22"/>
        </w:rPr>
      </w:pPr>
      <w:hyperlink w:anchor="_Toc362453278" w:history="1">
        <w:r w:rsidR="00A3095E" w:rsidRPr="003D50BB">
          <w:rPr>
            <w:rStyle w:val="Hyperlink"/>
            <w:noProof/>
          </w:rPr>
          <w:t>11.2</w:t>
        </w:r>
        <w:r w:rsidR="00A3095E">
          <w:rPr>
            <w:rFonts w:asciiTheme="minorHAnsi" w:eastAsiaTheme="minorEastAsia" w:hAnsiTheme="minorHAnsi" w:cstheme="minorBidi"/>
            <w:noProof/>
            <w:sz w:val="22"/>
            <w:szCs w:val="22"/>
          </w:rPr>
          <w:tab/>
        </w:r>
        <w:r w:rsidR="00A3095E" w:rsidRPr="003D50BB">
          <w:rPr>
            <w:rStyle w:val="Hyperlink"/>
            <w:noProof/>
          </w:rPr>
          <w:t>Character Encoding and Decoding Errors</w:t>
        </w:r>
        <w:r w:rsidR="00A3095E">
          <w:rPr>
            <w:noProof/>
            <w:webHidden/>
          </w:rPr>
          <w:tab/>
        </w:r>
        <w:r w:rsidR="00A3095E">
          <w:rPr>
            <w:noProof/>
            <w:webHidden/>
          </w:rPr>
          <w:fldChar w:fldCharType="begin"/>
        </w:r>
        <w:r w:rsidR="00A3095E">
          <w:rPr>
            <w:noProof/>
            <w:webHidden/>
          </w:rPr>
          <w:instrText xml:space="preserve"> PAGEREF _Toc362453278 \h </w:instrText>
        </w:r>
        <w:r w:rsidR="00A3095E">
          <w:rPr>
            <w:noProof/>
            <w:webHidden/>
          </w:rPr>
        </w:r>
        <w:r w:rsidR="00A3095E">
          <w:rPr>
            <w:noProof/>
            <w:webHidden/>
          </w:rPr>
          <w:fldChar w:fldCharType="separate"/>
        </w:r>
        <w:r w:rsidR="00A3095E">
          <w:rPr>
            <w:noProof/>
            <w:webHidden/>
          </w:rPr>
          <w:t>84</w:t>
        </w:r>
        <w:r w:rsidR="00A3095E">
          <w:rPr>
            <w:noProof/>
            <w:webHidden/>
          </w:rPr>
          <w:fldChar w:fldCharType="end"/>
        </w:r>
      </w:hyperlink>
    </w:p>
    <w:p w14:paraId="41629C60" w14:textId="77777777" w:rsidR="00A3095E" w:rsidRDefault="00B900F3">
      <w:pPr>
        <w:pStyle w:val="TOC3"/>
        <w:tabs>
          <w:tab w:val="left" w:pos="1200"/>
          <w:tab w:val="right" w:leader="dot" w:pos="8630"/>
        </w:tabs>
        <w:rPr>
          <w:rFonts w:asciiTheme="minorHAnsi" w:eastAsiaTheme="minorEastAsia" w:hAnsiTheme="minorHAnsi" w:cstheme="minorBidi"/>
          <w:noProof/>
          <w:sz w:val="22"/>
          <w:szCs w:val="22"/>
        </w:rPr>
      </w:pPr>
      <w:hyperlink w:anchor="_Toc362453279" w:history="1">
        <w:r w:rsidR="00A3095E" w:rsidRPr="003D50BB">
          <w:rPr>
            <w:rStyle w:val="Hyperlink"/>
            <w:noProof/>
          </w:rPr>
          <w:t>11.2.1</w:t>
        </w:r>
        <w:r w:rsidR="00A3095E">
          <w:rPr>
            <w:rFonts w:asciiTheme="minorHAnsi" w:eastAsiaTheme="minorEastAsia" w:hAnsiTheme="minorHAnsi" w:cstheme="minorBidi"/>
            <w:noProof/>
            <w:sz w:val="22"/>
            <w:szCs w:val="22"/>
          </w:rPr>
          <w:tab/>
        </w:r>
        <w:r w:rsidR="00A3095E" w:rsidRPr="003D50BB">
          <w:rPr>
            <w:rStyle w:val="Hyperlink"/>
            <w:noProof/>
          </w:rPr>
          <w:t>Property dfdl:encodingErrorPolicy</w:t>
        </w:r>
        <w:r w:rsidR="00A3095E">
          <w:rPr>
            <w:noProof/>
            <w:webHidden/>
          </w:rPr>
          <w:tab/>
        </w:r>
        <w:r w:rsidR="00A3095E">
          <w:rPr>
            <w:noProof/>
            <w:webHidden/>
          </w:rPr>
          <w:fldChar w:fldCharType="begin"/>
        </w:r>
        <w:r w:rsidR="00A3095E">
          <w:rPr>
            <w:noProof/>
            <w:webHidden/>
          </w:rPr>
          <w:instrText xml:space="preserve"> PAGEREF _Toc362453279 \h </w:instrText>
        </w:r>
        <w:r w:rsidR="00A3095E">
          <w:rPr>
            <w:noProof/>
            <w:webHidden/>
          </w:rPr>
        </w:r>
        <w:r w:rsidR="00A3095E">
          <w:rPr>
            <w:noProof/>
            <w:webHidden/>
          </w:rPr>
          <w:fldChar w:fldCharType="separate"/>
        </w:r>
        <w:r w:rsidR="00A3095E">
          <w:rPr>
            <w:noProof/>
            <w:webHidden/>
          </w:rPr>
          <w:t>84</w:t>
        </w:r>
        <w:r w:rsidR="00A3095E">
          <w:rPr>
            <w:noProof/>
            <w:webHidden/>
          </w:rPr>
          <w:fldChar w:fldCharType="end"/>
        </w:r>
      </w:hyperlink>
    </w:p>
    <w:p w14:paraId="7F15DD8C" w14:textId="77777777" w:rsidR="00A3095E" w:rsidRDefault="00B900F3">
      <w:pPr>
        <w:pStyle w:val="TOC3"/>
        <w:tabs>
          <w:tab w:val="left" w:pos="1200"/>
          <w:tab w:val="right" w:leader="dot" w:pos="8630"/>
        </w:tabs>
        <w:rPr>
          <w:rFonts w:asciiTheme="minorHAnsi" w:eastAsiaTheme="minorEastAsia" w:hAnsiTheme="minorHAnsi" w:cstheme="minorBidi"/>
          <w:noProof/>
          <w:sz w:val="22"/>
          <w:szCs w:val="22"/>
        </w:rPr>
      </w:pPr>
      <w:hyperlink w:anchor="_Toc362453280" w:history="1">
        <w:r w:rsidR="00A3095E" w:rsidRPr="003D50BB">
          <w:rPr>
            <w:rStyle w:val="Hyperlink"/>
            <w:noProof/>
          </w:rPr>
          <w:t>11.2.2</w:t>
        </w:r>
        <w:r w:rsidR="00A3095E">
          <w:rPr>
            <w:rFonts w:asciiTheme="minorHAnsi" w:eastAsiaTheme="minorEastAsia" w:hAnsiTheme="minorHAnsi" w:cstheme="minorBidi"/>
            <w:noProof/>
            <w:sz w:val="22"/>
            <w:szCs w:val="22"/>
          </w:rPr>
          <w:tab/>
        </w:r>
        <w:r w:rsidR="00A3095E" w:rsidRPr="003D50BB">
          <w:rPr>
            <w:rStyle w:val="Hyperlink"/>
            <w:noProof/>
          </w:rPr>
          <w:t>Unicode UTF-16 Decoding/Encoding Non-Errors</w:t>
        </w:r>
        <w:r w:rsidR="00A3095E">
          <w:rPr>
            <w:noProof/>
            <w:webHidden/>
          </w:rPr>
          <w:tab/>
        </w:r>
        <w:r w:rsidR="00A3095E">
          <w:rPr>
            <w:noProof/>
            <w:webHidden/>
          </w:rPr>
          <w:fldChar w:fldCharType="begin"/>
        </w:r>
        <w:r w:rsidR="00A3095E">
          <w:rPr>
            <w:noProof/>
            <w:webHidden/>
          </w:rPr>
          <w:instrText xml:space="preserve"> PAGEREF _Toc362453280 \h </w:instrText>
        </w:r>
        <w:r w:rsidR="00A3095E">
          <w:rPr>
            <w:noProof/>
            <w:webHidden/>
          </w:rPr>
        </w:r>
        <w:r w:rsidR="00A3095E">
          <w:rPr>
            <w:noProof/>
            <w:webHidden/>
          </w:rPr>
          <w:fldChar w:fldCharType="separate"/>
        </w:r>
        <w:r w:rsidR="00A3095E">
          <w:rPr>
            <w:noProof/>
            <w:webHidden/>
          </w:rPr>
          <w:t>85</w:t>
        </w:r>
        <w:r w:rsidR="00A3095E">
          <w:rPr>
            <w:noProof/>
            <w:webHidden/>
          </w:rPr>
          <w:fldChar w:fldCharType="end"/>
        </w:r>
      </w:hyperlink>
    </w:p>
    <w:p w14:paraId="04E1396D" w14:textId="77777777" w:rsidR="00A3095E" w:rsidRDefault="00B900F3">
      <w:pPr>
        <w:pStyle w:val="TOC3"/>
        <w:tabs>
          <w:tab w:val="left" w:pos="1200"/>
          <w:tab w:val="right" w:leader="dot" w:pos="8630"/>
        </w:tabs>
        <w:rPr>
          <w:rFonts w:asciiTheme="minorHAnsi" w:eastAsiaTheme="minorEastAsia" w:hAnsiTheme="minorHAnsi" w:cstheme="minorBidi"/>
          <w:noProof/>
          <w:sz w:val="22"/>
          <w:szCs w:val="22"/>
        </w:rPr>
      </w:pPr>
      <w:hyperlink w:anchor="_Toc362453281" w:history="1">
        <w:r w:rsidR="00A3095E" w:rsidRPr="003D50BB">
          <w:rPr>
            <w:rStyle w:val="Hyperlink"/>
            <w:noProof/>
          </w:rPr>
          <w:t>11.2.3</w:t>
        </w:r>
        <w:r w:rsidR="00A3095E">
          <w:rPr>
            <w:rFonts w:asciiTheme="minorHAnsi" w:eastAsiaTheme="minorEastAsia" w:hAnsiTheme="minorHAnsi" w:cstheme="minorBidi"/>
            <w:noProof/>
            <w:sz w:val="22"/>
            <w:szCs w:val="22"/>
          </w:rPr>
          <w:tab/>
        </w:r>
        <w:r w:rsidR="00A3095E" w:rsidRPr="003D50BB">
          <w:rPr>
            <w:rStyle w:val="Hyperlink"/>
            <w:noProof/>
          </w:rPr>
          <w:t>Preserving Data Containing Decoding Errors</w:t>
        </w:r>
        <w:r w:rsidR="00A3095E">
          <w:rPr>
            <w:noProof/>
            <w:webHidden/>
          </w:rPr>
          <w:tab/>
        </w:r>
        <w:r w:rsidR="00A3095E">
          <w:rPr>
            <w:noProof/>
            <w:webHidden/>
          </w:rPr>
          <w:fldChar w:fldCharType="begin"/>
        </w:r>
        <w:r w:rsidR="00A3095E">
          <w:rPr>
            <w:noProof/>
            <w:webHidden/>
          </w:rPr>
          <w:instrText xml:space="preserve"> PAGEREF _Toc362453281 \h </w:instrText>
        </w:r>
        <w:r w:rsidR="00A3095E">
          <w:rPr>
            <w:noProof/>
            <w:webHidden/>
          </w:rPr>
        </w:r>
        <w:r w:rsidR="00A3095E">
          <w:rPr>
            <w:noProof/>
            <w:webHidden/>
          </w:rPr>
          <w:fldChar w:fldCharType="separate"/>
        </w:r>
        <w:r w:rsidR="00A3095E">
          <w:rPr>
            <w:noProof/>
            <w:webHidden/>
          </w:rPr>
          <w:t>85</w:t>
        </w:r>
        <w:r w:rsidR="00A3095E">
          <w:rPr>
            <w:noProof/>
            <w:webHidden/>
          </w:rPr>
          <w:fldChar w:fldCharType="end"/>
        </w:r>
      </w:hyperlink>
    </w:p>
    <w:p w14:paraId="4F64BDEC" w14:textId="77777777" w:rsidR="00A3095E" w:rsidRDefault="00B900F3">
      <w:pPr>
        <w:pStyle w:val="TOC1"/>
        <w:tabs>
          <w:tab w:val="left" w:pos="600"/>
          <w:tab w:val="right" w:leader="dot" w:pos="8630"/>
        </w:tabs>
        <w:rPr>
          <w:rFonts w:asciiTheme="minorHAnsi" w:eastAsiaTheme="minorEastAsia" w:hAnsiTheme="minorHAnsi" w:cstheme="minorBidi"/>
          <w:noProof/>
          <w:sz w:val="22"/>
          <w:szCs w:val="22"/>
        </w:rPr>
      </w:pPr>
      <w:hyperlink w:anchor="_Toc362453283" w:history="1">
        <w:r w:rsidR="00A3095E" w:rsidRPr="003D50BB">
          <w:rPr>
            <w:rStyle w:val="Hyperlink"/>
            <w:noProof/>
          </w:rPr>
          <w:t>12.</w:t>
        </w:r>
        <w:r w:rsidR="00A3095E">
          <w:rPr>
            <w:rFonts w:asciiTheme="minorHAnsi" w:eastAsiaTheme="minorEastAsia" w:hAnsiTheme="minorHAnsi" w:cstheme="minorBidi"/>
            <w:noProof/>
            <w:sz w:val="22"/>
            <w:szCs w:val="22"/>
          </w:rPr>
          <w:tab/>
        </w:r>
        <w:r w:rsidR="00A3095E" w:rsidRPr="003D50BB">
          <w:rPr>
            <w:rStyle w:val="Hyperlink"/>
            <w:noProof/>
          </w:rPr>
          <w:t>Framing</w:t>
        </w:r>
        <w:r w:rsidR="00A3095E">
          <w:rPr>
            <w:noProof/>
            <w:webHidden/>
          </w:rPr>
          <w:tab/>
        </w:r>
        <w:r w:rsidR="00A3095E">
          <w:rPr>
            <w:noProof/>
            <w:webHidden/>
          </w:rPr>
          <w:fldChar w:fldCharType="begin"/>
        </w:r>
        <w:r w:rsidR="00A3095E">
          <w:rPr>
            <w:noProof/>
            <w:webHidden/>
          </w:rPr>
          <w:instrText xml:space="preserve"> PAGEREF _Toc362453283 \h </w:instrText>
        </w:r>
        <w:r w:rsidR="00A3095E">
          <w:rPr>
            <w:noProof/>
            <w:webHidden/>
          </w:rPr>
        </w:r>
        <w:r w:rsidR="00A3095E">
          <w:rPr>
            <w:noProof/>
            <w:webHidden/>
          </w:rPr>
          <w:fldChar w:fldCharType="separate"/>
        </w:r>
        <w:r w:rsidR="00A3095E">
          <w:rPr>
            <w:noProof/>
            <w:webHidden/>
          </w:rPr>
          <w:t>87</w:t>
        </w:r>
        <w:r w:rsidR="00A3095E">
          <w:rPr>
            <w:noProof/>
            <w:webHidden/>
          </w:rPr>
          <w:fldChar w:fldCharType="end"/>
        </w:r>
      </w:hyperlink>
    </w:p>
    <w:p w14:paraId="66D6F0D5" w14:textId="77777777" w:rsidR="00A3095E" w:rsidRDefault="00B900F3">
      <w:pPr>
        <w:pStyle w:val="TOC2"/>
        <w:tabs>
          <w:tab w:val="left" w:pos="1000"/>
          <w:tab w:val="right" w:leader="dot" w:pos="8630"/>
        </w:tabs>
        <w:rPr>
          <w:rFonts w:asciiTheme="minorHAnsi" w:eastAsiaTheme="minorEastAsia" w:hAnsiTheme="minorHAnsi" w:cstheme="minorBidi"/>
          <w:noProof/>
          <w:sz w:val="22"/>
          <w:szCs w:val="22"/>
        </w:rPr>
      </w:pPr>
      <w:hyperlink w:anchor="_Toc362453284" w:history="1">
        <w:r w:rsidR="00A3095E" w:rsidRPr="003D50BB">
          <w:rPr>
            <w:rStyle w:val="Hyperlink"/>
            <w:noProof/>
          </w:rPr>
          <w:t>12.1</w:t>
        </w:r>
        <w:r w:rsidR="00A3095E">
          <w:rPr>
            <w:rFonts w:asciiTheme="minorHAnsi" w:eastAsiaTheme="minorEastAsia" w:hAnsiTheme="minorHAnsi" w:cstheme="minorBidi"/>
            <w:noProof/>
            <w:sz w:val="22"/>
            <w:szCs w:val="22"/>
          </w:rPr>
          <w:tab/>
        </w:r>
        <w:r w:rsidR="00A3095E" w:rsidRPr="003D50BB">
          <w:rPr>
            <w:rStyle w:val="Hyperlink"/>
            <w:noProof/>
          </w:rPr>
          <w:t>Aligned Data</w:t>
        </w:r>
        <w:r w:rsidR="00A3095E">
          <w:rPr>
            <w:noProof/>
            <w:webHidden/>
          </w:rPr>
          <w:tab/>
        </w:r>
        <w:r w:rsidR="00A3095E">
          <w:rPr>
            <w:noProof/>
            <w:webHidden/>
          </w:rPr>
          <w:fldChar w:fldCharType="begin"/>
        </w:r>
        <w:r w:rsidR="00A3095E">
          <w:rPr>
            <w:noProof/>
            <w:webHidden/>
          </w:rPr>
          <w:instrText xml:space="preserve"> PAGEREF _Toc362453284 \h </w:instrText>
        </w:r>
        <w:r w:rsidR="00A3095E">
          <w:rPr>
            <w:noProof/>
            <w:webHidden/>
          </w:rPr>
        </w:r>
        <w:r w:rsidR="00A3095E">
          <w:rPr>
            <w:noProof/>
            <w:webHidden/>
          </w:rPr>
          <w:fldChar w:fldCharType="separate"/>
        </w:r>
        <w:r w:rsidR="00A3095E">
          <w:rPr>
            <w:noProof/>
            <w:webHidden/>
          </w:rPr>
          <w:t>87</w:t>
        </w:r>
        <w:r w:rsidR="00A3095E">
          <w:rPr>
            <w:noProof/>
            <w:webHidden/>
          </w:rPr>
          <w:fldChar w:fldCharType="end"/>
        </w:r>
      </w:hyperlink>
    </w:p>
    <w:p w14:paraId="5EE1FD02" w14:textId="77777777" w:rsidR="00A3095E" w:rsidRDefault="00B900F3">
      <w:pPr>
        <w:pStyle w:val="TOC3"/>
        <w:tabs>
          <w:tab w:val="left" w:pos="1200"/>
          <w:tab w:val="right" w:leader="dot" w:pos="8630"/>
        </w:tabs>
        <w:rPr>
          <w:rFonts w:asciiTheme="minorHAnsi" w:eastAsiaTheme="minorEastAsia" w:hAnsiTheme="minorHAnsi" w:cstheme="minorBidi"/>
          <w:noProof/>
          <w:sz w:val="22"/>
          <w:szCs w:val="22"/>
        </w:rPr>
      </w:pPr>
      <w:hyperlink w:anchor="_Toc362453285" w:history="1">
        <w:r w:rsidR="00A3095E" w:rsidRPr="003D50BB">
          <w:rPr>
            <w:rStyle w:val="Hyperlink"/>
            <w:noProof/>
          </w:rPr>
          <w:t>12.1.1</w:t>
        </w:r>
        <w:r w:rsidR="00A3095E">
          <w:rPr>
            <w:rFonts w:asciiTheme="minorHAnsi" w:eastAsiaTheme="minorEastAsia" w:hAnsiTheme="minorHAnsi" w:cstheme="minorBidi"/>
            <w:noProof/>
            <w:sz w:val="22"/>
            <w:szCs w:val="22"/>
          </w:rPr>
          <w:tab/>
        </w:r>
        <w:r w:rsidR="00A3095E" w:rsidRPr="003D50BB">
          <w:rPr>
            <w:rStyle w:val="Hyperlink"/>
            <w:noProof/>
          </w:rPr>
          <w:t>Implicit Alignment</w:t>
        </w:r>
        <w:r w:rsidR="00A3095E">
          <w:rPr>
            <w:noProof/>
            <w:webHidden/>
          </w:rPr>
          <w:tab/>
        </w:r>
        <w:r w:rsidR="00A3095E">
          <w:rPr>
            <w:noProof/>
            <w:webHidden/>
          </w:rPr>
          <w:fldChar w:fldCharType="begin"/>
        </w:r>
        <w:r w:rsidR="00A3095E">
          <w:rPr>
            <w:noProof/>
            <w:webHidden/>
          </w:rPr>
          <w:instrText xml:space="preserve"> PAGEREF _Toc362453285 \h </w:instrText>
        </w:r>
        <w:r w:rsidR="00A3095E">
          <w:rPr>
            <w:noProof/>
            <w:webHidden/>
          </w:rPr>
        </w:r>
        <w:r w:rsidR="00A3095E">
          <w:rPr>
            <w:noProof/>
            <w:webHidden/>
          </w:rPr>
          <w:fldChar w:fldCharType="separate"/>
        </w:r>
        <w:r w:rsidR="00A3095E">
          <w:rPr>
            <w:noProof/>
            <w:webHidden/>
          </w:rPr>
          <w:t>88</w:t>
        </w:r>
        <w:r w:rsidR="00A3095E">
          <w:rPr>
            <w:noProof/>
            <w:webHidden/>
          </w:rPr>
          <w:fldChar w:fldCharType="end"/>
        </w:r>
      </w:hyperlink>
    </w:p>
    <w:p w14:paraId="1EB42991" w14:textId="77777777" w:rsidR="00A3095E" w:rsidRDefault="00B900F3">
      <w:pPr>
        <w:pStyle w:val="TOC3"/>
        <w:tabs>
          <w:tab w:val="left" w:pos="1200"/>
          <w:tab w:val="right" w:leader="dot" w:pos="8630"/>
        </w:tabs>
        <w:rPr>
          <w:rFonts w:asciiTheme="minorHAnsi" w:eastAsiaTheme="minorEastAsia" w:hAnsiTheme="minorHAnsi" w:cstheme="minorBidi"/>
          <w:noProof/>
          <w:sz w:val="22"/>
          <w:szCs w:val="22"/>
        </w:rPr>
      </w:pPr>
      <w:hyperlink w:anchor="_Toc362453286" w:history="1">
        <w:r w:rsidR="00A3095E" w:rsidRPr="003D50BB">
          <w:rPr>
            <w:rStyle w:val="Hyperlink"/>
            <w:noProof/>
          </w:rPr>
          <w:t>12.1.2</w:t>
        </w:r>
        <w:r w:rsidR="00A3095E">
          <w:rPr>
            <w:rFonts w:asciiTheme="minorHAnsi" w:eastAsiaTheme="minorEastAsia" w:hAnsiTheme="minorHAnsi" w:cstheme="minorBidi"/>
            <w:noProof/>
            <w:sz w:val="22"/>
            <w:szCs w:val="22"/>
          </w:rPr>
          <w:tab/>
        </w:r>
        <w:r w:rsidR="00A3095E" w:rsidRPr="003D50BB">
          <w:rPr>
            <w:rStyle w:val="Hyperlink"/>
            <w:noProof/>
          </w:rPr>
          <w:t>Mandatory Alignment for Textual Data</w:t>
        </w:r>
        <w:r w:rsidR="00A3095E">
          <w:rPr>
            <w:noProof/>
            <w:webHidden/>
          </w:rPr>
          <w:tab/>
        </w:r>
        <w:r w:rsidR="00A3095E">
          <w:rPr>
            <w:noProof/>
            <w:webHidden/>
          </w:rPr>
          <w:fldChar w:fldCharType="begin"/>
        </w:r>
        <w:r w:rsidR="00A3095E">
          <w:rPr>
            <w:noProof/>
            <w:webHidden/>
          </w:rPr>
          <w:instrText xml:space="preserve"> PAGEREF _Toc362453286 \h </w:instrText>
        </w:r>
        <w:r w:rsidR="00A3095E">
          <w:rPr>
            <w:noProof/>
            <w:webHidden/>
          </w:rPr>
        </w:r>
        <w:r w:rsidR="00A3095E">
          <w:rPr>
            <w:noProof/>
            <w:webHidden/>
          </w:rPr>
          <w:fldChar w:fldCharType="separate"/>
        </w:r>
        <w:r w:rsidR="00A3095E">
          <w:rPr>
            <w:noProof/>
            <w:webHidden/>
          </w:rPr>
          <w:t>89</w:t>
        </w:r>
        <w:r w:rsidR="00A3095E">
          <w:rPr>
            <w:noProof/>
            <w:webHidden/>
          </w:rPr>
          <w:fldChar w:fldCharType="end"/>
        </w:r>
      </w:hyperlink>
    </w:p>
    <w:p w14:paraId="00AB727A" w14:textId="77777777" w:rsidR="00A3095E" w:rsidRDefault="00B900F3">
      <w:pPr>
        <w:pStyle w:val="TOC2"/>
        <w:tabs>
          <w:tab w:val="left" w:pos="1000"/>
          <w:tab w:val="right" w:leader="dot" w:pos="8630"/>
        </w:tabs>
        <w:rPr>
          <w:rFonts w:asciiTheme="minorHAnsi" w:eastAsiaTheme="minorEastAsia" w:hAnsiTheme="minorHAnsi" w:cstheme="minorBidi"/>
          <w:noProof/>
          <w:sz w:val="22"/>
          <w:szCs w:val="22"/>
        </w:rPr>
      </w:pPr>
      <w:hyperlink w:anchor="_Toc362453288" w:history="1">
        <w:r w:rsidR="00A3095E" w:rsidRPr="003D50BB">
          <w:rPr>
            <w:rStyle w:val="Hyperlink"/>
            <w:noProof/>
          </w:rPr>
          <w:t>12.2</w:t>
        </w:r>
        <w:r w:rsidR="00A3095E">
          <w:rPr>
            <w:rFonts w:asciiTheme="minorHAnsi" w:eastAsiaTheme="minorEastAsia" w:hAnsiTheme="minorHAnsi" w:cstheme="minorBidi"/>
            <w:noProof/>
            <w:sz w:val="22"/>
            <w:szCs w:val="22"/>
          </w:rPr>
          <w:tab/>
        </w:r>
        <w:r w:rsidR="00A3095E" w:rsidRPr="003D50BB">
          <w:rPr>
            <w:rStyle w:val="Hyperlink"/>
            <w:noProof/>
          </w:rPr>
          <w:t>Properties for Specifying Delimiters</w:t>
        </w:r>
        <w:r w:rsidR="00A3095E">
          <w:rPr>
            <w:noProof/>
            <w:webHidden/>
          </w:rPr>
          <w:tab/>
        </w:r>
        <w:r w:rsidR="00A3095E">
          <w:rPr>
            <w:noProof/>
            <w:webHidden/>
          </w:rPr>
          <w:fldChar w:fldCharType="begin"/>
        </w:r>
        <w:r w:rsidR="00A3095E">
          <w:rPr>
            <w:noProof/>
            <w:webHidden/>
          </w:rPr>
          <w:instrText xml:space="preserve"> PAGEREF _Toc362453288 \h </w:instrText>
        </w:r>
        <w:r w:rsidR="00A3095E">
          <w:rPr>
            <w:noProof/>
            <w:webHidden/>
          </w:rPr>
        </w:r>
        <w:r w:rsidR="00A3095E">
          <w:rPr>
            <w:noProof/>
            <w:webHidden/>
          </w:rPr>
          <w:fldChar w:fldCharType="separate"/>
        </w:r>
        <w:r w:rsidR="00A3095E">
          <w:rPr>
            <w:noProof/>
            <w:webHidden/>
          </w:rPr>
          <w:t>90</w:t>
        </w:r>
        <w:r w:rsidR="00A3095E">
          <w:rPr>
            <w:noProof/>
            <w:webHidden/>
          </w:rPr>
          <w:fldChar w:fldCharType="end"/>
        </w:r>
      </w:hyperlink>
    </w:p>
    <w:p w14:paraId="4C535AC8" w14:textId="77777777" w:rsidR="00A3095E" w:rsidRDefault="00B900F3">
      <w:pPr>
        <w:pStyle w:val="TOC2"/>
        <w:tabs>
          <w:tab w:val="left" w:pos="1000"/>
          <w:tab w:val="right" w:leader="dot" w:pos="8630"/>
        </w:tabs>
        <w:rPr>
          <w:rFonts w:asciiTheme="minorHAnsi" w:eastAsiaTheme="minorEastAsia" w:hAnsiTheme="minorHAnsi" w:cstheme="minorBidi"/>
          <w:noProof/>
          <w:sz w:val="22"/>
          <w:szCs w:val="22"/>
        </w:rPr>
      </w:pPr>
      <w:hyperlink w:anchor="_Toc362453289" w:history="1">
        <w:r w:rsidR="00A3095E" w:rsidRPr="003D50BB">
          <w:rPr>
            <w:rStyle w:val="Hyperlink"/>
            <w:noProof/>
          </w:rPr>
          <w:t>12.3</w:t>
        </w:r>
        <w:r w:rsidR="00A3095E">
          <w:rPr>
            <w:rFonts w:asciiTheme="minorHAnsi" w:eastAsiaTheme="minorEastAsia" w:hAnsiTheme="minorHAnsi" w:cstheme="minorBidi"/>
            <w:noProof/>
            <w:sz w:val="22"/>
            <w:szCs w:val="22"/>
          </w:rPr>
          <w:tab/>
        </w:r>
        <w:r w:rsidR="00A3095E" w:rsidRPr="003D50BB">
          <w:rPr>
            <w:rStyle w:val="Hyperlink"/>
            <w:noProof/>
          </w:rPr>
          <w:t>Properties for Specifying Lengths</w:t>
        </w:r>
        <w:r w:rsidR="00A3095E">
          <w:rPr>
            <w:noProof/>
            <w:webHidden/>
          </w:rPr>
          <w:tab/>
        </w:r>
        <w:r w:rsidR="00A3095E">
          <w:rPr>
            <w:noProof/>
            <w:webHidden/>
          </w:rPr>
          <w:fldChar w:fldCharType="begin"/>
        </w:r>
        <w:r w:rsidR="00A3095E">
          <w:rPr>
            <w:noProof/>
            <w:webHidden/>
          </w:rPr>
          <w:instrText xml:space="preserve"> PAGEREF _Toc362453289 \h </w:instrText>
        </w:r>
        <w:r w:rsidR="00A3095E">
          <w:rPr>
            <w:noProof/>
            <w:webHidden/>
          </w:rPr>
        </w:r>
        <w:r w:rsidR="00A3095E">
          <w:rPr>
            <w:noProof/>
            <w:webHidden/>
          </w:rPr>
          <w:fldChar w:fldCharType="separate"/>
        </w:r>
        <w:r w:rsidR="00A3095E">
          <w:rPr>
            <w:noProof/>
            <w:webHidden/>
          </w:rPr>
          <w:t>93</w:t>
        </w:r>
        <w:r w:rsidR="00A3095E">
          <w:rPr>
            <w:noProof/>
            <w:webHidden/>
          </w:rPr>
          <w:fldChar w:fldCharType="end"/>
        </w:r>
      </w:hyperlink>
    </w:p>
    <w:p w14:paraId="34CE87CB" w14:textId="77777777" w:rsidR="00A3095E" w:rsidRDefault="00B900F3">
      <w:pPr>
        <w:pStyle w:val="TOC3"/>
        <w:tabs>
          <w:tab w:val="left" w:pos="1200"/>
          <w:tab w:val="right" w:leader="dot" w:pos="8630"/>
        </w:tabs>
        <w:rPr>
          <w:rFonts w:asciiTheme="minorHAnsi" w:eastAsiaTheme="minorEastAsia" w:hAnsiTheme="minorHAnsi" w:cstheme="minorBidi"/>
          <w:noProof/>
          <w:sz w:val="22"/>
          <w:szCs w:val="22"/>
        </w:rPr>
      </w:pPr>
      <w:hyperlink w:anchor="_Toc362453292" w:history="1">
        <w:r w:rsidR="00A3095E" w:rsidRPr="003D50BB">
          <w:rPr>
            <w:rStyle w:val="Hyperlink"/>
            <w:noProof/>
          </w:rPr>
          <w:t>12.3.1</w:t>
        </w:r>
        <w:r w:rsidR="00A3095E">
          <w:rPr>
            <w:rFonts w:asciiTheme="minorHAnsi" w:eastAsiaTheme="minorEastAsia" w:hAnsiTheme="minorHAnsi" w:cstheme="minorBidi"/>
            <w:noProof/>
            <w:sz w:val="22"/>
            <w:szCs w:val="22"/>
          </w:rPr>
          <w:tab/>
        </w:r>
        <w:r w:rsidR="00A3095E" w:rsidRPr="003D50BB">
          <w:rPr>
            <w:rStyle w:val="Hyperlink"/>
            <w:noProof/>
          </w:rPr>
          <w:t>dfdl:lengthKind 'explicit'</w:t>
        </w:r>
        <w:r w:rsidR="00A3095E">
          <w:rPr>
            <w:noProof/>
            <w:webHidden/>
          </w:rPr>
          <w:tab/>
        </w:r>
        <w:r w:rsidR="00A3095E">
          <w:rPr>
            <w:noProof/>
            <w:webHidden/>
          </w:rPr>
          <w:fldChar w:fldCharType="begin"/>
        </w:r>
        <w:r w:rsidR="00A3095E">
          <w:rPr>
            <w:noProof/>
            <w:webHidden/>
          </w:rPr>
          <w:instrText xml:space="preserve"> PAGEREF _Toc362453292 \h </w:instrText>
        </w:r>
        <w:r w:rsidR="00A3095E">
          <w:rPr>
            <w:noProof/>
            <w:webHidden/>
          </w:rPr>
        </w:r>
        <w:r w:rsidR="00A3095E">
          <w:rPr>
            <w:noProof/>
            <w:webHidden/>
          </w:rPr>
          <w:fldChar w:fldCharType="separate"/>
        </w:r>
        <w:r w:rsidR="00A3095E">
          <w:rPr>
            <w:noProof/>
            <w:webHidden/>
          </w:rPr>
          <w:t>94</w:t>
        </w:r>
        <w:r w:rsidR="00A3095E">
          <w:rPr>
            <w:noProof/>
            <w:webHidden/>
          </w:rPr>
          <w:fldChar w:fldCharType="end"/>
        </w:r>
      </w:hyperlink>
    </w:p>
    <w:p w14:paraId="723C5394" w14:textId="77777777" w:rsidR="00A3095E" w:rsidRDefault="00B900F3">
      <w:pPr>
        <w:pStyle w:val="TOC3"/>
        <w:tabs>
          <w:tab w:val="left" w:pos="1200"/>
          <w:tab w:val="right" w:leader="dot" w:pos="8630"/>
        </w:tabs>
        <w:rPr>
          <w:rFonts w:asciiTheme="minorHAnsi" w:eastAsiaTheme="minorEastAsia" w:hAnsiTheme="minorHAnsi" w:cstheme="minorBidi"/>
          <w:noProof/>
          <w:sz w:val="22"/>
          <w:szCs w:val="22"/>
        </w:rPr>
      </w:pPr>
      <w:hyperlink w:anchor="_Toc362453295" w:history="1">
        <w:r w:rsidR="00A3095E" w:rsidRPr="003D50BB">
          <w:rPr>
            <w:rStyle w:val="Hyperlink"/>
            <w:noProof/>
          </w:rPr>
          <w:t>12.3.2</w:t>
        </w:r>
        <w:r w:rsidR="00A3095E">
          <w:rPr>
            <w:rFonts w:asciiTheme="minorHAnsi" w:eastAsiaTheme="minorEastAsia" w:hAnsiTheme="minorHAnsi" w:cstheme="minorBidi"/>
            <w:noProof/>
            <w:sz w:val="22"/>
            <w:szCs w:val="22"/>
          </w:rPr>
          <w:tab/>
        </w:r>
        <w:r w:rsidR="00A3095E" w:rsidRPr="003D50BB">
          <w:rPr>
            <w:rStyle w:val="Hyperlink"/>
            <w:noProof/>
          </w:rPr>
          <w:t>dfdl:lengthKind 'delimited'</w:t>
        </w:r>
        <w:r w:rsidR="00A3095E">
          <w:rPr>
            <w:noProof/>
            <w:webHidden/>
          </w:rPr>
          <w:tab/>
        </w:r>
        <w:r w:rsidR="00A3095E">
          <w:rPr>
            <w:noProof/>
            <w:webHidden/>
          </w:rPr>
          <w:fldChar w:fldCharType="begin"/>
        </w:r>
        <w:r w:rsidR="00A3095E">
          <w:rPr>
            <w:noProof/>
            <w:webHidden/>
          </w:rPr>
          <w:instrText xml:space="preserve"> PAGEREF _Toc362453295 \h </w:instrText>
        </w:r>
        <w:r w:rsidR="00A3095E">
          <w:rPr>
            <w:noProof/>
            <w:webHidden/>
          </w:rPr>
        </w:r>
        <w:r w:rsidR="00A3095E">
          <w:rPr>
            <w:noProof/>
            <w:webHidden/>
          </w:rPr>
          <w:fldChar w:fldCharType="separate"/>
        </w:r>
        <w:r w:rsidR="00A3095E">
          <w:rPr>
            <w:noProof/>
            <w:webHidden/>
          </w:rPr>
          <w:t>94</w:t>
        </w:r>
        <w:r w:rsidR="00A3095E">
          <w:rPr>
            <w:noProof/>
            <w:webHidden/>
          </w:rPr>
          <w:fldChar w:fldCharType="end"/>
        </w:r>
      </w:hyperlink>
    </w:p>
    <w:p w14:paraId="0F5F56FF" w14:textId="77777777" w:rsidR="00A3095E" w:rsidRDefault="00B900F3">
      <w:pPr>
        <w:pStyle w:val="TOC3"/>
        <w:tabs>
          <w:tab w:val="left" w:pos="1200"/>
          <w:tab w:val="right" w:leader="dot" w:pos="8630"/>
        </w:tabs>
        <w:rPr>
          <w:rFonts w:asciiTheme="minorHAnsi" w:eastAsiaTheme="minorEastAsia" w:hAnsiTheme="minorHAnsi" w:cstheme="minorBidi"/>
          <w:noProof/>
          <w:sz w:val="22"/>
          <w:szCs w:val="22"/>
        </w:rPr>
      </w:pPr>
      <w:hyperlink w:anchor="_Toc362453298" w:history="1">
        <w:r w:rsidR="00A3095E" w:rsidRPr="003D50BB">
          <w:rPr>
            <w:rStyle w:val="Hyperlink"/>
            <w:noProof/>
          </w:rPr>
          <w:t>12.3.3</w:t>
        </w:r>
        <w:r w:rsidR="00A3095E">
          <w:rPr>
            <w:rFonts w:asciiTheme="minorHAnsi" w:eastAsiaTheme="minorEastAsia" w:hAnsiTheme="minorHAnsi" w:cstheme="minorBidi"/>
            <w:noProof/>
            <w:sz w:val="22"/>
            <w:szCs w:val="22"/>
          </w:rPr>
          <w:tab/>
        </w:r>
        <w:r w:rsidR="00A3095E" w:rsidRPr="003D50BB">
          <w:rPr>
            <w:rStyle w:val="Hyperlink"/>
            <w:noProof/>
          </w:rPr>
          <w:t>dfdl:lengthKind 'implicit'</w:t>
        </w:r>
        <w:r w:rsidR="00A3095E">
          <w:rPr>
            <w:noProof/>
            <w:webHidden/>
          </w:rPr>
          <w:tab/>
        </w:r>
        <w:r w:rsidR="00A3095E">
          <w:rPr>
            <w:noProof/>
            <w:webHidden/>
          </w:rPr>
          <w:fldChar w:fldCharType="begin"/>
        </w:r>
        <w:r w:rsidR="00A3095E">
          <w:rPr>
            <w:noProof/>
            <w:webHidden/>
          </w:rPr>
          <w:instrText xml:space="preserve"> PAGEREF _Toc362453298 \h </w:instrText>
        </w:r>
        <w:r w:rsidR="00A3095E">
          <w:rPr>
            <w:noProof/>
            <w:webHidden/>
          </w:rPr>
        </w:r>
        <w:r w:rsidR="00A3095E">
          <w:rPr>
            <w:noProof/>
            <w:webHidden/>
          </w:rPr>
          <w:fldChar w:fldCharType="separate"/>
        </w:r>
        <w:r w:rsidR="00A3095E">
          <w:rPr>
            <w:noProof/>
            <w:webHidden/>
          </w:rPr>
          <w:t>96</w:t>
        </w:r>
        <w:r w:rsidR="00A3095E">
          <w:rPr>
            <w:noProof/>
            <w:webHidden/>
          </w:rPr>
          <w:fldChar w:fldCharType="end"/>
        </w:r>
      </w:hyperlink>
    </w:p>
    <w:p w14:paraId="57991C6C" w14:textId="77777777" w:rsidR="00A3095E" w:rsidRDefault="00B900F3">
      <w:pPr>
        <w:pStyle w:val="TOC3"/>
        <w:tabs>
          <w:tab w:val="left" w:pos="1200"/>
          <w:tab w:val="right" w:leader="dot" w:pos="8630"/>
        </w:tabs>
        <w:rPr>
          <w:rFonts w:asciiTheme="minorHAnsi" w:eastAsiaTheme="minorEastAsia" w:hAnsiTheme="minorHAnsi" w:cstheme="minorBidi"/>
          <w:noProof/>
          <w:sz w:val="22"/>
          <w:szCs w:val="22"/>
        </w:rPr>
      </w:pPr>
      <w:hyperlink w:anchor="_Toc362453300" w:history="1">
        <w:r w:rsidR="00A3095E" w:rsidRPr="003D50BB">
          <w:rPr>
            <w:rStyle w:val="Hyperlink"/>
            <w:noProof/>
          </w:rPr>
          <w:t>12.3.4</w:t>
        </w:r>
        <w:r w:rsidR="00A3095E">
          <w:rPr>
            <w:rFonts w:asciiTheme="minorHAnsi" w:eastAsiaTheme="minorEastAsia" w:hAnsiTheme="minorHAnsi" w:cstheme="minorBidi"/>
            <w:noProof/>
            <w:sz w:val="22"/>
            <w:szCs w:val="22"/>
          </w:rPr>
          <w:tab/>
        </w:r>
        <w:r w:rsidR="00A3095E" w:rsidRPr="003D50BB">
          <w:rPr>
            <w:rStyle w:val="Hyperlink"/>
            <w:noProof/>
          </w:rPr>
          <w:t>dfdl:lengthKind 'prefixed'</w:t>
        </w:r>
        <w:r w:rsidR="00A3095E">
          <w:rPr>
            <w:noProof/>
            <w:webHidden/>
          </w:rPr>
          <w:tab/>
        </w:r>
        <w:r w:rsidR="00A3095E">
          <w:rPr>
            <w:noProof/>
            <w:webHidden/>
          </w:rPr>
          <w:fldChar w:fldCharType="begin"/>
        </w:r>
        <w:r w:rsidR="00A3095E">
          <w:rPr>
            <w:noProof/>
            <w:webHidden/>
          </w:rPr>
          <w:instrText xml:space="preserve"> PAGEREF _Toc362453300 \h </w:instrText>
        </w:r>
        <w:r w:rsidR="00A3095E">
          <w:rPr>
            <w:noProof/>
            <w:webHidden/>
          </w:rPr>
        </w:r>
        <w:r w:rsidR="00A3095E">
          <w:rPr>
            <w:noProof/>
            <w:webHidden/>
          </w:rPr>
          <w:fldChar w:fldCharType="separate"/>
        </w:r>
        <w:r w:rsidR="00A3095E">
          <w:rPr>
            <w:noProof/>
            <w:webHidden/>
          </w:rPr>
          <w:t>97</w:t>
        </w:r>
        <w:r w:rsidR="00A3095E">
          <w:rPr>
            <w:noProof/>
            <w:webHidden/>
          </w:rPr>
          <w:fldChar w:fldCharType="end"/>
        </w:r>
      </w:hyperlink>
    </w:p>
    <w:p w14:paraId="27E44662" w14:textId="77777777" w:rsidR="00A3095E" w:rsidRDefault="00B900F3">
      <w:pPr>
        <w:pStyle w:val="TOC3"/>
        <w:tabs>
          <w:tab w:val="left" w:pos="1200"/>
          <w:tab w:val="right" w:leader="dot" w:pos="8630"/>
        </w:tabs>
        <w:rPr>
          <w:rFonts w:asciiTheme="minorHAnsi" w:eastAsiaTheme="minorEastAsia" w:hAnsiTheme="minorHAnsi" w:cstheme="minorBidi"/>
          <w:noProof/>
          <w:sz w:val="22"/>
          <w:szCs w:val="22"/>
        </w:rPr>
      </w:pPr>
      <w:hyperlink w:anchor="_Toc362453302" w:history="1">
        <w:r w:rsidR="00A3095E" w:rsidRPr="003D50BB">
          <w:rPr>
            <w:rStyle w:val="Hyperlink"/>
            <w:noProof/>
          </w:rPr>
          <w:t>12.3.5</w:t>
        </w:r>
        <w:r w:rsidR="00A3095E">
          <w:rPr>
            <w:rFonts w:asciiTheme="minorHAnsi" w:eastAsiaTheme="minorEastAsia" w:hAnsiTheme="minorHAnsi" w:cstheme="minorBidi"/>
            <w:noProof/>
            <w:sz w:val="22"/>
            <w:szCs w:val="22"/>
          </w:rPr>
          <w:tab/>
        </w:r>
        <w:r w:rsidR="00A3095E" w:rsidRPr="003D50BB">
          <w:rPr>
            <w:rStyle w:val="Hyperlink"/>
            <w:noProof/>
          </w:rPr>
          <w:t>dfdl:lengthKind  'pattern'</w:t>
        </w:r>
        <w:r w:rsidR="00A3095E">
          <w:rPr>
            <w:noProof/>
            <w:webHidden/>
          </w:rPr>
          <w:tab/>
        </w:r>
        <w:r w:rsidR="00A3095E">
          <w:rPr>
            <w:noProof/>
            <w:webHidden/>
          </w:rPr>
          <w:fldChar w:fldCharType="begin"/>
        </w:r>
        <w:r w:rsidR="00A3095E">
          <w:rPr>
            <w:noProof/>
            <w:webHidden/>
          </w:rPr>
          <w:instrText xml:space="preserve"> PAGEREF _Toc362453302 \h </w:instrText>
        </w:r>
        <w:r w:rsidR="00A3095E">
          <w:rPr>
            <w:noProof/>
            <w:webHidden/>
          </w:rPr>
        </w:r>
        <w:r w:rsidR="00A3095E">
          <w:rPr>
            <w:noProof/>
            <w:webHidden/>
          </w:rPr>
          <w:fldChar w:fldCharType="separate"/>
        </w:r>
        <w:r w:rsidR="00A3095E">
          <w:rPr>
            <w:noProof/>
            <w:webHidden/>
          </w:rPr>
          <w:t>100</w:t>
        </w:r>
        <w:r w:rsidR="00A3095E">
          <w:rPr>
            <w:noProof/>
            <w:webHidden/>
          </w:rPr>
          <w:fldChar w:fldCharType="end"/>
        </w:r>
      </w:hyperlink>
    </w:p>
    <w:p w14:paraId="7B6CEDB2" w14:textId="77777777" w:rsidR="00A3095E" w:rsidRDefault="00B900F3">
      <w:pPr>
        <w:pStyle w:val="TOC3"/>
        <w:tabs>
          <w:tab w:val="left" w:pos="1200"/>
          <w:tab w:val="right" w:leader="dot" w:pos="8630"/>
        </w:tabs>
        <w:rPr>
          <w:rFonts w:asciiTheme="minorHAnsi" w:eastAsiaTheme="minorEastAsia" w:hAnsiTheme="minorHAnsi" w:cstheme="minorBidi"/>
          <w:noProof/>
          <w:sz w:val="22"/>
          <w:szCs w:val="22"/>
        </w:rPr>
      </w:pPr>
      <w:hyperlink w:anchor="_Toc362453305" w:history="1">
        <w:r w:rsidR="00A3095E" w:rsidRPr="003D50BB">
          <w:rPr>
            <w:rStyle w:val="Hyperlink"/>
            <w:noProof/>
          </w:rPr>
          <w:t>12.3.6</w:t>
        </w:r>
        <w:r w:rsidR="00A3095E">
          <w:rPr>
            <w:rFonts w:asciiTheme="minorHAnsi" w:eastAsiaTheme="minorEastAsia" w:hAnsiTheme="minorHAnsi" w:cstheme="minorBidi"/>
            <w:noProof/>
            <w:sz w:val="22"/>
            <w:szCs w:val="22"/>
          </w:rPr>
          <w:tab/>
        </w:r>
        <w:r w:rsidR="00A3095E" w:rsidRPr="003D50BB">
          <w:rPr>
            <w:rStyle w:val="Hyperlink"/>
            <w:noProof/>
          </w:rPr>
          <w:t>dfdl:lengthKind 'endOfParent'</w:t>
        </w:r>
        <w:r w:rsidR="00A3095E">
          <w:rPr>
            <w:noProof/>
            <w:webHidden/>
          </w:rPr>
          <w:tab/>
        </w:r>
        <w:r w:rsidR="00A3095E">
          <w:rPr>
            <w:noProof/>
            <w:webHidden/>
          </w:rPr>
          <w:fldChar w:fldCharType="begin"/>
        </w:r>
        <w:r w:rsidR="00A3095E">
          <w:rPr>
            <w:noProof/>
            <w:webHidden/>
          </w:rPr>
          <w:instrText xml:space="preserve"> PAGEREF _Toc362453305 \h </w:instrText>
        </w:r>
        <w:r w:rsidR="00A3095E">
          <w:rPr>
            <w:noProof/>
            <w:webHidden/>
          </w:rPr>
        </w:r>
        <w:r w:rsidR="00A3095E">
          <w:rPr>
            <w:noProof/>
            <w:webHidden/>
          </w:rPr>
          <w:fldChar w:fldCharType="separate"/>
        </w:r>
        <w:r w:rsidR="00A3095E">
          <w:rPr>
            <w:noProof/>
            <w:webHidden/>
          </w:rPr>
          <w:t>101</w:t>
        </w:r>
        <w:r w:rsidR="00A3095E">
          <w:rPr>
            <w:noProof/>
            <w:webHidden/>
          </w:rPr>
          <w:fldChar w:fldCharType="end"/>
        </w:r>
      </w:hyperlink>
    </w:p>
    <w:p w14:paraId="1CE7CC8A" w14:textId="77777777" w:rsidR="00A3095E" w:rsidRDefault="00B900F3">
      <w:pPr>
        <w:pStyle w:val="TOC3"/>
        <w:tabs>
          <w:tab w:val="left" w:pos="1200"/>
          <w:tab w:val="right" w:leader="dot" w:pos="8630"/>
        </w:tabs>
        <w:rPr>
          <w:rFonts w:asciiTheme="minorHAnsi" w:eastAsiaTheme="minorEastAsia" w:hAnsiTheme="minorHAnsi" w:cstheme="minorBidi"/>
          <w:noProof/>
          <w:sz w:val="22"/>
          <w:szCs w:val="22"/>
        </w:rPr>
      </w:pPr>
      <w:hyperlink w:anchor="_Toc362453306" w:history="1">
        <w:r w:rsidR="00A3095E" w:rsidRPr="003D50BB">
          <w:rPr>
            <w:rStyle w:val="Hyperlink"/>
            <w:noProof/>
          </w:rPr>
          <w:t>12.3.7</w:t>
        </w:r>
        <w:r w:rsidR="00A3095E">
          <w:rPr>
            <w:rFonts w:asciiTheme="minorHAnsi" w:eastAsiaTheme="minorEastAsia" w:hAnsiTheme="minorHAnsi" w:cstheme="minorBidi"/>
            <w:noProof/>
            <w:sz w:val="22"/>
            <w:szCs w:val="22"/>
          </w:rPr>
          <w:tab/>
        </w:r>
        <w:r w:rsidR="00A3095E" w:rsidRPr="003D50BB">
          <w:rPr>
            <w:rStyle w:val="Hyperlink"/>
            <w:noProof/>
          </w:rPr>
          <w:t>Elements of Specified Length</w:t>
        </w:r>
        <w:r w:rsidR="00A3095E">
          <w:rPr>
            <w:noProof/>
            <w:webHidden/>
          </w:rPr>
          <w:tab/>
        </w:r>
        <w:r w:rsidR="00A3095E">
          <w:rPr>
            <w:noProof/>
            <w:webHidden/>
          </w:rPr>
          <w:fldChar w:fldCharType="begin"/>
        </w:r>
        <w:r w:rsidR="00A3095E">
          <w:rPr>
            <w:noProof/>
            <w:webHidden/>
          </w:rPr>
          <w:instrText xml:space="preserve"> PAGEREF _Toc362453306 \h </w:instrText>
        </w:r>
        <w:r w:rsidR="00A3095E">
          <w:rPr>
            <w:noProof/>
            <w:webHidden/>
          </w:rPr>
        </w:r>
        <w:r w:rsidR="00A3095E">
          <w:rPr>
            <w:noProof/>
            <w:webHidden/>
          </w:rPr>
          <w:fldChar w:fldCharType="separate"/>
        </w:r>
        <w:r w:rsidR="00A3095E">
          <w:rPr>
            <w:noProof/>
            <w:webHidden/>
          </w:rPr>
          <w:t>102</w:t>
        </w:r>
        <w:r w:rsidR="00A3095E">
          <w:rPr>
            <w:noProof/>
            <w:webHidden/>
          </w:rPr>
          <w:fldChar w:fldCharType="end"/>
        </w:r>
      </w:hyperlink>
    </w:p>
    <w:p w14:paraId="039E7BD0" w14:textId="77777777" w:rsidR="00A3095E" w:rsidRDefault="00B900F3">
      <w:pPr>
        <w:pStyle w:val="TOC3"/>
        <w:tabs>
          <w:tab w:val="left" w:pos="1200"/>
          <w:tab w:val="right" w:leader="dot" w:pos="8630"/>
        </w:tabs>
        <w:rPr>
          <w:rFonts w:asciiTheme="minorHAnsi" w:eastAsiaTheme="minorEastAsia" w:hAnsiTheme="minorHAnsi" w:cstheme="minorBidi"/>
          <w:noProof/>
          <w:sz w:val="22"/>
          <w:szCs w:val="22"/>
        </w:rPr>
      </w:pPr>
      <w:hyperlink w:anchor="_Toc362453307" w:history="1">
        <w:r w:rsidR="00A3095E" w:rsidRPr="003D50BB">
          <w:rPr>
            <w:rStyle w:val="Hyperlink"/>
            <w:noProof/>
          </w:rPr>
          <w:t>12.3.8</w:t>
        </w:r>
        <w:r w:rsidR="00A3095E">
          <w:rPr>
            <w:rFonts w:asciiTheme="minorHAnsi" w:eastAsiaTheme="minorEastAsia" w:hAnsiTheme="minorHAnsi" w:cstheme="minorBidi"/>
            <w:noProof/>
            <w:sz w:val="22"/>
            <w:szCs w:val="22"/>
          </w:rPr>
          <w:tab/>
        </w:r>
        <w:r w:rsidR="00A3095E" w:rsidRPr="003D50BB">
          <w:rPr>
            <w:rStyle w:val="Hyperlink"/>
            <w:noProof/>
          </w:rPr>
          <w:t>Summary: Length of Simple Types with Binary Representations</w:t>
        </w:r>
        <w:r w:rsidR="00A3095E">
          <w:rPr>
            <w:noProof/>
            <w:webHidden/>
          </w:rPr>
          <w:tab/>
        </w:r>
        <w:r w:rsidR="00A3095E">
          <w:rPr>
            <w:noProof/>
            <w:webHidden/>
          </w:rPr>
          <w:fldChar w:fldCharType="begin"/>
        </w:r>
        <w:r w:rsidR="00A3095E">
          <w:rPr>
            <w:noProof/>
            <w:webHidden/>
          </w:rPr>
          <w:instrText xml:space="preserve"> PAGEREF _Toc362453307 \h </w:instrText>
        </w:r>
        <w:r w:rsidR="00A3095E">
          <w:rPr>
            <w:noProof/>
            <w:webHidden/>
          </w:rPr>
        </w:r>
        <w:r w:rsidR="00A3095E">
          <w:rPr>
            <w:noProof/>
            <w:webHidden/>
          </w:rPr>
          <w:fldChar w:fldCharType="separate"/>
        </w:r>
        <w:r w:rsidR="00A3095E">
          <w:rPr>
            <w:noProof/>
            <w:webHidden/>
          </w:rPr>
          <w:t>108</w:t>
        </w:r>
        <w:r w:rsidR="00A3095E">
          <w:rPr>
            <w:noProof/>
            <w:webHidden/>
          </w:rPr>
          <w:fldChar w:fldCharType="end"/>
        </w:r>
      </w:hyperlink>
    </w:p>
    <w:p w14:paraId="72009E72" w14:textId="77777777" w:rsidR="00A3095E" w:rsidRDefault="00B900F3">
      <w:pPr>
        <w:pStyle w:val="TOC1"/>
        <w:tabs>
          <w:tab w:val="left" w:pos="600"/>
          <w:tab w:val="right" w:leader="dot" w:pos="8630"/>
        </w:tabs>
        <w:rPr>
          <w:rFonts w:asciiTheme="minorHAnsi" w:eastAsiaTheme="minorEastAsia" w:hAnsiTheme="minorHAnsi" w:cstheme="minorBidi"/>
          <w:noProof/>
          <w:sz w:val="22"/>
          <w:szCs w:val="22"/>
        </w:rPr>
      </w:pPr>
      <w:hyperlink w:anchor="_Toc362453308" w:history="1">
        <w:r w:rsidR="00A3095E" w:rsidRPr="003D50BB">
          <w:rPr>
            <w:rStyle w:val="Hyperlink"/>
            <w:noProof/>
          </w:rPr>
          <w:t>13.</w:t>
        </w:r>
        <w:r w:rsidR="00A3095E">
          <w:rPr>
            <w:rFonts w:asciiTheme="minorHAnsi" w:eastAsiaTheme="minorEastAsia" w:hAnsiTheme="minorHAnsi" w:cstheme="minorBidi"/>
            <w:noProof/>
            <w:sz w:val="22"/>
            <w:szCs w:val="22"/>
          </w:rPr>
          <w:tab/>
        </w:r>
        <w:r w:rsidR="00A3095E" w:rsidRPr="003D50BB">
          <w:rPr>
            <w:rStyle w:val="Hyperlink"/>
            <w:noProof/>
          </w:rPr>
          <w:t>Simple Types</w:t>
        </w:r>
        <w:r w:rsidR="00A3095E">
          <w:rPr>
            <w:noProof/>
            <w:webHidden/>
          </w:rPr>
          <w:tab/>
        </w:r>
        <w:r w:rsidR="00A3095E">
          <w:rPr>
            <w:noProof/>
            <w:webHidden/>
          </w:rPr>
          <w:fldChar w:fldCharType="begin"/>
        </w:r>
        <w:r w:rsidR="00A3095E">
          <w:rPr>
            <w:noProof/>
            <w:webHidden/>
          </w:rPr>
          <w:instrText xml:space="preserve"> PAGEREF _Toc362453308 \h </w:instrText>
        </w:r>
        <w:r w:rsidR="00A3095E">
          <w:rPr>
            <w:noProof/>
            <w:webHidden/>
          </w:rPr>
        </w:r>
        <w:r w:rsidR="00A3095E">
          <w:rPr>
            <w:noProof/>
            <w:webHidden/>
          </w:rPr>
          <w:fldChar w:fldCharType="separate"/>
        </w:r>
        <w:r w:rsidR="00A3095E">
          <w:rPr>
            <w:noProof/>
            <w:webHidden/>
          </w:rPr>
          <w:t>109</w:t>
        </w:r>
        <w:r w:rsidR="00A3095E">
          <w:rPr>
            <w:noProof/>
            <w:webHidden/>
          </w:rPr>
          <w:fldChar w:fldCharType="end"/>
        </w:r>
      </w:hyperlink>
    </w:p>
    <w:p w14:paraId="1CCB6AFC" w14:textId="77777777" w:rsidR="00A3095E" w:rsidRDefault="00B900F3">
      <w:pPr>
        <w:pStyle w:val="TOC2"/>
        <w:tabs>
          <w:tab w:val="left" w:pos="1000"/>
          <w:tab w:val="right" w:leader="dot" w:pos="8630"/>
        </w:tabs>
        <w:rPr>
          <w:rFonts w:asciiTheme="minorHAnsi" w:eastAsiaTheme="minorEastAsia" w:hAnsiTheme="minorHAnsi" w:cstheme="minorBidi"/>
          <w:noProof/>
          <w:sz w:val="22"/>
          <w:szCs w:val="22"/>
        </w:rPr>
      </w:pPr>
      <w:hyperlink w:anchor="_Toc362453309" w:history="1">
        <w:r w:rsidR="00A3095E" w:rsidRPr="003D50BB">
          <w:rPr>
            <w:rStyle w:val="Hyperlink"/>
            <w:noProof/>
          </w:rPr>
          <w:t>13.1</w:t>
        </w:r>
        <w:r w:rsidR="00A3095E">
          <w:rPr>
            <w:rFonts w:asciiTheme="minorHAnsi" w:eastAsiaTheme="minorEastAsia" w:hAnsiTheme="minorHAnsi" w:cstheme="minorBidi"/>
            <w:noProof/>
            <w:sz w:val="22"/>
            <w:szCs w:val="22"/>
          </w:rPr>
          <w:tab/>
        </w:r>
        <w:r w:rsidR="00A3095E" w:rsidRPr="003D50BB">
          <w:rPr>
            <w:rStyle w:val="Hyperlink"/>
            <w:noProof/>
          </w:rPr>
          <w:t>Properties Common to All Simple Types</w:t>
        </w:r>
        <w:r w:rsidR="00A3095E">
          <w:rPr>
            <w:noProof/>
            <w:webHidden/>
          </w:rPr>
          <w:tab/>
        </w:r>
        <w:r w:rsidR="00A3095E">
          <w:rPr>
            <w:noProof/>
            <w:webHidden/>
          </w:rPr>
          <w:fldChar w:fldCharType="begin"/>
        </w:r>
        <w:r w:rsidR="00A3095E">
          <w:rPr>
            <w:noProof/>
            <w:webHidden/>
          </w:rPr>
          <w:instrText xml:space="preserve"> PAGEREF _Toc362453309 \h </w:instrText>
        </w:r>
        <w:r w:rsidR="00A3095E">
          <w:rPr>
            <w:noProof/>
            <w:webHidden/>
          </w:rPr>
        </w:r>
        <w:r w:rsidR="00A3095E">
          <w:rPr>
            <w:noProof/>
            <w:webHidden/>
          </w:rPr>
          <w:fldChar w:fldCharType="separate"/>
        </w:r>
        <w:r w:rsidR="00A3095E">
          <w:rPr>
            <w:noProof/>
            <w:webHidden/>
          </w:rPr>
          <w:t>109</w:t>
        </w:r>
        <w:r w:rsidR="00A3095E">
          <w:rPr>
            <w:noProof/>
            <w:webHidden/>
          </w:rPr>
          <w:fldChar w:fldCharType="end"/>
        </w:r>
      </w:hyperlink>
    </w:p>
    <w:p w14:paraId="42D40ADB" w14:textId="77777777" w:rsidR="00A3095E" w:rsidRDefault="00B900F3">
      <w:pPr>
        <w:pStyle w:val="TOC2"/>
        <w:tabs>
          <w:tab w:val="left" w:pos="1000"/>
          <w:tab w:val="right" w:leader="dot" w:pos="8630"/>
        </w:tabs>
        <w:rPr>
          <w:rFonts w:asciiTheme="minorHAnsi" w:eastAsiaTheme="minorEastAsia" w:hAnsiTheme="minorHAnsi" w:cstheme="minorBidi"/>
          <w:noProof/>
          <w:sz w:val="22"/>
          <w:szCs w:val="22"/>
        </w:rPr>
      </w:pPr>
      <w:hyperlink w:anchor="_Toc362453311" w:history="1">
        <w:r w:rsidR="00A3095E" w:rsidRPr="003D50BB">
          <w:rPr>
            <w:rStyle w:val="Hyperlink"/>
            <w:noProof/>
          </w:rPr>
          <w:t>13.2</w:t>
        </w:r>
        <w:r w:rsidR="00A3095E">
          <w:rPr>
            <w:rFonts w:asciiTheme="minorHAnsi" w:eastAsiaTheme="minorEastAsia" w:hAnsiTheme="minorHAnsi" w:cstheme="minorBidi"/>
            <w:noProof/>
            <w:sz w:val="22"/>
            <w:szCs w:val="22"/>
          </w:rPr>
          <w:tab/>
        </w:r>
        <w:r w:rsidR="00A3095E" w:rsidRPr="003D50BB">
          <w:rPr>
            <w:rStyle w:val="Hyperlink"/>
            <w:noProof/>
          </w:rPr>
          <w:t>Properties Common to All Simple Types with Text representation</w:t>
        </w:r>
        <w:r w:rsidR="00A3095E">
          <w:rPr>
            <w:noProof/>
            <w:webHidden/>
          </w:rPr>
          <w:tab/>
        </w:r>
        <w:r w:rsidR="00A3095E">
          <w:rPr>
            <w:noProof/>
            <w:webHidden/>
          </w:rPr>
          <w:fldChar w:fldCharType="begin"/>
        </w:r>
        <w:r w:rsidR="00A3095E">
          <w:rPr>
            <w:noProof/>
            <w:webHidden/>
          </w:rPr>
          <w:instrText xml:space="preserve"> PAGEREF _Toc362453311 \h </w:instrText>
        </w:r>
        <w:r w:rsidR="00A3095E">
          <w:rPr>
            <w:noProof/>
            <w:webHidden/>
          </w:rPr>
        </w:r>
        <w:r w:rsidR="00A3095E">
          <w:rPr>
            <w:noProof/>
            <w:webHidden/>
          </w:rPr>
          <w:fldChar w:fldCharType="separate"/>
        </w:r>
        <w:r w:rsidR="00A3095E">
          <w:rPr>
            <w:noProof/>
            <w:webHidden/>
          </w:rPr>
          <w:t>110</w:t>
        </w:r>
        <w:r w:rsidR="00A3095E">
          <w:rPr>
            <w:noProof/>
            <w:webHidden/>
          </w:rPr>
          <w:fldChar w:fldCharType="end"/>
        </w:r>
      </w:hyperlink>
    </w:p>
    <w:p w14:paraId="5BB14E12" w14:textId="77777777" w:rsidR="00A3095E" w:rsidRDefault="00B900F3">
      <w:pPr>
        <w:pStyle w:val="TOC3"/>
        <w:tabs>
          <w:tab w:val="left" w:pos="1200"/>
          <w:tab w:val="right" w:leader="dot" w:pos="8630"/>
        </w:tabs>
        <w:rPr>
          <w:rFonts w:asciiTheme="minorHAnsi" w:eastAsiaTheme="minorEastAsia" w:hAnsiTheme="minorHAnsi" w:cstheme="minorBidi"/>
          <w:noProof/>
          <w:sz w:val="22"/>
          <w:szCs w:val="22"/>
        </w:rPr>
      </w:pPr>
      <w:hyperlink w:anchor="_Toc362453312" w:history="1">
        <w:r w:rsidR="00A3095E" w:rsidRPr="003D50BB">
          <w:rPr>
            <w:rStyle w:val="Hyperlink"/>
            <w:noProof/>
          </w:rPr>
          <w:t>13.2.1</w:t>
        </w:r>
        <w:r w:rsidR="00A3095E">
          <w:rPr>
            <w:rFonts w:asciiTheme="minorHAnsi" w:eastAsiaTheme="minorEastAsia" w:hAnsiTheme="minorHAnsi" w:cstheme="minorBidi"/>
            <w:noProof/>
            <w:sz w:val="22"/>
            <w:szCs w:val="22"/>
          </w:rPr>
          <w:tab/>
        </w:r>
        <w:r w:rsidR="00A3095E" w:rsidRPr="003D50BB">
          <w:rPr>
            <w:rStyle w:val="Hyperlink"/>
            <w:noProof/>
          </w:rPr>
          <w:t>The dfdl:escapeScheme Properties</w:t>
        </w:r>
        <w:r w:rsidR="00A3095E">
          <w:rPr>
            <w:noProof/>
            <w:webHidden/>
          </w:rPr>
          <w:tab/>
        </w:r>
        <w:r w:rsidR="00A3095E">
          <w:rPr>
            <w:noProof/>
            <w:webHidden/>
          </w:rPr>
          <w:fldChar w:fldCharType="begin"/>
        </w:r>
        <w:r w:rsidR="00A3095E">
          <w:rPr>
            <w:noProof/>
            <w:webHidden/>
          </w:rPr>
          <w:instrText xml:space="preserve"> PAGEREF _Toc362453312 \h </w:instrText>
        </w:r>
        <w:r w:rsidR="00A3095E">
          <w:rPr>
            <w:noProof/>
            <w:webHidden/>
          </w:rPr>
        </w:r>
        <w:r w:rsidR="00A3095E">
          <w:rPr>
            <w:noProof/>
            <w:webHidden/>
          </w:rPr>
          <w:fldChar w:fldCharType="separate"/>
        </w:r>
        <w:r w:rsidR="00A3095E">
          <w:rPr>
            <w:noProof/>
            <w:webHidden/>
          </w:rPr>
          <w:t>111</w:t>
        </w:r>
        <w:r w:rsidR="00A3095E">
          <w:rPr>
            <w:noProof/>
            <w:webHidden/>
          </w:rPr>
          <w:fldChar w:fldCharType="end"/>
        </w:r>
      </w:hyperlink>
    </w:p>
    <w:p w14:paraId="3C0CF290" w14:textId="77777777" w:rsidR="00A3095E" w:rsidRDefault="00B900F3">
      <w:pPr>
        <w:pStyle w:val="TOC2"/>
        <w:tabs>
          <w:tab w:val="left" w:pos="1000"/>
          <w:tab w:val="right" w:leader="dot" w:pos="8630"/>
        </w:tabs>
        <w:rPr>
          <w:rFonts w:asciiTheme="minorHAnsi" w:eastAsiaTheme="minorEastAsia" w:hAnsiTheme="minorHAnsi" w:cstheme="minorBidi"/>
          <w:noProof/>
          <w:sz w:val="22"/>
          <w:szCs w:val="22"/>
        </w:rPr>
      </w:pPr>
      <w:hyperlink w:anchor="_Toc362453314" w:history="1">
        <w:r w:rsidR="00A3095E" w:rsidRPr="003D50BB">
          <w:rPr>
            <w:rStyle w:val="Hyperlink"/>
            <w:noProof/>
          </w:rPr>
          <w:t>13.3</w:t>
        </w:r>
        <w:r w:rsidR="00A3095E">
          <w:rPr>
            <w:rFonts w:asciiTheme="minorHAnsi" w:eastAsiaTheme="minorEastAsia" w:hAnsiTheme="minorHAnsi" w:cstheme="minorBidi"/>
            <w:noProof/>
            <w:sz w:val="22"/>
            <w:szCs w:val="22"/>
          </w:rPr>
          <w:tab/>
        </w:r>
        <w:r w:rsidR="00A3095E" w:rsidRPr="003D50BB">
          <w:rPr>
            <w:rStyle w:val="Hyperlink"/>
            <w:noProof/>
          </w:rPr>
          <w:t>Properties for Bidirectional support for All Simple Types with Text representation</w:t>
        </w:r>
        <w:r w:rsidR="00A3095E">
          <w:rPr>
            <w:noProof/>
            <w:webHidden/>
          </w:rPr>
          <w:tab/>
        </w:r>
        <w:r w:rsidR="00A3095E">
          <w:rPr>
            <w:noProof/>
            <w:webHidden/>
          </w:rPr>
          <w:fldChar w:fldCharType="begin"/>
        </w:r>
        <w:r w:rsidR="00A3095E">
          <w:rPr>
            <w:noProof/>
            <w:webHidden/>
          </w:rPr>
          <w:instrText xml:space="preserve"> PAGEREF _Toc362453314 \h </w:instrText>
        </w:r>
        <w:r w:rsidR="00A3095E">
          <w:rPr>
            <w:noProof/>
            <w:webHidden/>
          </w:rPr>
        </w:r>
        <w:r w:rsidR="00A3095E">
          <w:rPr>
            <w:noProof/>
            <w:webHidden/>
          </w:rPr>
          <w:fldChar w:fldCharType="separate"/>
        </w:r>
        <w:r w:rsidR="00A3095E">
          <w:rPr>
            <w:noProof/>
            <w:webHidden/>
          </w:rPr>
          <w:t>115</w:t>
        </w:r>
        <w:r w:rsidR="00A3095E">
          <w:rPr>
            <w:noProof/>
            <w:webHidden/>
          </w:rPr>
          <w:fldChar w:fldCharType="end"/>
        </w:r>
      </w:hyperlink>
    </w:p>
    <w:p w14:paraId="57C258F9" w14:textId="77777777" w:rsidR="00A3095E" w:rsidRDefault="00B900F3">
      <w:pPr>
        <w:pStyle w:val="TOC2"/>
        <w:tabs>
          <w:tab w:val="left" w:pos="1000"/>
          <w:tab w:val="right" w:leader="dot" w:pos="8630"/>
        </w:tabs>
        <w:rPr>
          <w:rFonts w:asciiTheme="minorHAnsi" w:eastAsiaTheme="minorEastAsia" w:hAnsiTheme="minorHAnsi" w:cstheme="minorBidi"/>
          <w:noProof/>
          <w:sz w:val="22"/>
          <w:szCs w:val="22"/>
        </w:rPr>
      </w:pPr>
      <w:hyperlink w:anchor="_Toc362453315" w:history="1">
        <w:r w:rsidR="00A3095E" w:rsidRPr="003D50BB">
          <w:rPr>
            <w:rStyle w:val="Hyperlink"/>
            <w:noProof/>
          </w:rPr>
          <w:t>13.4</w:t>
        </w:r>
        <w:r w:rsidR="00A3095E">
          <w:rPr>
            <w:rFonts w:asciiTheme="minorHAnsi" w:eastAsiaTheme="minorEastAsia" w:hAnsiTheme="minorHAnsi" w:cstheme="minorBidi"/>
            <w:noProof/>
            <w:sz w:val="22"/>
            <w:szCs w:val="22"/>
          </w:rPr>
          <w:tab/>
        </w:r>
        <w:r w:rsidR="00A3095E" w:rsidRPr="003D50BB">
          <w:rPr>
            <w:rStyle w:val="Hyperlink"/>
            <w:noProof/>
          </w:rPr>
          <w:t>Properties Specific to Strings with Text representation</w:t>
        </w:r>
        <w:r w:rsidR="00A3095E">
          <w:rPr>
            <w:noProof/>
            <w:webHidden/>
          </w:rPr>
          <w:tab/>
        </w:r>
        <w:r w:rsidR="00A3095E">
          <w:rPr>
            <w:noProof/>
            <w:webHidden/>
          </w:rPr>
          <w:fldChar w:fldCharType="begin"/>
        </w:r>
        <w:r w:rsidR="00A3095E">
          <w:rPr>
            <w:noProof/>
            <w:webHidden/>
          </w:rPr>
          <w:instrText xml:space="preserve"> PAGEREF _Toc362453315 \h </w:instrText>
        </w:r>
        <w:r w:rsidR="00A3095E">
          <w:rPr>
            <w:noProof/>
            <w:webHidden/>
          </w:rPr>
        </w:r>
        <w:r w:rsidR="00A3095E">
          <w:rPr>
            <w:noProof/>
            <w:webHidden/>
          </w:rPr>
          <w:fldChar w:fldCharType="separate"/>
        </w:r>
        <w:r w:rsidR="00A3095E">
          <w:rPr>
            <w:noProof/>
            <w:webHidden/>
          </w:rPr>
          <w:t>116</w:t>
        </w:r>
        <w:r w:rsidR="00A3095E">
          <w:rPr>
            <w:noProof/>
            <w:webHidden/>
          </w:rPr>
          <w:fldChar w:fldCharType="end"/>
        </w:r>
      </w:hyperlink>
    </w:p>
    <w:p w14:paraId="55DC406B" w14:textId="77777777" w:rsidR="00A3095E" w:rsidRDefault="00B900F3">
      <w:pPr>
        <w:pStyle w:val="TOC2"/>
        <w:tabs>
          <w:tab w:val="left" w:pos="1000"/>
          <w:tab w:val="right" w:leader="dot" w:pos="8630"/>
        </w:tabs>
        <w:rPr>
          <w:rFonts w:asciiTheme="minorHAnsi" w:eastAsiaTheme="minorEastAsia" w:hAnsiTheme="minorHAnsi" w:cstheme="minorBidi"/>
          <w:noProof/>
          <w:sz w:val="22"/>
          <w:szCs w:val="22"/>
        </w:rPr>
      </w:pPr>
      <w:hyperlink w:anchor="_Toc362453316" w:history="1">
        <w:r w:rsidR="00A3095E" w:rsidRPr="003D50BB">
          <w:rPr>
            <w:rStyle w:val="Hyperlink"/>
            <w:noProof/>
          </w:rPr>
          <w:t>13.5</w:t>
        </w:r>
        <w:r w:rsidR="00A3095E">
          <w:rPr>
            <w:rFonts w:asciiTheme="minorHAnsi" w:eastAsiaTheme="minorEastAsia" w:hAnsiTheme="minorHAnsi" w:cstheme="minorBidi"/>
            <w:noProof/>
            <w:sz w:val="22"/>
            <w:szCs w:val="22"/>
          </w:rPr>
          <w:tab/>
        </w:r>
        <w:r w:rsidR="00A3095E" w:rsidRPr="003D50BB">
          <w:rPr>
            <w:rStyle w:val="Hyperlink"/>
            <w:noProof/>
          </w:rPr>
          <w:t>Properties Specific to Number with Text or Binary representation</w:t>
        </w:r>
        <w:r w:rsidR="00A3095E">
          <w:rPr>
            <w:noProof/>
            <w:webHidden/>
          </w:rPr>
          <w:tab/>
        </w:r>
        <w:r w:rsidR="00A3095E">
          <w:rPr>
            <w:noProof/>
            <w:webHidden/>
          </w:rPr>
          <w:fldChar w:fldCharType="begin"/>
        </w:r>
        <w:r w:rsidR="00A3095E">
          <w:rPr>
            <w:noProof/>
            <w:webHidden/>
          </w:rPr>
          <w:instrText xml:space="preserve"> PAGEREF _Toc362453316 \h </w:instrText>
        </w:r>
        <w:r w:rsidR="00A3095E">
          <w:rPr>
            <w:noProof/>
            <w:webHidden/>
          </w:rPr>
        </w:r>
        <w:r w:rsidR="00A3095E">
          <w:rPr>
            <w:noProof/>
            <w:webHidden/>
          </w:rPr>
          <w:fldChar w:fldCharType="separate"/>
        </w:r>
        <w:r w:rsidR="00A3095E">
          <w:rPr>
            <w:noProof/>
            <w:webHidden/>
          </w:rPr>
          <w:t>118</w:t>
        </w:r>
        <w:r w:rsidR="00A3095E">
          <w:rPr>
            <w:noProof/>
            <w:webHidden/>
          </w:rPr>
          <w:fldChar w:fldCharType="end"/>
        </w:r>
      </w:hyperlink>
    </w:p>
    <w:p w14:paraId="7DA01B4A" w14:textId="77777777" w:rsidR="00A3095E" w:rsidRDefault="00B900F3">
      <w:pPr>
        <w:pStyle w:val="TOC2"/>
        <w:tabs>
          <w:tab w:val="left" w:pos="1000"/>
          <w:tab w:val="right" w:leader="dot" w:pos="8630"/>
        </w:tabs>
        <w:rPr>
          <w:rFonts w:asciiTheme="minorHAnsi" w:eastAsiaTheme="minorEastAsia" w:hAnsiTheme="minorHAnsi" w:cstheme="minorBidi"/>
          <w:noProof/>
          <w:sz w:val="22"/>
          <w:szCs w:val="22"/>
        </w:rPr>
      </w:pPr>
      <w:hyperlink w:anchor="_Toc362453317" w:history="1">
        <w:r w:rsidR="00A3095E" w:rsidRPr="003D50BB">
          <w:rPr>
            <w:rStyle w:val="Hyperlink"/>
            <w:noProof/>
          </w:rPr>
          <w:t>13.6</w:t>
        </w:r>
        <w:r w:rsidR="00A3095E">
          <w:rPr>
            <w:rFonts w:asciiTheme="minorHAnsi" w:eastAsiaTheme="minorEastAsia" w:hAnsiTheme="minorHAnsi" w:cstheme="minorBidi"/>
            <w:noProof/>
            <w:sz w:val="22"/>
            <w:szCs w:val="22"/>
          </w:rPr>
          <w:tab/>
        </w:r>
        <w:r w:rsidR="00A3095E" w:rsidRPr="003D50BB">
          <w:rPr>
            <w:rStyle w:val="Hyperlink"/>
            <w:noProof/>
          </w:rPr>
          <w:t>Properties Specific to Number with Text representation</w:t>
        </w:r>
        <w:r w:rsidR="00A3095E">
          <w:rPr>
            <w:noProof/>
            <w:webHidden/>
          </w:rPr>
          <w:tab/>
        </w:r>
        <w:r w:rsidR="00A3095E">
          <w:rPr>
            <w:noProof/>
            <w:webHidden/>
          </w:rPr>
          <w:fldChar w:fldCharType="begin"/>
        </w:r>
        <w:r w:rsidR="00A3095E">
          <w:rPr>
            <w:noProof/>
            <w:webHidden/>
          </w:rPr>
          <w:instrText xml:space="preserve"> PAGEREF _Toc362453317 \h </w:instrText>
        </w:r>
        <w:r w:rsidR="00A3095E">
          <w:rPr>
            <w:noProof/>
            <w:webHidden/>
          </w:rPr>
        </w:r>
        <w:r w:rsidR="00A3095E">
          <w:rPr>
            <w:noProof/>
            <w:webHidden/>
          </w:rPr>
          <w:fldChar w:fldCharType="separate"/>
        </w:r>
        <w:r w:rsidR="00A3095E">
          <w:rPr>
            <w:noProof/>
            <w:webHidden/>
          </w:rPr>
          <w:t>118</w:t>
        </w:r>
        <w:r w:rsidR="00A3095E">
          <w:rPr>
            <w:noProof/>
            <w:webHidden/>
          </w:rPr>
          <w:fldChar w:fldCharType="end"/>
        </w:r>
      </w:hyperlink>
    </w:p>
    <w:p w14:paraId="0243DE99" w14:textId="77777777" w:rsidR="00A3095E" w:rsidRDefault="00B900F3">
      <w:pPr>
        <w:pStyle w:val="TOC3"/>
        <w:tabs>
          <w:tab w:val="left" w:pos="1200"/>
          <w:tab w:val="right" w:leader="dot" w:pos="8630"/>
        </w:tabs>
        <w:rPr>
          <w:rFonts w:asciiTheme="minorHAnsi" w:eastAsiaTheme="minorEastAsia" w:hAnsiTheme="minorHAnsi" w:cstheme="minorBidi"/>
          <w:noProof/>
          <w:sz w:val="22"/>
          <w:szCs w:val="22"/>
        </w:rPr>
      </w:pPr>
      <w:hyperlink w:anchor="_Toc362453318" w:history="1">
        <w:r w:rsidR="00A3095E" w:rsidRPr="003D50BB">
          <w:rPr>
            <w:rStyle w:val="Hyperlink"/>
            <w:noProof/>
          </w:rPr>
          <w:t>13.6.1</w:t>
        </w:r>
        <w:r w:rsidR="00A3095E">
          <w:rPr>
            <w:rFonts w:asciiTheme="minorHAnsi" w:eastAsiaTheme="minorEastAsia" w:hAnsiTheme="minorHAnsi" w:cstheme="minorBidi"/>
            <w:noProof/>
            <w:sz w:val="22"/>
            <w:szCs w:val="22"/>
          </w:rPr>
          <w:tab/>
        </w:r>
        <w:r w:rsidR="00A3095E" w:rsidRPr="003D50BB">
          <w:rPr>
            <w:rStyle w:val="Hyperlink"/>
            <w:noProof/>
          </w:rPr>
          <w:t>The textNumberPattern Property</w:t>
        </w:r>
        <w:r w:rsidR="00A3095E">
          <w:rPr>
            <w:noProof/>
            <w:webHidden/>
          </w:rPr>
          <w:tab/>
        </w:r>
        <w:r w:rsidR="00A3095E">
          <w:rPr>
            <w:noProof/>
            <w:webHidden/>
          </w:rPr>
          <w:fldChar w:fldCharType="begin"/>
        </w:r>
        <w:r w:rsidR="00A3095E">
          <w:rPr>
            <w:noProof/>
            <w:webHidden/>
          </w:rPr>
          <w:instrText xml:space="preserve"> PAGEREF _Toc362453318 \h </w:instrText>
        </w:r>
        <w:r w:rsidR="00A3095E">
          <w:rPr>
            <w:noProof/>
            <w:webHidden/>
          </w:rPr>
        </w:r>
        <w:r w:rsidR="00A3095E">
          <w:rPr>
            <w:noProof/>
            <w:webHidden/>
          </w:rPr>
          <w:fldChar w:fldCharType="separate"/>
        </w:r>
        <w:r w:rsidR="00A3095E">
          <w:rPr>
            <w:noProof/>
            <w:webHidden/>
          </w:rPr>
          <w:t>125</w:t>
        </w:r>
        <w:r w:rsidR="00A3095E">
          <w:rPr>
            <w:noProof/>
            <w:webHidden/>
          </w:rPr>
          <w:fldChar w:fldCharType="end"/>
        </w:r>
      </w:hyperlink>
    </w:p>
    <w:p w14:paraId="00BF38AD" w14:textId="77777777" w:rsidR="00A3095E" w:rsidRDefault="00B900F3">
      <w:pPr>
        <w:pStyle w:val="TOC3"/>
        <w:tabs>
          <w:tab w:val="left" w:pos="1200"/>
          <w:tab w:val="right" w:leader="dot" w:pos="8630"/>
        </w:tabs>
        <w:rPr>
          <w:rFonts w:asciiTheme="minorHAnsi" w:eastAsiaTheme="minorEastAsia" w:hAnsiTheme="minorHAnsi" w:cstheme="minorBidi"/>
          <w:noProof/>
          <w:sz w:val="22"/>
          <w:szCs w:val="22"/>
        </w:rPr>
      </w:pPr>
      <w:hyperlink w:anchor="_Toc362453319" w:history="1">
        <w:r w:rsidR="00A3095E" w:rsidRPr="003D50BB">
          <w:rPr>
            <w:rStyle w:val="Hyperlink"/>
            <w:noProof/>
          </w:rPr>
          <w:t>13.6.2</w:t>
        </w:r>
        <w:r w:rsidR="00A3095E">
          <w:rPr>
            <w:rFonts w:asciiTheme="minorHAnsi" w:eastAsiaTheme="minorEastAsia" w:hAnsiTheme="minorHAnsi" w:cstheme="minorBidi"/>
            <w:noProof/>
            <w:sz w:val="22"/>
            <w:szCs w:val="22"/>
          </w:rPr>
          <w:tab/>
        </w:r>
        <w:r w:rsidR="00A3095E" w:rsidRPr="003D50BB">
          <w:rPr>
            <w:rStyle w:val="Hyperlink"/>
            <w:noProof/>
          </w:rPr>
          <w:t>Converting logical numbers to/from text representation</w:t>
        </w:r>
        <w:r w:rsidR="00A3095E">
          <w:rPr>
            <w:noProof/>
            <w:webHidden/>
          </w:rPr>
          <w:tab/>
        </w:r>
        <w:r w:rsidR="00A3095E">
          <w:rPr>
            <w:noProof/>
            <w:webHidden/>
          </w:rPr>
          <w:fldChar w:fldCharType="begin"/>
        </w:r>
        <w:r w:rsidR="00A3095E">
          <w:rPr>
            <w:noProof/>
            <w:webHidden/>
          </w:rPr>
          <w:instrText xml:space="preserve"> PAGEREF _Toc362453319 \h </w:instrText>
        </w:r>
        <w:r w:rsidR="00A3095E">
          <w:rPr>
            <w:noProof/>
            <w:webHidden/>
          </w:rPr>
        </w:r>
        <w:r w:rsidR="00A3095E">
          <w:rPr>
            <w:noProof/>
            <w:webHidden/>
          </w:rPr>
          <w:fldChar w:fldCharType="separate"/>
        </w:r>
        <w:r w:rsidR="00A3095E">
          <w:rPr>
            <w:noProof/>
            <w:webHidden/>
          </w:rPr>
          <w:t>132</w:t>
        </w:r>
        <w:r w:rsidR="00A3095E">
          <w:rPr>
            <w:noProof/>
            <w:webHidden/>
          </w:rPr>
          <w:fldChar w:fldCharType="end"/>
        </w:r>
      </w:hyperlink>
    </w:p>
    <w:p w14:paraId="42EDF4F4" w14:textId="77777777" w:rsidR="00A3095E" w:rsidRDefault="00B900F3">
      <w:pPr>
        <w:pStyle w:val="TOC2"/>
        <w:tabs>
          <w:tab w:val="left" w:pos="1000"/>
          <w:tab w:val="right" w:leader="dot" w:pos="8630"/>
        </w:tabs>
        <w:rPr>
          <w:rFonts w:asciiTheme="minorHAnsi" w:eastAsiaTheme="minorEastAsia" w:hAnsiTheme="minorHAnsi" w:cstheme="minorBidi"/>
          <w:noProof/>
          <w:sz w:val="22"/>
          <w:szCs w:val="22"/>
        </w:rPr>
      </w:pPr>
      <w:hyperlink w:anchor="_Toc362453321" w:history="1">
        <w:r w:rsidR="00A3095E" w:rsidRPr="003D50BB">
          <w:rPr>
            <w:rStyle w:val="Hyperlink"/>
            <w:noProof/>
          </w:rPr>
          <w:t>13.7</w:t>
        </w:r>
        <w:r w:rsidR="00A3095E">
          <w:rPr>
            <w:rFonts w:asciiTheme="minorHAnsi" w:eastAsiaTheme="minorEastAsia" w:hAnsiTheme="minorHAnsi" w:cstheme="minorBidi"/>
            <w:noProof/>
            <w:sz w:val="22"/>
            <w:szCs w:val="22"/>
          </w:rPr>
          <w:tab/>
        </w:r>
        <w:r w:rsidR="00A3095E" w:rsidRPr="003D50BB">
          <w:rPr>
            <w:rStyle w:val="Hyperlink"/>
            <w:noProof/>
          </w:rPr>
          <w:t>Properties Specific to Numbers with Binary representation</w:t>
        </w:r>
        <w:r w:rsidR="00A3095E">
          <w:rPr>
            <w:noProof/>
            <w:webHidden/>
          </w:rPr>
          <w:tab/>
        </w:r>
        <w:r w:rsidR="00A3095E">
          <w:rPr>
            <w:noProof/>
            <w:webHidden/>
          </w:rPr>
          <w:fldChar w:fldCharType="begin"/>
        </w:r>
        <w:r w:rsidR="00A3095E">
          <w:rPr>
            <w:noProof/>
            <w:webHidden/>
          </w:rPr>
          <w:instrText xml:space="preserve"> PAGEREF _Toc362453321 \h </w:instrText>
        </w:r>
        <w:r w:rsidR="00A3095E">
          <w:rPr>
            <w:noProof/>
            <w:webHidden/>
          </w:rPr>
        </w:r>
        <w:r w:rsidR="00A3095E">
          <w:rPr>
            <w:noProof/>
            <w:webHidden/>
          </w:rPr>
          <w:fldChar w:fldCharType="separate"/>
        </w:r>
        <w:r w:rsidR="00A3095E">
          <w:rPr>
            <w:noProof/>
            <w:webHidden/>
          </w:rPr>
          <w:t>134</w:t>
        </w:r>
        <w:r w:rsidR="00A3095E">
          <w:rPr>
            <w:noProof/>
            <w:webHidden/>
          </w:rPr>
          <w:fldChar w:fldCharType="end"/>
        </w:r>
      </w:hyperlink>
    </w:p>
    <w:p w14:paraId="3DDB16A4" w14:textId="77777777" w:rsidR="00A3095E" w:rsidRDefault="00B900F3">
      <w:pPr>
        <w:pStyle w:val="TOC3"/>
        <w:tabs>
          <w:tab w:val="left" w:pos="1200"/>
          <w:tab w:val="right" w:leader="dot" w:pos="8630"/>
        </w:tabs>
        <w:rPr>
          <w:rFonts w:asciiTheme="minorHAnsi" w:eastAsiaTheme="minorEastAsia" w:hAnsiTheme="minorHAnsi" w:cstheme="minorBidi"/>
          <w:noProof/>
          <w:sz w:val="22"/>
          <w:szCs w:val="22"/>
        </w:rPr>
      </w:pPr>
      <w:hyperlink w:anchor="_Toc362453322" w:history="1">
        <w:r w:rsidR="00A3095E" w:rsidRPr="003D50BB">
          <w:rPr>
            <w:rStyle w:val="Hyperlink"/>
            <w:noProof/>
          </w:rPr>
          <w:t>13.7.1</w:t>
        </w:r>
        <w:r w:rsidR="00A3095E">
          <w:rPr>
            <w:rFonts w:asciiTheme="minorHAnsi" w:eastAsiaTheme="minorEastAsia" w:hAnsiTheme="minorHAnsi" w:cstheme="minorBidi"/>
            <w:noProof/>
            <w:sz w:val="22"/>
            <w:szCs w:val="22"/>
          </w:rPr>
          <w:tab/>
        </w:r>
        <w:r w:rsidR="00A3095E" w:rsidRPr="003D50BB">
          <w:rPr>
            <w:rStyle w:val="Hyperlink"/>
            <w:noProof/>
          </w:rPr>
          <w:t>Converting Logical Numbers to/from Binary Representation</w:t>
        </w:r>
        <w:r w:rsidR="00A3095E">
          <w:rPr>
            <w:noProof/>
            <w:webHidden/>
          </w:rPr>
          <w:tab/>
        </w:r>
        <w:r w:rsidR="00A3095E">
          <w:rPr>
            <w:noProof/>
            <w:webHidden/>
          </w:rPr>
          <w:fldChar w:fldCharType="begin"/>
        </w:r>
        <w:r w:rsidR="00A3095E">
          <w:rPr>
            <w:noProof/>
            <w:webHidden/>
          </w:rPr>
          <w:instrText xml:space="preserve"> PAGEREF _Toc362453322 \h </w:instrText>
        </w:r>
        <w:r w:rsidR="00A3095E">
          <w:rPr>
            <w:noProof/>
            <w:webHidden/>
          </w:rPr>
        </w:r>
        <w:r w:rsidR="00A3095E">
          <w:rPr>
            <w:noProof/>
            <w:webHidden/>
          </w:rPr>
          <w:fldChar w:fldCharType="separate"/>
        </w:r>
        <w:r w:rsidR="00A3095E">
          <w:rPr>
            <w:noProof/>
            <w:webHidden/>
          </w:rPr>
          <w:t>136</w:t>
        </w:r>
        <w:r w:rsidR="00A3095E">
          <w:rPr>
            <w:noProof/>
            <w:webHidden/>
          </w:rPr>
          <w:fldChar w:fldCharType="end"/>
        </w:r>
      </w:hyperlink>
    </w:p>
    <w:p w14:paraId="19006ECB" w14:textId="77777777" w:rsidR="00A3095E" w:rsidRDefault="00B900F3">
      <w:pPr>
        <w:pStyle w:val="TOC2"/>
        <w:tabs>
          <w:tab w:val="left" w:pos="1000"/>
          <w:tab w:val="right" w:leader="dot" w:pos="8630"/>
        </w:tabs>
        <w:rPr>
          <w:rFonts w:asciiTheme="minorHAnsi" w:eastAsiaTheme="minorEastAsia" w:hAnsiTheme="minorHAnsi" w:cstheme="minorBidi"/>
          <w:noProof/>
          <w:sz w:val="22"/>
          <w:szCs w:val="22"/>
        </w:rPr>
      </w:pPr>
      <w:hyperlink w:anchor="_Toc362453323" w:history="1">
        <w:r w:rsidR="00A3095E" w:rsidRPr="003D50BB">
          <w:rPr>
            <w:rStyle w:val="Hyperlink"/>
            <w:noProof/>
          </w:rPr>
          <w:t>13.8</w:t>
        </w:r>
        <w:r w:rsidR="00A3095E">
          <w:rPr>
            <w:rFonts w:asciiTheme="minorHAnsi" w:eastAsiaTheme="minorEastAsia" w:hAnsiTheme="minorHAnsi" w:cstheme="minorBidi"/>
            <w:noProof/>
            <w:sz w:val="22"/>
            <w:szCs w:val="22"/>
          </w:rPr>
          <w:tab/>
        </w:r>
        <w:r w:rsidR="00A3095E" w:rsidRPr="003D50BB">
          <w:rPr>
            <w:rStyle w:val="Hyperlink"/>
            <w:noProof/>
          </w:rPr>
          <w:t>Properties Specific to Float/Double with Binary representation</w:t>
        </w:r>
        <w:r w:rsidR="00A3095E">
          <w:rPr>
            <w:noProof/>
            <w:webHidden/>
          </w:rPr>
          <w:tab/>
        </w:r>
        <w:r w:rsidR="00A3095E">
          <w:rPr>
            <w:noProof/>
            <w:webHidden/>
          </w:rPr>
          <w:fldChar w:fldCharType="begin"/>
        </w:r>
        <w:r w:rsidR="00A3095E">
          <w:rPr>
            <w:noProof/>
            <w:webHidden/>
          </w:rPr>
          <w:instrText xml:space="preserve"> PAGEREF _Toc362453323 \h </w:instrText>
        </w:r>
        <w:r w:rsidR="00A3095E">
          <w:rPr>
            <w:noProof/>
            <w:webHidden/>
          </w:rPr>
        </w:r>
        <w:r w:rsidR="00A3095E">
          <w:rPr>
            <w:noProof/>
            <w:webHidden/>
          </w:rPr>
          <w:fldChar w:fldCharType="separate"/>
        </w:r>
        <w:r w:rsidR="00A3095E">
          <w:rPr>
            <w:noProof/>
            <w:webHidden/>
          </w:rPr>
          <w:t>138</w:t>
        </w:r>
        <w:r w:rsidR="00A3095E">
          <w:rPr>
            <w:noProof/>
            <w:webHidden/>
          </w:rPr>
          <w:fldChar w:fldCharType="end"/>
        </w:r>
      </w:hyperlink>
    </w:p>
    <w:p w14:paraId="40A713B9" w14:textId="77777777" w:rsidR="00A3095E" w:rsidRDefault="00B900F3">
      <w:pPr>
        <w:pStyle w:val="TOC2"/>
        <w:tabs>
          <w:tab w:val="left" w:pos="1000"/>
          <w:tab w:val="right" w:leader="dot" w:pos="8630"/>
        </w:tabs>
        <w:rPr>
          <w:rFonts w:asciiTheme="minorHAnsi" w:eastAsiaTheme="minorEastAsia" w:hAnsiTheme="minorHAnsi" w:cstheme="minorBidi"/>
          <w:noProof/>
          <w:sz w:val="22"/>
          <w:szCs w:val="22"/>
        </w:rPr>
      </w:pPr>
      <w:hyperlink w:anchor="_Toc362453324" w:history="1">
        <w:r w:rsidR="00A3095E" w:rsidRPr="003D50BB">
          <w:rPr>
            <w:rStyle w:val="Hyperlink"/>
            <w:noProof/>
          </w:rPr>
          <w:t>13.9</w:t>
        </w:r>
        <w:r w:rsidR="00A3095E">
          <w:rPr>
            <w:rFonts w:asciiTheme="minorHAnsi" w:eastAsiaTheme="minorEastAsia" w:hAnsiTheme="minorHAnsi" w:cstheme="minorBidi"/>
            <w:noProof/>
            <w:sz w:val="22"/>
            <w:szCs w:val="22"/>
          </w:rPr>
          <w:tab/>
        </w:r>
        <w:r w:rsidR="00A3095E" w:rsidRPr="003D50BB">
          <w:rPr>
            <w:rStyle w:val="Hyperlink"/>
            <w:noProof/>
          </w:rPr>
          <w:t>Properties Specific to Boolean with Text representation</w:t>
        </w:r>
        <w:r w:rsidR="00A3095E">
          <w:rPr>
            <w:noProof/>
            <w:webHidden/>
          </w:rPr>
          <w:tab/>
        </w:r>
        <w:r w:rsidR="00A3095E">
          <w:rPr>
            <w:noProof/>
            <w:webHidden/>
          </w:rPr>
          <w:fldChar w:fldCharType="begin"/>
        </w:r>
        <w:r w:rsidR="00A3095E">
          <w:rPr>
            <w:noProof/>
            <w:webHidden/>
          </w:rPr>
          <w:instrText xml:space="preserve"> PAGEREF _Toc362453324 \h </w:instrText>
        </w:r>
        <w:r w:rsidR="00A3095E">
          <w:rPr>
            <w:noProof/>
            <w:webHidden/>
          </w:rPr>
        </w:r>
        <w:r w:rsidR="00A3095E">
          <w:rPr>
            <w:noProof/>
            <w:webHidden/>
          </w:rPr>
          <w:fldChar w:fldCharType="separate"/>
        </w:r>
        <w:r w:rsidR="00A3095E">
          <w:rPr>
            <w:noProof/>
            <w:webHidden/>
          </w:rPr>
          <w:t>138</w:t>
        </w:r>
        <w:r w:rsidR="00A3095E">
          <w:rPr>
            <w:noProof/>
            <w:webHidden/>
          </w:rPr>
          <w:fldChar w:fldCharType="end"/>
        </w:r>
      </w:hyperlink>
    </w:p>
    <w:p w14:paraId="64AC7FF7" w14:textId="77777777" w:rsidR="00A3095E" w:rsidRDefault="00B900F3">
      <w:pPr>
        <w:pStyle w:val="TOC2"/>
        <w:tabs>
          <w:tab w:val="left" w:pos="1000"/>
          <w:tab w:val="right" w:leader="dot" w:pos="8630"/>
        </w:tabs>
        <w:rPr>
          <w:rFonts w:asciiTheme="minorHAnsi" w:eastAsiaTheme="minorEastAsia" w:hAnsiTheme="minorHAnsi" w:cstheme="minorBidi"/>
          <w:noProof/>
          <w:sz w:val="22"/>
          <w:szCs w:val="22"/>
        </w:rPr>
      </w:pPr>
      <w:hyperlink w:anchor="_Toc362453327" w:history="1">
        <w:r w:rsidR="00A3095E" w:rsidRPr="003D50BB">
          <w:rPr>
            <w:rStyle w:val="Hyperlink"/>
            <w:noProof/>
          </w:rPr>
          <w:t>13.10</w:t>
        </w:r>
        <w:r w:rsidR="00A3095E">
          <w:rPr>
            <w:rFonts w:asciiTheme="minorHAnsi" w:eastAsiaTheme="minorEastAsia" w:hAnsiTheme="minorHAnsi" w:cstheme="minorBidi"/>
            <w:noProof/>
            <w:sz w:val="22"/>
            <w:szCs w:val="22"/>
          </w:rPr>
          <w:tab/>
        </w:r>
        <w:r w:rsidR="00A3095E" w:rsidRPr="003D50BB">
          <w:rPr>
            <w:rStyle w:val="Hyperlink"/>
            <w:noProof/>
          </w:rPr>
          <w:t>Properties Specific to Boolean with Binary Representation</w:t>
        </w:r>
        <w:r w:rsidR="00A3095E">
          <w:rPr>
            <w:noProof/>
            <w:webHidden/>
          </w:rPr>
          <w:tab/>
        </w:r>
        <w:r w:rsidR="00A3095E">
          <w:rPr>
            <w:noProof/>
            <w:webHidden/>
          </w:rPr>
          <w:fldChar w:fldCharType="begin"/>
        </w:r>
        <w:r w:rsidR="00A3095E">
          <w:rPr>
            <w:noProof/>
            <w:webHidden/>
          </w:rPr>
          <w:instrText xml:space="preserve"> PAGEREF _Toc362453327 \h </w:instrText>
        </w:r>
        <w:r w:rsidR="00A3095E">
          <w:rPr>
            <w:noProof/>
            <w:webHidden/>
          </w:rPr>
        </w:r>
        <w:r w:rsidR="00A3095E">
          <w:rPr>
            <w:noProof/>
            <w:webHidden/>
          </w:rPr>
          <w:fldChar w:fldCharType="separate"/>
        </w:r>
        <w:r w:rsidR="00A3095E">
          <w:rPr>
            <w:noProof/>
            <w:webHidden/>
          </w:rPr>
          <w:t>140</w:t>
        </w:r>
        <w:r w:rsidR="00A3095E">
          <w:rPr>
            <w:noProof/>
            <w:webHidden/>
          </w:rPr>
          <w:fldChar w:fldCharType="end"/>
        </w:r>
      </w:hyperlink>
    </w:p>
    <w:p w14:paraId="48B605D0" w14:textId="77777777" w:rsidR="00A3095E" w:rsidRDefault="00B900F3">
      <w:pPr>
        <w:pStyle w:val="TOC2"/>
        <w:tabs>
          <w:tab w:val="left" w:pos="1000"/>
          <w:tab w:val="right" w:leader="dot" w:pos="8630"/>
        </w:tabs>
        <w:rPr>
          <w:rFonts w:asciiTheme="minorHAnsi" w:eastAsiaTheme="minorEastAsia" w:hAnsiTheme="minorHAnsi" w:cstheme="minorBidi"/>
          <w:noProof/>
          <w:sz w:val="22"/>
          <w:szCs w:val="22"/>
        </w:rPr>
      </w:pPr>
      <w:hyperlink w:anchor="_Toc362453328" w:history="1">
        <w:r w:rsidR="00A3095E" w:rsidRPr="003D50BB">
          <w:rPr>
            <w:rStyle w:val="Hyperlink"/>
            <w:noProof/>
          </w:rPr>
          <w:t>13.11</w:t>
        </w:r>
        <w:r w:rsidR="00A3095E">
          <w:rPr>
            <w:rFonts w:asciiTheme="minorHAnsi" w:eastAsiaTheme="minorEastAsia" w:hAnsiTheme="minorHAnsi" w:cstheme="minorBidi"/>
            <w:noProof/>
            <w:sz w:val="22"/>
            <w:szCs w:val="22"/>
          </w:rPr>
          <w:tab/>
        </w:r>
        <w:r w:rsidR="00A3095E" w:rsidRPr="003D50BB">
          <w:rPr>
            <w:rStyle w:val="Hyperlink"/>
            <w:noProof/>
          </w:rPr>
          <w:t>Properties specific to Calendar with Text or Binary representation</w:t>
        </w:r>
        <w:r w:rsidR="00A3095E">
          <w:rPr>
            <w:noProof/>
            <w:webHidden/>
          </w:rPr>
          <w:tab/>
        </w:r>
        <w:r w:rsidR="00A3095E">
          <w:rPr>
            <w:noProof/>
            <w:webHidden/>
          </w:rPr>
          <w:fldChar w:fldCharType="begin"/>
        </w:r>
        <w:r w:rsidR="00A3095E">
          <w:rPr>
            <w:noProof/>
            <w:webHidden/>
          </w:rPr>
          <w:instrText xml:space="preserve"> PAGEREF _Toc362453328 \h </w:instrText>
        </w:r>
        <w:r w:rsidR="00A3095E">
          <w:rPr>
            <w:noProof/>
            <w:webHidden/>
          </w:rPr>
        </w:r>
        <w:r w:rsidR="00A3095E">
          <w:rPr>
            <w:noProof/>
            <w:webHidden/>
          </w:rPr>
          <w:fldChar w:fldCharType="separate"/>
        </w:r>
        <w:r w:rsidR="00A3095E">
          <w:rPr>
            <w:noProof/>
            <w:webHidden/>
          </w:rPr>
          <w:t>140</w:t>
        </w:r>
        <w:r w:rsidR="00A3095E">
          <w:rPr>
            <w:noProof/>
            <w:webHidden/>
          </w:rPr>
          <w:fldChar w:fldCharType="end"/>
        </w:r>
      </w:hyperlink>
    </w:p>
    <w:p w14:paraId="0A09E9A9" w14:textId="77777777" w:rsidR="00A3095E" w:rsidRDefault="00B900F3">
      <w:pPr>
        <w:pStyle w:val="TOC3"/>
        <w:tabs>
          <w:tab w:val="left" w:pos="1400"/>
          <w:tab w:val="right" w:leader="dot" w:pos="8630"/>
        </w:tabs>
        <w:rPr>
          <w:rFonts w:asciiTheme="minorHAnsi" w:eastAsiaTheme="minorEastAsia" w:hAnsiTheme="minorHAnsi" w:cstheme="minorBidi"/>
          <w:noProof/>
          <w:sz w:val="22"/>
          <w:szCs w:val="22"/>
        </w:rPr>
      </w:pPr>
      <w:hyperlink w:anchor="_Toc362453329" w:history="1">
        <w:r w:rsidR="00A3095E" w:rsidRPr="003D50BB">
          <w:rPr>
            <w:rStyle w:val="Hyperlink"/>
            <w:noProof/>
          </w:rPr>
          <w:t>13.11.1</w:t>
        </w:r>
        <w:r w:rsidR="00A3095E">
          <w:rPr>
            <w:rFonts w:asciiTheme="minorHAnsi" w:eastAsiaTheme="minorEastAsia" w:hAnsiTheme="minorHAnsi" w:cstheme="minorBidi"/>
            <w:noProof/>
            <w:sz w:val="22"/>
            <w:szCs w:val="22"/>
          </w:rPr>
          <w:tab/>
        </w:r>
        <w:r w:rsidR="00A3095E" w:rsidRPr="003D50BB">
          <w:rPr>
            <w:rStyle w:val="Hyperlink"/>
            <w:noProof/>
          </w:rPr>
          <w:t>The dfdl:calendarPattern property</w:t>
        </w:r>
        <w:r w:rsidR="00A3095E">
          <w:rPr>
            <w:noProof/>
            <w:webHidden/>
          </w:rPr>
          <w:tab/>
        </w:r>
        <w:r w:rsidR="00A3095E">
          <w:rPr>
            <w:noProof/>
            <w:webHidden/>
          </w:rPr>
          <w:fldChar w:fldCharType="begin"/>
        </w:r>
        <w:r w:rsidR="00A3095E">
          <w:rPr>
            <w:noProof/>
            <w:webHidden/>
          </w:rPr>
          <w:instrText xml:space="preserve"> PAGEREF _Toc362453329 \h </w:instrText>
        </w:r>
        <w:r w:rsidR="00A3095E">
          <w:rPr>
            <w:noProof/>
            <w:webHidden/>
          </w:rPr>
        </w:r>
        <w:r w:rsidR="00A3095E">
          <w:rPr>
            <w:noProof/>
            <w:webHidden/>
          </w:rPr>
          <w:fldChar w:fldCharType="separate"/>
        </w:r>
        <w:r w:rsidR="00A3095E">
          <w:rPr>
            <w:noProof/>
            <w:webHidden/>
          </w:rPr>
          <w:t>142</w:t>
        </w:r>
        <w:r w:rsidR="00A3095E">
          <w:rPr>
            <w:noProof/>
            <w:webHidden/>
          </w:rPr>
          <w:fldChar w:fldCharType="end"/>
        </w:r>
      </w:hyperlink>
    </w:p>
    <w:p w14:paraId="3955BDDB" w14:textId="77777777" w:rsidR="00A3095E" w:rsidRDefault="00B900F3">
      <w:pPr>
        <w:pStyle w:val="TOC2"/>
        <w:tabs>
          <w:tab w:val="left" w:pos="1000"/>
          <w:tab w:val="right" w:leader="dot" w:pos="8630"/>
        </w:tabs>
        <w:rPr>
          <w:rFonts w:asciiTheme="minorHAnsi" w:eastAsiaTheme="minorEastAsia" w:hAnsiTheme="minorHAnsi" w:cstheme="minorBidi"/>
          <w:noProof/>
          <w:sz w:val="22"/>
          <w:szCs w:val="22"/>
        </w:rPr>
      </w:pPr>
      <w:hyperlink w:anchor="_Toc362453330" w:history="1">
        <w:r w:rsidR="00A3095E" w:rsidRPr="003D50BB">
          <w:rPr>
            <w:rStyle w:val="Hyperlink"/>
            <w:noProof/>
          </w:rPr>
          <w:t>13.12</w:t>
        </w:r>
        <w:r w:rsidR="00A3095E">
          <w:rPr>
            <w:rFonts w:asciiTheme="minorHAnsi" w:eastAsiaTheme="minorEastAsia" w:hAnsiTheme="minorHAnsi" w:cstheme="minorBidi"/>
            <w:noProof/>
            <w:sz w:val="22"/>
            <w:szCs w:val="22"/>
          </w:rPr>
          <w:tab/>
        </w:r>
        <w:r w:rsidR="00A3095E" w:rsidRPr="003D50BB">
          <w:rPr>
            <w:rStyle w:val="Hyperlink"/>
            <w:noProof/>
          </w:rPr>
          <w:t>Properties specific to calendar with Text representation</w:t>
        </w:r>
        <w:r w:rsidR="00A3095E">
          <w:rPr>
            <w:noProof/>
            <w:webHidden/>
          </w:rPr>
          <w:tab/>
        </w:r>
        <w:r w:rsidR="00A3095E">
          <w:rPr>
            <w:noProof/>
            <w:webHidden/>
          </w:rPr>
          <w:fldChar w:fldCharType="begin"/>
        </w:r>
        <w:r w:rsidR="00A3095E">
          <w:rPr>
            <w:noProof/>
            <w:webHidden/>
          </w:rPr>
          <w:instrText xml:space="preserve"> PAGEREF _Toc362453330 \h </w:instrText>
        </w:r>
        <w:r w:rsidR="00A3095E">
          <w:rPr>
            <w:noProof/>
            <w:webHidden/>
          </w:rPr>
        </w:r>
        <w:r w:rsidR="00A3095E">
          <w:rPr>
            <w:noProof/>
            <w:webHidden/>
          </w:rPr>
          <w:fldChar w:fldCharType="separate"/>
        </w:r>
        <w:r w:rsidR="00A3095E">
          <w:rPr>
            <w:noProof/>
            <w:webHidden/>
          </w:rPr>
          <w:t>145</w:t>
        </w:r>
        <w:r w:rsidR="00A3095E">
          <w:rPr>
            <w:noProof/>
            <w:webHidden/>
          </w:rPr>
          <w:fldChar w:fldCharType="end"/>
        </w:r>
      </w:hyperlink>
    </w:p>
    <w:p w14:paraId="29613CA6" w14:textId="77777777" w:rsidR="00A3095E" w:rsidRDefault="00B900F3">
      <w:pPr>
        <w:pStyle w:val="TOC2"/>
        <w:tabs>
          <w:tab w:val="left" w:pos="1000"/>
          <w:tab w:val="right" w:leader="dot" w:pos="8630"/>
        </w:tabs>
        <w:rPr>
          <w:rFonts w:asciiTheme="minorHAnsi" w:eastAsiaTheme="minorEastAsia" w:hAnsiTheme="minorHAnsi" w:cstheme="minorBidi"/>
          <w:noProof/>
          <w:sz w:val="22"/>
          <w:szCs w:val="22"/>
        </w:rPr>
      </w:pPr>
      <w:hyperlink w:anchor="_Toc362453332" w:history="1">
        <w:r w:rsidR="00A3095E" w:rsidRPr="003D50BB">
          <w:rPr>
            <w:rStyle w:val="Hyperlink"/>
            <w:noProof/>
          </w:rPr>
          <w:t>13.13</w:t>
        </w:r>
        <w:r w:rsidR="00A3095E">
          <w:rPr>
            <w:rFonts w:asciiTheme="minorHAnsi" w:eastAsiaTheme="minorEastAsia" w:hAnsiTheme="minorHAnsi" w:cstheme="minorBidi"/>
            <w:noProof/>
            <w:sz w:val="22"/>
            <w:szCs w:val="22"/>
          </w:rPr>
          <w:tab/>
        </w:r>
        <w:r w:rsidR="00A3095E" w:rsidRPr="003D50BB">
          <w:rPr>
            <w:rStyle w:val="Hyperlink"/>
            <w:noProof/>
          </w:rPr>
          <w:t>Properties specific to Calendar with Binary Representation</w:t>
        </w:r>
        <w:r w:rsidR="00A3095E">
          <w:rPr>
            <w:noProof/>
            <w:webHidden/>
          </w:rPr>
          <w:tab/>
        </w:r>
        <w:r w:rsidR="00A3095E">
          <w:rPr>
            <w:noProof/>
            <w:webHidden/>
          </w:rPr>
          <w:fldChar w:fldCharType="begin"/>
        </w:r>
        <w:r w:rsidR="00A3095E">
          <w:rPr>
            <w:noProof/>
            <w:webHidden/>
          </w:rPr>
          <w:instrText xml:space="preserve"> PAGEREF _Toc362453332 \h </w:instrText>
        </w:r>
        <w:r w:rsidR="00A3095E">
          <w:rPr>
            <w:noProof/>
            <w:webHidden/>
          </w:rPr>
        </w:r>
        <w:r w:rsidR="00A3095E">
          <w:rPr>
            <w:noProof/>
            <w:webHidden/>
          </w:rPr>
          <w:fldChar w:fldCharType="separate"/>
        </w:r>
        <w:r w:rsidR="00A3095E">
          <w:rPr>
            <w:noProof/>
            <w:webHidden/>
          </w:rPr>
          <w:t>146</w:t>
        </w:r>
        <w:r w:rsidR="00A3095E">
          <w:rPr>
            <w:noProof/>
            <w:webHidden/>
          </w:rPr>
          <w:fldChar w:fldCharType="end"/>
        </w:r>
      </w:hyperlink>
    </w:p>
    <w:p w14:paraId="126067BA" w14:textId="77777777" w:rsidR="00A3095E" w:rsidRDefault="00B900F3">
      <w:pPr>
        <w:pStyle w:val="TOC2"/>
        <w:tabs>
          <w:tab w:val="left" w:pos="1000"/>
          <w:tab w:val="right" w:leader="dot" w:pos="8630"/>
        </w:tabs>
        <w:rPr>
          <w:rFonts w:asciiTheme="minorHAnsi" w:eastAsiaTheme="minorEastAsia" w:hAnsiTheme="minorHAnsi" w:cstheme="minorBidi"/>
          <w:noProof/>
          <w:sz w:val="22"/>
          <w:szCs w:val="22"/>
        </w:rPr>
      </w:pPr>
      <w:hyperlink w:anchor="_Toc362453333" w:history="1">
        <w:r w:rsidR="00A3095E" w:rsidRPr="003D50BB">
          <w:rPr>
            <w:rStyle w:val="Hyperlink"/>
            <w:noProof/>
          </w:rPr>
          <w:t>13.14</w:t>
        </w:r>
        <w:r w:rsidR="00A3095E">
          <w:rPr>
            <w:rFonts w:asciiTheme="minorHAnsi" w:eastAsiaTheme="minorEastAsia" w:hAnsiTheme="minorHAnsi" w:cstheme="minorBidi"/>
            <w:noProof/>
            <w:sz w:val="22"/>
            <w:szCs w:val="22"/>
          </w:rPr>
          <w:tab/>
        </w:r>
        <w:r w:rsidR="00A3095E" w:rsidRPr="003D50BB">
          <w:rPr>
            <w:rStyle w:val="Hyperlink"/>
            <w:noProof/>
          </w:rPr>
          <w:t>Properties Specific to Opaque Types (hexBinary)</w:t>
        </w:r>
        <w:r w:rsidR="00A3095E">
          <w:rPr>
            <w:noProof/>
            <w:webHidden/>
          </w:rPr>
          <w:tab/>
        </w:r>
        <w:r w:rsidR="00A3095E">
          <w:rPr>
            <w:noProof/>
            <w:webHidden/>
          </w:rPr>
          <w:fldChar w:fldCharType="begin"/>
        </w:r>
        <w:r w:rsidR="00A3095E">
          <w:rPr>
            <w:noProof/>
            <w:webHidden/>
          </w:rPr>
          <w:instrText xml:space="preserve"> PAGEREF _Toc362453333 \h </w:instrText>
        </w:r>
        <w:r w:rsidR="00A3095E">
          <w:rPr>
            <w:noProof/>
            <w:webHidden/>
          </w:rPr>
        </w:r>
        <w:r w:rsidR="00A3095E">
          <w:rPr>
            <w:noProof/>
            <w:webHidden/>
          </w:rPr>
          <w:fldChar w:fldCharType="separate"/>
        </w:r>
        <w:r w:rsidR="00A3095E">
          <w:rPr>
            <w:noProof/>
            <w:webHidden/>
          </w:rPr>
          <w:t>147</w:t>
        </w:r>
        <w:r w:rsidR="00A3095E">
          <w:rPr>
            <w:noProof/>
            <w:webHidden/>
          </w:rPr>
          <w:fldChar w:fldCharType="end"/>
        </w:r>
      </w:hyperlink>
    </w:p>
    <w:p w14:paraId="1777FF9F" w14:textId="77777777" w:rsidR="00A3095E" w:rsidRDefault="00B900F3">
      <w:pPr>
        <w:pStyle w:val="TOC2"/>
        <w:tabs>
          <w:tab w:val="left" w:pos="1000"/>
          <w:tab w:val="right" w:leader="dot" w:pos="8630"/>
        </w:tabs>
        <w:rPr>
          <w:rFonts w:asciiTheme="minorHAnsi" w:eastAsiaTheme="minorEastAsia" w:hAnsiTheme="minorHAnsi" w:cstheme="minorBidi"/>
          <w:noProof/>
          <w:sz w:val="22"/>
          <w:szCs w:val="22"/>
        </w:rPr>
      </w:pPr>
      <w:hyperlink w:anchor="_Toc362453336" w:history="1">
        <w:r w:rsidR="00A3095E" w:rsidRPr="003D50BB">
          <w:rPr>
            <w:rStyle w:val="Hyperlink"/>
            <w:noProof/>
          </w:rPr>
          <w:t>13.15</w:t>
        </w:r>
        <w:r w:rsidR="00A3095E">
          <w:rPr>
            <w:rFonts w:asciiTheme="minorHAnsi" w:eastAsiaTheme="minorEastAsia" w:hAnsiTheme="minorHAnsi" w:cstheme="minorBidi"/>
            <w:noProof/>
            <w:sz w:val="22"/>
            <w:szCs w:val="22"/>
          </w:rPr>
          <w:tab/>
        </w:r>
        <w:r w:rsidR="00A3095E" w:rsidRPr="003D50BB">
          <w:rPr>
            <w:rStyle w:val="Hyperlink"/>
            <w:noProof/>
          </w:rPr>
          <w:t>Nil Value Processing</w:t>
        </w:r>
        <w:r w:rsidR="00A3095E">
          <w:rPr>
            <w:noProof/>
            <w:webHidden/>
          </w:rPr>
          <w:tab/>
        </w:r>
        <w:r w:rsidR="00A3095E">
          <w:rPr>
            <w:noProof/>
            <w:webHidden/>
          </w:rPr>
          <w:fldChar w:fldCharType="begin"/>
        </w:r>
        <w:r w:rsidR="00A3095E">
          <w:rPr>
            <w:noProof/>
            <w:webHidden/>
          </w:rPr>
          <w:instrText xml:space="preserve"> PAGEREF _Toc362453336 \h </w:instrText>
        </w:r>
        <w:r w:rsidR="00A3095E">
          <w:rPr>
            <w:noProof/>
            <w:webHidden/>
          </w:rPr>
        </w:r>
        <w:r w:rsidR="00A3095E">
          <w:rPr>
            <w:noProof/>
            <w:webHidden/>
          </w:rPr>
          <w:fldChar w:fldCharType="separate"/>
        </w:r>
        <w:r w:rsidR="00A3095E">
          <w:rPr>
            <w:noProof/>
            <w:webHidden/>
          </w:rPr>
          <w:t>147</w:t>
        </w:r>
        <w:r w:rsidR="00A3095E">
          <w:rPr>
            <w:noProof/>
            <w:webHidden/>
          </w:rPr>
          <w:fldChar w:fldCharType="end"/>
        </w:r>
      </w:hyperlink>
    </w:p>
    <w:p w14:paraId="71964150" w14:textId="77777777" w:rsidR="00A3095E" w:rsidRDefault="00B900F3">
      <w:pPr>
        <w:pStyle w:val="TOC2"/>
        <w:tabs>
          <w:tab w:val="left" w:pos="1000"/>
          <w:tab w:val="right" w:leader="dot" w:pos="8630"/>
        </w:tabs>
        <w:rPr>
          <w:rFonts w:asciiTheme="minorHAnsi" w:eastAsiaTheme="minorEastAsia" w:hAnsiTheme="minorHAnsi" w:cstheme="minorBidi"/>
          <w:noProof/>
          <w:sz w:val="22"/>
          <w:szCs w:val="22"/>
        </w:rPr>
      </w:pPr>
      <w:hyperlink w:anchor="_Toc362453415" w:history="1">
        <w:r w:rsidR="00A3095E" w:rsidRPr="003D50BB">
          <w:rPr>
            <w:rStyle w:val="Hyperlink"/>
            <w:noProof/>
          </w:rPr>
          <w:t>13.16</w:t>
        </w:r>
        <w:r w:rsidR="00A3095E">
          <w:rPr>
            <w:rFonts w:asciiTheme="minorHAnsi" w:eastAsiaTheme="minorEastAsia" w:hAnsiTheme="minorHAnsi" w:cstheme="minorBidi"/>
            <w:noProof/>
            <w:sz w:val="22"/>
            <w:szCs w:val="22"/>
          </w:rPr>
          <w:tab/>
        </w:r>
        <w:r w:rsidR="00A3095E" w:rsidRPr="003D50BB">
          <w:rPr>
            <w:rStyle w:val="Hyperlink"/>
            <w:noProof/>
          </w:rPr>
          <w:t>Properties for Nillable Elements</w:t>
        </w:r>
        <w:r w:rsidR="00A3095E">
          <w:rPr>
            <w:noProof/>
            <w:webHidden/>
          </w:rPr>
          <w:tab/>
        </w:r>
        <w:r w:rsidR="00A3095E">
          <w:rPr>
            <w:noProof/>
            <w:webHidden/>
          </w:rPr>
          <w:fldChar w:fldCharType="begin"/>
        </w:r>
        <w:r w:rsidR="00A3095E">
          <w:rPr>
            <w:noProof/>
            <w:webHidden/>
          </w:rPr>
          <w:instrText xml:space="preserve"> PAGEREF _Toc362453415 \h </w:instrText>
        </w:r>
        <w:r w:rsidR="00A3095E">
          <w:rPr>
            <w:noProof/>
            <w:webHidden/>
          </w:rPr>
        </w:r>
        <w:r w:rsidR="00A3095E">
          <w:rPr>
            <w:noProof/>
            <w:webHidden/>
          </w:rPr>
          <w:fldChar w:fldCharType="separate"/>
        </w:r>
        <w:r w:rsidR="00A3095E">
          <w:rPr>
            <w:noProof/>
            <w:webHidden/>
          </w:rPr>
          <w:t>148</w:t>
        </w:r>
        <w:r w:rsidR="00A3095E">
          <w:rPr>
            <w:noProof/>
            <w:webHidden/>
          </w:rPr>
          <w:fldChar w:fldCharType="end"/>
        </w:r>
      </w:hyperlink>
    </w:p>
    <w:p w14:paraId="2C549000" w14:textId="77777777" w:rsidR="00A3095E" w:rsidRDefault="00B900F3">
      <w:pPr>
        <w:pStyle w:val="TOC2"/>
        <w:tabs>
          <w:tab w:val="left" w:pos="1000"/>
          <w:tab w:val="right" w:leader="dot" w:pos="8630"/>
        </w:tabs>
        <w:rPr>
          <w:rFonts w:asciiTheme="minorHAnsi" w:eastAsiaTheme="minorEastAsia" w:hAnsiTheme="minorHAnsi" w:cstheme="minorBidi"/>
          <w:noProof/>
          <w:sz w:val="22"/>
          <w:szCs w:val="22"/>
        </w:rPr>
      </w:pPr>
      <w:hyperlink w:anchor="_Toc362453419" w:history="1">
        <w:r w:rsidR="00A3095E" w:rsidRPr="003D50BB">
          <w:rPr>
            <w:rStyle w:val="Hyperlink"/>
            <w:noProof/>
          </w:rPr>
          <w:t>13.17</w:t>
        </w:r>
        <w:r w:rsidR="00A3095E">
          <w:rPr>
            <w:rFonts w:asciiTheme="minorHAnsi" w:eastAsiaTheme="minorEastAsia" w:hAnsiTheme="minorHAnsi" w:cstheme="minorBidi"/>
            <w:noProof/>
            <w:sz w:val="22"/>
            <w:szCs w:val="22"/>
          </w:rPr>
          <w:tab/>
        </w:r>
        <w:r w:rsidR="00A3095E" w:rsidRPr="003D50BB">
          <w:rPr>
            <w:rStyle w:val="Hyperlink"/>
            <w:noProof/>
          </w:rPr>
          <w:t>Properties for Element Defaults Control</w:t>
        </w:r>
        <w:r w:rsidR="00A3095E">
          <w:rPr>
            <w:noProof/>
            <w:webHidden/>
          </w:rPr>
          <w:tab/>
        </w:r>
        <w:r w:rsidR="00A3095E">
          <w:rPr>
            <w:noProof/>
            <w:webHidden/>
          </w:rPr>
          <w:fldChar w:fldCharType="begin"/>
        </w:r>
        <w:r w:rsidR="00A3095E">
          <w:rPr>
            <w:noProof/>
            <w:webHidden/>
          </w:rPr>
          <w:instrText xml:space="preserve"> PAGEREF _Toc362453419 \h </w:instrText>
        </w:r>
        <w:r w:rsidR="00A3095E">
          <w:rPr>
            <w:noProof/>
            <w:webHidden/>
          </w:rPr>
        </w:r>
        <w:r w:rsidR="00A3095E">
          <w:rPr>
            <w:noProof/>
            <w:webHidden/>
          </w:rPr>
          <w:fldChar w:fldCharType="separate"/>
        </w:r>
        <w:r w:rsidR="00A3095E">
          <w:rPr>
            <w:noProof/>
            <w:webHidden/>
          </w:rPr>
          <w:t>150</w:t>
        </w:r>
        <w:r w:rsidR="00A3095E">
          <w:rPr>
            <w:noProof/>
            <w:webHidden/>
          </w:rPr>
          <w:fldChar w:fldCharType="end"/>
        </w:r>
      </w:hyperlink>
    </w:p>
    <w:p w14:paraId="4325263E" w14:textId="77777777" w:rsidR="00A3095E" w:rsidRDefault="00B900F3">
      <w:pPr>
        <w:pStyle w:val="TOC1"/>
        <w:tabs>
          <w:tab w:val="left" w:pos="600"/>
          <w:tab w:val="right" w:leader="dot" w:pos="8630"/>
        </w:tabs>
        <w:rPr>
          <w:rFonts w:asciiTheme="minorHAnsi" w:eastAsiaTheme="minorEastAsia" w:hAnsiTheme="minorHAnsi" w:cstheme="minorBidi"/>
          <w:noProof/>
          <w:sz w:val="22"/>
          <w:szCs w:val="22"/>
        </w:rPr>
      </w:pPr>
      <w:hyperlink w:anchor="_Toc362453421" w:history="1">
        <w:r w:rsidR="00A3095E" w:rsidRPr="003D50BB">
          <w:rPr>
            <w:rStyle w:val="Hyperlink"/>
            <w:noProof/>
          </w:rPr>
          <w:t>14.</w:t>
        </w:r>
        <w:r w:rsidR="00A3095E">
          <w:rPr>
            <w:rFonts w:asciiTheme="minorHAnsi" w:eastAsiaTheme="minorEastAsia" w:hAnsiTheme="minorHAnsi" w:cstheme="minorBidi"/>
            <w:noProof/>
            <w:sz w:val="22"/>
            <w:szCs w:val="22"/>
          </w:rPr>
          <w:tab/>
        </w:r>
        <w:r w:rsidR="00A3095E" w:rsidRPr="003D50BB">
          <w:rPr>
            <w:rStyle w:val="Hyperlink"/>
            <w:noProof/>
          </w:rPr>
          <w:t>Sequence Groups</w:t>
        </w:r>
        <w:r w:rsidR="00A3095E">
          <w:rPr>
            <w:noProof/>
            <w:webHidden/>
          </w:rPr>
          <w:tab/>
        </w:r>
        <w:r w:rsidR="00A3095E">
          <w:rPr>
            <w:noProof/>
            <w:webHidden/>
          </w:rPr>
          <w:fldChar w:fldCharType="begin"/>
        </w:r>
        <w:r w:rsidR="00A3095E">
          <w:rPr>
            <w:noProof/>
            <w:webHidden/>
          </w:rPr>
          <w:instrText xml:space="preserve"> PAGEREF _Toc362453421 \h </w:instrText>
        </w:r>
        <w:r w:rsidR="00A3095E">
          <w:rPr>
            <w:noProof/>
            <w:webHidden/>
          </w:rPr>
        </w:r>
        <w:r w:rsidR="00A3095E">
          <w:rPr>
            <w:noProof/>
            <w:webHidden/>
          </w:rPr>
          <w:fldChar w:fldCharType="separate"/>
        </w:r>
        <w:r w:rsidR="00A3095E">
          <w:rPr>
            <w:noProof/>
            <w:webHidden/>
          </w:rPr>
          <w:t>152</w:t>
        </w:r>
        <w:r w:rsidR="00A3095E">
          <w:rPr>
            <w:noProof/>
            <w:webHidden/>
          </w:rPr>
          <w:fldChar w:fldCharType="end"/>
        </w:r>
      </w:hyperlink>
    </w:p>
    <w:p w14:paraId="0338F4FD" w14:textId="77777777" w:rsidR="00A3095E" w:rsidRDefault="00B900F3">
      <w:pPr>
        <w:pStyle w:val="TOC2"/>
        <w:tabs>
          <w:tab w:val="left" w:pos="1000"/>
          <w:tab w:val="right" w:leader="dot" w:pos="8630"/>
        </w:tabs>
        <w:rPr>
          <w:rFonts w:asciiTheme="minorHAnsi" w:eastAsiaTheme="minorEastAsia" w:hAnsiTheme="minorHAnsi" w:cstheme="minorBidi"/>
          <w:noProof/>
          <w:sz w:val="22"/>
          <w:szCs w:val="22"/>
        </w:rPr>
      </w:pPr>
      <w:hyperlink w:anchor="_Toc362453422" w:history="1">
        <w:r w:rsidR="00A3095E" w:rsidRPr="003D50BB">
          <w:rPr>
            <w:rStyle w:val="Hyperlink"/>
            <w:noProof/>
          </w:rPr>
          <w:t>14.1</w:t>
        </w:r>
        <w:r w:rsidR="00A3095E">
          <w:rPr>
            <w:rFonts w:asciiTheme="minorHAnsi" w:eastAsiaTheme="minorEastAsia" w:hAnsiTheme="minorHAnsi" w:cstheme="minorBidi"/>
            <w:noProof/>
            <w:sz w:val="22"/>
            <w:szCs w:val="22"/>
          </w:rPr>
          <w:tab/>
        </w:r>
        <w:r w:rsidR="00A3095E" w:rsidRPr="003D50BB">
          <w:rPr>
            <w:rStyle w:val="Hyperlink"/>
            <w:noProof/>
          </w:rPr>
          <w:t>Empty Sequences</w:t>
        </w:r>
        <w:r w:rsidR="00A3095E">
          <w:rPr>
            <w:noProof/>
            <w:webHidden/>
          </w:rPr>
          <w:tab/>
        </w:r>
        <w:r w:rsidR="00A3095E">
          <w:rPr>
            <w:noProof/>
            <w:webHidden/>
          </w:rPr>
          <w:fldChar w:fldCharType="begin"/>
        </w:r>
        <w:r w:rsidR="00A3095E">
          <w:rPr>
            <w:noProof/>
            <w:webHidden/>
          </w:rPr>
          <w:instrText xml:space="preserve"> PAGEREF _Toc362453422 \h </w:instrText>
        </w:r>
        <w:r w:rsidR="00A3095E">
          <w:rPr>
            <w:noProof/>
            <w:webHidden/>
          </w:rPr>
        </w:r>
        <w:r w:rsidR="00A3095E">
          <w:rPr>
            <w:noProof/>
            <w:webHidden/>
          </w:rPr>
          <w:fldChar w:fldCharType="separate"/>
        </w:r>
        <w:r w:rsidR="00A3095E">
          <w:rPr>
            <w:noProof/>
            <w:webHidden/>
          </w:rPr>
          <w:t>152</w:t>
        </w:r>
        <w:r w:rsidR="00A3095E">
          <w:rPr>
            <w:noProof/>
            <w:webHidden/>
          </w:rPr>
          <w:fldChar w:fldCharType="end"/>
        </w:r>
      </w:hyperlink>
    </w:p>
    <w:p w14:paraId="3B1B46EE" w14:textId="77777777" w:rsidR="00A3095E" w:rsidRDefault="00B900F3">
      <w:pPr>
        <w:pStyle w:val="TOC2"/>
        <w:tabs>
          <w:tab w:val="left" w:pos="1000"/>
          <w:tab w:val="right" w:leader="dot" w:pos="8630"/>
        </w:tabs>
        <w:rPr>
          <w:rFonts w:asciiTheme="minorHAnsi" w:eastAsiaTheme="minorEastAsia" w:hAnsiTheme="minorHAnsi" w:cstheme="minorBidi"/>
          <w:noProof/>
          <w:sz w:val="22"/>
          <w:szCs w:val="22"/>
        </w:rPr>
      </w:pPr>
      <w:hyperlink w:anchor="_Toc362453424" w:history="1">
        <w:r w:rsidR="00A3095E" w:rsidRPr="003D50BB">
          <w:rPr>
            <w:rStyle w:val="Hyperlink"/>
            <w:noProof/>
          </w:rPr>
          <w:t>14.2</w:t>
        </w:r>
        <w:r w:rsidR="00A3095E">
          <w:rPr>
            <w:rFonts w:asciiTheme="minorHAnsi" w:eastAsiaTheme="minorEastAsia" w:hAnsiTheme="minorHAnsi" w:cstheme="minorBidi"/>
            <w:noProof/>
            <w:sz w:val="22"/>
            <w:szCs w:val="22"/>
          </w:rPr>
          <w:tab/>
        </w:r>
        <w:r w:rsidR="00A3095E" w:rsidRPr="003D50BB">
          <w:rPr>
            <w:rStyle w:val="Hyperlink"/>
            <w:noProof/>
          </w:rPr>
          <w:t>Sequence Groups with Separators</w:t>
        </w:r>
        <w:r w:rsidR="00A3095E">
          <w:rPr>
            <w:noProof/>
            <w:webHidden/>
          </w:rPr>
          <w:tab/>
        </w:r>
        <w:r w:rsidR="00A3095E">
          <w:rPr>
            <w:noProof/>
            <w:webHidden/>
          </w:rPr>
          <w:fldChar w:fldCharType="begin"/>
        </w:r>
        <w:r w:rsidR="00A3095E">
          <w:rPr>
            <w:noProof/>
            <w:webHidden/>
          </w:rPr>
          <w:instrText xml:space="preserve"> PAGEREF _Toc362453424 \h </w:instrText>
        </w:r>
        <w:r w:rsidR="00A3095E">
          <w:rPr>
            <w:noProof/>
            <w:webHidden/>
          </w:rPr>
        </w:r>
        <w:r w:rsidR="00A3095E">
          <w:rPr>
            <w:noProof/>
            <w:webHidden/>
          </w:rPr>
          <w:fldChar w:fldCharType="separate"/>
        </w:r>
        <w:r w:rsidR="00A3095E">
          <w:rPr>
            <w:noProof/>
            <w:webHidden/>
          </w:rPr>
          <w:t>153</w:t>
        </w:r>
        <w:r w:rsidR="00A3095E">
          <w:rPr>
            <w:noProof/>
            <w:webHidden/>
          </w:rPr>
          <w:fldChar w:fldCharType="end"/>
        </w:r>
      </w:hyperlink>
    </w:p>
    <w:p w14:paraId="207CFB12" w14:textId="77777777" w:rsidR="00A3095E" w:rsidRDefault="00B900F3">
      <w:pPr>
        <w:pStyle w:val="TOC3"/>
        <w:tabs>
          <w:tab w:val="left" w:pos="1200"/>
          <w:tab w:val="right" w:leader="dot" w:pos="8630"/>
        </w:tabs>
        <w:rPr>
          <w:rFonts w:asciiTheme="minorHAnsi" w:eastAsiaTheme="minorEastAsia" w:hAnsiTheme="minorHAnsi" w:cstheme="minorBidi"/>
          <w:noProof/>
          <w:sz w:val="22"/>
          <w:szCs w:val="22"/>
        </w:rPr>
      </w:pPr>
      <w:hyperlink w:anchor="_Toc362453425" w:history="1">
        <w:r w:rsidR="00A3095E" w:rsidRPr="003D50BB">
          <w:rPr>
            <w:rStyle w:val="Hyperlink"/>
            <w:noProof/>
          </w:rPr>
          <w:t>14.2.1</w:t>
        </w:r>
        <w:r w:rsidR="00A3095E">
          <w:rPr>
            <w:rFonts w:asciiTheme="minorHAnsi" w:eastAsiaTheme="minorEastAsia" w:hAnsiTheme="minorHAnsi" w:cstheme="minorBidi"/>
            <w:noProof/>
            <w:sz w:val="22"/>
            <w:szCs w:val="22"/>
          </w:rPr>
          <w:tab/>
        </w:r>
        <w:r w:rsidR="00A3095E" w:rsidRPr="003D50BB">
          <w:rPr>
            <w:rStyle w:val="Hyperlink"/>
            <w:noProof/>
          </w:rPr>
          <w:t>Separators and Suppression</w:t>
        </w:r>
        <w:r w:rsidR="00A3095E">
          <w:rPr>
            <w:noProof/>
            <w:webHidden/>
          </w:rPr>
          <w:tab/>
        </w:r>
        <w:r w:rsidR="00A3095E">
          <w:rPr>
            <w:noProof/>
            <w:webHidden/>
          </w:rPr>
          <w:fldChar w:fldCharType="begin"/>
        </w:r>
        <w:r w:rsidR="00A3095E">
          <w:rPr>
            <w:noProof/>
            <w:webHidden/>
          </w:rPr>
          <w:instrText xml:space="preserve"> PAGEREF _Toc362453425 \h </w:instrText>
        </w:r>
        <w:r w:rsidR="00A3095E">
          <w:rPr>
            <w:noProof/>
            <w:webHidden/>
          </w:rPr>
        </w:r>
        <w:r w:rsidR="00A3095E">
          <w:rPr>
            <w:noProof/>
            <w:webHidden/>
          </w:rPr>
          <w:fldChar w:fldCharType="separate"/>
        </w:r>
        <w:r w:rsidR="00A3095E">
          <w:rPr>
            <w:noProof/>
            <w:webHidden/>
          </w:rPr>
          <w:t>154</w:t>
        </w:r>
        <w:r w:rsidR="00A3095E">
          <w:rPr>
            <w:noProof/>
            <w:webHidden/>
          </w:rPr>
          <w:fldChar w:fldCharType="end"/>
        </w:r>
      </w:hyperlink>
    </w:p>
    <w:p w14:paraId="75B8AD83" w14:textId="77777777" w:rsidR="00A3095E" w:rsidRDefault="00B900F3">
      <w:pPr>
        <w:pStyle w:val="TOC3"/>
        <w:tabs>
          <w:tab w:val="left" w:pos="1200"/>
          <w:tab w:val="right" w:leader="dot" w:pos="8630"/>
        </w:tabs>
        <w:rPr>
          <w:rFonts w:asciiTheme="minorHAnsi" w:eastAsiaTheme="minorEastAsia" w:hAnsiTheme="minorHAnsi" w:cstheme="minorBidi"/>
          <w:noProof/>
          <w:sz w:val="22"/>
          <w:szCs w:val="22"/>
        </w:rPr>
      </w:pPr>
      <w:hyperlink w:anchor="_Toc362453427" w:history="1">
        <w:r w:rsidR="00A3095E" w:rsidRPr="003D50BB">
          <w:rPr>
            <w:rStyle w:val="Hyperlink"/>
            <w:noProof/>
          </w:rPr>
          <w:t>14.2.2</w:t>
        </w:r>
        <w:r w:rsidR="00A3095E">
          <w:rPr>
            <w:rFonts w:asciiTheme="minorHAnsi" w:eastAsiaTheme="minorEastAsia" w:hAnsiTheme="minorHAnsi" w:cstheme="minorBidi"/>
            <w:noProof/>
            <w:sz w:val="22"/>
            <w:szCs w:val="22"/>
          </w:rPr>
          <w:tab/>
        </w:r>
        <w:r w:rsidR="00A3095E" w:rsidRPr="003D50BB">
          <w:rPr>
            <w:rStyle w:val="Hyperlink"/>
            <w:noProof/>
          </w:rPr>
          <w:t>Parsing Sequence Groups with Separators</w:t>
        </w:r>
        <w:r w:rsidR="00A3095E">
          <w:rPr>
            <w:noProof/>
            <w:webHidden/>
          </w:rPr>
          <w:tab/>
        </w:r>
        <w:r w:rsidR="00A3095E">
          <w:rPr>
            <w:noProof/>
            <w:webHidden/>
          </w:rPr>
          <w:fldChar w:fldCharType="begin"/>
        </w:r>
        <w:r w:rsidR="00A3095E">
          <w:rPr>
            <w:noProof/>
            <w:webHidden/>
          </w:rPr>
          <w:instrText xml:space="preserve"> PAGEREF _Toc362453427 \h </w:instrText>
        </w:r>
        <w:r w:rsidR="00A3095E">
          <w:rPr>
            <w:noProof/>
            <w:webHidden/>
          </w:rPr>
        </w:r>
        <w:r w:rsidR="00A3095E">
          <w:rPr>
            <w:noProof/>
            <w:webHidden/>
          </w:rPr>
          <w:fldChar w:fldCharType="separate"/>
        </w:r>
        <w:r w:rsidR="00A3095E">
          <w:rPr>
            <w:noProof/>
            <w:webHidden/>
          </w:rPr>
          <w:t>155</w:t>
        </w:r>
        <w:r w:rsidR="00A3095E">
          <w:rPr>
            <w:noProof/>
            <w:webHidden/>
          </w:rPr>
          <w:fldChar w:fldCharType="end"/>
        </w:r>
      </w:hyperlink>
    </w:p>
    <w:p w14:paraId="48E581D6" w14:textId="77777777" w:rsidR="00A3095E" w:rsidRDefault="00B900F3">
      <w:pPr>
        <w:pStyle w:val="TOC3"/>
        <w:tabs>
          <w:tab w:val="left" w:pos="1200"/>
          <w:tab w:val="right" w:leader="dot" w:pos="8630"/>
        </w:tabs>
        <w:rPr>
          <w:rFonts w:asciiTheme="minorHAnsi" w:eastAsiaTheme="minorEastAsia" w:hAnsiTheme="minorHAnsi" w:cstheme="minorBidi"/>
          <w:noProof/>
          <w:sz w:val="22"/>
          <w:szCs w:val="22"/>
        </w:rPr>
      </w:pPr>
      <w:hyperlink w:anchor="_Toc362453428" w:history="1">
        <w:r w:rsidR="00A3095E" w:rsidRPr="003D50BB">
          <w:rPr>
            <w:rStyle w:val="Hyperlink"/>
            <w:noProof/>
          </w:rPr>
          <w:t>14.2.3</w:t>
        </w:r>
        <w:r w:rsidR="00A3095E">
          <w:rPr>
            <w:rFonts w:asciiTheme="minorHAnsi" w:eastAsiaTheme="minorEastAsia" w:hAnsiTheme="minorHAnsi" w:cstheme="minorBidi"/>
            <w:noProof/>
            <w:sz w:val="22"/>
            <w:szCs w:val="22"/>
          </w:rPr>
          <w:tab/>
        </w:r>
        <w:r w:rsidR="00A3095E" w:rsidRPr="003D50BB">
          <w:rPr>
            <w:rStyle w:val="Hyperlink"/>
            <w:noProof/>
          </w:rPr>
          <w:t>Unparsing Sequence Groups with Separators</w:t>
        </w:r>
        <w:r w:rsidR="00A3095E">
          <w:rPr>
            <w:noProof/>
            <w:webHidden/>
          </w:rPr>
          <w:tab/>
        </w:r>
        <w:r w:rsidR="00A3095E">
          <w:rPr>
            <w:noProof/>
            <w:webHidden/>
          </w:rPr>
          <w:fldChar w:fldCharType="begin"/>
        </w:r>
        <w:r w:rsidR="00A3095E">
          <w:rPr>
            <w:noProof/>
            <w:webHidden/>
          </w:rPr>
          <w:instrText xml:space="preserve"> PAGEREF _Toc362453428 \h </w:instrText>
        </w:r>
        <w:r w:rsidR="00A3095E">
          <w:rPr>
            <w:noProof/>
            <w:webHidden/>
          </w:rPr>
        </w:r>
        <w:r w:rsidR="00A3095E">
          <w:rPr>
            <w:noProof/>
            <w:webHidden/>
          </w:rPr>
          <w:fldChar w:fldCharType="separate"/>
        </w:r>
        <w:r w:rsidR="00A3095E">
          <w:rPr>
            <w:noProof/>
            <w:webHidden/>
          </w:rPr>
          <w:t>158</w:t>
        </w:r>
        <w:r w:rsidR="00A3095E">
          <w:rPr>
            <w:noProof/>
            <w:webHidden/>
          </w:rPr>
          <w:fldChar w:fldCharType="end"/>
        </w:r>
      </w:hyperlink>
    </w:p>
    <w:p w14:paraId="27B2C357" w14:textId="77777777" w:rsidR="00A3095E" w:rsidRDefault="00B900F3">
      <w:pPr>
        <w:pStyle w:val="TOC2"/>
        <w:tabs>
          <w:tab w:val="left" w:pos="1000"/>
          <w:tab w:val="right" w:leader="dot" w:pos="8630"/>
        </w:tabs>
        <w:rPr>
          <w:rFonts w:asciiTheme="minorHAnsi" w:eastAsiaTheme="minorEastAsia" w:hAnsiTheme="minorHAnsi" w:cstheme="minorBidi"/>
          <w:noProof/>
          <w:sz w:val="22"/>
          <w:szCs w:val="22"/>
        </w:rPr>
      </w:pPr>
      <w:hyperlink w:anchor="_Toc362453432" w:history="1">
        <w:r w:rsidR="00A3095E" w:rsidRPr="003D50BB">
          <w:rPr>
            <w:rStyle w:val="Hyperlink"/>
            <w:noProof/>
          </w:rPr>
          <w:t>14.3</w:t>
        </w:r>
        <w:r w:rsidR="00A3095E">
          <w:rPr>
            <w:rFonts w:asciiTheme="minorHAnsi" w:eastAsiaTheme="minorEastAsia" w:hAnsiTheme="minorHAnsi" w:cstheme="minorBidi"/>
            <w:noProof/>
            <w:sz w:val="22"/>
            <w:szCs w:val="22"/>
          </w:rPr>
          <w:tab/>
        </w:r>
        <w:r w:rsidR="00A3095E" w:rsidRPr="003D50BB">
          <w:rPr>
            <w:rStyle w:val="Hyperlink"/>
            <w:noProof/>
          </w:rPr>
          <w:t>Unordered Sequence Groups</w:t>
        </w:r>
        <w:r w:rsidR="00A3095E">
          <w:rPr>
            <w:noProof/>
            <w:webHidden/>
          </w:rPr>
          <w:tab/>
        </w:r>
        <w:r w:rsidR="00A3095E">
          <w:rPr>
            <w:noProof/>
            <w:webHidden/>
          </w:rPr>
          <w:fldChar w:fldCharType="begin"/>
        </w:r>
        <w:r w:rsidR="00A3095E">
          <w:rPr>
            <w:noProof/>
            <w:webHidden/>
          </w:rPr>
          <w:instrText xml:space="preserve"> PAGEREF _Toc362453432 \h </w:instrText>
        </w:r>
        <w:r w:rsidR="00A3095E">
          <w:rPr>
            <w:noProof/>
            <w:webHidden/>
          </w:rPr>
        </w:r>
        <w:r w:rsidR="00A3095E">
          <w:rPr>
            <w:noProof/>
            <w:webHidden/>
          </w:rPr>
          <w:fldChar w:fldCharType="separate"/>
        </w:r>
        <w:r w:rsidR="00A3095E">
          <w:rPr>
            <w:noProof/>
            <w:webHidden/>
          </w:rPr>
          <w:t>160</w:t>
        </w:r>
        <w:r w:rsidR="00A3095E">
          <w:rPr>
            <w:noProof/>
            <w:webHidden/>
          </w:rPr>
          <w:fldChar w:fldCharType="end"/>
        </w:r>
      </w:hyperlink>
    </w:p>
    <w:p w14:paraId="0FFC96DB" w14:textId="77777777" w:rsidR="00A3095E" w:rsidRDefault="00B900F3">
      <w:pPr>
        <w:pStyle w:val="TOC2"/>
        <w:tabs>
          <w:tab w:val="left" w:pos="1000"/>
          <w:tab w:val="right" w:leader="dot" w:pos="8630"/>
        </w:tabs>
        <w:rPr>
          <w:rFonts w:asciiTheme="minorHAnsi" w:eastAsiaTheme="minorEastAsia" w:hAnsiTheme="minorHAnsi" w:cstheme="minorBidi"/>
          <w:noProof/>
          <w:sz w:val="22"/>
          <w:szCs w:val="22"/>
        </w:rPr>
      </w:pPr>
      <w:hyperlink w:anchor="_Toc362453433" w:history="1">
        <w:r w:rsidR="00A3095E" w:rsidRPr="003D50BB">
          <w:rPr>
            <w:rStyle w:val="Hyperlink"/>
            <w:noProof/>
          </w:rPr>
          <w:t>14.4</w:t>
        </w:r>
        <w:r w:rsidR="00A3095E">
          <w:rPr>
            <w:rFonts w:asciiTheme="minorHAnsi" w:eastAsiaTheme="minorEastAsia" w:hAnsiTheme="minorHAnsi" w:cstheme="minorBidi"/>
            <w:noProof/>
            <w:sz w:val="22"/>
            <w:szCs w:val="22"/>
          </w:rPr>
          <w:tab/>
        </w:r>
        <w:r w:rsidR="00A3095E" w:rsidRPr="003D50BB">
          <w:rPr>
            <w:rStyle w:val="Hyperlink"/>
            <w:noProof/>
          </w:rPr>
          <w:t>Floating Elements</w:t>
        </w:r>
        <w:r w:rsidR="00A3095E">
          <w:rPr>
            <w:noProof/>
            <w:webHidden/>
          </w:rPr>
          <w:tab/>
        </w:r>
        <w:r w:rsidR="00A3095E">
          <w:rPr>
            <w:noProof/>
            <w:webHidden/>
          </w:rPr>
          <w:fldChar w:fldCharType="begin"/>
        </w:r>
        <w:r w:rsidR="00A3095E">
          <w:rPr>
            <w:noProof/>
            <w:webHidden/>
          </w:rPr>
          <w:instrText xml:space="preserve"> PAGEREF _Toc362453433 \h </w:instrText>
        </w:r>
        <w:r w:rsidR="00A3095E">
          <w:rPr>
            <w:noProof/>
            <w:webHidden/>
          </w:rPr>
        </w:r>
        <w:r w:rsidR="00A3095E">
          <w:rPr>
            <w:noProof/>
            <w:webHidden/>
          </w:rPr>
          <w:fldChar w:fldCharType="separate"/>
        </w:r>
        <w:r w:rsidR="00A3095E">
          <w:rPr>
            <w:noProof/>
            <w:webHidden/>
          </w:rPr>
          <w:t>162</w:t>
        </w:r>
        <w:r w:rsidR="00A3095E">
          <w:rPr>
            <w:noProof/>
            <w:webHidden/>
          </w:rPr>
          <w:fldChar w:fldCharType="end"/>
        </w:r>
      </w:hyperlink>
    </w:p>
    <w:p w14:paraId="68341683" w14:textId="77777777" w:rsidR="00A3095E" w:rsidRDefault="00B900F3">
      <w:pPr>
        <w:pStyle w:val="TOC2"/>
        <w:tabs>
          <w:tab w:val="left" w:pos="1000"/>
          <w:tab w:val="right" w:leader="dot" w:pos="8630"/>
        </w:tabs>
        <w:rPr>
          <w:rFonts w:asciiTheme="minorHAnsi" w:eastAsiaTheme="minorEastAsia" w:hAnsiTheme="minorHAnsi" w:cstheme="minorBidi"/>
          <w:noProof/>
          <w:sz w:val="22"/>
          <w:szCs w:val="22"/>
        </w:rPr>
      </w:pPr>
      <w:hyperlink w:anchor="_Toc362453434" w:history="1">
        <w:r w:rsidR="00A3095E" w:rsidRPr="003D50BB">
          <w:rPr>
            <w:rStyle w:val="Hyperlink"/>
            <w:noProof/>
          </w:rPr>
          <w:t>14.5</w:t>
        </w:r>
        <w:r w:rsidR="00A3095E">
          <w:rPr>
            <w:rFonts w:asciiTheme="minorHAnsi" w:eastAsiaTheme="minorEastAsia" w:hAnsiTheme="minorHAnsi" w:cstheme="minorBidi"/>
            <w:noProof/>
            <w:sz w:val="22"/>
            <w:szCs w:val="22"/>
          </w:rPr>
          <w:tab/>
        </w:r>
        <w:r w:rsidR="00A3095E" w:rsidRPr="003D50BB">
          <w:rPr>
            <w:rStyle w:val="Hyperlink"/>
            <w:noProof/>
          </w:rPr>
          <w:t>Hidden Groups</w:t>
        </w:r>
        <w:r w:rsidR="00A3095E">
          <w:rPr>
            <w:noProof/>
            <w:webHidden/>
          </w:rPr>
          <w:tab/>
        </w:r>
        <w:r w:rsidR="00A3095E">
          <w:rPr>
            <w:noProof/>
            <w:webHidden/>
          </w:rPr>
          <w:fldChar w:fldCharType="begin"/>
        </w:r>
        <w:r w:rsidR="00A3095E">
          <w:rPr>
            <w:noProof/>
            <w:webHidden/>
          </w:rPr>
          <w:instrText xml:space="preserve"> PAGEREF _Toc362453434 \h </w:instrText>
        </w:r>
        <w:r w:rsidR="00A3095E">
          <w:rPr>
            <w:noProof/>
            <w:webHidden/>
          </w:rPr>
        </w:r>
        <w:r w:rsidR="00A3095E">
          <w:rPr>
            <w:noProof/>
            <w:webHidden/>
          </w:rPr>
          <w:fldChar w:fldCharType="separate"/>
        </w:r>
        <w:r w:rsidR="00A3095E">
          <w:rPr>
            <w:noProof/>
            <w:webHidden/>
          </w:rPr>
          <w:t>163</w:t>
        </w:r>
        <w:r w:rsidR="00A3095E">
          <w:rPr>
            <w:noProof/>
            <w:webHidden/>
          </w:rPr>
          <w:fldChar w:fldCharType="end"/>
        </w:r>
      </w:hyperlink>
    </w:p>
    <w:p w14:paraId="3150A051" w14:textId="77777777" w:rsidR="00A3095E" w:rsidRDefault="00B900F3">
      <w:pPr>
        <w:pStyle w:val="TOC1"/>
        <w:tabs>
          <w:tab w:val="left" w:pos="600"/>
          <w:tab w:val="right" w:leader="dot" w:pos="8630"/>
        </w:tabs>
        <w:rPr>
          <w:rFonts w:asciiTheme="minorHAnsi" w:eastAsiaTheme="minorEastAsia" w:hAnsiTheme="minorHAnsi" w:cstheme="minorBidi"/>
          <w:noProof/>
          <w:sz w:val="22"/>
          <w:szCs w:val="22"/>
        </w:rPr>
      </w:pPr>
      <w:hyperlink w:anchor="_Toc362453436" w:history="1">
        <w:r w:rsidR="00A3095E" w:rsidRPr="003D50BB">
          <w:rPr>
            <w:rStyle w:val="Hyperlink"/>
            <w:noProof/>
          </w:rPr>
          <w:t>15.</w:t>
        </w:r>
        <w:r w:rsidR="00A3095E">
          <w:rPr>
            <w:rFonts w:asciiTheme="minorHAnsi" w:eastAsiaTheme="minorEastAsia" w:hAnsiTheme="minorHAnsi" w:cstheme="minorBidi"/>
            <w:noProof/>
            <w:sz w:val="22"/>
            <w:szCs w:val="22"/>
          </w:rPr>
          <w:tab/>
        </w:r>
        <w:r w:rsidR="00A3095E" w:rsidRPr="003D50BB">
          <w:rPr>
            <w:rStyle w:val="Hyperlink"/>
            <w:noProof/>
          </w:rPr>
          <w:t>Choice Groups</w:t>
        </w:r>
        <w:r w:rsidR="00A3095E">
          <w:rPr>
            <w:noProof/>
            <w:webHidden/>
          </w:rPr>
          <w:tab/>
        </w:r>
        <w:r w:rsidR="00A3095E">
          <w:rPr>
            <w:noProof/>
            <w:webHidden/>
          </w:rPr>
          <w:fldChar w:fldCharType="begin"/>
        </w:r>
        <w:r w:rsidR="00A3095E">
          <w:rPr>
            <w:noProof/>
            <w:webHidden/>
          </w:rPr>
          <w:instrText xml:space="preserve"> PAGEREF _Toc362453436 \h </w:instrText>
        </w:r>
        <w:r w:rsidR="00A3095E">
          <w:rPr>
            <w:noProof/>
            <w:webHidden/>
          </w:rPr>
        </w:r>
        <w:r w:rsidR="00A3095E">
          <w:rPr>
            <w:noProof/>
            <w:webHidden/>
          </w:rPr>
          <w:fldChar w:fldCharType="separate"/>
        </w:r>
        <w:r w:rsidR="00A3095E">
          <w:rPr>
            <w:noProof/>
            <w:webHidden/>
          </w:rPr>
          <w:t>165</w:t>
        </w:r>
        <w:r w:rsidR="00A3095E">
          <w:rPr>
            <w:noProof/>
            <w:webHidden/>
          </w:rPr>
          <w:fldChar w:fldCharType="end"/>
        </w:r>
      </w:hyperlink>
    </w:p>
    <w:p w14:paraId="7D231F82" w14:textId="77777777" w:rsidR="00A3095E" w:rsidRDefault="00B900F3">
      <w:pPr>
        <w:pStyle w:val="TOC2"/>
        <w:tabs>
          <w:tab w:val="left" w:pos="1000"/>
          <w:tab w:val="right" w:leader="dot" w:pos="8630"/>
        </w:tabs>
        <w:rPr>
          <w:rFonts w:asciiTheme="minorHAnsi" w:eastAsiaTheme="minorEastAsia" w:hAnsiTheme="minorHAnsi" w:cstheme="minorBidi"/>
          <w:noProof/>
          <w:sz w:val="22"/>
          <w:szCs w:val="22"/>
        </w:rPr>
      </w:pPr>
      <w:hyperlink w:anchor="_Toc362453437" w:history="1">
        <w:r w:rsidR="00A3095E" w:rsidRPr="003D50BB">
          <w:rPr>
            <w:rStyle w:val="Hyperlink"/>
            <w:noProof/>
          </w:rPr>
          <w:t>15.1</w:t>
        </w:r>
        <w:r w:rsidR="00A3095E">
          <w:rPr>
            <w:rFonts w:asciiTheme="minorHAnsi" w:eastAsiaTheme="minorEastAsia" w:hAnsiTheme="minorHAnsi" w:cstheme="minorBidi"/>
            <w:noProof/>
            <w:sz w:val="22"/>
            <w:szCs w:val="22"/>
          </w:rPr>
          <w:tab/>
        </w:r>
        <w:r w:rsidR="00A3095E" w:rsidRPr="003D50BB">
          <w:rPr>
            <w:rStyle w:val="Hyperlink"/>
            <w:noProof/>
          </w:rPr>
          <w:t>Resolving Choices</w:t>
        </w:r>
        <w:r w:rsidR="00A3095E">
          <w:rPr>
            <w:noProof/>
            <w:webHidden/>
          </w:rPr>
          <w:tab/>
        </w:r>
        <w:r w:rsidR="00A3095E">
          <w:rPr>
            <w:noProof/>
            <w:webHidden/>
          </w:rPr>
          <w:fldChar w:fldCharType="begin"/>
        </w:r>
        <w:r w:rsidR="00A3095E">
          <w:rPr>
            <w:noProof/>
            <w:webHidden/>
          </w:rPr>
          <w:instrText xml:space="preserve"> PAGEREF _Toc362453437 \h </w:instrText>
        </w:r>
        <w:r w:rsidR="00A3095E">
          <w:rPr>
            <w:noProof/>
            <w:webHidden/>
          </w:rPr>
        </w:r>
        <w:r w:rsidR="00A3095E">
          <w:rPr>
            <w:noProof/>
            <w:webHidden/>
          </w:rPr>
          <w:fldChar w:fldCharType="separate"/>
        </w:r>
        <w:r w:rsidR="00A3095E">
          <w:rPr>
            <w:noProof/>
            <w:webHidden/>
          </w:rPr>
          <w:t>166</w:t>
        </w:r>
        <w:r w:rsidR="00A3095E">
          <w:rPr>
            <w:noProof/>
            <w:webHidden/>
          </w:rPr>
          <w:fldChar w:fldCharType="end"/>
        </w:r>
      </w:hyperlink>
    </w:p>
    <w:p w14:paraId="477CC77F" w14:textId="77777777" w:rsidR="00A3095E" w:rsidRDefault="00B900F3">
      <w:pPr>
        <w:pStyle w:val="TOC3"/>
        <w:tabs>
          <w:tab w:val="left" w:pos="1200"/>
          <w:tab w:val="right" w:leader="dot" w:pos="8630"/>
        </w:tabs>
        <w:rPr>
          <w:rFonts w:asciiTheme="minorHAnsi" w:eastAsiaTheme="minorEastAsia" w:hAnsiTheme="minorHAnsi" w:cstheme="minorBidi"/>
          <w:noProof/>
          <w:sz w:val="22"/>
          <w:szCs w:val="22"/>
        </w:rPr>
      </w:pPr>
      <w:hyperlink w:anchor="_Toc362453438" w:history="1">
        <w:r w:rsidR="00A3095E" w:rsidRPr="003D50BB">
          <w:rPr>
            <w:rStyle w:val="Hyperlink"/>
            <w:noProof/>
          </w:rPr>
          <w:t>15.1.1</w:t>
        </w:r>
        <w:r w:rsidR="00A3095E">
          <w:rPr>
            <w:rFonts w:asciiTheme="minorHAnsi" w:eastAsiaTheme="minorEastAsia" w:hAnsiTheme="minorHAnsi" w:cstheme="minorBidi"/>
            <w:noProof/>
            <w:sz w:val="22"/>
            <w:szCs w:val="22"/>
          </w:rPr>
          <w:tab/>
        </w:r>
        <w:r w:rsidR="00A3095E" w:rsidRPr="003D50BB">
          <w:rPr>
            <w:rStyle w:val="Hyperlink"/>
            <w:noProof/>
          </w:rPr>
          <w:t>Resolving Choices via Speculation</w:t>
        </w:r>
        <w:r w:rsidR="00A3095E">
          <w:rPr>
            <w:noProof/>
            <w:webHidden/>
          </w:rPr>
          <w:tab/>
        </w:r>
        <w:r w:rsidR="00A3095E">
          <w:rPr>
            <w:noProof/>
            <w:webHidden/>
          </w:rPr>
          <w:fldChar w:fldCharType="begin"/>
        </w:r>
        <w:r w:rsidR="00A3095E">
          <w:rPr>
            <w:noProof/>
            <w:webHidden/>
          </w:rPr>
          <w:instrText xml:space="preserve"> PAGEREF _Toc362453438 \h </w:instrText>
        </w:r>
        <w:r w:rsidR="00A3095E">
          <w:rPr>
            <w:noProof/>
            <w:webHidden/>
          </w:rPr>
        </w:r>
        <w:r w:rsidR="00A3095E">
          <w:rPr>
            <w:noProof/>
            <w:webHidden/>
          </w:rPr>
          <w:fldChar w:fldCharType="separate"/>
        </w:r>
        <w:r w:rsidR="00A3095E">
          <w:rPr>
            <w:noProof/>
            <w:webHidden/>
          </w:rPr>
          <w:t>167</w:t>
        </w:r>
        <w:r w:rsidR="00A3095E">
          <w:rPr>
            <w:noProof/>
            <w:webHidden/>
          </w:rPr>
          <w:fldChar w:fldCharType="end"/>
        </w:r>
      </w:hyperlink>
    </w:p>
    <w:p w14:paraId="18FE23FD" w14:textId="77777777" w:rsidR="00A3095E" w:rsidRDefault="00B900F3">
      <w:pPr>
        <w:pStyle w:val="TOC3"/>
        <w:tabs>
          <w:tab w:val="left" w:pos="1200"/>
          <w:tab w:val="right" w:leader="dot" w:pos="8630"/>
        </w:tabs>
        <w:rPr>
          <w:rFonts w:asciiTheme="minorHAnsi" w:eastAsiaTheme="minorEastAsia" w:hAnsiTheme="minorHAnsi" w:cstheme="minorBidi"/>
          <w:noProof/>
          <w:sz w:val="22"/>
          <w:szCs w:val="22"/>
        </w:rPr>
      </w:pPr>
      <w:hyperlink w:anchor="_Toc362453440" w:history="1">
        <w:r w:rsidR="00A3095E" w:rsidRPr="003D50BB">
          <w:rPr>
            <w:rStyle w:val="Hyperlink"/>
            <w:noProof/>
          </w:rPr>
          <w:t>15.1.2</w:t>
        </w:r>
        <w:r w:rsidR="00A3095E">
          <w:rPr>
            <w:rFonts w:asciiTheme="minorHAnsi" w:eastAsiaTheme="minorEastAsia" w:hAnsiTheme="minorHAnsi" w:cstheme="minorBidi"/>
            <w:noProof/>
            <w:sz w:val="22"/>
            <w:szCs w:val="22"/>
          </w:rPr>
          <w:tab/>
        </w:r>
        <w:r w:rsidR="00A3095E" w:rsidRPr="003D50BB">
          <w:rPr>
            <w:rStyle w:val="Hyperlink"/>
            <w:noProof/>
          </w:rPr>
          <w:t>Resolving Choices via Direct Dispatch</w:t>
        </w:r>
        <w:r w:rsidR="00A3095E">
          <w:rPr>
            <w:noProof/>
            <w:webHidden/>
          </w:rPr>
          <w:tab/>
        </w:r>
        <w:r w:rsidR="00A3095E">
          <w:rPr>
            <w:noProof/>
            <w:webHidden/>
          </w:rPr>
          <w:fldChar w:fldCharType="begin"/>
        </w:r>
        <w:r w:rsidR="00A3095E">
          <w:rPr>
            <w:noProof/>
            <w:webHidden/>
          </w:rPr>
          <w:instrText xml:space="preserve"> PAGEREF _Toc362453440 \h </w:instrText>
        </w:r>
        <w:r w:rsidR="00A3095E">
          <w:rPr>
            <w:noProof/>
            <w:webHidden/>
          </w:rPr>
        </w:r>
        <w:r w:rsidR="00A3095E">
          <w:rPr>
            <w:noProof/>
            <w:webHidden/>
          </w:rPr>
          <w:fldChar w:fldCharType="separate"/>
        </w:r>
        <w:r w:rsidR="00A3095E">
          <w:rPr>
            <w:noProof/>
            <w:webHidden/>
          </w:rPr>
          <w:t>167</w:t>
        </w:r>
        <w:r w:rsidR="00A3095E">
          <w:rPr>
            <w:noProof/>
            <w:webHidden/>
          </w:rPr>
          <w:fldChar w:fldCharType="end"/>
        </w:r>
      </w:hyperlink>
    </w:p>
    <w:p w14:paraId="68B75402" w14:textId="77777777" w:rsidR="00A3095E" w:rsidRDefault="00B900F3">
      <w:pPr>
        <w:pStyle w:val="TOC3"/>
        <w:tabs>
          <w:tab w:val="left" w:pos="1200"/>
          <w:tab w:val="right" w:leader="dot" w:pos="8630"/>
        </w:tabs>
        <w:rPr>
          <w:rFonts w:asciiTheme="minorHAnsi" w:eastAsiaTheme="minorEastAsia" w:hAnsiTheme="minorHAnsi" w:cstheme="minorBidi"/>
          <w:noProof/>
          <w:sz w:val="22"/>
          <w:szCs w:val="22"/>
        </w:rPr>
      </w:pPr>
      <w:hyperlink w:anchor="_Toc362453441" w:history="1">
        <w:r w:rsidR="00A3095E" w:rsidRPr="003D50BB">
          <w:rPr>
            <w:rStyle w:val="Hyperlink"/>
            <w:noProof/>
          </w:rPr>
          <w:t>15.1.3</w:t>
        </w:r>
        <w:r w:rsidR="00A3095E">
          <w:rPr>
            <w:rFonts w:asciiTheme="minorHAnsi" w:eastAsiaTheme="minorEastAsia" w:hAnsiTheme="minorHAnsi" w:cstheme="minorBidi"/>
            <w:noProof/>
            <w:sz w:val="22"/>
            <w:szCs w:val="22"/>
          </w:rPr>
          <w:tab/>
        </w:r>
        <w:r w:rsidR="00A3095E" w:rsidRPr="003D50BB">
          <w:rPr>
            <w:rStyle w:val="Hyperlink"/>
            <w:noProof/>
          </w:rPr>
          <w:t>Unparsing Choices</w:t>
        </w:r>
        <w:r w:rsidR="00A3095E">
          <w:rPr>
            <w:noProof/>
            <w:webHidden/>
          </w:rPr>
          <w:tab/>
        </w:r>
        <w:r w:rsidR="00A3095E">
          <w:rPr>
            <w:noProof/>
            <w:webHidden/>
          </w:rPr>
          <w:fldChar w:fldCharType="begin"/>
        </w:r>
        <w:r w:rsidR="00A3095E">
          <w:rPr>
            <w:noProof/>
            <w:webHidden/>
          </w:rPr>
          <w:instrText xml:space="preserve"> PAGEREF _Toc362453441 \h </w:instrText>
        </w:r>
        <w:r w:rsidR="00A3095E">
          <w:rPr>
            <w:noProof/>
            <w:webHidden/>
          </w:rPr>
        </w:r>
        <w:r w:rsidR="00A3095E">
          <w:rPr>
            <w:noProof/>
            <w:webHidden/>
          </w:rPr>
          <w:fldChar w:fldCharType="separate"/>
        </w:r>
        <w:r w:rsidR="00A3095E">
          <w:rPr>
            <w:noProof/>
            <w:webHidden/>
          </w:rPr>
          <w:t>167</w:t>
        </w:r>
        <w:r w:rsidR="00A3095E">
          <w:rPr>
            <w:noProof/>
            <w:webHidden/>
          </w:rPr>
          <w:fldChar w:fldCharType="end"/>
        </w:r>
      </w:hyperlink>
    </w:p>
    <w:p w14:paraId="5C1ECC48" w14:textId="77777777" w:rsidR="00A3095E" w:rsidRDefault="00B900F3">
      <w:pPr>
        <w:pStyle w:val="TOC1"/>
        <w:tabs>
          <w:tab w:val="left" w:pos="600"/>
          <w:tab w:val="right" w:leader="dot" w:pos="8630"/>
        </w:tabs>
        <w:rPr>
          <w:rFonts w:asciiTheme="minorHAnsi" w:eastAsiaTheme="minorEastAsia" w:hAnsiTheme="minorHAnsi" w:cstheme="minorBidi"/>
          <w:noProof/>
          <w:sz w:val="22"/>
          <w:szCs w:val="22"/>
        </w:rPr>
      </w:pPr>
      <w:hyperlink w:anchor="_Toc362453445" w:history="1">
        <w:r w:rsidR="00A3095E" w:rsidRPr="003D50BB">
          <w:rPr>
            <w:rStyle w:val="Hyperlink"/>
            <w:noProof/>
          </w:rPr>
          <w:t>16.</w:t>
        </w:r>
        <w:r w:rsidR="00A3095E">
          <w:rPr>
            <w:rFonts w:asciiTheme="minorHAnsi" w:eastAsiaTheme="minorEastAsia" w:hAnsiTheme="minorHAnsi" w:cstheme="minorBidi"/>
            <w:noProof/>
            <w:sz w:val="22"/>
            <w:szCs w:val="22"/>
          </w:rPr>
          <w:tab/>
        </w:r>
        <w:r w:rsidR="00A3095E" w:rsidRPr="003D50BB">
          <w:rPr>
            <w:rStyle w:val="Hyperlink"/>
            <w:noProof/>
          </w:rPr>
          <w:t>Properties for Array Elements and Optional Elements</w:t>
        </w:r>
        <w:r w:rsidR="00A3095E">
          <w:rPr>
            <w:noProof/>
            <w:webHidden/>
          </w:rPr>
          <w:tab/>
        </w:r>
        <w:r w:rsidR="00A3095E">
          <w:rPr>
            <w:noProof/>
            <w:webHidden/>
          </w:rPr>
          <w:fldChar w:fldCharType="begin"/>
        </w:r>
        <w:r w:rsidR="00A3095E">
          <w:rPr>
            <w:noProof/>
            <w:webHidden/>
          </w:rPr>
          <w:instrText xml:space="preserve"> PAGEREF _Toc362453445 \h </w:instrText>
        </w:r>
        <w:r w:rsidR="00A3095E">
          <w:rPr>
            <w:noProof/>
            <w:webHidden/>
          </w:rPr>
        </w:r>
        <w:r w:rsidR="00A3095E">
          <w:rPr>
            <w:noProof/>
            <w:webHidden/>
          </w:rPr>
          <w:fldChar w:fldCharType="separate"/>
        </w:r>
        <w:r w:rsidR="00A3095E">
          <w:rPr>
            <w:noProof/>
            <w:webHidden/>
          </w:rPr>
          <w:t>168</w:t>
        </w:r>
        <w:r w:rsidR="00A3095E">
          <w:rPr>
            <w:noProof/>
            <w:webHidden/>
          </w:rPr>
          <w:fldChar w:fldCharType="end"/>
        </w:r>
      </w:hyperlink>
    </w:p>
    <w:p w14:paraId="248FD427" w14:textId="77777777" w:rsidR="00A3095E" w:rsidRDefault="00B900F3">
      <w:pPr>
        <w:pStyle w:val="TOC2"/>
        <w:tabs>
          <w:tab w:val="left" w:pos="600"/>
          <w:tab w:val="right" w:leader="dot" w:pos="8630"/>
        </w:tabs>
        <w:rPr>
          <w:rFonts w:asciiTheme="minorHAnsi" w:eastAsiaTheme="minorEastAsia" w:hAnsiTheme="minorHAnsi" w:cstheme="minorBidi"/>
          <w:noProof/>
          <w:sz w:val="22"/>
          <w:szCs w:val="22"/>
        </w:rPr>
      </w:pPr>
      <w:hyperlink w:anchor="_Toc362453446" w:history="1">
        <w:r w:rsidR="00A3095E">
          <w:rPr>
            <w:rFonts w:asciiTheme="minorHAnsi" w:eastAsiaTheme="minorEastAsia" w:hAnsiTheme="minorHAnsi" w:cstheme="minorBidi"/>
            <w:noProof/>
            <w:sz w:val="22"/>
            <w:szCs w:val="22"/>
          </w:rPr>
          <w:tab/>
        </w:r>
        <w:r w:rsidR="00A3095E" w:rsidRPr="003D50BB">
          <w:rPr>
            <w:rStyle w:val="Hyperlink"/>
            <w:noProof/>
          </w:rPr>
          <w:t>The</w:t>
        </w:r>
        <w:r w:rsidR="00A3095E">
          <w:rPr>
            <w:noProof/>
            <w:webHidden/>
          </w:rPr>
          <w:tab/>
        </w:r>
        <w:r w:rsidR="00A3095E">
          <w:rPr>
            <w:noProof/>
            <w:webHidden/>
          </w:rPr>
          <w:fldChar w:fldCharType="begin"/>
        </w:r>
        <w:r w:rsidR="00A3095E">
          <w:rPr>
            <w:noProof/>
            <w:webHidden/>
          </w:rPr>
          <w:instrText xml:space="preserve"> PAGEREF _Toc362453446 \h </w:instrText>
        </w:r>
        <w:r w:rsidR="00A3095E">
          <w:rPr>
            <w:noProof/>
            <w:webHidden/>
          </w:rPr>
        </w:r>
        <w:r w:rsidR="00A3095E">
          <w:rPr>
            <w:noProof/>
            <w:webHidden/>
          </w:rPr>
          <w:fldChar w:fldCharType="separate"/>
        </w:r>
        <w:r w:rsidR="00A3095E">
          <w:rPr>
            <w:noProof/>
            <w:webHidden/>
          </w:rPr>
          <w:t>169</w:t>
        </w:r>
        <w:r w:rsidR="00A3095E">
          <w:rPr>
            <w:noProof/>
            <w:webHidden/>
          </w:rPr>
          <w:fldChar w:fldCharType="end"/>
        </w:r>
      </w:hyperlink>
    </w:p>
    <w:p w14:paraId="3CCAA885" w14:textId="77777777" w:rsidR="00A3095E" w:rsidRDefault="00B900F3">
      <w:pPr>
        <w:pStyle w:val="TOC2"/>
        <w:tabs>
          <w:tab w:val="left" w:pos="1000"/>
          <w:tab w:val="right" w:leader="dot" w:pos="8630"/>
        </w:tabs>
        <w:rPr>
          <w:rFonts w:asciiTheme="minorHAnsi" w:eastAsiaTheme="minorEastAsia" w:hAnsiTheme="minorHAnsi" w:cstheme="minorBidi"/>
          <w:noProof/>
          <w:sz w:val="22"/>
          <w:szCs w:val="22"/>
        </w:rPr>
      </w:pPr>
      <w:hyperlink w:anchor="_Toc362453450" w:history="1">
        <w:r w:rsidR="00A3095E" w:rsidRPr="003D50BB">
          <w:rPr>
            <w:rStyle w:val="Hyperlink"/>
            <w:noProof/>
          </w:rPr>
          <w:t>16.1</w:t>
        </w:r>
        <w:r w:rsidR="00A3095E">
          <w:rPr>
            <w:rFonts w:asciiTheme="minorHAnsi" w:eastAsiaTheme="minorEastAsia" w:hAnsiTheme="minorHAnsi" w:cstheme="minorBidi"/>
            <w:noProof/>
            <w:sz w:val="22"/>
            <w:szCs w:val="22"/>
          </w:rPr>
          <w:tab/>
        </w:r>
        <w:r w:rsidR="00A3095E" w:rsidRPr="003D50BB">
          <w:rPr>
            <w:rStyle w:val="Hyperlink"/>
            <w:noProof/>
          </w:rPr>
          <w:t>dfdl:occursCountKind property</w:t>
        </w:r>
        <w:r w:rsidR="00A3095E">
          <w:rPr>
            <w:noProof/>
            <w:webHidden/>
          </w:rPr>
          <w:tab/>
        </w:r>
        <w:r w:rsidR="00A3095E">
          <w:rPr>
            <w:noProof/>
            <w:webHidden/>
          </w:rPr>
          <w:fldChar w:fldCharType="begin"/>
        </w:r>
        <w:r w:rsidR="00A3095E">
          <w:rPr>
            <w:noProof/>
            <w:webHidden/>
          </w:rPr>
          <w:instrText xml:space="preserve"> PAGEREF _Toc362453450 \h </w:instrText>
        </w:r>
        <w:r w:rsidR="00A3095E">
          <w:rPr>
            <w:noProof/>
            <w:webHidden/>
          </w:rPr>
        </w:r>
        <w:r w:rsidR="00A3095E">
          <w:rPr>
            <w:noProof/>
            <w:webHidden/>
          </w:rPr>
          <w:fldChar w:fldCharType="separate"/>
        </w:r>
        <w:r w:rsidR="00A3095E">
          <w:rPr>
            <w:noProof/>
            <w:webHidden/>
          </w:rPr>
          <w:t>169</w:t>
        </w:r>
        <w:r w:rsidR="00A3095E">
          <w:rPr>
            <w:noProof/>
            <w:webHidden/>
          </w:rPr>
          <w:fldChar w:fldCharType="end"/>
        </w:r>
      </w:hyperlink>
    </w:p>
    <w:p w14:paraId="45AFD3AD" w14:textId="77777777" w:rsidR="00A3095E" w:rsidRDefault="00B900F3">
      <w:pPr>
        <w:pStyle w:val="TOC3"/>
        <w:tabs>
          <w:tab w:val="left" w:pos="1200"/>
          <w:tab w:val="right" w:leader="dot" w:pos="8630"/>
        </w:tabs>
        <w:rPr>
          <w:rFonts w:asciiTheme="minorHAnsi" w:eastAsiaTheme="minorEastAsia" w:hAnsiTheme="minorHAnsi" w:cstheme="minorBidi"/>
          <w:noProof/>
          <w:sz w:val="22"/>
          <w:szCs w:val="22"/>
        </w:rPr>
      </w:pPr>
      <w:hyperlink w:anchor="_Toc362453451" w:history="1">
        <w:r w:rsidR="00A3095E" w:rsidRPr="003D50BB">
          <w:rPr>
            <w:rStyle w:val="Hyperlink"/>
            <w:noProof/>
          </w:rPr>
          <w:t>16.1.1</w:t>
        </w:r>
        <w:r w:rsidR="00A3095E">
          <w:rPr>
            <w:rFonts w:asciiTheme="minorHAnsi" w:eastAsiaTheme="minorEastAsia" w:hAnsiTheme="minorHAnsi" w:cstheme="minorBidi"/>
            <w:noProof/>
            <w:sz w:val="22"/>
            <w:szCs w:val="22"/>
          </w:rPr>
          <w:tab/>
        </w:r>
        <w:r w:rsidR="00A3095E" w:rsidRPr="003D50BB">
          <w:rPr>
            <w:rStyle w:val="Hyperlink"/>
            <w:noProof/>
          </w:rPr>
          <w:t>dfdl:occursCountKind ‘fixed’</w:t>
        </w:r>
        <w:r w:rsidR="00A3095E">
          <w:rPr>
            <w:noProof/>
            <w:webHidden/>
          </w:rPr>
          <w:tab/>
        </w:r>
        <w:r w:rsidR="00A3095E">
          <w:rPr>
            <w:noProof/>
            <w:webHidden/>
          </w:rPr>
          <w:fldChar w:fldCharType="begin"/>
        </w:r>
        <w:r w:rsidR="00A3095E">
          <w:rPr>
            <w:noProof/>
            <w:webHidden/>
          </w:rPr>
          <w:instrText xml:space="preserve"> PAGEREF _Toc362453451 \h </w:instrText>
        </w:r>
        <w:r w:rsidR="00A3095E">
          <w:rPr>
            <w:noProof/>
            <w:webHidden/>
          </w:rPr>
        </w:r>
        <w:r w:rsidR="00A3095E">
          <w:rPr>
            <w:noProof/>
            <w:webHidden/>
          </w:rPr>
          <w:fldChar w:fldCharType="separate"/>
        </w:r>
        <w:r w:rsidR="00A3095E">
          <w:rPr>
            <w:noProof/>
            <w:webHidden/>
          </w:rPr>
          <w:t>169</w:t>
        </w:r>
        <w:r w:rsidR="00A3095E">
          <w:rPr>
            <w:noProof/>
            <w:webHidden/>
          </w:rPr>
          <w:fldChar w:fldCharType="end"/>
        </w:r>
      </w:hyperlink>
    </w:p>
    <w:p w14:paraId="05587A21" w14:textId="77777777" w:rsidR="00A3095E" w:rsidRDefault="00B900F3">
      <w:pPr>
        <w:pStyle w:val="TOC3"/>
        <w:tabs>
          <w:tab w:val="left" w:pos="1200"/>
          <w:tab w:val="right" w:leader="dot" w:pos="8630"/>
        </w:tabs>
        <w:rPr>
          <w:rFonts w:asciiTheme="minorHAnsi" w:eastAsiaTheme="minorEastAsia" w:hAnsiTheme="minorHAnsi" w:cstheme="minorBidi"/>
          <w:noProof/>
          <w:sz w:val="22"/>
          <w:szCs w:val="22"/>
        </w:rPr>
      </w:pPr>
      <w:hyperlink w:anchor="_Toc362453452" w:history="1">
        <w:r w:rsidR="00A3095E" w:rsidRPr="003D50BB">
          <w:rPr>
            <w:rStyle w:val="Hyperlink"/>
            <w:noProof/>
          </w:rPr>
          <w:t>16.1.2</w:t>
        </w:r>
        <w:r w:rsidR="00A3095E">
          <w:rPr>
            <w:rFonts w:asciiTheme="minorHAnsi" w:eastAsiaTheme="minorEastAsia" w:hAnsiTheme="minorHAnsi" w:cstheme="minorBidi"/>
            <w:noProof/>
            <w:sz w:val="22"/>
            <w:szCs w:val="22"/>
          </w:rPr>
          <w:tab/>
        </w:r>
        <w:r w:rsidR="00A3095E" w:rsidRPr="003D50BB">
          <w:rPr>
            <w:rStyle w:val="Hyperlink"/>
            <w:noProof/>
          </w:rPr>
          <w:t>dfdl:occursCountKind ‘implicit’</w:t>
        </w:r>
        <w:r w:rsidR="00A3095E">
          <w:rPr>
            <w:noProof/>
            <w:webHidden/>
          </w:rPr>
          <w:tab/>
        </w:r>
        <w:r w:rsidR="00A3095E">
          <w:rPr>
            <w:noProof/>
            <w:webHidden/>
          </w:rPr>
          <w:fldChar w:fldCharType="begin"/>
        </w:r>
        <w:r w:rsidR="00A3095E">
          <w:rPr>
            <w:noProof/>
            <w:webHidden/>
          </w:rPr>
          <w:instrText xml:space="preserve"> PAGEREF _Toc362453452 \h </w:instrText>
        </w:r>
        <w:r w:rsidR="00A3095E">
          <w:rPr>
            <w:noProof/>
            <w:webHidden/>
          </w:rPr>
        </w:r>
        <w:r w:rsidR="00A3095E">
          <w:rPr>
            <w:noProof/>
            <w:webHidden/>
          </w:rPr>
          <w:fldChar w:fldCharType="separate"/>
        </w:r>
        <w:r w:rsidR="00A3095E">
          <w:rPr>
            <w:noProof/>
            <w:webHidden/>
          </w:rPr>
          <w:t>169</w:t>
        </w:r>
        <w:r w:rsidR="00A3095E">
          <w:rPr>
            <w:noProof/>
            <w:webHidden/>
          </w:rPr>
          <w:fldChar w:fldCharType="end"/>
        </w:r>
      </w:hyperlink>
    </w:p>
    <w:p w14:paraId="2E51F525" w14:textId="77777777" w:rsidR="00A3095E" w:rsidRDefault="00B900F3">
      <w:pPr>
        <w:pStyle w:val="TOC3"/>
        <w:tabs>
          <w:tab w:val="left" w:pos="1200"/>
          <w:tab w:val="right" w:leader="dot" w:pos="8630"/>
        </w:tabs>
        <w:rPr>
          <w:rFonts w:asciiTheme="minorHAnsi" w:eastAsiaTheme="minorEastAsia" w:hAnsiTheme="minorHAnsi" w:cstheme="minorBidi"/>
          <w:noProof/>
          <w:sz w:val="22"/>
          <w:szCs w:val="22"/>
        </w:rPr>
      </w:pPr>
      <w:hyperlink w:anchor="_Toc362453453" w:history="1">
        <w:r w:rsidR="00A3095E" w:rsidRPr="003D50BB">
          <w:rPr>
            <w:rStyle w:val="Hyperlink"/>
            <w:noProof/>
          </w:rPr>
          <w:t>16.1.3</w:t>
        </w:r>
        <w:r w:rsidR="00A3095E">
          <w:rPr>
            <w:rFonts w:asciiTheme="minorHAnsi" w:eastAsiaTheme="minorEastAsia" w:hAnsiTheme="minorHAnsi" w:cstheme="minorBidi"/>
            <w:noProof/>
            <w:sz w:val="22"/>
            <w:szCs w:val="22"/>
          </w:rPr>
          <w:tab/>
        </w:r>
        <w:r w:rsidR="00A3095E" w:rsidRPr="003D50BB">
          <w:rPr>
            <w:rStyle w:val="Hyperlink"/>
            <w:noProof/>
          </w:rPr>
          <w:t>dfdl:occursCountKind ‘parsed’</w:t>
        </w:r>
        <w:r w:rsidR="00A3095E">
          <w:rPr>
            <w:noProof/>
            <w:webHidden/>
          </w:rPr>
          <w:tab/>
        </w:r>
        <w:r w:rsidR="00A3095E">
          <w:rPr>
            <w:noProof/>
            <w:webHidden/>
          </w:rPr>
          <w:fldChar w:fldCharType="begin"/>
        </w:r>
        <w:r w:rsidR="00A3095E">
          <w:rPr>
            <w:noProof/>
            <w:webHidden/>
          </w:rPr>
          <w:instrText xml:space="preserve"> PAGEREF _Toc362453453 \h </w:instrText>
        </w:r>
        <w:r w:rsidR="00A3095E">
          <w:rPr>
            <w:noProof/>
            <w:webHidden/>
          </w:rPr>
        </w:r>
        <w:r w:rsidR="00A3095E">
          <w:rPr>
            <w:noProof/>
            <w:webHidden/>
          </w:rPr>
          <w:fldChar w:fldCharType="separate"/>
        </w:r>
        <w:r w:rsidR="00A3095E">
          <w:rPr>
            <w:noProof/>
            <w:webHidden/>
          </w:rPr>
          <w:t>169</w:t>
        </w:r>
        <w:r w:rsidR="00A3095E">
          <w:rPr>
            <w:noProof/>
            <w:webHidden/>
          </w:rPr>
          <w:fldChar w:fldCharType="end"/>
        </w:r>
      </w:hyperlink>
    </w:p>
    <w:p w14:paraId="193645EA" w14:textId="77777777" w:rsidR="00A3095E" w:rsidRDefault="00B900F3">
      <w:pPr>
        <w:pStyle w:val="TOC3"/>
        <w:tabs>
          <w:tab w:val="left" w:pos="1200"/>
          <w:tab w:val="right" w:leader="dot" w:pos="8630"/>
        </w:tabs>
        <w:rPr>
          <w:rFonts w:asciiTheme="minorHAnsi" w:eastAsiaTheme="minorEastAsia" w:hAnsiTheme="minorHAnsi" w:cstheme="minorBidi"/>
          <w:noProof/>
          <w:sz w:val="22"/>
          <w:szCs w:val="22"/>
        </w:rPr>
      </w:pPr>
      <w:hyperlink w:anchor="_Toc362453454" w:history="1">
        <w:r w:rsidR="00A3095E" w:rsidRPr="003D50BB">
          <w:rPr>
            <w:rStyle w:val="Hyperlink"/>
            <w:noProof/>
          </w:rPr>
          <w:t>16.1.4</w:t>
        </w:r>
        <w:r w:rsidR="00A3095E">
          <w:rPr>
            <w:rFonts w:asciiTheme="minorHAnsi" w:eastAsiaTheme="minorEastAsia" w:hAnsiTheme="minorHAnsi" w:cstheme="minorBidi"/>
            <w:noProof/>
            <w:sz w:val="22"/>
            <w:szCs w:val="22"/>
          </w:rPr>
          <w:tab/>
        </w:r>
        <w:r w:rsidR="00A3095E" w:rsidRPr="003D50BB">
          <w:rPr>
            <w:rStyle w:val="Hyperlink"/>
            <w:noProof/>
          </w:rPr>
          <w:t>dfdl:occursCountKind ‘expression’</w:t>
        </w:r>
        <w:r w:rsidR="00A3095E">
          <w:rPr>
            <w:noProof/>
            <w:webHidden/>
          </w:rPr>
          <w:tab/>
        </w:r>
        <w:r w:rsidR="00A3095E">
          <w:rPr>
            <w:noProof/>
            <w:webHidden/>
          </w:rPr>
          <w:fldChar w:fldCharType="begin"/>
        </w:r>
        <w:r w:rsidR="00A3095E">
          <w:rPr>
            <w:noProof/>
            <w:webHidden/>
          </w:rPr>
          <w:instrText xml:space="preserve"> PAGEREF _Toc362453454 \h </w:instrText>
        </w:r>
        <w:r w:rsidR="00A3095E">
          <w:rPr>
            <w:noProof/>
            <w:webHidden/>
          </w:rPr>
        </w:r>
        <w:r w:rsidR="00A3095E">
          <w:rPr>
            <w:noProof/>
            <w:webHidden/>
          </w:rPr>
          <w:fldChar w:fldCharType="separate"/>
        </w:r>
        <w:r w:rsidR="00A3095E">
          <w:rPr>
            <w:noProof/>
            <w:webHidden/>
          </w:rPr>
          <w:t>169</w:t>
        </w:r>
        <w:r w:rsidR="00A3095E">
          <w:rPr>
            <w:noProof/>
            <w:webHidden/>
          </w:rPr>
          <w:fldChar w:fldCharType="end"/>
        </w:r>
      </w:hyperlink>
    </w:p>
    <w:p w14:paraId="5224E1B2" w14:textId="77777777" w:rsidR="00A3095E" w:rsidRDefault="00B900F3">
      <w:pPr>
        <w:pStyle w:val="TOC3"/>
        <w:tabs>
          <w:tab w:val="left" w:pos="1200"/>
          <w:tab w:val="right" w:leader="dot" w:pos="8630"/>
        </w:tabs>
        <w:rPr>
          <w:rFonts w:asciiTheme="minorHAnsi" w:eastAsiaTheme="minorEastAsia" w:hAnsiTheme="minorHAnsi" w:cstheme="minorBidi"/>
          <w:noProof/>
          <w:sz w:val="22"/>
          <w:szCs w:val="22"/>
        </w:rPr>
      </w:pPr>
      <w:hyperlink w:anchor="_Toc362453455" w:history="1">
        <w:r w:rsidR="00A3095E" w:rsidRPr="003D50BB">
          <w:rPr>
            <w:rStyle w:val="Hyperlink"/>
            <w:noProof/>
          </w:rPr>
          <w:t>16.1.5</w:t>
        </w:r>
        <w:r w:rsidR="00A3095E">
          <w:rPr>
            <w:rFonts w:asciiTheme="minorHAnsi" w:eastAsiaTheme="minorEastAsia" w:hAnsiTheme="minorHAnsi" w:cstheme="minorBidi"/>
            <w:noProof/>
            <w:sz w:val="22"/>
            <w:szCs w:val="22"/>
          </w:rPr>
          <w:tab/>
        </w:r>
        <w:r w:rsidR="00A3095E" w:rsidRPr="003D50BB">
          <w:rPr>
            <w:rStyle w:val="Hyperlink"/>
            <w:noProof/>
          </w:rPr>
          <w:t>dfdl:occursCountKind ‘stopValue’</w:t>
        </w:r>
        <w:r w:rsidR="00A3095E">
          <w:rPr>
            <w:noProof/>
            <w:webHidden/>
          </w:rPr>
          <w:tab/>
        </w:r>
        <w:r w:rsidR="00A3095E">
          <w:rPr>
            <w:noProof/>
            <w:webHidden/>
          </w:rPr>
          <w:fldChar w:fldCharType="begin"/>
        </w:r>
        <w:r w:rsidR="00A3095E">
          <w:rPr>
            <w:noProof/>
            <w:webHidden/>
          </w:rPr>
          <w:instrText xml:space="preserve"> PAGEREF _Toc362453455 \h </w:instrText>
        </w:r>
        <w:r w:rsidR="00A3095E">
          <w:rPr>
            <w:noProof/>
            <w:webHidden/>
          </w:rPr>
        </w:r>
        <w:r w:rsidR="00A3095E">
          <w:rPr>
            <w:noProof/>
            <w:webHidden/>
          </w:rPr>
          <w:fldChar w:fldCharType="separate"/>
        </w:r>
        <w:r w:rsidR="00A3095E">
          <w:rPr>
            <w:noProof/>
            <w:webHidden/>
          </w:rPr>
          <w:t>170</w:t>
        </w:r>
        <w:r w:rsidR="00A3095E">
          <w:rPr>
            <w:noProof/>
            <w:webHidden/>
          </w:rPr>
          <w:fldChar w:fldCharType="end"/>
        </w:r>
      </w:hyperlink>
    </w:p>
    <w:p w14:paraId="6BF352A3" w14:textId="77777777" w:rsidR="00A3095E" w:rsidRDefault="00B900F3">
      <w:pPr>
        <w:pStyle w:val="TOC2"/>
        <w:tabs>
          <w:tab w:val="left" w:pos="1000"/>
          <w:tab w:val="right" w:leader="dot" w:pos="8630"/>
        </w:tabs>
        <w:rPr>
          <w:rFonts w:asciiTheme="minorHAnsi" w:eastAsiaTheme="minorEastAsia" w:hAnsiTheme="minorHAnsi" w:cstheme="minorBidi"/>
          <w:noProof/>
          <w:sz w:val="22"/>
          <w:szCs w:val="22"/>
        </w:rPr>
      </w:pPr>
      <w:hyperlink w:anchor="_Toc362453457" w:history="1">
        <w:r w:rsidR="00A3095E" w:rsidRPr="003D50BB">
          <w:rPr>
            <w:rStyle w:val="Hyperlink"/>
            <w:noProof/>
          </w:rPr>
          <w:t>16.2</w:t>
        </w:r>
        <w:r w:rsidR="00A3095E">
          <w:rPr>
            <w:rFonts w:asciiTheme="minorHAnsi" w:eastAsiaTheme="minorEastAsia" w:hAnsiTheme="minorHAnsi" w:cstheme="minorBidi"/>
            <w:noProof/>
            <w:sz w:val="22"/>
            <w:szCs w:val="22"/>
          </w:rPr>
          <w:tab/>
        </w:r>
        <w:r w:rsidR="00A3095E" w:rsidRPr="003D50BB">
          <w:rPr>
            <w:rStyle w:val="Hyperlink"/>
            <w:noProof/>
          </w:rPr>
          <w:t>Default Values for Arrays</w:t>
        </w:r>
        <w:r w:rsidR="00A3095E">
          <w:rPr>
            <w:noProof/>
            <w:webHidden/>
          </w:rPr>
          <w:tab/>
        </w:r>
        <w:r w:rsidR="00A3095E">
          <w:rPr>
            <w:noProof/>
            <w:webHidden/>
          </w:rPr>
          <w:fldChar w:fldCharType="begin"/>
        </w:r>
        <w:r w:rsidR="00A3095E">
          <w:rPr>
            <w:noProof/>
            <w:webHidden/>
          </w:rPr>
          <w:instrText xml:space="preserve"> PAGEREF _Toc362453457 \h </w:instrText>
        </w:r>
        <w:r w:rsidR="00A3095E">
          <w:rPr>
            <w:noProof/>
            <w:webHidden/>
          </w:rPr>
        </w:r>
        <w:r w:rsidR="00A3095E">
          <w:rPr>
            <w:noProof/>
            <w:webHidden/>
          </w:rPr>
          <w:fldChar w:fldCharType="separate"/>
        </w:r>
        <w:r w:rsidR="00A3095E">
          <w:rPr>
            <w:noProof/>
            <w:webHidden/>
          </w:rPr>
          <w:t>170</w:t>
        </w:r>
        <w:r w:rsidR="00A3095E">
          <w:rPr>
            <w:noProof/>
            <w:webHidden/>
          </w:rPr>
          <w:fldChar w:fldCharType="end"/>
        </w:r>
      </w:hyperlink>
    </w:p>
    <w:p w14:paraId="70B62369" w14:textId="77777777" w:rsidR="00A3095E" w:rsidRDefault="00B900F3">
      <w:pPr>
        <w:pStyle w:val="TOC2"/>
        <w:tabs>
          <w:tab w:val="left" w:pos="1000"/>
          <w:tab w:val="right" w:leader="dot" w:pos="8630"/>
        </w:tabs>
        <w:rPr>
          <w:rFonts w:asciiTheme="minorHAnsi" w:eastAsiaTheme="minorEastAsia" w:hAnsiTheme="minorHAnsi" w:cstheme="minorBidi"/>
          <w:noProof/>
          <w:sz w:val="22"/>
          <w:szCs w:val="22"/>
        </w:rPr>
      </w:pPr>
      <w:hyperlink w:anchor="_Toc362453458" w:history="1">
        <w:r w:rsidR="00A3095E" w:rsidRPr="003D50BB">
          <w:rPr>
            <w:rStyle w:val="Hyperlink"/>
            <w:noProof/>
          </w:rPr>
          <w:t>16.3</w:t>
        </w:r>
        <w:r w:rsidR="00A3095E">
          <w:rPr>
            <w:rFonts w:asciiTheme="minorHAnsi" w:eastAsiaTheme="minorEastAsia" w:hAnsiTheme="minorHAnsi" w:cstheme="minorBidi"/>
            <w:noProof/>
            <w:sz w:val="22"/>
            <w:szCs w:val="22"/>
          </w:rPr>
          <w:tab/>
        </w:r>
        <w:r w:rsidR="00A3095E" w:rsidRPr="003D50BB">
          <w:rPr>
            <w:rStyle w:val="Hyperlink"/>
            <w:noProof/>
          </w:rPr>
          <w:t>Arrays with DFDL Expressions</w:t>
        </w:r>
        <w:r w:rsidR="00A3095E">
          <w:rPr>
            <w:noProof/>
            <w:webHidden/>
          </w:rPr>
          <w:tab/>
        </w:r>
        <w:r w:rsidR="00A3095E">
          <w:rPr>
            <w:noProof/>
            <w:webHidden/>
          </w:rPr>
          <w:fldChar w:fldCharType="begin"/>
        </w:r>
        <w:r w:rsidR="00A3095E">
          <w:rPr>
            <w:noProof/>
            <w:webHidden/>
          </w:rPr>
          <w:instrText xml:space="preserve"> PAGEREF _Toc362453458 \h </w:instrText>
        </w:r>
        <w:r w:rsidR="00A3095E">
          <w:rPr>
            <w:noProof/>
            <w:webHidden/>
          </w:rPr>
        </w:r>
        <w:r w:rsidR="00A3095E">
          <w:rPr>
            <w:noProof/>
            <w:webHidden/>
          </w:rPr>
          <w:fldChar w:fldCharType="separate"/>
        </w:r>
        <w:r w:rsidR="00A3095E">
          <w:rPr>
            <w:noProof/>
            <w:webHidden/>
          </w:rPr>
          <w:t>170</w:t>
        </w:r>
        <w:r w:rsidR="00A3095E">
          <w:rPr>
            <w:noProof/>
            <w:webHidden/>
          </w:rPr>
          <w:fldChar w:fldCharType="end"/>
        </w:r>
      </w:hyperlink>
    </w:p>
    <w:p w14:paraId="16795813" w14:textId="77777777" w:rsidR="00A3095E" w:rsidRDefault="00B900F3">
      <w:pPr>
        <w:pStyle w:val="TOC2"/>
        <w:tabs>
          <w:tab w:val="left" w:pos="1000"/>
          <w:tab w:val="right" w:leader="dot" w:pos="8630"/>
        </w:tabs>
        <w:rPr>
          <w:rFonts w:asciiTheme="minorHAnsi" w:eastAsiaTheme="minorEastAsia" w:hAnsiTheme="minorHAnsi" w:cstheme="minorBidi"/>
          <w:noProof/>
          <w:sz w:val="22"/>
          <w:szCs w:val="22"/>
        </w:rPr>
      </w:pPr>
      <w:hyperlink w:anchor="_Toc362453459" w:history="1">
        <w:r w:rsidR="00A3095E" w:rsidRPr="003D50BB">
          <w:rPr>
            <w:rStyle w:val="Hyperlink"/>
            <w:noProof/>
          </w:rPr>
          <w:t>16.4</w:t>
        </w:r>
        <w:r w:rsidR="00A3095E">
          <w:rPr>
            <w:rFonts w:asciiTheme="minorHAnsi" w:eastAsiaTheme="minorEastAsia" w:hAnsiTheme="minorHAnsi" w:cstheme="minorBidi"/>
            <w:noProof/>
            <w:sz w:val="22"/>
            <w:szCs w:val="22"/>
          </w:rPr>
          <w:tab/>
        </w:r>
        <w:r w:rsidR="00A3095E" w:rsidRPr="003D50BB">
          <w:rPr>
            <w:rStyle w:val="Hyperlink"/>
            <w:noProof/>
          </w:rPr>
          <w:t>Points of Uncertainty</w:t>
        </w:r>
        <w:r w:rsidR="00A3095E">
          <w:rPr>
            <w:noProof/>
            <w:webHidden/>
          </w:rPr>
          <w:tab/>
        </w:r>
        <w:r w:rsidR="00A3095E">
          <w:rPr>
            <w:noProof/>
            <w:webHidden/>
          </w:rPr>
          <w:fldChar w:fldCharType="begin"/>
        </w:r>
        <w:r w:rsidR="00A3095E">
          <w:rPr>
            <w:noProof/>
            <w:webHidden/>
          </w:rPr>
          <w:instrText xml:space="preserve"> PAGEREF _Toc362453459 \h </w:instrText>
        </w:r>
        <w:r w:rsidR="00A3095E">
          <w:rPr>
            <w:noProof/>
            <w:webHidden/>
          </w:rPr>
        </w:r>
        <w:r w:rsidR="00A3095E">
          <w:rPr>
            <w:noProof/>
            <w:webHidden/>
          </w:rPr>
          <w:fldChar w:fldCharType="separate"/>
        </w:r>
        <w:r w:rsidR="00A3095E">
          <w:rPr>
            <w:noProof/>
            <w:webHidden/>
          </w:rPr>
          <w:t>170</w:t>
        </w:r>
        <w:r w:rsidR="00A3095E">
          <w:rPr>
            <w:noProof/>
            <w:webHidden/>
          </w:rPr>
          <w:fldChar w:fldCharType="end"/>
        </w:r>
      </w:hyperlink>
    </w:p>
    <w:p w14:paraId="48349E27" w14:textId="77777777" w:rsidR="00A3095E" w:rsidRDefault="00B900F3">
      <w:pPr>
        <w:pStyle w:val="TOC2"/>
        <w:tabs>
          <w:tab w:val="left" w:pos="1000"/>
          <w:tab w:val="right" w:leader="dot" w:pos="8630"/>
        </w:tabs>
        <w:rPr>
          <w:rFonts w:asciiTheme="minorHAnsi" w:eastAsiaTheme="minorEastAsia" w:hAnsiTheme="minorHAnsi" w:cstheme="minorBidi"/>
          <w:noProof/>
          <w:sz w:val="22"/>
          <w:szCs w:val="22"/>
        </w:rPr>
      </w:pPr>
      <w:hyperlink w:anchor="_Toc362453528" w:history="1">
        <w:r w:rsidR="00A3095E" w:rsidRPr="003D50BB">
          <w:rPr>
            <w:rStyle w:val="Hyperlink"/>
            <w:noProof/>
          </w:rPr>
          <w:t>16.5</w:t>
        </w:r>
        <w:r w:rsidR="00A3095E">
          <w:rPr>
            <w:rFonts w:asciiTheme="minorHAnsi" w:eastAsiaTheme="minorEastAsia" w:hAnsiTheme="minorHAnsi" w:cstheme="minorBidi"/>
            <w:noProof/>
            <w:sz w:val="22"/>
            <w:szCs w:val="22"/>
          </w:rPr>
          <w:tab/>
        </w:r>
        <w:r w:rsidR="00A3095E" w:rsidRPr="003D50BB">
          <w:rPr>
            <w:rStyle w:val="Hyperlink"/>
            <w:noProof/>
          </w:rPr>
          <w:t>Arrays and Sequences</w:t>
        </w:r>
        <w:r w:rsidR="00A3095E">
          <w:rPr>
            <w:noProof/>
            <w:webHidden/>
          </w:rPr>
          <w:tab/>
        </w:r>
        <w:r w:rsidR="00A3095E">
          <w:rPr>
            <w:noProof/>
            <w:webHidden/>
          </w:rPr>
          <w:fldChar w:fldCharType="begin"/>
        </w:r>
        <w:r w:rsidR="00A3095E">
          <w:rPr>
            <w:noProof/>
            <w:webHidden/>
          </w:rPr>
          <w:instrText xml:space="preserve"> PAGEREF _Toc362453528 \h </w:instrText>
        </w:r>
        <w:r w:rsidR="00A3095E">
          <w:rPr>
            <w:noProof/>
            <w:webHidden/>
          </w:rPr>
        </w:r>
        <w:r w:rsidR="00A3095E">
          <w:rPr>
            <w:noProof/>
            <w:webHidden/>
          </w:rPr>
          <w:fldChar w:fldCharType="separate"/>
        </w:r>
        <w:r w:rsidR="00A3095E">
          <w:rPr>
            <w:noProof/>
            <w:webHidden/>
          </w:rPr>
          <w:t>170</w:t>
        </w:r>
        <w:r w:rsidR="00A3095E">
          <w:rPr>
            <w:noProof/>
            <w:webHidden/>
          </w:rPr>
          <w:fldChar w:fldCharType="end"/>
        </w:r>
      </w:hyperlink>
    </w:p>
    <w:p w14:paraId="25A4226D" w14:textId="77777777" w:rsidR="00A3095E" w:rsidRDefault="00B900F3">
      <w:pPr>
        <w:pStyle w:val="TOC2"/>
        <w:tabs>
          <w:tab w:val="left" w:pos="1000"/>
          <w:tab w:val="right" w:leader="dot" w:pos="8630"/>
        </w:tabs>
        <w:rPr>
          <w:rFonts w:asciiTheme="minorHAnsi" w:eastAsiaTheme="minorEastAsia" w:hAnsiTheme="minorHAnsi" w:cstheme="minorBidi"/>
          <w:noProof/>
          <w:sz w:val="22"/>
          <w:szCs w:val="22"/>
        </w:rPr>
      </w:pPr>
      <w:hyperlink w:anchor="_Toc362453544" w:history="1">
        <w:r w:rsidR="00A3095E" w:rsidRPr="003D50BB">
          <w:rPr>
            <w:rStyle w:val="Hyperlink"/>
            <w:noProof/>
          </w:rPr>
          <w:t>16.6</w:t>
        </w:r>
        <w:r w:rsidR="00A3095E">
          <w:rPr>
            <w:rFonts w:asciiTheme="minorHAnsi" w:eastAsiaTheme="minorEastAsia" w:hAnsiTheme="minorHAnsi" w:cstheme="minorBidi"/>
            <w:noProof/>
            <w:sz w:val="22"/>
            <w:szCs w:val="22"/>
          </w:rPr>
          <w:tab/>
        </w:r>
        <w:r w:rsidR="00A3095E" w:rsidRPr="003D50BB">
          <w:rPr>
            <w:rStyle w:val="Hyperlink"/>
            <w:noProof/>
          </w:rPr>
          <w:t>Forward Progress Requirement</w:t>
        </w:r>
        <w:r w:rsidR="00A3095E">
          <w:rPr>
            <w:noProof/>
            <w:webHidden/>
          </w:rPr>
          <w:tab/>
        </w:r>
        <w:r w:rsidR="00A3095E">
          <w:rPr>
            <w:noProof/>
            <w:webHidden/>
          </w:rPr>
          <w:fldChar w:fldCharType="begin"/>
        </w:r>
        <w:r w:rsidR="00A3095E">
          <w:rPr>
            <w:noProof/>
            <w:webHidden/>
          </w:rPr>
          <w:instrText xml:space="preserve"> PAGEREF _Toc362453544 \h </w:instrText>
        </w:r>
        <w:r w:rsidR="00A3095E">
          <w:rPr>
            <w:noProof/>
            <w:webHidden/>
          </w:rPr>
        </w:r>
        <w:r w:rsidR="00A3095E">
          <w:rPr>
            <w:noProof/>
            <w:webHidden/>
          </w:rPr>
          <w:fldChar w:fldCharType="separate"/>
        </w:r>
        <w:r w:rsidR="00A3095E">
          <w:rPr>
            <w:noProof/>
            <w:webHidden/>
          </w:rPr>
          <w:t>171</w:t>
        </w:r>
        <w:r w:rsidR="00A3095E">
          <w:rPr>
            <w:noProof/>
            <w:webHidden/>
          </w:rPr>
          <w:fldChar w:fldCharType="end"/>
        </w:r>
      </w:hyperlink>
    </w:p>
    <w:p w14:paraId="24C9646D" w14:textId="77777777" w:rsidR="00A3095E" w:rsidRDefault="00B900F3">
      <w:pPr>
        <w:pStyle w:val="TOC2"/>
        <w:tabs>
          <w:tab w:val="left" w:pos="1000"/>
          <w:tab w:val="right" w:leader="dot" w:pos="8630"/>
        </w:tabs>
        <w:rPr>
          <w:rFonts w:asciiTheme="minorHAnsi" w:eastAsiaTheme="minorEastAsia" w:hAnsiTheme="minorHAnsi" w:cstheme="minorBidi"/>
          <w:noProof/>
          <w:sz w:val="22"/>
          <w:szCs w:val="22"/>
        </w:rPr>
      </w:pPr>
      <w:hyperlink w:anchor="_Toc362453545" w:history="1">
        <w:r w:rsidR="00A3095E" w:rsidRPr="003D50BB">
          <w:rPr>
            <w:rStyle w:val="Hyperlink"/>
            <w:noProof/>
          </w:rPr>
          <w:t>16.7</w:t>
        </w:r>
        <w:r w:rsidR="00A3095E">
          <w:rPr>
            <w:rFonts w:asciiTheme="minorHAnsi" w:eastAsiaTheme="minorEastAsia" w:hAnsiTheme="minorHAnsi" w:cstheme="minorBidi"/>
            <w:noProof/>
            <w:sz w:val="22"/>
            <w:szCs w:val="22"/>
          </w:rPr>
          <w:tab/>
        </w:r>
        <w:r w:rsidR="00A3095E" w:rsidRPr="003D50BB">
          <w:rPr>
            <w:rStyle w:val="Hyperlink"/>
            <w:noProof/>
          </w:rPr>
          <w:t>Parsing Occurrences with Non-Normal Representation</w:t>
        </w:r>
        <w:r w:rsidR="00A3095E">
          <w:rPr>
            <w:noProof/>
            <w:webHidden/>
          </w:rPr>
          <w:tab/>
        </w:r>
        <w:r w:rsidR="00A3095E">
          <w:rPr>
            <w:noProof/>
            <w:webHidden/>
          </w:rPr>
          <w:fldChar w:fldCharType="begin"/>
        </w:r>
        <w:r w:rsidR="00A3095E">
          <w:rPr>
            <w:noProof/>
            <w:webHidden/>
          </w:rPr>
          <w:instrText xml:space="preserve"> PAGEREF _Toc362453545 \h </w:instrText>
        </w:r>
        <w:r w:rsidR="00A3095E">
          <w:rPr>
            <w:noProof/>
            <w:webHidden/>
          </w:rPr>
        </w:r>
        <w:r w:rsidR="00A3095E">
          <w:rPr>
            <w:noProof/>
            <w:webHidden/>
          </w:rPr>
          <w:fldChar w:fldCharType="separate"/>
        </w:r>
        <w:r w:rsidR="00A3095E">
          <w:rPr>
            <w:noProof/>
            <w:webHidden/>
          </w:rPr>
          <w:t>171</w:t>
        </w:r>
        <w:r w:rsidR="00A3095E">
          <w:rPr>
            <w:noProof/>
            <w:webHidden/>
          </w:rPr>
          <w:fldChar w:fldCharType="end"/>
        </w:r>
      </w:hyperlink>
    </w:p>
    <w:p w14:paraId="5D1E5F3F" w14:textId="77777777" w:rsidR="00A3095E" w:rsidRDefault="00B900F3">
      <w:pPr>
        <w:pStyle w:val="TOC2"/>
        <w:tabs>
          <w:tab w:val="left" w:pos="1000"/>
          <w:tab w:val="right" w:leader="dot" w:pos="8630"/>
        </w:tabs>
        <w:rPr>
          <w:rFonts w:asciiTheme="minorHAnsi" w:eastAsiaTheme="minorEastAsia" w:hAnsiTheme="minorHAnsi" w:cstheme="minorBidi"/>
          <w:noProof/>
          <w:sz w:val="22"/>
          <w:szCs w:val="22"/>
        </w:rPr>
      </w:pPr>
      <w:hyperlink w:anchor="_Toc362453546" w:history="1">
        <w:r w:rsidR="00A3095E" w:rsidRPr="003D50BB">
          <w:rPr>
            <w:rStyle w:val="Hyperlink"/>
            <w:noProof/>
          </w:rPr>
          <w:t>16.8</w:t>
        </w:r>
        <w:r w:rsidR="00A3095E">
          <w:rPr>
            <w:rFonts w:asciiTheme="minorHAnsi" w:eastAsiaTheme="minorEastAsia" w:hAnsiTheme="minorHAnsi" w:cstheme="minorBidi"/>
            <w:noProof/>
            <w:sz w:val="22"/>
            <w:szCs w:val="22"/>
          </w:rPr>
          <w:tab/>
        </w:r>
        <w:r w:rsidR="00A3095E" w:rsidRPr="003D50BB">
          <w:rPr>
            <w:rStyle w:val="Hyperlink"/>
            <w:noProof/>
          </w:rPr>
          <w:t>Sparse Arrays</w:t>
        </w:r>
        <w:r w:rsidR="00A3095E">
          <w:rPr>
            <w:noProof/>
            <w:webHidden/>
          </w:rPr>
          <w:tab/>
        </w:r>
        <w:r w:rsidR="00A3095E">
          <w:rPr>
            <w:noProof/>
            <w:webHidden/>
          </w:rPr>
          <w:fldChar w:fldCharType="begin"/>
        </w:r>
        <w:r w:rsidR="00A3095E">
          <w:rPr>
            <w:noProof/>
            <w:webHidden/>
          </w:rPr>
          <w:instrText xml:space="preserve"> PAGEREF _Toc362453546 \h </w:instrText>
        </w:r>
        <w:r w:rsidR="00A3095E">
          <w:rPr>
            <w:noProof/>
            <w:webHidden/>
          </w:rPr>
        </w:r>
        <w:r w:rsidR="00A3095E">
          <w:rPr>
            <w:noProof/>
            <w:webHidden/>
          </w:rPr>
          <w:fldChar w:fldCharType="separate"/>
        </w:r>
        <w:r w:rsidR="00A3095E">
          <w:rPr>
            <w:noProof/>
            <w:webHidden/>
          </w:rPr>
          <w:t>171</w:t>
        </w:r>
        <w:r w:rsidR="00A3095E">
          <w:rPr>
            <w:noProof/>
            <w:webHidden/>
          </w:rPr>
          <w:fldChar w:fldCharType="end"/>
        </w:r>
      </w:hyperlink>
    </w:p>
    <w:p w14:paraId="7138CFD2" w14:textId="77777777" w:rsidR="00A3095E" w:rsidRDefault="00B900F3">
      <w:pPr>
        <w:pStyle w:val="TOC1"/>
        <w:tabs>
          <w:tab w:val="left" w:pos="600"/>
          <w:tab w:val="right" w:leader="dot" w:pos="8630"/>
        </w:tabs>
        <w:rPr>
          <w:rFonts w:asciiTheme="minorHAnsi" w:eastAsiaTheme="minorEastAsia" w:hAnsiTheme="minorHAnsi" w:cstheme="minorBidi"/>
          <w:noProof/>
          <w:sz w:val="22"/>
          <w:szCs w:val="22"/>
        </w:rPr>
      </w:pPr>
      <w:hyperlink w:anchor="_Toc362453547" w:history="1">
        <w:r w:rsidR="00A3095E" w:rsidRPr="003D50BB">
          <w:rPr>
            <w:rStyle w:val="Hyperlink"/>
            <w:noProof/>
          </w:rPr>
          <w:t>17.</w:t>
        </w:r>
        <w:r w:rsidR="00A3095E">
          <w:rPr>
            <w:rFonts w:asciiTheme="minorHAnsi" w:eastAsiaTheme="minorEastAsia" w:hAnsiTheme="minorHAnsi" w:cstheme="minorBidi"/>
            <w:noProof/>
            <w:sz w:val="22"/>
            <w:szCs w:val="22"/>
          </w:rPr>
          <w:tab/>
        </w:r>
        <w:r w:rsidR="00A3095E" w:rsidRPr="003D50BB">
          <w:rPr>
            <w:rStyle w:val="Hyperlink"/>
            <w:noProof/>
          </w:rPr>
          <w:t>Calculated Value Properties.</w:t>
        </w:r>
        <w:r w:rsidR="00A3095E">
          <w:rPr>
            <w:noProof/>
            <w:webHidden/>
          </w:rPr>
          <w:tab/>
        </w:r>
        <w:r w:rsidR="00A3095E">
          <w:rPr>
            <w:noProof/>
            <w:webHidden/>
          </w:rPr>
          <w:fldChar w:fldCharType="begin"/>
        </w:r>
        <w:r w:rsidR="00A3095E">
          <w:rPr>
            <w:noProof/>
            <w:webHidden/>
          </w:rPr>
          <w:instrText xml:space="preserve"> PAGEREF _Toc362453547 \h </w:instrText>
        </w:r>
        <w:r w:rsidR="00A3095E">
          <w:rPr>
            <w:noProof/>
            <w:webHidden/>
          </w:rPr>
        </w:r>
        <w:r w:rsidR="00A3095E">
          <w:rPr>
            <w:noProof/>
            <w:webHidden/>
          </w:rPr>
          <w:fldChar w:fldCharType="separate"/>
        </w:r>
        <w:r w:rsidR="00A3095E">
          <w:rPr>
            <w:noProof/>
            <w:webHidden/>
          </w:rPr>
          <w:t>172</w:t>
        </w:r>
        <w:r w:rsidR="00A3095E">
          <w:rPr>
            <w:noProof/>
            <w:webHidden/>
          </w:rPr>
          <w:fldChar w:fldCharType="end"/>
        </w:r>
      </w:hyperlink>
    </w:p>
    <w:p w14:paraId="2B89A69F" w14:textId="77777777" w:rsidR="00A3095E" w:rsidRDefault="00B900F3">
      <w:pPr>
        <w:pStyle w:val="TOC2"/>
        <w:tabs>
          <w:tab w:val="left" w:pos="1000"/>
          <w:tab w:val="right" w:leader="dot" w:pos="8630"/>
        </w:tabs>
        <w:rPr>
          <w:rFonts w:asciiTheme="minorHAnsi" w:eastAsiaTheme="minorEastAsia" w:hAnsiTheme="minorHAnsi" w:cstheme="minorBidi"/>
          <w:noProof/>
          <w:sz w:val="22"/>
          <w:szCs w:val="22"/>
        </w:rPr>
      </w:pPr>
      <w:hyperlink w:anchor="_Toc362453548" w:history="1">
        <w:r w:rsidR="00A3095E" w:rsidRPr="003D50BB">
          <w:rPr>
            <w:rStyle w:val="Hyperlink"/>
            <w:noProof/>
          </w:rPr>
          <w:t>17.1</w:t>
        </w:r>
        <w:r w:rsidR="00A3095E">
          <w:rPr>
            <w:rFonts w:asciiTheme="minorHAnsi" w:eastAsiaTheme="minorEastAsia" w:hAnsiTheme="minorHAnsi" w:cstheme="minorBidi"/>
            <w:noProof/>
            <w:sz w:val="22"/>
            <w:szCs w:val="22"/>
          </w:rPr>
          <w:tab/>
        </w:r>
        <w:r w:rsidR="00A3095E" w:rsidRPr="003D50BB">
          <w:rPr>
            <w:rStyle w:val="Hyperlink"/>
            <w:noProof/>
          </w:rPr>
          <w:t>Example: 2d Nested Array</w:t>
        </w:r>
        <w:r w:rsidR="00A3095E">
          <w:rPr>
            <w:noProof/>
            <w:webHidden/>
          </w:rPr>
          <w:tab/>
        </w:r>
        <w:r w:rsidR="00A3095E">
          <w:rPr>
            <w:noProof/>
            <w:webHidden/>
          </w:rPr>
          <w:fldChar w:fldCharType="begin"/>
        </w:r>
        <w:r w:rsidR="00A3095E">
          <w:rPr>
            <w:noProof/>
            <w:webHidden/>
          </w:rPr>
          <w:instrText xml:space="preserve"> PAGEREF _Toc362453548 \h </w:instrText>
        </w:r>
        <w:r w:rsidR="00A3095E">
          <w:rPr>
            <w:noProof/>
            <w:webHidden/>
          </w:rPr>
        </w:r>
        <w:r w:rsidR="00A3095E">
          <w:rPr>
            <w:noProof/>
            <w:webHidden/>
          </w:rPr>
          <w:fldChar w:fldCharType="separate"/>
        </w:r>
        <w:r w:rsidR="00A3095E">
          <w:rPr>
            <w:noProof/>
            <w:webHidden/>
          </w:rPr>
          <w:t>173</w:t>
        </w:r>
        <w:r w:rsidR="00A3095E">
          <w:rPr>
            <w:noProof/>
            <w:webHidden/>
          </w:rPr>
          <w:fldChar w:fldCharType="end"/>
        </w:r>
      </w:hyperlink>
    </w:p>
    <w:p w14:paraId="5AC9FB00" w14:textId="77777777" w:rsidR="00A3095E" w:rsidRDefault="00B900F3">
      <w:pPr>
        <w:pStyle w:val="TOC2"/>
        <w:tabs>
          <w:tab w:val="left" w:pos="1000"/>
          <w:tab w:val="right" w:leader="dot" w:pos="8630"/>
        </w:tabs>
        <w:rPr>
          <w:rFonts w:asciiTheme="minorHAnsi" w:eastAsiaTheme="minorEastAsia" w:hAnsiTheme="minorHAnsi" w:cstheme="minorBidi"/>
          <w:noProof/>
          <w:sz w:val="22"/>
          <w:szCs w:val="22"/>
        </w:rPr>
      </w:pPr>
      <w:hyperlink w:anchor="_Toc362453550" w:history="1">
        <w:r w:rsidR="00A3095E" w:rsidRPr="003D50BB">
          <w:rPr>
            <w:rStyle w:val="Hyperlink"/>
            <w:noProof/>
          </w:rPr>
          <w:t>17.2</w:t>
        </w:r>
        <w:r w:rsidR="00A3095E">
          <w:rPr>
            <w:rFonts w:asciiTheme="minorHAnsi" w:eastAsiaTheme="minorEastAsia" w:hAnsiTheme="minorHAnsi" w:cstheme="minorBidi"/>
            <w:noProof/>
            <w:sz w:val="22"/>
            <w:szCs w:val="22"/>
          </w:rPr>
          <w:tab/>
        </w:r>
        <w:r w:rsidR="00A3095E" w:rsidRPr="003D50BB">
          <w:rPr>
            <w:rStyle w:val="Hyperlink"/>
            <w:noProof/>
          </w:rPr>
          <w:t>Example: Three-Byte Date</w:t>
        </w:r>
        <w:r w:rsidR="00A3095E">
          <w:rPr>
            <w:noProof/>
            <w:webHidden/>
          </w:rPr>
          <w:tab/>
        </w:r>
        <w:r w:rsidR="00A3095E">
          <w:rPr>
            <w:noProof/>
            <w:webHidden/>
          </w:rPr>
          <w:fldChar w:fldCharType="begin"/>
        </w:r>
        <w:r w:rsidR="00A3095E">
          <w:rPr>
            <w:noProof/>
            <w:webHidden/>
          </w:rPr>
          <w:instrText xml:space="preserve"> PAGEREF _Toc362453550 \h </w:instrText>
        </w:r>
        <w:r w:rsidR="00A3095E">
          <w:rPr>
            <w:noProof/>
            <w:webHidden/>
          </w:rPr>
        </w:r>
        <w:r w:rsidR="00A3095E">
          <w:rPr>
            <w:noProof/>
            <w:webHidden/>
          </w:rPr>
          <w:fldChar w:fldCharType="separate"/>
        </w:r>
        <w:r w:rsidR="00A3095E">
          <w:rPr>
            <w:noProof/>
            <w:webHidden/>
          </w:rPr>
          <w:t>174</w:t>
        </w:r>
        <w:r w:rsidR="00A3095E">
          <w:rPr>
            <w:noProof/>
            <w:webHidden/>
          </w:rPr>
          <w:fldChar w:fldCharType="end"/>
        </w:r>
      </w:hyperlink>
    </w:p>
    <w:p w14:paraId="11AF15A8" w14:textId="77777777" w:rsidR="00A3095E" w:rsidRDefault="00B900F3">
      <w:pPr>
        <w:pStyle w:val="TOC1"/>
        <w:tabs>
          <w:tab w:val="left" w:pos="600"/>
          <w:tab w:val="right" w:leader="dot" w:pos="8630"/>
        </w:tabs>
        <w:rPr>
          <w:rFonts w:asciiTheme="minorHAnsi" w:eastAsiaTheme="minorEastAsia" w:hAnsiTheme="minorHAnsi" w:cstheme="minorBidi"/>
          <w:noProof/>
          <w:sz w:val="22"/>
          <w:szCs w:val="22"/>
        </w:rPr>
      </w:pPr>
      <w:hyperlink w:anchor="_Toc362453553" w:history="1">
        <w:r w:rsidR="00A3095E" w:rsidRPr="003D50BB">
          <w:rPr>
            <w:rStyle w:val="Hyperlink"/>
            <w:noProof/>
          </w:rPr>
          <w:t>18.</w:t>
        </w:r>
        <w:r w:rsidR="00A3095E">
          <w:rPr>
            <w:rFonts w:asciiTheme="minorHAnsi" w:eastAsiaTheme="minorEastAsia" w:hAnsiTheme="minorHAnsi" w:cstheme="minorBidi"/>
            <w:noProof/>
            <w:sz w:val="22"/>
            <w:szCs w:val="22"/>
          </w:rPr>
          <w:tab/>
        </w:r>
        <w:r w:rsidR="00A3095E" w:rsidRPr="003D50BB">
          <w:rPr>
            <w:rStyle w:val="Hyperlink"/>
            <w:noProof/>
          </w:rPr>
          <w:t>External Control of the DFDL Processor</w:t>
        </w:r>
        <w:r w:rsidR="00A3095E">
          <w:rPr>
            <w:noProof/>
            <w:webHidden/>
          </w:rPr>
          <w:tab/>
        </w:r>
        <w:r w:rsidR="00A3095E">
          <w:rPr>
            <w:noProof/>
            <w:webHidden/>
          </w:rPr>
          <w:fldChar w:fldCharType="begin"/>
        </w:r>
        <w:r w:rsidR="00A3095E">
          <w:rPr>
            <w:noProof/>
            <w:webHidden/>
          </w:rPr>
          <w:instrText xml:space="preserve"> PAGEREF _Toc362453553 \h </w:instrText>
        </w:r>
        <w:r w:rsidR="00A3095E">
          <w:rPr>
            <w:noProof/>
            <w:webHidden/>
          </w:rPr>
        </w:r>
        <w:r w:rsidR="00A3095E">
          <w:rPr>
            <w:noProof/>
            <w:webHidden/>
          </w:rPr>
          <w:fldChar w:fldCharType="separate"/>
        </w:r>
        <w:r w:rsidR="00A3095E">
          <w:rPr>
            <w:noProof/>
            <w:webHidden/>
          </w:rPr>
          <w:t>177</w:t>
        </w:r>
        <w:r w:rsidR="00A3095E">
          <w:rPr>
            <w:noProof/>
            <w:webHidden/>
          </w:rPr>
          <w:fldChar w:fldCharType="end"/>
        </w:r>
      </w:hyperlink>
    </w:p>
    <w:p w14:paraId="04DE7BAB" w14:textId="77777777" w:rsidR="00A3095E" w:rsidRDefault="00B900F3">
      <w:pPr>
        <w:pStyle w:val="TOC1"/>
        <w:tabs>
          <w:tab w:val="left" w:pos="600"/>
          <w:tab w:val="right" w:leader="dot" w:pos="8630"/>
        </w:tabs>
        <w:rPr>
          <w:rFonts w:asciiTheme="minorHAnsi" w:eastAsiaTheme="minorEastAsia" w:hAnsiTheme="minorHAnsi" w:cstheme="minorBidi"/>
          <w:noProof/>
          <w:sz w:val="22"/>
          <w:szCs w:val="22"/>
        </w:rPr>
      </w:pPr>
      <w:hyperlink w:anchor="_Toc362453554" w:history="1">
        <w:r w:rsidR="00A3095E" w:rsidRPr="003D50BB">
          <w:rPr>
            <w:rStyle w:val="Hyperlink"/>
            <w:noProof/>
          </w:rPr>
          <w:t>19.</w:t>
        </w:r>
        <w:r w:rsidR="00A3095E">
          <w:rPr>
            <w:rFonts w:asciiTheme="minorHAnsi" w:eastAsiaTheme="minorEastAsia" w:hAnsiTheme="minorHAnsi" w:cstheme="minorBidi"/>
            <w:noProof/>
            <w:sz w:val="22"/>
            <w:szCs w:val="22"/>
          </w:rPr>
          <w:tab/>
        </w:r>
        <w:r w:rsidR="00A3095E" w:rsidRPr="003D50BB">
          <w:rPr>
            <w:rStyle w:val="Hyperlink"/>
            <w:noProof/>
          </w:rPr>
          <w:t>Built-in Specifications</w:t>
        </w:r>
        <w:r w:rsidR="00A3095E">
          <w:rPr>
            <w:noProof/>
            <w:webHidden/>
          </w:rPr>
          <w:tab/>
        </w:r>
        <w:r w:rsidR="00A3095E">
          <w:rPr>
            <w:noProof/>
            <w:webHidden/>
          </w:rPr>
          <w:fldChar w:fldCharType="begin"/>
        </w:r>
        <w:r w:rsidR="00A3095E">
          <w:rPr>
            <w:noProof/>
            <w:webHidden/>
          </w:rPr>
          <w:instrText xml:space="preserve"> PAGEREF _Toc362453554 \h </w:instrText>
        </w:r>
        <w:r w:rsidR="00A3095E">
          <w:rPr>
            <w:noProof/>
            <w:webHidden/>
          </w:rPr>
        </w:r>
        <w:r w:rsidR="00A3095E">
          <w:rPr>
            <w:noProof/>
            <w:webHidden/>
          </w:rPr>
          <w:fldChar w:fldCharType="separate"/>
        </w:r>
        <w:r w:rsidR="00A3095E">
          <w:rPr>
            <w:noProof/>
            <w:webHidden/>
          </w:rPr>
          <w:t>178</w:t>
        </w:r>
        <w:r w:rsidR="00A3095E">
          <w:rPr>
            <w:noProof/>
            <w:webHidden/>
          </w:rPr>
          <w:fldChar w:fldCharType="end"/>
        </w:r>
      </w:hyperlink>
    </w:p>
    <w:p w14:paraId="663AF3FC" w14:textId="77777777" w:rsidR="00A3095E" w:rsidRDefault="00B900F3">
      <w:pPr>
        <w:pStyle w:val="TOC1"/>
        <w:tabs>
          <w:tab w:val="left" w:pos="600"/>
          <w:tab w:val="right" w:leader="dot" w:pos="8630"/>
        </w:tabs>
        <w:rPr>
          <w:rFonts w:asciiTheme="minorHAnsi" w:eastAsiaTheme="minorEastAsia" w:hAnsiTheme="minorHAnsi" w:cstheme="minorBidi"/>
          <w:noProof/>
          <w:sz w:val="22"/>
          <w:szCs w:val="22"/>
        </w:rPr>
      </w:pPr>
      <w:hyperlink w:anchor="_Toc362453555" w:history="1">
        <w:r w:rsidR="00A3095E" w:rsidRPr="003D50BB">
          <w:rPr>
            <w:rStyle w:val="Hyperlink"/>
            <w:noProof/>
          </w:rPr>
          <w:t>20.</w:t>
        </w:r>
        <w:r w:rsidR="00A3095E">
          <w:rPr>
            <w:rFonts w:asciiTheme="minorHAnsi" w:eastAsiaTheme="minorEastAsia" w:hAnsiTheme="minorHAnsi" w:cstheme="minorBidi"/>
            <w:noProof/>
            <w:sz w:val="22"/>
            <w:szCs w:val="22"/>
          </w:rPr>
          <w:tab/>
        </w:r>
        <w:r w:rsidR="00A3095E" w:rsidRPr="003D50BB">
          <w:rPr>
            <w:rStyle w:val="Hyperlink"/>
            <w:noProof/>
          </w:rPr>
          <w:t>Conformance</w:t>
        </w:r>
        <w:r w:rsidR="00A3095E">
          <w:rPr>
            <w:noProof/>
            <w:webHidden/>
          </w:rPr>
          <w:tab/>
        </w:r>
        <w:r w:rsidR="00A3095E">
          <w:rPr>
            <w:noProof/>
            <w:webHidden/>
          </w:rPr>
          <w:fldChar w:fldCharType="begin"/>
        </w:r>
        <w:r w:rsidR="00A3095E">
          <w:rPr>
            <w:noProof/>
            <w:webHidden/>
          </w:rPr>
          <w:instrText xml:space="preserve"> PAGEREF _Toc362453555 \h </w:instrText>
        </w:r>
        <w:r w:rsidR="00A3095E">
          <w:rPr>
            <w:noProof/>
            <w:webHidden/>
          </w:rPr>
        </w:r>
        <w:r w:rsidR="00A3095E">
          <w:rPr>
            <w:noProof/>
            <w:webHidden/>
          </w:rPr>
          <w:fldChar w:fldCharType="separate"/>
        </w:r>
        <w:r w:rsidR="00A3095E">
          <w:rPr>
            <w:noProof/>
            <w:webHidden/>
          </w:rPr>
          <w:t>179</w:t>
        </w:r>
        <w:r w:rsidR="00A3095E">
          <w:rPr>
            <w:noProof/>
            <w:webHidden/>
          </w:rPr>
          <w:fldChar w:fldCharType="end"/>
        </w:r>
      </w:hyperlink>
    </w:p>
    <w:p w14:paraId="7EAEF278" w14:textId="77777777" w:rsidR="00A3095E" w:rsidRDefault="00B900F3">
      <w:pPr>
        <w:pStyle w:val="TOC1"/>
        <w:tabs>
          <w:tab w:val="left" w:pos="600"/>
          <w:tab w:val="right" w:leader="dot" w:pos="8630"/>
        </w:tabs>
        <w:rPr>
          <w:rFonts w:asciiTheme="minorHAnsi" w:eastAsiaTheme="minorEastAsia" w:hAnsiTheme="minorHAnsi" w:cstheme="minorBidi"/>
          <w:noProof/>
          <w:sz w:val="22"/>
          <w:szCs w:val="22"/>
        </w:rPr>
      </w:pPr>
      <w:hyperlink w:anchor="_Toc362453557" w:history="1">
        <w:r w:rsidR="00A3095E" w:rsidRPr="003D50BB">
          <w:rPr>
            <w:rStyle w:val="Hyperlink"/>
            <w:noProof/>
          </w:rPr>
          <w:t>21.</w:t>
        </w:r>
        <w:r w:rsidR="00A3095E">
          <w:rPr>
            <w:rFonts w:asciiTheme="minorHAnsi" w:eastAsiaTheme="minorEastAsia" w:hAnsiTheme="minorHAnsi" w:cstheme="minorBidi"/>
            <w:noProof/>
            <w:sz w:val="22"/>
            <w:szCs w:val="22"/>
          </w:rPr>
          <w:tab/>
        </w:r>
        <w:r w:rsidR="00A3095E" w:rsidRPr="003D50BB">
          <w:rPr>
            <w:rStyle w:val="Hyperlink"/>
            <w:noProof/>
          </w:rPr>
          <w:t>Optional DFDL Features</w:t>
        </w:r>
        <w:r w:rsidR="00A3095E">
          <w:rPr>
            <w:noProof/>
            <w:webHidden/>
          </w:rPr>
          <w:tab/>
        </w:r>
        <w:r w:rsidR="00A3095E">
          <w:rPr>
            <w:noProof/>
            <w:webHidden/>
          </w:rPr>
          <w:fldChar w:fldCharType="begin"/>
        </w:r>
        <w:r w:rsidR="00A3095E">
          <w:rPr>
            <w:noProof/>
            <w:webHidden/>
          </w:rPr>
          <w:instrText xml:space="preserve"> PAGEREF _Toc362453557 \h </w:instrText>
        </w:r>
        <w:r w:rsidR="00A3095E">
          <w:rPr>
            <w:noProof/>
            <w:webHidden/>
          </w:rPr>
        </w:r>
        <w:r w:rsidR="00A3095E">
          <w:rPr>
            <w:noProof/>
            <w:webHidden/>
          </w:rPr>
          <w:fldChar w:fldCharType="separate"/>
        </w:r>
        <w:r w:rsidR="00A3095E">
          <w:rPr>
            <w:noProof/>
            <w:webHidden/>
          </w:rPr>
          <w:t>180</w:t>
        </w:r>
        <w:r w:rsidR="00A3095E">
          <w:rPr>
            <w:noProof/>
            <w:webHidden/>
          </w:rPr>
          <w:fldChar w:fldCharType="end"/>
        </w:r>
      </w:hyperlink>
    </w:p>
    <w:p w14:paraId="1898E353" w14:textId="77777777" w:rsidR="00A3095E" w:rsidRDefault="00B900F3">
      <w:pPr>
        <w:pStyle w:val="TOC1"/>
        <w:tabs>
          <w:tab w:val="left" w:pos="600"/>
          <w:tab w:val="right" w:leader="dot" w:pos="8630"/>
        </w:tabs>
        <w:rPr>
          <w:rFonts w:asciiTheme="minorHAnsi" w:eastAsiaTheme="minorEastAsia" w:hAnsiTheme="minorHAnsi" w:cstheme="minorBidi"/>
          <w:noProof/>
          <w:sz w:val="22"/>
          <w:szCs w:val="22"/>
        </w:rPr>
      </w:pPr>
      <w:hyperlink w:anchor="_Toc362453559" w:history="1">
        <w:r w:rsidR="00A3095E" w:rsidRPr="003D50BB">
          <w:rPr>
            <w:rStyle w:val="Hyperlink"/>
            <w:noProof/>
          </w:rPr>
          <w:t>22.</w:t>
        </w:r>
        <w:r w:rsidR="00A3095E">
          <w:rPr>
            <w:rFonts w:asciiTheme="minorHAnsi" w:eastAsiaTheme="minorEastAsia" w:hAnsiTheme="minorHAnsi" w:cstheme="minorBidi"/>
            <w:noProof/>
            <w:sz w:val="22"/>
            <w:szCs w:val="22"/>
          </w:rPr>
          <w:tab/>
        </w:r>
        <w:r w:rsidR="00A3095E" w:rsidRPr="003D50BB">
          <w:rPr>
            <w:rStyle w:val="Hyperlink"/>
            <w:noProof/>
          </w:rPr>
          <w:t>Property Precedence</w:t>
        </w:r>
        <w:r w:rsidR="00A3095E">
          <w:rPr>
            <w:noProof/>
            <w:webHidden/>
          </w:rPr>
          <w:tab/>
        </w:r>
        <w:r w:rsidR="00A3095E">
          <w:rPr>
            <w:noProof/>
            <w:webHidden/>
          </w:rPr>
          <w:fldChar w:fldCharType="begin"/>
        </w:r>
        <w:r w:rsidR="00A3095E">
          <w:rPr>
            <w:noProof/>
            <w:webHidden/>
          </w:rPr>
          <w:instrText xml:space="preserve"> PAGEREF _Toc362453559 \h </w:instrText>
        </w:r>
        <w:r w:rsidR="00A3095E">
          <w:rPr>
            <w:noProof/>
            <w:webHidden/>
          </w:rPr>
        </w:r>
        <w:r w:rsidR="00A3095E">
          <w:rPr>
            <w:noProof/>
            <w:webHidden/>
          </w:rPr>
          <w:fldChar w:fldCharType="separate"/>
        </w:r>
        <w:r w:rsidR="00A3095E">
          <w:rPr>
            <w:noProof/>
            <w:webHidden/>
          </w:rPr>
          <w:t>183</w:t>
        </w:r>
        <w:r w:rsidR="00A3095E">
          <w:rPr>
            <w:noProof/>
            <w:webHidden/>
          </w:rPr>
          <w:fldChar w:fldCharType="end"/>
        </w:r>
      </w:hyperlink>
    </w:p>
    <w:p w14:paraId="3C55B933" w14:textId="77777777" w:rsidR="00A3095E" w:rsidRDefault="00B900F3">
      <w:pPr>
        <w:pStyle w:val="TOC2"/>
        <w:tabs>
          <w:tab w:val="left" w:pos="1000"/>
          <w:tab w:val="right" w:leader="dot" w:pos="8630"/>
        </w:tabs>
        <w:rPr>
          <w:rFonts w:asciiTheme="minorHAnsi" w:eastAsiaTheme="minorEastAsia" w:hAnsiTheme="minorHAnsi" w:cstheme="minorBidi"/>
          <w:noProof/>
          <w:sz w:val="22"/>
          <w:szCs w:val="22"/>
        </w:rPr>
      </w:pPr>
      <w:hyperlink w:anchor="_Toc362453560" w:history="1">
        <w:r w:rsidR="00A3095E" w:rsidRPr="003D50BB">
          <w:rPr>
            <w:rStyle w:val="Hyperlink"/>
            <w:noProof/>
          </w:rPr>
          <w:t>22.1</w:t>
        </w:r>
        <w:r w:rsidR="00A3095E">
          <w:rPr>
            <w:rFonts w:asciiTheme="minorHAnsi" w:eastAsiaTheme="minorEastAsia" w:hAnsiTheme="minorHAnsi" w:cstheme="minorBidi"/>
            <w:noProof/>
            <w:sz w:val="22"/>
            <w:szCs w:val="22"/>
          </w:rPr>
          <w:tab/>
        </w:r>
        <w:r w:rsidR="00A3095E" w:rsidRPr="003D50BB">
          <w:rPr>
            <w:rStyle w:val="Hyperlink"/>
            <w:noProof/>
          </w:rPr>
          <w:t>Parsing</w:t>
        </w:r>
        <w:r w:rsidR="00A3095E">
          <w:rPr>
            <w:noProof/>
            <w:webHidden/>
          </w:rPr>
          <w:tab/>
        </w:r>
        <w:r w:rsidR="00A3095E">
          <w:rPr>
            <w:noProof/>
            <w:webHidden/>
          </w:rPr>
          <w:fldChar w:fldCharType="begin"/>
        </w:r>
        <w:r w:rsidR="00A3095E">
          <w:rPr>
            <w:noProof/>
            <w:webHidden/>
          </w:rPr>
          <w:instrText xml:space="preserve"> PAGEREF _Toc362453560 \h </w:instrText>
        </w:r>
        <w:r w:rsidR="00A3095E">
          <w:rPr>
            <w:noProof/>
            <w:webHidden/>
          </w:rPr>
        </w:r>
        <w:r w:rsidR="00A3095E">
          <w:rPr>
            <w:noProof/>
            <w:webHidden/>
          </w:rPr>
          <w:fldChar w:fldCharType="separate"/>
        </w:r>
        <w:r w:rsidR="00A3095E">
          <w:rPr>
            <w:noProof/>
            <w:webHidden/>
          </w:rPr>
          <w:t>183</w:t>
        </w:r>
        <w:r w:rsidR="00A3095E">
          <w:rPr>
            <w:noProof/>
            <w:webHidden/>
          </w:rPr>
          <w:fldChar w:fldCharType="end"/>
        </w:r>
      </w:hyperlink>
    </w:p>
    <w:p w14:paraId="3FAEAF65" w14:textId="77777777" w:rsidR="00A3095E" w:rsidRDefault="00B900F3">
      <w:pPr>
        <w:pStyle w:val="TOC3"/>
        <w:tabs>
          <w:tab w:val="left" w:pos="1200"/>
          <w:tab w:val="right" w:leader="dot" w:pos="8630"/>
        </w:tabs>
        <w:rPr>
          <w:rFonts w:asciiTheme="minorHAnsi" w:eastAsiaTheme="minorEastAsia" w:hAnsiTheme="minorHAnsi" w:cstheme="minorBidi"/>
          <w:noProof/>
          <w:sz w:val="22"/>
          <w:szCs w:val="22"/>
        </w:rPr>
      </w:pPr>
      <w:hyperlink w:anchor="_Toc362453562" w:history="1">
        <w:r w:rsidR="00A3095E" w:rsidRPr="003D50BB">
          <w:rPr>
            <w:rStyle w:val="Hyperlink"/>
            <w:noProof/>
          </w:rPr>
          <w:t>22.1.1</w:t>
        </w:r>
        <w:r w:rsidR="00A3095E">
          <w:rPr>
            <w:rFonts w:asciiTheme="minorHAnsi" w:eastAsiaTheme="minorEastAsia" w:hAnsiTheme="minorHAnsi" w:cstheme="minorBidi"/>
            <w:noProof/>
            <w:sz w:val="22"/>
            <w:szCs w:val="22"/>
          </w:rPr>
          <w:tab/>
        </w:r>
        <w:r w:rsidR="00A3095E" w:rsidRPr="003D50BB">
          <w:rPr>
            <w:rStyle w:val="Hyperlink"/>
            <w:noProof/>
          </w:rPr>
          <w:t>dfdl:element (simple) and dfdl:simpleType</w:t>
        </w:r>
        <w:r w:rsidR="00A3095E">
          <w:rPr>
            <w:noProof/>
            <w:webHidden/>
          </w:rPr>
          <w:tab/>
        </w:r>
        <w:r w:rsidR="00A3095E">
          <w:rPr>
            <w:noProof/>
            <w:webHidden/>
          </w:rPr>
          <w:fldChar w:fldCharType="begin"/>
        </w:r>
        <w:r w:rsidR="00A3095E">
          <w:rPr>
            <w:noProof/>
            <w:webHidden/>
          </w:rPr>
          <w:instrText xml:space="preserve"> PAGEREF _Toc362453562 \h </w:instrText>
        </w:r>
        <w:r w:rsidR="00A3095E">
          <w:rPr>
            <w:noProof/>
            <w:webHidden/>
          </w:rPr>
        </w:r>
        <w:r w:rsidR="00A3095E">
          <w:rPr>
            <w:noProof/>
            <w:webHidden/>
          </w:rPr>
          <w:fldChar w:fldCharType="separate"/>
        </w:r>
        <w:r w:rsidR="00A3095E">
          <w:rPr>
            <w:noProof/>
            <w:webHidden/>
          </w:rPr>
          <w:t>183</w:t>
        </w:r>
        <w:r w:rsidR="00A3095E">
          <w:rPr>
            <w:noProof/>
            <w:webHidden/>
          </w:rPr>
          <w:fldChar w:fldCharType="end"/>
        </w:r>
      </w:hyperlink>
    </w:p>
    <w:p w14:paraId="2B8B95AD" w14:textId="77777777" w:rsidR="00A3095E" w:rsidRDefault="00B900F3">
      <w:pPr>
        <w:pStyle w:val="TOC3"/>
        <w:tabs>
          <w:tab w:val="left" w:pos="1200"/>
          <w:tab w:val="right" w:leader="dot" w:pos="8630"/>
        </w:tabs>
        <w:rPr>
          <w:rFonts w:asciiTheme="minorHAnsi" w:eastAsiaTheme="minorEastAsia" w:hAnsiTheme="minorHAnsi" w:cstheme="minorBidi"/>
          <w:noProof/>
          <w:sz w:val="22"/>
          <w:szCs w:val="22"/>
        </w:rPr>
      </w:pPr>
      <w:hyperlink w:anchor="_Toc362453565" w:history="1">
        <w:r w:rsidR="00A3095E" w:rsidRPr="003D50BB">
          <w:rPr>
            <w:rStyle w:val="Hyperlink"/>
            <w:i/>
            <w:iCs/>
            <w:noProof/>
          </w:rPr>
          <w:t>22.1.2</w:t>
        </w:r>
        <w:r w:rsidR="00A3095E">
          <w:rPr>
            <w:rFonts w:asciiTheme="minorHAnsi" w:eastAsiaTheme="minorEastAsia" w:hAnsiTheme="minorHAnsi" w:cstheme="minorBidi"/>
            <w:noProof/>
            <w:sz w:val="22"/>
            <w:szCs w:val="22"/>
          </w:rPr>
          <w:tab/>
        </w:r>
        <w:r w:rsidR="00A3095E" w:rsidRPr="003D50BB">
          <w:rPr>
            <w:rStyle w:val="Hyperlink"/>
            <w:noProof/>
          </w:rPr>
          <w:t>dfdl:element (complex)</w:t>
        </w:r>
        <w:r w:rsidR="00A3095E">
          <w:rPr>
            <w:noProof/>
            <w:webHidden/>
          </w:rPr>
          <w:tab/>
        </w:r>
        <w:r w:rsidR="00A3095E">
          <w:rPr>
            <w:noProof/>
            <w:webHidden/>
          </w:rPr>
          <w:fldChar w:fldCharType="begin"/>
        </w:r>
        <w:r w:rsidR="00A3095E">
          <w:rPr>
            <w:noProof/>
            <w:webHidden/>
          </w:rPr>
          <w:instrText xml:space="preserve"> PAGEREF _Toc362453565 \h </w:instrText>
        </w:r>
        <w:r w:rsidR="00A3095E">
          <w:rPr>
            <w:noProof/>
            <w:webHidden/>
          </w:rPr>
        </w:r>
        <w:r w:rsidR="00A3095E">
          <w:rPr>
            <w:noProof/>
            <w:webHidden/>
          </w:rPr>
          <w:fldChar w:fldCharType="separate"/>
        </w:r>
        <w:r w:rsidR="00A3095E">
          <w:rPr>
            <w:noProof/>
            <w:webHidden/>
          </w:rPr>
          <w:t>188</w:t>
        </w:r>
        <w:r w:rsidR="00A3095E">
          <w:rPr>
            <w:noProof/>
            <w:webHidden/>
          </w:rPr>
          <w:fldChar w:fldCharType="end"/>
        </w:r>
      </w:hyperlink>
    </w:p>
    <w:p w14:paraId="24F9DB7A" w14:textId="77777777" w:rsidR="00A3095E" w:rsidRDefault="00B900F3">
      <w:pPr>
        <w:pStyle w:val="TOC3"/>
        <w:tabs>
          <w:tab w:val="left" w:pos="1200"/>
          <w:tab w:val="right" w:leader="dot" w:pos="8630"/>
        </w:tabs>
        <w:rPr>
          <w:rFonts w:asciiTheme="minorHAnsi" w:eastAsiaTheme="minorEastAsia" w:hAnsiTheme="minorHAnsi" w:cstheme="minorBidi"/>
          <w:noProof/>
          <w:sz w:val="22"/>
          <w:szCs w:val="22"/>
        </w:rPr>
      </w:pPr>
      <w:hyperlink w:anchor="_Toc362453567" w:history="1">
        <w:r w:rsidR="00A3095E" w:rsidRPr="003D50BB">
          <w:rPr>
            <w:rStyle w:val="Hyperlink"/>
            <w:i/>
            <w:iCs/>
            <w:noProof/>
          </w:rPr>
          <w:t>22.1.3</w:t>
        </w:r>
        <w:r w:rsidR="00A3095E">
          <w:rPr>
            <w:rFonts w:asciiTheme="minorHAnsi" w:eastAsiaTheme="minorEastAsia" w:hAnsiTheme="minorHAnsi" w:cstheme="minorBidi"/>
            <w:noProof/>
            <w:sz w:val="22"/>
            <w:szCs w:val="22"/>
          </w:rPr>
          <w:tab/>
        </w:r>
        <w:r w:rsidR="00A3095E" w:rsidRPr="003D50BB">
          <w:rPr>
            <w:rStyle w:val="Hyperlink"/>
            <w:noProof/>
          </w:rPr>
          <w:t>dfdl:sequence and dfdl:group (when reference is to a sequence)</w:t>
        </w:r>
        <w:r w:rsidR="00A3095E">
          <w:rPr>
            <w:noProof/>
            <w:webHidden/>
          </w:rPr>
          <w:tab/>
        </w:r>
        <w:r w:rsidR="00A3095E">
          <w:rPr>
            <w:noProof/>
            <w:webHidden/>
          </w:rPr>
          <w:fldChar w:fldCharType="begin"/>
        </w:r>
        <w:r w:rsidR="00A3095E">
          <w:rPr>
            <w:noProof/>
            <w:webHidden/>
          </w:rPr>
          <w:instrText xml:space="preserve"> PAGEREF _Toc362453567 \h </w:instrText>
        </w:r>
        <w:r w:rsidR="00A3095E">
          <w:rPr>
            <w:noProof/>
            <w:webHidden/>
          </w:rPr>
        </w:r>
        <w:r w:rsidR="00A3095E">
          <w:rPr>
            <w:noProof/>
            <w:webHidden/>
          </w:rPr>
          <w:fldChar w:fldCharType="separate"/>
        </w:r>
        <w:r w:rsidR="00A3095E">
          <w:rPr>
            <w:noProof/>
            <w:webHidden/>
          </w:rPr>
          <w:t>189</w:t>
        </w:r>
        <w:r w:rsidR="00A3095E">
          <w:rPr>
            <w:noProof/>
            <w:webHidden/>
          </w:rPr>
          <w:fldChar w:fldCharType="end"/>
        </w:r>
      </w:hyperlink>
    </w:p>
    <w:p w14:paraId="206591B1" w14:textId="77777777" w:rsidR="00A3095E" w:rsidRDefault="00B900F3">
      <w:pPr>
        <w:pStyle w:val="TOC3"/>
        <w:tabs>
          <w:tab w:val="left" w:pos="1200"/>
          <w:tab w:val="right" w:leader="dot" w:pos="8630"/>
        </w:tabs>
        <w:rPr>
          <w:rFonts w:asciiTheme="minorHAnsi" w:eastAsiaTheme="minorEastAsia" w:hAnsiTheme="minorHAnsi" w:cstheme="minorBidi"/>
          <w:noProof/>
          <w:sz w:val="22"/>
          <w:szCs w:val="22"/>
        </w:rPr>
      </w:pPr>
      <w:hyperlink w:anchor="_Toc362453568" w:history="1">
        <w:r w:rsidR="00A3095E" w:rsidRPr="003D50BB">
          <w:rPr>
            <w:rStyle w:val="Hyperlink"/>
            <w:noProof/>
          </w:rPr>
          <w:t>22.1.4</w:t>
        </w:r>
        <w:r w:rsidR="00A3095E">
          <w:rPr>
            <w:rFonts w:asciiTheme="minorHAnsi" w:eastAsiaTheme="minorEastAsia" w:hAnsiTheme="minorHAnsi" w:cstheme="minorBidi"/>
            <w:noProof/>
            <w:sz w:val="22"/>
            <w:szCs w:val="22"/>
          </w:rPr>
          <w:tab/>
        </w:r>
        <w:r w:rsidR="00A3095E" w:rsidRPr="003D50BB">
          <w:rPr>
            <w:rStyle w:val="Hyperlink"/>
            <w:noProof/>
          </w:rPr>
          <w:t>dfdl:choice and dfdl:group (when reference is to a choice)</w:t>
        </w:r>
        <w:r w:rsidR="00A3095E">
          <w:rPr>
            <w:noProof/>
            <w:webHidden/>
          </w:rPr>
          <w:tab/>
        </w:r>
        <w:r w:rsidR="00A3095E">
          <w:rPr>
            <w:noProof/>
            <w:webHidden/>
          </w:rPr>
          <w:fldChar w:fldCharType="begin"/>
        </w:r>
        <w:r w:rsidR="00A3095E">
          <w:rPr>
            <w:noProof/>
            <w:webHidden/>
          </w:rPr>
          <w:instrText xml:space="preserve"> PAGEREF _Toc362453568 \h </w:instrText>
        </w:r>
        <w:r w:rsidR="00A3095E">
          <w:rPr>
            <w:noProof/>
            <w:webHidden/>
          </w:rPr>
        </w:r>
        <w:r w:rsidR="00A3095E">
          <w:rPr>
            <w:noProof/>
            <w:webHidden/>
          </w:rPr>
          <w:fldChar w:fldCharType="separate"/>
        </w:r>
        <w:r w:rsidR="00A3095E">
          <w:rPr>
            <w:noProof/>
            <w:webHidden/>
          </w:rPr>
          <w:t>190</w:t>
        </w:r>
        <w:r w:rsidR="00A3095E">
          <w:rPr>
            <w:noProof/>
            <w:webHidden/>
          </w:rPr>
          <w:fldChar w:fldCharType="end"/>
        </w:r>
      </w:hyperlink>
    </w:p>
    <w:p w14:paraId="7392F9E1" w14:textId="77777777" w:rsidR="00A3095E" w:rsidRDefault="00B900F3">
      <w:pPr>
        <w:pStyle w:val="TOC2"/>
        <w:tabs>
          <w:tab w:val="left" w:pos="1000"/>
          <w:tab w:val="right" w:leader="dot" w:pos="8630"/>
        </w:tabs>
        <w:rPr>
          <w:rFonts w:asciiTheme="minorHAnsi" w:eastAsiaTheme="minorEastAsia" w:hAnsiTheme="minorHAnsi" w:cstheme="minorBidi"/>
          <w:noProof/>
          <w:sz w:val="22"/>
          <w:szCs w:val="22"/>
        </w:rPr>
      </w:pPr>
      <w:hyperlink w:anchor="_Toc362453572" w:history="1">
        <w:r w:rsidR="00A3095E" w:rsidRPr="003D50BB">
          <w:rPr>
            <w:rStyle w:val="Hyperlink"/>
            <w:noProof/>
          </w:rPr>
          <w:t>22.2</w:t>
        </w:r>
        <w:r w:rsidR="00A3095E">
          <w:rPr>
            <w:rFonts w:asciiTheme="minorHAnsi" w:eastAsiaTheme="minorEastAsia" w:hAnsiTheme="minorHAnsi" w:cstheme="minorBidi"/>
            <w:noProof/>
            <w:sz w:val="22"/>
            <w:szCs w:val="22"/>
          </w:rPr>
          <w:tab/>
        </w:r>
        <w:r w:rsidR="00A3095E" w:rsidRPr="003D50BB">
          <w:rPr>
            <w:rStyle w:val="Hyperlink"/>
            <w:noProof/>
          </w:rPr>
          <w:t>Unparsing</w:t>
        </w:r>
        <w:r w:rsidR="00A3095E">
          <w:rPr>
            <w:noProof/>
            <w:webHidden/>
          </w:rPr>
          <w:tab/>
        </w:r>
        <w:r w:rsidR="00A3095E">
          <w:rPr>
            <w:noProof/>
            <w:webHidden/>
          </w:rPr>
          <w:fldChar w:fldCharType="begin"/>
        </w:r>
        <w:r w:rsidR="00A3095E">
          <w:rPr>
            <w:noProof/>
            <w:webHidden/>
          </w:rPr>
          <w:instrText xml:space="preserve"> PAGEREF _Toc362453572 \h </w:instrText>
        </w:r>
        <w:r w:rsidR="00A3095E">
          <w:rPr>
            <w:noProof/>
            <w:webHidden/>
          </w:rPr>
        </w:r>
        <w:r w:rsidR="00A3095E">
          <w:rPr>
            <w:noProof/>
            <w:webHidden/>
          </w:rPr>
          <w:fldChar w:fldCharType="separate"/>
        </w:r>
        <w:r w:rsidR="00A3095E">
          <w:rPr>
            <w:noProof/>
            <w:webHidden/>
          </w:rPr>
          <w:t>190</w:t>
        </w:r>
        <w:r w:rsidR="00A3095E">
          <w:rPr>
            <w:noProof/>
            <w:webHidden/>
          </w:rPr>
          <w:fldChar w:fldCharType="end"/>
        </w:r>
      </w:hyperlink>
    </w:p>
    <w:p w14:paraId="688930FC" w14:textId="77777777" w:rsidR="00A3095E" w:rsidRDefault="00B900F3">
      <w:pPr>
        <w:pStyle w:val="TOC3"/>
        <w:tabs>
          <w:tab w:val="left" w:pos="1200"/>
          <w:tab w:val="right" w:leader="dot" w:pos="8630"/>
        </w:tabs>
        <w:rPr>
          <w:rFonts w:asciiTheme="minorHAnsi" w:eastAsiaTheme="minorEastAsia" w:hAnsiTheme="minorHAnsi" w:cstheme="minorBidi"/>
          <w:noProof/>
          <w:sz w:val="22"/>
          <w:szCs w:val="22"/>
        </w:rPr>
      </w:pPr>
      <w:hyperlink w:anchor="_Toc362453574" w:history="1">
        <w:r w:rsidR="00A3095E" w:rsidRPr="003D50BB">
          <w:rPr>
            <w:rStyle w:val="Hyperlink"/>
            <w:noProof/>
          </w:rPr>
          <w:t>22.2.1</w:t>
        </w:r>
        <w:r w:rsidR="00A3095E">
          <w:rPr>
            <w:rFonts w:asciiTheme="minorHAnsi" w:eastAsiaTheme="minorEastAsia" w:hAnsiTheme="minorHAnsi" w:cstheme="minorBidi"/>
            <w:noProof/>
            <w:sz w:val="22"/>
            <w:szCs w:val="22"/>
          </w:rPr>
          <w:tab/>
        </w:r>
        <w:r w:rsidR="00A3095E" w:rsidRPr="003D50BB">
          <w:rPr>
            <w:rStyle w:val="Hyperlink"/>
            <w:noProof/>
          </w:rPr>
          <w:t>dfdl:element (simple) and dfdl:simpleType</w:t>
        </w:r>
        <w:r w:rsidR="00A3095E">
          <w:rPr>
            <w:noProof/>
            <w:webHidden/>
          </w:rPr>
          <w:tab/>
        </w:r>
        <w:r w:rsidR="00A3095E">
          <w:rPr>
            <w:noProof/>
            <w:webHidden/>
          </w:rPr>
          <w:fldChar w:fldCharType="begin"/>
        </w:r>
        <w:r w:rsidR="00A3095E">
          <w:rPr>
            <w:noProof/>
            <w:webHidden/>
          </w:rPr>
          <w:instrText xml:space="preserve"> PAGEREF _Toc362453574 \h </w:instrText>
        </w:r>
        <w:r w:rsidR="00A3095E">
          <w:rPr>
            <w:noProof/>
            <w:webHidden/>
          </w:rPr>
        </w:r>
        <w:r w:rsidR="00A3095E">
          <w:rPr>
            <w:noProof/>
            <w:webHidden/>
          </w:rPr>
          <w:fldChar w:fldCharType="separate"/>
        </w:r>
        <w:r w:rsidR="00A3095E">
          <w:rPr>
            <w:noProof/>
            <w:webHidden/>
          </w:rPr>
          <w:t>190</w:t>
        </w:r>
        <w:r w:rsidR="00A3095E">
          <w:rPr>
            <w:noProof/>
            <w:webHidden/>
          </w:rPr>
          <w:fldChar w:fldCharType="end"/>
        </w:r>
      </w:hyperlink>
    </w:p>
    <w:p w14:paraId="72292450" w14:textId="77777777" w:rsidR="00A3095E" w:rsidRDefault="00B900F3">
      <w:pPr>
        <w:pStyle w:val="TOC3"/>
        <w:tabs>
          <w:tab w:val="left" w:pos="1200"/>
          <w:tab w:val="right" w:leader="dot" w:pos="8630"/>
        </w:tabs>
        <w:rPr>
          <w:rFonts w:asciiTheme="minorHAnsi" w:eastAsiaTheme="minorEastAsia" w:hAnsiTheme="minorHAnsi" w:cstheme="minorBidi"/>
          <w:noProof/>
          <w:sz w:val="22"/>
          <w:szCs w:val="22"/>
        </w:rPr>
      </w:pPr>
      <w:hyperlink w:anchor="_Toc362453576" w:history="1">
        <w:r w:rsidR="00A3095E" w:rsidRPr="003D50BB">
          <w:rPr>
            <w:rStyle w:val="Hyperlink"/>
            <w:i/>
            <w:noProof/>
          </w:rPr>
          <w:t>22.2.2</w:t>
        </w:r>
        <w:r w:rsidR="00A3095E">
          <w:rPr>
            <w:rFonts w:asciiTheme="minorHAnsi" w:eastAsiaTheme="minorEastAsia" w:hAnsiTheme="minorHAnsi" w:cstheme="minorBidi"/>
            <w:noProof/>
            <w:sz w:val="22"/>
            <w:szCs w:val="22"/>
          </w:rPr>
          <w:tab/>
        </w:r>
        <w:r w:rsidR="00A3095E" w:rsidRPr="003D50BB">
          <w:rPr>
            <w:rStyle w:val="Hyperlink"/>
            <w:noProof/>
          </w:rPr>
          <w:t>dfdl:element (complex)</w:t>
        </w:r>
        <w:r w:rsidR="00A3095E">
          <w:rPr>
            <w:noProof/>
            <w:webHidden/>
          </w:rPr>
          <w:tab/>
        </w:r>
        <w:r w:rsidR="00A3095E">
          <w:rPr>
            <w:noProof/>
            <w:webHidden/>
          </w:rPr>
          <w:fldChar w:fldCharType="begin"/>
        </w:r>
        <w:r w:rsidR="00A3095E">
          <w:rPr>
            <w:noProof/>
            <w:webHidden/>
          </w:rPr>
          <w:instrText xml:space="preserve"> PAGEREF _Toc362453576 \h </w:instrText>
        </w:r>
        <w:r w:rsidR="00A3095E">
          <w:rPr>
            <w:noProof/>
            <w:webHidden/>
          </w:rPr>
        </w:r>
        <w:r w:rsidR="00A3095E">
          <w:rPr>
            <w:noProof/>
            <w:webHidden/>
          </w:rPr>
          <w:fldChar w:fldCharType="separate"/>
        </w:r>
        <w:r w:rsidR="00A3095E">
          <w:rPr>
            <w:noProof/>
            <w:webHidden/>
          </w:rPr>
          <w:t>196</w:t>
        </w:r>
        <w:r w:rsidR="00A3095E">
          <w:rPr>
            <w:noProof/>
            <w:webHidden/>
          </w:rPr>
          <w:fldChar w:fldCharType="end"/>
        </w:r>
      </w:hyperlink>
    </w:p>
    <w:p w14:paraId="2F62F910" w14:textId="77777777" w:rsidR="00A3095E" w:rsidRDefault="00B900F3">
      <w:pPr>
        <w:pStyle w:val="TOC3"/>
        <w:tabs>
          <w:tab w:val="left" w:pos="1200"/>
          <w:tab w:val="right" w:leader="dot" w:pos="8630"/>
        </w:tabs>
        <w:rPr>
          <w:rFonts w:asciiTheme="minorHAnsi" w:eastAsiaTheme="minorEastAsia" w:hAnsiTheme="minorHAnsi" w:cstheme="minorBidi"/>
          <w:noProof/>
          <w:sz w:val="22"/>
          <w:szCs w:val="22"/>
        </w:rPr>
      </w:pPr>
      <w:hyperlink w:anchor="_Toc362453577" w:history="1">
        <w:r w:rsidR="00A3095E" w:rsidRPr="003D50BB">
          <w:rPr>
            <w:rStyle w:val="Hyperlink"/>
            <w:i/>
            <w:iCs/>
            <w:noProof/>
          </w:rPr>
          <w:t>22.2.3</w:t>
        </w:r>
        <w:r w:rsidR="00A3095E">
          <w:rPr>
            <w:rFonts w:asciiTheme="minorHAnsi" w:eastAsiaTheme="minorEastAsia" w:hAnsiTheme="minorHAnsi" w:cstheme="minorBidi"/>
            <w:noProof/>
            <w:sz w:val="22"/>
            <w:szCs w:val="22"/>
          </w:rPr>
          <w:tab/>
        </w:r>
        <w:r w:rsidR="00A3095E" w:rsidRPr="003D50BB">
          <w:rPr>
            <w:rStyle w:val="Hyperlink"/>
            <w:noProof/>
          </w:rPr>
          <w:t>dfdl:sequence and dfdl:group (when reference is a sequence)</w:t>
        </w:r>
        <w:r w:rsidR="00A3095E">
          <w:rPr>
            <w:noProof/>
            <w:webHidden/>
          </w:rPr>
          <w:tab/>
        </w:r>
        <w:r w:rsidR="00A3095E">
          <w:rPr>
            <w:noProof/>
            <w:webHidden/>
          </w:rPr>
          <w:fldChar w:fldCharType="begin"/>
        </w:r>
        <w:r w:rsidR="00A3095E">
          <w:rPr>
            <w:noProof/>
            <w:webHidden/>
          </w:rPr>
          <w:instrText xml:space="preserve"> PAGEREF _Toc362453577 \h </w:instrText>
        </w:r>
        <w:r w:rsidR="00A3095E">
          <w:rPr>
            <w:noProof/>
            <w:webHidden/>
          </w:rPr>
        </w:r>
        <w:r w:rsidR="00A3095E">
          <w:rPr>
            <w:noProof/>
            <w:webHidden/>
          </w:rPr>
          <w:fldChar w:fldCharType="separate"/>
        </w:r>
        <w:r w:rsidR="00A3095E">
          <w:rPr>
            <w:noProof/>
            <w:webHidden/>
          </w:rPr>
          <w:t>198</w:t>
        </w:r>
        <w:r w:rsidR="00A3095E">
          <w:rPr>
            <w:noProof/>
            <w:webHidden/>
          </w:rPr>
          <w:fldChar w:fldCharType="end"/>
        </w:r>
      </w:hyperlink>
    </w:p>
    <w:p w14:paraId="02F9B927" w14:textId="77777777" w:rsidR="00A3095E" w:rsidRDefault="00B900F3">
      <w:pPr>
        <w:pStyle w:val="TOC3"/>
        <w:tabs>
          <w:tab w:val="left" w:pos="1200"/>
          <w:tab w:val="right" w:leader="dot" w:pos="8630"/>
        </w:tabs>
        <w:rPr>
          <w:rFonts w:asciiTheme="minorHAnsi" w:eastAsiaTheme="minorEastAsia" w:hAnsiTheme="minorHAnsi" w:cstheme="minorBidi"/>
          <w:noProof/>
          <w:sz w:val="22"/>
          <w:szCs w:val="22"/>
        </w:rPr>
      </w:pPr>
      <w:hyperlink w:anchor="_Toc362453579" w:history="1">
        <w:r w:rsidR="00A3095E" w:rsidRPr="003D50BB">
          <w:rPr>
            <w:rStyle w:val="Hyperlink"/>
            <w:i/>
            <w:iCs/>
            <w:noProof/>
          </w:rPr>
          <w:t>22.2.4</w:t>
        </w:r>
        <w:r w:rsidR="00A3095E">
          <w:rPr>
            <w:rFonts w:asciiTheme="minorHAnsi" w:eastAsiaTheme="minorEastAsia" w:hAnsiTheme="minorHAnsi" w:cstheme="minorBidi"/>
            <w:noProof/>
            <w:sz w:val="22"/>
            <w:szCs w:val="22"/>
          </w:rPr>
          <w:tab/>
        </w:r>
        <w:r w:rsidR="00A3095E" w:rsidRPr="003D50BB">
          <w:rPr>
            <w:rStyle w:val="Hyperlink"/>
            <w:noProof/>
          </w:rPr>
          <w:t>dfdl:choice and dfdl:group (when reference is a choice)</w:t>
        </w:r>
        <w:r w:rsidR="00A3095E">
          <w:rPr>
            <w:noProof/>
            <w:webHidden/>
          </w:rPr>
          <w:tab/>
        </w:r>
        <w:r w:rsidR="00A3095E">
          <w:rPr>
            <w:noProof/>
            <w:webHidden/>
          </w:rPr>
          <w:fldChar w:fldCharType="begin"/>
        </w:r>
        <w:r w:rsidR="00A3095E">
          <w:rPr>
            <w:noProof/>
            <w:webHidden/>
          </w:rPr>
          <w:instrText xml:space="preserve"> PAGEREF _Toc362453579 \h </w:instrText>
        </w:r>
        <w:r w:rsidR="00A3095E">
          <w:rPr>
            <w:noProof/>
            <w:webHidden/>
          </w:rPr>
        </w:r>
        <w:r w:rsidR="00A3095E">
          <w:rPr>
            <w:noProof/>
            <w:webHidden/>
          </w:rPr>
          <w:fldChar w:fldCharType="separate"/>
        </w:r>
        <w:r w:rsidR="00A3095E">
          <w:rPr>
            <w:noProof/>
            <w:webHidden/>
          </w:rPr>
          <w:t>198</w:t>
        </w:r>
        <w:r w:rsidR="00A3095E">
          <w:rPr>
            <w:noProof/>
            <w:webHidden/>
          </w:rPr>
          <w:fldChar w:fldCharType="end"/>
        </w:r>
      </w:hyperlink>
    </w:p>
    <w:p w14:paraId="4140B495" w14:textId="77777777" w:rsidR="00A3095E" w:rsidRDefault="00B900F3">
      <w:pPr>
        <w:pStyle w:val="TOC1"/>
        <w:tabs>
          <w:tab w:val="left" w:pos="600"/>
          <w:tab w:val="right" w:leader="dot" w:pos="8630"/>
        </w:tabs>
        <w:rPr>
          <w:rFonts w:asciiTheme="minorHAnsi" w:eastAsiaTheme="minorEastAsia" w:hAnsiTheme="minorHAnsi" w:cstheme="minorBidi"/>
          <w:noProof/>
          <w:sz w:val="22"/>
          <w:szCs w:val="22"/>
        </w:rPr>
      </w:pPr>
      <w:hyperlink w:anchor="_Toc362453583" w:history="1">
        <w:r w:rsidR="00A3095E" w:rsidRPr="003D50BB">
          <w:rPr>
            <w:rStyle w:val="Hyperlink"/>
            <w:noProof/>
          </w:rPr>
          <w:t>23.</w:t>
        </w:r>
        <w:r w:rsidR="00A3095E">
          <w:rPr>
            <w:rFonts w:asciiTheme="minorHAnsi" w:eastAsiaTheme="minorEastAsia" w:hAnsiTheme="minorHAnsi" w:cstheme="minorBidi"/>
            <w:noProof/>
            <w:sz w:val="22"/>
            <w:szCs w:val="22"/>
          </w:rPr>
          <w:tab/>
        </w:r>
        <w:r w:rsidR="00A3095E" w:rsidRPr="003D50BB">
          <w:rPr>
            <w:rStyle w:val="Hyperlink"/>
            <w:noProof/>
          </w:rPr>
          <w:t>Expression language</w:t>
        </w:r>
        <w:r w:rsidR="00A3095E">
          <w:rPr>
            <w:noProof/>
            <w:webHidden/>
          </w:rPr>
          <w:tab/>
        </w:r>
        <w:r w:rsidR="00A3095E">
          <w:rPr>
            <w:noProof/>
            <w:webHidden/>
          </w:rPr>
          <w:fldChar w:fldCharType="begin"/>
        </w:r>
        <w:r w:rsidR="00A3095E">
          <w:rPr>
            <w:noProof/>
            <w:webHidden/>
          </w:rPr>
          <w:instrText xml:space="preserve"> PAGEREF _Toc362453583 \h </w:instrText>
        </w:r>
        <w:r w:rsidR="00A3095E">
          <w:rPr>
            <w:noProof/>
            <w:webHidden/>
          </w:rPr>
        </w:r>
        <w:r w:rsidR="00A3095E">
          <w:rPr>
            <w:noProof/>
            <w:webHidden/>
          </w:rPr>
          <w:fldChar w:fldCharType="separate"/>
        </w:r>
        <w:r w:rsidR="00A3095E">
          <w:rPr>
            <w:noProof/>
            <w:webHidden/>
          </w:rPr>
          <w:t>200</w:t>
        </w:r>
        <w:r w:rsidR="00A3095E">
          <w:rPr>
            <w:noProof/>
            <w:webHidden/>
          </w:rPr>
          <w:fldChar w:fldCharType="end"/>
        </w:r>
      </w:hyperlink>
    </w:p>
    <w:p w14:paraId="6A5C806F" w14:textId="77777777" w:rsidR="00A3095E" w:rsidRDefault="00B900F3">
      <w:pPr>
        <w:pStyle w:val="TOC2"/>
        <w:tabs>
          <w:tab w:val="left" w:pos="1000"/>
          <w:tab w:val="right" w:leader="dot" w:pos="8630"/>
        </w:tabs>
        <w:rPr>
          <w:rFonts w:asciiTheme="minorHAnsi" w:eastAsiaTheme="minorEastAsia" w:hAnsiTheme="minorHAnsi" w:cstheme="minorBidi"/>
          <w:noProof/>
          <w:sz w:val="22"/>
          <w:szCs w:val="22"/>
        </w:rPr>
      </w:pPr>
      <w:hyperlink w:anchor="_Toc362453584" w:history="1">
        <w:r w:rsidR="00A3095E" w:rsidRPr="003D50BB">
          <w:rPr>
            <w:rStyle w:val="Hyperlink"/>
            <w:noProof/>
          </w:rPr>
          <w:t>23.1</w:t>
        </w:r>
        <w:r w:rsidR="00A3095E">
          <w:rPr>
            <w:rFonts w:asciiTheme="minorHAnsi" w:eastAsiaTheme="minorEastAsia" w:hAnsiTheme="minorHAnsi" w:cstheme="minorBidi"/>
            <w:noProof/>
            <w:sz w:val="22"/>
            <w:szCs w:val="22"/>
          </w:rPr>
          <w:tab/>
        </w:r>
        <w:r w:rsidR="00A3095E" w:rsidRPr="003D50BB">
          <w:rPr>
            <w:rStyle w:val="Hyperlink"/>
            <w:noProof/>
          </w:rPr>
          <w:t>Expression Language Data Model</w:t>
        </w:r>
        <w:r w:rsidR="00A3095E">
          <w:rPr>
            <w:noProof/>
            <w:webHidden/>
          </w:rPr>
          <w:tab/>
        </w:r>
        <w:r w:rsidR="00A3095E">
          <w:rPr>
            <w:noProof/>
            <w:webHidden/>
          </w:rPr>
          <w:fldChar w:fldCharType="begin"/>
        </w:r>
        <w:r w:rsidR="00A3095E">
          <w:rPr>
            <w:noProof/>
            <w:webHidden/>
          </w:rPr>
          <w:instrText xml:space="preserve"> PAGEREF _Toc362453584 \h </w:instrText>
        </w:r>
        <w:r w:rsidR="00A3095E">
          <w:rPr>
            <w:noProof/>
            <w:webHidden/>
          </w:rPr>
        </w:r>
        <w:r w:rsidR="00A3095E">
          <w:rPr>
            <w:noProof/>
            <w:webHidden/>
          </w:rPr>
          <w:fldChar w:fldCharType="separate"/>
        </w:r>
        <w:r w:rsidR="00A3095E">
          <w:rPr>
            <w:noProof/>
            <w:webHidden/>
          </w:rPr>
          <w:t>200</w:t>
        </w:r>
        <w:r w:rsidR="00A3095E">
          <w:rPr>
            <w:noProof/>
            <w:webHidden/>
          </w:rPr>
          <w:fldChar w:fldCharType="end"/>
        </w:r>
      </w:hyperlink>
    </w:p>
    <w:p w14:paraId="79B81E07" w14:textId="77777777" w:rsidR="00A3095E" w:rsidRDefault="00B900F3">
      <w:pPr>
        <w:pStyle w:val="TOC2"/>
        <w:tabs>
          <w:tab w:val="left" w:pos="1000"/>
          <w:tab w:val="right" w:leader="dot" w:pos="8630"/>
        </w:tabs>
        <w:rPr>
          <w:rFonts w:asciiTheme="minorHAnsi" w:eastAsiaTheme="minorEastAsia" w:hAnsiTheme="minorHAnsi" w:cstheme="minorBidi"/>
          <w:noProof/>
          <w:sz w:val="22"/>
          <w:szCs w:val="22"/>
        </w:rPr>
      </w:pPr>
      <w:hyperlink w:anchor="_Toc362453586" w:history="1">
        <w:r w:rsidR="00A3095E" w:rsidRPr="003D50BB">
          <w:rPr>
            <w:rStyle w:val="Hyperlink"/>
            <w:noProof/>
          </w:rPr>
          <w:t>23.2</w:t>
        </w:r>
        <w:r w:rsidR="00A3095E">
          <w:rPr>
            <w:rFonts w:asciiTheme="minorHAnsi" w:eastAsiaTheme="minorEastAsia" w:hAnsiTheme="minorHAnsi" w:cstheme="minorBidi"/>
            <w:noProof/>
            <w:sz w:val="22"/>
            <w:szCs w:val="22"/>
          </w:rPr>
          <w:tab/>
        </w:r>
        <w:r w:rsidR="00A3095E" w:rsidRPr="003D50BB">
          <w:rPr>
            <w:rStyle w:val="Hyperlink"/>
            <w:noProof/>
          </w:rPr>
          <w:t>Variables</w:t>
        </w:r>
        <w:r w:rsidR="00A3095E">
          <w:rPr>
            <w:noProof/>
            <w:webHidden/>
          </w:rPr>
          <w:tab/>
        </w:r>
        <w:r w:rsidR="00A3095E">
          <w:rPr>
            <w:noProof/>
            <w:webHidden/>
          </w:rPr>
          <w:fldChar w:fldCharType="begin"/>
        </w:r>
        <w:r w:rsidR="00A3095E">
          <w:rPr>
            <w:noProof/>
            <w:webHidden/>
          </w:rPr>
          <w:instrText xml:space="preserve"> PAGEREF _Toc362453586 \h </w:instrText>
        </w:r>
        <w:r w:rsidR="00A3095E">
          <w:rPr>
            <w:noProof/>
            <w:webHidden/>
          </w:rPr>
        </w:r>
        <w:r w:rsidR="00A3095E">
          <w:rPr>
            <w:noProof/>
            <w:webHidden/>
          </w:rPr>
          <w:fldChar w:fldCharType="separate"/>
        </w:r>
        <w:r w:rsidR="00A3095E">
          <w:rPr>
            <w:noProof/>
            <w:webHidden/>
          </w:rPr>
          <w:t>201</w:t>
        </w:r>
        <w:r w:rsidR="00A3095E">
          <w:rPr>
            <w:noProof/>
            <w:webHidden/>
          </w:rPr>
          <w:fldChar w:fldCharType="end"/>
        </w:r>
      </w:hyperlink>
    </w:p>
    <w:p w14:paraId="2764EE7A" w14:textId="77777777" w:rsidR="00A3095E" w:rsidRDefault="00B900F3">
      <w:pPr>
        <w:pStyle w:val="TOC3"/>
        <w:tabs>
          <w:tab w:val="left" w:pos="1200"/>
          <w:tab w:val="right" w:leader="dot" w:pos="8630"/>
        </w:tabs>
        <w:rPr>
          <w:rFonts w:asciiTheme="minorHAnsi" w:eastAsiaTheme="minorEastAsia" w:hAnsiTheme="minorHAnsi" w:cstheme="minorBidi"/>
          <w:noProof/>
          <w:sz w:val="22"/>
          <w:szCs w:val="22"/>
        </w:rPr>
      </w:pPr>
      <w:hyperlink w:anchor="_Toc362453588" w:history="1">
        <w:r w:rsidR="00A3095E" w:rsidRPr="003D50BB">
          <w:rPr>
            <w:rStyle w:val="Hyperlink"/>
            <w:noProof/>
          </w:rPr>
          <w:t>23.2.1</w:t>
        </w:r>
        <w:r w:rsidR="00A3095E">
          <w:rPr>
            <w:rFonts w:asciiTheme="minorHAnsi" w:eastAsiaTheme="minorEastAsia" w:hAnsiTheme="minorHAnsi" w:cstheme="minorBidi"/>
            <w:noProof/>
            <w:sz w:val="22"/>
            <w:szCs w:val="22"/>
          </w:rPr>
          <w:tab/>
        </w:r>
        <w:r w:rsidR="00A3095E" w:rsidRPr="003D50BB">
          <w:rPr>
            <w:rStyle w:val="Hyperlink"/>
            <w:noProof/>
          </w:rPr>
          <w:t>Rewinding of Variable Memory State</w:t>
        </w:r>
        <w:r w:rsidR="00A3095E">
          <w:rPr>
            <w:noProof/>
            <w:webHidden/>
          </w:rPr>
          <w:tab/>
        </w:r>
        <w:r w:rsidR="00A3095E">
          <w:rPr>
            <w:noProof/>
            <w:webHidden/>
          </w:rPr>
          <w:fldChar w:fldCharType="begin"/>
        </w:r>
        <w:r w:rsidR="00A3095E">
          <w:rPr>
            <w:noProof/>
            <w:webHidden/>
          </w:rPr>
          <w:instrText xml:space="preserve"> PAGEREF _Toc362453588 \h </w:instrText>
        </w:r>
        <w:r w:rsidR="00A3095E">
          <w:rPr>
            <w:noProof/>
            <w:webHidden/>
          </w:rPr>
        </w:r>
        <w:r w:rsidR="00A3095E">
          <w:rPr>
            <w:noProof/>
            <w:webHidden/>
          </w:rPr>
          <w:fldChar w:fldCharType="separate"/>
        </w:r>
        <w:r w:rsidR="00A3095E">
          <w:rPr>
            <w:noProof/>
            <w:webHidden/>
          </w:rPr>
          <w:t>202</w:t>
        </w:r>
        <w:r w:rsidR="00A3095E">
          <w:rPr>
            <w:noProof/>
            <w:webHidden/>
          </w:rPr>
          <w:fldChar w:fldCharType="end"/>
        </w:r>
      </w:hyperlink>
    </w:p>
    <w:p w14:paraId="661D8294" w14:textId="77777777" w:rsidR="00A3095E" w:rsidRDefault="00B900F3">
      <w:pPr>
        <w:pStyle w:val="TOC3"/>
        <w:tabs>
          <w:tab w:val="left" w:pos="1200"/>
          <w:tab w:val="right" w:leader="dot" w:pos="8630"/>
        </w:tabs>
        <w:rPr>
          <w:rFonts w:asciiTheme="minorHAnsi" w:eastAsiaTheme="minorEastAsia" w:hAnsiTheme="minorHAnsi" w:cstheme="minorBidi"/>
          <w:noProof/>
          <w:sz w:val="22"/>
          <w:szCs w:val="22"/>
        </w:rPr>
      </w:pPr>
      <w:hyperlink w:anchor="_Toc362453590" w:history="1">
        <w:r w:rsidR="00A3095E" w:rsidRPr="003D50BB">
          <w:rPr>
            <w:rStyle w:val="Hyperlink"/>
            <w:noProof/>
          </w:rPr>
          <w:t>23.2.2</w:t>
        </w:r>
        <w:r w:rsidR="00A3095E">
          <w:rPr>
            <w:rFonts w:asciiTheme="minorHAnsi" w:eastAsiaTheme="minorEastAsia" w:hAnsiTheme="minorHAnsi" w:cstheme="minorBidi"/>
            <w:noProof/>
            <w:sz w:val="22"/>
            <w:szCs w:val="22"/>
          </w:rPr>
          <w:tab/>
        </w:r>
        <w:r w:rsidR="00A3095E" w:rsidRPr="003D50BB">
          <w:rPr>
            <w:rStyle w:val="Hyperlink"/>
            <w:noProof/>
          </w:rPr>
          <w:t>Variable Memory State Transitions</w:t>
        </w:r>
        <w:r w:rsidR="00A3095E">
          <w:rPr>
            <w:noProof/>
            <w:webHidden/>
          </w:rPr>
          <w:tab/>
        </w:r>
        <w:r w:rsidR="00A3095E">
          <w:rPr>
            <w:noProof/>
            <w:webHidden/>
          </w:rPr>
          <w:fldChar w:fldCharType="begin"/>
        </w:r>
        <w:r w:rsidR="00A3095E">
          <w:rPr>
            <w:noProof/>
            <w:webHidden/>
          </w:rPr>
          <w:instrText xml:space="preserve"> PAGEREF _Toc362453590 \h </w:instrText>
        </w:r>
        <w:r w:rsidR="00A3095E">
          <w:rPr>
            <w:noProof/>
            <w:webHidden/>
          </w:rPr>
        </w:r>
        <w:r w:rsidR="00A3095E">
          <w:rPr>
            <w:noProof/>
            <w:webHidden/>
          </w:rPr>
          <w:fldChar w:fldCharType="separate"/>
        </w:r>
        <w:r w:rsidR="00A3095E">
          <w:rPr>
            <w:noProof/>
            <w:webHidden/>
          </w:rPr>
          <w:t>202</w:t>
        </w:r>
        <w:r w:rsidR="00A3095E">
          <w:rPr>
            <w:noProof/>
            <w:webHidden/>
          </w:rPr>
          <w:fldChar w:fldCharType="end"/>
        </w:r>
      </w:hyperlink>
    </w:p>
    <w:p w14:paraId="152753D1" w14:textId="77777777" w:rsidR="00A3095E" w:rsidRDefault="00B900F3">
      <w:pPr>
        <w:pStyle w:val="TOC2"/>
        <w:tabs>
          <w:tab w:val="left" w:pos="1000"/>
          <w:tab w:val="right" w:leader="dot" w:pos="8630"/>
        </w:tabs>
        <w:rPr>
          <w:rFonts w:asciiTheme="minorHAnsi" w:eastAsiaTheme="minorEastAsia" w:hAnsiTheme="minorHAnsi" w:cstheme="minorBidi"/>
          <w:noProof/>
          <w:sz w:val="22"/>
          <w:szCs w:val="22"/>
        </w:rPr>
      </w:pPr>
      <w:hyperlink w:anchor="_Toc362453591" w:history="1">
        <w:r w:rsidR="00A3095E" w:rsidRPr="003D50BB">
          <w:rPr>
            <w:rStyle w:val="Hyperlink"/>
            <w:noProof/>
          </w:rPr>
          <w:t>23.3</w:t>
        </w:r>
        <w:r w:rsidR="00A3095E">
          <w:rPr>
            <w:rFonts w:asciiTheme="minorHAnsi" w:eastAsiaTheme="minorEastAsia" w:hAnsiTheme="minorHAnsi" w:cstheme="minorBidi"/>
            <w:noProof/>
            <w:sz w:val="22"/>
            <w:szCs w:val="22"/>
          </w:rPr>
          <w:tab/>
        </w:r>
        <w:r w:rsidR="00A3095E" w:rsidRPr="003D50BB">
          <w:rPr>
            <w:rStyle w:val="Hyperlink"/>
            <w:noProof/>
          </w:rPr>
          <w:t>General Syntax</w:t>
        </w:r>
        <w:r w:rsidR="00A3095E">
          <w:rPr>
            <w:noProof/>
            <w:webHidden/>
          </w:rPr>
          <w:tab/>
        </w:r>
        <w:r w:rsidR="00A3095E">
          <w:rPr>
            <w:noProof/>
            <w:webHidden/>
          </w:rPr>
          <w:fldChar w:fldCharType="begin"/>
        </w:r>
        <w:r w:rsidR="00A3095E">
          <w:rPr>
            <w:noProof/>
            <w:webHidden/>
          </w:rPr>
          <w:instrText xml:space="preserve"> PAGEREF _Toc362453591 \h </w:instrText>
        </w:r>
        <w:r w:rsidR="00A3095E">
          <w:rPr>
            <w:noProof/>
            <w:webHidden/>
          </w:rPr>
        </w:r>
        <w:r w:rsidR="00A3095E">
          <w:rPr>
            <w:noProof/>
            <w:webHidden/>
          </w:rPr>
          <w:fldChar w:fldCharType="separate"/>
        </w:r>
        <w:r w:rsidR="00A3095E">
          <w:rPr>
            <w:noProof/>
            <w:webHidden/>
          </w:rPr>
          <w:t>203</w:t>
        </w:r>
        <w:r w:rsidR="00A3095E">
          <w:rPr>
            <w:noProof/>
            <w:webHidden/>
          </w:rPr>
          <w:fldChar w:fldCharType="end"/>
        </w:r>
      </w:hyperlink>
    </w:p>
    <w:p w14:paraId="20C7298E" w14:textId="77777777" w:rsidR="00A3095E" w:rsidRDefault="00B900F3">
      <w:pPr>
        <w:pStyle w:val="TOC2"/>
        <w:tabs>
          <w:tab w:val="left" w:pos="1000"/>
          <w:tab w:val="right" w:leader="dot" w:pos="8630"/>
        </w:tabs>
        <w:rPr>
          <w:rFonts w:asciiTheme="minorHAnsi" w:eastAsiaTheme="minorEastAsia" w:hAnsiTheme="minorHAnsi" w:cstheme="minorBidi"/>
          <w:noProof/>
          <w:sz w:val="22"/>
          <w:szCs w:val="22"/>
        </w:rPr>
      </w:pPr>
      <w:hyperlink w:anchor="_Toc362453592" w:history="1">
        <w:r w:rsidR="00A3095E" w:rsidRPr="003D50BB">
          <w:rPr>
            <w:rStyle w:val="Hyperlink"/>
            <w:noProof/>
          </w:rPr>
          <w:t>23.4</w:t>
        </w:r>
        <w:r w:rsidR="00A3095E">
          <w:rPr>
            <w:rFonts w:asciiTheme="minorHAnsi" w:eastAsiaTheme="minorEastAsia" w:hAnsiTheme="minorHAnsi" w:cstheme="minorBidi"/>
            <w:noProof/>
            <w:sz w:val="22"/>
            <w:szCs w:val="22"/>
          </w:rPr>
          <w:tab/>
        </w:r>
        <w:r w:rsidR="00A3095E" w:rsidRPr="003D50BB">
          <w:rPr>
            <w:rStyle w:val="Hyperlink"/>
            <w:noProof/>
          </w:rPr>
          <w:t>DFDL Expression Syntax</w:t>
        </w:r>
        <w:r w:rsidR="00A3095E">
          <w:rPr>
            <w:noProof/>
            <w:webHidden/>
          </w:rPr>
          <w:tab/>
        </w:r>
        <w:r w:rsidR="00A3095E">
          <w:rPr>
            <w:noProof/>
            <w:webHidden/>
          </w:rPr>
          <w:fldChar w:fldCharType="begin"/>
        </w:r>
        <w:r w:rsidR="00A3095E">
          <w:rPr>
            <w:noProof/>
            <w:webHidden/>
          </w:rPr>
          <w:instrText xml:space="preserve"> PAGEREF _Toc362453592 \h </w:instrText>
        </w:r>
        <w:r w:rsidR="00A3095E">
          <w:rPr>
            <w:noProof/>
            <w:webHidden/>
          </w:rPr>
        </w:r>
        <w:r w:rsidR="00A3095E">
          <w:rPr>
            <w:noProof/>
            <w:webHidden/>
          </w:rPr>
          <w:fldChar w:fldCharType="separate"/>
        </w:r>
        <w:r w:rsidR="00A3095E">
          <w:rPr>
            <w:noProof/>
            <w:webHidden/>
          </w:rPr>
          <w:t>204</w:t>
        </w:r>
        <w:r w:rsidR="00A3095E">
          <w:rPr>
            <w:noProof/>
            <w:webHidden/>
          </w:rPr>
          <w:fldChar w:fldCharType="end"/>
        </w:r>
      </w:hyperlink>
    </w:p>
    <w:p w14:paraId="13920202" w14:textId="77777777" w:rsidR="00A3095E" w:rsidRDefault="00B900F3">
      <w:pPr>
        <w:pStyle w:val="TOC2"/>
        <w:tabs>
          <w:tab w:val="left" w:pos="1000"/>
          <w:tab w:val="right" w:leader="dot" w:pos="8630"/>
        </w:tabs>
        <w:rPr>
          <w:rFonts w:asciiTheme="minorHAnsi" w:eastAsiaTheme="minorEastAsia" w:hAnsiTheme="minorHAnsi" w:cstheme="minorBidi"/>
          <w:noProof/>
          <w:sz w:val="22"/>
          <w:szCs w:val="22"/>
        </w:rPr>
      </w:pPr>
      <w:hyperlink w:anchor="_Toc362453595" w:history="1">
        <w:r w:rsidR="00A3095E" w:rsidRPr="003D50BB">
          <w:rPr>
            <w:rStyle w:val="Hyperlink"/>
            <w:noProof/>
          </w:rPr>
          <w:t>23.5</w:t>
        </w:r>
        <w:r w:rsidR="00A3095E">
          <w:rPr>
            <w:rFonts w:asciiTheme="minorHAnsi" w:eastAsiaTheme="minorEastAsia" w:hAnsiTheme="minorHAnsi" w:cstheme="minorBidi"/>
            <w:noProof/>
            <w:sz w:val="22"/>
            <w:szCs w:val="22"/>
          </w:rPr>
          <w:tab/>
        </w:r>
        <w:r w:rsidR="00A3095E" w:rsidRPr="003D50BB">
          <w:rPr>
            <w:rStyle w:val="Hyperlink"/>
            <w:noProof/>
          </w:rPr>
          <w:t>Constructors, Functions and Operators</w:t>
        </w:r>
        <w:r w:rsidR="00A3095E">
          <w:rPr>
            <w:noProof/>
            <w:webHidden/>
          </w:rPr>
          <w:tab/>
        </w:r>
        <w:r w:rsidR="00A3095E">
          <w:rPr>
            <w:noProof/>
            <w:webHidden/>
          </w:rPr>
          <w:fldChar w:fldCharType="begin"/>
        </w:r>
        <w:r w:rsidR="00A3095E">
          <w:rPr>
            <w:noProof/>
            <w:webHidden/>
          </w:rPr>
          <w:instrText xml:space="preserve"> PAGEREF _Toc362453595 \h </w:instrText>
        </w:r>
        <w:r w:rsidR="00A3095E">
          <w:rPr>
            <w:noProof/>
            <w:webHidden/>
          </w:rPr>
        </w:r>
        <w:r w:rsidR="00A3095E">
          <w:rPr>
            <w:noProof/>
            <w:webHidden/>
          </w:rPr>
          <w:fldChar w:fldCharType="separate"/>
        </w:r>
        <w:r w:rsidR="00A3095E">
          <w:rPr>
            <w:noProof/>
            <w:webHidden/>
          </w:rPr>
          <w:t>205</w:t>
        </w:r>
        <w:r w:rsidR="00A3095E">
          <w:rPr>
            <w:noProof/>
            <w:webHidden/>
          </w:rPr>
          <w:fldChar w:fldCharType="end"/>
        </w:r>
      </w:hyperlink>
    </w:p>
    <w:p w14:paraId="6363BCE6" w14:textId="77777777" w:rsidR="00A3095E" w:rsidRDefault="00B900F3">
      <w:pPr>
        <w:pStyle w:val="TOC3"/>
        <w:tabs>
          <w:tab w:val="left" w:pos="1200"/>
          <w:tab w:val="right" w:leader="dot" w:pos="8630"/>
        </w:tabs>
        <w:rPr>
          <w:rFonts w:asciiTheme="minorHAnsi" w:eastAsiaTheme="minorEastAsia" w:hAnsiTheme="minorHAnsi" w:cstheme="minorBidi"/>
          <w:noProof/>
          <w:sz w:val="22"/>
          <w:szCs w:val="22"/>
        </w:rPr>
      </w:pPr>
      <w:hyperlink w:anchor="_Toc362453597" w:history="1">
        <w:r w:rsidR="00A3095E" w:rsidRPr="003D50BB">
          <w:rPr>
            <w:rStyle w:val="Hyperlink"/>
            <w:noProof/>
          </w:rPr>
          <w:t>23.5.1</w:t>
        </w:r>
        <w:r w:rsidR="00A3095E">
          <w:rPr>
            <w:rFonts w:asciiTheme="minorHAnsi" w:eastAsiaTheme="minorEastAsia" w:hAnsiTheme="minorHAnsi" w:cstheme="minorBidi"/>
            <w:noProof/>
            <w:sz w:val="22"/>
            <w:szCs w:val="22"/>
          </w:rPr>
          <w:tab/>
        </w:r>
        <w:r w:rsidR="00A3095E" w:rsidRPr="003D50BB">
          <w:rPr>
            <w:rStyle w:val="Hyperlink"/>
            <w:noProof/>
          </w:rPr>
          <w:t>Constructor Functions for XML Schema Built-in Types</w:t>
        </w:r>
        <w:r w:rsidR="00A3095E">
          <w:rPr>
            <w:noProof/>
            <w:webHidden/>
          </w:rPr>
          <w:tab/>
        </w:r>
        <w:r w:rsidR="00A3095E">
          <w:rPr>
            <w:noProof/>
            <w:webHidden/>
          </w:rPr>
          <w:fldChar w:fldCharType="begin"/>
        </w:r>
        <w:r w:rsidR="00A3095E">
          <w:rPr>
            <w:noProof/>
            <w:webHidden/>
          </w:rPr>
          <w:instrText xml:space="preserve"> PAGEREF _Toc362453597 \h </w:instrText>
        </w:r>
        <w:r w:rsidR="00A3095E">
          <w:rPr>
            <w:noProof/>
            <w:webHidden/>
          </w:rPr>
        </w:r>
        <w:r w:rsidR="00A3095E">
          <w:rPr>
            <w:noProof/>
            <w:webHidden/>
          </w:rPr>
          <w:fldChar w:fldCharType="separate"/>
        </w:r>
        <w:r w:rsidR="00A3095E">
          <w:rPr>
            <w:noProof/>
            <w:webHidden/>
          </w:rPr>
          <w:t>205</w:t>
        </w:r>
        <w:r w:rsidR="00A3095E">
          <w:rPr>
            <w:noProof/>
            <w:webHidden/>
          </w:rPr>
          <w:fldChar w:fldCharType="end"/>
        </w:r>
      </w:hyperlink>
    </w:p>
    <w:p w14:paraId="0452A9E9" w14:textId="77777777" w:rsidR="00A3095E" w:rsidRDefault="00B900F3">
      <w:pPr>
        <w:pStyle w:val="TOC3"/>
        <w:tabs>
          <w:tab w:val="left" w:pos="1200"/>
          <w:tab w:val="right" w:leader="dot" w:pos="8630"/>
        </w:tabs>
        <w:rPr>
          <w:rFonts w:asciiTheme="minorHAnsi" w:eastAsiaTheme="minorEastAsia" w:hAnsiTheme="minorHAnsi" w:cstheme="minorBidi"/>
          <w:noProof/>
          <w:sz w:val="22"/>
          <w:szCs w:val="22"/>
        </w:rPr>
      </w:pPr>
      <w:hyperlink w:anchor="_Toc362453602" w:history="1">
        <w:r w:rsidR="00A3095E" w:rsidRPr="003D50BB">
          <w:rPr>
            <w:rStyle w:val="Hyperlink"/>
            <w:noProof/>
          </w:rPr>
          <w:t>23.5.2</w:t>
        </w:r>
        <w:r w:rsidR="00A3095E">
          <w:rPr>
            <w:rFonts w:asciiTheme="minorHAnsi" w:eastAsiaTheme="minorEastAsia" w:hAnsiTheme="minorHAnsi" w:cstheme="minorBidi"/>
            <w:noProof/>
            <w:sz w:val="22"/>
            <w:szCs w:val="22"/>
          </w:rPr>
          <w:tab/>
        </w:r>
        <w:r w:rsidR="00A3095E" w:rsidRPr="003D50BB">
          <w:rPr>
            <w:rStyle w:val="Hyperlink"/>
            <w:noProof/>
          </w:rPr>
          <w:t>Standard XPath Functions</w:t>
        </w:r>
        <w:r w:rsidR="00A3095E">
          <w:rPr>
            <w:noProof/>
            <w:webHidden/>
          </w:rPr>
          <w:tab/>
        </w:r>
        <w:r w:rsidR="00A3095E">
          <w:rPr>
            <w:noProof/>
            <w:webHidden/>
          </w:rPr>
          <w:fldChar w:fldCharType="begin"/>
        </w:r>
        <w:r w:rsidR="00A3095E">
          <w:rPr>
            <w:noProof/>
            <w:webHidden/>
          </w:rPr>
          <w:instrText xml:space="preserve"> PAGEREF _Toc362453602 \h </w:instrText>
        </w:r>
        <w:r w:rsidR="00A3095E">
          <w:rPr>
            <w:noProof/>
            <w:webHidden/>
          </w:rPr>
        </w:r>
        <w:r w:rsidR="00A3095E">
          <w:rPr>
            <w:noProof/>
            <w:webHidden/>
          </w:rPr>
          <w:fldChar w:fldCharType="separate"/>
        </w:r>
        <w:r w:rsidR="00A3095E">
          <w:rPr>
            <w:noProof/>
            <w:webHidden/>
          </w:rPr>
          <w:t>206</w:t>
        </w:r>
        <w:r w:rsidR="00A3095E">
          <w:rPr>
            <w:noProof/>
            <w:webHidden/>
          </w:rPr>
          <w:fldChar w:fldCharType="end"/>
        </w:r>
      </w:hyperlink>
    </w:p>
    <w:p w14:paraId="724D07C3" w14:textId="77777777" w:rsidR="00A3095E" w:rsidRDefault="00B900F3">
      <w:pPr>
        <w:pStyle w:val="TOC3"/>
        <w:tabs>
          <w:tab w:val="left" w:pos="1200"/>
          <w:tab w:val="right" w:leader="dot" w:pos="8630"/>
        </w:tabs>
        <w:rPr>
          <w:rFonts w:asciiTheme="minorHAnsi" w:eastAsiaTheme="minorEastAsia" w:hAnsiTheme="minorHAnsi" w:cstheme="minorBidi"/>
          <w:noProof/>
          <w:sz w:val="22"/>
          <w:szCs w:val="22"/>
        </w:rPr>
      </w:pPr>
      <w:hyperlink w:anchor="_Toc362453605" w:history="1">
        <w:r w:rsidR="00A3095E" w:rsidRPr="003D50BB">
          <w:rPr>
            <w:rStyle w:val="Hyperlink"/>
            <w:noProof/>
          </w:rPr>
          <w:t>23.5.3</w:t>
        </w:r>
        <w:r w:rsidR="00A3095E">
          <w:rPr>
            <w:rFonts w:asciiTheme="minorHAnsi" w:eastAsiaTheme="minorEastAsia" w:hAnsiTheme="minorHAnsi" w:cstheme="minorBidi"/>
            <w:noProof/>
            <w:sz w:val="22"/>
            <w:szCs w:val="22"/>
          </w:rPr>
          <w:tab/>
        </w:r>
        <w:r w:rsidR="00A3095E" w:rsidRPr="003D50BB">
          <w:rPr>
            <w:rStyle w:val="Hyperlink"/>
            <w:noProof/>
          </w:rPr>
          <w:t>DFDL Functions</w:t>
        </w:r>
        <w:r w:rsidR="00A3095E">
          <w:rPr>
            <w:noProof/>
            <w:webHidden/>
          </w:rPr>
          <w:tab/>
        </w:r>
        <w:r w:rsidR="00A3095E">
          <w:rPr>
            <w:noProof/>
            <w:webHidden/>
          </w:rPr>
          <w:fldChar w:fldCharType="begin"/>
        </w:r>
        <w:r w:rsidR="00A3095E">
          <w:rPr>
            <w:noProof/>
            <w:webHidden/>
          </w:rPr>
          <w:instrText xml:space="preserve"> PAGEREF _Toc362453605 \h </w:instrText>
        </w:r>
        <w:r w:rsidR="00A3095E">
          <w:rPr>
            <w:noProof/>
            <w:webHidden/>
          </w:rPr>
        </w:r>
        <w:r w:rsidR="00A3095E">
          <w:rPr>
            <w:noProof/>
            <w:webHidden/>
          </w:rPr>
          <w:fldChar w:fldCharType="separate"/>
        </w:r>
        <w:r w:rsidR="00A3095E">
          <w:rPr>
            <w:noProof/>
            <w:webHidden/>
          </w:rPr>
          <w:t>210</w:t>
        </w:r>
        <w:r w:rsidR="00A3095E">
          <w:rPr>
            <w:noProof/>
            <w:webHidden/>
          </w:rPr>
          <w:fldChar w:fldCharType="end"/>
        </w:r>
      </w:hyperlink>
    </w:p>
    <w:p w14:paraId="102FC5EB" w14:textId="77777777" w:rsidR="00A3095E" w:rsidRDefault="00B900F3">
      <w:pPr>
        <w:pStyle w:val="TOC1"/>
        <w:tabs>
          <w:tab w:val="left" w:pos="600"/>
          <w:tab w:val="right" w:leader="dot" w:pos="8630"/>
        </w:tabs>
        <w:rPr>
          <w:rFonts w:asciiTheme="minorHAnsi" w:eastAsiaTheme="minorEastAsia" w:hAnsiTheme="minorHAnsi" w:cstheme="minorBidi"/>
          <w:noProof/>
          <w:sz w:val="22"/>
          <w:szCs w:val="22"/>
        </w:rPr>
      </w:pPr>
      <w:hyperlink w:anchor="_Toc362453606" w:history="1">
        <w:r w:rsidR="00A3095E" w:rsidRPr="003D50BB">
          <w:rPr>
            <w:rStyle w:val="Hyperlink"/>
            <w:noProof/>
          </w:rPr>
          <w:t>24.</w:t>
        </w:r>
        <w:r w:rsidR="00A3095E">
          <w:rPr>
            <w:rFonts w:asciiTheme="minorHAnsi" w:eastAsiaTheme="minorEastAsia" w:hAnsiTheme="minorHAnsi" w:cstheme="minorBidi"/>
            <w:noProof/>
            <w:sz w:val="22"/>
            <w:szCs w:val="22"/>
          </w:rPr>
          <w:tab/>
        </w:r>
        <w:r w:rsidR="00A3095E" w:rsidRPr="003D50BB">
          <w:rPr>
            <w:rStyle w:val="Hyperlink"/>
            <w:noProof/>
          </w:rPr>
          <w:t>DFDL Regular Expressions</w:t>
        </w:r>
        <w:r w:rsidR="00A3095E">
          <w:rPr>
            <w:noProof/>
            <w:webHidden/>
          </w:rPr>
          <w:tab/>
        </w:r>
        <w:r w:rsidR="00A3095E">
          <w:rPr>
            <w:noProof/>
            <w:webHidden/>
          </w:rPr>
          <w:fldChar w:fldCharType="begin"/>
        </w:r>
        <w:r w:rsidR="00A3095E">
          <w:rPr>
            <w:noProof/>
            <w:webHidden/>
          </w:rPr>
          <w:instrText xml:space="preserve"> PAGEREF _Toc362453606 \h </w:instrText>
        </w:r>
        <w:r w:rsidR="00A3095E">
          <w:rPr>
            <w:noProof/>
            <w:webHidden/>
          </w:rPr>
        </w:r>
        <w:r w:rsidR="00A3095E">
          <w:rPr>
            <w:noProof/>
            <w:webHidden/>
          </w:rPr>
          <w:fldChar w:fldCharType="separate"/>
        </w:r>
        <w:r w:rsidR="00A3095E">
          <w:rPr>
            <w:noProof/>
            <w:webHidden/>
          </w:rPr>
          <w:t>213</w:t>
        </w:r>
        <w:r w:rsidR="00A3095E">
          <w:rPr>
            <w:noProof/>
            <w:webHidden/>
          </w:rPr>
          <w:fldChar w:fldCharType="end"/>
        </w:r>
      </w:hyperlink>
    </w:p>
    <w:p w14:paraId="13C88870" w14:textId="77777777" w:rsidR="00A3095E" w:rsidRDefault="00B900F3">
      <w:pPr>
        <w:pStyle w:val="TOC1"/>
        <w:tabs>
          <w:tab w:val="left" w:pos="600"/>
          <w:tab w:val="right" w:leader="dot" w:pos="8630"/>
        </w:tabs>
        <w:rPr>
          <w:rFonts w:asciiTheme="minorHAnsi" w:eastAsiaTheme="minorEastAsia" w:hAnsiTheme="minorHAnsi" w:cstheme="minorBidi"/>
          <w:noProof/>
          <w:sz w:val="22"/>
          <w:szCs w:val="22"/>
        </w:rPr>
      </w:pPr>
      <w:hyperlink w:anchor="_Toc362453610" w:history="1">
        <w:r w:rsidR="00A3095E" w:rsidRPr="003D50BB">
          <w:rPr>
            <w:rStyle w:val="Hyperlink"/>
            <w:noProof/>
          </w:rPr>
          <w:t>25.</w:t>
        </w:r>
        <w:r w:rsidR="00A3095E">
          <w:rPr>
            <w:rFonts w:asciiTheme="minorHAnsi" w:eastAsiaTheme="minorEastAsia" w:hAnsiTheme="minorHAnsi" w:cstheme="minorBidi"/>
            <w:noProof/>
            <w:sz w:val="22"/>
            <w:szCs w:val="22"/>
          </w:rPr>
          <w:tab/>
        </w:r>
        <w:r w:rsidR="00A3095E" w:rsidRPr="003D50BB">
          <w:rPr>
            <w:rStyle w:val="Hyperlink"/>
            <w:noProof/>
          </w:rPr>
          <w:t>Security Considerations</w:t>
        </w:r>
        <w:r w:rsidR="00A3095E">
          <w:rPr>
            <w:noProof/>
            <w:webHidden/>
          </w:rPr>
          <w:tab/>
        </w:r>
        <w:r w:rsidR="00A3095E">
          <w:rPr>
            <w:noProof/>
            <w:webHidden/>
          </w:rPr>
          <w:fldChar w:fldCharType="begin"/>
        </w:r>
        <w:r w:rsidR="00A3095E">
          <w:rPr>
            <w:noProof/>
            <w:webHidden/>
          </w:rPr>
          <w:instrText xml:space="preserve"> PAGEREF _Toc362453610 \h </w:instrText>
        </w:r>
        <w:r w:rsidR="00A3095E">
          <w:rPr>
            <w:noProof/>
            <w:webHidden/>
          </w:rPr>
        </w:r>
        <w:r w:rsidR="00A3095E">
          <w:rPr>
            <w:noProof/>
            <w:webHidden/>
          </w:rPr>
          <w:fldChar w:fldCharType="separate"/>
        </w:r>
        <w:r w:rsidR="00A3095E">
          <w:rPr>
            <w:noProof/>
            <w:webHidden/>
          </w:rPr>
          <w:t>214</w:t>
        </w:r>
        <w:r w:rsidR="00A3095E">
          <w:rPr>
            <w:noProof/>
            <w:webHidden/>
          </w:rPr>
          <w:fldChar w:fldCharType="end"/>
        </w:r>
      </w:hyperlink>
    </w:p>
    <w:p w14:paraId="0F26EFC8" w14:textId="77777777" w:rsidR="00A3095E" w:rsidRDefault="00B900F3">
      <w:pPr>
        <w:pStyle w:val="TOC1"/>
        <w:tabs>
          <w:tab w:val="left" w:pos="600"/>
          <w:tab w:val="right" w:leader="dot" w:pos="8630"/>
        </w:tabs>
        <w:rPr>
          <w:rFonts w:asciiTheme="minorHAnsi" w:eastAsiaTheme="minorEastAsia" w:hAnsiTheme="minorHAnsi" w:cstheme="minorBidi"/>
          <w:noProof/>
          <w:sz w:val="22"/>
          <w:szCs w:val="22"/>
        </w:rPr>
      </w:pPr>
      <w:hyperlink w:anchor="_Toc362453611" w:history="1">
        <w:r w:rsidR="00A3095E" w:rsidRPr="003D50BB">
          <w:rPr>
            <w:rStyle w:val="Hyperlink"/>
            <w:noProof/>
          </w:rPr>
          <w:t>26.</w:t>
        </w:r>
        <w:r w:rsidR="00A3095E">
          <w:rPr>
            <w:rFonts w:asciiTheme="minorHAnsi" w:eastAsiaTheme="minorEastAsia" w:hAnsiTheme="minorHAnsi" w:cstheme="minorBidi"/>
            <w:noProof/>
            <w:sz w:val="22"/>
            <w:szCs w:val="22"/>
          </w:rPr>
          <w:tab/>
        </w:r>
        <w:r w:rsidR="00A3095E" w:rsidRPr="003D50BB">
          <w:rPr>
            <w:rStyle w:val="Hyperlink"/>
            <w:noProof/>
          </w:rPr>
          <w:t>Authors and Contributors</w:t>
        </w:r>
        <w:r w:rsidR="00A3095E">
          <w:rPr>
            <w:noProof/>
            <w:webHidden/>
          </w:rPr>
          <w:tab/>
        </w:r>
        <w:r w:rsidR="00A3095E">
          <w:rPr>
            <w:noProof/>
            <w:webHidden/>
          </w:rPr>
          <w:fldChar w:fldCharType="begin"/>
        </w:r>
        <w:r w:rsidR="00A3095E">
          <w:rPr>
            <w:noProof/>
            <w:webHidden/>
          </w:rPr>
          <w:instrText xml:space="preserve"> PAGEREF _Toc362453611 \h </w:instrText>
        </w:r>
        <w:r w:rsidR="00A3095E">
          <w:rPr>
            <w:noProof/>
            <w:webHidden/>
          </w:rPr>
        </w:r>
        <w:r w:rsidR="00A3095E">
          <w:rPr>
            <w:noProof/>
            <w:webHidden/>
          </w:rPr>
          <w:fldChar w:fldCharType="separate"/>
        </w:r>
        <w:r w:rsidR="00A3095E">
          <w:rPr>
            <w:noProof/>
            <w:webHidden/>
          </w:rPr>
          <w:t>215</w:t>
        </w:r>
        <w:r w:rsidR="00A3095E">
          <w:rPr>
            <w:noProof/>
            <w:webHidden/>
          </w:rPr>
          <w:fldChar w:fldCharType="end"/>
        </w:r>
      </w:hyperlink>
    </w:p>
    <w:p w14:paraId="63C97CE2" w14:textId="77777777" w:rsidR="00A3095E" w:rsidRDefault="00B900F3">
      <w:pPr>
        <w:pStyle w:val="TOC1"/>
        <w:tabs>
          <w:tab w:val="left" w:pos="600"/>
          <w:tab w:val="right" w:leader="dot" w:pos="8630"/>
        </w:tabs>
        <w:rPr>
          <w:rFonts w:asciiTheme="minorHAnsi" w:eastAsiaTheme="minorEastAsia" w:hAnsiTheme="minorHAnsi" w:cstheme="minorBidi"/>
          <w:noProof/>
          <w:sz w:val="22"/>
          <w:szCs w:val="22"/>
        </w:rPr>
      </w:pPr>
      <w:hyperlink w:anchor="_Toc362453615" w:history="1">
        <w:r w:rsidR="00A3095E" w:rsidRPr="003D50BB">
          <w:rPr>
            <w:rStyle w:val="Hyperlink"/>
            <w:noProof/>
          </w:rPr>
          <w:t>27.</w:t>
        </w:r>
        <w:r w:rsidR="00A3095E">
          <w:rPr>
            <w:rFonts w:asciiTheme="minorHAnsi" w:eastAsiaTheme="minorEastAsia" w:hAnsiTheme="minorHAnsi" w:cstheme="minorBidi"/>
            <w:noProof/>
            <w:sz w:val="22"/>
            <w:szCs w:val="22"/>
          </w:rPr>
          <w:tab/>
        </w:r>
        <w:r w:rsidR="00A3095E" w:rsidRPr="003D50BB">
          <w:rPr>
            <w:rStyle w:val="Hyperlink"/>
            <w:noProof/>
          </w:rPr>
          <w:t>Intellectual Property Statement</w:t>
        </w:r>
        <w:r w:rsidR="00A3095E">
          <w:rPr>
            <w:noProof/>
            <w:webHidden/>
          </w:rPr>
          <w:tab/>
        </w:r>
        <w:r w:rsidR="00A3095E">
          <w:rPr>
            <w:noProof/>
            <w:webHidden/>
          </w:rPr>
          <w:fldChar w:fldCharType="begin"/>
        </w:r>
        <w:r w:rsidR="00A3095E">
          <w:rPr>
            <w:noProof/>
            <w:webHidden/>
          </w:rPr>
          <w:instrText xml:space="preserve"> PAGEREF _Toc362453615 \h </w:instrText>
        </w:r>
        <w:r w:rsidR="00A3095E">
          <w:rPr>
            <w:noProof/>
            <w:webHidden/>
          </w:rPr>
        </w:r>
        <w:r w:rsidR="00A3095E">
          <w:rPr>
            <w:noProof/>
            <w:webHidden/>
          </w:rPr>
          <w:fldChar w:fldCharType="separate"/>
        </w:r>
        <w:r w:rsidR="00A3095E">
          <w:rPr>
            <w:noProof/>
            <w:webHidden/>
          </w:rPr>
          <w:t>216</w:t>
        </w:r>
        <w:r w:rsidR="00A3095E">
          <w:rPr>
            <w:noProof/>
            <w:webHidden/>
          </w:rPr>
          <w:fldChar w:fldCharType="end"/>
        </w:r>
      </w:hyperlink>
    </w:p>
    <w:p w14:paraId="43C8D0E7" w14:textId="77777777" w:rsidR="00A3095E" w:rsidRDefault="00B900F3">
      <w:pPr>
        <w:pStyle w:val="TOC1"/>
        <w:tabs>
          <w:tab w:val="left" w:pos="600"/>
          <w:tab w:val="right" w:leader="dot" w:pos="8630"/>
        </w:tabs>
        <w:rPr>
          <w:rFonts w:asciiTheme="minorHAnsi" w:eastAsiaTheme="minorEastAsia" w:hAnsiTheme="minorHAnsi" w:cstheme="minorBidi"/>
          <w:noProof/>
          <w:sz w:val="22"/>
          <w:szCs w:val="22"/>
        </w:rPr>
      </w:pPr>
      <w:hyperlink w:anchor="_Toc362453616" w:history="1">
        <w:r w:rsidR="00A3095E" w:rsidRPr="003D50BB">
          <w:rPr>
            <w:rStyle w:val="Hyperlink"/>
            <w:noProof/>
          </w:rPr>
          <w:t>28.</w:t>
        </w:r>
        <w:r w:rsidR="00A3095E">
          <w:rPr>
            <w:rFonts w:asciiTheme="minorHAnsi" w:eastAsiaTheme="minorEastAsia" w:hAnsiTheme="minorHAnsi" w:cstheme="minorBidi"/>
            <w:noProof/>
            <w:sz w:val="22"/>
            <w:szCs w:val="22"/>
          </w:rPr>
          <w:tab/>
        </w:r>
        <w:r w:rsidR="00A3095E" w:rsidRPr="003D50BB">
          <w:rPr>
            <w:rStyle w:val="Hyperlink"/>
            <w:noProof/>
          </w:rPr>
          <w:t>Disclaimer</w:t>
        </w:r>
        <w:r w:rsidR="00A3095E">
          <w:rPr>
            <w:noProof/>
            <w:webHidden/>
          </w:rPr>
          <w:tab/>
        </w:r>
        <w:r w:rsidR="00A3095E">
          <w:rPr>
            <w:noProof/>
            <w:webHidden/>
          </w:rPr>
          <w:fldChar w:fldCharType="begin"/>
        </w:r>
        <w:r w:rsidR="00A3095E">
          <w:rPr>
            <w:noProof/>
            <w:webHidden/>
          </w:rPr>
          <w:instrText xml:space="preserve"> PAGEREF _Toc362453616 \h </w:instrText>
        </w:r>
        <w:r w:rsidR="00A3095E">
          <w:rPr>
            <w:noProof/>
            <w:webHidden/>
          </w:rPr>
        </w:r>
        <w:r w:rsidR="00A3095E">
          <w:rPr>
            <w:noProof/>
            <w:webHidden/>
          </w:rPr>
          <w:fldChar w:fldCharType="separate"/>
        </w:r>
        <w:r w:rsidR="00A3095E">
          <w:rPr>
            <w:noProof/>
            <w:webHidden/>
          </w:rPr>
          <w:t>217</w:t>
        </w:r>
        <w:r w:rsidR="00A3095E">
          <w:rPr>
            <w:noProof/>
            <w:webHidden/>
          </w:rPr>
          <w:fldChar w:fldCharType="end"/>
        </w:r>
      </w:hyperlink>
    </w:p>
    <w:p w14:paraId="0A030FDA" w14:textId="77777777" w:rsidR="00A3095E" w:rsidRDefault="00B900F3">
      <w:pPr>
        <w:pStyle w:val="TOC1"/>
        <w:tabs>
          <w:tab w:val="left" w:pos="600"/>
          <w:tab w:val="right" w:leader="dot" w:pos="8630"/>
        </w:tabs>
        <w:rPr>
          <w:rFonts w:asciiTheme="minorHAnsi" w:eastAsiaTheme="minorEastAsia" w:hAnsiTheme="minorHAnsi" w:cstheme="minorBidi"/>
          <w:noProof/>
          <w:sz w:val="22"/>
          <w:szCs w:val="22"/>
        </w:rPr>
      </w:pPr>
      <w:hyperlink w:anchor="_Toc362453617" w:history="1">
        <w:r w:rsidR="00A3095E" w:rsidRPr="003D50BB">
          <w:rPr>
            <w:rStyle w:val="Hyperlink"/>
            <w:noProof/>
          </w:rPr>
          <w:t>29.</w:t>
        </w:r>
        <w:r w:rsidR="00A3095E">
          <w:rPr>
            <w:rFonts w:asciiTheme="minorHAnsi" w:eastAsiaTheme="minorEastAsia" w:hAnsiTheme="minorHAnsi" w:cstheme="minorBidi"/>
            <w:noProof/>
            <w:sz w:val="22"/>
            <w:szCs w:val="22"/>
          </w:rPr>
          <w:tab/>
        </w:r>
        <w:r w:rsidR="00A3095E" w:rsidRPr="003D50BB">
          <w:rPr>
            <w:rStyle w:val="Hyperlink"/>
            <w:noProof/>
          </w:rPr>
          <w:t>Full Copyright Notice</w:t>
        </w:r>
        <w:r w:rsidR="00A3095E">
          <w:rPr>
            <w:noProof/>
            <w:webHidden/>
          </w:rPr>
          <w:tab/>
        </w:r>
        <w:r w:rsidR="00A3095E">
          <w:rPr>
            <w:noProof/>
            <w:webHidden/>
          </w:rPr>
          <w:fldChar w:fldCharType="begin"/>
        </w:r>
        <w:r w:rsidR="00A3095E">
          <w:rPr>
            <w:noProof/>
            <w:webHidden/>
          </w:rPr>
          <w:instrText xml:space="preserve"> PAGEREF _Toc362453617 \h </w:instrText>
        </w:r>
        <w:r w:rsidR="00A3095E">
          <w:rPr>
            <w:noProof/>
            <w:webHidden/>
          </w:rPr>
        </w:r>
        <w:r w:rsidR="00A3095E">
          <w:rPr>
            <w:noProof/>
            <w:webHidden/>
          </w:rPr>
          <w:fldChar w:fldCharType="separate"/>
        </w:r>
        <w:r w:rsidR="00A3095E">
          <w:rPr>
            <w:noProof/>
            <w:webHidden/>
          </w:rPr>
          <w:t>218</w:t>
        </w:r>
        <w:r w:rsidR="00A3095E">
          <w:rPr>
            <w:noProof/>
            <w:webHidden/>
          </w:rPr>
          <w:fldChar w:fldCharType="end"/>
        </w:r>
      </w:hyperlink>
    </w:p>
    <w:p w14:paraId="3283E12F" w14:textId="77777777" w:rsidR="00A3095E" w:rsidRDefault="00B900F3">
      <w:pPr>
        <w:pStyle w:val="TOC1"/>
        <w:tabs>
          <w:tab w:val="left" w:pos="600"/>
          <w:tab w:val="right" w:leader="dot" w:pos="8630"/>
        </w:tabs>
        <w:rPr>
          <w:rFonts w:asciiTheme="minorHAnsi" w:eastAsiaTheme="minorEastAsia" w:hAnsiTheme="minorHAnsi" w:cstheme="minorBidi"/>
          <w:noProof/>
          <w:sz w:val="22"/>
          <w:szCs w:val="22"/>
        </w:rPr>
      </w:pPr>
      <w:hyperlink w:anchor="_Toc362453620" w:history="1">
        <w:r w:rsidR="00A3095E" w:rsidRPr="003D50BB">
          <w:rPr>
            <w:rStyle w:val="Hyperlink"/>
            <w:noProof/>
          </w:rPr>
          <w:t>30.</w:t>
        </w:r>
        <w:r w:rsidR="00A3095E">
          <w:rPr>
            <w:rFonts w:asciiTheme="minorHAnsi" w:eastAsiaTheme="minorEastAsia" w:hAnsiTheme="minorHAnsi" w:cstheme="minorBidi"/>
            <w:noProof/>
            <w:sz w:val="22"/>
            <w:szCs w:val="22"/>
          </w:rPr>
          <w:tab/>
        </w:r>
        <w:r w:rsidR="00A3095E" w:rsidRPr="003D50BB">
          <w:rPr>
            <w:rStyle w:val="Hyperlink"/>
            <w:noProof/>
          </w:rPr>
          <w:t>References</w:t>
        </w:r>
        <w:r w:rsidR="00A3095E">
          <w:rPr>
            <w:noProof/>
            <w:webHidden/>
          </w:rPr>
          <w:tab/>
        </w:r>
        <w:r w:rsidR="00A3095E">
          <w:rPr>
            <w:noProof/>
            <w:webHidden/>
          </w:rPr>
          <w:fldChar w:fldCharType="begin"/>
        </w:r>
        <w:r w:rsidR="00A3095E">
          <w:rPr>
            <w:noProof/>
            <w:webHidden/>
          </w:rPr>
          <w:instrText xml:space="preserve"> PAGEREF _Toc362453620 \h </w:instrText>
        </w:r>
        <w:r w:rsidR="00A3095E">
          <w:rPr>
            <w:noProof/>
            <w:webHidden/>
          </w:rPr>
        </w:r>
        <w:r w:rsidR="00A3095E">
          <w:rPr>
            <w:noProof/>
            <w:webHidden/>
          </w:rPr>
          <w:fldChar w:fldCharType="separate"/>
        </w:r>
        <w:r w:rsidR="00A3095E">
          <w:rPr>
            <w:noProof/>
            <w:webHidden/>
          </w:rPr>
          <w:t>219</w:t>
        </w:r>
        <w:r w:rsidR="00A3095E">
          <w:rPr>
            <w:noProof/>
            <w:webHidden/>
          </w:rPr>
          <w:fldChar w:fldCharType="end"/>
        </w:r>
      </w:hyperlink>
    </w:p>
    <w:p w14:paraId="08628A64" w14:textId="77777777" w:rsidR="00A3095E" w:rsidRDefault="00B900F3">
      <w:pPr>
        <w:pStyle w:val="TOC1"/>
        <w:tabs>
          <w:tab w:val="left" w:pos="600"/>
          <w:tab w:val="right" w:leader="dot" w:pos="8630"/>
        </w:tabs>
        <w:rPr>
          <w:rFonts w:asciiTheme="minorHAnsi" w:eastAsiaTheme="minorEastAsia" w:hAnsiTheme="minorHAnsi" w:cstheme="minorBidi"/>
          <w:noProof/>
          <w:sz w:val="22"/>
          <w:szCs w:val="22"/>
        </w:rPr>
      </w:pPr>
      <w:hyperlink w:anchor="_Toc362453622" w:history="1">
        <w:r w:rsidR="00A3095E" w:rsidRPr="003D50BB">
          <w:rPr>
            <w:rStyle w:val="Hyperlink"/>
            <w:noProof/>
          </w:rPr>
          <w:t>31.</w:t>
        </w:r>
        <w:r w:rsidR="00A3095E">
          <w:rPr>
            <w:rFonts w:asciiTheme="minorHAnsi" w:eastAsiaTheme="minorEastAsia" w:hAnsiTheme="minorHAnsi" w:cstheme="minorBidi"/>
            <w:noProof/>
            <w:sz w:val="22"/>
            <w:szCs w:val="22"/>
          </w:rPr>
          <w:tab/>
        </w:r>
        <w:r w:rsidR="00A3095E" w:rsidRPr="003D50BB">
          <w:rPr>
            <w:rStyle w:val="Hyperlink"/>
            <w:noProof/>
          </w:rPr>
          <w:t>Appendix A:Escape Scheme Use Cases</w:t>
        </w:r>
        <w:r w:rsidR="00A3095E">
          <w:rPr>
            <w:noProof/>
            <w:webHidden/>
          </w:rPr>
          <w:tab/>
        </w:r>
        <w:r w:rsidR="00A3095E">
          <w:rPr>
            <w:noProof/>
            <w:webHidden/>
          </w:rPr>
          <w:fldChar w:fldCharType="begin"/>
        </w:r>
        <w:r w:rsidR="00A3095E">
          <w:rPr>
            <w:noProof/>
            <w:webHidden/>
          </w:rPr>
          <w:instrText xml:space="preserve"> PAGEREF _Toc362453622 \h </w:instrText>
        </w:r>
        <w:r w:rsidR="00A3095E">
          <w:rPr>
            <w:noProof/>
            <w:webHidden/>
          </w:rPr>
        </w:r>
        <w:r w:rsidR="00A3095E">
          <w:rPr>
            <w:noProof/>
            <w:webHidden/>
          </w:rPr>
          <w:fldChar w:fldCharType="separate"/>
        </w:r>
        <w:r w:rsidR="00A3095E">
          <w:rPr>
            <w:noProof/>
            <w:webHidden/>
          </w:rPr>
          <w:t>220</w:t>
        </w:r>
        <w:r w:rsidR="00A3095E">
          <w:rPr>
            <w:noProof/>
            <w:webHidden/>
          </w:rPr>
          <w:fldChar w:fldCharType="end"/>
        </w:r>
      </w:hyperlink>
    </w:p>
    <w:p w14:paraId="4763C84A" w14:textId="77777777" w:rsidR="00A3095E" w:rsidRDefault="00B900F3">
      <w:pPr>
        <w:pStyle w:val="TOC2"/>
        <w:tabs>
          <w:tab w:val="left" w:pos="1000"/>
          <w:tab w:val="right" w:leader="dot" w:pos="8630"/>
        </w:tabs>
        <w:rPr>
          <w:rFonts w:asciiTheme="minorHAnsi" w:eastAsiaTheme="minorEastAsia" w:hAnsiTheme="minorHAnsi" w:cstheme="minorBidi"/>
          <w:noProof/>
          <w:sz w:val="22"/>
          <w:szCs w:val="22"/>
        </w:rPr>
      </w:pPr>
      <w:hyperlink w:anchor="_Toc362453624" w:history="1">
        <w:r w:rsidR="00A3095E" w:rsidRPr="003D50BB">
          <w:rPr>
            <w:rStyle w:val="Hyperlink"/>
            <w:noProof/>
          </w:rPr>
          <w:t>31.1</w:t>
        </w:r>
        <w:r w:rsidR="00A3095E">
          <w:rPr>
            <w:rFonts w:asciiTheme="minorHAnsi" w:eastAsiaTheme="minorEastAsia" w:hAnsiTheme="minorHAnsi" w:cstheme="minorBidi"/>
            <w:noProof/>
            <w:sz w:val="22"/>
            <w:szCs w:val="22"/>
          </w:rPr>
          <w:tab/>
        </w:r>
        <w:r w:rsidR="00A3095E" w:rsidRPr="003D50BB">
          <w:rPr>
            <w:rStyle w:val="Hyperlink"/>
            <w:noProof/>
          </w:rPr>
          <w:t>Escape Character same as dfdl:escapeEscapeCharacater</w:t>
        </w:r>
        <w:r w:rsidR="00A3095E">
          <w:rPr>
            <w:noProof/>
            <w:webHidden/>
          </w:rPr>
          <w:tab/>
        </w:r>
        <w:r w:rsidR="00A3095E">
          <w:rPr>
            <w:noProof/>
            <w:webHidden/>
          </w:rPr>
          <w:fldChar w:fldCharType="begin"/>
        </w:r>
        <w:r w:rsidR="00A3095E">
          <w:rPr>
            <w:noProof/>
            <w:webHidden/>
          </w:rPr>
          <w:instrText xml:space="preserve"> PAGEREF _Toc362453624 \h </w:instrText>
        </w:r>
        <w:r w:rsidR="00A3095E">
          <w:rPr>
            <w:noProof/>
            <w:webHidden/>
          </w:rPr>
        </w:r>
        <w:r w:rsidR="00A3095E">
          <w:rPr>
            <w:noProof/>
            <w:webHidden/>
          </w:rPr>
          <w:fldChar w:fldCharType="separate"/>
        </w:r>
        <w:r w:rsidR="00A3095E">
          <w:rPr>
            <w:noProof/>
            <w:webHidden/>
          </w:rPr>
          <w:t>220</w:t>
        </w:r>
        <w:r w:rsidR="00A3095E">
          <w:rPr>
            <w:noProof/>
            <w:webHidden/>
          </w:rPr>
          <w:fldChar w:fldCharType="end"/>
        </w:r>
      </w:hyperlink>
    </w:p>
    <w:p w14:paraId="5A078DEE" w14:textId="77777777" w:rsidR="00A3095E" w:rsidRDefault="00B900F3">
      <w:pPr>
        <w:pStyle w:val="TOC2"/>
        <w:tabs>
          <w:tab w:val="left" w:pos="1000"/>
          <w:tab w:val="right" w:leader="dot" w:pos="8630"/>
        </w:tabs>
        <w:rPr>
          <w:rFonts w:asciiTheme="minorHAnsi" w:eastAsiaTheme="minorEastAsia" w:hAnsiTheme="minorHAnsi" w:cstheme="minorBidi"/>
          <w:noProof/>
          <w:sz w:val="22"/>
          <w:szCs w:val="22"/>
        </w:rPr>
      </w:pPr>
      <w:hyperlink w:anchor="_Toc362453626" w:history="1">
        <w:r w:rsidR="00A3095E" w:rsidRPr="003D50BB">
          <w:rPr>
            <w:rStyle w:val="Hyperlink"/>
            <w:noProof/>
          </w:rPr>
          <w:t>31.2</w:t>
        </w:r>
        <w:r w:rsidR="00A3095E">
          <w:rPr>
            <w:rFonts w:asciiTheme="minorHAnsi" w:eastAsiaTheme="minorEastAsia" w:hAnsiTheme="minorHAnsi" w:cstheme="minorBidi"/>
            <w:noProof/>
            <w:sz w:val="22"/>
            <w:szCs w:val="22"/>
          </w:rPr>
          <w:tab/>
        </w:r>
        <w:r w:rsidR="00A3095E" w:rsidRPr="003D50BB">
          <w:rPr>
            <w:rStyle w:val="Hyperlink"/>
            <w:noProof/>
          </w:rPr>
          <w:t>Escape Character different from dfdl:escapeEscapeCharacater</w:t>
        </w:r>
        <w:r w:rsidR="00A3095E">
          <w:rPr>
            <w:noProof/>
            <w:webHidden/>
          </w:rPr>
          <w:tab/>
        </w:r>
        <w:r w:rsidR="00A3095E">
          <w:rPr>
            <w:noProof/>
            <w:webHidden/>
          </w:rPr>
          <w:fldChar w:fldCharType="begin"/>
        </w:r>
        <w:r w:rsidR="00A3095E">
          <w:rPr>
            <w:noProof/>
            <w:webHidden/>
          </w:rPr>
          <w:instrText xml:space="preserve"> PAGEREF _Toc362453626 \h </w:instrText>
        </w:r>
        <w:r w:rsidR="00A3095E">
          <w:rPr>
            <w:noProof/>
            <w:webHidden/>
          </w:rPr>
        </w:r>
        <w:r w:rsidR="00A3095E">
          <w:rPr>
            <w:noProof/>
            <w:webHidden/>
          </w:rPr>
          <w:fldChar w:fldCharType="separate"/>
        </w:r>
        <w:r w:rsidR="00A3095E">
          <w:rPr>
            <w:noProof/>
            <w:webHidden/>
          </w:rPr>
          <w:t>220</w:t>
        </w:r>
        <w:r w:rsidR="00A3095E">
          <w:rPr>
            <w:noProof/>
            <w:webHidden/>
          </w:rPr>
          <w:fldChar w:fldCharType="end"/>
        </w:r>
      </w:hyperlink>
    </w:p>
    <w:p w14:paraId="6EDCD580" w14:textId="77777777" w:rsidR="00A3095E" w:rsidRDefault="00B900F3">
      <w:pPr>
        <w:pStyle w:val="TOC2"/>
        <w:tabs>
          <w:tab w:val="left" w:pos="1000"/>
          <w:tab w:val="right" w:leader="dot" w:pos="8630"/>
        </w:tabs>
        <w:rPr>
          <w:rFonts w:asciiTheme="minorHAnsi" w:eastAsiaTheme="minorEastAsia" w:hAnsiTheme="minorHAnsi" w:cstheme="minorBidi"/>
          <w:noProof/>
          <w:sz w:val="22"/>
          <w:szCs w:val="22"/>
        </w:rPr>
      </w:pPr>
      <w:hyperlink w:anchor="_Toc362453628" w:history="1">
        <w:r w:rsidR="00A3095E" w:rsidRPr="003D50BB">
          <w:rPr>
            <w:rStyle w:val="Hyperlink"/>
            <w:noProof/>
          </w:rPr>
          <w:t>31.3</w:t>
        </w:r>
        <w:r w:rsidR="00A3095E">
          <w:rPr>
            <w:rFonts w:asciiTheme="minorHAnsi" w:eastAsiaTheme="minorEastAsia" w:hAnsiTheme="minorHAnsi" w:cstheme="minorBidi"/>
            <w:noProof/>
            <w:sz w:val="22"/>
            <w:szCs w:val="22"/>
          </w:rPr>
          <w:tab/>
        </w:r>
        <w:r w:rsidR="00A3095E" w:rsidRPr="003D50BB">
          <w:rPr>
            <w:rStyle w:val="Hyperlink"/>
            <w:noProof/>
          </w:rPr>
          <w:t>Escape block with different start and end characters</w:t>
        </w:r>
        <w:r w:rsidR="00A3095E">
          <w:rPr>
            <w:noProof/>
            <w:webHidden/>
          </w:rPr>
          <w:tab/>
        </w:r>
        <w:r w:rsidR="00A3095E">
          <w:rPr>
            <w:noProof/>
            <w:webHidden/>
          </w:rPr>
          <w:fldChar w:fldCharType="begin"/>
        </w:r>
        <w:r w:rsidR="00A3095E">
          <w:rPr>
            <w:noProof/>
            <w:webHidden/>
          </w:rPr>
          <w:instrText xml:space="preserve"> PAGEREF _Toc362453628 \h </w:instrText>
        </w:r>
        <w:r w:rsidR="00A3095E">
          <w:rPr>
            <w:noProof/>
            <w:webHidden/>
          </w:rPr>
        </w:r>
        <w:r w:rsidR="00A3095E">
          <w:rPr>
            <w:noProof/>
            <w:webHidden/>
          </w:rPr>
          <w:fldChar w:fldCharType="separate"/>
        </w:r>
        <w:r w:rsidR="00A3095E">
          <w:rPr>
            <w:noProof/>
            <w:webHidden/>
          </w:rPr>
          <w:t>221</w:t>
        </w:r>
        <w:r w:rsidR="00A3095E">
          <w:rPr>
            <w:noProof/>
            <w:webHidden/>
          </w:rPr>
          <w:fldChar w:fldCharType="end"/>
        </w:r>
      </w:hyperlink>
    </w:p>
    <w:p w14:paraId="28F77AE0" w14:textId="77777777" w:rsidR="00A3095E" w:rsidRDefault="00B900F3">
      <w:pPr>
        <w:pStyle w:val="TOC2"/>
        <w:tabs>
          <w:tab w:val="left" w:pos="1000"/>
          <w:tab w:val="right" w:leader="dot" w:pos="8630"/>
        </w:tabs>
        <w:rPr>
          <w:rFonts w:asciiTheme="minorHAnsi" w:eastAsiaTheme="minorEastAsia" w:hAnsiTheme="minorHAnsi" w:cstheme="minorBidi"/>
          <w:noProof/>
          <w:sz w:val="22"/>
          <w:szCs w:val="22"/>
        </w:rPr>
      </w:pPr>
      <w:hyperlink w:anchor="_Toc362453629" w:history="1">
        <w:r w:rsidR="00A3095E" w:rsidRPr="003D50BB">
          <w:rPr>
            <w:rStyle w:val="Hyperlink"/>
            <w:noProof/>
          </w:rPr>
          <w:t>31.4</w:t>
        </w:r>
        <w:r w:rsidR="00A3095E">
          <w:rPr>
            <w:rFonts w:asciiTheme="minorHAnsi" w:eastAsiaTheme="minorEastAsia" w:hAnsiTheme="minorHAnsi" w:cstheme="minorBidi"/>
            <w:noProof/>
            <w:sz w:val="22"/>
            <w:szCs w:val="22"/>
          </w:rPr>
          <w:tab/>
        </w:r>
        <w:r w:rsidR="00A3095E" w:rsidRPr="003D50BB">
          <w:rPr>
            <w:rStyle w:val="Hyperlink"/>
            <w:noProof/>
          </w:rPr>
          <w:t>Escape block with same start and end characters</w:t>
        </w:r>
        <w:r w:rsidR="00A3095E">
          <w:rPr>
            <w:noProof/>
            <w:webHidden/>
          </w:rPr>
          <w:tab/>
        </w:r>
        <w:r w:rsidR="00A3095E">
          <w:rPr>
            <w:noProof/>
            <w:webHidden/>
          </w:rPr>
          <w:fldChar w:fldCharType="begin"/>
        </w:r>
        <w:r w:rsidR="00A3095E">
          <w:rPr>
            <w:noProof/>
            <w:webHidden/>
          </w:rPr>
          <w:instrText xml:space="preserve"> PAGEREF _Toc362453629 \h </w:instrText>
        </w:r>
        <w:r w:rsidR="00A3095E">
          <w:rPr>
            <w:noProof/>
            <w:webHidden/>
          </w:rPr>
        </w:r>
        <w:r w:rsidR="00A3095E">
          <w:rPr>
            <w:noProof/>
            <w:webHidden/>
          </w:rPr>
          <w:fldChar w:fldCharType="separate"/>
        </w:r>
        <w:r w:rsidR="00A3095E">
          <w:rPr>
            <w:noProof/>
            <w:webHidden/>
          </w:rPr>
          <w:t>222</w:t>
        </w:r>
        <w:r w:rsidR="00A3095E">
          <w:rPr>
            <w:noProof/>
            <w:webHidden/>
          </w:rPr>
          <w:fldChar w:fldCharType="end"/>
        </w:r>
      </w:hyperlink>
    </w:p>
    <w:p w14:paraId="3931A217" w14:textId="77777777" w:rsidR="00A3095E" w:rsidRDefault="00B900F3">
      <w:pPr>
        <w:pStyle w:val="TOC1"/>
        <w:tabs>
          <w:tab w:val="left" w:pos="600"/>
          <w:tab w:val="right" w:leader="dot" w:pos="8630"/>
        </w:tabs>
        <w:rPr>
          <w:rFonts w:asciiTheme="minorHAnsi" w:eastAsiaTheme="minorEastAsia" w:hAnsiTheme="minorHAnsi" w:cstheme="minorBidi"/>
          <w:noProof/>
          <w:sz w:val="22"/>
          <w:szCs w:val="22"/>
        </w:rPr>
      </w:pPr>
      <w:hyperlink w:anchor="_Toc362453630" w:history="1">
        <w:r w:rsidR="00A3095E" w:rsidRPr="003D50BB">
          <w:rPr>
            <w:rStyle w:val="Hyperlink"/>
            <w:noProof/>
          </w:rPr>
          <w:t>32.</w:t>
        </w:r>
        <w:r w:rsidR="00A3095E">
          <w:rPr>
            <w:rFonts w:asciiTheme="minorHAnsi" w:eastAsiaTheme="minorEastAsia" w:hAnsiTheme="minorHAnsi" w:cstheme="minorBidi"/>
            <w:noProof/>
            <w:sz w:val="22"/>
            <w:szCs w:val="22"/>
          </w:rPr>
          <w:tab/>
        </w:r>
        <w:r w:rsidR="00A3095E" w:rsidRPr="003D50BB">
          <w:rPr>
            <w:rStyle w:val="Hyperlink"/>
            <w:noProof/>
          </w:rPr>
          <w:t xml:space="preserve">Appendix B: </w:t>
        </w:r>
        <w:r w:rsidR="00A3095E" w:rsidRPr="003D50BB">
          <w:rPr>
            <w:rStyle w:val="Hyperlink"/>
            <w:rFonts w:eastAsia="MS Mincho"/>
            <w:noProof/>
            <w:lang w:eastAsia="ja-JP" w:bidi="he-IL"/>
          </w:rPr>
          <w:t>Encoding of delimiters different from encoding of data (eg, initiator and terminator different to data)</w:t>
        </w:r>
        <w:r w:rsidR="00A3095E">
          <w:rPr>
            <w:noProof/>
            <w:webHidden/>
          </w:rPr>
          <w:tab/>
        </w:r>
        <w:r w:rsidR="00A3095E">
          <w:rPr>
            <w:noProof/>
            <w:webHidden/>
          </w:rPr>
          <w:fldChar w:fldCharType="begin"/>
        </w:r>
        <w:r w:rsidR="00A3095E">
          <w:rPr>
            <w:noProof/>
            <w:webHidden/>
          </w:rPr>
          <w:instrText xml:space="preserve"> PAGEREF _Toc362453630 \h </w:instrText>
        </w:r>
        <w:r w:rsidR="00A3095E">
          <w:rPr>
            <w:noProof/>
            <w:webHidden/>
          </w:rPr>
        </w:r>
        <w:r w:rsidR="00A3095E">
          <w:rPr>
            <w:noProof/>
            <w:webHidden/>
          </w:rPr>
          <w:fldChar w:fldCharType="separate"/>
        </w:r>
        <w:r w:rsidR="00A3095E">
          <w:rPr>
            <w:noProof/>
            <w:webHidden/>
          </w:rPr>
          <w:t>224</w:t>
        </w:r>
        <w:r w:rsidR="00A3095E">
          <w:rPr>
            <w:noProof/>
            <w:webHidden/>
          </w:rPr>
          <w:fldChar w:fldCharType="end"/>
        </w:r>
      </w:hyperlink>
    </w:p>
    <w:p w14:paraId="40242778" w14:textId="77777777" w:rsidR="00A3095E" w:rsidRDefault="00B900F3">
      <w:pPr>
        <w:pStyle w:val="TOC1"/>
        <w:tabs>
          <w:tab w:val="left" w:pos="600"/>
          <w:tab w:val="right" w:leader="dot" w:pos="8630"/>
        </w:tabs>
        <w:rPr>
          <w:rFonts w:asciiTheme="minorHAnsi" w:eastAsiaTheme="minorEastAsia" w:hAnsiTheme="minorHAnsi" w:cstheme="minorBidi"/>
          <w:noProof/>
          <w:sz w:val="22"/>
          <w:szCs w:val="22"/>
        </w:rPr>
      </w:pPr>
      <w:hyperlink w:anchor="_Toc362453631" w:history="1">
        <w:r w:rsidR="00A3095E" w:rsidRPr="003D50BB">
          <w:rPr>
            <w:rStyle w:val="Hyperlink"/>
            <w:noProof/>
          </w:rPr>
          <w:t>33.</w:t>
        </w:r>
        <w:r w:rsidR="00A3095E">
          <w:rPr>
            <w:rFonts w:asciiTheme="minorHAnsi" w:eastAsiaTheme="minorEastAsia" w:hAnsiTheme="minorHAnsi" w:cstheme="minorBidi"/>
            <w:noProof/>
            <w:sz w:val="22"/>
            <w:szCs w:val="22"/>
          </w:rPr>
          <w:tab/>
        </w:r>
        <w:r w:rsidR="00A3095E" w:rsidRPr="003D50BB">
          <w:rPr>
            <w:rStyle w:val="Hyperlink"/>
            <w:rFonts w:eastAsia="MS Mincho"/>
            <w:noProof/>
            <w:lang w:eastAsia="ja-JP" w:bidi="he-IL"/>
          </w:rPr>
          <w:t>Appendix C: Rationale for Single-Assignment Variables</w:t>
        </w:r>
        <w:r w:rsidR="00A3095E">
          <w:rPr>
            <w:noProof/>
            <w:webHidden/>
          </w:rPr>
          <w:tab/>
        </w:r>
        <w:r w:rsidR="00A3095E">
          <w:rPr>
            <w:noProof/>
            <w:webHidden/>
          </w:rPr>
          <w:fldChar w:fldCharType="begin"/>
        </w:r>
        <w:r w:rsidR="00A3095E">
          <w:rPr>
            <w:noProof/>
            <w:webHidden/>
          </w:rPr>
          <w:instrText xml:space="preserve"> PAGEREF _Toc362453631 \h </w:instrText>
        </w:r>
        <w:r w:rsidR="00A3095E">
          <w:rPr>
            <w:noProof/>
            <w:webHidden/>
          </w:rPr>
        </w:r>
        <w:r w:rsidR="00A3095E">
          <w:rPr>
            <w:noProof/>
            <w:webHidden/>
          </w:rPr>
          <w:fldChar w:fldCharType="separate"/>
        </w:r>
        <w:r w:rsidR="00A3095E">
          <w:rPr>
            <w:noProof/>
            <w:webHidden/>
          </w:rPr>
          <w:t>225</w:t>
        </w:r>
        <w:r w:rsidR="00A3095E">
          <w:rPr>
            <w:noProof/>
            <w:webHidden/>
          </w:rPr>
          <w:fldChar w:fldCharType="end"/>
        </w:r>
      </w:hyperlink>
    </w:p>
    <w:p w14:paraId="74F2B9BE" w14:textId="77777777" w:rsidR="00987E46" w:rsidRPr="005223F4" w:rsidRDefault="00987E46" w:rsidP="00987E46">
      <w:pPr>
        <w:pStyle w:val="TOC2"/>
        <w:tabs>
          <w:tab w:val="left" w:pos="1000"/>
          <w:tab w:val="right" w:leader="dot" w:pos="8630"/>
        </w:tabs>
        <w:rPr>
          <w:b/>
          <w:bCs/>
        </w:rPr>
      </w:pPr>
      <w:r w:rsidRPr="005223F4">
        <w:rPr>
          <w:b/>
          <w:bCs/>
        </w:rPr>
        <w:fldChar w:fldCharType="end"/>
      </w:r>
    </w:p>
    <w:p w14:paraId="1ECCA815" w14:textId="77777777" w:rsidR="001571F5" w:rsidRPr="005223F4" w:rsidRDefault="001571F5" w:rsidP="006E4FE8">
      <w:pPr>
        <w:pStyle w:val="Heading1"/>
      </w:pPr>
      <w:bookmarkStart w:id="51" w:name="_Toc177399014"/>
      <w:bookmarkStart w:id="52" w:name="_Toc175057300"/>
      <w:bookmarkStart w:id="53" w:name="_Toc199516207"/>
      <w:bookmarkStart w:id="54" w:name="_Toc194983888"/>
      <w:bookmarkStart w:id="55" w:name="_Toc243112726"/>
      <w:bookmarkStart w:id="56" w:name="_Ref255463832"/>
      <w:bookmarkStart w:id="57" w:name="_Ref275431279"/>
      <w:bookmarkStart w:id="58" w:name="_Toc349042597"/>
      <w:bookmarkStart w:id="59" w:name="_Ref351049978"/>
      <w:bookmarkStart w:id="60" w:name="_Toc362453085"/>
      <w:r w:rsidRPr="005223F4">
        <w:lastRenderedPageBreak/>
        <w:t>Introduction</w:t>
      </w:r>
      <w:bookmarkEnd w:id="51"/>
      <w:bookmarkEnd w:id="52"/>
      <w:bookmarkEnd w:id="53"/>
      <w:bookmarkEnd w:id="54"/>
      <w:bookmarkEnd w:id="55"/>
      <w:bookmarkEnd w:id="56"/>
      <w:bookmarkEnd w:id="57"/>
      <w:bookmarkEnd w:id="58"/>
      <w:bookmarkEnd w:id="59"/>
      <w:bookmarkEnd w:id="60"/>
    </w:p>
    <w:p w14:paraId="2C59036C" w14:textId="77777777" w:rsidR="00E27523" w:rsidRPr="005223F4" w:rsidRDefault="00E27523" w:rsidP="007170DA">
      <w:bookmarkStart w:id="61" w:name="_Toc1403318"/>
      <w:r w:rsidRPr="005223F4">
        <w:t xml:space="preserve">Data interchange is critically important for </w:t>
      </w:r>
      <w:r w:rsidR="0063707C" w:rsidRPr="005223F4">
        <w:t xml:space="preserve">most </w:t>
      </w:r>
      <w:r w:rsidR="00810F13" w:rsidRPr="005223F4">
        <w:t>computing</w:t>
      </w:r>
      <w:r w:rsidRPr="005223F4">
        <w:t xml:space="preserve">. </w:t>
      </w:r>
      <w:r w:rsidR="00810F13" w:rsidRPr="005223F4">
        <w:t>Grid computing</w:t>
      </w:r>
      <w:r w:rsidR="0063707C" w:rsidRPr="005223F4">
        <w:t xml:space="preserve"> and all forms of distributed computing </w:t>
      </w:r>
      <w:r w:rsidR="004015B7" w:rsidRPr="005223F4">
        <w:t>require</w:t>
      </w:r>
      <w:r w:rsidRPr="005223F4">
        <w:t xml:space="preserve"> distributed software and hardware resources to work together. Inevitably</w:t>
      </w:r>
      <w:r w:rsidR="00E36427" w:rsidRPr="005223F4">
        <w:t>,</w:t>
      </w:r>
      <w:r w:rsidRPr="005223F4">
        <w:t xml:space="preserve"> these resources read and write data in </w:t>
      </w:r>
      <w:r w:rsidR="0063707C" w:rsidRPr="005223F4">
        <w:t xml:space="preserve">a variety of </w:t>
      </w:r>
      <w:r w:rsidRPr="005223F4">
        <w:t>formats. General tools for data interchange are essential to solving such problems.</w:t>
      </w:r>
      <w:r w:rsidR="00810F13" w:rsidRPr="005223F4">
        <w:t xml:space="preserve"> </w:t>
      </w:r>
      <w:r w:rsidR="000E5242" w:rsidRPr="005223F4">
        <w:t>Scalable and</w:t>
      </w:r>
      <w:r w:rsidR="00081F13" w:rsidRPr="005223F4">
        <w:t xml:space="preserve"> High Performance Computing </w:t>
      </w:r>
      <w:r w:rsidR="000E5242" w:rsidRPr="005223F4">
        <w:t xml:space="preserve"> </w:t>
      </w:r>
      <w:r w:rsidR="00081F13" w:rsidRPr="005223F4">
        <w:t>(</w:t>
      </w:r>
      <w:r w:rsidR="000E5242" w:rsidRPr="005223F4">
        <w:t>HPC</w:t>
      </w:r>
      <w:r w:rsidR="00081F13" w:rsidRPr="005223F4">
        <w:t>)</w:t>
      </w:r>
      <w:r w:rsidR="000E5242" w:rsidRPr="005223F4">
        <w:t xml:space="preserve"> applications require high-performance </w:t>
      </w:r>
      <w:r w:rsidR="00810F13" w:rsidRPr="005223F4">
        <w:t>data handling</w:t>
      </w:r>
      <w:r w:rsidR="000E5242" w:rsidRPr="005223F4">
        <w:t>, so data interchange standards must enable efficient representation of data</w:t>
      </w:r>
      <w:r w:rsidR="00810F13" w:rsidRPr="005223F4">
        <w:t xml:space="preserve">. </w:t>
      </w:r>
      <w:r w:rsidR="001E4E64" w:rsidRPr="005223F4">
        <w:t>Data Format Description Language (</w:t>
      </w:r>
      <w:r w:rsidR="00810F13" w:rsidRPr="005223F4">
        <w:t>DFDL</w:t>
      </w:r>
      <w:r w:rsidR="001E4E64" w:rsidRPr="005223F4">
        <w:t>)</w:t>
      </w:r>
      <w:r w:rsidR="00810F13" w:rsidRPr="005223F4">
        <w:t xml:space="preserve"> enables powerful data interchange </w:t>
      </w:r>
      <w:r w:rsidR="001D1B6A" w:rsidRPr="005223F4">
        <w:t>and</w:t>
      </w:r>
      <w:r w:rsidR="00810F13" w:rsidRPr="005223F4">
        <w:t xml:space="preserve"> very high-performance data handling.</w:t>
      </w:r>
    </w:p>
    <w:p w14:paraId="6DE51F3F" w14:textId="77777777" w:rsidR="00E27523" w:rsidRPr="005223F4" w:rsidRDefault="00E27523" w:rsidP="00E27523">
      <w:r w:rsidRPr="005223F4">
        <w:t xml:space="preserve">We envisage </w:t>
      </w:r>
      <w:r w:rsidR="001D1B6A" w:rsidRPr="005223F4">
        <w:t>three</w:t>
      </w:r>
      <w:r w:rsidRPr="005223F4">
        <w:t xml:space="preserve"> dominant kinds of data in the future</w:t>
      </w:r>
      <w:r w:rsidR="001D1B6A" w:rsidRPr="005223F4">
        <w:t>, as follows</w:t>
      </w:r>
      <w:r w:rsidRPr="005223F4">
        <w:t xml:space="preserve">: </w:t>
      </w:r>
    </w:p>
    <w:p w14:paraId="09ECAC00" w14:textId="77777777" w:rsidR="00E27523" w:rsidRPr="005223F4" w:rsidRDefault="00E27523" w:rsidP="009439D6">
      <w:pPr>
        <w:pStyle w:val="ListBullet"/>
        <w:numPr>
          <w:ilvl w:val="0"/>
          <w:numId w:val="71"/>
        </w:numPr>
      </w:pPr>
      <w:r w:rsidRPr="005223F4">
        <w:t>Textual data</w:t>
      </w:r>
      <w:r w:rsidR="00C204B1" w:rsidRPr="005223F4">
        <w:t xml:space="preserve"> defined by a format specific schema such as XML or JSON.</w:t>
      </w:r>
    </w:p>
    <w:p w14:paraId="578F3611" w14:textId="77777777" w:rsidR="00E27523" w:rsidRPr="005223F4" w:rsidRDefault="00E27523" w:rsidP="009439D6">
      <w:pPr>
        <w:pStyle w:val="ListBullet"/>
        <w:numPr>
          <w:ilvl w:val="0"/>
          <w:numId w:val="71"/>
        </w:numPr>
      </w:pPr>
      <w:r w:rsidRPr="005223F4">
        <w:t xml:space="preserve">Binary data in standard formats. </w:t>
      </w:r>
    </w:p>
    <w:p w14:paraId="2C1A219D" w14:textId="77777777" w:rsidR="00E27523" w:rsidRPr="005223F4" w:rsidRDefault="00E27523" w:rsidP="009439D6">
      <w:pPr>
        <w:pStyle w:val="ListBullet"/>
        <w:numPr>
          <w:ilvl w:val="0"/>
          <w:numId w:val="71"/>
        </w:numPr>
      </w:pPr>
      <w:r w:rsidRPr="005223F4">
        <w:t>Data with DFDL descriptors</w:t>
      </w:r>
      <w:r w:rsidR="001D1B6A" w:rsidRPr="005223F4">
        <w:t>.</w:t>
      </w:r>
      <w:r w:rsidRPr="005223F4">
        <w:t xml:space="preserve"> </w:t>
      </w:r>
    </w:p>
    <w:p w14:paraId="01884C0C" w14:textId="1E6338DD" w:rsidR="00531F3A" w:rsidRPr="005223F4" w:rsidRDefault="00E27523" w:rsidP="00BA6DF1">
      <w:r w:rsidRPr="005223F4">
        <w:t xml:space="preserve">Textual XML data is the most successful data interchange standard to date. All </w:t>
      </w:r>
      <w:r w:rsidR="007C047A" w:rsidRPr="005223F4">
        <w:t xml:space="preserve">such </w:t>
      </w:r>
      <w:r w:rsidR="00F649F5" w:rsidRPr="005223F4">
        <w:t>data are</w:t>
      </w:r>
      <w:r w:rsidR="007C047A" w:rsidRPr="005223F4">
        <w:t xml:space="preserve"> by definition new, by which we mean</w:t>
      </w:r>
      <w:r w:rsidRPr="005223F4">
        <w:t xml:space="preserve"> created in the XML era. </w:t>
      </w:r>
      <w:r w:rsidR="005D296C" w:rsidRPr="005223F4">
        <w:t>B</w:t>
      </w:r>
      <w:r w:rsidRPr="005223F4">
        <w:t>ecause of the large overhead that XML tagging imposes</w:t>
      </w:r>
      <w:r w:rsidR="005D4C14" w:rsidRPr="005223F4">
        <w:t>,</w:t>
      </w:r>
      <w:r w:rsidR="007C047A" w:rsidRPr="005223F4">
        <w:t xml:space="preserve"> </w:t>
      </w:r>
      <w:r w:rsidR="005D296C" w:rsidRPr="005223F4">
        <w:t xml:space="preserve">there is often a need to compress and decompress XML data. However, there is a </w:t>
      </w:r>
      <w:r w:rsidR="007C047A" w:rsidRPr="005223F4">
        <w:t xml:space="preserve">high-cost </w:t>
      </w:r>
      <w:r w:rsidR="00BA6DF1" w:rsidRPr="005223F4">
        <w:t xml:space="preserve">for </w:t>
      </w:r>
      <w:r w:rsidR="007C047A" w:rsidRPr="005223F4">
        <w:t>compression and decompression</w:t>
      </w:r>
      <w:r w:rsidR="005D296C" w:rsidRPr="005223F4">
        <w:t xml:space="preserve"> </w:t>
      </w:r>
      <w:r w:rsidR="005D4C14" w:rsidRPr="005223F4">
        <w:t xml:space="preserve">that is </w:t>
      </w:r>
      <w:r w:rsidR="005D296C" w:rsidRPr="005223F4">
        <w:t xml:space="preserve">unacceptable to some </w:t>
      </w:r>
      <w:r w:rsidR="00683FF4" w:rsidRPr="005223F4">
        <w:t>applications</w:t>
      </w:r>
      <w:r w:rsidRPr="005223F4">
        <w:t>. Standard</w:t>
      </w:r>
      <w:r w:rsidR="00531F3A" w:rsidRPr="005223F4">
        <w:t>ized</w:t>
      </w:r>
      <w:r w:rsidRPr="005223F4">
        <w:t xml:space="preserve"> binary </w:t>
      </w:r>
      <w:r w:rsidR="00F649F5" w:rsidRPr="005223F4">
        <w:t>data are</w:t>
      </w:r>
      <w:r w:rsidRPr="005223F4">
        <w:t xml:space="preserve"> also relatively new, and is </w:t>
      </w:r>
      <w:r w:rsidR="005D4C14" w:rsidRPr="005223F4">
        <w:t>suitable</w:t>
      </w:r>
      <w:r w:rsidRPr="005223F4">
        <w:t xml:space="preserve"> for larger data because of the reduced costs of encoding and more compact size. Examples </w:t>
      </w:r>
      <w:r w:rsidR="00BA6DF1" w:rsidRPr="005223F4">
        <w:t xml:space="preserve">of </w:t>
      </w:r>
      <w:r w:rsidRPr="005223F4">
        <w:t>standard binary formats are data described by modern versions of ASN.1, or the use of XDR. These techniques lack the self-describing nature of XML-data. Scientific formats</w:t>
      </w:r>
      <w:r w:rsidR="005D4C14" w:rsidRPr="005223F4">
        <w:t>,</w:t>
      </w:r>
      <w:r w:rsidRPr="005223F4">
        <w:t xml:space="preserve"> such as NetCDF and HDF are used </w:t>
      </w:r>
      <w:r w:rsidR="005D4C14" w:rsidRPr="005223F4">
        <w:t>by</w:t>
      </w:r>
      <w:r w:rsidRPr="005223F4">
        <w:t xml:space="preserve"> some communities </w:t>
      </w:r>
      <w:r w:rsidR="00BA6DF1" w:rsidRPr="005223F4">
        <w:t xml:space="preserve">to </w:t>
      </w:r>
      <w:r w:rsidRPr="005223F4">
        <w:t xml:space="preserve">provide self-describing binary data. </w:t>
      </w:r>
      <w:del w:id="62" w:author="mbeckerle" w:date="2013-01-20T09:54:00Z">
        <w:r w:rsidRPr="005223F4" w:rsidDel="006F087B">
          <w:delText>In the future</w:delText>
        </w:r>
        <w:r w:rsidR="005D4C14" w:rsidRPr="005223F4" w:rsidDel="006F087B">
          <w:delText>,</w:delText>
        </w:r>
        <w:r w:rsidRPr="005223F4" w:rsidDel="006F087B">
          <w:delText xml:space="preserve"> there</w:delText>
        </w:r>
      </w:del>
      <w:ins w:id="63" w:author="mbeckerle" w:date="2013-01-20T09:54:00Z">
        <w:r w:rsidR="006F087B">
          <w:t xml:space="preserve">There are also </w:t>
        </w:r>
      </w:ins>
      <w:del w:id="64" w:author="mbeckerle" w:date="2013-01-20T09:54:00Z">
        <w:r w:rsidRPr="005223F4" w:rsidDel="006F087B">
          <w:delText xml:space="preserve"> may be </w:delText>
        </w:r>
      </w:del>
      <w:r w:rsidR="00BA6DF1" w:rsidRPr="005223F4">
        <w:t xml:space="preserve">standardized </w:t>
      </w:r>
      <w:r w:rsidRPr="005223F4">
        <w:t>binary-encoded XML data</w:t>
      </w:r>
      <w:ins w:id="65" w:author="mbeckerle" w:date="2013-01-20T09:54:00Z">
        <w:r w:rsidR="006F087B">
          <w:t xml:space="preserve"> formats such as EXI</w:t>
        </w:r>
      </w:ins>
      <w:ins w:id="66" w:author="mbeckerle" w:date="2013-01-20T09:57:00Z">
        <w:r w:rsidR="006F087B">
          <w:t>.</w:t>
        </w:r>
      </w:ins>
      <w:del w:id="67" w:author="mbeckerle" w:date="2013-01-20T09:54:00Z">
        <w:r w:rsidRPr="005223F4" w:rsidDel="006F087B">
          <w:delText xml:space="preserve"> as there is a </w:delText>
        </w:r>
        <w:r w:rsidR="00BA6DF1" w:rsidRPr="005223F4" w:rsidDel="006F087B">
          <w:delText xml:space="preserve">W3C </w:delText>
        </w:r>
        <w:r w:rsidRPr="005223F4" w:rsidDel="006F087B">
          <w:delText>working group that has been formed on this subject</w:delText>
        </w:r>
      </w:del>
      <w:r w:rsidRPr="005223F4">
        <w:t xml:space="preserve">. </w:t>
      </w:r>
    </w:p>
    <w:p w14:paraId="64DA0AD3" w14:textId="77777777" w:rsidR="00E27523" w:rsidRPr="005223F4" w:rsidRDefault="00531F3A" w:rsidP="00E27523">
      <w:r w:rsidRPr="005223F4">
        <w:t>It is an important observation that b</w:t>
      </w:r>
      <w:r w:rsidR="00E27523" w:rsidRPr="005223F4">
        <w:t>oth XML format and standard</w:t>
      </w:r>
      <w:r w:rsidRPr="005223F4">
        <w:t>ized</w:t>
      </w:r>
      <w:r w:rsidR="00E27523" w:rsidRPr="005223F4">
        <w:t xml:space="preserve"> binary formats are </w:t>
      </w:r>
      <w:r w:rsidR="00E27523" w:rsidRPr="005223F4">
        <w:rPr>
          <w:i/>
          <w:iCs/>
        </w:rPr>
        <w:t>prescriptive</w:t>
      </w:r>
      <w:r w:rsidR="00E27523" w:rsidRPr="005223F4">
        <w:t xml:space="preserve"> in that they </w:t>
      </w:r>
      <w:r w:rsidRPr="005223F4">
        <w:t xml:space="preserve">specify or </w:t>
      </w:r>
      <w:r w:rsidR="00E27523" w:rsidRPr="005223F4">
        <w:t>prescribe a representation of the data. To use them your applications must be written to conform to their encodings and mechanisms of expression.</w:t>
      </w:r>
    </w:p>
    <w:p w14:paraId="1BDE2FC6" w14:textId="77777777" w:rsidR="00E27523" w:rsidRPr="005223F4" w:rsidRDefault="00E27523" w:rsidP="00E27523">
      <w:r w:rsidRPr="005223F4">
        <w:t xml:space="preserve">DFDL suggests an entirely different scheme. The approach is </w:t>
      </w:r>
      <w:r w:rsidRPr="005223F4">
        <w:rPr>
          <w:i/>
          <w:iCs/>
        </w:rPr>
        <w:t>descriptive</w:t>
      </w:r>
      <w:r w:rsidRPr="005223F4">
        <w:t xml:space="preserve"> in that one chooses an appropriate data representation for an application based on its needs and one then describes the format using DFDL so that multiple programs can directly interchange the described data. DFDL descriptions can be provided by the creator of the format, or developed as needed by third parties intending to use the format. That is, DFDL is not a format for data; it is a way of describing any data format. DFDL is intended for data commonly found in scientific and numeric computations</w:t>
      </w:r>
      <w:r w:rsidR="005E4C4E" w:rsidRPr="005223F4">
        <w:t>,</w:t>
      </w:r>
      <w:r w:rsidRPr="005223F4">
        <w:t xml:space="preserve"> as well as record-oriented representations found in commercial data processing.</w:t>
      </w:r>
    </w:p>
    <w:p w14:paraId="35DB8C2F" w14:textId="77777777" w:rsidR="00E27523" w:rsidRPr="005223F4" w:rsidRDefault="00E27523" w:rsidP="00E27523">
      <w:r w:rsidRPr="005223F4">
        <w:t xml:space="preserve">DFDL can be used to describe legacy data files, to simplify transfer of data across domains without requiring global standard formats, or to allow third-party tools to easily access multiple formats. DFDL can also be a powerful tool for supporting backward compatibility as formats evolve. </w:t>
      </w:r>
    </w:p>
    <w:p w14:paraId="429DA4F7" w14:textId="77777777" w:rsidR="00E27523" w:rsidRPr="005223F4" w:rsidRDefault="00E27523" w:rsidP="00E27523">
      <w:r w:rsidRPr="005223F4">
        <w:t xml:space="preserve">DFDL is designed to provide flexibility </w:t>
      </w:r>
      <w:r w:rsidR="00324EE9" w:rsidRPr="005223F4">
        <w:t>and</w:t>
      </w:r>
      <w:r w:rsidR="000E5242" w:rsidRPr="005223F4">
        <w:t xml:space="preserve"> also</w:t>
      </w:r>
      <w:r w:rsidRPr="005223F4">
        <w:t xml:space="preserve"> </w:t>
      </w:r>
      <w:r w:rsidR="00324EE9" w:rsidRPr="005223F4">
        <w:t>permit</w:t>
      </w:r>
      <w:r w:rsidRPr="005223F4">
        <w:t xml:space="preserve"> implementations </w:t>
      </w:r>
      <w:r w:rsidR="000E5242" w:rsidRPr="005223F4">
        <w:t xml:space="preserve">that </w:t>
      </w:r>
      <w:r w:rsidRPr="005223F4">
        <w:t xml:space="preserve">achieve very high levels of performance. DFDL descriptions are separable and native applications do not need to use DFDL libraries to parse their data formats. DFDL parsers can also be highly efficient. The DFDL language is designed to </w:t>
      </w:r>
      <w:r w:rsidR="00324EE9" w:rsidRPr="005223F4">
        <w:t>permit</w:t>
      </w:r>
      <w:r w:rsidRPr="005223F4">
        <w:t xml:space="preserve"> implementations that use lazy evaluation of formats and to support seekable, random access to data. The following goals </w:t>
      </w:r>
      <w:r w:rsidR="000616F9" w:rsidRPr="005223F4">
        <w:t>can be achieved</w:t>
      </w:r>
      <w:r w:rsidRPr="005223F4">
        <w:t xml:space="preserve"> by DFDL implementations:</w:t>
      </w:r>
    </w:p>
    <w:p w14:paraId="34CE72EB" w14:textId="3371FF21" w:rsidR="00E27523" w:rsidRPr="005223F4" w:rsidRDefault="00E27523" w:rsidP="009439D6">
      <w:pPr>
        <w:pStyle w:val="ListBullet"/>
        <w:numPr>
          <w:ilvl w:val="0"/>
          <w:numId w:val="72"/>
        </w:numPr>
      </w:pPr>
      <w:r w:rsidRPr="005223F4">
        <w:t>Density</w:t>
      </w:r>
      <w:r w:rsidR="000616F9" w:rsidRPr="005223F4">
        <w:t>.</w:t>
      </w:r>
      <w:r w:rsidRPr="005223F4">
        <w:t xml:space="preserve"> </w:t>
      </w:r>
      <w:r w:rsidR="000616F9" w:rsidRPr="005223F4">
        <w:t>F</w:t>
      </w:r>
      <w:r w:rsidRPr="005223F4">
        <w:t xml:space="preserve">ewest bytes to represent information </w:t>
      </w:r>
      <w:del w:id="68" w:author="mbeckerle" w:date="2013-01-28T12:48:00Z">
        <w:r w:rsidRPr="005223F4" w:rsidDel="0066180F">
          <w:delText xml:space="preserve">content </w:delText>
        </w:r>
      </w:del>
      <w:r w:rsidRPr="005223F4">
        <w:t>(without resorting to compression). Fastest possible I/O.</w:t>
      </w:r>
    </w:p>
    <w:p w14:paraId="6F1B7D61" w14:textId="37557306" w:rsidR="00E27523" w:rsidRPr="005223F4" w:rsidRDefault="00E27523" w:rsidP="009439D6">
      <w:pPr>
        <w:pStyle w:val="ListBullet"/>
        <w:numPr>
          <w:ilvl w:val="0"/>
          <w:numId w:val="72"/>
        </w:numPr>
      </w:pPr>
      <w:r w:rsidRPr="005223F4">
        <w:t xml:space="preserve">Optimized I/O. Applications can write data aligned to byte, word, or even page boundaries and to use memory-mapped I/O to insure access to data </w:t>
      </w:r>
      <w:del w:id="69" w:author="mbeckerle" w:date="2013-01-28T12:48:00Z">
        <w:r w:rsidRPr="005223F4" w:rsidDel="0066180F">
          <w:delText xml:space="preserve">content </w:delText>
        </w:r>
      </w:del>
      <w:r w:rsidRPr="005223F4">
        <w:t xml:space="preserve">with the smallest number of machine cycles for common use cases without sacrificing general access. </w:t>
      </w:r>
    </w:p>
    <w:p w14:paraId="0CA5F48B" w14:textId="77777777" w:rsidR="001E1A5B" w:rsidRPr="005223F4" w:rsidRDefault="001E1A5B" w:rsidP="001E1A5B">
      <w:pPr>
        <w:pStyle w:val="ListBullet"/>
        <w:tabs>
          <w:tab w:val="clear" w:pos="360"/>
        </w:tabs>
        <w:ind w:left="0" w:firstLine="0"/>
      </w:pPr>
    </w:p>
    <w:p w14:paraId="55A3272D" w14:textId="63D90CFF" w:rsidR="00E27523" w:rsidRPr="005223F4" w:rsidRDefault="00E27523" w:rsidP="001E1A5B">
      <w:pPr>
        <w:pStyle w:val="ListBullet"/>
        <w:tabs>
          <w:tab w:val="clear" w:pos="360"/>
        </w:tabs>
        <w:ind w:left="0" w:firstLine="0"/>
      </w:pPr>
      <w:r w:rsidRPr="005223F4">
        <w:lastRenderedPageBreak/>
        <w:t xml:space="preserve">DFDL can describe the same </w:t>
      </w:r>
      <w:r w:rsidR="008D0DB4" w:rsidRPr="005223F4">
        <w:t>types</w:t>
      </w:r>
      <w:r w:rsidRPr="005223F4">
        <w:t xml:space="preserve"> of abstract data that other binary or textual data formats can describe</w:t>
      </w:r>
      <w:r w:rsidR="008D0DB4" w:rsidRPr="005223F4">
        <w:t xml:space="preserve"> and</w:t>
      </w:r>
      <w:r w:rsidRPr="005223F4">
        <w:t xml:space="preserve">, </w:t>
      </w:r>
      <w:r w:rsidR="008D0DB4" w:rsidRPr="005223F4">
        <w:t>furthermore, it can</w:t>
      </w:r>
      <w:r w:rsidRPr="005223F4">
        <w:t xml:space="preserve"> describe almost any possible representation scheme for </w:t>
      </w:r>
      <w:r w:rsidR="008D0DB4" w:rsidRPr="005223F4">
        <w:t>those data.</w:t>
      </w:r>
      <w:r w:rsidRPr="005223F4">
        <w:t xml:space="preserve"> </w:t>
      </w:r>
      <w:del w:id="70" w:author="mbeckerle" w:date="2013-01-20T10:01:00Z">
        <w:r w:rsidRPr="005223F4" w:rsidDel="006F087B">
          <w:delText xml:space="preserve">For example, </w:delText>
        </w:r>
        <w:r w:rsidR="00531F3A" w:rsidRPr="005223F4" w:rsidDel="006F087B">
          <w:delText xml:space="preserve">DFDL can provide </w:delText>
        </w:r>
        <w:r w:rsidRPr="005223F4" w:rsidDel="006F087B">
          <w:delText>multiple representations</w:delText>
        </w:r>
        <w:r w:rsidR="00531F3A" w:rsidRPr="005223F4" w:rsidDel="006F087B">
          <w:delText xml:space="preserve"> </w:delText>
        </w:r>
        <w:r w:rsidR="00C232D1" w:rsidRPr="005223F4" w:rsidDel="006F087B">
          <w:delText>of</w:delText>
        </w:r>
        <w:r w:rsidR="00531F3A" w:rsidRPr="005223F4" w:rsidDel="006F087B">
          <w:delText xml:space="preserve"> the same logical data </w:delText>
        </w:r>
      </w:del>
      <w:del w:id="71" w:author="mbeckerle" w:date="2013-01-20T09:51:00Z">
        <w:r w:rsidR="00C232D1" w:rsidRPr="005223F4" w:rsidDel="00704527">
          <w:delText>and</w:delText>
        </w:r>
        <w:r w:rsidR="00531F3A" w:rsidRPr="005223F4" w:rsidDel="00704527">
          <w:delText xml:space="preserve"> </w:delText>
        </w:r>
      </w:del>
      <w:del w:id="72" w:author="mbeckerle" w:date="2013-01-20T10:01:00Z">
        <w:r w:rsidRPr="005223F4" w:rsidDel="006F087B">
          <w:delText xml:space="preserve">that </w:delText>
        </w:r>
      </w:del>
      <w:del w:id="73" w:author="mbeckerle" w:date="2013-01-20T09:51:00Z">
        <w:r w:rsidR="00C232D1" w:rsidRPr="005223F4" w:rsidDel="00704527">
          <w:delText>data</w:delText>
        </w:r>
        <w:r w:rsidRPr="005223F4" w:rsidDel="00704527">
          <w:delText xml:space="preserve"> </w:delText>
        </w:r>
      </w:del>
      <w:del w:id="74" w:author="mbeckerle" w:date="2013-01-20T10:01:00Z">
        <w:r w:rsidRPr="005223F4" w:rsidDel="006F087B">
          <w:delText xml:space="preserve">are optimized for specific uses. </w:delText>
        </w:r>
      </w:del>
      <w:r w:rsidRPr="005223F4">
        <w:t>It is the spirit of DFDL to support canonical data descriptions that correspond closely to the original in-memory representation of the data, and also to provide sufficient information to write as well as to read the given format.</w:t>
      </w:r>
    </w:p>
    <w:p w14:paraId="6F22C967" w14:textId="77777777" w:rsidR="00880AA2" w:rsidRPr="006E4FE8" w:rsidRDefault="00880AA2" w:rsidP="00946E6A">
      <w:pPr>
        <w:pStyle w:val="Heading2"/>
      </w:pPr>
      <w:bookmarkStart w:id="75" w:name="_Toc177399015"/>
      <w:bookmarkStart w:id="76" w:name="_Toc175057301"/>
      <w:bookmarkStart w:id="77" w:name="_Toc199516208"/>
      <w:bookmarkStart w:id="78" w:name="_Toc194983889"/>
      <w:bookmarkStart w:id="79" w:name="_Toc243112727"/>
      <w:bookmarkStart w:id="80" w:name="_Toc349042598"/>
      <w:bookmarkStart w:id="81" w:name="_Toc362453086"/>
      <w:r w:rsidRPr="006E4FE8">
        <w:t>Why is DFDL Needed?</w:t>
      </w:r>
      <w:bookmarkEnd w:id="75"/>
      <w:bookmarkEnd w:id="76"/>
      <w:bookmarkEnd w:id="77"/>
      <w:bookmarkEnd w:id="78"/>
      <w:bookmarkEnd w:id="79"/>
      <w:bookmarkEnd w:id="80"/>
      <w:bookmarkEnd w:id="81"/>
    </w:p>
    <w:p w14:paraId="24956F61" w14:textId="77777777" w:rsidR="00880AA2" w:rsidRPr="005223F4" w:rsidRDefault="00CF3196" w:rsidP="00880AA2">
      <w:pPr>
        <w:pStyle w:val="nobreak"/>
      </w:pPr>
      <w:ins w:id="82" w:author="mbeckerle" w:date="2012-03-24T14:05:00Z">
        <w:r>
          <w:t xml:space="preserve">The question arises of why DFDL is needed in an era when there are so many standard data formats available. Ultimately, it is because </w:t>
        </w:r>
      </w:ins>
      <w:del w:id="83" w:author="mbeckerle" w:date="2012-03-24T13:30:00Z">
        <w:r w:rsidR="00880AA2" w:rsidRPr="005223F4" w:rsidDel="00815A7A">
          <w:delText>DFDL is needed in an era where there are so many standard data formats available</w:delText>
        </w:r>
        <w:r w:rsidR="007A470E" w:rsidRPr="005223F4" w:rsidDel="00815A7A">
          <w:delText>, because</w:delText>
        </w:r>
        <w:r w:rsidR="00880AA2" w:rsidRPr="005223F4" w:rsidDel="00815A7A">
          <w:delText xml:space="preserve"> </w:delText>
        </w:r>
        <w:r w:rsidR="007A470E" w:rsidRPr="005223F4" w:rsidDel="00815A7A">
          <w:delText>t</w:delText>
        </w:r>
      </w:del>
      <w:ins w:id="84" w:author="mbeckerle" w:date="2012-03-24T14:06:00Z">
        <w:r>
          <w:t>t</w:t>
        </w:r>
      </w:ins>
      <w:r w:rsidR="00880AA2" w:rsidRPr="005223F4">
        <w:t xml:space="preserve">here are a number of </w:t>
      </w:r>
      <w:r w:rsidR="00202CCD" w:rsidRPr="005223F4">
        <w:t xml:space="preserve">social </w:t>
      </w:r>
      <w:r w:rsidR="00691319" w:rsidRPr="005223F4">
        <w:t>phenomena</w:t>
      </w:r>
      <w:r w:rsidR="00880AA2" w:rsidRPr="005223F4">
        <w:t xml:space="preserve"> </w:t>
      </w:r>
      <w:r w:rsidR="00202CCD" w:rsidRPr="005223F4">
        <w:t xml:space="preserve">in the way software is developed </w:t>
      </w:r>
      <w:r w:rsidR="0003521E" w:rsidRPr="005223F4">
        <w:t>that</w:t>
      </w:r>
      <w:r w:rsidR="00880AA2" w:rsidRPr="005223F4">
        <w:t xml:space="preserve"> have lead to the situation </w:t>
      </w:r>
      <w:r w:rsidR="007A470E" w:rsidRPr="005223F4">
        <w:t xml:space="preserve">today </w:t>
      </w:r>
      <w:r w:rsidR="00880AA2" w:rsidRPr="005223F4">
        <w:t>where DFDL is needed to standardize description</w:t>
      </w:r>
      <w:r w:rsidR="007A470E" w:rsidRPr="005223F4">
        <w:t>s</w:t>
      </w:r>
      <w:r w:rsidR="00880AA2" w:rsidRPr="005223F4">
        <w:t xml:space="preserve"> of diver</w:t>
      </w:r>
      <w:r w:rsidR="00202CCD" w:rsidRPr="005223F4">
        <w:t>se data formats.</w:t>
      </w:r>
    </w:p>
    <w:p w14:paraId="13DE9290" w14:textId="77777777" w:rsidR="00880AA2" w:rsidRPr="005223F4" w:rsidRDefault="00880AA2" w:rsidP="00880AA2">
      <w:r w:rsidRPr="005223F4">
        <w:t xml:space="preserve">First, programs are very often written speculatively, that is, without any advance understanding of how important they will become. </w:t>
      </w:r>
      <w:r w:rsidR="00F54900" w:rsidRPr="005223F4">
        <w:t>G</w:t>
      </w:r>
      <w:r w:rsidRPr="005223F4">
        <w:t xml:space="preserve">iven this situation, little effort is expended on data formats since it remains easier to </w:t>
      </w:r>
      <w:r w:rsidR="00202CCD" w:rsidRPr="005223F4">
        <w:t>program the</w:t>
      </w:r>
      <w:r w:rsidRPr="005223F4">
        <w:t xml:space="preserve"> I/O in the most straightforward way </w:t>
      </w:r>
      <w:r w:rsidR="00202CCD" w:rsidRPr="005223F4">
        <w:t xml:space="preserve">possible </w:t>
      </w:r>
      <w:r w:rsidR="008C533E" w:rsidRPr="005223F4">
        <w:t>with</w:t>
      </w:r>
      <w:r w:rsidRPr="005223F4">
        <w:t xml:space="preserve"> the programming tools in use. Even something as simple as using an XML-based data format is harder than </w:t>
      </w:r>
      <w:r w:rsidR="008C533E" w:rsidRPr="005223F4">
        <w:t>just</w:t>
      </w:r>
      <w:r w:rsidRPr="005223F4">
        <w:t xml:space="preserve"> using the native I/O libraries of a programming language. </w:t>
      </w:r>
    </w:p>
    <w:p w14:paraId="5CA96C3D" w14:textId="77777777" w:rsidR="00202CCD" w:rsidRPr="005223F4" w:rsidRDefault="00D80F90" w:rsidP="00880AA2">
      <w:r w:rsidRPr="005223F4">
        <w:t>In time,</w:t>
      </w:r>
      <w:r w:rsidR="00AC047B" w:rsidRPr="005223F4">
        <w:t xml:space="preserve"> however, it i</w:t>
      </w:r>
      <w:r w:rsidR="00880AA2" w:rsidRPr="005223F4">
        <w:t xml:space="preserve">s realized that </w:t>
      </w:r>
      <w:r w:rsidR="0003432B" w:rsidRPr="005223F4">
        <w:t>a</w:t>
      </w:r>
      <w:r w:rsidR="00880AA2" w:rsidRPr="005223F4">
        <w:t xml:space="preserve"> </w:t>
      </w:r>
      <w:r w:rsidR="0003432B" w:rsidRPr="005223F4">
        <w:t xml:space="preserve">software </w:t>
      </w:r>
      <w:r w:rsidR="00880AA2" w:rsidRPr="005223F4">
        <w:t xml:space="preserve">program is important because either </w:t>
      </w:r>
      <w:r w:rsidRPr="005223F4">
        <w:t xml:space="preserve">many </w:t>
      </w:r>
      <w:r w:rsidR="00880AA2" w:rsidRPr="005223F4">
        <w:t>people are using it, or it has become important for business or organizational needs to start using it in larger scale</w:t>
      </w:r>
      <w:r w:rsidR="00202CCD" w:rsidRPr="005223F4">
        <w:t xml:space="preserve"> deployments</w:t>
      </w:r>
      <w:r w:rsidR="00880AA2" w:rsidRPr="005223F4">
        <w:t xml:space="preserve">. At that point it is </w:t>
      </w:r>
      <w:r w:rsidR="00531F3A" w:rsidRPr="005223F4">
        <w:t xml:space="preserve">often </w:t>
      </w:r>
      <w:r w:rsidR="00880AA2" w:rsidRPr="005223F4">
        <w:t xml:space="preserve">too late to go back and change the data formats. For example, there may be real or perceived </w:t>
      </w:r>
      <w:r w:rsidR="00202CCD" w:rsidRPr="005223F4">
        <w:t xml:space="preserve">business </w:t>
      </w:r>
      <w:r w:rsidR="00880AA2" w:rsidRPr="005223F4">
        <w:t>cost</w:t>
      </w:r>
      <w:r w:rsidR="00202CCD" w:rsidRPr="005223F4">
        <w:t>s</w:t>
      </w:r>
      <w:r w:rsidR="00880AA2" w:rsidRPr="005223F4">
        <w:t xml:space="preserve"> to delaying </w:t>
      </w:r>
      <w:r w:rsidR="0003432B" w:rsidRPr="005223F4">
        <w:t>the</w:t>
      </w:r>
      <w:r w:rsidR="00202CCD" w:rsidRPr="005223F4">
        <w:t xml:space="preserve"> deployment of a</w:t>
      </w:r>
      <w:r w:rsidR="00880AA2" w:rsidRPr="005223F4">
        <w:t xml:space="preserve"> program for a rewrite just to change the data formats</w:t>
      </w:r>
      <w:r w:rsidR="00202CCD" w:rsidRPr="005223F4">
        <w:t xml:space="preserve">, particularly if such rewriting will reduce </w:t>
      </w:r>
      <w:r w:rsidR="0003432B" w:rsidRPr="005223F4">
        <w:t xml:space="preserve">the </w:t>
      </w:r>
      <w:r w:rsidR="00202CCD" w:rsidRPr="005223F4">
        <w:t xml:space="preserve">performance of the program and increase </w:t>
      </w:r>
      <w:r w:rsidR="0003432B" w:rsidRPr="005223F4">
        <w:t xml:space="preserve">the </w:t>
      </w:r>
      <w:r w:rsidR="00202CCD" w:rsidRPr="005223F4">
        <w:t xml:space="preserve">costs of deployment. (It takes </w:t>
      </w:r>
      <w:r w:rsidR="00202CCD" w:rsidRPr="005223F4">
        <w:rPr>
          <w:i/>
        </w:rPr>
        <w:t>longer</w:t>
      </w:r>
      <w:r w:rsidR="00202CCD" w:rsidRPr="005223F4">
        <w:t xml:space="preserve"> to program, but at least it's </w:t>
      </w:r>
      <w:r w:rsidR="00202CCD" w:rsidRPr="005223F4">
        <w:rPr>
          <w:i/>
        </w:rPr>
        <w:t>slower</w:t>
      </w:r>
      <w:r w:rsidR="00202CCD" w:rsidRPr="005223F4">
        <w:t xml:space="preserve"> when you are </w:t>
      </w:r>
      <w:r w:rsidR="00AC047B" w:rsidRPr="005223F4">
        <w:t>done</w:t>
      </w:r>
      <w:r w:rsidR="00202CCD" w:rsidRPr="005223F4">
        <w:sym w:font="Wingdings" w:char="F04A"/>
      </w:r>
      <w:r w:rsidR="00202CCD" w:rsidRPr="005223F4">
        <w:t>)</w:t>
      </w:r>
    </w:p>
    <w:p w14:paraId="6AAA3666" w14:textId="77777777" w:rsidR="00880AA2" w:rsidRPr="005223F4" w:rsidRDefault="00202CCD" w:rsidP="00880AA2">
      <w:r w:rsidRPr="005223F4">
        <w:t xml:space="preserve">Additionally, </w:t>
      </w:r>
      <w:r w:rsidR="00880AA2" w:rsidRPr="005223F4">
        <w:t xml:space="preserve">the need for data format </w:t>
      </w:r>
      <w:r w:rsidRPr="005223F4">
        <w:t>standardization</w:t>
      </w:r>
      <w:r w:rsidR="00880AA2" w:rsidRPr="005223F4">
        <w:t xml:space="preserve"> for interchange with other software may not be clear</w:t>
      </w:r>
      <w:r w:rsidRPr="005223F4">
        <w:t xml:space="preserve"> at the point where a program first becomes 'important'. Eventually, however, the need for data interchange with the program becomes apparent. </w:t>
      </w:r>
    </w:p>
    <w:p w14:paraId="1EF5E9E2" w14:textId="77777777" w:rsidR="00BB466F" w:rsidRPr="005223F4" w:rsidRDefault="00202CCD" w:rsidP="00880AA2">
      <w:r w:rsidRPr="005223F4">
        <w:t xml:space="preserve">The above </w:t>
      </w:r>
      <w:r w:rsidR="00AC047B" w:rsidRPr="005223F4">
        <w:t>phenomena</w:t>
      </w:r>
      <w:r w:rsidRPr="005223F4">
        <w:t xml:space="preserve"> are not something that </w:t>
      </w:r>
      <w:r w:rsidR="002C0EDE" w:rsidRPr="005223F4">
        <w:t>is</w:t>
      </w:r>
      <w:r w:rsidRPr="005223F4">
        <w:t xml:space="preserve"> going away any time soon. There are</w:t>
      </w:r>
      <w:r w:rsidR="002909A5" w:rsidRPr="005223F4">
        <w:t>,</w:t>
      </w:r>
      <w:r w:rsidRPr="005223F4">
        <w:t xml:space="preserve"> of course</w:t>
      </w:r>
      <w:r w:rsidR="002909A5" w:rsidRPr="005223F4">
        <w:t>,</w:t>
      </w:r>
      <w:r w:rsidRPr="005223F4">
        <w:t xml:space="preserve"> efforts to smoothly integrate standardized data format handling into programming languages. Nevertheless</w:t>
      </w:r>
      <w:r w:rsidR="002909A5" w:rsidRPr="005223F4">
        <w:t>,</w:t>
      </w:r>
      <w:r w:rsidRPr="005223F4">
        <w:t xml:space="preserve"> we see a critical</w:t>
      </w:r>
      <w:r w:rsidR="000A2382" w:rsidRPr="005223F4">
        <w:t xml:space="preserve"> role for DFDL since it allows after-the-fact description of a data format.</w:t>
      </w:r>
    </w:p>
    <w:p w14:paraId="5B1A3C1F" w14:textId="77777777" w:rsidR="00BB466F" w:rsidRPr="005223F4" w:rsidRDefault="00BB466F" w:rsidP="006E4FE8">
      <w:pPr>
        <w:pStyle w:val="Heading2"/>
      </w:pPr>
      <w:bookmarkStart w:id="85" w:name="_Toc177399016"/>
      <w:bookmarkStart w:id="86" w:name="_Toc175057302"/>
      <w:bookmarkStart w:id="87" w:name="_Toc199516209"/>
      <w:bookmarkStart w:id="88" w:name="_Toc194983890"/>
      <w:bookmarkStart w:id="89" w:name="_Toc243112728"/>
      <w:bookmarkStart w:id="90" w:name="_Toc349042599"/>
      <w:bookmarkStart w:id="91" w:name="_Toc362453087"/>
      <w:r w:rsidRPr="005223F4">
        <w:t>What is DFDL?</w:t>
      </w:r>
      <w:bookmarkEnd w:id="85"/>
      <w:bookmarkEnd w:id="86"/>
      <w:bookmarkEnd w:id="87"/>
      <w:bookmarkEnd w:id="88"/>
      <w:bookmarkEnd w:id="89"/>
      <w:bookmarkEnd w:id="90"/>
      <w:bookmarkEnd w:id="91"/>
    </w:p>
    <w:p w14:paraId="188153DF" w14:textId="77777777" w:rsidR="00857EB5" w:rsidRPr="005223F4" w:rsidRDefault="00857EB5" w:rsidP="0034499D">
      <w:pPr>
        <w:pStyle w:val="nobreak"/>
      </w:pPr>
      <w:r w:rsidRPr="005223F4">
        <w:t xml:space="preserve">DFDL is a language for describing data formats. A DFDL description allows data to be read from its native format and </w:t>
      </w:r>
      <w:r w:rsidR="005F22DD" w:rsidRPr="005223F4">
        <w:t xml:space="preserve">to </w:t>
      </w:r>
      <w:r w:rsidRPr="005223F4">
        <w:t xml:space="preserve">be presented as </w:t>
      </w:r>
      <w:r w:rsidR="006C770E" w:rsidRPr="005223F4">
        <w:t>an instance of a</w:t>
      </w:r>
      <w:r w:rsidR="00BD26F3" w:rsidRPr="005223F4">
        <w:t>n</w:t>
      </w:r>
      <w:r w:rsidR="006C770E" w:rsidRPr="005223F4">
        <w:t xml:space="preserve"> </w:t>
      </w:r>
      <w:r w:rsidR="005F22DD" w:rsidRPr="005223F4">
        <w:t>i</w:t>
      </w:r>
      <w:r w:rsidR="00537AEA" w:rsidRPr="005223F4">
        <w:t>nformation set</w:t>
      </w:r>
      <w:r w:rsidR="006C770E" w:rsidRPr="005223F4">
        <w:t xml:space="preserve"> </w:t>
      </w:r>
      <w:r w:rsidRPr="005223F4">
        <w:t xml:space="preserve">or indeed converted to the corresponding XML document. DFDL also allows data to be taken from </w:t>
      </w:r>
      <w:r w:rsidR="006C770E" w:rsidRPr="005223F4">
        <w:t>an instance of</w:t>
      </w:r>
      <w:r w:rsidR="00BD26F3" w:rsidRPr="005223F4">
        <w:t xml:space="preserve"> an</w:t>
      </w:r>
      <w:r w:rsidR="006C770E" w:rsidRPr="005223F4">
        <w:t xml:space="preserve"> </w:t>
      </w:r>
      <w:r w:rsidR="0034499D" w:rsidRPr="005223F4">
        <w:t>information set</w:t>
      </w:r>
      <w:r w:rsidRPr="005223F4">
        <w:t xml:space="preserve"> and written out to its native format.</w:t>
      </w:r>
    </w:p>
    <w:p w14:paraId="347B46FD" w14:textId="77777777" w:rsidR="007F0EC7" w:rsidRPr="005223F4" w:rsidRDefault="002C5F11" w:rsidP="007F0EC7">
      <w:r w:rsidRPr="005223F4">
        <w:t xml:space="preserve">DFDL achieves this by leveraging W3C </w:t>
      </w:r>
      <w:r w:rsidR="007F0EC7" w:rsidRPr="005223F4">
        <w:t>XML Schema Definition Language (XSDL)</w:t>
      </w:r>
      <w:r w:rsidR="00852983" w:rsidRPr="005223F4">
        <w:t xml:space="preserve"> 1.0</w:t>
      </w:r>
      <w:r w:rsidR="007F0EC7" w:rsidRPr="005223F4">
        <w:t>.</w:t>
      </w:r>
      <w:r w:rsidR="00852983" w:rsidRPr="005223F4">
        <w:t xml:space="preserve"> </w:t>
      </w:r>
      <w:r w:rsidR="00592DD6" w:rsidRPr="005223F4">
        <w:t xml:space="preserve"> [XSDLV1]</w:t>
      </w:r>
    </w:p>
    <w:p w14:paraId="785F1B7E" w14:textId="77777777" w:rsidR="007441C5" w:rsidRPr="005223F4" w:rsidRDefault="00824F1B" w:rsidP="00B57372">
      <w:r w:rsidRPr="005223F4">
        <w:t xml:space="preserve">An </w:t>
      </w:r>
      <w:r w:rsidR="007F5736" w:rsidRPr="005223F4">
        <w:t>XML schema</w:t>
      </w:r>
      <w:r w:rsidRPr="005223F4">
        <w:t xml:space="preserve"> </w:t>
      </w:r>
      <w:r w:rsidR="002C5F11" w:rsidRPr="005223F4">
        <w:t xml:space="preserve">is written for the logical model of the data. The </w:t>
      </w:r>
      <w:r w:rsidRPr="005223F4">
        <w:t>s</w:t>
      </w:r>
      <w:r w:rsidR="002C5F11" w:rsidRPr="005223F4">
        <w:t>chema is augmented with special DFDL annotations. These annotations are used to describe the native representation of the data.</w:t>
      </w:r>
      <w:r w:rsidR="007441C5" w:rsidRPr="005223F4">
        <w:t xml:space="preserve"> This is an established approach that is already being used today in commercial systems.</w:t>
      </w:r>
    </w:p>
    <w:p w14:paraId="73AEAAD4" w14:textId="77777777" w:rsidR="00857EB5" w:rsidRPr="005223F4" w:rsidRDefault="007441C5" w:rsidP="0031368F">
      <w:pPr>
        <w:pStyle w:val="Heading3"/>
      </w:pPr>
      <w:bookmarkStart w:id="92" w:name="_Toc177399017"/>
      <w:bookmarkStart w:id="93" w:name="_Toc175057303"/>
      <w:bookmarkStart w:id="94" w:name="_Toc199516210"/>
      <w:bookmarkStart w:id="95" w:name="_Toc194983891"/>
      <w:bookmarkStart w:id="96" w:name="_Toc243112729"/>
      <w:bookmarkStart w:id="97" w:name="_Toc349042600"/>
      <w:bookmarkStart w:id="98" w:name="_Toc362453088"/>
      <w:r w:rsidRPr="005223F4">
        <w:t>Simple Example</w:t>
      </w:r>
      <w:bookmarkEnd w:id="92"/>
      <w:bookmarkEnd w:id="93"/>
      <w:bookmarkEnd w:id="94"/>
      <w:bookmarkEnd w:id="95"/>
      <w:bookmarkEnd w:id="96"/>
      <w:bookmarkEnd w:id="97"/>
      <w:bookmarkEnd w:id="98"/>
    </w:p>
    <w:p w14:paraId="0EDC832D" w14:textId="77777777" w:rsidR="007441C5" w:rsidRPr="005223F4" w:rsidRDefault="007441C5" w:rsidP="007441C5">
      <w:pPr>
        <w:pStyle w:val="nobreak"/>
      </w:pPr>
      <w:r w:rsidRPr="005223F4">
        <w:t xml:space="preserve">Consider the following XML </w:t>
      </w:r>
      <w:r w:rsidR="000C68C6" w:rsidRPr="005223F4">
        <w:t>data</w:t>
      </w:r>
      <w:r w:rsidRPr="005223F4">
        <w:t>:</w:t>
      </w:r>
    </w:p>
    <w:p w14:paraId="3CA10813" w14:textId="77777777" w:rsidR="007441C5" w:rsidRPr="00014CEC" w:rsidRDefault="007441C5" w:rsidP="00704888">
      <w:pPr>
        <w:pStyle w:val="XMLExcerpt"/>
        <w:rPr>
          <w:lang w:val="de-DE"/>
        </w:rPr>
      </w:pPr>
      <w:r w:rsidRPr="00014CEC">
        <w:rPr>
          <w:lang w:val="de-DE"/>
        </w:rPr>
        <w:t>&lt;w&gt;5&lt;/w&gt;</w:t>
      </w:r>
    </w:p>
    <w:p w14:paraId="08BF999F" w14:textId="77777777" w:rsidR="007441C5" w:rsidRPr="00014CEC" w:rsidRDefault="007441C5" w:rsidP="00704888">
      <w:pPr>
        <w:pStyle w:val="XMLExcerpt"/>
        <w:rPr>
          <w:lang w:val="de-DE"/>
        </w:rPr>
      </w:pPr>
      <w:r w:rsidRPr="00014CEC">
        <w:rPr>
          <w:lang w:val="de-DE"/>
        </w:rPr>
        <w:t>&lt;x&gt;7839372&lt;/x&gt;</w:t>
      </w:r>
    </w:p>
    <w:p w14:paraId="39751EA3" w14:textId="77777777" w:rsidR="007441C5" w:rsidRPr="00014CEC" w:rsidRDefault="007441C5" w:rsidP="00704888">
      <w:pPr>
        <w:pStyle w:val="XMLExcerpt"/>
        <w:rPr>
          <w:lang w:val="de-DE"/>
        </w:rPr>
      </w:pPr>
      <w:r w:rsidRPr="00014CEC">
        <w:rPr>
          <w:lang w:val="de-DE"/>
        </w:rPr>
        <w:t>&lt;y&gt;8.6E-200&lt;/y&gt;</w:t>
      </w:r>
    </w:p>
    <w:p w14:paraId="5D251DB1" w14:textId="77777777" w:rsidR="007441C5" w:rsidRPr="00946E6A" w:rsidRDefault="007441C5" w:rsidP="00704888">
      <w:pPr>
        <w:pStyle w:val="XMLExcerpt"/>
      </w:pPr>
      <w:r w:rsidRPr="00946E6A">
        <w:t>&lt;z&gt;-7.1E8&lt;/z&gt;</w:t>
      </w:r>
    </w:p>
    <w:p w14:paraId="73F0FE44" w14:textId="77777777" w:rsidR="007441C5" w:rsidRPr="00946E6A" w:rsidRDefault="007441C5" w:rsidP="007441C5">
      <w:pPr>
        <w:rPr>
          <w:lang w:val="en-GB"/>
        </w:rPr>
      </w:pPr>
    </w:p>
    <w:p w14:paraId="7F577747" w14:textId="77777777" w:rsidR="007441C5" w:rsidRPr="005223F4" w:rsidRDefault="000C68C6" w:rsidP="00F06BDD">
      <w:r w:rsidRPr="005223F4">
        <w:lastRenderedPageBreak/>
        <w:t xml:space="preserve">The logical model for this data </w:t>
      </w:r>
      <w:r w:rsidR="007441C5" w:rsidRPr="005223F4">
        <w:t xml:space="preserve">can be described by the following fragment of </w:t>
      </w:r>
      <w:r w:rsidR="00F06BDD" w:rsidRPr="005223F4">
        <w:t xml:space="preserve">an </w:t>
      </w:r>
      <w:r w:rsidR="007F5736" w:rsidRPr="005223F4">
        <w:t>XML schema</w:t>
      </w:r>
      <w:r w:rsidR="00F06BDD" w:rsidRPr="005223F4">
        <w:t xml:space="preserve"> document</w:t>
      </w:r>
      <w:r w:rsidRPr="005223F4">
        <w:t xml:space="preserve"> </w:t>
      </w:r>
      <w:r w:rsidR="009E3BD2" w:rsidRPr="005223F4">
        <w:t>that</w:t>
      </w:r>
      <w:r w:rsidRPr="005223F4">
        <w:t xml:space="preserve"> simply provides </w:t>
      </w:r>
      <w:r w:rsidR="008101AB" w:rsidRPr="005223F4">
        <w:t>description</w:t>
      </w:r>
      <w:r w:rsidR="00F06BDD" w:rsidRPr="005223F4">
        <w:t xml:space="preserve"> of</w:t>
      </w:r>
      <w:r w:rsidRPr="005223F4">
        <w:t xml:space="preserve"> the name and type of each element</w:t>
      </w:r>
      <w:r w:rsidR="007441C5" w:rsidRPr="005223F4">
        <w:t>:</w:t>
      </w:r>
    </w:p>
    <w:p w14:paraId="5987D34E" w14:textId="77777777" w:rsidR="00CD30CE" w:rsidRPr="005223F4" w:rsidRDefault="000E1BC8" w:rsidP="00E83E4F">
      <w:pPr>
        <w:pStyle w:val="XMLExcerpt"/>
        <w:rPr>
          <w:sz w:val="18"/>
          <w:szCs w:val="18"/>
          <w:lang w:val="en-US"/>
        </w:rPr>
      </w:pPr>
      <w:del w:id="99" w:author="Steve Hanson" w:date="2012-02-23T10:31:00Z">
        <w:r w:rsidRPr="005223F4" w:rsidDel="00014CEC">
          <w:rPr>
            <w:sz w:val="18"/>
            <w:szCs w:val="18"/>
            <w:lang w:val="en-US"/>
          </w:rPr>
          <w:delText xml:space="preserve">  </w:delText>
        </w:r>
      </w:del>
      <w:ins w:id="100" w:author="Steve Hanson" w:date="2012-02-23T10:32:00Z">
        <w:r w:rsidR="00014CEC">
          <w:rPr>
            <w:sz w:val="18"/>
            <w:szCs w:val="18"/>
            <w:lang w:val="en-US"/>
          </w:rPr>
          <w:t xml:space="preserve">  </w:t>
        </w:r>
      </w:ins>
      <w:r w:rsidR="00C07A9E" w:rsidRPr="005223F4">
        <w:rPr>
          <w:sz w:val="18"/>
          <w:szCs w:val="18"/>
          <w:lang w:val="en-US"/>
        </w:rPr>
        <w:t>&lt;xs:complexType</w:t>
      </w:r>
      <w:r w:rsidRPr="005223F4">
        <w:rPr>
          <w:sz w:val="18"/>
          <w:szCs w:val="18"/>
          <w:lang w:val="en-US"/>
        </w:rPr>
        <w:t xml:space="preserve"> name="example1"&gt;</w:t>
      </w:r>
    </w:p>
    <w:p w14:paraId="4AC2428F" w14:textId="77777777" w:rsidR="007441C5" w:rsidDel="00014CEC" w:rsidRDefault="00014CEC" w:rsidP="00E83E4F">
      <w:pPr>
        <w:pStyle w:val="XMLExcerpt"/>
        <w:rPr>
          <w:del w:id="101" w:author="Unknown"/>
          <w:sz w:val="18"/>
          <w:szCs w:val="18"/>
          <w:lang w:val="en-US"/>
        </w:rPr>
      </w:pPr>
      <w:ins w:id="102" w:author="Steve Hanson" w:date="2012-02-23T10:32:00Z">
        <w:r>
          <w:rPr>
            <w:sz w:val="18"/>
            <w:szCs w:val="18"/>
            <w:lang w:val="en-US"/>
          </w:rPr>
          <w:t xml:space="preserve">    </w:t>
        </w:r>
      </w:ins>
      <w:r w:rsidR="007441C5" w:rsidRPr="005223F4">
        <w:rPr>
          <w:sz w:val="18"/>
          <w:szCs w:val="18"/>
          <w:lang w:val="en-US"/>
        </w:rPr>
        <w:t>&lt;xs:sequence&gt;</w:t>
      </w:r>
    </w:p>
    <w:p w14:paraId="19803F05" w14:textId="77777777" w:rsidR="00014CEC" w:rsidRPr="005223F4" w:rsidRDefault="00014CEC" w:rsidP="004C4665">
      <w:pPr>
        <w:pStyle w:val="XMLExcerpt"/>
        <w:rPr>
          <w:ins w:id="103" w:author="Steve Hanson" w:date="2012-02-23T10:32:00Z"/>
          <w:sz w:val="18"/>
          <w:szCs w:val="18"/>
          <w:lang w:val="en-US"/>
        </w:rPr>
      </w:pPr>
    </w:p>
    <w:p w14:paraId="67FE58D6" w14:textId="77777777" w:rsidR="007441C5" w:rsidRPr="005223F4" w:rsidRDefault="00014CEC" w:rsidP="00E83E4F">
      <w:pPr>
        <w:pStyle w:val="XMLExcerpt"/>
        <w:rPr>
          <w:sz w:val="18"/>
          <w:szCs w:val="18"/>
          <w:lang w:val="en-US"/>
        </w:rPr>
      </w:pPr>
      <w:ins w:id="104" w:author="Steve Hanson" w:date="2012-02-23T10:32:00Z">
        <w:r>
          <w:rPr>
            <w:sz w:val="18"/>
            <w:szCs w:val="18"/>
            <w:lang w:val="en-US"/>
          </w:rPr>
          <w:t xml:space="preserve">      </w:t>
        </w:r>
      </w:ins>
      <w:del w:id="105" w:author="Steve Hanson" w:date="2012-02-23T10:32:00Z">
        <w:r w:rsidR="007441C5" w:rsidRPr="005223F4" w:rsidDel="00014CEC">
          <w:rPr>
            <w:sz w:val="18"/>
            <w:szCs w:val="18"/>
            <w:lang w:val="en-US"/>
          </w:rPr>
          <w:delText xml:space="preserve"> </w:delText>
        </w:r>
        <w:r w:rsidR="00E83E4F" w:rsidRPr="005223F4" w:rsidDel="00014CEC">
          <w:rPr>
            <w:sz w:val="18"/>
            <w:szCs w:val="18"/>
            <w:lang w:val="en-US"/>
          </w:rPr>
          <w:tab/>
        </w:r>
        <w:r w:rsidR="007441C5" w:rsidRPr="005223F4" w:rsidDel="00014CEC">
          <w:rPr>
            <w:sz w:val="18"/>
            <w:szCs w:val="18"/>
            <w:lang w:val="en-US"/>
          </w:rPr>
          <w:delText xml:space="preserve"> </w:delText>
        </w:r>
      </w:del>
      <w:r w:rsidR="007441C5" w:rsidRPr="005223F4">
        <w:rPr>
          <w:sz w:val="18"/>
          <w:szCs w:val="18"/>
          <w:lang w:val="en-US"/>
        </w:rPr>
        <w:t>&lt;xs:element name="w" type=</w:t>
      </w:r>
      <w:r w:rsidR="00BF450E" w:rsidRPr="005223F4">
        <w:rPr>
          <w:sz w:val="18"/>
          <w:szCs w:val="18"/>
          <w:lang w:val="en-US"/>
        </w:rPr>
        <w:t>"xs:int"</w:t>
      </w:r>
      <w:r w:rsidR="007441C5" w:rsidRPr="005223F4">
        <w:rPr>
          <w:sz w:val="18"/>
          <w:szCs w:val="18"/>
          <w:lang w:val="en-US"/>
        </w:rPr>
        <w:t>/&gt;</w:t>
      </w:r>
    </w:p>
    <w:p w14:paraId="23A30886" w14:textId="77777777" w:rsidR="007441C5" w:rsidRPr="005223F4" w:rsidRDefault="007441C5" w:rsidP="00E83E4F">
      <w:pPr>
        <w:pStyle w:val="XMLExcerpt"/>
        <w:rPr>
          <w:sz w:val="18"/>
          <w:szCs w:val="18"/>
          <w:lang w:val="en-US"/>
        </w:rPr>
      </w:pPr>
      <w:r w:rsidRPr="005223F4">
        <w:rPr>
          <w:sz w:val="18"/>
          <w:szCs w:val="18"/>
          <w:lang w:val="en-US"/>
        </w:rPr>
        <w:t xml:space="preserve"> </w:t>
      </w:r>
      <w:del w:id="106" w:author="Steve Hanson" w:date="2012-02-23T10:32:00Z">
        <w:r w:rsidR="00E83E4F" w:rsidRPr="005223F4" w:rsidDel="00014CEC">
          <w:rPr>
            <w:sz w:val="18"/>
            <w:szCs w:val="18"/>
            <w:lang w:val="en-US"/>
          </w:rPr>
          <w:tab/>
        </w:r>
        <w:r w:rsidRPr="005223F4" w:rsidDel="00014CEC">
          <w:rPr>
            <w:sz w:val="18"/>
            <w:szCs w:val="18"/>
            <w:lang w:val="en-US"/>
          </w:rPr>
          <w:delText xml:space="preserve"> </w:delText>
        </w:r>
      </w:del>
      <w:ins w:id="107" w:author="Steve Hanson" w:date="2012-02-23T10:32:00Z">
        <w:r w:rsidR="00014CEC">
          <w:rPr>
            <w:sz w:val="18"/>
            <w:szCs w:val="18"/>
            <w:lang w:val="en-US"/>
          </w:rPr>
          <w:t xml:space="preserve">     </w:t>
        </w:r>
      </w:ins>
      <w:r w:rsidRPr="005223F4">
        <w:rPr>
          <w:sz w:val="18"/>
          <w:szCs w:val="18"/>
          <w:lang w:val="en-US"/>
        </w:rPr>
        <w:t>&lt;xs:element name="x" type=</w:t>
      </w:r>
      <w:r w:rsidR="00BF450E" w:rsidRPr="005223F4">
        <w:rPr>
          <w:sz w:val="18"/>
          <w:szCs w:val="18"/>
          <w:lang w:val="en-US"/>
        </w:rPr>
        <w:t>"xs:int"</w:t>
      </w:r>
      <w:r w:rsidRPr="005223F4">
        <w:rPr>
          <w:sz w:val="18"/>
          <w:szCs w:val="18"/>
          <w:lang w:val="en-US"/>
        </w:rPr>
        <w:t>/&gt;</w:t>
      </w:r>
    </w:p>
    <w:p w14:paraId="408ABD0B" w14:textId="77777777" w:rsidR="007441C5" w:rsidRPr="005223F4" w:rsidRDefault="007441C5" w:rsidP="00E83E4F">
      <w:pPr>
        <w:pStyle w:val="XMLExcerpt"/>
        <w:rPr>
          <w:sz w:val="18"/>
          <w:szCs w:val="18"/>
          <w:lang w:val="en-US"/>
        </w:rPr>
      </w:pPr>
      <w:del w:id="108" w:author="Steve Hanson" w:date="2012-02-23T10:32:00Z">
        <w:r w:rsidRPr="005223F4" w:rsidDel="00014CEC">
          <w:rPr>
            <w:sz w:val="18"/>
            <w:szCs w:val="18"/>
            <w:lang w:val="en-US"/>
          </w:rPr>
          <w:delText xml:space="preserve"> </w:delText>
        </w:r>
        <w:r w:rsidR="00E83E4F" w:rsidRPr="005223F4" w:rsidDel="00014CEC">
          <w:rPr>
            <w:sz w:val="18"/>
            <w:szCs w:val="18"/>
            <w:lang w:val="en-US"/>
          </w:rPr>
          <w:tab/>
        </w:r>
      </w:del>
      <w:ins w:id="109" w:author="Steve Hanson" w:date="2012-02-23T10:32:00Z">
        <w:r w:rsidR="00014CEC">
          <w:rPr>
            <w:sz w:val="18"/>
            <w:szCs w:val="18"/>
            <w:lang w:val="en-US"/>
          </w:rPr>
          <w:t xml:space="preserve">     </w:t>
        </w:r>
      </w:ins>
      <w:r w:rsidRPr="005223F4">
        <w:rPr>
          <w:sz w:val="18"/>
          <w:szCs w:val="18"/>
          <w:lang w:val="en-US"/>
        </w:rPr>
        <w:t xml:space="preserve"> &lt;xs:element name="y" type=</w:t>
      </w:r>
      <w:r w:rsidR="00BF450E" w:rsidRPr="005223F4">
        <w:rPr>
          <w:sz w:val="18"/>
          <w:szCs w:val="18"/>
          <w:lang w:val="en-US"/>
        </w:rPr>
        <w:t>"xs:double"</w:t>
      </w:r>
      <w:r w:rsidRPr="005223F4">
        <w:rPr>
          <w:sz w:val="18"/>
          <w:szCs w:val="18"/>
          <w:lang w:val="en-US"/>
        </w:rPr>
        <w:t>/&gt;</w:t>
      </w:r>
    </w:p>
    <w:p w14:paraId="258329F6" w14:textId="77777777" w:rsidR="007441C5" w:rsidRPr="005223F4" w:rsidRDefault="007441C5" w:rsidP="00E83E4F">
      <w:pPr>
        <w:pStyle w:val="XMLExcerpt"/>
        <w:rPr>
          <w:sz w:val="18"/>
          <w:szCs w:val="18"/>
          <w:lang w:val="en-US"/>
        </w:rPr>
      </w:pPr>
      <w:del w:id="110" w:author="Steve Hanson" w:date="2012-02-23T10:32:00Z">
        <w:r w:rsidRPr="005223F4" w:rsidDel="00014CEC">
          <w:rPr>
            <w:sz w:val="18"/>
            <w:szCs w:val="18"/>
            <w:lang w:val="en-US"/>
          </w:rPr>
          <w:delText xml:space="preserve"> </w:delText>
        </w:r>
        <w:r w:rsidR="00E83E4F" w:rsidRPr="005223F4" w:rsidDel="00014CEC">
          <w:rPr>
            <w:sz w:val="18"/>
            <w:szCs w:val="18"/>
            <w:lang w:val="en-US"/>
          </w:rPr>
          <w:tab/>
        </w:r>
        <w:r w:rsidRPr="005223F4" w:rsidDel="00014CEC">
          <w:rPr>
            <w:sz w:val="18"/>
            <w:szCs w:val="18"/>
            <w:lang w:val="en-US"/>
          </w:rPr>
          <w:delText xml:space="preserve"> </w:delText>
        </w:r>
      </w:del>
      <w:ins w:id="111" w:author="Steve Hanson" w:date="2012-02-23T10:32:00Z">
        <w:r w:rsidR="00014CEC">
          <w:rPr>
            <w:sz w:val="18"/>
            <w:szCs w:val="18"/>
            <w:lang w:val="en-US"/>
          </w:rPr>
          <w:t xml:space="preserve">      </w:t>
        </w:r>
      </w:ins>
      <w:r w:rsidRPr="005223F4">
        <w:rPr>
          <w:sz w:val="18"/>
          <w:szCs w:val="18"/>
          <w:lang w:val="en-US"/>
        </w:rPr>
        <w:t>&lt;xs:element name="z" type=</w:t>
      </w:r>
      <w:r w:rsidR="00BF450E" w:rsidRPr="005223F4">
        <w:rPr>
          <w:sz w:val="18"/>
          <w:szCs w:val="18"/>
          <w:lang w:val="en-US"/>
        </w:rPr>
        <w:t>"xs:float"</w:t>
      </w:r>
      <w:r w:rsidRPr="005223F4">
        <w:rPr>
          <w:sz w:val="18"/>
          <w:szCs w:val="18"/>
          <w:lang w:val="en-US"/>
        </w:rPr>
        <w:t>/&gt;</w:t>
      </w:r>
    </w:p>
    <w:p w14:paraId="33ED897A" w14:textId="77777777" w:rsidR="007441C5" w:rsidRPr="005223F4" w:rsidRDefault="00014CEC" w:rsidP="004C4665">
      <w:pPr>
        <w:pStyle w:val="XMLExcerpt"/>
        <w:rPr>
          <w:sz w:val="18"/>
          <w:szCs w:val="18"/>
          <w:lang w:val="en-US"/>
        </w:rPr>
      </w:pPr>
      <w:ins w:id="112" w:author="Steve Hanson" w:date="2012-02-23T10:32:00Z">
        <w:r>
          <w:rPr>
            <w:sz w:val="18"/>
            <w:szCs w:val="18"/>
            <w:lang w:val="en-US"/>
          </w:rPr>
          <w:t xml:space="preserve">    </w:t>
        </w:r>
      </w:ins>
      <w:r w:rsidR="007441C5" w:rsidRPr="005223F4">
        <w:rPr>
          <w:sz w:val="18"/>
          <w:szCs w:val="18"/>
          <w:lang w:val="en-US"/>
        </w:rPr>
        <w:t>&lt;/xs:sequence&gt;</w:t>
      </w:r>
    </w:p>
    <w:p w14:paraId="3ABFCF42" w14:textId="77777777" w:rsidR="000E1BC8" w:rsidRPr="005223F4" w:rsidRDefault="00014CEC" w:rsidP="00E83E4F">
      <w:pPr>
        <w:pStyle w:val="XMLExcerpt"/>
        <w:rPr>
          <w:sz w:val="18"/>
          <w:szCs w:val="18"/>
          <w:lang w:val="en-US"/>
        </w:rPr>
      </w:pPr>
      <w:ins w:id="113" w:author="Steve Hanson" w:date="2012-02-23T10:33:00Z">
        <w:r>
          <w:rPr>
            <w:sz w:val="18"/>
            <w:szCs w:val="18"/>
            <w:lang w:val="en-US"/>
          </w:rPr>
          <w:t xml:space="preserve">  </w:t>
        </w:r>
      </w:ins>
      <w:del w:id="114" w:author="Steve Hanson" w:date="2012-02-23T10:33:00Z">
        <w:r w:rsidR="000E1BC8" w:rsidRPr="005223F4" w:rsidDel="00014CEC">
          <w:rPr>
            <w:sz w:val="18"/>
            <w:szCs w:val="18"/>
            <w:lang w:val="en-US"/>
          </w:rPr>
          <w:delText xml:space="preserve">  </w:delText>
        </w:r>
      </w:del>
      <w:r w:rsidR="000E1BC8" w:rsidRPr="005223F4">
        <w:rPr>
          <w:sz w:val="18"/>
          <w:szCs w:val="18"/>
          <w:lang w:val="en-US"/>
        </w:rPr>
        <w:t>&lt;/</w:t>
      </w:r>
      <w:r w:rsidR="00C07A9E" w:rsidRPr="005223F4">
        <w:rPr>
          <w:sz w:val="18"/>
          <w:szCs w:val="18"/>
          <w:lang w:val="en-US"/>
        </w:rPr>
        <w:t>xs:</w:t>
      </w:r>
      <w:r w:rsidR="000E1BC8" w:rsidRPr="005223F4">
        <w:rPr>
          <w:sz w:val="18"/>
          <w:szCs w:val="18"/>
          <w:lang w:val="en-US"/>
        </w:rPr>
        <w:t>complexType&gt;</w:t>
      </w:r>
    </w:p>
    <w:p w14:paraId="6B7EEAD2" w14:textId="77777777" w:rsidR="007441C5" w:rsidRPr="005223F4" w:rsidRDefault="007441C5" w:rsidP="007441C5"/>
    <w:p w14:paraId="7F035DF1" w14:textId="77777777" w:rsidR="000C68C6" w:rsidRPr="005223F4" w:rsidRDefault="000C68C6" w:rsidP="00DF2B72">
      <w:r w:rsidRPr="005223F4">
        <w:t xml:space="preserve">Now, suppose we have the same data but represented in a non-XML format. A binary representation of the data could </w:t>
      </w:r>
      <w:r w:rsidR="00DF2B72" w:rsidRPr="005223F4">
        <w:t xml:space="preserve">be visualized </w:t>
      </w:r>
      <w:r w:rsidRPr="005223F4">
        <w:t>like this</w:t>
      </w:r>
      <w:r w:rsidR="008101AB" w:rsidRPr="005223F4">
        <w:t xml:space="preserve"> (shown as hex</w:t>
      </w:r>
      <w:r w:rsidR="00DF2B72" w:rsidRPr="005223F4">
        <w:t>adecimal</w:t>
      </w:r>
      <w:r w:rsidR="008101AB" w:rsidRPr="005223F4">
        <w:t>)</w:t>
      </w:r>
      <w:r w:rsidRPr="005223F4">
        <w:t>:</w:t>
      </w:r>
    </w:p>
    <w:p w14:paraId="3F37D6DE" w14:textId="77777777" w:rsidR="000C68C6" w:rsidRPr="005223F4" w:rsidRDefault="000C68C6" w:rsidP="000C68C6">
      <w:pPr>
        <w:pStyle w:val="CodeBlock"/>
      </w:pPr>
      <w:r w:rsidRPr="005223F4">
        <w:t xml:space="preserve">0000 0005 0077 9e8c </w:t>
      </w:r>
    </w:p>
    <w:p w14:paraId="5C3AE747" w14:textId="77777777" w:rsidR="000C68C6" w:rsidRPr="005223F4" w:rsidRDefault="000C68C6" w:rsidP="000C68C6">
      <w:pPr>
        <w:pStyle w:val="CodeBlock"/>
      </w:pPr>
      <w:r w:rsidRPr="005223F4">
        <w:t xml:space="preserve">169a 54dd 0a1b 4a3f </w:t>
      </w:r>
    </w:p>
    <w:p w14:paraId="5AC76675" w14:textId="77777777" w:rsidR="000C68C6" w:rsidRPr="005223F4" w:rsidRDefault="000C68C6" w:rsidP="000C68C6">
      <w:pPr>
        <w:pStyle w:val="CodeBlock"/>
      </w:pPr>
      <w:r w:rsidRPr="005223F4">
        <w:t>ce29 46f6</w:t>
      </w:r>
    </w:p>
    <w:p w14:paraId="2EB28446" w14:textId="77777777" w:rsidR="000C68C6" w:rsidRPr="005223F4" w:rsidRDefault="000C68C6" w:rsidP="00BB466F">
      <w:pPr>
        <w:pStyle w:val="nobreak"/>
        <w:rPr>
          <w:rFonts w:ascii="Courier" w:hAnsi="Courier"/>
          <w:noProof/>
          <w:sz w:val="18"/>
          <w:szCs w:val="18"/>
        </w:rPr>
      </w:pPr>
    </w:p>
    <w:p w14:paraId="11894F3E" w14:textId="77777777" w:rsidR="00BB466F" w:rsidRPr="005223F4" w:rsidRDefault="007B375E" w:rsidP="00CD30CE">
      <w:pPr>
        <w:pStyle w:val="nobreak"/>
      </w:pPr>
      <w:r w:rsidRPr="005223F4">
        <w:t>T</w:t>
      </w:r>
      <w:r w:rsidR="000C68C6" w:rsidRPr="005223F4">
        <w:t>o describe this in DFDL</w:t>
      </w:r>
      <w:r w:rsidRPr="005223F4">
        <w:t>,</w:t>
      </w:r>
      <w:r w:rsidR="000C68C6" w:rsidRPr="005223F4">
        <w:t xml:space="preserve"> we take our original </w:t>
      </w:r>
      <w:r w:rsidR="007F5736" w:rsidRPr="005223F4">
        <w:t>XML schema</w:t>
      </w:r>
      <w:r w:rsidR="00C52CA4" w:rsidRPr="005223F4">
        <w:t xml:space="preserve"> </w:t>
      </w:r>
      <w:r w:rsidR="00CD30CE" w:rsidRPr="005223F4">
        <w:t xml:space="preserve">document </w:t>
      </w:r>
      <w:r w:rsidR="00C52CA4" w:rsidRPr="005223F4">
        <w:t>that described the data</w:t>
      </w:r>
      <w:r w:rsidR="000C68C6" w:rsidRPr="005223F4">
        <w:t xml:space="preserve"> model and </w:t>
      </w:r>
      <w:r w:rsidR="00CD30CE" w:rsidRPr="005223F4">
        <w:t xml:space="preserve">we </w:t>
      </w:r>
      <w:r w:rsidR="000C68C6" w:rsidRPr="005223F4">
        <w:t xml:space="preserve">annotate </w:t>
      </w:r>
      <w:r w:rsidR="00CD30CE" w:rsidRPr="005223F4">
        <w:t xml:space="preserve">the type definition </w:t>
      </w:r>
      <w:r w:rsidR="00C52CA4" w:rsidRPr="005223F4">
        <w:t>as follows:</w:t>
      </w:r>
    </w:p>
    <w:p w14:paraId="5BB1C0E2" w14:textId="405CBD29" w:rsidR="00C52CA4" w:rsidRPr="005223F4" w:rsidRDefault="00C52CA4" w:rsidP="00E2087E">
      <w:pPr>
        <w:pStyle w:val="XMLExcerpt"/>
        <w:rPr>
          <w:b/>
          <w:sz w:val="18"/>
          <w:szCs w:val="18"/>
          <w:lang w:val="en-US"/>
        </w:rPr>
      </w:pPr>
      <w:r w:rsidRPr="005223F4">
        <w:rPr>
          <w:sz w:val="18"/>
          <w:szCs w:val="18"/>
          <w:lang w:val="en-US"/>
        </w:rPr>
        <w:t xml:space="preserve">  </w:t>
      </w:r>
      <w:del w:id="115" w:author="Steve Hanson" w:date="2012-02-23T10:33:00Z">
        <w:r w:rsidRPr="005223F4" w:rsidDel="00014CEC">
          <w:rPr>
            <w:sz w:val="18"/>
            <w:szCs w:val="18"/>
            <w:lang w:val="en-US"/>
          </w:rPr>
          <w:delText xml:space="preserve"> </w:delText>
        </w:r>
      </w:del>
      <w:r w:rsidRPr="005223F4">
        <w:rPr>
          <w:sz w:val="18"/>
          <w:szCs w:val="18"/>
          <w:lang w:val="en-US"/>
        </w:rPr>
        <w:t>&lt;xs:complexType</w:t>
      </w:r>
      <w:del w:id="116" w:author="mbeckerle" w:date="2013-07-23T20:39:00Z">
        <w:r w:rsidRPr="005223F4" w:rsidDel="005C77BC">
          <w:rPr>
            <w:sz w:val="18"/>
            <w:szCs w:val="18"/>
            <w:lang w:val="en-US"/>
          </w:rPr>
          <w:delText xml:space="preserve"> </w:delText>
        </w:r>
      </w:del>
      <w:r w:rsidRPr="005223F4">
        <w:rPr>
          <w:sz w:val="18"/>
          <w:szCs w:val="18"/>
          <w:lang w:val="en-US"/>
        </w:rPr>
        <w:t>&gt;</w:t>
      </w:r>
      <w:r w:rsidR="0024540C" w:rsidRPr="005223F4">
        <w:rPr>
          <w:b/>
          <w:sz w:val="18"/>
          <w:szCs w:val="18"/>
          <w:lang w:val="en-US"/>
        </w:rPr>
        <w:t xml:space="preserve">                    </w:t>
      </w:r>
    </w:p>
    <w:p w14:paraId="4D418341" w14:textId="1000B5A1" w:rsidR="00C52CA4" w:rsidRPr="005223F4" w:rsidRDefault="00C52CA4" w:rsidP="00E2087E">
      <w:pPr>
        <w:pStyle w:val="XMLExcerpt"/>
        <w:rPr>
          <w:sz w:val="18"/>
          <w:szCs w:val="18"/>
          <w:lang w:val="en-US"/>
        </w:rPr>
      </w:pPr>
      <w:del w:id="117" w:author="Steve Hanson" w:date="2012-02-23T10:33:00Z">
        <w:r w:rsidRPr="005223F4" w:rsidDel="00014CEC">
          <w:rPr>
            <w:sz w:val="18"/>
            <w:szCs w:val="18"/>
            <w:lang w:val="en-US"/>
          </w:rPr>
          <w:tab/>
          <w:delText xml:space="preserve">  </w:delText>
        </w:r>
      </w:del>
      <w:ins w:id="118" w:author="Steve Hanson" w:date="2012-02-23T10:33:00Z">
        <w:r w:rsidR="00014CEC">
          <w:rPr>
            <w:sz w:val="18"/>
            <w:szCs w:val="18"/>
            <w:lang w:val="en-US"/>
          </w:rPr>
          <w:t xml:space="preserve">    </w:t>
        </w:r>
      </w:ins>
      <w:r w:rsidRPr="005223F4">
        <w:rPr>
          <w:sz w:val="18"/>
          <w:szCs w:val="18"/>
          <w:lang w:val="en-US"/>
        </w:rPr>
        <w:t>&lt;xs:sequence</w:t>
      </w:r>
      <w:del w:id="119" w:author="mbeckerle" w:date="2013-07-23T20:38:00Z">
        <w:r w:rsidR="00E2087E" w:rsidRPr="005223F4" w:rsidDel="005C77BC">
          <w:rPr>
            <w:sz w:val="18"/>
            <w:szCs w:val="18"/>
            <w:lang w:val="en-US"/>
          </w:rPr>
          <w:delText xml:space="preserve"> </w:delText>
        </w:r>
        <w:r w:rsidR="00E2087E" w:rsidRPr="005223F4" w:rsidDel="005C77BC">
          <w:rPr>
            <w:rFonts w:eastAsia="MS Mincho"/>
            <w:sz w:val="18"/>
            <w:szCs w:val="18"/>
            <w:lang w:val="en-US" w:eastAsia="ja-JP"/>
          </w:rPr>
          <w:delText>dfdl:byteOrder="bigEndian"</w:delText>
        </w:r>
      </w:del>
      <w:r w:rsidRPr="005223F4">
        <w:rPr>
          <w:sz w:val="18"/>
          <w:szCs w:val="18"/>
          <w:lang w:val="en-US"/>
        </w:rPr>
        <w:t>&gt;</w:t>
      </w:r>
    </w:p>
    <w:p w14:paraId="655536B1" w14:textId="77777777" w:rsidR="00C52CA4" w:rsidRPr="005223F4" w:rsidRDefault="00353B78" w:rsidP="00353B78">
      <w:pPr>
        <w:pStyle w:val="XMLExcerpt"/>
        <w:rPr>
          <w:sz w:val="18"/>
          <w:szCs w:val="18"/>
          <w:lang w:val="en-US"/>
        </w:rPr>
      </w:pPr>
      <w:del w:id="120" w:author="Steve Hanson" w:date="2012-02-23T10:33:00Z">
        <w:r w:rsidRPr="005223F4" w:rsidDel="00014CEC">
          <w:rPr>
            <w:sz w:val="18"/>
            <w:szCs w:val="18"/>
            <w:lang w:val="en-US"/>
          </w:rPr>
          <w:delText xml:space="preserve">      </w:delText>
        </w:r>
        <w:r w:rsidR="00C52CA4" w:rsidRPr="005223F4" w:rsidDel="00014CEC">
          <w:rPr>
            <w:sz w:val="18"/>
            <w:szCs w:val="18"/>
            <w:lang w:val="en-US"/>
          </w:rPr>
          <w:delText xml:space="preserve">    </w:delText>
        </w:r>
      </w:del>
      <w:ins w:id="121" w:author="Steve Hanson" w:date="2012-02-23T10:33:00Z">
        <w:r w:rsidR="00014CEC">
          <w:rPr>
            <w:sz w:val="18"/>
            <w:szCs w:val="18"/>
            <w:lang w:val="en-US"/>
          </w:rPr>
          <w:t xml:space="preserve">      </w:t>
        </w:r>
      </w:ins>
      <w:r w:rsidR="00C52CA4" w:rsidRPr="005223F4">
        <w:rPr>
          <w:sz w:val="18"/>
          <w:szCs w:val="18"/>
          <w:lang w:val="en-US"/>
        </w:rPr>
        <w:t>&lt;xs:element name="w" type="</w:t>
      </w:r>
      <w:r w:rsidR="00845FC6" w:rsidRPr="005223F4">
        <w:rPr>
          <w:sz w:val="18"/>
          <w:szCs w:val="18"/>
          <w:lang w:val="en-US"/>
        </w:rPr>
        <w:t>xs:</w:t>
      </w:r>
      <w:r w:rsidR="00C52CA4" w:rsidRPr="005223F4">
        <w:rPr>
          <w:sz w:val="18"/>
          <w:szCs w:val="18"/>
          <w:lang w:val="en-US"/>
        </w:rPr>
        <w:t>int"&gt;</w:t>
      </w:r>
    </w:p>
    <w:p w14:paraId="11201B97" w14:textId="77777777" w:rsidR="00EC1C17" w:rsidRPr="005223F4" w:rsidRDefault="00353B78" w:rsidP="00EC1C17">
      <w:pPr>
        <w:pStyle w:val="XMLExcerpt"/>
        <w:rPr>
          <w:rStyle w:val="CodeCharacter"/>
          <w:b/>
          <w:bCs/>
          <w:szCs w:val="18"/>
          <w:lang w:val="en-US"/>
        </w:rPr>
      </w:pPr>
      <w:del w:id="122" w:author="Steve Hanson" w:date="2012-02-23T10:33:00Z">
        <w:r w:rsidRPr="005223F4" w:rsidDel="00014CEC">
          <w:rPr>
            <w:rStyle w:val="CodeCharacter"/>
            <w:b/>
            <w:bCs/>
            <w:szCs w:val="18"/>
            <w:lang w:val="en-US"/>
          </w:rPr>
          <w:delText xml:space="preserve">         </w:delText>
        </w:r>
        <w:r w:rsidR="00EC1C17" w:rsidRPr="005223F4" w:rsidDel="00014CEC">
          <w:rPr>
            <w:rStyle w:val="CodeCharacter"/>
            <w:b/>
            <w:bCs/>
            <w:szCs w:val="18"/>
            <w:lang w:val="en-US"/>
          </w:rPr>
          <w:delText xml:space="preserve">    </w:delText>
        </w:r>
      </w:del>
      <w:ins w:id="123" w:author="Steve Hanson" w:date="2012-02-23T10:33:00Z">
        <w:r w:rsidR="00014CEC">
          <w:rPr>
            <w:rStyle w:val="CodeCharacter"/>
            <w:b/>
            <w:bCs/>
            <w:szCs w:val="18"/>
            <w:lang w:val="en-US"/>
          </w:rPr>
          <w:t xml:space="preserve">        </w:t>
        </w:r>
      </w:ins>
      <w:r w:rsidR="00EC1C17" w:rsidRPr="005223F4">
        <w:rPr>
          <w:rStyle w:val="CodeCharacter"/>
          <w:b/>
          <w:bCs/>
          <w:szCs w:val="18"/>
          <w:lang w:val="en-US"/>
        </w:rPr>
        <w:t>&lt;xs:annotation&gt;</w:t>
      </w:r>
    </w:p>
    <w:p w14:paraId="17CF29ED" w14:textId="77777777" w:rsidR="00EC1C17" w:rsidRPr="005223F4" w:rsidRDefault="00EC1C17" w:rsidP="00EC1C17">
      <w:pPr>
        <w:pStyle w:val="XMLExcerpt"/>
        <w:rPr>
          <w:rStyle w:val="CodeCharacter"/>
          <w:b/>
          <w:bCs/>
          <w:szCs w:val="18"/>
          <w:lang w:val="en-US"/>
        </w:rPr>
      </w:pPr>
      <w:del w:id="124" w:author="Steve Hanson" w:date="2012-02-23T10:33:00Z">
        <w:r w:rsidRPr="005223F4" w:rsidDel="00014CEC">
          <w:rPr>
            <w:rStyle w:val="CodeCharacter"/>
            <w:b/>
            <w:bCs/>
            <w:szCs w:val="18"/>
            <w:lang w:val="en-US"/>
          </w:rPr>
          <w:delText xml:space="preserve"> </w:delText>
        </w:r>
        <w:r w:rsidR="00353B78" w:rsidRPr="005223F4" w:rsidDel="00014CEC">
          <w:rPr>
            <w:rStyle w:val="CodeCharacter"/>
            <w:b/>
            <w:bCs/>
            <w:szCs w:val="18"/>
            <w:lang w:val="en-US"/>
          </w:rPr>
          <w:delText xml:space="preserve">         </w:delText>
        </w:r>
        <w:r w:rsidRPr="005223F4" w:rsidDel="00014CEC">
          <w:rPr>
            <w:rStyle w:val="CodeCharacter"/>
            <w:b/>
            <w:bCs/>
            <w:szCs w:val="18"/>
            <w:lang w:val="en-US"/>
          </w:rPr>
          <w:delText xml:space="preserve">     </w:delText>
        </w:r>
      </w:del>
      <w:ins w:id="125" w:author="Steve Hanson" w:date="2012-02-23T10:33:00Z">
        <w:r w:rsidR="00014CEC">
          <w:rPr>
            <w:rStyle w:val="CodeCharacter"/>
            <w:b/>
            <w:bCs/>
            <w:szCs w:val="18"/>
            <w:lang w:val="en-US"/>
          </w:rPr>
          <w:t xml:space="preserve">          </w:t>
        </w:r>
      </w:ins>
      <w:r w:rsidRPr="005223F4">
        <w:rPr>
          <w:rStyle w:val="CodeCharacter"/>
          <w:b/>
          <w:bCs/>
          <w:szCs w:val="18"/>
          <w:lang w:val="en-US"/>
        </w:rPr>
        <w:t>&lt;xs:appinfo source=”</w:t>
      </w:r>
      <w:r w:rsidRPr="005223F4">
        <w:rPr>
          <w:rStyle w:val="CodeCharacter"/>
          <w:b/>
          <w:bCs/>
          <w:i/>
          <w:szCs w:val="18"/>
          <w:lang w:val="en-US"/>
        </w:rPr>
        <w:t>http://www.ogf.org/dfdl/</w:t>
      </w:r>
      <w:r w:rsidRPr="005223F4">
        <w:rPr>
          <w:rStyle w:val="CodeCharacter"/>
          <w:b/>
          <w:bCs/>
          <w:szCs w:val="18"/>
          <w:lang w:val="en-US"/>
        </w:rPr>
        <w:t>”&gt;</w:t>
      </w:r>
    </w:p>
    <w:p w14:paraId="01883A2D" w14:textId="77777777" w:rsidR="00845FC6" w:rsidRPr="005223F4" w:rsidRDefault="00353B78" w:rsidP="00845FC6">
      <w:pPr>
        <w:pStyle w:val="XMLExcerpt"/>
        <w:rPr>
          <w:b/>
          <w:bCs/>
          <w:sz w:val="18"/>
          <w:szCs w:val="18"/>
          <w:lang w:val="en-US"/>
        </w:rPr>
      </w:pPr>
      <w:del w:id="126" w:author="Steve Hanson" w:date="2012-02-23T10:33:00Z">
        <w:r w:rsidRPr="005223F4" w:rsidDel="00014CEC">
          <w:rPr>
            <w:b/>
            <w:bCs/>
            <w:sz w:val="18"/>
            <w:szCs w:val="18"/>
            <w:lang w:val="en-US"/>
          </w:rPr>
          <w:delText xml:space="preserve">       </w:delText>
        </w:r>
        <w:r w:rsidR="00EC1C17" w:rsidRPr="005223F4" w:rsidDel="00014CEC">
          <w:rPr>
            <w:b/>
            <w:bCs/>
            <w:sz w:val="18"/>
            <w:szCs w:val="18"/>
            <w:lang w:val="en-US"/>
          </w:rPr>
          <w:tab/>
          <w:delText xml:space="preserve">      </w:delText>
        </w:r>
      </w:del>
      <w:ins w:id="127" w:author="Steve Hanson" w:date="2012-02-23T10:33:00Z">
        <w:r w:rsidR="00014CEC">
          <w:rPr>
            <w:b/>
            <w:bCs/>
            <w:sz w:val="18"/>
            <w:szCs w:val="18"/>
            <w:lang w:val="en-US"/>
          </w:rPr>
          <w:t xml:space="preserve">            </w:t>
        </w:r>
      </w:ins>
      <w:r w:rsidR="00EC1C17" w:rsidRPr="005223F4">
        <w:rPr>
          <w:b/>
          <w:bCs/>
          <w:sz w:val="18"/>
          <w:szCs w:val="18"/>
          <w:lang w:val="en-US"/>
        </w:rPr>
        <w:t>&lt;dfdl:</w:t>
      </w:r>
      <w:r w:rsidRPr="005223F4">
        <w:rPr>
          <w:b/>
          <w:bCs/>
          <w:sz w:val="18"/>
          <w:szCs w:val="18"/>
          <w:lang w:val="en-US"/>
        </w:rPr>
        <w:t>element</w:t>
      </w:r>
      <w:r w:rsidR="00EC1C17" w:rsidRPr="005223F4">
        <w:rPr>
          <w:b/>
          <w:bCs/>
          <w:sz w:val="18"/>
          <w:szCs w:val="18"/>
          <w:lang w:val="en-US"/>
        </w:rPr>
        <w:t xml:space="preserve"> representation="binary"</w:t>
      </w:r>
    </w:p>
    <w:p w14:paraId="622C71FD" w14:textId="77777777" w:rsidR="00EC1C17" w:rsidRPr="005223F4" w:rsidRDefault="00845FC6" w:rsidP="00845FC6">
      <w:pPr>
        <w:pStyle w:val="XMLExcerpt"/>
        <w:rPr>
          <w:b/>
          <w:bCs/>
          <w:sz w:val="18"/>
          <w:szCs w:val="18"/>
          <w:lang w:val="en-US"/>
        </w:rPr>
      </w:pPr>
      <w:r w:rsidRPr="005223F4">
        <w:rPr>
          <w:b/>
          <w:bCs/>
          <w:sz w:val="18"/>
          <w:szCs w:val="18"/>
          <w:lang w:val="en-US"/>
        </w:rPr>
        <w:t xml:space="preserve">                      binaryNumberRep="binary"</w:t>
      </w:r>
    </w:p>
    <w:p w14:paraId="5E1DE61A" w14:textId="77777777" w:rsidR="00EC1C17" w:rsidRPr="005223F4" w:rsidRDefault="00EC1C17" w:rsidP="00EC1C17">
      <w:pPr>
        <w:pStyle w:val="XMLExcerpt"/>
        <w:rPr>
          <w:b/>
          <w:bCs/>
          <w:sz w:val="18"/>
          <w:szCs w:val="18"/>
          <w:lang w:val="en-US"/>
        </w:rPr>
      </w:pPr>
      <w:r w:rsidRPr="005223F4">
        <w:rPr>
          <w:b/>
          <w:bCs/>
          <w:sz w:val="18"/>
          <w:szCs w:val="18"/>
          <w:lang w:val="en-US"/>
        </w:rPr>
        <w:t xml:space="preserve">                      byteOrder="bigEndian" </w:t>
      </w:r>
    </w:p>
    <w:p w14:paraId="3C116E07" w14:textId="77777777" w:rsidR="00EC1C17" w:rsidRPr="005223F4" w:rsidRDefault="00EC1C17" w:rsidP="00353B78">
      <w:pPr>
        <w:pStyle w:val="XMLExcerpt"/>
        <w:rPr>
          <w:b/>
          <w:bCs/>
          <w:sz w:val="18"/>
          <w:szCs w:val="18"/>
          <w:lang w:val="en-US"/>
        </w:rPr>
      </w:pPr>
      <w:r w:rsidRPr="005223F4">
        <w:rPr>
          <w:b/>
          <w:bCs/>
          <w:sz w:val="18"/>
          <w:szCs w:val="18"/>
          <w:lang w:val="en-US"/>
        </w:rPr>
        <w:t xml:space="preserve">                      lengthKind="implicit"/&gt;                   </w:t>
      </w:r>
    </w:p>
    <w:p w14:paraId="03B6E2AE" w14:textId="77777777" w:rsidR="00EC1C17" w:rsidRPr="005223F4" w:rsidRDefault="00353B78" w:rsidP="00EC1C17">
      <w:pPr>
        <w:pStyle w:val="XMLExcerpt"/>
        <w:rPr>
          <w:b/>
          <w:bCs/>
          <w:sz w:val="18"/>
          <w:szCs w:val="18"/>
          <w:lang w:val="en-US"/>
        </w:rPr>
      </w:pPr>
      <w:del w:id="128" w:author="Steve Hanson" w:date="2012-02-23T10:34:00Z">
        <w:r w:rsidRPr="005223F4" w:rsidDel="00014CEC">
          <w:rPr>
            <w:b/>
            <w:bCs/>
            <w:sz w:val="18"/>
            <w:szCs w:val="18"/>
            <w:lang w:val="en-US"/>
          </w:rPr>
          <w:delText xml:space="preserve">       </w:delText>
        </w:r>
        <w:r w:rsidR="00EC1C17" w:rsidRPr="005223F4" w:rsidDel="00014CEC">
          <w:rPr>
            <w:b/>
            <w:bCs/>
            <w:sz w:val="18"/>
            <w:szCs w:val="18"/>
            <w:lang w:val="en-US"/>
          </w:rPr>
          <w:tab/>
          <w:delText xml:space="preserve">    </w:delText>
        </w:r>
      </w:del>
      <w:ins w:id="129" w:author="Steve Hanson" w:date="2012-02-23T10:34:00Z">
        <w:r w:rsidR="00014CEC">
          <w:rPr>
            <w:b/>
            <w:bCs/>
            <w:sz w:val="18"/>
            <w:szCs w:val="18"/>
            <w:lang w:val="en-US"/>
          </w:rPr>
          <w:t xml:space="preserve">          </w:t>
        </w:r>
      </w:ins>
      <w:r w:rsidR="00EC1C17" w:rsidRPr="005223F4">
        <w:rPr>
          <w:b/>
          <w:bCs/>
          <w:sz w:val="18"/>
          <w:szCs w:val="18"/>
          <w:lang w:val="en-US"/>
        </w:rPr>
        <w:t>&lt;/xs:appinfo&gt;</w:t>
      </w:r>
    </w:p>
    <w:p w14:paraId="1A22E26A" w14:textId="77777777" w:rsidR="00EC1C17" w:rsidRPr="005223F4" w:rsidRDefault="00353B78" w:rsidP="00EC1C17">
      <w:pPr>
        <w:pStyle w:val="XMLExcerpt"/>
        <w:rPr>
          <w:b/>
          <w:bCs/>
          <w:sz w:val="18"/>
          <w:szCs w:val="18"/>
          <w:lang w:val="en-US"/>
        </w:rPr>
      </w:pPr>
      <w:del w:id="130" w:author="Steve Hanson" w:date="2012-02-23T10:34:00Z">
        <w:r w:rsidRPr="005223F4" w:rsidDel="00014CEC">
          <w:rPr>
            <w:b/>
            <w:bCs/>
            <w:sz w:val="18"/>
            <w:szCs w:val="18"/>
            <w:lang w:val="en-US"/>
          </w:rPr>
          <w:delText xml:space="preserve">        </w:delText>
        </w:r>
        <w:r w:rsidR="00EC1C17" w:rsidRPr="005223F4" w:rsidDel="00014CEC">
          <w:rPr>
            <w:b/>
            <w:bCs/>
            <w:sz w:val="18"/>
            <w:szCs w:val="18"/>
            <w:lang w:val="en-US"/>
          </w:rPr>
          <w:delText xml:space="preserve">     </w:delText>
        </w:r>
      </w:del>
      <w:ins w:id="131" w:author="Steve Hanson" w:date="2012-02-23T10:34:00Z">
        <w:r w:rsidR="00014CEC">
          <w:rPr>
            <w:b/>
            <w:bCs/>
            <w:sz w:val="18"/>
            <w:szCs w:val="18"/>
            <w:lang w:val="en-US"/>
          </w:rPr>
          <w:t xml:space="preserve">        </w:t>
        </w:r>
      </w:ins>
      <w:r w:rsidR="00EC1C17" w:rsidRPr="005223F4">
        <w:rPr>
          <w:b/>
          <w:bCs/>
          <w:sz w:val="18"/>
          <w:szCs w:val="18"/>
          <w:lang w:val="en-US"/>
        </w:rPr>
        <w:t>&lt;/xs:annotation&gt;</w:t>
      </w:r>
    </w:p>
    <w:p w14:paraId="4754AEA2" w14:textId="77777777" w:rsidR="00353B78" w:rsidRPr="005223F4" w:rsidRDefault="00353B78" w:rsidP="00EC1C17">
      <w:pPr>
        <w:pStyle w:val="XMLExcerpt"/>
        <w:rPr>
          <w:sz w:val="18"/>
          <w:szCs w:val="18"/>
          <w:lang w:val="en-US"/>
        </w:rPr>
      </w:pPr>
      <w:del w:id="132" w:author="Steve Hanson" w:date="2012-02-23T10:34:00Z">
        <w:r w:rsidRPr="005223F4" w:rsidDel="00014CEC">
          <w:rPr>
            <w:sz w:val="18"/>
            <w:szCs w:val="18"/>
            <w:lang w:val="en-US"/>
          </w:rPr>
          <w:delText xml:space="preserve">          </w:delText>
        </w:r>
      </w:del>
      <w:ins w:id="133" w:author="Steve Hanson" w:date="2012-02-23T10:34:00Z">
        <w:r w:rsidR="00014CEC">
          <w:rPr>
            <w:sz w:val="18"/>
            <w:szCs w:val="18"/>
            <w:lang w:val="en-US"/>
          </w:rPr>
          <w:t xml:space="preserve">      </w:t>
        </w:r>
      </w:ins>
      <w:r w:rsidRPr="005223F4">
        <w:rPr>
          <w:sz w:val="18"/>
          <w:szCs w:val="18"/>
          <w:lang w:val="en-US"/>
        </w:rPr>
        <w:t>&lt;/xs:element&gt;</w:t>
      </w:r>
    </w:p>
    <w:p w14:paraId="16BC6A8D" w14:textId="77777777" w:rsidR="00C52CA4" w:rsidRPr="005223F4" w:rsidRDefault="00C52CA4" w:rsidP="00EC1C17">
      <w:pPr>
        <w:pStyle w:val="XMLExcerpt"/>
        <w:rPr>
          <w:sz w:val="18"/>
          <w:szCs w:val="18"/>
          <w:lang w:val="en-US"/>
        </w:rPr>
      </w:pPr>
      <w:del w:id="134" w:author="Steve Hanson" w:date="2012-02-23T10:34:00Z">
        <w:r w:rsidRPr="005223F4" w:rsidDel="00014CEC">
          <w:rPr>
            <w:sz w:val="18"/>
            <w:szCs w:val="18"/>
            <w:lang w:val="en-US"/>
          </w:rPr>
          <w:tab/>
          <w:delText xml:space="preserve">    </w:delText>
        </w:r>
      </w:del>
      <w:ins w:id="135" w:author="Steve Hanson" w:date="2012-02-23T10:34:00Z">
        <w:r w:rsidR="00014CEC">
          <w:rPr>
            <w:sz w:val="18"/>
            <w:szCs w:val="18"/>
            <w:lang w:val="en-US"/>
          </w:rPr>
          <w:t xml:space="preserve">      </w:t>
        </w:r>
      </w:ins>
      <w:r w:rsidRPr="005223F4">
        <w:rPr>
          <w:sz w:val="18"/>
          <w:szCs w:val="18"/>
          <w:lang w:val="en-US"/>
        </w:rPr>
        <w:t>&lt;xs:element name="x" type="</w:t>
      </w:r>
      <w:r w:rsidR="00845FC6" w:rsidRPr="005223F4">
        <w:rPr>
          <w:sz w:val="18"/>
          <w:szCs w:val="18"/>
          <w:lang w:val="en-US"/>
        </w:rPr>
        <w:t>xs:</w:t>
      </w:r>
      <w:r w:rsidRPr="005223F4">
        <w:rPr>
          <w:sz w:val="18"/>
          <w:szCs w:val="18"/>
          <w:lang w:val="en-US"/>
        </w:rPr>
        <w:t>int "&gt;</w:t>
      </w:r>
    </w:p>
    <w:p w14:paraId="555053B3" w14:textId="77777777" w:rsidR="00353B78" w:rsidRPr="005223F4" w:rsidRDefault="00353B78" w:rsidP="00353B78">
      <w:pPr>
        <w:pStyle w:val="XMLExcerpt"/>
        <w:rPr>
          <w:rStyle w:val="CodeCharacter"/>
          <w:b/>
          <w:bCs/>
          <w:szCs w:val="18"/>
          <w:lang w:val="en-US"/>
        </w:rPr>
      </w:pPr>
      <w:del w:id="136" w:author="Steve Hanson" w:date="2012-02-23T10:34:00Z">
        <w:r w:rsidRPr="005223F4" w:rsidDel="00014CEC">
          <w:rPr>
            <w:rStyle w:val="CodeCharacter"/>
            <w:b/>
            <w:bCs/>
            <w:szCs w:val="18"/>
            <w:lang w:val="en-US"/>
          </w:rPr>
          <w:delText xml:space="preserve">             </w:delText>
        </w:r>
      </w:del>
      <w:ins w:id="137" w:author="Steve Hanson" w:date="2012-02-23T10:34:00Z">
        <w:r w:rsidR="00014CEC">
          <w:rPr>
            <w:rStyle w:val="CodeCharacter"/>
            <w:b/>
            <w:bCs/>
            <w:szCs w:val="18"/>
            <w:lang w:val="en-US"/>
          </w:rPr>
          <w:t xml:space="preserve">        </w:t>
        </w:r>
      </w:ins>
      <w:r w:rsidRPr="005223F4">
        <w:rPr>
          <w:rStyle w:val="CodeCharacter"/>
          <w:b/>
          <w:bCs/>
          <w:szCs w:val="18"/>
          <w:lang w:val="en-US"/>
        </w:rPr>
        <w:t>&lt;xs:annotation&gt;</w:t>
      </w:r>
    </w:p>
    <w:p w14:paraId="05A7E7E0" w14:textId="77777777" w:rsidR="00353B78" w:rsidRPr="005223F4" w:rsidRDefault="00353B78" w:rsidP="00353B78">
      <w:pPr>
        <w:pStyle w:val="XMLExcerpt"/>
        <w:rPr>
          <w:rStyle w:val="CodeCharacter"/>
          <w:b/>
          <w:bCs/>
          <w:szCs w:val="18"/>
          <w:lang w:val="en-US"/>
        </w:rPr>
      </w:pPr>
      <w:del w:id="138" w:author="Steve Hanson" w:date="2012-02-23T10:34:00Z">
        <w:r w:rsidRPr="005223F4" w:rsidDel="00014CEC">
          <w:rPr>
            <w:rStyle w:val="CodeCharacter"/>
            <w:b/>
            <w:bCs/>
            <w:szCs w:val="18"/>
            <w:lang w:val="en-US"/>
          </w:rPr>
          <w:delText xml:space="preserve">               </w:delText>
        </w:r>
      </w:del>
      <w:ins w:id="139" w:author="Steve Hanson" w:date="2012-02-23T10:34:00Z">
        <w:r w:rsidR="00014CEC">
          <w:rPr>
            <w:rStyle w:val="CodeCharacter"/>
            <w:b/>
            <w:bCs/>
            <w:szCs w:val="18"/>
            <w:lang w:val="en-US"/>
          </w:rPr>
          <w:t xml:space="preserve">          </w:t>
        </w:r>
      </w:ins>
      <w:r w:rsidRPr="005223F4">
        <w:rPr>
          <w:rStyle w:val="CodeCharacter"/>
          <w:b/>
          <w:bCs/>
          <w:szCs w:val="18"/>
          <w:lang w:val="en-US"/>
        </w:rPr>
        <w:t>&lt;xs:appinfo source=”</w:t>
      </w:r>
      <w:r w:rsidRPr="005223F4">
        <w:rPr>
          <w:rStyle w:val="CodeCharacter"/>
          <w:b/>
          <w:bCs/>
          <w:i/>
          <w:szCs w:val="18"/>
          <w:lang w:val="en-US"/>
        </w:rPr>
        <w:t>http://www.ogf.org/dfdl/</w:t>
      </w:r>
      <w:r w:rsidRPr="005223F4">
        <w:rPr>
          <w:rStyle w:val="CodeCharacter"/>
          <w:b/>
          <w:bCs/>
          <w:szCs w:val="18"/>
          <w:lang w:val="en-US"/>
        </w:rPr>
        <w:t>”&gt;</w:t>
      </w:r>
    </w:p>
    <w:p w14:paraId="15773ACB" w14:textId="77777777" w:rsidR="00845FC6" w:rsidRPr="005223F4" w:rsidRDefault="00353B78" w:rsidP="00353B78">
      <w:pPr>
        <w:pStyle w:val="XMLExcerpt"/>
        <w:rPr>
          <w:b/>
          <w:bCs/>
          <w:sz w:val="18"/>
          <w:szCs w:val="18"/>
          <w:lang w:val="en-US"/>
        </w:rPr>
      </w:pPr>
      <w:del w:id="140" w:author="Steve Hanson" w:date="2012-02-23T10:34:00Z">
        <w:r w:rsidRPr="005223F4" w:rsidDel="00014CEC">
          <w:rPr>
            <w:b/>
            <w:bCs/>
            <w:sz w:val="18"/>
            <w:szCs w:val="18"/>
            <w:lang w:val="en-US"/>
          </w:rPr>
          <w:delText xml:space="preserve">       </w:delText>
        </w:r>
        <w:r w:rsidRPr="005223F4" w:rsidDel="00014CEC">
          <w:rPr>
            <w:b/>
            <w:bCs/>
            <w:sz w:val="18"/>
            <w:szCs w:val="18"/>
            <w:lang w:val="en-US"/>
          </w:rPr>
          <w:tab/>
          <w:delText xml:space="preserve">      </w:delText>
        </w:r>
      </w:del>
      <w:ins w:id="141" w:author="Steve Hanson" w:date="2012-02-23T10:34:00Z">
        <w:r w:rsidR="00014CEC">
          <w:rPr>
            <w:b/>
            <w:bCs/>
            <w:sz w:val="18"/>
            <w:szCs w:val="18"/>
            <w:lang w:val="en-US"/>
          </w:rPr>
          <w:t xml:space="preserve">            </w:t>
        </w:r>
      </w:ins>
      <w:r w:rsidRPr="005223F4">
        <w:rPr>
          <w:b/>
          <w:bCs/>
          <w:sz w:val="18"/>
          <w:szCs w:val="18"/>
          <w:lang w:val="en-US"/>
        </w:rPr>
        <w:t>&lt;dfdl:element representation="binary"</w:t>
      </w:r>
    </w:p>
    <w:p w14:paraId="1A173CFD" w14:textId="77777777" w:rsidR="00353B78" w:rsidRPr="005223F4" w:rsidRDefault="00845FC6" w:rsidP="00353B78">
      <w:pPr>
        <w:pStyle w:val="XMLExcerpt"/>
        <w:rPr>
          <w:b/>
          <w:bCs/>
          <w:sz w:val="18"/>
          <w:szCs w:val="18"/>
          <w:lang w:val="en-US"/>
        </w:rPr>
      </w:pPr>
      <w:r w:rsidRPr="005223F4">
        <w:rPr>
          <w:b/>
          <w:bCs/>
          <w:sz w:val="18"/>
          <w:szCs w:val="18"/>
          <w:lang w:val="en-US"/>
        </w:rPr>
        <w:t xml:space="preserve">                      binaryNumberRep="binary"</w:t>
      </w:r>
      <w:r w:rsidR="00353B78" w:rsidRPr="005223F4">
        <w:rPr>
          <w:b/>
          <w:bCs/>
          <w:sz w:val="18"/>
          <w:szCs w:val="18"/>
          <w:lang w:val="en-US"/>
        </w:rPr>
        <w:t xml:space="preserve"> </w:t>
      </w:r>
    </w:p>
    <w:p w14:paraId="088B7514" w14:textId="77777777" w:rsidR="00353B78" w:rsidRPr="005223F4" w:rsidRDefault="00353B78" w:rsidP="00353B78">
      <w:pPr>
        <w:pStyle w:val="XMLExcerpt"/>
        <w:rPr>
          <w:b/>
          <w:bCs/>
          <w:sz w:val="18"/>
          <w:szCs w:val="18"/>
          <w:lang w:val="en-US"/>
        </w:rPr>
      </w:pPr>
      <w:r w:rsidRPr="005223F4">
        <w:rPr>
          <w:b/>
          <w:bCs/>
          <w:sz w:val="18"/>
          <w:szCs w:val="18"/>
          <w:lang w:val="en-US"/>
        </w:rPr>
        <w:t xml:space="preserve">                      byteOrder="bigEndian" </w:t>
      </w:r>
    </w:p>
    <w:p w14:paraId="69173876" w14:textId="77777777" w:rsidR="00353B78" w:rsidRPr="005223F4" w:rsidRDefault="00353B78" w:rsidP="00353B78">
      <w:pPr>
        <w:pStyle w:val="XMLExcerpt"/>
        <w:rPr>
          <w:b/>
          <w:bCs/>
          <w:sz w:val="18"/>
          <w:szCs w:val="18"/>
          <w:lang w:val="en-US"/>
        </w:rPr>
      </w:pPr>
      <w:r w:rsidRPr="005223F4">
        <w:rPr>
          <w:b/>
          <w:bCs/>
          <w:sz w:val="18"/>
          <w:szCs w:val="18"/>
          <w:lang w:val="en-US"/>
        </w:rPr>
        <w:t xml:space="preserve">                      lengthKind="implicit"/&gt;                   </w:t>
      </w:r>
    </w:p>
    <w:p w14:paraId="3ADDE98C" w14:textId="77777777" w:rsidR="00353B78" w:rsidRPr="005223F4" w:rsidRDefault="00353B78" w:rsidP="00353B78">
      <w:pPr>
        <w:pStyle w:val="XMLExcerpt"/>
        <w:rPr>
          <w:b/>
          <w:bCs/>
          <w:sz w:val="18"/>
          <w:szCs w:val="18"/>
          <w:lang w:val="en-US"/>
        </w:rPr>
      </w:pPr>
      <w:del w:id="142" w:author="Steve Hanson" w:date="2012-02-23T10:35:00Z">
        <w:r w:rsidRPr="005223F4" w:rsidDel="00014CEC">
          <w:rPr>
            <w:b/>
            <w:bCs/>
            <w:sz w:val="18"/>
            <w:szCs w:val="18"/>
            <w:lang w:val="en-US"/>
          </w:rPr>
          <w:delText xml:space="preserve">       </w:delText>
        </w:r>
        <w:r w:rsidRPr="005223F4" w:rsidDel="00014CEC">
          <w:rPr>
            <w:b/>
            <w:bCs/>
            <w:sz w:val="18"/>
            <w:szCs w:val="18"/>
            <w:lang w:val="en-US"/>
          </w:rPr>
          <w:tab/>
          <w:delText xml:space="preserve">    </w:delText>
        </w:r>
      </w:del>
      <w:ins w:id="143" w:author="Steve Hanson" w:date="2012-02-23T10:35:00Z">
        <w:r w:rsidR="00014CEC">
          <w:rPr>
            <w:b/>
            <w:bCs/>
            <w:sz w:val="18"/>
            <w:szCs w:val="18"/>
            <w:lang w:val="en-US"/>
          </w:rPr>
          <w:t xml:space="preserve">          </w:t>
        </w:r>
      </w:ins>
      <w:r w:rsidRPr="005223F4">
        <w:rPr>
          <w:b/>
          <w:bCs/>
          <w:sz w:val="18"/>
          <w:szCs w:val="18"/>
          <w:lang w:val="en-US"/>
        </w:rPr>
        <w:t>&lt;/xs:appinfo&gt;</w:t>
      </w:r>
    </w:p>
    <w:p w14:paraId="6E55822A" w14:textId="77777777" w:rsidR="00353B78" w:rsidRPr="005223F4" w:rsidRDefault="00353B78" w:rsidP="00353B78">
      <w:pPr>
        <w:pStyle w:val="XMLExcerpt"/>
        <w:rPr>
          <w:b/>
          <w:bCs/>
          <w:sz w:val="18"/>
          <w:szCs w:val="18"/>
          <w:lang w:val="en-US"/>
        </w:rPr>
      </w:pPr>
      <w:del w:id="144" w:author="Steve Hanson" w:date="2012-02-23T10:35:00Z">
        <w:r w:rsidRPr="005223F4" w:rsidDel="00014CEC">
          <w:rPr>
            <w:b/>
            <w:bCs/>
            <w:sz w:val="18"/>
            <w:szCs w:val="18"/>
            <w:lang w:val="en-US"/>
          </w:rPr>
          <w:delText xml:space="preserve">             </w:delText>
        </w:r>
      </w:del>
      <w:ins w:id="145" w:author="Steve Hanson" w:date="2012-02-23T10:35:00Z">
        <w:r w:rsidR="00014CEC">
          <w:rPr>
            <w:b/>
            <w:bCs/>
            <w:sz w:val="18"/>
            <w:szCs w:val="18"/>
            <w:lang w:val="en-US"/>
          </w:rPr>
          <w:t xml:space="preserve">        </w:t>
        </w:r>
      </w:ins>
      <w:r w:rsidRPr="005223F4">
        <w:rPr>
          <w:b/>
          <w:bCs/>
          <w:sz w:val="18"/>
          <w:szCs w:val="18"/>
          <w:lang w:val="en-US"/>
        </w:rPr>
        <w:t>&lt;/xs:annotation&gt;</w:t>
      </w:r>
    </w:p>
    <w:p w14:paraId="616F6B15" w14:textId="77777777" w:rsidR="00EC1C17" w:rsidRPr="005223F4" w:rsidRDefault="00353B78" w:rsidP="00EC1C17">
      <w:pPr>
        <w:pStyle w:val="XMLExcerpt"/>
        <w:rPr>
          <w:sz w:val="18"/>
          <w:szCs w:val="18"/>
          <w:lang w:val="en-US"/>
        </w:rPr>
      </w:pPr>
      <w:del w:id="146" w:author="Steve Hanson" w:date="2012-02-23T10:35:00Z">
        <w:r w:rsidRPr="005223F4" w:rsidDel="00014CEC">
          <w:rPr>
            <w:sz w:val="18"/>
            <w:szCs w:val="18"/>
            <w:lang w:val="en-US"/>
          </w:rPr>
          <w:delText xml:space="preserve">          </w:delText>
        </w:r>
      </w:del>
      <w:ins w:id="147" w:author="Steve Hanson" w:date="2012-02-23T10:35:00Z">
        <w:r w:rsidR="00014CEC">
          <w:rPr>
            <w:sz w:val="18"/>
            <w:szCs w:val="18"/>
            <w:lang w:val="en-US"/>
          </w:rPr>
          <w:t xml:space="preserve">      </w:t>
        </w:r>
      </w:ins>
      <w:r w:rsidRPr="005223F4">
        <w:rPr>
          <w:sz w:val="18"/>
          <w:szCs w:val="18"/>
          <w:lang w:val="en-US"/>
        </w:rPr>
        <w:t>&lt;/xs:element&gt;</w:t>
      </w:r>
    </w:p>
    <w:p w14:paraId="0A6BFF24" w14:textId="77777777" w:rsidR="006C13FE" w:rsidRPr="005223F4" w:rsidRDefault="00C52CA4" w:rsidP="00EC1C17">
      <w:pPr>
        <w:pStyle w:val="XMLExcerpt"/>
        <w:rPr>
          <w:sz w:val="18"/>
          <w:szCs w:val="18"/>
          <w:lang w:val="en-US"/>
        </w:rPr>
      </w:pPr>
      <w:del w:id="148" w:author="Steve Hanson" w:date="2012-02-23T10:35:00Z">
        <w:r w:rsidRPr="005223F4" w:rsidDel="00E7772E">
          <w:rPr>
            <w:sz w:val="18"/>
            <w:szCs w:val="18"/>
            <w:lang w:val="en-US"/>
          </w:rPr>
          <w:tab/>
          <w:delText xml:space="preserve">    </w:delText>
        </w:r>
      </w:del>
      <w:ins w:id="149" w:author="Steve Hanson" w:date="2012-02-23T10:35:00Z">
        <w:r w:rsidR="00E7772E">
          <w:rPr>
            <w:sz w:val="18"/>
            <w:szCs w:val="18"/>
            <w:lang w:val="en-US"/>
          </w:rPr>
          <w:t xml:space="preserve">      </w:t>
        </w:r>
      </w:ins>
      <w:r w:rsidRPr="005223F4">
        <w:rPr>
          <w:sz w:val="18"/>
          <w:szCs w:val="18"/>
          <w:lang w:val="en-US"/>
        </w:rPr>
        <w:t>&lt;xs:element name="y" type="</w:t>
      </w:r>
      <w:r w:rsidR="00845FC6" w:rsidRPr="005223F4">
        <w:rPr>
          <w:sz w:val="18"/>
          <w:szCs w:val="18"/>
          <w:lang w:val="en-US"/>
        </w:rPr>
        <w:t>xs:</w:t>
      </w:r>
      <w:r w:rsidRPr="005223F4">
        <w:rPr>
          <w:sz w:val="18"/>
          <w:szCs w:val="18"/>
          <w:lang w:val="en-US"/>
        </w:rPr>
        <w:t>double"&gt;</w:t>
      </w:r>
    </w:p>
    <w:p w14:paraId="6C27BAE1" w14:textId="77777777" w:rsidR="00353B78" w:rsidRPr="005223F4" w:rsidRDefault="00353B78" w:rsidP="00353B78">
      <w:pPr>
        <w:pStyle w:val="XMLExcerpt"/>
        <w:rPr>
          <w:rStyle w:val="CodeCharacter"/>
          <w:b/>
          <w:bCs/>
          <w:szCs w:val="18"/>
          <w:lang w:val="en-US"/>
        </w:rPr>
      </w:pPr>
      <w:del w:id="150" w:author="Steve Hanson" w:date="2012-02-23T10:35:00Z">
        <w:r w:rsidRPr="005223F4" w:rsidDel="00E7772E">
          <w:rPr>
            <w:rStyle w:val="CodeCharacter"/>
            <w:b/>
            <w:bCs/>
            <w:szCs w:val="18"/>
            <w:lang w:val="en-US"/>
          </w:rPr>
          <w:delText xml:space="preserve">             </w:delText>
        </w:r>
      </w:del>
      <w:ins w:id="151" w:author="Steve Hanson" w:date="2012-02-23T10:35:00Z">
        <w:r w:rsidR="00E7772E">
          <w:rPr>
            <w:rStyle w:val="CodeCharacter"/>
            <w:b/>
            <w:bCs/>
            <w:szCs w:val="18"/>
            <w:lang w:val="en-US"/>
          </w:rPr>
          <w:t xml:space="preserve">       </w:t>
        </w:r>
      </w:ins>
      <w:ins w:id="152" w:author="Steve Hanson" w:date="2012-02-23T10:36:00Z">
        <w:r w:rsidR="00E7772E">
          <w:rPr>
            <w:rStyle w:val="CodeCharacter"/>
            <w:b/>
            <w:bCs/>
            <w:szCs w:val="18"/>
            <w:lang w:val="en-US"/>
          </w:rPr>
          <w:t xml:space="preserve"> </w:t>
        </w:r>
      </w:ins>
      <w:r w:rsidRPr="005223F4">
        <w:rPr>
          <w:rStyle w:val="CodeCharacter"/>
          <w:b/>
          <w:bCs/>
          <w:szCs w:val="18"/>
          <w:lang w:val="en-US"/>
        </w:rPr>
        <w:t>&lt;xs:annotation&gt;</w:t>
      </w:r>
    </w:p>
    <w:p w14:paraId="4B39296C" w14:textId="77777777" w:rsidR="00353B78" w:rsidRPr="005223F4" w:rsidRDefault="00353B78" w:rsidP="00353B78">
      <w:pPr>
        <w:pStyle w:val="XMLExcerpt"/>
        <w:rPr>
          <w:rStyle w:val="CodeCharacter"/>
          <w:b/>
          <w:bCs/>
          <w:szCs w:val="18"/>
          <w:lang w:val="en-US"/>
        </w:rPr>
      </w:pPr>
      <w:del w:id="153" w:author="Steve Hanson" w:date="2012-02-23T10:35:00Z">
        <w:r w:rsidRPr="005223F4" w:rsidDel="00E7772E">
          <w:rPr>
            <w:rStyle w:val="CodeCharacter"/>
            <w:b/>
            <w:bCs/>
            <w:szCs w:val="18"/>
            <w:lang w:val="en-US"/>
          </w:rPr>
          <w:delText xml:space="preserve">               </w:delText>
        </w:r>
      </w:del>
      <w:ins w:id="154" w:author="Steve Hanson" w:date="2012-02-23T10:35:00Z">
        <w:r w:rsidR="00E7772E">
          <w:rPr>
            <w:rStyle w:val="CodeCharacter"/>
            <w:b/>
            <w:bCs/>
            <w:szCs w:val="18"/>
            <w:lang w:val="en-US"/>
          </w:rPr>
          <w:t xml:space="preserve">         </w:t>
        </w:r>
      </w:ins>
      <w:ins w:id="155" w:author="Steve Hanson" w:date="2012-02-23T10:36:00Z">
        <w:r w:rsidR="00E7772E">
          <w:rPr>
            <w:rStyle w:val="CodeCharacter"/>
            <w:b/>
            <w:bCs/>
            <w:szCs w:val="18"/>
            <w:lang w:val="en-US"/>
          </w:rPr>
          <w:t xml:space="preserve"> </w:t>
        </w:r>
      </w:ins>
      <w:r w:rsidRPr="005223F4">
        <w:rPr>
          <w:rStyle w:val="CodeCharacter"/>
          <w:b/>
          <w:bCs/>
          <w:szCs w:val="18"/>
          <w:lang w:val="en-US"/>
        </w:rPr>
        <w:t>&lt;xs:appinfo source=”</w:t>
      </w:r>
      <w:r w:rsidRPr="005223F4">
        <w:rPr>
          <w:rStyle w:val="CodeCharacter"/>
          <w:b/>
          <w:bCs/>
          <w:i/>
          <w:szCs w:val="18"/>
          <w:lang w:val="en-US"/>
        </w:rPr>
        <w:t>http://www.ogf.org/dfdl/</w:t>
      </w:r>
      <w:r w:rsidRPr="005223F4">
        <w:rPr>
          <w:rStyle w:val="CodeCharacter"/>
          <w:b/>
          <w:bCs/>
          <w:szCs w:val="18"/>
          <w:lang w:val="en-US"/>
        </w:rPr>
        <w:t>”&gt;</w:t>
      </w:r>
    </w:p>
    <w:p w14:paraId="6AF6EC6C" w14:textId="77777777" w:rsidR="00353B78" w:rsidRPr="005223F4" w:rsidRDefault="00353B78" w:rsidP="00353B78">
      <w:pPr>
        <w:pStyle w:val="XMLExcerpt"/>
        <w:rPr>
          <w:b/>
          <w:bCs/>
          <w:sz w:val="18"/>
          <w:szCs w:val="18"/>
          <w:lang w:val="en-US"/>
        </w:rPr>
      </w:pPr>
      <w:del w:id="156" w:author="Steve Hanson" w:date="2012-02-23T10:36:00Z">
        <w:r w:rsidRPr="005223F4" w:rsidDel="00E7772E">
          <w:rPr>
            <w:b/>
            <w:bCs/>
            <w:sz w:val="18"/>
            <w:szCs w:val="18"/>
            <w:lang w:val="en-US"/>
          </w:rPr>
          <w:delText xml:space="preserve">       </w:delText>
        </w:r>
        <w:r w:rsidRPr="005223F4" w:rsidDel="00E7772E">
          <w:rPr>
            <w:b/>
            <w:bCs/>
            <w:sz w:val="18"/>
            <w:szCs w:val="18"/>
            <w:lang w:val="en-US"/>
          </w:rPr>
          <w:tab/>
          <w:delText xml:space="preserve">      </w:delText>
        </w:r>
      </w:del>
      <w:ins w:id="157" w:author="Steve Hanson" w:date="2012-02-23T10:36:00Z">
        <w:r w:rsidR="00E7772E">
          <w:rPr>
            <w:b/>
            <w:bCs/>
            <w:sz w:val="18"/>
            <w:szCs w:val="18"/>
            <w:lang w:val="en-US"/>
          </w:rPr>
          <w:t xml:space="preserve">            </w:t>
        </w:r>
      </w:ins>
      <w:r w:rsidRPr="005223F4">
        <w:rPr>
          <w:b/>
          <w:bCs/>
          <w:sz w:val="18"/>
          <w:szCs w:val="18"/>
          <w:lang w:val="en-US"/>
        </w:rPr>
        <w:t xml:space="preserve">&lt;dfdl:element representation="binary" </w:t>
      </w:r>
    </w:p>
    <w:p w14:paraId="1DD8E36C" w14:textId="77777777" w:rsidR="00845FC6" w:rsidRPr="005223F4" w:rsidRDefault="00845FC6" w:rsidP="00C64BE0">
      <w:pPr>
        <w:pStyle w:val="XMLExcerpt"/>
        <w:rPr>
          <w:b/>
          <w:bCs/>
          <w:sz w:val="18"/>
          <w:szCs w:val="18"/>
          <w:lang w:val="en-US"/>
        </w:rPr>
      </w:pPr>
      <w:r w:rsidRPr="005223F4">
        <w:rPr>
          <w:b/>
          <w:bCs/>
          <w:sz w:val="18"/>
          <w:szCs w:val="18"/>
          <w:lang w:val="en-US"/>
        </w:rPr>
        <w:t xml:space="preserve">                      binary</w:t>
      </w:r>
      <w:r w:rsidR="00C64BE0" w:rsidRPr="005223F4">
        <w:rPr>
          <w:b/>
          <w:bCs/>
          <w:sz w:val="18"/>
          <w:szCs w:val="18"/>
          <w:lang w:val="en-US"/>
        </w:rPr>
        <w:t>Float</w:t>
      </w:r>
      <w:r w:rsidRPr="005223F4">
        <w:rPr>
          <w:b/>
          <w:bCs/>
          <w:sz w:val="18"/>
          <w:szCs w:val="18"/>
          <w:lang w:val="en-US"/>
        </w:rPr>
        <w:t>Rep="</w:t>
      </w:r>
      <w:r w:rsidR="00C64BE0" w:rsidRPr="005223F4">
        <w:rPr>
          <w:b/>
          <w:bCs/>
          <w:sz w:val="18"/>
          <w:szCs w:val="18"/>
          <w:lang w:val="en-US"/>
        </w:rPr>
        <w:t>ieee</w:t>
      </w:r>
      <w:r w:rsidRPr="005223F4">
        <w:rPr>
          <w:b/>
          <w:bCs/>
          <w:sz w:val="18"/>
          <w:szCs w:val="18"/>
          <w:lang w:val="en-US"/>
        </w:rPr>
        <w:t>"</w:t>
      </w:r>
    </w:p>
    <w:p w14:paraId="24996733" w14:textId="77777777" w:rsidR="00353B78" w:rsidRPr="005223F4" w:rsidRDefault="00353B78" w:rsidP="00353B78">
      <w:pPr>
        <w:pStyle w:val="XMLExcerpt"/>
        <w:rPr>
          <w:b/>
          <w:bCs/>
          <w:sz w:val="18"/>
          <w:szCs w:val="18"/>
          <w:lang w:val="en-US"/>
        </w:rPr>
      </w:pPr>
      <w:r w:rsidRPr="005223F4">
        <w:rPr>
          <w:b/>
          <w:bCs/>
          <w:sz w:val="18"/>
          <w:szCs w:val="18"/>
          <w:lang w:val="en-US"/>
        </w:rPr>
        <w:t xml:space="preserve">                      byteOrder="bigEndian" </w:t>
      </w:r>
    </w:p>
    <w:p w14:paraId="2C18D583" w14:textId="77777777" w:rsidR="00353B78" w:rsidRPr="005223F4" w:rsidRDefault="00353B78" w:rsidP="00353B78">
      <w:pPr>
        <w:pStyle w:val="XMLExcerpt"/>
        <w:rPr>
          <w:b/>
          <w:bCs/>
          <w:sz w:val="18"/>
          <w:szCs w:val="18"/>
          <w:lang w:val="en-US"/>
        </w:rPr>
      </w:pPr>
      <w:r w:rsidRPr="005223F4">
        <w:rPr>
          <w:b/>
          <w:bCs/>
          <w:sz w:val="18"/>
          <w:szCs w:val="18"/>
          <w:lang w:val="en-US"/>
        </w:rPr>
        <w:t xml:space="preserve">                      lengthKind="implicit"/&gt;                   </w:t>
      </w:r>
    </w:p>
    <w:p w14:paraId="4FC3CF17" w14:textId="77777777" w:rsidR="00353B78" w:rsidRPr="005223F4" w:rsidRDefault="00353B78" w:rsidP="00353B78">
      <w:pPr>
        <w:pStyle w:val="XMLExcerpt"/>
        <w:rPr>
          <w:b/>
          <w:bCs/>
          <w:sz w:val="18"/>
          <w:szCs w:val="18"/>
          <w:lang w:val="en-US"/>
        </w:rPr>
      </w:pPr>
      <w:del w:id="158" w:author="Steve Hanson" w:date="2012-02-23T10:36:00Z">
        <w:r w:rsidRPr="005223F4" w:rsidDel="00E7772E">
          <w:rPr>
            <w:b/>
            <w:bCs/>
            <w:sz w:val="18"/>
            <w:szCs w:val="18"/>
            <w:lang w:val="en-US"/>
          </w:rPr>
          <w:delText xml:space="preserve">       </w:delText>
        </w:r>
        <w:r w:rsidRPr="005223F4" w:rsidDel="00E7772E">
          <w:rPr>
            <w:b/>
            <w:bCs/>
            <w:sz w:val="18"/>
            <w:szCs w:val="18"/>
            <w:lang w:val="en-US"/>
          </w:rPr>
          <w:tab/>
          <w:delText xml:space="preserve">    </w:delText>
        </w:r>
      </w:del>
      <w:ins w:id="159" w:author="Steve Hanson" w:date="2012-02-23T10:36:00Z">
        <w:r w:rsidR="00E7772E">
          <w:rPr>
            <w:b/>
            <w:bCs/>
            <w:sz w:val="18"/>
            <w:szCs w:val="18"/>
            <w:lang w:val="en-US"/>
          </w:rPr>
          <w:t xml:space="preserve">          </w:t>
        </w:r>
      </w:ins>
      <w:r w:rsidRPr="005223F4">
        <w:rPr>
          <w:b/>
          <w:bCs/>
          <w:sz w:val="18"/>
          <w:szCs w:val="18"/>
          <w:lang w:val="en-US"/>
        </w:rPr>
        <w:t>&lt;/xs:appinfo&gt;</w:t>
      </w:r>
    </w:p>
    <w:p w14:paraId="25EC90A8" w14:textId="77777777" w:rsidR="00353B78" w:rsidRPr="005223F4" w:rsidRDefault="00353B78" w:rsidP="00353B78">
      <w:pPr>
        <w:pStyle w:val="XMLExcerpt"/>
        <w:rPr>
          <w:b/>
          <w:bCs/>
          <w:sz w:val="18"/>
          <w:szCs w:val="18"/>
          <w:lang w:val="en-US"/>
        </w:rPr>
      </w:pPr>
      <w:del w:id="160" w:author="Steve Hanson" w:date="2012-02-23T10:36:00Z">
        <w:r w:rsidRPr="005223F4" w:rsidDel="00E7772E">
          <w:rPr>
            <w:b/>
            <w:bCs/>
            <w:sz w:val="18"/>
            <w:szCs w:val="18"/>
            <w:lang w:val="en-US"/>
          </w:rPr>
          <w:delText xml:space="preserve">             </w:delText>
        </w:r>
      </w:del>
      <w:ins w:id="161" w:author="Steve Hanson" w:date="2012-02-23T10:36:00Z">
        <w:r w:rsidR="00E7772E">
          <w:rPr>
            <w:b/>
            <w:bCs/>
            <w:sz w:val="18"/>
            <w:szCs w:val="18"/>
            <w:lang w:val="en-US"/>
          </w:rPr>
          <w:t xml:space="preserve">        </w:t>
        </w:r>
      </w:ins>
      <w:r w:rsidRPr="005223F4">
        <w:rPr>
          <w:b/>
          <w:bCs/>
          <w:sz w:val="18"/>
          <w:szCs w:val="18"/>
          <w:lang w:val="en-US"/>
        </w:rPr>
        <w:t>&lt;/xs:annotation&gt;</w:t>
      </w:r>
    </w:p>
    <w:p w14:paraId="7F7634B3" w14:textId="77777777" w:rsidR="00EC1C17" w:rsidRPr="005223F4" w:rsidRDefault="00353B78" w:rsidP="00EC1C17">
      <w:pPr>
        <w:pStyle w:val="XMLExcerpt"/>
        <w:rPr>
          <w:sz w:val="18"/>
          <w:szCs w:val="18"/>
          <w:lang w:val="en-US"/>
        </w:rPr>
      </w:pPr>
      <w:del w:id="162" w:author="Steve Hanson" w:date="2012-02-23T10:36:00Z">
        <w:r w:rsidRPr="005223F4" w:rsidDel="00E7772E">
          <w:rPr>
            <w:sz w:val="18"/>
            <w:szCs w:val="18"/>
            <w:lang w:val="en-US"/>
          </w:rPr>
          <w:delText xml:space="preserve">          </w:delText>
        </w:r>
      </w:del>
      <w:ins w:id="163" w:author="Steve Hanson" w:date="2012-02-23T10:36:00Z">
        <w:r w:rsidR="00E7772E">
          <w:rPr>
            <w:sz w:val="18"/>
            <w:szCs w:val="18"/>
            <w:lang w:val="en-US"/>
          </w:rPr>
          <w:t xml:space="preserve">      </w:t>
        </w:r>
      </w:ins>
      <w:r w:rsidRPr="005223F4">
        <w:rPr>
          <w:sz w:val="18"/>
          <w:szCs w:val="18"/>
          <w:lang w:val="en-US"/>
        </w:rPr>
        <w:t>&lt;/xs:element&gt;</w:t>
      </w:r>
    </w:p>
    <w:p w14:paraId="74D0B5A7" w14:textId="77777777" w:rsidR="00C52CA4" w:rsidRPr="005223F4" w:rsidRDefault="00C52CA4" w:rsidP="00EC1C17">
      <w:pPr>
        <w:pStyle w:val="XMLExcerpt"/>
        <w:rPr>
          <w:sz w:val="18"/>
          <w:szCs w:val="18"/>
          <w:lang w:val="en-US"/>
        </w:rPr>
      </w:pPr>
      <w:del w:id="164" w:author="Steve Hanson" w:date="2012-02-23T10:36:00Z">
        <w:r w:rsidRPr="005223F4" w:rsidDel="00E7772E">
          <w:rPr>
            <w:sz w:val="18"/>
            <w:szCs w:val="18"/>
            <w:lang w:val="en-US"/>
          </w:rPr>
          <w:tab/>
          <w:delText xml:space="preserve">    </w:delText>
        </w:r>
      </w:del>
      <w:ins w:id="165" w:author="Steve Hanson" w:date="2012-02-23T10:36:00Z">
        <w:r w:rsidR="00E7772E">
          <w:rPr>
            <w:sz w:val="18"/>
            <w:szCs w:val="18"/>
            <w:lang w:val="en-US"/>
          </w:rPr>
          <w:t xml:space="preserve">      </w:t>
        </w:r>
      </w:ins>
      <w:r w:rsidRPr="005223F4">
        <w:rPr>
          <w:sz w:val="18"/>
          <w:szCs w:val="18"/>
          <w:lang w:val="en-US"/>
        </w:rPr>
        <w:t>&lt;xs:element name="z" type="</w:t>
      </w:r>
      <w:r w:rsidR="00845FC6" w:rsidRPr="005223F4">
        <w:rPr>
          <w:sz w:val="18"/>
          <w:szCs w:val="18"/>
          <w:lang w:val="en-US"/>
        </w:rPr>
        <w:t>xs:</w:t>
      </w:r>
      <w:r w:rsidRPr="005223F4">
        <w:rPr>
          <w:sz w:val="18"/>
          <w:szCs w:val="18"/>
          <w:lang w:val="en-US"/>
        </w:rPr>
        <w:t>float"</w:t>
      </w:r>
      <w:r w:rsidR="00C7233C" w:rsidRPr="005223F4">
        <w:rPr>
          <w:sz w:val="18"/>
          <w:szCs w:val="18"/>
          <w:lang w:val="en-US"/>
        </w:rPr>
        <w:t xml:space="preserve"> </w:t>
      </w:r>
      <w:r w:rsidRPr="005223F4">
        <w:rPr>
          <w:sz w:val="18"/>
          <w:szCs w:val="18"/>
          <w:lang w:val="en-US"/>
        </w:rPr>
        <w:t>&gt;</w:t>
      </w:r>
    </w:p>
    <w:p w14:paraId="05D5C6FA" w14:textId="77777777" w:rsidR="00353B78" w:rsidRPr="005223F4" w:rsidRDefault="00353B78" w:rsidP="00353B78">
      <w:pPr>
        <w:pStyle w:val="XMLExcerpt"/>
        <w:rPr>
          <w:rStyle w:val="CodeCharacter"/>
          <w:b/>
          <w:bCs/>
          <w:szCs w:val="18"/>
          <w:lang w:val="en-US"/>
        </w:rPr>
      </w:pPr>
      <w:del w:id="166" w:author="Steve Hanson" w:date="2012-02-23T10:36:00Z">
        <w:r w:rsidRPr="005223F4" w:rsidDel="00E7772E">
          <w:rPr>
            <w:rStyle w:val="CodeCharacter"/>
            <w:b/>
            <w:bCs/>
            <w:szCs w:val="18"/>
            <w:lang w:val="en-US"/>
          </w:rPr>
          <w:delText xml:space="preserve">             </w:delText>
        </w:r>
      </w:del>
      <w:ins w:id="167" w:author="Steve Hanson" w:date="2012-02-23T10:36:00Z">
        <w:r w:rsidR="00E7772E">
          <w:rPr>
            <w:rStyle w:val="CodeCharacter"/>
            <w:b/>
            <w:bCs/>
            <w:szCs w:val="18"/>
            <w:lang w:val="en-US"/>
          </w:rPr>
          <w:t xml:space="preserve">        </w:t>
        </w:r>
      </w:ins>
      <w:r w:rsidRPr="005223F4">
        <w:rPr>
          <w:rStyle w:val="CodeCharacter"/>
          <w:b/>
          <w:bCs/>
          <w:szCs w:val="18"/>
          <w:lang w:val="en-US"/>
        </w:rPr>
        <w:t>&lt;xs:annotation&gt;</w:t>
      </w:r>
    </w:p>
    <w:p w14:paraId="753F094F" w14:textId="77777777" w:rsidR="00353B78" w:rsidRPr="005223F4" w:rsidRDefault="00353B78" w:rsidP="00353B78">
      <w:pPr>
        <w:pStyle w:val="XMLExcerpt"/>
        <w:rPr>
          <w:rStyle w:val="CodeCharacter"/>
          <w:b/>
          <w:bCs/>
          <w:szCs w:val="18"/>
          <w:lang w:val="en-US"/>
        </w:rPr>
      </w:pPr>
      <w:del w:id="168" w:author="Steve Hanson" w:date="2012-02-23T10:36:00Z">
        <w:r w:rsidRPr="005223F4" w:rsidDel="00E7772E">
          <w:rPr>
            <w:rStyle w:val="CodeCharacter"/>
            <w:b/>
            <w:bCs/>
            <w:szCs w:val="18"/>
            <w:lang w:val="en-US"/>
          </w:rPr>
          <w:delText xml:space="preserve">               </w:delText>
        </w:r>
      </w:del>
      <w:ins w:id="169" w:author="Steve Hanson" w:date="2012-02-23T10:36:00Z">
        <w:r w:rsidR="00E7772E">
          <w:rPr>
            <w:rStyle w:val="CodeCharacter"/>
            <w:b/>
            <w:bCs/>
            <w:szCs w:val="18"/>
            <w:lang w:val="en-US"/>
          </w:rPr>
          <w:t xml:space="preserve">          </w:t>
        </w:r>
      </w:ins>
      <w:r w:rsidRPr="005223F4">
        <w:rPr>
          <w:rStyle w:val="CodeCharacter"/>
          <w:b/>
          <w:bCs/>
          <w:szCs w:val="18"/>
          <w:lang w:val="en-US"/>
        </w:rPr>
        <w:t>&lt;xs:appinfo source=”</w:t>
      </w:r>
      <w:r w:rsidRPr="005223F4">
        <w:rPr>
          <w:rStyle w:val="CodeCharacter"/>
          <w:b/>
          <w:bCs/>
          <w:i/>
          <w:szCs w:val="18"/>
          <w:lang w:val="en-US"/>
        </w:rPr>
        <w:t>http://www.ogf.org/dfdl/</w:t>
      </w:r>
      <w:r w:rsidRPr="005223F4">
        <w:rPr>
          <w:rStyle w:val="CodeCharacter"/>
          <w:b/>
          <w:bCs/>
          <w:szCs w:val="18"/>
          <w:lang w:val="en-US"/>
        </w:rPr>
        <w:t>”&gt;</w:t>
      </w:r>
    </w:p>
    <w:p w14:paraId="0E550726" w14:textId="77777777" w:rsidR="00845FC6" w:rsidRPr="005223F4" w:rsidRDefault="00353B78" w:rsidP="00353B78">
      <w:pPr>
        <w:pStyle w:val="XMLExcerpt"/>
        <w:rPr>
          <w:b/>
          <w:bCs/>
          <w:sz w:val="18"/>
          <w:szCs w:val="18"/>
          <w:lang w:val="en-US"/>
        </w:rPr>
      </w:pPr>
      <w:del w:id="170" w:author="Steve Hanson" w:date="2012-02-23T10:36:00Z">
        <w:r w:rsidRPr="005223F4" w:rsidDel="00E7772E">
          <w:rPr>
            <w:b/>
            <w:bCs/>
            <w:sz w:val="18"/>
            <w:szCs w:val="18"/>
            <w:lang w:val="en-US"/>
          </w:rPr>
          <w:delText xml:space="preserve"> </w:delText>
        </w:r>
      </w:del>
      <w:del w:id="171" w:author="Steve Hanson" w:date="2012-02-23T10:37:00Z">
        <w:r w:rsidRPr="005223F4" w:rsidDel="00E7772E">
          <w:rPr>
            <w:b/>
            <w:bCs/>
            <w:sz w:val="18"/>
            <w:szCs w:val="18"/>
            <w:lang w:val="en-US"/>
          </w:rPr>
          <w:delText xml:space="preserve">      </w:delText>
        </w:r>
        <w:r w:rsidRPr="005223F4" w:rsidDel="00E7772E">
          <w:rPr>
            <w:b/>
            <w:bCs/>
            <w:sz w:val="18"/>
            <w:szCs w:val="18"/>
            <w:lang w:val="en-US"/>
          </w:rPr>
          <w:tab/>
          <w:delText xml:space="preserve">      </w:delText>
        </w:r>
      </w:del>
      <w:ins w:id="172" w:author="Steve Hanson" w:date="2012-02-23T10:37:00Z">
        <w:r w:rsidR="00E7772E">
          <w:rPr>
            <w:b/>
            <w:bCs/>
            <w:sz w:val="18"/>
            <w:szCs w:val="18"/>
            <w:lang w:val="en-US"/>
          </w:rPr>
          <w:t xml:space="preserve">            </w:t>
        </w:r>
      </w:ins>
      <w:r w:rsidRPr="005223F4">
        <w:rPr>
          <w:b/>
          <w:bCs/>
          <w:sz w:val="18"/>
          <w:szCs w:val="18"/>
          <w:lang w:val="en-US"/>
        </w:rPr>
        <w:t>&lt;dfdl:element representation="binary"</w:t>
      </w:r>
    </w:p>
    <w:p w14:paraId="6F00028F" w14:textId="77777777" w:rsidR="00353B78" w:rsidRPr="005223F4" w:rsidRDefault="00E2087E" w:rsidP="00C64BE0">
      <w:pPr>
        <w:pStyle w:val="XMLExcerpt"/>
        <w:rPr>
          <w:b/>
          <w:bCs/>
          <w:sz w:val="18"/>
          <w:szCs w:val="18"/>
          <w:lang w:val="en-US"/>
        </w:rPr>
      </w:pPr>
      <w:del w:id="173" w:author="Steve Hanson" w:date="2012-02-23T10:37:00Z">
        <w:r w:rsidRPr="005223F4" w:rsidDel="00E7772E">
          <w:rPr>
            <w:rFonts w:eastAsia="MS Mincho"/>
            <w:lang w:val="en-US" w:eastAsia="ja-JP"/>
          </w:rPr>
          <w:delText xml:space="preserve">                    </w:delText>
        </w:r>
      </w:del>
      <w:ins w:id="174" w:author="Steve Hanson" w:date="2012-02-23T10:37:00Z">
        <w:r w:rsidR="00E7772E">
          <w:rPr>
            <w:rFonts w:eastAsia="MS Mincho"/>
            <w:lang w:val="en-US" w:eastAsia="ja-JP"/>
          </w:rPr>
          <w:t xml:space="preserve">                    </w:t>
        </w:r>
      </w:ins>
      <w:r w:rsidR="00353B78" w:rsidRPr="005223F4">
        <w:rPr>
          <w:b/>
          <w:bCs/>
          <w:sz w:val="18"/>
          <w:szCs w:val="18"/>
          <w:lang w:val="en-US"/>
        </w:rPr>
        <w:t xml:space="preserve">byteOrder="bigEndian" </w:t>
      </w:r>
    </w:p>
    <w:p w14:paraId="6E6F2C45" w14:textId="77777777" w:rsidR="00353B78" w:rsidRPr="005223F4" w:rsidRDefault="00353B78" w:rsidP="00353B78">
      <w:pPr>
        <w:pStyle w:val="XMLExcerpt"/>
        <w:rPr>
          <w:b/>
          <w:bCs/>
          <w:sz w:val="18"/>
          <w:szCs w:val="18"/>
          <w:lang w:val="en-US"/>
        </w:rPr>
      </w:pPr>
      <w:r w:rsidRPr="005223F4">
        <w:rPr>
          <w:b/>
          <w:bCs/>
          <w:sz w:val="18"/>
          <w:szCs w:val="18"/>
          <w:lang w:val="en-US"/>
        </w:rPr>
        <w:t xml:space="preserve">                      lengthKind="implicit"</w:t>
      </w:r>
    </w:p>
    <w:p w14:paraId="3A024AE1" w14:textId="77777777" w:rsidR="00353B78" w:rsidRPr="005223F4" w:rsidRDefault="00353B78" w:rsidP="00353B78">
      <w:pPr>
        <w:pStyle w:val="XMLExcerpt"/>
        <w:rPr>
          <w:b/>
          <w:bCs/>
          <w:sz w:val="18"/>
          <w:szCs w:val="18"/>
          <w:lang w:val="en-US"/>
        </w:rPr>
      </w:pPr>
      <w:r w:rsidRPr="005223F4">
        <w:rPr>
          <w:b/>
          <w:bCs/>
          <w:sz w:val="18"/>
          <w:szCs w:val="18"/>
          <w:lang w:val="en-US"/>
        </w:rPr>
        <w:lastRenderedPageBreak/>
        <w:t xml:space="preserve">                      binaryFloatRep="ieee" /&gt;                   </w:t>
      </w:r>
    </w:p>
    <w:p w14:paraId="04FF5E4D" w14:textId="77777777" w:rsidR="00353B78" w:rsidRPr="005223F4" w:rsidRDefault="00353B78" w:rsidP="00353B78">
      <w:pPr>
        <w:pStyle w:val="XMLExcerpt"/>
        <w:rPr>
          <w:b/>
          <w:bCs/>
          <w:color w:val="000000"/>
          <w:sz w:val="18"/>
          <w:szCs w:val="18"/>
          <w:lang w:val="en-US"/>
        </w:rPr>
      </w:pPr>
      <w:del w:id="175" w:author="Steve Hanson" w:date="2012-02-23T10:37:00Z">
        <w:r w:rsidRPr="005223F4" w:rsidDel="00E7772E">
          <w:rPr>
            <w:b/>
            <w:bCs/>
            <w:color w:val="000000"/>
            <w:sz w:val="18"/>
            <w:szCs w:val="18"/>
            <w:lang w:val="en-US"/>
          </w:rPr>
          <w:delText xml:space="preserve">       </w:delText>
        </w:r>
        <w:r w:rsidRPr="005223F4" w:rsidDel="00E7772E">
          <w:rPr>
            <w:b/>
            <w:bCs/>
            <w:color w:val="000000"/>
            <w:sz w:val="18"/>
            <w:szCs w:val="18"/>
            <w:lang w:val="en-US"/>
          </w:rPr>
          <w:tab/>
          <w:delText xml:space="preserve">    </w:delText>
        </w:r>
      </w:del>
      <w:ins w:id="176" w:author="Steve Hanson" w:date="2012-02-23T10:37:00Z">
        <w:r w:rsidR="00E7772E">
          <w:rPr>
            <w:b/>
            <w:bCs/>
            <w:color w:val="000000"/>
            <w:sz w:val="18"/>
            <w:szCs w:val="18"/>
            <w:lang w:val="en-US"/>
          </w:rPr>
          <w:t xml:space="preserve">          </w:t>
        </w:r>
      </w:ins>
      <w:r w:rsidRPr="005223F4">
        <w:rPr>
          <w:b/>
          <w:bCs/>
          <w:sz w:val="18"/>
          <w:szCs w:val="18"/>
          <w:lang w:val="en-US"/>
        </w:rPr>
        <w:t>&lt;/xs:appinfo&gt;</w:t>
      </w:r>
    </w:p>
    <w:p w14:paraId="53D16B2A" w14:textId="77777777" w:rsidR="00353B78" w:rsidRPr="005223F4" w:rsidRDefault="00353B78" w:rsidP="00353B78">
      <w:pPr>
        <w:pStyle w:val="XMLExcerpt"/>
        <w:rPr>
          <w:b/>
          <w:bCs/>
          <w:color w:val="000000"/>
          <w:sz w:val="18"/>
          <w:szCs w:val="18"/>
          <w:lang w:val="en-US"/>
        </w:rPr>
      </w:pPr>
      <w:del w:id="177" w:author="Steve Hanson" w:date="2012-02-23T10:37:00Z">
        <w:r w:rsidRPr="005223F4" w:rsidDel="00E7772E">
          <w:rPr>
            <w:b/>
            <w:bCs/>
            <w:color w:val="000000"/>
            <w:sz w:val="18"/>
            <w:szCs w:val="18"/>
            <w:lang w:val="en-US"/>
          </w:rPr>
          <w:delText xml:space="preserve">             </w:delText>
        </w:r>
      </w:del>
      <w:ins w:id="178" w:author="Steve Hanson" w:date="2012-02-23T10:37:00Z">
        <w:r w:rsidR="00E7772E">
          <w:rPr>
            <w:b/>
            <w:bCs/>
            <w:color w:val="000000"/>
            <w:sz w:val="18"/>
            <w:szCs w:val="18"/>
            <w:lang w:val="en-US"/>
          </w:rPr>
          <w:t xml:space="preserve">        </w:t>
        </w:r>
      </w:ins>
      <w:r w:rsidRPr="005223F4">
        <w:rPr>
          <w:b/>
          <w:bCs/>
          <w:sz w:val="18"/>
          <w:szCs w:val="18"/>
          <w:lang w:val="en-US"/>
        </w:rPr>
        <w:t>&lt;/xs:annotation&gt;</w:t>
      </w:r>
    </w:p>
    <w:p w14:paraId="24091721" w14:textId="77777777" w:rsidR="00353B78" w:rsidRPr="005223F4" w:rsidRDefault="00353B78" w:rsidP="00353B78">
      <w:pPr>
        <w:pStyle w:val="XMLExcerpt"/>
        <w:rPr>
          <w:color w:val="000000"/>
          <w:sz w:val="18"/>
          <w:szCs w:val="18"/>
          <w:lang w:val="en-US"/>
        </w:rPr>
      </w:pPr>
      <w:del w:id="179" w:author="Steve Hanson" w:date="2012-02-23T10:37:00Z">
        <w:r w:rsidRPr="005223F4" w:rsidDel="00E7772E">
          <w:rPr>
            <w:color w:val="000000"/>
            <w:sz w:val="18"/>
            <w:szCs w:val="18"/>
            <w:lang w:val="en-US"/>
          </w:rPr>
          <w:delText xml:space="preserve">          </w:delText>
        </w:r>
      </w:del>
      <w:ins w:id="180" w:author="Steve Hanson" w:date="2012-02-23T10:37:00Z">
        <w:r w:rsidR="00E7772E">
          <w:rPr>
            <w:color w:val="000000"/>
            <w:sz w:val="18"/>
            <w:szCs w:val="18"/>
            <w:lang w:val="en-US"/>
          </w:rPr>
          <w:t xml:space="preserve">      </w:t>
        </w:r>
      </w:ins>
      <w:r w:rsidRPr="005223F4">
        <w:rPr>
          <w:sz w:val="18"/>
          <w:szCs w:val="18"/>
          <w:lang w:val="en-US"/>
        </w:rPr>
        <w:t>&lt;/xs:element&gt;</w:t>
      </w:r>
    </w:p>
    <w:p w14:paraId="0BC923E9" w14:textId="77777777" w:rsidR="00C52CA4" w:rsidRPr="005223F4" w:rsidRDefault="00C52CA4" w:rsidP="00EC1C17">
      <w:pPr>
        <w:pStyle w:val="XMLExcerpt"/>
        <w:rPr>
          <w:color w:val="000000"/>
          <w:sz w:val="18"/>
          <w:szCs w:val="18"/>
          <w:lang w:val="en-US"/>
        </w:rPr>
      </w:pPr>
      <w:del w:id="181" w:author="Steve Hanson" w:date="2012-02-23T10:37:00Z">
        <w:r w:rsidRPr="005223F4" w:rsidDel="00E7772E">
          <w:rPr>
            <w:color w:val="000000"/>
            <w:sz w:val="18"/>
            <w:szCs w:val="18"/>
            <w:lang w:val="en-US"/>
          </w:rPr>
          <w:tab/>
          <w:delText xml:space="preserve">  </w:delText>
        </w:r>
      </w:del>
      <w:ins w:id="182" w:author="Steve Hanson" w:date="2012-02-23T10:37:00Z">
        <w:r w:rsidR="00E7772E">
          <w:rPr>
            <w:color w:val="000000"/>
            <w:sz w:val="18"/>
            <w:szCs w:val="18"/>
            <w:lang w:val="en-US"/>
          </w:rPr>
          <w:t xml:space="preserve">    </w:t>
        </w:r>
      </w:ins>
      <w:r w:rsidRPr="005223F4">
        <w:rPr>
          <w:sz w:val="18"/>
          <w:szCs w:val="18"/>
          <w:lang w:val="en-US"/>
        </w:rPr>
        <w:t>&lt;/xs:sequence&gt;</w:t>
      </w:r>
    </w:p>
    <w:p w14:paraId="3E7349BB" w14:textId="77777777" w:rsidR="00C52CA4" w:rsidRPr="004C4665" w:rsidDel="00157CEC" w:rsidRDefault="00C52CA4" w:rsidP="00EC1C17">
      <w:pPr>
        <w:pStyle w:val="XMLExcerpt"/>
        <w:rPr>
          <w:del w:id="183" w:author="Steve Hanson" w:date="2012-02-23T10:45:00Z"/>
          <w:b/>
          <w:bCs/>
          <w:sz w:val="18"/>
          <w:szCs w:val="18"/>
          <w:lang w:val="en-US"/>
        </w:rPr>
      </w:pPr>
      <w:del w:id="184" w:author="Steve Hanson" w:date="2012-02-23T10:37:00Z">
        <w:r w:rsidRPr="004C4665" w:rsidDel="00E7772E">
          <w:rPr>
            <w:b/>
            <w:bCs/>
            <w:sz w:val="18"/>
            <w:szCs w:val="18"/>
          </w:rPr>
          <w:tab/>
        </w:r>
      </w:del>
      <w:ins w:id="185" w:author="Steve Hanson" w:date="2012-02-23T10:37:00Z">
        <w:r w:rsidR="00E7772E" w:rsidRPr="004C4665">
          <w:rPr>
            <w:b/>
            <w:bCs/>
            <w:sz w:val="18"/>
            <w:szCs w:val="18"/>
          </w:rPr>
          <w:t xml:space="preserve">  </w:t>
        </w:r>
      </w:ins>
      <w:r w:rsidRPr="004C4665">
        <w:rPr>
          <w:b/>
          <w:bCs/>
          <w:sz w:val="18"/>
          <w:szCs w:val="18"/>
        </w:rPr>
        <w:t>&lt;/xs:complexType&gt;</w:t>
      </w:r>
    </w:p>
    <w:p w14:paraId="67E06B97" w14:textId="77777777" w:rsidR="00C52CA4" w:rsidRPr="004C4665" w:rsidRDefault="00C52CA4" w:rsidP="00EC1C17">
      <w:pPr>
        <w:pStyle w:val="XMLExcerpt"/>
        <w:rPr>
          <w:b/>
          <w:bCs/>
          <w:sz w:val="18"/>
          <w:szCs w:val="18"/>
          <w:lang w:val="en-US"/>
        </w:rPr>
      </w:pPr>
    </w:p>
    <w:p w14:paraId="278C65D6" w14:textId="77777777" w:rsidR="00C64BE0" w:rsidRPr="005223F4" w:rsidRDefault="00C64BE0" w:rsidP="00C52CA4">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autoSpaceDE w:val="0"/>
        <w:autoSpaceDN w:val="0"/>
        <w:adjustRightInd w:val="0"/>
      </w:pPr>
    </w:p>
    <w:p w14:paraId="502B7E62" w14:textId="77777777" w:rsidR="00C52CA4" w:rsidRPr="005223F4" w:rsidRDefault="00C52CA4" w:rsidP="00C52CA4">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autoSpaceDE w:val="0"/>
        <w:autoSpaceDN w:val="0"/>
        <w:adjustRightInd w:val="0"/>
      </w:pPr>
      <w:r w:rsidRPr="005223F4">
        <w:t xml:space="preserve">This simple DFDL annotation expresses that the data </w:t>
      </w:r>
      <w:r w:rsidR="00581206" w:rsidRPr="005223F4">
        <w:t>are</w:t>
      </w:r>
      <w:r w:rsidRPr="005223F4">
        <w:t xml:space="preserve"> represented in a binary format and that the byte order will be big endian. This is all that a DFDL parser ne</w:t>
      </w:r>
      <w:r w:rsidR="008066C7" w:rsidRPr="005223F4">
        <w:t>eds to read the data.</w:t>
      </w:r>
    </w:p>
    <w:p w14:paraId="2F9C65EC" w14:textId="77777777" w:rsidR="00C64BE0" w:rsidRPr="005223F4" w:rsidRDefault="00C64BE0" w:rsidP="00C52CA4">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autoSpaceDE w:val="0"/>
        <w:autoSpaceDN w:val="0"/>
        <w:adjustRightInd w:val="0"/>
      </w:pPr>
    </w:p>
    <w:p w14:paraId="1DFECCED" w14:textId="77777777" w:rsidR="008066C7" w:rsidRPr="005223F4" w:rsidRDefault="00581206" w:rsidP="00C52CA4">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autoSpaceDE w:val="0"/>
        <w:autoSpaceDN w:val="0"/>
        <w:adjustRightInd w:val="0"/>
      </w:pPr>
      <w:r w:rsidRPr="005223F4">
        <w:t>C</w:t>
      </w:r>
      <w:r w:rsidR="008066C7" w:rsidRPr="005223F4">
        <w:t xml:space="preserve">onsider if the same data </w:t>
      </w:r>
      <w:r w:rsidRPr="005223F4">
        <w:t>are</w:t>
      </w:r>
      <w:r w:rsidR="008066C7" w:rsidRPr="005223F4">
        <w:t xml:space="preserve"> represented in a text format:</w:t>
      </w:r>
    </w:p>
    <w:p w14:paraId="530870CB" w14:textId="77777777" w:rsidR="008066C7" w:rsidRPr="005223F4" w:rsidRDefault="008066C7" w:rsidP="00C96F45">
      <w:pPr>
        <w:pStyle w:val="CodeBlock"/>
      </w:pPr>
      <w:r w:rsidRPr="005223F4">
        <w:t>5,7839372,8.6E-200,-7.1E8</w:t>
      </w:r>
    </w:p>
    <w:p w14:paraId="05DC0DA4" w14:textId="77777777" w:rsidR="008066C7" w:rsidRPr="005223F4" w:rsidRDefault="008066C7" w:rsidP="00C52CA4">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autoSpaceDE w:val="0"/>
        <w:autoSpaceDN w:val="0"/>
        <w:adjustRightInd w:val="0"/>
      </w:pPr>
    </w:p>
    <w:p w14:paraId="660403A6" w14:textId="77777777" w:rsidR="008066C7" w:rsidRPr="005223F4" w:rsidRDefault="008066C7" w:rsidP="00C52CA4">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autoSpaceDE w:val="0"/>
        <w:autoSpaceDN w:val="0"/>
        <w:adjustRightInd w:val="0"/>
      </w:pPr>
      <w:r w:rsidRPr="005223F4">
        <w:t>Once again</w:t>
      </w:r>
      <w:r w:rsidR="00581206" w:rsidRPr="005223F4">
        <w:t>,</w:t>
      </w:r>
      <w:r w:rsidRPr="005223F4">
        <w:t xml:space="preserve"> we can annotate the same data model, this time with properties that provide the character encoding, the field separator (comma) and the decimal separator (period):</w:t>
      </w:r>
    </w:p>
    <w:p w14:paraId="430CE48D" w14:textId="77777777" w:rsidR="00357D4D" w:rsidRPr="005223F4" w:rsidRDefault="00357D4D" w:rsidP="00C52CA4">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autoSpaceDE w:val="0"/>
        <w:autoSpaceDN w:val="0"/>
        <w:adjustRightInd w:val="0"/>
      </w:pPr>
    </w:p>
    <w:p w14:paraId="60A8C89E" w14:textId="44CBE0EA" w:rsidR="008066C7" w:rsidRPr="005223F4" w:rsidRDefault="00E7772E" w:rsidP="00E2087E">
      <w:pPr>
        <w:pStyle w:val="XMLExcerpt"/>
        <w:rPr>
          <w:sz w:val="18"/>
          <w:szCs w:val="18"/>
          <w:lang w:val="en-US"/>
        </w:rPr>
      </w:pPr>
      <w:ins w:id="186" w:author="Steve Hanson" w:date="2012-02-23T10:38:00Z">
        <w:r>
          <w:rPr>
            <w:sz w:val="18"/>
            <w:szCs w:val="18"/>
            <w:lang w:val="en-US"/>
          </w:rPr>
          <w:t xml:space="preserve">  </w:t>
        </w:r>
      </w:ins>
      <w:r w:rsidR="008066C7" w:rsidRPr="005223F4">
        <w:rPr>
          <w:sz w:val="18"/>
          <w:szCs w:val="18"/>
          <w:lang w:val="en-US"/>
        </w:rPr>
        <w:t>&lt;xs:complexType</w:t>
      </w:r>
      <w:del w:id="187" w:author="mbeckerle" w:date="2013-07-23T20:39:00Z">
        <w:r w:rsidR="008066C7" w:rsidRPr="005223F4" w:rsidDel="005C77BC">
          <w:rPr>
            <w:sz w:val="18"/>
            <w:szCs w:val="18"/>
            <w:lang w:val="en-US"/>
          </w:rPr>
          <w:delText xml:space="preserve"> </w:delText>
        </w:r>
      </w:del>
      <w:r w:rsidR="008066C7" w:rsidRPr="005223F4">
        <w:rPr>
          <w:sz w:val="18"/>
          <w:szCs w:val="18"/>
          <w:lang w:val="en-US"/>
        </w:rPr>
        <w:t>&gt;</w:t>
      </w:r>
    </w:p>
    <w:p w14:paraId="4625359B" w14:textId="5C804826" w:rsidR="008066C7" w:rsidRPr="005223F4" w:rsidRDefault="008066C7" w:rsidP="0051699D">
      <w:pPr>
        <w:pStyle w:val="XMLExcerpt"/>
        <w:rPr>
          <w:sz w:val="18"/>
          <w:szCs w:val="18"/>
          <w:lang w:val="en-US"/>
        </w:rPr>
      </w:pPr>
      <w:del w:id="188" w:author="Steve Hanson" w:date="2012-02-23T10:38:00Z">
        <w:r w:rsidRPr="005223F4" w:rsidDel="00E7772E">
          <w:rPr>
            <w:sz w:val="18"/>
            <w:szCs w:val="18"/>
            <w:lang w:val="en-US"/>
          </w:rPr>
          <w:tab/>
        </w:r>
      </w:del>
      <w:ins w:id="189" w:author="Steve Hanson" w:date="2012-02-23T10:38:00Z">
        <w:r w:rsidR="00E7772E">
          <w:rPr>
            <w:sz w:val="18"/>
            <w:szCs w:val="18"/>
            <w:lang w:val="en-US"/>
          </w:rPr>
          <w:t xml:space="preserve">    </w:t>
        </w:r>
      </w:ins>
      <w:r w:rsidRPr="005223F4">
        <w:rPr>
          <w:sz w:val="18"/>
          <w:szCs w:val="18"/>
          <w:lang w:val="en-US"/>
        </w:rPr>
        <w:t>&lt;xs:sequence</w:t>
      </w:r>
      <w:del w:id="190" w:author="mbeckerle" w:date="2013-07-23T20:39:00Z">
        <w:r w:rsidR="0051699D" w:rsidRPr="005223F4" w:rsidDel="005C77BC">
          <w:rPr>
            <w:sz w:val="18"/>
            <w:szCs w:val="18"/>
            <w:lang w:val="en-US"/>
          </w:rPr>
          <w:delText xml:space="preserve"> </w:delText>
        </w:r>
      </w:del>
      <w:r w:rsidRPr="005223F4">
        <w:rPr>
          <w:sz w:val="18"/>
          <w:szCs w:val="18"/>
          <w:lang w:val="en-US"/>
        </w:rPr>
        <w:t>&gt;</w:t>
      </w:r>
    </w:p>
    <w:p w14:paraId="1C865DD7" w14:textId="77777777" w:rsidR="009B2EC4" w:rsidRPr="005223F4" w:rsidRDefault="009B2EC4" w:rsidP="009B2EC4">
      <w:pPr>
        <w:pStyle w:val="XMLExcerpt"/>
        <w:rPr>
          <w:rStyle w:val="CodeCharacter"/>
          <w:b/>
          <w:bCs/>
          <w:szCs w:val="18"/>
          <w:lang w:val="en-US"/>
        </w:rPr>
      </w:pPr>
      <w:del w:id="191" w:author="Steve Hanson" w:date="2012-02-23T10:38:00Z">
        <w:r w:rsidRPr="005223F4" w:rsidDel="00E7772E">
          <w:rPr>
            <w:rStyle w:val="CodeCharacter"/>
            <w:b/>
            <w:bCs/>
            <w:szCs w:val="18"/>
            <w:lang w:val="en-US"/>
          </w:rPr>
          <w:delText xml:space="preserve">             </w:delText>
        </w:r>
      </w:del>
      <w:ins w:id="192" w:author="Steve Hanson" w:date="2012-02-23T10:38:00Z">
        <w:r w:rsidR="00E7772E">
          <w:rPr>
            <w:rStyle w:val="CodeCharacter"/>
            <w:b/>
            <w:bCs/>
            <w:szCs w:val="18"/>
            <w:lang w:val="en-US"/>
          </w:rPr>
          <w:t xml:space="preserve">      </w:t>
        </w:r>
      </w:ins>
      <w:r w:rsidRPr="005223F4">
        <w:rPr>
          <w:rStyle w:val="CodeCharacter"/>
          <w:b/>
          <w:bCs/>
          <w:szCs w:val="18"/>
          <w:lang w:val="en-US"/>
        </w:rPr>
        <w:t>&lt;xs:annotation&gt;</w:t>
      </w:r>
    </w:p>
    <w:p w14:paraId="69CAD579" w14:textId="77777777" w:rsidR="009B2EC4" w:rsidRPr="005223F4" w:rsidRDefault="009B2EC4" w:rsidP="009B2EC4">
      <w:pPr>
        <w:pStyle w:val="XMLExcerpt"/>
        <w:rPr>
          <w:rStyle w:val="CodeCharacter"/>
          <w:b/>
          <w:bCs/>
          <w:szCs w:val="18"/>
          <w:lang w:val="en-US"/>
        </w:rPr>
      </w:pPr>
      <w:del w:id="193" w:author="Steve Hanson" w:date="2012-02-23T10:38:00Z">
        <w:r w:rsidRPr="005223F4" w:rsidDel="00E7772E">
          <w:rPr>
            <w:rStyle w:val="CodeCharacter"/>
            <w:b/>
            <w:bCs/>
            <w:szCs w:val="18"/>
            <w:lang w:val="en-US"/>
          </w:rPr>
          <w:delText xml:space="preserve">               </w:delText>
        </w:r>
      </w:del>
      <w:ins w:id="194" w:author="Steve Hanson" w:date="2012-02-23T10:38:00Z">
        <w:r w:rsidR="00E7772E">
          <w:rPr>
            <w:rStyle w:val="CodeCharacter"/>
            <w:b/>
            <w:bCs/>
            <w:szCs w:val="18"/>
            <w:lang w:val="en-US"/>
          </w:rPr>
          <w:t xml:space="preserve">        </w:t>
        </w:r>
      </w:ins>
      <w:r w:rsidRPr="005223F4">
        <w:rPr>
          <w:rStyle w:val="CodeCharacter"/>
          <w:b/>
          <w:bCs/>
          <w:szCs w:val="18"/>
          <w:lang w:val="en-US"/>
        </w:rPr>
        <w:t>&lt;xs:appinfo source=”</w:t>
      </w:r>
      <w:r w:rsidRPr="005223F4">
        <w:rPr>
          <w:rStyle w:val="CodeCharacter"/>
          <w:b/>
          <w:bCs/>
          <w:i/>
          <w:szCs w:val="18"/>
          <w:lang w:val="en-US"/>
        </w:rPr>
        <w:t>http://www.ogf.org/dfdl/</w:t>
      </w:r>
      <w:r w:rsidRPr="005223F4">
        <w:rPr>
          <w:rStyle w:val="CodeCharacter"/>
          <w:b/>
          <w:bCs/>
          <w:szCs w:val="18"/>
          <w:lang w:val="en-US"/>
        </w:rPr>
        <w:t>”&gt;</w:t>
      </w:r>
    </w:p>
    <w:p w14:paraId="256C7107" w14:textId="3E097F32" w:rsidR="0051699D" w:rsidRPr="005223F4" w:rsidDel="005C77BC" w:rsidRDefault="009B2EC4" w:rsidP="00501585">
      <w:pPr>
        <w:pStyle w:val="XMLExcerpt"/>
        <w:rPr>
          <w:del w:id="195" w:author="mbeckerle" w:date="2013-07-23T20:39:00Z"/>
          <w:b/>
          <w:bCs/>
          <w:sz w:val="18"/>
          <w:szCs w:val="18"/>
          <w:lang w:val="en-US"/>
        </w:rPr>
      </w:pPr>
      <w:del w:id="196" w:author="Steve Hanson" w:date="2012-02-23T10:38:00Z">
        <w:r w:rsidRPr="005223F4" w:rsidDel="00E7772E">
          <w:rPr>
            <w:b/>
            <w:bCs/>
            <w:sz w:val="18"/>
            <w:szCs w:val="18"/>
            <w:lang w:val="en-US"/>
          </w:rPr>
          <w:delText xml:space="preserve">       </w:delText>
        </w:r>
        <w:r w:rsidRPr="005223F4" w:rsidDel="00E7772E">
          <w:rPr>
            <w:b/>
            <w:bCs/>
            <w:sz w:val="18"/>
            <w:szCs w:val="18"/>
            <w:lang w:val="en-US"/>
          </w:rPr>
          <w:tab/>
          <w:delText xml:space="preserve">      </w:delText>
        </w:r>
      </w:del>
      <w:ins w:id="197" w:author="Steve Hanson" w:date="2012-02-23T10:38:00Z">
        <w:r w:rsidR="00E7772E">
          <w:rPr>
            <w:b/>
            <w:bCs/>
            <w:sz w:val="18"/>
            <w:szCs w:val="18"/>
            <w:lang w:val="en-US"/>
          </w:rPr>
          <w:t xml:space="preserve">          </w:t>
        </w:r>
      </w:ins>
      <w:r w:rsidRPr="005223F4">
        <w:rPr>
          <w:b/>
          <w:bCs/>
          <w:sz w:val="18"/>
          <w:szCs w:val="18"/>
          <w:lang w:val="en-US"/>
        </w:rPr>
        <w:t>&lt;dfdl:sequence</w:t>
      </w:r>
      <w:r w:rsidR="0051699D" w:rsidRPr="005223F4">
        <w:rPr>
          <w:b/>
          <w:bCs/>
          <w:sz w:val="18"/>
          <w:szCs w:val="18"/>
          <w:lang w:val="en-US"/>
        </w:rPr>
        <w:t xml:space="preserve"> encoding=“UTF-8”</w:t>
      </w:r>
      <w:del w:id="198" w:author="mbeckerle" w:date="2013-07-23T20:39:00Z">
        <w:r w:rsidR="0051699D" w:rsidRPr="005223F4" w:rsidDel="005C77BC">
          <w:rPr>
            <w:b/>
            <w:bCs/>
            <w:sz w:val="18"/>
            <w:szCs w:val="18"/>
            <w:lang w:val="en-US"/>
          </w:rPr>
          <w:delText xml:space="preserve"> </w:delText>
        </w:r>
        <w:r w:rsidR="0051699D" w:rsidRPr="005223F4" w:rsidDel="005C77BC">
          <w:rPr>
            <w:rFonts w:eastAsia="MS Mincho"/>
            <w:sz w:val="18"/>
            <w:szCs w:val="18"/>
            <w:lang w:val="en-US" w:eastAsia="ja-JP"/>
          </w:rPr>
          <w:delText>byteOrder="bigEndian"</w:delText>
        </w:r>
        <w:r w:rsidRPr="005223F4" w:rsidDel="005C77BC">
          <w:rPr>
            <w:b/>
            <w:bCs/>
            <w:sz w:val="18"/>
            <w:szCs w:val="18"/>
            <w:lang w:val="en-US"/>
          </w:rPr>
          <w:delText xml:space="preserve"> </w:delText>
        </w:r>
      </w:del>
    </w:p>
    <w:p w14:paraId="4C38ECDD" w14:textId="4495E054" w:rsidR="009B2EC4" w:rsidRPr="005223F4" w:rsidRDefault="0051699D" w:rsidP="00501585">
      <w:pPr>
        <w:pStyle w:val="XMLExcerpt"/>
        <w:rPr>
          <w:b/>
          <w:bCs/>
          <w:sz w:val="18"/>
          <w:szCs w:val="18"/>
          <w:lang w:val="en-US"/>
        </w:rPr>
      </w:pPr>
      <w:del w:id="199" w:author="mbeckerle" w:date="2013-07-23T20:39:00Z">
        <w:r w:rsidRPr="005223F4" w:rsidDel="005C77BC">
          <w:rPr>
            <w:b/>
            <w:bCs/>
            <w:sz w:val="18"/>
            <w:szCs w:val="18"/>
            <w:lang w:val="en-US"/>
          </w:rPr>
          <w:delText xml:space="preserve">          </w:delText>
        </w:r>
      </w:del>
      <w:del w:id="200" w:author="Steve Hanson" w:date="2012-02-23T10:38:00Z">
        <w:r w:rsidRPr="005223F4" w:rsidDel="00E7772E">
          <w:rPr>
            <w:b/>
            <w:bCs/>
            <w:sz w:val="18"/>
            <w:szCs w:val="18"/>
            <w:lang w:val="en-US"/>
          </w:rPr>
          <w:delText xml:space="preserve">     </w:delText>
        </w:r>
      </w:del>
      <w:del w:id="201" w:author="Steve Hanson" w:date="2012-02-23T10:39:00Z">
        <w:r w:rsidRPr="005223F4" w:rsidDel="00E7772E">
          <w:rPr>
            <w:b/>
            <w:bCs/>
            <w:sz w:val="18"/>
            <w:szCs w:val="18"/>
            <w:lang w:val="en-US"/>
          </w:rPr>
          <w:delText xml:space="preserve">             </w:delText>
        </w:r>
      </w:del>
      <w:ins w:id="202" w:author="Steve Hanson" w:date="2012-02-23T10:39:00Z">
        <w:del w:id="203" w:author="mbeckerle" w:date="2013-07-23T20:39:00Z">
          <w:r w:rsidR="00E7772E" w:rsidDel="005C77BC">
            <w:rPr>
              <w:b/>
              <w:bCs/>
              <w:sz w:val="18"/>
              <w:szCs w:val="18"/>
              <w:lang w:val="en-US"/>
            </w:rPr>
            <w:delText xml:space="preserve">              </w:delText>
          </w:r>
        </w:del>
        <w:r w:rsidR="00E7772E">
          <w:rPr>
            <w:b/>
            <w:bCs/>
            <w:sz w:val="18"/>
            <w:szCs w:val="18"/>
            <w:lang w:val="en-US"/>
          </w:rPr>
          <w:t xml:space="preserve"> </w:t>
        </w:r>
      </w:ins>
      <w:r w:rsidR="009B2EC4" w:rsidRPr="005223F4">
        <w:rPr>
          <w:b/>
          <w:bCs/>
          <w:sz w:val="18"/>
          <w:szCs w:val="18"/>
          <w:lang w:val="en-US"/>
        </w:rPr>
        <w:t xml:space="preserve">separator="," /&gt;                   </w:t>
      </w:r>
    </w:p>
    <w:p w14:paraId="3EE3B386" w14:textId="77777777" w:rsidR="009B2EC4" w:rsidRPr="005223F4" w:rsidRDefault="009B2EC4" w:rsidP="009B2EC4">
      <w:pPr>
        <w:pStyle w:val="XMLExcerpt"/>
        <w:rPr>
          <w:b/>
          <w:bCs/>
          <w:sz w:val="18"/>
          <w:szCs w:val="18"/>
          <w:lang w:val="en-US"/>
        </w:rPr>
      </w:pPr>
      <w:del w:id="204" w:author="Steve Hanson" w:date="2012-02-23T10:39:00Z">
        <w:r w:rsidRPr="005223F4" w:rsidDel="00E7772E">
          <w:rPr>
            <w:b/>
            <w:bCs/>
            <w:sz w:val="18"/>
            <w:szCs w:val="18"/>
            <w:lang w:val="en-US"/>
          </w:rPr>
          <w:delText xml:space="preserve">       </w:delText>
        </w:r>
        <w:r w:rsidRPr="005223F4" w:rsidDel="00E7772E">
          <w:rPr>
            <w:b/>
            <w:bCs/>
            <w:sz w:val="18"/>
            <w:szCs w:val="18"/>
            <w:lang w:val="en-US"/>
          </w:rPr>
          <w:tab/>
          <w:delText xml:space="preserve">    </w:delText>
        </w:r>
      </w:del>
      <w:ins w:id="205" w:author="Steve Hanson" w:date="2012-02-23T10:39:00Z">
        <w:r w:rsidR="00E7772E">
          <w:rPr>
            <w:b/>
            <w:bCs/>
            <w:sz w:val="18"/>
            <w:szCs w:val="18"/>
            <w:lang w:val="en-US"/>
          </w:rPr>
          <w:t xml:space="preserve">        </w:t>
        </w:r>
      </w:ins>
      <w:r w:rsidRPr="005223F4">
        <w:rPr>
          <w:b/>
          <w:bCs/>
          <w:sz w:val="18"/>
          <w:szCs w:val="18"/>
          <w:lang w:val="en-US"/>
        </w:rPr>
        <w:t>&lt;/xs:appinfo&gt;</w:t>
      </w:r>
    </w:p>
    <w:p w14:paraId="406B0255" w14:textId="77777777" w:rsidR="009B2EC4" w:rsidRPr="005223F4" w:rsidRDefault="009B2EC4" w:rsidP="009B2EC4">
      <w:pPr>
        <w:pStyle w:val="XMLExcerpt"/>
        <w:rPr>
          <w:b/>
          <w:bCs/>
          <w:sz w:val="18"/>
          <w:szCs w:val="18"/>
          <w:lang w:val="en-US"/>
        </w:rPr>
      </w:pPr>
      <w:del w:id="206" w:author="Steve Hanson" w:date="2012-02-23T10:39:00Z">
        <w:r w:rsidRPr="005223F4" w:rsidDel="00E7772E">
          <w:rPr>
            <w:b/>
            <w:bCs/>
            <w:sz w:val="18"/>
            <w:szCs w:val="18"/>
            <w:lang w:val="en-US"/>
          </w:rPr>
          <w:delText xml:space="preserve">             </w:delText>
        </w:r>
      </w:del>
      <w:ins w:id="207" w:author="Steve Hanson" w:date="2012-02-23T10:39:00Z">
        <w:r w:rsidR="00E7772E">
          <w:rPr>
            <w:b/>
            <w:bCs/>
            <w:sz w:val="18"/>
            <w:szCs w:val="18"/>
            <w:lang w:val="en-US"/>
          </w:rPr>
          <w:t xml:space="preserve">      </w:t>
        </w:r>
      </w:ins>
      <w:r w:rsidRPr="005223F4">
        <w:rPr>
          <w:b/>
          <w:bCs/>
          <w:sz w:val="18"/>
          <w:szCs w:val="18"/>
          <w:lang w:val="en-US"/>
        </w:rPr>
        <w:t>&lt;/xs:annotation&gt;</w:t>
      </w:r>
    </w:p>
    <w:p w14:paraId="64454ADF" w14:textId="77777777" w:rsidR="009B2EC4" w:rsidRPr="005223F4" w:rsidDel="00E7772E" w:rsidRDefault="009B2EC4" w:rsidP="00ED05E8">
      <w:pPr>
        <w:pStyle w:val="XMLExcerpt"/>
        <w:rPr>
          <w:del w:id="208" w:author="Steve Hanson" w:date="2012-02-23T10:41:00Z"/>
          <w:sz w:val="18"/>
          <w:szCs w:val="18"/>
          <w:lang w:val="en-US"/>
        </w:rPr>
      </w:pPr>
    </w:p>
    <w:p w14:paraId="51563E9A" w14:textId="77777777" w:rsidR="008066C7" w:rsidRPr="005223F4" w:rsidRDefault="008066C7" w:rsidP="00E2087E">
      <w:pPr>
        <w:pStyle w:val="XMLExcerpt"/>
        <w:rPr>
          <w:sz w:val="18"/>
          <w:szCs w:val="18"/>
          <w:lang w:val="en-US"/>
        </w:rPr>
      </w:pPr>
      <w:del w:id="209" w:author="Steve Hanson" w:date="2012-02-23T10:39:00Z">
        <w:r w:rsidRPr="005223F4" w:rsidDel="00E7772E">
          <w:rPr>
            <w:sz w:val="18"/>
            <w:szCs w:val="18"/>
            <w:lang w:val="en-US"/>
          </w:rPr>
          <w:tab/>
        </w:r>
        <w:r w:rsidRPr="005223F4" w:rsidDel="00E7772E">
          <w:rPr>
            <w:sz w:val="18"/>
            <w:szCs w:val="18"/>
            <w:lang w:val="en-US"/>
          </w:rPr>
          <w:tab/>
        </w:r>
      </w:del>
      <w:ins w:id="210" w:author="Steve Hanson" w:date="2012-02-23T10:39:00Z">
        <w:r w:rsidR="00E7772E">
          <w:rPr>
            <w:sz w:val="18"/>
            <w:szCs w:val="18"/>
            <w:lang w:val="en-US"/>
          </w:rPr>
          <w:t xml:space="preserve">      </w:t>
        </w:r>
      </w:ins>
      <w:r w:rsidRPr="005223F4">
        <w:rPr>
          <w:sz w:val="18"/>
          <w:szCs w:val="18"/>
          <w:lang w:val="en-US"/>
        </w:rPr>
        <w:t>&lt;xs:element name="w" type=</w:t>
      </w:r>
      <w:r w:rsidR="00BF450E" w:rsidRPr="005223F4">
        <w:rPr>
          <w:sz w:val="18"/>
          <w:szCs w:val="18"/>
          <w:lang w:val="en-US"/>
        </w:rPr>
        <w:t>"xs:int"</w:t>
      </w:r>
      <w:r w:rsidRPr="005223F4">
        <w:rPr>
          <w:sz w:val="18"/>
          <w:szCs w:val="18"/>
          <w:lang w:val="en-US"/>
        </w:rPr>
        <w:t>&gt;</w:t>
      </w:r>
    </w:p>
    <w:p w14:paraId="74AC81DE" w14:textId="77777777" w:rsidR="00FE795C" w:rsidRPr="005223F4" w:rsidRDefault="00FE795C" w:rsidP="00FE795C">
      <w:pPr>
        <w:pStyle w:val="XMLExcerpt"/>
        <w:rPr>
          <w:rStyle w:val="CodeCharacter"/>
          <w:b/>
          <w:bCs/>
          <w:szCs w:val="18"/>
          <w:lang w:val="en-US"/>
        </w:rPr>
      </w:pPr>
      <w:del w:id="211" w:author="Steve Hanson" w:date="2012-02-23T10:39:00Z">
        <w:r w:rsidRPr="005223F4" w:rsidDel="00E7772E">
          <w:rPr>
            <w:rStyle w:val="CodeCharacter"/>
            <w:b/>
            <w:bCs/>
            <w:szCs w:val="18"/>
            <w:lang w:val="en-US"/>
          </w:rPr>
          <w:delText xml:space="preserve">               </w:delText>
        </w:r>
      </w:del>
      <w:ins w:id="212" w:author="Steve Hanson" w:date="2012-02-23T10:39:00Z">
        <w:r w:rsidR="00E7772E">
          <w:rPr>
            <w:rStyle w:val="CodeCharacter"/>
            <w:b/>
            <w:bCs/>
            <w:szCs w:val="18"/>
            <w:lang w:val="en-US"/>
          </w:rPr>
          <w:t xml:space="preserve">        </w:t>
        </w:r>
      </w:ins>
      <w:r w:rsidRPr="005223F4">
        <w:rPr>
          <w:rStyle w:val="CodeCharacter"/>
          <w:b/>
          <w:bCs/>
          <w:szCs w:val="18"/>
          <w:lang w:val="en-US"/>
        </w:rPr>
        <w:t>&lt;xs:annotation&gt;</w:t>
      </w:r>
    </w:p>
    <w:p w14:paraId="18FF1F61" w14:textId="77777777" w:rsidR="00FE795C" w:rsidRPr="005223F4" w:rsidRDefault="00FE795C" w:rsidP="00FE795C">
      <w:pPr>
        <w:pStyle w:val="XMLExcerpt"/>
        <w:rPr>
          <w:rStyle w:val="CodeCharacter"/>
          <w:b/>
          <w:bCs/>
          <w:szCs w:val="18"/>
          <w:lang w:val="en-US"/>
        </w:rPr>
      </w:pPr>
      <w:del w:id="213" w:author="Steve Hanson" w:date="2012-02-23T10:39:00Z">
        <w:r w:rsidRPr="005223F4" w:rsidDel="00E7772E">
          <w:rPr>
            <w:rStyle w:val="CodeCharacter"/>
            <w:b/>
            <w:bCs/>
            <w:szCs w:val="18"/>
            <w:lang w:val="en-US"/>
          </w:rPr>
          <w:delText xml:space="preserve">                 </w:delText>
        </w:r>
      </w:del>
      <w:ins w:id="214" w:author="Steve Hanson" w:date="2012-02-23T10:39:00Z">
        <w:r w:rsidR="00E7772E">
          <w:rPr>
            <w:rStyle w:val="CodeCharacter"/>
            <w:b/>
            <w:bCs/>
            <w:szCs w:val="18"/>
            <w:lang w:val="en-US"/>
          </w:rPr>
          <w:t xml:space="preserve">          </w:t>
        </w:r>
      </w:ins>
      <w:r w:rsidRPr="005223F4">
        <w:rPr>
          <w:rStyle w:val="CodeCharacter"/>
          <w:b/>
          <w:bCs/>
          <w:szCs w:val="18"/>
          <w:lang w:val="en-US"/>
        </w:rPr>
        <w:t>&lt;xs:appinfo source=”</w:t>
      </w:r>
      <w:r w:rsidRPr="005223F4">
        <w:rPr>
          <w:rStyle w:val="CodeCharacter"/>
          <w:b/>
          <w:bCs/>
          <w:i/>
          <w:szCs w:val="18"/>
          <w:lang w:val="en-US"/>
        </w:rPr>
        <w:t>http://www.ogf.org/dfdl/</w:t>
      </w:r>
      <w:r w:rsidRPr="005223F4">
        <w:rPr>
          <w:rStyle w:val="CodeCharacter"/>
          <w:b/>
          <w:bCs/>
          <w:szCs w:val="18"/>
          <w:lang w:val="en-US"/>
        </w:rPr>
        <w:t>”&gt;</w:t>
      </w:r>
    </w:p>
    <w:p w14:paraId="0E639E4A" w14:textId="77777777" w:rsidR="00FE795C" w:rsidRPr="005223F4" w:rsidRDefault="00FE795C" w:rsidP="007D3ECA">
      <w:pPr>
        <w:pStyle w:val="XMLExcerpt"/>
        <w:rPr>
          <w:b/>
          <w:bCs/>
          <w:sz w:val="18"/>
          <w:szCs w:val="18"/>
          <w:lang w:val="en-US"/>
        </w:rPr>
      </w:pPr>
      <w:del w:id="215" w:author="Steve Hanson" w:date="2012-02-23T10:39:00Z">
        <w:r w:rsidRPr="005223F4" w:rsidDel="00E7772E">
          <w:rPr>
            <w:b/>
            <w:bCs/>
            <w:sz w:val="18"/>
            <w:szCs w:val="18"/>
            <w:lang w:val="en-US"/>
          </w:rPr>
          <w:delText xml:space="preserve">       </w:delText>
        </w:r>
        <w:r w:rsidRPr="005223F4" w:rsidDel="00E7772E">
          <w:rPr>
            <w:b/>
            <w:bCs/>
            <w:sz w:val="18"/>
            <w:szCs w:val="18"/>
            <w:lang w:val="en-US"/>
          </w:rPr>
          <w:tab/>
          <w:delText xml:space="preserve">      </w:delText>
        </w:r>
      </w:del>
      <w:ins w:id="216" w:author="Steve Hanson" w:date="2012-02-23T10:39:00Z">
        <w:r w:rsidR="00E7772E">
          <w:rPr>
            <w:b/>
            <w:bCs/>
            <w:sz w:val="18"/>
            <w:szCs w:val="18"/>
            <w:lang w:val="en-US"/>
          </w:rPr>
          <w:t xml:space="preserve">            </w:t>
        </w:r>
      </w:ins>
      <w:r w:rsidRPr="005223F4">
        <w:rPr>
          <w:b/>
          <w:bCs/>
          <w:sz w:val="18"/>
          <w:szCs w:val="18"/>
          <w:lang w:val="en-US"/>
        </w:rPr>
        <w:t>&lt;dfdl:</w:t>
      </w:r>
      <w:r w:rsidR="007D3ECA" w:rsidRPr="005223F4">
        <w:rPr>
          <w:b/>
          <w:bCs/>
          <w:sz w:val="18"/>
          <w:szCs w:val="18"/>
          <w:lang w:val="en-US"/>
        </w:rPr>
        <w:t>element</w:t>
      </w:r>
      <w:r w:rsidRPr="005223F4">
        <w:rPr>
          <w:b/>
          <w:bCs/>
          <w:sz w:val="18"/>
          <w:szCs w:val="18"/>
          <w:lang w:val="en-US"/>
        </w:rPr>
        <w:t xml:space="preserve"> representation=“text” </w:t>
      </w:r>
    </w:p>
    <w:p w14:paraId="1EBC2C64" w14:textId="77777777" w:rsidR="00FE795C" w:rsidRPr="005223F4" w:rsidRDefault="00FE795C" w:rsidP="00FE795C">
      <w:pPr>
        <w:pStyle w:val="XMLExcerpt"/>
        <w:rPr>
          <w:b/>
          <w:bCs/>
          <w:sz w:val="18"/>
          <w:szCs w:val="18"/>
          <w:lang w:val="en-US"/>
        </w:rPr>
      </w:pPr>
      <w:r w:rsidRPr="005223F4">
        <w:rPr>
          <w:b/>
          <w:bCs/>
          <w:sz w:val="18"/>
          <w:szCs w:val="18"/>
          <w:lang w:val="en-US"/>
        </w:rPr>
        <w:t xml:space="preserve">                        encoding=“UTF-8” </w:t>
      </w:r>
    </w:p>
    <w:p w14:paraId="33FFB1F3" w14:textId="77777777" w:rsidR="00FE795C" w:rsidDel="00E7772E" w:rsidRDefault="00FE795C" w:rsidP="006742F8">
      <w:pPr>
        <w:pStyle w:val="XMLExcerpt"/>
        <w:rPr>
          <w:del w:id="217" w:author="Unknown"/>
          <w:rFonts w:eastAsia="MS Mincho"/>
          <w:lang w:val="en-US"/>
        </w:rPr>
      </w:pPr>
      <w:r w:rsidRPr="005223F4">
        <w:rPr>
          <w:b/>
          <w:bCs/>
          <w:sz w:val="18"/>
          <w:szCs w:val="18"/>
          <w:lang w:val="en-US"/>
        </w:rPr>
        <w:t xml:space="preserve">                        </w:t>
      </w:r>
      <w:r w:rsidR="00DD19E7" w:rsidRPr="005223F4">
        <w:rPr>
          <w:rFonts w:cs="Arial"/>
          <w:b/>
          <w:bCs/>
          <w:sz w:val="18"/>
          <w:szCs w:val="18"/>
          <w:lang w:val="en-US"/>
        </w:rPr>
        <w:t>textNumberRep</w:t>
      </w:r>
      <w:r w:rsidR="000D4E4E" w:rsidRPr="005223F4" w:rsidDel="000D4E4E">
        <w:rPr>
          <w:b/>
          <w:bCs/>
          <w:sz w:val="18"/>
          <w:szCs w:val="18"/>
          <w:lang w:val="en-US"/>
        </w:rPr>
        <w:t xml:space="preserve"> </w:t>
      </w:r>
      <w:r w:rsidRPr="005223F4">
        <w:rPr>
          <w:b/>
          <w:bCs/>
          <w:sz w:val="18"/>
          <w:szCs w:val="18"/>
          <w:lang w:val="en-US"/>
        </w:rPr>
        <w:t>="</w:t>
      </w:r>
      <w:r w:rsidR="000D4E4E" w:rsidRPr="005223F4">
        <w:rPr>
          <w:b/>
          <w:bCs/>
          <w:sz w:val="18"/>
          <w:szCs w:val="18"/>
          <w:lang w:val="en-US"/>
        </w:rPr>
        <w:t>standard</w:t>
      </w:r>
      <w:r w:rsidRPr="005223F4">
        <w:rPr>
          <w:b/>
          <w:bCs/>
          <w:sz w:val="18"/>
          <w:szCs w:val="18"/>
          <w:lang w:val="en-US"/>
        </w:rPr>
        <w:t>"</w:t>
      </w:r>
    </w:p>
    <w:p w14:paraId="735A84E6" w14:textId="77777777" w:rsidR="00E7772E" w:rsidRPr="005223F4" w:rsidRDefault="00E7772E" w:rsidP="000D4E4E">
      <w:pPr>
        <w:pStyle w:val="XMLExcerpt"/>
        <w:rPr>
          <w:ins w:id="218" w:author="Steve Hanson" w:date="2012-02-23T10:44:00Z"/>
          <w:b/>
          <w:bCs/>
          <w:sz w:val="18"/>
          <w:szCs w:val="18"/>
          <w:lang w:val="en-US"/>
        </w:rPr>
      </w:pPr>
      <w:ins w:id="219" w:author="Steve Hanson" w:date="2012-02-23T10:44:00Z">
        <w:r>
          <w:rPr>
            <w:rFonts w:eastAsia="MS Mincho"/>
            <w:lang w:val="en-US"/>
          </w:rPr>
          <w:t xml:space="preserve"> </w:t>
        </w:r>
      </w:ins>
    </w:p>
    <w:p w14:paraId="72A972A6" w14:textId="77777777" w:rsidR="00357D4D" w:rsidRPr="005223F4" w:rsidRDefault="00E7772E" w:rsidP="006742F8">
      <w:pPr>
        <w:pStyle w:val="XMLExcerpt"/>
        <w:rPr>
          <w:rFonts w:eastAsia="MS Mincho"/>
          <w:b/>
          <w:bCs/>
          <w:sz w:val="18"/>
          <w:szCs w:val="18"/>
          <w:lang w:val="en-US"/>
        </w:rPr>
      </w:pPr>
      <w:ins w:id="220" w:author="Steve Hanson" w:date="2012-02-23T10:44:00Z">
        <w:r>
          <w:rPr>
            <w:rFonts w:eastAsia="MS Mincho"/>
            <w:lang w:val="en-US"/>
          </w:rPr>
          <w:t xml:space="preserve">                      </w:t>
        </w:r>
      </w:ins>
      <w:del w:id="221" w:author="Steve Hanson" w:date="2012-02-23T10:44:00Z">
        <w:r w:rsidR="00357D4D" w:rsidRPr="005223F4" w:rsidDel="00E7772E">
          <w:rPr>
            <w:rFonts w:eastAsia="MS Mincho"/>
            <w:lang w:val="en-US"/>
          </w:rPr>
          <w:delText xml:space="preserve">                 </w:delText>
        </w:r>
      </w:del>
      <w:del w:id="222" w:author="Steve Hanson" w:date="2012-02-23T10:40:00Z">
        <w:r w:rsidR="00357D4D" w:rsidRPr="005223F4" w:rsidDel="00E7772E">
          <w:rPr>
            <w:rFonts w:eastAsia="MS Mincho"/>
            <w:lang w:val="en-US"/>
          </w:rPr>
          <w:delText xml:space="preserve">     </w:delText>
        </w:r>
      </w:del>
      <w:r w:rsidR="00357D4D" w:rsidRPr="005223F4">
        <w:rPr>
          <w:rFonts w:eastAsia="MS Mincho"/>
          <w:b/>
          <w:bCs/>
          <w:sz w:val="18"/>
          <w:szCs w:val="18"/>
          <w:lang w:val="en-US"/>
        </w:rPr>
        <w:t>text</w:t>
      </w:r>
      <w:r w:rsidR="0080536D" w:rsidRPr="005223F4">
        <w:rPr>
          <w:rFonts w:eastAsia="MS Mincho"/>
          <w:b/>
          <w:bCs/>
          <w:sz w:val="18"/>
          <w:szCs w:val="18"/>
          <w:lang w:val="en-US"/>
        </w:rPr>
        <w:t>N</w:t>
      </w:r>
      <w:r w:rsidR="00357D4D" w:rsidRPr="005223F4">
        <w:rPr>
          <w:rFonts w:eastAsia="MS Mincho"/>
          <w:b/>
          <w:bCs/>
          <w:sz w:val="18"/>
          <w:szCs w:val="18"/>
          <w:lang w:val="en-US"/>
        </w:rPr>
        <w:t>umberPattern="</w:t>
      </w:r>
      <w:r w:rsidR="0080536D" w:rsidRPr="005223F4">
        <w:rPr>
          <w:rFonts w:eastAsia="MS Mincho"/>
          <w:b/>
          <w:bCs/>
          <w:sz w:val="18"/>
          <w:szCs w:val="18"/>
          <w:lang w:val="en-US"/>
        </w:rPr>
        <w:t>##</w:t>
      </w:r>
      <w:r w:rsidR="006742F8" w:rsidRPr="005223F4">
        <w:rPr>
          <w:rFonts w:eastAsia="MS Mincho"/>
          <w:b/>
          <w:bCs/>
          <w:sz w:val="18"/>
          <w:szCs w:val="18"/>
          <w:lang w:val="en-US"/>
        </w:rPr>
        <w:t>##</w:t>
      </w:r>
      <w:r w:rsidR="0080536D" w:rsidRPr="005223F4">
        <w:rPr>
          <w:rFonts w:eastAsia="MS Mincho"/>
          <w:b/>
          <w:bCs/>
          <w:sz w:val="18"/>
          <w:szCs w:val="18"/>
          <w:lang w:val="en-US"/>
        </w:rPr>
        <w:t>0</w:t>
      </w:r>
      <w:r w:rsidR="00357D4D" w:rsidRPr="005223F4">
        <w:rPr>
          <w:rFonts w:eastAsia="MS Mincho"/>
          <w:b/>
          <w:bCs/>
          <w:sz w:val="18"/>
          <w:szCs w:val="18"/>
          <w:lang w:val="en-US"/>
        </w:rPr>
        <w:t>"</w:t>
      </w:r>
    </w:p>
    <w:p w14:paraId="69A03753" w14:textId="42D1BADE" w:rsidR="0080536D" w:rsidRPr="005223F4" w:rsidDel="00BD026B" w:rsidRDefault="00357D4D" w:rsidP="0080536D">
      <w:pPr>
        <w:pStyle w:val="XMLExcerpt"/>
        <w:rPr>
          <w:del w:id="223" w:author="mbeckerle" w:date="2013-07-10T14:05:00Z"/>
          <w:rFonts w:eastAsia="MS Mincho"/>
          <w:b/>
          <w:bCs/>
          <w:sz w:val="18"/>
          <w:szCs w:val="18"/>
          <w:lang w:val="en-US" w:eastAsia="ja-JP"/>
        </w:rPr>
      </w:pPr>
      <w:del w:id="224" w:author="mbeckerle" w:date="2013-07-10T14:05:00Z">
        <w:r w:rsidRPr="005223F4" w:rsidDel="00BD026B">
          <w:rPr>
            <w:rFonts w:eastAsia="MS Mincho"/>
            <w:b/>
            <w:bCs/>
            <w:sz w:val="18"/>
            <w:szCs w:val="18"/>
            <w:lang w:val="en-US" w:eastAsia="ja-JP"/>
          </w:rPr>
          <w:tab/>
        </w:r>
        <w:r w:rsidR="0080536D" w:rsidRPr="005223F4" w:rsidDel="00BD026B">
          <w:rPr>
            <w:rFonts w:eastAsia="MS Mincho"/>
            <w:b/>
            <w:bCs/>
            <w:sz w:val="18"/>
            <w:szCs w:val="18"/>
            <w:lang w:val="en-US" w:eastAsia="ja-JP"/>
          </w:rPr>
          <w:delText xml:space="preserve">  </w:delText>
        </w:r>
        <w:r w:rsidRPr="005223F4" w:rsidDel="00BD026B">
          <w:rPr>
            <w:rFonts w:eastAsia="MS Mincho"/>
            <w:b/>
            <w:bCs/>
            <w:sz w:val="18"/>
            <w:szCs w:val="18"/>
            <w:lang w:val="en-US" w:eastAsia="ja-JP"/>
          </w:rPr>
          <w:tab/>
        </w:r>
        <w:r w:rsidR="0080536D" w:rsidRPr="005223F4" w:rsidDel="00BD026B">
          <w:rPr>
            <w:rFonts w:eastAsia="MS Mincho"/>
            <w:b/>
            <w:bCs/>
            <w:sz w:val="18"/>
            <w:szCs w:val="18"/>
            <w:lang w:val="en-US" w:eastAsia="ja-JP"/>
          </w:rPr>
          <w:delText xml:space="preserve">           </w:delText>
        </w:r>
      </w:del>
      <w:ins w:id="225" w:author="Steve Hanson" w:date="2012-02-23T10:44:00Z">
        <w:del w:id="226" w:author="mbeckerle" w:date="2013-07-10T14:05:00Z">
          <w:r w:rsidR="00E7772E" w:rsidDel="00BD026B">
            <w:rPr>
              <w:rFonts w:eastAsia="MS Mincho"/>
              <w:b/>
              <w:bCs/>
              <w:sz w:val="18"/>
              <w:szCs w:val="18"/>
              <w:lang w:val="en-US" w:eastAsia="ja-JP"/>
            </w:rPr>
            <w:delText xml:space="preserve">           </w:delText>
          </w:r>
        </w:del>
      </w:ins>
      <w:del w:id="227" w:author="mbeckerle" w:date="2013-07-10T14:05:00Z">
        <w:r w:rsidR="00820532" w:rsidRPr="005223F4" w:rsidDel="00BD026B">
          <w:rPr>
            <w:rFonts w:eastAsia="MS Mincho"/>
            <w:b/>
            <w:bCs/>
            <w:sz w:val="18"/>
            <w:szCs w:val="18"/>
            <w:lang w:val="en-US" w:eastAsia="ja-JP"/>
          </w:rPr>
          <w:delText>textStandardGroupingSeparator</w:delText>
        </w:r>
        <w:r w:rsidRPr="005223F4" w:rsidDel="00BD026B">
          <w:rPr>
            <w:rFonts w:eastAsia="MS Mincho"/>
            <w:b/>
            <w:bCs/>
            <w:sz w:val="18"/>
            <w:szCs w:val="18"/>
            <w:lang w:val="en-US" w:eastAsia="ja-JP"/>
          </w:rPr>
          <w:delText>=","</w:delText>
        </w:r>
      </w:del>
    </w:p>
    <w:p w14:paraId="42775015" w14:textId="77777777" w:rsidR="00357D4D" w:rsidRPr="005223F4" w:rsidRDefault="0080536D" w:rsidP="0080536D">
      <w:pPr>
        <w:pStyle w:val="XMLExcerpt"/>
        <w:rPr>
          <w:b/>
          <w:bCs/>
          <w:sz w:val="18"/>
          <w:szCs w:val="18"/>
          <w:lang w:val="en-US"/>
        </w:rPr>
      </w:pPr>
      <w:r w:rsidRPr="005223F4">
        <w:rPr>
          <w:rFonts w:eastAsia="MS Mincho"/>
          <w:b/>
          <w:bCs/>
          <w:sz w:val="18"/>
          <w:szCs w:val="18"/>
          <w:lang w:val="en-US" w:eastAsia="ja-JP"/>
        </w:rPr>
        <w:t xml:space="preserve">                  </w:t>
      </w:r>
      <w:r w:rsidR="00357D4D" w:rsidRPr="005223F4">
        <w:rPr>
          <w:rFonts w:eastAsia="MS Mincho"/>
          <w:b/>
          <w:bCs/>
          <w:sz w:val="18"/>
          <w:szCs w:val="18"/>
          <w:lang w:val="en-US" w:eastAsia="ja-JP"/>
        </w:rPr>
        <w:t xml:space="preserve"> </w:t>
      </w:r>
      <w:r w:rsidRPr="005223F4">
        <w:rPr>
          <w:rFonts w:eastAsia="MS Mincho"/>
          <w:b/>
          <w:bCs/>
          <w:sz w:val="18"/>
          <w:szCs w:val="18"/>
          <w:lang w:val="en-US" w:eastAsia="ja-JP"/>
        </w:rPr>
        <w:t xml:space="preserve">     </w:t>
      </w:r>
      <w:r w:rsidR="00E05760" w:rsidRPr="005223F4">
        <w:rPr>
          <w:rFonts w:eastAsia="MS Mincho"/>
          <w:b/>
          <w:bCs/>
          <w:sz w:val="18"/>
          <w:szCs w:val="18"/>
          <w:lang w:val="en-US" w:eastAsia="ja-JP"/>
        </w:rPr>
        <w:t>textStandardDecimalSeparator</w:t>
      </w:r>
      <w:r w:rsidR="00357D4D" w:rsidRPr="005223F4">
        <w:rPr>
          <w:rFonts w:eastAsia="MS Mincho"/>
          <w:b/>
          <w:bCs/>
          <w:sz w:val="18"/>
          <w:szCs w:val="18"/>
          <w:lang w:val="en-US" w:eastAsia="ja-JP"/>
        </w:rPr>
        <w:t>="."</w:t>
      </w:r>
    </w:p>
    <w:p w14:paraId="764802CD" w14:textId="77777777" w:rsidR="00FE795C" w:rsidRPr="005223F4" w:rsidRDefault="00FE795C" w:rsidP="00FE795C">
      <w:pPr>
        <w:pStyle w:val="XMLExcerpt"/>
        <w:rPr>
          <w:b/>
          <w:bCs/>
          <w:sz w:val="18"/>
          <w:szCs w:val="18"/>
          <w:lang w:val="en-US"/>
        </w:rPr>
      </w:pPr>
      <w:r w:rsidRPr="005223F4">
        <w:rPr>
          <w:b/>
          <w:bCs/>
          <w:sz w:val="18"/>
          <w:szCs w:val="18"/>
          <w:lang w:val="en-US"/>
        </w:rPr>
        <w:t xml:space="preserve">                        </w:t>
      </w:r>
      <w:r w:rsidR="00501585" w:rsidRPr="005223F4">
        <w:rPr>
          <w:b/>
          <w:bCs/>
          <w:sz w:val="18"/>
          <w:szCs w:val="18"/>
          <w:lang w:val="en-US"/>
        </w:rPr>
        <w:t>length</w:t>
      </w:r>
      <w:r w:rsidRPr="005223F4">
        <w:rPr>
          <w:b/>
          <w:bCs/>
          <w:sz w:val="18"/>
          <w:szCs w:val="18"/>
          <w:lang w:val="en-US"/>
        </w:rPr>
        <w:t xml:space="preserve">Kind="delimited"/&gt;                   </w:t>
      </w:r>
    </w:p>
    <w:p w14:paraId="43A0761F" w14:textId="77777777" w:rsidR="00FE795C" w:rsidRPr="005223F4" w:rsidRDefault="00FE795C" w:rsidP="00FE795C">
      <w:pPr>
        <w:pStyle w:val="XMLExcerpt"/>
        <w:rPr>
          <w:b/>
          <w:bCs/>
          <w:sz w:val="18"/>
          <w:szCs w:val="18"/>
          <w:lang w:val="en-US"/>
        </w:rPr>
      </w:pPr>
      <w:r w:rsidRPr="005223F4">
        <w:rPr>
          <w:b/>
          <w:bCs/>
          <w:sz w:val="18"/>
          <w:szCs w:val="18"/>
          <w:lang w:val="en-US"/>
        </w:rPr>
        <w:t xml:space="preserve">         </w:t>
      </w:r>
      <w:ins w:id="228" w:author="Steve Hanson" w:date="2012-02-23T10:40:00Z">
        <w:r w:rsidR="00E7772E">
          <w:rPr>
            <w:b/>
            <w:bCs/>
            <w:sz w:val="18"/>
            <w:szCs w:val="18"/>
            <w:lang w:val="en-US"/>
          </w:rPr>
          <w:t xml:space="preserve"> </w:t>
        </w:r>
      </w:ins>
      <w:del w:id="229" w:author="Steve Hanson" w:date="2012-02-23T10:40:00Z">
        <w:r w:rsidRPr="005223F4" w:rsidDel="00E7772E">
          <w:rPr>
            <w:b/>
            <w:bCs/>
            <w:sz w:val="18"/>
            <w:szCs w:val="18"/>
            <w:lang w:val="en-US"/>
          </w:rPr>
          <w:delText xml:space="preserve">         </w:delText>
        </w:r>
      </w:del>
      <w:r w:rsidRPr="005223F4">
        <w:rPr>
          <w:b/>
          <w:bCs/>
          <w:sz w:val="18"/>
          <w:szCs w:val="18"/>
          <w:lang w:val="en-US"/>
        </w:rPr>
        <w:t>&lt;/xs:appinfo&gt;</w:t>
      </w:r>
    </w:p>
    <w:p w14:paraId="7DE062A4" w14:textId="77777777" w:rsidR="00FE795C" w:rsidRPr="005223F4" w:rsidRDefault="00FE795C" w:rsidP="00FE795C">
      <w:pPr>
        <w:pStyle w:val="XMLExcerpt"/>
        <w:rPr>
          <w:b/>
          <w:bCs/>
          <w:sz w:val="18"/>
          <w:szCs w:val="18"/>
          <w:lang w:val="en-US"/>
        </w:rPr>
      </w:pPr>
      <w:r w:rsidRPr="005223F4">
        <w:rPr>
          <w:b/>
          <w:bCs/>
          <w:sz w:val="18"/>
          <w:szCs w:val="18"/>
          <w:lang w:val="en-US"/>
        </w:rPr>
        <w:t xml:space="preserve">        </w:t>
      </w:r>
      <w:del w:id="230" w:author="Steve Hanson" w:date="2012-02-23T10:40:00Z">
        <w:r w:rsidRPr="005223F4" w:rsidDel="00E7772E">
          <w:rPr>
            <w:b/>
            <w:bCs/>
            <w:sz w:val="18"/>
            <w:szCs w:val="18"/>
            <w:lang w:val="en-US"/>
          </w:rPr>
          <w:delText xml:space="preserve">         </w:delText>
        </w:r>
      </w:del>
      <w:r w:rsidRPr="005223F4">
        <w:rPr>
          <w:b/>
          <w:bCs/>
          <w:sz w:val="18"/>
          <w:szCs w:val="18"/>
          <w:lang w:val="en-US"/>
        </w:rPr>
        <w:t>&lt;/xs:annotation&gt;</w:t>
      </w:r>
    </w:p>
    <w:p w14:paraId="2435368D" w14:textId="77777777" w:rsidR="00FE795C" w:rsidRPr="005223F4" w:rsidRDefault="00FE795C" w:rsidP="00FE795C">
      <w:pPr>
        <w:pStyle w:val="XMLExcerpt"/>
        <w:rPr>
          <w:sz w:val="18"/>
          <w:szCs w:val="18"/>
          <w:lang w:val="en-US"/>
        </w:rPr>
      </w:pPr>
      <w:r w:rsidRPr="005223F4">
        <w:rPr>
          <w:sz w:val="18"/>
          <w:szCs w:val="18"/>
          <w:lang w:val="en-US"/>
        </w:rPr>
        <w:t xml:space="preserve">      </w:t>
      </w:r>
      <w:del w:id="231" w:author="Steve Hanson" w:date="2012-02-23T10:40:00Z">
        <w:r w:rsidRPr="005223F4" w:rsidDel="00E7772E">
          <w:rPr>
            <w:sz w:val="18"/>
            <w:szCs w:val="18"/>
            <w:lang w:val="en-US"/>
          </w:rPr>
          <w:delText xml:space="preserve">         </w:delText>
        </w:r>
      </w:del>
      <w:r w:rsidRPr="005223F4">
        <w:rPr>
          <w:sz w:val="18"/>
          <w:szCs w:val="18"/>
          <w:lang w:val="en-US"/>
        </w:rPr>
        <w:t>&lt;/xs:element&gt;</w:t>
      </w:r>
    </w:p>
    <w:p w14:paraId="287A7433" w14:textId="77777777" w:rsidR="00FE795C" w:rsidRPr="005223F4" w:rsidDel="00E7772E" w:rsidRDefault="00FE795C" w:rsidP="00ED05E8">
      <w:pPr>
        <w:pStyle w:val="XMLExcerpt"/>
        <w:rPr>
          <w:del w:id="232" w:author="Steve Hanson" w:date="2012-02-23T10:41:00Z"/>
          <w:sz w:val="18"/>
          <w:szCs w:val="18"/>
          <w:lang w:val="en-US"/>
        </w:rPr>
      </w:pPr>
    </w:p>
    <w:p w14:paraId="7CC88C1C" w14:textId="77777777" w:rsidR="008066C7" w:rsidRPr="005223F4" w:rsidRDefault="008066C7" w:rsidP="00ED05E8">
      <w:pPr>
        <w:pStyle w:val="XMLExcerpt"/>
        <w:rPr>
          <w:sz w:val="18"/>
          <w:szCs w:val="18"/>
          <w:lang w:val="en-US"/>
        </w:rPr>
      </w:pPr>
      <w:del w:id="233" w:author="Steve Hanson" w:date="2012-02-23T10:41:00Z">
        <w:r w:rsidRPr="005223F4" w:rsidDel="00E7772E">
          <w:rPr>
            <w:sz w:val="18"/>
            <w:szCs w:val="18"/>
            <w:lang w:val="en-US"/>
          </w:rPr>
          <w:tab/>
        </w:r>
        <w:r w:rsidRPr="005223F4" w:rsidDel="00E7772E">
          <w:rPr>
            <w:sz w:val="18"/>
            <w:szCs w:val="18"/>
            <w:lang w:val="en-US"/>
          </w:rPr>
          <w:tab/>
        </w:r>
      </w:del>
      <w:ins w:id="234" w:author="Steve Hanson" w:date="2012-02-23T10:41:00Z">
        <w:r w:rsidR="00E7772E">
          <w:rPr>
            <w:sz w:val="18"/>
            <w:szCs w:val="18"/>
            <w:lang w:val="en-US"/>
          </w:rPr>
          <w:t xml:space="preserve">      </w:t>
        </w:r>
      </w:ins>
      <w:r w:rsidRPr="005223F4">
        <w:rPr>
          <w:sz w:val="18"/>
          <w:szCs w:val="18"/>
          <w:lang w:val="en-US"/>
        </w:rPr>
        <w:t>&lt;xs:element name="x" type=</w:t>
      </w:r>
      <w:r w:rsidR="00BF450E" w:rsidRPr="005223F4">
        <w:rPr>
          <w:sz w:val="18"/>
          <w:szCs w:val="18"/>
          <w:lang w:val="en-US"/>
        </w:rPr>
        <w:t>"xs:int"</w:t>
      </w:r>
      <w:r w:rsidRPr="005223F4">
        <w:rPr>
          <w:sz w:val="18"/>
          <w:szCs w:val="18"/>
          <w:lang w:val="en-US"/>
        </w:rPr>
        <w:t>&gt;</w:t>
      </w:r>
    </w:p>
    <w:p w14:paraId="34B4083B" w14:textId="77777777" w:rsidR="00FE795C" w:rsidRPr="005223F4" w:rsidRDefault="00FE795C" w:rsidP="00FE795C">
      <w:pPr>
        <w:pStyle w:val="XMLExcerpt"/>
        <w:rPr>
          <w:b/>
          <w:bCs/>
          <w:sz w:val="18"/>
          <w:szCs w:val="18"/>
          <w:lang w:val="en-US"/>
        </w:rPr>
      </w:pPr>
      <w:r w:rsidRPr="005223F4">
        <w:rPr>
          <w:b/>
          <w:bCs/>
          <w:sz w:val="18"/>
          <w:szCs w:val="18"/>
          <w:lang w:val="en-US"/>
        </w:rPr>
        <w:t xml:space="preserve">      </w:t>
      </w:r>
      <w:ins w:id="235" w:author="Steve Hanson" w:date="2012-02-23T10:41:00Z">
        <w:r w:rsidR="00E7772E">
          <w:rPr>
            <w:b/>
            <w:bCs/>
            <w:sz w:val="18"/>
            <w:szCs w:val="18"/>
            <w:lang w:val="en-US"/>
          </w:rPr>
          <w:t xml:space="preserve">  </w:t>
        </w:r>
      </w:ins>
      <w:del w:id="236" w:author="Steve Hanson" w:date="2012-02-23T10:41:00Z">
        <w:r w:rsidRPr="005223F4" w:rsidDel="00E7772E">
          <w:rPr>
            <w:b/>
            <w:bCs/>
            <w:sz w:val="18"/>
            <w:szCs w:val="18"/>
            <w:lang w:val="en-US"/>
          </w:rPr>
          <w:delText xml:space="preserve">         </w:delText>
        </w:r>
      </w:del>
      <w:r w:rsidRPr="005223F4">
        <w:rPr>
          <w:b/>
          <w:bCs/>
          <w:sz w:val="18"/>
          <w:szCs w:val="18"/>
          <w:lang w:val="en-US"/>
        </w:rPr>
        <w:t>&lt;xs:annotation&gt;</w:t>
      </w:r>
    </w:p>
    <w:p w14:paraId="79AC9539" w14:textId="77777777" w:rsidR="00FE795C" w:rsidRPr="005223F4" w:rsidRDefault="00FE795C" w:rsidP="00FE795C">
      <w:pPr>
        <w:pStyle w:val="XMLExcerpt"/>
        <w:rPr>
          <w:b/>
          <w:bCs/>
          <w:sz w:val="18"/>
          <w:szCs w:val="18"/>
          <w:lang w:val="en-US"/>
        </w:rPr>
      </w:pPr>
      <w:r w:rsidRPr="005223F4">
        <w:rPr>
          <w:b/>
          <w:bCs/>
          <w:sz w:val="18"/>
          <w:szCs w:val="18"/>
          <w:lang w:val="en-US"/>
        </w:rPr>
        <w:t xml:space="preserve">          </w:t>
      </w:r>
      <w:del w:id="237" w:author="Steve Hanson" w:date="2012-02-23T10:41:00Z">
        <w:r w:rsidRPr="005223F4" w:rsidDel="00E7772E">
          <w:rPr>
            <w:b/>
            <w:bCs/>
            <w:sz w:val="18"/>
            <w:szCs w:val="18"/>
            <w:lang w:val="en-US"/>
          </w:rPr>
          <w:delText xml:space="preserve">       </w:delText>
        </w:r>
      </w:del>
      <w:r w:rsidRPr="005223F4">
        <w:rPr>
          <w:b/>
          <w:bCs/>
          <w:sz w:val="18"/>
          <w:szCs w:val="18"/>
          <w:lang w:val="en-US"/>
        </w:rPr>
        <w:t>&lt;xs:appinfo source=”</w:t>
      </w:r>
      <w:r w:rsidRPr="005223F4">
        <w:rPr>
          <w:b/>
          <w:bCs/>
          <w:i/>
          <w:sz w:val="18"/>
          <w:szCs w:val="18"/>
          <w:lang w:val="en-US"/>
        </w:rPr>
        <w:t>http://www.ogf.org/dfdl/</w:t>
      </w:r>
      <w:r w:rsidRPr="005223F4">
        <w:rPr>
          <w:b/>
          <w:bCs/>
          <w:sz w:val="18"/>
          <w:szCs w:val="18"/>
          <w:lang w:val="en-US"/>
        </w:rPr>
        <w:t>”&gt;</w:t>
      </w:r>
    </w:p>
    <w:p w14:paraId="6CE5AB15" w14:textId="77777777" w:rsidR="00FE795C" w:rsidRPr="005223F4" w:rsidRDefault="00FE795C" w:rsidP="00E2087E">
      <w:pPr>
        <w:pStyle w:val="XMLExcerpt"/>
        <w:rPr>
          <w:b/>
          <w:bCs/>
          <w:sz w:val="18"/>
          <w:szCs w:val="18"/>
          <w:lang w:val="en-US"/>
        </w:rPr>
      </w:pPr>
      <w:r w:rsidRPr="005223F4">
        <w:rPr>
          <w:b/>
          <w:bCs/>
          <w:sz w:val="18"/>
          <w:szCs w:val="18"/>
          <w:lang w:val="en-US"/>
        </w:rPr>
        <w:t xml:space="preserve">       </w:t>
      </w:r>
      <w:del w:id="238" w:author="Steve Hanson" w:date="2012-02-23T10:41:00Z">
        <w:r w:rsidRPr="005223F4" w:rsidDel="00E7772E">
          <w:rPr>
            <w:b/>
            <w:bCs/>
            <w:sz w:val="18"/>
            <w:szCs w:val="18"/>
            <w:lang w:val="en-US"/>
          </w:rPr>
          <w:tab/>
          <w:delText xml:space="preserve">      </w:delText>
        </w:r>
      </w:del>
      <w:ins w:id="239" w:author="Steve Hanson" w:date="2012-02-23T10:41:00Z">
        <w:r w:rsidR="00E7772E">
          <w:rPr>
            <w:b/>
            <w:bCs/>
            <w:sz w:val="18"/>
            <w:szCs w:val="18"/>
            <w:lang w:val="en-US"/>
          </w:rPr>
          <w:t xml:space="preserve">     </w:t>
        </w:r>
      </w:ins>
      <w:r w:rsidRPr="005223F4">
        <w:rPr>
          <w:b/>
          <w:bCs/>
          <w:sz w:val="18"/>
          <w:szCs w:val="18"/>
          <w:lang w:val="en-US"/>
        </w:rPr>
        <w:t>&lt;dfdl:</w:t>
      </w:r>
      <w:r w:rsidR="007D3ECA" w:rsidRPr="005223F4">
        <w:rPr>
          <w:b/>
          <w:bCs/>
          <w:sz w:val="18"/>
          <w:szCs w:val="18"/>
          <w:lang w:val="en-US"/>
        </w:rPr>
        <w:t xml:space="preserve">element </w:t>
      </w:r>
      <w:r w:rsidRPr="005223F4">
        <w:rPr>
          <w:b/>
          <w:bCs/>
          <w:sz w:val="18"/>
          <w:szCs w:val="18"/>
          <w:lang w:val="en-US"/>
        </w:rPr>
        <w:t xml:space="preserve">representation=“text” </w:t>
      </w:r>
    </w:p>
    <w:p w14:paraId="41E13CBD" w14:textId="77777777" w:rsidR="00FE795C" w:rsidRPr="005223F4" w:rsidRDefault="00FE795C" w:rsidP="00FE795C">
      <w:pPr>
        <w:pStyle w:val="XMLExcerpt"/>
        <w:rPr>
          <w:b/>
          <w:bCs/>
          <w:sz w:val="18"/>
          <w:szCs w:val="18"/>
          <w:lang w:val="en-US"/>
        </w:rPr>
      </w:pPr>
      <w:r w:rsidRPr="005223F4">
        <w:rPr>
          <w:b/>
          <w:bCs/>
          <w:sz w:val="18"/>
          <w:szCs w:val="18"/>
          <w:lang w:val="en-US"/>
        </w:rPr>
        <w:t xml:space="preserve">                        encoding=“UTF-8” </w:t>
      </w:r>
    </w:p>
    <w:p w14:paraId="78E3FF17" w14:textId="77777777" w:rsidR="00FE795C" w:rsidRPr="005223F4" w:rsidRDefault="00FE795C" w:rsidP="000D4E4E">
      <w:pPr>
        <w:pStyle w:val="XMLExcerpt"/>
        <w:rPr>
          <w:b/>
          <w:bCs/>
          <w:sz w:val="18"/>
          <w:szCs w:val="18"/>
          <w:lang w:val="en-US"/>
        </w:rPr>
      </w:pPr>
      <w:r w:rsidRPr="005223F4">
        <w:rPr>
          <w:b/>
          <w:bCs/>
          <w:sz w:val="18"/>
          <w:szCs w:val="18"/>
          <w:lang w:val="en-US"/>
        </w:rPr>
        <w:t xml:space="preserve">                        </w:t>
      </w:r>
      <w:r w:rsidR="00DD19E7" w:rsidRPr="005223F4">
        <w:rPr>
          <w:rFonts w:cs="Arial"/>
          <w:b/>
          <w:bCs/>
          <w:sz w:val="18"/>
          <w:szCs w:val="18"/>
          <w:lang w:val="en-US"/>
        </w:rPr>
        <w:t>textNumberRep</w:t>
      </w:r>
      <w:r w:rsidR="000D4E4E" w:rsidRPr="005223F4" w:rsidDel="000D4E4E">
        <w:rPr>
          <w:b/>
          <w:bCs/>
          <w:sz w:val="18"/>
          <w:szCs w:val="18"/>
          <w:lang w:val="en-US"/>
        </w:rPr>
        <w:t xml:space="preserve"> </w:t>
      </w:r>
      <w:r w:rsidR="000D4E4E" w:rsidRPr="005223F4">
        <w:rPr>
          <w:b/>
          <w:bCs/>
          <w:sz w:val="18"/>
          <w:szCs w:val="18"/>
          <w:lang w:val="en-US"/>
        </w:rPr>
        <w:t>="standard"</w:t>
      </w:r>
    </w:p>
    <w:p w14:paraId="5DBE0CCA" w14:textId="77777777" w:rsidR="0080536D" w:rsidRPr="005223F4" w:rsidRDefault="0080536D" w:rsidP="006742F8">
      <w:pPr>
        <w:pStyle w:val="XMLExcerpt"/>
        <w:rPr>
          <w:rFonts w:eastAsia="MS Mincho"/>
          <w:b/>
          <w:bCs/>
          <w:sz w:val="18"/>
          <w:szCs w:val="18"/>
          <w:lang w:val="en-US"/>
        </w:rPr>
      </w:pPr>
      <w:r w:rsidRPr="005223F4">
        <w:rPr>
          <w:rFonts w:eastAsia="MS Mincho"/>
          <w:lang w:val="en-US"/>
        </w:rPr>
        <w:t xml:space="preserve">                      </w:t>
      </w:r>
      <w:r w:rsidRPr="005223F4">
        <w:rPr>
          <w:rFonts w:eastAsia="MS Mincho"/>
          <w:b/>
          <w:bCs/>
          <w:sz w:val="18"/>
          <w:szCs w:val="18"/>
          <w:lang w:val="en-US"/>
        </w:rPr>
        <w:t>textNumberPattern="</w:t>
      </w:r>
      <w:r w:rsidR="006D0C4F" w:rsidRPr="005223F4">
        <w:rPr>
          <w:rFonts w:eastAsia="MS Mincho"/>
          <w:b/>
          <w:bCs/>
          <w:sz w:val="18"/>
          <w:szCs w:val="18"/>
          <w:lang w:val="en-US"/>
        </w:rPr>
        <w:t>###</w:t>
      </w:r>
      <w:r w:rsidRPr="005223F4">
        <w:rPr>
          <w:rFonts w:eastAsia="MS Mincho"/>
          <w:b/>
          <w:bCs/>
          <w:sz w:val="18"/>
          <w:szCs w:val="18"/>
          <w:lang w:val="en-US"/>
        </w:rPr>
        <w:t>##</w:t>
      </w:r>
      <w:r w:rsidR="006742F8" w:rsidRPr="005223F4">
        <w:rPr>
          <w:rFonts w:eastAsia="MS Mincho"/>
          <w:b/>
          <w:bCs/>
          <w:sz w:val="18"/>
          <w:szCs w:val="18"/>
          <w:lang w:val="en-US"/>
        </w:rPr>
        <w:t>##</w:t>
      </w:r>
      <w:r w:rsidRPr="005223F4">
        <w:rPr>
          <w:rFonts w:eastAsia="MS Mincho"/>
          <w:b/>
          <w:bCs/>
          <w:sz w:val="18"/>
          <w:szCs w:val="18"/>
          <w:lang w:val="en-US"/>
        </w:rPr>
        <w:t>0"</w:t>
      </w:r>
    </w:p>
    <w:p w14:paraId="5EFD8FE7" w14:textId="63C0A5ED" w:rsidR="0080536D" w:rsidRPr="005223F4" w:rsidDel="00BD026B" w:rsidRDefault="0080536D" w:rsidP="0080536D">
      <w:pPr>
        <w:pStyle w:val="XMLExcerpt"/>
        <w:rPr>
          <w:del w:id="240" w:author="mbeckerle" w:date="2013-07-10T14:05:00Z"/>
          <w:rFonts w:eastAsia="MS Mincho"/>
          <w:b/>
          <w:bCs/>
          <w:sz w:val="18"/>
          <w:szCs w:val="18"/>
          <w:lang w:val="en-US" w:eastAsia="ja-JP"/>
        </w:rPr>
      </w:pPr>
      <w:del w:id="241" w:author="mbeckerle" w:date="2013-07-10T14:05:00Z">
        <w:r w:rsidRPr="005223F4" w:rsidDel="00BD026B">
          <w:rPr>
            <w:rFonts w:eastAsia="MS Mincho"/>
            <w:b/>
            <w:bCs/>
            <w:sz w:val="18"/>
            <w:szCs w:val="18"/>
            <w:lang w:val="en-US" w:eastAsia="ja-JP"/>
          </w:rPr>
          <w:tab/>
          <w:delText xml:space="preserve">  </w:delText>
        </w:r>
        <w:r w:rsidRPr="005223F4" w:rsidDel="00BD026B">
          <w:rPr>
            <w:rFonts w:eastAsia="MS Mincho"/>
            <w:b/>
            <w:bCs/>
            <w:sz w:val="18"/>
            <w:szCs w:val="18"/>
            <w:lang w:val="en-US" w:eastAsia="ja-JP"/>
          </w:rPr>
          <w:tab/>
          <w:delText xml:space="preserve">           </w:delText>
        </w:r>
      </w:del>
      <w:ins w:id="242" w:author="Steve Hanson" w:date="2012-02-23T10:44:00Z">
        <w:del w:id="243" w:author="mbeckerle" w:date="2013-07-10T14:05:00Z">
          <w:r w:rsidR="00E7772E" w:rsidDel="00BD026B">
            <w:rPr>
              <w:rFonts w:eastAsia="MS Mincho"/>
              <w:b/>
              <w:bCs/>
              <w:sz w:val="18"/>
              <w:szCs w:val="18"/>
              <w:lang w:val="en-US" w:eastAsia="ja-JP"/>
            </w:rPr>
            <w:delText xml:space="preserve">                        </w:delText>
          </w:r>
        </w:del>
      </w:ins>
      <w:del w:id="244" w:author="mbeckerle" w:date="2013-07-10T14:05:00Z">
        <w:r w:rsidR="00820532" w:rsidRPr="005223F4" w:rsidDel="00BD026B">
          <w:rPr>
            <w:rFonts w:eastAsia="MS Mincho"/>
            <w:b/>
            <w:bCs/>
            <w:sz w:val="18"/>
            <w:szCs w:val="18"/>
            <w:lang w:val="en-US" w:eastAsia="ja-JP"/>
          </w:rPr>
          <w:delText>textStandardGroupingSeparator</w:delText>
        </w:r>
        <w:r w:rsidRPr="005223F4" w:rsidDel="00BD026B">
          <w:rPr>
            <w:rFonts w:eastAsia="MS Mincho"/>
            <w:b/>
            <w:bCs/>
            <w:sz w:val="18"/>
            <w:szCs w:val="18"/>
            <w:lang w:val="en-US" w:eastAsia="ja-JP"/>
          </w:rPr>
          <w:delText>=","</w:delText>
        </w:r>
      </w:del>
    </w:p>
    <w:p w14:paraId="408667AF" w14:textId="77777777" w:rsidR="0080536D" w:rsidRPr="005223F4" w:rsidRDefault="0080536D" w:rsidP="0080536D">
      <w:pPr>
        <w:pStyle w:val="XMLExcerpt"/>
        <w:rPr>
          <w:b/>
          <w:bCs/>
          <w:sz w:val="18"/>
          <w:szCs w:val="18"/>
          <w:lang w:val="en-US"/>
        </w:rPr>
      </w:pPr>
      <w:r w:rsidRPr="005223F4">
        <w:rPr>
          <w:rFonts w:eastAsia="MS Mincho"/>
          <w:b/>
          <w:bCs/>
          <w:sz w:val="18"/>
          <w:szCs w:val="18"/>
          <w:lang w:val="en-US" w:eastAsia="ja-JP"/>
        </w:rPr>
        <w:t xml:space="preserve">                        </w:t>
      </w:r>
      <w:r w:rsidR="00E05760" w:rsidRPr="005223F4">
        <w:rPr>
          <w:rFonts w:eastAsia="MS Mincho"/>
          <w:b/>
          <w:bCs/>
          <w:sz w:val="18"/>
          <w:szCs w:val="18"/>
          <w:lang w:val="en-US" w:eastAsia="ja-JP"/>
        </w:rPr>
        <w:t>textStandardDecimalSeparator</w:t>
      </w:r>
      <w:r w:rsidRPr="005223F4">
        <w:rPr>
          <w:rFonts w:eastAsia="MS Mincho"/>
          <w:b/>
          <w:bCs/>
          <w:sz w:val="18"/>
          <w:szCs w:val="18"/>
          <w:lang w:val="en-US" w:eastAsia="ja-JP"/>
        </w:rPr>
        <w:t>="."</w:t>
      </w:r>
    </w:p>
    <w:p w14:paraId="7F448B72" w14:textId="77777777" w:rsidR="00FE795C" w:rsidRPr="005223F4" w:rsidRDefault="00FE795C" w:rsidP="00FE795C">
      <w:pPr>
        <w:pStyle w:val="XMLExcerpt"/>
        <w:rPr>
          <w:b/>
          <w:bCs/>
          <w:sz w:val="18"/>
          <w:szCs w:val="18"/>
          <w:lang w:val="en-US"/>
        </w:rPr>
      </w:pPr>
      <w:r w:rsidRPr="005223F4">
        <w:rPr>
          <w:b/>
          <w:bCs/>
          <w:sz w:val="18"/>
          <w:szCs w:val="18"/>
          <w:lang w:val="en-US"/>
        </w:rPr>
        <w:t xml:space="preserve">                        </w:t>
      </w:r>
      <w:r w:rsidR="00501585" w:rsidRPr="005223F4">
        <w:rPr>
          <w:b/>
          <w:bCs/>
          <w:sz w:val="18"/>
          <w:szCs w:val="18"/>
          <w:lang w:val="en-US"/>
        </w:rPr>
        <w:t>length</w:t>
      </w:r>
      <w:r w:rsidRPr="005223F4">
        <w:rPr>
          <w:b/>
          <w:bCs/>
          <w:sz w:val="18"/>
          <w:szCs w:val="18"/>
          <w:lang w:val="en-US"/>
        </w:rPr>
        <w:t xml:space="preserve">Kind="delimited"/&gt;                   </w:t>
      </w:r>
    </w:p>
    <w:p w14:paraId="03A6A3AE" w14:textId="77777777" w:rsidR="00FE795C" w:rsidRPr="005223F4" w:rsidRDefault="00FE795C" w:rsidP="00FE795C">
      <w:pPr>
        <w:pStyle w:val="XMLExcerpt"/>
        <w:rPr>
          <w:b/>
          <w:bCs/>
          <w:sz w:val="18"/>
          <w:szCs w:val="18"/>
          <w:lang w:val="en-US"/>
        </w:rPr>
      </w:pPr>
      <w:r w:rsidRPr="005223F4">
        <w:rPr>
          <w:b/>
          <w:bCs/>
          <w:sz w:val="18"/>
          <w:szCs w:val="18"/>
          <w:lang w:val="en-US"/>
        </w:rPr>
        <w:t xml:space="preserve">          </w:t>
      </w:r>
      <w:del w:id="245" w:author="Steve Hanson" w:date="2012-02-23T10:41:00Z">
        <w:r w:rsidRPr="005223F4" w:rsidDel="00E7772E">
          <w:rPr>
            <w:b/>
            <w:bCs/>
            <w:sz w:val="18"/>
            <w:szCs w:val="18"/>
            <w:lang w:val="en-US"/>
          </w:rPr>
          <w:delText xml:space="preserve">        </w:delText>
        </w:r>
      </w:del>
      <w:r w:rsidRPr="005223F4">
        <w:rPr>
          <w:b/>
          <w:bCs/>
          <w:sz w:val="18"/>
          <w:szCs w:val="18"/>
          <w:lang w:val="en-US"/>
        </w:rPr>
        <w:t>&lt;/xs:appinfo&gt;</w:t>
      </w:r>
    </w:p>
    <w:p w14:paraId="2AE20914" w14:textId="77777777" w:rsidR="00FE795C" w:rsidRPr="005223F4" w:rsidRDefault="00FE795C" w:rsidP="00FE795C">
      <w:pPr>
        <w:pStyle w:val="XMLExcerpt"/>
        <w:rPr>
          <w:b/>
          <w:bCs/>
          <w:sz w:val="18"/>
          <w:szCs w:val="18"/>
          <w:lang w:val="en-US"/>
        </w:rPr>
      </w:pPr>
      <w:r w:rsidRPr="005223F4">
        <w:rPr>
          <w:b/>
          <w:bCs/>
          <w:sz w:val="18"/>
          <w:szCs w:val="18"/>
          <w:lang w:val="en-US"/>
        </w:rPr>
        <w:t xml:space="preserve">        </w:t>
      </w:r>
      <w:del w:id="246" w:author="Steve Hanson" w:date="2012-02-23T10:41:00Z">
        <w:r w:rsidRPr="005223F4" w:rsidDel="00E7772E">
          <w:rPr>
            <w:b/>
            <w:bCs/>
            <w:sz w:val="18"/>
            <w:szCs w:val="18"/>
            <w:lang w:val="en-US"/>
          </w:rPr>
          <w:delText xml:space="preserve">         </w:delText>
        </w:r>
      </w:del>
      <w:r w:rsidRPr="005223F4">
        <w:rPr>
          <w:b/>
          <w:bCs/>
          <w:sz w:val="18"/>
          <w:szCs w:val="18"/>
          <w:lang w:val="en-US"/>
        </w:rPr>
        <w:t>&lt;/xs:annotation&gt;</w:t>
      </w:r>
    </w:p>
    <w:p w14:paraId="3C8306F4" w14:textId="77777777" w:rsidR="00FE795C" w:rsidRPr="005223F4" w:rsidRDefault="00FE795C" w:rsidP="00FE795C">
      <w:pPr>
        <w:pStyle w:val="XMLExcerpt"/>
        <w:rPr>
          <w:sz w:val="18"/>
          <w:szCs w:val="18"/>
          <w:lang w:val="en-US"/>
        </w:rPr>
      </w:pPr>
      <w:r w:rsidRPr="005223F4">
        <w:rPr>
          <w:sz w:val="18"/>
          <w:szCs w:val="18"/>
          <w:lang w:val="en-US"/>
        </w:rPr>
        <w:t xml:space="preserve">      </w:t>
      </w:r>
      <w:del w:id="247" w:author="Steve Hanson" w:date="2012-02-23T10:42:00Z">
        <w:r w:rsidRPr="005223F4" w:rsidDel="00E7772E">
          <w:rPr>
            <w:sz w:val="18"/>
            <w:szCs w:val="18"/>
            <w:lang w:val="en-US"/>
          </w:rPr>
          <w:delText xml:space="preserve">         </w:delText>
        </w:r>
      </w:del>
      <w:r w:rsidRPr="005223F4">
        <w:rPr>
          <w:sz w:val="18"/>
          <w:szCs w:val="18"/>
          <w:lang w:val="en-US"/>
        </w:rPr>
        <w:t>&lt;/xs:element&gt;</w:t>
      </w:r>
    </w:p>
    <w:p w14:paraId="09AE8B72" w14:textId="77777777" w:rsidR="00FE795C" w:rsidRPr="005223F4" w:rsidDel="00E7772E" w:rsidRDefault="00FE795C" w:rsidP="00FE795C">
      <w:pPr>
        <w:pStyle w:val="XMLExcerpt"/>
        <w:rPr>
          <w:del w:id="248" w:author="Steve Hanson" w:date="2012-02-23T10:42:00Z"/>
          <w:sz w:val="18"/>
          <w:szCs w:val="18"/>
          <w:lang w:val="en-US"/>
        </w:rPr>
      </w:pPr>
    </w:p>
    <w:p w14:paraId="08284EDD" w14:textId="77777777" w:rsidR="008066C7" w:rsidRPr="005223F4" w:rsidRDefault="008066C7" w:rsidP="00ED05E8">
      <w:pPr>
        <w:pStyle w:val="XMLExcerpt"/>
        <w:rPr>
          <w:sz w:val="18"/>
          <w:szCs w:val="18"/>
          <w:lang w:val="en-US"/>
        </w:rPr>
      </w:pPr>
      <w:del w:id="249" w:author="Steve Hanson" w:date="2012-02-23T10:42:00Z">
        <w:r w:rsidRPr="005223F4" w:rsidDel="00E7772E">
          <w:rPr>
            <w:sz w:val="18"/>
            <w:szCs w:val="18"/>
            <w:lang w:val="en-US"/>
          </w:rPr>
          <w:tab/>
        </w:r>
      </w:del>
      <w:ins w:id="250" w:author="Steve Hanson" w:date="2012-02-23T10:42:00Z">
        <w:r w:rsidR="00E7772E">
          <w:rPr>
            <w:sz w:val="18"/>
            <w:szCs w:val="18"/>
            <w:lang w:val="en-US"/>
          </w:rPr>
          <w:t xml:space="preserve">      </w:t>
        </w:r>
      </w:ins>
      <w:del w:id="251" w:author="Steve Hanson" w:date="2012-02-23T10:42:00Z">
        <w:r w:rsidRPr="005223F4" w:rsidDel="00E7772E">
          <w:rPr>
            <w:sz w:val="18"/>
            <w:szCs w:val="18"/>
            <w:lang w:val="en-US"/>
          </w:rPr>
          <w:tab/>
        </w:r>
      </w:del>
      <w:r w:rsidRPr="005223F4">
        <w:rPr>
          <w:sz w:val="18"/>
          <w:szCs w:val="18"/>
          <w:lang w:val="en-US"/>
        </w:rPr>
        <w:t>&lt;xs:element name="y" type=</w:t>
      </w:r>
      <w:r w:rsidR="00BF450E" w:rsidRPr="005223F4">
        <w:rPr>
          <w:sz w:val="18"/>
          <w:szCs w:val="18"/>
          <w:lang w:val="en-US"/>
        </w:rPr>
        <w:t>"xs:double"</w:t>
      </w:r>
      <w:r w:rsidRPr="005223F4">
        <w:rPr>
          <w:sz w:val="18"/>
          <w:szCs w:val="18"/>
          <w:lang w:val="en-US"/>
        </w:rPr>
        <w:t>&gt;</w:t>
      </w:r>
    </w:p>
    <w:p w14:paraId="0D661B7A" w14:textId="77777777" w:rsidR="00FE795C" w:rsidRPr="005223F4" w:rsidRDefault="00FE795C" w:rsidP="00FE795C">
      <w:pPr>
        <w:pStyle w:val="XMLExcerpt"/>
        <w:rPr>
          <w:rStyle w:val="CodeCharacter"/>
          <w:b/>
          <w:bCs/>
          <w:szCs w:val="18"/>
          <w:lang w:val="en-US"/>
        </w:rPr>
      </w:pPr>
      <w:del w:id="252" w:author="Steve Hanson" w:date="2012-02-23T10:42:00Z">
        <w:r w:rsidRPr="005223F4" w:rsidDel="00E7772E">
          <w:rPr>
            <w:rStyle w:val="CodeCharacter"/>
            <w:b/>
            <w:bCs/>
            <w:szCs w:val="18"/>
            <w:lang w:val="en-US"/>
          </w:rPr>
          <w:delText xml:space="preserve">         </w:delText>
        </w:r>
      </w:del>
      <w:ins w:id="253" w:author="Steve Hanson" w:date="2012-02-23T10:42:00Z">
        <w:r w:rsidR="00E7772E">
          <w:rPr>
            <w:rStyle w:val="CodeCharacter"/>
            <w:b/>
            <w:bCs/>
            <w:szCs w:val="18"/>
            <w:lang w:val="en-US"/>
          </w:rPr>
          <w:t xml:space="preserve">  </w:t>
        </w:r>
      </w:ins>
      <w:r w:rsidRPr="005223F4">
        <w:rPr>
          <w:rStyle w:val="CodeCharacter"/>
          <w:b/>
          <w:bCs/>
          <w:szCs w:val="18"/>
          <w:lang w:val="en-US"/>
        </w:rPr>
        <w:t xml:space="preserve">      &lt;xs:annotation&gt;</w:t>
      </w:r>
    </w:p>
    <w:p w14:paraId="2138CAB9" w14:textId="77777777" w:rsidR="00FE795C" w:rsidRPr="005223F4" w:rsidRDefault="00FE795C" w:rsidP="00FE795C">
      <w:pPr>
        <w:pStyle w:val="XMLExcerpt"/>
        <w:rPr>
          <w:rStyle w:val="CodeCharacter"/>
          <w:b/>
          <w:bCs/>
          <w:szCs w:val="18"/>
          <w:lang w:val="en-US"/>
        </w:rPr>
      </w:pPr>
      <w:r w:rsidRPr="005223F4">
        <w:rPr>
          <w:rStyle w:val="CodeCharacter"/>
          <w:b/>
          <w:bCs/>
          <w:szCs w:val="18"/>
          <w:lang w:val="en-US"/>
        </w:rPr>
        <w:t xml:space="preserve">        </w:t>
      </w:r>
      <w:ins w:id="254" w:author="Steve Hanson" w:date="2012-02-23T10:42:00Z">
        <w:r w:rsidR="00E7772E">
          <w:rPr>
            <w:rStyle w:val="CodeCharacter"/>
            <w:b/>
            <w:bCs/>
            <w:szCs w:val="18"/>
            <w:lang w:val="en-US"/>
          </w:rPr>
          <w:t xml:space="preserve">  </w:t>
        </w:r>
      </w:ins>
      <w:del w:id="255" w:author="Steve Hanson" w:date="2012-02-23T10:42:00Z">
        <w:r w:rsidRPr="005223F4" w:rsidDel="00E7772E">
          <w:rPr>
            <w:rStyle w:val="CodeCharacter"/>
            <w:b/>
            <w:bCs/>
            <w:szCs w:val="18"/>
            <w:lang w:val="en-US"/>
          </w:rPr>
          <w:delText xml:space="preserve">         </w:delText>
        </w:r>
      </w:del>
      <w:r w:rsidRPr="005223F4">
        <w:rPr>
          <w:rStyle w:val="CodeCharacter"/>
          <w:b/>
          <w:bCs/>
          <w:szCs w:val="18"/>
          <w:lang w:val="en-US"/>
        </w:rPr>
        <w:t>&lt;xs:appinfo source=”</w:t>
      </w:r>
      <w:r w:rsidRPr="005223F4">
        <w:rPr>
          <w:rStyle w:val="CodeCharacter"/>
          <w:b/>
          <w:bCs/>
          <w:i/>
          <w:szCs w:val="18"/>
          <w:lang w:val="en-US"/>
        </w:rPr>
        <w:t>http://www.ogf.org/dfdl/</w:t>
      </w:r>
      <w:r w:rsidRPr="005223F4">
        <w:rPr>
          <w:rStyle w:val="CodeCharacter"/>
          <w:b/>
          <w:bCs/>
          <w:szCs w:val="18"/>
          <w:lang w:val="en-US"/>
        </w:rPr>
        <w:t>”&gt;</w:t>
      </w:r>
    </w:p>
    <w:p w14:paraId="1AC5E5EA" w14:textId="77777777" w:rsidR="00FE795C" w:rsidRPr="005223F4" w:rsidRDefault="00FE795C" w:rsidP="00E2087E">
      <w:pPr>
        <w:pStyle w:val="XMLExcerpt"/>
        <w:rPr>
          <w:b/>
          <w:bCs/>
          <w:sz w:val="18"/>
          <w:szCs w:val="18"/>
          <w:lang w:val="en-US"/>
        </w:rPr>
      </w:pPr>
      <w:del w:id="256" w:author="Steve Hanson" w:date="2012-02-23T10:42:00Z">
        <w:r w:rsidRPr="005223F4" w:rsidDel="00E7772E">
          <w:rPr>
            <w:b/>
            <w:bCs/>
            <w:sz w:val="18"/>
            <w:szCs w:val="18"/>
            <w:lang w:val="en-US"/>
          </w:rPr>
          <w:delText xml:space="preserve">  </w:delText>
        </w:r>
      </w:del>
      <w:r w:rsidRPr="005223F4">
        <w:rPr>
          <w:b/>
          <w:bCs/>
          <w:sz w:val="18"/>
          <w:szCs w:val="18"/>
          <w:lang w:val="en-US"/>
        </w:rPr>
        <w:t xml:space="preserve">     </w:t>
      </w:r>
      <w:r w:rsidRPr="005223F4">
        <w:rPr>
          <w:b/>
          <w:bCs/>
          <w:sz w:val="18"/>
          <w:szCs w:val="18"/>
          <w:lang w:val="en-US"/>
        </w:rPr>
        <w:tab/>
        <w:t xml:space="preserve">      &lt;dfdl:</w:t>
      </w:r>
      <w:r w:rsidR="007D3ECA" w:rsidRPr="005223F4">
        <w:rPr>
          <w:b/>
          <w:bCs/>
          <w:sz w:val="18"/>
          <w:szCs w:val="18"/>
          <w:lang w:val="en-US"/>
        </w:rPr>
        <w:t xml:space="preserve">element </w:t>
      </w:r>
      <w:r w:rsidRPr="005223F4">
        <w:rPr>
          <w:b/>
          <w:bCs/>
          <w:sz w:val="18"/>
          <w:szCs w:val="18"/>
          <w:lang w:val="en-US"/>
        </w:rPr>
        <w:t xml:space="preserve">representation=“text” </w:t>
      </w:r>
    </w:p>
    <w:p w14:paraId="3511F928" w14:textId="77777777" w:rsidR="00FE795C" w:rsidRPr="005223F4" w:rsidRDefault="00FE795C" w:rsidP="00FE795C">
      <w:pPr>
        <w:pStyle w:val="XMLExcerpt"/>
        <w:rPr>
          <w:b/>
          <w:bCs/>
          <w:sz w:val="18"/>
          <w:szCs w:val="18"/>
          <w:lang w:val="en-US"/>
        </w:rPr>
      </w:pPr>
      <w:r w:rsidRPr="005223F4">
        <w:rPr>
          <w:b/>
          <w:bCs/>
          <w:sz w:val="18"/>
          <w:szCs w:val="18"/>
          <w:lang w:val="en-US"/>
        </w:rPr>
        <w:t xml:space="preserve">                        encoding=“UTF-8” </w:t>
      </w:r>
    </w:p>
    <w:p w14:paraId="0D904163" w14:textId="77777777" w:rsidR="00FE795C" w:rsidRPr="005223F4" w:rsidRDefault="00FE795C" w:rsidP="000D4E4E">
      <w:pPr>
        <w:pStyle w:val="XMLExcerpt"/>
        <w:rPr>
          <w:b/>
          <w:bCs/>
          <w:sz w:val="18"/>
          <w:szCs w:val="18"/>
          <w:lang w:val="en-US"/>
        </w:rPr>
      </w:pPr>
      <w:r w:rsidRPr="005223F4">
        <w:rPr>
          <w:b/>
          <w:bCs/>
          <w:sz w:val="18"/>
          <w:szCs w:val="18"/>
          <w:lang w:val="en-US"/>
        </w:rPr>
        <w:t xml:space="preserve">                        </w:t>
      </w:r>
      <w:r w:rsidR="00DD19E7" w:rsidRPr="005223F4">
        <w:rPr>
          <w:rFonts w:cs="Arial"/>
          <w:b/>
          <w:bCs/>
          <w:sz w:val="18"/>
          <w:szCs w:val="18"/>
          <w:lang w:val="en-US"/>
        </w:rPr>
        <w:t>textNumberRep</w:t>
      </w:r>
      <w:r w:rsidR="000D4E4E" w:rsidRPr="005223F4" w:rsidDel="000D4E4E">
        <w:rPr>
          <w:b/>
          <w:bCs/>
          <w:sz w:val="18"/>
          <w:szCs w:val="18"/>
          <w:lang w:val="en-US"/>
        </w:rPr>
        <w:t xml:space="preserve"> </w:t>
      </w:r>
      <w:r w:rsidR="000D4E4E" w:rsidRPr="005223F4">
        <w:rPr>
          <w:b/>
          <w:bCs/>
          <w:sz w:val="18"/>
          <w:szCs w:val="18"/>
          <w:lang w:val="en-US"/>
        </w:rPr>
        <w:t>="standard"</w:t>
      </w:r>
    </w:p>
    <w:p w14:paraId="72291BDF" w14:textId="1ACE6916" w:rsidR="0080536D" w:rsidDel="00E7772E" w:rsidRDefault="0080536D" w:rsidP="0080536D">
      <w:pPr>
        <w:pStyle w:val="XMLExcerpt"/>
        <w:rPr>
          <w:del w:id="257" w:author="Unknown"/>
          <w:rFonts w:eastAsia="MS Mincho"/>
          <w:b/>
          <w:bCs/>
          <w:sz w:val="18"/>
          <w:szCs w:val="18"/>
          <w:lang w:val="en-US" w:eastAsia="ja-JP"/>
        </w:rPr>
      </w:pPr>
      <w:r w:rsidRPr="005223F4">
        <w:rPr>
          <w:rFonts w:eastAsia="MS Mincho"/>
          <w:lang w:val="en-US"/>
        </w:rPr>
        <w:t xml:space="preserve">                     </w:t>
      </w:r>
      <w:ins w:id="258" w:author="mbeckerle" w:date="2013-07-10T14:05:00Z">
        <w:r w:rsidR="00BD026B">
          <w:rPr>
            <w:rFonts w:eastAsia="MS Mincho"/>
            <w:lang w:val="en-US"/>
          </w:rPr>
          <w:t xml:space="preserve"> </w:t>
        </w:r>
      </w:ins>
      <w:del w:id="259" w:author="mbeckerle" w:date="2013-07-10T14:05:00Z">
        <w:r w:rsidRPr="005223F4" w:rsidDel="00BD026B">
          <w:rPr>
            <w:rFonts w:eastAsia="MS Mincho"/>
            <w:lang w:val="en-US"/>
          </w:rPr>
          <w:delText xml:space="preserve"> </w:delText>
        </w:r>
      </w:del>
      <w:ins w:id="260" w:author="mbeckerle" w:date="2013-07-10T14:05:00Z">
        <w:r w:rsidR="00BD026B">
          <w:rPr>
            <w:rFonts w:eastAsia="MS Mincho"/>
            <w:b/>
            <w:bCs/>
            <w:sz w:val="18"/>
            <w:szCs w:val="18"/>
            <w:lang w:val="en-US"/>
          </w:rPr>
          <w:t>t</w:t>
        </w:r>
      </w:ins>
      <w:del w:id="261" w:author="mbeckerle" w:date="2013-07-10T14:05:00Z">
        <w:r w:rsidRPr="005223F4" w:rsidDel="00BD026B">
          <w:rPr>
            <w:rFonts w:eastAsia="MS Mincho"/>
            <w:b/>
            <w:bCs/>
            <w:sz w:val="18"/>
            <w:szCs w:val="18"/>
            <w:lang w:val="en-US"/>
          </w:rPr>
          <w:delText>t</w:delText>
        </w:r>
      </w:del>
      <w:r w:rsidRPr="005223F4">
        <w:rPr>
          <w:rFonts w:eastAsia="MS Mincho"/>
          <w:b/>
          <w:bCs/>
          <w:sz w:val="18"/>
          <w:szCs w:val="18"/>
          <w:lang w:val="en-US"/>
        </w:rPr>
        <w:t>extNumberPattern="</w:t>
      </w:r>
      <w:bookmarkStart w:id="262" w:name="OLE_LINK5"/>
      <w:r w:rsidR="00B63902" w:rsidRPr="005223F4">
        <w:rPr>
          <w:rFonts w:eastAsia="MS Mincho"/>
          <w:b/>
          <w:bCs/>
          <w:sz w:val="18"/>
          <w:szCs w:val="18"/>
          <w:lang w:val="en-US"/>
        </w:rPr>
        <w:t>0.0E+000</w:t>
      </w:r>
      <w:bookmarkEnd w:id="262"/>
      <w:r w:rsidRPr="005223F4">
        <w:rPr>
          <w:rFonts w:eastAsia="MS Mincho"/>
          <w:b/>
          <w:bCs/>
          <w:sz w:val="18"/>
          <w:szCs w:val="18"/>
          <w:lang w:val="en-US"/>
        </w:rPr>
        <w:t>"</w:t>
      </w:r>
    </w:p>
    <w:p w14:paraId="2E1F40F6" w14:textId="77777777" w:rsidR="00E7772E" w:rsidRPr="005223F4" w:rsidRDefault="00E7772E" w:rsidP="00B63902">
      <w:pPr>
        <w:pStyle w:val="XMLExcerpt"/>
        <w:rPr>
          <w:ins w:id="263" w:author="Steve Hanson" w:date="2012-02-23T10:45:00Z"/>
          <w:rFonts w:eastAsia="MS Mincho"/>
          <w:b/>
          <w:bCs/>
          <w:sz w:val="18"/>
          <w:szCs w:val="18"/>
          <w:lang w:val="en-US"/>
        </w:rPr>
      </w:pPr>
    </w:p>
    <w:p w14:paraId="000BD618" w14:textId="3800A4C9" w:rsidR="0080536D" w:rsidRPr="005223F4" w:rsidDel="00BD026B" w:rsidRDefault="00E7772E" w:rsidP="0080536D">
      <w:pPr>
        <w:pStyle w:val="XMLExcerpt"/>
        <w:rPr>
          <w:del w:id="264" w:author="mbeckerle" w:date="2013-07-10T14:05:00Z"/>
          <w:rFonts w:eastAsia="MS Mincho"/>
          <w:b/>
          <w:bCs/>
          <w:sz w:val="18"/>
          <w:szCs w:val="18"/>
          <w:lang w:val="en-US" w:eastAsia="ja-JP"/>
        </w:rPr>
      </w:pPr>
      <w:ins w:id="265" w:author="Steve Hanson" w:date="2012-02-23T10:45:00Z">
        <w:r>
          <w:rPr>
            <w:rFonts w:eastAsia="MS Mincho"/>
            <w:b/>
            <w:bCs/>
            <w:sz w:val="18"/>
            <w:szCs w:val="18"/>
            <w:lang w:val="en-US" w:eastAsia="ja-JP"/>
          </w:rPr>
          <w:t xml:space="preserve">                        </w:t>
        </w:r>
      </w:ins>
      <w:del w:id="266" w:author="Steve Hanson" w:date="2012-02-23T10:45:00Z">
        <w:r w:rsidR="0080536D" w:rsidRPr="005223F4" w:rsidDel="00E7772E">
          <w:rPr>
            <w:rFonts w:eastAsia="MS Mincho"/>
            <w:b/>
            <w:bCs/>
            <w:sz w:val="18"/>
            <w:szCs w:val="18"/>
            <w:lang w:val="en-US" w:eastAsia="ja-JP"/>
          </w:rPr>
          <w:tab/>
          <w:delText xml:space="preserve">  </w:delText>
        </w:r>
        <w:r w:rsidR="0080536D" w:rsidRPr="005223F4" w:rsidDel="00E7772E">
          <w:rPr>
            <w:rFonts w:eastAsia="MS Mincho"/>
            <w:b/>
            <w:bCs/>
            <w:sz w:val="18"/>
            <w:szCs w:val="18"/>
            <w:lang w:val="en-US" w:eastAsia="ja-JP"/>
          </w:rPr>
          <w:tab/>
          <w:delText xml:space="preserve">           </w:delText>
        </w:r>
      </w:del>
      <w:del w:id="267" w:author="mbeckerle" w:date="2013-07-10T14:05:00Z">
        <w:r w:rsidR="00820532" w:rsidRPr="005223F4" w:rsidDel="00BD026B">
          <w:rPr>
            <w:rFonts w:eastAsia="MS Mincho"/>
            <w:b/>
            <w:bCs/>
            <w:sz w:val="18"/>
            <w:szCs w:val="18"/>
            <w:lang w:val="en-US" w:eastAsia="ja-JP"/>
          </w:rPr>
          <w:delText>textStandardGroupingSeparator</w:delText>
        </w:r>
        <w:r w:rsidR="0080536D" w:rsidRPr="005223F4" w:rsidDel="00BD026B">
          <w:rPr>
            <w:rFonts w:eastAsia="MS Mincho"/>
            <w:b/>
            <w:bCs/>
            <w:sz w:val="18"/>
            <w:szCs w:val="18"/>
            <w:lang w:val="en-US" w:eastAsia="ja-JP"/>
          </w:rPr>
          <w:delText>=","</w:delText>
        </w:r>
      </w:del>
    </w:p>
    <w:p w14:paraId="6120F716" w14:textId="38DE6A0D" w:rsidR="0080536D" w:rsidRPr="005223F4" w:rsidRDefault="0080536D" w:rsidP="0080536D">
      <w:pPr>
        <w:pStyle w:val="XMLExcerpt"/>
        <w:rPr>
          <w:b/>
          <w:bCs/>
          <w:sz w:val="18"/>
          <w:szCs w:val="18"/>
          <w:lang w:val="en-US"/>
        </w:rPr>
      </w:pPr>
      <w:del w:id="268" w:author="mbeckerle" w:date="2013-07-10T14:05:00Z">
        <w:r w:rsidRPr="005223F4" w:rsidDel="00BD026B">
          <w:rPr>
            <w:rFonts w:eastAsia="MS Mincho"/>
            <w:sz w:val="18"/>
            <w:szCs w:val="18"/>
            <w:lang w:val="en-US" w:eastAsia="ja-JP"/>
          </w:rPr>
          <w:delText xml:space="preserve">                        </w:delText>
        </w:r>
      </w:del>
      <w:r w:rsidR="00E05760" w:rsidRPr="005223F4">
        <w:rPr>
          <w:rFonts w:eastAsia="MS Mincho"/>
          <w:b/>
          <w:bCs/>
          <w:sz w:val="18"/>
          <w:szCs w:val="18"/>
          <w:lang w:val="en-US" w:eastAsia="ja-JP"/>
        </w:rPr>
        <w:t>textStandardDecimalSeparator</w:t>
      </w:r>
      <w:r w:rsidRPr="005223F4">
        <w:rPr>
          <w:rFonts w:eastAsia="MS Mincho"/>
          <w:b/>
          <w:bCs/>
          <w:sz w:val="18"/>
          <w:szCs w:val="18"/>
          <w:lang w:val="en-US" w:eastAsia="ja-JP"/>
        </w:rPr>
        <w:t>="."</w:t>
      </w:r>
    </w:p>
    <w:p w14:paraId="48B3F2D1" w14:textId="77777777" w:rsidR="00FE795C" w:rsidRPr="005223F4" w:rsidRDefault="00FE795C" w:rsidP="00FE795C">
      <w:pPr>
        <w:pStyle w:val="XMLExcerpt"/>
        <w:rPr>
          <w:b/>
          <w:bCs/>
          <w:sz w:val="18"/>
          <w:szCs w:val="18"/>
          <w:lang w:val="en-US"/>
        </w:rPr>
      </w:pPr>
      <w:r w:rsidRPr="005223F4">
        <w:rPr>
          <w:b/>
          <w:bCs/>
          <w:sz w:val="18"/>
          <w:szCs w:val="18"/>
          <w:lang w:val="en-US"/>
        </w:rPr>
        <w:t xml:space="preserve">                        </w:t>
      </w:r>
      <w:r w:rsidR="00501585" w:rsidRPr="005223F4">
        <w:rPr>
          <w:b/>
          <w:bCs/>
          <w:sz w:val="18"/>
          <w:szCs w:val="18"/>
          <w:lang w:val="en-US"/>
        </w:rPr>
        <w:t>length</w:t>
      </w:r>
      <w:r w:rsidRPr="005223F4">
        <w:rPr>
          <w:b/>
          <w:bCs/>
          <w:sz w:val="18"/>
          <w:szCs w:val="18"/>
          <w:lang w:val="en-US"/>
        </w:rPr>
        <w:t xml:space="preserve">Kind="delimited"/&gt;                   </w:t>
      </w:r>
    </w:p>
    <w:p w14:paraId="3A770BA6" w14:textId="77777777" w:rsidR="00FE795C" w:rsidRPr="005223F4" w:rsidRDefault="00FE795C" w:rsidP="00FE795C">
      <w:pPr>
        <w:pStyle w:val="XMLExcerpt"/>
        <w:rPr>
          <w:b/>
          <w:bCs/>
          <w:sz w:val="18"/>
          <w:szCs w:val="18"/>
          <w:lang w:val="en-US"/>
        </w:rPr>
      </w:pPr>
      <w:del w:id="269" w:author="Steve Hanson" w:date="2012-02-23T10:42:00Z">
        <w:r w:rsidRPr="005223F4" w:rsidDel="00E7772E">
          <w:rPr>
            <w:b/>
            <w:bCs/>
            <w:sz w:val="18"/>
            <w:szCs w:val="18"/>
            <w:lang w:val="en-US"/>
          </w:rPr>
          <w:delText xml:space="preserve">        </w:delText>
        </w:r>
      </w:del>
      <w:r w:rsidRPr="005223F4">
        <w:rPr>
          <w:b/>
          <w:bCs/>
          <w:sz w:val="18"/>
          <w:szCs w:val="18"/>
          <w:lang w:val="en-US"/>
        </w:rPr>
        <w:t xml:space="preserve">          &lt;/xs:appinfo&gt;</w:t>
      </w:r>
    </w:p>
    <w:p w14:paraId="0406C357" w14:textId="77777777" w:rsidR="00FE795C" w:rsidRPr="005223F4" w:rsidRDefault="00FE795C" w:rsidP="00FE795C">
      <w:pPr>
        <w:pStyle w:val="XMLExcerpt"/>
        <w:rPr>
          <w:b/>
          <w:bCs/>
          <w:sz w:val="18"/>
          <w:szCs w:val="18"/>
          <w:lang w:val="en-US"/>
        </w:rPr>
      </w:pPr>
      <w:del w:id="270" w:author="Steve Hanson" w:date="2012-02-23T10:42:00Z">
        <w:r w:rsidRPr="005223F4" w:rsidDel="00E7772E">
          <w:rPr>
            <w:b/>
            <w:bCs/>
            <w:sz w:val="18"/>
            <w:szCs w:val="18"/>
            <w:lang w:val="en-US"/>
          </w:rPr>
          <w:lastRenderedPageBreak/>
          <w:delText xml:space="preserve">         </w:delText>
        </w:r>
      </w:del>
      <w:r w:rsidRPr="005223F4">
        <w:rPr>
          <w:b/>
          <w:bCs/>
          <w:sz w:val="18"/>
          <w:szCs w:val="18"/>
          <w:lang w:val="en-US"/>
        </w:rPr>
        <w:t xml:space="preserve">        &lt;/xs:annotation&gt;</w:t>
      </w:r>
    </w:p>
    <w:p w14:paraId="12808087" w14:textId="77777777" w:rsidR="00FE795C" w:rsidRPr="005223F4" w:rsidRDefault="00FE795C" w:rsidP="00FE795C">
      <w:pPr>
        <w:pStyle w:val="XMLExcerpt"/>
        <w:rPr>
          <w:sz w:val="18"/>
          <w:szCs w:val="18"/>
          <w:lang w:val="en-US"/>
        </w:rPr>
      </w:pPr>
      <w:del w:id="271" w:author="Steve Hanson" w:date="2012-02-23T10:42:00Z">
        <w:r w:rsidRPr="005223F4" w:rsidDel="00E7772E">
          <w:rPr>
            <w:sz w:val="18"/>
            <w:szCs w:val="18"/>
            <w:lang w:val="en-US"/>
          </w:rPr>
          <w:delText xml:space="preserve">         </w:delText>
        </w:r>
      </w:del>
      <w:r w:rsidRPr="005223F4">
        <w:rPr>
          <w:sz w:val="18"/>
          <w:szCs w:val="18"/>
          <w:lang w:val="en-US"/>
        </w:rPr>
        <w:t xml:space="preserve">      &lt;/xs:element&gt;</w:t>
      </w:r>
    </w:p>
    <w:p w14:paraId="66CF7D0E" w14:textId="77777777" w:rsidR="00FE795C" w:rsidRPr="005223F4" w:rsidDel="00E7772E" w:rsidRDefault="00FE795C" w:rsidP="00FE795C">
      <w:pPr>
        <w:pStyle w:val="XMLExcerpt"/>
        <w:rPr>
          <w:del w:id="272" w:author="Steve Hanson" w:date="2012-02-23T10:42:00Z"/>
          <w:sz w:val="18"/>
          <w:szCs w:val="18"/>
          <w:lang w:val="en-US"/>
        </w:rPr>
      </w:pPr>
    </w:p>
    <w:p w14:paraId="40FD5CE6" w14:textId="77777777" w:rsidR="008066C7" w:rsidRPr="005223F4" w:rsidRDefault="008066C7" w:rsidP="00AB266D">
      <w:pPr>
        <w:pStyle w:val="XMLExcerpt"/>
        <w:rPr>
          <w:sz w:val="18"/>
          <w:szCs w:val="18"/>
          <w:lang w:val="en-US"/>
        </w:rPr>
      </w:pPr>
      <w:del w:id="273" w:author="Steve Hanson" w:date="2012-02-23T10:43:00Z">
        <w:r w:rsidRPr="005223F4" w:rsidDel="00E7772E">
          <w:rPr>
            <w:sz w:val="18"/>
            <w:szCs w:val="18"/>
            <w:lang w:val="en-US"/>
          </w:rPr>
          <w:tab/>
        </w:r>
        <w:r w:rsidRPr="005223F4" w:rsidDel="00E7772E">
          <w:rPr>
            <w:sz w:val="18"/>
            <w:szCs w:val="18"/>
            <w:lang w:val="en-US"/>
          </w:rPr>
          <w:tab/>
        </w:r>
      </w:del>
      <w:ins w:id="274" w:author="Steve Hanson" w:date="2012-02-23T10:43:00Z">
        <w:r w:rsidR="00E7772E">
          <w:rPr>
            <w:sz w:val="18"/>
            <w:szCs w:val="18"/>
            <w:lang w:val="en-US"/>
          </w:rPr>
          <w:t xml:space="preserve">      </w:t>
        </w:r>
      </w:ins>
      <w:r w:rsidRPr="005223F4">
        <w:rPr>
          <w:sz w:val="18"/>
          <w:szCs w:val="18"/>
          <w:lang w:val="en-US"/>
        </w:rPr>
        <w:t>&lt;xs:element name="z" type=</w:t>
      </w:r>
      <w:r w:rsidR="00BF450E" w:rsidRPr="005223F4">
        <w:rPr>
          <w:sz w:val="18"/>
          <w:szCs w:val="18"/>
          <w:lang w:val="en-US"/>
        </w:rPr>
        <w:t>"xs:float"</w:t>
      </w:r>
      <w:r w:rsidRPr="005223F4">
        <w:rPr>
          <w:sz w:val="18"/>
          <w:szCs w:val="18"/>
          <w:lang w:val="en-US"/>
        </w:rPr>
        <w:t>&gt;</w:t>
      </w:r>
    </w:p>
    <w:p w14:paraId="52E1C316" w14:textId="77777777" w:rsidR="00FE795C" w:rsidRPr="005223F4" w:rsidRDefault="00FE795C" w:rsidP="00FE795C">
      <w:pPr>
        <w:pStyle w:val="XMLExcerpt"/>
        <w:rPr>
          <w:rStyle w:val="CodeCharacter"/>
          <w:b/>
          <w:bCs/>
          <w:szCs w:val="18"/>
          <w:lang w:val="en-US"/>
        </w:rPr>
      </w:pPr>
      <w:r w:rsidRPr="005223F4">
        <w:rPr>
          <w:rStyle w:val="CodeCharacter"/>
          <w:b/>
          <w:bCs/>
          <w:szCs w:val="18"/>
          <w:lang w:val="en-US"/>
        </w:rPr>
        <w:t xml:space="preserve">      </w:t>
      </w:r>
      <w:del w:id="275" w:author="Steve Hanson" w:date="2012-02-23T10:43:00Z">
        <w:r w:rsidRPr="005223F4" w:rsidDel="00E7772E">
          <w:rPr>
            <w:rStyle w:val="CodeCharacter"/>
            <w:b/>
            <w:bCs/>
            <w:szCs w:val="18"/>
            <w:lang w:val="en-US"/>
          </w:rPr>
          <w:delText xml:space="preserve">       </w:delText>
        </w:r>
      </w:del>
      <w:r w:rsidRPr="005223F4">
        <w:rPr>
          <w:rStyle w:val="CodeCharacter"/>
          <w:b/>
          <w:bCs/>
          <w:szCs w:val="18"/>
          <w:lang w:val="en-US"/>
        </w:rPr>
        <w:t xml:space="preserve">  &lt;xs:annotation&gt;</w:t>
      </w:r>
    </w:p>
    <w:p w14:paraId="3A061389" w14:textId="77777777" w:rsidR="00FE795C" w:rsidRPr="005223F4" w:rsidRDefault="00FE795C" w:rsidP="00FE795C">
      <w:pPr>
        <w:pStyle w:val="XMLExcerpt"/>
        <w:rPr>
          <w:rStyle w:val="CodeCharacter"/>
          <w:b/>
          <w:bCs/>
          <w:szCs w:val="18"/>
          <w:lang w:val="en-US"/>
        </w:rPr>
      </w:pPr>
      <w:r w:rsidRPr="005223F4">
        <w:rPr>
          <w:rStyle w:val="CodeCharacter"/>
          <w:b/>
          <w:bCs/>
          <w:szCs w:val="18"/>
          <w:lang w:val="en-US"/>
        </w:rPr>
        <w:t xml:space="preserve">      </w:t>
      </w:r>
      <w:del w:id="276" w:author="Steve Hanson" w:date="2012-02-23T10:43:00Z">
        <w:r w:rsidRPr="005223F4" w:rsidDel="00E7772E">
          <w:rPr>
            <w:rStyle w:val="CodeCharacter"/>
            <w:b/>
            <w:bCs/>
            <w:szCs w:val="18"/>
            <w:lang w:val="en-US"/>
          </w:rPr>
          <w:delText xml:space="preserve">      </w:delText>
        </w:r>
      </w:del>
      <w:r w:rsidRPr="005223F4">
        <w:rPr>
          <w:rStyle w:val="CodeCharacter"/>
          <w:b/>
          <w:bCs/>
          <w:szCs w:val="18"/>
          <w:lang w:val="en-US"/>
        </w:rPr>
        <w:t xml:space="preserve">    </w:t>
      </w:r>
      <w:del w:id="277" w:author="Steve Hanson" w:date="2012-02-23T10:43:00Z">
        <w:r w:rsidRPr="005223F4" w:rsidDel="00E7772E">
          <w:rPr>
            <w:rStyle w:val="CodeCharacter"/>
            <w:b/>
            <w:bCs/>
            <w:szCs w:val="18"/>
            <w:lang w:val="en-US"/>
          </w:rPr>
          <w:delText xml:space="preserve"> </w:delText>
        </w:r>
      </w:del>
      <w:r w:rsidRPr="005223F4">
        <w:rPr>
          <w:rStyle w:val="CodeCharacter"/>
          <w:b/>
          <w:bCs/>
          <w:szCs w:val="18"/>
          <w:lang w:val="en-US"/>
        </w:rPr>
        <w:t>&lt;xs:appinfo source=”</w:t>
      </w:r>
      <w:r w:rsidRPr="005223F4">
        <w:rPr>
          <w:rStyle w:val="CodeCharacter"/>
          <w:b/>
          <w:bCs/>
          <w:i/>
          <w:szCs w:val="18"/>
          <w:lang w:val="en-US"/>
        </w:rPr>
        <w:t>http://www.ogf.org/dfdl/</w:t>
      </w:r>
      <w:r w:rsidRPr="005223F4">
        <w:rPr>
          <w:rStyle w:val="CodeCharacter"/>
          <w:b/>
          <w:bCs/>
          <w:szCs w:val="18"/>
          <w:lang w:val="en-US"/>
        </w:rPr>
        <w:t>”&gt;</w:t>
      </w:r>
    </w:p>
    <w:p w14:paraId="162841DE" w14:textId="77777777" w:rsidR="00FE795C" w:rsidRPr="005223F4" w:rsidRDefault="00FE795C" w:rsidP="00E2087E">
      <w:pPr>
        <w:pStyle w:val="XMLExcerpt"/>
        <w:rPr>
          <w:b/>
          <w:bCs/>
          <w:sz w:val="18"/>
          <w:szCs w:val="18"/>
          <w:lang w:val="en-US"/>
        </w:rPr>
      </w:pPr>
      <w:del w:id="278" w:author="Steve Hanson" w:date="2012-02-23T10:43:00Z">
        <w:r w:rsidRPr="005223F4" w:rsidDel="00E7772E">
          <w:rPr>
            <w:b/>
            <w:bCs/>
            <w:sz w:val="18"/>
            <w:szCs w:val="18"/>
            <w:lang w:val="en-US"/>
          </w:rPr>
          <w:delText xml:space="preserve"> </w:delText>
        </w:r>
      </w:del>
      <w:r w:rsidRPr="005223F4">
        <w:rPr>
          <w:b/>
          <w:bCs/>
          <w:sz w:val="18"/>
          <w:szCs w:val="18"/>
          <w:lang w:val="en-US"/>
        </w:rPr>
        <w:t xml:space="preserve">      </w:t>
      </w:r>
      <w:r w:rsidRPr="005223F4">
        <w:rPr>
          <w:b/>
          <w:bCs/>
          <w:sz w:val="18"/>
          <w:szCs w:val="18"/>
          <w:lang w:val="en-US"/>
        </w:rPr>
        <w:tab/>
        <w:t xml:space="preserve">      &lt;dfdl:</w:t>
      </w:r>
      <w:r w:rsidR="007D3ECA" w:rsidRPr="005223F4">
        <w:rPr>
          <w:b/>
          <w:bCs/>
          <w:sz w:val="18"/>
          <w:szCs w:val="18"/>
          <w:lang w:val="en-US"/>
        </w:rPr>
        <w:t xml:space="preserve">element </w:t>
      </w:r>
      <w:r w:rsidRPr="005223F4">
        <w:rPr>
          <w:b/>
          <w:bCs/>
          <w:sz w:val="18"/>
          <w:szCs w:val="18"/>
          <w:lang w:val="en-US"/>
        </w:rPr>
        <w:t xml:space="preserve">representation=“text” </w:t>
      </w:r>
    </w:p>
    <w:p w14:paraId="2173A5FC" w14:textId="77777777" w:rsidR="00FE795C" w:rsidRPr="005223F4" w:rsidRDefault="00FE795C" w:rsidP="00FE795C">
      <w:pPr>
        <w:pStyle w:val="XMLExcerpt"/>
        <w:rPr>
          <w:b/>
          <w:bCs/>
          <w:sz w:val="18"/>
          <w:szCs w:val="18"/>
          <w:lang w:val="en-US"/>
        </w:rPr>
      </w:pPr>
      <w:r w:rsidRPr="005223F4">
        <w:rPr>
          <w:b/>
          <w:bCs/>
          <w:sz w:val="18"/>
          <w:szCs w:val="18"/>
          <w:lang w:val="en-US"/>
        </w:rPr>
        <w:t xml:space="preserve">                        encoding=“UTF-8” </w:t>
      </w:r>
    </w:p>
    <w:p w14:paraId="6CB38132" w14:textId="77777777" w:rsidR="00FE795C" w:rsidRPr="005223F4" w:rsidRDefault="00FE795C" w:rsidP="000D4E4E">
      <w:pPr>
        <w:pStyle w:val="XMLExcerpt"/>
        <w:rPr>
          <w:b/>
          <w:bCs/>
          <w:sz w:val="18"/>
          <w:szCs w:val="18"/>
          <w:lang w:val="en-US"/>
        </w:rPr>
      </w:pPr>
      <w:r w:rsidRPr="005223F4">
        <w:rPr>
          <w:b/>
          <w:bCs/>
          <w:sz w:val="18"/>
          <w:szCs w:val="18"/>
          <w:lang w:val="en-US"/>
        </w:rPr>
        <w:t xml:space="preserve">                        </w:t>
      </w:r>
      <w:r w:rsidR="00DD19E7" w:rsidRPr="005223F4">
        <w:rPr>
          <w:b/>
          <w:bCs/>
          <w:sz w:val="18"/>
          <w:szCs w:val="18"/>
          <w:lang w:val="en-US"/>
        </w:rPr>
        <w:t>textNumberRep</w:t>
      </w:r>
      <w:r w:rsidR="000D4E4E" w:rsidRPr="005223F4" w:rsidDel="000D4E4E">
        <w:rPr>
          <w:b/>
          <w:bCs/>
          <w:sz w:val="18"/>
          <w:szCs w:val="18"/>
          <w:lang w:val="en-US"/>
        </w:rPr>
        <w:t xml:space="preserve"> </w:t>
      </w:r>
      <w:r w:rsidR="000D4E4E" w:rsidRPr="005223F4">
        <w:rPr>
          <w:b/>
          <w:bCs/>
          <w:sz w:val="18"/>
          <w:szCs w:val="18"/>
          <w:lang w:val="en-US"/>
        </w:rPr>
        <w:t>="standard"</w:t>
      </w:r>
    </w:p>
    <w:p w14:paraId="3D705466" w14:textId="77777777" w:rsidR="0051699D" w:rsidRPr="005223F4" w:rsidRDefault="0051699D" w:rsidP="00B63902">
      <w:pPr>
        <w:pStyle w:val="XMLExcerpt"/>
        <w:rPr>
          <w:rFonts w:eastAsia="MS Mincho"/>
          <w:b/>
          <w:bCs/>
          <w:sz w:val="18"/>
          <w:szCs w:val="18"/>
          <w:lang w:val="en-US"/>
        </w:rPr>
      </w:pPr>
      <w:r w:rsidRPr="005223F4">
        <w:rPr>
          <w:rFonts w:eastAsia="MS Mincho"/>
          <w:lang w:val="en-US"/>
        </w:rPr>
        <w:t xml:space="preserve">                      </w:t>
      </w:r>
      <w:r w:rsidRPr="005223F4">
        <w:rPr>
          <w:rFonts w:eastAsia="MS Mincho"/>
          <w:b/>
          <w:bCs/>
          <w:sz w:val="18"/>
          <w:szCs w:val="18"/>
          <w:lang w:val="en-US"/>
        </w:rPr>
        <w:t>textNumberPattern="</w:t>
      </w:r>
      <w:r w:rsidR="00B63902" w:rsidRPr="005223F4">
        <w:rPr>
          <w:rFonts w:eastAsia="MS Mincho"/>
          <w:b/>
          <w:bCs/>
          <w:sz w:val="18"/>
          <w:szCs w:val="18"/>
          <w:lang w:val="en-US"/>
        </w:rPr>
        <w:t>0.0E0</w:t>
      </w:r>
      <w:r w:rsidRPr="005223F4">
        <w:rPr>
          <w:rFonts w:eastAsia="MS Mincho"/>
          <w:b/>
          <w:bCs/>
          <w:sz w:val="18"/>
          <w:szCs w:val="18"/>
          <w:lang w:val="en-US"/>
        </w:rPr>
        <w:t>"</w:t>
      </w:r>
    </w:p>
    <w:p w14:paraId="1962A300" w14:textId="24FC5304" w:rsidR="0051699D" w:rsidRPr="005223F4" w:rsidDel="00BD026B" w:rsidRDefault="0051699D" w:rsidP="0051699D">
      <w:pPr>
        <w:pStyle w:val="XMLExcerpt"/>
        <w:rPr>
          <w:del w:id="279" w:author="mbeckerle" w:date="2013-07-10T14:05:00Z"/>
          <w:rFonts w:eastAsia="MS Mincho"/>
          <w:b/>
          <w:bCs/>
          <w:sz w:val="18"/>
          <w:szCs w:val="18"/>
          <w:lang w:val="en-US" w:eastAsia="ja-JP"/>
        </w:rPr>
      </w:pPr>
      <w:del w:id="280" w:author="mbeckerle" w:date="2013-07-10T14:05:00Z">
        <w:r w:rsidRPr="005223F4" w:rsidDel="00BD026B">
          <w:rPr>
            <w:rFonts w:eastAsia="MS Mincho"/>
            <w:sz w:val="18"/>
            <w:szCs w:val="18"/>
            <w:lang w:val="en-US" w:eastAsia="ja-JP"/>
          </w:rPr>
          <w:tab/>
          <w:delText xml:space="preserve">  </w:delText>
        </w:r>
        <w:r w:rsidRPr="005223F4" w:rsidDel="00BD026B">
          <w:rPr>
            <w:rFonts w:eastAsia="MS Mincho"/>
            <w:sz w:val="18"/>
            <w:szCs w:val="18"/>
            <w:lang w:val="en-US" w:eastAsia="ja-JP"/>
          </w:rPr>
          <w:tab/>
          <w:delText xml:space="preserve">           </w:delText>
        </w:r>
      </w:del>
      <w:ins w:id="281" w:author="Steve Hanson" w:date="2012-02-23T10:45:00Z">
        <w:del w:id="282" w:author="mbeckerle" w:date="2013-07-10T14:05:00Z">
          <w:r w:rsidR="00E7772E" w:rsidDel="00BD026B">
            <w:rPr>
              <w:rFonts w:eastAsia="MS Mincho"/>
              <w:sz w:val="18"/>
              <w:szCs w:val="18"/>
              <w:lang w:val="en-US" w:eastAsia="ja-JP"/>
            </w:rPr>
            <w:delText xml:space="preserve">                        </w:delText>
          </w:r>
        </w:del>
      </w:ins>
      <w:del w:id="283" w:author="mbeckerle" w:date="2013-07-10T14:05:00Z">
        <w:r w:rsidR="00820532" w:rsidRPr="005223F4" w:rsidDel="00BD026B">
          <w:rPr>
            <w:rFonts w:eastAsia="MS Mincho"/>
            <w:b/>
            <w:bCs/>
            <w:sz w:val="18"/>
            <w:szCs w:val="18"/>
            <w:lang w:val="en-US" w:eastAsia="ja-JP"/>
          </w:rPr>
          <w:delText>textStandardGroupingSeparator</w:delText>
        </w:r>
        <w:r w:rsidRPr="005223F4" w:rsidDel="00BD026B">
          <w:rPr>
            <w:rFonts w:eastAsia="MS Mincho"/>
            <w:b/>
            <w:bCs/>
            <w:sz w:val="18"/>
            <w:szCs w:val="18"/>
            <w:lang w:val="en-US" w:eastAsia="ja-JP"/>
          </w:rPr>
          <w:delText>=","</w:delText>
        </w:r>
      </w:del>
    </w:p>
    <w:p w14:paraId="7813F796" w14:textId="77777777" w:rsidR="0051699D" w:rsidRPr="005223F4" w:rsidRDefault="0051699D" w:rsidP="0051699D">
      <w:pPr>
        <w:pStyle w:val="XMLExcerpt"/>
        <w:rPr>
          <w:b/>
          <w:bCs/>
          <w:sz w:val="18"/>
          <w:szCs w:val="18"/>
          <w:lang w:val="en-US"/>
        </w:rPr>
      </w:pPr>
      <w:r w:rsidRPr="005223F4">
        <w:rPr>
          <w:rFonts w:eastAsia="MS Mincho"/>
          <w:sz w:val="18"/>
          <w:szCs w:val="18"/>
          <w:lang w:val="en-US" w:eastAsia="ja-JP"/>
        </w:rPr>
        <w:t xml:space="preserve">                        </w:t>
      </w:r>
      <w:r w:rsidR="00E05760" w:rsidRPr="005223F4">
        <w:rPr>
          <w:rFonts w:eastAsia="MS Mincho"/>
          <w:b/>
          <w:bCs/>
          <w:sz w:val="18"/>
          <w:szCs w:val="18"/>
          <w:lang w:val="en-US" w:eastAsia="ja-JP"/>
        </w:rPr>
        <w:t>textStandardDecimalSeparator</w:t>
      </w:r>
      <w:r w:rsidRPr="005223F4">
        <w:rPr>
          <w:rFonts w:eastAsia="MS Mincho"/>
          <w:b/>
          <w:bCs/>
          <w:sz w:val="18"/>
          <w:szCs w:val="18"/>
          <w:lang w:val="en-US" w:eastAsia="ja-JP"/>
        </w:rPr>
        <w:t>="."</w:t>
      </w:r>
    </w:p>
    <w:p w14:paraId="310E255D" w14:textId="77777777" w:rsidR="00FE795C" w:rsidRPr="005223F4" w:rsidRDefault="00FE795C" w:rsidP="00FE795C">
      <w:pPr>
        <w:pStyle w:val="XMLExcerpt"/>
        <w:rPr>
          <w:b/>
          <w:bCs/>
          <w:sz w:val="18"/>
          <w:szCs w:val="18"/>
          <w:lang w:val="en-US"/>
        </w:rPr>
      </w:pPr>
      <w:r w:rsidRPr="005223F4">
        <w:rPr>
          <w:b/>
          <w:bCs/>
          <w:sz w:val="18"/>
          <w:szCs w:val="18"/>
          <w:lang w:val="en-US"/>
        </w:rPr>
        <w:t xml:space="preserve">                        </w:t>
      </w:r>
      <w:r w:rsidR="00501585" w:rsidRPr="005223F4">
        <w:rPr>
          <w:b/>
          <w:bCs/>
          <w:sz w:val="18"/>
          <w:szCs w:val="18"/>
          <w:lang w:val="en-US"/>
        </w:rPr>
        <w:t>length</w:t>
      </w:r>
      <w:r w:rsidRPr="005223F4">
        <w:rPr>
          <w:b/>
          <w:bCs/>
          <w:sz w:val="18"/>
          <w:szCs w:val="18"/>
          <w:lang w:val="en-US"/>
        </w:rPr>
        <w:t xml:space="preserve">Kind="delimited"/&gt;                   </w:t>
      </w:r>
    </w:p>
    <w:p w14:paraId="06BC1B9C" w14:textId="77777777" w:rsidR="00FE795C" w:rsidRPr="005223F4" w:rsidRDefault="00FE795C" w:rsidP="00FE795C">
      <w:pPr>
        <w:pStyle w:val="XMLExcerpt"/>
        <w:rPr>
          <w:b/>
          <w:bCs/>
          <w:sz w:val="18"/>
          <w:szCs w:val="18"/>
          <w:lang w:val="en-US"/>
        </w:rPr>
      </w:pPr>
      <w:del w:id="284" w:author="Steve Hanson" w:date="2012-02-23T10:45:00Z">
        <w:r w:rsidRPr="005223F4" w:rsidDel="00E7772E">
          <w:rPr>
            <w:b/>
            <w:bCs/>
            <w:sz w:val="18"/>
            <w:szCs w:val="18"/>
            <w:lang w:val="en-US"/>
          </w:rPr>
          <w:delText xml:space="preserve">      </w:delText>
        </w:r>
      </w:del>
      <w:r w:rsidRPr="005223F4">
        <w:rPr>
          <w:b/>
          <w:bCs/>
          <w:sz w:val="18"/>
          <w:szCs w:val="18"/>
          <w:lang w:val="en-US"/>
        </w:rPr>
        <w:t xml:space="preserve">          &lt;/xs:appinfo&gt;</w:t>
      </w:r>
    </w:p>
    <w:p w14:paraId="797BD356" w14:textId="77777777" w:rsidR="00FE795C" w:rsidRPr="005223F4" w:rsidRDefault="00FE795C" w:rsidP="00FE795C">
      <w:pPr>
        <w:pStyle w:val="XMLExcerpt"/>
        <w:rPr>
          <w:b/>
          <w:bCs/>
          <w:sz w:val="18"/>
          <w:szCs w:val="18"/>
          <w:lang w:val="en-US"/>
        </w:rPr>
      </w:pPr>
      <w:del w:id="285" w:author="Steve Hanson" w:date="2012-02-23T10:45:00Z">
        <w:r w:rsidRPr="005223F4" w:rsidDel="00E7772E">
          <w:rPr>
            <w:b/>
            <w:bCs/>
            <w:sz w:val="18"/>
            <w:szCs w:val="18"/>
            <w:lang w:val="en-US"/>
          </w:rPr>
          <w:delText xml:space="preserve">       </w:delText>
        </w:r>
      </w:del>
      <w:r w:rsidRPr="005223F4">
        <w:rPr>
          <w:b/>
          <w:bCs/>
          <w:sz w:val="18"/>
          <w:szCs w:val="18"/>
          <w:lang w:val="en-US"/>
        </w:rPr>
        <w:t xml:space="preserve">        &lt;/xs:annotation&gt;</w:t>
      </w:r>
    </w:p>
    <w:p w14:paraId="1E6775C4" w14:textId="77777777" w:rsidR="00FE795C" w:rsidRPr="005223F4" w:rsidRDefault="00FE795C" w:rsidP="00FE795C">
      <w:pPr>
        <w:pStyle w:val="XMLExcerpt"/>
        <w:rPr>
          <w:sz w:val="18"/>
          <w:szCs w:val="18"/>
          <w:lang w:val="en-US"/>
        </w:rPr>
      </w:pPr>
      <w:del w:id="286" w:author="Steve Hanson" w:date="2012-02-23T10:45:00Z">
        <w:r w:rsidRPr="005223F4" w:rsidDel="00E7772E">
          <w:rPr>
            <w:sz w:val="18"/>
            <w:szCs w:val="18"/>
            <w:lang w:val="en-US"/>
          </w:rPr>
          <w:delText xml:space="preserve">             </w:delText>
        </w:r>
      </w:del>
      <w:ins w:id="287" w:author="Steve Hanson" w:date="2012-02-23T10:45:00Z">
        <w:r w:rsidR="00E7772E">
          <w:rPr>
            <w:sz w:val="18"/>
            <w:szCs w:val="18"/>
            <w:lang w:val="en-US"/>
          </w:rPr>
          <w:t xml:space="preserve">      </w:t>
        </w:r>
      </w:ins>
      <w:r w:rsidRPr="005223F4">
        <w:rPr>
          <w:sz w:val="18"/>
          <w:szCs w:val="18"/>
          <w:lang w:val="en-US"/>
        </w:rPr>
        <w:t>&lt;/xs:element&gt;</w:t>
      </w:r>
    </w:p>
    <w:p w14:paraId="021DACDC" w14:textId="77777777" w:rsidR="00FE795C" w:rsidRPr="005223F4" w:rsidDel="00E7772E" w:rsidRDefault="00FE795C" w:rsidP="00ED05E8">
      <w:pPr>
        <w:pStyle w:val="XMLExcerpt"/>
        <w:rPr>
          <w:del w:id="288" w:author="Steve Hanson" w:date="2012-02-23T10:45:00Z"/>
          <w:sz w:val="18"/>
          <w:szCs w:val="18"/>
          <w:lang w:val="en-US"/>
        </w:rPr>
      </w:pPr>
    </w:p>
    <w:p w14:paraId="477D206E" w14:textId="77777777" w:rsidR="008066C7" w:rsidRPr="005223F4" w:rsidRDefault="008066C7" w:rsidP="00ED05E8">
      <w:pPr>
        <w:pStyle w:val="XMLExcerpt"/>
        <w:rPr>
          <w:sz w:val="18"/>
          <w:szCs w:val="18"/>
          <w:lang w:val="en-US"/>
        </w:rPr>
      </w:pPr>
      <w:del w:id="289" w:author="Steve Hanson" w:date="2012-02-23T10:45:00Z">
        <w:r w:rsidRPr="005223F4" w:rsidDel="00E7772E">
          <w:rPr>
            <w:sz w:val="18"/>
            <w:szCs w:val="18"/>
            <w:lang w:val="en-US"/>
          </w:rPr>
          <w:tab/>
        </w:r>
      </w:del>
      <w:ins w:id="290" w:author="Steve Hanson" w:date="2012-02-23T10:45:00Z">
        <w:r w:rsidR="00E7772E">
          <w:rPr>
            <w:sz w:val="18"/>
            <w:szCs w:val="18"/>
            <w:lang w:val="en-US"/>
          </w:rPr>
          <w:t xml:space="preserve">    </w:t>
        </w:r>
      </w:ins>
      <w:r w:rsidRPr="005223F4">
        <w:rPr>
          <w:sz w:val="18"/>
          <w:szCs w:val="18"/>
          <w:lang w:val="en-US"/>
        </w:rPr>
        <w:t>&lt;/xs:sequence&gt;</w:t>
      </w:r>
    </w:p>
    <w:p w14:paraId="2651F1C2" w14:textId="77777777" w:rsidR="00E7772E" w:rsidRPr="005223F4" w:rsidRDefault="00E7772E" w:rsidP="00ED05E8">
      <w:pPr>
        <w:pStyle w:val="XMLExcerpt"/>
        <w:rPr>
          <w:sz w:val="18"/>
          <w:szCs w:val="18"/>
          <w:lang w:val="en-US"/>
        </w:rPr>
      </w:pPr>
      <w:ins w:id="291" w:author="Steve Hanson" w:date="2012-02-23T10:45:00Z">
        <w:r>
          <w:rPr>
            <w:sz w:val="18"/>
            <w:szCs w:val="18"/>
            <w:lang w:val="en-US"/>
          </w:rPr>
          <w:t xml:space="preserve">  </w:t>
        </w:r>
      </w:ins>
      <w:r w:rsidR="008066C7" w:rsidRPr="005223F4">
        <w:rPr>
          <w:sz w:val="18"/>
          <w:szCs w:val="18"/>
          <w:lang w:val="en-US"/>
        </w:rPr>
        <w:t>&lt;/xs:complexType&gt;</w:t>
      </w:r>
    </w:p>
    <w:p w14:paraId="30B46922" w14:textId="4EEFFC96" w:rsidR="00C52CA4" w:rsidDel="00BD026B" w:rsidRDefault="000A5259" w:rsidP="006E4FE8">
      <w:pPr>
        <w:pStyle w:val="Heading2"/>
        <w:rPr>
          <w:del w:id="292" w:author="mbeckerle" w:date="2012-04-22T21:37:00Z"/>
        </w:rPr>
      </w:pPr>
      <w:bookmarkStart w:id="293" w:name="_Toc322911475"/>
      <w:bookmarkStart w:id="294" w:name="_Toc322912014"/>
      <w:bookmarkStart w:id="295" w:name="_Toc329092897"/>
      <w:bookmarkStart w:id="296" w:name="_Toc332701410"/>
      <w:bookmarkStart w:id="297" w:name="_Toc332701717"/>
      <w:bookmarkStart w:id="298" w:name="_Toc332711511"/>
      <w:bookmarkStart w:id="299" w:name="_Toc332711819"/>
      <w:bookmarkStart w:id="300" w:name="_Toc332712121"/>
      <w:bookmarkStart w:id="301" w:name="_Toc332724037"/>
      <w:bookmarkStart w:id="302" w:name="_Toc332724337"/>
      <w:bookmarkStart w:id="303" w:name="_Toc341102633"/>
      <w:bookmarkStart w:id="304" w:name="_Toc347241364"/>
      <w:bookmarkStart w:id="305" w:name="_Toc347744557"/>
      <w:bookmarkStart w:id="306" w:name="_Toc348984340"/>
      <w:bookmarkStart w:id="307" w:name="_Toc348984645"/>
      <w:bookmarkStart w:id="308" w:name="_Toc349037808"/>
      <w:bookmarkStart w:id="309" w:name="_Toc349038113"/>
      <w:bookmarkStart w:id="310" w:name="_Toc349042601"/>
      <w:bookmarkStart w:id="311" w:name="_Toc349642042"/>
      <w:bookmarkStart w:id="312" w:name="_Toc351912592"/>
      <w:bookmarkStart w:id="313" w:name="_Toc351914613"/>
      <w:bookmarkStart w:id="314" w:name="_Toc351915047"/>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ins w:id="315" w:author="mbeckerle" w:date="2013-07-24T08:18:00Z">
        <w:r>
          <w:t>Many properties are repeatedly expressed in the example</w:t>
        </w:r>
      </w:ins>
      <w:ins w:id="316" w:author="mbeckerle" w:date="2013-07-24T08:21:00Z">
        <w:r>
          <w:t xml:space="preserve"> for the sake of simplicity</w:t>
        </w:r>
      </w:ins>
      <w:ins w:id="317" w:author="mbeckerle" w:date="2013-07-24T08:18:00Z">
        <w:r>
          <w:t xml:space="preserve">. </w:t>
        </w:r>
      </w:ins>
      <w:ins w:id="318" w:author="mbeckerle" w:date="2013-07-24T08:20:00Z">
        <w:r>
          <w:t xml:space="preserve">Later sections of this specification will define the mechanisms </w:t>
        </w:r>
      </w:ins>
    </w:p>
    <w:p w14:paraId="7F097F77" w14:textId="43B341CC" w:rsidR="00BD026B" w:rsidRPr="00F74D2A" w:rsidRDefault="00BD026B">
      <w:pPr>
        <w:pStyle w:val="nobreak"/>
        <w:rPr>
          <w:ins w:id="319" w:author="mbeckerle" w:date="2013-07-10T14:06:00Z"/>
        </w:rPr>
        <w:pPrChange w:id="320" w:author="mbeckerle" w:date="2013-07-10T14:06:00Z">
          <w:pPr/>
        </w:pPrChange>
      </w:pPr>
      <w:ins w:id="321" w:author="mbeckerle" w:date="2013-07-10T14:06:00Z">
        <w:r>
          <w:t xml:space="preserve">DFDL provides </w:t>
        </w:r>
      </w:ins>
      <w:ins w:id="322" w:author="mbeckerle" w:date="2013-07-24T08:20:00Z">
        <w:r w:rsidR="000A5259">
          <w:t>to avoid this repetitiveness.</w:t>
        </w:r>
      </w:ins>
      <w:ins w:id="323" w:author="mbeckerle" w:date="2013-07-10T14:06:00Z">
        <w:r>
          <w:t xml:space="preserve"> </w:t>
        </w:r>
      </w:ins>
    </w:p>
    <w:p w14:paraId="14320609" w14:textId="26571AF7" w:rsidR="000C68C6" w:rsidRPr="005223F4" w:rsidDel="001D4C1A" w:rsidRDefault="000C68C6">
      <w:pPr>
        <w:pStyle w:val="Heading2"/>
        <w:rPr>
          <w:del w:id="324" w:author="mbeckerle" w:date="2012-04-22T21:37:00Z"/>
        </w:rPr>
        <w:pPrChange w:id="325" w:author="mbeckerle" w:date="2013-01-20T17:05:00Z">
          <w:pPr/>
        </w:pPrChange>
      </w:pPr>
      <w:bookmarkStart w:id="326" w:name="_Toc322911476"/>
      <w:bookmarkStart w:id="327" w:name="_Toc322912015"/>
      <w:bookmarkStart w:id="328" w:name="_Toc329092898"/>
      <w:bookmarkStart w:id="329" w:name="_Toc332701411"/>
      <w:bookmarkStart w:id="330" w:name="_Toc332701718"/>
      <w:bookmarkStart w:id="331" w:name="_Toc332711512"/>
      <w:bookmarkStart w:id="332" w:name="_Toc332711820"/>
      <w:bookmarkStart w:id="333" w:name="_Toc332712122"/>
      <w:bookmarkStart w:id="334" w:name="_Toc332724038"/>
      <w:bookmarkStart w:id="335" w:name="_Toc332724338"/>
      <w:bookmarkStart w:id="336" w:name="_Toc341102634"/>
      <w:bookmarkStart w:id="337" w:name="_Toc347241365"/>
      <w:bookmarkStart w:id="338" w:name="_Toc347744558"/>
      <w:bookmarkStart w:id="339" w:name="_Toc348984341"/>
      <w:bookmarkStart w:id="340" w:name="_Toc348984646"/>
      <w:bookmarkStart w:id="341" w:name="_Toc349037809"/>
      <w:bookmarkStart w:id="342" w:name="_Toc349038114"/>
      <w:bookmarkStart w:id="343" w:name="_Toc349042602"/>
      <w:bookmarkStart w:id="344" w:name="_Toc349642043"/>
      <w:bookmarkStart w:id="345" w:name="_Toc351912593"/>
      <w:bookmarkStart w:id="346" w:name="_Toc351914614"/>
      <w:bookmarkStart w:id="347" w:name="_Toc351915048"/>
      <w:bookmarkStart w:id="348" w:name="_Toc361231085"/>
      <w:bookmarkStart w:id="349" w:name="_Toc361231611"/>
      <w:bookmarkStart w:id="350" w:name="_Toc362444891"/>
      <w:bookmarkStart w:id="351" w:name="_Toc362451642"/>
      <w:bookmarkStart w:id="352" w:name="_Toc362452191"/>
      <w:bookmarkStart w:id="353" w:name="_Toc362452741"/>
      <w:bookmarkStart w:id="354" w:name="_Toc362453089"/>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p>
    <w:p w14:paraId="5E1E4216" w14:textId="77777777" w:rsidR="000C68C6" w:rsidRPr="005223F4" w:rsidRDefault="00F00206" w:rsidP="006E4FE8">
      <w:pPr>
        <w:pStyle w:val="Heading2"/>
      </w:pPr>
      <w:bookmarkStart w:id="355" w:name="_Toc177399018"/>
      <w:bookmarkStart w:id="356" w:name="_Toc175057304"/>
      <w:bookmarkStart w:id="357" w:name="_Toc199516211"/>
      <w:bookmarkStart w:id="358" w:name="_Toc194983892"/>
      <w:bookmarkStart w:id="359" w:name="_Toc243112730"/>
      <w:bookmarkStart w:id="360" w:name="_Toc349042603"/>
      <w:bookmarkStart w:id="361" w:name="_Toc362453090"/>
      <w:r w:rsidRPr="005223F4">
        <w:t>What DFDL is not</w:t>
      </w:r>
      <w:bookmarkEnd w:id="355"/>
      <w:bookmarkEnd w:id="356"/>
      <w:bookmarkEnd w:id="357"/>
      <w:bookmarkEnd w:id="358"/>
      <w:bookmarkEnd w:id="359"/>
      <w:bookmarkEnd w:id="360"/>
      <w:bookmarkEnd w:id="361"/>
    </w:p>
    <w:p w14:paraId="49DA3662" w14:textId="77777777" w:rsidR="00F00206" w:rsidRPr="005223F4" w:rsidRDefault="00F00206" w:rsidP="00C96F45">
      <w:pPr>
        <w:pStyle w:val="nobreak"/>
      </w:pPr>
      <w:r w:rsidRPr="005223F4">
        <w:t xml:space="preserve">DFDL maps data from a non-XML representation to </w:t>
      </w:r>
      <w:r w:rsidR="00CD1904" w:rsidRPr="005223F4">
        <w:t xml:space="preserve">an instance of </w:t>
      </w:r>
      <w:r w:rsidR="0034499D" w:rsidRPr="005223F4">
        <w:t>an information set</w:t>
      </w:r>
      <w:r w:rsidRPr="005223F4">
        <w:t>. This can be thought of as a data transformation. However, DFDL is not intended to be a general transformation language and</w:t>
      </w:r>
      <w:r w:rsidR="00805874" w:rsidRPr="005223F4">
        <w:t>,</w:t>
      </w:r>
      <w:r w:rsidRPr="005223F4">
        <w:t xml:space="preserve"> in particular</w:t>
      </w:r>
      <w:r w:rsidR="00805874" w:rsidRPr="005223F4">
        <w:t>,</w:t>
      </w:r>
      <w:r w:rsidRPr="005223F4">
        <w:t xml:space="preserve"> DFDL does not intend to provide a mechanism to map data to arbitrary XML models. </w:t>
      </w:r>
      <w:r w:rsidR="00EB2893" w:rsidRPr="005223F4">
        <w:t xml:space="preserve">There are </w:t>
      </w:r>
      <w:r w:rsidR="00C96F45" w:rsidRPr="005223F4">
        <w:t>two</w:t>
      </w:r>
      <w:r w:rsidR="00EB2893" w:rsidRPr="005223F4">
        <w:t xml:space="preserve"> specific limitations on the data models that DFDL can work to:</w:t>
      </w:r>
    </w:p>
    <w:p w14:paraId="5365391F" w14:textId="77777777" w:rsidR="00EB2893" w:rsidRPr="005223F4" w:rsidRDefault="00EB2893" w:rsidP="00EB2893">
      <w:pPr>
        <w:numPr>
          <w:ilvl w:val="0"/>
          <w:numId w:val="23"/>
        </w:numPr>
      </w:pPr>
      <w:r w:rsidRPr="005223F4">
        <w:t>DFDL uses a subset of XML Schema, in particular</w:t>
      </w:r>
      <w:r w:rsidR="00805874" w:rsidRPr="005223F4">
        <w:t>,</w:t>
      </w:r>
      <w:r w:rsidRPr="005223F4">
        <w:t xml:space="preserve"> you cannot use XML attributes in the data model</w:t>
      </w:r>
      <w:r w:rsidR="00805874" w:rsidRPr="005223F4">
        <w:t>.</w:t>
      </w:r>
    </w:p>
    <w:p w14:paraId="6D4D4D33" w14:textId="77777777" w:rsidR="00D47BFD" w:rsidRPr="005223F4" w:rsidRDefault="00EB2893" w:rsidP="00F00206">
      <w:pPr>
        <w:numPr>
          <w:ilvl w:val="0"/>
          <w:numId w:val="23"/>
        </w:numPr>
      </w:pPr>
      <w:r w:rsidRPr="005223F4">
        <w:t xml:space="preserve">The order of the data in the data model must correspond to the order </w:t>
      </w:r>
      <w:r w:rsidR="00D47BFD" w:rsidRPr="005223F4">
        <w:t xml:space="preserve">and structure </w:t>
      </w:r>
      <w:r w:rsidRPr="005223F4">
        <w:t xml:space="preserve">of the data </w:t>
      </w:r>
      <w:r w:rsidR="00D47BFD" w:rsidRPr="005223F4">
        <w:t>being described.</w:t>
      </w:r>
      <w:r w:rsidRPr="005223F4">
        <w:t xml:space="preserve"> </w:t>
      </w:r>
    </w:p>
    <w:p w14:paraId="49978FCB" w14:textId="77777777" w:rsidR="00D47BFD" w:rsidRPr="005223F4" w:rsidRDefault="00D47BFD" w:rsidP="00D47BFD">
      <w:r w:rsidRPr="005223F4">
        <w:t xml:space="preserve">This latter point deserves some elaboration. The XML schema used must be suitable for describing the physical data format. There must be a correspondence between the XML schema's constructs and the physical data structures. </w:t>
      </w:r>
      <w:r w:rsidR="00805874" w:rsidRPr="005223F4">
        <w:t>For example</w:t>
      </w:r>
      <w:r w:rsidRPr="005223F4">
        <w:t xml:space="preserve">, </w:t>
      </w:r>
      <w:r w:rsidR="00683FF4" w:rsidRPr="005223F4">
        <w:t>generally</w:t>
      </w:r>
      <w:r w:rsidRPr="005223F4">
        <w:t xml:space="preserve"> the elements in the </w:t>
      </w:r>
      <w:r w:rsidR="007F5736" w:rsidRPr="005223F4">
        <w:t>XML schema</w:t>
      </w:r>
      <w:r w:rsidRPr="005223F4">
        <w:t xml:space="preserve"> must match the order of the physical data. DFDL does allow for certain physically unordered formats as well. </w:t>
      </w:r>
    </w:p>
    <w:p w14:paraId="567438BC" w14:textId="77777777" w:rsidR="00F00206" w:rsidRPr="005223F4" w:rsidRDefault="00D47BFD" w:rsidP="00D47BFD">
      <w:r w:rsidRPr="005223F4">
        <w:t>The key concept here is that when using DFDL</w:t>
      </w:r>
      <w:r w:rsidR="00805874" w:rsidRPr="005223F4">
        <w:t>,</w:t>
      </w:r>
      <w:r w:rsidRPr="005223F4">
        <w:t xml:space="preserve"> you do not get to design an </w:t>
      </w:r>
      <w:r w:rsidR="007F5736" w:rsidRPr="005223F4">
        <w:t>XML schema</w:t>
      </w:r>
      <w:r w:rsidRPr="005223F4">
        <w:t xml:space="preserve"> to your preference and then populate it from data. </w:t>
      </w:r>
      <w:r w:rsidR="002E6C41" w:rsidRPr="005223F4">
        <w:t>That would involve describing the data format, and describing a transformation for mapping it to the XML schema you have designed. DFDL is only about the format part of this problem. There are other languages, such as XSLT, which are for transformation. In DFDL</w:t>
      </w:r>
      <w:r w:rsidR="00805874" w:rsidRPr="005223F4">
        <w:t>,</w:t>
      </w:r>
      <w:r w:rsidRPr="005223F4">
        <w:t xml:space="preserve"> you describe </w:t>
      </w:r>
      <w:r w:rsidR="002E6C41" w:rsidRPr="005223F4">
        <w:t xml:space="preserve">only </w:t>
      </w:r>
      <w:r w:rsidRPr="005223F4">
        <w:t>the form</w:t>
      </w:r>
      <w:r w:rsidR="002E6C41" w:rsidRPr="005223F4">
        <w:t xml:space="preserve">at of the data, and this format constrains the nature of the XML schema you must use in its description. </w:t>
      </w:r>
    </w:p>
    <w:p w14:paraId="43B163E8" w14:textId="77777777" w:rsidR="00BB466F" w:rsidRPr="005223F4" w:rsidRDefault="00F00206" w:rsidP="006E4FE8">
      <w:pPr>
        <w:pStyle w:val="Heading2"/>
      </w:pPr>
      <w:bookmarkStart w:id="362" w:name="_Toc177399019"/>
      <w:bookmarkStart w:id="363" w:name="_Toc175057305"/>
      <w:bookmarkStart w:id="364" w:name="_Toc199516212"/>
      <w:bookmarkStart w:id="365" w:name="_Toc194983893"/>
      <w:bookmarkStart w:id="366" w:name="_Toc243112731"/>
      <w:bookmarkStart w:id="367" w:name="_Toc349042604"/>
      <w:bookmarkStart w:id="368" w:name="_Toc362453091"/>
      <w:r w:rsidRPr="005223F4">
        <w:t>Scope of version 1.0</w:t>
      </w:r>
      <w:bookmarkEnd w:id="362"/>
      <w:bookmarkEnd w:id="363"/>
      <w:bookmarkEnd w:id="364"/>
      <w:bookmarkEnd w:id="365"/>
      <w:bookmarkEnd w:id="366"/>
      <w:bookmarkEnd w:id="367"/>
      <w:bookmarkEnd w:id="368"/>
    </w:p>
    <w:p w14:paraId="07528C6F" w14:textId="77777777" w:rsidR="00402750" w:rsidRPr="005223F4" w:rsidRDefault="00AD6A76" w:rsidP="00402750">
      <w:r w:rsidRPr="005223F4">
        <w:t>The g</w:t>
      </w:r>
      <w:r w:rsidR="00402750" w:rsidRPr="005223F4">
        <w:t>oals</w:t>
      </w:r>
      <w:r w:rsidRPr="005223F4">
        <w:t xml:space="preserve"> of version 1.0 are as follows:</w:t>
      </w:r>
    </w:p>
    <w:p w14:paraId="04E226F0" w14:textId="77777777" w:rsidR="00402750" w:rsidRPr="005223F4" w:rsidRDefault="00402750" w:rsidP="00402750">
      <w:pPr>
        <w:numPr>
          <w:ilvl w:val="0"/>
          <w:numId w:val="21"/>
        </w:numPr>
      </w:pPr>
      <w:r w:rsidRPr="005223F4">
        <w:t>Leverage XML technology and concepts</w:t>
      </w:r>
    </w:p>
    <w:p w14:paraId="72FC89E5" w14:textId="77777777" w:rsidR="00402750" w:rsidRPr="005223F4" w:rsidRDefault="00402750" w:rsidP="00402750">
      <w:pPr>
        <w:numPr>
          <w:ilvl w:val="0"/>
          <w:numId w:val="21"/>
        </w:numPr>
      </w:pPr>
      <w:r w:rsidRPr="005223F4">
        <w:t>Support very efficient parsers/formatters</w:t>
      </w:r>
    </w:p>
    <w:p w14:paraId="5D4305AF" w14:textId="77777777" w:rsidR="00402750" w:rsidRPr="005223F4" w:rsidRDefault="00402750" w:rsidP="00C204B1">
      <w:pPr>
        <w:numPr>
          <w:ilvl w:val="0"/>
          <w:numId w:val="21"/>
        </w:numPr>
      </w:pPr>
      <w:r w:rsidRPr="005223F4">
        <w:t xml:space="preserve">Avoid </w:t>
      </w:r>
      <w:r w:rsidR="00C204B1" w:rsidRPr="005223F4">
        <w:t xml:space="preserve">features </w:t>
      </w:r>
      <w:r w:rsidR="00AD6A76" w:rsidRPr="005223F4">
        <w:t xml:space="preserve"> that</w:t>
      </w:r>
      <w:r w:rsidRPr="005223F4">
        <w:t xml:space="preserve"> require</w:t>
      </w:r>
      <w:r w:rsidR="00C204B1" w:rsidRPr="005223F4">
        <w:t xml:space="preserve"> unnecessary</w:t>
      </w:r>
      <w:r w:rsidRPr="005223F4">
        <w:t xml:space="preserve"> data copying</w:t>
      </w:r>
    </w:p>
    <w:p w14:paraId="6F3DEF33" w14:textId="77777777" w:rsidR="00402750" w:rsidRPr="005223F4" w:rsidRDefault="00402750" w:rsidP="00402750">
      <w:pPr>
        <w:numPr>
          <w:ilvl w:val="0"/>
          <w:numId w:val="21"/>
        </w:numPr>
      </w:pPr>
      <w:r w:rsidRPr="005223F4">
        <w:t>Support round-tripping</w:t>
      </w:r>
      <w:r w:rsidR="00AD6A76" w:rsidRPr="005223F4">
        <w:t>,</w:t>
      </w:r>
      <w:r w:rsidRPr="005223F4">
        <w:t xml:space="preserve"> </w:t>
      </w:r>
      <w:r w:rsidR="00AD6A76" w:rsidRPr="005223F4">
        <w:t>that is</w:t>
      </w:r>
      <w:r w:rsidRPr="005223F4">
        <w:t xml:space="preserve">, read and write data in </w:t>
      </w:r>
      <w:r w:rsidR="00AD6A76" w:rsidRPr="005223F4">
        <w:t xml:space="preserve">a </w:t>
      </w:r>
      <w:r w:rsidRPr="005223F4">
        <w:t xml:space="preserve">described format from </w:t>
      </w:r>
      <w:r w:rsidR="00AD6A76" w:rsidRPr="005223F4">
        <w:t xml:space="preserve">the </w:t>
      </w:r>
      <w:r w:rsidRPr="005223F4">
        <w:t>same description</w:t>
      </w:r>
    </w:p>
    <w:p w14:paraId="360E758F" w14:textId="77777777" w:rsidR="00402750" w:rsidRPr="005223F4" w:rsidRDefault="00402750" w:rsidP="00402750">
      <w:pPr>
        <w:numPr>
          <w:ilvl w:val="0"/>
          <w:numId w:val="21"/>
        </w:numPr>
      </w:pPr>
      <w:r w:rsidRPr="005223F4">
        <w:t>Keep simple cases simple</w:t>
      </w:r>
    </w:p>
    <w:p w14:paraId="63C0B681" w14:textId="77777777" w:rsidR="00402750" w:rsidRPr="005223F4" w:rsidRDefault="00402750" w:rsidP="0091319F">
      <w:pPr>
        <w:numPr>
          <w:ilvl w:val="0"/>
          <w:numId w:val="21"/>
        </w:numPr>
      </w:pPr>
      <w:r w:rsidRPr="005223F4">
        <w:t xml:space="preserve">Simple descriptions should be "human readable" to the same degree that </w:t>
      </w:r>
      <w:r w:rsidR="0091319F" w:rsidRPr="005223F4">
        <w:t xml:space="preserve">XSDL </w:t>
      </w:r>
      <w:r w:rsidRPr="005223F4">
        <w:t>is.</w:t>
      </w:r>
    </w:p>
    <w:p w14:paraId="22086828" w14:textId="77777777" w:rsidR="00402750" w:rsidRPr="005223F4" w:rsidRDefault="00DA4F89" w:rsidP="00402750">
      <w:r w:rsidRPr="005223F4">
        <w:lastRenderedPageBreak/>
        <w:t>The g</w:t>
      </w:r>
      <w:r w:rsidR="00402750" w:rsidRPr="005223F4">
        <w:t xml:space="preserve">eneral </w:t>
      </w:r>
      <w:r w:rsidRPr="005223F4">
        <w:t>f</w:t>
      </w:r>
      <w:r w:rsidR="00402750" w:rsidRPr="005223F4">
        <w:t>eatures</w:t>
      </w:r>
      <w:r w:rsidRPr="005223F4">
        <w:t xml:space="preserve"> of version 1.0 are as follows:</w:t>
      </w:r>
    </w:p>
    <w:p w14:paraId="37908625" w14:textId="77777777" w:rsidR="00402750" w:rsidRPr="005223F4" w:rsidRDefault="0054281D" w:rsidP="0054281D">
      <w:pPr>
        <w:numPr>
          <w:ilvl w:val="0"/>
          <w:numId w:val="20"/>
        </w:numPr>
      </w:pPr>
      <w:r w:rsidRPr="005223F4">
        <w:t>T</w:t>
      </w:r>
      <w:r w:rsidR="00F04839" w:rsidRPr="005223F4">
        <w:t xml:space="preserve">ext and binary </w:t>
      </w:r>
      <w:r w:rsidR="00402750" w:rsidRPr="005223F4">
        <w:t xml:space="preserve">data </w:t>
      </w:r>
      <w:r w:rsidRPr="005223F4">
        <w:t xml:space="preserve">parsing and unparsing </w:t>
      </w:r>
    </w:p>
    <w:p w14:paraId="3E771B73" w14:textId="77777777" w:rsidR="00402750" w:rsidRPr="005223F4" w:rsidRDefault="0091319F" w:rsidP="00402750">
      <w:pPr>
        <w:numPr>
          <w:ilvl w:val="0"/>
          <w:numId w:val="20"/>
        </w:numPr>
      </w:pPr>
      <w:r w:rsidRPr="005223F4">
        <w:t>Validate the data when parsing</w:t>
      </w:r>
      <w:r w:rsidR="002776C2" w:rsidRPr="005223F4">
        <w:t xml:space="preserve"> and unparsing</w:t>
      </w:r>
      <w:r w:rsidRPr="005223F4">
        <w:t xml:space="preserve"> using XSDL validation.</w:t>
      </w:r>
    </w:p>
    <w:p w14:paraId="7A64D4BA" w14:textId="44F3BD7E" w:rsidR="00402750" w:rsidRPr="005223F4" w:rsidRDefault="00402750" w:rsidP="00402750">
      <w:pPr>
        <w:numPr>
          <w:ilvl w:val="0"/>
          <w:numId w:val="20"/>
        </w:numPr>
      </w:pPr>
      <w:r w:rsidRPr="005223F4">
        <w:t>Defaulted input</w:t>
      </w:r>
      <w:r w:rsidR="002776C2" w:rsidRPr="005223F4">
        <w:t xml:space="preserve"> and output</w:t>
      </w:r>
      <w:r w:rsidRPr="005223F4">
        <w:t xml:space="preserve"> for missing </w:t>
      </w:r>
      <w:del w:id="369" w:author="mbeckerle" w:date="2013-01-28T13:38:00Z">
        <w:r w:rsidRPr="005223F4" w:rsidDel="006112C8">
          <w:delText>values</w:delText>
        </w:r>
      </w:del>
      <w:ins w:id="370" w:author="mbeckerle" w:date="2013-01-28T13:38:00Z">
        <w:r w:rsidR="006112C8">
          <w:t>representations</w:t>
        </w:r>
      </w:ins>
    </w:p>
    <w:p w14:paraId="0941EE7E" w14:textId="6AA7990E" w:rsidR="00402750" w:rsidRPr="005223F4" w:rsidRDefault="00402750" w:rsidP="00402750">
      <w:pPr>
        <w:numPr>
          <w:ilvl w:val="0"/>
          <w:numId w:val="20"/>
        </w:numPr>
      </w:pPr>
      <w:r w:rsidRPr="005223F4">
        <w:t xml:space="preserve">Reference – use of </w:t>
      </w:r>
      <w:ins w:id="371" w:author="mbeckerle" w:date="2013-01-28T13:38:00Z">
        <w:r w:rsidR="006112C8">
          <w:t xml:space="preserve">the value of </w:t>
        </w:r>
      </w:ins>
      <w:r w:rsidRPr="005223F4">
        <w:t xml:space="preserve">a previously read </w:t>
      </w:r>
      <w:del w:id="372" w:author="mbeckerle" w:date="2013-01-28T13:38:00Z">
        <w:r w:rsidRPr="005223F4" w:rsidDel="006112C8">
          <w:delText xml:space="preserve">value </w:delText>
        </w:r>
      </w:del>
      <w:ins w:id="373" w:author="mbeckerle" w:date="2013-01-28T13:38:00Z">
        <w:r w:rsidR="006112C8">
          <w:t>element</w:t>
        </w:r>
        <w:r w:rsidR="006112C8" w:rsidRPr="005223F4">
          <w:t xml:space="preserve"> </w:t>
        </w:r>
      </w:ins>
      <w:r w:rsidRPr="005223F4">
        <w:t>in subsequent expressions</w:t>
      </w:r>
    </w:p>
    <w:p w14:paraId="41670242" w14:textId="77777777" w:rsidR="00402750" w:rsidRPr="005223F4" w:rsidRDefault="00402750" w:rsidP="00F04839">
      <w:pPr>
        <w:numPr>
          <w:ilvl w:val="0"/>
          <w:numId w:val="20"/>
        </w:numPr>
      </w:pPr>
      <w:r w:rsidRPr="005223F4">
        <w:t xml:space="preserve">Choice – </w:t>
      </w:r>
      <w:r w:rsidR="00F04839" w:rsidRPr="005223F4">
        <w:t xml:space="preserve">capability </w:t>
      </w:r>
      <w:r w:rsidRPr="005223F4">
        <w:t>to select among format variations</w:t>
      </w:r>
    </w:p>
    <w:p w14:paraId="27CE7771" w14:textId="754D63A6" w:rsidR="00402750" w:rsidRPr="005223F4" w:rsidRDefault="000F2A2D" w:rsidP="00820CB7">
      <w:pPr>
        <w:numPr>
          <w:ilvl w:val="0"/>
          <w:numId w:val="20"/>
        </w:numPr>
      </w:pPr>
      <w:r w:rsidRPr="005223F4">
        <w:rPr>
          <w:rStyle w:val="CommentReference"/>
          <w:sz w:val="20"/>
          <w:szCs w:val="20"/>
        </w:rPr>
        <w:t xml:space="preserve">Hidden </w:t>
      </w:r>
      <w:r w:rsidR="00820CB7" w:rsidRPr="005223F4">
        <w:rPr>
          <w:rStyle w:val="CommentReference"/>
          <w:sz w:val="20"/>
          <w:szCs w:val="20"/>
        </w:rPr>
        <w:t>sequence of e</w:t>
      </w:r>
      <w:r w:rsidRPr="005223F4">
        <w:rPr>
          <w:rStyle w:val="CommentReference"/>
          <w:sz w:val="20"/>
          <w:szCs w:val="20"/>
        </w:rPr>
        <w:t>lements</w:t>
      </w:r>
      <w:r w:rsidR="002950E4" w:rsidRPr="005223F4">
        <w:rPr>
          <w:rStyle w:val="CommentReference"/>
          <w:sz w:val="20"/>
          <w:szCs w:val="20"/>
        </w:rPr>
        <w:t xml:space="preserve"> </w:t>
      </w:r>
      <w:del w:id="374" w:author="mbeckerle" w:date="2013-01-28T13:20:00Z">
        <w:r w:rsidR="002950E4" w:rsidRPr="005223F4" w:rsidDel="009E2DCA">
          <w:rPr>
            <w:rStyle w:val="CommentReference"/>
            <w:sz w:val="20"/>
            <w:szCs w:val="20"/>
          </w:rPr>
          <w:delText>-</w:delText>
        </w:r>
      </w:del>
      <w:ins w:id="375" w:author="mbeckerle" w:date="2013-01-28T13:20:00Z">
        <w:r w:rsidR="009E2DCA">
          <w:rPr>
            <w:rStyle w:val="CommentReference"/>
            <w:sz w:val="20"/>
            <w:szCs w:val="20"/>
          </w:rPr>
          <w:t>–</w:t>
        </w:r>
      </w:ins>
      <w:r w:rsidR="002950E4" w:rsidRPr="005223F4">
        <w:rPr>
          <w:rStyle w:val="CommentReference"/>
          <w:sz w:val="20"/>
          <w:szCs w:val="20"/>
        </w:rPr>
        <w:t xml:space="preserve"> </w:t>
      </w:r>
      <w:ins w:id="376" w:author="mbeckerle" w:date="2013-01-28T13:20:00Z">
        <w:r w:rsidR="009E2DCA">
          <w:rPr>
            <w:rStyle w:val="CommentReference"/>
            <w:sz w:val="20"/>
            <w:szCs w:val="20"/>
          </w:rPr>
          <w:t xml:space="preserve">A </w:t>
        </w:r>
      </w:ins>
      <w:del w:id="377" w:author="mbeckerle" w:date="2013-01-28T13:20:00Z">
        <w:r w:rsidR="002950E4" w:rsidRPr="005223F4" w:rsidDel="009E2DCA">
          <w:rPr>
            <w:rStyle w:val="CommentReference"/>
            <w:vanish/>
            <w:sz w:val="20"/>
            <w:szCs w:val="20"/>
          </w:rPr>
          <w:delText>Basic Layering</w:delText>
        </w:r>
        <w:r w:rsidR="00402750" w:rsidRPr="005223F4" w:rsidDel="009E2DCA">
          <w:delText xml:space="preserve"> </w:delText>
        </w:r>
      </w:del>
      <w:r w:rsidR="00402750" w:rsidRPr="005223F4">
        <w:t>description of an intermediate representation</w:t>
      </w:r>
      <w:ins w:id="378" w:author="mbeckerle" w:date="2013-01-28T13:21:00Z">
        <w:r w:rsidR="009E2DCA">
          <w:t xml:space="preserve"> whose corresponding Infoset is</w:t>
        </w:r>
      </w:ins>
      <w:r w:rsidR="00402750" w:rsidRPr="005223F4">
        <w:t xml:space="preserve"> not exposed in the final result</w:t>
      </w:r>
      <w:ins w:id="379" w:author="mbeckerle" w:date="2013-01-28T13:20:00Z">
        <w:r w:rsidR="009E2DCA">
          <w:t>.</w:t>
        </w:r>
      </w:ins>
    </w:p>
    <w:p w14:paraId="36C8FF3F" w14:textId="77777777" w:rsidR="00402750" w:rsidRPr="005223F4" w:rsidRDefault="00402750" w:rsidP="00402750">
      <w:pPr>
        <w:numPr>
          <w:ilvl w:val="0"/>
          <w:numId w:val="20"/>
        </w:numPr>
      </w:pPr>
      <w:r w:rsidRPr="005223F4">
        <w:t>Basic Math – in DFDL expressions</w:t>
      </w:r>
    </w:p>
    <w:p w14:paraId="57F4DB84" w14:textId="4C155228" w:rsidR="00A566D0" w:rsidRPr="005223F4" w:rsidRDefault="00A566D0" w:rsidP="00402750">
      <w:pPr>
        <w:numPr>
          <w:ilvl w:val="0"/>
          <w:numId w:val="20"/>
        </w:numPr>
      </w:pPr>
      <w:r w:rsidRPr="005223F4">
        <w:t>Out-of-</w:t>
      </w:r>
      <w:del w:id="380" w:author="mbeckerle" w:date="2012-11-19T15:28:00Z">
        <w:r w:rsidRPr="005223F4" w:rsidDel="009071CB">
          <w:delText xml:space="preserve">band </w:delText>
        </w:r>
      </w:del>
      <w:ins w:id="381" w:author="mbeckerle" w:date="2012-11-19T15:28:00Z">
        <w:r w:rsidR="009071CB">
          <w:t>type</w:t>
        </w:r>
        <w:r w:rsidR="009071CB" w:rsidRPr="005223F4">
          <w:t xml:space="preserve"> </w:t>
        </w:r>
      </w:ins>
      <w:r w:rsidRPr="005223F4">
        <w:t>value handling</w:t>
      </w:r>
      <w:ins w:id="382" w:author="mbeckerle" w:date="2012-11-19T15:28:00Z">
        <w:r w:rsidR="009071CB">
          <w:t xml:space="preserve"> (e.g.,</w:t>
        </w:r>
      </w:ins>
      <w:ins w:id="383" w:author="mbeckerle" w:date="2013-01-28T13:39:00Z">
        <w:r w:rsidR="006112C8">
          <w:t xml:space="preserve"> The string value</w:t>
        </w:r>
      </w:ins>
      <w:ins w:id="384" w:author="mbeckerle" w:date="2012-11-19T15:28:00Z">
        <w:r w:rsidR="009071CB">
          <w:t xml:space="preserve"> ‘NIL’ </w:t>
        </w:r>
      </w:ins>
      <w:ins w:id="385" w:author="mbeckerle" w:date="2013-01-28T13:39:00Z">
        <w:r w:rsidR="006112C8">
          <w:t xml:space="preserve">to indicate nil </w:t>
        </w:r>
      </w:ins>
      <w:ins w:id="386" w:author="mbeckerle" w:date="2012-11-19T15:28:00Z">
        <w:r w:rsidR="009071CB">
          <w:t>for an integer)</w:t>
        </w:r>
      </w:ins>
    </w:p>
    <w:p w14:paraId="679649AB" w14:textId="77777777" w:rsidR="00A566D0" w:rsidRPr="005223F4" w:rsidRDefault="00A566D0" w:rsidP="00402750">
      <w:pPr>
        <w:numPr>
          <w:ilvl w:val="0"/>
          <w:numId w:val="20"/>
        </w:numPr>
      </w:pPr>
      <w:r w:rsidRPr="005223F4">
        <w:t>Speculative parsing to resolve uncertainty.</w:t>
      </w:r>
    </w:p>
    <w:p w14:paraId="0B95027C" w14:textId="77777777" w:rsidR="00402750" w:rsidRPr="005223F4" w:rsidRDefault="00402750" w:rsidP="00402750">
      <w:pPr>
        <w:numPr>
          <w:ilvl w:val="0"/>
          <w:numId w:val="20"/>
        </w:numPr>
      </w:pPr>
      <w:r w:rsidRPr="005223F4">
        <w:t>Very general parsing capability: Lookahead/Push-back</w:t>
      </w:r>
    </w:p>
    <w:p w14:paraId="3483CAE2" w14:textId="77777777" w:rsidR="00BB466F" w:rsidRPr="005223F4" w:rsidRDefault="00BB466F" w:rsidP="00BB466F">
      <w:pPr>
        <w:pStyle w:val="nobreak"/>
      </w:pPr>
      <w:r w:rsidRPr="005223F4">
        <w:t xml:space="preserve">Version 1.0 of DFDL is a language capable of expressing a wide </w:t>
      </w:r>
      <w:r w:rsidR="00DA4F89" w:rsidRPr="005223F4">
        <w:t>range</w:t>
      </w:r>
      <w:r w:rsidRPr="005223F4">
        <w:t xml:space="preserve"> of binary and text-based data formats. </w:t>
      </w:r>
    </w:p>
    <w:p w14:paraId="3F0B1FEF" w14:textId="77777777" w:rsidR="00BB466F" w:rsidRPr="005223F4" w:rsidRDefault="00BB466F" w:rsidP="002950E4">
      <w:r w:rsidRPr="005223F4">
        <w:t xml:space="preserve">DFDL is capable of describing binary data as found in the data structures of </w:t>
      </w:r>
      <w:r w:rsidR="00A566D0" w:rsidRPr="005223F4">
        <w:t>COBOL</w:t>
      </w:r>
      <w:r w:rsidRPr="005223F4">
        <w:t>, C, PL1, Fortran, etc. In particular, it is able to describe repeating sub-arrays where the length of an array is stored in another location of the structure.</w:t>
      </w:r>
    </w:p>
    <w:p w14:paraId="28D4F9E1" w14:textId="77777777" w:rsidR="000A2F1A" w:rsidRPr="005223F4" w:rsidRDefault="00BB466F" w:rsidP="00BB466F">
      <w:r w:rsidRPr="005223F4">
        <w:t>DFDL is capable of describing a wide variety of textual data formats</w:t>
      </w:r>
      <w:r w:rsidR="000A2F1A" w:rsidRPr="005223F4">
        <w:t xml:space="preserve"> such as HL7</w:t>
      </w:r>
      <w:r w:rsidR="002776C2" w:rsidRPr="005223F4">
        <w:t xml:space="preserve">, X12, </w:t>
      </w:r>
      <w:r w:rsidR="00F04839" w:rsidRPr="005223F4">
        <w:t xml:space="preserve">and </w:t>
      </w:r>
      <w:r w:rsidR="002776C2" w:rsidRPr="005223F4">
        <w:t>SWIFT</w:t>
      </w:r>
      <w:r w:rsidR="000A2F1A" w:rsidRPr="005223F4">
        <w:t>.</w:t>
      </w:r>
      <w:r w:rsidR="00C96F45" w:rsidRPr="005223F4">
        <w:t xml:space="preserve"> Textual data formats often use syntax </w:t>
      </w:r>
      <w:r w:rsidR="00B11F88" w:rsidRPr="005223F4">
        <w:t>delimiters</w:t>
      </w:r>
      <w:r w:rsidR="00DA4F89" w:rsidRPr="005223F4">
        <w:t>,</w:t>
      </w:r>
      <w:r w:rsidR="00C96F45" w:rsidRPr="005223F4">
        <w:t xml:space="preserve"> such as initiators, separators and terminators to delimit fields.</w:t>
      </w:r>
    </w:p>
    <w:p w14:paraId="0D82EF5A" w14:textId="77777777" w:rsidR="00BB466F" w:rsidRPr="005223F4" w:rsidRDefault="000A2F1A" w:rsidP="00BB466F">
      <w:r w:rsidRPr="005223F4">
        <w:t>DFDL has certain c</w:t>
      </w:r>
      <w:r w:rsidR="00BB466F" w:rsidRPr="005223F4">
        <w:t>omposition properties. I.e., two formats can be nested</w:t>
      </w:r>
      <w:r w:rsidRPr="005223F4">
        <w:t xml:space="preserve"> or </w:t>
      </w:r>
      <w:r w:rsidR="00BB466F" w:rsidRPr="005223F4">
        <w:t>concatenated</w:t>
      </w:r>
      <w:r w:rsidR="002950E4" w:rsidRPr="005223F4">
        <w:t xml:space="preserve"> and a working format results.</w:t>
      </w:r>
    </w:p>
    <w:p w14:paraId="73251587" w14:textId="77777777" w:rsidR="00BB466F" w:rsidRPr="005223F4" w:rsidRDefault="00BB466F" w:rsidP="00BB466F">
      <w:r w:rsidRPr="005223F4">
        <w:t>The following topics have been deferred to future versions of the standard:</w:t>
      </w:r>
    </w:p>
    <w:p w14:paraId="70B7C0F8" w14:textId="77777777" w:rsidR="00BB466F" w:rsidRPr="005223F4" w:rsidRDefault="00BB466F" w:rsidP="00BB466F">
      <w:pPr>
        <w:numPr>
          <w:ilvl w:val="0"/>
          <w:numId w:val="19"/>
        </w:numPr>
      </w:pPr>
      <w:r w:rsidRPr="005223F4">
        <w:t>Extensibility: There are real examples of proprietary data format description languages that we use as our base of experience from which to derive standard DFDL. However, there are no examples of extensible format description languages</w:t>
      </w:r>
      <w:r w:rsidR="00DA4F89" w:rsidRPr="005223F4">
        <w:t>. Therefore</w:t>
      </w:r>
      <w:r w:rsidRPr="005223F4">
        <w:t>, while extensibility is desirable in DFDL, there is not yet a base of experience with extensibility from which to derive a standard.</w:t>
      </w:r>
    </w:p>
    <w:p w14:paraId="5472DDB5" w14:textId="642A8571" w:rsidR="00BB466F" w:rsidRPr="005223F4" w:rsidRDefault="002950E4" w:rsidP="000F2A2D">
      <w:pPr>
        <w:numPr>
          <w:ilvl w:val="0"/>
          <w:numId w:val="19"/>
        </w:numPr>
      </w:pPr>
      <w:r w:rsidRPr="005223F4">
        <w:t xml:space="preserve">Rich </w:t>
      </w:r>
      <w:r w:rsidR="00BB466F" w:rsidRPr="005223F4">
        <w:t xml:space="preserve">Layering: Some formats require data to be described in multiple </w:t>
      </w:r>
      <w:r w:rsidR="00946205" w:rsidRPr="005223F4">
        <w:t>passes. Combining these into one DFDL schema requires very rich layering functionality. In these layers</w:t>
      </w:r>
      <w:r w:rsidR="00BB466F" w:rsidRPr="005223F4">
        <w:t xml:space="preserve"> one element's </w:t>
      </w:r>
      <w:r w:rsidR="000F2A2D" w:rsidRPr="005223F4">
        <w:t xml:space="preserve">value </w:t>
      </w:r>
      <w:del w:id="387" w:author="mbeckerle" w:date="2013-01-28T12:48:00Z">
        <w:r w:rsidR="000F2A2D" w:rsidRPr="005223F4" w:rsidDel="0066180F">
          <w:delText xml:space="preserve">content </w:delText>
        </w:r>
      </w:del>
      <w:r w:rsidR="00BB466F" w:rsidRPr="005223F4">
        <w:t xml:space="preserve">becomes the representation of another element. DFDL V1.0 allows description of only </w:t>
      </w:r>
      <w:r w:rsidR="000A2F1A" w:rsidRPr="005223F4">
        <w:t>a limited kind of layering.</w:t>
      </w:r>
    </w:p>
    <w:p w14:paraId="678A00C8" w14:textId="77777777" w:rsidR="00BB466F" w:rsidRPr="005223F4" w:rsidRDefault="00BB466F" w:rsidP="006E4FE8">
      <w:pPr>
        <w:pStyle w:val="Heading2"/>
      </w:pPr>
      <w:bookmarkStart w:id="388" w:name="_Toc322911479"/>
      <w:bookmarkStart w:id="389" w:name="_Toc322912018"/>
      <w:bookmarkStart w:id="390" w:name="_Toc177399020"/>
      <w:bookmarkStart w:id="391" w:name="_Toc175057306"/>
      <w:bookmarkStart w:id="392" w:name="_Toc199516213"/>
      <w:bookmarkStart w:id="393" w:name="_Toc194983894"/>
      <w:bookmarkStart w:id="394" w:name="_Toc243112732"/>
      <w:bookmarkStart w:id="395" w:name="_Toc349042605"/>
      <w:bookmarkStart w:id="396" w:name="_Toc362453092"/>
      <w:bookmarkEnd w:id="388"/>
      <w:bookmarkEnd w:id="389"/>
      <w:r w:rsidRPr="005223F4">
        <w:lastRenderedPageBreak/>
        <w:t>Related standards</w:t>
      </w:r>
      <w:bookmarkEnd w:id="390"/>
      <w:bookmarkEnd w:id="391"/>
      <w:bookmarkEnd w:id="392"/>
      <w:bookmarkEnd w:id="393"/>
      <w:bookmarkEnd w:id="394"/>
      <w:bookmarkEnd w:id="395"/>
      <w:bookmarkEnd w:id="396"/>
    </w:p>
    <w:p w14:paraId="344CF6E9" w14:textId="3DCA6BD5" w:rsidR="00857EB5" w:rsidRPr="005223F4" w:rsidRDefault="00BB466F" w:rsidP="00857EB5">
      <w:pPr>
        <w:pStyle w:val="nobreak"/>
        <w:numPr>
          <w:ilvl w:val="0"/>
          <w:numId w:val="22"/>
        </w:numPr>
      </w:pPr>
      <w:commentRangeStart w:id="397"/>
      <w:commentRangeStart w:id="398"/>
      <w:r w:rsidRPr="005223F4">
        <w:t>Prescriptive systems</w:t>
      </w:r>
      <w:commentRangeEnd w:id="397"/>
      <w:r w:rsidR="00B12D70">
        <w:rPr>
          <w:rStyle w:val="CommentReference"/>
        </w:rPr>
        <w:commentReference w:id="397"/>
      </w:r>
      <w:commentRangeEnd w:id="398"/>
      <w:r w:rsidR="00072CA1">
        <w:rPr>
          <w:rStyle w:val="CommentReference"/>
        </w:rPr>
        <w:commentReference w:id="398"/>
      </w:r>
      <w:r w:rsidRPr="005223F4">
        <w:t>:</w:t>
      </w:r>
      <w:r w:rsidR="00857EB5" w:rsidRPr="005223F4">
        <w:t xml:space="preserve"> </w:t>
      </w:r>
    </w:p>
    <w:p w14:paraId="07A924F6" w14:textId="77777777" w:rsidR="002556EF" w:rsidRPr="005223F4" w:rsidRDefault="002556EF" w:rsidP="00857EB5">
      <w:pPr>
        <w:pStyle w:val="nobreak"/>
        <w:numPr>
          <w:ilvl w:val="1"/>
          <w:numId w:val="22"/>
        </w:numPr>
      </w:pPr>
      <w:r w:rsidRPr="005223F4">
        <w:t>JSON</w:t>
      </w:r>
    </w:p>
    <w:p w14:paraId="494A7822" w14:textId="425FE9FF" w:rsidR="003B7497" w:rsidRDefault="00BB466F" w:rsidP="006F087B">
      <w:pPr>
        <w:pStyle w:val="nobreak"/>
        <w:numPr>
          <w:ilvl w:val="1"/>
          <w:numId w:val="22"/>
        </w:numPr>
        <w:rPr>
          <w:ins w:id="399" w:author="mbeckerle" w:date="2012-04-22T15:11:00Z"/>
        </w:rPr>
      </w:pPr>
      <w:commentRangeStart w:id="400"/>
      <w:del w:id="401" w:author="mbeckerle" w:date="2013-01-20T09:55:00Z">
        <w:r w:rsidRPr="005223F4" w:rsidDel="006F087B">
          <w:delText xml:space="preserve">W3C </w:delText>
        </w:r>
      </w:del>
      <w:ins w:id="402" w:author="mbeckerle" w:date="2013-01-20T09:55:00Z">
        <w:r w:rsidR="006F087B">
          <w:t>EXI (</w:t>
        </w:r>
      </w:ins>
      <w:r w:rsidRPr="005223F4">
        <w:t>binary XML</w:t>
      </w:r>
      <w:ins w:id="403" w:author="mbeckerle" w:date="2013-01-20T09:55:00Z">
        <w:r w:rsidR="006F087B">
          <w:t>)</w:t>
        </w:r>
      </w:ins>
      <w:r w:rsidRPr="005223F4">
        <w:t xml:space="preserve"> (</w:t>
      </w:r>
      <w:ins w:id="404" w:author="mbeckerle" w:date="2013-01-20T09:56:00Z">
        <w:r w:rsidR="006F087B">
          <w:fldChar w:fldCharType="begin"/>
        </w:r>
        <w:r w:rsidR="006F087B">
          <w:instrText xml:space="preserve"> HYPERLINK "</w:instrText>
        </w:r>
      </w:ins>
      <w:ins w:id="405" w:author="mbeckerle" w:date="2013-01-20T09:55:00Z">
        <w:r w:rsidR="006F087B" w:rsidRPr="006F087B">
          <w:instrText>http://www.w3.org/TR/exi</w:instrText>
        </w:r>
      </w:ins>
      <w:ins w:id="406" w:author="mbeckerle" w:date="2013-01-20T09:56:00Z">
        <w:r w:rsidR="006F087B">
          <w:instrText xml:space="preserve">" </w:instrText>
        </w:r>
        <w:r w:rsidR="006F087B">
          <w:fldChar w:fldCharType="separate"/>
        </w:r>
      </w:ins>
      <w:ins w:id="407" w:author="mbeckerle" w:date="2013-01-20T09:55:00Z">
        <w:r w:rsidR="006F087B" w:rsidRPr="00492F09">
          <w:rPr>
            <w:rStyle w:val="Hyperlink"/>
          </w:rPr>
          <w:t>http://www.w3.org/TR/exi</w:t>
        </w:r>
      </w:ins>
      <w:ins w:id="408" w:author="mbeckerle" w:date="2013-01-20T09:56:00Z">
        <w:r w:rsidR="006F087B">
          <w:fldChar w:fldCharType="end"/>
        </w:r>
      </w:ins>
      <w:ins w:id="409" w:author="mbeckerle" w:date="2013-01-20T09:55:00Z">
        <w:r w:rsidR="006F087B">
          <w:t>)</w:t>
        </w:r>
      </w:ins>
      <w:del w:id="410" w:author="mbeckerle" w:date="2013-01-20T09:55:00Z">
        <w:r w:rsidR="00B84CD5" w:rsidDel="006F087B">
          <w:fldChar w:fldCharType="begin"/>
        </w:r>
        <w:r w:rsidR="00B84CD5" w:rsidDel="006F087B">
          <w:delInstrText xml:space="preserve"> HYPERLINK "http://www.w3.org/XML/Binary/" </w:delInstrText>
        </w:r>
        <w:r w:rsidR="00B84CD5" w:rsidDel="006F087B">
          <w:fldChar w:fldCharType="separate"/>
        </w:r>
        <w:r w:rsidR="002556EF" w:rsidRPr="005223F4" w:rsidDel="006F087B">
          <w:rPr>
            <w:rStyle w:val="Hyperlink"/>
          </w:rPr>
          <w:delText>http://www.w3.org/XML/Binary/</w:delText>
        </w:r>
        <w:r w:rsidR="00B84CD5" w:rsidDel="006F087B">
          <w:rPr>
            <w:rStyle w:val="Hyperlink"/>
          </w:rPr>
          <w:fldChar w:fldCharType="end"/>
        </w:r>
      </w:del>
      <w:commentRangeEnd w:id="400"/>
      <w:r w:rsidR="006F087B">
        <w:rPr>
          <w:rStyle w:val="CommentReference"/>
        </w:rPr>
        <w:commentReference w:id="400"/>
      </w:r>
    </w:p>
    <w:p w14:paraId="5C843A7A" w14:textId="092C6070" w:rsidR="003B7497" w:rsidRPr="004C4665" w:rsidRDefault="003B7497">
      <w:pPr>
        <w:pStyle w:val="nobreak"/>
        <w:numPr>
          <w:ilvl w:val="1"/>
          <w:numId w:val="22"/>
        </w:numPr>
        <w:rPr>
          <w:ins w:id="411" w:author="mbeckerle" w:date="2012-04-22T15:11:00Z"/>
          <w:lang w:val="de-DE"/>
        </w:rPr>
      </w:pPr>
      <w:ins w:id="412" w:author="mbeckerle" w:date="2012-04-22T15:11:00Z">
        <w:r w:rsidRPr="004C4665">
          <w:rPr>
            <w:lang w:val="de-DE"/>
          </w:rPr>
          <w:t>Thrift (</w:t>
        </w:r>
      </w:ins>
      <w:r>
        <w:fldChar w:fldCharType="begin"/>
      </w:r>
      <w:r w:rsidRPr="004C4665">
        <w:rPr>
          <w:lang w:val="de-DE"/>
        </w:rPr>
        <w:instrText xml:space="preserve"> HYPERLINK "http://thrift.apache.org/static/files/thrift-20070401.pdf" </w:instrText>
      </w:r>
      <w:r>
        <w:fldChar w:fldCharType="separate"/>
      </w:r>
      <w:ins w:id="413" w:author="mbeckerle" w:date="2012-04-22T15:11:00Z">
        <w:r w:rsidRPr="004C4665">
          <w:rPr>
            <w:rStyle w:val="Hyperlink"/>
            <w:lang w:val="de-DE"/>
          </w:rPr>
          <w:t>http://thrift.apache.org/static/files/thrift-20070401.pdf</w:t>
        </w:r>
        <w:r>
          <w:fldChar w:fldCharType="end"/>
        </w:r>
        <w:r w:rsidRPr="004C4665">
          <w:rPr>
            <w:lang w:val="de-DE"/>
          </w:rPr>
          <w:t>)</w:t>
        </w:r>
      </w:ins>
    </w:p>
    <w:p w14:paraId="394A07B9" w14:textId="77777777" w:rsidR="00887F4F" w:rsidRDefault="003B7497">
      <w:pPr>
        <w:pStyle w:val="nobreak"/>
        <w:numPr>
          <w:ilvl w:val="1"/>
          <w:numId w:val="22"/>
        </w:numPr>
        <w:rPr>
          <w:ins w:id="414" w:author="mbeckerle" w:date="2012-04-22T15:21:00Z"/>
        </w:rPr>
      </w:pPr>
      <w:ins w:id="415" w:author="mbeckerle" w:date="2012-04-22T15:11:00Z">
        <w:r>
          <w:t xml:space="preserve">Avro </w:t>
        </w:r>
      </w:ins>
      <w:ins w:id="416" w:author="mbeckerle" w:date="2012-04-22T15:12:00Z">
        <w:r>
          <w:t>(</w:t>
        </w:r>
        <w:r>
          <w:fldChar w:fldCharType="begin"/>
        </w:r>
        <w:r>
          <w:instrText xml:space="preserve"> HYPERLINK "</w:instrText>
        </w:r>
        <w:r w:rsidRPr="003B7497">
          <w:instrText>http://avro.apache.org/docs/1.3.0/spec.html</w:instrText>
        </w:r>
        <w:r>
          <w:instrText xml:space="preserve">" </w:instrText>
        </w:r>
        <w:r>
          <w:fldChar w:fldCharType="separate"/>
        </w:r>
        <w:r w:rsidRPr="00B5082D">
          <w:rPr>
            <w:rStyle w:val="Hyperlink"/>
          </w:rPr>
          <w:t>http://avro.apache.org/docs/1.3.0/spec.html</w:t>
        </w:r>
        <w:r>
          <w:fldChar w:fldCharType="end"/>
        </w:r>
        <w:r>
          <w:t>)</w:t>
        </w:r>
      </w:ins>
    </w:p>
    <w:p w14:paraId="3139A4C9" w14:textId="5DDAE8AA" w:rsidR="003B7497" w:rsidRPr="003B7497" w:rsidRDefault="00887F4F" w:rsidP="006F087B">
      <w:pPr>
        <w:pStyle w:val="nobreak"/>
        <w:numPr>
          <w:ilvl w:val="1"/>
          <w:numId w:val="22"/>
        </w:numPr>
      </w:pPr>
      <w:ins w:id="417" w:author="mbeckerle" w:date="2012-04-22T15:21:00Z">
        <w:r>
          <w:t xml:space="preserve">ASN.1 with </w:t>
        </w:r>
      </w:ins>
      <w:ins w:id="418" w:author="mbeckerle" w:date="2012-04-22T15:26:00Z">
        <w:r>
          <w:t xml:space="preserve">any of the prescribed encoding rules: </w:t>
        </w:r>
      </w:ins>
      <w:ins w:id="419" w:author="mbeckerle" w:date="2012-04-22T15:22:00Z">
        <w:r>
          <w:t>Basic Encoding Rules (BER)</w:t>
        </w:r>
      </w:ins>
      <w:ins w:id="420" w:author="mbeckerle" w:date="2012-04-22T15:23:00Z">
        <w:r>
          <w:t>, Distinguished Encoding Rules (DER),</w:t>
        </w:r>
      </w:ins>
      <w:ins w:id="421" w:author="mbeckerle" w:date="2012-04-22T15:25:00Z">
        <w:r>
          <w:t xml:space="preserve"> Canonical Encoding Rules(CER) </w:t>
        </w:r>
      </w:ins>
      <w:ins w:id="422" w:author="mbeckerle" w:date="2012-04-22T15:27:00Z">
        <w:r>
          <w:t>(</w:t>
        </w:r>
        <w:r>
          <w:fldChar w:fldCharType="begin"/>
        </w:r>
        <w:r>
          <w:instrText xml:space="preserve"> HYPERLINK "</w:instrText>
        </w:r>
        <w:r w:rsidRPr="00887F4F">
          <w:instrText>http://www.itu.int/rec/T-REC-X.690-200811-I/en</w:instrText>
        </w:r>
        <w:r>
          <w:instrText xml:space="preserve">" </w:instrText>
        </w:r>
        <w:r>
          <w:fldChar w:fldCharType="separate"/>
        </w:r>
        <w:r w:rsidRPr="00B5082D">
          <w:rPr>
            <w:rStyle w:val="Hyperlink"/>
          </w:rPr>
          <w:t>http://www.itu.int/rec/T-REC-X.690-200811-I/en</w:t>
        </w:r>
        <w:r>
          <w:fldChar w:fldCharType="end"/>
        </w:r>
        <w:r>
          <w:t xml:space="preserve">) </w:t>
        </w:r>
      </w:ins>
      <w:ins w:id="423" w:author="mbeckerle" w:date="2012-04-22T15:22:00Z">
        <w:r>
          <w:t xml:space="preserve">or </w:t>
        </w:r>
      </w:ins>
      <w:ins w:id="424" w:author="mbeckerle" w:date="2012-04-22T15:21:00Z">
        <w:r>
          <w:t>Packed Encoding Rules (PER)</w:t>
        </w:r>
      </w:ins>
      <w:ins w:id="425" w:author="mbeckerle" w:date="2012-04-22T15:27:00Z">
        <w:r>
          <w:t xml:space="preserve"> (</w:t>
        </w:r>
      </w:ins>
      <w:ins w:id="426" w:author="mbeckerle" w:date="2013-01-20T09:55:00Z">
        <w:r w:rsidR="006F087B">
          <w:fldChar w:fldCharType="begin"/>
        </w:r>
        <w:r w:rsidR="006F087B">
          <w:instrText xml:space="preserve"> HYPERLINK "</w:instrText>
        </w:r>
      </w:ins>
      <w:ins w:id="427" w:author="mbeckerle" w:date="2012-04-22T15:27:00Z">
        <w:r w:rsidR="006F087B" w:rsidRPr="00887F4F">
          <w:instrText>http://www.itu.int/rec/T-REC-X.691-200811-I/en</w:instrText>
        </w:r>
      </w:ins>
      <w:ins w:id="428" w:author="mbeckerle" w:date="2013-01-20T09:55:00Z">
        <w:r w:rsidR="006F087B">
          <w:instrText xml:space="preserve">" </w:instrText>
        </w:r>
        <w:r w:rsidR="006F087B">
          <w:fldChar w:fldCharType="separate"/>
        </w:r>
      </w:ins>
      <w:ins w:id="429" w:author="mbeckerle" w:date="2012-04-22T15:27:00Z">
        <w:r w:rsidR="006F087B" w:rsidRPr="00492F09">
          <w:rPr>
            <w:rStyle w:val="Hyperlink"/>
          </w:rPr>
          <w:t>http://www.itu.int/rec/T-REC-X.691-200811-I/en</w:t>
        </w:r>
      </w:ins>
      <w:ins w:id="430" w:author="mbeckerle" w:date="2013-01-20T09:55:00Z">
        <w:r w:rsidR="006F087B">
          <w:fldChar w:fldCharType="end"/>
        </w:r>
      </w:ins>
      <w:ins w:id="431" w:author="mbeckerle" w:date="2012-04-22T15:27:00Z">
        <w:r>
          <w:t>)</w:t>
        </w:r>
      </w:ins>
      <w:del w:id="432" w:author="mbeckerle" w:date="2012-04-22T15:11:00Z">
        <w:r w:rsidR="00BB466F" w:rsidRPr="005223F4" w:rsidDel="003B7497">
          <w:delText>)</w:delText>
        </w:r>
      </w:del>
    </w:p>
    <w:p w14:paraId="48761EDD" w14:textId="77777777" w:rsidR="00BB466F" w:rsidRPr="005223F4" w:rsidRDefault="00BB466F" w:rsidP="00857EB5">
      <w:pPr>
        <w:pStyle w:val="nobreak"/>
        <w:numPr>
          <w:ilvl w:val="0"/>
          <w:numId w:val="22"/>
        </w:numPr>
      </w:pPr>
      <w:r w:rsidRPr="005223F4">
        <w:t>Descriptive systems:</w:t>
      </w:r>
    </w:p>
    <w:p w14:paraId="768ADCD9" w14:textId="41731F5F" w:rsidR="00BB466F" w:rsidRPr="005223F4" w:rsidDel="003B7497" w:rsidRDefault="00BB466F">
      <w:pPr>
        <w:pStyle w:val="nobreak"/>
        <w:numPr>
          <w:ilvl w:val="1"/>
          <w:numId w:val="22"/>
        </w:numPr>
        <w:rPr>
          <w:del w:id="433" w:author="mbeckerle" w:date="2012-04-22T15:15:00Z"/>
        </w:rPr>
      </w:pPr>
      <w:commentRangeStart w:id="434"/>
      <w:commentRangeStart w:id="435"/>
      <w:r w:rsidRPr="005223F4">
        <w:t>ASN1 Encoding Control Notation</w:t>
      </w:r>
      <w:commentRangeEnd w:id="434"/>
      <w:r w:rsidR="00F12886">
        <w:rPr>
          <w:rStyle w:val="CommentReference"/>
        </w:rPr>
        <w:commentReference w:id="434"/>
      </w:r>
      <w:commentRangeEnd w:id="435"/>
      <w:ins w:id="436" w:author="mbeckerle" w:date="2012-04-22T15:15:00Z">
        <w:r w:rsidR="003B7497">
          <w:t xml:space="preserve"> (also known as </w:t>
        </w:r>
      </w:ins>
      <w:r w:rsidR="003B7497">
        <w:rPr>
          <w:rStyle w:val="CommentReference"/>
        </w:rPr>
        <w:commentReference w:id="435"/>
      </w:r>
    </w:p>
    <w:p w14:paraId="4847657F" w14:textId="7206DE3F" w:rsidR="00BB466F" w:rsidRPr="004C4665" w:rsidRDefault="00BB466F">
      <w:pPr>
        <w:pStyle w:val="nobreak"/>
        <w:numPr>
          <w:ilvl w:val="1"/>
          <w:numId w:val="22"/>
        </w:numPr>
        <w:rPr>
          <w:lang w:val="de-DE"/>
        </w:rPr>
      </w:pPr>
      <w:r w:rsidRPr="004C4665">
        <w:rPr>
          <w:lang w:val="de-DE"/>
        </w:rPr>
        <w:t>ITU-T X.692</w:t>
      </w:r>
      <w:ins w:id="437" w:author="mbeckerle" w:date="2012-04-22T15:15:00Z">
        <w:r w:rsidR="003B7497" w:rsidRPr="004C4665">
          <w:rPr>
            <w:lang w:val="de-DE"/>
          </w:rPr>
          <w:t>)</w:t>
        </w:r>
      </w:ins>
      <w:ins w:id="438" w:author="mbeckerle" w:date="2012-04-22T15:18:00Z">
        <w:r w:rsidR="003B7497" w:rsidRPr="004C4665">
          <w:rPr>
            <w:lang w:val="de-DE"/>
          </w:rPr>
          <w:t xml:space="preserve"> (http://www.itu.int/rec/T-REC-X.692-200811-I)</w:t>
        </w:r>
      </w:ins>
    </w:p>
    <w:p w14:paraId="760D8BEE" w14:textId="77777777" w:rsidR="001571F5" w:rsidRPr="009E142C" w:rsidDel="00C07625" w:rsidRDefault="001571F5" w:rsidP="009E142C">
      <w:pPr>
        <w:pStyle w:val="Heading1"/>
      </w:pPr>
      <w:bookmarkStart w:id="439" w:name="_Toc177399021"/>
      <w:bookmarkStart w:id="440" w:name="_Toc175057307"/>
      <w:bookmarkStart w:id="441" w:name="_Toc199516214"/>
      <w:bookmarkStart w:id="442" w:name="_Toc194983895"/>
      <w:bookmarkStart w:id="443" w:name="_Toc243112733"/>
      <w:bookmarkStart w:id="444" w:name="_Toc349042606"/>
      <w:bookmarkStart w:id="445" w:name="_Toc362453093"/>
      <w:r w:rsidRPr="009E142C" w:rsidDel="00C07625">
        <w:lastRenderedPageBreak/>
        <w:t xml:space="preserve">Notational </w:t>
      </w:r>
      <w:r w:rsidR="008637D7" w:rsidRPr="009E142C">
        <w:t xml:space="preserve">and Definitional </w:t>
      </w:r>
      <w:r w:rsidRPr="009E142C" w:rsidDel="00C07625">
        <w:t>Conventions</w:t>
      </w:r>
      <w:bookmarkEnd w:id="61"/>
      <w:bookmarkEnd w:id="439"/>
      <w:bookmarkEnd w:id="440"/>
      <w:bookmarkEnd w:id="441"/>
      <w:bookmarkEnd w:id="442"/>
      <w:bookmarkEnd w:id="443"/>
      <w:bookmarkEnd w:id="444"/>
      <w:bookmarkEnd w:id="445"/>
    </w:p>
    <w:p w14:paraId="00BE1EA7" w14:textId="6819147A" w:rsidR="001571F5" w:rsidRPr="005223F4" w:rsidRDefault="001571F5" w:rsidP="002556EF">
      <w:r w:rsidRPr="005223F4">
        <w:t xml:space="preserve">The key words </w:t>
      </w:r>
      <w:r w:rsidRPr="005223F4">
        <w:rPr>
          <w:i/>
        </w:rPr>
        <w:t>must</w:t>
      </w:r>
      <w:r w:rsidRPr="005223F4">
        <w:t xml:space="preserve">, </w:t>
      </w:r>
      <w:r w:rsidRPr="005223F4">
        <w:rPr>
          <w:i/>
        </w:rPr>
        <w:t>must not</w:t>
      </w:r>
      <w:r w:rsidRPr="005223F4">
        <w:t xml:space="preserve">, </w:t>
      </w:r>
      <w:r w:rsidRPr="005223F4">
        <w:rPr>
          <w:i/>
        </w:rPr>
        <w:t>required</w:t>
      </w:r>
      <w:r w:rsidRPr="005223F4">
        <w:t xml:space="preserve">, </w:t>
      </w:r>
      <w:r w:rsidRPr="005223F4">
        <w:rPr>
          <w:i/>
        </w:rPr>
        <w:t>shall</w:t>
      </w:r>
      <w:r w:rsidRPr="005223F4">
        <w:t xml:space="preserve">, </w:t>
      </w:r>
      <w:r w:rsidRPr="005223F4">
        <w:rPr>
          <w:i/>
        </w:rPr>
        <w:t>shall not</w:t>
      </w:r>
      <w:r w:rsidRPr="005223F4">
        <w:t xml:space="preserve">, </w:t>
      </w:r>
      <w:r w:rsidRPr="005223F4">
        <w:rPr>
          <w:i/>
        </w:rPr>
        <w:t>should</w:t>
      </w:r>
      <w:r w:rsidRPr="005223F4">
        <w:t xml:space="preserve">, </w:t>
      </w:r>
      <w:r w:rsidRPr="005223F4">
        <w:rPr>
          <w:i/>
        </w:rPr>
        <w:t>should not</w:t>
      </w:r>
      <w:r w:rsidRPr="005223F4">
        <w:t xml:space="preserve">, </w:t>
      </w:r>
      <w:r w:rsidRPr="005223F4">
        <w:rPr>
          <w:i/>
        </w:rPr>
        <w:t>recommended</w:t>
      </w:r>
      <w:r w:rsidRPr="005223F4">
        <w:t xml:space="preserve">, </w:t>
      </w:r>
      <w:r w:rsidRPr="005223F4">
        <w:rPr>
          <w:i/>
        </w:rPr>
        <w:t>may</w:t>
      </w:r>
      <w:r w:rsidRPr="005223F4">
        <w:t xml:space="preserve">, </w:t>
      </w:r>
      <w:r w:rsidR="0054281D" w:rsidRPr="005223F4">
        <w:rPr>
          <w:i/>
          <w:iCs/>
        </w:rPr>
        <w:t xml:space="preserve">may not </w:t>
      </w:r>
      <w:r w:rsidRPr="005223F4">
        <w:t xml:space="preserve">and </w:t>
      </w:r>
      <w:r w:rsidRPr="005223F4">
        <w:rPr>
          <w:i/>
        </w:rPr>
        <w:t>optional</w:t>
      </w:r>
      <w:r w:rsidRPr="005223F4">
        <w:t xml:space="preserve"> in this </w:t>
      </w:r>
      <w:r w:rsidR="0054281D" w:rsidRPr="005223F4">
        <w:t>document</w:t>
      </w:r>
      <w:r w:rsidRPr="005223F4">
        <w:t xml:space="preserve"> are to be interpreted as described in [</w:t>
      </w:r>
      <w:r w:rsidR="00FC2FDD" w:rsidRPr="005223F4">
        <w:t>RFC 2119</w:t>
      </w:r>
      <w:r w:rsidRPr="005223F4">
        <w:t xml:space="preserve">]. Note that for reasons of </w:t>
      </w:r>
      <w:r w:rsidR="002556EF" w:rsidRPr="005223F4">
        <w:t xml:space="preserve">clarity </w:t>
      </w:r>
      <w:r w:rsidRPr="005223F4">
        <w:t xml:space="preserve">these words </w:t>
      </w:r>
      <w:del w:id="446" w:author="mbeckerle" w:date="2012-12-04T08:13:00Z">
        <w:r w:rsidR="002556EF" w:rsidRPr="005223F4" w:rsidDel="000E44A1">
          <w:delText>do not always include all the required</w:delText>
        </w:r>
      </w:del>
      <w:ins w:id="447" w:author="mbeckerle" w:date="2012-12-04T08:13:00Z">
        <w:r w:rsidR="000E44A1">
          <w:t>are not always</w:t>
        </w:r>
      </w:ins>
      <w:r w:rsidR="00712BB9" w:rsidRPr="005223F4">
        <w:t xml:space="preserve"> </w:t>
      </w:r>
      <w:r w:rsidRPr="005223F4">
        <w:t>capitalized in this document.</w:t>
      </w:r>
    </w:p>
    <w:p w14:paraId="654CF76C" w14:textId="27BA8702" w:rsidR="001344AA" w:rsidRPr="005223F4" w:rsidRDefault="001344AA" w:rsidP="001344AA">
      <w:r w:rsidRPr="005223F4">
        <w:t xml:space="preserve">Examples are for illustration purposes only and for clarity </w:t>
      </w:r>
      <w:ins w:id="448" w:author="mbeckerle" w:date="2012-12-04T08:13:00Z">
        <w:r w:rsidR="000E44A1">
          <w:t xml:space="preserve">they will often </w:t>
        </w:r>
      </w:ins>
      <w:del w:id="449" w:author="mbeckerle" w:date="2012-12-04T08:13:00Z">
        <w:r w:rsidRPr="005223F4" w:rsidDel="000E44A1">
          <w:delText>do n</w:delText>
        </w:r>
      </w:del>
      <w:ins w:id="450" w:author="mbeckerle" w:date="2012-12-04T08:13:00Z">
        <w:r w:rsidR="000E44A1">
          <w:t>n</w:t>
        </w:r>
      </w:ins>
      <w:r w:rsidRPr="005223F4">
        <w:t>ot include</w:t>
      </w:r>
      <w:del w:id="451" w:author="mbeckerle" w:date="2012-12-04T08:14:00Z">
        <w:r w:rsidRPr="005223F4" w:rsidDel="000E44A1">
          <w:delText xml:space="preserve">d </w:delText>
        </w:r>
      </w:del>
      <w:ins w:id="452" w:author="mbeckerle" w:date="2012-12-04T08:14:00Z">
        <w:r w:rsidR="000E44A1">
          <w:t xml:space="preserve"> all </w:t>
        </w:r>
      </w:ins>
      <w:r w:rsidRPr="005223F4">
        <w:t xml:space="preserve">the </w:t>
      </w:r>
      <w:del w:id="453" w:author="mbeckerle" w:date="2013-01-28T12:26:00Z">
        <w:r w:rsidRPr="005223F4" w:rsidDel="00F2061E">
          <w:delText xml:space="preserve">required </w:delText>
        </w:r>
      </w:del>
      <w:ins w:id="454" w:author="mbeckerle" w:date="2013-01-28T12:26:00Z">
        <w:r w:rsidR="00F2061E">
          <w:t>necessary</w:t>
        </w:r>
        <w:r w:rsidR="00F2061E" w:rsidRPr="005223F4">
          <w:t xml:space="preserve"> </w:t>
        </w:r>
      </w:ins>
      <w:r w:rsidRPr="005223F4">
        <w:t>DFDL properties.</w:t>
      </w:r>
    </w:p>
    <w:p w14:paraId="54BCD99D" w14:textId="77777777" w:rsidR="00FF1C9B" w:rsidRPr="005223F4" w:rsidRDefault="00FF1C9B" w:rsidP="006E4FE8">
      <w:pPr>
        <w:pStyle w:val="Heading2"/>
      </w:pPr>
      <w:bookmarkStart w:id="455" w:name="_Toc177399022"/>
      <w:bookmarkStart w:id="456" w:name="_Toc175057308"/>
      <w:bookmarkStart w:id="457" w:name="_Toc199516215"/>
      <w:bookmarkStart w:id="458" w:name="_Toc194983896"/>
      <w:bookmarkStart w:id="459" w:name="_Toc243112734"/>
      <w:bookmarkStart w:id="460" w:name="_Toc349042607"/>
      <w:bookmarkStart w:id="461" w:name="_Toc362453094"/>
      <w:r w:rsidRPr="005223F4">
        <w:t>Failure Types</w:t>
      </w:r>
      <w:bookmarkEnd w:id="455"/>
      <w:bookmarkEnd w:id="456"/>
      <w:bookmarkEnd w:id="457"/>
      <w:bookmarkEnd w:id="458"/>
      <w:bookmarkEnd w:id="459"/>
      <w:bookmarkEnd w:id="460"/>
      <w:bookmarkEnd w:id="461"/>
    </w:p>
    <w:p w14:paraId="6BF5496E" w14:textId="77777777" w:rsidR="00531F3A" w:rsidRPr="005223F4" w:rsidRDefault="005B5881" w:rsidP="00946E6A">
      <w:r w:rsidRPr="005223F4">
        <w:t>W</w:t>
      </w:r>
      <w:r w:rsidR="001571F5" w:rsidRPr="005223F4">
        <w:t>here the phrase "must be consistent with" is used, it is assumed that a conforming DFDL implementation must check for the consistency and issue appropriate diagnostic messages</w:t>
      </w:r>
      <w:r w:rsidR="006C39BC" w:rsidRPr="005223F4">
        <w:t xml:space="preserve"> when </w:t>
      </w:r>
      <w:r w:rsidR="00F14FC2" w:rsidRPr="005223F4">
        <w:t xml:space="preserve">an </w:t>
      </w:r>
      <w:r w:rsidR="006C39BC" w:rsidRPr="005223F4">
        <w:t xml:space="preserve">inconsistency is found. </w:t>
      </w:r>
      <w:r w:rsidR="001571F5" w:rsidRPr="005223F4">
        <w:t xml:space="preserve"> </w:t>
      </w:r>
    </w:p>
    <w:p w14:paraId="3C0EE24B" w14:textId="77777777" w:rsidR="00FF1C9B" w:rsidRPr="005223F4" w:rsidRDefault="00FF1C9B" w:rsidP="00946E6A">
      <w:r w:rsidRPr="005223F4">
        <w:t>There are several kinds of failures that can occur when a DFDL processor is handling data and</w:t>
      </w:r>
      <w:r w:rsidR="00531F3A" w:rsidRPr="005223F4">
        <w:t>/or</w:t>
      </w:r>
      <w:r w:rsidRPr="005223F4">
        <w:t xml:space="preserve"> a DFDL schema.</w:t>
      </w:r>
    </w:p>
    <w:p w14:paraId="220C2F4A" w14:textId="77777777" w:rsidR="00FF1C9B" w:rsidRPr="005223F4" w:rsidRDefault="00FF1C9B" w:rsidP="006E4FE8">
      <w:pPr>
        <w:pStyle w:val="Heading2"/>
      </w:pPr>
      <w:bookmarkStart w:id="462" w:name="_Ref140935774"/>
      <w:bookmarkStart w:id="463" w:name="_Toc177399023"/>
      <w:bookmarkStart w:id="464" w:name="_Toc175057309"/>
      <w:bookmarkStart w:id="465" w:name="_Toc199516216"/>
      <w:bookmarkStart w:id="466" w:name="_Toc194983897"/>
      <w:bookmarkStart w:id="467" w:name="_Toc243112735"/>
      <w:bookmarkStart w:id="468" w:name="_Toc349042608"/>
      <w:bookmarkStart w:id="469" w:name="_Toc362453095"/>
      <w:r w:rsidRPr="005223F4">
        <w:t>Schema Definition Error</w:t>
      </w:r>
      <w:bookmarkEnd w:id="462"/>
      <w:bookmarkEnd w:id="463"/>
      <w:bookmarkEnd w:id="464"/>
      <w:bookmarkEnd w:id="465"/>
      <w:bookmarkEnd w:id="466"/>
      <w:bookmarkEnd w:id="467"/>
      <w:bookmarkEnd w:id="468"/>
      <w:bookmarkEnd w:id="469"/>
    </w:p>
    <w:p w14:paraId="487EEDC5" w14:textId="77777777" w:rsidR="00FF1C9B" w:rsidRPr="005223F4" w:rsidRDefault="00FF1C9B" w:rsidP="002568FA">
      <w:pPr>
        <w:pStyle w:val="nobreak"/>
      </w:pPr>
      <w:r w:rsidRPr="005223F4">
        <w:t xml:space="preserve">When the DFDL schema itself contains an error, it implies that the DFDL processor cannot process data because the DFDL schema is not meaningful. It may be ambiguous, or contain conflicting definitions. Equivalently, we can say that there is no possible data that conforms to the schema; hence, the schema </w:t>
      </w:r>
      <w:r w:rsidR="004157DB" w:rsidRPr="005223F4">
        <w:t xml:space="preserve">cannot be meaningful. </w:t>
      </w:r>
      <w:r w:rsidRPr="005223F4">
        <w:t xml:space="preserve">All conforming DFDL processors must detect all schema definition errors, and must issue some kind of appropriate diagnostic message. </w:t>
      </w:r>
      <w:r w:rsidR="004157DB" w:rsidRPr="005223F4">
        <w:t xml:space="preserve">The </w:t>
      </w:r>
      <w:r w:rsidR="002568FA" w:rsidRPr="005223F4">
        <w:t xml:space="preserve">behavior of a </w:t>
      </w:r>
      <w:r w:rsidR="004157DB" w:rsidRPr="005223F4">
        <w:t xml:space="preserve">DFDL </w:t>
      </w:r>
      <w:r w:rsidR="00861BC9" w:rsidRPr="005223F4">
        <w:t xml:space="preserve">processor </w:t>
      </w:r>
      <w:r w:rsidR="004157DB" w:rsidRPr="005223F4">
        <w:t>after a schema definition error is detected</w:t>
      </w:r>
      <w:r w:rsidR="002568FA" w:rsidRPr="005223F4">
        <w:t xml:space="preserve"> is out of scope for this specification. </w:t>
      </w:r>
    </w:p>
    <w:p w14:paraId="487467C5" w14:textId="77777777" w:rsidR="00531F3A" w:rsidRPr="005223F4" w:rsidRDefault="00DD6CEB" w:rsidP="00FC2FDD">
      <w:r w:rsidRPr="005223F4">
        <w:t>When a Schema definition error can be detected given only the schema, i</w:t>
      </w:r>
      <w:r w:rsidR="004157DB" w:rsidRPr="005223F4">
        <w:t xml:space="preserve">t is desirable, though not required by the DFDL standard, that </w:t>
      </w:r>
      <w:r w:rsidRPr="005223F4">
        <w:t>such</w:t>
      </w:r>
      <w:r w:rsidR="004157DB" w:rsidRPr="005223F4">
        <w:t xml:space="preserve"> errors be </w:t>
      </w:r>
      <w:r w:rsidR="00372E84" w:rsidRPr="005223F4">
        <w:t xml:space="preserve">detected and diagnostic messages issued before any data </w:t>
      </w:r>
      <w:r w:rsidR="001B20C5" w:rsidRPr="005223F4">
        <w:t>are</w:t>
      </w:r>
      <w:r w:rsidR="00372E84" w:rsidRPr="005223F4">
        <w:t xml:space="preserve"> processed. </w:t>
      </w:r>
      <w:r w:rsidR="00346FAB" w:rsidRPr="005223F4">
        <w:t>Of course not all schema definition errors can be detected without reference to data as some representation properties may obtain their values from the data</w:t>
      </w:r>
      <w:r w:rsidR="005C2222" w:rsidRPr="005223F4">
        <w:t xml:space="preserve"> (see section </w:t>
      </w:r>
      <w:r w:rsidR="005C2222" w:rsidRPr="005223F4">
        <w:fldChar w:fldCharType="begin"/>
      </w:r>
      <w:r w:rsidR="005C2222" w:rsidRPr="005223F4">
        <w:instrText xml:space="preserve"> REF _Ref249772718 \r \h </w:instrText>
      </w:r>
      <w:r w:rsidR="005C2222" w:rsidRPr="005223F4">
        <w:fldChar w:fldCharType="separate"/>
      </w:r>
      <w:ins w:id="470" w:author="mbeckerle" w:date="2013-07-10T14:53:00Z">
        <w:r w:rsidR="008B68D7">
          <w:t>2.3.1</w:t>
        </w:r>
      </w:ins>
      <w:del w:id="471" w:author="mbeckerle" w:date="2013-07-10T14:51:00Z">
        <w:r w:rsidR="00D04199" w:rsidDel="00D9274F">
          <w:rPr>
            <w:cs/>
          </w:rPr>
          <w:delText>‎</w:delText>
        </w:r>
        <w:r w:rsidR="00D04199" w:rsidDel="00D9274F">
          <w:delText>2.3.1</w:delText>
        </w:r>
      </w:del>
      <w:r w:rsidR="005C2222" w:rsidRPr="005223F4">
        <w:fldChar w:fldCharType="end"/>
      </w:r>
      <w:r w:rsidR="00926FF0" w:rsidRPr="005223F4">
        <w:t xml:space="preserve"> </w:t>
      </w:r>
      <w:r w:rsidR="00926FF0" w:rsidRPr="005223F4">
        <w:fldChar w:fldCharType="begin"/>
      </w:r>
      <w:r w:rsidR="00926FF0" w:rsidRPr="005223F4">
        <w:instrText xml:space="preserve"> REF _Ref254707057 \h </w:instrText>
      </w:r>
      <w:r w:rsidR="00926FF0" w:rsidRPr="005223F4">
        <w:fldChar w:fldCharType="separate"/>
      </w:r>
      <w:r w:rsidR="008B68D7" w:rsidRPr="005223F4">
        <w:t>Ambiguity of Data Formats</w:t>
      </w:r>
      <w:r w:rsidR="00926FF0" w:rsidRPr="005223F4">
        <w:fldChar w:fldCharType="end"/>
      </w:r>
      <w:r w:rsidR="005C2222" w:rsidRPr="005223F4">
        <w:t>)</w:t>
      </w:r>
      <w:r w:rsidR="00346FAB" w:rsidRPr="005223F4">
        <w:t xml:space="preserve">. </w:t>
      </w:r>
    </w:p>
    <w:p w14:paraId="34BDDC2A" w14:textId="77777777" w:rsidR="00AC3D5E" w:rsidRPr="005223F4" w:rsidRDefault="002A076A" w:rsidP="00973A7F">
      <w:r w:rsidRPr="005223F4">
        <w:t>The expression language included within DF</w:t>
      </w:r>
      <w:r w:rsidR="00973A7F" w:rsidRPr="005223F4">
        <w:t>DL is strongly, statically type checkable</w:t>
      </w:r>
      <w:r w:rsidRPr="005223F4">
        <w:t xml:space="preserve">. This </w:t>
      </w:r>
      <w:r w:rsidR="00973A7F" w:rsidRPr="005223F4">
        <w:t>means</w:t>
      </w:r>
      <w:r w:rsidRPr="005223F4">
        <w:t xml:space="preserve"> that type checking of expressions can be performed without </w:t>
      </w:r>
      <w:r w:rsidR="00973A7F" w:rsidRPr="005223F4">
        <w:t xml:space="preserve">processing </w:t>
      </w:r>
      <w:r w:rsidRPr="005223F4">
        <w:t xml:space="preserve">data, and implementations are encouraged to perform this checking statically so that schema definition errors </w:t>
      </w:r>
      <w:r w:rsidR="00973A7F" w:rsidRPr="005223F4">
        <w:t xml:space="preserve">having to do with type inconsistencies </w:t>
      </w:r>
      <w:r w:rsidRPr="005223F4">
        <w:t xml:space="preserve">can be detected before </w:t>
      </w:r>
      <w:r w:rsidR="005C2222" w:rsidRPr="005223F4">
        <w:t>processing</w:t>
      </w:r>
      <w:r w:rsidRPr="005223F4">
        <w:t xml:space="preserve"> data. </w:t>
      </w:r>
    </w:p>
    <w:p w14:paraId="000F489F" w14:textId="77777777" w:rsidR="00D332F1" w:rsidRPr="005223F4" w:rsidRDefault="00D332F1" w:rsidP="004862E5">
      <w:r w:rsidRPr="005223F4">
        <w:t>Note that schema definition errors can</w:t>
      </w:r>
      <w:r w:rsidR="004862E5">
        <w:t>not</w:t>
      </w:r>
      <w:r w:rsidRPr="005223F4">
        <w:t xml:space="preserve"> be suppressed by points of uncertainty. </w:t>
      </w:r>
    </w:p>
    <w:p w14:paraId="1A1C5713" w14:textId="632F2576" w:rsidR="00A5400C" w:rsidRDefault="00F12886">
      <w:pPr>
        <w:autoSpaceDE w:val="0"/>
        <w:rPr>
          <w:ins w:id="472" w:author="mbeckerle" w:date="2013-07-24T09:03:00Z"/>
          <w:rFonts w:ascii="Helv" w:hAnsi="Helv" w:cs="Helv"/>
          <w:color w:val="000000"/>
        </w:rPr>
        <w:pPrChange w:id="473" w:author="mbeckerle" w:date="2013-07-24T09:03:00Z">
          <w:pPr>
            <w:autoSpaceDE w:val="0"/>
            <w:ind w:left="360"/>
          </w:pPr>
        </w:pPrChange>
      </w:pPr>
      <w:r>
        <w:rPr>
          <w:rStyle w:val="CommentReference"/>
        </w:rPr>
        <w:commentReference w:id="474"/>
      </w:r>
      <w:ins w:id="475" w:author="Steve Hanson" w:date="2013-02-06T14:12:00Z">
        <w:del w:id="476" w:author="mbeckerle" w:date="2013-07-24T09:03:00Z">
          <w:r w:rsidR="0033273A" w:rsidDel="00A539A6">
            <w:rPr>
              <w:rFonts w:ascii="Helv" w:eastAsia="Helv" w:hAnsi="Helv" w:cs="Helv"/>
              <w:color w:val="000000"/>
            </w:rPr>
            <w:delText xml:space="preserve">or </w:delText>
          </w:r>
          <w:commentRangeStart w:id="477"/>
          <w:r w:rsidR="0033273A" w:rsidDel="00A539A6">
            <w:rPr>
              <w:rFonts w:ascii="Helv" w:eastAsia="Helv" w:hAnsi="Helv" w:cs="Helv"/>
              <w:color w:val="000000"/>
            </w:rPr>
            <w:delText xml:space="preserve">annotations </w:delText>
          </w:r>
        </w:del>
      </w:ins>
      <w:ins w:id="478" w:author="Steve Hanson" w:date="2013-02-06T14:13:00Z">
        <w:del w:id="479" w:author="mbeckerle" w:date="2013-07-24T09:03:00Z">
          <w:r w:rsidR="0033273A" w:rsidDel="00A539A6">
            <w:rPr>
              <w:rFonts w:ascii="Helv" w:eastAsia="Helv" w:hAnsi="Helv" w:cs="Helv"/>
              <w:color w:val="000000"/>
            </w:rPr>
            <w:delText>but MUST issue a warning that an unrecognized property or annotation has been encountered</w:delText>
          </w:r>
          <w:commentRangeEnd w:id="477"/>
          <w:r w:rsidR="0033273A" w:rsidDel="00A539A6">
            <w:rPr>
              <w:rStyle w:val="CommentReference"/>
            </w:rPr>
            <w:commentReference w:id="477"/>
          </w:r>
          <w:r w:rsidR="0033273A" w:rsidDel="00A539A6">
            <w:rPr>
              <w:rFonts w:ascii="Helv" w:eastAsia="Helv" w:hAnsi="Helv" w:cs="Helv"/>
              <w:color w:val="000000"/>
            </w:rPr>
            <w:delText>.</w:delText>
          </w:r>
        </w:del>
      </w:ins>
    </w:p>
    <w:p w14:paraId="7B69EE8D" w14:textId="77777777" w:rsidR="00A539A6" w:rsidRDefault="00A539A6" w:rsidP="00A5400C">
      <w:pPr>
        <w:autoSpaceDE w:val="0"/>
        <w:ind w:left="360"/>
        <w:rPr>
          <w:ins w:id="480" w:author="mbeckerle" w:date="2012-04-22T15:29:00Z"/>
          <w:rFonts w:ascii="Helv" w:hAnsi="Helv" w:cs="Helv"/>
          <w:color w:val="000000"/>
        </w:rPr>
      </w:pPr>
    </w:p>
    <w:p w14:paraId="6DDBCC01" w14:textId="77777777" w:rsidR="00DE3E70" w:rsidRPr="005223F4" w:rsidRDefault="00DE3E70" w:rsidP="004C4665">
      <w:pPr>
        <w:pStyle w:val="Heading4"/>
        <w:rPr>
          <w:ins w:id="481" w:author="mbeckerle" w:date="2012-04-22T15:29:00Z"/>
        </w:rPr>
      </w:pPr>
      <w:ins w:id="482" w:author="mbeckerle" w:date="2012-04-22T15:29:00Z">
        <w:r w:rsidRPr="005223F4">
          <w:t xml:space="preserve">Schema Component Constraint: Unique Particle </w:t>
        </w:r>
        <w:commentRangeStart w:id="483"/>
        <w:r w:rsidRPr="005223F4">
          <w:t>Attribution</w:t>
        </w:r>
      </w:ins>
      <w:commentRangeEnd w:id="483"/>
      <w:ins w:id="484" w:author="mbeckerle" w:date="2012-04-22T15:30:00Z">
        <w:r>
          <w:rPr>
            <w:rStyle w:val="CommentReference"/>
            <w:b w:val="0"/>
            <w:bCs w:val="0"/>
          </w:rPr>
          <w:commentReference w:id="483"/>
        </w:r>
      </w:ins>
    </w:p>
    <w:p w14:paraId="242E2918" w14:textId="77777777" w:rsidR="00DE3E70" w:rsidRPr="005223F4" w:rsidRDefault="00DE3E70" w:rsidP="00DE3E70">
      <w:pPr>
        <w:rPr>
          <w:ins w:id="485" w:author="mbeckerle" w:date="2012-04-22T15:29:00Z"/>
        </w:rPr>
      </w:pPr>
      <w:ins w:id="486" w:author="mbeckerle" w:date="2012-04-22T15:29:00Z">
        <w:r w:rsidRPr="005223F4">
          <w:t xml:space="preserve">A DFDL processor MUST implement the Schema Component Constraint: Unique Particle Attribution defined in </w:t>
        </w:r>
        <w:r w:rsidRPr="005223F4">
          <w:rPr>
            <w:i/>
            <w:iCs/>
          </w:rPr>
          <w:t xml:space="preserve">XML Schema Part 1: Structures </w:t>
        </w:r>
        <w:r w:rsidRPr="005223F4">
          <w:t>[XSDLV1] that applies to the DFDL schema subset.</w:t>
        </w:r>
      </w:ins>
    </w:p>
    <w:p w14:paraId="6EF91AC4" w14:textId="77777777" w:rsidR="00DE3E70" w:rsidRPr="005223F4" w:rsidRDefault="00DE3E70" w:rsidP="00DE3E70">
      <w:pPr>
        <w:rPr>
          <w:ins w:id="487" w:author="mbeckerle" w:date="2012-04-22T15:29:00Z"/>
        </w:rPr>
      </w:pPr>
      <w:ins w:id="488" w:author="mbeckerle" w:date="2012-04-22T15:29:00Z">
        <w:r w:rsidRPr="005223F4">
          <w:t xml:space="preserve">Two elements </w:t>
        </w:r>
        <w:r w:rsidRPr="005223F4">
          <w:rPr>
            <w:b/>
            <w:bCs/>
          </w:rPr>
          <w:t>overlap</w:t>
        </w:r>
        <w:r w:rsidRPr="005223F4">
          <w:t xml:space="preserve"> if </w:t>
        </w:r>
      </w:ins>
    </w:p>
    <w:p w14:paraId="6584B561" w14:textId="77777777" w:rsidR="00DE3E70" w:rsidRPr="005223F4" w:rsidRDefault="00DE3E70" w:rsidP="00DE3E70">
      <w:pPr>
        <w:numPr>
          <w:ilvl w:val="0"/>
          <w:numId w:val="60"/>
        </w:numPr>
        <w:rPr>
          <w:ins w:id="489" w:author="mbeckerle" w:date="2012-04-22T15:29:00Z"/>
        </w:rPr>
      </w:pPr>
      <w:ins w:id="490" w:author="mbeckerle" w:date="2012-04-22T15:29:00Z">
        <w:r w:rsidRPr="005223F4">
          <w:t>They are both element declaration particles whose declarations have the same name and target namespace.</w:t>
        </w:r>
      </w:ins>
    </w:p>
    <w:p w14:paraId="4372EC4B" w14:textId="2ADB9119" w:rsidR="00DE3E70" w:rsidRPr="005223F4" w:rsidRDefault="00DE3E70" w:rsidP="00DE3E70">
      <w:pPr>
        <w:rPr>
          <w:ins w:id="491" w:author="mbeckerle" w:date="2012-04-22T15:29:00Z"/>
        </w:rPr>
      </w:pPr>
      <w:ins w:id="492" w:author="mbeckerle" w:date="2012-04-22T15:29:00Z">
        <w:r w:rsidRPr="005223F4">
          <w:t xml:space="preserve">A </w:t>
        </w:r>
      </w:ins>
      <w:ins w:id="493" w:author="mbeckerle" w:date="2013-01-28T12:49:00Z">
        <w:r w:rsidR="0066180F">
          <w:t>schema</w:t>
        </w:r>
      </w:ins>
      <w:ins w:id="494" w:author="mbeckerle" w:date="2012-04-22T15:29:00Z">
        <w:r w:rsidRPr="005223F4">
          <w:t xml:space="preserve"> will violate the unique attribution constraint if it contains two particles which overlap and which either </w:t>
        </w:r>
      </w:ins>
    </w:p>
    <w:p w14:paraId="2ADFD0B0" w14:textId="77777777" w:rsidR="00DE3E70" w:rsidRPr="005223F4" w:rsidRDefault="00DE3E70" w:rsidP="00DE3E70">
      <w:pPr>
        <w:numPr>
          <w:ilvl w:val="0"/>
          <w:numId w:val="61"/>
        </w:numPr>
        <w:rPr>
          <w:ins w:id="495" w:author="mbeckerle" w:date="2012-04-22T15:29:00Z"/>
        </w:rPr>
      </w:pPr>
      <w:ins w:id="496" w:author="mbeckerle" w:date="2012-04-22T15:29:00Z">
        <w:r w:rsidRPr="005223F4">
          <w:t xml:space="preserve">Are both in the particles of a </w:t>
        </w:r>
        <w:r w:rsidRPr="005223F4">
          <w:rPr>
            <w:i/>
            <w:iCs/>
          </w:rPr>
          <w:t>choice</w:t>
        </w:r>
        <w:r w:rsidRPr="005223F4">
          <w:t xml:space="preserve"> group</w:t>
        </w:r>
      </w:ins>
    </w:p>
    <w:p w14:paraId="6755C8CD" w14:textId="77777777" w:rsidR="00DE3E70" w:rsidRPr="005223F4" w:rsidRDefault="00DE3E70" w:rsidP="00DE3E70">
      <w:pPr>
        <w:rPr>
          <w:ins w:id="497" w:author="mbeckerle" w:date="2012-04-22T15:29:00Z"/>
        </w:rPr>
      </w:pPr>
      <w:ins w:id="498" w:author="mbeckerle" w:date="2012-04-22T15:29:00Z">
        <w:r w:rsidRPr="005223F4">
          <w:t xml:space="preserve">Or </w:t>
        </w:r>
      </w:ins>
    </w:p>
    <w:p w14:paraId="61054AA5" w14:textId="0F9949C9" w:rsidR="00DE3E70" w:rsidRPr="005223F4" w:rsidRDefault="00DE3E70" w:rsidP="00DE3E70">
      <w:pPr>
        <w:numPr>
          <w:ilvl w:val="0"/>
          <w:numId w:val="62"/>
        </w:numPr>
        <w:rPr>
          <w:ins w:id="499" w:author="mbeckerle" w:date="2012-04-22T15:29:00Z"/>
        </w:rPr>
      </w:pPr>
      <w:ins w:id="500" w:author="mbeckerle" w:date="2012-04-22T15:29:00Z">
        <w:r w:rsidRPr="005223F4">
          <w:lastRenderedPageBreak/>
          <w:t xml:space="preserve">Either may validate adjacent information items and the first has </w:t>
        </w:r>
      </w:ins>
      <w:ins w:id="501" w:author="Steve Hanson" w:date="2013-03-28T18:04:00Z">
        <w:r w:rsidR="00767A8A">
          <w:t xml:space="preserve">XSDL </w:t>
        </w:r>
      </w:ins>
      <w:ins w:id="502" w:author="mbeckerle" w:date="2012-04-22T15:29:00Z">
        <w:del w:id="503" w:author="Steve Hanson" w:date="2013-03-28T18:04:00Z">
          <w:r w:rsidRPr="005223F4" w:rsidDel="00767A8A">
            <w:delText>xs:</w:delText>
          </w:r>
        </w:del>
        <w:r w:rsidRPr="005223F4">
          <w:t xml:space="preserve">minOccurs less than </w:t>
        </w:r>
      </w:ins>
      <w:ins w:id="504" w:author="Steve Hanson" w:date="2013-03-28T18:04:00Z">
        <w:r w:rsidR="00767A8A">
          <w:t>XSDL</w:t>
        </w:r>
      </w:ins>
      <w:ins w:id="505" w:author="mbeckerle" w:date="2012-04-22T15:29:00Z">
        <w:del w:id="506" w:author="Steve Hanson" w:date="2013-03-28T18:04:00Z">
          <w:r w:rsidRPr="005223F4" w:rsidDel="00767A8A">
            <w:delText>xs:</w:delText>
          </w:r>
        </w:del>
      </w:ins>
      <w:ins w:id="507" w:author="Steve Hanson" w:date="2013-03-28T18:04:00Z">
        <w:r w:rsidR="00767A8A">
          <w:t xml:space="preserve"> </w:t>
        </w:r>
      </w:ins>
      <w:ins w:id="508" w:author="mbeckerle" w:date="2012-04-22T15:29:00Z">
        <w:r w:rsidRPr="005223F4">
          <w:t>maxOccurs.</w:t>
        </w:r>
      </w:ins>
    </w:p>
    <w:p w14:paraId="15A83308" w14:textId="77777777" w:rsidR="00FF1C9B" w:rsidRPr="005223F4" w:rsidRDefault="00FF1C9B" w:rsidP="006E4FE8">
      <w:pPr>
        <w:pStyle w:val="Heading2"/>
      </w:pPr>
      <w:bookmarkStart w:id="509" w:name="_Toc322911484"/>
      <w:bookmarkStart w:id="510" w:name="_Toc322912023"/>
      <w:bookmarkStart w:id="511" w:name="_Toc199515590"/>
      <w:bookmarkStart w:id="512" w:name="_Toc199515778"/>
      <w:bookmarkStart w:id="513" w:name="_Toc199516217"/>
      <w:bookmarkStart w:id="514" w:name="_Toc349042609"/>
      <w:bookmarkStart w:id="515" w:name="_Toc362453096"/>
      <w:bookmarkStart w:id="516" w:name="_Toc177399024"/>
      <w:bookmarkStart w:id="517" w:name="_Toc175057310"/>
      <w:bookmarkStart w:id="518" w:name="_Toc199516218"/>
      <w:bookmarkStart w:id="519" w:name="_Toc194983898"/>
      <w:bookmarkStart w:id="520" w:name="_Toc243112736"/>
      <w:bookmarkEnd w:id="509"/>
      <w:bookmarkEnd w:id="510"/>
      <w:bookmarkEnd w:id="511"/>
      <w:bookmarkEnd w:id="512"/>
      <w:bookmarkEnd w:id="513"/>
      <w:r w:rsidRPr="005223F4">
        <w:t>Processing Erro</w:t>
      </w:r>
      <w:r w:rsidR="004157DB" w:rsidRPr="005223F4">
        <w:t>rs</w:t>
      </w:r>
      <w:bookmarkEnd w:id="514"/>
      <w:bookmarkEnd w:id="515"/>
      <w:del w:id="521" w:author="Steve Hanson" w:date="2012-02-23T10:48:00Z">
        <w:r w:rsidR="008A7792" w:rsidRPr="005223F4" w:rsidDel="00157CEC">
          <w:delText xml:space="preserve">: </w:delText>
        </w:r>
      </w:del>
      <w:bookmarkEnd w:id="516"/>
      <w:bookmarkEnd w:id="517"/>
      <w:bookmarkEnd w:id="518"/>
      <w:bookmarkEnd w:id="519"/>
      <w:bookmarkEnd w:id="520"/>
    </w:p>
    <w:p w14:paraId="3CC38619" w14:textId="4F31B6D1" w:rsidR="00695C6C" w:rsidRPr="005223F4" w:rsidRDefault="00FF1C9B" w:rsidP="004C4665">
      <w:pPr>
        <w:pStyle w:val="nobreak"/>
      </w:pPr>
      <w:r w:rsidRPr="005223F4">
        <w:t xml:space="preserve">If a DFDL schema contains no </w:t>
      </w:r>
      <w:r w:rsidR="004157DB" w:rsidRPr="005223F4">
        <w:t xml:space="preserve">schema definition errors, then there is the additional possibility that when processing data using a DFDL schema, the data do not conform to the format described by the schema. </w:t>
      </w:r>
      <w:r w:rsidR="00695C6C" w:rsidRPr="005223F4">
        <w:t>T</w:t>
      </w:r>
      <w:r w:rsidR="004157DB" w:rsidRPr="005223F4">
        <w:t xml:space="preserve">his is known as a </w:t>
      </w:r>
      <w:r w:rsidR="00695C6C" w:rsidRPr="005223F4">
        <w:rPr>
          <w:i/>
          <w:iCs/>
        </w:rPr>
        <w:t>processing</w:t>
      </w:r>
      <w:r w:rsidR="00695C6C" w:rsidRPr="005223F4">
        <w:t xml:space="preserve"> </w:t>
      </w:r>
      <w:r w:rsidR="004157DB" w:rsidRPr="005223F4">
        <w:rPr>
          <w:i/>
          <w:iCs/>
        </w:rPr>
        <w:t>error</w:t>
      </w:r>
      <w:r w:rsidR="004157DB" w:rsidRPr="005223F4">
        <w:t xml:space="preserve">. </w:t>
      </w:r>
      <w:r w:rsidR="00695C6C" w:rsidRPr="005223F4">
        <w:br/>
        <w:t xml:space="preserve">Processing </w:t>
      </w:r>
      <w:r w:rsidR="00B66A42" w:rsidRPr="005223F4">
        <w:t xml:space="preserve">errors can be suppressed </w:t>
      </w:r>
      <w:r w:rsidR="004862E5">
        <w:t xml:space="preserve">by </w:t>
      </w:r>
      <w:r w:rsidR="00D332F1" w:rsidRPr="005223F4">
        <w:t>a</w:t>
      </w:r>
      <w:r w:rsidR="00695C6C" w:rsidRPr="005223F4">
        <w:t xml:space="preserve"> point of uncertainty</w:t>
      </w:r>
      <w:r w:rsidR="00B66A42" w:rsidRPr="005223F4">
        <w:t>. See section</w:t>
      </w:r>
      <w:r w:rsidR="00695C6C" w:rsidRPr="005223F4">
        <w:t xml:space="preserve"> </w:t>
      </w:r>
      <w:r w:rsidR="00695C6C" w:rsidRPr="005223F4">
        <w:fldChar w:fldCharType="begin"/>
      </w:r>
      <w:r w:rsidR="00695C6C" w:rsidRPr="005223F4">
        <w:instrText xml:space="preserve"> REF _Ref254711270 \r \h </w:instrText>
      </w:r>
      <w:r w:rsidR="00695C6C" w:rsidRPr="005223F4">
        <w:fldChar w:fldCharType="separate"/>
      </w:r>
      <w:ins w:id="522" w:author="mbeckerle" w:date="2013-07-10T14:53:00Z">
        <w:r w:rsidR="008B68D7">
          <w:t>1.1</w:t>
        </w:r>
      </w:ins>
      <w:del w:id="523" w:author="mbeckerle" w:date="2013-07-10T14:51:00Z">
        <w:r w:rsidR="00D04199" w:rsidDel="00D9274F">
          <w:rPr>
            <w:cs/>
          </w:rPr>
          <w:delText>‎</w:delText>
        </w:r>
        <w:r w:rsidR="00D04199" w:rsidDel="00D9274F">
          <w:delText>9.1.1</w:delText>
        </w:r>
      </w:del>
      <w:r w:rsidR="00695C6C" w:rsidRPr="005223F4">
        <w:fldChar w:fldCharType="end"/>
      </w:r>
      <w:r w:rsidR="00695C6C" w:rsidRPr="005223F4">
        <w:t xml:space="preserve"> </w:t>
      </w:r>
      <w:r w:rsidR="00695C6C" w:rsidRPr="005223F4">
        <w:fldChar w:fldCharType="begin"/>
      </w:r>
      <w:r w:rsidR="00695C6C" w:rsidRPr="005223F4">
        <w:instrText xml:space="preserve"> REF _Ref254711270 \h </w:instrText>
      </w:r>
      <w:r w:rsidR="00695C6C" w:rsidRPr="005223F4">
        <w:fldChar w:fldCharType="separate"/>
      </w:r>
      <w:ins w:id="524" w:author="mbeckerle" w:date="2013-07-10T14:53:00Z">
        <w:r w:rsidR="008B68D7" w:rsidRPr="005223F4" w:rsidDel="005E6B8F">
          <w:t>Resolving Points of Uncertainty.</w:t>
        </w:r>
      </w:ins>
      <w:del w:id="525" w:author="mbeckerle" w:date="2013-07-10T14:51:00Z">
        <w:r w:rsidR="00D04199" w:rsidRPr="005223F4" w:rsidDel="00D9274F">
          <w:delText>Resolving Points of Uncertainty.</w:delText>
        </w:r>
      </w:del>
      <w:r w:rsidR="00695C6C" w:rsidRPr="005223F4">
        <w:fldChar w:fldCharType="end"/>
      </w:r>
      <w:r w:rsidR="006D71BC" w:rsidRPr="005223F4">
        <w:t xml:space="preserve"> </w:t>
      </w:r>
    </w:p>
    <w:p w14:paraId="71928DE2" w14:textId="77777777" w:rsidR="00B66A42" w:rsidRPr="005223F4" w:rsidRDefault="006D71BC" w:rsidP="009A0F13">
      <w:r w:rsidRPr="005223F4">
        <w:t xml:space="preserve">It is expected that DFDL implementations will provide </w:t>
      </w:r>
      <w:r w:rsidR="009A0F13" w:rsidRPr="005223F4">
        <w:t>additional</w:t>
      </w:r>
      <w:r w:rsidRPr="005223F4">
        <w:t xml:space="preserve"> mechanisms for dealing with effective </w:t>
      </w:r>
      <w:r w:rsidR="00A40D0A" w:rsidRPr="005223F4">
        <w:t>processing error</w:t>
      </w:r>
      <w:r w:rsidRPr="005223F4">
        <w:t xml:space="preserve">s such as </w:t>
      </w:r>
      <w:r w:rsidR="00602FE1" w:rsidRPr="005223F4">
        <w:t xml:space="preserve">the </w:t>
      </w:r>
      <w:r w:rsidRPr="005223F4">
        <w:t xml:space="preserve">means of specifying retry points or </w:t>
      </w:r>
      <w:r w:rsidR="00602FE1" w:rsidRPr="005223F4">
        <w:t xml:space="preserve">the </w:t>
      </w:r>
      <w:r w:rsidRPr="005223F4">
        <w:t>means of skipping some data so as to recover from the error in some way.</w:t>
      </w:r>
    </w:p>
    <w:p w14:paraId="1E5A1B0D" w14:textId="77777777" w:rsidR="00E81C4E" w:rsidRPr="005223F4" w:rsidRDefault="00DA38C4" w:rsidP="00B017F3">
      <w:r w:rsidRPr="005223F4">
        <w:t>Exceptions that occur in the evaluation of the DFDL expression language are processing errors.</w:t>
      </w:r>
    </w:p>
    <w:p w14:paraId="5339DC0E" w14:textId="7D5DA223" w:rsidR="00CE6268" w:rsidRDefault="00DA38C4" w:rsidP="00E36848">
      <w:pPr>
        <w:pStyle w:val="nobreak"/>
        <w:rPr>
          <w:ins w:id="526" w:author="mbeckerle" w:date="2013-02-19T13:09:00Z"/>
        </w:rPr>
      </w:pPr>
      <w:commentRangeStart w:id="527"/>
      <w:commentRangeStart w:id="528"/>
      <w:commentRangeStart w:id="529"/>
      <w:r w:rsidRPr="005223F4">
        <w:t>N</w:t>
      </w:r>
      <w:r w:rsidR="00E81C4E" w:rsidRPr="005223F4">
        <w:t xml:space="preserve">on-conformance with </w:t>
      </w:r>
      <w:r w:rsidR="00E36848" w:rsidRPr="005223F4">
        <w:t xml:space="preserve">the </w:t>
      </w:r>
      <w:ins w:id="530" w:author="Steve Hanson" w:date="2013-03-28T10:52:00Z">
        <w:r w:rsidR="004B63BD">
          <w:t>XSD</w:t>
        </w:r>
      </w:ins>
      <w:ins w:id="531" w:author="Steve Hanson" w:date="2013-03-28T18:04:00Z">
        <w:r w:rsidR="00767A8A">
          <w:t>L</w:t>
        </w:r>
      </w:ins>
      <w:ins w:id="532" w:author="Steve Hanson" w:date="2013-03-28T10:52:00Z">
        <w:r w:rsidR="004B63BD">
          <w:t xml:space="preserve"> </w:t>
        </w:r>
      </w:ins>
      <w:del w:id="533" w:author="Steve Hanson" w:date="2013-03-28T10:52:00Z">
        <w:r w:rsidR="0015012F" w:rsidRPr="005223F4" w:rsidDel="004B63BD">
          <w:rPr>
            <w:i/>
            <w:iCs/>
          </w:rPr>
          <w:delText>xs:</w:delText>
        </w:r>
      </w:del>
      <w:r w:rsidR="0015012F" w:rsidRPr="005223F4">
        <w:rPr>
          <w:i/>
          <w:iCs/>
        </w:rPr>
        <w:t>minOccurs</w:t>
      </w:r>
      <w:r w:rsidR="00E81C4E" w:rsidRPr="005223F4">
        <w:t xml:space="preserve"> </w:t>
      </w:r>
      <w:ins w:id="534" w:author="Steve Hanson" w:date="2013-03-28T10:51:00Z">
        <w:r w:rsidR="004B63BD">
          <w:t xml:space="preserve">or </w:t>
        </w:r>
        <w:r w:rsidR="004B63BD" w:rsidRPr="004B63BD">
          <w:rPr>
            <w:i/>
          </w:rPr>
          <w:t>maxOccurs</w:t>
        </w:r>
        <w:r w:rsidR="004B63BD">
          <w:t xml:space="preserve"> </w:t>
        </w:r>
      </w:ins>
      <w:r w:rsidRPr="005223F4">
        <w:t>constraint</w:t>
      </w:r>
      <w:ins w:id="535" w:author="Steve Hanson" w:date="2013-03-28T10:52:00Z">
        <w:r w:rsidR="004B63BD">
          <w:t>s</w:t>
        </w:r>
      </w:ins>
      <w:r w:rsidRPr="005223F4">
        <w:t xml:space="preserve"> </w:t>
      </w:r>
      <w:r w:rsidR="00E81C4E" w:rsidRPr="005223F4">
        <w:t xml:space="preserve">is </w:t>
      </w:r>
      <w:ins w:id="536" w:author="mbeckerle" w:date="2013-02-19T13:09:00Z">
        <w:r w:rsidR="00CE6268">
          <w:t xml:space="preserve">either </w:t>
        </w:r>
      </w:ins>
      <w:r w:rsidR="00E81C4E" w:rsidRPr="005223F4">
        <w:t>a processing error</w:t>
      </w:r>
      <w:ins w:id="537" w:author="mbeckerle" w:date="2013-02-19T13:09:00Z">
        <w:r w:rsidR="00CE6268">
          <w:t xml:space="preserve"> or only a validation error depending on the</w:t>
        </w:r>
      </w:ins>
      <w:ins w:id="538" w:author="mbeckerle" w:date="2013-02-19T13:13:00Z">
        <w:r w:rsidR="00CE6268">
          <w:t xml:space="preserve"> </w:t>
        </w:r>
      </w:ins>
      <w:ins w:id="539" w:author="Steve Hanson" w:date="2013-03-28T10:48:00Z">
        <w:r w:rsidR="004B63BD">
          <w:t xml:space="preserve">settings of </w:t>
        </w:r>
      </w:ins>
      <w:ins w:id="540" w:author="Steve Hanson" w:date="2013-03-28T10:49:00Z">
        <w:r w:rsidR="004B63BD">
          <w:t xml:space="preserve">certain </w:t>
        </w:r>
      </w:ins>
      <w:ins w:id="541" w:author="Steve Hanson" w:date="2013-03-28T10:48:00Z">
        <w:r w:rsidR="004B63BD">
          <w:t xml:space="preserve">DFDL </w:t>
        </w:r>
      </w:ins>
      <w:ins w:id="542" w:author="mbeckerle" w:date="2013-02-19T13:13:00Z">
        <w:del w:id="543" w:author="Steve Hanson" w:date="2013-03-28T10:48:00Z">
          <w:r w:rsidR="00CE6268" w:rsidDel="004B63BD">
            <w:delText>value of the</w:delText>
          </w:r>
        </w:del>
      </w:ins>
      <w:ins w:id="544" w:author="mbeckerle" w:date="2013-02-19T13:09:00Z">
        <w:del w:id="545" w:author="Steve Hanson" w:date="2013-03-28T10:48:00Z">
          <w:r w:rsidR="00CE6268" w:rsidDel="004B63BD">
            <w:delText xml:space="preserve"> dfdl:occursCountKind</w:delText>
          </w:r>
        </w:del>
      </w:ins>
      <w:ins w:id="546" w:author="mbeckerle" w:date="2013-02-19T13:13:00Z">
        <w:del w:id="547" w:author="Steve Hanson" w:date="2013-03-28T10:48:00Z">
          <w:r w:rsidR="00CE6268" w:rsidDel="004B63BD">
            <w:delText xml:space="preserve"> </w:delText>
          </w:r>
        </w:del>
        <w:r w:rsidR="00CE6268">
          <w:t>propert</w:t>
        </w:r>
      </w:ins>
      <w:ins w:id="548" w:author="Steve Hanson" w:date="2013-03-28T10:48:00Z">
        <w:r w:rsidR="004B63BD">
          <w:t xml:space="preserve">ies </w:t>
        </w:r>
      </w:ins>
      <w:ins w:id="549" w:author="Steve Hanson" w:date="2013-03-28T10:49:00Z">
        <w:r w:rsidR="004B63BD">
          <w:t>(see</w:t>
        </w:r>
      </w:ins>
      <w:ins w:id="550" w:author="Steve Hanson" w:date="2013-03-28T11:00:00Z">
        <w:r w:rsidR="00B64F83">
          <w:t xml:space="preserve"> section</w:t>
        </w:r>
      </w:ins>
      <w:ins w:id="551" w:author="Steve Hanson" w:date="2013-03-28T10:49:00Z">
        <w:r w:rsidR="004B63BD">
          <w:t xml:space="preserve"> </w:t>
        </w:r>
      </w:ins>
      <w:ins w:id="552" w:author="Steve Hanson" w:date="2013-03-28T10:59:00Z">
        <w:r w:rsidR="00B64F83">
          <w:fldChar w:fldCharType="begin"/>
        </w:r>
        <w:r w:rsidR="00B64F83">
          <w:instrText xml:space="preserve"> REF _Ref351913722 \r \p \h </w:instrText>
        </w:r>
      </w:ins>
      <w:r w:rsidR="00B64F83">
        <w:fldChar w:fldCharType="separate"/>
      </w:r>
      <w:ins w:id="553" w:author="mbeckerle" w:date="2013-07-10T14:53:00Z">
        <w:r w:rsidR="008B68D7">
          <w:t>16 below</w:t>
        </w:r>
      </w:ins>
      <w:ins w:id="554" w:author="Steve Hanson" w:date="2013-03-28T10:59:00Z">
        <w:r w:rsidR="00B64F83">
          <w:fldChar w:fldCharType="end"/>
        </w:r>
      </w:ins>
      <w:ins w:id="555" w:author="Steve Hanson" w:date="2013-03-28T10:49:00Z">
        <w:r w:rsidR="004B63BD">
          <w:t>)</w:t>
        </w:r>
      </w:ins>
      <w:ins w:id="556" w:author="mbeckerle" w:date="2013-02-19T13:13:00Z">
        <w:del w:id="557" w:author="Steve Hanson" w:date="2013-03-28T10:49:00Z">
          <w:r w:rsidR="00CE6268" w:rsidDel="004B63BD">
            <w:delText>y</w:delText>
          </w:r>
        </w:del>
        <w:r w:rsidR="00CE6268">
          <w:t>.</w:t>
        </w:r>
      </w:ins>
      <w:del w:id="558" w:author="mbeckerle" w:date="2013-02-19T13:13:00Z">
        <w:r w:rsidR="00E81C4E" w:rsidRPr="005223F4" w:rsidDel="00CE6268">
          <w:delText>.</w:delText>
        </w:r>
        <w:r w:rsidR="00E36848" w:rsidRPr="005223F4" w:rsidDel="00CE6268">
          <w:delText xml:space="preserve"> </w:delText>
        </w:r>
      </w:del>
    </w:p>
    <w:p w14:paraId="01CC969F" w14:textId="5C009258" w:rsidR="00E36848" w:rsidRPr="005223F4" w:rsidDel="004B63BD" w:rsidRDefault="00E81C4E">
      <w:pPr>
        <w:pStyle w:val="Heading3"/>
        <w:rPr>
          <w:del w:id="559" w:author="Steve Hanson" w:date="2013-03-28T10:52:00Z"/>
        </w:rPr>
        <w:pPrChange w:id="560" w:author="mbeckerle" w:date="2013-07-24T16:59:00Z">
          <w:pPr>
            <w:pStyle w:val="nobreak"/>
          </w:pPr>
        </w:pPrChange>
      </w:pPr>
      <w:bookmarkStart w:id="561" w:name="_Toc362452749"/>
      <w:del w:id="562" w:author="Steve Hanson" w:date="2013-03-28T10:52:00Z">
        <w:r w:rsidRPr="005223F4" w:rsidDel="004B63BD">
          <w:delText>.</w:delText>
        </w:r>
        <w:r w:rsidR="00E36848" w:rsidRPr="005223F4" w:rsidDel="004B63BD">
          <w:delText xml:space="preserve"> Non-conformance with the </w:delText>
        </w:r>
        <w:r w:rsidR="001359BA" w:rsidRPr="005223F4" w:rsidDel="004B63BD">
          <w:rPr>
            <w:i/>
            <w:iCs/>
          </w:rPr>
          <w:delText>xs:maxOccurs</w:delText>
        </w:r>
        <w:r w:rsidR="00E36848" w:rsidRPr="005223F4" w:rsidDel="004B63BD">
          <w:delText xml:space="preserve"> constraint is a validation error.</w:delText>
        </w:r>
        <w:commentRangeEnd w:id="527"/>
        <w:r w:rsidR="00B12D70" w:rsidDel="004B63BD">
          <w:rPr>
            <w:rStyle w:val="CommentReference"/>
          </w:rPr>
          <w:commentReference w:id="527"/>
        </w:r>
        <w:commentRangeEnd w:id="528"/>
        <w:commentRangeEnd w:id="529"/>
        <w:r w:rsidR="00072CA1" w:rsidDel="004B63BD">
          <w:rPr>
            <w:rStyle w:val="CommentReference"/>
          </w:rPr>
          <w:commentReference w:id="528"/>
        </w:r>
        <w:r w:rsidR="00072CA1" w:rsidDel="004B63BD">
          <w:rPr>
            <w:rStyle w:val="CommentReference"/>
          </w:rPr>
          <w:commentReference w:id="529"/>
        </w:r>
        <w:bookmarkStart w:id="563" w:name="_Toc361231093"/>
        <w:bookmarkStart w:id="564" w:name="_Toc361231619"/>
        <w:bookmarkStart w:id="565" w:name="_Toc362444899"/>
        <w:bookmarkStart w:id="566" w:name="_Toc362451650"/>
        <w:bookmarkStart w:id="567" w:name="_Toc362452199"/>
        <w:bookmarkStart w:id="568" w:name="_Toc362453097"/>
        <w:bookmarkEnd w:id="563"/>
        <w:bookmarkEnd w:id="564"/>
        <w:bookmarkEnd w:id="565"/>
        <w:bookmarkEnd w:id="566"/>
        <w:bookmarkEnd w:id="567"/>
        <w:bookmarkEnd w:id="561"/>
        <w:bookmarkEnd w:id="568"/>
      </w:del>
    </w:p>
    <w:p w14:paraId="409CB428" w14:textId="77777777" w:rsidR="004A7746" w:rsidRPr="005223F4" w:rsidRDefault="004A7746" w:rsidP="0031368F">
      <w:pPr>
        <w:pStyle w:val="Heading3"/>
      </w:pPr>
      <w:bookmarkStart w:id="569" w:name="_Toc322911486"/>
      <w:bookmarkStart w:id="570" w:name="_Toc322912025"/>
      <w:bookmarkStart w:id="571" w:name="_Ref254707057"/>
      <w:bookmarkStart w:id="572" w:name="_Toc349042610"/>
      <w:bookmarkStart w:id="573" w:name="_Toc362453098"/>
      <w:bookmarkStart w:id="574" w:name="_Toc199516219"/>
      <w:bookmarkStart w:id="575" w:name="_Toc243112737"/>
      <w:bookmarkStart w:id="576" w:name="_Ref249772673"/>
      <w:bookmarkStart w:id="577" w:name="_Ref249772718"/>
      <w:bookmarkEnd w:id="569"/>
      <w:bookmarkEnd w:id="570"/>
      <w:r w:rsidRPr="005223F4">
        <w:t>Ambiguity of Data Formats</w:t>
      </w:r>
      <w:bookmarkEnd w:id="571"/>
      <w:bookmarkEnd w:id="572"/>
      <w:bookmarkEnd w:id="573"/>
    </w:p>
    <w:p w14:paraId="56B82F08" w14:textId="578D606A" w:rsidR="004A7746" w:rsidRPr="005223F4" w:rsidRDefault="004A7746" w:rsidP="0009757D">
      <w:pPr>
        <w:pStyle w:val="nobreak"/>
        <w:rPr>
          <w:rFonts w:cs="Arial"/>
          <w:szCs w:val="26"/>
        </w:rPr>
      </w:pPr>
      <w:r w:rsidRPr="005223F4">
        <w:rPr>
          <w:rFonts w:cs="Arial"/>
          <w:szCs w:val="26"/>
        </w:rPr>
        <w:t>A data format using delimite</w:t>
      </w:r>
      <w:r w:rsidR="00C6776F" w:rsidRPr="005223F4">
        <w:rPr>
          <w:rFonts w:cs="Arial"/>
          <w:szCs w:val="26"/>
        </w:rPr>
        <w:t>rs</w:t>
      </w:r>
      <w:r w:rsidRPr="005223F4">
        <w:rPr>
          <w:rFonts w:cs="Arial"/>
          <w:szCs w:val="26"/>
        </w:rPr>
        <w:t xml:space="preserve"> may be ambiguous if the delimiters are not distinct and a data format description which has fixed data requirements (</w:t>
      </w:r>
      <w:ins w:id="578" w:author="mbeckerle" w:date="2013-01-28T13:40:00Z">
        <w:r w:rsidR="006112C8">
          <w:rPr>
            <w:rFonts w:cs="Arial"/>
            <w:szCs w:val="26"/>
          </w:rPr>
          <w:t xml:space="preserve">that is, where </w:t>
        </w:r>
      </w:ins>
      <w:r w:rsidRPr="005223F4">
        <w:rPr>
          <w:rFonts w:cs="Arial"/>
          <w:szCs w:val="26"/>
        </w:rPr>
        <w:t xml:space="preserve">some elements </w:t>
      </w:r>
      <w:del w:id="579" w:author="mbeckerle" w:date="2013-01-28T13:40:00Z">
        <w:r w:rsidRPr="005223F4" w:rsidDel="006112C8">
          <w:rPr>
            <w:rFonts w:cs="Arial"/>
            <w:szCs w:val="26"/>
          </w:rPr>
          <w:delText xml:space="preserve">having </w:delText>
        </w:r>
      </w:del>
      <w:ins w:id="580" w:author="mbeckerle" w:date="2013-01-28T13:40:00Z">
        <w:r w:rsidR="006112C8">
          <w:rPr>
            <w:rFonts w:cs="Arial"/>
            <w:szCs w:val="26"/>
          </w:rPr>
          <w:t>have</w:t>
        </w:r>
        <w:r w:rsidR="006112C8" w:rsidRPr="005223F4">
          <w:rPr>
            <w:rFonts w:cs="Arial"/>
            <w:szCs w:val="26"/>
          </w:rPr>
          <w:t xml:space="preserve"> </w:t>
        </w:r>
      </w:ins>
      <w:del w:id="581" w:author="mbeckerle" w:date="2013-01-28T12:27:00Z">
        <w:r w:rsidRPr="005223F4" w:rsidDel="00F2061E">
          <w:rPr>
            <w:rFonts w:cs="Arial"/>
            <w:szCs w:val="26"/>
          </w:rPr>
          <w:delText xml:space="preserve">required </w:delText>
        </w:r>
      </w:del>
      <w:r w:rsidRPr="005223F4">
        <w:rPr>
          <w:rFonts w:cs="Arial"/>
          <w:szCs w:val="26"/>
        </w:rPr>
        <w:t xml:space="preserve">fixed values), may be ambiguous </w:t>
      </w:r>
      <w:r w:rsidR="0009757D" w:rsidRPr="005223F4">
        <w:rPr>
          <w:rFonts w:cs="Arial"/>
          <w:szCs w:val="26"/>
        </w:rPr>
        <w:t>even with fixed length elements</w:t>
      </w:r>
      <w:r w:rsidRPr="005223F4">
        <w:rPr>
          <w:rFonts w:cs="Arial"/>
          <w:szCs w:val="26"/>
        </w:rPr>
        <w:t>.</w:t>
      </w:r>
      <w:del w:id="582" w:author="mbeckerle" w:date="2013-01-28T12:27:00Z">
        <w:r w:rsidRPr="005223F4" w:rsidDel="00F2061E">
          <w:rPr>
            <w:rFonts w:cs="Arial"/>
            <w:szCs w:val="26"/>
          </w:rPr>
          <w:delText xml:space="preserve"> </w:delText>
        </w:r>
      </w:del>
      <w:r w:rsidRPr="005223F4">
        <w:rPr>
          <w:rStyle w:val="FootnoteReference"/>
          <w:rFonts w:cs="Arial"/>
          <w:szCs w:val="26"/>
        </w:rPr>
        <w:footnoteReference w:id="2"/>
      </w:r>
      <w:del w:id="585" w:author="mbeckerle" w:date="2013-01-28T12:27:00Z">
        <w:r w:rsidRPr="005223F4" w:rsidDel="00F2061E">
          <w:rPr>
            <w:rFonts w:cs="Arial"/>
            <w:szCs w:val="26"/>
          </w:rPr>
          <w:delText xml:space="preserve">  </w:delText>
        </w:r>
      </w:del>
    </w:p>
    <w:p w14:paraId="72F13133" w14:textId="77777777" w:rsidR="004A7746" w:rsidRPr="005223F4" w:rsidRDefault="0009757D" w:rsidP="0009757D">
      <w:pPr>
        <w:pStyle w:val="nobreak"/>
        <w:rPr>
          <w:rFonts w:cs="Arial"/>
          <w:szCs w:val="26"/>
        </w:rPr>
      </w:pPr>
      <w:r w:rsidRPr="005223F4">
        <w:rPr>
          <w:rFonts w:cs="Arial"/>
          <w:szCs w:val="26"/>
        </w:rPr>
        <w:t>I</w:t>
      </w:r>
      <w:r w:rsidR="004A7746" w:rsidRPr="005223F4">
        <w:rPr>
          <w:rFonts w:cs="Arial"/>
          <w:szCs w:val="26"/>
        </w:rPr>
        <w:t>f the delimiter string values are stored within the data, perhaps as elements of a header part of the data, then this ambiguity certainly cannot be examined until the data is available.</w:t>
      </w:r>
    </w:p>
    <w:p w14:paraId="29F975ED" w14:textId="77777777" w:rsidR="004A7746" w:rsidRPr="005223F4" w:rsidRDefault="004A7746" w:rsidP="0009757D">
      <w:pPr>
        <w:pStyle w:val="nobreak"/>
        <w:rPr>
          <w:rFonts w:cs="Arial"/>
          <w:szCs w:val="26"/>
        </w:rPr>
      </w:pPr>
      <w:r w:rsidRPr="005223F4">
        <w:rPr>
          <w:rFonts w:cs="Arial"/>
          <w:szCs w:val="26"/>
        </w:rPr>
        <w:t>Given an ambiguous grammar, a DFDL implementation may successfully parse a particular input data stream. That is, the part of the schema with the ambiguity may not be exercised by a particular data stream, or the data may parse successfully anyway</w:t>
      </w:r>
      <w:r w:rsidR="0009757D" w:rsidRPr="005223F4">
        <w:rPr>
          <w:rFonts w:cs="Arial"/>
          <w:szCs w:val="26"/>
        </w:rPr>
        <w:t xml:space="preserve"> because</w:t>
      </w:r>
      <w:r w:rsidRPr="005223F4">
        <w:rPr>
          <w:rFonts w:cs="Arial"/>
          <w:szCs w:val="26"/>
        </w:rPr>
        <w:t xml:space="preserve"> the ambiguity may not cause any kind of failure or processing error.</w:t>
      </w:r>
    </w:p>
    <w:p w14:paraId="622DDD70" w14:textId="77777777" w:rsidR="00D2626D" w:rsidRPr="005223F4" w:rsidRDefault="004A7746" w:rsidP="0009757D">
      <w:pPr>
        <w:pStyle w:val="nobreak"/>
      </w:pPr>
      <w:r w:rsidRPr="005223F4">
        <w:t xml:space="preserve">Hence, to insure compatible behavior, DFDL v1.0 implementations MUST </w:t>
      </w:r>
      <w:r w:rsidR="0009757D" w:rsidRPr="005223F4">
        <w:t xml:space="preserve">NOT </w:t>
      </w:r>
      <w:r w:rsidRPr="005223F4">
        <w:t xml:space="preserve">detect grammar ambiguities as errors. Implementations are of course free to issue warnings to help users identify these situations, but ambiguity is neither a Schema Definition Error nor a Processing Error. </w:t>
      </w:r>
      <w:bookmarkEnd w:id="574"/>
      <w:bookmarkEnd w:id="575"/>
      <w:bookmarkEnd w:id="576"/>
      <w:bookmarkEnd w:id="577"/>
    </w:p>
    <w:p w14:paraId="30FF8180" w14:textId="77777777" w:rsidR="00D60522" w:rsidRPr="005223F4" w:rsidRDefault="00D60522" w:rsidP="00D60522">
      <w:pPr>
        <w:pStyle w:val="Heading4"/>
      </w:pPr>
      <w:r w:rsidRPr="005223F4">
        <w:t>Unparsing Must be Unambiguous</w:t>
      </w:r>
    </w:p>
    <w:p w14:paraId="5517D23B" w14:textId="77777777" w:rsidR="00D60522" w:rsidRPr="005223F4" w:rsidRDefault="00D60522" w:rsidP="00D60522">
      <w:r w:rsidRPr="005223F4">
        <w:t xml:space="preserve">Usually, the behavior of the unparser is symmetric to the behavior of the parser; however, there are cases where the DFDL schema will accept several equivalent representations for the same logical data. In this case it would be ambiguous which of these equivalent representations should be produced by the unparser. The DFDL standard contains representation properties which are used to eliminate this ambiguity. It is a schema definition error if a DFDL schema is being used to unparse data and there is any ambiguity about the representation. </w:t>
      </w:r>
    </w:p>
    <w:p w14:paraId="5FF8B686" w14:textId="77777777" w:rsidR="00A25815" w:rsidRPr="005223F4" w:rsidRDefault="00A25815" w:rsidP="006E4FE8">
      <w:pPr>
        <w:pStyle w:val="Heading2"/>
      </w:pPr>
      <w:bookmarkStart w:id="586" w:name="_Toc322911488"/>
      <w:bookmarkStart w:id="587" w:name="_Toc322912027"/>
      <w:bookmarkStart w:id="588" w:name="_Toc322911489"/>
      <w:bookmarkStart w:id="589" w:name="_Toc322912028"/>
      <w:bookmarkStart w:id="590" w:name="_Toc322911490"/>
      <w:bookmarkStart w:id="591" w:name="_Toc322912029"/>
      <w:bookmarkStart w:id="592" w:name="_Toc322911491"/>
      <w:bookmarkStart w:id="593" w:name="_Toc322912030"/>
      <w:bookmarkStart w:id="594" w:name="_Toc322911492"/>
      <w:bookmarkStart w:id="595" w:name="_Toc322912031"/>
      <w:bookmarkStart w:id="596" w:name="_Toc322911493"/>
      <w:bookmarkStart w:id="597" w:name="_Toc322912032"/>
      <w:bookmarkStart w:id="598" w:name="_Toc322911494"/>
      <w:bookmarkStart w:id="599" w:name="_Toc322912033"/>
      <w:bookmarkStart w:id="600" w:name="_Toc322911495"/>
      <w:bookmarkStart w:id="601" w:name="_Toc322912034"/>
      <w:bookmarkStart w:id="602" w:name="_Toc322911496"/>
      <w:bookmarkStart w:id="603" w:name="_Toc322912035"/>
      <w:bookmarkStart w:id="604" w:name="_Toc322911497"/>
      <w:bookmarkStart w:id="605" w:name="_Toc322912036"/>
      <w:bookmarkStart w:id="606" w:name="_Toc322911498"/>
      <w:bookmarkStart w:id="607" w:name="_Toc322912037"/>
      <w:bookmarkStart w:id="608" w:name="_Toc322911499"/>
      <w:bookmarkStart w:id="609" w:name="_Toc322912038"/>
      <w:bookmarkStart w:id="610" w:name="_Toc322911500"/>
      <w:bookmarkStart w:id="611" w:name="_Toc322912039"/>
      <w:bookmarkStart w:id="612" w:name="_Toc184191909"/>
      <w:bookmarkStart w:id="613" w:name="_Toc184210449"/>
      <w:bookmarkStart w:id="614" w:name="_Toc177399025"/>
      <w:bookmarkStart w:id="615" w:name="_Toc175057311"/>
      <w:bookmarkStart w:id="616" w:name="_Toc199516220"/>
      <w:bookmarkStart w:id="617" w:name="_Toc194983899"/>
      <w:bookmarkStart w:id="618" w:name="_Toc243112738"/>
      <w:bookmarkStart w:id="619" w:name="_Toc349042611"/>
      <w:bookmarkStart w:id="620" w:name="_Toc362453099"/>
      <w:bookmarkStart w:id="621" w:name="OLE_LINK3"/>
      <w:bookmarkStart w:id="622" w:name="OLE_LINK4"/>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r w:rsidRPr="005223F4">
        <w:t>Validation Errors</w:t>
      </w:r>
      <w:bookmarkEnd w:id="614"/>
      <w:bookmarkEnd w:id="615"/>
      <w:bookmarkEnd w:id="616"/>
      <w:bookmarkEnd w:id="617"/>
      <w:bookmarkEnd w:id="618"/>
      <w:bookmarkEnd w:id="619"/>
      <w:bookmarkEnd w:id="620"/>
    </w:p>
    <w:p w14:paraId="637F0BEB" w14:textId="3A827A69" w:rsidR="009B3D12" w:rsidRPr="005223F4" w:rsidRDefault="00B66A42" w:rsidP="00CF06A9">
      <w:pPr>
        <w:pStyle w:val="nobreak"/>
      </w:pPr>
      <w:r w:rsidRPr="005223F4">
        <w:t>L</w:t>
      </w:r>
      <w:r w:rsidR="00A25815" w:rsidRPr="005223F4">
        <w:t xml:space="preserve">ogical validation </w:t>
      </w:r>
      <w:r w:rsidR="00F45009" w:rsidRPr="005223F4">
        <w:t xml:space="preserve">checks </w:t>
      </w:r>
      <w:r w:rsidR="00A25815" w:rsidRPr="005223F4">
        <w:t xml:space="preserve">are constraints expressed in </w:t>
      </w:r>
      <w:r w:rsidR="0091319F" w:rsidRPr="005223F4">
        <w:t>XSDL</w:t>
      </w:r>
      <w:r w:rsidR="00A25815" w:rsidRPr="005223F4">
        <w:t xml:space="preserve"> and </w:t>
      </w:r>
      <w:r w:rsidRPr="005223F4">
        <w:t xml:space="preserve">they </w:t>
      </w:r>
      <w:r w:rsidR="00A25815" w:rsidRPr="005223F4">
        <w:t xml:space="preserve">apply to the logical </w:t>
      </w:r>
      <w:del w:id="623" w:author="mbeckerle" w:date="2013-01-28T12:49:00Z">
        <w:r w:rsidR="00A25815" w:rsidRPr="005223F4" w:rsidDel="0066180F">
          <w:delText xml:space="preserve">content </w:delText>
        </w:r>
      </w:del>
      <w:ins w:id="624" w:author="mbeckerle" w:date="2013-01-28T12:49:00Z">
        <w:r w:rsidR="0066180F">
          <w:t>value</w:t>
        </w:r>
        <w:r w:rsidR="0066180F" w:rsidRPr="005223F4">
          <w:t xml:space="preserve"> </w:t>
        </w:r>
      </w:ins>
      <w:r w:rsidR="00A25815" w:rsidRPr="005223F4">
        <w:t xml:space="preserve">of the </w:t>
      </w:r>
      <w:r w:rsidR="00CF06A9" w:rsidRPr="005223F4">
        <w:t>infoset</w:t>
      </w:r>
      <w:r w:rsidR="00EB4E44" w:rsidRPr="005223F4">
        <w:t>.</w:t>
      </w:r>
      <w:r w:rsidRPr="005223F4">
        <w:t xml:space="preserve"> </w:t>
      </w:r>
      <w:r w:rsidR="00F45009" w:rsidRPr="005223F4">
        <w:t xml:space="preserve">Hence, parsing must successfully construct </w:t>
      </w:r>
      <w:r w:rsidR="00D74886" w:rsidRPr="005223F4">
        <w:t>the infoset</w:t>
      </w:r>
      <w:r w:rsidR="00F45009" w:rsidRPr="005223F4">
        <w:t xml:space="preserve"> from the representation in </w:t>
      </w:r>
      <w:r w:rsidR="00F45009" w:rsidRPr="005223F4">
        <w:lastRenderedPageBreak/>
        <w:t xml:space="preserve">order for validation checks to be meaningful. </w:t>
      </w:r>
      <w:r w:rsidR="009B3D12" w:rsidRPr="005223F4">
        <w:t xml:space="preserve">This implies that validation errors cannot affect the ability of a DFDL processor to successfully parse or unparse data. </w:t>
      </w:r>
    </w:p>
    <w:p w14:paraId="3EDB432D" w14:textId="77777777" w:rsidR="00B66A42" w:rsidRPr="005223F4" w:rsidRDefault="00B66A42" w:rsidP="00B66A42">
      <w:pPr>
        <w:pStyle w:val="nobreak"/>
      </w:pPr>
      <w:r w:rsidRPr="005223F4">
        <w:t xml:space="preserve">DFDL processors may provide both validating and non-validating behaviors on either or both of parse and unparse. </w:t>
      </w:r>
      <w:r w:rsidR="00AD0C75" w:rsidRPr="005223F4">
        <w:t>(</w:t>
      </w:r>
      <w:r w:rsidRPr="005223F4">
        <w:t xml:space="preserve">A DFDL implementation could </w:t>
      </w:r>
      <w:r w:rsidR="00AD0C75" w:rsidRPr="005223F4">
        <w:t xml:space="preserve">support </w:t>
      </w:r>
      <w:r w:rsidRPr="005223F4">
        <w:t xml:space="preserve">validate on parse, but not </w:t>
      </w:r>
      <w:r w:rsidR="00AD0C75" w:rsidRPr="005223F4">
        <w:t>support it on unparse and still be considered conforming.)</w:t>
      </w:r>
    </w:p>
    <w:p w14:paraId="0F304F55" w14:textId="77777777" w:rsidR="00B66A42" w:rsidRPr="00710BA1" w:rsidRDefault="00B66A42">
      <w:r w:rsidRPr="00710BA1">
        <w:t xml:space="preserve">The behavior of a DFDL processor </w:t>
      </w:r>
      <w:r w:rsidR="003E48C6" w:rsidRPr="00710BA1">
        <w:t>after a</w:t>
      </w:r>
      <w:r w:rsidRPr="00710BA1">
        <w:t xml:space="preserve"> validation error is not specified by the DFDL language. </w:t>
      </w:r>
    </w:p>
    <w:p w14:paraId="4B6020F5" w14:textId="77777777" w:rsidR="003D070D" w:rsidRPr="007E1D66" w:rsidRDefault="003D070D" w:rsidP="004C4665">
      <w:pPr>
        <w:rPr>
          <w:ins w:id="625" w:author="mbeckerle" w:date="2012-03-25T12:17:00Z"/>
        </w:rPr>
      </w:pPr>
      <w:ins w:id="626" w:author="mbeckerle" w:date="2012-03-25T12:17:00Z">
        <w:r w:rsidRPr="00EA0EB7">
          <w:t>Validation</w:t>
        </w:r>
        <w:r w:rsidRPr="003B7497">
          <w:rPr>
            <w:rFonts w:eastAsia="Arial"/>
          </w:rPr>
          <w:t xml:space="preserve"> </w:t>
        </w:r>
        <w:r w:rsidRPr="007C0867">
          <w:t>on</w:t>
        </w:r>
        <w:r w:rsidRPr="00EB6903">
          <w:rPr>
            <w:rFonts w:eastAsia="Arial"/>
          </w:rPr>
          <w:t xml:space="preserve"> </w:t>
        </w:r>
        <w:r w:rsidRPr="00EB6903">
          <w:t>unparsing</w:t>
        </w:r>
        <w:r w:rsidRPr="00316B66">
          <w:rPr>
            <w:rFonts w:eastAsia="Arial"/>
          </w:rPr>
          <w:t xml:space="preserve"> </w:t>
        </w:r>
        <w:r w:rsidRPr="00316B66">
          <w:t>takes</w:t>
        </w:r>
        <w:r w:rsidRPr="00316B66">
          <w:rPr>
            <w:rFonts w:eastAsia="Arial"/>
          </w:rPr>
          <w:t xml:space="preserve"> </w:t>
        </w:r>
        <w:r w:rsidRPr="00316B66">
          <w:t>place</w:t>
        </w:r>
        <w:r w:rsidRPr="00163AF4">
          <w:rPr>
            <w:rFonts w:eastAsia="Arial"/>
          </w:rPr>
          <w:t xml:space="preserve"> </w:t>
        </w:r>
        <w:r w:rsidRPr="00163AF4">
          <w:t>on</w:t>
        </w:r>
        <w:r w:rsidRPr="003A4A47">
          <w:rPr>
            <w:rFonts w:eastAsia="Arial"/>
          </w:rPr>
          <w:t xml:space="preserve"> </w:t>
        </w:r>
        <w:r w:rsidRPr="003A4A47">
          <w:t>the</w:t>
        </w:r>
        <w:r w:rsidRPr="00435543">
          <w:rPr>
            <w:rFonts w:eastAsia="Arial"/>
          </w:rPr>
          <w:t xml:space="preserve"> </w:t>
        </w:r>
        <w:r w:rsidRPr="004C4665">
          <w:t>augmented</w:t>
        </w:r>
        <w:r w:rsidRPr="00EA0EB7">
          <w:rPr>
            <w:rFonts w:eastAsia="Arial"/>
          </w:rPr>
          <w:t xml:space="preserve"> </w:t>
        </w:r>
        <w:r w:rsidRPr="003B7497">
          <w:t>infoset</w:t>
        </w:r>
        <w:r w:rsidRPr="007C0867">
          <w:rPr>
            <w:rFonts w:eastAsia="Arial"/>
          </w:rPr>
          <w:t xml:space="preserve"> </w:t>
        </w:r>
        <w:r w:rsidRPr="00EB6903">
          <w:t>that</w:t>
        </w:r>
        <w:r w:rsidRPr="00EB6903">
          <w:rPr>
            <w:rFonts w:eastAsia="Arial"/>
          </w:rPr>
          <w:t xml:space="preserve"> </w:t>
        </w:r>
        <w:r w:rsidRPr="00316B66">
          <w:t>is</w:t>
        </w:r>
        <w:r w:rsidRPr="00316B66">
          <w:rPr>
            <w:rFonts w:eastAsia="Arial"/>
          </w:rPr>
          <w:t xml:space="preserve"> </w:t>
        </w:r>
        <w:r w:rsidRPr="00316B66">
          <w:t>created</w:t>
        </w:r>
        <w:r w:rsidRPr="00316B66">
          <w:rPr>
            <w:rFonts w:eastAsia="Arial"/>
          </w:rPr>
          <w:t xml:space="preserve"> </w:t>
        </w:r>
        <w:r w:rsidRPr="00163AF4">
          <w:t>by</w:t>
        </w:r>
        <w:r w:rsidRPr="00163AF4">
          <w:rPr>
            <w:rFonts w:eastAsia="Arial"/>
          </w:rPr>
          <w:t xml:space="preserve"> </w:t>
        </w:r>
        <w:r w:rsidRPr="003A4A47">
          <w:t>the</w:t>
        </w:r>
        <w:r w:rsidRPr="003A4A47">
          <w:rPr>
            <w:rFonts w:eastAsia="Arial"/>
          </w:rPr>
          <w:t xml:space="preserve"> </w:t>
        </w:r>
        <w:r w:rsidRPr="00435543">
          <w:t>unparser</w:t>
        </w:r>
        <w:r w:rsidRPr="00435543">
          <w:rPr>
            <w:rFonts w:eastAsia="Arial"/>
          </w:rPr>
          <w:t xml:space="preserve"> </w:t>
        </w:r>
        <w:r w:rsidRPr="007E1D66">
          <w:t>as</w:t>
        </w:r>
        <w:r w:rsidRPr="007E1D66">
          <w:rPr>
            <w:rFonts w:eastAsia="Arial"/>
          </w:rPr>
          <w:t xml:space="preserve"> </w:t>
        </w:r>
        <w:r w:rsidRPr="007E1D66">
          <w:t>a</w:t>
        </w:r>
        <w:r w:rsidRPr="007E1D66">
          <w:rPr>
            <w:rFonts w:eastAsia="Arial"/>
          </w:rPr>
          <w:t xml:space="preserve"> </w:t>
        </w:r>
        <w:r w:rsidRPr="007E1D66">
          <w:t>side-effect</w:t>
        </w:r>
        <w:r w:rsidRPr="007E1D66">
          <w:rPr>
            <w:rFonts w:eastAsia="Arial"/>
          </w:rPr>
          <w:t xml:space="preserve"> </w:t>
        </w:r>
        <w:r w:rsidRPr="007E1D66">
          <w:t>of</w:t>
        </w:r>
        <w:r w:rsidRPr="007E1D66">
          <w:rPr>
            <w:rFonts w:eastAsia="Arial"/>
          </w:rPr>
          <w:t xml:space="preserve"> </w:t>
        </w:r>
        <w:r w:rsidRPr="007E1D66">
          <w:t>creating</w:t>
        </w:r>
        <w:r w:rsidRPr="007E1D66">
          <w:rPr>
            <w:rFonts w:eastAsia="Arial"/>
          </w:rPr>
          <w:t xml:space="preserve"> </w:t>
        </w:r>
        <w:r w:rsidRPr="007E1D66">
          <w:t>the</w:t>
        </w:r>
        <w:r w:rsidRPr="007E1D66">
          <w:rPr>
            <w:rFonts w:eastAsia="Arial"/>
          </w:rPr>
          <w:t xml:space="preserve"> </w:t>
        </w:r>
        <w:r w:rsidRPr="007E1D66">
          <w:t>output</w:t>
        </w:r>
        <w:r w:rsidRPr="007E1D66">
          <w:rPr>
            <w:rFonts w:eastAsia="Arial"/>
          </w:rPr>
          <w:t xml:space="preserve"> </w:t>
        </w:r>
        <w:r w:rsidRPr="007E1D66">
          <w:t>data</w:t>
        </w:r>
        <w:r w:rsidRPr="007E1D66">
          <w:rPr>
            <w:rFonts w:eastAsia="Arial"/>
          </w:rPr>
          <w:t xml:space="preserve"> </w:t>
        </w:r>
        <w:r w:rsidRPr="007E1D66">
          <w:t>stream.</w:t>
        </w:r>
      </w:ins>
    </w:p>
    <w:p w14:paraId="41DD2FDE" w14:textId="1CF433D2" w:rsidR="003D070D" w:rsidRPr="005223F4" w:rsidDel="001D4C1A" w:rsidRDefault="00B66A42" w:rsidP="009B3D12">
      <w:pPr>
        <w:rPr>
          <w:del w:id="627" w:author="mbeckerle" w:date="2012-04-22T21:38:00Z"/>
        </w:rPr>
      </w:pPr>
      <w:commentRangeStart w:id="628"/>
      <w:del w:id="629" w:author="mbeckerle" w:date="2012-03-25T12:18:00Z">
        <w:r w:rsidRPr="005223F4" w:rsidDel="003D070D">
          <w:delText>An unparse validation error is defined in terms of a parse validation error.</w:delText>
        </w:r>
        <w:commentRangeEnd w:id="628"/>
        <w:r w:rsidR="00F12886" w:rsidDel="003D070D">
          <w:rPr>
            <w:rStyle w:val="CommentReference"/>
          </w:rPr>
          <w:commentReference w:id="628"/>
        </w:r>
        <w:r w:rsidRPr="005223F4" w:rsidDel="003D070D">
          <w:delText xml:space="preserve"> Specifically, an unparse validation error occurs when the physical representation being output would generate a validation error </w:delText>
        </w:r>
        <w:r w:rsidR="009B3D12" w:rsidRPr="005223F4" w:rsidDel="003D070D">
          <w:delText xml:space="preserve">when </w:delText>
        </w:r>
        <w:r w:rsidRPr="005223F4" w:rsidDel="003D070D">
          <w:delText xml:space="preserve">parsing </w:delText>
        </w:r>
        <w:r w:rsidR="009B3D12" w:rsidRPr="005223F4" w:rsidDel="003D070D">
          <w:delText xml:space="preserve">the data representation </w:delText>
        </w:r>
        <w:r w:rsidRPr="005223F4" w:rsidDel="003D070D">
          <w:delText>using the same DFDL schema.</w:delText>
        </w:r>
      </w:del>
    </w:p>
    <w:p w14:paraId="5D8241D2" w14:textId="77777777" w:rsidR="00601E19" w:rsidRPr="005223F4" w:rsidRDefault="00966E73" w:rsidP="00966E73">
      <w:r w:rsidRPr="005223F4">
        <w:t xml:space="preserve">When resolving points of uncertainty, </w:t>
      </w:r>
      <w:r w:rsidR="00B66A42" w:rsidRPr="005223F4">
        <w:t>validation errors</w:t>
      </w:r>
      <w:r w:rsidRPr="005223F4">
        <w:t xml:space="preserve"> are ignored</w:t>
      </w:r>
      <w:r w:rsidR="009E0978" w:rsidRPr="005223F4">
        <w:t>.</w:t>
      </w:r>
    </w:p>
    <w:p w14:paraId="24CFDD2F" w14:textId="77777777" w:rsidR="00D46C7A" w:rsidRPr="005223F4" w:rsidRDefault="00D46C7A" w:rsidP="00DE678B">
      <w:r w:rsidRPr="005223F4">
        <w:t xml:space="preserve">The following DFDL schema constructs are </w:t>
      </w:r>
      <w:r w:rsidR="00DE678B" w:rsidRPr="005223F4">
        <w:t xml:space="preserve">allowed in DFDL and are </w:t>
      </w:r>
      <w:r w:rsidRPr="005223F4">
        <w:t xml:space="preserve">checked </w:t>
      </w:r>
      <w:r w:rsidR="00DE678B" w:rsidRPr="005223F4">
        <w:t>when validating</w:t>
      </w:r>
      <w:r w:rsidRPr="005223F4">
        <w:t>:</w:t>
      </w:r>
    </w:p>
    <w:p w14:paraId="5565273E" w14:textId="4618C7D0" w:rsidR="00601E19" w:rsidRPr="005223F4" w:rsidDel="001D4C1A" w:rsidRDefault="00601E19" w:rsidP="00DE678B">
      <w:pPr>
        <w:rPr>
          <w:del w:id="630" w:author="mbeckerle" w:date="2012-04-22T21:38:00Z"/>
        </w:rPr>
      </w:pPr>
    </w:p>
    <w:p w14:paraId="249F6731" w14:textId="010E414D" w:rsidR="00D46C7A" w:rsidRPr="005223F4" w:rsidRDefault="0091319F" w:rsidP="00D46C7A">
      <w:pPr>
        <w:numPr>
          <w:ilvl w:val="0"/>
          <w:numId w:val="14"/>
        </w:numPr>
      </w:pPr>
      <w:r w:rsidRPr="005223F4">
        <w:t>XSDL</w:t>
      </w:r>
      <w:r w:rsidR="00691319" w:rsidRPr="005223F4">
        <w:t xml:space="preserve"> </w:t>
      </w:r>
      <w:r w:rsidR="00D46C7A" w:rsidRPr="005223F4">
        <w:t>pattern facet</w:t>
      </w:r>
      <w:r w:rsidR="00601106" w:rsidRPr="005223F4">
        <w:t xml:space="preserve"> - (for </w:t>
      </w:r>
      <w:ins w:id="631" w:author="mbeckerle" w:date="2013-07-11T18:02:00Z">
        <w:r w:rsidR="00746E59">
          <w:t xml:space="preserve">XSD </w:t>
        </w:r>
      </w:ins>
      <w:del w:id="632" w:author="mbeckerle" w:date="2013-07-11T18:02:00Z">
        <w:r w:rsidR="00601106" w:rsidRPr="005223F4" w:rsidDel="00746E59">
          <w:delText>xs:</w:delText>
        </w:r>
      </w:del>
      <w:r w:rsidR="00601106" w:rsidRPr="005223F4">
        <w:t>string type elements only)</w:t>
      </w:r>
    </w:p>
    <w:p w14:paraId="12468B56" w14:textId="77777777" w:rsidR="00D46C7A" w:rsidRPr="005223F4" w:rsidRDefault="0091319F" w:rsidP="00E13092">
      <w:pPr>
        <w:numPr>
          <w:ilvl w:val="0"/>
          <w:numId w:val="14"/>
        </w:numPr>
      </w:pPr>
      <w:r w:rsidRPr="005223F4">
        <w:t>XSDL</w:t>
      </w:r>
      <w:r w:rsidR="00691319" w:rsidRPr="005223F4">
        <w:t xml:space="preserve"> </w:t>
      </w:r>
      <w:r w:rsidR="00D46C7A" w:rsidRPr="005223F4">
        <w:t xml:space="preserve">minLength, maxLength </w:t>
      </w:r>
    </w:p>
    <w:p w14:paraId="375C0F20" w14:textId="77777777" w:rsidR="00D46C7A" w:rsidRPr="005223F4" w:rsidRDefault="0091319F" w:rsidP="00D46C7A">
      <w:pPr>
        <w:numPr>
          <w:ilvl w:val="0"/>
          <w:numId w:val="14"/>
        </w:numPr>
      </w:pPr>
      <w:r w:rsidRPr="005223F4">
        <w:t>XSDL</w:t>
      </w:r>
      <w:r w:rsidR="00691319" w:rsidRPr="005223F4">
        <w:t xml:space="preserve"> </w:t>
      </w:r>
      <w:r w:rsidR="00D46C7A" w:rsidRPr="005223F4">
        <w:t>minInclusive, minExclusive, maxInclusive, maxExclusive</w:t>
      </w:r>
    </w:p>
    <w:p w14:paraId="61BD10E5" w14:textId="77777777" w:rsidR="00D46C7A" w:rsidRPr="005223F4" w:rsidRDefault="0091319F" w:rsidP="00D46C7A">
      <w:pPr>
        <w:numPr>
          <w:ilvl w:val="0"/>
          <w:numId w:val="14"/>
        </w:numPr>
      </w:pPr>
      <w:r w:rsidRPr="005223F4">
        <w:t>XSDL</w:t>
      </w:r>
      <w:r w:rsidR="00691319" w:rsidRPr="005223F4">
        <w:t xml:space="preserve"> </w:t>
      </w:r>
      <w:r w:rsidR="00D46C7A" w:rsidRPr="005223F4">
        <w:t>enumeration</w:t>
      </w:r>
    </w:p>
    <w:p w14:paraId="2D3E0BF7" w14:textId="77777777" w:rsidR="00E36848" w:rsidRPr="005223F4" w:rsidRDefault="00EB4E44" w:rsidP="00D46C7A">
      <w:pPr>
        <w:numPr>
          <w:ilvl w:val="0"/>
          <w:numId w:val="14"/>
        </w:numPr>
      </w:pPr>
      <w:r w:rsidRPr="005223F4">
        <w:t xml:space="preserve">XSDL </w:t>
      </w:r>
      <w:r w:rsidR="00AD41C5" w:rsidRPr="005223F4">
        <w:t>maxOccurs</w:t>
      </w:r>
    </w:p>
    <w:bookmarkEnd w:id="621"/>
    <w:bookmarkEnd w:id="622"/>
    <w:p w14:paraId="6AF50971" w14:textId="77777777" w:rsidR="00B66A42" w:rsidRPr="005223F4" w:rsidRDefault="00EB4E44" w:rsidP="00C31CE6">
      <w:pPr>
        <w:pStyle w:val="nobreak"/>
      </w:pPr>
      <w:r w:rsidRPr="005223F4">
        <w:t xml:space="preserve">Note that validation is distinct from the checking of DFDL </w:t>
      </w:r>
      <w:r w:rsidR="00E434DF">
        <w:t>assert</w:t>
      </w:r>
      <w:r w:rsidRPr="005223F4">
        <w:t xml:space="preserve"> or discriminator predicates. </w:t>
      </w:r>
      <w:r w:rsidR="00AD0C75" w:rsidRPr="005223F4">
        <w:t xml:space="preserve">When a DFDL </w:t>
      </w:r>
      <w:r w:rsidR="00683FF4" w:rsidRPr="005223F4">
        <w:t xml:space="preserve">discriminator </w:t>
      </w:r>
      <w:r w:rsidRPr="005223F4">
        <w:t xml:space="preserve">or </w:t>
      </w:r>
      <w:r w:rsidR="00E434DF">
        <w:t>assert</w:t>
      </w:r>
      <w:r w:rsidR="00683FF4" w:rsidRPr="005223F4">
        <w:t xml:space="preserve"> is</w:t>
      </w:r>
      <w:r w:rsidR="00AD0C75" w:rsidRPr="005223F4">
        <w:t xml:space="preserve"> used to discriminate a choice or other point of uncertainty when parsing, </w:t>
      </w:r>
      <w:r w:rsidR="00F25695" w:rsidRPr="005223F4">
        <w:t xml:space="preserve">then </w:t>
      </w:r>
      <w:r w:rsidR="00AD0C75" w:rsidRPr="005223F4">
        <w:t>that</w:t>
      </w:r>
      <w:r w:rsidR="00601E19" w:rsidRPr="005223F4">
        <w:t xml:space="preserve"> assert or</w:t>
      </w:r>
      <w:r w:rsidR="00AD0C75" w:rsidRPr="005223F4">
        <w:t xml:space="preserve"> </w:t>
      </w:r>
      <w:r w:rsidR="00C31CE6" w:rsidRPr="005223F4">
        <w:t xml:space="preserve">discriminator </w:t>
      </w:r>
      <w:r w:rsidR="006F37BD" w:rsidRPr="005223F4">
        <w:t>is</w:t>
      </w:r>
      <w:r w:rsidR="00AD0C75" w:rsidRPr="005223F4">
        <w:t xml:space="preserve"> essential to parsing and it is evaluated irrespective of whether validation is enabled or disabled. </w:t>
      </w:r>
    </w:p>
    <w:p w14:paraId="7EEC99C5" w14:textId="77777777" w:rsidR="00D332F1" w:rsidRDefault="00D332F1" w:rsidP="004862E5">
      <w:r w:rsidRPr="005223F4">
        <w:t>Note that validation errors can</w:t>
      </w:r>
      <w:r w:rsidR="004862E5">
        <w:t>not</w:t>
      </w:r>
      <w:r w:rsidRPr="005223F4">
        <w:t xml:space="preserve"> be suppressed by points of uncertainty. </w:t>
      </w:r>
    </w:p>
    <w:p w14:paraId="42DD82DE" w14:textId="77777777" w:rsidR="00F12886" w:rsidRDefault="00F12886" w:rsidP="006E4FE8">
      <w:pPr>
        <w:pStyle w:val="Heading2"/>
        <w:rPr>
          <w:ins w:id="633" w:author="mbeckerle" w:date="2012-03-24T19:14:00Z"/>
        </w:rPr>
      </w:pPr>
      <w:bookmarkStart w:id="634" w:name="_Toc322911502"/>
      <w:bookmarkStart w:id="635" w:name="_Toc322912041"/>
      <w:bookmarkStart w:id="636" w:name="_Toc349042612"/>
      <w:bookmarkStart w:id="637" w:name="_Toc362453100"/>
      <w:bookmarkEnd w:id="634"/>
      <w:bookmarkEnd w:id="635"/>
      <w:r>
        <w:rPr>
          <w:rStyle w:val="CommentReference"/>
        </w:rPr>
        <w:commentReference w:id="638"/>
      </w:r>
      <w:ins w:id="639" w:author="mbeckerle" w:date="2012-03-24T19:13:00Z">
        <w:r w:rsidR="00D016C5">
          <w:t>Recoverable Error</w:t>
        </w:r>
      </w:ins>
      <w:bookmarkEnd w:id="636"/>
      <w:bookmarkEnd w:id="637"/>
    </w:p>
    <w:p w14:paraId="46F245D5" w14:textId="2BCD0C52" w:rsidR="00D016C5" w:rsidRDefault="00D016C5" w:rsidP="00D016C5">
      <w:pPr>
        <w:autoSpaceDE w:val="0"/>
        <w:rPr>
          <w:ins w:id="640" w:author="mbeckerle" w:date="2012-03-24T19:17:00Z"/>
          <w:rFonts w:ascii="Helv" w:hAnsi="Helv" w:cs="Helv"/>
          <w:color w:val="000000"/>
        </w:rPr>
      </w:pPr>
      <w:ins w:id="641" w:author="mbeckerle" w:date="2012-03-24T19:14:00Z">
        <w:r>
          <w:t xml:space="preserve">This error type </w:t>
        </w:r>
      </w:ins>
      <w:ins w:id="642" w:author="mbeckerle" w:date="2012-03-24T19:16:00Z">
        <w:r>
          <w:t>is</w:t>
        </w:r>
      </w:ins>
      <w:ins w:id="643" w:author="mbeckerle" w:date="2012-03-24T19:14:00Z">
        <w:r>
          <w:t xml:space="preserve"> used with the dfdl:assert annotation when parsing to permit the checking of physical format constraints without terminating a parse. </w:t>
        </w:r>
        <w:r>
          <w:rPr>
            <w:rFonts w:ascii="Helv" w:hAnsi="Helv" w:cs="Helv"/>
            <w:color w:val="000000"/>
          </w:rPr>
          <w:t>For</w:t>
        </w:r>
        <w:r>
          <w:rPr>
            <w:rFonts w:ascii="Helv" w:eastAsia="Helv" w:hAnsi="Helv" w:cs="Helv"/>
            <w:color w:val="000000"/>
          </w:rPr>
          <w:t xml:space="preserve"> </w:t>
        </w:r>
        <w:r>
          <w:rPr>
            <w:rFonts w:ascii="Helv" w:hAnsi="Helv" w:cs="Helv"/>
            <w:color w:val="000000"/>
          </w:rPr>
          <w:t>example</w:t>
        </w:r>
      </w:ins>
      <w:ins w:id="644" w:author="mbeckerle" w:date="2012-03-24T19:15:00Z">
        <w:r>
          <w:rPr>
            <w:rFonts w:ascii="Helv" w:hAnsi="Helv" w:cs="Helv"/>
            <w:color w:val="000000"/>
          </w:rPr>
          <w:t xml:space="preserve">, some formats will have </w:t>
        </w:r>
        <w:r w:rsidRPr="004C4665">
          <w:rPr>
            <w:rFonts w:ascii="Helv" w:hAnsi="Helv" w:cs="Helv"/>
            <w:color w:val="FF0000"/>
          </w:rPr>
          <w:t>redundancy by having known lengths, as well as delimiters.</w:t>
        </w:r>
      </w:ins>
      <w:ins w:id="645" w:author="mbeckerle" w:date="2012-12-04T08:26:00Z">
        <w:r w:rsidR="00CB39FA">
          <w:rPr>
            <w:rFonts w:ascii="Helv" w:hAnsi="Helv" w:cs="Helv"/>
            <w:color w:val="FF0000"/>
          </w:rPr>
          <w:t xml:space="preserve"> </w:t>
        </w:r>
      </w:ins>
      <w:ins w:id="646" w:author="mbeckerle" w:date="2012-03-24T19:15:00Z">
        <w:r w:rsidRPr="004C4665">
          <w:rPr>
            <w:rFonts w:ascii="Helv" w:hAnsi="Helv" w:cs="Helv"/>
            <w:color w:val="FF0000"/>
          </w:rPr>
          <w:t>A recoverable error can be issued</w:t>
        </w:r>
      </w:ins>
      <w:ins w:id="647" w:author="mbeckerle" w:date="2012-03-24T19:14:00Z">
        <w:r>
          <w:rPr>
            <w:rFonts w:ascii="Helv" w:hAnsi="Helv" w:cs="Helv"/>
            <w:color w:val="000000"/>
          </w:rPr>
          <w:t>,</w:t>
        </w:r>
        <w:r>
          <w:rPr>
            <w:rFonts w:ascii="Helv" w:eastAsia="Helv" w:hAnsi="Helv" w:cs="Helv"/>
            <w:color w:val="000000"/>
          </w:rPr>
          <w:t xml:space="preserve"> </w:t>
        </w:r>
        <w:r>
          <w:rPr>
            <w:rFonts w:ascii="Helv" w:hAnsi="Helv" w:cs="Helv"/>
            <w:color w:val="000000"/>
          </w:rPr>
          <w:t>using</w:t>
        </w:r>
        <w:r>
          <w:rPr>
            <w:rFonts w:ascii="Helv" w:eastAsia="Helv" w:hAnsi="Helv" w:cs="Helv"/>
            <w:color w:val="000000"/>
          </w:rPr>
          <w:t xml:space="preserve"> </w:t>
        </w:r>
        <w:r>
          <w:rPr>
            <w:rFonts w:ascii="Helv" w:hAnsi="Helv" w:cs="Helv"/>
            <w:color w:val="000000"/>
          </w:rPr>
          <w:t>an</w:t>
        </w:r>
        <w:r>
          <w:rPr>
            <w:rFonts w:ascii="Helv" w:eastAsia="Helv" w:hAnsi="Helv" w:cs="Helv"/>
            <w:color w:val="000000"/>
          </w:rPr>
          <w:t xml:space="preserve"> </w:t>
        </w:r>
        <w:r>
          <w:rPr>
            <w:rFonts w:ascii="Helv" w:hAnsi="Helv" w:cs="Helv"/>
            <w:color w:val="000000"/>
          </w:rPr>
          <w:t>assert</w:t>
        </w:r>
        <w:r>
          <w:rPr>
            <w:rFonts w:ascii="Helv" w:eastAsia="Helv" w:hAnsi="Helv" w:cs="Helv"/>
            <w:color w:val="000000"/>
          </w:rPr>
          <w:t xml:space="preserve"> </w:t>
        </w:r>
        <w:r>
          <w:rPr>
            <w:rFonts w:ascii="Helv" w:hAnsi="Helv" w:cs="Helv"/>
            <w:color w:val="000000"/>
          </w:rPr>
          <w:t>to</w:t>
        </w:r>
        <w:r>
          <w:rPr>
            <w:rFonts w:ascii="Helv" w:eastAsia="Helv" w:hAnsi="Helv" w:cs="Helv"/>
            <w:color w:val="000000"/>
          </w:rPr>
          <w:t xml:space="preserve"> </w:t>
        </w:r>
        <w:r>
          <w:rPr>
            <w:rFonts w:ascii="Helv" w:hAnsi="Helv" w:cs="Helv"/>
            <w:color w:val="000000"/>
          </w:rPr>
          <w:t>check</w:t>
        </w:r>
        <w:r>
          <w:rPr>
            <w:rFonts w:ascii="Helv" w:eastAsia="Helv" w:hAnsi="Helv" w:cs="Helv"/>
            <w:color w:val="000000"/>
          </w:rPr>
          <w:t xml:space="preserve"> </w:t>
        </w:r>
        <w:r>
          <w:rPr>
            <w:rFonts w:ascii="Helv" w:hAnsi="Helv" w:cs="Helv"/>
            <w:color w:val="000000"/>
          </w:rPr>
          <w:t>a</w:t>
        </w:r>
        <w:r>
          <w:rPr>
            <w:rFonts w:ascii="Helv" w:eastAsia="Helv" w:hAnsi="Helv" w:cs="Helv"/>
            <w:color w:val="000000"/>
          </w:rPr>
          <w:t xml:space="preserve"> </w:t>
        </w:r>
        <w:r>
          <w:rPr>
            <w:rFonts w:ascii="Helv" w:hAnsi="Helv" w:cs="Helv"/>
            <w:color w:val="000000"/>
          </w:rPr>
          <w:t>physical</w:t>
        </w:r>
        <w:r>
          <w:rPr>
            <w:rFonts w:ascii="Helv" w:eastAsia="Helv" w:hAnsi="Helv" w:cs="Helv"/>
            <w:color w:val="000000"/>
          </w:rPr>
          <w:t xml:space="preserve"> </w:t>
        </w:r>
        <w:r>
          <w:rPr>
            <w:rFonts w:ascii="Helv" w:hAnsi="Helv" w:cs="Helv"/>
            <w:color w:val="000000"/>
          </w:rPr>
          <w:t>length</w:t>
        </w:r>
        <w:r>
          <w:rPr>
            <w:rFonts w:ascii="Helv" w:eastAsia="Helv" w:hAnsi="Helv" w:cs="Helv"/>
            <w:color w:val="000000"/>
          </w:rPr>
          <w:t xml:space="preserve"> </w:t>
        </w:r>
        <w:r>
          <w:rPr>
            <w:rFonts w:ascii="Helv" w:hAnsi="Helv" w:cs="Helv"/>
            <w:color w:val="000000"/>
          </w:rPr>
          <w:t>constraint</w:t>
        </w:r>
        <w:r>
          <w:rPr>
            <w:rFonts w:ascii="Helv" w:eastAsia="Helv" w:hAnsi="Helv" w:cs="Helv"/>
            <w:color w:val="000000"/>
          </w:rPr>
          <w:t xml:space="preserve"> </w:t>
        </w:r>
        <w:r>
          <w:rPr>
            <w:rFonts w:ascii="Helv" w:hAnsi="Helv" w:cs="Helv"/>
            <w:color w:val="000000"/>
          </w:rPr>
          <w:t>when</w:t>
        </w:r>
        <w:r>
          <w:rPr>
            <w:rFonts w:ascii="Helv" w:eastAsia="Helv" w:hAnsi="Helv" w:cs="Helv"/>
            <w:color w:val="000000"/>
          </w:rPr>
          <w:t xml:space="preserve"> </w:t>
        </w:r>
        <w:r>
          <w:rPr>
            <w:rFonts w:ascii="Helv" w:hAnsi="Helv" w:cs="Helv"/>
            <w:color w:val="000000"/>
          </w:rPr>
          <w:t>property</w:t>
        </w:r>
        <w:r>
          <w:rPr>
            <w:rFonts w:ascii="Helv" w:eastAsia="Helv" w:hAnsi="Helv" w:cs="Helv"/>
            <w:color w:val="000000"/>
          </w:rPr>
          <w:t xml:space="preserve"> </w:t>
        </w:r>
        <w:r>
          <w:rPr>
            <w:rFonts w:ascii="Helv" w:hAnsi="Helv" w:cs="Helv"/>
            <w:color w:val="000000"/>
          </w:rPr>
          <w:t>lengthKind</w:t>
        </w:r>
        <w:r>
          <w:rPr>
            <w:rFonts w:ascii="Helv" w:eastAsia="Helv" w:hAnsi="Helv" w:cs="Helv"/>
            <w:color w:val="000000"/>
          </w:rPr>
          <w:t xml:space="preserve"> </w:t>
        </w:r>
        <w:r>
          <w:rPr>
            <w:rFonts w:ascii="Helv" w:hAnsi="Helv" w:cs="Helv"/>
            <w:color w:val="000000"/>
          </w:rPr>
          <w:t>is</w:t>
        </w:r>
        <w:r>
          <w:rPr>
            <w:rFonts w:ascii="Helv" w:eastAsia="Helv" w:hAnsi="Helv" w:cs="Helv"/>
            <w:color w:val="000000"/>
          </w:rPr>
          <w:t xml:space="preserve"> </w:t>
        </w:r>
        <w:r>
          <w:rPr>
            <w:rFonts w:ascii="Helv" w:hAnsi="Helv" w:cs="Helv"/>
            <w:color w:val="000000"/>
          </w:rPr>
          <w:t>'delimited'.</w:t>
        </w:r>
      </w:ins>
      <w:ins w:id="648" w:author="mbeckerle" w:date="2012-03-24T19:15:00Z">
        <w:r>
          <w:rPr>
            <w:rFonts w:ascii="Helv" w:hAnsi="Helv" w:cs="Helv"/>
            <w:color w:val="000000"/>
          </w:rPr>
          <w:t xml:space="preserve"> </w:t>
        </w:r>
      </w:ins>
    </w:p>
    <w:p w14:paraId="576DC548" w14:textId="104DB03C" w:rsidR="00D016C5" w:rsidRDefault="00D016C5" w:rsidP="00D016C5">
      <w:pPr>
        <w:autoSpaceDE w:val="0"/>
        <w:rPr>
          <w:ins w:id="649" w:author="mbeckerle" w:date="2013-07-11T17:50:00Z"/>
          <w:rFonts w:ascii="Helv" w:hAnsi="Helv" w:cs="Helv"/>
          <w:color w:val="000000"/>
        </w:rPr>
      </w:pPr>
      <w:ins w:id="650" w:author="mbeckerle" w:date="2012-03-24T19:17:00Z">
        <w:r>
          <w:rPr>
            <w:rFonts w:ascii="Helv" w:hAnsi="Helv" w:cs="Helv"/>
            <w:color w:val="000000"/>
          </w:rPr>
          <w:t>Recoverable error</w:t>
        </w:r>
        <w:r w:rsidR="00DE3E70">
          <w:rPr>
            <w:rFonts w:ascii="Helv" w:hAnsi="Helv" w:cs="Helv"/>
            <w:color w:val="000000"/>
          </w:rPr>
          <w:t>s are independent of validation</w:t>
        </w:r>
      </w:ins>
      <w:ins w:id="651" w:author="mbeckerle" w:date="2012-04-22T15:31:00Z">
        <w:r w:rsidR="00DE3E70">
          <w:rPr>
            <w:rFonts w:ascii="Helv" w:hAnsi="Helv" w:cs="Helv"/>
            <w:color w:val="000000"/>
          </w:rPr>
          <w:t>, and when resolving points of uncertainty, recoverable errors are ignored.</w:t>
        </w:r>
      </w:ins>
    </w:p>
    <w:p w14:paraId="4B249189" w14:textId="19EE7704" w:rsidR="00AA0A89" w:rsidRDefault="00AA0A89">
      <w:pPr>
        <w:pStyle w:val="Heading2"/>
        <w:rPr>
          <w:ins w:id="652" w:author="mbeckerle" w:date="2013-07-11T17:50:00Z"/>
        </w:rPr>
        <w:pPrChange w:id="653" w:author="mbeckerle" w:date="2013-07-11T17:51:00Z">
          <w:pPr>
            <w:autoSpaceDE w:val="0"/>
          </w:pPr>
        </w:pPrChange>
      </w:pPr>
      <w:bookmarkStart w:id="654" w:name="_Toc362453101"/>
      <w:commentRangeStart w:id="655"/>
      <w:ins w:id="656" w:author="mbeckerle" w:date="2013-07-11T17:50:00Z">
        <w:r>
          <w:t>Specific Errors Classified</w:t>
        </w:r>
      </w:ins>
      <w:commentRangeEnd w:id="655"/>
      <w:ins w:id="657" w:author="mbeckerle" w:date="2013-07-11T17:52:00Z">
        <w:r>
          <w:rPr>
            <w:rStyle w:val="CommentReference"/>
            <w:rFonts w:cs="Times New Roman"/>
            <w:b w:val="0"/>
            <w:bCs w:val="0"/>
            <w:kern w:val="0"/>
          </w:rPr>
          <w:commentReference w:id="655"/>
        </w:r>
      </w:ins>
      <w:bookmarkEnd w:id="654"/>
    </w:p>
    <w:p w14:paraId="6E9EAE2D" w14:textId="2137D644" w:rsidR="00AA0A89" w:rsidRPr="00AA0A89" w:rsidRDefault="00AA0A89" w:rsidP="00AA0A89">
      <w:pPr>
        <w:autoSpaceDE w:val="0"/>
        <w:autoSpaceDN w:val="0"/>
        <w:adjustRightInd w:val="0"/>
        <w:rPr>
          <w:ins w:id="658" w:author="mbeckerle" w:date="2013-07-11T17:50:00Z"/>
          <w:rFonts w:ascii="Helv" w:hAnsi="Helv" w:cs="Helv"/>
          <w:lang w:eastAsia="en-GB"/>
          <w:rPrChange w:id="659" w:author="mbeckerle" w:date="2013-07-11T17:51:00Z">
            <w:rPr>
              <w:ins w:id="660" w:author="mbeckerle" w:date="2013-07-11T17:50:00Z"/>
              <w:rFonts w:ascii="Helv" w:hAnsi="Helv" w:cs="Helv"/>
              <w:color w:val="0000FF"/>
              <w:lang w:eastAsia="en-GB"/>
            </w:rPr>
          </w:rPrChange>
        </w:rPr>
      </w:pPr>
      <w:ins w:id="661" w:author="mbeckerle" w:date="2013-07-11T17:51:00Z">
        <w:r w:rsidRPr="00AA0A89">
          <w:rPr>
            <w:rFonts w:ascii="Helv" w:hAnsi="Helv" w:cs="Helv"/>
            <w:lang w:eastAsia="en-GB"/>
            <w:rPrChange w:id="662" w:author="mbeckerle" w:date="2013-07-11T17:51:00Z">
              <w:rPr>
                <w:rFonts w:ascii="Helv" w:hAnsi="Helv" w:cs="Helv"/>
                <w:color w:val="0000FF"/>
                <w:lang w:eastAsia="en-GB"/>
              </w:rPr>
            </w:rPrChange>
          </w:rPr>
          <w:t>This section c</w:t>
        </w:r>
      </w:ins>
      <w:ins w:id="663" w:author="mbeckerle" w:date="2013-07-11T17:50:00Z">
        <w:r w:rsidRPr="00AA0A89">
          <w:rPr>
            <w:rFonts w:ascii="Helv" w:hAnsi="Helv" w:cs="Helv"/>
            <w:lang w:eastAsia="en-GB"/>
            <w:rPrChange w:id="664" w:author="mbeckerle" w:date="2013-07-11T17:51:00Z">
              <w:rPr>
                <w:rFonts w:ascii="Helv" w:hAnsi="Helv" w:cs="Helv"/>
                <w:color w:val="0000FF"/>
                <w:lang w:eastAsia="en-GB"/>
              </w:rPr>
            </w:rPrChange>
          </w:rPr>
          <w:t>larif</w:t>
        </w:r>
      </w:ins>
      <w:ins w:id="665" w:author="mbeckerle" w:date="2013-07-11T17:51:00Z">
        <w:r w:rsidRPr="00AA0A89">
          <w:rPr>
            <w:rFonts w:ascii="Helv" w:hAnsi="Helv" w:cs="Helv"/>
            <w:lang w:eastAsia="en-GB"/>
            <w:rPrChange w:id="666" w:author="mbeckerle" w:date="2013-07-11T17:51:00Z">
              <w:rPr>
                <w:rFonts w:ascii="Helv" w:hAnsi="Helv" w:cs="Helv"/>
                <w:color w:val="0000FF"/>
                <w:lang w:eastAsia="en-GB"/>
              </w:rPr>
            </w:rPrChange>
          </w:rPr>
          <w:t>ies</w:t>
        </w:r>
      </w:ins>
      <w:ins w:id="667" w:author="mbeckerle" w:date="2013-07-11T17:50:00Z">
        <w:r w:rsidRPr="00AA0A89">
          <w:rPr>
            <w:rFonts w:ascii="Helv" w:hAnsi="Helv" w:cs="Helv"/>
            <w:lang w:eastAsia="en-GB"/>
            <w:rPrChange w:id="668" w:author="mbeckerle" w:date="2013-07-11T17:51:00Z">
              <w:rPr>
                <w:rFonts w:ascii="Helv" w:hAnsi="Helv" w:cs="Helv"/>
                <w:color w:val="0000FF"/>
                <w:lang w:eastAsia="en-GB"/>
              </w:rPr>
            </w:rPrChange>
          </w:rPr>
          <w:t xml:space="preserve"> which errors are schema definition errors and which are processing errors.</w:t>
        </w:r>
      </w:ins>
    </w:p>
    <w:p w14:paraId="3149C5A9" w14:textId="77777777" w:rsidR="00AA0A89" w:rsidRPr="00AA0A89" w:rsidRDefault="00AA0A89" w:rsidP="00AA0A89">
      <w:pPr>
        <w:rPr>
          <w:ins w:id="669" w:author="mbeckerle" w:date="2013-07-11T17:50:00Z"/>
          <w:rFonts w:eastAsia="MS Mincho" w:cs="Arial"/>
          <w:lang w:eastAsia="ja-JP"/>
        </w:rPr>
      </w:pPr>
      <w:ins w:id="670" w:author="mbeckerle" w:date="2013-07-11T17:50:00Z">
        <w:r w:rsidRPr="00AA0A89">
          <w:rPr>
            <w:rFonts w:cs="Arial"/>
          </w:rPr>
          <w:t>The following are processing errors:</w:t>
        </w:r>
      </w:ins>
    </w:p>
    <w:p w14:paraId="7630AAAD" w14:textId="77777777" w:rsidR="00AA0A89" w:rsidRDefault="00AA0A89" w:rsidP="00AA0A89">
      <w:pPr>
        <w:pStyle w:val="ListParagraph"/>
        <w:numPr>
          <w:ilvl w:val="0"/>
          <w:numId w:val="227"/>
        </w:numPr>
        <w:tabs>
          <w:tab w:val="left" w:pos="720"/>
        </w:tabs>
        <w:suppressAutoHyphens/>
        <w:spacing w:before="0" w:after="0" w:line="276" w:lineRule="auto"/>
        <w:rPr>
          <w:ins w:id="671" w:author="mbeckerle" w:date="2013-07-11T17:50:00Z"/>
          <w:rFonts w:cs="Arial"/>
        </w:rPr>
      </w:pPr>
      <w:ins w:id="672" w:author="mbeckerle" w:date="2013-07-11T17:50:00Z">
        <w:r>
          <w:rPr>
            <w:rFonts w:cs="Arial"/>
          </w:rPr>
          <w:t>Arithmetic Errors</w:t>
        </w:r>
      </w:ins>
    </w:p>
    <w:p w14:paraId="44109739" w14:textId="77777777" w:rsidR="00AA0A89" w:rsidRDefault="00AA0A89" w:rsidP="00AA0A89">
      <w:pPr>
        <w:pStyle w:val="ListParagraph"/>
        <w:numPr>
          <w:ilvl w:val="1"/>
          <w:numId w:val="227"/>
        </w:numPr>
        <w:tabs>
          <w:tab w:val="left" w:pos="720"/>
        </w:tabs>
        <w:suppressAutoHyphens/>
        <w:spacing w:before="0" w:after="0" w:line="276" w:lineRule="auto"/>
        <w:rPr>
          <w:ins w:id="673" w:author="mbeckerle" w:date="2013-07-11T17:50:00Z"/>
          <w:rFonts w:cs="Arial"/>
        </w:rPr>
      </w:pPr>
      <w:ins w:id="674" w:author="mbeckerle" w:date="2013-07-11T17:50:00Z">
        <w:r>
          <w:rPr>
            <w:rFonts w:cs="Arial"/>
          </w:rPr>
          <w:t>Division by zero</w:t>
        </w:r>
      </w:ins>
    </w:p>
    <w:p w14:paraId="4B864098" w14:textId="77777777" w:rsidR="00AA0A89" w:rsidRDefault="00AA0A89" w:rsidP="00AA0A89">
      <w:pPr>
        <w:pStyle w:val="ListParagraph"/>
        <w:numPr>
          <w:ilvl w:val="1"/>
          <w:numId w:val="227"/>
        </w:numPr>
        <w:tabs>
          <w:tab w:val="left" w:pos="720"/>
        </w:tabs>
        <w:suppressAutoHyphens/>
        <w:spacing w:before="0" w:after="0" w:line="276" w:lineRule="auto"/>
        <w:rPr>
          <w:ins w:id="675" w:author="mbeckerle" w:date="2013-07-11T17:50:00Z"/>
          <w:rFonts w:cs="Arial"/>
        </w:rPr>
      </w:pPr>
      <w:ins w:id="676" w:author="mbeckerle" w:date="2013-07-11T17:50:00Z">
        <w:r>
          <w:rPr>
            <w:rFonts w:cs="Arial"/>
          </w:rPr>
          <w:t>Integer Arithmetic Underflow</w:t>
        </w:r>
      </w:ins>
    </w:p>
    <w:p w14:paraId="7868EDB8" w14:textId="77777777" w:rsidR="00AA0A89" w:rsidRDefault="00AA0A89" w:rsidP="00AA0A89">
      <w:pPr>
        <w:pStyle w:val="ListParagraph"/>
        <w:numPr>
          <w:ilvl w:val="1"/>
          <w:numId w:val="227"/>
        </w:numPr>
        <w:tabs>
          <w:tab w:val="left" w:pos="720"/>
        </w:tabs>
        <w:suppressAutoHyphens/>
        <w:spacing w:before="0" w:after="0" w:line="276" w:lineRule="auto"/>
        <w:rPr>
          <w:ins w:id="677" w:author="mbeckerle" w:date="2013-07-11T17:50:00Z"/>
          <w:rFonts w:cs="Arial"/>
        </w:rPr>
      </w:pPr>
      <w:ins w:id="678" w:author="mbeckerle" w:date="2013-07-11T17:50:00Z">
        <w:r>
          <w:rPr>
            <w:rFonts w:cs="Arial"/>
          </w:rPr>
          <w:t>Integer Arithmetic Overflow</w:t>
        </w:r>
      </w:ins>
    </w:p>
    <w:p w14:paraId="6C749843" w14:textId="77777777" w:rsidR="00AA0A89" w:rsidRDefault="00AA0A89" w:rsidP="00AA0A89">
      <w:pPr>
        <w:pStyle w:val="ListParagraph"/>
        <w:numPr>
          <w:ilvl w:val="2"/>
          <w:numId w:val="227"/>
        </w:numPr>
        <w:tabs>
          <w:tab w:val="left" w:pos="720"/>
        </w:tabs>
        <w:suppressAutoHyphens/>
        <w:spacing w:before="0" w:after="0" w:line="276" w:lineRule="auto"/>
        <w:rPr>
          <w:ins w:id="679" w:author="mbeckerle" w:date="2013-07-11T17:50:00Z"/>
          <w:rFonts w:cs="Arial"/>
        </w:rPr>
      </w:pPr>
      <w:ins w:id="680" w:author="mbeckerle" w:date="2013-07-11T17:50:00Z">
        <w:r>
          <w:rPr>
            <w:rFonts w:cs="Arial"/>
          </w:rPr>
          <w:t xml:space="preserve">Note: Floating point math can produce NaN (Not a Number) values. This is not an error, nor are properly typed operations on floating point NaN values. </w:t>
        </w:r>
      </w:ins>
    </w:p>
    <w:p w14:paraId="50023C3F" w14:textId="77777777" w:rsidR="00AA0A89" w:rsidRDefault="00AA0A89" w:rsidP="00AA0A89">
      <w:pPr>
        <w:pStyle w:val="ListParagraph"/>
        <w:numPr>
          <w:ilvl w:val="0"/>
          <w:numId w:val="227"/>
        </w:numPr>
        <w:tabs>
          <w:tab w:val="left" w:pos="720"/>
        </w:tabs>
        <w:suppressAutoHyphens/>
        <w:spacing w:before="0" w:after="0" w:line="276" w:lineRule="auto"/>
        <w:rPr>
          <w:ins w:id="681" w:author="mbeckerle" w:date="2013-07-11T17:50:00Z"/>
          <w:rFonts w:cs="Arial"/>
        </w:rPr>
      </w:pPr>
      <w:ins w:id="682" w:author="mbeckerle" w:date="2013-07-11T17:50:00Z">
        <w:r>
          <w:rPr>
            <w:rFonts w:cs="Arial"/>
          </w:rPr>
          <w:t>Expression Errors</w:t>
        </w:r>
      </w:ins>
    </w:p>
    <w:p w14:paraId="00CE2B1C" w14:textId="77777777" w:rsidR="00AA0A89" w:rsidRDefault="00AA0A89" w:rsidP="00AA0A89">
      <w:pPr>
        <w:pStyle w:val="ListParagraph"/>
        <w:numPr>
          <w:ilvl w:val="1"/>
          <w:numId w:val="227"/>
        </w:numPr>
        <w:tabs>
          <w:tab w:val="left" w:pos="720"/>
        </w:tabs>
        <w:suppressAutoHyphens/>
        <w:spacing w:before="0" w:after="0" w:line="276" w:lineRule="auto"/>
        <w:rPr>
          <w:ins w:id="683" w:author="mbeckerle" w:date="2013-07-11T17:50:00Z"/>
          <w:rFonts w:cs="Arial"/>
        </w:rPr>
      </w:pPr>
      <w:ins w:id="684" w:author="mbeckerle" w:date="2013-07-11T17:50:00Z">
        <w:r>
          <w:rPr>
            <w:rFonts w:cs="Arial"/>
          </w:rPr>
          <w:t>Dynamic Type  Error – unable to convert to target type</w:t>
        </w:r>
      </w:ins>
    </w:p>
    <w:p w14:paraId="00588C12" w14:textId="77777777" w:rsidR="00AA0A89" w:rsidRDefault="00AA0A89" w:rsidP="00AA0A89">
      <w:pPr>
        <w:pStyle w:val="ListParagraph"/>
        <w:numPr>
          <w:ilvl w:val="2"/>
          <w:numId w:val="227"/>
        </w:numPr>
        <w:tabs>
          <w:tab w:val="left" w:pos="720"/>
        </w:tabs>
        <w:suppressAutoHyphens/>
        <w:spacing w:before="0" w:after="0" w:line="276" w:lineRule="auto"/>
        <w:rPr>
          <w:ins w:id="685" w:author="mbeckerle" w:date="2013-07-11T17:50:00Z"/>
          <w:rFonts w:cs="Arial"/>
        </w:rPr>
      </w:pPr>
      <w:ins w:id="686" w:author="mbeckerle" w:date="2013-07-11T17:50:00Z">
        <w:r>
          <w:rPr>
            <w:rFonts w:cs="Arial"/>
          </w:rPr>
          <w:t xml:space="preserve">Example: non-digits found in string argument to </w:t>
        </w:r>
        <w:commentRangeStart w:id="687"/>
        <w:r>
          <w:rPr>
            <w:rFonts w:cs="Arial"/>
          </w:rPr>
          <w:t>xs:int</w:t>
        </w:r>
      </w:ins>
      <w:commentRangeEnd w:id="687"/>
      <w:ins w:id="688" w:author="mbeckerle" w:date="2013-07-11T18:02:00Z">
        <w:r w:rsidR="00746E59">
          <w:rPr>
            <w:rStyle w:val="CommentReference"/>
          </w:rPr>
          <w:commentReference w:id="687"/>
        </w:r>
      </w:ins>
      <w:ins w:id="689" w:author="mbeckerle" w:date="2013-07-11T17:50:00Z">
        <w:r>
          <w:rPr>
            <w:rFonts w:cs="Arial"/>
          </w:rPr>
          <w:t>(…) constructor.</w:t>
        </w:r>
      </w:ins>
    </w:p>
    <w:p w14:paraId="6002392C" w14:textId="77777777" w:rsidR="00AA0A89" w:rsidRDefault="00AA0A89" w:rsidP="00AA0A89">
      <w:pPr>
        <w:pStyle w:val="ListParagraph"/>
        <w:numPr>
          <w:ilvl w:val="2"/>
          <w:numId w:val="227"/>
        </w:numPr>
        <w:tabs>
          <w:tab w:val="left" w:pos="720"/>
        </w:tabs>
        <w:suppressAutoHyphens/>
        <w:spacing w:before="0" w:after="0" w:line="276" w:lineRule="auto"/>
        <w:rPr>
          <w:ins w:id="690" w:author="mbeckerle" w:date="2013-07-11T17:50:00Z"/>
          <w:rFonts w:cs="Arial"/>
        </w:rPr>
      </w:pPr>
      <w:ins w:id="691" w:author="mbeckerle" w:date="2013-07-11T17:50:00Z">
        <w:r>
          <w:rPr>
            <w:rFonts w:cs="Arial"/>
          </w:rPr>
          <w:t>Note: if a DFDL Implementation cannot distinguish Dynamic Type Errors from Static Type Errors, then a Dynamic Type Error should cause a Schema Definition Error</w:t>
        </w:r>
      </w:ins>
    </w:p>
    <w:p w14:paraId="50583FE2" w14:textId="77777777" w:rsidR="00AA0A89" w:rsidRDefault="00AA0A89" w:rsidP="00AA0A89">
      <w:pPr>
        <w:pStyle w:val="ListParagraph"/>
        <w:numPr>
          <w:ilvl w:val="1"/>
          <w:numId w:val="227"/>
        </w:numPr>
        <w:tabs>
          <w:tab w:val="left" w:pos="720"/>
        </w:tabs>
        <w:suppressAutoHyphens/>
        <w:spacing w:before="0" w:after="0" w:line="276" w:lineRule="auto"/>
        <w:rPr>
          <w:ins w:id="692" w:author="mbeckerle" w:date="2013-07-11T17:50:00Z"/>
          <w:rFonts w:cs="Arial"/>
        </w:rPr>
      </w:pPr>
      <w:ins w:id="693" w:author="mbeckerle" w:date="2013-07-11T17:50:00Z">
        <w:r>
          <w:rPr>
            <w:rFonts w:cs="Arial"/>
          </w:rPr>
          <w:t>Index out of bounds error – index not &lt;= number of occurrences, or is &lt; 1.</w:t>
        </w:r>
      </w:ins>
    </w:p>
    <w:p w14:paraId="6497AEF2" w14:textId="77777777" w:rsidR="00AA0A89" w:rsidRDefault="00AA0A89" w:rsidP="00AA0A89">
      <w:pPr>
        <w:pStyle w:val="ListParagraph"/>
        <w:numPr>
          <w:ilvl w:val="2"/>
          <w:numId w:val="227"/>
        </w:numPr>
        <w:tabs>
          <w:tab w:val="left" w:pos="720"/>
        </w:tabs>
        <w:suppressAutoHyphens/>
        <w:spacing w:before="0" w:after="0" w:line="276" w:lineRule="auto"/>
        <w:rPr>
          <w:ins w:id="694" w:author="mbeckerle" w:date="2013-07-11T17:50:00Z"/>
          <w:rFonts w:cs="Arial"/>
        </w:rPr>
      </w:pPr>
      <w:ins w:id="695" w:author="mbeckerle" w:date="2013-07-11T17:50:00Z">
        <w:r>
          <w:rPr>
            <w:rFonts w:cs="Arial"/>
          </w:rPr>
          <w:lastRenderedPageBreak/>
          <w:t>Note: same error for dfdl:testBit if bitPos is not 1..8, or for character positions in a string-value</w:t>
        </w:r>
      </w:ins>
    </w:p>
    <w:p w14:paraId="2A1F5EB2" w14:textId="77777777" w:rsidR="00AA0A89" w:rsidRDefault="00AA0A89" w:rsidP="00AA0A89">
      <w:pPr>
        <w:pStyle w:val="ListParagraph"/>
        <w:numPr>
          <w:ilvl w:val="1"/>
          <w:numId w:val="227"/>
        </w:numPr>
        <w:tabs>
          <w:tab w:val="left" w:pos="720"/>
        </w:tabs>
        <w:suppressAutoHyphens/>
        <w:spacing w:before="0" w:after="0" w:line="276" w:lineRule="auto"/>
        <w:rPr>
          <w:ins w:id="696" w:author="mbeckerle" w:date="2013-07-11T17:50:00Z"/>
          <w:rFonts w:cs="Arial"/>
        </w:rPr>
      </w:pPr>
      <w:ins w:id="697" w:author="mbeckerle" w:date="2013-07-11T17:50:00Z">
        <w:r>
          <w:rPr>
            <w:rFonts w:cs="Arial"/>
          </w:rPr>
          <w:t>Indexing of non-array non-optional element</w:t>
        </w:r>
      </w:ins>
    </w:p>
    <w:p w14:paraId="108091E8" w14:textId="77777777" w:rsidR="00AA0A89" w:rsidRDefault="00AA0A89" w:rsidP="00AA0A89">
      <w:pPr>
        <w:pStyle w:val="ListParagraph"/>
        <w:numPr>
          <w:ilvl w:val="2"/>
          <w:numId w:val="227"/>
        </w:numPr>
        <w:tabs>
          <w:tab w:val="left" w:pos="720"/>
        </w:tabs>
        <w:suppressAutoHyphens/>
        <w:spacing w:before="0" w:after="0" w:line="276" w:lineRule="auto"/>
        <w:rPr>
          <w:ins w:id="698" w:author="mbeckerle" w:date="2013-07-11T17:50:00Z"/>
          <w:rFonts w:cs="Arial"/>
        </w:rPr>
      </w:pPr>
      <w:ins w:id="699" w:author="mbeckerle" w:date="2013-07-11T17:50:00Z">
        <w:r>
          <w:rPr>
            <w:rFonts w:cs="Arial"/>
          </w:rPr>
          <w:t>Example: x[1] when x is declared and has both minOccurs=”1” and maxOccurs=”1” explicitly, or by not stating either or both of them.</w:t>
        </w:r>
      </w:ins>
    </w:p>
    <w:p w14:paraId="2F6A3072" w14:textId="77777777" w:rsidR="00AA0A89" w:rsidRDefault="00AA0A89" w:rsidP="00AA0A89">
      <w:pPr>
        <w:pStyle w:val="ListParagraph"/>
        <w:numPr>
          <w:ilvl w:val="1"/>
          <w:numId w:val="227"/>
        </w:numPr>
        <w:tabs>
          <w:tab w:val="left" w:pos="720"/>
        </w:tabs>
        <w:suppressAutoHyphens/>
        <w:spacing w:before="0" w:after="0" w:line="276" w:lineRule="auto"/>
        <w:rPr>
          <w:ins w:id="700" w:author="mbeckerle" w:date="2013-07-11T17:50:00Z"/>
          <w:rFonts w:cs="Arial"/>
        </w:rPr>
      </w:pPr>
      <w:ins w:id="701" w:author="mbeckerle" w:date="2013-07-11T17:50:00Z">
        <w:r>
          <w:rPr>
            <w:rFonts w:cs="Arial"/>
          </w:rPr>
          <w:t>Illegal argument value (correct type, illegal value)</w:t>
        </w:r>
      </w:ins>
    </w:p>
    <w:p w14:paraId="17D163FA" w14:textId="77777777" w:rsidR="00AA0A89" w:rsidRDefault="00AA0A89" w:rsidP="00AA0A89">
      <w:pPr>
        <w:pStyle w:val="ListParagraph"/>
        <w:numPr>
          <w:ilvl w:val="0"/>
          <w:numId w:val="227"/>
        </w:numPr>
        <w:tabs>
          <w:tab w:val="left" w:pos="720"/>
        </w:tabs>
        <w:suppressAutoHyphens/>
        <w:spacing w:before="0" w:after="0" w:line="276" w:lineRule="auto"/>
        <w:rPr>
          <w:ins w:id="702" w:author="mbeckerle" w:date="2013-07-11T17:50:00Z"/>
          <w:rFonts w:cs="Arial"/>
        </w:rPr>
      </w:pPr>
      <w:ins w:id="703" w:author="mbeckerle" w:date="2013-07-11T17:50:00Z">
        <w:r>
          <w:rPr>
            <w:rFonts w:cs="Arial"/>
          </w:rPr>
          <w:t>Parse Errors</w:t>
        </w:r>
      </w:ins>
    </w:p>
    <w:p w14:paraId="56F52A23" w14:textId="77777777" w:rsidR="00AA0A89" w:rsidRDefault="00AA0A89" w:rsidP="00AA0A89">
      <w:pPr>
        <w:pStyle w:val="ListParagraph"/>
        <w:numPr>
          <w:ilvl w:val="1"/>
          <w:numId w:val="227"/>
        </w:numPr>
        <w:tabs>
          <w:tab w:val="left" w:pos="720"/>
        </w:tabs>
        <w:suppressAutoHyphens/>
        <w:spacing w:before="0" w:after="0" w:line="276" w:lineRule="auto"/>
        <w:rPr>
          <w:ins w:id="704" w:author="mbeckerle" w:date="2013-07-11T17:50:00Z"/>
          <w:rFonts w:cs="Arial"/>
        </w:rPr>
      </w:pPr>
      <w:ins w:id="705" w:author="mbeckerle" w:date="2013-07-11T17:50:00Z">
        <w:r>
          <w:rPr>
            <w:rFonts w:cs="Arial"/>
          </w:rPr>
          <w:t>Delimiter not found</w:t>
        </w:r>
      </w:ins>
    </w:p>
    <w:p w14:paraId="165E6306" w14:textId="77777777" w:rsidR="00AA0A89" w:rsidRDefault="00AA0A89" w:rsidP="00AA0A89">
      <w:pPr>
        <w:pStyle w:val="ListParagraph"/>
        <w:numPr>
          <w:ilvl w:val="1"/>
          <w:numId w:val="227"/>
        </w:numPr>
        <w:tabs>
          <w:tab w:val="left" w:pos="720"/>
        </w:tabs>
        <w:suppressAutoHyphens/>
        <w:spacing w:before="0" w:after="0" w:line="276" w:lineRule="auto"/>
        <w:rPr>
          <w:ins w:id="706" w:author="mbeckerle" w:date="2013-07-11T17:50:00Z"/>
          <w:rFonts w:cs="Arial"/>
        </w:rPr>
      </w:pPr>
      <w:ins w:id="707" w:author="mbeckerle" w:date="2013-07-11T17:50:00Z">
        <w:r>
          <w:rPr>
            <w:rFonts w:cs="Arial"/>
          </w:rPr>
          <w:t>Data not convertible to type</w:t>
        </w:r>
      </w:ins>
    </w:p>
    <w:p w14:paraId="3E099CA5" w14:textId="77777777" w:rsidR="00AA0A89" w:rsidRDefault="00AA0A89" w:rsidP="00AA0A89">
      <w:pPr>
        <w:pStyle w:val="ListParagraph"/>
        <w:numPr>
          <w:ilvl w:val="1"/>
          <w:numId w:val="227"/>
        </w:numPr>
        <w:tabs>
          <w:tab w:val="left" w:pos="720"/>
        </w:tabs>
        <w:suppressAutoHyphens/>
        <w:spacing w:before="0" w:after="0" w:line="276" w:lineRule="auto"/>
        <w:rPr>
          <w:ins w:id="708" w:author="mbeckerle" w:date="2013-07-11T17:50:00Z"/>
          <w:rFonts w:cs="Arial"/>
        </w:rPr>
      </w:pPr>
      <w:ins w:id="709" w:author="mbeckerle" w:date="2013-07-11T17:50:00Z">
        <w:r>
          <w:rPr>
            <w:rFonts w:cs="Arial"/>
          </w:rPr>
          <w:t>Assertion failed</w:t>
        </w:r>
      </w:ins>
    </w:p>
    <w:p w14:paraId="11CB3A04" w14:textId="77777777" w:rsidR="00AA0A89" w:rsidRDefault="00AA0A89" w:rsidP="00AA0A89">
      <w:pPr>
        <w:pStyle w:val="ListParagraph"/>
        <w:numPr>
          <w:ilvl w:val="1"/>
          <w:numId w:val="227"/>
        </w:numPr>
        <w:tabs>
          <w:tab w:val="left" w:pos="720"/>
        </w:tabs>
        <w:suppressAutoHyphens/>
        <w:spacing w:before="0" w:after="0" w:line="276" w:lineRule="auto"/>
        <w:rPr>
          <w:ins w:id="710" w:author="mbeckerle" w:date="2013-07-11T17:50:00Z"/>
          <w:rFonts w:cs="Arial"/>
        </w:rPr>
      </w:pPr>
      <w:ins w:id="711" w:author="mbeckerle" w:date="2013-07-11T17:50:00Z">
        <w:r>
          <w:rPr>
            <w:rFonts w:cs="Arial"/>
          </w:rPr>
          <w:t>Discriminator failed</w:t>
        </w:r>
      </w:ins>
    </w:p>
    <w:p w14:paraId="3C7D5749" w14:textId="77777777" w:rsidR="00AA0A89" w:rsidRDefault="00AA0A89" w:rsidP="00AA0A89">
      <w:pPr>
        <w:pStyle w:val="ListParagraph"/>
        <w:numPr>
          <w:ilvl w:val="1"/>
          <w:numId w:val="227"/>
        </w:numPr>
        <w:tabs>
          <w:tab w:val="left" w:pos="720"/>
        </w:tabs>
        <w:suppressAutoHyphens/>
        <w:spacing w:before="0" w:after="0" w:line="276" w:lineRule="auto"/>
        <w:rPr>
          <w:ins w:id="712" w:author="mbeckerle" w:date="2013-07-11T17:50:00Z"/>
          <w:rFonts w:cs="Arial"/>
        </w:rPr>
      </w:pPr>
      <w:ins w:id="713" w:author="mbeckerle" w:date="2013-07-11T17:50:00Z">
        <w:r>
          <w:rPr>
            <w:rFonts w:cs="Arial"/>
          </w:rPr>
          <w:t>Required occurrence not found</w:t>
        </w:r>
      </w:ins>
    </w:p>
    <w:p w14:paraId="2F8A6F53" w14:textId="77777777" w:rsidR="00AA0A89" w:rsidRDefault="00AA0A89" w:rsidP="00AA0A89">
      <w:pPr>
        <w:pStyle w:val="ListParagraph"/>
        <w:numPr>
          <w:ilvl w:val="1"/>
          <w:numId w:val="227"/>
        </w:numPr>
        <w:tabs>
          <w:tab w:val="left" w:pos="720"/>
        </w:tabs>
        <w:suppressAutoHyphens/>
        <w:spacing w:before="0" w:after="0" w:line="276" w:lineRule="auto"/>
        <w:rPr>
          <w:ins w:id="714" w:author="mbeckerle" w:date="2013-07-11T17:50:00Z"/>
          <w:rFonts w:cs="Arial"/>
        </w:rPr>
      </w:pPr>
      <w:ins w:id="715" w:author="mbeckerle" w:date="2013-07-11T17:50:00Z">
        <w:r>
          <w:rPr>
            <w:rFonts w:cs="Arial"/>
          </w:rPr>
          <w:t>No choice alternative successfully parsed.</w:t>
        </w:r>
      </w:ins>
    </w:p>
    <w:p w14:paraId="6CDD9AE4" w14:textId="77777777" w:rsidR="00AA0A89" w:rsidRDefault="00AA0A89" w:rsidP="00AA0A89">
      <w:pPr>
        <w:pStyle w:val="ListParagraph"/>
        <w:numPr>
          <w:ilvl w:val="1"/>
          <w:numId w:val="227"/>
        </w:numPr>
        <w:tabs>
          <w:tab w:val="left" w:pos="720"/>
        </w:tabs>
        <w:suppressAutoHyphens/>
        <w:spacing w:before="0" w:after="0" w:line="276" w:lineRule="auto"/>
        <w:rPr>
          <w:ins w:id="716" w:author="mbeckerle" w:date="2013-07-11T17:50:00Z"/>
          <w:rFonts w:cs="Arial"/>
        </w:rPr>
      </w:pPr>
      <w:ins w:id="717" w:author="mbeckerle" w:date="2013-07-11T17:50:00Z">
        <w:r>
          <w:rPr>
            <w:rFonts w:cs="Arial"/>
          </w:rPr>
          <w:t>Character set decoding failure and dfdl:encodingErrorPolicy='error'</w:t>
        </w:r>
      </w:ins>
    </w:p>
    <w:p w14:paraId="0C8C1192" w14:textId="77777777" w:rsidR="00AA0A89" w:rsidRDefault="00AA0A89" w:rsidP="00AA0A89">
      <w:pPr>
        <w:pStyle w:val="ListParagraph"/>
        <w:numPr>
          <w:ilvl w:val="0"/>
          <w:numId w:val="227"/>
        </w:numPr>
        <w:tabs>
          <w:tab w:val="left" w:pos="720"/>
        </w:tabs>
        <w:suppressAutoHyphens/>
        <w:spacing w:before="0" w:after="0" w:line="276" w:lineRule="auto"/>
        <w:rPr>
          <w:ins w:id="718" w:author="mbeckerle" w:date="2013-07-11T17:50:00Z"/>
          <w:rFonts w:cs="Arial"/>
        </w:rPr>
      </w:pPr>
      <w:ins w:id="719" w:author="mbeckerle" w:date="2013-07-11T17:50:00Z">
        <w:r>
          <w:rPr>
            <w:rFonts w:cs="Arial"/>
          </w:rPr>
          <w:t>Unparsing Errors</w:t>
        </w:r>
      </w:ins>
    </w:p>
    <w:p w14:paraId="748AC183" w14:textId="77777777" w:rsidR="00AA0A89" w:rsidRDefault="00AA0A89" w:rsidP="00AA0A89">
      <w:pPr>
        <w:pStyle w:val="ListParagraph"/>
        <w:numPr>
          <w:ilvl w:val="1"/>
          <w:numId w:val="227"/>
        </w:numPr>
        <w:tabs>
          <w:tab w:val="left" w:pos="720"/>
        </w:tabs>
        <w:suppressAutoHyphens/>
        <w:spacing w:before="0" w:after="0" w:line="276" w:lineRule="auto"/>
        <w:rPr>
          <w:ins w:id="720" w:author="mbeckerle" w:date="2013-07-11T17:50:00Z"/>
          <w:rFonts w:cs="Arial"/>
        </w:rPr>
      </w:pPr>
      <w:ins w:id="721" w:author="mbeckerle" w:date="2013-07-11T17:50:00Z">
        <w:r>
          <w:rPr>
            <w:rFonts w:cs="Arial"/>
          </w:rPr>
          <w:t>Truncation scenarios where truncation is being disallowed</w:t>
        </w:r>
      </w:ins>
    </w:p>
    <w:p w14:paraId="0A2EB6A1" w14:textId="77777777" w:rsidR="00AA0A89" w:rsidRDefault="00AA0A89" w:rsidP="00AA0A89">
      <w:pPr>
        <w:pStyle w:val="ListParagraph"/>
        <w:numPr>
          <w:ilvl w:val="1"/>
          <w:numId w:val="227"/>
        </w:numPr>
        <w:tabs>
          <w:tab w:val="left" w:pos="720"/>
        </w:tabs>
        <w:suppressAutoHyphens/>
        <w:spacing w:before="0" w:after="0" w:line="276" w:lineRule="auto"/>
        <w:rPr>
          <w:ins w:id="722" w:author="mbeckerle" w:date="2013-07-11T17:50:00Z"/>
          <w:rFonts w:cs="Arial"/>
        </w:rPr>
      </w:pPr>
      <w:ins w:id="723" w:author="mbeckerle" w:date="2013-07-11T17:50:00Z">
        <w:r>
          <w:rPr>
            <w:rFonts w:cs="Arial"/>
          </w:rPr>
          <w:t>Rounding error – rounding needed but not allowed. (Unparsing)</w:t>
        </w:r>
      </w:ins>
    </w:p>
    <w:p w14:paraId="3D20F1AA" w14:textId="77777777" w:rsidR="00AA0A89" w:rsidRDefault="00AA0A89" w:rsidP="00AA0A89">
      <w:pPr>
        <w:pStyle w:val="ListParagraph"/>
        <w:numPr>
          <w:ilvl w:val="1"/>
          <w:numId w:val="227"/>
        </w:numPr>
        <w:tabs>
          <w:tab w:val="left" w:pos="720"/>
        </w:tabs>
        <w:suppressAutoHyphens/>
        <w:spacing w:before="0" w:after="0" w:line="276" w:lineRule="auto"/>
        <w:rPr>
          <w:ins w:id="724" w:author="mbeckerle" w:date="2013-07-11T17:50:00Z"/>
          <w:rFonts w:cs="Arial"/>
        </w:rPr>
      </w:pPr>
      <w:ins w:id="725" w:author="mbeckerle" w:date="2013-07-11T17:50:00Z">
        <w:r>
          <w:rPr>
            <w:rFonts w:cs="Arial"/>
          </w:rPr>
          <w:t>No choice alternative successfully unparsed.</w:t>
        </w:r>
      </w:ins>
    </w:p>
    <w:p w14:paraId="33E3E2EC" w14:textId="77777777" w:rsidR="00AA0A89" w:rsidRDefault="00AA0A89" w:rsidP="00AA0A89">
      <w:pPr>
        <w:pStyle w:val="ListParagraph"/>
        <w:numPr>
          <w:ilvl w:val="1"/>
          <w:numId w:val="227"/>
        </w:numPr>
        <w:tabs>
          <w:tab w:val="left" w:pos="720"/>
        </w:tabs>
        <w:suppressAutoHyphens/>
        <w:spacing w:before="0" w:after="0" w:line="276" w:lineRule="auto"/>
        <w:rPr>
          <w:ins w:id="726" w:author="mbeckerle" w:date="2013-07-11T17:50:00Z"/>
          <w:rFonts w:cs="Arial"/>
        </w:rPr>
      </w:pPr>
      <w:ins w:id="727" w:author="mbeckerle" w:date="2013-07-11T17:50:00Z">
        <w:r>
          <w:rPr>
            <w:rFonts w:cs="Arial"/>
          </w:rPr>
          <w:t>Character set encoding failure and dfdl:encodingErrorPolicy='error'</w:t>
        </w:r>
      </w:ins>
    </w:p>
    <w:p w14:paraId="48853B3F" w14:textId="77777777" w:rsidR="00AA0A89" w:rsidRDefault="00AA0A89" w:rsidP="00AA0A89">
      <w:pPr>
        <w:pStyle w:val="ListParagraph"/>
        <w:numPr>
          <w:ilvl w:val="0"/>
          <w:numId w:val="227"/>
        </w:numPr>
        <w:tabs>
          <w:tab w:val="left" w:pos="720"/>
        </w:tabs>
        <w:suppressAutoHyphens/>
        <w:spacing w:before="0" w:after="0" w:line="276" w:lineRule="auto"/>
        <w:rPr>
          <w:ins w:id="728" w:author="mbeckerle" w:date="2013-07-11T17:50:00Z"/>
          <w:rFonts w:cs="Arial"/>
        </w:rPr>
      </w:pPr>
      <w:ins w:id="729" w:author="mbeckerle" w:date="2013-07-11T17:50:00Z">
        <w:r>
          <w:rPr>
            <w:rFonts w:cs="Arial"/>
          </w:rPr>
          <w:t>Implementation Limit Errors - Implementations can have fixed or adjustable limits that some formats and some data may exceed at processing time. This specification does not further specify what these errors are, but some possible examples are:</w:t>
        </w:r>
      </w:ins>
    </w:p>
    <w:p w14:paraId="3A3EAC9D" w14:textId="77777777" w:rsidR="00AA0A89" w:rsidRDefault="00AA0A89" w:rsidP="00AA0A89">
      <w:pPr>
        <w:pStyle w:val="ListParagraph"/>
        <w:numPr>
          <w:ilvl w:val="1"/>
          <w:numId w:val="227"/>
        </w:numPr>
        <w:tabs>
          <w:tab w:val="left" w:pos="720"/>
        </w:tabs>
        <w:suppressAutoHyphens/>
        <w:spacing w:before="0" w:after="0" w:line="276" w:lineRule="auto"/>
        <w:rPr>
          <w:ins w:id="730" w:author="mbeckerle" w:date="2013-07-11T17:50:00Z"/>
          <w:rFonts w:cs="Arial"/>
        </w:rPr>
      </w:pPr>
      <w:ins w:id="731" w:author="mbeckerle" w:date="2013-07-11T17:50:00Z">
        <w:r>
          <w:rPr>
            <w:rFonts w:cs="Arial"/>
          </w:rPr>
          <w:t>Data longer than allowed for representation of a given data type</w:t>
        </w:r>
      </w:ins>
    </w:p>
    <w:p w14:paraId="1170DCE1" w14:textId="77777777" w:rsidR="00AA0A89" w:rsidRDefault="00AA0A89" w:rsidP="00AA0A89">
      <w:pPr>
        <w:pStyle w:val="ListParagraph"/>
        <w:numPr>
          <w:ilvl w:val="2"/>
          <w:numId w:val="227"/>
        </w:numPr>
        <w:tabs>
          <w:tab w:val="left" w:pos="720"/>
        </w:tabs>
        <w:suppressAutoHyphens/>
        <w:spacing w:before="0" w:after="0" w:line="276" w:lineRule="auto"/>
        <w:rPr>
          <w:ins w:id="732" w:author="mbeckerle" w:date="2013-07-11T17:50:00Z"/>
          <w:rFonts w:cs="Arial"/>
        </w:rPr>
      </w:pPr>
      <w:ins w:id="733" w:author="mbeckerle" w:date="2013-07-11T17:50:00Z">
        <w:r>
          <w:rPr>
            <w:rFonts w:cs="Arial"/>
          </w:rPr>
          <w:t xml:space="preserve">Example: exceed maximum length of representation of xs:decimal in dfdl:representation=”text”. </w:t>
        </w:r>
      </w:ins>
    </w:p>
    <w:p w14:paraId="31D64F0C" w14:textId="77777777" w:rsidR="00AA0A89" w:rsidRDefault="00AA0A89" w:rsidP="00AA0A89">
      <w:pPr>
        <w:pStyle w:val="ListParagraph"/>
        <w:numPr>
          <w:ilvl w:val="1"/>
          <w:numId w:val="227"/>
        </w:numPr>
        <w:tabs>
          <w:tab w:val="left" w:pos="720"/>
        </w:tabs>
        <w:suppressAutoHyphens/>
        <w:spacing w:before="0" w:after="0" w:line="276" w:lineRule="auto"/>
        <w:rPr>
          <w:ins w:id="734" w:author="mbeckerle" w:date="2013-07-11T17:50:00Z"/>
          <w:rFonts w:cs="Arial"/>
        </w:rPr>
      </w:pPr>
      <w:ins w:id="735" w:author="mbeckerle" w:date="2013-07-11T17:50:00Z">
        <w:r>
          <w:rPr>
            <w:rFonts w:cs="Arial"/>
          </w:rPr>
          <w:t>Expression references too far back into infoset (parsing)</w:t>
        </w:r>
      </w:ins>
    </w:p>
    <w:p w14:paraId="05A358C1" w14:textId="77777777" w:rsidR="00AA0A89" w:rsidRDefault="00AA0A89" w:rsidP="00AA0A89">
      <w:pPr>
        <w:pStyle w:val="ListParagraph"/>
        <w:numPr>
          <w:ilvl w:val="1"/>
          <w:numId w:val="227"/>
        </w:numPr>
        <w:tabs>
          <w:tab w:val="left" w:pos="720"/>
        </w:tabs>
        <w:suppressAutoHyphens/>
        <w:spacing w:before="0" w:after="0" w:line="276" w:lineRule="auto"/>
        <w:rPr>
          <w:ins w:id="736" w:author="mbeckerle" w:date="2013-07-11T17:50:00Z"/>
          <w:rFonts w:cs="Arial"/>
        </w:rPr>
      </w:pPr>
      <w:ins w:id="737" w:author="mbeckerle" w:date="2013-07-11T17:50:00Z">
        <w:r>
          <w:rPr>
            <w:rFonts w:cs="Arial"/>
          </w:rPr>
          <w:t>Expression references too far forward into infoset (unparsing)</w:t>
        </w:r>
      </w:ins>
    </w:p>
    <w:p w14:paraId="66908BF9" w14:textId="77777777" w:rsidR="00AA0A89" w:rsidRDefault="00AA0A89" w:rsidP="00AA0A89">
      <w:pPr>
        <w:pStyle w:val="ListParagraph"/>
        <w:numPr>
          <w:ilvl w:val="1"/>
          <w:numId w:val="227"/>
        </w:numPr>
        <w:tabs>
          <w:tab w:val="left" w:pos="720"/>
        </w:tabs>
        <w:suppressAutoHyphens/>
        <w:spacing w:before="0" w:after="0" w:line="276" w:lineRule="auto"/>
        <w:rPr>
          <w:ins w:id="738" w:author="mbeckerle" w:date="2013-07-11T17:50:00Z"/>
          <w:rFonts w:cs="Arial"/>
        </w:rPr>
      </w:pPr>
      <w:ins w:id="739" w:author="mbeckerle" w:date="2013-07-11T17:50:00Z">
        <w:r>
          <w:rPr>
            <w:rFonts w:cs="Arial"/>
          </w:rPr>
          <w:t>Number of array elements exceeds limit.</w:t>
        </w:r>
      </w:ins>
    </w:p>
    <w:p w14:paraId="5256C192" w14:textId="77777777" w:rsidR="00AA0A89" w:rsidRDefault="00AA0A89" w:rsidP="00AA0A89">
      <w:pPr>
        <w:pStyle w:val="ListParagraph"/>
        <w:numPr>
          <w:ilvl w:val="0"/>
          <w:numId w:val="228"/>
        </w:numPr>
        <w:tabs>
          <w:tab w:val="left" w:pos="720"/>
        </w:tabs>
        <w:suppressAutoHyphens/>
        <w:spacing w:before="0" w:after="0" w:line="276" w:lineRule="auto"/>
        <w:rPr>
          <w:ins w:id="740" w:author="mbeckerle" w:date="2013-07-11T17:50:00Z"/>
          <w:rFonts w:cs="Arial"/>
        </w:rPr>
      </w:pPr>
      <w:ins w:id="741" w:author="mbeckerle" w:date="2013-07-11T17:50:00Z">
        <w:r>
          <w:rPr>
            <w:rFonts w:cs="Arial"/>
          </w:rPr>
          <w:t xml:space="preserve">Regular expression exceeds time limit </w:t>
        </w:r>
      </w:ins>
    </w:p>
    <w:p w14:paraId="654CF061" w14:textId="77777777" w:rsidR="00AA0A89" w:rsidRDefault="00AA0A89" w:rsidP="00AA0A89">
      <w:pPr>
        <w:tabs>
          <w:tab w:val="left" w:pos="720"/>
        </w:tabs>
        <w:spacing w:line="276" w:lineRule="auto"/>
        <w:ind w:left="360"/>
        <w:rPr>
          <w:ins w:id="742" w:author="mbeckerle" w:date="2013-07-11T17:50:00Z"/>
          <w:rFonts w:cs="Arial"/>
        </w:rPr>
      </w:pPr>
    </w:p>
    <w:p w14:paraId="53AE9A1F" w14:textId="77777777" w:rsidR="00AA0A89" w:rsidRDefault="00AA0A89" w:rsidP="00AA0A89">
      <w:pPr>
        <w:tabs>
          <w:tab w:val="left" w:pos="720"/>
        </w:tabs>
        <w:spacing w:line="276" w:lineRule="auto"/>
        <w:rPr>
          <w:ins w:id="743" w:author="mbeckerle" w:date="2013-07-11T17:50:00Z"/>
          <w:rFonts w:cs="Arial"/>
        </w:rPr>
      </w:pPr>
      <w:ins w:id="744" w:author="mbeckerle" w:date="2013-07-11T17:50:00Z">
        <w:r>
          <w:rPr>
            <w:rFonts w:cs="Arial"/>
          </w:rPr>
          <w:t>The following are schema definition errors, regardless of whether they are detected in advance of processing or once processing begins:</w:t>
        </w:r>
      </w:ins>
    </w:p>
    <w:p w14:paraId="6C5B6BC7" w14:textId="77777777" w:rsidR="00AA0A89" w:rsidRDefault="00AA0A89" w:rsidP="00AA0A89">
      <w:pPr>
        <w:pStyle w:val="ListParagraph"/>
        <w:numPr>
          <w:ilvl w:val="0"/>
          <w:numId w:val="229"/>
        </w:numPr>
        <w:tabs>
          <w:tab w:val="left" w:pos="720"/>
        </w:tabs>
        <w:suppressAutoHyphens/>
        <w:spacing w:before="0" w:after="0" w:line="276" w:lineRule="auto"/>
        <w:rPr>
          <w:ins w:id="745" w:author="mbeckerle" w:date="2013-07-11T17:50:00Z"/>
          <w:rFonts w:cs="Arial"/>
        </w:rPr>
      </w:pPr>
      <w:ins w:id="746" w:author="mbeckerle" w:date="2013-07-11T17:50:00Z">
        <w:r>
          <w:rPr>
            <w:rFonts w:cs="Arial"/>
          </w:rPr>
          <w:t>Errors in XML Schema Construction and Structure</w:t>
        </w:r>
      </w:ins>
    </w:p>
    <w:p w14:paraId="0A42AD4E" w14:textId="77777777" w:rsidR="00AA0A89" w:rsidRDefault="00AA0A89" w:rsidP="00AA0A89">
      <w:pPr>
        <w:pStyle w:val="ListParagraph"/>
        <w:numPr>
          <w:ilvl w:val="1"/>
          <w:numId w:val="228"/>
        </w:numPr>
        <w:tabs>
          <w:tab w:val="left" w:pos="720"/>
        </w:tabs>
        <w:suppressAutoHyphens/>
        <w:spacing w:before="0" w:after="0" w:line="276" w:lineRule="auto"/>
        <w:rPr>
          <w:ins w:id="747" w:author="mbeckerle" w:date="2013-07-11T17:50:00Z"/>
          <w:rFonts w:cs="Arial"/>
        </w:rPr>
      </w:pPr>
      <w:ins w:id="748" w:author="mbeckerle" w:date="2013-07-11T17:50:00Z">
        <w:r>
          <w:rPr>
            <w:rFonts w:cs="Arial"/>
          </w:rPr>
          <w:t>See XML Schema Specification Section 5.1</w:t>
        </w:r>
      </w:ins>
    </w:p>
    <w:p w14:paraId="3AFF2E20" w14:textId="77777777" w:rsidR="00AA0A89" w:rsidRDefault="00AA0A89" w:rsidP="00AA0A89">
      <w:pPr>
        <w:pStyle w:val="ListParagraph"/>
        <w:numPr>
          <w:ilvl w:val="0"/>
          <w:numId w:val="228"/>
        </w:numPr>
        <w:tabs>
          <w:tab w:val="left" w:pos="720"/>
        </w:tabs>
        <w:suppressAutoHyphens/>
        <w:spacing w:before="0" w:after="0" w:line="276" w:lineRule="auto"/>
        <w:rPr>
          <w:ins w:id="749" w:author="mbeckerle" w:date="2013-07-11T17:50:00Z"/>
          <w:rFonts w:cs="Arial"/>
        </w:rPr>
      </w:pPr>
      <w:ins w:id="750" w:author="mbeckerle" w:date="2013-07-11T17:50:00Z">
        <w:r>
          <w:rPr>
            <w:rFonts w:cs="Arial"/>
          </w:rPr>
          <w:t>Use of XSD constructs outside of DFDL subset</w:t>
        </w:r>
      </w:ins>
    </w:p>
    <w:p w14:paraId="6A996294" w14:textId="77777777" w:rsidR="00AA0A89" w:rsidRDefault="00AA0A89" w:rsidP="00AA0A89">
      <w:pPr>
        <w:pStyle w:val="ListParagraph"/>
        <w:numPr>
          <w:ilvl w:val="0"/>
          <w:numId w:val="228"/>
        </w:numPr>
        <w:tabs>
          <w:tab w:val="left" w:pos="720"/>
        </w:tabs>
        <w:suppressAutoHyphens/>
        <w:spacing w:before="0" w:after="0" w:line="276" w:lineRule="auto"/>
        <w:rPr>
          <w:ins w:id="751" w:author="mbeckerle" w:date="2013-07-11T17:50:00Z"/>
          <w:rFonts w:cs="Arial"/>
        </w:rPr>
      </w:pPr>
      <w:ins w:id="752" w:author="mbeckerle" w:date="2013-07-11T17:50:00Z">
        <w:r>
          <w:rPr>
            <w:rFonts w:cs="Arial"/>
          </w:rPr>
          <w:t>Implementation Limitations</w:t>
        </w:r>
      </w:ins>
    </w:p>
    <w:p w14:paraId="1967C99E" w14:textId="77777777" w:rsidR="00AA0A89" w:rsidRDefault="00AA0A89" w:rsidP="00AA0A89">
      <w:pPr>
        <w:pStyle w:val="ListParagraph"/>
        <w:numPr>
          <w:ilvl w:val="2"/>
          <w:numId w:val="228"/>
        </w:numPr>
        <w:tabs>
          <w:tab w:val="left" w:pos="720"/>
        </w:tabs>
        <w:suppressAutoHyphens/>
        <w:spacing w:before="0" w:after="0" w:line="276" w:lineRule="auto"/>
        <w:ind w:left="1440"/>
        <w:rPr>
          <w:ins w:id="753" w:author="mbeckerle" w:date="2013-07-11T17:50:00Z"/>
          <w:rFonts w:cs="Arial"/>
        </w:rPr>
      </w:pPr>
      <w:ins w:id="754" w:author="mbeckerle" w:date="2013-07-11T17:50:00Z">
        <w:r>
          <w:rPr>
            <w:rFonts w:cs="Arial"/>
          </w:rPr>
          <w:t>Use of DFDL schema constructs not supported by this implementation.</w:t>
        </w:r>
      </w:ins>
    </w:p>
    <w:p w14:paraId="3DAE83EC" w14:textId="77777777" w:rsidR="00AA0A89" w:rsidRDefault="00AA0A89" w:rsidP="00AA0A89">
      <w:pPr>
        <w:pStyle w:val="ListParagraph"/>
        <w:numPr>
          <w:ilvl w:val="0"/>
          <w:numId w:val="228"/>
        </w:numPr>
        <w:tabs>
          <w:tab w:val="left" w:pos="720"/>
        </w:tabs>
        <w:suppressAutoHyphens/>
        <w:spacing w:before="0" w:after="0" w:line="276" w:lineRule="auto"/>
        <w:ind w:left="2160"/>
        <w:rPr>
          <w:ins w:id="755" w:author="mbeckerle" w:date="2013-07-11T17:50:00Z"/>
          <w:rFonts w:cs="Arial"/>
        </w:rPr>
      </w:pPr>
      <w:ins w:id="756" w:author="mbeckerle" w:date="2013-07-11T17:50:00Z">
        <w:r>
          <w:rPr>
            <w:rFonts w:cs="Arial"/>
          </w:rPr>
          <w:t xml:space="preserve">Example: xs:choice is an optional part of the DFDL specification (see section 21). If not supported, it must be rejected as a Schema Definition Error. </w:t>
        </w:r>
      </w:ins>
    </w:p>
    <w:p w14:paraId="6B07C02F" w14:textId="77777777" w:rsidR="00AA0A89" w:rsidRDefault="00AA0A89" w:rsidP="00AA0A89">
      <w:pPr>
        <w:pStyle w:val="ListParagraph"/>
        <w:numPr>
          <w:ilvl w:val="3"/>
          <w:numId w:val="228"/>
        </w:numPr>
        <w:tabs>
          <w:tab w:val="left" w:pos="720"/>
        </w:tabs>
        <w:suppressAutoHyphens/>
        <w:spacing w:before="0" w:after="0" w:line="276" w:lineRule="auto"/>
        <w:ind w:left="2160"/>
        <w:rPr>
          <w:ins w:id="757" w:author="mbeckerle" w:date="2013-07-11T17:50:00Z"/>
          <w:rFonts w:cs="Arial"/>
        </w:rPr>
      </w:pPr>
      <w:ins w:id="758" w:author="mbeckerle" w:date="2013-07-11T17:50:00Z">
        <w:r>
          <w:rPr>
            <w:rFonts w:cs="Arial"/>
          </w:rPr>
          <w:t xml:space="preserve">Example: use of packed-decimal when it is not supported by the implementation. </w:t>
        </w:r>
      </w:ins>
    </w:p>
    <w:p w14:paraId="2364C7E8" w14:textId="77777777" w:rsidR="00AA0A89" w:rsidRDefault="00AA0A89" w:rsidP="00AA0A89">
      <w:pPr>
        <w:pStyle w:val="ListParagraph"/>
        <w:numPr>
          <w:ilvl w:val="3"/>
          <w:numId w:val="228"/>
        </w:numPr>
        <w:tabs>
          <w:tab w:val="left" w:pos="720"/>
        </w:tabs>
        <w:suppressAutoHyphens/>
        <w:spacing w:before="0" w:after="0" w:line="276" w:lineRule="auto"/>
        <w:ind w:left="2160"/>
        <w:rPr>
          <w:ins w:id="759" w:author="mbeckerle" w:date="2013-07-11T17:50:00Z"/>
          <w:rFonts w:cs="Arial"/>
        </w:rPr>
      </w:pPr>
      <w:ins w:id="760" w:author="mbeckerle" w:date="2013-07-11T17:50:00Z">
        <w:r>
          <w:rPr>
            <w:rFonts w:cs="Arial"/>
          </w:rPr>
          <w:t>Example: use of dfdl:assert when it is not supported by the implementation (See Spec section 21 on DFDL Subsets)</w:t>
        </w:r>
      </w:ins>
    </w:p>
    <w:p w14:paraId="6C55DA6F" w14:textId="77777777" w:rsidR="00AA0A89" w:rsidRDefault="00AA0A89" w:rsidP="00AA0A89">
      <w:pPr>
        <w:pStyle w:val="ListParagraph"/>
        <w:numPr>
          <w:ilvl w:val="2"/>
          <w:numId w:val="228"/>
        </w:numPr>
        <w:tabs>
          <w:tab w:val="left" w:pos="720"/>
        </w:tabs>
        <w:suppressAutoHyphens/>
        <w:spacing w:before="0" w:after="0" w:line="276" w:lineRule="auto"/>
        <w:rPr>
          <w:ins w:id="761" w:author="mbeckerle" w:date="2013-07-11T17:50:00Z"/>
          <w:rFonts w:cs="Arial"/>
        </w:rPr>
      </w:pPr>
      <w:ins w:id="762" w:author="mbeckerle" w:date="2013-07-11T17:50:00Z">
        <w:r>
          <w:rPr>
            <w:rFonts w:cs="Arial"/>
          </w:rPr>
          <w:t xml:space="preserve">Note: Unrecognized DFDL properties or property values can produce a Schema Definition Warning and an implementation can attempt to process data despite the warning. </w:t>
        </w:r>
      </w:ins>
    </w:p>
    <w:p w14:paraId="34A9B548" w14:textId="77777777" w:rsidR="00AA0A89" w:rsidRDefault="00AA0A89" w:rsidP="00AA0A89">
      <w:pPr>
        <w:pStyle w:val="ListParagraph"/>
        <w:numPr>
          <w:ilvl w:val="2"/>
          <w:numId w:val="228"/>
        </w:numPr>
        <w:tabs>
          <w:tab w:val="left" w:pos="720"/>
        </w:tabs>
        <w:suppressAutoHyphens/>
        <w:spacing w:before="0" w:after="0" w:line="276" w:lineRule="auto"/>
        <w:ind w:left="1440"/>
        <w:rPr>
          <w:ins w:id="763" w:author="mbeckerle" w:date="2013-07-11T17:50:00Z"/>
          <w:rFonts w:cs="Arial"/>
        </w:rPr>
      </w:pPr>
      <w:ins w:id="764" w:author="mbeckerle" w:date="2013-07-11T17:50:00Z">
        <w:r>
          <w:rPr>
            <w:rFonts w:cs="Arial"/>
          </w:rPr>
          <w:lastRenderedPageBreak/>
          <w:t>Exceeding limits of the implementation for schema size/complexity</w:t>
        </w:r>
      </w:ins>
    </w:p>
    <w:p w14:paraId="6D9C66CB" w14:textId="77777777" w:rsidR="00AA0A89" w:rsidRDefault="00AA0A89" w:rsidP="00AA0A89">
      <w:pPr>
        <w:pStyle w:val="ListParagraph"/>
        <w:numPr>
          <w:ilvl w:val="3"/>
          <w:numId w:val="228"/>
        </w:numPr>
        <w:tabs>
          <w:tab w:val="left" w:pos="720"/>
        </w:tabs>
        <w:suppressAutoHyphens/>
        <w:spacing w:before="0" w:after="0" w:line="276" w:lineRule="auto"/>
        <w:ind w:left="2160"/>
        <w:rPr>
          <w:ins w:id="765" w:author="mbeckerle" w:date="2013-07-11T17:50:00Z"/>
          <w:rFonts w:cs="Arial"/>
        </w:rPr>
      </w:pPr>
      <w:ins w:id="766" w:author="mbeckerle" w:date="2013-07-11T17:50:00Z">
        <w:r>
          <w:rPr>
            <w:rFonts w:cs="Arial"/>
          </w:rPr>
          <w:t>Example: schema too large – simply a limit on how large the schema can be, how many files, how many top-level constructs, etc.</w:t>
        </w:r>
      </w:ins>
    </w:p>
    <w:p w14:paraId="24205935" w14:textId="77777777" w:rsidR="00AA0A89" w:rsidRDefault="00AA0A89" w:rsidP="00AA0A89">
      <w:pPr>
        <w:pStyle w:val="ListParagraph"/>
        <w:numPr>
          <w:ilvl w:val="0"/>
          <w:numId w:val="228"/>
        </w:numPr>
        <w:tabs>
          <w:tab w:val="left" w:pos="720"/>
        </w:tabs>
        <w:suppressAutoHyphens/>
        <w:spacing w:before="0" w:after="0" w:line="276" w:lineRule="auto"/>
        <w:rPr>
          <w:ins w:id="767" w:author="mbeckerle" w:date="2013-07-11T17:50:00Z"/>
          <w:rFonts w:cs="Arial"/>
        </w:rPr>
      </w:pPr>
      <w:ins w:id="768" w:author="mbeckerle" w:date="2013-07-11T17:50:00Z">
        <w:r>
          <w:rPr>
            <w:rFonts w:cs="Arial"/>
          </w:rPr>
          <w:t xml:space="preserve">Schema Not Valid </w:t>
        </w:r>
      </w:ins>
    </w:p>
    <w:p w14:paraId="080B099E" w14:textId="77777777" w:rsidR="00AA0A89" w:rsidRDefault="00AA0A89" w:rsidP="00AA0A89">
      <w:pPr>
        <w:pStyle w:val="ListParagraph"/>
        <w:numPr>
          <w:ilvl w:val="1"/>
          <w:numId w:val="228"/>
        </w:numPr>
        <w:tabs>
          <w:tab w:val="left" w:pos="720"/>
        </w:tabs>
        <w:suppressAutoHyphens/>
        <w:spacing w:before="0" w:after="0" w:line="276" w:lineRule="auto"/>
        <w:rPr>
          <w:ins w:id="769" w:author="mbeckerle" w:date="2013-07-11T17:50:00Z"/>
          <w:rFonts w:cs="Arial"/>
        </w:rPr>
      </w:pPr>
      <w:ins w:id="770" w:author="mbeckerle" w:date="2013-07-11T17:50:00Z">
        <w:r>
          <w:rPr>
            <w:rFonts w:cs="Arial"/>
          </w:rPr>
          <w:t>See XML Schema Specification Section 5.2</w:t>
        </w:r>
      </w:ins>
    </w:p>
    <w:p w14:paraId="2A7CB131" w14:textId="77777777" w:rsidR="00AA0A89" w:rsidRDefault="00AA0A89" w:rsidP="00AA0A89">
      <w:pPr>
        <w:pStyle w:val="ListParagraph"/>
        <w:numPr>
          <w:ilvl w:val="0"/>
          <w:numId w:val="228"/>
        </w:numPr>
        <w:tabs>
          <w:tab w:val="left" w:pos="720"/>
        </w:tabs>
        <w:suppressAutoHyphens/>
        <w:spacing w:before="0" w:after="0" w:line="276" w:lineRule="auto"/>
        <w:rPr>
          <w:ins w:id="771" w:author="mbeckerle" w:date="2013-07-11T17:50:00Z"/>
          <w:rFonts w:cs="Arial"/>
        </w:rPr>
      </w:pPr>
      <w:ins w:id="772" w:author="mbeckerle" w:date="2013-07-11T17:50:00Z">
        <w:r>
          <w:rPr>
            <w:rFonts w:cs="Arial"/>
          </w:rPr>
          <w:t>UPA violation (Unique Particle Attribution)</w:t>
        </w:r>
      </w:ins>
    </w:p>
    <w:p w14:paraId="0CA66086" w14:textId="77777777" w:rsidR="00AA0A89" w:rsidRDefault="00AA0A89" w:rsidP="00AA0A89">
      <w:pPr>
        <w:pStyle w:val="ListParagraph"/>
        <w:numPr>
          <w:ilvl w:val="0"/>
          <w:numId w:val="228"/>
        </w:numPr>
        <w:tabs>
          <w:tab w:val="left" w:pos="720"/>
        </w:tabs>
        <w:suppressAutoHyphens/>
        <w:spacing w:before="0" w:after="0" w:line="276" w:lineRule="auto"/>
        <w:rPr>
          <w:ins w:id="773" w:author="mbeckerle" w:date="2013-07-11T17:50:00Z"/>
          <w:rFonts w:cs="Arial"/>
        </w:rPr>
      </w:pPr>
      <w:ins w:id="774" w:author="mbeckerle" w:date="2013-07-11T17:50:00Z">
        <w:r>
          <w:rPr>
            <w:rFonts w:cs="Arial"/>
          </w:rPr>
          <w:t>Reference to DFDL global definition not found</w:t>
        </w:r>
      </w:ins>
    </w:p>
    <w:p w14:paraId="65D19F3D" w14:textId="77777777" w:rsidR="00AA0A89" w:rsidRDefault="00AA0A89" w:rsidP="00AA0A89">
      <w:pPr>
        <w:pStyle w:val="ListParagraph"/>
        <w:numPr>
          <w:ilvl w:val="1"/>
          <w:numId w:val="228"/>
        </w:numPr>
        <w:tabs>
          <w:tab w:val="left" w:pos="720"/>
        </w:tabs>
        <w:suppressAutoHyphens/>
        <w:spacing w:before="0" w:after="0" w:line="276" w:lineRule="auto"/>
        <w:rPr>
          <w:ins w:id="775" w:author="mbeckerle" w:date="2013-07-11T17:50:00Z"/>
          <w:rFonts w:cs="Arial"/>
        </w:rPr>
      </w:pPr>
      <w:ins w:id="776" w:author="mbeckerle" w:date="2013-07-11T17:50:00Z">
        <w:r>
          <w:rPr>
            <w:rFonts w:cs="Arial"/>
          </w:rPr>
          <w:t>Format definition (dfdl:defineFormat)</w:t>
        </w:r>
      </w:ins>
    </w:p>
    <w:p w14:paraId="35D6C798" w14:textId="77777777" w:rsidR="00AA0A89" w:rsidRDefault="00AA0A89" w:rsidP="00AA0A89">
      <w:pPr>
        <w:pStyle w:val="ListParagraph"/>
        <w:numPr>
          <w:ilvl w:val="1"/>
          <w:numId w:val="228"/>
        </w:numPr>
        <w:tabs>
          <w:tab w:val="left" w:pos="720"/>
        </w:tabs>
        <w:suppressAutoHyphens/>
        <w:spacing w:before="0" w:after="0" w:line="276" w:lineRule="auto"/>
        <w:rPr>
          <w:ins w:id="777" w:author="mbeckerle" w:date="2013-07-11T17:50:00Z"/>
          <w:rFonts w:cs="Arial"/>
        </w:rPr>
      </w:pPr>
      <w:ins w:id="778" w:author="mbeckerle" w:date="2013-07-11T17:50:00Z">
        <w:r>
          <w:rPr>
            <w:rFonts w:cs="Arial"/>
          </w:rPr>
          <w:t>Escape schema definition (dfdl:defineEscapeScheme)</w:t>
        </w:r>
      </w:ins>
    </w:p>
    <w:p w14:paraId="0BB3E34B" w14:textId="77777777" w:rsidR="00AA0A89" w:rsidRDefault="00AA0A89" w:rsidP="00AA0A89">
      <w:pPr>
        <w:pStyle w:val="ListParagraph"/>
        <w:numPr>
          <w:ilvl w:val="1"/>
          <w:numId w:val="228"/>
        </w:numPr>
        <w:tabs>
          <w:tab w:val="left" w:pos="720"/>
        </w:tabs>
        <w:suppressAutoHyphens/>
        <w:spacing w:before="0" w:after="0" w:line="276" w:lineRule="auto"/>
        <w:rPr>
          <w:ins w:id="779" w:author="mbeckerle" w:date="2013-07-11T17:50:00Z"/>
          <w:rFonts w:cs="Arial"/>
        </w:rPr>
      </w:pPr>
      <w:ins w:id="780" w:author="mbeckerle" w:date="2013-07-11T17:50:00Z">
        <w:r>
          <w:rPr>
            <w:rFonts w:cs="Arial"/>
          </w:rPr>
          <w:t>Variable Definition (dfdl:defineVariable)</w:t>
        </w:r>
      </w:ins>
    </w:p>
    <w:p w14:paraId="0F237C41" w14:textId="77777777" w:rsidR="00AA0A89" w:rsidRDefault="00AA0A89" w:rsidP="00AA0A89">
      <w:pPr>
        <w:pStyle w:val="ListParagraph"/>
        <w:numPr>
          <w:ilvl w:val="0"/>
          <w:numId w:val="228"/>
        </w:numPr>
        <w:tabs>
          <w:tab w:val="left" w:pos="720"/>
        </w:tabs>
        <w:suppressAutoHyphens/>
        <w:spacing w:before="0" w:after="0" w:line="276" w:lineRule="auto"/>
        <w:rPr>
          <w:ins w:id="781" w:author="mbeckerle" w:date="2013-07-11T17:50:00Z"/>
          <w:rFonts w:cs="Arial"/>
        </w:rPr>
      </w:pPr>
      <w:ins w:id="782" w:author="mbeckerle" w:date="2013-07-11T17:50:00Z">
        <w:r>
          <w:rPr>
            <w:rFonts w:cs="Arial"/>
          </w:rPr>
          <w:t>DFDL Annotations not well-formed or not valid</w:t>
        </w:r>
      </w:ins>
    </w:p>
    <w:p w14:paraId="5F629271" w14:textId="77777777" w:rsidR="00AA0A89" w:rsidRDefault="00AA0A89" w:rsidP="00AA0A89">
      <w:pPr>
        <w:pStyle w:val="ListParagraph"/>
        <w:numPr>
          <w:ilvl w:val="0"/>
          <w:numId w:val="228"/>
        </w:numPr>
        <w:tabs>
          <w:tab w:val="left" w:pos="720"/>
        </w:tabs>
        <w:suppressAutoHyphens/>
        <w:spacing w:before="0" w:after="0" w:line="276" w:lineRule="auto"/>
        <w:rPr>
          <w:ins w:id="783" w:author="mbeckerle" w:date="2013-07-11T17:50:00Z"/>
          <w:rFonts w:cs="Arial"/>
        </w:rPr>
      </w:pPr>
      <w:ins w:id="784" w:author="mbeckerle" w:date="2013-07-11T17:50:00Z">
        <w:r>
          <w:rPr>
            <w:rFonts w:cs="Arial"/>
          </w:rPr>
          <w:t>DFDL Annotations Incompatible</w:t>
        </w:r>
      </w:ins>
    </w:p>
    <w:p w14:paraId="6398E82B" w14:textId="77777777" w:rsidR="00AA0A89" w:rsidRDefault="00AA0A89" w:rsidP="00AA0A89">
      <w:pPr>
        <w:pStyle w:val="ListParagraph"/>
        <w:numPr>
          <w:ilvl w:val="1"/>
          <w:numId w:val="228"/>
        </w:numPr>
        <w:tabs>
          <w:tab w:val="left" w:pos="720"/>
        </w:tabs>
        <w:suppressAutoHyphens/>
        <w:spacing w:before="0" w:after="0" w:line="276" w:lineRule="auto"/>
        <w:rPr>
          <w:ins w:id="785" w:author="mbeckerle" w:date="2013-07-11T17:50:00Z"/>
          <w:rFonts w:cs="Arial"/>
        </w:rPr>
      </w:pPr>
      <w:ins w:id="786" w:author="mbeckerle" w:date="2013-07-11T17:50:00Z">
        <w:r>
          <w:rPr>
            <w:rFonts w:cs="Arial"/>
          </w:rPr>
          <w:t>E.g., dfdl:assert and dfdl:discriminator at same combined annotation point, or more than one format annotation at an annotation point.</w:t>
        </w:r>
      </w:ins>
    </w:p>
    <w:p w14:paraId="7C0FA1C5" w14:textId="77777777" w:rsidR="00AA0A89" w:rsidRDefault="00AA0A89" w:rsidP="00AA0A89">
      <w:pPr>
        <w:pStyle w:val="ListParagraph"/>
        <w:numPr>
          <w:ilvl w:val="0"/>
          <w:numId w:val="228"/>
        </w:numPr>
        <w:tabs>
          <w:tab w:val="left" w:pos="720"/>
        </w:tabs>
        <w:suppressAutoHyphens/>
        <w:spacing w:before="0" w:after="0" w:line="276" w:lineRule="auto"/>
        <w:rPr>
          <w:ins w:id="787" w:author="mbeckerle" w:date="2013-07-11T17:50:00Z"/>
          <w:rFonts w:cs="Arial"/>
        </w:rPr>
      </w:pPr>
      <w:ins w:id="788" w:author="mbeckerle" w:date="2013-07-11T17:50:00Z">
        <w:r>
          <w:rPr>
            <w:rFonts w:cs="Arial"/>
          </w:rPr>
          <w:t>DFDL Properties and their values</w:t>
        </w:r>
      </w:ins>
    </w:p>
    <w:p w14:paraId="7EBDEED6" w14:textId="77777777" w:rsidR="00AA0A89" w:rsidRDefault="00AA0A89" w:rsidP="00AA0A89">
      <w:pPr>
        <w:pStyle w:val="ListParagraph"/>
        <w:numPr>
          <w:ilvl w:val="1"/>
          <w:numId w:val="228"/>
        </w:numPr>
        <w:tabs>
          <w:tab w:val="left" w:pos="720"/>
        </w:tabs>
        <w:suppressAutoHyphens/>
        <w:spacing w:before="0" w:after="0" w:line="276" w:lineRule="auto"/>
        <w:rPr>
          <w:ins w:id="789" w:author="mbeckerle" w:date="2013-07-11T17:50:00Z"/>
          <w:rFonts w:cs="Arial"/>
        </w:rPr>
      </w:pPr>
      <w:ins w:id="790" w:author="mbeckerle" w:date="2013-07-11T17:50:00Z">
        <w:r>
          <w:rPr>
            <w:rFonts w:cs="Arial"/>
          </w:rPr>
          <w:t>Property not applicable to DFDL annotation</w:t>
        </w:r>
      </w:ins>
    </w:p>
    <w:p w14:paraId="578073B6" w14:textId="77777777" w:rsidR="00AA0A89" w:rsidRDefault="00AA0A89" w:rsidP="00AA0A89">
      <w:pPr>
        <w:pStyle w:val="ListParagraph"/>
        <w:numPr>
          <w:ilvl w:val="1"/>
          <w:numId w:val="228"/>
        </w:numPr>
        <w:tabs>
          <w:tab w:val="left" w:pos="720"/>
        </w:tabs>
        <w:suppressAutoHyphens/>
        <w:spacing w:before="0" w:after="0" w:line="276" w:lineRule="auto"/>
        <w:rPr>
          <w:ins w:id="791" w:author="mbeckerle" w:date="2013-07-11T17:50:00Z"/>
          <w:rFonts w:cs="Arial"/>
        </w:rPr>
      </w:pPr>
      <w:ins w:id="792" w:author="mbeckerle" w:date="2013-07-11T17:50:00Z">
        <w:r>
          <w:rPr>
            <w:rFonts w:cs="Arial"/>
          </w:rPr>
          <w:t>Property value not suitable for property</w:t>
        </w:r>
      </w:ins>
    </w:p>
    <w:p w14:paraId="75E40393" w14:textId="77777777" w:rsidR="00AA0A89" w:rsidRDefault="00AA0A89" w:rsidP="00AA0A89">
      <w:pPr>
        <w:pStyle w:val="ListParagraph"/>
        <w:numPr>
          <w:ilvl w:val="1"/>
          <w:numId w:val="228"/>
        </w:numPr>
        <w:tabs>
          <w:tab w:val="left" w:pos="720"/>
        </w:tabs>
        <w:suppressAutoHyphens/>
        <w:spacing w:before="0" w:after="0" w:line="276" w:lineRule="auto"/>
        <w:rPr>
          <w:ins w:id="793" w:author="mbeckerle" w:date="2013-07-11T17:50:00Z"/>
          <w:rFonts w:cs="Arial"/>
        </w:rPr>
      </w:pPr>
      <w:ins w:id="794" w:author="mbeckerle" w:date="2013-07-11T17:50:00Z">
        <w:r>
          <w:rPr>
            <w:rFonts w:cs="Arial"/>
          </w:rPr>
          <w:t>Property conflict</w:t>
        </w:r>
      </w:ins>
    </w:p>
    <w:p w14:paraId="476A2546" w14:textId="77777777" w:rsidR="00AA0A89" w:rsidRDefault="00AA0A89" w:rsidP="00AA0A89">
      <w:pPr>
        <w:pStyle w:val="ListParagraph"/>
        <w:numPr>
          <w:ilvl w:val="2"/>
          <w:numId w:val="228"/>
        </w:numPr>
        <w:tabs>
          <w:tab w:val="left" w:pos="720"/>
        </w:tabs>
        <w:suppressAutoHyphens/>
        <w:spacing w:before="0" w:after="0" w:line="276" w:lineRule="auto"/>
        <w:rPr>
          <w:ins w:id="795" w:author="mbeckerle" w:date="2013-07-11T17:50:00Z"/>
          <w:rFonts w:cs="Arial"/>
        </w:rPr>
      </w:pPr>
      <w:ins w:id="796" w:author="mbeckerle" w:date="2013-07-11T17:50:00Z">
        <w:r>
          <w:rPr>
            <w:rFonts w:cs="Arial"/>
          </w:rPr>
          <w:t>Between Element Reference and Element Declaration</w:t>
        </w:r>
      </w:ins>
    </w:p>
    <w:p w14:paraId="4E24C678" w14:textId="77777777" w:rsidR="00AA0A89" w:rsidRDefault="00AA0A89" w:rsidP="00AA0A89">
      <w:pPr>
        <w:pStyle w:val="ListParagraph"/>
        <w:numPr>
          <w:ilvl w:val="2"/>
          <w:numId w:val="228"/>
        </w:numPr>
        <w:tabs>
          <w:tab w:val="left" w:pos="720"/>
        </w:tabs>
        <w:suppressAutoHyphens/>
        <w:spacing w:before="0" w:after="0" w:line="276" w:lineRule="auto"/>
        <w:rPr>
          <w:ins w:id="797" w:author="mbeckerle" w:date="2013-07-11T17:50:00Z"/>
          <w:rFonts w:cs="Arial"/>
        </w:rPr>
      </w:pPr>
      <w:ins w:id="798" w:author="mbeckerle" w:date="2013-07-11T17:50:00Z">
        <w:r>
          <w:rPr>
            <w:rFonts w:cs="Arial"/>
          </w:rPr>
          <w:t>Between Element Declaration and Simple Type Definition</w:t>
        </w:r>
      </w:ins>
    </w:p>
    <w:p w14:paraId="73DED3D7" w14:textId="77777777" w:rsidR="00AA0A89" w:rsidRDefault="00AA0A89" w:rsidP="00AA0A89">
      <w:pPr>
        <w:pStyle w:val="ListParagraph"/>
        <w:numPr>
          <w:ilvl w:val="2"/>
          <w:numId w:val="228"/>
        </w:numPr>
        <w:tabs>
          <w:tab w:val="left" w:pos="720"/>
        </w:tabs>
        <w:suppressAutoHyphens/>
        <w:spacing w:before="0" w:after="0" w:line="276" w:lineRule="auto"/>
        <w:rPr>
          <w:ins w:id="799" w:author="mbeckerle" w:date="2013-07-11T17:50:00Z"/>
          <w:rFonts w:cs="Arial"/>
        </w:rPr>
      </w:pPr>
      <w:ins w:id="800" w:author="mbeckerle" w:date="2013-07-11T17:50:00Z">
        <w:r>
          <w:rPr>
            <w:rFonts w:cs="Arial"/>
          </w:rPr>
          <w:t>Between Simple Type Definition and Base Simple Type Definition</w:t>
        </w:r>
      </w:ins>
    </w:p>
    <w:p w14:paraId="4671CEAC" w14:textId="77777777" w:rsidR="00AA0A89" w:rsidRDefault="00AA0A89" w:rsidP="00AA0A89">
      <w:pPr>
        <w:pStyle w:val="ListParagraph"/>
        <w:numPr>
          <w:ilvl w:val="2"/>
          <w:numId w:val="228"/>
        </w:numPr>
        <w:tabs>
          <w:tab w:val="left" w:pos="720"/>
        </w:tabs>
        <w:suppressAutoHyphens/>
        <w:spacing w:before="0" w:after="0" w:line="276" w:lineRule="auto"/>
        <w:rPr>
          <w:ins w:id="801" w:author="mbeckerle" w:date="2013-07-11T17:50:00Z"/>
          <w:rFonts w:cs="Arial"/>
        </w:rPr>
      </w:pPr>
      <w:ins w:id="802" w:author="mbeckerle" w:date="2013-07-11T17:50:00Z">
        <w:r>
          <w:rPr>
            <w:rFonts w:cs="Arial"/>
          </w:rPr>
          <w:t>Between Group Reference and Sequence/Choice of Group Definition</w:t>
        </w:r>
      </w:ins>
    </w:p>
    <w:p w14:paraId="17128829" w14:textId="77777777" w:rsidR="00AA0A89" w:rsidRDefault="00AA0A89" w:rsidP="00AA0A89">
      <w:pPr>
        <w:pStyle w:val="ListParagraph"/>
        <w:numPr>
          <w:ilvl w:val="1"/>
          <w:numId w:val="228"/>
        </w:numPr>
        <w:tabs>
          <w:tab w:val="left" w:pos="720"/>
        </w:tabs>
        <w:suppressAutoHyphens/>
        <w:spacing w:before="0" w:after="0" w:line="276" w:lineRule="auto"/>
        <w:rPr>
          <w:ins w:id="803" w:author="mbeckerle" w:date="2013-07-11T17:50:00Z"/>
          <w:rFonts w:cs="Arial"/>
        </w:rPr>
      </w:pPr>
      <w:ins w:id="804" w:author="mbeckerle" w:date="2013-07-11T17:50:00Z">
        <w:r>
          <w:rPr>
            <w:rFonts w:cs="Arial"/>
          </w:rPr>
          <w:t>Required property not found</w:t>
        </w:r>
      </w:ins>
    </w:p>
    <w:p w14:paraId="3CFE410C" w14:textId="77777777" w:rsidR="00AA0A89" w:rsidRDefault="00AA0A89" w:rsidP="00AA0A89">
      <w:pPr>
        <w:pStyle w:val="ListParagraph"/>
        <w:numPr>
          <w:ilvl w:val="0"/>
          <w:numId w:val="228"/>
        </w:numPr>
        <w:tabs>
          <w:tab w:val="left" w:pos="720"/>
        </w:tabs>
        <w:suppressAutoHyphens/>
        <w:spacing w:before="0" w:after="0" w:line="276" w:lineRule="auto"/>
        <w:rPr>
          <w:ins w:id="805" w:author="mbeckerle" w:date="2013-07-11T17:50:00Z"/>
          <w:rFonts w:cs="Arial"/>
        </w:rPr>
      </w:pPr>
      <w:ins w:id="806" w:author="mbeckerle" w:date="2013-07-11T17:50:00Z">
        <w:r>
          <w:rPr>
            <w:rFonts w:cs="Arial"/>
          </w:rPr>
          <w:t>Expressions</w:t>
        </w:r>
      </w:ins>
    </w:p>
    <w:p w14:paraId="01122D06" w14:textId="77777777" w:rsidR="00AA0A89" w:rsidRDefault="00AA0A89" w:rsidP="00AA0A89">
      <w:pPr>
        <w:pStyle w:val="ListParagraph"/>
        <w:numPr>
          <w:ilvl w:val="1"/>
          <w:numId w:val="228"/>
        </w:numPr>
        <w:tabs>
          <w:tab w:val="left" w:pos="720"/>
        </w:tabs>
        <w:suppressAutoHyphens/>
        <w:spacing w:before="0" w:after="0" w:line="276" w:lineRule="auto"/>
        <w:rPr>
          <w:ins w:id="807" w:author="mbeckerle" w:date="2013-07-11T17:50:00Z"/>
          <w:rFonts w:cs="Arial"/>
        </w:rPr>
      </w:pPr>
      <w:ins w:id="808" w:author="mbeckerle" w:date="2013-07-11T17:50:00Z">
        <w:r>
          <w:rPr>
            <w:rFonts w:cs="Arial"/>
          </w:rPr>
          <w:t>Expression syntax error</w:t>
        </w:r>
      </w:ins>
    </w:p>
    <w:p w14:paraId="3155F37B" w14:textId="77777777" w:rsidR="00AA0A89" w:rsidRPr="00AA0A89" w:rsidRDefault="00AA0A89" w:rsidP="00AA0A89">
      <w:pPr>
        <w:pStyle w:val="ListParagraph"/>
        <w:numPr>
          <w:ilvl w:val="1"/>
          <w:numId w:val="228"/>
        </w:numPr>
        <w:tabs>
          <w:tab w:val="left" w:pos="720"/>
        </w:tabs>
        <w:suppressAutoHyphens/>
        <w:spacing w:before="0" w:after="0" w:line="276" w:lineRule="auto"/>
        <w:rPr>
          <w:ins w:id="809" w:author="mbeckerle" w:date="2013-07-11T17:50:00Z"/>
          <w:rFonts w:cs="Arial"/>
        </w:rPr>
      </w:pPr>
      <w:ins w:id="810" w:author="mbeckerle" w:date="2013-07-11T17:50:00Z">
        <w:r w:rsidRPr="00AA0A89">
          <w:rPr>
            <w:rFonts w:cs="Arial"/>
            <w:rPrChange w:id="811" w:author="mbeckerle" w:date="2013-07-11T17:51:00Z">
              <w:rPr>
                <w:rFonts w:cs="Arial"/>
                <w:color w:val="4F81BD"/>
              </w:rPr>
            </w:rPrChange>
          </w:rPr>
          <w:t>Named child element doesn’t exist – E.g., /a/b, and there is no child b in existence.</w:t>
        </w:r>
      </w:ins>
    </w:p>
    <w:p w14:paraId="496A8748" w14:textId="77777777" w:rsidR="00AA0A89" w:rsidRPr="00AA0A89" w:rsidRDefault="00AA0A89" w:rsidP="00AA0A89">
      <w:pPr>
        <w:pStyle w:val="ListParagraph"/>
        <w:numPr>
          <w:ilvl w:val="2"/>
          <w:numId w:val="228"/>
        </w:numPr>
        <w:tabs>
          <w:tab w:val="left" w:pos="720"/>
        </w:tabs>
        <w:suppressAutoHyphens/>
        <w:spacing w:before="0" w:after="0" w:line="276" w:lineRule="auto"/>
        <w:rPr>
          <w:ins w:id="812" w:author="mbeckerle" w:date="2013-07-11T17:50:00Z"/>
          <w:rFonts w:cs="Arial"/>
        </w:rPr>
      </w:pPr>
      <w:ins w:id="813" w:author="mbeckerle" w:date="2013-07-11T17:50:00Z">
        <w:r w:rsidRPr="00AA0A89">
          <w:rPr>
            <w:rFonts w:cs="Arial"/>
            <w:rPrChange w:id="814" w:author="mbeckerle" w:date="2013-07-11T17:51:00Z">
              <w:rPr>
                <w:rFonts w:cs="Arial"/>
                <w:color w:val="4F81BD"/>
              </w:rPr>
            </w:rPrChange>
          </w:rPr>
          <w:t xml:space="preserve">Note: no child </w:t>
        </w:r>
        <w:r w:rsidRPr="00AA0A89">
          <w:rPr>
            <w:rFonts w:cs="Arial"/>
            <w:i/>
            <w:rPrChange w:id="815" w:author="mbeckerle" w:date="2013-07-11T17:51:00Z">
              <w:rPr>
                <w:rFonts w:cs="Arial"/>
                <w:i/>
                <w:color w:val="4F81BD"/>
              </w:rPr>
            </w:rPrChange>
          </w:rPr>
          <w:t>possible</w:t>
        </w:r>
        <w:r w:rsidRPr="00AA0A89">
          <w:rPr>
            <w:rFonts w:cs="Arial"/>
            <w:rPrChange w:id="816" w:author="mbeckerle" w:date="2013-07-11T17:51:00Z">
              <w:rPr>
                <w:rFonts w:cs="Arial"/>
                <w:color w:val="4F81BD"/>
              </w:rPr>
            </w:rPrChange>
          </w:rPr>
          <w:t xml:space="preserve"> in the schema is a different error, but also a Schema Definition Error, as /a/b would not have a type in that case. </w:t>
        </w:r>
      </w:ins>
    </w:p>
    <w:p w14:paraId="16D4B315" w14:textId="77777777" w:rsidR="00AA0A89" w:rsidRPr="00AA0A89" w:rsidRDefault="00AA0A89" w:rsidP="00AA0A89">
      <w:pPr>
        <w:pStyle w:val="ListParagraph"/>
        <w:numPr>
          <w:ilvl w:val="2"/>
          <w:numId w:val="228"/>
        </w:numPr>
        <w:tabs>
          <w:tab w:val="left" w:pos="720"/>
        </w:tabs>
        <w:suppressAutoHyphens/>
        <w:spacing w:before="0" w:after="0" w:line="276" w:lineRule="auto"/>
        <w:rPr>
          <w:ins w:id="817" w:author="mbeckerle" w:date="2013-07-11T17:50:00Z"/>
          <w:rFonts w:cs="Arial"/>
        </w:rPr>
      </w:pPr>
      <w:ins w:id="818" w:author="mbeckerle" w:date="2013-07-11T17:50:00Z">
        <w:r w:rsidRPr="00AA0A89">
          <w:rPr>
            <w:rFonts w:cs="Arial"/>
            <w:rPrChange w:id="819" w:author="mbeckerle" w:date="2013-07-11T17:51:00Z">
              <w:rPr>
                <w:rFonts w:cs="Arial"/>
                <w:color w:val="4F81BD"/>
              </w:rPr>
            </w:rPrChange>
          </w:rPr>
          <w:t>Note: This is an SDE, as schema authors are advised to use fn:exists(…) to test for existence of elements when it is possible that they not exist.</w:t>
        </w:r>
      </w:ins>
    </w:p>
    <w:p w14:paraId="78E6E738" w14:textId="77777777" w:rsidR="00AA0A89" w:rsidRDefault="00AA0A89" w:rsidP="00AA0A89">
      <w:pPr>
        <w:pStyle w:val="ListParagraph"/>
        <w:numPr>
          <w:ilvl w:val="1"/>
          <w:numId w:val="228"/>
        </w:numPr>
        <w:tabs>
          <w:tab w:val="left" w:pos="720"/>
        </w:tabs>
        <w:suppressAutoHyphens/>
        <w:spacing w:before="0" w:after="0" w:line="276" w:lineRule="auto"/>
        <w:rPr>
          <w:ins w:id="820" w:author="mbeckerle" w:date="2013-07-11T17:50:00Z"/>
          <w:rFonts w:cs="Arial"/>
        </w:rPr>
      </w:pPr>
      <w:ins w:id="821" w:author="mbeckerle" w:date="2013-07-11T17:50:00Z">
        <w:r>
          <w:rPr>
            <w:rFonts w:cs="Arial"/>
          </w:rPr>
          <w:t>Variable read but not defined</w:t>
        </w:r>
      </w:ins>
    </w:p>
    <w:p w14:paraId="4D415132" w14:textId="77777777" w:rsidR="00AA0A89" w:rsidRDefault="00AA0A89" w:rsidP="00AA0A89">
      <w:pPr>
        <w:pStyle w:val="ListParagraph"/>
        <w:numPr>
          <w:ilvl w:val="1"/>
          <w:numId w:val="228"/>
        </w:numPr>
        <w:tabs>
          <w:tab w:val="left" w:pos="720"/>
        </w:tabs>
        <w:suppressAutoHyphens/>
        <w:spacing w:before="0" w:after="0" w:line="276" w:lineRule="auto"/>
        <w:rPr>
          <w:ins w:id="822" w:author="mbeckerle" w:date="2013-07-11T17:50:00Z"/>
          <w:rFonts w:cs="Arial"/>
        </w:rPr>
      </w:pPr>
      <w:ins w:id="823" w:author="mbeckerle" w:date="2013-07-11T17:50:00Z">
        <w:r>
          <w:rPr>
            <w:rFonts w:cs="Arial"/>
          </w:rPr>
          <w:t>Variable assigned after read</w:t>
        </w:r>
      </w:ins>
    </w:p>
    <w:p w14:paraId="5DD4BCC2" w14:textId="77777777" w:rsidR="00AA0A89" w:rsidRDefault="00AA0A89" w:rsidP="00AA0A89">
      <w:pPr>
        <w:pStyle w:val="ListParagraph"/>
        <w:numPr>
          <w:ilvl w:val="1"/>
          <w:numId w:val="228"/>
        </w:numPr>
        <w:tabs>
          <w:tab w:val="left" w:pos="720"/>
        </w:tabs>
        <w:suppressAutoHyphens/>
        <w:spacing w:before="0" w:after="0" w:line="276" w:lineRule="auto"/>
        <w:rPr>
          <w:ins w:id="824" w:author="mbeckerle" w:date="2013-07-11T17:50:00Z"/>
          <w:rFonts w:cs="Arial"/>
        </w:rPr>
      </w:pPr>
      <w:ins w:id="825" w:author="mbeckerle" w:date="2013-07-11T17:50:00Z">
        <w:r>
          <w:rPr>
            <w:rFonts w:cs="Arial"/>
          </w:rPr>
          <w:t>Variable assigned more than once</w:t>
        </w:r>
      </w:ins>
    </w:p>
    <w:p w14:paraId="455A5743" w14:textId="77777777" w:rsidR="00AA0A89" w:rsidRDefault="00AA0A89" w:rsidP="00AA0A89">
      <w:pPr>
        <w:pStyle w:val="ListParagraph"/>
        <w:numPr>
          <w:ilvl w:val="1"/>
          <w:numId w:val="228"/>
        </w:numPr>
        <w:tabs>
          <w:tab w:val="left" w:pos="720"/>
        </w:tabs>
        <w:suppressAutoHyphens/>
        <w:spacing w:before="0" w:after="0" w:line="276" w:lineRule="auto"/>
        <w:rPr>
          <w:ins w:id="826" w:author="mbeckerle" w:date="2013-07-11T17:50:00Z"/>
          <w:rFonts w:cs="Arial"/>
        </w:rPr>
      </w:pPr>
      <w:ins w:id="827" w:author="mbeckerle" w:date="2013-07-11T17:50:00Z">
        <w:r>
          <w:rPr>
            <w:rFonts w:cs="Arial"/>
          </w:rPr>
          <w:t>Static Type error – type is incorrect for usage</w:t>
        </w:r>
      </w:ins>
    </w:p>
    <w:p w14:paraId="35D277B0" w14:textId="77777777" w:rsidR="00AA0A89" w:rsidRDefault="00AA0A89" w:rsidP="00AA0A89">
      <w:pPr>
        <w:pStyle w:val="ListParagraph"/>
        <w:numPr>
          <w:ilvl w:val="2"/>
          <w:numId w:val="228"/>
        </w:numPr>
        <w:tabs>
          <w:tab w:val="left" w:pos="720"/>
        </w:tabs>
        <w:suppressAutoHyphens/>
        <w:spacing w:before="0" w:after="0" w:line="276" w:lineRule="auto"/>
        <w:rPr>
          <w:ins w:id="828" w:author="mbeckerle" w:date="2013-07-11T17:50:00Z"/>
          <w:rFonts w:cs="Arial"/>
        </w:rPr>
      </w:pPr>
      <w:ins w:id="829" w:author="mbeckerle" w:date="2013-07-11T17:50:00Z">
        <w:r>
          <w:rPr>
            <w:rFonts w:cs="Arial"/>
          </w:rPr>
          <w:t>Note: if an implementation is unable to distinguish Static Type Errors from Dynamic Type Errors, then both should cause Schema Definition Errors.</w:t>
        </w:r>
      </w:ins>
    </w:p>
    <w:p w14:paraId="66466650" w14:textId="77777777" w:rsidR="00AA0A89" w:rsidRDefault="00AA0A89" w:rsidP="00AA0A89">
      <w:pPr>
        <w:pStyle w:val="ListParagraph"/>
        <w:numPr>
          <w:ilvl w:val="1"/>
          <w:numId w:val="228"/>
        </w:numPr>
        <w:tabs>
          <w:tab w:val="left" w:pos="720"/>
        </w:tabs>
        <w:suppressAutoHyphens/>
        <w:spacing w:before="0" w:after="0" w:line="276" w:lineRule="auto"/>
        <w:rPr>
          <w:ins w:id="830" w:author="mbeckerle" w:date="2013-07-11T17:50:00Z"/>
          <w:rFonts w:cs="Arial"/>
        </w:rPr>
      </w:pPr>
      <w:ins w:id="831" w:author="mbeckerle" w:date="2013-07-11T17:50:00Z">
        <w:r>
          <w:rPr>
            <w:rFonts w:cs="Arial"/>
          </w:rPr>
          <w:t>Path step definition not found – e.g., /a/n:b but no definition for n:b as local or global element.</w:t>
        </w:r>
      </w:ins>
    </w:p>
    <w:p w14:paraId="35D000ED" w14:textId="77777777" w:rsidR="00AA0A89" w:rsidRDefault="00AA0A89" w:rsidP="00AA0A89">
      <w:pPr>
        <w:pStyle w:val="ListParagraph"/>
        <w:numPr>
          <w:ilvl w:val="1"/>
          <w:numId w:val="228"/>
        </w:numPr>
        <w:tabs>
          <w:tab w:val="left" w:pos="720"/>
        </w:tabs>
        <w:suppressAutoHyphens/>
        <w:spacing w:before="0" w:after="0" w:line="276" w:lineRule="auto"/>
        <w:rPr>
          <w:ins w:id="832" w:author="mbeckerle" w:date="2013-07-11T17:50:00Z"/>
          <w:rFonts w:cs="Arial"/>
        </w:rPr>
      </w:pPr>
      <w:ins w:id="833" w:author="mbeckerle" w:date="2013-07-11T17:50:00Z">
        <w:r>
          <w:rPr>
            <w:rFonts w:cs="Arial"/>
          </w:rPr>
          <w:t>Not enough arguments for function</w:t>
        </w:r>
      </w:ins>
    </w:p>
    <w:p w14:paraId="07C0533A" w14:textId="77777777" w:rsidR="00AA0A89" w:rsidRDefault="00AA0A89" w:rsidP="00AA0A89">
      <w:pPr>
        <w:pStyle w:val="ListParagraph"/>
        <w:numPr>
          <w:ilvl w:val="1"/>
          <w:numId w:val="228"/>
        </w:numPr>
        <w:tabs>
          <w:tab w:val="left" w:pos="720"/>
        </w:tabs>
        <w:suppressAutoHyphens/>
        <w:spacing w:before="0" w:after="0" w:line="276" w:lineRule="auto"/>
        <w:rPr>
          <w:ins w:id="834" w:author="mbeckerle" w:date="2013-07-11T17:50:00Z"/>
          <w:rFonts w:cs="Arial"/>
        </w:rPr>
      </w:pPr>
      <w:ins w:id="835" w:author="mbeckerle" w:date="2013-07-11T17:50:00Z">
        <w:r>
          <w:rPr>
            <w:rFonts w:cs="Arial"/>
          </w:rPr>
          <w:t>Expression value is not single node</w:t>
        </w:r>
      </w:ins>
    </w:p>
    <w:p w14:paraId="7845845A" w14:textId="77777777" w:rsidR="00AA0A89" w:rsidRDefault="00AA0A89" w:rsidP="00AA0A89">
      <w:pPr>
        <w:pStyle w:val="ListParagraph"/>
        <w:numPr>
          <w:ilvl w:val="2"/>
          <w:numId w:val="228"/>
        </w:numPr>
        <w:tabs>
          <w:tab w:val="left" w:pos="720"/>
        </w:tabs>
        <w:suppressAutoHyphens/>
        <w:spacing w:before="0" w:after="0" w:line="276" w:lineRule="auto"/>
        <w:rPr>
          <w:ins w:id="836" w:author="mbeckerle" w:date="2013-07-11T17:50:00Z"/>
          <w:rFonts w:cs="Arial"/>
        </w:rPr>
      </w:pPr>
      <w:ins w:id="837" w:author="mbeckerle" w:date="2013-07-11T17:50:00Z">
        <w:r>
          <w:rPr>
            <w:rFonts w:cs="Arial"/>
          </w:rPr>
          <w:t xml:space="preserve">Most DFDL expression contexts require an expression to identify a single node, not an array (aka sequence of nodes). There are a few exceptions such as the fn:count(…) function, where the path expression must be to an array or optional element. </w:t>
        </w:r>
      </w:ins>
    </w:p>
    <w:p w14:paraId="1DF357F3" w14:textId="77777777" w:rsidR="00AA0A89" w:rsidRDefault="00AA0A89" w:rsidP="00AA0A89">
      <w:pPr>
        <w:pStyle w:val="ListParagraph"/>
        <w:numPr>
          <w:ilvl w:val="1"/>
          <w:numId w:val="228"/>
        </w:numPr>
        <w:tabs>
          <w:tab w:val="left" w:pos="720"/>
        </w:tabs>
        <w:suppressAutoHyphens/>
        <w:spacing w:before="0" w:after="0" w:line="276" w:lineRule="auto"/>
        <w:rPr>
          <w:ins w:id="838" w:author="mbeckerle" w:date="2013-07-11T17:50:00Z"/>
          <w:rFonts w:cs="Arial"/>
        </w:rPr>
      </w:pPr>
      <w:ins w:id="839" w:author="mbeckerle" w:date="2013-07-11T17:50:00Z">
        <w:r>
          <w:rPr>
            <w:rFonts w:cs="Arial"/>
          </w:rPr>
          <w:t>Expression value is not array element or optional element.</w:t>
        </w:r>
      </w:ins>
    </w:p>
    <w:p w14:paraId="1B81C472" w14:textId="77777777" w:rsidR="00AA0A89" w:rsidRDefault="00AA0A89" w:rsidP="00AA0A89">
      <w:pPr>
        <w:pStyle w:val="ListParagraph"/>
        <w:numPr>
          <w:ilvl w:val="2"/>
          <w:numId w:val="228"/>
        </w:numPr>
        <w:tabs>
          <w:tab w:val="left" w:pos="720"/>
        </w:tabs>
        <w:suppressAutoHyphens/>
        <w:spacing w:before="0" w:after="0" w:line="276" w:lineRule="auto"/>
        <w:rPr>
          <w:ins w:id="840" w:author="mbeckerle" w:date="2013-07-11T17:50:00Z"/>
          <w:rFonts w:cs="Arial"/>
        </w:rPr>
      </w:pPr>
      <w:ins w:id="841" w:author="mbeckerle" w:date="2013-07-11T17:50:00Z">
        <w:r>
          <w:rPr>
            <w:rFonts w:cs="Arial"/>
          </w:rPr>
          <w:lastRenderedPageBreak/>
          <w:t>Some DFDL expression contexts require an array or an optional element.</w:t>
        </w:r>
      </w:ins>
    </w:p>
    <w:p w14:paraId="5C5A019C" w14:textId="77777777" w:rsidR="00AA0A89" w:rsidRDefault="00AA0A89" w:rsidP="00AA0A89">
      <w:pPr>
        <w:pStyle w:val="ListParagraph"/>
        <w:numPr>
          <w:ilvl w:val="2"/>
          <w:numId w:val="228"/>
        </w:numPr>
        <w:tabs>
          <w:tab w:val="left" w:pos="720"/>
        </w:tabs>
        <w:suppressAutoHyphens/>
        <w:spacing w:before="0" w:after="0" w:line="276" w:lineRule="auto"/>
        <w:rPr>
          <w:ins w:id="842" w:author="mbeckerle" w:date="2013-07-11T17:50:00Z"/>
          <w:rFonts w:cs="Arial"/>
        </w:rPr>
      </w:pPr>
      <w:ins w:id="843" w:author="mbeckerle" w:date="2013-07-11T17:50:00Z">
        <w:r>
          <w:rPr>
            <w:rFonts w:cs="Arial"/>
          </w:rPr>
          <w:t xml:space="preserve">Example: The fn:count(...) function argument must be to an array or optional element. It is an SDE if the argument expression is otherwise. </w:t>
        </w:r>
      </w:ins>
    </w:p>
    <w:p w14:paraId="03FCA05B" w14:textId="77777777" w:rsidR="00AA0A89" w:rsidRDefault="00AA0A89" w:rsidP="00AA0A89">
      <w:pPr>
        <w:pStyle w:val="ListParagraph"/>
        <w:numPr>
          <w:ilvl w:val="0"/>
          <w:numId w:val="228"/>
        </w:numPr>
        <w:tabs>
          <w:tab w:val="left" w:pos="720"/>
        </w:tabs>
        <w:suppressAutoHyphens/>
        <w:spacing w:before="0" w:after="0" w:line="276" w:lineRule="auto"/>
        <w:rPr>
          <w:ins w:id="844" w:author="mbeckerle" w:date="2013-07-11T17:50:00Z"/>
          <w:rFonts w:cs="Arial"/>
        </w:rPr>
      </w:pPr>
      <w:ins w:id="845" w:author="mbeckerle" w:date="2013-07-11T17:50:00Z">
        <w:r>
          <w:rPr>
            <w:rFonts w:cs="Arial"/>
          </w:rPr>
          <w:t>Regular Expressions</w:t>
        </w:r>
      </w:ins>
    </w:p>
    <w:p w14:paraId="0DA07F01" w14:textId="77777777" w:rsidR="00AA0A89" w:rsidRDefault="00AA0A89" w:rsidP="00AA0A89">
      <w:pPr>
        <w:pStyle w:val="ListParagraph"/>
        <w:numPr>
          <w:ilvl w:val="1"/>
          <w:numId w:val="227"/>
        </w:numPr>
        <w:tabs>
          <w:tab w:val="left" w:pos="720"/>
        </w:tabs>
        <w:suppressAutoHyphens/>
        <w:spacing w:before="0" w:after="0" w:line="276" w:lineRule="auto"/>
        <w:rPr>
          <w:ins w:id="846" w:author="mbeckerle" w:date="2013-07-11T17:50:00Z"/>
          <w:rFonts w:cs="Arial"/>
        </w:rPr>
      </w:pPr>
      <w:ins w:id="847" w:author="mbeckerle" w:date="2013-07-11T17:50:00Z">
        <w:r>
          <w:rPr>
            <w:rFonts w:cs="Arial"/>
          </w:rPr>
          <w:t>Syntax error</w:t>
        </w:r>
      </w:ins>
    </w:p>
    <w:p w14:paraId="635F4DC9" w14:textId="5A37F095" w:rsidR="00A539A6" w:rsidRDefault="00A539A6">
      <w:pPr>
        <w:pStyle w:val="Heading2"/>
        <w:rPr>
          <w:ins w:id="848" w:author="mbeckerle" w:date="2013-07-24T09:04:00Z"/>
        </w:rPr>
        <w:pPrChange w:id="849" w:author="mbeckerle" w:date="2013-07-24T09:05:00Z">
          <w:pPr>
            <w:autoSpaceDE w:val="0"/>
          </w:pPr>
        </w:pPrChange>
      </w:pPr>
      <w:bookmarkStart w:id="850" w:name="_Toc362453102"/>
      <w:ins w:id="851" w:author="mbeckerle" w:date="2013-07-24T09:04:00Z">
        <w:r>
          <w:t>Optional Checks and Warnings</w:t>
        </w:r>
        <w:bookmarkEnd w:id="850"/>
      </w:ins>
    </w:p>
    <w:p w14:paraId="22BD1069" w14:textId="321F6CC3" w:rsidR="00A539A6" w:rsidRDefault="00A539A6" w:rsidP="00A539A6">
      <w:pPr>
        <w:autoSpaceDE w:val="0"/>
        <w:rPr>
          <w:ins w:id="852" w:author="mbeckerle" w:date="2013-07-24T09:04:00Z"/>
          <w:rFonts w:ascii="Helv" w:hAnsi="Helv" w:cs="Helv"/>
          <w:color w:val="000000"/>
        </w:rPr>
      </w:pPr>
      <w:ins w:id="853" w:author="mbeckerle" w:date="2013-07-24T09:05:00Z">
        <w:r>
          <w:rPr>
            <w:rFonts w:ascii="Helv" w:hAnsi="Helv" w:cs="Helv"/>
            <w:color w:val="000000"/>
          </w:rPr>
          <w:t>A</w:t>
        </w:r>
      </w:ins>
      <w:ins w:id="854" w:author="mbeckerle" w:date="2013-07-24T09:04:00Z">
        <w:r>
          <w:rPr>
            <w:rFonts w:ascii="Helv" w:eastAsia="Helv" w:hAnsi="Helv" w:cs="Helv"/>
            <w:color w:val="000000"/>
          </w:rPr>
          <w:t xml:space="preserve"> </w:t>
        </w:r>
        <w:r>
          <w:rPr>
            <w:rFonts w:ascii="Helv" w:hAnsi="Helv" w:cs="Helv"/>
            <w:color w:val="000000"/>
          </w:rPr>
          <w:t>DFDL</w:t>
        </w:r>
        <w:r>
          <w:rPr>
            <w:rFonts w:ascii="Helv" w:eastAsia="Helv" w:hAnsi="Helv" w:cs="Helv"/>
            <w:color w:val="000000"/>
          </w:rPr>
          <w:t xml:space="preserve"> </w:t>
        </w:r>
        <w:r>
          <w:rPr>
            <w:rFonts w:ascii="Helv" w:hAnsi="Helv" w:cs="Helv"/>
            <w:color w:val="000000"/>
          </w:rPr>
          <w:t>processor:</w:t>
        </w:r>
      </w:ins>
    </w:p>
    <w:p w14:paraId="4A2B5F3D" w14:textId="77777777" w:rsidR="00A539A6" w:rsidRDefault="00A539A6" w:rsidP="00A539A6">
      <w:pPr>
        <w:numPr>
          <w:ilvl w:val="0"/>
          <w:numId w:val="118"/>
        </w:numPr>
        <w:suppressAutoHyphens/>
        <w:autoSpaceDE w:val="0"/>
        <w:rPr>
          <w:ins w:id="855" w:author="mbeckerle" w:date="2013-07-24T09:04:00Z"/>
          <w:rFonts w:ascii="Helv" w:hAnsi="Helv" w:cs="Helv"/>
          <w:color w:val="000000"/>
        </w:rPr>
      </w:pPr>
      <w:ins w:id="856" w:author="mbeckerle" w:date="2013-07-24T09:04:00Z">
        <w:r>
          <w:rPr>
            <w:rFonts w:ascii="Helv" w:hAnsi="Helv" w:cs="Helv"/>
            <w:color w:val="000000"/>
          </w:rPr>
          <w:t>That</w:t>
        </w:r>
        <w:r>
          <w:rPr>
            <w:rFonts w:ascii="Helv" w:eastAsia="Helv" w:hAnsi="Helv" w:cs="Helv"/>
            <w:color w:val="000000"/>
          </w:rPr>
          <w:t xml:space="preserve"> </w:t>
        </w:r>
        <w:r>
          <w:rPr>
            <w:rFonts w:ascii="Helv" w:hAnsi="Helv" w:cs="Helv"/>
            <w:color w:val="000000"/>
          </w:rPr>
          <w:t>only</w:t>
        </w:r>
        <w:r>
          <w:rPr>
            <w:rFonts w:ascii="Helv" w:eastAsia="Helv" w:hAnsi="Helv" w:cs="Helv"/>
            <w:color w:val="000000"/>
          </w:rPr>
          <w:t xml:space="preserve"> </w:t>
        </w:r>
        <w:r>
          <w:rPr>
            <w:rFonts w:ascii="Helv" w:hAnsi="Helv" w:cs="Helv"/>
            <w:color w:val="000000"/>
          </w:rPr>
          <w:t>implements</w:t>
        </w:r>
        <w:r>
          <w:rPr>
            <w:rFonts w:ascii="Helv" w:eastAsia="Helv" w:hAnsi="Helv" w:cs="Helv"/>
            <w:color w:val="000000"/>
          </w:rPr>
          <w:t xml:space="preserve"> </w:t>
        </w:r>
        <w:r>
          <w:rPr>
            <w:rFonts w:ascii="Helv" w:hAnsi="Helv" w:cs="Helv"/>
            <w:color w:val="000000"/>
          </w:rPr>
          <w:t>a</w:t>
        </w:r>
        <w:r>
          <w:rPr>
            <w:rFonts w:ascii="Helv" w:eastAsia="Helv" w:hAnsi="Helv" w:cs="Helv"/>
            <w:color w:val="000000"/>
          </w:rPr>
          <w:t xml:space="preserve"> </w:t>
        </w:r>
        <w:r>
          <w:rPr>
            <w:rFonts w:ascii="Helv" w:hAnsi="Helv" w:cs="Helv"/>
            <w:color w:val="000000"/>
          </w:rPr>
          <w:t>DFDL</w:t>
        </w:r>
        <w:r>
          <w:rPr>
            <w:rFonts w:ascii="Helv" w:eastAsia="Helv" w:hAnsi="Helv" w:cs="Helv"/>
            <w:color w:val="000000"/>
          </w:rPr>
          <w:t xml:space="preserve"> </w:t>
        </w:r>
        <w:r>
          <w:rPr>
            <w:rFonts w:ascii="Helv" w:hAnsi="Helv" w:cs="Helv"/>
            <w:color w:val="000000"/>
          </w:rPr>
          <w:t>parser</w:t>
        </w:r>
        <w:r>
          <w:rPr>
            <w:rFonts w:ascii="Helv" w:eastAsia="Helv" w:hAnsi="Helv" w:cs="Helv"/>
            <w:color w:val="000000"/>
          </w:rPr>
          <w:t xml:space="preserve"> </w:t>
        </w:r>
        <w:r>
          <w:rPr>
            <w:rFonts w:ascii="Helv" w:hAnsi="Helv" w:cs="Helv"/>
            <w:color w:val="000000"/>
          </w:rPr>
          <w:t>does</w:t>
        </w:r>
        <w:r>
          <w:rPr>
            <w:rFonts w:ascii="Helv" w:eastAsia="Helv" w:hAnsi="Helv" w:cs="Helv"/>
            <w:color w:val="000000"/>
          </w:rPr>
          <w:t xml:space="preserve"> </w:t>
        </w:r>
        <w:r>
          <w:rPr>
            <w:rFonts w:ascii="Helv" w:hAnsi="Helv" w:cs="Helv"/>
            <w:color w:val="000000"/>
          </w:rPr>
          <w:t>not</w:t>
        </w:r>
        <w:r>
          <w:rPr>
            <w:rFonts w:ascii="Helv" w:eastAsia="Helv" w:hAnsi="Helv" w:cs="Helv"/>
            <w:color w:val="000000"/>
          </w:rPr>
          <w:t xml:space="preserve"> </w:t>
        </w:r>
        <w:r>
          <w:rPr>
            <w:rFonts w:ascii="Helv" w:hAnsi="Helv" w:cs="Helv"/>
            <w:color w:val="000000"/>
          </w:rPr>
          <w:t>have</w:t>
        </w:r>
        <w:r>
          <w:rPr>
            <w:rFonts w:ascii="Helv" w:eastAsia="Helv" w:hAnsi="Helv" w:cs="Helv"/>
            <w:color w:val="000000"/>
          </w:rPr>
          <w:t xml:space="preserve"> </w:t>
        </w:r>
        <w:r>
          <w:rPr>
            <w:rFonts w:ascii="Helv" w:hAnsi="Helv" w:cs="Helv"/>
            <w:color w:val="000000"/>
          </w:rPr>
          <w:t>to</w:t>
        </w:r>
        <w:r>
          <w:rPr>
            <w:rFonts w:ascii="Helv" w:eastAsia="Helv" w:hAnsi="Helv" w:cs="Helv"/>
            <w:color w:val="000000"/>
          </w:rPr>
          <w:t xml:space="preserve"> </w:t>
        </w:r>
        <w:r>
          <w:rPr>
            <w:rFonts w:ascii="Helv" w:hAnsi="Helv" w:cs="Helv"/>
            <w:color w:val="000000"/>
          </w:rPr>
          <w:t>check (for schema definition errors)</w:t>
        </w:r>
        <w:r>
          <w:rPr>
            <w:rFonts w:ascii="Helv" w:eastAsia="Helv" w:hAnsi="Helv" w:cs="Helv"/>
            <w:color w:val="000000"/>
          </w:rPr>
          <w:t xml:space="preserve"> </w:t>
        </w:r>
        <w:r>
          <w:rPr>
            <w:rFonts w:ascii="Helv" w:hAnsi="Helv" w:cs="Helv"/>
            <w:color w:val="000000"/>
          </w:rPr>
          <w:t>properties</w:t>
        </w:r>
        <w:r>
          <w:rPr>
            <w:rFonts w:ascii="Helv" w:eastAsia="Helv" w:hAnsi="Helv" w:cs="Helv"/>
            <w:color w:val="000000"/>
          </w:rPr>
          <w:t xml:space="preserve"> </w:t>
        </w:r>
        <w:r>
          <w:rPr>
            <w:rFonts w:ascii="Helv" w:hAnsi="Helv" w:cs="Helv"/>
            <w:color w:val="000000"/>
          </w:rPr>
          <w:t>that</w:t>
        </w:r>
        <w:r>
          <w:rPr>
            <w:rFonts w:ascii="Helv" w:eastAsia="Helv" w:hAnsi="Helv" w:cs="Helv"/>
            <w:color w:val="000000"/>
          </w:rPr>
          <w:t xml:space="preserve"> </w:t>
        </w:r>
        <w:r>
          <w:rPr>
            <w:rFonts w:ascii="Helv" w:hAnsi="Helv" w:cs="Helv"/>
            <w:color w:val="000000"/>
          </w:rPr>
          <w:t>are</w:t>
        </w:r>
        <w:r>
          <w:rPr>
            <w:rFonts w:ascii="Helv" w:eastAsia="Helv" w:hAnsi="Helv" w:cs="Helv"/>
            <w:color w:val="000000"/>
          </w:rPr>
          <w:t xml:space="preserve"> </w:t>
        </w:r>
        <w:r>
          <w:rPr>
            <w:rFonts w:ascii="Helv" w:hAnsi="Helv" w:cs="Helv"/>
            <w:color w:val="000000"/>
          </w:rPr>
          <w:t>solely</w:t>
        </w:r>
        <w:r>
          <w:rPr>
            <w:rFonts w:ascii="Helv" w:eastAsia="Helv" w:hAnsi="Helv" w:cs="Helv"/>
            <w:color w:val="000000"/>
          </w:rPr>
          <w:t xml:space="preserve"> </w:t>
        </w:r>
        <w:r>
          <w:rPr>
            <w:rFonts w:ascii="Helv" w:hAnsi="Helv" w:cs="Helv"/>
            <w:color w:val="000000"/>
          </w:rPr>
          <w:t>used</w:t>
        </w:r>
        <w:r>
          <w:rPr>
            <w:rFonts w:ascii="Helv" w:eastAsia="Helv" w:hAnsi="Helv" w:cs="Helv"/>
            <w:color w:val="000000"/>
          </w:rPr>
          <w:t xml:space="preserve"> </w:t>
        </w:r>
        <w:r>
          <w:rPr>
            <w:rFonts w:ascii="Helv" w:hAnsi="Helv" w:cs="Helv"/>
            <w:color w:val="000000"/>
          </w:rPr>
          <w:t>when</w:t>
        </w:r>
        <w:r>
          <w:rPr>
            <w:rFonts w:ascii="Helv" w:eastAsia="Helv" w:hAnsi="Helv" w:cs="Helv"/>
            <w:color w:val="000000"/>
          </w:rPr>
          <w:t xml:space="preserve"> </w:t>
        </w:r>
        <w:r>
          <w:rPr>
            <w:rFonts w:ascii="Helv" w:hAnsi="Helv" w:cs="Helv"/>
            <w:color w:val="000000"/>
          </w:rPr>
          <w:t>unparsing,</w:t>
        </w:r>
        <w:r>
          <w:rPr>
            <w:rFonts w:ascii="Helv" w:eastAsia="Helv" w:hAnsi="Helv" w:cs="Helv"/>
            <w:color w:val="000000"/>
          </w:rPr>
          <w:t xml:space="preserve"> </w:t>
        </w:r>
        <w:r>
          <w:rPr>
            <w:rFonts w:ascii="Helv" w:hAnsi="Helv" w:cs="Helv"/>
            <w:color w:val="000000"/>
          </w:rPr>
          <w:t>though</w:t>
        </w:r>
        <w:r>
          <w:rPr>
            <w:rFonts w:ascii="Helv" w:eastAsia="Helv" w:hAnsi="Helv" w:cs="Helv"/>
            <w:color w:val="000000"/>
          </w:rPr>
          <w:t xml:space="preserve"> </w:t>
        </w:r>
        <w:r>
          <w:rPr>
            <w:rFonts w:ascii="Helv" w:hAnsi="Helv" w:cs="Helv"/>
            <w:color w:val="000000"/>
          </w:rPr>
          <w:t>it</w:t>
        </w:r>
        <w:r>
          <w:rPr>
            <w:rFonts w:ascii="Helv" w:eastAsia="Helv" w:hAnsi="Helv" w:cs="Helv"/>
            <w:color w:val="000000"/>
          </w:rPr>
          <w:t xml:space="preserve"> </w:t>
        </w:r>
        <w:r>
          <w:rPr>
            <w:rFonts w:ascii="Helv" w:hAnsi="Helv" w:cs="Helv"/>
            <w:color w:val="000000"/>
          </w:rPr>
          <w:t>is</w:t>
        </w:r>
        <w:r>
          <w:rPr>
            <w:rFonts w:ascii="Helv" w:eastAsia="Helv" w:hAnsi="Helv" w:cs="Helv"/>
            <w:color w:val="000000"/>
          </w:rPr>
          <w:t xml:space="preserve"> </w:t>
        </w:r>
        <w:r>
          <w:rPr>
            <w:rFonts w:ascii="Helv" w:hAnsi="Helv" w:cs="Helv"/>
            <w:color w:val="000000"/>
          </w:rPr>
          <w:t>recommended</w:t>
        </w:r>
        <w:r>
          <w:rPr>
            <w:rFonts w:ascii="Helv" w:eastAsia="Helv" w:hAnsi="Helv" w:cs="Helv"/>
            <w:color w:val="000000"/>
          </w:rPr>
          <w:t xml:space="preserve"> </w:t>
        </w:r>
        <w:r>
          <w:rPr>
            <w:rFonts w:ascii="Helv" w:hAnsi="Helv" w:cs="Helv"/>
            <w:color w:val="000000"/>
          </w:rPr>
          <w:t>that</w:t>
        </w:r>
        <w:r>
          <w:rPr>
            <w:rFonts w:ascii="Helv" w:eastAsia="Helv" w:hAnsi="Helv" w:cs="Helv"/>
            <w:color w:val="000000"/>
          </w:rPr>
          <w:t xml:space="preserve"> </w:t>
        </w:r>
        <w:r>
          <w:rPr>
            <w:rFonts w:ascii="Helv" w:hAnsi="Helv" w:cs="Helv"/>
            <w:color w:val="000000"/>
          </w:rPr>
          <w:t>it</w:t>
        </w:r>
        <w:r>
          <w:rPr>
            <w:rFonts w:ascii="Helv" w:eastAsia="Helv" w:hAnsi="Helv" w:cs="Helv"/>
            <w:color w:val="000000"/>
          </w:rPr>
          <w:t xml:space="preserve"> </w:t>
        </w:r>
        <w:r>
          <w:rPr>
            <w:rFonts w:ascii="Helv" w:hAnsi="Helv" w:cs="Helv"/>
            <w:color w:val="000000"/>
          </w:rPr>
          <w:t>does</w:t>
        </w:r>
        <w:r>
          <w:rPr>
            <w:rFonts w:ascii="Helv" w:eastAsia="Helv" w:hAnsi="Helv" w:cs="Helv"/>
            <w:color w:val="000000"/>
          </w:rPr>
          <w:t xml:space="preserve"> </w:t>
        </w:r>
        <w:r>
          <w:rPr>
            <w:rFonts w:ascii="Helv" w:hAnsi="Helv" w:cs="Helv"/>
            <w:color w:val="000000"/>
          </w:rPr>
          <w:t>so</w:t>
        </w:r>
        <w:r>
          <w:rPr>
            <w:rFonts w:ascii="Helv" w:eastAsia="Helv" w:hAnsi="Helv" w:cs="Helv"/>
            <w:color w:val="000000"/>
          </w:rPr>
          <w:t xml:space="preserve"> </w:t>
        </w:r>
        <w:r>
          <w:rPr>
            <w:rFonts w:ascii="Helv" w:hAnsi="Helv" w:cs="Helv"/>
            <w:color w:val="000000"/>
          </w:rPr>
          <w:t>for</w:t>
        </w:r>
        <w:r>
          <w:rPr>
            <w:rFonts w:ascii="Helv" w:eastAsia="Helv" w:hAnsi="Helv" w:cs="Helv"/>
            <w:color w:val="000000"/>
          </w:rPr>
          <w:t xml:space="preserve"> </w:t>
        </w:r>
        <w:r>
          <w:rPr>
            <w:rFonts w:ascii="Helv" w:hAnsi="Helv" w:cs="Helv"/>
            <w:color w:val="000000"/>
          </w:rPr>
          <w:t>portability</w:t>
        </w:r>
        <w:r>
          <w:rPr>
            <w:rFonts w:ascii="Helv" w:eastAsia="Helv" w:hAnsi="Helv" w:cs="Helv"/>
            <w:color w:val="000000"/>
          </w:rPr>
          <w:t xml:space="preserve"> </w:t>
        </w:r>
        <w:r>
          <w:rPr>
            <w:rFonts w:ascii="Helv" w:hAnsi="Helv" w:cs="Helv"/>
            <w:color w:val="000000"/>
          </w:rPr>
          <w:t>reasons.</w:t>
        </w:r>
      </w:ins>
    </w:p>
    <w:p w14:paraId="7CF191DB" w14:textId="77777777" w:rsidR="00A539A6" w:rsidRDefault="00A539A6" w:rsidP="00A539A6">
      <w:pPr>
        <w:numPr>
          <w:ilvl w:val="0"/>
          <w:numId w:val="118"/>
        </w:numPr>
        <w:suppressAutoHyphens/>
        <w:autoSpaceDE w:val="0"/>
        <w:rPr>
          <w:ins w:id="857" w:author="mbeckerle" w:date="2013-07-24T09:04:00Z"/>
          <w:rFonts w:ascii="Helv" w:hAnsi="Helv" w:cs="Helv"/>
          <w:color w:val="000000"/>
        </w:rPr>
      </w:pPr>
      <w:ins w:id="858" w:author="mbeckerle" w:date="2013-07-24T09:04:00Z">
        <w:r>
          <w:rPr>
            <w:rFonts w:ascii="Helv" w:hAnsi="Helv" w:cs="Helv"/>
            <w:color w:val="000000"/>
          </w:rPr>
          <w:t>That</w:t>
        </w:r>
        <w:r>
          <w:rPr>
            <w:rFonts w:ascii="Helv" w:eastAsia="Helv" w:hAnsi="Helv" w:cs="Helv"/>
            <w:color w:val="000000"/>
          </w:rPr>
          <w:t xml:space="preserve"> </w:t>
        </w:r>
        <w:r>
          <w:rPr>
            <w:rFonts w:ascii="Helv" w:hAnsi="Helv" w:cs="Helv"/>
            <w:color w:val="000000"/>
          </w:rPr>
          <w:t>does</w:t>
        </w:r>
        <w:r>
          <w:rPr>
            <w:rFonts w:ascii="Helv" w:eastAsia="Helv" w:hAnsi="Helv" w:cs="Helv"/>
            <w:color w:val="000000"/>
          </w:rPr>
          <w:t xml:space="preserve"> </w:t>
        </w:r>
        <w:r>
          <w:rPr>
            <w:rFonts w:ascii="Helv" w:hAnsi="Helv" w:cs="Helv"/>
            <w:color w:val="000000"/>
          </w:rPr>
          <w:t>not</w:t>
        </w:r>
        <w:r>
          <w:rPr>
            <w:rFonts w:ascii="Helv" w:eastAsia="Helv" w:hAnsi="Helv" w:cs="Helv"/>
            <w:color w:val="000000"/>
          </w:rPr>
          <w:t xml:space="preserve"> </w:t>
        </w:r>
        <w:r>
          <w:rPr>
            <w:rFonts w:ascii="Helv" w:hAnsi="Helv" w:cs="Helv"/>
            <w:color w:val="000000"/>
          </w:rPr>
          <w:t>implement</w:t>
        </w:r>
        <w:r>
          <w:rPr>
            <w:rFonts w:ascii="Helv" w:eastAsia="Helv" w:hAnsi="Helv" w:cs="Helv"/>
            <w:color w:val="000000"/>
          </w:rPr>
          <w:t xml:space="preserve"> </w:t>
        </w:r>
        <w:r>
          <w:rPr>
            <w:rFonts w:ascii="Helv" w:hAnsi="Helv" w:cs="Helv"/>
            <w:color w:val="000000"/>
          </w:rPr>
          <w:t>some</w:t>
        </w:r>
        <w:r>
          <w:rPr>
            <w:rFonts w:ascii="Helv" w:eastAsia="Helv" w:hAnsi="Helv" w:cs="Helv"/>
            <w:color w:val="000000"/>
          </w:rPr>
          <w:t xml:space="preserve"> </w:t>
        </w:r>
        <w:r>
          <w:rPr>
            <w:rFonts w:ascii="Helv" w:hAnsi="Helv" w:cs="Helv"/>
            <w:color w:val="000000"/>
          </w:rPr>
          <w:t>optional</w:t>
        </w:r>
        <w:r>
          <w:rPr>
            <w:rFonts w:ascii="Helv" w:eastAsia="Helv" w:hAnsi="Helv" w:cs="Helv"/>
            <w:color w:val="000000"/>
          </w:rPr>
          <w:t xml:space="preserve"> </w:t>
        </w:r>
        <w:r>
          <w:rPr>
            <w:rFonts w:ascii="Helv" w:hAnsi="Helv" w:cs="Helv"/>
            <w:color w:val="000000"/>
          </w:rPr>
          <w:t>features</w:t>
        </w:r>
        <w:r>
          <w:rPr>
            <w:rFonts w:ascii="Helv" w:eastAsia="Helv" w:hAnsi="Helv" w:cs="Helv"/>
            <w:color w:val="000000"/>
          </w:rPr>
          <w:t xml:space="preserve"> </w:t>
        </w:r>
        <w:r>
          <w:rPr>
            <w:rFonts w:ascii="Helv" w:hAnsi="Helv" w:cs="Helv"/>
            <w:color w:val="000000"/>
          </w:rPr>
          <w:t>does</w:t>
        </w:r>
        <w:r>
          <w:rPr>
            <w:rFonts w:ascii="Helv" w:eastAsia="Helv" w:hAnsi="Helv" w:cs="Helv"/>
            <w:color w:val="000000"/>
          </w:rPr>
          <w:t xml:space="preserve"> </w:t>
        </w:r>
        <w:r>
          <w:rPr>
            <w:rFonts w:ascii="Helv" w:hAnsi="Helv" w:cs="Helv"/>
            <w:color w:val="000000"/>
          </w:rPr>
          <w:t>not</w:t>
        </w:r>
        <w:r>
          <w:rPr>
            <w:rFonts w:ascii="Helv" w:eastAsia="Helv" w:hAnsi="Helv" w:cs="Helv"/>
            <w:color w:val="000000"/>
          </w:rPr>
          <w:t xml:space="preserve"> </w:t>
        </w:r>
        <w:r>
          <w:rPr>
            <w:rFonts w:ascii="Helv" w:hAnsi="Helv" w:cs="Helv"/>
            <w:color w:val="000000"/>
          </w:rPr>
          <w:t>have</w:t>
        </w:r>
        <w:r>
          <w:rPr>
            <w:rFonts w:ascii="Helv" w:eastAsia="Helv" w:hAnsi="Helv" w:cs="Helv"/>
            <w:color w:val="000000"/>
          </w:rPr>
          <w:t xml:space="preserve"> </w:t>
        </w:r>
        <w:r>
          <w:rPr>
            <w:rFonts w:ascii="Helv" w:hAnsi="Helv" w:cs="Helv"/>
            <w:color w:val="000000"/>
          </w:rPr>
          <w:t>to</w:t>
        </w:r>
        <w:r>
          <w:rPr>
            <w:rFonts w:ascii="Helv" w:eastAsia="Helv" w:hAnsi="Helv" w:cs="Helv"/>
            <w:color w:val="000000"/>
          </w:rPr>
          <w:t xml:space="preserve"> </w:t>
        </w:r>
        <w:r>
          <w:rPr>
            <w:rFonts w:ascii="Helv" w:hAnsi="Helv" w:cs="Helv"/>
            <w:color w:val="000000"/>
          </w:rPr>
          <w:t>check</w:t>
        </w:r>
        <w:r>
          <w:rPr>
            <w:rFonts w:ascii="Helv" w:eastAsia="Helv" w:hAnsi="Helv" w:cs="Helv"/>
            <w:color w:val="000000"/>
          </w:rPr>
          <w:t xml:space="preserve"> </w:t>
        </w:r>
        <w:r>
          <w:rPr>
            <w:rFonts w:ascii="Helv" w:hAnsi="Helv" w:cs="Helv"/>
            <w:color w:val="000000"/>
          </w:rPr>
          <w:t>properties</w:t>
        </w:r>
        <w:r>
          <w:rPr>
            <w:rFonts w:ascii="Helv" w:eastAsia="Helv" w:hAnsi="Helv" w:cs="Helv"/>
            <w:color w:val="000000"/>
          </w:rPr>
          <w:t xml:space="preserve"> or </w:t>
        </w:r>
        <w:commentRangeStart w:id="859"/>
        <w:r>
          <w:rPr>
            <w:rFonts w:ascii="Helv" w:eastAsia="Helv" w:hAnsi="Helv" w:cs="Helv"/>
            <w:color w:val="000000"/>
          </w:rPr>
          <w:t xml:space="preserve">annotations </w:t>
        </w:r>
        <w:r>
          <w:rPr>
            <w:rFonts w:ascii="Helv" w:hAnsi="Helv" w:cs="Helv"/>
            <w:color w:val="000000"/>
          </w:rPr>
          <w:t>required</w:t>
        </w:r>
        <w:r>
          <w:rPr>
            <w:rFonts w:ascii="Helv" w:eastAsia="Helv" w:hAnsi="Helv" w:cs="Helv"/>
            <w:color w:val="000000"/>
          </w:rPr>
          <w:t xml:space="preserve"> </w:t>
        </w:r>
        <w:r>
          <w:rPr>
            <w:rFonts w:ascii="Helv" w:hAnsi="Helv" w:cs="Helv"/>
            <w:color w:val="000000"/>
          </w:rPr>
          <w:t>by</w:t>
        </w:r>
        <w:r>
          <w:rPr>
            <w:rFonts w:ascii="Helv" w:eastAsia="Helv" w:hAnsi="Helv" w:cs="Helv"/>
            <w:color w:val="000000"/>
          </w:rPr>
          <w:t xml:space="preserve"> </w:t>
        </w:r>
        <w:r>
          <w:rPr>
            <w:rFonts w:ascii="Helv" w:hAnsi="Helv" w:cs="Helv"/>
            <w:color w:val="000000"/>
          </w:rPr>
          <w:t>those</w:t>
        </w:r>
        <w:r>
          <w:rPr>
            <w:rFonts w:ascii="Helv" w:eastAsia="Helv" w:hAnsi="Helv" w:cs="Helv"/>
            <w:color w:val="000000"/>
          </w:rPr>
          <w:t xml:space="preserve"> </w:t>
        </w:r>
        <w:r>
          <w:rPr>
            <w:rFonts w:ascii="Helv" w:hAnsi="Helv" w:cs="Helv"/>
            <w:color w:val="000000"/>
          </w:rPr>
          <w:t>optional</w:t>
        </w:r>
        <w:r>
          <w:rPr>
            <w:rFonts w:ascii="Helv" w:eastAsia="Helv" w:hAnsi="Helv" w:cs="Helv"/>
            <w:color w:val="000000"/>
          </w:rPr>
          <w:t xml:space="preserve"> </w:t>
        </w:r>
        <w:r>
          <w:rPr>
            <w:rFonts w:ascii="Helv" w:hAnsi="Helv" w:cs="Helv"/>
            <w:color w:val="000000"/>
          </w:rPr>
          <w:t>features,</w:t>
        </w:r>
        <w:r>
          <w:rPr>
            <w:rFonts w:ascii="Helv" w:eastAsia="Helv" w:hAnsi="Helv" w:cs="Helv"/>
            <w:color w:val="000000"/>
          </w:rPr>
          <w:t xml:space="preserve"> but MUST issue a warning that an unrecognized property or annotation has been encountered</w:t>
        </w:r>
        <w:commentRangeEnd w:id="859"/>
        <w:r>
          <w:rPr>
            <w:rStyle w:val="CommentReference"/>
          </w:rPr>
          <w:commentReference w:id="859"/>
        </w:r>
        <w:r>
          <w:rPr>
            <w:rFonts w:ascii="Helv" w:eastAsia="Helv" w:hAnsi="Helv" w:cs="Helv"/>
            <w:color w:val="000000"/>
          </w:rPr>
          <w:t>.</w:t>
        </w:r>
      </w:ins>
    </w:p>
    <w:p w14:paraId="5A757192" w14:textId="77777777" w:rsidR="00A539A6" w:rsidRDefault="00A539A6" w:rsidP="00A539A6">
      <w:pPr>
        <w:numPr>
          <w:ilvl w:val="0"/>
          <w:numId w:val="118"/>
        </w:numPr>
        <w:suppressAutoHyphens/>
        <w:autoSpaceDE w:val="0"/>
        <w:rPr>
          <w:ins w:id="860" w:author="mbeckerle" w:date="2013-07-24T09:04:00Z"/>
          <w:rFonts w:ascii="Helv" w:hAnsi="Helv" w:cs="Helv"/>
          <w:color w:val="000000"/>
        </w:rPr>
      </w:pPr>
      <w:ins w:id="861" w:author="mbeckerle" w:date="2013-07-24T09:04:00Z">
        <w:r>
          <w:rPr>
            <w:rFonts w:ascii="Helv" w:hAnsi="Helv" w:cs="Helv"/>
            <w:color w:val="000000"/>
          </w:rPr>
          <w:t>Need</w:t>
        </w:r>
        <w:r>
          <w:rPr>
            <w:rFonts w:ascii="Helv" w:eastAsia="Helv" w:hAnsi="Helv" w:cs="Helv"/>
            <w:color w:val="000000"/>
          </w:rPr>
          <w:t xml:space="preserve"> </w:t>
        </w:r>
        <w:r>
          <w:rPr>
            <w:rFonts w:ascii="Helv" w:hAnsi="Helv" w:cs="Helv"/>
            <w:color w:val="000000"/>
          </w:rPr>
          <w:t>not</w:t>
        </w:r>
        <w:r>
          <w:rPr>
            <w:rFonts w:ascii="Helv" w:eastAsia="Helv" w:hAnsi="Helv" w:cs="Helv"/>
            <w:color w:val="000000"/>
          </w:rPr>
          <w:t xml:space="preserve"> </w:t>
        </w:r>
        <w:r>
          <w:rPr>
            <w:rFonts w:ascii="Helv" w:hAnsi="Helv" w:cs="Helv"/>
            <w:color w:val="000000"/>
          </w:rPr>
          <w:t>check</w:t>
        </w:r>
        <w:r>
          <w:rPr>
            <w:rFonts w:ascii="Helv" w:eastAsia="Helv" w:hAnsi="Helv" w:cs="Helv"/>
            <w:color w:val="000000"/>
          </w:rPr>
          <w:t xml:space="preserve"> </w:t>
        </w:r>
        <w:r>
          <w:rPr>
            <w:rFonts w:ascii="Helv" w:hAnsi="Helv" w:cs="Helv"/>
            <w:color w:val="000000"/>
          </w:rPr>
          <w:t>global</w:t>
        </w:r>
        <w:r>
          <w:rPr>
            <w:rFonts w:ascii="Helv" w:eastAsia="Helv" w:hAnsi="Helv" w:cs="Helv"/>
            <w:color w:val="000000"/>
          </w:rPr>
          <w:t xml:space="preserve"> </w:t>
        </w:r>
        <w:r>
          <w:rPr>
            <w:rFonts w:ascii="Helv" w:hAnsi="Helv" w:cs="Helv"/>
            <w:color w:val="000000"/>
          </w:rPr>
          <w:t>objects</w:t>
        </w:r>
        <w:r>
          <w:rPr>
            <w:rFonts w:ascii="Helv" w:eastAsia="Helv" w:hAnsi="Helv" w:cs="Helv"/>
            <w:color w:val="000000"/>
          </w:rPr>
          <w:t xml:space="preserve"> </w:t>
        </w:r>
        <w:r>
          <w:rPr>
            <w:rFonts w:ascii="Helv" w:hAnsi="Helv" w:cs="Helv"/>
            <w:color w:val="000000"/>
          </w:rPr>
          <w:t>as</w:t>
        </w:r>
        <w:r>
          <w:rPr>
            <w:rFonts w:ascii="Helv" w:eastAsia="Helv" w:hAnsi="Helv" w:cs="Helv"/>
            <w:color w:val="000000"/>
          </w:rPr>
          <w:t xml:space="preserve"> </w:t>
        </w:r>
        <w:r>
          <w:rPr>
            <w:rFonts w:ascii="Helv" w:hAnsi="Helv" w:cs="Helv"/>
            <w:color w:val="000000"/>
          </w:rPr>
          <w:t>they</w:t>
        </w:r>
        <w:r>
          <w:rPr>
            <w:rFonts w:ascii="Helv" w:eastAsia="Helv" w:hAnsi="Helv" w:cs="Helv"/>
            <w:color w:val="000000"/>
          </w:rPr>
          <w:t xml:space="preserve"> </w:t>
        </w:r>
        <w:r>
          <w:rPr>
            <w:rFonts w:ascii="Helv" w:hAnsi="Helv" w:cs="Helv"/>
            <w:color w:val="000000"/>
          </w:rPr>
          <w:t>may</w:t>
        </w:r>
        <w:r>
          <w:rPr>
            <w:rFonts w:ascii="Helv" w:eastAsia="Helv" w:hAnsi="Helv" w:cs="Helv"/>
            <w:color w:val="000000"/>
          </w:rPr>
          <w:t xml:space="preserve"> </w:t>
        </w:r>
        <w:r>
          <w:rPr>
            <w:rFonts w:ascii="Helv" w:hAnsi="Helv" w:cs="Helv"/>
            <w:color w:val="000000"/>
          </w:rPr>
          <w:t>legitimately</w:t>
        </w:r>
        <w:r>
          <w:rPr>
            <w:rFonts w:ascii="Helv" w:eastAsia="Helv" w:hAnsi="Helv" w:cs="Helv"/>
            <w:color w:val="000000"/>
          </w:rPr>
          <w:t xml:space="preserve"> </w:t>
        </w:r>
        <w:r>
          <w:rPr>
            <w:rFonts w:ascii="Helv" w:hAnsi="Helv" w:cs="Helv"/>
            <w:color w:val="000000"/>
          </w:rPr>
          <w:t>be</w:t>
        </w:r>
        <w:r>
          <w:rPr>
            <w:rFonts w:ascii="Helv" w:eastAsia="Helv" w:hAnsi="Helv" w:cs="Helv"/>
            <w:color w:val="000000"/>
          </w:rPr>
          <w:t xml:space="preserve"> </w:t>
        </w:r>
        <w:r>
          <w:rPr>
            <w:rFonts w:ascii="Helv" w:hAnsi="Helv" w:cs="Helv"/>
            <w:color w:val="000000"/>
          </w:rPr>
          <w:t>incomplete due to properties intended to be supplied based on scoping rules and the context at the point of use.</w:t>
        </w:r>
      </w:ins>
    </w:p>
    <w:p w14:paraId="6692E759" w14:textId="77777777" w:rsidR="00A539A6" w:rsidRDefault="00A539A6" w:rsidP="00A539A6">
      <w:pPr>
        <w:suppressAutoHyphens/>
        <w:autoSpaceDE w:val="0"/>
        <w:ind w:left="720"/>
        <w:rPr>
          <w:ins w:id="862" w:author="mbeckerle" w:date="2013-07-24T09:04:00Z"/>
          <w:rFonts w:ascii="Helv" w:hAnsi="Helv" w:cs="Helv"/>
          <w:color w:val="000000"/>
        </w:rPr>
      </w:pPr>
      <w:ins w:id="863" w:author="mbeckerle" w:date="2013-07-24T09:04:00Z">
        <w:r>
          <w:rPr>
            <w:rFonts w:ascii="Helv" w:hAnsi="Helv" w:cs="Helv"/>
            <w:color w:val="000000"/>
          </w:rPr>
          <w:t>There are two exceptions to this, which</w:t>
        </w:r>
        <w:r>
          <w:rPr>
            <w:rFonts w:ascii="Helv" w:eastAsia="Helv" w:hAnsi="Helv" w:cs="Helv"/>
            <w:color w:val="000000"/>
          </w:rPr>
          <w:t xml:space="preserve"> </w:t>
        </w:r>
        <w:r>
          <w:rPr>
            <w:rFonts w:ascii="Helv" w:hAnsi="Helv" w:cs="Helv"/>
            <w:color w:val="000000"/>
          </w:rPr>
          <w:t>must</w:t>
        </w:r>
        <w:r>
          <w:rPr>
            <w:rFonts w:ascii="Helv" w:eastAsia="Helv" w:hAnsi="Helv" w:cs="Helv"/>
            <w:color w:val="000000"/>
          </w:rPr>
          <w:t xml:space="preserve"> </w:t>
        </w:r>
        <w:r>
          <w:rPr>
            <w:rFonts w:ascii="Helv" w:hAnsi="Helv" w:cs="Helv"/>
            <w:color w:val="000000"/>
          </w:rPr>
          <w:t>be</w:t>
        </w:r>
        <w:r>
          <w:rPr>
            <w:rFonts w:ascii="Helv" w:eastAsia="Helv" w:hAnsi="Helv" w:cs="Helv"/>
            <w:color w:val="000000"/>
          </w:rPr>
          <w:t xml:space="preserve"> </w:t>
        </w:r>
        <w:r>
          <w:rPr>
            <w:rFonts w:ascii="Helv" w:hAnsi="Helv" w:cs="Helv"/>
            <w:color w:val="000000"/>
          </w:rPr>
          <w:t>checked:</w:t>
        </w:r>
      </w:ins>
    </w:p>
    <w:p w14:paraId="2CC21E18" w14:textId="77777777" w:rsidR="00A539A6" w:rsidRDefault="00A539A6" w:rsidP="00A539A6">
      <w:pPr>
        <w:numPr>
          <w:ilvl w:val="1"/>
          <w:numId w:val="114"/>
        </w:numPr>
        <w:tabs>
          <w:tab w:val="clear" w:pos="1440"/>
          <w:tab w:val="num" w:pos="0"/>
        </w:tabs>
        <w:suppressAutoHyphens/>
        <w:autoSpaceDE w:val="0"/>
        <w:ind w:left="1440" w:hanging="360"/>
        <w:rPr>
          <w:ins w:id="864" w:author="mbeckerle" w:date="2013-07-24T09:04:00Z"/>
          <w:rFonts w:ascii="Helv" w:hAnsi="Helv" w:cs="Helv"/>
          <w:color w:val="000000"/>
        </w:rPr>
      </w:pPr>
      <w:ins w:id="865" w:author="mbeckerle" w:date="2013-07-24T09:04:00Z">
        <w:r>
          <w:rPr>
            <w:rFonts w:ascii="Helv" w:hAnsi="Helv" w:cs="Helv"/>
            <w:color w:val="000000"/>
          </w:rPr>
          <w:t>Global</w:t>
        </w:r>
        <w:r>
          <w:rPr>
            <w:rFonts w:ascii="Helv" w:eastAsia="Helv" w:hAnsi="Helv" w:cs="Helv"/>
            <w:color w:val="000000"/>
          </w:rPr>
          <w:t xml:space="preserve"> </w:t>
        </w:r>
        <w:r>
          <w:rPr>
            <w:rFonts w:ascii="Helv" w:hAnsi="Helv" w:cs="Helv"/>
            <w:color w:val="000000"/>
          </w:rPr>
          <w:t>simple</w:t>
        </w:r>
        <w:r>
          <w:rPr>
            <w:rFonts w:ascii="Helv" w:eastAsia="Helv" w:hAnsi="Helv" w:cs="Helv"/>
            <w:color w:val="000000"/>
          </w:rPr>
          <w:t xml:space="preserve"> </w:t>
        </w:r>
        <w:r>
          <w:rPr>
            <w:rFonts w:ascii="Helv" w:hAnsi="Helv" w:cs="Helv"/>
            <w:color w:val="000000"/>
          </w:rPr>
          <w:t>types</w:t>
        </w:r>
        <w:r>
          <w:rPr>
            <w:rFonts w:ascii="Helv" w:eastAsia="Helv" w:hAnsi="Helv" w:cs="Helv"/>
            <w:color w:val="000000"/>
          </w:rPr>
          <w:t xml:space="preserve"> </w:t>
        </w:r>
        <w:r>
          <w:rPr>
            <w:rFonts w:ascii="Helv" w:hAnsi="Helv" w:cs="Helv"/>
            <w:color w:val="000000"/>
          </w:rPr>
          <w:t>that</w:t>
        </w:r>
        <w:r>
          <w:rPr>
            <w:rFonts w:ascii="Helv" w:eastAsia="Helv" w:hAnsi="Helv" w:cs="Helv"/>
            <w:color w:val="000000"/>
          </w:rPr>
          <w:t xml:space="preserve"> </w:t>
        </w:r>
        <w:r>
          <w:rPr>
            <w:rFonts w:ascii="Helv" w:hAnsi="Helv" w:cs="Helv"/>
            <w:color w:val="000000"/>
          </w:rPr>
          <w:t>are</w:t>
        </w:r>
        <w:r>
          <w:rPr>
            <w:rFonts w:ascii="Helv" w:eastAsia="Helv" w:hAnsi="Helv" w:cs="Helv"/>
            <w:color w:val="000000"/>
          </w:rPr>
          <w:t xml:space="preserve"> </w:t>
        </w:r>
        <w:r>
          <w:rPr>
            <w:rFonts w:ascii="Helv" w:hAnsi="Helv" w:cs="Helv"/>
            <w:color w:val="000000"/>
          </w:rPr>
          <w:t>referenced</w:t>
        </w:r>
        <w:r>
          <w:rPr>
            <w:rFonts w:ascii="Helv" w:eastAsia="Helv" w:hAnsi="Helv" w:cs="Helv"/>
            <w:color w:val="000000"/>
          </w:rPr>
          <w:t xml:space="preserve"> </w:t>
        </w:r>
        <w:r>
          <w:rPr>
            <w:rFonts w:ascii="Helv" w:hAnsi="Helv" w:cs="Helv"/>
            <w:color w:val="000000"/>
          </w:rPr>
          <w:t>by</w:t>
        </w:r>
        <w:r>
          <w:rPr>
            <w:rFonts w:ascii="Helv" w:eastAsia="Helv" w:hAnsi="Helv" w:cs="Helv"/>
            <w:color w:val="000000"/>
          </w:rPr>
          <w:t xml:space="preserve"> </w:t>
        </w:r>
        <w:r>
          <w:rPr>
            <w:rFonts w:ascii="Helv" w:hAnsi="Helv" w:cs="Helv"/>
            <w:color w:val="000000"/>
          </w:rPr>
          <w:t>prefixLengthType</w:t>
        </w:r>
        <w:r>
          <w:rPr>
            <w:rFonts w:ascii="Helv" w:eastAsia="Helv" w:hAnsi="Helv" w:cs="Helv"/>
            <w:color w:val="000000"/>
          </w:rPr>
          <w:t xml:space="preserve"> </w:t>
        </w:r>
        <w:r>
          <w:rPr>
            <w:rFonts w:ascii="Helv" w:hAnsi="Helv" w:cs="Helv"/>
            <w:color w:val="000000"/>
          </w:rPr>
          <w:t>property</w:t>
        </w:r>
      </w:ins>
    </w:p>
    <w:p w14:paraId="2E09539D" w14:textId="77777777" w:rsidR="00A539A6" w:rsidRDefault="00A539A6" w:rsidP="00A539A6">
      <w:pPr>
        <w:numPr>
          <w:ilvl w:val="1"/>
          <w:numId w:val="114"/>
        </w:numPr>
        <w:tabs>
          <w:tab w:val="clear" w:pos="1440"/>
          <w:tab w:val="num" w:pos="0"/>
        </w:tabs>
        <w:suppressAutoHyphens/>
        <w:autoSpaceDE w:val="0"/>
        <w:ind w:left="1440" w:hanging="360"/>
        <w:rPr>
          <w:ins w:id="866" w:author="mbeckerle" w:date="2013-07-24T09:04:00Z"/>
          <w:rFonts w:ascii="Helv" w:hAnsi="Helv" w:cs="Helv"/>
          <w:color w:val="000000"/>
        </w:rPr>
      </w:pPr>
      <w:ins w:id="867" w:author="mbeckerle" w:date="2013-07-24T09:04:00Z">
        <w:r>
          <w:rPr>
            <w:rFonts w:ascii="Helv" w:hAnsi="Helv" w:cs="Helv"/>
            <w:color w:val="000000"/>
          </w:rPr>
          <w:t>Global</w:t>
        </w:r>
        <w:r>
          <w:rPr>
            <w:rFonts w:ascii="Helv" w:eastAsia="Helv" w:hAnsi="Helv" w:cs="Helv"/>
            <w:color w:val="000000"/>
          </w:rPr>
          <w:t xml:space="preserve"> </w:t>
        </w:r>
        <w:r>
          <w:rPr>
            <w:rFonts w:ascii="Helv" w:hAnsi="Helv" w:cs="Helv"/>
            <w:color w:val="000000"/>
          </w:rPr>
          <w:t>elements</w:t>
        </w:r>
        <w:r>
          <w:rPr>
            <w:rFonts w:ascii="Helv" w:eastAsia="Helv" w:hAnsi="Helv" w:cs="Helv"/>
            <w:color w:val="000000"/>
          </w:rPr>
          <w:t xml:space="preserve"> </w:t>
        </w:r>
        <w:r>
          <w:rPr>
            <w:rFonts w:ascii="Helv" w:hAnsi="Helv" w:cs="Helv"/>
            <w:color w:val="000000"/>
          </w:rPr>
          <w:t>that</w:t>
        </w:r>
        <w:r>
          <w:rPr>
            <w:rFonts w:ascii="Helv" w:eastAsia="Helv" w:hAnsi="Helv" w:cs="Helv"/>
            <w:color w:val="000000"/>
          </w:rPr>
          <w:t xml:space="preserve"> </w:t>
        </w:r>
        <w:r>
          <w:rPr>
            <w:rFonts w:ascii="Helv" w:hAnsi="Helv" w:cs="Helv"/>
            <w:color w:val="000000"/>
          </w:rPr>
          <w:t>are</w:t>
        </w:r>
        <w:r>
          <w:rPr>
            <w:rFonts w:ascii="Helv" w:eastAsia="Helv" w:hAnsi="Helv" w:cs="Helv"/>
            <w:color w:val="000000"/>
          </w:rPr>
          <w:t xml:space="preserve"> </w:t>
        </w:r>
        <w:r>
          <w:rPr>
            <w:rFonts w:ascii="Helv" w:hAnsi="Helv" w:cs="Helv"/>
            <w:color w:val="000000"/>
          </w:rPr>
          <w:t>the</w:t>
        </w:r>
        <w:r>
          <w:rPr>
            <w:rFonts w:ascii="Helv" w:eastAsia="Helv" w:hAnsi="Helv" w:cs="Helv"/>
            <w:color w:val="000000"/>
          </w:rPr>
          <w:t xml:space="preserve"> </w:t>
        </w:r>
        <w:r>
          <w:rPr>
            <w:rFonts w:ascii="Helv" w:hAnsi="Helv" w:cs="Helv"/>
            <w:color w:val="000000"/>
          </w:rPr>
          <w:t>document</w:t>
        </w:r>
        <w:r>
          <w:rPr>
            <w:rFonts w:ascii="Helv" w:eastAsia="Helv" w:hAnsi="Helv" w:cs="Helv"/>
            <w:color w:val="000000"/>
          </w:rPr>
          <w:t xml:space="preserve"> </w:t>
        </w:r>
        <w:r>
          <w:rPr>
            <w:rFonts w:ascii="Helv" w:hAnsi="Helv" w:cs="Helv"/>
            <w:color w:val="000000"/>
          </w:rPr>
          <w:t>root.</w:t>
        </w:r>
      </w:ins>
    </w:p>
    <w:p w14:paraId="36D98028" w14:textId="77777777" w:rsidR="00A539A6" w:rsidRDefault="00A539A6" w:rsidP="00A539A6">
      <w:pPr>
        <w:autoSpaceDE w:val="0"/>
        <w:rPr>
          <w:ins w:id="868" w:author="mbeckerle" w:date="2013-07-24T09:04:00Z"/>
          <w:rFonts w:ascii="Helv" w:hAnsi="Helv" w:cs="Helv"/>
          <w:color w:val="000000"/>
        </w:rPr>
      </w:pPr>
      <w:ins w:id="869" w:author="mbeckerle" w:date="2013-07-24T09:04:00Z">
        <w:r>
          <w:rPr>
            <w:rFonts w:ascii="Helv" w:hAnsi="Helv" w:cs="Helv"/>
            <w:color w:val="000000"/>
          </w:rPr>
          <w:t>Some situations suggest likely errors, but a DFDL processor cannot be certain. In these situations, a DFDL processor may issue warnings to assist a DFDL schema author in identifying likely errors. An important case of this is when the DFDL processor encounters</w:t>
        </w:r>
        <w:r>
          <w:rPr>
            <w:rFonts w:ascii="Helv" w:eastAsia="Helv" w:hAnsi="Helv" w:cs="Helv"/>
            <w:color w:val="000000"/>
          </w:rPr>
          <w:t xml:space="preserve"> </w:t>
        </w:r>
        <w:r>
          <w:rPr>
            <w:rFonts w:ascii="Helv" w:hAnsi="Helv" w:cs="Helv"/>
            <w:color w:val="000000"/>
          </w:rPr>
          <w:t>a schema component and annotation where there are explicitly properties</w:t>
        </w:r>
        <w:r>
          <w:rPr>
            <w:rFonts w:ascii="Helv" w:eastAsia="Helv" w:hAnsi="Helv" w:cs="Helv"/>
            <w:color w:val="000000"/>
          </w:rPr>
          <w:t xml:space="preserve"> </w:t>
        </w:r>
        <w:r>
          <w:rPr>
            <w:rFonts w:ascii="Helv" w:hAnsi="Helv" w:cs="Helv"/>
            <w:color w:val="000000"/>
          </w:rPr>
          <w:t>that</w:t>
        </w:r>
        <w:r>
          <w:rPr>
            <w:rFonts w:ascii="Helv" w:eastAsia="Helv" w:hAnsi="Helv" w:cs="Helv"/>
            <w:color w:val="000000"/>
          </w:rPr>
          <w:t xml:space="preserve"> </w:t>
        </w:r>
        <w:r>
          <w:rPr>
            <w:rFonts w:ascii="Helv" w:hAnsi="Helv" w:cs="Helv"/>
            <w:color w:val="000000"/>
          </w:rPr>
          <w:t>are</w:t>
        </w:r>
        <w:r>
          <w:rPr>
            <w:rFonts w:ascii="Helv" w:eastAsia="Helv" w:hAnsi="Helv" w:cs="Helv"/>
            <w:color w:val="000000"/>
          </w:rPr>
          <w:t xml:space="preserve"> </w:t>
        </w:r>
        <w:r>
          <w:rPr>
            <w:rFonts w:ascii="Helv" w:hAnsi="Helv" w:cs="Helv"/>
            <w:color w:val="000000"/>
          </w:rPr>
          <w:t>not</w:t>
        </w:r>
        <w:r>
          <w:rPr>
            <w:rFonts w:ascii="Helv" w:eastAsia="Helv" w:hAnsi="Helv" w:cs="Helv"/>
            <w:color w:val="000000"/>
          </w:rPr>
          <w:t xml:space="preserve"> </w:t>
        </w:r>
        <w:r>
          <w:rPr>
            <w:rFonts w:ascii="Helv" w:hAnsi="Helv" w:cs="Helv"/>
            <w:color w:val="000000"/>
          </w:rPr>
          <w:t>relevant</w:t>
        </w:r>
        <w:r>
          <w:rPr>
            <w:rFonts w:ascii="Helv" w:eastAsia="Helv" w:hAnsi="Helv" w:cs="Helv"/>
            <w:color w:val="000000"/>
          </w:rPr>
          <w:t xml:space="preserve"> </w:t>
        </w:r>
        <w:r>
          <w:rPr>
            <w:rFonts w:ascii="Helv" w:hAnsi="Helv" w:cs="Helv"/>
            <w:color w:val="000000"/>
          </w:rPr>
          <w:t>to</w:t>
        </w:r>
        <w:r>
          <w:rPr>
            <w:rFonts w:ascii="Helv" w:eastAsia="Helv" w:hAnsi="Helv" w:cs="Helv"/>
            <w:color w:val="000000"/>
          </w:rPr>
          <w:t xml:space="preserve"> </w:t>
        </w:r>
        <w:r>
          <w:rPr>
            <w:rFonts w:ascii="Helv" w:hAnsi="Helv" w:cs="Helv"/>
            <w:color w:val="000000"/>
          </w:rPr>
          <w:t>the</w:t>
        </w:r>
        <w:r>
          <w:rPr>
            <w:rFonts w:ascii="Helv" w:eastAsia="Helv" w:hAnsi="Helv" w:cs="Helv"/>
            <w:color w:val="000000"/>
          </w:rPr>
          <w:t xml:space="preserve"> </w:t>
        </w:r>
        <w:r>
          <w:rPr>
            <w:rFonts w:ascii="Helv" w:hAnsi="Helv" w:cs="Helv"/>
            <w:color w:val="000000"/>
          </w:rPr>
          <w:t>component</w:t>
        </w:r>
        <w:r>
          <w:rPr>
            <w:rFonts w:ascii="Helv" w:eastAsia="Helv" w:hAnsi="Helv" w:cs="Helv"/>
            <w:color w:val="000000"/>
          </w:rPr>
          <w:t xml:space="preserve"> </w:t>
        </w:r>
        <w:r>
          <w:rPr>
            <w:rFonts w:ascii="Helv" w:hAnsi="Helv" w:cs="Helv"/>
            <w:color w:val="000000"/>
          </w:rPr>
          <w:t>as</w:t>
        </w:r>
        <w:r>
          <w:rPr>
            <w:rFonts w:ascii="Helv" w:eastAsia="Helv" w:hAnsi="Helv" w:cs="Helv"/>
            <w:color w:val="000000"/>
          </w:rPr>
          <w:t xml:space="preserve"> </w:t>
        </w:r>
        <w:r>
          <w:rPr>
            <w:rFonts w:ascii="Helv" w:hAnsi="Helv" w:cs="Helv"/>
            <w:color w:val="000000"/>
          </w:rPr>
          <w:t>defined. Depending on the specifics of the component and property the DFDL processor can or must take certain actions. If the:</w:t>
        </w:r>
      </w:ins>
    </w:p>
    <w:p w14:paraId="51165B5E" w14:textId="77777777" w:rsidR="00A539A6" w:rsidRDefault="00A539A6" w:rsidP="00A539A6">
      <w:pPr>
        <w:numPr>
          <w:ilvl w:val="0"/>
          <w:numId w:val="115"/>
        </w:numPr>
        <w:suppressAutoHyphens/>
        <w:autoSpaceDE w:val="0"/>
        <w:rPr>
          <w:ins w:id="870" w:author="mbeckerle" w:date="2013-07-24T09:04:00Z"/>
          <w:rFonts w:ascii="Helv" w:hAnsi="Helv" w:cs="Helv"/>
          <w:color w:val="000000"/>
        </w:rPr>
      </w:pPr>
      <w:ins w:id="871" w:author="mbeckerle" w:date="2013-07-24T09:04:00Z">
        <w:r>
          <w:rPr>
            <w:rFonts w:ascii="Helv" w:hAnsi="Helv" w:cs="Helv"/>
            <w:color w:val="000000"/>
          </w:rPr>
          <w:t>Property</w:t>
        </w:r>
        <w:r>
          <w:rPr>
            <w:rFonts w:ascii="Helv" w:eastAsia="Helv" w:hAnsi="Helv" w:cs="Helv"/>
            <w:color w:val="000000"/>
          </w:rPr>
          <w:t xml:space="preserve"> is </w:t>
        </w:r>
        <w:r>
          <w:rPr>
            <w:rFonts w:ascii="Helv" w:hAnsi="Helv" w:cs="Helv"/>
            <w:color w:val="000000"/>
          </w:rPr>
          <w:t>not</w:t>
        </w:r>
        <w:r>
          <w:rPr>
            <w:rFonts w:ascii="Helv" w:eastAsia="Helv" w:hAnsi="Helv" w:cs="Helv"/>
            <w:color w:val="000000"/>
          </w:rPr>
          <w:t xml:space="preserve"> </w:t>
        </w:r>
        <w:r>
          <w:rPr>
            <w:rFonts w:ascii="Helv" w:hAnsi="Helv" w:cs="Helv"/>
            <w:color w:val="000000"/>
          </w:rPr>
          <w:t>applicable</w:t>
        </w:r>
        <w:r>
          <w:rPr>
            <w:rFonts w:ascii="Helv" w:eastAsia="Helv" w:hAnsi="Helv" w:cs="Helv"/>
            <w:color w:val="000000"/>
          </w:rPr>
          <w:t xml:space="preserve"> </w:t>
        </w:r>
        <w:r>
          <w:rPr>
            <w:rFonts w:ascii="Helv" w:hAnsi="Helv" w:cs="Helv"/>
            <w:color w:val="000000"/>
          </w:rPr>
          <w:t>to</w:t>
        </w:r>
        <w:r>
          <w:rPr>
            <w:rFonts w:ascii="Helv" w:eastAsia="Helv" w:hAnsi="Helv" w:cs="Helv"/>
            <w:color w:val="000000"/>
          </w:rPr>
          <w:t xml:space="preserve"> </w:t>
        </w:r>
        <w:r>
          <w:rPr>
            <w:rFonts w:ascii="Helv" w:hAnsi="Helv" w:cs="Helv"/>
            <w:color w:val="000000"/>
          </w:rPr>
          <w:t>the</w:t>
        </w:r>
        <w:r>
          <w:rPr>
            <w:rFonts w:ascii="Helv" w:eastAsia="Helv" w:hAnsi="Helv" w:cs="Helv"/>
            <w:color w:val="000000"/>
          </w:rPr>
          <w:t xml:space="preserve"> </w:t>
        </w:r>
        <w:r>
          <w:rPr>
            <w:rFonts w:ascii="Helv" w:hAnsi="Helv" w:cs="Helv"/>
            <w:color w:val="000000"/>
          </w:rPr>
          <w:t>component</w:t>
        </w:r>
        <w:r>
          <w:rPr>
            <w:rFonts w:ascii="Helv" w:eastAsia="Helv" w:hAnsi="Helv" w:cs="Helv"/>
            <w:color w:val="000000"/>
          </w:rPr>
          <w:t>’</w:t>
        </w:r>
        <w:r>
          <w:rPr>
            <w:rFonts w:ascii="Helv" w:hAnsi="Helv" w:cs="Helv"/>
            <w:color w:val="000000"/>
          </w:rPr>
          <w:t>s</w:t>
        </w:r>
        <w:r>
          <w:rPr>
            <w:rFonts w:ascii="Helv" w:eastAsia="Helv" w:hAnsi="Helv" w:cs="Helv"/>
            <w:color w:val="000000"/>
          </w:rPr>
          <w:t xml:space="preserve"> </w:t>
        </w:r>
        <w:r>
          <w:rPr>
            <w:rFonts w:ascii="Helv" w:hAnsi="Helv" w:cs="Helv"/>
            <w:color w:val="000000"/>
          </w:rPr>
          <w:t>DFDL</w:t>
        </w:r>
        <w:r>
          <w:rPr>
            <w:rFonts w:ascii="Helv" w:eastAsia="Helv" w:hAnsi="Helv" w:cs="Helv"/>
            <w:color w:val="000000"/>
          </w:rPr>
          <w:t xml:space="preserve"> </w:t>
        </w:r>
        <w:r>
          <w:rPr>
            <w:rFonts w:ascii="Helv" w:hAnsi="Helv" w:cs="Helv"/>
            <w:color w:val="000000"/>
          </w:rPr>
          <w:t>annotation.</w:t>
        </w:r>
      </w:ins>
    </w:p>
    <w:p w14:paraId="61BC0102" w14:textId="77777777" w:rsidR="00A539A6" w:rsidRDefault="00A539A6" w:rsidP="00A539A6">
      <w:pPr>
        <w:autoSpaceDE w:val="0"/>
        <w:ind w:left="360"/>
        <w:rPr>
          <w:ins w:id="872" w:author="mbeckerle" w:date="2013-07-24T09:04:00Z"/>
          <w:rFonts w:ascii="Helv" w:hAnsi="Helv" w:cs="Helv"/>
          <w:color w:val="000000"/>
        </w:rPr>
      </w:pPr>
      <w:ins w:id="873" w:author="mbeckerle" w:date="2013-07-24T09:04:00Z">
        <w:r>
          <w:rPr>
            <w:rFonts w:ascii="Helv" w:hAnsi="Helv" w:cs="Helv"/>
            <w:color w:val="000000"/>
          </w:rPr>
          <w:t>Schema</w:t>
        </w:r>
        <w:r>
          <w:rPr>
            <w:rFonts w:ascii="Helv" w:eastAsia="Helv" w:hAnsi="Helv" w:cs="Helv"/>
            <w:color w:val="000000"/>
          </w:rPr>
          <w:t xml:space="preserve"> </w:t>
        </w:r>
        <w:r>
          <w:rPr>
            <w:rFonts w:ascii="Helv" w:hAnsi="Helv" w:cs="Helv"/>
            <w:color w:val="000000"/>
          </w:rPr>
          <w:t>definition</w:t>
        </w:r>
        <w:r>
          <w:rPr>
            <w:rFonts w:ascii="Helv" w:eastAsia="Helv" w:hAnsi="Helv" w:cs="Helv"/>
            <w:color w:val="000000"/>
          </w:rPr>
          <w:t xml:space="preserve"> </w:t>
        </w:r>
        <w:r>
          <w:rPr>
            <w:rFonts w:ascii="Helv" w:hAnsi="Helv" w:cs="Helv"/>
            <w:color w:val="000000"/>
          </w:rPr>
          <w:t>error.</w:t>
        </w:r>
        <w:r>
          <w:rPr>
            <w:rFonts w:ascii="Helv" w:eastAsia="Helv" w:hAnsi="Helv" w:cs="Helv"/>
            <w:color w:val="000000"/>
          </w:rPr>
          <w:t xml:space="preserve"> </w:t>
        </w:r>
        <w:r>
          <w:rPr>
            <w:rFonts w:ascii="Helv" w:hAnsi="Helv" w:cs="Helv"/>
            <w:color w:val="000000"/>
          </w:rPr>
          <w:t>Example</w:t>
        </w:r>
        <w:r>
          <w:rPr>
            <w:rFonts w:ascii="Helv" w:eastAsia="Helv" w:hAnsi="Helv" w:cs="Helv"/>
            <w:color w:val="000000"/>
          </w:rPr>
          <w:t xml:space="preserve"> </w:t>
        </w:r>
        <w:r>
          <w:rPr>
            <w:rFonts w:ascii="Helv" w:hAnsi="Helv" w:cs="Helv"/>
            <w:color w:val="000000"/>
          </w:rPr>
          <w:t>is</w:t>
        </w:r>
        <w:r>
          <w:rPr>
            <w:rFonts w:ascii="Helv" w:eastAsia="Helv" w:hAnsi="Helv" w:cs="Helv"/>
            <w:color w:val="000000"/>
          </w:rPr>
          <w:t xml:space="preserve"> </w:t>
        </w:r>
        <w:r>
          <w:rPr>
            <w:rFonts w:ascii="Helv" w:hAnsi="Helv" w:cs="Helv"/>
            <w:color w:val="000000"/>
          </w:rPr>
          <w:t>lengthKind</w:t>
        </w:r>
        <w:r>
          <w:rPr>
            <w:rFonts w:ascii="Helv" w:eastAsia="Helv" w:hAnsi="Helv" w:cs="Helv"/>
            <w:color w:val="000000"/>
          </w:rPr>
          <w:t xml:space="preserve"> </w:t>
        </w:r>
        <w:r>
          <w:rPr>
            <w:rFonts w:ascii="Helv" w:hAnsi="Helv" w:cs="Helv"/>
            <w:color w:val="000000"/>
          </w:rPr>
          <w:t>on</w:t>
        </w:r>
        <w:r>
          <w:rPr>
            <w:rFonts w:ascii="Helv" w:eastAsia="Helv" w:hAnsi="Helv" w:cs="Helv"/>
            <w:color w:val="000000"/>
          </w:rPr>
          <w:t xml:space="preserve"> </w:t>
        </w:r>
        <w:r>
          <w:rPr>
            <w:rFonts w:ascii="Helv" w:hAnsi="Helv" w:cs="Helv"/>
            <w:color w:val="000000"/>
          </w:rPr>
          <w:t>xs:sequence.</w:t>
        </w:r>
      </w:ins>
    </w:p>
    <w:p w14:paraId="047F9E18" w14:textId="77777777" w:rsidR="00A539A6" w:rsidRDefault="00A539A6" w:rsidP="00A539A6">
      <w:pPr>
        <w:numPr>
          <w:ilvl w:val="0"/>
          <w:numId w:val="115"/>
        </w:numPr>
        <w:suppressAutoHyphens/>
        <w:autoSpaceDE w:val="0"/>
        <w:rPr>
          <w:ins w:id="874" w:author="mbeckerle" w:date="2013-07-24T09:04:00Z"/>
          <w:rFonts w:ascii="Helv" w:eastAsia="Helv" w:hAnsi="Helv" w:cs="Helv"/>
          <w:color w:val="000000"/>
        </w:rPr>
      </w:pPr>
      <w:ins w:id="875" w:author="mbeckerle" w:date="2013-07-24T09:04:00Z">
        <w:r>
          <w:rPr>
            <w:rFonts w:ascii="Helv" w:hAnsi="Helv" w:cs="Helv"/>
            <w:color w:val="000000"/>
          </w:rPr>
          <w:t>Property</w:t>
        </w:r>
        <w:r>
          <w:rPr>
            <w:rFonts w:ascii="Helv" w:eastAsia="Helv" w:hAnsi="Helv" w:cs="Helv"/>
            <w:color w:val="000000"/>
          </w:rPr>
          <w:t xml:space="preserve"> is </w:t>
        </w:r>
        <w:r>
          <w:rPr>
            <w:rFonts w:ascii="Helv" w:hAnsi="Helv" w:cs="Helv"/>
            <w:color w:val="000000"/>
          </w:rPr>
          <w:t>not</w:t>
        </w:r>
        <w:r>
          <w:rPr>
            <w:rFonts w:ascii="Helv" w:eastAsia="Helv" w:hAnsi="Helv" w:cs="Helv"/>
            <w:color w:val="000000"/>
          </w:rPr>
          <w:t xml:space="preserve"> </w:t>
        </w:r>
        <w:r>
          <w:rPr>
            <w:rFonts w:ascii="Helv" w:hAnsi="Helv" w:cs="Helv"/>
            <w:color w:val="000000"/>
          </w:rPr>
          <w:t>applicable</w:t>
        </w:r>
        <w:r>
          <w:rPr>
            <w:rFonts w:ascii="Helv" w:eastAsia="Helv" w:hAnsi="Helv" w:cs="Helv"/>
            <w:color w:val="000000"/>
          </w:rPr>
          <w:t xml:space="preserve"> </w:t>
        </w:r>
        <w:r>
          <w:rPr>
            <w:rFonts w:ascii="Helv" w:hAnsi="Helv" w:cs="Helv"/>
            <w:color w:val="000000"/>
          </w:rPr>
          <w:t>because</w:t>
        </w:r>
        <w:r>
          <w:rPr>
            <w:rFonts w:ascii="Helv" w:eastAsia="Helv" w:hAnsi="Helv" w:cs="Helv"/>
            <w:color w:val="000000"/>
          </w:rPr>
          <w:t xml:space="preserve"> </w:t>
        </w:r>
        <w:r>
          <w:rPr>
            <w:rFonts w:ascii="Helv" w:hAnsi="Helv" w:cs="Helv"/>
            <w:color w:val="000000"/>
          </w:rPr>
          <w:t>of</w:t>
        </w:r>
        <w:r>
          <w:rPr>
            <w:rFonts w:ascii="Helv" w:eastAsia="Helv" w:hAnsi="Helv" w:cs="Helv"/>
            <w:color w:val="000000"/>
          </w:rPr>
          <w:t xml:space="preserve"> </w:t>
        </w:r>
        <w:r>
          <w:rPr>
            <w:rFonts w:ascii="Helv" w:hAnsi="Helv" w:cs="Helv"/>
            <w:color w:val="000000"/>
          </w:rPr>
          <w:t>simple</w:t>
        </w:r>
        <w:r>
          <w:rPr>
            <w:rFonts w:ascii="Helv" w:eastAsia="Helv" w:hAnsi="Helv" w:cs="Helv"/>
            <w:color w:val="000000"/>
          </w:rPr>
          <w:t xml:space="preserve"> </w:t>
        </w:r>
        <w:r>
          <w:rPr>
            <w:rFonts w:ascii="Helv" w:hAnsi="Helv" w:cs="Helv"/>
            <w:color w:val="000000"/>
          </w:rPr>
          <w:t>type.</w:t>
        </w:r>
        <w:r>
          <w:rPr>
            <w:rFonts w:ascii="Helv" w:eastAsia="Helv" w:hAnsi="Helv" w:cs="Helv"/>
            <w:color w:val="000000"/>
          </w:rPr>
          <w:t xml:space="preserve"> </w:t>
        </w:r>
      </w:ins>
    </w:p>
    <w:p w14:paraId="2EE0B591" w14:textId="77777777" w:rsidR="00A539A6" w:rsidRDefault="00A539A6" w:rsidP="00A539A6">
      <w:pPr>
        <w:autoSpaceDE w:val="0"/>
        <w:ind w:left="360"/>
        <w:rPr>
          <w:ins w:id="876" w:author="mbeckerle" w:date="2013-07-24T09:04:00Z"/>
          <w:rFonts w:ascii="Helv" w:hAnsi="Helv" w:cs="Helv"/>
          <w:color w:val="000000"/>
        </w:rPr>
      </w:pPr>
      <w:ins w:id="877" w:author="mbeckerle" w:date="2013-07-24T09:04:00Z">
        <w:r>
          <w:rPr>
            <w:rFonts w:ascii="Helv" w:hAnsi="Helv" w:cs="Helv"/>
            <w:color w:val="000000"/>
          </w:rPr>
          <w:t>Warning</w:t>
        </w:r>
        <w:r>
          <w:rPr>
            <w:rFonts w:ascii="Helv" w:eastAsia="Helv" w:hAnsi="Helv" w:cs="Helv"/>
            <w:color w:val="000000"/>
          </w:rPr>
          <w:t xml:space="preserve"> </w:t>
        </w:r>
        <w:r>
          <w:rPr>
            <w:rFonts w:ascii="Helv" w:hAnsi="Helv" w:cs="Helv"/>
            <w:color w:val="000000"/>
          </w:rPr>
          <w:t>(optional).</w:t>
        </w:r>
        <w:r>
          <w:rPr>
            <w:rFonts w:ascii="Helv" w:eastAsia="Helv" w:hAnsi="Helv" w:cs="Helv"/>
            <w:color w:val="000000"/>
          </w:rPr>
          <w:t xml:space="preserve"> </w:t>
        </w:r>
        <w:r>
          <w:rPr>
            <w:rFonts w:ascii="Helv" w:hAnsi="Helv" w:cs="Helv"/>
            <w:color w:val="000000"/>
          </w:rPr>
          <w:t>Example</w:t>
        </w:r>
        <w:r>
          <w:rPr>
            <w:rFonts w:ascii="Helv" w:eastAsia="Helv" w:hAnsi="Helv" w:cs="Helv"/>
            <w:color w:val="000000"/>
          </w:rPr>
          <w:t xml:space="preserve"> </w:t>
        </w:r>
        <w:r>
          <w:rPr>
            <w:rFonts w:ascii="Helv" w:hAnsi="Helv" w:cs="Helv"/>
            <w:color w:val="000000"/>
          </w:rPr>
          <w:t>is</w:t>
        </w:r>
        <w:r>
          <w:rPr>
            <w:rFonts w:ascii="Helv" w:eastAsia="Helv" w:hAnsi="Helv" w:cs="Helv"/>
            <w:color w:val="000000"/>
          </w:rPr>
          <w:t xml:space="preserve"> </w:t>
        </w:r>
        <w:r>
          <w:rPr>
            <w:rFonts w:ascii="Helv" w:hAnsi="Helv" w:cs="Helv"/>
            <w:color w:val="000000"/>
          </w:rPr>
          <w:t>calendarPatternKind</w:t>
        </w:r>
        <w:r>
          <w:rPr>
            <w:rFonts w:ascii="Helv" w:eastAsia="Helv" w:hAnsi="Helv" w:cs="Helv"/>
            <w:color w:val="000000"/>
          </w:rPr>
          <w:t xml:space="preserve"> </w:t>
        </w:r>
        <w:r>
          <w:rPr>
            <w:rFonts w:ascii="Helv" w:hAnsi="Helv" w:cs="Helv"/>
            <w:color w:val="000000"/>
          </w:rPr>
          <w:t>on</w:t>
        </w:r>
        <w:r>
          <w:rPr>
            <w:rFonts w:ascii="Helv" w:eastAsia="Helv" w:hAnsi="Helv" w:cs="Helv"/>
            <w:color w:val="000000"/>
          </w:rPr>
          <w:t xml:space="preserve"> </w:t>
        </w:r>
        <w:r>
          <w:rPr>
            <w:rFonts w:ascii="Helv" w:hAnsi="Helv" w:cs="Helv"/>
            <w:color w:val="000000"/>
          </w:rPr>
          <w:t>xs:string.</w:t>
        </w:r>
      </w:ins>
    </w:p>
    <w:p w14:paraId="7DA25403" w14:textId="77777777" w:rsidR="00A539A6" w:rsidRDefault="00A539A6" w:rsidP="00A539A6">
      <w:pPr>
        <w:numPr>
          <w:ilvl w:val="0"/>
          <w:numId w:val="115"/>
        </w:numPr>
        <w:suppressAutoHyphens/>
        <w:autoSpaceDE w:val="0"/>
        <w:rPr>
          <w:ins w:id="878" w:author="mbeckerle" w:date="2013-07-24T09:04:00Z"/>
          <w:rFonts w:ascii="Helv" w:eastAsia="Helv" w:hAnsi="Helv" w:cs="Helv"/>
          <w:color w:val="000000"/>
        </w:rPr>
      </w:pPr>
      <w:ins w:id="879" w:author="mbeckerle" w:date="2013-07-24T09:04:00Z">
        <w:r>
          <w:rPr>
            <w:rFonts w:ascii="Helv" w:hAnsi="Helv" w:cs="Helv"/>
            <w:color w:val="000000"/>
          </w:rPr>
          <w:t>Property</w:t>
        </w:r>
        <w:r>
          <w:rPr>
            <w:rFonts w:ascii="Helv" w:eastAsia="Helv" w:hAnsi="Helv" w:cs="Helv"/>
            <w:color w:val="000000"/>
          </w:rPr>
          <w:t xml:space="preserve"> is </w:t>
        </w:r>
        <w:r>
          <w:rPr>
            <w:rFonts w:ascii="Helv" w:hAnsi="Helv" w:cs="Helv"/>
            <w:color w:val="000000"/>
          </w:rPr>
          <w:t>not</w:t>
        </w:r>
        <w:r>
          <w:rPr>
            <w:rFonts w:ascii="Helv" w:eastAsia="Helv" w:hAnsi="Helv" w:cs="Helv"/>
            <w:color w:val="000000"/>
          </w:rPr>
          <w:t xml:space="preserve"> </w:t>
        </w:r>
        <w:r>
          <w:rPr>
            <w:rFonts w:ascii="Helv" w:hAnsi="Helv" w:cs="Helv"/>
            <w:color w:val="000000"/>
          </w:rPr>
          <w:t>applicable</w:t>
        </w:r>
        <w:r>
          <w:rPr>
            <w:rFonts w:ascii="Helv" w:eastAsia="Helv" w:hAnsi="Helv" w:cs="Helv"/>
            <w:color w:val="000000"/>
          </w:rPr>
          <w:t xml:space="preserve"> </w:t>
        </w:r>
        <w:r>
          <w:rPr>
            <w:rFonts w:ascii="Helv" w:hAnsi="Helv" w:cs="Helv"/>
            <w:color w:val="000000"/>
          </w:rPr>
          <w:t>because</w:t>
        </w:r>
        <w:r>
          <w:rPr>
            <w:rFonts w:ascii="Helv" w:eastAsia="Helv" w:hAnsi="Helv" w:cs="Helv"/>
            <w:color w:val="000000"/>
          </w:rPr>
          <w:t xml:space="preserve"> </w:t>
        </w:r>
        <w:r>
          <w:rPr>
            <w:rFonts w:ascii="Helv" w:hAnsi="Helv" w:cs="Helv"/>
            <w:color w:val="000000"/>
          </w:rPr>
          <w:t>of</w:t>
        </w:r>
        <w:r>
          <w:rPr>
            <w:rFonts w:ascii="Helv" w:eastAsia="Helv" w:hAnsi="Helv" w:cs="Helv"/>
            <w:color w:val="000000"/>
          </w:rPr>
          <w:t xml:space="preserve"> </w:t>
        </w:r>
        <w:r>
          <w:rPr>
            <w:rFonts w:ascii="Helv" w:hAnsi="Helv" w:cs="Helv"/>
            <w:color w:val="000000"/>
          </w:rPr>
          <w:t>another</w:t>
        </w:r>
        <w:r>
          <w:rPr>
            <w:rFonts w:ascii="Helv" w:eastAsia="Helv" w:hAnsi="Helv" w:cs="Helv"/>
            <w:color w:val="000000"/>
          </w:rPr>
          <w:t xml:space="preserve"> </w:t>
        </w:r>
        <w:r>
          <w:rPr>
            <w:rFonts w:ascii="Helv" w:hAnsi="Helv" w:cs="Helv"/>
            <w:color w:val="000000"/>
          </w:rPr>
          <w:t>DFDL</w:t>
        </w:r>
        <w:r>
          <w:rPr>
            <w:rFonts w:ascii="Helv" w:eastAsia="Helv" w:hAnsi="Helv" w:cs="Helv"/>
            <w:color w:val="000000"/>
          </w:rPr>
          <w:t xml:space="preserve"> </w:t>
        </w:r>
        <w:r>
          <w:rPr>
            <w:rFonts w:ascii="Helv" w:hAnsi="Helv" w:cs="Helv"/>
            <w:color w:val="000000"/>
          </w:rPr>
          <w:t>property</w:t>
        </w:r>
        <w:r>
          <w:rPr>
            <w:rFonts w:ascii="Helv" w:eastAsia="Helv" w:hAnsi="Helv" w:cs="Helv"/>
            <w:color w:val="000000"/>
          </w:rPr>
          <w:t xml:space="preserve"> </w:t>
        </w:r>
        <w:r>
          <w:rPr>
            <w:rFonts w:ascii="Helv" w:hAnsi="Helv" w:cs="Helv"/>
            <w:color w:val="000000"/>
          </w:rPr>
          <w:t>setting.</w:t>
        </w:r>
        <w:r>
          <w:rPr>
            <w:rFonts w:ascii="Helv" w:eastAsia="Helv" w:hAnsi="Helv" w:cs="Helv"/>
            <w:color w:val="000000"/>
          </w:rPr>
          <w:t xml:space="preserve"> </w:t>
        </w:r>
      </w:ins>
    </w:p>
    <w:p w14:paraId="577DFD36" w14:textId="77777777" w:rsidR="00A539A6" w:rsidRDefault="00A539A6" w:rsidP="00A539A6">
      <w:pPr>
        <w:autoSpaceDE w:val="0"/>
        <w:ind w:left="360"/>
        <w:rPr>
          <w:ins w:id="880" w:author="mbeckerle" w:date="2013-07-24T09:04:00Z"/>
          <w:rFonts w:ascii="Helv" w:hAnsi="Helv" w:cs="Helv"/>
          <w:color w:val="000000"/>
        </w:rPr>
      </w:pPr>
      <w:ins w:id="881" w:author="mbeckerle" w:date="2013-07-24T09:04:00Z">
        <w:r>
          <w:rPr>
            <w:rFonts w:ascii="Helv" w:hAnsi="Helv" w:cs="Helv"/>
            <w:color w:val="000000"/>
          </w:rPr>
          <w:t>Warning</w:t>
        </w:r>
        <w:r>
          <w:rPr>
            <w:rFonts w:ascii="Helv" w:eastAsia="Helv" w:hAnsi="Helv" w:cs="Helv"/>
            <w:color w:val="000000"/>
          </w:rPr>
          <w:t xml:space="preserve"> </w:t>
        </w:r>
        <w:r>
          <w:rPr>
            <w:rFonts w:ascii="Helv" w:hAnsi="Helv" w:cs="Helv"/>
            <w:color w:val="000000"/>
          </w:rPr>
          <w:t>(optional).</w:t>
        </w:r>
        <w:r>
          <w:rPr>
            <w:rFonts w:ascii="Helv" w:eastAsia="Helv" w:hAnsi="Helv" w:cs="Helv"/>
            <w:color w:val="000000"/>
          </w:rPr>
          <w:t xml:space="preserve"> </w:t>
        </w:r>
        <w:r>
          <w:rPr>
            <w:rFonts w:ascii="Helv" w:hAnsi="Helv" w:cs="Helv"/>
            <w:color w:val="000000"/>
          </w:rPr>
          <w:t>Example</w:t>
        </w:r>
        <w:r>
          <w:rPr>
            <w:rFonts w:ascii="Helv" w:eastAsia="Helv" w:hAnsi="Helv" w:cs="Helv"/>
            <w:color w:val="000000"/>
          </w:rPr>
          <w:t xml:space="preserve"> </w:t>
        </w:r>
        <w:r>
          <w:rPr>
            <w:rFonts w:ascii="Helv" w:hAnsi="Helv" w:cs="Helv"/>
            <w:color w:val="000000"/>
          </w:rPr>
          <w:t>is</w:t>
        </w:r>
        <w:r>
          <w:rPr>
            <w:rFonts w:ascii="Helv" w:eastAsia="Helv" w:hAnsi="Helv" w:cs="Helv"/>
            <w:color w:val="000000"/>
          </w:rPr>
          <w:t xml:space="preserve"> </w:t>
        </w:r>
        <w:r>
          <w:rPr>
            <w:rFonts w:ascii="Helv" w:hAnsi="Helv" w:cs="Helv"/>
            <w:color w:val="000000"/>
          </w:rPr>
          <w:t>binaryNumberRep</w:t>
        </w:r>
        <w:r>
          <w:rPr>
            <w:rFonts w:ascii="Helv" w:eastAsia="Helv" w:hAnsi="Helv" w:cs="Helv"/>
            <w:color w:val="000000"/>
          </w:rPr>
          <w:t xml:space="preserve"> </w:t>
        </w:r>
        <w:r>
          <w:rPr>
            <w:rFonts w:ascii="Helv" w:hAnsi="Helv" w:cs="Helv"/>
            <w:color w:val="000000"/>
          </w:rPr>
          <w:t>when</w:t>
        </w:r>
        <w:r>
          <w:rPr>
            <w:rFonts w:ascii="Helv" w:eastAsia="Helv" w:hAnsi="Helv" w:cs="Helv"/>
            <w:color w:val="000000"/>
          </w:rPr>
          <w:t xml:space="preserve"> </w:t>
        </w:r>
        <w:r>
          <w:rPr>
            <w:rFonts w:ascii="Helv" w:hAnsi="Helv" w:cs="Helv"/>
            <w:color w:val="000000"/>
          </w:rPr>
          <w:t>representation</w:t>
        </w:r>
        <w:r>
          <w:rPr>
            <w:rFonts w:ascii="Helv" w:eastAsia="Helv" w:hAnsi="Helv" w:cs="Helv"/>
            <w:color w:val="000000"/>
          </w:rPr>
          <w:t xml:space="preserve"> </w:t>
        </w:r>
        <w:r>
          <w:rPr>
            <w:rFonts w:ascii="Helv" w:hAnsi="Helv" w:cs="Helv"/>
            <w:color w:val="000000"/>
          </w:rPr>
          <w:t>is</w:t>
        </w:r>
        <w:r>
          <w:rPr>
            <w:rFonts w:ascii="Helv" w:eastAsia="Helv" w:hAnsi="Helv" w:cs="Helv"/>
            <w:color w:val="000000"/>
          </w:rPr>
          <w:t xml:space="preserve"> </w:t>
        </w:r>
        <w:r>
          <w:rPr>
            <w:rFonts w:ascii="Helv" w:hAnsi="Helv" w:cs="Helv"/>
            <w:color w:val="000000"/>
          </w:rPr>
          <w:t>text.</w:t>
        </w:r>
      </w:ins>
    </w:p>
    <w:p w14:paraId="1767DFDB" w14:textId="77777777" w:rsidR="00A539A6" w:rsidRDefault="00A539A6" w:rsidP="00A539A6">
      <w:pPr>
        <w:numPr>
          <w:ilvl w:val="0"/>
          <w:numId w:val="115"/>
        </w:numPr>
        <w:suppressAutoHyphens/>
        <w:autoSpaceDE w:val="0"/>
        <w:rPr>
          <w:ins w:id="882" w:author="mbeckerle" w:date="2013-07-24T09:04:00Z"/>
          <w:rFonts w:ascii="Helv" w:eastAsia="Helv" w:hAnsi="Helv" w:cs="Helv"/>
          <w:color w:val="000000"/>
        </w:rPr>
      </w:pPr>
      <w:ins w:id="883" w:author="mbeckerle" w:date="2013-07-24T09:04:00Z">
        <w:r>
          <w:rPr>
            <w:rFonts w:ascii="Helv" w:hAnsi="Helv" w:cs="Helv"/>
            <w:color w:val="000000"/>
          </w:rPr>
          <w:t>Property</w:t>
        </w:r>
        <w:r>
          <w:rPr>
            <w:rFonts w:ascii="Helv" w:eastAsia="Helv" w:hAnsi="Helv" w:cs="Helv"/>
            <w:color w:val="000000"/>
          </w:rPr>
          <w:t xml:space="preserve"> is </w:t>
        </w:r>
        <w:r>
          <w:rPr>
            <w:rFonts w:ascii="Helv" w:hAnsi="Helv" w:cs="Helv"/>
            <w:color w:val="000000"/>
          </w:rPr>
          <w:t>not</w:t>
        </w:r>
        <w:r>
          <w:rPr>
            <w:rFonts w:ascii="Helv" w:eastAsia="Helv" w:hAnsi="Helv" w:cs="Helv"/>
            <w:color w:val="000000"/>
          </w:rPr>
          <w:t xml:space="preserve"> </w:t>
        </w:r>
        <w:r>
          <w:rPr>
            <w:rFonts w:ascii="Helv" w:hAnsi="Helv" w:cs="Helv"/>
            <w:color w:val="000000"/>
          </w:rPr>
          <w:t>applicable</w:t>
        </w:r>
        <w:r>
          <w:rPr>
            <w:rFonts w:ascii="Helv" w:eastAsia="Helv" w:hAnsi="Helv" w:cs="Helv"/>
            <w:color w:val="000000"/>
          </w:rPr>
          <w:t xml:space="preserve"> </w:t>
        </w:r>
        <w:r>
          <w:rPr>
            <w:rFonts w:ascii="Helv" w:hAnsi="Helv" w:cs="Helv"/>
            <w:color w:val="000000"/>
          </w:rPr>
          <w:t>because</w:t>
        </w:r>
        <w:r>
          <w:rPr>
            <w:rFonts w:ascii="Helv" w:eastAsia="Helv" w:hAnsi="Helv" w:cs="Helv"/>
            <w:color w:val="000000"/>
          </w:rPr>
          <w:t xml:space="preserve"> </w:t>
        </w:r>
        <w:r>
          <w:rPr>
            <w:rFonts w:ascii="Helv" w:hAnsi="Helv" w:cs="Helv"/>
            <w:color w:val="000000"/>
          </w:rPr>
          <w:t>object</w:t>
        </w:r>
        <w:r>
          <w:rPr>
            <w:rFonts w:ascii="Helv" w:eastAsia="Helv" w:hAnsi="Helv" w:cs="Helv"/>
            <w:color w:val="000000"/>
          </w:rPr>
          <w:t xml:space="preserve"> </w:t>
        </w:r>
        <w:r>
          <w:rPr>
            <w:rFonts w:ascii="Helv" w:hAnsi="Helv" w:cs="Helv"/>
            <w:color w:val="000000"/>
          </w:rPr>
          <w:t>is</w:t>
        </w:r>
        <w:r>
          <w:rPr>
            <w:rFonts w:ascii="Helv" w:eastAsia="Helv" w:hAnsi="Helv" w:cs="Helv"/>
            <w:color w:val="000000"/>
          </w:rPr>
          <w:t xml:space="preserve"> </w:t>
        </w:r>
        <w:r>
          <w:rPr>
            <w:rFonts w:ascii="Helv" w:hAnsi="Helv" w:cs="Helv"/>
            <w:color w:val="000000"/>
          </w:rPr>
          <w:t>local,</w:t>
        </w:r>
        <w:r>
          <w:rPr>
            <w:rFonts w:ascii="Helv" w:eastAsia="Helv" w:hAnsi="Helv" w:cs="Helv"/>
            <w:color w:val="000000"/>
          </w:rPr>
          <w:t xml:space="preserve"> </w:t>
        </w:r>
        <w:r>
          <w:rPr>
            <w:rFonts w:ascii="Helv" w:hAnsi="Helv" w:cs="Helv"/>
            <w:color w:val="000000"/>
          </w:rPr>
          <w:t>global</w:t>
        </w:r>
        <w:r>
          <w:rPr>
            <w:rFonts w:ascii="Helv" w:eastAsia="Helv" w:hAnsi="Helv" w:cs="Helv"/>
            <w:color w:val="000000"/>
          </w:rPr>
          <w:t xml:space="preserve"> </w:t>
        </w:r>
        <w:r>
          <w:rPr>
            <w:rFonts w:ascii="Helv" w:hAnsi="Helv" w:cs="Helv"/>
            <w:color w:val="000000"/>
          </w:rPr>
          <w:t>or</w:t>
        </w:r>
        <w:r>
          <w:rPr>
            <w:rFonts w:ascii="Helv" w:eastAsia="Helv" w:hAnsi="Helv" w:cs="Helv"/>
            <w:color w:val="000000"/>
          </w:rPr>
          <w:t xml:space="preserve"> </w:t>
        </w:r>
        <w:r>
          <w:rPr>
            <w:rFonts w:ascii="Helv" w:hAnsi="Helv" w:cs="Helv"/>
            <w:color w:val="000000"/>
          </w:rPr>
          <w:t>reference.</w:t>
        </w:r>
        <w:r>
          <w:rPr>
            <w:rFonts w:ascii="Helv" w:eastAsia="Helv" w:hAnsi="Helv" w:cs="Helv"/>
            <w:color w:val="000000"/>
          </w:rPr>
          <w:t xml:space="preserve"> </w:t>
        </w:r>
      </w:ins>
    </w:p>
    <w:p w14:paraId="070382DE" w14:textId="77777777" w:rsidR="00A539A6" w:rsidRDefault="00A539A6" w:rsidP="00A539A6">
      <w:pPr>
        <w:autoSpaceDE w:val="0"/>
        <w:ind w:left="360"/>
        <w:rPr>
          <w:ins w:id="884" w:author="mbeckerle" w:date="2013-07-24T09:04:00Z"/>
          <w:rFonts w:ascii="Helv" w:hAnsi="Helv" w:cs="Helv"/>
          <w:color w:val="000000"/>
        </w:rPr>
      </w:pPr>
      <w:ins w:id="885" w:author="mbeckerle" w:date="2013-07-24T09:04:00Z">
        <w:r>
          <w:rPr>
            <w:rFonts w:ascii="Helv" w:hAnsi="Helv" w:cs="Helv"/>
            <w:color w:val="000000"/>
          </w:rPr>
          <w:t>Warning</w:t>
        </w:r>
        <w:r>
          <w:rPr>
            <w:rFonts w:ascii="Helv" w:eastAsia="Helv" w:hAnsi="Helv" w:cs="Helv"/>
            <w:color w:val="000000"/>
          </w:rPr>
          <w:t xml:space="preserve"> </w:t>
        </w:r>
        <w:r>
          <w:rPr>
            <w:rFonts w:ascii="Helv" w:hAnsi="Helv" w:cs="Helv"/>
            <w:color w:val="000000"/>
          </w:rPr>
          <w:t>(optional).</w:t>
        </w:r>
        <w:r>
          <w:rPr>
            <w:rFonts w:ascii="Helv" w:eastAsia="Helv" w:hAnsi="Helv" w:cs="Helv"/>
            <w:color w:val="000000"/>
          </w:rPr>
          <w:t xml:space="preserve"> </w:t>
        </w:r>
        <w:r>
          <w:rPr>
            <w:rFonts w:ascii="Helv" w:hAnsi="Helv" w:cs="Helv"/>
            <w:color w:val="000000"/>
          </w:rPr>
          <w:t>Example</w:t>
        </w:r>
        <w:r>
          <w:rPr>
            <w:rFonts w:ascii="Helv" w:eastAsia="Helv" w:hAnsi="Helv" w:cs="Helv"/>
            <w:color w:val="000000"/>
          </w:rPr>
          <w:t xml:space="preserve"> </w:t>
        </w:r>
        <w:r>
          <w:rPr>
            <w:rFonts w:ascii="Helv" w:hAnsi="Helv" w:cs="Helv"/>
            <w:color w:val="000000"/>
          </w:rPr>
          <w:t>is</w:t>
        </w:r>
        <w:r>
          <w:rPr>
            <w:rFonts w:ascii="Helv" w:eastAsia="Helv" w:hAnsi="Helv" w:cs="Helv"/>
            <w:color w:val="000000"/>
          </w:rPr>
          <w:t xml:space="preserve"> </w:t>
        </w:r>
        <w:r>
          <w:rPr>
            <w:rFonts w:ascii="Helv" w:hAnsi="Helv" w:cs="Helv"/>
            <w:color w:val="000000"/>
          </w:rPr>
          <w:t>occursCountKind</w:t>
        </w:r>
        <w:r>
          <w:rPr>
            <w:rFonts w:ascii="Helv" w:eastAsia="Helv" w:hAnsi="Helv" w:cs="Helv"/>
            <w:color w:val="000000"/>
          </w:rPr>
          <w:t xml:space="preserve"> </w:t>
        </w:r>
        <w:r>
          <w:rPr>
            <w:rFonts w:ascii="Helv" w:hAnsi="Helv" w:cs="Helv"/>
            <w:color w:val="000000"/>
          </w:rPr>
          <w:t>on</w:t>
        </w:r>
        <w:r>
          <w:rPr>
            <w:rFonts w:ascii="Helv" w:eastAsia="Helv" w:hAnsi="Helv" w:cs="Helv"/>
            <w:color w:val="000000"/>
          </w:rPr>
          <w:t xml:space="preserve"> </w:t>
        </w:r>
        <w:r>
          <w:rPr>
            <w:rFonts w:ascii="Helv" w:hAnsi="Helv" w:cs="Helv"/>
            <w:color w:val="000000"/>
          </w:rPr>
          <w:t>a</w:t>
        </w:r>
        <w:r>
          <w:rPr>
            <w:rFonts w:ascii="Helv" w:eastAsia="Helv" w:hAnsi="Helv" w:cs="Helv"/>
            <w:color w:val="000000"/>
          </w:rPr>
          <w:t xml:space="preserve"> </w:t>
        </w:r>
        <w:r>
          <w:rPr>
            <w:rFonts w:ascii="Helv" w:hAnsi="Helv" w:cs="Helv"/>
            <w:color w:val="000000"/>
          </w:rPr>
          <w:t>global</w:t>
        </w:r>
        <w:r>
          <w:rPr>
            <w:rFonts w:ascii="Helv" w:eastAsia="Helv" w:hAnsi="Helv" w:cs="Helv"/>
            <w:color w:val="000000"/>
          </w:rPr>
          <w:t xml:space="preserve"> </w:t>
        </w:r>
        <w:r>
          <w:rPr>
            <w:rFonts w:ascii="Helv" w:hAnsi="Helv" w:cs="Helv"/>
            <w:color w:val="000000"/>
          </w:rPr>
          <w:t>xs:element.</w:t>
        </w:r>
        <w:r>
          <w:rPr>
            <w:rStyle w:val="FootnoteCharacters"/>
            <w:rFonts w:ascii="Helv" w:eastAsia="Helv" w:hAnsi="Helv" w:cs="Helv"/>
            <w:color w:val="000000"/>
          </w:rPr>
          <w:footnoteReference w:id="3"/>
        </w:r>
      </w:ins>
    </w:p>
    <w:p w14:paraId="54F018A6" w14:textId="77777777" w:rsidR="00AA0A89" w:rsidRDefault="00AA0A89" w:rsidP="00D016C5">
      <w:pPr>
        <w:autoSpaceDE w:val="0"/>
        <w:rPr>
          <w:ins w:id="888" w:author="mbeckerle" w:date="2012-03-24T19:15:00Z"/>
          <w:rFonts w:ascii="Helv" w:hAnsi="Helv" w:cs="Helv"/>
          <w:color w:val="000000"/>
        </w:rPr>
      </w:pPr>
    </w:p>
    <w:p w14:paraId="7B329905" w14:textId="6B71F63A" w:rsidR="001571F5" w:rsidRPr="005223F4" w:rsidRDefault="0067368D" w:rsidP="009E142C">
      <w:pPr>
        <w:pStyle w:val="Heading1"/>
      </w:pPr>
      <w:commentRangeStart w:id="889"/>
      <w:commentRangeStart w:id="890"/>
      <w:commentRangeStart w:id="891"/>
      <w:ins w:id="892" w:author="Steve Hanson" w:date="2012-04-02T11:59:00Z">
        <w:del w:id="893" w:author="mbeckerle" w:date="2012-04-22T21:39:00Z">
          <w:r w:rsidDel="001D4C1A">
            <w:rPr>
              <w:rFonts w:ascii="Helv" w:hAnsi="Helv" w:cs="Helv"/>
              <w:color w:val="000000"/>
            </w:rPr>
            <w:lastRenderedPageBreak/>
            <w:delText xml:space="preserve"> </w:delText>
          </w:r>
        </w:del>
      </w:ins>
      <w:bookmarkStart w:id="894" w:name="_Toc322911504"/>
      <w:bookmarkStart w:id="895" w:name="_Toc322912043"/>
      <w:bookmarkStart w:id="896" w:name="_Toc349042613"/>
      <w:bookmarkStart w:id="897" w:name="_Toc362453103"/>
      <w:commentRangeEnd w:id="889"/>
      <w:ins w:id="898" w:author="Steve Hanson" w:date="2012-04-11T15:53:00Z">
        <w:r>
          <w:rPr>
            <w:rStyle w:val="CommentReference"/>
          </w:rPr>
          <w:commentReference w:id="889"/>
        </w:r>
      </w:ins>
      <w:bookmarkStart w:id="899" w:name="_Toc322911505"/>
      <w:bookmarkStart w:id="900" w:name="_Toc322912044"/>
      <w:bookmarkStart w:id="901" w:name="_Toc177399026"/>
      <w:bookmarkStart w:id="902" w:name="_Toc175057312"/>
      <w:bookmarkStart w:id="903" w:name="_Toc199516221"/>
      <w:bookmarkStart w:id="904" w:name="_Toc194983900"/>
      <w:bookmarkStart w:id="905" w:name="_Toc243112739"/>
      <w:bookmarkEnd w:id="894"/>
      <w:bookmarkEnd w:id="895"/>
      <w:bookmarkEnd w:id="899"/>
      <w:bookmarkEnd w:id="900"/>
      <w:r w:rsidR="001571F5" w:rsidRPr="005223F4">
        <w:t>Glossary</w:t>
      </w:r>
      <w:bookmarkEnd w:id="901"/>
      <w:bookmarkEnd w:id="902"/>
      <w:bookmarkEnd w:id="903"/>
      <w:bookmarkEnd w:id="904"/>
      <w:bookmarkEnd w:id="905"/>
      <w:commentRangeEnd w:id="890"/>
      <w:r w:rsidR="007F00A0">
        <w:rPr>
          <w:rStyle w:val="CommentReference"/>
          <w:rFonts w:cs="Times New Roman"/>
          <w:b w:val="0"/>
          <w:bCs w:val="0"/>
          <w:kern w:val="0"/>
        </w:rPr>
        <w:commentReference w:id="890"/>
      </w:r>
      <w:bookmarkEnd w:id="896"/>
      <w:commentRangeEnd w:id="891"/>
      <w:r w:rsidR="003021E1">
        <w:rPr>
          <w:rStyle w:val="CommentReference"/>
          <w:rFonts w:cs="Times New Roman"/>
          <w:b w:val="0"/>
          <w:bCs w:val="0"/>
          <w:kern w:val="0"/>
        </w:rPr>
        <w:commentReference w:id="891"/>
      </w:r>
      <w:bookmarkEnd w:id="897"/>
    </w:p>
    <w:p w14:paraId="3660D0CF" w14:textId="77777777" w:rsidR="003C5B56" w:rsidRPr="005223F4" w:rsidRDefault="003C5B56" w:rsidP="001E1A5B">
      <w:r w:rsidRPr="005223F4">
        <w:t>Adjacent - Two parts of the input/output stream are adjacent if they are at consecutive addresses.</w:t>
      </w:r>
    </w:p>
    <w:p w14:paraId="5652DF55" w14:textId="77777777" w:rsidR="003C5B56" w:rsidRDefault="003C5B56" w:rsidP="001E1A5B">
      <w:pPr>
        <w:rPr>
          <w:ins w:id="906" w:author="mbeckerle" w:date="2013-01-28T09:30:00Z"/>
        </w:rPr>
      </w:pPr>
      <w:r w:rsidRPr="005223F4">
        <w:t>Addressable Unit, or Unit - This is the unit of storage that makes up the input or output stream holding the representation of the data. The units are bits, bytes, or characters.</w:t>
      </w:r>
    </w:p>
    <w:p w14:paraId="2A51A7A0" w14:textId="09B62222" w:rsidR="009C692A" w:rsidRPr="005223F4" w:rsidRDefault="009C692A" w:rsidP="001E1A5B">
      <w:ins w:id="907" w:author="mbeckerle" w:date="2013-01-28T09:30:00Z">
        <w:r w:rsidRPr="00761F7C">
          <w:rPr>
            <w:rFonts w:ascii="Helvetica" w:hAnsi="Helvetica" w:cstheme="minorHAnsi"/>
          </w:rPr>
          <w:t>Annotation point</w:t>
        </w:r>
        <w:r>
          <w:rPr>
            <w:rFonts w:ascii="Helvetica" w:hAnsi="Helvetica" w:cstheme="minorHAnsi"/>
          </w:rPr>
          <w:t xml:space="preserve"> - </w:t>
        </w:r>
        <w:r w:rsidRPr="00761F7C">
          <w:rPr>
            <w:rFonts w:ascii="Helvetica" w:hAnsi="Helvetica" w:cstheme="minorHAnsi"/>
          </w:rPr>
          <w:t>A location within a DFDL schema where DFDL annotation elements are allowed to appear</w:t>
        </w:r>
        <w:r>
          <w:rPr>
            <w:rFonts w:ascii="Helvetica" w:hAnsi="Helvetica" w:cstheme="minorHAnsi"/>
          </w:rPr>
          <w:t>.</w:t>
        </w:r>
      </w:ins>
    </w:p>
    <w:p w14:paraId="18F2BC6C" w14:textId="77777777" w:rsidR="003C5B56" w:rsidRPr="005223F4" w:rsidRDefault="003C5B56" w:rsidP="001E1A5B">
      <w:r w:rsidRPr="005223F4">
        <w:t>Applicable properties - All the DFDL properties that apply to that type of schema construct. For example all the DFDL properties that apply to an xs:simpleType.</w:t>
      </w:r>
    </w:p>
    <w:p w14:paraId="4C8879D1" w14:textId="27A62345" w:rsidR="003C5B56" w:rsidRPr="005223F4" w:rsidRDefault="003C5B56" w:rsidP="00643A99">
      <w:r w:rsidRPr="005223F4">
        <w:t>Array - The set of adjacent elements whose XSDL element declaration specifies the potential for it to have more than one occurrence (</w:t>
      </w:r>
      <w:ins w:id="908" w:author="mbeckerle" w:date="2013-07-24T09:33:00Z">
        <w:r w:rsidR="00603EF9">
          <w:t xml:space="preserve">XSD property </w:t>
        </w:r>
      </w:ins>
      <w:ins w:id="909" w:author="Steve Hanson" w:date="2013-03-28T11:04:00Z">
        <w:del w:id="910" w:author="mbeckerle" w:date="2013-07-24T09:33:00Z">
          <w:r w:rsidR="00B64F83" w:rsidDel="00603EF9">
            <w:delText>XSD</w:delText>
          </w:r>
        </w:del>
      </w:ins>
      <w:del w:id="911" w:author="Steve Hanson" w:date="2013-03-28T11:04:00Z">
        <w:r w:rsidR="001359BA" w:rsidRPr="005223F4" w:rsidDel="00B64F83">
          <w:delText>x</w:delText>
        </w:r>
      </w:del>
      <w:ins w:id="912" w:author="Steve Hanson" w:date="2013-03-28T11:04:00Z">
        <w:del w:id="913" w:author="mbeckerle" w:date="2013-07-24T09:33:00Z">
          <w:r w:rsidR="00B64F83" w:rsidDel="00603EF9">
            <w:delText xml:space="preserve"> </w:delText>
          </w:r>
        </w:del>
      </w:ins>
      <w:del w:id="914" w:author="mbeckerle" w:date="2013-07-24T09:32:00Z">
        <w:r w:rsidR="001359BA" w:rsidRPr="005223F4" w:rsidDel="00603EF9">
          <w:delText>s:</w:delText>
        </w:r>
      </w:del>
      <w:r w:rsidR="001359BA" w:rsidRPr="005223F4">
        <w:t>maxOccurs</w:t>
      </w:r>
      <w:r w:rsidRPr="005223F4">
        <w:t xml:space="preserve"> &gt; </w:t>
      </w:r>
      <w:ins w:id="915" w:author="Steve Hanson" w:date="2013-03-28T11:05:00Z">
        <w:r w:rsidR="00B64F83">
          <w:t>‘</w:t>
        </w:r>
      </w:ins>
      <w:r w:rsidRPr="005223F4">
        <w:t>1</w:t>
      </w:r>
      <w:ins w:id="916" w:author="Steve Hanson" w:date="2013-03-28T11:05:00Z">
        <w:r w:rsidR="00B64F83">
          <w:t>’</w:t>
        </w:r>
      </w:ins>
      <w:r w:rsidR="00FE1555">
        <w:t xml:space="preserve"> or </w:t>
      </w:r>
      <w:ins w:id="917" w:author="Steve Hanson" w:date="2013-03-28T11:04:00Z">
        <w:r w:rsidR="00B64F83">
          <w:t>‘</w:t>
        </w:r>
      </w:ins>
      <w:r w:rsidR="00FE1555">
        <w:t>unbounded</w:t>
      </w:r>
      <w:ins w:id="918" w:author="Steve Hanson" w:date="2013-03-28T11:04:00Z">
        <w:r w:rsidR="00B64F83">
          <w:t>’</w:t>
        </w:r>
      </w:ins>
      <w:r w:rsidRPr="005223F4">
        <w:t xml:space="preserve">). Of course any given array </w:t>
      </w:r>
      <w:del w:id="919" w:author="mbeckerle" w:date="2013-01-28T12:40:00Z">
        <w:r w:rsidRPr="005223F4" w:rsidDel="004F385A">
          <w:delText xml:space="preserve">instance </w:delText>
        </w:r>
      </w:del>
      <w:ins w:id="920" w:author="mbeckerle" w:date="2013-01-28T12:40:00Z">
        <w:del w:id="921" w:author="Steve Hanson" w:date="2013-03-28T11:04:00Z">
          <w:r w:rsidR="004F385A" w:rsidDel="00B64F83">
            <w:delText>occurrence</w:delText>
          </w:r>
          <w:r w:rsidR="004F385A" w:rsidRPr="005223F4" w:rsidDel="00B64F83">
            <w:delText xml:space="preserve"> </w:delText>
          </w:r>
        </w:del>
      </w:ins>
      <w:r w:rsidRPr="005223F4">
        <w:t>can have any number of element</w:t>
      </w:r>
      <w:ins w:id="922" w:author="Steve Hanson" w:date="2013-03-28T11:04:00Z">
        <w:r w:rsidR="00B64F83">
          <w:t xml:space="preserve"> occurrence</w:t>
        </w:r>
      </w:ins>
      <w:r w:rsidRPr="005223F4">
        <w:t>s, including zero elements or exactly 1 element as long as the occurrence constraints are met. If</w:t>
      </w:r>
      <w:ins w:id="923" w:author="Steve Hanson" w:date="2013-03-28T11:04:00Z">
        <w:r w:rsidR="00B64F83">
          <w:t xml:space="preserve"> XSD</w:t>
        </w:r>
      </w:ins>
      <w:ins w:id="924" w:author="Steve Hanson" w:date="2013-03-28T18:13:00Z">
        <w:r w:rsidR="00767A8A">
          <w:t>L</w:t>
        </w:r>
      </w:ins>
      <w:del w:id="925" w:author="Steve Hanson" w:date="2013-03-28T11:04:00Z">
        <w:r w:rsidRPr="005223F4" w:rsidDel="00B64F83">
          <w:delText xml:space="preserve"> </w:delText>
        </w:r>
        <w:r w:rsidR="001359BA" w:rsidRPr="005223F4" w:rsidDel="00B64F83">
          <w:delText>xs:</w:delText>
        </w:r>
      </w:del>
      <w:ins w:id="926" w:author="Steve Hanson" w:date="2013-03-28T11:04:00Z">
        <w:r w:rsidR="00B64F83">
          <w:t xml:space="preserve"> </w:t>
        </w:r>
      </w:ins>
      <w:r w:rsidR="001359BA" w:rsidRPr="005223F4">
        <w:t>maxOccurs</w:t>
      </w:r>
      <w:r w:rsidRPr="005223F4">
        <w:t xml:space="preserve"> is 'unbounded' then there is no constraint to the maximum number of occurrences</w:t>
      </w:r>
      <w:ins w:id="927" w:author="mbeckerle" w:date="2013-01-28T12:01:00Z">
        <w:r w:rsidR="00585682">
          <w:t>, though implementations may have maximum capabilities</w:t>
        </w:r>
      </w:ins>
      <w:r w:rsidRPr="005223F4">
        <w:t>. An optional element (</w:t>
      </w:r>
      <w:ins w:id="928" w:author="mbeckerle" w:date="2013-07-24T09:33:00Z">
        <w:r w:rsidR="00603EF9">
          <w:t xml:space="preserve">XSD property </w:t>
        </w:r>
      </w:ins>
      <w:ins w:id="929" w:author="Steve Hanson" w:date="2013-03-28T11:04:00Z">
        <w:del w:id="930" w:author="mbeckerle" w:date="2013-07-24T09:33:00Z">
          <w:r w:rsidR="00B64F83" w:rsidDel="00603EF9">
            <w:delText>XSD</w:delText>
          </w:r>
        </w:del>
      </w:ins>
      <w:ins w:id="931" w:author="Steve Hanson" w:date="2013-03-28T18:13:00Z">
        <w:del w:id="932" w:author="mbeckerle" w:date="2013-07-24T09:33:00Z">
          <w:r w:rsidR="00767A8A" w:rsidDel="00603EF9">
            <w:delText>L</w:delText>
          </w:r>
        </w:del>
      </w:ins>
      <w:ins w:id="933" w:author="Steve Hanson" w:date="2013-03-28T11:04:00Z">
        <w:del w:id="934" w:author="mbeckerle" w:date="2013-07-24T09:33:00Z">
          <w:r w:rsidR="00B64F83" w:rsidDel="00603EF9">
            <w:delText xml:space="preserve"> </w:delText>
          </w:r>
        </w:del>
      </w:ins>
      <w:del w:id="935" w:author="Steve Hanson" w:date="2013-03-28T11:05:00Z">
        <w:r w:rsidR="001359BA" w:rsidRPr="005223F4" w:rsidDel="00B64F83">
          <w:delText>xs:</w:delText>
        </w:r>
      </w:del>
      <w:r w:rsidR="001359BA" w:rsidRPr="005223F4">
        <w:t>maxOccurs</w:t>
      </w:r>
      <w:r w:rsidRPr="005223F4">
        <w:t>=</w:t>
      </w:r>
      <w:ins w:id="936" w:author="Steve Hanson" w:date="2013-03-28T11:05:00Z">
        <w:r w:rsidR="00B64F83">
          <w:t>’</w:t>
        </w:r>
      </w:ins>
      <w:r w:rsidRPr="005223F4">
        <w:t>1</w:t>
      </w:r>
      <w:ins w:id="937" w:author="Steve Hanson" w:date="2013-03-28T11:05:00Z">
        <w:r w:rsidR="00B64F83">
          <w:t>’</w:t>
        </w:r>
      </w:ins>
      <w:r w:rsidRPr="005223F4">
        <w:t xml:space="preserve">, </w:t>
      </w:r>
      <w:del w:id="938" w:author="Steve Hanson" w:date="2013-03-28T11:05:00Z">
        <w:r w:rsidR="0015012F" w:rsidRPr="005223F4" w:rsidDel="00B64F83">
          <w:delText>xs:</w:delText>
        </w:r>
      </w:del>
      <w:r w:rsidR="0015012F" w:rsidRPr="005223F4">
        <w:t>minOccurs</w:t>
      </w:r>
      <w:r w:rsidRPr="005223F4">
        <w:t>=</w:t>
      </w:r>
      <w:ins w:id="939" w:author="Steve Hanson" w:date="2013-03-28T11:05:00Z">
        <w:r w:rsidR="00B64F83">
          <w:t>’</w:t>
        </w:r>
      </w:ins>
      <w:r w:rsidRPr="005223F4">
        <w:t>0</w:t>
      </w:r>
      <w:ins w:id="940" w:author="Steve Hanson" w:date="2013-03-28T11:05:00Z">
        <w:r w:rsidR="00B64F83">
          <w:t>’</w:t>
        </w:r>
      </w:ins>
      <w:r w:rsidRPr="005223F4">
        <w:t xml:space="preserve">) is not considered to be an array as described in this document. </w:t>
      </w:r>
      <w:del w:id="941" w:author="mbeckerle" w:date="2013-01-28T12:01:00Z">
        <w:r w:rsidRPr="005223F4" w:rsidDel="00585682">
          <w:delText>(The term for any variable-occurrence item, generalizing the notion of variable-</w:delText>
        </w:r>
        <w:r w:rsidR="00643A99" w:rsidRPr="005223F4" w:rsidDel="00585682">
          <w:delText xml:space="preserve"> occurrence </w:delText>
        </w:r>
        <w:r w:rsidRPr="005223F4" w:rsidDel="00585682">
          <w:delText xml:space="preserve">array and optional element is 'variable-occurrence item'.) </w:delText>
        </w:r>
      </w:del>
      <w:r w:rsidRPr="005223F4">
        <w:t xml:space="preserve">Note that a sequence is not to be confused with an array. A sequence is a complex tuple type for an element; the children of a sequence can be of different types. All elements of an array have the same type and have the same information item members except for the value member. </w:t>
      </w:r>
    </w:p>
    <w:p w14:paraId="27F4324D" w14:textId="7A69635D" w:rsidR="003C5B56" w:rsidRPr="005223F4" w:rsidRDefault="003C5B56" w:rsidP="00FE1555">
      <w:r w:rsidRPr="005223F4">
        <w:t xml:space="preserve">Array Element </w:t>
      </w:r>
      <w:del w:id="942" w:author="Steve Hanson" w:date="2013-03-28T11:05:00Z">
        <w:r w:rsidR="009A4315" w:rsidRPr="005223F4" w:rsidDel="00B64F83">
          <w:delText xml:space="preserve"> </w:delText>
        </w:r>
      </w:del>
      <w:r w:rsidRPr="005223F4">
        <w:t xml:space="preserve">– an element declaration or reference with </w:t>
      </w:r>
      <w:ins w:id="943" w:author="mbeckerle" w:date="2013-07-11T18:05:00Z">
        <w:r w:rsidR="00746E59">
          <w:t xml:space="preserve">XSD property </w:t>
        </w:r>
      </w:ins>
      <w:del w:id="944" w:author="mbeckerle" w:date="2013-07-11T18:05:00Z">
        <w:r w:rsidR="001359BA" w:rsidRPr="005223F4" w:rsidDel="00746E59">
          <w:delText>xs:</w:delText>
        </w:r>
      </w:del>
      <w:r w:rsidR="001359BA" w:rsidRPr="005223F4">
        <w:t>maxOccurs</w:t>
      </w:r>
      <w:ins w:id="945" w:author="Steve Hanson" w:date="2013-03-28T11:05:00Z">
        <w:r w:rsidR="00B64F83">
          <w:t xml:space="preserve"> </w:t>
        </w:r>
      </w:ins>
      <w:r w:rsidRPr="005223F4">
        <w:t>&gt;</w:t>
      </w:r>
      <w:ins w:id="946" w:author="Steve Hanson" w:date="2013-03-28T11:05:00Z">
        <w:r w:rsidR="00B64F83">
          <w:t xml:space="preserve"> ’</w:t>
        </w:r>
      </w:ins>
      <w:r w:rsidRPr="005223F4">
        <w:t>1</w:t>
      </w:r>
      <w:ins w:id="947" w:author="Steve Hanson" w:date="2013-03-28T11:05:00Z">
        <w:r w:rsidR="00B64F83">
          <w:t>’</w:t>
        </w:r>
      </w:ins>
      <w:r w:rsidR="00FE1555">
        <w:t xml:space="preserve"> or</w:t>
      </w:r>
      <w:ins w:id="948" w:author="Steve Hanson" w:date="2013-03-28T11:05:00Z">
        <w:r w:rsidR="00B64F83">
          <w:t xml:space="preserve"> ’</w:t>
        </w:r>
      </w:ins>
      <w:del w:id="949" w:author="Steve Hanson" w:date="2013-03-28T11:05:00Z">
        <w:r w:rsidR="00FE1555" w:rsidDel="00B64F83">
          <w:delText xml:space="preserve"> </w:delText>
        </w:r>
      </w:del>
      <w:r w:rsidR="00FE1555">
        <w:t>unbounded</w:t>
      </w:r>
      <w:ins w:id="950" w:author="Steve Hanson" w:date="2013-03-28T11:05:00Z">
        <w:r w:rsidR="00B64F83">
          <w:t>’</w:t>
        </w:r>
      </w:ins>
      <w:r w:rsidRPr="005223F4">
        <w:t>.</w:t>
      </w:r>
    </w:p>
    <w:p w14:paraId="02998D34" w14:textId="0703BC61" w:rsidR="009A4315" w:rsidRPr="005223F4" w:rsidRDefault="009A4315" w:rsidP="001E1A5B">
      <w:r w:rsidRPr="005223F4">
        <w:rPr>
          <w:rFonts w:eastAsia="MS Mincho"/>
          <w:lang w:eastAsia="ja-JP" w:bidi="he-IL"/>
        </w:rPr>
        <w:t xml:space="preserve">Augmented </w:t>
      </w:r>
      <w:ins w:id="951" w:author="mbeckerle" w:date="2013-01-28T10:39:00Z">
        <w:r w:rsidR="00242E75">
          <w:rPr>
            <w:rFonts w:eastAsia="MS Mincho"/>
            <w:lang w:eastAsia="ja-JP" w:bidi="he-IL"/>
          </w:rPr>
          <w:t>I</w:t>
        </w:r>
      </w:ins>
      <w:del w:id="952" w:author="mbeckerle" w:date="2013-01-28T10:39:00Z">
        <w:r w:rsidRPr="005223F4" w:rsidDel="00242E75">
          <w:rPr>
            <w:rFonts w:eastAsia="MS Mincho"/>
            <w:lang w:eastAsia="ja-JP" w:bidi="he-IL"/>
          </w:rPr>
          <w:delText>i</w:delText>
        </w:r>
      </w:del>
      <w:r w:rsidRPr="005223F4">
        <w:rPr>
          <w:rFonts w:eastAsia="MS Mincho"/>
          <w:lang w:eastAsia="ja-JP" w:bidi="he-IL"/>
        </w:rPr>
        <w:t>nfoset - When unparsing one begins with the DFDL schema and conceptually with the logical infoset. As the values of items are filled in by defaulting, and by use of the DFDL outputValueCalc property (including on hidden items), these new item values augment the infoset. The resulting infoset is called the augmented infoset.</w:t>
      </w:r>
    </w:p>
    <w:p w14:paraId="14DB5A7E" w14:textId="77777777" w:rsidR="003C5B56" w:rsidRDefault="003C5B56" w:rsidP="001E1A5B">
      <w:pPr>
        <w:rPr>
          <w:ins w:id="953" w:author="mbeckerle" w:date="2013-07-11T18:52:00Z"/>
        </w:rPr>
      </w:pPr>
      <w:r w:rsidRPr="005223F4">
        <w:t>Byte - The term “byte” refers to an 8-bit octet.</w:t>
      </w:r>
    </w:p>
    <w:p w14:paraId="1E9560A1" w14:textId="3976FA88" w:rsidR="00CB5CCE" w:rsidRDefault="00CB5CCE">
      <w:pPr>
        <w:rPr>
          <w:ins w:id="954" w:author="mbeckerle" w:date="2013-07-11T18:52:00Z"/>
          <w:color w:val="0000FF"/>
          <w:lang w:eastAsia="en-GB"/>
        </w:rPr>
        <w:pPrChange w:id="955" w:author="mbeckerle" w:date="2013-07-11T18:53:00Z">
          <w:pPr>
            <w:pStyle w:val="ListParagraph"/>
            <w:numPr>
              <w:numId w:val="230"/>
            </w:numPr>
            <w:autoSpaceDE w:val="0"/>
            <w:autoSpaceDN w:val="0"/>
            <w:adjustRightInd w:val="0"/>
            <w:spacing w:before="0" w:after="0"/>
            <w:ind w:left="360" w:hanging="360"/>
          </w:pPr>
        </w:pPrChange>
      </w:pPr>
      <w:ins w:id="956" w:author="mbeckerle" w:date="2013-07-11T18:52:00Z">
        <w:r>
          <w:t>CCSID - see Coded Character Set Identifier</w:t>
        </w:r>
      </w:ins>
      <w:ins w:id="957" w:author="mbeckerle" w:date="2013-07-11T18:53:00Z">
        <w:r>
          <w:t>.</w:t>
        </w:r>
      </w:ins>
      <w:ins w:id="958" w:author="mbeckerle" w:date="2013-07-11T18:59:00Z">
        <w:r w:rsidR="0043629B">
          <w:rPr>
            <w:rFonts w:cs="Arial"/>
          </w:rPr>
          <w:t xml:space="preserve">  </w:t>
        </w:r>
        <w:r w:rsidR="0043629B">
          <w:rPr>
            <w:rStyle w:val="CommentReference"/>
          </w:rPr>
          <w:commentReference w:id="959"/>
        </w:r>
        <w:r w:rsidR="0043629B">
          <w:rPr>
            <w:rFonts w:cs="Arial"/>
          </w:rPr>
          <w:t xml:space="preserve">  </w:t>
        </w:r>
      </w:ins>
    </w:p>
    <w:p w14:paraId="63A8B05E" w14:textId="4EFA23CC" w:rsidR="00CB5CCE" w:rsidRDefault="00CB5CCE">
      <w:pPr>
        <w:rPr>
          <w:ins w:id="960" w:author="mbeckerle" w:date="2013-07-11T18:52:00Z"/>
          <w:color w:val="0000FF"/>
          <w:lang w:eastAsia="en-GB"/>
        </w:rPr>
        <w:pPrChange w:id="961" w:author="mbeckerle" w:date="2013-07-11T18:53:00Z">
          <w:pPr>
            <w:pStyle w:val="ListParagraph"/>
            <w:numPr>
              <w:numId w:val="230"/>
            </w:numPr>
            <w:autoSpaceDE w:val="0"/>
            <w:autoSpaceDN w:val="0"/>
            <w:adjustRightInd w:val="0"/>
            <w:spacing w:before="0" w:after="0"/>
            <w:ind w:left="360" w:hanging="360"/>
          </w:pPr>
        </w:pPrChange>
      </w:pPr>
      <w:ins w:id="962" w:author="mbeckerle" w:date="2013-07-11T18:52:00Z">
        <w:r>
          <w:t>Character - A ISO10646 character having a unique character code as its identifier. This concept is independent of font, typeface, size, and style, so '</w:t>
        </w:r>
        <w:r>
          <w:rPr>
            <w:b/>
            <w:bCs/>
          </w:rPr>
          <w:t>F</w:t>
        </w:r>
        <w:r>
          <w:t>', '</w:t>
        </w:r>
        <w:r>
          <w:rPr>
            <w:b/>
            <w:bCs/>
          </w:rPr>
          <w:t>F</w:t>
        </w:r>
        <w:r>
          <w:t>', 'F', are all the same character 'F'</w:t>
        </w:r>
      </w:ins>
      <w:ins w:id="963" w:author="mbeckerle" w:date="2013-07-11T18:53:00Z">
        <w:r>
          <w:t>.</w:t>
        </w:r>
      </w:ins>
      <w:ins w:id="964" w:author="mbeckerle" w:date="2013-07-11T18:59:00Z">
        <w:r w:rsidR="0043629B">
          <w:rPr>
            <w:rFonts w:cs="Arial"/>
          </w:rPr>
          <w:t xml:space="preserve">  </w:t>
        </w:r>
        <w:r w:rsidR="0043629B">
          <w:rPr>
            <w:rStyle w:val="CommentReference"/>
          </w:rPr>
          <w:commentReference w:id="965"/>
        </w:r>
        <w:r w:rsidR="0043629B">
          <w:rPr>
            <w:rFonts w:cs="Arial"/>
          </w:rPr>
          <w:t xml:space="preserve">  </w:t>
        </w:r>
      </w:ins>
    </w:p>
    <w:p w14:paraId="5982E29C" w14:textId="6D0833A7" w:rsidR="00CB5CCE" w:rsidRDefault="00CB5CCE">
      <w:pPr>
        <w:rPr>
          <w:ins w:id="966" w:author="mbeckerle" w:date="2013-07-11T18:52:00Z"/>
          <w:color w:val="0000FF"/>
          <w:lang w:eastAsia="en-GB"/>
        </w:rPr>
        <w:pPrChange w:id="967" w:author="mbeckerle" w:date="2013-07-11T18:53:00Z">
          <w:pPr>
            <w:pStyle w:val="ListParagraph"/>
            <w:numPr>
              <w:numId w:val="230"/>
            </w:numPr>
            <w:autoSpaceDE w:val="0"/>
            <w:autoSpaceDN w:val="0"/>
            <w:adjustRightInd w:val="0"/>
            <w:spacing w:before="0" w:after="0"/>
            <w:ind w:left="360" w:hanging="360"/>
          </w:pPr>
        </w:pPrChange>
      </w:pPr>
      <w:ins w:id="968" w:author="mbeckerle" w:date="2013-07-11T18:52:00Z">
        <w:r>
          <w:t>Character Code - The canonical integer used to identify a character in the ISO10646 standards. This number identifies the character, but can be independent of any specific character set encoding of the character. Example: The '{' character known in Unicode as LEFT CURLY BRACKET. Has character code U+007B. However, depending on the character set encoding, the value 0x7B may or may not appear in the representation of that character.</w:t>
        </w:r>
      </w:ins>
      <w:ins w:id="969" w:author="mbeckerle" w:date="2013-07-11T18:59:00Z">
        <w:r w:rsidR="0043629B">
          <w:rPr>
            <w:rFonts w:cs="Arial"/>
          </w:rPr>
          <w:t xml:space="preserve">  </w:t>
        </w:r>
        <w:r w:rsidR="0043629B">
          <w:rPr>
            <w:rStyle w:val="CommentReference"/>
          </w:rPr>
          <w:commentReference w:id="970"/>
        </w:r>
        <w:r w:rsidR="0043629B">
          <w:rPr>
            <w:rFonts w:cs="Arial"/>
          </w:rPr>
          <w:t xml:space="preserve">  </w:t>
        </w:r>
      </w:ins>
    </w:p>
    <w:p w14:paraId="0D3C5A0F" w14:textId="575022B2" w:rsidR="00CB5CCE" w:rsidRDefault="00CB5CCE">
      <w:pPr>
        <w:rPr>
          <w:ins w:id="971" w:author="mbeckerle" w:date="2013-07-11T18:52:00Z"/>
          <w:color w:val="0000FF"/>
          <w:lang w:eastAsia="en-GB"/>
        </w:rPr>
        <w:pPrChange w:id="972" w:author="mbeckerle" w:date="2013-07-11T18:53:00Z">
          <w:pPr>
            <w:pStyle w:val="ListParagraph"/>
            <w:numPr>
              <w:numId w:val="230"/>
            </w:numPr>
            <w:autoSpaceDE w:val="0"/>
            <w:autoSpaceDN w:val="0"/>
            <w:adjustRightInd w:val="0"/>
            <w:spacing w:before="0" w:after="0"/>
            <w:ind w:left="360" w:hanging="360"/>
          </w:pPr>
        </w:pPrChange>
      </w:pPr>
      <w:ins w:id="973" w:author="mbeckerle" w:date="2013-07-11T18:52:00Z">
        <w:r>
          <w:t>Character Set - An abstract set of characters that are assigned (or mapped to) a representation by a particular character set encoding. For most character set encodings their character set is a subset of the Unicode character set.</w:t>
        </w:r>
      </w:ins>
      <w:ins w:id="974" w:author="mbeckerle" w:date="2013-07-11T18:59:00Z">
        <w:r w:rsidR="0043629B">
          <w:rPr>
            <w:rFonts w:cs="Arial"/>
          </w:rPr>
          <w:t xml:space="preserve">  </w:t>
        </w:r>
        <w:r w:rsidR="0043629B">
          <w:rPr>
            <w:rStyle w:val="CommentReference"/>
          </w:rPr>
          <w:commentReference w:id="975"/>
        </w:r>
        <w:r w:rsidR="0043629B">
          <w:rPr>
            <w:rFonts w:cs="Arial"/>
          </w:rPr>
          <w:t xml:space="preserve">  </w:t>
        </w:r>
      </w:ins>
    </w:p>
    <w:p w14:paraId="5F57ADB1" w14:textId="43E8BC47" w:rsidR="00CB5CCE" w:rsidRDefault="00CB5CCE">
      <w:pPr>
        <w:rPr>
          <w:ins w:id="976" w:author="mbeckerle" w:date="2013-07-11T18:52:00Z"/>
          <w:color w:val="0000FF"/>
          <w:lang w:eastAsia="en-GB"/>
        </w:rPr>
        <w:pPrChange w:id="977" w:author="mbeckerle" w:date="2013-07-11T18:53:00Z">
          <w:pPr>
            <w:pStyle w:val="ListParagraph"/>
            <w:numPr>
              <w:numId w:val="230"/>
            </w:numPr>
            <w:autoSpaceDE w:val="0"/>
            <w:autoSpaceDN w:val="0"/>
            <w:adjustRightInd w:val="0"/>
            <w:spacing w:before="0" w:after="0"/>
            <w:ind w:left="360" w:hanging="360"/>
          </w:pPr>
        </w:pPrChange>
      </w:pPr>
      <w:ins w:id="978" w:author="mbeckerle" w:date="2013-07-11T18:52:00Z">
        <w:r>
          <w:t>Character Set Encoding - Often abbreviated to just 'encoding'. A specific representation of a character set as bytes or bits of data. A character set encoding is usually identified by a standard character set encoding name or a recognized alias name, or by a coded character set identifier or CCSID. These identifiers are standardized. The names and aliases are standardized by the IANA (where unfortunately, they are called character set names). CCSIDs are an industry standard. Examples of character set encoding names are UTF-8, USASCII, GB2312, ebcdic-cp-it,  ISO-8859-5, UTF-16BE, Shift_JIS. The DFDL standard allows for implementation-specific character set encodings to be supported, and standardizes one name that is DFDL-specific which is USASCII-7bit-packed.</w:t>
        </w:r>
      </w:ins>
      <w:ins w:id="979" w:author="mbeckerle" w:date="2013-07-11T18:59:00Z">
        <w:r w:rsidR="0043629B">
          <w:rPr>
            <w:rFonts w:cs="Arial"/>
          </w:rPr>
          <w:t xml:space="preserve">  </w:t>
        </w:r>
        <w:r w:rsidR="0043629B">
          <w:rPr>
            <w:rStyle w:val="CommentReference"/>
          </w:rPr>
          <w:commentReference w:id="980"/>
        </w:r>
        <w:r w:rsidR="0043629B">
          <w:rPr>
            <w:rFonts w:cs="Arial"/>
          </w:rPr>
          <w:t xml:space="preserve">  </w:t>
        </w:r>
      </w:ins>
    </w:p>
    <w:p w14:paraId="41AF3AA3" w14:textId="743C4EB8" w:rsidR="00CB5CCE" w:rsidRDefault="00CB5CCE">
      <w:pPr>
        <w:rPr>
          <w:ins w:id="981" w:author="mbeckerle" w:date="2013-07-11T18:52:00Z"/>
          <w:color w:val="0000FF"/>
          <w:lang w:eastAsia="en-GB"/>
        </w:rPr>
        <w:pPrChange w:id="982" w:author="mbeckerle" w:date="2013-07-11T18:53:00Z">
          <w:pPr>
            <w:pStyle w:val="ListParagraph"/>
            <w:numPr>
              <w:numId w:val="230"/>
            </w:numPr>
            <w:autoSpaceDE w:val="0"/>
            <w:autoSpaceDN w:val="0"/>
            <w:adjustRightInd w:val="0"/>
            <w:spacing w:before="0" w:after="0"/>
            <w:ind w:left="360" w:hanging="360"/>
          </w:pPr>
        </w:pPrChange>
      </w:pPr>
      <w:ins w:id="983" w:author="mbeckerle" w:date="2013-07-11T18:52:00Z">
        <w:r>
          <w:t xml:space="preserve">Character Width - The number of code units or alternatively the number of bytes used to represent a character in a specific character set encoding is called the character width. Encodings are either fixed width (all characters encoded using the same width), or variable-width </w:t>
        </w:r>
        <w:r>
          <w:lastRenderedPageBreak/>
          <w:t>(different characters are encoded using different widths). For example the UTF-32 character set encoding has 4-byte character width, whereas USASCII has a 1-byte character width. UTF-8 is variable width, and any specific character has width 1, 2, 3, or 4 bytes.</w:t>
        </w:r>
      </w:ins>
      <w:ins w:id="984" w:author="mbeckerle" w:date="2013-07-11T18:59:00Z">
        <w:r w:rsidR="0043629B">
          <w:rPr>
            <w:rFonts w:cs="Arial"/>
          </w:rPr>
          <w:t xml:space="preserve">  </w:t>
        </w:r>
        <w:r w:rsidR="0043629B">
          <w:rPr>
            <w:rStyle w:val="CommentReference"/>
          </w:rPr>
          <w:commentReference w:id="985"/>
        </w:r>
        <w:r w:rsidR="0043629B">
          <w:rPr>
            <w:rFonts w:cs="Arial"/>
          </w:rPr>
          <w:t xml:space="preserve">  </w:t>
        </w:r>
      </w:ins>
    </w:p>
    <w:p w14:paraId="1E6FF2CA" w14:textId="12409C95" w:rsidR="00B900F3" w:rsidRDefault="00B900F3">
      <w:pPr>
        <w:rPr>
          <w:ins w:id="986" w:author="mbeckerle" w:date="2013-07-25T11:32:00Z"/>
        </w:rPr>
        <w:pPrChange w:id="987" w:author="mbeckerle" w:date="2013-07-11T18:53:00Z">
          <w:pPr>
            <w:pStyle w:val="ListParagraph"/>
            <w:numPr>
              <w:numId w:val="230"/>
            </w:numPr>
            <w:autoSpaceDE w:val="0"/>
            <w:autoSpaceDN w:val="0"/>
            <w:adjustRightInd w:val="0"/>
            <w:spacing w:before="0" w:after="0"/>
            <w:ind w:left="360" w:hanging="360"/>
          </w:pPr>
        </w:pPrChange>
      </w:pPr>
      <w:ins w:id="988" w:author="mbeckerle" w:date="2013-07-25T11:32:00Z">
        <w:r>
          <w:t xml:space="preserve">Codepoint (or Code point) - </w:t>
        </w:r>
      </w:ins>
      <w:ins w:id="989" w:author="mbeckerle" w:date="2013-07-25T11:42:00Z">
        <w:r>
          <w:t xml:space="preserve">The unique integer value used to identify a character within a particular character set. </w:t>
        </w:r>
      </w:ins>
      <w:ins w:id="990" w:author="mbeckerle" w:date="2013-07-25T11:43:00Z">
        <w:r w:rsidR="00DC2097">
          <w:t>For example, in EBCDIC-based character set encodings, codepoint 0x6B</w:t>
        </w:r>
      </w:ins>
      <w:ins w:id="991" w:author="mbeckerle" w:date="2013-07-25T11:32:00Z">
        <w:r>
          <w:t xml:space="preserve"> </w:t>
        </w:r>
      </w:ins>
      <w:ins w:id="992" w:author="mbeckerle" w:date="2013-07-25T11:44:00Z">
        <w:r w:rsidR="00DC2097">
          <w:t xml:space="preserve">identifies a comma, but in all Unicode character set encodings comma is idenfied by codepoint 0x2C. With respect to any Unicode character set encoding, there is no difference between a character code and a codepoint. </w:t>
        </w:r>
      </w:ins>
      <w:ins w:id="993" w:author="mbeckerle" w:date="2013-07-25T11:32:00Z">
        <w:r>
          <w:t xml:space="preserve">When a character set encoding is fixed width there is no distinction between a codepoint and a </w:t>
        </w:r>
        <w:r w:rsidRPr="00B900F3">
          <w:rPr>
            <w:i/>
            <w:rPrChange w:id="994" w:author="mbeckerle" w:date="2013-07-25T11:33:00Z">
              <w:rPr/>
            </w:rPrChange>
          </w:rPr>
          <w:t>Code Unit</w:t>
        </w:r>
        <w:r>
          <w:t>.</w:t>
        </w:r>
      </w:ins>
      <w:ins w:id="995" w:author="mbeckerle" w:date="2013-07-25T11:37:00Z">
        <w:r>
          <w:t xml:space="preserve"> Because DFDL allows UTF-16 surrogate code units to appear in isolation</w:t>
        </w:r>
      </w:ins>
      <w:ins w:id="996" w:author="mbeckerle" w:date="2013-07-25T11:39:00Z">
        <w:r>
          <w:t>, not only as part of well-formed surrogate-pairs</w:t>
        </w:r>
      </w:ins>
      <w:ins w:id="997" w:author="mbeckerle" w:date="2013-07-25T11:37:00Z">
        <w:r>
          <w:t xml:space="preserve">, we will also refer to the surrogate code units as surrogate codepoints in this specification. </w:t>
        </w:r>
      </w:ins>
    </w:p>
    <w:p w14:paraId="7A696929" w14:textId="7E6D9B00" w:rsidR="00CB5CCE" w:rsidRDefault="00CB5CCE">
      <w:pPr>
        <w:rPr>
          <w:ins w:id="998" w:author="mbeckerle" w:date="2013-07-11T18:52:00Z"/>
          <w:color w:val="0000FF"/>
          <w:lang w:eastAsia="en-GB"/>
        </w:rPr>
        <w:pPrChange w:id="999" w:author="mbeckerle" w:date="2013-07-11T18:53:00Z">
          <w:pPr>
            <w:pStyle w:val="ListParagraph"/>
            <w:numPr>
              <w:numId w:val="230"/>
            </w:numPr>
            <w:autoSpaceDE w:val="0"/>
            <w:autoSpaceDN w:val="0"/>
            <w:adjustRightInd w:val="0"/>
            <w:spacing w:before="0" w:after="0"/>
            <w:ind w:left="360" w:hanging="360"/>
          </w:pPr>
        </w:pPrChange>
      </w:pPr>
      <w:ins w:id="1000" w:author="mbeckerle" w:date="2013-07-11T18:52:00Z">
        <w:r>
          <w:t xml:space="preserve">Code Unit - When a character set encoding uses differing variable width representations for characters, the units making up these variable width representations are called code units. For example the UTF-8 encoding uses between 1 and 4 code units to represent characters, and for UTF-8, the individual code units are single bytes. DFDL's interpretation of the UTF-16 encoding is either fixed or variable width. When format property dfdl:utf16Width='variable' then UTF-16 is variable width and this encoding uses either one or two code units </w:t>
        </w:r>
      </w:ins>
      <w:ins w:id="1001" w:author="mbeckerle" w:date="2013-07-25T11:45:00Z">
        <w:r w:rsidR="00DC2097">
          <w:t>(</w:t>
        </w:r>
      </w:ins>
      <w:ins w:id="1002" w:author="mbeckerle" w:date="2013-07-25T11:46:00Z">
        <w:r w:rsidR="00DC2097">
          <w:t>known as a</w:t>
        </w:r>
      </w:ins>
      <w:ins w:id="1003" w:author="mbeckerle" w:date="2013-07-25T11:45:00Z">
        <w:r w:rsidR="00DC2097">
          <w:t xml:space="preserve"> surrogate pair) </w:t>
        </w:r>
      </w:ins>
      <w:ins w:id="1004" w:author="mbeckerle" w:date="2013-07-11T18:52:00Z">
        <w:r>
          <w:t xml:space="preserve">per character, but in this case each individual code unit is a 16-bit value. When a character set is fixed width, then there is no distinction between a code unit and a </w:t>
        </w:r>
      </w:ins>
      <w:ins w:id="1005" w:author="mbeckerle" w:date="2013-07-25T11:34:00Z">
        <w:r w:rsidR="00B900F3">
          <w:t>c</w:t>
        </w:r>
      </w:ins>
      <w:ins w:id="1006" w:author="mbeckerle" w:date="2013-07-25T11:46:00Z">
        <w:r w:rsidR="00DC2097">
          <w:t>odepoint</w:t>
        </w:r>
      </w:ins>
      <w:ins w:id="1007" w:author="mbeckerle" w:date="2013-07-11T18:52:00Z">
        <w:r>
          <w:t>.</w:t>
        </w:r>
      </w:ins>
      <w:ins w:id="1008" w:author="mbeckerle" w:date="2013-07-11T18:59:00Z">
        <w:r w:rsidR="0043629B">
          <w:rPr>
            <w:rFonts w:cs="Arial"/>
          </w:rPr>
          <w:t xml:space="preserve">  </w:t>
        </w:r>
        <w:r w:rsidR="0043629B">
          <w:rPr>
            <w:rStyle w:val="CommentReference"/>
          </w:rPr>
          <w:commentReference w:id="1009"/>
        </w:r>
        <w:r w:rsidR="0043629B">
          <w:rPr>
            <w:rFonts w:cs="Arial"/>
          </w:rPr>
          <w:t xml:space="preserve">  </w:t>
        </w:r>
      </w:ins>
    </w:p>
    <w:p w14:paraId="1EF565BA" w14:textId="663EFC7F" w:rsidR="00CB5CCE" w:rsidRDefault="00CB5CCE">
      <w:pPr>
        <w:rPr>
          <w:ins w:id="1010" w:author="mbeckerle" w:date="2013-01-28T10:03:00Z"/>
        </w:rPr>
      </w:pPr>
      <w:ins w:id="1011" w:author="mbeckerle" w:date="2013-07-11T18:52:00Z">
        <w:r>
          <w:t>Coded Character Set Identifier (CCSID) - An alternate identifier of a character set encoding. Originally created by IBM, CCSIDs are a broadly used industry standard.</w:t>
        </w:r>
      </w:ins>
      <w:ins w:id="1012" w:author="mbeckerle" w:date="2013-07-11T18:59:00Z">
        <w:r w:rsidR="0043629B">
          <w:rPr>
            <w:rFonts w:cs="Arial"/>
          </w:rPr>
          <w:t xml:space="preserve">  </w:t>
        </w:r>
        <w:r w:rsidR="0043629B">
          <w:rPr>
            <w:rStyle w:val="CommentReference"/>
          </w:rPr>
          <w:commentReference w:id="1013"/>
        </w:r>
        <w:r w:rsidR="0043629B">
          <w:rPr>
            <w:rFonts w:cs="Arial"/>
          </w:rPr>
          <w:t xml:space="preserve">  </w:t>
        </w:r>
      </w:ins>
    </w:p>
    <w:p w14:paraId="63A4922B" w14:textId="4093F3FB" w:rsidR="00EC5C2D" w:rsidRPr="005223F4" w:rsidDel="00242E75" w:rsidRDefault="00EC5C2D">
      <w:pPr>
        <w:rPr>
          <w:del w:id="1014" w:author="mbeckerle" w:date="2013-01-28T10:39:00Z"/>
        </w:rPr>
      </w:pPr>
    </w:p>
    <w:p w14:paraId="1EC363A1" w14:textId="77777777" w:rsidR="003E417F" w:rsidRPr="005223F4" w:rsidRDefault="003E417F">
      <w:r w:rsidRPr="005223F4">
        <w:t xml:space="preserve">Component - A </w:t>
      </w:r>
      <w:r w:rsidR="00AB3884" w:rsidRPr="005223F4">
        <w:t xml:space="preserve">construct within a DFDL schema that may </w:t>
      </w:r>
      <w:r w:rsidR="002C0EDE" w:rsidRPr="005223F4">
        <w:t>contain</w:t>
      </w:r>
      <w:r w:rsidR="00AB3884" w:rsidRPr="005223F4">
        <w:t xml:space="preserve"> a DFDL annotation.</w:t>
      </w:r>
      <w:r w:rsidRPr="005223F4">
        <w:t>.</w:t>
      </w:r>
    </w:p>
    <w:p w14:paraId="35FF1966" w14:textId="53B15322" w:rsidR="00FC221E" w:rsidRDefault="00FC221E" w:rsidP="001E1A5B">
      <w:pPr>
        <w:rPr>
          <w:ins w:id="1015" w:author="mbeckerle" w:date="2013-01-28T12:53:00Z"/>
        </w:rPr>
      </w:pPr>
      <w:r w:rsidRPr="005223F4">
        <w:t>Content - The content is the bits of data that are interpreted to compute a logical value</w:t>
      </w:r>
      <w:ins w:id="1016" w:author="mbeckerle" w:date="2013-01-28T12:53:00Z">
        <w:r w:rsidR="00233F3E">
          <w:t>.</w:t>
        </w:r>
      </w:ins>
    </w:p>
    <w:p w14:paraId="31416EA3" w14:textId="099BB5BB" w:rsidR="00233F3E" w:rsidRDefault="00233F3E" w:rsidP="001E1A5B">
      <w:pPr>
        <w:rPr>
          <w:ins w:id="1017" w:author="mbeckerle" w:date="2013-01-28T12:55:00Z"/>
        </w:rPr>
      </w:pPr>
      <w:ins w:id="1018" w:author="mbeckerle" w:date="2013-01-28T12:53:00Z">
        <w:r>
          <w:t xml:space="preserve">Content Model - </w:t>
        </w:r>
      </w:ins>
      <w:ins w:id="1019" w:author="mbeckerle" w:date="2013-01-28T12:55:00Z">
        <w:r>
          <w:t xml:space="preserve">Used in describing the syntactic structure of XSD and DFDL annotations of it. An element of a schema can have empty, simple, </w:t>
        </w:r>
      </w:ins>
      <w:ins w:id="1020" w:author="mbeckerle" w:date="2013-07-10T13:43:00Z">
        <w:r w:rsidR="001202CA">
          <w:t xml:space="preserve">or </w:t>
        </w:r>
      </w:ins>
      <w:ins w:id="1021" w:author="mbeckerle" w:date="2013-01-28T12:55:00Z">
        <w:r>
          <w:t>element-only content.</w:t>
        </w:r>
      </w:ins>
      <w:ins w:id="1022" w:author="mbeckerle" w:date="2013-01-28T12:57:00Z">
        <w:r>
          <w:t xml:space="preserve"> An element declaration for an element of complex type containing a xs:sequence element</w:t>
        </w:r>
      </w:ins>
      <w:ins w:id="1023" w:author="mbeckerle" w:date="2013-01-28T12:58:00Z">
        <w:r>
          <w:t xml:space="preserve"> is said to have a sequence in its content model.</w:t>
        </w:r>
      </w:ins>
      <w:ins w:id="1024" w:author="mbeckerle" w:date="2013-01-28T12:57:00Z">
        <w:r>
          <w:t xml:space="preserve"> </w:t>
        </w:r>
      </w:ins>
      <w:ins w:id="1025" w:author="mbeckerle" w:date="2013-01-28T12:55:00Z">
        <w:r>
          <w:t xml:space="preserve"> </w:t>
        </w:r>
      </w:ins>
    </w:p>
    <w:p w14:paraId="304B4C0D" w14:textId="0FB30821" w:rsidR="00233F3E" w:rsidRPr="005223F4" w:rsidDel="00233F3E" w:rsidRDefault="00233F3E" w:rsidP="001E1A5B">
      <w:pPr>
        <w:rPr>
          <w:del w:id="1026" w:author="mbeckerle" w:date="2013-01-28T12:57:00Z"/>
        </w:rPr>
      </w:pPr>
    </w:p>
    <w:p w14:paraId="0394D978" w14:textId="38F73FA7" w:rsidR="003C5B56" w:rsidRDefault="003C5B56" w:rsidP="001E1A5B">
      <w:pPr>
        <w:rPr>
          <w:ins w:id="1027" w:author="mbeckerle" w:date="2013-01-28T09:42:00Z"/>
        </w:rPr>
      </w:pPr>
      <w:r w:rsidRPr="005223F4">
        <w:t xml:space="preserve">Contiguous - An element has a contiguous representation if all parts of its representation are adjacent in the input/output stream. Most simple types have contiguous representations naturally. Groups containing elements that are themselves contiguous are also considered to have contiguous representations irrespective of alignment fill or padding of any kind that exists within the group. Similarly, arrays </w:t>
      </w:r>
      <w:del w:id="1028" w:author="mbeckerle" w:date="2013-01-28T13:22:00Z">
        <w:r w:rsidRPr="005223F4" w:rsidDel="00C17600">
          <w:delText xml:space="preserve">containing </w:delText>
        </w:r>
      </w:del>
      <w:ins w:id="1029" w:author="mbeckerle" w:date="2013-01-28T13:22:00Z">
        <w:r w:rsidR="00C17600">
          <w:t>of</w:t>
        </w:r>
        <w:r w:rsidR="00C17600" w:rsidRPr="005223F4">
          <w:t xml:space="preserve"> </w:t>
        </w:r>
      </w:ins>
      <w:r w:rsidRPr="005223F4">
        <w:t xml:space="preserve">elements that are themselves contiguous are also contiguous. An example of a non-contiguous representation would be a nillable element, where a flag is used to determine whether or not the element is nil, and the location of that flag is not adjacent to the value representation. </w:t>
      </w:r>
    </w:p>
    <w:p w14:paraId="7569A3EA" w14:textId="41EEE3A0" w:rsidR="001D5687" w:rsidRDefault="001D5687" w:rsidP="001E1A5B">
      <w:pPr>
        <w:rPr>
          <w:ins w:id="1030" w:author="mbeckerle" w:date="2013-07-25T12:00:00Z"/>
          <w:rFonts w:ascii="Helvetica" w:hAnsi="Helvetica" w:cstheme="minorHAnsi"/>
        </w:rPr>
      </w:pPr>
      <w:ins w:id="1031" w:author="mbeckerle" w:date="2013-01-28T09:42:00Z">
        <w:r>
          <w:rPr>
            <w:rFonts w:ascii="Helvetica" w:hAnsi="Helvetica" w:cstheme="minorHAnsi"/>
          </w:rPr>
          <w:t>Count - The number of occurrences of an element.</w:t>
        </w:r>
      </w:ins>
    </w:p>
    <w:p w14:paraId="224F07A6" w14:textId="6556C3E3" w:rsidR="00FB7C36" w:rsidRDefault="00FB7C36" w:rsidP="001E1A5B">
      <w:pPr>
        <w:rPr>
          <w:ins w:id="1032" w:author="mbeckerle" w:date="2013-07-25T12:02:00Z"/>
          <w:rFonts w:ascii="Helvetica" w:hAnsi="Helvetica" w:cstheme="minorHAnsi"/>
        </w:rPr>
      </w:pPr>
      <w:ins w:id="1033" w:author="mbeckerle" w:date="2013-07-25T12:00:00Z">
        <w:r>
          <w:rPr>
            <w:rFonts w:ascii="Helvetica" w:hAnsi="Helvetica" w:cstheme="minorHAnsi"/>
          </w:rPr>
          <w:t xml:space="preserve">Decode - To convert one or more code units to a character code according to a character-set encoding </w:t>
        </w:r>
      </w:ins>
      <w:ins w:id="1034" w:author="mbeckerle" w:date="2013-07-25T12:01:00Z">
        <w:r>
          <w:rPr>
            <w:rFonts w:ascii="Helvetica" w:hAnsi="Helvetica" w:cstheme="minorHAnsi"/>
          </w:rPr>
          <w:t>specification</w:t>
        </w:r>
      </w:ins>
      <w:ins w:id="1035" w:author="mbeckerle" w:date="2013-07-25T12:00:00Z">
        <w:r>
          <w:rPr>
            <w:rFonts w:ascii="Helvetica" w:hAnsi="Helvetica" w:cstheme="minorHAnsi"/>
          </w:rPr>
          <w:t>.</w:t>
        </w:r>
      </w:ins>
    </w:p>
    <w:p w14:paraId="4CA5BFB8" w14:textId="11726787" w:rsidR="00FB7C36" w:rsidRDefault="00492AD8" w:rsidP="001E1A5B">
      <w:pPr>
        <w:rPr>
          <w:ins w:id="1036" w:author="mbeckerle" w:date="2013-01-28T09:31:00Z"/>
        </w:rPr>
      </w:pPr>
      <w:ins w:id="1037" w:author="mbeckerle" w:date="2013-07-25T12:02:00Z">
        <w:r>
          <w:rPr>
            <w:rFonts w:ascii="Helvetica" w:hAnsi="Helvetica" w:cstheme="minorHAnsi"/>
          </w:rPr>
          <w:t xml:space="preserve">Decoding - The process of performing a decode </w:t>
        </w:r>
      </w:ins>
      <w:ins w:id="1038" w:author="mbeckerle" w:date="2013-07-25T12:03:00Z">
        <w:r>
          <w:rPr>
            <w:rFonts w:ascii="Helvetica" w:hAnsi="Helvetica" w:cstheme="minorHAnsi"/>
          </w:rPr>
          <w:t>repeatedly</w:t>
        </w:r>
      </w:ins>
      <w:ins w:id="1039" w:author="mbeckerle" w:date="2013-07-25T12:02:00Z">
        <w:r>
          <w:rPr>
            <w:rFonts w:ascii="Helvetica" w:hAnsi="Helvetica" w:cstheme="minorHAnsi"/>
          </w:rPr>
          <w:t xml:space="preserve"> </w:t>
        </w:r>
      </w:ins>
      <w:ins w:id="1040" w:author="mbeckerle" w:date="2013-07-25T12:03:00Z">
        <w:r>
          <w:rPr>
            <w:rFonts w:ascii="Helvetica" w:hAnsi="Helvetica" w:cstheme="minorHAnsi"/>
          </w:rPr>
          <w:t>on data so as to retrieve a series of character codes.</w:t>
        </w:r>
      </w:ins>
    </w:p>
    <w:p w14:paraId="4C135847" w14:textId="057C13FE" w:rsidR="009C692A" w:rsidRPr="005223F4" w:rsidRDefault="009C692A" w:rsidP="001E1A5B">
      <w:ins w:id="1041" w:author="mbeckerle" w:date="2013-01-28T09:31:00Z">
        <w:r w:rsidRPr="00761F7C">
          <w:rPr>
            <w:rFonts w:ascii="Helvetica" w:hAnsi="Helvetica" w:cstheme="minorHAnsi"/>
          </w:rPr>
          <w:t xml:space="preserve">Defining </w:t>
        </w:r>
      </w:ins>
      <w:ins w:id="1042" w:author="mbeckerle" w:date="2013-01-28T10:39:00Z">
        <w:r w:rsidR="00242E75">
          <w:rPr>
            <w:rFonts w:ascii="Helvetica" w:hAnsi="Helvetica" w:cstheme="minorHAnsi"/>
          </w:rPr>
          <w:t>A</w:t>
        </w:r>
      </w:ins>
      <w:ins w:id="1043" w:author="mbeckerle" w:date="2013-01-28T09:31:00Z">
        <w:r w:rsidRPr="00761F7C">
          <w:rPr>
            <w:rFonts w:ascii="Helvetica" w:hAnsi="Helvetica" w:cstheme="minorHAnsi"/>
          </w:rPr>
          <w:t xml:space="preserve">nnotations </w:t>
        </w:r>
        <w:r>
          <w:rPr>
            <w:rFonts w:ascii="Helvetica" w:hAnsi="Helvetica" w:cstheme="minorHAnsi"/>
          </w:rPr>
          <w:t>- T</w:t>
        </w:r>
        <w:r w:rsidRPr="00761F7C">
          <w:rPr>
            <w:rFonts w:ascii="Helvetica" w:hAnsi="Helvetica" w:cstheme="minorHAnsi"/>
          </w:rPr>
          <w:t>he annotation elements dfdl:defineFormat, dfdl:defineVariable, and dfdl:defineEscapeScheme</w:t>
        </w:r>
      </w:ins>
    </w:p>
    <w:p w14:paraId="2030E1F8" w14:textId="7984B0B3" w:rsidR="0012239F" w:rsidRPr="005223F4" w:rsidRDefault="002C0EDE" w:rsidP="001E1A5B">
      <w:r w:rsidRPr="005223F4">
        <w:t>Delimiter -</w:t>
      </w:r>
      <w:r w:rsidR="0012239F" w:rsidRPr="005223F4">
        <w:t xml:space="preserve"> A character or string used to separate, or mark the start and end of, items of data. In DFDL, dfdl:lengthKind 'delimited' searches for </w:t>
      </w:r>
      <w:ins w:id="1044" w:author="mbeckerle" w:date="2013-07-10T13:41:00Z">
        <w:r w:rsidR="001202CA">
          <w:t xml:space="preserve">initiators, </w:t>
        </w:r>
      </w:ins>
      <w:r w:rsidR="0012239F" w:rsidRPr="005223F4">
        <w:t>separators</w:t>
      </w:r>
      <w:ins w:id="1045" w:author="mbeckerle" w:date="2013-07-10T13:42:00Z">
        <w:r w:rsidR="001202CA">
          <w:t>,</w:t>
        </w:r>
      </w:ins>
      <w:r w:rsidR="0012239F" w:rsidRPr="005223F4">
        <w:t xml:space="preserve"> and terminators.</w:t>
      </w:r>
    </w:p>
    <w:p w14:paraId="6A5A8795" w14:textId="3586C1D0" w:rsidR="00C12CB4" w:rsidRPr="006D7E11" w:rsidRDefault="00C12CB4">
      <w:pPr>
        <w:pStyle w:val="ListParagraph"/>
        <w:suppressAutoHyphens/>
        <w:spacing w:before="0" w:after="0"/>
        <w:ind w:left="0"/>
        <w:rPr>
          <w:ins w:id="1046" w:author="mbeckerle" w:date="2013-07-24T08:57:00Z"/>
          <w:rFonts w:cs="Arial"/>
        </w:rPr>
        <w:pPrChange w:id="1047" w:author="mbeckerle" w:date="2013-07-24T08:57:00Z">
          <w:pPr>
            <w:pStyle w:val="ListParagraph"/>
            <w:numPr>
              <w:numId w:val="232"/>
            </w:numPr>
            <w:suppressAutoHyphens/>
            <w:spacing w:before="0" w:after="0"/>
            <w:ind w:left="360" w:hanging="360"/>
          </w:pPr>
        </w:pPrChange>
      </w:pPr>
      <w:ins w:id="1048" w:author="mbeckerle" w:date="2013-07-24T08:57:00Z">
        <w:r w:rsidRPr="006D7E11">
          <w:rPr>
            <w:rFonts w:cs="Arial"/>
          </w:rPr>
          <w:t>Delimiter scanning - When parsing, the process of scanning for a specific item in the input data which</w:t>
        </w:r>
      </w:ins>
      <w:ins w:id="1049" w:author="mbeckerle" w:date="2013-07-24T08:58:00Z">
        <w:r>
          <w:rPr>
            <w:rFonts w:cs="Arial"/>
          </w:rPr>
          <w:t xml:space="preserve"> either</w:t>
        </w:r>
      </w:ins>
      <w:ins w:id="1050" w:author="mbeckerle" w:date="2013-07-24T08:57:00Z">
        <w:r w:rsidRPr="006D7E11">
          <w:rPr>
            <w:rFonts w:cs="Arial"/>
          </w:rPr>
          <w:t xml:space="preserve"> marks the end of an item or the beginning of a subsequent item</w:t>
        </w:r>
      </w:ins>
      <w:ins w:id="1051" w:author="mbeckerle" w:date="2013-07-24T08:58:00Z">
        <w:r>
          <w:rPr>
            <w:rFonts w:cs="Arial"/>
          </w:rPr>
          <w:t xml:space="preserve">. </w:t>
        </w:r>
      </w:ins>
      <w:ins w:id="1052" w:author="mbeckerle" w:date="2013-07-24T08:57:00Z">
        <w:r w:rsidRPr="006D7E11">
          <w:rPr>
            <w:rFonts w:cs="Arial"/>
          </w:rPr>
          <w:t>Delimiter scanning also takes into account escape schemes so as to allow the delimiters to appear within data if properly escaped.</w:t>
        </w:r>
      </w:ins>
    </w:p>
    <w:p w14:paraId="217CD137" w14:textId="41F4E0A2" w:rsidR="0058086F" w:rsidRPr="005223F4" w:rsidDel="00C12CB4" w:rsidRDefault="009A4315" w:rsidP="001E1A5B">
      <w:pPr>
        <w:rPr>
          <w:del w:id="1053" w:author="mbeckerle" w:date="2013-07-24T08:57:00Z"/>
        </w:rPr>
      </w:pPr>
      <w:del w:id="1054" w:author="mbeckerle" w:date="2013-07-24T08:57:00Z">
        <w:r w:rsidRPr="005223F4" w:rsidDel="00C12CB4">
          <w:delText>Delimiter scanning - When parsing, the process of scanning for a specific item in the data which marks the end of an item, or the beginning of a subsequent item is referred to as delimiter scanning, or simply scanning for short. Scanning also takes into account escape schemes so as to allow the delimiters to appear within data if properly escaped.</w:delText>
        </w:r>
      </w:del>
    </w:p>
    <w:p w14:paraId="71EED095" w14:textId="77777777" w:rsidR="003C5B56" w:rsidRPr="005223F4" w:rsidRDefault="003C5B56" w:rsidP="001E1A5B">
      <w:r w:rsidRPr="005223F4">
        <w:t>DFDL – Data Format Description Language</w:t>
      </w:r>
    </w:p>
    <w:p w14:paraId="26594695" w14:textId="77777777" w:rsidR="001571F5" w:rsidRPr="005223F4" w:rsidRDefault="001571F5" w:rsidP="001E1A5B">
      <w:r w:rsidRPr="005223F4">
        <w:t xml:space="preserve">DFDL Processor - A program that uses DFDL </w:t>
      </w:r>
      <w:r w:rsidR="00EB4E44" w:rsidRPr="005223F4">
        <w:t>schemas</w:t>
      </w:r>
      <w:r w:rsidRPr="005223F4">
        <w:t xml:space="preserve"> in order to process data described by them.</w:t>
      </w:r>
    </w:p>
    <w:p w14:paraId="68E14AA7" w14:textId="77777777" w:rsidR="001571F5" w:rsidRPr="005223F4" w:rsidRDefault="001571F5" w:rsidP="001E1A5B">
      <w:r w:rsidRPr="005223F4">
        <w:t xml:space="preserve">DFDL Schema - an </w:t>
      </w:r>
      <w:r w:rsidR="007F5736" w:rsidRPr="005223F4">
        <w:t>XML schema</w:t>
      </w:r>
      <w:r w:rsidRPr="005223F4">
        <w:t xml:space="preserve"> containing DFDL annotations to describe data format.</w:t>
      </w:r>
    </w:p>
    <w:p w14:paraId="79F84346" w14:textId="77777777" w:rsidR="009A4315" w:rsidRPr="005223F4" w:rsidRDefault="009A4315" w:rsidP="001E1A5B">
      <w:r w:rsidRPr="005223F4">
        <w:t>Dynamic extent - This is a characteristic of the data stream. When parsing a declaration or definition, the collection of bits within the data stream that contain any aspect of the representation of that element make up the element's dynamic extent.</w:t>
      </w:r>
    </w:p>
    <w:p w14:paraId="79825DE3" w14:textId="77777777" w:rsidR="00042C4E" w:rsidRPr="005223F4" w:rsidRDefault="00042C4E" w:rsidP="001E1A5B">
      <w:r w:rsidRPr="005223F4">
        <w:t>Dynamic scope - This is a characteristic of parts of the DFDL schema. When a definition or declaration contains or references another declaration or definition, then the contained definition or declaration is said to be in the dynamic scope of the enclosing one. The important characteristic of dynamic scoping is that it traverses references. When parsing, the dynamic scope of an element declaration includes all definitions and declarations used as part of parsing that element.</w:t>
      </w:r>
    </w:p>
    <w:p w14:paraId="003E3AA2" w14:textId="77777777" w:rsidR="00943AA2" w:rsidRDefault="00943AA2" w:rsidP="001E1A5B">
      <w:pPr>
        <w:rPr>
          <w:ins w:id="1055" w:author="mbeckerle" w:date="2013-07-11T18:54:00Z"/>
        </w:rPr>
      </w:pPr>
      <w:r w:rsidRPr="005223F4">
        <w:lastRenderedPageBreak/>
        <w:t xml:space="preserve">Element - A part of the data described by an element declaration in the schema and presented as an element information item in the infoset. </w:t>
      </w:r>
    </w:p>
    <w:p w14:paraId="7C3D09D1" w14:textId="5EC0B790" w:rsidR="00FB7C36" w:rsidRDefault="00FB7C36">
      <w:pPr>
        <w:rPr>
          <w:ins w:id="1056" w:author="mbeckerle" w:date="2013-07-25T11:59:00Z"/>
        </w:rPr>
        <w:pPrChange w:id="1057" w:author="mbeckerle" w:date="2013-07-11T18:54:00Z">
          <w:pPr>
            <w:pStyle w:val="ListParagraph"/>
            <w:numPr>
              <w:numId w:val="230"/>
            </w:numPr>
            <w:autoSpaceDE w:val="0"/>
            <w:autoSpaceDN w:val="0"/>
            <w:adjustRightInd w:val="0"/>
            <w:spacing w:before="0" w:after="0"/>
            <w:ind w:left="360" w:hanging="360"/>
          </w:pPr>
        </w:pPrChange>
      </w:pPr>
      <w:ins w:id="1058" w:author="mbeckerle" w:date="2013-07-25T11:59:00Z">
        <w:r>
          <w:t>Encode - To convert a character code to its representation as one or more code units.</w:t>
        </w:r>
      </w:ins>
    </w:p>
    <w:p w14:paraId="3B799B9A" w14:textId="4A23E866" w:rsidR="00CB5CCE" w:rsidRDefault="00CB5CCE">
      <w:pPr>
        <w:rPr>
          <w:ins w:id="1059" w:author="mbeckerle" w:date="2013-07-11T18:55:00Z"/>
        </w:rPr>
        <w:pPrChange w:id="1060" w:author="mbeckerle" w:date="2013-07-11T18:54:00Z">
          <w:pPr>
            <w:pStyle w:val="ListParagraph"/>
            <w:numPr>
              <w:numId w:val="230"/>
            </w:numPr>
            <w:autoSpaceDE w:val="0"/>
            <w:autoSpaceDN w:val="0"/>
            <w:adjustRightInd w:val="0"/>
            <w:spacing w:before="0" w:after="0"/>
            <w:ind w:left="360" w:hanging="360"/>
          </w:pPr>
        </w:pPrChange>
      </w:pPr>
      <w:ins w:id="1061" w:author="mbeckerle" w:date="2013-07-11T18:54:00Z">
        <w:r>
          <w:t xml:space="preserve">Encoding - </w:t>
        </w:r>
      </w:ins>
      <w:ins w:id="1062" w:author="mbeckerle" w:date="2013-07-25T12:19:00Z">
        <w:r w:rsidR="00BD5320">
          <w:t>As a verb</w:t>
        </w:r>
      </w:ins>
      <w:ins w:id="1063" w:author="mbeckerle" w:date="2013-07-25T12:21:00Z">
        <w:r w:rsidR="00BD5320">
          <w:t xml:space="preserve"> as in "encoding the string</w:t>
        </w:r>
      </w:ins>
      <w:ins w:id="1064" w:author="mbeckerle" w:date="2013-07-25T12:22:00Z">
        <w:r w:rsidR="00BD5320">
          <w:t xml:space="preserve"> of characters</w:t>
        </w:r>
      </w:ins>
      <w:ins w:id="1065" w:author="mbeckerle" w:date="2013-07-25T12:21:00Z">
        <w:r w:rsidR="00BD5320">
          <w:t xml:space="preserve"> into the data stream", </w:t>
        </w:r>
      </w:ins>
      <w:ins w:id="1066" w:author="mbeckerle" w:date="2013-07-25T12:20:00Z">
        <w:r w:rsidR="00BD5320">
          <w:t xml:space="preserve">it </w:t>
        </w:r>
      </w:ins>
      <w:ins w:id="1067" w:author="mbeckerle" w:date="2013-07-25T12:18:00Z">
        <w:r w:rsidR="00BD5320">
          <w:t>mean</w:t>
        </w:r>
      </w:ins>
      <w:ins w:id="1068" w:author="mbeckerle" w:date="2013-07-25T12:20:00Z">
        <w:r w:rsidR="00BD5320">
          <w:t>s</w:t>
        </w:r>
      </w:ins>
      <w:ins w:id="1069" w:author="mbeckerle" w:date="2013-07-25T12:18:00Z">
        <w:r w:rsidR="00BD5320">
          <w:t xml:space="preserve"> the process of converting character codes into code units</w:t>
        </w:r>
      </w:ins>
      <w:ins w:id="1070" w:author="mbeckerle" w:date="2013-07-25T12:20:00Z">
        <w:r w:rsidR="00BD5320">
          <w:t>, that is, of carrying out the encode operation repeatedly</w:t>
        </w:r>
      </w:ins>
      <w:ins w:id="1071" w:author="mbeckerle" w:date="2013-07-11T18:55:00Z">
        <w:r>
          <w:t>.</w:t>
        </w:r>
      </w:ins>
      <w:ins w:id="1072" w:author="mbeckerle" w:date="2013-07-11T18:59:00Z">
        <w:r w:rsidR="0043629B">
          <w:rPr>
            <w:rFonts w:cs="Arial"/>
          </w:rPr>
          <w:t xml:space="preserve"> </w:t>
        </w:r>
      </w:ins>
      <w:ins w:id="1073" w:author="mbeckerle" w:date="2013-07-25T12:22:00Z">
        <w:r w:rsidR="00BD5320">
          <w:rPr>
            <w:rFonts w:cs="Arial"/>
          </w:rPr>
          <w:t xml:space="preserve"> </w:t>
        </w:r>
        <w:r w:rsidR="00BD5320">
          <w:t xml:space="preserve">As a noun, as in "the encoding </w:t>
        </w:r>
      </w:ins>
      <w:ins w:id="1074" w:author="mbeckerle" w:date="2013-07-25T12:23:00Z">
        <w:r w:rsidR="00BD5320">
          <w:t>is</w:t>
        </w:r>
      </w:ins>
      <w:bookmarkStart w:id="1075" w:name="_GoBack"/>
      <w:bookmarkEnd w:id="1075"/>
      <w:ins w:id="1076" w:author="mbeckerle" w:date="2013-07-25T12:22:00Z">
        <w:r w:rsidR="00BD5320">
          <w:t xml:space="preserve"> ASCII" encoding is a </w:t>
        </w:r>
        <w:r w:rsidR="00BD5320">
          <w:t xml:space="preserve">synonym for Character Set Encoding. </w:t>
        </w:r>
      </w:ins>
      <w:ins w:id="1077" w:author="mbeckerle" w:date="2013-07-11T18:59:00Z">
        <w:r w:rsidR="0043629B">
          <w:rPr>
            <w:rFonts w:cs="Arial"/>
          </w:rPr>
          <w:t xml:space="preserve"> </w:t>
        </w:r>
        <w:r w:rsidR="0043629B">
          <w:rPr>
            <w:rStyle w:val="CommentReference"/>
          </w:rPr>
          <w:commentReference w:id="1078"/>
        </w:r>
        <w:r w:rsidR="0043629B">
          <w:rPr>
            <w:rFonts w:cs="Arial"/>
          </w:rPr>
          <w:t xml:space="preserve">  </w:t>
        </w:r>
      </w:ins>
    </w:p>
    <w:p w14:paraId="315BA460" w14:textId="77777777" w:rsidR="0043629B" w:rsidRDefault="0043629B" w:rsidP="0043629B">
      <w:pPr>
        <w:rPr>
          <w:ins w:id="1079" w:author="mbeckerle" w:date="2013-07-11T18:55:00Z"/>
        </w:rPr>
      </w:pPr>
      <w:ins w:id="1080" w:author="mbeckerle" w:date="2013-07-11T18:55:00Z">
        <w:r w:rsidRPr="005223F4">
          <w:t xml:space="preserve">Explicit properties - The explicit properties are the combination of any defined locally on the annotation and any defined </w:t>
        </w:r>
        <w:r>
          <w:t>by</w:t>
        </w:r>
        <w:r w:rsidRPr="005223F4">
          <w:t xml:space="preserve"> </w:t>
        </w:r>
        <w:r>
          <w:t>a</w:t>
        </w:r>
        <w:r w:rsidRPr="005223F4">
          <w:t xml:space="preserve"> dfdl:defineFormat annotation referenced by a local dfdl:ref property.</w:t>
        </w:r>
      </w:ins>
    </w:p>
    <w:p w14:paraId="43532DB9" w14:textId="1FA41193" w:rsidR="00CB5CCE" w:rsidRDefault="00CB5CCE">
      <w:pPr>
        <w:rPr>
          <w:ins w:id="1081" w:author="mbeckerle" w:date="2013-07-11T18:54:00Z"/>
          <w:color w:val="0000FF"/>
          <w:lang w:eastAsia="en-GB"/>
        </w:rPr>
        <w:pPrChange w:id="1082" w:author="mbeckerle" w:date="2013-07-11T18:54:00Z">
          <w:pPr>
            <w:pStyle w:val="ListParagraph"/>
            <w:numPr>
              <w:numId w:val="230"/>
            </w:numPr>
            <w:autoSpaceDE w:val="0"/>
            <w:autoSpaceDN w:val="0"/>
            <w:adjustRightInd w:val="0"/>
            <w:spacing w:before="0" w:after="0"/>
            <w:ind w:left="360" w:hanging="360"/>
          </w:pPr>
        </w:pPrChange>
      </w:pPr>
      <w:ins w:id="1083" w:author="mbeckerle" w:date="2013-07-11T18:54:00Z">
        <w:r>
          <w:t>Fixed-Width Character Encoding - A character set encoding where all characters are encoded using a single code unit for their representation. Note that a code unit is not necessarily a single byte.</w:t>
        </w:r>
      </w:ins>
      <w:ins w:id="1084" w:author="mbeckerle" w:date="2013-07-11T18:59:00Z">
        <w:r w:rsidR="0043629B">
          <w:rPr>
            <w:rFonts w:cs="Arial"/>
          </w:rPr>
          <w:t xml:space="preserve">  </w:t>
        </w:r>
        <w:r w:rsidR="0043629B">
          <w:rPr>
            <w:rStyle w:val="CommentReference"/>
          </w:rPr>
          <w:commentReference w:id="1085"/>
        </w:r>
        <w:r w:rsidR="0043629B">
          <w:rPr>
            <w:rFonts w:cs="Arial"/>
          </w:rPr>
          <w:t xml:space="preserve">  </w:t>
        </w:r>
      </w:ins>
    </w:p>
    <w:p w14:paraId="29CAA686" w14:textId="501D138A" w:rsidR="00CB5CCE" w:rsidRPr="005223F4" w:rsidDel="0043629B" w:rsidRDefault="00CB5CCE" w:rsidP="00CB5CCE">
      <w:pPr>
        <w:rPr>
          <w:del w:id="1086" w:author="mbeckerle" w:date="2013-07-11T18:55:00Z"/>
        </w:rPr>
      </w:pPr>
    </w:p>
    <w:p w14:paraId="0C7E01D6" w14:textId="4FF5260A" w:rsidR="009C692A" w:rsidRPr="005223F4" w:rsidRDefault="003C5B56" w:rsidP="001E1A5B">
      <w:del w:id="1087" w:author="mbeckerle" w:date="2013-07-11T18:55:00Z">
        <w:r w:rsidRPr="005223F4" w:rsidDel="0043629B">
          <w:delText xml:space="preserve">Explicit properties - The explicit properties are the combination of any defined locally on the annotation and any defined </w:delText>
        </w:r>
      </w:del>
      <w:del w:id="1088" w:author="mbeckerle" w:date="2013-01-28T10:58:00Z">
        <w:r w:rsidRPr="005223F4" w:rsidDel="00CF63FA">
          <w:delText xml:space="preserve">on the </w:delText>
        </w:r>
      </w:del>
      <w:del w:id="1089" w:author="mbeckerle" w:date="2013-07-11T18:55:00Z">
        <w:r w:rsidRPr="005223F4" w:rsidDel="0043629B">
          <w:delText>dfdl:defineFormat annotation reference</w:delText>
        </w:r>
        <w:r w:rsidR="00AB3884" w:rsidRPr="005223F4" w:rsidDel="0043629B">
          <w:delText>d</w:delText>
        </w:r>
        <w:r w:rsidRPr="005223F4" w:rsidDel="0043629B">
          <w:delText xml:space="preserve"> by a local dfdl:ref property.</w:delText>
        </w:r>
      </w:del>
      <w:ins w:id="1090" w:author="mbeckerle" w:date="2013-01-28T09:40:00Z">
        <w:r w:rsidR="009C692A">
          <w:rPr>
            <w:rFonts w:ascii="Helvetica" w:hAnsi="Helvetica" w:cstheme="minorHAnsi"/>
          </w:rPr>
          <w:t xml:space="preserve">Fixed Array Element - An array element where </w:t>
        </w:r>
      </w:ins>
      <w:ins w:id="1091" w:author="Steve Hanson" w:date="2013-03-28T11:06:00Z">
        <w:r w:rsidR="006B79AB">
          <w:rPr>
            <w:rFonts w:ascii="Helvetica" w:hAnsi="Helvetica" w:cstheme="minorHAnsi"/>
          </w:rPr>
          <w:t>XSD</w:t>
        </w:r>
      </w:ins>
      <w:ins w:id="1092" w:author="Steve Hanson" w:date="2013-03-28T18:13:00Z">
        <w:r w:rsidR="00767A8A">
          <w:rPr>
            <w:rFonts w:ascii="Helvetica" w:hAnsi="Helvetica" w:cstheme="minorHAnsi"/>
          </w:rPr>
          <w:t>L</w:t>
        </w:r>
      </w:ins>
      <w:ins w:id="1093" w:author="Steve Hanson" w:date="2013-03-28T11:06:00Z">
        <w:r w:rsidR="006B79AB">
          <w:rPr>
            <w:rFonts w:ascii="Helvetica" w:hAnsi="Helvetica" w:cstheme="minorHAnsi"/>
          </w:rPr>
          <w:t xml:space="preserve"> </w:t>
        </w:r>
      </w:ins>
      <w:ins w:id="1094" w:author="mbeckerle" w:date="2013-01-28T09:40:00Z">
        <w:r w:rsidR="009C692A">
          <w:rPr>
            <w:rFonts w:ascii="Helvetica" w:hAnsi="Helvetica" w:cstheme="minorHAnsi"/>
          </w:rPr>
          <w:t xml:space="preserve">minOccurs is equal to </w:t>
        </w:r>
      </w:ins>
      <w:ins w:id="1095" w:author="Steve Hanson" w:date="2013-03-28T18:13:00Z">
        <w:r w:rsidR="00767A8A">
          <w:rPr>
            <w:rFonts w:ascii="Helvetica" w:hAnsi="Helvetica" w:cstheme="minorHAnsi"/>
          </w:rPr>
          <w:t>XSDL</w:t>
        </w:r>
      </w:ins>
      <w:ins w:id="1096" w:author="Steve Hanson" w:date="2013-03-28T11:06:00Z">
        <w:r w:rsidR="006B79AB">
          <w:rPr>
            <w:rFonts w:ascii="Helvetica" w:hAnsi="Helvetica" w:cstheme="minorHAnsi"/>
          </w:rPr>
          <w:t xml:space="preserve"> </w:t>
        </w:r>
      </w:ins>
      <w:ins w:id="1097" w:author="mbeckerle" w:date="2013-01-28T09:40:00Z">
        <w:r w:rsidR="009C692A">
          <w:rPr>
            <w:rFonts w:ascii="Helvetica" w:hAnsi="Helvetica" w:cstheme="minorHAnsi"/>
          </w:rPr>
          <w:t>maxOccurs.</w:t>
        </w:r>
      </w:ins>
    </w:p>
    <w:p w14:paraId="1CEF62A9" w14:textId="48165968" w:rsidR="00943AA2" w:rsidRPr="005223F4" w:rsidDel="009C692A" w:rsidRDefault="00943AA2" w:rsidP="001E1A5B">
      <w:pPr>
        <w:rPr>
          <w:del w:id="1098" w:author="mbeckerle" w:date="2013-01-28T09:38:00Z"/>
        </w:rPr>
      </w:pPr>
      <w:del w:id="1099" w:author="mbeckerle" w:date="2013-01-28T09:38:00Z">
        <w:r w:rsidRPr="005223F4" w:rsidDel="009C692A">
          <w:delText xml:space="preserve">Fixed-Occurrence Item - An array has fixed number of occurrences when </w:delText>
        </w:r>
        <w:r w:rsidR="0015012F" w:rsidRPr="005223F4" w:rsidDel="009C692A">
          <w:delText>xs:minOccurs</w:delText>
        </w:r>
        <w:r w:rsidRPr="005223F4" w:rsidDel="009C692A">
          <w:delText xml:space="preserve"> = </w:delText>
        </w:r>
        <w:r w:rsidR="001359BA" w:rsidRPr="005223F4" w:rsidDel="009C692A">
          <w:delText>xs:maxOccurs</w:delText>
        </w:r>
        <w:r w:rsidRPr="005223F4" w:rsidDel="009C692A">
          <w:delText>, or when the DFDL representation properties preclude a variable number of occurrences. An optional element has a fixed number of occurrences when the DFDL representation properties preclude a variable number of occurrences.</w:delText>
        </w:r>
      </w:del>
    </w:p>
    <w:p w14:paraId="528A1FD9" w14:textId="209CA8E7" w:rsidR="009C692A" w:rsidRDefault="009C692A" w:rsidP="001F0BA7">
      <w:pPr>
        <w:rPr>
          <w:ins w:id="1100" w:author="mbeckerle" w:date="2013-01-28T09:32:00Z"/>
          <w:rFonts w:ascii="Helvetica" w:hAnsi="Helvetica" w:cstheme="minorHAnsi"/>
        </w:rPr>
      </w:pPr>
      <w:ins w:id="1101" w:author="mbeckerle" w:date="2013-01-28T09:31:00Z">
        <w:r w:rsidRPr="00761F7C">
          <w:rPr>
            <w:rFonts w:ascii="Helvetica" w:hAnsi="Helvetica" w:cstheme="minorHAnsi"/>
          </w:rPr>
          <w:t xml:space="preserve">Format </w:t>
        </w:r>
        <w:r>
          <w:rPr>
            <w:rFonts w:ascii="Helvetica" w:hAnsi="Helvetica" w:cstheme="minorHAnsi"/>
          </w:rPr>
          <w:t>a</w:t>
        </w:r>
        <w:r w:rsidRPr="00761F7C">
          <w:rPr>
            <w:rFonts w:ascii="Helvetica" w:hAnsi="Helvetica" w:cstheme="minorHAnsi"/>
          </w:rPr>
          <w:t xml:space="preserve">nnotations - </w:t>
        </w:r>
        <w:r>
          <w:rPr>
            <w:rFonts w:ascii="Helvetica" w:hAnsi="Helvetica" w:cstheme="minorHAnsi"/>
          </w:rPr>
          <w:t>T</w:t>
        </w:r>
        <w:r w:rsidRPr="00761F7C">
          <w:rPr>
            <w:rFonts w:ascii="Helvetica" w:hAnsi="Helvetica" w:cstheme="minorHAnsi"/>
          </w:rPr>
          <w:t xml:space="preserve">he annotation elements dfdl:format, dfdl:element, dfdl:simpleType, dfdl:group, dfdl:sequence, </w:t>
        </w:r>
        <w:r w:rsidR="0026072E">
          <w:rPr>
            <w:rFonts w:ascii="Helvetica" w:hAnsi="Helvetica" w:cstheme="minorHAnsi"/>
          </w:rPr>
          <w:t>dfdl:choice</w:t>
        </w:r>
      </w:ins>
      <w:commentRangeStart w:id="1102"/>
      <w:ins w:id="1103" w:author="mbeckerle" w:date="2013-02-18T20:16:00Z">
        <w:r w:rsidR="0026072E">
          <w:rPr>
            <w:rFonts w:ascii="Helvetica" w:hAnsi="Helvetica" w:cstheme="minorHAnsi"/>
          </w:rPr>
          <w:t>, and dfdl:escapeScheme.</w:t>
        </w:r>
      </w:ins>
      <w:commentRangeEnd w:id="1102"/>
      <w:ins w:id="1104" w:author="mbeckerle" w:date="2013-02-18T20:17:00Z">
        <w:r w:rsidR="0026072E">
          <w:rPr>
            <w:rStyle w:val="CommentReference"/>
          </w:rPr>
          <w:commentReference w:id="1102"/>
        </w:r>
      </w:ins>
    </w:p>
    <w:p w14:paraId="3160B7F5" w14:textId="17F4A199" w:rsidR="00943AA2" w:rsidRPr="005223F4" w:rsidDel="009C692A" w:rsidRDefault="00943AA2" w:rsidP="001E1A5B">
      <w:pPr>
        <w:rPr>
          <w:del w:id="1105" w:author="mbeckerle" w:date="2013-01-28T09:31:00Z"/>
        </w:rPr>
      </w:pPr>
      <w:commentRangeStart w:id="1106"/>
      <w:del w:id="1107" w:author="mbeckerle" w:date="2013-01-28T09:31:00Z">
        <w:r w:rsidRPr="005223F4" w:rsidDel="009C692A">
          <w:delText xml:space="preserve">Format Annotations - the syntactic elements by which format information is decorated onto </w:delText>
        </w:r>
        <w:r w:rsidR="007F5736" w:rsidRPr="005223F4" w:rsidDel="009C692A">
          <w:delText>XML schema</w:delText>
        </w:r>
        <w:r w:rsidRPr="005223F4" w:rsidDel="009C692A">
          <w:delText>s</w:delText>
        </w:r>
      </w:del>
    </w:p>
    <w:p w14:paraId="36DEA5BE" w14:textId="77777777" w:rsidR="006E5B0C" w:rsidRDefault="006E5B0C" w:rsidP="002556EF">
      <w:pPr>
        <w:rPr>
          <w:ins w:id="1108" w:author="mbeckerle" w:date="2013-07-11T18:25:00Z"/>
          <w:rFonts w:cs="Arial"/>
          <w:color w:val="000000"/>
          <w:lang w:eastAsia="en-GB"/>
        </w:rPr>
      </w:pPr>
      <w:ins w:id="1109" w:author="mbeckerle" w:date="2013-07-11T18:25:00Z">
        <w:r>
          <w:rPr>
            <w:rFonts w:cs="Arial"/>
            <w:color w:val="000000"/>
            <w:lang w:eastAsia="en-GB"/>
          </w:rPr>
          <w:t>Format property – a DFDL property carried on a DFDL format annotation.</w:t>
        </w:r>
        <w:commentRangeEnd w:id="1106"/>
        <w:r>
          <w:rPr>
            <w:rStyle w:val="CommentReference"/>
          </w:rPr>
          <w:commentReference w:id="1106"/>
        </w:r>
      </w:ins>
    </w:p>
    <w:p w14:paraId="099C918B" w14:textId="16893302" w:rsidR="00943AA2" w:rsidRPr="005223F4" w:rsidDel="006E5B0C" w:rsidRDefault="00943AA2" w:rsidP="001F0BA7">
      <w:pPr>
        <w:rPr>
          <w:del w:id="1110" w:author="mbeckerle" w:date="2013-07-11T18:25:00Z"/>
        </w:rPr>
      </w:pPr>
      <w:del w:id="1111" w:author="mbeckerle" w:date="2013-07-11T18:25:00Z">
        <w:r w:rsidRPr="005223F4" w:rsidDel="006E5B0C">
          <w:delText xml:space="preserve">Format Properties - the attributes on format annotations which specify characteristics of data format. </w:delText>
        </w:r>
      </w:del>
    </w:p>
    <w:p w14:paraId="45A0E0E2" w14:textId="77777777" w:rsidR="00FC221E" w:rsidRDefault="00FC221E" w:rsidP="002556EF">
      <w:pPr>
        <w:rPr>
          <w:ins w:id="1112" w:author="mbeckerle" w:date="2013-01-28T09:43:00Z"/>
        </w:rPr>
      </w:pPr>
      <w:r w:rsidRPr="005223F4">
        <w:t>Framing - framing is the term we use to describe the delimiters, length fields, and other parts of the data stream which are present, and may be necessary to determine the length or position of the content of an element.</w:t>
      </w:r>
    </w:p>
    <w:p w14:paraId="5D66AC56" w14:textId="7FA6AE67" w:rsidR="001D5687" w:rsidRPr="005223F4" w:rsidRDefault="001D5687" w:rsidP="002556EF">
      <w:ins w:id="1113" w:author="mbeckerle" w:date="2013-01-28T09:43:00Z">
        <w:r>
          <w:rPr>
            <w:rFonts w:ascii="Helvetica" w:hAnsi="Helvetica" w:cstheme="minorHAnsi"/>
          </w:rPr>
          <w:t>Index - The position of an occurrence in a count, starting at 1.</w:t>
        </w:r>
      </w:ins>
    </w:p>
    <w:p w14:paraId="7B4E06DB" w14:textId="77777777" w:rsidR="00712BB9" w:rsidRPr="005223F4" w:rsidRDefault="00712BB9" w:rsidP="001E1A5B">
      <w:r w:rsidRPr="005223F4">
        <w:t xml:space="preserve">Item - A DFDL information set consists of a number of </w:t>
      </w:r>
      <w:r w:rsidRPr="005223F4">
        <w:rPr>
          <w:rStyle w:val="Strong"/>
          <w:i/>
          <w:iCs/>
        </w:rPr>
        <w:t>information items</w:t>
      </w:r>
      <w:r w:rsidRPr="005223F4">
        <w:t xml:space="preserve">; or just </w:t>
      </w:r>
      <w:r w:rsidRPr="005223F4">
        <w:rPr>
          <w:i/>
        </w:rPr>
        <w:t>items</w:t>
      </w:r>
      <w:r w:rsidRPr="005223F4">
        <w:t xml:space="preserve"> for short.</w:t>
      </w:r>
    </w:p>
    <w:p w14:paraId="2DA520A8" w14:textId="76754578" w:rsidR="00943AA2" w:rsidRPr="005223F4" w:rsidRDefault="00943AA2" w:rsidP="001E1A5B">
      <w:r w:rsidRPr="005223F4">
        <w:t xml:space="preserve">Length - When discussing data items and their representations, the term 'length' is used to refer to the measure of the size of the representation of an item in units of bits, bytes, or characters. The length of an array is the number of bits, bytes, or characters making up its representation, and has nothing to do with the number of occurrences, or dimensionality, of the array. Any </w:t>
      </w:r>
      <w:ins w:id="1114" w:author="Steve Hanson" w:date="2013-03-28T11:07:00Z">
        <w:r w:rsidR="006B79AB">
          <w:t xml:space="preserve">element </w:t>
        </w:r>
      </w:ins>
      <w:del w:id="1115" w:author="Steve Hanson" w:date="2013-03-28T11:07:00Z">
        <w:r w:rsidRPr="005223F4" w:rsidDel="006B79AB">
          <w:delText xml:space="preserve">item or array </w:delText>
        </w:r>
      </w:del>
      <w:ins w:id="1116" w:author="Steve Hanson" w:date="2013-03-28T11:07:00Z">
        <w:r w:rsidR="006B79AB">
          <w:t xml:space="preserve">occurrence </w:t>
        </w:r>
      </w:ins>
      <w:r w:rsidRPr="005223F4">
        <w:t>has length. Only array</w:t>
      </w:r>
      <w:ins w:id="1117" w:author="mbeckerle" w:date="2013-01-28T12:14:00Z">
        <w:r w:rsidR="00DD3708">
          <w:t xml:space="preserve"> elements</w:t>
        </w:r>
      </w:ins>
      <w:del w:id="1118" w:author="mbeckerle" w:date="2013-01-28T12:14:00Z">
        <w:r w:rsidRPr="005223F4" w:rsidDel="00DD3708">
          <w:delText>s</w:delText>
        </w:r>
      </w:del>
      <w:r w:rsidRPr="005223F4">
        <w:t xml:space="preserve"> and optional elements have </w:t>
      </w:r>
      <w:ins w:id="1119" w:author="mbeckerle" w:date="2013-01-28T12:15:00Z">
        <w:r w:rsidR="00DD3708">
          <w:t xml:space="preserve">numbers of </w:t>
        </w:r>
      </w:ins>
      <w:r w:rsidRPr="005223F4">
        <w:t>occurrences</w:t>
      </w:r>
      <w:ins w:id="1120" w:author="mbeckerle" w:date="2013-01-28T12:15:00Z">
        <w:r w:rsidR="00DD3708">
          <w:t xml:space="preserve"> other than 1</w:t>
        </w:r>
      </w:ins>
      <w:r w:rsidRPr="005223F4">
        <w:t>.</w:t>
      </w:r>
    </w:p>
    <w:p w14:paraId="38E13073" w14:textId="77777777" w:rsidR="00042C4E" w:rsidRPr="005223F4" w:rsidRDefault="00042C4E" w:rsidP="001E1A5B">
      <w:r w:rsidRPr="005223F4">
        <w:t>Lexical scope - In a DFDL Schema document, the lexical scope of any element is the collection of schema declarations, definitions, and annotations contained within the element textually.</w:t>
      </w:r>
    </w:p>
    <w:p w14:paraId="21BA3AC0" w14:textId="77777777" w:rsidR="00943AA2" w:rsidRPr="005223F4" w:rsidRDefault="00943AA2" w:rsidP="001C1776">
      <w:r w:rsidRPr="005223F4">
        <w:t>Local properties – Local properties are the properties defined on an annotation in either short</w:t>
      </w:r>
      <w:r w:rsidR="001C1776" w:rsidRPr="005223F4">
        <w:t>, attribute</w:t>
      </w:r>
      <w:r w:rsidRPr="005223F4">
        <w:t xml:space="preserve"> or </w:t>
      </w:r>
      <w:r w:rsidR="001C1776" w:rsidRPr="005223F4">
        <w:t xml:space="preserve">element </w:t>
      </w:r>
      <w:r w:rsidRPr="005223F4">
        <w:t>form</w:t>
      </w:r>
    </w:p>
    <w:p w14:paraId="61A9E4C5" w14:textId="77777777" w:rsidR="00943AA2" w:rsidRDefault="00943AA2" w:rsidP="001E1A5B">
      <w:pPr>
        <w:rPr>
          <w:ins w:id="1121" w:author="mbeckerle" w:date="2013-07-10T13:31:00Z"/>
        </w:rPr>
      </w:pPr>
      <w:r w:rsidRPr="005223F4">
        <w:t xml:space="preserve">Logical layer - A DFDL Schema with all the DFDL annotations ignored is an ordinary XSDL schema. The logical structure described by this XSDL is called the DFDL </w:t>
      </w:r>
      <w:r w:rsidRPr="005223F4">
        <w:rPr>
          <w:i/>
        </w:rPr>
        <w:t>logical layer</w:t>
      </w:r>
      <w:r w:rsidRPr="005223F4">
        <w:t>.</w:t>
      </w:r>
    </w:p>
    <w:p w14:paraId="79A0F7E2" w14:textId="765EF526" w:rsidR="002F336A" w:rsidRDefault="002F336A" w:rsidP="001E1A5B">
      <w:pPr>
        <w:rPr>
          <w:ins w:id="1122" w:author="mbeckerle" w:date="2013-07-11T18:28:00Z"/>
        </w:rPr>
      </w:pPr>
      <w:ins w:id="1123" w:author="mbeckerle" w:date="2013-07-10T13:31:00Z">
        <w:r>
          <w:t xml:space="preserve">Nibble - 4 bits. A single hexadecimal digit (0 to 9, A to F) is often referred to as a nibble as it </w:t>
        </w:r>
      </w:ins>
      <w:ins w:id="1124" w:author="mbeckerle" w:date="2013-07-10T13:32:00Z">
        <w:r>
          <w:t xml:space="preserve">can be represented in exactly </w:t>
        </w:r>
      </w:ins>
      <w:ins w:id="1125" w:author="mbeckerle" w:date="2013-07-10T13:31:00Z">
        <w:r>
          <w:t xml:space="preserve">4 bits. </w:t>
        </w:r>
      </w:ins>
    </w:p>
    <w:p w14:paraId="1E98072D" w14:textId="29A7F5D5" w:rsidR="006E5B0C" w:rsidRDefault="006E5B0C" w:rsidP="001E1A5B">
      <w:pPr>
        <w:rPr>
          <w:ins w:id="1126" w:author="mbeckerle" w:date="2013-01-28T09:42:00Z"/>
        </w:rPr>
      </w:pPr>
      <w:commentRangeStart w:id="1127"/>
      <w:ins w:id="1128" w:author="mbeckerle" w:date="2013-07-11T18:28:00Z">
        <w:r>
          <w:rPr>
            <w:rFonts w:cs="Arial"/>
            <w:color w:val="000000"/>
            <w:lang w:eastAsia="en-GB"/>
          </w:rPr>
          <w:t>Non-representation property – a format property that is not a representation property, specifically dfdl:ref, dfdl:hiddenGroupRef, dfdl:elementId, dfdl:choiceBranchRef, dfdl:inputValueCalc, dfdl:outputValueCalc.</w:t>
        </w:r>
        <w:commentRangeEnd w:id="1127"/>
        <w:r>
          <w:rPr>
            <w:rStyle w:val="CommentReference"/>
          </w:rPr>
          <w:commentReference w:id="1127"/>
        </w:r>
        <w:r>
          <w:rPr>
            <w:rFonts w:cs="Arial"/>
            <w:color w:val="000000"/>
            <w:lang w:eastAsia="en-GB"/>
          </w:rPr>
          <w:t xml:space="preserve"> See also </w:t>
        </w:r>
      </w:ins>
      <w:ins w:id="1129" w:author="mbeckerle" w:date="2013-07-11T18:29:00Z">
        <w:r>
          <w:rPr>
            <w:rFonts w:cs="Arial"/>
            <w:color w:val="000000"/>
            <w:lang w:eastAsia="en-GB"/>
          </w:rPr>
          <w:t>r</w:t>
        </w:r>
      </w:ins>
      <w:ins w:id="1130" w:author="mbeckerle" w:date="2013-07-11T18:28:00Z">
        <w:r>
          <w:rPr>
            <w:rFonts w:cs="Arial"/>
            <w:color w:val="000000"/>
            <w:lang w:eastAsia="en-GB"/>
          </w:rPr>
          <w:t>epresentation property.</w:t>
        </w:r>
      </w:ins>
    </w:p>
    <w:p w14:paraId="0271EE01" w14:textId="28CA0A9E" w:rsidR="001D5687" w:rsidRPr="005223F4" w:rsidRDefault="001D5687" w:rsidP="001E1A5B">
      <w:ins w:id="1131" w:author="mbeckerle" w:date="2013-01-28T09:42:00Z">
        <w:r>
          <w:rPr>
            <w:rFonts w:ascii="Helvetica" w:hAnsi="Helvetica" w:cstheme="minorHAnsi"/>
          </w:rPr>
          <w:t>Occurrence - An instance of an element in the data, or an item in the DFDL Infoset.</w:t>
        </w:r>
      </w:ins>
    </w:p>
    <w:p w14:paraId="16ABC107" w14:textId="4AEA4BEE" w:rsidR="001D5687" w:rsidRDefault="009C692A" w:rsidP="001E1A5B">
      <w:pPr>
        <w:rPr>
          <w:ins w:id="1132" w:author="mbeckerle" w:date="2013-01-28T09:44:00Z"/>
        </w:rPr>
      </w:pPr>
      <w:ins w:id="1133" w:author="mbeckerle" w:date="2013-01-28T09:39:00Z">
        <w:r w:rsidRPr="009F1201">
          <w:rPr>
            <w:rFonts w:ascii="Helvetica" w:hAnsi="Helvetica"/>
          </w:rPr>
          <w:t>Optional</w:t>
        </w:r>
        <w:r w:rsidRPr="009F1201">
          <w:rPr>
            <w:rFonts w:ascii="Helvetica" w:hAnsi="Helvetica" w:cstheme="minorHAnsi"/>
          </w:rPr>
          <w:t xml:space="preserve"> Element</w:t>
        </w:r>
        <w:r>
          <w:rPr>
            <w:rFonts w:ascii="Helvetica" w:hAnsi="Helvetica" w:cstheme="minorHAnsi"/>
          </w:rPr>
          <w:t xml:space="preserve"> -</w:t>
        </w:r>
        <w:r w:rsidRPr="009F1201">
          <w:rPr>
            <w:rFonts w:ascii="Helvetica" w:hAnsi="Helvetica" w:cstheme="minorHAnsi"/>
          </w:rPr>
          <w:t xml:space="preserve"> An element declaration or reference where </w:t>
        </w:r>
      </w:ins>
      <w:ins w:id="1134" w:author="Steve Hanson" w:date="2013-03-28T11:08:00Z">
        <w:r w:rsidR="006B79AB">
          <w:rPr>
            <w:rFonts w:ascii="Helvetica" w:hAnsi="Helvetica" w:cstheme="minorHAnsi"/>
          </w:rPr>
          <w:t>XSD</w:t>
        </w:r>
      </w:ins>
      <w:ins w:id="1135" w:author="Steve Hanson" w:date="2013-03-28T18:13:00Z">
        <w:r w:rsidR="00767A8A">
          <w:rPr>
            <w:rFonts w:ascii="Helvetica" w:hAnsi="Helvetica" w:cstheme="minorHAnsi"/>
          </w:rPr>
          <w:t>L</w:t>
        </w:r>
      </w:ins>
      <w:ins w:id="1136" w:author="Steve Hanson" w:date="2013-03-28T11:08:00Z">
        <w:r w:rsidR="006B79AB">
          <w:rPr>
            <w:rFonts w:ascii="Helvetica" w:hAnsi="Helvetica" w:cstheme="minorHAnsi"/>
          </w:rPr>
          <w:t xml:space="preserve"> </w:t>
        </w:r>
      </w:ins>
      <w:ins w:id="1137" w:author="mbeckerle" w:date="2013-01-28T09:39:00Z">
        <w:r w:rsidRPr="009F1201">
          <w:rPr>
            <w:rFonts w:ascii="Helvetica" w:hAnsi="Helvetica" w:cstheme="minorHAnsi"/>
          </w:rPr>
          <w:t>minOccurs is equal to zero.</w:t>
        </w:r>
      </w:ins>
      <w:del w:id="1138" w:author="mbeckerle" w:date="2013-01-28T09:39:00Z">
        <w:r w:rsidR="00FA2984" w:rsidRPr="005223F4" w:rsidDel="009C692A">
          <w:delText>Optional Element - this term refers to an element</w:delText>
        </w:r>
        <w:r w:rsidR="00033A62" w:rsidRPr="005223F4" w:rsidDel="009C692A">
          <w:delText xml:space="preserve"> declaration or reference</w:delText>
        </w:r>
        <w:r w:rsidR="00FA2984" w:rsidRPr="005223F4" w:rsidDel="009C692A">
          <w:delText xml:space="preserve"> with </w:delText>
        </w:r>
        <w:r w:rsidR="001359BA" w:rsidRPr="005223F4" w:rsidDel="009C692A">
          <w:delText>xs:maxOccurs</w:delText>
        </w:r>
        <w:r w:rsidR="00FA2984" w:rsidRPr="005223F4" w:rsidDel="009C692A">
          <w:delText>=</w:delText>
        </w:r>
        <w:r w:rsidR="00EB4E44" w:rsidRPr="005223F4" w:rsidDel="009C692A">
          <w:delText>’</w:delText>
        </w:r>
        <w:r w:rsidR="00FA2984" w:rsidRPr="005223F4" w:rsidDel="009C692A">
          <w:delText>1</w:delText>
        </w:r>
        <w:r w:rsidR="00EB4E44" w:rsidRPr="005223F4" w:rsidDel="009C692A">
          <w:delText>’</w:delText>
        </w:r>
        <w:r w:rsidR="00FA2984" w:rsidRPr="005223F4" w:rsidDel="009C692A">
          <w:delText xml:space="preserve">, and </w:delText>
        </w:r>
        <w:r w:rsidR="0015012F" w:rsidRPr="005223F4" w:rsidDel="009C692A">
          <w:delText>xs:minOccurs</w:delText>
        </w:r>
        <w:r w:rsidR="00FA2984" w:rsidRPr="005223F4" w:rsidDel="009C692A">
          <w:delText>=</w:delText>
        </w:r>
        <w:r w:rsidR="00EB4E44" w:rsidRPr="005223F4" w:rsidDel="009C692A">
          <w:delText>’</w:delText>
        </w:r>
        <w:r w:rsidR="00FA2984" w:rsidRPr="005223F4" w:rsidDel="009C692A">
          <w:delText>0</w:delText>
        </w:r>
        <w:r w:rsidR="00EB4E44" w:rsidRPr="005223F4" w:rsidDel="009C692A">
          <w:delText>’</w:delText>
        </w:r>
      </w:del>
    </w:p>
    <w:p w14:paraId="67AA8DEA" w14:textId="196FB717" w:rsidR="00FA2984" w:rsidRPr="005223F4" w:rsidRDefault="001D5687" w:rsidP="001E1A5B">
      <w:ins w:id="1139" w:author="mbeckerle" w:date="2013-01-28T09:44:00Z">
        <w:r w:rsidRPr="009F1201">
          <w:rPr>
            <w:rFonts w:ascii="Helvetica" w:hAnsi="Helvetica" w:cstheme="minorHAnsi"/>
          </w:rPr>
          <w:t>Optional</w:t>
        </w:r>
        <w:r>
          <w:rPr>
            <w:rFonts w:ascii="Helvetica" w:hAnsi="Helvetica" w:cstheme="minorHAnsi"/>
          </w:rPr>
          <w:t xml:space="preserve"> Occurrence - An occurrence with an index greater than </w:t>
        </w:r>
      </w:ins>
      <w:ins w:id="1140" w:author="Steve Hanson" w:date="2013-03-28T11:08:00Z">
        <w:r w:rsidR="006B79AB">
          <w:rPr>
            <w:rFonts w:ascii="Helvetica" w:hAnsi="Helvetica" w:cstheme="minorHAnsi"/>
          </w:rPr>
          <w:t>XSD</w:t>
        </w:r>
      </w:ins>
      <w:ins w:id="1141" w:author="Steve Hanson" w:date="2013-03-28T18:13:00Z">
        <w:r w:rsidR="00767A8A">
          <w:rPr>
            <w:rFonts w:ascii="Helvetica" w:hAnsi="Helvetica" w:cstheme="minorHAnsi"/>
          </w:rPr>
          <w:t>L</w:t>
        </w:r>
      </w:ins>
      <w:ins w:id="1142" w:author="Steve Hanson" w:date="2013-03-28T11:08:00Z">
        <w:r w:rsidR="006B79AB">
          <w:rPr>
            <w:rFonts w:ascii="Helvetica" w:hAnsi="Helvetica" w:cstheme="minorHAnsi"/>
          </w:rPr>
          <w:t xml:space="preserve"> </w:t>
        </w:r>
      </w:ins>
      <w:ins w:id="1143" w:author="mbeckerle" w:date="2013-01-28T09:44:00Z">
        <w:r>
          <w:rPr>
            <w:rFonts w:ascii="Helvetica" w:hAnsi="Helvetica" w:cstheme="minorHAnsi"/>
          </w:rPr>
          <w:t>minOccurs.</w:t>
        </w:r>
      </w:ins>
      <w:del w:id="1144" w:author="mbeckerle" w:date="2013-01-28T09:44:00Z">
        <w:r w:rsidR="00FA2984" w:rsidRPr="005223F4" w:rsidDel="001D5687">
          <w:delText>.</w:delText>
        </w:r>
      </w:del>
    </w:p>
    <w:p w14:paraId="1B4FB7D8" w14:textId="71424A5E" w:rsidR="00592364" w:rsidRDefault="00592364" w:rsidP="001E1A5B">
      <w:pPr>
        <w:rPr>
          <w:ins w:id="1145" w:author="Steve Hanson" w:date="2013-02-06T13:39:00Z"/>
        </w:rPr>
      </w:pPr>
      <w:commentRangeStart w:id="1146"/>
      <w:ins w:id="1147" w:author="Steve Hanson" w:date="2013-02-06T13:39:00Z">
        <w:r>
          <w:t xml:space="preserve">Packed decimal – </w:t>
        </w:r>
      </w:ins>
      <w:ins w:id="1148" w:author="Steve Hanson" w:date="2013-02-06T13:46:00Z">
        <w:r>
          <w:t>A p</w:t>
        </w:r>
      </w:ins>
      <w:ins w:id="1149" w:author="Steve Hanson" w:date="2013-02-06T13:40:00Z">
        <w:r>
          <w:t>hysical</w:t>
        </w:r>
      </w:ins>
      <w:ins w:id="1150" w:author="Steve Hanson" w:date="2013-02-06T13:39:00Z">
        <w:r>
          <w:t xml:space="preserve"> representation </w:t>
        </w:r>
      </w:ins>
      <w:ins w:id="1151" w:author="Steve Hanson" w:date="2013-02-06T13:41:00Z">
        <w:r>
          <w:t>of</w:t>
        </w:r>
      </w:ins>
      <w:ins w:id="1152" w:author="Steve Hanson" w:date="2013-02-06T13:40:00Z">
        <w:r>
          <w:t xml:space="preserve"> </w:t>
        </w:r>
      </w:ins>
      <w:ins w:id="1153" w:author="Steve Hanson" w:date="2013-02-06T13:46:00Z">
        <w:r>
          <w:t xml:space="preserve">a </w:t>
        </w:r>
      </w:ins>
      <w:ins w:id="1154" w:author="Steve Hanson" w:date="2013-02-06T13:40:00Z">
        <w:r>
          <w:t xml:space="preserve">decimal and integer number </w:t>
        </w:r>
      </w:ins>
      <w:ins w:id="1155" w:author="Steve Hanson" w:date="2013-02-06T13:39:00Z">
        <w:r>
          <w:t xml:space="preserve">where </w:t>
        </w:r>
      </w:ins>
      <w:ins w:id="1156" w:author="Steve Hanson" w:date="2013-02-06T13:40:00Z">
        <w:r>
          <w:t xml:space="preserve">each digit is packed into one nibble of a byte. </w:t>
        </w:r>
      </w:ins>
      <w:ins w:id="1157" w:author="Steve Hanson" w:date="2013-02-06T13:46:00Z">
        <w:r>
          <w:t>There are several variants, some also</w:t>
        </w:r>
      </w:ins>
      <w:ins w:id="1158" w:author="Steve Hanson" w:date="2013-02-06T13:41:00Z">
        <w:r>
          <w:t xml:space="preserve"> include a sign nibble and</w:t>
        </w:r>
      </w:ins>
      <w:ins w:id="1159" w:author="Steve Hanson" w:date="2013-02-06T13:46:00Z">
        <w:r>
          <w:t xml:space="preserve"> some include a paddi</w:t>
        </w:r>
      </w:ins>
      <w:ins w:id="1160" w:author="Steve Hanson" w:date="2013-02-06T13:41:00Z">
        <w:r>
          <w:t>ng nibble</w:t>
        </w:r>
      </w:ins>
      <w:ins w:id="1161" w:author="Steve Hanson" w:date="2013-02-06T13:42:00Z">
        <w:r>
          <w:t xml:space="preserve">. The term </w:t>
        </w:r>
      </w:ins>
      <w:ins w:id="1162" w:author="Steve Hanson" w:date="2013-02-06T13:43:00Z">
        <w:r>
          <w:t xml:space="preserve">covers </w:t>
        </w:r>
      </w:ins>
      <w:ins w:id="1163" w:author="Steve Hanson" w:date="2013-02-06T13:45:00Z">
        <w:r>
          <w:t xml:space="preserve">all </w:t>
        </w:r>
      </w:ins>
      <w:ins w:id="1164" w:author="Steve Hanson" w:date="2013-02-06T13:43:00Z">
        <w:r>
          <w:t xml:space="preserve">the </w:t>
        </w:r>
      </w:ins>
      <w:ins w:id="1165" w:author="Steve Hanson" w:date="2013-02-06T13:44:00Z">
        <w:r>
          <w:t xml:space="preserve">following enums of the </w:t>
        </w:r>
      </w:ins>
      <w:ins w:id="1166" w:author="Steve Hanson" w:date="2013-02-06T13:43:00Z">
        <w:r>
          <w:t>dfdl:binaryNumberRep</w:t>
        </w:r>
      </w:ins>
      <w:ins w:id="1167" w:author="Steve Hanson" w:date="2013-02-06T13:44:00Z">
        <w:r>
          <w:t xml:space="preserve"> and dfdl:binaryCalendarRrp properties – ‘packed’ (</w:t>
        </w:r>
      </w:ins>
      <w:ins w:id="1168" w:author="Steve Hanson" w:date="2013-02-06T13:42:00Z">
        <w:r>
          <w:t>IBM 390 packed</w:t>
        </w:r>
      </w:ins>
      <w:ins w:id="1169" w:author="Steve Hanson" w:date="2013-02-06T13:44:00Z">
        <w:r>
          <w:t>)</w:t>
        </w:r>
      </w:ins>
      <w:ins w:id="1170" w:author="Steve Hanson" w:date="2013-02-06T13:45:00Z">
        <w:r>
          <w:t xml:space="preserve">, ‘bcd’ </w:t>
        </w:r>
      </w:ins>
      <w:ins w:id="1171" w:author="Steve Hanson" w:date="2013-02-06T13:42:00Z">
        <w:r>
          <w:t>(</w:t>
        </w:r>
      </w:ins>
      <w:ins w:id="1172" w:author="Steve Hanson" w:date="2013-02-06T13:45:00Z">
        <w:r>
          <w:t xml:space="preserve">standard </w:t>
        </w:r>
      </w:ins>
      <w:ins w:id="1173" w:author="Steve Hanson" w:date="2013-02-06T13:42:00Z">
        <w:r>
          <w:t xml:space="preserve">binary coded decimals or BCDs) and </w:t>
        </w:r>
      </w:ins>
      <w:ins w:id="1174" w:author="Steve Hanson" w:date="2013-02-06T13:45:00Z">
        <w:r>
          <w:t>‘ibm4690Packed’ (</w:t>
        </w:r>
      </w:ins>
      <w:ins w:id="1175" w:author="Steve Hanson" w:date="2013-02-06T13:42:00Z">
        <w:r>
          <w:t>IBM 4690 packed</w:t>
        </w:r>
      </w:ins>
      <w:ins w:id="1176" w:author="Steve Hanson" w:date="2013-02-06T13:43:00Z">
        <w:r>
          <w:t>).</w:t>
        </w:r>
      </w:ins>
      <w:commentRangeEnd w:id="1146"/>
      <w:ins w:id="1177" w:author="Steve Hanson" w:date="2013-02-06T13:47:00Z">
        <w:r>
          <w:rPr>
            <w:rStyle w:val="CommentReference"/>
          </w:rPr>
          <w:commentReference w:id="1146"/>
        </w:r>
      </w:ins>
    </w:p>
    <w:p w14:paraId="1F71DDFF" w14:textId="2945DCBF" w:rsidR="00EE5969" w:rsidRPr="005223F4" w:rsidDel="009C692A" w:rsidRDefault="00EE5969" w:rsidP="001E1A5B">
      <w:pPr>
        <w:rPr>
          <w:del w:id="1178" w:author="mbeckerle" w:date="2013-01-28T09:38:00Z"/>
        </w:rPr>
      </w:pPr>
      <w:del w:id="1179" w:author="mbeckerle" w:date="2013-01-28T09:38:00Z">
        <w:r w:rsidRPr="005223F4" w:rsidDel="009C692A">
          <w:delText xml:space="preserve">Optional Item - an item with </w:delText>
        </w:r>
        <w:r w:rsidR="0015012F" w:rsidRPr="005223F4" w:rsidDel="009C692A">
          <w:delText>xs:minOccurs</w:delText>
        </w:r>
        <w:r w:rsidRPr="005223F4" w:rsidDel="009C692A">
          <w:delText>=</w:delText>
        </w:r>
        <w:r w:rsidR="00EB4E44" w:rsidRPr="005223F4" w:rsidDel="009C692A">
          <w:delText>’</w:delText>
        </w:r>
        <w:r w:rsidRPr="005223F4" w:rsidDel="009C692A">
          <w:delText>0</w:delText>
        </w:r>
        <w:r w:rsidR="00EB4E44" w:rsidRPr="005223F4" w:rsidDel="009C692A">
          <w:delText>’</w:delText>
        </w:r>
        <w:r w:rsidRPr="005223F4" w:rsidDel="009C692A">
          <w:delText xml:space="preserve">, so that it is in fact possible for there to be no occurrences at all. Optional Elements are optional items obviously, but Variable-occurrence arrays where </w:delText>
        </w:r>
        <w:r w:rsidR="0015012F" w:rsidRPr="005223F4" w:rsidDel="009C692A">
          <w:delText>xs:minOccurs</w:delText>
        </w:r>
        <w:r w:rsidRPr="005223F4" w:rsidDel="009C692A">
          <w:delText xml:space="preserve">=0 are also optional items. </w:delText>
        </w:r>
      </w:del>
    </w:p>
    <w:p w14:paraId="336D9C93" w14:textId="7832606D" w:rsidR="004F3B90" w:rsidRPr="005223F4" w:rsidDel="009C692A" w:rsidRDefault="004F3B90" w:rsidP="004F3B90">
      <w:pPr>
        <w:rPr>
          <w:del w:id="1180" w:author="mbeckerle" w:date="2013-01-28T09:38:00Z"/>
        </w:rPr>
      </w:pPr>
      <w:del w:id="1181" w:author="mbeckerle" w:date="2013-01-28T09:38:00Z">
        <w:r w:rsidRPr="005223F4" w:rsidDel="009C692A">
          <w:delText xml:space="preserve">Number of Occurrences - used to discuss dimensionality of arrays and the presence/absence of optional elements. </w:delText>
        </w:r>
      </w:del>
    </w:p>
    <w:p w14:paraId="51304590" w14:textId="708BF87C" w:rsidR="000745EA" w:rsidRPr="005223F4" w:rsidRDefault="000745EA" w:rsidP="001E1A5B">
      <w:r w:rsidRPr="005223F4">
        <w:rPr>
          <w:rFonts w:eastAsia="MS Mincho"/>
          <w:lang w:eastAsia="ja-JP" w:bidi="he-IL"/>
        </w:rPr>
        <w:t xml:space="preserve">Potentially represented - an element declaration in the schema describes a </w:t>
      </w:r>
      <w:r w:rsidRPr="005223F4">
        <w:rPr>
          <w:rFonts w:eastAsia="MS Mincho"/>
          <w:i/>
          <w:iCs/>
          <w:lang w:eastAsia="ja-JP" w:bidi="he-IL"/>
        </w:rPr>
        <w:t>potentially</w:t>
      </w:r>
      <w:r w:rsidRPr="005223F4">
        <w:rPr>
          <w:rFonts w:eastAsia="MS Mincho"/>
          <w:lang w:eastAsia="ja-JP" w:bidi="he-IL"/>
        </w:rPr>
        <w:t xml:space="preserve"> </w:t>
      </w:r>
      <w:r w:rsidRPr="005223F4">
        <w:rPr>
          <w:rFonts w:eastAsia="MS Mincho"/>
          <w:i/>
          <w:iCs/>
          <w:lang w:eastAsia="ja-JP" w:bidi="he-IL"/>
        </w:rPr>
        <w:t>represented</w:t>
      </w:r>
      <w:r w:rsidRPr="005223F4">
        <w:rPr>
          <w:rFonts w:eastAsia="MS Mincho"/>
          <w:lang w:eastAsia="ja-JP" w:bidi="he-IL"/>
        </w:rPr>
        <w:t xml:space="preserve"> item if that element declaration does not have an inputValueCalc property. Whether </w:t>
      </w:r>
      <w:r w:rsidRPr="005223F4">
        <w:rPr>
          <w:rFonts w:eastAsia="MS Mincho"/>
          <w:lang w:eastAsia="ja-JP" w:bidi="he-IL"/>
        </w:rPr>
        <w:lastRenderedPageBreak/>
        <w:t xml:space="preserve">the element declaration describes an </w:t>
      </w:r>
      <w:ins w:id="1182" w:author="Steve Hanson" w:date="2013-03-28T11:08:00Z">
        <w:r w:rsidR="006B79AB">
          <w:rPr>
            <w:rFonts w:eastAsia="MS Mincho"/>
            <w:lang w:eastAsia="ja-JP" w:bidi="he-IL"/>
          </w:rPr>
          <w:t>occurrence</w:t>
        </w:r>
      </w:ins>
      <w:del w:id="1183" w:author="Steve Hanson" w:date="2013-03-28T11:08:00Z">
        <w:r w:rsidRPr="005223F4" w:rsidDel="006B79AB">
          <w:rPr>
            <w:rFonts w:eastAsia="MS Mincho"/>
            <w:lang w:eastAsia="ja-JP" w:bidi="he-IL"/>
          </w:rPr>
          <w:delText xml:space="preserve">item </w:delText>
        </w:r>
      </w:del>
      <w:ins w:id="1184" w:author="Steve Hanson" w:date="2013-03-28T11:08:00Z">
        <w:r w:rsidR="006B79AB">
          <w:rPr>
            <w:rFonts w:eastAsia="MS Mincho"/>
            <w:lang w:eastAsia="ja-JP" w:bidi="he-IL"/>
          </w:rPr>
          <w:t xml:space="preserve"> </w:t>
        </w:r>
      </w:ins>
      <w:r w:rsidRPr="005223F4">
        <w:rPr>
          <w:rFonts w:eastAsia="MS Mincho"/>
          <w:lang w:eastAsia="ja-JP" w:bidi="he-IL"/>
        </w:rPr>
        <w:t>that is actually represented or not depends on whether the element declaration is for a</w:t>
      </w:r>
      <w:del w:id="1185" w:author="mbeckerle" w:date="2013-01-28T12:22:00Z">
        <w:r w:rsidRPr="005223F4" w:rsidDel="00F2061E">
          <w:rPr>
            <w:rFonts w:eastAsia="MS Mincho"/>
            <w:lang w:eastAsia="ja-JP" w:bidi="he-IL"/>
          </w:rPr>
          <w:delText xml:space="preserve"> </w:delText>
        </w:r>
      </w:del>
      <w:ins w:id="1186" w:author="mbeckerle" w:date="2013-01-28T12:22:00Z">
        <w:r w:rsidR="00F2061E">
          <w:rPr>
            <w:rFonts w:eastAsia="MS Mincho"/>
            <w:lang w:eastAsia="ja-JP" w:bidi="he-IL"/>
          </w:rPr>
          <w:t>n optional element or variable array element</w:t>
        </w:r>
      </w:ins>
      <w:del w:id="1187" w:author="mbeckerle" w:date="2013-01-28T12:22:00Z">
        <w:r w:rsidRPr="005223F4" w:rsidDel="00F2061E">
          <w:rPr>
            <w:rFonts w:eastAsia="MS Mincho"/>
            <w:lang w:eastAsia="ja-JP" w:bidi="he-IL"/>
          </w:rPr>
          <w:delText>required or optional element</w:delText>
        </w:r>
      </w:del>
      <w:r w:rsidRPr="005223F4">
        <w:rPr>
          <w:rFonts w:eastAsia="MS Mincho"/>
          <w:lang w:eastAsia="ja-JP" w:bidi="he-IL"/>
        </w:rPr>
        <w:t>, and whether the element has a corresponding value in the augmented infoset.</w:t>
      </w:r>
    </w:p>
    <w:p w14:paraId="5959D1E3" w14:textId="77777777" w:rsidR="009C692A" w:rsidRDefault="009C692A" w:rsidP="001E1A5B">
      <w:pPr>
        <w:rPr>
          <w:ins w:id="1188" w:author="mbeckerle" w:date="2013-01-28T09:32:00Z"/>
          <w:rFonts w:ascii="Helvetica" w:hAnsi="Helvetica" w:cstheme="minorHAnsi"/>
        </w:rPr>
      </w:pPr>
      <w:ins w:id="1189" w:author="mbeckerle" w:date="2013-01-28T09:32:00Z">
        <w:r w:rsidRPr="00761F7C">
          <w:rPr>
            <w:rFonts w:ascii="Helvetica" w:hAnsi="Helvetica" w:cstheme="minorHAnsi"/>
          </w:rPr>
          <w:t xml:space="preserve">Physical Layer - A DFDL Schema adds DFDL annotations onto an XSDL language schema. The annotations describe the physical representation or </w:t>
        </w:r>
        <w:r w:rsidRPr="005B16BF">
          <w:rPr>
            <w:rFonts w:ascii="Helvetica" w:hAnsi="Helvetica" w:cstheme="minorHAnsi"/>
            <w:i/>
          </w:rPr>
          <w:t>physical layer</w:t>
        </w:r>
        <w:r w:rsidRPr="00761F7C">
          <w:rPr>
            <w:rFonts w:ascii="Helvetica" w:hAnsi="Helvetica" w:cstheme="minorHAnsi"/>
          </w:rPr>
          <w:t xml:space="preserve"> of the data.</w:t>
        </w:r>
      </w:ins>
    </w:p>
    <w:p w14:paraId="70B141F9" w14:textId="65D5D797" w:rsidR="00943AA2" w:rsidRPr="005223F4" w:rsidDel="009C692A" w:rsidRDefault="00943AA2" w:rsidP="001E1A5B">
      <w:pPr>
        <w:rPr>
          <w:del w:id="1190" w:author="mbeckerle" w:date="2013-01-28T09:32:00Z"/>
        </w:rPr>
      </w:pPr>
      <w:del w:id="1191" w:author="mbeckerle" w:date="2013-01-28T09:32:00Z">
        <w:r w:rsidRPr="005223F4" w:rsidDel="009C692A">
          <w:delText xml:space="preserve">Physical layer – A DFDL Schema adds format annotations onto an XSDL language schema. The annotations describe the physical representation or physical layer of the data. </w:delText>
        </w:r>
      </w:del>
    </w:p>
    <w:p w14:paraId="4B428078" w14:textId="77777777" w:rsidR="005F3E75" w:rsidRPr="005223F4" w:rsidRDefault="004245FF" w:rsidP="001E1A5B">
      <w:pPr>
        <w:rPr>
          <w:rFonts w:cs="Arial"/>
          <w:color w:val="000000"/>
        </w:rPr>
      </w:pPr>
      <w:r w:rsidRPr="005223F4">
        <w:rPr>
          <w:rFonts w:cs="Arial"/>
          <w:color w:val="000000"/>
        </w:rPr>
        <w:t>Point of uncertainty - A point of uncertainty occurs in the data stream when there is more than one schema component that might occur at that point.</w:t>
      </w:r>
    </w:p>
    <w:p w14:paraId="393DAE24" w14:textId="3BD866DD" w:rsidR="00943AA2" w:rsidRPr="005223F4" w:rsidDel="006E5B0C" w:rsidRDefault="006E5B0C" w:rsidP="001E1A5B">
      <w:pPr>
        <w:rPr>
          <w:del w:id="1192" w:author="mbeckerle" w:date="2013-07-11T18:26:00Z"/>
        </w:rPr>
      </w:pPr>
      <w:ins w:id="1193" w:author="mbeckerle" w:date="2013-07-11T18:26:00Z">
        <w:r>
          <w:rPr>
            <w:rFonts w:cs="Arial"/>
            <w:color w:val="000000"/>
            <w:lang w:eastAsia="en-GB"/>
          </w:rPr>
          <w:t>Representation property – a format property that is used to describe a physical characteristic of a component. Such a property will apply to one or more grammar regions of the component.</w:t>
        </w:r>
      </w:ins>
      <w:ins w:id="1194" w:author="mbeckerle" w:date="2013-07-11T18:28:00Z">
        <w:r>
          <w:rPr>
            <w:rFonts w:cs="Arial"/>
            <w:color w:val="000000"/>
            <w:lang w:eastAsia="en-GB"/>
          </w:rPr>
          <w:t xml:space="preserve"> See also non-representation property.</w:t>
        </w:r>
      </w:ins>
      <w:del w:id="1195" w:author="mbeckerle" w:date="2013-07-11T18:26:00Z">
        <w:r w:rsidR="00943AA2" w:rsidRPr="005223F4" w:rsidDel="006E5B0C">
          <w:delText>Representation Property – The properties on</w:delText>
        </w:r>
      </w:del>
      <w:del w:id="1196" w:author="mbeckerle" w:date="2013-01-28T13:23:00Z">
        <w:r w:rsidR="00943AA2" w:rsidRPr="005223F4" w:rsidDel="00C17600">
          <w:delText xml:space="preserve"> a</w:delText>
        </w:r>
      </w:del>
      <w:del w:id="1197" w:author="mbeckerle" w:date="2013-07-11T18:26:00Z">
        <w:r w:rsidR="00943AA2" w:rsidRPr="005223F4" w:rsidDel="006E5B0C">
          <w:delText xml:space="preserve"> component format annotations that affect the representation of </w:delText>
        </w:r>
      </w:del>
      <w:del w:id="1198" w:author="mbeckerle" w:date="2013-01-28T13:23:00Z">
        <w:r w:rsidR="00943AA2" w:rsidRPr="005223F4" w:rsidDel="00C17600">
          <w:delText>the element</w:delText>
        </w:r>
      </w:del>
      <w:del w:id="1199" w:author="mbeckerle" w:date="2013-07-11T18:26:00Z">
        <w:r w:rsidR="00943AA2" w:rsidRPr="005223F4" w:rsidDel="006E5B0C">
          <w:delText xml:space="preserve">. These are all the properties with the exception of </w:delText>
        </w:r>
        <w:commentRangeStart w:id="1200"/>
        <w:r w:rsidR="00943AA2" w:rsidRPr="005223F4" w:rsidDel="006E5B0C">
          <w:delText>dfdl:ref.</w:delText>
        </w:r>
        <w:commentRangeEnd w:id="1200"/>
        <w:r w:rsidR="00C17600" w:rsidDel="006E5B0C">
          <w:rPr>
            <w:rStyle w:val="CommentReference"/>
          </w:rPr>
          <w:commentReference w:id="1200"/>
        </w:r>
      </w:del>
    </w:p>
    <w:p w14:paraId="62B73200" w14:textId="675AFA70" w:rsidR="006E5B0C" w:rsidRDefault="006E5B0C" w:rsidP="001E1A5B">
      <w:pPr>
        <w:rPr>
          <w:ins w:id="1201" w:author="mbeckerle" w:date="2013-07-11T18:27:00Z"/>
          <w:rFonts w:ascii="Helvetica" w:hAnsi="Helvetica" w:cstheme="minorHAnsi"/>
        </w:rPr>
      </w:pPr>
    </w:p>
    <w:p w14:paraId="0821C411" w14:textId="29060783" w:rsidR="009C692A" w:rsidRDefault="006E5B0C" w:rsidP="001E1A5B">
      <w:pPr>
        <w:rPr>
          <w:ins w:id="1202" w:author="mbeckerle" w:date="2013-01-28T09:43:00Z"/>
          <w:rFonts w:ascii="Helvetica" w:hAnsi="Helvetica" w:cstheme="minorHAnsi"/>
        </w:rPr>
      </w:pPr>
      <w:ins w:id="1203" w:author="mbeckerle" w:date="2013-07-11T18:27:00Z">
        <w:r>
          <w:rPr>
            <w:rFonts w:ascii="Helvetica" w:hAnsi="Helvetica" w:cstheme="minorHAnsi"/>
          </w:rPr>
          <w:t>R</w:t>
        </w:r>
      </w:ins>
      <w:ins w:id="1204" w:author="mbeckerle" w:date="2013-01-28T09:39:00Z">
        <w:r w:rsidR="009C692A" w:rsidRPr="009F1201">
          <w:rPr>
            <w:rFonts w:ascii="Helvetica" w:hAnsi="Helvetica" w:cstheme="minorHAnsi"/>
          </w:rPr>
          <w:t xml:space="preserve">equired Element. An element declaration or reference where </w:t>
        </w:r>
      </w:ins>
      <w:ins w:id="1205" w:author="Steve Hanson" w:date="2013-03-28T11:10:00Z">
        <w:r w:rsidR="006B79AB">
          <w:rPr>
            <w:rFonts w:ascii="Helvetica" w:hAnsi="Helvetica" w:cstheme="minorHAnsi"/>
          </w:rPr>
          <w:t>XSD</w:t>
        </w:r>
      </w:ins>
      <w:ins w:id="1206" w:author="Steve Hanson" w:date="2013-03-28T18:13:00Z">
        <w:r w:rsidR="00767A8A">
          <w:rPr>
            <w:rFonts w:ascii="Helvetica" w:hAnsi="Helvetica" w:cstheme="minorHAnsi"/>
          </w:rPr>
          <w:t>L</w:t>
        </w:r>
      </w:ins>
      <w:ins w:id="1207" w:author="Steve Hanson" w:date="2013-03-28T11:10:00Z">
        <w:r w:rsidR="006B79AB">
          <w:rPr>
            <w:rFonts w:ascii="Helvetica" w:hAnsi="Helvetica" w:cstheme="minorHAnsi"/>
          </w:rPr>
          <w:t xml:space="preserve"> </w:t>
        </w:r>
      </w:ins>
      <w:ins w:id="1208" w:author="mbeckerle" w:date="2013-01-28T09:39:00Z">
        <w:r w:rsidR="009C692A" w:rsidRPr="009F1201">
          <w:rPr>
            <w:rFonts w:ascii="Helvetica" w:hAnsi="Helvetica" w:cstheme="minorHAnsi"/>
          </w:rPr>
          <w:t>minOccurs is greater than zero.</w:t>
        </w:r>
      </w:ins>
    </w:p>
    <w:p w14:paraId="69533348" w14:textId="52625127" w:rsidR="001D5687" w:rsidRDefault="001D5687" w:rsidP="001E1A5B">
      <w:pPr>
        <w:rPr>
          <w:ins w:id="1209" w:author="mbeckerle" w:date="2013-01-28T09:39:00Z"/>
          <w:rFonts w:ascii="Helvetica" w:hAnsi="Helvetica" w:cstheme="minorHAnsi"/>
        </w:rPr>
      </w:pPr>
      <w:ins w:id="1210" w:author="mbeckerle" w:date="2013-01-28T09:43:00Z">
        <w:r>
          <w:rPr>
            <w:rFonts w:ascii="Helvetica" w:hAnsi="Helvetica" w:cstheme="minorHAnsi"/>
          </w:rPr>
          <w:t xml:space="preserve">Required Occurrence - An occurrence with an index less than or equal to </w:t>
        </w:r>
      </w:ins>
      <w:ins w:id="1211" w:author="Steve Hanson" w:date="2013-03-28T11:10:00Z">
        <w:r w:rsidR="006B79AB">
          <w:rPr>
            <w:rFonts w:ascii="Helvetica" w:hAnsi="Helvetica" w:cstheme="minorHAnsi"/>
          </w:rPr>
          <w:t>XSD</w:t>
        </w:r>
      </w:ins>
      <w:ins w:id="1212" w:author="Steve Hanson" w:date="2013-03-28T18:13:00Z">
        <w:r w:rsidR="00767A8A">
          <w:rPr>
            <w:rFonts w:ascii="Helvetica" w:hAnsi="Helvetica" w:cstheme="minorHAnsi"/>
          </w:rPr>
          <w:t>L</w:t>
        </w:r>
      </w:ins>
      <w:ins w:id="1213" w:author="Steve Hanson" w:date="2013-03-28T11:10:00Z">
        <w:r w:rsidR="006B79AB">
          <w:rPr>
            <w:rFonts w:ascii="Helvetica" w:hAnsi="Helvetica" w:cstheme="minorHAnsi"/>
          </w:rPr>
          <w:t xml:space="preserve"> </w:t>
        </w:r>
      </w:ins>
      <w:ins w:id="1214" w:author="mbeckerle" w:date="2013-01-28T09:43:00Z">
        <w:r>
          <w:rPr>
            <w:rFonts w:ascii="Helvetica" w:hAnsi="Helvetica" w:cstheme="minorHAnsi"/>
          </w:rPr>
          <w:t>minOccurs.</w:t>
        </w:r>
      </w:ins>
    </w:p>
    <w:p w14:paraId="749A3983" w14:textId="126B7514" w:rsidR="00943AA2" w:rsidRPr="005223F4" w:rsidDel="009C692A" w:rsidRDefault="00943AA2" w:rsidP="001E1A5B">
      <w:pPr>
        <w:rPr>
          <w:del w:id="1215" w:author="mbeckerle" w:date="2013-01-28T09:39:00Z"/>
        </w:rPr>
      </w:pPr>
      <w:del w:id="1216" w:author="mbeckerle" w:date="2013-01-28T09:39:00Z">
        <w:r w:rsidRPr="005223F4" w:rsidDel="009C692A">
          <w:delText xml:space="preserve">Required Element - A scalar element is required. An element of a fixed-occurrence array is required. An element of a variable-occurrence array is required if its index is less than or equal to the value of </w:delText>
        </w:r>
        <w:r w:rsidR="0015012F" w:rsidRPr="005223F4" w:rsidDel="009C692A">
          <w:delText>xs:minOccurs</w:delText>
        </w:r>
        <w:r w:rsidRPr="005223F4" w:rsidDel="009C692A">
          <w:delText>. All other elements are not required.</w:delText>
        </w:r>
      </w:del>
    </w:p>
    <w:p w14:paraId="632B5845" w14:textId="33F4A7D6" w:rsidR="00943AA2" w:rsidRDefault="00943AA2" w:rsidP="001E1A5B">
      <w:pPr>
        <w:rPr>
          <w:ins w:id="1217" w:author="mbeckerle" w:date="2013-01-28T09:33:00Z"/>
        </w:rPr>
      </w:pPr>
      <w:r w:rsidRPr="005223F4">
        <w:t xml:space="preserve">Required </w:t>
      </w:r>
      <w:ins w:id="1218" w:author="mbeckerle" w:date="2013-01-28T09:44:00Z">
        <w:r w:rsidR="001D5687">
          <w:t>P</w:t>
        </w:r>
      </w:ins>
      <w:del w:id="1219" w:author="mbeckerle" w:date="2013-01-28T09:44:00Z">
        <w:r w:rsidRPr="005223F4" w:rsidDel="001D5687">
          <w:delText>p</w:delText>
        </w:r>
      </w:del>
      <w:r w:rsidRPr="005223F4">
        <w:t>roperty – A DFDL property that must have a value. The required properties for each xs:schema component are listed in the Property Precedence tables in section 23.</w:t>
      </w:r>
    </w:p>
    <w:p w14:paraId="305C8561" w14:textId="6875A3E4" w:rsidR="009C692A" w:rsidRPr="005223F4" w:rsidRDefault="009C692A" w:rsidP="001E1A5B">
      <w:ins w:id="1220" w:author="mbeckerle" w:date="2013-01-28T09:33:00Z">
        <w:r w:rsidRPr="00761F7C">
          <w:rPr>
            <w:rFonts w:ascii="Helvetica" w:hAnsi="Helvetica" w:cstheme="minorHAnsi"/>
            <w:iCs/>
          </w:rPr>
          <w:t>Resolved set of annotations</w:t>
        </w:r>
        <w:r>
          <w:rPr>
            <w:rFonts w:ascii="Helvetica" w:hAnsi="Helvetica" w:cstheme="minorHAnsi"/>
            <w:iCs/>
          </w:rPr>
          <w:t xml:space="preserve"> - </w:t>
        </w:r>
        <w:r w:rsidRPr="00761F7C">
          <w:rPr>
            <w:rFonts w:ascii="Helvetica" w:hAnsi="Helvetica" w:cstheme="minorHAnsi"/>
          </w:rPr>
          <w:t xml:space="preserve">When DFDL annotations appear on a group reference and the sequence or choice of the referenced global group, or appear among an element reference, an element declaration, and its type definition, then they are combined together and the resulting set of annotations is referred to as the </w:t>
        </w:r>
        <w:r w:rsidRPr="00761F7C">
          <w:rPr>
            <w:rFonts w:ascii="Helvetica" w:hAnsi="Helvetica" w:cstheme="minorHAnsi"/>
            <w:i/>
            <w:iCs/>
          </w:rPr>
          <w:t>resolved set of annotations</w:t>
        </w:r>
        <w:r w:rsidRPr="00761F7C">
          <w:rPr>
            <w:rFonts w:ascii="Helvetica" w:hAnsi="Helvetica" w:cstheme="minorHAnsi"/>
          </w:rPr>
          <w:t xml:space="preserve"> for the schema component.</w:t>
        </w:r>
      </w:ins>
    </w:p>
    <w:p w14:paraId="6BCFBA84" w14:textId="2A546A33" w:rsidR="001E69B1" w:rsidRPr="005223F4" w:rsidDel="009C692A" w:rsidRDefault="001E69B1" w:rsidP="001E1A5B">
      <w:pPr>
        <w:rPr>
          <w:del w:id="1221" w:author="mbeckerle" w:date="2013-01-28T09:34:00Z"/>
        </w:rPr>
      </w:pPr>
      <w:del w:id="1222" w:author="mbeckerle" w:date="2013-01-28T09:34:00Z">
        <w:r w:rsidRPr="005223F4" w:rsidDel="009C692A">
          <w:delText>Scalar</w:delText>
        </w:r>
        <w:r w:rsidR="00EC2C76" w:rsidRPr="005223F4" w:rsidDel="009C692A">
          <w:delText xml:space="preserve"> </w:delText>
        </w:r>
        <w:r w:rsidR="00033A62" w:rsidRPr="005223F4" w:rsidDel="009C692A">
          <w:delText xml:space="preserve">Element </w:delText>
        </w:r>
        <w:r w:rsidRPr="005223F4" w:rsidDel="009C692A">
          <w:delText>– Not an array</w:delText>
        </w:r>
        <w:r w:rsidR="00431B19" w:rsidRPr="005223F4" w:rsidDel="009C692A">
          <w:delText xml:space="preserve"> and not optional</w:delText>
        </w:r>
        <w:r w:rsidRPr="005223F4" w:rsidDel="009C692A">
          <w:delText xml:space="preserve">. Specifically </w:delText>
        </w:r>
        <w:r w:rsidR="001359BA" w:rsidRPr="005223F4" w:rsidDel="009C692A">
          <w:delText>xs:maxOccurs</w:delText>
        </w:r>
        <w:r w:rsidRPr="005223F4" w:rsidDel="009C692A">
          <w:delText xml:space="preserve">=1 and </w:delText>
        </w:r>
        <w:r w:rsidR="0015012F" w:rsidRPr="005223F4" w:rsidDel="009C692A">
          <w:delText>xs:minOccurs</w:delText>
        </w:r>
        <w:r w:rsidRPr="005223F4" w:rsidDel="009C692A">
          <w:delText>=1</w:delText>
        </w:r>
        <w:r w:rsidR="00033A62" w:rsidRPr="005223F4" w:rsidDel="009C692A">
          <w:delText xml:space="preserve">. </w:delText>
        </w:r>
        <w:r w:rsidRPr="005223F4" w:rsidDel="009C692A">
          <w:delText>Scalar is not to be confused with 'simple'. Scalar is only about the dimensionality of the data, not its complexity/simplicity.</w:delText>
        </w:r>
      </w:del>
    </w:p>
    <w:p w14:paraId="19871FC4" w14:textId="2B8B4AB3" w:rsidR="004F3B90" w:rsidDel="00131243" w:rsidRDefault="001C1776" w:rsidP="001E1A5B">
      <w:pPr>
        <w:rPr>
          <w:del w:id="1223" w:author="mbeckerle" w:date="2013-02-26T11:46:00Z"/>
        </w:rPr>
      </w:pPr>
      <w:r w:rsidRPr="005223F4">
        <w:t xml:space="preserve">Scan – </w:t>
      </w:r>
      <w:del w:id="1224" w:author="mbeckerle" w:date="2013-01-28T10:40:00Z">
        <w:r w:rsidRPr="005223F4" w:rsidDel="00242E75">
          <w:delText xml:space="preserve">examine </w:delText>
        </w:r>
      </w:del>
      <w:ins w:id="1225" w:author="mbeckerle" w:date="2013-01-28T10:40:00Z">
        <w:r w:rsidR="00242E75">
          <w:t>E</w:t>
        </w:r>
        <w:r w:rsidR="00242E75" w:rsidRPr="005223F4">
          <w:t xml:space="preserve">xamine </w:t>
        </w:r>
      </w:ins>
      <w:r w:rsidRPr="005223F4">
        <w:t xml:space="preserve">the input data </w:t>
      </w:r>
      <w:del w:id="1226" w:author="mbeckerle" w:date="2013-01-28T10:40:00Z">
        <w:r w:rsidRPr="005223F4" w:rsidDel="00242E75">
          <w:delText xml:space="preserve">bytes </w:delText>
        </w:r>
      </w:del>
      <w:r w:rsidRPr="005223F4">
        <w:t>looking for delimiters such as separators and terminators</w:t>
      </w:r>
      <w:ins w:id="1227" w:author="mbeckerle" w:date="2013-07-11T17:48:00Z">
        <w:r w:rsidR="00131243">
          <w:rPr>
            <w:rFonts w:cs="Arial"/>
          </w:rPr>
          <w:t xml:space="preserve">, </w:t>
        </w:r>
        <w:commentRangeStart w:id="1228"/>
        <w:r w:rsidR="00131243">
          <w:rPr>
            <w:rFonts w:cs="Arial"/>
          </w:rPr>
          <w:t>or matches to regular expressions.</w:t>
        </w:r>
        <w:commentRangeEnd w:id="1228"/>
        <w:r w:rsidR="00131243">
          <w:rPr>
            <w:rStyle w:val="CommentReference"/>
          </w:rPr>
          <w:commentReference w:id="1228"/>
        </w:r>
      </w:ins>
      <w:del w:id="1229" w:author="mbeckerle" w:date="2013-07-11T17:48:00Z">
        <w:r w:rsidRPr="005223F4" w:rsidDel="00131243">
          <w:delText>.</w:delText>
        </w:r>
      </w:del>
    </w:p>
    <w:p w14:paraId="53D495B6" w14:textId="77777777" w:rsidR="00131243" w:rsidRDefault="00131243" w:rsidP="004F3B90">
      <w:pPr>
        <w:rPr>
          <w:ins w:id="1230" w:author="mbeckerle" w:date="2013-07-11T17:47:00Z"/>
        </w:rPr>
      </w:pPr>
    </w:p>
    <w:p w14:paraId="519DD697" w14:textId="76DC97B0" w:rsidR="00867837" w:rsidRDefault="00C13F57" w:rsidP="00867837">
      <w:pPr>
        <w:rPr>
          <w:ins w:id="1231" w:author="mbeckerle" w:date="2013-07-10T12:56:00Z"/>
        </w:rPr>
      </w:pPr>
      <w:ins w:id="1232" w:author="mbeckerle" w:date="2013-07-10T12:55:00Z">
        <w:r>
          <w:t xml:space="preserve">Scannable - </w:t>
        </w:r>
      </w:ins>
      <w:ins w:id="1233" w:author="mbeckerle" w:date="2013-07-10T12:56:00Z">
        <w:r w:rsidR="00867837">
          <w:t>Data is said to be scannable when data</w:t>
        </w:r>
        <w:r w:rsidR="00867837" w:rsidRPr="005223F4">
          <w:t xml:space="preserve"> in the content </w:t>
        </w:r>
        <w:r w:rsidR="00867837">
          <w:t xml:space="preserve">region </w:t>
        </w:r>
        <w:r w:rsidR="00867837">
          <w:rPr>
            <w:rStyle w:val="CommentReference"/>
            <w:rFonts w:cs="Arial"/>
            <w:lang w:eastAsia="zh-CN"/>
          </w:rPr>
          <w:commentReference w:id="1234"/>
        </w:r>
        <w:r w:rsidR="00867837">
          <w:t xml:space="preserve">(which can be either the SimpleContent region or the ComplexContent region defined in Section </w:t>
        </w:r>
      </w:ins>
      <w:ins w:id="1235" w:author="mbeckerle" w:date="2013-07-24T15:30:00Z">
        <w:r w:rsidR="00C35406">
          <w:fldChar w:fldCharType="begin"/>
        </w:r>
        <w:r w:rsidR="00C35406">
          <w:instrText xml:space="preserve"> REF _Ref348976487 \r \h </w:instrText>
        </w:r>
      </w:ins>
      <w:r w:rsidR="00C35406">
        <w:fldChar w:fldCharType="separate"/>
      </w:r>
      <w:ins w:id="1236" w:author="mbeckerle" w:date="2013-07-24T15:30:00Z">
        <w:r w:rsidR="00C35406">
          <w:t>9.2</w:t>
        </w:r>
        <w:r w:rsidR="00C35406">
          <w:fldChar w:fldCharType="end"/>
        </w:r>
        <w:r w:rsidR="00C35406">
          <w:t xml:space="preserve"> </w:t>
        </w:r>
        <w:r w:rsidR="00C35406">
          <w:fldChar w:fldCharType="begin"/>
        </w:r>
        <w:r w:rsidR="00C35406">
          <w:instrText xml:space="preserve"> REF _Ref348976487 \h </w:instrText>
        </w:r>
      </w:ins>
      <w:r w:rsidR="00C35406">
        <w:fldChar w:fldCharType="separate"/>
      </w:r>
      <w:ins w:id="1237" w:author="mbeckerle" w:date="2013-07-24T15:30:00Z">
        <w:r w:rsidR="00C35406" w:rsidRPr="005223F4">
          <w:t>DFDL Data Syntax Grammar</w:t>
        </w:r>
        <w:r w:rsidR="00C35406">
          <w:fldChar w:fldCharType="end"/>
        </w:r>
      </w:ins>
      <w:ins w:id="1238" w:author="mbeckerle" w:date="2013-07-10T12:56:00Z">
        <w:r w:rsidR="00867837">
          <w:t>)</w:t>
        </w:r>
        <w:r w:rsidR="00867837">
          <w:rPr>
            <w:rFonts w:eastAsia="Arial"/>
          </w:rPr>
          <w:t xml:space="preserve"> </w:t>
        </w:r>
        <w:r w:rsidR="00867837" w:rsidRPr="005223F4">
          <w:t>of the element</w:t>
        </w:r>
        <w:r w:rsidR="00867837" w:rsidRPr="005223F4">
          <w:rPr>
            <w:b/>
            <w:bCs/>
          </w:rPr>
          <w:t xml:space="preserve"> </w:t>
        </w:r>
        <w:r w:rsidR="00867837">
          <w:t>is</w:t>
        </w:r>
        <w:r w:rsidR="00867837" w:rsidRPr="005223F4">
          <w:t xml:space="preserve"> legal in the</w:t>
        </w:r>
        <w:r w:rsidR="00867837">
          <w:t xml:space="preserve"> stated encoding of that elemen</w:t>
        </w:r>
      </w:ins>
      <w:ins w:id="1239" w:author="mbeckerle" w:date="2013-07-10T12:57:00Z">
        <w:r w:rsidR="00867837">
          <w:t>t.</w:t>
        </w:r>
      </w:ins>
      <w:ins w:id="1240" w:author="mbeckerle" w:date="2013-07-10T12:56:00Z">
        <w:r w:rsidR="00867837" w:rsidRPr="005223F4">
          <w:t xml:space="preserve"> </w:t>
        </w:r>
      </w:ins>
    </w:p>
    <w:p w14:paraId="2F3E4270" w14:textId="6B5F6C60" w:rsidR="00867837" w:rsidRDefault="00867837" w:rsidP="00867837">
      <w:pPr>
        <w:rPr>
          <w:ins w:id="1241" w:author="mbeckerle" w:date="2013-07-10T12:56:00Z"/>
        </w:rPr>
      </w:pPr>
      <w:ins w:id="1242" w:author="mbeckerle" w:date="2013-07-10T12:56:00Z">
        <w:r>
          <w:t xml:space="preserve">Specifically, data is scannable </w:t>
        </w:r>
      </w:ins>
      <w:ins w:id="1243" w:author="mbeckerle" w:date="2013-07-10T12:58:00Z">
        <w:r>
          <w:t>for:</w:t>
        </w:r>
      </w:ins>
    </w:p>
    <w:p w14:paraId="02878587" w14:textId="1258973A" w:rsidR="00867837" w:rsidRDefault="00867837" w:rsidP="00867837">
      <w:pPr>
        <w:keepNext/>
        <w:numPr>
          <w:ilvl w:val="0"/>
          <w:numId w:val="126"/>
        </w:numPr>
        <w:tabs>
          <w:tab w:val="left" w:pos="720"/>
        </w:tabs>
        <w:suppressAutoHyphens/>
        <w:autoSpaceDE w:val="0"/>
        <w:rPr>
          <w:ins w:id="1244" w:author="mbeckerle" w:date="2013-07-10T12:56:00Z"/>
          <w:rFonts w:cs="Arial"/>
          <w:color w:val="000000"/>
          <w:lang w:eastAsia="en-GB"/>
        </w:rPr>
      </w:pPr>
      <w:ins w:id="1245" w:author="mbeckerle" w:date="2013-07-10T12:56:00Z">
        <w:r>
          <w:rPr>
            <w:rFonts w:cs="Arial"/>
            <w:color w:val="000000"/>
            <w:lang w:eastAsia="en-GB"/>
          </w:rPr>
          <w:t>elements</w:t>
        </w:r>
        <w:r>
          <w:rPr>
            <w:rFonts w:eastAsia="Arial" w:cs="Arial"/>
            <w:color w:val="000000"/>
            <w:lang w:eastAsia="en-GB"/>
          </w:rPr>
          <w:t xml:space="preserve"> </w:t>
        </w:r>
        <w:r>
          <w:rPr>
            <w:rFonts w:cs="Arial"/>
            <w:color w:val="000000"/>
            <w:lang w:eastAsia="en-GB"/>
          </w:rPr>
          <w:t>of</w:t>
        </w:r>
        <w:r>
          <w:rPr>
            <w:rFonts w:eastAsia="Arial" w:cs="Arial"/>
            <w:color w:val="000000"/>
            <w:lang w:eastAsia="en-GB"/>
          </w:rPr>
          <w:t xml:space="preserve"> </w:t>
        </w:r>
        <w:r>
          <w:rPr>
            <w:rFonts w:cs="Arial"/>
            <w:color w:val="000000"/>
            <w:lang w:eastAsia="en-GB"/>
          </w:rPr>
          <w:t>simple</w:t>
        </w:r>
        <w:r>
          <w:rPr>
            <w:rFonts w:eastAsia="Arial" w:cs="Arial"/>
            <w:color w:val="000000"/>
            <w:lang w:eastAsia="en-GB"/>
          </w:rPr>
          <w:t xml:space="preserve"> </w:t>
        </w:r>
        <w:r>
          <w:rPr>
            <w:rFonts w:cs="Arial"/>
            <w:color w:val="000000"/>
            <w:lang w:eastAsia="en-GB"/>
          </w:rPr>
          <w:t>type</w:t>
        </w:r>
        <w:r>
          <w:rPr>
            <w:rFonts w:eastAsia="Arial" w:cs="Arial"/>
            <w:color w:val="000000"/>
            <w:lang w:eastAsia="en-GB"/>
          </w:rPr>
          <w:t xml:space="preserve"> </w:t>
        </w:r>
        <w:r>
          <w:rPr>
            <w:rFonts w:cs="Arial"/>
            <w:color w:val="000000"/>
            <w:lang w:eastAsia="en-GB"/>
          </w:rPr>
          <w:t>with</w:t>
        </w:r>
        <w:r>
          <w:rPr>
            <w:rFonts w:eastAsia="Arial" w:cs="Arial"/>
            <w:color w:val="000000"/>
            <w:lang w:eastAsia="en-GB"/>
          </w:rPr>
          <w:t xml:space="preserve"> </w:t>
        </w:r>
      </w:ins>
      <w:ins w:id="1246" w:author="mbeckerle" w:date="2013-07-24T15:37:00Z">
        <w:r w:rsidR="004C09D0">
          <w:rPr>
            <w:rFonts w:eastAsia="Arial" w:cs="Arial"/>
            <w:color w:val="000000"/>
            <w:lang w:eastAsia="en-GB"/>
          </w:rPr>
          <w:t xml:space="preserve">text </w:t>
        </w:r>
      </w:ins>
      <w:ins w:id="1247" w:author="mbeckerle" w:date="2013-07-10T12:56:00Z">
        <w:r>
          <w:rPr>
            <w:rFonts w:cs="Arial"/>
            <w:color w:val="000000"/>
            <w:lang w:eastAsia="en-GB"/>
          </w:rPr>
          <w:t>representation</w:t>
        </w:r>
      </w:ins>
    </w:p>
    <w:p w14:paraId="241A406B" w14:textId="77777777" w:rsidR="00867837" w:rsidRPr="009E548A" w:rsidRDefault="00867837" w:rsidP="00867837">
      <w:pPr>
        <w:keepNext/>
        <w:numPr>
          <w:ilvl w:val="0"/>
          <w:numId w:val="126"/>
        </w:numPr>
        <w:tabs>
          <w:tab w:val="left" w:pos="720"/>
        </w:tabs>
        <w:suppressAutoHyphens/>
        <w:autoSpaceDE w:val="0"/>
        <w:rPr>
          <w:ins w:id="1248" w:author="mbeckerle" w:date="2013-07-10T12:56:00Z"/>
          <w:rFonts w:eastAsia="Arial"/>
          <w:color w:val="000000"/>
        </w:rPr>
      </w:pPr>
      <w:ins w:id="1249" w:author="mbeckerle" w:date="2013-07-10T12:56:00Z">
        <w:r>
          <w:rPr>
            <w:rFonts w:cs="Arial"/>
            <w:color w:val="000000"/>
            <w:lang w:eastAsia="en-GB"/>
          </w:rPr>
          <w:t>elements</w:t>
        </w:r>
        <w:r>
          <w:rPr>
            <w:rFonts w:eastAsia="Arial" w:cs="Arial"/>
            <w:color w:val="000000"/>
            <w:lang w:eastAsia="en-GB"/>
          </w:rPr>
          <w:t xml:space="preserve"> </w:t>
        </w:r>
        <w:r>
          <w:rPr>
            <w:rFonts w:cs="Arial"/>
            <w:color w:val="000000"/>
            <w:lang w:eastAsia="en-GB"/>
          </w:rPr>
          <w:t>of</w:t>
        </w:r>
        <w:r>
          <w:rPr>
            <w:rFonts w:eastAsia="Arial" w:cs="Arial"/>
            <w:color w:val="000000"/>
            <w:lang w:eastAsia="en-GB"/>
          </w:rPr>
          <w:t xml:space="preserve"> </w:t>
        </w:r>
        <w:r>
          <w:rPr>
            <w:rFonts w:cs="Arial"/>
            <w:color w:val="000000"/>
            <w:lang w:eastAsia="en-GB"/>
          </w:rPr>
          <w:t>complex</w:t>
        </w:r>
        <w:r>
          <w:rPr>
            <w:rFonts w:eastAsia="Arial" w:cs="Arial"/>
            <w:color w:val="000000"/>
            <w:lang w:eastAsia="en-GB"/>
          </w:rPr>
          <w:t xml:space="preserve"> </w:t>
        </w:r>
        <w:r>
          <w:rPr>
            <w:rFonts w:cs="Arial"/>
            <w:color w:val="000000"/>
            <w:lang w:eastAsia="en-GB"/>
          </w:rPr>
          <w:t>type</w:t>
        </w:r>
        <w:r>
          <w:rPr>
            <w:rFonts w:eastAsia="Arial" w:cs="Arial"/>
            <w:color w:val="000000"/>
            <w:lang w:eastAsia="en-GB"/>
          </w:rPr>
          <w:t xml:space="preserve"> where:</w:t>
        </w:r>
      </w:ins>
    </w:p>
    <w:p w14:paraId="1E262171" w14:textId="2A304432" w:rsidR="00867837" w:rsidRDefault="00867837" w:rsidP="00867837">
      <w:pPr>
        <w:numPr>
          <w:ilvl w:val="1"/>
          <w:numId w:val="126"/>
        </w:numPr>
        <w:tabs>
          <w:tab w:val="left" w:pos="720"/>
        </w:tabs>
        <w:suppressAutoHyphens/>
        <w:autoSpaceDE w:val="0"/>
        <w:rPr>
          <w:ins w:id="1250" w:author="mbeckerle" w:date="2013-07-10T12:56:00Z"/>
          <w:rFonts w:cs="Arial"/>
          <w:color w:val="000000"/>
          <w:lang w:eastAsia="en-GB"/>
        </w:rPr>
      </w:pPr>
      <w:ins w:id="1251" w:author="mbeckerle" w:date="2013-07-10T12:56:00Z">
        <w:r>
          <w:rPr>
            <w:rFonts w:cs="Arial"/>
            <w:color w:val="000000"/>
            <w:lang w:eastAsia="en-GB"/>
          </w:rPr>
          <w:t>all</w:t>
        </w:r>
        <w:r>
          <w:rPr>
            <w:rFonts w:eastAsia="Arial" w:cs="Arial"/>
            <w:color w:val="000000"/>
            <w:lang w:eastAsia="en-GB"/>
          </w:rPr>
          <w:t xml:space="preserve"> </w:t>
        </w:r>
        <w:r>
          <w:rPr>
            <w:rFonts w:cs="Arial"/>
            <w:color w:val="000000"/>
            <w:lang w:eastAsia="en-GB"/>
          </w:rPr>
          <w:t>simple</w:t>
        </w:r>
        <w:r>
          <w:rPr>
            <w:rFonts w:eastAsia="Arial" w:cs="Arial"/>
            <w:color w:val="000000"/>
            <w:lang w:eastAsia="en-GB"/>
          </w:rPr>
          <w:t xml:space="preserve"> </w:t>
        </w:r>
        <w:r>
          <w:rPr>
            <w:rFonts w:cs="Arial"/>
            <w:color w:val="000000"/>
            <w:lang w:eastAsia="en-GB"/>
          </w:rPr>
          <w:t>child</w:t>
        </w:r>
        <w:r>
          <w:rPr>
            <w:rFonts w:eastAsia="Arial" w:cs="Arial"/>
            <w:color w:val="000000"/>
            <w:lang w:eastAsia="en-GB"/>
          </w:rPr>
          <w:t xml:space="preserve"> </w:t>
        </w:r>
        <w:r>
          <w:rPr>
            <w:rFonts w:cs="Arial"/>
            <w:color w:val="000000"/>
            <w:lang w:eastAsia="en-GB"/>
          </w:rPr>
          <w:t>elements</w:t>
        </w:r>
        <w:r>
          <w:rPr>
            <w:rFonts w:eastAsia="Arial" w:cs="Arial"/>
            <w:color w:val="000000"/>
            <w:lang w:eastAsia="en-GB"/>
          </w:rPr>
          <w:t xml:space="preserve"> </w:t>
        </w:r>
        <w:r>
          <w:rPr>
            <w:rFonts w:cs="Arial"/>
            <w:color w:val="000000"/>
            <w:lang w:eastAsia="en-GB"/>
          </w:rPr>
          <w:t>have</w:t>
        </w:r>
        <w:r>
          <w:rPr>
            <w:rFonts w:eastAsia="Arial" w:cs="Arial"/>
            <w:color w:val="000000"/>
            <w:lang w:eastAsia="en-GB"/>
          </w:rPr>
          <w:t xml:space="preserve"> </w:t>
        </w:r>
      </w:ins>
      <w:ins w:id="1252" w:author="mbeckerle" w:date="2013-07-24T15:38:00Z">
        <w:r w:rsidR="004C09D0">
          <w:rPr>
            <w:rFonts w:eastAsia="Arial" w:cs="Arial"/>
            <w:color w:val="000000"/>
            <w:lang w:eastAsia="en-GB"/>
          </w:rPr>
          <w:t xml:space="preserve">text </w:t>
        </w:r>
      </w:ins>
      <w:ins w:id="1253" w:author="mbeckerle" w:date="2013-07-10T12:56:00Z">
        <w:r>
          <w:rPr>
            <w:rFonts w:cs="Arial"/>
            <w:color w:val="000000"/>
            <w:lang w:eastAsia="en-GB"/>
          </w:rPr>
          <w:t>representation</w:t>
        </w:r>
        <w:r>
          <w:rPr>
            <w:rFonts w:eastAsia="Arial" w:cs="Arial"/>
            <w:color w:val="000000"/>
            <w:lang w:eastAsia="en-GB"/>
          </w:rPr>
          <w:t xml:space="preserve"> </w:t>
        </w:r>
        <w:r>
          <w:rPr>
            <w:rFonts w:cs="Arial"/>
            <w:color w:val="000000"/>
            <w:lang w:eastAsia="en-GB"/>
          </w:rPr>
          <w:t>and</w:t>
        </w:r>
        <w:r>
          <w:rPr>
            <w:rFonts w:eastAsia="Arial" w:cs="Arial"/>
            <w:color w:val="000000"/>
            <w:lang w:eastAsia="en-GB"/>
          </w:rPr>
          <w:t xml:space="preserve"> </w:t>
        </w:r>
        <w:r>
          <w:rPr>
            <w:rFonts w:cs="Arial"/>
            <w:color w:val="000000"/>
            <w:lang w:eastAsia="en-GB"/>
          </w:rPr>
          <w:t>have</w:t>
        </w:r>
        <w:r>
          <w:rPr>
            <w:rFonts w:eastAsia="Arial" w:cs="Arial"/>
            <w:color w:val="000000"/>
            <w:lang w:eastAsia="en-GB"/>
          </w:rPr>
          <w:t xml:space="preserve"> </w:t>
        </w:r>
        <w:r>
          <w:rPr>
            <w:rFonts w:cs="Arial"/>
            <w:color w:val="000000"/>
            <w:lang w:eastAsia="en-GB"/>
          </w:rPr>
          <w:t>the</w:t>
        </w:r>
        <w:r>
          <w:rPr>
            <w:rFonts w:eastAsia="Arial" w:cs="Arial"/>
            <w:color w:val="000000"/>
            <w:lang w:eastAsia="en-GB"/>
          </w:rPr>
          <w:t xml:space="preserve"> </w:t>
        </w:r>
        <w:r>
          <w:rPr>
            <w:rFonts w:cs="Arial"/>
            <w:color w:val="000000"/>
            <w:lang w:eastAsia="en-GB"/>
          </w:rPr>
          <w:t>same</w:t>
        </w:r>
        <w:r>
          <w:rPr>
            <w:rFonts w:eastAsia="Arial" w:cs="Arial"/>
            <w:color w:val="000000"/>
            <w:lang w:eastAsia="en-GB"/>
          </w:rPr>
          <w:t xml:space="preserve"> </w:t>
        </w:r>
        <w:r>
          <w:rPr>
            <w:rFonts w:cs="Arial"/>
            <w:color w:val="000000"/>
            <w:lang w:eastAsia="en-GB"/>
          </w:rPr>
          <w:t>encoding</w:t>
        </w:r>
        <w:r>
          <w:rPr>
            <w:rFonts w:eastAsia="Arial" w:cs="Arial"/>
            <w:color w:val="000000"/>
            <w:lang w:eastAsia="en-GB"/>
          </w:rPr>
          <w:t xml:space="preserve"> </w:t>
        </w:r>
        <w:r>
          <w:rPr>
            <w:rFonts w:cs="Arial"/>
            <w:color w:val="000000"/>
            <w:lang w:eastAsia="en-GB"/>
          </w:rPr>
          <w:t>as</w:t>
        </w:r>
        <w:r>
          <w:rPr>
            <w:rFonts w:eastAsia="Arial" w:cs="Arial"/>
            <w:color w:val="000000"/>
            <w:lang w:eastAsia="en-GB"/>
          </w:rPr>
          <w:t xml:space="preserve"> </w:t>
        </w:r>
        <w:r>
          <w:rPr>
            <w:rFonts w:cs="Arial"/>
            <w:color w:val="000000"/>
            <w:lang w:eastAsia="en-GB"/>
          </w:rPr>
          <w:t>the</w:t>
        </w:r>
        <w:r>
          <w:rPr>
            <w:rFonts w:eastAsia="Arial" w:cs="Arial"/>
            <w:color w:val="000000"/>
            <w:lang w:eastAsia="en-GB"/>
          </w:rPr>
          <w:t xml:space="preserve"> </w:t>
        </w:r>
        <w:r>
          <w:rPr>
            <w:rFonts w:cs="Arial"/>
            <w:color w:val="000000"/>
            <w:lang w:eastAsia="en-GB"/>
          </w:rPr>
          <w:t>parent</w:t>
        </w:r>
        <w:r>
          <w:rPr>
            <w:rFonts w:eastAsia="Arial" w:cs="Arial"/>
            <w:color w:val="000000"/>
            <w:lang w:eastAsia="en-GB"/>
          </w:rPr>
          <w:t xml:space="preserve"> </w:t>
        </w:r>
        <w:r>
          <w:rPr>
            <w:rFonts w:cs="Arial"/>
            <w:color w:val="000000"/>
            <w:lang w:eastAsia="en-GB"/>
          </w:rPr>
          <w:t>complex</w:t>
        </w:r>
        <w:r>
          <w:rPr>
            <w:rFonts w:eastAsia="Arial" w:cs="Arial"/>
            <w:color w:val="000000"/>
            <w:lang w:eastAsia="en-GB"/>
          </w:rPr>
          <w:t xml:space="preserve"> </w:t>
        </w:r>
        <w:r>
          <w:rPr>
            <w:rFonts w:cs="Arial"/>
            <w:color w:val="000000"/>
            <w:lang w:eastAsia="en-GB"/>
          </w:rPr>
          <w:t>element,</w:t>
        </w:r>
        <w:r>
          <w:rPr>
            <w:rFonts w:eastAsia="Arial" w:cs="Arial"/>
            <w:color w:val="000000"/>
            <w:lang w:eastAsia="en-GB"/>
          </w:rPr>
          <w:t xml:space="preserve"> </w:t>
        </w:r>
        <w:r>
          <w:rPr>
            <w:rFonts w:cs="Arial"/>
            <w:color w:val="000000"/>
            <w:lang w:eastAsia="en-GB"/>
          </w:rPr>
          <w:t>and</w:t>
        </w:r>
      </w:ins>
    </w:p>
    <w:p w14:paraId="29E43A0B" w14:textId="4213FE5B" w:rsidR="00943AA2" w:rsidRPr="00867837" w:rsidRDefault="00867837">
      <w:pPr>
        <w:numPr>
          <w:ilvl w:val="1"/>
          <w:numId w:val="126"/>
        </w:numPr>
        <w:tabs>
          <w:tab w:val="left" w:pos="720"/>
        </w:tabs>
        <w:suppressAutoHyphens/>
        <w:autoSpaceDE w:val="0"/>
        <w:rPr>
          <w:rFonts w:eastAsia="Arial" w:cs="Arial"/>
          <w:color w:val="000000"/>
          <w:lang w:eastAsia="en-GB"/>
          <w:rPrChange w:id="1254" w:author="mbeckerle" w:date="2013-07-10T12:59:00Z">
            <w:rPr/>
          </w:rPrChange>
        </w:rPr>
        <w:pPrChange w:id="1255" w:author="mbeckerle" w:date="2013-07-10T12:59:00Z">
          <w:pPr/>
        </w:pPrChange>
      </w:pPr>
      <w:ins w:id="1256" w:author="mbeckerle" w:date="2013-07-10T12:56:00Z">
        <w:r>
          <w:rPr>
            <w:rFonts w:cs="Arial"/>
            <w:color w:val="000000"/>
            <w:lang w:eastAsia="en-GB"/>
          </w:rPr>
          <w:t>all</w:t>
        </w:r>
        <w:r>
          <w:rPr>
            <w:rFonts w:eastAsia="Arial" w:cs="Arial"/>
            <w:color w:val="000000"/>
            <w:lang w:eastAsia="en-GB"/>
          </w:rPr>
          <w:t xml:space="preserve"> </w:t>
        </w:r>
        <w:r>
          <w:rPr>
            <w:rFonts w:cs="Arial"/>
            <w:color w:val="000000"/>
            <w:lang w:eastAsia="en-GB"/>
          </w:rPr>
          <w:t>complex</w:t>
        </w:r>
        <w:r>
          <w:rPr>
            <w:rFonts w:eastAsia="Arial" w:cs="Arial"/>
            <w:color w:val="000000"/>
            <w:lang w:eastAsia="en-GB"/>
          </w:rPr>
          <w:t xml:space="preserve"> </w:t>
        </w:r>
        <w:r>
          <w:rPr>
            <w:rFonts w:cs="Arial"/>
            <w:color w:val="000000"/>
            <w:lang w:eastAsia="en-GB"/>
          </w:rPr>
          <w:t>child</w:t>
        </w:r>
        <w:r>
          <w:rPr>
            <w:rFonts w:eastAsia="Arial" w:cs="Arial"/>
            <w:color w:val="000000"/>
            <w:lang w:eastAsia="en-GB"/>
          </w:rPr>
          <w:t xml:space="preserve"> </w:t>
        </w:r>
        <w:r>
          <w:rPr>
            <w:rFonts w:cs="Arial"/>
            <w:color w:val="000000"/>
            <w:lang w:eastAsia="en-GB"/>
          </w:rPr>
          <w:t>elements</w:t>
        </w:r>
        <w:r>
          <w:rPr>
            <w:rFonts w:eastAsia="Arial" w:cs="Arial"/>
            <w:color w:val="000000"/>
            <w:lang w:eastAsia="en-GB"/>
          </w:rPr>
          <w:t xml:space="preserve"> </w:t>
        </w:r>
        <w:r>
          <w:rPr>
            <w:rFonts w:cs="Arial"/>
            <w:color w:val="000000"/>
            <w:lang w:eastAsia="en-GB"/>
          </w:rPr>
          <w:t>must</w:t>
        </w:r>
        <w:r>
          <w:rPr>
            <w:rFonts w:eastAsia="Arial" w:cs="Arial"/>
            <w:color w:val="000000"/>
            <w:lang w:eastAsia="en-GB"/>
          </w:rPr>
          <w:t xml:space="preserve"> </w:t>
        </w:r>
        <w:r>
          <w:rPr>
            <w:rFonts w:cs="Arial"/>
            <w:color w:val="000000"/>
            <w:lang w:eastAsia="en-GB"/>
          </w:rPr>
          <w:t>themselves</w:t>
        </w:r>
        <w:r>
          <w:rPr>
            <w:rFonts w:eastAsia="Arial" w:cs="Arial"/>
            <w:color w:val="000000"/>
            <w:lang w:eastAsia="en-GB"/>
          </w:rPr>
          <w:t xml:space="preserve"> </w:t>
        </w:r>
        <w:r>
          <w:rPr>
            <w:rFonts w:cs="Arial"/>
            <w:color w:val="000000"/>
            <w:lang w:eastAsia="en-GB"/>
          </w:rPr>
          <w:t>follow</w:t>
        </w:r>
        <w:r>
          <w:rPr>
            <w:rFonts w:eastAsia="Arial" w:cs="Arial"/>
            <w:color w:val="000000"/>
            <w:lang w:eastAsia="en-GB"/>
          </w:rPr>
          <w:t xml:space="preserve"> </w:t>
        </w:r>
        <w:r>
          <w:rPr>
            <w:rFonts w:cs="Arial"/>
            <w:color w:val="000000"/>
            <w:lang w:eastAsia="en-GB"/>
          </w:rPr>
          <w:t>1</w:t>
        </w:r>
        <w:r>
          <w:rPr>
            <w:rFonts w:eastAsia="Arial" w:cs="Arial"/>
            <w:color w:val="000000"/>
            <w:lang w:eastAsia="en-GB"/>
          </w:rPr>
          <w:t xml:space="preserve"> </w:t>
        </w:r>
        <w:r>
          <w:rPr>
            <w:rFonts w:cs="Arial"/>
            <w:color w:val="000000"/>
            <w:lang w:eastAsia="en-GB"/>
          </w:rPr>
          <w:t>and</w:t>
        </w:r>
        <w:r>
          <w:rPr>
            <w:rFonts w:eastAsia="Arial" w:cs="Arial"/>
            <w:color w:val="000000"/>
            <w:lang w:eastAsia="en-GB"/>
          </w:rPr>
          <w:t xml:space="preserve"> </w:t>
        </w:r>
        <w:r>
          <w:rPr>
            <w:rFonts w:cs="Arial"/>
            <w:color w:val="000000"/>
            <w:lang w:eastAsia="en-GB"/>
          </w:rPr>
          <w:t>2</w:t>
        </w:r>
        <w:r>
          <w:rPr>
            <w:rFonts w:eastAsia="Arial" w:cs="Arial"/>
            <w:color w:val="000000"/>
            <w:lang w:eastAsia="en-GB"/>
          </w:rPr>
          <w:t xml:space="preserve"> </w:t>
        </w:r>
        <w:r>
          <w:rPr>
            <w:rFonts w:cs="Arial"/>
            <w:color w:val="000000"/>
            <w:lang w:eastAsia="en-GB"/>
          </w:rPr>
          <w:t>(recursively).</w:t>
        </w:r>
        <w:r>
          <w:rPr>
            <w:rFonts w:eastAsia="Arial" w:cs="Arial"/>
            <w:color w:val="000000"/>
            <w:lang w:eastAsia="en-GB"/>
          </w:rPr>
          <w:t xml:space="preserve"> </w:t>
        </w:r>
      </w:ins>
      <w:del w:id="1257" w:author="mbeckerle" w:date="2013-02-26T11:46:00Z">
        <w:r w:rsidR="00943AA2" w:rsidRPr="005223F4" w:rsidDel="00F32AE7">
          <w:delText>Scanned length: When dfdl:lengthKind=”delimited”, or “pattern</w:delText>
        </w:r>
      </w:del>
      <w:del w:id="1258" w:author="mbeckerle" w:date="2013-02-19T11:32:00Z">
        <w:r w:rsidR="00943AA2" w:rsidRPr="005223F4" w:rsidDel="0067342B">
          <w:delText>”, and additionally when dfdl:lengthKind=“endOfParent”, and the parent has scanned length (recursively)</w:delText>
        </w:r>
      </w:del>
      <w:del w:id="1259" w:author="mbeckerle" w:date="2013-02-26T11:46:00Z">
        <w:r w:rsidR="00943AA2" w:rsidRPr="005223F4" w:rsidDel="00F32AE7">
          <w:delText>.</w:delText>
        </w:r>
      </w:del>
    </w:p>
    <w:p w14:paraId="3CDBEC9C" w14:textId="77777777" w:rsidR="008C7BF6" w:rsidRDefault="008C7BF6" w:rsidP="001E1A5B">
      <w:pPr>
        <w:rPr>
          <w:ins w:id="1260" w:author="mbeckerle" w:date="2013-07-10T13:37:00Z"/>
        </w:rPr>
      </w:pPr>
      <w:r w:rsidRPr="005223F4">
        <w:t>Schema - The set of all declarations and definitions in the schema, including all included and imported schemas taken together. This includes both the XSDL declarations and definitions, and the DFDL definitions provided in the top-level DFDL annotations.</w:t>
      </w:r>
    </w:p>
    <w:p w14:paraId="1A5E30BB" w14:textId="31E0679A" w:rsidR="001202CA" w:rsidRDefault="002F336A" w:rsidP="001E1A5B">
      <w:pPr>
        <w:rPr>
          <w:ins w:id="1261" w:author="mbeckerle" w:date="2013-07-10T13:40:00Z"/>
        </w:rPr>
      </w:pPr>
      <w:ins w:id="1262" w:author="mbeckerle" w:date="2013-07-10T13:37:00Z">
        <w:r>
          <w:t>Schema Component Designator</w:t>
        </w:r>
      </w:ins>
      <w:ins w:id="1263" w:author="mbeckerle" w:date="2013-07-10T13:39:00Z">
        <w:r w:rsidR="001202CA">
          <w:t xml:space="preserve"> (SCD) - A notation for referring to one of the components of a DFDL Schema</w:t>
        </w:r>
      </w:ins>
      <w:ins w:id="1264" w:author="mbeckerle" w:date="2013-07-10T13:40:00Z">
        <w:r w:rsidR="001202CA">
          <w:t xml:space="preserve">. This is being standardized by W3C. See </w:t>
        </w:r>
        <w:r w:rsidR="001202CA">
          <w:fldChar w:fldCharType="begin"/>
        </w:r>
        <w:r w:rsidR="001202CA">
          <w:instrText xml:space="preserve"> HYPERLINK "</w:instrText>
        </w:r>
        <w:r w:rsidR="001202CA" w:rsidRPr="001202CA">
          <w:instrText>http://www.w3.org/TR/xmlschema-ref</w:instrText>
        </w:r>
        <w:r w:rsidR="001202CA">
          <w:instrText xml:space="preserve">" </w:instrText>
        </w:r>
        <w:r w:rsidR="001202CA">
          <w:fldChar w:fldCharType="separate"/>
        </w:r>
        <w:r w:rsidR="001202CA" w:rsidRPr="00677DBD">
          <w:rPr>
            <w:rStyle w:val="Hyperlink"/>
          </w:rPr>
          <w:t>http://www.w3.org/TR/xmlschema-ref</w:t>
        </w:r>
        <w:r w:rsidR="001202CA">
          <w:fldChar w:fldCharType="end"/>
        </w:r>
        <w:r w:rsidR="001202CA">
          <w:t>.</w:t>
        </w:r>
      </w:ins>
    </w:p>
    <w:p w14:paraId="3F4B7B64" w14:textId="08F34502" w:rsidR="001202CA" w:rsidRPr="005223F4" w:rsidDel="001202CA" w:rsidRDefault="001202CA" w:rsidP="001E1A5B">
      <w:pPr>
        <w:rPr>
          <w:del w:id="1265" w:author="mbeckerle" w:date="2013-07-10T13:41:00Z"/>
        </w:rPr>
      </w:pPr>
    </w:p>
    <w:p w14:paraId="0E63F895" w14:textId="77777777" w:rsidR="00943AA2" w:rsidRPr="005223F4" w:rsidRDefault="00943AA2" w:rsidP="001E1A5B">
      <w:r w:rsidRPr="005223F4">
        <w:t>Schema Definition Order – the order that the schema components are defined in a schema document.</w:t>
      </w:r>
    </w:p>
    <w:p w14:paraId="4A722684" w14:textId="671D1899" w:rsidR="004F3B90" w:rsidRPr="005223F4" w:rsidRDefault="004F3B90" w:rsidP="004F3B90">
      <w:pPr>
        <w:suppressAutoHyphens/>
      </w:pPr>
      <w:r w:rsidRPr="005223F4">
        <w:t>Specified length - An item has specified length when dfdl:lengthKind=”implicit”, “explicit”, or “prefixed</w:t>
      </w:r>
      <w:del w:id="1266" w:author="mbeckerle" w:date="2013-02-19T11:33:00Z">
        <w:r w:rsidRPr="005223F4" w:rsidDel="0067342B">
          <w:delText>”, and additionally, if dfdl:lengthKind=”endOfParent”, and the parent has specified length (recursively)</w:delText>
        </w:r>
      </w:del>
      <w:ins w:id="1267" w:author="mbeckerle" w:date="2013-02-19T11:33:00Z">
        <w:r w:rsidR="0067342B">
          <w:t>"</w:t>
        </w:r>
      </w:ins>
      <w:r w:rsidRPr="005223F4">
        <w:t xml:space="preserve">.  </w:t>
      </w:r>
    </w:p>
    <w:p w14:paraId="64B2ECB9" w14:textId="20DE4D6D" w:rsidR="00BA5C30" w:rsidRDefault="00BA5C30" w:rsidP="009A4315">
      <w:pPr>
        <w:rPr>
          <w:ins w:id="1268" w:author="mbeckerle" w:date="2013-01-28T09:30:00Z"/>
        </w:rPr>
      </w:pPr>
      <w:r w:rsidRPr="005223F4">
        <w:t>Speculative Parsing – When the parser reaches a point of uncertainty it attempts to parse each option in turn until one is known</w:t>
      </w:r>
      <w:ins w:id="1269" w:author="mbeckerle" w:date="2013-07-23T19:23:00Z">
        <w:r w:rsidR="00827D2A">
          <w:t>-</w:t>
        </w:r>
      </w:ins>
      <w:del w:id="1270" w:author="mbeckerle" w:date="2013-07-23T19:23:00Z">
        <w:r w:rsidRPr="005223F4" w:rsidDel="00827D2A">
          <w:delText xml:space="preserve"> </w:delText>
        </w:r>
      </w:del>
      <w:r w:rsidRPr="005223F4">
        <w:t>to</w:t>
      </w:r>
      <w:ins w:id="1271" w:author="mbeckerle" w:date="2013-07-23T19:23:00Z">
        <w:r w:rsidR="00827D2A">
          <w:t>-</w:t>
        </w:r>
      </w:ins>
      <w:del w:id="1272" w:author="mbeckerle" w:date="2013-07-23T19:23:00Z">
        <w:r w:rsidRPr="005223F4" w:rsidDel="00827D2A">
          <w:delText xml:space="preserve"> </w:delText>
        </w:r>
      </w:del>
      <w:r w:rsidRPr="005223F4">
        <w:t>exist or known</w:t>
      </w:r>
      <w:ins w:id="1273" w:author="mbeckerle" w:date="2013-07-23T19:23:00Z">
        <w:r w:rsidR="00827D2A">
          <w:t>-</w:t>
        </w:r>
      </w:ins>
      <w:del w:id="1274" w:author="mbeckerle" w:date="2013-07-23T19:23:00Z">
        <w:r w:rsidRPr="005223F4" w:rsidDel="00827D2A">
          <w:delText xml:space="preserve"> </w:delText>
        </w:r>
      </w:del>
      <w:r w:rsidRPr="005223F4">
        <w:t>not</w:t>
      </w:r>
      <w:ins w:id="1275" w:author="mbeckerle" w:date="2013-07-23T19:23:00Z">
        <w:r w:rsidR="00827D2A">
          <w:t>-</w:t>
        </w:r>
      </w:ins>
      <w:del w:id="1276" w:author="mbeckerle" w:date="2013-07-23T19:23:00Z">
        <w:r w:rsidRPr="005223F4" w:rsidDel="00827D2A">
          <w:delText xml:space="preserve"> </w:delText>
        </w:r>
      </w:del>
      <w:r w:rsidRPr="005223F4">
        <w:t>to</w:t>
      </w:r>
      <w:ins w:id="1277" w:author="mbeckerle" w:date="2013-07-23T19:23:00Z">
        <w:r w:rsidR="00827D2A">
          <w:t>-</w:t>
        </w:r>
      </w:ins>
      <w:del w:id="1278" w:author="mbeckerle" w:date="2013-07-23T19:23:00Z">
        <w:r w:rsidRPr="005223F4" w:rsidDel="00827D2A">
          <w:delText xml:space="preserve"> </w:delText>
        </w:r>
      </w:del>
      <w:r w:rsidRPr="005223F4">
        <w:t>exist.</w:t>
      </w:r>
    </w:p>
    <w:p w14:paraId="0A9D982A" w14:textId="5AE34C89" w:rsidR="009C692A" w:rsidRDefault="009C692A" w:rsidP="009A4315">
      <w:pPr>
        <w:rPr>
          <w:ins w:id="1279" w:author="mbeckerle" w:date="2013-07-11T18:56:00Z"/>
          <w:rFonts w:ascii="Helvetica" w:hAnsi="Helvetica" w:cstheme="minorHAnsi"/>
        </w:rPr>
      </w:pPr>
      <w:ins w:id="1280" w:author="mbeckerle" w:date="2013-01-28T09:30:00Z">
        <w:r w:rsidRPr="00761F7C">
          <w:rPr>
            <w:rFonts w:ascii="Helvetica" w:hAnsi="Helvetica" w:cstheme="minorHAnsi"/>
          </w:rPr>
          <w:t xml:space="preserve">Statement annotations - </w:t>
        </w:r>
        <w:r>
          <w:rPr>
            <w:rFonts w:ascii="Helvetica" w:hAnsi="Helvetica" w:cstheme="minorHAnsi"/>
          </w:rPr>
          <w:t>T</w:t>
        </w:r>
        <w:r w:rsidRPr="00761F7C">
          <w:rPr>
            <w:rFonts w:ascii="Helvetica" w:hAnsi="Helvetica" w:cstheme="minorHAnsi"/>
          </w:rPr>
          <w:t>he annotation elements dfdl:assert, dfdl:discriminator, dfdl:setVariable, and dfdl:newVariableInstance. Also called DFDL Statements.</w:t>
        </w:r>
      </w:ins>
    </w:p>
    <w:p w14:paraId="7EEB4E18" w14:textId="358FC5E3" w:rsidR="0043629B" w:rsidRDefault="0043629B" w:rsidP="0043629B">
      <w:pPr>
        <w:rPr>
          <w:ins w:id="1281" w:author="mbeckerle" w:date="2013-07-11T18:56:00Z"/>
          <w:color w:val="0000FF"/>
          <w:lang w:eastAsia="en-GB"/>
        </w:rPr>
      </w:pPr>
      <w:ins w:id="1282" w:author="mbeckerle" w:date="2013-07-11T18:56:00Z">
        <w:r>
          <w:t xml:space="preserve">Surrogate Pair - A Unicode character whose character code value is greater than 0xFFFF can be encoded into variable-width UTF-16BE or UTF-16LE (which are variable-width encodings when </w:t>
        </w:r>
        <w:r>
          <w:lastRenderedPageBreak/>
          <w:t>the DFDL property utf16Width='variable'). In this case the representation uses two adjacent code units each of which is called a surrogate, and the pair of which is called a surrogate pair. </w:t>
        </w:r>
      </w:ins>
      <w:ins w:id="1283" w:author="mbeckerle" w:date="2013-07-11T18:58:00Z">
        <w:r>
          <w:rPr>
            <w:rFonts w:cs="Arial"/>
          </w:rPr>
          <w:t xml:space="preserve">  </w:t>
        </w:r>
        <w:r>
          <w:rPr>
            <w:rStyle w:val="CommentReference"/>
          </w:rPr>
          <w:commentReference w:id="1284"/>
        </w:r>
        <w:r>
          <w:rPr>
            <w:rFonts w:cs="Arial"/>
          </w:rPr>
          <w:t xml:space="preserve">  </w:t>
        </w:r>
      </w:ins>
    </w:p>
    <w:p w14:paraId="06838754" w14:textId="6CA63E8F" w:rsidR="0043629B" w:rsidRPr="005223F4" w:rsidDel="0043629B" w:rsidRDefault="0043629B" w:rsidP="009A4315">
      <w:pPr>
        <w:rPr>
          <w:del w:id="1285" w:author="mbeckerle" w:date="2013-07-11T18:56:00Z"/>
        </w:rPr>
      </w:pPr>
    </w:p>
    <w:p w14:paraId="3D497A87" w14:textId="798BCEE2" w:rsidR="009A4315" w:rsidRDefault="009A4315" w:rsidP="009A4315">
      <w:pPr>
        <w:rPr>
          <w:ins w:id="1286" w:author="mbeckerle" w:date="2013-07-11T18:56:00Z"/>
        </w:rPr>
      </w:pPr>
      <w:r w:rsidRPr="005223F4">
        <w:t xml:space="preserve">Target length - When unparsing, the length (in dfdl:lengthUnits) of an item's representation is the target length. The length of the </w:t>
      </w:r>
      <w:ins w:id="1287" w:author="mbeckerle" w:date="2013-01-28T13:25:00Z">
        <w:r w:rsidR="00C17600">
          <w:t xml:space="preserve">content </w:t>
        </w:r>
      </w:ins>
      <w:ins w:id="1288" w:author="mbeckerle" w:date="2013-01-28T13:41:00Z">
        <w:r w:rsidR="006112C8">
          <w:t>corresponding to</w:t>
        </w:r>
      </w:ins>
      <w:ins w:id="1289" w:author="mbeckerle" w:date="2013-01-28T13:25:00Z">
        <w:r w:rsidR="00C17600">
          <w:t xml:space="preserve"> a </w:t>
        </w:r>
      </w:ins>
      <w:r w:rsidRPr="005223F4">
        <w:t xml:space="preserve">logical data </w:t>
      </w:r>
      <w:del w:id="1290" w:author="mbeckerle" w:date="2013-01-28T13:25:00Z">
        <w:r w:rsidRPr="005223F4" w:rsidDel="00C17600">
          <w:delText xml:space="preserve">item </w:delText>
        </w:r>
      </w:del>
      <w:ins w:id="1291" w:author="mbeckerle" w:date="2013-01-28T13:25:00Z">
        <w:r w:rsidR="00C17600">
          <w:t>value</w:t>
        </w:r>
        <w:r w:rsidR="00C17600" w:rsidRPr="005223F4">
          <w:t xml:space="preserve"> </w:t>
        </w:r>
      </w:ins>
      <w:r w:rsidRPr="005223F4">
        <w:t xml:space="preserve">in the infoset may be shorter or longer than the target length, in which case padding or truncation may be </w:t>
      </w:r>
      <w:del w:id="1292" w:author="mbeckerle" w:date="2013-01-28T12:28:00Z">
        <w:r w:rsidRPr="005223F4" w:rsidDel="00F2061E">
          <w:delText xml:space="preserve">required </w:delText>
        </w:r>
      </w:del>
      <w:ins w:id="1293" w:author="mbeckerle" w:date="2013-01-28T12:28:00Z">
        <w:r w:rsidR="00F2061E">
          <w:t>necessary</w:t>
        </w:r>
        <w:r w:rsidR="00F2061E" w:rsidRPr="005223F4">
          <w:t xml:space="preserve"> </w:t>
        </w:r>
      </w:ins>
      <w:r w:rsidRPr="005223F4">
        <w:t xml:space="preserve">to make the logical data </w:t>
      </w:r>
      <w:del w:id="1294" w:author="mbeckerle" w:date="2013-01-28T13:25:00Z">
        <w:r w:rsidRPr="005223F4" w:rsidDel="00C17600">
          <w:delText xml:space="preserve">conform </w:delText>
        </w:r>
      </w:del>
      <w:ins w:id="1295" w:author="mbeckerle" w:date="2013-01-28T13:25:00Z">
        <w:r w:rsidR="00C17600">
          <w:t>content conform</w:t>
        </w:r>
        <w:r w:rsidR="00C17600" w:rsidRPr="005223F4">
          <w:t xml:space="preserve"> </w:t>
        </w:r>
      </w:ins>
      <w:r w:rsidRPr="005223F4">
        <w:t xml:space="preserve">to the target length. Rules for when padding and truncation occur, and how they are applied </w:t>
      </w:r>
      <w:del w:id="1296" w:author="mbeckerle" w:date="2013-01-28T13:25:00Z">
        <w:r w:rsidRPr="005223F4" w:rsidDel="00C17600">
          <w:delText xml:space="preserve">is </w:delText>
        </w:r>
      </w:del>
      <w:ins w:id="1297" w:author="mbeckerle" w:date="2013-01-28T13:25:00Z">
        <w:r w:rsidR="00C17600">
          <w:t>are</w:t>
        </w:r>
        <w:r w:rsidR="00C17600" w:rsidRPr="005223F4">
          <w:t xml:space="preserve"> </w:t>
        </w:r>
      </w:ins>
      <w:r w:rsidRPr="005223F4">
        <w:t>specific to simple data types, and are controlled by a number of DFDL format properties.</w:t>
      </w:r>
    </w:p>
    <w:p w14:paraId="5F0FEFAB" w14:textId="1860A3BE" w:rsidR="0043629B" w:rsidRDefault="0043629B" w:rsidP="0043629B">
      <w:pPr>
        <w:rPr>
          <w:ins w:id="1298" w:author="mbeckerle" w:date="2013-07-11T18:56:00Z"/>
          <w:color w:val="0000FF"/>
          <w:lang w:eastAsia="en-GB"/>
        </w:rPr>
      </w:pPr>
      <w:ins w:id="1299" w:author="mbeckerle" w:date="2013-07-11T18:56:00Z">
        <w:r>
          <w:t>Unicode - A character set defined by the Unicode Consortium, and standardized at the International Standards Organization (ISO) as ISO10646.</w:t>
        </w:r>
      </w:ins>
      <w:ins w:id="1300" w:author="mbeckerle" w:date="2013-07-11T18:58:00Z">
        <w:r>
          <w:rPr>
            <w:rFonts w:cs="Arial"/>
          </w:rPr>
          <w:t xml:space="preserve">  </w:t>
        </w:r>
        <w:r>
          <w:rPr>
            <w:rStyle w:val="CommentReference"/>
          </w:rPr>
          <w:commentReference w:id="1301"/>
        </w:r>
        <w:r>
          <w:rPr>
            <w:rFonts w:cs="Arial"/>
          </w:rPr>
          <w:t xml:space="preserve">  </w:t>
        </w:r>
      </w:ins>
    </w:p>
    <w:p w14:paraId="40BAF32E" w14:textId="3B913F30" w:rsidR="0043629B" w:rsidRPr="005223F4" w:rsidDel="0043629B" w:rsidRDefault="0043629B" w:rsidP="009A4315">
      <w:pPr>
        <w:rPr>
          <w:del w:id="1302" w:author="mbeckerle" w:date="2013-07-11T18:56:00Z"/>
        </w:rPr>
      </w:pPr>
    </w:p>
    <w:p w14:paraId="44A2AA1E" w14:textId="752F67A5" w:rsidR="00943AA2" w:rsidRDefault="00943AA2" w:rsidP="00943AA2">
      <w:pPr>
        <w:suppressAutoHyphens/>
        <w:rPr>
          <w:ins w:id="1303" w:author="mbeckerle" w:date="2013-01-28T09:41:00Z"/>
        </w:rPr>
      </w:pPr>
      <w:r w:rsidRPr="005223F4">
        <w:rPr>
          <w:iCs/>
        </w:rPr>
        <w:t>Unpadded length -</w:t>
      </w:r>
      <w:r w:rsidRPr="005223F4">
        <w:t xml:space="preserve"> This is the length of the </w:t>
      </w:r>
      <w:del w:id="1304" w:author="mbeckerle" w:date="2013-01-28T13:28:00Z">
        <w:r w:rsidRPr="005223F4" w:rsidDel="00C17600">
          <w:delText xml:space="preserve">representation </w:delText>
        </w:r>
      </w:del>
      <w:ins w:id="1305" w:author="mbeckerle" w:date="2013-01-28T13:28:00Z">
        <w:r w:rsidR="00C17600">
          <w:t>content of</w:t>
        </w:r>
        <w:r w:rsidR="00C17600" w:rsidRPr="005223F4">
          <w:t xml:space="preserve"> </w:t>
        </w:r>
      </w:ins>
      <w:r w:rsidRPr="005223F4">
        <w:t xml:space="preserve">an item of the infoset, prior to any filling or padding which might be introduced due to dfdl:lengthKind="prefixed" or dfdl:lengthKind="explicit". It is equal to or smaller than the target length. </w:t>
      </w:r>
    </w:p>
    <w:p w14:paraId="4501EA19" w14:textId="6BE35A27" w:rsidR="001D5687" w:rsidRDefault="001D5687" w:rsidP="00943AA2">
      <w:pPr>
        <w:suppressAutoHyphens/>
        <w:rPr>
          <w:ins w:id="1306" w:author="mbeckerle" w:date="2013-07-11T18:56:00Z"/>
          <w:rFonts w:ascii="Helvetica" w:hAnsi="Helvetica" w:cstheme="minorHAnsi"/>
        </w:rPr>
      </w:pPr>
      <w:ins w:id="1307" w:author="mbeckerle" w:date="2013-01-28T09:41:00Z">
        <w:r w:rsidRPr="0094121F">
          <w:rPr>
            <w:rFonts w:ascii="Helvetica" w:hAnsi="Helvetica" w:cstheme="minorHAnsi"/>
          </w:rPr>
          <w:t>Variable</w:t>
        </w:r>
        <w:r>
          <w:rPr>
            <w:rFonts w:ascii="Helvetica" w:hAnsi="Helvetica" w:cstheme="minorHAnsi"/>
          </w:rPr>
          <w:t xml:space="preserve"> Array Element. An array element where </w:t>
        </w:r>
      </w:ins>
      <w:ins w:id="1308" w:author="Steve Hanson" w:date="2013-03-28T11:10:00Z">
        <w:r w:rsidR="006B79AB">
          <w:rPr>
            <w:rFonts w:ascii="Helvetica" w:hAnsi="Helvetica" w:cstheme="minorHAnsi"/>
          </w:rPr>
          <w:t>XSD</w:t>
        </w:r>
      </w:ins>
      <w:ins w:id="1309" w:author="Steve Hanson" w:date="2013-03-28T18:13:00Z">
        <w:r w:rsidR="00767A8A">
          <w:rPr>
            <w:rFonts w:ascii="Helvetica" w:hAnsi="Helvetica" w:cstheme="minorHAnsi"/>
          </w:rPr>
          <w:t>L</w:t>
        </w:r>
      </w:ins>
      <w:ins w:id="1310" w:author="Steve Hanson" w:date="2013-03-28T11:10:00Z">
        <w:r w:rsidR="006B79AB">
          <w:rPr>
            <w:rFonts w:ascii="Helvetica" w:hAnsi="Helvetica" w:cstheme="minorHAnsi"/>
          </w:rPr>
          <w:t xml:space="preserve"> </w:t>
        </w:r>
      </w:ins>
      <w:ins w:id="1311" w:author="mbeckerle" w:date="2013-01-28T09:41:00Z">
        <w:r>
          <w:rPr>
            <w:rFonts w:ascii="Helvetica" w:hAnsi="Helvetica" w:cstheme="minorHAnsi"/>
          </w:rPr>
          <w:t xml:space="preserve">minOccurs is not equal to </w:t>
        </w:r>
      </w:ins>
      <w:ins w:id="1312" w:author="Steve Hanson" w:date="2013-03-28T11:10:00Z">
        <w:r w:rsidR="006B79AB">
          <w:rPr>
            <w:rFonts w:ascii="Helvetica" w:hAnsi="Helvetica" w:cstheme="minorHAnsi"/>
          </w:rPr>
          <w:t>XSD</w:t>
        </w:r>
      </w:ins>
      <w:ins w:id="1313" w:author="Steve Hanson" w:date="2013-03-28T18:13:00Z">
        <w:r w:rsidR="00767A8A">
          <w:rPr>
            <w:rFonts w:ascii="Helvetica" w:hAnsi="Helvetica" w:cstheme="minorHAnsi"/>
          </w:rPr>
          <w:t>L</w:t>
        </w:r>
      </w:ins>
      <w:ins w:id="1314" w:author="Steve Hanson" w:date="2013-03-28T11:10:00Z">
        <w:r w:rsidR="006B79AB">
          <w:rPr>
            <w:rFonts w:ascii="Helvetica" w:hAnsi="Helvetica" w:cstheme="minorHAnsi"/>
          </w:rPr>
          <w:t xml:space="preserve"> </w:t>
        </w:r>
      </w:ins>
      <w:ins w:id="1315" w:author="mbeckerle" w:date="2013-01-28T09:41:00Z">
        <w:r>
          <w:rPr>
            <w:rFonts w:ascii="Helvetica" w:hAnsi="Helvetica" w:cstheme="minorHAnsi"/>
          </w:rPr>
          <w:t>maxOccurs.</w:t>
        </w:r>
      </w:ins>
    </w:p>
    <w:p w14:paraId="4E31D673" w14:textId="03F26B93" w:rsidR="0043629B" w:rsidRPr="005223F4" w:rsidRDefault="0043629B">
      <w:pPr>
        <w:pPrChange w:id="1316" w:author="mbeckerle" w:date="2013-07-11T18:56:00Z">
          <w:pPr>
            <w:suppressAutoHyphens/>
          </w:pPr>
        </w:pPrChange>
      </w:pPr>
      <w:ins w:id="1317" w:author="mbeckerle" w:date="2013-07-11T18:56:00Z">
        <w:r>
          <w:rPr>
            <w:rFonts w:cs="Arial"/>
          </w:rPr>
          <w:t>Variable-Width Character Encoding - A character set encoding where characters are encoded using one or more code units for their representation depending on which specific character is being encoded. An example is UTF-8 which uses from 1 to 4 bytes to encode a</w:t>
        </w:r>
      </w:ins>
      <w:ins w:id="1318" w:author="mbeckerle" w:date="2013-07-11T18:57:00Z">
        <w:r>
          <w:rPr>
            <w:rFonts w:cs="Arial"/>
          </w:rPr>
          <w:t xml:space="preserve"> character</w:t>
        </w:r>
      </w:ins>
      <w:ins w:id="1319" w:author="mbeckerle" w:date="2013-07-11T18:58:00Z">
        <w:r>
          <w:rPr>
            <w:rFonts w:cs="Arial"/>
          </w:rPr>
          <w:t xml:space="preserve">.   </w:t>
        </w:r>
      </w:ins>
      <w:ins w:id="1320" w:author="mbeckerle" w:date="2013-07-11T18:57:00Z">
        <w:r>
          <w:rPr>
            <w:rStyle w:val="CommentReference"/>
          </w:rPr>
          <w:commentReference w:id="1321"/>
        </w:r>
      </w:ins>
      <w:ins w:id="1322" w:author="mbeckerle" w:date="2013-07-11T18:58:00Z">
        <w:r>
          <w:rPr>
            <w:rFonts w:cs="Arial"/>
          </w:rPr>
          <w:t xml:space="preserve">  </w:t>
        </w:r>
      </w:ins>
    </w:p>
    <w:p w14:paraId="611B1B4B" w14:textId="767AD833" w:rsidR="003630F0" w:rsidRPr="005223F4" w:rsidDel="009C692A" w:rsidRDefault="003630F0" w:rsidP="003630F0">
      <w:pPr>
        <w:rPr>
          <w:del w:id="1323" w:author="mbeckerle" w:date="2013-01-28T09:38:00Z"/>
        </w:rPr>
      </w:pPr>
      <w:del w:id="1324" w:author="mbeckerle" w:date="2013-01-28T09:38:00Z">
        <w:r w:rsidRPr="005223F4" w:rsidDel="009C692A">
          <w:delText>Variable-Occurrence</w:delText>
        </w:r>
        <w:r w:rsidR="00DE189C" w:rsidRPr="005223F4" w:rsidDel="009C692A">
          <w:delText xml:space="preserve"> Item</w:delText>
        </w:r>
        <w:r w:rsidRPr="005223F4" w:rsidDel="009C692A">
          <w:delText xml:space="preserve"> - Optional elements have a variable number of occurrences (0 or 1) and arrays also can have a variable number of occurrences (when </w:delText>
        </w:r>
        <w:r w:rsidR="0015012F" w:rsidRPr="005223F4" w:rsidDel="009C692A">
          <w:delText>xs:minOccurs</w:delText>
        </w:r>
        <w:r w:rsidRPr="005223F4" w:rsidDel="009C692A">
          <w:delText xml:space="preserve"> &lt; </w:delText>
        </w:r>
        <w:r w:rsidR="001359BA" w:rsidRPr="005223F4" w:rsidDel="009C692A">
          <w:delText>xs:maxOccurs</w:delText>
        </w:r>
        <w:r w:rsidRPr="005223F4" w:rsidDel="009C692A">
          <w:delText xml:space="preserve">). So when we say an </w:delText>
        </w:r>
        <w:r w:rsidR="00DE189C" w:rsidRPr="005223F4" w:rsidDel="009C692A">
          <w:delText>item</w:delText>
        </w:r>
        <w:r w:rsidRPr="005223F4" w:rsidDel="009C692A">
          <w:delText xml:space="preserve"> with a variable number of occurrences, this can mean either an optional element, or an array where </w:delText>
        </w:r>
        <w:r w:rsidR="0015012F" w:rsidRPr="005223F4" w:rsidDel="009C692A">
          <w:delText>xs:minOccurs</w:delText>
        </w:r>
        <w:r w:rsidRPr="005223F4" w:rsidDel="009C692A">
          <w:delText xml:space="preserve"> &lt; </w:delText>
        </w:r>
        <w:r w:rsidR="001359BA" w:rsidRPr="005223F4" w:rsidDel="009C692A">
          <w:delText>xs:maxOccurs</w:delText>
        </w:r>
        <w:r w:rsidRPr="005223F4" w:rsidDel="009C692A">
          <w:delText xml:space="preserve">. </w:delText>
        </w:r>
      </w:del>
      <w:commentRangeStart w:id="1325"/>
      <w:commentRangeStart w:id="1326"/>
      <w:del w:id="1327" w:author="mbeckerle" w:date="2012-04-22T15:33:00Z">
        <w:r w:rsidR="009C5444" w:rsidRPr="005223F4" w:rsidDel="00DE3E70">
          <w:delText>In either array or optional elements</w:delText>
        </w:r>
        <w:r w:rsidR="00BA21F4" w:rsidRPr="005223F4" w:rsidDel="00DE3E70">
          <w:delText>, we have the additional constraint that the DFDL representation properties do not preclude a variable number of occurrences.</w:delText>
        </w:r>
        <w:r w:rsidR="00A0329D" w:rsidRPr="005223F4" w:rsidDel="00DE3E70">
          <w:rPr>
            <w:rStyle w:val="FootnoteReference"/>
          </w:rPr>
          <w:footnoteReference w:id="4"/>
        </w:r>
        <w:commentRangeEnd w:id="1325"/>
        <w:r w:rsidR="0067368D" w:rsidDel="00DE3E70">
          <w:rPr>
            <w:rStyle w:val="CommentReference"/>
          </w:rPr>
          <w:commentReference w:id="1325"/>
        </w:r>
      </w:del>
      <w:commentRangeEnd w:id="1326"/>
      <w:del w:id="1330" w:author="mbeckerle" w:date="2013-01-28T09:38:00Z">
        <w:r w:rsidR="00DE3E70" w:rsidDel="009C692A">
          <w:rPr>
            <w:rStyle w:val="CommentReference"/>
          </w:rPr>
          <w:commentReference w:id="1326"/>
        </w:r>
      </w:del>
      <w:del w:id="1331" w:author="mbeckerle" w:date="2012-04-22T15:33:00Z">
        <w:r w:rsidR="00BA21F4" w:rsidRPr="005223F4" w:rsidDel="00DE3E70">
          <w:delText xml:space="preserve"> </w:delText>
        </w:r>
      </w:del>
      <w:bookmarkStart w:id="1332" w:name="_Toc347241377"/>
      <w:bookmarkStart w:id="1333" w:name="_Toc347744570"/>
      <w:bookmarkStart w:id="1334" w:name="_Toc348984353"/>
      <w:bookmarkStart w:id="1335" w:name="_Toc348984658"/>
      <w:bookmarkStart w:id="1336" w:name="_Toc349037821"/>
      <w:bookmarkStart w:id="1337" w:name="_Toc349038126"/>
      <w:bookmarkStart w:id="1338" w:name="_Toc349042614"/>
      <w:bookmarkStart w:id="1339" w:name="_Toc351912605"/>
      <w:bookmarkStart w:id="1340" w:name="_Toc351914626"/>
      <w:bookmarkStart w:id="1341" w:name="_Toc351915060"/>
      <w:bookmarkStart w:id="1342" w:name="_Toc361231098"/>
      <w:bookmarkStart w:id="1343" w:name="_Toc361231624"/>
      <w:bookmarkStart w:id="1344" w:name="_Toc362444906"/>
      <w:bookmarkStart w:id="1345" w:name="_Toc362451657"/>
      <w:bookmarkStart w:id="1346" w:name="_Toc362452206"/>
      <w:bookmarkStart w:id="1347" w:name="_Toc362453104"/>
      <w:bookmarkEnd w:id="1332"/>
      <w:bookmarkEnd w:id="1333"/>
      <w:bookmarkEnd w:id="1334"/>
      <w:bookmarkEnd w:id="1335"/>
      <w:bookmarkEnd w:id="1336"/>
      <w:bookmarkEnd w:id="1337"/>
      <w:bookmarkEnd w:id="1338"/>
      <w:bookmarkEnd w:id="1339"/>
      <w:bookmarkEnd w:id="1340"/>
      <w:bookmarkEnd w:id="1341"/>
      <w:bookmarkEnd w:id="1342"/>
      <w:bookmarkEnd w:id="1343"/>
      <w:bookmarkEnd w:id="1344"/>
      <w:bookmarkEnd w:id="1345"/>
      <w:bookmarkEnd w:id="1346"/>
      <w:bookmarkEnd w:id="1347"/>
    </w:p>
    <w:p w14:paraId="4A8299D4" w14:textId="77777777" w:rsidR="00D818C9" w:rsidRPr="005223F4" w:rsidRDefault="00D818C9" w:rsidP="009E142C">
      <w:pPr>
        <w:pStyle w:val="Heading1"/>
      </w:pPr>
      <w:bookmarkStart w:id="1348" w:name="_Toc322911507"/>
      <w:bookmarkStart w:id="1349" w:name="_Toc322912046"/>
      <w:bookmarkStart w:id="1350" w:name="_Toc322911508"/>
      <w:bookmarkStart w:id="1351" w:name="_Toc322912047"/>
      <w:bookmarkStart w:id="1352" w:name="_Toc322911509"/>
      <w:bookmarkStart w:id="1353" w:name="_Toc322912048"/>
      <w:bookmarkStart w:id="1354" w:name="_Toc184191912"/>
      <w:bookmarkStart w:id="1355" w:name="_Toc184210452"/>
      <w:bookmarkStart w:id="1356" w:name="_Toc184191913"/>
      <w:bookmarkStart w:id="1357" w:name="_Toc184210453"/>
      <w:bookmarkStart w:id="1358" w:name="_Toc184191914"/>
      <w:bookmarkStart w:id="1359" w:name="_Toc184210454"/>
      <w:bookmarkStart w:id="1360" w:name="_Toc165626325"/>
      <w:bookmarkStart w:id="1361" w:name="_Toc165626326"/>
      <w:bookmarkStart w:id="1362" w:name="_Toc165626329"/>
      <w:bookmarkStart w:id="1363" w:name="_Toc165626330"/>
      <w:bookmarkStart w:id="1364" w:name="_Toc165626331"/>
      <w:bookmarkStart w:id="1365" w:name="_Toc165626332"/>
      <w:bookmarkStart w:id="1366" w:name="_Toc165626334"/>
      <w:bookmarkStart w:id="1367" w:name="_Toc165626335"/>
      <w:bookmarkStart w:id="1368" w:name="_Toc165626336"/>
      <w:bookmarkStart w:id="1369" w:name="_Toc165626337"/>
      <w:bookmarkStart w:id="1370" w:name="_Toc165626349"/>
      <w:bookmarkStart w:id="1371" w:name="_Toc165626360"/>
      <w:bookmarkStart w:id="1372" w:name="_Toc199516222"/>
      <w:bookmarkStart w:id="1373" w:name="_Toc194983901"/>
      <w:bookmarkStart w:id="1374" w:name="_Toc243112740"/>
      <w:bookmarkStart w:id="1375" w:name="_Toc349042615"/>
      <w:bookmarkStart w:id="1376" w:name="_Toc362453105"/>
      <w:bookmarkStart w:id="1377" w:name="_Toc177399027"/>
      <w:bookmarkStart w:id="1378" w:name="_Toc175057314"/>
      <w:bookmarkStart w:id="1379" w:name="_Toc20156277"/>
      <w:bookmarkEnd w:id="1348"/>
      <w:bookmarkEnd w:id="1349"/>
      <w:bookmarkEnd w:id="1350"/>
      <w:bookmarkEnd w:id="1351"/>
      <w:bookmarkEnd w:id="1352"/>
      <w:bookmarkEnd w:id="1353"/>
      <w:bookmarkEnd w:id="1354"/>
      <w:bookmarkEnd w:id="1355"/>
      <w:bookmarkEnd w:id="1356"/>
      <w:bookmarkEnd w:id="1357"/>
      <w:bookmarkEnd w:id="1358"/>
      <w:bookmarkEnd w:id="1359"/>
      <w:bookmarkEnd w:id="1360"/>
      <w:bookmarkEnd w:id="1361"/>
      <w:bookmarkEnd w:id="1362"/>
      <w:bookmarkEnd w:id="1363"/>
      <w:bookmarkEnd w:id="1364"/>
      <w:bookmarkEnd w:id="1365"/>
      <w:bookmarkEnd w:id="1366"/>
      <w:bookmarkEnd w:id="1367"/>
      <w:bookmarkEnd w:id="1368"/>
      <w:bookmarkEnd w:id="1369"/>
      <w:bookmarkEnd w:id="1370"/>
      <w:bookmarkEnd w:id="1371"/>
      <w:r w:rsidRPr="005223F4">
        <w:lastRenderedPageBreak/>
        <w:t>The DFDL Information Set (Infoset)</w:t>
      </w:r>
      <w:bookmarkEnd w:id="1372"/>
      <w:bookmarkEnd w:id="1373"/>
      <w:bookmarkEnd w:id="1374"/>
      <w:bookmarkEnd w:id="1375"/>
      <w:bookmarkEnd w:id="1376"/>
    </w:p>
    <w:p w14:paraId="0F54295E" w14:textId="6D28BE85" w:rsidR="00D818C9" w:rsidRPr="005223F4" w:rsidRDefault="00D818C9" w:rsidP="007151D0">
      <w:r w:rsidRPr="005223F4">
        <w:t xml:space="preserve">This </w:t>
      </w:r>
      <w:r w:rsidR="00683FF4" w:rsidRPr="005223F4">
        <w:t>section defines</w:t>
      </w:r>
      <w:r w:rsidRPr="005223F4">
        <w:t xml:space="preserve"> an abstract data set called the </w:t>
      </w:r>
      <w:r w:rsidRPr="005223F4">
        <w:rPr>
          <w:rStyle w:val="Strong"/>
          <w:i/>
          <w:iCs/>
        </w:rPr>
        <w:t>DFDL Information Set</w:t>
      </w:r>
      <w:r w:rsidRPr="005223F4">
        <w:t xml:space="preserve"> (</w:t>
      </w:r>
      <w:r w:rsidRPr="005223F4">
        <w:rPr>
          <w:rStyle w:val="Strong"/>
          <w:i/>
          <w:iCs/>
        </w:rPr>
        <w:t>Infoset</w:t>
      </w:r>
      <w:r w:rsidRPr="005223F4">
        <w:t xml:space="preserve">). Its purpose is to define the </w:t>
      </w:r>
      <w:del w:id="1380" w:author="mbeckerle" w:date="2013-01-28T12:50:00Z">
        <w:r w:rsidRPr="005223F4" w:rsidDel="0066180F">
          <w:delText xml:space="preserve">content </w:delText>
        </w:r>
      </w:del>
      <w:ins w:id="1381" w:author="mbeckerle" w:date="2013-01-28T12:51:00Z">
        <w:r w:rsidR="0066180F">
          <w:t>abstract data structure</w:t>
        </w:r>
      </w:ins>
      <w:ins w:id="1382" w:author="mbeckerle" w:date="2013-01-28T12:50:00Z">
        <w:r w:rsidR="0066180F" w:rsidRPr="005223F4">
          <w:t xml:space="preserve"> </w:t>
        </w:r>
      </w:ins>
      <w:r w:rsidRPr="005223F4">
        <w:t>that must be provided:</w:t>
      </w:r>
    </w:p>
    <w:p w14:paraId="321D0A22" w14:textId="77777777" w:rsidR="00D818C9" w:rsidRPr="005223F4" w:rsidRDefault="00C953CC" w:rsidP="00C953CC">
      <w:pPr>
        <w:numPr>
          <w:ilvl w:val="0"/>
          <w:numId w:val="70"/>
        </w:numPr>
      </w:pPr>
      <w:r w:rsidRPr="005223F4">
        <w:t>T</w:t>
      </w:r>
      <w:r w:rsidR="00D818C9" w:rsidRPr="005223F4">
        <w:t>o an invoking application by a DFDL parser when parsing DFDL-described data using a DFDL Schema;</w:t>
      </w:r>
    </w:p>
    <w:p w14:paraId="1F1A7A7E" w14:textId="77777777" w:rsidR="00D818C9" w:rsidRPr="005223F4" w:rsidRDefault="00C953CC" w:rsidP="00C953CC">
      <w:pPr>
        <w:numPr>
          <w:ilvl w:val="0"/>
          <w:numId w:val="70"/>
        </w:numPr>
      </w:pPr>
      <w:r w:rsidRPr="005223F4">
        <w:t>T</w:t>
      </w:r>
      <w:r w:rsidR="00D818C9" w:rsidRPr="005223F4">
        <w:t>o a DFDL unparser by an invoking application when generating DFDL-described data using a DFDL Schema</w:t>
      </w:r>
    </w:p>
    <w:p w14:paraId="265233DA" w14:textId="77777777" w:rsidR="00D818C9" w:rsidRPr="005223F4" w:rsidRDefault="00D818C9" w:rsidP="00FC221E">
      <w:r w:rsidRPr="005223F4">
        <w:t xml:space="preserve">The DFDL Infoset contains enough information </w:t>
      </w:r>
      <w:r w:rsidR="00F77DCE" w:rsidRPr="005223F4">
        <w:t>so that a DFDL schema can be defined that will unparse the infoset and reparse the resultant datastream to produce the same infoset.</w:t>
      </w:r>
      <w:r w:rsidRPr="005223F4">
        <w:t xml:space="preserve">. </w:t>
      </w:r>
    </w:p>
    <w:p w14:paraId="3A9BF302" w14:textId="77777777" w:rsidR="00D818C9" w:rsidRPr="005223F4" w:rsidRDefault="00D818C9" w:rsidP="007151D0">
      <w:r w:rsidRPr="005223F4">
        <w:t xml:space="preserve">There is no requirement for DFDL-described data to be valid in order to have a DFDL information set. </w:t>
      </w:r>
    </w:p>
    <w:p w14:paraId="0BC67224" w14:textId="77777777" w:rsidR="00D818C9" w:rsidRPr="005223F4" w:rsidRDefault="00D818C9" w:rsidP="007151D0">
      <w:r w:rsidRPr="005223F4">
        <w:t xml:space="preserve">DFDL information sets may be created by methods (not described in this specification) other than parsing DFDL-described data. </w:t>
      </w:r>
    </w:p>
    <w:p w14:paraId="57157D75" w14:textId="77777777" w:rsidR="00D818C9" w:rsidRPr="005223F4" w:rsidRDefault="00D818C9" w:rsidP="007151D0">
      <w:r w:rsidRPr="005223F4">
        <w:t xml:space="preserve">A DFDL information set consists of a number of </w:t>
      </w:r>
      <w:r w:rsidRPr="005223F4">
        <w:rPr>
          <w:rStyle w:val="Strong"/>
          <w:i/>
          <w:iCs/>
        </w:rPr>
        <w:t>information items</w:t>
      </w:r>
      <w:r w:rsidRPr="005223F4">
        <w:t>;</w:t>
      </w:r>
      <w:r w:rsidR="00726005" w:rsidRPr="005223F4">
        <w:t xml:space="preserve"> or just </w:t>
      </w:r>
      <w:r w:rsidR="00726005" w:rsidRPr="005223F4">
        <w:rPr>
          <w:i/>
        </w:rPr>
        <w:t>items</w:t>
      </w:r>
      <w:r w:rsidR="00726005" w:rsidRPr="005223F4">
        <w:t xml:space="preserve"> for short</w:t>
      </w:r>
      <w:r w:rsidR="00EC7C98" w:rsidRPr="005223F4">
        <w:t>. T</w:t>
      </w:r>
      <w:r w:rsidRPr="005223F4">
        <w:t xml:space="preserve">he information set for any well-formed DFDL-described data will contain at least a document information item and one element information item. An information item is an abstract description of a part of some DFDL-described data: each information item has a set of associated named </w:t>
      </w:r>
      <w:r w:rsidRPr="005223F4">
        <w:rPr>
          <w:b/>
          <w:i/>
        </w:rPr>
        <w:t>members</w:t>
      </w:r>
      <w:r w:rsidRPr="005223F4">
        <w:t xml:space="preserve">. In this specification, the member names are shown in square brackets, </w:t>
      </w:r>
      <w:r w:rsidRPr="005223F4">
        <w:rPr>
          <w:rStyle w:val="Strong"/>
        </w:rPr>
        <w:t>[thus]</w:t>
      </w:r>
      <w:r w:rsidRPr="005223F4">
        <w:t>. The types of information item are listed in</w:t>
      </w:r>
      <w:r w:rsidR="00726005" w:rsidRPr="005223F4">
        <w:t xml:space="preserve"> Section </w:t>
      </w:r>
      <w:r w:rsidR="00684BDF" w:rsidRPr="005223F4">
        <w:fldChar w:fldCharType="begin"/>
      </w:r>
      <w:r w:rsidR="00684BDF" w:rsidRPr="005223F4">
        <w:instrText xml:space="preserve"> REF infoitem \r \h </w:instrText>
      </w:r>
      <w:r w:rsidR="00684BDF" w:rsidRPr="005223F4">
        <w:fldChar w:fldCharType="separate"/>
      </w:r>
      <w:ins w:id="1383" w:author="mbeckerle" w:date="2013-07-10T14:53:00Z">
        <w:r w:rsidR="008B68D7">
          <w:t>4.1</w:t>
        </w:r>
      </w:ins>
      <w:del w:id="1384" w:author="mbeckerle" w:date="2013-07-10T14:51:00Z">
        <w:r w:rsidR="00D04199" w:rsidDel="00D9274F">
          <w:rPr>
            <w:cs/>
          </w:rPr>
          <w:delText>‎</w:delText>
        </w:r>
        <w:r w:rsidR="00D04199" w:rsidDel="00D9274F">
          <w:delText>4.1</w:delText>
        </w:r>
      </w:del>
      <w:r w:rsidR="00684BDF" w:rsidRPr="005223F4">
        <w:fldChar w:fldCharType="end"/>
      </w:r>
      <w:r w:rsidR="00684BDF" w:rsidRPr="005223F4">
        <w:t xml:space="preserve"> </w:t>
      </w:r>
      <w:hyperlink w:anchor="_Information_Items" w:history="1">
        <w:r w:rsidR="00E03C2B" w:rsidRPr="005223F4">
          <w:rPr>
            <w:rStyle w:val="Hyperlink"/>
          </w:rPr>
          <w:t>Information Items</w:t>
        </w:r>
      </w:hyperlink>
      <w:r w:rsidRPr="005223F4">
        <w:t xml:space="preserve">. </w:t>
      </w:r>
    </w:p>
    <w:p w14:paraId="6E7ADC0D" w14:textId="77777777" w:rsidR="00D818C9" w:rsidRPr="005223F4" w:rsidRDefault="00D818C9" w:rsidP="007151D0">
      <w:r w:rsidRPr="005223F4">
        <w:t xml:space="preserve">The DFDL Information Set does not require or favor a specific interface or class of interfaces. This specification presents the information set as a modified tree for the sake of clarity and simplicity, but there is no requirement that the DFDL Information Set be made available through a tree structure; other types of interfaces, including (but not limited to) event-based and query-based interfaces, are also capable of providing information conforming to the DFDL Information Set. </w:t>
      </w:r>
    </w:p>
    <w:p w14:paraId="7A58C3CC" w14:textId="77777777" w:rsidR="00D818C9" w:rsidRPr="005223F4" w:rsidRDefault="00D818C9" w:rsidP="007151D0">
      <w:r w:rsidRPr="005223F4">
        <w:t xml:space="preserve">The terms "information set" and "information item" are similar in meaning to the generic terms "tree" and "node", as they are used in computing. However, the former terms are used in this specification to reduce possible confusion with other specific data models. </w:t>
      </w:r>
    </w:p>
    <w:p w14:paraId="3A5C6AA9" w14:textId="77777777" w:rsidR="00EC7C98" w:rsidRPr="005223F4" w:rsidRDefault="00EC7C98" w:rsidP="007151D0">
      <w:r w:rsidRPr="005223F4">
        <w:t xml:space="preserve">The DFDL Information Set is similar in purpose to the XML Information Set </w:t>
      </w:r>
      <w:r w:rsidR="00A91670" w:rsidRPr="005223F4">
        <w:t>[XMLInfo]</w:t>
      </w:r>
      <w:r w:rsidRPr="005223F4">
        <w:t xml:space="preserve">, however, it is not identical, nor a perfect subset, as there are important differences. </w:t>
      </w:r>
    </w:p>
    <w:p w14:paraId="0674B17C" w14:textId="77777777" w:rsidR="00D818C9" w:rsidRPr="005223F4" w:rsidRDefault="00D818C9" w:rsidP="006E4FE8">
      <w:pPr>
        <w:pStyle w:val="Heading2"/>
      </w:pPr>
      <w:bookmarkStart w:id="1385" w:name="_Information_Items"/>
      <w:bookmarkStart w:id="1386" w:name="infoitem"/>
      <w:bookmarkStart w:id="1387" w:name="_Toc199516224"/>
      <w:bookmarkStart w:id="1388" w:name="_Toc194983903"/>
      <w:bookmarkStart w:id="1389" w:name="_Toc243112741"/>
      <w:bookmarkStart w:id="1390" w:name="_Toc349042616"/>
      <w:bookmarkStart w:id="1391" w:name="_Toc362453106"/>
      <w:bookmarkEnd w:id="1385"/>
      <w:r w:rsidRPr="005223F4">
        <w:t>Information Items</w:t>
      </w:r>
      <w:bookmarkEnd w:id="1386"/>
      <w:bookmarkEnd w:id="1387"/>
      <w:bookmarkEnd w:id="1388"/>
      <w:bookmarkEnd w:id="1389"/>
      <w:bookmarkEnd w:id="1390"/>
      <w:bookmarkEnd w:id="1391"/>
    </w:p>
    <w:p w14:paraId="45C99E97" w14:textId="77777777" w:rsidR="00D818C9" w:rsidRPr="005223F4" w:rsidRDefault="00D818C9" w:rsidP="007151D0">
      <w:r w:rsidRPr="005223F4">
        <w:t>An information set contains two different types of information item</w:t>
      </w:r>
      <w:r w:rsidR="00CD6363" w:rsidRPr="005223F4">
        <w:t>s</w:t>
      </w:r>
      <w:r w:rsidRPr="005223F4">
        <w:t xml:space="preserve">, as explained in the following sections. Every information item has members. For ease of reference, each member is given a name, indicated </w:t>
      </w:r>
      <w:r w:rsidRPr="005223F4">
        <w:rPr>
          <w:rStyle w:val="Strong"/>
        </w:rPr>
        <w:t>[thus]</w:t>
      </w:r>
      <w:r w:rsidRPr="005223F4">
        <w:t xml:space="preserve">. </w:t>
      </w:r>
    </w:p>
    <w:p w14:paraId="4471BFC1" w14:textId="77777777" w:rsidR="00D818C9" w:rsidRPr="005223F4" w:rsidRDefault="00D818C9" w:rsidP="0031368F">
      <w:pPr>
        <w:pStyle w:val="Heading3"/>
      </w:pPr>
      <w:bookmarkStart w:id="1392" w:name="_Toc322911512"/>
      <w:bookmarkStart w:id="1393" w:name="_Toc322912051"/>
      <w:bookmarkStart w:id="1394" w:name="_Toc322911513"/>
      <w:bookmarkStart w:id="1395" w:name="_Toc322912052"/>
      <w:bookmarkStart w:id="1396" w:name="_2.1._Document_Information"/>
      <w:bookmarkStart w:id="1397" w:name="infoitem.document"/>
      <w:bookmarkStart w:id="1398" w:name="_Toc199516225"/>
      <w:bookmarkStart w:id="1399" w:name="_Toc194983904"/>
      <w:bookmarkStart w:id="1400" w:name="_Toc243112742"/>
      <w:bookmarkStart w:id="1401" w:name="_Toc349042617"/>
      <w:bookmarkStart w:id="1402" w:name="_Toc362453107"/>
      <w:bookmarkEnd w:id="1392"/>
      <w:bookmarkEnd w:id="1393"/>
      <w:bookmarkEnd w:id="1394"/>
      <w:bookmarkEnd w:id="1395"/>
      <w:bookmarkEnd w:id="1396"/>
      <w:r w:rsidRPr="005223F4">
        <w:t>Document Information Item</w:t>
      </w:r>
      <w:bookmarkEnd w:id="1397"/>
      <w:bookmarkEnd w:id="1398"/>
      <w:bookmarkEnd w:id="1399"/>
      <w:bookmarkEnd w:id="1400"/>
      <w:bookmarkEnd w:id="1401"/>
      <w:bookmarkEnd w:id="1402"/>
    </w:p>
    <w:p w14:paraId="5AD616BE" w14:textId="77777777" w:rsidR="00D818C9" w:rsidRPr="005223F4" w:rsidRDefault="00D818C9" w:rsidP="007151D0">
      <w:r w:rsidRPr="005223F4">
        <w:t xml:space="preserve">There is exactly one </w:t>
      </w:r>
      <w:r w:rsidRPr="005223F4">
        <w:rPr>
          <w:rStyle w:val="Strong"/>
          <w:i/>
          <w:iCs/>
        </w:rPr>
        <w:t>document information item</w:t>
      </w:r>
      <w:r w:rsidRPr="005223F4">
        <w:t xml:space="preserve"> in the information set, and all other information items are accessible through the [root] member of the document information item</w:t>
      </w:r>
      <w:r w:rsidR="00E556DF" w:rsidRPr="005223F4">
        <w:t>.</w:t>
      </w:r>
      <w:r w:rsidRPr="005223F4">
        <w:t xml:space="preserve"> </w:t>
      </w:r>
    </w:p>
    <w:p w14:paraId="623369BD" w14:textId="77777777" w:rsidR="00D818C9" w:rsidRPr="005223F4" w:rsidRDefault="00D818C9" w:rsidP="007151D0">
      <w:r w:rsidRPr="005223F4">
        <w:t>There is no specific DFDL schema component that corresponds to this item. It is a concrete artifact describing the information set.</w:t>
      </w:r>
    </w:p>
    <w:p w14:paraId="696C5505" w14:textId="77777777" w:rsidR="00D818C9" w:rsidRPr="005223F4" w:rsidRDefault="00D818C9" w:rsidP="007151D0">
      <w:r w:rsidRPr="005223F4">
        <w:t xml:space="preserve">The document information item has the following </w:t>
      </w:r>
      <w:commentRangeStart w:id="1403"/>
      <w:r w:rsidRPr="005223F4">
        <w:t>members:</w:t>
      </w:r>
      <w:commentRangeEnd w:id="1403"/>
      <w:r w:rsidR="002A5E60">
        <w:rPr>
          <w:rStyle w:val="CommentReference"/>
        </w:rPr>
        <w:commentReference w:id="1403"/>
      </w:r>
    </w:p>
    <w:p w14:paraId="7C068717" w14:textId="77777777" w:rsidR="00D818C9" w:rsidRPr="005223F4" w:rsidRDefault="00D818C9" w:rsidP="00151BC6">
      <w:pPr>
        <w:numPr>
          <w:ilvl w:val="0"/>
          <w:numId w:val="26"/>
        </w:numPr>
        <w:spacing w:before="100" w:beforeAutospacing="1" w:after="100" w:afterAutospacing="1"/>
      </w:pPr>
      <w:r w:rsidRPr="005223F4">
        <w:rPr>
          <w:rStyle w:val="Strong"/>
        </w:rPr>
        <w:t>[root]</w:t>
      </w:r>
      <w:r w:rsidRPr="005223F4">
        <w:t xml:space="preserve"> The element information item corresponding to the root element declaration of the DFDL Schema. </w:t>
      </w:r>
    </w:p>
    <w:p w14:paraId="21797B3D" w14:textId="77777777" w:rsidR="00D818C9" w:rsidRPr="005223F4" w:rsidRDefault="00D818C9" w:rsidP="00835832">
      <w:pPr>
        <w:numPr>
          <w:ilvl w:val="0"/>
          <w:numId w:val="26"/>
        </w:numPr>
        <w:spacing w:before="100" w:beforeAutospacing="1" w:after="100" w:afterAutospacing="1"/>
      </w:pPr>
      <w:r w:rsidRPr="005223F4">
        <w:rPr>
          <w:rStyle w:val="Strong"/>
        </w:rPr>
        <w:t>[dfdlVersion]</w:t>
      </w:r>
      <w:r w:rsidRPr="005223F4">
        <w:t xml:space="preserve"> String. The version of the DFDL specification to which this information set conforms.</w:t>
      </w:r>
      <w:r w:rsidR="00835832" w:rsidRPr="005223F4">
        <w:t xml:space="preserve"> For DFDL V1.0 this is </w:t>
      </w:r>
      <w:hyperlink r:id="rId14" w:history="1">
        <w:r w:rsidR="00835832" w:rsidRPr="005223F4">
          <w:t>'dfdl-1.0</w:t>
        </w:r>
      </w:hyperlink>
      <w:r w:rsidR="00835832" w:rsidRPr="005223F4">
        <w:t>'</w:t>
      </w:r>
    </w:p>
    <w:p w14:paraId="4C798CA1" w14:textId="47AE0BBC" w:rsidR="00D818C9" w:rsidRDefault="00D818C9" w:rsidP="00D818C9">
      <w:pPr>
        <w:numPr>
          <w:ilvl w:val="0"/>
          <w:numId w:val="26"/>
        </w:numPr>
        <w:spacing w:before="100" w:beforeAutospacing="1" w:after="100" w:afterAutospacing="1"/>
        <w:rPr>
          <w:ins w:id="1404" w:author="mbeckerle" w:date="2012-03-25T10:44:00Z"/>
          <w:rStyle w:val="Strong"/>
          <w:b w:val="0"/>
          <w:bCs w:val="0"/>
        </w:rPr>
      </w:pPr>
      <w:r w:rsidRPr="005223F4">
        <w:rPr>
          <w:b/>
          <w:bCs/>
        </w:rPr>
        <w:lastRenderedPageBreak/>
        <w:t>[</w:t>
      </w:r>
      <w:r w:rsidRPr="005223F4">
        <w:rPr>
          <w:rStyle w:val="Strong"/>
        </w:rPr>
        <w:t>schema]</w:t>
      </w:r>
      <w:r w:rsidRPr="005223F4">
        <w:rPr>
          <w:rStyle w:val="Strong"/>
          <w:b w:val="0"/>
          <w:bCs w:val="0"/>
        </w:rPr>
        <w:t xml:space="preserve"> String. </w:t>
      </w:r>
      <w:del w:id="1405" w:author="mbeckerle" w:date="2012-07-03T10:05:00Z">
        <w:r w:rsidRPr="005223F4" w:rsidDel="007A090D">
          <w:rPr>
            <w:rStyle w:val="Strong"/>
            <w:b w:val="0"/>
            <w:bCs w:val="0"/>
          </w:rPr>
          <w:delText>A reference to a DFDL schema associated with this information set, if any. If not empty, the value must be an absolute Schema Component Designator [http://www.w3.org/TR/xmlschema-ref].</w:delText>
        </w:r>
      </w:del>
      <w:ins w:id="1406" w:author="Steve Hanson" w:date="2012-02-23T14:54:00Z">
        <w:del w:id="1407" w:author="mbeckerle" w:date="2012-07-03T10:05:00Z">
          <w:r w:rsidR="00EF7E2C" w:rsidDel="007A090D">
            <w:rPr>
              <w:rStyle w:val="Strong"/>
              <w:b w:val="0"/>
              <w:bCs w:val="0"/>
            </w:rPr>
            <w:delText xml:space="preserve">  </w:delText>
          </w:r>
        </w:del>
      </w:ins>
      <w:commentRangeStart w:id="1408"/>
      <w:ins w:id="1409" w:author="mbeckerle" w:date="2012-07-03T10:05:00Z">
        <w:r w:rsidR="007A090D">
          <w:rPr>
            <w:rStyle w:val="Strong"/>
            <w:b w:val="0"/>
            <w:bCs w:val="0"/>
          </w:rPr>
          <w:t>This member is reserved for future use.</w:t>
        </w:r>
        <w:commentRangeEnd w:id="1408"/>
        <w:r w:rsidR="007A090D">
          <w:rPr>
            <w:rStyle w:val="CommentReference"/>
          </w:rPr>
          <w:commentReference w:id="1408"/>
        </w:r>
      </w:ins>
    </w:p>
    <w:p w14:paraId="6E14E28A" w14:textId="3B8A48F1" w:rsidR="00FD322E" w:rsidRPr="005223F4" w:rsidRDefault="00FD322E" w:rsidP="00D818C9">
      <w:pPr>
        <w:numPr>
          <w:ilvl w:val="0"/>
          <w:numId w:val="26"/>
        </w:numPr>
        <w:spacing w:before="100" w:beforeAutospacing="1" w:after="100" w:afterAutospacing="1"/>
      </w:pPr>
      <w:ins w:id="1410" w:author="mbeckerle" w:date="2012-03-25T10:44:00Z">
        <w:r>
          <w:rPr>
            <w:b/>
            <w:bCs/>
          </w:rPr>
          <w:t xml:space="preserve">[unicodeByteOrderMark] </w:t>
        </w:r>
      </w:ins>
      <w:ins w:id="1411" w:author="mbeckerle" w:date="2012-03-25T10:45:00Z">
        <w:r w:rsidRPr="00225CB4">
          <w:rPr>
            <w:bCs/>
          </w:rPr>
          <w:t>Enum</w:t>
        </w:r>
        <w:r>
          <w:rPr>
            <w:b/>
            <w:bCs/>
          </w:rPr>
          <w:t xml:space="preserve">. </w:t>
        </w:r>
        <w:r>
          <w:rPr>
            <w:rFonts w:ascii="Helv" w:hAnsi="Helv" w:cs="Helv"/>
            <w:color w:val="000000"/>
          </w:rPr>
          <w:t>When</w:t>
        </w:r>
        <w:r>
          <w:rPr>
            <w:rFonts w:ascii="Helv" w:eastAsia="Helv" w:hAnsi="Helv" w:cs="Helv"/>
            <w:color w:val="000000"/>
          </w:rPr>
          <w:t xml:space="preserve"> </w:t>
        </w:r>
        <w:r>
          <w:rPr>
            <w:rFonts w:ascii="Helv" w:hAnsi="Helv" w:cs="Helv"/>
            <w:color w:val="000000"/>
          </w:rPr>
          <w:t>the</w:t>
        </w:r>
        <w:r>
          <w:rPr>
            <w:rFonts w:ascii="Helv" w:eastAsia="Helv" w:hAnsi="Helv" w:cs="Helv"/>
            <w:color w:val="000000"/>
          </w:rPr>
          <w:t xml:space="preserve"> </w:t>
        </w:r>
        <w:r>
          <w:rPr>
            <w:rFonts w:ascii="Helv" w:hAnsi="Helv" w:cs="Helv"/>
            <w:color w:val="000000"/>
          </w:rPr>
          <w:t>encoding</w:t>
        </w:r>
        <w:r>
          <w:rPr>
            <w:rFonts w:ascii="Helv" w:eastAsia="Helv" w:hAnsi="Helv" w:cs="Helv"/>
            <w:color w:val="000000"/>
          </w:rPr>
          <w:t xml:space="preserve"> </w:t>
        </w:r>
        <w:r>
          <w:rPr>
            <w:rFonts w:ascii="Helv" w:hAnsi="Helv" w:cs="Helv"/>
            <w:color w:val="000000"/>
          </w:rPr>
          <w:t>of</w:t>
        </w:r>
        <w:r>
          <w:rPr>
            <w:rFonts w:ascii="Helv" w:eastAsia="Helv" w:hAnsi="Helv" w:cs="Helv"/>
            <w:color w:val="000000"/>
          </w:rPr>
          <w:t xml:space="preserve"> </w:t>
        </w:r>
        <w:r>
          <w:rPr>
            <w:rFonts w:ascii="Helv" w:hAnsi="Helv" w:cs="Helv"/>
            <w:color w:val="000000"/>
          </w:rPr>
          <w:t>the</w:t>
        </w:r>
        <w:r>
          <w:rPr>
            <w:rFonts w:ascii="Helv" w:eastAsia="Helv" w:hAnsi="Helv" w:cs="Helv"/>
            <w:color w:val="000000"/>
          </w:rPr>
          <w:t xml:space="preserve"> </w:t>
        </w:r>
        <w:r>
          <w:rPr>
            <w:rFonts w:ascii="Helv" w:hAnsi="Helv" w:cs="Helv"/>
            <w:color w:val="000000"/>
          </w:rPr>
          <w:t>root</w:t>
        </w:r>
        <w:r>
          <w:rPr>
            <w:rFonts w:ascii="Helv" w:eastAsia="Helv" w:hAnsi="Helv" w:cs="Helv"/>
            <w:color w:val="000000"/>
          </w:rPr>
          <w:t xml:space="preserve"> </w:t>
        </w:r>
        <w:r>
          <w:rPr>
            <w:rFonts w:ascii="Helv" w:hAnsi="Helv" w:cs="Helv"/>
            <w:color w:val="000000"/>
          </w:rPr>
          <w:t>element</w:t>
        </w:r>
        <w:r>
          <w:rPr>
            <w:rFonts w:ascii="Helv" w:eastAsia="Helv" w:hAnsi="Helv" w:cs="Helv"/>
            <w:color w:val="000000"/>
          </w:rPr>
          <w:t xml:space="preserve"> </w:t>
        </w:r>
        <w:r>
          <w:rPr>
            <w:rFonts w:ascii="Helv" w:hAnsi="Helv" w:cs="Helv"/>
            <w:color w:val="000000"/>
          </w:rPr>
          <w:t>of</w:t>
        </w:r>
        <w:r>
          <w:rPr>
            <w:rFonts w:ascii="Helv" w:eastAsia="Helv" w:hAnsi="Helv" w:cs="Helv"/>
            <w:color w:val="000000"/>
          </w:rPr>
          <w:t xml:space="preserve"> </w:t>
        </w:r>
        <w:r>
          <w:rPr>
            <w:rFonts w:ascii="Helv" w:hAnsi="Helv" w:cs="Helv"/>
            <w:color w:val="000000"/>
          </w:rPr>
          <w:t>the</w:t>
        </w:r>
        <w:r>
          <w:rPr>
            <w:rFonts w:ascii="Helv" w:eastAsia="Helv" w:hAnsi="Helv" w:cs="Helv"/>
            <w:color w:val="000000"/>
          </w:rPr>
          <w:t xml:space="preserve"> </w:t>
        </w:r>
        <w:r>
          <w:rPr>
            <w:rFonts w:ascii="Helv" w:hAnsi="Helv" w:cs="Helv"/>
            <w:color w:val="000000"/>
          </w:rPr>
          <w:t>document</w:t>
        </w:r>
        <w:r>
          <w:rPr>
            <w:rFonts w:ascii="Helv" w:eastAsia="Helv" w:hAnsi="Helv" w:cs="Helv"/>
            <w:color w:val="000000"/>
          </w:rPr>
          <w:t xml:space="preserve"> </w:t>
        </w:r>
        <w:r>
          <w:rPr>
            <w:rFonts w:ascii="Helv" w:hAnsi="Helv" w:cs="Helv"/>
            <w:color w:val="000000"/>
          </w:rPr>
          <w:t>is</w:t>
        </w:r>
        <w:r>
          <w:rPr>
            <w:rFonts w:ascii="Helv" w:eastAsia="Helv" w:hAnsi="Helv" w:cs="Helv"/>
            <w:color w:val="000000"/>
          </w:rPr>
          <w:t xml:space="preserve"> </w:t>
        </w:r>
        <w:r>
          <w:rPr>
            <w:rFonts w:ascii="Helv" w:hAnsi="Helv" w:cs="Helv"/>
            <w:color w:val="000000"/>
          </w:rPr>
          <w:t>exactly</w:t>
        </w:r>
        <w:r>
          <w:rPr>
            <w:rFonts w:ascii="Helv" w:eastAsia="Helv" w:hAnsi="Helv" w:cs="Helv"/>
            <w:color w:val="000000"/>
          </w:rPr>
          <w:t xml:space="preserve"> </w:t>
        </w:r>
        <w:r>
          <w:rPr>
            <w:rFonts w:ascii="Helv" w:hAnsi="Helv" w:cs="Helv"/>
            <w:color w:val="000000"/>
          </w:rPr>
          <w:t>UTF-8,</w:t>
        </w:r>
        <w:r>
          <w:rPr>
            <w:rFonts w:ascii="Helv" w:eastAsia="Helv" w:hAnsi="Helv" w:cs="Helv"/>
            <w:color w:val="000000"/>
          </w:rPr>
          <w:t xml:space="preserve"> </w:t>
        </w:r>
        <w:r>
          <w:rPr>
            <w:rFonts w:ascii="Helv" w:hAnsi="Helv" w:cs="Helv"/>
            <w:color w:val="000000"/>
          </w:rPr>
          <w:t>UTF-16,</w:t>
        </w:r>
        <w:r>
          <w:rPr>
            <w:rFonts w:ascii="Helv" w:eastAsia="Helv" w:hAnsi="Helv" w:cs="Helv"/>
            <w:color w:val="000000"/>
          </w:rPr>
          <w:t xml:space="preserve"> </w:t>
        </w:r>
        <w:r>
          <w:rPr>
            <w:rFonts w:ascii="Helv" w:hAnsi="Helv" w:cs="Helv"/>
            <w:color w:val="000000"/>
          </w:rPr>
          <w:t>or</w:t>
        </w:r>
        <w:r>
          <w:rPr>
            <w:rFonts w:ascii="Helv" w:eastAsia="Helv" w:hAnsi="Helv" w:cs="Helv"/>
            <w:color w:val="000000"/>
          </w:rPr>
          <w:t xml:space="preserve"> </w:t>
        </w:r>
        <w:r>
          <w:rPr>
            <w:rFonts w:ascii="Helv" w:hAnsi="Helv" w:cs="Helv"/>
            <w:color w:val="000000"/>
          </w:rPr>
          <w:t>UTF-32</w:t>
        </w:r>
        <w:r>
          <w:rPr>
            <w:rFonts w:ascii="Helv" w:eastAsia="Helv" w:hAnsi="Helv" w:cs="Helv"/>
            <w:color w:val="000000"/>
          </w:rPr>
          <w:t xml:space="preserve"> </w:t>
        </w:r>
        <w:r>
          <w:rPr>
            <w:rFonts w:ascii="Helv" w:hAnsi="Helv" w:cs="Helv"/>
            <w:color w:val="000000"/>
          </w:rPr>
          <w:t>(or</w:t>
        </w:r>
        <w:r>
          <w:rPr>
            <w:rFonts w:ascii="Helv" w:eastAsia="Helv" w:hAnsi="Helv" w:cs="Helv"/>
            <w:color w:val="000000"/>
          </w:rPr>
          <w:t xml:space="preserve"> </w:t>
        </w:r>
        <w:r>
          <w:rPr>
            <w:rFonts w:ascii="Helv" w:hAnsi="Helv" w:cs="Helv"/>
            <w:color w:val="000000"/>
          </w:rPr>
          <w:t>CCSID</w:t>
        </w:r>
        <w:r>
          <w:rPr>
            <w:rFonts w:ascii="Helv" w:eastAsia="Helv" w:hAnsi="Helv" w:cs="Helv"/>
            <w:color w:val="000000"/>
          </w:rPr>
          <w:t xml:space="preserve"> </w:t>
        </w:r>
        <w:r>
          <w:rPr>
            <w:rFonts w:ascii="Helv" w:hAnsi="Helv" w:cs="Helv"/>
            <w:color w:val="000000"/>
          </w:rPr>
          <w:t>equivalent),</w:t>
        </w:r>
        <w:r>
          <w:rPr>
            <w:rFonts w:ascii="Helv" w:eastAsia="Helv" w:hAnsi="Helv" w:cs="Helv"/>
            <w:color w:val="000000"/>
          </w:rPr>
          <w:t xml:space="preserve"> </w:t>
        </w:r>
        <w:r>
          <w:rPr>
            <w:rFonts w:ascii="Helv" w:hAnsi="Helv" w:cs="Helv"/>
            <w:color w:val="000000"/>
          </w:rPr>
          <w:t>the</w:t>
        </w:r>
        <w:r>
          <w:rPr>
            <w:rFonts w:ascii="Helv" w:eastAsia="Helv" w:hAnsi="Helv" w:cs="Helv"/>
            <w:color w:val="000000"/>
          </w:rPr>
          <w:t xml:space="preserve"> </w:t>
        </w:r>
        <w:r>
          <w:rPr>
            <w:rFonts w:ascii="Helv" w:hAnsi="Helv" w:cs="Helv"/>
            <w:color w:val="000000"/>
          </w:rPr>
          <w:t>member</w:t>
        </w:r>
        <w:r>
          <w:rPr>
            <w:rFonts w:ascii="Helv" w:eastAsia="Helv" w:hAnsi="Helv" w:cs="Helv"/>
            <w:color w:val="000000"/>
          </w:rPr>
          <w:t xml:space="preserve"> </w:t>
        </w:r>
        <w:r>
          <w:rPr>
            <w:rFonts w:ascii="Helv" w:hAnsi="Helv" w:cs="Helv"/>
            <w:color w:val="000000"/>
          </w:rPr>
          <w:t>value</w:t>
        </w:r>
        <w:r>
          <w:rPr>
            <w:rFonts w:ascii="Helv" w:eastAsia="Helv" w:hAnsi="Helv" w:cs="Helv"/>
            <w:color w:val="000000"/>
          </w:rPr>
          <w:t xml:space="preserve"> </w:t>
        </w:r>
        <w:r>
          <w:rPr>
            <w:rFonts w:ascii="Helv" w:hAnsi="Helv" w:cs="Helv"/>
            <w:color w:val="000000"/>
          </w:rPr>
          <w:t>indicates</w:t>
        </w:r>
        <w:r>
          <w:rPr>
            <w:rFonts w:ascii="Helv" w:eastAsia="Helv" w:hAnsi="Helv" w:cs="Helv"/>
            <w:color w:val="000000"/>
          </w:rPr>
          <w:t xml:space="preserve"> </w:t>
        </w:r>
        <w:r>
          <w:rPr>
            <w:rFonts w:ascii="Helv" w:hAnsi="Helv" w:cs="Helv"/>
            <w:color w:val="000000"/>
          </w:rPr>
          <w:t>whether</w:t>
        </w:r>
        <w:r>
          <w:rPr>
            <w:rFonts w:ascii="Helv" w:eastAsia="Helv" w:hAnsi="Helv" w:cs="Helv"/>
            <w:color w:val="000000"/>
          </w:rPr>
          <w:t xml:space="preserve"> </w:t>
        </w:r>
        <w:r>
          <w:rPr>
            <w:rFonts w:ascii="Helv" w:hAnsi="Helv" w:cs="Helv"/>
            <w:color w:val="000000"/>
          </w:rPr>
          <w:t>the</w:t>
        </w:r>
        <w:r>
          <w:rPr>
            <w:rFonts w:ascii="Helv" w:eastAsia="Helv" w:hAnsi="Helv" w:cs="Helv"/>
            <w:color w:val="000000"/>
          </w:rPr>
          <w:t xml:space="preserve"> </w:t>
        </w:r>
        <w:r>
          <w:rPr>
            <w:rFonts w:ascii="Helv" w:hAnsi="Helv" w:cs="Helv"/>
            <w:color w:val="000000"/>
          </w:rPr>
          <w:t>document</w:t>
        </w:r>
        <w:r>
          <w:rPr>
            <w:rFonts w:ascii="Helv" w:eastAsia="Helv" w:hAnsi="Helv" w:cs="Helv"/>
            <w:color w:val="000000"/>
          </w:rPr>
          <w:t xml:space="preserve"> </w:t>
        </w:r>
        <w:r>
          <w:rPr>
            <w:rFonts w:ascii="Helv" w:hAnsi="Helv" w:cs="Helv"/>
            <w:color w:val="000000"/>
          </w:rPr>
          <w:t>starts</w:t>
        </w:r>
        <w:r>
          <w:rPr>
            <w:rFonts w:ascii="Helv" w:eastAsia="Helv" w:hAnsi="Helv" w:cs="Helv"/>
            <w:color w:val="000000"/>
          </w:rPr>
          <w:t xml:space="preserve"> </w:t>
        </w:r>
        <w:r>
          <w:rPr>
            <w:rFonts w:ascii="Helv" w:hAnsi="Helv" w:cs="Helv"/>
            <w:color w:val="000000"/>
          </w:rPr>
          <w:t>with</w:t>
        </w:r>
        <w:r>
          <w:rPr>
            <w:rFonts w:ascii="Helv" w:eastAsia="Helv" w:hAnsi="Helv" w:cs="Helv"/>
            <w:color w:val="000000"/>
          </w:rPr>
          <w:t xml:space="preserve"> </w:t>
        </w:r>
        <w:r>
          <w:rPr>
            <w:rFonts w:ascii="Helv" w:hAnsi="Helv" w:cs="Helv"/>
            <w:color w:val="000000"/>
          </w:rPr>
          <w:t>a</w:t>
        </w:r>
        <w:r>
          <w:rPr>
            <w:rFonts w:ascii="Helv" w:eastAsia="Helv" w:hAnsi="Helv" w:cs="Helv"/>
            <w:color w:val="000000"/>
          </w:rPr>
          <w:t xml:space="preserve"> Byte-order-mark (</w:t>
        </w:r>
        <w:r>
          <w:rPr>
            <w:rFonts w:ascii="Helv" w:hAnsi="Helv" w:cs="Helv"/>
            <w:color w:val="000000"/>
          </w:rPr>
          <w:t>BOM)</w:t>
        </w:r>
      </w:ins>
      <w:ins w:id="1412" w:author="mbeckerle" w:date="2012-03-25T10:56:00Z">
        <w:r>
          <w:rPr>
            <w:rFonts w:ascii="Helv" w:hAnsi="Helv" w:cs="Helv"/>
            <w:color w:val="000000"/>
          </w:rPr>
          <w:t>, and what the value of the mark was.</w:t>
        </w:r>
      </w:ins>
      <w:ins w:id="1413" w:author="mbeckerle" w:date="2012-03-25T10:45:00Z">
        <w:r>
          <w:rPr>
            <w:rFonts w:ascii="Helv" w:eastAsia="Helv" w:hAnsi="Helv" w:cs="Helv"/>
            <w:color w:val="000000"/>
          </w:rPr>
          <w:t xml:space="preserve"> </w:t>
        </w:r>
        <w:r>
          <w:rPr>
            <w:rFonts w:ascii="Helv" w:hAnsi="Helv" w:cs="Helv"/>
            <w:color w:val="000000"/>
          </w:rPr>
          <w:t>I</w:t>
        </w:r>
      </w:ins>
      <w:ins w:id="1414" w:author="mbeckerle" w:date="2012-03-25T10:56:00Z">
        <w:r>
          <w:rPr>
            <w:rFonts w:ascii="Helv" w:hAnsi="Helv" w:cs="Helv"/>
            <w:color w:val="000000"/>
          </w:rPr>
          <w:t>f</w:t>
        </w:r>
      </w:ins>
      <w:ins w:id="1415" w:author="mbeckerle" w:date="2012-03-25T10:45:00Z">
        <w:r>
          <w:rPr>
            <w:rFonts w:ascii="Helv" w:eastAsia="Helv" w:hAnsi="Helv" w:cs="Helv"/>
            <w:color w:val="000000"/>
          </w:rPr>
          <w:t xml:space="preserve"> </w:t>
        </w:r>
        <w:r>
          <w:rPr>
            <w:rFonts w:ascii="Helv" w:hAnsi="Helv" w:cs="Helv"/>
            <w:color w:val="000000"/>
          </w:rPr>
          <w:t>there</w:t>
        </w:r>
        <w:r>
          <w:rPr>
            <w:rFonts w:ascii="Helv" w:eastAsia="Helv" w:hAnsi="Helv" w:cs="Helv"/>
            <w:color w:val="000000"/>
          </w:rPr>
          <w:t xml:space="preserve"> </w:t>
        </w:r>
        <w:r>
          <w:rPr>
            <w:rFonts w:ascii="Helv" w:hAnsi="Helv" w:cs="Helv"/>
            <w:color w:val="000000"/>
          </w:rPr>
          <w:t>is</w:t>
        </w:r>
        <w:r>
          <w:rPr>
            <w:rFonts w:ascii="Helv" w:eastAsia="Helv" w:hAnsi="Helv" w:cs="Helv"/>
            <w:color w:val="000000"/>
          </w:rPr>
          <w:t xml:space="preserve"> </w:t>
        </w:r>
        <w:r>
          <w:rPr>
            <w:rFonts w:ascii="Helv" w:hAnsi="Helv" w:cs="Helv"/>
            <w:color w:val="000000"/>
          </w:rPr>
          <w:t>a</w:t>
        </w:r>
        <w:r>
          <w:rPr>
            <w:rFonts w:ascii="Helv" w:eastAsia="Helv" w:hAnsi="Helv" w:cs="Helv"/>
            <w:color w:val="000000"/>
          </w:rPr>
          <w:t xml:space="preserve"> </w:t>
        </w:r>
        <w:r>
          <w:rPr>
            <w:rFonts w:ascii="Helv" w:hAnsi="Helv" w:cs="Helv"/>
            <w:color w:val="000000"/>
          </w:rPr>
          <w:t>BOM</w:t>
        </w:r>
      </w:ins>
      <w:ins w:id="1416" w:author="mbeckerle" w:date="2012-03-25T10:57:00Z">
        <w:r>
          <w:rPr>
            <w:rFonts w:ascii="Helv" w:hAnsi="Helv" w:cs="Helv"/>
            <w:color w:val="000000"/>
          </w:rPr>
          <w:t xml:space="preserve"> at the start of the data stream,</w:t>
        </w:r>
      </w:ins>
      <w:ins w:id="1417" w:author="mbeckerle" w:date="2012-03-25T10:45:00Z">
        <w:r>
          <w:rPr>
            <w:rFonts w:ascii="Helv" w:eastAsia="Helv" w:hAnsi="Helv" w:cs="Helv"/>
            <w:color w:val="000000"/>
          </w:rPr>
          <w:t xml:space="preserve"> </w:t>
        </w:r>
        <w:r>
          <w:rPr>
            <w:rFonts w:ascii="Helv" w:hAnsi="Helv" w:cs="Helv"/>
            <w:color w:val="000000"/>
          </w:rPr>
          <w:t>then</w:t>
        </w:r>
        <w:r>
          <w:rPr>
            <w:rFonts w:ascii="Helv" w:eastAsia="Helv" w:hAnsi="Helv" w:cs="Helv"/>
            <w:color w:val="000000"/>
          </w:rPr>
          <w:t xml:space="preserve"> </w:t>
        </w:r>
        <w:r>
          <w:rPr>
            <w:rFonts w:ascii="Helv" w:hAnsi="Helv" w:cs="Helv"/>
            <w:color w:val="000000"/>
          </w:rPr>
          <w:t>for</w:t>
        </w:r>
        <w:r>
          <w:rPr>
            <w:rFonts w:ascii="Helv" w:eastAsia="Helv" w:hAnsi="Helv" w:cs="Helv"/>
            <w:color w:val="000000"/>
          </w:rPr>
          <w:t xml:space="preserve"> </w:t>
        </w:r>
        <w:r>
          <w:rPr>
            <w:rFonts w:ascii="Helv" w:hAnsi="Helv" w:cs="Helv"/>
            <w:color w:val="000000"/>
          </w:rPr>
          <w:t>UTF-8</w:t>
        </w:r>
        <w:r>
          <w:rPr>
            <w:rFonts w:ascii="Helv" w:eastAsia="Helv" w:hAnsi="Helv" w:cs="Helv"/>
            <w:color w:val="000000"/>
          </w:rPr>
          <w:t xml:space="preserve"> </w:t>
        </w:r>
        <w:r>
          <w:rPr>
            <w:rFonts w:ascii="Helv" w:hAnsi="Helv" w:cs="Helv"/>
            <w:color w:val="000000"/>
          </w:rPr>
          <w:t>encoding</w:t>
        </w:r>
        <w:r>
          <w:rPr>
            <w:rFonts w:ascii="Helv" w:eastAsia="Helv" w:hAnsi="Helv" w:cs="Helv"/>
            <w:color w:val="000000"/>
          </w:rPr>
          <w:t xml:space="preserve"> </w:t>
        </w:r>
        <w:r>
          <w:rPr>
            <w:rFonts w:ascii="Helv" w:hAnsi="Helv" w:cs="Helv"/>
            <w:color w:val="000000"/>
          </w:rPr>
          <w:t>the</w:t>
        </w:r>
        <w:r>
          <w:rPr>
            <w:rFonts w:ascii="Helv" w:eastAsia="Helv" w:hAnsi="Helv" w:cs="Helv"/>
            <w:color w:val="000000"/>
          </w:rPr>
          <w:t xml:space="preserve"> </w:t>
        </w:r>
        <w:r>
          <w:rPr>
            <w:rFonts w:ascii="Helv" w:hAnsi="Helv" w:cs="Helv"/>
            <w:color w:val="000000"/>
          </w:rPr>
          <w:t>value</w:t>
        </w:r>
        <w:r>
          <w:rPr>
            <w:rFonts w:ascii="Helv" w:eastAsia="Helv" w:hAnsi="Helv" w:cs="Helv"/>
            <w:color w:val="000000"/>
          </w:rPr>
          <w:t xml:space="preserve"> </w:t>
        </w:r>
        <w:r>
          <w:rPr>
            <w:rFonts w:ascii="Helv" w:hAnsi="Helv" w:cs="Helv"/>
            <w:color w:val="000000"/>
          </w:rPr>
          <w:t>is</w:t>
        </w:r>
        <w:r>
          <w:rPr>
            <w:rFonts w:ascii="Helv" w:eastAsia="Helv" w:hAnsi="Helv" w:cs="Helv"/>
            <w:color w:val="000000"/>
          </w:rPr>
          <w:t xml:space="preserve"> </w:t>
        </w:r>
        <w:r>
          <w:rPr>
            <w:rFonts w:ascii="Helv" w:hAnsi="Helv" w:cs="Helv"/>
            <w:color w:val="000000"/>
          </w:rPr>
          <w:t>'UTF-8';</w:t>
        </w:r>
        <w:r>
          <w:rPr>
            <w:rFonts w:ascii="Helv" w:eastAsia="Helv" w:hAnsi="Helv" w:cs="Helv"/>
            <w:color w:val="000000"/>
          </w:rPr>
          <w:t xml:space="preserve"> </w:t>
        </w:r>
        <w:r>
          <w:rPr>
            <w:rFonts w:ascii="Helv" w:hAnsi="Helv" w:cs="Helv"/>
            <w:color w:val="000000"/>
          </w:rPr>
          <w:t>for</w:t>
        </w:r>
        <w:r>
          <w:rPr>
            <w:rFonts w:ascii="Helv" w:eastAsia="Helv" w:hAnsi="Helv" w:cs="Helv"/>
            <w:color w:val="000000"/>
          </w:rPr>
          <w:t xml:space="preserve"> </w:t>
        </w:r>
        <w:r>
          <w:rPr>
            <w:rFonts w:ascii="Helv" w:hAnsi="Helv" w:cs="Helv"/>
            <w:color w:val="000000"/>
          </w:rPr>
          <w:t>UTF-16</w:t>
        </w:r>
        <w:r>
          <w:rPr>
            <w:rFonts w:ascii="Helv" w:eastAsia="Helv" w:hAnsi="Helv" w:cs="Helv"/>
            <w:color w:val="000000"/>
          </w:rPr>
          <w:t xml:space="preserve"> </w:t>
        </w:r>
        <w:r>
          <w:rPr>
            <w:rFonts w:ascii="Helv" w:hAnsi="Helv" w:cs="Helv"/>
            <w:color w:val="000000"/>
          </w:rPr>
          <w:t>encoding</w:t>
        </w:r>
        <w:r>
          <w:rPr>
            <w:rFonts w:ascii="Helv" w:eastAsia="Helv" w:hAnsi="Helv" w:cs="Helv"/>
            <w:color w:val="000000"/>
          </w:rPr>
          <w:t xml:space="preserve"> </w:t>
        </w:r>
        <w:r>
          <w:rPr>
            <w:rFonts w:ascii="Helv" w:hAnsi="Helv" w:cs="Helv"/>
            <w:color w:val="000000"/>
          </w:rPr>
          <w:t>the</w:t>
        </w:r>
        <w:r>
          <w:rPr>
            <w:rFonts w:ascii="Helv" w:eastAsia="Helv" w:hAnsi="Helv" w:cs="Helv"/>
            <w:color w:val="000000"/>
          </w:rPr>
          <w:t xml:space="preserve"> </w:t>
        </w:r>
        <w:r>
          <w:rPr>
            <w:rFonts w:ascii="Helv" w:hAnsi="Helv" w:cs="Helv"/>
            <w:color w:val="000000"/>
          </w:rPr>
          <w:t>value</w:t>
        </w:r>
        <w:r>
          <w:rPr>
            <w:rFonts w:ascii="Helv" w:eastAsia="Helv" w:hAnsi="Helv" w:cs="Helv"/>
            <w:color w:val="000000"/>
          </w:rPr>
          <w:t xml:space="preserve"> </w:t>
        </w:r>
        <w:r>
          <w:rPr>
            <w:rFonts w:ascii="Helv" w:hAnsi="Helv" w:cs="Helv"/>
            <w:color w:val="000000"/>
          </w:rPr>
          <w:t>is</w:t>
        </w:r>
        <w:r>
          <w:rPr>
            <w:rFonts w:ascii="Helv" w:eastAsia="Helv" w:hAnsi="Helv" w:cs="Helv"/>
            <w:color w:val="000000"/>
          </w:rPr>
          <w:t xml:space="preserve"> </w:t>
        </w:r>
        <w:r>
          <w:rPr>
            <w:rFonts w:ascii="Helv" w:hAnsi="Helv" w:cs="Helv"/>
            <w:color w:val="000000"/>
          </w:rPr>
          <w:t>'UTF-16LE'</w:t>
        </w:r>
        <w:r>
          <w:rPr>
            <w:rFonts w:ascii="Helv" w:eastAsia="Helv" w:hAnsi="Helv" w:cs="Helv"/>
            <w:color w:val="000000"/>
          </w:rPr>
          <w:t xml:space="preserve"> </w:t>
        </w:r>
        <w:r>
          <w:rPr>
            <w:rFonts w:ascii="Helv" w:hAnsi="Helv" w:cs="Helv"/>
            <w:color w:val="000000"/>
          </w:rPr>
          <w:t>or</w:t>
        </w:r>
        <w:r>
          <w:rPr>
            <w:rFonts w:ascii="Helv" w:eastAsia="Helv" w:hAnsi="Helv" w:cs="Helv"/>
            <w:color w:val="000000"/>
          </w:rPr>
          <w:t xml:space="preserve"> </w:t>
        </w:r>
        <w:r>
          <w:rPr>
            <w:rFonts w:ascii="Helv" w:hAnsi="Helv" w:cs="Helv"/>
            <w:color w:val="000000"/>
          </w:rPr>
          <w:t>'UTF-16BE';</w:t>
        </w:r>
        <w:r>
          <w:rPr>
            <w:rFonts w:ascii="Helv" w:eastAsia="Helv" w:hAnsi="Helv" w:cs="Helv"/>
            <w:color w:val="000000"/>
          </w:rPr>
          <w:t xml:space="preserve"> </w:t>
        </w:r>
        <w:r>
          <w:rPr>
            <w:rFonts w:ascii="Helv" w:hAnsi="Helv" w:cs="Helv"/>
            <w:color w:val="000000"/>
          </w:rPr>
          <w:t>for</w:t>
        </w:r>
        <w:r>
          <w:rPr>
            <w:rFonts w:ascii="Helv" w:eastAsia="Helv" w:hAnsi="Helv" w:cs="Helv"/>
            <w:color w:val="000000"/>
          </w:rPr>
          <w:t xml:space="preserve"> </w:t>
        </w:r>
        <w:r>
          <w:rPr>
            <w:rFonts w:ascii="Helv" w:hAnsi="Helv" w:cs="Helv"/>
            <w:color w:val="000000"/>
          </w:rPr>
          <w:t>UTF-32</w:t>
        </w:r>
        <w:r>
          <w:rPr>
            <w:rFonts w:ascii="Helv" w:eastAsia="Helv" w:hAnsi="Helv" w:cs="Helv"/>
            <w:color w:val="000000"/>
          </w:rPr>
          <w:t xml:space="preserve"> </w:t>
        </w:r>
        <w:r>
          <w:rPr>
            <w:rFonts w:ascii="Helv" w:hAnsi="Helv" w:cs="Helv"/>
            <w:color w:val="000000"/>
          </w:rPr>
          <w:t>the</w:t>
        </w:r>
        <w:r>
          <w:rPr>
            <w:rFonts w:ascii="Helv" w:eastAsia="Helv" w:hAnsi="Helv" w:cs="Helv"/>
            <w:color w:val="000000"/>
          </w:rPr>
          <w:t xml:space="preserve"> </w:t>
        </w:r>
        <w:r>
          <w:rPr>
            <w:rFonts w:ascii="Helv" w:hAnsi="Helv" w:cs="Helv"/>
            <w:color w:val="000000"/>
          </w:rPr>
          <w:t>value</w:t>
        </w:r>
        <w:r>
          <w:rPr>
            <w:rFonts w:ascii="Helv" w:eastAsia="Helv" w:hAnsi="Helv" w:cs="Helv"/>
            <w:color w:val="000000"/>
          </w:rPr>
          <w:t xml:space="preserve"> </w:t>
        </w:r>
        <w:r>
          <w:rPr>
            <w:rFonts w:ascii="Helv" w:hAnsi="Helv" w:cs="Helv"/>
            <w:color w:val="000000"/>
          </w:rPr>
          <w:t>is</w:t>
        </w:r>
        <w:r>
          <w:rPr>
            <w:rFonts w:ascii="Helv" w:eastAsia="Helv" w:hAnsi="Helv" w:cs="Helv"/>
            <w:color w:val="000000"/>
          </w:rPr>
          <w:t xml:space="preserve"> </w:t>
        </w:r>
        <w:r>
          <w:rPr>
            <w:rFonts w:ascii="Helv" w:hAnsi="Helv" w:cs="Helv"/>
            <w:color w:val="000000"/>
          </w:rPr>
          <w:t>'UTF-32LE'</w:t>
        </w:r>
        <w:r>
          <w:rPr>
            <w:rFonts w:ascii="Helv" w:eastAsia="Helv" w:hAnsi="Helv" w:cs="Helv"/>
            <w:color w:val="000000"/>
          </w:rPr>
          <w:t xml:space="preserve"> </w:t>
        </w:r>
        <w:r>
          <w:rPr>
            <w:rFonts w:ascii="Helv" w:hAnsi="Helv" w:cs="Helv"/>
            <w:color w:val="000000"/>
          </w:rPr>
          <w:t>or</w:t>
        </w:r>
        <w:r>
          <w:rPr>
            <w:rFonts w:ascii="Helv" w:eastAsia="Helv" w:hAnsi="Helv" w:cs="Helv"/>
            <w:color w:val="000000"/>
          </w:rPr>
          <w:t xml:space="preserve"> </w:t>
        </w:r>
        <w:r>
          <w:rPr>
            <w:rFonts w:ascii="Helv" w:hAnsi="Helv" w:cs="Helv"/>
            <w:color w:val="000000"/>
          </w:rPr>
          <w:t>'UTF-32BE'.</w:t>
        </w:r>
        <w:r>
          <w:rPr>
            <w:rFonts w:ascii="Helv" w:eastAsia="Helv" w:hAnsi="Helv" w:cs="Helv"/>
            <w:color w:val="000000"/>
          </w:rPr>
          <w:t xml:space="preserve"> </w:t>
        </w:r>
        <w:r>
          <w:rPr>
            <w:rFonts w:ascii="Helv" w:hAnsi="Helv" w:cs="Helv"/>
            <w:color w:val="000000"/>
          </w:rPr>
          <w:t>If</w:t>
        </w:r>
        <w:r>
          <w:rPr>
            <w:rFonts w:ascii="Helv" w:eastAsia="Helv" w:hAnsi="Helv" w:cs="Helv"/>
            <w:color w:val="000000"/>
          </w:rPr>
          <w:t xml:space="preserve"> </w:t>
        </w:r>
        <w:r>
          <w:rPr>
            <w:rFonts w:ascii="Helv" w:hAnsi="Helv" w:cs="Helv"/>
            <w:color w:val="000000"/>
          </w:rPr>
          <w:t>there</w:t>
        </w:r>
        <w:r>
          <w:rPr>
            <w:rFonts w:ascii="Helv" w:eastAsia="Helv" w:hAnsi="Helv" w:cs="Helv"/>
            <w:color w:val="000000"/>
          </w:rPr>
          <w:t xml:space="preserve"> </w:t>
        </w:r>
        <w:r>
          <w:rPr>
            <w:rFonts w:ascii="Helv" w:hAnsi="Helv" w:cs="Helv"/>
            <w:color w:val="000000"/>
          </w:rPr>
          <w:t>is</w:t>
        </w:r>
        <w:r>
          <w:rPr>
            <w:rFonts w:ascii="Helv" w:eastAsia="Helv" w:hAnsi="Helv" w:cs="Helv"/>
            <w:color w:val="000000"/>
          </w:rPr>
          <w:t xml:space="preserve"> </w:t>
        </w:r>
        <w:r>
          <w:rPr>
            <w:rFonts w:ascii="Helv" w:hAnsi="Helv" w:cs="Helv"/>
            <w:color w:val="000000"/>
          </w:rPr>
          <w:t>no</w:t>
        </w:r>
        <w:r>
          <w:rPr>
            <w:rFonts w:ascii="Helv" w:eastAsia="Helv" w:hAnsi="Helv" w:cs="Helv"/>
            <w:color w:val="000000"/>
          </w:rPr>
          <w:t xml:space="preserve"> </w:t>
        </w:r>
        <w:r>
          <w:rPr>
            <w:rFonts w:ascii="Helv" w:hAnsi="Helv" w:cs="Helv"/>
            <w:color w:val="000000"/>
          </w:rPr>
          <w:t>BOM</w:t>
        </w:r>
        <w:r>
          <w:rPr>
            <w:rFonts w:ascii="Helv" w:eastAsia="Helv" w:hAnsi="Helv" w:cs="Helv"/>
            <w:color w:val="000000"/>
          </w:rPr>
          <w:t xml:space="preserve"> </w:t>
        </w:r>
        <w:r>
          <w:rPr>
            <w:rFonts w:ascii="Helv" w:hAnsi="Helv" w:cs="Helv"/>
            <w:color w:val="000000"/>
          </w:rPr>
          <w:t>then</w:t>
        </w:r>
        <w:r>
          <w:rPr>
            <w:rFonts w:ascii="Helv" w:eastAsia="Helv" w:hAnsi="Helv" w:cs="Helv"/>
            <w:color w:val="000000"/>
          </w:rPr>
          <w:t xml:space="preserve"> </w:t>
        </w:r>
        <w:r>
          <w:rPr>
            <w:rFonts w:ascii="Helv" w:hAnsi="Helv" w:cs="Helv"/>
            <w:color w:val="000000"/>
          </w:rPr>
          <w:t>the</w:t>
        </w:r>
        <w:r>
          <w:rPr>
            <w:rFonts w:ascii="Helv" w:eastAsia="Helv" w:hAnsi="Helv" w:cs="Helv"/>
            <w:color w:val="000000"/>
          </w:rPr>
          <w:t xml:space="preserve"> </w:t>
        </w:r>
        <w:r>
          <w:rPr>
            <w:rFonts w:ascii="Helv" w:hAnsi="Helv" w:cs="Helv"/>
            <w:color w:val="000000"/>
          </w:rPr>
          <w:t>member</w:t>
        </w:r>
        <w:r>
          <w:rPr>
            <w:rFonts w:ascii="Helv" w:eastAsia="Helv" w:hAnsi="Helv" w:cs="Helv"/>
            <w:color w:val="000000"/>
          </w:rPr>
          <w:t xml:space="preserve"> </w:t>
        </w:r>
        <w:r>
          <w:rPr>
            <w:rFonts w:ascii="Helv" w:hAnsi="Helv" w:cs="Helv"/>
            <w:color w:val="000000"/>
          </w:rPr>
          <w:t>value</w:t>
        </w:r>
        <w:r>
          <w:rPr>
            <w:rFonts w:ascii="Helv" w:eastAsia="Helv" w:hAnsi="Helv" w:cs="Helv"/>
            <w:color w:val="000000"/>
          </w:rPr>
          <w:t xml:space="preserve"> </w:t>
        </w:r>
        <w:r>
          <w:rPr>
            <w:rFonts w:ascii="Helv" w:hAnsi="Helv" w:cs="Helv"/>
            <w:color w:val="000000"/>
          </w:rPr>
          <w:t>is</w:t>
        </w:r>
        <w:r>
          <w:rPr>
            <w:rFonts w:ascii="Helv" w:eastAsia="Helv" w:hAnsi="Helv" w:cs="Helv"/>
            <w:color w:val="000000"/>
          </w:rPr>
          <w:t xml:space="preserve"> </w:t>
        </w:r>
        <w:r>
          <w:rPr>
            <w:rFonts w:ascii="Helv" w:hAnsi="Helv" w:cs="Helv"/>
            <w:color w:val="000000"/>
          </w:rPr>
          <w:t>empty.</w:t>
        </w:r>
        <w:r>
          <w:rPr>
            <w:rFonts w:ascii="Helv" w:eastAsia="Helv" w:hAnsi="Helv" w:cs="Helv"/>
            <w:color w:val="000000"/>
          </w:rPr>
          <w:t xml:space="preserve"> </w:t>
        </w:r>
        <w:r>
          <w:rPr>
            <w:rFonts w:ascii="Helv" w:hAnsi="Helv" w:cs="Helv"/>
            <w:color w:val="000000"/>
          </w:rPr>
          <w:t>When</w:t>
        </w:r>
        <w:r>
          <w:rPr>
            <w:rFonts w:ascii="Helv" w:eastAsia="Helv" w:hAnsi="Helv" w:cs="Helv"/>
            <w:color w:val="000000"/>
          </w:rPr>
          <w:t xml:space="preserve"> </w:t>
        </w:r>
        <w:r>
          <w:rPr>
            <w:rFonts w:ascii="Helv" w:hAnsi="Helv" w:cs="Helv"/>
            <w:color w:val="000000"/>
          </w:rPr>
          <w:t>the</w:t>
        </w:r>
        <w:r>
          <w:rPr>
            <w:rFonts w:ascii="Helv" w:eastAsia="Helv" w:hAnsi="Helv" w:cs="Helv"/>
            <w:color w:val="000000"/>
          </w:rPr>
          <w:t xml:space="preserve"> </w:t>
        </w:r>
        <w:r>
          <w:rPr>
            <w:rFonts w:ascii="Helv" w:hAnsi="Helv" w:cs="Helv"/>
            <w:color w:val="000000"/>
          </w:rPr>
          <w:t>encoding</w:t>
        </w:r>
        <w:r>
          <w:rPr>
            <w:rFonts w:ascii="Helv" w:eastAsia="Helv" w:hAnsi="Helv" w:cs="Helv"/>
            <w:color w:val="000000"/>
          </w:rPr>
          <w:t xml:space="preserve"> </w:t>
        </w:r>
        <w:r>
          <w:rPr>
            <w:rFonts w:ascii="Helv" w:hAnsi="Helv" w:cs="Helv"/>
            <w:color w:val="000000"/>
          </w:rPr>
          <w:t>of</w:t>
        </w:r>
        <w:r>
          <w:rPr>
            <w:rFonts w:ascii="Helv" w:eastAsia="Helv" w:hAnsi="Helv" w:cs="Helv"/>
            <w:color w:val="000000"/>
          </w:rPr>
          <w:t xml:space="preserve"> </w:t>
        </w:r>
        <w:r>
          <w:rPr>
            <w:rFonts w:ascii="Helv" w:hAnsi="Helv" w:cs="Helv"/>
            <w:color w:val="000000"/>
          </w:rPr>
          <w:t>the</w:t>
        </w:r>
        <w:r>
          <w:rPr>
            <w:rFonts w:ascii="Helv" w:eastAsia="Helv" w:hAnsi="Helv" w:cs="Helv"/>
            <w:color w:val="000000"/>
          </w:rPr>
          <w:t xml:space="preserve"> </w:t>
        </w:r>
        <w:r>
          <w:rPr>
            <w:rFonts w:ascii="Helv" w:hAnsi="Helv" w:cs="Helv"/>
            <w:color w:val="000000"/>
          </w:rPr>
          <w:t>root</w:t>
        </w:r>
        <w:r>
          <w:rPr>
            <w:rFonts w:ascii="Helv" w:eastAsia="Helv" w:hAnsi="Helv" w:cs="Helv"/>
            <w:color w:val="000000"/>
          </w:rPr>
          <w:t xml:space="preserve"> </w:t>
        </w:r>
        <w:r>
          <w:rPr>
            <w:rFonts w:ascii="Helv" w:hAnsi="Helv" w:cs="Helv"/>
            <w:color w:val="000000"/>
          </w:rPr>
          <w:t>element</w:t>
        </w:r>
        <w:r>
          <w:rPr>
            <w:rFonts w:ascii="Helv" w:eastAsia="Helv" w:hAnsi="Helv" w:cs="Helv"/>
            <w:color w:val="000000"/>
          </w:rPr>
          <w:t xml:space="preserve"> </w:t>
        </w:r>
        <w:r>
          <w:rPr>
            <w:rFonts w:ascii="Helv" w:hAnsi="Helv" w:cs="Helv"/>
            <w:color w:val="000000"/>
          </w:rPr>
          <w:t>of</w:t>
        </w:r>
        <w:r>
          <w:rPr>
            <w:rFonts w:ascii="Helv" w:eastAsia="Helv" w:hAnsi="Helv" w:cs="Helv"/>
            <w:color w:val="000000"/>
          </w:rPr>
          <w:t xml:space="preserve"> </w:t>
        </w:r>
        <w:r>
          <w:rPr>
            <w:rFonts w:ascii="Helv" w:hAnsi="Helv" w:cs="Helv"/>
            <w:color w:val="000000"/>
          </w:rPr>
          <w:t>the</w:t>
        </w:r>
        <w:r>
          <w:rPr>
            <w:rFonts w:ascii="Helv" w:eastAsia="Helv" w:hAnsi="Helv" w:cs="Helv"/>
            <w:color w:val="000000"/>
          </w:rPr>
          <w:t xml:space="preserve"> </w:t>
        </w:r>
        <w:r>
          <w:rPr>
            <w:rFonts w:ascii="Helv" w:hAnsi="Helv" w:cs="Helv"/>
            <w:color w:val="000000"/>
          </w:rPr>
          <w:t>document</w:t>
        </w:r>
        <w:r>
          <w:rPr>
            <w:rFonts w:ascii="Helv" w:eastAsia="Helv" w:hAnsi="Helv" w:cs="Helv"/>
            <w:color w:val="000000"/>
          </w:rPr>
          <w:t xml:space="preserve"> </w:t>
        </w:r>
        <w:r>
          <w:rPr>
            <w:rFonts w:ascii="Helv" w:hAnsi="Helv" w:cs="Helv"/>
            <w:color w:val="000000"/>
          </w:rPr>
          <w:t>is</w:t>
        </w:r>
        <w:r>
          <w:rPr>
            <w:rFonts w:ascii="Helv" w:eastAsia="Helv" w:hAnsi="Helv" w:cs="Helv"/>
            <w:color w:val="000000"/>
          </w:rPr>
          <w:t xml:space="preserve"> </w:t>
        </w:r>
        <w:r>
          <w:rPr>
            <w:rFonts w:ascii="Helv" w:hAnsi="Helv" w:cs="Helv"/>
            <w:color w:val="000000"/>
          </w:rPr>
          <w:t>any</w:t>
        </w:r>
        <w:r>
          <w:rPr>
            <w:rFonts w:ascii="Helv" w:eastAsia="Helv" w:hAnsi="Helv" w:cs="Helv"/>
            <w:color w:val="000000"/>
          </w:rPr>
          <w:t xml:space="preserve"> </w:t>
        </w:r>
        <w:r>
          <w:rPr>
            <w:rFonts w:ascii="Helv" w:hAnsi="Helv" w:cs="Helv"/>
            <w:color w:val="000000"/>
          </w:rPr>
          <w:t>other</w:t>
        </w:r>
        <w:r>
          <w:rPr>
            <w:rFonts w:ascii="Helv" w:eastAsia="Helv" w:hAnsi="Helv" w:cs="Helv"/>
            <w:color w:val="000000"/>
          </w:rPr>
          <w:t xml:space="preserve"> </w:t>
        </w:r>
        <w:r>
          <w:rPr>
            <w:rFonts w:ascii="Helv" w:hAnsi="Helv" w:cs="Helv"/>
            <w:color w:val="000000"/>
          </w:rPr>
          <w:t>encoding,</w:t>
        </w:r>
        <w:r>
          <w:rPr>
            <w:rFonts w:ascii="Helv" w:eastAsia="Helv" w:hAnsi="Helv" w:cs="Helv"/>
            <w:color w:val="000000"/>
          </w:rPr>
          <w:t xml:space="preserve"> </w:t>
        </w:r>
        <w:r>
          <w:rPr>
            <w:rFonts w:ascii="Helv" w:hAnsi="Helv" w:cs="Helv"/>
            <w:color w:val="000000"/>
          </w:rPr>
          <w:t>the</w:t>
        </w:r>
        <w:r>
          <w:rPr>
            <w:rFonts w:ascii="Helv" w:eastAsia="Helv" w:hAnsi="Helv" w:cs="Helv"/>
            <w:color w:val="000000"/>
          </w:rPr>
          <w:t xml:space="preserve"> </w:t>
        </w:r>
        <w:r>
          <w:rPr>
            <w:rFonts w:ascii="Helv" w:hAnsi="Helv" w:cs="Helv"/>
            <w:color w:val="000000"/>
          </w:rPr>
          <w:t>member</w:t>
        </w:r>
        <w:r>
          <w:rPr>
            <w:rFonts w:ascii="Helv" w:eastAsia="Helv" w:hAnsi="Helv" w:cs="Helv"/>
            <w:color w:val="000000"/>
          </w:rPr>
          <w:t xml:space="preserve"> </w:t>
        </w:r>
        <w:r>
          <w:rPr>
            <w:rFonts w:ascii="Helv" w:hAnsi="Helv" w:cs="Helv"/>
            <w:color w:val="000000"/>
          </w:rPr>
          <w:t>value</w:t>
        </w:r>
        <w:r>
          <w:rPr>
            <w:rFonts w:ascii="Helv" w:eastAsia="Helv" w:hAnsi="Helv" w:cs="Helv"/>
            <w:color w:val="000000"/>
          </w:rPr>
          <w:t xml:space="preserve"> </w:t>
        </w:r>
        <w:r>
          <w:rPr>
            <w:rFonts w:ascii="Helv" w:hAnsi="Helv" w:cs="Helv"/>
            <w:color w:val="000000"/>
          </w:rPr>
          <w:t>is</w:t>
        </w:r>
        <w:r>
          <w:rPr>
            <w:rFonts w:ascii="Helv" w:eastAsia="Helv" w:hAnsi="Helv" w:cs="Helv"/>
            <w:color w:val="000000"/>
          </w:rPr>
          <w:t xml:space="preserve"> </w:t>
        </w:r>
        <w:r>
          <w:rPr>
            <w:rFonts w:ascii="Helv" w:hAnsi="Helv" w:cs="Helv"/>
            <w:color w:val="000000"/>
          </w:rPr>
          <w:t>empty</w:t>
        </w:r>
      </w:ins>
      <w:ins w:id="1418" w:author="mbeckerle" w:date="2012-03-25T10:57:00Z">
        <w:r>
          <w:rPr>
            <w:rFonts w:ascii="Helv" w:hAnsi="Helv" w:cs="Helv"/>
            <w:color w:val="000000"/>
          </w:rPr>
          <w:t xml:space="preserve">. When unparsing, if this member is </w:t>
        </w:r>
        <w:commentRangeStart w:id="1419"/>
        <w:r>
          <w:rPr>
            <w:rFonts w:ascii="Helv" w:hAnsi="Helv" w:cs="Helv"/>
            <w:color w:val="000000"/>
          </w:rPr>
          <w:t>n</w:t>
        </w:r>
        <w:r w:rsidR="00DE3E70">
          <w:rPr>
            <w:rFonts w:ascii="Helv" w:hAnsi="Helv" w:cs="Helv"/>
            <w:color w:val="000000"/>
          </w:rPr>
          <w:t>ot</w:t>
        </w:r>
      </w:ins>
      <w:ins w:id="1420" w:author="mbeckerle" w:date="2012-04-22T15:34:00Z">
        <w:r w:rsidR="00DE3E70">
          <w:rPr>
            <w:rFonts w:ascii="Helv" w:hAnsi="Helv" w:cs="Helv"/>
            <w:color w:val="000000"/>
          </w:rPr>
          <w:t xml:space="preserve"> </w:t>
        </w:r>
      </w:ins>
      <w:ins w:id="1421" w:author="mbeckerle" w:date="2012-03-25T10:57:00Z">
        <w:r>
          <w:rPr>
            <w:rFonts w:ascii="Helv" w:hAnsi="Helv" w:cs="Helv"/>
            <w:color w:val="000000"/>
          </w:rPr>
          <w:t xml:space="preserve">empty </w:t>
        </w:r>
      </w:ins>
      <w:commentRangeEnd w:id="1419"/>
      <w:r w:rsidR="000D4484">
        <w:rPr>
          <w:rStyle w:val="CommentReference"/>
        </w:rPr>
        <w:commentReference w:id="1419"/>
      </w:r>
      <w:ins w:id="1422" w:author="mbeckerle" w:date="2012-03-25T10:57:00Z">
        <w:r>
          <w:rPr>
            <w:rFonts w:ascii="Helv" w:hAnsi="Helv" w:cs="Helv"/>
            <w:color w:val="000000"/>
          </w:rPr>
          <w:t>and the encoding is UTF-8, UTF-16, or UT</w:t>
        </w:r>
      </w:ins>
      <w:ins w:id="1423" w:author="mbeckerle" w:date="2013-07-10T13:45:00Z">
        <w:r w:rsidR="001202CA">
          <w:rPr>
            <w:rFonts w:ascii="Helv" w:hAnsi="Helv" w:cs="Helv"/>
            <w:color w:val="000000"/>
          </w:rPr>
          <w:t>F</w:t>
        </w:r>
      </w:ins>
      <w:ins w:id="1424" w:author="mbeckerle" w:date="2012-03-25T10:58:00Z">
        <w:r>
          <w:rPr>
            <w:rFonts w:ascii="Helv" w:hAnsi="Helv" w:cs="Helv"/>
            <w:color w:val="000000"/>
          </w:rPr>
          <w:t xml:space="preserve">32, then this member’s value is used to determine the specific byte-order mark </w:t>
        </w:r>
      </w:ins>
      <w:ins w:id="1425" w:author="mbeckerle" w:date="2012-03-25T10:59:00Z">
        <w:r>
          <w:rPr>
            <w:rFonts w:ascii="Helv" w:hAnsi="Helv" w:cs="Helv"/>
            <w:color w:val="000000"/>
          </w:rPr>
          <w:t>written,</w:t>
        </w:r>
      </w:ins>
      <w:ins w:id="1426" w:author="mbeckerle" w:date="2012-03-25T10:58:00Z">
        <w:r>
          <w:rPr>
            <w:rFonts w:ascii="Helv" w:hAnsi="Helv" w:cs="Helv"/>
            <w:color w:val="000000"/>
          </w:rPr>
          <w:t xml:space="preserve"> and for UTF-16 and UTF-32, the byte order used when characters are encoded to the output data stream.</w:t>
        </w:r>
      </w:ins>
    </w:p>
    <w:p w14:paraId="3243B11C" w14:textId="77777777" w:rsidR="00D818C9" w:rsidRPr="005223F4" w:rsidRDefault="00D818C9" w:rsidP="0031368F">
      <w:pPr>
        <w:pStyle w:val="Heading3"/>
      </w:pPr>
      <w:bookmarkStart w:id="1427" w:name="infoitem.element"/>
      <w:bookmarkStart w:id="1428" w:name="_Toc199516226"/>
      <w:bookmarkStart w:id="1429" w:name="_Toc194983905"/>
      <w:bookmarkStart w:id="1430" w:name="_Toc243112743"/>
      <w:bookmarkStart w:id="1431" w:name="_Toc349042618"/>
      <w:bookmarkStart w:id="1432" w:name="_Toc362453108"/>
      <w:r w:rsidRPr="005223F4">
        <w:t>Element Information Items</w:t>
      </w:r>
      <w:bookmarkEnd w:id="1427"/>
      <w:bookmarkEnd w:id="1428"/>
      <w:bookmarkEnd w:id="1429"/>
      <w:bookmarkEnd w:id="1430"/>
      <w:bookmarkEnd w:id="1431"/>
      <w:bookmarkEnd w:id="1432"/>
    </w:p>
    <w:p w14:paraId="69EE4514" w14:textId="3F411EC7" w:rsidR="00D818C9" w:rsidRPr="005223F4" w:rsidRDefault="00D818C9" w:rsidP="007151D0">
      <w:r w:rsidRPr="005223F4">
        <w:t xml:space="preserve">There is an </w:t>
      </w:r>
      <w:r w:rsidRPr="005223F4">
        <w:rPr>
          <w:rStyle w:val="Strong"/>
          <w:i/>
          <w:iCs/>
        </w:rPr>
        <w:t>element information item</w:t>
      </w:r>
      <w:r w:rsidRPr="005223F4">
        <w:t xml:space="preserve"> for each value parsed from the </w:t>
      </w:r>
      <w:r w:rsidR="00524EE8" w:rsidRPr="005223F4">
        <w:t xml:space="preserve">non-hidden </w:t>
      </w:r>
      <w:r w:rsidRPr="005223F4">
        <w:t xml:space="preserve">DFDL-described data. This corresponds to an </w:t>
      </w:r>
      <w:del w:id="1433" w:author="mbeckerle" w:date="2013-01-28T12:41:00Z">
        <w:r w:rsidRPr="005223F4" w:rsidDel="004F385A">
          <w:delText xml:space="preserve">instance </w:delText>
        </w:r>
      </w:del>
      <w:ins w:id="1434" w:author="mbeckerle" w:date="2013-01-28T12:41:00Z">
        <w:r w:rsidR="004F385A">
          <w:t>occurrence</w:t>
        </w:r>
        <w:r w:rsidR="004F385A" w:rsidRPr="005223F4">
          <w:t xml:space="preserve"> </w:t>
        </w:r>
      </w:ins>
      <w:r w:rsidRPr="005223F4">
        <w:t xml:space="preserve">of </w:t>
      </w:r>
      <w:r w:rsidR="00683FF4" w:rsidRPr="005223F4">
        <w:t>a</w:t>
      </w:r>
      <w:r w:rsidRPr="005223F4">
        <w:t xml:space="preserve"> </w:t>
      </w:r>
      <w:r w:rsidR="00524EE8" w:rsidRPr="005223F4">
        <w:t xml:space="preserve">non-hidden </w:t>
      </w:r>
      <w:r w:rsidRPr="005223F4">
        <w:t xml:space="preserve">element declaration of simple type in the DFDL Schema and is known as a </w:t>
      </w:r>
      <w:r w:rsidRPr="005223F4">
        <w:rPr>
          <w:b/>
          <w:bCs/>
          <w:i/>
          <w:iCs/>
        </w:rPr>
        <w:t>simple element information item</w:t>
      </w:r>
      <w:r w:rsidRPr="005223F4">
        <w:t>.</w:t>
      </w:r>
    </w:p>
    <w:p w14:paraId="74DCFC29" w14:textId="23799BEF" w:rsidR="00D818C9" w:rsidRPr="005223F4" w:rsidRDefault="00D818C9" w:rsidP="007151D0">
      <w:r w:rsidRPr="005223F4">
        <w:t xml:space="preserve">There is an </w:t>
      </w:r>
      <w:r w:rsidRPr="005223F4">
        <w:rPr>
          <w:rStyle w:val="Strong"/>
          <w:i/>
          <w:iCs/>
        </w:rPr>
        <w:t>element information item</w:t>
      </w:r>
      <w:r w:rsidRPr="005223F4">
        <w:t xml:space="preserve"> for each explicitly declared structure in the DFDL-described data. This corresponds to an </w:t>
      </w:r>
      <w:del w:id="1435" w:author="mbeckerle" w:date="2013-01-28T12:41:00Z">
        <w:r w:rsidRPr="005223F4" w:rsidDel="004F385A">
          <w:delText xml:space="preserve">instance </w:delText>
        </w:r>
      </w:del>
      <w:ins w:id="1436" w:author="mbeckerle" w:date="2013-01-28T12:41:00Z">
        <w:r w:rsidR="004F385A">
          <w:t>occurrence</w:t>
        </w:r>
        <w:r w:rsidR="004F385A" w:rsidRPr="005223F4">
          <w:t xml:space="preserve"> </w:t>
        </w:r>
      </w:ins>
      <w:r w:rsidRPr="005223F4">
        <w:t xml:space="preserve">of an element declaration of complex type in the DFDL Schema and is known as a </w:t>
      </w:r>
      <w:r w:rsidRPr="005223F4">
        <w:rPr>
          <w:b/>
          <w:bCs/>
          <w:i/>
          <w:iCs/>
        </w:rPr>
        <w:t>complex element information item</w:t>
      </w:r>
      <w:r w:rsidRPr="005223F4">
        <w:t>.</w:t>
      </w:r>
    </w:p>
    <w:p w14:paraId="5CC2A050" w14:textId="77777777" w:rsidR="00D818C9" w:rsidRPr="005223F4" w:rsidRDefault="00D818C9" w:rsidP="007151D0">
      <w:r w:rsidRPr="005223F4">
        <w:t xml:space="preserve">In this information set, as in an XML document, an array is just a set of adjacent elements with </w:t>
      </w:r>
      <w:r w:rsidR="00986416" w:rsidRPr="005223F4">
        <w:t xml:space="preserve">the </w:t>
      </w:r>
      <w:r w:rsidRPr="005223F4">
        <w:t xml:space="preserve">same name and namespace. </w:t>
      </w:r>
      <w:r w:rsidR="00E556DF" w:rsidRPr="005223F4">
        <w:t>(</w:t>
      </w:r>
      <w:r w:rsidRPr="005223F4">
        <w:t xml:space="preserve">To represent the array explicitly, introduce a new complex </w:t>
      </w:r>
      <w:r w:rsidR="00E556DF" w:rsidRPr="005223F4">
        <w:t>type</w:t>
      </w:r>
      <w:r w:rsidRPr="005223F4">
        <w:t xml:space="preserve"> element to contain </w:t>
      </w:r>
      <w:r w:rsidR="00E556DF" w:rsidRPr="005223F4">
        <w:t>the array</w:t>
      </w:r>
      <w:r w:rsidRPr="005223F4">
        <w:t xml:space="preserve"> elements</w:t>
      </w:r>
      <w:r w:rsidR="00E556DF" w:rsidRPr="005223F4">
        <w:t xml:space="preserve"> only</w:t>
      </w:r>
      <w:r w:rsidRPr="005223F4">
        <w:t>.</w:t>
      </w:r>
      <w:r w:rsidR="00E556DF" w:rsidRPr="005223F4">
        <w:t>)</w:t>
      </w:r>
      <w:r w:rsidRPr="005223F4">
        <w:t xml:space="preserve"> </w:t>
      </w:r>
    </w:p>
    <w:p w14:paraId="318CFACD" w14:textId="77777777" w:rsidR="00D818C9" w:rsidRPr="005223F4" w:rsidRDefault="00D818C9" w:rsidP="007151D0">
      <w:r w:rsidRPr="005223F4">
        <w:t xml:space="preserve">One of the element information items is </w:t>
      </w:r>
      <w:r w:rsidR="00E556DF" w:rsidRPr="005223F4">
        <w:t>the</w:t>
      </w:r>
      <w:r w:rsidRPr="005223F4">
        <w:t xml:space="preserve"> [root] member of the document information item, corresponding to the root element declaration of a DFDL Schema, and all other element information items are accessible by recursively following its [children] member.</w:t>
      </w:r>
    </w:p>
    <w:p w14:paraId="087E46DE" w14:textId="77777777" w:rsidR="00D818C9" w:rsidRPr="005223F4" w:rsidRDefault="00D818C9" w:rsidP="007151D0">
      <w:r w:rsidRPr="005223F4">
        <w:t xml:space="preserve">An element information item has the following </w:t>
      </w:r>
      <w:commentRangeStart w:id="1437"/>
      <w:r w:rsidRPr="005223F4">
        <w:t>members:</w:t>
      </w:r>
      <w:commentRangeEnd w:id="1437"/>
      <w:r w:rsidR="00F013DD">
        <w:rPr>
          <w:rStyle w:val="CommentReference"/>
        </w:rPr>
        <w:commentReference w:id="1437"/>
      </w:r>
    </w:p>
    <w:p w14:paraId="6F71758F" w14:textId="77777777" w:rsidR="00D818C9" w:rsidRPr="005223F4" w:rsidRDefault="00D818C9" w:rsidP="00D818C9">
      <w:pPr>
        <w:numPr>
          <w:ilvl w:val="0"/>
          <w:numId w:val="27"/>
        </w:numPr>
        <w:spacing w:before="100" w:beforeAutospacing="1" w:after="100" w:afterAutospacing="1"/>
      </w:pPr>
      <w:r w:rsidRPr="005223F4">
        <w:rPr>
          <w:rStyle w:val="Strong"/>
        </w:rPr>
        <w:t>[namespace]</w:t>
      </w:r>
      <w:r w:rsidRPr="005223F4">
        <w:t xml:space="preserve"> String. The namespace, if any, of the element. If the element does not belong to a namespace, the value is the empty string.</w:t>
      </w:r>
    </w:p>
    <w:p w14:paraId="6EB7D0A7" w14:textId="77777777" w:rsidR="00D818C9" w:rsidRPr="005223F4" w:rsidRDefault="00D818C9" w:rsidP="00D818C9">
      <w:pPr>
        <w:numPr>
          <w:ilvl w:val="0"/>
          <w:numId w:val="27"/>
        </w:numPr>
        <w:spacing w:before="100" w:beforeAutospacing="1" w:after="100" w:afterAutospacing="1"/>
      </w:pPr>
      <w:r w:rsidRPr="005223F4">
        <w:rPr>
          <w:rStyle w:val="Strong"/>
        </w:rPr>
        <w:t>[name]</w:t>
      </w:r>
      <w:r w:rsidRPr="005223F4">
        <w:t xml:space="preserve"> String. The local part of the element name.</w:t>
      </w:r>
    </w:p>
    <w:p w14:paraId="1CCC917A" w14:textId="77777777" w:rsidR="00D818C9" w:rsidRPr="005223F4" w:rsidRDefault="00D818C9" w:rsidP="00D818C9">
      <w:pPr>
        <w:numPr>
          <w:ilvl w:val="0"/>
          <w:numId w:val="27"/>
        </w:numPr>
        <w:spacing w:before="100" w:beforeAutospacing="1" w:after="100" w:afterAutospacing="1"/>
      </w:pPr>
      <w:r w:rsidRPr="005223F4">
        <w:rPr>
          <w:rStyle w:val="Strong"/>
        </w:rPr>
        <w:t>[document]</w:t>
      </w:r>
      <w:r w:rsidRPr="005223F4">
        <w:rPr>
          <w:rStyle w:val="Strong"/>
          <w:b w:val="0"/>
          <w:bCs w:val="0"/>
        </w:rPr>
        <w:t xml:space="preserve"> The document information item representing the </w:t>
      </w:r>
      <w:r w:rsidR="002776C2" w:rsidRPr="005223F4">
        <w:rPr>
          <w:rStyle w:val="Strong"/>
          <w:b w:val="0"/>
          <w:bCs w:val="0"/>
        </w:rPr>
        <w:t xml:space="preserve">DFDL </w:t>
      </w:r>
      <w:r w:rsidRPr="005223F4">
        <w:rPr>
          <w:rStyle w:val="Strong"/>
          <w:b w:val="0"/>
          <w:bCs w:val="0"/>
        </w:rPr>
        <w:t>information set that contains this element. This element is empty except in the root element of an information set.</w:t>
      </w:r>
    </w:p>
    <w:p w14:paraId="6EF5C411" w14:textId="77777777" w:rsidR="00D818C9" w:rsidRPr="005223F4" w:rsidRDefault="00D818C9" w:rsidP="004245FF">
      <w:pPr>
        <w:numPr>
          <w:ilvl w:val="0"/>
          <w:numId w:val="27"/>
        </w:numPr>
        <w:spacing w:before="100" w:beforeAutospacing="1" w:after="100" w:afterAutospacing="1"/>
      </w:pPr>
      <w:r w:rsidRPr="005223F4">
        <w:rPr>
          <w:rStyle w:val="Strong"/>
        </w:rPr>
        <w:t>[datatype]</w:t>
      </w:r>
      <w:r w:rsidRPr="005223F4">
        <w:t xml:space="preserve"> String. The name of the XML Schema 1.0 built-in simple type to which the value corresponds. DFDL supports a subset of these types listed in section </w:t>
      </w:r>
      <w:r w:rsidR="004245FF" w:rsidRPr="005223F4">
        <w:fldChar w:fldCharType="begin"/>
      </w:r>
      <w:r w:rsidR="004245FF" w:rsidRPr="005223F4">
        <w:instrText xml:space="preserve"> REF _Ref274647262 \r \h </w:instrText>
      </w:r>
      <w:r w:rsidR="004245FF" w:rsidRPr="005223F4">
        <w:fldChar w:fldCharType="separate"/>
      </w:r>
      <w:ins w:id="1438" w:author="mbeckerle" w:date="2013-07-10T14:53:00Z">
        <w:r w:rsidR="008B68D7">
          <w:t>5.1</w:t>
        </w:r>
      </w:ins>
      <w:del w:id="1439" w:author="mbeckerle" w:date="2013-07-10T14:51:00Z">
        <w:r w:rsidR="00D04199" w:rsidDel="00D9274F">
          <w:rPr>
            <w:cs/>
          </w:rPr>
          <w:delText>‎</w:delText>
        </w:r>
        <w:r w:rsidR="00D04199" w:rsidDel="00D9274F">
          <w:delText>5.1</w:delText>
        </w:r>
      </w:del>
      <w:r w:rsidR="004245FF" w:rsidRPr="005223F4">
        <w:fldChar w:fldCharType="end"/>
      </w:r>
      <w:r w:rsidR="004245FF" w:rsidRPr="005223F4">
        <w:t xml:space="preserve"> </w:t>
      </w:r>
      <w:r w:rsidR="004245FF" w:rsidRPr="005223F4">
        <w:fldChar w:fldCharType="begin"/>
      </w:r>
      <w:r w:rsidR="004245FF" w:rsidRPr="005223F4">
        <w:instrText xml:space="preserve"> REF _Ref274647268 \h </w:instrText>
      </w:r>
      <w:r w:rsidR="004245FF" w:rsidRPr="005223F4">
        <w:fldChar w:fldCharType="separate"/>
      </w:r>
      <w:r w:rsidR="008B68D7" w:rsidRPr="005223F4">
        <w:t>DFDL Subset of XML Schema</w:t>
      </w:r>
      <w:r w:rsidR="004245FF" w:rsidRPr="005223F4">
        <w:fldChar w:fldCharType="end"/>
      </w:r>
      <w:r w:rsidRPr="005223F4">
        <w:t>. In a complex element information item this member has no value.</w:t>
      </w:r>
    </w:p>
    <w:p w14:paraId="70E53542" w14:textId="77777777" w:rsidR="006112C8" w:rsidRPr="00946E6A" w:rsidRDefault="00D818C9" w:rsidP="00C953CC">
      <w:pPr>
        <w:numPr>
          <w:ilvl w:val="0"/>
          <w:numId w:val="27"/>
        </w:numPr>
        <w:spacing w:before="100" w:beforeAutospacing="1" w:after="100" w:afterAutospacing="1"/>
        <w:rPr>
          <w:ins w:id="1440" w:author="mbeckerle" w:date="2013-01-28T13:42:00Z"/>
        </w:rPr>
      </w:pPr>
      <w:r w:rsidRPr="005223F4">
        <w:rPr>
          <w:rStyle w:val="Strong"/>
        </w:rPr>
        <w:t>[dataValue]</w:t>
      </w:r>
      <w:r w:rsidRPr="005223F4">
        <w:rPr>
          <w:rStyle w:val="Strong"/>
          <w:b w:val="0"/>
          <w:bCs w:val="0"/>
        </w:rPr>
        <w:t xml:space="preserve"> </w:t>
      </w:r>
      <w:r w:rsidRPr="005223F4">
        <w:rPr>
          <w:rStyle w:val="Strong"/>
          <w:b w:val="0"/>
        </w:rPr>
        <w:t>The value in the value space</w:t>
      </w:r>
      <w:r w:rsidR="00A057CE" w:rsidRPr="005223F4">
        <w:rPr>
          <w:rStyle w:val="Strong"/>
          <w:b w:val="0"/>
        </w:rPr>
        <w:t xml:space="preserve"> (as defined by </w:t>
      </w:r>
      <w:hyperlink r:id="rId15" w:history="1">
        <w:r w:rsidR="00A057CE" w:rsidRPr="005223F4">
          <w:t>XML Schema Part 2: Datatypes</w:t>
        </w:r>
      </w:hyperlink>
      <w:r w:rsidR="00A057CE" w:rsidRPr="005223F4">
        <w:t xml:space="preserve"> [</w:t>
      </w:r>
      <w:r w:rsidR="00A057CE" w:rsidRPr="005223F4">
        <w:rPr>
          <w:rStyle w:val="abbrev"/>
        </w:rPr>
        <w:t>XSDLV1</w:t>
      </w:r>
      <w:r w:rsidR="00A057CE" w:rsidRPr="005223F4">
        <w:t>] )</w:t>
      </w:r>
      <w:r w:rsidRPr="005223F4">
        <w:rPr>
          <w:rStyle w:val="Strong"/>
          <w:b w:val="0"/>
        </w:rPr>
        <w:t xml:space="preserve"> of the [datatype] member or special value </w:t>
      </w:r>
      <w:r w:rsidR="00884A98" w:rsidRPr="005223F4">
        <w:rPr>
          <w:rStyle w:val="Strong"/>
          <w:b w:val="0"/>
          <w:i/>
        </w:rPr>
        <w:t>nil</w:t>
      </w:r>
      <w:r w:rsidRPr="005223F4">
        <w:rPr>
          <w:rStyle w:val="Strong"/>
        </w:rPr>
        <w:t xml:space="preserve">. </w:t>
      </w:r>
      <w:r w:rsidRPr="005223F4">
        <w:rPr>
          <w:rStyle w:val="Strong"/>
          <w:b w:val="0"/>
        </w:rPr>
        <w:t>In a complex element information item this member has no value.</w:t>
      </w:r>
      <w:del w:id="1441" w:author="mbeckerle" w:date="2013-01-28T13:42:00Z">
        <w:r w:rsidR="00F60803" w:rsidRPr="005223F4" w:rsidDel="006112C8">
          <w:rPr>
            <w:rStyle w:val="Strong"/>
            <w:b w:val="0"/>
          </w:rPr>
          <w:delText xml:space="preserve"> </w:delText>
        </w:r>
        <w:r w:rsidR="00A91670" w:rsidRPr="005223F4" w:rsidDel="006112C8">
          <w:rPr>
            <w:rStyle w:val="Strong"/>
            <w:b w:val="0"/>
          </w:rPr>
          <w:br/>
        </w:r>
      </w:del>
    </w:p>
    <w:p w14:paraId="656FBCB4" w14:textId="71D49373" w:rsidR="00D818C9" w:rsidRPr="005223F4" w:rsidRDefault="003F0D4D" w:rsidP="00946E6A">
      <w:pPr>
        <w:spacing w:before="100" w:beforeAutospacing="1" w:after="100" w:afterAutospacing="1"/>
        <w:ind w:left="720"/>
      </w:pPr>
      <w:ins w:id="1442" w:author="mbeckerle" w:date="2012-03-24T18:05:00Z">
        <w:r>
          <w:rPr>
            <w:rFonts w:cs="Arial"/>
            <w:iCs/>
            <w:color w:val="000000"/>
            <w:lang w:eastAsia="en-GB"/>
          </w:rPr>
          <w:t>For</w:t>
        </w:r>
        <w:r>
          <w:rPr>
            <w:rFonts w:eastAsia="Arial" w:cs="Arial"/>
            <w:iCs/>
            <w:color w:val="000000"/>
            <w:lang w:eastAsia="en-GB"/>
          </w:rPr>
          <w:t xml:space="preserve"> </w:t>
        </w:r>
        <w:r>
          <w:rPr>
            <w:rFonts w:cs="Arial"/>
            <w:iCs/>
            <w:color w:val="000000"/>
            <w:lang w:eastAsia="en-GB"/>
          </w:rPr>
          <w:t>information</w:t>
        </w:r>
        <w:r>
          <w:rPr>
            <w:rFonts w:eastAsia="Arial" w:cs="Arial"/>
            <w:iCs/>
            <w:color w:val="000000"/>
            <w:lang w:eastAsia="en-GB"/>
          </w:rPr>
          <w:t xml:space="preserve"> </w:t>
        </w:r>
        <w:r>
          <w:rPr>
            <w:rFonts w:cs="Arial"/>
            <w:iCs/>
            <w:color w:val="000000"/>
            <w:lang w:eastAsia="en-GB"/>
          </w:rPr>
          <w:t>items</w:t>
        </w:r>
        <w:r>
          <w:rPr>
            <w:rFonts w:eastAsia="Arial" w:cs="Arial"/>
            <w:iCs/>
            <w:color w:val="000000"/>
            <w:lang w:eastAsia="en-GB"/>
          </w:rPr>
          <w:t xml:space="preserve"> </w:t>
        </w:r>
        <w:r>
          <w:rPr>
            <w:rFonts w:cs="Arial"/>
            <w:iCs/>
            <w:color w:val="000000"/>
            <w:lang w:eastAsia="en-GB"/>
          </w:rPr>
          <w:t>of</w:t>
        </w:r>
        <w:r>
          <w:rPr>
            <w:rFonts w:eastAsia="Arial" w:cs="Arial"/>
            <w:iCs/>
            <w:color w:val="000000"/>
            <w:lang w:eastAsia="en-GB"/>
          </w:rPr>
          <w:t xml:space="preserve"> </w:t>
        </w:r>
        <w:r>
          <w:rPr>
            <w:rFonts w:cs="Arial"/>
            <w:iCs/>
            <w:color w:val="000000"/>
            <w:lang w:eastAsia="en-GB"/>
          </w:rPr>
          <w:t>datatype</w:t>
        </w:r>
        <w:r>
          <w:rPr>
            <w:rFonts w:eastAsia="Arial" w:cs="Arial"/>
            <w:iCs/>
            <w:color w:val="000000"/>
            <w:lang w:eastAsia="en-GB"/>
          </w:rPr>
          <w:t xml:space="preserve"> </w:t>
        </w:r>
        <w:r>
          <w:rPr>
            <w:rFonts w:cs="Arial"/>
            <w:iCs/>
            <w:color w:val="000000"/>
            <w:lang w:eastAsia="en-GB"/>
          </w:rPr>
          <w:t>xs:string,</w:t>
        </w:r>
        <w:r>
          <w:rPr>
            <w:rFonts w:eastAsia="Arial" w:cs="Arial"/>
            <w:iCs/>
            <w:color w:val="000000"/>
            <w:lang w:eastAsia="en-GB"/>
          </w:rPr>
          <w:t xml:space="preserve"> </w:t>
        </w:r>
        <w:r>
          <w:rPr>
            <w:rFonts w:cs="Arial"/>
            <w:iCs/>
            <w:color w:val="000000"/>
            <w:lang w:eastAsia="en-GB"/>
          </w:rPr>
          <w:t>the</w:t>
        </w:r>
        <w:r>
          <w:rPr>
            <w:rFonts w:eastAsia="Arial" w:cs="Arial"/>
            <w:iCs/>
            <w:color w:val="000000"/>
            <w:lang w:eastAsia="en-GB"/>
          </w:rPr>
          <w:t xml:space="preserve"> </w:t>
        </w:r>
        <w:r>
          <w:rPr>
            <w:rFonts w:cs="Arial"/>
            <w:iCs/>
            <w:color w:val="000000"/>
            <w:lang w:eastAsia="en-GB"/>
          </w:rPr>
          <w:t>value</w:t>
        </w:r>
        <w:r>
          <w:rPr>
            <w:rFonts w:eastAsia="Arial" w:cs="Arial"/>
            <w:iCs/>
            <w:color w:val="000000"/>
            <w:lang w:eastAsia="en-GB"/>
          </w:rPr>
          <w:t xml:space="preserve"> </w:t>
        </w:r>
        <w:r>
          <w:rPr>
            <w:rFonts w:cs="Arial"/>
            <w:iCs/>
            <w:color w:val="000000"/>
            <w:lang w:eastAsia="en-GB"/>
          </w:rPr>
          <w:t>is</w:t>
        </w:r>
        <w:r>
          <w:rPr>
            <w:rFonts w:eastAsia="Arial" w:cs="Arial"/>
            <w:iCs/>
            <w:color w:val="000000"/>
            <w:lang w:eastAsia="en-GB"/>
          </w:rPr>
          <w:t xml:space="preserve"> </w:t>
        </w:r>
        <w:r>
          <w:rPr>
            <w:rFonts w:cs="Arial"/>
            <w:iCs/>
            <w:color w:val="000000"/>
            <w:lang w:eastAsia="en-GB"/>
          </w:rPr>
          <w:t>an</w:t>
        </w:r>
        <w:r>
          <w:rPr>
            <w:rFonts w:eastAsia="Arial" w:cs="Arial"/>
            <w:iCs/>
            <w:color w:val="000000"/>
            <w:lang w:eastAsia="en-GB"/>
          </w:rPr>
          <w:t xml:space="preserve"> </w:t>
        </w:r>
        <w:r>
          <w:rPr>
            <w:rFonts w:cs="Arial"/>
            <w:iCs/>
            <w:color w:val="000000"/>
            <w:lang w:eastAsia="en-GB"/>
          </w:rPr>
          <w:t>ordered</w:t>
        </w:r>
        <w:r>
          <w:rPr>
            <w:rFonts w:eastAsia="Arial" w:cs="Arial"/>
            <w:iCs/>
            <w:color w:val="000000"/>
            <w:lang w:eastAsia="en-GB"/>
          </w:rPr>
          <w:t xml:space="preserve"> </w:t>
        </w:r>
        <w:r>
          <w:rPr>
            <w:rFonts w:cs="Arial"/>
            <w:iCs/>
            <w:color w:val="000000"/>
            <w:lang w:eastAsia="en-GB"/>
          </w:rPr>
          <w:t>collection</w:t>
        </w:r>
        <w:r>
          <w:rPr>
            <w:rFonts w:eastAsia="Arial" w:cs="Arial"/>
            <w:iCs/>
            <w:color w:val="000000"/>
            <w:lang w:eastAsia="en-GB"/>
          </w:rPr>
          <w:t xml:space="preserve"> </w:t>
        </w:r>
        <w:r>
          <w:rPr>
            <w:rFonts w:cs="Arial"/>
            <w:iCs/>
            <w:color w:val="000000"/>
            <w:lang w:eastAsia="en-GB"/>
          </w:rPr>
          <w:t>of</w:t>
        </w:r>
        <w:r>
          <w:rPr>
            <w:rFonts w:eastAsia="Arial" w:cs="Arial"/>
            <w:iCs/>
            <w:color w:val="000000"/>
            <w:lang w:eastAsia="en-GB"/>
          </w:rPr>
          <w:t xml:space="preserve"> </w:t>
        </w:r>
        <w:r>
          <w:rPr>
            <w:rFonts w:cs="Arial"/>
            <w:iCs/>
            <w:color w:val="000000"/>
            <w:lang w:eastAsia="en-GB"/>
          </w:rPr>
          <w:t>unsigned</w:t>
        </w:r>
        <w:r>
          <w:rPr>
            <w:rFonts w:eastAsia="Arial" w:cs="Arial"/>
            <w:iCs/>
            <w:color w:val="000000"/>
            <w:lang w:eastAsia="en-GB"/>
          </w:rPr>
          <w:t xml:space="preserve"> </w:t>
        </w:r>
        <w:r>
          <w:rPr>
            <w:rFonts w:cs="Arial"/>
            <w:iCs/>
            <w:color w:val="000000"/>
            <w:lang w:eastAsia="en-GB"/>
          </w:rPr>
          <w:t>16-bit</w:t>
        </w:r>
        <w:r>
          <w:rPr>
            <w:rFonts w:eastAsia="Arial" w:cs="Arial"/>
            <w:iCs/>
            <w:color w:val="000000"/>
            <w:lang w:eastAsia="en-GB"/>
          </w:rPr>
          <w:t xml:space="preserve"> </w:t>
        </w:r>
        <w:r>
          <w:rPr>
            <w:rFonts w:cs="Arial"/>
            <w:iCs/>
            <w:color w:val="000000"/>
            <w:lang w:eastAsia="en-GB"/>
          </w:rPr>
          <w:t>integer</w:t>
        </w:r>
        <w:r>
          <w:rPr>
            <w:rFonts w:eastAsia="Arial" w:cs="Arial"/>
            <w:iCs/>
            <w:color w:val="000000"/>
            <w:lang w:eastAsia="en-GB"/>
          </w:rPr>
          <w:t xml:space="preserve"> </w:t>
        </w:r>
        <w:r>
          <w:rPr>
            <w:rFonts w:cs="Arial"/>
            <w:iCs/>
            <w:color w:val="000000"/>
            <w:lang w:eastAsia="en-GB"/>
          </w:rPr>
          <w:t>codepoints</w:t>
        </w:r>
        <w:r>
          <w:rPr>
            <w:rFonts w:eastAsia="Arial" w:cs="Arial"/>
            <w:iCs/>
            <w:color w:val="000000"/>
            <w:lang w:eastAsia="en-GB"/>
          </w:rPr>
          <w:t xml:space="preserve"> </w:t>
        </w:r>
        <w:r>
          <w:rPr>
            <w:rFonts w:cs="Arial"/>
            <w:iCs/>
            <w:color w:val="000000"/>
            <w:lang w:eastAsia="en-GB"/>
          </w:rPr>
          <w:t>each</w:t>
        </w:r>
        <w:r>
          <w:rPr>
            <w:rFonts w:eastAsia="Arial" w:cs="Arial"/>
            <w:iCs/>
            <w:color w:val="000000"/>
            <w:lang w:eastAsia="en-GB"/>
          </w:rPr>
          <w:t xml:space="preserve"> </w:t>
        </w:r>
        <w:r>
          <w:rPr>
            <w:rFonts w:cs="Arial"/>
            <w:iCs/>
            <w:color w:val="000000"/>
            <w:lang w:eastAsia="en-GB"/>
          </w:rPr>
          <w:t>having</w:t>
        </w:r>
        <w:r>
          <w:rPr>
            <w:rFonts w:eastAsia="Arial" w:cs="Arial"/>
            <w:iCs/>
            <w:color w:val="000000"/>
            <w:lang w:eastAsia="en-GB"/>
          </w:rPr>
          <w:t xml:space="preserve"> </w:t>
        </w:r>
        <w:r>
          <w:rPr>
            <w:rFonts w:cs="Arial"/>
            <w:iCs/>
            <w:color w:val="000000"/>
            <w:lang w:eastAsia="en-GB"/>
          </w:rPr>
          <w:t>any</w:t>
        </w:r>
        <w:r>
          <w:rPr>
            <w:rFonts w:eastAsia="Arial" w:cs="Arial"/>
            <w:iCs/>
            <w:color w:val="000000"/>
            <w:lang w:eastAsia="en-GB"/>
          </w:rPr>
          <w:t xml:space="preserve"> </w:t>
        </w:r>
        <w:r>
          <w:rPr>
            <w:rFonts w:cs="Arial"/>
            <w:iCs/>
            <w:color w:val="000000"/>
            <w:lang w:eastAsia="en-GB"/>
          </w:rPr>
          <w:t>value</w:t>
        </w:r>
        <w:r>
          <w:rPr>
            <w:rFonts w:eastAsia="Arial" w:cs="Arial"/>
            <w:iCs/>
            <w:color w:val="000000"/>
            <w:lang w:eastAsia="en-GB"/>
          </w:rPr>
          <w:t xml:space="preserve"> </w:t>
        </w:r>
        <w:r>
          <w:rPr>
            <w:rFonts w:cs="Arial"/>
            <w:iCs/>
            <w:color w:val="000000"/>
            <w:lang w:eastAsia="en-GB"/>
          </w:rPr>
          <w:t>from</w:t>
        </w:r>
        <w:r>
          <w:rPr>
            <w:rFonts w:eastAsia="Arial" w:cs="Arial"/>
            <w:iCs/>
            <w:color w:val="000000"/>
            <w:lang w:eastAsia="en-GB"/>
          </w:rPr>
          <w:t xml:space="preserve"> </w:t>
        </w:r>
        <w:r>
          <w:rPr>
            <w:rFonts w:cs="Arial"/>
            <w:iCs/>
            <w:color w:val="000000"/>
            <w:lang w:eastAsia="en-GB"/>
          </w:rPr>
          <w:t>0x0000</w:t>
        </w:r>
        <w:r>
          <w:rPr>
            <w:rFonts w:eastAsia="Arial" w:cs="Arial"/>
            <w:iCs/>
            <w:color w:val="000000"/>
            <w:lang w:eastAsia="en-GB"/>
          </w:rPr>
          <w:t xml:space="preserve"> </w:t>
        </w:r>
        <w:r>
          <w:rPr>
            <w:rFonts w:cs="Arial"/>
            <w:iCs/>
            <w:color w:val="000000"/>
            <w:lang w:eastAsia="en-GB"/>
          </w:rPr>
          <w:t>to</w:t>
        </w:r>
        <w:r>
          <w:rPr>
            <w:rFonts w:eastAsia="Arial" w:cs="Arial"/>
            <w:iCs/>
            <w:color w:val="000000"/>
            <w:lang w:eastAsia="en-GB"/>
          </w:rPr>
          <w:t xml:space="preserve"> </w:t>
        </w:r>
        <w:r>
          <w:rPr>
            <w:rFonts w:cs="Arial"/>
            <w:iCs/>
            <w:color w:val="000000"/>
            <w:lang w:eastAsia="en-GB"/>
          </w:rPr>
          <w:t>0xFFFF.</w:t>
        </w:r>
        <w:r>
          <w:rPr>
            <w:rFonts w:eastAsia="Arial" w:cs="Arial"/>
            <w:iCs/>
            <w:color w:val="000000"/>
            <w:lang w:eastAsia="en-GB"/>
          </w:rPr>
          <w:t xml:space="preserve"> </w:t>
        </w:r>
        <w:r>
          <w:rPr>
            <w:rFonts w:cs="Arial"/>
            <w:iCs/>
            <w:color w:val="000000"/>
            <w:lang w:eastAsia="en-GB"/>
          </w:rPr>
          <w:t>Where</w:t>
        </w:r>
        <w:r>
          <w:rPr>
            <w:rFonts w:eastAsia="Arial" w:cs="Arial"/>
            <w:iCs/>
            <w:color w:val="000000"/>
            <w:lang w:eastAsia="en-GB"/>
          </w:rPr>
          <w:t xml:space="preserve"> </w:t>
        </w:r>
        <w:r>
          <w:rPr>
            <w:rFonts w:cs="Arial"/>
            <w:iCs/>
            <w:color w:val="000000"/>
            <w:lang w:eastAsia="en-GB"/>
          </w:rPr>
          <w:t>defined,</w:t>
        </w:r>
        <w:r>
          <w:rPr>
            <w:rFonts w:eastAsia="Arial" w:cs="Arial"/>
            <w:iCs/>
            <w:color w:val="000000"/>
            <w:lang w:eastAsia="en-GB"/>
          </w:rPr>
          <w:t xml:space="preserve"> </w:t>
        </w:r>
        <w:r>
          <w:rPr>
            <w:rFonts w:cs="Arial"/>
            <w:iCs/>
            <w:color w:val="000000"/>
            <w:lang w:eastAsia="en-GB"/>
          </w:rPr>
          <w:t>these</w:t>
        </w:r>
        <w:r>
          <w:rPr>
            <w:rFonts w:eastAsia="Arial" w:cs="Arial"/>
            <w:iCs/>
            <w:color w:val="000000"/>
            <w:lang w:eastAsia="en-GB"/>
          </w:rPr>
          <w:t xml:space="preserve"> </w:t>
        </w:r>
        <w:r>
          <w:rPr>
            <w:rFonts w:cs="Arial"/>
            <w:iCs/>
            <w:color w:val="000000"/>
            <w:lang w:eastAsia="en-GB"/>
          </w:rPr>
          <w:t>are</w:t>
        </w:r>
        <w:r>
          <w:rPr>
            <w:rFonts w:eastAsia="Arial" w:cs="Arial"/>
            <w:iCs/>
            <w:color w:val="000000"/>
            <w:lang w:eastAsia="en-GB"/>
          </w:rPr>
          <w:t xml:space="preserve"> </w:t>
        </w:r>
        <w:r>
          <w:rPr>
            <w:rFonts w:cs="Arial"/>
            <w:iCs/>
            <w:color w:val="000000"/>
            <w:lang w:eastAsia="en-GB"/>
          </w:rPr>
          <w:t>interpreted</w:t>
        </w:r>
        <w:r>
          <w:rPr>
            <w:rFonts w:eastAsia="Arial" w:cs="Arial"/>
            <w:iCs/>
            <w:color w:val="000000"/>
            <w:lang w:eastAsia="en-GB"/>
          </w:rPr>
          <w:t xml:space="preserve"> </w:t>
        </w:r>
        <w:r>
          <w:rPr>
            <w:rFonts w:cs="Arial"/>
            <w:iCs/>
            <w:color w:val="000000"/>
            <w:lang w:eastAsia="en-GB"/>
          </w:rPr>
          <w:t>as</w:t>
        </w:r>
        <w:r>
          <w:rPr>
            <w:rFonts w:eastAsia="Arial" w:cs="Arial"/>
            <w:iCs/>
            <w:color w:val="000000"/>
            <w:lang w:eastAsia="en-GB"/>
          </w:rPr>
          <w:t xml:space="preserve"> </w:t>
        </w:r>
        <w:r>
          <w:rPr>
            <w:rFonts w:cs="Arial"/>
            <w:iCs/>
            <w:color w:val="000000"/>
            <w:lang w:eastAsia="en-GB"/>
          </w:rPr>
          <w:t>the</w:t>
        </w:r>
        <w:r>
          <w:rPr>
            <w:rFonts w:eastAsia="Arial" w:cs="Arial"/>
            <w:iCs/>
            <w:color w:val="000000"/>
            <w:lang w:eastAsia="en-GB"/>
          </w:rPr>
          <w:t xml:space="preserve"> </w:t>
        </w:r>
        <w:r>
          <w:rPr>
            <w:rFonts w:cs="Arial"/>
            <w:iCs/>
            <w:color w:val="000000"/>
            <w:lang w:eastAsia="en-GB"/>
          </w:rPr>
          <w:t>ISO646</w:t>
        </w:r>
        <w:r>
          <w:rPr>
            <w:rFonts w:eastAsia="Arial" w:cs="Arial"/>
            <w:iCs/>
            <w:color w:val="000000"/>
            <w:lang w:eastAsia="en-GB"/>
          </w:rPr>
          <w:t xml:space="preserve"> </w:t>
        </w:r>
        <w:r>
          <w:rPr>
            <w:rFonts w:cs="Arial"/>
            <w:iCs/>
            <w:color w:val="000000"/>
            <w:lang w:eastAsia="en-GB"/>
          </w:rPr>
          <w:t>character</w:t>
        </w:r>
        <w:r>
          <w:rPr>
            <w:rFonts w:eastAsia="Arial" w:cs="Arial"/>
            <w:iCs/>
            <w:color w:val="000000"/>
            <w:lang w:eastAsia="en-GB"/>
          </w:rPr>
          <w:t xml:space="preserve"> </w:t>
        </w:r>
        <w:r>
          <w:rPr>
            <w:rFonts w:cs="Arial"/>
            <w:iCs/>
            <w:color w:val="000000"/>
            <w:lang w:eastAsia="en-GB"/>
          </w:rPr>
          <w:t>codes.</w:t>
        </w:r>
        <w:r>
          <w:rPr>
            <w:rFonts w:eastAsia="Arial" w:cs="Arial"/>
            <w:iCs/>
            <w:color w:val="000000"/>
            <w:lang w:eastAsia="en-GB"/>
          </w:rPr>
          <w:t xml:space="preserve"> </w:t>
        </w:r>
        <w:r>
          <w:rPr>
            <w:rFonts w:cs="Arial"/>
            <w:iCs/>
            <w:color w:val="000000"/>
            <w:lang w:eastAsia="en-GB"/>
          </w:rPr>
          <w:t>Codepoints</w:t>
        </w:r>
        <w:r>
          <w:rPr>
            <w:rFonts w:eastAsia="Arial" w:cs="Arial"/>
            <w:iCs/>
            <w:color w:val="000000"/>
            <w:lang w:eastAsia="en-GB"/>
          </w:rPr>
          <w:t xml:space="preserve"> </w:t>
        </w:r>
        <w:r>
          <w:rPr>
            <w:rFonts w:cs="Arial"/>
            <w:iCs/>
            <w:color w:val="000000"/>
            <w:lang w:eastAsia="en-GB"/>
          </w:rPr>
          <w:t>disallowed</w:t>
        </w:r>
        <w:r>
          <w:rPr>
            <w:rFonts w:eastAsia="Arial" w:cs="Arial"/>
            <w:iCs/>
            <w:color w:val="000000"/>
            <w:lang w:eastAsia="en-GB"/>
          </w:rPr>
          <w:t xml:space="preserve"> </w:t>
        </w:r>
        <w:r>
          <w:rPr>
            <w:rFonts w:cs="Arial"/>
            <w:iCs/>
            <w:color w:val="000000"/>
            <w:lang w:eastAsia="en-GB"/>
          </w:rPr>
          <w:t>by</w:t>
        </w:r>
        <w:r>
          <w:rPr>
            <w:rFonts w:eastAsia="Arial" w:cs="Arial"/>
            <w:iCs/>
            <w:color w:val="000000"/>
            <w:lang w:eastAsia="en-GB"/>
          </w:rPr>
          <w:t xml:space="preserve"> </w:t>
        </w:r>
        <w:r>
          <w:rPr>
            <w:rFonts w:cs="Arial"/>
            <w:iCs/>
            <w:color w:val="000000"/>
            <w:lang w:eastAsia="en-GB"/>
          </w:rPr>
          <w:t>ISO</w:t>
        </w:r>
        <w:r>
          <w:rPr>
            <w:rFonts w:eastAsia="Arial" w:cs="Arial"/>
            <w:iCs/>
            <w:color w:val="000000"/>
            <w:lang w:eastAsia="en-GB"/>
          </w:rPr>
          <w:t xml:space="preserve"> </w:t>
        </w:r>
        <w:r>
          <w:rPr>
            <w:rFonts w:cs="Arial"/>
            <w:iCs/>
            <w:color w:val="000000"/>
            <w:lang w:eastAsia="en-GB"/>
          </w:rPr>
          <w:t>10646,</w:t>
        </w:r>
        <w:r>
          <w:rPr>
            <w:rFonts w:eastAsia="Arial" w:cs="Arial"/>
            <w:iCs/>
            <w:color w:val="000000"/>
            <w:lang w:eastAsia="en-GB"/>
          </w:rPr>
          <w:t xml:space="preserve"> </w:t>
        </w:r>
        <w:r>
          <w:rPr>
            <w:rFonts w:cs="Arial"/>
            <w:iCs/>
            <w:color w:val="000000"/>
            <w:lang w:eastAsia="en-GB"/>
          </w:rPr>
          <w:t>such</w:t>
        </w:r>
        <w:r>
          <w:rPr>
            <w:rFonts w:eastAsia="Arial" w:cs="Arial"/>
            <w:iCs/>
            <w:color w:val="000000"/>
            <w:lang w:eastAsia="en-GB"/>
          </w:rPr>
          <w:t xml:space="preserve"> </w:t>
        </w:r>
        <w:r>
          <w:rPr>
            <w:rFonts w:cs="Arial"/>
            <w:iCs/>
            <w:color w:val="000000"/>
            <w:lang w:eastAsia="en-GB"/>
          </w:rPr>
          <w:t>as</w:t>
        </w:r>
        <w:r>
          <w:rPr>
            <w:rFonts w:eastAsia="Arial" w:cs="Arial"/>
            <w:iCs/>
            <w:color w:val="000000"/>
            <w:lang w:eastAsia="en-GB"/>
          </w:rPr>
          <w:t xml:space="preserve"> </w:t>
        </w:r>
        <w:r>
          <w:rPr>
            <w:rFonts w:cs="Arial"/>
            <w:iCs/>
            <w:color w:val="000000"/>
            <w:lang w:eastAsia="en-GB"/>
          </w:rPr>
          <w:t>0xD800</w:t>
        </w:r>
        <w:r>
          <w:rPr>
            <w:rFonts w:eastAsia="Arial" w:cs="Arial"/>
            <w:iCs/>
            <w:color w:val="000000"/>
            <w:lang w:eastAsia="en-GB"/>
          </w:rPr>
          <w:t xml:space="preserve"> </w:t>
        </w:r>
        <w:r>
          <w:rPr>
            <w:rFonts w:cs="Arial"/>
            <w:iCs/>
            <w:color w:val="000000"/>
            <w:lang w:eastAsia="en-GB"/>
          </w:rPr>
          <w:t>to</w:t>
        </w:r>
        <w:r>
          <w:rPr>
            <w:rFonts w:eastAsia="Arial" w:cs="Arial"/>
            <w:iCs/>
            <w:color w:val="000000"/>
            <w:lang w:eastAsia="en-GB"/>
          </w:rPr>
          <w:t xml:space="preserve"> </w:t>
        </w:r>
        <w:r>
          <w:rPr>
            <w:rFonts w:cs="Arial"/>
            <w:iCs/>
            <w:color w:val="000000"/>
            <w:lang w:eastAsia="en-GB"/>
          </w:rPr>
          <w:t>0xDFFF</w:t>
        </w:r>
        <w:r>
          <w:rPr>
            <w:rFonts w:eastAsia="Arial" w:cs="Arial"/>
            <w:iCs/>
            <w:color w:val="000000"/>
            <w:lang w:eastAsia="en-GB"/>
          </w:rPr>
          <w:t xml:space="preserve"> </w:t>
        </w:r>
        <w:r>
          <w:rPr>
            <w:rFonts w:cs="Arial"/>
            <w:iCs/>
            <w:color w:val="000000"/>
            <w:lang w:eastAsia="en-GB"/>
          </w:rPr>
          <w:t>are</w:t>
        </w:r>
        <w:r>
          <w:rPr>
            <w:rFonts w:eastAsia="Arial" w:cs="Arial"/>
            <w:iCs/>
            <w:color w:val="000000"/>
            <w:lang w:eastAsia="en-GB"/>
          </w:rPr>
          <w:t xml:space="preserve"> </w:t>
        </w:r>
        <w:r>
          <w:rPr>
            <w:rFonts w:cs="Arial"/>
            <w:iCs/>
            <w:color w:val="000000"/>
            <w:lang w:eastAsia="en-GB"/>
          </w:rPr>
          <w:t>explicitly</w:t>
        </w:r>
        <w:r>
          <w:rPr>
            <w:rFonts w:eastAsia="Arial" w:cs="Arial"/>
            <w:iCs/>
            <w:color w:val="000000"/>
            <w:lang w:eastAsia="en-GB"/>
          </w:rPr>
          <w:t xml:space="preserve"> </w:t>
        </w:r>
        <w:r>
          <w:rPr>
            <w:rFonts w:cs="Arial"/>
            <w:iCs/>
            <w:color w:val="000000"/>
            <w:lang w:eastAsia="en-GB"/>
          </w:rPr>
          <w:t>allowed</w:t>
        </w:r>
        <w:r>
          <w:rPr>
            <w:rFonts w:eastAsia="Arial" w:cs="Arial"/>
            <w:iCs/>
            <w:color w:val="000000"/>
            <w:lang w:eastAsia="en-GB"/>
          </w:rPr>
          <w:t xml:space="preserve"> </w:t>
        </w:r>
        <w:r>
          <w:rPr>
            <w:rFonts w:cs="Arial"/>
            <w:iCs/>
            <w:color w:val="000000"/>
            <w:lang w:eastAsia="en-GB"/>
          </w:rPr>
          <w:t>by</w:t>
        </w:r>
        <w:r>
          <w:rPr>
            <w:rFonts w:eastAsia="Arial" w:cs="Arial"/>
            <w:iCs/>
            <w:color w:val="000000"/>
            <w:lang w:eastAsia="en-GB"/>
          </w:rPr>
          <w:t xml:space="preserve"> </w:t>
        </w:r>
        <w:r>
          <w:rPr>
            <w:rFonts w:cs="Arial"/>
            <w:iCs/>
            <w:color w:val="000000"/>
            <w:lang w:eastAsia="en-GB"/>
          </w:rPr>
          <w:t>the</w:t>
        </w:r>
        <w:r>
          <w:rPr>
            <w:rFonts w:eastAsia="Arial" w:cs="Arial"/>
            <w:iCs/>
            <w:color w:val="000000"/>
            <w:lang w:eastAsia="en-GB"/>
          </w:rPr>
          <w:t xml:space="preserve"> </w:t>
        </w:r>
        <w:r>
          <w:rPr>
            <w:rFonts w:cs="Arial"/>
            <w:iCs/>
            <w:color w:val="000000"/>
            <w:lang w:eastAsia="en-GB"/>
          </w:rPr>
          <w:t>DFDL</w:t>
        </w:r>
        <w:r>
          <w:rPr>
            <w:rFonts w:eastAsia="Arial" w:cs="Arial"/>
            <w:iCs/>
            <w:color w:val="000000"/>
            <w:lang w:eastAsia="en-GB"/>
          </w:rPr>
          <w:t xml:space="preserve"> </w:t>
        </w:r>
        <w:r>
          <w:rPr>
            <w:rFonts w:cs="Arial"/>
            <w:iCs/>
            <w:color w:val="000000"/>
            <w:lang w:eastAsia="en-GB"/>
          </w:rPr>
          <w:t>infoset.</w:t>
        </w:r>
        <w:r>
          <w:rPr>
            <w:rFonts w:eastAsia="Arial" w:cs="Arial"/>
            <w:iCs/>
            <w:color w:val="000000"/>
            <w:lang w:eastAsia="en-GB"/>
          </w:rPr>
          <w:t xml:space="preserve"> </w:t>
        </w:r>
        <w:r>
          <w:rPr>
            <w:rFonts w:cs="Arial"/>
            <w:iCs/>
            <w:color w:val="000000"/>
            <w:lang w:eastAsia="en-GB"/>
          </w:rPr>
          <w:t>The</w:t>
        </w:r>
        <w:r>
          <w:rPr>
            <w:rFonts w:eastAsia="Arial" w:cs="Arial"/>
            <w:iCs/>
            <w:color w:val="000000"/>
            <w:lang w:eastAsia="en-GB"/>
          </w:rPr>
          <w:t xml:space="preserve"> </w:t>
        </w:r>
        <w:r>
          <w:rPr>
            <w:rFonts w:cs="Arial"/>
            <w:iCs/>
            <w:color w:val="000000"/>
            <w:lang w:eastAsia="en-GB"/>
          </w:rPr>
          <w:t>codepoints</w:t>
        </w:r>
        <w:r>
          <w:rPr>
            <w:rFonts w:eastAsia="Arial" w:cs="Arial"/>
            <w:iCs/>
            <w:color w:val="000000"/>
            <w:lang w:eastAsia="en-GB"/>
          </w:rPr>
          <w:t xml:space="preserve"> </w:t>
        </w:r>
        <w:r>
          <w:rPr>
            <w:rFonts w:cs="Arial"/>
            <w:iCs/>
            <w:color w:val="000000"/>
            <w:lang w:eastAsia="en-GB"/>
          </w:rPr>
          <w:t>of</w:t>
        </w:r>
        <w:r>
          <w:rPr>
            <w:rFonts w:eastAsia="Arial" w:cs="Arial"/>
            <w:iCs/>
            <w:color w:val="000000"/>
            <w:lang w:eastAsia="en-GB"/>
          </w:rPr>
          <w:t xml:space="preserve"> </w:t>
        </w:r>
        <w:r>
          <w:rPr>
            <w:rFonts w:cs="Arial"/>
            <w:iCs/>
            <w:color w:val="000000"/>
            <w:lang w:eastAsia="en-GB"/>
          </w:rPr>
          <w:t>the</w:t>
        </w:r>
        <w:r>
          <w:rPr>
            <w:rFonts w:eastAsia="Arial" w:cs="Arial"/>
            <w:iCs/>
            <w:color w:val="000000"/>
            <w:lang w:eastAsia="en-GB"/>
          </w:rPr>
          <w:t xml:space="preserve"> </w:t>
        </w:r>
        <w:r>
          <w:rPr>
            <w:rFonts w:cs="Arial"/>
            <w:iCs/>
            <w:color w:val="000000"/>
            <w:lang w:eastAsia="en-GB"/>
          </w:rPr>
          <w:t>string</w:t>
        </w:r>
        <w:r>
          <w:rPr>
            <w:rFonts w:eastAsia="Arial" w:cs="Arial"/>
            <w:iCs/>
            <w:color w:val="000000"/>
            <w:lang w:eastAsia="en-GB"/>
          </w:rPr>
          <w:t xml:space="preserve"> </w:t>
        </w:r>
        <w:r>
          <w:rPr>
            <w:rFonts w:cs="Arial"/>
            <w:iCs/>
            <w:color w:val="000000"/>
            <w:lang w:eastAsia="en-GB"/>
          </w:rPr>
          <w:t>are</w:t>
        </w:r>
        <w:r>
          <w:rPr>
            <w:rFonts w:eastAsia="Arial" w:cs="Arial"/>
            <w:iCs/>
            <w:color w:val="000000"/>
            <w:lang w:eastAsia="en-GB"/>
          </w:rPr>
          <w:t xml:space="preserve"> </w:t>
        </w:r>
        <w:r>
          <w:rPr>
            <w:rFonts w:cs="Arial"/>
            <w:iCs/>
            <w:color w:val="000000"/>
            <w:lang w:eastAsia="en-GB"/>
          </w:rPr>
          <w:t>stored</w:t>
        </w:r>
        <w:r>
          <w:rPr>
            <w:rFonts w:eastAsia="Arial" w:cs="Arial"/>
            <w:iCs/>
            <w:color w:val="000000"/>
            <w:lang w:eastAsia="en-GB"/>
          </w:rPr>
          <w:t xml:space="preserve"> </w:t>
        </w:r>
        <w:r>
          <w:rPr>
            <w:rFonts w:cs="Arial"/>
            <w:iCs/>
            <w:color w:val="000000"/>
            <w:lang w:eastAsia="en-GB"/>
          </w:rPr>
          <w:t>in</w:t>
        </w:r>
        <w:r>
          <w:rPr>
            <w:rFonts w:eastAsia="Arial" w:cs="Arial"/>
            <w:iCs/>
            <w:color w:val="000000"/>
            <w:lang w:eastAsia="en-GB"/>
          </w:rPr>
          <w:t xml:space="preserve"> </w:t>
        </w:r>
        <w:r>
          <w:rPr>
            <w:rFonts w:cs="Arial"/>
            <w:iCs/>
            <w:color w:val="000000"/>
            <w:lang w:eastAsia="en-GB"/>
          </w:rPr>
          <w:t>'implicit'</w:t>
        </w:r>
        <w:r>
          <w:rPr>
            <w:rFonts w:eastAsia="Arial" w:cs="Arial"/>
            <w:iCs/>
            <w:color w:val="000000"/>
            <w:lang w:eastAsia="en-GB"/>
          </w:rPr>
          <w:t xml:space="preserve"> </w:t>
        </w:r>
        <w:r>
          <w:rPr>
            <w:rFonts w:cs="Arial"/>
            <w:iCs/>
            <w:color w:val="000000"/>
            <w:lang w:eastAsia="en-GB"/>
          </w:rPr>
          <w:t>(also</w:t>
        </w:r>
        <w:r>
          <w:rPr>
            <w:rFonts w:eastAsia="Arial" w:cs="Arial"/>
            <w:iCs/>
            <w:color w:val="000000"/>
            <w:lang w:eastAsia="en-GB"/>
          </w:rPr>
          <w:t xml:space="preserve"> </w:t>
        </w:r>
        <w:r>
          <w:rPr>
            <w:rFonts w:cs="Arial"/>
            <w:iCs/>
            <w:color w:val="000000"/>
            <w:lang w:eastAsia="en-GB"/>
          </w:rPr>
          <w:t>known</w:t>
        </w:r>
        <w:r>
          <w:rPr>
            <w:rFonts w:eastAsia="Arial" w:cs="Arial"/>
            <w:iCs/>
            <w:color w:val="000000"/>
            <w:lang w:eastAsia="en-GB"/>
          </w:rPr>
          <w:t xml:space="preserve"> </w:t>
        </w:r>
        <w:r>
          <w:rPr>
            <w:rFonts w:cs="Arial"/>
            <w:iCs/>
            <w:color w:val="000000"/>
            <w:lang w:eastAsia="en-GB"/>
          </w:rPr>
          <w:t>as</w:t>
        </w:r>
        <w:r>
          <w:rPr>
            <w:rFonts w:eastAsia="Arial" w:cs="Arial"/>
            <w:iCs/>
            <w:color w:val="000000"/>
            <w:lang w:eastAsia="en-GB"/>
          </w:rPr>
          <w:t xml:space="preserve"> </w:t>
        </w:r>
        <w:r>
          <w:rPr>
            <w:rFonts w:cs="Arial"/>
            <w:iCs/>
            <w:color w:val="000000"/>
            <w:lang w:eastAsia="en-GB"/>
          </w:rPr>
          <w:t>logical),</w:t>
        </w:r>
        <w:r>
          <w:rPr>
            <w:rFonts w:eastAsia="Arial" w:cs="Arial"/>
            <w:iCs/>
            <w:color w:val="000000"/>
            <w:lang w:eastAsia="en-GB"/>
          </w:rPr>
          <w:t xml:space="preserve"> </w:t>
        </w:r>
        <w:r>
          <w:rPr>
            <w:rFonts w:cs="Arial"/>
            <w:iCs/>
            <w:color w:val="000000"/>
            <w:lang w:eastAsia="en-GB"/>
          </w:rPr>
          <w:t>left-to-right</w:t>
        </w:r>
        <w:r>
          <w:rPr>
            <w:rFonts w:eastAsia="Arial" w:cs="Arial"/>
            <w:iCs/>
            <w:color w:val="000000"/>
            <w:lang w:eastAsia="en-GB"/>
          </w:rPr>
          <w:t xml:space="preserve"> </w:t>
        </w:r>
        <w:r>
          <w:rPr>
            <w:rFonts w:cs="Arial"/>
            <w:iCs/>
            <w:color w:val="000000"/>
            <w:lang w:eastAsia="en-GB"/>
          </w:rPr>
          <w:t>bidirectional</w:t>
        </w:r>
        <w:r>
          <w:rPr>
            <w:rFonts w:eastAsia="Arial" w:cs="Arial"/>
            <w:iCs/>
            <w:color w:val="000000"/>
            <w:lang w:eastAsia="en-GB"/>
          </w:rPr>
          <w:t xml:space="preserve"> </w:t>
        </w:r>
        <w:r>
          <w:rPr>
            <w:rFonts w:cs="Arial"/>
            <w:iCs/>
            <w:color w:val="000000"/>
            <w:lang w:eastAsia="en-GB"/>
          </w:rPr>
          <w:t>ordering</w:t>
        </w:r>
        <w:r>
          <w:rPr>
            <w:rFonts w:eastAsia="Arial" w:cs="Arial"/>
            <w:iCs/>
            <w:color w:val="000000"/>
            <w:lang w:eastAsia="en-GB"/>
          </w:rPr>
          <w:t xml:space="preserve"> </w:t>
        </w:r>
        <w:r>
          <w:rPr>
            <w:rFonts w:cs="Arial"/>
            <w:iCs/>
            <w:color w:val="000000"/>
            <w:lang w:eastAsia="en-GB"/>
          </w:rPr>
          <w:t>and</w:t>
        </w:r>
        <w:r>
          <w:rPr>
            <w:rFonts w:eastAsia="Arial" w:cs="Arial"/>
            <w:iCs/>
            <w:color w:val="000000"/>
            <w:lang w:eastAsia="en-GB"/>
          </w:rPr>
          <w:t xml:space="preserve"> </w:t>
        </w:r>
        <w:r>
          <w:rPr>
            <w:rFonts w:cs="Arial"/>
            <w:iCs/>
            <w:color w:val="000000"/>
            <w:lang w:eastAsia="en-GB"/>
          </w:rPr>
          <w:t>orientation.</w:t>
        </w:r>
        <w:r>
          <w:rPr>
            <w:rFonts w:eastAsia="Arial" w:cs="Arial"/>
            <w:iCs/>
            <w:color w:val="000000"/>
            <w:lang w:eastAsia="en-GB"/>
          </w:rPr>
          <w:t xml:space="preserve"> </w:t>
        </w:r>
        <w:r>
          <w:rPr>
            <w:rFonts w:cs="Arial"/>
            <w:iCs/>
            <w:color w:val="000000"/>
            <w:lang w:eastAsia="en-GB"/>
          </w:rPr>
          <w:t>DFDL's</w:t>
        </w:r>
        <w:r>
          <w:rPr>
            <w:rFonts w:eastAsia="Arial" w:cs="Arial"/>
            <w:iCs/>
            <w:color w:val="000000"/>
            <w:lang w:eastAsia="en-GB"/>
          </w:rPr>
          <w:t xml:space="preserve"> </w:t>
        </w:r>
        <w:r>
          <w:rPr>
            <w:rFonts w:cs="Arial"/>
            <w:iCs/>
            <w:color w:val="000000"/>
            <w:lang w:eastAsia="en-GB"/>
          </w:rPr>
          <w:t>infoset</w:t>
        </w:r>
        <w:r>
          <w:rPr>
            <w:rFonts w:eastAsia="Arial" w:cs="Arial"/>
            <w:iCs/>
            <w:color w:val="000000"/>
            <w:lang w:eastAsia="en-GB"/>
          </w:rPr>
          <w:t xml:space="preserve"> </w:t>
        </w:r>
        <w:r>
          <w:rPr>
            <w:rFonts w:cs="Arial"/>
            <w:iCs/>
            <w:color w:val="000000"/>
            <w:lang w:eastAsia="en-GB"/>
          </w:rPr>
          <w:t>represents</w:t>
        </w:r>
        <w:r>
          <w:rPr>
            <w:rFonts w:eastAsia="Arial" w:cs="Arial"/>
            <w:iCs/>
            <w:color w:val="000000"/>
            <w:lang w:eastAsia="en-GB"/>
          </w:rPr>
          <w:t xml:space="preserve"> </w:t>
        </w:r>
        <w:r>
          <w:rPr>
            <w:rFonts w:cs="Arial"/>
            <w:iCs/>
            <w:color w:val="000000"/>
            <w:lang w:eastAsia="en-GB"/>
          </w:rPr>
          <w:t>Unicode</w:t>
        </w:r>
        <w:r>
          <w:rPr>
            <w:rFonts w:eastAsia="Arial" w:cs="Arial"/>
            <w:iCs/>
            <w:color w:val="000000"/>
            <w:lang w:eastAsia="en-GB"/>
          </w:rPr>
          <w:t xml:space="preserve"> </w:t>
        </w:r>
        <w:r>
          <w:rPr>
            <w:rFonts w:cs="Arial"/>
            <w:iCs/>
            <w:color w:val="000000"/>
            <w:lang w:eastAsia="en-GB"/>
          </w:rPr>
          <w:t>characters</w:t>
        </w:r>
        <w:r>
          <w:rPr>
            <w:rFonts w:eastAsia="Arial" w:cs="Arial"/>
            <w:iCs/>
            <w:color w:val="000000"/>
            <w:lang w:eastAsia="en-GB"/>
          </w:rPr>
          <w:t xml:space="preserve"> </w:t>
        </w:r>
        <w:r>
          <w:rPr>
            <w:rFonts w:cs="Arial"/>
            <w:iCs/>
            <w:color w:val="000000"/>
            <w:lang w:eastAsia="en-GB"/>
          </w:rPr>
          <w:t>with</w:t>
        </w:r>
        <w:r>
          <w:rPr>
            <w:rFonts w:eastAsia="Arial" w:cs="Arial"/>
            <w:iCs/>
            <w:color w:val="000000"/>
            <w:lang w:eastAsia="en-GB"/>
          </w:rPr>
          <w:t xml:space="preserve"> </w:t>
        </w:r>
        <w:r>
          <w:rPr>
            <w:rFonts w:cs="Arial"/>
            <w:iCs/>
            <w:color w:val="000000"/>
            <w:lang w:eastAsia="en-GB"/>
          </w:rPr>
          <w:lastRenderedPageBreak/>
          <w:t>character</w:t>
        </w:r>
        <w:r>
          <w:rPr>
            <w:rFonts w:eastAsia="Arial" w:cs="Arial"/>
            <w:iCs/>
            <w:color w:val="000000"/>
            <w:lang w:eastAsia="en-GB"/>
          </w:rPr>
          <w:t xml:space="preserve"> </w:t>
        </w:r>
        <w:r>
          <w:rPr>
            <w:rFonts w:cs="Arial"/>
            <w:iCs/>
            <w:color w:val="000000"/>
            <w:lang w:eastAsia="en-GB"/>
          </w:rPr>
          <w:t>codes</w:t>
        </w:r>
        <w:r>
          <w:rPr>
            <w:rFonts w:eastAsia="Arial" w:cs="Arial"/>
            <w:iCs/>
            <w:color w:val="000000"/>
            <w:lang w:eastAsia="en-GB"/>
          </w:rPr>
          <w:t xml:space="preserve"> </w:t>
        </w:r>
        <w:r>
          <w:rPr>
            <w:rFonts w:cs="Arial"/>
            <w:iCs/>
            <w:color w:val="000000"/>
            <w:lang w:eastAsia="en-GB"/>
          </w:rPr>
          <w:t>beyond</w:t>
        </w:r>
        <w:r>
          <w:rPr>
            <w:rFonts w:eastAsia="Arial" w:cs="Arial"/>
            <w:iCs/>
            <w:color w:val="000000"/>
            <w:lang w:eastAsia="en-GB"/>
          </w:rPr>
          <w:t xml:space="preserve"> </w:t>
        </w:r>
        <w:r>
          <w:rPr>
            <w:rFonts w:cs="Arial"/>
            <w:iCs/>
            <w:color w:val="000000"/>
            <w:lang w:eastAsia="en-GB"/>
          </w:rPr>
          <w:t>0xFFFF</w:t>
        </w:r>
        <w:r>
          <w:rPr>
            <w:rFonts w:eastAsia="Arial" w:cs="Arial"/>
            <w:iCs/>
            <w:color w:val="000000"/>
            <w:lang w:eastAsia="en-GB"/>
          </w:rPr>
          <w:t xml:space="preserve"> </w:t>
        </w:r>
        <w:r>
          <w:rPr>
            <w:rFonts w:cs="Arial"/>
            <w:iCs/>
            <w:color w:val="000000"/>
            <w:lang w:eastAsia="en-GB"/>
          </w:rPr>
          <w:t>by</w:t>
        </w:r>
        <w:r>
          <w:rPr>
            <w:rFonts w:eastAsia="Arial" w:cs="Arial"/>
            <w:iCs/>
            <w:color w:val="000000"/>
            <w:lang w:eastAsia="en-GB"/>
          </w:rPr>
          <w:t xml:space="preserve"> </w:t>
        </w:r>
        <w:r>
          <w:rPr>
            <w:rFonts w:cs="Arial"/>
            <w:iCs/>
            <w:color w:val="000000"/>
            <w:lang w:eastAsia="en-GB"/>
          </w:rPr>
          <w:t>way</w:t>
        </w:r>
        <w:r>
          <w:rPr>
            <w:rFonts w:eastAsia="Arial" w:cs="Arial"/>
            <w:iCs/>
            <w:color w:val="000000"/>
            <w:lang w:eastAsia="en-GB"/>
          </w:rPr>
          <w:t xml:space="preserve"> </w:t>
        </w:r>
        <w:r>
          <w:rPr>
            <w:rFonts w:cs="Arial"/>
            <w:iCs/>
            <w:color w:val="000000"/>
            <w:lang w:eastAsia="en-GB"/>
          </w:rPr>
          <w:t>of</w:t>
        </w:r>
        <w:r>
          <w:rPr>
            <w:rFonts w:eastAsia="Arial" w:cs="Arial"/>
            <w:iCs/>
            <w:color w:val="000000"/>
            <w:lang w:eastAsia="en-GB"/>
          </w:rPr>
          <w:t xml:space="preserve"> </w:t>
        </w:r>
        <w:r>
          <w:rPr>
            <w:rFonts w:cs="Arial"/>
            <w:iCs/>
            <w:color w:val="000000"/>
            <w:lang w:eastAsia="en-GB"/>
          </w:rPr>
          <w:t>surrogate</w:t>
        </w:r>
        <w:r>
          <w:rPr>
            <w:rFonts w:eastAsia="Arial" w:cs="Arial"/>
            <w:iCs/>
            <w:color w:val="000000"/>
            <w:lang w:eastAsia="en-GB"/>
          </w:rPr>
          <w:t xml:space="preserve"> </w:t>
        </w:r>
        <w:r>
          <w:rPr>
            <w:rFonts w:cs="Arial"/>
            <w:iCs/>
            <w:color w:val="000000"/>
            <w:lang w:eastAsia="en-GB"/>
          </w:rPr>
          <w:t>pairs</w:t>
        </w:r>
        <w:r>
          <w:rPr>
            <w:rFonts w:eastAsia="Arial" w:cs="Arial"/>
            <w:iCs/>
            <w:color w:val="000000"/>
            <w:lang w:eastAsia="en-GB"/>
          </w:rPr>
          <w:t xml:space="preserve"> </w:t>
        </w:r>
        <w:r>
          <w:rPr>
            <w:rFonts w:cs="Arial"/>
            <w:iCs/>
            <w:color w:val="000000"/>
            <w:lang w:eastAsia="en-GB"/>
          </w:rPr>
          <w:t>(2</w:t>
        </w:r>
        <w:r>
          <w:rPr>
            <w:rFonts w:eastAsia="Arial" w:cs="Arial"/>
            <w:iCs/>
            <w:color w:val="000000"/>
            <w:lang w:eastAsia="en-GB"/>
          </w:rPr>
          <w:t xml:space="preserve"> </w:t>
        </w:r>
        <w:r>
          <w:rPr>
            <w:rFonts w:cs="Arial"/>
            <w:iCs/>
            <w:color w:val="000000"/>
            <w:lang w:eastAsia="en-GB"/>
          </w:rPr>
          <w:t>adjacent</w:t>
        </w:r>
        <w:r>
          <w:rPr>
            <w:rFonts w:eastAsia="Arial" w:cs="Arial"/>
            <w:iCs/>
            <w:color w:val="000000"/>
            <w:lang w:eastAsia="en-GB"/>
          </w:rPr>
          <w:t xml:space="preserve"> </w:t>
        </w:r>
      </w:ins>
      <w:ins w:id="1443" w:author="mbeckerle" w:date="2013-07-25T11:35:00Z">
        <w:r w:rsidR="00B900F3">
          <w:rPr>
            <w:rFonts w:eastAsia="Arial" w:cs="Arial"/>
            <w:iCs/>
            <w:color w:val="000000"/>
            <w:lang w:eastAsia="en-GB"/>
          </w:rPr>
          <w:t xml:space="preserve">16-bit </w:t>
        </w:r>
        <w:r w:rsidR="00B900F3">
          <w:rPr>
            <w:rFonts w:cs="Arial"/>
            <w:iCs/>
            <w:color w:val="000000"/>
            <w:lang w:eastAsia="en-GB"/>
          </w:rPr>
          <w:t>code units</w:t>
        </w:r>
      </w:ins>
      <w:ins w:id="1444" w:author="mbeckerle" w:date="2012-03-24T18:05:00Z">
        <w:r>
          <w:rPr>
            <w:rFonts w:cs="Arial"/>
            <w:iCs/>
            <w:color w:val="000000"/>
            <w:lang w:eastAsia="en-GB"/>
          </w:rPr>
          <w:t>)</w:t>
        </w:r>
        <w:r>
          <w:rPr>
            <w:rFonts w:eastAsia="Arial" w:cs="Arial"/>
            <w:iCs/>
            <w:color w:val="000000"/>
            <w:lang w:eastAsia="en-GB"/>
          </w:rPr>
          <w:t xml:space="preserve"> </w:t>
        </w:r>
        <w:r>
          <w:rPr>
            <w:rFonts w:cs="Arial"/>
            <w:iCs/>
            <w:color w:val="000000"/>
            <w:lang w:eastAsia="en-GB"/>
          </w:rPr>
          <w:t>in</w:t>
        </w:r>
        <w:r>
          <w:rPr>
            <w:rFonts w:eastAsia="Arial" w:cs="Arial"/>
            <w:iCs/>
            <w:color w:val="000000"/>
            <w:lang w:eastAsia="en-GB"/>
          </w:rPr>
          <w:t xml:space="preserve"> </w:t>
        </w:r>
        <w:r>
          <w:rPr>
            <w:rFonts w:cs="Arial"/>
            <w:iCs/>
            <w:color w:val="000000"/>
            <w:lang w:eastAsia="en-GB"/>
          </w:rPr>
          <w:t>a</w:t>
        </w:r>
        <w:r>
          <w:rPr>
            <w:rFonts w:eastAsia="Arial" w:cs="Arial"/>
            <w:iCs/>
            <w:color w:val="000000"/>
            <w:lang w:eastAsia="en-GB"/>
          </w:rPr>
          <w:t xml:space="preserve"> </w:t>
        </w:r>
        <w:r>
          <w:rPr>
            <w:rFonts w:cs="Arial"/>
            <w:iCs/>
            <w:color w:val="000000"/>
            <w:lang w:eastAsia="en-GB"/>
          </w:rPr>
          <w:t>manner</w:t>
        </w:r>
        <w:r>
          <w:rPr>
            <w:rFonts w:eastAsia="Arial" w:cs="Arial"/>
            <w:iCs/>
            <w:color w:val="000000"/>
            <w:lang w:eastAsia="en-GB"/>
          </w:rPr>
          <w:t xml:space="preserve"> </w:t>
        </w:r>
        <w:r>
          <w:rPr>
            <w:rFonts w:cs="Arial"/>
            <w:iCs/>
            <w:color w:val="000000"/>
            <w:lang w:eastAsia="en-GB"/>
          </w:rPr>
          <w:t>consistent</w:t>
        </w:r>
        <w:r>
          <w:rPr>
            <w:rFonts w:eastAsia="Arial" w:cs="Arial"/>
            <w:iCs/>
            <w:color w:val="000000"/>
            <w:lang w:eastAsia="en-GB"/>
          </w:rPr>
          <w:t xml:space="preserve"> </w:t>
        </w:r>
        <w:r>
          <w:rPr>
            <w:rFonts w:cs="Arial"/>
            <w:iCs/>
            <w:color w:val="000000"/>
            <w:lang w:eastAsia="en-GB"/>
          </w:rPr>
          <w:t>with</w:t>
        </w:r>
        <w:r>
          <w:rPr>
            <w:rFonts w:eastAsia="Arial" w:cs="Arial"/>
            <w:iCs/>
            <w:color w:val="000000"/>
            <w:lang w:eastAsia="en-GB"/>
          </w:rPr>
          <w:t xml:space="preserve"> </w:t>
        </w:r>
        <w:r>
          <w:rPr>
            <w:rFonts w:cs="Arial"/>
            <w:iCs/>
            <w:color w:val="000000"/>
            <w:lang w:eastAsia="en-GB"/>
          </w:rPr>
          <w:t>the</w:t>
        </w:r>
        <w:r>
          <w:rPr>
            <w:rFonts w:eastAsia="Arial" w:cs="Arial"/>
            <w:iCs/>
            <w:color w:val="000000"/>
            <w:lang w:eastAsia="en-GB"/>
          </w:rPr>
          <w:t xml:space="preserve"> </w:t>
        </w:r>
        <w:r>
          <w:rPr>
            <w:rFonts w:cs="Arial"/>
            <w:iCs/>
            <w:color w:val="000000"/>
            <w:lang w:eastAsia="en-GB"/>
          </w:rPr>
          <w:t>UTF-16</w:t>
        </w:r>
        <w:r>
          <w:rPr>
            <w:rFonts w:eastAsia="Arial" w:cs="Arial"/>
            <w:iCs/>
            <w:color w:val="000000"/>
            <w:lang w:eastAsia="en-GB"/>
          </w:rPr>
          <w:t xml:space="preserve"> </w:t>
        </w:r>
        <w:r>
          <w:rPr>
            <w:rFonts w:cs="Arial"/>
            <w:iCs/>
            <w:color w:val="000000"/>
            <w:lang w:eastAsia="en-GB"/>
          </w:rPr>
          <w:t>encoding</w:t>
        </w:r>
        <w:r>
          <w:rPr>
            <w:rFonts w:eastAsia="Arial" w:cs="Arial"/>
            <w:iCs/>
            <w:color w:val="000000"/>
            <w:lang w:eastAsia="en-GB"/>
          </w:rPr>
          <w:t xml:space="preserve"> </w:t>
        </w:r>
        <w:r>
          <w:rPr>
            <w:rFonts w:cs="Arial"/>
            <w:iCs/>
            <w:color w:val="000000"/>
            <w:lang w:eastAsia="en-GB"/>
          </w:rPr>
          <w:t>of</w:t>
        </w:r>
        <w:r>
          <w:rPr>
            <w:rFonts w:eastAsia="Arial" w:cs="Arial"/>
            <w:iCs/>
            <w:color w:val="000000"/>
            <w:lang w:eastAsia="en-GB"/>
          </w:rPr>
          <w:t xml:space="preserve"> </w:t>
        </w:r>
        <w:r>
          <w:rPr>
            <w:rFonts w:cs="Arial"/>
            <w:iCs/>
            <w:color w:val="000000"/>
            <w:lang w:eastAsia="en-GB"/>
          </w:rPr>
          <w:t>ISO</w:t>
        </w:r>
        <w:r>
          <w:rPr>
            <w:rFonts w:eastAsia="Arial" w:cs="Arial"/>
            <w:iCs/>
            <w:color w:val="000000"/>
            <w:lang w:eastAsia="en-GB"/>
          </w:rPr>
          <w:t xml:space="preserve"> </w:t>
        </w:r>
        <w:r>
          <w:rPr>
            <w:rFonts w:cs="Arial"/>
            <w:iCs/>
            <w:color w:val="000000"/>
            <w:lang w:eastAsia="en-GB"/>
          </w:rPr>
          <w:t>10646.</w:t>
        </w:r>
      </w:ins>
      <w:commentRangeStart w:id="1445"/>
      <w:del w:id="1446" w:author="mbeckerle" w:date="2012-03-24T18:05:00Z">
        <w:r w:rsidR="00F60803" w:rsidRPr="005223F4" w:rsidDel="003F0D4D">
          <w:rPr>
            <w:rStyle w:val="Strong"/>
            <w:b w:val="0"/>
          </w:rPr>
          <w:delText xml:space="preserve">For information items of datatype xs:string, the value </w:delText>
        </w:r>
        <w:r w:rsidR="00FC221E" w:rsidRPr="005223F4" w:rsidDel="003F0D4D">
          <w:rPr>
            <w:rStyle w:val="Strong"/>
            <w:b w:val="0"/>
          </w:rPr>
          <w:delText>is</w:delText>
        </w:r>
        <w:r w:rsidR="00F60803" w:rsidRPr="005223F4" w:rsidDel="003F0D4D">
          <w:rPr>
            <w:rStyle w:val="Strong"/>
            <w:b w:val="0"/>
          </w:rPr>
          <w:delText xml:space="preserve"> the ISO</w:delText>
        </w:r>
        <w:r w:rsidR="00FC221E" w:rsidRPr="005223F4" w:rsidDel="003F0D4D">
          <w:rPr>
            <w:rStyle w:val="Strong"/>
            <w:b w:val="0"/>
          </w:rPr>
          <w:delText xml:space="preserve"> </w:delText>
        </w:r>
        <w:r w:rsidR="00F60803" w:rsidRPr="005223F4" w:rsidDel="003F0D4D">
          <w:rPr>
            <w:rStyle w:val="Strong"/>
            <w:b w:val="0"/>
          </w:rPr>
          <w:delText>10646 character codes of the string</w:delText>
        </w:r>
        <w:r w:rsidR="00173F34" w:rsidRPr="005223F4" w:rsidDel="003F0D4D">
          <w:rPr>
            <w:rStyle w:val="Strong"/>
            <w:b w:val="0"/>
          </w:rPr>
          <w:delText xml:space="preserve"> and '</w:delText>
        </w:r>
        <w:r w:rsidR="00C02CFA" w:rsidRPr="005223F4" w:rsidDel="003F0D4D">
          <w:rPr>
            <w:rStyle w:val="Strong"/>
            <w:b w:val="0"/>
          </w:rPr>
          <w:delText>implicit</w:delText>
        </w:r>
        <w:r w:rsidR="00173F34" w:rsidRPr="005223F4" w:rsidDel="003F0D4D">
          <w:rPr>
            <w:rStyle w:val="Strong"/>
            <w:b w:val="0"/>
          </w:rPr>
          <w:delText>' (also known as logical), left-to-right bidirectional ordering and orientation</w:delText>
        </w:r>
        <w:commentRangeEnd w:id="1445"/>
        <w:r w:rsidR="00D21E42" w:rsidDel="003F0D4D">
          <w:rPr>
            <w:rStyle w:val="CommentReference"/>
          </w:rPr>
          <w:commentReference w:id="1445"/>
        </w:r>
        <w:r w:rsidR="00F60803" w:rsidRPr="005223F4" w:rsidDel="003F0D4D">
          <w:rPr>
            <w:rStyle w:val="Strong"/>
            <w:b w:val="0"/>
          </w:rPr>
          <w:delText>.</w:delText>
        </w:r>
        <w:r w:rsidR="00E633BA" w:rsidRPr="005223F4" w:rsidDel="003F0D4D">
          <w:rPr>
            <w:rStyle w:val="Strong"/>
            <w:b w:val="0"/>
          </w:rPr>
          <w:delText xml:space="preserve"> </w:delText>
        </w:r>
        <w:commentRangeStart w:id="1447"/>
        <w:commentRangeStart w:id="1448"/>
        <w:r w:rsidR="00E64D1B" w:rsidRPr="005223F4" w:rsidDel="003F0D4D">
          <w:rPr>
            <w:rStyle w:val="Strong"/>
            <w:b w:val="0"/>
          </w:rPr>
          <w:delText>During parsing, characters</w:delText>
        </w:r>
        <w:r w:rsidR="00E64D1B" w:rsidRPr="005223F4" w:rsidDel="003F0D4D">
          <w:rPr>
            <w:bCs/>
          </w:rPr>
          <w:delText xml:space="preserve"> whose value is unknown or unrepresentable in ISO 10646 </w:delText>
        </w:r>
        <w:r w:rsidR="00FC221E" w:rsidRPr="005223F4" w:rsidDel="003F0D4D">
          <w:rPr>
            <w:bCs/>
          </w:rPr>
          <w:delText>are</w:delText>
        </w:r>
        <w:r w:rsidR="00E64D1B" w:rsidRPr="005223F4" w:rsidDel="003F0D4D">
          <w:rPr>
            <w:bCs/>
          </w:rPr>
          <w:delText xml:space="preserve"> replaced by the Unicode Replacement Character U+FFFD. During unparsing, characters that are unrepresentable in the target encoding will be replaced by the replacement character for that encoding</w:delText>
        </w:r>
        <w:commentRangeEnd w:id="1447"/>
        <w:r w:rsidR="00F12886" w:rsidDel="003F0D4D">
          <w:rPr>
            <w:rStyle w:val="CommentReference"/>
          </w:rPr>
          <w:commentReference w:id="1447"/>
        </w:r>
      </w:del>
      <w:commentRangeEnd w:id="1448"/>
      <w:r w:rsidR="00063B6C">
        <w:rPr>
          <w:rStyle w:val="CommentReference"/>
        </w:rPr>
        <w:commentReference w:id="1448"/>
      </w:r>
      <w:del w:id="1449" w:author="mbeckerle" w:date="2012-03-24T18:05:00Z">
        <w:r w:rsidR="00E64D1B" w:rsidRPr="005223F4" w:rsidDel="003F0D4D">
          <w:rPr>
            <w:bCs/>
          </w:rPr>
          <w:delText>.</w:delText>
        </w:r>
      </w:del>
    </w:p>
    <w:p w14:paraId="0AA74167" w14:textId="77777777" w:rsidR="00D818C9" w:rsidRPr="005223F4" w:rsidRDefault="00D818C9" w:rsidP="0097032A">
      <w:pPr>
        <w:numPr>
          <w:ilvl w:val="0"/>
          <w:numId w:val="27"/>
        </w:numPr>
        <w:spacing w:before="100" w:beforeAutospacing="1" w:after="100" w:afterAutospacing="1"/>
      </w:pPr>
      <w:r w:rsidRPr="005223F4">
        <w:rPr>
          <w:rStyle w:val="Strong"/>
        </w:rPr>
        <w:t>[children]</w:t>
      </w:r>
      <w:r w:rsidRPr="005223F4">
        <w:t xml:space="preserve"> An ordered set of zero or more element information items. The order they appear in the set is the order implied by the DFDL Schema. ‘Ordered set’ is not formally defined here, but two operations are assumed: ‘</w:t>
      </w:r>
      <w:r w:rsidR="0097032A" w:rsidRPr="005223F4">
        <w:t>count</w:t>
      </w:r>
      <w:r w:rsidRPr="005223F4">
        <w:t>’ gives the number of information items, and ‘at (index)’ gives the element at ordinal position ‘index’ starting from 1. In a simple element information item this member has no value. In a document information item this member contains exactly one element information item.</w:t>
      </w:r>
    </w:p>
    <w:p w14:paraId="4D84B122" w14:textId="77777777" w:rsidR="00D818C9" w:rsidRPr="005223F4" w:rsidRDefault="00D818C9" w:rsidP="00D818C9">
      <w:pPr>
        <w:numPr>
          <w:ilvl w:val="0"/>
          <w:numId w:val="27"/>
        </w:numPr>
        <w:spacing w:before="100" w:beforeAutospacing="1" w:after="100" w:afterAutospacing="1"/>
      </w:pPr>
      <w:r w:rsidRPr="005223F4">
        <w:rPr>
          <w:rStyle w:val="Strong"/>
        </w:rPr>
        <w:t>[parent]</w:t>
      </w:r>
      <w:r w:rsidRPr="005223F4">
        <w:t xml:space="preserve"> The complex element information item which contains this information item in its [children] member. In the root element of an information set this member is empty.</w:t>
      </w:r>
    </w:p>
    <w:p w14:paraId="768C3F56" w14:textId="3FBA20FF" w:rsidR="00D818C9" w:rsidRDefault="00D818C9" w:rsidP="00D818C9">
      <w:pPr>
        <w:numPr>
          <w:ilvl w:val="0"/>
          <w:numId w:val="27"/>
        </w:numPr>
        <w:spacing w:before="100" w:beforeAutospacing="1" w:after="100" w:afterAutospacing="1"/>
        <w:rPr>
          <w:ins w:id="1450" w:author="mbeckerle" w:date="2012-03-25T10:32:00Z"/>
          <w:rStyle w:val="Strong"/>
          <w:b w:val="0"/>
          <w:bCs w:val="0"/>
        </w:rPr>
      </w:pPr>
      <w:r w:rsidRPr="005223F4">
        <w:rPr>
          <w:rStyle w:val="Strong"/>
        </w:rPr>
        <w:t>[schema]</w:t>
      </w:r>
      <w:r w:rsidRPr="005223F4">
        <w:rPr>
          <w:rStyle w:val="Strong"/>
          <w:b w:val="0"/>
          <w:bCs w:val="0"/>
        </w:rPr>
        <w:t xml:space="preserve"> String. A reference to a schema component associated with this information item, if any. If not empty, the value must be an absolute or relative Schema Component Designator</w:t>
      </w:r>
      <w:ins w:id="1451" w:author="IBM_USER" w:date="2012-08-06T11:27:00Z">
        <w:r w:rsidR="00225CB4">
          <w:rPr>
            <w:rStyle w:val="Strong"/>
            <w:b w:val="0"/>
            <w:bCs w:val="0"/>
          </w:rPr>
          <w:t xml:space="preserve"> (SCD)</w:t>
        </w:r>
      </w:ins>
      <w:r w:rsidRPr="005223F4">
        <w:rPr>
          <w:rStyle w:val="Strong"/>
          <w:b w:val="0"/>
          <w:bCs w:val="0"/>
        </w:rPr>
        <w:t>.</w:t>
      </w:r>
    </w:p>
    <w:p w14:paraId="7D66CC36" w14:textId="319FBC43" w:rsidR="004A1934" w:rsidRDefault="004A1934" w:rsidP="004A1934">
      <w:pPr>
        <w:numPr>
          <w:ilvl w:val="0"/>
          <w:numId w:val="27"/>
        </w:numPr>
        <w:spacing w:before="100" w:beforeAutospacing="1" w:after="100" w:afterAutospacing="1"/>
        <w:rPr>
          <w:ins w:id="1452" w:author="mbeckerle" w:date="2012-03-25T10:35:00Z"/>
          <w:rStyle w:val="Strong"/>
          <w:b w:val="0"/>
          <w:bCs w:val="0"/>
        </w:rPr>
      </w:pPr>
      <w:ins w:id="1453" w:author="mbeckerle" w:date="2012-03-25T10:32:00Z">
        <w:r>
          <w:rPr>
            <w:rStyle w:val="Strong"/>
          </w:rPr>
          <w:t xml:space="preserve">[valid] </w:t>
        </w:r>
        <w:r w:rsidRPr="00225CB4">
          <w:rPr>
            <w:rStyle w:val="Strong"/>
            <w:b w:val="0"/>
          </w:rPr>
          <w:t>Boolean</w:t>
        </w:r>
      </w:ins>
      <w:ins w:id="1454" w:author="mbeckerle" w:date="2012-03-25T10:42:00Z">
        <w:r w:rsidRPr="00225CB4">
          <w:rPr>
            <w:rStyle w:val="FootnoteReference"/>
            <w:bCs/>
          </w:rPr>
          <w:footnoteReference w:id="5"/>
        </w:r>
      </w:ins>
      <w:ins w:id="1456" w:author="mbeckerle" w:date="2012-03-25T10:32:00Z">
        <w:r w:rsidRPr="00225CB4">
          <w:rPr>
            <w:rStyle w:val="Strong"/>
            <w:b w:val="0"/>
          </w:rPr>
          <w:t>.</w:t>
        </w:r>
        <w:r>
          <w:rPr>
            <w:rStyle w:val="Strong"/>
          </w:rPr>
          <w:t xml:space="preserve"> </w:t>
        </w:r>
        <w:r w:rsidRPr="00DB30DD">
          <w:rPr>
            <w:rStyle w:val="Strong"/>
            <w:b w:val="0"/>
          </w:rPr>
          <w:t xml:space="preserve">True if the element is valid as determined by a DFDL implementation that performs validation checking. A </w:t>
        </w:r>
      </w:ins>
      <w:ins w:id="1457" w:author="mbeckerle" w:date="2012-04-22T15:34:00Z">
        <w:r w:rsidR="00DE3E70">
          <w:rPr>
            <w:rStyle w:val="Strong"/>
            <w:b w:val="0"/>
          </w:rPr>
          <w:t>complex</w:t>
        </w:r>
      </w:ins>
      <w:del w:id="1458" w:author="mbeckerle" w:date="2012-04-22T15:34:00Z">
        <w:r w:rsidR="000D4484" w:rsidDel="00DE3E70">
          <w:rPr>
            <w:rStyle w:val="CommentReference"/>
          </w:rPr>
          <w:commentReference w:id="1459"/>
        </w:r>
      </w:del>
      <w:ins w:id="1460" w:author="mbeckerle" w:date="2012-03-25T10:32:00Z">
        <w:r w:rsidRPr="00DB30DD">
          <w:rPr>
            <w:rStyle w:val="Strong"/>
            <w:b w:val="0"/>
          </w:rPr>
          <w:t xml:space="preserve"> element information item is not valid if any of its [children] are not valid. </w:t>
        </w:r>
      </w:ins>
      <w:commentRangeStart w:id="1461"/>
      <w:ins w:id="1462" w:author="IBM_USER" w:date="2012-08-06T11:26:00Z">
        <w:r w:rsidR="00225CB4">
          <w:rPr>
            <w:rStyle w:val="Strong"/>
            <w:b w:val="0"/>
          </w:rPr>
          <w:t>E</w:t>
        </w:r>
      </w:ins>
      <w:ins w:id="1463" w:author="mbeckerle" w:date="2012-03-25T10:32:00Z">
        <w:del w:id="1464" w:author="IBM_USER" w:date="2012-08-06T11:26:00Z">
          <w:r w:rsidRPr="00DB30DD" w:rsidDel="00225CB4">
            <w:rPr>
              <w:rStyle w:val="Strong"/>
              <w:b w:val="0"/>
            </w:rPr>
            <w:delText xml:space="preserve">The </w:delText>
          </w:r>
          <w:r w:rsidRPr="004A1934" w:rsidDel="00225CB4">
            <w:rPr>
              <w:rStyle w:val="Strong"/>
            </w:rPr>
            <w:delText>[valid]</w:delText>
          </w:r>
          <w:r w:rsidRPr="00DB30DD" w:rsidDel="00225CB4">
            <w:rPr>
              <w:rStyle w:val="Strong"/>
              <w:b w:val="0"/>
            </w:rPr>
            <w:delText xml:space="preserve"> memb</w:delText>
          </w:r>
          <w:r w:rsidRPr="004A1934" w:rsidDel="00225CB4">
            <w:rPr>
              <w:rStyle w:val="Strong"/>
              <w:b w:val="0"/>
            </w:rPr>
            <w:delText>er is e</w:delText>
          </w:r>
        </w:del>
        <w:r w:rsidRPr="004A1934">
          <w:rPr>
            <w:rStyle w:val="Strong"/>
            <w:b w:val="0"/>
          </w:rPr>
          <w:t>mpty if validation is not enabled</w:t>
        </w:r>
      </w:ins>
      <w:commentRangeEnd w:id="1461"/>
      <w:r w:rsidR="00765137">
        <w:rPr>
          <w:rStyle w:val="CommentReference"/>
        </w:rPr>
        <w:commentReference w:id="1461"/>
      </w:r>
      <w:ins w:id="1465" w:author="mbeckerle" w:date="2012-03-25T10:32:00Z">
        <w:r w:rsidRPr="004A1934">
          <w:rPr>
            <w:rStyle w:val="Strong"/>
            <w:b w:val="0"/>
          </w:rPr>
          <w:t>.</w:t>
        </w:r>
      </w:ins>
      <w:ins w:id="1466" w:author="mbeckerle" w:date="2012-03-25T10:40:00Z">
        <w:r>
          <w:rPr>
            <w:rStyle w:val="Strong"/>
            <w:b w:val="0"/>
          </w:rPr>
          <w:t xml:space="preserve"> </w:t>
        </w:r>
      </w:ins>
    </w:p>
    <w:p w14:paraId="6BB52B20" w14:textId="77777777" w:rsidR="004A1934" w:rsidRDefault="004A1934" w:rsidP="004A1934">
      <w:pPr>
        <w:numPr>
          <w:ilvl w:val="0"/>
          <w:numId w:val="27"/>
        </w:numPr>
        <w:spacing w:before="100" w:beforeAutospacing="1" w:after="100" w:afterAutospacing="1"/>
        <w:rPr>
          <w:ins w:id="1467" w:author="mbeckerle" w:date="2012-03-25T10:38:00Z"/>
          <w:rStyle w:val="Strong"/>
          <w:b w:val="0"/>
          <w:bCs w:val="0"/>
        </w:rPr>
      </w:pPr>
      <w:ins w:id="1468" w:author="mbeckerle" w:date="2012-03-25T10:35:00Z">
        <w:r>
          <w:rPr>
            <w:rStyle w:val="Strong"/>
          </w:rPr>
          <w:t>[unionMemberSchema]</w:t>
        </w:r>
      </w:ins>
      <w:ins w:id="1469" w:author="mbeckerle" w:date="2012-03-25T10:42:00Z">
        <w:r>
          <w:rPr>
            <w:rStyle w:val="FootnoteReference"/>
            <w:b/>
            <w:bCs/>
          </w:rPr>
          <w:footnoteReference w:id="6"/>
        </w:r>
      </w:ins>
      <w:ins w:id="1471" w:author="mbeckerle" w:date="2012-03-25T10:35:00Z">
        <w:r>
          <w:rPr>
            <w:rStyle w:val="Strong"/>
          </w:rPr>
          <w:t xml:space="preserve"> </w:t>
        </w:r>
      </w:ins>
      <w:ins w:id="1472" w:author="mbeckerle" w:date="2012-03-25T10:36:00Z">
        <w:r>
          <w:rPr>
            <w:rStyle w:val="Strong"/>
            <w:b w:val="0"/>
          </w:rPr>
          <w:t>Str</w:t>
        </w:r>
      </w:ins>
      <w:ins w:id="1473" w:author="mbeckerle" w:date="2012-03-25T10:37:00Z">
        <w:r>
          <w:rPr>
            <w:rStyle w:val="Strong"/>
            <w:b w:val="0"/>
          </w:rPr>
          <w:t>ing. For simple element information items, this member contains an SCD reference to the member of the union that matched the value of the element. Empty if validation is not enabled. Empty if the element’s type is not a union.</w:t>
        </w:r>
      </w:ins>
    </w:p>
    <w:p w14:paraId="2044600A" w14:textId="1813ED2D" w:rsidR="004A1934" w:rsidRPr="004A1934" w:rsidRDefault="004A1934" w:rsidP="00225CB4">
      <w:pPr>
        <w:spacing w:before="100" w:beforeAutospacing="1" w:after="100" w:afterAutospacing="1"/>
        <w:ind w:left="360"/>
      </w:pPr>
      <w:ins w:id="1474" w:author="mbeckerle" w:date="2012-03-25T10:39:00Z">
        <w:r w:rsidRPr="004A1934">
          <w:t xml:space="preserve">On unparsing, any non-empty values for </w:t>
        </w:r>
        <w:r>
          <w:t xml:space="preserve">the </w:t>
        </w:r>
        <w:r w:rsidRPr="00225CB4">
          <w:rPr>
            <w:b/>
          </w:rPr>
          <w:t>[valid]</w:t>
        </w:r>
        <w:r>
          <w:t xml:space="preserve"> or </w:t>
        </w:r>
        <w:r w:rsidRPr="00225CB4">
          <w:rPr>
            <w:b/>
          </w:rPr>
          <w:t>[unionMemberSchema]</w:t>
        </w:r>
        <w:r>
          <w:t xml:space="preserve"> members </w:t>
        </w:r>
        <w:r w:rsidRPr="004A1934">
          <w:t xml:space="preserve">are ignored. However, </w:t>
        </w:r>
      </w:ins>
      <w:ins w:id="1475" w:author="mbeckerle" w:date="2012-04-22T15:35:00Z">
        <w:r w:rsidR="00DE3E70">
          <w:t xml:space="preserve">in </w:t>
        </w:r>
      </w:ins>
      <w:ins w:id="1476" w:author="mbeckerle" w:date="2012-03-25T10:39:00Z">
        <w:r w:rsidRPr="004A1934">
          <w:t xml:space="preserve">the augmented infoset which is built </w:t>
        </w:r>
        <w:r>
          <w:t>during</w:t>
        </w:r>
        <w:r w:rsidRPr="004A1934">
          <w:t xml:space="preserve"> the unparse operation </w:t>
        </w:r>
      </w:ins>
      <w:ins w:id="1477" w:author="mbeckerle" w:date="2012-04-22T15:36:00Z">
        <w:r w:rsidR="00DE3E70" w:rsidRPr="00225CB4">
          <w:rPr>
            <w:b/>
          </w:rPr>
          <w:t>[valid]</w:t>
        </w:r>
        <w:r w:rsidR="00DE3E70">
          <w:t xml:space="preserve"> </w:t>
        </w:r>
        <w:commentRangeStart w:id="1478"/>
        <w:r w:rsidR="00DE3E70">
          <w:t>will</w:t>
        </w:r>
      </w:ins>
      <w:commentRangeEnd w:id="1478"/>
      <w:r w:rsidR="00765137">
        <w:rPr>
          <w:rStyle w:val="CommentReference"/>
        </w:rPr>
        <w:commentReference w:id="1478"/>
      </w:r>
      <w:ins w:id="1479" w:author="mbeckerle" w:date="2012-04-22T15:36:00Z">
        <w:r w:rsidR="00DE3E70">
          <w:t xml:space="preserve"> have a value, and </w:t>
        </w:r>
        <w:r w:rsidR="00DE3E70" w:rsidRPr="00225CB4">
          <w:rPr>
            <w:b/>
          </w:rPr>
          <w:t>[unionMemberSchema]</w:t>
        </w:r>
        <w:r w:rsidR="00DE3E70">
          <w:t xml:space="preserve"> may have a value.</w:t>
        </w:r>
      </w:ins>
      <w:del w:id="1480" w:author="mbeckerle" w:date="2012-04-22T15:36:00Z">
        <w:r w:rsidR="000D4484" w:rsidDel="00DE3E70">
          <w:rPr>
            <w:rStyle w:val="CommentReference"/>
          </w:rPr>
          <w:commentReference w:id="1481"/>
        </w:r>
      </w:del>
    </w:p>
    <w:p w14:paraId="7A252B62" w14:textId="77777777" w:rsidR="00DD650A" w:rsidRPr="005223F4" w:rsidRDefault="00C7430C" w:rsidP="006E4FE8">
      <w:pPr>
        <w:pStyle w:val="Heading2"/>
      </w:pPr>
      <w:bookmarkStart w:id="1482" w:name="_Toc234993862"/>
      <w:bookmarkStart w:id="1483" w:name="_Toc234993865"/>
      <w:bookmarkStart w:id="1484" w:name="_Toc234993866"/>
      <w:bookmarkStart w:id="1485" w:name="_Toc234993868"/>
      <w:bookmarkStart w:id="1486" w:name="_Toc243112744"/>
      <w:bookmarkStart w:id="1487" w:name="_Toc349042619"/>
      <w:bookmarkStart w:id="1488" w:name="_Toc362453109"/>
      <w:bookmarkStart w:id="1489" w:name="_Toc199516227"/>
      <w:bookmarkStart w:id="1490" w:name="_Toc194983906"/>
      <w:bookmarkEnd w:id="1482"/>
      <w:bookmarkEnd w:id="1483"/>
      <w:bookmarkEnd w:id="1484"/>
      <w:bookmarkEnd w:id="1485"/>
      <w:r w:rsidRPr="005223F4">
        <w:t>"</w:t>
      </w:r>
      <w:r w:rsidR="00DD650A" w:rsidRPr="005223F4">
        <w:t>No Value''</w:t>
      </w:r>
      <w:bookmarkEnd w:id="1486"/>
      <w:bookmarkEnd w:id="1487"/>
      <w:bookmarkEnd w:id="1488"/>
    </w:p>
    <w:p w14:paraId="7EFE40F0" w14:textId="7035EE79" w:rsidR="00DD650A" w:rsidRPr="005223F4" w:rsidRDefault="00DD650A" w:rsidP="00DD650A">
      <w:pPr>
        <w:pStyle w:val="nobreak"/>
      </w:pPr>
      <w:r w:rsidRPr="005223F4">
        <w:t xml:space="preserve">Some members may sometimes have the value </w:t>
      </w:r>
      <w:r w:rsidRPr="005223F4">
        <w:rPr>
          <w:rStyle w:val="Strong"/>
          <w:i/>
          <w:iCs/>
        </w:rPr>
        <w:t>no value</w:t>
      </w:r>
      <w:r w:rsidRPr="005223F4">
        <w:t>, and it is said that such a member has no value. This value is distinct from all other values. In particular it is distinct from the empty string, the empty set, and the empty list, each of which simply has no members, and</w:t>
      </w:r>
      <w:ins w:id="1491" w:author="mbeckerle" w:date="2013-01-28T13:43:00Z">
        <w:r w:rsidR="00963578">
          <w:t xml:space="preserve"> it is also distinct from</w:t>
        </w:r>
      </w:ins>
      <w:r w:rsidRPr="005223F4">
        <w:t xml:space="preserve"> the special value </w:t>
      </w:r>
      <w:r w:rsidRPr="005223F4">
        <w:rPr>
          <w:rStyle w:val="Strong"/>
          <w:b w:val="0"/>
          <w:i/>
        </w:rPr>
        <w:t>nil</w:t>
      </w:r>
      <w:r w:rsidRPr="005223F4">
        <w:t>.</w:t>
      </w:r>
    </w:p>
    <w:p w14:paraId="7B0E3E94" w14:textId="77777777" w:rsidR="00127F16" w:rsidRPr="005223F4" w:rsidRDefault="00127F16" w:rsidP="006E4FE8">
      <w:pPr>
        <w:pStyle w:val="Heading2"/>
      </w:pPr>
      <w:bookmarkStart w:id="1492" w:name="_Toc243112745"/>
      <w:bookmarkStart w:id="1493" w:name="_Toc349042620"/>
      <w:bookmarkStart w:id="1494" w:name="_Toc362453110"/>
      <w:r w:rsidRPr="005223F4">
        <w:t>DFDL Information Item Order</w:t>
      </w:r>
      <w:bookmarkEnd w:id="1489"/>
      <w:bookmarkEnd w:id="1492"/>
      <w:bookmarkEnd w:id="1493"/>
      <w:bookmarkEnd w:id="1494"/>
    </w:p>
    <w:p w14:paraId="6C83BCA8" w14:textId="77777777" w:rsidR="00127F16" w:rsidRPr="005223F4" w:rsidRDefault="00127F16" w:rsidP="00127F16">
      <w:pPr>
        <w:pStyle w:val="nobreak"/>
      </w:pPr>
      <w:r w:rsidRPr="005223F4">
        <w:t xml:space="preserve">On parsing </w:t>
      </w:r>
      <w:r w:rsidR="00EA6637" w:rsidRPr="005223F4">
        <w:t xml:space="preserve">and unparsing </w:t>
      </w:r>
      <w:r w:rsidRPr="005223F4">
        <w:t xml:space="preserve">information items will be presented in the order they are defined in the DFDL Schema. </w:t>
      </w:r>
    </w:p>
    <w:p w14:paraId="14E973D7" w14:textId="77777777" w:rsidR="00D818C9" w:rsidRPr="005223F4" w:rsidRDefault="00B115B6" w:rsidP="006E4FE8">
      <w:pPr>
        <w:pStyle w:val="Heading2"/>
      </w:pPr>
      <w:bookmarkStart w:id="1495" w:name="_Toc199516228"/>
      <w:bookmarkStart w:id="1496" w:name="_Toc243112746"/>
      <w:bookmarkStart w:id="1497" w:name="_Toc349042621"/>
      <w:bookmarkStart w:id="1498" w:name="_Toc362453111"/>
      <w:r w:rsidRPr="005223F4">
        <w:t xml:space="preserve">DFDL Infoset </w:t>
      </w:r>
      <w:r w:rsidR="00D818C9" w:rsidRPr="005223F4">
        <w:t>Object model</w:t>
      </w:r>
      <w:bookmarkEnd w:id="1490"/>
      <w:bookmarkEnd w:id="1495"/>
      <w:bookmarkEnd w:id="1496"/>
      <w:bookmarkEnd w:id="1497"/>
      <w:bookmarkEnd w:id="1498"/>
    </w:p>
    <w:p w14:paraId="5B0DCDDB" w14:textId="77777777" w:rsidR="00D818C9" w:rsidRPr="005223F4" w:rsidRDefault="00D818C9" w:rsidP="00D818C9">
      <w:r w:rsidRPr="005223F4">
        <w:t>By way of illustration, the DFDL information set is presented below as an object model using a Unified Modeling Language (UML) class diagram, augmented using the Object Constraint Language (OCL) [http://www.omg.org/technology/documents/modeling_spec_catalog.htm].</w:t>
      </w:r>
    </w:p>
    <w:p w14:paraId="3B9F20BA" w14:textId="77777777" w:rsidR="00D818C9" w:rsidRPr="005223F4" w:rsidRDefault="00D818C9" w:rsidP="00D818C9">
      <w:r w:rsidRPr="005223F4">
        <w:t>The structure of the information set follows the Composite design pattern. In case of inconsistency or ambiguity, the preceding discussion takes precedence.</w:t>
      </w:r>
    </w:p>
    <w:p w14:paraId="62B75510" w14:textId="77777777" w:rsidR="00710133" w:rsidRPr="005223F4" w:rsidRDefault="00710133" w:rsidP="00D818C9">
      <w:r w:rsidRPr="005223F4">
        <w:lastRenderedPageBreak/>
        <w:t>DFDL is able to describe the format of the physical representation for data whose structure conforms to this model. Note that this model allows hierarchically nested data, but does not allow representation of arbitrary connected graphs of data objects.</w:t>
      </w:r>
    </w:p>
    <w:p w14:paraId="2E472A52" w14:textId="77777777" w:rsidR="00704888" w:rsidRPr="005223F4" w:rsidRDefault="00862B37" w:rsidP="00704888">
      <w:pPr>
        <w:keepNext/>
      </w:pPr>
      <w:r>
        <w:pict w14:anchorId="72707FE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415.15pt;height:257.15pt">
            <v:imagedata r:id="rId16" o:title="dfdl_infoset"/>
          </v:shape>
        </w:pict>
      </w:r>
    </w:p>
    <w:p w14:paraId="7B2F47A7" w14:textId="77777777" w:rsidR="00F13BCF" w:rsidRPr="005223F4" w:rsidRDefault="00704888" w:rsidP="00704888">
      <w:pPr>
        <w:pStyle w:val="Caption"/>
      </w:pPr>
      <w:r w:rsidRPr="005223F4">
        <w:t xml:space="preserve">Figure </w:t>
      </w:r>
      <w:fldSimple w:instr=" SEQ Figure \* ARABIC ">
        <w:r w:rsidR="008B68D7">
          <w:rPr>
            <w:noProof/>
          </w:rPr>
          <w:t>1</w:t>
        </w:r>
      </w:fldSimple>
      <w:r w:rsidRPr="005223F4">
        <w:t xml:space="preserve"> DFDL Infoset Object Model</w:t>
      </w:r>
    </w:p>
    <w:p w14:paraId="5FDCD6E4" w14:textId="77777777" w:rsidR="00D818C9" w:rsidRPr="005223F4" w:rsidRDefault="00D818C9" w:rsidP="00D818C9"/>
    <w:p w14:paraId="362CC12B" w14:textId="77777777" w:rsidR="00F13BCF" w:rsidRPr="005223F4" w:rsidRDefault="00F13BCF" w:rsidP="006E4FE8">
      <w:pPr>
        <w:pStyle w:val="Heading2"/>
      </w:pPr>
      <w:bookmarkStart w:id="1499" w:name="_Toc243112747"/>
      <w:bookmarkStart w:id="1500" w:name="_Toc349042622"/>
      <w:bookmarkStart w:id="1501" w:name="_Toc362453112"/>
      <w:r w:rsidRPr="005223F4">
        <w:t>DFDL Augmented Infoset</w:t>
      </w:r>
      <w:bookmarkEnd w:id="1499"/>
      <w:bookmarkEnd w:id="1500"/>
      <w:bookmarkEnd w:id="1501"/>
      <w:r w:rsidRPr="005223F4">
        <w:t xml:space="preserve"> </w:t>
      </w:r>
    </w:p>
    <w:p w14:paraId="61C65E52" w14:textId="57A7A118" w:rsidR="00F13BCF" w:rsidRPr="005223F4" w:rsidRDefault="00F13BCF" w:rsidP="00765137">
      <w:pPr>
        <w:autoSpaceDE w:val="0"/>
        <w:autoSpaceDN w:val="0"/>
        <w:adjustRightInd w:val="0"/>
        <w:rPr>
          <w:rFonts w:eastAsia="MS Mincho"/>
          <w:lang w:eastAsia="ja-JP" w:bidi="he-IL"/>
        </w:rPr>
      </w:pPr>
      <w:r w:rsidRPr="005223F4">
        <w:rPr>
          <w:rFonts w:eastAsia="MS Mincho"/>
          <w:lang w:eastAsia="ja-JP" w:bidi="he-IL"/>
        </w:rPr>
        <w:t>When unparsing</w:t>
      </w:r>
      <w:ins w:id="1502" w:author="Steve Hanson" w:date="2012-08-06T11:36:00Z">
        <w:r w:rsidR="00765137">
          <w:rPr>
            <w:rFonts w:eastAsia="MS Mincho"/>
            <w:lang w:eastAsia="ja-JP" w:bidi="he-IL"/>
          </w:rPr>
          <w:t>,</w:t>
        </w:r>
      </w:ins>
      <w:r w:rsidRPr="005223F4">
        <w:rPr>
          <w:rFonts w:eastAsia="MS Mincho"/>
          <w:lang w:eastAsia="ja-JP" w:bidi="he-IL"/>
        </w:rPr>
        <w:t xml:space="preserve"> one begins with the DFDL schema and conceptually with the logical infoset. As the values of items are filled in by defaulting, and by use of the </w:t>
      </w:r>
      <w:r w:rsidR="001A4D75" w:rsidRPr="005223F4">
        <w:rPr>
          <w:rFonts w:eastAsia="MS Mincho"/>
          <w:lang w:eastAsia="ja-JP" w:bidi="he-IL"/>
        </w:rPr>
        <w:t>dfdl:</w:t>
      </w:r>
      <w:r w:rsidRPr="005223F4">
        <w:rPr>
          <w:rFonts w:eastAsia="MS Mincho"/>
          <w:lang w:eastAsia="ja-JP" w:bidi="he-IL"/>
        </w:rPr>
        <w:t>outputValueCalc property</w:t>
      </w:r>
      <w:r w:rsidR="001A4D75" w:rsidRPr="005223F4">
        <w:rPr>
          <w:rFonts w:eastAsia="MS Mincho"/>
          <w:lang w:eastAsia="ja-JP" w:bidi="he-IL"/>
        </w:rPr>
        <w:t xml:space="preserve"> </w:t>
      </w:r>
      <w:r w:rsidRPr="005223F4">
        <w:rPr>
          <w:rFonts w:eastAsia="MS Mincho"/>
          <w:lang w:eastAsia="ja-JP" w:bidi="he-IL"/>
        </w:rPr>
        <w:t xml:space="preserve"> (including on hidden items)</w:t>
      </w:r>
      <w:r w:rsidR="001A4D75" w:rsidRPr="005223F4">
        <w:rPr>
          <w:rFonts w:eastAsia="MS Mincho"/>
          <w:lang w:eastAsia="ja-JP" w:bidi="he-IL"/>
        </w:rPr>
        <w:t xml:space="preserve"> (see section </w:t>
      </w:r>
      <w:del w:id="1503" w:author="mbeckerle" w:date="2013-07-10T13:46:00Z">
        <w:r w:rsidR="001A4D75" w:rsidRPr="005223F4" w:rsidDel="001202CA">
          <w:rPr>
            <w:rFonts w:eastAsia="MS Mincho"/>
            <w:lang w:eastAsia="ja-JP" w:bidi="he-IL"/>
          </w:rPr>
          <w:fldChar w:fldCharType="begin"/>
        </w:r>
        <w:r w:rsidR="001A4D75" w:rsidRPr="005223F4" w:rsidDel="001202CA">
          <w:rPr>
            <w:rFonts w:eastAsia="MS Mincho"/>
            <w:lang w:eastAsia="ja-JP" w:bidi="he-IL"/>
          </w:rPr>
          <w:delInstrText xml:space="preserve"> REF _Ref255463832 \r \h </w:delInstrText>
        </w:r>
        <w:r w:rsidR="001A4D75" w:rsidRPr="005223F4" w:rsidDel="001202CA">
          <w:rPr>
            <w:rFonts w:eastAsia="MS Mincho"/>
            <w:lang w:eastAsia="ja-JP" w:bidi="he-IL"/>
          </w:rPr>
        </w:r>
        <w:r w:rsidR="001A4D75" w:rsidRPr="005223F4" w:rsidDel="001202CA">
          <w:rPr>
            <w:rFonts w:eastAsia="MS Mincho"/>
            <w:lang w:eastAsia="ja-JP" w:bidi="he-IL"/>
          </w:rPr>
          <w:fldChar w:fldCharType="separate"/>
        </w:r>
        <w:r w:rsidR="00D04199" w:rsidDel="001202CA">
          <w:rPr>
            <w:rFonts w:eastAsia="MS Mincho"/>
            <w:cs/>
            <w:lang w:eastAsia="ja-JP" w:bidi="he-IL"/>
          </w:rPr>
          <w:delText>‎</w:delText>
        </w:r>
        <w:r w:rsidR="00D04199" w:rsidDel="001202CA">
          <w:rPr>
            <w:rFonts w:eastAsia="MS Mincho"/>
            <w:lang w:eastAsia="ja-JP" w:bidi="he-IL"/>
          </w:rPr>
          <w:delText>1</w:delText>
        </w:r>
        <w:r w:rsidR="001A4D75" w:rsidRPr="005223F4" w:rsidDel="001202CA">
          <w:rPr>
            <w:rFonts w:eastAsia="MS Mincho"/>
            <w:lang w:eastAsia="ja-JP" w:bidi="he-IL"/>
          </w:rPr>
          <w:fldChar w:fldCharType="end"/>
        </w:r>
      </w:del>
      <w:r w:rsidR="001A4D75" w:rsidRPr="005223F4">
        <w:rPr>
          <w:rFonts w:eastAsia="MS Mincho"/>
          <w:lang w:eastAsia="ja-JP" w:bidi="he-IL"/>
        </w:rPr>
        <w:fldChar w:fldCharType="begin"/>
      </w:r>
      <w:r w:rsidR="001A4D75" w:rsidRPr="005223F4">
        <w:rPr>
          <w:rFonts w:eastAsia="MS Mincho"/>
          <w:lang w:eastAsia="ja-JP" w:bidi="he-IL"/>
        </w:rPr>
        <w:instrText xml:space="preserve"> REF _Ref255463851 \r \h </w:instrText>
      </w:r>
      <w:r w:rsidR="001A4D75" w:rsidRPr="005223F4">
        <w:rPr>
          <w:rFonts w:eastAsia="MS Mincho"/>
          <w:lang w:eastAsia="ja-JP" w:bidi="he-IL"/>
        </w:rPr>
      </w:r>
      <w:r w:rsidR="001A4D75" w:rsidRPr="005223F4">
        <w:rPr>
          <w:rFonts w:eastAsia="MS Mincho"/>
          <w:lang w:eastAsia="ja-JP" w:bidi="he-IL"/>
        </w:rPr>
        <w:fldChar w:fldCharType="separate"/>
      </w:r>
      <w:ins w:id="1504" w:author="mbeckerle" w:date="2013-07-10T14:53:00Z">
        <w:r w:rsidR="008B68D7">
          <w:rPr>
            <w:rFonts w:eastAsia="MS Mincho"/>
            <w:lang w:eastAsia="ja-JP" w:bidi="he-IL"/>
          </w:rPr>
          <w:t>17</w:t>
        </w:r>
      </w:ins>
      <w:del w:id="1505" w:author="mbeckerle" w:date="2013-07-10T14:51:00Z">
        <w:r w:rsidR="00D04199" w:rsidDel="00D9274F">
          <w:rPr>
            <w:rFonts w:eastAsia="MS Mincho"/>
            <w:cs/>
            <w:lang w:eastAsia="ja-JP" w:bidi="he-IL"/>
          </w:rPr>
          <w:delText>‎</w:delText>
        </w:r>
        <w:r w:rsidR="00D04199" w:rsidDel="00D9274F">
          <w:rPr>
            <w:rFonts w:eastAsia="MS Mincho"/>
            <w:lang w:eastAsia="ja-JP" w:bidi="he-IL"/>
          </w:rPr>
          <w:delText>17</w:delText>
        </w:r>
      </w:del>
      <w:r w:rsidR="001A4D75" w:rsidRPr="005223F4">
        <w:rPr>
          <w:rFonts w:eastAsia="MS Mincho"/>
          <w:lang w:eastAsia="ja-JP" w:bidi="he-IL"/>
        </w:rPr>
        <w:fldChar w:fldCharType="end"/>
      </w:r>
      <w:r w:rsidR="001A4D75" w:rsidRPr="005223F4">
        <w:rPr>
          <w:rFonts w:eastAsia="MS Mincho"/>
          <w:lang w:eastAsia="ja-JP" w:bidi="he-IL"/>
        </w:rPr>
        <w:t xml:space="preserve"> </w:t>
      </w:r>
      <w:r w:rsidR="001A4D75" w:rsidRPr="005223F4">
        <w:rPr>
          <w:rFonts w:eastAsia="MS Mincho"/>
          <w:lang w:eastAsia="ja-JP" w:bidi="he-IL"/>
        </w:rPr>
        <w:fldChar w:fldCharType="begin"/>
      </w:r>
      <w:r w:rsidR="001A4D75" w:rsidRPr="005223F4">
        <w:rPr>
          <w:rFonts w:eastAsia="MS Mincho"/>
          <w:lang w:eastAsia="ja-JP" w:bidi="he-IL"/>
        </w:rPr>
        <w:instrText xml:space="preserve"> REF _Ref255463857 \h </w:instrText>
      </w:r>
      <w:r w:rsidR="001A4D75" w:rsidRPr="005223F4">
        <w:rPr>
          <w:rFonts w:eastAsia="MS Mincho"/>
          <w:lang w:eastAsia="ja-JP" w:bidi="he-IL"/>
        </w:rPr>
      </w:r>
      <w:r w:rsidR="001A4D75" w:rsidRPr="005223F4">
        <w:rPr>
          <w:rFonts w:eastAsia="MS Mincho"/>
          <w:lang w:eastAsia="ja-JP" w:bidi="he-IL"/>
        </w:rPr>
        <w:fldChar w:fldCharType="separate"/>
      </w:r>
      <w:r w:rsidR="008B68D7" w:rsidRPr="005223F4">
        <w:t>Calculated Value Properties.</w:t>
      </w:r>
      <w:r w:rsidR="001A4D75" w:rsidRPr="005223F4">
        <w:rPr>
          <w:rFonts w:eastAsia="MS Mincho"/>
          <w:lang w:eastAsia="ja-JP" w:bidi="he-IL"/>
        </w:rPr>
        <w:fldChar w:fldCharType="end"/>
      </w:r>
      <w:r w:rsidR="001A4D75" w:rsidRPr="005223F4">
        <w:rPr>
          <w:rFonts w:eastAsia="MS Mincho"/>
          <w:lang w:eastAsia="ja-JP" w:bidi="he-IL"/>
        </w:rPr>
        <w:t>)</w:t>
      </w:r>
      <w:r w:rsidRPr="005223F4">
        <w:rPr>
          <w:rFonts w:eastAsia="MS Mincho"/>
          <w:lang w:eastAsia="ja-JP" w:bidi="he-IL"/>
        </w:rPr>
        <w:t>, these new item values augment the infoset. The resulting infoset is called the augmented infoset.</w:t>
      </w:r>
      <w:r w:rsidRPr="005223F4">
        <w:rPr>
          <w:rFonts w:ascii="Tms Rmn" w:eastAsia="MS Mincho" w:hAnsi="Tms Rmn" w:cs="Tms Rmn"/>
          <w:color w:val="000000"/>
          <w:sz w:val="24"/>
          <w:lang w:eastAsia="ja-JP" w:bidi="he-IL"/>
        </w:rPr>
        <w:t xml:space="preserve"> </w:t>
      </w:r>
    </w:p>
    <w:p w14:paraId="0B8415CC" w14:textId="3A770F4D" w:rsidR="00F13BCF" w:rsidRPr="005223F4" w:rsidRDefault="0028071C" w:rsidP="00D17AF9">
      <w:pPr>
        <w:rPr>
          <w:rFonts w:ascii="Tms Rmn" w:eastAsia="MS Mincho" w:hAnsi="Tms Rmn" w:cs="Tms Rmn"/>
          <w:color w:val="000000"/>
          <w:sz w:val="24"/>
          <w:lang w:eastAsia="ja-JP" w:bidi="he-IL"/>
        </w:rPr>
      </w:pPr>
      <w:r w:rsidRPr="005223F4">
        <w:rPr>
          <w:rFonts w:eastAsia="MS Mincho"/>
          <w:lang w:eastAsia="ja-JP" w:bidi="he-IL"/>
        </w:rPr>
        <w:t>A</w:t>
      </w:r>
      <w:r w:rsidR="00F13BCF" w:rsidRPr="005223F4">
        <w:rPr>
          <w:rFonts w:eastAsia="MS Mincho"/>
          <w:lang w:eastAsia="ja-JP" w:bidi="he-IL"/>
        </w:rPr>
        <w:t xml:space="preserve">n element declaration in the schema describes a </w:t>
      </w:r>
      <w:r w:rsidR="00F13BCF" w:rsidRPr="005223F4">
        <w:rPr>
          <w:rFonts w:eastAsia="MS Mincho"/>
          <w:i/>
          <w:iCs/>
          <w:lang w:eastAsia="ja-JP" w:bidi="he-IL"/>
        </w:rPr>
        <w:t>potentially</w:t>
      </w:r>
      <w:r w:rsidR="00F13BCF" w:rsidRPr="005223F4">
        <w:rPr>
          <w:rFonts w:eastAsia="MS Mincho"/>
          <w:lang w:eastAsia="ja-JP" w:bidi="he-IL"/>
        </w:rPr>
        <w:t xml:space="preserve"> </w:t>
      </w:r>
      <w:r w:rsidR="00F13BCF" w:rsidRPr="005223F4">
        <w:rPr>
          <w:rFonts w:eastAsia="MS Mincho"/>
          <w:i/>
          <w:iCs/>
          <w:lang w:eastAsia="ja-JP" w:bidi="he-IL"/>
        </w:rPr>
        <w:t>represented</w:t>
      </w:r>
      <w:r w:rsidR="00F13BCF" w:rsidRPr="005223F4">
        <w:rPr>
          <w:rFonts w:eastAsia="MS Mincho"/>
          <w:lang w:eastAsia="ja-JP" w:bidi="he-IL"/>
        </w:rPr>
        <w:t xml:space="preserve"> item if that element declaration does not have a </w:t>
      </w:r>
      <w:r w:rsidR="001A4D75" w:rsidRPr="005223F4">
        <w:rPr>
          <w:rFonts w:eastAsia="MS Mincho"/>
          <w:lang w:eastAsia="ja-JP" w:bidi="he-IL"/>
        </w:rPr>
        <w:t>dfdl:</w:t>
      </w:r>
      <w:r w:rsidR="00F13BCF" w:rsidRPr="005223F4">
        <w:rPr>
          <w:rFonts w:eastAsia="MS Mincho"/>
          <w:lang w:eastAsia="ja-JP" w:bidi="he-IL"/>
        </w:rPr>
        <w:t>inputValueCalc property</w:t>
      </w:r>
      <w:r w:rsidR="001A4D75" w:rsidRPr="005223F4">
        <w:rPr>
          <w:rFonts w:eastAsia="MS Mincho"/>
          <w:lang w:eastAsia="ja-JP" w:bidi="he-IL"/>
        </w:rPr>
        <w:t xml:space="preserve"> (see section </w:t>
      </w:r>
      <w:r w:rsidR="001A4D75" w:rsidRPr="005223F4">
        <w:rPr>
          <w:rFonts w:eastAsia="MS Mincho"/>
          <w:lang w:eastAsia="ja-JP" w:bidi="he-IL"/>
        </w:rPr>
        <w:fldChar w:fldCharType="begin"/>
      </w:r>
      <w:r w:rsidR="001A4D75" w:rsidRPr="005223F4">
        <w:rPr>
          <w:rFonts w:eastAsia="MS Mincho"/>
          <w:lang w:eastAsia="ja-JP" w:bidi="he-IL"/>
        </w:rPr>
        <w:instrText xml:space="preserve"> REF _Ref255463851 \r \h </w:instrText>
      </w:r>
      <w:r w:rsidR="001A4D75" w:rsidRPr="005223F4">
        <w:rPr>
          <w:rFonts w:eastAsia="MS Mincho"/>
          <w:lang w:eastAsia="ja-JP" w:bidi="he-IL"/>
        </w:rPr>
      </w:r>
      <w:r w:rsidR="001A4D75" w:rsidRPr="005223F4">
        <w:rPr>
          <w:rFonts w:eastAsia="MS Mincho"/>
          <w:lang w:eastAsia="ja-JP" w:bidi="he-IL"/>
        </w:rPr>
        <w:fldChar w:fldCharType="separate"/>
      </w:r>
      <w:ins w:id="1506" w:author="mbeckerle" w:date="2013-07-10T14:53:00Z">
        <w:r w:rsidR="008B68D7">
          <w:rPr>
            <w:rFonts w:eastAsia="MS Mincho"/>
            <w:lang w:eastAsia="ja-JP" w:bidi="he-IL"/>
          </w:rPr>
          <w:t>17</w:t>
        </w:r>
      </w:ins>
      <w:del w:id="1507" w:author="mbeckerle" w:date="2013-07-10T14:51:00Z">
        <w:r w:rsidR="00D04199" w:rsidDel="00D9274F">
          <w:rPr>
            <w:rFonts w:eastAsia="MS Mincho"/>
            <w:cs/>
            <w:lang w:eastAsia="ja-JP" w:bidi="he-IL"/>
          </w:rPr>
          <w:delText>‎</w:delText>
        </w:r>
        <w:r w:rsidR="00D04199" w:rsidDel="00D9274F">
          <w:rPr>
            <w:rFonts w:eastAsia="MS Mincho"/>
            <w:lang w:eastAsia="ja-JP" w:bidi="he-IL"/>
          </w:rPr>
          <w:delText>17</w:delText>
        </w:r>
      </w:del>
      <w:r w:rsidR="001A4D75" w:rsidRPr="005223F4">
        <w:rPr>
          <w:rFonts w:eastAsia="MS Mincho"/>
          <w:lang w:eastAsia="ja-JP" w:bidi="he-IL"/>
        </w:rPr>
        <w:fldChar w:fldCharType="end"/>
      </w:r>
      <w:r w:rsidR="001A4D75" w:rsidRPr="005223F4">
        <w:rPr>
          <w:rFonts w:eastAsia="MS Mincho"/>
          <w:lang w:eastAsia="ja-JP" w:bidi="he-IL"/>
        </w:rPr>
        <w:t xml:space="preserve"> </w:t>
      </w:r>
      <w:r w:rsidR="001A4D75" w:rsidRPr="005223F4">
        <w:rPr>
          <w:rFonts w:eastAsia="MS Mincho"/>
          <w:lang w:eastAsia="ja-JP" w:bidi="he-IL"/>
        </w:rPr>
        <w:fldChar w:fldCharType="begin"/>
      </w:r>
      <w:r w:rsidR="001A4D75" w:rsidRPr="005223F4">
        <w:rPr>
          <w:rFonts w:eastAsia="MS Mincho"/>
          <w:lang w:eastAsia="ja-JP" w:bidi="he-IL"/>
        </w:rPr>
        <w:instrText xml:space="preserve"> REF _Ref255463857 \h </w:instrText>
      </w:r>
      <w:r w:rsidR="001A4D75" w:rsidRPr="005223F4">
        <w:rPr>
          <w:rFonts w:eastAsia="MS Mincho"/>
          <w:lang w:eastAsia="ja-JP" w:bidi="he-IL"/>
        </w:rPr>
      </w:r>
      <w:r w:rsidR="001A4D75" w:rsidRPr="005223F4">
        <w:rPr>
          <w:rFonts w:eastAsia="MS Mincho"/>
          <w:lang w:eastAsia="ja-JP" w:bidi="he-IL"/>
        </w:rPr>
        <w:fldChar w:fldCharType="separate"/>
      </w:r>
      <w:r w:rsidR="008B68D7" w:rsidRPr="005223F4">
        <w:t>Calculated Value Properties.</w:t>
      </w:r>
      <w:r w:rsidR="001A4D75" w:rsidRPr="005223F4">
        <w:rPr>
          <w:rFonts w:eastAsia="MS Mincho"/>
          <w:lang w:eastAsia="ja-JP" w:bidi="he-IL"/>
        </w:rPr>
        <w:fldChar w:fldCharType="end"/>
      </w:r>
      <w:r w:rsidR="001A4D75" w:rsidRPr="005223F4">
        <w:rPr>
          <w:rFonts w:eastAsia="MS Mincho"/>
          <w:lang w:eastAsia="ja-JP" w:bidi="he-IL"/>
        </w:rPr>
        <w:t>)</w:t>
      </w:r>
      <w:r w:rsidR="00F13BCF" w:rsidRPr="005223F4">
        <w:rPr>
          <w:rFonts w:eastAsia="MS Mincho"/>
          <w:lang w:eastAsia="ja-JP" w:bidi="he-IL"/>
        </w:rPr>
        <w:t>. Whether the element declaration describes an item that is actually represented or not depends on whether the element declaration is for a</w:t>
      </w:r>
      <w:ins w:id="1508" w:author="mbeckerle" w:date="2013-01-28T12:22:00Z">
        <w:r w:rsidR="00F2061E">
          <w:rPr>
            <w:rFonts w:eastAsia="MS Mincho"/>
            <w:lang w:eastAsia="ja-JP" w:bidi="he-IL"/>
          </w:rPr>
          <w:t xml:space="preserve">n optional </w:t>
        </w:r>
      </w:ins>
      <w:del w:id="1509" w:author="mbeckerle" w:date="2013-01-28T12:22:00Z">
        <w:r w:rsidR="00F13BCF" w:rsidRPr="005223F4" w:rsidDel="00F2061E">
          <w:rPr>
            <w:rFonts w:eastAsia="MS Mincho"/>
            <w:lang w:eastAsia="ja-JP" w:bidi="he-IL"/>
          </w:rPr>
          <w:delText xml:space="preserve"> required or optional </w:delText>
        </w:r>
      </w:del>
      <w:r w:rsidR="00F13BCF" w:rsidRPr="005223F4">
        <w:rPr>
          <w:rFonts w:eastAsia="MS Mincho"/>
          <w:lang w:eastAsia="ja-JP" w:bidi="he-IL"/>
        </w:rPr>
        <w:t>element</w:t>
      </w:r>
      <w:ins w:id="1510" w:author="mbeckerle" w:date="2013-01-28T12:22:00Z">
        <w:r w:rsidR="00F2061E">
          <w:rPr>
            <w:rFonts w:eastAsia="MS Mincho"/>
            <w:lang w:eastAsia="ja-JP" w:bidi="he-IL"/>
          </w:rPr>
          <w:t xml:space="preserve"> or variable array element</w:t>
        </w:r>
      </w:ins>
      <w:r w:rsidR="00F13BCF" w:rsidRPr="005223F4">
        <w:rPr>
          <w:rFonts w:eastAsia="MS Mincho"/>
          <w:lang w:eastAsia="ja-JP" w:bidi="he-IL"/>
        </w:rPr>
        <w:t>, and whether the element has a corresponding value in the augmented infoset.</w:t>
      </w:r>
      <w:r w:rsidR="00F13BCF" w:rsidRPr="005223F4">
        <w:rPr>
          <w:rFonts w:ascii="Tms Rmn" w:eastAsia="MS Mincho" w:hAnsi="Tms Rmn" w:cs="Tms Rmn"/>
          <w:color w:val="000000"/>
          <w:sz w:val="24"/>
          <w:lang w:eastAsia="ja-JP" w:bidi="he-IL"/>
        </w:rPr>
        <w:t xml:space="preserve"> </w:t>
      </w:r>
      <w:r w:rsidR="00F13BCF" w:rsidRPr="005223F4">
        <w:rPr>
          <w:rFonts w:eastAsia="MS Mincho"/>
          <w:lang w:eastAsia="ja-JP" w:bidi="he-IL"/>
        </w:rPr>
        <w:t xml:space="preserve"> </w:t>
      </w:r>
      <w:r w:rsidR="00F13BCF" w:rsidRPr="005223F4">
        <w:rPr>
          <w:rFonts w:ascii="Tms Rmn" w:eastAsia="MS Mincho" w:hAnsi="Tms Rmn" w:cs="Tms Rmn"/>
          <w:color w:val="000000"/>
          <w:sz w:val="24"/>
          <w:lang w:eastAsia="ja-JP" w:bidi="he-IL"/>
        </w:rPr>
        <w:t xml:space="preserve"> </w:t>
      </w:r>
    </w:p>
    <w:p w14:paraId="6544F113" w14:textId="7F89F38E" w:rsidR="00F13BCF" w:rsidRPr="005223F4" w:rsidRDefault="00B4683A" w:rsidP="002C6D9B">
      <w:pPr>
        <w:rPr>
          <w:rFonts w:eastAsia="MS Mincho"/>
          <w:lang w:eastAsia="ja-JP" w:bidi="he-IL"/>
        </w:rPr>
      </w:pPr>
      <w:r w:rsidRPr="005223F4">
        <w:rPr>
          <w:rFonts w:eastAsia="MS Mincho"/>
          <w:lang w:eastAsia="ja-JP" w:bidi="he-IL"/>
        </w:rPr>
        <w:t xml:space="preserve">In expressions, the function dfdl:representationLength() can be called to determine the </w:t>
      </w:r>
      <w:del w:id="1511" w:author="mbeckerle" w:date="2013-01-28T13:28:00Z">
        <w:r w:rsidRPr="005223F4" w:rsidDel="00C17600">
          <w:rPr>
            <w:rFonts w:eastAsia="MS Mincho"/>
            <w:lang w:eastAsia="ja-JP" w:bidi="he-IL"/>
          </w:rPr>
          <w:delText xml:space="preserve">representation </w:delText>
        </w:r>
      </w:del>
      <w:ins w:id="1512" w:author="mbeckerle" w:date="2013-01-28T13:28:00Z">
        <w:r w:rsidR="00C17600">
          <w:rPr>
            <w:rFonts w:eastAsia="MS Mincho"/>
            <w:lang w:eastAsia="ja-JP" w:bidi="he-IL"/>
          </w:rPr>
          <w:t>length of the representation</w:t>
        </w:r>
      </w:ins>
      <w:del w:id="1513" w:author="mbeckerle" w:date="2013-01-28T13:29:00Z">
        <w:r w:rsidRPr="005223F4" w:rsidDel="00C17600">
          <w:rPr>
            <w:rFonts w:eastAsia="MS Mincho"/>
            <w:lang w:eastAsia="ja-JP" w:bidi="he-IL"/>
          </w:rPr>
          <w:delText>length</w:delText>
        </w:r>
      </w:del>
      <w:r w:rsidRPr="005223F4">
        <w:rPr>
          <w:rFonts w:eastAsia="MS Mincho"/>
          <w:lang w:eastAsia="ja-JP" w:bidi="he-IL"/>
        </w:rPr>
        <w:t xml:space="preserve"> of an item</w:t>
      </w:r>
      <w:ins w:id="1514" w:author="mbeckerle" w:date="2013-01-28T13:29:00Z">
        <w:r w:rsidR="00C17600">
          <w:rPr>
            <w:rFonts w:eastAsia="MS Mincho"/>
            <w:lang w:eastAsia="ja-JP" w:bidi="he-IL"/>
          </w:rPr>
          <w:t xml:space="preserve"> including all content and framing</w:t>
        </w:r>
      </w:ins>
      <w:r w:rsidRPr="005223F4">
        <w:rPr>
          <w:rFonts w:eastAsia="MS Mincho"/>
          <w:lang w:eastAsia="ja-JP" w:bidi="he-IL"/>
        </w:rPr>
        <w:t>. If an element declaration is not potentially represented, then dfdl:representationLength() is defined to return 0.</w:t>
      </w:r>
    </w:p>
    <w:p w14:paraId="7D963F56" w14:textId="77777777" w:rsidR="00F13BCF" w:rsidRPr="005223F4" w:rsidRDefault="00F13BCF" w:rsidP="002C6D9B">
      <w:pPr>
        <w:rPr>
          <w:rFonts w:eastAsia="MS Mincho"/>
          <w:lang w:eastAsia="ja-JP" w:bidi="he-IL"/>
        </w:rPr>
      </w:pPr>
      <w:r w:rsidRPr="005223F4">
        <w:rPr>
          <w:rFonts w:eastAsia="MS Mincho"/>
          <w:lang w:eastAsia="ja-JP" w:bidi="he-IL"/>
        </w:rPr>
        <w:t>When unparsing, an element declaration and the infoset are considered as follows</w:t>
      </w:r>
      <w:r w:rsidR="00C7430C" w:rsidRPr="005223F4">
        <w:rPr>
          <w:rFonts w:eastAsia="MS Mincho"/>
          <w:lang w:eastAsia="ja-JP" w:bidi="he-IL"/>
        </w:rPr>
        <w:t xml:space="preserve"> below. An implementation may use any technique consistent with this algorithm</w:t>
      </w:r>
      <w:r w:rsidRPr="005223F4">
        <w:rPr>
          <w:rFonts w:eastAsia="MS Mincho"/>
          <w:lang w:eastAsia="ja-JP" w:bidi="he-IL"/>
        </w:rPr>
        <w:t xml:space="preserve">: </w:t>
      </w:r>
    </w:p>
    <w:p w14:paraId="5410B0D1" w14:textId="77777777" w:rsidR="00F13BCF" w:rsidRPr="005223F4" w:rsidRDefault="00F13BCF" w:rsidP="002C6D9B">
      <w:pPr>
        <w:rPr>
          <w:rFonts w:eastAsia="MS Mincho"/>
          <w:lang w:eastAsia="ja-JP" w:bidi="he-IL"/>
        </w:rPr>
      </w:pPr>
      <w:r w:rsidRPr="005223F4">
        <w:rPr>
          <w:rFonts w:eastAsia="MS Mincho"/>
          <w:lang w:eastAsia="ja-JP" w:bidi="he-IL"/>
        </w:rPr>
        <w:t>a)</w:t>
      </w:r>
      <w:r w:rsidRPr="005223F4">
        <w:rPr>
          <w:rFonts w:ascii="Times New Roman" w:eastAsia="MS Mincho" w:hAnsi="Times New Roman"/>
          <w:sz w:val="16"/>
          <w:szCs w:val="16"/>
          <w:lang w:eastAsia="ja-JP" w:bidi="he-IL"/>
        </w:rPr>
        <w:t xml:space="preserve">       </w:t>
      </w:r>
      <w:r w:rsidRPr="005223F4">
        <w:rPr>
          <w:rFonts w:eastAsia="MS Mincho"/>
          <w:lang w:eastAsia="ja-JP" w:bidi="he-IL"/>
        </w:rPr>
        <w:t>If the element declaration has a dfdl:outputValueCalc property then the expression which is the dfdl:outputValueCalc property value is evaluated and the resulting value becomes the value of the element item in the augmented infoset. Any pre-existing value for the infoset item is superseded by this new value.</w:t>
      </w:r>
      <w:r w:rsidRPr="005223F4">
        <w:rPr>
          <w:rFonts w:ascii="Tms Rmn" w:eastAsia="MS Mincho" w:hAnsi="Tms Rmn" w:cs="Tms Rmn"/>
          <w:color w:val="000000"/>
          <w:sz w:val="24"/>
          <w:lang w:eastAsia="ja-JP" w:bidi="he-IL"/>
        </w:rPr>
        <w:t xml:space="preserve"> </w:t>
      </w:r>
    </w:p>
    <w:p w14:paraId="1F5C2CC7" w14:textId="77777777" w:rsidR="00F13BCF" w:rsidRPr="005223F4" w:rsidRDefault="00F13BCF" w:rsidP="0028071C">
      <w:pPr>
        <w:rPr>
          <w:rFonts w:eastAsia="MS Mincho"/>
          <w:lang w:eastAsia="ja-JP" w:bidi="he-IL"/>
        </w:rPr>
      </w:pPr>
      <w:r w:rsidRPr="005223F4">
        <w:rPr>
          <w:rFonts w:eastAsia="MS Mincho"/>
          <w:lang w:eastAsia="ja-JP" w:bidi="he-IL"/>
        </w:rPr>
        <w:t xml:space="preserve">References to other augmented infoset items from within the outputValueCalc expression must obtain their values from the augmented infoset directly (when the value is already present) or by recursively using these methods (a) and (b) as needed. </w:t>
      </w:r>
    </w:p>
    <w:p w14:paraId="4951F2F2" w14:textId="5B8C59B9" w:rsidR="00F13BCF" w:rsidRPr="005223F4" w:rsidRDefault="00F13BCF" w:rsidP="002C6D9B">
      <w:pPr>
        <w:rPr>
          <w:rFonts w:eastAsia="MS Mincho"/>
          <w:lang w:eastAsia="ja-JP" w:bidi="he-IL"/>
        </w:rPr>
      </w:pPr>
      <w:r w:rsidRPr="005223F4">
        <w:rPr>
          <w:rFonts w:eastAsia="MS Mincho"/>
          <w:lang w:eastAsia="ja-JP" w:bidi="he-IL"/>
        </w:rPr>
        <w:lastRenderedPageBreak/>
        <w:t>b)</w:t>
      </w:r>
      <w:r w:rsidRPr="005223F4">
        <w:rPr>
          <w:rFonts w:ascii="Times New Roman" w:eastAsia="MS Mincho" w:hAnsi="Times New Roman"/>
          <w:sz w:val="16"/>
          <w:szCs w:val="16"/>
          <w:lang w:eastAsia="ja-JP" w:bidi="he-IL"/>
        </w:rPr>
        <w:t xml:space="preserve">       </w:t>
      </w:r>
      <w:r w:rsidRPr="005223F4">
        <w:rPr>
          <w:rFonts w:eastAsia="MS Mincho"/>
          <w:lang w:eastAsia="ja-JP" w:bidi="he-IL"/>
        </w:rPr>
        <w:t xml:space="preserve">If the element declaration has no corresponding value in the augmented infoset, and the element declaration is for a </w:t>
      </w:r>
      <w:r w:rsidRPr="005223F4">
        <w:rPr>
          <w:rFonts w:eastAsia="MS Mincho"/>
          <w:i/>
          <w:iCs/>
          <w:lang w:eastAsia="ja-JP" w:bidi="he-IL"/>
        </w:rPr>
        <w:t xml:space="preserve">required </w:t>
      </w:r>
      <w:del w:id="1515" w:author="mbeckerle" w:date="2013-01-28T12:28:00Z">
        <w:r w:rsidRPr="005223F4" w:rsidDel="00F2061E">
          <w:rPr>
            <w:rFonts w:eastAsia="MS Mincho"/>
            <w:lang w:eastAsia="ja-JP" w:bidi="he-IL"/>
          </w:rPr>
          <w:delText>item</w:delText>
        </w:r>
      </w:del>
      <w:ins w:id="1516" w:author="mbeckerle" w:date="2013-01-28T12:28:00Z">
        <w:r w:rsidR="00F2061E">
          <w:rPr>
            <w:rFonts w:eastAsia="MS Mincho"/>
            <w:lang w:eastAsia="ja-JP" w:bidi="he-IL"/>
          </w:rPr>
          <w:t>occurrence</w:t>
        </w:r>
      </w:ins>
      <w:r w:rsidRPr="005223F4">
        <w:rPr>
          <w:rFonts w:eastAsia="MS Mincho"/>
          <w:lang w:eastAsia="ja-JP" w:bidi="he-IL"/>
        </w:rPr>
        <w:t xml:space="preserve">, and it </w:t>
      </w:r>
      <w:r w:rsidRPr="005223F4">
        <w:rPr>
          <w:rFonts w:eastAsia="MS Mincho"/>
          <w:i/>
          <w:iCs/>
          <w:lang w:eastAsia="ja-JP" w:bidi="he-IL"/>
        </w:rPr>
        <w:t>has a default value specified</w:t>
      </w:r>
      <w:r w:rsidRPr="005223F4">
        <w:rPr>
          <w:rFonts w:eastAsia="MS Mincho"/>
          <w:lang w:eastAsia="ja-JP" w:bidi="he-IL"/>
        </w:rPr>
        <w:t xml:space="preserve">, then an element item having the default value is created in the augmented infoset. </w:t>
      </w:r>
    </w:p>
    <w:p w14:paraId="64D1CE79" w14:textId="1927778D" w:rsidR="00F13BCF" w:rsidRPr="005223F4" w:rsidRDefault="00F13BCF" w:rsidP="002C6D9B">
      <w:pPr>
        <w:rPr>
          <w:rFonts w:eastAsia="MS Mincho"/>
          <w:lang w:eastAsia="ja-JP" w:bidi="he-IL"/>
        </w:rPr>
      </w:pPr>
      <w:r w:rsidRPr="005223F4">
        <w:rPr>
          <w:rFonts w:eastAsia="MS Mincho"/>
          <w:lang w:eastAsia="ja-JP" w:bidi="he-IL"/>
        </w:rPr>
        <w:t>c)</w:t>
      </w:r>
      <w:r w:rsidRPr="005223F4">
        <w:rPr>
          <w:rFonts w:ascii="Times New Roman" w:eastAsia="MS Mincho" w:hAnsi="Times New Roman"/>
          <w:sz w:val="16"/>
          <w:szCs w:val="16"/>
          <w:lang w:eastAsia="ja-JP" w:bidi="he-IL"/>
        </w:rPr>
        <w:t xml:space="preserve">       </w:t>
      </w:r>
      <w:r w:rsidRPr="005223F4">
        <w:rPr>
          <w:rFonts w:eastAsia="MS Mincho"/>
          <w:lang w:eastAsia="ja-JP" w:bidi="he-IL"/>
        </w:rPr>
        <w:t xml:space="preserve">If any </w:t>
      </w:r>
      <w:del w:id="1517" w:author="mbeckerle" w:date="2012-04-23T03:07:00Z">
        <w:r w:rsidRPr="005223F4" w:rsidDel="00CE0814">
          <w:rPr>
            <w:rFonts w:eastAsia="MS Mincho"/>
            <w:lang w:eastAsia="ja-JP" w:bidi="he-IL"/>
          </w:rPr>
          <w:delText xml:space="preserve">infoset </w:delText>
        </w:r>
      </w:del>
      <w:ins w:id="1518" w:author="mbeckerle" w:date="2012-04-23T03:07:00Z">
        <w:r w:rsidR="00CE0814">
          <w:rPr>
            <w:rFonts w:eastAsia="MS Mincho"/>
            <w:lang w:eastAsia="ja-JP" w:bidi="he-IL"/>
          </w:rPr>
          <w:t>I</w:t>
        </w:r>
        <w:r w:rsidR="00CE0814" w:rsidRPr="005223F4">
          <w:rPr>
            <w:rFonts w:eastAsia="MS Mincho"/>
            <w:lang w:eastAsia="ja-JP" w:bidi="he-IL"/>
          </w:rPr>
          <w:t xml:space="preserve">nfoset </w:t>
        </w:r>
      </w:ins>
      <w:r w:rsidRPr="005223F4">
        <w:rPr>
          <w:rFonts w:eastAsia="MS Mincho"/>
          <w:lang w:eastAsia="ja-JP" w:bidi="he-IL"/>
        </w:rPr>
        <w:t xml:space="preserve">item’s value is requested recursively as a part of (a) above and (a) does not apply, and the corresponding value is not present, and (b) does not apply then it is a processing error. </w:t>
      </w:r>
    </w:p>
    <w:p w14:paraId="5FEAED38" w14:textId="493334A5" w:rsidR="00F13BCF" w:rsidRPr="005223F4" w:rsidRDefault="00F13BCF" w:rsidP="002C6D9B">
      <w:pPr>
        <w:rPr>
          <w:rFonts w:eastAsia="MS Mincho"/>
          <w:lang w:eastAsia="ja-JP" w:bidi="he-IL"/>
        </w:rPr>
      </w:pPr>
      <w:r w:rsidRPr="005223F4">
        <w:rPr>
          <w:rFonts w:eastAsia="MS Mincho"/>
          <w:lang w:eastAsia="ja-JP" w:bidi="he-IL"/>
        </w:rPr>
        <w:t xml:space="preserve">Given this augmented infoset, then if the potentially represented element declaration has a corresponding infoset item then that item is </w:t>
      </w:r>
      <w:r w:rsidR="00C7430C" w:rsidRPr="005223F4">
        <w:rPr>
          <w:rFonts w:eastAsia="MS Mincho"/>
          <w:lang w:eastAsia="ja-JP" w:bidi="he-IL"/>
        </w:rPr>
        <w:t>converted to its representation</w:t>
      </w:r>
      <w:r w:rsidRPr="005223F4">
        <w:rPr>
          <w:rFonts w:eastAsia="MS Mincho"/>
          <w:lang w:eastAsia="ja-JP" w:bidi="he-IL"/>
        </w:rPr>
        <w:t xml:space="preserve"> according to its DFDL properties. If the element declaration is for a required </w:t>
      </w:r>
      <w:del w:id="1519" w:author="mbeckerle" w:date="2013-01-28T12:28:00Z">
        <w:r w:rsidRPr="005223F4" w:rsidDel="00F2061E">
          <w:rPr>
            <w:rFonts w:eastAsia="MS Mincho"/>
            <w:lang w:eastAsia="ja-JP" w:bidi="he-IL"/>
          </w:rPr>
          <w:delText>item</w:delText>
        </w:r>
      </w:del>
      <w:ins w:id="1520" w:author="mbeckerle" w:date="2013-01-28T12:28:00Z">
        <w:r w:rsidR="00F2061E">
          <w:rPr>
            <w:rFonts w:eastAsia="MS Mincho"/>
            <w:lang w:eastAsia="ja-JP" w:bidi="he-IL"/>
          </w:rPr>
          <w:t>occurrence</w:t>
        </w:r>
      </w:ins>
      <w:r w:rsidRPr="005223F4">
        <w:rPr>
          <w:rFonts w:eastAsia="MS Mincho"/>
          <w:lang w:eastAsia="ja-JP" w:bidi="he-IL"/>
        </w:rPr>
        <w:t xml:space="preserve">, and there is no value in the augmented infoset then it is a processing error. </w:t>
      </w:r>
    </w:p>
    <w:p w14:paraId="529B6172" w14:textId="77777777" w:rsidR="00F13BCF" w:rsidRPr="005223F4" w:rsidRDefault="00F13BCF" w:rsidP="002C6D9B">
      <w:pPr>
        <w:rPr>
          <w:rFonts w:eastAsia="MS Mincho"/>
          <w:lang w:eastAsia="ja-JP" w:bidi="he-IL"/>
        </w:rPr>
      </w:pPr>
      <w:r w:rsidRPr="005223F4">
        <w:rPr>
          <w:rFonts w:eastAsia="MS Mincho"/>
          <w:lang w:eastAsia="ja-JP" w:bidi="he-IL"/>
        </w:rPr>
        <w:t xml:space="preserve">Because rule (a) above is used even if the augmented infoset item already exists and has a value, it is possible for an outputValueCalc expression to be evaluated multiple times. DFDL implementations are free to cache values and avoid this repeated evaluation for efficiency, as the semantics of DFDL require that the outputValueCalc expression return the same value every time it is evaluated. </w:t>
      </w:r>
    </w:p>
    <w:p w14:paraId="22E6934D" w14:textId="77777777" w:rsidR="00D977AA" w:rsidRPr="005223F4" w:rsidRDefault="00D53D64" w:rsidP="009E142C">
      <w:pPr>
        <w:pStyle w:val="Heading1"/>
      </w:pPr>
      <w:bookmarkStart w:id="1521" w:name="_Toc322911520"/>
      <w:bookmarkStart w:id="1522" w:name="_Toc322912059"/>
      <w:bookmarkStart w:id="1523" w:name="_Toc322911521"/>
      <w:bookmarkStart w:id="1524" w:name="_Toc322912060"/>
      <w:bookmarkStart w:id="1525" w:name="_Toc199516229"/>
      <w:bookmarkStart w:id="1526" w:name="_Toc194983907"/>
      <w:bookmarkStart w:id="1527" w:name="_Toc243112748"/>
      <w:bookmarkStart w:id="1528" w:name="_Toc349042623"/>
      <w:bookmarkStart w:id="1529" w:name="_Toc362453113"/>
      <w:bookmarkEnd w:id="1521"/>
      <w:bookmarkEnd w:id="1522"/>
      <w:bookmarkEnd w:id="1523"/>
      <w:bookmarkEnd w:id="1524"/>
      <w:r w:rsidRPr="005223F4">
        <w:lastRenderedPageBreak/>
        <w:t xml:space="preserve">DFDL </w:t>
      </w:r>
      <w:r w:rsidR="00A161F2" w:rsidRPr="005223F4">
        <w:t>S</w:t>
      </w:r>
      <w:r w:rsidR="00CE6C8C" w:rsidRPr="005223F4">
        <w:t xml:space="preserve">chema </w:t>
      </w:r>
      <w:r w:rsidR="00710133" w:rsidRPr="005223F4">
        <w:t xml:space="preserve">Component </w:t>
      </w:r>
      <w:r w:rsidR="00A161F2" w:rsidRPr="005223F4">
        <w:t>M</w:t>
      </w:r>
      <w:r w:rsidR="00D977AA" w:rsidRPr="005223F4">
        <w:t>odel</w:t>
      </w:r>
      <w:bookmarkEnd w:id="1377"/>
      <w:bookmarkEnd w:id="1378"/>
      <w:bookmarkEnd w:id="1525"/>
      <w:bookmarkEnd w:id="1526"/>
      <w:bookmarkEnd w:id="1527"/>
      <w:bookmarkEnd w:id="1528"/>
      <w:bookmarkEnd w:id="1529"/>
    </w:p>
    <w:p w14:paraId="02ADA6A0" w14:textId="77777777" w:rsidR="00D53D64" w:rsidRPr="005223F4" w:rsidRDefault="005F2FCC" w:rsidP="00D53D64">
      <w:pPr>
        <w:pStyle w:val="nobreak"/>
      </w:pPr>
      <w:r w:rsidRPr="005223F4">
        <w:t xml:space="preserve">When using DFDL, the </w:t>
      </w:r>
      <w:r w:rsidR="00530FA1" w:rsidRPr="005223F4">
        <w:t xml:space="preserve">format of data </w:t>
      </w:r>
      <w:r w:rsidRPr="005223F4">
        <w:t xml:space="preserve">is described by means of a </w:t>
      </w:r>
      <w:r w:rsidRPr="005223F4">
        <w:rPr>
          <w:i/>
          <w:iCs/>
        </w:rPr>
        <w:t>DFDL Schema</w:t>
      </w:r>
      <w:r w:rsidRPr="005223F4">
        <w:t>.</w:t>
      </w:r>
    </w:p>
    <w:p w14:paraId="5ADDFDB3" w14:textId="77777777" w:rsidR="005F2FCC" w:rsidRPr="005223F4" w:rsidRDefault="00D53D64" w:rsidP="00C953CC">
      <w:pPr>
        <w:pStyle w:val="nobreak"/>
      </w:pPr>
      <w:r w:rsidRPr="005223F4">
        <w:t xml:space="preserve">The DFDL </w:t>
      </w:r>
      <w:r w:rsidR="00A161F2" w:rsidRPr="005223F4">
        <w:t xml:space="preserve">Schema </w:t>
      </w:r>
      <w:r w:rsidR="00710133" w:rsidRPr="005223F4">
        <w:t xml:space="preserve">Component </w:t>
      </w:r>
      <w:r w:rsidRPr="005223F4">
        <w:t xml:space="preserve">Model is shown in conceptual UML </w:t>
      </w:r>
      <w:r w:rsidR="005B0021" w:rsidRPr="005223F4">
        <w:t>in Figure 2</w:t>
      </w:r>
      <w:r w:rsidRPr="005223F4">
        <w:t>.</w:t>
      </w:r>
      <w:r w:rsidR="00BF3473" w:rsidRPr="005223F4">
        <w:t xml:space="preserve"> First</w:t>
      </w:r>
      <w:r w:rsidR="00A42B76" w:rsidRPr="005223F4">
        <w:t xml:space="preserve"> we show</w:t>
      </w:r>
      <w:r w:rsidR="00BF3473" w:rsidRPr="005223F4">
        <w:t xml:space="preserve"> the model for elements, groups and the top of the type hierarchy</w:t>
      </w:r>
      <w:r w:rsidR="00A42B76" w:rsidRPr="005223F4">
        <w:t>.</w:t>
      </w:r>
    </w:p>
    <w:p w14:paraId="5A7976BA" w14:textId="77777777" w:rsidR="00645D96" w:rsidRPr="005223F4" w:rsidRDefault="004A78E3" w:rsidP="00AB3884">
      <w:r w:rsidRPr="005223F4">
        <w:t>The shaded boxes have direct corresponding element syntax and therefore appear in DFDL schema</w:t>
      </w:r>
    </w:p>
    <w:p w14:paraId="48123831" w14:textId="77777777" w:rsidR="00BD7A0C" w:rsidRPr="005223F4" w:rsidRDefault="00BD7A0C" w:rsidP="004A78E3">
      <w:del w:id="1530" w:author="Steve Hanson" w:date="2013-02-26T11:38:00Z">
        <w:r w:rsidRPr="005223F4">
          <w:object w:dxaOrig="8101" w:dyaOrig="7949" w14:anchorId="60E876E5">
            <v:shape id="_x0000_i1028" type="#_x0000_t75" style="width:405.35pt;height:396.45pt" o:ole="">
              <v:imagedata r:id="rId17" o:title=""/>
            </v:shape>
            <o:OLEObject Type="Embed" ProgID="MSPhotoEd.3" ShapeID="_x0000_i1028" DrawAspect="Content" ObjectID="_1436260336" r:id="rId18"/>
          </w:object>
        </w:r>
      </w:del>
      <w:ins w:id="1531" w:author="Steve Hanson" w:date="2013-02-26T11:38:00Z">
        <w:r w:rsidRPr="005223F4">
          <w:object w:dxaOrig="8101" w:dyaOrig="7949" w14:anchorId="60E876E5">
            <v:shape id="_x0000_i1029" type="#_x0000_t75" style="width:405.35pt;height:396.45pt" o:ole="">
              <v:imagedata r:id="rId17" o:title=""/>
            </v:shape>
            <o:OLEObject Type="Embed" ProgID="MSPhotoEd.3" ShapeID="_x0000_i1029" DrawAspect="Content" ObjectID="_1436260337" r:id="rId19"/>
          </w:object>
        </w:r>
      </w:ins>
    </w:p>
    <w:p w14:paraId="4017105B" w14:textId="77777777" w:rsidR="00605BA2" w:rsidRPr="005223F4" w:rsidRDefault="00605BA2" w:rsidP="00605BA2">
      <w:pPr>
        <w:pStyle w:val="Caption"/>
      </w:pPr>
      <w:r w:rsidRPr="005223F4">
        <w:t xml:space="preserve">Figure </w:t>
      </w:r>
      <w:fldSimple w:instr=" SEQ Figure \* ARABIC ">
        <w:r w:rsidR="008B68D7">
          <w:rPr>
            <w:noProof/>
          </w:rPr>
          <w:t>2</w:t>
        </w:r>
      </w:fldSimple>
      <w:r w:rsidRPr="005223F4">
        <w:t xml:space="preserve"> DFDL Schema UML diagram</w:t>
      </w:r>
    </w:p>
    <w:p w14:paraId="2A9DAB2D" w14:textId="77777777" w:rsidR="003B30FF" w:rsidRPr="005223F4" w:rsidRDefault="00BF3473" w:rsidP="003B30FF">
      <w:r w:rsidRPr="005223F4">
        <w:t xml:space="preserve">The simple types are shown </w:t>
      </w:r>
      <w:r w:rsidR="00076837" w:rsidRPr="005223F4">
        <w:t>in Figure 3</w:t>
      </w:r>
      <w:r w:rsidRPr="005223F4">
        <w:t xml:space="preserve">. The graph shows all the types defined by XML Schema version 1.0, and the subset of these types supported by DFDL are shown </w:t>
      </w:r>
      <w:r w:rsidR="00A45F92" w:rsidRPr="005223F4">
        <w:t>as</w:t>
      </w:r>
      <w:r w:rsidRPr="005223F4">
        <w:t xml:space="preserve"> </w:t>
      </w:r>
      <w:r w:rsidR="00A45F92" w:rsidRPr="005223F4">
        <w:t>shaded</w:t>
      </w:r>
      <w:r w:rsidRPr="005223F4">
        <w:t>.</w:t>
      </w:r>
    </w:p>
    <w:p w14:paraId="7DBCB47C" w14:textId="77777777" w:rsidR="00605BA2" w:rsidRPr="005223F4" w:rsidRDefault="00605BA2" w:rsidP="00BD649E">
      <w:pPr>
        <w:keepNext/>
        <w:jc w:val="center"/>
      </w:pPr>
    </w:p>
    <w:p w14:paraId="4B6502C4" w14:textId="3AC429F6" w:rsidR="00BD649E" w:rsidRPr="005223F4" w:rsidRDefault="00862B37" w:rsidP="00BD649E">
      <w:pPr>
        <w:pStyle w:val="Caption"/>
      </w:pPr>
      <w:ins w:id="1532" w:author="mbeckerle" w:date="2013-02-26T11:38:00Z">
        <w:r>
          <w:pict w14:anchorId="51261A43">
            <v:shape id="_x0000_i1030" type="#_x0000_t75" style="width:494.65pt;height:370.75pt">
              <v:imagedata r:id="rId20" o:title=""/>
            </v:shape>
          </w:pict>
        </w:r>
      </w:ins>
    </w:p>
    <w:p w14:paraId="7D27EDA5" w14:textId="77777777" w:rsidR="00605BA2" w:rsidRPr="005223F4" w:rsidRDefault="00605BA2" w:rsidP="00605BA2">
      <w:pPr>
        <w:pStyle w:val="Caption"/>
      </w:pPr>
      <w:bookmarkStart w:id="1533" w:name="_Ref346445186"/>
      <w:bookmarkStart w:id="1534" w:name="_Ref361227201"/>
      <w:r w:rsidRPr="005223F4">
        <w:t xml:space="preserve">Figure </w:t>
      </w:r>
      <w:fldSimple w:instr=" SEQ Figure \* ARABIC ">
        <w:r w:rsidR="008B68D7">
          <w:rPr>
            <w:noProof/>
          </w:rPr>
          <w:t>3</w:t>
        </w:r>
      </w:fldSimple>
      <w:bookmarkEnd w:id="1533"/>
      <w:r w:rsidRPr="005223F4">
        <w:t xml:space="preserve"> DFDL simple types</w:t>
      </w:r>
      <w:bookmarkEnd w:id="1534"/>
    </w:p>
    <w:p w14:paraId="7FD4C7FA" w14:textId="77777777" w:rsidR="00D53D64" w:rsidRPr="005223F4" w:rsidRDefault="00D53D64" w:rsidP="00DD6AF2"/>
    <w:p w14:paraId="2108B789" w14:textId="77777777" w:rsidR="00D53D64" w:rsidRPr="005223F4" w:rsidRDefault="00551750" w:rsidP="00ED4EA6">
      <w:r w:rsidRPr="005223F4">
        <w:t>These types are defined as they are in XML Schema, with exceptions for:</w:t>
      </w:r>
    </w:p>
    <w:p w14:paraId="6675C408" w14:textId="77777777" w:rsidR="00551750" w:rsidRPr="005223F4" w:rsidRDefault="00551750" w:rsidP="00A42B76">
      <w:pPr>
        <w:ind w:left="720"/>
      </w:pPr>
      <w:r w:rsidRPr="005223F4">
        <w:t xml:space="preserve">String – In DFDL a string can contain any character codes. None are reserved. (Including the character with character code </w:t>
      </w:r>
      <w:r w:rsidR="00A42B76" w:rsidRPr="005223F4">
        <w:t>U+000</w:t>
      </w:r>
      <w:r w:rsidRPr="005223F4">
        <w:t xml:space="preserve">0, which is not </w:t>
      </w:r>
      <w:r w:rsidR="00A42B76" w:rsidRPr="005223F4">
        <w:t>permitted in</w:t>
      </w:r>
      <w:r w:rsidRPr="005223F4">
        <w:t xml:space="preserve"> XML documents.</w:t>
      </w:r>
      <w:r w:rsidR="00ED4EA6" w:rsidRPr="005223F4">
        <w:t>)</w:t>
      </w:r>
    </w:p>
    <w:p w14:paraId="4EEE48C3" w14:textId="77777777" w:rsidR="00F232CC" w:rsidRPr="005223F4" w:rsidRDefault="00F232CC" w:rsidP="00D53D64">
      <w:r w:rsidRPr="005223F4">
        <w:t xml:space="preserve">Each object defined by a class in the above UML is called a </w:t>
      </w:r>
      <w:r w:rsidRPr="005223F4">
        <w:rPr>
          <w:i/>
        </w:rPr>
        <w:t>DFDL Schema component</w:t>
      </w:r>
      <w:r w:rsidRPr="005223F4">
        <w:t>.</w:t>
      </w:r>
    </w:p>
    <w:p w14:paraId="266A4339" w14:textId="77777777" w:rsidR="00D53D64" w:rsidRPr="005223F4" w:rsidRDefault="00D53D64" w:rsidP="00D53D64">
      <w:r w:rsidRPr="005223F4">
        <w:t xml:space="preserve">We express the DFDL </w:t>
      </w:r>
      <w:r w:rsidR="00CE6C8C" w:rsidRPr="005223F4">
        <w:t xml:space="preserve">Schema </w:t>
      </w:r>
      <w:r w:rsidRPr="005223F4">
        <w:t>Model using a subset of the XML Schema Description Language (</w:t>
      </w:r>
      <w:r w:rsidR="0091319F" w:rsidRPr="005223F4">
        <w:t>XSDL</w:t>
      </w:r>
      <w:r w:rsidRPr="005223F4">
        <w:t xml:space="preserve">). </w:t>
      </w:r>
      <w:r w:rsidR="0091319F" w:rsidRPr="005223F4">
        <w:t>XSDL</w:t>
      </w:r>
      <w:r w:rsidRPr="005223F4">
        <w:t xml:space="preserve"> provides a standardized schema language suitable </w:t>
      </w:r>
      <w:r w:rsidR="00892C20" w:rsidRPr="005223F4">
        <w:t>for expressing</w:t>
      </w:r>
      <w:r w:rsidRPr="005223F4">
        <w:t xml:space="preserve"> the DFDL </w:t>
      </w:r>
      <w:r w:rsidR="00CE6C8C" w:rsidRPr="005223F4">
        <w:t xml:space="preserve">Schema </w:t>
      </w:r>
      <w:r w:rsidRPr="005223F4">
        <w:t xml:space="preserve">Model. </w:t>
      </w:r>
    </w:p>
    <w:p w14:paraId="55A1A823" w14:textId="023D050B" w:rsidR="005F2FCC" w:rsidRPr="005223F4" w:rsidRDefault="005F2FCC" w:rsidP="005F2FCC">
      <w:r w:rsidRPr="005223F4">
        <w:t xml:space="preserve">A DFDL Schema is an </w:t>
      </w:r>
      <w:r w:rsidR="007F5736" w:rsidRPr="005223F4">
        <w:t>XML schema</w:t>
      </w:r>
      <w:r w:rsidRPr="005223F4">
        <w:t xml:space="preserve"> containing only a </w:t>
      </w:r>
      <w:r w:rsidR="00530FA1" w:rsidRPr="005223F4">
        <w:t xml:space="preserve">restricted </w:t>
      </w:r>
      <w:r w:rsidRPr="005223F4">
        <w:t xml:space="preserve">subset of the constructs available in full W3C XML Schema Description Language. Within this </w:t>
      </w:r>
      <w:r w:rsidR="007F5736" w:rsidRPr="005223F4">
        <w:t>XML schema</w:t>
      </w:r>
      <w:r w:rsidRPr="005223F4">
        <w:t xml:space="preserve">, special DFDL annotations are distributed </w:t>
      </w:r>
      <w:r w:rsidR="00E13171" w:rsidRPr="005223F4">
        <w:t>that</w:t>
      </w:r>
      <w:r w:rsidRPr="005223F4">
        <w:t xml:space="preserve"> carry the information about the data</w:t>
      </w:r>
      <w:ins w:id="1535" w:author="mbeckerle" w:date="2013-01-28T13:30:00Z">
        <w:r w:rsidR="00C17600">
          <w:t>’s</w:t>
        </w:r>
      </w:ins>
      <w:r w:rsidRPr="005223F4">
        <w:t xml:space="preserve"> format or representation.</w:t>
      </w:r>
    </w:p>
    <w:p w14:paraId="35BC3D07" w14:textId="77777777" w:rsidR="005F2FCC" w:rsidRPr="005223F4" w:rsidRDefault="005F2FCC" w:rsidP="005F2FCC">
      <w:r w:rsidRPr="005223F4">
        <w:t xml:space="preserve">A DFDL Schema is a valid </w:t>
      </w:r>
      <w:r w:rsidR="007F5736" w:rsidRPr="005223F4">
        <w:t>XML schema</w:t>
      </w:r>
      <w:r w:rsidRPr="005223F4">
        <w:t xml:space="preserve">. However, the converse is not true since </w:t>
      </w:r>
      <w:r w:rsidR="004C45C0" w:rsidRPr="005223F4">
        <w:t xml:space="preserve">the DFDL </w:t>
      </w:r>
      <w:r w:rsidR="00037C2B" w:rsidRPr="005223F4">
        <w:t xml:space="preserve">Schema </w:t>
      </w:r>
      <w:r w:rsidR="004C45C0" w:rsidRPr="005223F4">
        <w:t xml:space="preserve">Model does not include many concepts that appear in </w:t>
      </w:r>
      <w:r w:rsidR="007F5736" w:rsidRPr="005223F4">
        <w:t>XML schema</w:t>
      </w:r>
      <w:r w:rsidR="004C45C0" w:rsidRPr="005223F4">
        <w:t>.</w:t>
      </w:r>
    </w:p>
    <w:p w14:paraId="117E081E" w14:textId="77777777" w:rsidR="005F2FCC" w:rsidRPr="005223F4" w:rsidRDefault="005F2FCC" w:rsidP="006E4FE8">
      <w:pPr>
        <w:pStyle w:val="Heading2"/>
      </w:pPr>
      <w:bookmarkStart w:id="1536" w:name="_Toc99787969"/>
      <w:bookmarkStart w:id="1537" w:name="_Toc99956882"/>
      <w:bookmarkStart w:id="1538" w:name="_Toc177399028"/>
      <w:bookmarkStart w:id="1539" w:name="_Toc175057315"/>
      <w:bookmarkStart w:id="1540" w:name="_Toc199516230"/>
      <w:bookmarkStart w:id="1541" w:name="_Toc194983908"/>
      <w:bookmarkStart w:id="1542" w:name="_Toc243112749"/>
      <w:bookmarkStart w:id="1543" w:name="_Ref273529945"/>
      <w:bookmarkStart w:id="1544" w:name="_Ref273529953"/>
      <w:bookmarkStart w:id="1545" w:name="_Ref274647262"/>
      <w:bookmarkStart w:id="1546" w:name="_Ref274647268"/>
      <w:bookmarkStart w:id="1547" w:name="_Ref346445132"/>
      <w:bookmarkStart w:id="1548" w:name="_Toc349042624"/>
      <w:bookmarkStart w:id="1549" w:name="_Toc362453114"/>
      <w:r w:rsidRPr="005223F4">
        <w:t>DFDL Subset of XML Schema</w:t>
      </w:r>
      <w:bookmarkEnd w:id="1536"/>
      <w:bookmarkEnd w:id="1537"/>
      <w:bookmarkEnd w:id="1538"/>
      <w:bookmarkEnd w:id="1539"/>
      <w:bookmarkEnd w:id="1540"/>
      <w:bookmarkEnd w:id="1541"/>
      <w:bookmarkEnd w:id="1542"/>
      <w:bookmarkEnd w:id="1543"/>
      <w:bookmarkEnd w:id="1544"/>
      <w:bookmarkEnd w:id="1545"/>
      <w:bookmarkEnd w:id="1546"/>
      <w:bookmarkEnd w:id="1547"/>
      <w:bookmarkEnd w:id="1548"/>
      <w:bookmarkEnd w:id="1549"/>
    </w:p>
    <w:p w14:paraId="2B0A20D2" w14:textId="77777777" w:rsidR="005F2FCC" w:rsidRPr="005223F4" w:rsidRDefault="004C45C0" w:rsidP="005F2FCC">
      <w:pPr>
        <w:pStyle w:val="nobreak"/>
      </w:pPr>
      <w:r w:rsidRPr="005223F4">
        <w:t>The DFDL</w:t>
      </w:r>
      <w:r w:rsidR="005F2FCC" w:rsidRPr="005223F4">
        <w:t xml:space="preserve"> subset of </w:t>
      </w:r>
      <w:r w:rsidR="0091319F" w:rsidRPr="005223F4">
        <w:t>XSDL</w:t>
      </w:r>
      <w:r w:rsidR="005F2FCC" w:rsidRPr="005223F4">
        <w:t xml:space="preserve"> is a general model for hierarchically-nested data. It </w:t>
      </w:r>
      <w:r w:rsidR="00B4683A" w:rsidRPr="005223F4">
        <w:t>avoids</w:t>
      </w:r>
      <w:r w:rsidR="005F2FCC" w:rsidRPr="005223F4">
        <w:t xml:space="preserve"> the </w:t>
      </w:r>
      <w:r w:rsidR="0091319F" w:rsidRPr="005223F4">
        <w:t>XSDL</w:t>
      </w:r>
      <w:r w:rsidR="005F2FCC" w:rsidRPr="005223F4">
        <w:t xml:space="preserve"> features used to describe the peculiarities of XML as a syntactic textual representation of data</w:t>
      </w:r>
      <w:r w:rsidR="00B4683A" w:rsidRPr="005223F4">
        <w:t>, and features that are simply not needed by DFDL</w:t>
      </w:r>
      <w:r w:rsidR="005F2FCC" w:rsidRPr="005223F4">
        <w:t>.</w:t>
      </w:r>
    </w:p>
    <w:p w14:paraId="3E99DB6D" w14:textId="77777777" w:rsidR="005F2FCC" w:rsidRPr="005223F4" w:rsidRDefault="005F2FCC" w:rsidP="005F2FCC">
      <w:r w:rsidRPr="005223F4">
        <w:t xml:space="preserve">The following lists detail the similarities and differences between general </w:t>
      </w:r>
      <w:r w:rsidR="0091319F" w:rsidRPr="005223F4">
        <w:t>XSDL</w:t>
      </w:r>
      <w:r w:rsidRPr="005223F4">
        <w:t xml:space="preserve"> and this subset.</w:t>
      </w:r>
    </w:p>
    <w:p w14:paraId="2F83B4D9" w14:textId="77777777" w:rsidR="005F2FCC" w:rsidRPr="005223F4" w:rsidRDefault="005F2FCC" w:rsidP="005F2FCC">
      <w:r w:rsidRPr="005223F4">
        <w:t>DFDL Schemas consist of:</w:t>
      </w:r>
    </w:p>
    <w:p w14:paraId="6ABDB0E9" w14:textId="77777777" w:rsidR="005F2FCC" w:rsidRPr="005223F4" w:rsidRDefault="00E13171" w:rsidP="005F2FCC">
      <w:pPr>
        <w:numPr>
          <w:ilvl w:val="0"/>
          <w:numId w:val="12"/>
        </w:numPr>
      </w:pPr>
      <w:r w:rsidRPr="005223F4">
        <w:t>S</w:t>
      </w:r>
      <w:r w:rsidR="005F2FCC" w:rsidRPr="005223F4">
        <w:t xml:space="preserve">tandard </w:t>
      </w:r>
      <w:r w:rsidR="0091319F" w:rsidRPr="005223F4">
        <w:t>XSDL</w:t>
      </w:r>
      <w:r w:rsidR="005F2FCC" w:rsidRPr="005223F4">
        <w:t xml:space="preserve"> namespace management</w:t>
      </w:r>
    </w:p>
    <w:p w14:paraId="0A38D0CF" w14:textId="77777777" w:rsidR="005F2FCC" w:rsidRPr="005223F4" w:rsidRDefault="00E13171" w:rsidP="005F2FCC">
      <w:pPr>
        <w:numPr>
          <w:ilvl w:val="0"/>
          <w:numId w:val="12"/>
        </w:numPr>
      </w:pPr>
      <w:r w:rsidRPr="005223F4">
        <w:t>S</w:t>
      </w:r>
      <w:r w:rsidR="005F2FCC" w:rsidRPr="005223F4">
        <w:t xml:space="preserve">tandard </w:t>
      </w:r>
      <w:r w:rsidR="0091319F" w:rsidRPr="005223F4">
        <w:t>XSDL</w:t>
      </w:r>
      <w:r w:rsidR="005F2FCC" w:rsidRPr="005223F4">
        <w:t xml:space="preserve"> import</w:t>
      </w:r>
      <w:r w:rsidR="004C45C0" w:rsidRPr="005223F4">
        <w:t xml:space="preserve"> and </w:t>
      </w:r>
      <w:r w:rsidR="005F2FCC" w:rsidRPr="005223F4">
        <w:t xml:space="preserve"> management for multiple file schemas</w:t>
      </w:r>
    </w:p>
    <w:p w14:paraId="40AF59D5" w14:textId="63FDF061" w:rsidR="005F2FCC" w:rsidRPr="005223F4" w:rsidRDefault="005D3FB2" w:rsidP="005F2FCC">
      <w:pPr>
        <w:numPr>
          <w:ilvl w:val="0"/>
          <w:numId w:val="12"/>
        </w:numPr>
      </w:pPr>
      <w:r w:rsidRPr="005223F4">
        <w:t>Local</w:t>
      </w:r>
      <w:r w:rsidR="005F2FCC" w:rsidRPr="005223F4">
        <w:t xml:space="preserve"> element declarations with dimensionality via </w:t>
      </w:r>
      <w:del w:id="1550" w:author="Steve Hanson" w:date="2013-03-28T18:05:00Z">
        <w:r w:rsidR="001359BA" w:rsidRPr="005223F4" w:rsidDel="00767A8A">
          <w:delText>xs:</w:delText>
        </w:r>
      </w:del>
      <w:r w:rsidR="001359BA" w:rsidRPr="005223F4">
        <w:t>maxOccurs</w:t>
      </w:r>
      <w:r w:rsidR="005F2FCC" w:rsidRPr="005223F4">
        <w:t xml:space="preserve"> and </w:t>
      </w:r>
      <w:del w:id="1551" w:author="Steve Hanson" w:date="2013-03-28T18:05:00Z">
        <w:r w:rsidR="0015012F" w:rsidRPr="005223F4" w:rsidDel="00767A8A">
          <w:delText>xs:</w:delText>
        </w:r>
      </w:del>
      <w:r w:rsidR="0015012F" w:rsidRPr="005223F4">
        <w:t>minOccurs</w:t>
      </w:r>
      <w:r w:rsidR="005F2FCC" w:rsidRPr="005223F4">
        <w:t>.</w:t>
      </w:r>
    </w:p>
    <w:p w14:paraId="221628E8" w14:textId="77777777" w:rsidR="004C45C0" w:rsidRPr="005223F4" w:rsidRDefault="00E13171" w:rsidP="005F2FCC">
      <w:pPr>
        <w:numPr>
          <w:ilvl w:val="0"/>
          <w:numId w:val="12"/>
        </w:numPr>
      </w:pPr>
      <w:r w:rsidRPr="005223F4">
        <w:t>G</w:t>
      </w:r>
      <w:r w:rsidR="004C45C0" w:rsidRPr="005223F4">
        <w:t>lobal element declarations</w:t>
      </w:r>
    </w:p>
    <w:p w14:paraId="472C0EAB" w14:textId="2C58B4C6" w:rsidR="003E39ED" w:rsidRPr="005223F4" w:rsidRDefault="00E13171" w:rsidP="003E39ED">
      <w:pPr>
        <w:numPr>
          <w:ilvl w:val="0"/>
          <w:numId w:val="12"/>
        </w:numPr>
      </w:pPr>
      <w:r w:rsidRPr="005223F4">
        <w:t>C</w:t>
      </w:r>
      <w:r w:rsidR="003E39ED" w:rsidRPr="005223F4">
        <w:t>omplexType definitions</w:t>
      </w:r>
      <w:r w:rsidR="00D45A10" w:rsidRPr="005223F4">
        <w:t xml:space="preserve"> with empty or element-only content</w:t>
      </w:r>
      <w:ins w:id="1552" w:author="mbeckerle" w:date="2013-01-28T12:59:00Z">
        <w:r w:rsidR="00233F3E">
          <w:t xml:space="preserve"> models.</w:t>
        </w:r>
      </w:ins>
    </w:p>
    <w:p w14:paraId="003B8D6B" w14:textId="77777777" w:rsidR="005F2FCC" w:rsidRPr="005223F4" w:rsidRDefault="005F2FCC" w:rsidP="005F2FCC">
      <w:pPr>
        <w:numPr>
          <w:ilvl w:val="0"/>
          <w:numId w:val="12"/>
        </w:numPr>
      </w:pPr>
      <w:r w:rsidRPr="005223F4">
        <w:t>DFDL appinfo annotations describing the data format</w:t>
      </w:r>
    </w:p>
    <w:p w14:paraId="07ACE671" w14:textId="77777777" w:rsidR="005F2FCC" w:rsidRPr="005223F4" w:rsidRDefault="005F2FCC" w:rsidP="008D7F1F">
      <w:pPr>
        <w:numPr>
          <w:ilvl w:val="0"/>
          <w:numId w:val="12"/>
        </w:numPr>
      </w:pPr>
      <w:r w:rsidRPr="005223F4">
        <w:t>These simple types: string, float, double, decimal,</w:t>
      </w:r>
      <w:r w:rsidR="00F777A1" w:rsidRPr="005223F4">
        <w:t xml:space="preserve"> integer,</w:t>
      </w:r>
      <w:r w:rsidRPr="005223F4">
        <w:t xml:space="preserve"> long, int, short, byte, </w:t>
      </w:r>
      <w:r w:rsidR="00E67DB9" w:rsidRPr="005223F4">
        <w:t xml:space="preserve">nonNegativeInteger, </w:t>
      </w:r>
      <w:r w:rsidRPr="005223F4">
        <w:t xml:space="preserve">unsignedLong, unsignedInt, unsignedShort, unsignedByte, boolean, date, time, dateTime, </w:t>
      </w:r>
      <w:r w:rsidR="00AA63C4" w:rsidRPr="005223F4">
        <w:t xml:space="preserve"> hexBinary</w:t>
      </w:r>
    </w:p>
    <w:p w14:paraId="0F1122BF" w14:textId="77777777" w:rsidR="001C5D58" w:rsidRPr="005223F4" w:rsidRDefault="001C5D58" w:rsidP="00E13092">
      <w:pPr>
        <w:numPr>
          <w:ilvl w:val="0"/>
          <w:numId w:val="12"/>
        </w:numPr>
      </w:pPr>
      <w:r w:rsidRPr="005223F4">
        <w:t>These facets: minLength, maxLength, minInclusive, maxInclusive, minExclusive,</w:t>
      </w:r>
      <w:r w:rsidR="00BD649E" w:rsidRPr="005223F4">
        <w:t xml:space="preserve"> </w:t>
      </w:r>
      <w:r w:rsidRPr="005223F4">
        <w:t>maxExclusive, totalDigits, fractionDigits, enumeration, pattern (for xs:string type only)</w:t>
      </w:r>
    </w:p>
    <w:p w14:paraId="1F6EA2E4" w14:textId="77777777" w:rsidR="001C5D58" w:rsidRPr="005223F4" w:rsidRDefault="00E13171" w:rsidP="008C1AD1">
      <w:pPr>
        <w:numPr>
          <w:ilvl w:val="0"/>
          <w:numId w:val="12"/>
        </w:numPr>
      </w:pPr>
      <w:r w:rsidRPr="005223F4">
        <w:t>F</w:t>
      </w:r>
      <w:r w:rsidR="001C5D58" w:rsidRPr="005223F4">
        <w:t>ixed</w:t>
      </w:r>
      <w:r w:rsidR="002A7A85" w:rsidRPr="005223F4">
        <w:t xml:space="preserve"> values</w:t>
      </w:r>
    </w:p>
    <w:p w14:paraId="726BC12E" w14:textId="77777777" w:rsidR="002A7A85" w:rsidRPr="005223F4" w:rsidRDefault="00E13171" w:rsidP="002A7A85">
      <w:pPr>
        <w:numPr>
          <w:ilvl w:val="0"/>
          <w:numId w:val="12"/>
        </w:numPr>
      </w:pPr>
      <w:r w:rsidRPr="005223F4">
        <w:t>D</w:t>
      </w:r>
      <w:r w:rsidR="002A7A85" w:rsidRPr="005223F4">
        <w:t>efault values</w:t>
      </w:r>
    </w:p>
    <w:p w14:paraId="2ADEFAAF" w14:textId="616DAE42" w:rsidR="005F2FCC" w:rsidRPr="005223F4" w:rsidRDefault="005F2FCC" w:rsidP="005F2FCC">
      <w:pPr>
        <w:numPr>
          <w:ilvl w:val="0"/>
          <w:numId w:val="12"/>
        </w:numPr>
      </w:pPr>
      <w:commentRangeStart w:id="1553"/>
      <w:r w:rsidRPr="005223F4">
        <w:t xml:space="preserve">'sequence' </w:t>
      </w:r>
      <w:r w:rsidR="002A7A85" w:rsidRPr="005223F4">
        <w:t xml:space="preserve">model </w:t>
      </w:r>
      <w:r w:rsidRPr="005223F4">
        <w:t>groups</w:t>
      </w:r>
      <w:r w:rsidR="004C45C0" w:rsidRPr="005223F4">
        <w:t xml:space="preserve"> </w:t>
      </w:r>
      <w:r w:rsidR="002776C2" w:rsidRPr="005223F4">
        <w:t>(</w:t>
      </w:r>
      <w:r w:rsidR="00B4683A" w:rsidRPr="005223F4">
        <w:t xml:space="preserve">without </w:t>
      </w:r>
      <w:del w:id="1554" w:author="Steve Hanson" w:date="2013-03-28T18:09:00Z">
        <w:r w:rsidR="0015012F" w:rsidRPr="005223F4" w:rsidDel="00767A8A">
          <w:delText>xs:</w:delText>
        </w:r>
      </w:del>
      <w:r w:rsidR="0015012F" w:rsidRPr="005223F4">
        <w:t>minOccurs</w:t>
      </w:r>
      <w:r w:rsidR="00B4683A" w:rsidRPr="005223F4">
        <w:t xml:space="preserve"> and </w:t>
      </w:r>
      <w:del w:id="1555" w:author="Steve Hanson" w:date="2013-03-28T18:09:00Z">
        <w:r w:rsidR="001359BA" w:rsidRPr="005223F4" w:rsidDel="00767A8A">
          <w:delText>xs:</w:delText>
        </w:r>
      </w:del>
      <w:r w:rsidR="001359BA" w:rsidRPr="005223F4">
        <w:t>maxOccurs</w:t>
      </w:r>
      <w:ins w:id="1556" w:author="mbeckerle" w:date="2013-07-11T17:59:00Z">
        <w:r w:rsidR="00535A81">
          <w:t xml:space="preserve"> or with both minOccurs="1" and maxOccurs="1"</w:t>
        </w:r>
      </w:ins>
      <w:r w:rsidR="002776C2" w:rsidRPr="005223F4">
        <w:t>)</w:t>
      </w:r>
    </w:p>
    <w:p w14:paraId="4743DC46" w14:textId="16E65F62" w:rsidR="005F2FCC" w:rsidRPr="005223F4" w:rsidRDefault="005F2FCC" w:rsidP="005F2FCC">
      <w:pPr>
        <w:numPr>
          <w:ilvl w:val="0"/>
          <w:numId w:val="12"/>
        </w:numPr>
      </w:pPr>
      <w:r w:rsidRPr="005223F4">
        <w:t xml:space="preserve">'choice' </w:t>
      </w:r>
      <w:r w:rsidR="002A7A85" w:rsidRPr="005223F4">
        <w:t xml:space="preserve">model </w:t>
      </w:r>
      <w:r w:rsidRPr="005223F4">
        <w:t>groups</w:t>
      </w:r>
      <w:r w:rsidR="002776C2" w:rsidRPr="005223F4">
        <w:t xml:space="preserve"> (</w:t>
      </w:r>
      <w:r w:rsidR="00B4683A" w:rsidRPr="005223F4">
        <w:t xml:space="preserve">without </w:t>
      </w:r>
      <w:del w:id="1557" w:author="Steve Hanson" w:date="2013-03-28T18:09:00Z">
        <w:r w:rsidR="0015012F" w:rsidRPr="005223F4" w:rsidDel="00767A8A">
          <w:delText>xs:</w:delText>
        </w:r>
      </w:del>
      <w:r w:rsidR="0015012F" w:rsidRPr="005223F4">
        <w:t>minOccurs</w:t>
      </w:r>
      <w:r w:rsidR="00B4683A" w:rsidRPr="005223F4">
        <w:t xml:space="preserve"> and </w:t>
      </w:r>
      <w:del w:id="1558" w:author="Steve Hanson" w:date="2013-03-28T18:09:00Z">
        <w:r w:rsidR="001359BA" w:rsidRPr="005223F4" w:rsidDel="00767A8A">
          <w:delText>xs:</w:delText>
        </w:r>
      </w:del>
      <w:r w:rsidR="001359BA" w:rsidRPr="005223F4">
        <w:t>maxOccurs</w:t>
      </w:r>
      <w:ins w:id="1559" w:author="mbeckerle" w:date="2013-07-11T17:59:00Z">
        <w:r w:rsidR="00535A81">
          <w:t xml:space="preserve"> or with both minOccurs="1" and maxOccurs="1"</w:t>
        </w:r>
      </w:ins>
      <w:r w:rsidR="002776C2" w:rsidRPr="005223F4">
        <w:t>)</w:t>
      </w:r>
      <w:commentRangeEnd w:id="1553"/>
      <w:r w:rsidR="00535A81">
        <w:rPr>
          <w:rStyle w:val="CommentReference"/>
        </w:rPr>
        <w:commentReference w:id="1553"/>
      </w:r>
    </w:p>
    <w:p w14:paraId="116634F6" w14:textId="77777777" w:rsidR="004C45C0" w:rsidRPr="005223F4" w:rsidRDefault="00E13171" w:rsidP="004C45C0">
      <w:pPr>
        <w:numPr>
          <w:ilvl w:val="0"/>
          <w:numId w:val="12"/>
        </w:numPr>
      </w:pPr>
      <w:r w:rsidRPr="005223F4">
        <w:t>S</w:t>
      </w:r>
      <w:r w:rsidR="00DE5101" w:rsidRPr="005223F4">
        <w:t>imple type derivations</w:t>
      </w:r>
      <w:r w:rsidR="00510C0F" w:rsidRPr="005223F4">
        <w:t xml:space="preserve"> derived by restriction from the allowed built-in types</w:t>
      </w:r>
    </w:p>
    <w:p w14:paraId="190A7871" w14:textId="77777777" w:rsidR="005F2FCC" w:rsidRPr="005223F4" w:rsidRDefault="005F2FCC" w:rsidP="005F2FCC">
      <w:pPr>
        <w:numPr>
          <w:ilvl w:val="0"/>
          <w:numId w:val="12"/>
        </w:numPr>
      </w:pPr>
      <w:r w:rsidRPr="005223F4">
        <w:t>Reusable Groups: named model group</w:t>
      </w:r>
      <w:r w:rsidR="00510C0F" w:rsidRPr="005223F4">
        <w:t xml:space="preserve"> definitions</w:t>
      </w:r>
      <w:r w:rsidR="00B90BB4" w:rsidRPr="005223F4">
        <w:t xml:space="preserve"> can only contain one model group</w:t>
      </w:r>
    </w:p>
    <w:p w14:paraId="41BB4DEF" w14:textId="227FC154" w:rsidR="005F2FCC" w:rsidRPr="005223F4" w:rsidRDefault="005F2FCC" w:rsidP="00DE5101">
      <w:pPr>
        <w:numPr>
          <w:ilvl w:val="0"/>
          <w:numId w:val="12"/>
        </w:numPr>
      </w:pPr>
      <w:r w:rsidRPr="005223F4">
        <w:t>Element references</w:t>
      </w:r>
      <w:r w:rsidR="00DE5101" w:rsidRPr="005223F4">
        <w:t xml:space="preserve"> with dimensionality via </w:t>
      </w:r>
      <w:del w:id="1560" w:author="Steve Hanson" w:date="2013-03-28T18:09:00Z">
        <w:r w:rsidR="001359BA" w:rsidRPr="005223F4" w:rsidDel="00767A8A">
          <w:delText>xs:</w:delText>
        </w:r>
      </w:del>
      <w:r w:rsidR="001359BA" w:rsidRPr="005223F4">
        <w:t>maxOccurs</w:t>
      </w:r>
      <w:r w:rsidR="00DE5101" w:rsidRPr="005223F4">
        <w:t xml:space="preserve"> and </w:t>
      </w:r>
      <w:del w:id="1561" w:author="Steve Hanson" w:date="2013-03-28T18:09:00Z">
        <w:r w:rsidR="0015012F" w:rsidRPr="005223F4" w:rsidDel="00767A8A">
          <w:delText>xs:</w:delText>
        </w:r>
      </w:del>
      <w:r w:rsidR="0015012F" w:rsidRPr="005223F4">
        <w:t>minOccurs</w:t>
      </w:r>
      <w:r w:rsidR="00DE5101" w:rsidRPr="005223F4">
        <w:t>.</w:t>
      </w:r>
    </w:p>
    <w:p w14:paraId="49A99D38" w14:textId="77777777" w:rsidR="004C45C0" w:rsidRPr="005223F4" w:rsidRDefault="004C45C0" w:rsidP="005F2FCC">
      <w:pPr>
        <w:numPr>
          <w:ilvl w:val="0"/>
          <w:numId w:val="12"/>
        </w:numPr>
      </w:pPr>
      <w:r w:rsidRPr="005223F4">
        <w:t>Group references</w:t>
      </w:r>
      <w:r w:rsidR="00DE5101" w:rsidRPr="005223F4">
        <w:t xml:space="preserve"> without dimensionality</w:t>
      </w:r>
    </w:p>
    <w:p w14:paraId="0B014D8E" w14:textId="71DA5598" w:rsidR="00661F76" w:rsidRPr="005223F4" w:rsidRDefault="00767A8A" w:rsidP="00661F76">
      <w:pPr>
        <w:numPr>
          <w:ilvl w:val="0"/>
          <w:numId w:val="12"/>
        </w:numPr>
      </w:pPr>
      <w:ins w:id="1562" w:author="Steve Hanson" w:date="2013-03-28T18:05:00Z">
        <w:r>
          <w:t>N</w:t>
        </w:r>
      </w:ins>
      <w:del w:id="1563" w:author="Steve Hanson" w:date="2013-03-28T18:05:00Z">
        <w:r w:rsidR="00966FCB" w:rsidRPr="005223F4" w:rsidDel="00767A8A">
          <w:delText>xs:n</w:delText>
        </w:r>
      </w:del>
      <w:r w:rsidR="00966FCB" w:rsidRPr="005223F4">
        <w:t xml:space="preserve">illable="true" </w:t>
      </w:r>
      <w:commentRangeStart w:id="1564"/>
      <w:del w:id="1565" w:author="mbeckerle" w:date="2012-03-25T11:44:00Z">
        <w:r w:rsidR="00966FCB" w:rsidRPr="005223F4" w:rsidDel="000A33CF">
          <w:delText>only on elements of simple type.</w:delText>
        </w:r>
        <w:commentRangeEnd w:id="1564"/>
        <w:r w:rsidR="00F12886" w:rsidDel="000A33CF">
          <w:rPr>
            <w:rStyle w:val="CommentReference"/>
          </w:rPr>
          <w:commentReference w:id="1564"/>
        </w:r>
      </w:del>
    </w:p>
    <w:p w14:paraId="4C08FCC1" w14:textId="77777777" w:rsidR="000211A8" w:rsidRPr="005223F4" w:rsidRDefault="000211A8" w:rsidP="000211A8">
      <w:pPr>
        <w:numPr>
          <w:ilvl w:val="0"/>
          <w:numId w:val="12"/>
        </w:numPr>
      </w:pPr>
      <w:r w:rsidRPr="005223F4">
        <w:t>Appinfo annotations for sources other than DFDL are permitted and ignored</w:t>
      </w:r>
    </w:p>
    <w:p w14:paraId="0FD54C7C" w14:textId="77777777" w:rsidR="00E75805" w:rsidRPr="005223F4" w:rsidRDefault="00E75805" w:rsidP="000211A8">
      <w:pPr>
        <w:numPr>
          <w:ilvl w:val="0"/>
          <w:numId w:val="12"/>
        </w:numPr>
      </w:pPr>
      <w:r w:rsidRPr="005223F4">
        <w:t>Unions</w:t>
      </w:r>
      <w:r w:rsidR="00AA3627" w:rsidRPr="005223F4">
        <w:t xml:space="preserve">; </w:t>
      </w:r>
      <w:r w:rsidR="00B46AA7" w:rsidRPr="005223F4">
        <w:t>the</w:t>
      </w:r>
      <w:r w:rsidR="00AA3627" w:rsidRPr="005223F4">
        <w:t xml:space="preserve"> memberTypes must be derived from the same simple type. DFDL annotatio</w:t>
      </w:r>
      <w:r w:rsidR="00B46AA7" w:rsidRPr="005223F4">
        <w:t xml:space="preserve">ns </w:t>
      </w:r>
      <w:r w:rsidR="00AA3627" w:rsidRPr="005223F4">
        <w:t>are not permitted on union members.</w:t>
      </w:r>
      <w:r w:rsidR="00B4683A" w:rsidRPr="005223F4">
        <w:rPr>
          <w:rStyle w:val="FootnoteReference"/>
        </w:rPr>
        <w:footnoteReference w:id="7"/>
      </w:r>
    </w:p>
    <w:p w14:paraId="04E3F8C2" w14:textId="77777777" w:rsidR="00BA7430" w:rsidRPr="005223F4" w:rsidRDefault="00DA2821" w:rsidP="000211A8">
      <w:pPr>
        <w:numPr>
          <w:ilvl w:val="0"/>
          <w:numId w:val="12"/>
        </w:numPr>
      </w:pPr>
      <w:r w:rsidRPr="005223F4">
        <w:t xml:space="preserve">XML </w:t>
      </w:r>
      <w:r w:rsidR="00BA7430" w:rsidRPr="005223F4">
        <w:t>Entities</w:t>
      </w:r>
    </w:p>
    <w:p w14:paraId="58B79690" w14:textId="77777777" w:rsidR="00857A9E" w:rsidRPr="005223F4" w:rsidRDefault="00857A9E" w:rsidP="00C05734">
      <w:pPr>
        <w:pStyle w:val="nobreak"/>
      </w:pPr>
      <w:r w:rsidRPr="005223F4">
        <w:t>Note: xs:nonNegativeInteger is treated as an unsigned xs:</w:t>
      </w:r>
      <w:r w:rsidR="00C05734" w:rsidRPr="005223F4">
        <w:t>integer</w:t>
      </w:r>
      <w:r w:rsidRPr="005223F4">
        <w:t>.</w:t>
      </w:r>
    </w:p>
    <w:p w14:paraId="30B6EFBA" w14:textId="77777777" w:rsidR="00DE5101" w:rsidRPr="005223F4" w:rsidRDefault="005F2FCC" w:rsidP="005F2FCC">
      <w:pPr>
        <w:pStyle w:val="nobreak"/>
      </w:pPr>
      <w:r w:rsidRPr="005223F4">
        <w:t xml:space="preserve">The following constructs from XML Schema are not used as part of the </w:t>
      </w:r>
      <w:r w:rsidR="00037C2B" w:rsidRPr="005223F4">
        <w:t>DFDL Schema</w:t>
      </w:r>
      <w:r w:rsidR="00D67207" w:rsidRPr="005223F4">
        <w:t xml:space="preserve"> Model</w:t>
      </w:r>
      <w:r w:rsidRPr="005223F4">
        <w:t xml:space="preserve"> of DFDL v1.0 </w:t>
      </w:r>
      <w:r w:rsidR="00675EB3" w:rsidRPr="005223F4">
        <w:t>schemas;</w:t>
      </w:r>
      <w:r w:rsidRPr="005223F4">
        <w:t xml:space="preserve"> however, </w:t>
      </w:r>
      <w:r w:rsidR="00FA1B43" w:rsidRPr="005223F4">
        <w:t>they are all reserved</w:t>
      </w:r>
      <w:r w:rsidR="007A40E6" w:rsidRPr="005223F4">
        <w:rPr>
          <w:rStyle w:val="FootnoteReference"/>
        </w:rPr>
        <w:footnoteReference w:id="8"/>
      </w:r>
      <w:r w:rsidR="00FA1B43" w:rsidRPr="005223F4">
        <w:t xml:space="preserve"> for future use since </w:t>
      </w:r>
      <w:r w:rsidRPr="005223F4">
        <w:t>the data model may be extended to use them in future versions of DFDL</w:t>
      </w:r>
      <w:r w:rsidR="007A40E6" w:rsidRPr="005223F4">
        <w:t>:</w:t>
      </w:r>
      <w:r w:rsidR="00FA1B43" w:rsidRPr="005223F4">
        <w:t xml:space="preserve"> </w:t>
      </w:r>
    </w:p>
    <w:p w14:paraId="75177DCC" w14:textId="77777777" w:rsidR="005F2FCC" w:rsidRPr="005223F4" w:rsidRDefault="005F2FCC" w:rsidP="00DE5101">
      <w:pPr>
        <w:numPr>
          <w:ilvl w:val="0"/>
          <w:numId w:val="11"/>
        </w:numPr>
        <w:rPr>
          <w:i/>
        </w:rPr>
      </w:pPr>
      <w:r w:rsidRPr="005223F4">
        <w:t>Attribute declarations</w:t>
      </w:r>
      <w:r w:rsidR="00DE5101" w:rsidRPr="005223F4">
        <w:t xml:space="preserve"> (local or global)</w:t>
      </w:r>
    </w:p>
    <w:p w14:paraId="2141E30A" w14:textId="77777777" w:rsidR="00DE5101" w:rsidRPr="005223F4" w:rsidRDefault="00DE5101" w:rsidP="00DE5101">
      <w:pPr>
        <w:numPr>
          <w:ilvl w:val="0"/>
          <w:numId w:val="11"/>
        </w:numPr>
        <w:rPr>
          <w:i/>
        </w:rPr>
      </w:pPr>
      <w:r w:rsidRPr="005223F4">
        <w:t>Attribute references</w:t>
      </w:r>
    </w:p>
    <w:p w14:paraId="77AFA7B5" w14:textId="77777777" w:rsidR="00DE5101" w:rsidRPr="005223F4" w:rsidRDefault="00DE5101" w:rsidP="00DE5101">
      <w:pPr>
        <w:numPr>
          <w:ilvl w:val="0"/>
          <w:numId w:val="11"/>
        </w:numPr>
        <w:rPr>
          <w:i/>
        </w:rPr>
      </w:pPr>
      <w:r w:rsidRPr="005223F4">
        <w:t>Attribute group</w:t>
      </w:r>
      <w:r w:rsidR="001F73AA" w:rsidRPr="005223F4">
        <w:t xml:space="preserve"> definitions</w:t>
      </w:r>
    </w:p>
    <w:p w14:paraId="28C1C9FC" w14:textId="121076AB" w:rsidR="005F2FCC" w:rsidRPr="005223F4" w:rsidRDefault="00F12886" w:rsidP="00DE5101">
      <w:pPr>
        <w:numPr>
          <w:ilvl w:val="0"/>
          <w:numId w:val="11"/>
        </w:numPr>
      </w:pPr>
      <w:r w:rsidRPr="005223F4">
        <w:t>C</w:t>
      </w:r>
      <w:r w:rsidR="00DE5101" w:rsidRPr="005223F4">
        <w:t>omplex</w:t>
      </w:r>
      <w:ins w:id="1566" w:author="Steve Hanson" w:date="2012-02-23T14:21:00Z">
        <w:r>
          <w:t xml:space="preserve"> </w:t>
        </w:r>
      </w:ins>
      <w:ins w:id="1567" w:author="Steve Hanson" w:date="2012-08-06T11:36:00Z">
        <w:r w:rsidR="00765137">
          <w:t>t</w:t>
        </w:r>
      </w:ins>
      <w:del w:id="1568" w:author="Steve Hanson" w:date="2012-02-23T14:21:00Z">
        <w:r w:rsidR="00DE5101" w:rsidRPr="005223F4" w:rsidDel="00F12886">
          <w:delText>T</w:delText>
        </w:r>
      </w:del>
      <w:r w:rsidR="00DE5101" w:rsidRPr="005223F4">
        <w:t xml:space="preserve">ype </w:t>
      </w:r>
      <w:r w:rsidR="005F2FCC" w:rsidRPr="005223F4">
        <w:t>derivations</w:t>
      </w:r>
      <w:r w:rsidR="001C6B72" w:rsidRPr="005223F4">
        <w:t xml:space="preserve"> where the base type is not </w:t>
      </w:r>
      <w:ins w:id="1569" w:author="Steve Hanson" w:date="2012-02-23T14:22:00Z">
        <w:r>
          <w:t>xs:a</w:t>
        </w:r>
      </w:ins>
      <w:r w:rsidR="001C6B72" w:rsidRPr="005223F4">
        <w:t>nyType.</w:t>
      </w:r>
    </w:p>
    <w:p w14:paraId="2D6E8C82" w14:textId="72D68FD4" w:rsidR="009A0FC6" w:rsidRPr="005223F4" w:rsidRDefault="00765137" w:rsidP="00DE5101">
      <w:pPr>
        <w:numPr>
          <w:ilvl w:val="0"/>
          <w:numId w:val="11"/>
        </w:numPr>
      </w:pPr>
      <w:ins w:id="1570" w:author="Steve Hanson" w:date="2012-08-06T11:37:00Z">
        <w:r>
          <w:t>C</w:t>
        </w:r>
      </w:ins>
      <w:del w:id="1571" w:author="Steve Hanson" w:date="2012-08-06T11:37:00Z">
        <w:r w:rsidR="009A0FC6" w:rsidRPr="005223F4" w:rsidDel="00765137">
          <w:delText>c</w:delText>
        </w:r>
      </w:del>
      <w:r w:rsidR="009A0FC6" w:rsidRPr="005223F4">
        <w:t>omplex types having mixed content</w:t>
      </w:r>
      <w:ins w:id="1572" w:author="mbeckerle" w:date="2013-01-28T12:59:00Z">
        <w:r w:rsidR="00233F3E">
          <w:t xml:space="preserve"> models</w:t>
        </w:r>
      </w:ins>
      <w:r w:rsidR="009A0FC6" w:rsidRPr="005223F4">
        <w:t xml:space="preserve"> or simple content</w:t>
      </w:r>
      <w:ins w:id="1573" w:author="mbeckerle" w:date="2013-01-28T12:59:00Z">
        <w:r w:rsidR="00233F3E">
          <w:t xml:space="preserve"> models</w:t>
        </w:r>
      </w:ins>
    </w:p>
    <w:p w14:paraId="05112767" w14:textId="77777777" w:rsidR="00DE5101" w:rsidRPr="005223F4" w:rsidRDefault="00E75805" w:rsidP="00E75805">
      <w:pPr>
        <w:numPr>
          <w:ilvl w:val="0"/>
          <w:numId w:val="11"/>
        </w:numPr>
      </w:pPr>
      <w:r w:rsidRPr="005223F4">
        <w:t>L</w:t>
      </w:r>
      <w:r w:rsidR="005F2FCC" w:rsidRPr="005223F4">
        <w:t>ist simple types</w:t>
      </w:r>
    </w:p>
    <w:p w14:paraId="7E215B87" w14:textId="77777777" w:rsidR="002776C2" w:rsidRPr="005223F4" w:rsidRDefault="002776C2" w:rsidP="00E75805">
      <w:pPr>
        <w:numPr>
          <w:ilvl w:val="0"/>
          <w:numId w:val="11"/>
        </w:numPr>
      </w:pPr>
      <w:r w:rsidRPr="005223F4">
        <w:t>Union simple types where the member types are not derived from the same simple type.</w:t>
      </w:r>
    </w:p>
    <w:p w14:paraId="60C14453" w14:textId="77777777" w:rsidR="005F2FCC" w:rsidRPr="005223F4" w:rsidRDefault="005F2FCC" w:rsidP="00400E16">
      <w:pPr>
        <w:numPr>
          <w:ilvl w:val="0"/>
          <w:numId w:val="11"/>
        </w:numPr>
      </w:pPr>
      <w:r w:rsidRPr="005223F4">
        <w:t xml:space="preserve">These atomic simple types: normalizedString, token, Name, NCName, QName, language, positiveInteger, nonPositiveInteger, negativeInteger,  gYear, gYearMonth, gMonth, gMonthDay, gDay, ID, IDREF, IDREFS, ENTITIES, </w:t>
      </w:r>
      <w:r w:rsidR="00A87E41" w:rsidRPr="005223F4">
        <w:t xml:space="preserve">ENTITY, </w:t>
      </w:r>
      <w:r w:rsidRPr="005223F4">
        <w:t>NMTOKEN, NMTOKENS, NOTATION, anyURI</w:t>
      </w:r>
      <w:r w:rsidR="009949B2" w:rsidRPr="005223F4">
        <w:t>, base64Binary</w:t>
      </w:r>
    </w:p>
    <w:p w14:paraId="71670EC6" w14:textId="155F2C21" w:rsidR="00FA1B43" w:rsidRPr="005223F4" w:rsidRDefault="001359BA" w:rsidP="005F2FCC">
      <w:pPr>
        <w:numPr>
          <w:ilvl w:val="0"/>
          <w:numId w:val="11"/>
        </w:numPr>
      </w:pPr>
      <w:del w:id="1574" w:author="Steve Hanson" w:date="2013-03-28T18:06:00Z">
        <w:r w:rsidRPr="005223F4" w:rsidDel="00767A8A">
          <w:delText>xs:</w:delText>
        </w:r>
      </w:del>
      <w:r w:rsidRPr="005223F4">
        <w:t>maxOccurs</w:t>
      </w:r>
      <w:r w:rsidR="00FA1B43" w:rsidRPr="005223F4">
        <w:t xml:space="preserve"> and </w:t>
      </w:r>
      <w:del w:id="1575" w:author="Steve Hanson" w:date="2013-03-28T18:06:00Z">
        <w:r w:rsidR="0015012F" w:rsidRPr="005223F4" w:rsidDel="00767A8A">
          <w:delText>xs:</w:delText>
        </w:r>
      </w:del>
      <w:r w:rsidR="0015012F" w:rsidRPr="005223F4">
        <w:t>minOccurs</w:t>
      </w:r>
      <w:r w:rsidR="00FA1B43" w:rsidRPr="005223F4">
        <w:t xml:space="preserve"> on model groups</w:t>
      </w:r>
      <w:ins w:id="1576" w:author="mbeckerle" w:date="2013-07-24T09:31:00Z">
        <w:r w:rsidR="00603EF9">
          <w:t xml:space="preserve"> (except if both are '1')</w:t>
        </w:r>
      </w:ins>
    </w:p>
    <w:p w14:paraId="19AEADFB" w14:textId="1FE475F9" w:rsidR="00FC2CDF" w:rsidRPr="005223F4" w:rsidRDefault="0015012F" w:rsidP="005F2FCC">
      <w:pPr>
        <w:numPr>
          <w:ilvl w:val="0"/>
          <w:numId w:val="11"/>
        </w:numPr>
      </w:pPr>
      <w:del w:id="1577" w:author="Steve Hanson" w:date="2013-03-28T18:06:00Z">
        <w:r w:rsidRPr="005223F4" w:rsidDel="00767A8A">
          <w:rPr>
            <w:rFonts w:eastAsia="MS Mincho" w:cs="Arial"/>
            <w:color w:val="000000"/>
            <w:lang w:eastAsia="ja-JP"/>
          </w:rPr>
          <w:delText>xs:</w:delText>
        </w:r>
      </w:del>
      <w:r w:rsidRPr="005223F4">
        <w:rPr>
          <w:rFonts w:eastAsia="MS Mincho" w:cs="Arial"/>
          <w:color w:val="000000"/>
          <w:lang w:eastAsia="ja-JP"/>
        </w:rPr>
        <w:t>minOccurs</w:t>
      </w:r>
      <w:r w:rsidR="00FC2CDF" w:rsidRPr="005223F4">
        <w:rPr>
          <w:rFonts w:eastAsia="MS Mincho" w:cs="Arial"/>
          <w:color w:val="000000"/>
          <w:lang w:eastAsia="ja-JP"/>
        </w:rPr>
        <w:t xml:space="preserve"> = 0</w:t>
      </w:r>
      <w:r w:rsidR="00FC2CDF" w:rsidRPr="005223F4">
        <w:rPr>
          <w:rFonts w:ascii="Helv" w:eastAsia="MS Mincho" w:hAnsi="Helv" w:cs="Helv"/>
          <w:color w:val="000000"/>
          <w:lang w:eastAsia="ja-JP"/>
        </w:rPr>
        <w:t xml:space="preserve"> on branches of xs:choice model groups</w:t>
      </w:r>
    </w:p>
    <w:p w14:paraId="5D5526F6" w14:textId="77777777" w:rsidR="005F2FCC" w:rsidRPr="005223F4" w:rsidRDefault="005F2FCC" w:rsidP="00DE5101">
      <w:pPr>
        <w:numPr>
          <w:ilvl w:val="0"/>
          <w:numId w:val="11"/>
        </w:numPr>
        <w:rPr>
          <w:i/>
          <w:iCs/>
        </w:rPr>
      </w:pPr>
      <w:r w:rsidRPr="005223F4">
        <w:t xml:space="preserve">Identity Constraints </w:t>
      </w:r>
    </w:p>
    <w:p w14:paraId="26C48EB9" w14:textId="77777777" w:rsidR="005F2FCC" w:rsidRPr="005223F4" w:rsidRDefault="005F2FCC" w:rsidP="005F2FCC">
      <w:pPr>
        <w:numPr>
          <w:ilvl w:val="0"/>
          <w:numId w:val="11"/>
        </w:numPr>
      </w:pPr>
      <w:r w:rsidRPr="005223F4">
        <w:t xml:space="preserve">Substitution Groups </w:t>
      </w:r>
    </w:p>
    <w:p w14:paraId="5DA42380" w14:textId="66DF39F7" w:rsidR="00DE5101" w:rsidRPr="005223F4" w:rsidRDefault="00DE5101" w:rsidP="005F2FCC">
      <w:pPr>
        <w:numPr>
          <w:ilvl w:val="0"/>
          <w:numId w:val="11"/>
        </w:numPr>
      </w:pPr>
      <w:del w:id="1578" w:author="Steve Hanson" w:date="2012-08-06T11:37:00Z">
        <w:r w:rsidRPr="005223F4" w:rsidDel="00765137">
          <w:delText>'</w:delText>
        </w:r>
      </w:del>
      <w:ins w:id="1579" w:author="Steve Hanson" w:date="2012-02-23T14:21:00Z">
        <w:r w:rsidR="00F12886">
          <w:t>xs:</w:t>
        </w:r>
      </w:ins>
      <w:r w:rsidRPr="005223F4">
        <w:t>all</w:t>
      </w:r>
      <w:del w:id="1580" w:author="Steve Hanson" w:date="2012-08-06T11:37:00Z">
        <w:r w:rsidRPr="005223F4" w:rsidDel="00765137">
          <w:delText>'</w:delText>
        </w:r>
      </w:del>
      <w:r w:rsidRPr="005223F4">
        <w:t xml:space="preserve"> groups</w:t>
      </w:r>
    </w:p>
    <w:p w14:paraId="7CF2CC99" w14:textId="77777777" w:rsidR="00F1518D" w:rsidRPr="005223F4" w:rsidRDefault="00F1518D" w:rsidP="00C632E1">
      <w:pPr>
        <w:numPr>
          <w:ilvl w:val="0"/>
          <w:numId w:val="11"/>
        </w:numPr>
      </w:pPr>
      <w:r w:rsidRPr="005223F4">
        <w:t xml:space="preserve">xs:any element wildcards  </w:t>
      </w:r>
    </w:p>
    <w:p w14:paraId="09A00764" w14:textId="77777777" w:rsidR="00B5132E" w:rsidRPr="005223F4" w:rsidRDefault="00B5132E" w:rsidP="00C953CC">
      <w:pPr>
        <w:numPr>
          <w:ilvl w:val="0"/>
          <w:numId w:val="11"/>
        </w:numPr>
      </w:pPr>
      <w:r w:rsidRPr="005223F4">
        <w:t xml:space="preserve">Redefine - This version of DFDL does not support xs:redefine. DFDL schemas </w:t>
      </w:r>
      <w:r w:rsidR="00E94DBD" w:rsidRPr="005223F4">
        <w:t xml:space="preserve">must </w:t>
      </w:r>
      <w:r w:rsidRPr="005223F4">
        <w:t>not contain xs:redefine directly or indirectly in schemas they import or include.</w:t>
      </w:r>
    </w:p>
    <w:p w14:paraId="5B4839E7" w14:textId="59E40171" w:rsidR="001B5611" w:rsidRPr="005223F4" w:rsidDel="00063B6C" w:rsidRDefault="005D3FB2" w:rsidP="00B5132E">
      <w:pPr>
        <w:numPr>
          <w:ilvl w:val="0"/>
          <w:numId w:val="11"/>
        </w:numPr>
        <w:rPr>
          <w:del w:id="1581" w:author="mbeckerle" w:date="2012-04-22T15:44:00Z"/>
        </w:rPr>
      </w:pPr>
      <w:commentRangeStart w:id="1582"/>
      <w:del w:id="1583" w:author="mbeckerle" w:date="2012-04-22T15:44:00Z">
        <w:r w:rsidRPr="005223F4" w:rsidDel="00063B6C">
          <w:delText>Nillability</w:delText>
        </w:r>
        <w:r w:rsidR="00966FCB" w:rsidRPr="005223F4" w:rsidDel="00063B6C">
          <w:delText xml:space="preserve"> on elements of complex type.</w:delText>
        </w:r>
        <w:commentRangeEnd w:id="1582"/>
        <w:r w:rsidR="00F12886" w:rsidDel="00063B6C">
          <w:rPr>
            <w:rStyle w:val="CommentReference"/>
          </w:rPr>
          <w:commentReference w:id="1582"/>
        </w:r>
      </w:del>
    </w:p>
    <w:p w14:paraId="7CE2440E" w14:textId="77777777" w:rsidR="00966FCB" w:rsidRPr="005223F4" w:rsidRDefault="001B5611" w:rsidP="00B5132E">
      <w:pPr>
        <w:numPr>
          <w:ilvl w:val="0"/>
          <w:numId w:val="11"/>
        </w:numPr>
      </w:pPr>
      <w:r w:rsidRPr="005223F4">
        <w:t>whitespace facet</w:t>
      </w:r>
    </w:p>
    <w:p w14:paraId="0F59D7EE" w14:textId="7E832465" w:rsidR="001F73AA" w:rsidRPr="005223F4" w:rsidRDefault="00765137" w:rsidP="00B5132E">
      <w:pPr>
        <w:numPr>
          <w:ilvl w:val="0"/>
          <w:numId w:val="11"/>
        </w:numPr>
      </w:pPr>
      <w:ins w:id="1584" w:author="Steve Hanson" w:date="2012-08-06T11:37:00Z">
        <w:r>
          <w:t>R</w:t>
        </w:r>
      </w:ins>
      <w:del w:id="1585" w:author="Steve Hanson" w:date="2012-08-06T11:37:00Z">
        <w:r w:rsidR="001F73AA" w:rsidRPr="005223F4" w:rsidDel="00765137">
          <w:delText>r</w:delText>
        </w:r>
      </w:del>
      <w:r w:rsidR="001F73AA" w:rsidRPr="005223F4">
        <w:t>ecursively-defined types and elements (defined by way of type, group, or element references)</w:t>
      </w:r>
    </w:p>
    <w:p w14:paraId="04BD8F45" w14:textId="77777777" w:rsidR="00F50CE2" w:rsidRPr="005223F4" w:rsidRDefault="00F50CE2" w:rsidP="006E4FE8">
      <w:pPr>
        <w:pStyle w:val="Heading2"/>
      </w:pPr>
      <w:bookmarkStart w:id="1586" w:name="_Toc199516231"/>
      <w:bookmarkStart w:id="1587" w:name="_Toc194983909"/>
      <w:bookmarkStart w:id="1588" w:name="_Toc243112750"/>
      <w:bookmarkStart w:id="1589" w:name="_Ref346447428"/>
      <w:bookmarkStart w:id="1590" w:name="_Toc349042625"/>
      <w:bookmarkStart w:id="1591" w:name="_Toc362453115"/>
      <w:bookmarkStart w:id="1592" w:name="_Ref161828896"/>
      <w:bookmarkStart w:id="1593" w:name="_Toc177399029"/>
      <w:bookmarkStart w:id="1594" w:name="_Toc175057316"/>
      <w:commentRangeStart w:id="1595"/>
      <w:r w:rsidRPr="005223F4">
        <w:t>XSD Facets, min/</w:t>
      </w:r>
      <w:r w:rsidR="004B0ACD" w:rsidRPr="005223F4">
        <w:t>maxOccurs</w:t>
      </w:r>
      <w:r w:rsidRPr="005223F4">
        <w:t>, default, and fixed</w:t>
      </w:r>
      <w:bookmarkEnd w:id="1586"/>
      <w:bookmarkEnd w:id="1587"/>
      <w:bookmarkEnd w:id="1588"/>
      <w:commentRangeEnd w:id="1595"/>
      <w:r w:rsidR="007F00A0">
        <w:rPr>
          <w:rStyle w:val="CommentReference"/>
          <w:rFonts w:cs="Times New Roman"/>
          <w:b w:val="0"/>
          <w:bCs w:val="0"/>
          <w:i/>
          <w:iCs/>
        </w:rPr>
        <w:commentReference w:id="1595"/>
      </w:r>
      <w:bookmarkEnd w:id="1589"/>
      <w:bookmarkEnd w:id="1590"/>
      <w:bookmarkEnd w:id="1591"/>
    </w:p>
    <w:p w14:paraId="772DFA51" w14:textId="2A33831A" w:rsidR="00F50CE2" w:rsidRPr="005223F4" w:rsidRDefault="00F50CE2" w:rsidP="00324EB5">
      <w:r w:rsidRPr="005223F4">
        <w:t xml:space="preserve">XSD element declarations and references can carry several </w:t>
      </w:r>
      <w:del w:id="1596" w:author="mbeckerle" w:date="2013-07-11T18:29:00Z">
        <w:r w:rsidRPr="005223F4" w:rsidDel="006E5B0C">
          <w:delText>attributes</w:delText>
        </w:r>
        <w:r w:rsidR="002D70EF" w:rsidRPr="005223F4" w:rsidDel="006E5B0C">
          <w:delText xml:space="preserve"> and </w:delText>
        </w:r>
      </w:del>
      <w:r w:rsidR="002D70EF" w:rsidRPr="005223F4">
        <w:t>properties</w:t>
      </w:r>
      <w:r w:rsidRPr="005223F4">
        <w:t xml:space="preserve"> that express constraints on the described data. </w:t>
      </w:r>
      <w:r w:rsidR="00AF11F0" w:rsidRPr="005223F4">
        <w:t>These constraints are mainly use</w:t>
      </w:r>
      <w:ins w:id="1597" w:author="mbeckerle" w:date="2013-01-20T11:30:00Z">
        <w:r w:rsidR="00902926">
          <w:t>d</w:t>
        </w:r>
      </w:ins>
      <w:r w:rsidR="003C6F30" w:rsidRPr="005223F4">
        <w:t xml:space="preserve"> for validation</w:t>
      </w:r>
      <w:ins w:id="1598" w:author="mbeckerle" w:date="2013-01-20T11:30:00Z">
        <w:r w:rsidR="00902926">
          <w:t>.</w:t>
        </w:r>
      </w:ins>
      <w:r w:rsidR="003C6F30" w:rsidRPr="005223F4">
        <w:t xml:space="preserve"> </w:t>
      </w:r>
      <w:del w:id="1599" w:author="mbeckerle" w:date="2013-01-20T11:30:00Z">
        <w:r w:rsidR="003C6F30" w:rsidRPr="005223F4" w:rsidDel="00902926">
          <w:delText>but are also used by the dfdl:checkConstraints DFDL expression language function</w:delText>
        </w:r>
        <w:r w:rsidR="00324EB5" w:rsidRPr="005223F4" w:rsidDel="00902926">
          <w:delText xml:space="preserve">. </w:delText>
        </w:r>
      </w:del>
      <w:r w:rsidRPr="005223F4">
        <w:t xml:space="preserve">These </w:t>
      </w:r>
      <w:del w:id="1600" w:author="mbeckerle" w:date="2013-07-11T18:29:00Z">
        <w:r w:rsidRPr="005223F4" w:rsidDel="006E5B0C">
          <w:delText>attributes</w:delText>
        </w:r>
        <w:r w:rsidR="002D70EF" w:rsidRPr="005223F4" w:rsidDel="006E5B0C">
          <w:delText xml:space="preserve"> and </w:delText>
        </w:r>
      </w:del>
      <w:r w:rsidR="002D70EF" w:rsidRPr="005223F4">
        <w:t>properties</w:t>
      </w:r>
      <w:r w:rsidRPr="005223F4">
        <w:t xml:space="preserve"> include</w:t>
      </w:r>
      <w:r w:rsidR="00A722C8" w:rsidRPr="005223F4">
        <w:t>:</w:t>
      </w:r>
    </w:p>
    <w:p w14:paraId="390174CA" w14:textId="77777777" w:rsidR="00F50CE2" w:rsidRPr="005223F4" w:rsidRDefault="00F50CE2" w:rsidP="00630817">
      <w:pPr>
        <w:numPr>
          <w:ilvl w:val="0"/>
          <w:numId w:val="33"/>
        </w:numPr>
      </w:pPr>
      <w:r w:rsidRPr="005223F4">
        <w:t>the facets</w:t>
      </w:r>
    </w:p>
    <w:p w14:paraId="07EA2E78" w14:textId="0F2DE457" w:rsidR="00F50CE2" w:rsidRPr="005223F4" w:rsidRDefault="0015012F" w:rsidP="00630817">
      <w:pPr>
        <w:numPr>
          <w:ilvl w:val="0"/>
          <w:numId w:val="33"/>
        </w:numPr>
      </w:pPr>
      <w:del w:id="1601" w:author="Steve Hanson" w:date="2013-03-28T18:06:00Z">
        <w:r w:rsidRPr="005223F4" w:rsidDel="00767A8A">
          <w:delText>xs:</w:delText>
        </w:r>
      </w:del>
      <w:r w:rsidRPr="005223F4">
        <w:t>minOccurs</w:t>
      </w:r>
      <w:r w:rsidR="00F50CE2" w:rsidRPr="005223F4">
        <w:t xml:space="preserve">, </w:t>
      </w:r>
      <w:del w:id="1602" w:author="Steve Hanson" w:date="2013-03-28T18:06:00Z">
        <w:r w:rsidR="001359BA" w:rsidRPr="005223F4" w:rsidDel="00767A8A">
          <w:delText>xs:</w:delText>
        </w:r>
      </w:del>
      <w:r w:rsidR="001359BA" w:rsidRPr="005223F4">
        <w:t>maxOccurs</w:t>
      </w:r>
    </w:p>
    <w:p w14:paraId="3E057734" w14:textId="77777777" w:rsidR="00F50CE2" w:rsidRPr="005223F4" w:rsidRDefault="00F50CE2" w:rsidP="00630817">
      <w:pPr>
        <w:numPr>
          <w:ilvl w:val="0"/>
          <w:numId w:val="33"/>
        </w:numPr>
      </w:pPr>
      <w:r w:rsidRPr="005223F4">
        <w:t>default</w:t>
      </w:r>
    </w:p>
    <w:p w14:paraId="72BAD5E9" w14:textId="77777777" w:rsidR="00F50CE2" w:rsidRPr="005223F4" w:rsidRDefault="00F50CE2" w:rsidP="00630817">
      <w:pPr>
        <w:numPr>
          <w:ilvl w:val="0"/>
          <w:numId w:val="33"/>
        </w:numPr>
      </w:pPr>
      <w:r w:rsidRPr="005223F4">
        <w:t>fixed</w:t>
      </w:r>
    </w:p>
    <w:p w14:paraId="0738161A" w14:textId="71E5D84B" w:rsidR="00F50CE2" w:rsidRPr="005223F4" w:rsidRDefault="00F50CE2" w:rsidP="00F50CE2">
      <w:r w:rsidRPr="005223F4">
        <w:t xml:space="preserve">The facets </w:t>
      </w:r>
      <w:ins w:id="1603" w:author="mbeckerle" w:date="2013-01-20T11:44:00Z">
        <w:r w:rsidR="00C340CB">
          <w:t xml:space="preserve">and the types they are applicable to </w:t>
        </w:r>
      </w:ins>
      <w:r w:rsidRPr="005223F4">
        <w:t>are:</w:t>
      </w:r>
    </w:p>
    <w:p w14:paraId="6A08E668" w14:textId="5D3ADB36" w:rsidR="00C340CB" w:rsidRPr="005223F4" w:rsidRDefault="00C340CB" w:rsidP="00C340CB">
      <w:pPr>
        <w:pStyle w:val="BodyText"/>
        <w:numPr>
          <w:ilvl w:val="0"/>
          <w:numId w:val="34"/>
        </w:numPr>
        <w:spacing w:after="0"/>
        <w:ind w:left="714" w:hanging="357"/>
        <w:rPr>
          <w:ins w:id="1604" w:author="mbeckerle" w:date="2013-01-20T11:44:00Z"/>
        </w:rPr>
      </w:pPr>
      <w:ins w:id="1605" w:author="mbeckerle" w:date="2013-01-20T11:44:00Z">
        <w:r w:rsidRPr="005223F4">
          <w:t>minLength maxLength</w:t>
        </w:r>
        <w:r w:rsidR="004C6510">
          <w:t xml:space="preserve"> (for type</w:t>
        </w:r>
      </w:ins>
      <w:ins w:id="1606" w:author="mbeckerle" w:date="2013-01-20T14:52:00Z">
        <w:r w:rsidR="00260BAB">
          <w:t>s</w:t>
        </w:r>
      </w:ins>
      <w:ins w:id="1607" w:author="mbeckerle" w:date="2013-01-20T11:44:00Z">
        <w:r w:rsidR="004C6510">
          <w:t xml:space="preserve"> xs:string</w:t>
        </w:r>
      </w:ins>
      <w:ins w:id="1608" w:author="mbeckerle" w:date="2013-01-20T14:52:00Z">
        <w:r w:rsidR="00260BAB">
          <w:t>, and xs:hexBinary</w:t>
        </w:r>
      </w:ins>
      <w:ins w:id="1609" w:author="mbeckerle" w:date="2013-01-20T11:44:00Z">
        <w:r>
          <w:t>)</w:t>
        </w:r>
      </w:ins>
    </w:p>
    <w:p w14:paraId="7D01384E" w14:textId="4A71A8BC" w:rsidR="001202CA" w:rsidRDefault="00C340CB" w:rsidP="00F74D2A">
      <w:pPr>
        <w:pStyle w:val="BodyText"/>
        <w:numPr>
          <w:ilvl w:val="0"/>
          <w:numId w:val="34"/>
        </w:numPr>
        <w:spacing w:after="0"/>
        <w:rPr>
          <w:ins w:id="1610" w:author="mbeckerle" w:date="2013-07-10T13:43:00Z"/>
        </w:rPr>
      </w:pPr>
      <w:ins w:id="1611" w:author="mbeckerle" w:date="2013-01-20T11:44:00Z">
        <w:r w:rsidRPr="005223F4">
          <w:t>pattern</w:t>
        </w:r>
        <w:r>
          <w:t xml:space="preserve"> </w:t>
        </w:r>
      </w:ins>
      <w:ins w:id="1612" w:author="mbeckerle" w:date="2013-07-10T13:43:00Z">
        <w:r w:rsidR="001202CA" w:rsidRPr="001202CA">
          <w:t xml:space="preserve">(for type xs:string and all types descending from xs:string in </w:t>
        </w:r>
      </w:ins>
      <w:ins w:id="1613" w:author="mbeckerle" w:date="2013-07-10T13:44:00Z">
        <w:r w:rsidR="001202CA">
          <w:fldChar w:fldCharType="begin"/>
        </w:r>
        <w:r w:rsidR="001202CA">
          <w:instrText xml:space="preserve"> REF _Ref361227201 \h </w:instrText>
        </w:r>
      </w:ins>
      <w:r w:rsidR="001202CA">
        <w:fldChar w:fldCharType="separate"/>
      </w:r>
      <w:ins w:id="1614" w:author="mbeckerle" w:date="2013-07-10T14:53:00Z">
        <w:r w:rsidR="008B68D7" w:rsidRPr="005223F4">
          <w:t xml:space="preserve">Figure </w:t>
        </w:r>
        <w:r w:rsidR="008B68D7">
          <w:rPr>
            <w:noProof/>
          </w:rPr>
          <w:t>3</w:t>
        </w:r>
        <w:r w:rsidR="008B68D7" w:rsidRPr="005223F4">
          <w:t xml:space="preserve"> DFDL simple types</w:t>
        </w:r>
      </w:ins>
      <w:ins w:id="1615" w:author="mbeckerle" w:date="2013-07-10T13:44:00Z">
        <w:r w:rsidR="001202CA">
          <w:fldChar w:fldCharType="end"/>
        </w:r>
      </w:ins>
      <w:ins w:id="1616" w:author="mbeckerle" w:date="2013-07-10T13:43:00Z">
        <w:r w:rsidR="001202CA" w:rsidRPr="001202CA">
          <w:t>)</w:t>
        </w:r>
      </w:ins>
    </w:p>
    <w:p w14:paraId="1E387AD6" w14:textId="32DA089D" w:rsidR="00C340CB" w:rsidRPr="005223F4" w:rsidRDefault="00C340CB" w:rsidP="00F74D2A">
      <w:pPr>
        <w:pStyle w:val="BodyText"/>
        <w:numPr>
          <w:ilvl w:val="0"/>
          <w:numId w:val="34"/>
        </w:numPr>
        <w:spacing w:after="0"/>
        <w:rPr>
          <w:ins w:id="1617" w:author="mbeckerle" w:date="2013-01-20T11:44:00Z"/>
        </w:rPr>
      </w:pPr>
      <w:ins w:id="1618" w:author="mbeckerle" w:date="2013-01-20T11:44:00Z">
        <w:r w:rsidRPr="005223F4">
          <w:t>enumeration</w:t>
        </w:r>
        <w:r>
          <w:t xml:space="preserve"> (all types except xs:boolean)</w:t>
        </w:r>
      </w:ins>
    </w:p>
    <w:p w14:paraId="77CD1C29" w14:textId="1AADE337" w:rsidR="00C340CB" w:rsidRPr="005223F4" w:rsidRDefault="00C340CB" w:rsidP="00C340CB">
      <w:pPr>
        <w:pStyle w:val="BodyText"/>
        <w:numPr>
          <w:ilvl w:val="0"/>
          <w:numId w:val="34"/>
        </w:numPr>
        <w:spacing w:after="0"/>
        <w:ind w:left="714" w:hanging="357"/>
        <w:rPr>
          <w:ins w:id="1619" w:author="mbeckerle" w:date="2013-01-20T11:44:00Z"/>
        </w:rPr>
      </w:pPr>
      <w:ins w:id="1620" w:author="mbeckerle" w:date="2013-01-20T11:44:00Z">
        <w:r w:rsidRPr="005223F4">
          <w:t>maxInclusive, maxExclusive, minExclusive, minInclusive</w:t>
        </w:r>
        <w:r>
          <w:t xml:space="preserve"> (for types xs:float, xs:double, xs:date, xs:time, xs:dateTime, xs:decimal and all </w:t>
        </w:r>
      </w:ins>
      <w:ins w:id="1621" w:author="mbeckerle" w:date="2013-01-20T12:11:00Z">
        <w:r w:rsidR="004C6510">
          <w:t>integer types descending</w:t>
        </w:r>
      </w:ins>
      <w:ins w:id="1622" w:author="mbeckerle" w:date="2013-01-20T11:44:00Z">
        <w:r>
          <w:t xml:space="preserve"> from </w:t>
        </w:r>
      </w:ins>
      <w:ins w:id="1623" w:author="mbeckerle" w:date="2013-01-20T12:12:00Z">
        <w:r w:rsidR="004C6510">
          <w:t>xs:decimal</w:t>
        </w:r>
      </w:ins>
      <w:ins w:id="1624" w:author="mbeckerle" w:date="2013-01-20T11:44:00Z">
        <w:r>
          <w:t xml:space="preserve"> in </w:t>
        </w:r>
        <w:r>
          <w:fldChar w:fldCharType="begin"/>
        </w:r>
        <w:r>
          <w:instrText xml:space="preserve"> REF _Ref346445186 \h </w:instrText>
        </w:r>
      </w:ins>
      <w:ins w:id="1625" w:author="mbeckerle" w:date="2013-01-20T11:44:00Z">
        <w:r>
          <w:fldChar w:fldCharType="separate"/>
        </w:r>
      </w:ins>
      <w:ins w:id="1626" w:author="mbeckerle" w:date="2013-07-10T14:53:00Z">
        <w:r w:rsidR="008B68D7" w:rsidRPr="005223F4">
          <w:t xml:space="preserve">Figure </w:t>
        </w:r>
        <w:r w:rsidR="008B68D7">
          <w:rPr>
            <w:noProof/>
          </w:rPr>
          <w:t>3</w:t>
        </w:r>
      </w:ins>
      <w:ins w:id="1627" w:author="mbeckerle" w:date="2013-01-20T11:44:00Z">
        <w:r>
          <w:fldChar w:fldCharType="end"/>
        </w:r>
      </w:ins>
      <w:ins w:id="1628" w:author="mbeckerle" w:date="2013-01-20T12:11:00Z">
        <w:r w:rsidR="004C6510">
          <w:t>)</w:t>
        </w:r>
      </w:ins>
    </w:p>
    <w:p w14:paraId="5AFE4204" w14:textId="71A237C7" w:rsidR="004C6510" w:rsidRDefault="00C340CB" w:rsidP="00B03EAB">
      <w:pPr>
        <w:pStyle w:val="BodyText"/>
        <w:numPr>
          <w:ilvl w:val="0"/>
          <w:numId w:val="34"/>
        </w:numPr>
        <w:rPr>
          <w:ins w:id="1629" w:author="mbeckerle" w:date="2013-01-20T12:08:00Z"/>
        </w:rPr>
      </w:pPr>
      <w:ins w:id="1630" w:author="mbeckerle" w:date="2013-01-20T11:44:00Z">
        <w:r w:rsidRPr="005223F4">
          <w:t>totalDigits</w:t>
        </w:r>
        <w:r>
          <w:t xml:space="preserve"> (for type xs:</w:t>
        </w:r>
      </w:ins>
      <w:ins w:id="1631" w:author="mbeckerle" w:date="2013-01-20T12:11:00Z">
        <w:r w:rsidR="004C6510">
          <w:t xml:space="preserve">decimal and all integer types descending from </w:t>
        </w:r>
      </w:ins>
      <w:ins w:id="1632" w:author="mbeckerle" w:date="2013-01-20T12:13:00Z">
        <w:r w:rsidR="004C6510">
          <w:t>xs:decimal</w:t>
        </w:r>
      </w:ins>
      <w:ins w:id="1633" w:author="mbeckerle" w:date="2013-01-20T12:11:00Z">
        <w:r w:rsidR="004C6510">
          <w:t xml:space="preserve"> in </w:t>
        </w:r>
        <w:r w:rsidR="004C6510">
          <w:fldChar w:fldCharType="begin"/>
        </w:r>
        <w:r w:rsidR="004C6510">
          <w:instrText xml:space="preserve"> REF _Ref346445186 \h </w:instrText>
        </w:r>
      </w:ins>
      <w:ins w:id="1634" w:author="mbeckerle" w:date="2013-01-20T12:11:00Z">
        <w:r w:rsidR="004C6510">
          <w:fldChar w:fldCharType="separate"/>
        </w:r>
      </w:ins>
      <w:ins w:id="1635" w:author="mbeckerle" w:date="2013-07-10T14:53:00Z">
        <w:r w:rsidR="008B68D7" w:rsidRPr="005223F4">
          <w:t xml:space="preserve">Figure </w:t>
        </w:r>
        <w:r w:rsidR="008B68D7">
          <w:rPr>
            <w:noProof/>
          </w:rPr>
          <w:t>3</w:t>
        </w:r>
      </w:ins>
      <w:ins w:id="1636" w:author="mbeckerle" w:date="2013-01-20T12:11:00Z">
        <w:r w:rsidR="004C6510">
          <w:fldChar w:fldCharType="end"/>
        </w:r>
        <w:r w:rsidR="004C6510">
          <w:t xml:space="preserve"> </w:t>
        </w:r>
      </w:ins>
      <w:ins w:id="1637" w:author="mbeckerle" w:date="2013-01-20T11:44:00Z">
        <w:r w:rsidR="004C6510">
          <w:t>)</w:t>
        </w:r>
      </w:ins>
    </w:p>
    <w:p w14:paraId="76699F24" w14:textId="77777777" w:rsidR="004C6510" w:rsidRDefault="00C340CB" w:rsidP="00B03EAB">
      <w:pPr>
        <w:pStyle w:val="BodyText"/>
        <w:numPr>
          <w:ilvl w:val="0"/>
          <w:numId w:val="34"/>
        </w:numPr>
        <w:rPr>
          <w:ins w:id="1638" w:author="mbeckerle" w:date="2013-01-20T12:12:00Z"/>
        </w:rPr>
      </w:pPr>
      <w:ins w:id="1639" w:author="mbeckerle" w:date="2013-01-20T11:44:00Z">
        <w:r w:rsidRPr="005223F4">
          <w:t>fractionDigits</w:t>
        </w:r>
        <w:r w:rsidR="004C6510">
          <w:t xml:space="preserve"> (for type xs:decimal</w:t>
        </w:r>
        <w:r>
          <w:t>)</w:t>
        </w:r>
      </w:ins>
    </w:p>
    <w:p w14:paraId="61C167EB" w14:textId="4D0B12ED" w:rsidR="00F50CE2" w:rsidRPr="005223F4" w:rsidDel="00C340CB" w:rsidRDefault="00B4683A">
      <w:pPr>
        <w:pStyle w:val="BodyText"/>
        <w:spacing w:after="0"/>
        <w:rPr>
          <w:del w:id="1640" w:author="mbeckerle" w:date="2013-01-20T11:44:00Z"/>
        </w:rPr>
        <w:pPrChange w:id="1641" w:author="mbeckerle" w:date="2013-01-20T12:12:00Z">
          <w:pPr>
            <w:pStyle w:val="BodyText"/>
            <w:numPr>
              <w:numId w:val="34"/>
            </w:numPr>
            <w:tabs>
              <w:tab w:val="num" w:pos="720"/>
            </w:tabs>
            <w:spacing w:after="0"/>
            <w:ind w:left="714" w:hanging="357"/>
          </w:pPr>
        </w:pPrChange>
      </w:pPr>
      <w:del w:id="1642" w:author="mbeckerle" w:date="2013-01-20T11:44:00Z">
        <w:r w:rsidRPr="005223F4" w:rsidDel="00C340CB">
          <w:delText>minLength</w:delText>
        </w:r>
        <w:r w:rsidR="00F50CE2" w:rsidRPr="005223F4" w:rsidDel="00C340CB">
          <w:delText xml:space="preserve"> </w:delText>
        </w:r>
        <w:r w:rsidRPr="005223F4" w:rsidDel="00C340CB">
          <w:delText>maxLength</w:delText>
        </w:r>
      </w:del>
    </w:p>
    <w:p w14:paraId="53BC7C95" w14:textId="6518E2DA" w:rsidR="00F50CE2" w:rsidRPr="005223F4" w:rsidDel="00C340CB" w:rsidRDefault="00B4683A">
      <w:pPr>
        <w:pStyle w:val="BodyText"/>
        <w:rPr>
          <w:del w:id="1643" w:author="mbeckerle" w:date="2013-01-20T11:44:00Z"/>
        </w:rPr>
        <w:pPrChange w:id="1644" w:author="mbeckerle" w:date="2013-01-20T12:12:00Z">
          <w:pPr>
            <w:pStyle w:val="BodyText"/>
            <w:numPr>
              <w:numId w:val="34"/>
            </w:numPr>
            <w:tabs>
              <w:tab w:val="num" w:pos="720"/>
            </w:tabs>
            <w:spacing w:after="0"/>
            <w:ind w:left="714" w:hanging="357"/>
          </w:pPr>
        </w:pPrChange>
      </w:pPr>
      <w:del w:id="1645" w:author="mbeckerle" w:date="2013-01-20T11:44:00Z">
        <w:r w:rsidRPr="005223F4" w:rsidDel="00C340CB">
          <w:delText>pattern</w:delText>
        </w:r>
      </w:del>
    </w:p>
    <w:p w14:paraId="010454A6" w14:textId="1B0C1EAF" w:rsidR="00F50CE2" w:rsidRPr="005223F4" w:rsidDel="00C340CB" w:rsidRDefault="00B4683A">
      <w:pPr>
        <w:pStyle w:val="BodyText"/>
        <w:rPr>
          <w:del w:id="1646" w:author="mbeckerle" w:date="2013-01-20T11:44:00Z"/>
        </w:rPr>
        <w:pPrChange w:id="1647" w:author="mbeckerle" w:date="2013-01-20T12:12:00Z">
          <w:pPr>
            <w:pStyle w:val="BodyText"/>
            <w:numPr>
              <w:numId w:val="34"/>
            </w:numPr>
            <w:tabs>
              <w:tab w:val="num" w:pos="720"/>
            </w:tabs>
            <w:spacing w:after="0"/>
            <w:ind w:left="714" w:hanging="357"/>
          </w:pPr>
        </w:pPrChange>
      </w:pPr>
      <w:del w:id="1648" w:author="mbeckerle" w:date="2013-01-20T11:44:00Z">
        <w:r w:rsidRPr="005223F4" w:rsidDel="00C340CB">
          <w:delText>enumeration</w:delText>
        </w:r>
      </w:del>
    </w:p>
    <w:p w14:paraId="1E3002BA" w14:textId="4683942B" w:rsidR="00F50CE2" w:rsidRPr="005223F4" w:rsidDel="00C340CB" w:rsidRDefault="00B4683A">
      <w:pPr>
        <w:pStyle w:val="BodyText"/>
        <w:rPr>
          <w:del w:id="1649" w:author="mbeckerle" w:date="2013-01-20T11:44:00Z"/>
        </w:rPr>
        <w:pPrChange w:id="1650" w:author="mbeckerle" w:date="2013-01-20T12:12:00Z">
          <w:pPr>
            <w:pStyle w:val="BodyText"/>
            <w:numPr>
              <w:numId w:val="34"/>
            </w:numPr>
            <w:tabs>
              <w:tab w:val="num" w:pos="720"/>
            </w:tabs>
            <w:spacing w:after="0"/>
            <w:ind w:left="714" w:hanging="357"/>
          </w:pPr>
        </w:pPrChange>
      </w:pPr>
      <w:del w:id="1651" w:author="mbeckerle" w:date="2013-01-20T11:44:00Z">
        <w:r w:rsidRPr="005223F4" w:rsidDel="00C340CB">
          <w:delText>maxInclusive</w:delText>
        </w:r>
        <w:r w:rsidR="00F50CE2" w:rsidRPr="005223F4" w:rsidDel="00C340CB">
          <w:delText xml:space="preserve">, </w:delText>
        </w:r>
        <w:r w:rsidRPr="005223F4" w:rsidDel="00C340CB">
          <w:delText>maxExclusive</w:delText>
        </w:r>
        <w:r w:rsidR="00F50CE2" w:rsidRPr="005223F4" w:rsidDel="00C340CB">
          <w:delText xml:space="preserve">, </w:delText>
        </w:r>
        <w:r w:rsidRPr="005223F4" w:rsidDel="00C340CB">
          <w:delText>minExclusive</w:delText>
        </w:r>
        <w:r w:rsidR="00F50CE2" w:rsidRPr="005223F4" w:rsidDel="00C340CB">
          <w:delText xml:space="preserve">, </w:delText>
        </w:r>
        <w:r w:rsidRPr="005223F4" w:rsidDel="00C340CB">
          <w:delText>minInclusive</w:delText>
        </w:r>
      </w:del>
    </w:p>
    <w:p w14:paraId="32E569AC" w14:textId="03BC4DFF" w:rsidR="00F50CE2" w:rsidRPr="005223F4" w:rsidDel="00C340CB" w:rsidRDefault="00B4683A">
      <w:pPr>
        <w:pStyle w:val="BodyText"/>
        <w:rPr>
          <w:del w:id="1652" w:author="mbeckerle" w:date="2013-01-20T11:44:00Z"/>
        </w:rPr>
        <w:pPrChange w:id="1653" w:author="mbeckerle" w:date="2013-01-20T12:12:00Z">
          <w:pPr>
            <w:pStyle w:val="BodyText"/>
            <w:numPr>
              <w:numId w:val="34"/>
            </w:numPr>
            <w:tabs>
              <w:tab w:val="num" w:pos="720"/>
            </w:tabs>
            <w:spacing w:after="0"/>
            <w:ind w:left="714" w:hanging="357"/>
          </w:pPr>
        </w:pPrChange>
      </w:pPr>
      <w:del w:id="1654" w:author="mbeckerle" w:date="2013-01-20T11:44:00Z">
        <w:r w:rsidRPr="005223F4" w:rsidDel="00C340CB">
          <w:delText>totalDigits</w:delText>
        </w:r>
        <w:r w:rsidR="00F50CE2" w:rsidRPr="005223F4" w:rsidDel="00C340CB">
          <w:delText xml:space="preserve">, </w:delText>
        </w:r>
        <w:r w:rsidRPr="005223F4" w:rsidDel="00C340CB">
          <w:delText>fractionDigits</w:delText>
        </w:r>
      </w:del>
    </w:p>
    <w:p w14:paraId="69C3E222" w14:textId="1ECD0B06" w:rsidR="00902926" w:rsidRDefault="00F50CE2" w:rsidP="00F50CE2">
      <w:pPr>
        <w:rPr>
          <w:ins w:id="1655" w:author="mbeckerle" w:date="2013-01-20T12:12:00Z"/>
        </w:rPr>
      </w:pPr>
      <w:del w:id="1656" w:author="mbeckerle" w:date="2013-01-20T12:12:00Z">
        <w:r w:rsidRPr="005223F4" w:rsidDel="004C6510">
          <w:delText xml:space="preserve">The </w:delText>
        </w:r>
        <w:r w:rsidR="002D6C07" w:rsidRPr="005223F4" w:rsidDel="004C6510">
          <w:delText xml:space="preserve">following </w:delText>
        </w:r>
        <w:r w:rsidRPr="005223F4" w:rsidDel="004C6510">
          <w:delText xml:space="preserve">sections describe </w:delText>
        </w:r>
        <w:r w:rsidR="002D6C07" w:rsidRPr="005223F4" w:rsidDel="004C6510">
          <w:delText>these in more detail.</w:delText>
        </w:r>
      </w:del>
      <w:ins w:id="1657" w:author="mbeckerle" w:date="2013-01-20T11:31:00Z">
        <w:r w:rsidR="00902926">
          <w:t xml:space="preserve">The facets (but not maxOccurs nor minOccurs) are also checked </w:t>
        </w:r>
        <w:r w:rsidR="00902926" w:rsidRPr="005223F4">
          <w:t>by the dfdl:checkConstraints DFDL expression language function.</w:t>
        </w:r>
      </w:ins>
    </w:p>
    <w:p w14:paraId="64C24801" w14:textId="1C278764" w:rsidR="004C6510" w:rsidRPr="005223F4" w:rsidRDefault="004C6510" w:rsidP="00B03EAB">
      <w:pPr>
        <w:pStyle w:val="BodyText"/>
      </w:pPr>
      <w:ins w:id="1658" w:author="mbeckerle" w:date="2013-01-20T12:12:00Z">
        <w:r w:rsidRPr="005223F4">
          <w:t>The following sections describe these in more detail.</w:t>
        </w:r>
      </w:ins>
    </w:p>
    <w:p w14:paraId="554B7F8A" w14:textId="77777777" w:rsidR="00F50CE2" w:rsidRPr="005223F4" w:rsidRDefault="005D3FB2" w:rsidP="0031368F">
      <w:pPr>
        <w:pStyle w:val="Heading3"/>
      </w:pPr>
      <w:bookmarkStart w:id="1659" w:name="_Toc322911525"/>
      <w:bookmarkStart w:id="1660" w:name="_Toc322912064"/>
      <w:bookmarkStart w:id="1661" w:name="_Toc199516232"/>
      <w:bookmarkStart w:id="1662" w:name="_Toc194983910"/>
      <w:bookmarkStart w:id="1663" w:name="_Toc243112751"/>
      <w:bookmarkStart w:id="1664" w:name="_Toc349042626"/>
      <w:bookmarkStart w:id="1665" w:name="_Toc362453116"/>
      <w:bookmarkEnd w:id="1659"/>
      <w:bookmarkEnd w:id="1660"/>
      <w:commentRangeStart w:id="1666"/>
      <w:r w:rsidRPr="005223F4">
        <w:t>MinOccurs</w:t>
      </w:r>
      <w:r w:rsidR="00F50CE2" w:rsidRPr="005223F4">
        <w:t xml:space="preserve"> and </w:t>
      </w:r>
      <w:bookmarkEnd w:id="1661"/>
      <w:bookmarkEnd w:id="1662"/>
      <w:bookmarkEnd w:id="1663"/>
      <w:r w:rsidR="005B70BA" w:rsidRPr="005223F4">
        <w:t>M</w:t>
      </w:r>
      <w:r w:rsidR="004B0ACD" w:rsidRPr="005223F4">
        <w:t>axOccurs</w:t>
      </w:r>
      <w:commentRangeEnd w:id="1666"/>
      <w:r w:rsidR="00F12886">
        <w:rPr>
          <w:rStyle w:val="CommentReference"/>
          <w:rFonts w:ascii="Arial" w:hAnsi="Arial" w:cs="Times New Roman"/>
          <w:b w:val="0"/>
          <w:bCs w:val="0"/>
        </w:rPr>
        <w:commentReference w:id="1666"/>
      </w:r>
      <w:bookmarkEnd w:id="1664"/>
      <w:bookmarkEnd w:id="1665"/>
    </w:p>
    <w:p w14:paraId="4C68A294" w14:textId="0C068953" w:rsidR="00F50CE2" w:rsidRPr="005223F4" w:rsidRDefault="00F50CE2" w:rsidP="00F50CE2">
      <w:pPr>
        <w:pStyle w:val="nobreak"/>
      </w:pPr>
      <w:r w:rsidRPr="005223F4">
        <w:t xml:space="preserve">The </w:t>
      </w:r>
      <w:ins w:id="1667" w:author="Steve Hanson" w:date="2013-03-28T11:14:00Z">
        <w:r w:rsidR="006B79AB">
          <w:t>XSD</w:t>
        </w:r>
      </w:ins>
      <w:ins w:id="1668" w:author="Steve Hanson" w:date="2013-03-28T18:13:00Z">
        <w:r w:rsidR="00767A8A">
          <w:t>L</w:t>
        </w:r>
      </w:ins>
      <w:del w:id="1669" w:author="Steve Hanson" w:date="2013-03-28T11:14:00Z">
        <w:r w:rsidR="0015012F" w:rsidRPr="005223F4" w:rsidDel="006B79AB">
          <w:delText>xs:</w:delText>
        </w:r>
      </w:del>
      <w:ins w:id="1670" w:author="Steve Hanson" w:date="2013-03-28T11:14:00Z">
        <w:r w:rsidR="006B79AB">
          <w:t xml:space="preserve"> </w:t>
        </w:r>
      </w:ins>
      <w:r w:rsidR="0015012F" w:rsidRPr="005223F4">
        <w:t>minOccurs</w:t>
      </w:r>
      <w:r w:rsidRPr="005223F4">
        <w:t xml:space="preserve"> </w:t>
      </w:r>
      <w:ins w:id="1671" w:author="Steve Hanson" w:date="2013-03-28T11:14:00Z">
        <w:r w:rsidR="006B79AB">
          <w:t>property</w:t>
        </w:r>
      </w:ins>
      <w:del w:id="1672" w:author="Steve Hanson" w:date="2013-03-28T11:14:00Z">
        <w:r w:rsidRPr="005223F4" w:rsidDel="006B79AB">
          <w:delText>valu</w:delText>
        </w:r>
      </w:del>
      <w:del w:id="1673" w:author="Steve Hanson" w:date="2013-03-28T11:16:00Z">
        <w:r w:rsidRPr="005223F4" w:rsidDel="00315500">
          <w:delText>e</w:delText>
        </w:r>
      </w:del>
      <w:r w:rsidRPr="005223F4">
        <w:t xml:space="preserve"> is used:</w:t>
      </w:r>
    </w:p>
    <w:p w14:paraId="6531F29D" w14:textId="77777777" w:rsidR="00F50CE2" w:rsidRPr="005223F4" w:rsidRDefault="002D6C07" w:rsidP="004564CE">
      <w:pPr>
        <w:numPr>
          <w:ilvl w:val="0"/>
          <w:numId w:val="32"/>
        </w:numPr>
      </w:pPr>
      <w:r w:rsidRPr="005223F4">
        <w:t>T</w:t>
      </w:r>
      <w:r w:rsidR="00F50CE2" w:rsidRPr="005223F4">
        <w:t xml:space="preserve">o determine if an element declaration or reference is </w:t>
      </w:r>
      <w:del w:id="1674" w:author="mbeckerle" w:date="2013-02-19T13:15:00Z">
        <w:r w:rsidR="00F50CE2" w:rsidRPr="005223F4">
          <w:delText xml:space="preserve">scalar or </w:delText>
        </w:r>
        <w:r w:rsidR="00F50CE2" w:rsidRPr="005223F4" w:rsidDel="0002179F">
          <w:delText>array</w:delText>
        </w:r>
      </w:del>
      <w:ins w:id="1675" w:author="mbeckerle" w:date="2013-02-19T13:15:00Z">
        <w:r w:rsidR="0002179F">
          <w:t>an array, an optional element, or neither.</w:t>
        </w:r>
      </w:ins>
      <w:del w:id="1676" w:author="mbeckerle" w:date="2013-02-26T11:38:00Z">
        <w:r w:rsidR="00F50CE2" w:rsidRPr="005223F4">
          <w:delText>array</w:delText>
        </w:r>
      </w:del>
    </w:p>
    <w:p w14:paraId="48354BA0" w14:textId="34415B1C" w:rsidR="00F50CE2" w:rsidRPr="005223F4" w:rsidRDefault="0002179F" w:rsidP="004564CE">
      <w:pPr>
        <w:numPr>
          <w:ilvl w:val="0"/>
          <w:numId w:val="32"/>
        </w:numPr>
        <w:rPr>
          <w:ins w:id="1677" w:author="mbeckerle" w:date="2013-02-19T13:21:00Z"/>
        </w:rPr>
      </w:pPr>
      <w:ins w:id="1678" w:author="mbeckerle" w:date="2013-02-19T13:21:00Z">
        <w:r>
          <w:t>For some values of the property dfdl:occursCountKind, t</w:t>
        </w:r>
      </w:ins>
      <w:del w:id="1679" w:author="mbeckerle" w:date="2013-02-19T13:20:00Z">
        <w:r w:rsidR="002D6C07" w:rsidRPr="005223F4" w:rsidDel="0002179F">
          <w:delText>T</w:delText>
        </w:r>
      </w:del>
      <w:ins w:id="1680" w:author="mbeckerle" w:date="2013-02-26T11:38:00Z">
        <w:r w:rsidR="00F50CE2" w:rsidRPr="005223F4">
          <w:t>o</w:t>
        </w:r>
      </w:ins>
      <w:del w:id="1681" w:author="mbeckerle" w:date="2013-02-26T11:38:00Z">
        <w:r w:rsidR="002D6C07" w:rsidRPr="005223F4">
          <w:delText>T</w:delText>
        </w:r>
        <w:r w:rsidR="00F50CE2" w:rsidRPr="005223F4">
          <w:delText>o</w:delText>
        </w:r>
      </w:del>
      <w:r w:rsidR="00F50CE2" w:rsidRPr="005223F4">
        <w:t xml:space="preserve"> determine the </w:t>
      </w:r>
      <w:del w:id="1682" w:author="mbeckerle" w:date="2013-01-28T12:29:00Z">
        <w:r w:rsidR="00F50CE2" w:rsidRPr="005223F4" w:rsidDel="00F2061E">
          <w:delText xml:space="preserve">required </w:delText>
        </w:r>
      </w:del>
      <w:ins w:id="1683" w:author="mbeckerle" w:date="2013-03-24T18:28:00Z">
        <w:r w:rsidR="005E6B8F">
          <w:t>required</w:t>
        </w:r>
      </w:ins>
      <w:ins w:id="1684" w:author="mbeckerle" w:date="2013-01-28T12:29:00Z">
        <w:r w:rsidR="00F2061E" w:rsidRPr="005223F4">
          <w:t xml:space="preserve"> </w:t>
        </w:r>
      </w:ins>
      <w:r w:rsidR="00F50CE2" w:rsidRPr="005223F4">
        <w:t>minimum number of occurrences of an array both when parsing and unparsing</w:t>
      </w:r>
      <w:ins w:id="1685" w:author="mbeckerle" w:date="2013-03-24T18:36:00Z">
        <w:r w:rsidR="007815CC">
          <w:t>.</w:t>
        </w:r>
      </w:ins>
    </w:p>
    <w:p w14:paraId="534ECF2B" w14:textId="3F8AD496" w:rsidR="0002179F" w:rsidRPr="005223F4" w:rsidRDefault="0002179F" w:rsidP="0002179F">
      <w:pPr>
        <w:numPr>
          <w:ilvl w:val="0"/>
          <w:numId w:val="32"/>
        </w:numPr>
        <w:rPr>
          <w:ins w:id="1686" w:author="mbeckerle" w:date="2013-02-26T11:38:00Z"/>
        </w:rPr>
      </w:pPr>
      <w:ins w:id="1687" w:author="mbeckerle" w:date="2013-02-19T13:21:00Z">
        <w:r w:rsidRPr="005223F4">
          <w:t xml:space="preserve">If validating, to determine the </w:t>
        </w:r>
        <w:r>
          <w:t>minimum</w:t>
        </w:r>
        <w:r w:rsidRPr="005223F4">
          <w:t xml:space="preserve"> </w:t>
        </w:r>
      </w:ins>
      <w:ins w:id="1688" w:author="mbeckerle" w:date="2013-03-24T18:28:00Z">
        <w:r w:rsidR="005E6B8F">
          <w:t>valid</w:t>
        </w:r>
      </w:ins>
      <w:ins w:id="1689" w:author="mbeckerle" w:date="2013-02-19T13:21:00Z">
        <w:r w:rsidRPr="005223F4">
          <w:t xml:space="preserve"> number of occurrences of an array both when parsing and unparsing.</w:t>
        </w:r>
      </w:ins>
    </w:p>
    <w:p w14:paraId="6BD3D9A7" w14:textId="71CEF211" w:rsidR="00F50CE2" w:rsidRPr="005223F4" w:rsidRDefault="00F50CE2" w:rsidP="00630817">
      <w:r w:rsidRPr="005223F4">
        <w:t xml:space="preserve">The </w:t>
      </w:r>
      <w:ins w:id="1690" w:author="Steve Hanson" w:date="2013-03-28T11:16:00Z">
        <w:r w:rsidR="00315500">
          <w:t>XSD</w:t>
        </w:r>
      </w:ins>
      <w:ins w:id="1691" w:author="Steve Hanson" w:date="2013-03-28T18:14:00Z">
        <w:r w:rsidR="00767A8A">
          <w:t>L</w:t>
        </w:r>
      </w:ins>
      <w:ins w:id="1692" w:author="Steve Hanson" w:date="2013-03-28T11:16:00Z">
        <w:r w:rsidR="00315500">
          <w:t xml:space="preserve"> </w:t>
        </w:r>
      </w:ins>
      <w:del w:id="1693" w:author="Steve Hanson" w:date="2013-03-28T11:16:00Z">
        <w:r w:rsidR="001359BA" w:rsidRPr="005223F4" w:rsidDel="00315500">
          <w:delText>xs:</w:delText>
        </w:r>
      </w:del>
      <w:r w:rsidR="001359BA" w:rsidRPr="005223F4">
        <w:t>maxOccurs</w:t>
      </w:r>
      <w:r w:rsidRPr="005223F4">
        <w:t xml:space="preserve"> </w:t>
      </w:r>
      <w:ins w:id="1694" w:author="Steve Hanson" w:date="2013-03-28T11:16:00Z">
        <w:r w:rsidR="00315500">
          <w:t>property</w:t>
        </w:r>
      </w:ins>
      <w:del w:id="1695" w:author="Steve Hanson" w:date="2013-03-28T11:17:00Z">
        <w:r w:rsidRPr="005223F4" w:rsidDel="00315500">
          <w:delText>value</w:delText>
        </w:r>
      </w:del>
      <w:r w:rsidRPr="005223F4">
        <w:t xml:space="preserve"> is used:</w:t>
      </w:r>
    </w:p>
    <w:p w14:paraId="3951D401" w14:textId="77777777" w:rsidR="00F50CE2" w:rsidRPr="005223F4" w:rsidRDefault="002D6C07" w:rsidP="004564CE">
      <w:pPr>
        <w:numPr>
          <w:ilvl w:val="0"/>
          <w:numId w:val="32"/>
        </w:numPr>
      </w:pPr>
      <w:r w:rsidRPr="005223F4">
        <w:t>T</w:t>
      </w:r>
      <w:r w:rsidR="00F50CE2" w:rsidRPr="005223F4">
        <w:t xml:space="preserve">o determine if an element declaration or reference </w:t>
      </w:r>
      <w:del w:id="1696" w:author="mbeckerle" w:date="2013-02-19T13:19:00Z">
        <w:r w:rsidR="00F50CE2" w:rsidRPr="005223F4">
          <w:delText xml:space="preserve">is scalar </w:delText>
        </w:r>
        <w:r w:rsidR="00F50CE2" w:rsidRPr="005223F4" w:rsidDel="0002179F">
          <w:delText>or</w:delText>
        </w:r>
      </w:del>
      <w:ins w:id="1697" w:author="mbeckerle" w:date="2013-02-19T13:19:00Z">
        <w:r w:rsidR="0002179F">
          <w:t>is an</w:t>
        </w:r>
      </w:ins>
      <w:del w:id="1698" w:author="mbeckerle" w:date="2013-02-26T11:38:00Z">
        <w:r w:rsidR="00F50CE2" w:rsidRPr="005223F4">
          <w:delText>or</w:delText>
        </w:r>
      </w:del>
      <w:r w:rsidR="00F50CE2" w:rsidRPr="005223F4">
        <w:t xml:space="preserve"> array</w:t>
      </w:r>
      <w:ins w:id="1699" w:author="mbeckerle" w:date="2013-02-19T13:19:00Z">
        <w:r w:rsidR="0002179F">
          <w:t xml:space="preserve">, an </w:t>
        </w:r>
      </w:ins>
      <w:ins w:id="1700" w:author="mbeckerle" w:date="2013-02-19T13:20:00Z">
        <w:r w:rsidR="0002179F">
          <w:t>optional</w:t>
        </w:r>
      </w:ins>
      <w:ins w:id="1701" w:author="mbeckerle" w:date="2013-02-19T13:19:00Z">
        <w:r w:rsidR="0002179F">
          <w:t xml:space="preserve"> element, or neither.</w:t>
        </w:r>
      </w:ins>
    </w:p>
    <w:p w14:paraId="133EF96A" w14:textId="7F66B2F0" w:rsidR="00F50CE2" w:rsidRDefault="002D6C07" w:rsidP="009F46A9">
      <w:pPr>
        <w:numPr>
          <w:ilvl w:val="0"/>
          <w:numId w:val="32"/>
        </w:numPr>
        <w:rPr>
          <w:ins w:id="1702" w:author="mbeckerle" w:date="2013-03-24T18:29:00Z"/>
        </w:rPr>
      </w:pPr>
      <w:r w:rsidRPr="005223F4">
        <w:t>W</w:t>
      </w:r>
      <w:r w:rsidR="00F50CE2" w:rsidRPr="005223F4">
        <w:t>hen dfdl:</w:t>
      </w:r>
      <w:r w:rsidR="00A53F7F" w:rsidRPr="005223F4">
        <w:t>occursCountKind</w:t>
      </w:r>
      <w:r w:rsidR="00F50CE2" w:rsidRPr="005223F4">
        <w:t>=”</w:t>
      </w:r>
      <w:r w:rsidR="009F46A9" w:rsidRPr="005223F4">
        <w:t>fixed</w:t>
      </w:r>
      <w:r w:rsidR="00F50CE2" w:rsidRPr="005223F4">
        <w:t xml:space="preserve">”, then the </w:t>
      </w:r>
      <w:ins w:id="1703" w:author="Steve Hanson" w:date="2013-03-28T18:14:00Z">
        <w:r w:rsidR="00767A8A">
          <w:t>XSDL</w:t>
        </w:r>
      </w:ins>
      <w:del w:id="1704" w:author="Steve Hanson" w:date="2013-03-28T18:14:00Z">
        <w:r w:rsidR="001359BA" w:rsidRPr="005223F4" w:rsidDel="00767A8A">
          <w:delText>xs:</w:delText>
        </w:r>
      </w:del>
      <w:ins w:id="1705" w:author="Steve Hanson" w:date="2013-03-28T18:14:00Z">
        <w:r w:rsidR="00767A8A">
          <w:t xml:space="preserve"> </w:t>
        </w:r>
      </w:ins>
      <w:r w:rsidR="001359BA" w:rsidRPr="005223F4">
        <w:t>maxOccurs</w:t>
      </w:r>
      <w:r w:rsidR="00F50CE2" w:rsidRPr="005223F4">
        <w:t xml:space="preserve"> value is the fixed number of occurrences of the array element</w:t>
      </w:r>
      <w:ins w:id="1706" w:author="mbeckerle" w:date="2013-01-28T11:46:00Z">
        <w:r w:rsidR="001731D5">
          <w:t>, which is then called a Fixed Array Element</w:t>
        </w:r>
      </w:ins>
      <w:del w:id="1707" w:author="mbeckerle" w:date="2013-01-28T11:46:00Z">
        <w:r w:rsidR="00F50CE2" w:rsidRPr="005223F4" w:rsidDel="001731D5">
          <w:delText>s</w:delText>
        </w:r>
      </w:del>
      <w:r w:rsidR="00F50CE2" w:rsidRPr="005223F4">
        <w:t xml:space="preserve">. </w:t>
      </w:r>
      <w:r w:rsidR="00EE0EA4" w:rsidRPr="005223F4">
        <w:t>It is a schema definition error</w:t>
      </w:r>
      <w:r w:rsidR="00F50CE2" w:rsidRPr="005223F4">
        <w:t xml:space="preserve"> if </w:t>
      </w:r>
      <w:ins w:id="1708" w:author="Steve Hanson" w:date="2013-03-28T11:17:00Z">
        <w:r w:rsidR="00315500">
          <w:t>XSD</w:t>
        </w:r>
      </w:ins>
      <w:ins w:id="1709" w:author="Steve Hanson" w:date="2013-03-28T18:14:00Z">
        <w:r w:rsidR="00767A8A">
          <w:t>L</w:t>
        </w:r>
      </w:ins>
      <w:ins w:id="1710" w:author="Steve Hanson" w:date="2013-03-28T11:17:00Z">
        <w:r w:rsidR="00315500">
          <w:t xml:space="preserve"> </w:t>
        </w:r>
      </w:ins>
      <w:del w:id="1711" w:author="Steve Hanson" w:date="2013-03-28T11:17:00Z">
        <w:r w:rsidR="0015012F" w:rsidRPr="005223F4" w:rsidDel="00315500">
          <w:delText>xs:</w:delText>
        </w:r>
      </w:del>
      <w:r w:rsidR="0015012F" w:rsidRPr="005223F4">
        <w:t>minOccurs</w:t>
      </w:r>
      <w:r w:rsidR="00F50CE2" w:rsidRPr="005223F4">
        <w:t xml:space="preserve"> is not equal to </w:t>
      </w:r>
      <w:ins w:id="1712" w:author="Steve Hanson" w:date="2013-03-28T11:17:00Z">
        <w:r w:rsidR="00315500">
          <w:t>XSD</w:t>
        </w:r>
      </w:ins>
      <w:ins w:id="1713" w:author="Steve Hanson" w:date="2013-03-28T18:14:00Z">
        <w:r w:rsidR="00767A8A">
          <w:t>L</w:t>
        </w:r>
      </w:ins>
      <w:ins w:id="1714" w:author="Steve Hanson" w:date="2013-03-28T11:17:00Z">
        <w:r w:rsidR="00315500">
          <w:t xml:space="preserve"> </w:t>
        </w:r>
      </w:ins>
      <w:del w:id="1715" w:author="Steve Hanson" w:date="2013-03-28T11:17:00Z">
        <w:r w:rsidR="001359BA" w:rsidRPr="005223F4" w:rsidDel="00315500">
          <w:delText>xs:</w:delText>
        </w:r>
      </w:del>
      <w:r w:rsidR="001359BA" w:rsidRPr="005223F4">
        <w:t>maxOccurs</w:t>
      </w:r>
      <w:r w:rsidR="00EE0EA4" w:rsidRPr="005223F4">
        <w:t>.</w:t>
      </w:r>
    </w:p>
    <w:p w14:paraId="4C0A66DE" w14:textId="2B2969DE" w:rsidR="005E6B8F" w:rsidRPr="005223F4" w:rsidRDefault="005E6B8F" w:rsidP="009F46A9">
      <w:pPr>
        <w:numPr>
          <w:ilvl w:val="0"/>
          <w:numId w:val="32"/>
        </w:numPr>
      </w:pPr>
      <w:ins w:id="1716" w:author="mbeckerle" w:date="2013-03-24T18:29:00Z">
        <w:r>
          <w:t xml:space="preserve">When dfdl:occursCountKind=”implicit” then </w:t>
        </w:r>
      </w:ins>
      <w:ins w:id="1717" w:author="Steve Hanson" w:date="2013-03-28T11:17:00Z">
        <w:r w:rsidR="00315500">
          <w:t>XSD</w:t>
        </w:r>
      </w:ins>
      <w:ins w:id="1718" w:author="Steve Hanson" w:date="2013-03-28T18:14:00Z">
        <w:r w:rsidR="00767A8A">
          <w:t>L</w:t>
        </w:r>
      </w:ins>
      <w:ins w:id="1719" w:author="Steve Hanson" w:date="2013-03-28T11:17:00Z">
        <w:r w:rsidR="00315500">
          <w:t xml:space="preserve"> </w:t>
        </w:r>
      </w:ins>
      <w:ins w:id="1720" w:author="mbeckerle" w:date="2013-03-24T18:29:00Z">
        <w:del w:id="1721" w:author="Steve Hanson" w:date="2013-03-28T11:17:00Z">
          <w:r w:rsidDel="00315500">
            <w:delText>xs:</w:delText>
          </w:r>
        </w:del>
        <w:r>
          <w:t xml:space="preserve">maxOccurs value (if not unbounded) is used to determine the maximum number of element occurrences </w:t>
        </w:r>
      </w:ins>
      <w:ins w:id="1722" w:author="Steve Hanson" w:date="2013-03-28T11:18:00Z">
        <w:r w:rsidR="00315500">
          <w:t>both when parsing or un</w:t>
        </w:r>
      </w:ins>
      <w:ins w:id="1723" w:author="mbeckerle" w:date="2013-03-24T18:29:00Z">
        <w:del w:id="1724" w:author="Steve Hanson" w:date="2013-03-28T11:18:00Z">
          <w:r w:rsidDel="00315500">
            <w:delText>to be parsed</w:delText>
          </w:r>
        </w:del>
      </w:ins>
      <w:ins w:id="1725" w:author="Steve Hanson" w:date="2013-03-28T11:17:00Z">
        <w:r w:rsidR="00315500">
          <w:t>pars</w:t>
        </w:r>
      </w:ins>
      <w:ins w:id="1726" w:author="Steve Hanson" w:date="2013-03-28T11:18:00Z">
        <w:r w:rsidR="00315500">
          <w:t>ing</w:t>
        </w:r>
      </w:ins>
      <w:ins w:id="1727" w:author="mbeckerle" w:date="2013-03-24T18:29:00Z">
        <w:r>
          <w:t>.</w:t>
        </w:r>
      </w:ins>
    </w:p>
    <w:p w14:paraId="71F3232F" w14:textId="3D14EACD" w:rsidR="00F50CE2" w:rsidRPr="005223F4" w:rsidRDefault="00561EC7" w:rsidP="00561EC7">
      <w:pPr>
        <w:numPr>
          <w:ilvl w:val="0"/>
          <w:numId w:val="32"/>
        </w:numPr>
      </w:pPr>
      <w:r w:rsidRPr="005223F4">
        <w:t>If validating, t</w:t>
      </w:r>
      <w:r w:rsidR="005D3FB2" w:rsidRPr="005223F4">
        <w:t>o</w:t>
      </w:r>
      <w:r w:rsidR="00F50CE2" w:rsidRPr="005223F4">
        <w:t xml:space="preserve"> determine the maximum </w:t>
      </w:r>
      <w:del w:id="1728" w:author="mbeckerle" w:date="2013-03-24T18:30:00Z">
        <w:r w:rsidR="00F50CE2" w:rsidRPr="005223F4" w:rsidDel="005E6B8F">
          <w:delText xml:space="preserve">acceptable </w:delText>
        </w:r>
      </w:del>
      <w:ins w:id="1729" w:author="mbeckerle" w:date="2013-03-24T18:30:00Z">
        <w:r w:rsidR="005E6B8F">
          <w:t>valid</w:t>
        </w:r>
        <w:r w:rsidR="005E6B8F" w:rsidRPr="005223F4">
          <w:t xml:space="preserve"> </w:t>
        </w:r>
      </w:ins>
      <w:r w:rsidR="00F50CE2" w:rsidRPr="005223F4">
        <w:t>number of occurrences of an array both</w:t>
      </w:r>
      <w:r w:rsidR="00E36848" w:rsidRPr="005223F4">
        <w:t xml:space="preserve"> </w:t>
      </w:r>
      <w:r w:rsidR="00F50CE2" w:rsidRPr="005223F4">
        <w:t>when parsing and unparsing.</w:t>
      </w:r>
    </w:p>
    <w:p w14:paraId="7D9FD37D" w14:textId="6958D71A" w:rsidR="00F50CE2" w:rsidRPr="005223F4" w:rsidRDefault="007815CC" w:rsidP="00E36848">
      <w:ins w:id="1730" w:author="mbeckerle" w:date="2013-03-24T18:36:00Z">
        <w:r>
          <w:t>For some values of dfdl:occursCountKind</w:t>
        </w:r>
      </w:ins>
      <w:ins w:id="1731" w:author="mbeckerle" w:date="2013-03-24T18:37:00Z">
        <w:r>
          <w:t xml:space="preserve"> such as ‘</w:t>
        </w:r>
      </w:ins>
      <w:ins w:id="1732" w:author="mbeckerle" w:date="2013-03-24T18:38:00Z">
        <w:r>
          <w:t>implicit</w:t>
        </w:r>
      </w:ins>
      <w:ins w:id="1733" w:author="mbeckerle" w:date="2013-03-24T18:37:00Z">
        <w:r>
          <w:t>’</w:t>
        </w:r>
      </w:ins>
      <w:ins w:id="1734" w:author="mbeckerle" w:date="2013-03-24T18:36:00Z">
        <w:r>
          <w:t>, i</w:t>
        </w:r>
      </w:ins>
      <w:del w:id="1735" w:author="mbeckerle" w:date="2013-03-24T18:36:00Z">
        <w:r w:rsidR="00F50CE2" w:rsidRPr="005223F4" w:rsidDel="007815CC">
          <w:delText>I</w:delText>
        </w:r>
      </w:del>
      <w:r w:rsidR="00F50CE2" w:rsidRPr="005223F4">
        <w:t xml:space="preserve">t is a </w:t>
      </w:r>
      <w:r w:rsidR="00A40D0A" w:rsidRPr="005223F4">
        <w:t>processing error</w:t>
      </w:r>
      <w:r w:rsidR="00F50CE2" w:rsidRPr="005223F4">
        <w:t xml:space="preserve"> when an array is found to have a number of occurrences not conforming to </w:t>
      </w:r>
      <w:del w:id="1736" w:author="Steve Hanson" w:date="2013-03-28T11:18:00Z">
        <w:r w:rsidR="00F50CE2" w:rsidRPr="005223F4" w:rsidDel="00315500">
          <w:delText xml:space="preserve">the </w:delText>
        </w:r>
      </w:del>
      <w:ins w:id="1737" w:author="Steve Hanson" w:date="2013-03-28T11:18:00Z">
        <w:r w:rsidR="00315500">
          <w:t>XSD</w:t>
        </w:r>
      </w:ins>
      <w:ins w:id="1738" w:author="Steve Hanson" w:date="2013-03-28T18:14:00Z">
        <w:r w:rsidR="00767A8A">
          <w:t>L</w:t>
        </w:r>
      </w:ins>
      <w:del w:id="1739" w:author="Steve Hanson" w:date="2013-03-28T11:18:00Z">
        <w:r w:rsidR="0015012F" w:rsidRPr="005223F4" w:rsidDel="00315500">
          <w:delText>xs:</w:delText>
        </w:r>
      </w:del>
      <w:ins w:id="1740" w:author="Steve Hanson" w:date="2013-03-28T11:18:00Z">
        <w:r w:rsidR="00315500">
          <w:t xml:space="preserve"> </w:t>
        </w:r>
      </w:ins>
      <w:r w:rsidR="0015012F" w:rsidRPr="005223F4">
        <w:t>minOccurs</w:t>
      </w:r>
      <w:del w:id="1741" w:author="Steve Hanson" w:date="2013-03-28T11:19:00Z">
        <w:r w:rsidR="00F50CE2" w:rsidRPr="005223F4" w:rsidDel="00315500">
          <w:delText xml:space="preserve"> constraints</w:delText>
        </w:r>
      </w:del>
      <w:r w:rsidR="00F50CE2" w:rsidRPr="005223F4">
        <w:t xml:space="preserve"> in the absence of a default value specification.</w:t>
      </w:r>
      <w:ins w:id="1742" w:author="mbeckerle" w:date="2013-03-24T18:36:00Z">
        <w:r>
          <w:t xml:space="preserve"> For other values of dfdl:occursCountKind</w:t>
        </w:r>
      </w:ins>
      <w:ins w:id="1743" w:author="mbeckerle" w:date="2013-03-24T18:37:00Z">
        <w:r>
          <w:t xml:space="preserve"> such as ‘parsed’</w:t>
        </w:r>
      </w:ins>
      <w:ins w:id="1744" w:author="mbeckerle" w:date="2013-03-24T18:36:00Z">
        <w:r>
          <w:t xml:space="preserve">, it is only a validation error if an array is found to have fewer than </w:t>
        </w:r>
      </w:ins>
      <w:ins w:id="1745" w:author="Steve Hanson" w:date="2013-03-28T11:19:00Z">
        <w:r w:rsidR="00315500">
          <w:t>XSD</w:t>
        </w:r>
      </w:ins>
      <w:ins w:id="1746" w:author="Steve Hanson" w:date="2013-03-28T18:14:00Z">
        <w:r w:rsidR="00767A8A">
          <w:t>L</w:t>
        </w:r>
      </w:ins>
      <w:ins w:id="1747" w:author="Steve Hanson" w:date="2013-03-28T11:19:00Z">
        <w:r w:rsidR="00315500">
          <w:t xml:space="preserve"> </w:t>
        </w:r>
      </w:ins>
      <w:ins w:id="1748" w:author="mbeckerle" w:date="2013-03-24T18:36:00Z">
        <w:r>
          <w:t>minOccurs occurrences.</w:t>
        </w:r>
      </w:ins>
      <w:ins w:id="1749" w:author="mbeckerle" w:date="2013-03-24T18:39:00Z">
        <w:r>
          <w:t xml:space="preserve"> See Section </w:t>
        </w:r>
        <w:r>
          <w:fldChar w:fldCharType="begin"/>
        </w:r>
        <w:r>
          <w:instrText xml:space="preserve"> REF _Ref351913722 \r \h </w:instrText>
        </w:r>
      </w:ins>
      <w:r>
        <w:fldChar w:fldCharType="separate"/>
      </w:r>
      <w:ins w:id="1750" w:author="mbeckerle" w:date="2013-07-10T14:53:00Z">
        <w:r w:rsidR="008B68D7">
          <w:t>16</w:t>
        </w:r>
      </w:ins>
      <w:ins w:id="1751" w:author="mbeckerle" w:date="2013-03-24T18:39:00Z">
        <w:r>
          <w:fldChar w:fldCharType="end"/>
        </w:r>
      </w:ins>
      <w:ins w:id="1752" w:author="mbeckerle" w:date="2013-03-24T18:40:00Z">
        <w:r>
          <w:t xml:space="preserve">, </w:t>
        </w:r>
        <w:r>
          <w:fldChar w:fldCharType="begin"/>
        </w:r>
        <w:r>
          <w:instrText xml:space="preserve"> REF _Ref351913750 \h </w:instrText>
        </w:r>
      </w:ins>
      <w:r>
        <w:fldChar w:fldCharType="separate"/>
      </w:r>
      <w:ins w:id="1753" w:author="mbeckerle" w:date="2013-07-10T14:53:00Z">
        <w:r w:rsidR="008B68D7">
          <w:t>Properties for A</w:t>
        </w:r>
        <w:r w:rsidR="008B68D7" w:rsidRPr="005223F4">
          <w:t>rray</w:t>
        </w:r>
        <w:r w:rsidR="008B68D7">
          <w:t xml:space="preserve"> Elements</w:t>
        </w:r>
        <w:r w:rsidR="008B68D7" w:rsidRPr="005223F4" w:rsidDel="00585682">
          <w:t>s</w:t>
        </w:r>
        <w:r w:rsidR="008B68D7" w:rsidRPr="005223F4">
          <w:t xml:space="preserve"> and Optional Elements</w:t>
        </w:r>
        <w:r w:rsidR="008B68D7" w:rsidRPr="005223F4" w:rsidDel="00585682">
          <w:t>: Properties for Repeating and Variable-Occurrence Data Items</w:t>
        </w:r>
      </w:ins>
      <w:ins w:id="1754" w:author="mbeckerle" w:date="2013-03-24T18:40:00Z">
        <w:r>
          <w:fldChar w:fldCharType="end"/>
        </w:r>
        <w:r>
          <w:t>, for more details.</w:t>
        </w:r>
      </w:ins>
    </w:p>
    <w:p w14:paraId="778163E2" w14:textId="06A6F523" w:rsidR="00F50CE2" w:rsidRPr="005223F4" w:rsidDel="007815CC" w:rsidRDefault="00F50CE2">
      <w:pPr>
        <w:pStyle w:val="Heading3"/>
        <w:rPr>
          <w:del w:id="1755" w:author="mbeckerle" w:date="2013-03-24T18:39:00Z"/>
        </w:rPr>
        <w:pPrChange w:id="1756" w:author="mbeckerle" w:date="2013-07-24T16:59:00Z">
          <w:pPr/>
        </w:pPrChange>
      </w:pPr>
      <w:bookmarkStart w:id="1757" w:name="_Toc362452768"/>
      <w:del w:id="1758" w:author="mbeckerle" w:date="2013-03-24T18:39:00Z">
        <w:r w:rsidRPr="005223F4" w:rsidDel="007815CC">
          <w:delText xml:space="preserve">Note that specifically, this is not a validation error, it is a processing error. </w:delText>
        </w:r>
        <w:r w:rsidR="002D6C07" w:rsidRPr="005223F4" w:rsidDel="007815CC">
          <w:delText>For example</w:delText>
        </w:r>
        <w:r w:rsidRPr="005223F4" w:rsidDel="007815CC">
          <w:delText xml:space="preserve">, if the array occurrences are delimited, we might be able to successfully separate them from each other and the surrounding data depending on the delimiter specifications; however, if the number of these occurrences is not conforming to the </w:delText>
        </w:r>
        <w:r w:rsidR="0015012F" w:rsidRPr="005223F4" w:rsidDel="007815CC">
          <w:delText>xs:minOccurs</w:delText>
        </w:r>
        <w:r w:rsidRPr="005223F4" w:rsidDel="007815CC">
          <w:delText xml:space="preserve"> cardinality constraints then it is a processing error.</w:delText>
        </w:r>
        <w:bookmarkEnd w:id="1757"/>
        <w:r w:rsidRPr="005223F4" w:rsidDel="007815CC">
          <w:delText xml:space="preserve"> </w:delText>
        </w:r>
        <w:bookmarkStart w:id="1759" w:name="_Toc351914639"/>
        <w:bookmarkStart w:id="1760" w:name="_Toc351915073"/>
        <w:bookmarkStart w:id="1761" w:name="_Toc361231111"/>
        <w:bookmarkStart w:id="1762" w:name="_Toc361231637"/>
        <w:bookmarkStart w:id="1763" w:name="_Toc362444919"/>
        <w:bookmarkStart w:id="1764" w:name="_Toc362451670"/>
        <w:bookmarkStart w:id="1765" w:name="_Toc362452219"/>
        <w:bookmarkStart w:id="1766" w:name="_Toc362453117"/>
        <w:bookmarkEnd w:id="1759"/>
        <w:bookmarkEnd w:id="1760"/>
        <w:bookmarkEnd w:id="1761"/>
        <w:bookmarkEnd w:id="1762"/>
        <w:bookmarkEnd w:id="1763"/>
        <w:bookmarkEnd w:id="1764"/>
        <w:bookmarkEnd w:id="1765"/>
        <w:bookmarkEnd w:id="1766"/>
      </w:del>
    </w:p>
    <w:p w14:paraId="2708EB5D" w14:textId="77777777" w:rsidR="00F50CE2" w:rsidRPr="005223F4" w:rsidRDefault="0044649A" w:rsidP="0031368F">
      <w:pPr>
        <w:pStyle w:val="Heading3"/>
      </w:pPr>
      <w:bookmarkStart w:id="1767" w:name="_Toc322911527"/>
      <w:bookmarkStart w:id="1768" w:name="_Toc322912066"/>
      <w:bookmarkStart w:id="1769" w:name="_Toc199516233"/>
      <w:bookmarkStart w:id="1770" w:name="_Toc194983911"/>
      <w:bookmarkStart w:id="1771" w:name="_Toc243112752"/>
      <w:bookmarkStart w:id="1772" w:name="_Toc349042627"/>
      <w:bookmarkStart w:id="1773" w:name="_Toc362453118"/>
      <w:bookmarkEnd w:id="1767"/>
      <w:bookmarkEnd w:id="1768"/>
      <w:r>
        <w:t>M</w:t>
      </w:r>
      <w:r w:rsidR="00F50CE2" w:rsidRPr="005223F4">
        <w:t xml:space="preserve">inLength, </w:t>
      </w:r>
      <w:r>
        <w:t>M</w:t>
      </w:r>
      <w:r w:rsidR="00F50CE2" w:rsidRPr="005223F4">
        <w:t>axLength</w:t>
      </w:r>
      <w:bookmarkEnd w:id="1769"/>
      <w:bookmarkEnd w:id="1770"/>
      <w:bookmarkEnd w:id="1771"/>
      <w:bookmarkEnd w:id="1772"/>
      <w:bookmarkEnd w:id="1773"/>
    </w:p>
    <w:p w14:paraId="1C3A03FD" w14:textId="77777777" w:rsidR="00F50CE2" w:rsidRPr="005223F4" w:rsidRDefault="00F50CE2" w:rsidP="00F50CE2">
      <w:pPr>
        <w:pStyle w:val="nobreak"/>
      </w:pPr>
      <w:r w:rsidRPr="005223F4">
        <w:t>These facets are used:</w:t>
      </w:r>
    </w:p>
    <w:p w14:paraId="78B7B309" w14:textId="203C44EB" w:rsidR="00F50CE2" w:rsidRPr="005223F4" w:rsidRDefault="001571E8" w:rsidP="00F87596">
      <w:pPr>
        <w:numPr>
          <w:ilvl w:val="0"/>
          <w:numId w:val="31"/>
        </w:numPr>
      </w:pPr>
      <w:r w:rsidRPr="005223F4">
        <w:t>W</w:t>
      </w:r>
      <w:r w:rsidR="00F50CE2" w:rsidRPr="005223F4">
        <w:t>hen dfdl:lengthKind=”implicit”</w:t>
      </w:r>
      <w:ins w:id="1774" w:author="Steve Hanson" w:date="2012-02-23T10:52:00Z">
        <w:r w:rsidR="00157CEC">
          <w:t xml:space="preserve"> and type is xs:string or xs:hexBinary</w:t>
        </w:r>
      </w:ins>
      <w:r w:rsidR="00F50CE2" w:rsidRPr="005223F4">
        <w:t xml:space="preserve">. In that case the length is given by the value of </w:t>
      </w:r>
      <w:ins w:id="1775" w:author="mbeckerle" w:date="2013-07-11T18:06:00Z">
        <w:r w:rsidR="00746E59">
          <w:t>the XSD</w:t>
        </w:r>
      </w:ins>
      <w:del w:id="1776" w:author="mbeckerle" w:date="2013-07-11T18:06:00Z">
        <w:r w:rsidR="00F50CE2" w:rsidRPr="005223F4" w:rsidDel="00746E59">
          <w:delText>xs:</w:delText>
        </w:r>
      </w:del>
      <w:ins w:id="1777" w:author="mbeckerle" w:date="2013-07-11T18:06:00Z">
        <w:r w:rsidR="00746E59">
          <w:t xml:space="preserve"> </w:t>
        </w:r>
      </w:ins>
      <w:r w:rsidR="00F50CE2" w:rsidRPr="005223F4">
        <w:t>maxLength</w:t>
      </w:r>
      <w:ins w:id="1778" w:author="mbeckerle" w:date="2013-07-11T18:06:00Z">
        <w:r w:rsidR="00746E59">
          <w:t xml:space="preserve"> facet</w:t>
        </w:r>
      </w:ins>
      <w:r w:rsidR="00F87596">
        <w:t>.</w:t>
      </w:r>
      <w:r w:rsidR="00F50CE2" w:rsidRPr="005223F4">
        <w:t xml:space="preserve"> In this case </w:t>
      </w:r>
      <w:ins w:id="1779" w:author="mbeckerle" w:date="2013-07-11T18:06:00Z">
        <w:r w:rsidR="00746E59">
          <w:t xml:space="preserve">the XSD </w:t>
        </w:r>
      </w:ins>
      <w:ins w:id="1780" w:author="Steve Hanson" w:date="2012-02-23T10:52:00Z">
        <w:del w:id="1781" w:author="mbeckerle" w:date="2013-07-11T18:06:00Z">
          <w:r w:rsidR="00157CEC" w:rsidDel="00746E59">
            <w:delText>xs:</w:delText>
          </w:r>
        </w:del>
      </w:ins>
      <w:r w:rsidR="00F50CE2" w:rsidRPr="005223F4">
        <w:t xml:space="preserve">minLength </w:t>
      </w:r>
      <w:ins w:id="1782" w:author="mbeckerle" w:date="2013-07-11T18:06:00Z">
        <w:r w:rsidR="00746E59">
          <w:t xml:space="preserve">facet </w:t>
        </w:r>
      </w:ins>
      <w:del w:id="1783" w:author="Steve Hanson" w:date="2012-02-23T10:52:00Z">
        <w:r w:rsidR="00A01026" w:rsidRPr="005223F4" w:rsidDel="00157CEC">
          <w:delText xml:space="preserve">if specified </w:delText>
        </w:r>
      </w:del>
      <w:r w:rsidR="00A01026" w:rsidRPr="005223F4">
        <w:t xml:space="preserve">is required to be equal to </w:t>
      </w:r>
      <w:ins w:id="1784" w:author="mbeckerle" w:date="2013-07-11T18:07:00Z">
        <w:r w:rsidR="00746E59">
          <w:t xml:space="preserve">the XSD </w:t>
        </w:r>
      </w:ins>
      <w:r w:rsidR="00A01026" w:rsidRPr="005223F4">
        <w:t>maxLength</w:t>
      </w:r>
      <w:ins w:id="1785" w:author="mbeckerle" w:date="2013-07-11T18:07:00Z">
        <w:r w:rsidR="00746E59">
          <w:t xml:space="preserve"> facet</w:t>
        </w:r>
      </w:ins>
      <w:r w:rsidR="00A01026" w:rsidRPr="005223F4">
        <w:t xml:space="preserve"> (schema definition error otherwise</w:t>
      </w:r>
      <w:r w:rsidRPr="005223F4">
        <w:t>).</w:t>
      </w:r>
    </w:p>
    <w:p w14:paraId="3A5C4DF7" w14:textId="77777777" w:rsidR="00F50CE2" w:rsidRPr="005223F4" w:rsidRDefault="00F50CE2" w:rsidP="004564CE">
      <w:pPr>
        <w:numPr>
          <w:ilvl w:val="0"/>
          <w:numId w:val="31"/>
        </w:numPr>
      </w:pPr>
      <w:r w:rsidRPr="005223F4">
        <w:t>For validation of variable length string elements.</w:t>
      </w:r>
    </w:p>
    <w:p w14:paraId="0227D394" w14:textId="77777777" w:rsidR="00F50CE2" w:rsidRPr="005223F4" w:rsidDel="00423418" w:rsidRDefault="00F50CE2">
      <w:pPr>
        <w:pStyle w:val="Heading3"/>
        <w:rPr>
          <w:del w:id="1786" w:author="mbeckerle" w:date="2012-03-24T19:05:00Z"/>
        </w:rPr>
        <w:pPrChange w:id="1787" w:author="mbeckerle" w:date="2013-07-24T16:59:00Z">
          <w:pPr/>
        </w:pPrChange>
      </w:pPr>
      <w:bookmarkStart w:id="1788" w:name="_Toc362452770"/>
      <w:commentRangeStart w:id="1789"/>
      <w:del w:id="1790" w:author="mbeckerle" w:date="2012-03-24T19:05:00Z">
        <w:r w:rsidRPr="005223F4" w:rsidDel="00423418">
          <w:delText xml:space="preserve">It is a </w:delText>
        </w:r>
        <w:r w:rsidR="00A40D0A" w:rsidRPr="005223F4" w:rsidDel="00423418">
          <w:delText xml:space="preserve">processing </w:delText>
        </w:r>
        <w:r w:rsidRPr="005223F4" w:rsidDel="00423418">
          <w:delText xml:space="preserve">error when a fixed-length string is found to have a number of characters not equal to the fixed number. </w:delText>
        </w:r>
        <w:r w:rsidR="001571E8" w:rsidRPr="005223F4" w:rsidDel="00423418">
          <w:delText>For example</w:delText>
        </w:r>
        <w:r w:rsidRPr="005223F4" w:rsidDel="00423418">
          <w:delText xml:space="preserve">, if </w:delText>
        </w:r>
        <w:r w:rsidR="00FB39B7" w:rsidRPr="005223F4" w:rsidDel="00423418">
          <w:delText xml:space="preserve">a fixed-length </w:delText>
        </w:r>
        <w:r w:rsidRPr="005223F4" w:rsidDel="00423418">
          <w:delText xml:space="preserve">string </w:delText>
        </w:r>
        <w:r w:rsidR="00FB39B7" w:rsidRPr="005223F4" w:rsidDel="00423418">
          <w:delText>also has delimiters</w:delText>
        </w:r>
        <w:r w:rsidRPr="005223F4" w:rsidDel="00423418">
          <w:delText xml:space="preserve"> we might be able to successfully separate it from the surrounding </w:delText>
        </w:r>
        <w:r w:rsidR="00EE0C09" w:rsidRPr="005223F4" w:rsidDel="00423418">
          <w:delText xml:space="preserve">elements </w:delText>
        </w:r>
        <w:r w:rsidRPr="005223F4" w:rsidDel="00423418">
          <w:delText xml:space="preserve">depending on the delimiter specifications; however, if the length of the </w:delText>
        </w:r>
        <w:r w:rsidR="00FB39B7" w:rsidRPr="005223F4" w:rsidDel="00423418">
          <w:delText xml:space="preserve">fixed-length </w:delText>
        </w:r>
        <w:r w:rsidRPr="005223F4" w:rsidDel="00423418">
          <w:delText xml:space="preserve">string is not equal to the number specified as the fixed length then it is a </w:delText>
        </w:r>
        <w:r w:rsidR="00CC47C7" w:rsidRPr="005223F4" w:rsidDel="00423418">
          <w:delText xml:space="preserve">processing </w:delText>
        </w:r>
        <w:r w:rsidRPr="005223F4" w:rsidDel="00423418">
          <w:delText>error (not simply a validation error).</w:delText>
        </w:r>
        <w:commentRangeEnd w:id="1789"/>
        <w:r w:rsidR="00F12886" w:rsidDel="00423418">
          <w:rPr>
            <w:rStyle w:val="CommentReference"/>
          </w:rPr>
          <w:commentReference w:id="1789"/>
        </w:r>
        <w:bookmarkStart w:id="1791" w:name="_Toc322911529"/>
        <w:bookmarkStart w:id="1792" w:name="_Toc322912068"/>
        <w:bookmarkStart w:id="1793" w:name="_Toc329092923"/>
        <w:bookmarkStart w:id="1794" w:name="_Toc332701436"/>
        <w:bookmarkStart w:id="1795" w:name="_Toc332701743"/>
        <w:bookmarkStart w:id="1796" w:name="_Toc332711537"/>
        <w:bookmarkStart w:id="1797" w:name="_Toc332711845"/>
        <w:bookmarkStart w:id="1798" w:name="_Toc332712147"/>
        <w:bookmarkStart w:id="1799" w:name="_Toc332724063"/>
        <w:bookmarkStart w:id="1800" w:name="_Toc332724363"/>
        <w:bookmarkStart w:id="1801" w:name="_Toc341102659"/>
        <w:bookmarkStart w:id="1802" w:name="_Toc347241391"/>
        <w:bookmarkStart w:id="1803" w:name="_Toc347744584"/>
        <w:bookmarkStart w:id="1804" w:name="_Toc348984367"/>
        <w:bookmarkStart w:id="1805" w:name="_Toc348984672"/>
        <w:bookmarkStart w:id="1806" w:name="_Toc349037835"/>
        <w:bookmarkStart w:id="1807" w:name="_Toc349038140"/>
        <w:bookmarkStart w:id="1808" w:name="_Toc349042628"/>
        <w:bookmarkStart w:id="1809" w:name="_Toc351912619"/>
        <w:bookmarkStart w:id="1810" w:name="_Toc351914641"/>
        <w:bookmarkStart w:id="1811" w:name="_Toc351915075"/>
        <w:bookmarkStart w:id="1812" w:name="_Toc361231113"/>
        <w:bookmarkStart w:id="1813" w:name="_Toc361231639"/>
        <w:bookmarkStart w:id="1814" w:name="_Toc362444921"/>
        <w:bookmarkStart w:id="1815" w:name="_Toc362451672"/>
        <w:bookmarkStart w:id="1816" w:name="_Toc362452221"/>
        <w:bookmarkStart w:id="1817" w:name="_Toc362453119"/>
        <w:bookmarkEnd w:id="1791"/>
        <w:bookmarkEnd w:id="1792"/>
        <w:bookmarkEnd w:id="1793"/>
        <w:bookmarkEnd w:id="1794"/>
        <w:bookmarkEnd w:id="1795"/>
        <w:bookmarkEnd w:id="1796"/>
        <w:bookmarkEnd w:id="1797"/>
        <w:bookmarkEnd w:id="1798"/>
        <w:bookmarkEnd w:id="1799"/>
        <w:bookmarkEnd w:id="1800"/>
        <w:bookmarkEnd w:id="1801"/>
        <w:bookmarkEnd w:id="1802"/>
        <w:bookmarkEnd w:id="1803"/>
        <w:bookmarkEnd w:id="1804"/>
        <w:bookmarkEnd w:id="1805"/>
        <w:bookmarkEnd w:id="1806"/>
        <w:bookmarkEnd w:id="1807"/>
        <w:bookmarkEnd w:id="1808"/>
        <w:bookmarkEnd w:id="1809"/>
        <w:bookmarkEnd w:id="1810"/>
        <w:bookmarkEnd w:id="1811"/>
        <w:bookmarkEnd w:id="1812"/>
        <w:bookmarkEnd w:id="1813"/>
        <w:bookmarkEnd w:id="1814"/>
        <w:bookmarkEnd w:id="1815"/>
        <w:bookmarkEnd w:id="1816"/>
        <w:bookmarkEnd w:id="1788"/>
        <w:bookmarkEnd w:id="1817"/>
      </w:del>
    </w:p>
    <w:p w14:paraId="4CEC75E2" w14:textId="1E74C39D" w:rsidR="00A40D0A" w:rsidRPr="005223F4" w:rsidDel="001D4C1A" w:rsidRDefault="00A40D0A">
      <w:pPr>
        <w:pStyle w:val="Heading3"/>
        <w:rPr>
          <w:del w:id="1818" w:author="mbeckerle" w:date="2012-04-22T21:42:00Z"/>
        </w:rPr>
        <w:pPrChange w:id="1819" w:author="mbeckerle" w:date="2013-07-24T16:59:00Z">
          <w:pPr/>
        </w:pPrChange>
      </w:pPr>
      <w:bookmarkStart w:id="1820" w:name="_Toc322911530"/>
      <w:bookmarkStart w:id="1821" w:name="_Toc322912069"/>
      <w:bookmarkStart w:id="1822" w:name="_Toc329092924"/>
      <w:bookmarkStart w:id="1823" w:name="_Toc332701437"/>
      <w:bookmarkStart w:id="1824" w:name="_Toc332701744"/>
      <w:bookmarkStart w:id="1825" w:name="_Toc332711538"/>
      <w:bookmarkStart w:id="1826" w:name="_Toc332711846"/>
      <w:bookmarkStart w:id="1827" w:name="_Toc332712148"/>
      <w:bookmarkStart w:id="1828" w:name="_Toc332724064"/>
      <w:bookmarkStart w:id="1829" w:name="_Toc332724364"/>
      <w:bookmarkStart w:id="1830" w:name="_Toc341102660"/>
      <w:bookmarkStart w:id="1831" w:name="_Toc347241392"/>
      <w:bookmarkStart w:id="1832" w:name="_Toc347744585"/>
      <w:bookmarkStart w:id="1833" w:name="_Toc348984368"/>
      <w:bookmarkStart w:id="1834" w:name="_Toc348984673"/>
      <w:bookmarkStart w:id="1835" w:name="_Toc349037836"/>
      <w:bookmarkStart w:id="1836" w:name="_Toc349038141"/>
      <w:bookmarkStart w:id="1837" w:name="_Toc349042629"/>
      <w:bookmarkStart w:id="1838" w:name="_Toc351912620"/>
      <w:bookmarkStart w:id="1839" w:name="_Toc351914642"/>
      <w:bookmarkStart w:id="1840" w:name="_Toc351915076"/>
      <w:bookmarkStart w:id="1841" w:name="_Toc361231114"/>
      <w:bookmarkStart w:id="1842" w:name="_Toc361231640"/>
      <w:bookmarkStart w:id="1843" w:name="_Toc362444922"/>
      <w:bookmarkStart w:id="1844" w:name="_Toc362451673"/>
      <w:bookmarkStart w:id="1845" w:name="_Toc362452222"/>
      <w:bookmarkStart w:id="1846" w:name="_Toc362452771"/>
      <w:bookmarkStart w:id="1847" w:name="_Toc362453120"/>
      <w:bookmarkEnd w:id="1820"/>
      <w:bookmarkEnd w:id="1821"/>
      <w:bookmarkEnd w:id="1822"/>
      <w:bookmarkEnd w:id="1823"/>
      <w:bookmarkEnd w:id="1824"/>
      <w:bookmarkEnd w:id="1825"/>
      <w:bookmarkEnd w:id="1826"/>
      <w:bookmarkEnd w:id="1827"/>
      <w:bookmarkEnd w:id="1828"/>
      <w:bookmarkEnd w:id="1829"/>
      <w:bookmarkEnd w:id="1830"/>
      <w:bookmarkEnd w:id="1831"/>
      <w:bookmarkEnd w:id="1832"/>
      <w:bookmarkEnd w:id="1833"/>
      <w:bookmarkEnd w:id="1834"/>
      <w:bookmarkEnd w:id="1835"/>
      <w:bookmarkEnd w:id="1836"/>
      <w:bookmarkEnd w:id="1837"/>
      <w:bookmarkEnd w:id="1838"/>
      <w:bookmarkEnd w:id="1839"/>
      <w:bookmarkEnd w:id="1840"/>
      <w:bookmarkEnd w:id="1841"/>
      <w:bookmarkEnd w:id="1842"/>
      <w:bookmarkEnd w:id="1843"/>
      <w:bookmarkEnd w:id="1844"/>
      <w:bookmarkEnd w:id="1845"/>
      <w:bookmarkEnd w:id="1846"/>
      <w:bookmarkEnd w:id="1847"/>
    </w:p>
    <w:p w14:paraId="267343E2" w14:textId="77777777" w:rsidR="00F50CE2" w:rsidRPr="005223F4" w:rsidRDefault="004A2D38" w:rsidP="0031368F">
      <w:pPr>
        <w:pStyle w:val="Heading3"/>
      </w:pPr>
      <w:bookmarkStart w:id="1848" w:name="_Toc349042630"/>
      <w:bookmarkStart w:id="1849" w:name="_Toc362453121"/>
      <w:r>
        <w:t>M</w:t>
      </w:r>
      <w:r w:rsidR="00F411FE" w:rsidRPr="005223F4">
        <w:t>axInclusive</w:t>
      </w:r>
      <w:r w:rsidR="00F50CE2" w:rsidRPr="005223F4">
        <w:t xml:space="preserve">, </w:t>
      </w:r>
      <w:r>
        <w:t>M</w:t>
      </w:r>
      <w:r w:rsidR="00F411FE" w:rsidRPr="005223F4">
        <w:t>axExclusive</w:t>
      </w:r>
      <w:r w:rsidR="00F50CE2" w:rsidRPr="005223F4">
        <w:t xml:space="preserve">, </w:t>
      </w:r>
      <w:r>
        <w:t>M</w:t>
      </w:r>
      <w:r w:rsidR="00F411FE" w:rsidRPr="005223F4">
        <w:t>inExclusive</w:t>
      </w:r>
      <w:r w:rsidR="00F50CE2" w:rsidRPr="005223F4">
        <w:t xml:space="preserve">, </w:t>
      </w:r>
      <w:r>
        <w:t>M</w:t>
      </w:r>
      <w:r w:rsidR="00F411FE" w:rsidRPr="005223F4">
        <w:t>inInclusive</w:t>
      </w:r>
      <w:r w:rsidR="00F50CE2" w:rsidRPr="005223F4">
        <w:t xml:space="preserve">, </w:t>
      </w:r>
      <w:r>
        <w:t>T</w:t>
      </w:r>
      <w:r w:rsidR="00F411FE" w:rsidRPr="005223F4">
        <w:t>otalDigits</w:t>
      </w:r>
      <w:r w:rsidR="00F50CE2" w:rsidRPr="005223F4">
        <w:t xml:space="preserve">, </w:t>
      </w:r>
      <w:r w:rsidR="00E35E3C">
        <w:t>F</w:t>
      </w:r>
      <w:r w:rsidR="00F411FE" w:rsidRPr="005223F4">
        <w:t>ractionDigits</w:t>
      </w:r>
      <w:bookmarkEnd w:id="1848"/>
      <w:bookmarkEnd w:id="1849"/>
    </w:p>
    <w:p w14:paraId="2F000B58" w14:textId="77777777" w:rsidR="00F50CE2" w:rsidRPr="005223F4" w:rsidRDefault="00F50CE2" w:rsidP="004564CE">
      <w:pPr>
        <w:pStyle w:val="nobreak"/>
        <w:numPr>
          <w:ilvl w:val="0"/>
          <w:numId w:val="30"/>
        </w:numPr>
      </w:pPr>
      <w:r w:rsidRPr="005223F4">
        <w:t>Used for validation only</w:t>
      </w:r>
    </w:p>
    <w:p w14:paraId="2FC00B6E" w14:textId="77777777" w:rsidR="00F50CE2" w:rsidRPr="005223F4" w:rsidRDefault="00F50CE2" w:rsidP="000D4E4E">
      <w:r w:rsidRPr="005223F4">
        <w:t xml:space="preserve">The format of numbers is not derived from these facets. Rather dfdl properties are used to specify the format. </w:t>
      </w:r>
    </w:p>
    <w:p w14:paraId="4B2DC493" w14:textId="77777777" w:rsidR="00F50CE2" w:rsidRPr="005223F4" w:rsidRDefault="005D3FB2" w:rsidP="0031368F">
      <w:pPr>
        <w:pStyle w:val="Heading3"/>
      </w:pPr>
      <w:bookmarkStart w:id="1850" w:name="_Toc322911532"/>
      <w:bookmarkStart w:id="1851" w:name="_Toc322912071"/>
      <w:bookmarkStart w:id="1852" w:name="_Toc243112754"/>
      <w:bookmarkStart w:id="1853" w:name="_Toc349042631"/>
      <w:bookmarkStart w:id="1854" w:name="_Toc362453122"/>
      <w:bookmarkEnd w:id="1850"/>
      <w:bookmarkEnd w:id="1851"/>
      <w:r w:rsidRPr="005223F4">
        <w:t>Pattern</w:t>
      </w:r>
      <w:bookmarkEnd w:id="1852"/>
      <w:bookmarkEnd w:id="1853"/>
      <w:bookmarkEnd w:id="1854"/>
    </w:p>
    <w:p w14:paraId="35DB16BE" w14:textId="77777777" w:rsidR="00F50CE2" w:rsidRPr="005223F4" w:rsidRDefault="005D3FB2" w:rsidP="004564CE">
      <w:pPr>
        <w:pStyle w:val="nobreak"/>
        <w:numPr>
          <w:ilvl w:val="0"/>
          <w:numId w:val="28"/>
        </w:numPr>
      </w:pPr>
      <w:r w:rsidRPr="005223F4">
        <w:t>Allowed</w:t>
      </w:r>
      <w:r w:rsidR="00F50CE2" w:rsidRPr="005223F4">
        <w:t xml:space="preserve"> only on elements of type xs:string or derived from it.</w:t>
      </w:r>
    </w:p>
    <w:p w14:paraId="31043A9C" w14:textId="77777777" w:rsidR="00F50CE2" w:rsidRPr="005223F4" w:rsidRDefault="0087060E" w:rsidP="004564CE">
      <w:pPr>
        <w:pStyle w:val="nobreak"/>
        <w:numPr>
          <w:ilvl w:val="0"/>
          <w:numId w:val="28"/>
        </w:numPr>
      </w:pPr>
      <w:r w:rsidRPr="005223F4">
        <w:t>U</w:t>
      </w:r>
      <w:r w:rsidR="00F50CE2" w:rsidRPr="005223F4">
        <w:t>sed for validation only</w:t>
      </w:r>
    </w:p>
    <w:p w14:paraId="0A49465F" w14:textId="43E0EFB6" w:rsidR="00F50CE2" w:rsidRPr="005223F4" w:rsidRDefault="00F50CE2" w:rsidP="00C953CC">
      <w:pPr>
        <w:pStyle w:val="nobreak"/>
      </w:pPr>
      <w:r w:rsidRPr="005223F4">
        <w:t xml:space="preserve">It is important to avoid confusion of the pattern facet with other uses of </w:t>
      </w:r>
      <w:r w:rsidR="00CA13A6" w:rsidRPr="005223F4">
        <w:t>regular expressions</w:t>
      </w:r>
      <w:r w:rsidR="00C953CC" w:rsidRPr="005223F4">
        <w:t xml:space="preserve"> </w:t>
      </w:r>
      <w:r w:rsidRPr="005223F4">
        <w:t>that are needed in DFDL</w:t>
      </w:r>
      <w:ins w:id="1855" w:author="mbeckerle" w:date="2013-07-10T13:49:00Z">
        <w:r w:rsidR="00DF2C18">
          <w:t xml:space="preserve"> (</w:t>
        </w:r>
      </w:ins>
      <w:del w:id="1856" w:author="mbeckerle" w:date="2013-07-10T13:49:00Z">
        <w:r w:rsidRPr="005223F4" w:rsidDel="00DF2C18">
          <w:delText xml:space="preserve">. </w:delText>
        </w:r>
        <w:r w:rsidR="0087060E" w:rsidRPr="005223F4" w:rsidDel="00DF2C18">
          <w:delText>F</w:delText>
        </w:r>
      </w:del>
      <w:ins w:id="1857" w:author="mbeckerle" w:date="2013-07-10T13:49:00Z">
        <w:r w:rsidR="00DF2C18">
          <w:t>f</w:t>
        </w:r>
      </w:ins>
      <w:r w:rsidR="0087060E" w:rsidRPr="005223F4">
        <w:t>or example</w:t>
      </w:r>
      <w:r w:rsidRPr="005223F4">
        <w:t>, to determine the length of an element by regular expression matching</w:t>
      </w:r>
      <w:ins w:id="1858" w:author="mbeckerle" w:date="2013-07-10T13:50:00Z">
        <w:r w:rsidR="00DF2C18">
          <w:t>)</w:t>
        </w:r>
      </w:ins>
      <w:r w:rsidRPr="005223F4">
        <w:t xml:space="preserve">. </w:t>
      </w:r>
    </w:p>
    <w:p w14:paraId="72E96187" w14:textId="1877E8FE" w:rsidR="00F50CE2" w:rsidRPr="005223F4" w:rsidRDefault="00F50CE2" w:rsidP="00F50CE2">
      <w:r w:rsidRPr="005223F4">
        <w:t>Note: in XSD, pattern is about the lexical representation of the data, and since all is text there</w:t>
      </w:r>
      <w:r w:rsidR="0087060E" w:rsidRPr="005223F4">
        <w:t>,</w:t>
      </w:r>
      <w:r w:rsidRPr="005223F4">
        <w:t xml:space="preserve"> everything has a lexical representation. In DFDL only strings are guaranteed to have </w:t>
      </w:r>
      <w:r w:rsidR="00324EB5" w:rsidRPr="005223F4">
        <w:t>a lexical and logical value that is</w:t>
      </w:r>
      <w:r w:rsidRPr="005223F4">
        <w:t xml:space="preserve"> identical.</w:t>
      </w:r>
    </w:p>
    <w:p w14:paraId="7E4F7E63" w14:textId="77777777" w:rsidR="00F50CE2" w:rsidRPr="005223F4" w:rsidRDefault="005D3FB2" w:rsidP="0031368F">
      <w:pPr>
        <w:pStyle w:val="Heading3"/>
      </w:pPr>
      <w:bookmarkStart w:id="1859" w:name="_Toc243112755"/>
      <w:bookmarkStart w:id="1860" w:name="_Toc349042632"/>
      <w:bookmarkStart w:id="1861" w:name="_Toc362453123"/>
      <w:r w:rsidRPr="005223F4">
        <w:t>Enumeration</w:t>
      </w:r>
      <w:bookmarkEnd w:id="1859"/>
      <w:bookmarkEnd w:id="1860"/>
      <w:bookmarkEnd w:id="1861"/>
    </w:p>
    <w:p w14:paraId="4AB09007" w14:textId="77777777" w:rsidR="00F50CE2" w:rsidRPr="005223F4" w:rsidRDefault="00F50CE2" w:rsidP="00F50CE2">
      <w:pPr>
        <w:pStyle w:val="nobreak"/>
      </w:pPr>
      <w:r w:rsidRPr="005223F4">
        <w:t xml:space="preserve">Enumerations are used to provide a list of valid values in XSD. </w:t>
      </w:r>
    </w:p>
    <w:p w14:paraId="72924451" w14:textId="77777777" w:rsidR="00F50CE2" w:rsidRPr="005223F4" w:rsidRDefault="00F50CE2" w:rsidP="004564CE">
      <w:pPr>
        <w:numPr>
          <w:ilvl w:val="0"/>
          <w:numId w:val="29"/>
        </w:numPr>
      </w:pPr>
      <w:r w:rsidRPr="005223F4">
        <w:t>Used for validation only</w:t>
      </w:r>
    </w:p>
    <w:p w14:paraId="1DBD214E" w14:textId="5D830DAF" w:rsidR="00F50CE2" w:rsidRPr="005223F4" w:rsidRDefault="00F50CE2" w:rsidP="00F50CE2">
      <w:r w:rsidRPr="005223F4">
        <w:t>Note: in DFDL we do not use XSD enumeration as a means to define symbolic constants. These are captured using dfdl:defineVariable constructs so they can be referenced from expressions.</w:t>
      </w:r>
    </w:p>
    <w:p w14:paraId="7BB37D35" w14:textId="77777777" w:rsidR="00F50CE2" w:rsidRPr="005223F4" w:rsidRDefault="005D3FB2" w:rsidP="0031368F">
      <w:pPr>
        <w:pStyle w:val="Heading3"/>
      </w:pPr>
      <w:bookmarkStart w:id="1862" w:name="_Toc243112757"/>
      <w:bookmarkStart w:id="1863" w:name="_Toc349042633"/>
      <w:bookmarkStart w:id="1864" w:name="_Toc362453124"/>
      <w:r w:rsidRPr="005223F4">
        <w:t>Default</w:t>
      </w:r>
      <w:bookmarkEnd w:id="1862"/>
      <w:bookmarkEnd w:id="1863"/>
      <w:bookmarkEnd w:id="1864"/>
    </w:p>
    <w:p w14:paraId="2FD74C39" w14:textId="5A31E1EC" w:rsidR="00F50CE2" w:rsidRPr="005223F4" w:rsidRDefault="00F50CE2" w:rsidP="00F50CE2">
      <w:r w:rsidRPr="005223F4">
        <w:t xml:space="preserve">The 'default' </w:t>
      </w:r>
      <w:del w:id="1865" w:author="mbeckerle" w:date="2013-07-11T18:30:00Z">
        <w:r w:rsidRPr="005223F4" w:rsidDel="006E5B0C">
          <w:delText xml:space="preserve">attribute </w:delText>
        </w:r>
      </w:del>
      <w:ins w:id="1866" w:author="mbeckerle" w:date="2013-07-11T18:30:00Z">
        <w:r w:rsidR="006E5B0C">
          <w:t>property</w:t>
        </w:r>
        <w:r w:rsidR="006E5B0C" w:rsidRPr="005223F4">
          <w:t xml:space="preserve"> </w:t>
        </w:r>
      </w:ins>
      <w:r w:rsidRPr="005223F4">
        <w:t>is used:</w:t>
      </w:r>
    </w:p>
    <w:p w14:paraId="7193E4D2" w14:textId="77777777" w:rsidR="00F50CE2" w:rsidRPr="005223F4" w:rsidRDefault="005D3FB2" w:rsidP="003C14B9">
      <w:pPr>
        <w:numPr>
          <w:ilvl w:val="0"/>
          <w:numId w:val="28"/>
        </w:numPr>
      </w:pPr>
      <w:r w:rsidRPr="005223F4">
        <w:t>To</w:t>
      </w:r>
      <w:r w:rsidR="00F50CE2" w:rsidRPr="005223F4">
        <w:t xml:space="preserve"> provide the logical value of a required element while parsing when the </w:t>
      </w:r>
      <w:r w:rsidR="003C14B9" w:rsidRPr="005223F4">
        <w:t>element is missing</w:t>
      </w:r>
      <w:r w:rsidR="00F50CE2" w:rsidRPr="005223F4">
        <w:t>.</w:t>
      </w:r>
      <w:r w:rsidR="003C14B9" w:rsidRPr="005223F4">
        <w:t xml:space="preserve"> See </w:t>
      </w:r>
      <w:r w:rsidR="003C14B9" w:rsidRPr="005223F4">
        <w:fldChar w:fldCharType="begin"/>
      </w:r>
      <w:r w:rsidR="003C14B9" w:rsidRPr="005223F4">
        <w:instrText xml:space="preserve"> REF _Ref268264542 \r \h </w:instrText>
      </w:r>
      <w:r w:rsidR="003C14B9" w:rsidRPr="005223F4">
        <w:fldChar w:fldCharType="separate"/>
      </w:r>
      <w:ins w:id="1867" w:author="mbeckerle" w:date="2013-07-10T14:53:00Z">
        <w:r w:rsidR="008B68D7">
          <w:t>13.15</w:t>
        </w:r>
      </w:ins>
      <w:del w:id="1868" w:author="mbeckerle" w:date="2013-07-10T14:51:00Z">
        <w:r w:rsidR="00D04199" w:rsidDel="00D9274F">
          <w:rPr>
            <w:cs/>
          </w:rPr>
          <w:delText>‎</w:delText>
        </w:r>
        <w:r w:rsidR="00D04199" w:rsidDel="00D9274F">
          <w:delText>13.15</w:delText>
        </w:r>
      </w:del>
      <w:r w:rsidR="003C14B9" w:rsidRPr="005223F4">
        <w:fldChar w:fldCharType="end"/>
      </w:r>
      <w:r w:rsidR="003C14B9" w:rsidRPr="005223F4">
        <w:t xml:space="preserve"> </w:t>
      </w:r>
      <w:r w:rsidR="003C14B9" w:rsidRPr="005223F4">
        <w:fldChar w:fldCharType="begin"/>
      </w:r>
      <w:r w:rsidR="003C14B9" w:rsidRPr="005223F4">
        <w:instrText xml:space="preserve"> REF _Ref268264542 \h </w:instrText>
      </w:r>
      <w:r w:rsidR="003C14B9" w:rsidRPr="005223F4">
        <w:fldChar w:fldCharType="separate"/>
      </w:r>
      <w:ins w:id="1869" w:author="mbeckerle" w:date="2013-07-10T14:53:00Z">
        <w:r w:rsidR="008B68D7" w:rsidRPr="005223F4">
          <w:t>Nil</w:t>
        </w:r>
        <w:r w:rsidR="008B68D7">
          <w:t xml:space="preserve"> Value Processing</w:t>
        </w:r>
        <w:r w:rsidR="008B68D7" w:rsidRPr="005223F4" w:rsidDel="00BF138C">
          <w:t>s and Default processing</w:t>
        </w:r>
      </w:ins>
      <w:del w:id="1870" w:author="mbeckerle" w:date="2013-07-10T14:51:00Z">
        <w:r w:rsidR="00D04199" w:rsidRPr="005223F4" w:rsidDel="00D9274F">
          <w:delText>Nils and Default processing</w:delText>
        </w:r>
      </w:del>
      <w:r w:rsidR="003C14B9" w:rsidRPr="005223F4">
        <w:fldChar w:fldCharType="end"/>
      </w:r>
    </w:p>
    <w:p w14:paraId="51BE3C62" w14:textId="77777777" w:rsidR="00F50CE2" w:rsidRPr="005223F4" w:rsidRDefault="005D3FB2" w:rsidP="006C3078">
      <w:pPr>
        <w:numPr>
          <w:ilvl w:val="0"/>
          <w:numId w:val="28"/>
        </w:numPr>
      </w:pPr>
      <w:r w:rsidRPr="005223F4">
        <w:t>To</w:t>
      </w:r>
      <w:r w:rsidR="00F50CE2" w:rsidRPr="005223F4">
        <w:t xml:space="preserve"> provide the logical value of a required element when unparsing when </w:t>
      </w:r>
      <w:r w:rsidR="006C3078" w:rsidRPr="005223F4">
        <w:t xml:space="preserve">element is missing. See </w:t>
      </w:r>
      <w:r w:rsidR="006C3078" w:rsidRPr="005223F4">
        <w:fldChar w:fldCharType="begin"/>
      </w:r>
      <w:r w:rsidR="006C3078" w:rsidRPr="005223F4">
        <w:instrText xml:space="preserve"> REF _Ref268264542 \r \h </w:instrText>
      </w:r>
      <w:r w:rsidR="006C3078" w:rsidRPr="005223F4">
        <w:fldChar w:fldCharType="separate"/>
      </w:r>
      <w:ins w:id="1871" w:author="mbeckerle" w:date="2013-07-10T14:53:00Z">
        <w:r w:rsidR="008B68D7">
          <w:t>13.15</w:t>
        </w:r>
      </w:ins>
      <w:del w:id="1872" w:author="mbeckerle" w:date="2013-07-10T14:51:00Z">
        <w:r w:rsidR="00D04199" w:rsidDel="00D9274F">
          <w:rPr>
            <w:cs/>
          </w:rPr>
          <w:delText>‎</w:delText>
        </w:r>
        <w:r w:rsidR="00D04199" w:rsidDel="00D9274F">
          <w:delText>13.15</w:delText>
        </w:r>
      </w:del>
      <w:r w:rsidR="006C3078" w:rsidRPr="005223F4">
        <w:fldChar w:fldCharType="end"/>
      </w:r>
      <w:r w:rsidR="006C3078" w:rsidRPr="005223F4">
        <w:t xml:space="preserve"> </w:t>
      </w:r>
      <w:r w:rsidR="006C3078" w:rsidRPr="005223F4">
        <w:fldChar w:fldCharType="begin"/>
      </w:r>
      <w:r w:rsidR="006C3078" w:rsidRPr="005223F4">
        <w:instrText xml:space="preserve"> REF _Ref268264542 \h </w:instrText>
      </w:r>
      <w:r w:rsidR="006C3078" w:rsidRPr="005223F4">
        <w:fldChar w:fldCharType="separate"/>
      </w:r>
      <w:ins w:id="1873" w:author="mbeckerle" w:date="2013-07-10T14:53:00Z">
        <w:r w:rsidR="008B68D7" w:rsidRPr="005223F4">
          <w:t>Nil</w:t>
        </w:r>
        <w:r w:rsidR="008B68D7">
          <w:t xml:space="preserve"> Value Processing</w:t>
        </w:r>
        <w:r w:rsidR="008B68D7" w:rsidRPr="005223F4" w:rsidDel="00BF138C">
          <w:t>s and Default processing</w:t>
        </w:r>
      </w:ins>
      <w:del w:id="1874" w:author="mbeckerle" w:date="2013-07-10T14:51:00Z">
        <w:r w:rsidR="00D04199" w:rsidRPr="005223F4" w:rsidDel="00D9274F">
          <w:delText>Nils and Default processing</w:delText>
        </w:r>
      </w:del>
      <w:r w:rsidR="006C3078" w:rsidRPr="005223F4">
        <w:fldChar w:fldCharType="end"/>
      </w:r>
    </w:p>
    <w:p w14:paraId="6D96B34F" w14:textId="77777777" w:rsidR="00F50CE2" w:rsidRPr="005223F4" w:rsidRDefault="005D3FB2" w:rsidP="0031368F">
      <w:pPr>
        <w:pStyle w:val="Heading3"/>
      </w:pPr>
      <w:bookmarkStart w:id="1875" w:name="_Toc322911536"/>
      <w:bookmarkStart w:id="1876" w:name="_Toc322912075"/>
      <w:bookmarkStart w:id="1877" w:name="_Toc243112758"/>
      <w:bookmarkStart w:id="1878" w:name="_Toc349042634"/>
      <w:bookmarkStart w:id="1879" w:name="_Toc362453125"/>
      <w:bookmarkEnd w:id="1875"/>
      <w:bookmarkEnd w:id="1876"/>
      <w:r w:rsidRPr="005223F4">
        <w:t>Fixed</w:t>
      </w:r>
      <w:bookmarkEnd w:id="1877"/>
      <w:bookmarkEnd w:id="1878"/>
      <w:bookmarkEnd w:id="1879"/>
    </w:p>
    <w:p w14:paraId="4969CE77" w14:textId="61E409EC" w:rsidR="00E72415" w:rsidRPr="005223F4" w:rsidRDefault="00E72415" w:rsidP="00E72415">
      <w:r w:rsidRPr="005223F4">
        <w:t xml:space="preserve">The 'fixed' </w:t>
      </w:r>
      <w:del w:id="1880" w:author="mbeckerle" w:date="2013-07-11T18:30:00Z">
        <w:r w:rsidRPr="005223F4" w:rsidDel="006E5B0C">
          <w:delText xml:space="preserve">attribute </w:delText>
        </w:r>
      </w:del>
      <w:ins w:id="1881" w:author="mbeckerle" w:date="2013-07-11T18:30:00Z">
        <w:r w:rsidR="006E5B0C">
          <w:t>property</w:t>
        </w:r>
        <w:r w:rsidR="006E5B0C" w:rsidRPr="005223F4">
          <w:t xml:space="preserve"> </w:t>
        </w:r>
      </w:ins>
      <w:r w:rsidRPr="005223F4">
        <w:t>is used:</w:t>
      </w:r>
    </w:p>
    <w:p w14:paraId="7B22934D" w14:textId="77777777" w:rsidR="00E72415" w:rsidRPr="005223F4" w:rsidRDefault="005D3FB2" w:rsidP="00CC7CF5">
      <w:pPr>
        <w:numPr>
          <w:ilvl w:val="0"/>
          <w:numId w:val="28"/>
        </w:numPr>
      </w:pPr>
      <w:r w:rsidRPr="005223F4">
        <w:t>To</w:t>
      </w:r>
      <w:r w:rsidR="00E72415" w:rsidRPr="005223F4">
        <w:t xml:space="preserve"> constrain the logical value of </w:t>
      </w:r>
      <w:r w:rsidR="00324EB5" w:rsidRPr="005223F4">
        <w:t>an</w:t>
      </w:r>
      <w:r w:rsidR="00E72415" w:rsidRPr="005223F4">
        <w:t xml:space="preserve"> element </w:t>
      </w:r>
      <w:r w:rsidR="00CC7CF5" w:rsidRPr="005223F4">
        <w:t>when validating</w:t>
      </w:r>
      <w:r w:rsidR="00634C6A" w:rsidRPr="005223F4">
        <w:t xml:space="preserve">. </w:t>
      </w:r>
    </w:p>
    <w:p w14:paraId="7879FCA3" w14:textId="77777777" w:rsidR="00CC7CF5" w:rsidRPr="005223F4" w:rsidRDefault="00CC7CF5" w:rsidP="00CC7CF5">
      <w:pPr>
        <w:numPr>
          <w:ilvl w:val="0"/>
          <w:numId w:val="28"/>
        </w:numPr>
      </w:pPr>
      <w:r w:rsidRPr="005223F4">
        <w:t xml:space="preserve">To provide the logical value of a required element while parsing when the element is missing. See </w:t>
      </w:r>
      <w:r w:rsidRPr="005223F4">
        <w:fldChar w:fldCharType="begin"/>
      </w:r>
      <w:r w:rsidRPr="005223F4">
        <w:instrText xml:space="preserve"> REF _Ref268264542 \r \h </w:instrText>
      </w:r>
      <w:r w:rsidRPr="005223F4">
        <w:fldChar w:fldCharType="separate"/>
      </w:r>
      <w:ins w:id="1882" w:author="mbeckerle" w:date="2013-07-10T14:53:00Z">
        <w:r w:rsidR="008B68D7">
          <w:t>13.15</w:t>
        </w:r>
      </w:ins>
      <w:del w:id="1883" w:author="mbeckerle" w:date="2013-07-10T14:51:00Z">
        <w:r w:rsidR="00D04199" w:rsidDel="00D9274F">
          <w:rPr>
            <w:cs/>
          </w:rPr>
          <w:delText>‎</w:delText>
        </w:r>
        <w:r w:rsidR="00D04199" w:rsidDel="00D9274F">
          <w:delText>13.15</w:delText>
        </w:r>
      </w:del>
      <w:r w:rsidRPr="005223F4">
        <w:fldChar w:fldCharType="end"/>
      </w:r>
      <w:r w:rsidRPr="005223F4">
        <w:t xml:space="preserve"> </w:t>
      </w:r>
      <w:r w:rsidRPr="005223F4">
        <w:fldChar w:fldCharType="begin"/>
      </w:r>
      <w:r w:rsidRPr="005223F4">
        <w:instrText xml:space="preserve"> REF _Ref268264542 \h </w:instrText>
      </w:r>
      <w:r w:rsidRPr="005223F4">
        <w:fldChar w:fldCharType="separate"/>
      </w:r>
      <w:ins w:id="1884" w:author="mbeckerle" w:date="2013-07-10T14:53:00Z">
        <w:r w:rsidR="008B68D7" w:rsidRPr="005223F4">
          <w:t>Nil</w:t>
        </w:r>
        <w:r w:rsidR="008B68D7">
          <w:t xml:space="preserve"> Value Processing</w:t>
        </w:r>
        <w:r w:rsidR="008B68D7" w:rsidRPr="005223F4" w:rsidDel="00BF138C">
          <w:t>s and Default processing</w:t>
        </w:r>
      </w:ins>
      <w:del w:id="1885" w:author="mbeckerle" w:date="2013-07-10T14:51:00Z">
        <w:r w:rsidR="00D04199" w:rsidRPr="005223F4" w:rsidDel="00D9274F">
          <w:delText>Nils and Default processing</w:delText>
        </w:r>
      </w:del>
      <w:r w:rsidRPr="005223F4">
        <w:fldChar w:fldCharType="end"/>
      </w:r>
    </w:p>
    <w:p w14:paraId="7ADDE93B" w14:textId="77777777" w:rsidR="00CC7CF5" w:rsidRPr="005223F4" w:rsidRDefault="00CC7CF5" w:rsidP="00CC7CF5">
      <w:pPr>
        <w:numPr>
          <w:ilvl w:val="0"/>
          <w:numId w:val="28"/>
        </w:numPr>
      </w:pPr>
      <w:r w:rsidRPr="005223F4">
        <w:t xml:space="preserve">To provide the logical value of a required element when unparsing when element is missing. See </w:t>
      </w:r>
      <w:r w:rsidRPr="005223F4">
        <w:fldChar w:fldCharType="begin"/>
      </w:r>
      <w:r w:rsidRPr="005223F4">
        <w:instrText xml:space="preserve"> REF _Ref268264542 \r \h </w:instrText>
      </w:r>
      <w:r w:rsidRPr="005223F4">
        <w:fldChar w:fldCharType="separate"/>
      </w:r>
      <w:ins w:id="1886" w:author="mbeckerle" w:date="2013-07-10T14:53:00Z">
        <w:r w:rsidR="008B68D7">
          <w:t>13.15</w:t>
        </w:r>
      </w:ins>
      <w:del w:id="1887" w:author="mbeckerle" w:date="2013-07-10T14:51:00Z">
        <w:r w:rsidR="00D04199" w:rsidDel="00D9274F">
          <w:rPr>
            <w:cs/>
          </w:rPr>
          <w:delText>‎</w:delText>
        </w:r>
        <w:r w:rsidR="00D04199" w:rsidDel="00D9274F">
          <w:delText>13.15</w:delText>
        </w:r>
      </w:del>
      <w:r w:rsidRPr="005223F4">
        <w:fldChar w:fldCharType="end"/>
      </w:r>
      <w:r w:rsidRPr="005223F4">
        <w:t xml:space="preserve"> </w:t>
      </w:r>
      <w:r w:rsidRPr="005223F4">
        <w:fldChar w:fldCharType="begin"/>
      </w:r>
      <w:r w:rsidRPr="005223F4">
        <w:instrText xml:space="preserve"> REF _Ref268264542 \h </w:instrText>
      </w:r>
      <w:r w:rsidRPr="005223F4">
        <w:fldChar w:fldCharType="separate"/>
      </w:r>
      <w:ins w:id="1888" w:author="mbeckerle" w:date="2013-07-10T14:53:00Z">
        <w:r w:rsidR="008B68D7" w:rsidRPr="005223F4">
          <w:t>Nil</w:t>
        </w:r>
        <w:r w:rsidR="008B68D7">
          <w:t xml:space="preserve"> Value Processing</w:t>
        </w:r>
        <w:r w:rsidR="008B68D7" w:rsidRPr="005223F4" w:rsidDel="00BF138C">
          <w:t>s and Default processing</w:t>
        </w:r>
      </w:ins>
      <w:del w:id="1889" w:author="mbeckerle" w:date="2013-07-10T14:51:00Z">
        <w:r w:rsidR="00D04199" w:rsidRPr="005223F4" w:rsidDel="00D9274F">
          <w:delText>Nils and Default processing</w:delText>
        </w:r>
      </w:del>
      <w:r w:rsidRPr="005223F4">
        <w:fldChar w:fldCharType="end"/>
      </w:r>
    </w:p>
    <w:p w14:paraId="2E496B8E" w14:textId="77777777" w:rsidR="00FB4058" w:rsidRPr="005223F4" w:rsidRDefault="00341709" w:rsidP="009E142C">
      <w:pPr>
        <w:pStyle w:val="Heading1"/>
      </w:pPr>
      <w:bookmarkStart w:id="1890" w:name="_Toc199516240"/>
      <w:bookmarkStart w:id="1891" w:name="_Toc194983918"/>
      <w:bookmarkStart w:id="1892" w:name="_Toc243112759"/>
      <w:bookmarkStart w:id="1893" w:name="_Toc349042635"/>
      <w:bookmarkStart w:id="1894" w:name="_Toc362453126"/>
      <w:r w:rsidRPr="005223F4">
        <w:t>D</w:t>
      </w:r>
      <w:r w:rsidR="00AF7956" w:rsidRPr="005223F4">
        <w:t xml:space="preserve">FDL </w:t>
      </w:r>
      <w:r w:rsidR="00FB4058" w:rsidRPr="005223F4">
        <w:t>Syntax</w:t>
      </w:r>
      <w:r w:rsidR="00141EC2" w:rsidRPr="005223F4">
        <w:t xml:space="preserve"> Basics</w:t>
      </w:r>
      <w:bookmarkEnd w:id="1592"/>
      <w:bookmarkEnd w:id="1593"/>
      <w:bookmarkEnd w:id="1594"/>
      <w:bookmarkEnd w:id="1890"/>
      <w:bookmarkEnd w:id="1891"/>
      <w:bookmarkEnd w:id="1892"/>
      <w:bookmarkEnd w:id="1893"/>
      <w:bookmarkEnd w:id="1894"/>
    </w:p>
    <w:p w14:paraId="51AFE872" w14:textId="77777777" w:rsidR="00FB4058" w:rsidRPr="005223F4" w:rsidRDefault="00FB4058" w:rsidP="001C6B72">
      <w:r w:rsidRPr="005223F4">
        <w:t xml:space="preserve">Using DFDL, a data format is described by placing special annotations at various positions within an XML schema. This XML schema conveys the basic structure of the data format, while the annotations fill in the detail. Annotations are used to describe aspects such as the file encoding and byte ordering, as well as declaring variables for reference elsewhere, and specifying properties that govern the capabilities of the DFDL processor. A DFDL processor requires these annotations, along with the structural information of the enclosing XML schema, to make sense of the </w:t>
      </w:r>
      <w:r w:rsidR="001C6B72" w:rsidRPr="005223F4">
        <w:t xml:space="preserve">physical </w:t>
      </w:r>
      <w:r w:rsidRPr="005223F4">
        <w:t>data model.</w:t>
      </w:r>
    </w:p>
    <w:p w14:paraId="647550A7" w14:textId="77777777" w:rsidR="00B250F3" w:rsidRPr="005223F4" w:rsidRDefault="00B250F3" w:rsidP="006E4FE8">
      <w:pPr>
        <w:pStyle w:val="Heading2"/>
      </w:pPr>
      <w:bookmarkStart w:id="1895" w:name="_Toc177399030"/>
      <w:bookmarkStart w:id="1896" w:name="_Toc175057317"/>
      <w:bookmarkStart w:id="1897" w:name="_Toc199516241"/>
      <w:bookmarkStart w:id="1898" w:name="_Toc194983919"/>
      <w:bookmarkStart w:id="1899" w:name="_Toc243112760"/>
      <w:bookmarkStart w:id="1900" w:name="_Toc349042636"/>
      <w:bookmarkStart w:id="1901" w:name="_Toc362453127"/>
      <w:r w:rsidRPr="005223F4">
        <w:t>Namespaces</w:t>
      </w:r>
      <w:bookmarkEnd w:id="1895"/>
      <w:bookmarkEnd w:id="1896"/>
      <w:bookmarkEnd w:id="1897"/>
      <w:bookmarkEnd w:id="1898"/>
      <w:bookmarkEnd w:id="1899"/>
      <w:bookmarkEnd w:id="1900"/>
      <w:bookmarkEnd w:id="1901"/>
    </w:p>
    <w:p w14:paraId="03A3FE73" w14:textId="77777777" w:rsidR="00FB4058" w:rsidRPr="005223F4" w:rsidRDefault="00B64B40" w:rsidP="00FB4058">
      <w:pPr>
        <w:pStyle w:val="nobreak"/>
      </w:pPr>
      <w:r w:rsidRPr="005223F4">
        <w:t>T</w:t>
      </w:r>
      <w:r w:rsidR="00FB4058" w:rsidRPr="005223F4">
        <w:t>he xs:appinfo source URI http://</w:t>
      </w:r>
      <w:r w:rsidR="001C4A3B" w:rsidRPr="005223F4">
        <w:t>www.ogf.org/dfdl</w:t>
      </w:r>
      <w:r w:rsidR="00FB4058" w:rsidRPr="005223F4">
        <w:t>/ is used</w:t>
      </w:r>
      <w:r w:rsidRPr="005223F4">
        <w:t xml:space="preserve"> to distinguish DFDL annotations from other annotations</w:t>
      </w:r>
      <w:r w:rsidR="000E79A1" w:rsidRPr="005223F4">
        <w:t>.</w:t>
      </w:r>
    </w:p>
    <w:p w14:paraId="456524D8" w14:textId="77777777" w:rsidR="00FB4058" w:rsidRDefault="00FB4058" w:rsidP="00FB4058">
      <w:pPr>
        <w:pStyle w:val="nobreak"/>
      </w:pPr>
      <w:r w:rsidRPr="005223F4">
        <w:t xml:space="preserve">The element and attribute names in the DFDL syntax are in a namespace defined by the URI </w:t>
      </w:r>
      <w:r w:rsidR="00486CBC" w:rsidRPr="005223F4">
        <w:t>http://www.ogf.org/dfdl/dfdl-1.0</w:t>
      </w:r>
      <w:r w:rsidR="001144DB">
        <w:t>/</w:t>
      </w:r>
      <w:r w:rsidRPr="005223F4">
        <w:t>. All symbols in this namespace are reserved. DFDL implementations may not provide extensions to the DFDL standard using names in this namespace.</w:t>
      </w:r>
      <w:r w:rsidR="00DB5942" w:rsidRPr="005223F4">
        <w:t xml:space="preserve"> </w:t>
      </w:r>
      <w:r w:rsidR="00B64B40" w:rsidRPr="005223F4">
        <w:t>Within this specification, t</w:t>
      </w:r>
      <w:r w:rsidR="00DB5942" w:rsidRPr="005223F4">
        <w:t xml:space="preserve">he namespace prefix for DFDL </w:t>
      </w:r>
      <w:r w:rsidR="00F12489" w:rsidRPr="005223F4">
        <w:t xml:space="preserve">is </w:t>
      </w:r>
      <w:r w:rsidR="00DB5942" w:rsidRPr="005223F4">
        <w:t xml:space="preserve">“dfdl” </w:t>
      </w:r>
      <w:r w:rsidR="00F12489" w:rsidRPr="005223F4">
        <w:t>referring</w:t>
      </w:r>
      <w:r w:rsidR="00DB5942" w:rsidRPr="005223F4">
        <w:t xml:space="preserve"> to the namespace </w:t>
      </w:r>
      <w:r w:rsidR="009B1DE6" w:rsidRPr="001144DB">
        <w:t>http://www.ogf.org/dfdl/dfdl-1.0</w:t>
      </w:r>
      <w:r w:rsidR="001144DB">
        <w:t>/</w:t>
      </w:r>
      <w:r w:rsidR="00DB5942" w:rsidRPr="005223F4">
        <w:t>.</w:t>
      </w:r>
    </w:p>
    <w:p w14:paraId="34DEC3DB" w14:textId="607217F9" w:rsidR="009B1DE6" w:rsidRDefault="009B1DE6" w:rsidP="009B1DE6">
      <w:r>
        <w:t xml:space="preserve">Attributes on DFDL annotations that are not in the DFDL </w:t>
      </w:r>
      <w:ins w:id="1902" w:author="mbeckerle" w:date="2013-01-28T11:01:00Z">
        <w:r w:rsidR="00CF63FA">
          <w:t xml:space="preserve">namespace or </w:t>
        </w:r>
      </w:ins>
      <w:r>
        <w:t xml:space="preserve">or </w:t>
      </w:r>
      <w:ins w:id="1903" w:author="mbeckerle" w:date="2013-01-28T11:01:00Z">
        <w:r w:rsidR="00CF63FA">
          <w:t>in no namespace</w:t>
        </w:r>
      </w:ins>
      <w:del w:id="1904" w:author="mbeckerle" w:date="2013-01-28T11:01:00Z">
        <w:r w:rsidDel="00CF63FA">
          <w:delText>notarget namespace</w:delText>
        </w:r>
      </w:del>
      <w:r>
        <w:t xml:space="preserve"> are ignored.</w:t>
      </w:r>
    </w:p>
    <w:p w14:paraId="3569B1F5" w14:textId="2E039DD3" w:rsidR="00B250F3" w:rsidRPr="005223F4" w:rsidRDefault="00B250F3" w:rsidP="008C7BF6">
      <w:r w:rsidRPr="005223F4">
        <w:t xml:space="preserve">A DFDL Schema </w:t>
      </w:r>
      <w:r w:rsidR="00C71D0B" w:rsidRPr="005223F4">
        <w:t xml:space="preserve">document </w:t>
      </w:r>
      <w:r w:rsidRPr="005223F4">
        <w:t xml:space="preserve">contains </w:t>
      </w:r>
      <w:r w:rsidR="007F5736" w:rsidRPr="005223F4">
        <w:t>XML schema</w:t>
      </w:r>
      <w:r w:rsidRPr="005223F4">
        <w:t xml:space="preserve"> annotation elements</w:t>
      </w:r>
      <w:r w:rsidR="00486CBC" w:rsidRPr="005223F4">
        <w:t xml:space="preserve"> </w:t>
      </w:r>
      <w:r w:rsidR="0019273E" w:rsidRPr="005223F4">
        <w:t>that</w:t>
      </w:r>
      <w:r w:rsidRPr="005223F4">
        <w:t xml:space="preserve"> define and assign names to parts of the format specification. These names are defined </w:t>
      </w:r>
      <w:r w:rsidR="00221903" w:rsidRPr="005223F4">
        <w:t xml:space="preserve">using </w:t>
      </w:r>
      <w:r w:rsidRPr="005223F4">
        <w:t xml:space="preserve">the target namespace of the schema </w:t>
      </w:r>
      <w:r w:rsidR="00E95A6A" w:rsidRPr="005223F4">
        <w:t xml:space="preserve">document </w:t>
      </w:r>
      <w:r w:rsidRPr="005223F4">
        <w:t>where they reside</w:t>
      </w:r>
      <w:ins w:id="1905" w:author="Steve Hanson" w:date="2013-02-05T09:13:00Z">
        <w:r w:rsidR="00527F3C">
          <w:t xml:space="preserve">, </w:t>
        </w:r>
        <w:commentRangeStart w:id="1906"/>
        <w:r w:rsidR="00527F3C">
          <w:rPr>
            <w:rFonts w:cs="Arial"/>
            <w:color w:val="000000"/>
            <w:lang w:val="en-GB"/>
          </w:rPr>
          <w:t>and are referenced using QNames in the usual manner</w:t>
        </w:r>
      </w:ins>
      <w:commentRangeEnd w:id="1906"/>
      <w:ins w:id="1907" w:author="Steve Hanson" w:date="2013-02-05T09:14:00Z">
        <w:r w:rsidR="00527F3C">
          <w:rPr>
            <w:rStyle w:val="CommentReference"/>
          </w:rPr>
          <w:commentReference w:id="1906"/>
        </w:r>
      </w:ins>
      <w:ins w:id="1908" w:author="Steve Hanson" w:date="2013-02-05T09:13:00Z">
        <w:r w:rsidR="00527F3C">
          <w:rPr>
            <w:rFonts w:cs="Arial"/>
            <w:color w:val="000000"/>
            <w:lang w:val="en-GB"/>
          </w:rPr>
          <w:t>.</w:t>
        </w:r>
      </w:ins>
      <w:del w:id="1909" w:author="Steve Hanson" w:date="2013-02-05T09:13:00Z">
        <w:r w:rsidRPr="005223F4" w:rsidDel="00527F3C">
          <w:delText>.</w:delText>
        </w:r>
      </w:del>
      <w:r w:rsidRPr="005223F4">
        <w:t xml:space="preserve"> A DFDL schema </w:t>
      </w:r>
      <w:r w:rsidR="003E1F4B" w:rsidRPr="005223F4">
        <w:t xml:space="preserve">document </w:t>
      </w:r>
      <w:r w:rsidRPr="005223F4">
        <w:t>can include or import another schema</w:t>
      </w:r>
      <w:r w:rsidR="00E95A6A" w:rsidRPr="005223F4">
        <w:t xml:space="preserve"> document</w:t>
      </w:r>
      <w:r w:rsidR="00105A97" w:rsidRPr="005223F4">
        <w:t>, and namespaces work</w:t>
      </w:r>
      <w:r w:rsidRPr="005223F4">
        <w:t xml:space="preserve"> in the usual manner for XML schema</w:t>
      </w:r>
      <w:r w:rsidR="003E1F4B" w:rsidRPr="005223F4">
        <w:t xml:space="preserve"> document</w:t>
      </w:r>
      <w:r w:rsidRPr="005223F4">
        <w:t>s. The</w:t>
      </w:r>
      <w:r w:rsidRPr="005223F4">
        <w:rPr>
          <w:i/>
        </w:rPr>
        <w:t xml:space="preserve"> schema </w:t>
      </w:r>
      <w:r w:rsidRPr="005223F4">
        <w:t>is the schema including all additional schemas referenced through import and include.</w:t>
      </w:r>
      <w:r w:rsidR="005D536A" w:rsidRPr="005223F4">
        <w:t xml:space="preserve"> Generally</w:t>
      </w:r>
      <w:r w:rsidR="0019273E" w:rsidRPr="005223F4">
        <w:t>,</w:t>
      </w:r>
      <w:r w:rsidR="005D536A" w:rsidRPr="005223F4">
        <w:t xml:space="preserve"> in this specification</w:t>
      </w:r>
      <w:r w:rsidR="0019273E" w:rsidRPr="005223F4">
        <w:t>,</w:t>
      </w:r>
      <w:r w:rsidR="005D536A" w:rsidRPr="005223F4">
        <w:t xml:space="preserve"> when we refer to the DFDL Schema we mean </w:t>
      </w:r>
      <w:r w:rsidR="003E1F4B" w:rsidRPr="005223F4">
        <w:t>the schema. When we refer to a specific document we will use the term DFDL Schema document.</w:t>
      </w:r>
      <w:r w:rsidR="005D536A" w:rsidRPr="005223F4">
        <w:t xml:space="preserve"> </w:t>
      </w:r>
    </w:p>
    <w:p w14:paraId="59FEA9C4" w14:textId="77777777" w:rsidR="00FB4058" w:rsidRPr="005223F4" w:rsidRDefault="00141EC2" w:rsidP="006E4FE8">
      <w:pPr>
        <w:pStyle w:val="Heading2"/>
      </w:pPr>
      <w:bookmarkStart w:id="1910" w:name="_Toc322911540"/>
      <w:bookmarkStart w:id="1911" w:name="_Toc322912079"/>
      <w:bookmarkStart w:id="1912" w:name="_Toc157593753"/>
      <w:bookmarkStart w:id="1913" w:name="_Toc177399031"/>
      <w:bookmarkStart w:id="1914" w:name="_Toc175057318"/>
      <w:bookmarkStart w:id="1915" w:name="_Toc199516242"/>
      <w:bookmarkStart w:id="1916" w:name="_Toc194983920"/>
      <w:bookmarkStart w:id="1917" w:name="_Ref234817946"/>
      <w:bookmarkStart w:id="1918" w:name="_Ref234817971"/>
      <w:bookmarkStart w:id="1919" w:name="_Toc243112761"/>
      <w:bookmarkStart w:id="1920" w:name="_Toc349042637"/>
      <w:bookmarkStart w:id="1921" w:name="_Toc362453128"/>
      <w:bookmarkEnd w:id="1910"/>
      <w:bookmarkEnd w:id="1911"/>
      <w:commentRangeStart w:id="1922"/>
      <w:r w:rsidRPr="005223F4">
        <w:t>The</w:t>
      </w:r>
      <w:r w:rsidR="00FA2259" w:rsidRPr="005223F4">
        <w:t xml:space="preserve"> </w:t>
      </w:r>
      <w:r w:rsidR="00FB4058" w:rsidRPr="005223F4">
        <w:t>DFDL Annotation</w:t>
      </w:r>
      <w:r w:rsidRPr="005223F4">
        <w:t xml:space="preserve"> Elements</w:t>
      </w:r>
      <w:bookmarkEnd w:id="1912"/>
      <w:bookmarkEnd w:id="1913"/>
      <w:bookmarkEnd w:id="1914"/>
      <w:bookmarkEnd w:id="1915"/>
      <w:bookmarkEnd w:id="1916"/>
      <w:bookmarkEnd w:id="1917"/>
      <w:bookmarkEnd w:id="1918"/>
      <w:bookmarkEnd w:id="1919"/>
      <w:commentRangeEnd w:id="1922"/>
      <w:r w:rsidR="007F00A0">
        <w:rPr>
          <w:rStyle w:val="CommentReference"/>
          <w:rFonts w:cs="Times New Roman"/>
          <w:b w:val="0"/>
          <w:bCs w:val="0"/>
          <w:i/>
          <w:iCs/>
        </w:rPr>
        <w:commentReference w:id="1922"/>
      </w:r>
      <w:bookmarkEnd w:id="1920"/>
      <w:bookmarkEnd w:id="1921"/>
    </w:p>
    <w:p w14:paraId="19C3AC95" w14:textId="77777777" w:rsidR="00FB4058" w:rsidRPr="005223F4" w:rsidRDefault="00FB4058" w:rsidP="00FB4058">
      <w:r w:rsidRPr="005223F4">
        <w:t xml:space="preserve">DFDL annotations </w:t>
      </w:r>
      <w:r w:rsidR="00486CBC" w:rsidRPr="005223F4">
        <w:t xml:space="preserve">must </w:t>
      </w:r>
      <w:r w:rsidRPr="005223F4">
        <w:t xml:space="preserve">be positioned </w:t>
      </w:r>
      <w:r w:rsidR="00486CBC" w:rsidRPr="005223F4">
        <w:t xml:space="preserve">specifically where DFDL </w:t>
      </w:r>
      <w:r w:rsidRPr="005223F4">
        <w:t xml:space="preserve">annotations are allowed within an </w:t>
      </w:r>
      <w:r w:rsidR="007F5736" w:rsidRPr="005223F4">
        <w:t>XML schema</w:t>
      </w:r>
      <w:r w:rsidRPr="005223F4">
        <w:t xml:space="preserve"> document. These positions are known as </w:t>
      </w:r>
      <w:r w:rsidRPr="005223F4">
        <w:rPr>
          <w:rStyle w:val="Emphasis"/>
        </w:rPr>
        <w:t>annotation points</w:t>
      </w:r>
      <w:r w:rsidRPr="005223F4">
        <w:t xml:space="preserve">. When an annotation is positioned at an annotation point, it binds some additional information to the schema </w:t>
      </w:r>
      <w:r w:rsidR="00486CBC" w:rsidRPr="005223F4">
        <w:t>component t</w:t>
      </w:r>
      <w:r w:rsidRPr="005223F4">
        <w:t xml:space="preserve">hat encloses it. The description of a data format is achieved by correctly </w:t>
      </w:r>
      <w:r w:rsidR="00486CBC" w:rsidRPr="005223F4">
        <w:t xml:space="preserve">placing </w:t>
      </w:r>
      <w:r w:rsidRPr="005223F4">
        <w:t xml:space="preserve">annotations </w:t>
      </w:r>
      <w:r w:rsidR="00486CBC" w:rsidRPr="005223F4">
        <w:t xml:space="preserve">on </w:t>
      </w:r>
      <w:r w:rsidRPr="005223F4">
        <w:t xml:space="preserve">the structural </w:t>
      </w:r>
      <w:r w:rsidR="00486CBC" w:rsidRPr="005223F4">
        <w:t xml:space="preserve">components </w:t>
      </w:r>
      <w:r w:rsidRPr="005223F4">
        <w:t>of the schema.</w:t>
      </w:r>
    </w:p>
    <w:p w14:paraId="02C08495" w14:textId="4F946CEC" w:rsidR="00FB4058" w:rsidRDefault="00FB4058" w:rsidP="00C953CC">
      <w:pPr>
        <w:rPr>
          <w:ins w:id="1923" w:author="mbeckerle" w:date="2013-01-20T12:22:00Z"/>
        </w:rPr>
      </w:pPr>
      <w:r w:rsidRPr="005223F4">
        <w:t xml:space="preserve">DFDL specifies a collection of annotations for different purposes. </w:t>
      </w:r>
      <w:commentRangeStart w:id="1924"/>
      <w:ins w:id="1925" w:author="mbeckerle" w:date="2013-01-20T12:50:00Z">
        <w:r w:rsidR="00755570">
          <w:t xml:space="preserve">They are organized into </w:t>
        </w:r>
      </w:ins>
      <w:ins w:id="1926" w:author="mbeckerle" w:date="2013-01-20T12:52:00Z">
        <w:r w:rsidR="00755570">
          <w:t>three</w:t>
        </w:r>
      </w:ins>
      <w:ins w:id="1927" w:author="mbeckerle" w:date="2013-01-20T12:50:00Z">
        <w:r w:rsidR="00755570">
          <w:t xml:space="preserve"> different annotation types: Format Annotations, Statement Annotations, and Defining Annotations</w:t>
        </w:r>
      </w:ins>
      <w:commentRangeEnd w:id="1924"/>
      <w:r w:rsidR="005B16BF">
        <w:rPr>
          <w:rStyle w:val="CommentReference"/>
        </w:rPr>
        <w:commentReference w:id="1924"/>
      </w:r>
    </w:p>
    <w:p w14:paraId="62CEAA3C" w14:textId="2F0579C6" w:rsidR="00C94EDD" w:rsidRPr="005223F4" w:rsidRDefault="00C94EDD" w:rsidP="00C953CC">
      <w:ins w:id="1928" w:author="mbeckerle" w:date="2013-01-20T12:22:00Z">
        <w:r>
          <w:t xml:space="preserve">At any single annotation point of the schema there can be only </w:t>
        </w:r>
        <w:r w:rsidRPr="00755570">
          <w:t>one format annotation</w:t>
        </w:r>
      </w:ins>
      <w:ins w:id="1929" w:author="mbeckerle" w:date="2013-01-20T12:23:00Z">
        <w:r>
          <w:t xml:space="preserve">, but there can be </w:t>
        </w:r>
        <w:r w:rsidRPr="00755570">
          <w:t xml:space="preserve">several </w:t>
        </w:r>
        <w:r w:rsidRPr="005B16BF">
          <w:rPr>
            <w:color w:val="FF0000"/>
          </w:rPr>
          <w:t>statement annotations</w:t>
        </w:r>
      </w:ins>
      <w:ins w:id="1930" w:author="mbeckerle" w:date="2013-01-28T11:40:00Z">
        <w:r w:rsidR="00384A7C">
          <w:rPr>
            <w:color w:val="FF0000"/>
          </w:rPr>
          <w:t xml:space="preserve"> although there are rules about which of those are allowed to co-exist as well which will be described in sections about those specific annotation types.</w:t>
        </w:r>
      </w:ins>
      <w:ins w:id="1931" w:author="mbeckerle" w:date="2013-01-20T12:23:00Z">
        <w:r>
          <w:t xml:space="preserve"> </w:t>
        </w:r>
      </w:ins>
    </w:p>
    <w:p w14:paraId="2EAB014D" w14:textId="551DC02E" w:rsidR="00FB4058" w:rsidRPr="005223F4" w:rsidRDefault="00FB4058" w:rsidP="00FB4058">
      <w:pPr>
        <w:pStyle w:val="TableCaption"/>
        <w:rPr>
          <w:lang w:val="en-US"/>
        </w:rPr>
      </w:pPr>
    </w:p>
    <w:tbl>
      <w:tblPr>
        <w:tblStyle w:val="TableGrid"/>
        <w:tblW w:w="5000" w:type="pct"/>
        <w:tblLook w:val="0620" w:firstRow="1" w:lastRow="0" w:firstColumn="0" w:lastColumn="0" w:noHBand="1" w:noVBand="1"/>
      </w:tblPr>
      <w:tblGrid>
        <w:gridCol w:w="1847"/>
        <w:gridCol w:w="2257"/>
        <w:gridCol w:w="4752"/>
      </w:tblGrid>
      <w:tr w:rsidR="00A91428" w:rsidRPr="005223F4" w14:paraId="76F08555" w14:textId="77777777" w:rsidTr="0026072E">
        <w:trPr>
          <w:trHeight w:val="440"/>
        </w:trPr>
        <w:tc>
          <w:tcPr>
            <w:tcW w:w="1043" w:type="pct"/>
          </w:tcPr>
          <w:p w14:paraId="6427ED90" w14:textId="5D94C281" w:rsidR="00A91428" w:rsidRPr="00275A32" w:rsidRDefault="00A91428" w:rsidP="008637D7">
            <w:pPr>
              <w:pStyle w:val="NewTableFontHeading"/>
              <w:rPr>
                <w:rStyle w:val="TableFont"/>
                <w:bCs/>
                <w:iCs/>
                <w:lang w:val="en-US"/>
              </w:rPr>
            </w:pPr>
            <w:ins w:id="1932" w:author="mbeckerle" w:date="2013-01-20T12:38:00Z">
              <w:r>
                <w:rPr>
                  <w:rStyle w:val="TableFont"/>
                  <w:bCs/>
                  <w:iCs/>
                  <w:lang w:val="en-US"/>
                </w:rPr>
                <w:t>Annotation Type</w:t>
              </w:r>
            </w:ins>
          </w:p>
        </w:tc>
        <w:tc>
          <w:tcPr>
            <w:tcW w:w="1274" w:type="pct"/>
          </w:tcPr>
          <w:p w14:paraId="715DB127" w14:textId="137755EC" w:rsidR="00A91428" w:rsidRPr="00F81703" w:rsidRDefault="00A91428" w:rsidP="008637D7">
            <w:pPr>
              <w:pStyle w:val="NewTableFontHeading"/>
              <w:rPr>
                <w:rStyle w:val="TableFont"/>
                <w:bCs/>
                <w:iCs/>
                <w:lang w:val="en-US"/>
              </w:rPr>
            </w:pPr>
            <w:commentRangeStart w:id="1933"/>
            <w:r w:rsidRPr="00275A32">
              <w:rPr>
                <w:rStyle w:val="TableFont"/>
                <w:bCs/>
                <w:iCs/>
                <w:lang w:val="en-US"/>
              </w:rPr>
              <w:t>Annota</w:t>
            </w:r>
            <w:r w:rsidRPr="005E3B09">
              <w:rPr>
                <w:rStyle w:val="TableFont"/>
                <w:bCs/>
                <w:iCs/>
                <w:lang w:val="en-US"/>
              </w:rPr>
              <w:t>tion Element(s)</w:t>
            </w:r>
          </w:p>
        </w:tc>
        <w:tc>
          <w:tcPr>
            <w:tcW w:w="2683" w:type="pct"/>
          </w:tcPr>
          <w:p w14:paraId="32620F45" w14:textId="77777777" w:rsidR="00A91428" w:rsidRPr="00F81703" w:rsidRDefault="00A91428" w:rsidP="00240AC5">
            <w:pPr>
              <w:pStyle w:val="NewTableFontHeading"/>
              <w:jc w:val="left"/>
              <w:rPr>
                <w:rStyle w:val="TableFont"/>
                <w:bCs/>
                <w:iCs/>
                <w:lang w:val="en-US"/>
              </w:rPr>
            </w:pPr>
            <w:r w:rsidRPr="00F81703">
              <w:rPr>
                <w:rStyle w:val="TableFont"/>
                <w:bCs/>
                <w:iCs/>
                <w:lang w:val="en-US"/>
              </w:rPr>
              <w:t>Description</w:t>
            </w:r>
            <w:commentRangeEnd w:id="1933"/>
            <w:r>
              <w:rPr>
                <w:rStyle w:val="CommentReference"/>
                <w:b w:val="0"/>
                <w:lang w:val="en-US" w:eastAsia="en-US"/>
              </w:rPr>
              <w:commentReference w:id="1933"/>
            </w:r>
          </w:p>
        </w:tc>
      </w:tr>
      <w:tr w:rsidR="0026072E" w:rsidRPr="005223F4" w14:paraId="0EA3CB22" w14:textId="77777777" w:rsidTr="0026072E">
        <w:trPr>
          <w:trHeight w:val="225"/>
          <w:ins w:id="1934" w:author="mbeckerle" w:date="2013-01-20T12:41:00Z"/>
        </w:trPr>
        <w:tc>
          <w:tcPr>
            <w:tcW w:w="1043" w:type="pct"/>
            <w:vMerge w:val="restart"/>
            <w:vAlign w:val="center"/>
          </w:tcPr>
          <w:p w14:paraId="377ED188" w14:textId="374B33AB" w:rsidR="0026072E" w:rsidRPr="00240AC5" w:rsidDel="001A6B78" w:rsidRDefault="0026072E" w:rsidP="005B16BF">
            <w:pPr>
              <w:pStyle w:val="NewTableFont"/>
              <w:jc w:val="center"/>
              <w:rPr>
                <w:ins w:id="1935" w:author="mbeckerle" w:date="2013-01-20T12:41:00Z"/>
                <w:rStyle w:val="TableFont"/>
                <w:lang w:val="en-US" w:eastAsia="en-US"/>
              </w:rPr>
            </w:pPr>
            <w:ins w:id="1936" w:author="mbeckerle" w:date="2013-01-20T12:45:00Z">
              <w:r>
                <w:rPr>
                  <w:rStyle w:val="TableFont"/>
                  <w:lang w:val="en-US"/>
                </w:rPr>
                <w:t>Format Annotation</w:t>
              </w:r>
            </w:ins>
          </w:p>
        </w:tc>
        <w:tc>
          <w:tcPr>
            <w:tcW w:w="1274" w:type="pct"/>
          </w:tcPr>
          <w:p w14:paraId="17391AB0" w14:textId="5D09EBEF" w:rsidR="0026072E" w:rsidRPr="00240AC5" w:rsidRDefault="0026072E" w:rsidP="008637D7">
            <w:pPr>
              <w:pStyle w:val="NewTableFont"/>
              <w:rPr>
                <w:ins w:id="1937" w:author="mbeckerle" w:date="2013-01-20T12:41:00Z"/>
                <w:rStyle w:val="TableFont"/>
                <w:lang w:val="en-US"/>
              </w:rPr>
            </w:pPr>
            <w:ins w:id="1938" w:author="mbeckerle" w:date="2013-01-20T12:41:00Z">
              <w:r>
                <w:rPr>
                  <w:rStyle w:val="TableFont"/>
                  <w:lang w:val="en-US"/>
                </w:rPr>
                <w:t>c</w:t>
              </w:r>
              <w:r w:rsidRPr="00240AC5">
                <w:rPr>
                  <w:rStyle w:val="TableFont"/>
                  <w:lang w:val="en-US"/>
                </w:rPr>
                <w:t>hoice</w:t>
              </w:r>
            </w:ins>
          </w:p>
        </w:tc>
        <w:tc>
          <w:tcPr>
            <w:tcW w:w="2683" w:type="pct"/>
          </w:tcPr>
          <w:p w14:paraId="04C181F8" w14:textId="4518A56E" w:rsidR="0026072E" w:rsidRPr="00240AC5" w:rsidRDefault="0026072E" w:rsidP="00240AC5">
            <w:pPr>
              <w:pStyle w:val="NewTableFont"/>
              <w:jc w:val="left"/>
              <w:rPr>
                <w:ins w:id="1939" w:author="mbeckerle" w:date="2013-01-20T12:41:00Z"/>
                <w:rStyle w:val="TableFont"/>
                <w:lang w:val="en-US"/>
              </w:rPr>
            </w:pPr>
            <w:ins w:id="1940" w:author="mbeckerle" w:date="2013-01-20T12:41:00Z">
              <w:r w:rsidRPr="00240AC5">
                <w:rPr>
                  <w:rStyle w:val="TableFont"/>
                  <w:lang w:val="en-US"/>
                </w:rPr>
                <w:t xml:space="preserve">Defines the physical data format properties of an xs:choice group. See section </w:t>
              </w:r>
              <w:r w:rsidRPr="00240AC5">
                <w:rPr>
                  <w:rStyle w:val="TableFont"/>
                  <w:lang w:val="en-US"/>
                </w:rPr>
                <w:fldChar w:fldCharType="begin"/>
              </w:r>
              <w:r w:rsidRPr="00240AC5">
                <w:rPr>
                  <w:rStyle w:val="TableFont"/>
                  <w:lang w:val="en-US"/>
                </w:rPr>
                <w:instrText xml:space="preserve"> REF _Ref251072610 \r \h </w:instrText>
              </w:r>
            </w:ins>
            <w:r>
              <w:rPr>
                <w:rStyle w:val="TableFont"/>
                <w:lang w:val="en-US"/>
              </w:rPr>
              <w:instrText xml:space="preserve"> \* MERGEFORMAT </w:instrText>
            </w:r>
            <w:r w:rsidRPr="00240AC5">
              <w:rPr>
                <w:rStyle w:val="TableFont"/>
                <w:lang w:val="en-US"/>
              </w:rPr>
            </w:r>
            <w:ins w:id="1941" w:author="mbeckerle" w:date="2013-01-20T12:41:00Z">
              <w:r w:rsidRPr="00240AC5">
                <w:rPr>
                  <w:rStyle w:val="TableFont"/>
                  <w:lang w:val="en-US"/>
                </w:rPr>
                <w:fldChar w:fldCharType="separate"/>
              </w:r>
            </w:ins>
            <w:ins w:id="1942" w:author="mbeckerle" w:date="2013-07-10T14:53:00Z">
              <w:r w:rsidR="008B68D7">
                <w:rPr>
                  <w:rStyle w:val="TableFont"/>
                  <w:lang w:val="en-US"/>
                </w:rPr>
                <w:t>7.1.1</w:t>
              </w:r>
            </w:ins>
            <w:ins w:id="1943" w:author="mbeckerle" w:date="2013-01-20T12:41:00Z">
              <w:r w:rsidRPr="00240AC5">
                <w:rPr>
                  <w:rStyle w:val="TableFont"/>
                  <w:lang w:val="en-US"/>
                </w:rPr>
                <w:fldChar w:fldCharType="end"/>
              </w:r>
              <w:r w:rsidRPr="00240AC5">
                <w:rPr>
                  <w:rStyle w:val="TableFont"/>
                  <w:lang w:val="en-US"/>
                </w:rPr>
                <w:t xml:space="preserve"> </w:t>
              </w:r>
            </w:ins>
          </w:p>
        </w:tc>
      </w:tr>
      <w:tr w:rsidR="0026072E" w:rsidRPr="005223F4" w14:paraId="09BFDC86" w14:textId="77777777" w:rsidTr="0026072E">
        <w:trPr>
          <w:trHeight w:val="332"/>
          <w:ins w:id="1944" w:author="mbeckerle" w:date="2013-01-20T12:42:00Z"/>
        </w:trPr>
        <w:tc>
          <w:tcPr>
            <w:tcW w:w="1043" w:type="pct"/>
            <w:vMerge/>
          </w:tcPr>
          <w:p w14:paraId="0C9893AA" w14:textId="77777777" w:rsidR="0026072E" w:rsidRPr="00240AC5" w:rsidRDefault="0026072E" w:rsidP="008637D7">
            <w:pPr>
              <w:pStyle w:val="NewTableFont"/>
              <w:rPr>
                <w:ins w:id="1945" w:author="mbeckerle" w:date="2013-01-20T12:42:00Z"/>
                <w:rStyle w:val="TableFont"/>
                <w:lang w:val="en-US"/>
              </w:rPr>
            </w:pPr>
          </w:p>
        </w:tc>
        <w:tc>
          <w:tcPr>
            <w:tcW w:w="1274" w:type="pct"/>
          </w:tcPr>
          <w:p w14:paraId="5465A192" w14:textId="77777777" w:rsidR="0026072E" w:rsidRPr="00240AC5" w:rsidRDefault="0026072E" w:rsidP="008637D7">
            <w:pPr>
              <w:pStyle w:val="NewTableFont"/>
              <w:rPr>
                <w:ins w:id="1946" w:author="mbeckerle" w:date="2013-01-20T12:42:00Z"/>
                <w:rStyle w:val="TableFont"/>
                <w:lang w:val="en-US"/>
              </w:rPr>
            </w:pPr>
            <w:ins w:id="1947" w:author="mbeckerle" w:date="2013-01-20T12:42:00Z">
              <w:r w:rsidRPr="00240AC5">
                <w:rPr>
                  <w:rStyle w:val="TableFont"/>
                  <w:lang w:val="en-US"/>
                </w:rPr>
                <w:t>element</w:t>
              </w:r>
            </w:ins>
          </w:p>
        </w:tc>
        <w:tc>
          <w:tcPr>
            <w:tcW w:w="2683" w:type="pct"/>
          </w:tcPr>
          <w:p w14:paraId="59F43C73" w14:textId="5C0950E6" w:rsidR="0026072E" w:rsidRPr="00240AC5" w:rsidRDefault="0026072E" w:rsidP="00240AC5">
            <w:pPr>
              <w:pStyle w:val="NewTableFont"/>
              <w:jc w:val="left"/>
              <w:rPr>
                <w:ins w:id="1948" w:author="mbeckerle" w:date="2013-01-20T12:42:00Z"/>
                <w:rStyle w:val="TableFont"/>
                <w:lang w:val="en-US"/>
              </w:rPr>
            </w:pPr>
            <w:ins w:id="1949" w:author="mbeckerle" w:date="2013-01-20T12:42:00Z">
              <w:r w:rsidRPr="00240AC5">
                <w:rPr>
                  <w:rStyle w:val="TableFont"/>
                  <w:lang w:val="en-US"/>
                </w:rPr>
                <w:t xml:space="preserve">Defines the physical data format properties of an xs:element and xs:element reference. See section </w:t>
              </w:r>
              <w:r w:rsidRPr="00240AC5">
                <w:rPr>
                  <w:rStyle w:val="TableFont"/>
                  <w:lang w:val="en-US"/>
                </w:rPr>
                <w:fldChar w:fldCharType="begin"/>
              </w:r>
              <w:r w:rsidRPr="00240AC5">
                <w:rPr>
                  <w:rStyle w:val="TableFont"/>
                  <w:lang w:val="en-US"/>
                </w:rPr>
                <w:instrText xml:space="preserve"> REF _Ref251074449 \r \h </w:instrText>
              </w:r>
            </w:ins>
            <w:r>
              <w:rPr>
                <w:rStyle w:val="TableFont"/>
                <w:lang w:val="en-US"/>
              </w:rPr>
              <w:instrText xml:space="preserve"> \* MERGEFORMAT </w:instrText>
            </w:r>
            <w:r w:rsidRPr="00240AC5">
              <w:rPr>
                <w:rStyle w:val="TableFont"/>
                <w:lang w:val="en-US"/>
              </w:rPr>
            </w:r>
            <w:ins w:id="1950" w:author="mbeckerle" w:date="2013-01-20T12:42:00Z">
              <w:r w:rsidRPr="00240AC5">
                <w:rPr>
                  <w:rStyle w:val="TableFont"/>
                  <w:lang w:val="en-US"/>
                </w:rPr>
                <w:fldChar w:fldCharType="separate"/>
              </w:r>
            </w:ins>
            <w:ins w:id="1951" w:author="mbeckerle" w:date="2013-07-10T14:53:00Z">
              <w:r w:rsidR="008B68D7">
                <w:rPr>
                  <w:rStyle w:val="TableFont"/>
                  <w:lang w:val="en-US"/>
                </w:rPr>
                <w:t>7.1.1</w:t>
              </w:r>
            </w:ins>
            <w:ins w:id="1952" w:author="mbeckerle" w:date="2013-01-20T12:42:00Z">
              <w:r w:rsidRPr="00240AC5">
                <w:rPr>
                  <w:rStyle w:val="TableFont"/>
                  <w:lang w:val="en-US"/>
                </w:rPr>
                <w:fldChar w:fldCharType="end"/>
              </w:r>
              <w:r w:rsidRPr="00240AC5">
                <w:rPr>
                  <w:rStyle w:val="TableFont"/>
                  <w:lang w:val="en-US"/>
                </w:rPr>
                <w:t xml:space="preserve"> </w:t>
              </w:r>
            </w:ins>
          </w:p>
        </w:tc>
      </w:tr>
      <w:tr w:rsidR="0026072E" w:rsidRPr="005223F4" w14:paraId="52E3C27E" w14:textId="77777777" w:rsidTr="0026072E">
        <w:trPr>
          <w:trHeight w:val="332"/>
          <w:ins w:id="1953" w:author="mbeckerle" w:date="2013-01-20T12:42:00Z"/>
        </w:trPr>
        <w:tc>
          <w:tcPr>
            <w:tcW w:w="1043" w:type="pct"/>
            <w:vMerge/>
          </w:tcPr>
          <w:p w14:paraId="41FF1D7E" w14:textId="77777777" w:rsidR="0026072E" w:rsidRPr="00240AC5" w:rsidRDefault="0026072E" w:rsidP="008637D7">
            <w:pPr>
              <w:pStyle w:val="NewTableFont"/>
              <w:rPr>
                <w:ins w:id="1954" w:author="mbeckerle" w:date="2013-01-20T12:42:00Z"/>
                <w:rStyle w:val="TableFont"/>
                <w:lang w:val="en-US"/>
              </w:rPr>
            </w:pPr>
          </w:p>
        </w:tc>
        <w:tc>
          <w:tcPr>
            <w:tcW w:w="1274" w:type="pct"/>
          </w:tcPr>
          <w:p w14:paraId="731B4EA6" w14:textId="77777777" w:rsidR="0026072E" w:rsidRPr="00240AC5" w:rsidRDefault="0026072E" w:rsidP="008637D7">
            <w:pPr>
              <w:pStyle w:val="NewTableFont"/>
              <w:rPr>
                <w:ins w:id="1955" w:author="mbeckerle" w:date="2013-01-20T12:42:00Z"/>
                <w:rStyle w:val="TableFont"/>
                <w:lang w:val="en-US"/>
              </w:rPr>
            </w:pPr>
            <w:ins w:id="1956" w:author="mbeckerle" w:date="2013-01-20T12:42:00Z">
              <w:r w:rsidRPr="00240AC5">
                <w:rPr>
                  <w:rStyle w:val="TableFont"/>
                  <w:lang w:val="en-US"/>
                </w:rPr>
                <w:t>format</w:t>
              </w:r>
            </w:ins>
          </w:p>
        </w:tc>
        <w:tc>
          <w:tcPr>
            <w:tcW w:w="2683" w:type="pct"/>
          </w:tcPr>
          <w:p w14:paraId="79A53B60" w14:textId="63AA5C07" w:rsidR="0026072E" w:rsidRPr="00240AC5" w:rsidRDefault="0026072E" w:rsidP="00005DA5">
            <w:pPr>
              <w:pStyle w:val="NewTableFont"/>
              <w:jc w:val="left"/>
              <w:rPr>
                <w:ins w:id="1957" w:author="mbeckerle" w:date="2013-01-20T12:42:00Z"/>
                <w:rStyle w:val="TableFont"/>
                <w:lang w:val="en-US"/>
              </w:rPr>
            </w:pPr>
            <w:ins w:id="1958" w:author="mbeckerle" w:date="2013-01-20T12:42:00Z">
              <w:r w:rsidRPr="00240AC5">
                <w:rPr>
                  <w:rStyle w:val="TableFont"/>
                  <w:lang w:val="en-US"/>
                </w:rPr>
                <w:t>Defines the physical data format properties for multiple DFDL schema constructs. Used on an xs:schema and as a child of a dfdl:defineFormat annotation. This includes aspects such as the encodings, separator</w:t>
              </w:r>
            </w:ins>
            <w:ins w:id="1959" w:author="mbeckerle" w:date="2013-01-20T12:56:00Z">
              <w:r>
                <w:rPr>
                  <w:rStyle w:val="TableFont"/>
                  <w:lang w:val="en-US"/>
                </w:rPr>
                <w:t>s</w:t>
              </w:r>
            </w:ins>
            <w:ins w:id="1960" w:author="mbeckerle" w:date="2013-01-20T12:42:00Z">
              <w:r w:rsidRPr="00240AC5">
                <w:rPr>
                  <w:rStyle w:val="TableFont"/>
                  <w:lang w:val="en-US"/>
                </w:rPr>
                <w:t xml:space="preserve">, and many more. See section </w:t>
              </w:r>
              <w:r w:rsidRPr="00240AC5">
                <w:rPr>
                  <w:rStyle w:val="TableFont"/>
                  <w:lang w:val="en-US"/>
                </w:rPr>
                <w:fldChar w:fldCharType="begin"/>
              </w:r>
              <w:r w:rsidRPr="00240AC5">
                <w:rPr>
                  <w:rStyle w:val="TableFont"/>
                  <w:lang w:val="en-US"/>
                </w:rPr>
                <w:instrText xml:space="preserve"> REF _Ref251074571 \r \h </w:instrText>
              </w:r>
            </w:ins>
            <w:r>
              <w:rPr>
                <w:rStyle w:val="TableFont"/>
                <w:lang w:val="en-US"/>
              </w:rPr>
              <w:instrText xml:space="preserve"> \* MERGEFORMAT </w:instrText>
            </w:r>
            <w:r w:rsidRPr="00240AC5">
              <w:rPr>
                <w:rStyle w:val="TableFont"/>
                <w:lang w:val="en-US"/>
              </w:rPr>
            </w:r>
            <w:ins w:id="1961" w:author="mbeckerle" w:date="2013-01-20T12:42:00Z">
              <w:r w:rsidRPr="00240AC5">
                <w:rPr>
                  <w:rStyle w:val="TableFont"/>
                  <w:lang w:val="en-US"/>
                </w:rPr>
                <w:fldChar w:fldCharType="separate"/>
              </w:r>
            </w:ins>
            <w:ins w:id="1962" w:author="mbeckerle" w:date="2013-07-10T14:53:00Z">
              <w:r w:rsidR="008B68D7">
                <w:rPr>
                  <w:rStyle w:val="TableFont"/>
                  <w:lang w:val="en-US"/>
                </w:rPr>
                <w:t>7.1</w:t>
              </w:r>
            </w:ins>
            <w:ins w:id="1963" w:author="mbeckerle" w:date="2013-01-20T12:42:00Z">
              <w:r w:rsidRPr="00240AC5">
                <w:rPr>
                  <w:rStyle w:val="TableFont"/>
                  <w:lang w:val="en-US"/>
                </w:rPr>
                <w:fldChar w:fldCharType="end"/>
              </w:r>
              <w:r w:rsidRPr="00240AC5">
                <w:rPr>
                  <w:rStyle w:val="TableFont"/>
                  <w:lang w:val="en-US"/>
                </w:rPr>
                <w:t xml:space="preserve"> </w:t>
              </w:r>
            </w:ins>
          </w:p>
        </w:tc>
      </w:tr>
      <w:tr w:rsidR="0026072E" w:rsidRPr="005223F4" w14:paraId="64522552" w14:textId="77777777" w:rsidTr="0026072E">
        <w:trPr>
          <w:trHeight w:val="332"/>
          <w:ins w:id="1964" w:author="mbeckerle" w:date="2013-01-20T12:43:00Z"/>
        </w:trPr>
        <w:tc>
          <w:tcPr>
            <w:tcW w:w="1043" w:type="pct"/>
            <w:vMerge/>
          </w:tcPr>
          <w:p w14:paraId="50233F53" w14:textId="77777777" w:rsidR="0026072E" w:rsidRPr="00240AC5" w:rsidRDefault="0026072E" w:rsidP="008637D7">
            <w:pPr>
              <w:pStyle w:val="NewTableFont"/>
              <w:rPr>
                <w:ins w:id="1965" w:author="mbeckerle" w:date="2013-01-20T12:43:00Z"/>
                <w:rStyle w:val="TableFont"/>
                <w:lang w:val="en-US"/>
              </w:rPr>
            </w:pPr>
          </w:p>
        </w:tc>
        <w:tc>
          <w:tcPr>
            <w:tcW w:w="1274" w:type="pct"/>
          </w:tcPr>
          <w:p w14:paraId="734122CC" w14:textId="77777777" w:rsidR="0026072E" w:rsidRPr="00240AC5" w:rsidRDefault="0026072E" w:rsidP="008637D7">
            <w:pPr>
              <w:pStyle w:val="NewTableFont"/>
              <w:rPr>
                <w:ins w:id="1966" w:author="mbeckerle" w:date="2013-01-20T12:43:00Z"/>
                <w:rStyle w:val="TableFont"/>
                <w:lang w:val="en-US"/>
              </w:rPr>
            </w:pPr>
            <w:ins w:id="1967" w:author="mbeckerle" w:date="2013-01-20T12:43:00Z">
              <w:r w:rsidRPr="00240AC5">
                <w:rPr>
                  <w:rStyle w:val="TableFont"/>
                  <w:lang w:val="en-US"/>
                </w:rPr>
                <w:t>group</w:t>
              </w:r>
            </w:ins>
          </w:p>
        </w:tc>
        <w:tc>
          <w:tcPr>
            <w:tcW w:w="2683" w:type="pct"/>
          </w:tcPr>
          <w:p w14:paraId="24E0EF89" w14:textId="54C65075" w:rsidR="0026072E" w:rsidRPr="00240AC5" w:rsidRDefault="0026072E" w:rsidP="00240AC5">
            <w:pPr>
              <w:pStyle w:val="NewTableFont"/>
              <w:jc w:val="left"/>
              <w:rPr>
                <w:ins w:id="1968" w:author="mbeckerle" w:date="2013-01-20T12:43:00Z"/>
                <w:rStyle w:val="TableFont"/>
                <w:lang w:val="en-US"/>
              </w:rPr>
            </w:pPr>
            <w:ins w:id="1969" w:author="mbeckerle" w:date="2013-01-20T12:43:00Z">
              <w:r w:rsidRPr="00240AC5">
                <w:rPr>
                  <w:rStyle w:val="TableFont"/>
                  <w:lang w:val="en-US"/>
                </w:rPr>
                <w:t xml:space="preserve">Defines the physical data format properties of an xs:group reference. See section </w:t>
              </w:r>
              <w:r w:rsidRPr="00240AC5">
                <w:rPr>
                  <w:rStyle w:val="TableFont"/>
                  <w:lang w:val="en-US"/>
                </w:rPr>
                <w:fldChar w:fldCharType="begin"/>
              </w:r>
              <w:r w:rsidRPr="00240AC5">
                <w:rPr>
                  <w:rStyle w:val="TableFont"/>
                  <w:lang w:val="en-US"/>
                </w:rPr>
                <w:instrText xml:space="preserve"> REF _Ref251074613 \r \h </w:instrText>
              </w:r>
            </w:ins>
            <w:r>
              <w:rPr>
                <w:rStyle w:val="TableFont"/>
                <w:lang w:val="en-US"/>
              </w:rPr>
              <w:instrText xml:space="preserve"> \* MERGEFORMAT </w:instrText>
            </w:r>
            <w:r w:rsidRPr="00240AC5">
              <w:rPr>
                <w:rStyle w:val="TableFont"/>
                <w:lang w:val="en-US"/>
              </w:rPr>
            </w:r>
            <w:ins w:id="1970" w:author="mbeckerle" w:date="2013-01-20T12:43:00Z">
              <w:r w:rsidRPr="00240AC5">
                <w:rPr>
                  <w:rStyle w:val="TableFont"/>
                  <w:lang w:val="en-US"/>
                </w:rPr>
                <w:fldChar w:fldCharType="separate"/>
              </w:r>
            </w:ins>
            <w:ins w:id="1971" w:author="mbeckerle" w:date="2013-07-10T14:53:00Z">
              <w:r w:rsidR="008B68D7">
                <w:rPr>
                  <w:rStyle w:val="TableFont"/>
                  <w:lang w:val="en-US"/>
                </w:rPr>
                <w:t>7.1.1</w:t>
              </w:r>
            </w:ins>
            <w:ins w:id="1972" w:author="mbeckerle" w:date="2013-01-20T12:43:00Z">
              <w:r w:rsidRPr="00240AC5">
                <w:rPr>
                  <w:rStyle w:val="TableFont"/>
                  <w:lang w:val="en-US"/>
                </w:rPr>
                <w:fldChar w:fldCharType="end"/>
              </w:r>
              <w:r w:rsidRPr="00240AC5">
                <w:rPr>
                  <w:rStyle w:val="TableFont"/>
                  <w:lang w:val="en-US"/>
                </w:rPr>
                <w:t xml:space="preserve"> </w:t>
              </w:r>
            </w:ins>
          </w:p>
        </w:tc>
      </w:tr>
      <w:tr w:rsidR="0026072E" w:rsidRPr="005223F4" w14:paraId="265E5206" w14:textId="77777777" w:rsidTr="0026072E">
        <w:trPr>
          <w:trHeight w:val="332"/>
          <w:ins w:id="1973" w:author="mbeckerle" w:date="2013-01-20T12:43:00Z"/>
        </w:trPr>
        <w:tc>
          <w:tcPr>
            <w:tcW w:w="1043" w:type="pct"/>
            <w:vMerge/>
          </w:tcPr>
          <w:p w14:paraId="16572589" w14:textId="77777777" w:rsidR="0026072E" w:rsidRPr="00240AC5" w:rsidRDefault="0026072E" w:rsidP="008637D7">
            <w:pPr>
              <w:pStyle w:val="NewTableFont"/>
              <w:rPr>
                <w:ins w:id="1974" w:author="mbeckerle" w:date="2013-01-20T12:43:00Z"/>
                <w:rStyle w:val="TableFont"/>
                <w:lang w:val="en-US"/>
              </w:rPr>
            </w:pPr>
          </w:p>
        </w:tc>
        <w:tc>
          <w:tcPr>
            <w:tcW w:w="1274" w:type="pct"/>
          </w:tcPr>
          <w:p w14:paraId="2847A38E" w14:textId="77777777" w:rsidR="0026072E" w:rsidRPr="00240AC5" w:rsidRDefault="0026072E" w:rsidP="008637D7">
            <w:pPr>
              <w:pStyle w:val="NewTableFont"/>
              <w:rPr>
                <w:ins w:id="1975" w:author="mbeckerle" w:date="2013-01-20T12:43:00Z"/>
                <w:rStyle w:val="TableFont"/>
                <w:lang w:val="en-US"/>
              </w:rPr>
            </w:pPr>
            <w:ins w:id="1976" w:author="mbeckerle" w:date="2013-01-20T12:43:00Z">
              <w:r w:rsidRPr="00240AC5">
                <w:rPr>
                  <w:rStyle w:val="TableFont"/>
                  <w:lang w:val="en-US"/>
                </w:rPr>
                <w:t>property</w:t>
              </w:r>
            </w:ins>
          </w:p>
        </w:tc>
        <w:tc>
          <w:tcPr>
            <w:tcW w:w="2683" w:type="pct"/>
          </w:tcPr>
          <w:p w14:paraId="5F5A4D8F" w14:textId="57097B7C" w:rsidR="0026072E" w:rsidRPr="00240AC5" w:rsidRDefault="0026072E" w:rsidP="00240AC5">
            <w:pPr>
              <w:pStyle w:val="NewTableFont"/>
              <w:jc w:val="left"/>
              <w:rPr>
                <w:ins w:id="1977" w:author="mbeckerle" w:date="2013-01-20T12:43:00Z"/>
                <w:rStyle w:val="TableFont"/>
                <w:lang w:val="en-US"/>
              </w:rPr>
            </w:pPr>
            <w:ins w:id="1978" w:author="mbeckerle" w:date="2013-01-20T12:43:00Z">
              <w:r w:rsidRPr="00240AC5">
                <w:rPr>
                  <w:rStyle w:val="TableFont"/>
                  <w:lang w:val="en-US"/>
                </w:rPr>
                <w:t xml:space="preserve">Used in the syntax of format annotations. See section </w:t>
              </w:r>
              <w:r w:rsidRPr="00240AC5">
                <w:rPr>
                  <w:rStyle w:val="TableFont"/>
                  <w:lang w:val="en-US"/>
                </w:rPr>
                <w:fldChar w:fldCharType="begin"/>
              </w:r>
              <w:r w:rsidRPr="00240AC5">
                <w:rPr>
                  <w:rStyle w:val="TableFont"/>
                  <w:lang w:val="en-US"/>
                </w:rPr>
                <w:instrText xml:space="preserve"> REF _Ref161823626 \r \h </w:instrText>
              </w:r>
            </w:ins>
            <w:r>
              <w:rPr>
                <w:rStyle w:val="TableFont"/>
                <w:lang w:val="en-US"/>
              </w:rPr>
              <w:instrText xml:space="preserve"> \* MERGEFORMAT </w:instrText>
            </w:r>
            <w:r w:rsidRPr="00240AC5">
              <w:rPr>
                <w:rStyle w:val="TableFont"/>
                <w:lang w:val="en-US"/>
              </w:rPr>
            </w:r>
            <w:ins w:id="1979" w:author="mbeckerle" w:date="2013-01-20T12:43:00Z">
              <w:r w:rsidRPr="00240AC5">
                <w:rPr>
                  <w:rStyle w:val="TableFont"/>
                  <w:lang w:val="en-US"/>
                </w:rPr>
                <w:fldChar w:fldCharType="separate"/>
              </w:r>
            </w:ins>
            <w:ins w:id="1980" w:author="mbeckerle" w:date="2013-07-10T14:53:00Z">
              <w:r w:rsidR="008B68D7">
                <w:rPr>
                  <w:rStyle w:val="TableFont"/>
                  <w:lang w:val="en-US"/>
                </w:rPr>
                <w:t>7.1.3.2</w:t>
              </w:r>
            </w:ins>
            <w:ins w:id="1981" w:author="mbeckerle" w:date="2013-01-20T12:43:00Z">
              <w:r w:rsidRPr="00240AC5">
                <w:rPr>
                  <w:rStyle w:val="TableFont"/>
                  <w:lang w:val="en-US"/>
                </w:rPr>
                <w:fldChar w:fldCharType="end"/>
              </w:r>
              <w:r w:rsidRPr="00240AC5">
                <w:rPr>
                  <w:rStyle w:val="TableFont"/>
                  <w:lang w:val="en-US"/>
                </w:rPr>
                <w:t>.</w:t>
              </w:r>
            </w:ins>
          </w:p>
        </w:tc>
      </w:tr>
      <w:tr w:rsidR="0026072E" w:rsidRPr="005223F4" w14:paraId="2C311188" w14:textId="77777777" w:rsidTr="0026072E">
        <w:trPr>
          <w:trHeight w:val="332"/>
          <w:ins w:id="1982" w:author="mbeckerle" w:date="2013-01-20T12:43:00Z"/>
        </w:trPr>
        <w:tc>
          <w:tcPr>
            <w:tcW w:w="1043" w:type="pct"/>
            <w:vMerge/>
          </w:tcPr>
          <w:p w14:paraId="3805E6F4" w14:textId="77777777" w:rsidR="0026072E" w:rsidRPr="00240AC5" w:rsidRDefault="0026072E" w:rsidP="008637D7">
            <w:pPr>
              <w:pStyle w:val="NewTableFont"/>
              <w:rPr>
                <w:ins w:id="1983" w:author="mbeckerle" w:date="2013-01-20T12:43:00Z"/>
                <w:rStyle w:val="TableFont"/>
                <w:lang w:val="en-US"/>
              </w:rPr>
            </w:pPr>
          </w:p>
        </w:tc>
        <w:tc>
          <w:tcPr>
            <w:tcW w:w="1274" w:type="pct"/>
          </w:tcPr>
          <w:p w14:paraId="5579FBDA" w14:textId="77777777" w:rsidR="0026072E" w:rsidRPr="00240AC5" w:rsidRDefault="0026072E" w:rsidP="008637D7">
            <w:pPr>
              <w:pStyle w:val="NewTableFont"/>
              <w:rPr>
                <w:ins w:id="1984" w:author="mbeckerle" w:date="2013-01-20T12:43:00Z"/>
                <w:rStyle w:val="TableFont"/>
                <w:lang w:val="en-US"/>
              </w:rPr>
            </w:pPr>
            <w:ins w:id="1985" w:author="mbeckerle" w:date="2013-01-20T12:43:00Z">
              <w:r w:rsidRPr="00240AC5">
                <w:rPr>
                  <w:rStyle w:val="TableFont"/>
                  <w:lang w:val="en-US"/>
                </w:rPr>
                <w:t>sequence</w:t>
              </w:r>
            </w:ins>
          </w:p>
        </w:tc>
        <w:tc>
          <w:tcPr>
            <w:tcW w:w="2683" w:type="pct"/>
          </w:tcPr>
          <w:p w14:paraId="43BFB289" w14:textId="21D31BDD" w:rsidR="0026072E" w:rsidRPr="00240AC5" w:rsidRDefault="0026072E" w:rsidP="00240AC5">
            <w:pPr>
              <w:pStyle w:val="NewTableFont"/>
              <w:jc w:val="left"/>
              <w:rPr>
                <w:ins w:id="1986" w:author="mbeckerle" w:date="2013-01-20T12:43:00Z"/>
                <w:rStyle w:val="TableFont"/>
                <w:lang w:val="en-US"/>
              </w:rPr>
            </w:pPr>
            <w:ins w:id="1987" w:author="mbeckerle" w:date="2013-01-20T12:43:00Z">
              <w:r w:rsidRPr="00240AC5">
                <w:rPr>
                  <w:rStyle w:val="TableFont"/>
                  <w:lang w:val="en-US"/>
                </w:rPr>
                <w:t xml:space="preserve">Defines the physical data format properties of an xs:sequence group. See section </w:t>
              </w:r>
              <w:r w:rsidRPr="00240AC5">
                <w:rPr>
                  <w:rStyle w:val="TableFont"/>
                  <w:lang w:val="en-US"/>
                </w:rPr>
                <w:fldChar w:fldCharType="begin"/>
              </w:r>
              <w:r w:rsidRPr="00240AC5">
                <w:rPr>
                  <w:rStyle w:val="TableFont"/>
                  <w:lang w:val="en-US"/>
                </w:rPr>
                <w:instrText xml:space="preserve"> REF _Ref251074826 \r \h </w:instrText>
              </w:r>
            </w:ins>
            <w:r>
              <w:rPr>
                <w:rStyle w:val="TableFont"/>
                <w:lang w:val="en-US"/>
              </w:rPr>
              <w:instrText xml:space="preserve"> \* MERGEFORMAT </w:instrText>
            </w:r>
            <w:r w:rsidRPr="00240AC5">
              <w:rPr>
                <w:rStyle w:val="TableFont"/>
                <w:lang w:val="en-US"/>
              </w:rPr>
            </w:r>
            <w:ins w:id="1988" w:author="mbeckerle" w:date="2013-01-20T12:43:00Z">
              <w:r w:rsidRPr="00240AC5">
                <w:rPr>
                  <w:rStyle w:val="TableFont"/>
                  <w:lang w:val="en-US"/>
                </w:rPr>
                <w:fldChar w:fldCharType="separate"/>
              </w:r>
            </w:ins>
            <w:ins w:id="1989" w:author="mbeckerle" w:date="2013-07-10T14:53:00Z">
              <w:r w:rsidR="008B68D7">
                <w:rPr>
                  <w:rStyle w:val="TableFont"/>
                  <w:lang w:val="en-US"/>
                </w:rPr>
                <w:t>7.1.1</w:t>
              </w:r>
            </w:ins>
            <w:ins w:id="1990" w:author="mbeckerle" w:date="2013-01-20T12:43:00Z">
              <w:r w:rsidRPr="00240AC5">
                <w:rPr>
                  <w:rStyle w:val="TableFont"/>
                  <w:lang w:val="en-US"/>
                </w:rPr>
                <w:fldChar w:fldCharType="end"/>
              </w:r>
            </w:ins>
          </w:p>
        </w:tc>
      </w:tr>
      <w:tr w:rsidR="0026072E" w:rsidRPr="005223F4" w14:paraId="5D2D0348" w14:textId="77777777" w:rsidTr="0026072E">
        <w:trPr>
          <w:trHeight w:val="332"/>
          <w:ins w:id="1991" w:author="mbeckerle" w:date="2013-01-20T12:43:00Z"/>
        </w:trPr>
        <w:tc>
          <w:tcPr>
            <w:tcW w:w="1043" w:type="pct"/>
            <w:vMerge/>
          </w:tcPr>
          <w:p w14:paraId="717A4720" w14:textId="77777777" w:rsidR="0026072E" w:rsidRPr="00240AC5" w:rsidRDefault="0026072E" w:rsidP="008637D7">
            <w:pPr>
              <w:pStyle w:val="NewTableFont"/>
              <w:rPr>
                <w:ins w:id="1992" w:author="mbeckerle" w:date="2013-01-20T12:43:00Z"/>
                <w:rStyle w:val="TableFont"/>
                <w:lang w:val="en-US"/>
              </w:rPr>
            </w:pPr>
          </w:p>
        </w:tc>
        <w:tc>
          <w:tcPr>
            <w:tcW w:w="1274" w:type="pct"/>
          </w:tcPr>
          <w:p w14:paraId="7B0783B8" w14:textId="77777777" w:rsidR="0026072E" w:rsidRPr="00240AC5" w:rsidRDefault="0026072E" w:rsidP="008637D7">
            <w:pPr>
              <w:pStyle w:val="NewTableFont"/>
              <w:rPr>
                <w:ins w:id="1993" w:author="mbeckerle" w:date="2013-01-20T12:43:00Z"/>
                <w:rStyle w:val="TableFont"/>
                <w:lang w:val="en-US"/>
              </w:rPr>
            </w:pPr>
            <w:ins w:id="1994" w:author="mbeckerle" w:date="2013-01-20T12:43:00Z">
              <w:r w:rsidRPr="00240AC5">
                <w:rPr>
                  <w:rStyle w:val="TableFont"/>
                  <w:lang w:val="en-US"/>
                </w:rPr>
                <w:t>simpleType</w:t>
              </w:r>
            </w:ins>
          </w:p>
        </w:tc>
        <w:tc>
          <w:tcPr>
            <w:tcW w:w="2683" w:type="pct"/>
          </w:tcPr>
          <w:p w14:paraId="6A5515AA" w14:textId="3AE0C2A1" w:rsidR="0026072E" w:rsidRPr="00240AC5" w:rsidRDefault="0026072E" w:rsidP="00240AC5">
            <w:pPr>
              <w:pStyle w:val="NewTableFont"/>
              <w:jc w:val="left"/>
              <w:rPr>
                <w:ins w:id="1995" w:author="mbeckerle" w:date="2013-01-20T12:43:00Z"/>
                <w:rStyle w:val="TableFont"/>
                <w:lang w:val="en-US"/>
              </w:rPr>
            </w:pPr>
            <w:ins w:id="1996" w:author="mbeckerle" w:date="2013-01-20T12:43:00Z">
              <w:r w:rsidRPr="00240AC5">
                <w:rPr>
                  <w:rStyle w:val="TableFont"/>
                  <w:lang w:val="en-US"/>
                </w:rPr>
                <w:t xml:space="preserve">Defines the physical data format properties of an xs:simpleType. See section </w:t>
              </w:r>
              <w:r w:rsidRPr="00240AC5">
                <w:rPr>
                  <w:rStyle w:val="TableFont"/>
                  <w:lang w:val="en-US"/>
                </w:rPr>
                <w:fldChar w:fldCharType="begin"/>
              </w:r>
              <w:r w:rsidRPr="00240AC5">
                <w:rPr>
                  <w:rStyle w:val="TableFont"/>
                  <w:lang w:val="en-US"/>
                </w:rPr>
                <w:instrText xml:space="preserve"> REF _Ref251074846 \r \h </w:instrText>
              </w:r>
            </w:ins>
            <w:r>
              <w:rPr>
                <w:rStyle w:val="TableFont"/>
                <w:lang w:val="en-US"/>
              </w:rPr>
              <w:instrText xml:space="preserve"> \* MERGEFORMAT </w:instrText>
            </w:r>
            <w:r w:rsidRPr="00240AC5">
              <w:rPr>
                <w:rStyle w:val="TableFont"/>
                <w:lang w:val="en-US"/>
              </w:rPr>
            </w:r>
            <w:ins w:id="1997" w:author="mbeckerle" w:date="2013-01-20T12:43:00Z">
              <w:r w:rsidRPr="00240AC5">
                <w:rPr>
                  <w:rStyle w:val="TableFont"/>
                  <w:lang w:val="en-US"/>
                </w:rPr>
                <w:fldChar w:fldCharType="separate"/>
              </w:r>
            </w:ins>
            <w:ins w:id="1998" w:author="mbeckerle" w:date="2013-07-10T14:53:00Z">
              <w:r w:rsidR="008B68D7">
                <w:rPr>
                  <w:rStyle w:val="TableFont"/>
                  <w:lang w:val="en-US"/>
                </w:rPr>
                <w:t>7.1.1</w:t>
              </w:r>
            </w:ins>
            <w:ins w:id="1999" w:author="mbeckerle" w:date="2013-01-20T12:43:00Z">
              <w:r w:rsidRPr="00240AC5">
                <w:rPr>
                  <w:rStyle w:val="TableFont"/>
                  <w:lang w:val="en-US"/>
                </w:rPr>
                <w:fldChar w:fldCharType="end"/>
              </w:r>
            </w:ins>
          </w:p>
        </w:tc>
      </w:tr>
      <w:tr w:rsidR="0026072E" w:rsidRPr="005223F4" w14:paraId="60D71702" w14:textId="77777777" w:rsidTr="0026072E">
        <w:trPr>
          <w:trHeight w:val="332"/>
          <w:ins w:id="2000" w:author="mbeckerle" w:date="2013-02-18T20:18:00Z"/>
        </w:trPr>
        <w:tc>
          <w:tcPr>
            <w:tcW w:w="1043" w:type="pct"/>
            <w:vMerge/>
          </w:tcPr>
          <w:p w14:paraId="78DED422" w14:textId="77777777" w:rsidR="0026072E" w:rsidRPr="00240AC5" w:rsidRDefault="0026072E" w:rsidP="008637D7">
            <w:pPr>
              <w:pStyle w:val="NewTableFont"/>
              <w:rPr>
                <w:ins w:id="2001" w:author="mbeckerle" w:date="2013-02-18T20:18:00Z"/>
                <w:rStyle w:val="TableFont"/>
                <w:lang w:val="en-US"/>
              </w:rPr>
            </w:pPr>
          </w:p>
        </w:tc>
        <w:tc>
          <w:tcPr>
            <w:tcW w:w="1274" w:type="pct"/>
          </w:tcPr>
          <w:p w14:paraId="177D0E52" w14:textId="1715DDC3" w:rsidR="0026072E" w:rsidRPr="00240AC5" w:rsidRDefault="0026072E" w:rsidP="008637D7">
            <w:pPr>
              <w:pStyle w:val="NewTableFont"/>
              <w:rPr>
                <w:ins w:id="2002" w:author="mbeckerle" w:date="2013-02-18T20:18:00Z"/>
                <w:rStyle w:val="TableFont"/>
                <w:lang w:val="en-US"/>
              </w:rPr>
            </w:pPr>
            <w:ins w:id="2003" w:author="mbeckerle" w:date="2013-02-18T20:19:00Z">
              <w:r w:rsidRPr="00240AC5">
                <w:rPr>
                  <w:rStyle w:val="TableFont"/>
                  <w:lang w:val="en-US"/>
                </w:rPr>
                <w:t>escapeScheme</w:t>
              </w:r>
            </w:ins>
          </w:p>
        </w:tc>
        <w:tc>
          <w:tcPr>
            <w:tcW w:w="2683" w:type="pct"/>
          </w:tcPr>
          <w:p w14:paraId="339B1DE8" w14:textId="5CF3B076" w:rsidR="0026072E" w:rsidRPr="00240AC5" w:rsidRDefault="0026072E" w:rsidP="00240AC5">
            <w:pPr>
              <w:pStyle w:val="NewTableFont"/>
              <w:jc w:val="left"/>
              <w:rPr>
                <w:ins w:id="2004" w:author="mbeckerle" w:date="2013-02-18T20:18:00Z"/>
                <w:rStyle w:val="TableFont"/>
                <w:lang w:val="en-US"/>
              </w:rPr>
            </w:pPr>
            <w:ins w:id="2005" w:author="mbeckerle" w:date="2013-02-18T20:19:00Z">
              <w:r w:rsidRPr="00240AC5">
                <w:rPr>
                  <w:rStyle w:val="TableFont"/>
                  <w:lang w:val="en-US"/>
                </w:rPr>
                <w:t xml:space="preserve">Defines the scheme by which quotation marks and escape characters can be specified. This is for use with delimited text formats. See section </w:t>
              </w:r>
              <w:r w:rsidRPr="00240AC5">
                <w:rPr>
                  <w:rStyle w:val="TableFont"/>
                  <w:lang w:val="en-US"/>
                </w:rPr>
                <w:fldChar w:fldCharType="begin"/>
              </w:r>
              <w:r w:rsidRPr="00240AC5">
                <w:rPr>
                  <w:rStyle w:val="TableFont"/>
                  <w:lang w:val="en-US"/>
                </w:rPr>
                <w:instrText xml:space="preserve"> REF _Ref220489733 \r \h </w:instrText>
              </w:r>
              <w:r>
                <w:rPr>
                  <w:rStyle w:val="TableFont"/>
                  <w:lang w:val="en-US"/>
                </w:rPr>
                <w:instrText xml:space="preserve"> \* MERGEFORMAT </w:instrText>
              </w:r>
            </w:ins>
            <w:r w:rsidRPr="00240AC5">
              <w:rPr>
                <w:rStyle w:val="TableFont"/>
                <w:lang w:val="en-US"/>
              </w:rPr>
            </w:r>
            <w:ins w:id="2006" w:author="mbeckerle" w:date="2013-02-18T20:19:00Z">
              <w:r w:rsidRPr="00240AC5">
                <w:rPr>
                  <w:rStyle w:val="TableFont"/>
                  <w:lang w:val="en-US"/>
                </w:rPr>
                <w:fldChar w:fldCharType="separate"/>
              </w:r>
            </w:ins>
            <w:ins w:id="2007" w:author="mbeckerle" w:date="2013-07-10T14:53:00Z">
              <w:r w:rsidR="008B68D7">
                <w:rPr>
                  <w:rStyle w:val="TableFont"/>
                  <w:lang w:val="en-US"/>
                </w:rPr>
                <w:t>7.6</w:t>
              </w:r>
            </w:ins>
            <w:ins w:id="2008" w:author="mbeckerle" w:date="2013-02-18T20:19:00Z">
              <w:r w:rsidRPr="00240AC5">
                <w:rPr>
                  <w:rStyle w:val="TableFont"/>
                  <w:lang w:val="en-US"/>
                </w:rPr>
                <w:fldChar w:fldCharType="end"/>
              </w:r>
              <w:r w:rsidRPr="00240AC5">
                <w:rPr>
                  <w:rStyle w:val="TableFont"/>
                  <w:lang w:val="en-US"/>
                </w:rPr>
                <w:t xml:space="preserve"> </w:t>
              </w:r>
              <w:r>
                <w:rPr>
                  <w:rStyle w:val="CommentReference"/>
                  <w:lang w:val="en-US" w:eastAsia="en-US"/>
                </w:rPr>
                <w:commentReference w:id="2009"/>
              </w:r>
            </w:ins>
          </w:p>
        </w:tc>
      </w:tr>
      <w:tr w:rsidR="00755570" w:rsidRPr="005223F4" w14:paraId="5F8B9C24" w14:textId="77777777" w:rsidTr="0026072E">
        <w:trPr>
          <w:trHeight w:val="1223"/>
        </w:trPr>
        <w:tc>
          <w:tcPr>
            <w:tcW w:w="1043" w:type="pct"/>
            <w:vMerge w:val="restart"/>
            <w:vAlign w:val="center"/>
          </w:tcPr>
          <w:p w14:paraId="063FF20E" w14:textId="4FCF5AA8" w:rsidR="00755570" w:rsidRDefault="00755570" w:rsidP="00B03EAB">
            <w:pPr>
              <w:pStyle w:val="NewTableFont"/>
              <w:jc w:val="center"/>
              <w:rPr>
                <w:rStyle w:val="TableFont"/>
                <w:lang w:val="en-US" w:eastAsia="en-US"/>
              </w:rPr>
            </w:pPr>
            <w:ins w:id="2010" w:author="mbeckerle" w:date="2013-01-20T12:46:00Z">
              <w:r>
                <w:rPr>
                  <w:rStyle w:val="TableFont"/>
                  <w:lang w:val="en-US"/>
                </w:rPr>
                <w:t>Statement Annotation</w:t>
              </w:r>
            </w:ins>
          </w:p>
        </w:tc>
        <w:tc>
          <w:tcPr>
            <w:tcW w:w="1274" w:type="pct"/>
          </w:tcPr>
          <w:p w14:paraId="043801B9" w14:textId="3E1C95AB" w:rsidR="00755570" w:rsidRPr="00240AC5" w:rsidRDefault="00755570" w:rsidP="008637D7">
            <w:pPr>
              <w:pStyle w:val="NewTableFont"/>
              <w:rPr>
                <w:rStyle w:val="TableFont"/>
                <w:lang w:val="en-US"/>
              </w:rPr>
            </w:pPr>
            <w:ins w:id="2011" w:author="Steve Hanson" w:date="2012-08-06T11:39:00Z">
              <w:r>
                <w:rPr>
                  <w:rStyle w:val="TableFont"/>
                  <w:lang w:val="en-US"/>
                </w:rPr>
                <w:t>a</w:t>
              </w:r>
            </w:ins>
            <w:r w:rsidRPr="00240AC5">
              <w:rPr>
                <w:rStyle w:val="TableFont"/>
                <w:lang w:val="en-US"/>
              </w:rPr>
              <w:t>ssert</w:t>
            </w:r>
          </w:p>
        </w:tc>
        <w:tc>
          <w:tcPr>
            <w:tcW w:w="2683" w:type="pct"/>
          </w:tcPr>
          <w:p w14:paraId="73A6C2C9" w14:textId="3B13B39A" w:rsidR="00755570" w:rsidRPr="00240AC5" w:rsidRDefault="00755570" w:rsidP="00240AC5">
            <w:pPr>
              <w:pStyle w:val="NewTableFont"/>
              <w:jc w:val="left"/>
              <w:rPr>
                <w:rStyle w:val="TableFont"/>
                <w:lang w:val="en-US"/>
              </w:rPr>
            </w:pPr>
            <w:r w:rsidRPr="00240AC5">
              <w:rPr>
                <w:rStyle w:val="TableFont"/>
                <w:lang w:val="en-US"/>
              </w:rPr>
              <w:t xml:space="preserve">Defines a test to be used to ensure the data are well formed. Assert is used only when parsing data. See section </w:t>
            </w:r>
            <w:r w:rsidRPr="00240AC5">
              <w:rPr>
                <w:rStyle w:val="TableFont"/>
                <w:lang w:val="en-US"/>
              </w:rPr>
              <w:fldChar w:fldCharType="begin"/>
            </w:r>
            <w:r w:rsidRPr="00240AC5">
              <w:rPr>
                <w:rStyle w:val="TableFont"/>
                <w:lang w:val="en-US"/>
              </w:rPr>
              <w:instrText xml:space="preserve"> REF _Ref251072473 \r \h </w:instrText>
            </w:r>
            <w:r>
              <w:rPr>
                <w:rStyle w:val="TableFont"/>
                <w:lang w:val="en-US"/>
              </w:rPr>
              <w:instrText xml:space="preserve"> \* MERGEFORMAT </w:instrText>
            </w:r>
            <w:r w:rsidRPr="00240AC5">
              <w:rPr>
                <w:rStyle w:val="TableFont"/>
                <w:lang w:val="en-US"/>
              </w:rPr>
            </w:r>
            <w:r w:rsidRPr="00240AC5">
              <w:rPr>
                <w:rStyle w:val="TableFont"/>
                <w:lang w:val="en-US"/>
              </w:rPr>
              <w:fldChar w:fldCharType="separate"/>
            </w:r>
            <w:ins w:id="2012" w:author="mbeckerle" w:date="2013-07-10T14:53:00Z">
              <w:r w:rsidR="008B68D7">
                <w:rPr>
                  <w:rStyle w:val="TableFont"/>
                  <w:lang w:val="en-US"/>
                </w:rPr>
                <w:t>7.3</w:t>
              </w:r>
            </w:ins>
            <w:del w:id="2013" w:author="mbeckerle" w:date="2013-07-10T14:51:00Z">
              <w:r w:rsidRPr="00240AC5" w:rsidDel="00D9274F">
                <w:rPr>
                  <w:rStyle w:val="TableFont"/>
                  <w:cs/>
                  <w:lang w:val="en-US"/>
                </w:rPr>
                <w:delText>‎</w:delText>
              </w:r>
              <w:r w:rsidRPr="00240AC5" w:rsidDel="00D9274F">
                <w:rPr>
                  <w:rStyle w:val="TableFont"/>
                  <w:lang w:val="en-US"/>
                </w:rPr>
                <w:delText>7.3</w:delText>
              </w:r>
            </w:del>
            <w:r w:rsidRPr="00240AC5">
              <w:rPr>
                <w:rStyle w:val="TableFont"/>
                <w:lang w:val="en-US"/>
              </w:rPr>
              <w:fldChar w:fldCharType="end"/>
            </w:r>
            <w:r w:rsidRPr="00240AC5">
              <w:rPr>
                <w:rStyle w:val="TableFont"/>
                <w:lang w:val="en-US"/>
              </w:rPr>
              <w:t xml:space="preserve"> </w:t>
            </w:r>
          </w:p>
        </w:tc>
      </w:tr>
      <w:tr w:rsidR="00755570" w:rsidRPr="005223F4" w14:paraId="44861AB9" w14:textId="77777777" w:rsidTr="0026072E">
        <w:trPr>
          <w:trHeight w:val="465"/>
        </w:trPr>
        <w:tc>
          <w:tcPr>
            <w:tcW w:w="1043" w:type="pct"/>
            <w:vMerge/>
          </w:tcPr>
          <w:p w14:paraId="7AD95624" w14:textId="77777777" w:rsidR="00755570" w:rsidRDefault="00755570" w:rsidP="001A6B78">
            <w:pPr>
              <w:pStyle w:val="NewTableFont"/>
              <w:rPr>
                <w:rStyle w:val="TableFont"/>
                <w:lang w:val="en-US"/>
              </w:rPr>
            </w:pPr>
          </w:p>
        </w:tc>
        <w:tc>
          <w:tcPr>
            <w:tcW w:w="1274" w:type="pct"/>
          </w:tcPr>
          <w:p w14:paraId="70ABC507" w14:textId="6CEFBAD9" w:rsidR="00755570" w:rsidRPr="00240AC5" w:rsidRDefault="00755570" w:rsidP="001A6B78">
            <w:pPr>
              <w:pStyle w:val="NewTableFont"/>
              <w:rPr>
                <w:rStyle w:val="TableFont"/>
                <w:lang w:val="en-US"/>
              </w:rPr>
            </w:pPr>
            <w:ins w:id="2014" w:author="Steve Hanson" w:date="2012-08-06T11:39:00Z">
              <w:r>
                <w:rPr>
                  <w:rStyle w:val="TableFont"/>
                  <w:lang w:val="en-US"/>
                </w:rPr>
                <w:t>d</w:t>
              </w:r>
            </w:ins>
            <w:r w:rsidRPr="00240AC5">
              <w:rPr>
                <w:rStyle w:val="TableFont"/>
                <w:lang w:val="en-US"/>
              </w:rPr>
              <w:t>iscriminator</w:t>
            </w:r>
          </w:p>
        </w:tc>
        <w:tc>
          <w:tcPr>
            <w:tcW w:w="2683" w:type="pct"/>
          </w:tcPr>
          <w:p w14:paraId="08B28ADE" w14:textId="0EB54D58" w:rsidR="00755570" w:rsidRPr="00240AC5" w:rsidRDefault="00755570" w:rsidP="00240AC5">
            <w:pPr>
              <w:pStyle w:val="NewTableFont"/>
              <w:jc w:val="left"/>
              <w:rPr>
                <w:rStyle w:val="TableFont"/>
                <w:lang w:val="en-US"/>
              </w:rPr>
            </w:pPr>
            <w:r w:rsidRPr="00240AC5">
              <w:rPr>
                <w:rStyle w:val="TableFont"/>
                <w:lang w:val="en-US"/>
              </w:rPr>
              <w:t xml:space="preserve">Defines a test to be used when resolving a point of </w:t>
            </w:r>
            <w:r w:rsidRPr="00240AC5" w:rsidDel="000763BD">
              <w:rPr>
                <w:rStyle w:val="TableFont"/>
                <w:lang w:val="en-US"/>
              </w:rPr>
              <w:t>uncertaint</w:t>
            </w:r>
            <w:r w:rsidRPr="00240AC5">
              <w:rPr>
                <w:rStyle w:val="TableFont"/>
                <w:lang w:val="en-US"/>
              </w:rPr>
              <w:t>y</w:t>
            </w:r>
            <w:r w:rsidRPr="00240AC5" w:rsidDel="000763BD">
              <w:rPr>
                <w:rStyle w:val="TableFont"/>
                <w:lang w:val="en-US"/>
              </w:rPr>
              <w:t xml:space="preserve"> such as choice branches</w:t>
            </w:r>
            <w:ins w:id="2015" w:author="mbeckerle" w:date="2013-01-28T12:23:00Z">
              <w:r w:rsidR="00F2061E">
                <w:rPr>
                  <w:rStyle w:val="TableFont"/>
                  <w:lang w:val="en-US"/>
                </w:rPr>
                <w:t>,</w:t>
              </w:r>
            </w:ins>
            <w:del w:id="2016" w:author="mbeckerle" w:date="2013-01-28T12:23:00Z">
              <w:r w:rsidRPr="00240AC5" w:rsidDel="00F2061E">
                <w:rPr>
                  <w:rStyle w:val="TableFont"/>
                  <w:lang w:val="en-US"/>
                </w:rPr>
                <w:delText xml:space="preserve"> or</w:delText>
              </w:r>
            </w:del>
            <w:r w:rsidRPr="00240AC5">
              <w:rPr>
                <w:rStyle w:val="TableFont"/>
                <w:lang w:val="en-US"/>
              </w:rPr>
              <w:t xml:space="preserve"> optional elements</w:t>
            </w:r>
            <w:ins w:id="2017" w:author="mbeckerle" w:date="2013-01-28T12:23:00Z">
              <w:r w:rsidR="00F2061E">
                <w:rPr>
                  <w:rStyle w:val="TableFont"/>
                  <w:lang w:val="en-US"/>
                </w:rPr>
                <w:t>, or variable array elements</w:t>
              </w:r>
            </w:ins>
            <w:r w:rsidRPr="00240AC5">
              <w:rPr>
                <w:rStyle w:val="TableFont"/>
                <w:lang w:val="en-US"/>
              </w:rPr>
              <w:t xml:space="preserve">. A dfdl:discriminator is used only when parsing data to resolve the point of uncertainty to one of the alternatives. See section </w:t>
            </w:r>
            <w:r w:rsidRPr="00240AC5">
              <w:rPr>
                <w:rStyle w:val="TableFont"/>
                <w:lang w:val="en-US"/>
              </w:rPr>
              <w:fldChar w:fldCharType="begin"/>
            </w:r>
            <w:r w:rsidRPr="00240AC5">
              <w:rPr>
                <w:rStyle w:val="TableFont"/>
                <w:lang w:val="en-US"/>
              </w:rPr>
              <w:instrText xml:space="preserve"> REF _Ref251074211 \r \h </w:instrText>
            </w:r>
            <w:r w:rsidR="00005DA5">
              <w:rPr>
                <w:rStyle w:val="TableFont"/>
                <w:lang w:val="en-US"/>
              </w:rPr>
              <w:instrText xml:space="preserve"> \* MERGEFORMAT </w:instrText>
            </w:r>
            <w:r w:rsidRPr="00240AC5">
              <w:rPr>
                <w:rStyle w:val="TableFont"/>
                <w:lang w:val="en-US"/>
              </w:rPr>
            </w:r>
            <w:r w:rsidRPr="00240AC5">
              <w:rPr>
                <w:rStyle w:val="TableFont"/>
                <w:lang w:val="en-US"/>
              </w:rPr>
              <w:fldChar w:fldCharType="separate"/>
            </w:r>
            <w:ins w:id="2018" w:author="mbeckerle" w:date="2013-07-10T14:53:00Z">
              <w:r w:rsidR="008B68D7">
                <w:rPr>
                  <w:rStyle w:val="TableFont"/>
                  <w:lang w:val="en-US"/>
                </w:rPr>
                <w:t>7.4</w:t>
              </w:r>
            </w:ins>
            <w:del w:id="2019" w:author="mbeckerle" w:date="2013-07-10T14:51:00Z">
              <w:r w:rsidRPr="00240AC5" w:rsidDel="00D9274F">
                <w:rPr>
                  <w:rStyle w:val="TableFont"/>
                  <w:cs/>
                  <w:lang w:val="en-US"/>
                </w:rPr>
                <w:delText>‎</w:delText>
              </w:r>
              <w:r w:rsidRPr="00240AC5" w:rsidDel="00D9274F">
                <w:rPr>
                  <w:rStyle w:val="TableFont"/>
                  <w:lang w:val="en-US"/>
                </w:rPr>
                <w:delText>7.4</w:delText>
              </w:r>
            </w:del>
            <w:r w:rsidRPr="00240AC5">
              <w:rPr>
                <w:rStyle w:val="TableFont"/>
                <w:lang w:val="en-US"/>
              </w:rPr>
              <w:fldChar w:fldCharType="end"/>
            </w:r>
            <w:r w:rsidRPr="00240AC5">
              <w:rPr>
                <w:rStyle w:val="TableFont"/>
                <w:lang w:val="en-US"/>
              </w:rPr>
              <w:t xml:space="preserve"> </w:t>
            </w:r>
          </w:p>
        </w:tc>
      </w:tr>
      <w:tr w:rsidR="00755570" w:rsidRPr="005223F4" w14:paraId="0022B125" w14:textId="77777777" w:rsidTr="0026072E">
        <w:trPr>
          <w:trHeight w:val="332"/>
          <w:ins w:id="2020" w:author="mbeckerle" w:date="2013-01-20T12:43:00Z"/>
        </w:trPr>
        <w:tc>
          <w:tcPr>
            <w:tcW w:w="1043" w:type="pct"/>
            <w:vMerge/>
          </w:tcPr>
          <w:p w14:paraId="681D9231" w14:textId="77777777" w:rsidR="00755570" w:rsidRPr="00240AC5" w:rsidRDefault="00755570" w:rsidP="008637D7">
            <w:pPr>
              <w:pStyle w:val="NewTableFont"/>
              <w:rPr>
                <w:ins w:id="2021" w:author="mbeckerle" w:date="2013-01-20T12:43:00Z"/>
                <w:lang w:val="en-US"/>
              </w:rPr>
            </w:pPr>
          </w:p>
        </w:tc>
        <w:tc>
          <w:tcPr>
            <w:tcW w:w="1274" w:type="pct"/>
          </w:tcPr>
          <w:p w14:paraId="517E3E09" w14:textId="77777777" w:rsidR="00755570" w:rsidRPr="00755570" w:rsidRDefault="00755570" w:rsidP="008637D7">
            <w:pPr>
              <w:pStyle w:val="NewTableFont"/>
              <w:rPr>
                <w:rStyle w:val="TableFont"/>
                <w:lang w:val="en-US"/>
              </w:rPr>
            </w:pPr>
            <w:r w:rsidRPr="00755570">
              <w:rPr>
                <w:lang w:val="en-US"/>
              </w:rPr>
              <w:t>newVariableInstance</w:t>
            </w:r>
          </w:p>
        </w:tc>
        <w:tc>
          <w:tcPr>
            <w:tcW w:w="2683" w:type="pct"/>
          </w:tcPr>
          <w:p w14:paraId="731ED01C" w14:textId="61B3FFE8" w:rsidR="00755570" w:rsidRPr="00755570" w:rsidRDefault="00755570" w:rsidP="00240AC5">
            <w:pPr>
              <w:pStyle w:val="NewTableFont"/>
              <w:jc w:val="left"/>
              <w:rPr>
                <w:rStyle w:val="TableFont"/>
                <w:lang w:val="en-US"/>
              </w:rPr>
            </w:pPr>
            <w:r w:rsidRPr="00755570">
              <w:rPr>
                <w:rStyle w:val="TableFont"/>
                <w:lang w:val="en-US"/>
              </w:rPr>
              <w:t xml:space="preserve">Creates a new instance of a variable. See section </w:t>
            </w:r>
            <w:r w:rsidRPr="00755570">
              <w:rPr>
                <w:rStyle w:val="TableFont"/>
                <w:lang w:val="en-US"/>
              </w:rPr>
              <w:fldChar w:fldCharType="begin"/>
            </w:r>
            <w:r w:rsidRPr="00755570">
              <w:rPr>
                <w:rStyle w:val="TableFont"/>
                <w:lang w:val="en-US"/>
              </w:rPr>
              <w:instrText xml:space="preserve"> REF _Ref255466447 \r \h </w:instrText>
            </w:r>
            <w:r w:rsidR="00005DA5">
              <w:rPr>
                <w:rStyle w:val="TableFont"/>
                <w:lang w:val="en-US"/>
              </w:rPr>
              <w:instrText xml:space="preserve"> \* MERGEFORMAT </w:instrText>
            </w:r>
            <w:r w:rsidRPr="00755570">
              <w:rPr>
                <w:rStyle w:val="TableFont"/>
                <w:lang w:val="en-US"/>
              </w:rPr>
            </w:r>
            <w:r w:rsidRPr="00755570">
              <w:rPr>
                <w:rStyle w:val="TableFont"/>
                <w:lang w:val="en-US"/>
              </w:rPr>
              <w:fldChar w:fldCharType="separate"/>
            </w:r>
            <w:ins w:id="2022" w:author="mbeckerle" w:date="2013-07-10T14:53:00Z">
              <w:r w:rsidR="008B68D7">
                <w:rPr>
                  <w:rStyle w:val="TableFont"/>
                  <w:lang w:val="en-US"/>
                </w:rPr>
                <w:t>7.8</w:t>
              </w:r>
            </w:ins>
            <w:del w:id="2023" w:author="mbeckerle" w:date="2013-07-10T14:51:00Z">
              <w:r w:rsidRPr="00755570" w:rsidDel="00D9274F">
                <w:rPr>
                  <w:rStyle w:val="TableFont"/>
                  <w:cs/>
                  <w:lang w:val="en-US"/>
                </w:rPr>
                <w:delText>‎</w:delText>
              </w:r>
              <w:r w:rsidRPr="00755570" w:rsidDel="00D9274F">
                <w:rPr>
                  <w:rStyle w:val="TableFont"/>
                  <w:lang w:val="en-US"/>
                </w:rPr>
                <w:delText>7.8</w:delText>
              </w:r>
            </w:del>
            <w:r w:rsidRPr="00755570">
              <w:rPr>
                <w:rStyle w:val="TableFont"/>
                <w:lang w:val="en-US"/>
              </w:rPr>
              <w:fldChar w:fldCharType="end"/>
            </w:r>
          </w:p>
        </w:tc>
      </w:tr>
      <w:tr w:rsidR="00755570" w:rsidRPr="005223F4" w14:paraId="109097A8" w14:textId="77777777" w:rsidTr="0026072E">
        <w:trPr>
          <w:trHeight w:val="332"/>
          <w:ins w:id="2024" w:author="mbeckerle" w:date="2013-01-20T12:43:00Z"/>
        </w:trPr>
        <w:tc>
          <w:tcPr>
            <w:tcW w:w="1043" w:type="pct"/>
            <w:vMerge/>
          </w:tcPr>
          <w:p w14:paraId="6AD289A9" w14:textId="77777777" w:rsidR="00755570" w:rsidRPr="00240AC5" w:rsidRDefault="00755570" w:rsidP="008637D7">
            <w:pPr>
              <w:pStyle w:val="NewTableFont"/>
              <w:rPr>
                <w:ins w:id="2025" w:author="mbeckerle" w:date="2013-01-20T12:43:00Z"/>
                <w:rStyle w:val="TableFont"/>
                <w:lang w:val="en-US"/>
              </w:rPr>
            </w:pPr>
          </w:p>
        </w:tc>
        <w:tc>
          <w:tcPr>
            <w:tcW w:w="1274" w:type="pct"/>
          </w:tcPr>
          <w:p w14:paraId="29F7FD40" w14:textId="77777777" w:rsidR="00755570" w:rsidRPr="00755570" w:rsidRDefault="00755570" w:rsidP="008637D7">
            <w:pPr>
              <w:pStyle w:val="NewTableFont"/>
              <w:rPr>
                <w:ins w:id="2026" w:author="mbeckerle" w:date="2013-01-20T12:43:00Z"/>
                <w:rStyle w:val="TableFont"/>
                <w:lang w:val="en-US"/>
              </w:rPr>
            </w:pPr>
            <w:ins w:id="2027" w:author="mbeckerle" w:date="2013-01-20T12:43:00Z">
              <w:r w:rsidRPr="00755570">
                <w:rPr>
                  <w:rStyle w:val="TableFont"/>
                  <w:lang w:val="en-US"/>
                </w:rPr>
                <w:t>setVariable</w:t>
              </w:r>
            </w:ins>
          </w:p>
        </w:tc>
        <w:tc>
          <w:tcPr>
            <w:tcW w:w="2683" w:type="pct"/>
          </w:tcPr>
          <w:p w14:paraId="29BB469C" w14:textId="481F5204" w:rsidR="00755570" w:rsidRPr="00755570" w:rsidRDefault="00755570" w:rsidP="00240AC5">
            <w:pPr>
              <w:pStyle w:val="NewTableFont"/>
              <w:jc w:val="left"/>
              <w:rPr>
                <w:ins w:id="2028" w:author="mbeckerle" w:date="2013-01-20T12:43:00Z"/>
                <w:rStyle w:val="TableFont"/>
                <w:lang w:val="en-US"/>
              </w:rPr>
            </w:pPr>
            <w:ins w:id="2029" w:author="mbeckerle" w:date="2013-01-20T12:43:00Z">
              <w:r w:rsidRPr="00755570">
                <w:rPr>
                  <w:rStyle w:val="TableFont"/>
                  <w:lang w:val="en-US"/>
                </w:rPr>
                <w:t xml:space="preserve">Sets the value of a variable whose declaration is in scope See section </w:t>
              </w:r>
              <w:r w:rsidRPr="00755570">
                <w:rPr>
                  <w:rStyle w:val="TableFont"/>
                  <w:lang w:val="en-US"/>
                </w:rPr>
                <w:fldChar w:fldCharType="begin"/>
              </w:r>
              <w:r w:rsidRPr="00755570">
                <w:rPr>
                  <w:rStyle w:val="TableFont"/>
                  <w:lang w:val="en-US"/>
                </w:rPr>
                <w:instrText xml:space="preserve"> REF _Ref251074807 \r \h </w:instrText>
              </w:r>
            </w:ins>
            <w:r>
              <w:rPr>
                <w:rStyle w:val="TableFont"/>
                <w:lang w:val="en-US"/>
              </w:rPr>
              <w:instrText xml:space="preserve"> \* MERGEFORMAT </w:instrText>
            </w:r>
            <w:r w:rsidRPr="00755570">
              <w:rPr>
                <w:rStyle w:val="TableFont"/>
                <w:lang w:val="en-US"/>
              </w:rPr>
            </w:r>
            <w:ins w:id="2030" w:author="mbeckerle" w:date="2013-01-20T12:43:00Z">
              <w:r w:rsidRPr="00755570">
                <w:rPr>
                  <w:rStyle w:val="TableFont"/>
                  <w:lang w:val="en-US"/>
                </w:rPr>
                <w:fldChar w:fldCharType="separate"/>
              </w:r>
            </w:ins>
            <w:ins w:id="2031" w:author="mbeckerle" w:date="2013-07-10T14:53:00Z">
              <w:r w:rsidR="008B68D7">
                <w:rPr>
                  <w:rStyle w:val="TableFont"/>
                  <w:lang w:val="en-US"/>
                </w:rPr>
                <w:t>7.9</w:t>
              </w:r>
            </w:ins>
            <w:ins w:id="2032" w:author="mbeckerle" w:date="2013-01-20T12:43:00Z">
              <w:r w:rsidRPr="00755570">
                <w:rPr>
                  <w:rStyle w:val="TableFont"/>
                  <w:lang w:val="en-US"/>
                </w:rPr>
                <w:fldChar w:fldCharType="end"/>
              </w:r>
            </w:ins>
          </w:p>
        </w:tc>
      </w:tr>
      <w:tr w:rsidR="00755570" w:rsidRPr="005223F4" w14:paraId="13F73FDA" w14:textId="77777777" w:rsidTr="0026072E">
        <w:trPr>
          <w:trHeight w:val="465"/>
        </w:trPr>
        <w:tc>
          <w:tcPr>
            <w:tcW w:w="1043" w:type="pct"/>
            <w:vMerge w:val="restart"/>
            <w:vAlign w:val="center"/>
          </w:tcPr>
          <w:p w14:paraId="403443E7" w14:textId="5DB07E6B" w:rsidR="00755570" w:rsidRPr="00240AC5" w:rsidRDefault="00755570" w:rsidP="00005DA5">
            <w:pPr>
              <w:pStyle w:val="NewTableFont"/>
              <w:jc w:val="center"/>
              <w:rPr>
                <w:rStyle w:val="TableFont"/>
                <w:lang w:val="en-US"/>
              </w:rPr>
            </w:pPr>
            <w:ins w:id="2033" w:author="mbeckerle" w:date="2013-01-20T12:47:00Z">
              <w:r>
                <w:rPr>
                  <w:rStyle w:val="TableFont"/>
                  <w:lang w:val="en-US"/>
                </w:rPr>
                <w:t>Defining Annotation</w:t>
              </w:r>
            </w:ins>
          </w:p>
        </w:tc>
        <w:tc>
          <w:tcPr>
            <w:tcW w:w="1274" w:type="pct"/>
          </w:tcPr>
          <w:p w14:paraId="67BC0E43" w14:textId="7ECAABF8" w:rsidR="00755570" w:rsidRPr="00240AC5" w:rsidRDefault="00755570" w:rsidP="008637D7">
            <w:pPr>
              <w:pStyle w:val="NewTableFont"/>
              <w:rPr>
                <w:rStyle w:val="TableFont"/>
                <w:lang w:val="en-US"/>
              </w:rPr>
            </w:pPr>
            <w:r w:rsidRPr="00240AC5">
              <w:rPr>
                <w:rStyle w:val="TableFont"/>
                <w:lang w:val="en-US"/>
              </w:rPr>
              <w:t>defineEscapeScheme</w:t>
            </w:r>
          </w:p>
        </w:tc>
        <w:tc>
          <w:tcPr>
            <w:tcW w:w="2683" w:type="pct"/>
          </w:tcPr>
          <w:p w14:paraId="347BFF20" w14:textId="1A9D97E9" w:rsidR="00755570" w:rsidRPr="00240AC5" w:rsidRDefault="00755570" w:rsidP="00240AC5">
            <w:pPr>
              <w:pStyle w:val="NewTableFont"/>
              <w:jc w:val="left"/>
              <w:rPr>
                <w:rStyle w:val="TableFont"/>
                <w:lang w:val="en-US"/>
              </w:rPr>
            </w:pPr>
            <w:r w:rsidRPr="00240AC5">
              <w:rPr>
                <w:rStyle w:val="TableFont"/>
                <w:lang w:val="en-US"/>
              </w:rPr>
              <w:t xml:space="preserve">Defines a named, reusable escapeScheme See section </w:t>
            </w:r>
            <w:r w:rsidRPr="00240AC5">
              <w:rPr>
                <w:rStyle w:val="TableFont"/>
                <w:lang w:val="en-US"/>
              </w:rPr>
              <w:fldChar w:fldCharType="begin"/>
            </w:r>
            <w:r w:rsidRPr="00240AC5">
              <w:rPr>
                <w:rStyle w:val="TableFont"/>
                <w:lang w:val="en-US"/>
              </w:rPr>
              <w:instrText xml:space="preserve"> REF _Ref251074286 \r \h </w:instrText>
            </w:r>
            <w:r>
              <w:rPr>
                <w:rStyle w:val="TableFont"/>
                <w:lang w:val="en-US"/>
              </w:rPr>
              <w:instrText xml:space="preserve"> \* MERGEFORMAT </w:instrText>
            </w:r>
            <w:r w:rsidRPr="00240AC5">
              <w:rPr>
                <w:rStyle w:val="TableFont"/>
                <w:lang w:val="en-US"/>
              </w:rPr>
            </w:r>
            <w:r w:rsidRPr="00240AC5">
              <w:rPr>
                <w:rStyle w:val="TableFont"/>
                <w:lang w:val="en-US"/>
              </w:rPr>
              <w:fldChar w:fldCharType="separate"/>
            </w:r>
            <w:ins w:id="2034" w:author="mbeckerle" w:date="2013-07-10T14:53:00Z">
              <w:r w:rsidR="008B68D7">
                <w:rPr>
                  <w:rStyle w:val="TableFont"/>
                  <w:lang w:val="en-US"/>
                </w:rPr>
                <w:t>7.5</w:t>
              </w:r>
            </w:ins>
            <w:del w:id="2035" w:author="mbeckerle" w:date="2013-07-10T14:51:00Z">
              <w:r w:rsidRPr="00240AC5" w:rsidDel="00D9274F">
                <w:rPr>
                  <w:rStyle w:val="TableFont"/>
                  <w:cs/>
                  <w:lang w:val="en-US"/>
                </w:rPr>
                <w:delText>‎</w:delText>
              </w:r>
              <w:r w:rsidRPr="00240AC5" w:rsidDel="00D9274F">
                <w:rPr>
                  <w:rStyle w:val="TableFont"/>
                  <w:lang w:val="en-US"/>
                </w:rPr>
                <w:delText>7.5</w:delText>
              </w:r>
            </w:del>
            <w:r w:rsidRPr="00240AC5">
              <w:rPr>
                <w:rStyle w:val="TableFont"/>
                <w:lang w:val="en-US"/>
              </w:rPr>
              <w:fldChar w:fldCharType="end"/>
            </w:r>
            <w:r w:rsidRPr="00240AC5">
              <w:rPr>
                <w:rStyle w:val="TableFont"/>
                <w:lang w:val="en-US"/>
              </w:rPr>
              <w:t xml:space="preserve"> </w:t>
            </w:r>
          </w:p>
        </w:tc>
      </w:tr>
      <w:tr w:rsidR="00755570" w:rsidRPr="005223F4" w14:paraId="3D6B969B" w14:textId="77777777" w:rsidTr="0026072E">
        <w:trPr>
          <w:trHeight w:val="350"/>
        </w:trPr>
        <w:tc>
          <w:tcPr>
            <w:tcW w:w="1043" w:type="pct"/>
            <w:vMerge/>
          </w:tcPr>
          <w:p w14:paraId="00E84D4B" w14:textId="77777777" w:rsidR="00755570" w:rsidRPr="00240AC5" w:rsidRDefault="00755570" w:rsidP="008637D7">
            <w:pPr>
              <w:pStyle w:val="NewTableFont"/>
              <w:rPr>
                <w:rStyle w:val="TableFont"/>
                <w:lang w:val="en-US"/>
              </w:rPr>
            </w:pPr>
          </w:p>
        </w:tc>
        <w:tc>
          <w:tcPr>
            <w:tcW w:w="1274" w:type="pct"/>
          </w:tcPr>
          <w:p w14:paraId="0F593DC7" w14:textId="301DC3AB" w:rsidR="00755570" w:rsidRPr="00240AC5" w:rsidRDefault="00755570" w:rsidP="008637D7">
            <w:pPr>
              <w:pStyle w:val="NewTableFont"/>
              <w:rPr>
                <w:rStyle w:val="TableFont"/>
                <w:lang w:val="en-US"/>
              </w:rPr>
            </w:pPr>
            <w:r w:rsidRPr="00240AC5">
              <w:rPr>
                <w:rStyle w:val="TableFont"/>
                <w:lang w:val="en-US"/>
              </w:rPr>
              <w:t>defineFormat</w:t>
            </w:r>
          </w:p>
        </w:tc>
        <w:tc>
          <w:tcPr>
            <w:tcW w:w="2683" w:type="pct"/>
          </w:tcPr>
          <w:p w14:paraId="6DA3BBE1" w14:textId="516D593F" w:rsidR="00755570" w:rsidRPr="00240AC5" w:rsidRDefault="00755570" w:rsidP="00240AC5">
            <w:pPr>
              <w:pStyle w:val="NewTableFont"/>
              <w:jc w:val="left"/>
              <w:rPr>
                <w:rStyle w:val="TableFont"/>
                <w:lang w:val="en-US"/>
              </w:rPr>
            </w:pPr>
            <w:r w:rsidRPr="00240AC5">
              <w:rPr>
                <w:rStyle w:val="TableFont"/>
                <w:lang w:val="en-US"/>
              </w:rPr>
              <w:t xml:space="preserve">Defines a reusable data format by collecting together other annotations and associating them with a name that can be referenced from elsewhere. See section </w:t>
            </w:r>
            <w:r w:rsidRPr="00240AC5">
              <w:rPr>
                <w:rStyle w:val="TableFont"/>
                <w:lang w:val="en-US"/>
              </w:rPr>
              <w:fldChar w:fldCharType="begin"/>
            </w:r>
            <w:r w:rsidRPr="00240AC5">
              <w:rPr>
                <w:rStyle w:val="TableFont"/>
                <w:lang w:val="en-US"/>
              </w:rPr>
              <w:instrText xml:space="preserve"> REF _Ref251074304 \r \h </w:instrText>
            </w:r>
            <w:r w:rsidR="00005DA5">
              <w:rPr>
                <w:rStyle w:val="TableFont"/>
                <w:lang w:val="en-US"/>
              </w:rPr>
              <w:instrText xml:space="preserve"> \* MERGEFORMAT </w:instrText>
            </w:r>
            <w:r w:rsidRPr="00240AC5">
              <w:rPr>
                <w:rStyle w:val="TableFont"/>
                <w:lang w:val="en-US"/>
              </w:rPr>
            </w:r>
            <w:r w:rsidRPr="00240AC5">
              <w:rPr>
                <w:rStyle w:val="TableFont"/>
                <w:lang w:val="en-US"/>
              </w:rPr>
              <w:fldChar w:fldCharType="separate"/>
            </w:r>
            <w:ins w:id="2036" w:author="mbeckerle" w:date="2013-07-10T14:53:00Z">
              <w:r w:rsidR="008B68D7">
                <w:rPr>
                  <w:rStyle w:val="TableFont"/>
                  <w:lang w:val="en-US"/>
                </w:rPr>
                <w:t>7.2</w:t>
              </w:r>
            </w:ins>
            <w:del w:id="2037" w:author="mbeckerle" w:date="2013-07-10T14:51:00Z">
              <w:r w:rsidRPr="00240AC5" w:rsidDel="00D9274F">
                <w:rPr>
                  <w:rStyle w:val="TableFont"/>
                  <w:cs/>
                  <w:lang w:val="en-US"/>
                </w:rPr>
                <w:delText>‎</w:delText>
              </w:r>
              <w:r w:rsidRPr="00240AC5" w:rsidDel="00D9274F">
                <w:rPr>
                  <w:rStyle w:val="TableFont"/>
                  <w:lang w:val="en-US"/>
                </w:rPr>
                <w:delText>7.2</w:delText>
              </w:r>
            </w:del>
            <w:r w:rsidRPr="00240AC5">
              <w:rPr>
                <w:rStyle w:val="TableFont"/>
                <w:lang w:val="en-US"/>
              </w:rPr>
              <w:fldChar w:fldCharType="end"/>
            </w:r>
            <w:r w:rsidRPr="00240AC5">
              <w:rPr>
                <w:rStyle w:val="TableFont"/>
                <w:lang w:val="en-US"/>
              </w:rPr>
              <w:t xml:space="preserve"> </w:t>
            </w:r>
          </w:p>
        </w:tc>
      </w:tr>
      <w:tr w:rsidR="00755570" w:rsidRPr="005223F4" w14:paraId="27A0E3FF" w14:textId="77777777" w:rsidTr="0026072E">
        <w:trPr>
          <w:trHeight w:val="332"/>
        </w:trPr>
        <w:tc>
          <w:tcPr>
            <w:tcW w:w="1043" w:type="pct"/>
            <w:vMerge/>
          </w:tcPr>
          <w:p w14:paraId="2A117762" w14:textId="77777777" w:rsidR="00755570" w:rsidRPr="00240AC5" w:rsidRDefault="00755570" w:rsidP="008637D7">
            <w:pPr>
              <w:pStyle w:val="NewTableFont"/>
              <w:rPr>
                <w:rStyle w:val="TableFont"/>
                <w:lang w:val="en-US"/>
              </w:rPr>
            </w:pPr>
          </w:p>
        </w:tc>
        <w:tc>
          <w:tcPr>
            <w:tcW w:w="1274" w:type="pct"/>
          </w:tcPr>
          <w:p w14:paraId="637D997D" w14:textId="6AE9E560" w:rsidR="00755570" w:rsidRPr="00240AC5" w:rsidRDefault="00755570" w:rsidP="008637D7">
            <w:pPr>
              <w:pStyle w:val="NewTableFont"/>
              <w:rPr>
                <w:rStyle w:val="TableFont"/>
                <w:lang w:val="en-US"/>
              </w:rPr>
            </w:pPr>
            <w:r w:rsidRPr="00240AC5">
              <w:rPr>
                <w:rStyle w:val="TableFont"/>
                <w:lang w:val="en-US"/>
              </w:rPr>
              <w:t>defineVariable</w:t>
            </w:r>
          </w:p>
        </w:tc>
        <w:tc>
          <w:tcPr>
            <w:tcW w:w="2683" w:type="pct"/>
          </w:tcPr>
          <w:p w14:paraId="647640CD" w14:textId="6B05AA4A" w:rsidR="00755570" w:rsidRPr="00240AC5" w:rsidRDefault="00755570" w:rsidP="00240AC5">
            <w:pPr>
              <w:pStyle w:val="NewTableFont"/>
              <w:jc w:val="left"/>
              <w:rPr>
                <w:rStyle w:val="TableFont"/>
                <w:lang w:val="en-US"/>
              </w:rPr>
            </w:pPr>
            <w:r w:rsidRPr="00240AC5">
              <w:rPr>
                <w:rStyle w:val="TableFont"/>
                <w:lang w:val="en-US"/>
              </w:rPr>
              <w:t xml:space="preserve">Defines a variable that can be referenced elsewhere. This can be used to communicate a parameter from one part of processing to another part. See section </w:t>
            </w:r>
            <w:r w:rsidRPr="00240AC5">
              <w:rPr>
                <w:rStyle w:val="TableFont"/>
                <w:lang w:val="en-US"/>
              </w:rPr>
              <w:fldChar w:fldCharType="begin"/>
            </w:r>
            <w:r w:rsidRPr="00240AC5">
              <w:rPr>
                <w:rStyle w:val="TableFont"/>
                <w:lang w:val="en-US"/>
              </w:rPr>
              <w:instrText xml:space="preserve"> REF _Ref222567026 \r \h </w:instrText>
            </w:r>
            <w:r w:rsidR="00005DA5">
              <w:rPr>
                <w:rStyle w:val="TableFont"/>
                <w:lang w:val="en-US"/>
              </w:rPr>
              <w:instrText xml:space="preserve"> \* MERGEFORMAT </w:instrText>
            </w:r>
            <w:r w:rsidRPr="00240AC5">
              <w:rPr>
                <w:rStyle w:val="TableFont"/>
                <w:lang w:val="en-US"/>
              </w:rPr>
            </w:r>
            <w:r w:rsidRPr="00240AC5">
              <w:rPr>
                <w:rStyle w:val="TableFont"/>
                <w:lang w:val="en-US"/>
              </w:rPr>
              <w:fldChar w:fldCharType="separate"/>
            </w:r>
            <w:ins w:id="2038" w:author="mbeckerle" w:date="2013-07-10T14:53:00Z">
              <w:r w:rsidR="008B68D7">
                <w:rPr>
                  <w:rStyle w:val="TableFont"/>
                  <w:lang w:val="en-US"/>
                </w:rPr>
                <w:t>7.7</w:t>
              </w:r>
            </w:ins>
            <w:del w:id="2039" w:author="mbeckerle" w:date="2013-07-10T14:51:00Z">
              <w:r w:rsidRPr="00240AC5" w:rsidDel="00D9274F">
                <w:rPr>
                  <w:rStyle w:val="TableFont"/>
                  <w:cs/>
                  <w:lang w:val="en-US"/>
                </w:rPr>
                <w:delText>‎</w:delText>
              </w:r>
              <w:r w:rsidRPr="00240AC5" w:rsidDel="00D9274F">
                <w:rPr>
                  <w:rStyle w:val="TableFont"/>
                  <w:lang w:val="en-US"/>
                </w:rPr>
                <w:delText>7.7</w:delText>
              </w:r>
            </w:del>
            <w:r w:rsidRPr="00240AC5">
              <w:rPr>
                <w:rStyle w:val="TableFont"/>
                <w:lang w:val="en-US"/>
              </w:rPr>
              <w:fldChar w:fldCharType="end"/>
            </w:r>
            <w:r w:rsidRPr="00240AC5">
              <w:rPr>
                <w:rStyle w:val="TableFont"/>
                <w:lang w:val="en-US"/>
              </w:rPr>
              <w:t xml:space="preserve"> </w:t>
            </w:r>
          </w:p>
        </w:tc>
      </w:tr>
    </w:tbl>
    <w:p w14:paraId="317647E0" w14:textId="77777777" w:rsidR="00FB4058" w:rsidRPr="001A6B78" w:rsidRDefault="008C7BF6" w:rsidP="008C7BF6">
      <w:pPr>
        <w:rPr>
          <w:b/>
        </w:rPr>
      </w:pPr>
      <w:bookmarkStart w:id="2040" w:name="_Ref274653575"/>
      <w:r w:rsidRPr="001A6B78">
        <w:rPr>
          <w:b/>
        </w:rPr>
        <w:t xml:space="preserve">Table </w:t>
      </w:r>
      <w:r w:rsidRPr="001A6B78">
        <w:rPr>
          <w:b/>
        </w:rPr>
        <w:fldChar w:fldCharType="begin"/>
      </w:r>
      <w:r w:rsidRPr="001A6B78">
        <w:rPr>
          <w:b/>
        </w:rPr>
        <w:instrText xml:space="preserve"> SEQ Table \* ARABIC </w:instrText>
      </w:r>
      <w:r w:rsidRPr="001A6B78">
        <w:rPr>
          <w:b/>
        </w:rPr>
        <w:fldChar w:fldCharType="separate"/>
      </w:r>
      <w:r w:rsidR="007B2211">
        <w:rPr>
          <w:b/>
          <w:noProof/>
        </w:rPr>
        <w:t>1</w:t>
      </w:r>
      <w:r w:rsidRPr="001A6B78">
        <w:rPr>
          <w:b/>
        </w:rPr>
        <w:fldChar w:fldCharType="end"/>
      </w:r>
      <w:r w:rsidRPr="001A6B78">
        <w:rPr>
          <w:b/>
        </w:rPr>
        <w:t xml:space="preserve"> - DFDL Annotation Elements</w:t>
      </w:r>
      <w:bookmarkEnd w:id="2040"/>
    </w:p>
    <w:p w14:paraId="7F6A75AB" w14:textId="77777777" w:rsidR="0085244E" w:rsidRPr="005223F4" w:rsidRDefault="0085244E" w:rsidP="006E4FE8">
      <w:pPr>
        <w:pStyle w:val="Heading2"/>
      </w:pPr>
      <w:bookmarkStart w:id="2041" w:name="_Toc322911542"/>
      <w:bookmarkStart w:id="2042" w:name="_Toc322912081"/>
      <w:bookmarkStart w:id="2043" w:name="_Toc349042638"/>
      <w:bookmarkStart w:id="2044" w:name="_Toc362453129"/>
      <w:bookmarkStart w:id="2045" w:name="_Toc177399033"/>
      <w:bookmarkStart w:id="2046" w:name="_Toc175057320"/>
      <w:bookmarkStart w:id="2047" w:name="_Toc199516244"/>
      <w:bookmarkStart w:id="2048" w:name="_Toc194983922"/>
      <w:bookmarkStart w:id="2049" w:name="_Toc243112762"/>
      <w:bookmarkStart w:id="2050" w:name="_Toc138694334"/>
      <w:bookmarkStart w:id="2051" w:name="_Toc138694360"/>
      <w:bookmarkStart w:id="2052" w:name="_Ref135731088"/>
      <w:bookmarkStart w:id="2053" w:name="_Toc138694356"/>
      <w:bookmarkStart w:id="2054" w:name="_Toc52008003"/>
      <w:bookmarkStart w:id="2055" w:name="_Toc73354123"/>
      <w:bookmarkStart w:id="2056" w:name="_Toc86658204"/>
      <w:bookmarkStart w:id="2057" w:name="_Toc99787971"/>
      <w:bookmarkEnd w:id="2041"/>
      <w:bookmarkEnd w:id="2042"/>
      <w:r w:rsidRPr="005223F4">
        <w:t>DFDL Properties</w:t>
      </w:r>
      <w:bookmarkEnd w:id="2043"/>
      <w:bookmarkEnd w:id="2044"/>
    </w:p>
    <w:p w14:paraId="323113D6" w14:textId="77777777" w:rsidR="0085244E" w:rsidRPr="005223F4" w:rsidRDefault="0085244E" w:rsidP="0085244E">
      <w:pPr>
        <w:pStyle w:val="nobreak"/>
      </w:pPr>
      <w:r w:rsidRPr="005223F4">
        <w:t>Properties on DFDL annotations may be one or more of the following types</w:t>
      </w:r>
    </w:p>
    <w:p w14:paraId="7B4BE3A9" w14:textId="77777777" w:rsidR="00063B6C" w:rsidRPr="001A6B78" w:rsidRDefault="0085244E" w:rsidP="001A6B78">
      <w:pPr>
        <w:numPr>
          <w:ilvl w:val="0"/>
          <w:numId w:val="103"/>
        </w:numPr>
        <w:suppressAutoHyphens/>
        <w:rPr>
          <w:ins w:id="2058" w:author="mbeckerle" w:date="2012-04-22T15:45:00Z"/>
          <w:rStyle w:val="CommentReference"/>
          <w:sz w:val="20"/>
          <w:szCs w:val="20"/>
          <w:lang w:eastAsia="ja-JP"/>
        </w:rPr>
      </w:pPr>
      <w:r w:rsidRPr="005223F4">
        <w:rPr>
          <w:rFonts w:eastAsia="MS Mincho" w:cs="Arial"/>
          <w:lang w:eastAsia="ja-JP"/>
        </w:rPr>
        <w:t>DFDL string litera</w:t>
      </w:r>
      <w:r w:rsidR="00945088" w:rsidRPr="005223F4">
        <w:rPr>
          <w:rFonts w:eastAsia="MS Mincho" w:cs="Arial"/>
          <w:lang w:eastAsia="ja-JP"/>
        </w:rPr>
        <w:t>l</w:t>
      </w:r>
      <w:r w:rsidR="00AD5823" w:rsidRPr="005223F4">
        <w:rPr>
          <w:rFonts w:eastAsia="MS Mincho" w:cs="Arial"/>
          <w:lang w:eastAsia="ja-JP"/>
        </w:rPr>
        <w:br/>
        <w:t>The property value is a string that represents a sequence of literal bytes or characters which appear in the data stream.</w:t>
      </w:r>
      <w:del w:id="2059" w:author="mbeckerle" w:date="2012-04-22T15:44:00Z">
        <w:r w:rsidR="00C470C0" w:rsidDel="00063B6C">
          <w:rPr>
            <w:rStyle w:val="CommentReference"/>
          </w:rPr>
          <w:commentReference w:id="2060"/>
        </w:r>
      </w:del>
    </w:p>
    <w:p w14:paraId="41776EED" w14:textId="77777777" w:rsidR="00945088" w:rsidRPr="005223F4" w:rsidRDefault="0085244E" w:rsidP="001A6B78">
      <w:pPr>
        <w:numPr>
          <w:ilvl w:val="0"/>
          <w:numId w:val="103"/>
        </w:numPr>
        <w:suppressAutoHyphens/>
      </w:pPr>
      <w:r w:rsidRPr="005223F4">
        <w:rPr>
          <w:rFonts w:eastAsia="MS Mincho" w:cs="Arial"/>
          <w:lang w:eastAsia="ja-JP"/>
        </w:rPr>
        <w:t>DFDL expression</w:t>
      </w:r>
      <w:r w:rsidRPr="005223F4">
        <w:rPr>
          <w:rFonts w:ascii="Tms Rmn" w:eastAsia="MS Mincho" w:hAnsi="Tms Rmn" w:cs="Tms Rmn"/>
          <w:sz w:val="24"/>
          <w:szCs w:val="24"/>
          <w:lang w:eastAsia="ja-JP"/>
        </w:rPr>
        <w:t xml:space="preserve"> </w:t>
      </w:r>
      <w:r w:rsidR="00AD5823" w:rsidRPr="005223F4">
        <w:rPr>
          <w:rFonts w:ascii="Tms Rmn" w:eastAsia="MS Mincho" w:hAnsi="Tms Rmn" w:cs="Tms Rmn"/>
          <w:sz w:val="24"/>
          <w:szCs w:val="24"/>
          <w:lang w:eastAsia="ja-JP"/>
        </w:rPr>
        <w:br/>
      </w:r>
      <w:r w:rsidR="00AD5823" w:rsidRPr="005223F4">
        <w:rPr>
          <w:rFonts w:eastAsia="MS Mincho" w:cs="Arial"/>
          <w:lang w:eastAsia="ja-JP"/>
        </w:rPr>
        <w:t xml:space="preserve">The property value is </w:t>
      </w:r>
      <w:r w:rsidR="00324EB5" w:rsidRPr="005223F4">
        <w:rPr>
          <w:rFonts w:eastAsia="MS Mincho" w:cs="Arial"/>
          <w:lang w:eastAsia="ja-JP"/>
        </w:rPr>
        <w:t>a</w:t>
      </w:r>
      <w:r w:rsidR="00AD5823" w:rsidRPr="005223F4">
        <w:rPr>
          <w:rFonts w:eastAsia="MS Mincho" w:cs="Arial"/>
          <w:lang w:eastAsia="ja-JP"/>
        </w:rPr>
        <w:t xml:space="preserve"> DFDL subset XPath 2.0 expression that returns a value derived from other property values and/or from the DFDL infoset.</w:t>
      </w:r>
    </w:p>
    <w:p w14:paraId="1DE74A59" w14:textId="77777777" w:rsidR="00945088" w:rsidRPr="005223F4" w:rsidRDefault="0085244E" w:rsidP="001F0B4A">
      <w:pPr>
        <w:numPr>
          <w:ilvl w:val="0"/>
          <w:numId w:val="69"/>
        </w:numPr>
      </w:pPr>
      <w:r w:rsidRPr="005223F4">
        <w:rPr>
          <w:rFonts w:eastAsia="MS Mincho" w:cs="Arial"/>
          <w:lang w:eastAsia="ja-JP"/>
        </w:rPr>
        <w:t>DFDL regular expression</w:t>
      </w:r>
      <w:r w:rsidRPr="005223F4">
        <w:rPr>
          <w:rFonts w:ascii="Tms Rmn" w:eastAsia="MS Mincho" w:hAnsi="Tms Rmn" w:cs="Tms Rmn"/>
          <w:sz w:val="24"/>
          <w:szCs w:val="24"/>
          <w:lang w:eastAsia="ja-JP"/>
        </w:rPr>
        <w:t xml:space="preserve"> </w:t>
      </w:r>
      <w:r w:rsidR="001F0B4A" w:rsidRPr="005223F4">
        <w:rPr>
          <w:rFonts w:ascii="Tms Rmn" w:eastAsia="MS Mincho" w:hAnsi="Tms Rmn" w:cs="Tms Rmn"/>
          <w:sz w:val="24"/>
          <w:szCs w:val="24"/>
          <w:lang w:eastAsia="ja-JP"/>
        </w:rPr>
        <w:br/>
      </w:r>
      <w:r w:rsidR="001F0B4A" w:rsidRPr="005223F4">
        <w:rPr>
          <w:rFonts w:eastAsia="MS Mincho" w:cs="Arial"/>
          <w:lang w:eastAsia="ja-JP"/>
        </w:rPr>
        <w:t>The property value is a regular expression that can be used as a pattern to calculate the length of an element by applying that pattern to the sequence of literal bytes or characters which appear in the data stream.</w:t>
      </w:r>
    </w:p>
    <w:p w14:paraId="4D1C006A" w14:textId="77777777" w:rsidR="00945088" w:rsidRPr="005223F4" w:rsidRDefault="0085244E" w:rsidP="001F0B4A">
      <w:pPr>
        <w:numPr>
          <w:ilvl w:val="0"/>
          <w:numId w:val="69"/>
        </w:numPr>
      </w:pPr>
      <w:r w:rsidRPr="005223F4">
        <w:rPr>
          <w:rFonts w:eastAsia="MS Mincho" w:cs="Arial"/>
          <w:lang w:eastAsia="ja-JP"/>
        </w:rPr>
        <w:t>Enumeration</w:t>
      </w:r>
      <w:r w:rsidR="001F0B4A" w:rsidRPr="005223F4">
        <w:rPr>
          <w:rFonts w:eastAsia="MS Mincho" w:cs="Arial"/>
          <w:lang w:eastAsia="ja-JP"/>
        </w:rPr>
        <w:br/>
      </w:r>
      <w:r w:rsidR="001F0B4A" w:rsidRPr="005223F4">
        <w:rPr>
          <w:rFonts w:eastAsia="MS Mincho" w:cs="Arial"/>
          <w:color w:val="000000"/>
          <w:lang w:eastAsia="ja-JP"/>
        </w:rPr>
        <w:t xml:space="preserve">The </w:t>
      </w:r>
      <w:r w:rsidR="001F0B4A" w:rsidRPr="005223F4">
        <w:rPr>
          <w:rFonts w:eastAsia="MS Mincho" w:cs="Arial"/>
          <w:lang w:eastAsia="ja-JP"/>
        </w:rPr>
        <w:t>property value is one of the allowed values listed in the property description.</w:t>
      </w:r>
      <w:r w:rsidR="004862E5">
        <w:rPr>
          <w:rFonts w:eastAsia="MS Mincho" w:cs="Arial"/>
          <w:lang w:eastAsia="ja-JP"/>
        </w:rPr>
        <w:t xml:space="preserve"> </w:t>
      </w:r>
      <w:r w:rsidR="004862E5" w:rsidRPr="00641E2F">
        <w:rPr>
          <w:rFonts w:eastAsia="MS Mincho" w:cs="Arial"/>
          <w:lang w:val="en-GB" w:eastAsia="ja-JP"/>
        </w:rPr>
        <w:t>An enumeration is of type string unless otherwise stated.</w:t>
      </w:r>
    </w:p>
    <w:p w14:paraId="4648B24E" w14:textId="77777777" w:rsidR="001F0B4A" w:rsidRPr="005223F4" w:rsidRDefault="00AF2EC9" w:rsidP="004862E5">
      <w:pPr>
        <w:numPr>
          <w:ilvl w:val="0"/>
          <w:numId w:val="69"/>
        </w:numPr>
      </w:pPr>
      <w:r w:rsidRPr="005223F4">
        <w:rPr>
          <w:rFonts w:eastAsia="MS Mincho" w:cs="Arial"/>
          <w:lang w:eastAsia="ja-JP"/>
        </w:rPr>
        <w:t>Logical Value</w:t>
      </w:r>
      <w:r w:rsidR="00641E2F">
        <w:rPr>
          <w:rFonts w:eastAsia="MS Mincho" w:cs="Arial"/>
          <w:lang w:eastAsia="ja-JP"/>
        </w:rPr>
        <w:t>.</w:t>
      </w:r>
      <w:r w:rsidR="001F0B4A" w:rsidRPr="005223F4">
        <w:rPr>
          <w:rFonts w:eastAsia="MS Mincho" w:cs="Arial"/>
          <w:lang w:eastAsia="ja-JP"/>
        </w:rPr>
        <w:br/>
        <w:t xml:space="preserve">The property value is a string that describes a logical value. The type of the logical value is one of the </w:t>
      </w:r>
      <w:r w:rsidR="007F5736" w:rsidRPr="005223F4">
        <w:rPr>
          <w:rFonts w:eastAsia="MS Mincho" w:cs="Arial"/>
          <w:lang w:eastAsia="ja-JP"/>
        </w:rPr>
        <w:t>XML schema</w:t>
      </w:r>
      <w:r w:rsidR="001F0B4A" w:rsidRPr="005223F4">
        <w:rPr>
          <w:rFonts w:eastAsia="MS Mincho" w:cs="Arial"/>
          <w:lang w:eastAsia="ja-JP"/>
        </w:rPr>
        <w:t xml:space="preserve"> simple types.</w:t>
      </w:r>
      <w:ins w:id="2061" w:author="Steve Hanson" w:date="2012-02-23T10:55:00Z">
        <w:r w:rsidR="00157CEC">
          <w:rPr>
            <w:rFonts w:eastAsia="MS Mincho" w:cs="Arial"/>
            <w:lang w:eastAsia="ja-JP"/>
          </w:rPr>
          <w:t xml:space="preserve"> </w:t>
        </w:r>
        <w:commentRangeStart w:id="2062"/>
        <w:r w:rsidR="00157CEC">
          <w:rPr>
            <w:rFonts w:eastAsia="MS Mincho" w:cs="Arial"/>
            <w:lang w:eastAsia="ja-JP"/>
          </w:rPr>
          <w:t>The string must conform to the XML schema lexical representation for the type.</w:t>
        </w:r>
      </w:ins>
      <w:commentRangeEnd w:id="2062"/>
      <w:r w:rsidR="0057182D">
        <w:rPr>
          <w:rStyle w:val="CommentReference"/>
        </w:rPr>
        <w:commentReference w:id="2062"/>
      </w:r>
    </w:p>
    <w:p w14:paraId="6DED4555" w14:textId="371C647A" w:rsidR="00945088" w:rsidRPr="005223F4" w:rsidRDefault="00945088" w:rsidP="00E176C7">
      <w:pPr>
        <w:numPr>
          <w:ilvl w:val="0"/>
          <w:numId w:val="69"/>
        </w:numPr>
      </w:pPr>
      <w:r w:rsidRPr="005223F4">
        <w:rPr>
          <w:rFonts w:eastAsia="MS Mincho" w:cs="Arial"/>
          <w:lang w:eastAsia="ja-JP"/>
        </w:rPr>
        <w:t>QName</w:t>
      </w:r>
      <w:r w:rsidR="001F0B4A" w:rsidRPr="005223F4">
        <w:rPr>
          <w:rFonts w:eastAsia="MS Mincho" w:cs="Arial"/>
          <w:lang w:eastAsia="ja-JP"/>
        </w:rPr>
        <w:br/>
        <w:t>The property value is an XML Qualified Name as specified in “Namespaces in XML</w:t>
      </w:r>
      <w:ins w:id="2063" w:author="Steve Hanson" w:date="2012-08-06T11:40:00Z">
        <w:r w:rsidR="001A6B78">
          <w:rPr>
            <w:rFonts w:eastAsia="MS Mincho" w:cs="Arial"/>
            <w:lang w:eastAsia="ja-JP"/>
          </w:rPr>
          <w:t>”</w:t>
        </w:r>
      </w:ins>
      <w:r w:rsidR="001F0B4A" w:rsidRPr="005223F4">
        <w:rPr>
          <w:rFonts w:eastAsia="MS Mincho" w:cs="Arial"/>
          <w:lang w:eastAsia="ja-JP"/>
        </w:rPr>
        <w:t xml:space="preserve"> </w:t>
      </w:r>
      <w:del w:id="2064" w:author="Steve Hanson" w:date="2012-08-06T11:40:00Z">
        <w:r w:rsidR="001F0B4A" w:rsidRPr="005223F4" w:rsidDel="001A6B78">
          <w:rPr>
            <w:rFonts w:eastAsia="MS Mincho" w:cs="Arial"/>
            <w:lang w:eastAsia="ja-JP"/>
          </w:rPr>
          <w:delText>“</w:delText>
        </w:r>
      </w:del>
      <w:r w:rsidR="00E176C7" w:rsidRPr="005223F4">
        <w:rPr>
          <w:rFonts w:eastAsia="MS Mincho" w:cs="Arial"/>
          <w:lang w:eastAsia="ja-JP"/>
        </w:rPr>
        <w:t xml:space="preserve"> [XMLNS10]</w:t>
      </w:r>
    </w:p>
    <w:p w14:paraId="3827763E" w14:textId="77777777" w:rsidR="005B70BA" w:rsidRPr="005223F4" w:rsidRDefault="005B70BA" w:rsidP="0085244E">
      <w:r w:rsidRPr="005223F4">
        <w:t xml:space="preserve">Some properties accept a list </w:t>
      </w:r>
      <w:r w:rsidR="003658B8" w:rsidRPr="005223F4">
        <w:t xml:space="preserve">or union </w:t>
      </w:r>
      <w:r w:rsidRPr="005223F4">
        <w:t>of types</w:t>
      </w:r>
    </w:p>
    <w:p w14:paraId="7F4113D3" w14:textId="6B5237A7" w:rsidR="005B70BA" w:rsidRPr="005223F4" w:rsidRDefault="005B70BA" w:rsidP="002A001B">
      <w:pPr>
        <w:numPr>
          <w:ilvl w:val="0"/>
          <w:numId w:val="69"/>
        </w:numPr>
      </w:pPr>
      <w:r w:rsidRPr="005223F4">
        <w:rPr>
          <w:rFonts w:eastAsia="MS Mincho" w:cs="Arial"/>
          <w:lang w:eastAsia="ja-JP"/>
        </w:rPr>
        <w:t xml:space="preserve">List of </w:t>
      </w:r>
      <w:r w:rsidR="00454BAA" w:rsidRPr="005223F4">
        <w:rPr>
          <w:rFonts w:eastAsia="MS Mincho" w:cs="Arial"/>
          <w:lang w:eastAsia="ja-JP"/>
        </w:rPr>
        <w:t>DFDL String Literals</w:t>
      </w:r>
      <w:r w:rsidR="002A001B" w:rsidRPr="005223F4">
        <w:rPr>
          <w:rFonts w:eastAsia="MS Mincho" w:cs="Arial"/>
          <w:lang w:eastAsia="ja-JP"/>
        </w:rPr>
        <w:t xml:space="preserve"> or</w:t>
      </w:r>
      <w:r w:rsidR="003658B8" w:rsidRPr="005223F4">
        <w:rPr>
          <w:rFonts w:eastAsia="MS Mincho" w:cs="Arial"/>
          <w:lang w:eastAsia="ja-JP"/>
        </w:rPr>
        <w:t xml:space="preserve"> Logical Values </w:t>
      </w:r>
      <w:r w:rsidRPr="005223F4">
        <w:rPr>
          <w:rFonts w:ascii="Tms Rmn" w:eastAsia="MS Mincho" w:hAnsi="Tms Rmn" w:cs="Tms Rmn"/>
          <w:sz w:val="24"/>
          <w:szCs w:val="24"/>
          <w:lang w:eastAsia="ja-JP"/>
        </w:rPr>
        <w:t xml:space="preserve"> </w:t>
      </w:r>
      <w:r w:rsidRPr="005223F4">
        <w:rPr>
          <w:rFonts w:ascii="Tms Rmn" w:eastAsia="MS Mincho" w:hAnsi="Tms Rmn" w:cs="Tms Rmn"/>
          <w:sz w:val="24"/>
          <w:szCs w:val="24"/>
          <w:lang w:eastAsia="ja-JP"/>
        </w:rPr>
        <w:br/>
      </w:r>
      <w:r w:rsidR="003658B8" w:rsidRPr="005223F4">
        <w:rPr>
          <w:rFonts w:eastAsia="MS Mincho" w:cs="Arial"/>
          <w:lang w:eastAsia="ja-JP"/>
        </w:rPr>
        <w:t>The property value is a space-separated list of the specified type. When parsing, if more than one string literal in the list matches the portion of the data stream being evaluated then the longest matching value in the list must be used. When unparsing, the first value in the list must be used</w:t>
      </w:r>
      <w:ins w:id="2065" w:author="mbeckerle" w:date="2012-04-22T15:45:00Z">
        <w:r w:rsidR="00063B6C">
          <w:rPr>
            <w:rFonts w:eastAsia="MS Mincho" w:cs="Arial"/>
            <w:lang w:eastAsia="ja-JP"/>
          </w:rPr>
          <w:t xml:space="preserve">.  </w:t>
        </w:r>
        <w:commentRangeStart w:id="2066"/>
        <w:r w:rsidR="00063B6C">
          <w:rPr>
            <w:rFonts w:eastAsia="MS Mincho" w:cs="Arial"/>
            <w:lang w:eastAsia="ja-JP"/>
          </w:rPr>
          <w:t>String literals containing whitespace or string literals representing the empty string must use character class entities in their syntax.</w:t>
        </w:r>
      </w:ins>
      <w:commentRangeEnd w:id="2066"/>
      <w:ins w:id="2067" w:author="mbeckerle" w:date="2012-04-22T15:46:00Z">
        <w:r w:rsidR="00063B6C">
          <w:rPr>
            <w:rStyle w:val="CommentReference"/>
          </w:rPr>
          <w:commentReference w:id="2066"/>
        </w:r>
      </w:ins>
    </w:p>
    <w:p w14:paraId="7EA27870" w14:textId="77777777" w:rsidR="002A001B" w:rsidRPr="005223F4" w:rsidRDefault="002A001B" w:rsidP="002A001B">
      <w:pPr>
        <w:numPr>
          <w:ilvl w:val="0"/>
          <w:numId w:val="69"/>
        </w:numPr>
      </w:pPr>
      <w:r w:rsidRPr="005223F4">
        <w:rPr>
          <w:rFonts w:eastAsia="MS Mincho" w:cs="Arial"/>
          <w:lang w:eastAsia="ja-JP"/>
        </w:rPr>
        <w:t>Union of types and expressions.</w:t>
      </w:r>
      <w:r w:rsidRPr="005223F4">
        <w:rPr>
          <w:rFonts w:eastAsia="MS Mincho" w:cs="Arial"/>
          <w:lang w:eastAsia="ja-JP"/>
        </w:rPr>
        <w:br/>
        <w:t>The property value is a union of DFDL expression and exactly one of the other types. The expression must resolve to a value of the other type.</w:t>
      </w:r>
    </w:p>
    <w:p w14:paraId="39F36B61" w14:textId="0AA107B5" w:rsidR="002A001B" w:rsidRPr="005223F4" w:rsidRDefault="002A001B" w:rsidP="00C6626D">
      <w:pPr>
        <w:numPr>
          <w:ilvl w:val="0"/>
          <w:numId w:val="69"/>
        </w:numPr>
      </w:pPr>
      <w:r w:rsidRPr="005223F4">
        <w:rPr>
          <w:rFonts w:eastAsia="MS Mincho" w:cs="Arial"/>
          <w:lang w:eastAsia="ja-JP"/>
        </w:rPr>
        <w:t>Union of types.</w:t>
      </w:r>
      <w:r w:rsidRPr="005223F4">
        <w:rPr>
          <w:rFonts w:eastAsia="MS Mincho" w:cs="Arial"/>
          <w:lang w:eastAsia="ja-JP"/>
        </w:rPr>
        <w:br/>
        <w:t xml:space="preserve">The property value is a union of </w:t>
      </w:r>
      <w:r w:rsidR="00C6626D" w:rsidRPr="005223F4">
        <w:rPr>
          <w:rFonts w:eastAsia="MS Mincho" w:cs="Arial"/>
          <w:lang w:eastAsia="ja-JP"/>
        </w:rPr>
        <w:t xml:space="preserve">two or more types. The type is dependent on the value of another property. For example dfdl:nilValue can be a List of DFDL String Literals or a List of </w:t>
      </w:r>
      <w:ins w:id="2068" w:author="Steve Hanson" w:date="2013-05-31T10:37:00Z">
        <w:r w:rsidR="004D27BC">
          <w:rPr>
            <w:rFonts w:eastAsia="MS Mincho" w:cs="Arial"/>
            <w:lang w:eastAsia="ja-JP"/>
          </w:rPr>
          <w:t>Logical Values</w:t>
        </w:r>
      </w:ins>
      <w:del w:id="2069" w:author="Steve Hanson" w:date="2013-05-31T10:37:00Z">
        <w:r w:rsidR="00C6626D" w:rsidRPr="005223F4" w:rsidDel="004D27BC">
          <w:rPr>
            <w:rFonts w:eastAsia="MS Mincho" w:cs="Arial"/>
            <w:lang w:eastAsia="ja-JP"/>
          </w:rPr>
          <w:delText>Strings</w:delText>
        </w:r>
      </w:del>
      <w:r w:rsidR="00C6626D" w:rsidRPr="005223F4">
        <w:rPr>
          <w:rFonts w:eastAsia="MS Mincho" w:cs="Arial"/>
          <w:lang w:eastAsia="ja-JP"/>
        </w:rPr>
        <w:t xml:space="preserve"> depending on dfdl:nilKind</w:t>
      </w:r>
    </w:p>
    <w:p w14:paraId="1114BC75" w14:textId="77777777" w:rsidR="00343C5E" w:rsidRPr="005223F4" w:rsidRDefault="00343C5E" w:rsidP="0031368F">
      <w:pPr>
        <w:pStyle w:val="Heading3"/>
      </w:pPr>
      <w:bookmarkStart w:id="2070" w:name="_Toc322911544"/>
      <w:bookmarkStart w:id="2071" w:name="_Toc322912083"/>
      <w:bookmarkStart w:id="2072" w:name="_Toc349042639"/>
      <w:bookmarkStart w:id="2073" w:name="_Toc362453130"/>
      <w:bookmarkEnd w:id="2070"/>
      <w:bookmarkEnd w:id="2071"/>
      <w:commentRangeStart w:id="2074"/>
      <w:r w:rsidRPr="005223F4">
        <w:t xml:space="preserve">DFDL </w:t>
      </w:r>
      <w:r w:rsidR="00FA2259" w:rsidRPr="005223F4">
        <w:t>String Literals</w:t>
      </w:r>
      <w:commentRangeEnd w:id="2074"/>
      <w:r w:rsidR="00806B36">
        <w:rPr>
          <w:rStyle w:val="CommentReference"/>
          <w:rFonts w:ascii="Arial" w:hAnsi="Arial" w:cs="Times New Roman"/>
          <w:b w:val="0"/>
          <w:bCs w:val="0"/>
        </w:rPr>
        <w:commentReference w:id="2074"/>
      </w:r>
      <w:bookmarkEnd w:id="2072"/>
      <w:bookmarkEnd w:id="2073"/>
      <w:r w:rsidR="00FA2259" w:rsidRPr="005223F4">
        <w:t xml:space="preserve"> </w:t>
      </w:r>
      <w:bookmarkEnd w:id="2045"/>
      <w:bookmarkEnd w:id="2046"/>
      <w:bookmarkEnd w:id="2047"/>
      <w:bookmarkEnd w:id="2048"/>
      <w:bookmarkEnd w:id="2049"/>
    </w:p>
    <w:p w14:paraId="638E8654" w14:textId="77777777" w:rsidR="00343C5E" w:rsidRPr="005223F4" w:rsidRDefault="00343C5E" w:rsidP="00343C5E">
      <w:r w:rsidRPr="005223F4">
        <w:t>DFDL String Literals</w:t>
      </w:r>
      <w:r w:rsidRPr="005223F4">
        <w:rPr>
          <w:rFonts w:eastAsia="MS Mincho" w:cs="Arial"/>
          <w:lang w:eastAsia="ja-JP"/>
        </w:rPr>
        <w:t xml:space="preserve"> represent a sequence of literal bytes or characters which appear in the data stream.</w:t>
      </w:r>
      <w:r w:rsidR="00D355EB">
        <w:rPr>
          <w:rFonts w:eastAsia="MS Mincho" w:cs="Arial"/>
          <w:lang w:eastAsia="ja-JP"/>
        </w:rPr>
        <w:t xml:space="preserve"> </w:t>
      </w:r>
      <w:r w:rsidRPr="005223F4">
        <w:t>This presents the following challenges</w:t>
      </w:r>
    </w:p>
    <w:p w14:paraId="1C59865B" w14:textId="77777777" w:rsidR="00343C5E" w:rsidRPr="005223F4" w:rsidRDefault="00343C5E" w:rsidP="00343C5E">
      <w:pPr>
        <w:numPr>
          <w:ilvl w:val="0"/>
          <w:numId w:val="19"/>
        </w:numPr>
      </w:pPr>
      <w:r w:rsidRPr="005223F4">
        <w:t>the literal characters in the data stream might not be in the same encoding as the DFDL schema</w:t>
      </w:r>
    </w:p>
    <w:p w14:paraId="3184171E" w14:textId="77777777" w:rsidR="00343C5E" w:rsidRPr="005223F4" w:rsidRDefault="00343C5E" w:rsidP="00343C5E">
      <w:pPr>
        <w:numPr>
          <w:ilvl w:val="0"/>
          <w:numId w:val="19"/>
        </w:numPr>
      </w:pPr>
      <w:r w:rsidRPr="005223F4">
        <w:t>it may be necessary to specify a literal character which is not valid in an XML document</w:t>
      </w:r>
    </w:p>
    <w:p w14:paraId="3377AD5F" w14:textId="77777777" w:rsidR="00343C5E" w:rsidRPr="005223F4" w:rsidRDefault="00343C5E" w:rsidP="00343C5E">
      <w:pPr>
        <w:numPr>
          <w:ilvl w:val="0"/>
          <w:numId w:val="19"/>
        </w:numPr>
      </w:pPr>
      <w:r w:rsidRPr="005223F4">
        <w:t>it may be necessary to specify one or more raw byte values</w:t>
      </w:r>
    </w:p>
    <w:p w14:paraId="291794A3" w14:textId="77777777" w:rsidR="00343C5E" w:rsidRPr="005223F4" w:rsidRDefault="00343C5E" w:rsidP="00343C5E">
      <w:r w:rsidRPr="005223F4">
        <w:t>A DFDL string literal can des</w:t>
      </w:r>
      <w:r w:rsidR="00E176C7" w:rsidRPr="005223F4">
        <w:t>c</w:t>
      </w:r>
      <w:r w:rsidRPr="005223F4">
        <w:t>ribe any of the following types of literal data in any combination:</w:t>
      </w:r>
    </w:p>
    <w:p w14:paraId="08ADEFEF" w14:textId="77777777" w:rsidR="00343C5E" w:rsidRPr="005223F4" w:rsidRDefault="00343C5E" w:rsidP="00343C5E">
      <w:pPr>
        <w:numPr>
          <w:ilvl w:val="0"/>
          <w:numId w:val="19"/>
        </w:numPr>
      </w:pPr>
      <w:r w:rsidRPr="005223F4">
        <w:t>a single literal character in any encoding</w:t>
      </w:r>
    </w:p>
    <w:p w14:paraId="13DA5894" w14:textId="77777777" w:rsidR="00343C5E" w:rsidRPr="005223F4" w:rsidRDefault="00343C5E" w:rsidP="00343C5E">
      <w:pPr>
        <w:numPr>
          <w:ilvl w:val="0"/>
          <w:numId w:val="19"/>
        </w:numPr>
      </w:pPr>
      <w:r w:rsidRPr="005223F4">
        <w:t>a string of literal characters in any encoding</w:t>
      </w:r>
    </w:p>
    <w:p w14:paraId="3A84D472" w14:textId="77777777" w:rsidR="00343C5E" w:rsidRPr="005223F4" w:rsidRDefault="00343C5E" w:rsidP="00343C5E">
      <w:pPr>
        <w:numPr>
          <w:ilvl w:val="0"/>
          <w:numId w:val="19"/>
        </w:numPr>
      </w:pPr>
      <w:r w:rsidRPr="005223F4">
        <w:t>a bi-directional character string</w:t>
      </w:r>
    </w:p>
    <w:p w14:paraId="14D6F97A" w14:textId="77777777" w:rsidR="00343C5E" w:rsidRPr="005223F4" w:rsidRDefault="00343C5E" w:rsidP="00343C5E">
      <w:pPr>
        <w:numPr>
          <w:ilvl w:val="0"/>
          <w:numId w:val="19"/>
        </w:numPr>
      </w:pPr>
      <w:r w:rsidRPr="005223F4">
        <w:t>one or more characters from a set of related characters ( e.g. end-of-line characters)</w:t>
      </w:r>
    </w:p>
    <w:p w14:paraId="162D6B8E" w14:textId="77777777" w:rsidR="00343C5E" w:rsidRPr="005223F4" w:rsidRDefault="00343C5E" w:rsidP="00343C5E">
      <w:pPr>
        <w:numPr>
          <w:ilvl w:val="0"/>
          <w:numId w:val="19"/>
        </w:numPr>
      </w:pPr>
      <w:r w:rsidRPr="005223F4">
        <w:t xml:space="preserve">a literal byte value </w:t>
      </w:r>
    </w:p>
    <w:p w14:paraId="48BBC4B3" w14:textId="77777777" w:rsidR="00343C5E" w:rsidRDefault="00786BB4" w:rsidP="00343C5E">
      <w:pPr>
        <w:pStyle w:val="nobreak"/>
        <w:rPr>
          <w:ins w:id="2075" w:author="mbeckerle" w:date="2012-03-24T17:48:00Z"/>
        </w:rPr>
      </w:pPr>
      <w:ins w:id="2076" w:author="Steve Hanson" w:date="2012-02-23T11:02:00Z">
        <w:r>
          <w:t xml:space="preserve">A </w:t>
        </w:r>
        <w:r w:rsidRPr="005223F4">
          <w:t xml:space="preserve">DFDL </w:t>
        </w:r>
        <w:r>
          <w:t xml:space="preserve">string literal is therefore able to </w:t>
        </w:r>
        <w:r w:rsidRPr="005223F4">
          <w:t>describ</w:t>
        </w:r>
        <w:r>
          <w:t>e</w:t>
        </w:r>
        <w:r w:rsidRPr="005223F4">
          <w:t xml:space="preserve"> any arbitrary sequence of bytes and characters</w:t>
        </w:r>
        <w:r>
          <w:t>.</w:t>
        </w:r>
      </w:ins>
    </w:p>
    <w:p w14:paraId="5354956A" w14:textId="1055B25C" w:rsidR="005B629D" w:rsidRDefault="005B629D" w:rsidP="001A6B78">
      <w:pPr>
        <w:rPr>
          <w:ins w:id="2077" w:author="mbeckerle" w:date="2012-03-24T17:49:00Z"/>
        </w:rPr>
      </w:pPr>
      <w:ins w:id="2078" w:author="mbeckerle" w:date="2012-03-24T17:48:00Z">
        <w:r w:rsidRPr="001A6B78">
          <w:rPr>
            <w:b/>
            <w:i/>
          </w:rPr>
          <w:t>Empty Strings:</w:t>
        </w:r>
        <w:r>
          <w:t xml:space="preserve"> </w:t>
        </w:r>
      </w:ins>
      <w:ins w:id="2079" w:author="mbeckerle" w:date="2012-03-24T17:44:00Z">
        <w:del w:id="2080" w:author="Steve Hanson" w:date="2012-08-06T11:41:00Z">
          <w:r w:rsidR="00CB6821" w:rsidDel="001A6B78">
            <w:delText xml:space="preserve"> e</w:delText>
          </w:r>
        </w:del>
      </w:ins>
      <w:ins w:id="2081" w:author="Steve Hanson" w:date="2012-08-06T11:41:00Z">
        <w:r w:rsidR="001A6B78">
          <w:t>E</w:t>
        </w:r>
      </w:ins>
      <w:ins w:id="2082" w:author="mbeckerle" w:date="2012-03-24T17:44:00Z">
        <w:r w:rsidR="00CB6821">
          <w:t xml:space="preserve">mpty string is not allowed as a </w:t>
        </w:r>
      </w:ins>
      <w:ins w:id="2083" w:author="Steve Hanson" w:date="2013-05-31T10:34:00Z">
        <w:r w:rsidR="004D27BC">
          <w:t xml:space="preserve">DFDL </w:t>
        </w:r>
      </w:ins>
      <w:ins w:id="2084" w:author="mbeckerle" w:date="2012-03-24T17:44:00Z">
        <w:r w:rsidR="00CB6821">
          <w:t>string literal value unless explicitly stated otherwise in the description of a property. In this case the use of empty string provides some property specific behavior different from simply using the empty string as a value. When the empty string is to be used as a value, the entity %ES; must be used</w:t>
        </w:r>
      </w:ins>
      <w:ins w:id="2085" w:author="mbeckerle" w:date="2012-03-24T17:49:00Z">
        <w:r>
          <w:t xml:space="preserve"> in the corresponding </w:t>
        </w:r>
      </w:ins>
      <w:ins w:id="2086" w:author="Steve Hanson" w:date="2013-05-31T10:34:00Z">
        <w:r w:rsidR="004D27BC">
          <w:t xml:space="preserve">DFDL </w:t>
        </w:r>
      </w:ins>
      <w:ins w:id="2087" w:author="mbeckerle" w:date="2012-03-24T17:49:00Z">
        <w:r>
          <w:t>string literal.</w:t>
        </w:r>
      </w:ins>
    </w:p>
    <w:p w14:paraId="4438415B" w14:textId="13E8F684" w:rsidR="00CB6821" w:rsidRPr="005B629D" w:rsidRDefault="005B629D" w:rsidP="001A6B78">
      <w:ins w:id="2088" w:author="mbeckerle" w:date="2012-03-24T17:49:00Z">
        <w:r w:rsidRPr="001A6B78">
          <w:rPr>
            <w:b/>
            <w:i/>
          </w:rPr>
          <w:t>Whitespace</w:t>
        </w:r>
        <w:del w:id="2089" w:author="Steve Hanson" w:date="2013-05-31T10:35:00Z">
          <w:r w:rsidRPr="001A6B78" w:rsidDel="004D27BC">
            <w:rPr>
              <w:b/>
              <w:i/>
            </w:rPr>
            <w:delText xml:space="preserve"> in String Literals</w:delText>
          </w:r>
        </w:del>
        <w:r w:rsidRPr="001A6B78">
          <w:rPr>
            <w:b/>
            <w:i/>
          </w:rPr>
          <w:t>:</w:t>
        </w:r>
      </w:ins>
      <w:ins w:id="2090" w:author="mbeckerle" w:date="2012-03-24T17:44:00Z">
        <w:del w:id="2091" w:author="Steve Hanson" w:date="2012-08-06T11:41:00Z">
          <w:r w:rsidR="00CB6821" w:rsidRPr="001A6B78" w:rsidDel="001A6B78">
            <w:rPr>
              <w:b/>
              <w:i/>
            </w:rPr>
            <w:delText>.</w:delText>
          </w:r>
        </w:del>
      </w:ins>
      <w:ins w:id="2092" w:author="Steve Hanson" w:date="2012-08-06T11:41:00Z">
        <w:r w:rsidR="001A6B78">
          <w:rPr>
            <w:b/>
            <w:i/>
          </w:rPr>
          <w:t xml:space="preserve"> </w:t>
        </w:r>
      </w:ins>
      <w:ins w:id="2093" w:author="mbeckerle" w:date="2012-03-24T17:50:00Z">
        <w:r>
          <w:t xml:space="preserve">When whitespace must be used as part of a property value, the </w:t>
        </w:r>
      </w:ins>
      <w:ins w:id="2094" w:author="Steve Hanson" w:date="2013-05-31T10:35:00Z">
        <w:r w:rsidR="004D27BC">
          <w:t xml:space="preserve">DFDL </w:t>
        </w:r>
      </w:ins>
      <w:ins w:id="2095" w:author="mbeckerle" w:date="2012-03-24T17:50:00Z">
        <w:r>
          <w:t xml:space="preserve">string literal must use entities (such as %WSP;) to represent the whitespace. (This allows </w:t>
        </w:r>
      </w:ins>
      <w:ins w:id="2096" w:author="Steve Hanson" w:date="2013-05-31T10:35:00Z">
        <w:r w:rsidR="004D27BC">
          <w:t>a property</w:t>
        </w:r>
      </w:ins>
      <w:ins w:id="2097" w:author="mbeckerle" w:date="2012-03-24T17:50:00Z">
        <w:del w:id="2098" w:author="Steve Hanson" w:date="2013-05-31T10:35:00Z">
          <w:r w:rsidDel="004D27BC">
            <w:delText xml:space="preserve">string </w:delText>
          </w:r>
        </w:del>
      </w:ins>
      <w:ins w:id="2099" w:author="Steve Hanson" w:date="2013-05-31T10:35:00Z">
        <w:r w:rsidR="004D27BC">
          <w:t xml:space="preserve"> </w:t>
        </w:r>
      </w:ins>
      <w:ins w:id="2100" w:author="mbeckerle" w:date="2012-03-24T17:50:00Z">
        <w:del w:id="2101" w:author="Steve Hanson" w:date="2013-05-31T10:35:00Z">
          <w:r w:rsidDel="004D27BC">
            <w:delText xml:space="preserve">literals </w:delText>
          </w:r>
        </w:del>
        <w:r>
          <w:t xml:space="preserve">to represent lists of </w:t>
        </w:r>
      </w:ins>
      <w:ins w:id="2102" w:author="Steve Hanson" w:date="2013-05-31T10:36:00Z">
        <w:r w:rsidR="004D27BC">
          <w:t xml:space="preserve">DFDL </w:t>
        </w:r>
      </w:ins>
      <w:ins w:id="2103" w:author="mbeckerle" w:date="2012-03-24T17:50:00Z">
        <w:r>
          <w:t>string literals by using literal spaces to separate list elements.)</w:t>
        </w:r>
      </w:ins>
    </w:p>
    <w:p w14:paraId="3D301999" w14:textId="77777777" w:rsidR="00FA2259" w:rsidRPr="005223F4" w:rsidRDefault="00343C5E" w:rsidP="00343C5E">
      <w:pPr>
        <w:pStyle w:val="Heading4"/>
      </w:pPr>
      <w:r w:rsidRPr="005223F4">
        <w:t xml:space="preserve">Character strings in </w:t>
      </w:r>
      <w:r w:rsidR="00454BAA" w:rsidRPr="005223F4">
        <w:t>DFDL String Literals</w:t>
      </w:r>
    </w:p>
    <w:p w14:paraId="7952DEBE" w14:textId="77777777" w:rsidR="00FA2259" w:rsidRPr="005223F4" w:rsidRDefault="00FA2259" w:rsidP="007151D0">
      <w:r w:rsidRPr="005223F4">
        <w:t xml:space="preserve">A literal string in a DFDL Schema is written in the character set encoding specified by the </w:t>
      </w:r>
      <w:r w:rsidR="00141EC2" w:rsidRPr="005223F4">
        <w:t xml:space="preserve">XML </w:t>
      </w:r>
      <w:r w:rsidRPr="005223F4">
        <w:t>directive that begins all XML documents:</w:t>
      </w:r>
    </w:p>
    <w:p w14:paraId="7B3808E5" w14:textId="77777777" w:rsidR="00FA2259" w:rsidRPr="005223F4" w:rsidRDefault="00FA2259" w:rsidP="00FA2259">
      <w:pPr>
        <w:pStyle w:val="CodeBlock"/>
      </w:pPr>
      <w:r w:rsidRPr="005223F4">
        <w:t>&lt;?xml version="1.0" encoding="UTF-8" ?&gt;</w:t>
      </w:r>
    </w:p>
    <w:p w14:paraId="14447FF2" w14:textId="77777777" w:rsidR="00FA2259" w:rsidRPr="005223F4" w:rsidRDefault="00FA2259" w:rsidP="007151D0">
      <w:r w:rsidRPr="005223F4">
        <w:t>In this example, the DFDL schema is written in UTF-8, so any literal strings contained in it, and particularly string literals found in its representation property bindings in the format annotations, are expressed in UTF-8.</w:t>
      </w:r>
    </w:p>
    <w:p w14:paraId="22ED1512" w14:textId="542ABC0B" w:rsidR="00FA2259" w:rsidRDefault="00FA2259" w:rsidP="007151D0">
      <w:r w:rsidRPr="005223F4">
        <w:t>However, these strings are being used to describe features of text data that are commonly in other character set</w:t>
      </w:r>
      <w:ins w:id="2104" w:author="mbeckerle" w:date="2013-01-29T13:43:00Z">
        <w:r w:rsidR="00B87B3C">
          <w:t xml:space="preserve"> encodings</w:t>
        </w:r>
      </w:ins>
      <w:del w:id="2105" w:author="mbeckerle" w:date="2013-01-29T13:43:00Z">
        <w:r w:rsidRPr="005223F4" w:rsidDel="00B87B3C">
          <w:delText>s</w:delText>
        </w:r>
      </w:del>
      <w:r w:rsidRPr="005223F4">
        <w:t xml:space="preserve">. </w:t>
      </w:r>
      <w:r w:rsidR="00055743" w:rsidRPr="005223F4">
        <w:t>For example</w:t>
      </w:r>
      <w:r w:rsidRPr="005223F4">
        <w:t xml:space="preserve">, we may have EBCDIC data </w:t>
      </w:r>
      <w:r w:rsidR="00055743" w:rsidRPr="005223F4">
        <w:t>that</w:t>
      </w:r>
      <w:r w:rsidRPr="005223F4">
        <w:t xml:space="preserve"> is comma separated. A comma in EBCDIC </w:t>
      </w:r>
      <w:del w:id="2106" w:author="mbeckerle" w:date="2013-01-29T13:44:00Z">
        <w:r w:rsidRPr="005223F4" w:rsidDel="00B87B3C">
          <w:delText>does not have the same character code as a</w:delText>
        </w:r>
      </w:del>
      <w:ins w:id="2107" w:author="mbeckerle" w:date="2013-01-29T13:44:00Z">
        <w:r w:rsidR="00B87B3C">
          <w:t xml:space="preserve">has </w:t>
        </w:r>
      </w:ins>
      <w:ins w:id="2108" w:author="mbeckerle" w:date="2013-01-29T13:46:00Z">
        <w:r w:rsidR="00B87B3C">
          <w:t xml:space="preserve">a single-byte </w:t>
        </w:r>
      </w:ins>
      <w:ins w:id="2109" w:author="mbeckerle" w:date="2013-01-29T13:44:00Z">
        <w:r w:rsidR="00B87B3C">
          <w:t>code unit of 0x6B</w:t>
        </w:r>
      </w:ins>
      <w:ins w:id="2110" w:author="mbeckerle" w:date="2013-01-29T13:46:00Z">
        <w:r w:rsidR="00B87B3C">
          <w:t xml:space="preserve"> in the data</w:t>
        </w:r>
      </w:ins>
      <w:ins w:id="2111" w:author="mbeckerle" w:date="2013-01-29T13:44:00Z">
        <w:r w:rsidR="00B87B3C">
          <w:t xml:space="preserve">, </w:t>
        </w:r>
      </w:ins>
      <w:ins w:id="2112" w:author="mbeckerle" w:date="2013-01-29T13:46:00Z">
        <w:r w:rsidR="00B87B3C">
          <w:t xml:space="preserve">the numeric value of </w:t>
        </w:r>
      </w:ins>
      <w:ins w:id="2113" w:author="mbeckerle" w:date="2013-01-29T13:44:00Z">
        <w:r w:rsidR="00B87B3C">
          <w:t xml:space="preserve">which does not correspond to the </w:t>
        </w:r>
      </w:ins>
      <w:del w:id="2114" w:author="mbeckerle" w:date="2013-01-29T13:45:00Z">
        <w:r w:rsidRPr="005223F4" w:rsidDel="00B87B3C">
          <w:delText xml:space="preserve"> </w:delText>
        </w:r>
      </w:del>
      <w:r w:rsidRPr="005223F4">
        <w:t xml:space="preserve">Unicode </w:t>
      </w:r>
      <w:del w:id="2115" w:author="mbeckerle" w:date="2013-01-29T13:45:00Z">
        <w:r w:rsidRPr="005223F4" w:rsidDel="00B87B3C">
          <w:delText>comma</w:delText>
        </w:r>
      </w:del>
      <w:ins w:id="2116" w:author="mbeckerle" w:date="2013-01-29T13:45:00Z">
        <w:r w:rsidR="00B87B3C">
          <w:t xml:space="preserve">character code </w:t>
        </w:r>
      </w:ins>
      <w:ins w:id="2117" w:author="mbeckerle" w:date="2013-01-29T13:46:00Z">
        <w:r w:rsidR="00B87B3C">
          <w:t xml:space="preserve">for comma </w:t>
        </w:r>
      </w:ins>
      <w:ins w:id="2118" w:author="mbeckerle" w:date="2013-01-29T13:45:00Z">
        <w:r w:rsidR="00B87B3C">
          <w:t>which is U+</w:t>
        </w:r>
      </w:ins>
      <w:ins w:id="2119" w:author="mbeckerle" w:date="2013-01-29T13:46:00Z">
        <w:r w:rsidR="00B87B3C">
          <w:t>00</w:t>
        </w:r>
      </w:ins>
      <w:ins w:id="2120" w:author="mbeckerle" w:date="2013-01-29T13:45:00Z">
        <w:r w:rsidR="00B87B3C">
          <w:t>2C</w:t>
        </w:r>
      </w:ins>
      <w:r w:rsidRPr="005223F4">
        <w:t xml:space="preserve">. However, when we indicate that an item is "," (comma) separated and we specify this using a string literal along with specifying the 'encoding' property to be 'ebcdic-cp-us' then this means that the data </w:t>
      </w:r>
      <w:r w:rsidR="00055743" w:rsidRPr="005223F4">
        <w:t>are</w:t>
      </w:r>
      <w:r w:rsidRPr="005223F4">
        <w:t xml:space="preserve"> separated by EBCDIC commas regardless of what character set encoding is used to write the DFDL Schema. </w:t>
      </w:r>
    </w:p>
    <w:p w14:paraId="5D8EBB27" w14:textId="77777777" w:rsidR="00786BB4" w:rsidRPr="001A6B78" w:rsidRDefault="00786BB4" w:rsidP="00786BB4">
      <w:pPr>
        <w:pStyle w:val="XMLExcerpt"/>
        <w:rPr>
          <w:rStyle w:val="CodeCharacter"/>
          <w:sz w:val="20"/>
          <w:lang w:val="de-DE"/>
        </w:rPr>
      </w:pPr>
      <w:r w:rsidRPr="001A6B78">
        <w:rPr>
          <w:rStyle w:val="CodeCharacter"/>
          <w:sz w:val="20"/>
          <w:lang w:val="de-DE"/>
        </w:rPr>
        <w:t>&lt;?xml version=”1.0” encoding=”UTF-8”&gt;</w:t>
      </w:r>
    </w:p>
    <w:p w14:paraId="47AEA14E" w14:textId="77777777" w:rsidR="00786BB4" w:rsidRDefault="00786BB4" w:rsidP="00786BB4">
      <w:pPr>
        <w:pStyle w:val="XMLExcerpt"/>
        <w:rPr>
          <w:rStyle w:val="CodeCharacter"/>
          <w:sz w:val="20"/>
          <w:lang w:val="en-US"/>
        </w:rPr>
      </w:pPr>
      <w:r w:rsidRPr="001A6B78">
        <w:rPr>
          <w:rStyle w:val="CodeCharacter"/>
          <w:sz w:val="20"/>
          <w:lang w:val="de-DE"/>
        </w:rPr>
        <w:t xml:space="preserve">&lt;xs:schema </w:t>
      </w:r>
      <w:r w:rsidR="0098329B" w:rsidRPr="001A6B78">
        <w:rPr>
          <w:rStyle w:val="CodeCharacter"/>
          <w:sz w:val="20"/>
          <w:szCs w:val="20"/>
          <w:lang w:val="de-DE"/>
        </w:rPr>
        <w:t>...</w:t>
      </w:r>
      <w:r w:rsidRPr="001A6B78">
        <w:rPr>
          <w:rStyle w:val="CodeCharacter"/>
          <w:sz w:val="20"/>
          <w:lang w:val="de-DE"/>
        </w:rPr>
        <w:t xml:space="preserve"> </w:t>
      </w:r>
      <w:r>
        <w:rPr>
          <w:rStyle w:val="CodeCharacter"/>
          <w:sz w:val="20"/>
          <w:lang w:val="en-US"/>
        </w:rPr>
        <w:t>&gt;</w:t>
      </w:r>
    </w:p>
    <w:p w14:paraId="116F1AE2" w14:textId="77777777" w:rsidR="00786BB4" w:rsidRPr="005223F4" w:rsidRDefault="00786BB4" w:rsidP="00786BB4">
      <w:pPr>
        <w:pStyle w:val="XMLExcerpt"/>
        <w:rPr>
          <w:rStyle w:val="CodeCharacter"/>
          <w:sz w:val="20"/>
          <w:lang w:val="en-US"/>
        </w:rPr>
      </w:pPr>
      <w:r>
        <w:rPr>
          <w:rStyle w:val="CodeCharacter"/>
          <w:sz w:val="20"/>
          <w:lang w:val="en-US"/>
        </w:rPr>
        <w:t xml:space="preserve">    </w:t>
      </w:r>
      <w:r w:rsidR="0098329B" w:rsidRPr="005223F4">
        <w:rPr>
          <w:rStyle w:val="CodeCharacter"/>
          <w:sz w:val="20"/>
          <w:szCs w:val="20"/>
          <w:lang w:val="en-US"/>
        </w:rPr>
        <w:t>...</w:t>
      </w:r>
    </w:p>
    <w:p w14:paraId="6E671901" w14:textId="77777777" w:rsidR="00786BB4" w:rsidRDefault="00786BB4" w:rsidP="00786BB4">
      <w:pPr>
        <w:pStyle w:val="XMLExcerpt"/>
        <w:rPr>
          <w:lang w:val="en-US"/>
        </w:rPr>
      </w:pPr>
      <w:r>
        <w:rPr>
          <w:rStyle w:val="CodeCharacter"/>
          <w:sz w:val="20"/>
          <w:lang w:val="en-US"/>
        </w:rPr>
        <w:t xml:space="preserve">    </w:t>
      </w:r>
      <w:r w:rsidRPr="005223F4">
        <w:rPr>
          <w:rStyle w:val="CodeCharacter"/>
          <w:sz w:val="20"/>
          <w:lang w:val="en-US"/>
        </w:rPr>
        <w:t>&lt;dfdl:format</w:t>
      </w:r>
      <w:r>
        <w:rPr>
          <w:rStyle w:val="CodeCharacter"/>
          <w:sz w:val="20"/>
          <w:lang w:val="en-US"/>
        </w:rPr>
        <w:t xml:space="preserve"> </w:t>
      </w:r>
      <w:r w:rsidRPr="005223F4">
        <w:rPr>
          <w:rStyle w:val="CodeCharacter"/>
          <w:sz w:val="20"/>
          <w:lang w:val="en-US"/>
        </w:rPr>
        <w:t>encoding=”</w:t>
      </w:r>
      <w:r>
        <w:rPr>
          <w:rStyle w:val="CodeCharacter"/>
          <w:sz w:val="20"/>
          <w:lang w:val="en-US"/>
        </w:rPr>
        <w:t>ebcdic-cp-us</w:t>
      </w:r>
      <w:r w:rsidRPr="005223F4">
        <w:rPr>
          <w:rStyle w:val="CodeCharacter"/>
          <w:sz w:val="20"/>
          <w:lang w:val="en-US"/>
        </w:rPr>
        <w:t>”</w:t>
      </w:r>
      <w:r>
        <w:rPr>
          <w:rStyle w:val="CodeCharacter"/>
          <w:sz w:val="20"/>
          <w:lang w:val="en-US"/>
        </w:rPr>
        <w:t xml:space="preserve"> </w:t>
      </w:r>
      <w:r w:rsidRPr="005223F4">
        <w:rPr>
          <w:rStyle w:val="CodeCharacter"/>
          <w:sz w:val="20"/>
          <w:lang w:val="en-US"/>
        </w:rPr>
        <w:t>separator=”</w:t>
      </w:r>
      <w:r>
        <w:rPr>
          <w:rStyle w:val="CodeCharacter"/>
          <w:sz w:val="20"/>
          <w:lang w:val="en-US"/>
        </w:rPr>
        <w:t>,</w:t>
      </w:r>
      <w:r w:rsidRPr="005223F4">
        <w:rPr>
          <w:rStyle w:val="CodeCharacter"/>
          <w:sz w:val="20"/>
          <w:lang w:val="en-US"/>
        </w:rPr>
        <w:t>”</w:t>
      </w:r>
      <w:r w:rsidRPr="005223F4">
        <w:rPr>
          <w:lang w:val="en-US"/>
        </w:rPr>
        <w:t>/&gt;</w:t>
      </w:r>
    </w:p>
    <w:p w14:paraId="04373174" w14:textId="77777777" w:rsidR="00786BB4" w:rsidRDefault="00786BB4" w:rsidP="00786BB4">
      <w:pPr>
        <w:pStyle w:val="XMLExcerpt"/>
        <w:rPr>
          <w:lang w:val="en-US"/>
        </w:rPr>
      </w:pPr>
      <w:r>
        <w:rPr>
          <w:lang w:val="en-US"/>
        </w:rPr>
        <w:t xml:space="preserve">    </w:t>
      </w:r>
      <w:r w:rsidR="0098329B" w:rsidRPr="005223F4">
        <w:rPr>
          <w:rStyle w:val="CodeCharacter"/>
          <w:sz w:val="20"/>
          <w:szCs w:val="20"/>
          <w:lang w:val="en-US"/>
        </w:rPr>
        <w:t>...</w:t>
      </w:r>
    </w:p>
    <w:p w14:paraId="5470ECCE" w14:textId="77777777" w:rsidR="00786BB4" w:rsidRPr="005223F4" w:rsidRDefault="00786BB4" w:rsidP="00786BB4">
      <w:pPr>
        <w:pStyle w:val="XMLExcerpt"/>
        <w:rPr>
          <w:lang w:val="en-US"/>
        </w:rPr>
      </w:pPr>
      <w:r>
        <w:rPr>
          <w:lang w:val="en-US"/>
        </w:rPr>
        <w:t>&lt;/xs:schema&gt;</w:t>
      </w:r>
    </w:p>
    <w:p w14:paraId="390F620F" w14:textId="77777777" w:rsidR="00786BB4" w:rsidRPr="005223F4" w:rsidDel="00786BB4" w:rsidRDefault="00786BB4" w:rsidP="00815A7A">
      <w:pPr>
        <w:rPr>
          <w:del w:id="2121" w:author="Steve Hanson" w:date="2012-02-23T11:05:00Z"/>
        </w:rPr>
      </w:pPr>
    </w:p>
    <w:p w14:paraId="1E31B444" w14:textId="77777777" w:rsidR="00FA2259" w:rsidRPr="005223F4" w:rsidDel="00786BB4" w:rsidRDefault="00FA2259">
      <w:pPr>
        <w:pStyle w:val="CodeBlock"/>
        <w:ind w:left="0"/>
        <w:rPr>
          <w:del w:id="2122" w:author="Steve Hanson" w:date="2012-02-23T11:13:00Z"/>
        </w:rPr>
        <w:pPrChange w:id="2123" w:author="Steve Hanson" w:date="2012-02-23T11:06:00Z">
          <w:pPr>
            <w:pStyle w:val="CodeBlock"/>
          </w:pPr>
        </w:pPrChange>
      </w:pPr>
      <w:del w:id="2124" w:author="Steve Hanson" w:date="2012-02-23T11:13:00Z">
        <w:r w:rsidRPr="005223F4" w:rsidDel="00786BB4">
          <w:delText>&lt;?xml version="1.0" encoding="UTF-8" ?&gt;</w:delText>
        </w:r>
      </w:del>
    </w:p>
    <w:p w14:paraId="73DD4DDF" w14:textId="77777777" w:rsidR="00FA2259" w:rsidRPr="005223F4" w:rsidDel="00786BB4" w:rsidRDefault="00FA2259">
      <w:pPr>
        <w:pStyle w:val="CodeBlock"/>
        <w:ind w:left="0"/>
        <w:rPr>
          <w:del w:id="2125" w:author="Steve Hanson" w:date="2012-02-23T11:13:00Z"/>
        </w:rPr>
        <w:pPrChange w:id="2126" w:author="Steve Hanson" w:date="2012-02-23T11:06:00Z">
          <w:pPr>
            <w:pStyle w:val="CodeBlock"/>
          </w:pPr>
        </w:pPrChange>
      </w:pPr>
      <w:del w:id="2127" w:author="Steve Hanson" w:date="2012-02-23T11:13:00Z">
        <w:r w:rsidRPr="005223F4" w:rsidDel="00786BB4">
          <w:delText>....</w:delText>
        </w:r>
      </w:del>
    </w:p>
    <w:p w14:paraId="0C01548F" w14:textId="77777777" w:rsidR="00FA2259" w:rsidRPr="005223F4" w:rsidDel="00786BB4" w:rsidRDefault="00FA2259">
      <w:pPr>
        <w:pStyle w:val="CodeBlock"/>
        <w:ind w:left="0"/>
        <w:rPr>
          <w:del w:id="2128" w:author="Steve Hanson" w:date="2012-02-23T11:13:00Z"/>
        </w:rPr>
        <w:pPrChange w:id="2129" w:author="Steve Hanson" w:date="2012-02-23T11:06:00Z">
          <w:pPr>
            <w:pStyle w:val="CodeBlock"/>
          </w:pPr>
        </w:pPrChange>
      </w:pPr>
      <w:del w:id="2130" w:author="Steve Hanson" w:date="2012-02-23T11:13:00Z">
        <w:r w:rsidRPr="005223F4" w:rsidDel="00786BB4">
          <w:delText>....</w:delText>
        </w:r>
      </w:del>
    </w:p>
    <w:p w14:paraId="2A159ED5" w14:textId="77777777" w:rsidR="00FA2259" w:rsidRPr="005223F4" w:rsidDel="00786BB4" w:rsidRDefault="00FA2259">
      <w:pPr>
        <w:pStyle w:val="CodeBlock"/>
        <w:ind w:left="0"/>
        <w:rPr>
          <w:del w:id="2131" w:author="Steve Hanson" w:date="2012-02-23T11:13:00Z"/>
        </w:rPr>
        <w:pPrChange w:id="2132" w:author="Steve Hanson" w:date="2012-02-23T11:06:00Z">
          <w:pPr>
            <w:pStyle w:val="CodeBlock"/>
          </w:pPr>
        </w:pPrChange>
      </w:pPr>
      <w:del w:id="2133" w:author="Steve Hanson" w:date="2012-02-23T11:13:00Z">
        <w:r w:rsidRPr="005223F4" w:rsidDel="00786BB4">
          <w:delText>....&lt;dfdl:format encoding='ebcdic-cp-us' separator=","/&gt;</w:delText>
        </w:r>
      </w:del>
    </w:p>
    <w:p w14:paraId="1A7B23A7" w14:textId="77777777" w:rsidR="00FA2259" w:rsidRPr="005223F4" w:rsidDel="00786BB4" w:rsidRDefault="00FA2259">
      <w:pPr>
        <w:pStyle w:val="CodeBlock"/>
        <w:ind w:left="0"/>
        <w:rPr>
          <w:del w:id="2134" w:author="Steve Hanson" w:date="2012-02-23T11:13:00Z"/>
        </w:rPr>
        <w:pPrChange w:id="2135" w:author="Steve Hanson" w:date="2012-02-23T11:06:00Z">
          <w:pPr>
            <w:pStyle w:val="CodeBlock"/>
          </w:pPr>
        </w:pPrChange>
      </w:pPr>
      <w:del w:id="2136" w:author="Steve Hanson" w:date="2012-02-23T11:13:00Z">
        <w:r w:rsidRPr="005223F4" w:rsidDel="00786BB4">
          <w:delText>.....</w:delText>
        </w:r>
      </w:del>
    </w:p>
    <w:p w14:paraId="01138215" w14:textId="77777777" w:rsidR="00FA2259" w:rsidRPr="005223F4" w:rsidDel="00786BB4" w:rsidRDefault="00FA2259" w:rsidP="007151D0">
      <w:pPr>
        <w:rPr>
          <w:del w:id="2137" w:author="Steve Hanson" w:date="2012-02-23T11:13:00Z"/>
        </w:rPr>
      </w:pPr>
    </w:p>
    <w:p w14:paraId="64720CE2" w14:textId="77777777" w:rsidR="00FA2259" w:rsidRPr="005223F4" w:rsidRDefault="00FA2259" w:rsidP="007151D0">
      <w:r w:rsidRPr="005223F4">
        <w:t xml:space="preserve">When a DFDL processor uses the separator expressed in this manner, the string literal "," is </w:t>
      </w:r>
      <w:r w:rsidRPr="005223F4">
        <w:rPr>
          <w:i/>
        </w:rPr>
        <w:t>translated</w:t>
      </w:r>
      <w:r w:rsidRPr="005223F4">
        <w:t xml:space="preserve"> into the character set encoding of the data it is separating as specified by the encoding representation property. Hence, in this case we would be searching the data for a character with codepoint 0x6B (the EBCDIC comma), not a </w:t>
      </w:r>
      <w:r w:rsidR="00B75F2A" w:rsidRPr="005223F4">
        <w:t>UTF</w:t>
      </w:r>
      <w:r w:rsidRPr="005223F4">
        <w:t>-8 or Unicode (0x2C) comma which is what exists in the DFDL schema</w:t>
      </w:r>
      <w:r w:rsidR="000763BD" w:rsidRPr="005223F4">
        <w:t xml:space="preserve"> document</w:t>
      </w:r>
      <w:r w:rsidRPr="005223F4">
        <w:t xml:space="preserve"> file.</w:t>
      </w:r>
    </w:p>
    <w:p w14:paraId="06652F38" w14:textId="1D432D39" w:rsidR="00E176C7" w:rsidRPr="005223F4" w:rsidDel="001D4C1A" w:rsidRDefault="00E176C7" w:rsidP="007151D0">
      <w:pPr>
        <w:rPr>
          <w:del w:id="2138" w:author="mbeckerle" w:date="2012-04-22T21:44:00Z"/>
        </w:rPr>
      </w:pPr>
    </w:p>
    <w:p w14:paraId="72D1329C" w14:textId="77777777" w:rsidR="00173F34" w:rsidRPr="005223F4" w:rsidRDefault="00E176C7" w:rsidP="00E176C7">
      <w:r w:rsidRPr="005223F4">
        <w:t>Character s</w:t>
      </w:r>
      <w:r w:rsidR="00173F34" w:rsidRPr="005223F4">
        <w:t>tring</w:t>
      </w:r>
      <w:r w:rsidRPr="005223F4">
        <w:t>s</w:t>
      </w:r>
      <w:r w:rsidR="00173F34" w:rsidRPr="005223F4">
        <w:t xml:space="preserve"> can include bidirectional </w:t>
      </w:r>
      <w:r w:rsidR="00355446" w:rsidRPr="005223F4">
        <w:t xml:space="preserve">data. </w:t>
      </w:r>
    </w:p>
    <w:p w14:paraId="5E8F7E82" w14:textId="77777777" w:rsidR="00FA2259" w:rsidRPr="005223F4" w:rsidRDefault="00262C26" w:rsidP="00945088">
      <w:pPr>
        <w:pStyle w:val="Heading4"/>
      </w:pPr>
      <w:bookmarkStart w:id="2139" w:name="_Toc177399034"/>
      <w:bookmarkStart w:id="2140" w:name="_Toc175057321"/>
      <w:bookmarkStart w:id="2141" w:name="_Toc199516245"/>
      <w:bookmarkStart w:id="2142" w:name="_Toc194983923"/>
      <w:bookmarkStart w:id="2143" w:name="_Toc243112763"/>
      <w:r w:rsidRPr="005223F4">
        <w:t xml:space="preserve">DFDL </w:t>
      </w:r>
      <w:r w:rsidR="008F2909" w:rsidRPr="005223F4">
        <w:t xml:space="preserve">Character </w:t>
      </w:r>
      <w:r w:rsidRPr="005223F4">
        <w:t>Entities</w:t>
      </w:r>
      <w:r w:rsidR="00FA2259" w:rsidRPr="005223F4">
        <w:t xml:space="preserve"> </w:t>
      </w:r>
      <w:r w:rsidR="00855CA5" w:rsidRPr="005223F4">
        <w:t xml:space="preserve">in </w:t>
      </w:r>
      <w:r w:rsidR="00FA2259" w:rsidRPr="005223F4">
        <w:t>String Literals</w:t>
      </w:r>
      <w:bookmarkEnd w:id="2139"/>
      <w:bookmarkEnd w:id="2140"/>
      <w:bookmarkEnd w:id="2141"/>
      <w:bookmarkEnd w:id="2142"/>
      <w:bookmarkEnd w:id="2143"/>
    </w:p>
    <w:p w14:paraId="41F53A89" w14:textId="77777777" w:rsidR="00596841" w:rsidRPr="005223F4" w:rsidRDefault="00596841" w:rsidP="008F2909">
      <w:r w:rsidRPr="005223F4">
        <w:t xml:space="preserve">DFDL </w:t>
      </w:r>
      <w:r w:rsidR="008F2909" w:rsidRPr="005223F4">
        <w:t xml:space="preserve">character </w:t>
      </w:r>
      <w:r w:rsidRPr="005223F4">
        <w:t xml:space="preserve">entities </w:t>
      </w:r>
      <w:r w:rsidR="008F2909" w:rsidRPr="005223F4">
        <w:t>specif</w:t>
      </w:r>
      <w:r w:rsidR="00E176C7" w:rsidRPr="005223F4">
        <w:t>y</w:t>
      </w:r>
      <w:r w:rsidR="008F2909" w:rsidRPr="005223F4">
        <w:t xml:space="preserve"> a single Unicode character and </w:t>
      </w:r>
      <w:r w:rsidRPr="005223F4">
        <w:t>provide</w:t>
      </w:r>
      <w:del w:id="2144" w:author="mbeckerle" w:date="2012-03-24T13:32:00Z">
        <w:r w:rsidR="008F2909" w:rsidRPr="005223F4" w:rsidDel="00815A7A">
          <w:delText>s</w:delText>
        </w:r>
      </w:del>
      <w:r w:rsidRPr="005223F4">
        <w:t xml:space="preserve"> </w:t>
      </w:r>
      <w:r w:rsidR="00EA6DF1" w:rsidRPr="005223F4">
        <w:t>a convenient way to specify code</w:t>
      </w:r>
      <w:del w:id="2145" w:author="mbeckerle" w:date="2013-07-25T11:58:00Z">
        <w:r w:rsidR="00EA6DF1" w:rsidRPr="005223F4" w:rsidDel="005F7501">
          <w:delText xml:space="preserve"> </w:delText>
        </w:r>
      </w:del>
      <w:r w:rsidR="00EA6DF1" w:rsidRPr="005223F4">
        <w:t>points that appear in the data stream but would be difficult to specify in XML strings. For example, common non-printable characters or code</w:t>
      </w:r>
      <w:del w:id="2146" w:author="mbeckerle" w:date="2013-07-25T11:58:00Z">
        <w:r w:rsidR="00EA6DF1" w:rsidRPr="005223F4" w:rsidDel="005F7501">
          <w:delText xml:space="preserve"> </w:delText>
        </w:r>
      </w:del>
      <w:r w:rsidR="00EA6DF1" w:rsidRPr="005223F4">
        <w:t>points</w:t>
      </w:r>
      <w:r w:rsidR="00070B9A" w:rsidRPr="005223F4">
        <w:t>,</w:t>
      </w:r>
      <w:r w:rsidR="00EA6DF1" w:rsidRPr="005223F4">
        <w:t xml:space="preserve"> such as 0x00</w:t>
      </w:r>
      <w:r w:rsidR="00070B9A" w:rsidRPr="005223F4">
        <w:t>,</w:t>
      </w:r>
      <w:r w:rsidR="00EA6DF1" w:rsidRPr="005223F4">
        <w:t xml:space="preserve"> that are not valid in XML documents.</w:t>
      </w:r>
      <w:r w:rsidR="008F2909" w:rsidRPr="005223F4">
        <w:t xml:space="preserve"> </w:t>
      </w:r>
      <w:r w:rsidRPr="005223F4">
        <w:t xml:space="preserve">DFDL entities are based on XML </w:t>
      </w:r>
      <w:r w:rsidR="00855CA5" w:rsidRPr="005223F4">
        <w:t>entities</w:t>
      </w:r>
      <w:r w:rsidRPr="005223F4">
        <w:t>, which c</w:t>
      </w:r>
      <w:r w:rsidR="00855CA5" w:rsidRPr="005223F4">
        <w:t>an also be used in</w:t>
      </w:r>
      <w:r w:rsidR="008F2909" w:rsidRPr="005223F4">
        <w:t xml:space="preserve"> a</w:t>
      </w:r>
      <w:r w:rsidR="00855CA5" w:rsidRPr="005223F4">
        <w:t xml:space="preserve"> DFDL schema.</w:t>
      </w:r>
    </w:p>
    <w:p w14:paraId="0677144E" w14:textId="77777777" w:rsidR="008E4398" w:rsidRPr="005223F4" w:rsidRDefault="008E4398" w:rsidP="003F55C2">
      <w:pPr>
        <w:rPr>
          <w:rStyle w:val="HTMLCod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952"/>
        <w:gridCol w:w="756"/>
        <w:gridCol w:w="5148"/>
      </w:tblGrid>
      <w:tr w:rsidR="003A2798" w:rsidRPr="005223F4" w14:paraId="5F05D200" w14:textId="77777777" w:rsidTr="00240AC5">
        <w:tc>
          <w:tcPr>
            <w:tcW w:w="2952" w:type="dxa"/>
            <w:shd w:val="clear" w:color="auto" w:fill="auto"/>
          </w:tcPr>
          <w:p w14:paraId="2152A02C" w14:textId="77777777" w:rsidR="003A2798" w:rsidRPr="00240AC5" w:rsidRDefault="003B75EA" w:rsidP="00070B9A">
            <w:pPr>
              <w:rPr>
                <w:rFonts w:cs="Arial"/>
              </w:rPr>
            </w:pPr>
            <w:r w:rsidRPr="00240AC5">
              <w:rPr>
                <w:rFonts w:cs="Arial"/>
                <w:lang w:eastAsia="en-GB"/>
              </w:rPr>
              <w:t>DfdlCharEntity</w:t>
            </w:r>
            <w:r w:rsidR="003A2798" w:rsidRPr="00240AC5">
              <w:rPr>
                <w:rFonts w:cs="Arial"/>
                <w:lang w:eastAsia="en-GB"/>
              </w:rPr>
              <w:t xml:space="preserve">             </w:t>
            </w:r>
          </w:p>
        </w:tc>
        <w:tc>
          <w:tcPr>
            <w:tcW w:w="756" w:type="dxa"/>
            <w:shd w:val="clear" w:color="auto" w:fill="auto"/>
          </w:tcPr>
          <w:p w14:paraId="79D7756C" w14:textId="77777777" w:rsidR="003A2798" w:rsidRPr="00240AC5" w:rsidRDefault="003A2798" w:rsidP="00070B9A">
            <w:pPr>
              <w:rPr>
                <w:rFonts w:cs="Arial"/>
              </w:rPr>
            </w:pPr>
            <w:r w:rsidRPr="00240AC5">
              <w:rPr>
                <w:rFonts w:cs="Arial"/>
                <w:lang w:eastAsia="en-GB"/>
              </w:rPr>
              <w:t>::=</w:t>
            </w:r>
          </w:p>
        </w:tc>
        <w:tc>
          <w:tcPr>
            <w:tcW w:w="5148" w:type="dxa"/>
            <w:shd w:val="clear" w:color="auto" w:fill="auto"/>
          </w:tcPr>
          <w:p w14:paraId="59C0AE56" w14:textId="77777777" w:rsidR="003A2798" w:rsidRPr="00240AC5" w:rsidRDefault="003A2798" w:rsidP="003B75EA">
            <w:pPr>
              <w:rPr>
                <w:rFonts w:cs="Arial"/>
                <w:lang w:eastAsia="en-GB"/>
              </w:rPr>
            </w:pPr>
            <w:r w:rsidRPr="00240AC5">
              <w:rPr>
                <w:rFonts w:cs="Arial"/>
                <w:lang w:eastAsia="en-GB"/>
              </w:rPr>
              <w:t>DfdlEntity |</w:t>
            </w:r>
          </w:p>
          <w:p w14:paraId="4FED0E0E" w14:textId="77777777" w:rsidR="003A2798" w:rsidRPr="00240AC5" w:rsidRDefault="003A2798" w:rsidP="00070B9A">
            <w:pPr>
              <w:rPr>
                <w:rFonts w:cs="Arial"/>
                <w:lang w:eastAsia="en-GB"/>
              </w:rPr>
            </w:pPr>
            <w:r w:rsidRPr="00240AC5">
              <w:rPr>
                <w:rFonts w:cs="Arial"/>
                <w:lang w:eastAsia="en-GB"/>
              </w:rPr>
              <w:t>DecimalCodePoint |</w:t>
            </w:r>
          </w:p>
          <w:p w14:paraId="54410FBE" w14:textId="77777777" w:rsidR="003A2798" w:rsidRPr="00240AC5" w:rsidRDefault="003A2798" w:rsidP="00070B9A">
            <w:pPr>
              <w:rPr>
                <w:rFonts w:cs="Arial"/>
              </w:rPr>
            </w:pPr>
            <w:r w:rsidRPr="00240AC5">
              <w:rPr>
                <w:rFonts w:cs="Arial"/>
                <w:lang w:eastAsia="en-GB"/>
              </w:rPr>
              <w:t>HexadecimalCodePoint</w:t>
            </w:r>
          </w:p>
        </w:tc>
      </w:tr>
      <w:tr w:rsidR="003A2798" w:rsidRPr="005223F4" w14:paraId="1A91ECD9" w14:textId="77777777" w:rsidTr="00240AC5">
        <w:tc>
          <w:tcPr>
            <w:tcW w:w="2952" w:type="dxa"/>
            <w:shd w:val="clear" w:color="auto" w:fill="auto"/>
          </w:tcPr>
          <w:p w14:paraId="7D562C01" w14:textId="77777777" w:rsidR="003A2798" w:rsidRPr="00240AC5" w:rsidRDefault="003A2798" w:rsidP="00070B9A">
            <w:pPr>
              <w:rPr>
                <w:rFonts w:cs="Arial"/>
              </w:rPr>
            </w:pPr>
            <w:r w:rsidRPr="00240AC5">
              <w:rPr>
                <w:rFonts w:cs="Arial"/>
                <w:lang w:eastAsia="en-GB"/>
              </w:rPr>
              <w:t xml:space="preserve">DfdlEntity         </w:t>
            </w:r>
          </w:p>
        </w:tc>
        <w:tc>
          <w:tcPr>
            <w:tcW w:w="756" w:type="dxa"/>
            <w:shd w:val="clear" w:color="auto" w:fill="auto"/>
          </w:tcPr>
          <w:p w14:paraId="6DE312AE" w14:textId="77777777" w:rsidR="003A2798" w:rsidRPr="00240AC5" w:rsidRDefault="003A2798" w:rsidP="00070B9A">
            <w:pPr>
              <w:rPr>
                <w:rFonts w:cs="Arial"/>
              </w:rPr>
            </w:pPr>
            <w:r w:rsidRPr="00240AC5">
              <w:rPr>
                <w:rFonts w:cs="Arial"/>
                <w:lang w:eastAsia="en-GB"/>
              </w:rPr>
              <w:t>::=</w:t>
            </w:r>
          </w:p>
        </w:tc>
        <w:tc>
          <w:tcPr>
            <w:tcW w:w="5148" w:type="dxa"/>
            <w:shd w:val="clear" w:color="auto" w:fill="auto"/>
          </w:tcPr>
          <w:p w14:paraId="3B5081D7" w14:textId="77777777" w:rsidR="003A2798" w:rsidRPr="00240AC5" w:rsidRDefault="003A2798" w:rsidP="00070B9A">
            <w:pPr>
              <w:rPr>
                <w:rFonts w:cs="Arial"/>
              </w:rPr>
            </w:pPr>
            <w:r w:rsidRPr="00240AC5">
              <w:rPr>
                <w:rFonts w:cs="Arial"/>
                <w:lang w:eastAsia="en-GB"/>
              </w:rPr>
              <w:t>'%' DfdlEntityName ';'</w:t>
            </w:r>
          </w:p>
        </w:tc>
      </w:tr>
      <w:tr w:rsidR="003A2798" w:rsidRPr="005223F4" w14:paraId="6EBB2AF4" w14:textId="77777777" w:rsidTr="00240AC5">
        <w:tc>
          <w:tcPr>
            <w:tcW w:w="2952" w:type="dxa"/>
            <w:shd w:val="clear" w:color="auto" w:fill="auto"/>
          </w:tcPr>
          <w:p w14:paraId="6B380F34" w14:textId="77777777" w:rsidR="003A2798" w:rsidRPr="00240AC5" w:rsidRDefault="003A2798" w:rsidP="00070B9A">
            <w:pPr>
              <w:rPr>
                <w:rFonts w:cs="Arial"/>
              </w:rPr>
            </w:pPr>
            <w:r w:rsidRPr="00240AC5">
              <w:rPr>
                <w:rFonts w:cs="Arial"/>
                <w:lang w:eastAsia="en-GB"/>
              </w:rPr>
              <w:t xml:space="preserve">DfdlEntityName       </w:t>
            </w:r>
          </w:p>
        </w:tc>
        <w:tc>
          <w:tcPr>
            <w:tcW w:w="756" w:type="dxa"/>
            <w:shd w:val="clear" w:color="auto" w:fill="auto"/>
          </w:tcPr>
          <w:p w14:paraId="60AC3DF1" w14:textId="77777777" w:rsidR="003A2798" w:rsidRPr="00240AC5" w:rsidRDefault="003A2798" w:rsidP="00070B9A">
            <w:pPr>
              <w:rPr>
                <w:rFonts w:cs="Arial"/>
              </w:rPr>
            </w:pPr>
            <w:r w:rsidRPr="00240AC5">
              <w:rPr>
                <w:rFonts w:cs="Arial"/>
                <w:lang w:eastAsia="en-GB"/>
              </w:rPr>
              <w:t>::=</w:t>
            </w:r>
          </w:p>
        </w:tc>
        <w:tc>
          <w:tcPr>
            <w:tcW w:w="5148" w:type="dxa"/>
            <w:shd w:val="clear" w:color="auto" w:fill="auto"/>
          </w:tcPr>
          <w:p w14:paraId="4AD130B9" w14:textId="77777777" w:rsidR="00BC3A3D" w:rsidRPr="00240AC5" w:rsidRDefault="003A2798" w:rsidP="00070B9A">
            <w:pPr>
              <w:rPr>
                <w:rFonts w:cs="Arial"/>
                <w:lang w:eastAsia="en-GB"/>
              </w:rPr>
            </w:pPr>
            <w:r w:rsidRPr="00240AC5">
              <w:rPr>
                <w:rFonts w:cs="Arial"/>
                <w:lang w:eastAsia="en-GB"/>
              </w:rPr>
              <w:t xml:space="preserve">'NUL'|'SOH''|'STX'|'ETX'|         </w:t>
            </w:r>
          </w:p>
          <w:p w14:paraId="564711CE" w14:textId="77777777" w:rsidR="00BC3A3D" w:rsidRPr="00240AC5" w:rsidRDefault="003A2798" w:rsidP="00070B9A">
            <w:pPr>
              <w:rPr>
                <w:rFonts w:cs="Arial"/>
                <w:lang w:eastAsia="en-GB"/>
              </w:rPr>
            </w:pPr>
            <w:r w:rsidRPr="00240AC5">
              <w:rPr>
                <w:rFonts w:cs="Arial"/>
                <w:lang w:eastAsia="en-GB"/>
              </w:rPr>
              <w:t xml:space="preserve">'EOT'|'ENQ'|'ACK'|'BEL'|         </w:t>
            </w:r>
          </w:p>
          <w:p w14:paraId="7F82FB8D" w14:textId="77777777" w:rsidR="00BC3A3D" w:rsidRPr="00240AC5" w:rsidRDefault="003A2798" w:rsidP="00070B9A">
            <w:pPr>
              <w:rPr>
                <w:rFonts w:cs="Arial"/>
                <w:lang w:eastAsia="en-GB"/>
              </w:rPr>
            </w:pPr>
            <w:r w:rsidRPr="00240AC5">
              <w:rPr>
                <w:rFonts w:cs="Arial"/>
                <w:lang w:eastAsia="en-GB"/>
              </w:rPr>
              <w:t xml:space="preserve">'BS'|'HT'|'LF'|'VT'|'FF'|        </w:t>
            </w:r>
          </w:p>
          <w:p w14:paraId="5EF949C1" w14:textId="77777777" w:rsidR="00BC3A3D" w:rsidRPr="00240AC5" w:rsidRDefault="003A2798" w:rsidP="00070B9A">
            <w:pPr>
              <w:rPr>
                <w:rFonts w:cs="Arial"/>
                <w:lang w:eastAsia="en-GB"/>
              </w:rPr>
            </w:pPr>
            <w:r w:rsidRPr="00240AC5">
              <w:rPr>
                <w:rFonts w:cs="Arial"/>
                <w:lang w:eastAsia="en-GB"/>
              </w:rPr>
              <w:t xml:space="preserve">'CR'|'SO'|'SI'|'DLE'|        </w:t>
            </w:r>
          </w:p>
          <w:p w14:paraId="1C8F62EF" w14:textId="77777777" w:rsidR="00BC3A3D" w:rsidRPr="00240AC5" w:rsidRDefault="003A2798" w:rsidP="00070B9A">
            <w:pPr>
              <w:rPr>
                <w:rFonts w:cs="Arial"/>
                <w:lang w:eastAsia="en-GB"/>
              </w:rPr>
            </w:pPr>
            <w:r w:rsidRPr="00240AC5">
              <w:rPr>
                <w:rFonts w:cs="Arial"/>
                <w:lang w:eastAsia="en-GB"/>
              </w:rPr>
              <w:t xml:space="preserve">'DC1'|'DC2'|'DC3'|'DC4'|         </w:t>
            </w:r>
          </w:p>
          <w:p w14:paraId="43D31AEE" w14:textId="77777777" w:rsidR="00BC3A3D" w:rsidRPr="00240AC5" w:rsidRDefault="003A2798" w:rsidP="00070B9A">
            <w:pPr>
              <w:rPr>
                <w:rFonts w:cs="Arial"/>
                <w:lang w:eastAsia="en-GB"/>
              </w:rPr>
            </w:pPr>
            <w:r w:rsidRPr="00240AC5">
              <w:rPr>
                <w:rFonts w:cs="Arial"/>
                <w:lang w:eastAsia="en-GB"/>
              </w:rPr>
              <w:t xml:space="preserve">'NAK'|'SYN'|'ETB'|'CAN'|         </w:t>
            </w:r>
          </w:p>
          <w:p w14:paraId="14BCE778" w14:textId="77777777" w:rsidR="00BC3A3D" w:rsidRPr="00240AC5" w:rsidRDefault="003A2798" w:rsidP="00070B9A">
            <w:pPr>
              <w:rPr>
                <w:rFonts w:cs="Arial"/>
                <w:lang w:eastAsia="en-GB"/>
              </w:rPr>
            </w:pPr>
            <w:r w:rsidRPr="00240AC5">
              <w:rPr>
                <w:rFonts w:cs="Arial"/>
                <w:lang w:eastAsia="en-GB"/>
              </w:rPr>
              <w:t xml:space="preserve">'EM'|'SUB'|'ESC'|'FS'|         </w:t>
            </w:r>
          </w:p>
          <w:p w14:paraId="2E089341" w14:textId="77777777" w:rsidR="00BC3A3D" w:rsidRPr="00240AC5" w:rsidRDefault="003A2798" w:rsidP="00070B9A">
            <w:pPr>
              <w:rPr>
                <w:rFonts w:cs="Arial"/>
                <w:lang w:eastAsia="en-GB"/>
              </w:rPr>
            </w:pPr>
            <w:r w:rsidRPr="00240AC5">
              <w:rPr>
                <w:rFonts w:cs="Arial"/>
                <w:lang w:eastAsia="en-GB"/>
              </w:rPr>
              <w:t xml:space="preserve">'GS'|'RS'|'US'|'SP'|           </w:t>
            </w:r>
          </w:p>
          <w:p w14:paraId="1A05E1FB" w14:textId="77777777" w:rsidR="003A2798" w:rsidRPr="00240AC5" w:rsidRDefault="003A2798" w:rsidP="00070B9A">
            <w:pPr>
              <w:rPr>
                <w:rFonts w:cs="Arial"/>
              </w:rPr>
            </w:pPr>
            <w:r w:rsidRPr="00240AC5">
              <w:rPr>
                <w:rFonts w:cs="Arial"/>
                <w:lang w:eastAsia="en-GB"/>
              </w:rPr>
              <w:t>'DEL'|'NBSP'|'NEL'|'LS'</w:t>
            </w:r>
          </w:p>
        </w:tc>
      </w:tr>
      <w:tr w:rsidR="003A2798" w:rsidRPr="005223F4" w14:paraId="3918CFD7" w14:textId="77777777" w:rsidTr="00240AC5">
        <w:tc>
          <w:tcPr>
            <w:tcW w:w="2952" w:type="dxa"/>
            <w:shd w:val="clear" w:color="auto" w:fill="auto"/>
          </w:tcPr>
          <w:p w14:paraId="1D6BCB81" w14:textId="77777777" w:rsidR="003A2798" w:rsidRPr="00240AC5" w:rsidRDefault="003A2798" w:rsidP="00070B9A">
            <w:pPr>
              <w:rPr>
                <w:rFonts w:cs="Arial"/>
              </w:rPr>
            </w:pPr>
            <w:r w:rsidRPr="00240AC5">
              <w:rPr>
                <w:rFonts w:cs="Arial"/>
                <w:lang w:eastAsia="en-GB"/>
              </w:rPr>
              <w:t xml:space="preserve">DecimalCodePoint       </w:t>
            </w:r>
          </w:p>
        </w:tc>
        <w:tc>
          <w:tcPr>
            <w:tcW w:w="756" w:type="dxa"/>
            <w:shd w:val="clear" w:color="auto" w:fill="auto"/>
          </w:tcPr>
          <w:p w14:paraId="4B6AC6E4" w14:textId="77777777" w:rsidR="003A2798" w:rsidRPr="00240AC5" w:rsidRDefault="003A2798" w:rsidP="00070B9A">
            <w:pPr>
              <w:rPr>
                <w:rFonts w:cs="Arial"/>
              </w:rPr>
            </w:pPr>
            <w:r w:rsidRPr="00240AC5">
              <w:rPr>
                <w:rFonts w:cs="Arial"/>
                <w:lang w:eastAsia="en-GB"/>
              </w:rPr>
              <w:t>::=</w:t>
            </w:r>
          </w:p>
        </w:tc>
        <w:tc>
          <w:tcPr>
            <w:tcW w:w="5148" w:type="dxa"/>
            <w:shd w:val="clear" w:color="auto" w:fill="auto"/>
          </w:tcPr>
          <w:p w14:paraId="5A5CE70D" w14:textId="77777777" w:rsidR="003A2798" w:rsidRPr="00240AC5" w:rsidRDefault="003A2798" w:rsidP="00070B9A">
            <w:pPr>
              <w:rPr>
                <w:rFonts w:cs="Arial"/>
              </w:rPr>
            </w:pPr>
            <w:r w:rsidRPr="00240AC5">
              <w:rPr>
                <w:rFonts w:cs="Arial"/>
                <w:lang w:eastAsia="en-GB"/>
              </w:rPr>
              <w:t>'%#' [0-9]+ ';'</w:t>
            </w:r>
          </w:p>
        </w:tc>
      </w:tr>
      <w:tr w:rsidR="003A2798" w:rsidRPr="005223F4" w14:paraId="4CEDAED1" w14:textId="77777777" w:rsidTr="00240AC5">
        <w:tc>
          <w:tcPr>
            <w:tcW w:w="2952" w:type="dxa"/>
            <w:shd w:val="clear" w:color="auto" w:fill="auto"/>
          </w:tcPr>
          <w:p w14:paraId="07EA3716" w14:textId="77777777" w:rsidR="003A2798" w:rsidRPr="00240AC5" w:rsidRDefault="003A2798" w:rsidP="00070B9A">
            <w:pPr>
              <w:rPr>
                <w:rFonts w:cs="Arial"/>
              </w:rPr>
            </w:pPr>
            <w:r w:rsidRPr="00240AC5">
              <w:rPr>
                <w:rFonts w:cs="Arial"/>
                <w:lang w:eastAsia="en-GB"/>
              </w:rPr>
              <w:t xml:space="preserve">HexadecimalCodePoint   </w:t>
            </w:r>
          </w:p>
        </w:tc>
        <w:tc>
          <w:tcPr>
            <w:tcW w:w="756" w:type="dxa"/>
            <w:shd w:val="clear" w:color="auto" w:fill="auto"/>
          </w:tcPr>
          <w:p w14:paraId="3F500183" w14:textId="77777777" w:rsidR="003A2798" w:rsidRPr="00240AC5" w:rsidRDefault="003A2798" w:rsidP="00070B9A">
            <w:pPr>
              <w:rPr>
                <w:rFonts w:cs="Arial"/>
              </w:rPr>
            </w:pPr>
            <w:r w:rsidRPr="00240AC5">
              <w:rPr>
                <w:rFonts w:cs="Arial"/>
                <w:lang w:eastAsia="en-GB"/>
              </w:rPr>
              <w:t>::=</w:t>
            </w:r>
          </w:p>
        </w:tc>
        <w:tc>
          <w:tcPr>
            <w:tcW w:w="5148" w:type="dxa"/>
            <w:shd w:val="clear" w:color="auto" w:fill="auto"/>
          </w:tcPr>
          <w:p w14:paraId="7B56D31B" w14:textId="77777777" w:rsidR="003A2798" w:rsidRPr="00240AC5" w:rsidRDefault="003A2798" w:rsidP="00070B9A">
            <w:pPr>
              <w:rPr>
                <w:rFonts w:cs="Arial"/>
              </w:rPr>
            </w:pPr>
            <w:r w:rsidRPr="00240AC5">
              <w:rPr>
                <w:rFonts w:cs="Arial"/>
                <w:lang w:eastAsia="en-GB"/>
              </w:rPr>
              <w:t>'%#x' [0-9a-fA-F]+ ';'</w:t>
            </w:r>
          </w:p>
        </w:tc>
      </w:tr>
    </w:tbl>
    <w:p w14:paraId="55585314" w14:textId="77777777" w:rsidR="003A2798" w:rsidRPr="00641E2F" w:rsidRDefault="00070B9A" w:rsidP="00070B9A">
      <w:pPr>
        <w:pStyle w:val="Caption"/>
        <w:rPr>
          <w:rFonts w:cs="Arial"/>
        </w:rPr>
      </w:pPr>
      <w:r w:rsidRPr="00641E2F">
        <w:rPr>
          <w:rFonts w:cs="Arial"/>
        </w:rPr>
        <w:t xml:space="preserve">Table </w:t>
      </w:r>
      <w:r w:rsidRPr="00641E2F">
        <w:rPr>
          <w:rFonts w:cs="Arial"/>
        </w:rPr>
        <w:fldChar w:fldCharType="begin"/>
      </w:r>
      <w:r w:rsidRPr="00641E2F">
        <w:rPr>
          <w:rFonts w:cs="Arial"/>
        </w:rPr>
        <w:instrText xml:space="preserve"> SEQ Table \* ARABIC </w:instrText>
      </w:r>
      <w:r w:rsidRPr="00641E2F">
        <w:rPr>
          <w:rFonts w:cs="Arial"/>
        </w:rPr>
        <w:fldChar w:fldCharType="separate"/>
      </w:r>
      <w:r w:rsidR="007B2211">
        <w:rPr>
          <w:rFonts w:cs="Arial"/>
          <w:noProof/>
        </w:rPr>
        <w:t>2</w:t>
      </w:r>
      <w:r w:rsidRPr="00641E2F">
        <w:rPr>
          <w:rFonts w:cs="Arial"/>
        </w:rPr>
        <w:fldChar w:fldCharType="end"/>
      </w:r>
      <w:r w:rsidRPr="00641E2F">
        <w:rPr>
          <w:rFonts w:cs="Arial"/>
          <w:noProof/>
        </w:rPr>
        <w:t xml:space="preserve"> DFDL Character Entity syntax</w:t>
      </w:r>
    </w:p>
    <w:p w14:paraId="38780739" w14:textId="067CCC70" w:rsidR="00070B9A" w:rsidRPr="00641E2F" w:rsidRDefault="00F77EDE" w:rsidP="008E4398">
      <w:pPr>
        <w:rPr>
          <w:rFonts w:cs="Arial"/>
        </w:rPr>
      </w:pPr>
      <w:ins w:id="2147" w:author="Steve Hanson" w:date="2012-08-06T11:43:00Z">
        <w:r>
          <w:rPr>
            <w:rFonts w:cs="Arial"/>
          </w:rPr>
          <w:t xml:space="preserve">Using </w:t>
        </w:r>
      </w:ins>
      <w:r w:rsidR="00070B9A" w:rsidRPr="00641E2F">
        <w:rPr>
          <w:rFonts w:cs="Arial"/>
        </w:rPr>
        <w:t xml:space="preserve">%% </w:t>
      </w:r>
      <w:del w:id="2148" w:author="Steve Hanson" w:date="2012-08-06T11:43:00Z">
        <w:r w:rsidR="00070B9A" w:rsidRPr="00641E2F" w:rsidDel="00F77EDE">
          <w:rPr>
            <w:rFonts w:cs="Arial"/>
          </w:rPr>
          <w:delText xml:space="preserve"> - I</w:delText>
        </w:r>
      </w:del>
      <w:ins w:id="2149" w:author="Steve Hanson" w:date="2012-08-06T11:43:00Z">
        <w:r>
          <w:rPr>
            <w:rFonts w:cs="Arial"/>
          </w:rPr>
          <w:t>i</w:t>
        </w:r>
      </w:ins>
      <w:r w:rsidR="00070B9A" w:rsidRPr="00641E2F">
        <w:rPr>
          <w:rFonts w:cs="Arial"/>
        </w:rPr>
        <w:t>nserts a single literal "%" into the string literal. This "%" is subject to character set</w:t>
      </w:r>
      <w:ins w:id="2150" w:author="mbeckerle" w:date="2013-01-29T13:47:00Z">
        <w:r w:rsidR="00B87B3C">
          <w:rPr>
            <w:rFonts w:cs="Arial"/>
          </w:rPr>
          <w:t xml:space="preserve"> encoding</w:t>
        </w:r>
      </w:ins>
      <w:r w:rsidR="00070B9A" w:rsidRPr="00641E2F">
        <w:rPr>
          <w:rFonts w:cs="Arial"/>
        </w:rPr>
        <w:t xml:space="preserve"> translation as is any other character.</w:t>
      </w:r>
    </w:p>
    <w:p w14:paraId="6FB9F131" w14:textId="3FA3047A" w:rsidR="00070B9A" w:rsidRPr="00641E2F" w:rsidDel="001D4C1A" w:rsidRDefault="00070B9A" w:rsidP="008E4398">
      <w:pPr>
        <w:rPr>
          <w:del w:id="2151" w:author="mbeckerle" w:date="2012-04-22T21:44:00Z"/>
          <w:rFonts w:cs="Arial"/>
        </w:rPr>
      </w:pPr>
    </w:p>
    <w:p w14:paraId="4B66DCB0" w14:textId="6BEF957C" w:rsidR="003B75EA" w:rsidRPr="00641E2F" w:rsidRDefault="003B75EA" w:rsidP="008E4398">
      <w:pPr>
        <w:rPr>
          <w:rFonts w:cs="Arial"/>
        </w:rPr>
      </w:pPr>
      <w:r w:rsidRPr="00641E2F">
        <w:rPr>
          <w:rFonts w:cs="Arial"/>
        </w:rPr>
        <w:t xml:space="preserve">A </w:t>
      </w:r>
      <w:r w:rsidRPr="00641E2F">
        <w:rPr>
          <w:rFonts w:cs="Arial"/>
          <w:lang w:eastAsia="en-GB"/>
        </w:rPr>
        <w:t xml:space="preserve">HexadecimalCodePoint </w:t>
      </w:r>
      <w:r w:rsidR="008E4398" w:rsidRPr="00641E2F">
        <w:rPr>
          <w:rFonts w:cs="Arial"/>
        </w:rPr>
        <w:t>provide</w:t>
      </w:r>
      <w:r w:rsidRPr="00641E2F">
        <w:rPr>
          <w:rFonts w:cs="Arial"/>
        </w:rPr>
        <w:t>s</w:t>
      </w:r>
      <w:r w:rsidR="008E4398" w:rsidRPr="00641E2F">
        <w:rPr>
          <w:rFonts w:cs="Arial"/>
        </w:rPr>
        <w:t xml:space="preserve"> a hexadecimal representation of the character's code</w:t>
      </w:r>
      <w:del w:id="2152" w:author="mbeckerle" w:date="2013-07-25T11:58:00Z">
        <w:r w:rsidR="008E4398" w:rsidRPr="00641E2F" w:rsidDel="005F7501">
          <w:rPr>
            <w:rFonts w:cs="Arial"/>
          </w:rPr>
          <w:delText xml:space="preserve"> </w:delText>
        </w:r>
      </w:del>
      <w:r w:rsidR="008E4398" w:rsidRPr="00641E2F">
        <w:rPr>
          <w:rFonts w:cs="Arial"/>
        </w:rPr>
        <w:t xml:space="preserve">point in ISO/IEC 10646. </w:t>
      </w:r>
    </w:p>
    <w:p w14:paraId="442D1764" w14:textId="77777777" w:rsidR="008E4398" w:rsidRPr="00641E2F" w:rsidRDefault="003F55C2" w:rsidP="00641E2F">
      <w:pPr>
        <w:rPr>
          <w:rFonts w:cs="Arial"/>
        </w:rPr>
      </w:pPr>
      <w:r w:rsidRPr="00641E2F">
        <w:rPr>
          <w:rFonts w:cs="Arial"/>
        </w:rPr>
        <w:t xml:space="preserve">A </w:t>
      </w:r>
      <w:r w:rsidRPr="00641E2F">
        <w:rPr>
          <w:rFonts w:cs="Arial"/>
          <w:lang w:eastAsia="en-GB"/>
        </w:rPr>
        <w:t>DecimalCodePoint</w:t>
      </w:r>
      <w:r w:rsidR="008E4398" w:rsidRPr="00641E2F">
        <w:rPr>
          <w:rFonts w:cs="Arial"/>
        </w:rPr>
        <w:t xml:space="preserve"> provide</w:t>
      </w:r>
      <w:r w:rsidRPr="00641E2F">
        <w:rPr>
          <w:rFonts w:cs="Arial"/>
        </w:rPr>
        <w:t>s</w:t>
      </w:r>
      <w:r w:rsidR="008E4398" w:rsidRPr="00641E2F">
        <w:rPr>
          <w:rFonts w:cs="Arial"/>
        </w:rPr>
        <w:t xml:space="preserve"> a decimal representation of the character's code</w:t>
      </w:r>
      <w:del w:id="2153" w:author="mbeckerle" w:date="2013-07-25T11:58:00Z">
        <w:r w:rsidR="008E4398" w:rsidRPr="00641E2F" w:rsidDel="005F7501">
          <w:rPr>
            <w:rFonts w:cs="Arial"/>
          </w:rPr>
          <w:delText xml:space="preserve"> </w:delText>
        </w:r>
      </w:del>
      <w:r w:rsidR="008E4398" w:rsidRPr="00641E2F">
        <w:rPr>
          <w:rFonts w:cs="Arial"/>
        </w:rPr>
        <w:t>point in ISO/IEC 10646.</w:t>
      </w:r>
    </w:p>
    <w:p w14:paraId="10E72DCC" w14:textId="4918AC2C" w:rsidR="008E4398" w:rsidRPr="00641E2F" w:rsidRDefault="00070B9A" w:rsidP="008E4398">
      <w:pPr>
        <w:rPr>
          <w:rFonts w:cs="Arial"/>
          <w:lang w:bidi="he-IL"/>
        </w:rPr>
      </w:pPr>
      <w:r w:rsidRPr="00641E2F">
        <w:rPr>
          <w:rStyle w:val="HTMLCode"/>
          <w:rFonts w:ascii="Arial" w:hAnsi="Arial" w:cs="Arial"/>
        </w:rPr>
        <w:t xml:space="preserve">A </w:t>
      </w:r>
      <w:r w:rsidR="00231C40" w:rsidRPr="00641E2F">
        <w:rPr>
          <w:rFonts w:cs="Arial"/>
          <w:lang w:eastAsia="en-GB"/>
        </w:rPr>
        <w:t>d</w:t>
      </w:r>
      <w:r w:rsidRPr="00641E2F">
        <w:rPr>
          <w:rFonts w:cs="Arial"/>
          <w:lang w:eastAsia="en-GB"/>
        </w:rPr>
        <w:t xml:space="preserve">fdlEntityName </w:t>
      </w:r>
      <w:ins w:id="2154" w:author="Steve Hanson" w:date="2012-08-06T11:44:00Z">
        <w:r w:rsidR="00F77EDE">
          <w:rPr>
            <w:rFonts w:cs="Arial"/>
            <w:lang w:eastAsia="en-GB"/>
          </w:rPr>
          <w:t xml:space="preserve">is </w:t>
        </w:r>
      </w:ins>
      <w:r w:rsidR="008E4398" w:rsidRPr="00641E2F">
        <w:rPr>
          <w:rFonts w:cs="Arial"/>
        </w:rPr>
        <w:t xml:space="preserve">one of the mnemonics given in the following tables. </w:t>
      </w:r>
    </w:p>
    <w:p w14:paraId="0FD4B61E" w14:textId="2D020B02" w:rsidR="008E4398" w:rsidRPr="005223F4" w:rsidDel="001D4C1A" w:rsidRDefault="008E4398" w:rsidP="008E4398">
      <w:pPr>
        <w:rPr>
          <w:del w:id="2155" w:author="mbeckerle" w:date="2012-04-22T21:44:00Z"/>
          <w:rFonts w:ascii="Helv" w:hAnsi="Helv" w:cs="Helv"/>
          <w:b/>
          <w:bCs/>
          <w:color w:val="000000"/>
          <w:lang w:bidi="he-I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68"/>
        <w:gridCol w:w="4235"/>
        <w:gridCol w:w="2919"/>
      </w:tblGrid>
      <w:tr w:rsidR="008E4398" w:rsidRPr="00240AC5" w14:paraId="67C32AE4" w14:textId="77777777" w:rsidTr="00240AC5">
        <w:tc>
          <w:tcPr>
            <w:tcW w:w="1368" w:type="dxa"/>
            <w:shd w:val="clear" w:color="auto" w:fill="F3F3F3"/>
          </w:tcPr>
          <w:p w14:paraId="6E5B498E" w14:textId="77777777" w:rsidR="008E4398" w:rsidRPr="00275A32" w:rsidRDefault="008E4398" w:rsidP="00240AC5">
            <w:pPr>
              <w:jc w:val="center"/>
              <w:rPr>
                <w:b/>
                <w:iCs/>
              </w:rPr>
            </w:pPr>
            <w:r w:rsidRPr="00275A32">
              <w:rPr>
                <w:b/>
                <w:iCs/>
              </w:rPr>
              <w:t>Mnemonic</w:t>
            </w:r>
          </w:p>
        </w:tc>
        <w:tc>
          <w:tcPr>
            <w:tcW w:w="4235" w:type="dxa"/>
            <w:shd w:val="clear" w:color="auto" w:fill="F3F3F3"/>
          </w:tcPr>
          <w:p w14:paraId="3F21B051" w14:textId="77777777" w:rsidR="008E4398" w:rsidRPr="005E3B09" w:rsidRDefault="008E4398" w:rsidP="00240AC5">
            <w:pPr>
              <w:jc w:val="center"/>
              <w:rPr>
                <w:b/>
                <w:iCs/>
              </w:rPr>
            </w:pPr>
            <w:r w:rsidRPr="005E3B09">
              <w:rPr>
                <w:b/>
                <w:iCs/>
              </w:rPr>
              <w:t>Meaning</w:t>
            </w:r>
          </w:p>
        </w:tc>
        <w:tc>
          <w:tcPr>
            <w:tcW w:w="2919" w:type="dxa"/>
            <w:shd w:val="clear" w:color="auto" w:fill="F3F3F3"/>
          </w:tcPr>
          <w:p w14:paraId="0A75E447" w14:textId="0119B6E8" w:rsidR="008E4398" w:rsidRPr="00F81703" w:rsidRDefault="008E4398">
            <w:pPr>
              <w:jc w:val="center"/>
              <w:rPr>
                <w:b/>
                <w:iCs/>
              </w:rPr>
            </w:pPr>
            <w:r w:rsidRPr="00F81703">
              <w:rPr>
                <w:b/>
                <w:iCs/>
              </w:rPr>
              <w:t xml:space="preserve">Unicode </w:t>
            </w:r>
            <w:del w:id="2156" w:author="mbeckerle" w:date="2013-01-28T13:49:00Z">
              <w:r w:rsidRPr="00F81703" w:rsidDel="00963578">
                <w:rPr>
                  <w:b/>
                  <w:iCs/>
                </w:rPr>
                <w:delText>value</w:delText>
              </w:r>
            </w:del>
            <w:ins w:id="2157" w:author="mbeckerle" w:date="2013-01-28T13:49:00Z">
              <w:r w:rsidR="00963578">
                <w:rPr>
                  <w:b/>
                  <w:iCs/>
                </w:rPr>
                <w:t>Character Code</w:t>
              </w:r>
            </w:ins>
          </w:p>
        </w:tc>
      </w:tr>
      <w:tr w:rsidR="008E4398" w:rsidRPr="005223F4" w14:paraId="3F0F302F" w14:textId="77777777" w:rsidTr="00240AC5">
        <w:tc>
          <w:tcPr>
            <w:tcW w:w="1368" w:type="dxa"/>
            <w:shd w:val="clear" w:color="auto" w:fill="auto"/>
          </w:tcPr>
          <w:p w14:paraId="45516863" w14:textId="77777777" w:rsidR="008E4398" w:rsidRPr="005223F4" w:rsidRDefault="008E4398" w:rsidP="00240AC5">
            <w:pPr>
              <w:jc w:val="center"/>
            </w:pPr>
            <w:r w:rsidRPr="005223F4">
              <w:t>NUL</w:t>
            </w:r>
          </w:p>
        </w:tc>
        <w:tc>
          <w:tcPr>
            <w:tcW w:w="4235" w:type="dxa"/>
            <w:shd w:val="clear" w:color="auto" w:fill="auto"/>
          </w:tcPr>
          <w:p w14:paraId="5F1E6598" w14:textId="77777777" w:rsidR="008E4398" w:rsidRPr="005223F4" w:rsidRDefault="008E4398" w:rsidP="00240AC5">
            <w:pPr>
              <w:jc w:val="center"/>
            </w:pPr>
            <w:r w:rsidRPr="005223F4">
              <w:t xml:space="preserve">null </w:t>
            </w:r>
          </w:p>
        </w:tc>
        <w:tc>
          <w:tcPr>
            <w:tcW w:w="2919" w:type="dxa"/>
            <w:shd w:val="clear" w:color="auto" w:fill="auto"/>
          </w:tcPr>
          <w:p w14:paraId="2C2C6AEF" w14:textId="77777777" w:rsidR="008E4398" w:rsidRPr="005223F4" w:rsidRDefault="008E4398" w:rsidP="00240AC5">
            <w:pPr>
              <w:jc w:val="center"/>
            </w:pPr>
            <w:r w:rsidRPr="005223F4">
              <w:t>U+0000</w:t>
            </w:r>
          </w:p>
        </w:tc>
      </w:tr>
      <w:tr w:rsidR="008E4398" w:rsidRPr="005223F4" w14:paraId="4877B5E8" w14:textId="77777777" w:rsidTr="00240AC5">
        <w:tc>
          <w:tcPr>
            <w:tcW w:w="1368" w:type="dxa"/>
            <w:shd w:val="clear" w:color="auto" w:fill="auto"/>
          </w:tcPr>
          <w:p w14:paraId="44B8615A" w14:textId="77777777" w:rsidR="008E4398" w:rsidRPr="005223F4" w:rsidRDefault="008E4398" w:rsidP="00240AC5">
            <w:pPr>
              <w:jc w:val="center"/>
            </w:pPr>
            <w:r w:rsidRPr="005223F4">
              <w:t>SOH</w:t>
            </w:r>
          </w:p>
        </w:tc>
        <w:tc>
          <w:tcPr>
            <w:tcW w:w="4235" w:type="dxa"/>
            <w:shd w:val="clear" w:color="auto" w:fill="auto"/>
          </w:tcPr>
          <w:p w14:paraId="707B9135" w14:textId="77777777" w:rsidR="008E4398" w:rsidRPr="005223F4" w:rsidRDefault="008E4398" w:rsidP="00240AC5">
            <w:pPr>
              <w:jc w:val="center"/>
            </w:pPr>
            <w:r w:rsidRPr="005223F4">
              <w:t>start of heading</w:t>
            </w:r>
          </w:p>
        </w:tc>
        <w:tc>
          <w:tcPr>
            <w:tcW w:w="2919" w:type="dxa"/>
            <w:shd w:val="clear" w:color="auto" w:fill="auto"/>
          </w:tcPr>
          <w:p w14:paraId="4F7EA473" w14:textId="77777777" w:rsidR="008E4398" w:rsidRPr="005223F4" w:rsidRDefault="008E4398" w:rsidP="00240AC5">
            <w:pPr>
              <w:jc w:val="center"/>
            </w:pPr>
            <w:r w:rsidRPr="005223F4">
              <w:t>U+0001</w:t>
            </w:r>
          </w:p>
        </w:tc>
      </w:tr>
      <w:tr w:rsidR="008E4398" w:rsidRPr="005223F4" w14:paraId="010E5336" w14:textId="77777777" w:rsidTr="00240AC5">
        <w:tc>
          <w:tcPr>
            <w:tcW w:w="1368" w:type="dxa"/>
            <w:shd w:val="clear" w:color="auto" w:fill="auto"/>
          </w:tcPr>
          <w:p w14:paraId="338A4EDD" w14:textId="77777777" w:rsidR="008E4398" w:rsidRPr="005223F4" w:rsidRDefault="008E4398" w:rsidP="00240AC5">
            <w:pPr>
              <w:jc w:val="center"/>
            </w:pPr>
            <w:r w:rsidRPr="005223F4">
              <w:t>STX</w:t>
            </w:r>
          </w:p>
        </w:tc>
        <w:tc>
          <w:tcPr>
            <w:tcW w:w="4235" w:type="dxa"/>
            <w:shd w:val="clear" w:color="auto" w:fill="auto"/>
          </w:tcPr>
          <w:p w14:paraId="5C0035FF" w14:textId="77777777" w:rsidR="008E4398" w:rsidRPr="005223F4" w:rsidRDefault="008E4398" w:rsidP="00240AC5">
            <w:pPr>
              <w:jc w:val="center"/>
            </w:pPr>
            <w:r w:rsidRPr="005223F4">
              <w:t xml:space="preserve">start of text </w:t>
            </w:r>
          </w:p>
        </w:tc>
        <w:tc>
          <w:tcPr>
            <w:tcW w:w="2919" w:type="dxa"/>
            <w:shd w:val="clear" w:color="auto" w:fill="auto"/>
          </w:tcPr>
          <w:p w14:paraId="0F245CF1" w14:textId="77777777" w:rsidR="008E4398" w:rsidRPr="005223F4" w:rsidRDefault="008E4398" w:rsidP="00240AC5">
            <w:pPr>
              <w:jc w:val="center"/>
            </w:pPr>
            <w:r w:rsidRPr="005223F4">
              <w:t>U+0002</w:t>
            </w:r>
          </w:p>
        </w:tc>
      </w:tr>
      <w:tr w:rsidR="008E4398" w:rsidRPr="005223F4" w14:paraId="2F9433BF" w14:textId="77777777" w:rsidTr="00240AC5">
        <w:tc>
          <w:tcPr>
            <w:tcW w:w="1368" w:type="dxa"/>
            <w:shd w:val="clear" w:color="auto" w:fill="auto"/>
          </w:tcPr>
          <w:p w14:paraId="1D9AE0F0" w14:textId="77777777" w:rsidR="008E4398" w:rsidRPr="005223F4" w:rsidRDefault="008E4398" w:rsidP="00240AC5">
            <w:pPr>
              <w:jc w:val="center"/>
            </w:pPr>
            <w:r w:rsidRPr="005223F4">
              <w:t>ETX</w:t>
            </w:r>
          </w:p>
        </w:tc>
        <w:tc>
          <w:tcPr>
            <w:tcW w:w="4235" w:type="dxa"/>
            <w:shd w:val="clear" w:color="auto" w:fill="auto"/>
          </w:tcPr>
          <w:p w14:paraId="59B41202" w14:textId="77777777" w:rsidR="008E4398" w:rsidRPr="005223F4" w:rsidRDefault="008E4398" w:rsidP="00240AC5">
            <w:pPr>
              <w:jc w:val="center"/>
            </w:pPr>
            <w:r w:rsidRPr="005223F4">
              <w:t xml:space="preserve">end of text </w:t>
            </w:r>
          </w:p>
        </w:tc>
        <w:tc>
          <w:tcPr>
            <w:tcW w:w="2919" w:type="dxa"/>
            <w:shd w:val="clear" w:color="auto" w:fill="auto"/>
          </w:tcPr>
          <w:p w14:paraId="6C23AC41" w14:textId="77777777" w:rsidR="008E4398" w:rsidRPr="005223F4" w:rsidRDefault="008E4398" w:rsidP="00240AC5">
            <w:pPr>
              <w:jc w:val="center"/>
            </w:pPr>
            <w:r w:rsidRPr="005223F4">
              <w:t>U+0003</w:t>
            </w:r>
          </w:p>
        </w:tc>
      </w:tr>
      <w:tr w:rsidR="008E4398" w:rsidRPr="005223F4" w14:paraId="43EF14EB" w14:textId="77777777" w:rsidTr="00240AC5">
        <w:tc>
          <w:tcPr>
            <w:tcW w:w="1368" w:type="dxa"/>
            <w:shd w:val="clear" w:color="auto" w:fill="auto"/>
          </w:tcPr>
          <w:p w14:paraId="63920339" w14:textId="77777777" w:rsidR="008E4398" w:rsidRPr="005223F4" w:rsidRDefault="008E4398" w:rsidP="00240AC5">
            <w:pPr>
              <w:jc w:val="center"/>
            </w:pPr>
            <w:r w:rsidRPr="005223F4">
              <w:t>EOT</w:t>
            </w:r>
          </w:p>
        </w:tc>
        <w:tc>
          <w:tcPr>
            <w:tcW w:w="4235" w:type="dxa"/>
            <w:shd w:val="clear" w:color="auto" w:fill="auto"/>
          </w:tcPr>
          <w:p w14:paraId="73927D91" w14:textId="77777777" w:rsidR="008E4398" w:rsidRPr="00240AC5" w:rsidRDefault="008E4398" w:rsidP="00240AC5">
            <w:pPr>
              <w:jc w:val="center"/>
              <w:rPr>
                <w:sz w:val="18"/>
                <w:szCs w:val="18"/>
              </w:rPr>
            </w:pPr>
            <w:r w:rsidRPr="005223F4">
              <w:t>end of transmission</w:t>
            </w:r>
          </w:p>
        </w:tc>
        <w:tc>
          <w:tcPr>
            <w:tcW w:w="2919" w:type="dxa"/>
            <w:shd w:val="clear" w:color="auto" w:fill="auto"/>
          </w:tcPr>
          <w:p w14:paraId="55E8180A" w14:textId="77777777" w:rsidR="008E4398" w:rsidRPr="005223F4" w:rsidRDefault="008E4398" w:rsidP="00240AC5">
            <w:pPr>
              <w:jc w:val="center"/>
            </w:pPr>
            <w:r w:rsidRPr="005223F4">
              <w:t>U+0004</w:t>
            </w:r>
          </w:p>
        </w:tc>
      </w:tr>
      <w:tr w:rsidR="008E4398" w:rsidRPr="005223F4" w14:paraId="3B0FF475" w14:textId="77777777" w:rsidTr="00240AC5">
        <w:tc>
          <w:tcPr>
            <w:tcW w:w="1368" w:type="dxa"/>
            <w:shd w:val="clear" w:color="auto" w:fill="auto"/>
          </w:tcPr>
          <w:p w14:paraId="46025AAE" w14:textId="77777777" w:rsidR="008E4398" w:rsidRPr="005223F4" w:rsidRDefault="008E4398" w:rsidP="00240AC5">
            <w:pPr>
              <w:jc w:val="center"/>
            </w:pPr>
            <w:r w:rsidRPr="005223F4">
              <w:t>ENQ</w:t>
            </w:r>
          </w:p>
        </w:tc>
        <w:tc>
          <w:tcPr>
            <w:tcW w:w="4235" w:type="dxa"/>
            <w:shd w:val="clear" w:color="auto" w:fill="auto"/>
          </w:tcPr>
          <w:p w14:paraId="635DA0D9" w14:textId="07044005" w:rsidR="008E4398" w:rsidRPr="00240AC5" w:rsidRDefault="00F77EDE" w:rsidP="00240AC5">
            <w:pPr>
              <w:jc w:val="center"/>
              <w:rPr>
                <w:sz w:val="18"/>
                <w:szCs w:val="18"/>
              </w:rPr>
            </w:pPr>
            <w:ins w:id="2158" w:author="Steve Hanson" w:date="2012-08-06T11:44:00Z">
              <w:r>
                <w:t>e</w:t>
              </w:r>
            </w:ins>
            <w:ins w:id="2159" w:author="Steve Hanson" w:date="2012-04-11T15:53:00Z">
              <w:r w:rsidR="008E4398" w:rsidRPr="005223F4">
                <w:t>nquiry</w:t>
              </w:r>
            </w:ins>
            <w:del w:id="2160" w:author="Steve Hanson" w:date="2012-04-11T15:53:00Z">
              <w:r w:rsidR="008E4398" w:rsidRPr="005223F4">
                <w:delText>enquiry</w:delText>
              </w:r>
            </w:del>
          </w:p>
        </w:tc>
        <w:tc>
          <w:tcPr>
            <w:tcW w:w="2919" w:type="dxa"/>
            <w:shd w:val="clear" w:color="auto" w:fill="auto"/>
          </w:tcPr>
          <w:p w14:paraId="19F0844B" w14:textId="77777777" w:rsidR="008E4398" w:rsidRPr="005223F4" w:rsidRDefault="008E4398" w:rsidP="00240AC5">
            <w:pPr>
              <w:jc w:val="center"/>
            </w:pPr>
            <w:r w:rsidRPr="005223F4">
              <w:t>U+0005</w:t>
            </w:r>
          </w:p>
        </w:tc>
      </w:tr>
      <w:tr w:rsidR="008E4398" w:rsidRPr="005223F4" w14:paraId="78E80417" w14:textId="77777777" w:rsidTr="00240AC5">
        <w:tc>
          <w:tcPr>
            <w:tcW w:w="1368" w:type="dxa"/>
            <w:shd w:val="clear" w:color="auto" w:fill="auto"/>
          </w:tcPr>
          <w:p w14:paraId="6E2203B8" w14:textId="77777777" w:rsidR="008E4398" w:rsidRPr="005223F4" w:rsidRDefault="008E4398" w:rsidP="00240AC5">
            <w:pPr>
              <w:jc w:val="center"/>
            </w:pPr>
            <w:r w:rsidRPr="005223F4">
              <w:t>ACK</w:t>
            </w:r>
          </w:p>
        </w:tc>
        <w:tc>
          <w:tcPr>
            <w:tcW w:w="4235" w:type="dxa"/>
            <w:shd w:val="clear" w:color="auto" w:fill="auto"/>
          </w:tcPr>
          <w:p w14:paraId="29F5942B" w14:textId="77777777" w:rsidR="008E4398" w:rsidRPr="00240AC5" w:rsidRDefault="008E4398" w:rsidP="00240AC5">
            <w:pPr>
              <w:jc w:val="center"/>
              <w:rPr>
                <w:sz w:val="18"/>
                <w:szCs w:val="18"/>
              </w:rPr>
            </w:pPr>
            <w:r w:rsidRPr="005223F4">
              <w:t>acknowledge</w:t>
            </w:r>
          </w:p>
        </w:tc>
        <w:tc>
          <w:tcPr>
            <w:tcW w:w="2919" w:type="dxa"/>
            <w:shd w:val="clear" w:color="auto" w:fill="auto"/>
          </w:tcPr>
          <w:p w14:paraId="4D4205DE" w14:textId="77777777" w:rsidR="008E4398" w:rsidRPr="005223F4" w:rsidRDefault="008E4398" w:rsidP="00240AC5">
            <w:pPr>
              <w:jc w:val="center"/>
            </w:pPr>
            <w:r w:rsidRPr="005223F4">
              <w:t>U+0006</w:t>
            </w:r>
          </w:p>
        </w:tc>
      </w:tr>
      <w:tr w:rsidR="008E4398" w:rsidRPr="005223F4" w14:paraId="1A3AC2FD" w14:textId="77777777" w:rsidTr="00240AC5">
        <w:tc>
          <w:tcPr>
            <w:tcW w:w="1368" w:type="dxa"/>
            <w:shd w:val="clear" w:color="auto" w:fill="auto"/>
          </w:tcPr>
          <w:p w14:paraId="77F1DC84" w14:textId="77777777" w:rsidR="008E4398" w:rsidRPr="005223F4" w:rsidRDefault="008E4398" w:rsidP="00240AC5">
            <w:pPr>
              <w:jc w:val="center"/>
            </w:pPr>
            <w:r w:rsidRPr="005223F4">
              <w:t>BEL</w:t>
            </w:r>
          </w:p>
        </w:tc>
        <w:tc>
          <w:tcPr>
            <w:tcW w:w="4235" w:type="dxa"/>
            <w:shd w:val="clear" w:color="auto" w:fill="auto"/>
          </w:tcPr>
          <w:p w14:paraId="14A59F07" w14:textId="77777777" w:rsidR="008E4398" w:rsidRPr="00240AC5" w:rsidRDefault="008E4398" w:rsidP="00240AC5">
            <w:pPr>
              <w:jc w:val="center"/>
              <w:rPr>
                <w:sz w:val="18"/>
                <w:szCs w:val="18"/>
              </w:rPr>
            </w:pPr>
            <w:r w:rsidRPr="005223F4">
              <w:t>bell</w:t>
            </w:r>
          </w:p>
        </w:tc>
        <w:tc>
          <w:tcPr>
            <w:tcW w:w="2919" w:type="dxa"/>
            <w:shd w:val="clear" w:color="auto" w:fill="auto"/>
          </w:tcPr>
          <w:p w14:paraId="30D298C0" w14:textId="77777777" w:rsidR="008E4398" w:rsidRPr="005223F4" w:rsidRDefault="008E4398" w:rsidP="00240AC5">
            <w:pPr>
              <w:jc w:val="center"/>
            </w:pPr>
            <w:r w:rsidRPr="005223F4">
              <w:t>U+0007</w:t>
            </w:r>
          </w:p>
        </w:tc>
      </w:tr>
      <w:tr w:rsidR="008E4398" w:rsidRPr="005223F4" w14:paraId="7EB4B77F" w14:textId="77777777" w:rsidTr="00240AC5">
        <w:tc>
          <w:tcPr>
            <w:tcW w:w="1368" w:type="dxa"/>
            <w:shd w:val="clear" w:color="auto" w:fill="auto"/>
          </w:tcPr>
          <w:p w14:paraId="5B571117" w14:textId="77777777" w:rsidR="008E4398" w:rsidRPr="005223F4" w:rsidRDefault="008E4398" w:rsidP="00240AC5">
            <w:pPr>
              <w:jc w:val="center"/>
            </w:pPr>
            <w:r w:rsidRPr="005223F4">
              <w:t>BS</w:t>
            </w:r>
          </w:p>
        </w:tc>
        <w:tc>
          <w:tcPr>
            <w:tcW w:w="4235" w:type="dxa"/>
            <w:shd w:val="clear" w:color="auto" w:fill="auto"/>
          </w:tcPr>
          <w:p w14:paraId="36378D80" w14:textId="77777777" w:rsidR="008E4398" w:rsidRPr="005223F4" w:rsidRDefault="008E4398" w:rsidP="00240AC5">
            <w:pPr>
              <w:jc w:val="center"/>
            </w:pPr>
            <w:r w:rsidRPr="005223F4">
              <w:t>backspace</w:t>
            </w:r>
          </w:p>
        </w:tc>
        <w:tc>
          <w:tcPr>
            <w:tcW w:w="2919" w:type="dxa"/>
            <w:shd w:val="clear" w:color="auto" w:fill="auto"/>
          </w:tcPr>
          <w:p w14:paraId="0C3C41CB" w14:textId="77777777" w:rsidR="008E4398" w:rsidRPr="005223F4" w:rsidRDefault="008E4398" w:rsidP="00240AC5">
            <w:pPr>
              <w:jc w:val="center"/>
            </w:pPr>
            <w:r w:rsidRPr="005223F4">
              <w:t>U+0008</w:t>
            </w:r>
          </w:p>
        </w:tc>
      </w:tr>
      <w:tr w:rsidR="008E4398" w:rsidRPr="005223F4" w14:paraId="11F131C0" w14:textId="77777777" w:rsidTr="00240AC5">
        <w:tc>
          <w:tcPr>
            <w:tcW w:w="1368" w:type="dxa"/>
            <w:shd w:val="clear" w:color="auto" w:fill="auto"/>
          </w:tcPr>
          <w:p w14:paraId="75F09086" w14:textId="77777777" w:rsidR="008E4398" w:rsidRPr="005223F4" w:rsidRDefault="008E4398" w:rsidP="00240AC5">
            <w:pPr>
              <w:jc w:val="center"/>
            </w:pPr>
            <w:r w:rsidRPr="005223F4">
              <w:t>HT</w:t>
            </w:r>
          </w:p>
        </w:tc>
        <w:tc>
          <w:tcPr>
            <w:tcW w:w="4235" w:type="dxa"/>
            <w:shd w:val="clear" w:color="auto" w:fill="auto"/>
          </w:tcPr>
          <w:p w14:paraId="28E55B98" w14:textId="77777777" w:rsidR="008E4398" w:rsidRPr="005223F4" w:rsidRDefault="008E4398" w:rsidP="00240AC5">
            <w:pPr>
              <w:jc w:val="center"/>
            </w:pPr>
            <w:r w:rsidRPr="005223F4">
              <w:t>horizontal tab</w:t>
            </w:r>
          </w:p>
        </w:tc>
        <w:tc>
          <w:tcPr>
            <w:tcW w:w="2919" w:type="dxa"/>
            <w:shd w:val="clear" w:color="auto" w:fill="auto"/>
          </w:tcPr>
          <w:p w14:paraId="01F793E4" w14:textId="77777777" w:rsidR="008E4398" w:rsidRPr="005223F4" w:rsidRDefault="008E4398" w:rsidP="00240AC5">
            <w:pPr>
              <w:jc w:val="center"/>
            </w:pPr>
            <w:r w:rsidRPr="005223F4">
              <w:t>U+0009</w:t>
            </w:r>
          </w:p>
        </w:tc>
      </w:tr>
      <w:tr w:rsidR="008E4398" w:rsidRPr="005223F4" w14:paraId="76688E5F" w14:textId="77777777" w:rsidTr="00240AC5">
        <w:tc>
          <w:tcPr>
            <w:tcW w:w="1368" w:type="dxa"/>
            <w:shd w:val="clear" w:color="auto" w:fill="auto"/>
          </w:tcPr>
          <w:p w14:paraId="6D0E54C3" w14:textId="77777777" w:rsidR="008E4398" w:rsidRPr="005223F4" w:rsidRDefault="008E4398" w:rsidP="00240AC5">
            <w:pPr>
              <w:jc w:val="center"/>
            </w:pPr>
            <w:r w:rsidRPr="005223F4">
              <w:t>LF</w:t>
            </w:r>
          </w:p>
        </w:tc>
        <w:tc>
          <w:tcPr>
            <w:tcW w:w="4235" w:type="dxa"/>
            <w:shd w:val="clear" w:color="auto" w:fill="auto"/>
          </w:tcPr>
          <w:p w14:paraId="59D6AEA8" w14:textId="77777777" w:rsidR="008E4398" w:rsidRPr="005223F4" w:rsidRDefault="008E4398" w:rsidP="00240AC5">
            <w:pPr>
              <w:jc w:val="center"/>
            </w:pPr>
            <w:r w:rsidRPr="005223F4">
              <w:t>line feed</w:t>
            </w:r>
          </w:p>
        </w:tc>
        <w:tc>
          <w:tcPr>
            <w:tcW w:w="2919" w:type="dxa"/>
            <w:shd w:val="clear" w:color="auto" w:fill="auto"/>
          </w:tcPr>
          <w:p w14:paraId="1BF73993" w14:textId="77777777" w:rsidR="008E4398" w:rsidRPr="005223F4" w:rsidRDefault="008E4398" w:rsidP="00240AC5">
            <w:pPr>
              <w:jc w:val="center"/>
            </w:pPr>
            <w:r w:rsidRPr="005223F4">
              <w:t>U+000A</w:t>
            </w:r>
          </w:p>
        </w:tc>
      </w:tr>
      <w:tr w:rsidR="008E4398" w:rsidRPr="005223F4" w14:paraId="4D37FD76" w14:textId="77777777" w:rsidTr="00240AC5">
        <w:tc>
          <w:tcPr>
            <w:tcW w:w="1368" w:type="dxa"/>
            <w:shd w:val="clear" w:color="auto" w:fill="auto"/>
          </w:tcPr>
          <w:p w14:paraId="242AC7C7" w14:textId="77777777" w:rsidR="008E4398" w:rsidRPr="005223F4" w:rsidRDefault="008E4398" w:rsidP="00240AC5">
            <w:pPr>
              <w:jc w:val="center"/>
            </w:pPr>
            <w:r w:rsidRPr="005223F4">
              <w:t>VT</w:t>
            </w:r>
          </w:p>
        </w:tc>
        <w:tc>
          <w:tcPr>
            <w:tcW w:w="4235" w:type="dxa"/>
            <w:shd w:val="clear" w:color="auto" w:fill="auto"/>
          </w:tcPr>
          <w:p w14:paraId="183EDB1D" w14:textId="77777777" w:rsidR="008E4398" w:rsidRPr="005223F4" w:rsidRDefault="008E4398" w:rsidP="00240AC5">
            <w:pPr>
              <w:jc w:val="center"/>
            </w:pPr>
            <w:r w:rsidRPr="005223F4">
              <w:t>vertical tab</w:t>
            </w:r>
          </w:p>
        </w:tc>
        <w:tc>
          <w:tcPr>
            <w:tcW w:w="2919" w:type="dxa"/>
            <w:shd w:val="clear" w:color="auto" w:fill="auto"/>
          </w:tcPr>
          <w:p w14:paraId="3E689564" w14:textId="77777777" w:rsidR="008E4398" w:rsidRPr="005223F4" w:rsidRDefault="008E4398" w:rsidP="00240AC5">
            <w:pPr>
              <w:jc w:val="center"/>
            </w:pPr>
            <w:r w:rsidRPr="005223F4">
              <w:t>U+000B</w:t>
            </w:r>
          </w:p>
        </w:tc>
      </w:tr>
      <w:tr w:rsidR="008E4398" w:rsidRPr="005223F4" w14:paraId="5F20F0AB" w14:textId="77777777" w:rsidTr="00240AC5">
        <w:tc>
          <w:tcPr>
            <w:tcW w:w="1368" w:type="dxa"/>
            <w:shd w:val="clear" w:color="auto" w:fill="auto"/>
          </w:tcPr>
          <w:p w14:paraId="7803736D" w14:textId="77777777" w:rsidR="008E4398" w:rsidRPr="005223F4" w:rsidRDefault="008E4398" w:rsidP="00240AC5">
            <w:pPr>
              <w:jc w:val="center"/>
            </w:pPr>
            <w:r w:rsidRPr="005223F4">
              <w:t>FF</w:t>
            </w:r>
          </w:p>
        </w:tc>
        <w:tc>
          <w:tcPr>
            <w:tcW w:w="4235" w:type="dxa"/>
            <w:shd w:val="clear" w:color="auto" w:fill="auto"/>
          </w:tcPr>
          <w:p w14:paraId="37701B74" w14:textId="77777777" w:rsidR="008E4398" w:rsidRPr="005223F4" w:rsidRDefault="008E4398" w:rsidP="00240AC5">
            <w:pPr>
              <w:jc w:val="center"/>
            </w:pPr>
            <w:r w:rsidRPr="005223F4">
              <w:t>form feed</w:t>
            </w:r>
          </w:p>
        </w:tc>
        <w:tc>
          <w:tcPr>
            <w:tcW w:w="2919" w:type="dxa"/>
            <w:shd w:val="clear" w:color="auto" w:fill="auto"/>
          </w:tcPr>
          <w:p w14:paraId="62D9F88C" w14:textId="77777777" w:rsidR="008E4398" w:rsidRPr="005223F4" w:rsidRDefault="008E4398" w:rsidP="00240AC5">
            <w:pPr>
              <w:jc w:val="center"/>
            </w:pPr>
            <w:r w:rsidRPr="005223F4">
              <w:t>U+000C</w:t>
            </w:r>
          </w:p>
        </w:tc>
      </w:tr>
      <w:tr w:rsidR="008E4398" w:rsidRPr="005223F4" w14:paraId="209E2865" w14:textId="77777777" w:rsidTr="00240AC5">
        <w:tc>
          <w:tcPr>
            <w:tcW w:w="1368" w:type="dxa"/>
            <w:shd w:val="clear" w:color="auto" w:fill="auto"/>
          </w:tcPr>
          <w:p w14:paraId="0DBDB9D9" w14:textId="77777777" w:rsidR="008E4398" w:rsidRPr="005223F4" w:rsidRDefault="008E4398" w:rsidP="00240AC5">
            <w:pPr>
              <w:jc w:val="center"/>
            </w:pPr>
            <w:r w:rsidRPr="005223F4">
              <w:t>CR</w:t>
            </w:r>
          </w:p>
        </w:tc>
        <w:tc>
          <w:tcPr>
            <w:tcW w:w="4235" w:type="dxa"/>
            <w:shd w:val="clear" w:color="auto" w:fill="auto"/>
          </w:tcPr>
          <w:p w14:paraId="428F789F" w14:textId="77777777" w:rsidR="008E4398" w:rsidRPr="005223F4" w:rsidRDefault="008E4398" w:rsidP="00240AC5">
            <w:pPr>
              <w:jc w:val="center"/>
            </w:pPr>
            <w:r w:rsidRPr="005223F4">
              <w:t>carriage return</w:t>
            </w:r>
          </w:p>
        </w:tc>
        <w:tc>
          <w:tcPr>
            <w:tcW w:w="2919" w:type="dxa"/>
            <w:shd w:val="clear" w:color="auto" w:fill="auto"/>
          </w:tcPr>
          <w:p w14:paraId="15134DD9" w14:textId="77777777" w:rsidR="008E4398" w:rsidRPr="005223F4" w:rsidRDefault="008E4398" w:rsidP="00240AC5">
            <w:pPr>
              <w:jc w:val="center"/>
            </w:pPr>
            <w:r w:rsidRPr="005223F4">
              <w:t>U+000D</w:t>
            </w:r>
          </w:p>
        </w:tc>
      </w:tr>
      <w:tr w:rsidR="008E4398" w:rsidRPr="005223F4" w14:paraId="0BF2FC07" w14:textId="77777777" w:rsidTr="00240AC5">
        <w:tc>
          <w:tcPr>
            <w:tcW w:w="1368" w:type="dxa"/>
            <w:shd w:val="clear" w:color="auto" w:fill="auto"/>
          </w:tcPr>
          <w:p w14:paraId="6E8064C2" w14:textId="77777777" w:rsidR="008E4398" w:rsidRPr="005223F4" w:rsidRDefault="008E4398" w:rsidP="00240AC5">
            <w:pPr>
              <w:jc w:val="center"/>
            </w:pPr>
            <w:r w:rsidRPr="005223F4">
              <w:t>SO</w:t>
            </w:r>
          </w:p>
        </w:tc>
        <w:tc>
          <w:tcPr>
            <w:tcW w:w="4235" w:type="dxa"/>
            <w:shd w:val="clear" w:color="auto" w:fill="auto"/>
          </w:tcPr>
          <w:p w14:paraId="4EA65DE9" w14:textId="77777777" w:rsidR="008E4398" w:rsidRPr="005223F4" w:rsidRDefault="008E4398" w:rsidP="00240AC5">
            <w:pPr>
              <w:jc w:val="center"/>
            </w:pPr>
            <w:r w:rsidRPr="005223F4">
              <w:t>shift out</w:t>
            </w:r>
          </w:p>
        </w:tc>
        <w:tc>
          <w:tcPr>
            <w:tcW w:w="2919" w:type="dxa"/>
            <w:shd w:val="clear" w:color="auto" w:fill="auto"/>
          </w:tcPr>
          <w:p w14:paraId="5F6DA22A" w14:textId="77777777" w:rsidR="008E4398" w:rsidRPr="005223F4" w:rsidRDefault="008E4398" w:rsidP="00240AC5">
            <w:pPr>
              <w:jc w:val="center"/>
            </w:pPr>
            <w:r w:rsidRPr="005223F4">
              <w:t>U+000E</w:t>
            </w:r>
          </w:p>
        </w:tc>
      </w:tr>
      <w:tr w:rsidR="008E4398" w:rsidRPr="005223F4" w14:paraId="5E3722FA" w14:textId="77777777" w:rsidTr="00240AC5">
        <w:tc>
          <w:tcPr>
            <w:tcW w:w="1368" w:type="dxa"/>
            <w:shd w:val="clear" w:color="auto" w:fill="auto"/>
          </w:tcPr>
          <w:p w14:paraId="03BB590F" w14:textId="77777777" w:rsidR="008E4398" w:rsidRPr="005223F4" w:rsidRDefault="008E4398" w:rsidP="00240AC5">
            <w:pPr>
              <w:jc w:val="center"/>
            </w:pPr>
            <w:r w:rsidRPr="005223F4">
              <w:t>SI</w:t>
            </w:r>
          </w:p>
        </w:tc>
        <w:tc>
          <w:tcPr>
            <w:tcW w:w="4235" w:type="dxa"/>
            <w:shd w:val="clear" w:color="auto" w:fill="auto"/>
          </w:tcPr>
          <w:p w14:paraId="455456FC" w14:textId="77777777" w:rsidR="008E4398" w:rsidRPr="005223F4" w:rsidRDefault="008E4398" w:rsidP="00240AC5">
            <w:pPr>
              <w:jc w:val="center"/>
            </w:pPr>
            <w:r w:rsidRPr="005223F4">
              <w:t>shift in</w:t>
            </w:r>
          </w:p>
        </w:tc>
        <w:tc>
          <w:tcPr>
            <w:tcW w:w="2919" w:type="dxa"/>
            <w:shd w:val="clear" w:color="auto" w:fill="auto"/>
          </w:tcPr>
          <w:p w14:paraId="4F99E6C6" w14:textId="77777777" w:rsidR="008E4398" w:rsidRPr="005223F4" w:rsidRDefault="008E4398" w:rsidP="00240AC5">
            <w:pPr>
              <w:jc w:val="center"/>
            </w:pPr>
            <w:r w:rsidRPr="005223F4">
              <w:t>U+000F</w:t>
            </w:r>
          </w:p>
        </w:tc>
      </w:tr>
      <w:tr w:rsidR="008E4398" w:rsidRPr="005223F4" w14:paraId="48EA7D70" w14:textId="77777777" w:rsidTr="00240AC5">
        <w:tc>
          <w:tcPr>
            <w:tcW w:w="1368" w:type="dxa"/>
            <w:shd w:val="clear" w:color="auto" w:fill="auto"/>
          </w:tcPr>
          <w:p w14:paraId="0445C3FD" w14:textId="77777777" w:rsidR="008E4398" w:rsidRPr="005223F4" w:rsidRDefault="008E4398" w:rsidP="00240AC5">
            <w:pPr>
              <w:jc w:val="center"/>
            </w:pPr>
            <w:r w:rsidRPr="005223F4">
              <w:t>DLE</w:t>
            </w:r>
          </w:p>
        </w:tc>
        <w:tc>
          <w:tcPr>
            <w:tcW w:w="4235" w:type="dxa"/>
            <w:shd w:val="clear" w:color="auto" w:fill="auto"/>
          </w:tcPr>
          <w:p w14:paraId="037C7B5C" w14:textId="77777777" w:rsidR="008E4398" w:rsidRPr="005223F4" w:rsidRDefault="008E4398" w:rsidP="00240AC5">
            <w:pPr>
              <w:jc w:val="center"/>
            </w:pPr>
            <w:r w:rsidRPr="005223F4">
              <w:t>data link escape</w:t>
            </w:r>
          </w:p>
        </w:tc>
        <w:tc>
          <w:tcPr>
            <w:tcW w:w="2919" w:type="dxa"/>
            <w:shd w:val="clear" w:color="auto" w:fill="auto"/>
          </w:tcPr>
          <w:p w14:paraId="59951F9C" w14:textId="77777777" w:rsidR="008E4398" w:rsidRPr="005223F4" w:rsidRDefault="008E4398" w:rsidP="00240AC5">
            <w:pPr>
              <w:jc w:val="center"/>
            </w:pPr>
            <w:r w:rsidRPr="005223F4">
              <w:t>U+0010</w:t>
            </w:r>
          </w:p>
        </w:tc>
      </w:tr>
      <w:tr w:rsidR="008E4398" w:rsidRPr="005223F4" w14:paraId="3383A45B" w14:textId="77777777" w:rsidTr="00240AC5">
        <w:tc>
          <w:tcPr>
            <w:tcW w:w="1368" w:type="dxa"/>
            <w:shd w:val="clear" w:color="auto" w:fill="auto"/>
          </w:tcPr>
          <w:p w14:paraId="66DAFC64" w14:textId="77777777" w:rsidR="008E4398" w:rsidRPr="005223F4" w:rsidRDefault="008E4398" w:rsidP="00240AC5">
            <w:pPr>
              <w:jc w:val="center"/>
            </w:pPr>
            <w:r w:rsidRPr="005223F4">
              <w:t>DC1</w:t>
            </w:r>
          </w:p>
        </w:tc>
        <w:tc>
          <w:tcPr>
            <w:tcW w:w="4235" w:type="dxa"/>
            <w:shd w:val="clear" w:color="auto" w:fill="auto"/>
          </w:tcPr>
          <w:p w14:paraId="7A1165D6" w14:textId="77777777" w:rsidR="008E4398" w:rsidRPr="005223F4" w:rsidRDefault="008E4398" w:rsidP="00240AC5">
            <w:pPr>
              <w:jc w:val="center"/>
            </w:pPr>
            <w:r w:rsidRPr="005223F4">
              <w:t>device control 1</w:t>
            </w:r>
          </w:p>
        </w:tc>
        <w:tc>
          <w:tcPr>
            <w:tcW w:w="2919" w:type="dxa"/>
            <w:shd w:val="clear" w:color="auto" w:fill="auto"/>
          </w:tcPr>
          <w:p w14:paraId="087CB6F6" w14:textId="77777777" w:rsidR="008E4398" w:rsidRPr="005223F4" w:rsidRDefault="008E4398" w:rsidP="00240AC5">
            <w:pPr>
              <w:jc w:val="center"/>
            </w:pPr>
            <w:r w:rsidRPr="005223F4">
              <w:t>U+0011</w:t>
            </w:r>
          </w:p>
        </w:tc>
      </w:tr>
      <w:tr w:rsidR="008E4398" w:rsidRPr="005223F4" w14:paraId="11392D63" w14:textId="77777777" w:rsidTr="00240AC5">
        <w:tc>
          <w:tcPr>
            <w:tcW w:w="1368" w:type="dxa"/>
            <w:shd w:val="clear" w:color="auto" w:fill="auto"/>
          </w:tcPr>
          <w:p w14:paraId="5C44F83F" w14:textId="77777777" w:rsidR="008E4398" w:rsidRPr="005223F4" w:rsidRDefault="008E4398" w:rsidP="00240AC5">
            <w:pPr>
              <w:jc w:val="center"/>
            </w:pPr>
            <w:r w:rsidRPr="005223F4">
              <w:t>DC2</w:t>
            </w:r>
          </w:p>
        </w:tc>
        <w:tc>
          <w:tcPr>
            <w:tcW w:w="4235" w:type="dxa"/>
            <w:shd w:val="clear" w:color="auto" w:fill="auto"/>
          </w:tcPr>
          <w:p w14:paraId="5CF463C6" w14:textId="77777777" w:rsidR="008E4398" w:rsidRPr="005223F4" w:rsidRDefault="008E4398" w:rsidP="00240AC5">
            <w:pPr>
              <w:jc w:val="center"/>
            </w:pPr>
            <w:r w:rsidRPr="005223F4">
              <w:t>device control 2</w:t>
            </w:r>
          </w:p>
        </w:tc>
        <w:tc>
          <w:tcPr>
            <w:tcW w:w="2919" w:type="dxa"/>
            <w:shd w:val="clear" w:color="auto" w:fill="auto"/>
          </w:tcPr>
          <w:p w14:paraId="26A4896F" w14:textId="77777777" w:rsidR="008E4398" w:rsidRPr="005223F4" w:rsidRDefault="008E4398" w:rsidP="00240AC5">
            <w:pPr>
              <w:jc w:val="center"/>
            </w:pPr>
            <w:r w:rsidRPr="005223F4">
              <w:t>U+0012</w:t>
            </w:r>
          </w:p>
        </w:tc>
      </w:tr>
      <w:tr w:rsidR="008E4398" w:rsidRPr="005223F4" w14:paraId="0DAC4E93" w14:textId="77777777" w:rsidTr="00240AC5">
        <w:tc>
          <w:tcPr>
            <w:tcW w:w="1368" w:type="dxa"/>
            <w:shd w:val="clear" w:color="auto" w:fill="auto"/>
          </w:tcPr>
          <w:p w14:paraId="598EDC12" w14:textId="77777777" w:rsidR="008E4398" w:rsidRPr="005223F4" w:rsidRDefault="008E4398" w:rsidP="00240AC5">
            <w:pPr>
              <w:jc w:val="center"/>
            </w:pPr>
            <w:r w:rsidRPr="005223F4">
              <w:t>DC3</w:t>
            </w:r>
          </w:p>
        </w:tc>
        <w:tc>
          <w:tcPr>
            <w:tcW w:w="4235" w:type="dxa"/>
            <w:shd w:val="clear" w:color="auto" w:fill="auto"/>
          </w:tcPr>
          <w:p w14:paraId="589D85B7" w14:textId="77777777" w:rsidR="008E4398" w:rsidRPr="005223F4" w:rsidRDefault="008E4398" w:rsidP="00240AC5">
            <w:pPr>
              <w:jc w:val="center"/>
            </w:pPr>
            <w:r w:rsidRPr="005223F4">
              <w:t>device control 3</w:t>
            </w:r>
          </w:p>
        </w:tc>
        <w:tc>
          <w:tcPr>
            <w:tcW w:w="2919" w:type="dxa"/>
            <w:shd w:val="clear" w:color="auto" w:fill="auto"/>
          </w:tcPr>
          <w:p w14:paraId="2E1F9BE4" w14:textId="77777777" w:rsidR="008E4398" w:rsidRPr="005223F4" w:rsidRDefault="008E4398" w:rsidP="00240AC5">
            <w:pPr>
              <w:jc w:val="center"/>
            </w:pPr>
            <w:r w:rsidRPr="005223F4">
              <w:t>U+0013</w:t>
            </w:r>
          </w:p>
        </w:tc>
      </w:tr>
      <w:tr w:rsidR="008E4398" w:rsidRPr="005223F4" w14:paraId="2FD53537" w14:textId="77777777" w:rsidTr="00240AC5">
        <w:tc>
          <w:tcPr>
            <w:tcW w:w="1368" w:type="dxa"/>
            <w:shd w:val="clear" w:color="auto" w:fill="auto"/>
          </w:tcPr>
          <w:p w14:paraId="264F2197" w14:textId="77777777" w:rsidR="008E4398" w:rsidRPr="005223F4" w:rsidRDefault="008E4398" w:rsidP="00240AC5">
            <w:pPr>
              <w:jc w:val="center"/>
            </w:pPr>
            <w:r w:rsidRPr="005223F4">
              <w:t>DC4</w:t>
            </w:r>
          </w:p>
        </w:tc>
        <w:tc>
          <w:tcPr>
            <w:tcW w:w="4235" w:type="dxa"/>
            <w:shd w:val="clear" w:color="auto" w:fill="auto"/>
          </w:tcPr>
          <w:p w14:paraId="44C85C92" w14:textId="77777777" w:rsidR="008E4398" w:rsidRPr="005223F4" w:rsidRDefault="008E4398" w:rsidP="00240AC5">
            <w:pPr>
              <w:jc w:val="center"/>
            </w:pPr>
            <w:r w:rsidRPr="005223F4">
              <w:t>device control 4</w:t>
            </w:r>
          </w:p>
        </w:tc>
        <w:tc>
          <w:tcPr>
            <w:tcW w:w="2919" w:type="dxa"/>
            <w:shd w:val="clear" w:color="auto" w:fill="auto"/>
          </w:tcPr>
          <w:p w14:paraId="55942827" w14:textId="77777777" w:rsidR="008E4398" w:rsidRPr="005223F4" w:rsidRDefault="008E4398" w:rsidP="00240AC5">
            <w:pPr>
              <w:jc w:val="center"/>
            </w:pPr>
            <w:r w:rsidRPr="005223F4">
              <w:t>U+0014</w:t>
            </w:r>
          </w:p>
        </w:tc>
      </w:tr>
      <w:tr w:rsidR="008E4398" w:rsidRPr="005223F4" w14:paraId="40C9A0B7" w14:textId="77777777" w:rsidTr="00240AC5">
        <w:tc>
          <w:tcPr>
            <w:tcW w:w="1368" w:type="dxa"/>
            <w:shd w:val="clear" w:color="auto" w:fill="auto"/>
          </w:tcPr>
          <w:p w14:paraId="216738AD" w14:textId="77777777" w:rsidR="008E4398" w:rsidRPr="005223F4" w:rsidRDefault="008E4398" w:rsidP="00240AC5">
            <w:pPr>
              <w:jc w:val="center"/>
            </w:pPr>
            <w:r w:rsidRPr="005223F4">
              <w:t>NAK</w:t>
            </w:r>
          </w:p>
        </w:tc>
        <w:tc>
          <w:tcPr>
            <w:tcW w:w="4235" w:type="dxa"/>
            <w:shd w:val="clear" w:color="auto" w:fill="auto"/>
          </w:tcPr>
          <w:p w14:paraId="0FF61972" w14:textId="77777777" w:rsidR="008E4398" w:rsidRPr="005223F4" w:rsidRDefault="008E4398" w:rsidP="00240AC5">
            <w:pPr>
              <w:jc w:val="center"/>
            </w:pPr>
            <w:r w:rsidRPr="005223F4">
              <w:t>negative acknowledge</w:t>
            </w:r>
          </w:p>
        </w:tc>
        <w:tc>
          <w:tcPr>
            <w:tcW w:w="2919" w:type="dxa"/>
            <w:shd w:val="clear" w:color="auto" w:fill="auto"/>
          </w:tcPr>
          <w:p w14:paraId="6F3AE0A9" w14:textId="77777777" w:rsidR="008E4398" w:rsidRPr="005223F4" w:rsidRDefault="008E4398" w:rsidP="00240AC5">
            <w:pPr>
              <w:jc w:val="center"/>
            </w:pPr>
            <w:r w:rsidRPr="005223F4">
              <w:t>U+0015</w:t>
            </w:r>
          </w:p>
        </w:tc>
      </w:tr>
      <w:tr w:rsidR="008E4398" w:rsidRPr="005223F4" w14:paraId="40DACCD3" w14:textId="77777777" w:rsidTr="00240AC5">
        <w:tc>
          <w:tcPr>
            <w:tcW w:w="1368" w:type="dxa"/>
            <w:shd w:val="clear" w:color="auto" w:fill="auto"/>
          </w:tcPr>
          <w:p w14:paraId="122766EC" w14:textId="77777777" w:rsidR="008E4398" w:rsidRPr="005223F4" w:rsidRDefault="008E4398" w:rsidP="00240AC5">
            <w:pPr>
              <w:jc w:val="center"/>
            </w:pPr>
            <w:r w:rsidRPr="005223F4">
              <w:t>SYN</w:t>
            </w:r>
          </w:p>
        </w:tc>
        <w:tc>
          <w:tcPr>
            <w:tcW w:w="4235" w:type="dxa"/>
            <w:shd w:val="clear" w:color="auto" w:fill="auto"/>
          </w:tcPr>
          <w:p w14:paraId="0CA4286E" w14:textId="77777777" w:rsidR="008E4398" w:rsidRPr="005223F4" w:rsidRDefault="008E4398" w:rsidP="00240AC5">
            <w:pPr>
              <w:jc w:val="center"/>
            </w:pPr>
            <w:r w:rsidRPr="005223F4">
              <w:t>synchronous idle</w:t>
            </w:r>
          </w:p>
        </w:tc>
        <w:tc>
          <w:tcPr>
            <w:tcW w:w="2919" w:type="dxa"/>
            <w:shd w:val="clear" w:color="auto" w:fill="auto"/>
          </w:tcPr>
          <w:p w14:paraId="10AFBC63" w14:textId="77777777" w:rsidR="008E4398" w:rsidRPr="005223F4" w:rsidRDefault="008E4398" w:rsidP="00240AC5">
            <w:pPr>
              <w:jc w:val="center"/>
            </w:pPr>
            <w:r w:rsidRPr="005223F4">
              <w:t>U+0016</w:t>
            </w:r>
          </w:p>
        </w:tc>
      </w:tr>
      <w:tr w:rsidR="008E4398" w:rsidRPr="005223F4" w14:paraId="233C4785" w14:textId="77777777" w:rsidTr="00240AC5">
        <w:tc>
          <w:tcPr>
            <w:tcW w:w="1368" w:type="dxa"/>
            <w:shd w:val="clear" w:color="auto" w:fill="auto"/>
          </w:tcPr>
          <w:p w14:paraId="24F09099" w14:textId="77777777" w:rsidR="008E4398" w:rsidRPr="005223F4" w:rsidRDefault="008E4398" w:rsidP="00240AC5">
            <w:pPr>
              <w:jc w:val="center"/>
            </w:pPr>
            <w:r w:rsidRPr="005223F4">
              <w:t>ETB</w:t>
            </w:r>
          </w:p>
        </w:tc>
        <w:tc>
          <w:tcPr>
            <w:tcW w:w="4235" w:type="dxa"/>
            <w:shd w:val="clear" w:color="auto" w:fill="auto"/>
          </w:tcPr>
          <w:p w14:paraId="3BE7FE2C" w14:textId="77777777" w:rsidR="008E4398" w:rsidRPr="005223F4" w:rsidRDefault="008E4398" w:rsidP="00240AC5">
            <w:pPr>
              <w:jc w:val="center"/>
            </w:pPr>
            <w:r w:rsidRPr="005223F4">
              <w:t xml:space="preserve">end of transmission block </w:t>
            </w:r>
          </w:p>
        </w:tc>
        <w:tc>
          <w:tcPr>
            <w:tcW w:w="2919" w:type="dxa"/>
            <w:shd w:val="clear" w:color="auto" w:fill="auto"/>
          </w:tcPr>
          <w:p w14:paraId="4E0EA77D" w14:textId="77777777" w:rsidR="008E4398" w:rsidRPr="005223F4" w:rsidRDefault="008E4398" w:rsidP="00240AC5">
            <w:pPr>
              <w:jc w:val="center"/>
            </w:pPr>
            <w:r w:rsidRPr="005223F4">
              <w:t>U+0017</w:t>
            </w:r>
          </w:p>
        </w:tc>
      </w:tr>
      <w:tr w:rsidR="008E4398" w:rsidRPr="005223F4" w14:paraId="4D501DD1" w14:textId="77777777" w:rsidTr="00240AC5">
        <w:tc>
          <w:tcPr>
            <w:tcW w:w="1368" w:type="dxa"/>
            <w:shd w:val="clear" w:color="auto" w:fill="auto"/>
          </w:tcPr>
          <w:p w14:paraId="5A907C60" w14:textId="77777777" w:rsidR="008E4398" w:rsidRPr="005223F4" w:rsidRDefault="008E4398" w:rsidP="00240AC5">
            <w:pPr>
              <w:jc w:val="center"/>
            </w:pPr>
            <w:r w:rsidRPr="005223F4">
              <w:t>CAN</w:t>
            </w:r>
          </w:p>
        </w:tc>
        <w:tc>
          <w:tcPr>
            <w:tcW w:w="4235" w:type="dxa"/>
            <w:shd w:val="clear" w:color="auto" w:fill="auto"/>
          </w:tcPr>
          <w:p w14:paraId="74005E84" w14:textId="77777777" w:rsidR="008E4398" w:rsidRPr="005223F4" w:rsidRDefault="008E4398" w:rsidP="00240AC5">
            <w:pPr>
              <w:jc w:val="center"/>
            </w:pPr>
            <w:r w:rsidRPr="005223F4">
              <w:t>cancel</w:t>
            </w:r>
          </w:p>
        </w:tc>
        <w:tc>
          <w:tcPr>
            <w:tcW w:w="2919" w:type="dxa"/>
            <w:shd w:val="clear" w:color="auto" w:fill="auto"/>
          </w:tcPr>
          <w:p w14:paraId="4D36E085" w14:textId="77777777" w:rsidR="008E4398" w:rsidRPr="005223F4" w:rsidRDefault="008E4398" w:rsidP="00240AC5">
            <w:pPr>
              <w:jc w:val="center"/>
            </w:pPr>
            <w:r w:rsidRPr="005223F4">
              <w:t>U+0018</w:t>
            </w:r>
          </w:p>
        </w:tc>
      </w:tr>
      <w:tr w:rsidR="008E4398" w:rsidRPr="005223F4" w14:paraId="4539166F" w14:textId="77777777" w:rsidTr="00240AC5">
        <w:tc>
          <w:tcPr>
            <w:tcW w:w="1368" w:type="dxa"/>
            <w:shd w:val="clear" w:color="auto" w:fill="auto"/>
          </w:tcPr>
          <w:p w14:paraId="1594AA0E" w14:textId="77777777" w:rsidR="008E4398" w:rsidRPr="005223F4" w:rsidRDefault="008E4398" w:rsidP="00240AC5">
            <w:pPr>
              <w:jc w:val="center"/>
            </w:pPr>
            <w:r w:rsidRPr="005223F4">
              <w:t>EM</w:t>
            </w:r>
          </w:p>
        </w:tc>
        <w:tc>
          <w:tcPr>
            <w:tcW w:w="4235" w:type="dxa"/>
            <w:shd w:val="clear" w:color="auto" w:fill="auto"/>
          </w:tcPr>
          <w:p w14:paraId="034C875F" w14:textId="77777777" w:rsidR="008E4398" w:rsidRPr="005223F4" w:rsidRDefault="008E4398" w:rsidP="00240AC5">
            <w:pPr>
              <w:jc w:val="center"/>
            </w:pPr>
            <w:r w:rsidRPr="005223F4">
              <w:t>end of medium</w:t>
            </w:r>
          </w:p>
        </w:tc>
        <w:tc>
          <w:tcPr>
            <w:tcW w:w="2919" w:type="dxa"/>
            <w:shd w:val="clear" w:color="auto" w:fill="auto"/>
          </w:tcPr>
          <w:p w14:paraId="29F20867" w14:textId="77777777" w:rsidR="008E4398" w:rsidRPr="005223F4" w:rsidRDefault="008E4398" w:rsidP="00240AC5">
            <w:pPr>
              <w:jc w:val="center"/>
            </w:pPr>
            <w:r w:rsidRPr="005223F4">
              <w:t>U+0019</w:t>
            </w:r>
          </w:p>
        </w:tc>
      </w:tr>
      <w:tr w:rsidR="008E4398" w:rsidRPr="005223F4" w14:paraId="4FAE13BB" w14:textId="77777777" w:rsidTr="00240AC5">
        <w:tc>
          <w:tcPr>
            <w:tcW w:w="1368" w:type="dxa"/>
            <w:shd w:val="clear" w:color="auto" w:fill="auto"/>
          </w:tcPr>
          <w:p w14:paraId="3A1E87F3" w14:textId="77777777" w:rsidR="008E4398" w:rsidRPr="005223F4" w:rsidRDefault="008E4398" w:rsidP="00240AC5">
            <w:pPr>
              <w:jc w:val="center"/>
            </w:pPr>
            <w:r w:rsidRPr="005223F4">
              <w:t>SUB</w:t>
            </w:r>
          </w:p>
        </w:tc>
        <w:tc>
          <w:tcPr>
            <w:tcW w:w="4235" w:type="dxa"/>
            <w:shd w:val="clear" w:color="auto" w:fill="auto"/>
          </w:tcPr>
          <w:p w14:paraId="40525722" w14:textId="77777777" w:rsidR="008E4398" w:rsidRPr="005223F4" w:rsidRDefault="008E4398" w:rsidP="00240AC5">
            <w:pPr>
              <w:jc w:val="center"/>
            </w:pPr>
            <w:r w:rsidRPr="005223F4">
              <w:t>substitute</w:t>
            </w:r>
          </w:p>
        </w:tc>
        <w:tc>
          <w:tcPr>
            <w:tcW w:w="2919" w:type="dxa"/>
            <w:shd w:val="clear" w:color="auto" w:fill="auto"/>
          </w:tcPr>
          <w:p w14:paraId="31E595BC" w14:textId="77777777" w:rsidR="008E4398" w:rsidRPr="005223F4" w:rsidRDefault="008E4398" w:rsidP="00240AC5">
            <w:pPr>
              <w:jc w:val="center"/>
            </w:pPr>
            <w:r w:rsidRPr="005223F4">
              <w:t>U+001A</w:t>
            </w:r>
          </w:p>
        </w:tc>
      </w:tr>
      <w:tr w:rsidR="008E4398" w:rsidRPr="005223F4" w14:paraId="486772B4" w14:textId="77777777" w:rsidTr="00240AC5">
        <w:tc>
          <w:tcPr>
            <w:tcW w:w="1368" w:type="dxa"/>
            <w:shd w:val="clear" w:color="auto" w:fill="auto"/>
          </w:tcPr>
          <w:p w14:paraId="6437BCE1" w14:textId="77777777" w:rsidR="008E4398" w:rsidRPr="005223F4" w:rsidRDefault="008E4398" w:rsidP="00240AC5">
            <w:pPr>
              <w:jc w:val="center"/>
            </w:pPr>
            <w:r w:rsidRPr="005223F4">
              <w:t>ESC</w:t>
            </w:r>
          </w:p>
        </w:tc>
        <w:tc>
          <w:tcPr>
            <w:tcW w:w="4235" w:type="dxa"/>
            <w:shd w:val="clear" w:color="auto" w:fill="auto"/>
          </w:tcPr>
          <w:p w14:paraId="4955FCAC" w14:textId="77777777" w:rsidR="008E4398" w:rsidRPr="005223F4" w:rsidRDefault="008E4398" w:rsidP="00240AC5">
            <w:pPr>
              <w:jc w:val="center"/>
            </w:pPr>
            <w:r w:rsidRPr="005223F4">
              <w:t>escape</w:t>
            </w:r>
          </w:p>
        </w:tc>
        <w:tc>
          <w:tcPr>
            <w:tcW w:w="2919" w:type="dxa"/>
            <w:shd w:val="clear" w:color="auto" w:fill="auto"/>
          </w:tcPr>
          <w:p w14:paraId="02CB32C5" w14:textId="77777777" w:rsidR="008E4398" w:rsidRPr="005223F4" w:rsidRDefault="008E4398" w:rsidP="00240AC5">
            <w:pPr>
              <w:jc w:val="center"/>
            </w:pPr>
            <w:r w:rsidRPr="005223F4">
              <w:t>U+001B</w:t>
            </w:r>
          </w:p>
        </w:tc>
      </w:tr>
      <w:tr w:rsidR="008E4398" w:rsidRPr="005223F4" w14:paraId="6C36683B" w14:textId="77777777" w:rsidTr="00240AC5">
        <w:tc>
          <w:tcPr>
            <w:tcW w:w="1368" w:type="dxa"/>
            <w:shd w:val="clear" w:color="auto" w:fill="auto"/>
          </w:tcPr>
          <w:p w14:paraId="43A833A4" w14:textId="77777777" w:rsidR="008E4398" w:rsidRPr="005223F4" w:rsidRDefault="008E4398" w:rsidP="00240AC5">
            <w:pPr>
              <w:jc w:val="center"/>
            </w:pPr>
            <w:r w:rsidRPr="005223F4">
              <w:t>FS</w:t>
            </w:r>
          </w:p>
        </w:tc>
        <w:tc>
          <w:tcPr>
            <w:tcW w:w="4235" w:type="dxa"/>
            <w:shd w:val="clear" w:color="auto" w:fill="auto"/>
          </w:tcPr>
          <w:p w14:paraId="26D1F9AA" w14:textId="77777777" w:rsidR="008E4398" w:rsidRPr="005223F4" w:rsidRDefault="008E4398" w:rsidP="00240AC5">
            <w:pPr>
              <w:jc w:val="center"/>
            </w:pPr>
            <w:r w:rsidRPr="005223F4">
              <w:t>file separator</w:t>
            </w:r>
          </w:p>
        </w:tc>
        <w:tc>
          <w:tcPr>
            <w:tcW w:w="2919" w:type="dxa"/>
            <w:shd w:val="clear" w:color="auto" w:fill="auto"/>
          </w:tcPr>
          <w:p w14:paraId="6063B57D" w14:textId="77777777" w:rsidR="008E4398" w:rsidRPr="005223F4" w:rsidRDefault="008E4398" w:rsidP="00240AC5">
            <w:pPr>
              <w:jc w:val="center"/>
            </w:pPr>
            <w:r w:rsidRPr="005223F4">
              <w:t>U+001C</w:t>
            </w:r>
          </w:p>
        </w:tc>
      </w:tr>
      <w:tr w:rsidR="008E4398" w:rsidRPr="005223F4" w14:paraId="50BE1528" w14:textId="77777777" w:rsidTr="00240AC5">
        <w:tc>
          <w:tcPr>
            <w:tcW w:w="1368" w:type="dxa"/>
            <w:shd w:val="clear" w:color="auto" w:fill="auto"/>
          </w:tcPr>
          <w:p w14:paraId="7E4987E1" w14:textId="77777777" w:rsidR="008E4398" w:rsidRPr="005223F4" w:rsidRDefault="008E4398" w:rsidP="00240AC5">
            <w:pPr>
              <w:jc w:val="center"/>
            </w:pPr>
            <w:r w:rsidRPr="005223F4">
              <w:t>GS</w:t>
            </w:r>
          </w:p>
        </w:tc>
        <w:tc>
          <w:tcPr>
            <w:tcW w:w="4235" w:type="dxa"/>
            <w:shd w:val="clear" w:color="auto" w:fill="auto"/>
          </w:tcPr>
          <w:p w14:paraId="65EECB08" w14:textId="77777777" w:rsidR="008E4398" w:rsidRPr="005223F4" w:rsidRDefault="008E4398" w:rsidP="00240AC5">
            <w:pPr>
              <w:jc w:val="center"/>
            </w:pPr>
            <w:r w:rsidRPr="005223F4">
              <w:t>group separator</w:t>
            </w:r>
          </w:p>
        </w:tc>
        <w:tc>
          <w:tcPr>
            <w:tcW w:w="2919" w:type="dxa"/>
            <w:shd w:val="clear" w:color="auto" w:fill="auto"/>
          </w:tcPr>
          <w:p w14:paraId="14EFDB55" w14:textId="77777777" w:rsidR="008E4398" w:rsidRPr="005223F4" w:rsidRDefault="008E4398" w:rsidP="00240AC5">
            <w:pPr>
              <w:jc w:val="center"/>
            </w:pPr>
            <w:r w:rsidRPr="005223F4">
              <w:t>U+001D</w:t>
            </w:r>
          </w:p>
        </w:tc>
      </w:tr>
      <w:tr w:rsidR="008E4398" w:rsidRPr="005223F4" w14:paraId="26E4355F" w14:textId="77777777" w:rsidTr="00240AC5">
        <w:tc>
          <w:tcPr>
            <w:tcW w:w="1368" w:type="dxa"/>
            <w:shd w:val="clear" w:color="auto" w:fill="auto"/>
          </w:tcPr>
          <w:p w14:paraId="273E9219" w14:textId="77777777" w:rsidR="008E4398" w:rsidRPr="005223F4" w:rsidRDefault="008E4398" w:rsidP="00240AC5">
            <w:pPr>
              <w:jc w:val="center"/>
            </w:pPr>
            <w:r w:rsidRPr="005223F4">
              <w:t>RS</w:t>
            </w:r>
          </w:p>
        </w:tc>
        <w:tc>
          <w:tcPr>
            <w:tcW w:w="4235" w:type="dxa"/>
            <w:shd w:val="clear" w:color="auto" w:fill="auto"/>
          </w:tcPr>
          <w:p w14:paraId="26779882" w14:textId="77777777" w:rsidR="008E4398" w:rsidRPr="005223F4" w:rsidRDefault="008E4398" w:rsidP="00240AC5">
            <w:pPr>
              <w:jc w:val="center"/>
            </w:pPr>
            <w:r w:rsidRPr="005223F4">
              <w:t>record separator</w:t>
            </w:r>
          </w:p>
        </w:tc>
        <w:tc>
          <w:tcPr>
            <w:tcW w:w="2919" w:type="dxa"/>
            <w:shd w:val="clear" w:color="auto" w:fill="auto"/>
          </w:tcPr>
          <w:p w14:paraId="55227B62" w14:textId="77777777" w:rsidR="008E4398" w:rsidRPr="005223F4" w:rsidRDefault="008E4398" w:rsidP="00240AC5">
            <w:pPr>
              <w:jc w:val="center"/>
            </w:pPr>
            <w:r w:rsidRPr="005223F4">
              <w:t>U+001E</w:t>
            </w:r>
          </w:p>
        </w:tc>
      </w:tr>
      <w:tr w:rsidR="008E4398" w:rsidRPr="005223F4" w14:paraId="02395BD4" w14:textId="77777777" w:rsidTr="00240AC5">
        <w:tc>
          <w:tcPr>
            <w:tcW w:w="1368" w:type="dxa"/>
            <w:shd w:val="clear" w:color="auto" w:fill="auto"/>
          </w:tcPr>
          <w:p w14:paraId="1BE03E07" w14:textId="77777777" w:rsidR="008E4398" w:rsidRPr="005223F4" w:rsidRDefault="008E4398" w:rsidP="00240AC5">
            <w:pPr>
              <w:jc w:val="center"/>
            </w:pPr>
            <w:r w:rsidRPr="005223F4">
              <w:t>US</w:t>
            </w:r>
          </w:p>
        </w:tc>
        <w:tc>
          <w:tcPr>
            <w:tcW w:w="4235" w:type="dxa"/>
            <w:shd w:val="clear" w:color="auto" w:fill="auto"/>
          </w:tcPr>
          <w:p w14:paraId="04B85515" w14:textId="77777777" w:rsidR="008E4398" w:rsidRPr="005223F4" w:rsidRDefault="008E4398" w:rsidP="00240AC5">
            <w:pPr>
              <w:jc w:val="center"/>
            </w:pPr>
            <w:r w:rsidRPr="005223F4">
              <w:t>unit separator</w:t>
            </w:r>
          </w:p>
        </w:tc>
        <w:tc>
          <w:tcPr>
            <w:tcW w:w="2919" w:type="dxa"/>
            <w:shd w:val="clear" w:color="auto" w:fill="auto"/>
          </w:tcPr>
          <w:p w14:paraId="2EA4C57F" w14:textId="77777777" w:rsidR="008E4398" w:rsidRPr="005223F4" w:rsidRDefault="008E4398" w:rsidP="00240AC5">
            <w:pPr>
              <w:jc w:val="center"/>
            </w:pPr>
            <w:r w:rsidRPr="005223F4">
              <w:t>U+001F</w:t>
            </w:r>
          </w:p>
        </w:tc>
      </w:tr>
      <w:tr w:rsidR="008E4398" w:rsidRPr="005223F4" w14:paraId="5E0F25F2" w14:textId="77777777" w:rsidTr="00240AC5">
        <w:tc>
          <w:tcPr>
            <w:tcW w:w="1368" w:type="dxa"/>
            <w:shd w:val="clear" w:color="auto" w:fill="auto"/>
          </w:tcPr>
          <w:p w14:paraId="6D847A74" w14:textId="77777777" w:rsidR="008E4398" w:rsidRPr="005223F4" w:rsidRDefault="008E4398" w:rsidP="00240AC5">
            <w:pPr>
              <w:jc w:val="center"/>
            </w:pPr>
            <w:r w:rsidRPr="005223F4">
              <w:t>SP</w:t>
            </w:r>
          </w:p>
        </w:tc>
        <w:tc>
          <w:tcPr>
            <w:tcW w:w="4235" w:type="dxa"/>
            <w:shd w:val="clear" w:color="auto" w:fill="auto"/>
          </w:tcPr>
          <w:p w14:paraId="0E5A94F4" w14:textId="77777777" w:rsidR="008E4398" w:rsidRPr="005223F4" w:rsidRDefault="008E4398" w:rsidP="00240AC5">
            <w:pPr>
              <w:jc w:val="center"/>
            </w:pPr>
            <w:r w:rsidRPr="005223F4">
              <w:t>space</w:t>
            </w:r>
          </w:p>
        </w:tc>
        <w:tc>
          <w:tcPr>
            <w:tcW w:w="2919" w:type="dxa"/>
            <w:shd w:val="clear" w:color="auto" w:fill="auto"/>
          </w:tcPr>
          <w:p w14:paraId="441112E8" w14:textId="77777777" w:rsidR="008E4398" w:rsidRPr="005223F4" w:rsidRDefault="008E4398" w:rsidP="00240AC5">
            <w:pPr>
              <w:jc w:val="center"/>
            </w:pPr>
            <w:r w:rsidRPr="005223F4">
              <w:t>U+0020</w:t>
            </w:r>
          </w:p>
        </w:tc>
      </w:tr>
      <w:tr w:rsidR="008E4398" w:rsidRPr="005223F4" w14:paraId="3F002361" w14:textId="77777777" w:rsidTr="00240AC5">
        <w:tc>
          <w:tcPr>
            <w:tcW w:w="1368" w:type="dxa"/>
            <w:shd w:val="clear" w:color="auto" w:fill="auto"/>
          </w:tcPr>
          <w:p w14:paraId="062FA2B0" w14:textId="77777777" w:rsidR="008E4398" w:rsidRPr="005223F4" w:rsidRDefault="008E4398" w:rsidP="00240AC5">
            <w:pPr>
              <w:jc w:val="center"/>
            </w:pPr>
            <w:r w:rsidRPr="005223F4">
              <w:t>DEL</w:t>
            </w:r>
          </w:p>
        </w:tc>
        <w:tc>
          <w:tcPr>
            <w:tcW w:w="4235" w:type="dxa"/>
            <w:shd w:val="clear" w:color="auto" w:fill="auto"/>
          </w:tcPr>
          <w:p w14:paraId="6C80F162" w14:textId="77777777" w:rsidR="008E4398" w:rsidRPr="005223F4" w:rsidRDefault="008E4398" w:rsidP="00240AC5">
            <w:pPr>
              <w:jc w:val="center"/>
            </w:pPr>
            <w:r w:rsidRPr="005223F4">
              <w:t>delete</w:t>
            </w:r>
          </w:p>
        </w:tc>
        <w:tc>
          <w:tcPr>
            <w:tcW w:w="2919" w:type="dxa"/>
            <w:shd w:val="clear" w:color="auto" w:fill="auto"/>
          </w:tcPr>
          <w:p w14:paraId="29B92654" w14:textId="77777777" w:rsidR="008E4398" w:rsidRPr="005223F4" w:rsidRDefault="008E4398" w:rsidP="00240AC5">
            <w:pPr>
              <w:jc w:val="center"/>
            </w:pPr>
            <w:r w:rsidRPr="005223F4">
              <w:t>U+007F</w:t>
            </w:r>
          </w:p>
        </w:tc>
      </w:tr>
      <w:tr w:rsidR="008E4398" w:rsidRPr="005223F4" w14:paraId="574EF727" w14:textId="77777777" w:rsidTr="00240AC5">
        <w:tc>
          <w:tcPr>
            <w:tcW w:w="1368" w:type="dxa"/>
            <w:shd w:val="clear" w:color="auto" w:fill="auto"/>
          </w:tcPr>
          <w:p w14:paraId="035A294B" w14:textId="77777777" w:rsidR="008E4398" w:rsidRPr="005223F4" w:rsidRDefault="008E4398" w:rsidP="00240AC5">
            <w:pPr>
              <w:jc w:val="center"/>
            </w:pPr>
            <w:r w:rsidRPr="005223F4">
              <w:t>NBSP</w:t>
            </w:r>
          </w:p>
        </w:tc>
        <w:tc>
          <w:tcPr>
            <w:tcW w:w="4235" w:type="dxa"/>
            <w:shd w:val="clear" w:color="auto" w:fill="auto"/>
          </w:tcPr>
          <w:p w14:paraId="34EEC8AF" w14:textId="77777777" w:rsidR="008E4398" w:rsidRPr="005223F4" w:rsidRDefault="008E4398" w:rsidP="00240AC5">
            <w:pPr>
              <w:jc w:val="center"/>
            </w:pPr>
            <w:r w:rsidRPr="005223F4">
              <w:t>no break space</w:t>
            </w:r>
          </w:p>
        </w:tc>
        <w:tc>
          <w:tcPr>
            <w:tcW w:w="2919" w:type="dxa"/>
            <w:shd w:val="clear" w:color="auto" w:fill="auto"/>
          </w:tcPr>
          <w:p w14:paraId="4795C262" w14:textId="77777777" w:rsidR="008E4398" w:rsidRPr="005223F4" w:rsidRDefault="008E4398" w:rsidP="00240AC5">
            <w:pPr>
              <w:jc w:val="center"/>
            </w:pPr>
            <w:r w:rsidRPr="005223F4">
              <w:t>U+00A0</w:t>
            </w:r>
          </w:p>
        </w:tc>
      </w:tr>
      <w:tr w:rsidR="008E4398" w:rsidRPr="005223F4" w14:paraId="31CE9C70" w14:textId="77777777" w:rsidTr="00240AC5">
        <w:tc>
          <w:tcPr>
            <w:tcW w:w="1368" w:type="dxa"/>
            <w:shd w:val="clear" w:color="auto" w:fill="auto"/>
          </w:tcPr>
          <w:p w14:paraId="0B6C6CF0" w14:textId="77777777" w:rsidR="008E4398" w:rsidRPr="005223F4" w:rsidRDefault="008E4398" w:rsidP="00240AC5">
            <w:pPr>
              <w:jc w:val="center"/>
            </w:pPr>
            <w:r w:rsidRPr="005223F4">
              <w:t xml:space="preserve"> NEL</w:t>
            </w:r>
          </w:p>
        </w:tc>
        <w:tc>
          <w:tcPr>
            <w:tcW w:w="4235" w:type="dxa"/>
            <w:shd w:val="clear" w:color="auto" w:fill="auto"/>
          </w:tcPr>
          <w:p w14:paraId="599BD787" w14:textId="77777777" w:rsidR="008E4398" w:rsidRPr="005223F4" w:rsidRDefault="008E4398" w:rsidP="00240AC5">
            <w:pPr>
              <w:jc w:val="center"/>
            </w:pPr>
            <w:r w:rsidRPr="005223F4">
              <w:t>Next line</w:t>
            </w:r>
          </w:p>
        </w:tc>
        <w:tc>
          <w:tcPr>
            <w:tcW w:w="2919" w:type="dxa"/>
            <w:shd w:val="clear" w:color="auto" w:fill="auto"/>
          </w:tcPr>
          <w:p w14:paraId="4AA8338E" w14:textId="77777777" w:rsidR="008E4398" w:rsidRPr="005223F4" w:rsidRDefault="008E4398" w:rsidP="00240AC5">
            <w:pPr>
              <w:jc w:val="center"/>
            </w:pPr>
            <w:r w:rsidRPr="005223F4">
              <w:t xml:space="preserve">U+0085 </w:t>
            </w:r>
          </w:p>
        </w:tc>
      </w:tr>
      <w:tr w:rsidR="008E4398" w:rsidRPr="005223F4" w14:paraId="47690FA6" w14:textId="77777777" w:rsidTr="00240AC5">
        <w:tc>
          <w:tcPr>
            <w:tcW w:w="1368" w:type="dxa"/>
            <w:shd w:val="clear" w:color="auto" w:fill="auto"/>
          </w:tcPr>
          <w:p w14:paraId="5E5443F6" w14:textId="77777777" w:rsidR="008E4398" w:rsidRPr="005223F4" w:rsidRDefault="008E4398" w:rsidP="00240AC5">
            <w:pPr>
              <w:jc w:val="center"/>
            </w:pPr>
            <w:r w:rsidRPr="005223F4">
              <w:t xml:space="preserve"> LS</w:t>
            </w:r>
          </w:p>
        </w:tc>
        <w:tc>
          <w:tcPr>
            <w:tcW w:w="4235" w:type="dxa"/>
            <w:shd w:val="clear" w:color="auto" w:fill="auto"/>
          </w:tcPr>
          <w:p w14:paraId="61C014F3" w14:textId="77777777" w:rsidR="008E4398" w:rsidRPr="005223F4" w:rsidRDefault="008E4398" w:rsidP="00240AC5">
            <w:pPr>
              <w:jc w:val="center"/>
            </w:pPr>
            <w:r w:rsidRPr="005223F4">
              <w:t>Line separator</w:t>
            </w:r>
          </w:p>
        </w:tc>
        <w:tc>
          <w:tcPr>
            <w:tcW w:w="2919" w:type="dxa"/>
            <w:shd w:val="clear" w:color="auto" w:fill="auto"/>
          </w:tcPr>
          <w:p w14:paraId="20F08D4A" w14:textId="77777777" w:rsidR="008E4398" w:rsidRPr="005223F4" w:rsidRDefault="008E4398" w:rsidP="00240AC5">
            <w:pPr>
              <w:jc w:val="center"/>
            </w:pPr>
            <w:r w:rsidRPr="005223F4">
              <w:t xml:space="preserve">U+2028  </w:t>
            </w:r>
          </w:p>
        </w:tc>
      </w:tr>
    </w:tbl>
    <w:p w14:paraId="248A1CE3" w14:textId="77777777" w:rsidR="008E4398" w:rsidRPr="005223F4" w:rsidRDefault="00704888" w:rsidP="00704888">
      <w:pPr>
        <w:pStyle w:val="Caption"/>
      </w:pPr>
      <w:r w:rsidRPr="005223F4">
        <w:t xml:space="preserve">Table </w:t>
      </w:r>
      <w:fldSimple w:instr=" SEQ Table \* ARABIC ">
        <w:r w:rsidR="007B2211">
          <w:rPr>
            <w:noProof/>
          </w:rPr>
          <w:t>3</w:t>
        </w:r>
      </w:fldSimple>
      <w:r w:rsidRPr="005223F4">
        <w:rPr>
          <w:noProof/>
        </w:rPr>
        <w:t xml:space="preserve"> DFDL Entities</w:t>
      </w:r>
    </w:p>
    <w:p w14:paraId="6182F22D" w14:textId="51355A03" w:rsidR="00070B9A" w:rsidRPr="005223F4" w:rsidRDefault="00925B12" w:rsidP="00070B9A">
      <w:pPr>
        <w:pStyle w:val="Heading4"/>
      </w:pPr>
      <w:commentRangeStart w:id="2161"/>
      <w:r w:rsidRPr="005223F4">
        <w:t xml:space="preserve">DFDL </w:t>
      </w:r>
      <w:r w:rsidR="00070B9A" w:rsidRPr="005223F4">
        <w:t xml:space="preserve">Character </w:t>
      </w:r>
      <w:del w:id="2162" w:author="mbeckerle" w:date="2012-04-22T15:46:00Z">
        <w:r w:rsidRPr="005223F4" w:rsidDel="00063B6C">
          <w:delText>C</w:delText>
        </w:r>
        <w:r w:rsidR="00070B9A" w:rsidRPr="005223F4" w:rsidDel="00063B6C">
          <w:delText>lasses</w:delText>
        </w:r>
        <w:r w:rsidRPr="005223F4" w:rsidDel="00063B6C">
          <w:delText xml:space="preserve"> </w:delText>
        </w:r>
      </w:del>
      <w:ins w:id="2163" w:author="mbeckerle" w:date="2012-04-22T15:46:00Z">
        <w:r w:rsidR="00063B6C" w:rsidRPr="005223F4">
          <w:t xml:space="preserve">Class </w:t>
        </w:r>
      </w:ins>
      <w:r w:rsidRPr="005223F4">
        <w:t>Entities</w:t>
      </w:r>
      <w:r w:rsidR="00070B9A" w:rsidRPr="005223F4">
        <w:t xml:space="preserve"> in DFDL </w:t>
      </w:r>
      <w:r w:rsidR="00293086" w:rsidRPr="005223F4">
        <w:t>String Literal</w:t>
      </w:r>
      <w:r w:rsidR="00070B9A" w:rsidRPr="005223F4">
        <w:t>s</w:t>
      </w:r>
      <w:commentRangeEnd w:id="2161"/>
      <w:r w:rsidR="00CB46D8">
        <w:rPr>
          <w:rStyle w:val="CommentReference"/>
          <w:b w:val="0"/>
          <w:bCs w:val="0"/>
        </w:rPr>
        <w:commentReference w:id="2161"/>
      </w:r>
    </w:p>
    <w:p w14:paraId="77918DA6" w14:textId="6E47545D" w:rsidR="00925B12" w:rsidRPr="005223F4" w:rsidDel="001D4C1A" w:rsidRDefault="00925B12" w:rsidP="00070B9A">
      <w:pPr>
        <w:rPr>
          <w:del w:id="2164" w:author="mbeckerle" w:date="2012-04-22T21:44:00Z"/>
        </w:rPr>
      </w:pPr>
    </w:p>
    <w:p w14:paraId="25F40953" w14:textId="77777777" w:rsidR="00070B9A" w:rsidRPr="005223F4" w:rsidRDefault="00070B9A" w:rsidP="00070B9A">
      <w:r w:rsidRPr="005223F4">
        <w:t>The following DFDL character classes are provided to specify one or more characters from a set of related characters.</w:t>
      </w:r>
    </w:p>
    <w:p w14:paraId="1E167DE9" w14:textId="417C782F" w:rsidR="00925B12" w:rsidRPr="005223F4" w:rsidDel="001D4C1A" w:rsidRDefault="00925B12" w:rsidP="00070B9A">
      <w:pPr>
        <w:rPr>
          <w:del w:id="2165" w:author="mbeckerle" w:date="2012-04-22T21:44:00Z"/>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952"/>
        <w:gridCol w:w="756"/>
        <w:gridCol w:w="5148"/>
      </w:tblGrid>
      <w:tr w:rsidR="00925B12" w:rsidRPr="005223F4" w14:paraId="0BC76DF0" w14:textId="77777777" w:rsidTr="00240AC5">
        <w:tc>
          <w:tcPr>
            <w:tcW w:w="2952" w:type="dxa"/>
            <w:shd w:val="clear" w:color="auto" w:fill="auto"/>
          </w:tcPr>
          <w:p w14:paraId="5FE9156E" w14:textId="77777777" w:rsidR="00925B12" w:rsidRPr="00240AC5" w:rsidRDefault="00925B12" w:rsidP="00925B12">
            <w:pPr>
              <w:rPr>
                <w:rFonts w:cs="Arial"/>
              </w:rPr>
            </w:pPr>
            <w:r w:rsidRPr="00240AC5">
              <w:rPr>
                <w:rFonts w:cs="Arial"/>
                <w:lang w:eastAsia="en-GB"/>
              </w:rPr>
              <w:t xml:space="preserve">DfdlCharClass            </w:t>
            </w:r>
          </w:p>
        </w:tc>
        <w:tc>
          <w:tcPr>
            <w:tcW w:w="756" w:type="dxa"/>
            <w:shd w:val="clear" w:color="auto" w:fill="auto"/>
          </w:tcPr>
          <w:p w14:paraId="0BE8093C" w14:textId="77777777" w:rsidR="00925B12" w:rsidRPr="00240AC5" w:rsidRDefault="00925B12" w:rsidP="00925B12">
            <w:pPr>
              <w:rPr>
                <w:rFonts w:cs="Arial"/>
              </w:rPr>
            </w:pPr>
            <w:r w:rsidRPr="00240AC5">
              <w:rPr>
                <w:rFonts w:cs="Arial"/>
                <w:lang w:eastAsia="en-GB"/>
              </w:rPr>
              <w:t>::=</w:t>
            </w:r>
          </w:p>
        </w:tc>
        <w:tc>
          <w:tcPr>
            <w:tcW w:w="5148" w:type="dxa"/>
            <w:shd w:val="clear" w:color="auto" w:fill="auto"/>
          </w:tcPr>
          <w:p w14:paraId="5FB70854" w14:textId="77777777" w:rsidR="00925B12" w:rsidRPr="00240AC5" w:rsidRDefault="00925B12" w:rsidP="00925B12">
            <w:pPr>
              <w:rPr>
                <w:rFonts w:cs="Arial"/>
              </w:rPr>
            </w:pPr>
            <w:r w:rsidRPr="00240AC5">
              <w:rPr>
                <w:rFonts w:cs="Arial"/>
                <w:lang w:eastAsia="en-GB"/>
              </w:rPr>
              <w:t>'%' DfdlCharClassName ';'</w:t>
            </w:r>
          </w:p>
        </w:tc>
      </w:tr>
      <w:tr w:rsidR="00925B12" w:rsidRPr="005223F4" w14:paraId="28753822" w14:textId="77777777" w:rsidTr="00240AC5">
        <w:tc>
          <w:tcPr>
            <w:tcW w:w="2952" w:type="dxa"/>
            <w:shd w:val="clear" w:color="auto" w:fill="auto"/>
          </w:tcPr>
          <w:p w14:paraId="7CD1477B" w14:textId="77777777" w:rsidR="00925B12" w:rsidRPr="00240AC5" w:rsidRDefault="00925B12" w:rsidP="00925B12">
            <w:pPr>
              <w:rPr>
                <w:rFonts w:cs="Arial"/>
              </w:rPr>
            </w:pPr>
            <w:r w:rsidRPr="00240AC5">
              <w:rPr>
                <w:rFonts w:cs="Arial"/>
                <w:lang w:eastAsia="en-GB"/>
              </w:rPr>
              <w:t>Dfd</w:t>
            </w:r>
            <w:r w:rsidR="00324EB5" w:rsidRPr="00240AC5">
              <w:rPr>
                <w:rFonts w:cs="Arial"/>
                <w:lang w:eastAsia="en-GB"/>
              </w:rPr>
              <w:t>l</w:t>
            </w:r>
            <w:r w:rsidRPr="00240AC5">
              <w:rPr>
                <w:rFonts w:cs="Arial"/>
                <w:lang w:eastAsia="en-GB"/>
              </w:rPr>
              <w:t xml:space="preserve">CharClassName       </w:t>
            </w:r>
          </w:p>
        </w:tc>
        <w:tc>
          <w:tcPr>
            <w:tcW w:w="756" w:type="dxa"/>
            <w:shd w:val="clear" w:color="auto" w:fill="auto"/>
          </w:tcPr>
          <w:p w14:paraId="03B03BD7" w14:textId="77777777" w:rsidR="00925B12" w:rsidRPr="00240AC5" w:rsidRDefault="00925B12" w:rsidP="00925B12">
            <w:pPr>
              <w:rPr>
                <w:rFonts w:cs="Arial"/>
              </w:rPr>
            </w:pPr>
            <w:r w:rsidRPr="00240AC5">
              <w:rPr>
                <w:rFonts w:cs="Arial"/>
                <w:lang w:eastAsia="en-GB"/>
              </w:rPr>
              <w:t>::=</w:t>
            </w:r>
          </w:p>
        </w:tc>
        <w:tc>
          <w:tcPr>
            <w:tcW w:w="5148" w:type="dxa"/>
            <w:shd w:val="clear" w:color="auto" w:fill="auto"/>
          </w:tcPr>
          <w:p w14:paraId="1AF447DA" w14:textId="77777777" w:rsidR="00925B12" w:rsidRPr="00240AC5" w:rsidRDefault="00925B12" w:rsidP="00925B12">
            <w:pPr>
              <w:rPr>
                <w:rFonts w:cs="Arial"/>
              </w:rPr>
            </w:pPr>
            <w:r w:rsidRPr="00240AC5">
              <w:rPr>
                <w:rFonts w:cs="Arial"/>
                <w:lang w:eastAsia="en-GB"/>
              </w:rPr>
              <w:t xml:space="preserve">'NL' | 'WSP' | 'WSP*' | </w:t>
            </w:r>
            <w:r w:rsidR="00BC3A3D" w:rsidRPr="00240AC5">
              <w:rPr>
                <w:rFonts w:cs="Arial"/>
                <w:lang w:eastAsia="en-GB"/>
              </w:rPr>
              <w:t>'</w:t>
            </w:r>
            <w:r w:rsidRPr="00240AC5">
              <w:rPr>
                <w:rFonts w:cs="Arial"/>
                <w:lang w:eastAsia="en-GB"/>
              </w:rPr>
              <w:t>WSP+</w:t>
            </w:r>
            <w:r w:rsidR="00BC3A3D" w:rsidRPr="00240AC5">
              <w:rPr>
                <w:rFonts w:cs="Arial"/>
                <w:lang w:eastAsia="en-GB"/>
              </w:rPr>
              <w:t>'</w:t>
            </w:r>
            <w:r w:rsidRPr="00240AC5">
              <w:rPr>
                <w:rFonts w:cs="Arial"/>
                <w:lang w:eastAsia="en-GB"/>
              </w:rPr>
              <w:t xml:space="preserve"> |</w:t>
            </w:r>
            <w:r w:rsidR="00BC3A3D" w:rsidRPr="00240AC5">
              <w:rPr>
                <w:rFonts w:cs="Arial"/>
                <w:lang w:eastAsia="en-GB"/>
              </w:rPr>
              <w:t xml:space="preserve"> </w:t>
            </w:r>
            <w:r w:rsidRPr="00240AC5">
              <w:rPr>
                <w:rFonts w:cs="Arial"/>
                <w:lang w:eastAsia="en-GB"/>
              </w:rPr>
              <w:t>'ES'</w:t>
            </w:r>
          </w:p>
        </w:tc>
      </w:tr>
    </w:tbl>
    <w:p w14:paraId="33F74433" w14:textId="77777777" w:rsidR="00925B12" w:rsidRPr="005223F4" w:rsidRDefault="00925B12" w:rsidP="00925B12">
      <w:pPr>
        <w:pStyle w:val="Caption"/>
        <w:keepNext/>
      </w:pPr>
      <w:r w:rsidRPr="005223F4">
        <w:t xml:space="preserve">Table </w:t>
      </w:r>
      <w:fldSimple w:instr=" SEQ Table \* ARABIC ">
        <w:r w:rsidR="007B2211">
          <w:rPr>
            <w:noProof/>
          </w:rPr>
          <w:t>4</w:t>
        </w:r>
      </w:fldSimple>
      <w:r w:rsidRPr="005223F4">
        <w:t xml:space="preserve"> DFDL Character Class Entity syntax</w:t>
      </w:r>
    </w:p>
    <w:p w14:paraId="300015D2" w14:textId="5F1B7B6A" w:rsidR="00925B12" w:rsidRPr="005223F4" w:rsidDel="001D4C1A" w:rsidRDefault="00925B12" w:rsidP="00070B9A">
      <w:pPr>
        <w:rPr>
          <w:del w:id="2166" w:author="mbeckerle" w:date="2012-04-22T21:44:00Z"/>
        </w:rPr>
      </w:pPr>
    </w:p>
    <w:p w14:paraId="0E51E319" w14:textId="3C5A7144" w:rsidR="008E4398" w:rsidRPr="005223F4" w:rsidDel="001D4C1A" w:rsidRDefault="008E4398" w:rsidP="008E4398">
      <w:pPr>
        <w:rPr>
          <w:del w:id="2167" w:author="mbeckerle" w:date="2012-04-22T21:44:00Z"/>
          <w:rFonts w:ascii="Helv" w:hAnsi="Helv" w:cs="Helv"/>
          <w:b/>
          <w:bCs/>
          <w:color w:val="000000"/>
          <w:lang w:bidi="he-I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68"/>
        <w:gridCol w:w="3510"/>
        <w:gridCol w:w="3644"/>
      </w:tblGrid>
      <w:tr w:rsidR="008E4398" w:rsidRPr="00240AC5" w14:paraId="4C3CEA9F" w14:textId="77777777" w:rsidTr="00F77EDE">
        <w:tc>
          <w:tcPr>
            <w:tcW w:w="1368" w:type="dxa"/>
            <w:shd w:val="clear" w:color="auto" w:fill="F3F3F3"/>
          </w:tcPr>
          <w:p w14:paraId="7681E655" w14:textId="77777777" w:rsidR="008E4398" w:rsidRPr="00275A32" w:rsidRDefault="008E4398" w:rsidP="00240AC5">
            <w:pPr>
              <w:jc w:val="center"/>
              <w:rPr>
                <w:b/>
                <w:iCs/>
              </w:rPr>
            </w:pPr>
            <w:r w:rsidRPr="00275A32">
              <w:rPr>
                <w:b/>
                <w:iCs/>
              </w:rPr>
              <w:t>Mnemonic</w:t>
            </w:r>
          </w:p>
        </w:tc>
        <w:tc>
          <w:tcPr>
            <w:tcW w:w="3510" w:type="dxa"/>
            <w:shd w:val="clear" w:color="auto" w:fill="F3F3F3"/>
          </w:tcPr>
          <w:p w14:paraId="706E4A2E" w14:textId="77777777" w:rsidR="008E4398" w:rsidRPr="005E3B09" w:rsidRDefault="008E4398">
            <w:pPr>
              <w:jc w:val="center"/>
              <w:rPr>
                <w:b/>
                <w:iCs/>
              </w:rPr>
            </w:pPr>
            <w:r w:rsidRPr="005E3B09">
              <w:rPr>
                <w:b/>
                <w:iCs/>
              </w:rPr>
              <w:t>Meaning</w:t>
            </w:r>
          </w:p>
        </w:tc>
        <w:tc>
          <w:tcPr>
            <w:tcW w:w="3644" w:type="dxa"/>
            <w:shd w:val="clear" w:color="auto" w:fill="F3F3F3"/>
          </w:tcPr>
          <w:p w14:paraId="5220B7ED" w14:textId="3B57F552" w:rsidR="008E4398" w:rsidRPr="00F77EDE" w:rsidRDefault="008E4398">
            <w:pPr>
              <w:rPr>
                <w:b/>
              </w:rPr>
            </w:pPr>
            <w:r w:rsidRPr="00F77EDE">
              <w:rPr>
                <w:b/>
              </w:rPr>
              <w:t xml:space="preserve">Unicode </w:t>
            </w:r>
            <w:del w:id="2168" w:author="mbeckerle" w:date="2013-01-28T13:49:00Z">
              <w:r w:rsidRPr="00F77EDE" w:rsidDel="00963578">
                <w:rPr>
                  <w:b/>
                </w:rPr>
                <w:delText>value</w:delText>
              </w:r>
            </w:del>
            <w:ins w:id="2169" w:author="mbeckerle" w:date="2013-01-28T13:49:00Z">
              <w:r w:rsidR="00963578">
                <w:rPr>
                  <w:b/>
                </w:rPr>
                <w:t>Character Code(s)</w:t>
              </w:r>
            </w:ins>
          </w:p>
        </w:tc>
      </w:tr>
      <w:tr w:rsidR="008E4398" w:rsidRPr="005223F4" w14:paraId="1C06CF86" w14:textId="77777777" w:rsidTr="00F77EDE">
        <w:tc>
          <w:tcPr>
            <w:tcW w:w="1368" w:type="dxa"/>
            <w:shd w:val="clear" w:color="auto" w:fill="auto"/>
          </w:tcPr>
          <w:p w14:paraId="5801A256" w14:textId="77777777" w:rsidR="008E4398" w:rsidRPr="005223F4" w:rsidRDefault="008E4398" w:rsidP="00240AC5">
            <w:pPr>
              <w:jc w:val="center"/>
            </w:pPr>
            <w:r w:rsidRPr="005223F4">
              <w:t>NL</w:t>
            </w:r>
          </w:p>
        </w:tc>
        <w:tc>
          <w:tcPr>
            <w:tcW w:w="3510" w:type="dxa"/>
            <w:shd w:val="clear" w:color="auto" w:fill="auto"/>
          </w:tcPr>
          <w:p w14:paraId="51BDAF82" w14:textId="77777777" w:rsidR="008E4398" w:rsidRPr="005223F4" w:rsidRDefault="008E4398" w:rsidP="00F77EDE">
            <w:r w:rsidRPr="005223F4">
              <w:t>Newline</w:t>
            </w:r>
          </w:p>
          <w:p w14:paraId="7502E823" w14:textId="31FC981E" w:rsidR="008E4398" w:rsidRPr="005223F4" w:rsidRDefault="008E4398" w:rsidP="00F77EDE">
            <w:r w:rsidRPr="005223F4">
              <w:t xml:space="preserve">On parse </w:t>
            </w:r>
            <w:del w:id="2170" w:author="mbeckerle" w:date="2013-02-04T12:16:00Z">
              <w:r w:rsidRPr="005223F4" w:rsidDel="001E3146">
                <w:delText>any NL character or combination of characters</w:delText>
              </w:r>
            </w:del>
            <w:ins w:id="2171" w:author="mbeckerle" w:date="2013-02-04T12:17:00Z">
              <w:r w:rsidR="001E3146">
                <w:t>any one of</w:t>
              </w:r>
            </w:ins>
            <w:ins w:id="2172" w:author="mbeckerle" w:date="2013-02-04T12:16:00Z">
              <w:r w:rsidR="001E3146">
                <w:t xml:space="preserve"> </w:t>
              </w:r>
            </w:ins>
            <w:ins w:id="2173" w:author="mbeckerle" w:date="2013-02-04T12:18:00Z">
              <w:r w:rsidR="001E3146">
                <w:t xml:space="preserve">the </w:t>
              </w:r>
            </w:ins>
            <w:ins w:id="2174" w:author="Steve Hanson" w:date="2013-02-05T10:54:00Z">
              <w:r w:rsidR="00512B6E">
                <w:t xml:space="preserve">single characters </w:t>
              </w:r>
            </w:ins>
            <w:ins w:id="2175" w:author="mbeckerle" w:date="2013-02-04T12:16:00Z">
              <w:r w:rsidR="001E3146">
                <w:t xml:space="preserve">CR, LF, </w:t>
              </w:r>
              <w:del w:id="2176" w:author="Steve Hanson" w:date="2013-02-05T10:54:00Z">
                <w:r w:rsidR="001E3146" w:rsidDel="00512B6E">
                  <w:delText xml:space="preserve">CRLF, </w:delText>
                </w:r>
              </w:del>
              <w:r w:rsidR="001E3146">
                <w:t>NEL or LS</w:t>
              </w:r>
            </w:ins>
            <w:ins w:id="2177" w:author="Steve Hanson" w:date="2013-02-05T10:54:00Z">
              <w:r w:rsidR="00512B6E">
                <w:t xml:space="preserve"> </w:t>
              </w:r>
            </w:ins>
            <w:ins w:id="2178" w:author="mbeckerle" w:date="2013-02-04T12:18:00Z">
              <w:del w:id="2179" w:author="Steve Hanson" w:date="2013-02-05T10:55:00Z">
                <w:r w:rsidR="001E3146" w:rsidDel="00512B6E">
                  <w:delText xml:space="preserve"> characters. The</w:delText>
                </w:r>
              </w:del>
            </w:ins>
            <w:ins w:id="2180" w:author="mbeckerle" w:date="2013-02-04T12:23:00Z">
              <w:del w:id="2181" w:author="Steve Hanson" w:date="2013-02-05T10:55:00Z">
                <w:r w:rsidR="00EA186A" w:rsidDel="00512B6E">
                  <w:delText>se are single characters except f</w:delText>
                </w:r>
              </w:del>
              <w:r w:rsidR="00EA186A">
                <w:t xml:space="preserve">or the </w:t>
              </w:r>
            </w:ins>
            <w:ins w:id="2182" w:author="mbeckerle" w:date="2013-02-04T12:18:00Z">
              <w:del w:id="2183" w:author="Steve Hanson" w:date="2013-02-05T10:55:00Z">
                <w:r w:rsidR="001E3146" w:rsidDel="00512B6E">
                  <w:delText xml:space="preserve"> </w:delText>
                </w:r>
              </w:del>
              <w:r w:rsidR="001E3146">
                <w:t>character combination</w:t>
              </w:r>
            </w:ins>
            <w:ins w:id="2184" w:author="mbeckerle" w:date="2013-02-04T12:22:00Z">
              <w:r w:rsidR="001E3146">
                <w:t xml:space="preserve"> </w:t>
              </w:r>
            </w:ins>
            <w:ins w:id="2185" w:author="mbeckerle" w:date="2013-02-04T12:18:00Z">
              <w:r w:rsidR="001E3146">
                <w:t xml:space="preserve">CRLF. </w:t>
              </w:r>
            </w:ins>
            <w:del w:id="2186" w:author="mbeckerle" w:date="2013-02-04T12:18:00Z">
              <w:r w:rsidRPr="005223F4" w:rsidDel="001E3146">
                <w:delText xml:space="preserve"> </w:delText>
              </w:r>
            </w:del>
          </w:p>
          <w:p w14:paraId="0B9085B9" w14:textId="4264953C" w:rsidR="008E4398" w:rsidRPr="005223F4" w:rsidRDefault="008E4398" w:rsidP="003162CA">
            <w:r w:rsidRPr="005223F4">
              <w:t xml:space="preserve">On unparse the </w:t>
            </w:r>
            <w:r w:rsidR="00E85E94" w:rsidRPr="005223F4">
              <w:t>value of the dfdl:</w:t>
            </w:r>
            <w:r w:rsidR="004D48EC" w:rsidRPr="005223F4">
              <w:t xml:space="preserve">outputNewLine </w:t>
            </w:r>
            <w:r w:rsidRPr="005223F4">
              <w:t>property is output</w:t>
            </w:r>
            <w:ins w:id="2187" w:author="mbeckerle" w:date="2013-02-04T12:17:00Z">
              <w:r w:rsidR="001E3146">
                <w:t xml:space="preserve">, which must </w:t>
              </w:r>
            </w:ins>
            <w:ins w:id="2188" w:author="mbeckerle" w:date="2013-02-04T12:21:00Z">
              <w:r w:rsidR="001E3146">
                <w:t>specify</w:t>
              </w:r>
            </w:ins>
            <w:ins w:id="2189" w:author="mbeckerle" w:date="2013-02-04T12:17:00Z">
              <w:r w:rsidR="001E3146">
                <w:t xml:space="preserve"> one of</w:t>
              </w:r>
            </w:ins>
            <w:ins w:id="2190" w:author="Steve Hanson" w:date="2013-02-05T10:55:00Z">
              <w:r w:rsidR="00512B6E">
                <w:t xml:space="preserve"> the single characters</w:t>
              </w:r>
            </w:ins>
            <w:ins w:id="2191" w:author="mbeckerle" w:date="2013-02-04T12:17:00Z">
              <w:r w:rsidR="001E3146">
                <w:t xml:space="preserve"> </w:t>
              </w:r>
            </w:ins>
            <w:ins w:id="2192" w:author="mbeckerle" w:date="2013-02-04T12:21:00Z">
              <w:r w:rsidR="001E3146">
                <w:t>%</w:t>
              </w:r>
            </w:ins>
            <w:ins w:id="2193" w:author="mbeckerle" w:date="2013-02-04T12:17:00Z">
              <w:r w:rsidR="001E3146">
                <w:t>CR</w:t>
              </w:r>
            </w:ins>
            <w:ins w:id="2194" w:author="mbeckerle" w:date="2013-02-04T12:21:00Z">
              <w:r w:rsidR="001E3146">
                <w:t>;</w:t>
              </w:r>
            </w:ins>
            <w:ins w:id="2195" w:author="mbeckerle" w:date="2013-02-04T12:17:00Z">
              <w:r w:rsidR="001E3146">
                <w:t xml:space="preserve">, </w:t>
              </w:r>
            </w:ins>
            <w:ins w:id="2196" w:author="mbeckerle" w:date="2013-02-04T12:21:00Z">
              <w:r w:rsidR="001E3146">
                <w:t>%</w:t>
              </w:r>
            </w:ins>
            <w:ins w:id="2197" w:author="mbeckerle" w:date="2013-02-04T12:17:00Z">
              <w:r w:rsidR="001E3146">
                <w:t>LF</w:t>
              </w:r>
            </w:ins>
            <w:ins w:id="2198" w:author="mbeckerle" w:date="2013-02-04T12:21:00Z">
              <w:r w:rsidR="001E3146">
                <w:t>;</w:t>
              </w:r>
            </w:ins>
            <w:ins w:id="2199" w:author="mbeckerle" w:date="2013-02-04T12:17:00Z">
              <w:r w:rsidR="001E3146">
                <w:t xml:space="preserve">, </w:t>
              </w:r>
            </w:ins>
            <w:ins w:id="2200" w:author="mbeckerle" w:date="2013-02-04T12:21:00Z">
              <w:del w:id="2201" w:author="Steve Hanson" w:date="2013-02-05T10:55:00Z">
                <w:r w:rsidR="001E3146" w:rsidDel="00512B6E">
                  <w:delText>%</w:delText>
                </w:r>
              </w:del>
            </w:ins>
            <w:ins w:id="2202" w:author="mbeckerle" w:date="2013-02-04T12:17:00Z">
              <w:del w:id="2203" w:author="Steve Hanson" w:date="2013-02-05T10:55:00Z">
                <w:r w:rsidR="001E3146" w:rsidDel="00512B6E">
                  <w:delText>CR</w:delText>
                </w:r>
              </w:del>
            </w:ins>
            <w:ins w:id="2204" w:author="mbeckerle" w:date="2013-02-04T12:21:00Z">
              <w:del w:id="2205" w:author="Steve Hanson" w:date="2013-02-05T10:55:00Z">
                <w:r w:rsidR="001E3146" w:rsidDel="00512B6E">
                  <w:delText>;%</w:delText>
                </w:r>
              </w:del>
            </w:ins>
            <w:ins w:id="2206" w:author="mbeckerle" w:date="2013-02-04T12:17:00Z">
              <w:del w:id="2207" w:author="Steve Hanson" w:date="2013-02-05T10:55:00Z">
                <w:r w:rsidR="001E3146" w:rsidDel="00512B6E">
                  <w:delText>LF</w:delText>
                </w:r>
              </w:del>
            </w:ins>
            <w:ins w:id="2208" w:author="mbeckerle" w:date="2013-02-04T12:22:00Z">
              <w:del w:id="2209" w:author="Steve Hanson" w:date="2013-02-05T10:55:00Z">
                <w:r w:rsidR="001E3146" w:rsidDel="00512B6E">
                  <w:delText>;</w:delText>
                </w:r>
              </w:del>
            </w:ins>
            <w:ins w:id="2210" w:author="mbeckerle" w:date="2013-02-04T12:17:00Z">
              <w:del w:id="2211" w:author="Steve Hanson" w:date="2013-02-05T10:55:00Z">
                <w:r w:rsidR="001E3146" w:rsidDel="00512B6E">
                  <w:delText>,</w:delText>
                </w:r>
              </w:del>
              <w:r w:rsidR="001E3146">
                <w:t xml:space="preserve"> </w:t>
              </w:r>
            </w:ins>
            <w:ins w:id="2212" w:author="mbeckerle" w:date="2013-02-04T12:22:00Z">
              <w:r w:rsidR="001E3146">
                <w:t>%</w:t>
              </w:r>
            </w:ins>
            <w:ins w:id="2213" w:author="mbeckerle" w:date="2013-02-04T12:17:00Z">
              <w:r w:rsidR="001E3146">
                <w:t>NE</w:t>
              </w:r>
            </w:ins>
            <w:ins w:id="2214" w:author="mbeckerle" w:date="2013-02-04T12:22:00Z">
              <w:r w:rsidR="001E3146">
                <w:t>L;</w:t>
              </w:r>
            </w:ins>
            <w:ins w:id="2215" w:author="mbeckerle" w:date="2013-02-04T12:17:00Z">
              <w:r w:rsidR="001E3146">
                <w:t xml:space="preserve">, or </w:t>
              </w:r>
            </w:ins>
            <w:ins w:id="2216" w:author="mbeckerle" w:date="2013-02-04T12:22:00Z">
              <w:r w:rsidR="001E3146">
                <w:t>%</w:t>
              </w:r>
            </w:ins>
            <w:ins w:id="2217" w:author="mbeckerle" w:date="2013-02-04T12:17:00Z">
              <w:r w:rsidR="001E3146">
                <w:t>LS</w:t>
              </w:r>
            </w:ins>
            <w:ins w:id="2218" w:author="mbeckerle" w:date="2013-02-04T12:22:00Z">
              <w:r w:rsidR="001E3146">
                <w:t>;</w:t>
              </w:r>
            </w:ins>
            <w:ins w:id="2219" w:author="Steve Hanson" w:date="2013-02-05T10:55:00Z">
              <w:r w:rsidR="00512B6E">
                <w:t xml:space="preserve"> or </w:t>
              </w:r>
            </w:ins>
            <w:ins w:id="2220" w:author="mbeckerle" w:date="2013-02-04T12:19:00Z">
              <w:del w:id="2221" w:author="Steve Hanson" w:date="2013-02-05T10:55:00Z">
                <w:r w:rsidR="001E3146" w:rsidDel="00512B6E">
                  <w:delText>. T</w:delText>
                </w:r>
              </w:del>
            </w:ins>
            <w:ins w:id="2222" w:author="Steve Hanson" w:date="2013-02-05T10:55:00Z">
              <w:r w:rsidR="00512B6E">
                <w:t>t</w:t>
              </w:r>
            </w:ins>
            <w:ins w:id="2223" w:author="mbeckerle" w:date="2013-02-04T12:19:00Z">
              <w:r w:rsidR="001E3146">
                <w:t xml:space="preserve">he </w:t>
              </w:r>
              <w:del w:id="2224" w:author="Steve Hanson" w:date="2013-02-05T10:55:00Z">
                <w:r w:rsidR="001E3146" w:rsidDel="00512B6E">
                  <w:delText xml:space="preserve">only </w:delText>
                </w:r>
              </w:del>
            </w:ins>
            <w:ins w:id="2225" w:author="Steve Hanson" w:date="2013-02-05T10:55:00Z">
              <w:r w:rsidR="00512B6E">
                <w:t xml:space="preserve">character </w:t>
              </w:r>
            </w:ins>
            <w:ins w:id="2226" w:author="mbeckerle" w:date="2013-02-04T12:19:00Z">
              <w:r w:rsidR="001E3146">
                <w:t>combination</w:t>
              </w:r>
            </w:ins>
            <w:ins w:id="2227" w:author="mbeckerle" w:date="2013-02-04T12:22:00Z">
              <w:r w:rsidR="001E3146">
                <w:t xml:space="preserve"> </w:t>
              </w:r>
              <w:del w:id="2228" w:author="Steve Hanson" w:date="2013-02-05T10:55:00Z">
                <w:r w:rsidR="001E3146" w:rsidDel="00512B6E">
                  <w:delText xml:space="preserve">allowed </w:delText>
                </w:r>
              </w:del>
            </w:ins>
            <w:ins w:id="2229" w:author="mbeckerle" w:date="2013-02-04T12:19:00Z">
              <w:del w:id="2230" w:author="Steve Hanson" w:date="2013-02-05T10:55:00Z">
                <w:r w:rsidR="001E3146" w:rsidDel="00512B6E">
                  <w:delText xml:space="preserve">is </w:delText>
                </w:r>
              </w:del>
            </w:ins>
            <w:ins w:id="2231" w:author="mbeckerle" w:date="2013-02-04T12:22:00Z">
              <w:r w:rsidR="001E3146">
                <w:t>%</w:t>
              </w:r>
            </w:ins>
            <w:ins w:id="2232" w:author="mbeckerle" w:date="2013-02-04T12:19:00Z">
              <w:r w:rsidR="001E3146">
                <w:t>CR</w:t>
              </w:r>
            </w:ins>
            <w:ins w:id="2233" w:author="mbeckerle" w:date="2013-02-04T12:22:00Z">
              <w:r w:rsidR="001E3146">
                <w:t>;%</w:t>
              </w:r>
            </w:ins>
            <w:ins w:id="2234" w:author="mbeckerle" w:date="2013-02-04T12:19:00Z">
              <w:r w:rsidR="001E3146">
                <w:t>LF</w:t>
              </w:r>
            </w:ins>
            <w:ins w:id="2235" w:author="mbeckerle" w:date="2013-02-04T12:22:00Z">
              <w:r w:rsidR="001E3146">
                <w:t>;</w:t>
              </w:r>
            </w:ins>
            <w:ins w:id="2236" w:author="mbeckerle" w:date="2013-02-04T12:17:00Z">
              <w:r w:rsidR="001E3146">
                <w:t>.</w:t>
              </w:r>
            </w:ins>
          </w:p>
        </w:tc>
        <w:tc>
          <w:tcPr>
            <w:tcW w:w="3644" w:type="dxa"/>
            <w:shd w:val="clear" w:color="auto" w:fill="auto"/>
          </w:tcPr>
          <w:p w14:paraId="4266B930" w14:textId="77777777" w:rsidR="008E4398" w:rsidRPr="005223F4" w:rsidRDefault="008E4398" w:rsidP="00F77EDE">
            <w:r w:rsidRPr="005223F4">
              <w:t>U+000A LF</w:t>
            </w:r>
          </w:p>
          <w:p w14:paraId="79DB3C01" w14:textId="77777777" w:rsidR="008E4398" w:rsidRPr="005223F4" w:rsidRDefault="008E4398" w:rsidP="00F77EDE">
            <w:r w:rsidRPr="005223F4">
              <w:t>U+000D CR</w:t>
            </w:r>
          </w:p>
          <w:p w14:paraId="6A99DCD6" w14:textId="77777777" w:rsidR="008E4398" w:rsidRPr="005223F4" w:rsidRDefault="008E4398" w:rsidP="00F77EDE">
            <w:r w:rsidRPr="005223F4">
              <w:t>U+000D U+000A CRLF</w:t>
            </w:r>
          </w:p>
          <w:p w14:paraId="2BB9DBEE" w14:textId="77777777" w:rsidR="008E4398" w:rsidRPr="005223F4" w:rsidRDefault="008E4398" w:rsidP="00F77EDE">
            <w:r w:rsidRPr="005223F4">
              <w:t>U+0085 NEL</w:t>
            </w:r>
          </w:p>
          <w:p w14:paraId="1436F94E" w14:textId="77777777" w:rsidR="008E4398" w:rsidRPr="005223F4" w:rsidRDefault="008E4398" w:rsidP="00F77EDE">
            <w:r w:rsidRPr="005223F4">
              <w:t>U+2028  LS</w:t>
            </w:r>
          </w:p>
        </w:tc>
      </w:tr>
      <w:tr w:rsidR="008E4398" w:rsidRPr="005223F4" w14:paraId="4F51F648" w14:textId="77777777" w:rsidTr="00F77EDE">
        <w:tc>
          <w:tcPr>
            <w:tcW w:w="1368" w:type="dxa"/>
            <w:shd w:val="clear" w:color="auto" w:fill="auto"/>
          </w:tcPr>
          <w:p w14:paraId="4C540545" w14:textId="77777777" w:rsidR="008E4398" w:rsidRPr="005223F4" w:rsidRDefault="008E4398" w:rsidP="00240AC5">
            <w:pPr>
              <w:jc w:val="center"/>
            </w:pPr>
            <w:r w:rsidRPr="005223F4">
              <w:t>WSP</w:t>
            </w:r>
          </w:p>
        </w:tc>
        <w:tc>
          <w:tcPr>
            <w:tcW w:w="3510" w:type="dxa"/>
            <w:shd w:val="clear" w:color="auto" w:fill="auto"/>
          </w:tcPr>
          <w:p w14:paraId="4E5B0DBE" w14:textId="77777777" w:rsidR="008E4398" w:rsidRPr="005223F4" w:rsidRDefault="008214C4" w:rsidP="00F77EDE">
            <w:r w:rsidRPr="005223F4">
              <w:t>Single w</w:t>
            </w:r>
            <w:r w:rsidR="008E4398" w:rsidRPr="005223F4">
              <w:t>hitespace</w:t>
            </w:r>
          </w:p>
          <w:p w14:paraId="162B1E86" w14:textId="77777777" w:rsidR="008E4398" w:rsidRPr="005223F4" w:rsidRDefault="008E4398" w:rsidP="00F77EDE">
            <w:r w:rsidRPr="005223F4">
              <w:t>On parse any white space character</w:t>
            </w:r>
          </w:p>
          <w:p w14:paraId="0F3EAEC2" w14:textId="77777777" w:rsidR="008E4398" w:rsidRPr="005223F4" w:rsidRDefault="008E4398" w:rsidP="00F77EDE">
            <w:r w:rsidRPr="005223F4">
              <w:t xml:space="preserve">On </w:t>
            </w:r>
            <w:r w:rsidR="00E85E94" w:rsidRPr="005223F4">
              <w:t>unparse a</w:t>
            </w:r>
            <w:r w:rsidRPr="005223F4">
              <w:t xml:space="preserve"> space (</w:t>
            </w:r>
            <w:r w:rsidR="00B74F91" w:rsidRPr="005223F4">
              <w:t>U+0020</w:t>
            </w:r>
            <w:r w:rsidRPr="005223F4">
              <w:t xml:space="preserve">) is </w:t>
            </w:r>
            <w:r w:rsidR="005D3FB2" w:rsidRPr="005223F4">
              <w:t>output</w:t>
            </w:r>
          </w:p>
        </w:tc>
        <w:tc>
          <w:tcPr>
            <w:tcW w:w="3644" w:type="dxa"/>
            <w:shd w:val="clear" w:color="auto" w:fill="auto"/>
          </w:tcPr>
          <w:p w14:paraId="72C3052A" w14:textId="35AA1E18" w:rsidR="008E4398" w:rsidRPr="005223F4" w:rsidRDefault="008E4398" w:rsidP="00F77EDE">
            <w:del w:id="2237" w:author="mbeckerle" w:date="2012-04-22T22:11:00Z">
              <w:r w:rsidRPr="00240AC5" w:rsidDel="00072CA1">
                <w:rPr>
                  <w:rFonts w:hAnsi="Symbol"/>
                </w:rPr>
                <w:delText></w:delText>
              </w:r>
              <w:r w:rsidRPr="005223F4" w:rsidDel="00072CA1">
                <w:delText xml:space="preserve">  </w:delText>
              </w:r>
            </w:del>
            <w:r w:rsidRPr="005223F4">
              <w:t>U</w:t>
            </w:r>
            <w:ins w:id="2238" w:author="mbeckerle" w:date="2012-04-22T22:12:00Z">
              <w:r w:rsidR="00072CA1" w:rsidRPr="005223F4">
                <w:t>+</w:t>
              </w:r>
            </w:ins>
            <w:r w:rsidRPr="005223F4">
              <w:t>0009-U</w:t>
            </w:r>
            <w:ins w:id="2239" w:author="mbeckerle" w:date="2012-04-22T22:12:00Z">
              <w:r w:rsidR="00072CA1" w:rsidRPr="005223F4">
                <w:t>+</w:t>
              </w:r>
            </w:ins>
            <w:r w:rsidRPr="005223F4">
              <w:t xml:space="preserve">000D (Control characters) </w:t>
            </w:r>
          </w:p>
          <w:p w14:paraId="3EAA2168" w14:textId="5A513E42" w:rsidR="008E4398" w:rsidRPr="005223F4" w:rsidRDefault="008E4398" w:rsidP="00F77EDE">
            <w:del w:id="2240" w:author="mbeckerle" w:date="2012-04-22T22:11:00Z">
              <w:r w:rsidRPr="00240AC5" w:rsidDel="00072CA1">
                <w:rPr>
                  <w:rFonts w:hAnsi="Symbol"/>
                </w:rPr>
                <w:delText></w:delText>
              </w:r>
              <w:r w:rsidRPr="005223F4" w:rsidDel="00072CA1">
                <w:delText xml:space="preserve">  </w:delText>
              </w:r>
            </w:del>
            <w:r w:rsidRPr="005223F4">
              <w:t>U</w:t>
            </w:r>
            <w:ins w:id="2241" w:author="mbeckerle" w:date="2012-04-22T22:12:00Z">
              <w:r w:rsidR="00072CA1" w:rsidRPr="005223F4">
                <w:t>+</w:t>
              </w:r>
            </w:ins>
            <w:r w:rsidRPr="005223F4">
              <w:t xml:space="preserve">0020 SPACE </w:t>
            </w:r>
          </w:p>
          <w:p w14:paraId="1FD06415" w14:textId="79CE4503" w:rsidR="008E4398" w:rsidRPr="005223F4" w:rsidRDefault="008E4398" w:rsidP="00F77EDE">
            <w:del w:id="2242" w:author="mbeckerle" w:date="2012-04-22T22:11:00Z">
              <w:r w:rsidRPr="00240AC5" w:rsidDel="00072CA1">
                <w:rPr>
                  <w:rFonts w:hAnsi="Symbol"/>
                </w:rPr>
                <w:delText></w:delText>
              </w:r>
              <w:r w:rsidRPr="005223F4" w:rsidDel="00072CA1">
                <w:delText xml:space="preserve">  </w:delText>
              </w:r>
            </w:del>
            <w:r w:rsidRPr="005223F4">
              <w:t>U</w:t>
            </w:r>
            <w:ins w:id="2243" w:author="mbeckerle" w:date="2012-04-22T22:12:00Z">
              <w:r w:rsidR="00072CA1" w:rsidRPr="005223F4">
                <w:t>+</w:t>
              </w:r>
            </w:ins>
            <w:r w:rsidRPr="005223F4">
              <w:t xml:space="preserve">0085 NEL </w:t>
            </w:r>
          </w:p>
          <w:p w14:paraId="189C302E" w14:textId="793A7886" w:rsidR="008E4398" w:rsidRPr="005223F4" w:rsidRDefault="008E4398" w:rsidP="00F77EDE">
            <w:del w:id="2244" w:author="mbeckerle" w:date="2012-04-22T22:11:00Z">
              <w:r w:rsidRPr="00240AC5" w:rsidDel="00072CA1">
                <w:rPr>
                  <w:rFonts w:hAnsi="Symbol"/>
                </w:rPr>
                <w:delText></w:delText>
              </w:r>
              <w:r w:rsidRPr="005223F4" w:rsidDel="00072CA1">
                <w:delText xml:space="preserve">  </w:delText>
              </w:r>
            </w:del>
            <w:r w:rsidRPr="005223F4">
              <w:t>U</w:t>
            </w:r>
            <w:ins w:id="2245" w:author="mbeckerle" w:date="2012-04-22T22:12:00Z">
              <w:r w:rsidR="00072CA1" w:rsidRPr="005223F4">
                <w:t>+</w:t>
              </w:r>
            </w:ins>
            <w:r w:rsidRPr="005223F4">
              <w:t xml:space="preserve">00A0 NBSP </w:t>
            </w:r>
          </w:p>
          <w:p w14:paraId="3AF1112E" w14:textId="532EB75F" w:rsidR="008E4398" w:rsidRPr="005223F4" w:rsidRDefault="008E4398" w:rsidP="00F77EDE">
            <w:del w:id="2246" w:author="mbeckerle" w:date="2012-04-22T22:11:00Z">
              <w:r w:rsidRPr="00240AC5" w:rsidDel="00072CA1">
                <w:rPr>
                  <w:rFonts w:hAnsi="Symbol"/>
                </w:rPr>
                <w:delText></w:delText>
              </w:r>
              <w:r w:rsidRPr="005223F4" w:rsidDel="00072CA1">
                <w:delText xml:space="preserve">  </w:delText>
              </w:r>
            </w:del>
            <w:r w:rsidRPr="005223F4">
              <w:t>U</w:t>
            </w:r>
            <w:ins w:id="2247" w:author="mbeckerle" w:date="2012-04-22T22:12:00Z">
              <w:r w:rsidR="00072CA1" w:rsidRPr="005223F4">
                <w:t>+</w:t>
              </w:r>
            </w:ins>
            <w:r w:rsidRPr="005223F4">
              <w:t xml:space="preserve">1680 OGHAM SPACE MARK </w:t>
            </w:r>
          </w:p>
          <w:p w14:paraId="4D2CDB97" w14:textId="423D99BE" w:rsidR="008E4398" w:rsidRPr="005223F4" w:rsidRDefault="008E4398" w:rsidP="00F77EDE">
            <w:del w:id="2248" w:author="mbeckerle" w:date="2012-04-22T22:11:00Z">
              <w:r w:rsidRPr="00240AC5" w:rsidDel="00072CA1">
                <w:rPr>
                  <w:rFonts w:hAnsi="Symbol"/>
                </w:rPr>
                <w:delText></w:delText>
              </w:r>
              <w:r w:rsidRPr="005223F4" w:rsidDel="00072CA1">
                <w:delText xml:space="preserve">  </w:delText>
              </w:r>
            </w:del>
            <w:r w:rsidRPr="005223F4">
              <w:t>U</w:t>
            </w:r>
            <w:ins w:id="2249" w:author="mbeckerle" w:date="2012-04-22T22:12:00Z">
              <w:r w:rsidR="00072CA1" w:rsidRPr="005223F4">
                <w:t>+</w:t>
              </w:r>
            </w:ins>
            <w:r w:rsidRPr="005223F4">
              <w:t xml:space="preserve">180E MONGOLIAN VOWEL SEPARATOR </w:t>
            </w:r>
          </w:p>
          <w:p w14:paraId="4CF10D71" w14:textId="3F6F724B" w:rsidR="008E4398" w:rsidRPr="005223F4" w:rsidRDefault="008E4398" w:rsidP="00F77EDE">
            <w:del w:id="2250" w:author="mbeckerle" w:date="2012-04-22T22:11:00Z">
              <w:r w:rsidRPr="00240AC5" w:rsidDel="00072CA1">
                <w:rPr>
                  <w:rFonts w:hAnsi="Symbol"/>
                </w:rPr>
                <w:delText></w:delText>
              </w:r>
              <w:r w:rsidRPr="005223F4" w:rsidDel="00072CA1">
                <w:delText xml:space="preserve">  </w:delText>
              </w:r>
            </w:del>
            <w:r w:rsidRPr="005223F4">
              <w:t>U</w:t>
            </w:r>
            <w:ins w:id="2251" w:author="mbeckerle" w:date="2012-04-22T22:12:00Z">
              <w:r w:rsidR="00072CA1" w:rsidRPr="005223F4">
                <w:t>+</w:t>
              </w:r>
            </w:ins>
            <w:r w:rsidRPr="005223F4">
              <w:t>2000-U</w:t>
            </w:r>
            <w:ins w:id="2252" w:author="mbeckerle" w:date="2012-04-22T22:12:00Z">
              <w:r w:rsidR="00072CA1" w:rsidRPr="005223F4">
                <w:t>+</w:t>
              </w:r>
            </w:ins>
            <w:r w:rsidRPr="005223F4">
              <w:t xml:space="preserve">200A (different sorts of spaces) </w:t>
            </w:r>
          </w:p>
          <w:p w14:paraId="569D7CDE" w14:textId="31807912" w:rsidR="008E4398" w:rsidRPr="005223F4" w:rsidRDefault="008E4398" w:rsidP="00F77EDE">
            <w:del w:id="2253" w:author="mbeckerle" w:date="2012-04-22T22:11:00Z">
              <w:r w:rsidRPr="00240AC5" w:rsidDel="00072CA1">
                <w:rPr>
                  <w:rFonts w:hAnsi="Symbol"/>
                </w:rPr>
                <w:delText></w:delText>
              </w:r>
              <w:r w:rsidRPr="005223F4" w:rsidDel="00072CA1">
                <w:delText xml:space="preserve">  </w:delText>
              </w:r>
            </w:del>
            <w:r w:rsidRPr="005223F4">
              <w:t>U</w:t>
            </w:r>
            <w:ins w:id="2254" w:author="mbeckerle" w:date="2012-04-22T22:12:00Z">
              <w:r w:rsidR="00072CA1" w:rsidRPr="005223F4">
                <w:t>+</w:t>
              </w:r>
            </w:ins>
            <w:r w:rsidRPr="005223F4">
              <w:t xml:space="preserve">2028 LSP </w:t>
            </w:r>
          </w:p>
          <w:p w14:paraId="72CC4229" w14:textId="28B16881" w:rsidR="008E4398" w:rsidRPr="005223F4" w:rsidRDefault="008E4398" w:rsidP="00F77EDE">
            <w:del w:id="2255" w:author="mbeckerle" w:date="2012-04-22T22:11:00Z">
              <w:r w:rsidRPr="00240AC5" w:rsidDel="00072CA1">
                <w:rPr>
                  <w:rFonts w:hAnsi="Symbol"/>
                </w:rPr>
                <w:delText></w:delText>
              </w:r>
              <w:r w:rsidRPr="005223F4" w:rsidDel="00072CA1">
                <w:delText xml:space="preserve">  </w:delText>
              </w:r>
            </w:del>
            <w:r w:rsidRPr="005223F4">
              <w:t>U</w:t>
            </w:r>
            <w:ins w:id="2256" w:author="mbeckerle" w:date="2012-04-22T22:12:00Z">
              <w:r w:rsidR="00072CA1" w:rsidRPr="005223F4">
                <w:t>+</w:t>
              </w:r>
            </w:ins>
            <w:r w:rsidRPr="005223F4">
              <w:t xml:space="preserve">2029 PSP </w:t>
            </w:r>
          </w:p>
          <w:p w14:paraId="21132638" w14:textId="3902E2D9" w:rsidR="008E4398" w:rsidRPr="005223F4" w:rsidRDefault="008E4398" w:rsidP="00F77EDE">
            <w:del w:id="2257" w:author="mbeckerle" w:date="2012-04-22T22:11:00Z">
              <w:r w:rsidRPr="00240AC5" w:rsidDel="00072CA1">
                <w:rPr>
                  <w:rFonts w:hAnsi="Symbol"/>
                </w:rPr>
                <w:delText></w:delText>
              </w:r>
              <w:r w:rsidRPr="005223F4" w:rsidDel="00072CA1">
                <w:delText xml:space="preserve">  </w:delText>
              </w:r>
            </w:del>
            <w:r w:rsidRPr="005223F4">
              <w:t>U</w:t>
            </w:r>
            <w:ins w:id="2258" w:author="mbeckerle" w:date="2012-04-22T22:12:00Z">
              <w:r w:rsidR="00072CA1" w:rsidRPr="005223F4">
                <w:t>+</w:t>
              </w:r>
            </w:ins>
            <w:r w:rsidRPr="005223F4">
              <w:t xml:space="preserve">202F NARROW NBSP </w:t>
            </w:r>
          </w:p>
          <w:p w14:paraId="76ADE79D" w14:textId="3EC56B56" w:rsidR="008E4398" w:rsidRPr="005223F4" w:rsidRDefault="008E4398" w:rsidP="00F77EDE">
            <w:del w:id="2259" w:author="mbeckerle" w:date="2012-04-22T22:11:00Z">
              <w:r w:rsidRPr="00240AC5" w:rsidDel="00072CA1">
                <w:rPr>
                  <w:rFonts w:hAnsi="Symbol"/>
                </w:rPr>
                <w:delText></w:delText>
              </w:r>
              <w:r w:rsidRPr="005223F4" w:rsidDel="00072CA1">
                <w:delText xml:space="preserve">  </w:delText>
              </w:r>
            </w:del>
            <w:r w:rsidRPr="005223F4">
              <w:t>U</w:t>
            </w:r>
            <w:ins w:id="2260" w:author="mbeckerle" w:date="2012-04-22T22:12:00Z">
              <w:r w:rsidR="00072CA1" w:rsidRPr="005223F4">
                <w:t>+</w:t>
              </w:r>
            </w:ins>
            <w:r w:rsidRPr="005223F4">
              <w:t xml:space="preserve">205F MEDIUM MATHEMATICAL SPACE </w:t>
            </w:r>
          </w:p>
          <w:p w14:paraId="089B77DC" w14:textId="36B3872D" w:rsidR="008E4398" w:rsidRPr="005223F4" w:rsidRDefault="008E4398" w:rsidP="00115A5F">
            <w:del w:id="2261" w:author="mbeckerle" w:date="2012-04-22T22:11:00Z">
              <w:r w:rsidRPr="00240AC5" w:rsidDel="00072CA1">
                <w:rPr>
                  <w:rFonts w:hAnsi="Symbol"/>
                </w:rPr>
                <w:delText></w:delText>
              </w:r>
              <w:r w:rsidRPr="005223F4" w:rsidDel="00072CA1">
                <w:delText xml:space="preserve">  </w:delText>
              </w:r>
            </w:del>
            <w:r w:rsidRPr="005223F4">
              <w:t>U</w:t>
            </w:r>
            <w:ins w:id="2262" w:author="mbeckerle" w:date="2012-04-22T22:12:00Z">
              <w:r w:rsidR="00072CA1" w:rsidRPr="005223F4">
                <w:t>+</w:t>
              </w:r>
            </w:ins>
            <w:r w:rsidRPr="005223F4">
              <w:t>3000 IDEOGRAPHIC SPACE</w:t>
            </w:r>
          </w:p>
        </w:tc>
      </w:tr>
      <w:tr w:rsidR="008E4398" w:rsidRPr="005223F4" w14:paraId="5E3288F3" w14:textId="77777777" w:rsidTr="00F77EDE">
        <w:tc>
          <w:tcPr>
            <w:tcW w:w="1368" w:type="dxa"/>
            <w:shd w:val="clear" w:color="auto" w:fill="auto"/>
          </w:tcPr>
          <w:p w14:paraId="16620D50" w14:textId="77777777" w:rsidR="008E4398" w:rsidRPr="005223F4" w:rsidRDefault="008E4398" w:rsidP="00240AC5">
            <w:pPr>
              <w:jc w:val="center"/>
            </w:pPr>
            <w:r w:rsidRPr="005223F4">
              <w:t>WSP</w:t>
            </w:r>
            <w:r w:rsidR="008C7CD8" w:rsidRPr="005223F4">
              <w:t>*</w:t>
            </w:r>
          </w:p>
        </w:tc>
        <w:tc>
          <w:tcPr>
            <w:tcW w:w="3510" w:type="dxa"/>
            <w:shd w:val="clear" w:color="auto" w:fill="auto"/>
          </w:tcPr>
          <w:p w14:paraId="4AA571C8" w14:textId="77777777" w:rsidR="008E4398" w:rsidRPr="005223F4" w:rsidRDefault="008E4398" w:rsidP="00115A5F">
            <w:r w:rsidRPr="005223F4">
              <w:t>Optional Whitespace</w:t>
            </w:r>
            <w:r w:rsidR="008214C4" w:rsidRPr="005223F4">
              <w:t>s</w:t>
            </w:r>
          </w:p>
          <w:p w14:paraId="480AD694" w14:textId="77777777" w:rsidR="008E4398" w:rsidRPr="005223F4" w:rsidRDefault="008E4398" w:rsidP="00115A5F">
            <w:r w:rsidRPr="005223F4">
              <w:t>On parse whitespace characters are ignored</w:t>
            </w:r>
          </w:p>
          <w:p w14:paraId="62D6CC32" w14:textId="77777777" w:rsidR="008E4398" w:rsidRPr="005223F4" w:rsidRDefault="008E4398" w:rsidP="00115A5F">
            <w:r w:rsidRPr="005223F4">
              <w:t>On unparse nothing is output</w:t>
            </w:r>
          </w:p>
        </w:tc>
        <w:tc>
          <w:tcPr>
            <w:tcW w:w="3644" w:type="dxa"/>
            <w:shd w:val="clear" w:color="auto" w:fill="auto"/>
          </w:tcPr>
          <w:p w14:paraId="65649199" w14:textId="77777777" w:rsidR="008E4398" w:rsidRPr="005223F4" w:rsidRDefault="00913369" w:rsidP="00115A5F">
            <w:r w:rsidRPr="00240AC5">
              <w:rPr>
                <w:rFonts w:hAnsi="Symbol"/>
              </w:rPr>
              <w:t>Same as WSP</w:t>
            </w:r>
          </w:p>
        </w:tc>
      </w:tr>
      <w:tr w:rsidR="008C7CD8" w:rsidRPr="005223F4" w14:paraId="25A9D11E" w14:textId="77777777" w:rsidTr="00F77EDE">
        <w:tc>
          <w:tcPr>
            <w:tcW w:w="1368" w:type="dxa"/>
            <w:shd w:val="clear" w:color="auto" w:fill="auto"/>
          </w:tcPr>
          <w:p w14:paraId="53BCC178" w14:textId="77777777" w:rsidR="008C7CD8" w:rsidRPr="005223F4" w:rsidDel="008C7CD8" w:rsidRDefault="008C7CD8" w:rsidP="00240AC5">
            <w:pPr>
              <w:jc w:val="center"/>
            </w:pPr>
            <w:r w:rsidRPr="005223F4">
              <w:t>WSP+</w:t>
            </w:r>
          </w:p>
        </w:tc>
        <w:tc>
          <w:tcPr>
            <w:tcW w:w="3510" w:type="dxa"/>
            <w:shd w:val="clear" w:color="auto" w:fill="auto"/>
          </w:tcPr>
          <w:p w14:paraId="0B5707B7" w14:textId="77777777" w:rsidR="008C7CD8" w:rsidRPr="005223F4" w:rsidRDefault="008C7CD8" w:rsidP="00115A5F">
            <w:r w:rsidRPr="005223F4">
              <w:t>Whitespace</w:t>
            </w:r>
            <w:r w:rsidR="008214C4" w:rsidRPr="005223F4">
              <w:t>s</w:t>
            </w:r>
          </w:p>
          <w:p w14:paraId="24CFB945" w14:textId="77777777" w:rsidR="008C7CD8" w:rsidRPr="005223F4" w:rsidRDefault="008C7CD8" w:rsidP="00115A5F">
            <w:r w:rsidRPr="005223F4">
              <w:t>On parse one or more whitespace characters are ignored. It is an processing error if no whitespace character is found</w:t>
            </w:r>
          </w:p>
          <w:p w14:paraId="500351F9" w14:textId="77777777" w:rsidR="008C7CD8" w:rsidRPr="005223F4" w:rsidRDefault="008C7CD8" w:rsidP="00115A5F">
            <w:r w:rsidRPr="005223F4">
              <w:t>On unparse a space (</w:t>
            </w:r>
            <w:r w:rsidR="004862E5">
              <w:t>U+0020</w:t>
            </w:r>
            <w:r w:rsidRPr="005223F4">
              <w:t>) is output</w:t>
            </w:r>
          </w:p>
        </w:tc>
        <w:tc>
          <w:tcPr>
            <w:tcW w:w="3644" w:type="dxa"/>
            <w:shd w:val="clear" w:color="auto" w:fill="auto"/>
          </w:tcPr>
          <w:p w14:paraId="2A6CA95B" w14:textId="77777777" w:rsidR="008C7CD8" w:rsidRPr="00240AC5" w:rsidRDefault="00913369" w:rsidP="00115A5F">
            <w:pPr>
              <w:rPr>
                <w:rFonts w:hAnsi="Symbol"/>
              </w:rPr>
            </w:pPr>
            <w:r w:rsidRPr="00240AC5">
              <w:rPr>
                <w:rFonts w:hAnsi="Symbol"/>
              </w:rPr>
              <w:t>Same as WSP</w:t>
            </w:r>
          </w:p>
        </w:tc>
      </w:tr>
      <w:tr w:rsidR="00102304" w:rsidRPr="005223F4" w14:paraId="5697254F" w14:textId="77777777" w:rsidTr="00F77EDE">
        <w:tc>
          <w:tcPr>
            <w:tcW w:w="1368" w:type="dxa"/>
            <w:shd w:val="clear" w:color="auto" w:fill="auto"/>
          </w:tcPr>
          <w:p w14:paraId="7EC82331" w14:textId="77777777" w:rsidR="00102304" w:rsidRPr="005223F4" w:rsidRDefault="00102304" w:rsidP="00240AC5">
            <w:pPr>
              <w:jc w:val="center"/>
            </w:pPr>
            <w:r w:rsidRPr="005223F4">
              <w:t>ES</w:t>
            </w:r>
          </w:p>
        </w:tc>
        <w:tc>
          <w:tcPr>
            <w:tcW w:w="3510" w:type="dxa"/>
            <w:shd w:val="clear" w:color="auto" w:fill="auto"/>
          </w:tcPr>
          <w:p w14:paraId="5EFB10F3" w14:textId="77777777" w:rsidR="00102304" w:rsidRPr="005223F4" w:rsidRDefault="00102304" w:rsidP="00115A5F">
            <w:r w:rsidRPr="005223F4">
              <w:t xml:space="preserve">Empty </w:t>
            </w:r>
            <w:r w:rsidR="005819ED" w:rsidRPr="005223F4">
              <w:t>String</w:t>
            </w:r>
          </w:p>
          <w:p w14:paraId="60C627BF" w14:textId="386B2C32" w:rsidR="00102304" w:rsidRPr="005223F4" w:rsidRDefault="00102304" w:rsidP="00115A5F">
            <w:r w:rsidRPr="005223F4">
              <w:t xml:space="preserve">Used in space separated lists when empty </w:t>
            </w:r>
            <w:r w:rsidR="005819ED" w:rsidRPr="005223F4">
              <w:t>string</w:t>
            </w:r>
            <w:del w:id="2263" w:author="mbeckerle" w:date="2013-01-28T13:50:00Z">
              <w:r w:rsidR="005819ED" w:rsidRPr="005223F4" w:rsidDel="00963578">
                <w:delText xml:space="preserve"> </w:delText>
              </w:r>
            </w:del>
            <w:r w:rsidR="005819ED" w:rsidRPr="005223F4">
              <w:t xml:space="preserve"> </w:t>
            </w:r>
            <w:r w:rsidRPr="005223F4">
              <w:t>is one of the values</w:t>
            </w:r>
          </w:p>
          <w:p w14:paraId="2CEFB2B0" w14:textId="77777777" w:rsidR="00107595" w:rsidRPr="005223F4" w:rsidRDefault="00107595" w:rsidP="00115A5F">
            <w:r w:rsidRPr="005223F4">
              <w:t>(may only be used for the nilValue property)</w:t>
            </w:r>
          </w:p>
        </w:tc>
        <w:tc>
          <w:tcPr>
            <w:tcW w:w="3644" w:type="dxa"/>
            <w:shd w:val="clear" w:color="auto" w:fill="auto"/>
          </w:tcPr>
          <w:p w14:paraId="02A6DDC9" w14:textId="77777777" w:rsidR="00102304" w:rsidRPr="00240AC5" w:rsidRDefault="00102304">
            <w:pPr>
              <w:rPr>
                <w:rFonts w:hAnsi="Symbol"/>
              </w:rPr>
            </w:pPr>
          </w:p>
        </w:tc>
      </w:tr>
    </w:tbl>
    <w:p w14:paraId="7F7F37DE" w14:textId="34842024" w:rsidR="008E4398" w:rsidRPr="005223F4" w:rsidDel="001D4C1A" w:rsidRDefault="00704888" w:rsidP="00704888">
      <w:pPr>
        <w:pStyle w:val="Caption"/>
        <w:rPr>
          <w:del w:id="2264" w:author="mbeckerle" w:date="2012-04-22T21:45:00Z"/>
        </w:rPr>
      </w:pPr>
      <w:r w:rsidRPr="005223F4">
        <w:t xml:space="preserve">Table </w:t>
      </w:r>
      <w:r w:rsidR="00612186">
        <w:fldChar w:fldCharType="begin"/>
      </w:r>
      <w:r w:rsidR="00612186">
        <w:rPr>
          <w:b w:val="0"/>
        </w:rPr>
        <w:instrText xml:space="preserve"> SEQ Table \* ARABIC </w:instrText>
      </w:r>
      <w:r w:rsidR="00612186">
        <w:fldChar w:fldCharType="separate"/>
      </w:r>
      <w:ins w:id="2265" w:author="mbeckerle" w:date="2013-07-23T20:15:00Z">
        <w:r w:rsidR="007B2211">
          <w:rPr>
            <w:b w:val="0"/>
            <w:noProof/>
          </w:rPr>
          <w:t>5</w:t>
        </w:r>
      </w:ins>
      <w:del w:id="2266" w:author="mbeckerle" w:date="2013-07-10T14:51:00Z">
        <w:r w:rsidR="00D04199" w:rsidDel="00D9274F">
          <w:rPr>
            <w:noProof/>
          </w:rPr>
          <w:delText>5</w:delText>
        </w:r>
      </w:del>
      <w:r w:rsidR="00612186">
        <w:rPr>
          <w:noProof/>
        </w:rPr>
        <w:fldChar w:fldCharType="end"/>
      </w:r>
      <w:r w:rsidRPr="005223F4">
        <w:t xml:space="preserve"> DFDL </w:t>
      </w:r>
      <w:del w:id="2267" w:author="mbeckerle" w:date="2012-04-22T15:47:00Z">
        <w:r w:rsidRPr="005223F4" w:rsidDel="00063B6C">
          <w:delText xml:space="preserve">Generic </w:delText>
        </w:r>
      </w:del>
      <w:ins w:id="2268" w:author="mbeckerle" w:date="2012-04-22T15:47:00Z">
        <w:r w:rsidR="00063B6C">
          <w:t>Character Class</w:t>
        </w:r>
        <w:r w:rsidR="00063B6C" w:rsidRPr="005223F4">
          <w:t xml:space="preserve"> </w:t>
        </w:r>
      </w:ins>
      <w:r w:rsidRPr="005223F4">
        <w:t>Entities</w:t>
      </w:r>
    </w:p>
    <w:p w14:paraId="4E8F2D45" w14:textId="478EBBEA" w:rsidR="00FA2259" w:rsidRPr="005223F4" w:rsidDel="00063B6C" w:rsidRDefault="00FA2259" w:rsidP="00115A5F">
      <w:pPr>
        <w:pStyle w:val="Caption"/>
        <w:rPr>
          <w:del w:id="2269" w:author="mbeckerle" w:date="2012-04-22T15:47:00Z"/>
        </w:rPr>
      </w:pPr>
      <w:del w:id="2270" w:author="mbeckerle" w:date="2012-04-22T15:47:00Z">
        <w:r w:rsidRPr="005223F4" w:rsidDel="00063B6C">
          <w:delText xml:space="preserve">Using these </w:delText>
        </w:r>
        <w:r w:rsidR="002776C2" w:rsidRPr="005223F4" w:rsidDel="00063B6C">
          <w:delText xml:space="preserve">DFDL </w:delText>
        </w:r>
        <w:r w:rsidR="00402A40" w:rsidRPr="005223F4" w:rsidDel="00063B6C">
          <w:delText>enti</w:delText>
        </w:r>
        <w:r w:rsidR="005D3FB2" w:rsidRPr="005223F4" w:rsidDel="00063B6C">
          <w:delText>ti</w:delText>
        </w:r>
        <w:r w:rsidR="00402A40" w:rsidRPr="005223F4" w:rsidDel="00063B6C">
          <w:delText>es</w:delText>
        </w:r>
        <w:r w:rsidRPr="005223F4" w:rsidDel="00063B6C">
          <w:delText xml:space="preserve"> one can create string literals which are a mix of text and hex-specified data. </w:delText>
        </w:r>
      </w:del>
    </w:p>
    <w:p w14:paraId="65C88003" w14:textId="74B81CC9" w:rsidR="00F15152" w:rsidRPr="005223F4" w:rsidRDefault="002B5CD4" w:rsidP="00115A5F">
      <w:pPr>
        <w:pStyle w:val="Caption"/>
      </w:pPr>
      <w:del w:id="2271" w:author="mbeckerle" w:date="2012-04-22T15:47:00Z">
        <w:r w:rsidRPr="005223F4" w:rsidDel="00063B6C">
          <w:delText xml:space="preserve"> </w:delText>
        </w:r>
        <w:r w:rsidR="00F654B3" w:rsidRPr="005223F4" w:rsidDel="00063B6C">
          <w:delText xml:space="preserve">  </w:delText>
        </w:r>
      </w:del>
    </w:p>
    <w:p w14:paraId="57E3EC06" w14:textId="77777777" w:rsidR="003F55C2" w:rsidRPr="005223F4" w:rsidRDefault="00925B12" w:rsidP="003F33BA">
      <w:pPr>
        <w:pStyle w:val="Heading4"/>
      </w:pPr>
      <w:bookmarkStart w:id="2272" w:name="_Toc199516246"/>
      <w:bookmarkStart w:id="2273" w:name="_Toc194983924"/>
      <w:bookmarkStart w:id="2274" w:name="_Toc243112764"/>
      <w:r w:rsidRPr="005223F4">
        <w:t xml:space="preserve">DFDL </w:t>
      </w:r>
      <w:r w:rsidR="00BA3DA1" w:rsidRPr="005223F4">
        <w:t>Byte Value</w:t>
      </w:r>
      <w:r w:rsidRPr="005223F4">
        <w:t xml:space="preserve"> Entities in DFDL </w:t>
      </w:r>
      <w:r w:rsidR="00293086" w:rsidRPr="005223F4">
        <w:t>String Literal</w:t>
      </w:r>
      <w:r w:rsidRPr="005223F4">
        <w:t>s</w:t>
      </w:r>
    </w:p>
    <w:p w14:paraId="5DE28276" w14:textId="7CBBA160" w:rsidR="00925B12" w:rsidRPr="005223F4" w:rsidRDefault="00BA3DA1" w:rsidP="00653D83">
      <w:pPr>
        <w:pStyle w:val="nobreak"/>
      </w:pPr>
      <w:r w:rsidRPr="005223F4">
        <w:t xml:space="preserve">DFDL byte value entities provide a way to specify a single byte as it appears in the data stream without any character set </w:t>
      </w:r>
      <w:ins w:id="2275" w:author="mbeckerle" w:date="2013-01-29T13:47:00Z">
        <w:r w:rsidR="00B87B3C">
          <w:t xml:space="preserve">encoding </w:t>
        </w:r>
      </w:ins>
      <w:r w:rsidRPr="005223F4">
        <w:t>translation.</w:t>
      </w:r>
      <w:r w:rsidR="00653D83" w:rsidRPr="005223F4">
        <w:t xml:space="preserve"> To specify a string of byte values, a sequence of two or more byte value entities must be used.</w:t>
      </w:r>
    </w:p>
    <w:p w14:paraId="55B3D25D" w14:textId="4B17496D" w:rsidR="00BA3DA1" w:rsidRPr="005223F4" w:rsidDel="001D4C1A" w:rsidRDefault="00BA3DA1" w:rsidP="00BA3DA1">
      <w:pPr>
        <w:rPr>
          <w:del w:id="2276" w:author="mbeckerle" w:date="2012-04-22T21:45:00Z"/>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952"/>
        <w:gridCol w:w="756"/>
        <w:gridCol w:w="5148"/>
      </w:tblGrid>
      <w:tr w:rsidR="00925B12" w:rsidRPr="005223F4" w14:paraId="7DE2AB53" w14:textId="77777777" w:rsidTr="00240AC5">
        <w:tc>
          <w:tcPr>
            <w:tcW w:w="2952" w:type="dxa"/>
            <w:shd w:val="clear" w:color="auto" w:fill="auto"/>
          </w:tcPr>
          <w:p w14:paraId="6E9A3065" w14:textId="77777777" w:rsidR="00925B12" w:rsidRPr="00240AC5" w:rsidRDefault="00925B12" w:rsidP="00925B12">
            <w:pPr>
              <w:rPr>
                <w:rFonts w:cs="Arial"/>
              </w:rPr>
            </w:pPr>
            <w:r w:rsidRPr="00240AC5">
              <w:rPr>
                <w:rFonts w:cs="Arial"/>
                <w:lang w:eastAsia="en-GB"/>
              </w:rPr>
              <w:t xml:space="preserve">ByteValue                </w:t>
            </w:r>
          </w:p>
        </w:tc>
        <w:tc>
          <w:tcPr>
            <w:tcW w:w="756" w:type="dxa"/>
            <w:shd w:val="clear" w:color="auto" w:fill="auto"/>
          </w:tcPr>
          <w:p w14:paraId="2C3F8123" w14:textId="77777777" w:rsidR="00925B12" w:rsidRPr="00240AC5" w:rsidRDefault="00925B12" w:rsidP="00925B12">
            <w:pPr>
              <w:rPr>
                <w:rFonts w:cs="Arial"/>
              </w:rPr>
            </w:pPr>
            <w:r w:rsidRPr="00240AC5">
              <w:rPr>
                <w:rFonts w:cs="Arial"/>
                <w:lang w:eastAsia="en-GB"/>
              </w:rPr>
              <w:t>::=</w:t>
            </w:r>
          </w:p>
        </w:tc>
        <w:tc>
          <w:tcPr>
            <w:tcW w:w="5148" w:type="dxa"/>
            <w:shd w:val="clear" w:color="auto" w:fill="auto"/>
          </w:tcPr>
          <w:p w14:paraId="1B49EBAA" w14:textId="77777777" w:rsidR="00925B12" w:rsidRPr="00240AC5" w:rsidRDefault="00925B12" w:rsidP="00925B12">
            <w:pPr>
              <w:rPr>
                <w:rFonts w:cs="Arial"/>
              </w:rPr>
            </w:pPr>
            <w:r w:rsidRPr="00240AC5">
              <w:rPr>
                <w:rFonts w:cs="Arial"/>
                <w:lang w:eastAsia="en-GB"/>
              </w:rPr>
              <w:t>'%#r' [0-9a-fA-F]{2} ';'</w:t>
            </w:r>
          </w:p>
        </w:tc>
      </w:tr>
    </w:tbl>
    <w:p w14:paraId="7BD395CC" w14:textId="77777777" w:rsidR="00925B12" w:rsidRPr="005223F4" w:rsidRDefault="00653D83" w:rsidP="00653D83">
      <w:pPr>
        <w:pStyle w:val="Caption"/>
      </w:pPr>
      <w:r w:rsidRPr="005223F4">
        <w:t xml:space="preserve">Table </w:t>
      </w:r>
      <w:fldSimple w:instr=" SEQ Table \* ARABIC ">
        <w:r w:rsidR="007B2211">
          <w:rPr>
            <w:noProof/>
          </w:rPr>
          <w:t>6</w:t>
        </w:r>
      </w:fldSimple>
      <w:r w:rsidRPr="005223F4">
        <w:t xml:space="preserve"> DFDL Byte Value Entity syntax</w:t>
      </w:r>
    </w:p>
    <w:p w14:paraId="7F269CAE" w14:textId="5768B0B0" w:rsidR="00BA3DA1" w:rsidRPr="005223F4" w:rsidDel="001D4C1A" w:rsidRDefault="00BA3DA1">
      <w:pPr>
        <w:pStyle w:val="Heading3"/>
        <w:rPr>
          <w:del w:id="2277" w:author="mbeckerle" w:date="2012-04-22T21:45:00Z"/>
        </w:rPr>
        <w:pPrChange w:id="2278" w:author="mbeckerle" w:date="2013-07-24T16:59:00Z">
          <w:pPr/>
        </w:pPrChange>
      </w:pPr>
      <w:bookmarkStart w:id="2279" w:name="_Toc322911546"/>
      <w:bookmarkStart w:id="2280" w:name="_Toc322912085"/>
      <w:bookmarkStart w:id="2281" w:name="_Toc329092935"/>
      <w:bookmarkStart w:id="2282" w:name="_Toc332701448"/>
      <w:bookmarkStart w:id="2283" w:name="_Toc332701755"/>
      <w:bookmarkStart w:id="2284" w:name="_Toc332711549"/>
      <w:bookmarkStart w:id="2285" w:name="_Toc332711857"/>
      <w:bookmarkStart w:id="2286" w:name="_Toc332712159"/>
      <w:bookmarkStart w:id="2287" w:name="_Toc332724075"/>
      <w:bookmarkStart w:id="2288" w:name="_Toc332724375"/>
      <w:bookmarkStart w:id="2289" w:name="_Toc341102671"/>
      <w:bookmarkStart w:id="2290" w:name="_Toc347241403"/>
      <w:bookmarkStart w:id="2291" w:name="_Toc347744596"/>
      <w:bookmarkStart w:id="2292" w:name="_Toc348984379"/>
      <w:bookmarkStart w:id="2293" w:name="_Toc348984684"/>
      <w:bookmarkStart w:id="2294" w:name="_Toc349037847"/>
      <w:bookmarkStart w:id="2295" w:name="_Toc349038152"/>
      <w:bookmarkStart w:id="2296" w:name="_Toc349042640"/>
      <w:bookmarkStart w:id="2297" w:name="_Toc351912631"/>
      <w:bookmarkStart w:id="2298" w:name="_Toc351914653"/>
      <w:bookmarkStart w:id="2299" w:name="_Toc351915087"/>
      <w:bookmarkStart w:id="2300" w:name="_Toc361231125"/>
      <w:bookmarkStart w:id="2301" w:name="_Toc361231651"/>
      <w:bookmarkStart w:id="2302" w:name="_Toc362444933"/>
      <w:bookmarkStart w:id="2303" w:name="_Toc362451684"/>
      <w:bookmarkStart w:id="2304" w:name="_Toc362452233"/>
      <w:bookmarkStart w:id="2305" w:name="_Toc362452782"/>
      <w:bookmarkStart w:id="2306" w:name="_Toc362453131"/>
      <w:bookmarkEnd w:id="2279"/>
      <w:bookmarkEnd w:id="2280"/>
      <w:bookmarkEnd w:id="2281"/>
      <w:bookmarkEnd w:id="2282"/>
      <w:bookmarkEnd w:id="2283"/>
      <w:bookmarkEnd w:id="2284"/>
      <w:bookmarkEnd w:id="2285"/>
      <w:bookmarkEnd w:id="2286"/>
      <w:bookmarkEnd w:id="2287"/>
      <w:bookmarkEnd w:id="2288"/>
      <w:bookmarkEnd w:id="2289"/>
      <w:bookmarkEnd w:id="2290"/>
      <w:bookmarkEnd w:id="2291"/>
      <w:bookmarkEnd w:id="2292"/>
      <w:bookmarkEnd w:id="2293"/>
      <w:bookmarkEnd w:id="2294"/>
      <w:bookmarkEnd w:id="2295"/>
      <w:bookmarkEnd w:id="2296"/>
      <w:bookmarkEnd w:id="2297"/>
      <w:bookmarkEnd w:id="2298"/>
      <w:bookmarkEnd w:id="2299"/>
      <w:bookmarkEnd w:id="2300"/>
      <w:bookmarkEnd w:id="2301"/>
      <w:bookmarkEnd w:id="2302"/>
      <w:bookmarkEnd w:id="2303"/>
      <w:bookmarkEnd w:id="2304"/>
      <w:bookmarkEnd w:id="2305"/>
      <w:bookmarkEnd w:id="2306"/>
    </w:p>
    <w:p w14:paraId="0755BCDF" w14:textId="664F44D3" w:rsidR="003F55C2" w:rsidRPr="005223F4" w:rsidDel="001D4C1A" w:rsidRDefault="003F55C2">
      <w:pPr>
        <w:pStyle w:val="Heading3"/>
        <w:rPr>
          <w:del w:id="2307" w:author="mbeckerle" w:date="2012-04-22T21:45:00Z"/>
        </w:rPr>
        <w:pPrChange w:id="2308" w:author="mbeckerle" w:date="2013-07-24T16:59:00Z">
          <w:pPr>
            <w:pStyle w:val="nobreak"/>
          </w:pPr>
        </w:pPrChange>
      </w:pPr>
      <w:bookmarkStart w:id="2309" w:name="_Toc322911547"/>
      <w:bookmarkStart w:id="2310" w:name="_Toc322912086"/>
      <w:bookmarkStart w:id="2311" w:name="_Toc329092936"/>
      <w:bookmarkStart w:id="2312" w:name="_Toc332701449"/>
      <w:bookmarkStart w:id="2313" w:name="_Toc332701756"/>
      <w:bookmarkStart w:id="2314" w:name="_Toc332711550"/>
      <w:bookmarkStart w:id="2315" w:name="_Toc332711858"/>
      <w:bookmarkStart w:id="2316" w:name="_Toc332712160"/>
      <w:bookmarkStart w:id="2317" w:name="_Toc332724076"/>
      <w:bookmarkStart w:id="2318" w:name="_Toc332724376"/>
      <w:bookmarkStart w:id="2319" w:name="_Toc341102672"/>
      <w:bookmarkStart w:id="2320" w:name="_Toc347241404"/>
      <w:bookmarkStart w:id="2321" w:name="_Toc347744597"/>
      <w:bookmarkStart w:id="2322" w:name="_Toc348984380"/>
      <w:bookmarkStart w:id="2323" w:name="_Toc348984685"/>
      <w:bookmarkStart w:id="2324" w:name="_Toc349037848"/>
      <w:bookmarkStart w:id="2325" w:name="_Toc349038153"/>
      <w:bookmarkStart w:id="2326" w:name="_Toc349042641"/>
      <w:bookmarkStart w:id="2327" w:name="_Toc351912632"/>
      <w:bookmarkStart w:id="2328" w:name="_Toc351914654"/>
      <w:bookmarkStart w:id="2329" w:name="_Toc351915088"/>
      <w:bookmarkStart w:id="2330" w:name="_Toc361231126"/>
      <w:bookmarkStart w:id="2331" w:name="_Toc361231652"/>
      <w:bookmarkStart w:id="2332" w:name="_Toc362444934"/>
      <w:bookmarkStart w:id="2333" w:name="_Toc362451685"/>
      <w:bookmarkStart w:id="2334" w:name="_Toc362452234"/>
      <w:bookmarkStart w:id="2335" w:name="_Toc362452783"/>
      <w:bookmarkStart w:id="2336" w:name="_Toc362453132"/>
      <w:bookmarkEnd w:id="2309"/>
      <w:bookmarkEnd w:id="2310"/>
      <w:bookmarkEnd w:id="2311"/>
      <w:bookmarkEnd w:id="2312"/>
      <w:bookmarkEnd w:id="2313"/>
      <w:bookmarkEnd w:id="2314"/>
      <w:bookmarkEnd w:id="2315"/>
      <w:bookmarkEnd w:id="2316"/>
      <w:bookmarkEnd w:id="2317"/>
      <w:bookmarkEnd w:id="2318"/>
      <w:bookmarkEnd w:id="2319"/>
      <w:bookmarkEnd w:id="2320"/>
      <w:bookmarkEnd w:id="2321"/>
      <w:bookmarkEnd w:id="2322"/>
      <w:bookmarkEnd w:id="2323"/>
      <w:bookmarkEnd w:id="2324"/>
      <w:bookmarkEnd w:id="2325"/>
      <w:bookmarkEnd w:id="2326"/>
      <w:bookmarkEnd w:id="2327"/>
      <w:bookmarkEnd w:id="2328"/>
      <w:bookmarkEnd w:id="2329"/>
      <w:bookmarkEnd w:id="2330"/>
      <w:bookmarkEnd w:id="2331"/>
      <w:bookmarkEnd w:id="2332"/>
      <w:bookmarkEnd w:id="2333"/>
      <w:bookmarkEnd w:id="2334"/>
      <w:bookmarkEnd w:id="2335"/>
      <w:bookmarkEnd w:id="2336"/>
    </w:p>
    <w:p w14:paraId="7F3B5BA6" w14:textId="77777777" w:rsidR="000A2BBC" w:rsidRPr="005223F4" w:rsidRDefault="000A2BBC" w:rsidP="0031368F">
      <w:pPr>
        <w:pStyle w:val="Heading3"/>
      </w:pPr>
      <w:bookmarkStart w:id="2337" w:name="_Toc349042642"/>
      <w:bookmarkStart w:id="2338" w:name="_Toc362453133"/>
      <w:r w:rsidRPr="005223F4">
        <w:t>DFDL Expressions</w:t>
      </w:r>
      <w:bookmarkEnd w:id="2337"/>
      <w:bookmarkEnd w:id="2338"/>
      <w:r w:rsidRPr="005223F4">
        <w:t xml:space="preserve"> </w:t>
      </w:r>
      <w:bookmarkEnd w:id="2272"/>
      <w:bookmarkEnd w:id="2273"/>
      <w:bookmarkEnd w:id="2274"/>
    </w:p>
    <w:p w14:paraId="2337E8B1" w14:textId="256948DF" w:rsidR="000A2BBC" w:rsidRPr="005223F4" w:rsidRDefault="000A2BBC" w:rsidP="00DB554E">
      <w:r w:rsidRPr="005223F4">
        <w:t xml:space="preserve">Some DFDL properties </w:t>
      </w:r>
      <w:r w:rsidR="00DB554E" w:rsidRPr="005223F4">
        <w:t>allow</w:t>
      </w:r>
      <w:r w:rsidRPr="005223F4">
        <w:t xml:space="preserve"> DFDL expressions</w:t>
      </w:r>
      <w:r w:rsidR="00C07019" w:rsidRPr="005223F4">
        <w:t xml:space="preserve"> [</w:t>
      </w:r>
      <w:del w:id="2339" w:author="mbeckerle" w:date="2012-04-22T15:48:00Z">
        <w:r w:rsidR="00C07019" w:rsidRPr="005223F4" w:rsidDel="00063B6C">
          <w:delText xml:space="preserve"> </w:delText>
        </w:r>
      </w:del>
      <w:r w:rsidR="00C07019" w:rsidRPr="005223F4">
        <w:t>see</w:t>
      </w:r>
      <w:r w:rsidR="00F70FEF" w:rsidRPr="005223F4">
        <w:t xml:space="preserve"> </w:t>
      </w:r>
      <w:del w:id="2340" w:author="mbeckerle" w:date="2012-04-22T22:13:00Z">
        <w:r w:rsidR="00F70FEF" w:rsidRPr="005223F4" w:rsidDel="00072CA1">
          <w:delText xml:space="preserve">section </w:delText>
        </w:r>
        <w:r w:rsidR="00FC2CDF" w:rsidRPr="005223F4" w:rsidDel="00072CA1">
          <w:delText xml:space="preserve"> </w:delText>
        </w:r>
      </w:del>
      <w:ins w:id="2341" w:author="mbeckerle" w:date="2012-04-22T22:13:00Z">
        <w:r w:rsidR="00072CA1">
          <w:t>Section</w:t>
        </w:r>
        <w:r w:rsidR="00072CA1" w:rsidRPr="005223F4">
          <w:t xml:space="preserve"> </w:t>
        </w:r>
      </w:ins>
      <w:r w:rsidR="00FC2CDF" w:rsidRPr="005223F4">
        <w:fldChar w:fldCharType="begin"/>
      </w:r>
      <w:r w:rsidR="00FC2CDF" w:rsidRPr="005223F4">
        <w:instrText xml:space="preserve"> REF _Ref112768033 \w \h </w:instrText>
      </w:r>
      <w:r w:rsidR="00FC2CDF" w:rsidRPr="005223F4">
        <w:fldChar w:fldCharType="separate"/>
      </w:r>
      <w:ins w:id="2342" w:author="mbeckerle" w:date="2013-07-10T14:53:00Z">
        <w:r w:rsidR="008B68D7">
          <w:t>23</w:t>
        </w:r>
      </w:ins>
      <w:del w:id="2343" w:author="mbeckerle" w:date="2013-07-10T14:51:00Z">
        <w:r w:rsidR="00D04199" w:rsidDel="00D9274F">
          <w:rPr>
            <w:cs/>
          </w:rPr>
          <w:delText>‎</w:delText>
        </w:r>
        <w:r w:rsidR="00D04199" w:rsidDel="00D9274F">
          <w:delText>23</w:delText>
        </w:r>
      </w:del>
      <w:r w:rsidR="00FC2CDF" w:rsidRPr="005223F4">
        <w:fldChar w:fldCharType="end"/>
      </w:r>
      <w:r w:rsidR="00C07019" w:rsidRPr="005223F4">
        <w:t xml:space="preserve"> </w:t>
      </w:r>
      <w:r w:rsidR="00C07019" w:rsidRPr="005223F4">
        <w:fldChar w:fldCharType="begin"/>
      </w:r>
      <w:r w:rsidR="00C07019" w:rsidRPr="005223F4">
        <w:instrText xml:space="preserve"> REF _Ref198637642 \h </w:instrText>
      </w:r>
      <w:r w:rsidR="00C07019" w:rsidRPr="005223F4">
        <w:fldChar w:fldCharType="separate"/>
      </w:r>
      <w:r w:rsidR="008B68D7" w:rsidRPr="005223F4">
        <w:t>Expression language</w:t>
      </w:r>
      <w:r w:rsidR="00C07019" w:rsidRPr="005223F4">
        <w:fldChar w:fldCharType="end"/>
      </w:r>
      <w:r w:rsidR="00C07019" w:rsidRPr="005223F4">
        <w:t xml:space="preserve"> ]</w:t>
      </w:r>
      <w:r w:rsidRPr="005223F4">
        <w:t xml:space="preserve"> to be used so that the property can be set dynamically at </w:t>
      </w:r>
      <w:r w:rsidR="00E85E94" w:rsidRPr="005223F4">
        <w:t>processing</w:t>
      </w:r>
      <w:r w:rsidRPr="005223F4">
        <w:t>-time.</w:t>
      </w:r>
    </w:p>
    <w:p w14:paraId="32E68BAB" w14:textId="0A103A48" w:rsidR="00BC3A3D" w:rsidRPr="005223F4" w:rsidDel="001D4C1A" w:rsidRDefault="00BC3A3D" w:rsidP="00BB6C2F">
      <w:pPr>
        <w:rPr>
          <w:del w:id="2344" w:author="mbeckerle" w:date="2012-04-22T21:45:00Z"/>
        </w:rPr>
      </w:pPr>
    </w:p>
    <w:p w14:paraId="5188EFE5" w14:textId="77777777" w:rsidR="000A2BBC" w:rsidRPr="005223F4" w:rsidRDefault="00D93CB9" w:rsidP="00BB6C2F">
      <w:r w:rsidRPr="005223F4">
        <w:t xml:space="preserve">The </w:t>
      </w:r>
      <w:r w:rsidR="00BB6C2F" w:rsidRPr="005223F4">
        <w:t xml:space="preserve">general </w:t>
      </w:r>
      <w:r w:rsidRPr="005223F4">
        <w:t>s</w:t>
      </w:r>
      <w:r w:rsidR="000A2BBC" w:rsidRPr="005223F4">
        <w:t xml:space="preserve">yntax of expressions is </w:t>
      </w:r>
      <w:r w:rsidRPr="005223F4">
        <w:t>“</w:t>
      </w:r>
      <w:r w:rsidR="000A2BBC" w:rsidRPr="005223F4">
        <w:t>{</w:t>
      </w:r>
      <w:r w:rsidRPr="005223F4">
        <w:t>“</w:t>
      </w:r>
      <w:r w:rsidR="000A2BBC" w:rsidRPr="005223F4">
        <w:t xml:space="preserve"> expression </w:t>
      </w:r>
      <w:r w:rsidRPr="005223F4">
        <w:t>“</w:t>
      </w:r>
      <w:r w:rsidR="000A2BBC" w:rsidRPr="005223F4">
        <w:t>}</w:t>
      </w:r>
      <w:r w:rsidRPr="005223F4">
        <w:t>”</w:t>
      </w:r>
    </w:p>
    <w:p w14:paraId="0D67F6B1" w14:textId="2B9897A7" w:rsidR="00BB6C2F" w:rsidRPr="005223F4" w:rsidDel="001D4C1A" w:rsidRDefault="00BB6C2F" w:rsidP="00BB6C2F">
      <w:pPr>
        <w:rPr>
          <w:del w:id="2345" w:author="mbeckerle" w:date="2012-04-22T21:45:00Z"/>
        </w:rPr>
      </w:pPr>
    </w:p>
    <w:p w14:paraId="686F9740" w14:textId="77777777" w:rsidR="00BB6C2F" w:rsidRPr="005223F4" w:rsidRDefault="00BB6C2F" w:rsidP="00BB6C2F">
      <w:r w:rsidRPr="005223F4">
        <w:t>The rules for recognizing DFDL expressions are</w:t>
      </w:r>
    </w:p>
    <w:p w14:paraId="1C0A5FDF" w14:textId="17FE9DB0" w:rsidR="00BB6C2F" w:rsidRPr="005223F4" w:rsidDel="001D4C1A" w:rsidRDefault="00BB6C2F" w:rsidP="00BB6C2F">
      <w:pPr>
        <w:rPr>
          <w:del w:id="2346" w:author="mbeckerle" w:date="2012-04-22T21:45:00Z"/>
        </w:rPr>
      </w:pPr>
    </w:p>
    <w:p w14:paraId="550CBDE2" w14:textId="77777777" w:rsidR="00BB6C2F" w:rsidRPr="005223F4" w:rsidRDefault="00BB6C2F" w:rsidP="00BE30DC">
      <w:pPr>
        <w:numPr>
          <w:ilvl w:val="0"/>
          <w:numId w:val="40"/>
        </w:numPr>
      </w:pPr>
      <w:r w:rsidRPr="005223F4">
        <w:t>Must start with a '{' in the first position and end with '}' in the last position.</w:t>
      </w:r>
    </w:p>
    <w:p w14:paraId="64DD7911" w14:textId="77777777" w:rsidR="00BB6C2F" w:rsidRPr="005223F4" w:rsidRDefault="00BB6C2F" w:rsidP="00BE30DC">
      <w:pPr>
        <w:numPr>
          <w:ilvl w:val="0"/>
          <w:numId w:val="40"/>
        </w:numPr>
      </w:pPr>
      <w:r w:rsidRPr="005223F4">
        <w:t xml:space="preserve">'{' in any </w:t>
      </w:r>
      <w:del w:id="2347" w:author="Steve Hanson" w:date="2012-02-23T11:16:00Z">
        <w:r w:rsidRPr="005223F4" w:rsidDel="00786BB4">
          <w:delText xml:space="preserve">other </w:delText>
        </w:r>
      </w:del>
      <w:r w:rsidRPr="005223F4">
        <w:t xml:space="preserve">position </w:t>
      </w:r>
      <w:ins w:id="2348" w:author="Steve Hanson" w:date="2012-02-23T11:16:00Z">
        <w:r w:rsidR="00786BB4">
          <w:t xml:space="preserve">other than the first </w:t>
        </w:r>
      </w:ins>
      <w:r w:rsidRPr="005223F4">
        <w:t>i</w:t>
      </w:r>
      <w:ins w:id="2349" w:author="Steve Hanson" w:date="2012-02-23T11:15:00Z">
        <w:r w:rsidR="00786BB4">
          <w:t>s</w:t>
        </w:r>
      </w:ins>
      <w:del w:id="2350" w:author="Steve Hanson" w:date="2012-02-23T11:15:00Z">
        <w:r w:rsidRPr="005223F4" w:rsidDel="00786BB4">
          <w:delText>f</w:delText>
        </w:r>
      </w:del>
      <w:r w:rsidRPr="005223F4">
        <w:t xml:space="preserve"> treated as a literal</w:t>
      </w:r>
    </w:p>
    <w:p w14:paraId="1F7A6595" w14:textId="77777777" w:rsidR="00BB6C2F" w:rsidRPr="005223F4" w:rsidRDefault="00BB6C2F" w:rsidP="00482F90">
      <w:pPr>
        <w:numPr>
          <w:ilvl w:val="0"/>
          <w:numId w:val="40"/>
        </w:numPr>
      </w:pPr>
      <w:r w:rsidRPr="005223F4">
        <w:t>'}' in any position other tha</w:t>
      </w:r>
      <w:r w:rsidR="00482F90" w:rsidRPr="005223F4">
        <w:t>n</w:t>
      </w:r>
      <w:r w:rsidRPr="005223F4">
        <w:t xml:space="preserve"> the last position is treated as a literal.</w:t>
      </w:r>
    </w:p>
    <w:p w14:paraId="3597C7E4" w14:textId="77777777" w:rsidR="00BB6C2F" w:rsidRPr="005223F4" w:rsidDel="00786BB4" w:rsidRDefault="00482F90" w:rsidP="00482F90">
      <w:pPr>
        <w:numPr>
          <w:ilvl w:val="0"/>
          <w:numId w:val="40"/>
        </w:numPr>
        <w:rPr>
          <w:del w:id="2351" w:author="Steve Hanson" w:date="2012-02-23T11:17:00Z"/>
        </w:rPr>
      </w:pPr>
      <w:commentRangeStart w:id="2352"/>
      <w:r w:rsidRPr="005223F4">
        <w:t>'{{' as the first characters are treated as the literal '{' and not a</w:t>
      </w:r>
      <w:ins w:id="2353" w:author="Steve Hanson" w:date="2012-02-23T11:15:00Z">
        <w:r w:rsidR="00786BB4">
          <w:t>s the start of a</w:t>
        </w:r>
      </w:ins>
      <w:r w:rsidRPr="005223F4">
        <w:t xml:space="preserve"> DFDL expression</w:t>
      </w:r>
      <w:commentRangeEnd w:id="2352"/>
      <w:r w:rsidR="00806B36">
        <w:rPr>
          <w:rStyle w:val="CommentReference"/>
        </w:rPr>
        <w:commentReference w:id="2352"/>
      </w:r>
      <w:r w:rsidRPr="005223F4">
        <w:t>.</w:t>
      </w:r>
    </w:p>
    <w:p w14:paraId="1ADC499A" w14:textId="77777777" w:rsidR="00F70FEF" w:rsidRPr="005223F4" w:rsidRDefault="00F70FEF" w:rsidP="00115A5F">
      <w:pPr>
        <w:numPr>
          <w:ilvl w:val="0"/>
          <w:numId w:val="40"/>
        </w:numPr>
      </w:pPr>
    </w:p>
    <w:p w14:paraId="10004F46" w14:textId="1DF42F5F" w:rsidR="00FA2ECD" w:rsidRPr="005223F4" w:rsidDel="001D4C1A" w:rsidRDefault="00FA2ECD" w:rsidP="00FA2ECD">
      <w:pPr>
        <w:rPr>
          <w:del w:id="2354" w:author="mbeckerle" w:date="2012-04-22T21:45:00Z"/>
        </w:rPr>
      </w:pPr>
    </w:p>
    <w:p w14:paraId="76EDD7FD" w14:textId="77777777" w:rsidR="00FA2ECD" w:rsidRPr="005223F4" w:rsidRDefault="00C1020A" w:rsidP="00B74F91">
      <w:r w:rsidRPr="005223F4">
        <w:t xml:space="preserve">DFDL expressions reference other items in the </w:t>
      </w:r>
      <w:r w:rsidR="00BE62B6" w:rsidRPr="005223F4">
        <w:t xml:space="preserve">infoset or </w:t>
      </w:r>
      <w:r w:rsidR="00C953CC" w:rsidRPr="005223F4">
        <w:t>augmented</w:t>
      </w:r>
      <w:r w:rsidR="00BE62B6" w:rsidRPr="005223F4">
        <w:t xml:space="preserve"> infoset using absolute or relative paths. Relative paths are evaluated when the component containing the expression is referenced not when it is declared. For example</w:t>
      </w:r>
      <w:r w:rsidR="00516DF0" w:rsidRPr="005223F4">
        <w:t xml:space="preserve"> a</w:t>
      </w:r>
      <w:r w:rsidR="00BE62B6" w:rsidRPr="005223F4">
        <w:t xml:space="preserve"> global element may have a DFDL property which is an expression that cont</w:t>
      </w:r>
      <w:r w:rsidR="00516DF0" w:rsidRPr="005223F4">
        <w:t>a</w:t>
      </w:r>
      <w:r w:rsidR="00BE62B6" w:rsidRPr="005223F4">
        <w:t>ins a relative path to another element. The relative path is evaluated when the global element is reference</w:t>
      </w:r>
      <w:r w:rsidR="00516DF0" w:rsidRPr="005223F4">
        <w:t>d</w:t>
      </w:r>
      <w:r w:rsidR="00BE62B6" w:rsidRPr="005223F4">
        <w:t xml:space="preserve"> </w:t>
      </w:r>
      <w:r w:rsidR="00B74F91" w:rsidRPr="005223F4">
        <w:t xml:space="preserve">from an </w:t>
      </w:r>
      <w:r w:rsidR="00BE62B6" w:rsidRPr="005223F4">
        <w:t>element</w:t>
      </w:r>
      <w:r w:rsidR="00B74F91" w:rsidRPr="005223F4">
        <w:t xml:space="preserve"> reference</w:t>
      </w:r>
      <w:r w:rsidR="00BE62B6" w:rsidRPr="005223F4">
        <w:t>.</w:t>
      </w:r>
    </w:p>
    <w:p w14:paraId="1D840185" w14:textId="2758E638" w:rsidR="00BE62B6" w:rsidRPr="005223F4" w:rsidRDefault="00922744" w:rsidP="00C953CC">
      <w:commentRangeStart w:id="2355"/>
      <w:r w:rsidRPr="005223F4">
        <w:t>DFDL expressions that are used to provide the value of DFDL properties in the dfd</w:t>
      </w:r>
      <w:ins w:id="2356" w:author="mbeckerle" w:date="2013-07-10T13:50:00Z">
        <w:r w:rsidR="00DF2C18">
          <w:t>l</w:t>
        </w:r>
      </w:ins>
      <w:r w:rsidR="00C953CC" w:rsidRPr="005223F4">
        <w:t>:</w:t>
      </w:r>
      <w:r w:rsidRPr="005223F4">
        <w:t xml:space="preserve">format annotation on the </w:t>
      </w:r>
      <w:ins w:id="2357" w:author="Steve Hanson" w:date="2012-08-06T12:03:00Z">
        <w:r w:rsidR="00115A5F">
          <w:t xml:space="preserve">top level </w:t>
        </w:r>
      </w:ins>
      <w:r w:rsidRPr="005223F4">
        <w:t xml:space="preserve">xs:schema </w:t>
      </w:r>
      <w:ins w:id="2358" w:author="Steve Hanson" w:date="2012-08-06T12:03:00Z">
        <w:r w:rsidR="00115A5F">
          <w:t xml:space="preserve">declaration </w:t>
        </w:r>
      </w:ins>
      <w:r w:rsidRPr="005223F4">
        <w:t>MAY NOT contain relative paths.</w:t>
      </w:r>
      <w:commentRangeEnd w:id="2355"/>
      <w:r w:rsidR="009908C8">
        <w:rPr>
          <w:rStyle w:val="CommentReference"/>
        </w:rPr>
        <w:commentReference w:id="2355"/>
      </w:r>
      <w:del w:id="2359" w:author="mbeckerle" w:date="2012-04-22T21:45:00Z">
        <w:r w:rsidR="0053791A" w:rsidRPr="005223F4" w:rsidDel="001D4C1A">
          <w:br/>
        </w:r>
      </w:del>
    </w:p>
    <w:p w14:paraId="6C3B017D" w14:textId="77777777" w:rsidR="005A1CD2" w:rsidRPr="005223F4" w:rsidRDefault="005A1CD2" w:rsidP="0031368F">
      <w:pPr>
        <w:pStyle w:val="Heading3"/>
      </w:pPr>
      <w:bookmarkStart w:id="2360" w:name="_Toc349042643"/>
      <w:bookmarkStart w:id="2361" w:name="_Toc362453134"/>
      <w:bookmarkStart w:id="2362" w:name="_Toc199516247"/>
      <w:bookmarkStart w:id="2363" w:name="_Toc243112765"/>
      <w:bookmarkStart w:id="2364" w:name="_Toc177399035"/>
      <w:bookmarkStart w:id="2365" w:name="_Toc175057322"/>
      <w:bookmarkStart w:id="2366" w:name="_Toc194983925"/>
      <w:r w:rsidRPr="005223F4">
        <w:t xml:space="preserve">DFDL </w:t>
      </w:r>
      <w:r w:rsidR="00E85E94" w:rsidRPr="005223F4">
        <w:t xml:space="preserve">Regular </w:t>
      </w:r>
      <w:r w:rsidRPr="005223F4">
        <w:t>Expressions</w:t>
      </w:r>
      <w:bookmarkEnd w:id="2360"/>
      <w:bookmarkEnd w:id="2361"/>
      <w:r w:rsidRPr="005223F4">
        <w:t xml:space="preserve"> </w:t>
      </w:r>
      <w:bookmarkEnd w:id="2362"/>
      <w:bookmarkEnd w:id="2363"/>
    </w:p>
    <w:p w14:paraId="2EB4FEC3" w14:textId="77777777" w:rsidR="005A1CD2" w:rsidRPr="005223F4" w:rsidRDefault="003355F4" w:rsidP="003355F4">
      <w:pPr>
        <w:pStyle w:val="nobreak"/>
      </w:pPr>
      <w:r w:rsidRPr="005223F4">
        <w:t>The DFDL length</w:t>
      </w:r>
      <w:r w:rsidR="005A1CD2" w:rsidRPr="005223F4">
        <w:t>Pattern property expects a regular expression to be specified. The DFDL Regular Expression language is define</w:t>
      </w:r>
      <w:r w:rsidR="00BE43A2" w:rsidRPr="005223F4">
        <w:t>d</w:t>
      </w:r>
      <w:r w:rsidR="005A1CD2" w:rsidRPr="005223F4">
        <w:t xml:space="preserve"> in </w:t>
      </w:r>
      <w:r w:rsidR="00BE43A2" w:rsidRPr="005223F4">
        <w:t xml:space="preserve">the </w:t>
      </w:r>
      <w:r w:rsidR="005A1CD2" w:rsidRPr="005223F4">
        <w:t xml:space="preserve">section </w:t>
      </w:r>
      <w:r w:rsidR="00FC2CDF" w:rsidRPr="005223F4">
        <w:fldChar w:fldCharType="begin"/>
      </w:r>
      <w:r w:rsidR="00FC2CDF" w:rsidRPr="005223F4">
        <w:instrText xml:space="preserve"> REF _Ref254775215 \r \h </w:instrText>
      </w:r>
      <w:r w:rsidR="00FC2CDF" w:rsidRPr="005223F4">
        <w:fldChar w:fldCharType="separate"/>
      </w:r>
      <w:ins w:id="2367" w:author="mbeckerle" w:date="2013-07-10T14:54:00Z">
        <w:r w:rsidR="008B68D7">
          <w:t>24</w:t>
        </w:r>
      </w:ins>
      <w:del w:id="2368" w:author="mbeckerle" w:date="2013-07-10T14:51:00Z">
        <w:r w:rsidR="00D04199" w:rsidDel="00D9274F">
          <w:rPr>
            <w:cs/>
          </w:rPr>
          <w:delText>‎</w:delText>
        </w:r>
        <w:r w:rsidR="00D04199" w:rsidDel="00D9274F">
          <w:delText>24</w:delText>
        </w:r>
      </w:del>
      <w:r w:rsidR="00FC2CDF" w:rsidRPr="005223F4">
        <w:fldChar w:fldCharType="end"/>
      </w:r>
      <w:r w:rsidR="005A1CD2" w:rsidRPr="005223F4">
        <w:fldChar w:fldCharType="begin"/>
      </w:r>
      <w:r w:rsidR="005A1CD2" w:rsidRPr="005223F4">
        <w:instrText xml:space="preserve"> REF _Ref198708488 \h </w:instrText>
      </w:r>
      <w:r w:rsidR="005A1CD2" w:rsidRPr="005223F4">
        <w:fldChar w:fldCharType="separate"/>
      </w:r>
      <w:r w:rsidR="008B68D7" w:rsidRPr="005223F4">
        <w:t xml:space="preserve"> DFDL Regular Expressions</w:t>
      </w:r>
      <w:r w:rsidR="005A1CD2" w:rsidRPr="005223F4">
        <w:fldChar w:fldCharType="end"/>
      </w:r>
      <w:r w:rsidR="00BE43A2" w:rsidRPr="005223F4">
        <w:t>.</w:t>
      </w:r>
    </w:p>
    <w:p w14:paraId="709E5D79" w14:textId="07332DF1" w:rsidR="005A1CD2" w:rsidRPr="005223F4" w:rsidDel="001D4C1A" w:rsidRDefault="005A1CD2">
      <w:pPr>
        <w:pStyle w:val="Heading3"/>
        <w:rPr>
          <w:del w:id="2369" w:author="mbeckerle" w:date="2012-04-22T21:45:00Z"/>
        </w:rPr>
        <w:pPrChange w:id="2370" w:author="mbeckerle" w:date="2013-07-24T16:59:00Z">
          <w:pPr/>
        </w:pPrChange>
      </w:pPr>
      <w:bookmarkStart w:id="2371" w:name="_Toc322911550"/>
      <w:bookmarkStart w:id="2372" w:name="_Toc322912089"/>
      <w:bookmarkStart w:id="2373" w:name="_Toc329092939"/>
      <w:bookmarkStart w:id="2374" w:name="_Toc332701452"/>
      <w:bookmarkStart w:id="2375" w:name="_Toc332701759"/>
      <w:bookmarkStart w:id="2376" w:name="_Toc332711553"/>
      <w:bookmarkStart w:id="2377" w:name="_Toc332711861"/>
      <w:bookmarkStart w:id="2378" w:name="_Toc332712163"/>
      <w:bookmarkStart w:id="2379" w:name="_Toc332724079"/>
      <w:bookmarkStart w:id="2380" w:name="_Toc332724379"/>
      <w:bookmarkStart w:id="2381" w:name="_Toc341102675"/>
      <w:bookmarkStart w:id="2382" w:name="_Toc347241407"/>
      <w:bookmarkStart w:id="2383" w:name="_Toc347744600"/>
      <w:bookmarkStart w:id="2384" w:name="_Toc348984383"/>
      <w:bookmarkStart w:id="2385" w:name="_Toc348984688"/>
      <w:bookmarkStart w:id="2386" w:name="_Toc349037851"/>
      <w:bookmarkStart w:id="2387" w:name="_Toc349038156"/>
      <w:bookmarkStart w:id="2388" w:name="_Toc349042644"/>
      <w:bookmarkStart w:id="2389" w:name="_Toc351912635"/>
      <w:bookmarkStart w:id="2390" w:name="_Toc351914657"/>
      <w:bookmarkStart w:id="2391" w:name="_Toc351915091"/>
      <w:bookmarkStart w:id="2392" w:name="_Toc361231129"/>
      <w:bookmarkStart w:id="2393" w:name="_Toc361231655"/>
      <w:bookmarkStart w:id="2394" w:name="_Toc362444937"/>
      <w:bookmarkStart w:id="2395" w:name="_Toc362451688"/>
      <w:bookmarkStart w:id="2396" w:name="_Toc362452237"/>
      <w:bookmarkStart w:id="2397" w:name="_Toc362452786"/>
      <w:bookmarkStart w:id="2398" w:name="_Toc362453135"/>
      <w:bookmarkEnd w:id="2371"/>
      <w:bookmarkEnd w:id="2372"/>
      <w:bookmarkEnd w:id="2373"/>
      <w:bookmarkEnd w:id="2374"/>
      <w:bookmarkEnd w:id="2375"/>
      <w:bookmarkEnd w:id="2376"/>
      <w:bookmarkEnd w:id="2377"/>
      <w:bookmarkEnd w:id="2378"/>
      <w:bookmarkEnd w:id="2379"/>
      <w:bookmarkEnd w:id="2380"/>
      <w:bookmarkEnd w:id="2381"/>
      <w:bookmarkEnd w:id="2382"/>
      <w:bookmarkEnd w:id="2383"/>
      <w:bookmarkEnd w:id="2384"/>
      <w:bookmarkEnd w:id="2385"/>
      <w:bookmarkEnd w:id="2386"/>
      <w:bookmarkEnd w:id="2387"/>
      <w:bookmarkEnd w:id="2388"/>
      <w:bookmarkEnd w:id="2389"/>
      <w:bookmarkEnd w:id="2390"/>
      <w:bookmarkEnd w:id="2391"/>
      <w:bookmarkEnd w:id="2392"/>
      <w:bookmarkEnd w:id="2393"/>
      <w:bookmarkEnd w:id="2394"/>
      <w:bookmarkEnd w:id="2395"/>
      <w:bookmarkEnd w:id="2396"/>
      <w:bookmarkEnd w:id="2397"/>
      <w:bookmarkEnd w:id="2398"/>
    </w:p>
    <w:p w14:paraId="0674D49C" w14:textId="77777777" w:rsidR="00A771A2" w:rsidRPr="005223F4" w:rsidRDefault="00A771A2" w:rsidP="0031368F">
      <w:pPr>
        <w:pStyle w:val="Heading3"/>
      </w:pPr>
      <w:bookmarkStart w:id="2399" w:name="_Toc349042645"/>
      <w:bookmarkStart w:id="2400" w:name="_Toc362453136"/>
      <w:bookmarkStart w:id="2401" w:name="_Toc199516248"/>
      <w:bookmarkStart w:id="2402" w:name="_Toc243112766"/>
      <w:r w:rsidRPr="005223F4">
        <w:t>Enumerations in DFDL</w:t>
      </w:r>
      <w:bookmarkEnd w:id="2399"/>
      <w:bookmarkEnd w:id="2400"/>
    </w:p>
    <w:p w14:paraId="4B0D1CA5" w14:textId="77777777" w:rsidR="00A771A2" w:rsidRPr="005223F4" w:rsidRDefault="00A771A2" w:rsidP="008E743B">
      <w:pPr>
        <w:pStyle w:val="nobreak"/>
      </w:pPr>
      <w:r w:rsidRPr="005223F4">
        <w:t xml:space="preserve">Some DFDL properties accept an enumerated list of valid values. It is a schema definition error if a value other than one of the enumerated values is specified. The case of the </w:t>
      </w:r>
      <w:r w:rsidR="00C953CC" w:rsidRPr="005223F4">
        <w:t>specified</w:t>
      </w:r>
      <w:r w:rsidRPr="005223F4">
        <w:t xml:space="preserve"> value must match the enumeration.</w:t>
      </w:r>
      <w:r w:rsidR="008E743B" w:rsidRPr="005223F4">
        <w:t xml:space="preserve"> An enumeration is of type string unless otherwise stated.</w:t>
      </w:r>
    </w:p>
    <w:p w14:paraId="5110B3B7" w14:textId="77777777" w:rsidR="00FA2259" w:rsidRPr="005223F4" w:rsidRDefault="00FA2259" w:rsidP="009E142C">
      <w:pPr>
        <w:pStyle w:val="Heading1"/>
      </w:pPr>
      <w:bookmarkStart w:id="2403" w:name="_Toc349042646"/>
      <w:bookmarkStart w:id="2404" w:name="_Toc362453137"/>
      <w:r w:rsidRPr="005223F4">
        <w:t>Syntax</w:t>
      </w:r>
      <w:r w:rsidR="00266CCF" w:rsidRPr="005223F4">
        <w:t xml:space="preserve"> </w:t>
      </w:r>
      <w:r w:rsidRPr="005223F4">
        <w:t>of DFDL Annotation Elements</w:t>
      </w:r>
      <w:bookmarkEnd w:id="2364"/>
      <w:bookmarkEnd w:id="2365"/>
      <w:bookmarkEnd w:id="2366"/>
      <w:bookmarkEnd w:id="2401"/>
      <w:bookmarkEnd w:id="2402"/>
      <w:bookmarkEnd w:id="2403"/>
      <w:bookmarkEnd w:id="2404"/>
    </w:p>
    <w:p w14:paraId="08CB6227" w14:textId="77777777" w:rsidR="00141EC2" w:rsidRPr="005223F4" w:rsidRDefault="00141EC2" w:rsidP="00141EC2">
      <w:pPr>
        <w:pStyle w:val="nobreak"/>
      </w:pPr>
      <w:r w:rsidRPr="005223F4">
        <w:t xml:space="preserve">This section describes the syntax of each </w:t>
      </w:r>
      <w:r w:rsidR="00266CCF" w:rsidRPr="005223F4">
        <w:t xml:space="preserve">of the DFDL annotation elements along with discussion of their basic meanings. </w:t>
      </w:r>
    </w:p>
    <w:p w14:paraId="7D813081" w14:textId="517638B7" w:rsidR="00B74F91" w:rsidRPr="005223F4" w:rsidDel="001D4C1A" w:rsidRDefault="00B74F91" w:rsidP="00B74F91">
      <w:pPr>
        <w:rPr>
          <w:del w:id="2405" w:author="mbeckerle" w:date="2012-04-22T21:45:00Z"/>
        </w:rPr>
      </w:pPr>
    </w:p>
    <w:p w14:paraId="602EC9DC" w14:textId="77777777" w:rsidR="003A0EC5" w:rsidRPr="005223F4" w:rsidRDefault="003A0EC5" w:rsidP="00B74F91">
      <w:r w:rsidRPr="005223F4">
        <w:t xml:space="preserve">The </w:t>
      </w:r>
      <w:r w:rsidR="005D3FB2" w:rsidRPr="005223F4">
        <w:t>DFDL</w:t>
      </w:r>
      <w:r w:rsidRPr="005223F4">
        <w:t xml:space="preserve"> annotation elements are listed in </w:t>
      </w:r>
      <w:r w:rsidR="00B74F91" w:rsidRPr="005223F4">
        <w:fldChar w:fldCharType="begin"/>
      </w:r>
      <w:r w:rsidR="00B74F91" w:rsidRPr="005223F4">
        <w:instrText xml:space="preserve"> REF _Ref274653575 \h </w:instrText>
      </w:r>
      <w:r w:rsidR="00B74F91" w:rsidRPr="005223F4">
        <w:fldChar w:fldCharType="separate"/>
      </w:r>
      <w:ins w:id="2406" w:author="mbeckerle" w:date="2013-07-10T14:54:00Z">
        <w:r w:rsidR="008B68D7" w:rsidRPr="001A6B78">
          <w:rPr>
            <w:b/>
          </w:rPr>
          <w:t xml:space="preserve">Table </w:t>
        </w:r>
        <w:r w:rsidR="008B68D7">
          <w:rPr>
            <w:b/>
            <w:noProof/>
          </w:rPr>
          <w:t>1</w:t>
        </w:r>
        <w:r w:rsidR="008B68D7" w:rsidRPr="001A6B78">
          <w:rPr>
            <w:b/>
          </w:rPr>
          <w:t xml:space="preserve"> - DFDL Annotation Elements</w:t>
        </w:r>
      </w:ins>
      <w:del w:id="2407" w:author="mbeckerle" w:date="2013-07-10T14:51:00Z">
        <w:r w:rsidR="00D04199" w:rsidRPr="005223F4" w:rsidDel="00D9274F">
          <w:delText xml:space="preserve">Table </w:delText>
        </w:r>
        <w:r w:rsidR="00D04199" w:rsidDel="00D9274F">
          <w:rPr>
            <w:noProof/>
          </w:rPr>
          <w:delText>1</w:delText>
        </w:r>
        <w:r w:rsidR="00D04199" w:rsidRPr="005223F4" w:rsidDel="00D9274F">
          <w:delText xml:space="preserve"> - DFDL Annotation Elements</w:delText>
        </w:r>
      </w:del>
      <w:r w:rsidR="00B74F91" w:rsidRPr="005223F4">
        <w:fldChar w:fldCharType="end"/>
      </w:r>
    </w:p>
    <w:p w14:paraId="7E02E6A4" w14:textId="77777777" w:rsidR="00073A72" w:rsidRPr="005223F4" w:rsidRDefault="00EB7CF3" w:rsidP="006E4FE8">
      <w:pPr>
        <w:pStyle w:val="Heading2"/>
      </w:pPr>
      <w:bookmarkStart w:id="2408" w:name="_Toc177399036"/>
      <w:bookmarkStart w:id="2409" w:name="_Toc175057323"/>
      <w:bookmarkStart w:id="2410" w:name="_Toc199516249"/>
      <w:bookmarkStart w:id="2411" w:name="_Toc194983926"/>
      <w:bookmarkStart w:id="2412" w:name="_Toc243112767"/>
      <w:bookmarkStart w:id="2413" w:name="_Ref251074571"/>
      <w:bookmarkStart w:id="2414" w:name="_Ref251074576"/>
      <w:bookmarkStart w:id="2415" w:name="_Toc349042647"/>
      <w:bookmarkStart w:id="2416" w:name="_Toc362453138"/>
      <w:r w:rsidRPr="005223F4">
        <w:t xml:space="preserve">Component </w:t>
      </w:r>
      <w:r w:rsidR="00F23058" w:rsidRPr="005223F4">
        <w:t>Format A</w:t>
      </w:r>
      <w:r w:rsidR="00E56E20" w:rsidRPr="005223F4">
        <w:t>nnotations</w:t>
      </w:r>
      <w:bookmarkEnd w:id="2050"/>
      <w:bookmarkEnd w:id="2408"/>
      <w:bookmarkEnd w:id="2409"/>
      <w:bookmarkEnd w:id="2410"/>
      <w:bookmarkEnd w:id="2411"/>
      <w:bookmarkEnd w:id="2412"/>
      <w:bookmarkEnd w:id="2413"/>
      <w:bookmarkEnd w:id="2414"/>
      <w:bookmarkEnd w:id="2415"/>
      <w:bookmarkEnd w:id="2416"/>
    </w:p>
    <w:p w14:paraId="50572D18" w14:textId="77777777" w:rsidR="00073A72" w:rsidRDefault="00073A72" w:rsidP="008A0531">
      <w:pPr>
        <w:rPr>
          <w:ins w:id="2417" w:author="Steve Hanson" w:date="2012-02-23T11:26:00Z"/>
        </w:rPr>
      </w:pPr>
      <w:r w:rsidRPr="005223F4">
        <w:t xml:space="preserve">A data format can be 'used' or put into effect for a part of the schema by use of the </w:t>
      </w:r>
      <w:r w:rsidR="00913369" w:rsidRPr="005223F4">
        <w:t>component</w:t>
      </w:r>
      <w:r w:rsidR="00E56E20" w:rsidRPr="005223F4">
        <w:t xml:space="preserve"> </w:t>
      </w:r>
      <w:r w:rsidR="00F23058" w:rsidRPr="005223F4">
        <w:t xml:space="preserve">format </w:t>
      </w:r>
      <w:r w:rsidRPr="005223F4">
        <w:t>annotation element</w:t>
      </w:r>
      <w:r w:rsidR="00F23058" w:rsidRPr="005223F4">
        <w:t>s</w:t>
      </w:r>
      <w:r w:rsidRPr="005223F4">
        <w:t xml:space="preserve">. </w:t>
      </w:r>
    </w:p>
    <w:p w14:paraId="3B69D3F3" w14:textId="3F6A925E" w:rsidR="0098329B" w:rsidRPr="005223F4" w:rsidDel="001D4C1A" w:rsidRDefault="0098329B" w:rsidP="008A0531">
      <w:pPr>
        <w:rPr>
          <w:del w:id="2418" w:author="mbeckerle" w:date="2012-04-22T21:45:00Z"/>
        </w:rPr>
      </w:pPr>
    </w:p>
    <w:p w14:paraId="65F4F022" w14:textId="77777777" w:rsidR="00E56E20" w:rsidRPr="005223F4" w:rsidRDefault="005F4B0A" w:rsidP="008A0531">
      <w:r w:rsidRPr="005223F4">
        <w:t xml:space="preserve">There are specific </w:t>
      </w:r>
      <w:r w:rsidR="005D3FB2" w:rsidRPr="005223F4">
        <w:t>annotations</w:t>
      </w:r>
      <w:r w:rsidRPr="005223F4">
        <w:t xml:space="preserve"> for each type of schema </w:t>
      </w:r>
      <w:r w:rsidR="00913369" w:rsidRPr="005223F4">
        <w:t>component</w:t>
      </w:r>
      <w:r w:rsidRPr="005223F4">
        <w:t xml:space="preserve"> that </w:t>
      </w:r>
      <w:r w:rsidR="00F23058" w:rsidRPr="005223F4">
        <w:t>supports</w:t>
      </w:r>
      <w:r w:rsidRPr="005223F4">
        <w:t xml:space="preserve"> </w:t>
      </w:r>
      <w:r w:rsidR="008A0531" w:rsidRPr="005223F4">
        <w:t xml:space="preserve">only </w:t>
      </w:r>
      <w:r w:rsidRPr="005223F4">
        <w:t xml:space="preserve">the representation properties applicable to that </w:t>
      </w:r>
      <w:r w:rsidR="00913369" w:rsidRPr="005223F4">
        <w:t>component</w:t>
      </w:r>
      <w:r w:rsidRPr="005223F4">
        <w:t xml:space="preserve">. The table below gives the specific annotation for each schema </w:t>
      </w:r>
      <w:r w:rsidR="00913369" w:rsidRPr="005223F4">
        <w:t>component</w:t>
      </w:r>
      <w:r w:rsidRPr="005223F4">
        <w:t>.</w:t>
      </w:r>
    </w:p>
    <w:p w14:paraId="00AD46E9" w14:textId="767E060C" w:rsidR="005F4B0A" w:rsidRPr="005223F4" w:rsidDel="001D4C1A" w:rsidRDefault="005F4B0A" w:rsidP="00073A72">
      <w:pPr>
        <w:rPr>
          <w:del w:id="2419" w:author="mbeckerle" w:date="2012-04-22T21:45:00Z"/>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28"/>
        <w:gridCol w:w="4428"/>
      </w:tblGrid>
      <w:tr w:rsidR="005F4B0A" w:rsidRPr="005223F4" w14:paraId="66B9BD6A" w14:textId="77777777" w:rsidTr="00240AC5">
        <w:tc>
          <w:tcPr>
            <w:tcW w:w="4428" w:type="dxa"/>
            <w:shd w:val="clear" w:color="auto" w:fill="F3F3F3"/>
          </w:tcPr>
          <w:p w14:paraId="1286041B" w14:textId="77777777" w:rsidR="005F4B0A" w:rsidRPr="005E3B09" w:rsidRDefault="005F4B0A" w:rsidP="00240AC5">
            <w:pPr>
              <w:jc w:val="center"/>
              <w:rPr>
                <w:b/>
                <w:iCs/>
              </w:rPr>
            </w:pPr>
            <w:r w:rsidRPr="00275A32">
              <w:rPr>
                <w:b/>
                <w:iCs/>
              </w:rPr>
              <w:t xml:space="preserve">Schema </w:t>
            </w:r>
            <w:r w:rsidR="00913369" w:rsidRPr="005E3B09">
              <w:rPr>
                <w:b/>
                <w:iCs/>
              </w:rPr>
              <w:t>component</w:t>
            </w:r>
          </w:p>
        </w:tc>
        <w:tc>
          <w:tcPr>
            <w:tcW w:w="4428" w:type="dxa"/>
            <w:shd w:val="clear" w:color="auto" w:fill="F3F3F3"/>
          </w:tcPr>
          <w:p w14:paraId="3A5840C6" w14:textId="77777777" w:rsidR="005F4B0A" w:rsidRPr="00F81703" w:rsidRDefault="002776C2" w:rsidP="00240AC5">
            <w:pPr>
              <w:jc w:val="center"/>
              <w:rPr>
                <w:b/>
                <w:iCs/>
              </w:rPr>
            </w:pPr>
            <w:r w:rsidRPr="00F81703">
              <w:rPr>
                <w:b/>
                <w:iCs/>
              </w:rPr>
              <w:t xml:space="preserve">DFDL </w:t>
            </w:r>
            <w:r w:rsidR="005F4B0A" w:rsidRPr="00F81703">
              <w:rPr>
                <w:b/>
                <w:iCs/>
              </w:rPr>
              <w:t>annotation</w:t>
            </w:r>
          </w:p>
        </w:tc>
      </w:tr>
      <w:tr w:rsidR="005F4B0A" w:rsidRPr="005223F4" w14:paraId="50CEDCF8" w14:textId="77777777" w:rsidTr="00240AC5">
        <w:tc>
          <w:tcPr>
            <w:tcW w:w="4428" w:type="dxa"/>
            <w:shd w:val="clear" w:color="auto" w:fill="auto"/>
          </w:tcPr>
          <w:p w14:paraId="7EA4669E" w14:textId="77777777" w:rsidR="005F4B0A" w:rsidRPr="005223F4" w:rsidRDefault="005F4B0A" w:rsidP="00240AC5">
            <w:pPr>
              <w:jc w:val="center"/>
            </w:pPr>
            <w:r w:rsidRPr="005223F4">
              <w:t>xs:choice</w:t>
            </w:r>
          </w:p>
        </w:tc>
        <w:tc>
          <w:tcPr>
            <w:tcW w:w="4428" w:type="dxa"/>
            <w:shd w:val="clear" w:color="auto" w:fill="auto"/>
          </w:tcPr>
          <w:p w14:paraId="0401B6CF" w14:textId="77777777" w:rsidR="005F4B0A" w:rsidRPr="005223F4" w:rsidRDefault="005F4B0A" w:rsidP="00240AC5">
            <w:pPr>
              <w:jc w:val="center"/>
            </w:pPr>
            <w:r w:rsidRPr="005223F4">
              <w:t>dfdl:choice</w:t>
            </w:r>
          </w:p>
        </w:tc>
      </w:tr>
      <w:tr w:rsidR="005F4B0A" w:rsidRPr="005223F4" w14:paraId="238FE603" w14:textId="77777777" w:rsidTr="00240AC5">
        <w:tc>
          <w:tcPr>
            <w:tcW w:w="4428" w:type="dxa"/>
            <w:shd w:val="clear" w:color="auto" w:fill="auto"/>
          </w:tcPr>
          <w:p w14:paraId="2AFFF1A8" w14:textId="77777777" w:rsidR="005F4B0A" w:rsidRPr="005223F4" w:rsidRDefault="005F4B0A" w:rsidP="00240AC5">
            <w:pPr>
              <w:jc w:val="center"/>
            </w:pPr>
            <w:r w:rsidRPr="005223F4">
              <w:t>xs:element</w:t>
            </w:r>
          </w:p>
        </w:tc>
        <w:tc>
          <w:tcPr>
            <w:tcW w:w="4428" w:type="dxa"/>
            <w:shd w:val="clear" w:color="auto" w:fill="auto"/>
          </w:tcPr>
          <w:p w14:paraId="37E69286" w14:textId="77777777" w:rsidR="005F4B0A" w:rsidRPr="005223F4" w:rsidRDefault="005F4B0A" w:rsidP="00240AC5">
            <w:pPr>
              <w:jc w:val="center"/>
            </w:pPr>
            <w:r w:rsidRPr="005223F4">
              <w:t>dfdl:element</w:t>
            </w:r>
          </w:p>
        </w:tc>
      </w:tr>
      <w:tr w:rsidR="005F4B0A" w:rsidRPr="005223F4" w14:paraId="65229C1D" w14:textId="77777777" w:rsidTr="00240AC5">
        <w:tc>
          <w:tcPr>
            <w:tcW w:w="4428" w:type="dxa"/>
            <w:shd w:val="clear" w:color="auto" w:fill="auto"/>
          </w:tcPr>
          <w:p w14:paraId="6277D7EE" w14:textId="77777777" w:rsidR="005F4B0A" w:rsidRPr="005223F4" w:rsidRDefault="005F4B0A" w:rsidP="00240AC5">
            <w:pPr>
              <w:jc w:val="center"/>
            </w:pPr>
            <w:r w:rsidRPr="005223F4">
              <w:t>xs:element reference</w:t>
            </w:r>
          </w:p>
        </w:tc>
        <w:tc>
          <w:tcPr>
            <w:tcW w:w="4428" w:type="dxa"/>
            <w:shd w:val="clear" w:color="auto" w:fill="auto"/>
          </w:tcPr>
          <w:p w14:paraId="2AA3B34F" w14:textId="77777777" w:rsidR="005F4B0A" w:rsidRPr="005223F4" w:rsidRDefault="005F4B0A" w:rsidP="00240AC5">
            <w:pPr>
              <w:jc w:val="center"/>
            </w:pPr>
            <w:r w:rsidRPr="005223F4">
              <w:t>dfdl:element</w:t>
            </w:r>
          </w:p>
        </w:tc>
      </w:tr>
      <w:tr w:rsidR="005F4B0A" w:rsidRPr="005223F4" w14:paraId="76E1F728" w14:textId="77777777" w:rsidTr="00240AC5">
        <w:tc>
          <w:tcPr>
            <w:tcW w:w="4428" w:type="dxa"/>
            <w:shd w:val="clear" w:color="auto" w:fill="auto"/>
          </w:tcPr>
          <w:p w14:paraId="7BCBEA22" w14:textId="77777777" w:rsidR="005F4B0A" w:rsidRPr="005223F4" w:rsidRDefault="00806B36" w:rsidP="00240AC5">
            <w:pPr>
              <w:jc w:val="center"/>
            </w:pPr>
            <w:ins w:id="2420" w:author="Steve Hanson" w:date="2012-02-23T14:27:00Z">
              <w:r>
                <w:t>x</w:t>
              </w:r>
            </w:ins>
            <w:del w:id="2421" w:author="Steve Hanson" w:date="2012-02-23T14:27:00Z">
              <w:r w:rsidR="0098329B" w:rsidRPr="005223F4" w:rsidDel="00806B36">
                <w:delText>X</w:delText>
              </w:r>
            </w:del>
            <w:r w:rsidR="005F4B0A" w:rsidRPr="005223F4">
              <w:t>s:group reference</w:t>
            </w:r>
          </w:p>
        </w:tc>
        <w:tc>
          <w:tcPr>
            <w:tcW w:w="4428" w:type="dxa"/>
            <w:shd w:val="clear" w:color="auto" w:fill="auto"/>
          </w:tcPr>
          <w:p w14:paraId="58E2263E" w14:textId="77777777" w:rsidR="005F4B0A" w:rsidRPr="005223F4" w:rsidRDefault="005F4B0A" w:rsidP="00240AC5">
            <w:pPr>
              <w:jc w:val="center"/>
            </w:pPr>
            <w:r w:rsidRPr="005223F4">
              <w:t>dfdl:group</w:t>
            </w:r>
          </w:p>
        </w:tc>
      </w:tr>
      <w:tr w:rsidR="008A0531" w:rsidRPr="005223F4" w14:paraId="1FB06C23" w14:textId="77777777" w:rsidTr="00240AC5">
        <w:tc>
          <w:tcPr>
            <w:tcW w:w="4428" w:type="dxa"/>
            <w:shd w:val="clear" w:color="auto" w:fill="auto"/>
          </w:tcPr>
          <w:p w14:paraId="55D3A32E" w14:textId="77777777" w:rsidR="008A0531" w:rsidRPr="005223F4" w:rsidRDefault="008A0531" w:rsidP="00240AC5">
            <w:pPr>
              <w:jc w:val="center"/>
            </w:pPr>
            <w:r w:rsidRPr="005223F4">
              <w:t>xs:schema</w:t>
            </w:r>
          </w:p>
        </w:tc>
        <w:tc>
          <w:tcPr>
            <w:tcW w:w="4428" w:type="dxa"/>
            <w:shd w:val="clear" w:color="auto" w:fill="auto"/>
          </w:tcPr>
          <w:p w14:paraId="3327FA0C" w14:textId="77777777" w:rsidR="008A0531" w:rsidRPr="005223F4" w:rsidRDefault="008A0531" w:rsidP="00240AC5">
            <w:pPr>
              <w:jc w:val="center"/>
            </w:pPr>
            <w:r w:rsidRPr="005223F4">
              <w:t>dfdl:format</w:t>
            </w:r>
          </w:p>
        </w:tc>
      </w:tr>
      <w:tr w:rsidR="008A0531" w:rsidRPr="005223F4" w14:paraId="3591FBF4" w14:textId="77777777" w:rsidTr="00240AC5">
        <w:tc>
          <w:tcPr>
            <w:tcW w:w="4428" w:type="dxa"/>
            <w:shd w:val="clear" w:color="auto" w:fill="auto"/>
          </w:tcPr>
          <w:p w14:paraId="4E314305" w14:textId="77777777" w:rsidR="008A0531" w:rsidRPr="005223F4" w:rsidRDefault="00806B36" w:rsidP="00240AC5">
            <w:pPr>
              <w:jc w:val="center"/>
            </w:pPr>
            <w:ins w:id="2422" w:author="Steve Hanson" w:date="2012-02-23T14:27:00Z">
              <w:r>
                <w:t>x</w:t>
              </w:r>
            </w:ins>
            <w:del w:id="2423" w:author="Steve Hanson" w:date="2012-02-23T14:27:00Z">
              <w:r w:rsidR="00786BB4" w:rsidRPr="005223F4" w:rsidDel="00806B36">
                <w:delText>X</w:delText>
              </w:r>
            </w:del>
            <w:r w:rsidR="008A0531" w:rsidRPr="005223F4">
              <w:t>s:sequence</w:t>
            </w:r>
          </w:p>
        </w:tc>
        <w:tc>
          <w:tcPr>
            <w:tcW w:w="4428" w:type="dxa"/>
            <w:shd w:val="clear" w:color="auto" w:fill="auto"/>
          </w:tcPr>
          <w:p w14:paraId="52E4FB85" w14:textId="77777777" w:rsidR="008A0531" w:rsidRPr="005223F4" w:rsidRDefault="008A0531" w:rsidP="00240AC5">
            <w:pPr>
              <w:jc w:val="center"/>
            </w:pPr>
            <w:r w:rsidRPr="005223F4">
              <w:t>dfdl:sequence</w:t>
            </w:r>
          </w:p>
        </w:tc>
      </w:tr>
      <w:tr w:rsidR="008A0531" w:rsidRPr="005223F4" w14:paraId="542A5C5C" w14:textId="77777777" w:rsidTr="00240AC5">
        <w:tc>
          <w:tcPr>
            <w:tcW w:w="4428" w:type="dxa"/>
            <w:shd w:val="clear" w:color="auto" w:fill="auto"/>
          </w:tcPr>
          <w:p w14:paraId="3C7B82ED" w14:textId="77777777" w:rsidR="008A0531" w:rsidRPr="005223F4" w:rsidRDefault="008A0531" w:rsidP="00240AC5">
            <w:pPr>
              <w:jc w:val="center"/>
            </w:pPr>
            <w:r w:rsidRPr="005223F4">
              <w:t>xs:simpleType</w:t>
            </w:r>
          </w:p>
        </w:tc>
        <w:tc>
          <w:tcPr>
            <w:tcW w:w="4428" w:type="dxa"/>
            <w:shd w:val="clear" w:color="auto" w:fill="auto"/>
          </w:tcPr>
          <w:p w14:paraId="695A9C48" w14:textId="77777777" w:rsidR="008A0531" w:rsidRPr="005223F4" w:rsidRDefault="008A0531" w:rsidP="00240AC5">
            <w:pPr>
              <w:jc w:val="center"/>
            </w:pPr>
            <w:r w:rsidRPr="005223F4">
              <w:t>dfdl:simpleType</w:t>
            </w:r>
          </w:p>
        </w:tc>
      </w:tr>
    </w:tbl>
    <w:p w14:paraId="782605F7" w14:textId="001D5ADA" w:rsidR="005F4B0A" w:rsidRPr="005223F4" w:rsidRDefault="00704888" w:rsidP="00704888">
      <w:pPr>
        <w:pStyle w:val="Caption"/>
      </w:pPr>
      <w:r w:rsidRPr="005223F4">
        <w:t xml:space="preserve">Table </w:t>
      </w:r>
      <w:fldSimple w:instr=" SEQ Table \* ARABIC ">
        <w:r w:rsidR="007B2211">
          <w:rPr>
            <w:noProof/>
          </w:rPr>
          <w:t>7</w:t>
        </w:r>
      </w:fldSimple>
      <w:r w:rsidRPr="005223F4">
        <w:t xml:space="preserve"> DFDL Component</w:t>
      </w:r>
      <w:ins w:id="2424" w:author="mbeckerle" w:date="2013-01-28T11:41:00Z">
        <w:r w:rsidR="00384A7C">
          <w:t xml:space="preserve"> Format</w:t>
        </w:r>
      </w:ins>
      <w:r w:rsidRPr="005223F4">
        <w:t xml:space="preserve"> Annotations</w:t>
      </w:r>
    </w:p>
    <w:p w14:paraId="65BFDF0C" w14:textId="7F927599" w:rsidR="00F23058" w:rsidRPr="005223F4" w:rsidRDefault="00F23058" w:rsidP="00483779">
      <w:r w:rsidRPr="005223F4">
        <w:t>In addition the dfdl:format annotation is used in</w:t>
      </w:r>
      <w:ins w:id="2425" w:author="mbeckerle" w:date="2013-01-28T11:03:00Z">
        <w:r w:rsidR="000407B5">
          <w:t>side</w:t>
        </w:r>
      </w:ins>
      <w:r w:rsidRPr="005223F4">
        <w:t xml:space="preserve"> a dfdl:defineFormat annotation to define a named reusable set of representation properties that can be reference</w:t>
      </w:r>
      <w:r w:rsidR="002776C2" w:rsidRPr="005223F4">
        <w:t>d</w:t>
      </w:r>
      <w:r w:rsidRPr="005223F4">
        <w:t xml:space="preserve"> from any </w:t>
      </w:r>
      <w:r w:rsidR="00913369" w:rsidRPr="005223F4">
        <w:t>component</w:t>
      </w:r>
      <w:r w:rsidRPr="005223F4">
        <w:t xml:space="preserve"> specific format annotation</w:t>
      </w:r>
      <w:ins w:id="2426" w:author="mbeckerle" w:date="2013-01-28T11:03:00Z">
        <w:r w:rsidR="000407B5">
          <w:t xml:space="preserve"> or from other named format definitions</w:t>
        </w:r>
      </w:ins>
      <w:r w:rsidRPr="005223F4">
        <w:t>.</w:t>
      </w:r>
    </w:p>
    <w:p w14:paraId="0CDCB531" w14:textId="5BBAFBC2" w:rsidR="0098329B" w:rsidDel="001D4C1A" w:rsidRDefault="0098329B" w:rsidP="00C953CC">
      <w:pPr>
        <w:rPr>
          <w:ins w:id="2427" w:author="Steve Hanson" w:date="2012-02-23T11:26:00Z"/>
          <w:del w:id="2428" w:author="mbeckerle" w:date="2012-04-22T21:45:00Z"/>
        </w:rPr>
      </w:pPr>
    </w:p>
    <w:p w14:paraId="0A1FC683" w14:textId="77777777" w:rsidR="00F23058" w:rsidRPr="005223F4" w:rsidRDefault="00F36435" w:rsidP="00C953CC">
      <w:r w:rsidRPr="005223F4">
        <w:t xml:space="preserve">A </w:t>
      </w:r>
      <w:r w:rsidR="008A0531" w:rsidRPr="005223F4">
        <w:t>dfdl:</w:t>
      </w:r>
      <w:r w:rsidR="00073A72" w:rsidRPr="005223F4">
        <w:t xml:space="preserve">format annotation at the top level of a schema, that is as an annotation </w:t>
      </w:r>
      <w:r w:rsidR="00210EB6" w:rsidRPr="005223F4">
        <w:t xml:space="preserve">child element </w:t>
      </w:r>
      <w:r w:rsidR="00073A72" w:rsidRPr="005223F4">
        <w:t>on the xs:schem</w:t>
      </w:r>
      <w:r w:rsidR="00633E98" w:rsidRPr="005223F4">
        <w:t>a</w:t>
      </w:r>
      <w:r w:rsidR="00516DF0" w:rsidRPr="005223F4">
        <w:t>,</w:t>
      </w:r>
      <w:r w:rsidR="00CF210E" w:rsidRPr="005223F4">
        <w:t xml:space="preserve"> provides a set of default properties for the lexically enclosed schema document. See </w:t>
      </w:r>
      <w:r w:rsidR="00CF210E" w:rsidRPr="005223F4">
        <w:fldChar w:fldCharType="begin"/>
      </w:r>
      <w:r w:rsidR="00CF210E" w:rsidRPr="005223F4">
        <w:instrText xml:space="preserve"> REF _Ref247448493 \r \h </w:instrText>
      </w:r>
      <w:r w:rsidR="00CF210E" w:rsidRPr="005223F4">
        <w:fldChar w:fldCharType="separate"/>
      </w:r>
      <w:ins w:id="2429" w:author="mbeckerle" w:date="2013-07-10T14:54:00Z">
        <w:r w:rsidR="008B68D7">
          <w:t>8.1</w:t>
        </w:r>
      </w:ins>
      <w:del w:id="2430" w:author="mbeckerle" w:date="2013-07-10T14:51:00Z">
        <w:r w:rsidR="00D04199" w:rsidDel="00D9274F">
          <w:rPr>
            <w:cs/>
          </w:rPr>
          <w:delText>‎</w:delText>
        </w:r>
        <w:r w:rsidR="00D04199" w:rsidDel="00D9274F">
          <w:delText>8.1</w:delText>
        </w:r>
      </w:del>
      <w:r w:rsidR="00CF210E" w:rsidRPr="005223F4">
        <w:fldChar w:fldCharType="end"/>
      </w:r>
      <w:r w:rsidR="00CF210E" w:rsidRPr="005223F4">
        <w:t xml:space="preserve"> </w:t>
      </w:r>
      <w:r w:rsidR="00CF210E" w:rsidRPr="005223F4">
        <w:fldChar w:fldCharType="begin"/>
      </w:r>
      <w:r w:rsidR="00CF210E" w:rsidRPr="005223F4">
        <w:instrText xml:space="preserve"> REF _Ref247448493 \h </w:instrText>
      </w:r>
      <w:r w:rsidR="00CF210E" w:rsidRPr="005223F4">
        <w:fldChar w:fldCharType="separate"/>
      </w:r>
      <w:r w:rsidR="008B68D7" w:rsidRPr="005223F4">
        <w:t>Providing Defaults for DFDL properties</w:t>
      </w:r>
      <w:r w:rsidR="00CF210E" w:rsidRPr="005223F4">
        <w:fldChar w:fldCharType="end"/>
      </w:r>
      <w:r w:rsidR="00073A72" w:rsidRPr="005223F4">
        <w:t xml:space="preserve">. </w:t>
      </w:r>
    </w:p>
    <w:p w14:paraId="000F3B6D" w14:textId="2F5935FE" w:rsidR="00FB7D97" w:rsidRPr="005223F4" w:rsidDel="001D4C1A" w:rsidRDefault="00FB7D97" w:rsidP="00F23058">
      <w:pPr>
        <w:rPr>
          <w:del w:id="2431" w:author="mbeckerle" w:date="2012-04-22T21:45:00Z"/>
        </w:rPr>
      </w:pPr>
    </w:p>
    <w:p w14:paraId="63678209" w14:textId="30B65B28" w:rsidR="00073A72" w:rsidRPr="005223F4" w:rsidRDefault="00C953CC" w:rsidP="00F23058">
      <w:r w:rsidRPr="005223F4">
        <w:t>Example</w:t>
      </w:r>
      <w:r w:rsidR="00707EB4" w:rsidRPr="005223F4">
        <w:t xml:space="preserve"> of </w:t>
      </w:r>
      <w:del w:id="2432" w:author="Steve Hanson" w:date="2012-02-23T11:26:00Z">
        <w:r w:rsidR="00707EB4" w:rsidRPr="005223F4" w:rsidDel="0098329B">
          <w:delText>dfdl</w:delText>
        </w:r>
      </w:del>
      <w:ins w:id="2433" w:author="Steve Hanson" w:date="2012-02-23T11:26:00Z">
        <w:r w:rsidR="0098329B">
          <w:t>DFDL</w:t>
        </w:r>
      </w:ins>
      <w:r w:rsidR="00707EB4" w:rsidRPr="005223F4">
        <w:t xml:space="preserve"> </w:t>
      </w:r>
      <w:r w:rsidR="00D7188B" w:rsidRPr="005223F4">
        <w:t xml:space="preserve">component </w:t>
      </w:r>
      <w:ins w:id="2434" w:author="mbeckerle" w:date="2013-01-28T11:04:00Z">
        <w:r w:rsidR="000407B5">
          <w:t xml:space="preserve">format </w:t>
        </w:r>
      </w:ins>
      <w:r w:rsidR="00D7188B" w:rsidRPr="005223F4">
        <w:t>annotation:</w:t>
      </w:r>
    </w:p>
    <w:p w14:paraId="14F49161" w14:textId="0C791610" w:rsidR="00D7188B" w:rsidRPr="005223F4" w:rsidDel="001D4C1A" w:rsidRDefault="00D7188B" w:rsidP="00F23058">
      <w:pPr>
        <w:rPr>
          <w:del w:id="2435" w:author="mbeckerle" w:date="2012-04-22T21:45:00Z"/>
        </w:rPr>
      </w:pPr>
    </w:p>
    <w:p w14:paraId="0579EBE4" w14:textId="77777777" w:rsidR="00073A72" w:rsidRPr="005223F4" w:rsidRDefault="00073A72" w:rsidP="00A8261D">
      <w:pPr>
        <w:pStyle w:val="XMLExcerpt"/>
        <w:rPr>
          <w:rStyle w:val="CodeCharacter"/>
          <w:sz w:val="20"/>
          <w:szCs w:val="20"/>
          <w:lang w:val="en-US"/>
        </w:rPr>
      </w:pPr>
      <w:r w:rsidRPr="005223F4">
        <w:rPr>
          <w:rStyle w:val="CodeCharacter"/>
          <w:sz w:val="20"/>
          <w:szCs w:val="20"/>
          <w:lang w:val="en-US"/>
        </w:rPr>
        <w:t>&lt;xs:schema ...&gt;</w:t>
      </w:r>
    </w:p>
    <w:p w14:paraId="315B3F67" w14:textId="77777777" w:rsidR="00073A72" w:rsidRPr="005223F4" w:rsidRDefault="0098329B" w:rsidP="00FB7D97">
      <w:pPr>
        <w:pStyle w:val="XMLExcerpt"/>
        <w:rPr>
          <w:rStyle w:val="CodeCharacter"/>
          <w:sz w:val="20"/>
          <w:szCs w:val="20"/>
          <w:lang w:val="en-US"/>
        </w:rPr>
      </w:pPr>
      <w:ins w:id="2436" w:author="Steve Hanson" w:date="2012-02-23T11:28:00Z">
        <w:r>
          <w:rPr>
            <w:rStyle w:val="CodeCharacter"/>
            <w:sz w:val="20"/>
            <w:szCs w:val="20"/>
            <w:lang w:val="en-US"/>
          </w:rPr>
          <w:t xml:space="preserve">  </w:t>
        </w:r>
      </w:ins>
      <w:r w:rsidR="00073A72" w:rsidRPr="005223F4">
        <w:rPr>
          <w:rStyle w:val="CodeCharacter"/>
          <w:sz w:val="20"/>
          <w:szCs w:val="20"/>
          <w:lang w:val="en-US"/>
        </w:rPr>
        <w:t>...</w:t>
      </w:r>
    </w:p>
    <w:p w14:paraId="149C2764" w14:textId="77777777" w:rsidR="00073A72" w:rsidRPr="005223F4" w:rsidRDefault="00073A72" w:rsidP="00FB7D97">
      <w:pPr>
        <w:pStyle w:val="XMLExcerpt"/>
        <w:rPr>
          <w:rStyle w:val="CodeCharacter"/>
          <w:sz w:val="20"/>
          <w:szCs w:val="20"/>
          <w:lang w:val="en-US"/>
        </w:rPr>
      </w:pPr>
      <w:r w:rsidRPr="005223F4">
        <w:rPr>
          <w:rStyle w:val="CodeCharacter"/>
          <w:sz w:val="20"/>
          <w:szCs w:val="20"/>
          <w:lang w:val="en-US"/>
        </w:rPr>
        <w:t xml:space="preserve"> </w:t>
      </w:r>
      <w:ins w:id="2437" w:author="Steve Hanson" w:date="2012-02-23T11:27:00Z">
        <w:r w:rsidR="0098329B">
          <w:rPr>
            <w:rStyle w:val="CodeCharacter"/>
            <w:sz w:val="20"/>
            <w:szCs w:val="20"/>
            <w:lang w:val="en-US"/>
          </w:rPr>
          <w:t xml:space="preserve"> </w:t>
        </w:r>
      </w:ins>
      <w:r w:rsidR="00C07A9E" w:rsidRPr="005223F4">
        <w:rPr>
          <w:rStyle w:val="CodeCharacter"/>
          <w:sz w:val="20"/>
          <w:szCs w:val="20"/>
          <w:lang w:val="en-US"/>
        </w:rPr>
        <w:t>&lt;xs:element</w:t>
      </w:r>
      <w:r w:rsidRPr="005223F4">
        <w:rPr>
          <w:rStyle w:val="CodeCharacter"/>
          <w:sz w:val="20"/>
          <w:szCs w:val="20"/>
          <w:lang w:val="en-US"/>
        </w:rPr>
        <w:t xml:space="preserve"> name="</w:t>
      </w:r>
      <w:ins w:id="2438" w:author="Steve Hanson" w:date="2012-02-23T11:26:00Z">
        <w:r w:rsidR="0098329B">
          <w:rPr>
            <w:rStyle w:val="CodeCharacter"/>
            <w:sz w:val="20"/>
            <w:szCs w:val="20"/>
            <w:lang w:val="en-US"/>
          </w:rPr>
          <w:t>root</w:t>
        </w:r>
      </w:ins>
      <w:del w:id="2439" w:author="Steve Hanson" w:date="2012-02-23T11:26:00Z">
        <w:r w:rsidRPr="005223F4" w:rsidDel="0098329B">
          <w:rPr>
            <w:rStyle w:val="CodeCharacter"/>
            <w:sz w:val="20"/>
            <w:szCs w:val="20"/>
            <w:lang w:val="en-US"/>
          </w:rPr>
          <w:delText>foo</w:delText>
        </w:r>
      </w:del>
      <w:r w:rsidRPr="005223F4">
        <w:rPr>
          <w:rStyle w:val="CodeCharacter"/>
          <w:sz w:val="20"/>
          <w:szCs w:val="20"/>
          <w:lang w:val="en-US"/>
        </w:rPr>
        <w:t>"&gt;</w:t>
      </w:r>
    </w:p>
    <w:p w14:paraId="459FDA0E" w14:textId="77777777" w:rsidR="00073A72" w:rsidRPr="005223F4" w:rsidDel="0098329B" w:rsidRDefault="00073A72" w:rsidP="00FB7D97">
      <w:pPr>
        <w:pStyle w:val="XMLExcerpt"/>
        <w:rPr>
          <w:del w:id="2440" w:author="Steve Hanson" w:date="2012-02-23T11:27:00Z"/>
          <w:rStyle w:val="CodeCharacter"/>
          <w:sz w:val="20"/>
          <w:szCs w:val="20"/>
          <w:lang w:val="en-US"/>
        </w:rPr>
      </w:pPr>
      <w:del w:id="2441" w:author="Steve Hanson" w:date="2012-02-23T11:27:00Z">
        <w:r w:rsidRPr="005223F4" w:rsidDel="0098329B">
          <w:rPr>
            <w:rStyle w:val="CodeCharacter"/>
            <w:sz w:val="20"/>
            <w:szCs w:val="20"/>
            <w:lang w:val="en-US"/>
          </w:rPr>
          <w:delText xml:space="preserve">  </w:delText>
        </w:r>
      </w:del>
    </w:p>
    <w:p w14:paraId="207D23CE" w14:textId="77777777" w:rsidR="00073A72" w:rsidRPr="005223F4" w:rsidRDefault="00073A72" w:rsidP="00FB7D97">
      <w:pPr>
        <w:pStyle w:val="XMLExcerpt"/>
        <w:rPr>
          <w:rStyle w:val="CodeCharacter"/>
          <w:sz w:val="20"/>
          <w:szCs w:val="20"/>
          <w:lang w:val="en-US"/>
        </w:rPr>
      </w:pPr>
      <w:r w:rsidRPr="005223F4">
        <w:rPr>
          <w:rStyle w:val="CodeCharacter"/>
          <w:sz w:val="20"/>
          <w:szCs w:val="20"/>
          <w:lang w:val="en-US"/>
        </w:rPr>
        <w:t xml:space="preserve">    &lt;xs:annotation&gt;</w:t>
      </w:r>
    </w:p>
    <w:p w14:paraId="7BD34BB5" w14:textId="77777777" w:rsidR="00073A72" w:rsidRPr="005223F4" w:rsidRDefault="00073A72" w:rsidP="00FB7D97">
      <w:pPr>
        <w:pStyle w:val="XMLExcerpt"/>
        <w:rPr>
          <w:rStyle w:val="CodeCharacter"/>
          <w:sz w:val="20"/>
          <w:szCs w:val="20"/>
          <w:lang w:val="en-US"/>
        </w:rPr>
      </w:pPr>
      <w:r w:rsidRPr="005223F4">
        <w:rPr>
          <w:rStyle w:val="CodeCharacter"/>
          <w:sz w:val="20"/>
          <w:szCs w:val="20"/>
          <w:lang w:val="en-US"/>
        </w:rPr>
        <w:t xml:space="preserve">      &lt;xs:appinfo source=”http://</w:t>
      </w:r>
      <w:r w:rsidR="001C4A3B" w:rsidRPr="005223F4">
        <w:rPr>
          <w:rStyle w:val="CodeCharacter"/>
          <w:sz w:val="20"/>
          <w:szCs w:val="20"/>
          <w:lang w:val="en-US"/>
        </w:rPr>
        <w:t>www.ogf.org/dfdl</w:t>
      </w:r>
      <w:r w:rsidRPr="005223F4">
        <w:rPr>
          <w:rStyle w:val="CodeCharacter"/>
          <w:sz w:val="20"/>
          <w:szCs w:val="20"/>
          <w:lang w:val="en-US"/>
        </w:rPr>
        <w:t>/”&gt;</w:t>
      </w:r>
    </w:p>
    <w:p w14:paraId="740C4F98" w14:textId="77777777" w:rsidR="00073A72" w:rsidRPr="005223F4" w:rsidRDefault="00073A72" w:rsidP="00FB7D97">
      <w:pPr>
        <w:pStyle w:val="XMLExcerpt"/>
        <w:rPr>
          <w:rStyle w:val="CodeCharacter"/>
          <w:sz w:val="20"/>
          <w:szCs w:val="21"/>
          <w:lang w:val="en-US"/>
        </w:rPr>
      </w:pPr>
      <w:r w:rsidRPr="005223F4">
        <w:rPr>
          <w:rStyle w:val="CodeCharacter"/>
          <w:sz w:val="20"/>
          <w:szCs w:val="20"/>
          <w:lang w:val="en-US"/>
        </w:rPr>
        <w:t xml:space="preserve">        </w:t>
      </w:r>
      <w:r w:rsidRPr="005223F4">
        <w:rPr>
          <w:rStyle w:val="CodeCharacter"/>
          <w:sz w:val="20"/>
          <w:szCs w:val="21"/>
          <w:lang w:val="en-US"/>
        </w:rPr>
        <w:t>&lt;dfdl:</w:t>
      </w:r>
      <w:r w:rsidR="00F411FE" w:rsidRPr="005223F4">
        <w:rPr>
          <w:rStyle w:val="CodeCharacter"/>
          <w:sz w:val="20"/>
          <w:szCs w:val="21"/>
          <w:lang w:val="en-US"/>
        </w:rPr>
        <w:t>element</w:t>
      </w:r>
      <w:r w:rsidRPr="005223F4">
        <w:rPr>
          <w:rStyle w:val="CodeCharacter"/>
          <w:sz w:val="20"/>
          <w:szCs w:val="21"/>
          <w:lang w:val="en-US"/>
        </w:rPr>
        <w:t xml:space="preserve"> ref=”aBaseConfig” </w:t>
      </w:r>
    </w:p>
    <w:p w14:paraId="17566957" w14:textId="77777777" w:rsidR="00073A72" w:rsidRPr="005223F4" w:rsidRDefault="00073A72" w:rsidP="00FB7D97">
      <w:pPr>
        <w:pStyle w:val="XMLExcerpt"/>
        <w:rPr>
          <w:rStyle w:val="CodeCharacter"/>
          <w:sz w:val="20"/>
          <w:szCs w:val="21"/>
          <w:lang w:val="en-US"/>
        </w:rPr>
      </w:pPr>
      <w:r w:rsidRPr="005223F4">
        <w:rPr>
          <w:rStyle w:val="CodeCharacter"/>
          <w:sz w:val="20"/>
          <w:szCs w:val="21"/>
          <w:lang w:val="en-US"/>
        </w:rPr>
        <w:t xml:space="preserve">                     </w:t>
      </w:r>
      <w:r w:rsidR="00C73BDA" w:rsidRPr="005223F4">
        <w:rPr>
          <w:rStyle w:val="CodeCharacter"/>
          <w:sz w:val="20"/>
          <w:szCs w:val="21"/>
          <w:lang w:val="en-US"/>
        </w:rPr>
        <w:t>representation</w:t>
      </w:r>
      <w:r w:rsidRPr="005223F4">
        <w:rPr>
          <w:rStyle w:val="CodeCharacter"/>
          <w:sz w:val="20"/>
          <w:szCs w:val="21"/>
          <w:lang w:val="en-US"/>
        </w:rPr>
        <w:t xml:space="preserve">="text" </w:t>
      </w:r>
    </w:p>
    <w:p w14:paraId="6913F077" w14:textId="77777777" w:rsidR="00073A72" w:rsidRPr="005223F4" w:rsidRDefault="00073A72" w:rsidP="00FB7D97">
      <w:pPr>
        <w:pStyle w:val="XMLExcerpt"/>
        <w:rPr>
          <w:rStyle w:val="CodeCharacter"/>
          <w:sz w:val="20"/>
          <w:szCs w:val="21"/>
          <w:lang w:val="en-US"/>
        </w:rPr>
      </w:pPr>
      <w:r w:rsidRPr="005223F4">
        <w:rPr>
          <w:rStyle w:val="CodeCharacter"/>
          <w:sz w:val="20"/>
          <w:szCs w:val="21"/>
          <w:lang w:val="en-US"/>
        </w:rPr>
        <w:t xml:space="preserve">                     encoding="UTF-8"/&gt;</w:t>
      </w:r>
    </w:p>
    <w:p w14:paraId="3CFCF878" w14:textId="77777777" w:rsidR="00073A72" w:rsidRPr="005223F4" w:rsidRDefault="00073A72" w:rsidP="00FB7D97">
      <w:pPr>
        <w:pStyle w:val="XMLExcerpt"/>
        <w:rPr>
          <w:rStyle w:val="CodeCharacter"/>
          <w:sz w:val="20"/>
          <w:szCs w:val="20"/>
          <w:lang w:val="en-US"/>
        </w:rPr>
      </w:pPr>
      <w:r w:rsidRPr="005223F4">
        <w:rPr>
          <w:rStyle w:val="CodeCharacter"/>
          <w:sz w:val="20"/>
          <w:szCs w:val="20"/>
          <w:lang w:val="en-US"/>
        </w:rPr>
        <w:t xml:space="preserve">      &lt;/xs:appinfo&gt;</w:t>
      </w:r>
    </w:p>
    <w:p w14:paraId="4FD4FB5E" w14:textId="77777777" w:rsidR="00073A72" w:rsidRPr="005223F4" w:rsidRDefault="00073A72" w:rsidP="00FB7D97">
      <w:pPr>
        <w:pStyle w:val="XMLExcerpt"/>
        <w:rPr>
          <w:rStyle w:val="CodeCharacter"/>
          <w:sz w:val="20"/>
          <w:szCs w:val="20"/>
          <w:lang w:val="en-US"/>
        </w:rPr>
      </w:pPr>
      <w:r w:rsidRPr="005223F4">
        <w:rPr>
          <w:rStyle w:val="CodeCharacter"/>
          <w:sz w:val="20"/>
          <w:szCs w:val="20"/>
          <w:lang w:val="en-US"/>
        </w:rPr>
        <w:t xml:space="preserve">   </w:t>
      </w:r>
      <w:ins w:id="2442" w:author="Steve Hanson" w:date="2012-02-23T11:27:00Z">
        <w:r w:rsidR="0098329B">
          <w:rPr>
            <w:rStyle w:val="CodeCharacter"/>
            <w:sz w:val="20"/>
            <w:szCs w:val="20"/>
            <w:lang w:val="en-US"/>
          </w:rPr>
          <w:t xml:space="preserve"> </w:t>
        </w:r>
      </w:ins>
      <w:r w:rsidRPr="005223F4">
        <w:rPr>
          <w:rStyle w:val="CodeCharacter"/>
          <w:sz w:val="20"/>
          <w:szCs w:val="20"/>
          <w:lang w:val="en-US"/>
        </w:rPr>
        <w:t>&lt;/xs:annotation&gt;</w:t>
      </w:r>
    </w:p>
    <w:p w14:paraId="38BC34F1" w14:textId="77777777" w:rsidR="00CE2969" w:rsidRPr="005223F4" w:rsidDel="0098329B" w:rsidRDefault="00CE2969" w:rsidP="00FB7D97">
      <w:pPr>
        <w:pStyle w:val="XMLExcerpt"/>
        <w:rPr>
          <w:del w:id="2443" w:author="Steve Hanson" w:date="2012-02-23T11:27:00Z"/>
          <w:rStyle w:val="CodeCharacter"/>
          <w:sz w:val="20"/>
          <w:szCs w:val="20"/>
          <w:lang w:val="en-US"/>
        </w:rPr>
      </w:pPr>
      <w:del w:id="2444" w:author="Steve Hanson" w:date="2012-02-23T11:27:00Z">
        <w:r w:rsidRPr="005223F4" w:rsidDel="0098329B">
          <w:rPr>
            <w:rStyle w:val="CodeCharacter"/>
            <w:sz w:val="20"/>
            <w:szCs w:val="20"/>
            <w:lang w:val="en-US"/>
          </w:rPr>
          <w:delText xml:space="preserve">  &lt;xs:complexType&gt;</w:delText>
        </w:r>
      </w:del>
    </w:p>
    <w:p w14:paraId="2747DBB1" w14:textId="77777777" w:rsidR="00073A72" w:rsidRPr="005223F4" w:rsidDel="0098329B" w:rsidRDefault="00073A72" w:rsidP="00FB7D97">
      <w:pPr>
        <w:pStyle w:val="XMLExcerpt"/>
        <w:rPr>
          <w:del w:id="2445" w:author="Steve Hanson" w:date="2012-02-23T11:27:00Z"/>
          <w:rStyle w:val="CodeCharacter"/>
          <w:sz w:val="20"/>
          <w:szCs w:val="20"/>
          <w:lang w:val="en-US"/>
        </w:rPr>
      </w:pPr>
      <w:del w:id="2446" w:author="Steve Hanson" w:date="2012-02-23T11:27:00Z">
        <w:r w:rsidRPr="005223F4" w:rsidDel="0098329B">
          <w:rPr>
            <w:rStyle w:val="CodeCharacter"/>
            <w:sz w:val="20"/>
            <w:szCs w:val="20"/>
            <w:lang w:val="en-US"/>
          </w:rPr>
          <w:delText>...</w:delText>
        </w:r>
        <w:r w:rsidR="00210EB6" w:rsidRPr="005223F4" w:rsidDel="0098329B">
          <w:rPr>
            <w:rStyle w:val="CodeCharacter"/>
            <w:sz w:val="20"/>
            <w:szCs w:val="20"/>
            <w:lang w:val="en-US"/>
          </w:rPr>
          <w:delText>content here is described by the</w:delText>
        </w:r>
        <w:r w:rsidRPr="005223F4" w:rsidDel="0098329B">
          <w:rPr>
            <w:rStyle w:val="CodeCharacter"/>
            <w:sz w:val="20"/>
            <w:szCs w:val="20"/>
            <w:lang w:val="en-US"/>
          </w:rPr>
          <w:delText xml:space="preserve"> specified representation properties ...</w:delText>
        </w:r>
      </w:del>
    </w:p>
    <w:p w14:paraId="0AC3DC7C" w14:textId="77777777" w:rsidR="00073A72" w:rsidRPr="005223F4" w:rsidRDefault="0098329B" w:rsidP="00FB7D97">
      <w:pPr>
        <w:pStyle w:val="XMLExcerpt"/>
        <w:rPr>
          <w:rStyle w:val="CodeCharacter"/>
          <w:sz w:val="20"/>
          <w:szCs w:val="20"/>
          <w:lang w:val="en-US"/>
        </w:rPr>
      </w:pPr>
      <w:ins w:id="2447" w:author="Steve Hanson" w:date="2012-02-23T11:27:00Z">
        <w:r>
          <w:rPr>
            <w:rStyle w:val="CodeCharacter"/>
            <w:sz w:val="20"/>
            <w:szCs w:val="20"/>
            <w:lang w:val="en-US"/>
          </w:rPr>
          <w:t xml:space="preserve"> </w:t>
        </w:r>
      </w:ins>
      <w:ins w:id="2448" w:author="Steve Hanson" w:date="2012-02-23T11:28:00Z">
        <w:r>
          <w:rPr>
            <w:rStyle w:val="CodeCharacter"/>
            <w:sz w:val="20"/>
            <w:szCs w:val="20"/>
            <w:lang w:val="en-US"/>
          </w:rPr>
          <w:t xml:space="preserve"> </w:t>
        </w:r>
      </w:ins>
      <w:r w:rsidR="00C07A9E" w:rsidRPr="005223F4">
        <w:rPr>
          <w:rStyle w:val="CodeCharacter"/>
          <w:sz w:val="20"/>
          <w:szCs w:val="20"/>
          <w:lang w:val="en-US"/>
        </w:rPr>
        <w:t>&lt;/xs:element</w:t>
      </w:r>
      <w:r w:rsidR="00073A72" w:rsidRPr="005223F4">
        <w:rPr>
          <w:rStyle w:val="CodeCharacter"/>
          <w:sz w:val="20"/>
          <w:szCs w:val="20"/>
          <w:lang w:val="en-US"/>
        </w:rPr>
        <w:t>&gt;</w:t>
      </w:r>
    </w:p>
    <w:p w14:paraId="16EE49F4" w14:textId="77777777" w:rsidR="00073A72" w:rsidRPr="005223F4" w:rsidRDefault="0098329B" w:rsidP="00FB7D97">
      <w:pPr>
        <w:pStyle w:val="XMLExcerpt"/>
        <w:rPr>
          <w:rStyle w:val="CodeCharacter"/>
          <w:sz w:val="20"/>
          <w:szCs w:val="20"/>
          <w:lang w:val="en-US"/>
        </w:rPr>
      </w:pPr>
      <w:ins w:id="2449" w:author="Steve Hanson" w:date="2012-02-23T11:28:00Z">
        <w:r>
          <w:rPr>
            <w:rStyle w:val="CodeCharacter"/>
            <w:sz w:val="20"/>
            <w:szCs w:val="20"/>
            <w:lang w:val="en-US"/>
          </w:rPr>
          <w:t xml:space="preserve">  </w:t>
        </w:r>
      </w:ins>
      <w:r w:rsidR="00073A72" w:rsidRPr="005223F4">
        <w:rPr>
          <w:rStyle w:val="CodeCharacter"/>
          <w:sz w:val="20"/>
          <w:szCs w:val="20"/>
          <w:lang w:val="en-US"/>
        </w:rPr>
        <w:t>...</w:t>
      </w:r>
    </w:p>
    <w:p w14:paraId="4E97E55D" w14:textId="77777777" w:rsidR="00073A72" w:rsidRPr="005223F4" w:rsidDel="001D4C1A" w:rsidRDefault="00073A72" w:rsidP="00FB7D97">
      <w:pPr>
        <w:pStyle w:val="XMLExcerpt"/>
        <w:rPr>
          <w:del w:id="2450" w:author="mbeckerle" w:date="2012-04-22T21:46:00Z"/>
          <w:lang w:val="en-US"/>
        </w:rPr>
      </w:pPr>
      <w:r w:rsidRPr="005223F4">
        <w:rPr>
          <w:rStyle w:val="CodeCharacter"/>
          <w:sz w:val="20"/>
          <w:szCs w:val="20"/>
          <w:lang w:val="en-US"/>
        </w:rPr>
        <w:t>&lt;/xs:schema&gt;</w:t>
      </w:r>
    </w:p>
    <w:p w14:paraId="02E97874" w14:textId="77777777" w:rsidR="001D4C1A" w:rsidRPr="005223F4" w:rsidRDefault="001D4C1A" w:rsidP="00115A5F">
      <w:pPr>
        <w:pStyle w:val="XMLExcerpt"/>
      </w:pPr>
    </w:p>
    <w:p w14:paraId="23908C36" w14:textId="007E6399" w:rsidR="00073A72" w:rsidRDefault="001D4C1A" w:rsidP="0031368F">
      <w:pPr>
        <w:pStyle w:val="Heading3"/>
        <w:rPr>
          <w:ins w:id="2451" w:author="mbeckerle" w:date="2013-07-24T09:44:00Z"/>
        </w:rPr>
      </w:pPr>
      <w:bookmarkStart w:id="2452" w:name="_Toc177399037"/>
      <w:bookmarkStart w:id="2453" w:name="_Toc175057324"/>
      <w:bookmarkStart w:id="2454" w:name="_Toc199516250"/>
      <w:bookmarkStart w:id="2455" w:name="_Toc194983927"/>
      <w:bookmarkStart w:id="2456" w:name="_Toc243112768"/>
      <w:bookmarkStart w:id="2457" w:name="_Ref251072610"/>
      <w:bookmarkStart w:id="2458" w:name="_Ref251072621"/>
      <w:bookmarkStart w:id="2459" w:name="_Ref251074449"/>
      <w:bookmarkStart w:id="2460" w:name="_Ref251074453"/>
      <w:bookmarkStart w:id="2461" w:name="_Ref251074457"/>
      <w:bookmarkStart w:id="2462" w:name="_Ref251074613"/>
      <w:bookmarkStart w:id="2463" w:name="_Ref251074619"/>
      <w:bookmarkStart w:id="2464" w:name="_Ref251074826"/>
      <w:bookmarkStart w:id="2465" w:name="_Ref251074846"/>
      <w:ins w:id="2466" w:author="mbeckerle" w:date="2012-04-22T21:47:00Z">
        <w:r>
          <w:br w:type="page"/>
        </w:r>
      </w:ins>
      <w:bookmarkStart w:id="2467" w:name="_Toc349042648"/>
      <w:bookmarkStart w:id="2468" w:name="_Toc362453139"/>
      <w:commentRangeStart w:id="2469"/>
      <w:r w:rsidR="009C4AEC" w:rsidRPr="005223F4">
        <w:t xml:space="preserve">Syntax </w:t>
      </w:r>
      <w:r w:rsidR="00266CCF" w:rsidRPr="005223F4">
        <w:t xml:space="preserve">of </w:t>
      </w:r>
      <w:r w:rsidR="00EB7CF3" w:rsidRPr="005223F4">
        <w:t xml:space="preserve">Component </w:t>
      </w:r>
      <w:r w:rsidR="00115DA7" w:rsidRPr="005223F4">
        <w:t>F</w:t>
      </w:r>
      <w:r w:rsidR="008637D7" w:rsidRPr="005223F4">
        <w:t>ormat</w:t>
      </w:r>
      <w:bookmarkEnd w:id="2452"/>
      <w:bookmarkEnd w:id="2453"/>
      <w:bookmarkEnd w:id="2454"/>
      <w:bookmarkEnd w:id="2455"/>
      <w:r w:rsidR="00F23058" w:rsidRPr="005223F4">
        <w:t xml:space="preserve"> </w:t>
      </w:r>
      <w:r w:rsidR="00115DA7" w:rsidRPr="005223F4">
        <w:t>A</w:t>
      </w:r>
      <w:r w:rsidR="00F23058" w:rsidRPr="005223F4">
        <w:t>nnotations</w:t>
      </w:r>
      <w:bookmarkEnd w:id="2456"/>
      <w:bookmarkEnd w:id="2457"/>
      <w:bookmarkEnd w:id="2458"/>
      <w:bookmarkEnd w:id="2459"/>
      <w:bookmarkEnd w:id="2460"/>
      <w:bookmarkEnd w:id="2461"/>
      <w:bookmarkEnd w:id="2462"/>
      <w:bookmarkEnd w:id="2463"/>
      <w:bookmarkEnd w:id="2464"/>
      <w:bookmarkEnd w:id="2465"/>
      <w:bookmarkEnd w:id="2467"/>
      <w:bookmarkEnd w:id="2468"/>
    </w:p>
    <w:p w14:paraId="7C9FC208" w14:textId="3209B07D" w:rsidR="001E7D39" w:rsidRPr="00212B50" w:rsidRDefault="001E7D39">
      <w:pPr>
        <w:pStyle w:val="nobreak"/>
        <w:pPrChange w:id="2470" w:author="mbeckerle" w:date="2013-07-24T09:44:00Z">
          <w:pPr>
            <w:pStyle w:val="Heading3"/>
          </w:pPr>
        </w:pPrChange>
      </w:pPr>
      <w:ins w:id="2471" w:author="mbeckerle" w:date="2013-07-24T09:44:00Z">
        <w:r>
          <w:t>Format annotations carry DFDL format propert</w:t>
        </w:r>
      </w:ins>
      <w:ins w:id="2472" w:author="mbeckerle" w:date="2013-07-24T09:47:00Z">
        <w:r>
          <w:t>y bindings</w:t>
        </w:r>
      </w:ins>
      <w:ins w:id="2473" w:author="mbeckerle" w:date="2013-07-24T09:44:00Z">
        <w:r>
          <w:t xml:space="preserve"> and the distinguished 'ref' property. </w:t>
        </w:r>
      </w:ins>
    </w:p>
    <w:p w14:paraId="7B5FB5A0" w14:textId="3EF9E2C0" w:rsidR="00E94C23" w:rsidRPr="005223F4" w:rsidDel="001D4C1A" w:rsidRDefault="001E7D39">
      <w:pPr>
        <w:pStyle w:val="Heading3"/>
        <w:rPr>
          <w:del w:id="2474" w:author="mbeckerle" w:date="2012-04-22T21:46:00Z"/>
        </w:rPr>
        <w:pPrChange w:id="2475" w:author="mbeckerle" w:date="2013-07-24T16:59:00Z">
          <w:pPr>
            <w:pStyle w:val="nobreak"/>
          </w:pPr>
        </w:pPrChange>
      </w:pPr>
      <w:bookmarkStart w:id="2476" w:name="_Toc362444942"/>
      <w:bookmarkStart w:id="2477" w:name="_Toc362451693"/>
      <w:bookmarkStart w:id="2478" w:name="_Toc362452242"/>
      <w:bookmarkStart w:id="2479" w:name="_Toc362452791"/>
      <w:bookmarkStart w:id="2480" w:name="_Toc362453140"/>
      <w:commentRangeEnd w:id="2469"/>
      <w:r>
        <w:rPr>
          <w:rStyle w:val="CommentReference"/>
          <w:b w:val="0"/>
          <w:bCs w:val="0"/>
        </w:rPr>
        <w:commentReference w:id="2469"/>
      </w:r>
      <w:bookmarkEnd w:id="2476"/>
      <w:bookmarkEnd w:id="2477"/>
      <w:bookmarkEnd w:id="2478"/>
      <w:bookmarkEnd w:id="2479"/>
      <w:bookmarkEnd w:id="2480"/>
    </w:p>
    <w:tbl>
      <w:tblPr>
        <w:tblW w:w="89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3348"/>
        <w:gridCol w:w="5580"/>
      </w:tblGrid>
      <w:tr w:rsidR="009C4AEC" w:rsidRPr="00240AC5" w:rsidDel="001E7D39" w14:paraId="52330668" w14:textId="3E97734D" w:rsidTr="00240AC5">
        <w:trPr>
          <w:trHeight w:val="402"/>
          <w:del w:id="2481" w:author="mbeckerle" w:date="2013-07-24T09:43:00Z"/>
        </w:trPr>
        <w:tc>
          <w:tcPr>
            <w:tcW w:w="3348" w:type="dxa"/>
            <w:shd w:val="clear" w:color="auto" w:fill="F3F3F3"/>
          </w:tcPr>
          <w:p w14:paraId="21C7BC4E" w14:textId="0DD607B2" w:rsidR="009C4AEC" w:rsidRPr="00115A5F" w:rsidDel="001E7D39" w:rsidRDefault="00E94C23">
            <w:pPr>
              <w:pStyle w:val="Heading3"/>
              <w:rPr>
                <w:del w:id="2482" w:author="mbeckerle" w:date="2013-07-24T09:43:00Z"/>
                <w:rFonts w:eastAsia="Arial Unicode MS"/>
              </w:rPr>
              <w:pPrChange w:id="2483" w:author="mbeckerle" w:date="2013-07-24T16:59:00Z">
                <w:pPr>
                  <w:jc w:val="center"/>
                </w:pPr>
              </w:pPrChange>
            </w:pPr>
            <w:bookmarkStart w:id="2484" w:name="_Toc362452792"/>
            <w:del w:id="2485" w:author="mbeckerle" w:date="2013-07-24T09:43:00Z">
              <w:r w:rsidRPr="00115A5F" w:rsidDel="001E7D39">
                <w:rPr>
                  <w:rFonts w:eastAsia="Arial Unicode MS"/>
                </w:rPr>
                <w:delText>Property</w:delText>
              </w:r>
              <w:r w:rsidR="009C4AEC" w:rsidRPr="00115A5F" w:rsidDel="001E7D39">
                <w:rPr>
                  <w:rFonts w:eastAsia="Arial Unicode MS"/>
                </w:rPr>
                <w:delText xml:space="preserve"> Name</w:delText>
              </w:r>
              <w:bookmarkStart w:id="2486" w:name="_Toc362444943"/>
              <w:bookmarkStart w:id="2487" w:name="_Toc362451694"/>
              <w:bookmarkStart w:id="2488" w:name="_Toc362452243"/>
              <w:bookmarkStart w:id="2489" w:name="_Toc362453141"/>
              <w:bookmarkEnd w:id="2486"/>
              <w:bookmarkEnd w:id="2487"/>
              <w:bookmarkEnd w:id="2488"/>
              <w:bookmarkEnd w:id="2484"/>
              <w:bookmarkEnd w:id="2489"/>
            </w:del>
          </w:p>
        </w:tc>
        <w:tc>
          <w:tcPr>
            <w:tcW w:w="5580" w:type="dxa"/>
            <w:shd w:val="clear" w:color="auto" w:fill="F3F3F3"/>
          </w:tcPr>
          <w:p w14:paraId="068FB583" w14:textId="6B9141D5" w:rsidR="009C4AEC" w:rsidRPr="00115A5F" w:rsidDel="001E7D39" w:rsidRDefault="009C4AEC">
            <w:pPr>
              <w:pStyle w:val="Heading3"/>
              <w:rPr>
                <w:del w:id="2490" w:author="mbeckerle" w:date="2013-07-24T09:43:00Z"/>
                <w:rFonts w:eastAsia="Arial Unicode MS"/>
              </w:rPr>
              <w:pPrChange w:id="2491" w:author="mbeckerle" w:date="2013-07-24T16:59:00Z">
                <w:pPr>
                  <w:jc w:val="center"/>
                </w:pPr>
              </w:pPrChange>
            </w:pPr>
            <w:bookmarkStart w:id="2492" w:name="_Toc362452793"/>
            <w:del w:id="2493" w:author="mbeckerle" w:date="2013-07-24T09:43:00Z">
              <w:r w:rsidRPr="00115A5F" w:rsidDel="001E7D39">
                <w:rPr>
                  <w:rFonts w:eastAsia="Arial Unicode MS"/>
                </w:rPr>
                <w:delText>Description</w:delText>
              </w:r>
              <w:bookmarkStart w:id="2494" w:name="_Toc362444944"/>
              <w:bookmarkStart w:id="2495" w:name="_Toc362451695"/>
              <w:bookmarkStart w:id="2496" w:name="_Toc362452244"/>
              <w:bookmarkStart w:id="2497" w:name="_Toc362453142"/>
              <w:bookmarkEnd w:id="2494"/>
              <w:bookmarkEnd w:id="2495"/>
              <w:bookmarkEnd w:id="2496"/>
              <w:bookmarkEnd w:id="2492"/>
              <w:bookmarkEnd w:id="2497"/>
            </w:del>
          </w:p>
        </w:tc>
        <w:bookmarkStart w:id="2498" w:name="_Toc362444945"/>
        <w:bookmarkStart w:id="2499" w:name="_Toc362451696"/>
        <w:bookmarkStart w:id="2500" w:name="_Toc362452245"/>
        <w:bookmarkStart w:id="2501" w:name="_Toc362453143"/>
        <w:bookmarkEnd w:id="2498"/>
        <w:bookmarkEnd w:id="2499"/>
        <w:bookmarkEnd w:id="2500"/>
        <w:bookmarkEnd w:id="2501"/>
      </w:tr>
      <w:tr w:rsidR="009C4AEC" w:rsidRPr="00240AC5" w:rsidDel="001E7D39" w14:paraId="55A40EDF" w14:textId="2716BEB6" w:rsidTr="00240AC5">
        <w:trPr>
          <w:trHeight w:val="1061"/>
          <w:del w:id="2502" w:author="mbeckerle" w:date="2013-07-24T09:43:00Z"/>
        </w:trPr>
        <w:tc>
          <w:tcPr>
            <w:tcW w:w="3348" w:type="dxa"/>
            <w:shd w:val="clear" w:color="auto" w:fill="auto"/>
          </w:tcPr>
          <w:p w14:paraId="0A8996E1" w14:textId="2FFC26C0" w:rsidR="009C4AEC" w:rsidRPr="00240AC5" w:rsidDel="001E7D39" w:rsidRDefault="0098329B">
            <w:pPr>
              <w:pStyle w:val="Heading3"/>
              <w:rPr>
                <w:del w:id="2503" w:author="mbeckerle" w:date="2013-07-24T09:43:00Z"/>
                <w:rFonts w:eastAsia="Arial Unicode MS"/>
              </w:rPr>
              <w:pPrChange w:id="2504" w:author="mbeckerle" w:date="2013-07-24T16:59:00Z">
                <w:pPr/>
              </w:pPrChange>
            </w:pPr>
            <w:bookmarkStart w:id="2505" w:name="_Toc362452794"/>
            <w:ins w:id="2506" w:author="Steve Hanson" w:date="2012-02-23T11:28:00Z">
              <w:del w:id="2507" w:author="mbeckerle" w:date="2013-07-24T09:43:00Z">
                <w:r w:rsidRPr="00240AC5" w:rsidDel="001E7D39">
                  <w:rPr>
                    <w:rFonts w:eastAsia="Arial Unicode MS"/>
                  </w:rPr>
                  <w:delText>r</w:delText>
                </w:r>
              </w:del>
            </w:ins>
            <w:del w:id="2508" w:author="mbeckerle" w:date="2013-07-24T09:43:00Z">
              <w:r w:rsidRPr="00240AC5" w:rsidDel="001E7D39">
                <w:rPr>
                  <w:rFonts w:eastAsia="Arial Unicode MS"/>
                </w:rPr>
                <w:delText>R</w:delText>
              </w:r>
              <w:r w:rsidR="009C4AEC" w:rsidRPr="00240AC5" w:rsidDel="001E7D39">
                <w:rPr>
                  <w:rFonts w:eastAsia="Arial Unicode MS"/>
                </w:rPr>
                <w:delText>ef</w:delText>
              </w:r>
              <w:bookmarkStart w:id="2509" w:name="_Toc362444946"/>
              <w:bookmarkStart w:id="2510" w:name="_Toc362451697"/>
              <w:bookmarkStart w:id="2511" w:name="_Toc362452246"/>
              <w:bookmarkStart w:id="2512" w:name="_Toc362453144"/>
              <w:bookmarkEnd w:id="2509"/>
              <w:bookmarkEnd w:id="2510"/>
              <w:bookmarkEnd w:id="2511"/>
              <w:bookmarkEnd w:id="2505"/>
              <w:bookmarkEnd w:id="2512"/>
            </w:del>
          </w:p>
        </w:tc>
        <w:tc>
          <w:tcPr>
            <w:tcW w:w="5580" w:type="dxa"/>
            <w:shd w:val="clear" w:color="auto" w:fill="auto"/>
          </w:tcPr>
          <w:p w14:paraId="5B6DFA12" w14:textId="566285D6" w:rsidR="009C4AEC" w:rsidRPr="00240AC5" w:rsidDel="001E7D39" w:rsidRDefault="009C4AEC">
            <w:pPr>
              <w:pStyle w:val="Heading3"/>
              <w:rPr>
                <w:del w:id="2513" w:author="mbeckerle" w:date="2013-07-24T09:43:00Z"/>
                <w:rFonts w:eastAsia="Arial Unicode MS"/>
              </w:rPr>
              <w:pPrChange w:id="2514" w:author="mbeckerle" w:date="2013-07-24T16:59:00Z">
                <w:pPr>
                  <w:numPr>
                    <w:numId w:val="8"/>
                  </w:numPr>
                  <w:tabs>
                    <w:tab w:val="num" w:pos="1080"/>
                  </w:tabs>
                  <w:ind w:left="1080" w:hanging="360"/>
                </w:pPr>
              </w:pPrChange>
            </w:pPr>
            <w:bookmarkStart w:id="2515" w:name="_Toc362452795"/>
            <w:del w:id="2516" w:author="mbeckerle" w:date="2013-07-24T09:43:00Z">
              <w:r w:rsidRPr="00240AC5" w:rsidDel="001E7D39">
                <w:rPr>
                  <w:rFonts w:eastAsia="Arial Unicode MS"/>
                </w:rPr>
                <w:delText>QName</w:delText>
              </w:r>
              <w:bookmarkStart w:id="2517" w:name="_Toc362444947"/>
              <w:bookmarkStart w:id="2518" w:name="_Toc362451698"/>
              <w:bookmarkStart w:id="2519" w:name="_Toc362452247"/>
              <w:bookmarkStart w:id="2520" w:name="_Toc362453145"/>
              <w:bookmarkEnd w:id="2517"/>
              <w:bookmarkEnd w:id="2518"/>
              <w:bookmarkEnd w:id="2519"/>
              <w:bookmarkEnd w:id="2515"/>
              <w:bookmarkEnd w:id="2520"/>
            </w:del>
          </w:p>
          <w:p w14:paraId="251F778E" w14:textId="70826C1C" w:rsidR="009C4AEC" w:rsidRPr="00240AC5" w:rsidDel="001E7D39" w:rsidRDefault="009C4AEC">
            <w:pPr>
              <w:pStyle w:val="Heading3"/>
              <w:rPr>
                <w:del w:id="2521" w:author="mbeckerle" w:date="2013-07-24T09:43:00Z"/>
                <w:rFonts w:eastAsia="Arial Unicode MS"/>
              </w:rPr>
              <w:pPrChange w:id="2522" w:author="mbeckerle" w:date="2013-07-24T16:59:00Z">
                <w:pPr>
                  <w:numPr>
                    <w:numId w:val="8"/>
                  </w:numPr>
                  <w:tabs>
                    <w:tab w:val="num" w:pos="1080"/>
                  </w:tabs>
                  <w:ind w:left="1080" w:hanging="360"/>
                </w:pPr>
              </w:pPrChange>
            </w:pPr>
            <w:bookmarkStart w:id="2523" w:name="_Toc362452796"/>
            <w:del w:id="2524" w:author="mbeckerle" w:date="2013-07-24T09:43:00Z">
              <w:r w:rsidRPr="00240AC5" w:rsidDel="001E7D39">
                <w:rPr>
                  <w:rFonts w:eastAsia="Arial Unicode MS"/>
                </w:rPr>
                <w:delText>Reference to a named</w:delText>
              </w:r>
              <w:r w:rsidR="00C9289B" w:rsidRPr="00240AC5" w:rsidDel="001E7D39">
                <w:rPr>
                  <w:rFonts w:eastAsia="Arial Unicode MS"/>
                </w:rPr>
                <w:delText xml:space="preserve"> dfdl:defineFormat</w:delText>
              </w:r>
              <w:r w:rsidRPr="00240AC5" w:rsidDel="001E7D39">
                <w:rPr>
                  <w:rFonts w:eastAsia="Arial Unicode MS"/>
                </w:rPr>
                <w:delText xml:space="preserve"> annotation  that provides a reusable set of </w:delText>
              </w:r>
              <w:r w:rsidR="002776C2" w:rsidRPr="00240AC5" w:rsidDel="001E7D39">
                <w:rPr>
                  <w:rFonts w:eastAsia="Arial Unicode MS"/>
                </w:rPr>
                <w:delText xml:space="preserve">DFDL </w:delText>
              </w:r>
              <w:r w:rsidRPr="00240AC5" w:rsidDel="001E7D39">
                <w:rPr>
                  <w:rFonts w:eastAsia="Arial Unicode MS"/>
                </w:rPr>
                <w:delText>format properties</w:delText>
              </w:r>
              <w:bookmarkStart w:id="2525" w:name="_Toc362444948"/>
              <w:bookmarkStart w:id="2526" w:name="_Toc362451699"/>
              <w:bookmarkStart w:id="2527" w:name="_Toc362452248"/>
              <w:bookmarkStart w:id="2528" w:name="_Toc362453146"/>
              <w:bookmarkEnd w:id="2525"/>
              <w:bookmarkEnd w:id="2526"/>
              <w:bookmarkEnd w:id="2527"/>
              <w:bookmarkEnd w:id="2523"/>
              <w:bookmarkEnd w:id="2528"/>
            </w:del>
          </w:p>
          <w:p w14:paraId="433A5575" w14:textId="53FFF120" w:rsidR="00E94C23" w:rsidRPr="00240AC5" w:rsidDel="001E7D39" w:rsidRDefault="00A76A2F">
            <w:pPr>
              <w:pStyle w:val="Heading3"/>
              <w:rPr>
                <w:del w:id="2529" w:author="mbeckerle" w:date="2013-07-24T09:43:00Z"/>
                <w:rFonts w:eastAsia="Arial Unicode MS"/>
              </w:rPr>
              <w:pPrChange w:id="2530" w:author="mbeckerle" w:date="2013-07-24T16:59:00Z">
                <w:pPr>
                  <w:numPr>
                    <w:numId w:val="8"/>
                  </w:numPr>
                  <w:tabs>
                    <w:tab w:val="num" w:pos="1080"/>
                  </w:tabs>
                  <w:ind w:left="1080" w:hanging="360"/>
                </w:pPr>
              </w:pPrChange>
            </w:pPr>
            <w:bookmarkStart w:id="2531" w:name="_Toc362452797"/>
            <w:del w:id="2532" w:author="mbeckerle" w:date="2013-07-24T09:43:00Z">
              <w:r w:rsidRPr="00240AC5" w:rsidDel="001E7D39">
                <w:rPr>
                  <w:rFonts w:eastAsia="Arial Unicode MS"/>
                </w:rPr>
                <w:delText xml:space="preserve">The ref property is always local to the </w:delText>
              </w:r>
              <w:r w:rsidR="008A0531" w:rsidRPr="00240AC5" w:rsidDel="001E7D39">
                <w:rPr>
                  <w:rFonts w:eastAsia="Arial Unicode MS"/>
                </w:rPr>
                <w:delText xml:space="preserve">component format annotation </w:delText>
              </w:r>
              <w:r w:rsidRPr="00240AC5" w:rsidDel="001E7D39">
                <w:rPr>
                  <w:rFonts w:eastAsia="Arial Unicode MS"/>
                </w:rPr>
                <w:delText>on which it is used</w:delText>
              </w:r>
              <w:r w:rsidR="00C953CC" w:rsidRPr="00240AC5" w:rsidDel="001E7D39">
                <w:rPr>
                  <w:rFonts w:eastAsia="Arial Unicode MS"/>
                </w:rPr>
                <w:delText>,</w:delText>
              </w:r>
              <w:r w:rsidRPr="00240AC5" w:rsidDel="001E7D39">
                <w:rPr>
                  <w:rFonts w:eastAsia="Arial Unicode MS"/>
                </w:rPr>
                <w:delText xml:space="preserve"> even when specified on a </w:delText>
              </w:r>
              <w:r w:rsidR="00A67A3B" w:rsidRPr="00240AC5" w:rsidDel="001E7D39">
                <w:rPr>
                  <w:rFonts w:eastAsia="Arial Unicode MS"/>
                </w:rPr>
                <w:delText>format annotation on the xs:schema element</w:delText>
              </w:r>
              <w:r w:rsidRPr="00240AC5" w:rsidDel="001E7D39">
                <w:rPr>
                  <w:rFonts w:eastAsia="Arial Unicode MS"/>
                </w:rPr>
                <w:delText>.</w:delText>
              </w:r>
              <w:bookmarkStart w:id="2533" w:name="_Toc362444949"/>
              <w:bookmarkStart w:id="2534" w:name="_Toc362451700"/>
              <w:bookmarkStart w:id="2535" w:name="_Toc362452249"/>
              <w:bookmarkStart w:id="2536" w:name="_Toc362453147"/>
              <w:bookmarkEnd w:id="2533"/>
              <w:bookmarkEnd w:id="2534"/>
              <w:bookmarkEnd w:id="2535"/>
              <w:bookmarkEnd w:id="2531"/>
              <w:bookmarkEnd w:id="2536"/>
            </w:del>
          </w:p>
          <w:p w14:paraId="2FED3F4C" w14:textId="7B36CCC9" w:rsidR="009C4AEC" w:rsidRPr="00240AC5" w:rsidDel="001E7D39" w:rsidRDefault="009C4AEC">
            <w:pPr>
              <w:pStyle w:val="Heading3"/>
              <w:rPr>
                <w:del w:id="2537" w:author="mbeckerle" w:date="2013-07-24T09:43:00Z"/>
                <w:rFonts w:eastAsia="Arial Unicode MS"/>
              </w:rPr>
              <w:pPrChange w:id="2538" w:author="mbeckerle" w:date="2013-07-24T16:59:00Z">
                <w:pPr>
                  <w:numPr>
                    <w:numId w:val="8"/>
                  </w:numPr>
                  <w:tabs>
                    <w:tab w:val="num" w:pos="1080"/>
                  </w:tabs>
                  <w:ind w:left="1080" w:hanging="360"/>
                </w:pPr>
              </w:pPrChange>
            </w:pPr>
            <w:bookmarkStart w:id="2539" w:name="_Toc362452798"/>
            <w:del w:id="2540" w:author="mbeckerle" w:date="2013-07-24T09:43:00Z">
              <w:r w:rsidRPr="00240AC5" w:rsidDel="001E7D39">
                <w:rPr>
                  <w:rFonts w:eastAsia="Arial Unicode MS"/>
                </w:rPr>
                <w:delText xml:space="preserve">See </w:delText>
              </w:r>
              <w:r w:rsidRPr="00240AC5" w:rsidDel="001E7D39">
                <w:rPr>
                  <w:rFonts w:eastAsia="Arial Unicode MS"/>
                  <w:b w:val="0"/>
                  <w:bCs w:val="0"/>
                </w:rPr>
                <w:fldChar w:fldCharType="begin"/>
              </w:r>
              <w:r w:rsidRPr="00240AC5" w:rsidDel="001E7D39">
                <w:rPr>
                  <w:rFonts w:eastAsia="Arial Unicode MS"/>
                </w:rPr>
                <w:delInstrText xml:space="preserve"> REF _Ref215568985 \w \h </w:delInstrText>
              </w:r>
              <w:r w:rsidR="001D4C1A" w:rsidDel="001E7D39">
                <w:rPr>
                  <w:rFonts w:eastAsia="Arial Unicode MS"/>
                </w:rPr>
                <w:delInstrText xml:space="preserve"> \* MERGEFORMAT </w:delInstrText>
              </w:r>
              <w:r w:rsidRPr="00240AC5" w:rsidDel="001E7D39">
                <w:rPr>
                  <w:rFonts w:eastAsia="Arial Unicode MS"/>
                  <w:b w:val="0"/>
                  <w:bCs w:val="0"/>
                </w:rPr>
              </w:r>
              <w:r w:rsidRPr="00240AC5" w:rsidDel="001E7D39">
                <w:rPr>
                  <w:rFonts w:eastAsia="Arial Unicode MS"/>
                  <w:b w:val="0"/>
                  <w:bCs w:val="0"/>
                </w:rPr>
                <w:fldChar w:fldCharType="separate"/>
              </w:r>
            </w:del>
            <w:del w:id="2541" w:author="mbeckerle" w:date="2013-07-10T14:51:00Z">
              <w:r w:rsidR="00D04199" w:rsidRPr="00240AC5" w:rsidDel="00D9274F">
                <w:rPr>
                  <w:rFonts w:eastAsia="Arial Unicode MS"/>
                  <w:cs/>
                </w:rPr>
                <w:delText>‎</w:delText>
              </w:r>
              <w:r w:rsidR="00D04199" w:rsidRPr="00240AC5" w:rsidDel="00D9274F">
                <w:rPr>
                  <w:rFonts w:eastAsia="Arial Unicode MS"/>
                </w:rPr>
                <w:delText>7.2</w:delText>
              </w:r>
            </w:del>
            <w:del w:id="2542" w:author="mbeckerle" w:date="2013-07-24T09:43:00Z">
              <w:r w:rsidRPr="00240AC5" w:rsidDel="001E7D39">
                <w:rPr>
                  <w:rFonts w:eastAsia="Arial Unicode MS"/>
                  <w:b w:val="0"/>
                  <w:bCs w:val="0"/>
                </w:rPr>
                <w:fldChar w:fldCharType="end"/>
              </w:r>
              <w:r w:rsidRPr="00240AC5" w:rsidDel="001E7D39">
                <w:rPr>
                  <w:rFonts w:eastAsia="Arial Unicode MS"/>
                </w:rPr>
                <w:delText xml:space="preserve"> </w:delText>
              </w:r>
              <w:r w:rsidRPr="00240AC5" w:rsidDel="001E7D39">
                <w:rPr>
                  <w:rFonts w:eastAsia="Arial Unicode MS"/>
                  <w:b w:val="0"/>
                  <w:bCs w:val="0"/>
                </w:rPr>
                <w:fldChar w:fldCharType="begin"/>
              </w:r>
              <w:r w:rsidRPr="00240AC5" w:rsidDel="001E7D39">
                <w:rPr>
                  <w:rFonts w:eastAsia="Arial Unicode MS"/>
                </w:rPr>
                <w:delInstrText xml:space="preserve"> REF _Ref215568992 \h </w:delInstrText>
              </w:r>
              <w:r w:rsidR="001D4C1A" w:rsidDel="001E7D39">
                <w:rPr>
                  <w:rFonts w:eastAsia="Arial Unicode MS"/>
                </w:rPr>
                <w:delInstrText xml:space="preserve"> \* MERGEFORMAT </w:delInstrText>
              </w:r>
              <w:r w:rsidRPr="00240AC5" w:rsidDel="001E7D39">
                <w:rPr>
                  <w:rFonts w:eastAsia="Arial Unicode MS"/>
                  <w:b w:val="0"/>
                  <w:bCs w:val="0"/>
                </w:rPr>
              </w:r>
              <w:r w:rsidRPr="00240AC5" w:rsidDel="001E7D39">
                <w:rPr>
                  <w:rFonts w:eastAsia="Arial Unicode MS"/>
                  <w:b w:val="0"/>
                  <w:bCs w:val="0"/>
                </w:rPr>
                <w:fldChar w:fldCharType="separate"/>
              </w:r>
            </w:del>
            <w:del w:id="2543" w:author="mbeckerle" w:date="2013-07-10T14:51:00Z">
              <w:r w:rsidR="00D04199" w:rsidRPr="00240AC5" w:rsidDel="00D9274F">
                <w:rPr>
                  <w:rFonts w:eastAsia="Arial Unicode MS"/>
                </w:rPr>
                <w:delText>dfdl:defineFormat - Reusable Data Format Definitions</w:delText>
              </w:r>
            </w:del>
            <w:bookmarkEnd w:id="2539"/>
            <w:del w:id="2544" w:author="mbeckerle" w:date="2013-07-24T09:43:00Z">
              <w:r w:rsidRPr="00240AC5" w:rsidDel="001E7D39">
                <w:rPr>
                  <w:rFonts w:eastAsia="Arial Unicode MS"/>
                  <w:b w:val="0"/>
                  <w:bCs w:val="0"/>
                </w:rPr>
                <w:fldChar w:fldCharType="end"/>
              </w:r>
              <w:bookmarkStart w:id="2545" w:name="_Toc362444950"/>
              <w:bookmarkStart w:id="2546" w:name="_Toc362451701"/>
              <w:bookmarkStart w:id="2547" w:name="_Toc362452250"/>
              <w:bookmarkStart w:id="2548" w:name="_Toc362453148"/>
              <w:bookmarkEnd w:id="2545"/>
              <w:bookmarkEnd w:id="2546"/>
              <w:bookmarkEnd w:id="2547"/>
              <w:bookmarkEnd w:id="2548"/>
            </w:del>
          </w:p>
          <w:p w14:paraId="3BA21FA0" w14:textId="477D258F" w:rsidR="00C9289B" w:rsidRPr="00240AC5" w:rsidDel="001E7D39" w:rsidRDefault="00C9289B">
            <w:pPr>
              <w:pStyle w:val="Heading3"/>
              <w:rPr>
                <w:del w:id="2549" w:author="mbeckerle" w:date="2013-07-24T09:43:00Z"/>
                <w:rFonts w:eastAsia="Arial Unicode MS"/>
              </w:rPr>
              <w:pPrChange w:id="2550" w:author="mbeckerle" w:date="2013-07-24T16:59:00Z">
                <w:pPr/>
              </w:pPrChange>
            </w:pPr>
            <w:bookmarkStart w:id="2551" w:name="_Toc362452799"/>
            <w:del w:id="2552" w:author="mbeckerle" w:date="2013-07-24T09:43:00Z">
              <w:r w:rsidRPr="00240AC5" w:rsidDel="001E7D39">
                <w:rPr>
                  <w:rStyle w:val="TableCellCharChar"/>
                  <w:sz w:val="20"/>
                  <w:szCs w:val="20"/>
                </w:rPr>
                <w:delText>Annotation: dfdl:element, dfdl:simpleType, dfdl:sequence, dfdl:choice, dfdl:group</w:delText>
              </w:r>
              <w:bookmarkStart w:id="2553" w:name="_Toc362444951"/>
              <w:bookmarkStart w:id="2554" w:name="_Toc362451702"/>
              <w:bookmarkStart w:id="2555" w:name="_Toc362452251"/>
              <w:bookmarkStart w:id="2556" w:name="_Toc362453149"/>
              <w:bookmarkEnd w:id="2553"/>
              <w:bookmarkEnd w:id="2554"/>
              <w:bookmarkEnd w:id="2555"/>
              <w:bookmarkEnd w:id="2551"/>
              <w:bookmarkEnd w:id="2556"/>
            </w:del>
          </w:p>
        </w:tc>
        <w:bookmarkStart w:id="2557" w:name="_Toc362444952"/>
        <w:bookmarkStart w:id="2558" w:name="_Toc362451703"/>
        <w:bookmarkStart w:id="2559" w:name="_Toc362452252"/>
        <w:bookmarkStart w:id="2560" w:name="_Toc362453150"/>
        <w:bookmarkEnd w:id="2557"/>
        <w:bookmarkEnd w:id="2558"/>
        <w:bookmarkEnd w:id="2559"/>
        <w:bookmarkEnd w:id="2560"/>
      </w:tr>
      <w:tr w:rsidR="00EF1E39" w:rsidRPr="00240AC5" w:rsidDel="001E7D39" w14:paraId="470D9380" w14:textId="1AC9F7B9" w:rsidTr="00240AC5">
        <w:trPr>
          <w:trHeight w:val="360"/>
          <w:del w:id="2561" w:author="mbeckerle" w:date="2013-07-24T09:43:00Z"/>
        </w:trPr>
        <w:tc>
          <w:tcPr>
            <w:tcW w:w="3348" w:type="dxa"/>
            <w:shd w:val="clear" w:color="auto" w:fill="auto"/>
          </w:tcPr>
          <w:p w14:paraId="11DB615F" w14:textId="27B15A02" w:rsidR="00EF1E39" w:rsidRPr="00240AC5" w:rsidDel="001E7D39" w:rsidRDefault="00EF1E39">
            <w:pPr>
              <w:pStyle w:val="Heading3"/>
              <w:rPr>
                <w:del w:id="2562" w:author="mbeckerle" w:date="2013-07-24T09:43:00Z"/>
                <w:rFonts w:eastAsia="Arial Unicode MS"/>
              </w:rPr>
              <w:pPrChange w:id="2563" w:author="mbeckerle" w:date="2013-07-24T16:59:00Z">
                <w:pPr>
                  <w:numPr>
                    <w:numId w:val="8"/>
                  </w:numPr>
                  <w:tabs>
                    <w:tab w:val="num" w:pos="1080"/>
                  </w:tabs>
                  <w:ind w:left="1080" w:hanging="360"/>
                </w:pPr>
              </w:pPrChange>
            </w:pPr>
            <w:bookmarkStart w:id="2564" w:name="_Toc362452800"/>
            <w:del w:id="2565" w:author="mbeckerle" w:date="2013-07-24T09:43:00Z">
              <w:r w:rsidRPr="00240AC5" w:rsidDel="001E7D39">
                <w:rPr>
                  <w:rFonts w:eastAsia="Arial Unicode MS"/>
                </w:rPr>
                <w:delText>representation properties</w:delText>
              </w:r>
              <w:bookmarkStart w:id="2566" w:name="_Toc362444953"/>
              <w:bookmarkStart w:id="2567" w:name="_Toc362451704"/>
              <w:bookmarkStart w:id="2568" w:name="_Toc362452253"/>
              <w:bookmarkStart w:id="2569" w:name="_Toc362453151"/>
              <w:bookmarkEnd w:id="2566"/>
              <w:bookmarkEnd w:id="2567"/>
              <w:bookmarkEnd w:id="2568"/>
              <w:bookmarkEnd w:id="2564"/>
              <w:bookmarkEnd w:id="2569"/>
            </w:del>
          </w:p>
        </w:tc>
        <w:tc>
          <w:tcPr>
            <w:tcW w:w="5580" w:type="dxa"/>
            <w:shd w:val="clear" w:color="auto" w:fill="auto"/>
          </w:tcPr>
          <w:p w14:paraId="2833439E" w14:textId="7FFB3593" w:rsidR="00EF1E39" w:rsidRPr="00240AC5" w:rsidDel="001E7D39" w:rsidRDefault="00EF1E39">
            <w:pPr>
              <w:pStyle w:val="Heading3"/>
              <w:rPr>
                <w:del w:id="2570" w:author="mbeckerle" w:date="2013-07-24T09:43:00Z"/>
                <w:rFonts w:eastAsia="Arial Unicode MS"/>
              </w:rPr>
              <w:pPrChange w:id="2571" w:author="mbeckerle" w:date="2013-07-24T16:59:00Z">
                <w:pPr>
                  <w:numPr>
                    <w:numId w:val="8"/>
                  </w:numPr>
                  <w:tabs>
                    <w:tab w:val="num" w:pos="1080"/>
                  </w:tabs>
                  <w:ind w:left="1080" w:hanging="360"/>
                </w:pPr>
              </w:pPrChange>
            </w:pPr>
            <w:bookmarkStart w:id="2572" w:name="_Toc362452801"/>
            <w:del w:id="2573" w:author="mbeckerle" w:date="2013-07-24T09:43:00Z">
              <w:r w:rsidRPr="00240AC5" w:rsidDel="001E7D39">
                <w:rPr>
                  <w:rFonts w:eastAsia="Arial Unicode MS"/>
                </w:rPr>
                <w:delText xml:space="preserve">All other attributes on format annotation elements are representation property bindings. These are defined in sections starting with section </w:delText>
              </w:r>
              <w:r w:rsidR="0068004C" w:rsidRPr="00240AC5" w:rsidDel="001E7D39">
                <w:rPr>
                  <w:rFonts w:eastAsia="Arial Unicode MS"/>
                  <w:b w:val="0"/>
                  <w:bCs w:val="0"/>
                </w:rPr>
                <w:fldChar w:fldCharType="begin"/>
              </w:r>
              <w:r w:rsidR="0068004C" w:rsidRPr="00240AC5" w:rsidDel="001E7D39">
                <w:rPr>
                  <w:rFonts w:eastAsia="Arial Unicode MS"/>
                </w:rPr>
                <w:delInstrText xml:space="preserve"> REF _Ref247453451 \r \h </w:delInstrText>
              </w:r>
              <w:r w:rsidR="001D4C1A" w:rsidDel="001E7D39">
                <w:rPr>
                  <w:rFonts w:eastAsia="Arial Unicode MS"/>
                </w:rPr>
                <w:delInstrText xml:space="preserve"> \* MERGEFORMAT </w:delInstrText>
              </w:r>
              <w:r w:rsidR="0068004C" w:rsidRPr="00240AC5" w:rsidDel="001E7D39">
                <w:rPr>
                  <w:rFonts w:eastAsia="Arial Unicode MS"/>
                  <w:b w:val="0"/>
                  <w:bCs w:val="0"/>
                </w:rPr>
              </w:r>
              <w:r w:rsidR="0068004C" w:rsidRPr="00240AC5" w:rsidDel="001E7D39">
                <w:rPr>
                  <w:rFonts w:eastAsia="Arial Unicode MS"/>
                  <w:b w:val="0"/>
                  <w:bCs w:val="0"/>
                </w:rPr>
                <w:fldChar w:fldCharType="separate"/>
              </w:r>
            </w:del>
            <w:del w:id="2574" w:author="mbeckerle" w:date="2013-07-10T14:51:00Z">
              <w:r w:rsidR="00D04199" w:rsidRPr="00240AC5" w:rsidDel="00D9274F">
                <w:rPr>
                  <w:rFonts w:eastAsia="Arial Unicode MS"/>
                  <w:cs/>
                </w:rPr>
                <w:delText>‎</w:delText>
              </w:r>
              <w:r w:rsidR="00D04199" w:rsidRPr="00240AC5" w:rsidDel="00D9274F">
                <w:rPr>
                  <w:rFonts w:eastAsia="Arial Unicode MS"/>
                </w:rPr>
                <w:delText>9</w:delText>
              </w:r>
            </w:del>
            <w:del w:id="2575" w:author="mbeckerle" w:date="2013-07-24T09:43:00Z">
              <w:r w:rsidR="0068004C" w:rsidRPr="00240AC5" w:rsidDel="001E7D39">
                <w:rPr>
                  <w:rFonts w:eastAsia="Arial Unicode MS"/>
                  <w:b w:val="0"/>
                  <w:bCs w:val="0"/>
                </w:rPr>
                <w:fldChar w:fldCharType="end"/>
              </w:r>
              <w:r w:rsidR="0068004C" w:rsidRPr="00240AC5" w:rsidDel="001E7D39">
                <w:rPr>
                  <w:rFonts w:eastAsia="Arial Unicode MS"/>
                </w:rPr>
                <w:delText xml:space="preserve"> </w:delText>
              </w:r>
              <w:r w:rsidR="0068004C" w:rsidRPr="00240AC5" w:rsidDel="001E7D39">
                <w:rPr>
                  <w:rFonts w:eastAsia="Arial Unicode MS"/>
                  <w:b w:val="0"/>
                  <w:bCs w:val="0"/>
                </w:rPr>
                <w:fldChar w:fldCharType="begin"/>
              </w:r>
              <w:r w:rsidR="0068004C" w:rsidRPr="00240AC5" w:rsidDel="001E7D39">
                <w:rPr>
                  <w:rFonts w:eastAsia="Arial Unicode MS"/>
                </w:rPr>
                <w:delInstrText xml:space="preserve"> REF _Ref247453463 \h </w:delInstrText>
              </w:r>
              <w:r w:rsidR="001D4C1A" w:rsidDel="001E7D39">
                <w:rPr>
                  <w:rFonts w:eastAsia="Arial Unicode MS"/>
                </w:rPr>
                <w:delInstrText xml:space="preserve"> \* MERGEFORMAT </w:delInstrText>
              </w:r>
              <w:r w:rsidR="0068004C" w:rsidRPr="00240AC5" w:rsidDel="001E7D39">
                <w:rPr>
                  <w:rFonts w:eastAsia="Arial Unicode MS"/>
                  <w:b w:val="0"/>
                  <w:bCs w:val="0"/>
                </w:rPr>
              </w:r>
              <w:r w:rsidR="0068004C" w:rsidRPr="00240AC5" w:rsidDel="001E7D39">
                <w:rPr>
                  <w:rFonts w:eastAsia="Arial Unicode MS"/>
                  <w:b w:val="0"/>
                  <w:bCs w:val="0"/>
                </w:rPr>
                <w:fldChar w:fldCharType="separate"/>
              </w:r>
            </w:del>
            <w:del w:id="2576" w:author="mbeckerle" w:date="2013-07-10T14:51:00Z">
              <w:r w:rsidR="00D04199" w:rsidRPr="00240AC5" w:rsidDel="00D9274F">
                <w:rPr>
                  <w:rFonts w:eastAsia="Arial Unicode MS"/>
                </w:rPr>
                <w:delText>DFDL Processing Introduction</w:delText>
              </w:r>
            </w:del>
            <w:bookmarkEnd w:id="2572"/>
            <w:del w:id="2577" w:author="mbeckerle" w:date="2013-07-24T09:43:00Z">
              <w:r w:rsidR="0068004C" w:rsidRPr="00240AC5" w:rsidDel="001E7D39">
                <w:rPr>
                  <w:rFonts w:eastAsia="Arial Unicode MS"/>
                  <w:b w:val="0"/>
                  <w:bCs w:val="0"/>
                </w:rPr>
                <w:fldChar w:fldCharType="end"/>
              </w:r>
              <w:bookmarkStart w:id="2578" w:name="_Toc362444954"/>
              <w:bookmarkStart w:id="2579" w:name="_Toc362451705"/>
              <w:bookmarkStart w:id="2580" w:name="_Toc362452254"/>
              <w:bookmarkStart w:id="2581" w:name="_Toc362453152"/>
              <w:bookmarkEnd w:id="2578"/>
              <w:bookmarkEnd w:id="2579"/>
              <w:bookmarkEnd w:id="2580"/>
              <w:bookmarkEnd w:id="2581"/>
            </w:del>
          </w:p>
          <w:p w14:paraId="51B5D086" w14:textId="28E6013B" w:rsidR="00C9289B" w:rsidRPr="00240AC5" w:rsidDel="001E7D39" w:rsidRDefault="00C9289B">
            <w:pPr>
              <w:pStyle w:val="Heading3"/>
              <w:rPr>
                <w:del w:id="2582" w:author="mbeckerle" w:date="2013-07-24T09:43:00Z"/>
                <w:rFonts w:eastAsia="Arial Unicode MS"/>
              </w:rPr>
              <w:pPrChange w:id="2583" w:author="mbeckerle" w:date="2013-07-24T16:59:00Z">
                <w:pPr/>
              </w:pPrChange>
            </w:pPr>
            <w:bookmarkStart w:id="2584" w:name="_Toc362452802"/>
            <w:del w:id="2585" w:author="mbeckerle" w:date="2013-07-24T09:43:00Z">
              <w:r w:rsidRPr="00240AC5" w:rsidDel="001E7D39">
                <w:rPr>
                  <w:rStyle w:val="TableCellCharChar"/>
                  <w:sz w:val="20"/>
                  <w:szCs w:val="20"/>
                </w:rPr>
                <w:delText>Annotation: dfdl:element, dfdl:simpleType, dfdl:sequence, dfdl:choice, dfdl:group</w:delText>
              </w:r>
              <w:bookmarkStart w:id="2586" w:name="_Toc362444955"/>
              <w:bookmarkStart w:id="2587" w:name="_Toc362451706"/>
              <w:bookmarkStart w:id="2588" w:name="_Toc362452255"/>
              <w:bookmarkStart w:id="2589" w:name="_Toc362453153"/>
              <w:bookmarkEnd w:id="2586"/>
              <w:bookmarkEnd w:id="2587"/>
              <w:bookmarkEnd w:id="2588"/>
              <w:bookmarkEnd w:id="2584"/>
              <w:bookmarkEnd w:id="2589"/>
            </w:del>
          </w:p>
        </w:tc>
        <w:bookmarkStart w:id="2590" w:name="_Toc362444956"/>
        <w:bookmarkStart w:id="2591" w:name="_Toc362451707"/>
        <w:bookmarkStart w:id="2592" w:name="_Toc362452256"/>
        <w:bookmarkStart w:id="2593" w:name="_Toc362453154"/>
        <w:bookmarkEnd w:id="2590"/>
        <w:bookmarkEnd w:id="2591"/>
        <w:bookmarkEnd w:id="2592"/>
        <w:bookmarkEnd w:id="2593"/>
      </w:tr>
    </w:tbl>
    <w:p w14:paraId="6EE061C6" w14:textId="7C8B0730" w:rsidR="009C4AEC" w:rsidRPr="005223F4" w:rsidDel="001E7D39" w:rsidRDefault="00DE5B54">
      <w:pPr>
        <w:pStyle w:val="Heading3"/>
        <w:rPr>
          <w:del w:id="2594" w:author="mbeckerle" w:date="2013-07-24T09:44:00Z"/>
        </w:rPr>
        <w:pPrChange w:id="2595" w:author="mbeckerle" w:date="2013-07-24T16:59:00Z">
          <w:pPr>
            <w:pStyle w:val="Caption"/>
          </w:pPr>
        </w:pPrChange>
      </w:pPr>
      <w:bookmarkStart w:id="2596" w:name="_Toc362452803"/>
      <w:del w:id="2597" w:author="mbeckerle" w:date="2013-07-24T09:44:00Z">
        <w:r w:rsidRPr="005223F4" w:rsidDel="001E7D39">
          <w:delText xml:space="preserve">Table </w:delText>
        </w:r>
        <w:r w:rsidR="00EB4839" w:rsidDel="001E7D39">
          <w:rPr>
            <w:b w:val="0"/>
            <w:bCs w:val="0"/>
          </w:rPr>
          <w:fldChar w:fldCharType="begin"/>
        </w:r>
        <w:r w:rsidR="00EB4839" w:rsidDel="001E7D39">
          <w:delInstrText xml:space="preserve"> SEQ Table \* ARABIC </w:delInstrText>
        </w:r>
        <w:r w:rsidR="00EB4839" w:rsidDel="001E7D39">
          <w:rPr>
            <w:b w:val="0"/>
            <w:bCs w:val="0"/>
          </w:rPr>
          <w:fldChar w:fldCharType="separate"/>
        </w:r>
        <w:r w:rsidR="007B2211" w:rsidDel="001E7D39">
          <w:rPr>
            <w:noProof/>
          </w:rPr>
          <w:delText>8</w:delText>
        </w:r>
        <w:r w:rsidR="00EB4839" w:rsidDel="001E7D39">
          <w:rPr>
            <w:b w:val="0"/>
            <w:bCs w:val="0"/>
            <w:noProof/>
          </w:rPr>
          <w:fldChar w:fldCharType="end"/>
        </w:r>
        <w:r w:rsidRPr="005223F4" w:rsidDel="001E7D39">
          <w:delText xml:space="preserve"> Component Annotation Syntax</w:delText>
        </w:r>
        <w:bookmarkStart w:id="2598" w:name="_Toc362444957"/>
        <w:bookmarkStart w:id="2599" w:name="_Toc362451708"/>
        <w:bookmarkStart w:id="2600" w:name="_Toc362452257"/>
        <w:bookmarkStart w:id="2601" w:name="_Toc362453155"/>
        <w:bookmarkEnd w:id="2598"/>
        <w:bookmarkEnd w:id="2599"/>
        <w:bookmarkEnd w:id="2600"/>
        <w:bookmarkEnd w:id="2596"/>
        <w:bookmarkEnd w:id="2601"/>
      </w:del>
    </w:p>
    <w:p w14:paraId="3113E5B0" w14:textId="056ADF83" w:rsidR="00FA2259" w:rsidRPr="005223F4" w:rsidDel="001D4C1A" w:rsidRDefault="00FA2259">
      <w:pPr>
        <w:pStyle w:val="Heading3"/>
        <w:rPr>
          <w:del w:id="2602" w:author="mbeckerle" w:date="2012-04-22T21:48:00Z"/>
        </w:rPr>
        <w:pPrChange w:id="2603" w:author="mbeckerle" w:date="2013-07-24T16:59:00Z">
          <w:pPr/>
        </w:pPrChange>
      </w:pPr>
      <w:bookmarkStart w:id="2604" w:name="_Toc322911555"/>
      <w:bookmarkStart w:id="2605" w:name="_Toc322912094"/>
      <w:bookmarkStart w:id="2606" w:name="_Toc329092944"/>
      <w:bookmarkStart w:id="2607" w:name="_Toc332701457"/>
      <w:bookmarkStart w:id="2608" w:name="_Toc332701764"/>
      <w:bookmarkStart w:id="2609" w:name="_Toc332711558"/>
      <w:bookmarkStart w:id="2610" w:name="_Toc332711866"/>
      <w:bookmarkStart w:id="2611" w:name="_Toc332712168"/>
      <w:bookmarkStart w:id="2612" w:name="_Toc332724084"/>
      <w:bookmarkStart w:id="2613" w:name="_Toc332724384"/>
      <w:bookmarkStart w:id="2614" w:name="_Toc341102680"/>
      <w:bookmarkStart w:id="2615" w:name="_Toc347241412"/>
      <w:bookmarkStart w:id="2616" w:name="_Toc347744605"/>
      <w:bookmarkStart w:id="2617" w:name="_Toc348984388"/>
      <w:bookmarkStart w:id="2618" w:name="_Toc348984693"/>
      <w:bookmarkStart w:id="2619" w:name="_Toc349037856"/>
      <w:bookmarkStart w:id="2620" w:name="_Toc349038161"/>
      <w:bookmarkStart w:id="2621" w:name="_Toc349042649"/>
      <w:bookmarkStart w:id="2622" w:name="_Toc351912640"/>
      <w:bookmarkStart w:id="2623" w:name="_Toc351914662"/>
      <w:bookmarkStart w:id="2624" w:name="_Toc351915096"/>
      <w:bookmarkStart w:id="2625" w:name="_Toc361231134"/>
      <w:bookmarkStart w:id="2626" w:name="_Toc361231660"/>
      <w:bookmarkStart w:id="2627" w:name="_Toc362444958"/>
      <w:bookmarkStart w:id="2628" w:name="_Toc362451709"/>
      <w:bookmarkStart w:id="2629" w:name="_Toc362452258"/>
      <w:bookmarkStart w:id="2630" w:name="_Toc362452804"/>
      <w:bookmarkStart w:id="2631" w:name="_Toc362453156"/>
      <w:bookmarkEnd w:id="2604"/>
      <w:bookmarkEnd w:id="2605"/>
      <w:bookmarkEnd w:id="2606"/>
      <w:bookmarkEnd w:id="2607"/>
      <w:bookmarkEnd w:id="2608"/>
      <w:bookmarkEnd w:id="2609"/>
      <w:bookmarkEnd w:id="2610"/>
      <w:bookmarkEnd w:id="2611"/>
      <w:bookmarkEnd w:id="2612"/>
      <w:bookmarkEnd w:id="2613"/>
      <w:bookmarkEnd w:id="2614"/>
      <w:bookmarkEnd w:id="2615"/>
      <w:bookmarkEnd w:id="2616"/>
      <w:bookmarkEnd w:id="2617"/>
      <w:bookmarkEnd w:id="2618"/>
      <w:bookmarkEnd w:id="2619"/>
      <w:bookmarkEnd w:id="2620"/>
      <w:bookmarkEnd w:id="2621"/>
      <w:bookmarkEnd w:id="2622"/>
      <w:bookmarkEnd w:id="2623"/>
      <w:bookmarkEnd w:id="2624"/>
      <w:bookmarkEnd w:id="2625"/>
      <w:bookmarkEnd w:id="2626"/>
      <w:bookmarkEnd w:id="2627"/>
      <w:bookmarkEnd w:id="2628"/>
      <w:bookmarkEnd w:id="2629"/>
      <w:bookmarkEnd w:id="2630"/>
      <w:bookmarkEnd w:id="2631"/>
    </w:p>
    <w:p w14:paraId="635F550C" w14:textId="77777777" w:rsidR="00A4367F" w:rsidRPr="005223F4" w:rsidRDefault="00A4367F" w:rsidP="0031368F">
      <w:pPr>
        <w:pStyle w:val="Heading3"/>
      </w:pPr>
      <w:bookmarkStart w:id="2632" w:name="_Ref215571879"/>
      <w:bookmarkStart w:id="2633" w:name="_Toc243112769"/>
      <w:bookmarkStart w:id="2634" w:name="_Toc349042650"/>
      <w:bookmarkStart w:id="2635" w:name="_Toc362453157"/>
      <w:bookmarkStart w:id="2636" w:name="_Toc112836556"/>
      <w:bookmarkStart w:id="2637" w:name="_Toc112826278"/>
      <w:bookmarkStart w:id="2638" w:name="_Toc113075256"/>
      <w:bookmarkStart w:id="2639" w:name="_Toc177399038"/>
      <w:bookmarkStart w:id="2640" w:name="_Toc175057325"/>
      <w:bookmarkStart w:id="2641" w:name="_Toc199516251"/>
      <w:bookmarkStart w:id="2642" w:name="_Toc194983928"/>
      <w:r w:rsidRPr="005223F4">
        <w:t>Ref Property</w:t>
      </w:r>
      <w:bookmarkEnd w:id="2632"/>
      <w:bookmarkEnd w:id="2633"/>
      <w:bookmarkEnd w:id="2634"/>
      <w:bookmarkEnd w:id="2635"/>
    </w:p>
    <w:p w14:paraId="5B4E8B78" w14:textId="108CCC58" w:rsidR="00A4367F" w:rsidRPr="005223F4" w:rsidRDefault="00A4367F" w:rsidP="00202B4C">
      <w:pPr>
        <w:pStyle w:val="nobreak"/>
      </w:pPr>
      <w:r w:rsidRPr="005223F4">
        <w:t xml:space="preserve">A named, reusable, </w:t>
      </w:r>
      <w:r w:rsidR="00202B4C" w:rsidRPr="005223F4">
        <w:t>dfdl:defineF</w:t>
      </w:r>
      <w:r w:rsidRPr="005223F4">
        <w:t xml:space="preserve">ormat definition is used by referring to its name from a format annotation using the 'ref' </w:t>
      </w:r>
      <w:del w:id="2643" w:author="mbeckerle" w:date="2013-07-11T18:32:00Z">
        <w:r w:rsidRPr="005223F4" w:rsidDel="006E5B0C">
          <w:delText>attribute</w:delText>
        </w:r>
      </w:del>
      <w:ins w:id="2644" w:author="mbeckerle" w:date="2013-07-11T18:32:00Z">
        <w:r w:rsidR="006E5B0C">
          <w:t>property</w:t>
        </w:r>
      </w:ins>
      <w:r w:rsidRPr="005223F4">
        <w:t>. For example:</w:t>
      </w:r>
    </w:p>
    <w:p w14:paraId="6F4959D3" w14:textId="1D1E995F" w:rsidR="00A4367F" w:rsidRPr="005223F4" w:rsidDel="00F92149" w:rsidRDefault="00A4367F" w:rsidP="00A4367F">
      <w:pPr>
        <w:pStyle w:val="CodeBlock"/>
        <w:rPr>
          <w:del w:id="2645" w:author="mbeckerle" w:date="2012-04-22T21:48:00Z"/>
          <w:rStyle w:val="CodeCharacter"/>
          <w:b/>
        </w:rPr>
      </w:pPr>
    </w:p>
    <w:p w14:paraId="6C07EEAF" w14:textId="77777777" w:rsidR="00A4367F" w:rsidRPr="005223F4" w:rsidRDefault="00A4367F" w:rsidP="00F23058">
      <w:pPr>
        <w:pStyle w:val="CodeBlock"/>
        <w:rPr>
          <w:rStyle w:val="CodeCharacter"/>
          <w:b/>
        </w:rPr>
      </w:pPr>
      <w:r w:rsidRPr="005223F4">
        <w:rPr>
          <w:rStyle w:val="CodeCharacter"/>
          <w:b/>
        </w:rPr>
        <w:t>&lt;dfdl:</w:t>
      </w:r>
      <w:r w:rsidR="00F23058" w:rsidRPr="005223F4">
        <w:rPr>
          <w:rStyle w:val="CodeCharacter"/>
          <w:b/>
        </w:rPr>
        <w:t xml:space="preserve">element </w:t>
      </w:r>
      <w:r w:rsidRPr="005223F4">
        <w:rPr>
          <w:rStyle w:val="CodeCharacter"/>
          <w:b/>
        </w:rPr>
        <w:t>ref=”</w:t>
      </w:r>
      <w:r w:rsidRPr="005223F4">
        <w:rPr>
          <w:rStyle w:val="CodeCharacter"/>
          <w:b/>
          <w:i/>
        </w:rPr>
        <w:t>reusableDef"</w:t>
      </w:r>
      <w:r w:rsidRPr="005223F4">
        <w:rPr>
          <w:rStyle w:val="CodeCharacter"/>
          <w:b/>
        </w:rPr>
        <w:t xml:space="preserve"> encoding="ebcdic-cp-us" /&gt;</w:t>
      </w:r>
    </w:p>
    <w:p w14:paraId="075C934F" w14:textId="39EE97F2" w:rsidR="00A4367F" w:rsidRPr="005223F4" w:rsidDel="00F92149" w:rsidRDefault="00A4367F" w:rsidP="00A4367F">
      <w:pPr>
        <w:rPr>
          <w:del w:id="2646" w:author="mbeckerle" w:date="2012-04-22T21:48:00Z"/>
        </w:rPr>
      </w:pPr>
    </w:p>
    <w:p w14:paraId="058BE830" w14:textId="77777777" w:rsidR="00A4367F" w:rsidRPr="005223F4" w:rsidRDefault="00A4367F" w:rsidP="00202B4C">
      <w:pPr>
        <w:pStyle w:val="nobreak"/>
      </w:pPr>
      <w:r w:rsidRPr="005223F4">
        <w:t xml:space="preserve">The behavior of this </w:t>
      </w:r>
      <w:r w:rsidR="00202B4C" w:rsidRPr="005223F4">
        <w:t>dfdl:defineF</w:t>
      </w:r>
      <w:r w:rsidRPr="005223F4">
        <w:t>ormat definition is as if all representation properties defined by the named</w:t>
      </w:r>
      <w:r w:rsidR="00C9289B">
        <w:t xml:space="preserve"> dfdl:defineFormat</w:t>
      </w:r>
      <w:r w:rsidRPr="005223F4">
        <w:t xml:space="preserve"> definition were instead written directly on this format annotation; however, these are </w:t>
      </w:r>
      <w:r w:rsidR="005D3FB2" w:rsidRPr="005223F4">
        <w:t>superseded</w:t>
      </w:r>
      <w:r w:rsidRPr="005223F4">
        <w:t xml:space="preserve"> by any representation properties that are defined here such as the encoding property in the example above.</w:t>
      </w:r>
    </w:p>
    <w:p w14:paraId="63572C89" w14:textId="1147EEDE" w:rsidR="00E94C23" w:rsidRPr="005223F4" w:rsidDel="00F92149" w:rsidRDefault="00E94C23">
      <w:pPr>
        <w:pStyle w:val="Heading3"/>
        <w:rPr>
          <w:del w:id="2647" w:author="mbeckerle" w:date="2012-04-22T21:48:00Z"/>
        </w:rPr>
        <w:pPrChange w:id="2648" w:author="mbeckerle" w:date="2013-07-24T16:59:00Z">
          <w:pPr/>
        </w:pPrChange>
      </w:pPr>
      <w:bookmarkStart w:id="2649" w:name="_Toc322911557"/>
      <w:bookmarkStart w:id="2650" w:name="_Toc322912096"/>
      <w:bookmarkStart w:id="2651" w:name="_Toc329092946"/>
      <w:bookmarkStart w:id="2652" w:name="_Toc332701459"/>
      <w:bookmarkStart w:id="2653" w:name="_Toc332701766"/>
      <w:bookmarkStart w:id="2654" w:name="_Toc332711560"/>
      <w:bookmarkStart w:id="2655" w:name="_Toc332711868"/>
      <w:bookmarkStart w:id="2656" w:name="_Toc332712170"/>
      <w:bookmarkStart w:id="2657" w:name="_Toc332724086"/>
      <w:bookmarkStart w:id="2658" w:name="_Toc332724386"/>
      <w:bookmarkStart w:id="2659" w:name="_Toc341102682"/>
      <w:bookmarkStart w:id="2660" w:name="_Toc347241414"/>
      <w:bookmarkStart w:id="2661" w:name="_Toc347744607"/>
      <w:bookmarkStart w:id="2662" w:name="_Toc348984390"/>
      <w:bookmarkStart w:id="2663" w:name="_Toc348984695"/>
      <w:bookmarkStart w:id="2664" w:name="_Toc349037858"/>
      <w:bookmarkStart w:id="2665" w:name="_Toc349038163"/>
      <w:bookmarkStart w:id="2666" w:name="_Toc349042651"/>
      <w:bookmarkStart w:id="2667" w:name="_Toc351912642"/>
      <w:bookmarkStart w:id="2668" w:name="_Toc351914664"/>
      <w:bookmarkStart w:id="2669" w:name="_Toc351915098"/>
      <w:bookmarkStart w:id="2670" w:name="_Toc361231136"/>
      <w:bookmarkStart w:id="2671" w:name="_Toc361231662"/>
      <w:bookmarkStart w:id="2672" w:name="_Toc362444960"/>
      <w:bookmarkStart w:id="2673" w:name="_Toc362451711"/>
      <w:bookmarkStart w:id="2674" w:name="_Toc362452260"/>
      <w:bookmarkStart w:id="2675" w:name="_Toc362452806"/>
      <w:bookmarkStart w:id="2676" w:name="_Toc362453158"/>
      <w:bookmarkEnd w:id="2649"/>
      <w:bookmarkEnd w:id="2650"/>
      <w:bookmarkEnd w:id="2651"/>
      <w:bookmarkEnd w:id="2652"/>
      <w:bookmarkEnd w:id="2653"/>
      <w:bookmarkEnd w:id="2654"/>
      <w:bookmarkEnd w:id="2655"/>
      <w:bookmarkEnd w:id="2656"/>
      <w:bookmarkEnd w:id="2657"/>
      <w:bookmarkEnd w:id="2658"/>
      <w:bookmarkEnd w:id="2659"/>
      <w:bookmarkEnd w:id="2660"/>
      <w:bookmarkEnd w:id="2661"/>
      <w:bookmarkEnd w:id="2662"/>
      <w:bookmarkEnd w:id="2663"/>
      <w:bookmarkEnd w:id="2664"/>
      <w:bookmarkEnd w:id="2665"/>
      <w:bookmarkEnd w:id="2666"/>
      <w:bookmarkEnd w:id="2667"/>
      <w:bookmarkEnd w:id="2668"/>
      <w:bookmarkEnd w:id="2669"/>
      <w:bookmarkEnd w:id="2670"/>
      <w:bookmarkEnd w:id="2671"/>
      <w:bookmarkEnd w:id="2672"/>
      <w:bookmarkEnd w:id="2673"/>
      <w:bookmarkEnd w:id="2674"/>
      <w:bookmarkEnd w:id="2675"/>
      <w:bookmarkEnd w:id="2676"/>
    </w:p>
    <w:p w14:paraId="22547F54" w14:textId="77777777" w:rsidR="00A4367F" w:rsidRPr="005223F4" w:rsidRDefault="00A4367F" w:rsidP="0031368F">
      <w:pPr>
        <w:pStyle w:val="Heading3"/>
      </w:pPr>
      <w:bookmarkStart w:id="2677" w:name="_Toc243112771"/>
      <w:bookmarkStart w:id="2678" w:name="_Toc349042652"/>
      <w:bookmarkStart w:id="2679" w:name="_Toc362453159"/>
      <w:r w:rsidRPr="005223F4">
        <w:t>Property Binding Syntax</w:t>
      </w:r>
      <w:bookmarkEnd w:id="2677"/>
      <w:bookmarkEnd w:id="2678"/>
      <w:bookmarkEnd w:id="2679"/>
    </w:p>
    <w:p w14:paraId="1EA58126" w14:textId="77777777" w:rsidR="00A4367F" w:rsidRPr="005223F4" w:rsidRDefault="00A4367F" w:rsidP="00CB73BC">
      <w:pPr>
        <w:pStyle w:val="nobreak"/>
      </w:pPr>
      <w:r w:rsidRPr="005223F4">
        <w:t xml:space="preserve">The format properties may be specified in one of three </w:t>
      </w:r>
      <w:r w:rsidR="00FB4D24" w:rsidRPr="005223F4">
        <w:t>forms</w:t>
      </w:r>
      <w:r w:rsidR="00042FA0" w:rsidRPr="005223F4">
        <w:t>:</w:t>
      </w:r>
    </w:p>
    <w:p w14:paraId="4E585B28" w14:textId="77777777" w:rsidR="00A4367F" w:rsidRPr="005223F4" w:rsidRDefault="00A4367F" w:rsidP="00A4367F">
      <w:pPr>
        <w:numPr>
          <w:ilvl w:val="0"/>
          <w:numId w:val="43"/>
        </w:numPr>
      </w:pPr>
      <w:r w:rsidRPr="005223F4">
        <w:t>Attribute form</w:t>
      </w:r>
    </w:p>
    <w:p w14:paraId="2EADEAE5" w14:textId="77777777" w:rsidR="00A4367F" w:rsidRPr="005223F4" w:rsidRDefault="00A4367F" w:rsidP="00A4367F">
      <w:pPr>
        <w:numPr>
          <w:ilvl w:val="0"/>
          <w:numId w:val="43"/>
        </w:numPr>
      </w:pPr>
      <w:r w:rsidRPr="005223F4">
        <w:t>Element form</w:t>
      </w:r>
    </w:p>
    <w:p w14:paraId="6119131B" w14:textId="1716511C" w:rsidR="00A4367F" w:rsidRPr="005223F4" w:rsidRDefault="00A4367F" w:rsidP="00A4367F">
      <w:pPr>
        <w:numPr>
          <w:ilvl w:val="0"/>
          <w:numId w:val="43"/>
        </w:numPr>
      </w:pPr>
      <w:r w:rsidRPr="005223F4">
        <w:t>Short form</w:t>
      </w:r>
      <w:del w:id="2680" w:author="mbeckerle" w:date="2012-04-22T21:48:00Z">
        <w:r w:rsidRPr="005223F4" w:rsidDel="00F92149">
          <w:br/>
        </w:r>
      </w:del>
    </w:p>
    <w:p w14:paraId="19FECA54" w14:textId="77777777" w:rsidR="00510370" w:rsidRPr="005223F4" w:rsidRDefault="00510370" w:rsidP="00CF776E">
      <w:r w:rsidRPr="005223F4">
        <w:t xml:space="preserve">A DFDL property may be specified using any </w:t>
      </w:r>
      <w:r w:rsidR="00CF776E" w:rsidRPr="005223F4">
        <w:t xml:space="preserve">form </w:t>
      </w:r>
      <w:r w:rsidRPr="005223F4">
        <w:t>with the following exceptions</w:t>
      </w:r>
    </w:p>
    <w:p w14:paraId="5EA4B1FC" w14:textId="77777777" w:rsidR="00510370" w:rsidRPr="005223F4" w:rsidRDefault="00115DA7" w:rsidP="00115DA7">
      <w:pPr>
        <w:numPr>
          <w:ilvl w:val="0"/>
          <w:numId w:val="97"/>
        </w:numPr>
      </w:pPr>
      <w:r w:rsidRPr="005223F4">
        <w:t>T</w:t>
      </w:r>
      <w:r w:rsidR="00510370" w:rsidRPr="005223F4">
        <w:t>he ref property may be specified in attribute or short form</w:t>
      </w:r>
    </w:p>
    <w:p w14:paraId="6F4CF699" w14:textId="77777777" w:rsidR="00510370" w:rsidRPr="005223F4" w:rsidRDefault="00115DA7" w:rsidP="00115DA7">
      <w:pPr>
        <w:numPr>
          <w:ilvl w:val="0"/>
          <w:numId w:val="97"/>
        </w:numPr>
      </w:pPr>
      <w:r w:rsidRPr="005223F4">
        <w:t>T</w:t>
      </w:r>
      <w:r w:rsidR="00510370" w:rsidRPr="005223F4">
        <w:t>he escapeSchemeRef property may be specified in attribute or short form</w:t>
      </w:r>
    </w:p>
    <w:p w14:paraId="769D348E" w14:textId="77777777" w:rsidR="001D0F72" w:rsidRPr="005223F4" w:rsidRDefault="001D0F72" w:rsidP="001D0F72">
      <w:pPr>
        <w:numPr>
          <w:ilvl w:val="0"/>
          <w:numId w:val="97"/>
        </w:numPr>
      </w:pPr>
      <w:r w:rsidRPr="005223F4">
        <w:t xml:space="preserve">The </w:t>
      </w:r>
      <w:r w:rsidRPr="005223F4">
        <w:rPr>
          <w:rFonts w:ascii="Helv" w:eastAsia="MS Mincho" w:hAnsi="Helv" w:cs="Helv"/>
          <w:color w:val="000000"/>
          <w:lang w:eastAsia="ja-JP"/>
        </w:rPr>
        <w:t xml:space="preserve">hiddenGroupRef  </w:t>
      </w:r>
      <w:r w:rsidRPr="005223F4">
        <w:t>property may be specified in attribute or short form</w:t>
      </w:r>
    </w:p>
    <w:p w14:paraId="07F617DC" w14:textId="77777777" w:rsidR="001D0F72" w:rsidRDefault="001D0F72" w:rsidP="001D0F72">
      <w:pPr>
        <w:numPr>
          <w:ilvl w:val="0"/>
          <w:numId w:val="97"/>
        </w:numPr>
        <w:rPr>
          <w:ins w:id="2681" w:author="mbeckerle" w:date="2012-03-24T17:35:00Z"/>
        </w:rPr>
      </w:pPr>
      <w:r w:rsidRPr="005223F4">
        <w:t xml:space="preserve">The </w:t>
      </w:r>
      <w:r w:rsidRPr="005223F4">
        <w:rPr>
          <w:rFonts w:ascii="Helv" w:eastAsia="MS Mincho" w:hAnsi="Helv" w:cs="Helv"/>
          <w:color w:val="000000"/>
          <w:lang w:eastAsia="ja-JP"/>
        </w:rPr>
        <w:t>prefixLengthType</w:t>
      </w:r>
      <w:r w:rsidRPr="005223F4">
        <w:t xml:space="preserve"> property may be specified in attribute or short form</w:t>
      </w:r>
    </w:p>
    <w:p w14:paraId="06FE1889" w14:textId="2C4AF3E1" w:rsidR="00CB6821" w:rsidRPr="005223F4" w:rsidRDefault="00CB6821" w:rsidP="001D0F72">
      <w:pPr>
        <w:numPr>
          <w:ilvl w:val="0"/>
          <w:numId w:val="97"/>
        </w:numPr>
      </w:pPr>
      <w:ins w:id="2682" w:author="mbeckerle" w:date="2012-03-24T17:35:00Z">
        <w:r>
          <w:t xml:space="preserve">Short form is not allowed on the xs:schema element. </w:t>
        </w:r>
      </w:ins>
    </w:p>
    <w:p w14:paraId="5CFFE96E" w14:textId="7DFAE08E" w:rsidR="00510370" w:rsidRPr="005223F4" w:rsidDel="00F92149" w:rsidRDefault="00510370" w:rsidP="00510370">
      <w:pPr>
        <w:rPr>
          <w:del w:id="2683" w:author="mbeckerle" w:date="2012-04-22T21:48:00Z"/>
        </w:rPr>
      </w:pPr>
    </w:p>
    <w:p w14:paraId="60AAFA80" w14:textId="0416A242" w:rsidR="00510370" w:rsidRPr="005223F4" w:rsidRDefault="00510370" w:rsidP="005964DB">
      <w:r w:rsidRPr="005223F4">
        <w:t xml:space="preserve">It is a schema definition error if the same property is </w:t>
      </w:r>
      <w:r w:rsidR="005964DB" w:rsidRPr="005223F4">
        <w:t xml:space="preserve">specified in </w:t>
      </w:r>
      <w:r w:rsidR="00115DA7" w:rsidRPr="005223F4">
        <w:t xml:space="preserve">more than one form </w:t>
      </w:r>
      <w:ins w:id="2684" w:author="mbeckerle" w:date="2013-01-28T11:06:00Z">
        <w:r w:rsidR="000407B5">
          <w:t xml:space="preserve">in the resolved set of annotations for </w:t>
        </w:r>
      </w:ins>
      <w:del w:id="2685" w:author="mbeckerle" w:date="2013-01-28T11:06:00Z">
        <w:r w:rsidR="00115DA7" w:rsidRPr="005223F4" w:rsidDel="000407B5">
          <w:delText>at the same</w:delText>
        </w:r>
      </w:del>
      <w:ins w:id="2686" w:author="mbeckerle" w:date="2013-01-28T11:06:00Z">
        <w:r w:rsidR="000407B5">
          <w:t>an</w:t>
        </w:r>
      </w:ins>
      <w:r w:rsidR="00115DA7" w:rsidRPr="005223F4">
        <w:t xml:space="preserve"> annotation point</w:t>
      </w:r>
      <w:r w:rsidRPr="005223F4">
        <w:t>.</w:t>
      </w:r>
    </w:p>
    <w:p w14:paraId="1A58DCAA" w14:textId="77777777" w:rsidR="002F1EBE" w:rsidRPr="005223F4" w:rsidRDefault="002F1EBE" w:rsidP="00A4367F">
      <w:pPr>
        <w:pStyle w:val="Heading4"/>
      </w:pPr>
      <w:r w:rsidRPr="005223F4">
        <w:t xml:space="preserve">Property </w:t>
      </w:r>
      <w:bookmarkEnd w:id="2636"/>
      <w:bookmarkEnd w:id="2637"/>
      <w:bookmarkEnd w:id="2638"/>
      <w:r w:rsidRPr="005223F4">
        <w:t>Binding</w:t>
      </w:r>
      <w:r w:rsidR="005E3248" w:rsidRPr="005223F4">
        <w:t xml:space="preserve"> Syntax</w:t>
      </w:r>
      <w:r w:rsidR="0048266D" w:rsidRPr="005223F4">
        <w:t>: Attribute Form</w:t>
      </w:r>
      <w:bookmarkEnd w:id="2639"/>
      <w:bookmarkEnd w:id="2640"/>
      <w:bookmarkEnd w:id="2641"/>
      <w:bookmarkEnd w:id="2642"/>
    </w:p>
    <w:p w14:paraId="5E162944" w14:textId="77777777" w:rsidR="002F1EBE" w:rsidRPr="005223F4" w:rsidRDefault="002F1EBE" w:rsidP="00CB73BC">
      <w:pPr>
        <w:pStyle w:val="nobreak"/>
      </w:pPr>
      <w:r w:rsidRPr="005223F4">
        <w:t>Within the format annotation elements are bindings for properties of the form:</w:t>
      </w:r>
    </w:p>
    <w:p w14:paraId="133A08CC" w14:textId="00B46723" w:rsidR="002F1EBE" w:rsidRPr="005223F4" w:rsidRDefault="002F1EBE" w:rsidP="002F1EBE">
      <w:pPr>
        <w:pStyle w:val="Code"/>
        <w:rPr>
          <w:rStyle w:val="CodeCharacter"/>
        </w:rPr>
      </w:pPr>
      <w:r w:rsidRPr="005223F4">
        <w:rPr>
          <w:rStyle w:val="CodeCharacter"/>
        </w:rPr>
        <w:t xml:space="preserve"> </w:t>
      </w:r>
      <w:r w:rsidRPr="005223F4">
        <w:rPr>
          <w:rStyle w:val="CodeCharacter"/>
          <w:rFonts w:ascii="Arial" w:hAnsi="Arial" w:cs="Arial"/>
          <w:i/>
        </w:rPr>
        <w:t>Property</w:t>
      </w:r>
      <w:r w:rsidRPr="005223F4">
        <w:rPr>
          <w:rStyle w:val="CodeCharacter"/>
        </w:rPr>
        <w:t>=</w:t>
      </w:r>
      <w:r w:rsidR="00CC2406" w:rsidRPr="005223F4">
        <w:rPr>
          <w:rStyle w:val="CodeCharacter"/>
        </w:rPr>
        <w:t>'</w:t>
      </w:r>
      <w:r w:rsidRPr="005223F4">
        <w:rPr>
          <w:rStyle w:val="CodeCharacter"/>
          <w:rFonts w:ascii="Arial" w:hAnsi="Arial" w:cs="Arial"/>
          <w:i/>
        </w:rPr>
        <w:t>Value</w:t>
      </w:r>
      <w:del w:id="2687" w:author="Steve Hanson" w:date="2012-08-06T12:06:00Z">
        <w:r w:rsidR="00CC2406" w:rsidRPr="005223F4" w:rsidDel="00115A5F">
          <w:rPr>
            <w:rStyle w:val="CodeCharacter"/>
            <w:rFonts w:ascii="Arial" w:hAnsi="Arial" w:cs="Arial"/>
            <w:i/>
          </w:rPr>
          <w:delText>'</w:delText>
        </w:r>
      </w:del>
      <w:ins w:id="2688" w:author="Steve Hanson" w:date="2012-08-06T12:07:00Z">
        <w:r w:rsidR="00115A5F" w:rsidRPr="005223F4">
          <w:rPr>
            <w:rStyle w:val="CodeCharacter"/>
          </w:rPr>
          <w:t>'</w:t>
        </w:r>
      </w:ins>
      <w:r w:rsidRPr="005223F4">
        <w:rPr>
          <w:rStyle w:val="CodeCharacter"/>
        </w:rPr>
        <w:t xml:space="preserve"> </w:t>
      </w:r>
    </w:p>
    <w:p w14:paraId="34702D96" w14:textId="1C85B008" w:rsidR="002F1EBE" w:rsidRPr="005223F4" w:rsidDel="00F92149" w:rsidRDefault="002F1EBE" w:rsidP="002F1EBE">
      <w:pPr>
        <w:pStyle w:val="Code"/>
        <w:rPr>
          <w:del w:id="2689" w:author="mbeckerle" w:date="2012-04-22T21:49:00Z"/>
          <w:rStyle w:val="CodeCharacter"/>
        </w:rPr>
      </w:pPr>
    </w:p>
    <w:p w14:paraId="4E91A52A" w14:textId="77777777" w:rsidR="002F1EBE" w:rsidRPr="005223F4" w:rsidRDefault="002F1EBE" w:rsidP="002F1EBE">
      <w:r w:rsidRPr="005223F4">
        <w:t>For example:</w:t>
      </w:r>
    </w:p>
    <w:p w14:paraId="447A15A6" w14:textId="77777777" w:rsidR="00FB4D24" w:rsidRPr="005223F4" w:rsidRDefault="00FB4D24" w:rsidP="00A8261D">
      <w:pPr>
        <w:pStyle w:val="XMLExcerpt"/>
        <w:rPr>
          <w:rStyle w:val="CodeCharacter"/>
          <w:sz w:val="20"/>
          <w:lang w:val="en-US"/>
        </w:rPr>
      </w:pPr>
      <w:r w:rsidRPr="005223F4">
        <w:rPr>
          <w:rStyle w:val="CodeCharacter"/>
          <w:sz w:val="20"/>
          <w:lang w:val="en-US"/>
        </w:rPr>
        <w:t xml:space="preserve">  &lt;xs:annotation&gt;</w:t>
      </w:r>
    </w:p>
    <w:p w14:paraId="1A9D4F88" w14:textId="77777777" w:rsidR="00FB4D24" w:rsidRPr="005223F4" w:rsidRDefault="00FB4D24" w:rsidP="00A8261D">
      <w:pPr>
        <w:pStyle w:val="XMLExcerpt"/>
        <w:rPr>
          <w:rStyle w:val="CodeCharacter"/>
          <w:sz w:val="20"/>
          <w:lang w:val="en-US"/>
        </w:rPr>
      </w:pPr>
      <w:r w:rsidRPr="005223F4">
        <w:rPr>
          <w:rStyle w:val="CodeCharacter"/>
          <w:sz w:val="20"/>
          <w:lang w:val="en-US"/>
        </w:rPr>
        <w:t xml:space="preserve">    &lt;xs:appinfo source=”http://www.ogf.org/dfdl/”&gt;</w:t>
      </w:r>
    </w:p>
    <w:p w14:paraId="2000E029" w14:textId="77777777" w:rsidR="00FB4D24" w:rsidRPr="005223F4" w:rsidDel="0098329B" w:rsidRDefault="00FB4D24" w:rsidP="00A8261D">
      <w:pPr>
        <w:pStyle w:val="XMLExcerpt"/>
        <w:rPr>
          <w:del w:id="2690" w:author="Steve Hanson" w:date="2012-02-23T11:29:00Z"/>
          <w:rStyle w:val="CodeCharacter"/>
          <w:sz w:val="20"/>
          <w:lang w:val="en-US"/>
        </w:rPr>
      </w:pPr>
      <w:r w:rsidRPr="005223F4">
        <w:rPr>
          <w:rStyle w:val="CodeCharacter"/>
          <w:sz w:val="20"/>
          <w:lang w:val="en-US"/>
        </w:rPr>
        <w:t xml:space="preserve">      </w:t>
      </w:r>
      <w:del w:id="2691" w:author="Steve Hanson" w:date="2012-02-23T11:29:00Z">
        <w:r w:rsidRPr="005223F4" w:rsidDel="0098329B">
          <w:rPr>
            <w:rStyle w:val="CodeCharacter"/>
            <w:sz w:val="20"/>
            <w:lang w:val="en-US"/>
          </w:rPr>
          <w:delText xml:space="preserve">  </w:delText>
        </w:r>
      </w:del>
      <w:r w:rsidRPr="005223F4">
        <w:rPr>
          <w:rStyle w:val="CodeCharacter"/>
          <w:sz w:val="20"/>
          <w:lang w:val="en-US"/>
        </w:rPr>
        <w:t>&lt;dfdl:format</w:t>
      </w:r>
      <w:ins w:id="2692" w:author="Steve Hanson" w:date="2012-02-23T11:29:00Z">
        <w:r w:rsidR="0098329B">
          <w:rPr>
            <w:rStyle w:val="CodeCharacter"/>
            <w:sz w:val="20"/>
            <w:lang w:val="en-US"/>
          </w:rPr>
          <w:t xml:space="preserve"> </w:t>
        </w:r>
      </w:ins>
    </w:p>
    <w:p w14:paraId="5CA450DF" w14:textId="77777777" w:rsidR="00FB4D24" w:rsidRPr="005223F4" w:rsidDel="0098329B" w:rsidRDefault="00FB4D24" w:rsidP="00A8261D">
      <w:pPr>
        <w:pStyle w:val="XMLExcerpt"/>
        <w:rPr>
          <w:del w:id="2693" w:author="Steve Hanson" w:date="2012-02-23T11:29:00Z"/>
          <w:rStyle w:val="CodeCharacter"/>
          <w:sz w:val="20"/>
          <w:lang w:val="en-US"/>
        </w:rPr>
      </w:pPr>
      <w:del w:id="2694" w:author="Steve Hanson" w:date="2012-02-23T11:29:00Z">
        <w:r w:rsidRPr="005223F4" w:rsidDel="0098329B">
          <w:rPr>
            <w:rStyle w:val="CodeCharacter"/>
            <w:sz w:val="20"/>
            <w:lang w:val="en-US"/>
          </w:rPr>
          <w:delText xml:space="preserve">          </w:delText>
        </w:r>
      </w:del>
      <w:r w:rsidRPr="005223F4">
        <w:rPr>
          <w:rStyle w:val="CodeCharacter"/>
          <w:sz w:val="20"/>
          <w:lang w:val="en-US"/>
        </w:rPr>
        <w:t>encoding=”utf-8</w:t>
      </w:r>
      <w:r w:rsidR="00523B36" w:rsidRPr="005223F4">
        <w:rPr>
          <w:rStyle w:val="CodeCharacter"/>
          <w:sz w:val="20"/>
          <w:lang w:val="en-US"/>
        </w:rPr>
        <w:t>”</w:t>
      </w:r>
      <w:ins w:id="2695" w:author="Steve Hanson" w:date="2012-02-23T11:29:00Z">
        <w:r w:rsidR="0098329B">
          <w:rPr>
            <w:rStyle w:val="CodeCharacter"/>
            <w:sz w:val="20"/>
            <w:lang w:val="en-US"/>
          </w:rPr>
          <w:t xml:space="preserve"> </w:t>
        </w:r>
      </w:ins>
    </w:p>
    <w:p w14:paraId="26BF5BE5" w14:textId="77777777" w:rsidR="00FB4D24" w:rsidRPr="005223F4" w:rsidDel="0098329B" w:rsidRDefault="00FB4D24" w:rsidP="00D7188B">
      <w:pPr>
        <w:pStyle w:val="XMLExcerpt"/>
        <w:rPr>
          <w:del w:id="2696" w:author="Steve Hanson" w:date="2012-02-23T11:29:00Z"/>
          <w:rStyle w:val="CodeCharacter"/>
          <w:sz w:val="20"/>
          <w:lang w:val="en-US"/>
        </w:rPr>
      </w:pPr>
      <w:del w:id="2697" w:author="Steve Hanson" w:date="2012-02-23T11:29:00Z">
        <w:r w:rsidRPr="005223F4" w:rsidDel="0098329B">
          <w:rPr>
            <w:rStyle w:val="CodeCharacter"/>
            <w:sz w:val="20"/>
            <w:lang w:val="en-US"/>
          </w:rPr>
          <w:delText xml:space="preserve">          </w:delText>
        </w:r>
      </w:del>
      <w:r w:rsidRPr="005223F4">
        <w:rPr>
          <w:rStyle w:val="CodeCharacter"/>
          <w:sz w:val="20"/>
          <w:lang w:val="en-US"/>
        </w:rPr>
        <w:t>separator=”</w:t>
      </w:r>
      <w:r w:rsidR="00D7188B" w:rsidRPr="005223F4">
        <w:rPr>
          <w:rStyle w:val="CodeCharacter"/>
          <w:sz w:val="20"/>
          <w:lang w:val="en-US"/>
        </w:rPr>
        <w:t>%NL;</w:t>
      </w:r>
      <w:r w:rsidRPr="005223F4">
        <w:rPr>
          <w:rStyle w:val="CodeCharacter"/>
          <w:sz w:val="20"/>
          <w:lang w:val="en-US"/>
        </w:rPr>
        <w:t>”</w:t>
      </w:r>
    </w:p>
    <w:p w14:paraId="163534B7" w14:textId="77777777" w:rsidR="00523B36" w:rsidRPr="005223F4" w:rsidRDefault="00523B36" w:rsidP="00A8261D">
      <w:pPr>
        <w:pStyle w:val="XMLExcerpt"/>
        <w:rPr>
          <w:lang w:val="en-US"/>
        </w:rPr>
      </w:pPr>
      <w:del w:id="2698" w:author="Steve Hanson" w:date="2012-02-23T11:29:00Z">
        <w:r w:rsidRPr="005223F4" w:rsidDel="0098329B">
          <w:rPr>
            <w:lang w:val="en-US"/>
          </w:rPr>
          <w:delText xml:space="preserve">                     </w:delText>
        </w:r>
      </w:del>
      <w:r w:rsidRPr="005223F4">
        <w:rPr>
          <w:lang w:val="en-US"/>
        </w:rPr>
        <w:t>/&gt;</w:t>
      </w:r>
    </w:p>
    <w:p w14:paraId="1233FFC3" w14:textId="77777777" w:rsidR="00FB4D24" w:rsidRPr="005223F4" w:rsidRDefault="00FB4D24" w:rsidP="00A8261D">
      <w:pPr>
        <w:pStyle w:val="XMLExcerpt"/>
        <w:rPr>
          <w:rStyle w:val="CodeCharacter"/>
          <w:sz w:val="20"/>
          <w:lang w:val="en-US"/>
        </w:rPr>
      </w:pPr>
      <w:del w:id="2699" w:author="Steve Hanson" w:date="2012-02-23T11:29:00Z">
        <w:r w:rsidRPr="005223F4" w:rsidDel="0098329B">
          <w:rPr>
            <w:rStyle w:val="CodeCharacter"/>
            <w:sz w:val="20"/>
            <w:lang w:val="en-US"/>
          </w:rPr>
          <w:delText xml:space="preserve">  </w:delText>
        </w:r>
      </w:del>
      <w:r w:rsidRPr="005223F4">
        <w:rPr>
          <w:rStyle w:val="CodeCharacter"/>
          <w:sz w:val="20"/>
          <w:lang w:val="en-US"/>
        </w:rPr>
        <w:t xml:space="preserve">  &lt;/xs:appinfo&gt;</w:t>
      </w:r>
    </w:p>
    <w:p w14:paraId="6FE7A6EA" w14:textId="77777777" w:rsidR="00FB4D24" w:rsidRPr="005223F4" w:rsidRDefault="00FB4D24" w:rsidP="00A8261D">
      <w:pPr>
        <w:pStyle w:val="XMLExcerpt"/>
        <w:rPr>
          <w:lang w:val="en-US"/>
        </w:rPr>
      </w:pPr>
      <w:del w:id="2700" w:author="Steve Hanson" w:date="2012-02-23T11:29:00Z">
        <w:r w:rsidRPr="005223F4" w:rsidDel="0098329B">
          <w:rPr>
            <w:rStyle w:val="CodeCharacter"/>
            <w:sz w:val="20"/>
            <w:lang w:val="en-US"/>
          </w:rPr>
          <w:delText xml:space="preserve">    </w:delText>
        </w:r>
      </w:del>
      <w:r w:rsidRPr="005223F4">
        <w:rPr>
          <w:rStyle w:val="CodeCharacter"/>
          <w:sz w:val="20"/>
          <w:lang w:val="en-US"/>
        </w:rPr>
        <w:t xml:space="preserve"> &lt;/xs:annotation&gt;</w:t>
      </w:r>
    </w:p>
    <w:p w14:paraId="24FB5F5D" w14:textId="4AC0A8A1" w:rsidR="00FB4D24" w:rsidRPr="005223F4" w:rsidDel="00F92149" w:rsidRDefault="00FB4D24" w:rsidP="002F1EBE">
      <w:pPr>
        <w:rPr>
          <w:del w:id="2701" w:author="mbeckerle" w:date="2012-04-22T21:49:00Z"/>
        </w:rPr>
      </w:pPr>
    </w:p>
    <w:p w14:paraId="5A862C1B" w14:textId="4FBEF3E7" w:rsidR="002F1EBE" w:rsidRPr="005223F4" w:rsidRDefault="002F1EBE" w:rsidP="00CB73BC">
      <w:r w:rsidRPr="005223F4">
        <w:t xml:space="preserve">The </w:t>
      </w:r>
      <w:r w:rsidRPr="005223F4">
        <w:rPr>
          <w:i/>
        </w:rPr>
        <w:t>Property</w:t>
      </w:r>
      <w:r w:rsidRPr="005223F4">
        <w:t xml:space="preserve"> is the name of the property. The </w:t>
      </w:r>
      <w:r w:rsidRPr="005223F4">
        <w:rPr>
          <w:i/>
        </w:rPr>
        <w:t>Value</w:t>
      </w:r>
      <w:r w:rsidRPr="005223F4">
        <w:t xml:space="preserve"> is an XML string literal corresponding to a value of the appropriate type. </w:t>
      </w:r>
    </w:p>
    <w:p w14:paraId="6856DFEC" w14:textId="77777777" w:rsidR="00FA2259" w:rsidRPr="005223F4" w:rsidRDefault="00FA2259" w:rsidP="00A4367F">
      <w:pPr>
        <w:pStyle w:val="Heading4"/>
      </w:pPr>
      <w:bookmarkStart w:id="2702" w:name="_Ref161823626"/>
      <w:bookmarkStart w:id="2703" w:name="_Toc177399039"/>
      <w:bookmarkStart w:id="2704" w:name="_Toc175057326"/>
      <w:bookmarkStart w:id="2705" w:name="_Toc199516252"/>
      <w:bookmarkStart w:id="2706" w:name="_Toc194983929"/>
      <w:r w:rsidRPr="005223F4">
        <w:t>Property Binding Syntax: Element Form</w:t>
      </w:r>
      <w:bookmarkEnd w:id="2702"/>
      <w:bookmarkEnd w:id="2703"/>
      <w:bookmarkEnd w:id="2704"/>
      <w:bookmarkEnd w:id="2705"/>
      <w:bookmarkEnd w:id="2706"/>
    </w:p>
    <w:p w14:paraId="67D951F3" w14:textId="621BD40A" w:rsidR="00FA2259" w:rsidRPr="005223F4" w:rsidRDefault="00FA2259" w:rsidP="005C6F39">
      <w:pPr>
        <w:pStyle w:val="nobreak"/>
      </w:pPr>
      <w:r w:rsidRPr="005223F4">
        <w:t xml:space="preserve">The representation properties can sometimes have complex syntax, so </w:t>
      </w:r>
      <w:r w:rsidR="0048266D" w:rsidRPr="005223F4">
        <w:t>an element form</w:t>
      </w:r>
      <w:r w:rsidR="00D65275" w:rsidRPr="005223F4">
        <w:t xml:space="preserve"> for representation property bindings is provided as element content within the format element</w:t>
      </w:r>
      <w:ins w:id="2707" w:author="mbeckerle" w:date="2013-01-28T12:59:00Z">
        <w:r w:rsidR="00233F3E">
          <w:t xml:space="preserve"> content model</w:t>
        </w:r>
      </w:ins>
      <w:r w:rsidR="00D65275" w:rsidRPr="005223F4">
        <w:t>. This</w:t>
      </w:r>
      <w:r w:rsidR="0048266D" w:rsidRPr="005223F4">
        <w:t xml:space="preserve"> is provided to ease syntactic expression difficulties</w:t>
      </w:r>
      <w:ins w:id="2708" w:author="Steve Hanson" w:date="2012-08-10T09:53:00Z">
        <w:r w:rsidR="00670DD6">
          <w:t>.</w:t>
        </w:r>
      </w:ins>
      <w:del w:id="2709" w:author="Steve Hanson" w:date="2012-08-10T09:53:00Z">
        <w:r w:rsidR="0048266D" w:rsidRPr="005223F4" w:rsidDel="00670DD6">
          <w:delText>:</w:delText>
        </w:r>
      </w:del>
      <w:ins w:id="2710" w:author="Steve Hanson" w:date="2012-08-10T09:53:00Z">
        <w:r w:rsidR="00670DD6">
          <w:t xml:space="preserve"> The element is called dfdl:property and it has one attribute ‘name’ </w:t>
        </w:r>
      </w:ins>
      <w:ins w:id="2711" w:author="Steve Hanson" w:date="2012-08-10T09:54:00Z">
        <w:r w:rsidR="00670DD6">
          <w:t xml:space="preserve">which provides </w:t>
        </w:r>
      </w:ins>
      <w:ins w:id="2712" w:author="Steve Hanson" w:date="2012-08-10T09:53:00Z">
        <w:r w:rsidR="00670DD6">
          <w:t>the name of the property.</w:t>
        </w:r>
      </w:ins>
      <w:r w:rsidRPr="005223F4">
        <w:t xml:space="preserve"> </w:t>
      </w:r>
    </w:p>
    <w:p w14:paraId="1729C2BA" w14:textId="74E3677F" w:rsidR="00FA2259" w:rsidRPr="005223F4" w:rsidRDefault="00670DD6" w:rsidP="00FA2259">
      <w:ins w:id="2713" w:author="Steve Hanson" w:date="2012-08-10T09:49:00Z">
        <w:r>
          <w:t>For example</w:t>
        </w:r>
      </w:ins>
      <w:del w:id="2714" w:author="Steve Hanson" w:date="2012-08-10T09:49:00Z">
        <w:r w:rsidR="00FA2259" w:rsidRPr="005223F4" w:rsidDel="00670DD6">
          <w:delText>Element form looks like this</w:delText>
        </w:r>
      </w:del>
      <w:r w:rsidR="00FA2259" w:rsidRPr="005223F4">
        <w:t>:</w:t>
      </w:r>
    </w:p>
    <w:p w14:paraId="38201F2E" w14:textId="77777777" w:rsidR="00FA2259" w:rsidRPr="005223F4" w:rsidRDefault="00FA2259" w:rsidP="00A8261D">
      <w:pPr>
        <w:pStyle w:val="XMLExcerpt"/>
        <w:rPr>
          <w:rStyle w:val="CodeCharacter"/>
          <w:sz w:val="20"/>
          <w:lang w:val="en-US"/>
        </w:rPr>
      </w:pPr>
      <w:r w:rsidRPr="005223F4">
        <w:rPr>
          <w:rStyle w:val="CodeCharacter"/>
          <w:sz w:val="20"/>
          <w:lang w:val="en-US"/>
        </w:rPr>
        <w:t xml:space="preserve">  &lt;xs:annotation&gt;</w:t>
      </w:r>
    </w:p>
    <w:p w14:paraId="4358F7BC" w14:textId="77777777" w:rsidR="00FA2259" w:rsidRPr="005223F4" w:rsidRDefault="00FA2259" w:rsidP="00A8261D">
      <w:pPr>
        <w:pStyle w:val="XMLExcerpt"/>
        <w:rPr>
          <w:rStyle w:val="CodeCharacter"/>
          <w:sz w:val="20"/>
          <w:lang w:val="en-US"/>
        </w:rPr>
      </w:pPr>
      <w:r w:rsidRPr="005223F4">
        <w:rPr>
          <w:rStyle w:val="CodeCharacter"/>
          <w:sz w:val="20"/>
          <w:lang w:val="en-US"/>
        </w:rPr>
        <w:t xml:space="preserve">    &lt;xs:appinfo source=”http://</w:t>
      </w:r>
      <w:r w:rsidR="001C4A3B" w:rsidRPr="005223F4">
        <w:rPr>
          <w:rStyle w:val="CodeCharacter"/>
          <w:sz w:val="20"/>
          <w:lang w:val="en-US"/>
        </w:rPr>
        <w:t>www.ogf.org/dfdl</w:t>
      </w:r>
      <w:r w:rsidRPr="005223F4">
        <w:rPr>
          <w:rStyle w:val="CodeCharacter"/>
          <w:sz w:val="20"/>
          <w:lang w:val="en-US"/>
        </w:rPr>
        <w:t>/”&gt;</w:t>
      </w:r>
    </w:p>
    <w:p w14:paraId="4724C0D6" w14:textId="77777777" w:rsidR="00FA2259" w:rsidRPr="005223F4" w:rsidRDefault="00FA2259" w:rsidP="00A8261D">
      <w:pPr>
        <w:pStyle w:val="XMLExcerpt"/>
        <w:rPr>
          <w:rStyle w:val="CodeCharacter"/>
          <w:sz w:val="20"/>
          <w:lang w:val="en-US"/>
        </w:rPr>
      </w:pPr>
      <w:r w:rsidRPr="005223F4">
        <w:rPr>
          <w:rStyle w:val="CodeCharacter"/>
          <w:sz w:val="20"/>
          <w:lang w:val="en-US"/>
        </w:rPr>
        <w:t xml:space="preserve">      </w:t>
      </w:r>
      <w:del w:id="2715" w:author="Steve Hanson" w:date="2012-02-23T11:30:00Z">
        <w:r w:rsidRPr="005223F4" w:rsidDel="0098329B">
          <w:rPr>
            <w:rStyle w:val="CodeCharacter"/>
            <w:sz w:val="20"/>
            <w:lang w:val="en-US"/>
          </w:rPr>
          <w:delText xml:space="preserve">  </w:delText>
        </w:r>
      </w:del>
      <w:r w:rsidRPr="005223F4">
        <w:rPr>
          <w:rStyle w:val="CodeCharacter"/>
          <w:sz w:val="20"/>
          <w:lang w:val="en-US"/>
        </w:rPr>
        <w:t>&lt;dfdl:format&gt;</w:t>
      </w:r>
    </w:p>
    <w:p w14:paraId="6806ADE7" w14:textId="77777777" w:rsidR="00FA2259" w:rsidRPr="005223F4" w:rsidRDefault="00FA2259" w:rsidP="00A8261D">
      <w:pPr>
        <w:pStyle w:val="XMLExcerpt"/>
        <w:rPr>
          <w:rStyle w:val="CodeCharacter"/>
          <w:sz w:val="20"/>
          <w:lang w:val="en-US"/>
        </w:rPr>
      </w:pPr>
      <w:r w:rsidRPr="005223F4">
        <w:rPr>
          <w:rStyle w:val="CodeCharacter"/>
          <w:sz w:val="20"/>
          <w:lang w:val="en-US"/>
        </w:rPr>
        <w:t xml:space="preserve">      </w:t>
      </w:r>
      <w:del w:id="2716" w:author="Steve Hanson" w:date="2012-02-23T11:30:00Z">
        <w:r w:rsidRPr="005223F4" w:rsidDel="0098329B">
          <w:rPr>
            <w:rStyle w:val="CodeCharacter"/>
            <w:sz w:val="20"/>
            <w:lang w:val="en-US"/>
          </w:rPr>
          <w:delText xml:space="preserve">  </w:delText>
        </w:r>
      </w:del>
      <w:r w:rsidRPr="005223F4">
        <w:rPr>
          <w:rStyle w:val="CodeCharacter"/>
          <w:sz w:val="20"/>
          <w:lang w:val="en-US"/>
        </w:rPr>
        <w:t xml:space="preserve">  &lt;dfdl:property name='encoding'&gt;utf-8&lt;/dfdl:property&gt;</w:t>
      </w:r>
    </w:p>
    <w:p w14:paraId="634A60CA" w14:textId="77777777" w:rsidR="00FA2259" w:rsidRPr="005223F4" w:rsidRDefault="00FA2259" w:rsidP="00D7188B">
      <w:pPr>
        <w:pStyle w:val="XMLExcerpt"/>
        <w:rPr>
          <w:rStyle w:val="CodeCharacter"/>
          <w:sz w:val="20"/>
          <w:lang w:val="en-US"/>
        </w:rPr>
      </w:pPr>
      <w:r w:rsidRPr="005223F4">
        <w:rPr>
          <w:rStyle w:val="CodeCharacter"/>
          <w:sz w:val="20"/>
          <w:lang w:val="en-US"/>
        </w:rPr>
        <w:t xml:space="preserve">      </w:t>
      </w:r>
      <w:del w:id="2717" w:author="Steve Hanson" w:date="2012-02-23T11:30:00Z">
        <w:r w:rsidRPr="005223F4" w:rsidDel="0098329B">
          <w:rPr>
            <w:rStyle w:val="CodeCharacter"/>
            <w:sz w:val="20"/>
            <w:lang w:val="en-US"/>
          </w:rPr>
          <w:delText xml:space="preserve">  </w:delText>
        </w:r>
      </w:del>
      <w:r w:rsidRPr="005223F4">
        <w:rPr>
          <w:rStyle w:val="CodeCharacter"/>
          <w:sz w:val="20"/>
          <w:lang w:val="en-US"/>
        </w:rPr>
        <w:t xml:space="preserve">  &lt;dfdl:property name='separator'&gt;</w:t>
      </w:r>
      <w:r w:rsidR="00D7188B" w:rsidRPr="005223F4">
        <w:rPr>
          <w:rStyle w:val="CodeCharacter"/>
          <w:sz w:val="20"/>
          <w:lang w:val="en-US"/>
        </w:rPr>
        <w:t>%NL;</w:t>
      </w:r>
      <w:r w:rsidRPr="005223F4">
        <w:rPr>
          <w:rStyle w:val="CodeCharacter"/>
          <w:sz w:val="20"/>
          <w:lang w:val="en-US"/>
        </w:rPr>
        <w:t>&lt;/dfdl:property&gt;</w:t>
      </w:r>
    </w:p>
    <w:p w14:paraId="37701879" w14:textId="77777777" w:rsidR="00FA2259" w:rsidRPr="005223F4" w:rsidRDefault="00FA2259" w:rsidP="00A8261D">
      <w:pPr>
        <w:pStyle w:val="XMLExcerpt"/>
        <w:rPr>
          <w:rStyle w:val="CodeCharacter"/>
          <w:sz w:val="20"/>
          <w:lang w:val="en-US"/>
        </w:rPr>
      </w:pPr>
      <w:r w:rsidRPr="005223F4">
        <w:rPr>
          <w:rStyle w:val="CodeCharacter"/>
          <w:sz w:val="20"/>
          <w:lang w:val="en-US"/>
        </w:rPr>
        <w:t xml:space="preserve">      </w:t>
      </w:r>
      <w:del w:id="2718" w:author="Steve Hanson" w:date="2012-02-23T11:30:00Z">
        <w:r w:rsidRPr="005223F4" w:rsidDel="0098329B">
          <w:rPr>
            <w:rStyle w:val="CodeCharacter"/>
            <w:sz w:val="20"/>
            <w:lang w:val="en-US"/>
          </w:rPr>
          <w:delText xml:space="preserve">  </w:delText>
        </w:r>
      </w:del>
      <w:r w:rsidRPr="005223F4">
        <w:rPr>
          <w:rStyle w:val="CodeCharacter"/>
          <w:sz w:val="20"/>
          <w:lang w:val="en-US"/>
        </w:rPr>
        <w:t xml:space="preserve">&lt;/dfdl:format&gt; </w:t>
      </w:r>
    </w:p>
    <w:p w14:paraId="6267B3CB" w14:textId="77777777" w:rsidR="00FA2259" w:rsidRPr="005223F4" w:rsidRDefault="00FA2259" w:rsidP="00A8261D">
      <w:pPr>
        <w:pStyle w:val="XMLExcerpt"/>
        <w:rPr>
          <w:rStyle w:val="CodeCharacter"/>
          <w:sz w:val="20"/>
          <w:lang w:val="en-US"/>
        </w:rPr>
      </w:pPr>
      <w:r w:rsidRPr="005223F4">
        <w:rPr>
          <w:rStyle w:val="CodeCharacter"/>
          <w:sz w:val="20"/>
          <w:lang w:val="en-US"/>
        </w:rPr>
        <w:t xml:space="preserve">    &lt;/xs:appinfo&gt;</w:t>
      </w:r>
    </w:p>
    <w:p w14:paraId="3F696AC8" w14:textId="77777777" w:rsidR="00FA2259" w:rsidRPr="005223F4" w:rsidRDefault="0098329B" w:rsidP="00A8261D">
      <w:pPr>
        <w:pStyle w:val="XMLExcerpt"/>
        <w:rPr>
          <w:rStyle w:val="CodeCharacter"/>
          <w:sz w:val="20"/>
          <w:lang w:val="en-US"/>
        </w:rPr>
      </w:pPr>
      <w:ins w:id="2719" w:author="Steve Hanson" w:date="2012-02-23T11:30:00Z">
        <w:r>
          <w:rPr>
            <w:rStyle w:val="CodeCharacter"/>
            <w:sz w:val="20"/>
            <w:lang w:val="en-US"/>
          </w:rPr>
          <w:t xml:space="preserve">  </w:t>
        </w:r>
      </w:ins>
      <w:r w:rsidR="00FA2259" w:rsidRPr="005223F4">
        <w:rPr>
          <w:rStyle w:val="CodeCharacter"/>
          <w:sz w:val="20"/>
          <w:lang w:val="en-US"/>
        </w:rPr>
        <w:t>&lt;/xs:annotation&gt;</w:t>
      </w:r>
    </w:p>
    <w:p w14:paraId="4A32540C" w14:textId="3BCD4CB8" w:rsidR="00FA2259" w:rsidRPr="005223F4" w:rsidDel="00F92149" w:rsidRDefault="00FA2259" w:rsidP="00FA2259">
      <w:pPr>
        <w:rPr>
          <w:del w:id="2720" w:author="mbeckerle" w:date="2012-04-22T21:49:00Z"/>
        </w:rPr>
      </w:pPr>
    </w:p>
    <w:p w14:paraId="07CF1E97" w14:textId="77777777" w:rsidR="00FA2259" w:rsidRDefault="00FA2259" w:rsidP="007B6CD7">
      <w:pPr>
        <w:rPr>
          <w:ins w:id="2721" w:author="Steve Hanson" w:date="2012-02-23T14:27:00Z"/>
        </w:rPr>
      </w:pPr>
      <w:r w:rsidRPr="005223F4">
        <w:t xml:space="preserve">Element form is mostly used for properties that themselves contain the quotation mark characters and escape characters so that they can be expressed without concerns about confusion with the </w:t>
      </w:r>
      <w:r w:rsidR="0091319F" w:rsidRPr="005223F4">
        <w:t>XSDL</w:t>
      </w:r>
      <w:r w:rsidRPr="005223F4">
        <w:t xml:space="preserve"> syntax use of these same characters.</w:t>
      </w:r>
      <w:r w:rsidR="00D57B23" w:rsidRPr="005223F4">
        <w:t xml:space="preserve"> CDATA encapsulation can be used so as to allow </w:t>
      </w:r>
      <w:r w:rsidR="001079AC" w:rsidRPr="005223F4">
        <w:t xml:space="preserve">malformed XML and mismatched quotes </w:t>
      </w:r>
      <w:r w:rsidR="00D57B23" w:rsidRPr="005223F4">
        <w:t xml:space="preserve">to </w:t>
      </w:r>
      <w:r w:rsidR="007B6CD7" w:rsidRPr="005223F4">
        <w:t xml:space="preserve">be </w:t>
      </w:r>
      <w:r w:rsidR="00042FA0" w:rsidRPr="005223F4">
        <w:t>easily</w:t>
      </w:r>
      <w:r w:rsidR="007B6CD7" w:rsidRPr="005223F4">
        <w:t xml:space="preserve"> used as representation </w:t>
      </w:r>
      <w:r w:rsidR="00D57B23" w:rsidRPr="005223F4">
        <w:t>property values:</w:t>
      </w:r>
    </w:p>
    <w:p w14:paraId="2FD52C3F" w14:textId="4E050EAD" w:rsidR="00806B36" w:rsidRPr="005223F4" w:rsidDel="00F92149" w:rsidRDefault="00806B36" w:rsidP="007B6CD7">
      <w:pPr>
        <w:rPr>
          <w:del w:id="2722" w:author="mbeckerle" w:date="2012-04-22T21:49:00Z"/>
        </w:rPr>
      </w:pPr>
    </w:p>
    <w:p w14:paraId="200F38DE" w14:textId="77777777" w:rsidR="00D57B23" w:rsidRPr="005223F4" w:rsidRDefault="00D57B23" w:rsidP="001079AC">
      <w:pPr>
        <w:pStyle w:val="CodeBlock"/>
        <w:rPr>
          <w:rStyle w:val="CodeCharacter"/>
          <w:b/>
          <w:sz w:val="20"/>
        </w:rPr>
      </w:pPr>
      <w:r w:rsidRPr="005223F4">
        <w:rPr>
          <w:rStyle w:val="CodeCharacter"/>
          <w:b/>
          <w:sz w:val="20"/>
        </w:rPr>
        <w:t>&lt;dfdl:property name=’</w:t>
      </w:r>
      <w:r w:rsidR="00CF7DC1" w:rsidRPr="005223F4">
        <w:rPr>
          <w:rStyle w:val="CodeCharacter"/>
          <w:b/>
          <w:sz w:val="20"/>
        </w:rPr>
        <w:t>initiator’</w:t>
      </w:r>
      <w:r w:rsidRPr="005223F4">
        <w:rPr>
          <w:rStyle w:val="CodeCharacter"/>
          <w:b/>
          <w:sz w:val="20"/>
        </w:rPr>
        <w:t>&gt;</w:t>
      </w:r>
      <w:r w:rsidR="00CF7DC1" w:rsidRPr="005223F4">
        <w:rPr>
          <w:rStyle w:val="CodeCharacter"/>
          <w:b/>
          <w:sz w:val="20"/>
        </w:rPr>
        <w:t>&lt;[CDATA</w:t>
      </w:r>
      <w:r w:rsidR="000F2D74" w:rsidRPr="005223F4">
        <w:rPr>
          <w:rStyle w:val="CodeCharacter"/>
          <w:b/>
          <w:sz w:val="20"/>
        </w:rPr>
        <w:t>[&lt;!-- ]]&gt;&lt;/</w:t>
      </w:r>
      <w:r w:rsidRPr="005223F4">
        <w:rPr>
          <w:rStyle w:val="CodeCharacter"/>
          <w:b/>
          <w:sz w:val="20"/>
        </w:rPr>
        <w:t>dfdl:property&gt;</w:t>
      </w:r>
    </w:p>
    <w:p w14:paraId="0305572C" w14:textId="3310E8E7" w:rsidR="00D57B23" w:rsidRPr="005223F4" w:rsidDel="00F92149" w:rsidRDefault="00D57B23" w:rsidP="00FA2259">
      <w:pPr>
        <w:rPr>
          <w:del w:id="2723" w:author="mbeckerle" w:date="2012-04-22T21:49:00Z"/>
        </w:rPr>
      </w:pPr>
    </w:p>
    <w:p w14:paraId="7EEDE123" w14:textId="77777777" w:rsidR="00FA2259" w:rsidRPr="005223F4" w:rsidDel="0098329B" w:rsidRDefault="00FA2259" w:rsidP="00C953CC">
      <w:pPr>
        <w:rPr>
          <w:del w:id="2724" w:author="Steve Hanson" w:date="2012-02-23T11:30:00Z"/>
        </w:rPr>
      </w:pPr>
    </w:p>
    <w:p w14:paraId="06E2F7BA" w14:textId="77777777" w:rsidR="00115351" w:rsidRPr="005223F4" w:rsidDel="0098329B" w:rsidRDefault="00115351" w:rsidP="000D4E4E">
      <w:pPr>
        <w:rPr>
          <w:del w:id="2725" w:author="Steve Hanson" w:date="2012-02-23T11:30:00Z"/>
        </w:rPr>
      </w:pPr>
    </w:p>
    <w:p w14:paraId="4C46564A" w14:textId="77777777" w:rsidR="00141EC2" w:rsidRPr="005223F4" w:rsidRDefault="00DF4A68" w:rsidP="00DF4A68">
      <w:pPr>
        <w:pStyle w:val="Heading4"/>
      </w:pPr>
      <w:bookmarkStart w:id="2726" w:name="_Toc138694349"/>
      <w:bookmarkStart w:id="2727" w:name="_Toc177399040"/>
      <w:bookmarkStart w:id="2728" w:name="_Toc175057327"/>
      <w:bookmarkStart w:id="2729" w:name="_Toc199516253"/>
      <w:bookmarkStart w:id="2730" w:name="_Toc194983930"/>
      <w:r w:rsidRPr="005223F4">
        <w:t>Property Binding Syntax:</w:t>
      </w:r>
      <w:r w:rsidR="00141EC2" w:rsidRPr="005223F4">
        <w:t xml:space="preserve">Short Form </w:t>
      </w:r>
      <w:bookmarkEnd w:id="2726"/>
      <w:bookmarkEnd w:id="2727"/>
      <w:bookmarkEnd w:id="2728"/>
      <w:bookmarkEnd w:id="2729"/>
      <w:bookmarkEnd w:id="2730"/>
    </w:p>
    <w:p w14:paraId="416925CE" w14:textId="0C7A389F" w:rsidR="00141EC2" w:rsidRPr="005223F4" w:rsidRDefault="00141EC2" w:rsidP="00FC423A">
      <w:pPr>
        <w:pStyle w:val="nobreak"/>
      </w:pPr>
      <w:r w:rsidRPr="005223F4">
        <w:t xml:space="preserve">To save textual clutter, </w:t>
      </w:r>
      <w:r w:rsidR="000C3557" w:rsidRPr="005223F4">
        <w:t>short</w:t>
      </w:r>
      <w:r w:rsidRPr="005223F4">
        <w:t xml:space="preserve">-form syntax for format annotations is also </w:t>
      </w:r>
      <w:commentRangeStart w:id="2731"/>
      <w:r w:rsidRPr="005223F4">
        <w:t>allowed</w:t>
      </w:r>
      <w:commentRangeEnd w:id="2731"/>
      <w:r w:rsidR="00806B36">
        <w:rPr>
          <w:rStyle w:val="CommentReference"/>
        </w:rPr>
        <w:commentReference w:id="2731"/>
      </w:r>
      <w:ins w:id="2732" w:author="mbeckerle" w:date="2012-04-22T15:49:00Z">
        <w:r w:rsidR="00063B6C">
          <w:t xml:space="preserve"> on </w:t>
        </w:r>
      </w:ins>
      <w:ins w:id="2733" w:author="mbeckerle" w:date="2012-04-22T15:50:00Z">
        <w:r w:rsidR="00194C47">
          <w:t>xs:element, xs:sequence, xs:choice, xs:group (for group references only)</w:t>
        </w:r>
      </w:ins>
      <w:ins w:id="2734" w:author="mbeckerle" w:date="2012-04-22T15:51:00Z">
        <w:r w:rsidR="00194C47">
          <w:t>,</w:t>
        </w:r>
      </w:ins>
      <w:ins w:id="2735" w:author="mbeckerle" w:date="2012-04-22T15:50:00Z">
        <w:r w:rsidR="00194C47">
          <w:t xml:space="preserve"> and xs:simpleType</w:t>
        </w:r>
      </w:ins>
      <w:ins w:id="2736" w:author="mbeckerle" w:date="2012-04-22T15:49:00Z">
        <w:r w:rsidR="00194C47">
          <w:t xml:space="preserve"> </w:t>
        </w:r>
      </w:ins>
      <w:ins w:id="2737" w:author="mbeckerle" w:date="2012-04-22T15:51:00Z">
        <w:r w:rsidR="00194C47">
          <w:t>schema elements</w:t>
        </w:r>
      </w:ins>
      <w:r w:rsidRPr="005223F4">
        <w:t xml:space="preserve">. </w:t>
      </w:r>
      <w:ins w:id="2738" w:author="mbeckerle" w:date="2012-04-22T15:51:00Z">
        <w:r w:rsidR="00194C47">
          <w:t xml:space="preserve">(The xs:schema element cannot carry short-form annotations). </w:t>
        </w:r>
      </w:ins>
      <w:r w:rsidR="00FC423A" w:rsidRPr="005223F4">
        <w:t xml:space="preserve">Attributes </w:t>
      </w:r>
      <w:r w:rsidRPr="005223F4">
        <w:t xml:space="preserve">which </w:t>
      </w:r>
      <w:r w:rsidR="00210EB6" w:rsidRPr="005223F4">
        <w:t xml:space="preserve">are in the namespace </w:t>
      </w:r>
      <w:del w:id="2739" w:author="Steve Hanson" w:date="2012-08-06T12:09:00Z">
        <w:r w:rsidR="00210EB6" w:rsidRPr="005223F4" w:rsidDel="00B2635D">
          <w:delText xml:space="preserve">"dfdl" </w:delText>
        </w:r>
      </w:del>
      <w:ins w:id="2740" w:author="Steve Hanson" w:date="2012-08-06T12:09:00Z">
        <w:r w:rsidR="00B2635D">
          <w:t>‘</w:t>
        </w:r>
      </w:ins>
      <w:ins w:id="2741" w:author="Steve Hanson" w:date="2012-08-06T12:10:00Z">
        <w:r w:rsidR="00B2635D">
          <w:fldChar w:fldCharType="begin"/>
        </w:r>
        <w:r w:rsidR="00B2635D">
          <w:instrText xml:space="preserve"> HYPERLINK "</w:instrText>
        </w:r>
        <w:r w:rsidR="00B2635D" w:rsidRPr="005223F4">
          <w:instrText>http://www.ogf.org/dfdl/dfdl-1.0</w:instrText>
        </w:r>
        <w:r w:rsidR="00B2635D">
          <w:instrText xml:space="preserve">/" </w:instrText>
        </w:r>
        <w:r w:rsidR="00B2635D">
          <w:fldChar w:fldCharType="separate"/>
        </w:r>
        <w:r w:rsidR="00B2635D" w:rsidRPr="004D670E">
          <w:rPr>
            <w:rStyle w:val="Hyperlink"/>
          </w:rPr>
          <w:t>http://www.ogf.org/dfdl/dfdl-1.0/</w:t>
        </w:r>
        <w:r w:rsidR="00B2635D">
          <w:fldChar w:fldCharType="end"/>
        </w:r>
      </w:ins>
      <w:ins w:id="2742" w:author="Steve Hanson" w:date="2012-08-06T12:09:00Z">
        <w:r w:rsidR="00B2635D">
          <w:t>’</w:t>
        </w:r>
      </w:ins>
      <w:ins w:id="2743" w:author="Steve Hanson" w:date="2012-08-06T12:10:00Z">
        <w:r w:rsidR="00B2635D">
          <w:t xml:space="preserve"> </w:t>
        </w:r>
      </w:ins>
      <w:r w:rsidR="00210EB6" w:rsidRPr="005223F4">
        <w:t>and whose local name matches one of the DFDL representation properties a</w:t>
      </w:r>
      <w:r w:rsidRPr="005223F4">
        <w:t xml:space="preserve">re assumed to be equivalent to specific DFDL </w:t>
      </w:r>
      <w:ins w:id="2744" w:author="Steve Hanson" w:date="2012-02-23T11:32:00Z">
        <w:r w:rsidR="0098329B">
          <w:t>attribute</w:t>
        </w:r>
      </w:ins>
      <w:del w:id="2745" w:author="Steve Hanson" w:date="2012-02-23T11:32:00Z">
        <w:r w:rsidRPr="005223F4" w:rsidDel="0098329B">
          <w:delText>long-</w:delText>
        </w:r>
      </w:del>
      <w:ins w:id="2746" w:author="Steve Hanson" w:date="2012-02-23T11:32:00Z">
        <w:r w:rsidR="0098329B">
          <w:t xml:space="preserve"> </w:t>
        </w:r>
      </w:ins>
      <w:r w:rsidRPr="005223F4">
        <w:t>form annotations.</w:t>
      </w:r>
    </w:p>
    <w:p w14:paraId="79DC3044" w14:textId="77777777" w:rsidR="00141EC2" w:rsidRPr="005223F4" w:rsidRDefault="00141EC2" w:rsidP="00141EC2">
      <w:r w:rsidRPr="005223F4">
        <w:t>For example the two forms below are equivalent</w:t>
      </w:r>
      <w:r w:rsidR="008A45E8" w:rsidRPr="005223F4">
        <w:t xml:space="preserve"> in that they describe the same data format</w:t>
      </w:r>
      <w:r w:rsidRPr="005223F4">
        <w:t xml:space="preserve">. The first is </w:t>
      </w:r>
      <w:ins w:id="2747" w:author="Steve Hanson" w:date="2012-02-23T11:32:00Z">
        <w:r w:rsidR="0098329B">
          <w:t>the</w:t>
        </w:r>
      </w:ins>
      <w:del w:id="2748" w:author="Steve Hanson" w:date="2012-02-23T11:32:00Z">
        <w:r w:rsidRPr="005223F4" w:rsidDel="0098329B">
          <w:delText>a</w:delText>
        </w:r>
      </w:del>
      <w:r w:rsidRPr="005223F4">
        <w:t xml:space="preserve"> short</w:t>
      </w:r>
      <w:ins w:id="2749" w:author="Steve Hanson" w:date="2012-02-23T11:32:00Z">
        <w:r w:rsidR="0098329B">
          <w:t xml:space="preserve"> </w:t>
        </w:r>
      </w:ins>
      <w:del w:id="2750" w:author="Steve Hanson" w:date="2012-02-23T11:32:00Z">
        <w:r w:rsidRPr="005223F4" w:rsidDel="0098329B">
          <w:delText>-</w:delText>
        </w:r>
      </w:del>
      <w:r w:rsidRPr="005223F4">
        <w:t>form of the second:</w:t>
      </w:r>
    </w:p>
    <w:p w14:paraId="0F349824" w14:textId="77777777" w:rsidR="00141EC2" w:rsidRPr="005223F4" w:rsidRDefault="00141EC2" w:rsidP="00A8261D">
      <w:pPr>
        <w:pStyle w:val="XMLExcerpt"/>
        <w:rPr>
          <w:rStyle w:val="CodeCharacter"/>
          <w:sz w:val="20"/>
          <w:lang w:val="en-US"/>
        </w:rPr>
      </w:pPr>
      <w:r w:rsidRPr="005223F4">
        <w:rPr>
          <w:rStyle w:val="CodeCharacter"/>
          <w:sz w:val="20"/>
          <w:lang w:val="en-US"/>
        </w:rPr>
        <w:t>&lt;xs:element name="</w:t>
      </w:r>
      <w:ins w:id="2751" w:author="Steve Hanson" w:date="2012-02-23T11:34:00Z">
        <w:r w:rsidR="0098329B">
          <w:rPr>
            <w:rStyle w:val="CodeCharacter"/>
            <w:sz w:val="20"/>
            <w:lang w:val="en-US"/>
          </w:rPr>
          <w:t>elem</w:t>
        </w:r>
      </w:ins>
      <w:ins w:id="2752" w:author="Steve Hanson" w:date="2012-02-23T11:30:00Z">
        <w:r w:rsidR="0098329B">
          <w:rPr>
            <w:rStyle w:val="CodeCharacter"/>
            <w:sz w:val="20"/>
            <w:lang w:val="en-US"/>
          </w:rPr>
          <w:t>1</w:t>
        </w:r>
      </w:ins>
      <w:del w:id="2753" w:author="Steve Hanson" w:date="2012-02-23T11:30:00Z">
        <w:r w:rsidRPr="005223F4" w:rsidDel="0098329B">
          <w:rPr>
            <w:rStyle w:val="CodeCharacter"/>
            <w:sz w:val="20"/>
            <w:lang w:val="en-US"/>
          </w:rPr>
          <w:delText>foo</w:delText>
        </w:r>
      </w:del>
      <w:r w:rsidRPr="005223F4">
        <w:rPr>
          <w:rStyle w:val="CodeCharacter"/>
          <w:sz w:val="20"/>
          <w:lang w:val="en-US"/>
        </w:rPr>
        <w:t>"&gt;</w:t>
      </w:r>
    </w:p>
    <w:p w14:paraId="6FBD653B" w14:textId="77777777" w:rsidR="00141EC2" w:rsidRPr="005223F4" w:rsidRDefault="00141EC2" w:rsidP="00A8261D">
      <w:pPr>
        <w:pStyle w:val="XMLExcerpt"/>
        <w:rPr>
          <w:rStyle w:val="CodeCharacter"/>
          <w:sz w:val="20"/>
          <w:lang w:val="en-US"/>
        </w:rPr>
      </w:pPr>
      <w:r w:rsidRPr="005223F4">
        <w:rPr>
          <w:rStyle w:val="CodeCharacter"/>
          <w:sz w:val="20"/>
          <w:lang w:val="en-US"/>
        </w:rPr>
        <w:t xml:space="preserve">  &lt;xs:complexType&gt;</w:t>
      </w:r>
    </w:p>
    <w:p w14:paraId="4FE18590" w14:textId="77777777" w:rsidR="00141EC2" w:rsidRPr="005223F4" w:rsidRDefault="00141EC2" w:rsidP="00D7188B">
      <w:pPr>
        <w:pStyle w:val="XMLExcerpt"/>
        <w:rPr>
          <w:rStyle w:val="CodeCharacter"/>
          <w:sz w:val="20"/>
          <w:lang w:val="en-US"/>
        </w:rPr>
      </w:pPr>
      <w:r w:rsidRPr="005223F4">
        <w:rPr>
          <w:rStyle w:val="CodeCharacter"/>
          <w:sz w:val="20"/>
          <w:lang w:val="en-US"/>
        </w:rPr>
        <w:t xml:space="preserve">     &lt;xs:sequence dfdl:separator="</w:t>
      </w:r>
      <w:r w:rsidR="00D7188B" w:rsidRPr="005223F4">
        <w:rPr>
          <w:rStyle w:val="CodeCharacter"/>
          <w:sz w:val="20"/>
          <w:lang w:val="en-US"/>
        </w:rPr>
        <w:t>%HT;</w:t>
      </w:r>
      <w:r w:rsidRPr="005223F4">
        <w:rPr>
          <w:rStyle w:val="CodeCharacter"/>
          <w:sz w:val="20"/>
          <w:lang w:val="en-US"/>
        </w:rPr>
        <w:t>"</w:t>
      </w:r>
      <w:r w:rsidR="008A45E8" w:rsidRPr="005223F4">
        <w:rPr>
          <w:rStyle w:val="CodeCharacter"/>
          <w:sz w:val="20"/>
          <w:lang w:val="en-US"/>
        </w:rPr>
        <w:t xml:space="preserve"> </w:t>
      </w:r>
      <w:r w:rsidRPr="005223F4">
        <w:rPr>
          <w:rStyle w:val="CodeCharacter"/>
          <w:sz w:val="20"/>
          <w:lang w:val="en-US"/>
        </w:rPr>
        <w:t>&gt;</w:t>
      </w:r>
    </w:p>
    <w:p w14:paraId="19CDCC57" w14:textId="77777777" w:rsidR="00141EC2" w:rsidRPr="005223F4" w:rsidRDefault="00141EC2" w:rsidP="00A8261D">
      <w:pPr>
        <w:pStyle w:val="XMLExcerpt"/>
        <w:rPr>
          <w:rStyle w:val="CodeCharacter"/>
          <w:sz w:val="20"/>
          <w:lang w:val="en-US"/>
        </w:rPr>
      </w:pPr>
      <w:r w:rsidRPr="005223F4">
        <w:rPr>
          <w:rStyle w:val="CodeCharacter"/>
          <w:sz w:val="20"/>
          <w:lang w:val="en-US"/>
        </w:rPr>
        <w:t xml:space="preserve">      </w:t>
      </w:r>
      <w:ins w:id="2754" w:author="Steve Hanson" w:date="2012-02-23T11:30:00Z">
        <w:r w:rsidR="0098329B">
          <w:rPr>
            <w:rStyle w:val="CodeCharacter"/>
            <w:sz w:val="20"/>
            <w:lang w:val="en-US"/>
          </w:rPr>
          <w:t xml:space="preserve"> </w:t>
        </w:r>
      </w:ins>
      <w:r w:rsidRPr="005223F4">
        <w:rPr>
          <w:rStyle w:val="CodeCharacter"/>
          <w:sz w:val="20"/>
          <w:lang w:val="en-US"/>
        </w:rPr>
        <w:t>...</w:t>
      </w:r>
    </w:p>
    <w:p w14:paraId="0724F615" w14:textId="77777777" w:rsidR="00141EC2" w:rsidRPr="005223F4" w:rsidRDefault="00141EC2" w:rsidP="00A8261D">
      <w:pPr>
        <w:pStyle w:val="XMLExcerpt"/>
        <w:rPr>
          <w:rStyle w:val="CodeCharacter"/>
          <w:sz w:val="20"/>
          <w:lang w:val="en-US"/>
        </w:rPr>
      </w:pPr>
      <w:r w:rsidRPr="005223F4">
        <w:rPr>
          <w:rStyle w:val="CodeCharacter"/>
          <w:sz w:val="20"/>
          <w:lang w:val="en-US"/>
        </w:rPr>
        <w:t xml:space="preserve">     &lt;/xs:sequence&gt;</w:t>
      </w:r>
    </w:p>
    <w:p w14:paraId="30013A41" w14:textId="77777777" w:rsidR="00141EC2" w:rsidRPr="005223F4" w:rsidRDefault="00141EC2" w:rsidP="00A8261D">
      <w:pPr>
        <w:pStyle w:val="XMLExcerpt"/>
        <w:rPr>
          <w:rStyle w:val="CodeCharacter"/>
          <w:sz w:val="20"/>
          <w:lang w:val="en-US"/>
        </w:rPr>
      </w:pPr>
      <w:r w:rsidRPr="005223F4">
        <w:rPr>
          <w:rStyle w:val="CodeCharacter"/>
          <w:sz w:val="20"/>
          <w:lang w:val="en-US"/>
        </w:rPr>
        <w:t xml:space="preserve">  &lt;/xs:complexType&gt;</w:t>
      </w:r>
    </w:p>
    <w:p w14:paraId="3A24930D" w14:textId="77777777" w:rsidR="00141EC2" w:rsidRPr="005223F4" w:rsidRDefault="00141EC2" w:rsidP="00A8261D">
      <w:pPr>
        <w:pStyle w:val="XMLExcerpt"/>
        <w:rPr>
          <w:rStyle w:val="CodeCharacter"/>
          <w:sz w:val="20"/>
          <w:lang w:val="en-US"/>
        </w:rPr>
      </w:pPr>
      <w:r w:rsidRPr="005223F4">
        <w:rPr>
          <w:rStyle w:val="CodeCharacter"/>
          <w:sz w:val="20"/>
          <w:lang w:val="en-US"/>
        </w:rPr>
        <w:t>&lt;/xs:element&gt;</w:t>
      </w:r>
    </w:p>
    <w:p w14:paraId="282A1F7C" w14:textId="77777777" w:rsidR="00141EC2" w:rsidRPr="005223F4" w:rsidRDefault="00141EC2" w:rsidP="00A8261D">
      <w:pPr>
        <w:pStyle w:val="XMLExcerpt"/>
        <w:rPr>
          <w:rStyle w:val="CodeCharacter"/>
          <w:sz w:val="20"/>
          <w:lang w:val="en-US"/>
        </w:rPr>
      </w:pPr>
    </w:p>
    <w:p w14:paraId="73068FA4" w14:textId="77777777" w:rsidR="00141EC2" w:rsidRPr="005223F4" w:rsidRDefault="00141EC2" w:rsidP="00A8261D">
      <w:pPr>
        <w:pStyle w:val="XMLExcerpt"/>
        <w:rPr>
          <w:rStyle w:val="CodeCharacter"/>
          <w:sz w:val="20"/>
          <w:lang w:val="en-US"/>
        </w:rPr>
      </w:pPr>
      <w:r w:rsidRPr="005223F4">
        <w:rPr>
          <w:rStyle w:val="CodeCharacter"/>
          <w:sz w:val="20"/>
          <w:lang w:val="en-US"/>
        </w:rPr>
        <w:t>&lt;xs:element name="</w:t>
      </w:r>
      <w:ins w:id="2755" w:author="Steve Hanson" w:date="2012-02-23T11:34:00Z">
        <w:r w:rsidR="0098329B">
          <w:rPr>
            <w:rStyle w:val="CodeCharacter"/>
            <w:sz w:val="20"/>
            <w:lang w:val="en-US"/>
          </w:rPr>
          <w:t>elem</w:t>
        </w:r>
      </w:ins>
      <w:ins w:id="2756" w:author="Steve Hanson" w:date="2012-02-23T11:31:00Z">
        <w:r w:rsidR="0098329B">
          <w:rPr>
            <w:rStyle w:val="CodeCharacter"/>
            <w:sz w:val="20"/>
            <w:lang w:val="en-US"/>
          </w:rPr>
          <w:t>2</w:t>
        </w:r>
      </w:ins>
      <w:del w:id="2757" w:author="Steve Hanson" w:date="2012-02-23T11:31:00Z">
        <w:r w:rsidRPr="005223F4" w:rsidDel="0098329B">
          <w:rPr>
            <w:rStyle w:val="CodeCharacter"/>
            <w:sz w:val="20"/>
            <w:lang w:val="en-US"/>
          </w:rPr>
          <w:delText>foo</w:delText>
        </w:r>
      </w:del>
      <w:r w:rsidRPr="005223F4">
        <w:rPr>
          <w:rStyle w:val="CodeCharacter"/>
          <w:sz w:val="20"/>
          <w:lang w:val="en-US"/>
        </w:rPr>
        <w:t>"&gt;</w:t>
      </w:r>
    </w:p>
    <w:p w14:paraId="5DC17E3D" w14:textId="77777777" w:rsidR="00141EC2" w:rsidRPr="005223F4" w:rsidRDefault="00141EC2" w:rsidP="00A8261D">
      <w:pPr>
        <w:pStyle w:val="XMLExcerpt"/>
        <w:rPr>
          <w:rStyle w:val="CodeCharacter"/>
          <w:sz w:val="20"/>
          <w:lang w:val="en-US"/>
        </w:rPr>
      </w:pPr>
      <w:r w:rsidRPr="005223F4">
        <w:rPr>
          <w:rStyle w:val="CodeCharacter"/>
          <w:sz w:val="20"/>
          <w:lang w:val="en-US"/>
        </w:rPr>
        <w:t xml:space="preserve">  &lt;xs:complexType&gt;</w:t>
      </w:r>
    </w:p>
    <w:p w14:paraId="6314C725" w14:textId="77777777" w:rsidR="00141EC2" w:rsidRPr="005223F4" w:rsidRDefault="00141EC2" w:rsidP="00A8261D">
      <w:pPr>
        <w:pStyle w:val="XMLExcerpt"/>
        <w:rPr>
          <w:rStyle w:val="CodeCharacter"/>
          <w:sz w:val="20"/>
          <w:lang w:val="en-US"/>
        </w:rPr>
      </w:pPr>
      <w:r w:rsidRPr="005223F4">
        <w:rPr>
          <w:rStyle w:val="CodeCharacter"/>
          <w:sz w:val="20"/>
          <w:lang w:val="en-US"/>
        </w:rPr>
        <w:t xml:space="preserve">    &lt;xs:sequence&gt;</w:t>
      </w:r>
    </w:p>
    <w:p w14:paraId="2F28C03E" w14:textId="77777777" w:rsidR="00141EC2" w:rsidRPr="005223F4" w:rsidRDefault="00141EC2" w:rsidP="00A8261D">
      <w:pPr>
        <w:pStyle w:val="XMLExcerpt"/>
        <w:rPr>
          <w:rStyle w:val="CodeCharacter"/>
          <w:sz w:val="20"/>
          <w:lang w:val="en-US"/>
        </w:rPr>
      </w:pPr>
      <w:r w:rsidRPr="005223F4">
        <w:rPr>
          <w:rStyle w:val="CodeCharacter"/>
          <w:sz w:val="20"/>
          <w:lang w:val="en-US"/>
        </w:rPr>
        <w:t xml:space="preserve">      &lt;xs:annotation&gt;&lt;xs:appinfo source=”http://</w:t>
      </w:r>
      <w:r w:rsidR="001C4A3B" w:rsidRPr="005223F4">
        <w:rPr>
          <w:rStyle w:val="CodeCharacter"/>
          <w:sz w:val="20"/>
          <w:lang w:val="en-US"/>
        </w:rPr>
        <w:t>www.ogf.org/dfdl</w:t>
      </w:r>
      <w:r w:rsidRPr="005223F4">
        <w:rPr>
          <w:rStyle w:val="CodeCharacter"/>
          <w:sz w:val="20"/>
          <w:lang w:val="en-US"/>
        </w:rPr>
        <w:t>/”&gt;</w:t>
      </w:r>
    </w:p>
    <w:p w14:paraId="4963D048" w14:textId="77777777" w:rsidR="00141EC2" w:rsidRPr="005223F4" w:rsidRDefault="00141EC2" w:rsidP="00D7188B">
      <w:pPr>
        <w:pStyle w:val="XMLExcerpt"/>
        <w:rPr>
          <w:rStyle w:val="CodeCharacter"/>
          <w:sz w:val="20"/>
          <w:lang w:val="en-US"/>
        </w:rPr>
      </w:pPr>
      <w:r w:rsidRPr="005223F4">
        <w:rPr>
          <w:rStyle w:val="CodeCharacter"/>
          <w:sz w:val="20"/>
          <w:lang w:val="en-US"/>
        </w:rPr>
        <w:t xml:space="preserve">        &lt;dfdl:</w:t>
      </w:r>
      <w:r w:rsidR="00F36435" w:rsidRPr="005223F4">
        <w:rPr>
          <w:rStyle w:val="CodeCharacter"/>
          <w:sz w:val="20"/>
          <w:lang w:val="en-US"/>
        </w:rPr>
        <w:t xml:space="preserve">sequence </w:t>
      </w:r>
      <w:r w:rsidRPr="005223F4">
        <w:rPr>
          <w:rStyle w:val="CodeCharacter"/>
          <w:sz w:val="20"/>
          <w:lang w:val="en-US"/>
        </w:rPr>
        <w:t>separator="</w:t>
      </w:r>
      <w:r w:rsidR="00D7188B" w:rsidRPr="005223F4">
        <w:rPr>
          <w:rStyle w:val="CodeCharacter"/>
          <w:sz w:val="20"/>
          <w:lang w:val="en-US"/>
        </w:rPr>
        <w:t>%HT;</w:t>
      </w:r>
      <w:r w:rsidRPr="005223F4">
        <w:rPr>
          <w:rStyle w:val="CodeCharacter"/>
          <w:sz w:val="20"/>
          <w:lang w:val="en-US"/>
        </w:rPr>
        <w:t>"</w:t>
      </w:r>
      <w:r w:rsidR="000E57A7" w:rsidRPr="005223F4">
        <w:rPr>
          <w:rStyle w:val="CodeCharacter"/>
          <w:sz w:val="20"/>
          <w:lang w:val="en-US"/>
        </w:rPr>
        <w:t xml:space="preserve"> </w:t>
      </w:r>
      <w:r w:rsidRPr="005223F4">
        <w:rPr>
          <w:rStyle w:val="CodeCharacter"/>
          <w:sz w:val="20"/>
          <w:lang w:val="en-US"/>
        </w:rPr>
        <w:t xml:space="preserve">/&gt; </w:t>
      </w:r>
    </w:p>
    <w:p w14:paraId="153A381F" w14:textId="77777777" w:rsidR="00141EC2" w:rsidRPr="005223F4" w:rsidRDefault="00141EC2" w:rsidP="00A8261D">
      <w:pPr>
        <w:pStyle w:val="XMLExcerpt"/>
        <w:rPr>
          <w:rStyle w:val="CodeCharacter"/>
          <w:sz w:val="20"/>
          <w:lang w:val="en-US"/>
        </w:rPr>
      </w:pPr>
      <w:r w:rsidRPr="005223F4">
        <w:rPr>
          <w:rStyle w:val="CodeCharacter"/>
          <w:sz w:val="20"/>
          <w:lang w:val="en-US"/>
        </w:rPr>
        <w:t xml:space="preserve">      &lt;/xs:appinfo&gt;&lt;/xs:annotation&gt;</w:t>
      </w:r>
    </w:p>
    <w:p w14:paraId="7587A831" w14:textId="77777777" w:rsidR="00141EC2" w:rsidRPr="005223F4" w:rsidRDefault="00141EC2" w:rsidP="00A8261D">
      <w:pPr>
        <w:pStyle w:val="XMLExcerpt"/>
        <w:rPr>
          <w:rStyle w:val="CodeCharacter"/>
          <w:sz w:val="20"/>
          <w:lang w:val="en-US"/>
        </w:rPr>
      </w:pPr>
      <w:r w:rsidRPr="005223F4">
        <w:rPr>
          <w:rStyle w:val="CodeCharacter"/>
          <w:sz w:val="20"/>
          <w:lang w:val="en-US"/>
        </w:rPr>
        <w:t xml:space="preserve">      ...</w:t>
      </w:r>
    </w:p>
    <w:p w14:paraId="704C6313" w14:textId="77777777" w:rsidR="00141EC2" w:rsidRPr="005223F4" w:rsidRDefault="00141EC2" w:rsidP="00A8261D">
      <w:pPr>
        <w:pStyle w:val="XMLExcerpt"/>
        <w:rPr>
          <w:rStyle w:val="CodeCharacter"/>
          <w:sz w:val="20"/>
          <w:lang w:val="en-US"/>
        </w:rPr>
      </w:pPr>
      <w:r w:rsidRPr="005223F4">
        <w:rPr>
          <w:rStyle w:val="CodeCharacter"/>
          <w:sz w:val="20"/>
          <w:lang w:val="en-US"/>
        </w:rPr>
        <w:t xml:space="preserve">    &lt;/xs:sequence&gt;</w:t>
      </w:r>
    </w:p>
    <w:p w14:paraId="3D81B2BC" w14:textId="77777777" w:rsidR="00141EC2" w:rsidRPr="005223F4" w:rsidRDefault="00141EC2" w:rsidP="00A8261D">
      <w:pPr>
        <w:pStyle w:val="XMLExcerpt"/>
        <w:rPr>
          <w:rStyle w:val="CodeCharacter"/>
          <w:sz w:val="20"/>
          <w:lang w:val="en-US"/>
        </w:rPr>
      </w:pPr>
      <w:r w:rsidRPr="005223F4">
        <w:rPr>
          <w:rStyle w:val="CodeCharacter"/>
          <w:sz w:val="20"/>
          <w:lang w:val="en-US"/>
        </w:rPr>
        <w:t xml:space="preserve">  &lt;/xs:complexType&gt;</w:t>
      </w:r>
    </w:p>
    <w:p w14:paraId="33B2A041" w14:textId="77777777" w:rsidR="00141EC2" w:rsidRPr="005223F4" w:rsidRDefault="00141EC2" w:rsidP="00A8261D">
      <w:pPr>
        <w:pStyle w:val="XMLExcerpt"/>
        <w:rPr>
          <w:rStyle w:val="CodeCharacter"/>
          <w:sz w:val="20"/>
          <w:lang w:val="en-US"/>
        </w:rPr>
      </w:pPr>
      <w:r w:rsidRPr="005223F4">
        <w:rPr>
          <w:rStyle w:val="CodeCharacter"/>
          <w:sz w:val="20"/>
          <w:lang w:val="en-US"/>
        </w:rPr>
        <w:t>&lt;/xs:element&gt;</w:t>
      </w:r>
    </w:p>
    <w:p w14:paraId="66BA9BCD" w14:textId="2AC3A888" w:rsidR="00141EC2" w:rsidRPr="005223F4" w:rsidDel="00F92149" w:rsidRDefault="00141EC2" w:rsidP="00141EC2">
      <w:pPr>
        <w:rPr>
          <w:del w:id="2758" w:author="mbeckerle" w:date="2012-04-22T21:49:00Z"/>
        </w:rPr>
      </w:pPr>
    </w:p>
    <w:p w14:paraId="1FF7FE89" w14:textId="77777777" w:rsidR="00141EC2" w:rsidRPr="005223F4" w:rsidRDefault="00141EC2" w:rsidP="00141EC2">
      <w:pPr>
        <w:pStyle w:val="nobreak"/>
      </w:pPr>
      <w:r w:rsidRPr="005223F4">
        <w:t>Another example:</w:t>
      </w:r>
    </w:p>
    <w:p w14:paraId="07EC994D" w14:textId="77777777" w:rsidR="00660795" w:rsidRPr="005223F4" w:rsidRDefault="00660795" w:rsidP="00660795">
      <w:pPr>
        <w:pStyle w:val="XMLExcerpt"/>
        <w:rPr>
          <w:rStyle w:val="CodeCharacter"/>
          <w:sz w:val="20"/>
          <w:lang w:val="en-US"/>
        </w:rPr>
      </w:pPr>
      <w:r w:rsidRPr="005223F4">
        <w:rPr>
          <w:rStyle w:val="CodeCharacter"/>
          <w:sz w:val="20"/>
          <w:lang w:val="en-US"/>
        </w:rPr>
        <w:t>&lt;xs:sequence dfdl:separator=","&gt;</w:t>
      </w:r>
    </w:p>
    <w:p w14:paraId="1AC1D60C" w14:textId="77777777" w:rsidR="00660795" w:rsidRPr="005223F4" w:rsidDel="0098329B" w:rsidRDefault="00660795" w:rsidP="00A8261D">
      <w:pPr>
        <w:pStyle w:val="XMLExcerpt"/>
        <w:rPr>
          <w:del w:id="2759" w:author="Steve Hanson" w:date="2012-02-23T11:34:00Z"/>
          <w:rStyle w:val="CodeCharacter"/>
          <w:sz w:val="20"/>
          <w:lang w:val="en-US"/>
        </w:rPr>
      </w:pPr>
    </w:p>
    <w:p w14:paraId="193D513F" w14:textId="77777777" w:rsidR="00141EC2" w:rsidRPr="005223F4" w:rsidRDefault="00660795" w:rsidP="00A8261D">
      <w:pPr>
        <w:pStyle w:val="XMLExcerpt"/>
        <w:rPr>
          <w:rStyle w:val="CodeCharacter"/>
          <w:sz w:val="20"/>
          <w:lang w:val="en-US"/>
        </w:rPr>
      </w:pPr>
      <w:del w:id="2760" w:author="Steve Hanson" w:date="2012-02-23T11:35:00Z">
        <w:r w:rsidRPr="005223F4" w:rsidDel="0098329B">
          <w:rPr>
            <w:rStyle w:val="CodeCharacter"/>
            <w:sz w:val="20"/>
            <w:lang w:val="en-US"/>
          </w:rPr>
          <w:delText xml:space="preserve"> </w:delText>
        </w:r>
      </w:del>
      <w:ins w:id="2761" w:author="Steve Hanson" w:date="2012-02-23T11:34:00Z">
        <w:r w:rsidR="0098329B">
          <w:rPr>
            <w:rStyle w:val="CodeCharacter"/>
            <w:sz w:val="20"/>
            <w:lang w:val="en-US"/>
          </w:rPr>
          <w:t xml:space="preserve">  </w:t>
        </w:r>
      </w:ins>
      <w:r w:rsidR="00141EC2" w:rsidRPr="005223F4">
        <w:rPr>
          <w:rStyle w:val="CodeCharacter"/>
          <w:sz w:val="20"/>
          <w:lang w:val="en-US"/>
        </w:rPr>
        <w:t>&lt;xs:element name="</w:t>
      </w:r>
      <w:ins w:id="2762" w:author="Steve Hanson" w:date="2012-02-23T11:34:00Z">
        <w:r w:rsidR="0098329B">
          <w:rPr>
            <w:rStyle w:val="CodeCharacter"/>
            <w:sz w:val="20"/>
            <w:lang w:val="en-US"/>
          </w:rPr>
          <w:t>elem1</w:t>
        </w:r>
      </w:ins>
      <w:del w:id="2763" w:author="Steve Hanson" w:date="2012-02-23T11:34:00Z">
        <w:r w:rsidR="00141EC2" w:rsidRPr="005223F4" w:rsidDel="0098329B">
          <w:rPr>
            <w:rStyle w:val="CodeCharacter"/>
            <w:sz w:val="20"/>
            <w:lang w:val="en-US"/>
          </w:rPr>
          <w:delText>foo</w:delText>
        </w:r>
      </w:del>
      <w:r w:rsidR="00141EC2" w:rsidRPr="005223F4">
        <w:rPr>
          <w:rStyle w:val="CodeCharacter"/>
          <w:sz w:val="20"/>
          <w:lang w:val="en-US"/>
        </w:rPr>
        <w:t>" type="xs:int" maxOccurs="unbounded"</w:t>
      </w:r>
    </w:p>
    <w:p w14:paraId="60628AEB" w14:textId="77777777" w:rsidR="00660795" w:rsidRPr="005223F4" w:rsidRDefault="00141EC2" w:rsidP="00A8261D">
      <w:pPr>
        <w:pStyle w:val="XMLExcerpt"/>
        <w:rPr>
          <w:rStyle w:val="CodeCharacter"/>
          <w:sz w:val="20"/>
          <w:lang w:val="en-US"/>
        </w:rPr>
      </w:pPr>
      <w:r w:rsidRPr="005223F4">
        <w:rPr>
          <w:rStyle w:val="CodeCharacter"/>
          <w:sz w:val="20"/>
          <w:lang w:val="en-US"/>
        </w:rPr>
        <w:t xml:space="preserve">                       dfdl:</w:t>
      </w:r>
      <w:r w:rsidR="00C73BDA" w:rsidRPr="005223F4">
        <w:rPr>
          <w:rStyle w:val="CodeCharacter"/>
          <w:sz w:val="20"/>
          <w:lang w:val="en-US"/>
        </w:rPr>
        <w:t>representation</w:t>
      </w:r>
      <w:r w:rsidRPr="005223F4">
        <w:rPr>
          <w:rStyle w:val="CodeCharacter"/>
          <w:sz w:val="20"/>
          <w:lang w:val="en-US"/>
        </w:rPr>
        <w:t>="text"</w:t>
      </w:r>
    </w:p>
    <w:p w14:paraId="3F783994" w14:textId="77777777" w:rsidR="00141EC2" w:rsidRPr="005223F4" w:rsidRDefault="00660795" w:rsidP="00D72EC9">
      <w:pPr>
        <w:pStyle w:val="XMLExcerpt"/>
        <w:rPr>
          <w:rStyle w:val="CodeCharacter"/>
          <w:sz w:val="20"/>
          <w:lang w:val="en-US"/>
        </w:rPr>
      </w:pPr>
      <w:r w:rsidRPr="005223F4">
        <w:rPr>
          <w:rFonts w:eastAsia="MS Mincho"/>
          <w:lang w:val="en-US" w:eastAsia="ja-JP"/>
        </w:rPr>
        <w:t xml:space="preserve">                       </w:t>
      </w:r>
      <w:r w:rsidR="00B64C8C" w:rsidRPr="005223F4">
        <w:rPr>
          <w:rFonts w:eastAsia="MS Mincho"/>
          <w:lang w:val="en-US" w:eastAsia="ja-JP"/>
        </w:rPr>
        <w:t>dfdl:</w:t>
      </w:r>
      <w:r w:rsidRPr="005223F4">
        <w:rPr>
          <w:rFonts w:eastAsia="MS Mincho"/>
          <w:lang w:val="en-US" w:eastAsia="ja-JP"/>
        </w:rPr>
        <w:t>textNumberRep="standard"</w:t>
      </w:r>
      <w:r w:rsidR="00141EC2" w:rsidRPr="005223F4">
        <w:rPr>
          <w:rStyle w:val="CodeCharacter"/>
          <w:sz w:val="20"/>
          <w:lang w:val="en-US"/>
        </w:rPr>
        <w:t xml:space="preserve"> </w:t>
      </w:r>
    </w:p>
    <w:p w14:paraId="0245C54D" w14:textId="77777777" w:rsidR="000E57A7" w:rsidRPr="005223F4" w:rsidRDefault="00141EC2" w:rsidP="00A8261D">
      <w:pPr>
        <w:pStyle w:val="XMLExcerpt"/>
        <w:rPr>
          <w:rStyle w:val="CodeCharacter"/>
          <w:sz w:val="20"/>
          <w:lang w:val="en-US"/>
        </w:rPr>
      </w:pPr>
      <w:r w:rsidRPr="005223F4">
        <w:rPr>
          <w:rStyle w:val="CodeCharacter"/>
          <w:sz w:val="20"/>
          <w:lang w:val="en-US"/>
        </w:rPr>
        <w:t xml:space="preserve">                       dfdl:</w:t>
      </w:r>
      <w:r w:rsidR="000E57A7" w:rsidRPr="005223F4">
        <w:rPr>
          <w:rStyle w:val="CodeCharacter"/>
          <w:sz w:val="20"/>
          <w:lang w:val="en-US"/>
        </w:rPr>
        <w:t>initiator</w:t>
      </w:r>
      <w:r w:rsidRPr="005223F4">
        <w:rPr>
          <w:rStyle w:val="CodeCharacter"/>
          <w:sz w:val="20"/>
          <w:lang w:val="en-US"/>
        </w:rPr>
        <w:t>="</w:t>
      </w:r>
      <w:r w:rsidR="00660795" w:rsidRPr="005223F4">
        <w:rPr>
          <w:rStyle w:val="CodeCharacter"/>
          <w:sz w:val="20"/>
          <w:lang w:val="en-US"/>
        </w:rPr>
        <w:t>[</w:t>
      </w:r>
      <w:r w:rsidRPr="005223F4">
        <w:rPr>
          <w:rStyle w:val="CodeCharacter"/>
          <w:sz w:val="20"/>
          <w:lang w:val="en-US"/>
        </w:rPr>
        <w:t>"</w:t>
      </w:r>
    </w:p>
    <w:p w14:paraId="49AEC8FA" w14:textId="77777777" w:rsidR="00141EC2" w:rsidRPr="005223F4" w:rsidRDefault="000E57A7" w:rsidP="00660795">
      <w:pPr>
        <w:pStyle w:val="XMLExcerpt"/>
        <w:rPr>
          <w:rStyle w:val="CodeCharacter"/>
          <w:sz w:val="20"/>
          <w:lang w:val="en-US"/>
        </w:rPr>
      </w:pPr>
      <w:r w:rsidRPr="005223F4">
        <w:rPr>
          <w:rStyle w:val="CodeCharacter"/>
          <w:sz w:val="20"/>
          <w:lang w:val="en-US"/>
        </w:rPr>
        <w:t xml:space="preserve">                       dfdl:terminator=”</w:t>
      </w:r>
      <w:r w:rsidR="00660795" w:rsidRPr="005223F4">
        <w:rPr>
          <w:rStyle w:val="CodeCharacter"/>
          <w:sz w:val="20"/>
          <w:lang w:val="en-US"/>
        </w:rPr>
        <w:t>]</w:t>
      </w:r>
      <w:r w:rsidRPr="005223F4">
        <w:rPr>
          <w:rStyle w:val="CodeCharacter"/>
          <w:sz w:val="20"/>
          <w:lang w:val="en-US"/>
        </w:rPr>
        <w:t>”</w:t>
      </w:r>
      <w:r w:rsidR="00141EC2" w:rsidRPr="005223F4">
        <w:rPr>
          <w:rStyle w:val="CodeCharacter"/>
          <w:sz w:val="20"/>
          <w:lang w:val="en-US"/>
        </w:rPr>
        <w:t>/&gt;</w:t>
      </w:r>
    </w:p>
    <w:p w14:paraId="51610CE4" w14:textId="77777777" w:rsidR="00141EC2" w:rsidRPr="005223F4" w:rsidRDefault="00141EC2" w:rsidP="00A8261D">
      <w:pPr>
        <w:pStyle w:val="XMLExcerpt"/>
        <w:rPr>
          <w:rStyle w:val="CodeCharacter"/>
          <w:sz w:val="20"/>
          <w:lang w:val="en-US"/>
        </w:rPr>
      </w:pPr>
    </w:p>
    <w:p w14:paraId="13387128" w14:textId="77777777" w:rsidR="00141EC2" w:rsidRPr="005223F4" w:rsidRDefault="00660795" w:rsidP="00A8261D">
      <w:pPr>
        <w:pStyle w:val="XMLExcerpt"/>
        <w:rPr>
          <w:rStyle w:val="CodeCharacter"/>
          <w:sz w:val="20"/>
          <w:lang w:val="en-US"/>
        </w:rPr>
      </w:pPr>
      <w:r w:rsidRPr="005223F4">
        <w:rPr>
          <w:rStyle w:val="CodeCharacter"/>
          <w:sz w:val="20"/>
          <w:lang w:val="en-US"/>
        </w:rPr>
        <w:t xml:space="preserve"> </w:t>
      </w:r>
      <w:ins w:id="2764" w:author="Steve Hanson" w:date="2012-02-23T11:35:00Z">
        <w:r w:rsidR="0098329B">
          <w:rPr>
            <w:rStyle w:val="CodeCharacter"/>
            <w:sz w:val="20"/>
            <w:lang w:val="en-US"/>
          </w:rPr>
          <w:t xml:space="preserve"> </w:t>
        </w:r>
      </w:ins>
      <w:r w:rsidR="00141EC2" w:rsidRPr="005223F4">
        <w:rPr>
          <w:rStyle w:val="CodeCharacter"/>
          <w:sz w:val="20"/>
          <w:lang w:val="en-US"/>
        </w:rPr>
        <w:t>&lt;xs:element name="</w:t>
      </w:r>
      <w:ins w:id="2765" w:author="Steve Hanson" w:date="2012-02-23T11:34:00Z">
        <w:r w:rsidR="0098329B">
          <w:rPr>
            <w:rStyle w:val="CodeCharacter"/>
            <w:sz w:val="20"/>
            <w:lang w:val="en-US"/>
          </w:rPr>
          <w:t>elem2</w:t>
        </w:r>
      </w:ins>
      <w:del w:id="2766" w:author="Steve Hanson" w:date="2012-02-23T11:34:00Z">
        <w:r w:rsidR="00141EC2" w:rsidRPr="005223F4" w:rsidDel="0098329B">
          <w:rPr>
            <w:rStyle w:val="CodeCharacter"/>
            <w:sz w:val="20"/>
            <w:lang w:val="en-US"/>
          </w:rPr>
          <w:delText>foo</w:delText>
        </w:r>
      </w:del>
      <w:r w:rsidR="00141EC2" w:rsidRPr="005223F4">
        <w:rPr>
          <w:rStyle w:val="CodeCharacter"/>
          <w:sz w:val="20"/>
          <w:lang w:val="en-US"/>
        </w:rPr>
        <w:t>" type="xs:int" maxOccurs="unbounded"&gt;</w:t>
      </w:r>
    </w:p>
    <w:p w14:paraId="7759B557" w14:textId="77777777" w:rsidR="00141EC2" w:rsidRPr="005223F4" w:rsidRDefault="00141EC2" w:rsidP="00A8261D">
      <w:pPr>
        <w:pStyle w:val="XMLExcerpt"/>
        <w:rPr>
          <w:rStyle w:val="CodeCharacter"/>
          <w:sz w:val="20"/>
          <w:lang w:val="en-US"/>
        </w:rPr>
      </w:pPr>
      <w:r w:rsidRPr="005223F4">
        <w:rPr>
          <w:rStyle w:val="CodeCharacter"/>
          <w:sz w:val="20"/>
          <w:lang w:val="en-US"/>
        </w:rPr>
        <w:t xml:space="preserve">  </w:t>
      </w:r>
      <w:del w:id="2767" w:author="Steve Hanson" w:date="2012-02-23T11:35:00Z">
        <w:r w:rsidRPr="005223F4" w:rsidDel="0098329B">
          <w:rPr>
            <w:rStyle w:val="CodeCharacter"/>
            <w:sz w:val="20"/>
            <w:lang w:val="en-US"/>
          </w:rPr>
          <w:delText xml:space="preserve"> </w:delText>
        </w:r>
      </w:del>
      <w:r w:rsidRPr="005223F4">
        <w:rPr>
          <w:rStyle w:val="CodeCharacter"/>
          <w:sz w:val="20"/>
          <w:lang w:val="en-US"/>
        </w:rPr>
        <w:t xml:space="preserve">  </w:t>
      </w:r>
      <w:del w:id="2768" w:author="Steve Hanson" w:date="2012-02-23T11:35:00Z">
        <w:r w:rsidRPr="005223F4" w:rsidDel="0098329B">
          <w:rPr>
            <w:rStyle w:val="CodeCharacter"/>
            <w:sz w:val="20"/>
            <w:lang w:val="en-US"/>
          </w:rPr>
          <w:delText xml:space="preserve"> </w:delText>
        </w:r>
      </w:del>
      <w:r w:rsidRPr="005223F4">
        <w:rPr>
          <w:rStyle w:val="CodeCharacter"/>
          <w:sz w:val="20"/>
          <w:lang w:val="en-US"/>
        </w:rPr>
        <w:t>&lt;xs:annotation&gt;&lt;xs:appinfo source=”http://</w:t>
      </w:r>
      <w:r w:rsidR="001C4A3B" w:rsidRPr="005223F4">
        <w:rPr>
          <w:rStyle w:val="CodeCharacter"/>
          <w:sz w:val="20"/>
          <w:lang w:val="en-US"/>
        </w:rPr>
        <w:t>www.ogf.org/dfdl</w:t>
      </w:r>
      <w:r w:rsidRPr="005223F4">
        <w:rPr>
          <w:rStyle w:val="CodeCharacter"/>
          <w:sz w:val="20"/>
          <w:lang w:val="en-US"/>
        </w:rPr>
        <w:t>/”&gt;</w:t>
      </w:r>
    </w:p>
    <w:p w14:paraId="478EB215" w14:textId="77777777" w:rsidR="00B64C8C" w:rsidRPr="005223F4" w:rsidRDefault="00141EC2" w:rsidP="00A8261D">
      <w:pPr>
        <w:pStyle w:val="XMLExcerpt"/>
        <w:rPr>
          <w:rStyle w:val="CodeCharacter"/>
          <w:sz w:val="20"/>
          <w:lang w:val="en-US"/>
        </w:rPr>
      </w:pPr>
      <w:r w:rsidRPr="005223F4">
        <w:rPr>
          <w:rStyle w:val="CodeCharacter"/>
          <w:sz w:val="20"/>
          <w:lang w:val="en-US"/>
        </w:rPr>
        <w:t xml:space="preserve">  </w:t>
      </w:r>
      <w:del w:id="2769" w:author="Steve Hanson" w:date="2012-02-23T11:35:00Z">
        <w:r w:rsidRPr="005223F4" w:rsidDel="0098329B">
          <w:rPr>
            <w:rStyle w:val="CodeCharacter"/>
            <w:sz w:val="20"/>
            <w:lang w:val="en-US"/>
          </w:rPr>
          <w:delText xml:space="preserve"> </w:delText>
        </w:r>
      </w:del>
      <w:r w:rsidRPr="005223F4">
        <w:rPr>
          <w:rStyle w:val="CodeCharacter"/>
          <w:sz w:val="20"/>
          <w:lang w:val="en-US"/>
        </w:rPr>
        <w:t xml:space="preserve">    </w:t>
      </w:r>
      <w:del w:id="2770" w:author="Steve Hanson" w:date="2012-02-23T11:35:00Z">
        <w:r w:rsidRPr="005223F4" w:rsidDel="0098329B">
          <w:rPr>
            <w:rStyle w:val="CodeCharacter"/>
            <w:sz w:val="20"/>
            <w:lang w:val="en-US"/>
          </w:rPr>
          <w:delText xml:space="preserve"> </w:delText>
        </w:r>
      </w:del>
      <w:r w:rsidRPr="005223F4">
        <w:rPr>
          <w:rStyle w:val="CodeCharacter"/>
          <w:sz w:val="20"/>
          <w:lang w:val="en-US"/>
        </w:rPr>
        <w:t>&lt;dfdl:</w:t>
      </w:r>
      <w:r w:rsidR="00F36435" w:rsidRPr="005223F4">
        <w:rPr>
          <w:rStyle w:val="CodeCharacter"/>
          <w:sz w:val="20"/>
          <w:lang w:val="en-US"/>
        </w:rPr>
        <w:t xml:space="preserve">element </w:t>
      </w:r>
      <w:r w:rsidR="00C73BDA" w:rsidRPr="005223F4">
        <w:rPr>
          <w:rStyle w:val="CodeCharacter"/>
          <w:sz w:val="20"/>
          <w:lang w:val="en-US"/>
        </w:rPr>
        <w:t>representation</w:t>
      </w:r>
      <w:r w:rsidRPr="005223F4">
        <w:rPr>
          <w:rStyle w:val="CodeCharacter"/>
          <w:sz w:val="20"/>
          <w:lang w:val="en-US"/>
        </w:rPr>
        <w:t>="text"</w:t>
      </w:r>
    </w:p>
    <w:p w14:paraId="4852A3A0" w14:textId="77777777" w:rsidR="000E57A7" w:rsidRPr="005223F4" w:rsidRDefault="00B64C8C" w:rsidP="00A8261D">
      <w:pPr>
        <w:pStyle w:val="XMLExcerpt"/>
        <w:rPr>
          <w:rStyle w:val="CodeCharacter"/>
          <w:sz w:val="20"/>
          <w:lang w:val="en-US"/>
        </w:rPr>
      </w:pPr>
      <w:r w:rsidRPr="005223F4">
        <w:rPr>
          <w:rFonts w:eastAsia="MS Mincho"/>
          <w:lang w:val="en-US" w:eastAsia="ja-JP"/>
        </w:rPr>
        <w:t xml:space="preserve">                     </w:t>
      </w:r>
      <w:r w:rsidR="00D72EC9" w:rsidRPr="005223F4">
        <w:rPr>
          <w:rFonts w:eastAsia="MS Mincho"/>
          <w:lang w:val="en-US" w:eastAsia="ja-JP"/>
        </w:rPr>
        <w:t>textNumberRep</w:t>
      </w:r>
      <w:r w:rsidRPr="005223F4">
        <w:rPr>
          <w:rFonts w:eastAsia="MS Mincho"/>
          <w:lang w:val="en-US" w:eastAsia="ja-JP"/>
        </w:rPr>
        <w:t>="standard"</w:t>
      </w:r>
      <w:r w:rsidR="00141EC2" w:rsidRPr="005223F4">
        <w:rPr>
          <w:rStyle w:val="CodeCharacter"/>
          <w:sz w:val="20"/>
          <w:lang w:val="en-US"/>
        </w:rPr>
        <w:t xml:space="preserve"> </w:t>
      </w:r>
    </w:p>
    <w:p w14:paraId="255BFC5B" w14:textId="77777777" w:rsidR="000E57A7" w:rsidRPr="005223F4" w:rsidRDefault="000E57A7" w:rsidP="00660795">
      <w:pPr>
        <w:pStyle w:val="XMLExcerpt"/>
        <w:rPr>
          <w:rStyle w:val="CodeCharacter"/>
          <w:sz w:val="20"/>
          <w:lang w:val="en-US"/>
        </w:rPr>
      </w:pPr>
      <w:r w:rsidRPr="005223F4">
        <w:rPr>
          <w:rStyle w:val="CodeCharacter"/>
          <w:sz w:val="20"/>
          <w:lang w:val="en-US"/>
        </w:rPr>
        <w:t xml:space="preserve">                     initiator=”</w:t>
      </w:r>
      <w:r w:rsidR="00660795" w:rsidRPr="005223F4">
        <w:rPr>
          <w:rStyle w:val="CodeCharacter"/>
          <w:sz w:val="20"/>
          <w:lang w:val="en-US"/>
        </w:rPr>
        <w:t>[</w:t>
      </w:r>
      <w:r w:rsidRPr="005223F4">
        <w:rPr>
          <w:rStyle w:val="CodeCharacter"/>
          <w:sz w:val="20"/>
          <w:lang w:val="en-US"/>
        </w:rPr>
        <w:t xml:space="preserve">“                   </w:t>
      </w:r>
    </w:p>
    <w:p w14:paraId="54ECF09F" w14:textId="77777777" w:rsidR="00141EC2" w:rsidRPr="005223F4" w:rsidRDefault="000E57A7" w:rsidP="00660795">
      <w:pPr>
        <w:pStyle w:val="XMLExcerpt"/>
        <w:rPr>
          <w:rStyle w:val="CodeCharacter"/>
          <w:sz w:val="20"/>
          <w:lang w:val="en-US"/>
        </w:rPr>
      </w:pPr>
      <w:r w:rsidRPr="005223F4">
        <w:rPr>
          <w:rStyle w:val="CodeCharacter"/>
          <w:sz w:val="20"/>
          <w:lang w:val="en-US"/>
        </w:rPr>
        <w:t xml:space="preserve">                     terminator</w:t>
      </w:r>
      <w:r w:rsidR="00141EC2" w:rsidRPr="005223F4">
        <w:rPr>
          <w:rStyle w:val="CodeCharacter"/>
          <w:sz w:val="20"/>
          <w:lang w:val="en-US"/>
        </w:rPr>
        <w:t>="</w:t>
      </w:r>
      <w:r w:rsidR="00660795" w:rsidRPr="005223F4">
        <w:rPr>
          <w:rStyle w:val="CodeCharacter"/>
          <w:sz w:val="20"/>
          <w:lang w:val="en-US"/>
        </w:rPr>
        <w:t>]</w:t>
      </w:r>
      <w:r w:rsidR="00141EC2" w:rsidRPr="005223F4">
        <w:rPr>
          <w:rStyle w:val="CodeCharacter"/>
          <w:sz w:val="20"/>
          <w:lang w:val="en-US"/>
        </w:rPr>
        <w:t xml:space="preserve">"/&gt; </w:t>
      </w:r>
    </w:p>
    <w:p w14:paraId="20D7DB21" w14:textId="77777777" w:rsidR="00141EC2" w:rsidRPr="005223F4" w:rsidRDefault="00141EC2" w:rsidP="00A8261D">
      <w:pPr>
        <w:pStyle w:val="XMLExcerpt"/>
        <w:rPr>
          <w:rStyle w:val="CodeCharacter"/>
          <w:sz w:val="20"/>
          <w:lang w:val="en-US"/>
        </w:rPr>
      </w:pPr>
      <w:r w:rsidRPr="005223F4">
        <w:rPr>
          <w:rStyle w:val="CodeCharacter"/>
          <w:sz w:val="20"/>
          <w:lang w:val="en-US"/>
        </w:rPr>
        <w:t xml:space="preserve">  </w:t>
      </w:r>
      <w:del w:id="2771" w:author="Steve Hanson" w:date="2012-02-23T11:35:00Z">
        <w:r w:rsidRPr="005223F4" w:rsidDel="0098329B">
          <w:rPr>
            <w:rStyle w:val="CodeCharacter"/>
            <w:sz w:val="20"/>
            <w:lang w:val="en-US"/>
          </w:rPr>
          <w:delText xml:space="preserve"> </w:delText>
        </w:r>
      </w:del>
      <w:r w:rsidRPr="005223F4">
        <w:rPr>
          <w:rStyle w:val="CodeCharacter"/>
          <w:sz w:val="20"/>
          <w:lang w:val="en-US"/>
        </w:rPr>
        <w:t xml:space="preserve">  </w:t>
      </w:r>
      <w:del w:id="2772" w:author="Steve Hanson" w:date="2012-02-23T11:35:00Z">
        <w:r w:rsidRPr="005223F4" w:rsidDel="0098329B">
          <w:rPr>
            <w:rStyle w:val="CodeCharacter"/>
            <w:sz w:val="20"/>
            <w:lang w:val="en-US"/>
          </w:rPr>
          <w:delText xml:space="preserve"> </w:delText>
        </w:r>
      </w:del>
      <w:r w:rsidRPr="005223F4">
        <w:rPr>
          <w:rStyle w:val="CodeCharacter"/>
          <w:sz w:val="20"/>
          <w:lang w:val="en-US"/>
        </w:rPr>
        <w:t>&lt;/xs:appinfo&gt;&lt;/xs:annotation&gt;</w:t>
      </w:r>
    </w:p>
    <w:p w14:paraId="13FE52E3" w14:textId="201A9A76" w:rsidR="00141EC2" w:rsidRPr="005223F4" w:rsidDel="00B2635D" w:rsidRDefault="0098329B" w:rsidP="00A8261D">
      <w:pPr>
        <w:pStyle w:val="XMLExcerpt"/>
        <w:rPr>
          <w:del w:id="2773" w:author="Steve Hanson" w:date="2012-08-06T12:13:00Z"/>
          <w:rStyle w:val="CodeCharacter"/>
          <w:sz w:val="20"/>
          <w:lang w:val="en-US"/>
        </w:rPr>
      </w:pPr>
      <w:ins w:id="2774" w:author="Steve Hanson" w:date="2012-02-23T11:35:00Z">
        <w:r>
          <w:rPr>
            <w:rStyle w:val="CodeCharacter"/>
            <w:sz w:val="20"/>
            <w:lang w:val="en-US"/>
          </w:rPr>
          <w:t xml:space="preserve">  </w:t>
        </w:r>
      </w:ins>
      <w:r w:rsidR="00141EC2" w:rsidRPr="005223F4">
        <w:rPr>
          <w:rStyle w:val="CodeCharacter"/>
          <w:sz w:val="20"/>
          <w:lang w:val="en-US"/>
        </w:rPr>
        <w:t>&lt;/xs:element&gt;</w:t>
      </w:r>
    </w:p>
    <w:p w14:paraId="367B232F" w14:textId="77777777" w:rsidR="00B2635D" w:rsidRDefault="00B2635D" w:rsidP="00B2635D">
      <w:pPr>
        <w:pStyle w:val="XMLExcerpt"/>
        <w:rPr>
          <w:ins w:id="2775" w:author="Steve Hanson" w:date="2012-08-06T12:13:00Z"/>
          <w:rStyle w:val="CodeCharacter"/>
          <w:sz w:val="20"/>
          <w:lang w:val="en-US"/>
        </w:rPr>
      </w:pPr>
    </w:p>
    <w:p w14:paraId="1EBE9666" w14:textId="77777777" w:rsidR="00660795" w:rsidRPr="005223F4" w:rsidDel="0098329B" w:rsidRDefault="00660795" w:rsidP="00B2635D">
      <w:pPr>
        <w:pStyle w:val="XMLExcerpt"/>
        <w:rPr>
          <w:del w:id="2776" w:author="Steve Hanson" w:date="2012-02-23T11:35:00Z"/>
          <w:rStyle w:val="CodeCharacter"/>
          <w:sz w:val="20"/>
          <w:lang w:val="en-US"/>
        </w:rPr>
      </w:pPr>
      <w:r w:rsidRPr="005223F4">
        <w:rPr>
          <w:rStyle w:val="CodeCharacter"/>
          <w:sz w:val="20"/>
          <w:lang w:val="en-US"/>
        </w:rPr>
        <w:t>&lt;/xs:sequence&gt;</w:t>
      </w:r>
    </w:p>
    <w:p w14:paraId="109C88EB" w14:textId="2AD6AFDE" w:rsidR="00660795" w:rsidRPr="005223F4" w:rsidDel="00CB6821" w:rsidRDefault="00660795" w:rsidP="00B2635D">
      <w:pPr>
        <w:pStyle w:val="XMLExcerpt"/>
        <w:rPr>
          <w:del w:id="2777" w:author="mbeckerle" w:date="2012-03-24T17:36:00Z"/>
          <w:rStyle w:val="CodeCharacter"/>
          <w:sz w:val="20"/>
          <w:lang w:val="en-US"/>
        </w:rPr>
      </w:pPr>
    </w:p>
    <w:p w14:paraId="603D6C3F" w14:textId="77777777" w:rsidR="00CB6821" w:rsidRDefault="00CB6821" w:rsidP="00B2635D">
      <w:pPr>
        <w:pStyle w:val="XMLExcerpt"/>
        <w:rPr>
          <w:ins w:id="2778" w:author="mbeckerle" w:date="2012-03-24T17:36:00Z"/>
        </w:rPr>
      </w:pPr>
    </w:p>
    <w:p w14:paraId="2F6E94AA" w14:textId="43178995" w:rsidR="00CB6821" w:rsidRPr="005223F4" w:rsidRDefault="00194C47" w:rsidP="00B2635D">
      <w:ins w:id="2779" w:author="mbeckerle" w:date="2012-04-22T15:52:00Z">
        <w:r>
          <w:t>Because</w:t>
        </w:r>
      </w:ins>
      <w:commentRangeStart w:id="2780"/>
      <w:ins w:id="2781" w:author="mbeckerle" w:date="2012-03-24T17:36:00Z">
        <w:r w:rsidR="00CB6821">
          <w:t xml:space="preserve"> short form syntax is not allowed on the xs:schema element</w:t>
        </w:r>
      </w:ins>
      <w:ins w:id="2782" w:author="Steve Hanson" w:date="2012-08-06T12:12:00Z">
        <w:r w:rsidR="00B2635D">
          <w:t>, a</w:t>
        </w:r>
      </w:ins>
      <w:ins w:id="2783" w:author="mbeckerle" w:date="2012-03-24T17:36:00Z">
        <w:del w:id="2784" w:author="Steve Hanson" w:date="2012-08-06T12:12:00Z">
          <w:r w:rsidR="00CB6821" w:rsidDel="00B2635D">
            <w:delText>. A</w:delText>
          </w:r>
        </w:del>
        <w:r w:rsidR="00CB6821">
          <w:t>n attribute form dfdl:format annotation must be used instead.</w:t>
        </w:r>
      </w:ins>
      <w:commentRangeEnd w:id="2780"/>
      <w:ins w:id="2785" w:author="mbeckerle" w:date="2012-03-24T17:37:00Z">
        <w:r w:rsidR="00CB6821">
          <w:rPr>
            <w:rStyle w:val="CommentReference"/>
          </w:rPr>
          <w:commentReference w:id="2780"/>
        </w:r>
      </w:ins>
    </w:p>
    <w:p w14:paraId="404A0730" w14:textId="2F252F3E" w:rsidR="00CB73BC" w:rsidRPr="005223F4" w:rsidDel="00F92149" w:rsidRDefault="00CB73BC">
      <w:pPr>
        <w:pStyle w:val="Heading3"/>
        <w:rPr>
          <w:del w:id="2786" w:author="mbeckerle" w:date="2012-04-22T21:49:00Z"/>
        </w:rPr>
        <w:pPrChange w:id="2787" w:author="mbeckerle" w:date="2013-07-24T16:59:00Z">
          <w:pPr/>
        </w:pPrChange>
      </w:pPr>
      <w:bookmarkStart w:id="2788" w:name="_Toc322911559"/>
      <w:bookmarkStart w:id="2789" w:name="_Toc322912098"/>
      <w:bookmarkStart w:id="2790" w:name="_Toc329092948"/>
      <w:bookmarkStart w:id="2791" w:name="_Toc332701461"/>
      <w:bookmarkStart w:id="2792" w:name="_Toc332701768"/>
      <w:bookmarkStart w:id="2793" w:name="_Toc332711562"/>
      <w:bookmarkStart w:id="2794" w:name="_Toc332711870"/>
      <w:bookmarkStart w:id="2795" w:name="_Toc332712172"/>
      <w:bookmarkStart w:id="2796" w:name="_Toc332724088"/>
      <w:bookmarkStart w:id="2797" w:name="_Toc332724388"/>
      <w:bookmarkStart w:id="2798" w:name="_Toc341102684"/>
      <w:bookmarkStart w:id="2799" w:name="_Toc347241416"/>
      <w:bookmarkStart w:id="2800" w:name="_Toc347744609"/>
      <w:bookmarkStart w:id="2801" w:name="_Toc348984392"/>
      <w:bookmarkStart w:id="2802" w:name="_Toc348984697"/>
      <w:bookmarkStart w:id="2803" w:name="_Toc349037860"/>
      <w:bookmarkStart w:id="2804" w:name="_Toc349038165"/>
      <w:bookmarkStart w:id="2805" w:name="_Toc349042653"/>
      <w:bookmarkStart w:id="2806" w:name="_Toc351912644"/>
      <w:bookmarkStart w:id="2807" w:name="_Toc351914666"/>
      <w:bookmarkStart w:id="2808" w:name="_Toc351915100"/>
      <w:bookmarkStart w:id="2809" w:name="_Toc361231138"/>
      <w:bookmarkStart w:id="2810" w:name="_Toc361231664"/>
      <w:bookmarkStart w:id="2811" w:name="_Toc362444962"/>
      <w:bookmarkStart w:id="2812" w:name="_Toc362451713"/>
      <w:bookmarkStart w:id="2813" w:name="_Toc362452262"/>
      <w:bookmarkStart w:id="2814" w:name="_Toc362452808"/>
      <w:bookmarkStart w:id="2815" w:name="_Toc362453160"/>
      <w:bookmarkEnd w:id="2788"/>
      <w:bookmarkEnd w:id="2789"/>
      <w:bookmarkEnd w:id="2790"/>
      <w:bookmarkEnd w:id="2791"/>
      <w:bookmarkEnd w:id="2792"/>
      <w:bookmarkEnd w:id="2793"/>
      <w:bookmarkEnd w:id="2794"/>
      <w:bookmarkEnd w:id="2795"/>
      <w:bookmarkEnd w:id="2796"/>
      <w:bookmarkEnd w:id="2797"/>
      <w:bookmarkEnd w:id="2798"/>
      <w:bookmarkEnd w:id="2799"/>
      <w:bookmarkEnd w:id="2800"/>
      <w:bookmarkEnd w:id="2801"/>
      <w:bookmarkEnd w:id="2802"/>
      <w:bookmarkEnd w:id="2803"/>
      <w:bookmarkEnd w:id="2804"/>
      <w:bookmarkEnd w:id="2805"/>
      <w:bookmarkEnd w:id="2806"/>
      <w:bookmarkEnd w:id="2807"/>
      <w:bookmarkEnd w:id="2808"/>
      <w:bookmarkEnd w:id="2809"/>
      <w:bookmarkEnd w:id="2810"/>
      <w:bookmarkEnd w:id="2811"/>
      <w:bookmarkEnd w:id="2812"/>
      <w:bookmarkEnd w:id="2813"/>
      <w:bookmarkEnd w:id="2814"/>
      <w:bookmarkEnd w:id="2815"/>
    </w:p>
    <w:p w14:paraId="73029693" w14:textId="2B32A772" w:rsidR="005853EE" w:rsidRPr="005223F4" w:rsidRDefault="005853EE" w:rsidP="0031368F">
      <w:pPr>
        <w:pStyle w:val="Heading3"/>
      </w:pPr>
      <w:bookmarkStart w:id="2816" w:name="_Toc138694341"/>
      <w:bookmarkStart w:id="2817" w:name="_Toc177399041"/>
      <w:bookmarkStart w:id="2818" w:name="_Toc175057328"/>
      <w:bookmarkStart w:id="2819" w:name="_Toc199516254"/>
      <w:bookmarkStart w:id="2820" w:name="_Toc194983931"/>
      <w:bookmarkStart w:id="2821" w:name="_Toc243112772"/>
      <w:bookmarkStart w:id="2822" w:name="_Toc349042654"/>
      <w:bookmarkStart w:id="2823" w:name="_Toc362453161"/>
      <w:r w:rsidRPr="005223F4">
        <w:t xml:space="preserve">Empty </w:t>
      </w:r>
      <w:bookmarkEnd w:id="2816"/>
      <w:bookmarkEnd w:id="2817"/>
      <w:bookmarkEnd w:id="2818"/>
      <w:r w:rsidR="005F7B07" w:rsidRPr="005223F4">
        <w:t xml:space="preserve">String as a </w:t>
      </w:r>
      <w:ins w:id="2824" w:author="Steve Hanson" w:date="2013-03-18T13:51:00Z">
        <w:r w:rsidR="005E3DDA">
          <w:t xml:space="preserve">Representation </w:t>
        </w:r>
      </w:ins>
      <w:r w:rsidR="005F7B07" w:rsidRPr="005223F4">
        <w:t>Property Value</w:t>
      </w:r>
      <w:bookmarkEnd w:id="2819"/>
      <w:bookmarkEnd w:id="2820"/>
      <w:bookmarkEnd w:id="2821"/>
      <w:bookmarkEnd w:id="2822"/>
      <w:bookmarkEnd w:id="2823"/>
    </w:p>
    <w:p w14:paraId="455772F3" w14:textId="77777777" w:rsidR="005F7B07" w:rsidRPr="005223F4" w:rsidRDefault="005F7B07" w:rsidP="005F7B07">
      <w:pPr>
        <w:rPr>
          <w:rFonts w:eastAsia="MS Mincho"/>
          <w:lang w:eastAsia="ja-JP"/>
        </w:rPr>
      </w:pPr>
      <w:r w:rsidRPr="005223F4">
        <w:rPr>
          <w:rFonts w:eastAsia="MS Mincho"/>
          <w:lang w:eastAsia="ja-JP"/>
        </w:rPr>
        <w:t xml:space="preserve">DFDL provides no mechanism to un-set a property. </w:t>
      </w:r>
      <w:r w:rsidR="005853EE" w:rsidRPr="005223F4">
        <w:rPr>
          <w:rFonts w:eastAsia="MS Mincho"/>
          <w:lang w:eastAsia="ja-JP"/>
        </w:rPr>
        <w:t xml:space="preserve">Setting a representation property's value to the empty string doesn't remove the </w:t>
      </w:r>
      <w:r w:rsidRPr="005223F4">
        <w:rPr>
          <w:rFonts w:eastAsia="MS Mincho"/>
          <w:lang w:eastAsia="ja-JP"/>
        </w:rPr>
        <w:t>value for that property</w:t>
      </w:r>
      <w:r w:rsidR="005853EE" w:rsidRPr="005223F4">
        <w:rPr>
          <w:rFonts w:eastAsia="MS Mincho"/>
          <w:lang w:eastAsia="ja-JP"/>
        </w:rPr>
        <w:t xml:space="preserve">, but sets it to the empty string value. </w:t>
      </w:r>
      <w:r w:rsidRPr="005223F4">
        <w:rPr>
          <w:rFonts w:eastAsia="MS Mincho"/>
          <w:lang w:eastAsia="ja-JP"/>
        </w:rPr>
        <w:t xml:space="preserve">This </w:t>
      </w:r>
      <w:r w:rsidRPr="005223F4">
        <w:t xml:space="preserve">may not be appropriate as a value for certain properties. </w:t>
      </w:r>
    </w:p>
    <w:p w14:paraId="46E19D55" w14:textId="452AE506" w:rsidR="005853EE" w:rsidRPr="005223F4" w:rsidRDefault="005853EE" w:rsidP="00141EC2">
      <w:r w:rsidRPr="005223F4">
        <w:rPr>
          <w:rFonts w:eastAsia="MS Mincho"/>
          <w:lang w:eastAsia="ja-JP"/>
        </w:rPr>
        <w:t xml:space="preserve">For example, in delimited text representations, it is sensible for the separator to be defined to be the empty string. This turns off use of separator delimiters. For </w:t>
      </w:r>
      <w:r w:rsidR="0027360B" w:rsidRPr="005223F4">
        <w:rPr>
          <w:rFonts w:eastAsia="MS Mincho"/>
          <w:lang w:eastAsia="ja-JP"/>
        </w:rPr>
        <w:t xml:space="preserve">many </w:t>
      </w:r>
      <w:r w:rsidRPr="005223F4">
        <w:rPr>
          <w:rFonts w:eastAsia="MS Mincho"/>
          <w:lang w:eastAsia="ja-JP"/>
        </w:rPr>
        <w:t>other string-valued properties, it is a schema definition error to assign them the empty string value. For example</w:t>
      </w:r>
      <w:r w:rsidR="00DB01F8" w:rsidRPr="005223F4">
        <w:rPr>
          <w:rFonts w:eastAsia="MS Mincho"/>
          <w:lang w:eastAsia="ja-JP"/>
        </w:rPr>
        <w:t>,</w:t>
      </w:r>
      <w:r w:rsidRPr="005223F4">
        <w:rPr>
          <w:rFonts w:eastAsia="MS Mincho"/>
          <w:lang w:eastAsia="ja-JP"/>
        </w:rPr>
        <w:t xml:space="preserve"> the character set encoding property</w:t>
      </w:r>
      <w:ins w:id="2825" w:author="mbeckerle" w:date="2013-01-29T13:47:00Z">
        <w:r w:rsidR="00B87B3C">
          <w:rPr>
            <w:rFonts w:eastAsia="MS Mincho"/>
            <w:lang w:eastAsia="ja-JP"/>
          </w:rPr>
          <w:t xml:space="preserve"> (dfdl:encoding)</w:t>
        </w:r>
      </w:ins>
      <w:r w:rsidRPr="005223F4">
        <w:rPr>
          <w:rFonts w:eastAsia="MS Mincho"/>
          <w:lang w:eastAsia="ja-JP"/>
        </w:rPr>
        <w:t xml:space="preserve"> cannot be set to the empty string. </w:t>
      </w:r>
    </w:p>
    <w:p w14:paraId="585DA38A" w14:textId="77777777" w:rsidR="00073A72" w:rsidRPr="005223F4" w:rsidRDefault="00073A72" w:rsidP="006E4FE8">
      <w:pPr>
        <w:pStyle w:val="Heading2"/>
      </w:pPr>
      <w:bookmarkStart w:id="2826" w:name="_Toc137360897"/>
      <w:bookmarkStart w:id="2827" w:name="_Toc137360898"/>
      <w:bookmarkStart w:id="2828" w:name="_Toc137029569"/>
      <w:bookmarkStart w:id="2829" w:name="_Toc137029570"/>
      <w:bookmarkStart w:id="2830" w:name="_Toc137029571"/>
      <w:bookmarkStart w:id="2831" w:name="_Toc137029574"/>
      <w:bookmarkStart w:id="2832" w:name="_Toc137029576"/>
      <w:bookmarkStart w:id="2833" w:name="_Toc138694338"/>
      <w:bookmarkStart w:id="2834" w:name="_Ref140934911"/>
      <w:bookmarkStart w:id="2835" w:name="_Ref140934918"/>
      <w:bookmarkStart w:id="2836" w:name="_Toc177399042"/>
      <w:bookmarkStart w:id="2837" w:name="_Toc175057329"/>
      <w:bookmarkStart w:id="2838" w:name="_Toc199516255"/>
      <w:bookmarkStart w:id="2839" w:name="_Toc194983932"/>
      <w:bookmarkStart w:id="2840" w:name="_Ref215568985"/>
      <w:bookmarkStart w:id="2841" w:name="_Ref215568992"/>
      <w:bookmarkStart w:id="2842" w:name="_Toc243112773"/>
      <w:bookmarkStart w:id="2843" w:name="_Ref251074304"/>
      <w:bookmarkStart w:id="2844" w:name="_Ref251074309"/>
      <w:bookmarkStart w:id="2845" w:name="_Toc349042655"/>
      <w:bookmarkStart w:id="2846" w:name="_Toc362453162"/>
      <w:bookmarkEnd w:id="2826"/>
      <w:bookmarkEnd w:id="2827"/>
      <w:bookmarkEnd w:id="2828"/>
      <w:bookmarkEnd w:id="2829"/>
      <w:bookmarkEnd w:id="2830"/>
      <w:bookmarkEnd w:id="2831"/>
      <w:bookmarkEnd w:id="2832"/>
      <w:r w:rsidRPr="005223F4">
        <w:t>dfdl:defineFormat - Reusable Data Format Definitions</w:t>
      </w:r>
      <w:bookmarkEnd w:id="2833"/>
      <w:bookmarkEnd w:id="2834"/>
      <w:bookmarkEnd w:id="2835"/>
      <w:bookmarkEnd w:id="2836"/>
      <w:bookmarkEnd w:id="2837"/>
      <w:bookmarkEnd w:id="2838"/>
      <w:bookmarkEnd w:id="2839"/>
      <w:bookmarkEnd w:id="2840"/>
      <w:bookmarkEnd w:id="2841"/>
      <w:bookmarkEnd w:id="2842"/>
      <w:bookmarkEnd w:id="2843"/>
      <w:bookmarkEnd w:id="2844"/>
      <w:bookmarkEnd w:id="2845"/>
      <w:bookmarkEnd w:id="2846"/>
    </w:p>
    <w:p w14:paraId="1B57C0EC" w14:textId="0C789D81" w:rsidR="00266CCF" w:rsidRPr="005223F4" w:rsidRDefault="00073A72" w:rsidP="00FC49DC">
      <w:r w:rsidRPr="005223F4">
        <w:t xml:space="preserve">One or more dfdl:defineFormat annotation elements can appear within the annotation children of the </w:t>
      </w:r>
      <w:r w:rsidR="005D3FB2" w:rsidRPr="005223F4">
        <w:t>xs:schema</w:t>
      </w:r>
      <w:r w:rsidR="00633E98" w:rsidRPr="005223F4">
        <w:t xml:space="preserve"> element</w:t>
      </w:r>
      <w:r w:rsidRPr="005223F4">
        <w:t xml:space="preserve">. </w:t>
      </w:r>
      <w:del w:id="2847" w:author="mbeckerle" w:date="2013-01-28T11:07:00Z">
        <w:r w:rsidR="00FC49DC" w:rsidRPr="005223F4" w:rsidDel="000407B5">
          <w:delText xml:space="preserve">The </w:delText>
        </w:r>
      </w:del>
      <w:ins w:id="2848" w:author="mbeckerle" w:date="2013-01-28T11:07:00Z">
        <w:r w:rsidR="000407B5">
          <w:t>DFDL</w:t>
        </w:r>
        <w:r w:rsidR="000407B5" w:rsidRPr="005223F4">
          <w:t xml:space="preserve"> </w:t>
        </w:r>
      </w:ins>
      <w:del w:id="2849" w:author="mbeckerle" w:date="2013-01-28T11:07:00Z">
        <w:r w:rsidR="00FC49DC" w:rsidRPr="005223F4" w:rsidDel="000407B5">
          <w:delText>dfdl:defineFormat</w:delText>
        </w:r>
      </w:del>
      <w:ins w:id="2850" w:author="mbeckerle" w:date="2013-01-28T11:07:00Z">
        <w:r w:rsidR="000407B5">
          <w:t>defining annotation</w:t>
        </w:r>
      </w:ins>
      <w:r w:rsidR="00FC49DC" w:rsidRPr="005223F4">
        <w:t xml:space="preserve"> elements may only appear as annotation children of the xs:schema element.</w:t>
      </w:r>
    </w:p>
    <w:p w14:paraId="1090E4C5" w14:textId="77777777" w:rsidR="00266CCF" w:rsidRPr="005223F4" w:rsidRDefault="00073A72" w:rsidP="00C953CC">
      <w:pPr>
        <w:pStyle w:val="nobreak"/>
      </w:pPr>
      <w:r w:rsidRPr="005223F4">
        <w:t xml:space="preserve">The order of their appearance does not matter, nor does their position relative to other non-annotation children of the </w:t>
      </w:r>
      <w:r w:rsidR="005D3FB2" w:rsidRPr="005223F4">
        <w:t>xs:schema</w:t>
      </w:r>
      <w:r w:rsidRPr="005223F4">
        <w:t xml:space="preserve">. </w:t>
      </w:r>
    </w:p>
    <w:p w14:paraId="21A5148A" w14:textId="77777777" w:rsidR="00266CCF" w:rsidRPr="005223F4" w:rsidRDefault="00073A72" w:rsidP="00DB0B1C">
      <w:pPr>
        <w:pStyle w:val="nobreak"/>
      </w:pPr>
      <w:r w:rsidRPr="005223F4">
        <w:t xml:space="preserve">Each dfdl:defineFormat has a required name attribute. </w:t>
      </w:r>
    </w:p>
    <w:p w14:paraId="5511A3BC" w14:textId="77777777" w:rsidR="00073A72" w:rsidRPr="005223F4" w:rsidRDefault="00073A72" w:rsidP="004C4F68">
      <w:pPr>
        <w:pStyle w:val="nobreak"/>
      </w:pPr>
      <w:r w:rsidRPr="005223F4">
        <w:t xml:space="preserve">The construct creates a named data format definition. The value of the name attribute is of XML type NCName. The format name will become a member of the schema’s target namespace. These names must be unique within the namespace. </w:t>
      </w:r>
    </w:p>
    <w:p w14:paraId="20C34694" w14:textId="77777777" w:rsidR="00AC0002" w:rsidRPr="005223F4" w:rsidRDefault="00073A72" w:rsidP="00073A72">
      <w:r w:rsidRPr="005223F4">
        <w:t>If multiple format definitions have the same 'name' attribute, in t</w:t>
      </w:r>
      <w:r w:rsidR="005C3FEF" w:rsidRPr="005223F4">
        <w:t>he same namespace, then it is a schema definition error.</w:t>
      </w:r>
    </w:p>
    <w:p w14:paraId="7E776917" w14:textId="77777777" w:rsidR="00073A72" w:rsidRPr="005223F4" w:rsidRDefault="00073A72" w:rsidP="00073A72">
      <w:r w:rsidRPr="005223F4">
        <w:t>Here is an example of a format definition:</w:t>
      </w:r>
    </w:p>
    <w:p w14:paraId="46078294" w14:textId="77777777" w:rsidR="00073A72" w:rsidRPr="005223F4" w:rsidRDefault="00073A72" w:rsidP="00A8261D">
      <w:pPr>
        <w:pStyle w:val="XMLExcerpt"/>
        <w:rPr>
          <w:rStyle w:val="CodeCharacter"/>
          <w:sz w:val="20"/>
          <w:szCs w:val="20"/>
          <w:lang w:val="en-US"/>
        </w:rPr>
      </w:pPr>
      <w:r w:rsidRPr="005223F4">
        <w:rPr>
          <w:rStyle w:val="CodeCharacter"/>
          <w:sz w:val="20"/>
          <w:szCs w:val="20"/>
          <w:lang w:val="en-US"/>
        </w:rPr>
        <w:t>&lt;xs:schema ...&gt;</w:t>
      </w:r>
    </w:p>
    <w:p w14:paraId="29293EE9" w14:textId="77777777" w:rsidR="00073A72" w:rsidRPr="005223F4" w:rsidRDefault="00073A72" w:rsidP="00A8261D">
      <w:pPr>
        <w:pStyle w:val="XMLExcerpt"/>
        <w:rPr>
          <w:rStyle w:val="CodeCharacter"/>
          <w:sz w:val="20"/>
          <w:szCs w:val="20"/>
          <w:lang w:val="en-US"/>
        </w:rPr>
      </w:pPr>
      <w:r w:rsidRPr="005223F4">
        <w:rPr>
          <w:rStyle w:val="CodeCharacter"/>
          <w:sz w:val="20"/>
          <w:szCs w:val="20"/>
          <w:lang w:val="en-US"/>
        </w:rPr>
        <w:t xml:space="preserve">  &lt;xs:annotation&gt;</w:t>
      </w:r>
    </w:p>
    <w:p w14:paraId="2E5F2DA3" w14:textId="77777777" w:rsidR="00073A72" w:rsidRPr="005223F4" w:rsidRDefault="00073A72" w:rsidP="00A8261D">
      <w:pPr>
        <w:pStyle w:val="XMLExcerpt"/>
        <w:rPr>
          <w:rStyle w:val="CodeCharacter"/>
          <w:sz w:val="20"/>
          <w:szCs w:val="20"/>
          <w:lang w:val="en-US"/>
        </w:rPr>
      </w:pPr>
      <w:r w:rsidRPr="005223F4">
        <w:rPr>
          <w:rStyle w:val="CodeCharacter"/>
          <w:sz w:val="20"/>
          <w:szCs w:val="20"/>
          <w:lang w:val="en-US"/>
        </w:rPr>
        <w:t xml:space="preserve">    &lt;xs:appinfo source=”http://</w:t>
      </w:r>
      <w:r w:rsidR="001C4A3B" w:rsidRPr="005223F4">
        <w:rPr>
          <w:rStyle w:val="CodeCharacter"/>
          <w:sz w:val="20"/>
          <w:szCs w:val="20"/>
          <w:lang w:val="en-US"/>
        </w:rPr>
        <w:t>www.ogf.org/dfdl</w:t>
      </w:r>
      <w:r w:rsidRPr="005223F4">
        <w:rPr>
          <w:rStyle w:val="CodeCharacter"/>
          <w:sz w:val="20"/>
          <w:szCs w:val="20"/>
          <w:lang w:val="en-US"/>
        </w:rPr>
        <w:t>/”&gt;</w:t>
      </w:r>
    </w:p>
    <w:p w14:paraId="14669A83" w14:textId="77777777" w:rsidR="00073A72" w:rsidRPr="005223F4" w:rsidRDefault="00073A72" w:rsidP="00A8261D">
      <w:pPr>
        <w:pStyle w:val="XMLExcerpt"/>
        <w:rPr>
          <w:rStyle w:val="CodeCharacter"/>
          <w:sz w:val="20"/>
          <w:szCs w:val="20"/>
          <w:lang w:val="en-US"/>
        </w:rPr>
      </w:pPr>
      <w:r w:rsidRPr="005223F4">
        <w:rPr>
          <w:rStyle w:val="CodeCharacter"/>
          <w:sz w:val="20"/>
          <w:szCs w:val="20"/>
          <w:lang w:val="en-US"/>
        </w:rPr>
        <w:t xml:space="preserve">      &lt;dfdl:defineFormat name=”myConfig” &gt;</w:t>
      </w:r>
    </w:p>
    <w:p w14:paraId="3F425454" w14:textId="77777777" w:rsidR="00377A32" w:rsidRPr="005223F4" w:rsidRDefault="00377A32" w:rsidP="00A8261D">
      <w:pPr>
        <w:pStyle w:val="XMLExcerpt"/>
        <w:rPr>
          <w:rStyle w:val="CodeCharacter"/>
          <w:sz w:val="20"/>
          <w:szCs w:val="20"/>
          <w:lang w:val="en-US"/>
        </w:rPr>
      </w:pPr>
      <w:r w:rsidRPr="005223F4">
        <w:rPr>
          <w:rStyle w:val="CodeCharacter"/>
          <w:sz w:val="20"/>
          <w:szCs w:val="20"/>
          <w:lang w:val="en-US"/>
        </w:rPr>
        <w:t xml:space="preserve">        &lt;dfdl:format representation=”text” </w:t>
      </w:r>
    </w:p>
    <w:p w14:paraId="6EA9F1F4" w14:textId="77777777" w:rsidR="00377A32" w:rsidRPr="005223F4" w:rsidRDefault="00377A32" w:rsidP="00A8261D">
      <w:pPr>
        <w:pStyle w:val="XMLExcerpt"/>
        <w:rPr>
          <w:rStyle w:val="CodeCharacter"/>
          <w:sz w:val="20"/>
          <w:szCs w:val="20"/>
          <w:lang w:val="en-US"/>
        </w:rPr>
      </w:pPr>
      <w:r w:rsidRPr="005223F4">
        <w:rPr>
          <w:rStyle w:val="CodeCharacter"/>
          <w:sz w:val="20"/>
          <w:szCs w:val="20"/>
          <w:lang w:val="en-US"/>
        </w:rPr>
        <w:t xml:space="preserve">                     ref=”textSpecialFormat1” /&gt;</w:t>
      </w:r>
    </w:p>
    <w:p w14:paraId="08B41CDF" w14:textId="77777777" w:rsidR="00E305C0" w:rsidRPr="005223F4" w:rsidRDefault="00E305C0" w:rsidP="00A8261D">
      <w:pPr>
        <w:pStyle w:val="XMLExcerpt"/>
        <w:rPr>
          <w:rStyle w:val="CodeCharacter"/>
          <w:sz w:val="20"/>
          <w:szCs w:val="20"/>
          <w:lang w:val="en-US"/>
        </w:rPr>
      </w:pPr>
      <w:r w:rsidRPr="005223F4">
        <w:rPr>
          <w:rStyle w:val="CodeCharacter"/>
          <w:sz w:val="20"/>
          <w:szCs w:val="20"/>
          <w:lang w:val="en-US"/>
        </w:rPr>
        <w:t xml:space="preserve">      &lt;/dfdl:defineFormat&gt;</w:t>
      </w:r>
    </w:p>
    <w:p w14:paraId="00C45AFA" w14:textId="77777777" w:rsidR="00073A72" w:rsidRPr="005223F4" w:rsidRDefault="00073A72" w:rsidP="00A8261D">
      <w:pPr>
        <w:pStyle w:val="XMLExcerpt"/>
        <w:rPr>
          <w:rStyle w:val="CodeCharacter"/>
          <w:sz w:val="20"/>
          <w:szCs w:val="20"/>
          <w:lang w:val="en-US"/>
        </w:rPr>
      </w:pPr>
      <w:r w:rsidRPr="005223F4">
        <w:rPr>
          <w:rStyle w:val="CodeCharacter"/>
          <w:sz w:val="20"/>
          <w:szCs w:val="20"/>
          <w:lang w:val="en-US"/>
        </w:rPr>
        <w:t xml:space="preserve">    &lt;/xs:appinfo&gt;</w:t>
      </w:r>
    </w:p>
    <w:p w14:paraId="07E2D2A2" w14:textId="77777777" w:rsidR="00073A72" w:rsidRPr="005223F4" w:rsidRDefault="0098329B" w:rsidP="00A8261D">
      <w:pPr>
        <w:pStyle w:val="XMLExcerpt"/>
        <w:rPr>
          <w:rStyle w:val="CodeCharacter"/>
          <w:sz w:val="20"/>
          <w:szCs w:val="20"/>
          <w:lang w:val="en-US"/>
        </w:rPr>
      </w:pPr>
      <w:ins w:id="2851" w:author="Steve Hanson" w:date="2012-02-23T11:35:00Z">
        <w:r>
          <w:rPr>
            <w:rStyle w:val="CodeCharacter"/>
            <w:sz w:val="20"/>
            <w:szCs w:val="20"/>
            <w:lang w:val="en-US"/>
          </w:rPr>
          <w:t xml:space="preserve">  </w:t>
        </w:r>
      </w:ins>
      <w:r w:rsidR="00073A72" w:rsidRPr="005223F4">
        <w:rPr>
          <w:rStyle w:val="CodeCharacter"/>
          <w:sz w:val="20"/>
          <w:szCs w:val="20"/>
          <w:lang w:val="en-US"/>
        </w:rPr>
        <w:t>&lt;/xs:annotation&gt;</w:t>
      </w:r>
    </w:p>
    <w:p w14:paraId="23B751F8" w14:textId="77777777" w:rsidR="00073A72" w:rsidRPr="005223F4" w:rsidRDefault="0098329B" w:rsidP="00A8261D">
      <w:pPr>
        <w:pStyle w:val="XMLExcerpt"/>
        <w:rPr>
          <w:rStyle w:val="CodeCharacter"/>
          <w:sz w:val="20"/>
          <w:szCs w:val="20"/>
          <w:lang w:val="en-US"/>
        </w:rPr>
      </w:pPr>
      <w:ins w:id="2852" w:author="Steve Hanson" w:date="2012-02-23T11:36:00Z">
        <w:r>
          <w:rPr>
            <w:rStyle w:val="CodeCharacter"/>
            <w:sz w:val="20"/>
            <w:szCs w:val="20"/>
            <w:lang w:val="en-US"/>
          </w:rPr>
          <w:t xml:space="preserve">  </w:t>
        </w:r>
      </w:ins>
      <w:r w:rsidR="00073A72" w:rsidRPr="005223F4">
        <w:rPr>
          <w:rStyle w:val="CodeCharacter"/>
          <w:sz w:val="20"/>
          <w:szCs w:val="20"/>
          <w:lang w:val="en-US"/>
        </w:rPr>
        <w:t>...</w:t>
      </w:r>
    </w:p>
    <w:p w14:paraId="4AD05027" w14:textId="77777777" w:rsidR="00073A72" w:rsidRPr="005223F4" w:rsidRDefault="00073A72" w:rsidP="00A8261D">
      <w:pPr>
        <w:pStyle w:val="XMLExcerpt"/>
        <w:rPr>
          <w:lang w:val="en-US"/>
        </w:rPr>
      </w:pPr>
      <w:r w:rsidRPr="005223F4">
        <w:rPr>
          <w:rStyle w:val="CodeCharacter"/>
          <w:sz w:val="20"/>
          <w:szCs w:val="20"/>
          <w:lang w:val="en-US"/>
        </w:rPr>
        <w:t>&lt;/xs:schema&gt;</w:t>
      </w:r>
    </w:p>
    <w:p w14:paraId="349FBB14" w14:textId="40921C17" w:rsidR="00073A72" w:rsidRPr="005223F4" w:rsidDel="00F92149" w:rsidRDefault="00073A72" w:rsidP="00073A72">
      <w:pPr>
        <w:rPr>
          <w:del w:id="2853" w:author="mbeckerle" w:date="2012-04-22T21:49:00Z"/>
        </w:rPr>
      </w:pPr>
    </w:p>
    <w:p w14:paraId="6ED8B465" w14:textId="77777777" w:rsidR="00073A72" w:rsidRDefault="00073A72" w:rsidP="00073A72">
      <w:pPr>
        <w:pStyle w:val="nobreak"/>
        <w:rPr>
          <w:ins w:id="2854" w:author="Steve Hanson" w:date="2012-02-27T15:59:00Z"/>
        </w:rPr>
      </w:pPr>
      <w:r w:rsidRPr="005223F4">
        <w:t xml:space="preserve">A dfdl:defineFormat serves only to supply a named definition for a format for reuse from other places. It does not cause any use of the representation properties it contains to describe any actual data. </w:t>
      </w:r>
    </w:p>
    <w:p w14:paraId="0A8D877F" w14:textId="404C6B88" w:rsidR="002D68B7" w:rsidRPr="002D68B7" w:rsidDel="00F92149" w:rsidRDefault="002D68B7">
      <w:pPr>
        <w:pStyle w:val="Heading3"/>
        <w:rPr>
          <w:del w:id="2855" w:author="mbeckerle" w:date="2012-04-22T21:49:00Z"/>
        </w:rPr>
        <w:pPrChange w:id="2856" w:author="mbeckerle" w:date="2013-07-24T16:59:00Z">
          <w:pPr>
            <w:pStyle w:val="nobreak"/>
          </w:pPr>
        </w:pPrChange>
      </w:pPr>
      <w:bookmarkStart w:id="2857" w:name="_Toc322911562"/>
      <w:bookmarkStart w:id="2858" w:name="_Toc322912101"/>
      <w:bookmarkStart w:id="2859" w:name="_Toc329092951"/>
      <w:bookmarkStart w:id="2860" w:name="_Toc332701464"/>
      <w:bookmarkStart w:id="2861" w:name="_Toc332701771"/>
      <w:bookmarkStart w:id="2862" w:name="_Toc332711565"/>
      <w:bookmarkStart w:id="2863" w:name="_Toc332711873"/>
      <w:bookmarkStart w:id="2864" w:name="_Toc332712175"/>
      <w:bookmarkStart w:id="2865" w:name="_Toc332724091"/>
      <w:bookmarkStart w:id="2866" w:name="_Toc332724391"/>
      <w:bookmarkStart w:id="2867" w:name="_Toc341102687"/>
      <w:bookmarkStart w:id="2868" w:name="_Toc347241419"/>
      <w:bookmarkStart w:id="2869" w:name="_Toc347744612"/>
      <w:bookmarkStart w:id="2870" w:name="_Toc348984395"/>
      <w:bookmarkStart w:id="2871" w:name="_Toc348984700"/>
      <w:bookmarkStart w:id="2872" w:name="_Toc349037863"/>
      <w:bookmarkStart w:id="2873" w:name="_Toc349038168"/>
      <w:bookmarkStart w:id="2874" w:name="_Toc349042656"/>
      <w:bookmarkStart w:id="2875" w:name="_Toc351912647"/>
      <w:bookmarkStart w:id="2876" w:name="_Toc351914669"/>
      <w:bookmarkStart w:id="2877" w:name="_Toc351915103"/>
      <w:bookmarkStart w:id="2878" w:name="_Toc361231141"/>
      <w:bookmarkStart w:id="2879" w:name="_Toc361231667"/>
      <w:bookmarkStart w:id="2880" w:name="_Toc362444965"/>
      <w:bookmarkStart w:id="2881" w:name="_Toc362451716"/>
      <w:bookmarkStart w:id="2882" w:name="_Toc362452265"/>
      <w:bookmarkStart w:id="2883" w:name="_Toc362452811"/>
      <w:bookmarkStart w:id="2884" w:name="_Toc362453163"/>
      <w:bookmarkEnd w:id="2857"/>
      <w:bookmarkEnd w:id="2858"/>
      <w:bookmarkEnd w:id="2859"/>
      <w:bookmarkEnd w:id="2860"/>
      <w:bookmarkEnd w:id="2861"/>
      <w:bookmarkEnd w:id="2862"/>
      <w:bookmarkEnd w:id="2863"/>
      <w:bookmarkEnd w:id="2864"/>
      <w:bookmarkEnd w:id="2865"/>
      <w:bookmarkEnd w:id="2866"/>
      <w:bookmarkEnd w:id="2867"/>
      <w:bookmarkEnd w:id="2868"/>
      <w:bookmarkEnd w:id="2869"/>
      <w:bookmarkEnd w:id="2870"/>
      <w:bookmarkEnd w:id="2871"/>
      <w:bookmarkEnd w:id="2872"/>
      <w:bookmarkEnd w:id="2873"/>
      <w:bookmarkEnd w:id="2874"/>
      <w:bookmarkEnd w:id="2875"/>
      <w:bookmarkEnd w:id="2876"/>
      <w:bookmarkEnd w:id="2877"/>
      <w:bookmarkEnd w:id="2878"/>
      <w:bookmarkEnd w:id="2879"/>
      <w:bookmarkEnd w:id="2880"/>
      <w:bookmarkEnd w:id="2881"/>
      <w:bookmarkEnd w:id="2882"/>
      <w:bookmarkEnd w:id="2883"/>
      <w:bookmarkEnd w:id="2884"/>
    </w:p>
    <w:p w14:paraId="7293CFE7" w14:textId="77777777" w:rsidR="00FC49DC" w:rsidRPr="005223F4" w:rsidRDefault="00FC49DC" w:rsidP="0031368F">
      <w:pPr>
        <w:pStyle w:val="Heading3"/>
      </w:pPr>
      <w:bookmarkStart w:id="2885" w:name="_Toc199515629"/>
      <w:bookmarkStart w:id="2886" w:name="_Toc199515817"/>
      <w:bookmarkStart w:id="2887" w:name="_Toc199516256"/>
      <w:bookmarkStart w:id="2888" w:name="_Toc138694339"/>
      <w:bookmarkStart w:id="2889" w:name="_Ref161824338"/>
      <w:bookmarkStart w:id="2890" w:name="_Toc177399043"/>
      <w:bookmarkStart w:id="2891" w:name="_Toc175057330"/>
      <w:bookmarkStart w:id="2892" w:name="_Toc199516257"/>
      <w:bookmarkStart w:id="2893" w:name="_Toc194983933"/>
      <w:bookmarkStart w:id="2894" w:name="_Toc243112774"/>
      <w:bookmarkStart w:id="2895" w:name="_Toc349042657"/>
      <w:bookmarkStart w:id="2896" w:name="_Toc362453164"/>
      <w:bookmarkEnd w:id="2885"/>
      <w:bookmarkEnd w:id="2886"/>
      <w:bookmarkEnd w:id="2887"/>
      <w:r w:rsidRPr="005223F4">
        <w:t>Inheritance for dfdl:defineFormat</w:t>
      </w:r>
      <w:bookmarkEnd w:id="2888"/>
      <w:bookmarkEnd w:id="2889"/>
      <w:bookmarkEnd w:id="2890"/>
      <w:bookmarkEnd w:id="2891"/>
      <w:bookmarkEnd w:id="2892"/>
      <w:bookmarkEnd w:id="2893"/>
      <w:bookmarkEnd w:id="2894"/>
      <w:bookmarkEnd w:id="2895"/>
      <w:bookmarkEnd w:id="2896"/>
    </w:p>
    <w:p w14:paraId="2B9BB6AC" w14:textId="77777777" w:rsidR="00FC49DC" w:rsidRPr="005223F4" w:rsidRDefault="00FC49DC" w:rsidP="00B55244">
      <w:pPr>
        <w:pStyle w:val="nobreak"/>
      </w:pPr>
      <w:r w:rsidRPr="005223F4">
        <w:t xml:space="preserve">A dfdl:defineFormat declaration can inherit from another named format definition by use of the </w:t>
      </w:r>
      <w:r w:rsidR="00B55244" w:rsidRPr="005223F4">
        <w:t xml:space="preserve">ref </w:t>
      </w:r>
      <w:ins w:id="2897" w:author="Steve Hanson" w:date="2012-02-27T16:00:00Z">
        <w:r w:rsidR="002D68B7">
          <w:t>property</w:t>
        </w:r>
      </w:ins>
      <w:del w:id="2898" w:author="Steve Hanson" w:date="2012-02-27T16:00:00Z">
        <w:r w:rsidRPr="005223F4" w:rsidDel="002D68B7">
          <w:delText>attribute</w:delText>
        </w:r>
      </w:del>
      <w:r w:rsidR="00B55244" w:rsidRPr="005223F4">
        <w:t xml:space="preserve"> of the dfdl:format annotation</w:t>
      </w:r>
      <w:r w:rsidRPr="005223F4">
        <w:t xml:space="preserve">. This allows a single-inheritance hierarchy </w:t>
      </w:r>
      <w:r w:rsidR="001F78C7" w:rsidRPr="005223F4">
        <w:t>that</w:t>
      </w:r>
      <w:r w:rsidRPr="005223F4">
        <w:t xml:space="preserve"> reuses definitions. When one definition extends another in this way, any property definitions contained in its direct elements override those in any inherited definition. </w:t>
      </w:r>
    </w:p>
    <w:p w14:paraId="0FBBB1BD" w14:textId="77777777" w:rsidR="00FC49DC" w:rsidRDefault="00FC49DC" w:rsidP="00B55244">
      <w:pPr>
        <w:rPr>
          <w:ins w:id="2899" w:author="Steve Hanson" w:date="2012-02-27T15:59:00Z"/>
        </w:rPr>
      </w:pPr>
      <w:r w:rsidRPr="005223F4">
        <w:t xml:space="preserve">Conceptually, the </w:t>
      </w:r>
      <w:r w:rsidR="00A83BCB" w:rsidRPr="005223F4">
        <w:t xml:space="preserve">‘ref’ </w:t>
      </w:r>
      <w:r w:rsidRPr="005223F4">
        <w:t>inheritance chain</w:t>
      </w:r>
      <w:r w:rsidR="00A83BCB" w:rsidRPr="005223F4">
        <w:t>s</w:t>
      </w:r>
      <w:r w:rsidRPr="005223F4">
        <w:t xml:space="preserve"> can be </w:t>
      </w:r>
      <w:r w:rsidRPr="005223F4">
        <w:rPr>
          <w:i/>
        </w:rPr>
        <w:t>flattened</w:t>
      </w:r>
      <w:r w:rsidRPr="005223F4">
        <w:t xml:space="preserve"> and removed by copying all inherited property bindings and then superseding those for which there is a local binding. Throughout this document we will assume inheritance is fully flattened. That is, all </w:t>
      </w:r>
      <w:r w:rsidR="00A83BCB" w:rsidRPr="005223F4">
        <w:t>‘ref’</w:t>
      </w:r>
      <w:r w:rsidRPr="005223F4">
        <w:t xml:space="preserve"> inheritance is first removed by flattening before any other examination of properties occurs.</w:t>
      </w:r>
    </w:p>
    <w:p w14:paraId="2E9E5D8D" w14:textId="77777777" w:rsidR="002D68B7" w:rsidRDefault="002D68B7" w:rsidP="00B55244">
      <w:pPr>
        <w:rPr>
          <w:ins w:id="2900" w:author="Steve Hanson" w:date="2012-02-27T15:57:00Z"/>
        </w:rPr>
      </w:pPr>
      <w:commentRangeStart w:id="2901"/>
      <w:ins w:id="2902" w:author="Steve Hanson" w:date="2012-02-27T15:59:00Z">
        <w:r>
          <w:t xml:space="preserve">It is a schema definition error if use of the ref </w:t>
        </w:r>
      </w:ins>
      <w:ins w:id="2903" w:author="Steve Hanson" w:date="2012-02-27T16:01:00Z">
        <w:r>
          <w:t>property results in a circular path</w:t>
        </w:r>
        <w:commentRangeEnd w:id="2901"/>
        <w:r>
          <w:rPr>
            <w:rStyle w:val="CommentReference"/>
          </w:rPr>
          <w:commentReference w:id="2901"/>
        </w:r>
        <w:r>
          <w:t>.</w:t>
        </w:r>
      </w:ins>
    </w:p>
    <w:p w14:paraId="0C77C56A" w14:textId="4EC61DB1" w:rsidR="002D68B7" w:rsidRPr="005223F4" w:rsidDel="00F92149" w:rsidRDefault="002D68B7">
      <w:pPr>
        <w:pStyle w:val="Heading3"/>
        <w:rPr>
          <w:del w:id="2904" w:author="mbeckerle" w:date="2012-04-22T21:49:00Z"/>
        </w:rPr>
        <w:pPrChange w:id="2905" w:author="mbeckerle" w:date="2013-07-24T16:59:00Z">
          <w:pPr/>
        </w:pPrChange>
      </w:pPr>
      <w:bookmarkStart w:id="2906" w:name="_Toc322911564"/>
      <w:bookmarkStart w:id="2907" w:name="_Toc322912103"/>
      <w:bookmarkStart w:id="2908" w:name="_Toc329092953"/>
      <w:bookmarkStart w:id="2909" w:name="_Toc332701466"/>
      <w:bookmarkStart w:id="2910" w:name="_Toc332701773"/>
      <w:bookmarkStart w:id="2911" w:name="_Toc332711567"/>
      <w:bookmarkStart w:id="2912" w:name="_Toc332711875"/>
      <w:bookmarkStart w:id="2913" w:name="_Toc332712177"/>
      <w:bookmarkStart w:id="2914" w:name="_Toc332724093"/>
      <w:bookmarkStart w:id="2915" w:name="_Toc332724393"/>
      <w:bookmarkStart w:id="2916" w:name="_Toc341102689"/>
      <w:bookmarkStart w:id="2917" w:name="_Toc347241421"/>
      <w:bookmarkStart w:id="2918" w:name="_Toc347744614"/>
      <w:bookmarkStart w:id="2919" w:name="_Toc348984397"/>
      <w:bookmarkStart w:id="2920" w:name="_Toc348984702"/>
      <w:bookmarkStart w:id="2921" w:name="_Toc349037865"/>
      <w:bookmarkStart w:id="2922" w:name="_Toc349038170"/>
      <w:bookmarkStart w:id="2923" w:name="_Toc349042658"/>
      <w:bookmarkStart w:id="2924" w:name="_Toc351912649"/>
      <w:bookmarkStart w:id="2925" w:name="_Toc351914671"/>
      <w:bookmarkStart w:id="2926" w:name="_Toc351915105"/>
      <w:bookmarkStart w:id="2927" w:name="_Toc361231143"/>
      <w:bookmarkStart w:id="2928" w:name="_Toc361231669"/>
      <w:bookmarkStart w:id="2929" w:name="_Toc362444967"/>
      <w:bookmarkStart w:id="2930" w:name="_Toc362451718"/>
      <w:bookmarkStart w:id="2931" w:name="_Toc362452267"/>
      <w:bookmarkStart w:id="2932" w:name="_Toc362452813"/>
      <w:bookmarkStart w:id="2933" w:name="_Toc362453165"/>
      <w:bookmarkEnd w:id="2906"/>
      <w:bookmarkEnd w:id="2907"/>
      <w:bookmarkEnd w:id="2908"/>
      <w:bookmarkEnd w:id="2909"/>
      <w:bookmarkEnd w:id="2910"/>
      <w:bookmarkEnd w:id="2911"/>
      <w:bookmarkEnd w:id="2912"/>
      <w:bookmarkEnd w:id="2913"/>
      <w:bookmarkEnd w:id="2914"/>
      <w:bookmarkEnd w:id="2915"/>
      <w:bookmarkEnd w:id="2916"/>
      <w:bookmarkEnd w:id="2917"/>
      <w:bookmarkEnd w:id="2918"/>
      <w:bookmarkEnd w:id="2919"/>
      <w:bookmarkEnd w:id="2920"/>
      <w:bookmarkEnd w:id="2921"/>
      <w:bookmarkEnd w:id="2922"/>
      <w:bookmarkEnd w:id="2923"/>
      <w:bookmarkEnd w:id="2924"/>
      <w:bookmarkEnd w:id="2925"/>
      <w:bookmarkEnd w:id="2926"/>
      <w:bookmarkEnd w:id="2927"/>
      <w:bookmarkEnd w:id="2928"/>
      <w:bookmarkEnd w:id="2929"/>
      <w:bookmarkEnd w:id="2930"/>
      <w:bookmarkEnd w:id="2931"/>
      <w:bookmarkEnd w:id="2932"/>
      <w:bookmarkEnd w:id="2933"/>
    </w:p>
    <w:p w14:paraId="69DD2927" w14:textId="77777777" w:rsidR="00FC49DC" w:rsidRPr="005223F4" w:rsidRDefault="00FC49DC" w:rsidP="0031368F">
      <w:pPr>
        <w:pStyle w:val="Heading3"/>
      </w:pPr>
      <w:bookmarkStart w:id="2934" w:name="_Toc138694340"/>
      <w:bookmarkStart w:id="2935" w:name="_Toc177399044"/>
      <w:bookmarkStart w:id="2936" w:name="_Toc175057331"/>
      <w:bookmarkStart w:id="2937" w:name="_Toc199516258"/>
      <w:bookmarkStart w:id="2938" w:name="_Toc194983934"/>
      <w:bookmarkStart w:id="2939" w:name="_Toc243112775"/>
      <w:bookmarkStart w:id="2940" w:name="_Toc349042659"/>
      <w:bookmarkStart w:id="2941" w:name="_Toc362453166"/>
      <w:r w:rsidRPr="005223F4">
        <w:t>Using/Referencing a Named Format Definition</w:t>
      </w:r>
      <w:bookmarkEnd w:id="2934"/>
      <w:bookmarkEnd w:id="2935"/>
      <w:bookmarkEnd w:id="2936"/>
      <w:bookmarkEnd w:id="2937"/>
      <w:bookmarkEnd w:id="2938"/>
      <w:bookmarkEnd w:id="2939"/>
      <w:bookmarkEnd w:id="2940"/>
      <w:bookmarkEnd w:id="2941"/>
    </w:p>
    <w:p w14:paraId="6480BF77" w14:textId="77777777" w:rsidR="00FC49DC" w:rsidRPr="005223F4" w:rsidRDefault="00A4367F" w:rsidP="00B80482">
      <w:r w:rsidRPr="005223F4">
        <w:t xml:space="preserve">See section </w:t>
      </w:r>
      <w:r w:rsidRPr="005223F4">
        <w:fldChar w:fldCharType="begin"/>
      </w:r>
      <w:r w:rsidRPr="005223F4">
        <w:instrText xml:space="preserve"> REF _Ref215571879 \r \h </w:instrText>
      </w:r>
      <w:r w:rsidRPr="005223F4">
        <w:fldChar w:fldCharType="separate"/>
      </w:r>
      <w:ins w:id="2942" w:author="mbeckerle" w:date="2013-07-10T14:54:00Z">
        <w:r w:rsidR="008B68D7">
          <w:t>7.1.2</w:t>
        </w:r>
      </w:ins>
      <w:del w:id="2943" w:author="mbeckerle" w:date="2013-07-10T14:51:00Z">
        <w:r w:rsidR="00D04199" w:rsidDel="00D9274F">
          <w:rPr>
            <w:cs/>
          </w:rPr>
          <w:delText>‎</w:delText>
        </w:r>
        <w:r w:rsidR="00D04199" w:rsidDel="00D9274F">
          <w:delText>7.1.2</w:delText>
        </w:r>
      </w:del>
      <w:r w:rsidRPr="005223F4">
        <w:fldChar w:fldCharType="end"/>
      </w:r>
      <w:r w:rsidRPr="005223F4">
        <w:t xml:space="preserve"> </w:t>
      </w:r>
      <w:r w:rsidRPr="005223F4">
        <w:fldChar w:fldCharType="begin"/>
      </w:r>
      <w:r w:rsidRPr="005223F4">
        <w:instrText xml:space="preserve"> REF _Ref215571879 \h </w:instrText>
      </w:r>
      <w:r w:rsidRPr="005223F4">
        <w:fldChar w:fldCharType="separate"/>
      </w:r>
      <w:r w:rsidR="008B68D7" w:rsidRPr="005223F4">
        <w:t>Ref Property</w:t>
      </w:r>
      <w:r w:rsidRPr="005223F4">
        <w:fldChar w:fldCharType="end"/>
      </w:r>
      <w:r w:rsidR="00FC49DC" w:rsidRPr="005223F4">
        <w:t xml:space="preserve"> </w:t>
      </w:r>
    </w:p>
    <w:p w14:paraId="3A3E3390" w14:textId="216DEE9D" w:rsidR="00FC49DC" w:rsidRPr="005223F4" w:rsidDel="00F92149" w:rsidRDefault="00FC49DC">
      <w:pPr>
        <w:pStyle w:val="Heading2"/>
        <w:rPr>
          <w:del w:id="2944" w:author="mbeckerle" w:date="2012-04-22T21:49:00Z"/>
        </w:rPr>
        <w:pPrChange w:id="2945" w:author="mbeckerle" w:date="2013-01-20T17:05:00Z">
          <w:pPr/>
        </w:pPrChange>
      </w:pPr>
      <w:bookmarkStart w:id="2946" w:name="_Toc322911566"/>
      <w:bookmarkStart w:id="2947" w:name="_Toc322912105"/>
      <w:bookmarkStart w:id="2948" w:name="_Toc329092955"/>
      <w:bookmarkStart w:id="2949" w:name="_Toc332701468"/>
      <w:bookmarkStart w:id="2950" w:name="_Toc332701775"/>
      <w:bookmarkStart w:id="2951" w:name="_Toc332711569"/>
      <w:bookmarkStart w:id="2952" w:name="_Toc332711877"/>
      <w:bookmarkStart w:id="2953" w:name="_Toc332712179"/>
      <w:bookmarkStart w:id="2954" w:name="_Toc332724095"/>
      <w:bookmarkStart w:id="2955" w:name="_Toc332724395"/>
      <w:bookmarkStart w:id="2956" w:name="_Toc341102691"/>
      <w:bookmarkStart w:id="2957" w:name="_Toc347241423"/>
      <w:bookmarkStart w:id="2958" w:name="_Toc347744616"/>
      <w:bookmarkStart w:id="2959" w:name="_Toc348984399"/>
      <w:bookmarkStart w:id="2960" w:name="_Toc348984704"/>
      <w:bookmarkStart w:id="2961" w:name="_Toc349037867"/>
      <w:bookmarkStart w:id="2962" w:name="_Toc349038172"/>
      <w:bookmarkStart w:id="2963" w:name="_Toc349042660"/>
      <w:bookmarkStart w:id="2964" w:name="_Toc349642090"/>
      <w:bookmarkStart w:id="2965" w:name="_Toc351912651"/>
      <w:bookmarkStart w:id="2966" w:name="_Toc351914673"/>
      <w:bookmarkStart w:id="2967" w:name="_Toc351915107"/>
      <w:bookmarkStart w:id="2968" w:name="_Toc361231145"/>
      <w:bookmarkStart w:id="2969" w:name="_Toc361231671"/>
      <w:bookmarkStart w:id="2970" w:name="_Toc362444969"/>
      <w:bookmarkStart w:id="2971" w:name="_Toc362451720"/>
      <w:bookmarkStart w:id="2972" w:name="_Toc362452269"/>
      <w:bookmarkStart w:id="2973" w:name="_Toc362452815"/>
      <w:bookmarkStart w:id="2974" w:name="_Toc362453167"/>
      <w:bookmarkEnd w:id="2946"/>
      <w:bookmarkEnd w:id="2947"/>
      <w:bookmarkEnd w:id="2948"/>
      <w:bookmarkEnd w:id="2949"/>
      <w:bookmarkEnd w:id="2950"/>
      <w:bookmarkEnd w:id="2951"/>
      <w:bookmarkEnd w:id="2952"/>
      <w:bookmarkEnd w:id="2953"/>
      <w:bookmarkEnd w:id="2954"/>
      <w:bookmarkEnd w:id="2955"/>
      <w:bookmarkEnd w:id="2956"/>
      <w:bookmarkEnd w:id="2957"/>
      <w:bookmarkEnd w:id="2958"/>
      <w:bookmarkEnd w:id="2959"/>
      <w:bookmarkEnd w:id="2960"/>
      <w:bookmarkEnd w:id="2961"/>
      <w:bookmarkEnd w:id="2962"/>
      <w:bookmarkEnd w:id="2963"/>
      <w:bookmarkEnd w:id="2964"/>
      <w:bookmarkEnd w:id="2965"/>
      <w:bookmarkEnd w:id="2966"/>
      <w:bookmarkEnd w:id="2967"/>
      <w:bookmarkEnd w:id="2968"/>
      <w:bookmarkEnd w:id="2969"/>
      <w:bookmarkEnd w:id="2970"/>
      <w:bookmarkEnd w:id="2971"/>
      <w:bookmarkEnd w:id="2972"/>
      <w:bookmarkEnd w:id="2973"/>
      <w:bookmarkEnd w:id="2974"/>
    </w:p>
    <w:p w14:paraId="7F4CF466" w14:textId="01332056" w:rsidR="00D65275" w:rsidRPr="005223F4" w:rsidRDefault="00D65275" w:rsidP="006E4FE8">
      <w:pPr>
        <w:pStyle w:val="Heading2"/>
      </w:pPr>
      <w:bookmarkStart w:id="2975" w:name="_The_dfdl:assert_Annotation"/>
      <w:bookmarkStart w:id="2976" w:name="_Toc177399045"/>
      <w:bookmarkStart w:id="2977" w:name="_Toc175057332"/>
      <w:bookmarkStart w:id="2978" w:name="_Toc199516259"/>
      <w:bookmarkStart w:id="2979" w:name="_Toc194983935"/>
      <w:bookmarkStart w:id="2980" w:name="_Toc243112776"/>
      <w:bookmarkStart w:id="2981" w:name="_Ref251072473"/>
      <w:bookmarkStart w:id="2982" w:name="_Ref251072479"/>
      <w:bookmarkStart w:id="2983" w:name="_Toc349042661"/>
      <w:bookmarkStart w:id="2984" w:name="_Toc362453168"/>
      <w:bookmarkEnd w:id="2975"/>
      <w:r w:rsidRPr="005223F4">
        <w:t xml:space="preserve">The dfdl:assert </w:t>
      </w:r>
      <w:ins w:id="2985" w:author="mbeckerle" w:date="2013-01-28T11:42:00Z">
        <w:r w:rsidR="00384A7C">
          <w:t xml:space="preserve">Statement </w:t>
        </w:r>
      </w:ins>
      <w:r w:rsidRPr="005223F4">
        <w:t>Annotation Element</w:t>
      </w:r>
      <w:bookmarkEnd w:id="2976"/>
      <w:bookmarkEnd w:id="2977"/>
      <w:bookmarkEnd w:id="2978"/>
      <w:bookmarkEnd w:id="2979"/>
      <w:bookmarkEnd w:id="2980"/>
      <w:bookmarkEnd w:id="2981"/>
      <w:bookmarkEnd w:id="2982"/>
      <w:bookmarkEnd w:id="2983"/>
      <w:bookmarkEnd w:id="2984"/>
    </w:p>
    <w:p w14:paraId="4648EC22" w14:textId="0A3F1504" w:rsidR="00EF6D4B" w:rsidRPr="005223F4" w:rsidRDefault="00EF6D4B" w:rsidP="00EF6D4B">
      <w:r w:rsidRPr="005223F4">
        <w:t xml:space="preserve">The dfdl:assert </w:t>
      </w:r>
      <w:ins w:id="2986" w:author="mbeckerle" w:date="2013-01-28T11:09:00Z">
        <w:r w:rsidR="000407B5">
          <w:t xml:space="preserve">statement </w:t>
        </w:r>
      </w:ins>
      <w:r w:rsidRPr="005223F4">
        <w:t xml:space="preserve">annotation element is used to assert truths about a DFDL model that are used </w:t>
      </w:r>
      <w:r w:rsidR="00F411FE" w:rsidRPr="005223F4">
        <w:t xml:space="preserve">only </w:t>
      </w:r>
      <w:r w:rsidRPr="005223F4">
        <w:t xml:space="preserve">when parsing to ensure that the data </w:t>
      </w:r>
      <w:r w:rsidR="001F78C7" w:rsidRPr="005223F4">
        <w:t>are</w:t>
      </w:r>
      <w:r w:rsidRPr="005223F4">
        <w:t xml:space="preserve"> well</w:t>
      </w:r>
      <w:r w:rsidR="001F78C7" w:rsidRPr="005223F4">
        <w:t>-</w:t>
      </w:r>
      <w:r w:rsidRPr="005223F4">
        <w:t>formed. These checks are separate from validation checking and are performed even when validation is off. This distinction is needed to ensure that switching validation off does not affect parsing.</w:t>
      </w:r>
    </w:p>
    <w:p w14:paraId="7697B096" w14:textId="52306028" w:rsidR="00E2264F" w:rsidRPr="005223F4" w:rsidDel="00F92149" w:rsidRDefault="001F3B65" w:rsidP="00BD235C">
      <w:pPr>
        <w:rPr>
          <w:del w:id="2987" w:author="mbeckerle" w:date="2012-04-22T21:49:00Z"/>
        </w:rPr>
      </w:pPr>
      <w:del w:id="2988" w:author="mbeckerle" w:date="2012-04-22T21:49:00Z">
        <w:r w:rsidRPr="005223F4" w:rsidDel="00F92149">
          <w:delText xml:space="preserve"> </w:delText>
        </w:r>
      </w:del>
    </w:p>
    <w:p w14:paraId="345E5B56" w14:textId="77777777" w:rsidR="001F3B65" w:rsidRPr="005223F4" w:rsidRDefault="001A6B93" w:rsidP="007F0C40">
      <w:r w:rsidRPr="005223F4">
        <w:t>E</w:t>
      </w:r>
      <w:r w:rsidR="001F3B65" w:rsidRPr="005223F4">
        <w:t>xample</w:t>
      </w:r>
      <w:r w:rsidR="007F0C40" w:rsidRPr="005223F4">
        <w:t>s</w:t>
      </w:r>
      <w:r w:rsidR="001F3B65" w:rsidRPr="005223F4">
        <w:t xml:space="preserve"> </w:t>
      </w:r>
      <w:r w:rsidR="007F0C40" w:rsidRPr="005223F4">
        <w:t xml:space="preserve">of </w:t>
      </w:r>
      <w:r w:rsidR="001F3B65" w:rsidRPr="005223F4">
        <w:t>dfdl:assert element</w:t>
      </w:r>
      <w:r w:rsidR="007F0C40" w:rsidRPr="005223F4">
        <w:t>s are</w:t>
      </w:r>
      <w:r w:rsidR="001F3B65" w:rsidRPr="005223F4">
        <w:t xml:space="preserve"> below:</w:t>
      </w:r>
    </w:p>
    <w:p w14:paraId="22E2BB00" w14:textId="24E5C81B" w:rsidR="00C81384" w:rsidRPr="005223F4" w:rsidDel="00F92149" w:rsidRDefault="00C81384" w:rsidP="001F3B65">
      <w:pPr>
        <w:pStyle w:val="CodeBlock"/>
        <w:rPr>
          <w:del w:id="2989" w:author="mbeckerle" w:date="2012-04-22T21:49:00Z"/>
          <w:rStyle w:val="greytable"/>
          <w:b/>
          <w:sz w:val="20"/>
          <w:szCs w:val="20"/>
        </w:rPr>
      </w:pPr>
    </w:p>
    <w:p w14:paraId="6F2CB0C9" w14:textId="77777777" w:rsidR="00F211B0" w:rsidRPr="004862E5" w:rsidRDefault="00F211B0" w:rsidP="00FA07B0">
      <w:pPr>
        <w:pStyle w:val="XMLExcerpt"/>
        <w:rPr>
          <w:rStyle w:val="greytable"/>
          <w:lang w:val="en-US"/>
        </w:rPr>
      </w:pPr>
      <w:r w:rsidRPr="004862E5">
        <w:rPr>
          <w:rStyle w:val="greytable"/>
          <w:lang w:val="en-US"/>
        </w:rPr>
        <w:t>&lt;dfdl:assert message="</w:t>
      </w:r>
      <w:r w:rsidR="00C80BA7" w:rsidRPr="004862E5">
        <w:rPr>
          <w:rStyle w:val="greytable"/>
          <w:lang w:val="en-US"/>
        </w:rPr>
        <w:t>Value is not zero.</w:t>
      </w:r>
      <w:r w:rsidRPr="004862E5">
        <w:rPr>
          <w:rStyle w:val="greytable"/>
          <w:lang w:val="en-US"/>
        </w:rPr>
        <w:t>” test=”</w:t>
      </w:r>
      <w:r w:rsidR="008332BE" w:rsidRPr="004862E5">
        <w:rPr>
          <w:rStyle w:val="greytable"/>
          <w:lang w:val="en-US"/>
        </w:rPr>
        <w:t>{</w:t>
      </w:r>
      <w:r w:rsidR="00C80BA7" w:rsidRPr="004862E5">
        <w:rPr>
          <w:rStyle w:val="greytable"/>
          <w:lang w:val="en-US"/>
        </w:rPr>
        <w:t xml:space="preserve"> ../x </w:t>
      </w:r>
      <w:r w:rsidR="00FA07B0" w:rsidRPr="004862E5">
        <w:rPr>
          <w:rStyle w:val="greytable"/>
          <w:lang w:val="en-US"/>
        </w:rPr>
        <w:t>ne</w:t>
      </w:r>
      <w:r w:rsidR="00C80BA7" w:rsidRPr="004862E5">
        <w:rPr>
          <w:rStyle w:val="greytable"/>
          <w:lang w:val="en-US"/>
        </w:rPr>
        <w:t xml:space="preserve"> 0</w:t>
      </w:r>
      <w:r w:rsidR="008332BE" w:rsidRPr="004862E5">
        <w:rPr>
          <w:rStyle w:val="greytable"/>
          <w:lang w:val="en-US"/>
        </w:rPr>
        <w:t>}</w:t>
      </w:r>
      <w:r w:rsidRPr="004862E5">
        <w:rPr>
          <w:rStyle w:val="greytable"/>
          <w:lang w:val="en-US"/>
        </w:rPr>
        <w:t>” /&gt;</w:t>
      </w:r>
    </w:p>
    <w:p w14:paraId="2086FB4B" w14:textId="77777777" w:rsidR="00F211B0" w:rsidRPr="004862E5" w:rsidRDefault="00F211B0" w:rsidP="00B80482">
      <w:pPr>
        <w:pStyle w:val="XMLExcerpt"/>
        <w:rPr>
          <w:rStyle w:val="greytable"/>
          <w:lang w:val="en-US"/>
        </w:rPr>
      </w:pPr>
    </w:p>
    <w:p w14:paraId="756331DA" w14:textId="77777777" w:rsidR="00C92F5B" w:rsidRPr="004862E5" w:rsidRDefault="00F211B0" w:rsidP="00DA6E3F">
      <w:pPr>
        <w:pStyle w:val="XMLExcerpt"/>
        <w:rPr>
          <w:rStyle w:val="greytable"/>
          <w:lang w:val="en-US"/>
        </w:rPr>
      </w:pPr>
      <w:r w:rsidRPr="004862E5">
        <w:rPr>
          <w:rStyle w:val="greytable"/>
          <w:lang w:val="en-US"/>
        </w:rPr>
        <w:t>&lt;dfdl:assert message="</w:t>
      </w:r>
      <w:r w:rsidR="00C80BA7" w:rsidRPr="004862E5">
        <w:rPr>
          <w:rStyle w:val="greytable"/>
          <w:lang w:val="en-US"/>
        </w:rPr>
        <w:t>Precondition violation.</w:t>
      </w:r>
      <w:r w:rsidRPr="004862E5">
        <w:rPr>
          <w:rStyle w:val="greytable"/>
          <w:lang w:val="en-US"/>
        </w:rPr>
        <w:t>”</w:t>
      </w:r>
      <w:r w:rsidR="00837788" w:rsidRPr="004862E5">
        <w:rPr>
          <w:rStyle w:val="greytable"/>
          <w:lang w:val="en-US"/>
        </w:rPr>
        <w:t xml:space="preserve"> </w:t>
      </w:r>
      <w:r w:rsidRPr="004862E5">
        <w:rPr>
          <w:rStyle w:val="greytable"/>
          <w:lang w:val="en-US"/>
        </w:rPr>
        <w:t>&gt;</w:t>
      </w:r>
    </w:p>
    <w:p w14:paraId="797C6E94" w14:textId="77777777" w:rsidR="00C92F5B" w:rsidRPr="004862E5" w:rsidRDefault="00C92F5B" w:rsidP="00C92F5B">
      <w:pPr>
        <w:pStyle w:val="XMLExcerpt"/>
        <w:rPr>
          <w:rStyle w:val="greytable"/>
          <w:lang w:val="en-US"/>
        </w:rPr>
      </w:pPr>
      <w:r w:rsidRPr="004862E5">
        <w:rPr>
          <w:rStyle w:val="greytable"/>
          <w:lang w:val="en-US"/>
        </w:rPr>
        <w:t xml:space="preserve">        </w:t>
      </w:r>
      <w:del w:id="2990" w:author="mbeckerle" w:date="2013-02-26T11:40:00Z">
        <w:r w:rsidR="00F211B0" w:rsidRPr="004862E5" w:rsidDel="00A37067">
          <w:rPr>
            <w:rStyle w:val="greytable"/>
            <w:lang w:val="en-US"/>
          </w:rPr>
          <w:delText>&lt;[CDATA[</w:delText>
        </w:r>
        <w:r w:rsidR="008332BE" w:rsidRPr="004862E5" w:rsidDel="00A37067">
          <w:rPr>
            <w:rStyle w:val="greytable"/>
            <w:lang w:val="en-US"/>
          </w:rPr>
          <w:delText xml:space="preserve"> </w:delText>
        </w:r>
      </w:del>
      <w:r w:rsidR="008332BE" w:rsidRPr="004862E5">
        <w:rPr>
          <w:rStyle w:val="greytable"/>
          <w:lang w:val="en-US"/>
        </w:rPr>
        <w:t>{</w:t>
      </w:r>
      <w:r w:rsidR="00C80BA7" w:rsidRPr="004862E5">
        <w:rPr>
          <w:rStyle w:val="greytable"/>
          <w:lang w:val="en-US"/>
        </w:rPr>
        <w:t xml:space="preserve">../x </w:t>
      </w:r>
      <w:r w:rsidR="00FA07B0" w:rsidRPr="004862E5">
        <w:rPr>
          <w:rStyle w:val="greytable"/>
          <w:lang w:val="en-US"/>
        </w:rPr>
        <w:t>le</w:t>
      </w:r>
      <w:r w:rsidR="00C80BA7" w:rsidRPr="004862E5">
        <w:rPr>
          <w:rStyle w:val="greytable"/>
          <w:lang w:val="en-US"/>
        </w:rPr>
        <w:t xml:space="preserve"> 0 and ../y </w:t>
      </w:r>
      <w:r w:rsidR="00FA07B0" w:rsidRPr="004862E5">
        <w:rPr>
          <w:rStyle w:val="greytable"/>
          <w:lang w:val="en-US"/>
        </w:rPr>
        <w:t>ne</w:t>
      </w:r>
      <w:r w:rsidR="00C80BA7" w:rsidRPr="004862E5">
        <w:rPr>
          <w:rStyle w:val="greytable"/>
          <w:lang w:val="en-US"/>
        </w:rPr>
        <w:t xml:space="preserve"> </w:t>
      </w:r>
      <w:r w:rsidR="00591176" w:rsidRPr="004862E5">
        <w:rPr>
          <w:rStyle w:val="greytable"/>
          <w:lang w:val="en-US"/>
        </w:rPr>
        <w:t>"</w:t>
      </w:r>
      <w:r w:rsidR="00C80BA7" w:rsidRPr="004862E5">
        <w:rPr>
          <w:rStyle w:val="greytable"/>
          <w:lang w:val="en-US"/>
        </w:rPr>
        <w:t>--&gt;</w:t>
      </w:r>
      <w:r w:rsidR="00591176" w:rsidRPr="004862E5">
        <w:rPr>
          <w:rStyle w:val="greytable"/>
          <w:lang w:val="en-US"/>
        </w:rPr>
        <w:t>"</w:t>
      </w:r>
      <w:r w:rsidR="00C80BA7" w:rsidRPr="004862E5">
        <w:rPr>
          <w:rStyle w:val="greytable"/>
          <w:lang w:val="en-US"/>
        </w:rPr>
        <w:t xml:space="preserve"> and ..y </w:t>
      </w:r>
      <w:r w:rsidR="00FA07B0" w:rsidRPr="004862E5">
        <w:rPr>
          <w:rStyle w:val="greytable"/>
          <w:lang w:val="en-US"/>
        </w:rPr>
        <w:t>ne</w:t>
      </w:r>
      <w:r w:rsidR="00C80BA7" w:rsidRPr="004862E5">
        <w:rPr>
          <w:rStyle w:val="greytable"/>
          <w:lang w:val="en-US"/>
        </w:rPr>
        <w:t xml:space="preserve"> </w:t>
      </w:r>
      <w:r w:rsidR="00591176" w:rsidRPr="004862E5">
        <w:rPr>
          <w:rStyle w:val="greytable"/>
          <w:lang w:val="en-US"/>
        </w:rPr>
        <w:t>"</w:t>
      </w:r>
      <w:r w:rsidR="00C80BA7" w:rsidRPr="004862E5">
        <w:rPr>
          <w:rStyle w:val="greytable"/>
          <w:lang w:val="en-US"/>
        </w:rPr>
        <w:t>&lt;!—</w:t>
      </w:r>
      <w:r w:rsidR="00591176" w:rsidRPr="004862E5">
        <w:rPr>
          <w:rStyle w:val="greytable"/>
          <w:lang w:val="en-US"/>
        </w:rPr>
        <w:t>"</w:t>
      </w:r>
      <w:r w:rsidR="00F211B0" w:rsidRPr="004862E5">
        <w:rPr>
          <w:rStyle w:val="greytable"/>
          <w:lang w:val="en-US"/>
        </w:rPr>
        <w:t xml:space="preserve"> </w:t>
      </w:r>
      <w:r w:rsidR="008332BE" w:rsidRPr="004862E5">
        <w:rPr>
          <w:rStyle w:val="greytable"/>
          <w:lang w:val="en-US"/>
        </w:rPr>
        <w:t>}</w:t>
      </w:r>
      <w:del w:id="2991" w:author="mbeckerle" w:date="2013-02-26T11:40:00Z">
        <w:r w:rsidR="00F211B0" w:rsidRPr="004862E5" w:rsidDel="00A37067">
          <w:rPr>
            <w:rStyle w:val="greytable"/>
            <w:lang w:val="en-US"/>
          </w:rPr>
          <w:delText>]]&gt;</w:delText>
        </w:r>
      </w:del>
    </w:p>
    <w:p w14:paraId="35AB23AB" w14:textId="77777777" w:rsidR="00F211B0" w:rsidRPr="004862E5" w:rsidRDefault="00F211B0" w:rsidP="00B80482">
      <w:pPr>
        <w:pStyle w:val="XMLExcerpt"/>
        <w:rPr>
          <w:rStyle w:val="greytable"/>
          <w:lang w:val="en-US"/>
        </w:rPr>
      </w:pPr>
      <w:r w:rsidRPr="004862E5">
        <w:rPr>
          <w:rStyle w:val="greytable"/>
          <w:lang w:val="en-US"/>
        </w:rPr>
        <w:t>&lt;/dfdl:assert&gt;</w:t>
      </w:r>
    </w:p>
    <w:p w14:paraId="0184335D" w14:textId="77777777" w:rsidR="00F211B0" w:rsidRPr="004862E5" w:rsidRDefault="00F211B0" w:rsidP="00B80482">
      <w:pPr>
        <w:pStyle w:val="XMLExcerpt"/>
        <w:rPr>
          <w:rStyle w:val="greytable"/>
          <w:lang w:val="en-US"/>
        </w:rPr>
      </w:pPr>
    </w:p>
    <w:p w14:paraId="47B31AE7" w14:textId="77777777" w:rsidR="001A6B93" w:rsidRPr="004862E5" w:rsidRDefault="001A6B93" w:rsidP="00B80482">
      <w:pPr>
        <w:pStyle w:val="XMLExcerpt"/>
        <w:rPr>
          <w:rStyle w:val="greytable"/>
          <w:lang w:val="en-US"/>
        </w:rPr>
      </w:pPr>
    </w:p>
    <w:p w14:paraId="3D1BD886" w14:textId="77777777" w:rsidR="00C92F5B" w:rsidRPr="004862E5" w:rsidRDefault="001A6B93" w:rsidP="00DA6E3F">
      <w:pPr>
        <w:pStyle w:val="XMLExcerpt"/>
        <w:rPr>
          <w:rStyle w:val="greytable"/>
          <w:lang w:val="en-US"/>
        </w:rPr>
      </w:pPr>
      <w:r w:rsidRPr="004862E5">
        <w:rPr>
          <w:rStyle w:val="greytable"/>
          <w:lang w:val="en-US"/>
        </w:rPr>
        <w:t xml:space="preserve">&lt;dfdl:assert </w:t>
      </w:r>
      <w:r w:rsidR="00F211B0" w:rsidRPr="004862E5">
        <w:rPr>
          <w:rStyle w:val="greytable"/>
          <w:lang w:val="en-US"/>
        </w:rPr>
        <w:t>message=”</w:t>
      </w:r>
      <w:r w:rsidR="00C80BA7" w:rsidRPr="004862E5">
        <w:rPr>
          <w:rStyle w:val="greytable"/>
          <w:lang w:val="en-US"/>
        </w:rPr>
        <w:t>Postcondition violation</w:t>
      </w:r>
      <w:r w:rsidR="00770B58" w:rsidRPr="004862E5">
        <w:rPr>
          <w:rStyle w:val="greytable"/>
          <w:lang w:val="en-US"/>
        </w:rPr>
        <w:t>.</w:t>
      </w:r>
      <w:r w:rsidR="00F211B0" w:rsidRPr="004862E5">
        <w:rPr>
          <w:rStyle w:val="greytable"/>
          <w:lang w:val="en-US"/>
        </w:rPr>
        <w:t>”</w:t>
      </w:r>
      <w:r w:rsidR="00837788" w:rsidRPr="004862E5">
        <w:rPr>
          <w:rStyle w:val="greytable"/>
          <w:lang w:val="en-US"/>
        </w:rPr>
        <w:t xml:space="preserve">  testKind='expression'</w:t>
      </w:r>
      <w:r w:rsidRPr="004862E5">
        <w:rPr>
          <w:rStyle w:val="greytable"/>
          <w:lang w:val="en-US"/>
        </w:rPr>
        <w:t>&gt;</w:t>
      </w:r>
      <w:r w:rsidR="00C92F5B" w:rsidRPr="004862E5">
        <w:rPr>
          <w:rStyle w:val="greytable"/>
          <w:lang w:val="en-US"/>
        </w:rPr>
        <w:t xml:space="preserve">     </w:t>
      </w:r>
    </w:p>
    <w:p w14:paraId="704E725B" w14:textId="77777777" w:rsidR="00C92F5B" w:rsidRPr="004862E5" w:rsidRDefault="00C92F5B" w:rsidP="0020795B">
      <w:pPr>
        <w:pStyle w:val="XMLExcerpt"/>
        <w:rPr>
          <w:rStyle w:val="greytable"/>
          <w:lang w:val="en-US"/>
        </w:rPr>
      </w:pPr>
      <w:r w:rsidRPr="004862E5">
        <w:rPr>
          <w:rStyle w:val="CodeCharacter"/>
          <w:sz w:val="20"/>
          <w:lang w:val="en-US"/>
        </w:rPr>
        <w:t xml:space="preserve">     </w:t>
      </w:r>
      <w:r w:rsidR="008332BE" w:rsidRPr="004862E5">
        <w:rPr>
          <w:rStyle w:val="greytable"/>
          <w:lang w:val="en-US"/>
        </w:rPr>
        <w:t>{</w:t>
      </w:r>
      <w:r w:rsidR="00C80BA7" w:rsidRPr="004862E5">
        <w:rPr>
          <w:rStyle w:val="greytable"/>
          <w:lang w:val="en-US"/>
        </w:rPr>
        <w:t xml:space="preserve">../x </w:t>
      </w:r>
      <w:r w:rsidR="00FA07B0" w:rsidRPr="004862E5">
        <w:rPr>
          <w:rStyle w:val="greytable"/>
          <w:lang w:val="en-US"/>
        </w:rPr>
        <w:t>ne</w:t>
      </w:r>
      <w:r w:rsidR="00C80BA7" w:rsidRPr="004862E5">
        <w:rPr>
          <w:rStyle w:val="greytable"/>
          <w:lang w:val="en-US"/>
        </w:rPr>
        <w:t xml:space="preserve"> “’”</w:t>
      </w:r>
      <w:r w:rsidR="008332BE" w:rsidRPr="004862E5">
        <w:rPr>
          <w:rStyle w:val="greytable"/>
          <w:lang w:val="en-US"/>
        </w:rPr>
        <w:t>}</w:t>
      </w:r>
    </w:p>
    <w:p w14:paraId="0C85F98F" w14:textId="77777777" w:rsidR="001A6B93" w:rsidRPr="004862E5" w:rsidRDefault="001A6B93" w:rsidP="00AC2124">
      <w:pPr>
        <w:pStyle w:val="XMLExcerpt"/>
        <w:rPr>
          <w:rStyle w:val="greytable"/>
          <w:lang w:val="en-US"/>
        </w:rPr>
      </w:pPr>
      <w:r w:rsidRPr="004862E5">
        <w:rPr>
          <w:rStyle w:val="greytable"/>
          <w:lang w:val="en-US"/>
        </w:rPr>
        <w:t>&lt;/dfdl:assert&gt;</w:t>
      </w:r>
    </w:p>
    <w:p w14:paraId="0AC39707" w14:textId="1E3A8B07" w:rsidR="00DF36DB" w:rsidRPr="005223F4" w:rsidDel="00F92149" w:rsidRDefault="00DF36DB">
      <w:pPr>
        <w:pStyle w:val="Heading3"/>
        <w:rPr>
          <w:del w:id="2992" w:author="mbeckerle" w:date="2012-04-22T21:49:00Z"/>
        </w:rPr>
        <w:pPrChange w:id="2993" w:author="mbeckerle" w:date="2013-07-24T16:59:00Z">
          <w:pPr/>
        </w:pPrChange>
      </w:pPr>
      <w:bookmarkStart w:id="2994" w:name="_Toc322911568"/>
      <w:bookmarkStart w:id="2995" w:name="_Toc322912107"/>
      <w:bookmarkStart w:id="2996" w:name="_Toc329092957"/>
      <w:bookmarkStart w:id="2997" w:name="_Toc332701470"/>
      <w:bookmarkStart w:id="2998" w:name="_Toc332701777"/>
      <w:bookmarkStart w:id="2999" w:name="_Toc332711571"/>
      <w:bookmarkStart w:id="3000" w:name="_Toc332711879"/>
      <w:bookmarkStart w:id="3001" w:name="_Toc332712181"/>
      <w:bookmarkStart w:id="3002" w:name="_Toc332724097"/>
      <w:bookmarkStart w:id="3003" w:name="_Toc332724397"/>
      <w:bookmarkStart w:id="3004" w:name="_Toc341102693"/>
      <w:bookmarkStart w:id="3005" w:name="_Toc347241425"/>
      <w:bookmarkStart w:id="3006" w:name="_Toc347744618"/>
      <w:bookmarkStart w:id="3007" w:name="_Toc348984401"/>
      <w:bookmarkStart w:id="3008" w:name="_Toc348984706"/>
      <w:bookmarkStart w:id="3009" w:name="_Toc349037869"/>
      <w:bookmarkStart w:id="3010" w:name="_Toc349038174"/>
      <w:bookmarkStart w:id="3011" w:name="_Toc349042662"/>
      <w:bookmarkStart w:id="3012" w:name="_Toc351912653"/>
      <w:bookmarkStart w:id="3013" w:name="_Toc351914675"/>
      <w:bookmarkStart w:id="3014" w:name="_Toc351915109"/>
      <w:bookmarkStart w:id="3015" w:name="_Toc361231147"/>
      <w:bookmarkStart w:id="3016" w:name="_Toc361231673"/>
      <w:bookmarkStart w:id="3017" w:name="_Toc362444971"/>
      <w:bookmarkStart w:id="3018" w:name="_Toc362451722"/>
      <w:bookmarkStart w:id="3019" w:name="_Toc362452271"/>
      <w:bookmarkStart w:id="3020" w:name="_Toc362452817"/>
      <w:bookmarkStart w:id="3021" w:name="_Toc362453169"/>
      <w:bookmarkEnd w:id="2994"/>
      <w:bookmarkEnd w:id="2995"/>
      <w:bookmarkEnd w:id="2996"/>
      <w:bookmarkEnd w:id="2997"/>
      <w:bookmarkEnd w:id="2998"/>
      <w:bookmarkEnd w:id="2999"/>
      <w:bookmarkEnd w:id="3000"/>
      <w:bookmarkEnd w:id="3001"/>
      <w:bookmarkEnd w:id="3002"/>
      <w:bookmarkEnd w:id="3003"/>
      <w:bookmarkEnd w:id="3004"/>
      <w:bookmarkEnd w:id="3005"/>
      <w:bookmarkEnd w:id="3006"/>
      <w:bookmarkEnd w:id="3007"/>
      <w:bookmarkEnd w:id="3008"/>
      <w:bookmarkEnd w:id="3009"/>
      <w:bookmarkEnd w:id="3010"/>
      <w:bookmarkEnd w:id="3011"/>
      <w:bookmarkEnd w:id="3012"/>
      <w:bookmarkEnd w:id="3013"/>
      <w:bookmarkEnd w:id="3014"/>
      <w:bookmarkEnd w:id="3015"/>
      <w:bookmarkEnd w:id="3016"/>
      <w:bookmarkEnd w:id="3017"/>
      <w:bookmarkEnd w:id="3018"/>
      <w:bookmarkEnd w:id="3019"/>
      <w:bookmarkEnd w:id="3020"/>
      <w:bookmarkEnd w:id="3021"/>
      <w:commentRangeStart w:id="3022"/>
      <w:commentRangeStart w:id="3023"/>
    </w:p>
    <w:p w14:paraId="0C85A43D" w14:textId="46F44F81" w:rsidR="00EF6D4B" w:rsidRPr="005223F4" w:rsidDel="00F92149" w:rsidRDefault="00EF6D4B">
      <w:pPr>
        <w:pStyle w:val="Heading3"/>
        <w:rPr>
          <w:del w:id="3024" w:author="mbeckerle" w:date="2012-04-22T21:49:00Z"/>
        </w:rPr>
        <w:pPrChange w:id="3025" w:author="mbeckerle" w:date="2013-07-24T16:59:00Z">
          <w:pPr/>
        </w:pPrChange>
      </w:pPr>
      <w:bookmarkStart w:id="3026" w:name="_Toc322911569"/>
      <w:bookmarkStart w:id="3027" w:name="_Toc322912108"/>
      <w:bookmarkStart w:id="3028" w:name="_Toc329092958"/>
      <w:bookmarkStart w:id="3029" w:name="_Toc332701471"/>
      <w:bookmarkStart w:id="3030" w:name="_Toc332701778"/>
      <w:bookmarkStart w:id="3031" w:name="_Toc332711572"/>
      <w:bookmarkStart w:id="3032" w:name="_Toc332711880"/>
      <w:bookmarkStart w:id="3033" w:name="_Toc332712182"/>
      <w:bookmarkStart w:id="3034" w:name="_Toc332724098"/>
      <w:bookmarkStart w:id="3035" w:name="_Toc332724398"/>
      <w:bookmarkStart w:id="3036" w:name="_Toc341102694"/>
      <w:bookmarkStart w:id="3037" w:name="_Toc347241426"/>
      <w:bookmarkStart w:id="3038" w:name="_Toc347744619"/>
      <w:bookmarkStart w:id="3039" w:name="_Toc348984402"/>
      <w:bookmarkStart w:id="3040" w:name="_Toc348984707"/>
      <w:bookmarkStart w:id="3041" w:name="_Toc349037870"/>
      <w:bookmarkStart w:id="3042" w:name="_Toc349038175"/>
      <w:bookmarkStart w:id="3043" w:name="_Toc349042663"/>
      <w:bookmarkStart w:id="3044" w:name="_Toc351912654"/>
      <w:bookmarkStart w:id="3045" w:name="_Toc351914676"/>
      <w:bookmarkStart w:id="3046" w:name="_Toc351915110"/>
      <w:bookmarkStart w:id="3047" w:name="_Toc361231148"/>
      <w:bookmarkStart w:id="3048" w:name="_Toc361231674"/>
      <w:bookmarkStart w:id="3049" w:name="_Toc362444972"/>
      <w:bookmarkStart w:id="3050" w:name="_Toc362451723"/>
      <w:bookmarkStart w:id="3051" w:name="_Toc362452272"/>
      <w:bookmarkStart w:id="3052" w:name="_Toc362452818"/>
      <w:bookmarkStart w:id="3053" w:name="_Toc362453170"/>
      <w:bookmarkEnd w:id="3026"/>
      <w:bookmarkEnd w:id="3027"/>
      <w:bookmarkEnd w:id="3028"/>
      <w:bookmarkEnd w:id="3029"/>
      <w:bookmarkEnd w:id="3030"/>
      <w:bookmarkEnd w:id="3031"/>
      <w:bookmarkEnd w:id="3032"/>
      <w:bookmarkEnd w:id="3033"/>
      <w:bookmarkEnd w:id="3034"/>
      <w:bookmarkEnd w:id="3035"/>
      <w:bookmarkEnd w:id="3036"/>
      <w:bookmarkEnd w:id="3037"/>
      <w:bookmarkEnd w:id="3038"/>
      <w:bookmarkEnd w:id="3039"/>
      <w:bookmarkEnd w:id="3040"/>
      <w:bookmarkEnd w:id="3041"/>
      <w:bookmarkEnd w:id="3042"/>
      <w:bookmarkEnd w:id="3043"/>
      <w:bookmarkEnd w:id="3044"/>
      <w:bookmarkEnd w:id="3045"/>
      <w:bookmarkEnd w:id="3046"/>
      <w:bookmarkEnd w:id="3047"/>
      <w:bookmarkEnd w:id="3048"/>
      <w:bookmarkEnd w:id="3049"/>
      <w:bookmarkEnd w:id="3050"/>
      <w:bookmarkEnd w:id="3051"/>
      <w:bookmarkEnd w:id="3052"/>
      <w:bookmarkEnd w:id="3053"/>
    </w:p>
    <w:p w14:paraId="7DFA7094" w14:textId="77777777" w:rsidR="00EF6D4B" w:rsidRPr="005223F4" w:rsidRDefault="00EF6D4B" w:rsidP="0031368F">
      <w:pPr>
        <w:pStyle w:val="Heading3"/>
      </w:pPr>
      <w:bookmarkStart w:id="3054" w:name="_Toc172733014"/>
      <w:bookmarkStart w:id="3055" w:name="_Toc243112777"/>
      <w:bookmarkStart w:id="3056" w:name="_Toc349042664"/>
      <w:bookmarkStart w:id="3057" w:name="_Toc362453171"/>
      <w:bookmarkStart w:id="3058" w:name="_Toc177399046"/>
      <w:bookmarkEnd w:id="3054"/>
      <w:r w:rsidRPr="005223F4">
        <w:t>Properties for dfdl:assert</w:t>
      </w:r>
      <w:bookmarkEnd w:id="3055"/>
      <w:commentRangeEnd w:id="3022"/>
      <w:r w:rsidR="007F00A0">
        <w:rPr>
          <w:rStyle w:val="CommentReference"/>
          <w:rFonts w:ascii="Arial" w:hAnsi="Arial" w:cs="Times New Roman"/>
          <w:b w:val="0"/>
          <w:bCs w:val="0"/>
        </w:rPr>
        <w:commentReference w:id="3022"/>
      </w:r>
      <w:commentRangeEnd w:id="3023"/>
      <w:r w:rsidR="001D7AC8">
        <w:rPr>
          <w:rStyle w:val="CommentReference"/>
          <w:rFonts w:ascii="Arial" w:hAnsi="Arial" w:cs="Times New Roman"/>
          <w:b w:val="0"/>
          <w:bCs w:val="0"/>
        </w:rPr>
        <w:commentReference w:id="3023"/>
      </w:r>
      <w:bookmarkEnd w:id="3056"/>
      <w:bookmarkEnd w:id="3057"/>
    </w:p>
    <w:p w14:paraId="0BBDD55B" w14:textId="75350600" w:rsidR="00EF6D4B" w:rsidRPr="005223F4" w:rsidRDefault="00C565F7" w:rsidP="0034080C">
      <w:pPr>
        <w:pStyle w:val="nobreak"/>
      </w:pPr>
      <w:del w:id="3059" w:author="mbeckerle" w:date="2013-01-20T13:15:00Z">
        <w:r w:rsidRPr="005223F4" w:rsidDel="00673E67">
          <w:delText xml:space="preserve">DFDL </w:delText>
        </w:r>
        <w:r w:rsidR="00E434DF" w:rsidDel="00673E67">
          <w:delText>assert</w:delText>
        </w:r>
        <w:r w:rsidRPr="005223F4" w:rsidDel="00673E67">
          <w:delText xml:space="preserve">s can be placed on </w:delText>
        </w:r>
        <w:r w:rsidR="00483779" w:rsidRPr="005223F4" w:rsidDel="00673E67">
          <w:delText>components</w:delText>
        </w:r>
        <w:r w:rsidRPr="005223F4" w:rsidDel="00673E67">
          <w:delText xml:space="preserve"> within a DFDL model. </w:delText>
        </w:r>
      </w:del>
      <w:del w:id="3060" w:author="mbeckerle" w:date="2013-01-28T11:10:00Z">
        <w:r w:rsidRPr="005223F4" w:rsidDel="000407B5">
          <w:delText>These</w:delText>
        </w:r>
      </w:del>
      <w:ins w:id="3061" w:author="mbeckerle" w:date="2013-01-28T11:10:00Z">
        <w:r w:rsidR="000407B5">
          <w:t>A</w:t>
        </w:r>
      </w:ins>
      <w:r w:rsidRPr="005223F4">
        <w:t xml:space="preserve"> </w:t>
      </w:r>
      <w:r w:rsidR="00E434DF">
        <w:t>dfdl:assert</w:t>
      </w:r>
      <w:ins w:id="3062" w:author="mbeckerle" w:date="2013-01-28T11:10:00Z">
        <w:r w:rsidR="000407B5">
          <w:t xml:space="preserve"> annotation</w:t>
        </w:r>
      </w:ins>
      <w:del w:id="3063" w:author="mbeckerle" w:date="2013-01-28T11:10:00Z">
        <w:r w:rsidRPr="005223F4" w:rsidDel="000407B5">
          <w:delText>s</w:delText>
        </w:r>
      </w:del>
      <w:r w:rsidRPr="005223F4">
        <w:t xml:space="preserve"> contain</w:t>
      </w:r>
      <w:ins w:id="3064" w:author="mbeckerle" w:date="2013-01-28T11:11:00Z">
        <w:r w:rsidR="000407B5">
          <w:t>s</w:t>
        </w:r>
      </w:ins>
      <w:r w:rsidRPr="005223F4">
        <w:t xml:space="preserve"> a test </w:t>
      </w:r>
      <w:r w:rsidR="000D470E" w:rsidRPr="005223F4">
        <w:t>expression</w:t>
      </w:r>
      <w:r w:rsidRPr="005223F4">
        <w:t xml:space="preserve"> </w:t>
      </w:r>
      <w:r w:rsidR="009D64A2" w:rsidRPr="005223F4">
        <w:t>or a test pattern</w:t>
      </w:r>
      <w:r w:rsidRPr="005223F4">
        <w:t xml:space="preserve">. The </w:t>
      </w:r>
      <w:r w:rsidR="00E434DF">
        <w:t>dfdl:assert</w:t>
      </w:r>
      <w:r w:rsidRPr="005223F4">
        <w:t xml:space="preserve"> is said to be successful if the test </w:t>
      </w:r>
      <w:r w:rsidR="000D470E" w:rsidRPr="005223F4">
        <w:t xml:space="preserve">expression </w:t>
      </w:r>
      <w:r w:rsidRPr="005223F4">
        <w:t xml:space="preserve">evaluates to true </w:t>
      </w:r>
      <w:r w:rsidR="000D470E" w:rsidRPr="005223F4">
        <w:t xml:space="preserve">or the test pattern returns a non-zero length match, </w:t>
      </w:r>
      <w:r w:rsidRPr="005223F4">
        <w:t xml:space="preserve">and unsuccessful if the test </w:t>
      </w:r>
      <w:r w:rsidR="000D470E" w:rsidRPr="005223F4">
        <w:t xml:space="preserve">expression </w:t>
      </w:r>
      <w:r w:rsidRPr="005223F4">
        <w:t>evaluates to false</w:t>
      </w:r>
      <w:r w:rsidR="000D470E" w:rsidRPr="005223F4">
        <w:t xml:space="preserve"> or the test pattern returns a zero length match</w:t>
      </w:r>
      <w:r w:rsidRPr="005223F4">
        <w:t>.</w:t>
      </w:r>
      <w:r w:rsidR="0034080C" w:rsidRPr="005223F4">
        <w:t xml:space="preserve"> An unsuccessful dfdl:assert causes a processing error. </w:t>
      </w:r>
    </w:p>
    <w:p w14:paraId="0CAEB3A4" w14:textId="259AD80A" w:rsidR="000D470E" w:rsidRPr="005223F4" w:rsidDel="00F92149" w:rsidRDefault="000D470E" w:rsidP="00BD235C">
      <w:pPr>
        <w:rPr>
          <w:del w:id="3065" w:author="mbeckerle" w:date="2012-04-22T21:50:00Z"/>
        </w:rPr>
      </w:pPr>
    </w:p>
    <w:p w14:paraId="252E5B2B" w14:textId="3CC41EF7" w:rsidR="000D470E" w:rsidRPr="005223F4" w:rsidRDefault="009C35B6" w:rsidP="00E77EB7">
      <w:r w:rsidRPr="005223F4">
        <w:t xml:space="preserve">The dfdl:testKind </w:t>
      </w:r>
      <w:del w:id="3066" w:author="mbeckerle" w:date="2013-07-11T18:33:00Z">
        <w:r w:rsidR="00E77EB7" w:rsidRPr="005223F4" w:rsidDel="004B4971">
          <w:delText xml:space="preserve">attribute </w:delText>
        </w:r>
      </w:del>
      <w:ins w:id="3067" w:author="mbeckerle" w:date="2013-07-11T18:33:00Z">
        <w:r w:rsidR="004B4971">
          <w:t>property</w:t>
        </w:r>
        <w:r w:rsidR="004B4971" w:rsidRPr="005223F4">
          <w:t xml:space="preserve"> </w:t>
        </w:r>
      </w:ins>
      <w:r w:rsidRPr="005223F4">
        <w:t xml:space="preserve">specifies whether an expression or pattern is used by the </w:t>
      </w:r>
      <w:r w:rsidR="00E77EB7" w:rsidRPr="005223F4">
        <w:t>dfdl:</w:t>
      </w:r>
      <w:r w:rsidRPr="005223F4">
        <w:t xml:space="preserve">assert. </w:t>
      </w:r>
      <w:r w:rsidR="007618C2" w:rsidRPr="005223F4">
        <w:t xml:space="preserve">The </w:t>
      </w:r>
      <w:r w:rsidR="00E77EB7" w:rsidRPr="005223F4">
        <w:t xml:space="preserve">expression or pattern </w:t>
      </w:r>
      <w:r w:rsidR="007618C2" w:rsidRPr="005223F4">
        <w:t xml:space="preserve">can be expressed </w:t>
      </w:r>
      <w:r w:rsidR="0075664B" w:rsidRPr="005223F4">
        <w:t xml:space="preserve">as an </w:t>
      </w:r>
      <w:r w:rsidR="007618C2" w:rsidRPr="005223F4">
        <w:t xml:space="preserve">attribute or </w:t>
      </w:r>
      <w:r w:rsidR="00837788" w:rsidRPr="005223F4">
        <w:t>as a value.</w:t>
      </w:r>
      <w:r w:rsidR="007618C2" w:rsidRPr="005223F4">
        <w:t xml:space="preserve"> </w:t>
      </w:r>
    </w:p>
    <w:p w14:paraId="7E6C4A1F" w14:textId="405EB8BF" w:rsidR="007618C2" w:rsidRPr="005223F4" w:rsidDel="00F92149" w:rsidRDefault="007618C2" w:rsidP="000D470E">
      <w:pPr>
        <w:rPr>
          <w:del w:id="3068" w:author="mbeckerle" w:date="2012-04-22T21:50:00Z"/>
        </w:rPr>
      </w:pPr>
    </w:p>
    <w:p w14:paraId="1B648EBC" w14:textId="77777777" w:rsidR="008332BE" w:rsidRPr="005223F4" w:rsidRDefault="00C565F7" w:rsidP="00F41317">
      <w:pPr>
        <w:pStyle w:val="XMLExcerpt"/>
        <w:rPr>
          <w:rStyle w:val="greytable"/>
          <w:lang w:val="en-US"/>
        </w:rPr>
      </w:pPr>
      <w:r w:rsidRPr="005223F4">
        <w:rPr>
          <w:rStyle w:val="greytable"/>
          <w:lang w:val="en-US"/>
        </w:rPr>
        <w:t>&lt;dfdl:assert  test="{test expression}" /&gt;</w:t>
      </w:r>
    </w:p>
    <w:p w14:paraId="7BC4855B" w14:textId="77777777" w:rsidR="0025748A" w:rsidRPr="005223F4" w:rsidRDefault="0025748A" w:rsidP="00F41317">
      <w:pPr>
        <w:pStyle w:val="XMLExcerpt"/>
        <w:rPr>
          <w:rStyle w:val="greytable"/>
          <w:lang w:val="en-US"/>
        </w:rPr>
      </w:pPr>
    </w:p>
    <w:p w14:paraId="3D3CE3B4" w14:textId="77777777" w:rsidR="0025748A" w:rsidRPr="005223F4" w:rsidRDefault="0025748A" w:rsidP="00DA6E3F">
      <w:pPr>
        <w:pStyle w:val="XMLExcerpt"/>
        <w:rPr>
          <w:rStyle w:val="greytable"/>
          <w:lang w:val="en-US"/>
        </w:rPr>
      </w:pPr>
      <w:r w:rsidRPr="005223F4">
        <w:rPr>
          <w:rStyle w:val="greytable"/>
          <w:lang w:val="en-US"/>
        </w:rPr>
        <w:t>&lt;dfdl:assert</w:t>
      </w:r>
      <w:del w:id="3069" w:author="mbeckerle" w:date="2013-02-26T11:40:00Z">
        <w:r w:rsidR="00837788" w:rsidRPr="005223F4" w:rsidDel="00A37067">
          <w:rPr>
            <w:rStyle w:val="greytable"/>
            <w:lang w:val="en-US"/>
          </w:rPr>
          <w:delText xml:space="preserve"> </w:delText>
        </w:r>
      </w:del>
      <w:r w:rsidRPr="005223F4">
        <w:rPr>
          <w:rStyle w:val="greytable"/>
          <w:lang w:val="en-US"/>
        </w:rPr>
        <w:t xml:space="preserve">&gt; </w:t>
      </w:r>
    </w:p>
    <w:p w14:paraId="63F83CBE" w14:textId="77777777" w:rsidR="0025748A" w:rsidRPr="005223F4" w:rsidRDefault="00F41317" w:rsidP="00F41317">
      <w:pPr>
        <w:pStyle w:val="XMLExcerpt"/>
        <w:rPr>
          <w:rStyle w:val="greytable"/>
          <w:lang w:val="en-US"/>
        </w:rPr>
      </w:pPr>
      <w:r w:rsidRPr="005223F4">
        <w:rPr>
          <w:rStyle w:val="CodeCharacter"/>
          <w:sz w:val="20"/>
          <w:lang w:val="en-US"/>
        </w:rPr>
        <w:t xml:space="preserve">            </w:t>
      </w:r>
      <w:r w:rsidR="0025748A" w:rsidRPr="005223F4">
        <w:rPr>
          <w:rStyle w:val="greytable"/>
          <w:lang w:val="en-US"/>
        </w:rPr>
        <w:t xml:space="preserve">{test expression} </w:t>
      </w:r>
    </w:p>
    <w:p w14:paraId="453F2262" w14:textId="77777777" w:rsidR="0025748A" w:rsidRPr="005223F4" w:rsidRDefault="0025748A" w:rsidP="00F41317">
      <w:pPr>
        <w:pStyle w:val="XMLExcerpt"/>
        <w:rPr>
          <w:lang w:val="en-US"/>
        </w:rPr>
      </w:pPr>
      <w:r w:rsidRPr="005223F4">
        <w:rPr>
          <w:rStyle w:val="greytable"/>
          <w:lang w:val="en-US"/>
        </w:rPr>
        <w:t>&lt;/dfdl:assert&gt;</w:t>
      </w:r>
    </w:p>
    <w:p w14:paraId="2216EFE1" w14:textId="0CE24B4F" w:rsidR="0025748A" w:rsidRPr="005223F4" w:rsidDel="00F92149" w:rsidRDefault="0025748A" w:rsidP="00C565F7">
      <w:pPr>
        <w:rPr>
          <w:del w:id="3070" w:author="mbeckerle" w:date="2012-04-22T21:50:00Z"/>
          <w:rStyle w:val="greytable"/>
          <w:b/>
        </w:rPr>
      </w:pPr>
    </w:p>
    <w:p w14:paraId="64FD6241" w14:textId="606FD9F5" w:rsidR="009D64A2" w:rsidRPr="005223F4" w:rsidDel="00F92149" w:rsidRDefault="009D64A2" w:rsidP="00483779">
      <w:pPr>
        <w:rPr>
          <w:del w:id="3071" w:author="mbeckerle" w:date="2012-04-22T21:50:00Z"/>
        </w:rPr>
      </w:pPr>
    </w:p>
    <w:p w14:paraId="67AF3772" w14:textId="77777777" w:rsidR="00C565F7" w:rsidRPr="005223F4" w:rsidRDefault="00C565F7" w:rsidP="0025748A">
      <w:r w:rsidRPr="005223F4">
        <w:t>It is a</w:t>
      </w:r>
      <w:r w:rsidR="00F411FE" w:rsidRPr="005223F4">
        <w:t xml:space="preserve"> schema</w:t>
      </w:r>
      <w:r w:rsidRPr="005223F4">
        <w:t xml:space="preserve"> definition error if a </w:t>
      </w:r>
      <w:r w:rsidR="0025748A" w:rsidRPr="005223F4">
        <w:t xml:space="preserve">property </w:t>
      </w:r>
      <w:r w:rsidRPr="005223F4">
        <w:t xml:space="preserve">is specified in </w:t>
      </w:r>
      <w:r w:rsidR="0025748A" w:rsidRPr="005223F4">
        <w:t>more than one form</w:t>
      </w:r>
      <w:r w:rsidR="00C632E1" w:rsidRPr="005223F4">
        <w:t>.</w:t>
      </w:r>
    </w:p>
    <w:p w14:paraId="47EEF677" w14:textId="77777777" w:rsidR="00A64276" w:rsidRPr="005223F4" w:rsidRDefault="00A64276" w:rsidP="00BB0A0E">
      <w:r w:rsidRPr="005223F4">
        <w:t xml:space="preserve">It is a schema definition error if both a </w:t>
      </w:r>
      <w:r w:rsidR="0025748A" w:rsidRPr="005223F4">
        <w:t xml:space="preserve">test </w:t>
      </w:r>
      <w:r w:rsidRPr="005223F4">
        <w:t xml:space="preserve">expression and </w:t>
      </w:r>
      <w:r w:rsidR="00BB0A0E" w:rsidRPr="005223F4">
        <w:t xml:space="preserve">a </w:t>
      </w:r>
      <w:r w:rsidR="0025748A" w:rsidRPr="005223F4">
        <w:t xml:space="preserve">test </w:t>
      </w:r>
      <w:r w:rsidRPr="005223F4">
        <w:t>pattern are specified.</w:t>
      </w:r>
    </w:p>
    <w:p w14:paraId="35721C35" w14:textId="3E09780D" w:rsidR="00A64276" w:rsidRPr="005223F4" w:rsidDel="00F92149" w:rsidRDefault="00A64276" w:rsidP="00483779">
      <w:pPr>
        <w:rPr>
          <w:del w:id="3072" w:author="mbeckerle" w:date="2012-04-22T21:50:00Z"/>
        </w:rPr>
      </w:pPr>
    </w:p>
    <w:p w14:paraId="75B0E316" w14:textId="3CB6C32F" w:rsidR="005E7A80" w:rsidRPr="005223F4" w:rsidRDefault="00A64276" w:rsidP="00A64276">
      <w:r w:rsidRPr="005223F4">
        <w:t>A d</w:t>
      </w:r>
      <w:r w:rsidR="00B42994" w:rsidRPr="005223F4">
        <w:t xml:space="preserve">fdl:assert can </w:t>
      </w:r>
      <w:ins w:id="3073" w:author="mbeckerle" w:date="2013-01-28T11:11:00Z">
        <w:r w:rsidR="000407B5">
          <w:t xml:space="preserve">appear as </w:t>
        </w:r>
      </w:ins>
      <w:del w:id="3074" w:author="mbeckerle" w:date="2013-01-28T11:11:00Z">
        <w:r w:rsidR="00B42994" w:rsidRPr="005223F4" w:rsidDel="000407B5">
          <w:delText xml:space="preserve">be </w:delText>
        </w:r>
      </w:del>
      <w:r w:rsidR="00B42994" w:rsidRPr="005223F4">
        <w:t>an annotation on</w:t>
      </w:r>
      <w:r w:rsidR="005E7A80" w:rsidRPr="005223F4">
        <w:t>:</w:t>
      </w:r>
      <w:r w:rsidR="00B42994" w:rsidRPr="005223F4">
        <w:t xml:space="preserve"> </w:t>
      </w:r>
    </w:p>
    <w:p w14:paraId="1E04A7EC" w14:textId="1E713732" w:rsidR="005E7A80" w:rsidRPr="005223F4" w:rsidRDefault="000407B5" w:rsidP="005E7A80">
      <w:pPr>
        <w:numPr>
          <w:ilvl w:val="0"/>
          <w:numId w:val="98"/>
        </w:numPr>
      </w:pPr>
      <w:del w:id="3075" w:author="mbeckerle" w:date="2013-01-28T11:11:00Z">
        <w:r w:rsidRPr="005223F4" w:rsidDel="000407B5">
          <w:delText>A</w:delText>
        </w:r>
      </w:del>
      <w:ins w:id="3076" w:author="mbeckerle" w:date="2013-01-28T11:11:00Z">
        <w:r>
          <w:t xml:space="preserve">an </w:t>
        </w:r>
      </w:ins>
      <w:del w:id="3077" w:author="mbeckerle" w:date="2013-01-28T11:11:00Z">
        <w:r w:rsidR="00B42994" w:rsidRPr="005223F4" w:rsidDel="000407B5">
          <w:delText xml:space="preserve"> local </w:delText>
        </w:r>
      </w:del>
      <w:r w:rsidR="00661FD1" w:rsidRPr="005223F4">
        <w:t>xs:</w:t>
      </w:r>
      <w:r w:rsidR="00B42994" w:rsidRPr="005223F4">
        <w:t>element declaration</w:t>
      </w:r>
      <w:ins w:id="3078" w:author="mbeckerle" w:date="2013-01-28T11:11:00Z">
        <w:r>
          <w:t xml:space="preserve"> (local or global)</w:t>
        </w:r>
      </w:ins>
      <w:del w:id="3079" w:author="mbeckerle" w:date="2013-01-28T11:10:00Z">
        <w:r w:rsidR="00B42994" w:rsidRPr="005223F4" w:rsidDel="000407B5">
          <w:delText>,</w:delText>
        </w:r>
      </w:del>
      <w:r w:rsidR="00B42994" w:rsidRPr="005223F4">
        <w:t xml:space="preserve"> </w:t>
      </w:r>
    </w:p>
    <w:p w14:paraId="33AAD5FD" w14:textId="77777777" w:rsidR="005E7A80" w:rsidRPr="005223F4" w:rsidRDefault="00B42994" w:rsidP="005E7A80">
      <w:pPr>
        <w:numPr>
          <w:ilvl w:val="0"/>
          <w:numId w:val="98"/>
        </w:numPr>
      </w:pPr>
      <w:r w:rsidRPr="005223F4">
        <w:t xml:space="preserve">an </w:t>
      </w:r>
      <w:r w:rsidR="00661FD1" w:rsidRPr="005223F4">
        <w:t>xs:</w:t>
      </w:r>
      <w:r w:rsidRPr="005223F4">
        <w:t>element reference</w:t>
      </w:r>
      <w:del w:id="3080" w:author="mbeckerle" w:date="2013-01-28T11:10:00Z">
        <w:r w:rsidRPr="005223F4" w:rsidDel="000407B5">
          <w:delText>,</w:delText>
        </w:r>
      </w:del>
      <w:r w:rsidRPr="005223F4">
        <w:t xml:space="preserve"> </w:t>
      </w:r>
    </w:p>
    <w:p w14:paraId="3BE008CD" w14:textId="77777777" w:rsidR="005E7A80" w:rsidRPr="005223F4" w:rsidRDefault="00B42994" w:rsidP="005E7A80">
      <w:pPr>
        <w:numPr>
          <w:ilvl w:val="0"/>
          <w:numId w:val="98"/>
        </w:numPr>
      </w:pPr>
      <w:r w:rsidRPr="005223F4">
        <w:t>a</w:t>
      </w:r>
      <w:r w:rsidR="00661FD1" w:rsidRPr="005223F4">
        <w:t>n xs:</w:t>
      </w:r>
      <w:r w:rsidRPr="005223F4">
        <w:t>group reference</w:t>
      </w:r>
      <w:del w:id="3081" w:author="mbeckerle" w:date="2013-01-28T11:10:00Z">
        <w:r w:rsidRPr="005223F4" w:rsidDel="000407B5">
          <w:delText>,</w:delText>
        </w:r>
      </w:del>
      <w:r w:rsidRPr="005223F4">
        <w:t xml:space="preserve"> </w:t>
      </w:r>
    </w:p>
    <w:p w14:paraId="1CBE7BAA" w14:textId="77777777" w:rsidR="005E7A80" w:rsidRPr="005223F4" w:rsidRDefault="00B42994" w:rsidP="005E7A80">
      <w:pPr>
        <w:numPr>
          <w:ilvl w:val="0"/>
          <w:numId w:val="98"/>
        </w:numPr>
      </w:pPr>
      <w:r w:rsidRPr="005223F4">
        <w:t>a</w:t>
      </w:r>
      <w:r w:rsidR="00661FD1" w:rsidRPr="005223F4">
        <w:t>n</w:t>
      </w:r>
      <w:r w:rsidRPr="005223F4">
        <w:t xml:space="preserve"> </w:t>
      </w:r>
      <w:r w:rsidR="00661FD1" w:rsidRPr="005223F4">
        <w:t>xs:</w:t>
      </w:r>
      <w:r w:rsidRPr="005223F4">
        <w:t>sequence</w:t>
      </w:r>
      <w:del w:id="3082" w:author="mbeckerle" w:date="2013-01-28T11:10:00Z">
        <w:r w:rsidR="00C632E1" w:rsidRPr="005223F4" w:rsidDel="000407B5">
          <w:delText xml:space="preserve"> </w:delText>
        </w:r>
      </w:del>
    </w:p>
    <w:p w14:paraId="529ADE68" w14:textId="77777777" w:rsidR="00B42994" w:rsidRDefault="00B42994" w:rsidP="005E7A80">
      <w:pPr>
        <w:numPr>
          <w:ilvl w:val="0"/>
          <w:numId w:val="98"/>
        </w:numPr>
        <w:rPr>
          <w:ins w:id="3083" w:author="mbeckerle" w:date="2013-01-28T11:09:00Z"/>
        </w:rPr>
      </w:pPr>
      <w:r w:rsidRPr="005223F4">
        <w:t>a</w:t>
      </w:r>
      <w:r w:rsidR="00661FD1" w:rsidRPr="005223F4">
        <w:t>n</w:t>
      </w:r>
      <w:r w:rsidRPr="005223F4">
        <w:t xml:space="preserve"> </w:t>
      </w:r>
      <w:r w:rsidR="00661FD1" w:rsidRPr="005223F4">
        <w:t>xs:</w:t>
      </w:r>
      <w:r w:rsidRPr="005223F4">
        <w:t>choice</w:t>
      </w:r>
      <w:del w:id="3084" w:author="mbeckerle" w:date="2013-01-28T11:10:00Z">
        <w:r w:rsidRPr="005223F4" w:rsidDel="000407B5">
          <w:delText>.</w:delText>
        </w:r>
      </w:del>
    </w:p>
    <w:p w14:paraId="3115E1F1" w14:textId="1FE09A5B" w:rsidR="000407B5" w:rsidRPr="005223F4" w:rsidRDefault="000407B5" w:rsidP="005E7A80">
      <w:pPr>
        <w:numPr>
          <w:ilvl w:val="0"/>
          <w:numId w:val="98"/>
        </w:numPr>
      </w:pPr>
      <w:ins w:id="3085" w:author="mbeckerle" w:date="2013-01-28T11:09:00Z">
        <w:r>
          <w:t>an xs:simpleType definition</w:t>
        </w:r>
      </w:ins>
      <w:ins w:id="3086" w:author="Steve Hanson" w:date="2013-02-06T15:28:00Z">
        <w:r w:rsidR="00AB334A">
          <w:t xml:space="preserve"> (local or global)</w:t>
        </w:r>
      </w:ins>
    </w:p>
    <w:p w14:paraId="49B90778" w14:textId="77777777" w:rsidR="00331A77" w:rsidRDefault="00673E67" w:rsidP="00673E67">
      <w:pPr>
        <w:rPr>
          <w:ins w:id="3087" w:author="mbeckerle" w:date="2013-07-10T12:45:00Z"/>
          <w:rFonts w:ascii="Helvetica" w:hAnsi="Helvetica" w:cs="Tms Rmn"/>
          <w:color w:val="000000"/>
          <w:lang w:eastAsia="en-GB"/>
        </w:rPr>
      </w:pPr>
      <w:ins w:id="3088" w:author="mbeckerle" w:date="2013-01-20T13:17:00Z">
        <w:r w:rsidRPr="00DB7744">
          <w:rPr>
            <w:rFonts w:ascii="Helvetica" w:hAnsi="Helvetica" w:cs="Tms Rmn"/>
            <w:color w:val="000000"/>
            <w:lang w:eastAsia="en-GB"/>
          </w:rPr>
          <w:t xml:space="preserve">If the resolved set of </w:t>
        </w:r>
      </w:ins>
      <w:ins w:id="3089" w:author="Steve Hanson" w:date="2013-02-06T15:28:00Z">
        <w:r w:rsidR="00AB334A">
          <w:rPr>
            <w:rFonts w:ascii="Helvetica" w:hAnsi="Helvetica" w:cs="Tms Rmn"/>
            <w:color w:val="000000"/>
            <w:lang w:eastAsia="en-GB"/>
          </w:rPr>
          <w:t xml:space="preserve">statement </w:t>
        </w:r>
      </w:ins>
      <w:ins w:id="3090" w:author="mbeckerle" w:date="2013-01-20T13:17:00Z">
        <w:r w:rsidRPr="00DB7744">
          <w:rPr>
            <w:rFonts w:ascii="Helvetica" w:hAnsi="Helvetica" w:cs="Tms Rmn"/>
            <w:color w:val="000000"/>
            <w:lang w:eastAsia="en-GB"/>
          </w:rPr>
          <w:t>annotations for a schema component contain</w:t>
        </w:r>
      </w:ins>
      <w:ins w:id="3091" w:author="Steve Hanson" w:date="2013-02-06T15:28:00Z">
        <w:r w:rsidR="00AB334A">
          <w:rPr>
            <w:rFonts w:ascii="Helvetica" w:hAnsi="Helvetica" w:cs="Tms Rmn"/>
            <w:color w:val="000000"/>
            <w:lang w:eastAsia="en-GB"/>
          </w:rPr>
          <w:t>s</w:t>
        </w:r>
      </w:ins>
      <w:ins w:id="3092" w:author="mbeckerle" w:date="2013-01-20T13:17:00Z">
        <w:r w:rsidRPr="00DB7744">
          <w:rPr>
            <w:rFonts w:ascii="Helvetica" w:hAnsi="Helvetica" w:cs="Tms Rmn"/>
            <w:color w:val="000000"/>
            <w:lang w:eastAsia="en-GB"/>
          </w:rPr>
          <w:t xml:space="preserve"> multiple dfdl:assert statements, then those with testKind='pattern' are executed before those with testKind='expression' (the default). However, within each group the order of execution among them is not specified. </w:t>
        </w:r>
      </w:ins>
    </w:p>
    <w:p w14:paraId="31A262EF" w14:textId="3DBA4676" w:rsidR="00C13F57" w:rsidRDefault="00C13F57">
      <w:pPr>
        <w:pStyle w:val="Heading3"/>
        <w:rPr>
          <w:ins w:id="3093" w:author="mbeckerle" w:date="2013-07-10T12:35:00Z"/>
          <w:lang w:eastAsia="en-GB"/>
        </w:rPr>
        <w:pPrChange w:id="3094" w:author="mbeckerle" w:date="2013-07-24T16:59:00Z">
          <w:pPr/>
        </w:pPrChange>
      </w:pPr>
      <w:bookmarkStart w:id="3095" w:name="_Toc362453172"/>
      <w:commentRangeStart w:id="3096"/>
      <w:ins w:id="3097" w:author="mbeckerle" w:date="2013-07-10T12:46:00Z">
        <w:r>
          <w:rPr>
            <w:lang w:eastAsia="en-GB"/>
          </w:rPr>
          <w:t>Controlling the Timing of Statement Evaluation</w:t>
        </w:r>
        <w:commentRangeEnd w:id="3096"/>
        <w:r>
          <w:rPr>
            <w:rStyle w:val="CommentReference"/>
            <w:rFonts w:ascii="Arial" w:hAnsi="Arial" w:cs="Times New Roman"/>
            <w:b w:val="0"/>
            <w:bCs w:val="0"/>
          </w:rPr>
          <w:commentReference w:id="3096"/>
        </w:r>
      </w:ins>
      <w:bookmarkEnd w:id="3095"/>
    </w:p>
    <w:p w14:paraId="1A5317B9" w14:textId="6575CE33" w:rsidR="00A64276" w:rsidDel="00331A77" w:rsidRDefault="00673E67" w:rsidP="00673E67">
      <w:pPr>
        <w:rPr>
          <w:del w:id="3098" w:author="mbeckerle" w:date="2012-04-22T21:50:00Z"/>
          <w:rFonts w:ascii="Helvetica" w:hAnsi="Helvetica" w:cs="Tms Rmn"/>
          <w:color w:val="000000"/>
          <w:lang w:eastAsia="en-GB"/>
        </w:rPr>
      </w:pPr>
      <w:ins w:id="3099" w:author="mbeckerle" w:date="2013-01-20T13:17:00Z">
        <w:r w:rsidRPr="00DB7744">
          <w:rPr>
            <w:rFonts w:ascii="Helvetica" w:hAnsi="Helvetica" w:cs="Tms Rmn"/>
            <w:color w:val="000000"/>
            <w:lang w:eastAsia="en-GB"/>
          </w:rPr>
          <w:t xml:space="preserve">Schema authors can insert </w:t>
        </w:r>
        <w:r>
          <w:rPr>
            <w:rFonts w:ascii="Helvetica" w:hAnsi="Helvetica" w:cs="Tms Rmn"/>
            <w:color w:val="000000"/>
            <w:lang w:eastAsia="en-GB"/>
          </w:rPr>
          <w:t>xs:sequence constructs</w:t>
        </w:r>
        <w:r w:rsidRPr="00DB7744">
          <w:rPr>
            <w:rFonts w:ascii="Helvetica" w:hAnsi="Helvetica" w:cs="Tms Rmn"/>
            <w:color w:val="000000"/>
            <w:lang w:eastAsia="en-GB"/>
          </w:rPr>
          <w:t xml:space="preserve"> to control the timing of evaluation of statements more precisely.</w:t>
        </w:r>
      </w:ins>
      <w:ins w:id="3100" w:author="mbeckerle" w:date="2013-07-10T12:36:00Z">
        <w:r w:rsidR="00331A77">
          <w:rPr>
            <w:rFonts w:ascii="Helvetica" w:hAnsi="Helvetica" w:cs="Tms Rmn"/>
            <w:color w:val="000000"/>
            <w:lang w:eastAsia="en-GB"/>
          </w:rPr>
          <w:t>For example:</w:t>
        </w:r>
      </w:ins>
    </w:p>
    <w:p w14:paraId="0E3A164A" w14:textId="77777777" w:rsidR="00331A77" w:rsidRDefault="00331A77" w:rsidP="00C565F7">
      <w:pPr>
        <w:rPr>
          <w:ins w:id="3101" w:author="mbeckerle" w:date="2013-07-10T12:36:00Z"/>
          <w:rFonts w:ascii="Helvetica" w:hAnsi="Helvetica" w:cs="Tms Rmn"/>
          <w:color w:val="000000"/>
          <w:lang w:eastAsia="en-GB"/>
        </w:rPr>
      </w:pPr>
    </w:p>
    <w:p w14:paraId="54D58853" w14:textId="5D96EC6E" w:rsidR="00331A77" w:rsidRDefault="00331A77" w:rsidP="00331A77">
      <w:pPr>
        <w:pStyle w:val="XMLExcerpt"/>
        <w:rPr>
          <w:ins w:id="3102" w:author="mbeckerle" w:date="2013-07-10T12:39:00Z"/>
          <w:rStyle w:val="greytable"/>
          <w:lang w:val="en-US"/>
        </w:rPr>
      </w:pPr>
      <w:ins w:id="3103" w:author="mbeckerle" w:date="2013-07-10T12:36:00Z">
        <w:r>
          <w:rPr>
            <w:rStyle w:val="greytable"/>
            <w:lang w:val="en-US"/>
          </w:rPr>
          <w:t>&lt;xs:sequence</w:t>
        </w:r>
      </w:ins>
      <w:ins w:id="3104" w:author="mbeckerle" w:date="2013-07-10T12:41:00Z">
        <w:r>
          <w:rPr>
            <w:rStyle w:val="greytable"/>
            <w:lang w:val="en-US"/>
          </w:rPr>
          <w:t xml:space="preserve"> dfdl:separator=","</w:t>
        </w:r>
      </w:ins>
      <w:ins w:id="3105" w:author="mbeckerle" w:date="2013-07-10T12:36:00Z">
        <w:r>
          <w:rPr>
            <w:rStyle w:val="greytable"/>
            <w:lang w:val="en-US"/>
          </w:rPr>
          <w:t>&gt;</w:t>
        </w:r>
      </w:ins>
    </w:p>
    <w:p w14:paraId="1F1CADFF" w14:textId="2A4BD8B2" w:rsidR="00331A77" w:rsidRDefault="00331A77" w:rsidP="00331A77">
      <w:pPr>
        <w:pStyle w:val="XMLExcerpt"/>
        <w:rPr>
          <w:ins w:id="3106" w:author="mbeckerle" w:date="2013-07-10T12:36:00Z"/>
          <w:rStyle w:val="greytable"/>
          <w:lang w:val="en-US"/>
        </w:rPr>
      </w:pPr>
      <w:ins w:id="3107" w:author="mbeckerle" w:date="2013-07-10T12:39:00Z">
        <w:r>
          <w:rPr>
            <w:rStyle w:val="greytable"/>
            <w:lang w:val="en-US"/>
          </w:rPr>
          <w:t xml:space="preserve">   ...</w:t>
        </w:r>
      </w:ins>
    </w:p>
    <w:p w14:paraId="784CF061" w14:textId="00183DF1" w:rsidR="00331A77" w:rsidRDefault="00331A77" w:rsidP="00331A77">
      <w:pPr>
        <w:pStyle w:val="XMLExcerpt"/>
        <w:rPr>
          <w:ins w:id="3108" w:author="mbeckerle" w:date="2013-07-10T12:37:00Z"/>
          <w:rStyle w:val="greytable"/>
          <w:lang w:val="en-US"/>
        </w:rPr>
      </w:pPr>
      <w:ins w:id="3109" w:author="mbeckerle" w:date="2013-07-10T12:36:00Z">
        <w:r>
          <w:rPr>
            <w:rStyle w:val="greytable"/>
            <w:lang w:val="en-US"/>
          </w:rPr>
          <w:t xml:space="preserve">   &lt;xs:element ref="a" .../&gt;</w:t>
        </w:r>
      </w:ins>
    </w:p>
    <w:p w14:paraId="3D0CEF89" w14:textId="39532C51" w:rsidR="00331A77" w:rsidRDefault="00331A77" w:rsidP="00331A77">
      <w:pPr>
        <w:pStyle w:val="XMLExcerpt"/>
        <w:rPr>
          <w:ins w:id="3110" w:author="mbeckerle" w:date="2013-07-10T12:41:00Z"/>
          <w:rStyle w:val="greytable"/>
          <w:lang w:val="en-US"/>
        </w:rPr>
      </w:pPr>
      <w:ins w:id="3111" w:author="mbeckerle" w:date="2013-07-10T12:37:00Z">
        <w:r>
          <w:rPr>
            <w:rStyle w:val="greytable"/>
            <w:lang w:val="en-US"/>
          </w:rPr>
          <w:t xml:space="preserve">   &lt;xs:sequence&gt;</w:t>
        </w:r>
      </w:ins>
    </w:p>
    <w:p w14:paraId="01F92C41" w14:textId="4F23697E" w:rsidR="00331A77" w:rsidRDefault="00331A77" w:rsidP="00331A77">
      <w:pPr>
        <w:pStyle w:val="XMLExcerpt"/>
        <w:rPr>
          <w:ins w:id="3112" w:author="mbeckerle" w:date="2013-07-10T12:37:00Z"/>
          <w:rStyle w:val="greytable"/>
          <w:lang w:val="en-US"/>
        </w:rPr>
      </w:pPr>
      <w:ins w:id="3113" w:author="mbeckerle" w:date="2013-07-10T12:41:00Z">
        <w:r>
          <w:rPr>
            <w:rStyle w:val="greytable"/>
            <w:lang w:val="en-US"/>
          </w:rPr>
          <w:t xml:space="preserve">     &lt;xs:sequence&gt;</w:t>
        </w:r>
      </w:ins>
    </w:p>
    <w:p w14:paraId="46D7E1D0" w14:textId="7230C39C" w:rsidR="00331A77" w:rsidRDefault="00331A77" w:rsidP="00331A77">
      <w:pPr>
        <w:pStyle w:val="XMLExcerpt"/>
        <w:rPr>
          <w:ins w:id="3114" w:author="mbeckerle" w:date="2013-07-10T12:36:00Z"/>
          <w:rStyle w:val="greytable"/>
          <w:lang w:val="en-US"/>
        </w:rPr>
      </w:pPr>
      <w:ins w:id="3115" w:author="mbeckerle" w:date="2013-07-10T12:37:00Z">
        <w:r>
          <w:rPr>
            <w:rStyle w:val="greytable"/>
            <w:lang w:val="en-US"/>
          </w:rPr>
          <w:t xml:space="preserve">     </w:t>
        </w:r>
      </w:ins>
      <w:ins w:id="3116" w:author="mbeckerle" w:date="2013-07-10T12:42:00Z">
        <w:r>
          <w:rPr>
            <w:rStyle w:val="greytable"/>
            <w:lang w:val="en-US"/>
          </w:rPr>
          <w:t xml:space="preserve">  </w:t>
        </w:r>
      </w:ins>
      <w:ins w:id="3117" w:author="mbeckerle" w:date="2013-07-10T12:37:00Z">
        <w:r>
          <w:rPr>
            <w:rStyle w:val="greytable"/>
            <w:lang w:val="en-US"/>
          </w:rPr>
          <w:t>&lt;xs:annotation&gt;&lt;xs:appinfo source=</w:t>
        </w:r>
        <w:r>
          <w:rPr>
            <w:rStyle w:val="Hyperlink"/>
            <w:lang w:val="en-US"/>
          </w:rPr>
          <w:t>"</w:t>
        </w:r>
        <w:r w:rsidRPr="00331A77">
          <w:rPr>
            <w:rStyle w:val="greytable"/>
            <w:rPrChange w:id="3118" w:author="mbeckerle" w:date="2013-07-10T12:37:00Z">
              <w:rPr>
                <w:rStyle w:val="Hyperlink"/>
                <w:lang w:val="en-US"/>
              </w:rPr>
            </w:rPrChange>
          </w:rPr>
          <w:t>http://www.ogf.org/dfdl/</w:t>
        </w:r>
      </w:ins>
      <w:ins w:id="3119" w:author="mbeckerle" w:date="2013-07-10T12:38:00Z">
        <w:r>
          <w:rPr>
            <w:rStyle w:val="greytable"/>
            <w:lang w:val="en-US"/>
          </w:rPr>
          <w:t>"</w:t>
        </w:r>
      </w:ins>
      <w:ins w:id="3120" w:author="mbeckerle" w:date="2013-07-10T12:37:00Z">
        <w:r>
          <w:rPr>
            <w:rStyle w:val="greytable"/>
            <w:lang w:val="en-US"/>
          </w:rPr>
          <w:t xml:space="preserve"> &gt;</w:t>
        </w:r>
      </w:ins>
    </w:p>
    <w:p w14:paraId="56530C94" w14:textId="19058D6A" w:rsidR="00331A77" w:rsidRPr="005223F4" w:rsidRDefault="00331A77" w:rsidP="00331A77">
      <w:pPr>
        <w:pStyle w:val="XMLExcerpt"/>
        <w:rPr>
          <w:ins w:id="3121" w:author="mbeckerle" w:date="2013-07-10T12:36:00Z"/>
          <w:rStyle w:val="greytable"/>
          <w:lang w:val="en-US"/>
        </w:rPr>
      </w:pPr>
      <w:ins w:id="3122" w:author="mbeckerle" w:date="2013-07-10T12:38:00Z">
        <w:r>
          <w:rPr>
            <w:rStyle w:val="greytable"/>
            <w:lang w:val="en-US"/>
          </w:rPr>
          <w:t xml:space="preserve">         </w:t>
        </w:r>
      </w:ins>
      <w:ins w:id="3123" w:author="mbeckerle" w:date="2013-07-10T12:36:00Z">
        <w:r w:rsidRPr="005223F4">
          <w:rPr>
            <w:rStyle w:val="greytable"/>
            <w:lang w:val="en-US"/>
          </w:rPr>
          <w:t>&lt;dfdl:assert  test="{test expression}" /&gt;</w:t>
        </w:r>
      </w:ins>
    </w:p>
    <w:p w14:paraId="050EDC2D" w14:textId="53CD3A32" w:rsidR="00331A77" w:rsidRDefault="00331A77" w:rsidP="00331A77">
      <w:pPr>
        <w:pStyle w:val="XMLExcerpt"/>
        <w:rPr>
          <w:ins w:id="3124" w:author="mbeckerle" w:date="2013-07-10T12:41:00Z"/>
          <w:rStyle w:val="greytable"/>
          <w:lang w:val="en-US"/>
        </w:rPr>
      </w:pPr>
      <w:ins w:id="3125" w:author="mbeckerle" w:date="2013-07-10T12:38:00Z">
        <w:r>
          <w:rPr>
            <w:rStyle w:val="greytable"/>
            <w:lang w:val="en-US"/>
          </w:rPr>
          <w:t xml:space="preserve">    </w:t>
        </w:r>
      </w:ins>
      <w:ins w:id="3126" w:author="mbeckerle" w:date="2013-07-10T12:42:00Z">
        <w:r>
          <w:rPr>
            <w:rStyle w:val="greytable"/>
            <w:lang w:val="en-US"/>
          </w:rPr>
          <w:t xml:space="preserve">  </w:t>
        </w:r>
      </w:ins>
      <w:ins w:id="3127" w:author="mbeckerle" w:date="2013-07-10T12:38:00Z">
        <w:r>
          <w:rPr>
            <w:rStyle w:val="greytable"/>
            <w:lang w:val="en-US"/>
          </w:rPr>
          <w:t xml:space="preserve"> &lt;/xs:appinfo&gt;&lt;/xs:annotation&gt;</w:t>
        </w:r>
      </w:ins>
    </w:p>
    <w:p w14:paraId="1C92E33D" w14:textId="4A246B2F" w:rsidR="00331A77" w:rsidRDefault="00331A77" w:rsidP="00331A77">
      <w:pPr>
        <w:pStyle w:val="XMLExcerpt"/>
        <w:rPr>
          <w:ins w:id="3128" w:author="mbeckerle" w:date="2013-07-10T12:39:00Z"/>
          <w:rStyle w:val="greytable"/>
          <w:lang w:val="en-US"/>
        </w:rPr>
      </w:pPr>
      <w:ins w:id="3129" w:author="mbeckerle" w:date="2013-07-10T12:41:00Z">
        <w:r>
          <w:rPr>
            <w:rStyle w:val="greytable"/>
            <w:lang w:val="en-US"/>
          </w:rPr>
          <w:t xml:space="preserve">     &lt;/xs:sequence&gt;</w:t>
        </w:r>
      </w:ins>
    </w:p>
    <w:p w14:paraId="1A32DDBA" w14:textId="033E7A31" w:rsidR="00331A77" w:rsidRDefault="00331A77" w:rsidP="00331A77">
      <w:pPr>
        <w:pStyle w:val="XMLExcerpt"/>
        <w:rPr>
          <w:ins w:id="3130" w:author="mbeckerle" w:date="2013-07-10T12:42:00Z"/>
          <w:rStyle w:val="greytable"/>
          <w:lang w:val="en-US"/>
        </w:rPr>
      </w:pPr>
      <w:ins w:id="3131" w:author="mbeckerle" w:date="2013-07-10T12:39:00Z">
        <w:r>
          <w:rPr>
            <w:rStyle w:val="greytable"/>
            <w:lang w:val="en-US"/>
          </w:rPr>
          <w:t xml:space="preserve">  </w:t>
        </w:r>
      </w:ins>
      <w:ins w:id="3132" w:author="mbeckerle" w:date="2013-07-10T12:42:00Z">
        <w:r>
          <w:rPr>
            <w:rStyle w:val="greytable"/>
            <w:lang w:val="en-US"/>
          </w:rPr>
          <w:t xml:space="preserve">  </w:t>
        </w:r>
      </w:ins>
      <w:ins w:id="3133" w:author="mbeckerle" w:date="2013-07-10T12:39:00Z">
        <w:r>
          <w:rPr>
            <w:rStyle w:val="greytable"/>
            <w:lang w:val="en-US"/>
          </w:rPr>
          <w:t xml:space="preserve"> &lt;xs:element ref="b" .../&gt;</w:t>
        </w:r>
      </w:ins>
    </w:p>
    <w:p w14:paraId="5C6CD86B" w14:textId="56644427" w:rsidR="00331A77" w:rsidRDefault="00331A77" w:rsidP="00331A77">
      <w:pPr>
        <w:pStyle w:val="XMLExcerpt"/>
        <w:rPr>
          <w:ins w:id="3134" w:author="mbeckerle" w:date="2013-07-10T12:39:00Z"/>
          <w:rStyle w:val="greytable"/>
          <w:lang w:val="en-US"/>
        </w:rPr>
      </w:pPr>
      <w:ins w:id="3135" w:author="mbeckerle" w:date="2013-07-10T12:42:00Z">
        <w:r>
          <w:rPr>
            <w:rStyle w:val="greytable"/>
            <w:lang w:val="en-US"/>
          </w:rPr>
          <w:t xml:space="preserve">   &lt;/xs:sequence&gt;</w:t>
        </w:r>
      </w:ins>
    </w:p>
    <w:p w14:paraId="56EEC8BE" w14:textId="1D40DD0C" w:rsidR="00331A77" w:rsidRDefault="00331A77" w:rsidP="00331A77">
      <w:pPr>
        <w:pStyle w:val="XMLExcerpt"/>
        <w:rPr>
          <w:ins w:id="3136" w:author="mbeckerle" w:date="2013-07-10T12:39:00Z"/>
          <w:rStyle w:val="greytable"/>
          <w:lang w:val="en-US"/>
        </w:rPr>
      </w:pPr>
      <w:ins w:id="3137" w:author="mbeckerle" w:date="2013-07-10T12:39:00Z">
        <w:r>
          <w:rPr>
            <w:rStyle w:val="greytable"/>
            <w:lang w:val="en-US"/>
          </w:rPr>
          <w:t xml:space="preserve">   ...</w:t>
        </w:r>
      </w:ins>
    </w:p>
    <w:p w14:paraId="5D7C4F0A" w14:textId="309D56EE" w:rsidR="00331A77" w:rsidRPr="005223F4" w:rsidRDefault="00331A77" w:rsidP="00331A77">
      <w:pPr>
        <w:pStyle w:val="XMLExcerpt"/>
        <w:rPr>
          <w:ins w:id="3138" w:author="mbeckerle" w:date="2013-07-10T12:36:00Z"/>
          <w:rStyle w:val="greytable"/>
          <w:lang w:val="en-US"/>
        </w:rPr>
      </w:pPr>
      <w:ins w:id="3139" w:author="mbeckerle" w:date="2013-07-10T12:39:00Z">
        <w:r>
          <w:rPr>
            <w:rStyle w:val="greytable"/>
            <w:lang w:val="en-US"/>
          </w:rPr>
          <w:t>&lt;/xs:sequence&gt;</w:t>
        </w:r>
      </w:ins>
    </w:p>
    <w:p w14:paraId="73747901" w14:textId="75AAA545" w:rsidR="00331A77" w:rsidRPr="005223F4" w:rsidRDefault="00331A77" w:rsidP="00C565F7">
      <w:pPr>
        <w:rPr>
          <w:ins w:id="3140" w:author="mbeckerle" w:date="2013-07-10T12:36:00Z"/>
        </w:rPr>
      </w:pPr>
      <w:ins w:id="3141" w:author="mbeckerle" w:date="2013-07-10T12:39:00Z">
        <w:r>
          <w:t>In the above, the assert test</w:t>
        </w:r>
      </w:ins>
      <w:ins w:id="3142" w:author="mbeckerle" w:date="2013-07-10T12:45:00Z">
        <w:r>
          <w:t xml:space="preserve"> expression</w:t>
        </w:r>
      </w:ins>
      <w:ins w:id="3143" w:author="mbeckerle" w:date="2013-07-10T12:39:00Z">
        <w:r>
          <w:t xml:space="preserve"> is evaluated after parsing element 'a', and before </w:t>
        </w:r>
      </w:ins>
      <w:ins w:id="3144" w:author="mbeckerle" w:date="2013-07-10T12:42:00Z">
        <w:r>
          <w:t>parsing element "b". The use of two nested interior sequences</w:t>
        </w:r>
      </w:ins>
      <w:ins w:id="3145" w:author="mbeckerle" w:date="2013-07-10T12:44:00Z">
        <w:r>
          <w:t xml:space="preserve"> surrounding element 'b' </w:t>
        </w:r>
      </w:ins>
      <w:ins w:id="3146" w:author="mbeckerle" w:date="2013-07-10T12:42:00Z">
        <w:r>
          <w:t xml:space="preserve"> in this manner insures that the outermost sequence's separator usage is not disrupted. </w:t>
        </w:r>
      </w:ins>
    </w:p>
    <w:p w14:paraId="28B3F268" w14:textId="77777777" w:rsidR="00AB334A" w:rsidRDefault="00C565F7" w:rsidP="00673E67">
      <w:pPr>
        <w:rPr>
          <w:ins w:id="3147" w:author="Steve Hanson" w:date="2013-02-06T15:28:00Z"/>
        </w:rPr>
      </w:pPr>
      <w:del w:id="3148" w:author="mbeckerle" w:date="2013-01-20T13:17:00Z">
        <w:r w:rsidRPr="005223F4" w:rsidDel="00673E67">
          <w:delText xml:space="preserve">More than one </w:delText>
        </w:r>
        <w:r w:rsidR="00C953CC" w:rsidRPr="005223F4" w:rsidDel="00673E67">
          <w:delText>dfdl:</w:delText>
        </w:r>
        <w:r w:rsidRPr="005223F4" w:rsidDel="00673E67">
          <w:delText xml:space="preserve">assert </w:delText>
        </w:r>
        <w:r w:rsidR="00F411FE" w:rsidRPr="005223F4" w:rsidDel="00673E67">
          <w:delText>may be</w:delText>
        </w:r>
        <w:r w:rsidRPr="005223F4" w:rsidDel="00673E67">
          <w:delText xml:space="preserve"> used at an annotation point. The </w:delText>
        </w:r>
        <w:r w:rsidR="00E434DF" w:rsidDel="00673E67">
          <w:delText>dfdl:assert</w:delText>
        </w:r>
        <w:r w:rsidR="00F411FE" w:rsidRPr="005223F4" w:rsidDel="00673E67">
          <w:delText>s</w:delText>
        </w:r>
        <w:r w:rsidRPr="005223F4" w:rsidDel="00673E67">
          <w:delText xml:space="preserve"> will be evaluated</w:delText>
        </w:r>
        <w:r w:rsidR="00BD235C" w:rsidRPr="005223F4" w:rsidDel="00673E67">
          <w:delText xml:space="preserve"> </w:delText>
        </w:r>
        <w:r w:rsidRPr="005223F4" w:rsidDel="00673E67">
          <w:delText>in the order defined in the schema</w:delText>
        </w:r>
      </w:del>
      <w:del w:id="3149" w:author="Steve Hanson" w:date="2013-02-06T15:28:00Z">
        <w:r w:rsidRPr="005223F4" w:rsidDel="00AB334A">
          <w:delText>.</w:delText>
        </w:r>
      </w:del>
    </w:p>
    <w:p w14:paraId="00C1C2D1" w14:textId="1A675188" w:rsidR="00C565F7" w:rsidRPr="005223F4" w:rsidRDefault="00C565F7" w:rsidP="00673E67">
      <w:r w:rsidRPr="005223F4">
        <w:t xml:space="preserve"> </w:t>
      </w:r>
    </w:p>
    <w:p w14:paraId="245B7EA7" w14:textId="5C647EE6" w:rsidR="00C565F7" w:rsidRPr="005223F4" w:rsidDel="00F92149" w:rsidRDefault="00C565F7" w:rsidP="008332BE">
      <w:pPr>
        <w:rPr>
          <w:del w:id="3150" w:author="mbeckerle" w:date="2012-04-22T21:50:00Z"/>
        </w:rPr>
      </w:pPr>
    </w:p>
    <w:tbl>
      <w:tblPr>
        <w:tblW w:w="9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66"/>
        <w:gridCol w:w="7042"/>
      </w:tblGrid>
      <w:tr w:rsidR="00EF6D4B" w:rsidRPr="00240AC5" w14:paraId="3E224AC5" w14:textId="77777777" w:rsidTr="00B2635D">
        <w:tc>
          <w:tcPr>
            <w:tcW w:w="2066" w:type="dxa"/>
            <w:shd w:val="clear" w:color="auto" w:fill="F2F2F2" w:themeFill="background1" w:themeFillShade="F2"/>
          </w:tcPr>
          <w:p w14:paraId="6516A562" w14:textId="77777777" w:rsidR="00EF6D4B" w:rsidRPr="00B2635D" w:rsidRDefault="00EF6D4B" w:rsidP="00D67874">
            <w:pPr>
              <w:rPr>
                <w:b/>
              </w:rPr>
            </w:pPr>
            <w:r w:rsidRPr="00B2635D">
              <w:rPr>
                <w:b/>
              </w:rPr>
              <w:t>Property Name</w:t>
            </w:r>
          </w:p>
        </w:tc>
        <w:tc>
          <w:tcPr>
            <w:tcW w:w="7042" w:type="dxa"/>
            <w:shd w:val="clear" w:color="auto" w:fill="F2F2F2" w:themeFill="background1" w:themeFillShade="F2"/>
          </w:tcPr>
          <w:p w14:paraId="30D38857" w14:textId="77777777" w:rsidR="00EF6D4B" w:rsidRPr="00B2635D" w:rsidRDefault="00EF6D4B" w:rsidP="00D67874">
            <w:pPr>
              <w:rPr>
                <w:b/>
              </w:rPr>
            </w:pPr>
            <w:r w:rsidRPr="00B2635D">
              <w:rPr>
                <w:b/>
              </w:rPr>
              <w:t>Description</w:t>
            </w:r>
          </w:p>
        </w:tc>
      </w:tr>
      <w:tr w:rsidR="00C23843" w:rsidRPr="00240AC5" w14:paraId="4F33518A" w14:textId="77777777" w:rsidTr="00240AC5">
        <w:tc>
          <w:tcPr>
            <w:tcW w:w="2066" w:type="dxa"/>
            <w:shd w:val="clear" w:color="auto" w:fill="auto"/>
          </w:tcPr>
          <w:p w14:paraId="449B4740" w14:textId="77777777" w:rsidR="00C23843" w:rsidRPr="00240AC5" w:rsidRDefault="00C23843" w:rsidP="00C1272E">
            <w:pPr>
              <w:rPr>
                <w:rFonts w:cs="Arial"/>
              </w:rPr>
            </w:pPr>
            <w:r w:rsidRPr="00240AC5">
              <w:rPr>
                <w:rFonts w:eastAsia="MS Mincho" w:cs="Arial"/>
                <w:color w:val="000000"/>
                <w:lang w:eastAsia="ja-JP"/>
              </w:rPr>
              <w:t>testKind</w:t>
            </w:r>
          </w:p>
        </w:tc>
        <w:tc>
          <w:tcPr>
            <w:tcW w:w="7042" w:type="dxa"/>
            <w:shd w:val="clear" w:color="auto" w:fill="auto"/>
          </w:tcPr>
          <w:p w14:paraId="14093A5E" w14:textId="77777777" w:rsidR="00C23843" w:rsidRPr="00240AC5" w:rsidRDefault="00C23843" w:rsidP="00240AC5">
            <w:pPr>
              <w:autoSpaceDE w:val="0"/>
              <w:autoSpaceDN w:val="0"/>
              <w:adjustRightInd w:val="0"/>
              <w:rPr>
                <w:rFonts w:eastAsia="MS Mincho" w:cs="Arial"/>
                <w:color w:val="000000"/>
                <w:lang w:eastAsia="ja-JP"/>
              </w:rPr>
            </w:pPr>
            <w:r w:rsidRPr="00240AC5">
              <w:rPr>
                <w:rFonts w:eastAsia="MS Mincho" w:cs="Arial"/>
                <w:color w:val="000000"/>
                <w:lang w:eastAsia="ja-JP"/>
              </w:rPr>
              <w:t>Enum</w:t>
            </w:r>
            <w:r w:rsidR="00DA6E3F" w:rsidRPr="00240AC5">
              <w:rPr>
                <w:rFonts w:eastAsia="MS Mincho" w:cs="Arial"/>
                <w:color w:val="000000"/>
                <w:lang w:eastAsia="ja-JP"/>
              </w:rPr>
              <w:t xml:space="preserve"> (optional)</w:t>
            </w:r>
          </w:p>
          <w:p w14:paraId="4110F301" w14:textId="16651A18" w:rsidR="00C23843" w:rsidRPr="00240AC5" w:rsidDel="00F92149" w:rsidRDefault="00C23843" w:rsidP="00240AC5">
            <w:pPr>
              <w:autoSpaceDE w:val="0"/>
              <w:autoSpaceDN w:val="0"/>
              <w:adjustRightInd w:val="0"/>
              <w:rPr>
                <w:del w:id="3151" w:author="mbeckerle" w:date="2012-04-22T21:50:00Z"/>
                <w:rFonts w:eastAsia="MS Mincho" w:cs="Arial"/>
                <w:color w:val="000000"/>
                <w:lang w:eastAsia="ja-JP"/>
              </w:rPr>
            </w:pPr>
          </w:p>
          <w:p w14:paraId="42473273" w14:textId="77777777" w:rsidR="00C23843" w:rsidRPr="00240AC5" w:rsidRDefault="00C23843" w:rsidP="00240AC5">
            <w:pPr>
              <w:autoSpaceDE w:val="0"/>
              <w:autoSpaceDN w:val="0"/>
              <w:adjustRightInd w:val="0"/>
              <w:rPr>
                <w:rFonts w:eastAsia="MS Mincho" w:cs="Arial"/>
                <w:color w:val="000000"/>
                <w:lang w:eastAsia="ja-JP"/>
              </w:rPr>
            </w:pPr>
            <w:r w:rsidRPr="00240AC5">
              <w:rPr>
                <w:rFonts w:eastAsia="MS Mincho" w:cs="Arial"/>
                <w:color w:val="000000"/>
                <w:lang w:eastAsia="ja-JP"/>
              </w:rPr>
              <w:t>Valid values are 'expression',  'pattern'</w:t>
            </w:r>
          </w:p>
          <w:p w14:paraId="40672B63" w14:textId="77777777" w:rsidR="00C23843" w:rsidRPr="00240AC5" w:rsidRDefault="00C23843" w:rsidP="00240AC5">
            <w:pPr>
              <w:autoSpaceDE w:val="0"/>
              <w:autoSpaceDN w:val="0"/>
              <w:adjustRightInd w:val="0"/>
              <w:rPr>
                <w:rFonts w:eastAsia="MS Mincho" w:cs="Arial"/>
                <w:color w:val="000000"/>
                <w:lang w:eastAsia="ja-JP"/>
              </w:rPr>
            </w:pPr>
            <w:r w:rsidRPr="00240AC5">
              <w:rPr>
                <w:rFonts w:eastAsia="MS Mincho" w:cs="Arial"/>
                <w:color w:val="000000"/>
                <w:lang w:eastAsia="ja-JP"/>
              </w:rPr>
              <w:t>Default value is 'expression'</w:t>
            </w:r>
          </w:p>
          <w:p w14:paraId="50F844FD" w14:textId="3FA6CAB5" w:rsidR="00C23843" w:rsidRPr="00240AC5" w:rsidDel="00F92149" w:rsidRDefault="00C23843" w:rsidP="00240AC5">
            <w:pPr>
              <w:autoSpaceDE w:val="0"/>
              <w:autoSpaceDN w:val="0"/>
              <w:adjustRightInd w:val="0"/>
              <w:rPr>
                <w:del w:id="3152" w:author="mbeckerle" w:date="2012-04-22T21:50:00Z"/>
                <w:rFonts w:eastAsia="MS Mincho" w:cs="Arial"/>
                <w:color w:val="000000"/>
                <w:lang w:eastAsia="ja-JP"/>
              </w:rPr>
            </w:pPr>
          </w:p>
          <w:p w14:paraId="5F7B7773" w14:textId="77777777" w:rsidR="00C23843" w:rsidRPr="00240AC5" w:rsidRDefault="00C23843" w:rsidP="00240AC5">
            <w:pPr>
              <w:autoSpaceDE w:val="0"/>
              <w:autoSpaceDN w:val="0"/>
              <w:adjustRightInd w:val="0"/>
              <w:rPr>
                <w:rFonts w:eastAsia="MS Mincho" w:cs="Arial"/>
                <w:color w:val="000000"/>
                <w:lang w:eastAsia="ja-JP"/>
              </w:rPr>
            </w:pPr>
            <w:r w:rsidRPr="00240AC5">
              <w:rPr>
                <w:rFonts w:eastAsia="MS Mincho" w:cs="Arial"/>
                <w:color w:val="000000"/>
                <w:lang w:eastAsia="ja-JP"/>
              </w:rPr>
              <w:t xml:space="preserve">Specifies whether a DFDL expression or DFDL regular expression is used in the </w:t>
            </w:r>
            <w:r w:rsidR="00E434DF" w:rsidRPr="00240AC5">
              <w:rPr>
                <w:rFonts w:eastAsia="MS Mincho" w:cs="Arial"/>
                <w:color w:val="000000"/>
                <w:lang w:eastAsia="ja-JP"/>
              </w:rPr>
              <w:t>dfdl:assert</w:t>
            </w:r>
            <w:r w:rsidRPr="00240AC5">
              <w:rPr>
                <w:rFonts w:eastAsia="MS Mincho" w:cs="Arial"/>
                <w:color w:val="000000"/>
                <w:lang w:eastAsia="ja-JP"/>
              </w:rPr>
              <w:t>.</w:t>
            </w:r>
          </w:p>
          <w:p w14:paraId="1EA252F1" w14:textId="7CBB603C" w:rsidR="00C23843" w:rsidRPr="00240AC5" w:rsidDel="00F92149" w:rsidRDefault="00C23843" w:rsidP="00240AC5">
            <w:pPr>
              <w:autoSpaceDE w:val="0"/>
              <w:autoSpaceDN w:val="0"/>
              <w:adjustRightInd w:val="0"/>
              <w:rPr>
                <w:del w:id="3153" w:author="mbeckerle" w:date="2012-04-22T21:50:00Z"/>
                <w:rFonts w:eastAsia="MS Mincho" w:cs="Arial"/>
                <w:color w:val="000000"/>
                <w:lang w:eastAsia="ja-JP"/>
              </w:rPr>
            </w:pPr>
          </w:p>
          <w:p w14:paraId="5454AB0F" w14:textId="77777777" w:rsidR="00C23843" w:rsidRPr="005223F4" w:rsidRDefault="00C23843" w:rsidP="00D67874">
            <w:r w:rsidRPr="005223F4">
              <w:t>Annotation: dfdl:assert</w:t>
            </w:r>
          </w:p>
        </w:tc>
      </w:tr>
      <w:tr w:rsidR="00EF6D4B" w:rsidRPr="005223F4" w14:paraId="6674987B" w14:textId="77777777" w:rsidTr="00240AC5">
        <w:tc>
          <w:tcPr>
            <w:tcW w:w="2066" w:type="dxa"/>
            <w:shd w:val="clear" w:color="auto" w:fill="auto"/>
          </w:tcPr>
          <w:p w14:paraId="7ECBF4F8" w14:textId="77777777" w:rsidR="00EF6D4B" w:rsidRPr="00240AC5" w:rsidRDefault="0098329B" w:rsidP="00C1272E">
            <w:pPr>
              <w:rPr>
                <w:rFonts w:cs="Arial"/>
              </w:rPr>
            </w:pPr>
            <w:ins w:id="3154" w:author="Steve Hanson" w:date="2012-02-23T11:38:00Z">
              <w:r w:rsidRPr="00240AC5">
                <w:rPr>
                  <w:rFonts w:cs="Arial"/>
                </w:rPr>
                <w:t>t</w:t>
              </w:r>
            </w:ins>
            <w:del w:id="3155" w:author="Steve Hanson" w:date="2012-02-23T11:38:00Z">
              <w:r w:rsidRPr="00240AC5" w:rsidDel="0098329B">
                <w:rPr>
                  <w:rFonts w:cs="Arial"/>
                </w:rPr>
                <w:delText>T</w:delText>
              </w:r>
            </w:del>
            <w:r w:rsidR="008332BE" w:rsidRPr="00240AC5">
              <w:rPr>
                <w:rFonts w:cs="Arial"/>
              </w:rPr>
              <w:t>est</w:t>
            </w:r>
          </w:p>
        </w:tc>
        <w:tc>
          <w:tcPr>
            <w:tcW w:w="7042" w:type="dxa"/>
            <w:shd w:val="clear" w:color="auto" w:fill="auto"/>
          </w:tcPr>
          <w:p w14:paraId="7181C620" w14:textId="77777777" w:rsidR="00EF6D4B" w:rsidRPr="005223F4" w:rsidRDefault="00293086" w:rsidP="00D67874">
            <w:r w:rsidRPr="005223F4">
              <w:t>DFDL Expression</w:t>
            </w:r>
          </w:p>
          <w:p w14:paraId="1A9AB988" w14:textId="77777777" w:rsidR="00C23843" w:rsidRPr="005223F4" w:rsidRDefault="00C23843" w:rsidP="00D67874">
            <w:r w:rsidRPr="005223F4">
              <w:t>Applies when dfdl:testKind is 'expression'</w:t>
            </w:r>
          </w:p>
          <w:p w14:paraId="3CCC4C48" w14:textId="77777777" w:rsidR="00EF6D4B" w:rsidRPr="005223F4" w:rsidRDefault="00B62A83" w:rsidP="00D67874">
            <w:r w:rsidRPr="005223F4">
              <w:t>A DFDL</w:t>
            </w:r>
            <w:r w:rsidR="008332BE" w:rsidRPr="005223F4">
              <w:t xml:space="preserve"> expression that evaluates to true or false. If the expression evaluates to true then parsing continues. If the expression evaluates to false then a </w:t>
            </w:r>
            <w:r w:rsidR="00BD235C" w:rsidRPr="005223F4">
              <w:t xml:space="preserve">processing </w:t>
            </w:r>
            <w:r w:rsidR="008332BE" w:rsidRPr="005223F4">
              <w:t>error is raised.</w:t>
            </w:r>
          </w:p>
          <w:p w14:paraId="049730A4" w14:textId="1193586C" w:rsidR="00A70A3C" w:rsidRPr="005223F4" w:rsidRDefault="00BE60CB" w:rsidP="00D67874">
            <w:r w:rsidRPr="005223F4">
              <w:t>Any element</w:t>
            </w:r>
            <w:r w:rsidR="00A70A3C" w:rsidRPr="005223F4">
              <w:t xml:space="preserve"> referred to </w:t>
            </w:r>
            <w:r w:rsidRPr="005223F4">
              <w:t>by</w:t>
            </w:r>
            <w:r w:rsidR="00A70A3C" w:rsidRPr="005223F4">
              <w:t xml:space="preserve"> the expression must have already been processed or </w:t>
            </w:r>
            <w:del w:id="3156" w:author="mbeckerle" w:date="2013-07-10T13:27:00Z">
              <w:r w:rsidRPr="005223F4" w:rsidDel="002F336A">
                <w:delText xml:space="preserve">is </w:delText>
              </w:r>
            </w:del>
            <w:ins w:id="3157" w:author="mbeckerle" w:date="2013-07-10T13:27:00Z">
              <w:r w:rsidR="002F336A">
                <w:t>must be</w:t>
              </w:r>
              <w:r w:rsidR="002F336A" w:rsidRPr="005223F4">
                <w:t xml:space="preserve"> </w:t>
              </w:r>
            </w:ins>
            <w:r w:rsidR="00A70A3C" w:rsidRPr="005223F4">
              <w:t xml:space="preserve">a </w:t>
            </w:r>
            <w:r w:rsidRPr="005223F4">
              <w:t>descendent</w:t>
            </w:r>
            <w:r w:rsidR="00A70A3C" w:rsidRPr="005223F4">
              <w:t xml:space="preserve"> of this element.</w:t>
            </w:r>
          </w:p>
          <w:p w14:paraId="3731A5D2" w14:textId="3914C080" w:rsidR="00BE60CB" w:rsidRPr="005223F4" w:rsidDel="00C13F57" w:rsidRDefault="00BE60CB" w:rsidP="00D67874">
            <w:pPr>
              <w:rPr>
                <w:del w:id="3158" w:author="mbeckerle" w:date="2013-07-10T12:49:00Z"/>
              </w:rPr>
            </w:pPr>
            <w:del w:id="3159" w:author="mbeckerle" w:date="2013-07-10T12:49:00Z">
              <w:r w:rsidRPr="005223F4" w:rsidDel="00C13F57">
                <w:delText>The expression must have been evaluated by the time this element and it descendents have been processed.</w:delText>
              </w:r>
            </w:del>
          </w:p>
          <w:p w14:paraId="06B34382" w14:textId="77777777" w:rsidR="00C565F7" w:rsidRPr="005223F4" w:rsidRDefault="00BD235C" w:rsidP="00D67874">
            <w:r w:rsidRPr="005223F4">
              <w:t xml:space="preserve">If a processing error occurs during the evaluation of the test expression then the </w:t>
            </w:r>
            <w:r w:rsidR="00E434DF">
              <w:t>dfdl:assert</w:t>
            </w:r>
            <w:r w:rsidRPr="005223F4">
              <w:t xml:space="preserve"> also fails.</w:t>
            </w:r>
          </w:p>
          <w:p w14:paraId="26317A04" w14:textId="5A74B12F" w:rsidR="00D15773" w:rsidRPr="00240AC5" w:rsidDel="00041028" w:rsidRDefault="00C13F57" w:rsidP="00240AC5">
            <w:pPr>
              <w:autoSpaceDE w:val="0"/>
              <w:autoSpaceDN w:val="0"/>
              <w:adjustRightInd w:val="0"/>
              <w:rPr>
                <w:del w:id="3160" w:author="mbeckerle" w:date="2012-04-22T21:50:00Z"/>
                <w:rFonts w:eastAsia="MS Mincho" w:cs="Arial"/>
                <w:color w:val="000000"/>
                <w:lang w:eastAsia="ja-JP"/>
              </w:rPr>
            </w:pPr>
            <w:ins w:id="3161" w:author="mbeckerle" w:date="2013-07-10T12:51:00Z">
              <w:r>
                <w:rPr>
                  <w:rFonts w:eastAsia="MS Mincho" w:cs="Arial"/>
                  <w:color w:val="000000"/>
                  <w:lang w:eastAsia="ja-JP"/>
                </w:rPr>
                <w:t>I</w:t>
              </w:r>
              <w:r w:rsidRPr="00C13F57">
                <w:rPr>
                  <w:rFonts w:eastAsia="MS Mincho" w:cs="Arial"/>
                  <w:color w:val="000000"/>
                  <w:lang w:eastAsia="ja-JP"/>
                </w:rPr>
                <w:t>t is a schema definition error if dfdl:testKind is 'expression' or not specified, and an expression is not supplied by either the value of the dfdl:assert element or the value of the dfdl:test attribute.</w:t>
              </w:r>
            </w:ins>
            <w:del w:id="3162" w:author="mbeckerle" w:date="2013-07-10T12:51:00Z">
              <w:r w:rsidR="00D15773" w:rsidRPr="00240AC5" w:rsidDel="00C13F57">
                <w:rPr>
                  <w:rFonts w:eastAsia="MS Mincho" w:cs="Arial"/>
                  <w:color w:val="000000"/>
                  <w:lang w:eastAsia="ja-JP"/>
                </w:rPr>
                <w:delText>It is a schema definition error if dfdl:test is the empty string</w:delText>
              </w:r>
              <w:r w:rsidR="0066330A" w:rsidRPr="00240AC5" w:rsidDel="00C13F57">
                <w:rPr>
                  <w:rFonts w:eastAsia="MS Mincho" w:cs="Arial"/>
                  <w:color w:val="000000"/>
                  <w:lang w:eastAsia="ja-JP"/>
                </w:rPr>
                <w:delText xml:space="preserve"> and</w:delText>
              </w:r>
              <w:r w:rsidR="00D15773" w:rsidRPr="00240AC5" w:rsidDel="00C13F57">
                <w:rPr>
                  <w:rFonts w:eastAsia="MS Mincho" w:cs="Arial"/>
                  <w:color w:val="000000"/>
                  <w:lang w:eastAsia="ja-JP"/>
                </w:rPr>
                <w:delText xml:space="preserve"> the value is not specified  and dfdl:</w:delText>
              </w:r>
              <w:r w:rsidR="00C502F4" w:rsidRPr="00240AC5" w:rsidDel="00C13F57">
                <w:rPr>
                  <w:rFonts w:eastAsia="MS Mincho" w:cs="Arial"/>
                  <w:color w:val="000000"/>
                  <w:lang w:eastAsia="ja-JP"/>
                </w:rPr>
                <w:delText>testKind</w:delText>
              </w:r>
              <w:r w:rsidR="00D15773" w:rsidRPr="00240AC5" w:rsidDel="00C13F57">
                <w:rPr>
                  <w:rFonts w:eastAsia="MS Mincho" w:cs="Arial"/>
                  <w:color w:val="000000"/>
                  <w:lang w:eastAsia="ja-JP"/>
                </w:rPr>
                <w:delText xml:space="preserve"> is 'expression'</w:delText>
              </w:r>
              <w:r w:rsidR="00D355EB" w:rsidRPr="00240AC5" w:rsidDel="00C13F57">
                <w:rPr>
                  <w:rFonts w:eastAsia="MS Mincho" w:cs="Arial"/>
                  <w:color w:val="000000"/>
                  <w:lang w:eastAsia="ja-JP"/>
                </w:rPr>
                <w:delText xml:space="preserve"> </w:delText>
              </w:r>
              <w:r w:rsidR="004862E5" w:rsidRPr="00240AC5" w:rsidDel="00C13F57">
                <w:rPr>
                  <w:rFonts w:eastAsia="MS Mincho" w:cs="Arial"/>
                  <w:color w:val="000000"/>
                  <w:lang w:eastAsia="ja-JP"/>
                </w:rPr>
                <w:delText>or not specified</w:delText>
              </w:r>
            </w:del>
          </w:p>
          <w:p w14:paraId="5322B03D" w14:textId="053D35FD" w:rsidR="0075664B" w:rsidDel="00041028" w:rsidRDefault="0075664B">
            <w:pPr>
              <w:autoSpaceDE w:val="0"/>
              <w:autoSpaceDN w:val="0"/>
              <w:adjustRightInd w:val="0"/>
              <w:rPr>
                <w:del w:id="3163" w:author="mbeckerle" w:date="2012-04-22T21:50:00Z"/>
                <w:rFonts w:eastAsia="MS Mincho" w:cs="Arial"/>
                <w:color w:val="000000"/>
                <w:lang w:eastAsia="ja-JP"/>
              </w:rPr>
              <w:pPrChange w:id="3164" w:author="mbeckerle" w:date="2012-04-22T21:50:00Z">
                <w:pPr>
                  <w:numPr>
                    <w:numId w:val="8"/>
                  </w:numPr>
                  <w:tabs>
                    <w:tab w:val="num" w:pos="1080"/>
                  </w:tabs>
                  <w:ind w:left="1080" w:hanging="360"/>
                </w:pPr>
              </w:pPrChange>
            </w:pPr>
            <w:del w:id="3165" w:author="mbeckerle" w:date="2013-07-10T12:51:00Z">
              <w:r w:rsidRPr="00240AC5" w:rsidDel="00C13F57">
                <w:rPr>
                  <w:rFonts w:eastAsia="MS Mincho" w:cs="Arial"/>
                  <w:color w:val="000000"/>
                  <w:lang w:eastAsia="ja-JP"/>
                </w:rPr>
                <w:delText>.</w:delText>
              </w:r>
            </w:del>
          </w:p>
          <w:p w14:paraId="7CBFD35E" w14:textId="77777777" w:rsidR="00041028" w:rsidRPr="00240AC5" w:rsidRDefault="00041028">
            <w:pPr>
              <w:autoSpaceDE w:val="0"/>
              <w:autoSpaceDN w:val="0"/>
              <w:adjustRightInd w:val="0"/>
              <w:rPr>
                <w:ins w:id="3166" w:author="mbeckerle" w:date="2012-04-22T21:50:00Z"/>
                <w:rFonts w:eastAsia="MS Mincho" w:cs="Arial"/>
                <w:color w:val="000000"/>
                <w:lang w:eastAsia="ja-JP"/>
              </w:rPr>
            </w:pPr>
          </w:p>
          <w:p w14:paraId="74CFE441" w14:textId="77777777" w:rsidR="00EF6D4B" w:rsidRPr="005223F4" w:rsidRDefault="00EF6D4B" w:rsidP="00B2635D">
            <w:pPr>
              <w:autoSpaceDE w:val="0"/>
              <w:autoSpaceDN w:val="0"/>
              <w:adjustRightInd w:val="0"/>
            </w:pPr>
            <w:r w:rsidRPr="005223F4">
              <w:t>Annotation: dfdl:</w:t>
            </w:r>
            <w:r w:rsidR="008332BE" w:rsidRPr="005223F4">
              <w:t>assert</w:t>
            </w:r>
          </w:p>
        </w:tc>
      </w:tr>
      <w:tr w:rsidR="0025748A" w:rsidRPr="00240AC5" w14:paraId="3C57AFC2" w14:textId="77777777" w:rsidTr="00240AC5">
        <w:tc>
          <w:tcPr>
            <w:tcW w:w="2066" w:type="dxa"/>
            <w:shd w:val="clear" w:color="auto" w:fill="auto"/>
          </w:tcPr>
          <w:p w14:paraId="220AA517" w14:textId="198903AB" w:rsidR="0025748A" w:rsidRPr="00240AC5" w:rsidRDefault="00BB0A0E" w:rsidP="00C1272E">
            <w:pPr>
              <w:rPr>
                <w:rFonts w:cs="Arial"/>
              </w:rPr>
            </w:pPr>
            <w:r w:rsidRPr="00240AC5">
              <w:rPr>
                <w:rFonts w:eastAsia="MS Mincho" w:cs="Arial"/>
                <w:color w:val="000000"/>
                <w:lang w:eastAsia="ja-JP"/>
              </w:rPr>
              <w:t>testPattern</w:t>
            </w:r>
          </w:p>
        </w:tc>
        <w:tc>
          <w:tcPr>
            <w:tcW w:w="7042" w:type="dxa"/>
            <w:shd w:val="clear" w:color="auto" w:fill="auto"/>
          </w:tcPr>
          <w:p w14:paraId="0D6C273E" w14:textId="7BDDEFCA" w:rsidR="00BB0A0E" w:rsidRPr="00240AC5" w:rsidRDefault="00BB0A0E" w:rsidP="00240AC5">
            <w:pPr>
              <w:autoSpaceDE w:val="0"/>
              <w:autoSpaceDN w:val="0"/>
              <w:adjustRightInd w:val="0"/>
              <w:rPr>
                <w:rFonts w:eastAsia="MS Mincho" w:cs="Arial"/>
                <w:color w:val="000000"/>
                <w:lang w:eastAsia="ja-JP"/>
              </w:rPr>
            </w:pPr>
            <w:r w:rsidRPr="00240AC5">
              <w:rPr>
                <w:rFonts w:eastAsia="MS Mincho" w:cs="Arial"/>
                <w:color w:val="000000"/>
                <w:lang w:eastAsia="ja-JP"/>
              </w:rPr>
              <w:t>DFDL Regular Expression</w:t>
            </w:r>
          </w:p>
          <w:p w14:paraId="092A3EBB" w14:textId="661CB28F" w:rsidR="00BB0A0E" w:rsidRPr="00240AC5" w:rsidDel="00041028" w:rsidRDefault="00BB0A0E" w:rsidP="00240AC5">
            <w:pPr>
              <w:autoSpaceDE w:val="0"/>
              <w:autoSpaceDN w:val="0"/>
              <w:adjustRightInd w:val="0"/>
              <w:rPr>
                <w:del w:id="3167" w:author="mbeckerle" w:date="2012-04-22T21:51:00Z"/>
                <w:rFonts w:eastAsia="MS Mincho" w:cs="Arial"/>
                <w:color w:val="000000"/>
                <w:lang w:eastAsia="ja-JP"/>
              </w:rPr>
            </w:pPr>
          </w:p>
          <w:p w14:paraId="34B5512B" w14:textId="505FF496" w:rsidR="00C23843" w:rsidRPr="00240AC5" w:rsidRDefault="00C23843" w:rsidP="00240AC5">
            <w:pPr>
              <w:autoSpaceDE w:val="0"/>
              <w:autoSpaceDN w:val="0"/>
              <w:adjustRightInd w:val="0"/>
              <w:rPr>
                <w:rFonts w:eastAsia="MS Mincho" w:cs="Arial"/>
                <w:bCs/>
                <w:color w:val="000000"/>
                <w:lang w:eastAsia="ja-JP"/>
              </w:rPr>
            </w:pPr>
            <w:r w:rsidRPr="00240AC5">
              <w:rPr>
                <w:rFonts w:eastAsia="MS Mincho" w:cs="Arial"/>
                <w:bCs/>
                <w:color w:val="000000"/>
                <w:lang w:eastAsia="ja-JP"/>
              </w:rPr>
              <w:t xml:space="preserve">Applies when dfdl:testKind is </w:t>
            </w:r>
            <w:r w:rsidRPr="00240AC5">
              <w:rPr>
                <w:rFonts w:eastAsia="MS Mincho" w:cs="Arial"/>
                <w:color w:val="000000"/>
                <w:lang w:eastAsia="ja-JP"/>
              </w:rPr>
              <w:t>'pattern'</w:t>
            </w:r>
          </w:p>
          <w:p w14:paraId="2AF7B22B" w14:textId="75FB0A10" w:rsidR="00C23843" w:rsidRPr="00240AC5" w:rsidDel="00041028" w:rsidRDefault="00C23843" w:rsidP="00240AC5">
            <w:pPr>
              <w:autoSpaceDE w:val="0"/>
              <w:autoSpaceDN w:val="0"/>
              <w:adjustRightInd w:val="0"/>
              <w:rPr>
                <w:del w:id="3168" w:author="mbeckerle" w:date="2012-04-22T21:51:00Z"/>
                <w:rFonts w:eastAsia="MS Mincho" w:cs="Arial"/>
                <w:color w:val="000000"/>
                <w:lang w:eastAsia="ja-JP"/>
              </w:rPr>
            </w:pPr>
          </w:p>
          <w:p w14:paraId="7B7AE366" w14:textId="0A51ABC0" w:rsidR="00BB0A0E" w:rsidRPr="00240AC5" w:rsidRDefault="00BB0A0E" w:rsidP="00240AC5">
            <w:pPr>
              <w:autoSpaceDE w:val="0"/>
              <w:autoSpaceDN w:val="0"/>
              <w:adjustRightInd w:val="0"/>
              <w:rPr>
                <w:rFonts w:eastAsia="MS Mincho" w:cs="Arial"/>
                <w:color w:val="000000"/>
                <w:lang w:eastAsia="ja-JP"/>
              </w:rPr>
            </w:pPr>
            <w:r w:rsidRPr="00240AC5">
              <w:rPr>
                <w:rFonts w:eastAsia="MS Mincho" w:cs="Arial"/>
                <w:color w:val="000000"/>
                <w:lang w:eastAsia="ja-JP"/>
              </w:rPr>
              <w:t xml:space="preserve">A DFDL regular expression that is </w:t>
            </w:r>
            <w:del w:id="3169" w:author="mbeckerle" w:date="2013-01-20T13:08:00Z">
              <w:r w:rsidRPr="00240AC5" w:rsidDel="00673E67">
                <w:rPr>
                  <w:rFonts w:eastAsia="MS Mincho" w:cs="Arial"/>
                  <w:color w:val="000000"/>
                  <w:lang w:eastAsia="ja-JP"/>
                </w:rPr>
                <w:delText xml:space="preserve">executed </w:delText>
              </w:r>
            </w:del>
            <w:ins w:id="3170" w:author="mbeckerle" w:date="2013-01-20T13:08:00Z">
              <w:r w:rsidR="00673E67">
                <w:rPr>
                  <w:rFonts w:eastAsia="MS Mincho" w:cs="Arial"/>
                  <w:color w:val="000000"/>
                  <w:lang w:eastAsia="ja-JP"/>
                </w:rPr>
                <w:t>applied</w:t>
              </w:r>
              <w:r w:rsidR="00673E67" w:rsidRPr="00240AC5">
                <w:rPr>
                  <w:rFonts w:eastAsia="MS Mincho" w:cs="Arial"/>
                  <w:color w:val="000000"/>
                  <w:lang w:eastAsia="ja-JP"/>
                </w:rPr>
                <w:t xml:space="preserve"> </w:t>
              </w:r>
            </w:ins>
            <w:r w:rsidRPr="00240AC5">
              <w:rPr>
                <w:rFonts w:eastAsia="MS Mincho" w:cs="Arial"/>
                <w:color w:val="000000"/>
                <w:lang w:eastAsia="ja-JP"/>
              </w:rPr>
              <w:t xml:space="preserve">against the data stream starting </w:t>
            </w:r>
            <w:ins w:id="3171" w:author="mbeckerle" w:date="2013-01-20T13:09:00Z">
              <w:r w:rsidR="00673E67">
                <w:rPr>
                  <w:rFonts w:eastAsia="MS Mincho" w:cs="Arial"/>
                  <w:color w:val="000000"/>
                  <w:lang w:eastAsia="ja-JP"/>
                </w:rPr>
                <w:t xml:space="preserve">at the </w:t>
              </w:r>
              <w:r w:rsidR="00673E67">
                <w:rPr>
                  <w:rFonts w:cs="Arial"/>
                  <w:color w:val="000000"/>
                  <w:lang w:eastAsia="en-GB"/>
                </w:rPr>
                <w:t xml:space="preserve">data position corresponding to the beginning of the representation. Consequently </w:t>
              </w:r>
              <w:r w:rsidR="00673E67" w:rsidRPr="00B44C41">
                <w:rPr>
                  <w:rFonts w:ascii="Helvetica" w:hAnsi="Helvetica" w:cs="Tms Rmn"/>
                  <w:color w:val="000000"/>
                  <w:lang w:eastAsia="en-GB"/>
                </w:rPr>
                <w:t xml:space="preserve">the framing (including </w:t>
              </w:r>
              <w:r w:rsidR="00673E67">
                <w:rPr>
                  <w:rFonts w:ascii="Helvetica" w:hAnsi="Helvetica" w:cs="Tms Rmn"/>
                  <w:color w:val="000000"/>
                  <w:lang w:eastAsia="en-GB"/>
                </w:rPr>
                <w:t xml:space="preserve">any </w:t>
              </w:r>
              <w:r w:rsidR="00673E67" w:rsidRPr="00B44C41">
                <w:rPr>
                  <w:rFonts w:ascii="Helvetica" w:hAnsi="Helvetica" w:cs="Tms Rmn"/>
                  <w:color w:val="000000"/>
                  <w:lang w:eastAsia="en-GB"/>
                </w:rPr>
                <w:t>initiator) is visible to the pattern.</w:t>
              </w:r>
            </w:ins>
            <w:r w:rsidRPr="00240AC5">
              <w:rPr>
                <w:rFonts w:eastAsia="MS Mincho" w:cs="Arial"/>
                <w:color w:val="000000"/>
                <w:lang w:eastAsia="ja-JP"/>
              </w:rPr>
              <w:t xml:space="preserve">at the start of the component on which the </w:t>
            </w:r>
            <w:r w:rsidR="00324EB5" w:rsidRPr="00240AC5">
              <w:rPr>
                <w:rFonts w:eastAsia="MS Mincho" w:cs="Arial"/>
                <w:color w:val="000000"/>
                <w:lang w:eastAsia="ja-JP"/>
              </w:rPr>
              <w:t>dfdl:</w:t>
            </w:r>
            <w:r w:rsidRPr="00240AC5">
              <w:rPr>
                <w:rFonts w:eastAsia="MS Mincho" w:cs="Arial"/>
                <w:color w:val="000000"/>
                <w:lang w:eastAsia="ja-JP"/>
              </w:rPr>
              <w:t>assert is positioned.</w:t>
            </w:r>
          </w:p>
          <w:p w14:paraId="3472C0B5" w14:textId="3ABDFA27" w:rsidR="00BB0A0E" w:rsidRPr="00240AC5" w:rsidDel="00041028" w:rsidRDefault="00BB0A0E" w:rsidP="00240AC5">
            <w:pPr>
              <w:autoSpaceDE w:val="0"/>
              <w:autoSpaceDN w:val="0"/>
              <w:adjustRightInd w:val="0"/>
              <w:rPr>
                <w:del w:id="3172" w:author="mbeckerle" w:date="2012-04-22T21:51:00Z"/>
                <w:rFonts w:eastAsia="MS Mincho" w:cs="Arial"/>
                <w:color w:val="000000"/>
                <w:lang w:eastAsia="ja-JP"/>
              </w:rPr>
            </w:pPr>
          </w:p>
          <w:p w14:paraId="3157B4F3" w14:textId="56231CDC" w:rsidR="00BB0A0E" w:rsidRPr="00240AC5" w:rsidRDefault="00BB0A0E" w:rsidP="00240AC5">
            <w:pPr>
              <w:autoSpaceDE w:val="0"/>
              <w:autoSpaceDN w:val="0"/>
              <w:adjustRightInd w:val="0"/>
              <w:rPr>
                <w:rFonts w:eastAsia="MS Mincho" w:cs="Arial"/>
                <w:color w:val="000000"/>
                <w:lang w:eastAsia="ja-JP"/>
              </w:rPr>
            </w:pPr>
            <w:r w:rsidRPr="00240AC5">
              <w:rPr>
                <w:rFonts w:eastAsia="MS Mincho" w:cs="Arial"/>
                <w:color w:val="000000"/>
                <w:lang w:eastAsia="ja-JP"/>
              </w:rPr>
              <w:t>If the length of the match is zero then the dfdl:assert evaluates to false and a processing error is raised.</w:t>
            </w:r>
          </w:p>
          <w:p w14:paraId="0CC595EA" w14:textId="77777777" w:rsidR="00BB0A0E" w:rsidRPr="00240AC5" w:rsidRDefault="00BB0A0E" w:rsidP="00240AC5">
            <w:pPr>
              <w:autoSpaceDE w:val="0"/>
              <w:autoSpaceDN w:val="0"/>
              <w:adjustRightInd w:val="0"/>
              <w:rPr>
                <w:rFonts w:eastAsia="MS Mincho" w:cs="Arial"/>
                <w:color w:val="000000"/>
                <w:lang w:eastAsia="ja-JP"/>
              </w:rPr>
            </w:pPr>
            <w:r w:rsidRPr="00240AC5">
              <w:rPr>
                <w:rFonts w:eastAsia="MS Mincho" w:cs="Arial"/>
                <w:color w:val="000000"/>
                <w:lang w:eastAsia="ja-JP"/>
              </w:rPr>
              <w:t>If the length of the match is non-zero then the dfdl:assert evaluates to true.</w:t>
            </w:r>
          </w:p>
          <w:p w14:paraId="1314D800" w14:textId="25328B34" w:rsidR="00BB0A0E" w:rsidRPr="00240AC5" w:rsidDel="00041028" w:rsidRDefault="00BB0A0E" w:rsidP="00240AC5">
            <w:pPr>
              <w:autoSpaceDE w:val="0"/>
              <w:autoSpaceDN w:val="0"/>
              <w:adjustRightInd w:val="0"/>
              <w:rPr>
                <w:del w:id="3173" w:author="mbeckerle" w:date="2012-04-22T21:51:00Z"/>
                <w:rFonts w:eastAsia="MS Mincho" w:cs="Arial"/>
                <w:color w:val="000000"/>
                <w:lang w:eastAsia="ja-JP"/>
              </w:rPr>
            </w:pPr>
          </w:p>
          <w:p w14:paraId="21AF2F00" w14:textId="00B7C1FC" w:rsidR="00222086" w:rsidRPr="005223F4" w:rsidRDefault="00222086" w:rsidP="00D67874">
            <w:r w:rsidRPr="005223F4">
              <w:t xml:space="preserve">If a processing error occurs during the evaluation of the test </w:t>
            </w:r>
            <w:r w:rsidR="0075664B" w:rsidRPr="005223F4">
              <w:t xml:space="preserve">regular </w:t>
            </w:r>
            <w:r w:rsidRPr="005223F4">
              <w:t xml:space="preserve">expression then the </w:t>
            </w:r>
            <w:r w:rsidR="00E434DF">
              <w:t>dfdl:assert</w:t>
            </w:r>
            <w:r w:rsidRPr="005223F4">
              <w:t xml:space="preserve"> also fails.</w:t>
            </w:r>
          </w:p>
          <w:p w14:paraId="58AAD2EA" w14:textId="2ED170A8" w:rsidR="0075664B" w:rsidRPr="00240AC5" w:rsidDel="00041028" w:rsidRDefault="00C13F57" w:rsidP="00240AC5">
            <w:pPr>
              <w:autoSpaceDE w:val="0"/>
              <w:autoSpaceDN w:val="0"/>
              <w:adjustRightInd w:val="0"/>
              <w:rPr>
                <w:del w:id="3174" w:author="mbeckerle" w:date="2012-04-22T21:51:00Z"/>
                <w:rFonts w:eastAsia="MS Mincho" w:cs="Arial"/>
                <w:color w:val="000000"/>
                <w:lang w:eastAsia="ja-JP"/>
              </w:rPr>
            </w:pPr>
            <w:ins w:id="3175" w:author="mbeckerle" w:date="2013-07-10T12:51:00Z">
              <w:r w:rsidRPr="00C13F57">
                <w:rPr>
                  <w:rFonts w:eastAsia="MS Mincho" w:cs="Arial"/>
                  <w:color w:val="000000"/>
                  <w:lang w:eastAsia="ja-JP"/>
                </w:rPr>
                <w:t xml:space="preserve">It is a schema definition error if dfdl:testKind is 'pattern', and a pattern is not supplied by either the value of the dfdl:assert element or the value of the dfdl:testPattern </w:t>
              </w:r>
            </w:ins>
            <w:ins w:id="3176" w:author="mbeckerle" w:date="2013-07-24T08:37:00Z">
              <w:r w:rsidR="00C46870">
                <w:rPr>
                  <w:rFonts w:eastAsia="MS Mincho" w:cs="Arial"/>
                  <w:color w:val="000000"/>
                  <w:lang w:eastAsia="ja-JP"/>
                </w:rPr>
                <w:t>property</w:t>
              </w:r>
            </w:ins>
            <w:ins w:id="3177" w:author="mbeckerle" w:date="2013-07-10T12:51:00Z">
              <w:r w:rsidRPr="00C13F57">
                <w:rPr>
                  <w:rFonts w:eastAsia="MS Mincho" w:cs="Arial"/>
                  <w:color w:val="000000"/>
                  <w:lang w:eastAsia="ja-JP"/>
                </w:rPr>
                <w:t>.</w:t>
              </w:r>
            </w:ins>
          </w:p>
          <w:p w14:paraId="2C6A3287" w14:textId="64166B9B" w:rsidR="00D15773" w:rsidRPr="00240AC5" w:rsidDel="00C13F57" w:rsidRDefault="00D15773" w:rsidP="00240AC5">
            <w:pPr>
              <w:autoSpaceDE w:val="0"/>
              <w:autoSpaceDN w:val="0"/>
              <w:adjustRightInd w:val="0"/>
              <w:rPr>
                <w:ins w:id="3178" w:author="Steve Hanson" w:date="2012-03-01T11:19:00Z"/>
                <w:del w:id="3179" w:author="mbeckerle" w:date="2013-07-10T12:51:00Z"/>
                <w:rFonts w:eastAsia="MS Mincho" w:cs="Arial"/>
                <w:color w:val="000000"/>
                <w:lang w:eastAsia="ja-JP"/>
              </w:rPr>
            </w:pPr>
            <w:del w:id="3180" w:author="mbeckerle" w:date="2013-07-10T12:51:00Z">
              <w:r w:rsidRPr="00240AC5" w:rsidDel="00C13F57">
                <w:rPr>
                  <w:rFonts w:eastAsia="MS Mincho" w:cs="Arial"/>
                  <w:color w:val="000000"/>
                  <w:lang w:eastAsia="ja-JP"/>
                </w:rPr>
                <w:delText>It is a schema definition error if dfdl:testPattern is the empty string</w:delText>
              </w:r>
              <w:r w:rsidR="0066330A" w:rsidRPr="00240AC5" w:rsidDel="00C13F57">
                <w:rPr>
                  <w:rFonts w:eastAsia="MS Mincho" w:cs="Arial"/>
                  <w:color w:val="000000"/>
                  <w:lang w:eastAsia="ja-JP"/>
                </w:rPr>
                <w:delText xml:space="preserve"> and </w:delText>
              </w:r>
              <w:r w:rsidRPr="00240AC5" w:rsidDel="00C13F57">
                <w:rPr>
                  <w:rFonts w:eastAsia="MS Mincho" w:cs="Arial"/>
                  <w:color w:val="000000"/>
                  <w:lang w:eastAsia="ja-JP"/>
                </w:rPr>
                <w:delText xml:space="preserve"> the value is not specified and dfdl:</w:delText>
              </w:r>
              <w:r w:rsidR="00C502F4" w:rsidRPr="00240AC5" w:rsidDel="00C13F57">
                <w:rPr>
                  <w:rFonts w:eastAsia="MS Mincho" w:cs="Arial"/>
                  <w:color w:val="000000"/>
                  <w:lang w:eastAsia="ja-JP"/>
                </w:rPr>
                <w:delText>testKind</w:delText>
              </w:r>
              <w:r w:rsidRPr="00240AC5" w:rsidDel="00C13F57">
                <w:rPr>
                  <w:rFonts w:eastAsia="MS Mincho" w:cs="Arial"/>
                  <w:color w:val="000000"/>
                  <w:lang w:eastAsia="ja-JP"/>
                </w:rPr>
                <w:delText xml:space="preserve"> is 'pattern'.</w:delText>
              </w:r>
            </w:del>
          </w:p>
          <w:p w14:paraId="4A710275" w14:textId="77777777" w:rsidR="00C13F57" w:rsidRDefault="00C13F57" w:rsidP="00240AC5">
            <w:pPr>
              <w:autoSpaceDE w:val="0"/>
              <w:autoSpaceDN w:val="0"/>
              <w:adjustRightInd w:val="0"/>
              <w:rPr>
                <w:ins w:id="3181" w:author="mbeckerle" w:date="2013-07-10T12:51:00Z"/>
                <w:rFonts w:eastAsia="MS Mincho" w:cs="Arial"/>
                <w:color w:val="000000"/>
                <w:lang w:eastAsia="ja-JP"/>
              </w:rPr>
            </w:pPr>
          </w:p>
          <w:p w14:paraId="6E9C6DA4" w14:textId="3A1D1103" w:rsidR="00B257CA" w:rsidRDefault="00B257CA" w:rsidP="00240AC5">
            <w:pPr>
              <w:autoSpaceDE w:val="0"/>
              <w:autoSpaceDN w:val="0"/>
              <w:adjustRightInd w:val="0"/>
              <w:rPr>
                <w:ins w:id="3182" w:author="mbeckerle" w:date="2013-01-20T13:10:00Z"/>
                <w:rFonts w:eastAsia="MS Mincho" w:cs="Arial"/>
                <w:color w:val="000000"/>
                <w:lang w:eastAsia="ja-JP"/>
              </w:rPr>
            </w:pPr>
            <w:ins w:id="3183" w:author="mbeckerle" w:date="2012-03-25T11:40:00Z">
              <w:r w:rsidRPr="00240AC5">
                <w:rPr>
                  <w:rFonts w:eastAsia="MS Mincho" w:cs="Arial"/>
                  <w:color w:val="000000"/>
                  <w:lang w:eastAsia="ja-JP"/>
                </w:rPr>
                <w:t xml:space="preserve">In order for a testPattern to be used, the data subject to the pattern must be scannable using a </w:t>
              </w:r>
            </w:ins>
            <w:ins w:id="3184" w:author="Steve Hanson" w:date="2013-02-06T14:23:00Z">
              <w:r w:rsidR="00900A3B">
                <w:rPr>
                  <w:rFonts w:eastAsia="MS Mincho" w:cs="Arial"/>
                  <w:color w:val="000000"/>
                  <w:lang w:eastAsia="ja-JP"/>
                </w:rPr>
                <w:t xml:space="preserve">DFDL </w:t>
              </w:r>
            </w:ins>
            <w:ins w:id="3185" w:author="mbeckerle" w:date="2012-03-25T11:40:00Z">
              <w:r w:rsidRPr="00240AC5">
                <w:rPr>
                  <w:rFonts w:eastAsia="MS Mincho" w:cs="Arial"/>
                  <w:color w:val="000000"/>
                  <w:lang w:eastAsia="ja-JP"/>
                </w:rPr>
                <w:t>regular expression</w:t>
              </w:r>
            </w:ins>
            <w:ins w:id="3186" w:author="Steve Hanson" w:date="2013-02-06T14:23:00Z">
              <w:r w:rsidR="00900A3B">
                <w:rPr>
                  <w:rFonts w:eastAsia="MS Mincho" w:cs="Arial"/>
                  <w:color w:val="000000"/>
                  <w:lang w:eastAsia="ja-JP"/>
                </w:rPr>
                <w:t xml:space="preserve"> </w:t>
              </w:r>
              <w:commentRangeStart w:id="3187"/>
              <w:r w:rsidR="00900A3B">
                <w:rPr>
                  <w:rFonts w:eastAsia="MS Mincho" w:cs="Arial"/>
                  <w:color w:val="000000"/>
                  <w:lang w:eastAsia="ja-JP"/>
                </w:rPr>
                <w:t>otherwise the results are not predictable</w:t>
              </w:r>
            </w:ins>
            <w:ins w:id="3188" w:author="mbeckerle" w:date="2012-03-25T11:40:00Z">
              <w:r w:rsidRPr="00240AC5">
                <w:rPr>
                  <w:rFonts w:eastAsia="MS Mincho" w:cs="Arial"/>
                  <w:color w:val="000000"/>
                  <w:lang w:eastAsia="ja-JP"/>
                </w:rPr>
                <w:t xml:space="preserve">. </w:t>
              </w:r>
              <w:commentRangeStart w:id="3189"/>
              <w:del w:id="3190" w:author="Steve Hanson" w:date="2013-02-06T14:22:00Z">
                <w:r w:rsidRPr="00240AC5" w:rsidDel="00900A3B">
                  <w:rPr>
                    <w:rFonts w:eastAsia="MS Mincho" w:cs="Arial"/>
                    <w:color w:val="000000"/>
                    <w:lang w:eastAsia="ja-JP"/>
                  </w:rPr>
                  <w:delText>This constraint is shared with the lengthKind=</w:delText>
                </w:r>
              </w:del>
            </w:ins>
            <w:ins w:id="3191" w:author="mbeckerle" w:date="2012-03-25T11:41:00Z">
              <w:del w:id="3192" w:author="Steve Hanson" w:date="2013-02-06T14:22:00Z">
                <w:r w:rsidRPr="00240AC5" w:rsidDel="00900A3B">
                  <w:rPr>
                    <w:rFonts w:eastAsia="MS Mincho" w:cs="Arial"/>
                    <w:color w:val="000000"/>
                    <w:lang w:eastAsia="ja-JP"/>
                  </w:rPr>
                  <w:delText>’pattern’ propert</w:delText>
                </w:r>
              </w:del>
            </w:ins>
            <w:ins w:id="3193" w:author="mbeckerle" w:date="2012-04-22T15:53:00Z">
              <w:del w:id="3194" w:author="Steve Hanson" w:date="2013-02-06T14:22:00Z">
                <w:r w:rsidR="00194C47" w:rsidDel="00900A3B">
                  <w:rPr>
                    <w:rFonts w:eastAsia="MS Mincho" w:cs="Arial"/>
                    <w:color w:val="000000"/>
                    <w:lang w:eastAsia="ja-JP"/>
                  </w:rPr>
                  <w:delText>y</w:delText>
                </w:r>
              </w:del>
            </w:ins>
            <w:commentRangeEnd w:id="3189"/>
            <w:del w:id="3195" w:author="Steve Hanson" w:date="2013-02-06T14:22:00Z">
              <w:r w:rsidR="00055703" w:rsidDel="00900A3B">
                <w:rPr>
                  <w:rStyle w:val="CommentReference"/>
                </w:rPr>
                <w:commentReference w:id="3189"/>
              </w:r>
            </w:del>
            <w:ins w:id="3196" w:author="mbeckerle" w:date="2012-03-25T11:41:00Z">
              <w:del w:id="3197" w:author="Steve Hanson" w:date="2013-02-06T14:22:00Z">
                <w:r w:rsidRPr="00240AC5" w:rsidDel="00900A3B">
                  <w:rPr>
                    <w:rFonts w:eastAsia="MS Mincho" w:cs="Arial"/>
                    <w:color w:val="000000"/>
                    <w:lang w:eastAsia="ja-JP"/>
                  </w:rPr>
                  <w:delText xml:space="preserve">. See Section </w:delText>
                </w:r>
              </w:del>
            </w:ins>
            <w:ins w:id="3198" w:author="mbeckerle" w:date="2012-03-25T11:42:00Z">
              <w:del w:id="3199" w:author="Steve Hanson" w:date="2013-02-06T14:22:00Z">
                <w:r w:rsidRPr="00240AC5" w:rsidDel="00900A3B">
                  <w:rPr>
                    <w:rFonts w:eastAsia="MS Mincho" w:cs="Arial"/>
                    <w:color w:val="000000"/>
                    <w:lang w:eastAsia="ja-JP"/>
                  </w:rPr>
                  <w:fldChar w:fldCharType="begin"/>
                </w:r>
                <w:r w:rsidRPr="00240AC5" w:rsidDel="00900A3B">
                  <w:rPr>
                    <w:rFonts w:eastAsia="MS Mincho" w:cs="Arial"/>
                    <w:color w:val="000000"/>
                    <w:lang w:eastAsia="ja-JP"/>
                  </w:rPr>
                  <w:delInstrText xml:space="preserve"> REF _Ref320370277 \w \h </w:delInstrText>
                </w:r>
              </w:del>
            </w:ins>
            <w:del w:id="3200" w:author="Steve Hanson" w:date="2013-02-06T14:22:00Z">
              <w:r w:rsidRPr="00240AC5" w:rsidDel="00900A3B">
                <w:rPr>
                  <w:rFonts w:eastAsia="MS Mincho" w:cs="Arial"/>
                  <w:color w:val="000000"/>
                  <w:lang w:eastAsia="ja-JP"/>
                </w:rPr>
              </w:r>
              <w:r w:rsidRPr="00240AC5" w:rsidDel="00900A3B">
                <w:rPr>
                  <w:rFonts w:eastAsia="MS Mincho" w:cs="Arial"/>
                  <w:color w:val="000000"/>
                  <w:lang w:eastAsia="ja-JP"/>
                </w:rPr>
                <w:fldChar w:fldCharType="separate"/>
              </w:r>
            </w:del>
            <w:ins w:id="3201" w:author="mbeckerle" w:date="2012-04-22T18:04:00Z">
              <w:del w:id="3202" w:author="Steve Hanson" w:date="2013-02-06T14:22:00Z">
                <w:r w:rsidR="007A4C11" w:rsidDel="00900A3B">
                  <w:rPr>
                    <w:rFonts w:eastAsia="MS Mincho" w:cs="Arial"/>
                    <w:color w:val="000000"/>
                    <w:lang w:eastAsia="ja-JP"/>
                  </w:rPr>
                  <w:delText>12.3.5.1</w:delText>
                </w:r>
              </w:del>
            </w:ins>
            <w:ins w:id="3203" w:author="mbeckerle" w:date="2012-03-25T11:42:00Z">
              <w:del w:id="3204" w:author="Steve Hanson" w:date="2013-02-06T14:22:00Z">
                <w:r w:rsidRPr="00240AC5" w:rsidDel="00900A3B">
                  <w:rPr>
                    <w:rFonts w:eastAsia="MS Mincho" w:cs="Arial"/>
                    <w:color w:val="000000"/>
                    <w:lang w:eastAsia="ja-JP"/>
                  </w:rPr>
                  <w:fldChar w:fldCharType="end"/>
                </w:r>
                <w:r w:rsidRPr="00240AC5" w:rsidDel="00900A3B">
                  <w:rPr>
                    <w:rFonts w:eastAsia="MS Mincho" w:cs="Arial"/>
                    <w:color w:val="000000"/>
                    <w:lang w:eastAsia="ja-JP"/>
                  </w:rPr>
                  <w:delText xml:space="preserve"> </w:delText>
                </w:r>
                <w:r w:rsidRPr="00240AC5" w:rsidDel="00900A3B">
                  <w:rPr>
                    <w:rFonts w:eastAsia="MS Mincho" w:cs="Arial"/>
                    <w:color w:val="000000"/>
                    <w:lang w:eastAsia="ja-JP"/>
                  </w:rPr>
                  <w:fldChar w:fldCharType="begin"/>
                </w:r>
                <w:r w:rsidRPr="00240AC5" w:rsidDel="00900A3B">
                  <w:rPr>
                    <w:rFonts w:eastAsia="MS Mincho" w:cs="Arial"/>
                    <w:color w:val="000000"/>
                    <w:lang w:eastAsia="ja-JP"/>
                  </w:rPr>
                  <w:delInstrText xml:space="preserve"> REF _Ref320370277 \h </w:delInstrText>
                </w:r>
              </w:del>
            </w:ins>
            <w:del w:id="3205" w:author="Steve Hanson" w:date="2013-02-06T14:22:00Z">
              <w:r w:rsidRPr="00240AC5" w:rsidDel="00900A3B">
                <w:rPr>
                  <w:rFonts w:eastAsia="MS Mincho" w:cs="Arial"/>
                  <w:color w:val="000000"/>
                  <w:lang w:eastAsia="ja-JP"/>
                </w:rPr>
              </w:r>
              <w:r w:rsidRPr="00240AC5" w:rsidDel="00900A3B">
                <w:rPr>
                  <w:rFonts w:eastAsia="MS Mincho" w:cs="Arial"/>
                  <w:color w:val="000000"/>
                  <w:lang w:eastAsia="ja-JP"/>
                </w:rPr>
                <w:fldChar w:fldCharType="separate"/>
              </w:r>
            </w:del>
            <w:ins w:id="3206" w:author="mbeckerle" w:date="2012-04-22T18:05:00Z">
              <w:del w:id="3207" w:author="Steve Hanson" w:date="2013-02-06T14:22:00Z">
                <w:r w:rsidR="007A4C11" w:rsidRPr="005223F4" w:rsidDel="00900A3B">
                  <w:delText>Pattern-Based Lengths  - Scanability</w:delText>
                </w:r>
              </w:del>
            </w:ins>
            <w:ins w:id="3208" w:author="mbeckerle" w:date="2012-03-25T11:42:00Z">
              <w:del w:id="3209" w:author="Steve Hanson" w:date="2013-02-06T14:22:00Z">
                <w:r w:rsidRPr="00240AC5" w:rsidDel="00900A3B">
                  <w:rPr>
                    <w:rFonts w:eastAsia="MS Mincho" w:cs="Arial"/>
                    <w:color w:val="000000"/>
                    <w:lang w:eastAsia="ja-JP"/>
                  </w:rPr>
                  <w:fldChar w:fldCharType="end"/>
                </w:r>
                <w:r w:rsidRPr="00240AC5" w:rsidDel="00900A3B">
                  <w:rPr>
                    <w:rFonts w:eastAsia="MS Mincho" w:cs="Arial"/>
                    <w:color w:val="000000"/>
                    <w:lang w:eastAsia="ja-JP"/>
                  </w:rPr>
                  <w:delText>.</w:delText>
                </w:r>
              </w:del>
            </w:ins>
            <w:commentRangeEnd w:id="3187"/>
            <w:r w:rsidR="00900A3B">
              <w:rPr>
                <w:rStyle w:val="CommentReference"/>
              </w:rPr>
              <w:commentReference w:id="3187"/>
            </w:r>
          </w:p>
          <w:p w14:paraId="4E254F33" w14:textId="77777777" w:rsidR="00673E67" w:rsidRDefault="00673E67" w:rsidP="00240AC5">
            <w:pPr>
              <w:autoSpaceDE w:val="0"/>
              <w:autoSpaceDN w:val="0"/>
              <w:adjustRightInd w:val="0"/>
              <w:rPr>
                <w:ins w:id="3210" w:author="mbeckerle" w:date="2013-01-20T13:10:00Z"/>
                <w:rFonts w:eastAsia="MS Mincho" w:cs="Arial"/>
                <w:color w:val="000000"/>
                <w:lang w:eastAsia="ja-JP"/>
              </w:rPr>
            </w:pPr>
            <w:ins w:id="3211" w:author="mbeckerle" w:date="2013-01-20T13:10:00Z">
              <w:r>
                <w:rPr>
                  <w:rFonts w:eastAsia="MS Mincho" w:cs="Arial"/>
                  <w:color w:val="000000"/>
                  <w:lang w:eastAsia="ja-JP"/>
                </w:rPr>
                <w:t>It is a schema definition error if there is no value for the dfdl:encoding property in scope.</w:t>
              </w:r>
            </w:ins>
          </w:p>
          <w:p w14:paraId="79C70D2F" w14:textId="77777777" w:rsidR="00673E67" w:rsidRDefault="00673E67" w:rsidP="00240AC5">
            <w:pPr>
              <w:autoSpaceDE w:val="0"/>
              <w:autoSpaceDN w:val="0"/>
              <w:adjustRightInd w:val="0"/>
              <w:rPr>
                <w:ins w:id="3212" w:author="mbeckerle" w:date="2013-01-20T13:12:00Z"/>
                <w:rFonts w:eastAsia="MS Mincho" w:cs="Arial"/>
                <w:color w:val="000000"/>
                <w:lang w:eastAsia="ja-JP"/>
              </w:rPr>
            </w:pPr>
            <w:ins w:id="3213" w:author="mbeckerle" w:date="2013-01-20T13:10:00Z">
              <w:r>
                <w:rPr>
                  <w:rFonts w:eastAsia="MS Mincho" w:cs="Arial"/>
                  <w:color w:val="000000"/>
                  <w:lang w:eastAsia="ja-JP"/>
                </w:rPr>
                <w:t>It is a schema definition error if dfdl:leadingSkip is other than 0.</w:t>
              </w:r>
            </w:ins>
          </w:p>
          <w:p w14:paraId="200DB9E2" w14:textId="6EE562CE" w:rsidR="00673E67" w:rsidRPr="00240AC5" w:rsidRDefault="00673E67" w:rsidP="00240AC5">
            <w:pPr>
              <w:autoSpaceDE w:val="0"/>
              <w:autoSpaceDN w:val="0"/>
              <w:adjustRightInd w:val="0"/>
              <w:rPr>
                <w:ins w:id="3214" w:author="mbeckerle" w:date="2012-03-25T11:42:00Z"/>
                <w:rFonts w:eastAsia="MS Mincho" w:cs="Arial"/>
                <w:color w:val="000000"/>
                <w:lang w:eastAsia="ja-JP"/>
              </w:rPr>
            </w:pPr>
            <w:ins w:id="3215" w:author="mbeckerle" w:date="2013-01-20T13:12:00Z">
              <w:r>
                <w:rPr>
                  <w:rFonts w:eastAsia="MS Mincho" w:cs="Arial"/>
                  <w:color w:val="000000"/>
                  <w:lang w:eastAsia="ja-JP"/>
                </w:rPr>
                <w:t xml:space="preserve">It is a schema definition error if the </w:t>
              </w:r>
            </w:ins>
            <w:ins w:id="3216" w:author="mbeckerle" w:date="2013-01-20T13:13:00Z">
              <w:r>
                <w:rPr>
                  <w:rFonts w:eastAsia="MS Mincho" w:cs="Arial"/>
                  <w:color w:val="000000"/>
                  <w:lang w:eastAsia="ja-JP"/>
                </w:rPr>
                <w:t>dfdl:</w:t>
              </w:r>
            </w:ins>
            <w:ins w:id="3217" w:author="mbeckerle" w:date="2013-01-20T13:12:00Z">
              <w:r>
                <w:rPr>
                  <w:rFonts w:eastAsia="MS Mincho" w:cs="Arial"/>
                  <w:color w:val="000000"/>
                  <w:lang w:eastAsia="ja-JP"/>
                </w:rPr>
                <w:t xml:space="preserve">alignment is not </w:t>
              </w:r>
            </w:ins>
            <w:ins w:id="3218" w:author="mbeckerle" w:date="2013-01-20T13:13:00Z">
              <w:r>
                <w:rPr>
                  <w:rFonts w:eastAsia="MS Mincho" w:cs="Arial"/>
                  <w:color w:val="000000"/>
                  <w:lang w:eastAsia="ja-JP"/>
                </w:rPr>
                <w:t>1 or ‘implicit’</w:t>
              </w:r>
            </w:ins>
          </w:p>
          <w:p w14:paraId="0227158F" w14:textId="77777777" w:rsidR="00E13147" w:rsidRPr="00240AC5" w:rsidDel="00B257CA" w:rsidRDefault="00E13147" w:rsidP="00240AC5">
            <w:pPr>
              <w:autoSpaceDE w:val="0"/>
              <w:autoSpaceDN w:val="0"/>
              <w:adjustRightInd w:val="0"/>
              <w:rPr>
                <w:del w:id="3219" w:author="mbeckerle" w:date="2012-03-25T11:41:00Z"/>
                <w:rFonts w:eastAsia="MS Mincho" w:cs="Arial"/>
                <w:color w:val="000000"/>
                <w:lang w:eastAsia="ja-JP"/>
              </w:rPr>
            </w:pPr>
            <w:commentRangeStart w:id="3220"/>
            <w:ins w:id="3221" w:author="Steve Hanson" w:date="2012-03-01T11:19:00Z">
              <w:del w:id="3222" w:author="mbeckerle" w:date="2012-03-25T11:41:00Z">
                <w:r w:rsidRPr="00240AC5" w:rsidDel="00B257CA">
                  <w:rPr>
                    <w:rFonts w:eastAsia="MS Mincho" w:cs="Arial"/>
                    <w:color w:val="000000"/>
                    <w:lang w:eastAsia="ja-JP"/>
                  </w:rPr>
                  <w:delText xml:space="preserve"> </w:delText>
                </w:r>
              </w:del>
            </w:ins>
            <w:commentRangeEnd w:id="3220"/>
            <w:del w:id="3223" w:author="mbeckerle" w:date="2012-03-25T11:41:00Z">
              <w:r w:rsidDel="00B257CA">
                <w:rPr>
                  <w:rStyle w:val="CommentReference"/>
                </w:rPr>
                <w:commentReference w:id="3220"/>
              </w:r>
            </w:del>
          </w:p>
          <w:p w14:paraId="3072BA09" w14:textId="2898F9ED" w:rsidR="0025748A" w:rsidRPr="005223F4" w:rsidRDefault="00BB0A0E" w:rsidP="00D67874">
            <w:r w:rsidRPr="005223F4">
              <w:t>Annotation: dfdl:assert</w:t>
            </w:r>
          </w:p>
        </w:tc>
      </w:tr>
      <w:tr w:rsidR="00C565F7" w:rsidRPr="005223F4" w14:paraId="1D6FC9F3" w14:textId="77777777" w:rsidTr="00240AC5">
        <w:tc>
          <w:tcPr>
            <w:tcW w:w="2066" w:type="dxa"/>
            <w:shd w:val="clear" w:color="auto" w:fill="auto"/>
          </w:tcPr>
          <w:p w14:paraId="0AFE70B5" w14:textId="5CB3D28B" w:rsidR="00C565F7" w:rsidRPr="00240AC5" w:rsidRDefault="002F336A" w:rsidP="00C1272E">
            <w:pPr>
              <w:rPr>
                <w:rFonts w:cs="Arial"/>
              </w:rPr>
            </w:pPr>
            <w:ins w:id="3224" w:author="mbeckerle" w:date="2013-07-10T13:28:00Z">
              <w:r>
                <w:rPr>
                  <w:rFonts w:cs="Arial"/>
                </w:rPr>
                <w:t>m</w:t>
              </w:r>
            </w:ins>
            <w:del w:id="3225" w:author="mbeckerle" w:date="2013-07-10T13:28:00Z">
              <w:r w:rsidR="0033273A" w:rsidRPr="00240AC5" w:rsidDel="002F336A">
                <w:rPr>
                  <w:rFonts w:cs="Arial"/>
                </w:rPr>
                <w:delText>M</w:delText>
              </w:r>
            </w:del>
            <w:r w:rsidR="00C565F7" w:rsidRPr="00240AC5">
              <w:rPr>
                <w:rFonts w:cs="Arial"/>
              </w:rPr>
              <w:t>essage</w:t>
            </w:r>
          </w:p>
        </w:tc>
        <w:tc>
          <w:tcPr>
            <w:tcW w:w="7042" w:type="dxa"/>
            <w:shd w:val="clear" w:color="auto" w:fill="auto"/>
          </w:tcPr>
          <w:p w14:paraId="5E369151" w14:textId="77777777" w:rsidR="00C565F7" w:rsidRPr="005223F4" w:rsidRDefault="00C632E1" w:rsidP="00D67874">
            <w:r w:rsidRPr="005223F4">
              <w:t>S</w:t>
            </w:r>
            <w:r w:rsidR="00C565F7" w:rsidRPr="005223F4">
              <w:t>tring</w:t>
            </w:r>
          </w:p>
          <w:p w14:paraId="6E71A7CA" w14:textId="77777777" w:rsidR="00C565F7" w:rsidRPr="005223F4" w:rsidRDefault="00C565F7" w:rsidP="00D67874">
            <w:r w:rsidRPr="005223F4">
              <w:t>Defines text to be used as a diagnostic code or for use in an error message. The DFDL specification does not specify how a DFDL processor uses this message text.</w:t>
            </w:r>
          </w:p>
          <w:p w14:paraId="193EE8A5" w14:textId="77777777" w:rsidR="00C565F7" w:rsidRPr="005223F4" w:rsidRDefault="00C565F7" w:rsidP="00D67874">
            <w:r w:rsidRPr="005223F4">
              <w:t>Annotation: dfdl:assert</w:t>
            </w:r>
          </w:p>
        </w:tc>
      </w:tr>
      <w:tr w:rsidR="00D016C5" w:rsidRPr="005223F4" w14:paraId="3486D7D9" w14:textId="77777777" w:rsidTr="00240AC5">
        <w:trPr>
          <w:ins w:id="3226" w:author="mbeckerle" w:date="2012-03-24T19:18:00Z"/>
        </w:trPr>
        <w:tc>
          <w:tcPr>
            <w:tcW w:w="2066" w:type="dxa"/>
            <w:shd w:val="clear" w:color="auto" w:fill="auto"/>
          </w:tcPr>
          <w:p w14:paraId="64A3381B" w14:textId="77777777" w:rsidR="00D016C5" w:rsidRPr="00240AC5" w:rsidRDefault="00D016C5" w:rsidP="00C1272E">
            <w:pPr>
              <w:rPr>
                <w:ins w:id="3227" w:author="mbeckerle" w:date="2012-03-24T19:18:00Z"/>
                <w:rFonts w:cs="Arial"/>
              </w:rPr>
            </w:pPr>
            <w:commentRangeStart w:id="3228"/>
            <w:ins w:id="3229" w:author="mbeckerle" w:date="2012-03-24T19:18:00Z">
              <w:r w:rsidRPr="00240AC5">
                <w:rPr>
                  <w:rFonts w:cs="Arial"/>
                  <w:color w:val="000000"/>
                </w:rPr>
                <w:t>failureType</w:t>
              </w:r>
            </w:ins>
            <w:commentRangeEnd w:id="3228"/>
            <w:ins w:id="3230" w:author="mbeckerle" w:date="2012-03-24T19:20:00Z">
              <w:r w:rsidR="00931E35">
                <w:rPr>
                  <w:rStyle w:val="CommentReference"/>
                </w:rPr>
                <w:commentReference w:id="3228"/>
              </w:r>
            </w:ins>
          </w:p>
        </w:tc>
        <w:tc>
          <w:tcPr>
            <w:tcW w:w="7042" w:type="dxa"/>
            <w:shd w:val="clear" w:color="auto" w:fill="auto"/>
          </w:tcPr>
          <w:p w14:paraId="64AC52ED" w14:textId="77777777" w:rsidR="00D016C5" w:rsidRPr="00240AC5" w:rsidRDefault="00D016C5" w:rsidP="00240AC5">
            <w:pPr>
              <w:autoSpaceDE w:val="0"/>
              <w:snapToGrid w:val="0"/>
              <w:rPr>
                <w:ins w:id="3231" w:author="mbeckerle" w:date="2012-03-24T19:18:00Z"/>
                <w:rFonts w:cs="Arial"/>
                <w:color w:val="000000"/>
              </w:rPr>
            </w:pPr>
            <w:ins w:id="3232" w:author="mbeckerle" w:date="2012-03-24T19:18:00Z">
              <w:r w:rsidRPr="00240AC5">
                <w:rPr>
                  <w:rFonts w:cs="Arial"/>
                  <w:color w:val="000000"/>
                </w:rPr>
                <w:t>Enum</w:t>
              </w:r>
              <w:r w:rsidRPr="00240AC5">
                <w:rPr>
                  <w:rFonts w:eastAsia="Arial" w:cs="Arial"/>
                  <w:color w:val="000000"/>
                </w:rPr>
                <w:t xml:space="preserve"> </w:t>
              </w:r>
              <w:r w:rsidRPr="00240AC5">
                <w:rPr>
                  <w:rFonts w:cs="Arial"/>
                  <w:color w:val="000000"/>
                </w:rPr>
                <w:t>(optional)</w:t>
              </w:r>
            </w:ins>
          </w:p>
          <w:p w14:paraId="1D8BFB29" w14:textId="270CC68E" w:rsidR="00D016C5" w:rsidRPr="00240AC5" w:rsidRDefault="00D016C5" w:rsidP="00240AC5">
            <w:pPr>
              <w:autoSpaceDE w:val="0"/>
              <w:rPr>
                <w:ins w:id="3233" w:author="mbeckerle" w:date="2012-03-24T19:18:00Z"/>
                <w:rFonts w:cs="Arial"/>
                <w:color w:val="000000"/>
              </w:rPr>
            </w:pPr>
            <w:ins w:id="3234" w:author="mbeckerle" w:date="2012-03-24T19:18:00Z">
              <w:r w:rsidRPr="00240AC5">
                <w:rPr>
                  <w:rFonts w:cs="Arial"/>
                  <w:color w:val="000000"/>
                </w:rPr>
                <w:t>Valid</w:t>
              </w:r>
              <w:r w:rsidRPr="00240AC5">
                <w:rPr>
                  <w:rFonts w:eastAsia="Arial" w:cs="Arial"/>
                  <w:color w:val="000000"/>
                </w:rPr>
                <w:t xml:space="preserve"> </w:t>
              </w:r>
              <w:r w:rsidRPr="00240AC5">
                <w:rPr>
                  <w:rFonts w:cs="Arial"/>
                  <w:color w:val="000000"/>
                </w:rPr>
                <w:t>values</w:t>
              </w:r>
              <w:r w:rsidRPr="00240AC5">
                <w:rPr>
                  <w:rFonts w:eastAsia="Arial" w:cs="Arial"/>
                  <w:color w:val="000000"/>
                </w:rPr>
                <w:t xml:space="preserve"> </w:t>
              </w:r>
              <w:r w:rsidRPr="00240AC5">
                <w:rPr>
                  <w:rFonts w:cs="Arial"/>
                  <w:color w:val="000000"/>
                </w:rPr>
                <w:t>are</w:t>
              </w:r>
              <w:r w:rsidRPr="00240AC5">
                <w:rPr>
                  <w:rFonts w:eastAsia="Arial" w:cs="Arial"/>
                  <w:color w:val="000000"/>
                </w:rPr>
                <w:t xml:space="preserve"> </w:t>
              </w:r>
              <w:r w:rsidRPr="00240AC5">
                <w:rPr>
                  <w:rFonts w:cs="Arial"/>
                  <w:color w:val="000000"/>
                </w:rPr>
                <w:t>'processingError',</w:t>
              </w:r>
              <w:r w:rsidRPr="00240AC5">
                <w:rPr>
                  <w:rFonts w:eastAsia="Arial" w:cs="Arial"/>
                  <w:color w:val="000000"/>
                </w:rPr>
                <w:t xml:space="preserve"> </w:t>
              </w:r>
              <w:del w:id="3235" w:author="Steve Hanson" w:date="2012-08-06T12:17:00Z">
                <w:r w:rsidRPr="00240AC5" w:rsidDel="004F5A23">
                  <w:rPr>
                    <w:rFonts w:eastAsia="Arial" w:cs="Arial"/>
                    <w:color w:val="000000"/>
                  </w:rPr>
                  <w:delText xml:space="preserve"> </w:delText>
                </w:r>
              </w:del>
              <w:r w:rsidRPr="00240AC5">
                <w:rPr>
                  <w:rFonts w:cs="Arial"/>
                  <w:color w:val="000000"/>
                </w:rPr>
                <w:t>'recoverableError'.</w:t>
              </w:r>
            </w:ins>
          </w:p>
          <w:p w14:paraId="1E2F196E" w14:textId="77777777" w:rsidR="00D016C5" w:rsidRPr="00240AC5" w:rsidRDefault="00D016C5" w:rsidP="00240AC5">
            <w:pPr>
              <w:autoSpaceDE w:val="0"/>
              <w:rPr>
                <w:ins w:id="3236" w:author="mbeckerle" w:date="2012-03-24T19:18:00Z"/>
                <w:rFonts w:cs="Arial"/>
                <w:color w:val="000000"/>
              </w:rPr>
            </w:pPr>
            <w:ins w:id="3237" w:author="mbeckerle" w:date="2012-03-24T19:18:00Z">
              <w:r w:rsidRPr="00240AC5">
                <w:rPr>
                  <w:rFonts w:cs="Arial"/>
                  <w:color w:val="000000"/>
                </w:rPr>
                <w:t>Default</w:t>
              </w:r>
              <w:r w:rsidRPr="00240AC5">
                <w:rPr>
                  <w:rFonts w:eastAsia="Arial" w:cs="Arial"/>
                  <w:color w:val="000000"/>
                </w:rPr>
                <w:t xml:space="preserve"> </w:t>
              </w:r>
              <w:r w:rsidRPr="00240AC5">
                <w:rPr>
                  <w:rFonts w:cs="Arial"/>
                  <w:color w:val="000000"/>
                </w:rPr>
                <w:t>value</w:t>
              </w:r>
              <w:r w:rsidRPr="00240AC5">
                <w:rPr>
                  <w:rFonts w:eastAsia="Arial" w:cs="Arial"/>
                  <w:color w:val="000000"/>
                </w:rPr>
                <w:t xml:space="preserve"> </w:t>
              </w:r>
              <w:r w:rsidRPr="00240AC5">
                <w:rPr>
                  <w:rFonts w:cs="Arial"/>
                  <w:color w:val="000000"/>
                </w:rPr>
                <w:t>is</w:t>
              </w:r>
              <w:r w:rsidRPr="00240AC5">
                <w:rPr>
                  <w:rFonts w:eastAsia="Arial" w:cs="Arial"/>
                  <w:color w:val="000000"/>
                </w:rPr>
                <w:t xml:space="preserve"> </w:t>
              </w:r>
              <w:r w:rsidRPr="00240AC5">
                <w:rPr>
                  <w:rFonts w:cs="Arial"/>
                  <w:color w:val="000000"/>
                </w:rPr>
                <w:t>'processingError'.</w:t>
              </w:r>
            </w:ins>
          </w:p>
          <w:p w14:paraId="6C5D291C" w14:textId="77777777" w:rsidR="00D016C5" w:rsidRPr="00240AC5" w:rsidRDefault="00D016C5" w:rsidP="00240AC5">
            <w:pPr>
              <w:autoSpaceDE w:val="0"/>
              <w:rPr>
                <w:ins w:id="3238" w:author="mbeckerle" w:date="2012-03-24T19:18:00Z"/>
                <w:rFonts w:eastAsia="Arial" w:cs="Arial"/>
                <w:color w:val="000000"/>
              </w:rPr>
            </w:pPr>
            <w:ins w:id="3239" w:author="mbeckerle" w:date="2012-03-24T19:18:00Z">
              <w:r w:rsidRPr="00240AC5">
                <w:rPr>
                  <w:rFonts w:cs="Arial"/>
                  <w:color w:val="000000"/>
                </w:rPr>
                <w:t>Specifies</w:t>
              </w:r>
              <w:r w:rsidRPr="00240AC5">
                <w:rPr>
                  <w:rFonts w:eastAsia="Arial" w:cs="Arial"/>
                  <w:color w:val="000000"/>
                </w:rPr>
                <w:t xml:space="preserve"> </w:t>
              </w:r>
              <w:r w:rsidRPr="00240AC5">
                <w:rPr>
                  <w:rFonts w:cs="Arial"/>
                  <w:color w:val="000000"/>
                </w:rPr>
                <w:t>the</w:t>
              </w:r>
              <w:r w:rsidRPr="00240AC5">
                <w:rPr>
                  <w:rFonts w:eastAsia="Arial" w:cs="Arial"/>
                  <w:color w:val="000000"/>
                </w:rPr>
                <w:t xml:space="preserve"> </w:t>
              </w:r>
              <w:r w:rsidRPr="00240AC5">
                <w:rPr>
                  <w:rFonts w:cs="Arial"/>
                  <w:color w:val="000000"/>
                </w:rPr>
                <w:t>type</w:t>
              </w:r>
              <w:r w:rsidRPr="00240AC5">
                <w:rPr>
                  <w:rFonts w:eastAsia="Arial" w:cs="Arial"/>
                  <w:color w:val="000000"/>
                </w:rPr>
                <w:t xml:space="preserve"> </w:t>
              </w:r>
              <w:r w:rsidRPr="00240AC5">
                <w:rPr>
                  <w:rFonts w:cs="Arial"/>
                  <w:color w:val="000000"/>
                </w:rPr>
                <w:t>of</w:t>
              </w:r>
              <w:r w:rsidRPr="00240AC5">
                <w:rPr>
                  <w:rFonts w:eastAsia="Arial" w:cs="Arial"/>
                  <w:color w:val="000000"/>
                </w:rPr>
                <w:t xml:space="preserve"> </w:t>
              </w:r>
              <w:r w:rsidRPr="00240AC5">
                <w:rPr>
                  <w:rFonts w:cs="Arial"/>
                  <w:color w:val="000000"/>
                </w:rPr>
                <w:t>failure</w:t>
              </w:r>
              <w:r w:rsidRPr="00240AC5">
                <w:rPr>
                  <w:rFonts w:eastAsia="Arial" w:cs="Arial"/>
                  <w:color w:val="000000"/>
                </w:rPr>
                <w:t xml:space="preserve"> </w:t>
              </w:r>
              <w:r w:rsidRPr="00240AC5">
                <w:rPr>
                  <w:rFonts w:cs="Arial"/>
                  <w:color w:val="000000"/>
                </w:rPr>
                <w:t>that</w:t>
              </w:r>
              <w:r w:rsidRPr="00240AC5">
                <w:rPr>
                  <w:rFonts w:eastAsia="Arial" w:cs="Arial"/>
                  <w:color w:val="000000"/>
                </w:rPr>
                <w:t xml:space="preserve"> </w:t>
              </w:r>
              <w:r w:rsidRPr="00240AC5">
                <w:rPr>
                  <w:rFonts w:cs="Arial"/>
                  <w:color w:val="000000"/>
                </w:rPr>
                <w:t>occurs</w:t>
              </w:r>
              <w:r w:rsidRPr="00240AC5">
                <w:rPr>
                  <w:rFonts w:eastAsia="Arial" w:cs="Arial"/>
                  <w:color w:val="000000"/>
                </w:rPr>
                <w:t xml:space="preserve"> </w:t>
              </w:r>
              <w:r w:rsidRPr="00240AC5">
                <w:rPr>
                  <w:rFonts w:cs="Arial"/>
                  <w:color w:val="000000"/>
                </w:rPr>
                <w:t>when</w:t>
              </w:r>
              <w:r w:rsidRPr="00240AC5">
                <w:rPr>
                  <w:rFonts w:eastAsia="Arial" w:cs="Arial"/>
                  <w:color w:val="000000"/>
                </w:rPr>
                <w:t xml:space="preserve"> </w:t>
              </w:r>
              <w:r w:rsidRPr="00240AC5">
                <w:rPr>
                  <w:rFonts w:cs="Arial"/>
                  <w:color w:val="000000"/>
                </w:rPr>
                <w:t>the</w:t>
              </w:r>
              <w:r w:rsidRPr="00240AC5">
                <w:rPr>
                  <w:rFonts w:eastAsia="Arial" w:cs="Arial"/>
                  <w:color w:val="000000"/>
                </w:rPr>
                <w:t xml:space="preserve"> </w:t>
              </w:r>
              <w:r w:rsidRPr="00240AC5">
                <w:rPr>
                  <w:rFonts w:cs="Arial"/>
                  <w:color w:val="000000"/>
                </w:rPr>
                <w:t>dfdl:assert</w:t>
              </w:r>
              <w:r w:rsidRPr="00240AC5">
                <w:rPr>
                  <w:rFonts w:eastAsia="Arial" w:cs="Arial"/>
                  <w:color w:val="000000"/>
                </w:rPr>
                <w:t xml:space="preserve"> </w:t>
              </w:r>
              <w:r w:rsidRPr="00240AC5">
                <w:rPr>
                  <w:rFonts w:cs="Arial"/>
                  <w:color w:val="000000"/>
                </w:rPr>
                <w:t>is</w:t>
              </w:r>
              <w:r w:rsidRPr="00240AC5">
                <w:rPr>
                  <w:rFonts w:eastAsia="Arial" w:cs="Arial"/>
                  <w:color w:val="000000"/>
                </w:rPr>
                <w:t xml:space="preserve"> </w:t>
              </w:r>
              <w:r w:rsidRPr="00240AC5">
                <w:rPr>
                  <w:rFonts w:cs="Arial"/>
                  <w:color w:val="000000"/>
                </w:rPr>
                <w:t>unsuccessful.</w:t>
              </w:r>
              <w:r w:rsidRPr="00240AC5">
                <w:rPr>
                  <w:rFonts w:eastAsia="Arial" w:cs="Arial"/>
                  <w:color w:val="000000"/>
                </w:rPr>
                <w:t xml:space="preserve"> </w:t>
              </w:r>
            </w:ins>
          </w:p>
          <w:p w14:paraId="717B4C42" w14:textId="77777777" w:rsidR="00D016C5" w:rsidRPr="00240AC5" w:rsidRDefault="00D016C5" w:rsidP="00240AC5">
            <w:pPr>
              <w:keepNext/>
              <w:keepLines/>
              <w:autoSpaceDE w:val="0"/>
              <w:rPr>
                <w:ins w:id="3240" w:author="mbeckerle" w:date="2012-03-24T19:18:00Z"/>
                <w:rFonts w:cs="Arial"/>
                <w:color w:val="000000"/>
              </w:rPr>
            </w:pPr>
            <w:ins w:id="3241" w:author="mbeckerle" w:date="2012-03-24T19:18:00Z">
              <w:r w:rsidRPr="00240AC5">
                <w:rPr>
                  <w:rFonts w:cs="Arial"/>
                  <w:color w:val="000000"/>
                </w:rPr>
                <w:t>When</w:t>
              </w:r>
              <w:r w:rsidRPr="00240AC5">
                <w:rPr>
                  <w:rFonts w:eastAsia="Arial" w:cs="Arial"/>
                  <w:color w:val="000000"/>
                </w:rPr>
                <w:t xml:space="preserve"> </w:t>
              </w:r>
              <w:r w:rsidRPr="00240AC5">
                <w:rPr>
                  <w:rFonts w:cs="Arial"/>
                  <w:color w:val="000000"/>
                </w:rPr>
                <w:t>'processingError',</w:t>
              </w:r>
              <w:r w:rsidRPr="00240AC5">
                <w:rPr>
                  <w:rFonts w:eastAsia="Arial" w:cs="Arial"/>
                  <w:color w:val="000000"/>
                </w:rPr>
                <w:t xml:space="preserve"> </w:t>
              </w:r>
              <w:r w:rsidRPr="00240AC5">
                <w:rPr>
                  <w:rFonts w:cs="Arial"/>
                  <w:color w:val="000000"/>
                </w:rPr>
                <w:t>a</w:t>
              </w:r>
              <w:r w:rsidRPr="00240AC5">
                <w:rPr>
                  <w:rFonts w:eastAsia="Arial" w:cs="Arial"/>
                  <w:color w:val="000000"/>
                </w:rPr>
                <w:t xml:space="preserve"> </w:t>
              </w:r>
              <w:r w:rsidRPr="00240AC5">
                <w:rPr>
                  <w:rFonts w:cs="Arial"/>
                  <w:color w:val="000000"/>
                </w:rPr>
                <w:t>processing</w:t>
              </w:r>
              <w:r w:rsidRPr="00240AC5">
                <w:rPr>
                  <w:rFonts w:eastAsia="Arial" w:cs="Arial"/>
                  <w:color w:val="000000"/>
                </w:rPr>
                <w:t xml:space="preserve"> </w:t>
              </w:r>
              <w:r w:rsidRPr="00240AC5">
                <w:rPr>
                  <w:rFonts w:cs="Arial"/>
                  <w:color w:val="000000"/>
                </w:rPr>
                <w:t>error</w:t>
              </w:r>
              <w:r w:rsidRPr="00240AC5">
                <w:rPr>
                  <w:rFonts w:eastAsia="Arial" w:cs="Arial"/>
                  <w:color w:val="000000"/>
                </w:rPr>
                <w:t xml:space="preserve"> </w:t>
              </w:r>
              <w:r w:rsidRPr="00240AC5">
                <w:rPr>
                  <w:rFonts w:cs="Arial"/>
                  <w:color w:val="000000"/>
                </w:rPr>
                <w:t>is</w:t>
              </w:r>
              <w:r w:rsidRPr="00240AC5">
                <w:rPr>
                  <w:rFonts w:eastAsia="Arial" w:cs="Arial"/>
                  <w:color w:val="000000"/>
                </w:rPr>
                <w:t xml:space="preserve"> </w:t>
              </w:r>
              <w:r w:rsidRPr="00240AC5">
                <w:rPr>
                  <w:rFonts w:cs="Arial"/>
                  <w:color w:val="000000"/>
                </w:rPr>
                <w:t>raised.</w:t>
              </w:r>
            </w:ins>
          </w:p>
          <w:p w14:paraId="29923FA4" w14:textId="77777777" w:rsidR="00D016C5" w:rsidRPr="00240AC5" w:rsidRDefault="00D016C5" w:rsidP="00240AC5">
            <w:pPr>
              <w:keepNext/>
              <w:keepLines/>
              <w:autoSpaceDE w:val="0"/>
              <w:rPr>
                <w:ins w:id="3242" w:author="mbeckerle" w:date="2012-03-24T19:19:00Z"/>
                <w:rFonts w:cs="Arial"/>
                <w:color w:val="000000"/>
              </w:rPr>
            </w:pPr>
            <w:ins w:id="3243" w:author="mbeckerle" w:date="2012-03-24T19:18:00Z">
              <w:r w:rsidRPr="00240AC5">
                <w:rPr>
                  <w:rFonts w:cs="Arial"/>
                  <w:color w:val="000000"/>
                </w:rPr>
                <w:t>When</w:t>
              </w:r>
              <w:r w:rsidRPr="00240AC5">
                <w:rPr>
                  <w:rFonts w:eastAsia="Arial" w:cs="Arial"/>
                  <w:color w:val="000000"/>
                </w:rPr>
                <w:t xml:space="preserve"> </w:t>
              </w:r>
              <w:r w:rsidRPr="00240AC5">
                <w:rPr>
                  <w:rFonts w:cs="Arial"/>
                  <w:color w:val="000000"/>
                </w:rPr>
                <w:t>'recoverableError',</w:t>
              </w:r>
              <w:r w:rsidRPr="00240AC5">
                <w:rPr>
                  <w:rFonts w:eastAsia="Arial" w:cs="Arial"/>
                  <w:color w:val="000000"/>
                </w:rPr>
                <w:t xml:space="preserve"> </w:t>
              </w:r>
              <w:r w:rsidRPr="00240AC5">
                <w:rPr>
                  <w:rFonts w:cs="Arial"/>
                  <w:color w:val="000000"/>
                </w:rPr>
                <w:t>a</w:t>
              </w:r>
              <w:r w:rsidRPr="00240AC5">
                <w:rPr>
                  <w:rFonts w:eastAsia="Arial" w:cs="Arial"/>
                  <w:color w:val="000000"/>
                </w:rPr>
                <w:t xml:space="preserve"> </w:t>
              </w:r>
              <w:r w:rsidRPr="00240AC5">
                <w:rPr>
                  <w:rFonts w:cs="Arial"/>
                  <w:color w:val="000000"/>
                </w:rPr>
                <w:t>recoverable</w:t>
              </w:r>
              <w:r w:rsidRPr="00240AC5">
                <w:rPr>
                  <w:rFonts w:eastAsia="Arial" w:cs="Arial"/>
                  <w:color w:val="000000"/>
                </w:rPr>
                <w:t xml:space="preserve"> </w:t>
              </w:r>
              <w:r w:rsidRPr="00240AC5">
                <w:rPr>
                  <w:rFonts w:cs="Arial"/>
                  <w:color w:val="000000"/>
                </w:rPr>
                <w:t>error</w:t>
              </w:r>
              <w:r w:rsidRPr="00240AC5">
                <w:rPr>
                  <w:rFonts w:eastAsia="Arial" w:cs="Arial"/>
                  <w:color w:val="000000"/>
                </w:rPr>
                <w:t xml:space="preserve"> </w:t>
              </w:r>
              <w:r w:rsidRPr="00240AC5">
                <w:rPr>
                  <w:rFonts w:cs="Arial"/>
                  <w:color w:val="000000"/>
                </w:rPr>
                <w:t>is</w:t>
              </w:r>
              <w:r w:rsidRPr="00240AC5">
                <w:rPr>
                  <w:rFonts w:eastAsia="Arial" w:cs="Arial"/>
                  <w:color w:val="000000"/>
                </w:rPr>
                <w:t xml:space="preserve"> </w:t>
              </w:r>
              <w:r w:rsidRPr="00240AC5">
                <w:rPr>
                  <w:rFonts w:cs="Arial"/>
                  <w:color w:val="000000"/>
                </w:rPr>
                <w:t>raised.</w:t>
              </w:r>
            </w:ins>
          </w:p>
          <w:p w14:paraId="1EF2BBD2" w14:textId="77777777" w:rsidR="00D016C5" w:rsidRPr="00240AC5" w:rsidRDefault="00D016C5" w:rsidP="00240AC5">
            <w:pPr>
              <w:keepNext/>
              <w:keepLines/>
              <w:autoSpaceDE w:val="0"/>
              <w:rPr>
                <w:ins w:id="3244" w:author="mbeckerle" w:date="2012-03-24T19:20:00Z"/>
                <w:rFonts w:cs="Arial"/>
                <w:color w:val="000000"/>
              </w:rPr>
            </w:pPr>
            <w:ins w:id="3245" w:author="mbeckerle" w:date="2012-03-24T19:19:00Z">
              <w:r w:rsidRPr="00240AC5">
                <w:rPr>
                  <w:rFonts w:cs="Arial"/>
                  <w:color w:val="000000"/>
                </w:rPr>
                <w:t>If an error occurs while evaluating the test expression, a processing error occurs, not a recoverable error.</w:t>
              </w:r>
            </w:ins>
          </w:p>
          <w:p w14:paraId="0DC00870" w14:textId="77777777" w:rsidR="00D016C5" w:rsidRPr="00240AC5" w:rsidRDefault="00D016C5" w:rsidP="00240AC5">
            <w:pPr>
              <w:keepNext/>
              <w:keepLines/>
              <w:autoSpaceDE w:val="0"/>
              <w:rPr>
                <w:ins w:id="3246" w:author="mbeckerle" w:date="2012-03-24T19:20:00Z"/>
                <w:rFonts w:cs="Arial"/>
                <w:color w:val="000000"/>
              </w:rPr>
            </w:pPr>
            <w:ins w:id="3247" w:author="mbeckerle" w:date="2012-03-24T19:20:00Z">
              <w:r w:rsidRPr="00240AC5">
                <w:rPr>
                  <w:rFonts w:cs="Arial"/>
                  <w:color w:val="000000"/>
                </w:rPr>
                <w:t>Recoverable errors do not cause backtracking like processing errors.</w:t>
              </w:r>
            </w:ins>
          </w:p>
          <w:p w14:paraId="625D68B5" w14:textId="77777777" w:rsidR="00D016C5" w:rsidRPr="005223F4" w:rsidRDefault="00D016C5" w:rsidP="00D016C5">
            <w:pPr>
              <w:rPr>
                <w:ins w:id="3248" w:author="mbeckerle" w:date="2012-03-24T19:18:00Z"/>
              </w:rPr>
            </w:pPr>
            <w:ins w:id="3249" w:author="mbeckerle" w:date="2012-03-24T19:18:00Z">
              <w:r w:rsidRPr="00240AC5">
                <w:rPr>
                  <w:rFonts w:cs="Arial"/>
                  <w:color w:val="000000"/>
                </w:rPr>
                <w:t>Annotation:</w:t>
              </w:r>
              <w:r w:rsidRPr="00240AC5">
                <w:rPr>
                  <w:rFonts w:eastAsia="Arial" w:cs="Arial"/>
                  <w:color w:val="000000"/>
                </w:rPr>
                <w:t xml:space="preserve"> </w:t>
              </w:r>
              <w:r w:rsidRPr="00240AC5">
                <w:rPr>
                  <w:rFonts w:cs="Arial"/>
                  <w:color w:val="000000"/>
                </w:rPr>
                <w:t>dfdl:assert</w:t>
              </w:r>
            </w:ins>
          </w:p>
        </w:tc>
      </w:tr>
    </w:tbl>
    <w:p w14:paraId="34136F7B" w14:textId="77777777" w:rsidR="00EF6D4B" w:rsidRPr="005223F4" w:rsidRDefault="00DE5B54" w:rsidP="00DE5B54">
      <w:pPr>
        <w:pStyle w:val="Caption"/>
      </w:pPr>
      <w:r w:rsidRPr="005223F4">
        <w:t xml:space="preserve">Table </w:t>
      </w:r>
      <w:fldSimple w:instr=" SEQ Table \* ARABIC ">
        <w:r w:rsidR="007B2211">
          <w:rPr>
            <w:noProof/>
          </w:rPr>
          <w:t>9</w:t>
        </w:r>
      </w:fldSimple>
      <w:r w:rsidRPr="005223F4">
        <w:t xml:space="preserve"> dfdl:assert </w:t>
      </w:r>
      <w:commentRangeStart w:id="3250"/>
      <w:r w:rsidRPr="005223F4">
        <w:t>properties</w:t>
      </w:r>
      <w:commentRangeEnd w:id="3250"/>
      <w:r w:rsidR="00806B36">
        <w:rPr>
          <w:rStyle w:val="CommentReference"/>
          <w:b w:val="0"/>
        </w:rPr>
        <w:commentReference w:id="3250"/>
      </w:r>
    </w:p>
    <w:p w14:paraId="68A89EBE" w14:textId="216C2D21" w:rsidR="00F211B0" w:rsidRPr="005223F4" w:rsidRDefault="00F211B0" w:rsidP="006E4FE8">
      <w:pPr>
        <w:pStyle w:val="Heading2"/>
      </w:pPr>
      <w:bookmarkStart w:id="3251" w:name="_Toc175057333"/>
      <w:bookmarkStart w:id="3252" w:name="_Toc199516260"/>
      <w:bookmarkStart w:id="3253" w:name="_Toc194983936"/>
      <w:bookmarkStart w:id="3254" w:name="_Toc243112778"/>
      <w:bookmarkStart w:id="3255" w:name="_Ref251074181"/>
      <w:bookmarkStart w:id="3256" w:name="_Ref251074211"/>
      <w:bookmarkStart w:id="3257" w:name="_Ref254711418"/>
      <w:bookmarkStart w:id="3258" w:name="_Ref254711423"/>
      <w:bookmarkStart w:id="3259" w:name="_Toc349042665"/>
      <w:bookmarkStart w:id="3260" w:name="_Toc362453173"/>
      <w:commentRangeStart w:id="3261"/>
      <w:r w:rsidRPr="005223F4">
        <w:t xml:space="preserve">The dfdl:discriminator </w:t>
      </w:r>
      <w:ins w:id="3262" w:author="mbeckerle" w:date="2013-01-28T11:42:00Z">
        <w:r w:rsidR="00384A7C">
          <w:t xml:space="preserve">Statement </w:t>
        </w:r>
      </w:ins>
      <w:r w:rsidRPr="005223F4">
        <w:t>Annotation Element</w:t>
      </w:r>
      <w:bookmarkEnd w:id="3058"/>
      <w:bookmarkEnd w:id="3251"/>
      <w:bookmarkEnd w:id="3252"/>
      <w:bookmarkEnd w:id="3253"/>
      <w:bookmarkEnd w:id="3254"/>
      <w:bookmarkEnd w:id="3255"/>
      <w:bookmarkEnd w:id="3256"/>
      <w:bookmarkEnd w:id="3257"/>
      <w:bookmarkEnd w:id="3258"/>
      <w:commentRangeEnd w:id="3261"/>
      <w:r w:rsidR="001D7AC8">
        <w:rPr>
          <w:rStyle w:val="CommentReference"/>
          <w:rFonts w:cs="Times New Roman"/>
          <w:b w:val="0"/>
          <w:bCs w:val="0"/>
          <w:i/>
          <w:iCs/>
        </w:rPr>
        <w:commentReference w:id="3261"/>
      </w:r>
      <w:bookmarkEnd w:id="3259"/>
      <w:bookmarkEnd w:id="3260"/>
    </w:p>
    <w:p w14:paraId="27DECFCB" w14:textId="255BD694" w:rsidR="00165D7B" w:rsidRPr="005223F4" w:rsidRDefault="00165D7B" w:rsidP="00165D7B">
      <w:pPr>
        <w:rPr>
          <w:rFonts w:cs="Arial"/>
        </w:rPr>
      </w:pPr>
      <w:r w:rsidRPr="005223F4">
        <w:rPr>
          <w:rFonts w:cs="Arial"/>
        </w:rPr>
        <w:t>DFDL discriminators are used to resolve points of uncertainty that cannot be resolved by speculative parsing. They can also be used to force a resolution earlier during the parsing of a group so that subsequent parsing errors are treated as processing errors of a known component rather than a failure to find a component.</w:t>
      </w:r>
    </w:p>
    <w:p w14:paraId="29D66063" w14:textId="37D961F3" w:rsidR="00165D7B" w:rsidRPr="005223F4" w:rsidDel="00041028" w:rsidRDefault="00165D7B" w:rsidP="00165D7B">
      <w:pPr>
        <w:rPr>
          <w:del w:id="3263" w:author="mbeckerle" w:date="2012-04-22T21:51:00Z"/>
          <w:rFonts w:cs="Arial"/>
        </w:rPr>
      </w:pPr>
    </w:p>
    <w:p w14:paraId="203C6DF0" w14:textId="77777777" w:rsidR="00165D7B" w:rsidRPr="005223F4" w:rsidRDefault="00165D7B" w:rsidP="00127242">
      <w:pPr>
        <w:rPr>
          <w:rFonts w:cs="Arial"/>
          <w:color w:val="000000"/>
        </w:rPr>
      </w:pPr>
      <w:r w:rsidRPr="005223F4">
        <w:rPr>
          <w:rFonts w:cs="Arial"/>
          <w:color w:val="000000"/>
        </w:rPr>
        <w:t xml:space="preserve">A discriminator determines the existence or non-existence of a component. </w:t>
      </w:r>
      <w:r w:rsidR="00105EBA" w:rsidRPr="005223F4">
        <w:rPr>
          <w:rFonts w:cs="Arial"/>
          <w:color w:val="000000"/>
        </w:rPr>
        <w:t xml:space="preserve">If the discriminator is successful then the component is known to exist and any subsequent errors will not cause backtracking at points of uncertainty. If a discriminator is </w:t>
      </w:r>
      <w:r w:rsidR="00324EB5" w:rsidRPr="005223F4">
        <w:rPr>
          <w:rFonts w:cs="Arial"/>
          <w:color w:val="000000"/>
        </w:rPr>
        <w:t>unsuccessful</w:t>
      </w:r>
      <w:r w:rsidR="00105EBA" w:rsidRPr="005223F4">
        <w:rPr>
          <w:rFonts w:cs="Arial"/>
          <w:color w:val="000000"/>
        </w:rPr>
        <w:t xml:space="preserve"> the</w:t>
      </w:r>
      <w:r w:rsidR="004862E5">
        <w:rPr>
          <w:rFonts w:cs="Arial"/>
          <w:color w:val="000000"/>
        </w:rPr>
        <w:t>n</w:t>
      </w:r>
      <w:r w:rsidR="00105EBA" w:rsidRPr="005223F4">
        <w:rPr>
          <w:rFonts w:cs="Arial"/>
          <w:color w:val="000000"/>
        </w:rPr>
        <w:t xml:space="preserve"> the component is known </w:t>
      </w:r>
      <w:r w:rsidR="00127242" w:rsidRPr="005223F4">
        <w:rPr>
          <w:rFonts w:cs="Arial"/>
          <w:color w:val="000000"/>
        </w:rPr>
        <w:t xml:space="preserve">not </w:t>
      </w:r>
      <w:r w:rsidR="00105EBA" w:rsidRPr="005223F4">
        <w:rPr>
          <w:rFonts w:cs="Arial"/>
          <w:color w:val="000000"/>
        </w:rPr>
        <w:t>to exist and backtracking occurs immediately.</w:t>
      </w:r>
    </w:p>
    <w:p w14:paraId="49525DF6" w14:textId="298F731B" w:rsidR="00165D7B" w:rsidRPr="005223F4" w:rsidDel="00041028" w:rsidRDefault="00165D7B" w:rsidP="00165D7B">
      <w:pPr>
        <w:rPr>
          <w:del w:id="3264" w:author="mbeckerle" w:date="2012-04-22T21:51:00Z"/>
          <w:rFonts w:cs="Arial"/>
          <w:color w:val="000000"/>
        </w:rPr>
      </w:pPr>
    </w:p>
    <w:p w14:paraId="77EB9508" w14:textId="5C3ADBF1" w:rsidR="00165D7B" w:rsidRPr="005223F4" w:rsidRDefault="00165D7B" w:rsidP="00165D7B">
      <w:pPr>
        <w:rPr>
          <w:rFonts w:cs="Arial"/>
        </w:rPr>
      </w:pPr>
      <w:r w:rsidRPr="005223F4">
        <w:rPr>
          <w:rFonts w:cs="Arial"/>
        </w:rPr>
        <w:t>If the complex type of an element contains a sequence group as its content</w:t>
      </w:r>
      <w:ins w:id="3265" w:author="mbeckerle" w:date="2013-01-28T12:52:00Z">
        <w:r w:rsidR="00233F3E">
          <w:rPr>
            <w:rFonts w:cs="Arial"/>
          </w:rPr>
          <w:t xml:space="preserve"> model</w:t>
        </w:r>
      </w:ins>
      <w:r w:rsidRPr="005223F4">
        <w:rPr>
          <w:rFonts w:cs="Arial"/>
        </w:rPr>
        <w:t xml:space="preserve"> then if the sequence group is known not to exist, then the element is known not to exist.</w:t>
      </w:r>
    </w:p>
    <w:p w14:paraId="23C15EFA" w14:textId="7F3FA5C0" w:rsidR="005E7A80" w:rsidRPr="005223F4" w:rsidDel="00041028" w:rsidRDefault="005E7A80" w:rsidP="00165D7B">
      <w:pPr>
        <w:rPr>
          <w:del w:id="3266" w:author="mbeckerle" w:date="2012-04-22T21:51:00Z"/>
        </w:rPr>
      </w:pPr>
    </w:p>
    <w:p w14:paraId="4C655517" w14:textId="77777777" w:rsidR="00165D7B" w:rsidRPr="005223F4" w:rsidRDefault="00165D7B" w:rsidP="00165D7B">
      <w:r w:rsidRPr="005223F4">
        <w:t>Examples of dfdl:discriminator annotation are below :</w:t>
      </w:r>
    </w:p>
    <w:p w14:paraId="667E3D01" w14:textId="47C6B9E0" w:rsidR="00591176" w:rsidRPr="005223F4" w:rsidDel="00041028" w:rsidRDefault="00591176">
      <w:pPr>
        <w:pStyle w:val="ExampleDFDL"/>
        <w:rPr>
          <w:del w:id="3267" w:author="mbeckerle" w:date="2012-04-22T21:51:00Z"/>
        </w:rPr>
        <w:pPrChange w:id="3268" w:author="mbeckerle" w:date="2013-04-08T08:43:00Z">
          <w:pPr/>
        </w:pPrChange>
      </w:pPr>
      <w:commentRangeStart w:id="3269"/>
    </w:p>
    <w:p w14:paraId="7770C39E" w14:textId="77777777" w:rsidR="005B72CC" w:rsidRDefault="00165D7B">
      <w:pPr>
        <w:pStyle w:val="ExampleDFDL"/>
        <w:rPr>
          <w:ins w:id="3270" w:author="mbeckerle" w:date="2013-04-08T08:44:00Z"/>
        </w:rPr>
        <w:pPrChange w:id="3271" w:author="mbeckerle" w:date="2013-04-08T08:43:00Z">
          <w:pPr>
            <w:pBdr>
              <w:top w:val="dotted" w:sz="4" w:space="1" w:color="auto"/>
              <w:left w:val="dotted" w:sz="4" w:space="4" w:color="auto"/>
              <w:bottom w:val="dotted" w:sz="4" w:space="1" w:color="auto"/>
              <w:right w:val="dotted" w:sz="4" w:space="4" w:color="auto"/>
            </w:pBdr>
            <w:shd w:val="clear" w:color="auto" w:fill="F3F3F3"/>
          </w:pPr>
        </w:pPrChange>
      </w:pPr>
      <w:r w:rsidRPr="005B72CC">
        <w:t>&lt;dfdl:discriminator</w:t>
      </w:r>
      <w:del w:id="3272" w:author="mbeckerle" w:date="2013-02-18T19:08:00Z">
        <w:r w:rsidR="0075664B" w:rsidRPr="005B72CC" w:rsidDel="005C04B6">
          <w:delText xml:space="preserve"> </w:delText>
        </w:r>
      </w:del>
      <w:r w:rsidRPr="005B72CC">
        <w:t>&gt;</w:t>
      </w:r>
    </w:p>
    <w:p w14:paraId="13F72D8D" w14:textId="321D13B3" w:rsidR="00630A86" w:rsidRPr="005B72CC" w:rsidDel="005C04B6" w:rsidRDefault="005B72CC">
      <w:pPr>
        <w:pStyle w:val="ExampleDFDL"/>
        <w:rPr>
          <w:del w:id="3273" w:author="mbeckerle" w:date="2013-02-18T19:08:00Z"/>
        </w:rPr>
        <w:pPrChange w:id="3274" w:author="mbeckerle" w:date="2013-04-08T08:43:00Z">
          <w:pPr>
            <w:pBdr>
              <w:top w:val="dotted" w:sz="4" w:space="1" w:color="auto"/>
              <w:left w:val="dotted" w:sz="4" w:space="4" w:color="auto"/>
              <w:bottom w:val="dotted" w:sz="4" w:space="1" w:color="auto"/>
              <w:right w:val="dotted" w:sz="4" w:space="4" w:color="auto"/>
            </w:pBdr>
            <w:shd w:val="clear" w:color="auto" w:fill="F3F3F3"/>
          </w:pPr>
        </w:pPrChange>
      </w:pPr>
      <w:ins w:id="3275" w:author="mbeckerle" w:date="2013-04-08T08:44:00Z">
        <w:r>
          <w:t xml:space="preserve">  </w:t>
        </w:r>
      </w:ins>
      <w:del w:id="3276" w:author="mbeckerle" w:date="2013-02-18T19:08:00Z">
        <w:r w:rsidR="00165D7B" w:rsidRPr="005B72CC" w:rsidDel="005C04B6">
          <w:delText xml:space="preserve"> </w:delText>
        </w:r>
      </w:del>
    </w:p>
    <w:p w14:paraId="0C9B3A11" w14:textId="7243352B" w:rsidR="00E94880" w:rsidDel="005B72CC" w:rsidRDefault="00630A86">
      <w:pPr>
        <w:pStyle w:val="ExampleDFDL"/>
        <w:rPr>
          <w:del w:id="3277" w:author="mbeckerle" w:date="2013-02-18T19:08:00Z"/>
        </w:rPr>
        <w:pPrChange w:id="3278" w:author="mbeckerle" w:date="2013-04-08T08:43:00Z">
          <w:pPr>
            <w:pBdr>
              <w:top w:val="dotted" w:sz="4" w:space="1" w:color="auto"/>
              <w:left w:val="dotted" w:sz="4" w:space="4" w:color="auto"/>
              <w:bottom w:val="dotted" w:sz="4" w:space="1" w:color="auto"/>
              <w:right w:val="dotted" w:sz="4" w:space="4" w:color="auto"/>
            </w:pBdr>
            <w:shd w:val="clear" w:color="auto" w:fill="F3F3F3"/>
          </w:pPr>
        </w:pPrChange>
      </w:pPr>
      <w:del w:id="3279" w:author="mbeckerle" w:date="2013-02-18T19:08:00Z">
        <w:r w:rsidRPr="00DC42D2" w:rsidDel="005C04B6">
          <w:rPr>
            <w:rStyle w:val="CodeCharacter"/>
            <w:sz w:val="20"/>
            <w:szCs w:val="20"/>
          </w:rPr>
          <w:delText xml:space="preserve">        </w:delText>
        </w:r>
      </w:del>
      <w:r w:rsidR="00165D7B" w:rsidRPr="00DC42D2">
        <w:t>{</w:t>
      </w:r>
      <w:ins w:id="3280" w:author="mbeckerle" w:date="2013-02-18T19:08:00Z">
        <w:r w:rsidR="005C04B6" w:rsidRPr="00DC42D2">
          <w:t xml:space="preserve"> </w:t>
        </w:r>
      </w:ins>
      <w:r w:rsidR="00165D7B" w:rsidRPr="00DC42D2">
        <w:t>../recType</w:t>
      </w:r>
      <w:r w:rsidR="00FA07B0" w:rsidRPr="00DC42D2">
        <w:t xml:space="preserve"> eq </w:t>
      </w:r>
      <w:r w:rsidR="00165D7B" w:rsidRPr="00DC42D2">
        <w:t>0</w:t>
      </w:r>
      <w:ins w:id="3281" w:author="mbeckerle" w:date="2013-02-18T19:08:00Z">
        <w:r w:rsidR="005C04B6" w:rsidRPr="00DC42D2">
          <w:t xml:space="preserve"> </w:t>
        </w:r>
      </w:ins>
      <w:r w:rsidR="00165D7B" w:rsidRPr="00DC42D2">
        <w:t>}</w:t>
      </w:r>
    </w:p>
    <w:p w14:paraId="5480A461" w14:textId="77777777" w:rsidR="005B72CC" w:rsidRPr="005B72CC" w:rsidRDefault="005B72CC">
      <w:pPr>
        <w:pStyle w:val="ExampleDFDL"/>
        <w:rPr>
          <w:ins w:id="3282" w:author="mbeckerle" w:date="2013-04-08T08:44:00Z"/>
        </w:rPr>
        <w:pPrChange w:id="3283" w:author="mbeckerle" w:date="2013-04-08T08:43:00Z">
          <w:pPr>
            <w:pBdr>
              <w:top w:val="dotted" w:sz="4" w:space="1" w:color="auto"/>
              <w:left w:val="dotted" w:sz="4" w:space="4" w:color="auto"/>
              <w:bottom w:val="dotted" w:sz="4" w:space="1" w:color="auto"/>
              <w:right w:val="dotted" w:sz="4" w:space="4" w:color="auto"/>
            </w:pBdr>
            <w:shd w:val="clear" w:color="auto" w:fill="F3F3F3"/>
          </w:pPr>
        </w:pPrChange>
      </w:pPr>
    </w:p>
    <w:p w14:paraId="3A0F485C" w14:textId="77777777" w:rsidR="00165D7B" w:rsidDel="005B72CC" w:rsidRDefault="00165D7B">
      <w:pPr>
        <w:pStyle w:val="ExampleDFDL"/>
        <w:rPr>
          <w:del w:id="3284" w:author="mbeckerle" w:date="2013-02-18T19:08:00Z"/>
        </w:rPr>
        <w:pPrChange w:id="3285" w:author="mbeckerle" w:date="2013-04-08T08:43:00Z">
          <w:pPr>
            <w:pStyle w:val="XMLExcerpt"/>
          </w:pPr>
        </w:pPrChange>
      </w:pPr>
      <w:r w:rsidRPr="005B72CC">
        <w:t>&lt;/dfdl:discriminator&gt;</w:t>
      </w:r>
    </w:p>
    <w:p w14:paraId="14FE362B" w14:textId="77777777" w:rsidR="005B72CC" w:rsidRDefault="005B72CC">
      <w:pPr>
        <w:pStyle w:val="ExampleDFDL"/>
        <w:rPr>
          <w:ins w:id="3286" w:author="mbeckerle" w:date="2013-04-08T08:43:00Z"/>
        </w:rPr>
        <w:pPrChange w:id="3287" w:author="mbeckerle" w:date="2013-04-08T08:43:00Z">
          <w:pPr>
            <w:pBdr>
              <w:top w:val="dotted" w:sz="4" w:space="1" w:color="auto"/>
              <w:left w:val="dotted" w:sz="4" w:space="4" w:color="auto"/>
              <w:bottom w:val="dotted" w:sz="4" w:space="1" w:color="auto"/>
              <w:right w:val="dotted" w:sz="4" w:space="4" w:color="auto"/>
            </w:pBdr>
            <w:shd w:val="clear" w:color="auto" w:fill="F3F3F3"/>
          </w:pPr>
        </w:pPrChange>
      </w:pPr>
    </w:p>
    <w:p w14:paraId="43CCD806" w14:textId="77777777" w:rsidR="005B72CC" w:rsidRPr="005B72CC" w:rsidRDefault="005B72CC">
      <w:pPr>
        <w:pStyle w:val="ExampleDFDL"/>
        <w:rPr>
          <w:ins w:id="3288" w:author="mbeckerle" w:date="2013-04-08T08:43:00Z"/>
        </w:rPr>
        <w:pPrChange w:id="3289" w:author="mbeckerle" w:date="2013-04-08T08:43:00Z">
          <w:pPr>
            <w:pStyle w:val="XMLExcerpt"/>
          </w:pPr>
        </w:pPrChange>
      </w:pPr>
    </w:p>
    <w:p w14:paraId="7757D560" w14:textId="77777777" w:rsidR="00630A86" w:rsidRPr="005C04B6" w:rsidDel="005C04B6" w:rsidRDefault="00630A86">
      <w:pPr>
        <w:pStyle w:val="ExampleDFDL"/>
        <w:rPr>
          <w:del w:id="3290" w:author="mbeckerle" w:date="2013-02-18T19:08:00Z"/>
          <w:lang w:val="en-US"/>
        </w:rPr>
        <w:pPrChange w:id="3291" w:author="mbeckerle" w:date="2013-04-08T08:43:00Z">
          <w:pPr>
            <w:pStyle w:val="XMLExcerpt"/>
          </w:pPr>
        </w:pPrChange>
      </w:pPr>
    </w:p>
    <w:commentRangeEnd w:id="3269"/>
    <w:p w14:paraId="7FA1A98D" w14:textId="7DAF0E83" w:rsidR="00165D7B" w:rsidRPr="00EA7E4B" w:rsidDel="005B72CC" w:rsidRDefault="005C04B6">
      <w:pPr>
        <w:pStyle w:val="ExampleDFDL"/>
        <w:rPr>
          <w:del w:id="3292" w:author="mbeckerle" w:date="2013-04-08T08:42:00Z"/>
        </w:rPr>
        <w:pPrChange w:id="3293" w:author="mbeckerle" w:date="2013-04-08T08:43:00Z">
          <w:pPr>
            <w:pBdr>
              <w:top w:val="dotted" w:sz="4" w:space="1" w:color="auto"/>
              <w:left w:val="dotted" w:sz="4" w:space="4" w:color="auto"/>
              <w:bottom w:val="dotted" w:sz="4" w:space="1" w:color="auto"/>
              <w:right w:val="dotted" w:sz="4" w:space="4" w:color="auto"/>
            </w:pBdr>
            <w:shd w:val="clear" w:color="auto" w:fill="F3F3F3"/>
          </w:pPr>
        </w:pPrChange>
      </w:pPr>
      <w:del w:id="3294" w:author="mbeckerle" w:date="2013-04-08T08:42:00Z">
        <w:r w:rsidDel="005B72CC">
          <w:rPr>
            <w:rStyle w:val="CommentReference"/>
          </w:rPr>
          <w:commentReference w:id="3269"/>
        </w:r>
      </w:del>
    </w:p>
    <w:p w14:paraId="77F272CA" w14:textId="77777777" w:rsidR="00165D7B" w:rsidRPr="004862E5" w:rsidRDefault="00165D7B">
      <w:pPr>
        <w:pStyle w:val="ExampleDFDL"/>
        <w:pPrChange w:id="3295" w:author="mbeckerle" w:date="2013-04-08T08:43:00Z">
          <w:pPr>
            <w:pBdr>
              <w:top w:val="dotted" w:sz="4" w:space="1" w:color="auto"/>
              <w:left w:val="dotted" w:sz="4" w:space="4" w:color="auto"/>
              <w:bottom w:val="dotted" w:sz="4" w:space="1" w:color="auto"/>
              <w:right w:val="dotted" w:sz="4" w:space="4" w:color="auto"/>
            </w:pBdr>
            <w:shd w:val="clear" w:color="auto" w:fill="F3F3F3"/>
          </w:pPr>
        </w:pPrChange>
      </w:pPr>
      <w:r w:rsidRPr="004862E5">
        <w:t xml:space="preserve">&lt;dfdl:discriminator test="{ ../recType </w:t>
      </w:r>
      <w:r w:rsidR="00FA07B0" w:rsidRPr="004862E5">
        <w:t xml:space="preserve">eq </w:t>
      </w:r>
      <w:r w:rsidRPr="004862E5">
        <w:t>0}" /&gt;</w:t>
      </w:r>
    </w:p>
    <w:p w14:paraId="2B2AB73B" w14:textId="2DD59B6C" w:rsidR="00165D7B" w:rsidRPr="005223F4" w:rsidDel="00041028" w:rsidRDefault="00165D7B" w:rsidP="00165D7B">
      <w:pPr>
        <w:keepLines/>
        <w:suppressAutoHyphens/>
        <w:ind w:left="360"/>
        <w:rPr>
          <w:del w:id="3296" w:author="mbeckerle" w:date="2012-04-22T21:51:00Z"/>
          <w:rFonts w:ascii="Courier" w:hAnsi="Courier"/>
          <w:b/>
          <w:noProof/>
        </w:rPr>
      </w:pPr>
    </w:p>
    <w:p w14:paraId="20C4120D" w14:textId="361CE735" w:rsidR="00165D7B" w:rsidRPr="005223F4" w:rsidDel="00041028" w:rsidRDefault="00165D7B" w:rsidP="00165D7B">
      <w:pPr>
        <w:rPr>
          <w:del w:id="3297" w:author="mbeckerle" w:date="2012-04-22T21:51:00Z"/>
        </w:rPr>
      </w:pPr>
      <w:r w:rsidRPr="005223F4">
        <w:t>When the discriminator’s expression evaluates to "false", then it causes a processing error, and the discriminator is said to fail.</w:t>
      </w:r>
    </w:p>
    <w:p w14:paraId="1CF5385E" w14:textId="14467A0F" w:rsidR="00165D7B" w:rsidRPr="005223F4" w:rsidRDefault="00165D7B" w:rsidP="00165D7B">
      <w:del w:id="3298" w:author="mbeckerle" w:date="2012-04-22T21:51:00Z">
        <w:r w:rsidRPr="005223F4" w:rsidDel="00041028">
          <w:delText>.</w:delText>
        </w:r>
      </w:del>
    </w:p>
    <w:p w14:paraId="0680381B" w14:textId="77777777" w:rsidR="00165D7B" w:rsidRPr="005223F4" w:rsidRDefault="00165D7B" w:rsidP="0031368F">
      <w:pPr>
        <w:pStyle w:val="Heading3"/>
      </w:pPr>
      <w:bookmarkStart w:id="3299" w:name="_Ref253479457"/>
      <w:bookmarkStart w:id="3300" w:name="_Ref253479465"/>
      <w:bookmarkStart w:id="3301" w:name="_Toc349042666"/>
      <w:bookmarkStart w:id="3302" w:name="_Toc362453174"/>
      <w:r w:rsidRPr="005223F4">
        <w:t>Properties for dfdl:discriminator</w:t>
      </w:r>
      <w:bookmarkEnd w:id="3299"/>
      <w:bookmarkEnd w:id="3300"/>
      <w:bookmarkEnd w:id="3301"/>
      <w:bookmarkEnd w:id="3302"/>
    </w:p>
    <w:p w14:paraId="7FF521FF" w14:textId="24ED0E77" w:rsidR="00165D7B" w:rsidRPr="005223F4" w:rsidDel="00041028" w:rsidRDefault="00E94880" w:rsidP="00324EB5">
      <w:pPr>
        <w:keepNext/>
        <w:rPr>
          <w:del w:id="3303" w:author="mbeckerle" w:date="2012-04-22T21:51:00Z"/>
        </w:rPr>
      </w:pPr>
      <w:r w:rsidRPr="005223F4">
        <w:t xml:space="preserve">A </w:t>
      </w:r>
      <w:r w:rsidR="00165D7B" w:rsidRPr="005223F4">
        <w:t>DFDL discriminator contain</w:t>
      </w:r>
      <w:r w:rsidRPr="005223F4">
        <w:t>s</w:t>
      </w:r>
      <w:r w:rsidR="00165D7B" w:rsidRPr="005223F4">
        <w:t xml:space="preserve"> a test </w:t>
      </w:r>
      <w:r w:rsidRPr="005223F4">
        <w:t xml:space="preserve">expression </w:t>
      </w:r>
      <w:r w:rsidR="00165D7B" w:rsidRPr="005223F4">
        <w:t>that is an expression that evaluates to true or false. The discriminator is said to be successful if the test evaluates to true and unsuccessful (or fails) if the test evaluates to false.</w:t>
      </w:r>
    </w:p>
    <w:p w14:paraId="7A262AB2" w14:textId="354CD943" w:rsidR="00630A86" w:rsidRPr="005223F4" w:rsidRDefault="00630A86" w:rsidP="00DD453D">
      <w:pPr>
        <w:keepNext/>
      </w:pPr>
    </w:p>
    <w:p w14:paraId="2540E0A2" w14:textId="136A76F1" w:rsidR="007B6BAE" w:rsidRPr="005223F4" w:rsidRDefault="00E77EB7" w:rsidP="00E77EB7">
      <w:r w:rsidRPr="005223F4">
        <w:t xml:space="preserve">The dfdl:testKind </w:t>
      </w:r>
      <w:del w:id="3304" w:author="mbeckerle" w:date="2013-07-11T18:34:00Z">
        <w:r w:rsidRPr="005223F4" w:rsidDel="004B4971">
          <w:delText xml:space="preserve">attribute </w:delText>
        </w:r>
      </w:del>
      <w:ins w:id="3305" w:author="mbeckerle" w:date="2013-07-11T18:34:00Z">
        <w:r w:rsidR="004B4971">
          <w:t>property</w:t>
        </w:r>
        <w:r w:rsidR="004B4971" w:rsidRPr="005223F4">
          <w:t xml:space="preserve"> </w:t>
        </w:r>
      </w:ins>
      <w:r w:rsidRPr="005223F4">
        <w:t xml:space="preserve">specifies whether an expression or pattern is used by the dfdl:discriminator. </w:t>
      </w:r>
      <w:r w:rsidR="007B6BAE" w:rsidRPr="005223F4">
        <w:t xml:space="preserve">The </w:t>
      </w:r>
      <w:r w:rsidRPr="005223F4">
        <w:t>expression or pattern</w:t>
      </w:r>
      <w:r w:rsidR="007B6BAE" w:rsidRPr="005223F4">
        <w:t xml:space="preserve"> can be expressed as an attribute or as a value. </w:t>
      </w:r>
    </w:p>
    <w:p w14:paraId="44F664F8" w14:textId="3550BD47" w:rsidR="00E94880" w:rsidRPr="005223F4" w:rsidDel="00041028" w:rsidRDefault="00E94880" w:rsidP="00E94880">
      <w:pPr>
        <w:rPr>
          <w:del w:id="3306" w:author="mbeckerle" w:date="2012-04-22T21:51:00Z"/>
        </w:rPr>
      </w:pPr>
    </w:p>
    <w:p w14:paraId="3B8C47D3" w14:textId="77777777" w:rsidR="00E94880" w:rsidRPr="005223F4" w:rsidRDefault="00E94880" w:rsidP="00E94880">
      <w:pPr>
        <w:pStyle w:val="XMLExcerpt"/>
        <w:rPr>
          <w:rStyle w:val="greytable"/>
          <w:lang w:val="en-US"/>
        </w:rPr>
      </w:pPr>
      <w:r w:rsidRPr="005223F4">
        <w:rPr>
          <w:rStyle w:val="greytable"/>
          <w:lang w:val="en-US"/>
        </w:rPr>
        <w:t>&lt;dfdl:discriminator  test="{test expression}" /&gt;</w:t>
      </w:r>
    </w:p>
    <w:p w14:paraId="0FAC394E" w14:textId="77777777" w:rsidR="00E94880" w:rsidRPr="005223F4" w:rsidRDefault="00E94880" w:rsidP="00E94880">
      <w:pPr>
        <w:pStyle w:val="XMLExcerpt"/>
        <w:rPr>
          <w:rStyle w:val="greytable"/>
          <w:lang w:val="en-US"/>
        </w:rPr>
      </w:pPr>
    </w:p>
    <w:p w14:paraId="31AB6FC1" w14:textId="77777777" w:rsidR="0003763A" w:rsidRDefault="00E94880">
      <w:pPr>
        <w:pStyle w:val="ExampleDFDL"/>
        <w:rPr>
          <w:ins w:id="3307" w:author="mbeckerle" w:date="2013-04-05T10:20:00Z"/>
          <w:rStyle w:val="greytable"/>
          <w:lang w:val="en-US"/>
        </w:rPr>
        <w:pPrChange w:id="3308" w:author="mbeckerle" w:date="2013-04-05T10:20:00Z">
          <w:pPr>
            <w:pStyle w:val="XMLExcerpt"/>
          </w:pPr>
        </w:pPrChange>
      </w:pPr>
      <w:commentRangeStart w:id="3309"/>
      <w:r w:rsidRPr="005223F4">
        <w:rPr>
          <w:rStyle w:val="greytable"/>
          <w:lang w:val="en-US"/>
        </w:rPr>
        <w:t>&lt;dfdl:discriminator</w:t>
      </w:r>
      <w:del w:id="3310" w:author="mbeckerle" w:date="2013-02-18T19:07:00Z">
        <w:r w:rsidR="0075664B" w:rsidRPr="005223F4" w:rsidDel="005C04B6">
          <w:rPr>
            <w:rStyle w:val="greytable"/>
            <w:lang w:val="en-US"/>
          </w:rPr>
          <w:delText xml:space="preserve"> </w:delText>
        </w:r>
      </w:del>
      <w:r w:rsidRPr="005223F4">
        <w:rPr>
          <w:rStyle w:val="greytable"/>
          <w:lang w:val="en-US"/>
        </w:rPr>
        <w:t>&gt;</w:t>
      </w:r>
    </w:p>
    <w:p w14:paraId="5D1F1C08" w14:textId="0E00DC20" w:rsidR="00E94880" w:rsidRPr="005223F4" w:rsidDel="005C04B6" w:rsidRDefault="0003763A">
      <w:pPr>
        <w:pStyle w:val="ExampleDFDL"/>
        <w:rPr>
          <w:del w:id="3311" w:author="mbeckerle" w:date="2013-02-18T19:07:00Z"/>
          <w:rStyle w:val="greytable"/>
          <w:lang w:val="en-US"/>
        </w:rPr>
        <w:pPrChange w:id="3312" w:author="mbeckerle" w:date="2013-04-05T10:20:00Z">
          <w:pPr>
            <w:pStyle w:val="XMLExcerpt"/>
          </w:pPr>
        </w:pPrChange>
      </w:pPr>
      <w:ins w:id="3313" w:author="mbeckerle" w:date="2013-04-05T10:20:00Z">
        <w:r>
          <w:rPr>
            <w:rStyle w:val="greytable"/>
            <w:lang w:val="en-US"/>
          </w:rPr>
          <w:t xml:space="preserve">    </w:t>
        </w:r>
      </w:ins>
      <w:del w:id="3314" w:author="mbeckerle" w:date="2013-02-18T19:07:00Z">
        <w:r w:rsidR="00E94880" w:rsidRPr="005223F4" w:rsidDel="005C04B6">
          <w:rPr>
            <w:rStyle w:val="greytable"/>
            <w:lang w:val="en-US"/>
          </w:rPr>
          <w:delText xml:space="preserve"> </w:delText>
        </w:r>
      </w:del>
    </w:p>
    <w:p w14:paraId="52097DFB" w14:textId="77777777" w:rsidR="0003763A" w:rsidRDefault="00E94880">
      <w:pPr>
        <w:pStyle w:val="ExampleDFDL"/>
        <w:rPr>
          <w:ins w:id="3315" w:author="mbeckerle" w:date="2013-04-05T10:20:00Z"/>
          <w:rStyle w:val="greytable"/>
          <w:rFonts w:ascii="Arial" w:hAnsi="Arial" w:cs="Times New Roman"/>
          <w:noProof w:val="0"/>
          <w:lang w:val="en-US" w:eastAsia="en-US"/>
        </w:rPr>
        <w:pPrChange w:id="3316" w:author="mbeckerle" w:date="2013-04-05T10:20:00Z">
          <w:pPr>
            <w:pStyle w:val="XMLExcerpt"/>
          </w:pPr>
        </w:pPrChange>
      </w:pPr>
      <w:del w:id="3317" w:author="mbeckerle" w:date="2013-02-18T19:07:00Z">
        <w:r w:rsidRPr="005223F4" w:rsidDel="005C04B6">
          <w:rPr>
            <w:rStyle w:val="CodeCharacter"/>
            <w:sz w:val="20"/>
            <w:lang w:val="en-US"/>
          </w:rPr>
          <w:delText xml:space="preserve">       </w:delText>
        </w:r>
      </w:del>
      <w:r w:rsidRPr="005223F4">
        <w:rPr>
          <w:rStyle w:val="greytable"/>
          <w:lang w:val="en-US"/>
        </w:rPr>
        <w:t>{</w:t>
      </w:r>
      <w:ins w:id="3318" w:author="mbeckerle" w:date="2013-02-18T19:07:00Z">
        <w:r w:rsidR="005C04B6">
          <w:rPr>
            <w:rStyle w:val="greytable"/>
            <w:lang w:val="en-US"/>
          </w:rPr>
          <w:t xml:space="preserve"> </w:t>
        </w:r>
      </w:ins>
      <w:r w:rsidRPr="005223F4">
        <w:rPr>
          <w:rStyle w:val="greytable"/>
          <w:lang w:val="en-US"/>
        </w:rPr>
        <w:t>test expression</w:t>
      </w:r>
      <w:ins w:id="3319" w:author="mbeckerle" w:date="2013-02-18T19:07:00Z">
        <w:r w:rsidR="005C04B6">
          <w:rPr>
            <w:rStyle w:val="greytable"/>
            <w:lang w:val="en-US"/>
          </w:rPr>
          <w:t xml:space="preserve"> </w:t>
        </w:r>
      </w:ins>
      <w:r w:rsidRPr="005223F4">
        <w:rPr>
          <w:rStyle w:val="greytable"/>
          <w:lang w:val="en-US"/>
        </w:rPr>
        <w:t>}</w:t>
      </w:r>
    </w:p>
    <w:p w14:paraId="0D834FAD" w14:textId="5132F587" w:rsidR="00E94880" w:rsidRPr="005223F4" w:rsidDel="005C04B6" w:rsidRDefault="00E94880">
      <w:pPr>
        <w:pStyle w:val="ExampleDFDL"/>
        <w:rPr>
          <w:del w:id="3320" w:author="mbeckerle" w:date="2013-02-18T19:07:00Z"/>
          <w:rStyle w:val="greytable"/>
          <w:lang w:val="en-US"/>
        </w:rPr>
        <w:pPrChange w:id="3321" w:author="mbeckerle" w:date="2013-04-05T10:20:00Z">
          <w:pPr>
            <w:pStyle w:val="XMLExcerpt"/>
          </w:pPr>
        </w:pPrChange>
      </w:pPr>
      <w:del w:id="3322" w:author="mbeckerle" w:date="2013-02-18T19:07:00Z">
        <w:r w:rsidRPr="005223F4" w:rsidDel="005C04B6">
          <w:rPr>
            <w:rStyle w:val="greytable"/>
            <w:lang w:val="en-US"/>
          </w:rPr>
          <w:delText xml:space="preserve"> </w:delText>
        </w:r>
      </w:del>
    </w:p>
    <w:p w14:paraId="0194617D" w14:textId="77777777" w:rsidR="00E94880" w:rsidRDefault="00E94880">
      <w:pPr>
        <w:pStyle w:val="ExampleDFDL"/>
        <w:rPr>
          <w:ins w:id="3323" w:author="mbeckerle" w:date="2013-04-05T10:20:00Z"/>
          <w:rStyle w:val="greytable"/>
          <w:rFonts w:ascii="Arial" w:hAnsi="Arial" w:cs="Times New Roman"/>
          <w:noProof w:val="0"/>
          <w:lang w:val="en-US" w:eastAsia="en-US"/>
        </w:rPr>
        <w:pPrChange w:id="3324" w:author="mbeckerle" w:date="2013-04-05T10:20:00Z">
          <w:pPr>
            <w:pStyle w:val="XMLExcerpt"/>
          </w:pPr>
        </w:pPrChange>
      </w:pPr>
      <w:r w:rsidRPr="005223F4">
        <w:rPr>
          <w:rStyle w:val="greytable"/>
          <w:lang w:val="en-US"/>
        </w:rPr>
        <w:t>&lt;/dfdl:discriminator&gt;</w:t>
      </w:r>
      <w:commentRangeEnd w:id="3309"/>
      <w:r w:rsidR="005C04B6">
        <w:rPr>
          <w:rStyle w:val="CommentReference"/>
          <w:rFonts w:ascii="Arial" w:hAnsi="Arial" w:cs="Times New Roman"/>
          <w:noProof w:val="0"/>
          <w:lang w:val="en-US" w:eastAsia="en-US"/>
        </w:rPr>
        <w:commentReference w:id="3309"/>
      </w:r>
    </w:p>
    <w:p w14:paraId="2B0212BD" w14:textId="77777777" w:rsidR="0003763A" w:rsidRPr="005223F4" w:rsidRDefault="0003763A" w:rsidP="00E94880">
      <w:pPr>
        <w:pStyle w:val="XMLExcerpt"/>
        <w:rPr>
          <w:lang w:val="en-US"/>
        </w:rPr>
      </w:pPr>
    </w:p>
    <w:p w14:paraId="346CB062" w14:textId="757A22A8" w:rsidR="00E94880" w:rsidRPr="005223F4" w:rsidDel="00041028" w:rsidRDefault="00E94880" w:rsidP="00E94880">
      <w:pPr>
        <w:rPr>
          <w:del w:id="3325" w:author="mbeckerle" w:date="2012-04-22T21:51:00Z"/>
        </w:rPr>
      </w:pPr>
    </w:p>
    <w:p w14:paraId="48B76D61" w14:textId="77777777" w:rsidR="00E94880" w:rsidRPr="005223F4" w:rsidRDefault="00E94880" w:rsidP="00E94880">
      <w:r w:rsidRPr="005223F4">
        <w:t>It is a schema definition error if a property is specified in more than one form.</w:t>
      </w:r>
    </w:p>
    <w:p w14:paraId="3FEBF60C" w14:textId="77777777" w:rsidR="00E94880" w:rsidRPr="005223F4" w:rsidRDefault="00E94880" w:rsidP="00E94880">
      <w:r w:rsidRPr="005223F4">
        <w:t>It is a schema definition error if both a test expression and a test pattern are specified.</w:t>
      </w:r>
    </w:p>
    <w:p w14:paraId="5A4AF762" w14:textId="69908D60" w:rsidR="00165D7B" w:rsidRPr="005223F4" w:rsidDel="00041028" w:rsidRDefault="00165D7B" w:rsidP="000413F4">
      <w:pPr>
        <w:rPr>
          <w:del w:id="3326" w:author="mbeckerle" w:date="2012-04-22T21:52:00Z"/>
        </w:rPr>
      </w:pPr>
    </w:p>
    <w:p w14:paraId="09016051" w14:textId="698C8FF0" w:rsidR="00E94880" w:rsidRPr="005223F4" w:rsidDel="00041028" w:rsidRDefault="00E94880" w:rsidP="00165D7B">
      <w:pPr>
        <w:rPr>
          <w:del w:id="3327" w:author="mbeckerle" w:date="2012-04-22T21:52:00Z"/>
        </w:rPr>
      </w:pPr>
    </w:p>
    <w:p w14:paraId="14D8C49E" w14:textId="77777777" w:rsidR="00165D7B" w:rsidRPr="005223F4" w:rsidRDefault="00E94880" w:rsidP="00165D7B">
      <w:r w:rsidRPr="005223F4">
        <w:t xml:space="preserve">A </w:t>
      </w:r>
      <w:r w:rsidR="00165D7B" w:rsidRPr="005223F4">
        <w:t xml:space="preserve">dfdl:discriminator can be an annotation on </w:t>
      </w:r>
    </w:p>
    <w:p w14:paraId="5AFB95EC" w14:textId="24CCCACE" w:rsidR="00165D7B" w:rsidRPr="005223F4" w:rsidRDefault="003A4FD0" w:rsidP="00165D7B">
      <w:pPr>
        <w:numPr>
          <w:ilvl w:val="0"/>
          <w:numId w:val="63"/>
        </w:numPr>
      </w:pPr>
      <w:ins w:id="3328" w:author="mbeckerle" w:date="2013-01-28T11:13:00Z">
        <w:r>
          <w:t>a</w:t>
        </w:r>
      </w:ins>
      <w:del w:id="3329" w:author="mbeckerle" w:date="2013-01-28T11:13:00Z">
        <w:r w:rsidRPr="005223F4" w:rsidDel="003A4FD0">
          <w:delText>A</w:delText>
        </w:r>
      </w:del>
      <w:ins w:id="3330" w:author="mbeckerle" w:date="2013-01-28T11:13:00Z">
        <w:r>
          <w:t xml:space="preserve">n </w:t>
        </w:r>
      </w:ins>
      <w:del w:id="3331" w:author="mbeckerle" w:date="2013-01-28T11:13:00Z">
        <w:r w:rsidR="00165D7B" w:rsidRPr="005223F4" w:rsidDel="003A4FD0">
          <w:delText xml:space="preserve"> local </w:delText>
        </w:r>
      </w:del>
      <w:r w:rsidR="00165D7B" w:rsidRPr="005223F4">
        <w:t xml:space="preserve">xs:element declaration </w:t>
      </w:r>
      <w:ins w:id="3332" w:author="mbeckerle" w:date="2013-01-28T11:13:00Z">
        <w:r>
          <w:t>(local or global)</w:t>
        </w:r>
      </w:ins>
    </w:p>
    <w:p w14:paraId="00B3653E" w14:textId="77777777" w:rsidR="00165D7B" w:rsidRPr="005223F4" w:rsidRDefault="00165D7B" w:rsidP="00165D7B">
      <w:pPr>
        <w:numPr>
          <w:ilvl w:val="0"/>
          <w:numId w:val="63"/>
        </w:numPr>
      </w:pPr>
      <w:r w:rsidRPr="005223F4">
        <w:t xml:space="preserve">an xs:element reference </w:t>
      </w:r>
    </w:p>
    <w:p w14:paraId="7D3F9B37" w14:textId="15615765" w:rsidR="00165D7B" w:rsidRPr="005223F4" w:rsidRDefault="00165D7B" w:rsidP="00165D7B">
      <w:pPr>
        <w:numPr>
          <w:ilvl w:val="0"/>
          <w:numId w:val="63"/>
        </w:numPr>
      </w:pPr>
      <w:commentRangeStart w:id="3333"/>
      <w:r w:rsidRPr="005223F4">
        <w:t xml:space="preserve">an xs:group reference </w:t>
      </w:r>
      <w:del w:id="3334" w:author="mbeckerle" w:date="2013-02-18T19:10:00Z">
        <w:r w:rsidRPr="005223F4" w:rsidDel="005C04B6">
          <w:delText>(when the top level of a choice branch)</w:delText>
        </w:r>
      </w:del>
    </w:p>
    <w:p w14:paraId="0C3286D2" w14:textId="5262719E" w:rsidR="00165D7B" w:rsidRPr="005223F4" w:rsidRDefault="00165D7B" w:rsidP="00165D7B">
      <w:pPr>
        <w:numPr>
          <w:ilvl w:val="0"/>
          <w:numId w:val="63"/>
        </w:numPr>
      </w:pPr>
      <w:r w:rsidRPr="005223F4">
        <w:t xml:space="preserve">an xs:sequence </w:t>
      </w:r>
      <w:del w:id="3335" w:author="mbeckerle" w:date="2013-02-18T19:11:00Z">
        <w:r w:rsidRPr="005223F4" w:rsidDel="005C04B6">
          <w:delText xml:space="preserve">(when the top level of a choice branch) </w:delText>
        </w:r>
      </w:del>
    </w:p>
    <w:p w14:paraId="096ACC48" w14:textId="0E67A1FC" w:rsidR="00165D7B" w:rsidRDefault="00165D7B" w:rsidP="00165D7B">
      <w:pPr>
        <w:numPr>
          <w:ilvl w:val="0"/>
          <w:numId w:val="63"/>
        </w:numPr>
        <w:rPr>
          <w:ins w:id="3336" w:author="mbeckerle" w:date="2013-01-28T11:13:00Z"/>
        </w:rPr>
      </w:pPr>
      <w:r w:rsidRPr="005223F4">
        <w:t xml:space="preserve">an xs:choice </w:t>
      </w:r>
      <w:commentRangeEnd w:id="3333"/>
      <w:r w:rsidR="005C04B6">
        <w:rPr>
          <w:rStyle w:val="CommentReference"/>
        </w:rPr>
        <w:commentReference w:id="3333"/>
      </w:r>
      <w:del w:id="3337" w:author="mbeckerle" w:date="2013-02-18T19:11:00Z">
        <w:r w:rsidRPr="005223F4" w:rsidDel="005C04B6">
          <w:delText>(when the top level of a choice branch)</w:delText>
        </w:r>
      </w:del>
    </w:p>
    <w:p w14:paraId="5F8CF61C" w14:textId="7556D970" w:rsidR="003A4FD0" w:rsidRPr="005223F4" w:rsidRDefault="003A4FD0" w:rsidP="00165D7B">
      <w:pPr>
        <w:numPr>
          <w:ilvl w:val="0"/>
          <w:numId w:val="63"/>
        </w:numPr>
      </w:pPr>
      <w:ins w:id="3338" w:author="mbeckerle" w:date="2013-01-28T11:13:00Z">
        <w:r>
          <w:t>an xs:simpleType definition</w:t>
        </w:r>
      </w:ins>
      <w:ins w:id="3339" w:author="Steve Hanson" w:date="2013-02-06T15:28:00Z">
        <w:r w:rsidR="00AB334A">
          <w:t xml:space="preserve"> (local or global)</w:t>
        </w:r>
      </w:ins>
    </w:p>
    <w:p w14:paraId="612B9D27" w14:textId="6E568B7A" w:rsidR="005E7A80" w:rsidRPr="005223F4" w:rsidDel="00041028" w:rsidRDefault="00D07A1B" w:rsidP="00165D7B">
      <w:pPr>
        <w:rPr>
          <w:del w:id="3340" w:author="mbeckerle" w:date="2012-04-22T21:52:00Z"/>
          <w:rFonts w:cs="Arial"/>
        </w:rPr>
      </w:pPr>
      <w:ins w:id="3341" w:author="mbeckerle" w:date="2013-01-20T13:19:00Z">
        <w:r w:rsidRPr="006152A1">
          <w:rPr>
            <w:rFonts w:ascii="Helvetica" w:hAnsi="Helvetica" w:cs="Tms Rmn"/>
            <w:color w:val="000000"/>
            <w:lang w:eastAsia="en-GB"/>
          </w:rPr>
          <w:t xml:space="preserve">The resolved set of </w:t>
        </w:r>
      </w:ins>
      <w:ins w:id="3342" w:author="Steve Hanson" w:date="2013-02-06T15:24:00Z">
        <w:r w:rsidR="0055713A">
          <w:rPr>
            <w:rFonts w:ascii="Helvetica" w:hAnsi="Helvetica" w:cs="Tms Rmn"/>
            <w:color w:val="000000"/>
            <w:lang w:eastAsia="en-GB"/>
          </w:rPr>
          <w:t xml:space="preserve">statement </w:t>
        </w:r>
      </w:ins>
      <w:ins w:id="3343" w:author="mbeckerle" w:date="2013-01-20T13:19:00Z">
        <w:r w:rsidRPr="006152A1">
          <w:rPr>
            <w:rFonts w:ascii="Helvetica" w:hAnsi="Helvetica" w:cs="Tms Rmn"/>
            <w:color w:val="000000"/>
            <w:lang w:eastAsia="en-GB"/>
          </w:rPr>
          <w:t>annotations for a schema component can contain only a single dfd</w:t>
        </w:r>
      </w:ins>
      <w:ins w:id="3344" w:author="mbeckerle" w:date="2013-01-28T11:14:00Z">
        <w:r w:rsidR="003A4FD0">
          <w:rPr>
            <w:rFonts w:ascii="Helvetica" w:hAnsi="Helvetica" w:cs="Tms Rmn"/>
            <w:color w:val="000000"/>
            <w:lang w:eastAsia="en-GB"/>
          </w:rPr>
          <w:t>l</w:t>
        </w:r>
      </w:ins>
      <w:ins w:id="3345" w:author="mbeckerle" w:date="2013-01-20T13:19:00Z">
        <w:r w:rsidRPr="006152A1">
          <w:rPr>
            <w:rFonts w:ascii="Helvetica" w:hAnsi="Helvetica" w:cs="Tms Rmn"/>
            <w:color w:val="000000"/>
            <w:lang w:eastAsia="en-GB"/>
          </w:rPr>
          <w:t>:discriminator or one or more dfdl:asserts, but not both.</w:t>
        </w:r>
      </w:ins>
      <w:ins w:id="3346" w:author="mbeckerle" w:date="2013-01-28T11:14:00Z">
        <w:r w:rsidR="003A4FD0">
          <w:rPr>
            <w:rFonts w:ascii="Helvetica" w:hAnsi="Helvetica" w:cs="Tms Rmn"/>
            <w:color w:val="000000"/>
            <w:lang w:eastAsia="en-GB"/>
          </w:rPr>
          <w:t xml:space="preserve"> To clarify: dfdl:assert annotations and dfdl:discriminator annotations are exclusive of each other.</w:t>
        </w:r>
      </w:ins>
      <w:ins w:id="3347" w:author="mbeckerle" w:date="2013-01-20T13:19:00Z">
        <w:r w:rsidRPr="006152A1">
          <w:rPr>
            <w:rFonts w:ascii="Helvetica" w:hAnsi="Helvetica" w:cs="Tms Rmn"/>
            <w:color w:val="000000"/>
            <w:lang w:eastAsia="en-GB"/>
          </w:rPr>
          <w:t xml:space="preserve"> It is a schema definition error otherwise.</w:t>
        </w:r>
        <w:r>
          <w:rPr>
            <w:rFonts w:ascii="Helvetica" w:hAnsi="Helvetica" w:cs="Tms Rmn"/>
            <w:color w:val="000000"/>
            <w:lang w:eastAsia="en-GB"/>
          </w:rPr>
          <w:t xml:space="preserve"> </w:t>
        </w:r>
      </w:ins>
    </w:p>
    <w:p w14:paraId="6138C772" w14:textId="7FFACCB8" w:rsidR="00165D7B" w:rsidRPr="005223F4" w:rsidRDefault="00165D7B" w:rsidP="00D07A1B">
      <w:pPr>
        <w:rPr>
          <w:rFonts w:cs="Arial"/>
        </w:rPr>
      </w:pPr>
      <w:del w:id="3348" w:author="mbeckerle" w:date="2013-01-20T13:19:00Z">
        <w:r w:rsidRPr="005223F4" w:rsidDel="00D07A1B">
          <w:rPr>
            <w:rFonts w:cs="Arial"/>
          </w:rPr>
          <w:delText xml:space="preserve">Any one annotation point can contain only a single </w:delText>
        </w:r>
        <w:r w:rsidR="00E434DF" w:rsidDel="00D07A1B">
          <w:rPr>
            <w:rFonts w:cs="Arial"/>
          </w:rPr>
          <w:delText>dfd</w:delText>
        </w:r>
        <w:r w:rsidR="00BE732B" w:rsidDel="00D07A1B">
          <w:rPr>
            <w:rFonts w:cs="Arial"/>
          </w:rPr>
          <w:delText>:</w:delText>
        </w:r>
        <w:r w:rsidRPr="005223F4" w:rsidDel="00D07A1B">
          <w:rPr>
            <w:rFonts w:cs="Arial"/>
          </w:rPr>
          <w:delText xml:space="preserve">discriminator or one or more </w:delText>
        </w:r>
        <w:r w:rsidR="00E434DF" w:rsidDel="00D07A1B">
          <w:rPr>
            <w:rFonts w:cs="Arial"/>
          </w:rPr>
          <w:delText>dfdl:assert</w:delText>
        </w:r>
        <w:r w:rsidRPr="005223F4" w:rsidDel="00D07A1B">
          <w:rPr>
            <w:rFonts w:cs="Arial"/>
          </w:rPr>
          <w:delText>s, but not both. It is a schema definition error otherwise</w:delText>
        </w:r>
      </w:del>
      <w:ins w:id="3349" w:author="Steve Hanson" w:date="2012-08-06T12:19:00Z">
        <w:del w:id="3350" w:author="mbeckerle" w:date="2013-01-20T13:19:00Z">
          <w:r w:rsidR="004F5A23" w:rsidDel="00D07A1B">
            <w:rPr>
              <w:rFonts w:cs="Arial"/>
            </w:rPr>
            <w:delText>.</w:delText>
          </w:r>
        </w:del>
      </w:ins>
    </w:p>
    <w:p w14:paraId="5A4837EE" w14:textId="12D2DA4B" w:rsidR="00165D7B" w:rsidRPr="005223F4" w:rsidDel="00041028" w:rsidRDefault="00165D7B" w:rsidP="00165D7B">
      <w:pPr>
        <w:rPr>
          <w:del w:id="3351" w:author="mbeckerle" w:date="2012-04-22T21:52:00Z"/>
        </w:rPr>
      </w:pPr>
    </w:p>
    <w:tbl>
      <w:tblPr>
        <w:tblW w:w="9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66"/>
        <w:gridCol w:w="7042"/>
      </w:tblGrid>
      <w:tr w:rsidR="00165D7B" w:rsidRPr="00240AC5" w14:paraId="306E7096" w14:textId="77777777" w:rsidTr="00240AC5">
        <w:tc>
          <w:tcPr>
            <w:tcW w:w="2066" w:type="dxa"/>
            <w:shd w:val="clear" w:color="auto" w:fill="F3F3F3"/>
          </w:tcPr>
          <w:p w14:paraId="1F96854C" w14:textId="77777777" w:rsidR="00165D7B" w:rsidRPr="00275A32" w:rsidRDefault="00165D7B" w:rsidP="00165D7B">
            <w:pPr>
              <w:rPr>
                <w:rFonts w:eastAsia="Arial Unicode MS"/>
                <w:b/>
              </w:rPr>
            </w:pPr>
            <w:r w:rsidRPr="00275A32">
              <w:rPr>
                <w:rFonts w:eastAsia="Arial Unicode MS"/>
                <w:b/>
              </w:rPr>
              <w:t>Property Name</w:t>
            </w:r>
          </w:p>
        </w:tc>
        <w:tc>
          <w:tcPr>
            <w:tcW w:w="7042" w:type="dxa"/>
            <w:shd w:val="clear" w:color="auto" w:fill="F3F3F3"/>
          </w:tcPr>
          <w:p w14:paraId="6C84744C" w14:textId="77777777" w:rsidR="00165D7B" w:rsidRPr="005E3B09" w:rsidRDefault="00165D7B" w:rsidP="00165D7B">
            <w:pPr>
              <w:rPr>
                <w:rFonts w:eastAsia="Arial Unicode MS"/>
                <w:b/>
              </w:rPr>
            </w:pPr>
            <w:r w:rsidRPr="005E3B09">
              <w:rPr>
                <w:rFonts w:eastAsia="Arial Unicode MS"/>
                <w:b/>
              </w:rPr>
              <w:t>Description</w:t>
            </w:r>
          </w:p>
        </w:tc>
      </w:tr>
      <w:tr w:rsidR="00DA6E3F" w:rsidRPr="00240AC5" w14:paraId="1895A1F9" w14:textId="77777777" w:rsidTr="00240AC5">
        <w:tc>
          <w:tcPr>
            <w:tcW w:w="2066" w:type="dxa"/>
            <w:shd w:val="clear" w:color="auto" w:fill="auto"/>
          </w:tcPr>
          <w:p w14:paraId="17E1F067" w14:textId="77777777" w:rsidR="00DA6E3F" w:rsidRPr="00240AC5" w:rsidRDefault="00DA6E3F" w:rsidP="00165D7B">
            <w:pPr>
              <w:rPr>
                <w:rFonts w:cs="Arial"/>
                <w:sz w:val="18"/>
                <w:szCs w:val="18"/>
              </w:rPr>
            </w:pPr>
            <w:r w:rsidRPr="00240AC5">
              <w:rPr>
                <w:rFonts w:eastAsia="MS Mincho" w:cs="Arial"/>
                <w:color w:val="000000"/>
                <w:lang w:eastAsia="ja-JP"/>
              </w:rPr>
              <w:t>testKind</w:t>
            </w:r>
          </w:p>
        </w:tc>
        <w:tc>
          <w:tcPr>
            <w:tcW w:w="7042" w:type="dxa"/>
            <w:shd w:val="clear" w:color="auto" w:fill="auto"/>
          </w:tcPr>
          <w:p w14:paraId="51D064F3" w14:textId="77777777" w:rsidR="00DA6E3F" w:rsidRPr="00240AC5" w:rsidRDefault="00DA6E3F" w:rsidP="00240AC5">
            <w:pPr>
              <w:autoSpaceDE w:val="0"/>
              <w:autoSpaceDN w:val="0"/>
              <w:adjustRightInd w:val="0"/>
              <w:rPr>
                <w:rFonts w:eastAsia="MS Mincho" w:cs="Arial"/>
                <w:color w:val="000000"/>
                <w:lang w:eastAsia="ja-JP"/>
              </w:rPr>
            </w:pPr>
            <w:r w:rsidRPr="00240AC5">
              <w:rPr>
                <w:rFonts w:eastAsia="MS Mincho" w:cs="Arial"/>
                <w:color w:val="000000"/>
                <w:lang w:eastAsia="ja-JP"/>
              </w:rPr>
              <w:t>Enum</w:t>
            </w:r>
          </w:p>
          <w:p w14:paraId="42BDADB2" w14:textId="3E0D2725" w:rsidR="00DA6E3F" w:rsidRPr="00240AC5" w:rsidDel="00041028" w:rsidRDefault="00DA6E3F" w:rsidP="00240AC5">
            <w:pPr>
              <w:autoSpaceDE w:val="0"/>
              <w:autoSpaceDN w:val="0"/>
              <w:adjustRightInd w:val="0"/>
              <w:rPr>
                <w:del w:id="3352" w:author="mbeckerle" w:date="2012-04-22T21:52:00Z"/>
                <w:rFonts w:eastAsia="MS Mincho" w:cs="Arial"/>
                <w:color w:val="000000"/>
                <w:lang w:eastAsia="ja-JP"/>
              </w:rPr>
            </w:pPr>
          </w:p>
          <w:p w14:paraId="01BD6354" w14:textId="77777777" w:rsidR="00DA6E3F" w:rsidRPr="00240AC5" w:rsidRDefault="00DA6E3F" w:rsidP="00240AC5">
            <w:pPr>
              <w:autoSpaceDE w:val="0"/>
              <w:autoSpaceDN w:val="0"/>
              <w:adjustRightInd w:val="0"/>
              <w:rPr>
                <w:rFonts w:eastAsia="MS Mincho" w:cs="Arial"/>
                <w:color w:val="000000"/>
                <w:lang w:eastAsia="ja-JP"/>
              </w:rPr>
            </w:pPr>
            <w:r w:rsidRPr="00240AC5">
              <w:rPr>
                <w:rFonts w:eastAsia="MS Mincho" w:cs="Arial"/>
                <w:color w:val="000000"/>
                <w:lang w:eastAsia="ja-JP"/>
              </w:rPr>
              <w:t>Valid values are 'expression',  'pattern'</w:t>
            </w:r>
          </w:p>
          <w:p w14:paraId="599842F0" w14:textId="77777777" w:rsidR="00DA6E3F" w:rsidRPr="00240AC5" w:rsidRDefault="00DA6E3F" w:rsidP="00240AC5">
            <w:pPr>
              <w:autoSpaceDE w:val="0"/>
              <w:autoSpaceDN w:val="0"/>
              <w:adjustRightInd w:val="0"/>
              <w:rPr>
                <w:rFonts w:eastAsia="MS Mincho" w:cs="Arial"/>
                <w:color w:val="000000"/>
                <w:lang w:eastAsia="ja-JP"/>
              </w:rPr>
            </w:pPr>
            <w:r w:rsidRPr="00240AC5">
              <w:rPr>
                <w:rFonts w:eastAsia="MS Mincho" w:cs="Arial"/>
                <w:color w:val="000000"/>
                <w:lang w:eastAsia="ja-JP"/>
              </w:rPr>
              <w:t>Default value is 'expression'</w:t>
            </w:r>
          </w:p>
          <w:p w14:paraId="414CDE96" w14:textId="19A37D40" w:rsidR="00DA6E3F" w:rsidRPr="00240AC5" w:rsidDel="00041028" w:rsidRDefault="00DA6E3F" w:rsidP="00240AC5">
            <w:pPr>
              <w:autoSpaceDE w:val="0"/>
              <w:autoSpaceDN w:val="0"/>
              <w:adjustRightInd w:val="0"/>
              <w:rPr>
                <w:del w:id="3353" w:author="mbeckerle" w:date="2012-04-22T21:52:00Z"/>
                <w:rFonts w:eastAsia="MS Mincho" w:cs="Arial"/>
                <w:color w:val="000000"/>
                <w:lang w:eastAsia="ja-JP"/>
              </w:rPr>
            </w:pPr>
          </w:p>
          <w:p w14:paraId="3D03F277" w14:textId="77777777" w:rsidR="00DA6E3F" w:rsidRPr="00240AC5" w:rsidRDefault="00DA6E3F" w:rsidP="00240AC5">
            <w:pPr>
              <w:autoSpaceDE w:val="0"/>
              <w:autoSpaceDN w:val="0"/>
              <w:adjustRightInd w:val="0"/>
              <w:rPr>
                <w:rFonts w:eastAsia="MS Mincho" w:cs="Arial"/>
                <w:color w:val="000000"/>
                <w:lang w:eastAsia="ja-JP"/>
              </w:rPr>
            </w:pPr>
            <w:r w:rsidRPr="00240AC5">
              <w:rPr>
                <w:rFonts w:eastAsia="MS Mincho" w:cs="Arial"/>
                <w:color w:val="000000"/>
                <w:lang w:eastAsia="ja-JP"/>
              </w:rPr>
              <w:t>Specifies whether a DFDL expression or DFDL regular expression is used in the</w:t>
            </w:r>
            <w:r w:rsidR="00BE732B" w:rsidRPr="00240AC5">
              <w:rPr>
                <w:rFonts w:eastAsia="MS Mincho" w:cs="Arial"/>
                <w:color w:val="000000"/>
                <w:lang w:eastAsia="ja-JP"/>
              </w:rPr>
              <w:t xml:space="preserve"> dfdl:discriminator </w:t>
            </w:r>
            <w:r w:rsidRPr="00240AC5">
              <w:rPr>
                <w:rFonts w:eastAsia="MS Mincho" w:cs="Arial"/>
                <w:color w:val="000000"/>
                <w:lang w:eastAsia="ja-JP"/>
              </w:rPr>
              <w:t>.</w:t>
            </w:r>
          </w:p>
          <w:p w14:paraId="5B798E21" w14:textId="3008CCAE" w:rsidR="00DA6E3F" w:rsidRPr="00240AC5" w:rsidDel="00041028" w:rsidRDefault="00DA6E3F" w:rsidP="00240AC5">
            <w:pPr>
              <w:autoSpaceDE w:val="0"/>
              <w:autoSpaceDN w:val="0"/>
              <w:adjustRightInd w:val="0"/>
              <w:rPr>
                <w:del w:id="3354" w:author="mbeckerle" w:date="2012-04-22T21:52:00Z"/>
                <w:rFonts w:eastAsia="MS Mincho" w:cs="Arial"/>
                <w:color w:val="000000"/>
                <w:lang w:eastAsia="ja-JP"/>
              </w:rPr>
            </w:pPr>
          </w:p>
          <w:p w14:paraId="614E6C17" w14:textId="77777777" w:rsidR="00DA6E3F" w:rsidRPr="00240AC5" w:rsidRDefault="00DA6E3F" w:rsidP="00165D7B">
            <w:pPr>
              <w:rPr>
                <w:rFonts w:eastAsia="Arial Unicode MS"/>
                <w:sz w:val="18"/>
                <w:szCs w:val="18"/>
              </w:rPr>
            </w:pPr>
            <w:r w:rsidRPr="005223F4">
              <w:t>Annotation: dfdl:</w:t>
            </w:r>
            <w:r w:rsidR="00D15773" w:rsidRPr="00240AC5">
              <w:rPr>
                <w:rFonts w:eastAsia="Arial Unicode MS"/>
              </w:rPr>
              <w:t>discriminator</w:t>
            </w:r>
          </w:p>
        </w:tc>
      </w:tr>
      <w:tr w:rsidR="00165D7B" w:rsidRPr="00240AC5" w14:paraId="580BA093" w14:textId="77777777" w:rsidTr="00240AC5">
        <w:tc>
          <w:tcPr>
            <w:tcW w:w="2066" w:type="dxa"/>
            <w:shd w:val="clear" w:color="auto" w:fill="auto"/>
          </w:tcPr>
          <w:p w14:paraId="3F738B59" w14:textId="77777777" w:rsidR="00165D7B" w:rsidRPr="00240AC5" w:rsidRDefault="0098329B" w:rsidP="00165D7B">
            <w:pPr>
              <w:rPr>
                <w:rFonts w:cs="Arial"/>
              </w:rPr>
            </w:pPr>
            <w:ins w:id="3355" w:author="Steve Hanson" w:date="2012-02-23T11:37:00Z">
              <w:r w:rsidRPr="00240AC5">
                <w:rPr>
                  <w:rFonts w:cs="Arial"/>
                </w:rPr>
                <w:t>t</w:t>
              </w:r>
            </w:ins>
            <w:del w:id="3356" w:author="Steve Hanson" w:date="2012-02-23T11:37:00Z">
              <w:r w:rsidRPr="00240AC5" w:rsidDel="0098329B">
                <w:rPr>
                  <w:rFonts w:cs="Arial"/>
                </w:rPr>
                <w:delText>T</w:delText>
              </w:r>
            </w:del>
            <w:r w:rsidR="00165D7B" w:rsidRPr="00240AC5">
              <w:rPr>
                <w:rFonts w:cs="Arial"/>
              </w:rPr>
              <w:t>est</w:t>
            </w:r>
          </w:p>
        </w:tc>
        <w:tc>
          <w:tcPr>
            <w:tcW w:w="7042" w:type="dxa"/>
            <w:shd w:val="clear" w:color="auto" w:fill="auto"/>
          </w:tcPr>
          <w:p w14:paraId="4EB5B085" w14:textId="77777777" w:rsidR="00165D7B" w:rsidRPr="00240AC5" w:rsidRDefault="00293086" w:rsidP="00165D7B">
            <w:pPr>
              <w:rPr>
                <w:rFonts w:eastAsia="Arial Unicode MS"/>
              </w:rPr>
            </w:pPr>
            <w:r w:rsidRPr="00240AC5">
              <w:rPr>
                <w:rFonts w:eastAsia="Arial Unicode MS"/>
              </w:rPr>
              <w:t>DFDL Expression</w:t>
            </w:r>
          </w:p>
          <w:p w14:paraId="2B41BA54" w14:textId="5CA0ED2D" w:rsidR="00945088" w:rsidRPr="00240AC5" w:rsidDel="00041028" w:rsidRDefault="00945088" w:rsidP="00165D7B">
            <w:pPr>
              <w:rPr>
                <w:del w:id="3357" w:author="mbeckerle" w:date="2012-04-22T21:52:00Z"/>
                <w:rFonts w:eastAsia="Arial Unicode MS"/>
              </w:rPr>
            </w:pPr>
          </w:p>
          <w:p w14:paraId="13960475" w14:textId="77777777" w:rsidR="001274BB" w:rsidRPr="00240AC5" w:rsidRDefault="001274BB" w:rsidP="001274BB">
            <w:pPr>
              <w:rPr>
                <w:rFonts w:eastAsia="Arial Unicode MS"/>
                <w:bCs/>
              </w:rPr>
            </w:pPr>
            <w:r w:rsidRPr="00240AC5">
              <w:rPr>
                <w:rFonts w:eastAsia="Arial Unicode MS"/>
                <w:bCs/>
              </w:rPr>
              <w:t>Applies when dfdl:testKind is 'expression'</w:t>
            </w:r>
          </w:p>
          <w:p w14:paraId="7D35AB1B" w14:textId="24B7B981" w:rsidR="001274BB" w:rsidRPr="00240AC5" w:rsidDel="00041028" w:rsidRDefault="001274BB" w:rsidP="00165D7B">
            <w:pPr>
              <w:rPr>
                <w:del w:id="3358" w:author="mbeckerle" w:date="2012-04-22T21:52:00Z"/>
                <w:rFonts w:eastAsia="Arial Unicode MS"/>
              </w:rPr>
            </w:pPr>
          </w:p>
          <w:p w14:paraId="0EF22A44" w14:textId="375461C1" w:rsidR="00165D7B" w:rsidRPr="00240AC5" w:rsidDel="00041028" w:rsidRDefault="00165D7B" w:rsidP="00165D7B">
            <w:pPr>
              <w:rPr>
                <w:del w:id="3359" w:author="mbeckerle" w:date="2012-04-22T21:52:00Z"/>
                <w:rFonts w:eastAsia="Arial Unicode MS"/>
              </w:rPr>
            </w:pPr>
            <w:r w:rsidRPr="00240AC5">
              <w:rPr>
                <w:rFonts w:eastAsia="Arial Unicode MS"/>
              </w:rPr>
              <w:t xml:space="preserve">A DFDL expression that evaluates to true or false. If the expression evaluates to true then </w:t>
            </w:r>
            <w:r w:rsidR="00000DFC" w:rsidRPr="00240AC5">
              <w:rPr>
                <w:rFonts w:eastAsia="Arial Unicode MS"/>
              </w:rPr>
              <w:t>t</w:t>
            </w:r>
            <w:r w:rsidRPr="00240AC5">
              <w:rPr>
                <w:rFonts w:eastAsia="Arial Unicode MS"/>
              </w:rPr>
              <w:t>he discriminator succeeds and parsing continues. If the expression evaluates to false then the discriminator fails and a processing error is raised.</w:t>
            </w:r>
            <w:r w:rsidR="008432CD" w:rsidRPr="00240AC5">
              <w:rPr>
                <w:rFonts w:eastAsia="Arial Unicode MS"/>
              </w:rPr>
              <w:br/>
            </w:r>
          </w:p>
          <w:p w14:paraId="7B4C2520" w14:textId="77777777" w:rsidR="00165D7B" w:rsidRPr="00240AC5" w:rsidRDefault="00165D7B" w:rsidP="00165D7B">
            <w:pPr>
              <w:rPr>
                <w:rFonts w:eastAsia="Arial Unicode MS"/>
              </w:rPr>
            </w:pPr>
            <w:r w:rsidRPr="00240AC5">
              <w:rPr>
                <w:rFonts w:eastAsia="Arial Unicode MS"/>
              </w:rPr>
              <w:t>If a processing error occurs during the evaluation of the test expression then the discriminator also fails.</w:t>
            </w:r>
          </w:p>
          <w:p w14:paraId="33394632" w14:textId="77777777" w:rsidR="00BE60CB" w:rsidRPr="005223F4" w:rsidRDefault="00BE60CB" w:rsidP="00D67874">
            <w:r w:rsidRPr="005223F4">
              <w:t>Any element referred to by the expression must have already been processed or is a descendent of this element.</w:t>
            </w:r>
          </w:p>
          <w:p w14:paraId="3746B286" w14:textId="77777777" w:rsidR="00BE60CB" w:rsidRPr="005223F4" w:rsidRDefault="00BE60CB" w:rsidP="00D67874">
            <w:r w:rsidRPr="005223F4">
              <w:t>The expression must have been evaluated by the time this element and it descendents have been processed or when a processing error occurs</w:t>
            </w:r>
            <w:r w:rsidR="008432CD" w:rsidRPr="005223F4">
              <w:t xml:space="preserve"> when processing this element or its descendents</w:t>
            </w:r>
            <w:r w:rsidRPr="005223F4">
              <w:t>.</w:t>
            </w:r>
          </w:p>
          <w:p w14:paraId="2E3B87A9" w14:textId="77777777" w:rsidR="007B6BAE" w:rsidRPr="00240AC5" w:rsidRDefault="007B6BAE" w:rsidP="00240AC5">
            <w:pPr>
              <w:autoSpaceDE w:val="0"/>
              <w:autoSpaceDN w:val="0"/>
              <w:adjustRightInd w:val="0"/>
              <w:rPr>
                <w:rFonts w:eastAsia="MS Mincho" w:cs="Arial"/>
                <w:color w:val="000000"/>
                <w:lang w:eastAsia="ja-JP"/>
              </w:rPr>
            </w:pPr>
            <w:r w:rsidRPr="00240AC5">
              <w:rPr>
                <w:rFonts w:eastAsia="MS Mincho" w:cs="Arial"/>
                <w:color w:val="000000"/>
                <w:lang w:eastAsia="ja-JP"/>
              </w:rPr>
              <w:t xml:space="preserve">It is a schema definition error if </w:t>
            </w:r>
            <w:r w:rsidR="00DA6E3F" w:rsidRPr="00240AC5">
              <w:rPr>
                <w:rFonts w:eastAsia="MS Mincho" w:cs="Arial"/>
                <w:color w:val="000000"/>
                <w:lang w:eastAsia="ja-JP"/>
              </w:rPr>
              <w:t>dfdl:</w:t>
            </w:r>
            <w:r w:rsidRPr="00240AC5">
              <w:rPr>
                <w:rFonts w:eastAsia="MS Mincho" w:cs="Arial"/>
                <w:color w:val="000000"/>
                <w:lang w:eastAsia="ja-JP"/>
              </w:rPr>
              <w:t>test is  the empty string</w:t>
            </w:r>
            <w:r w:rsidR="0066330A" w:rsidRPr="00240AC5">
              <w:rPr>
                <w:rFonts w:eastAsia="MS Mincho" w:cs="Arial"/>
                <w:color w:val="000000"/>
                <w:lang w:eastAsia="ja-JP"/>
              </w:rPr>
              <w:t xml:space="preserve"> and </w:t>
            </w:r>
            <w:r w:rsidRPr="00240AC5">
              <w:rPr>
                <w:rFonts w:eastAsia="MS Mincho" w:cs="Arial"/>
                <w:color w:val="000000"/>
                <w:lang w:eastAsia="ja-JP"/>
              </w:rPr>
              <w:t xml:space="preserve"> </w:t>
            </w:r>
            <w:r w:rsidR="00D15773" w:rsidRPr="00240AC5">
              <w:rPr>
                <w:rFonts w:eastAsia="MS Mincho" w:cs="Arial"/>
                <w:color w:val="000000"/>
                <w:lang w:eastAsia="ja-JP"/>
              </w:rPr>
              <w:t xml:space="preserve">the value is not specified  </w:t>
            </w:r>
            <w:r w:rsidRPr="00240AC5">
              <w:rPr>
                <w:rFonts w:eastAsia="MS Mincho" w:cs="Arial"/>
                <w:color w:val="000000"/>
                <w:lang w:eastAsia="ja-JP"/>
              </w:rPr>
              <w:t xml:space="preserve">and </w:t>
            </w:r>
            <w:r w:rsidR="00DA6E3F" w:rsidRPr="00240AC5">
              <w:rPr>
                <w:rFonts w:eastAsia="MS Mincho" w:cs="Arial"/>
                <w:color w:val="000000"/>
                <w:lang w:eastAsia="ja-JP"/>
              </w:rPr>
              <w:t>dfdl:</w:t>
            </w:r>
            <w:r w:rsidR="00C502F4" w:rsidRPr="00240AC5">
              <w:rPr>
                <w:rFonts w:eastAsia="MS Mincho" w:cs="Arial"/>
                <w:color w:val="000000"/>
                <w:lang w:eastAsia="ja-JP"/>
              </w:rPr>
              <w:t>testKind</w:t>
            </w:r>
            <w:r w:rsidRPr="00240AC5">
              <w:rPr>
                <w:rFonts w:eastAsia="MS Mincho" w:cs="Arial"/>
                <w:color w:val="000000"/>
                <w:lang w:eastAsia="ja-JP"/>
              </w:rPr>
              <w:t xml:space="preserve"> </w:t>
            </w:r>
            <w:r w:rsidR="00DA6E3F" w:rsidRPr="00240AC5">
              <w:rPr>
                <w:rFonts w:eastAsia="MS Mincho" w:cs="Arial"/>
                <w:color w:val="000000"/>
                <w:lang w:eastAsia="ja-JP"/>
              </w:rPr>
              <w:t>is</w:t>
            </w:r>
            <w:r w:rsidR="00C1155C" w:rsidRPr="00240AC5">
              <w:rPr>
                <w:rFonts w:eastAsia="MS Mincho" w:cs="Arial"/>
                <w:color w:val="000000"/>
                <w:lang w:eastAsia="ja-JP"/>
              </w:rPr>
              <w:t xml:space="preserve"> </w:t>
            </w:r>
            <w:r w:rsidR="00DA6E3F" w:rsidRPr="00240AC5">
              <w:rPr>
                <w:rFonts w:eastAsia="MS Mincho" w:cs="Arial"/>
                <w:color w:val="000000"/>
                <w:lang w:eastAsia="ja-JP"/>
              </w:rPr>
              <w:t>'expression'</w:t>
            </w:r>
            <w:r w:rsidR="00E268CD" w:rsidRPr="00240AC5">
              <w:rPr>
                <w:rFonts w:eastAsia="MS Mincho" w:cs="Arial"/>
                <w:color w:val="000000"/>
                <w:lang w:eastAsia="ja-JP"/>
              </w:rPr>
              <w:t xml:space="preserve"> or not specified</w:t>
            </w:r>
          </w:p>
          <w:p w14:paraId="3CD03516" w14:textId="3B37056D" w:rsidR="00BE60CB" w:rsidRPr="00240AC5" w:rsidDel="00041028" w:rsidRDefault="00BE60CB" w:rsidP="00165D7B">
            <w:pPr>
              <w:rPr>
                <w:del w:id="3360" w:author="mbeckerle" w:date="2012-04-22T21:52:00Z"/>
                <w:rFonts w:eastAsia="Arial Unicode MS"/>
              </w:rPr>
            </w:pPr>
          </w:p>
          <w:p w14:paraId="1A916CE7" w14:textId="77777777" w:rsidR="00165D7B" w:rsidRPr="00240AC5" w:rsidRDefault="00165D7B" w:rsidP="00165D7B">
            <w:pPr>
              <w:rPr>
                <w:rFonts w:eastAsia="Arial Unicode MS"/>
              </w:rPr>
            </w:pPr>
            <w:r w:rsidRPr="00240AC5">
              <w:rPr>
                <w:rFonts w:eastAsia="Arial Unicode MS"/>
              </w:rPr>
              <w:t>Annotation: dfdl:discriminator</w:t>
            </w:r>
          </w:p>
        </w:tc>
      </w:tr>
      <w:tr w:rsidR="005E7A80" w:rsidRPr="00240AC5" w14:paraId="4A1F2CE1" w14:textId="77777777" w:rsidTr="00240AC5">
        <w:tc>
          <w:tcPr>
            <w:tcW w:w="2066" w:type="dxa"/>
            <w:shd w:val="clear" w:color="auto" w:fill="auto"/>
          </w:tcPr>
          <w:p w14:paraId="511C0C41" w14:textId="77777777" w:rsidR="005E7A80" w:rsidRPr="00240AC5" w:rsidRDefault="005E7A80" w:rsidP="00165D7B">
            <w:pPr>
              <w:rPr>
                <w:rFonts w:cs="Arial"/>
                <w:sz w:val="18"/>
                <w:szCs w:val="18"/>
              </w:rPr>
            </w:pPr>
            <w:r w:rsidRPr="00240AC5">
              <w:rPr>
                <w:rFonts w:eastAsia="MS Mincho" w:cs="Arial"/>
                <w:color w:val="000000"/>
                <w:lang w:eastAsia="ja-JP"/>
              </w:rPr>
              <w:t>testPattern</w:t>
            </w:r>
          </w:p>
        </w:tc>
        <w:tc>
          <w:tcPr>
            <w:tcW w:w="7042" w:type="dxa"/>
            <w:shd w:val="clear" w:color="auto" w:fill="auto"/>
          </w:tcPr>
          <w:p w14:paraId="3C0F062F" w14:textId="77777777" w:rsidR="005E7A80" w:rsidRPr="00240AC5" w:rsidRDefault="005E7A80" w:rsidP="00240AC5">
            <w:pPr>
              <w:autoSpaceDE w:val="0"/>
              <w:autoSpaceDN w:val="0"/>
              <w:adjustRightInd w:val="0"/>
              <w:rPr>
                <w:rFonts w:eastAsia="MS Mincho" w:cs="Arial"/>
                <w:color w:val="000000"/>
                <w:lang w:eastAsia="ja-JP"/>
              </w:rPr>
            </w:pPr>
            <w:r w:rsidRPr="00240AC5">
              <w:rPr>
                <w:rFonts w:eastAsia="MS Mincho" w:cs="Arial"/>
                <w:color w:val="000000"/>
                <w:lang w:eastAsia="ja-JP"/>
              </w:rPr>
              <w:t>DFDL Regular Expression</w:t>
            </w:r>
          </w:p>
          <w:p w14:paraId="276D1A7C" w14:textId="48D7F80B" w:rsidR="001274BB" w:rsidRPr="00240AC5" w:rsidDel="00041028" w:rsidRDefault="001274BB" w:rsidP="00240AC5">
            <w:pPr>
              <w:autoSpaceDE w:val="0"/>
              <w:autoSpaceDN w:val="0"/>
              <w:adjustRightInd w:val="0"/>
              <w:rPr>
                <w:del w:id="3361" w:author="mbeckerle" w:date="2012-04-22T21:52:00Z"/>
                <w:rFonts w:eastAsia="MS Mincho" w:cs="Arial"/>
                <w:bCs/>
                <w:color w:val="000000"/>
                <w:lang w:eastAsia="ja-JP"/>
              </w:rPr>
            </w:pPr>
          </w:p>
          <w:p w14:paraId="1F9DBF9F" w14:textId="77777777" w:rsidR="001274BB" w:rsidRPr="00240AC5" w:rsidRDefault="001274BB" w:rsidP="00240AC5">
            <w:pPr>
              <w:autoSpaceDE w:val="0"/>
              <w:autoSpaceDN w:val="0"/>
              <w:adjustRightInd w:val="0"/>
              <w:rPr>
                <w:rFonts w:eastAsia="MS Mincho" w:cs="Arial"/>
                <w:bCs/>
                <w:color w:val="000000"/>
                <w:lang w:eastAsia="ja-JP"/>
              </w:rPr>
            </w:pPr>
            <w:r w:rsidRPr="00240AC5">
              <w:rPr>
                <w:rFonts w:eastAsia="MS Mincho" w:cs="Arial"/>
                <w:bCs/>
                <w:color w:val="000000"/>
                <w:lang w:eastAsia="ja-JP"/>
              </w:rPr>
              <w:t xml:space="preserve">Applies when dfdl:testKind is </w:t>
            </w:r>
            <w:r w:rsidRPr="00240AC5">
              <w:rPr>
                <w:rFonts w:eastAsia="MS Mincho" w:cs="Arial"/>
                <w:color w:val="000000"/>
                <w:lang w:eastAsia="ja-JP"/>
              </w:rPr>
              <w:t>'pattern'</w:t>
            </w:r>
          </w:p>
          <w:p w14:paraId="17F76069" w14:textId="4E4EAB47" w:rsidR="00673E67" w:rsidRPr="00240AC5" w:rsidRDefault="00673E67" w:rsidP="00673E67">
            <w:pPr>
              <w:autoSpaceDE w:val="0"/>
              <w:autoSpaceDN w:val="0"/>
              <w:adjustRightInd w:val="0"/>
              <w:rPr>
                <w:ins w:id="3362" w:author="mbeckerle" w:date="2013-01-20T13:12:00Z"/>
                <w:rFonts w:eastAsia="MS Mincho" w:cs="Arial"/>
                <w:color w:val="000000"/>
                <w:lang w:eastAsia="ja-JP"/>
              </w:rPr>
            </w:pPr>
            <w:ins w:id="3363" w:author="mbeckerle" w:date="2013-01-20T13:12:00Z">
              <w:r w:rsidRPr="00240AC5">
                <w:rPr>
                  <w:rFonts w:eastAsia="MS Mincho" w:cs="Arial"/>
                  <w:color w:val="000000"/>
                  <w:lang w:eastAsia="ja-JP"/>
                </w:rPr>
                <w:t xml:space="preserve">A DFDL regular expression that is </w:t>
              </w:r>
              <w:r>
                <w:rPr>
                  <w:rFonts w:eastAsia="MS Mincho" w:cs="Arial"/>
                  <w:color w:val="000000"/>
                  <w:lang w:eastAsia="ja-JP"/>
                </w:rPr>
                <w:t>applied</w:t>
              </w:r>
              <w:r w:rsidRPr="00240AC5">
                <w:rPr>
                  <w:rFonts w:eastAsia="MS Mincho" w:cs="Arial"/>
                  <w:color w:val="000000"/>
                  <w:lang w:eastAsia="ja-JP"/>
                </w:rPr>
                <w:t xml:space="preserve"> against the data stream starting </w:t>
              </w:r>
              <w:r>
                <w:rPr>
                  <w:rFonts w:eastAsia="MS Mincho" w:cs="Arial"/>
                  <w:color w:val="000000"/>
                  <w:lang w:eastAsia="ja-JP"/>
                </w:rPr>
                <w:t xml:space="preserve">at the </w:t>
              </w:r>
              <w:r>
                <w:rPr>
                  <w:rFonts w:cs="Arial"/>
                  <w:color w:val="000000"/>
                  <w:lang w:eastAsia="en-GB"/>
                </w:rPr>
                <w:t xml:space="preserve">data position corresponding to the beginning of the representation. Consequently </w:t>
              </w:r>
              <w:r w:rsidRPr="00B44C41">
                <w:rPr>
                  <w:rFonts w:ascii="Helvetica" w:hAnsi="Helvetica" w:cs="Tms Rmn"/>
                  <w:color w:val="000000"/>
                  <w:lang w:eastAsia="en-GB"/>
                </w:rPr>
                <w:t xml:space="preserve">the framing (including </w:t>
              </w:r>
              <w:r>
                <w:rPr>
                  <w:rFonts w:ascii="Helvetica" w:hAnsi="Helvetica" w:cs="Tms Rmn"/>
                  <w:color w:val="000000"/>
                  <w:lang w:eastAsia="en-GB"/>
                </w:rPr>
                <w:t xml:space="preserve">any </w:t>
              </w:r>
              <w:r w:rsidRPr="00B44C41">
                <w:rPr>
                  <w:rFonts w:ascii="Helvetica" w:hAnsi="Helvetica" w:cs="Tms Rmn"/>
                  <w:color w:val="000000"/>
                  <w:lang w:eastAsia="en-GB"/>
                </w:rPr>
                <w:t>initiator) is visible to the pattern.</w:t>
              </w:r>
              <w:r w:rsidRPr="00240AC5">
                <w:rPr>
                  <w:rFonts w:eastAsia="MS Mincho" w:cs="Arial"/>
                  <w:color w:val="000000"/>
                  <w:lang w:eastAsia="ja-JP"/>
                </w:rPr>
                <w:t>at the start of the component on which the dfdl:</w:t>
              </w:r>
              <w:r>
                <w:rPr>
                  <w:rFonts w:eastAsia="MS Mincho" w:cs="Arial"/>
                  <w:color w:val="000000"/>
                  <w:lang w:eastAsia="ja-JP"/>
                </w:rPr>
                <w:t>discriminator</w:t>
              </w:r>
              <w:r w:rsidRPr="00240AC5">
                <w:rPr>
                  <w:rFonts w:eastAsia="MS Mincho" w:cs="Arial"/>
                  <w:color w:val="000000"/>
                  <w:lang w:eastAsia="ja-JP"/>
                </w:rPr>
                <w:t xml:space="preserve"> is positioned.</w:t>
              </w:r>
            </w:ins>
          </w:p>
          <w:p w14:paraId="01CCEF90" w14:textId="2053A8D9" w:rsidR="005E7A80" w:rsidRPr="00240AC5" w:rsidDel="00041028" w:rsidRDefault="005E7A80" w:rsidP="00240AC5">
            <w:pPr>
              <w:autoSpaceDE w:val="0"/>
              <w:autoSpaceDN w:val="0"/>
              <w:adjustRightInd w:val="0"/>
              <w:rPr>
                <w:del w:id="3364" w:author="mbeckerle" w:date="2012-04-22T21:52:00Z"/>
                <w:rFonts w:eastAsia="MS Mincho" w:cs="Arial"/>
                <w:color w:val="000000"/>
                <w:lang w:eastAsia="ja-JP"/>
              </w:rPr>
            </w:pPr>
          </w:p>
          <w:p w14:paraId="2E0F0EA7" w14:textId="19561F31" w:rsidR="005E7A80" w:rsidRPr="00240AC5" w:rsidDel="00673E67" w:rsidRDefault="005E7A80" w:rsidP="00240AC5">
            <w:pPr>
              <w:autoSpaceDE w:val="0"/>
              <w:autoSpaceDN w:val="0"/>
              <w:adjustRightInd w:val="0"/>
              <w:rPr>
                <w:del w:id="3365" w:author="mbeckerle" w:date="2013-01-20T13:12:00Z"/>
                <w:rFonts w:eastAsia="MS Mincho" w:cs="Arial"/>
                <w:color w:val="000000"/>
                <w:lang w:eastAsia="ja-JP"/>
              </w:rPr>
            </w:pPr>
            <w:del w:id="3366" w:author="mbeckerle" w:date="2013-01-20T13:12:00Z">
              <w:r w:rsidRPr="00240AC5" w:rsidDel="00673E67">
                <w:rPr>
                  <w:rFonts w:eastAsia="MS Mincho" w:cs="Arial"/>
                  <w:color w:val="000000"/>
                  <w:lang w:eastAsia="ja-JP"/>
                </w:rPr>
                <w:delText xml:space="preserve">A DFDL regular expression that is executed against the data stream starting at the start of the component on which the </w:delText>
              </w:r>
              <w:r w:rsidR="00324EB5" w:rsidRPr="00240AC5" w:rsidDel="00673E67">
                <w:rPr>
                  <w:rFonts w:eastAsia="MS Mincho" w:cs="Arial"/>
                  <w:color w:val="000000"/>
                  <w:lang w:eastAsia="ja-JP"/>
                </w:rPr>
                <w:delText>dfdl:</w:delText>
              </w:r>
              <w:r w:rsidR="001274BB" w:rsidRPr="00240AC5" w:rsidDel="00673E67">
                <w:rPr>
                  <w:rFonts w:eastAsia="MS Mincho" w:cs="Arial"/>
                  <w:color w:val="000000"/>
                  <w:lang w:eastAsia="ja-JP"/>
                </w:rPr>
                <w:delText>discriminator</w:delText>
              </w:r>
              <w:r w:rsidRPr="00240AC5" w:rsidDel="00673E67">
                <w:rPr>
                  <w:rFonts w:eastAsia="MS Mincho" w:cs="Arial"/>
                  <w:color w:val="000000"/>
                  <w:lang w:eastAsia="ja-JP"/>
                </w:rPr>
                <w:delText xml:space="preserve"> is positioned.</w:delText>
              </w:r>
            </w:del>
          </w:p>
          <w:p w14:paraId="12B1DE03" w14:textId="4481410F" w:rsidR="005E7A80" w:rsidRPr="00240AC5" w:rsidDel="00041028" w:rsidRDefault="005E7A80" w:rsidP="00240AC5">
            <w:pPr>
              <w:autoSpaceDE w:val="0"/>
              <w:autoSpaceDN w:val="0"/>
              <w:adjustRightInd w:val="0"/>
              <w:rPr>
                <w:del w:id="3367" w:author="mbeckerle" w:date="2012-04-22T21:52:00Z"/>
                <w:rFonts w:eastAsia="MS Mincho" w:cs="Arial"/>
                <w:color w:val="000000"/>
                <w:lang w:eastAsia="ja-JP"/>
              </w:rPr>
            </w:pPr>
          </w:p>
          <w:p w14:paraId="4C9ECC31" w14:textId="77777777" w:rsidR="005E7A80" w:rsidRPr="00240AC5" w:rsidRDefault="005E7A80" w:rsidP="00240AC5">
            <w:pPr>
              <w:autoSpaceDE w:val="0"/>
              <w:autoSpaceDN w:val="0"/>
              <w:adjustRightInd w:val="0"/>
              <w:rPr>
                <w:rFonts w:eastAsia="MS Mincho" w:cs="Arial"/>
                <w:color w:val="000000"/>
                <w:lang w:eastAsia="ja-JP"/>
              </w:rPr>
            </w:pPr>
            <w:r w:rsidRPr="00240AC5">
              <w:rPr>
                <w:rFonts w:eastAsia="MS Mincho" w:cs="Arial"/>
                <w:color w:val="000000"/>
                <w:lang w:eastAsia="ja-JP"/>
              </w:rPr>
              <w:t>If the length of the match is zero then the dfdl:</w:t>
            </w:r>
            <w:r w:rsidR="001274BB" w:rsidRPr="00240AC5">
              <w:rPr>
                <w:rFonts w:eastAsia="MS Mincho" w:cs="Arial"/>
                <w:color w:val="000000"/>
                <w:lang w:eastAsia="ja-JP"/>
              </w:rPr>
              <w:t>discriminator</w:t>
            </w:r>
            <w:r w:rsidRPr="00240AC5">
              <w:rPr>
                <w:rFonts w:eastAsia="MS Mincho" w:cs="Arial"/>
                <w:color w:val="000000"/>
                <w:lang w:eastAsia="ja-JP"/>
              </w:rPr>
              <w:t xml:space="preserve"> evaluates to false and a processing error is raised.</w:t>
            </w:r>
          </w:p>
          <w:p w14:paraId="030C4900" w14:textId="77777777" w:rsidR="005E7A80" w:rsidRPr="00240AC5" w:rsidRDefault="005E7A80" w:rsidP="00240AC5">
            <w:pPr>
              <w:autoSpaceDE w:val="0"/>
              <w:autoSpaceDN w:val="0"/>
              <w:adjustRightInd w:val="0"/>
              <w:rPr>
                <w:rFonts w:eastAsia="MS Mincho" w:cs="Arial"/>
                <w:color w:val="000000"/>
                <w:lang w:eastAsia="ja-JP"/>
              </w:rPr>
            </w:pPr>
            <w:r w:rsidRPr="00240AC5">
              <w:rPr>
                <w:rFonts w:eastAsia="MS Mincho" w:cs="Arial"/>
                <w:color w:val="000000"/>
                <w:lang w:eastAsia="ja-JP"/>
              </w:rPr>
              <w:t>If the length of the match is non-zero then the dfdl:</w:t>
            </w:r>
            <w:r w:rsidR="001274BB" w:rsidRPr="00240AC5">
              <w:rPr>
                <w:rFonts w:eastAsia="MS Mincho" w:cs="Arial"/>
                <w:color w:val="000000"/>
                <w:lang w:eastAsia="ja-JP"/>
              </w:rPr>
              <w:t>discriminator</w:t>
            </w:r>
            <w:r w:rsidRPr="00240AC5">
              <w:rPr>
                <w:rFonts w:eastAsia="MS Mincho" w:cs="Arial"/>
                <w:color w:val="000000"/>
                <w:lang w:eastAsia="ja-JP"/>
              </w:rPr>
              <w:t xml:space="preserve"> evaluates to true.</w:t>
            </w:r>
          </w:p>
          <w:p w14:paraId="09592646" w14:textId="2DA9A714" w:rsidR="007B6BAE" w:rsidRPr="00240AC5" w:rsidDel="00041028" w:rsidRDefault="007B6BAE" w:rsidP="00240AC5">
            <w:pPr>
              <w:autoSpaceDE w:val="0"/>
              <w:autoSpaceDN w:val="0"/>
              <w:adjustRightInd w:val="0"/>
              <w:rPr>
                <w:del w:id="3368" w:author="mbeckerle" w:date="2012-04-22T21:52:00Z"/>
                <w:rFonts w:eastAsia="MS Mincho" w:cs="Arial"/>
                <w:color w:val="000000"/>
                <w:lang w:eastAsia="ja-JP"/>
              </w:rPr>
            </w:pPr>
          </w:p>
          <w:p w14:paraId="3C1DF16C" w14:textId="77777777" w:rsidR="007B6BAE" w:rsidRDefault="007B6BAE" w:rsidP="00240AC5">
            <w:pPr>
              <w:autoSpaceDE w:val="0"/>
              <w:autoSpaceDN w:val="0"/>
              <w:adjustRightInd w:val="0"/>
              <w:rPr>
                <w:ins w:id="3369" w:author="mbeckerle" w:date="2012-04-22T15:55:00Z"/>
                <w:rFonts w:eastAsia="MS Mincho" w:cs="Arial"/>
                <w:color w:val="000000"/>
                <w:lang w:eastAsia="ja-JP"/>
              </w:rPr>
            </w:pPr>
            <w:r w:rsidRPr="00240AC5">
              <w:rPr>
                <w:rFonts w:eastAsia="MS Mincho" w:cs="Arial"/>
                <w:color w:val="000000"/>
                <w:lang w:eastAsia="ja-JP"/>
              </w:rPr>
              <w:t xml:space="preserve">It is a schema definition error if </w:t>
            </w:r>
            <w:r w:rsidR="00DA6E3F" w:rsidRPr="00240AC5">
              <w:rPr>
                <w:rFonts w:eastAsia="MS Mincho" w:cs="Arial"/>
                <w:color w:val="000000"/>
                <w:lang w:eastAsia="ja-JP"/>
              </w:rPr>
              <w:t>dfdl:</w:t>
            </w:r>
            <w:r w:rsidRPr="00240AC5">
              <w:rPr>
                <w:rFonts w:eastAsia="MS Mincho" w:cs="Arial"/>
                <w:color w:val="000000"/>
                <w:lang w:eastAsia="ja-JP"/>
              </w:rPr>
              <w:t>testPattern is the empty string</w:t>
            </w:r>
            <w:r w:rsidR="0066330A" w:rsidRPr="00240AC5">
              <w:rPr>
                <w:rFonts w:eastAsia="MS Mincho" w:cs="Arial"/>
                <w:color w:val="000000"/>
                <w:lang w:eastAsia="ja-JP"/>
              </w:rPr>
              <w:t xml:space="preserve"> and</w:t>
            </w:r>
            <w:r w:rsidR="00D15773" w:rsidRPr="00240AC5">
              <w:rPr>
                <w:rFonts w:eastAsia="MS Mincho" w:cs="Arial"/>
                <w:color w:val="000000"/>
                <w:lang w:eastAsia="ja-JP"/>
              </w:rPr>
              <w:t xml:space="preserve"> the value is not specified</w:t>
            </w:r>
            <w:r w:rsidRPr="00240AC5">
              <w:rPr>
                <w:rFonts w:eastAsia="MS Mincho" w:cs="Arial"/>
                <w:color w:val="000000"/>
                <w:lang w:eastAsia="ja-JP"/>
              </w:rPr>
              <w:t xml:space="preserve"> and </w:t>
            </w:r>
            <w:r w:rsidR="00C1155C" w:rsidRPr="00240AC5">
              <w:rPr>
                <w:rFonts w:eastAsia="MS Mincho" w:cs="Arial"/>
                <w:color w:val="000000"/>
                <w:lang w:eastAsia="ja-JP"/>
              </w:rPr>
              <w:t>dfdl:</w:t>
            </w:r>
            <w:r w:rsidR="00C502F4" w:rsidRPr="00240AC5">
              <w:rPr>
                <w:rFonts w:eastAsia="MS Mincho" w:cs="Arial"/>
                <w:color w:val="000000"/>
                <w:lang w:eastAsia="ja-JP"/>
              </w:rPr>
              <w:t>testKind</w:t>
            </w:r>
            <w:r w:rsidR="00C1155C" w:rsidRPr="00240AC5">
              <w:rPr>
                <w:rFonts w:eastAsia="MS Mincho" w:cs="Arial"/>
                <w:color w:val="000000"/>
                <w:lang w:eastAsia="ja-JP"/>
              </w:rPr>
              <w:t xml:space="preserve"> is 'pattern'</w:t>
            </w:r>
            <w:r w:rsidRPr="00240AC5">
              <w:rPr>
                <w:rFonts w:eastAsia="MS Mincho" w:cs="Arial"/>
                <w:color w:val="000000"/>
                <w:lang w:eastAsia="ja-JP"/>
              </w:rPr>
              <w:t>.</w:t>
            </w:r>
          </w:p>
          <w:p w14:paraId="66F32205" w14:textId="3972B465" w:rsidR="00194C47" w:rsidRDefault="00194C47" w:rsidP="00240AC5">
            <w:pPr>
              <w:autoSpaceDE w:val="0"/>
              <w:autoSpaceDN w:val="0"/>
              <w:adjustRightInd w:val="0"/>
              <w:rPr>
                <w:ins w:id="3370" w:author="mbeckerle" w:date="2013-01-20T13:14:00Z"/>
                <w:rFonts w:eastAsia="MS Mincho" w:cs="Arial"/>
                <w:color w:val="000000"/>
                <w:lang w:eastAsia="ja-JP"/>
              </w:rPr>
            </w:pPr>
            <w:ins w:id="3371" w:author="mbeckerle" w:date="2012-04-22T15:55:00Z">
              <w:r w:rsidRPr="00240AC5">
                <w:rPr>
                  <w:rFonts w:eastAsia="MS Mincho" w:cs="Arial"/>
                  <w:color w:val="000000"/>
                  <w:lang w:eastAsia="ja-JP"/>
                </w:rPr>
                <w:t xml:space="preserve">In order for a testPattern to be used, the data subject to the pattern must be scannable using a </w:t>
              </w:r>
            </w:ins>
            <w:ins w:id="3372" w:author="Steve Hanson" w:date="2013-02-06T14:24:00Z">
              <w:r w:rsidR="00900A3B">
                <w:rPr>
                  <w:rFonts w:eastAsia="MS Mincho" w:cs="Arial"/>
                  <w:color w:val="000000"/>
                  <w:lang w:eastAsia="ja-JP"/>
                </w:rPr>
                <w:t xml:space="preserve">DFDL </w:t>
              </w:r>
            </w:ins>
            <w:ins w:id="3373" w:author="mbeckerle" w:date="2012-04-22T15:55:00Z">
              <w:r w:rsidRPr="00240AC5">
                <w:rPr>
                  <w:rFonts w:eastAsia="MS Mincho" w:cs="Arial"/>
                  <w:color w:val="000000"/>
                  <w:lang w:eastAsia="ja-JP"/>
                </w:rPr>
                <w:t>regular expression</w:t>
              </w:r>
              <w:del w:id="3374" w:author="Steve Hanson" w:date="2013-02-06T14:24:00Z">
                <w:r w:rsidRPr="00240AC5" w:rsidDel="00900A3B">
                  <w:rPr>
                    <w:rFonts w:eastAsia="MS Mincho" w:cs="Arial"/>
                    <w:color w:val="000000"/>
                    <w:lang w:eastAsia="ja-JP"/>
                  </w:rPr>
                  <w:delText xml:space="preserve">. </w:delText>
                </w:r>
                <w:commentRangeStart w:id="3375"/>
                <w:r w:rsidRPr="00240AC5" w:rsidDel="00900A3B">
                  <w:rPr>
                    <w:rFonts w:eastAsia="MS Mincho" w:cs="Arial"/>
                    <w:color w:val="000000"/>
                    <w:lang w:eastAsia="ja-JP"/>
                  </w:rPr>
                  <w:delText>This constraint is shared with the lengthKind=’pattern’ propert</w:delText>
                </w:r>
                <w:r w:rsidDel="00900A3B">
                  <w:rPr>
                    <w:rFonts w:eastAsia="MS Mincho" w:cs="Arial"/>
                    <w:color w:val="000000"/>
                    <w:lang w:eastAsia="ja-JP"/>
                  </w:rPr>
                  <w:delText>y</w:delText>
                </w:r>
                <w:commentRangeEnd w:id="3375"/>
                <w:r w:rsidDel="00900A3B">
                  <w:rPr>
                    <w:rStyle w:val="CommentReference"/>
                  </w:rPr>
                  <w:commentReference w:id="3375"/>
                </w:r>
                <w:r w:rsidRPr="00240AC5" w:rsidDel="00900A3B">
                  <w:rPr>
                    <w:rFonts w:eastAsia="MS Mincho" w:cs="Arial"/>
                    <w:color w:val="000000"/>
                    <w:lang w:eastAsia="ja-JP"/>
                  </w:rPr>
                  <w:delText xml:space="preserve">. See Section </w:delText>
                </w:r>
                <w:r w:rsidRPr="00240AC5" w:rsidDel="00900A3B">
                  <w:rPr>
                    <w:rFonts w:eastAsia="MS Mincho" w:cs="Arial"/>
                    <w:color w:val="000000"/>
                    <w:lang w:eastAsia="ja-JP"/>
                  </w:rPr>
                  <w:fldChar w:fldCharType="begin"/>
                </w:r>
                <w:r w:rsidRPr="00240AC5" w:rsidDel="00900A3B">
                  <w:rPr>
                    <w:rFonts w:eastAsia="MS Mincho" w:cs="Arial"/>
                    <w:color w:val="000000"/>
                    <w:lang w:eastAsia="ja-JP"/>
                  </w:rPr>
                  <w:delInstrText xml:space="preserve"> REF _Ref320370277 \w \h </w:delInstrText>
                </w:r>
              </w:del>
            </w:ins>
            <w:del w:id="3376" w:author="Steve Hanson" w:date="2013-02-06T14:24:00Z">
              <w:r w:rsidRPr="00240AC5" w:rsidDel="00900A3B">
                <w:rPr>
                  <w:rFonts w:eastAsia="MS Mincho" w:cs="Arial"/>
                  <w:color w:val="000000"/>
                  <w:lang w:eastAsia="ja-JP"/>
                </w:rPr>
              </w:r>
            </w:del>
            <w:ins w:id="3377" w:author="mbeckerle" w:date="2012-04-22T15:55:00Z">
              <w:del w:id="3378" w:author="Steve Hanson" w:date="2013-02-06T14:24:00Z">
                <w:r w:rsidRPr="00240AC5" w:rsidDel="00900A3B">
                  <w:rPr>
                    <w:rFonts w:eastAsia="MS Mincho" w:cs="Arial"/>
                    <w:color w:val="000000"/>
                    <w:lang w:eastAsia="ja-JP"/>
                  </w:rPr>
                  <w:fldChar w:fldCharType="separate"/>
                </w:r>
                <w:r w:rsidRPr="00240AC5" w:rsidDel="00900A3B">
                  <w:rPr>
                    <w:rFonts w:eastAsia="MS Mincho" w:cs="Arial"/>
                    <w:color w:val="000000"/>
                    <w:lang w:eastAsia="ja-JP"/>
                  </w:rPr>
                  <w:delText>12.3.5.1</w:delText>
                </w:r>
                <w:r w:rsidRPr="00240AC5" w:rsidDel="00900A3B">
                  <w:rPr>
                    <w:rFonts w:eastAsia="MS Mincho" w:cs="Arial"/>
                    <w:color w:val="000000"/>
                    <w:lang w:eastAsia="ja-JP"/>
                  </w:rPr>
                  <w:fldChar w:fldCharType="end"/>
                </w:r>
                <w:r w:rsidRPr="00240AC5" w:rsidDel="00900A3B">
                  <w:rPr>
                    <w:rFonts w:eastAsia="MS Mincho" w:cs="Arial"/>
                    <w:color w:val="000000"/>
                    <w:lang w:eastAsia="ja-JP"/>
                  </w:rPr>
                  <w:delText xml:space="preserve"> </w:delText>
                </w:r>
                <w:r w:rsidRPr="00240AC5" w:rsidDel="00900A3B">
                  <w:rPr>
                    <w:rFonts w:eastAsia="MS Mincho" w:cs="Arial"/>
                    <w:color w:val="000000"/>
                    <w:lang w:eastAsia="ja-JP"/>
                  </w:rPr>
                  <w:fldChar w:fldCharType="begin"/>
                </w:r>
                <w:r w:rsidRPr="00240AC5" w:rsidDel="00900A3B">
                  <w:rPr>
                    <w:rFonts w:eastAsia="MS Mincho" w:cs="Arial"/>
                    <w:color w:val="000000"/>
                    <w:lang w:eastAsia="ja-JP"/>
                  </w:rPr>
                  <w:delInstrText xml:space="preserve"> REF _Ref320370277 \h </w:delInstrText>
                </w:r>
              </w:del>
            </w:ins>
            <w:del w:id="3379" w:author="Steve Hanson" w:date="2013-02-06T14:24:00Z">
              <w:r w:rsidRPr="00240AC5" w:rsidDel="00900A3B">
                <w:rPr>
                  <w:rFonts w:eastAsia="MS Mincho" w:cs="Arial"/>
                  <w:color w:val="000000"/>
                  <w:lang w:eastAsia="ja-JP"/>
                </w:rPr>
              </w:r>
            </w:del>
            <w:ins w:id="3380" w:author="mbeckerle" w:date="2012-04-22T15:55:00Z">
              <w:del w:id="3381" w:author="Steve Hanson" w:date="2013-02-06T14:24:00Z">
                <w:r w:rsidRPr="00240AC5" w:rsidDel="00900A3B">
                  <w:rPr>
                    <w:rFonts w:eastAsia="MS Mincho" w:cs="Arial"/>
                    <w:color w:val="000000"/>
                    <w:lang w:eastAsia="ja-JP"/>
                  </w:rPr>
                  <w:fldChar w:fldCharType="separate"/>
                </w:r>
              </w:del>
            </w:ins>
            <w:ins w:id="3382" w:author="mbeckerle" w:date="2012-04-22T18:06:00Z">
              <w:del w:id="3383" w:author="Steve Hanson" w:date="2013-02-06T14:24:00Z">
                <w:r w:rsidR="007A4C11" w:rsidRPr="005223F4" w:rsidDel="00900A3B">
                  <w:delText>Pattern-Based Lengths  - Scanability</w:delText>
                </w:r>
              </w:del>
            </w:ins>
            <w:ins w:id="3384" w:author="mbeckerle" w:date="2012-04-22T15:55:00Z">
              <w:del w:id="3385" w:author="Steve Hanson" w:date="2013-02-06T14:24:00Z">
                <w:r w:rsidRPr="00240AC5" w:rsidDel="00900A3B">
                  <w:rPr>
                    <w:rFonts w:eastAsia="MS Mincho" w:cs="Arial"/>
                    <w:color w:val="000000"/>
                    <w:lang w:eastAsia="ja-JP"/>
                  </w:rPr>
                  <w:fldChar w:fldCharType="end"/>
                </w:r>
                <w:r w:rsidRPr="00240AC5" w:rsidDel="00900A3B">
                  <w:rPr>
                    <w:rFonts w:eastAsia="MS Mincho" w:cs="Arial"/>
                    <w:color w:val="000000"/>
                    <w:lang w:eastAsia="ja-JP"/>
                  </w:rPr>
                  <w:delText>.</w:delText>
                </w:r>
              </w:del>
            </w:ins>
            <w:ins w:id="3386" w:author="Steve Hanson" w:date="2013-02-06T14:24:00Z">
              <w:r w:rsidR="00900A3B">
                <w:rPr>
                  <w:rFonts w:eastAsia="MS Mincho" w:cs="Arial"/>
                  <w:color w:val="000000"/>
                  <w:lang w:eastAsia="ja-JP"/>
                </w:rPr>
                <w:t xml:space="preserve"> </w:t>
              </w:r>
              <w:commentRangeStart w:id="3387"/>
              <w:r w:rsidR="00900A3B">
                <w:rPr>
                  <w:rFonts w:eastAsia="MS Mincho" w:cs="Arial"/>
                  <w:color w:val="000000"/>
                  <w:lang w:eastAsia="ja-JP"/>
                </w:rPr>
                <w:t>otherwise the results are not predictable</w:t>
              </w:r>
              <w:r w:rsidR="00900A3B" w:rsidRPr="00240AC5">
                <w:rPr>
                  <w:rFonts w:eastAsia="MS Mincho" w:cs="Arial"/>
                  <w:color w:val="000000"/>
                  <w:lang w:eastAsia="ja-JP"/>
                </w:rPr>
                <w:t>.</w:t>
              </w:r>
              <w:commentRangeEnd w:id="3387"/>
              <w:r w:rsidR="00900A3B">
                <w:rPr>
                  <w:rStyle w:val="CommentReference"/>
                </w:rPr>
                <w:commentReference w:id="3387"/>
              </w:r>
            </w:ins>
          </w:p>
          <w:p w14:paraId="3F7FEB1B" w14:textId="77777777" w:rsidR="00673E67" w:rsidRDefault="00673E67" w:rsidP="00673E67">
            <w:pPr>
              <w:autoSpaceDE w:val="0"/>
              <w:autoSpaceDN w:val="0"/>
              <w:adjustRightInd w:val="0"/>
              <w:rPr>
                <w:ins w:id="3388" w:author="mbeckerle" w:date="2013-01-20T13:14:00Z"/>
                <w:rFonts w:eastAsia="MS Mincho" w:cs="Arial"/>
                <w:color w:val="000000"/>
                <w:lang w:eastAsia="ja-JP"/>
              </w:rPr>
            </w:pPr>
            <w:ins w:id="3389" w:author="mbeckerle" w:date="2013-01-20T13:14:00Z">
              <w:r>
                <w:rPr>
                  <w:rFonts w:eastAsia="MS Mincho" w:cs="Arial"/>
                  <w:color w:val="000000"/>
                  <w:lang w:eastAsia="ja-JP"/>
                </w:rPr>
                <w:t>It is a schema definition error if there is no value for the dfdl:encoding property in scope.</w:t>
              </w:r>
            </w:ins>
          </w:p>
          <w:p w14:paraId="296B3703" w14:textId="77777777" w:rsidR="00673E67" w:rsidRDefault="00673E67" w:rsidP="00673E67">
            <w:pPr>
              <w:autoSpaceDE w:val="0"/>
              <w:autoSpaceDN w:val="0"/>
              <w:adjustRightInd w:val="0"/>
              <w:rPr>
                <w:ins w:id="3390" w:author="mbeckerle" w:date="2013-01-20T13:14:00Z"/>
                <w:rFonts w:eastAsia="MS Mincho" w:cs="Arial"/>
                <w:color w:val="000000"/>
                <w:lang w:eastAsia="ja-JP"/>
              </w:rPr>
            </w:pPr>
            <w:ins w:id="3391" w:author="mbeckerle" w:date="2013-01-20T13:14:00Z">
              <w:r>
                <w:rPr>
                  <w:rFonts w:eastAsia="MS Mincho" w:cs="Arial"/>
                  <w:color w:val="000000"/>
                  <w:lang w:eastAsia="ja-JP"/>
                </w:rPr>
                <w:t>It is a schema definition error if dfdl:leadingSkip is other than 0.</w:t>
              </w:r>
            </w:ins>
          </w:p>
          <w:p w14:paraId="1775D58C" w14:textId="3E337DA7" w:rsidR="00673E67" w:rsidRPr="00240AC5" w:rsidRDefault="00673E67" w:rsidP="00240AC5">
            <w:pPr>
              <w:autoSpaceDE w:val="0"/>
              <w:autoSpaceDN w:val="0"/>
              <w:adjustRightInd w:val="0"/>
              <w:rPr>
                <w:rFonts w:eastAsia="MS Mincho" w:cs="Arial"/>
                <w:color w:val="000000"/>
                <w:lang w:eastAsia="ja-JP"/>
              </w:rPr>
            </w:pPr>
            <w:ins w:id="3392" w:author="mbeckerle" w:date="2013-01-20T13:14:00Z">
              <w:r>
                <w:rPr>
                  <w:rFonts w:eastAsia="MS Mincho" w:cs="Arial"/>
                  <w:color w:val="000000"/>
                  <w:lang w:eastAsia="ja-JP"/>
                </w:rPr>
                <w:t>It is a schema definition error if the dfdl:alignment is not 1 or ‘implicit’</w:t>
              </w:r>
            </w:ins>
          </w:p>
          <w:p w14:paraId="63C38A39" w14:textId="7D09572B" w:rsidR="005E7A80" w:rsidRPr="00240AC5" w:rsidDel="00041028" w:rsidRDefault="00E13147">
            <w:pPr>
              <w:autoSpaceDE w:val="0"/>
              <w:autoSpaceDN w:val="0"/>
              <w:adjustRightInd w:val="0"/>
              <w:rPr>
                <w:del w:id="3393" w:author="mbeckerle" w:date="2012-04-22T21:52:00Z"/>
                <w:rFonts w:eastAsia="MS Mincho" w:cs="Arial"/>
                <w:color w:val="000000"/>
                <w:lang w:eastAsia="ja-JP"/>
              </w:rPr>
            </w:pPr>
            <w:commentRangeStart w:id="3394"/>
            <w:ins w:id="3395" w:author="Steve Hanson" w:date="2012-03-01T11:20:00Z">
              <w:del w:id="3396" w:author="mbeckerle" w:date="2012-04-22T21:52:00Z">
                <w:r w:rsidRPr="00240AC5" w:rsidDel="00041028">
                  <w:rPr>
                    <w:rFonts w:eastAsia="MS Mincho" w:cs="Arial"/>
                    <w:color w:val="000000"/>
                    <w:lang w:eastAsia="ja-JP"/>
                  </w:rPr>
                  <w:delText xml:space="preserve"> </w:delText>
                </w:r>
              </w:del>
            </w:ins>
            <w:commentRangeEnd w:id="3394"/>
            <w:r>
              <w:rPr>
                <w:rStyle w:val="CommentReference"/>
              </w:rPr>
              <w:commentReference w:id="3397"/>
            </w:r>
            <w:r>
              <w:rPr>
                <w:rStyle w:val="CommentReference"/>
              </w:rPr>
              <w:commentReference w:id="3394"/>
            </w:r>
          </w:p>
          <w:p w14:paraId="5F9AA0FE" w14:textId="77777777" w:rsidR="005E7A80" w:rsidRPr="00240AC5" w:rsidRDefault="005E7A80" w:rsidP="004F5A23">
            <w:pPr>
              <w:autoSpaceDE w:val="0"/>
              <w:autoSpaceDN w:val="0"/>
              <w:adjustRightInd w:val="0"/>
              <w:rPr>
                <w:rFonts w:eastAsia="Arial Unicode MS"/>
              </w:rPr>
            </w:pPr>
            <w:r w:rsidRPr="00DB2CAE">
              <w:t>Annotation: dfdl:</w:t>
            </w:r>
            <w:r w:rsidRPr="00240AC5">
              <w:rPr>
                <w:rFonts w:eastAsia="Arial Unicode MS"/>
              </w:rPr>
              <w:t>discriminator</w:t>
            </w:r>
          </w:p>
        </w:tc>
      </w:tr>
      <w:tr w:rsidR="005E7A80" w:rsidRPr="00240AC5" w14:paraId="3D94E271" w14:textId="77777777" w:rsidTr="00240AC5">
        <w:tc>
          <w:tcPr>
            <w:tcW w:w="2066" w:type="dxa"/>
            <w:shd w:val="clear" w:color="auto" w:fill="auto"/>
          </w:tcPr>
          <w:p w14:paraId="29099034" w14:textId="77777777" w:rsidR="005E7A80" w:rsidRPr="00240AC5" w:rsidRDefault="005E7A80" w:rsidP="00165D7B">
            <w:pPr>
              <w:rPr>
                <w:rFonts w:eastAsia="MS Mincho" w:cs="Arial"/>
                <w:color w:val="000000"/>
                <w:lang w:eastAsia="ja-JP"/>
              </w:rPr>
            </w:pPr>
            <w:r w:rsidRPr="00240AC5">
              <w:rPr>
                <w:rFonts w:cs="Arial"/>
              </w:rPr>
              <w:t>message</w:t>
            </w:r>
          </w:p>
        </w:tc>
        <w:tc>
          <w:tcPr>
            <w:tcW w:w="7042" w:type="dxa"/>
            <w:shd w:val="clear" w:color="auto" w:fill="auto"/>
          </w:tcPr>
          <w:p w14:paraId="6EEDD3E9" w14:textId="77777777" w:rsidR="005E7A80" w:rsidRPr="005223F4" w:rsidRDefault="005E7A80" w:rsidP="00D67874">
            <w:r w:rsidRPr="005223F4">
              <w:t>String</w:t>
            </w:r>
          </w:p>
          <w:p w14:paraId="34E77440" w14:textId="77777777" w:rsidR="005E7A80" w:rsidRPr="00240AC5" w:rsidRDefault="005E7A80" w:rsidP="00D67874">
            <w:pPr>
              <w:rPr>
                <w:szCs w:val="18"/>
              </w:rPr>
            </w:pPr>
            <w:r w:rsidRPr="005223F4">
              <w:t>Defines text to be used as a diagnostic code or for use in an error message. The DFDL specification does not specify how a DFDL processor uses this message text.</w:t>
            </w:r>
          </w:p>
          <w:p w14:paraId="2E639697" w14:textId="77777777" w:rsidR="005E7A80" w:rsidRPr="00240AC5" w:rsidRDefault="005E7A80" w:rsidP="00240AC5">
            <w:pPr>
              <w:autoSpaceDE w:val="0"/>
              <w:autoSpaceDN w:val="0"/>
              <w:adjustRightInd w:val="0"/>
              <w:rPr>
                <w:rFonts w:eastAsia="MS Mincho" w:cs="Arial"/>
                <w:color w:val="000000"/>
                <w:lang w:eastAsia="ja-JP"/>
              </w:rPr>
            </w:pPr>
            <w:r w:rsidRPr="005223F4">
              <w:t>Annotation: dfdl:</w:t>
            </w:r>
            <w:r w:rsidRPr="00240AC5">
              <w:rPr>
                <w:rFonts w:eastAsia="Arial Unicode MS"/>
                <w:sz w:val="18"/>
                <w:szCs w:val="18"/>
              </w:rPr>
              <w:t>discriminator</w:t>
            </w:r>
          </w:p>
        </w:tc>
      </w:tr>
    </w:tbl>
    <w:p w14:paraId="13BFDCC0" w14:textId="77777777" w:rsidR="00165D7B" w:rsidRPr="005223F4" w:rsidRDefault="00165D7B" w:rsidP="00165D7B">
      <w:pPr>
        <w:spacing w:before="120"/>
        <w:rPr>
          <w:b/>
          <w:bCs/>
        </w:rPr>
      </w:pPr>
      <w:r w:rsidRPr="005223F4">
        <w:rPr>
          <w:b/>
          <w:bCs/>
        </w:rPr>
        <w:t xml:space="preserve">Table </w:t>
      </w:r>
      <w:r w:rsidRPr="005223F4">
        <w:rPr>
          <w:b/>
          <w:bCs/>
        </w:rPr>
        <w:fldChar w:fldCharType="begin"/>
      </w:r>
      <w:r w:rsidRPr="005223F4">
        <w:rPr>
          <w:b/>
          <w:bCs/>
        </w:rPr>
        <w:instrText xml:space="preserve"> SEQ Table \* ARABIC </w:instrText>
      </w:r>
      <w:r w:rsidRPr="005223F4">
        <w:rPr>
          <w:b/>
          <w:bCs/>
        </w:rPr>
        <w:fldChar w:fldCharType="separate"/>
      </w:r>
      <w:r w:rsidR="007B2211">
        <w:rPr>
          <w:b/>
          <w:bCs/>
          <w:noProof/>
        </w:rPr>
        <w:t>10</w:t>
      </w:r>
      <w:r w:rsidRPr="005223F4">
        <w:rPr>
          <w:b/>
          <w:bCs/>
        </w:rPr>
        <w:fldChar w:fldCharType="end"/>
      </w:r>
      <w:r w:rsidRPr="005223F4">
        <w:rPr>
          <w:b/>
          <w:bCs/>
        </w:rPr>
        <w:t xml:space="preserve"> dfdl:discriminator properties</w:t>
      </w:r>
    </w:p>
    <w:p w14:paraId="4284611B" w14:textId="77777777" w:rsidR="000413F4" w:rsidRPr="005223F4" w:rsidRDefault="000413F4" w:rsidP="000413F4">
      <w:pPr>
        <w:rPr>
          <w:rFonts w:cs="Arial"/>
        </w:rPr>
      </w:pPr>
    </w:p>
    <w:p w14:paraId="6B8E1ADA" w14:textId="77777777" w:rsidR="000413F4" w:rsidRPr="005223F4" w:rsidRDefault="000413F4" w:rsidP="000413F4">
      <w:pPr>
        <w:pStyle w:val="XMLExcerpt"/>
        <w:rPr>
          <w:lang w:val="en-US"/>
        </w:rPr>
      </w:pPr>
      <w:r w:rsidRPr="005223F4">
        <w:rPr>
          <w:lang w:val="en-US"/>
        </w:rPr>
        <w:t>&lt;xs:sequence&gt;</w:t>
      </w:r>
    </w:p>
    <w:p w14:paraId="45A9196D" w14:textId="77777777" w:rsidR="000413F4" w:rsidRPr="005223F4" w:rsidDel="0098329B" w:rsidRDefault="000413F4" w:rsidP="000413F4">
      <w:pPr>
        <w:pStyle w:val="XMLExcerpt"/>
        <w:rPr>
          <w:del w:id="3398" w:author="Steve Hanson" w:date="2012-02-23T11:43:00Z"/>
          <w:lang w:val="en-US"/>
        </w:rPr>
      </w:pPr>
    </w:p>
    <w:p w14:paraId="03414ABC" w14:textId="77777777" w:rsidR="000413F4" w:rsidRPr="005223F4" w:rsidRDefault="0098329B" w:rsidP="000413F4">
      <w:pPr>
        <w:pStyle w:val="XMLExcerpt"/>
        <w:rPr>
          <w:lang w:val="en-US"/>
        </w:rPr>
      </w:pPr>
      <w:ins w:id="3399" w:author="Steve Hanson" w:date="2012-02-23T11:38:00Z">
        <w:r>
          <w:rPr>
            <w:lang w:val="en-US"/>
          </w:rPr>
          <w:t xml:space="preserve">  </w:t>
        </w:r>
      </w:ins>
      <w:r w:rsidR="000413F4" w:rsidRPr="005223F4">
        <w:rPr>
          <w:lang w:val="en-US"/>
        </w:rPr>
        <w:t>&lt;xs:choice&gt;</w:t>
      </w:r>
    </w:p>
    <w:p w14:paraId="7ADCC37E" w14:textId="77777777" w:rsidR="000413F4" w:rsidRPr="005223F4" w:rsidDel="0098329B" w:rsidRDefault="000413F4" w:rsidP="000413F4">
      <w:pPr>
        <w:pStyle w:val="XMLExcerpt"/>
        <w:rPr>
          <w:del w:id="3400" w:author="Steve Hanson" w:date="2012-02-23T11:43:00Z"/>
          <w:lang w:val="en-US"/>
        </w:rPr>
      </w:pPr>
      <w:del w:id="3401" w:author="Steve Hanson" w:date="2012-02-23T11:43:00Z">
        <w:r w:rsidRPr="005223F4" w:rsidDel="0098329B">
          <w:rPr>
            <w:lang w:val="en-US"/>
          </w:rPr>
          <w:delText xml:space="preserve">   </w:delText>
        </w:r>
      </w:del>
    </w:p>
    <w:p w14:paraId="0244B7A2" w14:textId="77777777" w:rsidR="000413F4" w:rsidRPr="005223F4" w:rsidRDefault="0098329B" w:rsidP="004F5A23">
      <w:pPr>
        <w:pStyle w:val="XMLExcerpt"/>
        <w:rPr>
          <w:lang w:val="en-US"/>
        </w:rPr>
      </w:pPr>
      <w:ins w:id="3402" w:author="Steve Hanson" w:date="2012-02-23T11:38:00Z">
        <w:r>
          <w:rPr>
            <w:lang w:val="en-US"/>
          </w:rPr>
          <w:t xml:space="preserve">    </w:t>
        </w:r>
      </w:ins>
      <w:r w:rsidR="000413F4" w:rsidRPr="005223F4">
        <w:rPr>
          <w:lang w:val="en-US"/>
        </w:rPr>
        <w:t>&lt;xs:element  name='branchSimple' &gt;</w:t>
      </w:r>
    </w:p>
    <w:p w14:paraId="214579D3" w14:textId="77777777" w:rsidR="000413F4" w:rsidRPr="005223F4" w:rsidRDefault="000413F4" w:rsidP="000413F4">
      <w:pPr>
        <w:pStyle w:val="XMLExcerpt"/>
        <w:rPr>
          <w:lang w:val="en-US"/>
        </w:rPr>
      </w:pPr>
      <w:r w:rsidRPr="005223F4">
        <w:rPr>
          <w:lang w:val="en-US"/>
        </w:rPr>
        <w:t xml:space="preserve">   </w:t>
      </w:r>
      <w:ins w:id="3403" w:author="Steve Hanson" w:date="2012-02-23T11:38:00Z">
        <w:r w:rsidR="0098329B">
          <w:rPr>
            <w:lang w:val="en-US"/>
          </w:rPr>
          <w:t xml:space="preserve">   </w:t>
        </w:r>
      </w:ins>
      <w:r w:rsidRPr="005223F4">
        <w:rPr>
          <w:lang w:val="en-US"/>
        </w:rPr>
        <w:t>&lt;xs:annotation&gt;</w:t>
      </w:r>
    </w:p>
    <w:p w14:paraId="015F616F" w14:textId="77777777" w:rsidR="000413F4" w:rsidRPr="005223F4" w:rsidRDefault="000413F4" w:rsidP="004F5A23">
      <w:pPr>
        <w:pStyle w:val="XMLExcerpt"/>
        <w:rPr>
          <w:lang w:val="en-US"/>
        </w:rPr>
      </w:pPr>
      <w:del w:id="3404" w:author="Steve Hanson" w:date="2012-02-23T11:39:00Z">
        <w:r w:rsidRPr="005223F4" w:rsidDel="0098329B">
          <w:rPr>
            <w:lang w:val="en-US"/>
          </w:rPr>
          <w:delText xml:space="preserve">  </w:delText>
        </w:r>
      </w:del>
      <w:ins w:id="3405" w:author="Steve Hanson" w:date="2012-02-23T11:39:00Z">
        <w:r w:rsidR="0098329B">
          <w:rPr>
            <w:lang w:val="en-US"/>
          </w:rPr>
          <w:t xml:space="preserve">        </w:t>
        </w:r>
      </w:ins>
      <w:r w:rsidRPr="005223F4">
        <w:rPr>
          <w:lang w:val="en-US"/>
        </w:rPr>
        <w:t>&lt;xs:appinfo source=</w:t>
      </w:r>
      <w:r w:rsidRPr="0098329B">
        <w:rPr>
          <w:lang w:val="en-US"/>
        </w:rPr>
        <w:t>”</w:t>
      </w:r>
      <w:r w:rsidRPr="004F5A23">
        <w:rPr>
          <w:lang w:val="en-US"/>
        </w:rPr>
        <w:t>http://www.ogf.org/dfdl/</w:t>
      </w:r>
      <w:r w:rsidRPr="0098329B">
        <w:rPr>
          <w:lang w:val="en-US"/>
        </w:rPr>
        <w:t>”</w:t>
      </w:r>
      <w:r w:rsidRPr="005223F4">
        <w:rPr>
          <w:lang w:val="en-US"/>
        </w:rPr>
        <w:t xml:space="preserve">&gt; </w:t>
      </w:r>
    </w:p>
    <w:p w14:paraId="43299845" w14:textId="77777777" w:rsidR="000413F4" w:rsidRPr="005223F4" w:rsidRDefault="000413F4" w:rsidP="00FA07B0">
      <w:pPr>
        <w:pStyle w:val="XMLExcerpt"/>
        <w:rPr>
          <w:lang w:val="en-US"/>
        </w:rPr>
      </w:pPr>
      <w:r w:rsidRPr="005223F4">
        <w:rPr>
          <w:lang w:val="en-US"/>
        </w:rPr>
        <w:t xml:space="preserve">       </w:t>
      </w:r>
      <w:ins w:id="3406" w:author="Steve Hanson" w:date="2012-02-23T11:39:00Z">
        <w:r w:rsidR="0098329B">
          <w:rPr>
            <w:lang w:val="en-US"/>
          </w:rPr>
          <w:t xml:space="preserve">   </w:t>
        </w:r>
      </w:ins>
      <w:r w:rsidRPr="005223F4">
        <w:rPr>
          <w:lang w:val="en-US"/>
        </w:rPr>
        <w:t xml:space="preserve">&lt;dfdl:discriminator test='{. </w:t>
      </w:r>
      <w:r w:rsidR="00FA07B0" w:rsidRPr="005223F4">
        <w:rPr>
          <w:lang w:val="en-US"/>
        </w:rPr>
        <w:t xml:space="preserve">eq </w:t>
      </w:r>
      <w:r w:rsidRPr="005223F4">
        <w:rPr>
          <w:lang w:val="en-US"/>
        </w:rPr>
        <w:t>"a"}'       /&gt;</w:t>
      </w:r>
    </w:p>
    <w:p w14:paraId="2DC36AB5" w14:textId="77777777" w:rsidR="000413F4" w:rsidRPr="005223F4" w:rsidRDefault="000413F4" w:rsidP="000413F4">
      <w:pPr>
        <w:pStyle w:val="XMLExcerpt"/>
        <w:rPr>
          <w:lang w:val="en-US"/>
        </w:rPr>
      </w:pPr>
      <w:r w:rsidRPr="005223F4">
        <w:rPr>
          <w:b/>
          <w:lang w:val="en-US"/>
        </w:rPr>
        <w:t xml:space="preserve">      </w:t>
      </w:r>
      <w:ins w:id="3407" w:author="Steve Hanson" w:date="2012-02-23T11:39:00Z">
        <w:r w:rsidR="0098329B">
          <w:rPr>
            <w:b/>
            <w:lang w:val="en-US"/>
          </w:rPr>
          <w:t xml:space="preserve">  </w:t>
        </w:r>
      </w:ins>
      <w:r w:rsidRPr="004F5A23">
        <w:rPr>
          <w:lang w:val="en-US"/>
        </w:rPr>
        <w:t>&lt;/</w:t>
      </w:r>
      <w:r w:rsidRPr="005223F4">
        <w:rPr>
          <w:lang w:val="en-US"/>
        </w:rPr>
        <w:t>xs:appinfo&gt;</w:t>
      </w:r>
    </w:p>
    <w:p w14:paraId="3CE16650" w14:textId="77777777" w:rsidR="000413F4" w:rsidRPr="005223F4" w:rsidRDefault="000413F4" w:rsidP="000413F4">
      <w:pPr>
        <w:pStyle w:val="XMLExcerpt"/>
        <w:rPr>
          <w:lang w:val="en-US"/>
        </w:rPr>
      </w:pPr>
      <w:r w:rsidRPr="005223F4">
        <w:rPr>
          <w:lang w:val="en-US"/>
        </w:rPr>
        <w:t xml:space="preserve">    </w:t>
      </w:r>
      <w:ins w:id="3408" w:author="Steve Hanson" w:date="2012-02-23T11:39:00Z">
        <w:r w:rsidR="0098329B">
          <w:rPr>
            <w:lang w:val="en-US"/>
          </w:rPr>
          <w:t xml:space="preserve">  </w:t>
        </w:r>
      </w:ins>
      <w:r w:rsidRPr="005223F4">
        <w:rPr>
          <w:lang w:val="en-US"/>
        </w:rPr>
        <w:t>&lt;/xs:annotation&gt;</w:t>
      </w:r>
    </w:p>
    <w:p w14:paraId="2E1EEC9F" w14:textId="77777777" w:rsidR="000413F4" w:rsidRPr="005223F4" w:rsidRDefault="000413F4" w:rsidP="000413F4">
      <w:pPr>
        <w:pStyle w:val="XMLExcerpt"/>
        <w:rPr>
          <w:lang w:val="en-US"/>
        </w:rPr>
      </w:pPr>
      <w:r w:rsidRPr="005223F4">
        <w:rPr>
          <w:lang w:val="en-US"/>
        </w:rPr>
        <w:t xml:space="preserve">   </w:t>
      </w:r>
      <w:ins w:id="3409" w:author="Steve Hanson" w:date="2012-02-23T11:39:00Z">
        <w:r w:rsidR="0098329B">
          <w:rPr>
            <w:lang w:val="en-US"/>
          </w:rPr>
          <w:t xml:space="preserve"> </w:t>
        </w:r>
      </w:ins>
      <w:r w:rsidRPr="005223F4">
        <w:rPr>
          <w:lang w:val="en-US"/>
        </w:rPr>
        <w:t xml:space="preserve">&lt;/xs:element&gt; </w:t>
      </w:r>
    </w:p>
    <w:p w14:paraId="73685644" w14:textId="77777777" w:rsidR="000413F4" w:rsidRPr="005223F4" w:rsidRDefault="000413F4" w:rsidP="000413F4">
      <w:pPr>
        <w:pStyle w:val="XMLExcerpt"/>
        <w:rPr>
          <w:lang w:val="en-US"/>
        </w:rPr>
      </w:pPr>
    </w:p>
    <w:p w14:paraId="04C26BFD" w14:textId="77777777" w:rsidR="000413F4" w:rsidRPr="005223F4" w:rsidRDefault="0098329B" w:rsidP="004F5A23">
      <w:pPr>
        <w:pStyle w:val="XMLExcerpt"/>
        <w:rPr>
          <w:lang w:val="en-US"/>
        </w:rPr>
      </w:pPr>
      <w:ins w:id="3410" w:author="Steve Hanson" w:date="2012-02-23T11:40:00Z">
        <w:r>
          <w:rPr>
            <w:lang w:val="en-US"/>
          </w:rPr>
          <w:t xml:space="preserve">    </w:t>
        </w:r>
      </w:ins>
      <w:r w:rsidR="000413F4" w:rsidRPr="005223F4">
        <w:rPr>
          <w:lang w:val="en-US"/>
        </w:rPr>
        <w:t>&lt;xs:element name='branchComplex' &gt;</w:t>
      </w:r>
    </w:p>
    <w:p w14:paraId="31B570FF" w14:textId="77777777" w:rsidR="000413F4" w:rsidRPr="005223F4" w:rsidRDefault="000413F4" w:rsidP="000413F4">
      <w:pPr>
        <w:pStyle w:val="XMLExcerpt"/>
        <w:rPr>
          <w:lang w:val="en-US"/>
        </w:rPr>
      </w:pPr>
      <w:r w:rsidRPr="005223F4">
        <w:rPr>
          <w:lang w:val="en-US"/>
        </w:rPr>
        <w:t xml:space="preserve">   </w:t>
      </w:r>
      <w:ins w:id="3411" w:author="Steve Hanson" w:date="2012-02-23T11:40:00Z">
        <w:r w:rsidR="0098329B">
          <w:rPr>
            <w:lang w:val="en-US"/>
          </w:rPr>
          <w:t xml:space="preserve">   </w:t>
        </w:r>
      </w:ins>
      <w:r w:rsidRPr="005223F4">
        <w:rPr>
          <w:lang w:val="en-US"/>
        </w:rPr>
        <w:t>&lt;xs:annotation&gt;</w:t>
      </w:r>
    </w:p>
    <w:p w14:paraId="18BCC74C" w14:textId="77777777" w:rsidR="000413F4" w:rsidRPr="005223F4" w:rsidRDefault="000413F4" w:rsidP="004F5A23">
      <w:pPr>
        <w:pStyle w:val="XMLExcerpt"/>
        <w:rPr>
          <w:lang w:val="en-US"/>
        </w:rPr>
      </w:pPr>
      <w:r w:rsidRPr="005223F4">
        <w:rPr>
          <w:lang w:val="en-US"/>
        </w:rPr>
        <w:t xml:space="preserve">  </w:t>
      </w:r>
      <w:ins w:id="3412" w:author="Steve Hanson" w:date="2012-02-23T11:40:00Z">
        <w:r w:rsidR="0098329B">
          <w:rPr>
            <w:lang w:val="en-US"/>
          </w:rPr>
          <w:t xml:space="preserve">      </w:t>
        </w:r>
      </w:ins>
      <w:r w:rsidRPr="005223F4">
        <w:rPr>
          <w:lang w:val="en-US"/>
        </w:rPr>
        <w:t>&lt;xs:appinfo source=</w:t>
      </w:r>
      <w:r w:rsidRPr="0098329B">
        <w:rPr>
          <w:lang w:val="en-US"/>
        </w:rPr>
        <w:t>”</w:t>
      </w:r>
      <w:r w:rsidRPr="004F5A23">
        <w:rPr>
          <w:lang w:val="en-US"/>
        </w:rPr>
        <w:t>http://www.ogf.org/dfdl/</w:t>
      </w:r>
      <w:r w:rsidRPr="0098329B">
        <w:rPr>
          <w:lang w:val="en-US"/>
        </w:rPr>
        <w:t>”</w:t>
      </w:r>
      <w:r w:rsidRPr="005223F4">
        <w:rPr>
          <w:lang w:val="en-US"/>
        </w:rPr>
        <w:t xml:space="preserve">&gt; </w:t>
      </w:r>
    </w:p>
    <w:p w14:paraId="1D366E3A" w14:textId="77777777" w:rsidR="000413F4" w:rsidRPr="005223F4" w:rsidRDefault="000413F4" w:rsidP="00FA07B0">
      <w:pPr>
        <w:pStyle w:val="XMLExcerpt"/>
        <w:rPr>
          <w:lang w:val="en-US"/>
        </w:rPr>
      </w:pPr>
      <w:r w:rsidRPr="005223F4">
        <w:rPr>
          <w:lang w:val="en-US"/>
        </w:rPr>
        <w:t xml:space="preserve">    </w:t>
      </w:r>
      <w:ins w:id="3413" w:author="Steve Hanson" w:date="2012-02-23T11:40:00Z">
        <w:r w:rsidR="0098329B">
          <w:rPr>
            <w:lang w:val="en-US"/>
          </w:rPr>
          <w:t xml:space="preserve">      </w:t>
        </w:r>
      </w:ins>
      <w:r w:rsidRPr="005223F4">
        <w:rPr>
          <w:lang w:val="en-US"/>
        </w:rPr>
        <w:t>&lt;dfdl:discriminator test='{./identifier</w:t>
      </w:r>
      <w:r w:rsidR="00FA07B0" w:rsidRPr="005223F4">
        <w:rPr>
          <w:lang w:val="en-US"/>
        </w:rPr>
        <w:t xml:space="preserve"> eq </w:t>
      </w:r>
      <w:r w:rsidRPr="005223F4">
        <w:rPr>
          <w:lang w:val="en-US"/>
        </w:rPr>
        <w:t>"b"}' /&gt;</w:t>
      </w:r>
    </w:p>
    <w:p w14:paraId="4C2F62B6" w14:textId="77777777" w:rsidR="000413F4" w:rsidRPr="005223F4" w:rsidRDefault="000413F4" w:rsidP="000413F4">
      <w:pPr>
        <w:pStyle w:val="XMLExcerpt"/>
        <w:rPr>
          <w:lang w:val="en-US"/>
        </w:rPr>
      </w:pPr>
      <w:r w:rsidRPr="005223F4">
        <w:rPr>
          <w:b/>
          <w:lang w:val="en-US"/>
        </w:rPr>
        <w:t xml:space="preserve">    </w:t>
      </w:r>
      <w:ins w:id="3414" w:author="Steve Hanson" w:date="2012-02-23T11:40:00Z">
        <w:r w:rsidR="0098329B">
          <w:rPr>
            <w:b/>
            <w:lang w:val="en-US"/>
          </w:rPr>
          <w:t xml:space="preserve">    </w:t>
        </w:r>
      </w:ins>
      <w:r w:rsidRPr="004F5A23">
        <w:rPr>
          <w:lang w:val="en-US"/>
        </w:rPr>
        <w:t>&lt;/</w:t>
      </w:r>
      <w:r w:rsidRPr="005223F4">
        <w:rPr>
          <w:lang w:val="en-US"/>
        </w:rPr>
        <w:t>xs:appinfo&gt;</w:t>
      </w:r>
    </w:p>
    <w:p w14:paraId="50EAD06F" w14:textId="77777777" w:rsidR="000413F4" w:rsidRPr="005223F4" w:rsidRDefault="000413F4" w:rsidP="000413F4">
      <w:pPr>
        <w:pStyle w:val="XMLExcerpt"/>
        <w:rPr>
          <w:lang w:val="en-US"/>
        </w:rPr>
      </w:pPr>
      <w:r w:rsidRPr="005223F4">
        <w:rPr>
          <w:lang w:val="en-US"/>
        </w:rPr>
        <w:t xml:space="preserve">   </w:t>
      </w:r>
      <w:ins w:id="3415" w:author="Steve Hanson" w:date="2012-02-23T11:40:00Z">
        <w:r w:rsidR="0098329B">
          <w:rPr>
            <w:lang w:val="en-US"/>
          </w:rPr>
          <w:t xml:space="preserve">   </w:t>
        </w:r>
      </w:ins>
      <w:r w:rsidRPr="005223F4">
        <w:rPr>
          <w:lang w:val="en-US"/>
        </w:rPr>
        <w:t>&lt;/xs:annotation&gt;</w:t>
      </w:r>
    </w:p>
    <w:p w14:paraId="5B4B16E0" w14:textId="77777777" w:rsidR="000413F4" w:rsidRPr="005223F4" w:rsidRDefault="000413F4" w:rsidP="000413F4">
      <w:pPr>
        <w:pStyle w:val="XMLExcerpt"/>
        <w:rPr>
          <w:lang w:val="en-US"/>
        </w:rPr>
      </w:pPr>
      <w:r w:rsidRPr="005223F4">
        <w:rPr>
          <w:lang w:val="en-US"/>
        </w:rPr>
        <w:t xml:space="preserve">      </w:t>
      </w:r>
      <w:del w:id="3416" w:author="Steve Hanson" w:date="2012-02-23T11:40:00Z">
        <w:r w:rsidRPr="005223F4" w:rsidDel="0098329B">
          <w:rPr>
            <w:lang w:val="en-US"/>
          </w:rPr>
          <w:delText xml:space="preserve"> </w:delText>
        </w:r>
      </w:del>
      <w:r w:rsidRPr="005223F4">
        <w:rPr>
          <w:lang w:val="en-US"/>
        </w:rPr>
        <w:t>&lt;xs:complexType &gt;</w:t>
      </w:r>
    </w:p>
    <w:p w14:paraId="6AB9866F" w14:textId="77777777" w:rsidR="0098329B" w:rsidRPr="005223F4" w:rsidRDefault="0098329B" w:rsidP="0098329B">
      <w:pPr>
        <w:pStyle w:val="XMLExcerpt"/>
        <w:rPr>
          <w:ins w:id="3417" w:author="Steve Hanson" w:date="2012-02-23T11:40:00Z"/>
          <w:lang w:val="en-US"/>
        </w:rPr>
      </w:pPr>
      <w:ins w:id="3418" w:author="Steve Hanson" w:date="2012-02-23T11:40:00Z">
        <w:r w:rsidRPr="005223F4">
          <w:rPr>
            <w:lang w:val="en-US"/>
          </w:rPr>
          <w:t xml:space="preserve">         &lt;xs:sequence&gt;</w:t>
        </w:r>
      </w:ins>
    </w:p>
    <w:p w14:paraId="6A674237" w14:textId="77777777" w:rsidR="000413F4" w:rsidRPr="005223F4" w:rsidRDefault="000413F4" w:rsidP="000413F4">
      <w:pPr>
        <w:pStyle w:val="XMLExcerpt"/>
        <w:rPr>
          <w:lang w:val="en-US"/>
        </w:rPr>
      </w:pPr>
      <w:r w:rsidRPr="005223F4">
        <w:rPr>
          <w:lang w:val="en-US"/>
        </w:rPr>
        <w:t xml:space="preserve">           &lt;xs:element name='identifier'  /&gt;</w:t>
      </w:r>
    </w:p>
    <w:p w14:paraId="1664156B" w14:textId="77777777" w:rsidR="000413F4" w:rsidRPr="005223F4" w:rsidRDefault="000413F4" w:rsidP="000413F4">
      <w:pPr>
        <w:pStyle w:val="XMLExcerpt"/>
        <w:rPr>
          <w:lang w:val="en-US"/>
        </w:rPr>
      </w:pPr>
      <w:r w:rsidRPr="005223F4">
        <w:rPr>
          <w:lang w:val="en-US"/>
        </w:rPr>
        <w:t xml:space="preserve">        </w:t>
      </w:r>
      <w:ins w:id="3419" w:author="Steve Hanson" w:date="2012-02-23T11:41:00Z">
        <w:r w:rsidR="0098329B">
          <w:rPr>
            <w:lang w:val="en-US"/>
          </w:rPr>
          <w:t xml:space="preserve">   </w:t>
        </w:r>
        <w:r w:rsidR="0098329B" w:rsidRPr="005223F4">
          <w:rPr>
            <w:rStyle w:val="CodeCharacter"/>
            <w:sz w:val="20"/>
            <w:szCs w:val="20"/>
            <w:lang w:val="en-US"/>
          </w:rPr>
          <w:t>...</w:t>
        </w:r>
      </w:ins>
      <w:del w:id="3420" w:author="Steve Hanson" w:date="2012-02-23T11:41:00Z">
        <w:r w:rsidRPr="005223F4" w:rsidDel="0098329B">
          <w:rPr>
            <w:lang w:val="en-US"/>
          </w:rPr>
          <w:delText>…</w:delText>
        </w:r>
      </w:del>
      <w:del w:id="3421" w:author="Steve Hanson" w:date="2012-02-23T11:40:00Z">
        <w:r w:rsidRPr="005223F4" w:rsidDel="0098329B">
          <w:rPr>
            <w:lang w:val="en-US"/>
          </w:rPr>
          <w:delText>..</w:delText>
        </w:r>
      </w:del>
    </w:p>
    <w:p w14:paraId="189670C2" w14:textId="77777777" w:rsidR="0098329B" w:rsidRPr="005223F4" w:rsidRDefault="0098329B" w:rsidP="0098329B">
      <w:pPr>
        <w:pStyle w:val="XMLExcerpt"/>
        <w:rPr>
          <w:ins w:id="3422" w:author="Steve Hanson" w:date="2012-02-23T11:42:00Z"/>
          <w:lang w:val="en-US"/>
        </w:rPr>
      </w:pPr>
      <w:ins w:id="3423" w:author="Steve Hanson" w:date="2012-02-23T11:42:00Z">
        <w:r>
          <w:rPr>
            <w:lang w:val="en-US"/>
          </w:rPr>
          <w:t xml:space="preserve">         </w:t>
        </w:r>
        <w:r w:rsidRPr="005223F4">
          <w:rPr>
            <w:lang w:val="en-US"/>
          </w:rPr>
          <w:t>&lt;/xs:sequence&gt;</w:t>
        </w:r>
      </w:ins>
    </w:p>
    <w:p w14:paraId="5E706F82" w14:textId="77777777" w:rsidR="000413F4" w:rsidRPr="005223F4" w:rsidRDefault="000413F4" w:rsidP="000413F4">
      <w:pPr>
        <w:pStyle w:val="XMLExcerpt"/>
        <w:rPr>
          <w:lang w:val="en-US"/>
        </w:rPr>
      </w:pPr>
      <w:del w:id="3424" w:author="Steve Hanson" w:date="2012-02-23T11:42:00Z">
        <w:r w:rsidRPr="005223F4" w:rsidDel="0098329B">
          <w:rPr>
            <w:lang w:val="en-US"/>
          </w:rPr>
          <w:delText xml:space="preserve">  </w:delText>
        </w:r>
      </w:del>
      <w:r w:rsidRPr="005223F4">
        <w:rPr>
          <w:lang w:val="en-US"/>
        </w:rPr>
        <w:t xml:space="preserve">      &lt;/xs:complexType&gt;</w:t>
      </w:r>
    </w:p>
    <w:p w14:paraId="1A72AE70" w14:textId="77777777" w:rsidR="000413F4" w:rsidRPr="005223F4" w:rsidRDefault="000413F4" w:rsidP="000413F4">
      <w:pPr>
        <w:pStyle w:val="XMLExcerpt"/>
        <w:rPr>
          <w:lang w:val="en-US"/>
        </w:rPr>
      </w:pPr>
      <w:r w:rsidRPr="005223F4">
        <w:rPr>
          <w:lang w:val="en-US"/>
        </w:rPr>
        <w:t xml:space="preserve">   </w:t>
      </w:r>
      <w:ins w:id="3425" w:author="Steve Hanson" w:date="2012-02-23T11:42:00Z">
        <w:r w:rsidR="0098329B">
          <w:rPr>
            <w:lang w:val="en-US"/>
          </w:rPr>
          <w:t xml:space="preserve"> </w:t>
        </w:r>
      </w:ins>
      <w:r w:rsidRPr="005223F4">
        <w:rPr>
          <w:lang w:val="en-US"/>
        </w:rPr>
        <w:t>&lt;/xs:element&gt;</w:t>
      </w:r>
    </w:p>
    <w:p w14:paraId="3C9ABADB" w14:textId="77777777" w:rsidR="000413F4" w:rsidRPr="005223F4" w:rsidRDefault="000413F4" w:rsidP="000413F4">
      <w:pPr>
        <w:pStyle w:val="XMLExcerpt"/>
        <w:rPr>
          <w:lang w:val="en-US"/>
        </w:rPr>
      </w:pPr>
    </w:p>
    <w:p w14:paraId="16FF37EE" w14:textId="77777777" w:rsidR="000413F4" w:rsidRPr="005223F4" w:rsidRDefault="0098329B" w:rsidP="004F5A23">
      <w:pPr>
        <w:pStyle w:val="XMLExcerpt"/>
        <w:rPr>
          <w:lang w:val="en-US"/>
        </w:rPr>
      </w:pPr>
      <w:ins w:id="3426" w:author="Steve Hanson" w:date="2012-02-23T11:42:00Z">
        <w:r>
          <w:rPr>
            <w:lang w:val="en-US"/>
          </w:rPr>
          <w:t xml:space="preserve">    </w:t>
        </w:r>
      </w:ins>
      <w:r w:rsidR="000413F4" w:rsidRPr="005223F4">
        <w:rPr>
          <w:lang w:val="en-US"/>
        </w:rPr>
        <w:t>&lt;xs:element name='branchNestedComplex' &gt;</w:t>
      </w:r>
    </w:p>
    <w:p w14:paraId="58116D2B" w14:textId="77777777" w:rsidR="000413F4" w:rsidRPr="005223F4" w:rsidRDefault="0098329B" w:rsidP="000413F4">
      <w:pPr>
        <w:pStyle w:val="XMLExcerpt"/>
        <w:rPr>
          <w:lang w:val="en-US"/>
        </w:rPr>
      </w:pPr>
      <w:ins w:id="3427" w:author="Steve Hanson" w:date="2012-02-23T11:42:00Z">
        <w:r>
          <w:rPr>
            <w:lang w:val="en-US"/>
          </w:rPr>
          <w:t xml:space="preserve">    </w:t>
        </w:r>
      </w:ins>
      <w:r w:rsidR="000413F4" w:rsidRPr="005223F4">
        <w:rPr>
          <w:lang w:val="en-US"/>
        </w:rPr>
        <w:t xml:space="preserve">  &lt;xs:annotation&gt;</w:t>
      </w:r>
    </w:p>
    <w:p w14:paraId="2F95DDF1" w14:textId="77777777" w:rsidR="000413F4" w:rsidRPr="005223F4" w:rsidRDefault="000413F4" w:rsidP="000413F4">
      <w:pPr>
        <w:pStyle w:val="XMLExcerpt"/>
        <w:ind w:firstLine="300"/>
        <w:rPr>
          <w:lang w:val="en-US"/>
        </w:rPr>
      </w:pPr>
      <w:r w:rsidRPr="005223F4">
        <w:rPr>
          <w:lang w:val="en-US"/>
        </w:rPr>
        <w:t xml:space="preserve"> </w:t>
      </w:r>
      <w:ins w:id="3428" w:author="Steve Hanson" w:date="2012-02-23T11:42:00Z">
        <w:r w:rsidR="0098329B">
          <w:rPr>
            <w:lang w:val="en-US"/>
          </w:rPr>
          <w:t xml:space="preserve">    </w:t>
        </w:r>
      </w:ins>
      <w:r w:rsidRPr="005223F4">
        <w:rPr>
          <w:lang w:val="en-US"/>
        </w:rPr>
        <w:t>&lt;xs:appinfo source=</w:t>
      </w:r>
      <w:r w:rsidRPr="0098329B">
        <w:rPr>
          <w:lang w:val="en-US"/>
        </w:rPr>
        <w:t>”</w:t>
      </w:r>
      <w:r w:rsidRPr="004F5A23">
        <w:rPr>
          <w:lang w:val="en-US"/>
        </w:rPr>
        <w:t>http://www.ogf.org/dfdl/</w:t>
      </w:r>
      <w:r w:rsidRPr="0098329B">
        <w:rPr>
          <w:lang w:val="en-US"/>
        </w:rPr>
        <w:t>”</w:t>
      </w:r>
      <w:r w:rsidRPr="005223F4">
        <w:rPr>
          <w:lang w:val="en-US"/>
        </w:rPr>
        <w:t xml:space="preserve">&gt; </w:t>
      </w:r>
    </w:p>
    <w:p w14:paraId="23703FCB" w14:textId="77777777" w:rsidR="000413F4" w:rsidRPr="005223F4" w:rsidRDefault="000413F4" w:rsidP="00FA07B0">
      <w:pPr>
        <w:pStyle w:val="XMLExcerpt"/>
        <w:rPr>
          <w:lang w:val="en-US"/>
        </w:rPr>
      </w:pPr>
      <w:r w:rsidRPr="005223F4">
        <w:rPr>
          <w:lang w:val="en-US"/>
        </w:rPr>
        <w:t xml:space="preserve">     </w:t>
      </w:r>
      <w:ins w:id="3429" w:author="Steve Hanson" w:date="2012-02-23T11:42:00Z">
        <w:r w:rsidR="0098329B">
          <w:rPr>
            <w:lang w:val="en-US"/>
          </w:rPr>
          <w:t xml:space="preserve">     </w:t>
        </w:r>
      </w:ins>
      <w:r w:rsidRPr="005223F4">
        <w:rPr>
          <w:lang w:val="en-US"/>
        </w:rPr>
        <w:t>&lt;dfdl:discriminator test='{./Header/identifier</w:t>
      </w:r>
      <w:r w:rsidR="00FA07B0" w:rsidRPr="005223F4">
        <w:rPr>
          <w:lang w:val="en-US"/>
        </w:rPr>
        <w:t xml:space="preserve"> eq</w:t>
      </w:r>
      <w:r w:rsidRPr="005223F4">
        <w:rPr>
          <w:lang w:val="en-US"/>
        </w:rPr>
        <w:t xml:space="preserve"> "c"}</w:t>
      </w:r>
      <w:r w:rsidR="00614694" w:rsidRPr="005223F4">
        <w:rPr>
          <w:lang w:val="en-US"/>
        </w:rPr>
        <w:t>'</w:t>
      </w:r>
      <w:r w:rsidRPr="005223F4">
        <w:rPr>
          <w:lang w:val="en-US"/>
        </w:rPr>
        <w:t>/&gt;</w:t>
      </w:r>
    </w:p>
    <w:p w14:paraId="244C0F09" w14:textId="77777777" w:rsidR="000413F4" w:rsidRPr="005223F4" w:rsidRDefault="000413F4" w:rsidP="000413F4">
      <w:pPr>
        <w:pStyle w:val="XMLExcerpt"/>
        <w:rPr>
          <w:lang w:val="en-US"/>
        </w:rPr>
      </w:pPr>
      <w:r w:rsidRPr="005223F4">
        <w:rPr>
          <w:b/>
          <w:lang w:val="en-US"/>
        </w:rPr>
        <w:t xml:space="preserve">    </w:t>
      </w:r>
      <w:ins w:id="3430" w:author="Steve Hanson" w:date="2012-02-23T11:42:00Z">
        <w:r w:rsidR="0098329B">
          <w:rPr>
            <w:b/>
            <w:lang w:val="en-US"/>
          </w:rPr>
          <w:t xml:space="preserve">    </w:t>
        </w:r>
      </w:ins>
      <w:r w:rsidRPr="004F5A23">
        <w:rPr>
          <w:lang w:val="en-US"/>
        </w:rPr>
        <w:t>&lt;/</w:t>
      </w:r>
      <w:r w:rsidRPr="005223F4">
        <w:rPr>
          <w:lang w:val="en-US"/>
        </w:rPr>
        <w:t>xs:appinfo&gt;</w:t>
      </w:r>
    </w:p>
    <w:p w14:paraId="14E9A044" w14:textId="77777777" w:rsidR="000413F4" w:rsidRPr="005223F4" w:rsidRDefault="000413F4" w:rsidP="000413F4">
      <w:pPr>
        <w:pStyle w:val="XMLExcerpt"/>
        <w:rPr>
          <w:lang w:val="en-US"/>
        </w:rPr>
      </w:pPr>
      <w:r w:rsidRPr="005223F4">
        <w:rPr>
          <w:lang w:val="en-US"/>
        </w:rPr>
        <w:t xml:space="preserve">   </w:t>
      </w:r>
      <w:ins w:id="3431" w:author="Steve Hanson" w:date="2012-02-23T11:42:00Z">
        <w:r w:rsidR="0098329B">
          <w:rPr>
            <w:lang w:val="en-US"/>
          </w:rPr>
          <w:t xml:space="preserve">   </w:t>
        </w:r>
      </w:ins>
      <w:r w:rsidRPr="005223F4">
        <w:rPr>
          <w:lang w:val="en-US"/>
        </w:rPr>
        <w:t>&lt;/xs:annotation&gt;</w:t>
      </w:r>
    </w:p>
    <w:p w14:paraId="61B61BEE" w14:textId="77777777" w:rsidR="000413F4" w:rsidRPr="005223F4" w:rsidRDefault="000413F4" w:rsidP="000413F4">
      <w:pPr>
        <w:pStyle w:val="XMLExcerpt"/>
        <w:rPr>
          <w:lang w:val="en-US"/>
        </w:rPr>
      </w:pPr>
      <w:r w:rsidRPr="005223F4">
        <w:rPr>
          <w:lang w:val="en-US"/>
        </w:rPr>
        <w:t xml:space="preserve">      </w:t>
      </w:r>
      <w:del w:id="3432" w:author="Steve Hanson" w:date="2012-02-23T11:42:00Z">
        <w:r w:rsidRPr="005223F4" w:rsidDel="0098329B">
          <w:rPr>
            <w:lang w:val="en-US"/>
          </w:rPr>
          <w:delText xml:space="preserve"> </w:delText>
        </w:r>
      </w:del>
      <w:r w:rsidRPr="005223F4">
        <w:rPr>
          <w:lang w:val="en-US"/>
        </w:rPr>
        <w:t>&lt;xs:complexType &gt;</w:t>
      </w:r>
    </w:p>
    <w:p w14:paraId="225A6163" w14:textId="77777777" w:rsidR="000413F4" w:rsidRPr="005223F4" w:rsidRDefault="000413F4" w:rsidP="000413F4">
      <w:pPr>
        <w:pStyle w:val="XMLExcerpt"/>
        <w:rPr>
          <w:lang w:val="en-US"/>
        </w:rPr>
      </w:pPr>
      <w:r w:rsidRPr="005223F4">
        <w:rPr>
          <w:lang w:val="en-US"/>
        </w:rPr>
        <w:t xml:space="preserve">      </w:t>
      </w:r>
      <w:del w:id="3433" w:author="Steve Hanson" w:date="2012-02-23T11:42:00Z">
        <w:r w:rsidRPr="005223F4" w:rsidDel="0098329B">
          <w:rPr>
            <w:lang w:val="en-US"/>
          </w:rPr>
          <w:delText xml:space="preserve"> </w:delText>
        </w:r>
      </w:del>
      <w:r w:rsidRPr="005223F4">
        <w:rPr>
          <w:lang w:val="en-US"/>
        </w:rPr>
        <w:t xml:space="preserve">  &lt;xs:sequence&gt;</w:t>
      </w:r>
    </w:p>
    <w:p w14:paraId="0056EA56" w14:textId="77777777" w:rsidR="000413F4" w:rsidRPr="005223F4" w:rsidRDefault="000413F4" w:rsidP="000413F4">
      <w:pPr>
        <w:pStyle w:val="XMLExcerpt"/>
        <w:rPr>
          <w:lang w:val="en-US"/>
        </w:rPr>
      </w:pPr>
      <w:r w:rsidRPr="005223F4">
        <w:rPr>
          <w:lang w:val="en-US"/>
        </w:rPr>
        <w:t xml:space="preserve">        </w:t>
      </w:r>
      <w:del w:id="3434" w:author="Steve Hanson" w:date="2012-02-23T11:42:00Z">
        <w:r w:rsidRPr="005223F4" w:rsidDel="0098329B">
          <w:rPr>
            <w:lang w:val="en-US"/>
          </w:rPr>
          <w:delText xml:space="preserve"> </w:delText>
        </w:r>
      </w:del>
      <w:r w:rsidRPr="005223F4">
        <w:rPr>
          <w:lang w:val="en-US"/>
        </w:rPr>
        <w:t xml:space="preserve">  &lt;xs:element name='Header'  /&gt;</w:t>
      </w:r>
    </w:p>
    <w:p w14:paraId="216890C7" w14:textId="77777777" w:rsidR="000413F4" w:rsidRPr="005223F4" w:rsidRDefault="000413F4" w:rsidP="000413F4">
      <w:pPr>
        <w:pStyle w:val="XMLExcerpt"/>
        <w:rPr>
          <w:lang w:val="en-US"/>
        </w:rPr>
      </w:pPr>
      <w:r w:rsidRPr="005223F4">
        <w:rPr>
          <w:lang w:val="en-US"/>
        </w:rPr>
        <w:t xml:space="preserve">          </w:t>
      </w:r>
      <w:del w:id="3435" w:author="Steve Hanson" w:date="2012-02-23T11:42:00Z">
        <w:r w:rsidRPr="005223F4" w:rsidDel="0098329B">
          <w:rPr>
            <w:lang w:val="en-US"/>
          </w:rPr>
          <w:delText xml:space="preserve"> </w:delText>
        </w:r>
      </w:del>
      <w:r w:rsidRPr="005223F4">
        <w:rPr>
          <w:lang w:val="en-US"/>
        </w:rPr>
        <w:t xml:space="preserve">  &lt;xs:complexType &gt;</w:t>
      </w:r>
    </w:p>
    <w:p w14:paraId="4386EA3A" w14:textId="77777777" w:rsidR="000413F4" w:rsidRPr="005223F4" w:rsidRDefault="000413F4" w:rsidP="000413F4">
      <w:pPr>
        <w:pStyle w:val="XMLExcerpt"/>
        <w:rPr>
          <w:lang w:val="en-US"/>
        </w:rPr>
      </w:pPr>
      <w:r w:rsidRPr="005223F4">
        <w:rPr>
          <w:lang w:val="en-US"/>
        </w:rPr>
        <w:t xml:space="preserve">          </w:t>
      </w:r>
      <w:del w:id="3436" w:author="Steve Hanson" w:date="2012-02-23T11:42:00Z">
        <w:r w:rsidRPr="005223F4" w:rsidDel="0098329B">
          <w:rPr>
            <w:lang w:val="en-US"/>
          </w:rPr>
          <w:delText xml:space="preserve">  </w:delText>
        </w:r>
      </w:del>
      <w:r w:rsidRPr="005223F4">
        <w:rPr>
          <w:lang w:val="en-US"/>
        </w:rPr>
        <w:t xml:space="preserve">    &lt;xs:sequence&gt;</w:t>
      </w:r>
    </w:p>
    <w:p w14:paraId="29D48352" w14:textId="77777777" w:rsidR="000413F4" w:rsidRPr="005223F4" w:rsidRDefault="000413F4" w:rsidP="000413F4">
      <w:pPr>
        <w:pStyle w:val="XMLExcerpt"/>
        <w:rPr>
          <w:lang w:val="en-US"/>
        </w:rPr>
      </w:pPr>
      <w:r w:rsidRPr="005223F4">
        <w:rPr>
          <w:lang w:val="en-US"/>
        </w:rPr>
        <w:t xml:space="preserve">          </w:t>
      </w:r>
      <w:del w:id="3437" w:author="Steve Hanson" w:date="2012-02-23T11:43:00Z">
        <w:r w:rsidRPr="005223F4" w:rsidDel="0098329B">
          <w:rPr>
            <w:lang w:val="en-US"/>
          </w:rPr>
          <w:delText xml:space="preserve">  </w:delText>
        </w:r>
      </w:del>
      <w:r w:rsidRPr="005223F4">
        <w:rPr>
          <w:lang w:val="en-US"/>
        </w:rPr>
        <w:t xml:space="preserve">      &lt;xs:element name='identifier'  /&gt;</w:t>
      </w:r>
    </w:p>
    <w:p w14:paraId="58BEA8DE" w14:textId="77777777" w:rsidR="000413F4" w:rsidRPr="005223F4" w:rsidDel="0098329B" w:rsidRDefault="0098329B" w:rsidP="000413F4">
      <w:pPr>
        <w:pStyle w:val="XMLExcerpt"/>
        <w:rPr>
          <w:del w:id="3438" w:author="Steve Hanson" w:date="2012-02-23T11:41:00Z"/>
          <w:lang w:val="en-US"/>
        </w:rPr>
      </w:pPr>
      <w:ins w:id="3439" w:author="Steve Hanson" w:date="2012-02-23T11:41:00Z">
        <w:r>
          <w:rPr>
            <w:rStyle w:val="CodeCharacter"/>
            <w:sz w:val="20"/>
            <w:szCs w:val="20"/>
            <w:lang w:val="en-US"/>
          </w:rPr>
          <w:t xml:space="preserve">        </w:t>
        </w:r>
      </w:ins>
      <w:ins w:id="3440" w:author="Steve Hanson" w:date="2012-02-23T11:43:00Z">
        <w:r>
          <w:rPr>
            <w:rStyle w:val="CodeCharacter"/>
            <w:sz w:val="20"/>
            <w:szCs w:val="20"/>
            <w:lang w:val="en-US"/>
          </w:rPr>
          <w:t xml:space="preserve">        </w:t>
        </w:r>
      </w:ins>
      <w:ins w:id="3441" w:author="Steve Hanson" w:date="2012-02-23T11:41:00Z">
        <w:r w:rsidRPr="005223F4">
          <w:rPr>
            <w:rStyle w:val="CodeCharacter"/>
            <w:sz w:val="20"/>
            <w:szCs w:val="20"/>
            <w:lang w:val="en-US"/>
          </w:rPr>
          <w:t>...</w:t>
        </w:r>
      </w:ins>
      <w:del w:id="3442" w:author="Steve Hanson" w:date="2012-02-23T11:41:00Z">
        <w:r w:rsidR="000413F4" w:rsidRPr="005223F4" w:rsidDel="0098329B">
          <w:rPr>
            <w:lang w:val="en-US"/>
          </w:rPr>
          <w:delText xml:space="preserve">                   …..</w:delText>
        </w:r>
      </w:del>
    </w:p>
    <w:p w14:paraId="256142D0" w14:textId="77777777" w:rsidR="0098329B" w:rsidRDefault="000413F4" w:rsidP="000413F4">
      <w:pPr>
        <w:pStyle w:val="XMLExcerpt"/>
        <w:rPr>
          <w:ins w:id="3443" w:author="Steve Hanson" w:date="2012-02-23T11:42:00Z"/>
          <w:lang w:val="en-US"/>
        </w:rPr>
      </w:pPr>
      <w:r w:rsidRPr="005223F4">
        <w:rPr>
          <w:lang w:val="en-US"/>
        </w:rPr>
        <w:t xml:space="preserve">               </w:t>
      </w:r>
    </w:p>
    <w:p w14:paraId="1F4CEA33" w14:textId="77777777" w:rsidR="000413F4" w:rsidRPr="005223F4" w:rsidRDefault="0098329B" w:rsidP="000413F4">
      <w:pPr>
        <w:pStyle w:val="XMLExcerpt"/>
        <w:rPr>
          <w:lang w:val="en-US"/>
        </w:rPr>
      </w:pPr>
      <w:ins w:id="3444" w:author="Steve Hanson" w:date="2012-02-23T11:42:00Z">
        <w:r>
          <w:rPr>
            <w:lang w:val="en-US"/>
          </w:rPr>
          <w:t xml:space="preserve">            </w:t>
        </w:r>
      </w:ins>
      <w:ins w:id="3445" w:author="Steve Hanson" w:date="2012-02-23T11:43:00Z">
        <w:r>
          <w:rPr>
            <w:lang w:val="en-US"/>
          </w:rPr>
          <w:t xml:space="preserve">  </w:t>
        </w:r>
      </w:ins>
      <w:r w:rsidR="000413F4" w:rsidRPr="005223F4">
        <w:rPr>
          <w:lang w:val="en-US"/>
        </w:rPr>
        <w:t>&lt;/xs:sequence&gt;</w:t>
      </w:r>
    </w:p>
    <w:p w14:paraId="64C168B0" w14:textId="77777777" w:rsidR="000413F4" w:rsidRPr="005223F4" w:rsidRDefault="000413F4" w:rsidP="000413F4">
      <w:pPr>
        <w:pStyle w:val="XMLExcerpt"/>
        <w:rPr>
          <w:lang w:val="en-US"/>
        </w:rPr>
      </w:pPr>
      <w:r w:rsidRPr="005223F4">
        <w:rPr>
          <w:lang w:val="en-US"/>
        </w:rPr>
        <w:t xml:space="preserve">          </w:t>
      </w:r>
      <w:ins w:id="3446" w:author="Steve Hanson" w:date="2012-02-23T11:44:00Z">
        <w:r w:rsidR="0098329B">
          <w:rPr>
            <w:lang w:val="en-US"/>
          </w:rPr>
          <w:t xml:space="preserve">  </w:t>
        </w:r>
      </w:ins>
      <w:del w:id="3447" w:author="Steve Hanson" w:date="2012-02-23T11:44:00Z">
        <w:r w:rsidRPr="005223F4" w:rsidDel="0098329B">
          <w:rPr>
            <w:lang w:val="en-US"/>
          </w:rPr>
          <w:delText xml:space="preserve">  </w:delText>
        </w:r>
      </w:del>
      <w:del w:id="3448" w:author="Steve Hanson" w:date="2012-02-23T11:43:00Z">
        <w:r w:rsidRPr="005223F4" w:rsidDel="0098329B">
          <w:rPr>
            <w:lang w:val="en-US"/>
          </w:rPr>
          <w:delText xml:space="preserve"> </w:delText>
        </w:r>
      </w:del>
      <w:r w:rsidRPr="005223F4">
        <w:rPr>
          <w:lang w:val="en-US"/>
        </w:rPr>
        <w:t>&lt;/xs:complexType&gt;</w:t>
      </w:r>
    </w:p>
    <w:p w14:paraId="6ADA10AF" w14:textId="77777777" w:rsidR="0098329B" w:rsidRPr="005223F4" w:rsidRDefault="0098329B" w:rsidP="0098329B">
      <w:pPr>
        <w:pStyle w:val="XMLExcerpt"/>
        <w:rPr>
          <w:ins w:id="3449" w:author="Steve Hanson" w:date="2012-02-23T11:44:00Z"/>
          <w:lang w:val="en-US"/>
        </w:rPr>
      </w:pPr>
      <w:ins w:id="3450" w:author="Steve Hanson" w:date="2012-02-23T11:44:00Z">
        <w:r>
          <w:rPr>
            <w:lang w:val="en-US"/>
          </w:rPr>
          <w:t xml:space="preserve">          </w:t>
        </w:r>
        <w:r w:rsidRPr="005223F4">
          <w:rPr>
            <w:lang w:val="en-US"/>
          </w:rPr>
          <w:t>&lt;/xs:element&gt;</w:t>
        </w:r>
      </w:ins>
    </w:p>
    <w:p w14:paraId="4ABF073B" w14:textId="77777777" w:rsidR="000413F4" w:rsidRPr="005223F4" w:rsidRDefault="000413F4" w:rsidP="000413F4">
      <w:pPr>
        <w:pStyle w:val="XMLExcerpt"/>
        <w:rPr>
          <w:lang w:val="en-US"/>
        </w:rPr>
      </w:pPr>
      <w:r w:rsidRPr="005223F4">
        <w:rPr>
          <w:lang w:val="en-US"/>
        </w:rPr>
        <w:t xml:space="preserve">        </w:t>
      </w:r>
      <w:del w:id="3451" w:author="Steve Hanson" w:date="2012-02-23T11:43:00Z">
        <w:r w:rsidRPr="005223F4" w:rsidDel="0098329B">
          <w:rPr>
            <w:lang w:val="en-US"/>
          </w:rPr>
          <w:delText xml:space="preserve"> </w:delText>
        </w:r>
      </w:del>
      <w:r w:rsidRPr="005223F4">
        <w:rPr>
          <w:lang w:val="en-US"/>
        </w:rPr>
        <w:t>&lt;/xs:sequence&gt;</w:t>
      </w:r>
    </w:p>
    <w:p w14:paraId="1D852D70" w14:textId="77777777" w:rsidR="000413F4" w:rsidRPr="005223F4" w:rsidRDefault="000413F4" w:rsidP="000413F4">
      <w:pPr>
        <w:pStyle w:val="XMLExcerpt"/>
        <w:rPr>
          <w:lang w:val="en-US"/>
        </w:rPr>
      </w:pPr>
      <w:r w:rsidRPr="005223F4">
        <w:rPr>
          <w:lang w:val="en-US"/>
        </w:rPr>
        <w:t xml:space="preserve">      </w:t>
      </w:r>
      <w:del w:id="3452" w:author="Steve Hanson" w:date="2012-02-23T11:43:00Z">
        <w:r w:rsidRPr="005223F4" w:rsidDel="0098329B">
          <w:rPr>
            <w:lang w:val="en-US"/>
          </w:rPr>
          <w:delText xml:space="preserve">  </w:delText>
        </w:r>
      </w:del>
      <w:r w:rsidRPr="005223F4">
        <w:rPr>
          <w:lang w:val="en-US"/>
        </w:rPr>
        <w:t>&lt;/xs:complexType&gt;</w:t>
      </w:r>
    </w:p>
    <w:p w14:paraId="192CF4B6" w14:textId="77777777" w:rsidR="000413F4" w:rsidRPr="005223F4" w:rsidRDefault="000413F4" w:rsidP="000413F4">
      <w:pPr>
        <w:pStyle w:val="XMLExcerpt"/>
        <w:rPr>
          <w:lang w:val="en-US"/>
        </w:rPr>
      </w:pPr>
      <w:r w:rsidRPr="005223F4">
        <w:rPr>
          <w:lang w:val="en-US"/>
        </w:rPr>
        <w:t xml:space="preserve">   </w:t>
      </w:r>
      <w:ins w:id="3453" w:author="Steve Hanson" w:date="2012-02-23T11:43:00Z">
        <w:r w:rsidR="0098329B">
          <w:rPr>
            <w:lang w:val="en-US"/>
          </w:rPr>
          <w:t xml:space="preserve"> </w:t>
        </w:r>
      </w:ins>
      <w:r w:rsidRPr="005223F4">
        <w:rPr>
          <w:lang w:val="en-US"/>
        </w:rPr>
        <w:t>&lt;/xs:element&gt;</w:t>
      </w:r>
    </w:p>
    <w:p w14:paraId="6CB4A77B" w14:textId="77777777" w:rsidR="000413F4" w:rsidRPr="005223F4" w:rsidRDefault="0098329B" w:rsidP="000413F4">
      <w:pPr>
        <w:pStyle w:val="XMLExcerpt"/>
        <w:rPr>
          <w:lang w:val="en-US"/>
        </w:rPr>
      </w:pPr>
      <w:ins w:id="3454" w:author="Steve Hanson" w:date="2012-02-23T11:43:00Z">
        <w:r>
          <w:rPr>
            <w:lang w:val="en-US"/>
          </w:rPr>
          <w:t xml:space="preserve">  </w:t>
        </w:r>
      </w:ins>
      <w:r w:rsidR="000413F4" w:rsidRPr="005223F4">
        <w:rPr>
          <w:lang w:val="en-US"/>
        </w:rPr>
        <w:t>&lt;/xs:choice&gt;</w:t>
      </w:r>
    </w:p>
    <w:p w14:paraId="698A10D1" w14:textId="77777777" w:rsidR="000413F4" w:rsidRPr="005223F4" w:rsidRDefault="000413F4" w:rsidP="000413F4">
      <w:pPr>
        <w:pStyle w:val="XMLExcerpt"/>
        <w:rPr>
          <w:lang w:val="en-US"/>
        </w:rPr>
      </w:pPr>
      <w:r w:rsidRPr="005223F4">
        <w:rPr>
          <w:lang w:val="en-US"/>
        </w:rPr>
        <w:t>&lt;/xs:sequence&gt;</w:t>
      </w:r>
    </w:p>
    <w:p w14:paraId="70B41AEF" w14:textId="77777777" w:rsidR="00F211B0" w:rsidRPr="005223F4" w:rsidRDefault="00F211B0" w:rsidP="00E03AB5"/>
    <w:p w14:paraId="487A2A13" w14:textId="4E0C2171" w:rsidR="00A5134D" w:rsidRPr="005223F4" w:rsidRDefault="00A5134D" w:rsidP="006E4FE8">
      <w:pPr>
        <w:pStyle w:val="Heading2"/>
      </w:pPr>
      <w:bookmarkStart w:id="3455" w:name="_Toc226450743"/>
      <w:bookmarkStart w:id="3456" w:name="_Ref228949039"/>
      <w:bookmarkStart w:id="3457" w:name="_Toc243112780"/>
      <w:bookmarkStart w:id="3458" w:name="_Ref251074274"/>
      <w:bookmarkStart w:id="3459" w:name="_Ref251074286"/>
      <w:bookmarkStart w:id="3460" w:name="_Toc349042667"/>
      <w:bookmarkStart w:id="3461" w:name="_Ref362443507"/>
      <w:bookmarkStart w:id="3462" w:name="_Ref362443517"/>
      <w:bookmarkStart w:id="3463" w:name="_Toc362453175"/>
      <w:bookmarkStart w:id="3464" w:name="_Toc177399047"/>
      <w:bookmarkStart w:id="3465" w:name="_Toc175057334"/>
      <w:bookmarkStart w:id="3466" w:name="_Toc199516261"/>
      <w:bookmarkStart w:id="3467" w:name="_Toc194983937"/>
      <w:r w:rsidRPr="005223F4">
        <w:t xml:space="preserve">The dfdl:defineEscapeScheme </w:t>
      </w:r>
      <w:ins w:id="3468" w:author="mbeckerle" w:date="2013-01-28T11:43:00Z">
        <w:r w:rsidR="00384A7C">
          <w:t xml:space="preserve">Defining </w:t>
        </w:r>
      </w:ins>
      <w:r w:rsidRPr="005223F4">
        <w:t>Annotation Element</w:t>
      </w:r>
      <w:bookmarkEnd w:id="3455"/>
      <w:bookmarkEnd w:id="3456"/>
      <w:bookmarkEnd w:id="3457"/>
      <w:bookmarkEnd w:id="3458"/>
      <w:bookmarkEnd w:id="3459"/>
      <w:bookmarkEnd w:id="3460"/>
      <w:bookmarkEnd w:id="3461"/>
      <w:bookmarkEnd w:id="3462"/>
      <w:bookmarkEnd w:id="3463"/>
    </w:p>
    <w:p w14:paraId="11AD006F" w14:textId="6A6201E2" w:rsidR="00A5134D" w:rsidRPr="005223F4" w:rsidDel="00041028" w:rsidRDefault="00A5134D" w:rsidP="00A5134D">
      <w:pPr>
        <w:pStyle w:val="nobreak"/>
        <w:rPr>
          <w:del w:id="3469" w:author="mbeckerle" w:date="2012-04-22T21:52:00Z"/>
        </w:rPr>
      </w:pPr>
    </w:p>
    <w:p w14:paraId="34F65A85" w14:textId="77777777" w:rsidR="00A5134D" w:rsidRPr="005223F4" w:rsidRDefault="00A5134D" w:rsidP="00C953CC">
      <w:r w:rsidRPr="005223F4">
        <w:t>One or more dfdl:defineEscapeScheme annotation elements can appear within the annotation children of the xs:schema. The dfdl:defineEscapeScheme elements may only appear as annotation children of the xs:schema.</w:t>
      </w:r>
    </w:p>
    <w:p w14:paraId="69FB82FF" w14:textId="77777777" w:rsidR="00A5134D" w:rsidRPr="005223F4" w:rsidRDefault="00A5134D" w:rsidP="00C953CC">
      <w:pPr>
        <w:pStyle w:val="nobreak"/>
      </w:pPr>
      <w:r w:rsidRPr="005223F4">
        <w:t xml:space="preserve">The order of their appearance does not matter, nor does their position relative to other annotation or non-annotation children of the xs:schema. </w:t>
      </w:r>
    </w:p>
    <w:p w14:paraId="70DD52F1" w14:textId="77777777" w:rsidR="00A5134D" w:rsidRPr="005223F4" w:rsidRDefault="00A5134D" w:rsidP="00A5134D">
      <w:pPr>
        <w:pStyle w:val="nobreak"/>
      </w:pPr>
      <w:r w:rsidRPr="005223F4">
        <w:t xml:space="preserve">Each dfdl:defineEscapeScheme has a required name attribute and a required dfdl:escapeScheme child element. </w:t>
      </w:r>
    </w:p>
    <w:p w14:paraId="75C3CD60" w14:textId="77777777" w:rsidR="00A5134D" w:rsidRPr="005223F4" w:rsidRDefault="00A5134D" w:rsidP="004C4F68">
      <w:pPr>
        <w:pStyle w:val="nobreak"/>
      </w:pPr>
      <w:r w:rsidRPr="005223F4">
        <w:t xml:space="preserve">The construct creates a named escape scheme definition. The value of the name attribute is of XML type NCName. The name will become a member of the schema’s target namespace. These names must be unique within the namespace among escape schemes. </w:t>
      </w:r>
    </w:p>
    <w:p w14:paraId="73AAD661" w14:textId="77777777" w:rsidR="00A5134D" w:rsidRPr="005223F4" w:rsidRDefault="00A5134D" w:rsidP="00A5134D">
      <w:r w:rsidRPr="005223F4">
        <w:t>If multiple dfdl:defineEscapeScheme definitions have the same 'name' attribute, in the same namespace, then it is a schema definition error.</w:t>
      </w:r>
    </w:p>
    <w:p w14:paraId="7BEF46D6" w14:textId="77777777" w:rsidR="00A5134D" w:rsidRPr="005223F4" w:rsidRDefault="00A5134D" w:rsidP="00A5134D">
      <w:pPr>
        <w:pStyle w:val="nobreak"/>
      </w:pPr>
      <w:r w:rsidRPr="005223F4">
        <w:t>Each dfdl:defineEscapeScheme annotation element contains a dfdl:defineEscapeScheme annotation element as detailed below.</w:t>
      </w:r>
    </w:p>
    <w:p w14:paraId="257D8CD6" w14:textId="77777777" w:rsidR="00A5134D" w:rsidRPr="005223F4" w:rsidRDefault="00A5134D" w:rsidP="00A5134D">
      <w:r w:rsidRPr="005223F4">
        <w:t>Here is an example of an escapeScheme definition:</w:t>
      </w:r>
    </w:p>
    <w:p w14:paraId="5C90A26A" w14:textId="77777777" w:rsidR="00A5134D" w:rsidRPr="005223F4" w:rsidRDefault="00A5134D" w:rsidP="00470F0F">
      <w:pPr>
        <w:pStyle w:val="XMLExcerpt"/>
        <w:rPr>
          <w:rStyle w:val="CodeCharacter"/>
          <w:sz w:val="20"/>
          <w:szCs w:val="20"/>
          <w:lang w:val="en-US"/>
        </w:rPr>
      </w:pPr>
      <w:r w:rsidRPr="005223F4">
        <w:rPr>
          <w:rStyle w:val="CodeCharacter"/>
          <w:sz w:val="20"/>
          <w:szCs w:val="20"/>
          <w:lang w:val="en-US"/>
        </w:rPr>
        <w:t>&lt;xs:schema ...&gt;</w:t>
      </w:r>
    </w:p>
    <w:p w14:paraId="33B3B0F3" w14:textId="77777777" w:rsidR="00A5134D" w:rsidRPr="005223F4" w:rsidRDefault="00A5134D" w:rsidP="00470F0F">
      <w:pPr>
        <w:pStyle w:val="XMLExcerpt"/>
        <w:rPr>
          <w:rStyle w:val="CodeCharacter"/>
          <w:sz w:val="20"/>
          <w:szCs w:val="20"/>
          <w:lang w:val="en-US"/>
        </w:rPr>
      </w:pPr>
      <w:r w:rsidRPr="005223F4">
        <w:rPr>
          <w:rStyle w:val="CodeCharacter"/>
          <w:sz w:val="20"/>
          <w:szCs w:val="20"/>
          <w:lang w:val="en-US"/>
        </w:rPr>
        <w:t xml:space="preserve">  &lt;xs:annotation&gt;</w:t>
      </w:r>
    </w:p>
    <w:p w14:paraId="0F981819" w14:textId="77777777" w:rsidR="00A5134D" w:rsidRPr="005223F4" w:rsidRDefault="00A5134D" w:rsidP="00470F0F">
      <w:pPr>
        <w:pStyle w:val="XMLExcerpt"/>
        <w:rPr>
          <w:rStyle w:val="CodeCharacter"/>
          <w:sz w:val="20"/>
          <w:szCs w:val="20"/>
          <w:lang w:val="en-US"/>
        </w:rPr>
      </w:pPr>
      <w:r w:rsidRPr="005223F4">
        <w:rPr>
          <w:rStyle w:val="CodeCharacter"/>
          <w:sz w:val="20"/>
          <w:szCs w:val="20"/>
          <w:lang w:val="en-US"/>
        </w:rPr>
        <w:t xml:space="preserve">    &lt;xs:appinfo source=</w:t>
      </w:r>
      <w:r w:rsidRPr="0098329B">
        <w:rPr>
          <w:rStyle w:val="CodeCharacter"/>
          <w:sz w:val="20"/>
          <w:szCs w:val="20"/>
          <w:lang w:val="en-US"/>
        </w:rPr>
        <w:t>”</w:t>
      </w:r>
      <w:r w:rsidRPr="004F5A23">
        <w:rPr>
          <w:rStyle w:val="CodeCharacter"/>
          <w:sz w:val="20"/>
          <w:szCs w:val="20"/>
          <w:lang w:val="en-US"/>
        </w:rPr>
        <w:t>http://www.ogf.org/dfdl/</w:t>
      </w:r>
      <w:r w:rsidRPr="0098329B">
        <w:rPr>
          <w:rStyle w:val="CodeCharacter"/>
          <w:sz w:val="20"/>
          <w:szCs w:val="20"/>
          <w:lang w:val="en-US"/>
        </w:rPr>
        <w:t>”</w:t>
      </w:r>
      <w:r w:rsidRPr="005223F4">
        <w:rPr>
          <w:rStyle w:val="CodeCharacter"/>
          <w:sz w:val="20"/>
          <w:szCs w:val="20"/>
          <w:lang w:val="en-US"/>
        </w:rPr>
        <w:t>&gt;</w:t>
      </w:r>
    </w:p>
    <w:p w14:paraId="58E124F0" w14:textId="77777777" w:rsidR="00A5134D" w:rsidRPr="004F5A23" w:rsidRDefault="00A5134D" w:rsidP="00470F0F">
      <w:pPr>
        <w:pStyle w:val="XMLExcerpt"/>
        <w:rPr>
          <w:rStyle w:val="CodeCharacter"/>
          <w:sz w:val="20"/>
          <w:szCs w:val="20"/>
          <w:lang w:val="en-US"/>
        </w:rPr>
      </w:pPr>
      <w:r w:rsidRPr="004F5A23">
        <w:rPr>
          <w:rStyle w:val="CodeCharacter"/>
          <w:sz w:val="20"/>
          <w:szCs w:val="20"/>
          <w:lang w:val="en-US"/>
        </w:rPr>
        <w:t xml:space="preserve">      &lt;dfdl:defineEscapeScheme name=”my</w:t>
      </w:r>
      <w:r w:rsidR="00D72EC9" w:rsidRPr="004F5A23">
        <w:rPr>
          <w:rStyle w:val="CodeCharacter"/>
          <w:sz w:val="20"/>
          <w:szCs w:val="20"/>
          <w:lang w:val="en-US"/>
        </w:rPr>
        <w:t>E</w:t>
      </w:r>
      <w:r w:rsidRPr="004F5A23">
        <w:rPr>
          <w:rStyle w:val="CodeCharacter"/>
          <w:sz w:val="20"/>
          <w:szCs w:val="20"/>
          <w:lang w:val="en-US"/>
        </w:rPr>
        <w:t>scapeScheme”&gt;</w:t>
      </w:r>
    </w:p>
    <w:p w14:paraId="5052EB52" w14:textId="77777777" w:rsidR="00A5134D" w:rsidRPr="004F5A23" w:rsidRDefault="00B64C8C" w:rsidP="00470F0F">
      <w:pPr>
        <w:pStyle w:val="XMLExcerpt"/>
        <w:rPr>
          <w:rStyle w:val="CodeCharacter"/>
          <w:sz w:val="20"/>
          <w:szCs w:val="20"/>
          <w:lang w:val="en-US"/>
        </w:rPr>
      </w:pPr>
      <w:r w:rsidRPr="0098329B">
        <w:rPr>
          <w:rStyle w:val="CodeCharacter"/>
          <w:sz w:val="20"/>
          <w:szCs w:val="20"/>
          <w:lang w:val="en-US"/>
        </w:rPr>
        <w:t xml:space="preserve">        ...</w:t>
      </w:r>
    </w:p>
    <w:p w14:paraId="181A845B" w14:textId="77777777" w:rsidR="0098329B" w:rsidRPr="004F5A23" w:rsidRDefault="00A5134D" w:rsidP="00470F0F">
      <w:pPr>
        <w:pStyle w:val="XMLExcerpt"/>
        <w:rPr>
          <w:ins w:id="3470" w:author="Steve Hanson" w:date="2012-02-23T11:45:00Z"/>
          <w:rStyle w:val="CodeCharacter"/>
          <w:sz w:val="20"/>
          <w:szCs w:val="20"/>
          <w:lang w:val="en-US"/>
        </w:rPr>
      </w:pPr>
      <w:r w:rsidRPr="004F5A23">
        <w:rPr>
          <w:rStyle w:val="CodeCharacter"/>
          <w:sz w:val="20"/>
          <w:szCs w:val="20"/>
          <w:lang w:val="en-US"/>
        </w:rPr>
        <w:t xml:space="preserve">        &lt;dfdl:escapeScheme </w:t>
      </w:r>
      <w:ins w:id="3471" w:author="Steve Hanson" w:date="2012-02-23T11:45:00Z">
        <w:r w:rsidR="0098329B" w:rsidRPr="004F5A23">
          <w:rPr>
            <w:rStyle w:val="CodeCharacter"/>
            <w:sz w:val="20"/>
            <w:szCs w:val="20"/>
            <w:lang w:val="en-US"/>
          </w:rPr>
          <w:t>escapeKind=”escapeCharacter”</w:t>
        </w:r>
      </w:ins>
    </w:p>
    <w:p w14:paraId="4C54492F" w14:textId="77777777" w:rsidR="00A5134D" w:rsidRPr="004F5A23" w:rsidRDefault="0098329B" w:rsidP="00470F0F">
      <w:pPr>
        <w:pStyle w:val="XMLExcerpt"/>
        <w:rPr>
          <w:rStyle w:val="CodeCharacter"/>
          <w:szCs w:val="20"/>
          <w:lang w:val="en-US"/>
        </w:rPr>
      </w:pPr>
      <w:ins w:id="3472" w:author="Steve Hanson" w:date="2012-02-23T11:45:00Z">
        <w:r w:rsidRPr="004F5A23">
          <w:rPr>
            <w:rStyle w:val="CodeCharacter"/>
            <w:sz w:val="20"/>
            <w:szCs w:val="20"/>
            <w:lang w:val="en-US"/>
          </w:rPr>
          <w:t xml:space="preserve">                           </w:t>
        </w:r>
      </w:ins>
      <w:r w:rsidR="00A5134D" w:rsidRPr="004F5A23">
        <w:rPr>
          <w:rStyle w:val="CodeCharacter"/>
          <w:sz w:val="20"/>
          <w:szCs w:val="20"/>
          <w:lang w:val="en-US"/>
        </w:rPr>
        <w:t>escapeCharacter=’/’</w:t>
      </w:r>
      <w:r w:rsidR="00A5134D" w:rsidRPr="004F5A23">
        <w:rPr>
          <w:lang w:val="en-US"/>
        </w:rPr>
        <w:t xml:space="preserve"> </w:t>
      </w:r>
      <w:r w:rsidR="00A5134D" w:rsidRPr="004F5A23">
        <w:rPr>
          <w:rStyle w:val="CodeCharacter"/>
          <w:sz w:val="20"/>
          <w:szCs w:val="20"/>
          <w:lang w:val="en-US"/>
        </w:rPr>
        <w:t>/&gt;</w:t>
      </w:r>
    </w:p>
    <w:p w14:paraId="58887DC5" w14:textId="77777777" w:rsidR="00A5134D" w:rsidRPr="004F5A23" w:rsidRDefault="00B64C8C" w:rsidP="00470F0F">
      <w:pPr>
        <w:pStyle w:val="XMLExcerpt"/>
        <w:rPr>
          <w:rStyle w:val="CodeCharacter"/>
          <w:sz w:val="20"/>
          <w:szCs w:val="20"/>
          <w:lang w:val="en-US"/>
        </w:rPr>
      </w:pPr>
      <w:r w:rsidRPr="0098329B">
        <w:rPr>
          <w:rStyle w:val="CodeCharacter"/>
          <w:sz w:val="20"/>
          <w:szCs w:val="20"/>
          <w:lang w:val="en-US"/>
        </w:rPr>
        <w:t xml:space="preserve">        ...</w:t>
      </w:r>
      <w:r w:rsidRPr="004F5A23">
        <w:rPr>
          <w:rStyle w:val="CodeCharacter"/>
          <w:sz w:val="20"/>
          <w:szCs w:val="20"/>
          <w:lang w:val="en-US"/>
        </w:rPr>
        <w:t xml:space="preserve">       </w:t>
      </w:r>
    </w:p>
    <w:p w14:paraId="074DC569" w14:textId="77777777" w:rsidR="00A5134D" w:rsidRPr="004F5A23" w:rsidRDefault="00A5134D" w:rsidP="00470F0F">
      <w:pPr>
        <w:pStyle w:val="XMLExcerpt"/>
        <w:rPr>
          <w:rStyle w:val="CodeCharacter"/>
          <w:sz w:val="20"/>
          <w:szCs w:val="20"/>
          <w:lang w:val="en-US"/>
        </w:rPr>
      </w:pPr>
      <w:r w:rsidRPr="004F5A23">
        <w:rPr>
          <w:rStyle w:val="CodeCharacter"/>
          <w:sz w:val="20"/>
          <w:szCs w:val="20"/>
          <w:lang w:val="en-US"/>
        </w:rPr>
        <w:t xml:space="preserve">      </w:t>
      </w:r>
      <w:r w:rsidRPr="004F5A23">
        <w:rPr>
          <w:lang w:val="en-US"/>
        </w:rPr>
        <w:t>&lt;/dfdl:defineEscapeScheme&gt;</w:t>
      </w:r>
    </w:p>
    <w:p w14:paraId="4D9B14A0" w14:textId="77777777" w:rsidR="00A5134D" w:rsidRPr="005223F4" w:rsidRDefault="00A5134D" w:rsidP="00470F0F">
      <w:pPr>
        <w:pStyle w:val="XMLExcerpt"/>
        <w:rPr>
          <w:rStyle w:val="CodeCharacter"/>
          <w:sz w:val="20"/>
          <w:szCs w:val="20"/>
          <w:lang w:val="en-US"/>
        </w:rPr>
      </w:pPr>
      <w:r w:rsidRPr="005223F4">
        <w:rPr>
          <w:rStyle w:val="CodeCharacter"/>
          <w:b/>
          <w:sz w:val="20"/>
          <w:szCs w:val="20"/>
          <w:lang w:val="en-US"/>
        </w:rPr>
        <w:t xml:space="preserve">    </w:t>
      </w:r>
      <w:r w:rsidRPr="004F5A23">
        <w:rPr>
          <w:rStyle w:val="CodeCharacter"/>
          <w:sz w:val="20"/>
          <w:szCs w:val="20"/>
          <w:lang w:val="en-US"/>
        </w:rPr>
        <w:t>&lt;/</w:t>
      </w:r>
      <w:r w:rsidRPr="005223F4">
        <w:rPr>
          <w:rStyle w:val="CodeCharacter"/>
          <w:sz w:val="20"/>
          <w:szCs w:val="20"/>
          <w:lang w:val="en-US"/>
        </w:rPr>
        <w:t>xs:appinfo&gt;</w:t>
      </w:r>
    </w:p>
    <w:p w14:paraId="517322E7" w14:textId="77777777" w:rsidR="00A5134D" w:rsidRPr="005223F4" w:rsidRDefault="00A5134D" w:rsidP="00470F0F">
      <w:pPr>
        <w:pStyle w:val="XMLExcerpt"/>
        <w:rPr>
          <w:rStyle w:val="CodeCharacter"/>
          <w:sz w:val="20"/>
          <w:szCs w:val="20"/>
          <w:lang w:val="en-US"/>
        </w:rPr>
      </w:pPr>
      <w:r w:rsidRPr="005223F4">
        <w:rPr>
          <w:rStyle w:val="CodeCharacter"/>
          <w:sz w:val="20"/>
          <w:szCs w:val="20"/>
          <w:lang w:val="en-US"/>
        </w:rPr>
        <w:t xml:space="preserve">  &lt;/xs:annotation&gt;</w:t>
      </w:r>
    </w:p>
    <w:p w14:paraId="490EDD85" w14:textId="77777777" w:rsidR="00A5134D" w:rsidRPr="005223F4" w:rsidRDefault="0098329B" w:rsidP="00470F0F">
      <w:pPr>
        <w:pStyle w:val="XMLExcerpt"/>
        <w:rPr>
          <w:rStyle w:val="CodeCharacter"/>
          <w:sz w:val="20"/>
          <w:szCs w:val="20"/>
          <w:lang w:val="en-US"/>
        </w:rPr>
      </w:pPr>
      <w:ins w:id="3473" w:author="Steve Hanson" w:date="2012-02-23T11:45:00Z">
        <w:r>
          <w:rPr>
            <w:rStyle w:val="CodeCharacter"/>
            <w:sz w:val="20"/>
            <w:szCs w:val="20"/>
            <w:lang w:val="en-US"/>
          </w:rPr>
          <w:t xml:space="preserve">  </w:t>
        </w:r>
      </w:ins>
      <w:r w:rsidR="00A5134D" w:rsidRPr="005223F4">
        <w:rPr>
          <w:rStyle w:val="CodeCharacter"/>
          <w:sz w:val="20"/>
          <w:szCs w:val="20"/>
          <w:lang w:val="en-US"/>
        </w:rPr>
        <w:t>...</w:t>
      </w:r>
    </w:p>
    <w:p w14:paraId="5A551CD8" w14:textId="77777777" w:rsidR="00A5134D" w:rsidRPr="005223F4" w:rsidRDefault="00A5134D" w:rsidP="00470F0F">
      <w:pPr>
        <w:pStyle w:val="XMLExcerpt"/>
        <w:rPr>
          <w:lang w:val="en-US"/>
        </w:rPr>
      </w:pPr>
      <w:r w:rsidRPr="005223F4">
        <w:rPr>
          <w:rStyle w:val="CodeCharacter"/>
          <w:sz w:val="20"/>
          <w:szCs w:val="20"/>
          <w:lang w:val="en-US"/>
        </w:rPr>
        <w:t>&lt;/xs:schema&gt;</w:t>
      </w:r>
    </w:p>
    <w:p w14:paraId="0E406908" w14:textId="4CEF1F48" w:rsidR="00A5134D" w:rsidRPr="005223F4" w:rsidDel="00041028" w:rsidRDefault="00A5134D" w:rsidP="00A5134D">
      <w:pPr>
        <w:rPr>
          <w:del w:id="3474" w:author="mbeckerle" w:date="2012-04-22T21:52:00Z"/>
        </w:rPr>
      </w:pPr>
    </w:p>
    <w:p w14:paraId="580A1439" w14:textId="77777777" w:rsidR="00A5134D" w:rsidRDefault="00A5134D" w:rsidP="00A5134D">
      <w:pPr>
        <w:pStyle w:val="nobreak"/>
        <w:rPr>
          <w:ins w:id="3475" w:author="Steve Hanson" w:date="2012-02-23T11:47:00Z"/>
        </w:rPr>
      </w:pPr>
      <w:r w:rsidRPr="005223F4">
        <w:t xml:space="preserve">A dfdl:defineEscapeScheme serves only to supply a named definition for an escapeScheme for reuse from other places. It does not cause any use of the representation properties it contains to describe any actual data. </w:t>
      </w:r>
    </w:p>
    <w:p w14:paraId="15B6B104" w14:textId="0C8FE161" w:rsidR="0098329B" w:rsidRPr="0098329B" w:rsidDel="00041028" w:rsidRDefault="0098329B">
      <w:pPr>
        <w:pStyle w:val="Heading3"/>
        <w:rPr>
          <w:del w:id="3476" w:author="mbeckerle" w:date="2012-04-22T21:52:00Z"/>
        </w:rPr>
        <w:pPrChange w:id="3477" w:author="mbeckerle" w:date="2013-07-24T16:59:00Z">
          <w:pPr>
            <w:pStyle w:val="nobreak"/>
          </w:pPr>
        </w:pPrChange>
      </w:pPr>
      <w:bookmarkStart w:id="3478" w:name="_Toc322911574"/>
      <w:bookmarkStart w:id="3479" w:name="_Toc322912113"/>
      <w:bookmarkStart w:id="3480" w:name="_Toc329092963"/>
      <w:bookmarkStart w:id="3481" w:name="_Toc332701476"/>
      <w:bookmarkStart w:id="3482" w:name="_Toc332701783"/>
      <w:bookmarkStart w:id="3483" w:name="_Toc332711577"/>
      <w:bookmarkStart w:id="3484" w:name="_Toc332711885"/>
      <w:bookmarkStart w:id="3485" w:name="_Toc332712187"/>
      <w:bookmarkStart w:id="3486" w:name="_Toc332724103"/>
      <w:bookmarkStart w:id="3487" w:name="_Toc332724403"/>
      <w:bookmarkStart w:id="3488" w:name="_Toc341102699"/>
      <w:bookmarkStart w:id="3489" w:name="_Toc347241431"/>
      <w:bookmarkStart w:id="3490" w:name="_Toc347744624"/>
      <w:bookmarkStart w:id="3491" w:name="_Toc348984407"/>
      <w:bookmarkStart w:id="3492" w:name="_Toc348984712"/>
      <w:bookmarkStart w:id="3493" w:name="_Toc349037875"/>
      <w:bookmarkStart w:id="3494" w:name="_Toc349038180"/>
      <w:bookmarkStart w:id="3495" w:name="_Toc349042668"/>
      <w:bookmarkStart w:id="3496" w:name="_Toc351912659"/>
      <w:bookmarkStart w:id="3497" w:name="_Toc351914681"/>
      <w:bookmarkStart w:id="3498" w:name="_Toc351915115"/>
      <w:bookmarkStart w:id="3499" w:name="_Toc361231154"/>
      <w:bookmarkStart w:id="3500" w:name="_Toc361231680"/>
      <w:bookmarkStart w:id="3501" w:name="_Toc362444978"/>
      <w:bookmarkStart w:id="3502" w:name="_Toc362451729"/>
      <w:bookmarkStart w:id="3503" w:name="_Toc362452278"/>
      <w:bookmarkStart w:id="3504" w:name="_Toc362452824"/>
      <w:bookmarkStart w:id="3505" w:name="_Toc362453176"/>
      <w:bookmarkEnd w:id="3478"/>
      <w:bookmarkEnd w:id="3479"/>
      <w:bookmarkEnd w:id="3480"/>
      <w:bookmarkEnd w:id="3481"/>
      <w:bookmarkEnd w:id="3482"/>
      <w:bookmarkEnd w:id="3483"/>
      <w:bookmarkEnd w:id="3484"/>
      <w:bookmarkEnd w:id="3485"/>
      <w:bookmarkEnd w:id="3486"/>
      <w:bookmarkEnd w:id="3487"/>
      <w:bookmarkEnd w:id="3488"/>
      <w:bookmarkEnd w:id="3489"/>
      <w:bookmarkEnd w:id="3490"/>
      <w:bookmarkEnd w:id="3491"/>
      <w:bookmarkEnd w:id="3492"/>
      <w:bookmarkEnd w:id="3493"/>
      <w:bookmarkEnd w:id="3494"/>
      <w:bookmarkEnd w:id="3495"/>
      <w:bookmarkEnd w:id="3496"/>
      <w:bookmarkEnd w:id="3497"/>
      <w:bookmarkEnd w:id="3498"/>
      <w:bookmarkEnd w:id="3499"/>
      <w:bookmarkEnd w:id="3500"/>
      <w:bookmarkEnd w:id="3501"/>
      <w:bookmarkEnd w:id="3502"/>
      <w:bookmarkEnd w:id="3503"/>
      <w:bookmarkEnd w:id="3504"/>
      <w:bookmarkEnd w:id="3505"/>
    </w:p>
    <w:p w14:paraId="1CB1A5EB" w14:textId="77777777" w:rsidR="00A5134D" w:rsidRPr="005223F4" w:rsidRDefault="00A5134D" w:rsidP="0031368F">
      <w:pPr>
        <w:pStyle w:val="Heading3"/>
      </w:pPr>
      <w:bookmarkStart w:id="3506" w:name="_Toc243112781"/>
      <w:bookmarkStart w:id="3507" w:name="_Toc349042669"/>
      <w:bookmarkStart w:id="3508" w:name="_Toc362453177"/>
      <w:r w:rsidRPr="005223F4">
        <w:t>Using/Referencing a Named escapeScheme Definition</w:t>
      </w:r>
      <w:bookmarkEnd w:id="3506"/>
      <w:bookmarkEnd w:id="3507"/>
      <w:bookmarkEnd w:id="3508"/>
    </w:p>
    <w:p w14:paraId="6636FC70" w14:textId="06C60003" w:rsidR="00A5134D" w:rsidRPr="005223F4" w:rsidDel="00041028" w:rsidRDefault="00A5134D" w:rsidP="00A5134D">
      <w:pPr>
        <w:pStyle w:val="nobreak"/>
        <w:rPr>
          <w:del w:id="3509" w:author="mbeckerle" w:date="2012-04-22T21:52:00Z"/>
        </w:rPr>
      </w:pPr>
    </w:p>
    <w:p w14:paraId="667F4D3F" w14:textId="77777777" w:rsidR="00A5134D" w:rsidRPr="005223F4" w:rsidRDefault="00A5134D" w:rsidP="00A5134D">
      <w:pPr>
        <w:pStyle w:val="nobreak"/>
      </w:pPr>
      <w:r w:rsidRPr="005223F4">
        <w:t>A named, reusable, escape scheme is used by referring to its name from an</w:t>
      </w:r>
      <w:r w:rsidRPr="005223F4">
        <w:rPr>
          <w:szCs w:val="20"/>
        </w:rPr>
        <w:t xml:space="preserve">                           escapeSchemeRef</w:t>
      </w:r>
      <w:r w:rsidRPr="005223F4">
        <w:t xml:space="preserve"> property on an element. For example:</w:t>
      </w:r>
    </w:p>
    <w:p w14:paraId="3CC34DB1" w14:textId="77777777" w:rsidR="00A5134D" w:rsidRPr="005223F4" w:rsidRDefault="00A5134D" w:rsidP="00470F0F">
      <w:pPr>
        <w:pStyle w:val="XMLExcerpt"/>
        <w:rPr>
          <w:rStyle w:val="CodeCharacter"/>
          <w:sz w:val="20"/>
          <w:szCs w:val="20"/>
          <w:lang w:val="en-US"/>
        </w:rPr>
      </w:pPr>
      <w:r w:rsidRPr="005223F4">
        <w:rPr>
          <w:rStyle w:val="CodeCharacter"/>
          <w:sz w:val="20"/>
          <w:szCs w:val="20"/>
          <w:lang w:val="en-US"/>
        </w:rPr>
        <w:t>&lt;xs:element name="foo" type="xs:string" &gt;</w:t>
      </w:r>
      <w:r w:rsidRPr="005223F4">
        <w:rPr>
          <w:rStyle w:val="CodeCharacter"/>
          <w:sz w:val="20"/>
          <w:szCs w:val="20"/>
          <w:lang w:val="en-US"/>
        </w:rPr>
        <w:br/>
        <w:t xml:space="preserve">  &lt;xs:annotation&gt;&lt;xs:appinfo source=”</w:t>
      </w:r>
      <w:hyperlink r:id="rId21" w:history="1">
        <w:r w:rsidRPr="005223F4">
          <w:rPr>
            <w:rStyle w:val="CodeCharacter"/>
            <w:sz w:val="20"/>
            <w:szCs w:val="20"/>
            <w:lang w:val="en-US"/>
          </w:rPr>
          <w:t>http://www.ogf.org/dfdl/”</w:t>
        </w:r>
      </w:hyperlink>
      <w:r w:rsidRPr="005223F4">
        <w:rPr>
          <w:rStyle w:val="CodeCharacter"/>
          <w:sz w:val="20"/>
          <w:szCs w:val="20"/>
          <w:lang w:val="en-US"/>
        </w:rPr>
        <w:t>&gt;</w:t>
      </w:r>
    </w:p>
    <w:p w14:paraId="2B88570B" w14:textId="77777777" w:rsidR="00A5134D" w:rsidRPr="005223F4" w:rsidRDefault="00A5134D" w:rsidP="00470F0F">
      <w:pPr>
        <w:pStyle w:val="XMLExcerpt"/>
        <w:rPr>
          <w:rStyle w:val="CodeCharacter"/>
          <w:sz w:val="20"/>
          <w:szCs w:val="20"/>
          <w:lang w:val="en-US"/>
        </w:rPr>
      </w:pPr>
      <w:del w:id="3510" w:author="Steve Hanson" w:date="2012-02-23T11:46:00Z">
        <w:r w:rsidRPr="005223F4" w:rsidDel="0098329B">
          <w:rPr>
            <w:rStyle w:val="CodeCharacter"/>
            <w:sz w:val="20"/>
            <w:szCs w:val="20"/>
            <w:lang w:val="en-US"/>
          </w:rPr>
          <w:br/>
        </w:r>
      </w:del>
      <w:r w:rsidR="00470F0F" w:rsidRPr="005223F4">
        <w:rPr>
          <w:rStyle w:val="CodeCharacter"/>
          <w:sz w:val="20"/>
          <w:szCs w:val="20"/>
          <w:lang w:val="en-US"/>
        </w:rPr>
        <w:t xml:space="preserve">    </w:t>
      </w:r>
      <w:del w:id="3511" w:author="Steve Hanson" w:date="2012-02-23T11:46:00Z">
        <w:r w:rsidR="00470F0F" w:rsidRPr="005223F4" w:rsidDel="0098329B">
          <w:rPr>
            <w:rStyle w:val="CodeCharacter"/>
            <w:sz w:val="20"/>
            <w:szCs w:val="20"/>
            <w:lang w:val="en-US"/>
          </w:rPr>
          <w:delText xml:space="preserve">    </w:delText>
        </w:r>
      </w:del>
      <w:r w:rsidRPr="005223F4">
        <w:rPr>
          <w:rStyle w:val="CodeCharacter"/>
          <w:sz w:val="20"/>
          <w:szCs w:val="20"/>
          <w:lang w:val="en-US"/>
        </w:rPr>
        <w:t xml:space="preserve">&lt;dfdl:element representation="text"  </w:t>
      </w:r>
      <w:r w:rsidRPr="005223F4">
        <w:rPr>
          <w:rStyle w:val="CodeCharacter"/>
          <w:sz w:val="20"/>
          <w:szCs w:val="20"/>
          <w:lang w:val="en-US"/>
        </w:rPr>
        <w:br/>
        <w:t xml:space="preserve">    </w:t>
      </w:r>
      <w:ins w:id="3512" w:author="Steve Hanson" w:date="2012-02-23T11:46:00Z">
        <w:r w:rsidR="0098329B">
          <w:rPr>
            <w:rStyle w:val="CodeCharacter"/>
            <w:sz w:val="20"/>
            <w:szCs w:val="20"/>
            <w:lang w:val="en-US"/>
          </w:rPr>
          <w:t xml:space="preserve">    </w:t>
        </w:r>
      </w:ins>
      <w:r w:rsidRPr="005223F4">
        <w:rPr>
          <w:rStyle w:val="CodeCharacter"/>
          <w:sz w:val="20"/>
          <w:szCs w:val="20"/>
          <w:lang w:val="en-US"/>
        </w:rPr>
        <w:t xml:space="preserve">          escapeSchemeRef</w:t>
      </w:r>
      <w:r w:rsidRPr="004F5A23">
        <w:rPr>
          <w:rStyle w:val="CodeCharacter"/>
          <w:bCs/>
          <w:sz w:val="20"/>
          <w:szCs w:val="20"/>
          <w:lang w:val="en-US"/>
        </w:rPr>
        <w:t>=</w:t>
      </w:r>
      <w:r w:rsidRPr="005223F4">
        <w:rPr>
          <w:rStyle w:val="CodeCharacter"/>
          <w:sz w:val="20"/>
          <w:szCs w:val="20"/>
          <w:lang w:val="en-US"/>
        </w:rPr>
        <w:t>"myEscapeScheme"/&gt;</w:t>
      </w:r>
    </w:p>
    <w:p w14:paraId="28800F5F" w14:textId="77777777" w:rsidR="00781C6E" w:rsidRPr="005223F4" w:rsidRDefault="00A5134D" w:rsidP="00470F0F">
      <w:pPr>
        <w:pStyle w:val="XMLExcerpt"/>
        <w:rPr>
          <w:lang w:val="en-US"/>
        </w:rPr>
      </w:pPr>
      <w:del w:id="3513" w:author="Steve Hanson" w:date="2012-02-23T11:46:00Z">
        <w:r w:rsidRPr="005223F4" w:rsidDel="0098329B">
          <w:rPr>
            <w:rStyle w:val="CodeCharacter"/>
            <w:sz w:val="20"/>
            <w:szCs w:val="20"/>
            <w:lang w:val="en-US"/>
          </w:rPr>
          <w:delText xml:space="preserve"> </w:delText>
        </w:r>
        <w:r w:rsidRPr="005223F4" w:rsidDel="0098329B">
          <w:rPr>
            <w:rStyle w:val="CodeCharacter"/>
            <w:sz w:val="20"/>
            <w:szCs w:val="20"/>
            <w:lang w:val="en-US"/>
          </w:rPr>
          <w:br/>
        </w:r>
      </w:del>
      <w:r w:rsidRPr="005223F4">
        <w:rPr>
          <w:rStyle w:val="CodeCharacter"/>
          <w:sz w:val="20"/>
          <w:szCs w:val="20"/>
          <w:lang w:val="en-US"/>
        </w:rPr>
        <w:t xml:space="preserve">  &lt;/xs:appinfo&gt;&lt;/xs:annotation&gt;</w:t>
      </w:r>
      <w:r w:rsidRPr="005223F4">
        <w:rPr>
          <w:rStyle w:val="CodeCharacter"/>
          <w:sz w:val="20"/>
          <w:szCs w:val="20"/>
          <w:lang w:val="en-US"/>
        </w:rPr>
        <w:br/>
        <w:t>&lt;/xs:element&gt;</w:t>
      </w:r>
      <w:bookmarkEnd w:id="3464"/>
      <w:bookmarkEnd w:id="3465"/>
      <w:bookmarkEnd w:id="3466"/>
      <w:bookmarkEnd w:id="3467"/>
      <w:r w:rsidR="00781C6E" w:rsidRPr="005223F4">
        <w:rPr>
          <w:lang w:val="en-US"/>
        </w:rPr>
        <w:t xml:space="preserve"> </w:t>
      </w:r>
    </w:p>
    <w:p w14:paraId="53DA8933" w14:textId="77777777" w:rsidR="00A5134D" w:rsidRPr="005223F4" w:rsidRDefault="00A5134D" w:rsidP="006E4FE8">
      <w:pPr>
        <w:pStyle w:val="Heading2"/>
      </w:pPr>
      <w:bookmarkStart w:id="3514" w:name="_Ref220489733"/>
      <w:bookmarkStart w:id="3515" w:name="_Toc226450744"/>
      <w:bookmarkStart w:id="3516" w:name="_Toc243112782"/>
      <w:bookmarkStart w:id="3517" w:name="_Toc349042670"/>
      <w:bookmarkStart w:id="3518" w:name="_Toc362453178"/>
      <w:bookmarkStart w:id="3519" w:name="_Toc177399048"/>
      <w:bookmarkStart w:id="3520" w:name="_Toc175057335"/>
      <w:bookmarkStart w:id="3521" w:name="_Toc199516262"/>
      <w:bookmarkStart w:id="3522" w:name="_Toc194983938"/>
      <w:r w:rsidRPr="005223F4">
        <w:t>The dfdl:escap</w:t>
      </w:r>
      <w:ins w:id="3523" w:author="Steve Hanson" w:date="2012-02-23T14:31:00Z">
        <w:del w:id="3524" w:author="mbeckerle" w:date="2012-03-24T13:33:00Z">
          <w:r w:rsidR="00806B36" w:rsidDel="00815A7A">
            <w:delText>bv</w:delText>
          </w:r>
        </w:del>
      </w:ins>
      <w:r w:rsidRPr="005223F4">
        <w:t>eScheme Annotation Element</w:t>
      </w:r>
      <w:bookmarkEnd w:id="3514"/>
      <w:bookmarkEnd w:id="3515"/>
      <w:bookmarkEnd w:id="3516"/>
      <w:bookmarkEnd w:id="3517"/>
      <w:bookmarkEnd w:id="3518"/>
    </w:p>
    <w:p w14:paraId="01CE53A1" w14:textId="53ADDD6A" w:rsidR="00A5134D" w:rsidRPr="005223F4" w:rsidRDefault="00A5134D" w:rsidP="00A5134D">
      <w:pPr>
        <w:pStyle w:val="nobreak"/>
      </w:pPr>
      <w:r w:rsidRPr="005223F4">
        <w:t>The escapeScheme annotation is used within a</w:t>
      </w:r>
      <w:r w:rsidR="00C9289B">
        <w:t xml:space="preserve"> dfdl:defineEscapeScheme </w:t>
      </w:r>
      <w:r w:rsidRPr="005223F4">
        <w:t xml:space="preserve">annotation to group the properties of an escape scheme and allows a common set of </w:t>
      </w:r>
      <w:del w:id="3525" w:author="mbeckerle" w:date="2013-07-11T18:34:00Z">
        <w:r w:rsidRPr="005223F4" w:rsidDel="004B4971">
          <w:delText xml:space="preserve">attributes </w:delText>
        </w:r>
      </w:del>
      <w:ins w:id="3526" w:author="mbeckerle" w:date="2013-07-11T18:34:00Z">
        <w:r w:rsidR="004B4971">
          <w:t>properties</w:t>
        </w:r>
        <w:r w:rsidR="004B4971" w:rsidRPr="005223F4">
          <w:t xml:space="preserve"> </w:t>
        </w:r>
      </w:ins>
      <w:r w:rsidRPr="005223F4">
        <w:t xml:space="preserve">to be defined that can be reused. </w:t>
      </w:r>
    </w:p>
    <w:p w14:paraId="636B02C1" w14:textId="77777777" w:rsidR="00A5134D" w:rsidRPr="005223F4" w:rsidRDefault="00A5134D" w:rsidP="00A5134D">
      <w:pPr>
        <w:pStyle w:val="nobreak"/>
      </w:pPr>
      <w:r w:rsidRPr="005223F4">
        <w:t xml:space="preserve">An escape scheme defines the properties that describe the text escaping rules in force when data such as text </w:t>
      </w:r>
      <w:r w:rsidR="00B11F88" w:rsidRPr="005223F4">
        <w:t>delimiters</w:t>
      </w:r>
      <w:r w:rsidRPr="005223F4">
        <w:t xml:space="preserve"> </w:t>
      </w:r>
      <w:r w:rsidR="001F2ED7" w:rsidRPr="005223F4">
        <w:t>are</w:t>
      </w:r>
      <w:r w:rsidRPr="005223F4">
        <w:t xml:space="preserve"> present in the data. There are two variants on such schemes, </w:t>
      </w:r>
    </w:p>
    <w:p w14:paraId="1B5599F5" w14:textId="77777777" w:rsidR="00A5134D" w:rsidRPr="005223F4" w:rsidRDefault="00A5134D" w:rsidP="00A5134D">
      <w:pPr>
        <w:pStyle w:val="nobreak"/>
        <w:numPr>
          <w:ilvl w:val="0"/>
          <w:numId w:val="44"/>
        </w:numPr>
      </w:pPr>
      <w:r w:rsidRPr="005223F4">
        <w:t>The use of a single escape character to cause the next character to be interpreted literally. The escape character itself is escaped by the escape escape character.</w:t>
      </w:r>
    </w:p>
    <w:p w14:paraId="3E000F71" w14:textId="77777777" w:rsidR="00A5134D" w:rsidRPr="005223F4" w:rsidRDefault="00A5134D" w:rsidP="00A5134D">
      <w:pPr>
        <w:pStyle w:val="nobreak"/>
        <w:numPr>
          <w:ilvl w:val="0"/>
          <w:numId w:val="44"/>
        </w:numPr>
      </w:pPr>
      <w:r w:rsidRPr="005223F4">
        <w:t>The use of a pair of escape strings to cause the enclosed group of characters to be interpreted literally. The ending escape string is escaped by the escape escape character.</w:t>
      </w:r>
    </w:p>
    <w:p w14:paraId="235D27D0" w14:textId="21CF6C49" w:rsidR="00A5134D" w:rsidRPr="005223F4" w:rsidRDefault="00A5134D" w:rsidP="00A5134D">
      <w:r w:rsidRPr="005223F4">
        <w:t xml:space="preserve">On parsing, the escape scheme is applied after </w:t>
      </w:r>
      <w:del w:id="3527" w:author="mbeckerle" w:date="2013-07-24T08:51:00Z">
        <w:r w:rsidRPr="005223F4" w:rsidDel="00381C87">
          <w:delText>padding character</w:delText>
        </w:r>
      </w:del>
      <w:ins w:id="3528" w:author="mbeckerle" w:date="2013-07-24T08:51:00Z">
        <w:r w:rsidR="00381C87">
          <w:t>pad character</w:t>
        </w:r>
      </w:ins>
      <w:r w:rsidRPr="005223F4">
        <w:t xml:space="preserve">s are trimmed and on unparsing before </w:t>
      </w:r>
      <w:del w:id="3529" w:author="mbeckerle" w:date="2013-07-24T08:51:00Z">
        <w:r w:rsidRPr="005223F4" w:rsidDel="00381C87">
          <w:delText>padding character</w:delText>
        </w:r>
      </w:del>
      <w:ins w:id="3530" w:author="mbeckerle" w:date="2013-07-24T08:51:00Z">
        <w:r w:rsidR="00381C87">
          <w:t>pad character</w:t>
        </w:r>
      </w:ins>
      <w:r w:rsidRPr="005223F4">
        <w:t>s are added.</w:t>
      </w:r>
    </w:p>
    <w:p w14:paraId="584A582C" w14:textId="77777777" w:rsidR="00AF6510" w:rsidRDefault="00A5134D" w:rsidP="00A5134D">
      <w:pPr>
        <w:rPr>
          <w:ins w:id="3531" w:author="mbeckerle" w:date="2013-04-05T10:27:00Z"/>
        </w:rPr>
      </w:pPr>
      <w:commentRangeStart w:id="3532"/>
      <w:r w:rsidRPr="005223F4">
        <w:t xml:space="preserve">DFDL </w:t>
      </w:r>
      <w:ins w:id="3533" w:author="mbeckerle" w:date="2013-04-05T10:27:00Z">
        <w:r w:rsidR="00AF6510">
          <w:t xml:space="preserve">does not perform any substitutions for ampersand notations like &amp;lt;. </w:t>
        </w:r>
      </w:ins>
    </w:p>
    <w:p w14:paraId="47CD0E29" w14:textId="5439875D" w:rsidR="00A5134D" w:rsidRPr="005223F4" w:rsidDel="00AF6510" w:rsidRDefault="00A5134D" w:rsidP="00A5134D">
      <w:pPr>
        <w:rPr>
          <w:del w:id="3534" w:author="mbeckerle" w:date="2013-04-05T10:28:00Z"/>
        </w:rPr>
      </w:pPr>
      <w:del w:id="3535" w:author="mbeckerle" w:date="2013-04-05T10:28:00Z">
        <w:r w:rsidRPr="005223F4" w:rsidDel="00AF6510">
          <w:delText>does not provide a substitution mechanism similar to XML which would replace a character entity such as &amp;lt; with its literal value &lt;.</w:delText>
        </w:r>
        <w:commentRangeEnd w:id="3532"/>
        <w:r w:rsidR="00963578" w:rsidDel="00AF6510">
          <w:rPr>
            <w:rStyle w:val="CommentReference"/>
          </w:rPr>
          <w:commentReference w:id="3532"/>
        </w:r>
      </w:del>
    </w:p>
    <w:p w14:paraId="6E32FBBE" w14:textId="77777777" w:rsidR="008B68D7" w:rsidRPr="005223F4" w:rsidRDefault="00A5134D" w:rsidP="002614BB">
      <w:pPr>
        <w:rPr>
          <w:ins w:id="3536" w:author="mbeckerle" w:date="2013-07-10T14:54:00Z"/>
        </w:rPr>
      </w:pPr>
      <w:r w:rsidRPr="005223F4">
        <w:t xml:space="preserve">The syntax of escapeScheme is defined in </w:t>
      </w:r>
      <w:r w:rsidR="00D1349C" w:rsidRPr="005223F4">
        <w:t>S</w:t>
      </w:r>
      <w:r w:rsidRPr="005223F4">
        <w:t xml:space="preserve">ection </w:t>
      </w:r>
      <w:r w:rsidR="00D1349C" w:rsidRPr="005223F4">
        <w:fldChar w:fldCharType="begin"/>
      </w:r>
      <w:r w:rsidR="00D1349C" w:rsidRPr="005223F4">
        <w:instrText xml:space="preserve"> REF _Ref250479270 \r \h </w:instrText>
      </w:r>
      <w:r w:rsidR="00D1349C" w:rsidRPr="005223F4">
        <w:fldChar w:fldCharType="separate"/>
      </w:r>
      <w:ins w:id="3537" w:author="mbeckerle" w:date="2013-07-10T14:54:00Z">
        <w:r w:rsidR="008B68D7">
          <w:t>13.2.1</w:t>
        </w:r>
      </w:ins>
      <w:del w:id="3538" w:author="mbeckerle" w:date="2013-07-10T14:51:00Z">
        <w:r w:rsidR="00D04199" w:rsidDel="00D9274F">
          <w:rPr>
            <w:cs/>
          </w:rPr>
          <w:delText>‎</w:delText>
        </w:r>
        <w:r w:rsidR="00D04199" w:rsidDel="00D9274F">
          <w:delText>13.2.1</w:delText>
        </w:r>
      </w:del>
      <w:r w:rsidR="00D1349C" w:rsidRPr="005223F4">
        <w:fldChar w:fldCharType="end"/>
      </w:r>
      <w:r w:rsidR="00620562" w:rsidRPr="005223F4">
        <w:fldChar w:fldCharType="begin"/>
      </w:r>
      <w:r w:rsidR="00620562" w:rsidRPr="005223F4">
        <w:instrText xml:space="preserve"> REF _Ref228950351 \h </w:instrText>
      </w:r>
      <w:r w:rsidR="00620562" w:rsidRPr="005223F4">
        <w:fldChar w:fldCharType="separate"/>
      </w:r>
    </w:p>
    <w:p w14:paraId="20A50C32" w14:textId="77777777" w:rsidR="00D04199" w:rsidRPr="005223F4" w:rsidDel="00D9274F" w:rsidRDefault="008B68D7" w:rsidP="002614BB">
      <w:pPr>
        <w:rPr>
          <w:del w:id="3539" w:author="mbeckerle" w:date="2013-07-10T14:51:00Z"/>
        </w:rPr>
      </w:pPr>
      <w:ins w:id="3540" w:author="mbeckerle" w:date="2013-07-10T14:54:00Z">
        <w:r w:rsidRPr="005223F4">
          <w:t>The dfdl:escapeScheme Properties</w:t>
        </w:r>
      </w:ins>
      <w:ins w:id="3541" w:author="Steve Hanson" w:date="2012-02-23T11:47:00Z">
        <w:del w:id="3542" w:author="mbeckerle" w:date="2013-07-10T14:51:00Z">
          <w:r w:rsidR="0098329B" w:rsidDel="00D9274F">
            <w:delText xml:space="preserve"> </w:delText>
          </w:r>
        </w:del>
      </w:ins>
    </w:p>
    <w:p w14:paraId="76D190B5" w14:textId="77777777" w:rsidR="00D22B50" w:rsidRPr="005223F4" w:rsidRDefault="00D04199" w:rsidP="00127242">
      <w:del w:id="3543" w:author="mbeckerle" w:date="2013-07-10T14:51:00Z">
        <w:r w:rsidRPr="005223F4" w:rsidDel="00D9274F">
          <w:delText>The dfdl:escapeScheme Properties</w:delText>
        </w:r>
      </w:del>
      <w:r w:rsidR="00620562" w:rsidRPr="005223F4">
        <w:fldChar w:fldCharType="end"/>
      </w:r>
      <w:bookmarkStart w:id="3544" w:name="_Toc243112783"/>
      <w:bookmarkStart w:id="3545" w:name="_Ref251074718"/>
      <w:bookmarkStart w:id="3546" w:name="_Ref251074722"/>
      <w:ins w:id="3547" w:author="Steve Hanson" w:date="2012-02-23T11:47:00Z">
        <w:r w:rsidR="0098329B">
          <w:t>.</w:t>
        </w:r>
      </w:ins>
    </w:p>
    <w:p w14:paraId="60A978F2" w14:textId="74FB2849" w:rsidR="00127242" w:rsidRPr="005223F4" w:rsidDel="00041028" w:rsidRDefault="00127242">
      <w:pPr>
        <w:pStyle w:val="Heading2"/>
        <w:rPr>
          <w:del w:id="3548" w:author="mbeckerle" w:date="2012-04-22T21:52:00Z"/>
        </w:rPr>
        <w:pPrChange w:id="3549" w:author="mbeckerle" w:date="2013-01-20T17:05:00Z">
          <w:pPr/>
        </w:pPrChange>
      </w:pPr>
      <w:bookmarkStart w:id="3550" w:name="_Toc322911577"/>
      <w:bookmarkStart w:id="3551" w:name="_Toc322912116"/>
      <w:bookmarkStart w:id="3552" w:name="_Toc329092966"/>
      <w:bookmarkStart w:id="3553" w:name="_Toc332701479"/>
      <w:bookmarkStart w:id="3554" w:name="_Toc332701786"/>
      <w:bookmarkStart w:id="3555" w:name="_Toc332711580"/>
      <w:bookmarkStart w:id="3556" w:name="_Toc332711888"/>
      <w:bookmarkStart w:id="3557" w:name="_Toc332712190"/>
      <w:bookmarkStart w:id="3558" w:name="_Toc332724106"/>
      <w:bookmarkStart w:id="3559" w:name="_Toc332724406"/>
      <w:bookmarkStart w:id="3560" w:name="_Toc341102702"/>
      <w:bookmarkStart w:id="3561" w:name="_Toc347241434"/>
      <w:bookmarkStart w:id="3562" w:name="_Toc347744627"/>
      <w:bookmarkStart w:id="3563" w:name="_Toc348984410"/>
      <w:bookmarkStart w:id="3564" w:name="_Toc348984715"/>
      <w:bookmarkStart w:id="3565" w:name="_Toc349037878"/>
      <w:bookmarkStart w:id="3566" w:name="_Toc349038183"/>
      <w:bookmarkStart w:id="3567" w:name="_Toc349042671"/>
      <w:bookmarkStart w:id="3568" w:name="_Toc349642098"/>
      <w:bookmarkStart w:id="3569" w:name="_Toc351912662"/>
      <w:bookmarkStart w:id="3570" w:name="_Toc351914684"/>
      <w:bookmarkStart w:id="3571" w:name="_Toc351915118"/>
      <w:bookmarkStart w:id="3572" w:name="_Toc361231157"/>
      <w:bookmarkStart w:id="3573" w:name="_Toc361231683"/>
      <w:bookmarkStart w:id="3574" w:name="_Toc362444981"/>
      <w:bookmarkStart w:id="3575" w:name="_Toc362451732"/>
      <w:bookmarkStart w:id="3576" w:name="_Toc362452281"/>
      <w:bookmarkStart w:id="3577" w:name="_Toc362452827"/>
      <w:bookmarkStart w:id="3578" w:name="_Toc362453179"/>
      <w:bookmarkEnd w:id="3550"/>
      <w:bookmarkEnd w:id="3551"/>
      <w:bookmarkEnd w:id="3552"/>
      <w:bookmarkEnd w:id="3553"/>
      <w:bookmarkEnd w:id="3554"/>
      <w:bookmarkEnd w:id="3555"/>
      <w:bookmarkEnd w:id="3556"/>
      <w:bookmarkEnd w:id="3557"/>
      <w:bookmarkEnd w:id="3558"/>
      <w:bookmarkEnd w:id="3559"/>
      <w:bookmarkEnd w:id="3560"/>
      <w:bookmarkEnd w:id="3561"/>
      <w:bookmarkEnd w:id="3562"/>
      <w:bookmarkEnd w:id="3563"/>
      <w:bookmarkEnd w:id="3564"/>
      <w:bookmarkEnd w:id="3565"/>
      <w:bookmarkEnd w:id="3566"/>
      <w:bookmarkEnd w:id="3567"/>
      <w:bookmarkEnd w:id="3568"/>
      <w:bookmarkEnd w:id="3569"/>
      <w:bookmarkEnd w:id="3570"/>
      <w:bookmarkEnd w:id="3571"/>
      <w:bookmarkEnd w:id="3572"/>
      <w:bookmarkEnd w:id="3573"/>
      <w:bookmarkEnd w:id="3574"/>
      <w:bookmarkEnd w:id="3575"/>
      <w:bookmarkEnd w:id="3576"/>
      <w:bookmarkEnd w:id="3577"/>
      <w:bookmarkEnd w:id="3578"/>
      <w:commentRangeStart w:id="3579"/>
    </w:p>
    <w:p w14:paraId="6091CC3B" w14:textId="77777777" w:rsidR="00D65275" w:rsidRPr="005223F4" w:rsidRDefault="00D65275" w:rsidP="006E4FE8">
      <w:pPr>
        <w:pStyle w:val="Heading2"/>
      </w:pPr>
      <w:bookmarkStart w:id="3580" w:name="_Toc177399050"/>
      <w:bookmarkStart w:id="3581" w:name="_Toc175057337"/>
      <w:bookmarkStart w:id="3582" w:name="_Toc199516264"/>
      <w:bookmarkStart w:id="3583" w:name="_Toc194983940"/>
      <w:bookmarkStart w:id="3584" w:name="_Ref222567026"/>
      <w:bookmarkStart w:id="3585" w:name="_Toc243112791"/>
      <w:bookmarkStart w:id="3586" w:name="_Toc349042672"/>
      <w:bookmarkStart w:id="3587" w:name="_Toc362453180"/>
      <w:bookmarkEnd w:id="3519"/>
      <w:bookmarkEnd w:id="3520"/>
      <w:bookmarkEnd w:id="3521"/>
      <w:bookmarkEnd w:id="3522"/>
      <w:bookmarkEnd w:id="3544"/>
      <w:bookmarkEnd w:id="3545"/>
      <w:bookmarkEnd w:id="3546"/>
      <w:r w:rsidRPr="005223F4">
        <w:t>The dfdl:defineVariable</w:t>
      </w:r>
      <w:r w:rsidR="000C2A18" w:rsidRPr="005223F4">
        <w:t xml:space="preserve"> Annotation Element</w:t>
      </w:r>
      <w:bookmarkEnd w:id="3580"/>
      <w:bookmarkEnd w:id="3581"/>
      <w:bookmarkEnd w:id="3582"/>
      <w:bookmarkEnd w:id="3583"/>
      <w:bookmarkEnd w:id="3584"/>
      <w:bookmarkEnd w:id="3585"/>
      <w:commentRangeEnd w:id="3579"/>
      <w:r w:rsidR="004120D3">
        <w:rPr>
          <w:rStyle w:val="CommentReference"/>
          <w:rFonts w:cs="Times New Roman"/>
          <w:b w:val="0"/>
          <w:bCs w:val="0"/>
          <w:i/>
          <w:iCs/>
        </w:rPr>
        <w:commentReference w:id="3579"/>
      </w:r>
      <w:bookmarkEnd w:id="3586"/>
      <w:bookmarkEnd w:id="3587"/>
    </w:p>
    <w:p w14:paraId="5454D7FD" w14:textId="6245775F" w:rsidR="00321C8F" w:rsidRPr="005223F4" w:rsidDel="00041028" w:rsidRDefault="00321C8F" w:rsidP="00321C8F">
      <w:pPr>
        <w:pStyle w:val="nobreak"/>
        <w:rPr>
          <w:del w:id="3588" w:author="mbeckerle" w:date="2012-04-22T21:52:00Z"/>
        </w:rPr>
      </w:pPr>
    </w:p>
    <w:p w14:paraId="55EED59B" w14:textId="77777777" w:rsidR="002F6BDF" w:rsidRPr="005223F4" w:rsidRDefault="002F6BDF" w:rsidP="002F6BDF">
      <w:pPr>
        <w:pStyle w:val="nobreak"/>
      </w:pPr>
      <w:r w:rsidRPr="005223F4">
        <w:t xml:space="preserve">Variables provide a means for communication within a </w:t>
      </w:r>
      <w:ins w:id="3589" w:author="Steve Hanson" w:date="2012-02-23T11:48:00Z">
        <w:r w:rsidR="0098329B">
          <w:t xml:space="preserve">set of </w:t>
        </w:r>
      </w:ins>
      <w:r w:rsidRPr="005223F4">
        <w:t>DFDL schema. They are defined as top-level elements in a schema and therefore have global scope.  .</w:t>
      </w:r>
    </w:p>
    <w:p w14:paraId="46858D33" w14:textId="77777777" w:rsidR="002F6BDF" w:rsidRPr="005223F4" w:rsidRDefault="002F6BDF" w:rsidP="002F6BDF">
      <w:r w:rsidRPr="005223F4">
        <w:t>A new variable is introduced using dfdl:defineVariable:</w:t>
      </w:r>
    </w:p>
    <w:p w14:paraId="0C86BAF7" w14:textId="1E016549" w:rsidR="00C46F79" w:rsidRPr="005223F4" w:rsidDel="00041028" w:rsidRDefault="00C46F79" w:rsidP="002F6BDF">
      <w:pPr>
        <w:rPr>
          <w:del w:id="3590" w:author="mbeckerle" w:date="2012-04-22T21:52:00Z"/>
        </w:rPr>
      </w:pPr>
    </w:p>
    <w:p w14:paraId="27BF5C9D" w14:textId="77777777" w:rsidR="002F6BDF" w:rsidRPr="005223F4" w:rsidRDefault="002F6BDF" w:rsidP="00C46F79">
      <w:pPr>
        <w:pStyle w:val="XMLExcerpt"/>
        <w:rPr>
          <w:lang w:val="en-US"/>
        </w:rPr>
      </w:pPr>
      <w:r w:rsidRPr="005223F4">
        <w:rPr>
          <w:lang w:val="en-US"/>
        </w:rPr>
        <w:t>&lt;dfdl:defineVariable</w:t>
      </w:r>
    </w:p>
    <w:p w14:paraId="7350C66D" w14:textId="77777777" w:rsidR="002F6BDF" w:rsidRPr="005223F4" w:rsidRDefault="002F6BDF" w:rsidP="00C46F79">
      <w:pPr>
        <w:pStyle w:val="XMLExcerpt"/>
        <w:rPr>
          <w:lang w:val="en-US"/>
        </w:rPr>
      </w:pPr>
      <w:r w:rsidRPr="005223F4">
        <w:rPr>
          <w:lang w:val="en-US"/>
        </w:rPr>
        <w:tab/>
      </w:r>
      <w:r w:rsidRPr="004F5A23">
        <w:rPr>
          <w:bCs/>
          <w:lang w:val="en-US"/>
        </w:rPr>
        <w:t>name</w:t>
      </w:r>
      <w:r w:rsidRPr="005223F4">
        <w:rPr>
          <w:lang w:val="en-US"/>
        </w:rPr>
        <w:t xml:space="preserve"> = </w:t>
      </w:r>
      <w:r w:rsidR="00F26244" w:rsidRPr="005223F4">
        <w:rPr>
          <w:i/>
          <w:iCs/>
          <w:lang w:val="en-US"/>
        </w:rPr>
        <w:t>NCName</w:t>
      </w:r>
    </w:p>
    <w:p w14:paraId="7CD94A2A" w14:textId="20FBE1ED" w:rsidR="002F6BDF" w:rsidRPr="005223F4" w:rsidRDefault="002F6BDF" w:rsidP="00C46F79">
      <w:pPr>
        <w:pStyle w:val="XMLExcerpt"/>
        <w:rPr>
          <w:lang w:val="en-US"/>
        </w:rPr>
      </w:pPr>
      <w:r w:rsidRPr="005223F4">
        <w:rPr>
          <w:lang w:val="en-US"/>
        </w:rPr>
        <w:tab/>
        <w:t xml:space="preserve">type? = </w:t>
      </w:r>
      <w:ins w:id="3591" w:author="Steve Hanson" w:date="2013-02-19T14:27:00Z">
        <w:r w:rsidR="000272BD">
          <w:rPr>
            <w:i/>
            <w:iCs/>
            <w:lang w:val="en-US"/>
          </w:rPr>
          <w:t>QN</w:t>
        </w:r>
      </w:ins>
      <w:del w:id="3592" w:author="Steve Hanson" w:date="2013-02-19T14:27:00Z">
        <w:r w:rsidRPr="005223F4" w:rsidDel="000272BD">
          <w:rPr>
            <w:i/>
            <w:iCs/>
            <w:lang w:val="en-US"/>
          </w:rPr>
          <w:delText>qn</w:delText>
        </w:r>
      </w:del>
      <w:r w:rsidRPr="005223F4">
        <w:rPr>
          <w:i/>
          <w:iCs/>
          <w:lang w:val="en-US"/>
        </w:rPr>
        <w:t>ame</w:t>
      </w:r>
    </w:p>
    <w:p w14:paraId="36FF3627" w14:textId="77777777" w:rsidR="002F6BDF" w:rsidRPr="005223F4" w:rsidRDefault="0098329B" w:rsidP="006819B0">
      <w:pPr>
        <w:pStyle w:val="XMLExcerpt"/>
        <w:rPr>
          <w:i/>
          <w:iCs/>
          <w:lang w:val="en-US"/>
        </w:rPr>
      </w:pPr>
      <w:ins w:id="3593" w:author="Steve Hanson" w:date="2012-02-23T11:48:00Z">
        <w:r>
          <w:rPr>
            <w:lang w:val="en-US"/>
          </w:rPr>
          <w:t xml:space="preserve">      </w:t>
        </w:r>
      </w:ins>
      <w:r w:rsidR="002F6BDF" w:rsidRPr="005223F4">
        <w:rPr>
          <w:lang w:val="en-US"/>
        </w:rPr>
        <w:t xml:space="preserve">defaultValue? = </w:t>
      </w:r>
      <w:r w:rsidR="006819B0" w:rsidRPr="005223F4">
        <w:rPr>
          <w:i/>
          <w:iCs/>
          <w:lang w:val="en-US"/>
        </w:rPr>
        <w:t>logical value</w:t>
      </w:r>
      <w:r w:rsidR="00C66DF9" w:rsidRPr="005223F4">
        <w:rPr>
          <w:i/>
          <w:iCs/>
          <w:lang w:val="en-US"/>
        </w:rPr>
        <w:t xml:space="preserve"> or dfdl </w:t>
      </w:r>
      <w:r w:rsidR="002F6BDF" w:rsidRPr="005223F4">
        <w:rPr>
          <w:i/>
          <w:iCs/>
          <w:lang w:val="en-US"/>
        </w:rPr>
        <w:t xml:space="preserve">expression </w:t>
      </w:r>
    </w:p>
    <w:p w14:paraId="77CD4A9C" w14:textId="77777777" w:rsidR="002F6BDF" w:rsidRPr="005223F4" w:rsidRDefault="0098329B" w:rsidP="00C46F79">
      <w:pPr>
        <w:pStyle w:val="XMLExcerpt"/>
        <w:rPr>
          <w:i/>
          <w:iCs/>
          <w:lang w:val="en-US"/>
        </w:rPr>
      </w:pPr>
      <w:ins w:id="3594" w:author="Steve Hanson" w:date="2012-02-23T11:48:00Z">
        <w:r>
          <w:rPr>
            <w:lang w:val="en-US"/>
          </w:rPr>
          <w:t xml:space="preserve">      </w:t>
        </w:r>
      </w:ins>
      <w:r w:rsidR="002F6BDF" w:rsidRPr="00E268CD">
        <w:rPr>
          <w:lang w:val="en-US"/>
        </w:rPr>
        <w:t>external?</w:t>
      </w:r>
      <w:r w:rsidR="002F6BDF" w:rsidRPr="005223F4">
        <w:rPr>
          <w:i/>
          <w:iCs/>
          <w:lang w:val="en-US"/>
        </w:rPr>
        <w:t xml:space="preserve"> = ‘false’ | ‘true’ </w:t>
      </w:r>
      <w:r w:rsidR="002F6BDF" w:rsidRPr="005223F4">
        <w:rPr>
          <w:lang w:val="en-US"/>
        </w:rPr>
        <w:t>&gt;</w:t>
      </w:r>
    </w:p>
    <w:p w14:paraId="19B437B6" w14:textId="769B79EE" w:rsidR="002F6BDF" w:rsidRPr="005223F4" w:rsidRDefault="0098329B" w:rsidP="006819B0">
      <w:pPr>
        <w:pStyle w:val="XMLExcerpt"/>
        <w:rPr>
          <w:lang w:val="en-US"/>
        </w:rPr>
      </w:pPr>
      <w:ins w:id="3595" w:author="Steve Hanson" w:date="2012-02-23T11:48:00Z">
        <w:r>
          <w:rPr>
            <w:lang w:val="en-US"/>
          </w:rPr>
          <w:t xml:space="preserve">  </w:t>
        </w:r>
      </w:ins>
      <w:r w:rsidR="002F6BDF" w:rsidRPr="005223F4">
        <w:rPr>
          <w:lang w:val="en-US"/>
        </w:rPr>
        <w:t>&lt;!-- Cont</w:t>
      </w:r>
      <w:ins w:id="3596" w:author="mbeckerle" w:date="2013-01-28T12:52:00Z">
        <w:r w:rsidR="00233F3E">
          <w:rPr>
            <w:lang w:val="en-US"/>
          </w:rPr>
          <w:t>ains</w:t>
        </w:r>
      </w:ins>
      <w:del w:id="3597" w:author="mbeckerle" w:date="2013-01-28T12:52:00Z">
        <w:r w:rsidR="002F6BDF" w:rsidRPr="005223F4" w:rsidDel="00233F3E">
          <w:rPr>
            <w:lang w:val="en-US"/>
          </w:rPr>
          <w:delText>ent</w:delText>
        </w:r>
      </w:del>
      <w:r w:rsidR="002F6BDF" w:rsidRPr="005223F4">
        <w:rPr>
          <w:lang w:val="en-US"/>
        </w:rPr>
        <w:t>:</w:t>
      </w:r>
      <w:r w:rsidR="006819B0" w:rsidRPr="005223F4">
        <w:rPr>
          <w:i/>
          <w:iCs/>
          <w:lang w:val="en-US"/>
        </w:rPr>
        <w:t xml:space="preserve"> logical value</w:t>
      </w:r>
      <w:r w:rsidR="00C66DF9" w:rsidRPr="005223F4">
        <w:rPr>
          <w:i/>
          <w:iCs/>
          <w:lang w:val="en-US"/>
        </w:rPr>
        <w:t xml:space="preserve"> or dfdl </w:t>
      </w:r>
      <w:r w:rsidR="002F6BDF" w:rsidRPr="005223F4">
        <w:rPr>
          <w:i/>
          <w:iCs/>
          <w:lang w:val="en-US"/>
        </w:rPr>
        <w:t>expression</w:t>
      </w:r>
      <w:r w:rsidR="002F6BDF" w:rsidRPr="005223F4">
        <w:rPr>
          <w:lang w:val="en-US"/>
        </w:rPr>
        <w:t xml:space="preserve"> (default value) --&gt;</w:t>
      </w:r>
    </w:p>
    <w:p w14:paraId="31CA1078" w14:textId="77777777" w:rsidR="002F6BDF" w:rsidRPr="005223F4" w:rsidRDefault="002F6BDF" w:rsidP="00C46F79">
      <w:pPr>
        <w:pStyle w:val="XMLExcerpt"/>
        <w:rPr>
          <w:lang w:val="en-US"/>
        </w:rPr>
      </w:pPr>
      <w:r w:rsidRPr="005223F4">
        <w:rPr>
          <w:lang w:val="en-US"/>
        </w:rPr>
        <w:t>&lt;/dfdl:defineVariable&gt;</w:t>
      </w:r>
    </w:p>
    <w:p w14:paraId="2FE68CC8" w14:textId="369758F8" w:rsidR="002F6BDF" w:rsidRPr="005223F4" w:rsidDel="00041028" w:rsidRDefault="002F6BDF" w:rsidP="002F6BDF">
      <w:pPr>
        <w:rPr>
          <w:del w:id="3598" w:author="mbeckerle" w:date="2012-04-22T21:52:00Z"/>
        </w:rPr>
      </w:pPr>
    </w:p>
    <w:p w14:paraId="3AB3AF8B" w14:textId="03A19B63" w:rsidR="002F6BDF" w:rsidRPr="005223F4" w:rsidRDefault="002F6BDF" w:rsidP="0052622B">
      <w:r w:rsidRPr="005223F4">
        <w:t>The name of a newly defined variable is placed into the target namespace of the schema containing the annotation. Variable names are distinct from format</w:t>
      </w:r>
      <w:del w:id="3599" w:author="Steve Hanson" w:date="2013-02-06T15:15:00Z">
        <w:r w:rsidRPr="005223F4" w:rsidDel="0055713A">
          <w:delText>,</w:delText>
        </w:r>
      </w:del>
      <w:r w:rsidRPr="005223F4">
        <w:t xml:space="preserve"> </w:t>
      </w:r>
      <w:ins w:id="3600" w:author="mbeckerle" w:date="2012-11-19T15:40:00Z">
        <w:r w:rsidR="00021786">
          <w:t xml:space="preserve">and </w:t>
        </w:r>
      </w:ins>
      <w:r w:rsidRPr="005223F4">
        <w:t xml:space="preserve">escape scheme </w:t>
      </w:r>
      <w:del w:id="3601" w:author="mbeckerle" w:date="2012-11-19T15:40:00Z">
        <w:r w:rsidRPr="005223F4" w:rsidDel="00021786">
          <w:delText xml:space="preserve">and number format </w:delText>
        </w:r>
      </w:del>
      <w:r w:rsidRPr="005223F4">
        <w:t xml:space="preserve">names and so cannot conflict with them.  A variable can have any </w:t>
      </w:r>
      <w:del w:id="3602" w:author="Steve Hanson" w:date="2012-02-23T11:50:00Z">
        <w:r w:rsidRPr="005223F4" w:rsidDel="0098329B">
          <w:delText xml:space="preserve">simple </w:delText>
        </w:r>
      </w:del>
      <w:r w:rsidRPr="005223F4">
        <w:t>type</w:t>
      </w:r>
      <w:ins w:id="3603" w:author="Steve Hanson" w:date="2012-02-23T11:49:00Z">
        <w:r w:rsidR="0098329B">
          <w:t xml:space="preserve"> from the DFDL subset of XML schema </w:t>
        </w:r>
      </w:ins>
      <w:ins w:id="3604" w:author="Steve Hanson" w:date="2012-02-23T11:50:00Z">
        <w:r w:rsidR="0098329B">
          <w:t>simple types. I</w:t>
        </w:r>
      </w:ins>
      <w:ins w:id="3605" w:author="Steve Hanson" w:date="2012-02-23T11:49:00Z">
        <w:r w:rsidR="0098329B">
          <w:t>f no type is specified</w:t>
        </w:r>
      </w:ins>
      <w:ins w:id="3606" w:author="Steve Hanson" w:date="2012-02-23T11:50:00Z">
        <w:r w:rsidR="0098329B">
          <w:t>, the type is xs:string.</w:t>
        </w:r>
      </w:ins>
      <w:del w:id="3607" w:author="Steve Hanson" w:date="2012-02-23T11:50:00Z">
        <w:r w:rsidRPr="005223F4" w:rsidDel="0098329B">
          <w:delText>.</w:delText>
        </w:r>
      </w:del>
    </w:p>
    <w:p w14:paraId="1A624E00" w14:textId="310FC734" w:rsidR="002F6BDF" w:rsidRPr="005223F4" w:rsidRDefault="002F6BDF" w:rsidP="00C46F79">
      <w:r w:rsidRPr="005223F4">
        <w:t xml:space="preserve">The defaultValue is optional. This is a literal value or an expression which evaluates to a constant, and it can be specified as an attribute or as the element </w:t>
      </w:r>
      <w:r w:rsidRPr="00420504">
        <w:t>value.</w:t>
      </w:r>
      <w:del w:id="3608" w:author="mbeckerle" w:date="2013-01-28T09:53:00Z">
        <w:r w:rsidR="00C46F79" w:rsidRPr="00420504" w:rsidDel="00420504">
          <w:delText xml:space="preserve"> The expression must not contain forward references to elements which have not yet been processed nor to the current component. </w:delText>
        </w:r>
      </w:del>
      <w:r w:rsidRPr="00420504">
        <w:t xml:space="preserve"> If specified the default value must match the type of the variable (otherwise</w:t>
      </w:r>
      <w:r w:rsidRPr="005223F4">
        <w:t xml:space="preserve"> it is a schema definition error).</w:t>
      </w:r>
    </w:p>
    <w:p w14:paraId="48571C0F" w14:textId="35C908E6" w:rsidR="002F6BDF" w:rsidRPr="005223F4" w:rsidRDefault="002F6BDF" w:rsidP="00E268CD">
      <w:r w:rsidRPr="005223F4">
        <w:t>Note that the syntax supports both a</w:t>
      </w:r>
      <w:ins w:id="3609" w:author="Steve Hanson" w:date="2012-08-06T12:26:00Z">
        <w:r w:rsidR="004F5A23">
          <w:t xml:space="preserve"> </w:t>
        </w:r>
      </w:ins>
      <w:del w:id="3610" w:author="Steve Hanson" w:date="2012-08-06T12:26:00Z">
        <w:r w:rsidRPr="005223F4" w:rsidDel="004F5A23">
          <w:delText xml:space="preserve"> </w:delText>
        </w:r>
        <w:r w:rsidR="00324EB5" w:rsidRPr="005223F4" w:rsidDel="004F5A23">
          <w:delText>dfdl:</w:delText>
        </w:r>
      </w:del>
      <w:r w:rsidRPr="005223F4">
        <w:t xml:space="preserve">defaultValue attribute and the </w:t>
      </w:r>
      <w:r w:rsidR="00E268CD">
        <w:t>'</w:t>
      </w:r>
      <w:r w:rsidRPr="005223F4">
        <w:t>defaultValue</w:t>
      </w:r>
      <w:r w:rsidR="00E268CD">
        <w:t>'</w:t>
      </w:r>
      <w:r w:rsidRPr="005223F4">
        <w:t xml:space="preserve"> being specified by the element value. Only one or the other may be present. (Schema definition error otherwise.)</w:t>
      </w:r>
      <w:ins w:id="3611" w:author="mbeckerle" w:date="2013-07-11T17:26:00Z">
        <w:r w:rsidR="007B37FF">
          <w:t xml:space="preserve"> </w:t>
        </w:r>
        <w:commentRangeStart w:id="3612"/>
        <w:r w:rsidR="007B37FF">
          <w:t xml:space="preserve">To set the </w:t>
        </w:r>
      </w:ins>
      <w:ins w:id="3613" w:author="mbeckerle" w:date="2013-07-11T17:28:00Z">
        <w:r w:rsidR="007B37FF">
          <w:t xml:space="preserve">default </w:t>
        </w:r>
      </w:ins>
      <w:ins w:id="3614" w:author="mbeckerle" w:date="2013-07-11T17:26:00Z">
        <w:r w:rsidR="007B37FF">
          <w:t xml:space="preserve">value to "" (empty string), the defaultValue attribute syntax must be used, or the expression { "" } must be used as the element value. </w:t>
        </w:r>
      </w:ins>
      <w:commentRangeEnd w:id="3612"/>
      <w:ins w:id="3615" w:author="mbeckerle" w:date="2013-07-11T17:28:00Z">
        <w:r w:rsidR="007B37FF">
          <w:rPr>
            <w:rStyle w:val="CommentReference"/>
          </w:rPr>
          <w:commentReference w:id="3612"/>
        </w:r>
      </w:ins>
    </w:p>
    <w:p w14:paraId="50DC3EEB" w14:textId="77777777" w:rsidR="002F6BDF" w:rsidRPr="005223F4" w:rsidRDefault="002F6BDF" w:rsidP="00F26244">
      <w:r w:rsidRPr="005223F4">
        <w:t xml:space="preserve">Note the value of the name attribute is </w:t>
      </w:r>
      <w:r w:rsidR="00324EB5" w:rsidRPr="005223F4">
        <w:t>an</w:t>
      </w:r>
      <w:r w:rsidRPr="005223F4">
        <w:t xml:space="preserve"> </w:t>
      </w:r>
      <w:r w:rsidR="00F26244" w:rsidRPr="005223F4">
        <w:t>NCName</w:t>
      </w:r>
      <w:r w:rsidRPr="005223F4">
        <w:t xml:space="preserve">. The name of a variable is defined in the target namespace of the schema containing the definition. If multiple </w:t>
      </w:r>
      <w:r w:rsidR="00324EB5" w:rsidRPr="005223F4">
        <w:t>dfdl:</w:t>
      </w:r>
      <w:r w:rsidRPr="005223F4">
        <w:t>defineVariable definitions have the same ‘name’ attribute in the same namespace then it is a schema definition error.</w:t>
      </w:r>
    </w:p>
    <w:p w14:paraId="2C66A48D" w14:textId="4559F4C0" w:rsidR="002F6BDF" w:rsidRPr="005223F4" w:rsidRDefault="002F6BDF" w:rsidP="002F6BDF">
      <w:commentRangeStart w:id="3616"/>
      <w:del w:id="3617" w:author="mbeckerle" w:date="2012-11-19T15:33:00Z">
        <w:r w:rsidRPr="005223F4" w:rsidDel="00862C31">
          <w:delText xml:space="preserve">The scope of a variable </w:delText>
        </w:r>
        <w:r w:rsidRPr="005223F4" w:rsidDel="00862C31">
          <w:rPr>
            <w:i/>
            <w:iCs/>
          </w:rPr>
          <w:delText>name</w:delText>
        </w:r>
        <w:r w:rsidRPr="005223F4" w:rsidDel="00862C31">
          <w:delText xml:space="preserve"> covers the entire schema in which it is defined</w:delText>
        </w:r>
      </w:del>
      <w:ins w:id="3618" w:author="Steve Hanson" w:date="2012-02-23T11:51:00Z">
        <w:del w:id="3619" w:author="mbeckerle" w:date="2012-11-19T15:33:00Z">
          <w:r w:rsidR="0098329B" w:rsidDel="00862C31">
            <w:delText xml:space="preserve"> </w:delText>
          </w:r>
          <w:commentRangeStart w:id="3620"/>
          <w:r w:rsidR="0098329B" w:rsidDel="00862C31">
            <w:delText>and any imported or included schema</w:delText>
          </w:r>
        </w:del>
      </w:ins>
      <w:commentRangeEnd w:id="3620"/>
      <w:del w:id="3621" w:author="mbeckerle" w:date="2012-11-19T15:33:00Z">
        <w:r w:rsidR="00806B36" w:rsidDel="00862C31">
          <w:rPr>
            <w:rStyle w:val="CommentReference"/>
          </w:rPr>
          <w:commentReference w:id="3620"/>
        </w:r>
        <w:r w:rsidRPr="005223F4" w:rsidDel="00862C31">
          <w:delText>.</w:delText>
        </w:r>
        <w:commentRangeEnd w:id="3616"/>
        <w:r w:rsidR="00862C31" w:rsidDel="00862C31">
          <w:rPr>
            <w:rStyle w:val="CommentReference"/>
          </w:rPr>
          <w:commentReference w:id="3616"/>
        </w:r>
        <w:r w:rsidRPr="005223F4" w:rsidDel="00862C31">
          <w:delText xml:space="preserve"> </w:delText>
        </w:r>
      </w:del>
      <w:r w:rsidRPr="005223F4">
        <w:t xml:space="preserve">A default </w:t>
      </w:r>
      <w:r w:rsidRPr="005223F4">
        <w:rPr>
          <w:i/>
          <w:iCs/>
        </w:rPr>
        <w:t>instance</w:t>
      </w:r>
      <w:r w:rsidRPr="005223F4">
        <w:t xml:space="preserve"> of the variable is created (with global scope)</w:t>
      </w:r>
      <w:del w:id="3622" w:author="mbeckerle" w:date="2013-01-28T09:53:00Z">
        <w:r w:rsidRPr="005223F4" w:rsidDel="00420504">
          <w:delText xml:space="preserve"> at the point of definition</w:delText>
        </w:r>
      </w:del>
      <w:r w:rsidRPr="005223F4">
        <w:t xml:space="preserve">.  Further instances of the variable may subsequently be created on schema elements. If the variable has a default value, this will used as the default value for any </w:t>
      </w:r>
      <w:r w:rsidRPr="005223F4">
        <w:rPr>
          <w:i/>
          <w:iCs/>
        </w:rPr>
        <w:t>instances</w:t>
      </w:r>
      <w:r w:rsidRPr="005223F4">
        <w:t xml:space="preserve"> of the variable (unless </w:t>
      </w:r>
      <w:r w:rsidR="00C02CFA" w:rsidRPr="005223F4">
        <w:t>overridden</w:t>
      </w:r>
      <w:r w:rsidRPr="005223F4">
        <w:t xml:space="preserve"> when the instance is created).</w:t>
      </w:r>
    </w:p>
    <w:p w14:paraId="78C36D44" w14:textId="041096D1" w:rsidR="002F6BDF" w:rsidRPr="005223F4" w:rsidRDefault="002F6BDF" w:rsidP="00446E82">
      <w:r w:rsidRPr="005223F4">
        <w:t xml:space="preserve">The </w:t>
      </w:r>
      <w:r w:rsidRPr="004F5A23">
        <w:rPr>
          <w:bCs/>
        </w:rPr>
        <w:t>external</w:t>
      </w:r>
      <w:r w:rsidRPr="005223F4">
        <w:t xml:space="preserve"> </w:t>
      </w:r>
      <w:del w:id="3623" w:author="mbeckerle" w:date="2013-07-11T18:36:00Z">
        <w:r w:rsidRPr="005223F4" w:rsidDel="004B4971">
          <w:delText xml:space="preserve">attribute </w:delText>
        </w:r>
      </w:del>
      <w:ins w:id="3624" w:author="mbeckerle" w:date="2013-07-11T18:36:00Z">
        <w:r w:rsidR="004B4971">
          <w:t>property</w:t>
        </w:r>
        <w:r w:rsidR="004B4971" w:rsidRPr="005223F4">
          <w:t xml:space="preserve"> </w:t>
        </w:r>
      </w:ins>
      <w:r w:rsidRPr="005223F4">
        <w:t>is optional. If not specified it takes the default value ‘false’. If true the value may be provided by the DFDL processor and this external value will be used as the global default value (overriding any</w:t>
      </w:r>
      <w:ins w:id="3625" w:author="Steve Hanson" w:date="2012-08-06T12:26:00Z">
        <w:r w:rsidR="004F5A23">
          <w:t xml:space="preserve"> </w:t>
        </w:r>
      </w:ins>
      <w:del w:id="3626" w:author="Steve Hanson" w:date="2012-08-06T12:26:00Z">
        <w:r w:rsidRPr="005223F4" w:rsidDel="004F5A23">
          <w:delText xml:space="preserve"> </w:delText>
        </w:r>
        <w:r w:rsidR="00324EB5" w:rsidRPr="005223F4" w:rsidDel="004F5A23">
          <w:delText>dfdl:</w:delText>
        </w:r>
      </w:del>
      <w:r w:rsidRPr="005223F4">
        <w:t xml:space="preserve">defaultValue specified </w:t>
      </w:r>
      <w:r w:rsidR="00446E82" w:rsidRPr="005223F4">
        <w:t>on the dfdl:defineVariable</w:t>
      </w:r>
      <w:r w:rsidRPr="005223F4">
        <w:t>). The mechanism by which the processor provides this value is unspecified and implementation specific.</w:t>
      </w:r>
    </w:p>
    <w:p w14:paraId="7C43C4CF" w14:textId="48F81800" w:rsidR="002F6BDF" w:rsidDel="00E4531D" w:rsidRDefault="002F6BDF" w:rsidP="002F6BDF">
      <w:pPr>
        <w:rPr>
          <w:del w:id="3627" w:author="mbeckerle" w:date="2012-04-12T17:16:00Z"/>
        </w:rPr>
      </w:pPr>
      <w:r w:rsidRPr="005223F4">
        <w:t xml:space="preserve">There is no </w:t>
      </w:r>
      <w:r w:rsidR="00175521" w:rsidRPr="005223F4">
        <w:t>required</w:t>
      </w:r>
      <w:r w:rsidRPr="005223F4">
        <w:t xml:space="preserve"> order </w:t>
      </w:r>
      <w:r w:rsidR="00175521" w:rsidRPr="005223F4">
        <w:t>between</w:t>
      </w:r>
      <w:r w:rsidR="00C9289B">
        <w:t xml:space="preserve"> dfdl:defineVariable</w:t>
      </w:r>
      <w:r w:rsidRPr="005223F4">
        <w:t xml:space="preserve"> and other schema level </w:t>
      </w:r>
      <w:ins w:id="3628" w:author="mbeckerle" w:date="2013-01-28T11:16:00Z">
        <w:r w:rsidR="003A4FD0">
          <w:t xml:space="preserve">defining </w:t>
        </w:r>
      </w:ins>
      <w:r w:rsidRPr="005223F4">
        <w:t xml:space="preserve">annotations </w:t>
      </w:r>
      <w:ins w:id="3629" w:author="mbeckerle" w:date="2013-01-28T11:16:00Z">
        <w:r w:rsidR="003A4FD0">
          <w:t xml:space="preserve">or a dfdl:format annotation </w:t>
        </w:r>
      </w:ins>
      <w:r w:rsidRPr="005223F4">
        <w:t>that may refer to the variable</w:t>
      </w:r>
      <w:r w:rsidR="00D73242" w:rsidRPr="005223F4">
        <w:t xml:space="preserve">. </w:t>
      </w:r>
      <w:del w:id="3630" w:author="mbeckerle" w:date="2013-01-28T11:17:00Z">
        <w:r w:rsidR="00D73242" w:rsidRPr="005223F4" w:rsidDel="003A4FD0">
          <w:delText>For example,</w:delText>
        </w:r>
        <w:r w:rsidR="00C9289B" w:rsidDel="003A4FD0">
          <w:delText xml:space="preserve"> dfdl:defineFormat</w:delText>
        </w:r>
        <w:r w:rsidRPr="005223F4" w:rsidDel="003A4FD0">
          <w:delText>.</w:delText>
        </w:r>
      </w:del>
    </w:p>
    <w:p w14:paraId="2C008032" w14:textId="77777777" w:rsidR="00E4531D" w:rsidRPr="005223F4" w:rsidRDefault="00E4531D" w:rsidP="002F6BDF">
      <w:pPr>
        <w:rPr>
          <w:ins w:id="3631" w:author="mbeckerle" w:date="2013-01-20T13:21:00Z"/>
        </w:rPr>
      </w:pPr>
    </w:p>
    <w:p w14:paraId="1189B4D1" w14:textId="25DB6D79" w:rsidR="00E4531D" w:rsidRDefault="00E4531D" w:rsidP="00E4531D">
      <w:pPr>
        <w:autoSpaceDE w:val="0"/>
        <w:autoSpaceDN w:val="0"/>
        <w:adjustRightInd w:val="0"/>
        <w:rPr>
          <w:ins w:id="3632" w:author="mbeckerle" w:date="2013-01-20T13:21:00Z"/>
          <w:rFonts w:ascii="Helv" w:hAnsi="Helv" w:cs="Helv"/>
          <w:color w:val="0000FF"/>
          <w:lang w:eastAsia="en-GB"/>
        </w:rPr>
      </w:pPr>
      <w:ins w:id="3633" w:author="mbeckerle" w:date="2013-01-20T13:21:00Z">
        <w:r w:rsidRPr="00116C61">
          <w:rPr>
            <w:rFonts w:ascii="Helv" w:hAnsi="Helv" w:cs="Helv"/>
            <w:color w:val="0000FF"/>
            <w:lang w:eastAsia="en-GB"/>
          </w:rPr>
          <w:t xml:space="preserve">A defaultValue expression </w:t>
        </w:r>
      </w:ins>
      <w:ins w:id="3634" w:author="mbeckerle" w:date="2013-01-20T13:22:00Z">
        <w:r>
          <w:rPr>
            <w:rFonts w:ascii="Helv" w:hAnsi="Helv" w:cs="Helv"/>
            <w:color w:val="0000FF"/>
            <w:lang w:eastAsia="en-GB"/>
          </w:rPr>
          <w:t>is</w:t>
        </w:r>
      </w:ins>
      <w:ins w:id="3635" w:author="mbeckerle" w:date="2013-01-20T13:21:00Z">
        <w:r w:rsidRPr="00116C61">
          <w:rPr>
            <w:rFonts w:ascii="Helv" w:hAnsi="Helv" w:cs="Helv"/>
            <w:color w:val="0000FF"/>
            <w:lang w:eastAsia="en-GB"/>
          </w:rPr>
          <w:t xml:space="preserve"> evaluated before processing the data stream</w:t>
        </w:r>
      </w:ins>
      <w:ins w:id="3636" w:author="mbeckerle" w:date="2013-01-20T13:22:00Z">
        <w:r>
          <w:rPr>
            <w:rFonts w:ascii="Helv" w:hAnsi="Helv" w:cs="Helv"/>
            <w:color w:val="0000FF"/>
            <w:lang w:eastAsia="en-GB"/>
          </w:rPr>
          <w:t xml:space="preserve"> begins</w:t>
        </w:r>
      </w:ins>
      <w:ins w:id="3637" w:author="mbeckerle" w:date="2013-01-20T13:21:00Z">
        <w:r w:rsidRPr="00116C61">
          <w:rPr>
            <w:rFonts w:ascii="Helv" w:hAnsi="Helv" w:cs="Helv"/>
            <w:color w:val="0000FF"/>
            <w:lang w:eastAsia="en-GB"/>
          </w:rPr>
          <w:t xml:space="preserve">. </w:t>
        </w:r>
      </w:ins>
    </w:p>
    <w:p w14:paraId="3D254E3D" w14:textId="77777777" w:rsidR="00E4531D" w:rsidRDefault="00E4531D" w:rsidP="00E4531D">
      <w:pPr>
        <w:autoSpaceDE w:val="0"/>
        <w:autoSpaceDN w:val="0"/>
        <w:adjustRightInd w:val="0"/>
        <w:rPr>
          <w:ins w:id="3638" w:author="mbeckerle" w:date="2013-01-20T13:21:00Z"/>
          <w:rFonts w:ascii="Helv" w:hAnsi="Helv" w:cs="Helv"/>
          <w:color w:val="0000FF"/>
          <w:lang w:eastAsia="en-GB"/>
        </w:rPr>
      </w:pPr>
      <w:ins w:id="3639" w:author="mbeckerle" w:date="2013-01-20T13:21:00Z">
        <w:r w:rsidRPr="00116C61">
          <w:rPr>
            <w:rFonts w:ascii="Helv" w:hAnsi="Helv" w:cs="Helv"/>
            <w:color w:val="0000FF"/>
            <w:lang w:eastAsia="en-GB"/>
          </w:rPr>
          <w:t>A defaultValue expression can refer to other variables but not to the infoset (so no path locations).The referenced variable must either have a defaultValue or be external. It is a schema definition error otherwise.</w:t>
        </w:r>
      </w:ins>
    </w:p>
    <w:p w14:paraId="7339E5B5" w14:textId="77777777" w:rsidR="00E4531D" w:rsidRDefault="00E4531D" w:rsidP="00E4531D">
      <w:pPr>
        <w:autoSpaceDE w:val="0"/>
        <w:autoSpaceDN w:val="0"/>
        <w:adjustRightInd w:val="0"/>
        <w:rPr>
          <w:ins w:id="3640" w:author="mbeckerle" w:date="2013-01-20T13:21:00Z"/>
          <w:rFonts w:ascii="Helv" w:hAnsi="Helv" w:cs="Helv"/>
          <w:color w:val="0000FF"/>
          <w:lang w:eastAsia="en-GB"/>
        </w:rPr>
      </w:pPr>
      <w:ins w:id="3641" w:author="mbeckerle" w:date="2013-01-20T13:21:00Z">
        <w:r w:rsidRPr="00116C61">
          <w:rPr>
            <w:rFonts w:ascii="Helv" w:hAnsi="Helv" w:cs="Helv"/>
            <w:color w:val="0000FF"/>
            <w:lang w:eastAsia="en-GB"/>
          </w:rPr>
          <w:t>If a defaultValue expression references another variable then that prevents the referenced variable’s value from ever changing, that is, it is considered to be a read of the variable’s value.</w:t>
        </w:r>
      </w:ins>
    </w:p>
    <w:p w14:paraId="256670D1" w14:textId="7B3C46C8" w:rsidR="00E4531D" w:rsidRPr="00116C61" w:rsidRDefault="00E4531D" w:rsidP="00E4531D">
      <w:pPr>
        <w:autoSpaceDE w:val="0"/>
        <w:autoSpaceDN w:val="0"/>
        <w:adjustRightInd w:val="0"/>
        <w:rPr>
          <w:ins w:id="3642" w:author="mbeckerle" w:date="2013-01-20T13:21:00Z"/>
          <w:rFonts w:ascii="Helv" w:hAnsi="Helv" w:cs="Helv"/>
          <w:color w:val="0000FF"/>
          <w:lang w:eastAsia="en-GB"/>
        </w:rPr>
      </w:pPr>
      <w:ins w:id="3643" w:author="mbeckerle" w:date="2013-01-20T13:21:00Z">
        <w:r w:rsidRPr="00116C61">
          <w:rPr>
            <w:rFonts w:ascii="Helv" w:hAnsi="Helv" w:cs="Helv"/>
            <w:color w:val="0000FF"/>
            <w:lang w:eastAsia="en-GB"/>
          </w:rPr>
          <w:t>If a defaultValue expression references another variable and this causes a circular reference, it is a schema definition error</w:t>
        </w:r>
        <w:r>
          <w:rPr>
            <w:rFonts w:ascii="Helv" w:hAnsi="Helv" w:cs="Helv"/>
            <w:color w:val="0000FF"/>
            <w:lang w:eastAsia="en-GB"/>
          </w:rPr>
          <w:t>.</w:t>
        </w:r>
      </w:ins>
    </w:p>
    <w:p w14:paraId="4EE223D2" w14:textId="3A151F6E" w:rsidR="002F6BDF" w:rsidRPr="005223F4" w:rsidRDefault="00E4531D" w:rsidP="00E4531D">
      <w:ins w:id="3644" w:author="mbeckerle" w:date="2013-01-20T13:21:00Z">
        <w:r>
          <w:rPr>
            <w:rFonts w:ascii="Helv" w:hAnsi="Helv" w:cs="Helv"/>
            <w:color w:val="0000FF"/>
            <w:lang w:eastAsia="en-GB"/>
          </w:rPr>
          <w:t>It is a schema definition error i</w:t>
        </w:r>
        <w:r w:rsidRPr="00116C61">
          <w:rPr>
            <w:rFonts w:ascii="Helv" w:hAnsi="Helv" w:cs="Helv"/>
            <w:color w:val="0000FF"/>
            <w:lang w:eastAsia="en-GB"/>
          </w:rPr>
          <w:t xml:space="preserve">f the type of </w:t>
        </w:r>
      </w:ins>
      <w:ins w:id="3645" w:author="Steve Hanson" w:date="2013-02-06T15:08:00Z">
        <w:r w:rsidR="008B283C">
          <w:rPr>
            <w:rFonts w:ascii="Helv" w:hAnsi="Helv" w:cs="Helv"/>
            <w:color w:val="0000FF"/>
            <w:lang w:eastAsia="en-GB"/>
          </w:rPr>
          <w:t xml:space="preserve">the </w:t>
        </w:r>
      </w:ins>
      <w:ins w:id="3646" w:author="mbeckerle" w:date="2013-01-20T13:21:00Z">
        <w:r w:rsidRPr="00116C61">
          <w:rPr>
            <w:rFonts w:ascii="Helv" w:hAnsi="Helv" w:cs="Helv"/>
            <w:color w:val="0000FF"/>
            <w:lang w:eastAsia="en-GB"/>
          </w:rPr>
          <w:t>variable is a user-defined simple type restriction</w:t>
        </w:r>
        <w:r>
          <w:rPr>
            <w:rFonts w:ascii="Helv" w:hAnsi="Helv" w:cs="Helv"/>
            <w:color w:val="0000FF"/>
            <w:lang w:eastAsia="en-GB"/>
          </w:rPr>
          <w:t>.</w:t>
        </w:r>
      </w:ins>
    </w:p>
    <w:p w14:paraId="54851B69" w14:textId="673CE574" w:rsidR="002F6BDF" w:rsidRPr="005223F4" w:rsidDel="00041028" w:rsidRDefault="002F6BDF">
      <w:pPr>
        <w:pStyle w:val="Heading3"/>
        <w:rPr>
          <w:del w:id="3647" w:author="mbeckerle" w:date="2012-04-22T21:52:00Z"/>
        </w:rPr>
        <w:pPrChange w:id="3648" w:author="mbeckerle" w:date="2013-07-24T16:59:00Z">
          <w:pPr/>
        </w:pPrChange>
      </w:pPr>
      <w:bookmarkStart w:id="3649" w:name="_Toc322911579"/>
      <w:bookmarkStart w:id="3650" w:name="_Toc322912118"/>
      <w:bookmarkStart w:id="3651" w:name="_Toc329092968"/>
      <w:bookmarkStart w:id="3652" w:name="_Toc332701481"/>
      <w:bookmarkStart w:id="3653" w:name="_Toc332701788"/>
      <w:bookmarkStart w:id="3654" w:name="_Toc332711582"/>
      <w:bookmarkStart w:id="3655" w:name="_Toc332711890"/>
      <w:bookmarkStart w:id="3656" w:name="_Toc332712192"/>
      <w:bookmarkStart w:id="3657" w:name="_Toc332724108"/>
      <w:bookmarkStart w:id="3658" w:name="_Toc332724408"/>
      <w:bookmarkStart w:id="3659" w:name="_Toc341102704"/>
      <w:bookmarkStart w:id="3660" w:name="_Toc347241436"/>
      <w:bookmarkStart w:id="3661" w:name="_Toc347744629"/>
      <w:bookmarkStart w:id="3662" w:name="_Toc348984412"/>
      <w:bookmarkStart w:id="3663" w:name="_Toc348984717"/>
      <w:bookmarkStart w:id="3664" w:name="_Toc349037880"/>
      <w:bookmarkStart w:id="3665" w:name="_Toc349038185"/>
      <w:bookmarkStart w:id="3666" w:name="_Toc349042673"/>
      <w:bookmarkStart w:id="3667" w:name="_Toc351912664"/>
      <w:bookmarkStart w:id="3668" w:name="_Toc351914686"/>
      <w:bookmarkStart w:id="3669" w:name="_Toc351915120"/>
      <w:bookmarkStart w:id="3670" w:name="_Toc361231159"/>
      <w:bookmarkStart w:id="3671" w:name="_Toc361231685"/>
      <w:bookmarkStart w:id="3672" w:name="_Toc362444983"/>
      <w:bookmarkStart w:id="3673" w:name="_Toc362451734"/>
      <w:bookmarkStart w:id="3674" w:name="_Toc362452283"/>
      <w:bookmarkStart w:id="3675" w:name="_Toc362452829"/>
      <w:bookmarkStart w:id="3676" w:name="_Toc362453181"/>
      <w:bookmarkEnd w:id="3649"/>
      <w:bookmarkEnd w:id="3650"/>
      <w:bookmarkEnd w:id="3651"/>
      <w:bookmarkEnd w:id="3652"/>
      <w:bookmarkEnd w:id="3653"/>
      <w:bookmarkEnd w:id="3654"/>
      <w:bookmarkEnd w:id="3655"/>
      <w:bookmarkEnd w:id="3656"/>
      <w:bookmarkEnd w:id="3657"/>
      <w:bookmarkEnd w:id="3658"/>
      <w:bookmarkEnd w:id="3659"/>
      <w:bookmarkEnd w:id="3660"/>
      <w:bookmarkEnd w:id="3661"/>
      <w:bookmarkEnd w:id="3662"/>
      <w:bookmarkEnd w:id="3663"/>
      <w:bookmarkEnd w:id="3664"/>
      <w:bookmarkEnd w:id="3665"/>
      <w:bookmarkEnd w:id="3666"/>
      <w:bookmarkEnd w:id="3667"/>
      <w:bookmarkEnd w:id="3668"/>
      <w:bookmarkEnd w:id="3669"/>
      <w:bookmarkEnd w:id="3670"/>
      <w:bookmarkEnd w:id="3671"/>
      <w:bookmarkEnd w:id="3672"/>
      <w:bookmarkEnd w:id="3673"/>
      <w:bookmarkEnd w:id="3674"/>
      <w:bookmarkEnd w:id="3675"/>
      <w:bookmarkEnd w:id="3676"/>
    </w:p>
    <w:p w14:paraId="7FC9494B" w14:textId="77777777" w:rsidR="00710BA1" w:rsidRDefault="002F6BDF" w:rsidP="0031368F">
      <w:pPr>
        <w:pStyle w:val="Heading3"/>
        <w:rPr>
          <w:ins w:id="3677" w:author="mbeckerle" w:date="2012-04-12T17:16:00Z"/>
        </w:rPr>
      </w:pPr>
      <w:bookmarkStart w:id="3678" w:name="_Toc349042674"/>
      <w:bookmarkStart w:id="3679" w:name="_Toc362453182"/>
      <w:bookmarkStart w:id="3680" w:name="_Toc243112792"/>
      <w:r w:rsidRPr="005223F4">
        <w:t>Examples</w:t>
      </w:r>
      <w:bookmarkEnd w:id="3678"/>
      <w:bookmarkEnd w:id="3679"/>
    </w:p>
    <w:p w14:paraId="1179691C" w14:textId="24A77FA5" w:rsidR="002F6BDF" w:rsidRPr="005223F4" w:rsidDel="0098329B" w:rsidRDefault="002F6BDF">
      <w:pPr>
        <w:pStyle w:val="Heading3"/>
        <w:numPr>
          <w:ilvl w:val="0"/>
          <w:numId w:val="0"/>
        </w:numPr>
        <w:rPr>
          <w:del w:id="3681" w:author="Steve Hanson" w:date="2012-02-23T11:50:00Z"/>
        </w:rPr>
        <w:pPrChange w:id="3682" w:author="mbeckerle" w:date="2012-04-12T17:16:00Z">
          <w:pPr>
            <w:pStyle w:val="nobreak"/>
          </w:pPr>
        </w:pPrChange>
      </w:pPr>
      <w:r w:rsidRPr="005223F4">
        <w:t xml:space="preserve"> </w:t>
      </w:r>
      <w:bookmarkEnd w:id="3680"/>
    </w:p>
    <w:p w14:paraId="79C2021A" w14:textId="468FE1AC" w:rsidR="002F6BDF" w:rsidRPr="005223F4" w:rsidDel="00710BA1" w:rsidRDefault="002F6BDF">
      <w:pPr>
        <w:pStyle w:val="Heading3"/>
        <w:numPr>
          <w:ilvl w:val="0"/>
          <w:numId w:val="0"/>
        </w:numPr>
        <w:rPr>
          <w:del w:id="3683" w:author="mbeckerle" w:date="2012-04-12T17:16:00Z"/>
        </w:rPr>
        <w:pPrChange w:id="3684" w:author="mbeckerle" w:date="2012-04-12T17:16:00Z">
          <w:pPr/>
        </w:pPrChange>
      </w:pPr>
    </w:p>
    <w:p w14:paraId="22D7A2B9" w14:textId="77777777" w:rsidR="002F6BDF" w:rsidRPr="005223F4" w:rsidRDefault="002F6BDF" w:rsidP="00953445">
      <w:pPr>
        <w:pStyle w:val="XMLExcerpt"/>
        <w:rPr>
          <w:lang w:val="en-US"/>
        </w:rPr>
      </w:pPr>
      <w:r w:rsidRPr="005223F4">
        <w:rPr>
          <w:lang w:val="en-US"/>
        </w:rPr>
        <w:t>&lt;dfdl:defineVariable name="EDIFACT_DS" type="xs:string"</w:t>
      </w:r>
    </w:p>
    <w:p w14:paraId="458A4FAD" w14:textId="77777777" w:rsidR="002F6BDF" w:rsidRPr="005223F4" w:rsidRDefault="002F6BDF" w:rsidP="00953445">
      <w:pPr>
        <w:pStyle w:val="XMLExcerpt"/>
        <w:rPr>
          <w:lang w:val="en-US"/>
        </w:rPr>
      </w:pPr>
      <w:r w:rsidRPr="005223F4">
        <w:rPr>
          <w:lang w:val="en-US"/>
        </w:rPr>
        <w:t xml:space="preserve">                     defaultValue="," /&gt;</w:t>
      </w:r>
    </w:p>
    <w:p w14:paraId="661F69BA" w14:textId="77777777" w:rsidR="002F6BDF" w:rsidRPr="005223F4" w:rsidRDefault="002F6BDF" w:rsidP="00953445">
      <w:pPr>
        <w:pStyle w:val="XMLExcerpt"/>
        <w:rPr>
          <w:lang w:val="en-US"/>
        </w:rPr>
      </w:pPr>
    </w:p>
    <w:p w14:paraId="5E27E227" w14:textId="77777777" w:rsidR="002F6BDF" w:rsidRPr="005223F4" w:rsidRDefault="002F6BDF" w:rsidP="00953445">
      <w:pPr>
        <w:pStyle w:val="XMLExcerpt"/>
        <w:rPr>
          <w:lang w:val="en-US"/>
        </w:rPr>
      </w:pPr>
      <w:r w:rsidRPr="005223F4">
        <w:rPr>
          <w:lang w:val="en-US"/>
        </w:rPr>
        <w:t xml:space="preserve">&lt;dfdl:defineVariable name="codepage" type="xs:string" </w:t>
      </w:r>
    </w:p>
    <w:p w14:paraId="3B1BED5A" w14:textId="77777777" w:rsidR="002F6BDF" w:rsidRPr="005223F4" w:rsidRDefault="002F6BDF" w:rsidP="00953445">
      <w:pPr>
        <w:pStyle w:val="XMLExcerpt"/>
        <w:rPr>
          <w:lang w:val="en-US"/>
        </w:rPr>
      </w:pPr>
      <w:r w:rsidRPr="005223F4">
        <w:rPr>
          <w:lang w:val="en-US"/>
        </w:rPr>
        <w:t xml:space="preserve">                     external=”true”&gt;utf-8&lt;/dfdl:defineVariable&gt;</w:t>
      </w:r>
    </w:p>
    <w:p w14:paraId="396D60D9" w14:textId="263B784C" w:rsidR="002F6BDF" w:rsidRPr="005223F4" w:rsidDel="00041028" w:rsidRDefault="002F6BDF">
      <w:pPr>
        <w:pStyle w:val="Heading3"/>
        <w:rPr>
          <w:del w:id="3685" w:author="mbeckerle" w:date="2012-04-22T21:52:00Z"/>
        </w:rPr>
        <w:pPrChange w:id="3686" w:author="mbeckerle" w:date="2013-07-24T16:59:00Z">
          <w:pPr>
            <w:pStyle w:val="nobreak"/>
          </w:pPr>
        </w:pPrChange>
      </w:pPr>
      <w:bookmarkStart w:id="3687" w:name="_Toc322911581"/>
      <w:bookmarkStart w:id="3688" w:name="_Toc322912120"/>
      <w:bookmarkStart w:id="3689" w:name="_Toc329092970"/>
      <w:bookmarkStart w:id="3690" w:name="_Toc332701483"/>
      <w:bookmarkStart w:id="3691" w:name="_Toc332701790"/>
      <w:bookmarkStart w:id="3692" w:name="_Toc332711584"/>
      <w:bookmarkStart w:id="3693" w:name="_Toc332711892"/>
      <w:bookmarkStart w:id="3694" w:name="_Toc332712194"/>
      <w:bookmarkStart w:id="3695" w:name="_Toc332724110"/>
      <w:bookmarkStart w:id="3696" w:name="_Toc332724410"/>
      <w:bookmarkStart w:id="3697" w:name="_Toc341102706"/>
      <w:bookmarkStart w:id="3698" w:name="_Toc347241438"/>
      <w:bookmarkStart w:id="3699" w:name="_Toc347744631"/>
      <w:bookmarkStart w:id="3700" w:name="_Toc348984414"/>
      <w:bookmarkStart w:id="3701" w:name="_Toc348984719"/>
      <w:bookmarkStart w:id="3702" w:name="_Toc349037882"/>
      <w:bookmarkStart w:id="3703" w:name="_Toc349038187"/>
      <w:bookmarkStart w:id="3704" w:name="_Toc349042675"/>
      <w:bookmarkStart w:id="3705" w:name="_Toc351912666"/>
      <w:bookmarkStart w:id="3706" w:name="_Toc351914688"/>
      <w:bookmarkStart w:id="3707" w:name="_Toc351915122"/>
      <w:bookmarkStart w:id="3708" w:name="_Toc361231161"/>
      <w:bookmarkStart w:id="3709" w:name="_Toc361231687"/>
      <w:bookmarkStart w:id="3710" w:name="_Toc362444985"/>
      <w:bookmarkStart w:id="3711" w:name="_Toc362451736"/>
      <w:bookmarkStart w:id="3712" w:name="_Toc362452285"/>
      <w:bookmarkStart w:id="3713" w:name="_Toc362452831"/>
      <w:bookmarkStart w:id="3714" w:name="_Toc362453183"/>
      <w:bookmarkEnd w:id="3687"/>
      <w:bookmarkEnd w:id="3688"/>
      <w:bookmarkEnd w:id="3689"/>
      <w:bookmarkEnd w:id="3690"/>
      <w:bookmarkEnd w:id="3691"/>
      <w:bookmarkEnd w:id="3692"/>
      <w:bookmarkEnd w:id="3693"/>
      <w:bookmarkEnd w:id="3694"/>
      <w:bookmarkEnd w:id="3695"/>
      <w:bookmarkEnd w:id="3696"/>
      <w:bookmarkEnd w:id="3697"/>
      <w:bookmarkEnd w:id="3698"/>
      <w:bookmarkEnd w:id="3699"/>
      <w:bookmarkEnd w:id="3700"/>
      <w:bookmarkEnd w:id="3701"/>
      <w:bookmarkEnd w:id="3702"/>
      <w:bookmarkEnd w:id="3703"/>
      <w:bookmarkEnd w:id="3704"/>
      <w:bookmarkEnd w:id="3705"/>
      <w:bookmarkEnd w:id="3706"/>
      <w:bookmarkEnd w:id="3707"/>
      <w:bookmarkEnd w:id="3708"/>
      <w:bookmarkEnd w:id="3709"/>
      <w:bookmarkEnd w:id="3710"/>
      <w:bookmarkEnd w:id="3711"/>
      <w:bookmarkEnd w:id="3712"/>
      <w:bookmarkEnd w:id="3713"/>
      <w:bookmarkEnd w:id="3714"/>
    </w:p>
    <w:p w14:paraId="342945CA" w14:textId="77777777" w:rsidR="00AA60C0" w:rsidRPr="005223F4" w:rsidRDefault="00BF14AB" w:rsidP="0031368F">
      <w:pPr>
        <w:pStyle w:val="Heading3"/>
      </w:pPr>
      <w:bookmarkStart w:id="3715" w:name="_Toc349042676"/>
      <w:bookmarkStart w:id="3716" w:name="_Toc362453184"/>
      <w:r w:rsidRPr="005223F4">
        <w:t>Predefined Variables</w:t>
      </w:r>
      <w:bookmarkEnd w:id="3715"/>
      <w:bookmarkEnd w:id="3716"/>
    </w:p>
    <w:p w14:paraId="2E6731DF" w14:textId="77777777" w:rsidR="00BF14AB" w:rsidRPr="005223F4" w:rsidRDefault="00BF14AB" w:rsidP="00BF14AB">
      <w:pPr>
        <w:pStyle w:val="nobreak"/>
      </w:pPr>
      <w:r w:rsidRPr="005223F4">
        <w:t xml:space="preserve">The </w:t>
      </w:r>
      <w:r w:rsidR="006C52D1" w:rsidRPr="005223F4">
        <w:t>following variables are predefined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8"/>
        <w:gridCol w:w="3125"/>
        <w:gridCol w:w="1187"/>
        <w:gridCol w:w="1628"/>
        <w:gridCol w:w="1188"/>
      </w:tblGrid>
      <w:tr w:rsidR="003460E7" w:rsidRPr="009E548A" w14:paraId="187A9136" w14:textId="77777777" w:rsidTr="00240AC5">
        <w:tc>
          <w:tcPr>
            <w:tcW w:w="1728" w:type="dxa"/>
            <w:shd w:val="clear" w:color="auto" w:fill="F3F3F3"/>
          </w:tcPr>
          <w:p w14:paraId="47F10989" w14:textId="77777777" w:rsidR="003460E7" w:rsidRPr="00275A32" w:rsidRDefault="003460E7" w:rsidP="006C52D1">
            <w:pPr>
              <w:rPr>
                <w:b/>
                <w:iCs/>
              </w:rPr>
            </w:pPr>
            <w:r w:rsidRPr="00275A32">
              <w:rPr>
                <w:b/>
                <w:iCs/>
              </w:rPr>
              <w:t>Name</w:t>
            </w:r>
          </w:p>
        </w:tc>
        <w:tc>
          <w:tcPr>
            <w:tcW w:w="3125" w:type="dxa"/>
            <w:shd w:val="clear" w:color="auto" w:fill="F3F3F3"/>
          </w:tcPr>
          <w:p w14:paraId="0507983A" w14:textId="77777777" w:rsidR="003460E7" w:rsidRPr="00F81703" w:rsidRDefault="003460E7" w:rsidP="006C52D1">
            <w:pPr>
              <w:rPr>
                <w:b/>
                <w:iCs/>
              </w:rPr>
            </w:pPr>
            <w:r w:rsidRPr="005E3B09">
              <w:rPr>
                <w:b/>
                <w:iCs/>
              </w:rPr>
              <w:t>Namespace</w:t>
            </w:r>
            <w:r w:rsidR="005213BD" w:rsidRPr="005E3B09">
              <w:rPr>
                <w:b/>
                <w:iCs/>
              </w:rPr>
              <w:t xml:space="preserve"> </w:t>
            </w:r>
            <w:r w:rsidR="006819B0" w:rsidRPr="00F81703">
              <w:rPr>
                <w:b/>
                <w:iCs/>
              </w:rPr>
              <w:t>URI</w:t>
            </w:r>
          </w:p>
        </w:tc>
        <w:tc>
          <w:tcPr>
            <w:tcW w:w="1187" w:type="dxa"/>
            <w:shd w:val="clear" w:color="auto" w:fill="F3F3F3"/>
          </w:tcPr>
          <w:p w14:paraId="0F67992D" w14:textId="77777777" w:rsidR="003460E7" w:rsidRPr="002B5628" w:rsidRDefault="003460E7" w:rsidP="006C52D1">
            <w:pPr>
              <w:rPr>
                <w:b/>
                <w:iCs/>
              </w:rPr>
            </w:pPr>
            <w:r w:rsidRPr="002B5628">
              <w:rPr>
                <w:b/>
                <w:iCs/>
              </w:rPr>
              <w:t>Type</w:t>
            </w:r>
          </w:p>
        </w:tc>
        <w:tc>
          <w:tcPr>
            <w:tcW w:w="1628" w:type="dxa"/>
            <w:shd w:val="clear" w:color="auto" w:fill="F3F3F3"/>
          </w:tcPr>
          <w:p w14:paraId="146C1E5B" w14:textId="77777777" w:rsidR="003460E7" w:rsidRPr="002B5628" w:rsidRDefault="003460E7" w:rsidP="006C52D1">
            <w:pPr>
              <w:rPr>
                <w:b/>
                <w:iCs/>
              </w:rPr>
            </w:pPr>
            <w:r w:rsidRPr="002B5628">
              <w:rPr>
                <w:b/>
                <w:iCs/>
              </w:rPr>
              <w:t>Default value</w:t>
            </w:r>
          </w:p>
        </w:tc>
        <w:tc>
          <w:tcPr>
            <w:tcW w:w="1188" w:type="dxa"/>
            <w:shd w:val="clear" w:color="auto" w:fill="F3F3F3"/>
          </w:tcPr>
          <w:p w14:paraId="12D535B8" w14:textId="77777777" w:rsidR="003460E7" w:rsidRPr="002B5628" w:rsidRDefault="003460E7" w:rsidP="006C52D1">
            <w:pPr>
              <w:rPr>
                <w:b/>
                <w:iCs/>
              </w:rPr>
            </w:pPr>
            <w:r w:rsidRPr="002B5628">
              <w:rPr>
                <w:b/>
                <w:iCs/>
              </w:rPr>
              <w:t>External</w:t>
            </w:r>
          </w:p>
        </w:tc>
      </w:tr>
      <w:tr w:rsidR="003460E7" w:rsidRPr="005223F4" w14:paraId="3A09F3A4" w14:textId="77777777" w:rsidTr="00240AC5">
        <w:tc>
          <w:tcPr>
            <w:tcW w:w="1728" w:type="dxa"/>
            <w:shd w:val="clear" w:color="auto" w:fill="auto"/>
          </w:tcPr>
          <w:p w14:paraId="31219564" w14:textId="77777777" w:rsidR="003460E7" w:rsidRPr="005223F4" w:rsidRDefault="0098329B" w:rsidP="006C52D1">
            <w:r w:rsidRPr="005223F4">
              <w:t>E</w:t>
            </w:r>
            <w:r w:rsidR="003460E7" w:rsidRPr="005223F4">
              <w:t>ncoding</w:t>
            </w:r>
          </w:p>
        </w:tc>
        <w:tc>
          <w:tcPr>
            <w:tcW w:w="3125" w:type="dxa"/>
            <w:shd w:val="clear" w:color="auto" w:fill="auto"/>
          </w:tcPr>
          <w:p w14:paraId="706CEFD2" w14:textId="77777777" w:rsidR="003460E7" w:rsidRPr="005223F4" w:rsidRDefault="006819B0" w:rsidP="006C52D1">
            <w:r w:rsidRPr="005223F4">
              <w:t>http://www.ogf.org/dfdl/dfdl-1.0</w:t>
            </w:r>
            <w:r w:rsidR="006F251C">
              <w:t>/</w:t>
            </w:r>
          </w:p>
        </w:tc>
        <w:tc>
          <w:tcPr>
            <w:tcW w:w="1187" w:type="dxa"/>
            <w:shd w:val="clear" w:color="auto" w:fill="auto"/>
          </w:tcPr>
          <w:p w14:paraId="1E394AF8" w14:textId="77777777" w:rsidR="003460E7" w:rsidRPr="005223F4" w:rsidRDefault="003460E7" w:rsidP="006C52D1">
            <w:r w:rsidRPr="005223F4">
              <w:t>xs:string</w:t>
            </w:r>
          </w:p>
        </w:tc>
        <w:tc>
          <w:tcPr>
            <w:tcW w:w="1628" w:type="dxa"/>
            <w:shd w:val="clear" w:color="auto" w:fill="auto"/>
          </w:tcPr>
          <w:p w14:paraId="16FDD35A" w14:textId="77777777" w:rsidR="003460E7" w:rsidRPr="005223F4" w:rsidRDefault="003460E7" w:rsidP="006C52D1">
            <w:r w:rsidRPr="005223F4">
              <w:t>'UTF-8'</w:t>
            </w:r>
          </w:p>
        </w:tc>
        <w:tc>
          <w:tcPr>
            <w:tcW w:w="1188" w:type="dxa"/>
            <w:shd w:val="clear" w:color="auto" w:fill="auto"/>
          </w:tcPr>
          <w:p w14:paraId="22A1F392" w14:textId="77777777" w:rsidR="003460E7" w:rsidRPr="005223F4" w:rsidRDefault="003460E7" w:rsidP="006C52D1">
            <w:r w:rsidRPr="005223F4">
              <w:t>true</w:t>
            </w:r>
          </w:p>
        </w:tc>
      </w:tr>
      <w:tr w:rsidR="003460E7" w:rsidRPr="005223F4" w14:paraId="64D549BD" w14:textId="77777777" w:rsidTr="00240AC5">
        <w:tc>
          <w:tcPr>
            <w:tcW w:w="1728" w:type="dxa"/>
            <w:shd w:val="clear" w:color="auto" w:fill="auto"/>
          </w:tcPr>
          <w:p w14:paraId="2AD4BEFC" w14:textId="77777777" w:rsidR="003460E7" w:rsidRPr="005223F4" w:rsidRDefault="003460E7" w:rsidP="006C52D1">
            <w:r w:rsidRPr="00240AC5">
              <w:rPr>
                <w:rFonts w:ascii="Helv" w:eastAsia="MS Mincho" w:hAnsi="Helv" w:cs="Helv"/>
                <w:color w:val="000000"/>
                <w:lang w:eastAsia="ja-JP"/>
              </w:rPr>
              <w:t>byteOrder</w:t>
            </w:r>
          </w:p>
        </w:tc>
        <w:tc>
          <w:tcPr>
            <w:tcW w:w="3125" w:type="dxa"/>
            <w:shd w:val="clear" w:color="auto" w:fill="auto"/>
          </w:tcPr>
          <w:p w14:paraId="3EAF8C4F" w14:textId="77777777" w:rsidR="003460E7" w:rsidRPr="005223F4" w:rsidRDefault="006819B0" w:rsidP="006C52D1">
            <w:r w:rsidRPr="005223F4">
              <w:t>http://www.ogf.org/dfdl/dfdl-1.0</w:t>
            </w:r>
            <w:r w:rsidR="006F251C">
              <w:t>/</w:t>
            </w:r>
          </w:p>
        </w:tc>
        <w:tc>
          <w:tcPr>
            <w:tcW w:w="1187" w:type="dxa"/>
            <w:shd w:val="clear" w:color="auto" w:fill="auto"/>
          </w:tcPr>
          <w:p w14:paraId="6FA68677" w14:textId="77777777" w:rsidR="003460E7" w:rsidRPr="00240AC5" w:rsidRDefault="003460E7" w:rsidP="006C52D1">
            <w:pPr>
              <w:rPr>
                <w:szCs w:val="18"/>
              </w:rPr>
            </w:pPr>
            <w:r w:rsidRPr="005223F4">
              <w:t>xs:string</w:t>
            </w:r>
          </w:p>
        </w:tc>
        <w:tc>
          <w:tcPr>
            <w:tcW w:w="1628" w:type="dxa"/>
            <w:shd w:val="clear" w:color="auto" w:fill="auto"/>
          </w:tcPr>
          <w:p w14:paraId="62818647" w14:textId="77777777" w:rsidR="003460E7" w:rsidRPr="005223F4" w:rsidRDefault="003460E7" w:rsidP="006C52D1">
            <w:r w:rsidRPr="00240AC5">
              <w:rPr>
                <w:szCs w:val="18"/>
              </w:rPr>
              <w:t>'</w:t>
            </w:r>
            <w:r w:rsidR="00405385" w:rsidRPr="00240AC5">
              <w:rPr>
                <w:szCs w:val="18"/>
              </w:rPr>
              <w:t>bigEndian</w:t>
            </w:r>
            <w:r w:rsidRPr="00240AC5">
              <w:rPr>
                <w:szCs w:val="18"/>
              </w:rPr>
              <w:t>’</w:t>
            </w:r>
          </w:p>
        </w:tc>
        <w:tc>
          <w:tcPr>
            <w:tcW w:w="1188" w:type="dxa"/>
            <w:shd w:val="clear" w:color="auto" w:fill="auto"/>
          </w:tcPr>
          <w:p w14:paraId="1E094629" w14:textId="77777777" w:rsidR="003460E7" w:rsidRPr="005223F4" w:rsidRDefault="003460E7" w:rsidP="006C52D1">
            <w:r w:rsidRPr="005223F4">
              <w:t>true</w:t>
            </w:r>
          </w:p>
        </w:tc>
      </w:tr>
      <w:tr w:rsidR="003460E7" w:rsidRPr="005223F4" w14:paraId="33D4DE79" w14:textId="77777777" w:rsidTr="00240AC5">
        <w:tc>
          <w:tcPr>
            <w:tcW w:w="1728" w:type="dxa"/>
            <w:shd w:val="clear" w:color="auto" w:fill="auto"/>
          </w:tcPr>
          <w:p w14:paraId="657AD65D" w14:textId="77777777" w:rsidR="003460E7" w:rsidRPr="005223F4" w:rsidRDefault="000A301D" w:rsidP="006C52D1">
            <w:r w:rsidRPr="00240AC5">
              <w:rPr>
                <w:rFonts w:eastAsia="MS Mincho" w:cs="Arial"/>
                <w:color w:val="000000"/>
                <w:lang w:eastAsia="ja-JP"/>
              </w:rPr>
              <w:t>binaryFloatRep</w:t>
            </w:r>
            <w:r w:rsidR="003460E7" w:rsidRPr="00240AC5">
              <w:rPr>
                <w:rFonts w:ascii="Helv" w:eastAsia="MS Mincho" w:hAnsi="Helv" w:cs="Helv"/>
                <w:color w:val="000000"/>
                <w:lang w:eastAsia="ja-JP"/>
              </w:rPr>
              <w:t xml:space="preserve"> </w:t>
            </w:r>
          </w:p>
        </w:tc>
        <w:tc>
          <w:tcPr>
            <w:tcW w:w="3125" w:type="dxa"/>
            <w:shd w:val="clear" w:color="auto" w:fill="auto"/>
          </w:tcPr>
          <w:p w14:paraId="347E8D8B" w14:textId="77777777" w:rsidR="003460E7" w:rsidRPr="005223F4" w:rsidRDefault="006819B0" w:rsidP="006C52D1">
            <w:r w:rsidRPr="005223F4">
              <w:t>http://www.ogf.org/dfdl/dfdl-1.0</w:t>
            </w:r>
            <w:r w:rsidR="006F251C">
              <w:t>/</w:t>
            </w:r>
          </w:p>
        </w:tc>
        <w:tc>
          <w:tcPr>
            <w:tcW w:w="1187" w:type="dxa"/>
            <w:shd w:val="clear" w:color="auto" w:fill="auto"/>
          </w:tcPr>
          <w:p w14:paraId="7608EC94" w14:textId="77777777" w:rsidR="003460E7" w:rsidRPr="005223F4" w:rsidRDefault="003460E7" w:rsidP="00CC2DF5">
            <w:r w:rsidRPr="005223F4">
              <w:t>xs:string</w:t>
            </w:r>
          </w:p>
        </w:tc>
        <w:tc>
          <w:tcPr>
            <w:tcW w:w="1628" w:type="dxa"/>
            <w:shd w:val="clear" w:color="auto" w:fill="auto"/>
          </w:tcPr>
          <w:p w14:paraId="4F68D6DC" w14:textId="77777777" w:rsidR="003460E7" w:rsidRPr="005223F4" w:rsidRDefault="003460E7" w:rsidP="00CC2DF5">
            <w:r w:rsidRPr="005223F4">
              <w:t>'ieee’</w:t>
            </w:r>
          </w:p>
        </w:tc>
        <w:tc>
          <w:tcPr>
            <w:tcW w:w="1188" w:type="dxa"/>
            <w:shd w:val="clear" w:color="auto" w:fill="auto"/>
          </w:tcPr>
          <w:p w14:paraId="0407A1BF" w14:textId="77777777" w:rsidR="003460E7" w:rsidRPr="005223F4" w:rsidRDefault="003460E7" w:rsidP="006C52D1">
            <w:r w:rsidRPr="005223F4">
              <w:t>true</w:t>
            </w:r>
          </w:p>
        </w:tc>
      </w:tr>
      <w:tr w:rsidR="003460E7" w:rsidRPr="005223F4" w14:paraId="7F1E42F1" w14:textId="77777777" w:rsidTr="00240AC5">
        <w:tc>
          <w:tcPr>
            <w:tcW w:w="1728" w:type="dxa"/>
            <w:shd w:val="clear" w:color="auto" w:fill="auto"/>
          </w:tcPr>
          <w:p w14:paraId="0867A9BE" w14:textId="77777777" w:rsidR="003460E7" w:rsidRPr="00240AC5" w:rsidRDefault="00FD6A72" w:rsidP="006C52D1">
            <w:pPr>
              <w:rPr>
                <w:rFonts w:eastAsia="MS Mincho" w:cs="Arial"/>
                <w:color w:val="000000"/>
                <w:lang w:eastAsia="ja-JP"/>
              </w:rPr>
            </w:pPr>
            <w:r w:rsidRPr="00240AC5">
              <w:rPr>
                <w:rFonts w:ascii="Helv" w:eastAsia="MS Mincho" w:hAnsi="Helv" w:cs="Helv"/>
                <w:color w:val="000000"/>
                <w:lang w:eastAsia="ja-JP"/>
              </w:rPr>
              <w:t>outputNewLine</w:t>
            </w:r>
          </w:p>
        </w:tc>
        <w:tc>
          <w:tcPr>
            <w:tcW w:w="3125" w:type="dxa"/>
            <w:shd w:val="clear" w:color="auto" w:fill="auto"/>
          </w:tcPr>
          <w:p w14:paraId="0BE79314" w14:textId="77777777" w:rsidR="003460E7" w:rsidRPr="005223F4" w:rsidRDefault="006819B0" w:rsidP="006C52D1">
            <w:r w:rsidRPr="005223F4">
              <w:t>http://www.ogf.org/dfdl/dfdl-1.0</w:t>
            </w:r>
            <w:r w:rsidR="006F251C">
              <w:t>/</w:t>
            </w:r>
          </w:p>
        </w:tc>
        <w:tc>
          <w:tcPr>
            <w:tcW w:w="1187" w:type="dxa"/>
            <w:shd w:val="clear" w:color="auto" w:fill="auto"/>
          </w:tcPr>
          <w:p w14:paraId="4E020A75" w14:textId="77777777" w:rsidR="003460E7" w:rsidRPr="005223F4" w:rsidRDefault="003460E7" w:rsidP="006C52D1">
            <w:r w:rsidRPr="005223F4">
              <w:t>xs:string</w:t>
            </w:r>
          </w:p>
        </w:tc>
        <w:tc>
          <w:tcPr>
            <w:tcW w:w="1628" w:type="dxa"/>
            <w:shd w:val="clear" w:color="auto" w:fill="auto"/>
          </w:tcPr>
          <w:p w14:paraId="3F57FA14" w14:textId="77777777" w:rsidR="003460E7" w:rsidRPr="005223F4" w:rsidRDefault="003460E7" w:rsidP="006C52D1">
            <w:r w:rsidRPr="005223F4">
              <w:t>'%LF;'</w:t>
            </w:r>
          </w:p>
        </w:tc>
        <w:tc>
          <w:tcPr>
            <w:tcW w:w="1188" w:type="dxa"/>
            <w:shd w:val="clear" w:color="auto" w:fill="auto"/>
          </w:tcPr>
          <w:p w14:paraId="2D21A75C" w14:textId="77777777" w:rsidR="003460E7" w:rsidRPr="005223F4" w:rsidRDefault="003460E7" w:rsidP="006C52D1">
            <w:r w:rsidRPr="005223F4">
              <w:t>true</w:t>
            </w:r>
          </w:p>
        </w:tc>
      </w:tr>
    </w:tbl>
    <w:p w14:paraId="46FB258A" w14:textId="77777777" w:rsidR="006C52D1" w:rsidRPr="005223F4" w:rsidRDefault="00DE5B54" w:rsidP="00DE5B54">
      <w:pPr>
        <w:pStyle w:val="Caption"/>
      </w:pPr>
      <w:r w:rsidRPr="005223F4">
        <w:t xml:space="preserve">Table </w:t>
      </w:r>
      <w:fldSimple w:instr=" SEQ Table \* ARABIC ">
        <w:r w:rsidR="007B2211">
          <w:rPr>
            <w:noProof/>
          </w:rPr>
          <w:t>11</w:t>
        </w:r>
      </w:fldSimple>
      <w:r w:rsidRPr="005223F4">
        <w:t xml:space="preserve"> Pre-defined variables</w:t>
      </w:r>
    </w:p>
    <w:p w14:paraId="2BDC0111" w14:textId="77777777" w:rsidR="003460E7" w:rsidRPr="005223F4" w:rsidRDefault="0083590D" w:rsidP="006C52D1">
      <w:r w:rsidRPr="005223F4">
        <w:t>These variables are expected to be commonly set externally so are predefined for convenience.</w:t>
      </w:r>
    </w:p>
    <w:p w14:paraId="3221AC2A" w14:textId="5A175DF8" w:rsidR="0039753C" w:rsidRPr="005223F4" w:rsidDel="00041028" w:rsidRDefault="0039753C" w:rsidP="00953445">
      <w:pPr>
        <w:pStyle w:val="XMLExcerpt"/>
        <w:rPr>
          <w:del w:id="3717" w:author="mbeckerle" w:date="2012-04-22T21:53:00Z"/>
          <w:lang w:val="en-US"/>
        </w:rPr>
      </w:pPr>
      <w:r w:rsidRPr="005223F4">
        <w:rPr>
          <w:lang w:val="en-US"/>
        </w:rPr>
        <w:t>      &lt;xs:element name=”title” type=”xs:string”&gt;</w:t>
      </w:r>
      <w:r w:rsidRPr="005223F4">
        <w:rPr>
          <w:lang w:val="en-US"/>
        </w:rPr>
        <w:br/>
        <w:t>        &lt;xs:annotation&gt;</w:t>
      </w:r>
      <w:r w:rsidRPr="005223F4">
        <w:rPr>
          <w:lang w:val="en-US"/>
        </w:rPr>
        <w:br/>
        <w:t>          &lt;xs:appinfo source=”http://www.ogf.org/dfdl/”&gt;</w:t>
      </w:r>
      <w:r w:rsidRPr="005223F4">
        <w:rPr>
          <w:lang w:val="en-US"/>
        </w:rPr>
        <w:br/>
        <w:t>            &lt;dfdl:element</w:t>
      </w:r>
      <w:r w:rsidRPr="005223F4">
        <w:rPr>
          <w:rStyle w:val="XMLExcerptEmphasis"/>
          <w:lang w:val="en-US"/>
        </w:rPr>
        <w:t xml:space="preserve"> encoding="{$dfdl:encoding}"</w:t>
      </w:r>
      <w:r w:rsidRPr="005223F4">
        <w:rPr>
          <w:lang w:val="en-US"/>
        </w:rPr>
        <w:t xml:space="preserve"> /&gt;</w:t>
      </w:r>
      <w:r w:rsidRPr="005223F4">
        <w:rPr>
          <w:lang w:val="en-US"/>
        </w:rPr>
        <w:br/>
        <w:t>          &lt;/xs:appinfo&gt;</w:t>
      </w:r>
      <w:r w:rsidRPr="005223F4">
        <w:rPr>
          <w:lang w:val="en-US"/>
        </w:rPr>
        <w:br/>
        <w:t>        &lt;/xs:annotation&gt;</w:t>
      </w:r>
      <w:r w:rsidRPr="005223F4">
        <w:rPr>
          <w:lang w:val="en-US"/>
        </w:rPr>
        <w:br/>
        <w:t>      &lt;/xs:element&gt;</w:t>
      </w:r>
    </w:p>
    <w:p w14:paraId="50D68992" w14:textId="5282B754" w:rsidR="0039753C" w:rsidRPr="005223F4" w:rsidRDefault="0039753C" w:rsidP="004F5A23">
      <w:pPr>
        <w:pStyle w:val="XMLExcerpt"/>
      </w:pPr>
    </w:p>
    <w:p w14:paraId="5168765D" w14:textId="426BD207" w:rsidR="002F6BDF" w:rsidRPr="005223F4" w:rsidRDefault="002F6BDF" w:rsidP="006E4FE8">
      <w:pPr>
        <w:pStyle w:val="Heading2"/>
      </w:pPr>
      <w:bookmarkStart w:id="3718" w:name="_Toc243112793"/>
      <w:bookmarkStart w:id="3719" w:name="_Ref255466447"/>
      <w:bookmarkStart w:id="3720" w:name="_Toc349042677"/>
      <w:bookmarkStart w:id="3721" w:name="_Toc362453185"/>
      <w:bookmarkStart w:id="3722" w:name="_Toc177399051"/>
      <w:bookmarkStart w:id="3723" w:name="_Toc175057338"/>
      <w:bookmarkStart w:id="3724" w:name="_Toc199516265"/>
      <w:bookmarkStart w:id="3725" w:name="_Toc194983941"/>
      <w:commentRangeStart w:id="3726"/>
      <w:r w:rsidRPr="005223F4">
        <w:t xml:space="preserve">The dfdl:newVariableInstance </w:t>
      </w:r>
      <w:ins w:id="3727" w:author="mbeckerle" w:date="2013-01-28T11:43:00Z">
        <w:r w:rsidR="00384A7C">
          <w:t xml:space="preserve">Statement </w:t>
        </w:r>
      </w:ins>
      <w:r w:rsidRPr="005223F4">
        <w:t>Annotation Element</w:t>
      </w:r>
      <w:bookmarkEnd w:id="3718"/>
      <w:bookmarkEnd w:id="3719"/>
      <w:commentRangeEnd w:id="3726"/>
      <w:r w:rsidR="004120D3">
        <w:rPr>
          <w:rStyle w:val="CommentReference"/>
          <w:rFonts w:cs="Times New Roman"/>
          <w:b w:val="0"/>
          <w:bCs w:val="0"/>
          <w:i/>
          <w:iCs/>
        </w:rPr>
        <w:commentReference w:id="3726"/>
      </w:r>
      <w:bookmarkEnd w:id="3720"/>
      <w:bookmarkEnd w:id="3721"/>
    </w:p>
    <w:p w14:paraId="2F919CD6" w14:textId="77777777" w:rsidR="002F6BDF" w:rsidRPr="005223F4" w:rsidRDefault="002F6BDF" w:rsidP="002F6BDF">
      <w:pPr>
        <w:pStyle w:val="nobreak"/>
      </w:pPr>
      <w:r w:rsidRPr="005223F4">
        <w:t>Scoped instances of defined variables are created using dfdl:newVariableInstance:</w:t>
      </w:r>
    </w:p>
    <w:p w14:paraId="003A896D" w14:textId="4B0D791F" w:rsidR="00C46F79" w:rsidRPr="005223F4" w:rsidDel="00041028" w:rsidRDefault="00C46F79" w:rsidP="00C46F79">
      <w:pPr>
        <w:rPr>
          <w:del w:id="3728" w:author="mbeckerle" w:date="2012-04-22T21:53:00Z"/>
        </w:rPr>
      </w:pPr>
    </w:p>
    <w:p w14:paraId="60B6B93E" w14:textId="77777777" w:rsidR="002F6BDF" w:rsidRPr="005223F4" w:rsidRDefault="002F6BDF" w:rsidP="00C46F79">
      <w:pPr>
        <w:pStyle w:val="XMLExcerpt"/>
        <w:rPr>
          <w:lang w:val="en-US"/>
        </w:rPr>
      </w:pPr>
      <w:r w:rsidRPr="005223F4">
        <w:rPr>
          <w:lang w:val="en-US"/>
        </w:rPr>
        <w:t>&lt;dfdl:newVariableInstance</w:t>
      </w:r>
    </w:p>
    <w:p w14:paraId="5CED6487" w14:textId="727DA115" w:rsidR="002F6BDF" w:rsidRPr="005223F4" w:rsidRDefault="002F6BDF" w:rsidP="00C46F79">
      <w:pPr>
        <w:pStyle w:val="XMLExcerpt"/>
        <w:rPr>
          <w:lang w:val="en-US"/>
        </w:rPr>
      </w:pPr>
      <w:r w:rsidRPr="005223F4">
        <w:rPr>
          <w:lang w:val="en-US"/>
        </w:rPr>
        <w:tab/>
      </w:r>
      <w:r w:rsidRPr="004F5A23">
        <w:rPr>
          <w:bCs/>
          <w:lang w:val="en-US"/>
        </w:rPr>
        <w:t>ref</w:t>
      </w:r>
      <w:r w:rsidRPr="005223F4">
        <w:rPr>
          <w:lang w:val="en-US"/>
        </w:rPr>
        <w:t xml:space="preserve"> = </w:t>
      </w:r>
      <w:ins w:id="3729" w:author="Steve Hanson" w:date="2013-02-19T14:27:00Z">
        <w:r w:rsidR="000272BD" w:rsidRPr="000272BD">
          <w:rPr>
            <w:i/>
            <w:lang w:val="en-US"/>
          </w:rPr>
          <w:t>QN</w:t>
        </w:r>
      </w:ins>
      <w:del w:id="3730" w:author="Steve Hanson" w:date="2013-02-19T14:27:00Z">
        <w:r w:rsidRPr="000272BD" w:rsidDel="000272BD">
          <w:rPr>
            <w:i/>
            <w:iCs/>
            <w:lang w:val="en-US"/>
          </w:rPr>
          <w:delText>qn</w:delText>
        </w:r>
      </w:del>
      <w:r w:rsidRPr="000272BD">
        <w:rPr>
          <w:i/>
          <w:iCs/>
          <w:lang w:val="en-US"/>
        </w:rPr>
        <w:t>a</w:t>
      </w:r>
      <w:r w:rsidRPr="005223F4">
        <w:rPr>
          <w:i/>
          <w:iCs/>
          <w:lang w:val="en-US"/>
        </w:rPr>
        <w:t>me</w:t>
      </w:r>
    </w:p>
    <w:p w14:paraId="1A367194" w14:textId="77777777" w:rsidR="002F6BDF" w:rsidRPr="005223F4" w:rsidRDefault="0098329B" w:rsidP="006819B0">
      <w:pPr>
        <w:pStyle w:val="XMLExcerpt"/>
        <w:rPr>
          <w:lang w:val="en-US"/>
        </w:rPr>
      </w:pPr>
      <w:ins w:id="3731" w:author="Steve Hanson" w:date="2012-02-23T11:52:00Z">
        <w:r>
          <w:rPr>
            <w:lang w:val="en-US"/>
          </w:rPr>
          <w:t xml:space="preserve">      </w:t>
        </w:r>
      </w:ins>
      <w:r w:rsidR="002F6BDF" w:rsidRPr="005223F4">
        <w:rPr>
          <w:lang w:val="en-US"/>
        </w:rPr>
        <w:t xml:space="preserve">defaultValue? = </w:t>
      </w:r>
      <w:r w:rsidR="006819B0" w:rsidRPr="005223F4">
        <w:rPr>
          <w:i/>
          <w:iCs/>
          <w:lang w:val="en-US"/>
        </w:rPr>
        <w:t>logical value</w:t>
      </w:r>
      <w:r w:rsidR="005F6830" w:rsidRPr="005223F4">
        <w:rPr>
          <w:i/>
          <w:iCs/>
          <w:lang w:val="en-US"/>
        </w:rPr>
        <w:t xml:space="preserve"> or dfdl </w:t>
      </w:r>
      <w:r w:rsidR="002F6BDF" w:rsidRPr="005223F4">
        <w:rPr>
          <w:i/>
          <w:iCs/>
          <w:lang w:val="en-US"/>
        </w:rPr>
        <w:t>expression</w:t>
      </w:r>
      <w:ins w:id="3732" w:author="Steve Hanson" w:date="2012-02-23T11:52:00Z">
        <w:r>
          <w:rPr>
            <w:i/>
            <w:iCs/>
            <w:lang w:val="en-US"/>
          </w:rPr>
          <w:t xml:space="preserve"> &gt;</w:t>
        </w:r>
      </w:ins>
    </w:p>
    <w:p w14:paraId="35AFE8C6" w14:textId="24FE74C4" w:rsidR="002F6BDF" w:rsidRPr="005223F4" w:rsidRDefault="0098329B" w:rsidP="006819B0">
      <w:pPr>
        <w:pStyle w:val="XMLExcerpt"/>
        <w:rPr>
          <w:lang w:val="en-US"/>
        </w:rPr>
      </w:pPr>
      <w:ins w:id="3733" w:author="Steve Hanson" w:date="2012-02-23T11:52:00Z">
        <w:r>
          <w:rPr>
            <w:lang w:val="en-US"/>
          </w:rPr>
          <w:t xml:space="preserve">  </w:t>
        </w:r>
      </w:ins>
      <w:r w:rsidR="002F6BDF" w:rsidRPr="005223F4">
        <w:rPr>
          <w:lang w:val="en-US"/>
        </w:rPr>
        <w:t xml:space="preserve">&lt;!-- </w:t>
      </w:r>
      <w:del w:id="3734" w:author="mbeckerle" w:date="2013-01-28T12:52:00Z">
        <w:r w:rsidR="002F6BDF" w:rsidRPr="005223F4" w:rsidDel="00233F3E">
          <w:rPr>
            <w:lang w:val="en-US"/>
          </w:rPr>
          <w:delText>Content</w:delText>
        </w:r>
      </w:del>
      <w:ins w:id="3735" w:author="mbeckerle" w:date="2013-01-28T12:52:00Z">
        <w:r w:rsidR="00233F3E">
          <w:rPr>
            <w:lang w:val="en-US"/>
          </w:rPr>
          <w:t>Contains</w:t>
        </w:r>
      </w:ins>
      <w:r w:rsidR="002F6BDF" w:rsidRPr="005223F4">
        <w:rPr>
          <w:lang w:val="en-US"/>
        </w:rPr>
        <w:t xml:space="preserve">: </w:t>
      </w:r>
      <w:r w:rsidR="006819B0" w:rsidRPr="005223F4">
        <w:rPr>
          <w:i/>
          <w:iCs/>
          <w:lang w:val="en-US"/>
        </w:rPr>
        <w:t>logical value</w:t>
      </w:r>
      <w:r w:rsidR="005F6830" w:rsidRPr="005223F4">
        <w:rPr>
          <w:i/>
          <w:iCs/>
          <w:lang w:val="en-US"/>
        </w:rPr>
        <w:t xml:space="preserve"> or dfdl </w:t>
      </w:r>
      <w:r w:rsidR="002F6BDF" w:rsidRPr="005223F4">
        <w:rPr>
          <w:i/>
          <w:iCs/>
          <w:lang w:val="en-US"/>
        </w:rPr>
        <w:t>expression</w:t>
      </w:r>
      <w:r w:rsidR="002F6BDF" w:rsidRPr="005223F4">
        <w:rPr>
          <w:lang w:val="en-US"/>
        </w:rPr>
        <w:t xml:space="preserve"> (value) --&gt;</w:t>
      </w:r>
    </w:p>
    <w:p w14:paraId="3881BBA3" w14:textId="77777777" w:rsidR="002F6BDF" w:rsidRPr="005223F4" w:rsidRDefault="002F6BDF" w:rsidP="00C46F79">
      <w:pPr>
        <w:pStyle w:val="XMLExcerpt"/>
        <w:rPr>
          <w:lang w:val="en-US"/>
        </w:rPr>
      </w:pPr>
      <w:r w:rsidRPr="005223F4">
        <w:rPr>
          <w:lang w:val="en-US"/>
        </w:rPr>
        <w:t>&lt;/dfdl:newVariableInstance&gt;</w:t>
      </w:r>
    </w:p>
    <w:p w14:paraId="64082F89" w14:textId="5EEC71ED" w:rsidR="002F6BDF" w:rsidRPr="005223F4" w:rsidDel="00041028" w:rsidRDefault="002F6BDF" w:rsidP="002F6BDF">
      <w:pPr>
        <w:rPr>
          <w:del w:id="3736" w:author="mbeckerle" w:date="2012-04-22T21:53:00Z"/>
        </w:rPr>
      </w:pPr>
    </w:p>
    <w:p w14:paraId="29147403" w14:textId="07FD0CF0" w:rsidR="002F6BDF" w:rsidRPr="005223F4" w:rsidRDefault="002F6BDF" w:rsidP="0052622B">
      <w:r w:rsidRPr="005223F4">
        <w:t xml:space="preserve">Since an initial instance is created when the variable is defined, the use of dfdl:newVariableInstance is optional. It would be used if an instance with restricted scope is </w:t>
      </w:r>
      <w:del w:id="3737" w:author="mbeckerle" w:date="2013-01-28T12:30:00Z">
        <w:r w:rsidRPr="005223F4" w:rsidDel="00F2061E">
          <w:delText>required</w:delText>
        </w:r>
      </w:del>
      <w:ins w:id="3738" w:author="mbeckerle" w:date="2013-01-28T12:30:00Z">
        <w:r w:rsidR="00F2061E">
          <w:t>needed</w:t>
        </w:r>
      </w:ins>
      <w:r w:rsidRPr="005223F4">
        <w:t>.</w:t>
      </w:r>
    </w:p>
    <w:p w14:paraId="10B35762" w14:textId="2E44E157" w:rsidR="002F6BDF" w:rsidRPr="005223F4" w:rsidRDefault="002F6BDF" w:rsidP="002F6BDF">
      <w:r w:rsidRPr="005223F4">
        <w:t xml:space="preserve">The dfdl:newVariableInstance annotation can be used on </w:t>
      </w:r>
      <w:ins w:id="3739" w:author="Steve Hanson" w:date="2013-02-06T15:15:00Z">
        <w:r w:rsidR="0055713A">
          <w:t xml:space="preserve">a </w:t>
        </w:r>
      </w:ins>
      <w:del w:id="3740" w:author="Steve Hanson" w:date="2013-02-06T15:11:00Z">
        <w:r w:rsidRPr="005223F4" w:rsidDel="008B283C">
          <w:delText>any element</w:delText>
        </w:r>
      </w:del>
      <w:ins w:id="3741" w:author="mbeckerle" w:date="2013-01-28T11:17:00Z">
        <w:del w:id="3742" w:author="Steve Hanson" w:date="2013-02-06T15:11:00Z">
          <w:r w:rsidR="003A4FD0" w:rsidDel="008B283C">
            <w:delText xml:space="preserve"> declaration</w:delText>
          </w:r>
        </w:del>
      </w:ins>
      <w:del w:id="3743" w:author="Steve Hanson" w:date="2013-02-06T15:11:00Z">
        <w:r w:rsidRPr="005223F4" w:rsidDel="008B283C">
          <w:delText xml:space="preserve">, element reference, </w:delText>
        </w:r>
      </w:del>
      <w:r w:rsidRPr="005223F4">
        <w:t>group reference, sequence or choice</w:t>
      </w:r>
      <w:ins w:id="3744" w:author="Steve Hanson" w:date="2013-02-06T15:16:00Z">
        <w:r w:rsidR="0055713A">
          <w:t xml:space="preserve"> only</w:t>
        </w:r>
      </w:ins>
      <w:r w:rsidRPr="005223F4">
        <w:t>.</w:t>
      </w:r>
      <w:ins w:id="3745" w:author="Steve Hanson" w:date="2013-02-06T15:16:00Z">
        <w:r w:rsidR="0055713A">
          <w:t xml:space="preserve"> It is a schema definition error otherwise.</w:t>
        </w:r>
      </w:ins>
    </w:p>
    <w:p w14:paraId="4B2BF83C" w14:textId="508C9542" w:rsidR="0052622B" w:rsidRPr="005223F4" w:rsidRDefault="0052622B" w:rsidP="00D4065C">
      <w:r w:rsidRPr="005223F4">
        <w:t xml:space="preserve">The scope of the instance of </w:t>
      </w:r>
      <w:ins w:id="3746" w:author="mbeckerle" w:date="2013-01-28T12:53:00Z">
        <w:r w:rsidR="00233F3E">
          <w:t xml:space="preserve">a </w:t>
        </w:r>
      </w:ins>
      <w:r w:rsidRPr="005223F4">
        <w:t xml:space="preserve">variable </w:t>
      </w:r>
      <w:del w:id="3747" w:author="mbeckerle" w:date="2012-11-19T15:34:00Z">
        <w:r w:rsidRPr="005223F4" w:rsidDel="00862C31">
          <w:rPr>
            <w:i/>
            <w:iCs/>
          </w:rPr>
          <w:delText>name</w:delText>
        </w:r>
        <w:r w:rsidR="005603D6" w:rsidRPr="005223F4" w:rsidDel="00862C31">
          <w:delText xml:space="preserve"> </w:delText>
        </w:r>
      </w:del>
      <w:r w:rsidR="005603D6" w:rsidRPr="005223F4">
        <w:t xml:space="preserve">is the </w:t>
      </w:r>
      <w:r w:rsidR="00175521" w:rsidRPr="005223F4">
        <w:rPr>
          <w:i/>
        </w:rPr>
        <w:t xml:space="preserve">dynamic </w:t>
      </w:r>
      <w:r w:rsidR="005603D6" w:rsidRPr="005223F4">
        <w:rPr>
          <w:i/>
        </w:rPr>
        <w:t>scope</w:t>
      </w:r>
      <w:r w:rsidR="005603D6" w:rsidRPr="005223F4">
        <w:t xml:space="preserve"> of the schema component and its content</w:t>
      </w:r>
      <w:ins w:id="3748" w:author="mbeckerle" w:date="2013-01-28T13:00:00Z">
        <w:r w:rsidR="00233F3E">
          <w:t xml:space="preserve"> model</w:t>
        </w:r>
      </w:ins>
      <w:del w:id="3749" w:author="mbeckerle" w:date="2013-01-28T13:00:00Z">
        <w:r w:rsidR="005603D6" w:rsidRPr="005223F4" w:rsidDel="00233F3E">
          <w:delText>s</w:delText>
        </w:r>
      </w:del>
      <w:r w:rsidR="005603D6" w:rsidRPr="005223F4">
        <w:t xml:space="preserve"> and so is inherited by any contained constructs or construct references. </w:t>
      </w:r>
    </w:p>
    <w:p w14:paraId="70DEE106" w14:textId="12279E0B" w:rsidR="002F6BDF" w:rsidRPr="005223F4" w:rsidRDefault="002F6BDF" w:rsidP="002F6BDF">
      <w:r w:rsidRPr="005223F4">
        <w:t xml:space="preserve">The </w:t>
      </w:r>
      <w:r w:rsidRPr="004F5A23">
        <w:rPr>
          <w:bCs/>
        </w:rPr>
        <w:t>ref</w:t>
      </w:r>
      <w:r w:rsidRPr="005223F4">
        <w:t xml:space="preserve"> </w:t>
      </w:r>
      <w:del w:id="3750" w:author="mbeckerle" w:date="2013-07-11T18:36:00Z">
        <w:r w:rsidRPr="005223F4" w:rsidDel="004B4971">
          <w:delText xml:space="preserve">attribute </w:delText>
        </w:r>
      </w:del>
      <w:ins w:id="3751" w:author="mbeckerle" w:date="2013-07-11T18:36:00Z">
        <w:r w:rsidR="004B4971">
          <w:t>property</w:t>
        </w:r>
        <w:r w:rsidR="004B4971" w:rsidRPr="005223F4">
          <w:t xml:space="preserve"> </w:t>
        </w:r>
      </w:ins>
      <w:r w:rsidRPr="005223F4">
        <w:t>is a QName. That is, it may be qualified with a namespace prefix.</w:t>
      </w:r>
    </w:p>
    <w:p w14:paraId="316B8B1B" w14:textId="77777777" w:rsidR="002F6BDF" w:rsidRPr="005223F4" w:rsidRDefault="002F6BDF" w:rsidP="002F6BDF">
      <w:r w:rsidRPr="005223F4">
        <w:t xml:space="preserve">An optional </w:t>
      </w:r>
      <w:del w:id="3752" w:author="Steve Hanson" w:date="2012-08-06T12:26:00Z">
        <w:r w:rsidR="00324EB5" w:rsidRPr="005223F4" w:rsidDel="004F5A23">
          <w:delText>dfdl:</w:delText>
        </w:r>
      </w:del>
      <w:r w:rsidRPr="004F5A23">
        <w:rPr>
          <w:bCs/>
        </w:rPr>
        <w:t>defaultValue</w:t>
      </w:r>
      <w:r w:rsidRPr="005223F4">
        <w:t xml:space="preserve"> </w:t>
      </w:r>
      <w:r w:rsidRPr="005223F4">
        <w:rPr>
          <w:i/>
          <w:iCs/>
        </w:rPr>
        <w:t>for the instance</w:t>
      </w:r>
      <w:r w:rsidRPr="005223F4">
        <w:t xml:space="preserve"> may be specified. It can be specified as an attribute or as the </w:t>
      </w:r>
      <w:r w:rsidRPr="003A4FD0">
        <w:t>element value.</w:t>
      </w:r>
      <w:r w:rsidR="00C66DF9" w:rsidRPr="003A4FD0">
        <w:t xml:space="preserve"> The expression must not contain forward references to elements which have not yet been processed nor to the current component.</w:t>
      </w:r>
      <w:r w:rsidRPr="003A4FD0">
        <w:t xml:space="preserve"> If specified</w:t>
      </w:r>
      <w:r w:rsidRPr="005223F4">
        <w:t xml:space="preserve"> the default value must match the type of the variable as specified by dfdl:defineVariable. If the instance is not assigned a new default value then it will inherit the default value specified by dfdl:defineVariable or externally provided by the DFDL processor. If a default value is not specified (and has not been specified by dfdl:defineVariable) then the value of this instance is undefined until </w:t>
      </w:r>
      <w:r w:rsidR="00C02CFA" w:rsidRPr="005223F4">
        <w:t>explicitly</w:t>
      </w:r>
      <w:r w:rsidRPr="005223F4">
        <w:t xml:space="preserve"> set (using dfdl:setVariable).</w:t>
      </w:r>
    </w:p>
    <w:p w14:paraId="05C46241" w14:textId="77777777" w:rsidR="002F6BDF" w:rsidRPr="005223F4" w:rsidRDefault="002F6BDF" w:rsidP="00674677">
      <w:r w:rsidRPr="005223F4">
        <w:t xml:space="preserve">If a default value is specified this initial value of the instance will be set when the instance is created. The value will override any (global) default value which was specified by dfdl:defineVariable or which was provided externally to the DFDL processor. A variable instance with a valid value (specified or default) can be referenced anywhere within the scope of the element on which the instance was created. </w:t>
      </w:r>
    </w:p>
    <w:p w14:paraId="59FA0A1D" w14:textId="4F1EDB27" w:rsidR="002F6BDF" w:rsidRDefault="002F6BDF" w:rsidP="007B5FED">
      <w:pPr>
        <w:rPr>
          <w:ins w:id="3753" w:author="mbeckerle" w:date="2013-07-11T17:28:00Z"/>
        </w:rPr>
      </w:pPr>
      <w:r w:rsidRPr="005223F4">
        <w:t xml:space="preserve">Note that the syntax supports both a </w:t>
      </w:r>
      <w:del w:id="3754" w:author="Steve Hanson" w:date="2012-08-06T12:26:00Z">
        <w:r w:rsidR="007B5FED" w:rsidRPr="005223F4" w:rsidDel="004F5A23">
          <w:delText>dfdl:</w:delText>
        </w:r>
      </w:del>
      <w:r w:rsidR="007B5FED" w:rsidRPr="005223F4">
        <w:t>defaultValue</w:t>
      </w:r>
      <w:del w:id="3755" w:author="Steve Hanson" w:date="2013-02-06T15:17:00Z">
        <w:r w:rsidR="007B5FED" w:rsidRPr="005223F4" w:rsidDel="0055713A">
          <w:delText xml:space="preserve"> </w:delText>
        </w:r>
      </w:del>
      <w:r w:rsidRPr="005223F4">
        <w:t xml:space="preserve"> attribute and the </w:t>
      </w:r>
      <w:r w:rsidR="007B5FED">
        <w:t>'</w:t>
      </w:r>
      <w:r w:rsidR="007B5FED" w:rsidRPr="005223F4">
        <w:t>defaultValue</w:t>
      </w:r>
      <w:r w:rsidR="007B5FED">
        <w:t>'</w:t>
      </w:r>
      <w:r w:rsidR="007B5FED" w:rsidRPr="005223F4" w:rsidDel="007B5FED">
        <w:t xml:space="preserve"> </w:t>
      </w:r>
      <w:r w:rsidRPr="005223F4">
        <w:t>being specified by the element value. Only one or the other may be present. (Schema definition error otherwise.)</w:t>
      </w:r>
    </w:p>
    <w:p w14:paraId="1899B382" w14:textId="4C94942D" w:rsidR="007B37FF" w:rsidRPr="005223F4" w:rsidRDefault="007B37FF" w:rsidP="007B5FED">
      <w:commentRangeStart w:id="3756"/>
      <w:ins w:id="3757" w:author="mbeckerle" w:date="2013-07-11T17:28:00Z">
        <w:r>
          <w:t xml:space="preserve">To set the default value to "" (empty string), the defaultValue attribute syntax must be used, or the expression { "" } must be used as the element value. </w:t>
        </w:r>
        <w:commentRangeEnd w:id="3756"/>
        <w:r>
          <w:rPr>
            <w:rStyle w:val="CommentReference"/>
          </w:rPr>
          <w:commentReference w:id="3756"/>
        </w:r>
      </w:ins>
    </w:p>
    <w:p w14:paraId="0512858C" w14:textId="424FC695" w:rsidR="0055713A" w:rsidRDefault="0055713A" w:rsidP="0055713A">
      <w:pPr>
        <w:autoSpaceDE w:val="0"/>
        <w:autoSpaceDN w:val="0"/>
        <w:adjustRightInd w:val="0"/>
        <w:rPr>
          <w:ins w:id="3758" w:author="Steve Hanson" w:date="2013-02-06T15:17:00Z"/>
          <w:rFonts w:ascii="Helv" w:hAnsi="Helv" w:cs="Helv"/>
          <w:color w:val="0000FF"/>
          <w:lang w:eastAsia="en-GB"/>
        </w:rPr>
      </w:pPr>
      <w:ins w:id="3759" w:author="Steve Hanson" w:date="2013-02-06T15:17:00Z">
        <w:r>
          <w:rPr>
            <w:rFonts w:ascii="Helvetica" w:hAnsi="Helvetica" w:cs="Tms Rmn"/>
            <w:color w:val="000000"/>
            <w:lang w:eastAsia="en-GB"/>
          </w:rPr>
          <w:t>T</w:t>
        </w:r>
        <w:r w:rsidRPr="00DB7744">
          <w:rPr>
            <w:rFonts w:ascii="Helvetica" w:hAnsi="Helvetica" w:cs="Tms Rmn"/>
            <w:color w:val="000000"/>
            <w:lang w:eastAsia="en-GB"/>
          </w:rPr>
          <w:t xml:space="preserve">he resolved set of annotations for a component </w:t>
        </w:r>
        <w:r>
          <w:rPr>
            <w:rFonts w:ascii="Helvetica" w:hAnsi="Helvetica" w:cs="Tms Rmn"/>
            <w:color w:val="000000"/>
            <w:lang w:eastAsia="en-GB"/>
          </w:rPr>
          <w:t xml:space="preserve">may </w:t>
        </w:r>
        <w:r w:rsidRPr="00DB7744">
          <w:rPr>
            <w:rFonts w:ascii="Helvetica" w:hAnsi="Helvetica" w:cs="Tms Rmn"/>
            <w:color w:val="000000"/>
            <w:lang w:eastAsia="en-GB"/>
          </w:rPr>
          <w:t xml:space="preserve">contain multiple </w:t>
        </w:r>
      </w:ins>
      <w:ins w:id="3760" w:author="Steve Hanson" w:date="2013-02-06T15:18:00Z">
        <w:r>
          <w:rPr>
            <w:rFonts w:ascii="Helvetica" w:hAnsi="Helvetica" w:cs="Tms Rmn"/>
            <w:color w:val="000000"/>
            <w:lang w:eastAsia="en-GB"/>
          </w:rPr>
          <w:t>dfdl:</w:t>
        </w:r>
      </w:ins>
      <w:ins w:id="3761" w:author="Steve Hanson" w:date="2013-02-06T15:17:00Z">
        <w:r>
          <w:rPr>
            <w:rFonts w:ascii="Helvetica" w:hAnsi="Helvetica" w:cs="Tms Rmn"/>
            <w:color w:val="000000"/>
            <w:lang w:eastAsia="en-GB"/>
          </w:rPr>
          <w:t>newVariableInstance</w:t>
        </w:r>
        <w:r w:rsidRPr="00DB7744">
          <w:rPr>
            <w:rFonts w:ascii="Helvetica" w:hAnsi="Helvetica" w:cs="Tms Rmn"/>
            <w:color w:val="000000"/>
            <w:lang w:eastAsia="en-GB"/>
          </w:rPr>
          <w:t xml:space="preserve"> statements</w:t>
        </w:r>
        <w:r>
          <w:rPr>
            <w:rFonts w:ascii="Helvetica" w:hAnsi="Helvetica" w:cs="Tms Rmn"/>
            <w:color w:val="000000"/>
            <w:lang w:eastAsia="en-GB"/>
          </w:rPr>
          <w:t xml:space="preserve">. They must all be for unique variables, it is a schema definition error otherwise. </w:t>
        </w:r>
        <w:r w:rsidRPr="00DB7744">
          <w:rPr>
            <w:rFonts w:ascii="Helvetica" w:hAnsi="Helvetica" w:cs="Tms Rmn"/>
            <w:color w:val="000000"/>
            <w:lang w:eastAsia="en-GB"/>
          </w:rPr>
          <w:t>However, the order of execution among them is not specified. Schema authors can insert sequences to control the timing of evaluation of statements more precisely.</w:t>
        </w:r>
      </w:ins>
    </w:p>
    <w:p w14:paraId="6862E4B5" w14:textId="57F3E2C7" w:rsidR="002F6BDF" w:rsidRPr="005223F4" w:rsidDel="0055713A" w:rsidRDefault="002F6BDF" w:rsidP="002F6BDF">
      <w:pPr>
        <w:rPr>
          <w:del w:id="3762" w:author="Steve Hanson" w:date="2013-02-06T15:17:00Z"/>
        </w:rPr>
      </w:pPr>
      <w:del w:id="3763" w:author="Steve Hanson" w:date="2013-02-06T15:17:00Z">
        <w:r w:rsidRPr="005223F4" w:rsidDel="0055713A">
          <w:delText>It is a schema definition error to have more than one newVariableInstances for the same variable at any given point in the document.</w:delText>
        </w:r>
      </w:del>
    </w:p>
    <w:p w14:paraId="34ECDC5B" w14:textId="77777777" w:rsidR="002F6BDF" w:rsidRPr="005223F4" w:rsidRDefault="002F6BDF" w:rsidP="002F6BDF">
      <w:r w:rsidRPr="005223F4">
        <w:t>There is no short form syntax for creating variable instances.</w:t>
      </w:r>
    </w:p>
    <w:p w14:paraId="7DCE5869" w14:textId="2FDB7EDE" w:rsidR="002F6BDF" w:rsidRPr="005223F4" w:rsidDel="00041028" w:rsidRDefault="002F6BDF">
      <w:pPr>
        <w:pStyle w:val="Heading3"/>
        <w:rPr>
          <w:del w:id="3764" w:author="mbeckerle" w:date="2012-04-22T21:53:00Z"/>
        </w:rPr>
        <w:pPrChange w:id="3765" w:author="mbeckerle" w:date="2013-07-24T16:59:00Z">
          <w:pPr/>
        </w:pPrChange>
      </w:pPr>
      <w:bookmarkStart w:id="3766" w:name="_Toc322911584"/>
      <w:bookmarkStart w:id="3767" w:name="_Toc322912123"/>
      <w:bookmarkStart w:id="3768" w:name="_Toc329092973"/>
      <w:bookmarkStart w:id="3769" w:name="_Toc332701486"/>
      <w:bookmarkStart w:id="3770" w:name="_Toc332701793"/>
      <w:bookmarkStart w:id="3771" w:name="_Toc332711587"/>
      <w:bookmarkStart w:id="3772" w:name="_Toc332711895"/>
      <w:bookmarkStart w:id="3773" w:name="_Toc332712197"/>
      <w:bookmarkStart w:id="3774" w:name="_Toc332724113"/>
      <w:bookmarkStart w:id="3775" w:name="_Toc332724413"/>
      <w:bookmarkStart w:id="3776" w:name="_Toc341102709"/>
      <w:bookmarkStart w:id="3777" w:name="_Toc347241441"/>
      <w:bookmarkStart w:id="3778" w:name="_Toc347744634"/>
      <w:bookmarkStart w:id="3779" w:name="_Toc348984417"/>
      <w:bookmarkStart w:id="3780" w:name="_Toc348984722"/>
      <w:bookmarkStart w:id="3781" w:name="_Toc349037885"/>
      <w:bookmarkStart w:id="3782" w:name="_Toc349038190"/>
      <w:bookmarkStart w:id="3783" w:name="_Toc349042678"/>
      <w:bookmarkStart w:id="3784" w:name="_Toc351912669"/>
      <w:bookmarkStart w:id="3785" w:name="_Toc351914691"/>
      <w:bookmarkStart w:id="3786" w:name="_Toc351915125"/>
      <w:bookmarkStart w:id="3787" w:name="_Toc361231164"/>
      <w:bookmarkStart w:id="3788" w:name="_Toc361231690"/>
      <w:bookmarkStart w:id="3789" w:name="_Toc362444988"/>
      <w:bookmarkStart w:id="3790" w:name="_Toc362451739"/>
      <w:bookmarkStart w:id="3791" w:name="_Toc362452288"/>
      <w:bookmarkStart w:id="3792" w:name="_Toc362452834"/>
      <w:bookmarkStart w:id="3793" w:name="_Toc362453186"/>
      <w:bookmarkEnd w:id="3766"/>
      <w:bookmarkEnd w:id="3767"/>
      <w:bookmarkEnd w:id="3768"/>
      <w:bookmarkEnd w:id="3769"/>
      <w:bookmarkEnd w:id="3770"/>
      <w:bookmarkEnd w:id="3771"/>
      <w:bookmarkEnd w:id="3772"/>
      <w:bookmarkEnd w:id="3773"/>
      <w:bookmarkEnd w:id="3774"/>
      <w:bookmarkEnd w:id="3775"/>
      <w:bookmarkEnd w:id="3776"/>
      <w:bookmarkEnd w:id="3777"/>
      <w:bookmarkEnd w:id="3778"/>
      <w:bookmarkEnd w:id="3779"/>
      <w:bookmarkEnd w:id="3780"/>
      <w:bookmarkEnd w:id="3781"/>
      <w:bookmarkEnd w:id="3782"/>
      <w:bookmarkEnd w:id="3783"/>
      <w:bookmarkEnd w:id="3784"/>
      <w:bookmarkEnd w:id="3785"/>
      <w:bookmarkEnd w:id="3786"/>
      <w:bookmarkEnd w:id="3787"/>
      <w:bookmarkEnd w:id="3788"/>
      <w:bookmarkEnd w:id="3789"/>
      <w:bookmarkEnd w:id="3790"/>
      <w:bookmarkEnd w:id="3791"/>
      <w:bookmarkEnd w:id="3792"/>
      <w:bookmarkEnd w:id="3793"/>
    </w:p>
    <w:p w14:paraId="7022ADAD" w14:textId="77777777" w:rsidR="002F6BDF" w:rsidRPr="005223F4" w:rsidRDefault="002F6BDF" w:rsidP="0031368F">
      <w:pPr>
        <w:pStyle w:val="Heading3"/>
      </w:pPr>
      <w:bookmarkStart w:id="3794" w:name="_Toc349042679"/>
      <w:bookmarkStart w:id="3795" w:name="_Toc362453187"/>
      <w:bookmarkStart w:id="3796" w:name="_Toc243112794"/>
      <w:r w:rsidRPr="005223F4">
        <w:t>Examples</w:t>
      </w:r>
      <w:bookmarkEnd w:id="3794"/>
      <w:bookmarkEnd w:id="3795"/>
      <w:r w:rsidRPr="005223F4">
        <w:t xml:space="preserve"> </w:t>
      </w:r>
      <w:bookmarkEnd w:id="3796"/>
    </w:p>
    <w:p w14:paraId="7D6DB7A9" w14:textId="129EE876" w:rsidR="002F6BDF" w:rsidRPr="005223F4" w:rsidDel="00041028" w:rsidRDefault="002F6BDF" w:rsidP="002F6BDF">
      <w:pPr>
        <w:rPr>
          <w:del w:id="3797" w:author="mbeckerle" w:date="2012-04-22T21:53:00Z"/>
        </w:rPr>
      </w:pPr>
    </w:p>
    <w:p w14:paraId="752BCB4C" w14:textId="77777777" w:rsidR="002F6BDF" w:rsidRPr="005223F4" w:rsidRDefault="002F6BDF" w:rsidP="00953445">
      <w:pPr>
        <w:pStyle w:val="XMLExcerpt"/>
        <w:rPr>
          <w:lang w:val="en-US"/>
        </w:rPr>
      </w:pPr>
      <w:r w:rsidRPr="005223F4">
        <w:rPr>
          <w:lang w:val="en-US"/>
        </w:rPr>
        <w:t>&lt;dfdl:newVariableInstance ref="EDIFACT_DS" defaultValue=","/&gt;</w:t>
      </w:r>
    </w:p>
    <w:p w14:paraId="2C231B05" w14:textId="77777777" w:rsidR="002F6BDF" w:rsidRPr="005223F4" w:rsidRDefault="002F6BDF" w:rsidP="00953445">
      <w:pPr>
        <w:pStyle w:val="XMLExcerpt"/>
        <w:rPr>
          <w:lang w:val="en-US"/>
        </w:rPr>
      </w:pPr>
    </w:p>
    <w:p w14:paraId="59D064C2" w14:textId="77777777" w:rsidR="002F6BDF" w:rsidRPr="005223F4" w:rsidRDefault="002F6BDF" w:rsidP="00B2643D">
      <w:pPr>
        <w:pStyle w:val="XMLExcerpt"/>
        <w:rPr>
          <w:lang w:val="en-US"/>
        </w:rPr>
      </w:pPr>
      <w:r w:rsidRPr="005223F4">
        <w:rPr>
          <w:lang w:val="en-US"/>
        </w:rPr>
        <w:t>&lt;dfdl:newVariableInstance ref="</w:t>
      </w:r>
      <w:r w:rsidR="00B2643D" w:rsidRPr="005223F4">
        <w:rPr>
          <w:lang w:val="en-US"/>
        </w:rPr>
        <w:t>length</w:t>
      </w:r>
      <w:r w:rsidRPr="005223F4">
        <w:rPr>
          <w:lang w:val="en-US"/>
        </w:rPr>
        <w:t>UnitBits"&gt;</w:t>
      </w:r>
    </w:p>
    <w:p w14:paraId="2AB64D6E" w14:textId="77777777" w:rsidR="002F6BDF" w:rsidRPr="005223F4" w:rsidRDefault="002F6BDF" w:rsidP="00B2643D">
      <w:pPr>
        <w:pStyle w:val="XMLExcerpt"/>
        <w:rPr>
          <w:lang w:val="en-US"/>
        </w:rPr>
      </w:pPr>
      <w:r w:rsidRPr="005223F4">
        <w:rPr>
          <w:lang w:val="en-US"/>
        </w:rPr>
        <w:t xml:space="preserve">    { if dfdl:property("</w:t>
      </w:r>
      <w:r w:rsidR="00B2643D" w:rsidRPr="005223F4">
        <w:rPr>
          <w:lang w:val="en-US"/>
        </w:rPr>
        <w:t>length</w:t>
      </w:r>
      <w:r w:rsidRPr="005223F4">
        <w:rPr>
          <w:lang w:val="en-US"/>
        </w:rPr>
        <w:t>Units")</w:t>
      </w:r>
      <w:r w:rsidR="00FA07B0" w:rsidRPr="005223F4">
        <w:rPr>
          <w:lang w:val="en-US"/>
        </w:rPr>
        <w:t xml:space="preserve">eq </w:t>
      </w:r>
      <w:r w:rsidRPr="005223F4">
        <w:rPr>
          <w:lang w:val="en-US"/>
        </w:rPr>
        <w:t xml:space="preserve">"bits" then 1 else 8 }   </w:t>
      </w:r>
    </w:p>
    <w:p w14:paraId="2EC53E78" w14:textId="77777777" w:rsidR="002F6BDF" w:rsidRPr="005223F4" w:rsidRDefault="002F6BDF" w:rsidP="00953445">
      <w:pPr>
        <w:pStyle w:val="XMLExcerpt"/>
        <w:rPr>
          <w:lang w:val="en-US"/>
        </w:rPr>
      </w:pPr>
      <w:r w:rsidRPr="005223F4">
        <w:rPr>
          <w:lang w:val="en-US"/>
        </w:rPr>
        <w:t>&lt;/dfdl:newVariableInstance&gt;</w:t>
      </w:r>
    </w:p>
    <w:p w14:paraId="5FFA3C56" w14:textId="7548BA3A" w:rsidR="002F6BDF" w:rsidRPr="005223F4" w:rsidDel="00041028" w:rsidRDefault="002F6BDF">
      <w:pPr>
        <w:pStyle w:val="Heading2"/>
        <w:rPr>
          <w:del w:id="3798" w:author="mbeckerle" w:date="2012-04-22T21:53:00Z"/>
        </w:rPr>
        <w:pPrChange w:id="3799" w:author="mbeckerle" w:date="2013-01-20T17:05:00Z">
          <w:pPr>
            <w:pStyle w:val="Normal1"/>
          </w:pPr>
        </w:pPrChange>
      </w:pPr>
      <w:bookmarkStart w:id="3800" w:name="_Toc322911586"/>
      <w:bookmarkStart w:id="3801" w:name="_Toc322912125"/>
      <w:bookmarkStart w:id="3802" w:name="_Toc329092975"/>
      <w:bookmarkStart w:id="3803" w:name="_Toc332701488"/>
      <w:bookmarkStart w:id="3804" w:name="_Toc332701795"/>
      <w:bookmarkStart w:id="3805" w:name="_Toc332711589"/>
      <w:bookmarkStart w:id="3806" w:name="_Toc332711897"/>
      <w:bookmarkStart w:id="3807" w:name="_Toc332712199"/>
      <w:bookmarkStart w:id="3808" w:name="_Toc332724115"/>
      <w:bookmarkStart w:id="3809" w:name="_Toc332724415"/>
      <w:bookmarkStart w:id="3810" w:name="_Toc341102711"/>
      <w:bookmarkStart w:id="3811" w:name="_Toc347241443"/>
      <w:bookmarkStart w:id="3812" w:name="_Toc347744636"/>
      <w:bookmarkStart w:id="3813" w:name="_Toc348984419"/>
      <w:bookmarkStart w:id="3814" w:name="_Toc348984724"/>
      <w:bookmarkStart w:id="3815" w:name="_Toc349037887"/>
      <w:bookmarkStart w:id="3816" w:name="_Toc349038192"/>
      <w:bookmarkStart w:id="3817" w:name="_Toc349042680"/>
      <w:bookmarkStart w:id="3818" w:name="_Toc349642104"/>
      <w:bookmarkStart w:id="3819" w:name="_Toc351912671"/>
      <w:bookmarkStart w:id="3820" w:name="_Toc351914693"/>
      <w:bookmarkStart w:id="3821" w:name="_Toc351915127"/>
      <w:bookmarkStart w:id="3822" w:name="_Toc361231166"/>
      <w:bookmarkStart w:id="3823" w:name="_Toc361231692"/>
      <w:bookmarkStart w:id="3824" w:name="_Toc362444990"/>
      <w:bookmarkStart w:id="3825" w:name="_Toc362451741"/>
      <w:bookmarkStart w:id="3826" w:name="_Toc362452290"/>
      <w:bookmarkStart w:id="3827" w:name="_Toc362452836"/>
      <w:bookmarkStart w:id="3828" w:name="_Toc362453188"/>
      <w:bookmarkEnd w:id="3800"/>
      <w:bookmarkEnd w:id="3801"/>
      <w:bookmarkEnd w:id="3802"/>
      <w:bookmarkEnd w:id="3803"/>
      <w:bookmarkEnd w:id="3804"/>
      <w:bookmarkEnd w:id="3805"/>
      <w:bookmarkEnd w:id="3806"/>
      <w:bookmarkEnd w:id="3807"/>
      <w:bookmarkEnd w:id="3808"/>
      <w:bookmarkEnd w:id="3809"/>
      <w:bookmarkEnd w:id="3810"/>
      <w:bookmarkEnd w:id="3811"/>
      <w:bookmarkEnd w:id="3812"/>
      <w:bookmarkEnd w:id="3813"/>
      <w:bookmarkEnd w:id="3814"/>
      <w:bookmarkEnd w:id="3815"/>
      <w:bookmarkEnd w:id="3816"/>
      <w:bookmarkEnd w:id="3817"/>
      <w:bookmarkEnd w:id="3818"/>
      <w:bookmarkEnd w:id="3819"/>
      <w:bookmarkEnd w:id="3820"/>
      <w:bookmarkEnd w:id="3821"/>
      <w:bookmarkEnd w:id="3822"/>
      <w:bookmarkEnd w:id="3823"/>
      <w:bookmarkEnd w:id="3824"/>
      <w:bookmarkEnd w:id="3825"/>
      <w:bookmarkEnd w:id="3826"/>
      <w:bookmarkEnd w:id="3827"/>
      <w:bookmarkEnd w:id="3828"/>
      <w:commentRangeStart w:id="3829"/>
    </w:p>
    <w:p w14:paraId="1DE998AB" w14:textId="3D65388D" w:rsidR="00D65275" w:rsidRPr="005223F4" w:rsidRDefault="00D65275" w:rsidP="006E4FE8">
      <w:pPr>
        <w:pStyle w:val="Heading2"/>
      </w:pPr>
      <w:bookmarkStart w:id="3830" w:name="_Toc243112795"/>
      <w:bookmarkStart w:id="3831" w:name="_Ref251074807"/>
      <w:bookmarkStart w:id="3832" w:name="_Toc349042681"/>
      <w:bookmarkStart w:id="3833" w:name="_Toc362453189"/>
      <w:r w:rsidRPr="005223F4">
        <w:t xml:space="preserve">The dfdl:setVariable </w:t>
      </w:r>
      <w:ins w:id="3834" w:author="mbeckerle" w:date="2013-01-28T11:43:00Z">
        <w:r w:rsidR="00384A7C">
          <w:t xml:space="preserve">Statement </w:t>
        </w:r>
      </w:ins>
      <w:r w:rsidRPr="005223F4">
        <w:t>Annotation Element</w:t>
      </w:r>
      <w:bookmarkEnd w:id="3722"/>
      <w:bookmarkEnd w:id="3723"/>
      <w:bookmarkEnd w:id="3724"/>
      <w:bookmarkEnd w:id="3725"/>
      <w:bookmarkEnd w:id="3830"/>
      <w:bookmarkEnd w:id="3831"/>
      <w:commentRangeEnd w:id="3829"/>
      <w:r w:rsidR="004120D3">
        <w:rPr>
          <w:rStyle w:val="CommentReference"/>
          <w:rFonts w:cs="Times New Roman"/>
          <w:b w:val="0"/>
          <w:bCs w:val="0"/>
          <w:i/>
          <w:iCs/>
        </w:rPr>
        <w:commentReference w:id="3829"/>
      </w:r>
      <w:bookmarkEnd w:id="3832"/>
      <w:bookmarkEnd w:id="3833"/>
    </w:p>
    <w:p w14:paraId="2592A167" w14:textId="021D283A" w:rsidR="00321C8F" w:rsidRPr="005223F4" w:rsidDel="00041028" w:rsidRDefault="00321C8F" w:rsidP="00321C8F">
      <w:pPr>
        <w:pStyle w:val="nobreak"/>
        <w:rPr>
          <w:del w:id="3835" w:author="mbeckerle" w:date="2012-04-22T21:53:00Z"/>
        </w:rPr>
      </w:pPr>
    </w:p>
    <w:p w14:paraId="0546B8A0" w14:textId="66360A8A" w:rsidR="002F6BDF" w:rsidRPr="005223F4" w:rsidRDefault="002F6BDF" w:rsidP="002F6BDF">
      <w:r w:rsidRPr="005223F4">
        <w:t xml:space="preserve">Variable instances get their values either by default, </w:t>
      </w:r>
      <w:r w:rsidRPr="005223F4">
        <w:rPr>
          <w:rFonts w:eastAsia="MS Mincho" w:cs="Arial"/>
          <w:lang w:eastAsia="ja-JP" w:bidi="hi-IN"/>
        </w:rPr>
        <w:t xml:space="preserve">by </w:t>
      </w:r>
      <w:del w:id="3836" w:author="mbeckerle" w:date="2013-01-28T11:18:00Z">
        <w:r w:rsidRPr="005223F4" w:rsidDel="003A4FD0">
          <w:rPr>
            <w:rFonts w:eastAsia="MS Mincho" w:cs="Arial"/>
            <w:lang w:eastAsia="ja-JP" w:bidi="hi-IN"/>
          </w:rPr>
          <w:delText>assignment when instantiated</w:delText>
        </w:r>
      </w:del>
      <w:ins w:id="3837" w:author="mbeckerle" w:date="2013-01-28T11:18:00Z">
        <w:r w:rsidR="003A4FD0">
          <w:rPr>
            <w:rFonts w:eastAsia="MS Mincho" w:cs="Arial"/>
            <w:lang w:eastAsia="ja-JP" w:bidi="hi-IN"/>
          </w:rPr>
          <w:t>external definition,</w:t>
        </w:r>
      </w:ins>
      <w:r w:rsidRPr="005223F4">
        <w:rPr>
          <w:rFonts w:eastAsia="MS Mincho" w:cs="Arial"/>
          <w:lang w:eastAsia="ja-JP" w:bidi="hi-IN"/>
        </w:rPr>
        <w:t xml:space="preserve"> or by subsequent </w:t>
      </w:r>
      <w:r w:rsidRPr="005223F4">
        <w:t xml:space="preserve">assignment using the dfdl:setVariable </w:t>
      </w:r>
      <w:ins w:id="3838" w:author="mbeckerle" w:date="2013-01-28T11:19:00Z">
        <w:r w:rsidR="003A4FD0">
          <w:t xml:space="preserve">statement </w:t>
        </w:r>
      </w:ins>
      <w:r w:rsidRPr="005223F4">
        <w:t>annotation.</w:t>
      </w:r>
      <w:del w:id="3839" w:author="mbeckerle" w:date="2013-01-28T11:24:00Z">
        <w:r w:rsidRPr="005223F4" w:rsidDel="00C8496E">
          <w:delText xml:space="preserve"> </w:delText>
        </w:r>
      </w:del>
    </w:p>
    <w:p w14:paraId="05257B31" w14:textId="339CF4F0" w:rsidR="006819B0" w:rsidRPr="005223F4" w:rsidDel="00041028" w:rsidRDefault="006819B0" w:rsidP="00B03EAB">
      <w:pPr>
        <w:rPr>
          <w:del w:id="3840" w:author="mbeckerle" w:date="2012-04-22T21:53:00Z"/>
        </w:rPr>
      </w:pPr>
    </w:p>
    <w:p w14:paraId="09F3A899" w14:textId="77777777" w:rsidR="002F6BDF" w:rsidRPr="005223F4" w:rsidRDefault="002F6BDF" w:rsidP="00B03EAB">
      <w:pPr>
        <w:pStyle w:val="XMLExcerpt"/>
        <w:rPr>
          <w:lang w:val="en-US"/>
        </w:rPr>
      </w:pPr>
      <w:r w:rsidRPr="005223F4">
        <w:rPr>
          <w:lang w:val="en-US"/>
        </w:rPr>
        <w:t>&lt;dfdl:setVariable</w:t>
      </w:r>
    </w:p>
    <w:p w14:paraId="6397A5FC" w14:textId="58999C76" w:rsidR="002F6BDF" w:rsidRPr="005223F4" w:rsidRDefault="002F6BDF" w:rsidP="00B03EAB">
      <w:pPr>
        <w:pStyle w:val="XMLExcerpt"/>
        <w:rPr>
          <w:lang w:val="en-US"/>
        </w:rPr>
      </w:pPr>
      <w:r w:rsidRPr="005223F4">
        <w:rPr>
          <w:lang w:val="en-US"/>
        </w:rPr>
        <w:tab/>
      </w:r>
      <w:r w:rsidRPr="0055713A">
        <w:rPr>
          <w:bCs/>
          <w:lang w:val="en-US"/>
        </w:rPr>
        <w:t>ref</w:t>
      </w:r>
      <w:r w:rsidRPr="005223F4">
        <w:rPr>
          <w:lang w:val="en-US"/>
        </w:rPr>
        <w:t xml:space="preserve"> = </w:t>
      </w:r>
      <w:ins w:id="3841" w:author="Steve Hanson" w:date="2013-02-19T14:27:00Z">
        <w:r w:rsidR="000272BD">
          <w:rPr>
            <w:i/>
            <w:iCs/>
            <w:lang w:val="en-US"/>
          </w:rPr>
          <w:t>QN</w:t>
        </w:r>
      </w:ins>
      <w:del w:id="3842" w:author="Steve Hanson" w:date="2013-02-19T14:27:00Z">
        <w:r w:rsidRPr="005223F4" w:rsidDel="000272BD">
          <w:rPr>
            <w:i/>
            <w:iCs/>
            <w:lang w:val="en-US"/>
          </w:rPr>
          <w:delText>qn</w:delText>
        </w:r>
      </w:del>
      <w:r w:rsidRPr="005223F4">
        <w:rPr>
          <w:i/>
          <w:iCs/>
          <w:lang w:val="en-US"/>
        </w:rPr>
        <w:t>ame</w:t>
      </w:r>
    </w:p>
    <w:p w14:paraId="4BC79B6C" w14:textId="77777777" w:rsidR="002F6BDF" w:rsidRPr="005223F4" w:rsidRDefault="002F6BDF" w:rsidP="00B03EAB">
      <w:pPr>
        <w:pStyle w:val="XMLExcerpt"/>
        <w:rPr>
          <w:lang w:val="en-US"/>
        </w:rPr>
      </w:pPr>
      <w:r w:rsidRPr="005223F4">
        <w:rPr>
          <w:lang w:val="en-US"/>
        </w:rPr>
        <w:tab/>
        <w:t xml:space="preserve">value? = </w:t>
      </w:r>
      <w:r w:rsidR="006819B0" w:rsidRPr="005223F4">
        <w:rPr>
          <w:i/>
          <w:iCs/>
          <w:lang w:val="en-US"/>
        </w:rPr>
        <w:t>logical value</w:t>
      </w:r>
      <w:r w:rsidR="005F6830" w:rsidRPr="005223F4">
        <w:rPr>
          <w:i/>
          <w:iCs/>
          <w:lang w:val="en-US"/>
        </w:rPr>
        <w:t xml:space="preserve"> or dfdl </w:t>
      </w:r>
      <w:r w:rsidRPr="005223F4">
        <w:rPr>
          <w:i/>
          <w:iCs/>
          <w:lang w:val="en-US"/>
        </w:rPr>
        <w:t>expression</w:t>
      </w:r>
    </w:p>
    <w:p w14:paraId="43A26722" w14:textId="3C46D9A5" w:rsidR="002F6BDF" w:rsidRPr="005223F4" w:rsidRDefault="0098329B" w:rsidP="00B03EAB">
      <w:pPr>
        <w:pStyle w:val="XMLExcerpt"/>
        <w:rPr>
          <w:lang w:val="en-US"/>
        </w:rPr>
      </w:pPr>
      <w:ins w:id="3843" w:author="Steve Hanson" w:date="2012-02-23T11:53:00Z">
        <w:r>
          <w:rPr>
            <w:lang w:val="en-US"/>
          </w:rPr>
          <w:t xml:space="preserve">  </w:t>
        </w:r>
      </w:ins>
      <w:r w:rsidR="002F6BDF" w:rsidRPr="005223F4">
        <w:rPr>
          <w:lang w:val="en-US"/>
        </w:rPr>
        <w:t>&lt;!-- Cont</w:t>
      </w:r>
      <w:ins w:id="3844" w:author="mbeckerle" w:date="2013-01-28T13:00:00Z">
        <w:r w:rsidR="00233F3E">
          <w:rPr>
            <w:lang w:val="en-US"/>
          </w:rPr>
          <w:t>ains</w:t>
        </w:r>
      </w:ins>
      <w:del w:id="3845" w:author="mbeckerle" w:date="2013-01-28T13:00:00Z">
        <w:r w:rsidR="002F6BDF" w:rsidRPr="005223F4" w:rsidDel="00233F3E">
          <w:rPr>
            <w:lang w:val="en-US"/>
          </w:rPr>
          <w:delText>ent</w:delText>
        </w:r>
      </w:del>
      <w:r w:rsidR="002F6BDF" w:rsidRPr="005223F4">
        <w:rPr>
          <w:lang w:val="en-US"/>
        </w:rPr>
        <w:t xml:space="preserve">: </w:t>
      </w:r>
      <w:r w:rsidR="006819B0" w:rsidRPr="005223F4">
        <w:rPr>
          <w:i/>
          <w:iCs/>
          <w:lang w:val="en-US"/>
        </w:rPr>
        <w:t>logical value</w:t>
      </w:r>
      <w:r w:rsidR="005F6830" w:rsidRPr="005223F4">
        <w:rPr>
          <w:i/>
          <w:iCs/>
          <w:lang w:val="en-US"/>
        </w:rPr>
        <w:t xml:space="preserve"> or dfdl </w:t>
      </w:r>
      <w:r w:rsidR="002F6BDF" w:rsidRPr="005223F4">
        <w:rPr>
          <w:i/>
          <w:iCs/>
          <w:lang w:val="en-US"/>
        </w:rPr>
        <w:t>expression</w:t>
      </w:r>
      <w:r w:rsidR="002F6BDF" w:rsidRPr="005223F4">
        <w:rPr>
          <w:lang w:val="en-US"/>
        </w:rPr>
        <w:t xml:space="preserve"> (value) --&gt;</w:t>
      </w:r>
    </w:p>
    <w:p w14:paraId="485B6894" w14:textId="77777777" w:rsidR="002F6BDF" w:rsidRPr="005223F4" w:rsidRDefault="002F6BDF" w:rsidP="00B03EAB">
      <w:pPr>
        <w:pStyle w:val="XMLExcerpt"/>
        <w:rPr>
          <w:lang w:val="en-US"/>
        </w:rPr>
      </w:pPr>
      <w:r w:rsidRPr="005223F4">
        <w:rPr>
          <w:lang w:val="en-US"/>
        </w:rPr>
        <w:t>&lt;/dfdl:setVariable&gt;</w:t>
      </w:r>
    </w:p>
    <w:p w14:paraId="75C7DED0" w14:textId="276D7A0D" w:rsidR="002F6BDF" w:rsidRPr="005223F4" w:rsidDel="00041028" w:rsidRDefault="002F6BDF" w:rsidP="002F6BDF">
      <w:pPr>
        <w:rPr>
          <w:del w:id="3846" w:author="mbeckerle" w:date="2012-04-22T21:53:00Z"/>
        </w:rPr>
      </w:pPr>
    </w:p>
    <w:p w14:paraId="0FBBC4BB" w14:textId="59241BB4" w:rsidR="00C953CC" w:rsidRPr="005223F4" w:rsidRDefault="002F6BDF" w:rsidP="00C953CC">
      <w:r w:rsidRPr="005223F4">
        <w:t>The dfdl:setVariable annotation can be used on a</w:t>
      </w:r>
      <w:del w:id="3847" w:author="mbeckerle" w:date="2013-01-28T11:20:00Z">
        <w:r w:rsidR="00C953CC" w:rsidRPr="005223F4" w:rsidDel="003A4FD0">
          <w:delText>n</w:delText>
        </w:r>
        <w:r w:rsidRPr="005223F4" w:rsidDel="003A4FD0">
          <w:delText xml:space="preserve"> element,</w:delText>
        </w:r>
      </w:del>
      <w:r w:rsidRPr="005223F4">
        <w:t xml:space="preserve"> simpleType</w:t>
      </w:r>
      <w:del w:id="3848" w:author="mbeckerle" w:date="2013-01-28T11:20:00Z">
        <w:r w:rsidRPr="005223F4" w:rsidDel="003A4FD0">
          <w:delText>, element reference</w:delText>
        </w:r>
      </w:del>
      <w:r w:rsidRPr="005223F4">
        <w:t>, group reference, sequence or choice.</w:t>
      </w:r>
      <w:ins w:id="3849" w:author="mbeckerle" w:date="2013-01-28T11:20:00Z">
        <w:r w:rsidR="003A4FD0">
          <w:t xml:space="preserve"> It may be used on an element or element reference only if the element is of simple type. It is a schema definition error if dfdl:setVariable appears on an element of complex type, or an element reference to an element of complex type.</w:t>
        </w:r>
      </w:ins>
    </w:p>
    <w:p w14:paraId="3176F474" w14:textId="2DF00D8E" w:rsidR="00C953CC" w:rsidRPr="005223F4" w:rsidDel="00041028" w:rsidRDefault="00C953CC" w:rsidP="00C953CC">
      <w:pPr>
        <w:rPr>
          <w:del w:id="3850" w:author="mbeckerle" w:date="2012-04-22T21:53:00Z"/>
        </w:rPr>
      </w:pPr>
    </w:p>
    <w:p w14:paraId="3B8CDAA9" w14:textId="5D3A7817" w:rsidR="002F6BDF" w:rsidRPr="005223F4" w:rsidRDefault="002F6BDF" w:rsidP="00C953CC">
      <w:r w:rsidRPr="005223F4">
        <w:t xml:space="preserve">The </w:t>
      </w:r>
      <w:r w:rsidRPr="0055713A">
        <w:rPr>
          <w:bCs/>
        </w:rPr>
        <w:t>ref</w:t>
      </w:r>
      <w:r w:rsidRPr="005223F4">
        <w:t xml:space="preserve"> </w:t>
      </w:r>
      <w:del w:id="3851" w:author="mbeckerle" w:date="2013-07-11T18:36:00Z">
        <w:r w:rsidRPr="005223F4" w:rsidDel="004B4971">
          <w:delText xml:space="preserve">attribute </w:delText>
        </w:r>
      </w:del>
      <w:ins w:id="3852" w:author="mbeckerle" w:date="2013-07-11T18:36:00Z">
        <w:r w:rsidR="004B4971">
          <w:t>property</w:t>
        </w:r>
        <w:r w:rsidR="004B4971" w:rsidRPr="005223F4">
          <w:t xml:space="preserve"> </w:t>
        </w:r>
      </w:ins>
      <w:r w:rsidRPr="005223F4">
        <w:t>is a QName. That is, it may be qualified with a namespace prefix.</w:t>
      </w:r>
    </w:p>
    <w:p w14:paraId="19F5F4DC" w14:textId="7608EBA6" w:rsidR="007B37FF" w:rsidRPr="005223F4" w:rsidRDefault="002F2CB4" w:rsidP="007B37FF">
      <w:pPr>
        <w:rPr>
          <w:ins w:id="3853" w:author="mbeckerle" w:date="2013-07-11T17:29:00Z"/>
        </w:rPr>
      </w:pPr>
      <w:r w:rsidRPr="005223F4">
        <w:t>T</w:t>
      </w:r>
      <w:r w:rsidR="002F6BDF" w:rsidRPr="005223F4">
        <w:t xml:space="preserve">he syntax supports both a </w:t>
      </w:r>
      <w:del w:id="3854" w:author="Steve Hanson" w:date="2012-08-06T12:27:00Z">
        <w:r w:rsidR="004B2E84" w:rsidDel="004F5A23">
          <w:delText>dfdl:</w:delText>
        </w:r>
      </w:del>
      <w:r w:rsidR="002F6BDF" w:rsidRPr="005223F4">
        <w:t xml:space="preserve">value attribute and the </w:t>
      </w:r>
      <w:r w:rsidR="004B2E84">
        <w:t>'</w:t>
      </w:r>
      <w:r w:rsidR="002F6BDF" w:rsidRPr="005223F4">
        <w:t>value</w:t>
      </w:r>
      <w:r w:rsidR="004B2E84">
        <w:t>'</w:t>
      </w:r>
      <w:r w:rsidR="002F6BDF" w:rsidRPr="005223F4">
        <w:t xml:space="preserve"> being specified by the element value. Only one or the other may be present. (Schema definition error otherwise.)</w:t>
      </w:r>
      <w:ins w:id="3855" w:author="mbeckerle" w:date="2013-07-11T17:29:00Z">
        <w:r w:rsidR="007B37FF">
          <w:t xml:space="preserve"> </w:t>
        </w:r>
        <w:commentRangeStart w:id="3856"/>
        <w:r w:rsidR="007B37FF">
          <w:t xml:space="preserve">To set the value to "" (empty string), the value attribute syntax must be used, or the expression { "" } must be used as the element value. </w:t>
        </w:r>
        <w:commentRangeEnd w:id="3856"/>
        <w:r w:rsidR="007B37FF">
          <w:rPr>
            <w:rStyle w:val="CommentReference"/>
          </w:rPr>
          <w:commentReference w:id="3856"/>
        </w:r>
      </w:ins>
    </w:p>
    <w:p w14:paraId="25AD5B0A" w14:textId="7B056B65" w:rsidR="002F6BDF" w:rsidRPr="005223F4" w:rsidRDefault="002F6BDF" w:rsidP="002F6BDF"/>
    <w:p w14:paraId="068A59B7" w14:textId="77777777" w:rsidR="006D4618" w:rsidRPr="005223F4" w:rsidRDefault="006D4618" w:rsidP="006D4618">
      <w:r w:rsidRPr="005223F4">
        <w:t>The value must match the type of the variable as specified by dfdl:defineVariable.</w:t>
      </w:r>
    </w:p>
    <w:p w14:paraId="04A0751C" w14:textId="5EC2B2E9" w:rsidR="002F6BDF" w:rsidRPr="005223F4" w:rsidRDefault="00324EB5" w:rsidP="00324EB5">
      <w:r w:rsidRPr="005223F4">
        <w:t>A dfdl:setVariable</w:t>
      </w:r>
      <w:r w:rsidR="002F6BDF" w:rsidRPr="005223F4">
        <w:t xml:space="preserve"> value expression </w:t>
      </w:r>
      <w:r w:rsidR="005603D6" w:rsidRPr="005223F4">
        <w:t xml:space="preserve">may refer to the value of this </w:t>
      </w:r>
      <w:r w:rsidR="00C02CFA" w:rsidRPr="005223F4">
        <w:t>element</w:t>
      </w:r>
      <w:r w:rsidR="005603D6" w:rsidRPr="005223F4">
        <w:t xml:space="preserve">  using </w:t>
      </w:r>
      <w:r w:rsidR="002F6BDF" w:rsidRPr="005223F4">
        <w:t>a relative path value "."</w:t>
      </w:r>
      <w:del w:id="3857" w:author="Steve Hanson" w:date="2013-02-06T15:20:00Z">
        <w:r w:rsidR="002F6BDF" w:rsidRPr="005223F4" w:rsidDel="0055713A">
          <w:delText xml:space="preserve"> </w:delText>
        </w:r>
      </w:del>
      <w:r w:rsidR="002F6BDF" w:rsidRPr="005223F4">
        <w:t xml:space="preserve">. Use of relative path expressions is recommended wherever possible as this will allow the </w:t>
      </w:r>
      <w:r w:rsidR="00C02CFA" w:rsidRPr="005223F4">
        <w:t>behavior</w:t>
      </w:r>
      <w:r w:rsidR="002F6BDF" w:rsidRPr="005223F4">
        <w:t xml:space="preserve"> of the parser to be more effectively scoped. However this practice is not enforced and there may be situations in which use of an absolute path is in fact </w:t>
      </w:r>
      <w:del w:id="3858" w:author="mbeckerle" w:date="2013-01-28T12:30:00Z">
        <w:r w:rsidR="002F6BDF" w:rsidRPr="005223F4" w:rsidDel="00F2061E">
          <w:delText>required</w:delText>
        </w:r>
      </w:del>
      <w:ins w:id="3859" w:author="mbeckerle" w:date="2013-01-28T12:30:00Z">
        <w:r w:rsidR="00F2061E">
          <w:t>necessary</w:t>
        </w:r>
      </w:ins>
      <w:r w:rsidR="002F6BDF" w:rsidRPr="005223F4">
        <w:t xml:space="preserve">. </w:t>
      </w:r>
    </w:p>
    <w:p w14:paraId="1AB96C6B" w14:textId="77777777" w:rsidR="002F6BDF" w:rsidRPr="005223F4" w:rsidRDefault="002F6BDF" w:rsidP="002F6BDF">
      <w:r w:rsidRPr="005223F4">
        <w:t>The declaration of a variable must be in scope at the point of the assignment, and at the point of reference.</w:t>
      </w:r>
    </w:p>
    <w:p w14:paraId="56811604" w14:textId="423F3AD5" w:rsidR="002F6BDF" w:rsidRPr="005223F4" w:rsidRDefault="002F6BDF" w:rsidP="002F6BDF">
      <w:r w:rsidRPr="005223F4">
        <w:t xml:space="preserve">In normal processing, the value of an instance can only be set once using dfdl:setVariable.  Attempting to set the value of the variable instance for a second time is a schema definition error. In addition, if a reference to the variable's value has already occurred and returned a default </w:t>
      </w:r>
      <w:ins w:id="3860" w:author="mbeckerle" w:date="2013-01-28T11:24:00Z">
        <w:r w:rsidR="00C8496E">
          <w:t xml:space="preserve">or an externally supplied </w:t>
        </w:r>
      </w:ins>
      <w:r w:rsidRPr="005223F4">
        <w:t xml:space="preserve">value, then no assignment (even a first one) can occur. An exception to this </w:t>
      </w:r>
      <w:r w:rsidR="00C02CFA" w:rsidRPr="005223F4">
        <w:t>behavior</w:t>
      </w:r>
      <w:r w:rsidRPr="005223F4">
        <w:t xml:space="preserve"> occurs whenever the DFDL processor backtracks because it is processing multiple arms of a choice or as a result of speculative parsing. In this case the variable state is also rewound.</w:t>
      </w:r>
    </w:p>
    <w:p w14:paraId="31368CCB" w14:textId="77777777" w:rsidR="002F6BDF" w:rsidRPr="005223F4" w:rsidRDefault="00324EB5" w:rsidP="002F6BDF">
      <w:r w:rsidRPr="005223F4">
        <w:t>A dfdl:</w:t>
      </w:r>
      <w:r w:rsidR="002F6BDF" w:rsidRPr="005223F4">
        <w:t xml:space="preserve">setVariable will override any default value </w:t>
      </w:r>
      <w:r w:rsidR="00C02CFA" w:rsidRPr="005223F4">
        <w:t>specified</w:t>
      </w:r>
      <w:r w:rsidR="002F6BDF" w:rsidRPr="005223F4">
        <w:t xml:space="preserve"> on either dfdl:defineVariable or dfdl:newVariableInstance</w:t>
      </w:r>
      <w:r w:rsidR="002F2CB4" w:rsidRPr="005223F4">
        <w:t>, or externally</w:t>
      </w:r>
      <w:r w:rsidR="002F6BDF" w:rsidRPr="005223F4">
        <w:t>.</w:t>
      </w:r>
    </w:p>
    <w:p w14:paraId="5B20136C" w14:textId="09821740" w:rsidR="003A4FD0" w:rsidRPr="005223F4" w:rsidRDefault="002F6BDF" w:rsidP="002F6BDF">
      <w:del w:id="3861" w:author="mbeckerle" w:date="2013-01-28T11:22:00Z">
        <w:r w:rsidRPr="005223F4" w:rsidDel="003A4FD0">
          <w:delText xml:space="preserve">It is a schema definition error to have more than one </w:delText>
        </w:r>
        <w:r w:rsidR="00324EB5" w:rsidRPr="005223F4" w:rsidDel="003A4FD0">
          <w:delText>dfdl:</w:delText>
        </w:r>
        <w:r w:rsidRPr="005223F4" w:rsidDel="003A4FD0">
          <w:delText xml:space="preserve">setVariable for the same variable </w:delText>
        </w:r>
      </w:del>
      <w:del w:id="3862" w:author="mbeckerle" w:date="2013-01-28T09:56:00Z">
        <w:r w:rsidRPr="005223F4" w:rsidDel="00420504">
          <w:delText xml:space="preserve">at </w:delText>
        </w:r>
      </w:del>
      <w:del w:id="3863" w:author="mbeckerle" w:date="2013-01-28T11:22:00Z">
        <w:r w:rsidRPr="005223F4" w:rsidDel="003A4FD0">
          <w:delText>any given point in the document.</w:delText>
        </w:r>
      </w:del>
      <w:ins w:id="3864" w:author="mbeckerle" w:date="2013-01-28T11:22:00Z">
        <w:r w:rsidR="003A4FD0">
          <w:rPr>
            <w:rFonts w:ascii="Helvetica" w:hAnsi="Helvetica" w:cs="Tms Rmn"/>
            <w:color w:val="000000"/>
            <w:lang w:eastAsia="en-GB"/>
          </w:rPr>
          <w:t>T</w:t>
        </w:r>
        <w:r w:rsidR="003A4FD0" w:rsidRPr="00DB7744">
          <w:rPr>
            <w:rFonts w:ascii="Helvetica" w:hAnsi="Helvetica" w:cs="Tms Rmn"/>
            <w:color w:val="000000"/>
            <w:lang w:eastAsia="en-GB"/>
          </w:rPr>
          <w:t>he re</w:t>
        </w:r>
        <w:r w:rsidR="003A4FD0">
          <w:rPr>
            <w:rFonts w:ascii="Helvetica" w:hAnsi="Helvetica" w:cs="Tms Rmn"/>
            <w:color w:val="000000"/>
            <w:lang w:eastAsia="en-GB"/>
          </w:rPr>
          <w:t xml:space="preserve">solved set of annotations for an annotation point may </w:t>
        </w:r>
        <w:r w:rsidR="003A4FD0" w:rsidRPr="00DB7744">
          <w:rPr>
            <w:rFonts w:ascii="Helvetica" w:hAnsi="Helvetica" w:cs="Tms Rmn"/>
            <w:color w:val="000000"/>
            <w:lang w:eastAsia="en-GB"/>
          </w:rPr>
          <w:t xml:space="preserve">contain multiple </w:t>
        </w:r>
      </w:ins>
      <w:ins w:id="3865" w:author="Steve Hanson" w:date="2013-02-06T15:19:00Z">
        <w:r w:rsidR="0055713A">
          <w:rPr>
            <w:rFonts w:ascii="Helvetica" w:hAnsi="Helvetica" w:cs="Tms Rmn"/>
            <w:color w:val="000000"/>
            <w:lang w:eastAsia="en-GB"/>
          </w:rPr>
          <w:t>dfdl:</w:t>
        </w:r>
      </w:ins>
      <w:ins w:id="3866" w:author="mbeckerle" w:date="2013-01-28T11:22:00Z">
        <w:r w:rsidR="003A4FD0">
          <w:rPr>
            <w:rFonts w:ascii="Helvetica" w:hAnsi="Helvetica" w:cs="Tms Rmn"/>
            <w:color w:val="000000"/>
            <w:lang w:eastAsia="en-GB"/>
          </w:rPr>
          <w:t>setVariable</w:t>
        </w:r>
        <w:r w:rsidR="003A4FD0" w:rsidRPr="00DB7744">
          <w:rPr>
            <w:rFonts w:ascii="Helvetica" w:hAnsi="Helvetica" w:cs="Tms Rmn"/>
            <w:color w:val="000000"/>
            <w:lang w:eastAsia="en-GB"/>
          </w:rPr>
          <w:t xml:space="preserve"> statements</w:t>
        </w:r>
        <w:r w:rsidR="003A4FD0">
          <w:rPr>
            <w:rFonts w:ascii="Helvetica" w:hAnsi="Helvetica" w:cs="Tms Rmn"/>
            <w:color w:val="000000"/>
            <w:lang w:eastAsia="en-GB"/>
          </w:rPr>
          <w:t xml:space="preserve">. They must all be for unique variables and it is a schema definition error otherwise. </w:t>
        </w:r>
        <w:r w:rsidR="003A4FD0" w:rsidRPr="00DB7744">
          <w:rPr>
            <w:rFonts w:ascii="Helvetica" w:hAnsi="Helvetica" w:cs="Tms Rmn"/>
            <w:color w:val="000000"/>
            <w:lang w:eastAsia="en-GB"/>
          </w:rPr>
          <w:t>However, the order of execution among them is not specified. Schema authors can insert sequences to control the timing of evaluation of statements more precisely.</w:t>
        </w:r>
      </w:ins>
    </w:p>
    <w:p w14:paraId="401EADA2" w14:textId="77777777" w:rsidR="002F6BDF" w:rsidRPr="005223F4" w:rsidRDefault="002F6BDF" w:rsidP="002F6BDF">
      <w:r w:rsidRPr="005223F4">
        <w:t xml:space="preserve">There is no short form syntax for variable </w:t>
      </w:r>
      <w:r w:rsidR="00C02CFA" w:rsidRPr="005223F4">
        <w:t>assignment</w:t>
      </w:r>
      <w:r w:rsidRPr="005223F4">
        <w:t>.</w:t>
      </w:r>
    </w:p>
    <w:p w14:paraId="73F8047A" w14:textId="6D44C957" w:rsidR="002F6BDF" w:rsidRPr="005223F4" w:rsidDel="00041028" w:rsidRDefault="002F6BDF">
      <w:pPr>
        <w:pStyle w:val="Heading3"/>
        <w:rPr>
          <w:del w:id="3867" w:author="mbeckerle" w:date="2012-04-22T21:53:00Z"/>
        </w:rPr>
        <w:pPrChange w:id="3868" w:author="mbeckerle" w:date="2013-07-24T16:59:00Z">
          <w:pPr/>
        </w:pPrChange>
      </w:pPr>
      <w:bookmarkStart w:id="3869" w:name="_Toc322911588"/>
      <w:bookmarkStart w:id="3870" w:name="_Toc322912127"/>
      <w:bookmarkStart w:id="3871" w:name="_Toc329092977"/>
      <w:bookmarkStart w:id="3872" w:name="_Toc332701490"/>
      <w:bookmarkStart w:id="3873" w:name="_Toc332701797"/>
      <w:bookmarkStart w:id="3874" w:name="_Toc332711591"/>
      <w:bookmarkStart w:id="3875" w:name="_Toc332711899"/>
      <w:bookmarkStart w:id="3876" w:name="_Toc332712201"/>
      <w:bookmarkStart w:id="3877" w:name="_Toc332724117"/>
      <w:bookmarkStart w:id="3878" w:name="_Toc332724417"/>
      <w:bookmarkStart w:id="3879" w:name="_Toc341102713"/>
      <w:bookmarkStart w:id="3880" w:name="_Toc347241445"/>
      <w:bookmarkStart w:id="3881" w:name="_Toc347744638"/>
      <w:bookmarkStart w:id="3882" w:name="_Toc348984421"/>
      <w:bookmarkStart w:id="3883" w:name="_Toc348984726"/>
      <w:bookmarkStart w:id="3884" w:name="_Toc349037889"/>
      <w:bookmarkStart w:id="3885" w:name="_Toc349038194"/>
      <w:bookmarkStart w:id="3886" w:name="_Toc349042682"/>
      <w:bookmarkStart w:id="3887" w:name="_Toc351912673"/>
      <w:bookmarkStart w:id="3888" w:name="_Toc351914695"/>
      <w:bookmarkStart w:id="3889" w:name="_Toc351915129"/>
      <w:bookmarkStart w:id="3890" w:name="_Toc361231168"/>
      <w:bookmarkStart w:id="3891" w:name="_Toc361231694"/>
      <w:bookmarkStart w:id="3892" w:name="_Toc362444992"/>
      <w:bookmarkStart w:id="3893" w:name="_Toc362451743"/>
      <w:bookmarkStart w:id="3894" w:name="_Toc362452292"/>
      <w:bookmarkStart w:id="3895" w:name="_Toc362452838"/>
      <w:bookmarkStart w:id="3896" w:name="_Toc362453190"/>
      <w:bookmarkEnd w:id="3869"/>
      <w:bookmarkEnd w:id="3870"/>
      <w:bookmarkEnd w:id="3871"/>
      <w:bookmarkEnd w:id="3872"/>
      <w:bookmarkEnd w:id="3873"/>
      <w:bookmarkEnd w:id="3874"/>
      <w:bookmarkEnd w:id="3875"/>
      <w:bookmarkEnd w:id="3876"/>
      <w:bookmarkEnd w:id="3877"/>
      <w:bookmarkEnd w:id="3878"/>
      <w:bookmarkEnd w:id="3879"/>
      <w:bookmarkEnd w:id="3880"/>
      <w:bookmarkEnd w:id="3881"/>
      <w:bookmarkEnd w:id="3882"/>
      <w:bookmarkEnd w:id="3883"/>
      <w:bookmarkEnd w:id="3884"/>
      <w:bookmarkEnd w:id="3885"/>
      <w:bookmarkEnd w:id="3886"/>
      <w:bookmarkEnd w:id="3887"/>
      <w:bookmarkEnd w:id="3888"/>
      <w:bookmarkEnd w:id="3889"/>
      <w:bookmarkEnd w:id="3890"/>
      <w:bookmarkEnd w:id="3891"/>
      <w:bookmarkEnd w:id="3892"/>
      <w:bookmarkEnd w:id="3893"/>
      <w:bookmarkEnd w:id="3894"/>
      <w:bookmarkEnd w:id="3895"/>
      <w:bookmarkEnd w:id="3896"/>
    </w:p>
    <w:p w14:paraId="0CD0BA5A" w14:textId="77777777" w:rsidR="002F6BDF" w:rsidRPr="005223F4" w:rsidRDefault="002F6BDF" w:rsidP="0031368F">
      <w:pPr>
        <w:pStyle w:val="Heading3"/>
      </w:pPr>
      <w:bookmarkStart w:id="3897" w:name="_Toc349042683"/>
      <w:bookmarkStart w:id="3898" w:name="_Toc362453191"/>
      <w:bookmarkStart w:id="3899" w:name="_Toc243112796"/>
      <w:r w:rsidRPr="005223F4">
        <w:t>Examples</w:t>
      </w:r>
      <w:bookmarkEnd w:id="3897"/>
      <w:bookmarkEnd w:id="3898"/>
      <w:r w:rsidRPr="005223F4">
        <w:t xml:space="preserve"> </w:t>
      </w:r>
      <w:bookmarkEnd w:id="3899"/>
    </w:p>
    <w:p w14:paraId="3E89D641" w14:textId="02ECF6C3" w:rsidR="002F6BDF" w:rsidRPr="005223F4" w:rsidDel="00041028" w:rsidRDefault="002F6BDF" w:rsidP="002F6BDF">
      <w:pPr>
        <w:pStyle w:val="nobreak"/>
        <w:rPr>
          <w:del w:id="3900" w:author="mbeckerle" w:date="2012-04-22T21:53:00Z"/>
        </w:rPr>
      </w:pPr>
    </w:p>
    <w:p w14:paraId="48ED40FF" w14:textId="77777777" w:rsidR="002F6BDF" w:rsidRPr="005223F4" w:rsidRDefault="002F6BDF" w:rsidP="009B33E4">
      <w:pPr>
        <w:pStyle w:val="XMLExcerpt"/>
        <w:rPr>
          <w:lang w:val="en-US"/>
        </w:rPr>
      </w:pPr>
      <w:r w:rsidRPr="005223F4">
        <w:rPr>
          <w:lang w:val="en-US"/>
        </w:rPr>
        <w:t>&lt;xs:element name="ds" type=</w:t>
      </w:r>
      <w:r w:rsidR="00BF450E" w:rsidRPr="005223F4">
        <w:rPr>
          <w:lang w:val="en-US"/>
        </w:rPr>
        <w:t>"xs:string"</w:t>
      </w:r>
      <w:r w:rsidRPr="005223F4">
        <w:rPr>
          <w:lang w:val="en-US"/>
        </w:rPr>
        <w:t>&gt;</w:t>
      </w:r>
    </w:p>
    <w:p w14:paraId="50E3581E" w14:textId="77777777" w:rsidR="002F6BDF" w:rsidRPr="005223F4" w:rsidRDefault="002F6BDF" w:rsidP="00470F0F">
      <w:pPr>
        <w:pStyle w:val="XMLExcerpt"/>
        <w:rPr>
          <w:lang w:val="en-US"/>
        </w:rPr>
      </w:pPr>
      <w:r w:rsidRPr="005223F4">
        <w:rPr>
          <w:lang w:val="en-US"/>
        </w:rPr>
        <w:t xml:space="preserve">   &lt;xs:annotation&gt;&lt;</w:t>
      </w:r>
      <w:r w:rsidR="00470F0F" w:rsidRPr="005223F4">
        <w:rPr>
          <w:lang w:val="en-US"/>
        </w:rPr>
        <w:t xml:space="preserve"> xs:appinfo source=”http://www.ogf.org/dfdl/”</w:t>
      </w:r>
      <w:r w:rsidRPr="005223F4">
        <w:rPr>
          <w:lang w:val="en-US"/>
        </w:rPr>
        <w:t>&gt;</w:t>
      </w:r>
    </w:p>
    <w:p w14:paraId="3CB85CCD" w14:textId="77777777" w:rsidR="002F6BDF" w:rsidRPr="005223F4" w:rsidRDefault="002F6BDF" w:rsidP="009B33E4">
      <w:pPr>
        <w:pStyle w:val="XMLExcerpt"/>
        <w:rPr>
          <w:lang w:val="en-US"/>
        </w:rPr>
      </w:pPr>
      <w:r w:rsidRPr="005223F4">
        <w:rPr>
          <w:lang w:val="en-US"/>
        </w:rPr>
        <w:t xml:space="preserve">      &lt;dfdl:setVariable ref="EDI:EDIFACT_DS" value="{.}" /&gt;</w:t>
      </w:r>
    </w:p>
    <w:p w14:paraId="07CCFF84" w14:textId="77777777" w:rsidR="002F6BDF" w:rsidRPr="005223F4" w:rsidRDefault="002F6BDF" w:rsidP="009B33E4">
      <w:pPr>
        <w:pStyle w:val="XMLExcerpt"/>
        <w:rPr>
          <w:lang w:val="en-US"/>
        </w:rPr>
      </w:pPr>
      <w:r w:rsidRPr="005223F4">
        <w:rPr>
          <w:lang w:val="en-US"/>
        </w:rPr>
        <w:t xml:space="preserve">      &lt;dfdl:setVariable ref="delta"&gt; {.} &lt;/dfdl:setVariable&gt;</w:t>
      </w:r>
    </w:p>
    <w:p w14:paraId="5E7312AA" w14:textId="77777777" w:rsidR="002F6BDF" w:rsidRPr="005223F4" w:rsidRDefault="002F6BDF" w:rsidP="009B33E4">
      <w:pPr>
        <w:pStyle w:val="XMLExcerpt"/>
        <w:rPr>
          <w:lang w:val="en-US"/>
        </w:rPr>
      </w:pPr>
      <w:r w:rsidRPr="005223F4">
        <w:rPr>
          <w:lang w:val="en-US"/>
        </w:rPr>
        <w:t xml:space="preserve">   &lt;/xs:appinfo&gt;&lt;/xs:annotation&gt;</w:t>
      </w:r>
    </w:p>
    <w:p w14:paraId="7F9FE7EF" w14:textId="57C33689" w:rsidR="002F6BDF" w:rsidRPr="005223F4" w:rsidDel="00041028" w:rsidRDefault="002F6BDF" w:rsidP="009B33E4">
      <w:pPr>
        <w:pStyle w:val="XMLExcerpt"/>
        <w:rPr>
          <w:del w:id="3901" w:author="mbeckerle" w:date="2012-04-22T21:53:00Z"/>
          <w:lang w:val="en-US"/>
        </w:rPr>
      </w:pPr>
      <w:r w:rsidRPr="005223F4">
        <w:rPr>
          <w:lang w:val="en-US"/>
        </w:rPr>
        <w:t>&lt;/xs:element&gt;</w:t>
      </w:r>
    </w:p>
    <w:p w14:paraId="3491B668" w14:textId="77777777" w:rsidR="002F6BDF" w:rsidRPr="005223F4" w:rsidRDefault="002F6BDF" w:rsidP="0055713A">
      <w:pPr>
        <w:pStyle w:val="XMLExcerpt"/>
      </w:pPr>
    </w:p>
    <w:p w14:paraId="550F93EA" w14:textId="77777777" w:rsidR="00F57CB7" w:rsidRPr="005223F4" w:rsidRDefault="002F6BDF" w:rsidP="008E47FB">
      <w:pPr>
        <w:pStyle w:val="nobreak"/>
      </w:pPr>
      <w:r w:rsidRPr="005223F4">
        <w:t>In the above example, the element named "ds" contains the string to be used as the EDI:EDIFACT_DS delimiter at other places in the data, so the above defines the value of the EDI:EDIFACT_DS variable to take on the value of this element.</w:t>
      </w:r>
      <w:r w:rsidR="00F57CB7" w:rsidRPr="005223F4">
        <w:t xml:space="preserve"> </w:t>
      </w:r>
    </w:p>
    <w:p w14:paraId="51AA5392" w14:textId="770FF93D" w:rsidR="005A1CD2" w:rsidRPr="005223F4" w:rsidDel="00041028" w:rsidRDefault="005A1CD2">
      <w:pPr>
        <w:pStyle w:val="Heading1"/>
        <w:rPr>
          <w:del w:id="3902" w:author="mbeckerle" w:date="2012-04-22T21:53:00Z"/>
        </w:rPr>
        <w:pPrChange w:id="3903" w:author="mbeckerle" w:date="2013-01-20T17:01:00Z">
          <w:pPr/>
        </w:pPrChange>
      </w:pPr>
      <w:bookmarkStart w:id="3904" w:name="_Toc137029593"/>
      <w:bookmarkStart w:id="3905" w:name="_Toc137029594"/>
      <w:bookmarkStart w:id="3906" w:name="_Toc137029598"/>
      <w:bookmarkStart w:id="3907" w:name="_Toc229802957"/>
      <w:bookmarkStart w:id="3908" w:name="_Toc229804926"/>
      <w:bookmarkStart w:id="3909" w:name="_Toc229813755"/>
      <w:bookmarkStart w:id="3910" w:name="_Toc229813949"/>
      <w:bookmarkStart w:id="3911" w:name="_Toc229802960"/>
      <w:bookmarkStart w:id="3912" w:name="_Toc229804929"/>
      <w:bookmarkStart w:id="3913" w:name="_Toc229813758"/>
      <w:bookmarkStart w:id="3914" w:name="_Toc229813952"/>
      <w:bookmarkStart w:id="3915" w:name="_Toc229802961"/>
      <w:bookmarkStart w:id="3916" w:name="_Toc229804930"/>
      <w:bookmarkStart w:id="3917" w:name="_Toc229813759"/>
      <w:bookmarkStart w:id="3918" w:name="_Toc229813953"/>
      <w:bookmarkStart w:id="3919" w:name="_Toc229802962"/>
      <w:bookmarkStart w:id="3920" w:name="_Toc229804931"/>
      <w:bookmarkStart w:id="3921" w:name="_Toc229813760"/>
      <w:bookmarkStart w:id="3922" w:name="_Toc229813954"/>
      <w:bookmarkStart w:id="3923" w:name="_Toc229802963"/>
      <w:bookmarkStart w:id="3924" w:name="_Toc229804932"/>
      <w:bookmarkStart w:id="3925" w:name="_Toc229813761"/>
      <w:bookmarkStart w:id="3926" w:name="_Toc229813955"/>
      <w:bookmarkStart w:id="3927" w:name="_Toc322911590"/>
      <w:bookmarkStart w:id="3928" w:name="_Toc322912129"/>
      <w:bookmarkStart w:id="3929" w:name="_Toc329092979"/>
      <w:bookmarkStart w:id="3930" w:name="_Toc332701492"/>
      <w:bookmarkStart w:id="3931" w:name="_Toc332701799"/>
      <w:bookmarkStart w:id="3932" w:name="_Toc332711593"/>
      <w:bookmarkStart w:id="3933" w:name="_Toc332711901"/>
      <w:bookmarkStart w:id="3934" w:name="_Toc332712203"/>
      <w:bookmarkStart w:id="3935" w:name="_Toc332724119"/>
      <w:bookmarkStart w:id="3936" w:name="_Toc332724419"/>
      <w:bookmarkStart w:id="3937" w:name="_Toc341102715"/>
      <w:bookmarkStart w:id="3938" w:name="_Toc347241447"/>
      <w:bookmarkStart w:id="3939" w:name="_Toc347744640"/>
      <w:bookmarkStart w:id="3940" w:name="_Toc348984423"/>
      <w:bookmarkStart w:id="3941" w:name="_Toc348984728"/>
      <w:bookmarkStart w:id="3942" w:name="_Toc349037891"/>
      <w:bookmarkStart w:id="3943" w:name="_Toc349038196"/>
      <w:bookmarkStart w:id="3944" w:name="_Toc349042684"/>
      <w:bookmarkStart w:id="3945" w:name="_Toc349642107"/>
      <w:bookmarkStart w:id="3946" w:name="_Toc351912675"/>
      <w:bookmarkStart w:id="3947" w:name="_Toc351914697"/>
      <w:bookmarkStart w:id="3948" w:name="_Toc351915131"/>
      <w:bookmarkStart w:id="3949" w:name="_Toc361231170"/>
      <w:bookmarkStart w:id="3950" w:name="_Toc361231696"/>
      <w:bookmarkStart w:id="3951" w:name="_Toc362444994"/>
      <w:bookmarkStart w:id="3952" w:name="_Toc362451745"/>
      <w:bookmarkStart w:id="3953" w:name="_Toc362452294"/>
      <w:bookmarkStart w:id="3954" w:name="_Toc362452840"/>
      <w:bookmarkStart w:id="3955" w:name="_Toc362453192"/>
      <w:bookmarkStart w:id="3956" w:name="_Toc177399064"/>
      <w:bookmarkStart w:id="3957" w:name="_Toc175057351"/>
      <w:bookmarkStart w:id="3958" w:name="_Toc194983954"/>
      <w:bookmarkStart w:id="3959" w:name="_Toc124764818"/>
      <w:bookmarkStart w:id="3960" w:name="_Toc138694342"/>
      <w:bookmarkStart w:id="3961" w:name="_Ref114888535"/>
      <w:bookmarkStart w:id="3962" w:name="_Toc138694358"/>
      <w:bookmarkEnd w:id="2051"/>
      <w:bookmarkEnd w:id="2052"/>
      <w:bookmarkEnd w:id="2053"/>
      <w:bookmarkEnd w:id="2054"/>
      <w:bookmarkEnd w:id="2055"/>
      <w:bookmarkEnd w:id="2056"/>
      <w:bookmarkEnd w:id="2057"/>
      <w:bookmarkEnd w:id="3904"/>
      <w:bookmarkEnd w:id="3905"/>
      <w:bookmarkEnd w:id="3906"/>
      <w:bookmarkEnd w:id="3907"/>
      <w:bookmarkEnd w:id="3908"/>
      <w:bookmarkEnd w:id="3909"/>
      <w:bookmarkEnd w:id="3910"/>
      <w:bookmarkEnd w:id="3911"/>
      <w:bookmarkEnd w:id="3912"/>
      <w:bookmarkEnd w:id="3913"/>
      <w:bookmarkEnd w:id="3914"/>
      <w:bookmarkEnd w:id="3915"/>
      <w:bookmarkEnd w:id="3916"/>
      <w:bookmarkEnd w:id="3917"/>
      <w:bookmarkEnd w:id="3918"/>
      <w:bookmarkEnd w:id="3919"/>
      <w:bookmarkEnd w:id="3920"/>
      <w:bookmarkEnd w:id="3921"/>
      <w:bookmarkEnd w:id="3922"/>
      <w:bookmarkEnd w:id="3923"/>
      <w:bookmarkEnd w:id="3924"/>
      <w:bookmarkEnd w:id="3925"/>
      <w:bookmarkEnd w:id="3926"/>
      <w:bookmarkEnd w:id="3927"/>
      <w:bookmarkEnd w:id="3928"/>
      <w:bookmarkEnd w:id="3929"/>
      <w:bookmarkEnd w:id="3930"/>
      <w:bookmarkEnd w:id="3931"/>
      <w:bookmarkEnd w:id="3932"/>
      <w:bookmarkEnd w:id="3933"/>
      <w:bookmarkEnd w:id="3934"/>
      <w:bookmarkEnd w:id="3935"/>
      <w:bookmarkEnd w:id="3936"/>
      <w:bookmarkEnd w:id="3937"/>
      <w:bookmarkEnd w:id="3938"/>
      <w:bookmarkEnd w:id="3939"/>
      <w:bookmarkEnd w:id="3940"/>
      <w:bookmarkEnd w:id="3941"/>
      <w:bookmarkEnd w:id="3942"/>
      <w:bookmarkEnd w:id="3943"/>
      <w:bookmarkEnd w:id="3944"/>
      <w:bookmarkEnd w:id="3945"/>
      <w:bookmarkEnd w:id="3946"/>
      <w:bookmarkEnd w:id="3947"/>
      <w:bookmarkEnd w:id="3948"/>
      <w:bookmarkEnd w:id="3949"/>
      <w:bookmarkEnd w:id="3950"/>
      <w:bookmarkEnd w:id="3951"/>
      <w:bookmarkEnd w:id="3952"/>
      <w:bookmarkEnd w:id="3953"/>
      <w:bookmarkEnd w:id="3954"/>
      <w:bookmarkEnd w:id="3955"/>
    </w:p>
    <w:p w14:paraId="0E54E088" w14:textId="3AD99757" w:rsidR="005A1CD2" w:rsidRPr="005223F4" w:rsidDel="00041028" w:rsidRDefault="005A1CD2">
      <w:pPr>
        <w:pStyle w:val="Heading1"/>
        <w:rPr>
          <w:del w:id="3963" w:author="mbeckerle" w:date="2012-04-22T21:53:00Z"/>
        </w:rPr>
        <w:pPrChange w:id="3964" w:author="mbeckerle" w:date="2013-01-20T17:01:00Z">
          <w:pPr/>
        </w:pPrChange>
      </w:pPr>
      <w:bookmarkStart w:id="3965" w:name="_Toc322911591"/>
      <w:bookmarkStart w:id="3966" w:name="_Toc322912130"/>
      <w:bookmarkStart w:id="3967" w:name="_Toc329092980"/>
      <w:bookmarkStart w:id="3968" w:name="_Toc332701493"/>
      <w:bookmarkStart w:id="3969" w:name="_Toc332701800"/>
      <w:bookmarkStart w:id="3970" w:name="_Toc332711594"/>
      <w:bookmarkStart w:id="3971" w:name="_Toc332711902"/>
      <w:bookmarkStart w:id="3972" w:name="_Toc332712204"/>
      <w:bookmarkStart w:id="3973" w:name="_Toc332724120"/>
      <w:bookmarkStart w:id="3974" w:name="_Toc332724420"/>
      <w:bookmarkStart w:id="3975" w:name="_Toc341102716"/>
      <w:bookmarkStart w:id="3976" w:name="_Toc347241448"/>
      <w:bookmarkStart w:id="3977" w:name="_Toc347744641"/>
      <w:bookmarkStart w:id="3978" w:name="_Toc348984424"/>
      <w:bookmarkStart w:id="3979" w:name="_Toc348984729"/>
      <w:bookmarkStart w:id="3980" w:name="_Toc349037892"/>
      <w:bookmarkStart w:id="3981" w:name="_Toc349038197"/>
      <w:bookmarkStart w:id="3982" w:name="_Toc349042685"/>
      <w:bookmarkStart w:id="3983" w:name="_Toc349642108"/>
      <w:bookmarkStart w:id="3984" w:name="_Toc351912676"/>
      <w:bookmarkStart w:id="3985" w:name="_Toc351914698"/>
      <w:bookmarkStart w:id="3986" w:name="_Toc351915132"/>
      <w:bookmarkStart w:id="3987" w:name="_Toc361231171"/>
      <w:bookmarkStart w:id="3988" w:name="_Toc361231697"/>
      <w:bookmarkStart w:id="3989" w:name="_Toc362444995"/>
      <w:bookmarkStart w:id="3990" w:name="_Toc362451746"/>
      <w:bookmarkStart w:id="3991" w:name="_Toc362452295"/>
      <w:bookmarkStart w:id="3992" w:name="_Toc362452841"/>
      <w:bookmarkStart w:id="3993" w:name="_Toc362453193"/>
      <w:bookmarkEnd w:id="3965"/>
      <w:bookmarkEnd w:id="3966"/>
      <w:bookmarkEnd w:id="3967"/>
      <w:bookmarkEnd w:id="3968"/>
      <w:bookmarkEnd w:id="3969"/>
      <w:bookmarkEnd w:id="3970"/>
      <w:bookmarkEnd w:id="3971"/>
      <w:bookmarkEnd w:id="3972"/>
      <w:bookmarkEnd w:id="3973"/>
      <w:bookmarkEnd w:id="3974"/>
      <w:bookmarkEnd w:id="3975"/>
      <w:bookmarkEnd w:id="3976"/>
      <w:bookmarkEnd w:id="3977"/>
      <w:bookmarkEnd w:id="3978"/>
      <w:bookmarkEnd w:id="3979"/>
      <w:bookmarkEnd w:id="3980"/>
      <w:bookmarkEnd w:id="3981"/>
      <w:bookmarkEnd w:id="3982"/>
      <w:bookmarkEnd w:id="3983"/>
      <w:bookmarkEnd w:id="3984"/>
      <w:bookmarkEnd w:id="3985"/>
      <w:bookmarkEnd w:id="3986"/>
      <w:bookmarkEnd w:id="3987"/>
      <w:bookmarkEnd w:id="3988"/>
      <w:bookmarkEnd w:id="3989"/>
      <w:bookmarkEnd w:id="3990"/>
      <w:bookmarkEnd w:id="3991"/>
      <w:bookmarkEnd w:id="3992"/>
      <w:bookmarkEnd w:id="3993"/>
    </w:p>
    <w:p w14:paraId="693688BC" w14:textId="77777777" w:rsidR="00740B3D" w:rsidRPr="005223F4" w:rsidRDefault="00730495" w:rsidP="009E142C">
      <w:pPr>
        <w:pStyle w:val="Heading1"/>
      </w:pPr>
      <w:bookmarkStart w:id="3994" w:name="_Toc199516289"/>
      <w:bookmarkStart w:id="3995" w:name="_Toc243112809"/>
      <w:bookmarkStart w:id="3996" w:name="_Ref251144384"/>
      <w:bookmarkStart w:id="3997" w:name="_Ref251144393"/>
      <w:r w:rsidRPr="005223F4">
        <w:t xml:space="preserve"> </w:t>
      </w:r>
      <w:bookmarkStart w:id="3998" w:name="_Toc349042686"/>
      <w:bookmarkStart w:id="3999" w:name="_Toc362453194"/>
      <w:r w:rsidR="002E7DD4" w:rsidRPr="005223F4">
        <w:t xml:space="preserve">Property </w:t>
      </w:r>
      <w:r w:rsidR="00740B3D" w:rsidRPr="005223F4">
        <w:t>Scoping Rules</w:t>
      </w:r>
      <w:bookmarkEnd w:id="3956"/>
      <w:bookmarkEnd w:id="3957"/>
      <w:bookmarkEnd w:id="3958"/>
      <w:bookmarkEnd w:id="3994"/>
      <w:bookmarkEnd w:id="3995"/>
      <w:bookmarkEnd w:id="3996"/>
      <w:bookmarkEnd w:id="3997"/>
      <w:bookmarkEnd w:id="3998"/>
      <w:bookmarkEnd w:id="3999"/>
    </w:p>
    <w:p w14:paraId="6C289180" w14:textId="77777777" w:rsidR="00603EA4" w:rsidRPr="005223F4" w:rsidRDefault="00603EA4" w:rsidP="00603EA4">
      <w:r w:rsidRPr="005223F4">
        <w:t>This section describes the rules that govern the scope over which DFDL representation properties apply</w:t>
      </w:r>
    </w:p>
    <w:p w14:paraId="6B62C958" w14:textId="4AF8ABDB" w:rsidR="00603EA4" w:rsidRPr="005223F4" w:rsidRDefault="00603EA4" w:rsidP="00603EA4">
      <w:r w:rsidRPr="005223F4">
        <w:t>The scope of the representational properties on each of the component format annotations is give</w:t>
      </w:r>
      <w:ins w:id="4000" w:author="mbeckerle" w:date="2013-01-28T09:57:00Z">
        <w:r w:rsidR="00420504">
          <w:t>n</w:t>
        </w:r>
      </w:ins>
      <w:r w:rsidRPr="005223F4">
        <w:t xml:space="preserve"> in </w:t>
      </w:r>
      <w:r w:rsidRPr="005223F4">
        <w:fldChar w:fldCharType="begin"/>
      </w:r>
      <w:r w:rsidRPr="005223F4">
        <w:instrText xml:space="preserve"> REF _Ref243814390 \h </w:instrText>
      </w:r>
      <w:r w:rsidRPr="005223F4">
        <w:fldChar w:fldCharType="separate"/>
      </w:r>
      <w:ins w:id="4001" w:author="mbeckerle" w:date="2013-07-10T14:54:00Z">
        <w:r w:rsidR="008B68D7" w:rsidRPr="005223F4">
          <w:rPr>
            <w:b/>
            <w:bCs/>
          </w:rPr>
          <w:t xml:space="preserve">Table </w:t>
        </w:r>
        <w:r w:rsidR="008B68D7">
          <w:rPr>
            <w:b/>
            <w:bCs/>
            <w:noProof/>
          </w:rPr>
          <w:t>12</w:t>
        </w:r>
        <w:r w:rsidR="008B68D7" w:rsidRPr="005223F4">
          <w:rPr>
            <w:b/>
            <w:bCs/>
          </w:rPr>
          <w:t xml:space="preserve"> DFDL annotation scoping</w:t>
        </w:r>
      </w:ins>
      <w:del w:id="4002" w:author="mbeckerle" w:date="2013-07-10T14:51:00Z">
        <w:r w:rsidR="00D04199" w:rsidRPr="005223F4" w:rsidDel="00D9274F">
          <w:rPr>
            <w:b/>
            <w:bCs/>
          </w:rPr>
          <w:delText xml:space="preserve">Table </w:delText>
        </w:r>
        <w:r w:rsidR="00D04199" w:rsidDel="00D9274F">
          <w:rPr>
            <w:b/>
            <w:bCs/>
            <w:noProof/>
          </w:rPr>
          <w:delText>12</w:delText>
        </w:r>
        <w:r w:rsidR="00D04199" w:rsidRPr="005223F4" w:rsidDel="00D9274F">
          <w:rPr>
            <w:b/>
            <w:bCs/>
          </w:rPr>
          <w:delText xml:space="preserve"> DFDL annotation scoping</w:delText>
        </w:r>
      </w:del>
      <w:r w:rsidRPr="005223F4">
        <w:fldChar w:fldCharType="end"/>
      </w:r>
    </w:p>
    <w:p w14:paraId="47D319E6" w14:textId="488FB9F3" w:rsidR="004A686E" w:rsidRPr="005223F4" w:rsidDel="00041028" w:rsidRDefault="004A686E" w:rsidP="00603EA4">
      <w:pPr>
        <w:rPr>
          <w:del w:id="4003" w:author="mbeckerle" w:date="2012-04-22T21:53:00Z"/>
        </w:rPr>
      </w:pPr>
    </w:p>
    <w:tbl>
      <w:tblPr>
        <w:tblW w:w="89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28"/>
        <w:gridCol w:w="6300"/>
      </w:tblGrid>
      <w:tr w:rsidR="00603EA4" w:rsidRPr="005223F4" w14:paraId="5FE0058B" w14:textId="77777777" w:rsidTr="00240AC5">
        <w:tc>
          <w:tcPr>
            <w:tcW w:w="2628" w:type="dxa"/>
            <w:shd w:val="clear" w:color="auto" w:fill="F3F3F3"/>
          </w:tcPr>
          <w:p w14:paraId="089559CF" w14:textId="77777777" w:rsidR="00603EA4" w:rsidRPr="005E3B09" w:rsidRDefault="00603EA4" w:rsidP="00603EA4">
            <w:pPr>
              <w:rPr>
                <w:b/>
                <w:bCs/>
                <w:iCs/>
              </w:rPr>
            </w:pPr>
            <w:r w:rsidRPr="00275A32">
              <w:rPr>
                <w:b/>
                <w:bCs/>
                <w:iCs/>
              </w:rPr>
              <w:t>Ann</w:t>
            </w:r>
            <w:r w:rsidRPr="005E3B09">
              <w:rPr>
                <w:b/>
                <w:bCs/>
                <w:iCs/>
              </w:rPr>
              <w:t>otation Point</w:t>
            </w:r>
          </w:p>
        </w:tc>
        <w:tc>
          <w:tcPr>
            <w:tcW w:w="6300" w:type="dxa"/>
            <w:shd w:val="clear" w:color="auto" w:fill="F3F3F3"/>
          </w:tcPr>
          <w:p w14:paraId="64A31817" w14:textId="77777777" w:rsidR="00603EA4" w:rsidRPr="00F81703" w:rsidRDefault="00603EA4" w:rsidP="00603EA4">
            <w:pPr>
              <w:rPr>
                <w:b/>
                <w:bCs/>
                <w:iCs/>
              </w:rPr>
            </w:pPr>
            <w:r w:rsidRPr="00F81703">
              <w:rPr>
                <w:b/>
                <w:bCs/>
                <w:iCs/>
              </w:rPr>
              <w:t>Property Scope</w:t>
            </w:r>
          </w:p>
        </w:tc>
      </w:tr>
      <w:tr w:rsidR="00603EA4" w:rsidRPr="005223F4" w14:paraId="4168043A" w14:textId="77777777" w:rsidTr="00240AC5">
        <w:tc>
          <w:tcPr>
            <w:tcW w:w="2628" w:type="dxa"/>
            <w:shd w:val="clear" w:color="auto" w:fill="auto"/>
          </w:tcPr>
          <w:p w14:paraId="30418182" w14:textId="77777777" w:rsidR="00603EA4" w:rsidRPr="005223F4" w:rsidRDefault="00603EA4" w:rsidP="00603EA4">
            <w:r w:rsidRPr="005223F4">
              <w:t>Schema declaration</w:t>
            </w:r>
          </w:p>
        </w:tc>
        <w:tc>
          <w:tcPr>
            <w:tcW w:w="6300" w:type="dxa"/>
            <w:shd w:val="clear" w:color="auto" w:fill="auto"/>
          </w:tcPr>
          <w:p w14:paraId="5C12342A" w14:textId="613A3676" w:rsidR="00603EA4" w:rsidRPr="005223F4" w:rsidDel="00550C20" w:rsidRDefault="00603EA4" w:rsidP="00603EA4">
            <w:r w:rsidRPr="005223F4">
              <w:t xml:space="preserve">dfdl:format representation properties apply </w:t>
            </w:r>
            <w:r w:rsidRPr="00240AC5">
              <w:rPr>
                <w:i/>
              </w:rPr>
              <w:t>lexically</w:t>
            </w:r>
            <w:r w:rsidRPr="005223F4">
              <w:t xml:space="preserve"> </w:t>
            </w:r>
            <w:ins w:id="4004" w:author="mbeckerle" w:date="2013-01-28T11:25:00Z">
              <w:r w:rsidR="00C8496E">
                <w:t xml:space="preserve">as default properties </w:t>
              </w:r>
            </w:ins>
            <w:r w:rsidRPr="005223F4">
              <w:t xml:space="preserve">over all components in the schema </w:t>
            </w:r>
          </w:p>
        </w:tc>
      </w:tr>
      <w:tr w:rsidR="00603EA4" w:rsidRPr="005223F4" w14:paraId="398B93E9" w14:textId="77777777" w:rsidTr="00240AC5">
        <w:tc>
          <w:tcPr>
            <w:tcW w:w="2628" w:type="dxa"/>
            <w:shd w:val="clear" w:color="auto" w:fill="auto"/>
          </w:tcPr>
          <w:p w14:paraId="4E76FE29" w14:textId="77777777" w:rsidR="00603EA4" w:rsidRPr="005223F4" w:rsidRDefault="00603EA4" w:rsidP="00603EA4">
            <w:r w:rsidRPr="005223F4">
              <w:t>Element declaration</w:t>
            </w:r>
          </w:p>
        </w:tc>
        <w:tc>
          <w:tcPr>
            <w:tcW w:w="6300" w:type="dxa"/>
            <w:shd w:val="clear" w:color="auto" w:fill="auto"/>
          </w:tcPr>
          <w:p w14:paraId="4601439C" w14:textId="77777777" w:rsidR="00603EA4" w:rsidRPr="005223F4" w:rsidRDefault="00603EA4" w:rsidP="00603EA4">
            <w:r w:rsidRPr="005223F4">
              <w:t xml:space="preserve">dfdl:element properties apply locally </w:t>
            </w:r>
          </w:p>
        </w:tc>
      </w:tr>
      <w:tr w:rsidR="00603EA4" w:rsidRPr="005223F4" w14:paraId="7C1871A5" w14:textId="77777777" w:rsidTr="00240AC5">
        <w:tc>
          <w:tcPr>
            <w:tcW w:w="2628" w:type="dxa"/>
            <w:shd w:val="clear" w:color="auto" w:fill="auto"/>
          </w:tcPr>
          <w:p w14:paraId="3AB61C20" w14:textId="77777777" w:rsidR="00603EA4" w:rsidRPr="005223F4" w:rsidRDefault="00603EA4" w:rsidP="00603EA4">
            <w:r w:rsidRPr="005223F4">
              <w:t>Element reference</w:t>
            </w:r>
          </w:p>
        </w:tc>
        <w:tc>
          <w:tcPr>
            <w:tcW w:w="6300" w:type="dxa"/>
            <w:shd w:val="clear" w:color="auto" w:fill="auto"/>
          </w:tcPr>
          <w:p w14:paraId="7761C03A" w14:textId="77777777" w:rsidR="00603EA4" w:rsidRPr="005223F4" w:rsidRDefault="00603EA4" w:rsidP="00603EA4">
            <w:r w:rsidRPr="005223F4">
              <w:t>dfdl:element properties apply locally</w:t>
            </w:r>
          </w:p>
        </w:tc>
      </w:tr>
      <w:tr w:rsidR="00603EA4" w:rsidRPr="005223F4" w14:paraId="105892DB" w14:textId="77777777" w:rsidTr="00240AC5">
        <w:tc>
          <w:tcPr>
            <w:tcW w:w="2628" w:type="dxa"/>
            <w:shd w:val="clear" w:color="auto" w:fill="auto"/>
          </w:tcPr>
          <w:p w14:paraId="50CCBB74" w14:textId="77777777" w:rsidR="00603EA4" w:rsidRPr="005223F4" w:rsidRDefault="00603EA4" w:rsidP="00603EA4">
            <w:r w:rsidRPr="005223F4">
              <w:t>Simple type definition</w:t>
            </w:r>
          </w:p>
        </w:tc>
        <w:tc>
          <w:tcPr>
            <w:tcW w:w="6300" w:type="dxa"/>
            <w:shd w:val="clear" w:color="auto" w:fill="auto"/>
          </w:tcPr>
          <w:p w14:paraId="59403C5D" w14:textId="77777777" w:rsidR="00603EA4" w:rsidRPr="005223F4" w:rsidRDefault="00603EA4" w:rsidP="00603EA4">
            <w:r w:rsidRPr="005223F4">
              <w:t>dfdl:simpleType properties apply locally</w:t>
            </w:r>
          </w:p>
        </w:tc>
      </w:tr>
      <w:tr w:rsidR="00603EA4" w:rsidRPr="005223F4" w14:paraId="35A59039" w14:textId="77777777" w:rsidTr="00240AC5">
        <w:tc>
          <w:tcPr>
            <w:tcW w:w="2628" w:type="dxa"/>
            <w:shd w:val="clear" w:color="auto" w:fill="auto"/>
          </w:tcPr>
          <w:p w14:paraId="31069195" w14:textId="77777777" w:rsidR="00603EA4" w:rsidRPr="005223F4" w:rsidRDefault="00603EA4" w:rsidP="00603EA4">
            <w:r w:rsidRPr="005223F4">
              <w:t xml:space="preserve">Sequence </w:t>
            </w:r>
          </w:p>
        </w:tc>
        <w:tc>
          <w:tcPr>
            <w:tcW w:w="6300" w:type="dxa"/>
            <w:shd w:val="clear" w:color="auto" w:fill="auto"/>
          </w:tcPr>
          <w:p w14:paraId="640BD98B" w14:textId="77777777" w:rsidR="00603EA4" w:rsidRPr="005223F4" w:rsidRDefault="00603EA4" w:rsidP="00603EA4">
            <w:r w:rsidRPr="005223F4">
              <w:t>dfdl:sequence properties apply locally</w:t>
            </w:r>
          </w:p>
        </w:tc>
      </w:tr>
      <w:tr w:rsidR="00603EA4" w:rsidRPr="005223F4" w14:paraId="302BDF28" w14:textId="77777777" w:rsidTr="00240AC5">
        <w:tc>
          <w:tcPr>
            <w:tcW w:w="2628" w:type="dxa"/>
            <w:shd w:val="clear" w:color="auto" w:fill="auto"/>
          </w:tcPr>
          <w:p w14:paraId="2B9AB5AC" w14:textId="77777777" w:rsidR="00603EA4" w:rsidRPr="005223F4" w:rsidRDefault="00603EA4" w:rsidP="00603EA4">
            <w:r w:rsidRPr="005223F4">
              <w:t xml:space="preserve">Choice </w:t>
            </w:r>
          </w:p>
        </w:tc>
        <w:tc>
          <w:tcPr>
            <w:tcW w:w="6300" w:type="dxa"/>
            <w:shd w:val="clear" w:color="auto" w:fill="auto"/>
          </w:tcPr>
          <w:p w14:paraId="69384E97" w14:textId="77777777" w:rsidR="00603EA4" w:rsidRPr="005223F4" w:rsidRDefault="00603EA4" w:rsidP="00603EA4">
            <w:r w:rsidRPr="005223F4">
              <w:t>dfdl:choice properties apply locally</w:t>
            </w:r>
          </w:p>
        </w:tc>
      </w:tr>
      <w:tr w:rsidR="00603EA4" w:rsidRPr="005223F4" w14:paraId="5951D636" w14:textId="77777777" w:rsidTr="00240AC5">
        <w:tc>
          <w:tcPr>
            <w:tcW w:w="2628" w:type="dxa"/>
            <w:shd w:val="clear" w:color="auto" w:fill="auto"/>
          </w:tcPr>
          <w:p w14:paraId="1E1CD561" w14:textId="77777777" w:rsidR="00603EA4" w:rsidRPr="005223F4" w:rsidRDefault="00603EA4" w:rsidP="00603EA4">
            <w:r w:rsidRPr="005223F4">
              <w:t>Group reference</w:t>
            </w:r>
          </w:p>
        </w:tc>
        <w:tc>
          <w:tcPr>
            <w:tcW w:w="6300" w:type="dxa"/>
            <w:shd w:val="clear" w:color="auto" w:fill="auto"/>
          </w:tcPr>
          <w:p w14:paraId="5332A787" w14:textId="77777777" w:rsidR="00603EA4" w:rsidRPr="005223F4" w:rsidRDefault="00603EA4" w:rsidP="00603EA4">
            <w:r w:rsidRPr="005223F4">
              <w:t>dfdl:group properties apply locally</w:t>
            </w:r>
          </w:p>
        </w:tc>
      </w:tr>
    </w:tbl>
    <w:p w14:paraId="3393AC3C" w14:textId="77777777" w:rsidR="00603EA4" w:rsidRPr="005223F4" w:rsidRDefault="00603EA4" w:rsidP="00603EA4">
      <w:pPr>
        <w:rPr>
          <w:b/>
          <w:bCs/>
        </w:rPr>
      </w:pPr>
      <w:bookmarkStart w:id="4005" w:name="_Ref243814390"/>
      <w:r w:rsidRPr="005223F4">
        <w:rPr>
          <w:b/>
          <w:bCs/>
        </w:rPr>
        <w:t xml:space="preserve">Table </w:t>
      </w:r>
      <w:r w:rsidRPr="005223F4">
        <w:rPr>
          <w:b/>
          <w:bCs/>
        </w:rPr>
        <w:fldChar w:fldCharType="begin"/>
      </w:r>
      <w:r w:rsidRPr="005223F4">
        <w:rPr>
          <w:b/>
          <w:bCs/>
        </w:rPr>
        <w:instrText xml:space="preserve"> SEQ Table \* ARABIC </w:instrText>
      </w:r>
      <w:r w:rsidRPr="005223F4">
        <w:rPr>
          <w:b/>
          <w:bCs/>
        </w:rPr>
        <w:fldChar w:fldCharType="separate"/>
      </w:r>
      <w:r w:rsidR="007B2211">
        <w:rPr>
          <w:b/>
          <w:bCs/>
          <w:noProof/>
        </w:rPr>
        <w:t>12</w:t>
      </w:r>
      <w:r w:rsidRPr="005223F4">
        <w:fldChar w:fldCharType="end"/>
      </w:r>
      <w:r w:rsidRPr="005223F4">
        <w:rPr>
          <w:b/>
          <w:bCs/>
        </w:rPr>
        <w:t xml:space="preserve"> DFDL annotation scoping</w:t>
      </w:r>
      <w:bookmarkEnd w:id="4005"/>
    </w:p>
    <w:p w14:paraId="434352BD" w14:textId="4CDD74D8" w:rsidR="004A686E" w:rsidRPr="005223F4" w:rsidDel="00041028" w:rsidRDefault="004A686E" w:rsidP="00603EA4">
      <w:pPr>
        <w:rPr>
          <w:del w:id="4006" w:author="mbeckerle" w:date="2012-04-22T21:53:00Z"/>
          <w:b/>
          <w:bCs/>
        </w:rPr>
      </w:pPr>
    </w:p>
    <w:p w14:paraId="08C9E771" w14:textId="0DD10477" w:rsidR="00603EA4" w:rsidRPr="005223F4" w:rsidRDefault="00603EA4" w:rsidP="00603EA4">
      <w:r w:rsidRPr="005223F4">
        <w:t xml:space="preserve">Note: This table lists DFDL annotations on schema components. DFDL annotations can also be placed on other DFDL annotations, such as a dfdl:format </w:t>
      </w:r>
      <w:del w:id="4007" w:author="mbeckerle" w:date="2013-01-28T11:26:00Z">
        <w:r w:rsidRPr="005223F4" w:rsidDel="00C8496E">
          <w:delText xml:space="preserve">on </w:delText>
        </w:r>
      </w:del>
      <w:ins w:id="4008" w:author="mbeckerle" w:date="2013-01-28T11:26:00Z">
        <w:r w:rsidR="00C8496E">
          <w:t>within</w:t>
        </w:r>
        <w:r w:rsidR="00C8496E" w:rsidRPr="005223F4">
          <w:t xml:space="preserve"> </w:t>
        </w:r>
      </w:ins>
      <w:r w:rsidRPr="005223F4">
        <w:t xml:space="preserve">a dfdl:defineFormat, to provide a named reusable </w:t>
      </w:r>
      <w:del w:id="4009" w:author="mbeckerle" w:date="2013-01-28T11:26:00Z">
        <w:r w:rsidRPr="005223F4" w:rsidDel="00C8496E">
          <w:delText>resource</w:delText>
        </w:r>
      </w:del>
      <w:ins w:id="4010" w:author="mbeckerle" w:date="2013-01-28T11:26:00Z">
        <w:r w:rsidR="00C8496E">
          <w:t>format definition</w:t>
        </w:r>
      </w:ins>
      <w:r w:rsidR="00A01D45" w:rsidRPr="005223F4">
        <w:t>.</w:t>
      </w:r>
      <w:r w:rsidRPr="005223F4">
        <w:t xml:space="preserve"> In this case the annotation applies only where the named </w:t>
      </w:r>
      <w:r w:rsidR="003D3FB9" w:rsidRPr="005223F4">
        <w:t>format</w:t>
      </w:r>
      <w:r w:rsidRPr="005223F4">
        <w:t xml:space="preserve"> is referenced.</w:t>
      </w:r>
      <w:del w:id="4011" w:author="mbeckerle" w:date="2013-01-28T09:57:00Z">
        <w:r w:rsidRPr="005223F4" w:rsidDel="00420504">
          <w:delText xml:space="preserve">   </w:delText>
        </w:r>
      </w:del>
    </w:p>
    <w:p w14:paraId="44C0982B" w14:textId="77777777" w:rsidR="00603EA4" w:rsidRPr="005223F4" w:rsidRDefault="00603EA4" w:rsidP="00603EA4">
      <w:r w:rsidRPr="005223F4">
        <w:t>DFDL representation properties explicitly defined on annotations</w:t>
      </w:r>
      <w:r w:rsidR="00324EB5" w:rsidRPr="005223F4">
        <w:t>,</w:t>
      </w:r>
      <w:r w:rsidRPr="005223F4">
        <w:t xml:space="preserve"> other than a dfdl:format on an xs:schema declaration</w:t>
      </w:r>
      <w:r w:rsidR="00324EB5" w:rsidRPr="005223F4">
        <w:t>,</w:t>
      </w:r>
      <w:r w:rsidRPr="005223F4">
        <w:t xml:space="preserve"> apply locally to that component only. The explicitly defined properties are the combination of any defined locally on the annotation and any defined on the dfdl:defineFormat annotation reference</w:t>
      </w:r>
      <w:r w:rsidR="007A6062" w:rsidRPr="005223F4">
        <w:t>d</w:t>
      </w:r>
      <w:r w:rsidRPr="005223F4">
        <w:t xml:space="preserve"> by a local dfdl:ref property. When a property is defined both locally and on the dfdl:defineFormat, the locally defined property takes precedence. </w:t>
      </w:r>
    </w:p>
    <w:p w14:paraId="2B9A735A" w14:textId="77777777" w:rsidR="00603EA4" w:rsidRPr="005223F4" w:rsidRDefault="00603EA4" w:rsidP="00603EA4">
      <w:r w:rsidRPr="005223F4">
        <w:t xml:space="preserve">The dfdl:format annotation on the top level xs:schema declaration provides defaults for the </w:t>
      </w:r>
      <w:r w:rsidR="00930011" w:rsidRPr="005223F4">
        <w:t xml:space="preserve">DFDL </w:t>
      </w:r>
      <w:r w:rsidRPr="005223F4">
        <w:t>representation properties at every DFDL-annotatable component contained in the schema document. They do not apply to any components in any included or imported schema document (these may have their own defaults)</w:t>
      </w:r>
      <w:r w:rsidR="001C2F0F" w:rsidRPr="005223F4">
        <w:t>.</w:t>
      </w:r>
    </w:p>
    <w:p w14:paraId="5F481358" w14:textId="66D86CF1" w:rsidR="001E19DD" w:rsidRPr="005223F4" w:rsidDel="00041028" w:rsidRDefault="001E19DD">
      <w:pPr>
        <w:pStyle w:val="Heading2"/>
        <w:rPr>
          <w:del w:id="4012" w:author="mbeckerle" w:date="2012-04-22T21:53:00Z"/>
        </w:rPr>
        <w:pPrChange w:id="4013" w:author="mbeckerle" w:date="2013-01-20T17:05:00Z">
          <w:pPr/>
        </w:pPrChange>
      </w:pPr>
      <w:bookmarkStart w:id="4014" w:name="_Toc322911593"/>
      <w:bookmarkStart w:id="4015" w:name="_Toc322912132"/>
      <w:bookmarkStart w:id="4016" w:name="_Toc329092982"/>
      <w:bookmarkStart w:id="4017" w:name="_Toc332701495"/>
      <w:bookmarkStart w:id="4018" w:name="_Toc332701802"/>
      <w:bookmarkStart w:id="4019" w:name="_Toc332711596"/>
      <w:bookmarkStart w:id="4020" w:name="_Toc332711904"/>
      <w:bookmarkStart w:id="4021" w:name="_Toc332712206"/>
      <w:bookmarkStart w:id="4022" w:name="_Toc332724122"/>
      <w:bookmarkStart w:id="4023" w:name="_Toc332724422"/>
      <w:bookmarkStart w:id="4024" w:name="_Toc341102718"/>
      <w:bookmarkStart w:id="4025" w:name="_Toc347241450"/>
      <w:bookmarkStart w:id="4026" w:name="_Toc347744643"/>
      <w:bookmarkStart w:id="4027" w:name="_Toc348984426"/>
      <w:bookmarkStart w:id="4028" w:name="_Toc348984731"/>
      <w:bookmarkStart w:id="4029" w:name="_Toc349037894"/>
      <w:bookmarkStart w:id="4030" w:name="_Toc349038199"/>
      <w:bookmarkStart w:id="4031" w:name="_Toc349042687"/>
      <w:bookmarkStart w:id="4032" w:name="_Toc349642110"/>
      <w:bookmarkStart w:id="4033" w:name="_Toc351912678"/>
      <w:bookmarkStart w:id="4034" w:name="_Toc351914700"/>
      <w:bookmarkStart w:id="4035" w:name="_Toc351915134"/>
      <w:bookmarkStart w:id="4036" w:name="_Toc361231173"/>
      <w:bookmarkStart w:id="4037" w:name="_Toc361231699"/>
      <w:bookmarkStart w:id="4038" w:name="_Toc362444997"/>
      <w:bookmarkStart w:id="4039" w:name="_Toc362451748"/>
      <w:bookmarkStart w:id="4040" w:name="_Toc362452297"/>
      <w:bookmarkStart w:id="4041" w:name="_Toc362452843"/>
      <w:bookmarkStart w:id="4042" w:name="_Toc362453195"/>
      <w:bookmarkEnd w:id="4014"/>
      <w:bookmarkEnd w:id="4015"/>
      <w:bookmarkEnd w:id="4016"/>
      <w:bookmarkEnd w:id="4017"/>
      <w:bookmarkEnd w:id="4018"/>
      <w:bookmarkEnd w:id="4019"/>
      <w:bookmarkEnd w:id="4020"/>
      <w:bookmarkEnd w:id="4021"/>
      <w:bookmarkEnd w:id="4022"/>
      <w:bookmarkEnd w:id="4023"/>
      <w:bookmarkEnd w:id="4024"/>
      <w:bookmarkEnd w:id="4025"/>
      <w:bookmarkEnd w:id="4026"/>
      <w:bookmarkEnd w:id="4027"/>
      <w:bookmarkEnd w:id="4028"/>
      <w:bookmarkEnd w:id="4029"/>
      <w:bookmarkEnd w:id="4030"/>
      <w:bookmarkEnd w:id="4031"/>
      <w:bookmarkEnd w:id="4032"/>
      <w:bookmarkEnd w:id="4033"/>
      <w:bookmarkEnd w:id="4034"/>
      <w:bookmarkEnd w:id="4035"/>
      <w:bookmarkEnd w:id="4036"/>
      <w:bookmarkEnd w:id="4037"/>
      <w:bookmarkEnd w:id="4038"/>
      <w:bookmarkEnd w:id="4039"/>
      <w:bookmarkEnd w:id="4040"/>
      <w:bookmarkEnd w:id="4041"/>
      <w:bookmarkEnd w:id="4042"/>
    </w:p>
    <w:p w14:paraId="6B1AF407" w14:textId="77777777" w:rsidR="00603EA4" w:rsidRPr="005223F4" w:rsidRDefault="00603EA4" w:rsidP="006E4FE8">
      <w:pPr>
        <w:pStyle w:val="Heading2"/>
      </w:pPr>
      <w:bookmarkStart w:id="4043" w:name="_Ref247448493"/>
      <w:bookmarkStart w:id="4044" w:name="_Toc349042688"/>
      <w:bookmarkStart w:id="4045" w:name="_Toc362453196"/>
      <w:bookmarkStart w:id="4046" w:name="_Toc124764819"/>
      <w:bookmarkStart w:id="4047" w:name="_Toc177399072"/>
      <w:bookmarkStart w:id="4048" w:name="_Toc175057359"/>
      <w:bookmarkStart w:id="4049" w:name="_Toc199516298"/>
      <w:bookmarkStart w:id="4050" w:name="_Toc194983962"/>
      <w:bookmarkStart w:id="4051" w:name="_Ref215569784"/>
      <w:bookmarkStart w:id="4052" w:name="_Ref215569794"/>
      <w:bookmarkStart w:id="4053" w:name="_Ref215569885"/>
      <w:bookmarkEnd w:id="3959"/>
      <w:r w:rsidRPr="005223F4">
        <w:t>Providing Defaults for DFDL properties</w:t>
      </w:r>
      <w:bookmarkEnd w:id="4043"/>
      <w:bookmarkEnd w:id="4044"/>
      <w:bookmarkEnd w:id="4045"/>
    </w:p>
    <w:p w14:paraId="0410A150" w14:textId="54B7846C" w:rsidR="00104F5C" w:rsidRDefault="00603EA4" w:rsidP="00104F5C">
      <w:r w:rsidRPr="005223F4">
        <w:t xml:space="preserve">A dfdl:format annotation on the top level xs:schema declaration may provide defaults for some or all the </w:t>
      </w:r>
      <w:r w:rsidR="00930011" w:rsidRPr="005223F4">
        <w:t xml:space="preserve">DFDL </w:t>
      </w:r>
      <w:ins w:id="4054" w:author="mbeckerle" w:date="2013-07-24T15:50:00Z">
        <w:r w:rsidR="00055A36">
          <w:t xml:space="preserve">representation </w:t>
        </w:r>
      </w:ins>
      <w:del w:id="4055" w:author="mbeckerle" w:date="2013-07-24T15:49:00Z">
        <w:r w:rsidRPr="005223F4" w:rsidDel="00055A36">
          <w:delText xml:space="preserve">representation </w:delText>
        </w:r>
      </w:del>
      <w:r w:rsidRPr="005223F4">
        <w:t>properties at every annotation point within the schema document.</w:t>
      </w:r>
      <w:r w:rsidR="009A1EF9">
        <w:t xml:space="preserve"> The default properties may be specifi</w:t>
      </w:r>
      <w:r w:rsidR="00104F5C">
        <w:t>ed in</w:t>
      </w:r>
      <w:del w:id="4056" w:author="mbeckerle" w:date="2013-01-28T09:59:00Z">
        <w:r w:rsidR="00104F5C" w:rsidDel="00420504">
          <w:delText xml:space="preserve"> short,</w:delText>
        </w:r>
      </w:del>
      <w:r w:rsidR="00104F5C">
        <w:t xml:space="preserve"> attribute or element form.</w:t>
      </w:r>
      <w:ins w:id="4057" w:author="mbeckerle" w:date="2013-01-28T09:59:00Z">
        <w:r w:rsidR="00420504">
          <w:t xml:space="preserve"> (Short form is not allowed on the xs:schema element.)</w:t>
        </w:r>
      </w:ins>
      <w:r w:rsidR="00104F5C">
        <w:t xml:space="preserve"> </w:t>
      </w:r>
    </w:p>
    <w:p w14:paraId="0D093BC7" w14:textId="77777777" w:rsidR="00603EA4" w:rsidRPr="005223F4" w:rsidRDefault="00603EA4" w:rsidP="00104F5C">
      <w:r w:rsidRPr="005223F4">
        <w:t>The dfdl:ref propert</w:t>
      </w:r>
      <w:r w:rsidR="00377AFF" w:rsidRPr="005223F4">
        <w:t>y</w:t>
      </w:r>
      <w:r w:rsidRPr="005223F4">
        <w:t xml:space="preserve"> </w:t>
      </w:r>
      <w:r w:rsidR="00377AFF" w:rsidRPr="005223F4">
        <w:t>is</w:t>
      </w:r>
      <w:r w:rsidRPr="005223F4">
        <w:t xml:space="preserve"> not</w:t>
      </w:r>
      <w:r w:rsidR="00377AFF" w:rsidRPr="005223F4">
        <w:t xml:space="preserve"> a</w:t>
      </w:r>
      <w:r w:rsidRPr="005223F4">
        <w:t xml:space="preserve"> representation </w:t>
      </w:r>
      <w:r w:rsidR="00C953CC" w:rsidRPr="005223F4">
        <w:t>property</w:t>
      </w:r>
      <w:r w:rsidRPr="005223F4">
        <w:t xml:space="preserve"> so no default can be set.</w:t>
      </w:r>
    </w:p>
    <w:p w14:paraId="3647003C" w14:textId="77777777" w:rsidR="00603EA4" w:rsidRPr="005223F4" w:rsidRDefault="00C02CFA" w:rsidP="007E748B">
      <w:r w:rsidRPr="005223F4">
        <w:t xml:space="preserve">The dfdl:escapeSchemeRef </w:t>
      </w:r>
      <w:r w:rsidRPr="005223F4">
        <w:rPr>
          <w:szCs w:val="18"/>
        </w:rPr>
        <w:t>propert</w:t>
      </w:r>
      <w:r w:rsidR="007E748B" w:rsidRPr="005223F4">
        <w:rPr>
          <w:szCs w:val="18"/>
        </w:rPr>
        <w:t>y</w:t>
      </w:r>
      <w:r w:rsidRPr="005223F4">
        <w:rPr>
          <w:szCs w:val="18"/>
        </w:rPr>
        <w:t xml:space="preserve"> provide</w:t>
      </w:r>
      <w:r w:rsidR="007E748B" w:rsidRPr="005223F4">
        <w:rPr>
          <w:szCs w:val="18"/>
        </w:rPr>
        <w:t>s</w:t>
      </w:r>
      <w:r w:rsidRPr="005223F4">
        <w:rPr>
          <w:szCs w:val="18"/>
        </w:rPr>
        <w:t xml:space="preserve"> a default reference to a dfdl:defineEscapeScheme</w:t>
      </w:r>
      <w:r w:rsidR="007E748B" w:rsidRPr="005223F4">
        <w:rPr>
          <w:szCs w:val="18"/>
        </w:rPr>
        <w:t>,</w:t>
      </w:r>
      <w:r w:rsidRPr="005223F4">
        <w:rPr>
          <w:szCs w:val="18"/>
        </w:rPr>
        <w:t xml:space="preserve"> </w:t>
      </w:r>
      <w:r w:rsidR="007E748B" w:rsidRPr="005223F4">
        <w:rPr>
          <w:szCs w:val="18"/>
        </w:rPr>
        <w:t>t</w:t>
      </w:r>
      <w:r w:rsidR="00603EA4" w:rsidRPr="005223F4">
        <w:rPr>
          <w:szCs w:val="18"/>
        </w:rPr>
        <w:t>he properties of dfdl:</w:t>
      </w:r>
      <w:r w:rsidR="00603EA4" w:rsidRPr="005223F4">
        <w:t>escapeScheme</w:t>
      </w:r>
      <w:r w:rsidR="00603EA4" w:rsidRPr="005223F4">
        <w:rPr>
          <w:szCs w:val="18"/>
        </w:rPr>
        <w:t xml:space="preserve"> are not defaulted individually.</w:t>
      </w:r>
    </w:p>
    <w:p w14:paraId="5CE0C773" w14:textId="7AE7F0D1" w:rsidR="00603EA4" w:rsidRPr="005223F4" w:rsidRDefault="00603EA4" w:rsidP="00603EA4">
      <w:r w:rsidRPr="005223F4">
        <w:t xml:space="preserve">DFDL representation properties defined explicitly on a component apply only to that component and override the default value of that property provided by </w:t>
      </w:r>
      <w:r w:rsidR="001E4505" w:rsidRPr="005223F4">
        <w:t>a</w:t>
      </w:r>
      <w:ins w:id="4058" w:author="mbeckerle" w:date="2013-01-28T13:54:00Z">
        <w:r w:rsidR="00304A7C">
          <w:t xml:space="preserve"> default format specified by an </w:t>
        </w:r>
      </w:ins>
      <w:del w:id="4059" w:author="mbeckerle" w:date="2013-01-28T13:54:00Z">
        <w:r w:rsidR="001E4505" w:rsidRPr="005223F4" w:rsidDel="00304A7C">
          <w:delText>n</w:delText>
        </w:r>
        <w:r w:rsidRPr="005223F4" w:rsidDel="00304A7C">
          <w:delText xml:space="preserve"> </w:delText>
        </w:r>
      </w:del>
      <w:r w:rsidRPr="005223F4">
        <w:t xml:space="preserve">xs:schema dfdl:format annotation. </w:t>
      </w:r>
    </w:p>
    <w:p w14:paraId="365075D2" w14:textId="028F508C" w:rsidR="00603EA4" w:rsidRPr="005223F4" w:rsidRDefault="00603EA4" w:rsidP="00603EA4">
      <w:r w:rsidRPr="005223F4">
        <w:t xml:space="preserve">The example below demonstrates the overriding of </w:t>
      </w:r>
      <w:del w:id="4060" w:author="mbeckerle" w:date="2013-07-24T15:51:00Z">
        <w:r w:rsidRPr="005223F4" w:rsidDel="00055A36">
          <w:delText>a format</w:delText>
        </w:r>
      </w:del>
      <w:ins w:id="4061" w:author="mbeckerle" w:date="2013-07-24T15:51:00Z">
        <w:r w:rsidR="00055A36">
          <w:t>the</w:t>
        </w:r>
      </w:ins>
      <w:r w:rsidRPr="005223F4">
        <w:t xml:space="preserve"> encoding property. The </w:t>
      </w:r>
      <w:ins w:id="4062" w:author="mbeckerle" w:date="2013-07-24T15:51:00Z">
        <w:r w:rsidR="00055A36">
          <w:t xml:space="preserve"> value</w:t>
        </w:r>
      </w:ins>
      <w:r w:rsidRPr="005223F4">
        <w:rPr>
          <w:rStyle w:val="XMLReference"/>
        </w:rPr>
        <w:t>'ASCII'</w:t>
      </w:r>
      <w:r w:rsidRPr="005223F4">
        <w:t xml:space="preserve"> </w:t>
      </w:r>
      <w:del w:id="4063" w:author="mbeckerle" w:date="2013-07-24T15:51:00Z">
        <w:r w:rsidRPr="005223F4" w:rsidDel="00055A36">
          <w:delText xml:space="preserve">dfdl:format encoding </w:delText>
        </w:r>
      </w:del>
      <w:r w:rsidRPr="005223F4">
        <w:t xml:space="preserve">is the default value for the </w:t>
      </w:r>
      <w:r w:rsidRPr="005223F4">
        <w:rPr>
          <w:rStyle w:val="XMLExcerptChar"/>
          <w:lang w:val="en-US"/>
        </w:rPr>
        <w:t>title</w:t>
      </w:r>
      <w:r w:rsidRPr="005223F4">
        <w:t xml:space="preserve"> element, but then it is overridden by the locally defined </w:t>
      </w:r>
      <w:r w:rsidRPr="005223F4">
        <w:rPr>
          <w:rStyle w:val="XMLReference"/>
        </w:rPr>
        <w:t>utf-8</w:t>
      </w:r>
      <w:r w:rsidRPr="005223F4">
        <w:t xml:space="preserve"> </w:t>
      </w:r>
      <w:ins w:id="4064" w:author="mbeckerle" w:date="2013-07-24T15:51:00Z">
        <w:r w:rsidR="00055A36">
          <w:t xml:space="preserve">value for the </w:t>
        </w:r>
      </w:ins>
      <w:del w:id="4065" w:author="mbeckerle" w:date="2013-07-24T15:51:00Z">
        <w:r w:rsidRPr="005223F4" w:rsidDel="00055A36">
          <w:delText xml:space="preserve">format </w:delText>
        </w:r>
      </w:del>
      <w:r w:rsidRPr="005223F4">
        <w:t>encoding</w:t>
      </w:r>
      <w:ins w:id="4066" w:author="mbeckerle" w:date="2013-07-24T15:52:00Z">
        <w:r w:rsidR="00055A36">
          <w:t xml:space="preserve"> property</w:t>
        </w:r>
      </w:ins>
      <w:r w:rsidRPr="005223F4">
        <w:t>, which takes precedence.</w:t>
      </w:r>
    </w:p>
    <w:p w14:paraId="47C4DA79" w14:textId="17D837AA" w:rsidR="00603EA4" w:rsidRPr="005223F4" w:rsidDel="00041028" w:rsidRDefault="00603EA4" w:rsidP="00603EA4">
      <w:pPr>
        <w:rPr>
          <w:del w:id="4067" w:author="mbeckerle" w:date="2012-04-22T21:53:00Z"/>
        </w:rPr>
      </w:pPr>
    </w:p>
    <w:p w14:paraId="65FE1DFC" w14:textId="77777777" w:rsidR="00603EA4" w:rsidRPr="005223F4" w:rsidRDefault="00603EA4" w:rsidP="0039753C">
      <w:pPr>
        <w:pStyle w:val="XMLExcerpt"/>
        <w:pBdr>
          <w:left w:val="dotted" w:sz="4" w:space="3" w:color="auto"/>
        </w:pBdr>
        <w:rPr>
          <w:lang w:val="en-US"/>
        </w:rPr>
      </w:pPr>
      <w:r w:rsidRPr="005223F4">
        <w:rPr>
          <w:lang w:val="en-US"/>
        </w:rPr>
        <w:t>&lt;xs:schema&gt;</w:t>
      </w:r>
    </w:p>
    <w:p w14:paraId="60D13811" w14:textId="77777777" w:rsidR="00603EA4" w:rsidRPr="005223F4" w:rsidRDefault="00603EA4" w:rsidP="0039753C">
      <w:pPr>
        <w:pStyle w:val="XMLExcerpt"/>
        <w:pBdr>
          <w:left w:val="dotted" w:sz="4" w:space="3" w:color="auto"/>
        </w:pBdr>
        <w:rPr>
          <w:lang w:val="en-US"/>
        </w:rPr>
      </w:pPr>
      <w:r w:rsidRPr="005223F4">
        <w:rPr>
          <w:lang w:val="en-US"/>
        </w:rPr>
        <w:t>  </w:t>
      </w:r>
      <w:del w:id="4068" w:author="Steve Hanson" w:date="2012-02-23T11:55:00Z">
        <w:r w:rsidRPr="005223F4" w:rsidDel="0098329B">
          <w:rPr>
            <w:lang w:val="en-US"/>
          </w:rPr>
          <w:delText xml:space="preserve">    </w:delText>
        </w:r>
      </w:del>
      <w:r w:rsidRPr="005223F4">
        <w:rPr>
          <w:lang w:val="en-US"/>
        </w:rPr>
        <w:t>&lt;xs:annotation&gt;</w:t>
      </w:r>
      <w:r w:rsidRPr="005223F4">
        <w:rPr>
          <w:lang w:val="en-US"/>
        </w:rPr>
        <w:br/>
        <w:t>  </w:t>
      </w:r>
      <w:del w:id="4069" w:author="Steve Hanson" w:date="2012-02-23T11:55:00Z">
        <w:r w:rsidRPr="005223F4" w:rsidDel="0098329B">
          <w:rPr>
            <w:lang w:val="en-US"/>
          </w:rPr>
          <w:delText>    </w:delText>
        </w:r>
      </w:del>
      <w:r w:rsidRPr="005223F4">
        <w:rPr>
          <w:lang w:val="en-US"/>
        </w:rPr>
        <w:t>  &lt;xs:appinfo source=”http://www.ogf.org/dfdl/”&gt;</w:t>
      </w:r>
      <w:r w:rsidRPr="005223F4">
        <w:rPr>
          <w:lang w:val="en-US"/>
        </w:rPr>
        <w:br/>
        <w:t>  </w:t>
      </w:r>
      <w:del w:id="4070" w:author="Steve Hanson" w:date="2012-02-23T11:55:00Z">
        <w:r w:rsidRPr="005223F4" w:rsidDel="0098329B">
          <w:rPr>
            <w:lang w:val="en-US"/>
          </w:rPr>
          <w:delText>    </w:delText>
        </w:r>
      </w:del>
      <w:r w:rsidRPr="005223F4">
        <w:rPr>
          <w:lang w:val="en-US"/>
        </w:rPr>
        <w:t>    &lt;dfdl:format</w:t>
      </w:r>
      <w:r w:rsidRPr="005223F4">
        <w:rPr>
          <w:rStyle w:val="XMLExcerptEmphasis"/>
          <w:lang w:val="en-US"/>
        </w:rPr>
        <w:t xml:space="preserve"> encoding="ASCII"</w:t>
      </w:r>
      <w:r w:rsidRPr="005223F4">
        <w:rPr>
          <w:lang w:val="en-US"/>
        </w:rPr>
        <w:t xml:space="preserve"> /&gt;</w:t>
      </w:r>
      <w:r w:rsidRPr="005223F4">
        <w:rPr>
          <w:lang w:val="en-US"/>
        </w:rPr>
        <w:br/>
        <w:t>  </w:t>
      </w:r>
      <w:del w:id="4071" w:author="Steve Hanson" w:date="2012-02-23T11:55:00Z">
        <w:r w:rsidRPr="005223F4" w:rsidDel="0098329B">
          <w:rPr>
            <w:lang w:val="en-US"/>
          </w:rPr>
          <w:delText>    </w:delText>
        </w:r>
      </w:del>
      <w:r w:rsidRPr="005223F4">
        <w:rPr>
          <w:lang w:val="en-US"/>
        </w:rPr>
        <w:t>  &lt;/xs:appinfo&gt;</w:t>
      </w:r>
      <w:r w:rsidRPr="005223F4">
        <w:rPr>
          <w:lang w:val="en-US"/>
        </w:rPr>
        <w:br/>
        <w:t>  </w:t>
      </w:r>
      <w:del w:id="4072" w:author="Steve Hanson" w:date="2012-02-23T11:55:00Z">
        <w:r w:rsidRPr="005223F4" w:rsidDel="0098329B">
          <w:rPr>
            <w:lang w:val="en-US"/>
          </w:rPr>
          <w:delText xml:space="preserve">    </w:delText>
        </w:r>
      </w:del>
      <w:r w:rsidRPr="005223F4">
        <w:rPr>
          <w:lang w:val="en-US"/>
        </w:rPr>
        <w:t>&lt;/xs:annotation&gt;</w:t>
      </w:r>
      <w:r w:rsidRPr="005223F4">
        <w:rPr>
          <w:lang w:val="en-US"/>
        </w:rPr>
        <w:br/>
      </w:r>
    </w:p>
    <w:p w14:paraId="5560D71D" w14:textId="77777777" w:rsidR="00603EA4" w:rsidRPr="005223F4" w:rsidRDefault="0098329B" w:rsidP="0039753C">
      <w:pPr>
        <w:pStyle w:val="XMLExcerpt"/>
        <w:pBdr>
          <w:left w:val="dotted" w:sz="4" w:space="3" w:color="auto"/>
        </w:pBdr>
        <w:rPr>
          <w:lang w:val="en-US"/>
        </w:rPr>
      </w:pPr>
      <w:ins w:id="4073" w:author="Steve Hanson" w:date="2012-02-23T11:55:00Z">
        <w:r>
          <w:rPr>
            <w:lang w:val="en-US"/>
          </w:rPr>
          <w:t xml:space="preserve">  </w:t>
        </w:r>
      </w:ins>
      <w:r w:rsidR="00603EA4" w:rsidRPr="005223F4">
        <w:rPr>
          <w:lang w:val="en-US"/>
        </w:rPr>
        <w:t>&lt;xs:element name=”book”&gt;</w:t>
      </w:r>
      <w:r w:rsidR="00603EA4" w:rsidRPr="005223F4">
        <w:rPr>
          <w:lang w:val="en-US"/>
        </w:rPr>
        <w:br/>
        <w:t xml:space="preserve">  </w:t>
      </w:r>
      <w:ins w:id="4074" w:author="Steve Hanson" w:date="2012-02-23T11:55:00Z">
        <w:r>
          <w:rPr>
            <w:lang w:val="en-US"/>
          </w:rPr>
          <w:t xml:space="preserve">  </w:t>
        </w:r>
      </w:ins>
      <w:r w:rsidR="00603EA4" w:rsidRPr="005223F4">
        <w:rPr>
          <w:lang w:val="en-US"/>
        </w:rPr>
        <w:t>&lt;xs:complexType&gt;</w:t>
      </w:r>
    </w:p>
    <w:p w14:paraId="7F2965CC" w14:textId="77777777" w:rsidR="00603EA4" w:rsidRPr="005223F4" w:rsidRDefault="00603EA4" w:rsidP="0039753C">
      <w:pPr>
        <w:pStyle w:val="XMLExcerpt"/>
        <w:pBdr>
          <w:left w:val="dotted" w:sz="4" w:space="3" w:color="auto"/>
        </w:pBdr>
        <w:rPr>
          <w:lang w:val="en-US"/>
        </w:rPr>
      </w:pPr>
      <w:r w:rsidRPr="005223F4">
        <w:rPr>
          <w:rStyle w:val="XMLExcerptEmphasis"/>
          <w:lang w:val="en-US"/>
        </w:rPr>
        <w:t> </w:t>
      </w:r>
      <w:r w:rsidRPr="005223F4">
        <w:rPr>
          <w:lang w:val="en-US"/>
        </w:rPr>
        <w:t xml:space="preserve">   </w:t>
      </w:r>
      <w:ins w:id="4075" w:author="Steve Hanson" w:date="2012-02-23T11:55:00Z">
        <w:r w:rsidR="0098329B">
          <w:rPr>
            <w:lang w:val="en-US"/>
          </w:rPr>
          <w:t xml:space="preserve">  </w:t>
        </w:r>
      </w:ins>
      <w:r w:rsidRPr="005223F4">
        <w:rPr>
          <w:lang w:val="en-US"/>
        </w:rPr>
        <w:t>&lt;xs:sequence&gt;</w:t>
      </w:r>
      <w:r w:rsidRPr="005223F4">
        <w:rPr>
          <w:lang w:val="en-US"/>
        </w:rPr>
        <w:br/>
        <w:t xml:space="preserve">      </w:t>
      </w:r>
      <w:ins w:id="4076" w:author="Steve Hanson" w:date="2012-02-23T11:55:00Z">
        <w:r w:rsidR="0098329B">
          <w:rPr>
            <w:lang w:val="en-US"/>
          </w:rPr>
          <w:t xml:space="preserve">  </w:t>
        </w:r>
      </w:ins>
      <w:r w:rsidRPr="005223F4">
        <w:rPr>
          <w:lang w:val="en-US"/>
        </w:rPr>
        <w:t>&lt;xs:element name=”title” type=”xs:string”&gt;</w:t>
      </w:r>
      <w:r w:rsidRPr="005223F4">
        <w:rPr>
          <w:lang w:val="en-US"/>
        </w:rPr>
        <w:br/>
        <w:t xml:space="preserve">        </w:t>
      </w:r>
      <w:ins w:id="4077" w:author="Steve Hanson" w:date="2012-02-23T11:55:00Z">
        <w:r w:rsidR="0098329B">
          <w:rPr>
            <w:lang w:val="en-US"/>
          </w:rPr>
          <w:t xml:space="preserve">  </w:t>
        </w:r>
      </w:ins>
      <w:r w:rsidRPr="005223F4">
        <w:rPr>
          <w:lang w:val="en-US"/>
        </w:rPr>
        <w:t>&lt;xs:annotation&gt;</w:t>
      </w:r>
      <w:r w:rsidRPr="005223F4">
        <w:rPr>
          <w:lang w:val="en-US"/>
        </w:rPr>
        <w:br/>
        <w:t xml:space="preserve">          </w:t>
      </w:r>
      <w:ins w:id="4078" w:author="Steve Hanson" w:date="2012-02-23T11:55:00Z">
        <w:r w:rsidR="0098329B">
          <w:rPr>
            <w:lang w:val="en-US"/>
          </w:rPr>
          <w:t xml:space="preserve">  </w:t>
        </w:r>
      </w:ins>
      <w:r w:rsidRPr="005223F4">
        <w:rPr>
          <w:lang w:val="en-US"/>
        </w:rPr>
        <w:t>&lt;xs:appinfo source=”http://www.ogf.org/dfdl/”&gt;</w:t>
      </w:r>
      <w:r w:rsidRPr="005223F4">
        <w:rPr>
          <w:lang w:val="en-US"/>
        </w:rPr>
        <w:br/>
        <w:t xml:space="preserve">            </w:t>
      </w:r>
      <w:ins w:id="4079" w:author="Steve Hanson" w:date="2012-02-23T11:55:00Z">
        <w:r w:rsidR="0098329B">
          <w:rPr>
            <w:lang w:val="en-US"/>
          </w:rPr>
          <w:t xml:space="preserve">  </w:t>
        </w:r>
      </w:ins>
      <w:r w:rsidRPr="005223F4">
        <w:rPr>
          <w:lang w:val="en-US"/>
        </w:rPr>
        <w:t>&lt;dfdl:element</w:t>
      </w:r>
      <w:r w:rsidRPr="005223F4">
        <w:rPr>
          <w:rStyle w:val="XMLExcerptEmphasis"/>
          <w:lang w:val="en-US"/>
        </w:rPr>
        <w:t xml:space="preserve"> encoding="utf-8"</w:t>
      </w:r>
      <w:r w:rsidRPr="005223F4">
        <w:rPr>
          <w:lang w:val="en-US"/>
        </w:rPr>
        <w:t xml:space="preserve"> /&gt;</w:t>
      </w:r>
      <w:r w:rsidRPr="005223F4">
        <w:rPr>
          <w:lang w:val="en-US"/>
        </w:rPr>
        <w:br/>
        <w:t xml:space="preserve">          </w:t>
      </w:r>
      <w:ins w:id="4080" w:author="Steve Hanson" w:date="2012-02-23T11:55:00Z">
        <w:r w:rsidR="0098329B">
          <w:rPr>
            <w:lang w:val="en-US"/>
          </w:rPr>
          <w:t xml:space="preserve">  </w:t>
        </w:r>
      </w:ins>
      <w:r w:rsidRPr="005223F4">
        <w:rPr>
          <w:lang w:val="en-US"/>
        </w:rPr>
        <w:t>&lt;/xs:appinfo&gt;</w:t>
      </w:r>
      <w:r w:rsidRPr="005223F4">
        <w:rPr>
          <w:lang w:val="en-US"/>
        </w:rPr>
        <w:br/>
        <w:t xml:space="preserve">        </w:t>
      </w:r>
      <w:ins w:id="4081" w:author="Steve Hanson" w:date="2012-02-23T11:55:00Z">
        <w:r w:rsidR="0098329B">
          <w:rPr>
            <w:lang w:val="en-US"/>
          </w:rPr>
          <w:t xml:space="preserve">  </w:t>
        </w:r>
      </w:ins>
      <w:r w:rsidRPr="005223F4">
        <w:rPr>
          <w:lang w:val="en-US"/>
        </w:rPr>
        <w:t>&lt;/xs:annotation&gt;</w:t>
      </w:r>
      <w:r w:rsidRPr="005223F4">
        <w:rPr>
          <w:lang w:val="en-US"/>
        </w:rPr>
        <w:br/>
        <w:t xml:space="preserve">      </w:t>
      </w:r>
      <w:ins w:id="4082" w:author="Steve Hanson" w:date="2012-02-23T11:55:00Z">
        <w:r w:rsidR="0098329B">
          <w:rPr>
            <w:lang w:val="en-US"/>
          </w:rPr>
          <w:t xml:space="preserve">  </w:t>
        </w:r>
      </w:ins>
      <w:r w:rsidRPr="005223F4">
        <w:rPr>
          <w:lang w:val="en-US"/>
        </w:rPr>
        <w:t>&lt;/xs:element&gt;</w:t>
      </w:r>
      <w:r w:rsidRPr="005223F4">
        <w:rPr>
          <w:lang w:val="en-US"/>
        </w:rPr>
        <w:br/>
        <w:t xml:space="preserve">      </w:t>
      </w:r>
      <w:ins w:id="4083" w:author="Steve Hanson" w:date="2012-02-23T11:55:00Z">
        <w:r w:rsidR="0098329B">
          <w:rPr>
            <w:lang w:val="en-US"/>
          </w:rPr>
          <w:t xml:space="preserve">  </w:t>
        </w:r>
      </w:ins>
      <w:r w:rsidRPr="005223F4">
        <w:rPr>
          <w:lang w:val="en-US"/>
        </w:rPr>
        <w:t>&lt;xs:element name=”pages” type=”xs:int”/&gt;</w:t>
      </w:r>
      <w:r w:rsidRPr="005223F4">
        <w:rPr>
          <w:lang w:val="en-US"/>
        </w:rPr>
        <w:br/>
        <w:t xml:space="preserve">    </w:t>
      </w:r>
      <w:ins w:id="4084" w:author="Steve Hanson" w:date="2012-02-23T11:55:00Z">
        <w:r w:rsidR="0098329B">
          <w:rPr>
            <w:lang w:val="en-US"/>
          </w:rPr>
          <w:t xml:space="preserve">  </w:t>
        </w:r>
      </w:ins>
      <w:r w:rsidRPr="005223F4">
        <w:rPr>
          <w:lang w:val="en-US"/>
        </w:rPr>
        <w:t>&lt;/xs:sequence&gt;</w:t>
      </w:r>
      <w:r w:rsidRPr="005223F4">
        <w:rPr>
          <w:lang w:val="en-US"/>
        </w:rPr>
        <w:br/>
        <w:t xml:space="preserve">  </w:t>
      </w:r>
      <w:ins w:id="4085" w:author="Steve Hanson" w:date="2012-02-23T11:55:00Z">
        <w:r w:rsidR="0098329B">
          <w:rPr>
            <w:lang w:val="en-US"/>
          </w:rPr>
          <w:t xml:space="preserve">  </w:t>
        </w:r>
      </w:ins>
      <w:r w:rsidRPr="005223F4">
        <w:rPr>
          <w:lang w:val="en-US"/>
        </w:rPr>
        <w:t>&lt;/xs:complexType&gt;</w:t>
      </w:r>
      <w:r w:rsidRPr="005223F4">
        <w:rPr>
          <w:lang w:val="en-US"/>
        </w:rPr>
        <w:br/>
      </w:r>
      <w:ins w:id="4086" w:author="Steve Hanson" w:date="2012-02-23T11:56:00Z">
        <w:r w:rsidR="0098329B">
          <w:rPr>
            <w:lang w:val="en-US"/>
          </w:rPr>
          <w:t xml:space="preserve">  </w:t>
        </w:r>
      </w:ins>
      <w:r w:rsidRPr="005223F4">
        <w:rPr>
          <w:lang w:val="en-US"/>
        </w:rPr>
        <w:t>&lt;/xs:element&gt;</w:t>
      </w:r>
    </w:p>
    <w:p w14:paraId="72334362" w14:textId="77777777" w:rsidR="00603EA4" w:rsidRPr="005223F4" w:rsidRDefault="00603EA4" w:rsidP="0039753C">
      <w:pPr>
        <w:pStyle w:val="XMLExcerpt"/>
        <w:pBdr>
          <w:left w:val="dotted" w:sz="4" w:space="3" w:color="auto"/>
        </w:pBdr>
        <w:rPr>
          <w:lang w:val="en-US"/>
        </w:rPr>
      </w:pPr>
      <w:r w:rsidRPr="005223F4">
        <w:rPr>
          <w:lang w:val="en-US"/>
        </w:rPr>
        <w:t>&lt;/xs:schema&gt;</w:t>
      </w:r>
    </w:p>
    <w:p w14:paraId="33AD059B" w14:textId="5CDC2DA1" w:rsidR="00820F73" w:rsidRPr="005223F4" w:rsidDel="00041028" w:rsidRDefault="00820F73">
      <w:pPr>
        <w:pStyle w:val="Heading2"/>
        <w:rPr>
          <w:del w:id="4087" w:author="mbeckerle" w:date="2012-04-22T21:53:00Z"/>
        </w:rPr>
        <w:pPrChange w:id="4088" w:author="mbeckerle" w:date="2013-01-20T17:05:00Z">
          <w:pPr/>
        </w:pPrChange>
      </w:pPr>
      <w:bookmarkStart w:id="4089" w:name="_Toc322911595"/>
      <w:bookmarkStart w:id="4090" w:name="_Toc322912134"/>
      <w:bookmarkStart w:id="4091" w:name="_Toc329092984"/>
      <w:bookmarkStart w:id="4092" w:name="_Toc332701497"/>
      <w:bookmarkStart w:id="4093" w:name="_Toc332701804"/>
      <w:bookmarkStart w:id="4094" w:name="_Toc332711598"/>
      <w:bookmarkStart w:id="4095" w:name="_Toc332711906"/>
      <w:bookmarkStart w:id="4096" w:name="_Toc332712208"/>
      <w:bookmarkStart w:id="4097" w:name="_Toc332724124"/>
      <w:bookmarkStart w:id="4098" w:name="_Toc332724424"/>
      <w:bookmarkStart w:id="4099" w:name="_Toc341102720"/>
      <w:bookmarkStart w:id="4100" w:name="_Toc347241452"/>
      <w:bookmarkStart w:id="4101" w:name="_Toc347744645"/>
      <w:bookmarkStart w:id="4102" w:name="_Toc348984428"/>
      <w:bookmarkStart w:id="4103" w:name="_Toc348984733"/>
      <w:bookmarkStart w:id="4104" w:name="_Toc349037896"/>
      <w:bookmarkStart w:id="4105" w:name="_Toc349038201"/>
      <w:bookmarkStart w:id="4106" w:name="_Toc349042689"/>
      <w:bookmarkStart w:id="4107" w:name="_Toc349642112"/>
      <w:bookmarkStart w:id="4108" w:name="_Toc351912680"/>
      <w:bookmarkStart w:id="4109" w:name="_Toc351914702"/>
      <w:bookmarkStart w:id="4110" w:name="_Toc351915136"/>
      <w:bookmarkStart w:id="4111" w:name="_Toc361231175"/>
      <w:bookmarkStart w:id="4112" w:name="_Toc361231701"/>
      <w:bookmarkStart w:id="4113" w:name="_Toc362444999"/>
      <w:bookmarkStart w:id="4114" w:name="_Toc362451750"/>
      <w:bookmarkStart w:id="4115" w:name="_Toc362452299"/>
      <w:bookmarkStart w:id="4116" w:name="_Toc362452845"/>
      <w:bookmarkStart w:id="4117" w:name="_Toc362453197"/>
      <w:bookmarkEnd w:id="4089"/>
      <w:bookmarkEnd w:id="4090"/>
      <w:bookmarkEnd w:id="4091"/>
      <w:bookmarkEnd w:id="4092"/>
      <w:bookmarkEnd w:id="4093"/>
      <w:bookmarkEnd w:id="4094"/>
      <w:bookmarkEnd w:id="4095"/>
      <w:bookmarkEnd w:id="4096"/>
      <w:bookmarkEnd w:id="4097"/>
      <w:bookmarkEnd w:id="4098"/>
      <w:bookmarkEnd w:id="4099"/>
      <w:bookmarkEnd w:id="4100"/>
      <w:bookmarkEnd w:id="4101"/>
      <w:bookmarkEnd w:id="4102"/>
      <w:bookmarkEnd w:id="4103"/>
      <w:bookmarkEnd w:id="4104"/>
      <w:bookmarkEnd w:id="4105"/>
      <w:bookmarkEnd w:id="4106"/>
      <w:bookmarkEnd w:id="4107"/>
      <w:bookmarkEnd w:id="4108"/>
      <w:bookmarkEnd w:id="4109"/>
      <w:bookmarkEnd w:id="4110"/>
      <w:bookmarkEnd w:id="4111"/>
      <w:bookmarkEnd w:id="4112"/>
      <w:bookmarkEnd w:id="4113"/>
      <w:bookmarkEnd w:id="4114"/>
      <w:bookmarkEnd w:id="4115"/>
      <w:bookmarkEnd w:id="4116"/>
      <w:bookmarkEnd w:id="4117"/>
    </w:p>
    <w:p w14:paraId="0FBCE0A8" w14:textId="77777777" w:rsidR="00603EA4" w:rsidRPr="005223F4" w:rsidRDefault="00603EA4" w:rsidP="006E4FE8">
      <w:pPr>
        <w:pStyle w:val="Heading2"/>
      </w:pPr>
      <w:bookmarkStart w:id="4118" w:name="_Toc349042690"/>
      <w:bookmarkStart w:id="4119" w:name="_Toc362453198"/>
      <w:r w:rsidRPr="005223F4">
        <w:t>Combining DFDL Representation Properties from a dfdl:defineFormat</w:t>
      </w:r>
      <w:bookmarkEnd w:id="4118"/>
      <w:bookmarkEnd w:id="4119"/>
    </w:p>
    <w:p w14:paraId="5C033C3C" w14:textId="77777777" w:rsidR="00603EA4" w:rsidRPr="005223F4" w:rsidRDefault="00603EA4" w:rsidP="004922CB">
      <w:pPr>
        <w:pStyle w:val="nobreak"/>
      </w:pPr>
      <w:r w:rsidRPr="005223F4">
        <w:t>The DFDL representation properties contained in a referenced dfdl:defineFormat are combined with any DFDL representation properties defined locally on a construct as if they had been defined locally. If the same property is defined locally in and in the referenced dfdl:defineFormat then the local property takes precedence. The combined set of explicit DFDL properties has precedence over any defaults set by a dfdl:format on the xs:schema.</w:t>
      </w:r>
    </w:p>
    <w:p w14:paraId="032AB446" w14:textId="05CF4E29" w:rsidR="00820F73" w:rsidRPr="005223F4" w:rsidDel="00041028" w:rsidRDefault="00820F73" w:rsidP="00820F73">
      <w:pPr>
        <w:rPr>
          <w:del w:id="4120" w:author="mbeckerle" w:date="2012-04-22T21:53:00Z"/>
        </w:rPr>
      </w:pPr>
    </w:p>
    <w:p w14:paraId="1852992E" w14:textId="77777777" w:rsidR="00603EA4" w:rsidRPr="005223F4" w:rsidRDefault="00603EA4" w:rsidP="00603EA4">
      <w:pPr>
        <w:pStyle w:val="XMLExcerpt"/>
        <w:rPr>
          <w:lang w:val="en-US"/>
        </w:rPr>
      </w:pPr>
      <w:r w:rsidRPr="005223F4">
        <w:rPr>
          <w:lang w:val="en-US"/>
        </w:rPr>
        <w:t>&lt;xs:schema&gt;</w:t>
      </w:r>
    </w:p>
    <w:p w14:paraId="33CB3296" w14:textId="77777777" w:rsidR="00603EA4" w:rsidRPr="005223F4" w:rsidRDefault="00603EA4" w:rsidP="00603EA4">
      <w:pPr>
        <w:pStyle w:val="XMLExcerpt"/>
        <w:rPr>
          <w:rStyle w:val="XMLExcerptEmphasis"/>
          <w:lang w:val="en-US"/>
        </w:rPr>
      </w:pPr>
      <w:r w:rsidRPr="005223F4">
        <w:rPr>
          <w:lang w:val="en-US"/>
        </w:rPr>
        <w:t>  </w:t>
      </w:r>
      <w:del w:id="4121" w:author="Steve Hanson" w:date="2012-02-23T11:56:00Z">
        <w:r w:rsidRPr="005223F4" w:rsidDel="0098329B">
          <w:rPr>
            <w:lang w:val="en-US"/>
          </w:rPr>
          <w:delText xml:space="preserve">    </w:delText>
        </w:r>
      </w:del>
      <w:r w:rsidRPr="005223F4">
        <w:rPr>
          <w:lang w:val="en-US"/>
        </w:rPr>
        <w:t>&lt;xs:annotation&gt;</w:t>
      </w:r>
      <w:r w:rsidRPr="005223F4">
        <w:rPr>
          <w:lang w:val="en-US"/>
        </w:rPr>
        <w:br/>
        <w:t>  </w:t>
      </w:r>
      <w:del w:id="4122" w:author="Steve Hanson" w:date="2012-02-23T11:56:00Z">
        <w:r w:rsidRPr="005223F4" w:rsidDel="0098329B">
          <w:rPr>
            <w:lang w:val="en-US"/>
          </w:rPr>
          <w:delText>    </w:delText>
        </w:r>
      </w:del>
      <w:r w:rsidRPr="005223F4">
        <w:rPr>
          <w:lang w:val="en-US"/>
        </w:rPr>
        <w:t>  &lt;xs:appinfo source=”http://www.ogf.org/dfdl/”&gt;</w:t>
      </w:r>
      <w:r w:rsidRPr="005223F4">
        <w:rPr>
          <w:lang w:val="en-US"/>
        </w:rPr>
        <w:br/>
        <w:t>  </w:t>
      </w:r>
      <w:del w:id="4123" w:author="Steve Hanson" w:date="2012-02-23T11:56:00Z">
        <w:r w:rsidRPr="005223F4" w:rsidDel="0098329B">
          <w:rPr>
            <w:lang w:val="en-US"/>
          </w:rPr>
          <w:delText>    </w:delText>
        </w:r>
      </w:del>
      <w:r w:rsidRPr="005223F4">
        <w:rPr>
          <w:lang w:val="en-US"/>
        </w:rPr>
        <w:t>    &lt;dfdl:defineFormat name='myFormat'&gt;</w:t>
      </w:r>
      <w:r w:rsidRPr="005223F4">
        <w:rPr>
          <w:rStyle w:val="XMLExcerptEmphasis"/>
          <w:lang w:val="en-US"/>
        </w:rPr>
        <w:t xml:space="preserve"> </w:t>
      </w:r>
    </w:p>
    <w:p w14:paraId="156069CE" w14:textId="77777777" w:rsidR="00603EA4" w:rsidRPr="005223F4" w:rsidRDefault="00603EA4" w:rsidP="00603EA4">
      <w:pPr>
        <w:pStyle w:val="XMLExcerpt"/>
        <w:rPr>
          <w:lang w:val="en-US"/>
        </w:rPr>
      </w:pPr>
      <w:r w:rsidRPr="005223F4">
        <w:rPr>
          <w:rStyle w:val="XMLExcerptEmphasis"/>
          <w:lang w:val="en-US"/>
        </w:rPr>
        <w:t xml:space="preserve">  </w:t>
      </w:r>
      <w:del w:id="4124" w:author="Steve Hanson" w:date="2012-02-23T11:56:00Z">
        <w:r w:rsidRPr="005223F4" w:rsidDel="0098329B">
          <w:rPr>
            <w:rStyle w:val="XMLExcerptEmphasis"/>
            <w:lang w:val="en-US"/>
          </w:rPr>
          <w:delText xml:space="preserve">    </w:delText>
        </w:r>
      </w:del>
      <w:r w:rsidRPr="005223F4">
        <w:rPr>
          <w:rStyle w:val="XMLExcerptEmphasis"/>
          <w:lang w:val="en-US"/>
        </w:rPr>
        <w:t xml:space="preserve">      &lt;dfdl:format encoding="ASCII"</w:t>
      </w:r>
      <w:r w:rsidRPr="005223F4">
        <w:rPr>
          <w:lang w:val="en-US"/>
        </w:rPr>
        <w:t xml:space="preserve"> /&gt;</w:t>
      </w:r>
    </w:p>
    <w:p w14:paraId="2EC7B7FD" w14:textId="77777777" w:rsidR="00603EA4" w:rsidRPr="005223F4" w:rsidRDefault="00603EA4" w:rsidP="00603EA4">
      <w:pPr>
        <w:pStyle w:val="XMLExcerpt"/>
        <w:rPr>
          <w:lang w:val="en-US"/>
        </w:rPr>
      </w:pPr>
      <w:r w:rsidRPr="005223F4">
        <w:rPr>
          <w:lang w:val="en-US"/>
        </w:rPr>
        <w:t xml:space="preserve">  </w:t>
      </w:r>
      <w:del w:id="4125" w:author="Steve Hanson" w:date="2012-02-23T11:56:00Z">
        <w:r w:rsidRPr="005223F4" w:rsidDel="0098329B">
          <w:rPr>
            <w:lang w:val="en-US"/>
          </w:rPr>
          <w:delText xml:space="preserve">    </w:delText>
        </w:r>
      </w:del>
      <w:r w:rsidRPr="005223F4">
        <w:rPr>
          <w:lang w:val="en-US"/>
        </w:rPr>
        <w:t xml:space="preserve">    &lt;/dfdl:defineFormat&gt; </w:t>
      </w:r>
      <w:r w:rsidRPr="005223F4">
        <w:rPr>
          <w:lang w:val="en-US"/>
        </w:rPr>
        <w:br/>
        <w:t>  </w:t>
      </w:r>
      <w:del w:id="4126" w:author="Steve Hanson" w:date="2012-02-23T11:56:00Z">
        <w:r w:rsidRPr="005223F4" w:rsidDel="0098329B">
          <w:rPr>
            <w:lang w:val="en-US"/>
          </w:rPr>
          <w:delText>    </w:delText>
        </w:r>
      </w:del>
      <w:r w:rsidRPr="005223F4">
        <w:rPr>
          <w:lang w:val="en-US"/>
        </w:rPr>
        <w:t>  &lt;/xs:appinfo&gt;</w:t>
      </w:r>
      <w:r w:rsidRPr="005223F4">
        <w:rPr>
          <w:lang w:val="en-US"/>
        </w:rPr>
        <w:br/>
        <w:t>  </w:t>
      </w:r>
      <w:del w:id="4127" w:author="Steve Hanson" w:date="2012-02-23T11:56:00Z">
        <w:r w:rsidRPr="005223F4" w:rsidDel="0098329B">
          <w:rPr>
            <w:lang w:val="en-US"/>
          </w:rPr>
          <w:delText xml:space="preserve">    </w:delText>
        </w:r>
      </w:del>
      <w:r w:rsidRPr="005223F4">
        <w:rPr>
          <w:lang w:val="en-US"/>
        </w:rPr>
        <w:t>&lt;/xs:annotation&gt;</w:t>
      </w:r>
      <w:r w:rsidRPr="005223F4">
        <w:rPr>
          <w:lang w:val="en-US"/>
        </w:rPr>
        <w:br/>
      </w:r>
    </w:p>
    <w:p w14:paraId="3EEA2892" w14:textId="77777777" w:rsidR="00603EA4" w:rsidRPr="005223F4" w:rsidRDefault="0098329B" w:rsidP="00603EA4">
      <w:pPr>
        <w:pStyle w:val="XMLExcerpt"/>
        <w:rPr>
          <w:lang w:val="en-US"/>
        </w:rPr>
      </w:pPr>
      <w:ins w:id="4128" w:author="Steve Hanson" w:date="2012-02-23T11:56:00Z">
        <w:r>
          <w:rPr>
            <w:lang w:val="en-US"/>
          </w:rPr>
          <w:t xml:space="preserve">  </w:t>
        </w:r>
      </w:ins>
      <w:r w:rsidR="00603EA4" w:rsidRPr="005223F4">
        <w:rPr>
          <w:lang w:val="en-US"/>
        </w:rPr>
        <w:t>&lt;xs:element name=”book”&gt;</w:t>
      </w:r>
      <w:r w:rsidR="00603EA4" w:rsidRPr="005223F4">
        <w:rPr>
          <w:lang w:val="en-US"/>
        </w:rPr>
        <w:br/>
        <w:t xml:space="preserve">  </w:t>
      </w:r>
      <w:ins w:id="4129" w:author="Steve Hanson" w:date="2012-02-23T11:56:00Z">
        <w:r>
          <w:rPr>
            <w:lang w:val="en-US"/>
          </w:rPr>
          <w:t xml:space="preserve">  </w:t>
        </w:r>
      </w:ins>
      <w:r w:rsidR="00603EA4" w:rsidRPr="005223F4">
        <w:rPr>
          <w:lang w:val="en-US"/>
        </w:rPr>
        <w:t>&lt;xs:complexType&gt;</w:t>
      </w:r>
    </w:p>
    <w:p w14:paraId="382343B4" w14:textId="77777777" w:rsidR="00603EA4" w:rsidRPr="005223F4" w:rsidRDefault="00603EA4" w:rsidP="00603EA4">
      <w:pPr>
        <w:pStyle w:val="XMLExcerpt"/>
        <w:rPr>
          <w:lang w:val="en-US"/>
        </w:rPr>
      </w:pPr>
      <w:r w:rsidRPr="005223F4">
        <w:rPr>
          <w:rStyle w:val="XMLExcerptEmphasis"/>
          <w:lang w:val="en-US"/>
        </w:rPr>
        <w:t> </w:t>
      </w:r>
      <w:r w:rsidRPr="005223F4">
        <w:rPr>
          <w:lang w:val="en-US"/>
        </w:rPr>
        <w:t xml:space="preserve">   </w:t>
      </w:r>
      <w:ins w:id="4130" w:author="Steve Hanson" w:date="2012-02-23T11:56:00Z">
        <w:r w:rsidR="0098329B">
          <w:rPr>
            <w:lang w:val="en-US"/>
          </w:rPr>
          <w:t xml:space="preserve">  </w:t>
        </w:r>
      </w:ins>
      <w:r w:rsidRPr="005223F4">
        <w:rPr>
          <w:lang w:val="en-US"/>
        </w:rPr>
        <w:t>&lt;xs:sequence&gt;</w:t>
      </w:r>
      <w:r w:rsidRPr="005223F4">
        <w:rPr>
          <w:lang w:val="en-US"/>
        </w:rPr>
        <w:br/>
        <w:t xml:space="preserve">      </w:t>
      </w:r>
      <w:ins w:id="4131" w:author="Steve Hanson" w:date="2012-02-23T11:56:00Z">
        <w:r w:rsidR="0098329B">
          <w:rPr>
            <w:lang w:val="en-US"/>
          </w:rPr>
          <w:t xml:space="preserve">  </w:t>
        </w:r>
      </w:ins>
      <w:r w:rsidRPr="005223F4">
        <w:rPr>
          <w:lang w:val="en-US"/>
        </w:rPr>
        <w:t>&lt;xs:element name=”title” type=”xs:string”&gt;</w:t>
      </w:r>
      <w:r w:rsidRPr="005223F4">
        <w:rPr>
          <w:lang w:val="en-US"/>
        </w:rPr>
        <w:br/>
        <w:t xml:space="preserve">        </w:t>
      </w:r>
      <w:ins w:id="4132" w:author="Steve Hanson" w:date="2012-02-23T11:56:00Z">
        <w:r w:rsidR="0098329B">
          <w:rPr>
            <w:lang w:val="en-US"/>
          </w:rPr>
          <w:t xml:space="preserve">  </w:t>
        </w:r>
      </w:ins>
      <w:r w:rsidRPr="005223F4">
        <w:rPr>
          <w:lang w:val="en-US"/>
        </w:rPr>
        <w:t>&lt;xs:annotation&gt;</w:t>
      </w:r>
      <w:r w:rsidRPr="005223F4">
        <w:rPr>
          <w:lang w:val="en-US"/>
        </w:rPr>
        <w:br/>
        <w:t xml:space="preserve">          </w:t>
      </w:r>
      <w:ins w:id="4133" w:author="Steve Hanson" w:date="2012-02-23T11:56:00Z">
        <w:r w:rsidR="0098329B">
          <w:rPr>
            <w:lang w:val="en-US"/>
          </w:rPr>
          <w:t xml:space="preserve">  </w:t>
        </w:r>
      </w:ins>
      <w:r w:rsidRPr="005223F4">
        <w:rPr>
          <w:lang w:val="en-US"/>
        </w:rPr>
        <w:t>&lt;xs:appinfo source=”http://www.ogf.org/dfdl/”&gt;</w:t>
      </w:r>
      <w:r w:rsidRPr="005223F4">
        <w:rPr>
          <w:lang w:val="en-US"/>
        </w:rPr>
        <w:br/>
        <w:t xml:space="preserve">            </w:t>
      </w:r>
      <w:ins w:id="4134" w:author="Steve Hanson" w:date="2012-02-23T11:56:00Z">
        <w:r w:rsidR="0098329B">
          <w:rPr>
            <w:lang w:val="en-US"/>
          </w:rPr>
          <w:t xml:space="preserve">  </w:t>
        </w:r>
      </w:ins>
      <w:r w:rsidRPr="005223F4">
        <w:rPr>
          <w:lang w:val="en-US"/>
        </w:rPr>
        <w:t>&lt;dfdl:element</w:t>
      </w:r>
      <w:r w:rsidRPr="005223F4">
        <w:rPr>
          <w:rStyle w:val="XMLExcerptEmphasis"/>
          <w:lang w:val="en-US"/>
        </w:rPr>
        <w:t xml:space="preserve"> ref='myFormat' encoding="UTF-8"</w:t>
      </w:r>
      <w:r w:rsidRPr="005223F4">
        <w:rPr>
          <w:lang w:val="en-US"/>
        </w:rPr>
        <w:t xml:space="preserve"> /&gt;</w:t>
      </w:r>
      <w:r w:rsidRPr="005223F4">
        <w:rPr>
          <w:lang w:val="en-US"/>
        </w:rPr>
        <w:br/>
        <w:t xml:space="preserve">          </w:t>
      </w:r>
      <w:ins w:id="4135" w:author="Steve Hanson" w:date="2012-02-23T11:56:00Z">
        <w:r w:rsidR="0098329B">
          <w:rPr>
            <w:lang w:val="en-US"/>
          </w:rPr>
          <w:t xml:space="preserve">  </w:t>
        </w:r>
      </w:ins>
      <w:r w:rsidRPr="005223F4">
        <w:rPr>
          <w:lang w:val="en-US"/>
        </w:rPr>
        <w:t>&lt;/xs:appinfo&gt;</w:t>
      </w:r>
      <w:r w:rsidRPr="005223F4">
        <w:rPr>
          <w:lang w:val="en-US"/>
        </w:rPr>
        <w:br/>
        <w:t xml:space="preserve">        </w:t>
      </w:r>
      <w:ins w:id="4136" w:author="Steve Hanson" w:date="2012-02-23T11:56:00Z">
        <w:r w:rsidR="0098329B">
          <w:rPr>
            <w:lang w:val="en-US"/>
          </w:rPr>
          <w:t xml:space="preserve">  </w:t>
        </w:r>
      </w:ins>
      <w:r w:rsidRPr="005223F4">
        <w:rPr>
          <w:lang w:val="en-US"/>
        </w:rPr>
        <w:t>&lt;/xs:annotation&gt;</w:t>
      </w:r>
      <w:r w:rsidRPr="005223F4">
        <w:rPr>
          <w:lang w:val="en-US"/>
        </w:rPr>
        <w:br/>
        <w:t xml:space="preserve">      </w:t>
      </w:r>
      <w:ins w:id="4137" w:author="Steve Hanson" w:date="2012-02-23T11:56:00Z">
        <w:r w:rsidR="0098329B">
          <w:rPr>
            <w:lang w:val="en-US"/>
          </w:rPr>
          <w:t xml:space="preserve">  </w:t>
        </w:r>
      </w:ins>
      <w:r w:rsidRPr="005223F4">
        <w:rPr>
          <w:lang w:val="en-US"/>
        </w:rPr>
        <w:t>&lt;/xs:element&gt;</w:t>
      </w:r>
      <w:r w:rsidRPr="005223F4">
        <w:rPr>
          <w:lang w:val="en-US"/>
        </w:rPr>
        <w:br/>
        <w:t xml:space="preserve">      </w:t>
      </w:r>
      <w:ins w:id="4138" w:author="Steve Hanson" w:date="2012-02-23T11:56:00Z">
        <w:r w:rsidR="0098329B">
          <w:rPr>
            <w:lang w:val="en-US"/>
          </w:rPr>
          <w:t xml:space="preserve">  </w:t>
        </w:r>
      </w:ins>
      <w:r w:rsidRPr="005223F4">
        <w:rPr>
          <w:lang w:val="en-US"/>
        </w:rPr>
        <w:t>&lt;xs:element name=”pages” type=”xs:int”/&gt;</w:t>
      </w:r>
      <w:r w:rsidRPr="005223F4">
        <w:rPr>
          <w:lang w:val="en-US"/>
        </w:rPr>
        <w:br/>
        <w:t xml:space="preserve">    </w:t>
      </w:r>
      <w:ins w:id="4139" w:author="Steve Hanson" w:date="2012-02-23T11:56:00Z">
        <w:r w:rsidR="0098329B">
          <w:rPr>
            <w:lang w:val="en-US"/>
          </w:rPr>
          <w:t xml:space="preserve">  </w:t>
        </w:r>
      </w:ins>
      <w:r w:rsidRPr="005223F4">
        <w:rPr>
          <w:lang w:val="en-US"/>
        </w:rPr>
        <w:t>&lt;/xs:sequence&gt;</w:t>
      </w:r>
      <w:r w:rsidRPr="005223F4">
        <w:rPr>
          <w:lang w:val="en-US"/>
        </w:rPr>
        <w:br/>
        <w:t xml:space="preserve">  </w:t>
      </w:r>
      <w:ins w:id="4140" w:author="Steve Hanson" w:date="2012-02-23T11:56:00Z">
        <w:r w:rsidR="0098329B">
          <w:rPr>
            <w:lang w:val="en-US"/>
          </w:rPr>
          <w:t xml:space="preserve">  </w:t>
        </w:r>
      </w:ins>
      <w:r w:rsidRPr="005223F4">
        <w:rPr>
          <w:lang w:val="en-US"/>
        </w:rPr>
        <w:t>&lt;/xs:complexType&gt;</w:t>
      </w:r>
      <w:r w:rsidRPr="005223F4">
        <w:rPr>
          <w:lang w:val="en-US"/>
        </w:rPr>
        <w:br/>
      </w:r>
      <w:ins w:id="4141" w:author="Steve Hanson" w:date="2012-02-23T11:57:00Z">
        <w:r w:rsidR="0098329B">
          <w:rPr>
            <w:lang w:val="en-US"/>
          </w:rPr>
          <w:t xml:space="preserve">  </w:t>
        </w:r>
      </w:ins>
      <w:r w:rsidRPr="005223F4">
        <w:rPr>
          <w:lang w:val="en-US"/>
        </w:rPr>
        <w:t>&lt;/xs:element&gt;</w:t>
      </w:r>
    </w:p>
    <w:p w14:paraId="3BE921FD" w14:textId="77777777" w:rsidR="00603EA4" w:rsidRPr="005223F4" w:rsidRDefault="00603EA4" w:rsidP="00603EA4">
      <w:pPr>
        <w:pStyle w:val="XMLExcerpt"/>
        <w:rPr>
          <w:lang w:val="en-US"/>
        </w:rPr>
      </w:pPr>
      <w:r w:rsidRPr="005223F4">
        <w:rPr>
          <w:lang w:val="en-US"/>
        </w:rPr>
        <w:t>&lt;/xs:schema&gt;</w:t>
      </w:r>
    </w:p>
    <w:p w14:paraId="79C9B954" w14:textId="7CF6381C" w:rsidR="00820F73" w:rsidRPr="005223F4" w:rsidDel="00041028" w:rsidRDefault="00820F73" w:rsidP="00603EA4">
      <w:pPr>
        <w:rPr>
          <w:del w:id="4142" w:author="mbeckerle" w:date="2012-04-22T21:53:00Z"/>
        </w:rPr>
      </w:pPr>
    </w:p>
    <w:p w14:paraId="4AD7C43A" w14:textId="77777777" w:rsidR="00603EA4" w:rsidRPr="005223F4" w:rsidRDefault="00603EA4" w:rsidP="00603EA4">
      <w:r w:rsidRPr="005223F4">
        <w:t>The example above demonstrates the overriding of an encoding property. The 'ASCII' format encoding from the 'myFormat' is overridden by the UTF-8 format encoding, which as a locally defined property takes precedence.</w:t>
      </w:r>
    </w:p>
    <w:p w14:paraId="528FB086" w14:textId="77777777" w:rsidR="00603EA4" w:rsidRPr="005223F4" w:rsidRDefault="00603EA4" w:rsidP="006E4FE8">
      <w:pPr>
        <w:pStyle w:val="Heading2"/>
      </w:pPr>
      <w:bookmarkStart w:id="4143" w:name="_Toc349042691"/>
      <w:bookmarkStart w:id="4144" w:name="_Toc362453199"/>
      <w:r w:rsidRPr="005223F4">
        <w:t>Combining DFDL Properties from References</w:t>
      </w:r>
      <w:bookmarkEnd w:id="4143"/>
      <w:bookmarkEnd w:id="4144"/>
    </w:p>
    <w:p w14:paraId="6D73DB25" w14:textId="77777777" w:rsidR="00603EA4" w:rsidRPr="005223F4" w:rsidRDefault="00603EA4" w:rsidP="00603EA4">
      <w:bookmarkStart w:id="4145" w:name="_Toc151286659"/>
      <w:r w:rsidRPr="005223F4">
        <w:t xml:space="preserve">The </w:t>
      </w:r>
      <w:r w:rsidR="00930011" w:rsidRPr="005223F4">
        <w:t xml:space="preserve">DFDL </w:t>
      </w:r>
      <w:r w:rsidRPr="005223F4">
        <w:t>properties from the following types of reference are combined using the rules below</w:t>
      </w:r>
      <w:r w:rsidR="001C2F0F" w:rsidRPr="005223F4">
        <w:t>:</w:t>
      </w:r>
    </w:p>
    <w:p w14:paraId="10AB0BD0" w14:textId="77777777" w:rsidR="00603EA4" w:rsidRPr="005223F4" w:rsidRDefault="00C93478" w:rsidP="00603EA4">
      <w:pPr>
        <w:numPr>
          <w:ilvl w:val="0"/>
          <w:numId w:val="47"/>
        </w:numPr>
      </w:pPr>
      <w:r w:rsidRPr="005223F4">
        <w:t>A</w:t>
      </w:r>
      <w:r w:rsidR="00603EA4" w:rsidRPr="005223F4">
        <w:t xml:space="preserve">n xs:element and its referenced xs:simpleType restriction, </w:t>
      </w:r>
    </w:p>
    <w:p w14:paraId="0CF0D74C" w14:textId="77777777" w:rsidR="00603EA4" w:rsidRPr="005223F4" w:rsidRDefault="00C93478" w:rsidP="00603EA4">
      <w:pPr>
        <w:numPr>
          <w:ilvl w:val="0"/>
          <w:numId w:val="47"/>
        </w:numPr>
      </w:pPr>
      <w:r w:rsidRPr="005223F4">
        <w:t>A</w:t>
      </w:r>
      <w:r w:rsidR="00603EA4" w:rsidRPr="005223F4">
        <w:t>n xs:element reference and its referenced global xs:element</w:t>
      </w:r>
    </w:p>
    <w:p w14:paraId="0E8042F3" w14:textId="77777777" w:rsidR="00603EA4" w:rsidRPr="005223F4" w:rsidRDefault="00C93478" w:rsidP="00603EA4">
      <w:pPr>
        <w:numPr>
          <w:ilvl w:val="0"/>
          <w:numId w:val="47"/>
        </w:numPr>
      </w:pPr>
      <w:r w:rsidRPr="005223F4">
        <w:t>A</w:t>
      </w:r>
      <w:r w:rsidR="00603EA4" w:rsidRPr="005223F4">
        <w:t>n xs:group reference and an xs:sequence or xs:choice in its referenced global xs:group</w:t>
      </w:r>
    </w:p>
    <w:p w14:paraId="69950A90" w14:textId="77777777" w:rsidR="00603EA4" w:rsidRPr="005223F4" w:rsidRDefault="00C93478" w:rsidP="00603EA4">
      <w:pPr>
        <w:numPr>
          <w:ilvl w:val="0"/>
          <w:numId w:val="47"/>
        </w:numPr>
      </w:pPr>
      <w:r w:rsidRPr="005223F4">
        <w:t>A</w:t>
      </w:r>
      <w:r w:rsidR="00603EA4" w:rsidRPr="005223F4">
        <w:t xml:space="preserve">n xs:simpleType restriction and its base xs:simpleType restriction  </w:t>
      </w:r>
    </w:p>
    <w:p w14:paraId="15C32F8D" w14:textId="0CD37360" w:rsidR="00603EA4" w:rsidRPr="005223F4" w:rsidDel="00041028" w:rsidRDefault="00603EA4" w:rsidP="00603EA4">
      <w:pPr>
        <w:rPr>
          <w:del w:id="4146" w:author="mbeckerle" w:date="2012-04-22T21:53:00Z"/>
        </w:rPr>
      </w:pPr>
    </w:p>
    <w:p w14:paraId="7C03E3A6" w14:textId="77777777" w:rsidR="00603EA4" w:rsidRPr="005223F4" w:rsidRDefault="00603EA4" w:rsidP="00603EA4">
      <w:r w:rsidRPr="005223F4">
        <w:t>Rules</w:t>
      </w:r>
    </w:p>
    <w:p w14:paraId="3C4156AF" w14:textId="26FDDE40" w:rsidR="00603EA4" w:rsidRPr="005223F4" w:rsidDel="00041028" w:rsidRDefault="00603EA4" w:rsidP="00603EA4">
      <w:pPr>
        <w:rPr>
          <w:del w:id="4147" w:author="mbeckerle" w:date="2012-04-22T21:53:00Z"/>
        </w:rPr>
      </w:pPr>
    </w:p>
    <w:p w14:paraId="31A74952" w14:textId="77777777" w:rsidR="00603EA4" w:rsidRPr="005223F4" w:rsidRDefault="00603EA4" w:rsidP="00603EA4">
      <w:pPr>
        <w:numPr>
          <w:ilvl w:val="0"/>
          <w:numId w:val="49"/>
        </w:numPr>
      </w:pPr>
      <w:r w:rsidRPr="005223F4">
        <w:t xml:space="preserve">Create an empty working set of "explicit" properties. Create an empty working set of "default" properties. </w:t>
      </w:r>
    </w:p>
    <w:p w14:paraId="79B4AF25" w14:textId="77777777" w:rsidR="00603EA4" w:rsidRPr="005223F4" w:rsidRDefault="00603EA4" w:rsidP="00603EA4">
      <w:pPr>
        <w:numPr>
          <w:ilvl w:val="0"/>
          <w:numId w:val="49"/>
        </w:numPr>
      </w:pPr>
      <w:r w:rsidRPr="005223F4">
        <w:t xml:space="preserve">Move to the innermost schema component in the chain of </w:t>
      </w:r>
      <w:commentRangeStart w:id="4148"/>
      <w:r w:rsidRPr="005223F4">
        <w:t>references</w:t>
      </w:r>
      <w:commentRangeEnd w:id="4148"/>
      <w:r w:rsidR="00C81284">
        <w:rPr>
          <w:rStyle w:val="CommentReference"/>
        </w:rPr>
        <w:commentReference w:id="4148"/>
      </w:r>
      <w:r w:rsidRPr="005223F4">
        <w:t xml:space="preserve">. </w:t>
      </w:r>
    </w:p>
    <w:p w14:paraId="465A8830" w14:textId="5BA4ABF7" w:rsidR="00C8496E" w:rsidRDefault="009863DA" w:rsidP="00150AB6">
      <w:pPr>
        <w:numPr>
          <w:ilvl w:val="0"/>
          <w:numId w:val="49"/>
        </w:numPr>
        <w:rPr>
          <w:ins w:id="4149" w:author="mbeckerle" w:date="2013-01-28T11:28:00Z"/>
        </w:rPr>
      </w:pPr>
      <w:del w:id="4150" w:author="mbeckerle" w:date="2013-01-28T11:30:00Z">
        <w:r w:rsidRPr="005223F4" w:rsidDel="00C8496E">
          <w:delText xml:space="preserve">a) </w:delText>
        </w:r>
      </w:del>
      <w:r w:rsidR="00603EA4" w:rsidRPr="005223F4">
        <w:t>Assemble its applicable "explicit" properties from its local dfdl:ref (if present) and its local properties (if present), the latter overriding the former (that is, local wins</w:t>
      </w:r>
      <w:ins w:id="4151" w:author="mbeckerle" w:date="2013-01-28T11:30:00Z">
        <w:r w:rsidR="00C8496E">
          <w:t xml:space="preserve"> over referenced).</w:t>
        </w:r>
      </w:ins>
      <w:del w:id="4152" w:author="mbeckerle" w:date="2013-01-28T11:28:00Z">
        <w:r w:rsidR="00603EA4" w:rsidRPr="005223F4" w:rsidDel="00C8496E">
          <w:delText xml:space="preserve">). </w:delText>
        </w:r>
        <w:r w:rsidR="00E620CC" w:rsidRPr="005223F4" w:rsidDel="00C8496E">
          <w:br/>
        </w:r>
        <w:r w:rsidR="00E620CC" w:rsidRPr="005223F4" w:rsidDel="00C8496E">
          <w:br/>
        </w:r>
      </w:del>
    </w:p>
    <w:p w14:paraId="360318EA" w14:textId="269CDA01" w:rsidR="00C8496E" w:rsidRDefault="00603EA4" w:rsidP="00150AB6">
      <w:pPr>
        <w:numPr>
          <w:ilvl w:val="0"/>
          <w:numId w:val="49"/>
        </w:numPr>
        <w:rPr>
          <w:ins w:id="4153" w:author="mbeckerle" w:date="2013-01-28T11:29:00Z"/>
        </w:rPr>
      </w:pPr>
      <w:r w:rsidRPr="005223F4">
        <w:t>Combine these with the current working set of "explicit" properties.</w:t>
      </w:r>
      <w:del w:id="4154" w:author="mbeckerle" w:date="2013-01-28T11:28:00Z">
        <w:r w:rsidRPr="005223F4" w:rsidDel="00C8496E">
          <w:delText xml:space="preserve"> </w:delText>
        </w:r>
        <w:r w:rsidR="00150AB6" w:rsidRPr="005223F4" w:rsidDel="00C8496E">
          <w:br/>
        </w:r>
      </w:del>
      <w:ins w:id="4155" w:author="mbeckerle" w:date="2013-01-28T11:28:00Z">
        <w:r w:rsidR="00C8496E">
          <w:t xml:space="preserve"> </w:t>
        </w:r>
      </w:ins>
      <w:r w:rsidRPr="005223F4">
        <w:t xml:space="preserve">It is a schema definition error if </w:t>
      </w:r>
      <w:del w:id="4156" w:author="mbeckerle" w:date="2013-01-28T11:31:00Z">
        <w:r w:rsidRPr="005223F4" w:rsidDel="00C8496E">
          <w:delText xml:space="preserve">there is </w:delText>
        </w:r>
      </w:del>
      <w:r w:rsidRPr="005223F4">
        <w:t xml:space="preserve">the same property appears twice. </w:t>
      </w:r>
      <w:del w:id="4157" w:author="mbeckerle" w:date="2013-01-28T11:28:00Z">
        <w:r w:rsidR="00150AB6" w:rsidRPr="005223F4" w:rsidDel="00C8496E">
          <w:br/>
        </w:r>
      </w:del>
      <w:r w:rsidR="00150AB6" w:rsidRPr="005223F4">
        <w:t>The r</w:t>
      </w:r>
      <w:r w:rsidRPr="005223F4">
        <w:t>esult is a new working set of "explicit" properties</w:t>
      </w:r>
      <w:ins w:id="4158" w:author="mbeckerle" w:date="2013-01-28T11:31:00Z">
        <w:r w:rsidR="00C8496E">
          <w:t>.</w:t>
        </w:r>
      </w:ins>
      <w:del w:id="4159" w:author="mbeckerle" w:date="2013-01-28T11:28:00Z">
        <w:r w:rsidRPr="005223F4" w:rsidDel="00C8496E">
          <w:br/>
        </w:r>
      </w:del>
    </w:p>
    <w:p w14:paraId="23B00EE9" w14:textId="76C12449" w:rsidR="00603EA4" w:rsidRPr="005223F4" w:rsidRDefault="00603EA4" w:rsidP="00150AB6">
      <w:pPr>
        <w:numPr>
          <w:ilvl w:val="0"/>
          <w:numId w:val="49"/>
        </w:numPr>
      </w:pPr>
      <w:del w:id="4160" w:author="mbeckerle" w:date="2013-01-28T11:29:00Z">
        <w:r w:rsidRPr="005223F4" w:rsidDel="00C8496E">
          <w:br/>
        </w:r>
        <w:r w:rsidR="009863DA" w:rsidRPr="005223F4" w:rsidDel="00C8496E">
          <w:delText xml:space="preserve">b) </w:delText>
        </w:r>
      </w:del>
      <w:r w:rsidRPr="005223F4">
        <w:t xml:space="preserve">Obtain applicable "default" properties from </w:t>
      </w:r>
      <w:ins w:id="4161" w:author="mbeckerle" w:date="2013-01-28T11:27:00Z">
        <w:r w:rsidR="00C8496E">
          <w:t xml:space="preserve">a </w:t>
        </w:r>
      </w:ins>
      <w:r w:rsidRPr="005223F4">
        <w:t xml:space="preserve">dfdl:format </w:t>
      </w:r>
      <w:r w:rsidR="008A0531" w:rsidRPr="005223F4">
        <w:t xml:space="preserve">annotation </w:t>
      </w:r>
      <w:r w:rsidRPr="005223F4">
        <w:t xml:space="preserve">on the xs:schema that contains the component (if </w:t>
      </w:r>
      <w:ins w:id="4162" w:author="mbeckerle" w:date="2013-01-28T11:28:00Z">
        <w:r w:rsidR="00C8496E">
          <w:t xml:space="preserve">such annotation is </w:t>
        </w:r>
      </w:ins>
      <w:r w:rsidRPr="005223F4">
        <w:t>present).  Combine these with the current working set of "default" properties, the latter overriding the former (</w:t>
      </w:r>
      <w:r w:rsidR="00987EE9" w:rsidRPr="005223F4">
        <w:t>that is</w:t>
      </w:r>
      <w:r w:rsidRPr="005223F4">
        <w:t xml:space="preserve">, inner wins). Result is a new working set of "default" properties. </w:t>
      </w:r>
    </w:p>
    <w:p w14:paraId="3438CCD9" w14:textId="24F8B923" w:rsidR="00603EA4" w:rsidRPr="005223F4" w:rsidRDefault="00603EA4" w:rsidP="00603EA4">
      <w:pPr>
        <w:numPr>
          <w:ilvl w:val="0"/>
          <w:numId w:val="49"/>
        </w:numPr>
      </w:pPr>
      <w:r w:rsidRPr="005223F4">
        <w:t xml:space="preserve">Move to the schema component that references the current component, and repeat </w:t>
      </w:r>
      <w:ins w:id="4163" w:author="mbeckerle" w:date="2013-01-28T11:37:00Z">
        <w:r w:rsidR="00C81284">
          <w:t xml:space="preserve">starting at </w:t>
        </w:r>
      </w:ins>
      <w:r w:rsidRPr="005223F4">
        <w:t xml:space="preserve">step 3. If there is no referencing component, </w:t>
      </w:r>
      <w:ins w:id="4164" w:author="mbeckerle" w:date="2013-01-28T11:36:00Z">
        <w:r w:rsidR="00C81284">
          <w:t xml:space="preserve">carry out </w:t>
        </w:r>
      </w:ins>
      <w:del w:id="4165" w:author="mbeckerle" w:date="2013-01-28T11:36:00Z">
        <w:r w:rsidRPr="005223F4" w:rsidDel="00C81284">
          <w:delText xml:space="preserve">move to </w:delText>
        </w:r>
      </w:del>
      <w:r w:rsidRPr="005223F4">
        <w:t>step 5</w:t>
      </w:r>
      <w:ins w:id="4166" w:author="mbeckerle" w:date="2013-01-28T11:37:00Z">
        <w:r w:rsidR="00C81284">
          <w:t xml:space="preserve"> and then go to step 7</w:t>
        </w:r>
      </w:ins>
      <w:r w:rsidRPr="005223F4">
        <w:t xml:space="preserve">. </w:t>
      </w:r>
    </w:p>
    <w:p w14:paraId="02177043" w14:textId="77777777" w:rsidR="00603EA4" w:rsidRPr="005223F4" w:rsidRDefault="00603EA4" w:rsidP="00603EA4">
      <w:pPr>
        <w:numPr>
          <w:ilvl w:val="0"/>
          <w:numId w:val="49"/>
        </w:numPr>
      </w:pPr>
      <w:r w:rsidRPr="005223F4">
        <w:t>Combine the resultant sets of properties. The "explicit" properties take priority, "defaults" only used when no "explicit" is present. It is a schema definition error if a required property is in neither the "explicit" nor the "default" working sets.</w:t>
      </w:r>
    </w:p>
    <w:p w14:paraId="583A5C22" w14:textId="744415D0" w:rsidR="0098329B" w:rsidDel="00041028" w:rsidRDefault="0098329B" w:rsidP="00603EA4">
      <w:pPr>
        <w:rPr>
          <w:ins w:id="4167" w:author="Steve Hanson" w:date="2012-02-23T11:58:00Z"/>
          <w:del w:id="4168" w:author="mbeckerle" w:date="2012-04-22T21:53:00Z"/>
        </w:rPr>
      </w:pPr>
    </w:p>
    <w:p w14:paraId="51ED5B1F" w14:textId="4E233DC4" w:rsidR="00603EA4" w:rsidRPr="005223F4" w:rsidRDefault="00603EA4" w:rsidP="00603EA4">
      <w:r w:rsidRPr="005223F4">
        <w:t xml:space="preserve">"Applicable" properties are all the DFDL properties that apply to that </w:t>
      </w:r>
      <w:del w:id="4169" w:author="Steve Hanson" w:date="2012-02-23T11:57:00Z">
        <w:r w:rsidRPr="005223F4" w:rsidDel="0098329B">
          <w:delText xml:space="preserve">type of </w:delText>
        </w:r>
      </w:del>
      <w:r w:rsidRPr="005223F4">
        <w:t xml:space="preserve">schema component. For example all the DFDL properties </w:t>
      </w:r>
      <w:commentRangeStart w:id="4170"/>
      <w:r w:rsidRPr="005223F4">
        <w:t>that apply to a</w:t>
      </w:r>
      <w:ins w:id="4171" w:author="mbeckerle" w:date="2013-01-28T11:38:00Z">
        <w:r w:rsidR="00C81284">
          <w:t xml:space="preserve"> particular</w:t>
        </w:r>
      </w:ins>
      <w:del w:id="4172" w:author="mbeckerle" w:date="2013-01-28T11:38:00Z">
        <w:r w:rsidRPr="005223F4" w:rsidDel="00C81284">
          <w:delText>n</w:delText>
        </w:r>
      </w:del>
      <w:r w:rsidRPr="005223F4">
        <w:t xml:space="preserve"> xs:simpleType</w:t>
      </w:r>
      <w:ins w:id="4173" w:author="Steve Hanson" w:date="2012-02-23T11:58:00Z">
        <w:r w:rsidR="0098329B">
          <w:t xml:space="preserve"> </w:t>
        </w:r>
      </w:ins>
      <w:commentRangeEnd w:id="4170"/>
      <w:ins w:id="4174" w:author="Steve Hanson" w:date="2012-09-18T12:28:00Z">
        <w:r w:rsidR="00097EBF">
          <w:rPr>
            <w:rStyle w:val="CommentReference"/>
          </w:rPr>
          <w:commentReference w:id="4170"/>
        </w:r>
      </w:ins>
      <w:ins w:id="4175" w:author="Steve Hanson" w:date="2012-02-23T11:58:00Z">
        <w:r w:rsidR="0098329B">
          <w:t>(as defined by section 13)</w:t>
        </w:r>
      </w:ins>
      <w:r w:rsidRPr="005223F4">
        <w:t>.</w:t>
      </w:r>
    </w:p>
    <w:p w14:paraId="19CD8BC8" w14:textId="7305C139" w:rsidR="00603EA4" w:rsidRPr="005223F4" w:rsidDel="00041028" w:rsidRDefault="00603EA4" w:rsidP="00603EA4">
      <w:pPr>
        <w:rPr>
          <w:del w:id="4176" w:author="mbeckerle" w:date="2012-04-22T21:53:00Z"/>
        </w:rPr>
      </w:pPr>
    </w:p>
    <w:p w14:paraId="7D78311F" w14:textId="77777777" w:rsidR="00603EA4" w:rsidRPr="005223F4" w:rsidRDefault="00603EA4" w:rsidP="00603EA4">
      <w:pPr>
        <w:pStyle w:val="XMLExcerpt"/>
        <w:rPr>
          <w:lang w:val="en-US"/>
        </w:rPr>
      </w:pPr>
      <w:r w:rsidRPr="005223F4">
        <w:rPr>
          <w:lang w:val="en-US"/>
        </w:rPr>
        <w:t>&lt;xs:simpleType name="newType"&gt;</w:t>
      </w:r>
    </w:p>
    <w:p w14:paraId="07017EAE" w14:textId="77777777" w:rsidR="00603EA4" w:rsidRPr="005223F4" w:rsidRDefault="0098329B" w:rsidP="00603EA4">
      <w:pPr>
        <w:pStyle w:val="XMLExcerpt"/>
        <w:rPr>
          <w:lang w:val="en-US"/>
        </w:rPr>
      </w:pPr>
      <w:ins w:id="4177" w:author="Steve Hanson" w:date="2012-02-23T11:58:00Z">
        <w:r>
          <w:rPr>
            <w:lang w:val="en-US"/>
          </w:rPr>
          <w:t xml:space="preserve">  </w:t>
        </w:r>
      </w:ins>
      <w:del w:id="4178" w:author="Steve Hanson" w:date="2012-02-23T11:58:00Z">
        <w:r w:rsidR="00603EA4" w:rsidRPr="005223F4" w:rsidDel="0098329B">
          <w:rPr>
            <w:lang w:val="en-US"/>
          </w:rPr>
          <w:tab/>
        </w:r>
      </w:del>
      <w:r w:rsidR="00603EA4" w:rsidRPr="005223F4">
        <w:rPr>
          <w:lang w:val="en-US"/>
        </w:rPr>
        <w:t xml:space="preserve">&lt;xs:annotation&gt; </w:t>
      </w:r>
    </w:p>
    <w:p w14:paraId="5F659BF8" w14:textId="77777777" w:rsidR="00603EA4" w:rsidRPr="005223F4" w:rsidRDefault="0098329B" w:rsidP="00470F0F">
      <w:pPr>
        <w:pStyle w:val="XMLExcerpt"/>
        <w:rPr>
          <w:lang w:val="en-US"/>
        </w:rPr>
      </w:pPr>
      <w:ins w:id="4179" w:author="Steve Hanson" w:date="2012-02-23T11:58:00Z">
        <w:r>
          <w:rPr>
            <w:lang w:val="en-US"/>
          </w:rPr>
          <w:t xml:space="preserve">    </w:t>
        </w:r>
      </w:ins>
      <w:del w:id="4180" w:author="Steve Hanson" w:date="2012-02-23T11:58:00Z">
        <w:r w:rsidR="00603EA4" w:rsidRPr="005223F4" w:rsidDel="0098329B">
          <w:rPr>
            <w:lang w:val="en-US"/>
          </w:rPr>
          <w:tab/>
        </w:r>
        <w:r w:rsidR="00603EA4" w:rsidRPr="005223F4" w:rsidDel="0098329B">
          <w:rPr>
            <w:lang w:val="en-US"/>
          </w:rPr>
          <w:tab/>
        </w:r>
      </w:del>
      <w:r w:rsidR="00603EA4" w:rsidRPr="005223F4">
        <w:rPr>
          <w:lang w:val="en-US"/>
        </w:rPr>
        <w:t>&lt;</w:t>
      </w:r>
      <w:del w:id="4181" w:author="Steve Hanson" w:date="2012-02-23T11:58:00Z">
        <w:r w:rsidR="00470F0F" w:rsidRPr="005223F4" w:rsidDel="0098329B">
          <w:rPr>
            <w:lang w:val="en-US"/>
          </w:rPr>
          <w:delText xml:space="preserve"> </w:delText>
        </w:r>
      </w:del>
      <w:r w:rsidR="00470F0F" w:rsidRPr="005223F4">
        <w:rPr>
          <w:lang w:val="en-US"/>
        </w:rPr>
        <w:t>xs:appinfo source=”http://www.ogf.org/dfdl/”</w:t>
      </w:r>
      <w:r w:rsidR="00603EA4" w:rsidRPr="005223F4">
        <w:rPr>
          <w:lang w:val="en-US"/>
        </w:rPr>
        <w:t>&gt;</w:t>
      </w:r>
    </w:p>
    <w:p w14:paraId="581D733A" w14:textId="77777777" w:rsidR="00603EA4" w:rsidRPr="005223F4" w:rsidRDefault="00603EA4" w:rsidP="00D577C2">
      <w:pPr>
        <w:pStyle w:val="XMLExcerpt"/>
        <w:rPr>
          <w:lang w:val="en-US"/>
        </w:rPr>
      </w:pPr>
      <w:del w:id="4182" w:author="Steve Hanson" w:date="2012-02-23T11:58:00Z">
        <w:r w:rsidRPr="005223F4" w:rsidDel="0098329B">
          <w:rPr>
            <w:lang w:val="en-US"/>
          </w:rPr>
          <w:tab/>
        </w:r>
        <w:r w:rsidRPr="005223F4" w:rsidDel="0098329B">
          <w:rPr>
            <w:lang w:val="en-US"/>
          </w:rPr>
          <w:tab/>
        </w:r>
        <w:r w:rsidRPr="005223F4" w:rsidDel="0098329B">
          <w:rPr>
            <w:lang w:val="en-US"/>
          </w:rPr>
          <w:tab/>
        </w:r>
      </w:del>
      <w:ins w:id="4183" w:author="Steve Hanson" w:date="2012-02-23T11:58:00Z">
        <w:r w:rsidR="0098329B">
          <w:rPr>
            <w:lang w:val="en-US"/>
          </w:rPr>
          <w:t xml:space="preserve">      </w:t>
        </w:r>
      </w:ins>
      <w:r w:rsidRPr="005223F4">
        <w:rPr>
          <w:lang w:val="en-US"/>
        </w:rPr>
        <w:t>&lt;dfdl:simpleType alignment="16"/&gt;</w:t>
      </w:r>
    </w:p>
    <w:p w14:paraId="7CDA54C1" w14:textId="77777777" w:rsidR="00603EA4" w:rsidRPr="005223F4" w:rsidRDefault="00603EA4" w:rsidP="00603EA4">
      <w:pPr>
        <w:pStyle w:val="XMLExcerpt"/>
        <w:rPr>
          <w:lang w:val="en-US"/>
        </w:rPr>
      </w:pPr>
      <w:del w:id="4184" w:author="Steve Hanson" w:date="2012-02-23T11:58:00Z">
        <w:r w:rsidRPr="005223F4" w:rsidDel="0098329B">
          <w:rPr>
            <w:lang w:val="en-US"/>
          </w:rPr>
          <w:tab/>
        </w:r>
        <w:r w:rsidRPr="005223F4" w:rsidDel="0098329B">
          <w:rPr>
            <w:lang w:val="en-US"/>
          </w:rPr>
          <w:tab/>
        </w:r>
      </w:del>
      <w:ins w:id="4185" w:author="Steve Hanson" w:date="2012-02-23T11:58:00Z">
        <w:r w:rsidR="0098329B">
          <w:rPr>
            <w:lang w:val="en-US"/>
          </w:rPr>
          <w:t xml:space="preserve">    </w:t>
        </w:r>
      </w:ins>
      <w:r w:rsidRPr="005223F4">
        <w:rPr>
          <w:lang w:val="en-US"/>
        </w:rPr>
        <w:t>&lt;/xs:appinfo&gt;</w:t>
      </w:r>
    </w:p>
    <w:p w14:paraId="5EF26467" w14:textId="77777777" w:rsidR="00603EA4" w:rsidRPr="005223F4" w:rsidRDefault="00603EA4" w:rsidP="00603EA4">
      <w:pPr>
        <w:pStyle w:val="XMLExcerpt"/>
        <w:rPr>
          <w:lang w:val="en-US"/>
        </w:rPr>
      </w:pPr>
      <w:del w:id="4186" w:author="Steve Hanson" w:date="2012-02-23T11:59:00Z">
        <w:r w:rsidRPr="005223F4" w:rsidDel="0098329B">
          <w:rPr>
            <w:lang w:val="en-US"/>
          </w:rPr>
          <w:tab/>
        </w:r>
      </w:del>
      <w:ins w:id="4187" w:author="Steve Hanson" w:date="2012-02-23T11:59:00Z">
        <w:r w:rsidR="0098329B">
          <w:rPr>
            <w:lang w:val="en-US"/>
          </w:rPr>
          <w:t xml:space="preserve">  </w:t>
        </w:r>
      </w:ins>
      <w:r w:rsidRPr="005223F4">
        <w:rPr>
          <w:lang w:val="en-US"/>
        </w:rPr>
        <w:t>&lt;/xs:annotation&gt;</w:t>
      </w:r>
    </w:p>
    <w:p w14:paraId="140299AA" w14:textId="77777777" w:rsidR="00603EA4" w:rsidRPr="005223F4" w:rsidRDefault="00603EA4" w:rsidP="00603EA4">
      <w:pPr>
        <w:pStyle w:val="XMLExcerpt"/>
        <w:rPr>
          <w:lang w:val="en-US"/>
        </w:rPr>
      </w:pPr>
      <w:del w:id="4188" w:author="Steve Hanson" w:date="2012-02-23T11:59:00Z">
        <w:r w:rsidRPr="005223F4" w:rsidDel="0098329B">
          <w:rPr>
            <w:lang w:val="en-US"/>
          </w:rPr>
          <w:tab/>
        </w:r>
      </w:del>
      <w:ins w:id="4189" w:author="Steve Hanson" w:date="2012-02-23T11:59:00Z">
        <w:r w:rsidR="0098329B">
          <w:rPr>
            <w:lang w:val="en-US"/>
          </w:rPr>
          <w:t xml:space="preserve">  </w:t>
        </w:r>
      </w:ins>
      <w:r w:rsidRPr="005223F4">
        <w:rPr>
          <w:lang w:val="en-US"/>
        </w:rPr>
        <w:t>&lt;xs:restriction base="xs:integer"&gt;</w:t>
      </w:r>
    </w:p>
    <w:p w14:paraId="42CDC4DB" w14:textId="77777777" w:rsidR="00603EA4" w:rsidRPr="005223F4" w:rsidRDefault="00603EA4" w:rsidP="00603EA4">
      <w:pPr>
        <w:pStyle w:val="XMLExcerpt"/>
        <w:rPr>
          <w:lang w:val="en-US"/>
        </w:rPr>
      </w:pPr>
      <w:del w:id="4190" w:author="Steve Hanson" w:date="2012-02-23T11:59:00Z">
        <w:r w:rsidRPr="005223F4" w:rsidDel="0098329B">
          <w:rPr>
            <w:lang w:val="en-US"/>
          </w:rPr>
          <w:tab/>
        </w:r>
        <w:r w:rsidRPr="005223F4" w:rsidDel="0098329B">
          <w:rPr>
            <w:lang w:val="en-US"/>
          </w:rPr>
          <w:tab/>
        </w:r>
      </w:del>
      <w:ins w:id="4191" w:author="Steve Hanson" w:date="2012-02-23T11:59:00Z">
        <w:r w:rsidR="0098329B">
          <w:rPr>
            <w:lang w:val="en-US"/>
          </w:rPr>
          <w:t xml:space="preserve">    </w:t>
        </w:r>
      </w:ins>
      <w:r w:rsidRPr="005223F4">
        <w:rPr>
          <w:lang w:val="en-US"/>
        </w:rPr>
        <w:t>&lt;xs:maxInclusive value="10"/&gt;</w:t>
      </w:r>
    </w:p>
    <w:p w14:paraId="6B05E4F1" w14:textId="77777777" w:rsidR="00603EA4" w:rsidRPr="005223F4" w:rsidRDefault="00603EA4" w:rsidP="00603EA4">
      <w:pPr>
        <w:pStyle w:val="XMLExcerpt"/>
        <w:rPr>
          <w:lang w:val="en-US"/>
        </w:rPr>
      </w:pPr>
      <w:del w:id="4192" w:author="Steve Hanson" w:date="2012-02-23T11:59:00Z">
        <w:r w:rsidRPr="005223F4" w:rsidDel="0098329B">
          <w:rPr>
            <w:lang w:val="en-US"/>
          </w:rPr>
          <w:tab/>
        </w:r>
      </w:del>
      <w:ins w:id="4193" w:author="Steve Hanson" w:date="2012-02-23T11:59:00Z">
        <w:r w:rsidR="0098329B">
          <w:rPr>
            <w:lang w:val="en-US"/>
          </w:rPr>
          <w:t xml:space="preserve">  </w:t>
        </w:r>
      </w:ins>
      <w:r w:rsidRPr="005223F4">
        <w:rPr>
          <w:lang w:val="en-US"/>
        </w:rPr>
        <w:t>&lt;/xs:restriction&gt;</w:t>
      </w:r>
    </w:p>
    <w:p w14:paraId="5C2CD428" w14:textId="77777777" w:rsidR="00603EA4" w:rsidRPr="005223F4" w:rsidRDefault="00603EA4" w:rsidP="00603EA4">
      <w:pPr>
        <w:pStyle w:val="XMLExcerpt"/>
        <w:rPr>
          <w:lang w:val="en-US"/>
        </w:rPr>
      </w:pPr>
      <w:r w:rsidRPr="005223F4">
        <w:rPr>
          <w:lang w:val="en-US"/>
        </w:rPr>
        <w:t>&lt;/xs:simpleType&gt;</w:t>
      </w:r>
    </w:p>
    <w:p w14:paraId="3ED3DDDF" w14:textId="77777777" w:rsidR="00603EA4" w:rsidRPr="005223F4" w:rsidRDefault="00603EA4" w:rsidP="00603EA4">
      <w:pPr>
        <w:pStyle w:val="XMLExcerpt"/>
        <w:rPr>
          <w:lang w:val="en-US"/>
        </w:rPr>
      </w:pPr>
    </w:p>
    <w:p w14:paraId="60F37798" w14:textId="77777777" w:rsidR="00603EA4" w:rsidRPr="005223F4" w:rsidRDefault="00603EA4" w:rsidP="00603EA4">
      <w:pPr>
        <w:pStyle w:val="XMLExcerpt"/>
        <w:rPr>
          <w:lang w:val="en-US"/>
        </w:rPr>
      </w:pPr>
      <w:r w:rsidRPr="005223F4">
        <w:rPr>
          <w:lang w:val="en-US"/>
        </w:rPr>
        <w:t>&lt;xs:element name=</w:t>
      </w:r>
      <w:r w:rsidRPr="002F1B64">
        <w:rPr>
          <w:lang w:val="en-US"/>
        </w:rPr>
        <w:t xml:space="preserve">"testElement1" </w:t>
      </w:r>
      <w:r w:rsidRPr="005223F4">
        <w:rPr>
          <w:lang w:val="en-US"/>
        </w:rPr>
        <w:t>type="newType"&gt;</w:t>
      </w:r>
    </w:p>
    <w:p w14:paraId="773FFC46" w14:textId="77777777" w:rsidR="00603EA4" w:rsidRPr="005223F4" w:rsidRDefault="0098329B" w:rsidP="00603EA4">
      <w:pPr>
        <w:pStyle w:val="XMLExcerpt"/>
        <w:rPr>
          <w:lang w:val="en-US"/>
        </w:rPr>
      </w:pPr>
      <w:ins w:id="4194" w:author="Steve Hanson" w:date="2012-02-23T11:59:00Z">
        <w:r>
          <w:rPr>
            <w:lang w:val="en-US"/>
          </w:rPr>
          <w:t xml:space="preserve">  </w:t>
        </w:r>
      </w:ins>
      <w:del w:id="4195" w:author="Steve Hanson" w:date="2012-02-23T11:59:00Z">
        <w:r w:rsidR="00603EA4" w:rsidRPr="005223F4" w:rsidDel="0098329B">
          <w:rPr>
            <w:lang w:val="en-US"/>
          </w:rPr>
          <w:delText xml:space="preserve">     </w:delText>
        </w:r>
      </w:del>
      <w:r w:rsidR="00603EA4" w:rsidRPr="005223F4">
        <w:rPr>
          <w:lang w:val="en-US"/>
        </w:rPr>
        <w:t>&lt;xs:annotation&gt;</w:t>
      </w:r>
    </w:p>
    <w:p w14:paraId="6CBE0582" w14:textId="77777777" w:rsidR="00603EA4" w:rsidRPr="005223F4" w:rsidRDefault="00603EA4" w:rsidP="00470F0F">
      <w:pPr>
        <w:pStyle w:val="XMLExcerpt"/>
        <w:rPr>
          <w:lang w:val="en-US"/>
        </w:rPr>
      </w:pPr>
      <w:del w:id="4196" w:author="Steve Hanson" w:date="2012-02-23T11:59:00Z">
        <w:r w:rsidRPr="005223F4" w:rsidDel="0098329B">
          <w:rPr>
            <w:lang w:val="en-US"/>
          </w:rPr>
          <w:tab/>
          <w:delText xml:space="preserve">      </w:delText>
        </w:r>
      </w:del>
      <w:ins w:id="4197" w:author="Steve Hanson" w:date="2012-02-23T11:59:00Z">
        <w:r w:rsidR="0098329B">
          <w:rPr>
            <w:lang w:val="en-US"/>
          </w:rPr>
          <w:t xml:space="preserve">    </w:t>
        </w:r>
      </w:ins>
      <w:r w:rsidRPr="005223F4">
        <w:rPr>
          <w:lang w:val="en-US"/>
        </w:rPr>
        <w:t>&lt;</w:t>
      </w:r>
      <w:del w:id="4198" w:author="Steve Hanson" w:date="2012-02-23T11:59:00Z">
        <w:r w:rsidR="00470F0F" w:rsidRPr="005223F4" w:rsidDel="0098329B">
          <w:rPr>
            <w:lang w:val="en-US"/>
          </w:rPr>
          <w:delText xml:space="preserve"> </w:delText>
        </w:r>
      </w:del>
      <w:r w:rsidR="00470F0F" w:rsidRPr="005223F4">
        <w:rPr>
          <w:lang w:val="en-US"/>
        </w:rPr>
        <w:t>xs:appinfo source=”http://www.ogf.org/dfdl/”</w:t>
      </w:r>
      <w:r w:rsidRPr="005223F4">
        <w:rPr>
          <w:lang w:val="en-US"/>
        </w:rPr>
        <w:t>&gt;</w:t>
      </w:r>
    </w:p>
    <w:p w14:paraId="50E644A3" w14:textId="77777777" w:rsidR="00603EA4" w:rsidRPr="005223F4" w:rsidRDefault="00603EA4" w:rsidP="00D577C2">
      <w:pPr>
        <w:pStyle w:val="XMLExcerpt"/>
        <w:rPr>
          <w:lang w:val="en-US"/>
        </w:rPr>
      </w:pPr>
      <w:del w:id="4199" w:author="Steve Hanson" w:date="2012-02-23T11:59:00Z">
        <w:r w:rsidRPr="005223F4" w:rsidDel="0098329B">
          <w:rPr>
            <w:lang w:val="en-US"/>
          </w:rPr>
          <w:tab/>
        </w:r>
        <w:r w:rsidRPr="005223F4" w:rsidDel="0098329B">
          <w:rPr>
            <w:lang w:val="en-US"/>
          </w:rPr>
          <w:tab/>
        </w:r>
        <w:r w:rsidRPr="005223F4" w:rsidDel="0098329B">
          <w:rPr>
            <w:lang w:val="en-US"/>
          </w:rPr>
          <w:tab/>
        </w:r>
      </w:del>
      <w:ins w:id="4200" w:author="Steve Hanson" w:date="2012-02-23T11:59:00Z">
        <w:r w:rsidR="0098329B">
          <w:rPr>
            <w:lang w:val="en-US"/>
          </w:rPr>
          <w:t xml:space="preserve">      </w:t>
        </w:r>
      </w:ins>
      <w:r w:rsidRPr="005223F4">
        <w:rPr>
          <w:lang w:val="en-US"/>
        </w:rPr>
        <w:t xml:space="preserve">&lt;dfdl:element </w:t>
      </w:r>
      <w:r w:rsidR="00D72EC9" w:rsidRPr="005223F4">
        <w:rPr>
          <w:lang w:val="en-US"/>
        </w:rPr>
        <w:t>representation</w:t>
      </w:r>
      <w:r w:rsidRPr="005223F4">
        <w:rPr>
          <w:lang w:val="en-US"/>
        </w:rPr>
        <w:t>="binary"/&gt;</w:t>
      </w:r>
    </w:p>
    <w:p w14:paraId="2CE3F729" w14:textId="77777777" w:rsidR="00603EA4" w:rsidRPr="005223F4" w:rsidRDefault="00603EA4" w:rsidP="00603EA4">
      <w:pPr>
        <w:pStyle w:val="XMLExcerpt"/>
        <w:rPr>
          <w:lang w:val="en-US"/>
        </w:rPr>
      </w:pPr>
      <w:del w:id="4201" w:author="Steve Hanson" w:date="2012-02-23T11:59:00Z">
        <w:r w:rsidRPr="005223F4" w:rsidDel="0098329B">
          <w:rPr>
            <w:lang w:val="en-US"/>
          </w:rPr>
          <w:tab/>
          <w:delText xml:space="preserve">    </w:delText>
        </w:r>
      </w:del>
      <w:ins w:id="4202" w:author="Steve Hanson" w:date="2012-02-23T11:59:00Z">
        <w:r w:rsidR="0098329B">
          <w:rPr>
            <w:lang w:val="en-US"/>
          </w:rPr>
          <w:t xml:space="preserve">    </w:t>
        </w:r>
      </w:ins>
      <w:r w:rsidRPr="005223F4">
        <w:rPr>
          <w:lang w:val="en-US"/>
        </w:rPr>
        <w:t>&lt;/xs:appinfo&gt;</w:t>
      </w:r>
    </w:p>
    <w:p w14:paraId="408DA07C" w14:textId="77777777" w:rsidR="00603EA4" w:rsidRPr="005223F4" w:rsidRDefault="00603EA4" w:rsidP="00603EA4">
      <w:pPr>
        <w:pStyle w:val="XMLExcerpt"/>
        <w:rPr>
          <w:lang w:val="en-US"/>
        </w:rPr>
      </w:pPr>
      <w:del w:id="4203" w:author="Steve Hanson" w:date="2012-02-23T11:59:00Z">
        <w:r w:rsidRPr="005223F4" w:rsidDel="0098329B">
          <w:rPr>
            <w:lang w:val="en-US"/>
          </w:rPr>
          <w:tab/>
          <w:delText xml:space="preserve"> </w:delText>
        </w:r>
      </w:del>
      <w:ins w:id="4204" w:author="Steve Hanson" w:date="2012-02-23T11:59:00Z">
        <w:r w:rsidR="0098329B">
          <w:rPr>
            <w:lang w:val="en-US"/>
          </w:rPr>
          <w:t xml:space="preserve">  </w:t>
        </w:r>
      </w:ins>
      <w:r w:rsidRPr="005223F4">
        <w:rPr>
          <w:lang w:val="en-US"/>
        </w:rPr>
        <w:t>&lt;/xs:annotation&gt;</w:t>
      </w:r>
    </w:p>
    <w:p w14:paraId="14527E8E" w14:textId="77777777" w:rsidR="00603EA4" w:rsidRPr="005223F4" w:rsidDel="0098329B" w:rsidRDefault="00603EA4" w:rsidP="00603EA4">
      <w:pPr>
        <w:pStyle w:val="XMLExcerpt"/>
        <w:rPr>
          <w:del w:id="4205" w:author="Steve Hanson" w:date="2012-02-23T11:59:00Z"/>
          <w:lang w:val="en-US"/>
        </w:rPr>
      </w:pPr>
      <w:r w:rsidRPr="005223F4">
        <w:rPr>
          <w:lang w:val="en-US"/>
        </w:rPr>
        <w:t>&lt;/xs:element&gt;</w:t>
      </w:r>
    </w:p>
    <w:p w14:paraId="3BCDC855" w14:textId="77777777" w:rsidR="00603EA4" w:rsidRPr="005223F4" w:rsidRDefault="00603EA4" w:rsidP="00603EA4">
      <w:pPr>
        <w:pStyle w:val="XMLExcerpt"/>
        <w:rPr>
          <w:lang w:val="en-US"/>
        </w:rPr>
      </w:pPr>
    </w:p>
    <w:p w14:paraId="608B27F0" w14:textId="3ED2A0DE" w:rsidR="00603EA4" w:rsidRPr="005223F4" w:rsidDel="00041028" w:rsidRDefault="00603EA4" w:rsidP="00603EA4">
      <w:pPr>
        <w:pStyle w:val="Caption"/>
        <w:rPr>
          <w:del w:id="4206" w:author="mbeckerle" w:date="2012-04-22T21:53:00Z"/>
        </w:rPr>
      </w:pPr>
    </w:p>
    <w:p w14:paraId="558811D4" w14:textId="77777777" w:rsidR="00603EA4" w:rsidRPr="005223F4" w:rsidRDefault="00603EA4" w:rsidP="00603EA4">
      <w:pPr>
        <w:pStyle w:val="nobreak"/>
      </w:pPr>
      <w:r w:rsidRPr="005223F4">
        <w:t xml:space="preserve">The locally defined dfdl:alignment property with value '16' from the xs:simpleType 'newType' is combined with the locally defined dfdl:representation property with value 'binary' and applied to element 'testElement1', </w:t>
      </w:r>
    </w:p>
    <w:p w14:paraId="6020E494" w14:textId="3172338D" w:rsidR="00603EA4" w:rsidRPr="005223F4" w:rsidDel="00041028" w:rsidRDefault="00603EA4" w:rsidP="00603EA4">
      <w:pPr>
        <w:rPr>
          <w:del w:id="4207" w:author="mbeckerle" w:date="2012-04-22T21:53:00Z"/>
        </w:rPr>
      </w:pPr>
    </w:p>
    <w:bookmarkEnd w:id="4145"/>
    <w:p w14:paraId="68EDF78D" w14:textId="77777777" w:rsidR="00603EA4" w:rsidRPr="005223F4" w:rsidRDefault="00603EA4" w:rsidP="00603EA4">
      <w:pPr>
        <w:pStyle w:val="XMLExcerpt"/>
        <w:rPr>
          <w:lang w:val="en-US"/>
        </w:rPr>
      </w:pPr>
      <w:r w:rsidRPr="005223F4">
        <w:rPr>
          <w:lang w:val="en-US"/>
        </w:rPr>
        <w:t>&lt;xs:simpleType name="otherNewType"&gt;</w:t>
      </w:r>
    </w:p>
    <w:p w14:paraId="0C3ECABF" w14:textId="77777777" w:rsidR="00603EA4" w:rsidRPr="005223F4" w:rsidRDefault="00603EA4" w:rsidP="00603EA4">
      <w:pPr>
        <w:pStyle w:val="XMLExcerpt"/>
        <w:rPr>
          <w:lang w:val="en-US"/>
        </w:rPr>
      </w:pPr>
      <w:del w:id="4208" w:author="Steve Hanson" w:date="2012-02-23T12:01:00Z">
        <w:r w:rsidRPr="005223F4" w:rsidDel="00B20F7F">
          <w:rPr>
            <w:lang w:val="en-US"/>
          </w:rPr>
          <w:tab/>
        </w:r>
      </w:del>
      <w:ins w:id="4209" w:author="Steve Hanson" w:date="2012-02-23T12:01:00Z">
        <w:r w:rsidR="00B20F7F">
          <w:rPr>
            <w:lang w:val="en-US"/>
          </w:rPr>
          <w:t xml:space="preserve">  </w:t>
        </w:r>
      </w:ins>
      <w:r w:rsidRPr="005223F4">
        <w:rPr>
          <w:lang w:val="en-US"/>
        </w:rPr>
        <w:t>&lt;xs:annotation&gt;</w:t>
      </w:r>
    </w:p>
    <w:p w14:paraId="5FF4B1CA" w14:textId="77777777" w:rsidR="00603EA4" w:rsidRPr="005223F4" w:rsidRDefault="00603EA4" w:rsidP="00470F0F">
      <w:pPr>
        <w:pStyle w:val="XMLExcerpt"/>
        <w:rPr>
          <w:lang w:val="en-US"/>
        </w:rPr>
      </w:pPr>
      <w:del w:id="4210" w:author="Steve Hanson" w:date="2012-02-23T12:01:00Z">
        <w:r w:rsidRPr="005223F4" w:rsidDel="00B20F7F">
          <w:rPr>
            <w:lang w:val="en-US"/>
          </w:rPr>
          <w:tab/>
        </w:r>
        <w:r w:rsidRPr="005223F4" w:rsidDel="00B20F7F">
          <w:rPr>
            <w:lang w:val="en-US"/>
          </w:rPr>
          <w:tab/>
        </w:r>
      </w:del>
      <w:ins w:id="4211" w:author="Steve Hanson" w:date="2012-02-23T12:01:00Z">
        <w:r w:rsidR="00B20F7F">
          <w:rPr>
            <w:lang w:val="en-US"/>
          </w:rPr>
          <w:t xml:space="preserve">    </w:t>
        </w:r>
      </w:ins>
      <w:r w:rsidRPr="005223F4">
        <w:rPr>
          <w:lang w:val="en-US"/>
        </w:rPr>
        <w:t>&lt;</w:t>
      </w:r>
      <w:r w:rsidR="00470F0F" w:rsidRPr="005223F4">
        <w:rPr>
          <w:lang w:val="en-US"/>
        </w:rPr>
        <w:t>xs:appinfo source=”http://www.ogf.org/dfdl/”</w:t>
      </w:r>
      <w:r w:rsidRPr="005223F4">
        <w:rPr>
          <w:lang w:val="en-US"/>
        </w:rPr>
        <w:t>&gt;</w:t>
      </w:r>
    </w:p>
    <w:p w14:paraId="49557942" w14:textId="77777777" w:rsidR="00603EA4" w:rsidRPr="005223F4" w:rsidRDefault="00603EA4" w:rsidP="00D577C2">
      <w:pPr>
        <w:pStyle w:val="XMLExcerpt"/>
        <w:rPr>
          <w:lang w:val="en-US"/>
        </w:rPr>
      </w:pPr>
      <w:del w:id="4212" w:author="Steve Hanson" w:date="2012-02-23T12:01:00Z">
        <w:r w:rsidRPr="005223F4" w:rsidDel="00B20F7F">
          <w:rPr>
            <w:lang w:val="en-US"/>
          </w:rPr>
          <w:tab/>
        </w:r>
        <w:r w:rsidRPr="005223F4" w:rsidDel="00B20F7F">
          <w:rPr>
            <w:lang w:val="en-US"/>
          </w:rPr>
          <w:tab/>
        </w:r>
        <w:r w:rsidRPr="005223F4" w:rsidDel="00B20F7F">
          <w:rPr>
            <w:lang w:val="en-US"/>
          </w:rPr>
          <w:tab/>
        </w:r>
      </w:del>
      <w:ins w:id="4213" w:author="Steve Hanson" w:date="2012-02-23T12:01:00Z">
        <w:r w:rsidR="00B20F7F">
          <w:rPr>
            <w:lang w:val="en-US"/>
          </w:rPr>
          <w:t xml:space="preserve">      </w:t>
        </w:r>
      </w:ins>
      <w:r w:rsidRPr="005223F4">
        <w:rPr>
          <w:lang w:val="en-US"/>
        </w:rPr>
        <w:t>&lt;dfdl:simpleType alignment="64"/&gt;</w:t>
      </w:r>
    </w:p>
    <w:p w14:paraId="6F19C1E0" w14:textId="77777777" w:rsidR="00603EA4" w:rsidRPr="005223F4" w:rsidRDefault="00603EA4" w:rsidP="00603EA4">
      <w:pPr>
        <w:pStyle w:val="XMLExcerpt"/>
        <w:rPr>
          <w:lang w:val="en-US"/>
        </w:rPr>
      </w:pPr>
      <w:del w:id="4214" w:author="Steve Hanson" w:date="2012-02-23T12:01:00Z">
        <w:r w:rsidRPr="005223F4" w:rsidDel="00B20F7F">
          <w:rPr>
            <w:lang w:val="en-US"/>
          </w:rPr>
          <w:tab/>
        </w:r>
        <w:r w:rsidRPr="005223F4" w:rsidDel="00B20F7F">
          <w:rPr>
            <w:lang w:val="en-US"/>
          </w:rPr>
          <w:tab/>
        </w:r>
      </w:del>
      <w:ins w:id="4215" w:author="Steve Hanson" w:date="2012-02-23T12:01:00Z">
        <w:r w:rsidR="00B20F7F">
          <w:rPr>
            <w:lang w:val="en-US"/>
          </w:rPr>
          <w:t xml:space="preserve">    </w:t>
        </w:r>
      </w:ins>
      <w:r w:rsidRPr="005223F4">
        <w:rPr>
          <w:lang w:val="en-US"/>
        </w:rPr>
        <w:t>&lt;/xs:appinfo&gt;</w:t>
      </w:r>
    </w:p>
    <w:p w14:paraId="4A2F939A" w14:textId="77777777" w:rsidR="00603EA4" w:rsidRPr="005223F4" w:rsidRDefault="00B20F7F" w:rsidP="00603EA4">
      <w:pPr>
        <w:pStyle w:val="XMLExcerpt"/>
        <w:rPr>
          <w:lang w:val="en-US"/>
        </w:rPr>
      </w:pPr>
      <w:ins w:id="4216" w:author="Steve Hanson" w:date="2012-02-23T12:01:00Z">
        <w:r>
          <w:rPr>
            <w:lang w:val="en-US"/>
          </w:rPr>
          <w:t xml:space="preserve">  </w:t>
        </w:r>
      </w:ins>
      <w:del w:id="4217" w:author="Steve Hanson" w:date="2012-02-23T12:01:00Z">
        <w:r w:rsidR="00603EA4" w:rsidRPr="005223F4" w:rsidDel="00B20F7F">
          <w:rPr>
            <w:lang w:val="en-US"/>
          </w:rPr>
          <w:tab/>
        </w:r>
      </w:del>
      <w:r w:rsidR="00603EA4" w:rsidRPr="005223F4">
        <w:rPr>
          <w:lang w:val="en-US"/>
        </w:rPr>
        <w:t>&lt;/xs:annotation&gt;</w:t>
      </w:r>
    </w:p>
    <w:p w14:paraId="1E3E6412" w14:textId="77777777" w:rsidR="00603EA4" w:rsidRPr="005223F4" w:rsidRDefault="00603EA4" w:rsidP="00603EA4">
      <w:pPr>
        <w:pStyle w:val="XMLExcerpt"/>
        <w:rPr>
          <w:lang w:val="en-US"/>
        </w:rPr>
      </w:pPr>
      <w:del w:id="4218" w:author="Steve Hanson" w:date="2012-02-23T12:01:00Z">
        <w:r w:rsidRPr="005223F4" w:rsidDel="00B20F7F">
          <w:rPr>
            <w:lang w:val="en-US"/>
          </w:rPr>
          <w:tab/>
        </w:r>
      </w:del>
      <w:ins w:id="4219" w:author="Steve Hanson" w:date="2012-02-23T12:01:00Z">
        <w:r w:rsidR="00B20F7F">
          <w:rPr>
            <w:lang w:val="en-US"/>
          </w:rPr>
          <w:t xml:space="preserve">  </w:t>
        </w:r>
      </w:ins>
      <w:r w:rsidRPr="005223F4">
        <w:rPr>
          <w:lang w:val="en-US"/>
        </w:rPr>
        <w:t>&lt;xs:restriction base="newType"&gt;</w:t>
      </w:r>
    </w:p>
    <w:p w14:paraId="5A91DA4F" w14:textId="77777777" w:rsidR="00603EA4" w:rsidRPr="005223F4" w:rsidRDefault="00603EA4" w:rsidP="00603EA4">
      <w:pPr>
        <w:pStyle w:val="XMLExcerpt"/>
        <w:rPr>
          <w:lang w:val="en-US"/>
        </w:rPr>
      </w:pPr>
      <w:del w:id="4220" w:author="Steve Hanson" w:date="2012-02-23T12:01:00Z">
        <w:r w:rsidRPr="005223F4" w:rsidDel="00B20F7F">
          <w:rPr>
            <w:lang w:val="en-US"/>
          </w:rPr>
          <w:tab/>
        </w:r>
        <w:r w:rsidRPr="005223F4" w:rsidDel="00B20F7F">
          <w:rPr>
            <w:lang w:val="en-US"/>
          </w:rPr>
          <w:tab/>
        </w:r>
      </w:del>
      <w:ins w:id="4221" w:author="Steve Hanson" w:date="2012-02-23T12:01:00Z">
        <w:r w:rsidR="00B20F7F">
          <w:rPr>
            <w:lang w:val="en-US"/>
          </w:rPr>
          <w:t xml:space="preserve">    </w:t>
        </w:r>
      </w:ins>
      <w:r w:rsidRPr="005223F4">
        <w:rPr>
          <w:lang w:val="en-US"/>
        </w:rPr>
        <w:t>&lt;xs:maxInclusive value="5"/&gt;</w:t>
      </w:r>
    </w:p>
    <w:p w14:paraId="2870E563" w14:textId="77777777" w:rsidR="00603EA4" w:rsidRPr="005223F4" w:rsidRDefault="00603EA4" w:rsidP="00603EA4">
      <w:pPr>
        <w:pStyle w:val="XMLExcerpt"/>
        <w:rPr>
          <w:lang w:val="en-US"/>
        </w:rPr>
      </w:pPr>
      <w:del w:id="4222" w:author="Steve Hanson" w:date="2012-02-23T12:02:00Z">
        <w:r w:rsidRPr="005223F4" w:rsidDel="00B20F7F">
          <w:rPr>
            <w:lang w:val="en-US"/>
          </w:rPr>
          <w:tab/>
        </w:r>
      </w:del>
      <w:ins w:id="4223" w:author="Steve Hanson" w:date="2012-02-23T12:02:00Z">
        <w:r w:rsidR="00B20F7F">
          <w:rPr>
            <w:lang w:val="en-US"/>
          </w:rPr>
          <w:t xml:space="preserve">  </w:t>
        </w:r>
      </w:ins>
      <w:r w:rsidRPr="005223F4">
        <w:rPr>
          <w:lang w:val="en-US"/>
        </w:rPr>
        <w:t>&lt;/xs:restriction&gt;</w:t>
      </w:r>
    </w:p>
    <w:p w14:paraId="0E1CD4E5" w14:textId="77777777" w:rsidR="00603EA4" w:rsidRPr="005223F4" w:rsidRDefault="00603EA4" w:rsidP="00603EA4">
      <w:pPr>
        <w:pStyle w:val="XMLExcerpt"/>
        <w:rPr>
          <w:lang w:val="en-US"/>
        </w:rPr>
      </w:pPr>
      <w:r w:rsidRPr="005223F4">
        <w:rPr>
          <w:lang w:val="en-US"/>
        </w:rPr>
        <w:t>&lt;/xs:simpleType&gt;</w:t>
      </w:r>
    </w:p>
    <w:p w14:paraId="03200513" w14:textId="77777777" w:rsidR="00603EA4" w:rsidRPr="005223F4" w:rsidRDefault="00603EA4" w:rsidP="00603EA4">
      <w:pPr>
        <w:pStyle w:val="XMLExcerpt"/>
        <w:rPr>
          <w:lang w:val="en-US"/>
        </w:rPr>
      </w:pPr>
    </w:p>
    <w:p w14:paraId="7E6F5FFF" w14:textId="77777777" w:rsidR="00603EA4" w:rsidRPr="005223F4" w:rsidRDefault="00603EA4" w:rsidP="00603EA4">
      <w:pPr>
        <w:pStyle w:val="XMLExcerpt"/>
        <w:rPr>
          <w:lang w:val="en-US"/>
        </w:rPr>
      </w:pPr>
      <w:r w:rsidRPr="005223F4">
        <w:rPr>
          <w:lang w:val="en-US"/>
        </w:rPr>
        <w:t>&lt;xs:simpleType name="newType"&gt;</w:t>
      </w:r>
    </w:p>
    <w:p w14:paraId="11C2BF64" w14:textId="77777777" w:rsidR="00B20F7F" w:rsidRDefault="00B20F7F" w:rsidP="00603EA4">
      <w:pPr>
        <w:pStyle w:val="XMLExcerpt"/>
        <w:rPr>
          <w:ins w:id="4224" w:author="Steve Hanson" w:date="2012-02-23T12:02:00Z"/>
          <w:lang w:val="en-US"/>
        </w:rPr>
      </w:pPr>
      <w:ins w:id="4225" w:author="Steve Hanson" w:date="2012-02-23T12:02:00Z">
        <w:r>
          <w:rPr>
            <w:lang w:val="en-US"/>
          </w:rPr>
          <w:t xml:space="preserve">  </w:t>
        </w:r>
      </w:ins>
      <w:del w:id="4226" w:author="Steve Hanson" w:date="2012-02-23T12:02:00Z">
        <w:r w:rsidR="00603EA4" w:rsidRPr="005223F4" w:rsidDel="00B20F7F">
          <w:rPr>
            <w:lang w:val="en-US"/>
          </w:rPr>
          <w:tab/>
        </w:r>
      </w:del>
      <w:r w:rsidR="00603EA4" w:rsidRPr="005223F4">
        <w:rPr>
          <w:lang w:val="en-US"/>
        </w:rPr>
        <w:t>&lt;xs:annotation&gt;</w:t>
      </w:r>
    </w:p>
    <w:p w14:paraId="77350C35" w14:textId="77777777" w:rsidR="00603EA4" w:rsidRPr="005223F4" w:rsidDel="00B20F7F" w:rsidRDefault="00B20F7F" w:rsidP="00603EA4">
      <w:pPr>
        <w:pStyle w:val="XMLExcerpt"/>
        <w:rPr>
          <w:del w:id="4227" w:author="Steve Hanson" w:date="2012-02-23T12:02:00Z"/>
          <w:lang w:val="en-US"/>
        </w:rPr>
      </w:pPr>
      <w:ins w:id="4228" w:author="Steve Hanson" w:date="2012-02-23T12:02:00Z">
        <w:r>
          <w:rPr>
            <w:lang w:val="en-US"/>
          </w:rPr>
          <w:t xml:space="preserve">    &lt;x</w:t>
        </w:r>
      </w:ins>
      <w:del w:id="4229" w:author="Steve Hanson" w:date="2012-02-23T12:02:00Z">
        <w:r w:rsidR="00603EA4" w:rsidRPr="005223F4" w:rsidDel="00B20F7F">
          <w:rPr>
            <w:lang w:val="en-US"/>
          </w:rPr>
          <w:delText xml:space="preserve"> </w:delText>
        </w:r>
      </w:del>
    </w:p>
    <w:p w14:paraId="492245E3" w14:textId="77777777" w:rsidR="00603EA4" w:rsidRPr="005223F4" w:rsidRDefault="00470F0F" w:rsidP="00B20F7F">
      <w:pPr>
        <w:pStyle w:val="XMLExcerpt"/>
        <w:rPr>
          <w:lang w:val="en-US"/>
        </w:rPr>
      </w:pPr>
      <w:del w:id="4230" w:author="Steve Hanson" w:date="2012-02-23T12:02:00Z">
        <w:r w:rsidRPr="005223F4" w:rsidDel="00B20F7F">
          <w:rPr>
            <w:lang w:val="en-US"/>
          </w:rPr>
          <w:delText>&lt;x</w:delText>
        </w:r>
      </w:del>
      <w:r w:rsidRPr="005223F4">
        <w:rPr>
          <w:lang w:val="en-US"/>
        </w:rPr>
        <w:t>s:appinfo source=”http://www.ogf.org/dfdl/”&gt;</w:t>
      </w:r>
    </w:p>
    <w:p w14:paraId="42E00063" w14:textId="77777777" w:rsidR="00603EA4" w:rsidRPr="005223F4" w:rsidRDefault="00603EA4" w:rsidP="00D577C2">
      <w:pPr>
        <w:pStyle w:val="XMLExcerpt"/>
        <w:rPr>
          <w:lang w:val="en-US"/>
        </w:rPr>
      </w:pPr>
      <w:del w:id="4231" w:author="Steve Hanson" w:date="2012-02-23T12:02:00Z">
        <w:r w:rsidRPr="005223F4" w:rsidDel="00B20F7F">
          <w:rPr>
            <w:lang w:val="en-US"/>
          </w:rPr>
          <w:tab/>
        </w:r>
        <w:r w:rsidRPr="005223F4" w:rsidDel="00B20F7F">
          <w:rPr>
            <w:lang w:val="en-US"/>
          </w:rPr>
          <w:tab/>
        </w:r>
        <w:r w:rsidRPr="005223F4" w:rsidDel="00B20F7F">
          <w:rPr>
            <w:lang w:val="en-US"/>
          </w:rPr>
          <w:tab/>
        </w:r>
      </w:del>
      <w:ins w:id="4232" w:author="Steve Hanson" w:date="2012-02-23T12:02:00Z">
        <w:r w:rsidR="00B20F7F">
          <w:rPr>
            <w:lang w:val="en-US"/>
          </w:rPr>
          <w:t xml:space="preserve">      </w:t>
        </w:r>
      </w:ins>
      <w:r w:rsidRPr="005223F4">
        <w:rPr>
          <w:lang w:val="en-US"/>
        </w:rPr>
        <w:t>&lt;dfdl:simpleType representation='binary'/&gt;</w:t>
      </w:r>
    </w:p>
    <w:p w14:paraId="267BB786" w14:textId="77777777" w:rsidR="00603EA4" w:rsidRPr="005223F4" w:rsidRDefault="00603EA4" w:rsidP="00603EA4">
      <w:pPr>
        <w:pStyle w:val="XMLExcerpt"/>
        <w:rPr>
          <w:lang w:val="en-US"/>
        </w:rPr>
      </w:pPr>
      <w:del w:id="4233" w:author="Steve Hanson" w:date="2012-02-23T12:02:00Z">
        <w:r w:rsidRPr="005223F4" w:rsidDel="00B20F7F">
          <w:rPr>
            <w:lang w:val="en-US"/>
          </w:rPr>
          <w:tab/>
        </w:r>
        <w:r w:rsidRPr="005223F4" w:rsidDel="00B20F7F">
          <w:rPr>
            <w:lang w:val="en-US"/>
          </w:rPr>
          <w:tab/>
        </w:r>
      </w:del>
      <w:ins w:id="4234" w:author="Steve Hanson" w:date="2012-02-23T12:02:00Z">
        <w:r w:rsidR="00B20F7F">
          <w:rPr>
            <w:lang w:val="en-US"/>
          </w:rPr>
          <w:t xml:space="preserve">    </w:t>
        </w:r>
      </w:ins>
      <w:r w:rsidRPr="005223F4">
        <w:rPr>
          <w:lang w:val="en-US"/>
        </w:rPr>
        <w:t xml:space="preserve">&lt;/xs:appinfo&gt; </w:t>
      </w:r>
    </w:p>
    <w:p w14:paraId="733C562F" w14:textId="77777777" w:rsidR="00603EA4" w:rsidRPr="005223F4" w:rsidRDefault="00B20F7F" w:rsidP="002F1B64">
      <w:pPr>
        <w:pStyle w:val="XMLExcerpt"/>
        <w:rPr>
          <w:lang w:val="en-US"/>
        </w:rPr>
      </w:pPr>
      <w:ins w:id="4235" w:author="Steve Hanson" w:date="2012-02-23T12:02:00Z">
        <w:r>
          <w:rPr>
            <w:lang w:val="en-US"/>
          </w:rPr>
          <w:t xml:space="preserve">  </w:t>
        </w:r>
      </w:ins>
      <w:r w:rsidR="00603EA4" w:rsidRPr="005223F4">
        <w:rPr>
          <w:lang w:val="en-US"/>
        </w:rPr>
        <w:t>&lt;/xs:annotation&gt;</w:t>
      </w:r>
    </w:p>
    <w:p w14:paraId="6CC3465A" w14:textId="77777777" w:rsidR="00603EA4" w:rsidRPr="005223F4" w:rsidRDefault="00603EA4" w:rsidP="00D577C2">
      <w:pPr>
        <w:pStyle w:val="XMLExcerpt"/>
        <w:rPr>
          <w:lang w:val="en-US"/>
        </w:rPr>
      </w:pPr>
      <w:del w:id="4236" w:author="Steve Hanson" w:date="2012-02-23T12:02:00Z">
        <w:r w:rsidRPr="005223F4" w:rsidDel="00B20F7F">
          <w:rPr>
            <w:lang w:val="en-US"/>
          </w:rPr>
          <w:tab/>
        </w:r>
      </w:del>
      <w:ins w:id="4237" w:author="Steve Hanson" w:date="2012-02-23T12:02:00Z">
        <w:r w:rsidR="00B20F7F">
          <w:rPr>
            <w:lang w:val="en-US"/>
          </w:rPr>
          <w:t xml:space="preserve">  </w:t>
        </w:r>
      </w:ins>
      <w:r w:rsidRPr="005223F4">
        <w:rPr>
          <w:lang w:val="en-US"/>
        </w:rPr>
        <w:t>&lt;xs:restriction base="xs:int"&gt;</w:t>
      </w:r>
    </w:p>
    <w:p w14:paraId="1A6EDF83" w14:textId="77777777" w:rsidR="00603EA4" w:rsidRPr="005223F4" w:rsidRDefault="00603EA4" w:rsidP="00603EA4">
      <w:pPr>
        <w:pStyle w:val="XMLExcerpt"/>
        <w:rPr>
          <w:lang w:val="en-US"/>
        </w:rPr>
      </w:pPr>
      <w:del w:id="4238" w:author="Steve Hanson" w:date="2012-02-23T12:02:00Z">
        <w:r w:rsidRPr="005223F4" w:rsidDel="00B20F7F">
          <w:rPr>
            <w:lang w:val="en-US"/>
          </w:rPr>
          <w:tab/>
        </w:r>
        <w:r w:rsidRPr="005223F4" w:rsidDel="00B20F7F">
          <w:rPr>
            <w:lang w:val="en-US"/>
          </w:rPr>
          <w:tab/>
        </w:r>
      </w:del>
      <w:ins w:id="4239" w:author="Steve Hanson" w:date="2012-02-23T12:02:00Z">
        <w:r w:rsidR="00B20F7F">
          <w:rPr>
            <w:lang w:val="en-US"/>
          </w:rPr>
          <w:t xml:space="preserve">    </w:t>
        </w:r>
      </w:ins>
      <w:r w:rsidRPr="005223F4">
        <w:rPr>
          <w:lang w:val="en-US"/>
        </w:rPr>
        <w:t>&lt;xs:maxInclusive value="10"/&gt;</w:t>
      </w:r>
    </w:p>
    <w:p w14:paraId="2A815EF6" w14:textId="77777777" w:rsidR="00603EA4" w:rsidRPr="005223F4" w:rsidRDefault="00603EA4" w:rsidP="00603EA4">
      <w:pPr>
        <w:pStyle w:val="XMLExcerpt"/>
        <w:rPr>
          <w:lang w:val="en-US"/>
        </w:rPr>
      </w:pPr>
      <w:del w:id="4240" w:author="Steve Hanson" w:date="2012-02-23T12:02:00Z">
        <w:r w:rsidRPr="005223F4" w:rsidDel="00B20F7F">
          <w:rPr>
            <w:lang w:val="en-US"/>
          </w:rPr>
          <w:tab/>
        </w:r>
      </w:del>
      <w:ins w:id="4241" w:author="Steve Hanson" w:date="2012-02-23T12:02:00Z">
        <w:r w:rsidR="00B20F7F">
          <w:rPr>
            <w:lang w:val="en-US"/>
          </w:rPr>
          <w:t xml:space="preserve">  </w:t>
        </w:r>
      </w:ins>
      <w:r w:rsidRPr="005223F4">
        <w:rPr>
          <w:lang w:val="en-US"/>
        </w:rPr>
        <w:t>&lt;/xs:restriction&gt;</w:t>
      </w:r>
    </w:p>
    <w:p w14:paraId="4024C9F3" w14:textId="77777777" w:rsidR="00603EA4" w:rsidRPr="005223F4" w:rsidDel="00B20F7F" w:rsidRDefault="00603EA4" w:rsidP="00603EA4">
      <w:pPr>
        <w:pStyle w:val="XMLExcerpt"/>
        <w:rPr>
          <w:del w:id="4242" w:author="Steve Hanson" w:date="2012-02-23T12:02:00Z"/>
          <w:lang w:val="en-US"/>
        </w:rPr>
      </w:pPr>
      <w:r w:rsidRPr="005223F4">
        <w:rPr>
          <w:lang w:val="en-US"/>
        </w:rPr>
        <w:t>&lt;/xs:simpleType&gt;</w:t>
      </w:r>
    </w:p>
    <w:p w14:paraId="5E644D29" w14:textId="77777777" w:rsidR="00603EA4" w:rsidRPr="005223F4" w:rsidRDefault="00603EA4" w:rsidP="00603EA4">
      <w:pPr>
        <w:pStyle w:val="XMLExcerpt"/>
        <w:rPr>
          <w:lang w:val="en-US"/>
        </w:rPr>
      </w:pPr>
    </w:p>
    <w:p w14:paraId="48F10E96" w14:textId="77777777" w:rsidR="00603EA4" w:rsidRPr="005223F4" w:rsidDel="00B20F7F" w:rsidRDefault="00603EA4" w:rsidP="00603EA4">
      <w:pPr>
        <w:pStyle w:val="Caption"/>
        <w:rPr>
          <w:del w:id="4243" w:author="Steve Hanson" w:date="2012-02-23T12:02:00Z"/>
          <w:b w:val="0"/>
        </w:rPr>
      </w:pPr>
    </w:p>
    <w:p w14:paraId="62C97186" w14:textId="5FFA3498" w:rsidR="00603EA4" w:rsidRPr="005223F4" w:rsidDel="00041028" w:rsidRDefault="00603EA4" w:rsidP="00603EA4">
      <w:pPr>
        <w:rPr>
          <w:del w:id="4244" w:author="mbeckerle" w:date="2012-04-22T21:53:00Z"/>
        </w:rPr>
      </w:pPr>
      <w:r w:rsidRPr="005223F4">
        <w:rPr>
          <w:b/>
        </w:rPr>
        <w:br/>
      </w:r>
      <w:r w:rsidRPr="003B3629">
        <w:rPr>
          <w:bCs/>
        </w:rPr>
        <w:t>T</w:t>
      </w:r>
      <w:r w:rsidRPr="005223F4">
        <w:t>he locally defined dfdl:representation property with value 'binary' is combined with the locally defined dfdl:alignment property with value '64' from the xs:simpleType restriction 'otherNewType'</w:t>
      </w:r>
      <w:ins w:id="4245" w:author="mbeckerle" w:date="2012-04-22T21:53:00Z">
        <w:r w:rsidR="00041028">
          <w:t>.</w:t>
        </w:r>
      </w:ins>
    </w:p>
    <w:p w14:paraId="65150422" w14:textId="75A77262" w:rsidR="00603EA4" w:rsidRPr="005223F4" w:rsidRDefault="00603EA4" w:rsidP="00603EA4">
      <w:pPr>
        <w:rPr>
          <w:b/>
        </w:rPr>
      </w:pPr>
      <w:del w:id="4246" w:author="mbeckerle" w:date="2012-04-22T21:53:00Z">
        <w:r w:rsidRPr="005223F4" w:rsidDel="00041028">
          <w:rPr>
            <w:b/>
          </w:rPr>
          <w:delText xml:space="preserve">    </w:delText>
        </w:r>
      </w:del>
    </w:p>
    <w:p w14:paraId="724C801D" w14:textId="77777777" w:rsidR="00603EA4" w:rsidRPr="005223F4" w:rsidRDefault="004B2E84" w:rsidP="00603EA4">
      <w:pPr>
        <w:pStyle w:val="XMLExcerpt"/>
        <w:rPr>
          <w:lang w:val="en-US"/>
        </w:rPr>
      </w:pPr>
      <w:r>
        <w:rPr>
          <w:lang w:val="en-US"/>
        </w:rPr>
        <w:t>&lt;xs:sequence&gt;</w:t>
      </w:r>
    </w:p>
    <w:p w14:paraId="7BDBCAB9" w14:textId="77777777" w:rsidR="00603EA4" w:rsidRPr="005223F4" w:rsidRDefault="004B2E84" w:rsidP="00603EA4">
      <w:pPr>
        <w:pStyle w:val="XMLExcerpt"/>
        <w:rPr>
          <w:lang w:val="en-US"/>
        </w:rPr>
      </w:pPr>
      <w:r>
        <w:rPr>
          <w:lang w:val="en-US"/>
        </w:rPr>
        <w:t xml:space="preserve">  </w:t>
      </w:r>
      <w:r w:rsidR="00603EA4" w:rsidRPr="005223F4">
        <w:rPr>
          <w:lang w:val="en-US"/>
        </w:rPr>
        <w:t>&lt;xs:element ref</w:t>
      </w:r>
      <w:r w:rsidR="00603EA4" w:rsidRPr="002F1B64">
        <w:rPr>
          <w:lang w:val="en-US"/>
        </w:rPr>
        <w:t>="testElement1</w:t>
      </w:r>
      <w:r w:rsidR="00603EA4" w:rsidRPr="005223F4">
        <w:rPr>
          <w:b/>
          <w:lang w:val="en-US"/>
        </w:rPr>
        <w:t>"</w:t>
      </w:r>
      <w:r w:rsidR="00603EA4" w:rsidRPr="005223F4">
        <w:rPr>
          <w:lang w:val="en-US"/>
        </w:rPr>
        <w:t>&gt;</w:t>
      </w:r>
    </w:p>
    <w:p w14:paraId="39FD1484" w14:textId="77777777" w:rsidR="00603EA4" w:rsidRPr="005223F4" w:rsidRDefault="00603EA4" w:rsidP="00603EA4">
      <w:pPr>
        <w:pStyle w:val="XMLExcerpt"/>
        <w:rPr>
          <w:lang w:val="en-US"/>
        </w:rPr>
      </w:pPr>
      <w:r w:rsidRPr="005223F4">
        <w:rPr>
          <w:lang w:val="en-US"/>
        </w:rPr>
        <w:t xml:space="preserve">    </w:t>
      </w:r>
      <w:del w:id="4247" w:author="Steve Hanson" w:date="2012-02-23T12:03:00Z">
        <w:r w:rsidRPr="005223F4" w:rsidDel="00B20F7F">
          <w:rPr>
            <w:lang w:val="en-US"/>
          </w:rPr>
          <w:delText xml:space="preserve"> </w:delText>
        </w:r>
      </w:del>
      <w:r w:rsidRPr="005223F4">
        <w:rPr>
          <w:lang w:val="en-US"/>
        </w:rPr>
        <w:t>&lt;xs:annotation&gt;</w:t>
      </w:r>
    </w:p>
    <w:p w14:paraId="3D08E8CA" w14:textId="77777777" w:rsidR="00603EA4" w:rsidRPr="005223F4" w:rsidRDefault="00603EA4" w:rsidP="00603EA4">
      <w:pPr>
        <w:pStyle w:val="XMLExcerpt"/>
        <w:rPr>
          <w:lang w:val="en-US"/>
        </w:rPr>
      </w:pPr>
      <w:del w:id="4248" w:author="Steve Hanson" w:date="2012-02-23T12:03:00Z">
        <w:r w:rsidRPr="005223F4" w:rsidDel="00B20F7F">
          <w:rPr>
            <w:lang w:val="en-US"/>
          </w:rPr>
          <w:tab/>
          <w:delText xml:space="preserve">      </w:delText>
        </w:r>
      </w:del>
      <w:ins w:id="4249" w:author="Steve Hanson" w:date="2012-02-23T12:03:00Z">
        <w:r w:rsidR="00B20F7F">
          <w:rPr>
            <w:lang w:val="en-US"/>
          </w:rPr>
          <w:t xml:space="preserve">      </w:t>
        </w:r>
      </w:ins>
      <w:r w:rsidR="00470F0F" w:rsidRPr="005223F4">
        <w:rPr>
          <w:lang w:val="en-US"/>
        </w:rPr>
        <w:t>&lt;xs:appinfo source=”http://www.ogf.org/dfdl/”&gt;</w:t>
      </w:r>
    </w:p>
    <w:p w14:paraId="19D7693F" w14:textId="77777777" w:rsidR="00603EA4" w:rsidRPr="005223F4" w:rsidDel="00B20F7F" w:rsidRDefault="00603EA4" w:rsidP="00603EA4">
      <w:pPr>
        <w:pStyle w:val="XMLExcerpt"/>
        <w:rPr>
          <w:del w:id="4250" w:author="Steve Hanson" w:date="2012-02-23T12:03:00Z"/>
          <w:lang w:val="en-US"/>
        </w:rPr>
      </w:pPr>
      <w:del w:id="4251" w:author="Steve Hanson" w:date="2012-02-23T12:03:00Z">
        <w:r w:rsidRPr="005223F4" w:rsidDel="00B20F7F">
          <w:rPr>
            <w:lang w:val="en-US"/>
          </w:rPr>
          <w:tab/>
        </w:r>
        <w:r w:rsidRPr="005223F4" w:rsidDel="00B20F7F">
          <w:rPr>
            <w:lang w:val="en-US"/>
          </w:rPr>
          <w:tab/>
        </w:r>
        <w:r w:rsidRPr="005223F4" w:rsidDel="00B20F7F">
          <w:rPr>
            <w:lang w:val="en-US"/>
          </w:rPr>
          <w:tab/>
        </w:r>
      </w:del>
      <w:ins w:id="4252" w:author="Steve Hanson" w:date="2012-02-23T12:03:00Z">
        <w:r w:rsidR="00B20F7F">
          <w:rPr>
            <w:lang w:val="en-US"/>
          </w:rPr>
          <w:t xml:space="preserve">        </w:t>
        </w:r>
      </w:ins>
      <w:r w:rsidRPr="005223F4">
        <w:rPr>
          <w:lang w:val="en-US"/>
        </w:rPr>
        <w:t xml:space="preserve">&lt;dfdl:element </w:t>
      </w:r>
    </w:p>
    <w:p w14:paraId="77ED63E2" w14:textId="77777777" w:rsidR="00603EA4" w:rsidRPr="005223F4" w:rsidRDefault="00603EA4" w:rsidP="00D577C2">
      <w:pPr>
        <w:pStyle w:val="XMLExcerpt"/>
        <w:rPr>
          <w:lang w:val="en-US"/>
        </w:rPr>
      </w:pPr>
      <w:del w:id="4253" w:author="Steve Hanson" w:date="2012-02-23T12:03:00Z">
        <w:r w:rsidRPr="005223F4" w:rsidDel="00B20F7F">
          <w:rPr>
            <w:lang w:val="en-US"/>
          </w:rPr>
          <w:delText xml:space="preserve">                      </w:delText>
        </w:r>
      </w:del>
      <w:r w:rsidR="00D52F37" w:rsidRPr="005223F4">
        <w:rPr>
          <w:szCs w:val="18"/>
          <w:lang w:val="en-US"/>
        </w:rPr>
        <w:t>binaryNumberRep</w:t>
      </w:r>
      <w:r w:rsidRPr="005223F4">
        <w:rPr>
          <w:lang w:val="en-US"/>
        </w:rPr>
        <w:t xml:space="preserve"> ="binary"/&gt;</w:t>
      </w:r>
    </w:p>
    <w:p w14:paraId="691DD8AC" w14:textId="77777777" w:rsidR="00603EA4" w:rsidRPr="005223F4" w:rsidRDefault="00603EA4" w:rsidP="00603EA4">
      <w:pPr>
        <w:pStyle w:val="XMLExcerpt"/>
        <w:rPr>
          <w:lang w:val="en-US"/>
        </w:rPr>
      </w:pPr>
      <w:del w:id="4254" w:author="Steve Hanson" w:date="2012-02-23T12:03:00Z">
        <w:r w:rsidRPr="005223F4" w:rsidDel="00B20F7F">
          <w:rPr>
            <w:lang w:val="en-US"/>
          </w:rPr>
          <w:tab/>
        </w:r>
      </w:del>
      <w:ins w:id="4255" w:author="Steve Hanson" w:date="2012-02-23T12:03:00Z">
        <w:r w:rsidR="00B20F7F">
          <w:rPr>
            <w:lang w:val="en-US"/>
          </w:rPr>
          <w:t xml:space="preserve">  </w:t>
        </w:r>
      </w:ins>
      <w:r w:rsidRPr="005223F4">
        <w:rPr>
          <w:lang w:val="en-US"/>
        </w:rPr>
        <w:t xml:space="preserve">    &lt;/xs:appinfo&gt;</w:t>
      </w:r>
    </w:p>
    <w:p w14:paraId="390E3D30" w14:textId="77777777" w:rsidR="00603EA4" w:rsidRPr="005223F4" w:rsidRDefault="00B20F7F" w:rsidP="00603EA4">
      <w:pPr>
        <w:pStyle w:val="XMLExcerpt"/>
        <w:rPr>
          <w:lang w:val="en-US"/>
        </w:rPr>
      </w:pPr>
      <w:ins w:id="4256" w:author="Steve Hanson" w:date="2012-02-23T12:03:00Z">
        <w:r>
          <w:rPr>
            <w:lang w:val="en-US"/>
          </w:rPr>
          <w:t xml:space="preserve">    </w:t>
        </w:r>
      </w:ins>
      <w:del w:id="4257" w:author="Steve Hanson" w:date="2012-02-23T12:03:00Z">
        <w:r w:rsidR="00603EA4" w:rsidRPr="005223F4" w:rsidDel="00B20F7F">
          <w:rPr>
            <w:lang w:val="en-US"/>
          </w:rPr>
          <w:tab/>
          <w:delText xml:space="preserve"> &lt;</w:delText>
        </w:r>
      </w:del>
      <w:ins w:id="4258" w:author="Steve Hanson" w:date="2012-02-23T12:03:00Z">
        <w:r>
          <w:rPr>
            <w:lang w:val="en-US"/>
          </w:rPr>
          <w:t>&lt;</w:t>
        </w:r>
      </w:ins>
      <w:r w:rsidR="00603EA4" w:rsidRPr="005223F4">
        <w:rPr>
          <w:lang w:val="en-US"/>
        </w:rPr>
        <w:t>/xs:annotation&gt;</w:t>
      </w:r>
    </w:p>
    <w:p w14:paraId="724E3A31" w14:textId="77777777" w:rsidR="00603EA4" w:rsidRDefault="004B2E84" w:rsidP="00603EA4">
      <w:pPr>
        <w:pStyle w:val="XMLExcerpt"/>
        <w:rPr>
          <w:lang w:val="en-US"/>
        </w:rPr>
      </w:pPr>
      <w:r>
        <w:rPr>
          <w:lang w:val="en-US"/>
        </w:rPr>
        <w:t xml:space="preserve">  </w:t>
      </w:r>
      <w:r w:rsidR="00603EA4" w:rsidRPr="005223F4">
        <w:rPr>
          <w:lang w:val="en-US"/>
        </w:rPr>
        <w:t>&lt;/xs:element&gt;</w:t>
      </w:r>
    </w:p>
    <w:p w14:paraId="3E1B6F40" w14:textId="77777777" w:rsidR="004B2E84" w:rsidRPr="005223F4" w:rsidRDefault="004B2E84" w:rsidP="004B2E84">
      <w:pPr>
        <w:pStyle w:val="XMLExcerpt"/>
        <w:rPr>
          <w:lang w:val="en-US"/>
        </w:rPr>
      </w:pPr>
      <w:r>
        <w:rPr>
          <w:lang w:val="en-US"/>
        </w:rPr>
        <w:t>&lt;/xs:sequence&gt;</w:t>
      </w:r>
    </w:p>
    <w:p w14:paraId="3D87B10F" w14:textId="77777777" w:rsidR="004B2E84" w:rsidRPr="005223F4" w:rsidDel="00B20F7F" w:rsidRDefault="004B2E84" w:rsidP="00603EA4">
      <w:pPr>
        <w:pStyle w:val="XMLExcerpt"/>
        <w:rPr>
          <w:del w:id="4259" w:author="Steve Hanson" w:date="2012-02-23T12:03:00Z"/>
          <w:lang w:val="en-US"/>
        </w:rPr>
      </w:pPr>
    </w:p>
    <w:p w14:paraId="19A058E1" w14:textId="77777777" w:rsidR="00603EA4" w:rsidRPr="005223F4" w:rsidRDefault="00603EA4" w:rsidP="00603EA4">
      <w:pPr>
        <w:pStyle w:val="XMLExcerpt"/>
        <w:rPr>
          <w:lang w:val="en-US"/>
        </w:rPr>
      </w:pPr>
    </w:p>
    <w:p w14:paraId="377E6DB4" w14:textId="77777777" w:rsidR="00603EA4" w:rsidRPr="005223F4" w:rsidRDefault="00603EA4" w:rsidP="00603EA4">
      <w:pPr>
        <w:pStyle w:val="XMLExcerpt"/>
        <w:rPr>
          <w:lang w:val="en-US"/>
        </w:rPr>
      </w:pPr>
      <w:r w:rsidRPr="005223F4">
        <w:rPr>
          <w:lang w:val="en-US"/>
        </w:rPr>
        <w:t>&lt;xs:element name</w:t>
      </w:r>
      <w:r w:rsidRPr="002F1B64">
        <w:rPr>
          <w:lang w:val="en-US"/>
        </w:rPr>
        <w:t>="testElement1"</w:t>
      </w:r>
      <w:r w:rsidRPr="005223F4">
        <w:rPr>
          <w:lang w:val="en-US"/>
        </w:rPr>
        <w:t xml:space="preserve"> type="newType"&gt;</w:t>
      </w:r>
    </w:p>
    <w:p w14:paraId="0843748D" w14:textId="77777777" w:rsidR="00603EA4" w:rsidRPr="005223F4" w:rsidRDefault="00603EA4" w:rsidP="00603EA4">
      <w:pPr>
        <w:pStyle w:val="XMLExcerpt"/>
        <w:rPr>
          <w:lang w:val="en-US"/>
        </w:rPr>
      </w:pPr>
      <w:r w:rsidRPr="005223F4">
        <w:rPr>
          <w:lang w:val="en-US"/>
        </w:rPr>
        <w:t xml:space="preserve">  </w:t>
      </w:r>
      <w:del w:id="4260" w:author="Steve Hanson" w:date="2012-02-23T12:03:00Z">
        <w:r w:rsidRPr="005223F4" w:rsidDel="00B20F7F">
          <w:rPr>
            <w:lang w:val="en-US"/>
          </w:rPr>
          <w:delText xml:space="preserve">   </w:delText>
        </w:r>
      </w:del>
      <w:r w:rsidRPr="005223F4">
        <w:rPr>
          <w:lang w:val="en-US"/>
        </w:rPr>
        <w:t>&lt;xs:annotation&gt;</w:t>
      </w:r>
    </w:p>
    <w:p w14:paraId="1EDAF6C1" w14:textId="77777777" w:rsidR="00603EA4" w:rsidRPr="005223F4" w:rsidRDefault="00603EA4" w:rsidP="00603EA4">
      <w:pPr>
        <w:pStyle w:val="XMLExcerpt"/>
        <w:rPr>
          <w:lang w:val="en-US"/>
        </w:rPr>
      </w:pPr>
      <w:del w:id="4261" w:author="Steve Hanson" w:date="2012-02-23T12:03:00Z">
        <w:r w:rsidRPr="005223F4" w:rsidDel="00B20F7F">
          <w:rPr>
            <w:lang w:val="en-US"/>
          </w:rPr>
          <w:tab/>
          <w:delText xml:space="preserve">      </w:delText>
        </w:r>
      </w:del>
      <w:ins w:id="4262" w:author="Steve Hanson" w:date="2012-02-23T12:03:00Z">
        <w:r w:rsidR="00B20F7F">
          <w:rPr>
            <w:lang w:val="en-US"/>
          </w:rPr>
          <w:t xml:space="preserve">    </w:t>
        </w:r>
      </w:ins>
      <w:r w:rsidR="00470F0F" w:rsidRPr="005223F4">
        <w:rPr>
          <w:lang w:val="en-US"/>
        </w:rPr>
        <w:t>&lt;xs:appinfo source=”http://www.ogf.org/dfdl/”&gt;</w:t>
      </w:r>
    </w:p>
    <w:p w14:paraId="51390010" w14:textId="77777777" w:rsidR="00603EA4" w:rsidRPr="005223F4" w:rsidRDefault="00603EA4" w:rsidP="00D577C2">
      <w:pPr>
        <w:pStyle w:val="XMLExcerpt"/>
        <w:rPr>
          <w:lang w:val="en-US"/>
        </w:rPr>
      </w:pPr>
      <w:del w:id="4263" w:author="Steve Hanson" w:date="2012-02-23T12:03:00Z">
        <w:r w:rsidRPr="005223F4" w:rsidDel="00B20F7F">
          <w:rPr>
            <w:lang w:val="en-US"/>
          </w:rPr>
          <w:tab/>
        </w:r>
        <w:r w:rsidRPr="005223F4" w:rsidDel="00B20F7F">
          <w:rPr>
            <w:lang w:val="en-US"/>
          </w:rPr>
          <w:tab/>
        </w:r>
        <w:r w:rsidRPr="005223F4" w:rsidDel="00B20F7F">
          <w:rPr>
            <w:lang w:val="en-US"/>
          </w:rPr>
          <w:tab/>
        </w:r>
      </w:del>
      <w:ins w:id="4264" w:author="Steve Hanson" w:date="2012-02-23T12:03:00Z">
        <w:r w:rsidR="00B20F7F">
          <w:rPr>
            <w:lang w:val="en-US"/>
          </w:rPr>
          <w:t xml:space="preserve">      </w:t>
        </w:r>
      </w:ins>
      <w:r w:rsidRPr="005223F4">
        <w:rPr>
          <w:lang w:val="en-US"/>
        </w:rPr>
        <w:t>&lt;dfdl:element represen</w:t>
      </w:r>
      <w:r w:rsidR="00D577C2" w:rsidRPr="005223F4">
        <w:rPr>
          <w:lang w:val="en-US"/>
        </w:rPr>
        <w:t>t</w:t>
      </w:r>
      <w:r w:rsidRPr="005223F4">
        <w:rPr>
          <w:lang w:val="en-US"/>
        </w:rPr>
        <w:t>ation="binary"/&gt;</w:t>
      </w:r>
    </w:p>
    <w:p w14:paraId="12C43743" w14:textId="77777777" w:rsidR="00603EA4" w:rsidRPr="005223F4" w:rsidRDefault="00603EA4" w:rsidP="00603EA4">
      <w:pPr>
        <w:pStyle w:val="XMLExcerpt"/>
        <w:rPr>
          <w:lang w:val="en-US"/>
        </w:rPr>
      </w:pPr>
      <w:del w:id="4265" w:author="Steve Hanson" w:date="2012-02-23T12:03:00Z">
        <w:r w:rsidRPr="005223F4" w:rsidDel="00B20F7F">
          <w:rPr>
            <w:lang w:val="en-US"/>
          </w:rPr>
          <w:tab/>
          <w:delText xml:space="preserve">    </w:delText>
        </w:r>
      </w:del>
      <w:ins w:id="4266" w:author="Steve Hanson" w:date="2012-02-23T12:03:00Z">
        <w:r w:rsidR="00B20F7F">
          <w:rPr>
            <w:lang w:val="en-US"/>
          </w:rPr>
          <w:t xml:space="preserve">    </w:t>
        </w:r>
      </w:ins>
      <w:r w:rsidRPr="005223F4">
        <w:rPr>
          <w:lang w:val="en-US"/>
        </w:rPr>
        <w:t>&lt;/xs:appinfo&gt;</w:t>
      </w:r>
    </w:p>
    <w:p w14:paraId="0C88C9D4" w14:textId="77777777" w:rsidR="00603EA4" w:rsidRPr="005223F4" w:rsidRDefault="00603EA4" w:rsidP="00603EA4">
      <w:pPr>
        <w:pStyle w:val="XMLExcerpt"/>
        <w:rPr>
          <w:lang w:val="en-US"/>
        </w:rPr>
      </w:pPr>
      <w:del w:id="4267" w:author="Steve Hanson" w:date="2012-02-23T12:03:00Z">
        <w:r w:rsidRPr="005223F4" w:rsidDel="00B20F7F">
          <w:rPr>
            <w:lang w:val="en-US"/>
          </w:rPr>
          <w:tab/>
          <w:delText xml:space="preserve"> </w:delText>
        </w:r>
      </w:del>
      <w:ins w:id="4268" w:author="Steve Hanson" w:date="2012-02-23T12:03:00Z">
        <w:r w:rsidR="00B20F7F">
          <w:rPr>
            <w:lang w:val="en-US"/>
          </w:rPr>
          <w:t xml:space="preserve">  </w:t>
        </w:r>
      </w:ins>
      <w:r w:rsidRPr="005223F4">
        <w:rPr>
          <w:lang w:val="en-US"/>
        </w:rPr>
        <w:t>&lt;/xs:annotation&gt;</w:t>
      </w:r>
    </w:p>
    <w:p w14:paraId="76B37E3D" w14:textId="77777777" w:rsidR="00603EA4" w:rsidRPr="005223F4" w:rsidRDefault="00603EA4" w:rsidP="00603EA4">
      <w:pPr>
        <w:pStyle w:val="XMLExcerpt"/>
        <w:rPr>
          <w:lang w:val="en-US"/>
        </w:rPr>
      </w:pPr>
      <w:r w:rsidRPr="005223F4">
        <w:rPr>
          <w:lang w:val="en-US"/>
        </w:rPr>
        <w:t>&lt;/xs:element&gt;</w:t>
      </w:r>
    </w:p>
    <w:p w14:paraId="5EFEDB27" w14:textId="77777777" w:rsidR="00603EA4" w:rsidRPr="005223F4" w:rsidRDefault="00603EA4" w:rsidP="00603EA4">
      <w:pPr>
        <w:pStyle w:val="XMLExcerpt"/>
        <w:rPr>
          <w:lang w:val="en-US"/>
        </w:rPr>
      </w:pPr>
    </w:p>
    <w:p w14:paraId="722A3DB5" w14:textId="77777777" w:rsidR="00603EA4" w:rsidRPr="005223F4" w:rsidRDefault="00603EA4" w:rsidP="00603EA4">
      <w:pPr>
        <w:pStyle w:val="XMLExcerpt"/>
        <w:rPr>
          <w:lang w:val="en-US"/>
        </w:rPr>
      </w:pPr>
      <w:r w:rsidRPr="005223F4">
        <w:rPr>
          <w:lang w:val="en-US"/>
        </w:rPr>
        <w:t>&lt;xs:simpleType name="newType"&gt;</w:t>
      </w:r>
    </w:p>
    <w:p w14:paraId="598E4116" w14:textId="77777777" w:rsidR="00603EA4" w:rsidRPr="005223F4" w:rsidRDefault="00603EA4" w:rsidP="00603EA4">
      <w:pPr>
        <w:pStyle w:val="XMLExcerpt"/>
        <w:rPr>
          <w:lang w:val="en-US"/>
        </w:rPr>
      </w:pPr>
      <w:del w:id="4269" w:author="Steve Hanson" w:date="2012-02-23T12:04:00Z">
        <w:r w:rsidRPr="005223F4" w:rsidDel="00B20F7F">
          <w:rPr>
            <w:lang w:val="en-US"/>
          </w:rPr>
          <w:tab/>
        </w:r>
      </w:del>
      <w:ins w:id="4270" w:author="Steve Hanson" w:date="2012-02-23T12:04:00Z">
        <w:r w:rsidR="00B20F7F">
          <w:rPr>
            <w:lang w:val="en-US"/>
          </w:rPr>
          <w:t xml:space="preserve">  </w:t>
        </w:r>
      </w:ins>
      <w:r w:rsidRPr="005223F4">
        <w:rPr>
          <w:lang w:val="en-US"/>
        </w:rPr>
        <w:t xml:space="preserve">&lt;xs:annotation&gt; </w:t>
      </w:r>
    </w:p>
    <w:p w14:paraId="4163DE68" w14:textId="77777777" w:rsidR="00603EA4" w:rsidRPr="005223F4" w:rsidRDefault="00603EA4" w:rsidP="00603EA4">
      <w:pPr>
        <w:pStyle w:val="XMLExcerpt"/>
        <w:rPr>
          <w:lang w:val="en-US"/>
        </w:rPr>
      </w:pPr>
      <w:del w:id="4271" w:author="Steve Hanson" w:date="2012-02-23T12:04:00Z">
        <w:r w:rsidRPr="005223F4" w:rsidDel="00B20F7F">
          <w:rPr>
            <w:lang w:val="en-US"/>
          </w:rPr>
          <w:tab/>
        </w:r>
        <w:r w:rsidRPr="005223F4" w:rsidDel="00B20F7F">
          <w:rPr>
            <w:lang w:val="en-US"/>
          </w:rPr>
          <w:tab/>
        </w:r>
      </w:del>
      <w:ins w:id="4272" w:author="Steve Hanson" w:date="2012-02-23T12:04:00Z">
        <w:r w:rsidR="00B20F7F">
          <w:rPr>
            <w:lang w:val="en-US"/>
          </w:rPr>
          <w:t xml:space="preserve">    </w:t>
        </w:r>
      </w:ins>
      <w:r w:rsidR="00470F0F" w:rsidRPr="005223F4">
        <w:rPr>
          <w:lang w:val="en-US"/>
        </w:rPr>
        <w:t>&lt;xs:appinfo source=”http://www.ogf.org/dfdl/”&gt;</w:t>
      </w:r>
    </w:p>
    <w:p w14:paraId="2F580776" w14:textId="77777777" w:rsidR="00603EA4" w:rsidRPr="005223F4" w:rsidRDefault="00603EA4" w:rsidP="00D577C2">
      <w:pPr>
        <w:pStyle w:val="XMLExcerpt"/>
        <w:rPr>
          <w:lang w:val="en-US"/>
        </w:rPr>
      </w:pPr>
      <w:del w:id="4273" w:author="Steve Hanson" w:date="2012-02-23T12:04:00Z">
        <w:r w:rsidRPr="005223F4" w:rsidDel="00B20F7F">
          <w:rPr>
            <w:lang w:val="en-US"/>
          </w:rPr>
          <w:tab/>
        </w:r>
        <w:r w:rsidRPr="005223F4" w:rsidDel="00B20F7F">
          <w:rPr>
            <w:lang w:val="en-US"/>
          </w:rPr>
          <w:tab/>
        </w:r>
        <w:r w:rsidRPr="005223F4" w:rsidDel="00B20F7F">
          <w:rPr>
            <w:lang w:val="en-US"/>
          </w:rPr>
          <w:tab/>
        </w:r>
      </w:del>
      <w:ins w:id="4274" w:author="Steve Hanson" w:date="2012-02-23T12:04:00Z">
        <w:r w:rsidR="00B20F7F">
          <w:rPr>
            <w:lang w:val="en-US"/>
          </w:rPr>
          <w:t xml:space="preserve">      </w:t>
        </w:r>
      </w:ins>
      <w:r w:rsidRPr="005223F4">
        <w:rPr>
          <w:lang w:val="en-US"/>
        </w:rPr>
        <w:t>&lt;dfdl:simpleType alignment="16"/&gt;</w:t>
      </w:r>
    </w:p>
    <w:p w14:paraId="5F22FEE0" w14:textId="77777777" w:rsidR="00603EA4" w:rsidRPr="005223F4" w:rsidRDefault="00603EA4" w:rsidP="00603EA4">
      <w:pPr>
        <w:pStyle w:val="XMLExcerpt"/>
        <w:rPr>
          <w:lang w:val="en-US"/>
        </w:rPr>
      </w:pPr>
      <w:del w:id="4275" w:author="Steve Hanson" w:date="2012-02-23T12:04:00Z">
        <w:r w:rsidRPr="005223F4" w:rsidDel="00B20F7F">
          <w:rPr>
            <w:lang w:val="en-US"/>
          </w:rPr>
          <w:tab/>
        </w:r>
        <w:r w:rsidRPr="005223F4" w:rsidDel="00B20F7F">
          <w:rPr>
            <w:lang w:val="en-US"/>
          </w:rPr>
          <w:tab/>
        </w:r>
      </w:del>
      <w:ins w:id="4276" w:author="Steve Hanson" w:date="2012-02-23T12:04:00Z">
        <w:r w:rsidR="00B20F7F">
          <w:rPr>
            <w:lang w:val="en-US"/>
          </w:rPr>
          <w:t xml:space="preserve">    </w:t>
        </w:r>
      </w:ins>
      <w:r w:rsidRPr="005223F4">
        <w:rPr>
          <w:lang w:val="en-US"/>
        </w:rPr>
        <w:t>&lt;/xs:appinfo&gt;</w:t>
      </w:r>
    </w:p>
    <w:p w14:paraId="5C98BC60" w14:textId="77777777" w:rsidR="00603EA4" w:rsidRPr="005223F4" w:rsidRDefault="00603EA4" w:rsidP="00603EA4">
      <w:pPr>
        <w:pStyle w:val="XMLExcerpt"/>
        <w:rPr>
          <w:lang w:val="en-US"/>
        </w:rPr>
      </w:pPr>
      <w:del w:id="4277" w:author="Steve Hanson" w:date="2012-02-23T12:04:00Z">
        <w:r w:rsidRPr="005223F4" w:rsidDel="00B20F7F">
          <w:rPr>
            <w:lang w:val="en-US"/>
          </w:rPr>
          <w:tab/>
        </w:r>
      </w:del>
      <w:ins w:id="4278" w:author="Steve Hanson" w:date="2012-02-23T12:04:00Z">
        <w:r w:rsidR="00B20F7F">
          <w:rPr>
            <w:lang w:val="en-US"/>
          </w:rPr>
          <w:t xml:space="preserve">  </w:t>
        </w:r>
      </w:ins>
      <w:r w:rsidRPr="005223F4">
        <w:rPr>
          <w:lang w:val="en-US"/>
        </w:rPr>
        <w:t>&lt;/xs:annotation&gt;</w:t>
      </w:r>
    </w:p>
    <w:p w14:paraId="6A7FA961" w14:textId="77777777" w:rsidR="00603EA4" w:rsidRPr="005223F4" w:rsidRDefault="00603EA4" w:rsidP="00D577C2">
      <w:pPr>
        <w:pStyle w:val="XMLExcerpt"/>
        <w:rPr>
          <w:lang w:val="en-US"/>
        </w:rPr>
      </w:pPr>
      <w:del w:id="4279" w:author="Steve Hanson" w:date="2012-02-23T12:04:00Z">
        <w:r w:rsidRPr="005223F4" w:rsidDel="00B20F7F">
          <w:rPr>
            <w:lang w:val="en-US"/>
          </w:rPr>
          <w:tab/>
        </w:r>
      </w:del>
      <w:ins w:id="4280" w:author="Steve Hanson" w:date="2012-02-23T12:04:00Z">
        <w:r w:rsidR="00B20F7F">
          <w:rPr>
            <w:lang w:val="en-US"/>
          </w:rPr>
          <w:t xml:space="preserve">  </w:t>
        </w:r>
      </w:ins>
      <w:r w:rsidRPr="005223F4">
        <w:rPr>
          <w:lang w:val="en-US"/>
        </w:rPr>
        <w:t>&lt;xs:restriction base="xs:int"&gt;</w:t>
      </w:r>
    </w:p>
    <w:p w14:paraId="3E91EDC4" w14:textId="77777777" w:rsidR="00603EA4" w:rsidRPr="005223F4" w:rsidRDefault="00603EA4" w:rsidP="00603EA4">
      <w:pPr>
        <w:pStyle w:val="XMLExcerpt"/>
        <w:rPr>
          <w:lang w:val="en-US"/>
        </w:rPr>
      </w:pPr>
      <w:del w:id="4281" w:author="Steve Hanson" w:date="2012-02-23T12:04:00Z">
        <w:r w:rsidRPr="005223F4" w:rsidDel="00B20F7F">
          <w:rPr>
            <w:lang w:val="en-US"/>
          </w:rPr>
          <w:tab/>
        </w:r>
        <w:r w:rsidRPr="005223F4" w:rsidDel="00B20F7F">
          <w:rPr>
            <w:lang w:val="en-US"/>
          </w:rPr>
          <w:tab/>
        </w:r>
      </w:del>
      <w:ins w:id="4282" w:author="Steve Hanson" w:date="2012-02-23T12:04:00Z">
        <w:r w:rsidR="00B20F7F">
          <w:rPr>
            <w:lang w:val="en-US"/>
          </w:rPr>
          <w:t xml:space="preserve">    </w:t>
        </w:r>
      </w:ins>
      <w:r w:rsidRPr="005223F4">
        <w:rPr>
          <w:lang w:val="en-US"/>
        </w:rPr>
        <w:t>&lt;xs:maxInclusive value="10"/&gt;</w:t>
      </w:r>
    </w:p>
    <w:p w14:paraId="7F5B57E2" w14:textId="77777777" w:rsidR="00603EA4" w:rsidRPr="005223F4" w:rsidRDefault="00B20F7F" w:rsidP="00603EA4">
      <w:pPr>
        <w:pStyle w:val="XMLExcerpt"/>
        <w:rPr>
          <w:lang w:val="en-US"/>
        </w:rPr>
      </w:pPr>
      <w:ins w:id="4283" w:author="Steve Hanson" w:date="2012-02-23T12:04:00Z">
        <w:r>
          <w:rPr>
            <w:lang w:val="en-US"/>
          </w:rPr>
          <w:t xml:space="preserve">  </w:t>
        </w:r>
      </w:ins>
      <w:del w:id="4284" w:author="Steve Hanson" w:date="2012-02-23T12:04:00Z">
        <w:r w:rsidR="00603EA4" w:rsidRPr="005223F4" w:rsidDel="00B20F7F">
          <w:rPr>
            <w:lang w:val="en-US"/>
          </w:rPr>
          <w:tab/>
        </w:r>
      </w:del>
      <w:r w:rsidR="00603EA4" w:rsidRPr="005223F4">
        <w:rPr>
          <w:lang w:val="en-US"/>
        </w:rPr>
        <w:t>&lt;/xs:restriction&gt;</w:t>
      </w:r>
    </w:p>
    <w:p w14:paraId="6E477794" w14:textId="77777777" w:rsidR="00603EA4" w:rsidRPr="005223F4" w:rsidDel="00B20F7F" w:rsidRDefault="00603EA4" w:rsidP="00603EA4">
      <w:pPr>
        <w:pStyle w:val="XMLExcerpt"/>
        <w:rPr>
          <w:del w:id="4285" w:author="Steve Hanson" w:date="2012-02-23T12:04:00Z"/>
          <w:lang w:val="en-US"/>
        </w:rPr>
      </w:pPr>
      <w:r w:rsidRPr="005223F4">
        <w:rPr>
          <w:lang w:val="en-US"/>
        </w:rPr>
        <w:t>&lt;/xs:simpleType&gt;</w:t>
      </w:r>
    </w:p>
    <w:p w14:paraId="46C359FB" w14:textId="77777777" w:rsidR="00603EA4" w:rsidRPr="005223F4" w:rsidRDefault="00603EA4" w:rsidP="00603EA4">
      <w:pPr>
        <w:pStyle w:val="XMLExcerpt"/>
        <w:rPr>
          <w:lang w:val="en-US"/>
        </w:rPr>
      </w:pPr>
    </w:p>
    <w:p w14:paraId="4F5FDDB5" w14:textId="1CC0874F" w:rsidR="00603EA4" w:rsidRPr="005223F4" w:rsidDel="00041028" w:rsidRDefault="00603EA4" w:rsidP="004F28D8">
      <w:pPr>
        <w:pStyle w:val="Caption"/>
        <w:rPr>
          <w:del w:id="4286" w:author="mbeckerle" w:date="2012-04-22T21:54:00Z"/>
          <w:b w:val="0"/>
        </w:rPr>
      </w:pPr>
    </w:p>
    <w:p w14:paraId="2BC93555" w14:textId="77777777" w:rsidR="00603EA4" w:rsidRPr="005223F4" w:rsidRDefault="00603EA4" w:rsidP="00603EA4">
      <w:pPr>
        <w:rPr>
          <w:b/>
        </w:rPr>
      </w:pPr>
      <w:r w:rsidRPr="005223F4">
        <w:t>The locally defined dfdl:alignment property with value '16' from the xs:simpleType 'newType' is combined with the locally defined dfdl:representation property with value 'binary' and locally defined dfdl:</w:t>
      </w:r>
      <w:r w:rsidR="00D52F37" w:rsidRPr="005223F4">
        <w:rPr>
          <w:szCs w:val="18"/>
        </w:rPr>
        <w:t>binaryNumberRep</w:t>
      </w:r>
      <w:r w:rsidRPr="005223F4">
        <w:rPr>
          <w:szCs w:val="18"/>
        </w:rPr>
        <w:t xml:space="preserve"> with a value of 'binary'</w:t>
      </w:r>
    </w:p>
    <w:p w14:paraId="610FC9C8" w14:textId="21139E3E" w:rsidR="00603EA4" w:rsidRPr="005223F4" w:rsidDel="00041028" w:rsidRDefault="00603EA4" w:rsidP="00603EA4">
      <w:pPr>
        <w:rPr>
          <w:del w:id="4287" w:author="mbeckerle" w:date="2012-04-22T21:54:00Z"/>
          <w:b/>
        </w:rPr>
      </w:pPr>
    </w:p>
    <w:p w14:paraId="35BCD792" w14:textId="77777777" w:rsidR="00603EA4" w:rsidRPr="002F1B64" w:rsidRDefault="00603EA4" w:rsidP="00603EA4">
      <w:pPr>
        <w:pStyle w:val="XMLExcerpt"/>
        <w:rPr>
          <w:lang w:val="de-DE"/>
        </w:rPr>
      </w:pPr>
      <w:r w:rsidRPr="002F1B64">
        <w:rPr>
          <w:lang w:val="de-DE"/>
        </w:rPr>
        <w:t>&lt;!</w:t>
      </w:r>
      <w:r w:rsidR="003C0A3A" w:rsidRPr="002F1B64">
        <w:rPr>
          <w:lang w:val="de-DE"/>
        </w:rPr>
        <w:t xml:space="preserve">-- </w:t>
      </w:r>
      <w:r w:rsidRPr="002F1B64">
        <w:rPr>
          <w:lang w:val="de-DE"/>
        </w:rPr>
        <w:t xml:space="preserve">SCHEMA1 </w:t>
      </w:r>
      <w:r w:rsidR="003C0A3A" w:rsidRPr="002F1B64">
        <w:rPr>
          <w:lang w:val="de-DE"/>
        </w:rPr>
        <w:t>--&gt;</w:t>
      </w:r>
    </w:p>
    <w:p w14:paraId="28A6D4AE" w14:textId="77777777" w:rsidR="00603EA4" w:rsidRPr="002F1B64" w:rsidRDefault="00603EA4" w:rsidP="00603EA4">
      <w:pPr>
        <w:pStyle w:val="XMLExcerpt"/>
        <w:rPr>
          <w:lang w:val="de-DE"/>
        </w:rPr>
      </w:pPr>
      <w:r w:rsidRPr="002F1B64">
        <w:rPr>
          <w:lang w:val="de-DE"/>
        </w:rPr>
        <w:t>&lt;xs:schema targetNamespace="" xmlns:tns1="</w:t>
      </w:r>
      <w:r w:rsidR="00B47CD0" w:rsidRPr="002F1B64">
        <w:rPr>
          <w:lang w:val="de-DE"/>
        </w:rPr>
        <w:t>http://tns1</w:t>
      </w:r>
      <w:r w:rsidRPr="002F1B64">
        <w:rPr>
          <w:lang w:val="de-DE"/>
        </w:rPr>
        <w:t>"&gt;</w:t>
      </w:r>
    </w:p>
    <w:p w14:paraId="2339EC7B" w14:textId="77777777" w:rsidR="000D1E80" w:rsidRPr="002F1B64" w:rsidRDefault="000D1E80" w:rsidP="00603EA4">
      <w:pPr>
        <w:pStyle w:val="XMLExcerpt"/>
        <w:rPr>
          <w:lang w:val="de-DE"/>
        </w:rPr>
      </w:pPr>
    </w:p>
    <w:p w14:paraId="0031F94A" w14:textId="77777777" w:rsidR="00603EA4" w:rsidRPr="005223F4" w:rsidDel="00194C47" w:rsidRDefault="00603EA4" w:rsidP="00603EA4">
      <w:pPr>
        <w:pStyle w:val="XMLExcerpt"/>
        <w:rPr>
          <w:del w:id="4288" w:author="mbeckerle" w:date="2012-04-22T15:56:00Z"/>
          <w:lang w:val="en-US"/>
        </w:rPr>
      </w:pPr>
      <w:del w:id="4289" w:author="Steve Hanson" w:date="2012-02-23T12:04:00Z">
        <w:r w:rsidRPr="00097EBF" w:rsidDel="00B20F7F">
          <w:delText xml:space="preserve">      </w:delText>
        </w:r>
      </w:del>
      <w:ins w:id="4290" w:author="Steve Hanson" w:date="2012-02-23T12:04:00Z">
        <w:r w:rsidR="00B20F7F" w:rsidRPr="00097EBF">
          <w:t xml:space="preserve">  </w:t>
        </w:r>
      </w:ins>
      <w:r w:rsidRPr="005223F4">
        <w:rPr>
          <w:lang w:val="en-US"/>
        </w:rPr>
        <w:t>&lt;xs:annotation&gt;</w:t>
      </w:r>
      <w:r w:rsidRPr="005223F4">
        <w:rPr>
          <w:lang w:val="en-US"/>
        </w:rPr>
        <w:br/>
      </w:r>
      <w:del w:id="4291" w:author="Steve Hanson" w:date="2012-02-23T12:04:00Z">
        <w:r w:rsidRPr="005223F4" w:rsidDel="00B20F7F">
          <w:rPr>
            <w:lang w:val="en-US"/>
          </w:rPr>
          <w:delText xml:space="preserve">        </w:delText>
        </w:r>
      </w:del>
      <w:ins w:id="4292" w:author="Steve Hanson" w:date="2012-02-23T12:04:00Z">
        <w:r w:rsidR="00B20F7F">
          <w:rPr>
            <w:lang w:val="en-US"/>
          </w:rPr>
          <w:t xml:space="preserve">    </w:t>
        </w:r>
      </w:ins>
      <w:r w:rsidRPr="005223F4">
        <w:rPr>
          <w:lang w:val="en-US"/>
        </w:rPr>
        <w:t>&lt;xs:appinfo source=”http://www.ogf.org/dfdl/”&gt;</w:t>
      </w:r>
      <w:r w:rsidRPr="005223F4">
        <w:rPr>
          <w:lang w:val="en-US"/>
        </w:rPr>
        <w:br/>
      </w:r>
      <w:del w:id="4293" w:author="Steve Hanson" w:date="2012-02-23T12:04:00Z">
        <w:r w:rsidRPr="005223F4" w:rsidDel="00B20F7F">
          <w:rPr>
            <w:lang w:val="en-US"/>
          </w:rPr>
          <w:delText xml:space="preserve">          </w:delText>
        </w:r>
      </w:del>
      <w:ins w:id="4294" w:author="Steve Hanson" w:date="2012-02-23T12:04:00Z">
        <w:r w:rsidR="00B20F7F">
          <w:rPr>
            <w:lang w:val="en-US"/>
          </w:rPr>
          <w:t xml:space="preserve">      </w:t>
        </w:r>
      </w:ins>
      <w:r w:rsidRPr="005223F4">
        <w:rPr>
          <w:lang w:val="en-US"/>
        </w:rPr>
        <w:t>&lt;dfdl:format</w:t>
      </w:r>
      <w:r w:rsidRPr="005223F4">
        <w:rPr>
          <w:rStyle w:val="XMLExcerptEmphasis"/>
          <w:lang w:val="en-US"/>
        </w:rPr>
        <w:t xml:space="preserve"> </w:t>
      </w:r>
      <w:r w:rsidRPr="002F1B64">
        <w:rPr>
          <w:rStyle w:val="XMLExcerptEmphasis"/>
          <w:b w:val="0"/>
          <w:lang w:val="en-US"/>
        </w:rPr>
        <w:t>encoding="ASCII"</w:t>
      </w:r>
      <w:r w:rsidRPr="005223F4">
        <w:rPr>
          <w:lang w:val="en-US"/>
        </w:rPr>
        <w:t xml:space="preserve"> byteOrder="</w:t>
      </w:r>
      <w:r w:rsidR="00405385" w:rsidRPr="005223F4">
        <w:rPr>
          <w:lang w:val="en-US"/>
        </w:rPr>
        <w:t>littleEndian</w:t>
      </w:r>
      <w:r w:rsidRPr="005223F4">
        <w:rPr>
          <w:lang w:val="en-US"/>
        </w:rPr>
        <w:t>"</w:t>
      </w:r>
    </w:p>
    <w:p w14:paraId="18352DC1" w14:textId="16FF887A" w:rsidR="00603EA4" w:rsidRPr="005223F4" w:rsidRDefault="00603EA4" w:rsidP="00603EA4">
      <w:pPr>
        <w:pStyle w:val="XMLExcerpt"/>
        <w:rPr>
          <w:lang w:val="en-US"/>
        </w:rPr>
      </w:pPr>
      <w:del w:id="4295" w:author="mbeckerle" w:date="2012-04-22T15:56:00Z">
        <w:r w:rsidRPr="005223F4" w:rsidDel="00194C47">
          <w:rPr>
            <w:lang w:val="en-US"/>
          </w:rPr>
          <w:delText xml:space="preserve">                </w:delText>
        </w:r>
        <w:commentRangeStart w:id="4296"/>
        <w:r w:rsidRPr="005223F4" w:rsidDel="00194C47">
          <w:rPr>
            <w:lang w:val="en-US"/>
          </w:rPr>
          <w:delText xml:space="preserve">inputValueCalc="" outputValueCalc="" </w:delText>
        </w:r>
        <w:commentRangeEnd w:id="4296"/>
        <w:r w:rsidR="00055703" w:rsidDel="00194C47">
          <w:rPr>
            <w:rStyle w:val="CommentReference"/>
            <w:rFonts w:ascii="Arial" w:hAnsi="Arial" w:cs="Times New Roman"/>
            <w:noProof w:val="0"/>
            <w:lang w:val="en-US" w:eastAsia="en-US"/>
          </w:rPr>
          <w:commentReference w:id="4296"/>
        </w:r>
      </w:del>
    </w:p>
    <w:p w14:paraId="4B28FC7D" w14:textId="77777777" w:rsidR="00603EA4" w:rsidRPr="005223F4" w:rsidRDefault="00603EA4" w:rsidP="00603EA4">
      <w:pPr>
        <w:pStyle w:val="XMLExcerpt"/>
        <w:rPr>
          <w:lang w:val="en-US"/>
        </w:rPr>
      </w:pPr>
      <w:r w:rsidRPr="005223F4">
        <w:rPr>
          <w:lang w:val="en-US"/>
        </w:rPr>
        <w:t xml:space="preserve">                initiator="" terminator=""</w:t>
      </w:r>
    </w:p>
    <w:p w14:paraId="7E6B122B" w14:textId="77777777" w:rsidR="000D1E80" w:rsidRPr="005223F4" w:rsidRDefault="00603EA4" w:rsidP="00603EA4">
      <w:pPr>
        <w:pStyle w:val="XMLExcerpt"/>
        <w:rPr>
          <w:lang w:val="en-US"/>
        </w:rPr>
      </w:pPr>
      <w:r w:rsidRPr="005223F4">
        <w:rPr>
          <w:lang w:val="en-US"/>
        </w:rPr>
        <w:t xml:space="preserve">                sequenceKind="ordered"  /&gt;</w:t>
      </w:r>
      <w:r w:rsidRPr="005223F4">
        <w:rPr>
          <w:lang w:val="en-US"/>
        </w:rPr>
        <w:br/>
        <w:t>    </w:t>
      </w:r>
      <w:del w:id="4297" w:author="Steve Hanson" w:date="2012-02-23T12:05:00Z">
        <w:r w:rsidRPr="005223F4" w:rsidDel="00B20F7F">
          <w:rPr>
            <w:lang w:val="en-US"/>
          </w:rPr>
          <w:delText xml:space="preserve">    </w:delText>
        </w:r>
      </w:del>
      <w:r w:rsidRPr="005223F4">
        <w:rPr>
          <w:lang w:val="en-US"/>
        </w:rPr>
        <w:t>&lt;/xs:appinfo&gt;</w:t>
      </w:r>
      <w:r w:rsidRPr="005223F4">
        <w:rPr>
          <w:lang w:val="en-US"/>
        </w:rPr>
        <w:br/>
      </w:r>
      <w:del w:id="4298" w:author="Steve Hanson" w:date="2012-02-23T12:05:00Z">
        <w:r w:rsidRPr="005223F4" w:rsidDel="00B20F7F">
          <w:rPr>
            <w:lang w:val="en-US"/>
          </w:rPr>
          <w:delText>    </w:delText>
        </w:r>
      </w:del>
      <w:r w:rsidRPr="005223F4">
        <w:rPr>
          <w:lang w:val="en-US"/>
        </w:rPr>
        <w:t>  &lt;/xs:annotation&gt;</w:t>
      </w:r>
    </w:p>
    <w:p w14:paraId="6CA4E7F7" w14:textId="77777777" w:rsidR="00B20F7F" w:rsidRPr="002F1B64" w:rsidRDefault="00B20F7F" w:rsidP="007E7E4C">
      <w:pPr>
        <w:pStyle w:val="XMLExcerpt"/>
        <w:rPr>
          <w:ins w:id="4299" w:author="Steve Hanson" w:date="2012-02-23T12:05:00Z"/>
        </w:rPr>
      </w:pPr>
    </w:p>
    <w:p w14:paraId="0D63E1C0" w14:textId="77777777" w:rsidR="000D1E80" w:rsidRPr="00014CEC" w:rsidRDefault="00B20F7F" w:rsidP="007E7E4C">
      <w:pPr>
        <w:pStyle w:val="XMLExcerpt"/>
        <w:rPr>
          <w:lang w:val="de-DE"/>
        </w:rPr>
      </w:pPr>
      <w:ins w:id="4300" w:author="Steve Hanson" w:date="2012-02-23T12:05:00Z">
        <w:r w:rsidRPr="002F1B64">
          <w:t xml:space="preserve">  </w:t>
        </w:r>
      </w:ins>
      <w:r w:rsidR="000D1E80" w:rsidRPr="00014CEC">
        <w:rPr>
          <w:lang w:val="de-DE"/>
        </w:rPr>
        <w:t xml:space="preserve">&lt;xsd:import </w:t>
      </w:r>
      <w:r w:rsidR="007E7E4C" w:rsidRPr="00014CEC">
        <w:rPr>
          <w:rStyle w:val="left"/>
          <w:color w:val="000000"/>
          <w:lang w:val="de-DE"/>
        </w:rPr>
        <w:t>namespace="</w:t>
      </w:r>
      <w:r w:rsidR="00097EBF" w:rsidRPr="00B03EAB">
        <w:fldChar w:fldCharType="begin"/>
      </w:r>
      <w:r w:rsidR="00097EBF" w:rsidRPr="00B03EAB">
        <w:rPr>
          <w:lang w:val="de-DE"/>
          <w:rPrChange w:id="4301" w:author="Steve Hanson" w:date="2013-03-15T17:14:00Z">
            <w:rPr>
              <w:rFonts w:ascii="Arial" w:hAnsi="Arial" w:cs="Times New Roman"/>
              <w:noProof w:val="0"/>
              <w:lang w:val="de-DE" w:eastAsia="en-US"/>
            </w:rPr>
          </w:rPrChange>
        </w:rPr>
        <w:instrText xml:space="preserve"> HYPERLINK "http://tns2" </w:instrText>
      </w:r>
      <w:r w:rsidR="00097EBF" w:rsidRPr="00B03EAB">
        <w:rPr>
          <w:rPrChange w:id="4302" w:author="Steve Hanson" w:date="2013-03-15T17:14:00Z">
            <w:rPr>
              <w:rStyle w:val="Hyperlink"/>
              <w:rFonts w:ascii="Arial" w:hAnsi="Arial" w:cs="Times New Roman"/>
              <w:noProof w:val="0"/>
              <w:color w:val="auto"/>
              <w:lang w:val="de-DE" w:eastAsia="en-US"/>
            </w:rPr>
          </w:rPrChange>
        </w:rPr>
        <w:fldChar w:fldCharType="separate"/>
      </w:r>
      <w:r w:rsidR="007E7E4C" w:rsidRPr="00B03EAB">
        <w:rPr>
          <w:rStyle w:val="Hyperlink"/>
          <w:color w:val="auto"/>
          <w:u w:val="none"/>
          <w:lang w:val="de-DE"/>
          <w:rPrChange w:id="4303" w:author="Steve Hanson" w:date="2013-03-15T17:14:00Z">
            <w:rPr>
              <w:rStyle w:val="Hyperlink"/>
              <w:rFonts w:ascii="Arial" w:hAnsi="Arial" w:cs="Times New Roman"/>
              <w:noProof w:val="0"/>
              <w:color w:val="auto"/>
              <w:lang w:val="de-DE" w:eastAsia="en-US"/>
            </w:rPr>
          </w:rPrChange>
        </w:rPr>
        <w:t>http://tns2</w:t>
      </w:r>
      <w:r w:rsidR="00097EBF" w:rsidRPr="00B03EAB">
        <w:rPr>
          <w:rStyle w:val="Hyperlink"/>
          <w:color w:val="auto"/>
          <w:u w:val="none"/>
          <w:lang w:val="de-DE"/>
          <w:rPrChange w:id="4304" w:author="Steve Hanson" w:date="2013-03-15T17:14:00Z">
            <w:rPr>
              <w:rStyle w:val="Hyperlink"/>
              <w:rFonts w:ascii="Arial" w:hAnsi="Arial" w:cs="Times New Roman"/>
              <w:noProof w:val="0"/>
              <w:color w:val="auto"/>
              <w:lang w:val="de-DE" w:eastAsia="en-US"/>
            </w:rPr>
          </w:rPrChange>
        </w:rPr>
        <w:fldChar w:fldCharType="end"/>
      </w:r>
      <w:r w:rsidR="007E7E4C" w:rsidRPr="00014CEC">
        <w:rPr>
          <w:rStyle w:val="left"/>
          <w:lang w:val="de-DE"/>
        </w:rPr>
        <w:t>"</w:t>
      </w:r>
      <w:r w:rsidR="007E7E4C" w:rsidRPr="00014CEC">
        <w:rPr>
          <w:rStyle w:val="left"/>
          <w:color w:val="000000"/>
          <w:lang w:val="de-DE"/>
        </w:rPr>
        <w:t xml:space="preserve"> </w:t>
      </w:r>
      <w:r w:rsidR="000D1E80" w:rsidRPr="00014CEC">
        <w:rPr>
          <w:lang w:val="de-DE"/>
        </w:rPr>
        <w:t>schemaLocation="SCHEMA2.xsd"/&gt;</w:t>
      </w:r>
    </w:p>
    <w:p w14:paraId="4BD82F55" w14:textId="77777777" w:rsidR="00603EA4" w:rsidRPr="00014CEC" w:rsidDel="00B20F7F" w:rsidRDefault="00603EA4" w:rsidP="00603EA4">
      <w:pPr>
        <w:pStyle w:val="XMLExcerpt"/>
        <w:rPr>
          <w:del w:id="4305" w:author="Steve Hanson" w:date="2012-02-23T12:05:00Z"/>
          <w:lang w:val="de-DE"/>
        </w:rPr>
      </w:pPr>
      <w:r w:rsidRPr="00014CEC">
        <w:rPr>
          <w:lang w:val="de-DE"/>
        </w:rPr>
        <w:br/>
      </w:r>
    </w:p>
    <w:p w14:paraId="3F9CACA4" w14:textId="77777777" w:rsidR="00603EA4" w:rsidRPr="005223F4" w:rsidRDefault="00603EA4" w:rsidP="00603EA4">
      <w:pPr>
        <w:pStyle w:val="XMLExcerpt"/>
        <w:rPr>
          <w:lang w:val="en-US"/>
        </w:rPr>
      </w:pPr>
      <w:del w:id="4306" w:author="Steve Hanson" w:date="2012-02-23T12:05:00Z">
        <w:r w:rsidRPr="00097EBF" w:rsidDel="00B20F7F">
          <w:delText xml:space="preserve">  </w:delText>
        </w:r>
      </w:del>
      <w:ins w:id="4307" w:author="Steve Hanson" w:date="2012-02-23T12:05:00Z">
        <w:r w:rsidR="00B20F7F" w:rsidRPr="00097EBF">
          <w:t xml:space="preserve">  </w:t>
        </w:r>
      </w:ins>
      <w:r w:rsidRPr="005223F4">
        <w:rPr>
          <w:lang w:val="en-US"/>
        </w:rPr>
        <w:t>&lt;xs:element name=”book”&gt;</w:t>
      </w:r>
      <w:r w:rsidRPr="005223F4">
        <w:rPr>
          <w:lang w:val="en-US"/>
        </w:rPr>
        <w:br/>
        <w:t>    &lt;xs:complexType&gt;</w:t>
      </w:r>
    </w:p>
    <w:p w14:paraId="7897E478" w14:textId="77777777" w:rsidR="00603EA4" w:rsidRPr="005223F4" w:rsidRDefault="00603EA4" w:rsidP="00603EA4">
      <w:pPr>
        <w:pStyle w:val="XMLExcerpt"/>
        <w:rPr>
          <w:lang w:val="en-US"/>
        </w:rPr>
      </w:pPr>
      <w:r w:rsidRPr="005223F4">
        <w:rPr>
          <w:lang w:val="en-US"/>
        </w:rPr>
        <w:t xml:space="preserve">      &lt;</w:t>
      </w:r>
      <w:r w:rsidR="00C953CC" w:rsidRPr="005223F4">
        <w:rPr>
          <w:lang w:val="en-US"/>
        </w:rPr>
        <w:t>xs:</w:t>
      </w:r>
      <w:r w:rsidRPr="005223F4">
        <w:rPr>
          <w:lang w:val="en-US"/>
        </w:rPr>
        <w:t>group ref="tns2:ggrp1" dfdl:separator=","&gt;&lt;/</w:t>
      </w:r>
      <w:r w:rsidR="00C953CC" w:rsidRPr="005223F4">
        <w:rPr>
          <w:lang w:val="en-US"/>
        </w:rPr>
        <w:t>xs:</w:t>
      </w:r>
      <w:r w:rsidRPr="005223F4">
        <w:rPr>
          <w:lang w:val="en-US"/>
        </w:rPr>
        <w:t>group&gt;</w:t>
      </w:r>
    </w:p>
    <w:p w14:paraId="7624C813" w14:textId="77777777" w:rsidR="00603EA4" w:rsidRPr="00014CEC" w:rsidRDefault="00603EA4" w:rsidP="00603EA4">
      <w:pPr>
        <w:pStyle w:val="XMLExcerpt"/>
        <w:rPr>
          <w:lang w:val="de-DE"/>
        </w:rPr>
      </w:pPr>
      <w:r w:rsidRPr="005223F4">
        <w:rPr>
          <w:lang w:val="en-US"/>
        </w:rPr>
        <w:t xml:space="preserve">    </w:t>
      </w:r>
      <w:r w:rsidRPr="00014CEC">
        <w:rPr>
          <w:lang w:val="de-DE"/>
        </w:rPr>
        <w:t>&lt;/xs:complexType&gt;</w:t>
      </w:r>
      <w:r w:rsidRPr="00014CEC">
        <w:rPr>
          <w:lang w:val="de-DE"/>
        </w:rPr>
        <w:br/>
        <w:t xml:space="preserve">  &lt;/xs:element&gt;</w:t>
      </w:r>
    </w:p>
    <w:p w14:paraId="7C1C8419" w14:textId="77777777" w:rsidR="00B20F7F" w:rsidRDefault="00B20F7F" w:rsidP="00603EA4">
      <w:pPr>
        <w:pStyle w:val="XMLExcerpt"/>
        <w:rPr>
          <w:ins w:id="4308" w:author="Steve Hanson" w:date="2012-02-23T12:05:00Z"/>
          <w:lang w:val="de-DE"/>
        </w:rPr>
      </w:pPr>
    </w:p>
    <w:p w14:paraId="6D04B561" w14:textId="77777777" w:rsidR="00603EA4" w:rsidRPr="00014CEC" w:rsidDel="00B20F7F" w:rsidRDefault="00603EA4" w:rsidP="00603EA4">
      <w:pPr>
        <w:pStyle w:val="XMLExcerpt"/>
        <w:rPr>
          <w:del w:id="4309" w:author="Steve Hanson" w:date="2012-02-23T12:05:00Z"/>
          <w:lang w:val="de-DE"/>
        </w:rPr>
      </w:pPr>
      <w:r w:rsidRPr="00014CEC">
        <w:rPr>
          <w:lang w:val="de-DE"/>
        </w:rPr>
        <w:t>&lt;/xs:schema&gt;</w:t>
      </w:r>
    </w:p>
    <w:p w14:paraId="68AF45A5" w14:textId="77777777" w:rsidR="00603EA4" w:rsidRPr="00014CEC" w:rsidDel="00B20F7F" w:rsidRDefault="00603EA4" w:rsidP="00603EA4">
      <w:pPr>
        <w:pStyle w:val="XMLExcerpt"/>
        <w:rPr>
          <w:del w:id="4310" w:author="Steve Hanson" w:date="2012-02-23T12:05:00Z"/>
          <w:lang w:val="de-DE"/>
        </w:rPr>
      </w:pPr>
    </w:p>
    <w:p w14:paraId="270FAB14" w14:textId="77777777" w:rsidR="00603EA4" w:rsidRPr="00014CEC" w:rsidRDefault="00603EA4" w:rsidP="00603EA4">
      <w:pPr>
        <w:pStyle w:val="XMLExcerpt"/>
        <w:rPr>
          <w:lang w:val="de-DE"/>
        </w:rPr>
      </w:pPr>
    </w:p>
    <w:p w14:paraId="161754B9" w14:textId="77777777" w:rsidR="00603EA4" w:rsidRPr="00014CEC" w:rsidRDefault="00603EA4" w:rsidP="00603EA4">
      <w:pPr>
        <w:rPr>
          <w:b/>
          <w:lang w:val="de-DE"/>
        </w:rPr>
      </w:pPr>
    </w:p>
    <w:p w14:paraId="181A048B" w14:textId="77777777" w:rsidR="00603EA4" w:rsidRPr="00014CEC" w:rsidRDefault="00603EA4" w:rsidP="00603EA4">
      <w:pPr>
        <w:pStyle w:val="XMLExcerpt"/>
        <w:rPr>
          <w:lang w:val="de-DE"/>
        </w:rPr>
      </w:pPr>
      <w:r w:rsidRPr="00014CEC">
        <w:rPr>
          <w:lang w:val="de-DE"/>
        </w:rPr>
        <w:t>&lt;!</w:t>
      </w:r>
      <w:r w:rsidR="003C0A3A" w:rsidRPr="00014CEC">
        <w:rPr>
          <w:lang w:val="de-DE"/>
        </w:rPr>
        <w:t xml:space="preserve">-- </w:t>
      </w:r>
      <w:r w:rsidRPr="00014CEC">
        <w:rPr>
          <w:lang w:val="de-DE"/>
        </w:rPr>
        <w:t xml:space="preserve">SCHEMA2 </w:t>
      </w:r>
      <w:r w:rsidR="003C0A3A" w:rsidRPr="00014CEC">
        <w:rPr>
          <w:lang w:val="de-DE"/>
        </w:rPr>
        <w:t>--&gt;</w:t>
      </w:r>
    </w:p>
    <w:p w14:paraId="392CF8FA" w14:textId="77777777" w:rsidR="00603EA4" w:rsidRPr="005223F4" w:rsidRDefault="00603EA4" w:rsidP="00603EA4">
      <w:pPr>
        <w:pStyle w:val="XMLExcerpt"/>
        <w:rPr>
          <w:lang w:val="en-US"/>
        </w:rPr>
      </w:pPr>
      <w:r w:rsidRPr="005223F4">
        <w:rPr>
          <w:lang w:val="en-US"/>
        </w:rPr>
        <w:t>&lt;xs:schema targetNamespace="" xmlns:tns2="http://tns2"&gt;</w:t>
      </w:r>
    </w:p>
    <w:p w14:paraId="0D58564E" w14:textId="77777777" w:rsidR="00B20F7F" w:rsidRDefault="00B20F7F" w:rsidP="00603EA4">
      <w:pPr>
        <w:pStyle w:val="XMLExcerpt"/>
        <w:rPr>
          <w:ins w:id="4311" w:author="Steve Hanson" w:date="2012-02-23T12:05:00Z"/>
          <w:lang w:val="en-US"/>
        </w:rPr>
      </w:pPr>
    </w:p>
    <w:p w14:paraId="10F3ACC1" w14:textId="77777777" w:rsidR="00603EA4" w:rsidDel="00423418" w:rsidRDefault="00603EA4" w:rsidP="00603EA4">
      <w:pPr>
        <w:pStyle w:val="XMLExcerpt"/>
        <w:rPr>
          <w:del w:id="4312" w:author="mbeckerle" w:date="2012-03-24T18:59:00Z"/>
          <w:lang w:val="en-US"/>
        </w:rPr>
      </w:pPr>
      <w:r w:rsidRPr="005223F4">
        <w:rPr>
          <w:lang w:val="en-US"/>
        </w:rPr>
        <w:t>  </w:t>
      </w:r>
      <w:del w:id="4313" w:author="Steve Hanson" w:date="2012-02-23T12:05:00Z">
        <w:r w:rsidRPr="005223F4" w:rsidDel="00B20F7F">
          <w:rPr>
            <w:lang w:val="en-US"/>
          </w:rPr>
          <w:delText> </w:delText>
        </w:r>
      </w:del>
      <w:r w:rsidRPr="005223F4">
        <w:rPr>
          <w:lang w:val="en-US"/>
        </w:rPr>
        <w:t>&lt;xs:annotation&gt;</w:t>
      </w:r>
      <w:r w:rsidRPr="005223F4">
        <w:rPr>
          <w:lang w:val="en-US"/>
        </w:rPr>
        <w:br/>
        <w:t>    </w:t>
      </w:r>
      <w:del w:id="4314" w:author="Steve Hanson" w:date="2012-02-23T12:05:00Z">
        <w:r w:rsidRPr="005223F4" w:rsidDel="00B20F7F">
          <w:rPr>
            <w:lang w:val="en-US"/>
          </w:rPr>
          <w:delText xml:space="preserve">  </w:delText>
        </w:r>
      </w:del>
      <w:r w:rsidRPr="005223F4">
        <w:rPr>
          <w:lang w:val="en-US"/>
        </w:rPr>
        <w:t>&lt;xs:appinfo source=”http://www.ogf.org/dfdl/”&gt;</w:t>
      </w:r>
      <w:r w:rsidRPr="005223F4">
        <w:rPr>
          <w:lang w:val="en-US"/>
        </w:rPr>
        <w:br/>
        <w:t>    </w:t>
      </w:r>
      <w:del w:id="4315" w:author="Steve Hanson" w:date="2012-02-23T12:05:00Z">
        <w:r w:rsidRPr="005223F4" w:rsidDel="00B20F7F">
          <w:rPr>
            <w:lang w:val="en-US"/>
          </w:rPr>
          <w:delText>    </w:delText>
        </w:r>
      </w:del>
      <w:r w:rsidRPr="005223F4">
        <w:rPr>
          <w:lang w:val="en-US"/>
        </w:rPr>
        <w:t>  &lt;dfdl:format</w:t>
      </w:r>
      <w:r w:rsidRPr="005223F4">
        <w:rPr>
          <w:b/>
          <w:bCs/>
          <w:lang w:val="en-US"/>
        </w:rPr>
        <w:t xml:space="preserve"> </w:t>
      </w:r>
      <w:r w:rsidRPr="002F1B64">
        <w:rPr>
          <w:bCs/>
          <w:lang w:val="en-US"/>
        </w:rPr>
        <w:t>encoding="UTF-8"</w:t>
      </w:r>
      <w:r w:rsidRPr="005223F4">
        <w:rPr>
          <w:lang w:val="en-US"/>
        </w:rPr>
        <w:t xml:space="preserve"> byteOrder="</w:t>
      </w:r>
      <w:r w:rsidR="00405385" w:rsidRPr="005223F4">
        <w:rPr>
          <w:lang w:val="en-US"/>
        </w:rPr>
        <w:t>littleEndian</w:t>
      </w:r>
      <w:r w:rsidRPr="005223F4">
        <w:rPr>
          <w:lang w:val="en-US"/>
        </w:rPr>
        <w:t>"</w:t>
      </w:r>
    </w:p>
    <w:p w14:paraId="31ED8D39" w14:textId="77777777" w:rsidR="00603EA4" w:rsidRPr="005223F4" w:rsidRDefault="00603EA4" w:rsidP="00603EA4">
      <w:pPr>
        <w:pStyle w:val="XMLExcerpt"/>
        <w:rPr>
          <w:lang w:val="en-US"/>
        </w:rPr>
      </w:pPr>
      <w:commentRangeStart w:id="4316"/>
      <w:del w:id="4317" w:author="mbeckerle" w:date="2012-03-24T18:59:00Z">
        <w:r w:rsidRPr="005223F4" w:rsidDel="00423418">
          <w:rPr>
            <w:lang w:val="en-US"/>
          </w:rPr>
          <w:delText xml:space="preserve">                inputValueCalc="" outputValueCalc="" </w:delText>
        </w:r>
      </w:del>
    </w:p>
    <w:commentRangeEnd w:id="4316"/>
    <w:p w14:paraId="014FA258" w14:textId="01FB4D07" w:rsidR="000D1E80" w:rsidRPr="005223F4" w:rsidRDefault="00B106C0" w:rsidP="004E71B2">
      <w:pPr>
        <w:pStyle w:val="XMLExcerpt"/>
        <w:rPr>
          <w:lang w:val="en-US"/>
        </w:rPr>
      </w:pPr>
      <w:r>
        <w:rPr>
          <w:rStyle w:val="CommentReference"/>
          <w:rFonts w:ascii="Arial" w:hAnsi="Arial" w:cs="Times New Roman"/>
          <w:noProof w:val="0"/>
          <w:lang w:val="en-US" w:eastAsia="en-US"/>
        </w:rPr>
        <w:commentReference w:id="4316"/>
      </w:r>
      <w:r w:rsidR="00603EA4" w:rsidRPr="005223F4">
        <w:rPr>
          <w:lang w:val="en-US"/>
        </w:rPr>
        <w:t xml:space="preserve">                initiator="" </w:t>
      </w:r>
    </w:p>
    <w:p w14:paraId="6713CD41" w14:textId="77777777" w:rsidR="00603EA4" w:rsidRPr="005223F4" w:rsidRDefault="000D1E80" w:rsidP="00603EA4">
      <w:pPr>
        <w:pStyle w:val="XMLExcerpt"/>
        <w:rPr>
          <w:lang w:val="en-US"/>
        </w:rPr>
      </w:pPr>
      <w:r w:rsidRPr="005223F4">
        <w:rPr>
          <w:lang w:val="en-US"/>
        </w:rPr>
        <w:t xml:space="preserve">                sequenceKind="ordered"  </w:t>
      </w:r>
      <w:r w:rsidR="00603EA4" w:rsidRPr="005223F4">
        <w:rPr>
          <w:lang w:val="en-US"/>
        </w:rPr>
        <w:t>/&gt;</w:t>
      </w:r>
      <w:r w:rsidR="00603EA4" w:rsidRPr="005223F4">
        <w:rPr>
          <w:lang w:val="en-US"/>
        </w:rPr>
        <w:br/>
        <w:t>    </w:t>
      </w:r>
      <w:del w:id="4318" w:author="Steve Hanson" w:date="2012-02-23T12:06:00Z">
        <w:r w:rsidR="00603EA4" w:rsidRPr="005223F4" w:rsidDel="00B20F7F">
          <w:rPr>
            <w:lang w:val="en-US"/>
          </w:rPr>
          <w:delText xml:space="preserve">  </w:delText>
        </w:r>
      </w:del>
      <w:r w:rsidR="00603EA4" w:rsidRPr="005223F4">
        <w:rPr>
          <w:lang w:val="en-US"/>
        </w:rPr>
        <w:t>&lt;/xs:appinfo&gt;</w:t>
      </w:r>
      <w:r w:rsidR="00603EA4" w:rsidRPr="005223F4">
        <w:rPr>
          <w:lang w:val="en-US"/>
        </w:rPr>
        <w:br/>
        <w:t>  </w:t>
      </w:r>
      <w:del w:id="4319" w:author="Steve Hanson" w:date="2012-02-23T12:06:00Z">
        <w:r w:rsidR="00603EA4" w:rsidRPr="005223F4" w:rsidDel="00B20F7F">
          <w:rPr>
            <w:lang w:val="en-US"/>
          </w:rPr>
          <w:delText> </w:delText>
        </w:r>
      </w:del>
      <w:r w:rsidR="00603EA4" w:rsidRPr="005223F4">
        <w:rPr>
          <w:lang w:val="en-US"/>
        </w:rPr>
        <w:t>&lt;/xs:annotation&gt;</w:t>
      </w:r>
      <w:r w:rsidR="00603EA4" w:rsidRPr="005223F4">
        <w:rPr>
          <w:lang w:val="en-US"/>
        </w:rPr>
        <w:br/>
      </w:r>
    </w:p>
    <w:p w14:paraId="7DB614CC" w14:textId="77777777" w:rsidR="00603EA4" w:rsidRPr="005223F4" w:rsidRDefault="00B20F7F" w:rsidP="00603EA4">
      <w:pPr>
        <w:pStyle w:val="XMLExcerpt"/>
        <w:rPr>
          <w:lang w:val="en-US"/>
        </w:rPr>
      </w:pPr>
      <w:ins w:id="4320" w:author="Steve Hanson" w:date="2012-02-23T12:06:00Z">
        <w:r>
          <w:rPr>
            <w:lang w:val="en-US"/>
          </w:rPr>
          <w:t xml:space="preserve"> </w:t>
        </w:r>
      </w:ins>
      <w:r w:rsidR="00603EA4" w:rsidRPr="005223F4">
        <w:rPr>
          <w:lang w:val="en-US"/>
        </w:rPr>
        <w:t xml:space="preserve"> &lt;</w:t>
      </w:r>
      <w:r w:rsidR="00C953CC" w:rsidRPr="005223F4">
        <w:rPr>
          <w:lang w:val="en-US"/>
        </w:rPr>
        <w:t>xs:</w:t>
      </w:r>
      <w:r w:rsidR="00603EA4" w:rsidRPr="005223F4">
        <w:rPr>
          <w:lang w:val="en-US"/>
        </w:rPr>
        <w:t>group name="ggrp1" &gt;</w:t>
      </w:r>
    </w:p>
    <w:p w14:paraId="4D48C7C6" w14:textId="77777777" w:rsidR="00603EA4" w:rsidRPr="005223F4" w:rsidRDefault="00603EA4" w:rsidP="00603EA4">
      <w:pPr>
        <w:pStyle w:val="XMLExcerpt"/>
        <w:rPr>
          <w:lang w:val="en-US"/>
        </w:rPr>
      </w:pPr>
      <w:r w:rsidRPr="005223F4">
        <w:rPr>
          <w:lang w:val="en-US"/>
        </w:rPr>
        <w:t xml:space="preserve">    &lt;</w:t>
      </w:r>
      <w:r w:rsidR="00C953CC" w:rsidRPr="005223F4">
        <w:rPr>
          <w:lang w:val="en-US"/>
        </w:rPr>
        <w:t>xs:</w:t>
      </w:r>
      <w:r w:rsidRPr="005223F4">
        <w:rPr>
          <w:lang w:val="en-US"/>
        </w:rPr>
        <w:t>sequence dfdl:separatorPosition="infix" &gt;</w:t>
      </w:r>
    </w:p>
    <w:p w14:paraId="7C24E5E5" w14:textId="77777777" w:rsidR="00603EA4" w:rsidRPr="005223F4" w:rsidRDefault="00603EA4" w:rsidP="00603EA4">
      <w:pPr>
        <w:pStyle w:val="XMLExcerpt"/>
        <w:rPr>
          <w:lang w:val="en-US"/>
        </w:rPr>
      </w:pPr>
      <w:r w:rsidRPr="005223F4">
        <w:rPr>
          <w:lang w:val="en-US"/>
        </w:rPr>
        <w:t xml:space="preserve">      </w:t>
      </w:r>
      <w:del w:id="4321" w:author="Steve Hanson" w:date="2012-02-23T12:06:00Z">
        <w:r w:rsidRPr="005223F4" w:rsidDel="00B20F7F">
          <w:rPr>
            <w:lang w:val="en-US"/>
          </w:rPr>
          <w:delText xml:space="preserve">   </w:delText>
        </w:r>
      </w:del>
      <w:r w:rsidRPr="005223F4">
        <w:rPr>
          <w:lang w:val="en-US"/>
        </w:rPr>
        <w:t>&lt;</w:t>
      </w:r>
      <w:r w:rsidR="00C953CC" w:rsidRPr="005223F4">
        <w:rPr>
          <w:lang w:val="en-US"/>
        </w:rPr>
        <w:t>xs:</w:t>
      </w:r>
      <w:r w:rsidRPr="005223F4">
        <w:rPr>
          <w:lang w:val="en-US"/>
        </w:rPr>
        <w:t>element name="customer" type="xs:string"</w:t>
      </w:r>
    </w:p>
    <w:p w14:paraId="2E9482C5" w14:textId="77777777" w:rsidR="00603EA4" w:rsidRPr="005223F4" w:rsidDel="00B20F7F" w:rsidRDefault="00603EA4" w:rsidP="00603EA4">
      <w:pPr>
        <w:pStyle w:val="XMLExcerpt"/>
        <w:rPr>
          <w:del w:id="4322" w:author="Steve Hanson" w:date="2012-02-23T12:06:00Z"/>
          <w:lang w:val="en-US"/>
        </w:rPr>
      </w:pPr>
      <w:r w:rsidRPr="005223F4">
        <w:rPr>
          <w:lang w:val="en-US"/>
        </w:rPr>
        <w:t xml:space="preserve">              dfdl:length="8" dfdl:lengthKind="explicit"</w:t>
      </w:r>
      <w:del w:id="4323" w:author="Steve Hanson" w:date="2012-02-23T12:06:00Z">
        <w:r w:rsidRPr="005223F4" w:rsidDel="00B20F7F">
          <w:rPr>
            <w:lang w:val="en-US"/>
          </w:rPr>
          <w:delText xml:space="preserve"> </w:delText>
        </w:r>
      </w:del>
    </w:p>
    <w:p w14:paraId="12698DB8" w14:textId="77777777" w:rsidR="00603EA4" w:rsidRPr="005223F4" w:rsidRDefault="00603EA4" w:rsidP="00603EA4">
      <w:pPr>
        <w:pStyle w:val="XMLExcerpt"/>
        <w:rPr>
          <w:lang w:val="en-US"/>
        </w:rPr>
      </w:pPr>
      <w:del w:id="4324" w:author="Steve Hanson" w:date="2012-02-23T12:06:00Z">
        <w:r w:rsidRPr="005223F4" w:rsidDel="00B20F7F">
          <w:rPr>
            <w:lang w:val="en-US"/>
          </w:rPr>
          <w:delText xml:space="preserve">             </w:delText>
        </w:r>
      </w:del>
      <w:r w:rsidRPr="005223F4">
        <w:rPr>
          <w:lang w:val="en-US"/>
        </w:rPr>
        <w:t xml:space="preserve"> /&gt;   </w:t>
      </w:r>
    </w:p>
    <w:p w14:paraId="766E90A0" w14:textId="77777777" w:rsidR="00603EA4" w:rsidRPr="005223F4" w:rsidRDefault="00603EA4" w:rsidP="00603EA4">
      <w:pPr>
        <w:pStyle w:val="XMLExcerpt"/>
        <w:rPr>
          <w:lang w:val="en-US"/>
        </w:rPr>
      </w:pPr>
      <w:del w:id="4325" w:author="Steve Hanson" w:date="2012-02-23T12:06:00Z">
        <w:r w:rsidRPr="005223F4" w:rsidDel="00B20F7F">
          <w:rPr>
            <w:lang w:val="en-US"/>
          </w:rPr>
          <w:delText xml:space="preserve">  </w:delText>
        </w:r>
      </w:del>
      <w:r w:rsidRPr="005223F4">
        <w:rPr>
          <w:lang w:val="en-US"/>
        </w:rPr>
        <w:t xml:space="preserve">    &lt;/</w:t>
      </w:r>
      <w:r w:rsidR="00C953CC" w:rsidRPr="005223F4">
        <w:rPr>
          <w:lang w:val="en-US"/>
        </w:rPr>
        <w:t>xs:</w:t>
      </w:r>
      <w:r w:rsidRPr="005223F4">
        <w:rPr>
          <w:lang w:val="en-US"/>
        </w:rPr>
        <w:t>sequence&gt;</w:t>
      </w:r>
    </w:p>
    <w:p w14:paraId="0AAF4097" w14:textId="77777777" w:rsidR="00603EA4" w:rsidRPr="005223F4" w:rsidRDefault="00603EA4" w:rsidP="00603EA4">
      <w:pPr>
        <w:pStyle w:val="XMLExcerpt"/>
        <w:rPr>
          <w:lang w:val="en-US"/>
        </w:rPr>
      </w:pPr>
      <w:del w:id="4326" w:author="Steve Hanson" w:date="2012-02-23T12:06:00Z">
        <w:r w:rsidRPr="005223F4" w:rsidDel="00B20F7F">
          <w:rPr>
            <w:lang w:val="en-US"/>
          </w:rPr>
          <w:delText xml:space="preserve"> </w:delText>
        </w:r>
      </w:del>
      <w:r w:rsidRPr="005223F4">
        <w:rPr>
          <w:lang w:val="en-US"/>
        </w:rPr>
        <w:t xml:space="preserve">  &lt;/</w:t>
      </w:r>
      <w:r w:rsidR="00C953CC" w:rsidRPr="005223F4">
        <w:rPr>
          <w:lang w:val="en-US"/>
        </w:rPr>
        <w:t>xs:</w:t>
      </w:r>
      <w:r w:rsidRPr="005223F4">
        <w:rPr>
          <w:lang w:val="en-US"/>
        </w:rPr>
        <w:t>group&gt;</w:t>
      </w:r>
    </w:p>
    <w:p w14:paraId="004D9B14" w14:textId="77777777" w:rsidR="00603EA4" w:rsidRPr="005223F4" w:rsidRDefault="00603EA4" w:rsidP="00603EA4">
      <w:pPr>
        <w:pStyle w:val="XMLExcerpt"/>
        <w:rPr>
          <w:lang w:val="en-US"/>
        </w:rPr>
      </w:pPr>
      <w:r w:rsidRPr="005223F4">
        <w:rPr>
          <w:lang w:val="en-US"/>
        </w:rPr>
        <w:t>&lt;/xs:schema&gt;</w:t>
      </w:r>
    </w:p>
    <w:p w14:paraId="726CFEC5" w14:textId="77777777" w:rsidR="00603EA4" w:rsidRPr="005223F4" w:rsidRDefault="00603EA4" w:rsidP="00603EA4">
      <w:pPr>
        <w:rPr>
          <w:bCs/>
        </w:rPr>
      </w:pPr>
      <w:r w:rsidRPr="005223F4">
        <w:rPr>
          <w:bCs/>
        </w:rPr>
        <w:t>The DFDL properties applied to the xs</w:t>
      </w:r>
      <w:r w:rsidR="003C0A3A" w:rsidRPr="005223F4">
        <w:rPr>
          <w:bCs/>
        </w:rPr>
        <w:t>:</w:t>
      </w:r>
      <w:r w:rsidRPr="005223F4">
        <w:rPr>
          <w:bCs/>
        </w:rPr>
        <w:t xml:space="preserve">sequence in xs:group "ggrp1" in SCHEMA2 when referenced from the group reference in SCHEMA1 are </w:t>
      </w:r>
    </w:p>
    <w:p w14:paraId="1A2C39A0" w14:textId="77777777" w:rsidR="00603EA4" w:rsidRPr="005223F4" w:rsidRDefault="00603EA4" w:rsidP="00603EA4">
      <w:pPr>
        <w:numPr>
          <w:ilvl w:val="0"/>
          <w:numId w:val="48"/>
        </w:numPr>
      </w:pPr>
      <w:r w:rsidRPr="005223F4">
        <w:t>dfdl:separator="," from the group reference in SCHEMA1</w:t>
      </w:r>
    </w:p>
    <w:p w14:paraId="2DAB6407" w14:textId="77777777" w:rsidR="00603EA4" w:rsidRPr="005223F4" w:rsidRDefault="00603EA4" w:rsidP="00603EA4">
      <w:pPr>
        <w:numPr>
          <w:ilvl w:val="0"/>
          <w:numId w:val="48"/>
        </w:numPr>
      </w:pPr>
      <w:r w:rsidRPr="005223F4">
        <w:t>dfdl:separatorPosition="infix" from the group declaration in SCHEMA2</w:t>
      </w:r>
    </w:p>
    <w:p w14:paraId="23291D29" w14:textId="23F0B08B" w:rsidR="00603EA4" w:rsidRPr="005223F4" w:rsidRDefault="00603EA4" w:rsidP="004E71B2">
      <w:pPr>
        <w:numPr>
          <w:ilvl w:val="0"/>
          <w:numId w:val="48"/>
        </w:numPr>
      </w:pPr>
      <w:r w:rsidRPr="005223F4">
        <w:t>dfdl:encoding=</w:t>
      </w:r>
      <w:r w:rsidRPr="005223F4">
        <w:rPr>
          <w:rStyle w:val="XMLExcerptEmphasis"/>
        </w:rPr>
        <w:t>"</w:t>
      </w:r>
      <w:r w:rsidRPr="005223F4">
        <w:t>UTF-8</w:t>
      </w:r>
      <w:commentRangeStart w:id="4327"/>
      <w:commentRangeStart w:id="4328"/>
      <w:r w:rsidRPr="005223F4">
        <w:t xml:space="preserve">", </w:t>
      </w:r>
      <w:del w:id="4329" w:author="mbeckerle" w:date="2012-03-24T19:01:00Z">
        <w:r w:rsidRPr="005223F4" w:rsidDel="00423418">
          <w:delText>dfdl:inputValueCalc="", dfdl:outputValueCalc=""</w:delText>
        </w:r>
      </w:del>
      <w:commentRangeEnd w:id="4327"/>
      <w:del w:id="4330" w:author="mbeckerle" w:date="2012-04-22T15:57:00Z">
        <w:r w:rsidRPr="005223F4" w:rsidDel="00194C47">
          <w:delText xml:space="preserve"> </w:delText>
        </w:r>
        <w:commentRangeEnd w:id="4328"/>
        <w:r w:rsidR="00055703" w:rsidDel="00194C47">
          <w:rPr>
            <w:rStyle w:val="CommentReference"/>
          </w:rPr>
          <w:commentReference w:id="4327"/>
        </w:r>
        <w:r w:rsidR="00423418" w:rsidDel="00194C47">
          <w:rPr>
            <w:rStyle w:val="CommentReference"/>
          </w:rPr>
          <w:commentReference w:id="4328"/>
        </w:r>
      </w:del>
      <w:ins w:id="4331" w:author="Steve Hanson" w:date="2012-04-11T15:53:00Z">
        <w:del w:id="4332" w:author="mbeckerle" w:date="2012-04-22T15:57:00Z">
          <w:r w:rsidRPr="005223F4" w:rsidDel="00194C47">
            <w:delText xml:space="preserve"> </w:delText>
          </w:r>
        </w:del>
      </w:ins>
      <w:del w:id="4333" w:author="mbeckerle" w:date="2012-04-22T15:57:00Z">
        <w:r w:rsidRPr="005223F4" w:rsidDel="00194C47">
          <w:delText xml:space="preserve">, </w:delText>
        </w:r>
      </w:del>
      <w:r w:rsidRPr="005223F4">
        <w:t xml:space="preserve">dfdl:initiator=''"  from the default dfdl:format </w:t>
      </w:r>
      <w:r w:rsidR="008A0531" w:rsidRPr="005223F4">
        <w:t xml:space="preserve">annotation </w:t>
      </w:r>
      <w:r w:rsidRPr="005223F4">
        <w:t>in SCHEMA2</w:t>
      </w:r>
    </w:p>
    <w:p w14:paraId="7B5085B5" w14:textId="77777777" w:rsidR="00603EA4" w:rsidRPr="005223F4" w:rsidRDefault="004E71B2" w:rsidP="008A0531">
      <w:pPr>
        <w:numPr>
          <w:ilvl w:val="0"/>
          <w:numId w:val="48"/>
        </w:numPr>
      </w:pPr>
      <w:r w:rsidRPr="005223F4">
        <w:t xml:space="preserve">dfdl:terminator =""  </w:t>
      </w:r>
      <w:r w:rsidR="00603EA4" w:rsidRPr="005223F4">
        <w:t xml:space="preserve"> from the default dfdl:format </w:t>
      </w:r>
      <w:r w:rsidR="008A0531" w:rsidRPr="005223F4">
        <w:t xml:space="preserve">annotation </w:t>
      </w:r>
      <w:r w:rsidR="00603EA4" w:rsidRPr="005223F4">
        <w:t>in SCHEMA1</w:t>
      </w:r>
    </w:p>
    <w:p w14:paraId="5B266C76" w14:textId="187BFF16" w:rsidR="00434BDF" w:rsidRPr="005223F4" w:rsidDel="00041028" w:rsidRDefault="00434BDF">
      <w:pPr>
        <w:pStyle w:val="Heading1"/>
        <w:rPr>
          <w:del w:id="4334" w:author="mbeckerle" w:date="2012-04-22T21:54:00Z"/>
        </w:rPr>
        <w:pPrChange w:id="4335" w:author="mbeckerle" w:date="2013-01-20T17:01:00Z">
          <w:pPr/>
        </w:pPrChange>
      </w:pPr>
      <w:bookmarkStart w:id="4336" w:name="_Toc322911598"/>
      <w:bookmarkStart w:id="4337" w:name="_Toc322912137"/>
      <w:bookmarkStart w:id="4338" w:name="_Toc329092987"/>
      <w:bookmarkStart w:id="4339" w:name="_Toc332701500"/>
      <w:bookmarkStart w:id="4340" w:name="_Toc332701807"/>
      <w:bookmarkStart w:id="4341" w:name="_Toc332711601"/>
      <w:bookmarkStart w:id="4342" w:name="_Toc332711909"/>
      <w:bookmarkStart w:id="4343" w:name="_Toc332712211"/>
      <w:bookmarkStart w:id="4344" w:name="_Toc332724127"/>
      <w:bookmarkStart w:id="4345" w:name="_Toc332724427"/>
      <w:bookmarkStart w:id="4346" w:name="_Toc341102723"/>
      <w:bookmarkStart w:id="4347" w:name="_Toc347241455"/>
      <w:bookmarkStart w:id="4348" w:name="_Toc347744648"/>
      <w:bookmarkStart w:id="4349" w:name="_Toc348984431"/>
      <w:bookmarkStart w:id="4350" w:name="_Toc348984736"/>
      <w:bookmarkStart w:id="4351" w:name="_Toc349037899"/>
      <w:bookmarkStart w:id="4352" w:name="_Toc349038204"/>
      <w:bookmarkStart w:id="4353" w:name="_Toc349042692"/>
      <w:bookmarkStart w:id="4354" w:name="_Toc349642115"/>
      <w:bookmarkStart w:id="4355" w:name="_Toc351912683"/>
      <w:bookmarkStart w:id="4356" w:name="_Toc351914705"/>
      <w:bookmarkStart w:id="4357" w:name="_Toc351915139"/>
      <w:bookmarkStart w:id="4358" w:name="_Toc361231178"/>
      <w:bookmarkStart w:id="4359" w:name="_Toc361231704"/>
      <w:bookmarkStart w:id="4360" w:name="_Toc362445002"/>
      <w:bookmarkStart w:id="4361" w:name="_Toc362451753"/>
      <w:bookmarkStart w:id="4362" w:name="_Toc362452302"/>
      <w:bookmarkStart w:id="4363" w:name="_Toc362452848"/>
      <w:bookmarkStart w:id="4364" w:name="_Toc362453200"/>
      <w:bookmarkEnd w:id="4336"/>
      <w:bookmarkEnd w:id="4337"/>
      <w:bookmarkEnd w:id="4338"/>
      <w:bookmarkEnd w:id="4339"/>
      <w:bookmarkEnd w:id="4340"/>
      <w:bookmarkEnd w:id="4341"/>
      <w:bookmarkEnd w:id="4342"/>
      <w:bookmarkEnd w:id="4343"/>
      <w:bookmarkEnd w:id="4344"/>
      <w:bookmarkEnd w:id="4345"/>
      <w:bookmarkEnd w:id="4346"/>
      <w:bookmarkEnd w:id="4347"/>
      <w:bookmarkEnd w:id="4348"/>
      <w:bookmarkEnd w:id="4349"/>
      <w:bookmarkEnd w:id="4350"/>
      <w:bookmarkEnd w:id="4351"/>
      <w:bookmarkEnd w:id="4352"/>
      <w:bookmarkEnd w:id="4353"/>
      <w:bookmarkEnd w:id="4354"/>
      <w:bookmarkEnd w:id="4355"/>
      <w:bookmarkEnd w:id="4356"/>
      <w:bookmarkEnd w:id="4357"/>
      <w:bookmarkEnd w:id="4358"/>
      <w:bookmarkEnd w:id="4359"/>
      <w:bookmarkEnd w:id="4360"/>
      <w:bookmarkEnd w:id="4361"/>
      <w:bookmarkEnd w:id="4362"/>
      <w:bookmarkEnd w:id="4363"/>
      <w:bookmarkEnd w:id="4364"/>
    </w:p>
    <w:p w14:paraId="6C1BC082" w14:textId="67F5BB58" w:rsidR="007755C0" w:rsidRPr="005223F4" w:rsidDel="00041028" w:rsidRDefault="007755C0">
      <w:pPr>
        <w:pStyle w:val="Heading1"/>
        <w:rPr>
          <w:del w:id="4365" w:author="mbeckerle" w:date="2012-04-22T21:54:00Z"/>
        </w:rPr>
        <w:pPrChange w:id="4366" w:author="mbeckerle" w:date="2013-01-20T17:01:00Z">
          <w:pPr/>
        </w:pPrChange>
      </w:pPr>
      <w:bookmarkStart w:id="4367" w:name="_Toc322911599"/>
      <w:bookmarkStart w:id="4368" w:name="_Toc322912138"/>
      <w:bookmarkStart w:id="4369" w:name="_Toc329092988"/>
      <w:bookmarkStart w:id="4370" w:name="_Toc332701501"/>
      <w:bookmarkStart w:id="4371" w:name="_Toc332701808"/>
      <w:bookmarkStart w:id="4372" w:name="_Toc332711602"/>
      <w:bookmarkStart w:id="4373" w:name="_Toc332711910"/>
      <w:bookmarkStart w:id="4374" w:name="_Toc332712212"/>
      <w:bookmarkStart w:id="4375" w:name="_Toc332724128"/>
      <w:bookmarkStart w:id="4376" w:name="_Toc332724428"/>
      <w:bookmarkStart w:id="4377" w:name="_Toc341102724"/>
      <w:bookmarkStart w:id="4378" w:name="_Toc347241456"/>
      <w:bookmarkStart w:id="4379" w:name="_Toc347744649"/>
      <w:bookmarkStart w:id="4380" w:name="_Toc348984432"/>
      <w:bookmarkStart w:id="4381" w:name="_Toc348984737"/>
      <w:bookmarkStart w:id="4382" w:name="_Toc349037900"/>
      <w:bookmarkStart w:id="4383" w:name="_Toc349038205"/>
      <w:bookmarkStart w:id="4384" w:name="_Toc349042693"/>
      <w:bookmarkStart w:id="4385" w:name="_Toc349642116"/>
      <w:bookmarkStart w:id="4386" w:name="_Toc351912684"/>
      <w:bookmarkStart w:id="4387" w:name="_Toc351914706"/>
      <w:bookmarkStart w:id="4388" w:name="_Toc351915140"/>
      <w:bookmarkStart w:id="4389" w:name="_Toc361231179"/>
      <w:bookmarkStart w:id="4390" w:name="_Toc361231705"/>
      <w:bookmarkStart w:id="4391" w:name="_Toc362445003"/>
      <w:bookmarkStart w:id="4392" w:name="_Toc362451754"/>
      <w:bookmarkStart w:id="4393" w:name="_Toc362452303"/>
      <w:bookmarkStart w:id="4394" w:name="_Toc362452849"/>
      <w:bookmarkStart w:id="4395" w:name="_Toc362453201"/>
      <w:bookmarkEnd w:id="4367"/>
      <w:bookmarkEnd w:id="4368"/>
      <w:bookmarkEnd w:id="4369"/>
      <w:bookmarkEnd w:id="4370"/>
      <w:bookmarkEnd w:id="4371"/>
      <w:bookmarkEnd w:id="4372"/>
      <w:bookmarkEnd w:id="4373"/>
      <w:bookmarkEnd w:id="4374"/>
      <w:bookmarkEnd w:id="4375"/>
      <w:bookmarkEnd w:id="4376"/>
      <w:bookmarkEnd w:id="4377"/>
      <w:bookmarkEnd w:id="4378"/>
      <w:bookmarkEnd w:id="4379"/>
      <w:bookmarkEnd w:id="4380"/>
      <w:bookmarkEnd w:id="4381"/>
      <w:bookmarkEnd w:id="4382"/>
      <w:bookmarkEnd w:id="4383"/>
      <w:bookmarkEnd w:id="4384"/>
      <w:bookmarkEnd w:id="4385"/>
      <w:bookmarkEnd w:id="4386"/>
      <w:bookmarkEnd w:id="4387"/>
      <w:bookmarkEnd w:id="4388"/>
      <w:bookmarkEnd w:id="4389"/>
      <w:bookmarkEnd w:id="4390"/>
      <w:bookmarkEnd w:id="4391"/>
      <w:bookmarkEnd w:id="4392"/>
      <w:bookmarkEnd w:id="4393"/>
      <w:bookmarkEnd w:id="4394"/>
      <w:bookmarkEnd w:id="4395"/>
    </w:p>
    <w:p w14:paraId="7FB52CAA" w14:textId="77777777" w:rsidR="00B77A36" w:rsidRPr="005223F4" w:rsidRDefault="006A0058" w:rsidP="009E142C">
      <w:pPr>
        <w:pStyle w:val="Heading1"/>
      </w:pPr>
      <w:bookmarkStart w:id="4396" w:name="_Toc243112810"/>
      <w:bookmarkStart w:id="4397" w:name="_Ref247453451"/>
      <w:bookmarkStart w:id="4398" w:name="_Ref247453463"/>
      <w:bookmarkStart w:id="4399" w:name="_Toc349042694"/>
      <w:bookmarkStart w:id="4400" w:name="_Toc362453202"/>
      <w:r w:rsidRPr="005223F4">
        <w:t xml:space="preserve">DFDL </w:t>
      </w:r>
      <w:r w:rsidR="00836CD4" w:rsidRPr="005223F4">
        <w:t xml:space="preserve">Processing </w:t>
      </w:r>
      <w:r w:rsidRPr="005223F4">
        <w:t>Introduction</w:t>
      </w:r>
      <w:bookmarkEnd w:id="4046"/>
      <w:bookmarkEnd w:id="4047"/>
      <w:bookmarkEnd w:id="4048"/>
      <w:bookmarkEnd w:id="4049"/>
      <w:bookmarkEnd w:id="4050"/>
      <w:bookmarkEnd w:id="4051"/>
      <w:bookmarkEnd w:id="4052"/>
      <w:bookmarkEnd w:id="4053"/>
      <w:bookmarkEnd w:id="4396"/>
      <w:bookmarkEnd w:id="4397"/>
      <w:bookmarkEnd w:id="4398"/>
      <w:bookmarkEnd w:id="4399"/>
      <w:bookmarkEnd w:id="4400"/>
    </w:p>
    <w:p w14:paraId="647F7642" w14:textId="6A76C0E9" w:rsidR="00B77A36" w:rsidRPr="005223F4" w:rsidRDefault="00B77A36" w:rsidP="00B77A36">
      <w:r w:rsidRPr="005223F4">
        <w:t xml:space="preserve">A </w:t>
      </w:r>
      <w:r w:rsidRPr="005223F4">
        <w:rPr>
          <w:i/>
        </w:rPr>
        <w:t>DFDL Parser</w:t>
      </w:r>
      <w:r w:rsidRPr="005223F4">
        <w:t xml:space="preserve"> is an application or code library </w:t>
      </w:r>
      <w:r w:rsidR="00406839" w:rsidRPr="005223F4">
        <w:t>that</w:t>
      </w:r>
      <w:r w:rsidRPr="005223F4">
        <w:t xml:space="preserve"> </w:t>
      </w:r>
      <w:del w:id="4401" w:author="Steve Hanson" w:date="2013-05-31T10:49:00Z">
        <w:r w:rsidRPr="005223F4" w:rsidDel="00C233CE">
          <w:delText xml:space="preserve">can </w:delText>
        </w:r>
      </w:del>
      <w:r w:rsidRPr="005223F4">
        <w:t>take</w:t>
      </w:r>
      <w:ins w:id="4402" w:author="Steve Hanson" w:date="2013-05-31T10:49:00Z">
        <w:r w:rsidR="00C233CE">
          <w:t>s</w:t>
        </w:r>
      </w:ins>
      <w:r w:rsidRPr="005223F4">
        <w:t xml:space="preserve"> as input:</w:t>
      </w:r>
    </w:p>
    <w:p w14:paraId="08E8AF9A" w14:textId="1B149B18" w:rsidR="00B77A36" w:rsidRPr="005223F4" w:rsidRDefault="00F42AF6" w:rsidP="00F42AF6">
      <w:pPr>
        <w:numPr>
          <w:ilvl w:val="0"/>
          <w:numId w:val="17"/>
        </w:numPr>
      </w:pPr>
      <w:r w:rsidRPr="005223F4">
        <w:t xml:space="preserve">A DFDL </w:t>
      </w:r>
      <w:ins w:id="4403" w:author="Steve Hanson" w:date="2013-05-31T10:49:00Z">
        <w:r w:rsidR="00C233CE">
          <w:t xml:space="preserve">annotated </w:t>
        </w:r>
      </w:ins>
      <w:r w:rsidR="00100B85" w:rsidRPr="005223F4">
        <w:t>s</w:t>
      </w:r>
      <w:r w:rsidRPr="005223F4">
        <w:t>chema</w:t>
      </w:r>
      <w:r w:rsidR="00B77A36" w:rsidRPr="005223F4">
        <w:t xml:space="preserve"> </w:t>
      </w:r>
    </w:p>
    <w:p w14:paraId="61A55074" w14:textId="77777777" w:rsidR="00B77A36" w:rsidRPr="005223F4" w:rsidRDefault="00F42AF6" w:rsidP="00100B85">
      <w:pPr>
        <w:numPr>
          <w:ilvl w:val="0"/>
          <w:numId w:val="17"/>
        </w:numPr>
      </w:pPr>
      <w:r w:rsidRPr="005223F4">
        <w:t xml:space="preserve">A data </w:t>
      </w:r>
      <w:r w:rsidR="00100B85" w:rsidRPr="005223F4">
        <w:t>stream.</w:t>
      </w:r>
    </w:p>
    <w:p w14:paraId="1E0C641C" w14:textId="5920FC54" w:rsidR="00AA6C82" w:rsidRPr="005223F4" w:rsidDel="00041028" w:rsidRDefault="00AA6C82" w:rsidP="00B77A36">
      <w:pPr>
        <w:rPr>
          <w:del w:id="4404" w:author="mbeckerle" w:date="2012-04-22T21:54:00Z"/>
        </w:rPr>
      </w:pPr>
    </w:p>
    <w:p w14:paraId="5C694436" w14:textId="68D3A959" w:rsidR="00B77A36" w:rsidRPr="005223F4" w:rsidRDefault="00B77A36" w:rsidP="00100B85">
      <w:r w:rsidRPr="005223F4">
        <w:t xml:space="preserve">It is able to use the DFDL </w:t>
      </w:r>
      <w:ins w:id="4405" w:author="Steve Hanson" w:date="2013-05-31T10:49:00Z">
        <w:r w:rsidR="00C233CE">
          <w:t xml:space="preserve">schema </w:t>
        </w:r>
      </w:ins>
      <w:r w:rsidRPr="005223F4">
        <w:t xml:space="preserve">description to interpret the data </w:t>
      </w:r>
      <w:r w:rsidR="00100B85" w:rsidRPr="005223F4">
        <w:t xml:space="preserve">stream </w:t>
      </w:r>
      <w:r w:rsidRPr="005223F4">
        <w:t xml:space="preserve">and realize </w:t>
      </w:r>
      <w:r w:rsidR="00AC0002" w:rsidRPr="005223F4">
        <w:t>the DFDL Information M</w:t>
      </w:r>
      <w:r w:rsidRPr="005223F4">
        <w:t>odel. Th</w:t>
      </w:r>
      <w:r w:rsidR="00AC0002" w:rsidRPr="005223F4">
        <w:t xml:space="preserve">is </w:t>
      </w:r>
      <w:r w:rsidR="0034499D" w:rsidRPr="005223F4">
        <w:t>information set</w:t>
      </w:r>
      <w:r w:rsidRPr="005223F4">
        <w:t xml:space="preserve"> </w:t>
      </w:r>
      <w:r w:rsidR="002D0485" w:rsidRPr="005223F4">
        <w:t>could</w:t>
      </w:r>
      <w:r w:rsidRPr="005223F4">
        <w:t xml:space="preserve"> then be written out (</w:t>
      </w:r>
      <w:r w:rsidR="00AC0002" w:rsidRPr="005223F4">
        <w:t xml:space="preserve">for example it could be realized </w:t>
      </w:r>
      <w:r w:rsidRPr="005223F4">
        <w:t xml:space="preserve">as </w:t>
      </w:r>
      <w:r w:rsidR="006C365B" w:rsidRPr="005223F4">
        <w:t xml:space="preserve">an </w:t>
      </w:r>
      <w:r w:rsidRPr="005223F4">
        <w:t>XML</w:t>
      </w:r>
      <w:r w:rsidR="006C365B" w:rsidRPr="005223F4">
        <w:t xml:space="preserve"> text string</w:t>
      </w:r>
      <w:r w:rsidRPr="005223F4">
        <w:t xml:space="preserve">) or </w:t>
      </w:r>
      <w:r w:rsidR="00AC0002" w:rsidRPr="005223F4">
        <w:t xml:space="preserve">it </w:t>
      </w:r>
      <w:r w:rsidR="002D0485" w:rsidRPr="005223F4">
        <w:t>could</w:t>
      </w:r>
      <w:r w:rsidR="00AC0002" w:rsidRPr="005223F4">
        <w:t xml:space="preserve"> be </w:t>
      </w:r>
      <w:r w:rsidRPr="005223F4">
        <w:t xml:space="preserve">accessed </w:t>
      </w:r>
      <w:r w:rsidR="00AC0002" w:rsidRPr="005223F4">
        <w:t xml:space="preserve">by an application </w:t>
      </w:r>
      <w:r w:rsidRPr="005223F4">
        <w:t>through an API</w:t>
      </w:r>
      <w:r w:rsidR="006C365B" w:rsidRPr="005223F4">
        <w:t xml:space="preserve"> (for example, a DOM-like tree could be created in memory for access by applications)</w:t>
      </w:r>
      <w:r w:rsidRPr="005223F4">
        <w:t xml:space="preserve">. </w:t>
      </w:r>
    </w:p>
    <w:p w14:paraId="4D6AB4BE" w14:textId="617D08CB" w:rsidR="00100B85" w:rsidRPr="005223F4" w:rsidDel="00041028" w:rsidRDefault="00100B85" w:rsidP="00B77A36">
      <w:pPr>
        <w:rPr>
          <w:del w:id="4406" w:author="mbeckerle" w:date="2012-04-22T21:54:00Z"/>
        </w:rPr>
      </w:pPr>
    </w:p>
    <w:p w14:paraId="11A4B0CC" w14:textId="77777777" w:rsidR="00B77A36" w:rsidRPr="005223F4" w:rsidRDefault="00AC0002" w:rsidP="00CF1D5F">
      <w:r w:rsidRPr="005223F4">
        <w:t>Symmetrically,</w:t>
      </w:r>
      <w:r w:rsidR="00B77A36" w:rsidRPr="005223F4">
        <w:t xml:space="preserve"> there is a notion of a </w:t>
      </w:r>
      <w:r w:rsidR="00B77A36" w:rsidRPr="005223F4">
        <w:rPr>
          <w:i/>
        </w:rPr>
        <w:t>DFDL Unparser</w:t>
      </w:r>
      <w:r w:rsidRPr="005223F4">
        <w:rPr>
          <w:i/>
        </w:rPr>
        <w:t>.</w:t>
      </w:r>
      <w:r w:rsidR="00B77A36" w:rsidRPr="005223F4">
        <w:t xml:space="preserve"> </w:t>
      </w:r>
      <w:r w:rsidRPr="005223F4">
        <w:t>T</w:t>
      </w:r>
      <w:r w:rsidR="00B77A36" w:rsidRPr="005223F4">
        <w:t xml:space="preserve">he unparser works from </w:t>
      </w:r>
      <w:r w:rsidRPr="005223F4">
        <w:t>an instance of the DFDL Information Model</w:t>
      </w:r>
      <w:r w:rsidR="00B77A36" w:rsidRPr="005223F4">
        <w:t xml:space="preserve">, a DFDL annotated schema and writes out to </w:t>
      </w:r>
      <w:r w:rsidR="00016519" w:rsidRPr="005223F4">
        <w:t>a</w:t>
      </w:r>
      <w:r w:rsidR="00B77A36" w:rsidRPr="005223F4">
        <w:t xml:space="preserve"> </w:t>
      </w:r>
      <w:r w:rsidRPr="005223F4">
        <w:t>target</w:t>
      </w:r>
      <w:r w:rsidR="00016519" w:rsidRPr="005223F4">
        <w:t xml:space="preserve"> </w:t>
      </w:r>
      <w:r w:rsidR="00100B85" w:rsidRPr="005223F4">
        <w:t xml:space="preserve">data </w:t>
      </w:r>
      <w:r w:rsidR="00016519" w:rsidRPr="005223F4">
        <w:t>stream</w:t>
      </w:r>
      <w:r w:rsidR="00B77A36" w:rsidRPr="005223F4">
        <w:t xml:space="preserve"> in </w:t>
      </w:r>
      <w:r w:rsidRPr="005223F4">
        <w:t>the appropriate representation</w:t>
      </w:r>
      <w:r w:rsidR="00B77A36" w:rsidRPr="005223F4">
        <w:t xml:space="preserve"> formats. </w:t>
      </w:r>
    </w:p>
    <w:p w14:paraId="761F386E" w14:textId="6B494D62" w:rsidR="00CF1D5F" w:rsidRPr="005223F4" w:rsidRDefault="00B77A36" w:rsidP="00CF1D5F">
      <w:r w:rsidRPr="005223F4">
        <w:t xml:space="preserve">Often both parser and unparser would be implemented in the </w:t>
      </w:r>
      <w:r w:rsidR="00C14AC1" w:rsidRPr="005223F4">
        <w:t>same body of software</w:t>
      </w:r>
      <w:r w:rsidRPr="005223F4">
        <w:t xml:space="preserve"> and so we do not always distinguish them. </w:t>
      </w:r>
      <w:r w:rsidR="00AC0002" w:rsidRPr="005223F4">
        <w:t xml:space="preserve">Collectively they </w:t>
      </w:r>
      <w:r w:rsidR="003C0A3A" w:rsidRPr="005223F4">
        <w:t>are</w:t>
      </w:r>
      <w:r w:rsidR="00AC0002" w:rsidRPr="005223F4">
        <w:t xml:space="preserve"> called </w:t>
      </w:r>
      <w:ins w:id="4407" w:author="Steve Hanson" w:date="2013-05-31T10:50:00Z">
        <w:r w:rsidR="00C233CE">
          <w:t>a</w:t>
        </w:r>
      </w:ins>
      <w:del w:id="4408" w:author="Steve Hanson" w:date="2013-05-31T10:50:00Z">
        <w:r w:rsidR="00AC0002" w:rsidRPr="005223F4" w:rsidDel="00C233CE">
          <w:delText>the</w:delText>
        </w:r>
      </w:del>
      <w:r w:rsidR="00AC0002" w:rsidRPr="005223F4">
        <w:t xml:space="preserve"> </w:t>
      </w:r>
      <w:r w:rsidR="00AC0002" w:rsidRPr="00C233CE">
        <w:rPr>
          <w:i/>
        </w:rPr>
        <w:t>DFDL</w:t>
      </w:r>
      <w:r w:rsidR="00AC0002" w:rsidRPr="005223F4">
        <w:t xml:space="preserve"> </w:t>
      </w:r>
      <w:r w:rsidR="009B589F" w:rsidRPr="005223F4">
        <w:rPr>
          <w:i/>
        </w:rPr>
        <w:t>Pr</w:t>
      </w:r>
      <w:r w:rsidR="00AC0002" w:rsidRPr="005223F4">
        <w:rPr>
          <w:i/>
        </w:rPr>
        <w:t>ocessor</w:t>
      </w:r>
      <w:r w:rsidR="00AC0002" w:rsidRPr="005223F4">
        <w:t xml:space="preserve">. The parser and unparser </w:t>
      </w:r>
      <w:r w:rsidRPr="005223F4">
        <w:t>may, of course, be differe</w:t>
      </w:r>
      <w:r w:rsidR="00AC0002" w:rsidRPr="005223F4">
        <w:t xml:space="preserve">nt </w:t>
      </w:r>
      <w:r w:rsidR="007B14BC" w:rsidRPr="005223F4">
        <w:t>bodies of software</w:t>
      </w:r>
      <w:r w:rsidRPr="005223F4">
        <w:t>.</w:t>
      </w:r>
      <w:r w:rsidR="00CF1D5F" w:rsidRPr="005223F4">
        <w:t xml:space="preserve"> Conforming DFDL processors may </w:t>
      </w:r>
      <w:ins w:id="4409" w:author="mbeckerle" w:date="2013-03-24T13:54:00Z">
        <w:r w:rsidR="00CE6249">
          <w:t>implement only a parser, because the unparser is an optional feature of DFDL.</w:t>
        </w:r>
      </w:ins>
      <w:del w:id="4410" w:author="mbeckerle" w:date="2013-03-24T13:54:00Z">
        <w:r w:rsidR="00CF1D5F" w:rsidRPr="005223F4" w:rsidDel="00CE6249">
          <w:delText>optionally implement an unparser.</w:delText>
        </w:r>
      </w:del>
    </w:p>
    <w:p w14:paraId="26C4C840" w14:textId="2CCD36C6" w:rsidR="00B77A36" w:rsidRPr="005223F4" w:rsidDel="00041028" w:rsidRDefault="00B77A36">
      <w:pPr>
        <w:pStyle w:val="Heading2"/>
        <w:rPr>
          <w:del w:id="4411" w:author="mbeckerle" w:date="2012-04-22T21:54:00Z"/>
        </w:rPr>
        <w:pPrChange w:id="4412" w:author="mbeckerle" w:date="2013-01-20T17:05:00Z">
          <w:pPr/>
        </w:pPrChange>
      </w:pPr>
      <w:bookmarkStart w:id="4413" w:name="_Toc322911601"/>
      <w:bookmarkStart w:id="4414" w:name="_Toc322912140"/>
      <w:bookmarkStart w:id="4415" w:name="_Toc329092990"/>
      <w:bookmarkStart w:id="4416" w:name="_Toc332701503"/>
      <w:bookmarkStart w:id="4417" w:name="_Toc332701810"/>
      <w:bookmarkStart w:id="4418" w:name="_Toc332711604"/>
      <w:bookmarkStart w:id="4419" w:name="_Toc332711912"/>
      <w:bookmarkStart w:id="4420" w:name="_Toc332712214"/>
      <w:bookmarkStart w:id="4421" w:name="_Toc332724130"/>
      <w:bookmarkStart w:id="4422" w:name="_Toc332724430"/>
      <w:bookmarkStart w:id="4423" w:name="_Toc341102726"/>
      <w:bookmarkStart w:id="4424" w:name="_Toc347241458"/>
      <w:bookmarkStart w:id="4425" w:name="_Toc347744651"/>
      <w:bookmarkStart w:id="4426" w:name="_Toc348984434"/>
      <w:bookmarkStart w:id="4427" w:name="_Toc348984739"/>
      <w:bookmarkStart w:id="4428" w:name="_Toc349037902"/>
      <w:bookmarkStart w:id="4429" w:name="_Toc349038207"/>
      <w:bookmarkStart w:id="4430" w:name="_Toc349042695"/>
      <w:bookmarkStart w:id="4431" w:name="_Toc349642118"/>
      <w:bookmarkStart w:id="4432" w:name="_Toc351912686"/>
      <w:bookmarkStart w:id="4433" w:name="_Toc351914708"/>
      <w:bookmarkStart w:id="4434" w:name="_Toc351915142"/>
      <w:bookmarkStart w:id="4435" w:name="_Toc361231181"/>
      <w:bookmarkStart w:id="4436" w:name="_Toc361231707"/>
      <w:bookmarkStart w:id="4437" w:name="_Toc362445005"/>
      <w:bookmarkStart w:id="4438" w:name="_Toc362451756"/>
      <w:bookmarkStart w:id="4439" w:name="_Toc362452305"/>
      <w:bookmarkStart w:id="4440" w:name="_Toc362452851"/>
      <w:bookmarkStart w:id="4441" w:name="_Toc362453203"/>
      <w:bookmarkEnd w:id="4413"/>
      <w:bookmarkEnd w:id="4414"/>
      <w:bookmarkEnd w:id="4415"/>
      <w:bookmarkEnd w:id="4416"/>
      <w:bookmarkEnd w:id="4417"/>
      <w:bookmarkEnd w:id="4418"/>
      <w:bookmarkEnd w:id="4419"/>
      <w:bookmarkEnd w:id="4420"/>
      <w:bookmarkEnd w:id="4421"/>
      <w:bookmarkEnd w:id="4422"/>
      <w:bookmarkEnd w:id="4423"/>
      <w:bookmarkEnd w:id="4424"/>
      <w:bookmarkEnd w:id="4425"/>
      <w:bookmarkEnd w:id="4426"/>
      <w:bookmarkEnd w:id="4427"/>
      <w:bookmarkEnd w:id="4428"/>
      <w:bookmarkEnd w:id="4429"/>
      <w:bookmarkEnd w:id="4430"/>
      <w:bookmarkEnd w:id="4431"/>
      <w:bookmarkEnd w:id="4432"/>
      <w:bookmarkEnd w:id="4433"/>
      <w:bookmarkEnd w:id="4434"/>
      <w:bookmarkEnd w:id="4435"/>
      <w:bookmarkEnd w:id="4436"/>
      <w:bookmarkEnd w:id="4437"/>
      <w:bookmarkEnd w:id="4438"/>
      <w:bookmarkEnd w:id="4439"/>
      <w:bookmarkEnd w:id="4440"/>
      <w:bookmarkEnd w:id="4441"/>
    </w:p>
    <w:p w14:paraId="6643157E" w14:textId="14C72B44" w:rsidR="0047575D" w:rsidRPr="005223F4" w:rsidRDefault="0047575D" w:rsidP="006E4FE8">
      <w:pPr>
        <w:pStyle w:val="Heading2"/>
      </w:pPr>
      <w:bookmarkStart w:id="4442" w:name="_Toc177399074"/>
      <w:bookmarkStart w:id="4443" w:name="_Toc175057361"/>
      <w:bookmarkStart w:id="4444" w:name="_Toc199516300"/>
      <w:bookmarkStart w:id="4445" w:name="_Toc194983964"/>
      <w:bookmarkStart w:id="4446" w:name="_Toc243112812"/>
      <w:bookmarkStart w:id="4447" w:name="_Toc349042696"/>
      <w:bookmarkStart w:id="4448" w:name="_Toc362453204"/>
      <w:r w:rsidRPr="005223F4">
        <w:t>Parser Overview</w:t>
      </w:r>
      <w:bookmarkEnd w:id="4442"/>
      <w:bookmarkEnd w:id="4443"/>
      <w:bookmarkEnd w:id="4444"/>
      <w:bookmarkEnd w:id="4445"/>
      <w:bookmarkEnd w:id="4446"/>
      <w:bookmarkEnd w:id="4447"/>
      <w:bookmarkEnd w:id="4448"/>
    </w:p>
    <w:p w14:paraId="369C5F3C" w14:textId="1491DFB0" w:rsidR="00E0337E" w:rsidRPr="005223F4" w:rsidRDefault="0047575D" w:rsidP="00836CD4">
      <w:pPr>
        <w:pStyle w:val="CommentText"/>
      </w:pPr>
      <w:r w:rsidRPr="005223F4">
        <w:t>The DFDL logical parser is a recursive-descent parser</w:t>
      </w:r>
      <w:r w:rsidR="00CF33D7" w:rsidRPr="005223F4">
        <w:t xml:space="preserve"> [RDP] </w:t>
      </w:r>
      <w:r w:rsidR="00541CD6" w:rsidRPr="005223F4">
        <w:t xml:space="preserve">having </w:t>
      </w:r>
      <w:r w:rsidRPr="005223F4">
        <w:t xml:space="preserve">guided, but potentially unbounded look ahead that is used to resolve </w:t>
      </w:r>
      <w:r w:rsidRPr="00884E52">
        <w:rPr>
          <w:i/>
        </w:rPr>
        <w:t>points of</w:t>
      </w:r>
      <w:r w:rsidRPr="005223F4">
        <w:t xml:space="preserve"> </w:t>
      </w:r>
      <w:r w:rsidRPr="005223F4">
        <w:rPr>
          <w:i/>
        </w:rPr>
        <w:t>uncertainty</w:t>
      </w:r>
      <w:ins w:id="4449" w:author="mbeckerle" w:date="2013-07-24T16:02:00Z">
        <w:r w:rsidR="006834DF">
          <w:rPr>
            <w:i/>
          </w:rPr>
          <w:t>.</w:t>
        </w:r>
      </w:ins>
      <w:ins w:id="4450" w:author="mbeckerle" w:date="2013-07-24T16:03:00Z">
        <w:r w:rsidR="006834DF">
          <w:t>(</w:t>
        </w:r>
      </w:ins>
      <w:ins w:id="4451" w:author="mbeckerle" w:date="2013-07-24T16:02:00Z">
        <w:r w:rsidR="006834DF">
          <w:fldChar w:fldCharType="begin"/>
        </w:r>
        <w:r w:rsidR="006834DF">
          <w:rPr>
            <w:i/>
          </w:rPr>
          <w:instrText xml:space="preserve"> REF _Ref362445435 \h </w:instrText>
        </w:r>
      </w:ins>
      <w:r w:rsidR="006834DF">
        <w:fldChar w:fldCharType="separate"/>
      </w:r>
      <w:ins w:id="4452" w:author="mbeckerle" w:date="2013-07-24T16:03:00Z">
        <w:r w:rsidR="006834DF">
          <w:t xml:space="preserve">See Section </w:t>
        </w:r>
        <w:r w:rsidR="006834DF">
          <w:fldChar w:fldCharType="begin"/>
        </w:r>
        <w:r w:rsidR="006834DF">
          <w:instrText xml:space="preserve"> REF _Ref362445436 \r \h </w:instrText>
        </w:r>
      </w:ins>
      <w:r w:rsidR="006834DF">
        <w:fldChar w:fldCharType="separate"/>
      </w:r>
      <w:ins w:id="4453" w:author="mbeckerle" w:date="2013-07-24T16:03:00Z">
        <w:r w:rsidR="006834DF">
          <w:t>9.3.3</w:t>
        </w:r>
        <w:r w:rsidR="006834DF">
          <w:fldChar w:fldCharType="end"/>
        </w:r>
        <w:r w:rsidR="006834DF">
          <w:t xml:space="preserve"> P</w:t>
        </w:r>
      </w:ins>
      <w:ins w:id="4454" w:author="mbeckerle" w:date="2013-07-24T16:02:00Z">
        <w:r w:rsidR="006834DF">
          <w:t>oints of Uncertainty</w:t>
        </w:r>
        <w:r w:rsidR="006834DF">
          <w:fldChar w:fldCharType="end"/>
        </w:r>
      </w:ins>
      <w:r w:rsidRPr="005223F4">
        <w:t>.</w:t>
      </w:r>
      <w:ins w:id="4455" w:author="mbeckerle" w:date="2013-07-24T16:03:00Z">
        <w:r w:rsidR="006834DF">
          <w:t>)</w:t>
        </w:r>
      </w:ins>
      <w:ins w:id="4456" w:author="mbeckerle" w:date="2013-07-24T16:02:00Z">
        <w:r w:rsidR="006834DF">
          <w:t xml:space="preserve"> </w:t>
        </w:r>
      </w:ins>
      <w:r w:rsidRPr="005223F4">
        <w:t xml:space="preserve"> </w:t>
      </w:r>
      <w:commentRangeStart w:id="4457"/>
      <w:del w:id="4458" w:author="mbeckerle" w:date="2013-07-24T16:04:00Z">
        <w:r w:rsidRPr="005223F4" w:rsidDel="006834DF">
          <w:delText>(</w:delText>
        </w:r>
        <w:r w:rsidR="00324EB5" w:rsidRPr="005223F4" w:rsidDel="006834DF">
          <w:delText>See</w:delText>
        </w:r>
      </w:del>
      <w:del w:id="4459" w:author="mbeckerle" w:date="2013-07-24T16:03:00Z">
        <w:r w:rsidR="00DA4ED7" w:rsidRPr="005223F4" w:rsidDel="006834DF">
          <w:delText xml:space="preserve"> </w:delText>
        </w:r>
        <w:r w:rsidR="00DA4ED7" w:rsidRPr="005223F4" w:rsidDel="006834DF">
          <w:rPr>
            <w:highlight w:val="yellow"/>
          </w:rPr>
          <w:fldChar w:fldCharType="begin"/>
        </w:r>
        <w:r w:rsidR="00DA4ED7" w:rsidRPr="005223F4" w:rsidDel="006834DF">
          <w:delInstrText xml:space="preserve"> REF _Ref254711270 \r \h </w:delInstrText>
        </w:r>
        <w:r w:rsidR="00DA4ED7" w:rsidRPr="005223F4" w:rsidDel="006834DF">
          <w:rPr>
            <w:highlight w:val="yellow"/>
          </w:rPr>
        </w:r>
        <w:r w:rsidR="00DA4ED7" w:rsidRPr="005223F4" w:rsidDel="006834DF">
          <w:rPr>
            <w:highlight w:val="yellow"/>
          </w:rPr>
          <w:fldChar w:fldCharType="separate"/>
        </w:r>
      </w:del>
      <w:del w:id="4460" w:author="mbeckerle" w:date="2013-07-10T14:51:00Z">
        <w:r w:rsidR="00D04199" w:rsidDel="00D9274F">
          <w:rPr>
            <w:cs/>
          </w:rPr>
          <w:delText>‎</w:delText>
        </w:r>
        <w:r w:rsidR="00D04199" w:rsidDel="00D9274F">
          <w:delText>9.1.1</w:delText>
        </w:r>
      </w:del>
      <w:del w:id="4461" w:author="mbeckerle" w:date="2013-07-24T16:03:00Z">
        <w:r w:rsidR="00DA4ED7" w:rsidRPr="005223F4" w:rsidDel="006834DF">
          <w:rPr>
            <w:highlight w:val="yellow"/>
          </w:rPr>
          <w:fldChar w:fldCharType="end"/>
        </w:r>
        <w:r w:rsidR="00DA4ED7" w:rsidRPr="005223F4" w:rsidDel="006834DF">
          <w:rPr>
            <w:highlight w:val="yellow"/>
          </w:rPr>
          <w:delText xml:space="preserve"> </w:delText>
        </w:r>
        <w:r w:rsidR="00DA4ED7" w:rsidRPr="005223F4" w:rsidDel="006834DF">
          <w:rPr>
            <w:highlight w:val="yellow"/>
          </w:rPr>
          <w:fldChar w:fldCharType="begin"/>
        </w:r>
        <w:r w:rsidR="00DA4ED7" w:rsidRPr="005223F4" w:rsidDel="006834DF">
          <w:rPr>
            <w:highlight w:val="yellow"/>
          </w:rPr>
          <w:delInstrText xml:space="preserve"> REF _Ref254711270 \h </w:delInstrText>
        </w:r>
        <w:r w:rsidR="00DA4ED7" w:rsidRPr="005223F4" w:rsidDel="006834DF">
          <w:rPr>
            <w:highlight w:val="yellow"/>
          </w:rPr>
        </w:r>
        <w:r w:rsidR="00DA4ED7" w:rsidRPr="005223F4" w:rsidDel="006834DF">
          <w:rPr>
            <w:highlight w:val="yellow"/>
          </w:rPr>
          <w:fldChar w:fldCharType="separate"/>
        </w:r>
      </w:del>
      <w:del w:id="4462" w:author="mbeckerle" w:date="2013-07-10T14:51:00Z">
        <w:r w:rsidR="00D04199" w:rsidRPr="005223F4" w:rsidDel="00D9274F">
          <w:delText>Resolving Points of Uncertainty.</w:delText>
        </w:r>
      </w:del>
      <w:del w:id="4463" w:author="mbeckerle" w:date="2013-07-24T16:03:00Z">
        <w:r w:rsidR="00DA4ED7" w:rsidRPr="005223F4" w:rsidDel="006834DF">
          <w:rPr>
            <w:highlight w:val="yellow"/>
          </w:rPr>
          <w:fldChar w:fldCharType="end"/>
        </w:r>
        <w:r w:rsidRPr="005223F4" w:rsidDel="006834DF">
          <w:delText>)</w:delText>
        </w:r>
        <w:commentRangeEnd w:id="4457"/>
        <w:r w:rsidR="00884E52" w:rsidDel="006834DF">
          <w:rPr>
            <w:rStyle w:val="CommentReference"/>
          </w:rPr>
          <w:commentReference w:id="4457"/>
        </w:r>
      </w:del>
      <w:del w:id="4464" w:author="mbeckerle" w:date="2013-03-24T13:53:00Z">
        <w:r w:rsidR="00B01054" w:rsidRPr="005223F4" w:rsidDel="00CE6249">
          <w:delText>.</w:delText>
        </w:r>
      </w:del>
      <w:r w:rsidR="00B01054" w:rsidRPr="005223F4">
        <w:t xml:space="preserve"> </w:t>
      </w:r>
      <w:r w:rsidR="00836CD4" w:rsidRPr="005223F4">
        <w:t>A</w:t>
      </w:r>
      <w:r w:rsidR="00B01054" w:rsidRPr="005223F4">
        <w:t xml:space="preserve"> DFDL parser reads a specification (the DFDL schema) </w:t>
      </w:r>
      <w:r w:rsidR="00836CD4" w:rsidRPr="005223F4">
        <w:t>and it</w:t>
      </w:r>
      <w:r w:rsidR="00553CD2" w:rsidRPr="005223F4">
        <w:t xml:space="preserve"> recursively walks down and up </w:t>
      </w:r>
      <w:r w:rsidR="00E0337E" w:rsidRPr="005223F4">
        <w:t xml:space="preserve">the schema </w:t>
      </w:r>
      <w:r w:rsidR="00836CD4" w:rsidRPr="005223F4">
        <w:t xml:space="preserve">as it </w:t>
      </w:r>
      <w:del w:id="4465" w:author="Steve Hanson" w:date="2012-08-06T13:15:00Z">
        <w:r w:rsidR="00836CD4" w:rsidRPr="005223F4" w:rsidDel="002F1B64">
          <w:delText xml:space="preserve"> </w:delText>
        </w:r>
      </w:del>
      <w:r w:rsidR="00E0337E" w:rsidRPr="005223F4">
        <w:t>process</w:t>
      </w:r>
      <w:r w:rsidR="00836CD4" w:rsidRPr="005223F4">
        <w:t>es</w:t>
      </w:r>
      <w:r w:rsidR="00E0337E" w:rsidRPr="005223F4">
        <w:t xml:space="preserve"> the data. This is done in a manner consistent with the scoping of properties and variables described in Section</w:t>
      </w:r>
      <w:r w:rsidR="00232EF6" w:rsidRPr="005223F4">
        <w:t xml:space="preserve"> </w:t>
      </w:r>
      <w:r w:rsidR="00232EF6" w:rsidRPr="005223F4">
        <w:fldChar w:fldCharType="begin"/>
      </w:r>
      <w:r w:rsidR="00232EF6" w:rsidRPr="005223F4">
        <w:instrText xml:space="preserve"> REF _Ref251144393 \r \h </w:instrText>
      </w:r>
      <w:r w:rsidR="00232EF6" w:rsidRPr="005223F4">
        <w:fldChar w:fldCharType="separate"/>
      </w:r>
      <w:ins w:id="4466" w:author="mbeckerle" w:date="2013-07-10T14:54:00Z">
        <w:r w:rsidR="008B68D7">
          <w:t>8</w:t>
        </w:r>
      </w:ins>
      <w:del w:id="4467" w:author="mbeckerle" w:date="2013-07-10T14:51:00Z">
        <w:r w:rsidR="00D04199" w:rsidDel="00D9274F">
          <w:rPr>
            <w:cs/>
          </w:rPr>
          <w:delText>‎</w:delText>
        </w:r>
        <w:r w:rsidR="00D04199" w:rsidDel="00D9274F">
          <w:delText>8</w:delText>
        </w:r>
      </w:del>
      <w:r w:rsidR="00232EF6" w:rsidRPr="005223F4">
        <w:fldChar w:fldCharType="end"/>
      </w:r>
      <w:r w:rsidR="00E0337E" w:rsidRPr="005223F4">
        <w:t xml:space="preserve"> </w:t>
      </w:r>
      <w:r w:rsidR="00232EF6" w:rsidRPr="005223F4">
        <w:fldChar w:fldCharType="begin"/>
      </w:r>
      <w:r w:rsidR="00232EF6" w:rsidRPr="005223F4">
        <w:instrText xml:space="preserve"> REF _Ref251144384 \h </w:instrText>
      </w:r>
      <w:r w:rsidR="00232EF6" w:rsidRPr="005223F4">
        <w:fldChar w:fldCharType="separate"/>
      </w:r>
      <w:r w:rsidR="008B68D7" w:rsidRPr="005223F4">
        <w:t xml:space="preserve"> Property Scoping Rules</w:t>
      </w:r>
      <w:r w:rsidR="00232EF6" w:rsidRPr="005223F4">
        <w:fldChar w:fldCharType="end"/>
      </w:r>
      <w:r w:rsidR="00553CD2" w:rsidRPr="005223F4">
        <w:t>.</w:t>
      </w:r>
      <w:r w:rsidR="00E0337E" w:rsidRPr="005223F4">
        <w:t xml:space="preserve"> </w:t>
      </w:r>
    </w:p>
    <w:p w14:paraId="27FE602F" w14:textId="77777777" w:rsidR="00B52389" w:rsidRPr="005223F4" w:rsidRDefault="0047575D" w:rsidP="00CC47C7">
      <w:pPr>
        <w:pStyle w:val="CommentText"/>
      </w:pPr>
      <w:r w:rsidRPr="005223F4">
        <w:t xml:space="preserve">The unbounded look ahead means that there are situations where the parser must speculatively attempt to parse data where the occurrence of a </w:t>
      </w:r>
      <w:r w:rsidR="00CC47C7" w:rsidRPr="005223F4">
        <w:t xml:space="preserve">processing </w:t>
      </w:r>
      <w:r w:rsidRPr="005223F4">
        <w:t xml:space="preserve">error causes the parser to suppress the error, back out and make another attempt. </w:t>
      </w:r>
    </w:p>
    <w:p w14:paraId="64BCA751" w14:textId="77777777" w:rsidR="0047575D" w:rsidRPr="005223F4" w:rsidRDefault="0047575D" w:rsidP="00CC47C7">
      <w:r w:rsidRPr="005223F4">
        <w:t xml:space="preserve">Implementations of DFDL may provide control mechanisms for limiting the speculative search behavior of DFDL parsers. The nature of these mechanisms is beyond the scope of the DFDL specification which defines the behavior of conforming parsers only on correct data. That is, data that can be parsed without any effective </w:t>
      </w:r>
      <w:r w:rsidR="00CC47C7" w:rsidRPr="005223F4">
        <w:t xml:space="preserve">processing </w:t>
      </w:r>
      <w:r w:rsidRPr="005223F4">
        <w:t xml:space="preserve">errors. </w:t>
      </w:r>
    </w:p>
    <w:p w14:paraId="346BA9C4" w14:textId="7C40D63F" w:rsidR="0047575D" w:rsidRPr="005223F4" w:rsidRDefault="0047575D" w:rsidP="00AE3660">
      <w:pPr>
        <w:pStyle w:val="nobreak"/>
      </w:pPr>
      <w:r w:rsidRPr="005223F4">
        <w:t>The logical parser recursively descends the DFDL schema beginning with the element declaration</w:t>
      </w:r>
      <w:r w:rsidR="00A63892" w:rsidRPr="005223F4">
        <w:t xml:space="preserve"> </w:t>
      </w:r>
      <w:r w:rsidR="003C0A3A" w:rsidRPr="005223F4">
        <w:t xml:space="preserve">specified (in an implementation specific manner, see Section </w:t>
      </w:r>
      <w:r w:rsidR="003C0A3A" w:rsidRPr="005223F4">
        <w:fldChar w:fldCharType="begin"/>
      </w:r>
      <w:r w:rsidR="003C0A3A" w:rsidRPr="005223F4">
        <w:instrText xml:space="preserve"> REF _Ref250486450 \r \h </w:instrText>
      </w:r>
      <w:r w:rsidR="003C0A3A" w:rsidRPr="005223F4">
        <w:fldChar w:fldCharType="separate"/>
      </w:r>
      <w:ins w:id="4468" w:author="mbeckerle" w:date="2013-07-10T14:54:00Z">
        <w:r w:rsidR="008B68D7">
          <w:t>18</w:t>
        </w:r>
      </w:ins>
      <w:del w:id="4469" w:author="mbeckerle" w:date="2013-07-10T14:51:00Z">
        <w:r w:rsidR="00D04199" w:rsidDel="00D9274F">
          <w:rPr>
            <w:cs/>
          </w:rPr>
          <w:delText>‎</w:delText>
        </w:r>
        <w:r w:rsidR="00D04199" w:rsidDel="00D9274F">
          <w:delText>18</w:delText>
        </w:r>
      </w:del>
      <w:r w:rsidR="003C0A3A" w:rsidRPr="005223F4">
        <w:fldChar w:fldCharType="end"/>
      </w:r>
      <w:r w:rsidR="003C0A3A" w:rsidRPr="005223F4">
        <w:t>)</w:t>
      </w:r>
      <w:r w:rsidR="001A52D5" w:rsidRPr="005223F4">
        <w:t xml:space="preserve"> </w:t>
      </w:r>
      <w:r w:rsidR="00A63892" w:rsidRPr="005223F4">
        <w:t xml:space="preserve">of the </w:t>
      </w:r>
      <w:r w:rsidR="00A63892" w:rsidRPr="005223F4">
        <w:rPr>
          <w:i/>
          <w:iCs/>
        </w:rPr>
        <w:t>distinguished root node</w:t>
      </w:r>
      <w:r w:rsidR="00A63892" w:rsidRPr="005223F4">
        <w:t xml:space="preserve"> of the schema</w:t>
      </w:r>
      <w:r w:rsidRPr="005223F4">
        <w:t xml:space="preserve"> </w:t>
      </w:r>
      <w:r w:rsidR="00F6611A" w:rsidRPr="005223F4">
        <w:t>passed to the DFDL processor</w:t>
      </w:r>
      <w:r w:rsidRPr="005223F4">
        <w:t xml:space="preserve">. Depending on the kind of schema construct </w:t>
      </w:r>
      <w:ins w:id="4470" w:author="mbeckerle" w:date="2013-01-20T13:39:00Z">
        <w:r w:rsidR="00C77FA1">
          <w:t xml:space="preserve">that is </w:t>
        </w:r>
      </w:ins>
      <w:r w:rsidRPr="005223F4">
        <w:t>encountered and the DFDL annotations on it, and the pre-existing context, the parser performs specific parsing operations on the data stream. These parsing operations typically recognize and consume data from the stream and construct values in the logical model. For values of complex types</w:t>
      </w:r>
      <w:r w:rsidR="00423C65" w:rsidRPr="005223F4">
        <w:t xml:space="preserve"> and for arrays</w:t>
      </w:r>
      <w:r w:rsidRPr="005223F4">
        <w:t xml:space="preserve">, these logical model values may incorporate values created by recursive parsing. </w:t>
      </w:r>
    </w:p>
    <w:p w14:paraId="215C87CA" w14:textId="77777777" w:rsidR="00B52389" w:rsidRPr="005223F4" w:rsidRDefault="00B52389" w:rsidP="00CC47C7">
      <w:r w:rsidRPr="005223F4">
        <w:t xml:space="preserve">DFDL Implementations are free to use whatever techniques for parsing they wish so long as the semantics </w:t>
      </w:r>
      <w:r w:rsidR="00324376" w:rsidRPr="005223F4">
        <w:t>are</w:t>
      </w:r>
      <w:r w:rsidRPr="005223F4">
        <w:t xml:space="preserve"> equivalent to that of the speculative recursive-descent </w:t>
      </w:r>
      <w:r w:rsidR="00107426" w:rsidRPr="005223F4">
        <w:t xml:space="preserve">logical </w:t>
      </w:r>
      <w:r w:rsidRPr="005223F4">
        <w:t xml:space="preserve">parser described in this specification. </w:t>
      </w:r>
      <w:r w:rsidR="00345531" w:rsidRPr="005223F4">
        <w:t xml:space="preserve">It is </w:t>
      </w:r>
      <w:r w:rsidR="00F31447" w:rsidRPr="005223F4">
        <w:t xml:space="preserve">required </w:t>
      </w:r>
      <w:r w:rsidR="00345531" w:rsidRPr="005223F4">
        <w:t xml:space="preserve">that implementations distinguish the various kinds of errors (schema definition </w:t>
      </w:r>
      <w:r w:rsidR="00324EB5" w:rsidRPr="005223F4">
        <w:t>error, processing</w:t>
      </w:r>
      <w:r w:rsidR="00CC47C7" w:rsidRPr="005223F4">
        <w:t xml:space="preserve"> </w:t>
      </w:r>
      <w:r w:rsidR="00345531" w:rsidRPr="005223F4">
        <w:t xml:space="preserve">error, etc.) no matter what time they are detected. Some implementations may not detect certain schema definition errors until data </w:t>
      </w:r>
      <w:r w:rsidR="00324376" w:rsidRPr="005223F4">
        <w:t>are</w:t>
      </w:r>
      <w:r w:rsidR="00345531" w:rsidRPr="005223F4">
        <w:t xml:space="preserve"> being parsed; however, they </w:t>
      </w:r>
      <w:r w:rsidR="00CF33D7" w:rsidRPr="005223F4">
        <w:t>must s</w:t>
      </w:r>
      <w:r w:rsidR="00345531" w:rsidRPr="005223F4">
        <w:t>till distinguish schema definition errors (</w:t>
      </w:r>
      <w:r w:rsidR="00F31447" w:rsidRPr="005223F4">
        <w:t xml:space="preserve">which indicate that the </w:t>
      </w:r>
      <w:r w:rsidR="00345531" w:rsidRPr="005223F4">
        <w:t>schema itself is not meaningful), from parsing errors (</w:t>
      </w:r>
      <w:r w:rsidR="00F31447" w:rsidRPr="005223F4">
        <w:t xml:space="preserve">which indicate that the </w:t>
      </w:r>
      <w:r w:rsidR="00345531" w:rsidRPr="005223F4">
        <w:t xml:space="preserve">input data doesn’t </w:t>
      </w:r>
      <w:r w:rsidR="00C22FEC" w:rsidRPr="005223F4">
        <w:t xml:space="preserve">satisfy </w:t>
      </w:r>
      <w:r w:rsidR="00F31447" w:rsidRPr="005223F4">
        <w:t xml:space="preserve">the requirements of the </w:t>
      </w:r>
      <w:r w:rsidR="00345531" w:rsidRPr="005223F4">
        <w:t>schema), or unparsing errors (</w:t>
      </w:r>
      <w:r w:rsidR="00F31447" w:rsidRPr="005223F4">
        <w:t xml:space="preserve">which indicate that the </w:t>
      </w:r>
      <w:r w:rsidR="00D74886" w:rsidRPr="005223F4">
        <w:t xml:space="preserve">infoset </w:t>
      </w:r>
      <w:r w:rsidR="00345531" w:rsidRPr="005223F4">
        <w:t xml:space="preserve">does not </w:t>
      </w:r>
      <w:r w:rsidR="00C22FEC" w:rsidRPr="005223F4">
        <w:t xml:space="preserve">satisfy </w:t>
      </w:r>
      <w:r w:rsidR="00F31447" w:rsidRPr="005223F4">
        <w:t xml:space="preserve">the requirements of the </w:t>
      </w:r>
      <w:r w:rsidR="00345531" w:rsidRPr="005223F4">
        <w:t xml:space="preserve">schema). </w:t>
      </w:r>
    </w:p>
    <w:p w14:paraId="75D22413" w14:textId="22F6BC31" w:rsidR="00AA6C82" w:rsidRPr="005223F4" w:rsidDel="00041028" w:rsidRDefault="00AA6C82">
      <w:pPr>
        <w:jc w:val="center"/>
        <w:rPr>
          <w:del w:id="4471" w:author="mbeckerle" w:date="2012-04-22T21:54:00Z"/>
        </w:rPr>
        <w:pPrChange w:id="4472" w:author="mbeckerle" w:date="2013-03-24T12:42:00Z">
          <w:pPr/>
        </w:pPrChange>
      </w:pPr>
      <w:bookmarkStart w:id="4473" w:name="_Toc322911603"/>
      <w:bookmarkStart w:id="4474" w:name="_Toc322912142"/>
      <w:bookmarkStart w:id="4475" w:name="_Toc329092992"/>
      <w:bookmarkStart w:id="4476" w:name="_Toc332701505"/>
      <w:bookmarkStart w:id="4477" w:name="_Toc332701812"/>
      <w:bookmarkStart w:id="4478" w:name="_Toc332711606"/>
      <w:bookmarkStart w:id="4479" w:name="_Toc332711914"/>
      <w:bookmarkStart w:id="4480" w:name="_Toc332712216"/>
      <w:bookmarkStart w:id="4481" w:name="_Toc332724132"/>
      <w:bookmarkStart w:id="4482" w:name="_Toc332724432"/>
      <w:bookmarkStart w:id="4483" w:name="_Toc341102728"/>
      <w:bookmarkStart w:id="4484" w:name="_Toc347241460"/>
      <w:bookmarkStart w:id="4485" w:name="_Toc347744653"/>
      <w:bookmarkStart w:id="4486" w:name="_Toc348984436"/>
      <w:bookmarkStart w:id="4487" w:name="_Toc348984741"/>
      <w:bookmarkStart w:id="4488" w:name="_Toc349037904"/>
      <w:bookmarkStart w:id="4489" w:name="_Toc349038209"/>
      <w:bookmarkStart w:id="4490" w:name="_Toc349042697"/>
      <w:bookmarkStart w:id="4491" w:name="_Toc351914710"/>
      <w:bookmarkStart w:id="4492" w:name="_Toc351915144"/>
      <w:bookmarkStart w:id="4493" w:name="_Toc361231183"/>
      <w:bookmarkStart w:id="4494" w:name="_Toc361231709"/>
      <w:bookmarkStart w:id="4495" w:name="_Toc362445007"/>
      <w:bookmarkStart w:id="4496" w:name="_Toc362451758"/>
      <w:bookmarkStart w:id="4497" w:name="_Toc362452307"/>
      <w:bookmarkStart w:id="4498" w:name="_Toc362453205"/>
      <w:bookmarkEnd w:id="4473"/>
      <w:bookmarkEnd w:id="4474"/>
      <w:bookmarkEnd w:id="4475"/>
      <w:bookmarkEnd w:id="4476"/>
      <w:bookmarkEnd w:id="4477"/>
      <w:bookmarkEnd w:id="4478"/>
      <w:bookmarkEnd w:id="4479"/>
      <w:bookmarkEnd w:id="4480"/>
      <w:bookmarkEnd w:id="4481"/>
      <w:bookmarkEnd w:id="4482"/>
      <w:bookmarkEnd w:id="4483"/>
      <w:bookmarkEnd w:id="4484"/>
      <w:bookmarkEnd w:id="4485"/>
      <w:bookmarkEnd w:id="4486"/>
      <w:bookmarkEnd w:id="4487"/>
      <w:bookmarkEnd w:id="4488"/>
      <w:bookmarkEnd w:id="4489"/>
      <w:bookmarkEnd w:id="4490"/>
      <w:bookmarkEnd w:id="4491"/>
      <w:bookmarkEnd w:id="4492"/>
      <w:bookmarkEnd w:id="4493"/>
      <w:bookmarkEnd w:id="4494"/>
      <w:bookmarkEnd w:id="4495"/>
      <w:bookmarkEnd w:id="4496"/>
      <w:bookmarkEnd w:id="4497"/>
      <w:bookmarkEnd w:id="4498"/>
    </w:p>
    <w:p w14:paraId="19BEE8FC" w14:textId="3533209A" w:rsidR="00D772BD" w:rsidRPr="005223F4" w:rsidDel="005E6B8F" w:rsidRDefault="00D772BD">
      <w:pPr>
        <w:pStyle w:val="Heading3"/>
        <w:jc w:val="center"/>
        <w:rPr>
          <w:del w:id="4499" w:author="mbeckerle" w:date="2013-03-24T18:21:00Z"/>
        </w:rPr>
        <w:pPrChange w:id="4500" w:author="mbeckerle" w:date="2013-03-24T12:42:00Z">
          <w:pPr>
            <w:pStyle w:val="Heading3"/>
          </w:pPr>
        </w:pPrChange>
      </w:pPr>
      <w:bookmarkStart w:id="4501" w:name="_Ref254711270"/>
      <w:bookmarkStart w:id="4502" w:name="_Toc349042698"/>
      <w:bookmarkStart w:id="4503" w:name="_Toc362452853"/>
      <w:bookmarkStart w:id="4504" w:name="_Toc179788280"/>
      <w:bookmarkStart w:id="4505" w:name="_Toc199516301"/>
      <w:bookmarkStart w:id="4506" w:name="_Toc194983965"/>
      <w:bookmarkStart w:id="4507" w:name="_Toc243112813"/>
      <w:commentRangeStart w:id="4508"/>
      <w:del w:id="4509" w:author="mbeckerle" w:date="2013-03-24T18:21:00Z">
        <w:r w:rsidRPr="005223F4" w:rsidDel="005E6B8F">
          <w:delText>Resolving Points of Uncertainty</w:delText>
        </w:r>
        <w:commentRangeEnd w:id="4508"/>
        <w:r w:rsidR="00B106C0" w:rsidDel="005E6B8F">
          <w:rPr>
            <w:rStyle w:val="CommentReference"/>
            <w:rFonts w:ascii="Arial" w:hAnsi="Arial" w:cs="Times New Roman"/>
            <w:b w:val="0"/>
            <w:bCs w:val="0"/>
          </w:rPr>
          <w:commentReference w:id="4508"/>
        </w:r>
        <w:r w:rsidRPr="005223F4" w:rsidDel="005E6B8F">
          <w:delText>.</w:delText>
        </w:r>
        <w:bookmarkStart w:id="4510" w:name="_Toc351914711"/>
        <w:bookmarkStart w:id="4511" w:name="_Toc351915145"/>
        <w:bookmarkStart w:id="4512" w:name="_Toc361231184"/>
        <w:bookmarkStart w:id="4513" w:name="_Toc361231710"/>
        <w:bookmarkStart w:id="4514" w:name="_Toc362445008"/>
        <w:bookmarkStart w:id="4515" w:name="_Toc362451759"/>
        <w:bookmarkStart w:id="4516" w:name="_Toc362452308"/>
        <w:bookmarkStart w:id="4517" w:name="_Toc362453206"/>
        <w:bookmarkEnd w:id="4501"/>
        <w:bookmarkEnd w:id="4502"/>
        <w:bookmarkEnd w:id="4510"/>
        <w:bookmarkEnd w:id="4511"/>
        <w:bookmarkEnd w:id="4512"/>
        <w:bookmarkEnd w:id="4513"/>
        <w:bookmarkEnd w:id="4514"/>
        <w:bookmarkEnd w:id="4515"/>
        <w:bookmarkEnd w:id="4516"/>
        <w:bookmarkEnd w:id="4503"/>
        <w:bookmarkEnd w:id="4517"/>
      </w:del>
    </w:p>
    <w:p w14:paraId="4BFCDD98" w14:textId="219432D5" w:rsidR="00F650BD" w:rsidRPr="005223F4" w:rsidDel="00DE4296" w:rsidRDefault="00F650BD" w:rsidP="00F650BD">
      <w:pPr>
        <w:autoSpaceDE w:val="0"/>
        <w:autoSpaceDN w:val="0"/>
        <w:adjustRightInd w:val="0"/>
        <w:rPr>
          <w:del w:id="4518" w:author="mbeckerle" w:date="2013-03-24T12:43:00Z"/>
          <w:rFonts w:cs="Arial"/>
          <w:color w:val="000000"/>
        </w:rPr>
      </w:pPr>
      <w:del w:id="4519" w:author="mbeckerle" w:date="2013-03-24T12:43:00Z">
        <w:r w:rsidRPr="005223F4" w:rsidDel="00DE4296">
          <w:rPr>
            <w:rFonts w:cs="Arial"/>
            <w:color w:val="000000"/>
          </w:rPr>
          <w:delText xml:space="preserve">A point of uncertainty occurs in the data stream when there is more than one schema component that might occur at that point. Points of uncertainty can be nested. </w:delText>
        </w:r>
        <w:bookmarkStart w:id="4520" w:name="_Toc351915146"/>
        <w:bookmarkStart w:id="4521" w:name="_Toc361231185"/>
        <w:bookmarkStart w:id="4522" w:name="_Toc361231711"/>
        <w:bookmarkStart w:id="4523" w:name="_Toc362445009"/>
        <w:bookmarkStart w:id="4524" w:name="_Toc362451760"/>
        <w:bookmarkStart w:id="4525" w:name="_Toc362452309"/>
        <w:bookmarkStart w:id="4526" w:name="_Toc362453207"/>
        <w:bookmarkEnd w:id="4520"/>
        <w:bookmarkEnd w:id="4521"/>
        <w:bookmarkEnd w:id="4522"/>
        <w:bookmarkEnd w:id="4523"/>
        <w:bookmarkEnd w:id="4524"/>
        <w:bookmarkEnd w:id="4525"/>
        <w:bookmarkEnd w:id="4526"/>
      </w:del>
    </w:p>
    <w:p w14:paraId="3ECDE616" w14:textId="366CCE8D" w:rsidR="00F650BD" w:rsidRPr="005223F4" w:rsidDel="00DE4296" w:rsidRDefault="00F650BD" w:rsidP="00F650BD">
      <w:pPr>
        <w:autoSpaceDE w:val="0"/>
        <w:autoSpaceDN w:val="0"/>
        <w:adjustRightInd w:val="0"/>
        <w:rPr>
          <w:del w:id="4527" w:author="mbeckerle" w:date="2013-03-24T12:43:00Z"/>
          <w:rFonts w:cs="Arial"/>
          <w:color w:val="000000"/>
        </w:rPr>
      </w:pPr>
      <w:del w:id="4528" w:author="mbeckerle" w:date="2013-03-24T12:43:00Z">
        <w:r w:rsidRPr="005223F4" w:rsidDel="00DE4296">
          <w:rPr>
            <w:rFonts w:cs="Arial"/>
            <w:color w:val="000000"/>
          </w:rPr>
          <w:delText xml:space="preserve">A point of uncertainty is caused when one of the following constructs </w:delText>
        </w:r>
      </w:del>
      <w:del w:id="4529" w:author="mbeckerle" w:date="2013-02-19T12:12:00Z">
        <w:r w:rsidRPr="005223F4">
          <w:rPr>
            <w:rFonts w:cs="Arial"/>
            <w:color w:val="000000"/>
          </w:rPr>
          <w:delText xml:space="preserve">is </w:delText>
        </w:r>
      </w:del>
      <w:del w:id="4530" w:author="mbeckerle" w:date="2013-03-24T12:43:00Z">
        <w:r w:rsidRPr="005223F4" w:rsidDel="00DE4296">
          <w:rPr>
            <w:rFonts w:cs="Arial"/>
            <w:color w:val="000000"/>
          </w:rPr>
          <w:delText>used in a DFDL schema</w:delText>
        </w:r>
        <w:bookmarkStart w:id="4531" w:name="_Toc351915147"/>
        <w:bookmarkStart w:id="4532" w:name="_Toc361231186"/>
        <w:bookmarkStart w:id="4533" w:name="_Toc361231712"/>
        <w:bookmarkStart w:id="4534" w:name="_Toc362445010"/>
        <w:bookmarkStart w:id="4535" w:name="_Toc362451761"/>
        <w:bookmarkStart w:id="4536" w:name="_Toc362452310"/>
        <w:bookmarkStart w:id="4537" w:name="_Toc362453208"/>
        <w:bookmarkEnd w:id="4531"/>
        <w:bookmarkEnd w:id="4532"/>
        <w:bookmarkEnd w:id="4533"/>
        <w:bookmarkEnd w:id="4534"/>
        <w:bookmarkEnd w:id="4535"/>
        <w:bookmarkEnd w:id="4536"/>
        <w:bookmarkEnd w:id="4537"/>
      </w:del>
    </w:p>
    <w:p w14:paraId="7C00B9F9" w14:textId="0BF195EC" w:rsidR="00AA6C82" w:rsidRPr="005223F4" w:rsidDel="00041028" w:rsidRDefault="00AA6C82" w:rsidP="00F650BD">
      <w:pPr>
        <w:autoSpaceDE w:val="0"/>
        <w:autoSpaceDN w:val="0"/>
        <w:adjustRightInd w:val="0"/>
        <w:rPr>
          <w:del w:id="4538" w:author="mbeckerle" w:date="2012-04-22T21:54:00Z"/>
          <w:rFonts w:cs="Arial"/>
          <w:color w:val="000000"/>
        </w:rPr>
      </w:pPr>
      <w:bookmarkStart w:id="4539" w:name="_Toc351915148"/>
      <w:bookmarkStart w:id="4540" w:name="_Toc361231187"/>
      <w:bookmarkStart w:id="4541" w:name="_Toc361231713"/>
      <w:bookmarkStart w:id="4542" w:name="_Toc362445011"/>
      <w:bookmarkStart w:id="4543" w:name="_Toc362451762"/>
      <w:bookmarkStart w:id="4544" w:name="_Toc362452311"/>
      <w:bookmarkStart w:id="4545" w:name="_Toc362453209"/>
      <w:bookmarkEnd w:id="4539"/>
      <w:bookmarkEnd w:id="4540"/>
      <w:bookmarkEnd w:id="4541"/>
      <w:bookmarkEnd w:id="4542"/>
      <w:bookmarkEnd w:id="4543"/>
      <w:bookmarkEnd w:id="4544"/>
      <w:bookmarkEnd w:id="4545"/>
    </w:p>
    <w:p w14:paraId="42EB7972" w14:textId="073CD1AA" w:rsidR="00F650BD" w:rsidRPr="005223F4" w:rsidDel="00DE4296" w:rsidRDefault="00F650BD" w:rsidP="00F650BD">
      <w:pPr>
        <w:numPr>
          <w:ilvl w:val="0"/>
          <w:numId w:val="55"/>
        </w:numPr>
        <w:autoSpaceDE w:val="0"/>
        <w:autoSpaceDN w:val="0"/>
        <w:adjustRightInd w:val="0"/>
        <w:rPr>
          <w:del w:id="4546" w:author="mbeckerle" w:date="2013-03-24T12:43:00Z"/>
          <w:rFonts w:cs="Arial"/>
          <w:color w:val="000000"/>
        </w:rPr>
      </w:pPr>
      <w:del w:id="4547" w:author="mbeckerle" w:date="2013-03-24T12:43:00Z">
        <w:r w:rsidRPr="005223F4" w:rsidDel="00DE4296">
          <w:rPr>
            <w:rFonts w:cs="Arial"/>
            <w:color w:val="000000"/>
          </w:rPr>
          <w:delText>An xs:choice</w:delText>
        </w:r>
        <w:bookmarkStart w:id="4548" w:name="_Toc351915149"/>
        <w:bookmarkStart w:id="4549" w:name="_Toc361231188"/>
        <w:bookmarkStart w:id="4550" w:name="_Toc361231714"/>
        <w:bookmarkStart w:id="4551" w:name="_Toc362445012"/>
        <w:bookmarkStart w:id="4552" w:name="_Toc362451763"/>
        <w:bookmarkStart w:id="4553" w:name="_Toc362452312"/>
        <w:bookmarkStart w:id="4554" w:name="_Toc362453210"/>
        <w:bookmarkEnd w:id="4548"/>
        <w:bookmarkEnd w:id="4549"/>
        <w:bookmarkEnd w:id="4550"/>
        <w:bookmarkEnd w:id="4551"/>
        <w:bookmarkEnd w:id="4552"/>
        <w:bookmarkEnd w:id="4553"/>
        <w:bookmarkEnd w:id="4554"/>
      </w:del>
    </w:p>
    <w:p w14:paraId="5E9EEB25" w14:textId="2810D190" w:rsidR="00F650BD" w:rsidRPr="005223F4" w:rsidDel="00DE4296" w:rsidRDefault="00F650BD" w:rsidP="00F650BD">
      <w:pPr>
        <w:numPr>
          <w:ilvl w:val="0"/>
          <w:numId w:val="55"/>
        </w:numPr>
        <w:autoSpaceDE w:val="0"/>
        <w:autoSpaceDN w:val="0"/>
        <w:adjustRightInd w:val="0"/>
        <w:rPr>
          <w:del w:id="4555" w:author="mbeckerle" w:date="2013-03-24T12:43:00Z"/>
          <w:rFonts w:cs="Arial"/>
          <w:color w:val="000000"/>
        </w:rPr>
      </w:pPr>
      <w:del w:id="4556" w:author="mbeckerle" w:date="2013-03-24T12:43:00Z">
        <w:r w:rsidRPr="005223F4" w:rsidDel="00DE4296">
          <w:rPr>
            <w:rFonts w:cs="Arial"/>
            <w:color w:val="000000"/>
          </w:rPr>
          <w:delText>An unordered xs:sequence (dfdl:sequenceKind='unordered')</w:delText>
        </w:r>
        <w:bookmarkStart w:id="4557" w:name="_Toc351915150"/>
        <w:bookmarkStart w:id="4558" w:name="_Toc361231189"/>
        <w:bookmarkStart w:id="4559" w:name="_Toc361231715"/>
        <w:bookmarkStart w:id="4560" w:name="_Toc362445013"/>
        <w:bookmarkStart w:id="4561" w:name="_Toc362451764"/>
        <w:bookmarkStart w:id="4562" w:name="_Toc362452313"/>
        <w:bookmarkStart w:id="4563" w:name="_Toc362453211"/>
        <w:bookmarkEnd w:id="4557"/>
        <w:bookmarkEnd w:id="4558"/>
        <w:bookmarkEnd w:id="4559"/>
        <w:bookmarkEnd w:id="4560"/>
        <w:bookmarkEnd w:id="4561"/>
        <w:bookmarkEnd w:id="4562"/>
        <w:bookmarkEnd w:id="4563"/>
      </w:del>
    </w:p>
    <w:p w14:paraId="11AFD764" w14:textId="28445289" w:rsidR="00F650BD" w:rsidRPr="005223F4" w:rsidDel="00DE4296" w:rsidRDefault="00F650BD" w:rsidP="00F650BD">
      <w:pPr>
        <w:numPr>
          <w:ilvl w:val="0"/>
          <w:numId w:val="55"/>
        </w:numPr>
        <w:autoSpaceDE w:val="0"/>
        <w:autoSpaceDN w:val="0"/>
        <w:adjustRightInd w:val="0"/>
        <w:rPr>
          <w:del w:id="4564" w:author="mbeckerle" w:date="2013-03-24T12:43:00Z"/>
          <w:rFonts w:cs="Arial"/>
          <w:color w:val="000000"/>
        </w:rPr>
      </w:pPr>
      <w:del w:id="4565" w:author="mbeckerle" w:date="2013-03-24T12:43:00Z">
        <w:r w:rsidRPr="005223F4" w:rsidDel="00DE4296">
          <w:rPr>
            <w:rFonts w:cs="Arial"/>
            <w:color w:val="000000"/>
          </w:rPr>
          <w:delText>An xs:element which is optional (xs:minOccurs = 0, xs:maxOccurs=1)</w:delText>
        </w:r>
        <w:bookmarkStart w:id="4566" w:name="_Toc351915151"/>
        <w:bookmarkStart w:id="4567" w:name="_Toc361231190"/>
        <w:bookmarkStart w:id="4568" w:name="_Toc361231716"/>
        <w:bookmarkStart w:id="4569" w:name="_Toc362445014"/>
        <w:bookmarkStart w:id="4570" w:name="_Toc362451765"/>
        <w:bookmarkStart w:id="4571" w:name="_Toc362452314"/>
        <w:bookmarkStart w:id="4572" w:name="_Toc362453212"/>
        <w:bookmarkEnd w:id="4566"/>
        <w:bookmarkEnd w:id="4567"/>
        <w:bookmarkEnd w:id="4568"/>
        <w:bookmarkEnd w:id="4569"/>
        <w:bookmarkEnd w:id="4570"/>
        <w:bookmarkEnd w:id="4571"/>
        <w:bookmarkEnd w:id="4572"/>
      </w:del>
    </w:p>
    <w:p w14:paraId="21E6CEDA" w14:textId="601F27B6" w:rsidR="00F650BD" w:rsidRPr="005223F4" w:rsidDel="00DE4296" w:rsidRDefault="00F650BD" w:rsidP="00F650BD">
      <w:pPr>
        <w:numPr>
          <w:ilvl w:val="0"/>
          <w:numId w:val="55"/>
        </w:numPr>
        <w:autoSpaceDE w:val="0"/>
        <w:autoSpaceDN w:val="0"/>
        <w:adjustRightInd w:val="0"/>
        <w:rPr>
          <w:del w:id="4573" w:author="mbeckerle" w:date="2013-03-24T12:43:00Z"/>
          <w:rFonts w:cs="Arial"/>
          <w:color w:val="000000"/>
        </w:rPr>
      </w:pPr>
      <w:del w:id="4574" w:author="mbeckerle" w:date="2013-03-24T12:43:00Z">
        <w:r w:rsidRPr="005223F4" w:rsidDel="00DE4296">
          <w:rPr>
            <w:rFonts w:cs="Arial"/>
            <w:color w:val="000000"/>
          </w:rPr>
          <w:delText xml:space="preserve">An xs:element  is an array with a variable number of occurrences (xs:minOccurs not equal to xs:maxOccurs, and xs:maxOccurs &gt; 1) </w:delText>
        </w:r>
        <w:bookmarkStart w:id="4575" w:name="_Toc351915152"/>
        <w:bookmarkStart w:id="4576" w:name="_Toc361231191"/>
        <w:bookmarkStart w:id="4577" w:name="_Toc361231717"/>
        <w:bookmarkStart w:id="4578" w:name="_Toc362445015"/>
        <w:bookmarkStart w:id="4579" w:name="_Toc362451766"/>
        <w:bookmarkStart w:id="4580" w:name="_Toc362452315"/>
        <w:bookmarkStart w:id="4581" w:name="_Toc362453213"/>
        <w:bookmarkEnd w:id="4575"/>
        <w:bookmarkEnd w:id="4576"/>
        <w:bookmarkEnd w:id="4577"/>
        <w:bookmarkEnd w:id="4578"/>
        <w:bookmarkEnd w:id="4579"/>
        <w:bookmarkEnd w:id="4580"/>
        <w:bookmarkEnd w:id="4581"/>
      </w:del>
    </w:p>
    <w:p w14:paraId="2E9A4B87" w14:textId="0096740C" w:rsidR="00F650BD" w:rsidRPr="005223F4" w:rsidDel="00DE4296" w:rsidRDefault="00F650BD" w:rsidP="001E4505">
      <w:pPr>
        <w:numPr>
          <w:ilvl w:val="0"/>
          <w:numId w:val="55"/>
        </w:numPr>
        <w:autoSpaceDE w:val="0"/>
        <w:autoSpaceDN w:val="0"/>
        <w:adjustRightInd w:val="0"/>
        <w:rPr>
          <w:del w:id="4582" w:author="mbeckerle" w:date="2013-03-24T12:43:00Z"/>
          <w:rFonts w:cs="Arial"/>
          <w:color w:val="000000"/>
        </w:rPr>
      </w:pPr>
      <w:del w:id="4583" w:author="mbeckerle" w:date="2013-03-24T12:43:00Z">
        <w:r w:rsidRPr="005223F4" w:rsidDel="00DE4296">
          <w:rPr>
            <w:rFonts w:cs="Arial"/>
            <w:color w:val="000000"/>
          </w:rPr>
          <w:delText>An xs:sequence containing one or more floating elements.</w:delText>
        </w:r>
        <w:bookmarkStart w:id="4584" w:name="_Toc351915153"/>
        <w:bookmarkStart w:id="4585" w:name="_Toc361231192"/>
        <w:bookmarkStart w:id="4586" w:name="_Toc361231718"/>
        <w:bookmarkStart w:id="4587" w:name="_Toc362445016"/>
        <w:bookmarkStart w:id="4588" w:name="_Toc362451767"/>
        <w:bookmarkStart w:id="4589" w:name="_Toc362452316"/>
        <w:bookmarkStart w:id="4590" w:name="_Toc362453214"/>
        <w:bookmarkEnd w:id="4584"/>
        <w:bookmarkEnd w:id="4585"/>
        <w:bookmarkEnd w:id="4586"/>
        <w:bookmarkEnd w:id="4587"/>
        <w:bookmarkEnd w:id="4588"/>
        <w:bookmarkEnd w:id="4589"/>
        <w:bookmarkEnd w:id="4590"/>
      </w:del>
    </w:p>
    <w:p w14:paraId="705034B6" w14:textId="4E113462" w:rsidR="00F650BD" w:rsidRPr="005223F4" w:rsidDel="00041028" w:rsidRDefault="00F650BD" w:rsidP="00F650BD">
      <w:pPr>
        <w:autoSpaceDE w:val="0"/>
        <w:autoSpaceDN w:val="0"/>
        <w:adjustRightInd w:val="0"/>
        <w:rPr>
          <w:del w:id="4591" w:author="mbeckerle" w:date="2012-04-22T21:54:00Z"/>
          <w:rFonts w:cs="Arial"/>
          <w:color w:val="000000"/>
        </w:rPr>
      </w:pPr>
      <w:bookmarkStart w:id="4592" w:name="_Toc351915154"/>
      <w:bookmarkStart w:id="4593" w:name="_Toc361231193"/>
      <w:bookmarkStart w:id="4594" w:name="_Toc361231719"/>
      <w:bookmarkStart w:id="4595" w:name="_Toc362445017"/>
      <w:bookmarkStart w:id="4596" w:name="_Toc362451768"/>
      <w:bookmarkStart w:id="4597" w:name="_Toc362452317"/>
      <w:bookmarkStart w:id="4598" w:name="_Toc362453215"/>
      <w:bookmarkEnd w:id="4592"/>
      <w:bookmarkEnd w:id="4593"/>
      <w:bookmarkEnd w:id="4594"/>
      <w:bookmarkEnd w:id="4595"/>
      <w:bookmarkEnd w:id="4596"/>
      <w:bookmarkEnd w:id="4597"/>
      <w:bookmarkEnd w:id="4598"/>
    </w:p>
    <w:p w14:paraId="50030C93" w14:textId="26EEAB1B" w:rsidR="00F650BD" w:rsidRPr="005223F4" w:rsidDel="00DE4296" w:rsidRDefault="00F650BD" w:rsidP="00F650BD">
      <w:pPr>
        <w:autoSpaceDE w:val="0"/>
        <w:autoSpaceDN w:val="0"/>
        <w:adjustRightInd w:val="0"/>
        <w:rPr>
          <w:del w:id="4599" w:author="mbeckerle" w:date="2013-03-24T12:43:00Z"/>
          <w:rFonts w:cs="Arial"/>
          <w:color w:val="000000"/>
        </w:rPr>
      </w:pPr>
      <w:del w:id="4600" w:author="mbeckerle" w:date="2013-03-24T12:43:00Z">
        <w:r w:rsidRPr="005223F4" w:rsidDel="00DE4296">
          <w:rPr>
            <w:rFonts w:cs="Arial"/>
            <w:color w:val="000000"/>
          </w:rPr>
          <w:delText>An xs:choice point of uncertainty is resolved by parsing each choice branch in schema definition order until one is known to exist. It is a processing error if none of the choice branches are known to exist.</w:delText>
        </w:r>
        <w:bookmarkStart w:id="4601" w:name="_Toc351915155"/>
        <w:bookmarkStart w:id="4602" w:name="_Toc361231194"/>
        <w:bookmarkStart w:id="4603" w:name="_Toc361231720"/>
        <w:bookmarkStart w:id="4604" w:name="_Toc362445018"/>
        <w:bookmarkStart w:id="4605" w:name="_Toc362451769"/>
        <w:bookmarkStart w:id="4606" w:name="_Toc362452318"/>
        <w:bookmarkStart w:id="4607" w:name="_Toc362453216"/>
        <w:bookmarkEnd w:id="4601"/>
        <w:bookmarkEnd w:id="4602"/>
        <w:bookmarkEnd w:id="4603"/>
        <w:bookmarkEnd w:id="4604"/>
        <w:bookmarkEnd w:id="4605"/>
        <w:bookmarkEnd w:id="4606"/>
        <w:bookmarkEnd w:id="4607"/>
      </w:del>
    </w:p>
    <w:p w14:paraId="200630F5" w14:textId="05136F8B" w:rsidR="00AA6C82" w:rsidRPr="005223F4" w:rsidDel="00041028" w:rsidRDefault="00AA6C82" w:rsidP="00F650BD">
      <w:pPr>
        <w:autoSpaceDE w:val="0"/>
        <w:autoSpaceDN w:val="0"/>
        <w:adjustRightInd w:val="0"/>
        <w:rPr>
          <w:del w:id="4608" w:author="mbeckerle" w:date="2012-04-22T21:54:00Z"/>
          <w:rFonts w:cs="Arial"/>
          <w:color w:val="000000"/>
        </w:rPr>
      </w:pPr>
      <w:bookmarkStart w:id="4609" w:name="_Toc351915156"/>
      <w:bookmarkStart w:id="4610" w:name="_Toc361231195"/>
      <w:bookmarkStart w:id="4611" w:name="_Toc361231721"/>
      <w:bookmarkStart w:id="4612" w:name="_Toc362445019"/>
      <w:bookmarkStart w:id="4613" w:name="_Toc362451770"/>
      <w:bookmarkStart w:id="4614" w:name="_Toc362452319"/>
      <w:bookmarkStart w:id="4615" w:name="_Toc362453217"/>
      <w:bookmarkEnd w:id="4609"/>
      <w:bookmarkEnd w:id="4610"/>
      <w:bookmarkEnd w:id="4611"/>
      <w:bookmarkEnd w:id="4612"/>
      <w:bookmarkEnd w:id="4613"/>
      <w:bookmarkEnd w:id="4614"/>
      <w:bookmarkEnd w:id="4615"/>
    </w:p>
    <w:p w14:paraId="2890DA68" w14:textId="2F372ACC" w:rsidR="00F650BD" w:rsidRPr="005223F4" w:rsidDel="00DE4296" w:rsidRDefault="00F650BD" w:rsidP="00622244">
      <w:pPr>
        <w:autoSpaceDE w:val="0"/>
        <w:autoSpaceDN w:val="0"/>
        <w:adjustRightInd w:val="0"/>
        <w:rPr>
          <w:del w:id="4616" w:author="mbeckerle" w:date="2013-03-24T12:43:00Z"/>
          <w:rFonts w:cs="Arial"/>
          <w:color w:val="000000"/>
        </w:rPr>
      </w:pPr>
      <w:del w:id="4617" w:author="mbeckerle" w:date="2013-03-24T12:43:00Z">
        <w:r w:rsidRPr="005223F4" w:rsidDel="00DE4296">
          <w:rPr>
            <w:rFonts w:cs="Arial"/>
            <w:color w:val="000000"/>
          </w:rPr>
          <w:delText>An unordered xs:sequence point of uncertainty is resolved by parsing for the child components of the sequence in schema definition order at each point in the data stream where a component can exist until the required number of each child component</w:delText>
        </w:r>
      </w:del>
      <w:del w:id="4618" w:author="mbeckerle" w:date="2013-01-28T12:31:00Z">
        <w:r w:rsidRPr="005223F4" w:rsidDel="00F2061E">
          <w:rPr>
            <w:rFonts w:cs="Arial"/>
            <w:color w:val="000000"/>
          </w:rPr>
          <w:delText>s</w:delText>
        </w:r>
      </w:del>
      <w:del w:id="4619" w:author="mbeckerle" w:date="2013-03-24T12:43:00Z">
        <w:r w:rsidRPr="005223F4" w:rsidDel="00DE4296">
          <w:rPr>
            <w:rFonts w:cs="Arial"/>
            <w:color w:val="000000"/>
          </w:rPr>
          <w:delText xml:space="preserve"> </w:delText>
        </w:r>
        <w:r w:rsidR="00622244" w:rsidRPr="005223F4" w:rsidDel="00DE4296">
          <w:rPr>
            <w:rFonts w:cs="Arial"/>
            <w:color w:val="000000"/>
          </w:rPr>
          <w:delText xml:space="preserve">is </w:delText>
        </w:r>
        <w:r w:rsidRPr="005223F4" w:rsidDel="00DE4296">
          <w:rPr>
            <w:rFonts w:cs="Arial"/>
            <w:color w:val="000000"/>
          </w:rPr>
          <w:delText>known to exist or the sequence is terminated by delimiters or specified length.</w:delText>
        </w:r>
        <w:bookmarkStart w:id="4620" w:name="_Toc351915157"/>
        <w:bookmarkStart w:id="4621" w:name="_Toc361231196"/>
        <w:bookmarkStart w:id="4622" w:name="_Toc361231722"/>
        <w:bookmarkStart w:id="4623" w:name="_Toc362445020"/>
        <w:bookmarkStart w:id="4624" w:name="_Toc362451771"/>
        <w:bookmarkStart w:id="4625" w:name="_Toc362452320"/>
        <w:bookmarkStart w:id="4626" w:name="_Toc362453218"/>
        <w:bookmarkEnd w:id="4620"/>
        <w:bookmarkEnd w:id="4621"/>
        <w:bookmarkEnd w:id="4622"/>
        <w:bookmarkEnd w:id="4623"/>
        <w:bookmarkEnd w:id="4624"/>
        <w:bookmarkEnd w:id="4625"/>
        <w:bookmarkEnd w:id="4626"/>
      </w:del>
    </w:p>
    <w:p w14:paraId="5817927C" w14:textId="55AAD61A" w:rsidR="00AA6C82" w:rsidRPr="005223F4" w:rsidDel="00041028" w:rsidRDefault="00AA6C82" w:rsidP="00622244">
      <w:pPr>
        <w:autoSpaceDE w:val="0"/>
        <w:autoSpaceDN w:val="0"/>
        <w:adjustRightInd w:val="0"/>
        <w:rPr>
          <w:del w:id="4627" w:author="mbeckerle" w:date="2012-04-22T21:54:00Z"/>
          <w:rFonts w:cs="Arial"/>
          <w:color w:val="000000"/>
        </w:rPr>
      </w:pPr>
      <w:bookmarkStart w:id="4628" w:name="_Toc351915158"/>
      <w:bookmarkStart w:id="4629" w:name="_Toc361231197"/>
      <w:bookmarkStart w:id="4630" w:name="_Toc361231723"/>
      <w:bookmarkStart w:id="4631" w:name="_Toc362445021"/>
      <w:bookmarkStart w:id="4632" w:name="_Toc362451772"/>
      <w:bookmarkStart w:id="4633" w:name="_Toc362452321"/>
      <w:bookmarkStart w:id="4634" w:name="_Toc362453219"/>
      <w:bookmarkEnd w:id="4628"/>
      <w:bookmarkEnd w:id="4629"/>
      <w:bookmarkEnd w:id="4630"/>
      <w:bookmarkEnd w:id="4631"/>
      <w:bookmarkEnd w:id="4632"/>
      <w:bookmarkEnd w:id="4633"/>
      <w:bookmarkEnd w:id="4634"/>
    </w:p>
    <w:p w14:paraId="1B5B7C8F" w14:textId="7271A7CD" w:rsidR="00F650BD" w:rsidRPr="005223F4" w:rsidDel="00DE4296" w:rsidRDefault="00F650BD" w:rsidP="00F650BD">
      <w:pPr>
        <w:autoSpaceDE w:val="0"/>
        <w:autoSpaceDN w:val="0"/>
        <w:adjustRightInd w:val="0"/>
        <w:rPr>
          <w:del w:id="4635" w:author="mbeckerle" w:date="2013-03-24T12:43:00Z"/>
          <w:rFonts w:cs="Arial"/>
          <w:color w:val="000000"/>
        </w:rPr>
      </w:pPr>
      <w:del w:id="4636" w:author="mbeckerle" w:date="2013-03-24T12:43:00Z">
        <w:r w:rsidRPr="005223F4" w:rsidDel="00DE4296">
          <w:rPr>
            <w:rFonts w:cs="Arial"/>
            <w:color w:val="000000"/>
          </w:rPr>
          <w:delText>An optional element point of uncertainty is resolved by parsing the element until it is either known to exist or known not to exist.</w:delText>
        </w:r>
        <w:bookmarkStart w:id="4637" w:name="_Toc351915159"/>
        <w:bookmarkStart w:id="4638" w:name="_Toc361231198"/>
        <w:bookmarkStart w:id="4639" w:name="_Toc361231724"/>
        <w:bookmarkStart w:id="4640" w:name="_Toc362445022"/>
        <w:bookmarkStart w:id="4641" w:name="_Toc362451773"/>
        <w:bookmarkStart w:id="4642" w:name="_Toc362452322"/>
        <w:bookmarkStart w:id="4643" w:name="_Toc362453220"/>
        <w:bookmarkEnd w:id="4637"/>
        <w:bookmarkEnd w:id="4638"/>
        <w:bookmarkEnd w:id="4639"/>
        <w:bookmarkEnd w:id="4640"/>
        <w:bookmarkEnd w:id="4641"/>
        <w:bookmarkEnd w:id="4642"/>
        <w:bookmarkEnd w:id="4643"/>
      </w:del>
    </w:p>
    <w:p w14:paraId="1FC647CD" w14:textId="15E47C8A" w:rsidR="00AA6C82" w:rsidRPr="005223F4" w:rsidDel="00041028" w:rsidRDefault="00AA6C82" w:rsidP="00F650BD">
      <w:pPr>
        <w:autoSpaceDE w:val="0"/>
        <w:autoSpaceDN w:val="0"/>
        <w:adjustRightInd w:val="0"/>
        <w:rPr>
          <w:del w:id="4644" w:author="mbeckerle" w:date="2012-04-22T21:54:00Z"/>
          <w:rFonts w:cs="Arial"/>
          <w:color w:val="000000"/>
        </w:rPr>
      </w:pPr>
      <w:bookmarkStart w:id="4645" w:name="_Toc351915160"/>
      <w:bookmarkStart w:id="4646" w:name="_Toc361231199"/>
      <w:bookmarkStart w:id="4647" w:name="_Toc361231725"/>
      <w:bookmarkStart w:id="4648" w:name="_Toc362445023"/>
      <w:bookmarkStart w:id="4649" w:name="_Toc362451774"/>
      <w:bookmarkStart w:id="4650" w:name="_Toc362452323"/>
      <w:bookmarkStart w:id="4651" w:name="_Toc362453221"/>
      <w:bookmarkEnd w:id="4645"/>
      <w:bookmarkEnd w:id="4646"/>
      <w:bookmarkEnd w:id="4647"/>
      <w:bookmarkEnd w:id="4648"/>
      <w:bookmarkEnd w:id="4649"/>
      <w:bookmarkEnd w:id="4650"/>
      <w:bookmarkEnd w:id="4651"/>
    </w:p>
    <w:p w14:paraId="14BD52C0" w14:textId="4CDBE84F" w:rsidR="00F650BD" w:rsidRPr="005223F4" w:rsidDel="00DE4296" w:rsidRDefault="00324EB5" w:rsidP="00324EB5">
      <w:pPr>
        <w:autoSpaceDE w:val="0"/>
        <w:autoSpaceDN w:val="0"/>
        <w:adjustRightInd w:val="0"/>
        <w:rPr>
          <w:del w:id="4652" w:author="mbeckerle" w:date="2013-03-24T12:43:00Z"/>
          <w:rFonts w:cs="Arial"/>
          <w:color w:val="000000"/>
        </w:rPr>
      </w:pPr>
      <w:del w:id="4653" w:author="mbeckerle" w:date="2013-03-24T12:43:00Z">
        <w:r w:rsidRPr="005223F4" w:rsidDel="00DE4296">
          <w:rPr>
            <w:rFonts w:cs="Arial"/>
            <w:color w:val="000000"/>
          </w:rPr>
          <w:delText xml:space="preserve">For </w:delText>
        </w:r>
      </w:del>
      <w:del w:id="4654" w:author="mbeckerle" w:date="2013-01-28T12:15:00Z">
        <w:r w:rsidRPr="005223F4" w:rsidDel="00DD3708">
          <w:rPr>
            <w:rFonts w:cs="Arial"/>
            <w:color w:val="000000"/>
          </w:rPr>
          <w:delText>a</w:delText>
        </w:r>
        <w:r w:rsidR="00F650BD" w:rsidRPr="005223F4" w:rsidDel="00DD3708">
          <w:rPr>
            <w:rFonts w:cs="Arial"/>
            <w:color w:val="000000"/>
          </w:rPr>
          <w:delText xml:space="preserve">n </w:delText>
        </w:r>
      </w:del>
      <w:del w:id="4655" w:author="mbeckerle" w:date="2013-03-24T12:43:00Z">
        <w:r w:rsidR="00F650BD" w:rsidRPr="005223F4" w:rsidDel="00DE4296">
          <w:rPr>
            <w:rFonts w:cs="Arial"/>
            <w:color w:val="000000"/>
          </w:rPr>
          <w:delText>array element</w:delText>
        </w:r>
      </w:del>
      <w:del w:id="4656" w:author="mbeckerle" w:date="2013-01-28T12:16:00Z">
        <w:r w:rsidR="00F650BD" w:rsidRPr="005223F4" w:rsidDel="00DD3708">
          <w:rPr>
            <w:rFonts w:cs="Arial"/>
            <w:color w:val="000000"/>
          </w:rPr>
          <w:delText xml:space="preserve"> with a variable number of occurrences</w:delText>
        </w:r>
        <w:r w:rsidRPr="005223F4" w:rsidDel="00DD3708">
          <w:rPr>
            <w:rFonts w:cs="Arial"/>
            <w:color w:val="000000"/>
          </w:rPr>
          <w:delText>.</w:delText>
        </w:r>
      </w:del>
      <w:del w:id="4657" w:author="mbeckerle" w:date="2013-03-24T12:43:00Z">
        <w:r w:rsidRPr="005223F4" w:rsidDel="00DE4296">
          <w:rPr>
            <w:rFonts w:cs="Arial"/>
            <w:color w:val="000000"/>
          </w:rPr>
          <w:delText xml:space="preserve"> the</w:delText>
        </w:r>
        <w:r w:rsidR="00F650BD" w:rsidRPr="005223F4" w:rsidDel="00DE4296">
          <w:rPr>
            <w:rFonts w:cs="Arial"/>
            <w:color w:val="000000"/>
          </w:rPr>
          <w:delText xml:space="preserve"> point of uncertainty is resolved for each occurrence separately. The array is known to exist if one of its occurrences exists.</w:delText>
        </w:r>
        <w:bookmarkStart w:id="4658" w:name="_Toc351915161"/>
        <w:bookmarkStart w:id="4659" w:name="_Toc361231200"/>
        <w:bookmarkStart w:id="4660" w:name="_Toc361231726"/>
        <w:bookmarkStart w:id="4661" w:name="_Toc362445024"/>
        <w:bookmarkStart w:id="4662" w:name="_Toc362451775"/>
        <w:bookmarkStart w:id="4663" w:name="_Toc362452324"/>
        <w:bookmarkStart w:id="4664" w:name="_Toc362453222"/>
        <w:bookmarkEnd w:id="4658"/>
        <w:bookmarkEnd w:id="4659"/>
        <w:bookmarkEnd w:id="4660"/>
        <w:bookmarkEnd w:id="4661"/>
        <w:bookmarkEnd w:id="4662"/>
        <w:bookmarkEnd w:id="4663"/>
        <w:bookmarkEnd w:id="4664"/>
      </w:del>
    </w:p>
    <w:p w14:paraId="3E1C49F8" w14:textId="798A6C7B" w:rsidR="00AA6C82" w:rsidRPr="005223F4" w:rsidDel="00041028" w:rsidRDefault="00AA6C82" w:rsidP="00F650BD">
      <w:pPr>
        <w:autoSpaceDE w:val="0"/>
        <w:autoSpaceDN w:val="0"/>
        <w:adjustRightInd w:val="0"/>
        <w:rPr>
          <w:del w:id="4665" w:author="mbeckerle" w:date="2012-04-22T21:54:00Z"/>
          <w:rFonts w:cs="Arial"/>
          <w:color w:val="000000"/>
        </w:rPr>
      </w:pPr>
      <w:bookmarkStart w:id="4666" w:name="_Toc351915162"/>
      <w:bookmarkStart w:id="4667" w:name="_Toc361231201"/>
      <w:bookmarkStart w:id="4668" w:name="_Toc361231727"/>
      <w:bookmarkStart w:id="4669" w:name="_Toc362445025"/>
      <w:bookmarkStart w:id="4670" w:name="_Toc362451776"/>
      <w:bookmarkStart w:id="4671" w:name="_Toc362452325"/>
      <w:bookmarkStart w:id="4672" w:name="_Toc362453223"/>
      <w:bookmarkEnd w:id="4666"/>
      <w:bookmarkEnd w:id="4667"/>
      <w:bookmarkEnd w:id="4668"/>
      <w:bookmarkEnd w:id="4669"/>
      <w:bookmarkEnd w:id="4670"/>
      <w:bookmarkEnd w:id="4671"/>
      <w:bookmarkEnd w:id="4672"/>
    </w:p>
    <w:p w14:paraId="5E4E8E1A" w14:textId="64F04474" w:rsidR="00F650BD" w:rsidRPr="005223F4" w:rsidDel="00DE4296" w:rsidRDefault="00F650BD" w:rsidP="00F650BD">
      <w:pPr>
        <w:autoSpaceDE w:val="0"/>
        <w:autoSpaceDN w:val="0"/>
        <w:adjustRightInd w:val="0"/>
        <w:rPr>
          <w:del w:id="4673" w:author="mbeckerle" w:date="2013-03-24T12:43:00Z"/>
          <w:rFonts w:cs="Arial"/>
          <w:color w:val="000000"/>
        </w:rPr>
      </w:pPr>
      <w:del w:id="4674" w:author="mbeckerle" w:date="2013-03-24T12:43:00Z">
        <w:r w:rsidRPr="005223F4" w:rsidDel="00DE4296">
          <w:rPr>
            <w:rFonts w:cs="Arial"/>
            <w:color w:val="000000"/>
          </w:rPr>
          <w:delText xml:space="preserve">A sequence with a floating child element point of uncertainty is resolved by parsing for the expected ordered component at that point in the data stream. If the expected component is known not to exist then an </w:delText>
        </w:r>
      </w:del>
      <w:del w:id="4675" w:author="mbeckerle" w:date="2013-01-28T12:42:00Z">
        <w:r w:rsidRPr="005223F4" w:rsidDel="00BD3CDF">
          <w:rPr>
            <w:rFonts w:cs="Arial"/>
            <w:color w:val="000000"/>
          </w:rPr>
          <w:delText xml:space="preserve">instance </w:delText>
        </w:r>
      </w:del>
      <w:del w:id="4676" w:author="mbeckerle" w:date="2013-03-24T12:43:00Z">
        <w:r w:rsidRPr="005223F4" w:rsidDel="00DE4296">
          <w:rPr>
            <w:rFonts w:cs="Arial"/>
            <w:color w:val="000000"/>
          </w:rPr>
          <w:delText>of each floating component is parsed in schema definition order.</w:delText>
        </w:r>
        <w:bookmarkStart w:id="4677" w:name="_Toc351915163"/>
        <w:bookmarkStart w:id="4678" w:name="_Toc361231202"/>
        <w:bookmarkStart w:id="4679" w:name="_Toc361231728"/>
        <w:bookmarkStart w:id="4680" w:name="_Toc362445026"/>
        <w:bookmarkStart w:id="4681" w:name="_Toc362451777"/>
        <w:bookmarkStart w:id="4682" w:name="_Toc362452326"/>
        <w:bookmarkStart w:id="4683" w:name="_Toc362453224"/>
        <w:bookmarkEnd w:id="4677"/>
        <w:bookmarkEnd w:id="4678"/>
        <w:bookmarkEnd w:id="4679"/>
        <w:bookmarkEnd w:id="4680"/>
        <w:bookmarkEnd w:id="4681"/>
        <w:bookmarkEnd w:id="4682"/>
        <w:bookmarkEnd w:id="4683"/>
      </w:del>
    </w:p>
    <w:p w14:paraId="06AE6194" w14:textId="4E70AD48" w:rsidR="00F650BD" w:rsidRPr="005223F4" w:rsidDel="00041028" w:rsidRDefault="00F650BD" w:rsidP="00F650BD">
      <w:pPr>
        <w:autoSpaceDE w:val="0"/>
        <w:autoSpaceDN w:val="0"/>
        <w:adjustRightInd w:val="0"/>
        <w:rPr>
          <w:del w:id="4684" w:author="mbeckerle" w:date="2012-04-22T21:54:00Z"/>
          <w:rFonts w:cs="Arial"/>
          <w:color w:val="000000"/>
        </w:rPr>
      </w:pPr>
      <w:bookmarkStart w:id="4685" w:name="_Toc351915164"/>
      <w:bookmarkStart w:id="4686" w:name="_Toc361231203"/>
      <w:bookmarkStart w:id="4687" w:name="_Toc361231729"/>
      <w:bookmarkStart w:id="4688" w:name="_Toc362445027"/>
      <w:bookmarkStart w:id="4689" w:name="_Toc362451778"/>
      <w:bookmarkStart w:id="4690" w:name="_Toc362452327"/>
      <w:bookmarkStart w:id="4691" w:name="_Toc362453225"/>
      <w:bookmarkEnd w:id="4685"/>
      <w:bookmarkEnd w:id="4686"/>
      <w:bookmarkEnd w:id="4687"/>
      <w:bookmarkEnd w:id="4688"/>
      <w:bookmarkEnd w:id="4689"/>
      <w:bookmarkEnd w:id="4690"/>
      <w:bookmarkEnd w:id="4691"/>
    </w:p>
    <w:p w14:paraId="6AE20DFB" w14:textId="707F09E7" w:rsidR="00F650BD" w:rsidRPr="005223F4" w:rsidDel="00DE4296" w:rsidRDefault="00F650BD" w:rsidP="00F650BD">
      <w:pPr>
        <w:autoSpaceDE w:val="0"/>
        <w:autoSpaceDN w:val="0"/>
        <w:adjustRightInd w:val="0"/>
        <w:rPr>
          <w:del w:id="4692" w:author="mbeckerle" w:date="2013-03-24T12:43:00Z"/>
          <w:rFonts w:cs="Arial"/>
          <w:color w:val="000000"/>
        </w:rPr>
      </w:pPr>
      <w:del w:id="4693" w:author="mbeckerle" w:date="2013-03-24T12:43:00Z">
        <w:r w:rsidRPr="005223F4" w:rsidDel="00DE4296">
          <w:rPr>
            <w:rFonts w:cs="Arial"/>
            <w:color w:val="000000"/>
          </w:rPr>
          <w:delText>A component is known to exist when</w:delText>
        </w:r>
        <w:bookmarkStart w:id="4694" w:name="_Toc351915165"/>
        <w:bookmarkStart w:id="4695" w:name="_Toc361231204"/>
        <w:bookmarkStart w:id="4696" w:name="_Toc361231730"/>
        <w:bookmarkStart w:id="4697" w:name="_Toc362445028"/>
        <w:bookmarkStart w:id="4698" w:name="_Toc362451779"/>
        <w:bookmarkStart w:id="4699" w:name="_Toc362452328"/>
        <w:bookmarkStart w:id="4700" w:name="_Toc362453226"/>
        <w:bookmarkEnd w:id="4694"/>
        <w:bookmarkEnd w:id="4695"/>
        <w:bookmarkEnd w:id="4696"/>
        <w:bookmarkEnd w:id="4697"/>
        <w:bookmarkEnd w:id="4698"/>
        <w:bookmarkEnd w:id="4699"/>
        <w:bookmarkEnd w:id="4700"/>
      </w:del>
    </w:p>
    <w:p w14:paraId="7D3F3E41" w14:textId="04C74D4B" w:rsidR="00F650BD" w:rsidRPr="005223F4" w:rsidDel="00DE4296" w:rsidRDefault="00F650BD" w:rsidP="006506E1">
      <w:pPr>
        <w:numPr>
          <w:ilvl w:val="0"/>
          <w:numId w:val="53"/>
        </w:numPr>
        <w:autoSpaceDE w:val="0"/>
        <w:autoSpaceDN w:val="0"/>
        <w:adjustRightInd w:val="0"/>
        <w:rPr>
          <w:del w:id="4701" w:author="mbeckerle" w:date="2013-03-24T12:43:00Z"/>
          <w:rFonts w:cs="Arial"/>
          <w:color w:val="000000"/>
        </w:rPr>
      </w:pPr>
      <w:del w:id="4702" w:author="mbeckerle" w:date="2013-03-24T12:43:00Z">
        <w:r w:rsidRPr="005223F4" w:rsidDel="00DE4296">
          <w:rPr>
            <w:rFonts w:cs="Arial"/>
            <w:color w:val="000000"/>
          </w:rPr>
          <w:delText xml:space="preserve">All the syntax and content (initiator if defined, content and terminator if defined) of the component are </w:delText>
        </w:r>
        <w:r w:rsidR="00824009" w:rsidRPr="005223F4" w:rsidDel="00DE4296">
          <w:rPr>
            <w:rFonts w:eastAsia="MS Mincho" w:cs="Arial"/>
            <w:color w:val="000000"/>
            <w:lang w:eastAsia="ja-JP"/>
          </w:rPr>
          <w:delText xml:space="preserve">successfully parsed </w:delText>
        </w:r>
        <w:r w:rsidRPr="005223F4" w:rsidDel="00DE4296">
          <w:rPr>
            <w:rFonts w:cs="Arial"/>
            <w:color w:val="000000"/>
          </w:rPr>
          <w:delText>and any dfdl:assert if defined evaluates to true.</w:delText>
        </w:r>
        <w:bookmarkStart w:id="4703" w:name="_Toc351915166"/>
        <w:bookmarkStart w:id="4704" w:name="_Toc361231205"/>
        <w:bookmarkStart w:id="4705" w:name="_Toc361231731"/>
        <w:bookmarkStart w:id="4706" w:name="_Toc362445029"/>
        <w:bookmarkStart w:id="4707" w:name="_Toc362451780"/>
        <w:bookmarkStart w:id="4708" w:name="_Toc362452329"/>
        <w:bookmarkStart w:id="4709" w:name="_Toc362453227"/>
        <w:bookmarkEnd w:id="4703"/>
        <w:bookmarkEnd w:id="4704"/>
        <w:bookmarkEnd w:id="4705"/>
        <w:bookmarkEnd w:id="4706"/>
        <w:bookmarkEnd w:id="4707"/>
        <w:bookmarkEnd w:id="4708"/>
        <w:bookmarkEnd w:id="4709"/>
      </w:del>
    </w:p>
    <w:p w14:paraId="7E444F5A" w14:textId="6CECE200" w:rsidR="00F650BD" w:rsidRPr="005223F4" w:rsidDel="00DE4296" w:rsidRDefault="00F650BD" w:rsidP="00F650BD">
      <w:pPr>
        <w:numPr>
          <w:ilvl w:val="0"/>
          <w:numId w:val="53"/>
        </w:numPr>
        <w:autoSpaceDE w:val="0"/>
        <w:autoSpaceDN w:val="0"/>
        <w:adjustRightInd w:val="0"/>
        <w:rPr>
          <w:del w:id="4710" w:author="mbeckerle" w:date="2013-03-24T12:43:00Z"/>
          <w:rFonts w:cs="Arial"/>
          <w:color w:val="000000"/>
        </w:rPr>
      </w:pPr>
      <w:del w:id="4711" w:author="mbeckerle" w:date="2013-03-24T12:43:00Z">
        <w:r w:rsidRPr="005223F4" w:rsidDel="00DE4296">
          <w:rPr>
            <w:rFonts w:cs="Arial"/>
            <w:color w:val="000000"/>
          </w:rPr>
          <w:delText xml:space="preserve">A dfdl:discriminator on the component evaluates to true. </w:delText>
        </w:r>
        <w:bookmarkStart w:id="4712" w:name="_Toc351915167"/>
        <w:bookmarkStart w:id="4713" w:name="_Toc361231206"/>
        <w:bookmarkStart w:id="4714" w:name="_Toc361231732"/>
        <w:bookmarkStart w:id="4715" w:name="_Toc362445030"/>
        <w:bookmarkStart w:id="4716" w:name="_Toc362451781"/>
        <w:bookmarkStart w:id="4717" w:name="_Toc362452330"/>
        <w:bookmarkStart w:id="4718" w:name="_Toc362453228"/>
        <w:bookmarkEnd w:id="4712"/>
        <w:bookmarkEnd w:id="4713"/>
        <w:bookmarkEnd w:id="4714"/>
        <w:bookmarkEnd w:id="4715"/>
        <w:bookmarkEnd w:id="4716"/>
        <w:bookmarkEnd w:id="4717"/>
        <w:bookmarkEnd w:id="4718"/>
      </w:del>
    </w:p>
    <w:p w14:paraId="1DA526C2" w14:textId="6739961D" w:rsidR="00F650BD" w:rsidRPr="005223F4" w:rsidDel="00DE4296" w:rsidRDefault="00F650BD" w:rsidP="00824009">
      <w:pPr>
        <w:numPr>
          <w:ilvl w:val="0"/>
          <w:numId w:val="53"/>
        </w:numPr>
        <w:autoSpaceDE w:val="0"/>
        <w:autoSpaceDN w:val="0"/>
        <w:adjustRightInd w:val="0"/>
        <w:rPr>
          <w:del w:id="4719" w:author="mbeckerle" w:date="2013-03-24T12:43:00Z"/>
          <w:rFonts w:cs="Arial"/>
          <w:color w:val="000000"/>
        </w:rPr>
      </w:pPr>
      <w:del w:id="4720" w:author="mbeckerle" w:date="2013-03-24T12:43:00Z">
        <w:r w:rsidRPr="005223F4" w:rsidDel="00DE4296">
          <w:rPr>
            <w:rFonts w:cs="Arial"/>
            <w:color w:val="000000"/>
          </w:rPr>
          <w:delText xml:space="preserve">A xs:sequence or xs:choice with dfdl:initiatedContent </w:delText>
        </w:r>
        <w:r w:rsidR="00682090" w:rsidRPr="005223F4" w:rsidDel="00DE4296">
          <w:rPr>
            <w:rFonts w:cs="Arial"/>
            <w:color w:val="000000"/>
          </w:rPr>
          <w:delText>'yes'</w:delText>
        </w:r>
        <w:r w:rsidR="00824009" w:rsidRPr="005223F4" w:rsidDel="00DE4296">
          <w:rPr>
            <w:rFonts w:cs="Arial"/>
            <w:color w:val="000000"/>
          </w:rPr>
          <w:delText xml:space="preserve"> </w:delText>
        </w:r>
        <w:r w:rsidRPr="005223F4" w:rsidDel="00DE4296">
          <w:rPr>
            <w:rFonts w:cs="Arial"/>
            <w:color w:val="000000"/>
          </w:rPr>
          <w:delText>and initiator for the component is found</w:delText>
        </w:r>
        <w:bookmarkStart w:id="4721" w:name="_Toc351915168"/>
        <w:bookmarkStart w:id="4722" w:name="_Toc361231207"/>
        <w:bookmarkStart w:id="4723" w:name="_Toc361231733"/>
        <w:bookmarkStart w:id="4724" w:name="_Toc362445031"/>
        <w:bookmarkStart w:id="4725" w:name="_Toc362451782"/>
        <w:bookmarkStart w:id="4726" w:name="_Toc362452331"/>
        <w:bookmarkStart w:id="4727" w:name="_Toc362453229"/>
        <w:bookmarkEnd w:id="4721"/>
        <w:bookmarkEnd w:id="4722"/>
        <w:bookmarkEnd w:id="4723"/>
        <w:bookmarkEnd w:id="4724"/>
        <w:bookmarkEnd w:id="4725"/>
        <w:bookmarkEnd w:id="4726"/>
        <w:bookmarkEnd w:id="4727"/>
      </w:del>
    </w:p>
    <w:p w14:paraId="63CCAC14" w14:textId="53B49413" w:rsidR="00F650BD" w:rsidRPr="005223F4" w:rsidDel="00041028" w:rsidRDefault="00F650BD" w:rsidP="00F650BD">
      <w:pPr>
        <w:autoSpaceDE w:val="0"/>
        <w:autoSpaceDN w:val="0"/>
        <w:adjustRightInd w:val="0"/>
        <w:rPr>
          <w:del w:id="4728" w:author="mbeckerle" w:date="2012-04-22T21:54:00Z"/>
          <w:rFonts w:cs="Arial"/>
          <w:color w:val="000000"/>
        </w:rPr>
      </w:pPr>
      <w:bookmarkStart w:id="4729" w:name="_Toc351915169"/>
      <w:bookmarkStart w:id="4730" w:name="_Toc361231208"/>
      <w:bookmarkStart w:id="4731" w:name="_Toc361231734"/>
      <w:bookmarkStart w:id="4732" w:name="_Toc362445032"/>
      <w:bookmarkStart w:id="4733" w:name="_Toc362451783"/>
      <w:bookmarkStart w:id="4734" w:name="_Toc362452332"/>
      <w:bookmarkStart w:id="4735" w:name="_Toc362453230"/>
      <w:bookmarkEnd w:id="4729"/>
      <w:bookmarkEnd w:id="4730"/>
      <w:bookmarkEnd w:id="4731"/>
      <w:bookmarkEnd w:id="4732"/>
      <w:bookmarkEnd w:id="4733"/>
      <w:bookmarkEnd w:id="4734"/>
      <w:bookmarkEnd w:id="4735"/>
    </w:p>
    <w:p w14:paraId="3DF25FAC" w14:textId="2A4324C0" w:rsidR="00F650BD" w:rsidRPr="005223F4" w:rsidDel="00DE4296" w:rsidRDefault="00F650BD" w:rsidP="00F650BD">
      <w:pPr>
        <w:autoSpaceDE w:val="0"/>
        <w:autoSpaceDN w:val="0"/>
        <w:adjustRightInd w:val="0"/>
        <w:rPr>
          <w:del w:id="4736" w:author="mbeckerle" w:date="2013-03-24T12:43:00Z"/>
          <w:rFonts w:cs="Arial"/>
          <w:color w:val="000000"/>
        </w:rPr>
      </w:pPr>
      <w:del w:id="4737" w:author="mbeckerle" w:date="2013-03-24T12:43:00Z">
        <w:r w:rsidRPr="005223F4" w:rsidDel="00DE4296">
          <w:rPr>
            <w:rFonts w:cs="Arial"/>
            <w:color w:val="000000"/>
          </w:rPr>
          <w:delText>A component known not to exist when</w:delText>
        </w:r>
        <w:bookmarkStart w:id="4738" w:name="_Toc351915170"/>
        <w:bookmarkStart w:id="4739" w:name="_Toc361231209"/>
        <w:bookmarkStart w:id="4740" w:name="_Toc361231735"/>
        <w:bookmarkStart w:id="4741" w:name="_Toc362445033"/>
        <w:bookmarkStart w:id="4742" w:name="_Toc362451784"/>
        <w:bookmarkStart w:id="4743" w:name="_Toc362452333"/>
        <w:bookmarkStart w:id="4744" w:name="_Toc362453231"/>
        <w:bookmarkEnd w:id="4738"/>
        <w:bookmarkEnd w:id="4739"/>
        <w:bookmarkEnd w:id="4740"/>
        <w:bookmarkEnd w:id="4741"/>
        <w:bookmarkEnd w:id="4742"/>
        <w:bookmarkEnd w:id="4743"/>
        <w:bookmarkEnd w:id="4744"/>
      </w:del>
    </w:p>
    <w:p w14:paraId="164D0C40" w14:textId="51A16C7A" w:rsidR="00F650BD" w:rsidRPr="005223F4" w:rsidDel="00041028" w:rsidRDefault="00F650BD" w:rsidP="00F650BD">
      <w:pPr>
        <w:autoSpaceDE w:val="0"/>
        <w:autoSpaceDN w:val="0"/>
        <w:adjustRightInd w:val="0"/>
        <w:rPr>
          <w:del w:id="4745" w:author="mbeckerle" w:date="2012-04-22T21:54:00Z"/>
          <w:rFonts w:cs="Arial"/>
          <w:color w:val="000000"/>
        </w:rPr>
      </w:pPr>
      <w:bookmarkStart w:id="4746" w:name="_Toc351915171"/>
      <w:bookmarkStart w:id="4747" w:name="_Toc361231210"/>
      <w:bookmarkStart w:id="4748" w:name="_Toc361231736"/>
      <w:bookmarkStart w:id="4749" w:name="_Toc362445034"/>
      <w:bookmarkStart w:id="4750" w:name="_Toc362451785"/>
      <w:bookmarkStart w:id="4751" w:name="_Toc362452334"/>
      <w:bookmarkStart w:id="4752" w:name="_Toc362453232"/>
      <w:bookmarkEnd w:id="4746"/>
      <w:bookmarkEnd w:id="4747"/>
      <w:bookmarkEnd w:id="4748"/>
      <w:bookmarkEnd w:id="4749"/>
      <w:bookmarkEnd w:id="4750"/>
      <w:bookmarkEnd w:id="4751"/>
      <w:bookmarkEnd w:id="4752"/>
    </w:p>
    <w:p w14:paraId="24DBA0A9" w14:textId="6CE5B409" w:rsidR="00F650BD" w:rsidRPr="005223F4" w:rsidDel="00DE4296" w:rsidRDefault="00F650BD" w:rsidP="001E4505">
      <w:pPr>
        <w:numPr>
          <w:ilvl w:val="0"/>
          <w:numId w:val="54"/>
        </w:numPr>
        <w:autoSpaceDE w:val="0"/>
        <w:autoSpaceDN w:val="0"/>
        <w:adjustRightInd w:val="0"/>
        <w:rPr>
          <w:del w:id="4753" w:author="mbeckerle" w:date="2013-03-24T12:43:00Z"/>
          <w:rFonts w:cs="Arial"/>
          <w:color w:val="000000"/>
        </w:rPr>
      </w:pPr>
      <w:del w:id="4754" w:author="mbeckerle" w:date="2013-03-24T12:43:00Z">
        <w:r w:rsidRPr="005223F4" w:rsidDel="00DE4296">
          <w:rPr>
            <w:rFonts w:cs="Arial"/>
            <w:color w:val="000000"/>
          </w:rPr>
          <w:delText>A dfdl:assert on the component evaluates to false or a processing error occurs while evaluating the expression.</w:delText>
        </w:r>
        <w:bookmarkStart w:id="4755" w:name="_Toc351915172"/>
        <w:bookmarkStart w:id="4756" w:name="_Toc361231211"/>
        <w:bookmarkStart w:id="4757" w:name="_Toc361231737"/>
        <w:bookmarkStart w:id="4758" w:name="_Toc362445035"/>
        <w:bookmarkStart w:id="4759" w:name="_Toc362451786"/>
        <w:bookmarkStart w:id="4760" w:name="_Toc362452335"/>
        <w:bookmarkStart w:id="4761" w:name="_Toc362453233"/>
        <w:bookmarkEnd w:id="4755"/>
        <w:bookmarkEnd w:id="4756"/>
        <w:bookmarkEnd w:id="4757"/>
        <w:bookmarkEnd w:id="4758"/>
        <w:bookmarkEnd w:id="4759"/>
        <w:bookmarkEnd w:id="4760"/>
        <w:bookmarkEnd w:id="4761"/>
      </w:del>
    </w:p>
    <w:p w14:paraId="18AF29B8" w14:textId="0142BA58" w:rsidR="00F650BD" w:rsidRPr="005223F4" w:rsidDel="00DE4296" w:rsidRDefault="00F650BD" w:rsidP="00F650BD">
      <w:pPr>
        <w:numPr>
          <w:ilvl w:val="0"/>
          <w:numId w:val="54"/>
        </w:numPr>
        <w:autoSpaceDE w:val="0"/>
        <w:autoSpaceDN w:val="0"/>
        <w:adjustRightInd w:val="0"/>
        <w:rPr>
          <w:del w:id="4762" w:author="mbeckerle" w:date="2013-03-24T12:43:00Z"/>
          <w:rFonts w:cs="Arial"/>
          <w:color w:val="000000"/>
        </w:rPr>
      </w:pPr>
      <w:del w:id="4763" w:author="mbeckerle" w:date="2013-03-24T12:43:00Z">
        <w:r w:rsidRPr="005223F4" w:rsidDel="00DE4296">
          <w:rPr>
            <w:rFonts w:cs="Arial"/>
            <w:color w:val="000000"/>
          </w:rPr>
          <w:delText>A dfdl:discriminator on the component evaluates to false or a processing error occurs while evaluating the expression.</w:delText>
        </w:r>
        <w:bookmarkStart w:id="4764" w:name="_Toc351915173"/>
        <w:bookmarkStart w:id="4765" w:name="_Toc361231212"/>
        <w:bookmarkStart w:id="4766" w:name="_Toc361231738"/>
        <w:bookmarkStart w:id="4767" w:name="_Toc362445036"/>
        <w:bookmarkStart w:id="4768" w:name="_Toc362451787"/>
        <w:bookmarkStart w:id="4769" w:name="_Toc362452336"/>
        <w:bookmarkStart w:id="4770" w:name="_Toc362453234"/>
        <w:bookmarkEnd w:id="4764"/>
        <w:bookmarkEnd w:id="4765"/>
        <w:bookmarkEnd w:id="4766"/>
        <w:bookmarkEnd w:id="4767"/>
        <w:bookmarkEnd w:id="4768"/>
        <w:bookmarkEnd w:id="4769"/>
        <w:bookmarkEnd w:id="4770"/>
      </w:del>
    </w:p>
    <w:p w14:paraId="12E045C6" w14:textId="1A06890E" w:rsidR="00F650BD" w:rsidRPr="005223F4" w:rsidDel="00DE4296" w:rsidRDefault="001E4505" w:rsidP="00824009">
      <w:pPr>
        <w:numPr>
          <w:ilvl w:val="0"/>
          <w:numId w:val="54"/>
        </w:numPr>
        <w:autoSpaceDE w:val="0"/>
        <w:autoSpaceDN w:val="0"/>
        <w:adjustRightInd w:val="0"/>
        <w:rPr>
          <w:del w:id="4771" w:author="mbeckerle" w:date="2013-03-24T12:43:00Z"/>
          <w:rFonts w:cs="Arial"/>
          <w:color w:val="000000"/>
        </w:rPr>
      </w:pPr>
      <w:del w:id="4772" w:author="mbeckerle" w:date="2013-03-24T12:43:00Z">
        <w:r w:rsidRPr="005223F4" w:rsidDel="00DE4296">
          <w:rPr>
            <w:rFonts w:cs="Arial"/>
            <w:color w:val="000000"/>
          </w:rPr>
          <w:delText>An</w:delText>
        </w:r>
        <w:r w:rsidR="00F650BD" w:rsidRPr="005223F4" w:rsidDel="00DE4296">
          <w:rPr>
            <w:rFonts w:cs="Arial"/>
            <w:color w:val="000000"/>
          </w:rPr>
          <w:delText xml:space="preserve"> xs:sequence or xs:choice with dfdl:initiatedContent </w:delText>
        </w:r>
        <w:r w:rsidR="00682090" w:rsidRPr="005223F4" w:rsidDel="00DE4296">
          <w:rPr>
            <w:rFonts w:cs="Arial"/>
            <w:color w:val="000000"/>
          </w:rPr>
          <w:delText>'yes'</w:delText>
        </w:r>
        <w:r w:rsidR="00824009" w:rsidRPr="005223F4" w:rsidDel="00DE4296">
          <w:rPr>
            <w:rFonts w:cs="Arial"/>
            <w:color w:val="000000"/>
          </w:rPr>
          <w:delText xml:space="preserve"> </w:delText>
        </w:r>
        <w:r w:rsidR="00F650BD" w:rsidRPr="005223F4" w:rsidDel="00DE4296">
          <w:rPr>
            <w:rFonts w:cs="Arial"/>
            <w:color w:val="000000"/>
          </w:rPr>
          <w:delText>and initiator is not found.</w:delText>
        </w:r>
        <w:bookmarkStart w:id="4773" w:name="_Toc351915174"/>
        <w:bookmarkStart w:id="4774" w:name="_Toc361231213"/>
        <w:bookmarkStart w:id="4775" w:name="_Toc361231739"/>
        <w:bookmarkStart w:id="4776" w:name="_Toc362445037"/>
        <w:bookmarkStart w:id="4777" w:name="_Toc362451788"/>
        <w:bookmarkStart w:id="4778" w:name="_Toc362452337"/>
        <w:bookmarkStart w:id="4779" w:name="_Toc362453235"/>
        <w:bookmarkEnd w:id="4773"/>
        <w:bookmarkEnd w:id="4774"/>
        <w:bookmarkEnd w:id="4775"/>
        <w:bookmarkEnd w:id="4776"/>
        <w:bookmarkEnd w:id="4777"/>
        <w:bookmarkEnd w:id="4778"/>
        <w:bookmarkEnd w:id="4779"/>
      </w:del>
    </w:p>
    <w:p w14:paraId="40E16CCF" w14:textId="1A3F3C6E" w:rsidR="00F650BD" w:rsidRPr="005223F4" w:rsidDel="00DE4296" w:rsidRDefault="00F650BD" w:rsidP="00F650BD">
      <w:pPr>
        <w:numPr>
          <w:ilvl w:val="0"/>
          <w:numId w:val="54"/>
        </w:numPr>
        <w:autoSpaceDE w:val="0"/>
        <w:autoSpaceDN w:val="0"/>
        <w:adjustRightInd w:val="0"/>
        <w:rPr>
          <w:del w:id="4780" w:author="mbeckerle" w:date="2013-03-24T12:43:00Z"/>
          <w:rFonts w:cs="Arial"/>
          <w:color w:val="000000"/>
        </w:rPr>
      </w:pPr>
      <w:del w:id="4781" w:author="mbeckerle" w:date="2013-03-24T12:43:00Z">
        <w:r w:rsidRPr="005223F4" w:rsidDel="00DE4296">
          <w:rPr>
            <w:rFonts w:cs="Arial"/>
            <w:color w:val="000000"/>
          </w:rPr>
          <w:delText>A processing error occurs when parsing the component. Processing errors include, but are not limited to, failure to convert the data to the built-in logical type. Validation errors do not cause a component to be known not to exist.</w:delText>
        </w:r>
        <w:bookmarkStart w:id="4782" w:name="_Toc351915175"/>
        <w:bookmarkStart w:id="4783" w:name="_Toc361231214"/>
        <w:bookmarkStart w:id="4784" w:name="_Toc361231740"/>
        <w:bookmarkStart w:id="4785" w:name="_Toc362445038"/>
        <w:bookmarkStart w:id="4786" w:name="_Toc362451789"/>
        <w:bookmarkStart w:id="4787" w:name="_Toc362452338"/>
        <w:bookmarkStart w:id="4788" w:name="_Toc362453236"/>
        <w:bookmarkEnd w:id="4782"/>
        <w:bookmarkEnd w:id="4783"/>
        <w:bookmarkEnd w:id="4784"/>
        <w:bookmarkEnd w:id="4785"/>
        <w:bookmarkEnd w:id="4786"/>
        <w:bookmarkEnd w:id="4787"/>
        <w:bookmarkEnd w:id="4788"/>
      </w:del>
    </w:p>
    <w:p w14:paraId="23181DAA" w14:textId="06FDF4EC" w:rsidR="00AA6C82" w:rsidDel="00C77FA1" w:rsidRDefault="00AA6C82" w:rsidP="00DA4ED7">
      <w:pPr>
        <w:autoSpaceDE w:val="0"/>
        <w:autoSpaceDN w:val="0"/>
        <w:adjustRightInd w:val="0"/>
        <w:rPr>
          <w:del w:id="4789" w:author="mbeckerle" w:date="2012-04-22T21:54:00Z"/>
          <w:rFonts w:cs="Arial"/>
          <w:color w:val="000000"/>
        </w:rPr>
      </w:pPr>
      <w:bookmarkStart w:id="4790" w:name="_Toc351915176"/>
      <w:bookmarkStart w:id="4791" w:name="_Toc361231215"/>
      <w:bookmarkStart w:id="4792" w:name="_Toc361231741"/>
      <w:bookmarkStart w:id="4793" w:name="_Toc362445039"/>
      <w:bookmarkStart w:id="4794" w:name="_Toc362451790"/>
      <w:bookmarkStart w:id="4795" w:name="_Toc362452339"/>
      <w:bookmarkStart w:id="4796" w:name="_Toc362453237"/>
      <w:bookmarkEnd w:id="4790"/>
      <w:bookmarkEnd w:id="4791"/>
      <w:bookmarkEnd w:id="4792"/>
      <w:bookmarkEnd w:id="4793"/>
      <w:bookmarkEnd w:id="4794"/>
      <w:bookmarkEnd w:id="4795"/>
      <w:bookmarkEnd w:id="4796"/>
    </w:p>
    <w:p w14:paraId="6F36BBC7" w14:textId="5CA79B78" w:rsidR="00DA4ED7" w:rsidDel="00DE4296" w:rsidRDefault="00F5368D" w:rsidP="00DA4ED7">
      <w:pPr>
        <w:autoSpaceDE w:val="0"/>
        <w:autoSpaceDN w:val="0"/>
        <w:adjustRightInd w:val="0"/>
        <w:rPr>
          <w:ins w:id="4797" w:author="Steve Hanson" w:date="2013-02-06T15:30:00Z"/>
          <w:del w:id="4798" w:author="mbeckerle" w:date="2013-03-24T12:43:00Z"/>
          <w:rFonts w:cs="Arial"/>
          <w:color w:val="000000"/>
        </w:rPr>
      </w:pPr>
      <w:ins w:id="4799" w:author="Steve Hanson" w:date="2013-02-05T12:36:00Z">
        <w:del w:id="4800" w:author="mbeckerle" w:date="2013-03-24T12:43:00Z">
          <w:r w:rsidDel="00DE4296">
            <w:rPr>
              <w:rFonts w:ascii="Helv" w:hAnsi="Helv" w:cs="Helv"/>
              <w:lang w:eastAsia="en-GB"/>
            </w:rPr>
            <w:delText>n associated</w:delText>
          </w:r>
        </w:del>
      </w:ins>
      <w:del w:id="4801" w:author="mbeckerle" w:date="2013-03-24T12:43:00Z">
        <w:r w:rsidR="00622244" w:rsidRPr="005223F4" w:rsidDel="00DE4296">
          <w:rPr>
            <w:rFonts w:cs="Arial"/>
            <w:color w:val="000000"/>
          </w:rPr>
          <w:delText xml:space="preserve">DFDL </w:delText>
        </w:r>
        <w:r w:rsidR="00F650BD" w:rsidRPr="005223F4" w:rsidDel="00DE4296">
          <w:rPr>
            <w:rFonts w:cs="Arial"/>
            <w:color w:val="000000"/>
          </w:rPr>
          <w:delText>discriminators are described in section</w:delText>
        </w:r>
        <w:r w:rsidR="00DA4ED7" w:rsidRPr="005223F4" w:rsidDel="00DE4296">
          <w:rPr>
            <w:rFonts w:cs="Arial"/>
            <w:color w:val="000000"/>
          </w:rPr>
          <w:delText xml:space="preserve">: </w:delText>
        </w:r>
        <w:r w:rsidR="00DA4ED7" w:rsidRPr="005223F4" w:rsidDel="00DE4296">
          <w:rPr>
            <w:rFonts w:cs="Arial"/>
            <w:color w:val="000000"/>
          </w:rPr>
          <w:fldChar w:fldCharType="begin"/>
        </w:r>
        <w:r w:rsidR="00DA4ED7" w:rsidRPr="005223F4" w:rsidDel="00DE4296">
          <w:rPr>
            <w:rFonts w:cs="Arial"/>
            <w:color w:val="000000"/>
          </w:rPr>
          <w:delInstrText xml:space="preserve"> REF _Ref254711418 \r \h </w:delInstrText>
        </w:r>
        <w:r w:rsidR="00DA4ED7" w:rsidRPr="005223F4" w:rsidDel="00DE4296">
          <w:rPr>
            <w:rFonts w:cs="Arial"/>
            <w:color w:val="000000"/>
          </w:rPr>
        </w:r>
        <w:r w:rsidR="00DA4ED7" w:rsidRPr="005223F4" w:rsidDel="00DE4296">
          <w:rPr>
            <w:rFonts w:cs="Arial"/>
            <w:color w:val="000000"/>
          </w:rPr>
          <w:fldChar w:fldCharType="separate"/>
        </w:r>
        <w:r w:rsidR="00D04199" w:rsidDel="00DE4296">
          <w:rPr>
            <w:rFonts w:cs="Arial"/>
            <w:color w:val="000000"/>
            <w:cs/>
          </w:rPr>
          <w:delText>‎</w:delText>
        </w:r>
        <w:r w:rsidR="00D04199" w:rsidDel="00DE4296">
          <w:rPr>
            <w:rFonts w:cs="Arial"/>
            <w:color w:val="000000"/>
          </w:rPr>
          <w:delText>7.4</w:delText>
        </w:r>
        <w:r w:rsidR="00DA4ED7" w:rsidRPr="005223F4" w:rsidDel="00DE4296">
          <w:rPr>
            <w:rFonts w:cs="Arial"/>
            <w:color w:val="000000"/>
          </w:rPr>
          <w:fldChar w:fldCharType="end"/>
        </w:r>
        <w:r w:rsidR="00DA4ED7" w:rsidRPr="005223F4" w:rsidDel="00DE4296">
          <w:rPr>
            <w:rFonts w:cs="Arial"/>
            <w:color w:val="000000"/>
          </w:rPr>
          <w:delText xml:space="preserve"> </w:delText>
        </w:r>
        <w:r w:rsidR="00DA4ED7" w:rsidRPr="005223F4" w:rsidDel="00DE4296">
          <w:rPr>
            <w:rFonts w:cs="Arial"/>
            <w:color w:val="000000"/>
          </w:rPr>
          <w:fldChar w:fldCharType="begin"/>
        </w:r>
        <w:r w:rsidR="00DA4ED7" w:rsidRPr="005223F4" w:rsidDel="00DE4296">
          <w:rPr>
            <w:rFonts w:cs="Arial"/>
            <w:color w:val="000000"/>
          </w:rPr>
          <w:delInstrText xml:space="preserve"> REF _Ref254711423 \h </w:delInstrText>
        </w:r>
        <w:r w:rsidR="00DA4ED7" w:rsidRPr="005223F4" w:rsidDel="00DE4296">
          <w:rPr>
            <w:rFonts w:cs="Arial"/>
            <w:color w:val="000000"/>
          </w:rPr>
        </w:r>
        <w:r w:rsidR="00DA4ED7" w:rsidRPr="005223F4" w:rsidDel="00DE4296">
          <w:rPr>
            <w:rFonts w:cs="Arial"/>
            <w:color w:val="000000"/>
          </w:rPr>
          <w:fldChar w:fldCharType="separate"/>
        </w:r>
        <w:r w:rsidR="00D04199" w:rsidRPr="005223F4" w:rsidDel="00DE4296">
          <w:delText>The dfdl:discriminator Annotation Element</w:delText>
        </w:r>
        <w:r w:rsidR="00DA4ED7" w:rsidRPr="005223F4" w:rsidDel="00DE4296">
          <w:rPr>
            <w:rFonts w:cs="Arial"/>
            <w:color w:val="000000"/>
          </w:rPr>
          <w:fldChar w:fldCharType="end"/>
        </w:r>
      </w:del>
      <w:bookmarkStart w:id="4802" w:name="_Toc351915177"/>
      <w:bookmarkStart w:id="4803" w:name="_Toc361231216"/>
      <w:bookmarkStart w:id="4804" w:name="_Toc361231742"/>
      <w:bookmarkStart w:id="4805" w:name="_Toc362445040"/>
      <w:bookmarkStart w:id="4806" w:name="_Toc362451791"/>
      <w:bookmarkStart w:id="4807" w:name="_Toc362452340"/>
      <w:bookmarkStart w:id="4808" w:name="_Toc362453238"/>
      <w:bookmarkEnd w:id="4802"/>
      <w:bookmarkEnd w:id="4803"/>
      <w:bookmarkEnd w:id="4804"/>
      <w:bookmarkEnd w:id="4805"/>
      <w:bookmarkEnd w:id="4806"/>
      <w:bookmarkEnd w:id="4807"/>
      <w:bookmarkEnd w:id="4808"/>
    </w:p>
    <w:p w14:paraId="45C34509" w14:textId="2BCB63AB" w:rsidR="001E4791" w:rsidDel="00D82571" w:rsidRDefault="001E4791" w:rsidP="00AB334A">
      <w:pPr>
        <w:pStyle w:val="BodyText"/>
        <w:numPr>
          <w:ilvl w:val="0"/>
          <w:numId w:val="178"/>
        </w:numPr>
        <w:rPr>
          <w:ins w:id="4809" w:author="Steve Hanson" w:date="2013-02-06T15:31:00Z"/>
          <w:del w:id="4810" w:author="mbeckerle" w:date="2013-03-24T11:39:00Z"/>
          <w:rFonts w:ascii="Helvetica" w:hAnsi="Helvetica" w:cs="Tms Rmn"/>
          <w:color w:val="000000"/>
          <w:lang w:eastAsia="en-GB"/>
        </w:rPr>
      </w:pPr>
      <w:bookmarkStart w:id="4811" w:name="_Toc351912691"/>
      <w:bookmarkStart w:id="4812" w:name="_Toc351914712"/>
      <w:bookmarkStart w:id="4813" w:name="_Toc351915178"/>
      <w:bookmarkStart w:id="4814" w:name="_Toc361231217"/>
      <w:bookmarkStart w:id="4815" w:name="_Toc361231743"/>
      <w:bookmarkStart w:id="4816" w:name="_Toc362445041"/>
      <w:bookmarkStart w:id="4817" w:name="_Toc362451792"/>
      <w:bookmarkStart w:id="4818" w:name="_Toc362452341"/>
      <w:bookmarkStart w:id="4819" w:name="_Toc362453239"/>
      <w:bookmarkEnd w:id="4811"/>
      <w:bookmarkEnd w:id="4812"/>
      <w:bookmarkEnd w:id="4813"/>
      <w:bookmarkEnd w:id="4814"/>
      <w:bookmarkEnd w:id="4815"/>
      <w:bookmarkEnd w:id="4816"/>
      <w:bookmarkEnd w:id="4817"/>
      <w:bookmarkEnd w:id="4818"/>
      <w:bookmarkEnd w:id="4819"/>
    </w:p>
    <w:p w14:paraId="523208CF" w14:textId="0974A3E5" w:rsidR="00E4531D" w:rsidRPr="00AB334A" w:rsidDel="00D82571" w:rsidRDefault="00AB334A" w:rsidP="001E4791">
      <w:pPr>
        <w:autoSpaceDE w:val="0"/>
        <w:autoSpaceDN w:val="0"/>
        <w:adjustRightInd w:val="0"/>
        <w:rPr>
          <w:del w:id="4820" w:author="mbeckerle" w:date="2013-03-24T11:39:00Z"/>
          <w:rFonts w:ascii="Helvetica" w:hAnsi="Helvetica" w:cs="Tms Rmn"/>
          <w:color w:val="000000"/>
          <w:lang w:eastAsia="en-GB"/>
        </w:rPr>
      </w:pPr>
      <w:ins w:id="4821" w:author="Steve Hanson" w:date="2013-02-06T15:32:00Z">
        <w:del w:id="4822" w:author="mbeckerle" w:date="2013-03-24T11:39:00Z">
          <w:r w:rsidDel="00D82571">
            <w:rPr>
              <w:rFonts w:ascii="Helvetica" w:hAnsi="Helvetica" w:cs="Tms Rmn"/>
              <w:color w:val="000000"/>
              <w:lang w:eastAsia="en-GB"/>
            </w:rPr>
            <w:delText>dfdl:setVariable(s)</w:delText>
          </w:r>
        </w:del>
      </w:ins>
      <w:bookmarkStart w:id="4823" w:name="_Toc351912692"/>
      <w:bookmarkStart w:id="4824" w:name="_Toc351914713"/>
      <w:bookmarkStart w:id="4825" w:name="_Toc351915179"/>
      <w:bookmarkStart w:id="4826" w:name="_Toc361231218"/>
      <w:bookmarkStart w:id="4827" w:name="_Toc361231744"/>
      <w:bookmarkStart w:id="4828" w:name="_Toc362445042"/>
      <w:bookmarkStart w:id="4829" w:name="_Toc362451793"/>
      <w:bookmarkStart w:id="4830" w:name="_Toc362452342"/>
      <w:bookmarkStart w:id="4831" w:name="_Toc362453240"/>
      <w:bookmarkEnd w:id="4823"/>
      <w:bookmarkEnd w:id="4824"/>
      <w:bookmarkEnd w:id="4825"/>
      <w:bookmarkEnd w:id="4826"/>
      <w:bookmarkEnd w:id="4827"/>
      <w:bookmarkEnd w:id="4828"/>
      <w:bookmarkEnd w:id="4829"/>
      <w:bookmarkEnd w:id="4830"/>
      <w:bookmarkEnd w:id="4831"/>
    </w:p>
    <w:p w14:paraId="21CEA3E7" w14:textId="6C586308" w:rsidR="00AF13ED" w:rsidRPr="005223F4" w:rsidDel="00041028" w:rsidRDefault="00AF13ED">
      <w:pPr>
        <w:pStyle w:val="Heading2"/>
        <w:rPr>
          <w:del w:id="4832" w:author="mbeckerle" w:date="2012-04-22T21:54:00Z"/>
        </w:rPr>
        <w:pPrChange w:id="4833" w:author="mbeckerle" w:date="2013-01-20T17:05:00Z">
          <w:pPr>
            <w:autoSpaceDE w:val="0"/>
            <w:autoSpaceDN w:val="0"/>
            <w:adjustRightInd w:val="0"/>
          </w:pPr>
        </w:pPrChange>
      </w:pPr>
      <w:bookmarkStart w:id="4834" w:name="_Toc322911605"/>
      <w:bookmarkStart w:id="4835" w:name="_Toc322912144"/>
      <w:bookmarkStart w:id="4836" w:name="_Toc329092994"/>
      <w:bookmarkStart w:id="4837" w:name="_Toc332701507"/>
      <w:bookmarkStart w:id="4838" w:name="_Toc332701814"/>
      <w:bookmarkStart w:id="4839" w:name="_Toc332711608"/>
      <w:bookmarkStart w:id="4840" w:name="_Toc332711916"/>
      <w:bookmarkStart w:id="4841" w:name="_Toc332712218"/>
      <w:bookmarkStart w:id="4842" w:name="_Toc332724134"/>
      <w:bookmarkStart w:id="4843" w:name="_Toc332724434"/>
      <w:bookmarkStart w:id="4844" w:name="_Toc341102730"/>
      <w:bookmarkStart w:id="4845" w:name="_Toc347241463"/>
      <w:bookmarkStart w:id="4846" w:name="_Toc347744656"/>
      <w:bookmarkStart w:id="4847" w:name="_Toc348984439"/>
      <w:bookmarkStart w:id="4848" w:name="_Toc348984744"/>
      <w:bookmarkStart w:id="4849" w:name="_Toc349037907"/>
      <w:bookmarkStart w:id="4850" w:name="_Toc349038212"/>
      <w:bookmarkStart w:id="4851" w:name="_Toc349042700"/>
      <w:bookmarkStart w:id="4852" w:name="_Toc349642122"/>
      <w:bookmarkStart w:id="4853" w:name="_Toc351912693"/>
      <w:bookmarkStart w:id="4854" w:name="_Toc351914714"/>
      <w:bookmarkStart w:id="4855" w:name="_Toc351915180"/>
      <w:bookmarkStart w:id="4856" w:name="_Toc361231219"/>
      <w:bookmarkStart w:id="4857" w:name="_Toc361231745"/>
      <w:bookmarkStart w:id="4858" w:name="_Toc362445043"/>
      <w:bookmarkStart w:id="4859" w:name="_Toc362451794"/>
      <w:bookmarkStart w:id="4860" w:name="_Toc362452343"/>
      <w:bookmarkStart w:id="4861" w:name="_Toc362452854"/>
      <w:bookmarkStart w:id="4862" w:name="_Toc362453241"/>
      <w:bookmarkEnd w:id="4834"/>
      <w:bookmarkEnd w:id="4835"/>
      <w:bookmarkEnd w:id="4836"/>
      <w:bookmarkEnd w:id="4837"/>
      <w:bookmarkEnd w:id="4838"/>
      <w:bookmarkEnd w:id="4839"/>
      <w:bookmarkEnd w:id="4840"/>
      <w:bookmarkEnd w:id="4841"/>
      <w:bookmarkEnd w:id="4842"/>
      <w:bookmarkEnd w:id="4843"/>
      <w:bookmarkEnd w:id="4844"/>
      <w:bookmarkEnd w:id="4845"/>
      <w:bookmarkEnd w:id="4846"/>
      <w:bookmarkEnd w:id="4847"/>
      <w:bookmarkEnd w:id="4848"/>
      <w:bookmarkEnd w:id="4849"/>
      <w:bookmarkEnd w:id="4850"/>
      <w:bookmarkEnd w:id="4851"/>
      <w:bookmarkEnd w:id="4852"/>
      <w:bookmarkEnd w:id="4853"/>
      <w:bookmarkEnd w:id="4854"/>
      <w:bookmarkEnd w:id="4855"/>
      <w:bookmarkEnd w:id="4856"/>
      <w:bookmarkEnd w:id="4857"/>
      <w:bookmarkEnd w:id="4858"/>
      <w:bookmarkEnd w:id="4859"/>
      <w:bookmarkEnd w:id="4860"/>
      <w:bookmarkEnd w:id="4861"/>
      <w:bookmarkEnd w:id="4862"/>
      <w:commentRangeStart w:id="4863"/>
    </w:p>
    <w:p w14:paraId="0F7289E5" w14:textId="77777777" w:rsidR="00581391" w:rsidRPr="005223F4" w:rsidRDefault="00581391" w:rsidP="006E4FE8">
      <w:pPr>
        <w:pStyle w:val="Heading2"/>
      </w:pPr>
      <w:bookmarkStart w:id="4864" w:name="_Toc254776199"/>
      <w:bookmarkStart w:id="4865" w:name="_Toc254776225"/>
      <w:bookmarkStart w:id="4866" w:name="_Ref348976487"/>
      <w:bookmarkStart w:id="4867" w:name="_Ref348976498"/>
      <w:bookmarkStart w:id="4868" w:name="_Toc349042701"/>
      <w:bookmarkStart w:id="4869" w:name="_Toc362453242"/>
      <w:bookmarkEnd w:id="4864"/>
      <w:bookmarkEnd w:id="4865"/>
      <w:r w:rsidRPr="005223F4">
        <w:t>DFDL Data Syntax Grammar</w:t>
      </w:r>
      <w:bookmarkEnd w:id="4504"/>
      <w:bookmarkEnd w:id="4505"/>
      <w:bookmarkEnd w:id="4506"/>
      <w:bookmarkEnd w:id="4507"/>
      <w:commentRangeEnd w:id="4863"/>
      <w:r w:rsidR="004120D3">
        <w:rPr>
          <w:rStyle w:val="CommentReference"/>
          <w:rFonts w:cs="Times New Roman"/>
          <w:b w:val="0"/>
          <w:bCs w:val="0"/>
          <w:i/>
          <w:iCs/>
        </w:rPr>
        <w:commentReference w:id="4863"/>
      </w:r>
      <w:bookmarkEnd w:id="4866"/>
      <w:bookmarkEnd w:id="4867"/>
      <w:bookmarkEnd w:id="4868"/>
      <w:bookmarkEnd w:id="4869"/>
    </w:p>
    <w:p w14:paraId="3820D9C7" w14:textId="77777777" w:rsidR="00581391" w:rsidRPr="005223F4" w:rsidRDefault="00581391" w:rsidP="00581391">
      <w:pPr>
        <w:pStyle w:val="nobreak"/>
      </w:pPr>
      <w:r w:rsidRPr="005223F4">
        <w:t xml:space="preserve">Data in a format describable via a DFDL schema obeys the grammar given here. A given DFDL schema is read by the DFDL processor to provide specific meaning to the terminals and decisions in this grammar. </w:t>
      </w:r>
    </w:p>
    <w:p w14:paraId="5F4F7AFC" w14:textId="77777777" w:rsidR="00581391" w:rsidRPr="005223F4" w:rsidRDefault="00581391" w:rsidP="00581391">
      <w:r w:rsidRPr="005223F4">
        <w:t>The bits of the data are divided into two broad categories:</w:t>
      </w:r>
    </w:p>
    <w:p w14:paraId="072E11A2" w14:textId="77777777" w:rsidR="00581391" w:rsidRPr="005223F4" w:rsidRDefault="00581391" w:rsidP="00581391">
      <w:pPr>
        <w:numPr>
          <w:ilvl w:val="0"/>
          <w:numId w:val="25"/>
        </w:numPr>
      </w:pPr>
      <w:r w:rsidRPr="005223F4">
        <w:t xml:space="preserve">Content </w:t>
      </w:r>
    </w:p>
    <w:p w14:paraId="0D671F8A" w14:textId="77777777" w:rsidR="00581391" w:rsidRPr="005223F4" w:rsidRDefault="00581391" w:rsidP="00581391">
      <w:pPr>
        <w:numPr>
          <w:ilvl w:val="0"/>
          <w:numId w:val="25"/>
        </w:numPr>
      </w:pPr>
      <w:r w:rsidRPr="005223F4">
        <w:t>Framing</w:t>
      </w:r>
    </w:p>
    <w:p w14:paraId="4831A0A3" w14:textId="77777777" w:rsidR="00581391" w:rsidRPr="005223F4" w:rsidRDefault="00581391" w:rsidP="00581391">
      <w:r w:rsidRPr="005223F4">
        <w:t xml:space="preserve">The content is the bits of data that are interpreted to compute a logical value. </w:t>
      </w:r>
    </w:p>
    <w:p w14:paraId="32EC6D33" w14:textId="77777777" w:rsidR="00F31447" w:rsidRPr="005223F4" w:rsidRDefault="00581391" w:rsidP="00E61185">
      <w:pPr>
        <w:pStyle w:val="nobreak"/>
      </w:pPr>
      <w:r w:rsidRPr="005223F4">
        <w:rPr>
          <w:i/>
          <w:iCs/>
        </w:rPr>
        <w:t>Framing</w:t>
      </w:r>
      <w:r w:rsidRPr="005223F4">
        <w:t xml:space="preserve"> is the term we use to describe the delimiters, length fields, and other parts of the data stream which are present, and may be necessary to determine the length or position of the content of </w:t>
      </w:r>
      <w:r w:rsidR="00F31447" w:rsidRPr="005223F4">
        <w:t xml:space="preserve">DFDL Infoset </w:t>
      </w:r>
      <w:r w:rsidRPr="005223F4">
        <w:t xml:space="preserve">items. </w:t>
      </w:r>
    </w:p>
    <w:p w14:paraId="33260B27" w14:textId="77777777" w:rsidR="00581391" w:rsidRPr="005223F4" w:rsidRDefault="00F31447" w:rsidP="00581391">
      <w:pPr>
        <w:pStyle w:val="nobreak"/>
      </w:pPr>
      <w:r w:rsidRPr="005223F4">
        <w:t>Note that s</w:t>
      </w:r>
      <w:r w:rsidR="00581391" w:rsidRPr="005223F4">
        <w:t xml:space="preserve">ometimes the framing </w:t>
      </w:r>
      <w:r w:rsidR="00C22FEC" w:rsidRPr="005223F4">
        <w:t xml:space="preserve">is not strictly necessary for parsing, but </w:t>
      </w:r>
      <w:r w:rsidR="00581391" w:rsidRPr="005223F4">
        <w:t xml:space="preserve">adds useful redundancy to the data format, allowing corrupt data to be more robustly detected, and sometimes the framing adds human readability to the data format. </w:t>
      </w:r>
    </w:p>
    <w:p w14:paraId="7E827DD7" w14:textId="512A8A30" w:rsidR="0067342B" w:rsidRDefault="00581391" w:rsidP="00B03EAB">
      <w:pPr>
        <w:rPr>
          <w:ins w:id="4870" w:author="Steve Hanson" w:date="2013-05-31T10:33:00Z"/>
        </w:rPr>
      </w:pPr>
      <w:r w:rsidRPr="005223F4">
        <w:t xml:space="preserve">In </w:t>
      </w:r>
      <w:ins w:id="4871" w:author="Steve Hanson" w:date="2013-05-31T10:33:00Z">
        <w:r w:rsidR="004D27BC">
          <w:t>the</w:t>
        </w:r>
      </w:ins>
      <w:del w:id="4872" w:author="Steve Hanson" w:date="2013-05-31T10:33:00Z">
        <w:r w:rsidRPr="005223F4" w:rsidDel="004D27BC">
          <w:delText>our</w:delText>
        </w:r>
      </w:del>
      <w:r w:rsidRPr="005223F4">
        <w:t xml:space="preserve"> grammar tables below</w:t>
      </w:r>
      <w:ins w:id="4873" w:author="Steve Hanson" w:date="2013-05-31T10:33:00Z">
        <w:r w:rsidR="004D27BC">
          <w:t xml:space="preserve">, </w:t>
        </w:r>
      </w:ins>
      <w:del w:id="4874" w:author="Steve Hanson" w:date="2013-05-31T10:33:00Z">
        <w:r w:rsidRPr="005223F4" w:rsidDel="004D27BC">
          <w:delText xml:space="preserve"> primitive content</w:delText>
        </w:r>
        <w:r w:rsidR="001E4505" w:rsidRPr="005223F4" w:rsidDel="004D27BC">
          <w:delText xml:space="preserve"> is</w:delText>
        </w:r>
        <w:r w:rsidRPr="005223F4" w:rsidDel="004D27BC">
          <w:delText xml:space="preserve"> in italic font. The primitive content is one subset of the grammar’s terminal symbols. T</w:delText>
        </w:r>
      </w:del>
      <w:ins w:id="4875" w:author="Steve Hanson" w:date="2013-05-31T10:33:00Z">
        <w:r w:rsidR="004D27BC">
          <w:t>t</w:t>
        </w:r>
      </w:ins>
      <w:r w:rsidRPr="005223F4">
        <w:t xml:space="preserve">he terminal symbols </w:t>
      </w:r>
      <w:del w:id="4876" w:author="Steve Hanson" w:date="2013-05-31T10:33:00Z">
        <w:r w:rsidRPr="005223F4" w:rsidDel="004D27BC">
          <w:delText xml:space="preserve">that are framing </w:delText>
        </w:r>
      </w:del>
      <w:r w:rsidRPr="005223F4">
        <w:t>are shown in bold italic font.</w:t>
      </w:r>
    </w:p>
    <w:p w14:paraId="680431D8" w14:textId="77777777" w:rsidR="004D27BC" w:rsidRPr="00516ECD" w:rsidRDefault="004D27BC" w:rsidP="00B03EAB">
      <w:pPr>
        <w:rPr>
          <w:ins w:id="4877" w:author="mbeckerle" w:date="2013-02-19T11:25:00Z"/>
        </w:rPr>
      </w:pPr>
    </w:p>
    <w:tbl>
      <w:tblPr>
        <w:tblW w:w="0" w:type="auto"/>
        <w:tblInd w:w="-10" w:type="dxa"/>
        <w:tblBorders>
          <w:top w:val="single" w:sz="4" w:space="0" w:color="000001"/>
          <w:left w:val="single" w:sz="4" w:space="0" w:color="000001"/>
          <w:bottom w:val="single" w:sz="4" w:space="0" w:color="000001"/>
          <w:right w:val="single" w:sz="4" w:space="0" w:color="000001"/>
        </w:tblBorders>
        <w:tblCellMar>
          <w:left w:w="10" w:type="dxa"/>
          <w:right w:w="10" w:type="dxa"/>
        </w:tblCellMar>
        <w:tblLook w:val="0000" w:firstRow="0" w:lastRow="0" w:firstColumn="0" w:lastColumn="0" w:noHBand="0" w:noVBand="0"/>
      </w:tblPr>
      <w:tblGrid>
        <w:gridCol w:w="8670"/>
      </w:tblGrid>
      <w:tr w:rsidR="0067342B" w14:paraId="1F92F9DD" w14:textId="77777777" w:rsidTr="001D7EAA">
        <w:trPr>
          <w:ins w:id="4878" w:author="mbeckerle" w:date="2013-02-19T11:25:00Z"/>
        </w:trPr>
        <w:tc>
          <w:tcPr>
            <w:tcW w:w="8688" w:type="dxa"/>
            <w:tcBorders>
              <w:top w:val="single" w:sz="4" w:space="0" w:color="000001"/>
              <w:left w:val="single" w:sz="4" w:space="0" w:color="000001"/>
              <w:bottom w:val="single" w:sz="4" w:space="0" w:color="000001"/>
              <w:right w:val="single" w:sz="4" w:space="0" w:color="000001"/>
            </w:tcBorders>
            <w:shd w:val="clear" w:color="auto" w:fill="F3F3F3"/>
            <w:tcMar>
              <w:top w:w="0" w:type="dxa"/>
              <w:left w:w="10" w:type="dxa"/>
              <w:bottom w:w="0" w:type="dxa"/>
              <w:right w:w="10" w:type="dxa"/>
            </w:tcMar>
          </w:tcPr>
          <w:p w14:paraId="6F22A7F9" w14:textId="77777777" w:rsidR="0067342B" w:rsidRPr="00516ECD" w:rsidRDefault="0067342B" w:rsidP="001D7EAA">
            <w:pPr>
              <w:jc w:val="center"/>
              <w:rPr>
                <w:ins w:id="4879" w:author="mbeckerle" w:date="2013-02-19T11:25:00Z"/>
                <w:rFonts w:cs="Arial"/>
                <w:i/>
              </w:rPr>
            </w:pPr>
            <w:ins w:id="4880" w:author="mbeckerle" w:date="2013-02-19T11:25:00Z">
              <w:r w:rsidRPr="00516ECD">
                <w:rPr>
                  <w:rFonts w:cs="Arial"/>
                  <w:b/>
                  <w:bCs/>
                  <w:i/>
                  <w:iCs/>
                </w:rPr>
                <w:t>Productions</w:t>
              </w:r>
            </w:ins>
          </w:p>
        </w:tc>
      </w:tr>
      <w:tr w:rsidR="0067342B" w14:paraId="627050F9" w14:textId="77777777" w:rsidTr="001D7EAA">
        <w:trPr>
          <w:trHeight w:val="1160"/>
          <w:ins w:id="4881" w:author="mbeckerle" w:date="2013-02-19T11:25:00Z"/>
        </w:trPr>
        <w:tc>
          <w:tcPr>
            <w:tcW w:w="86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14:paraId="6488573E" w14:textId="77777777" w:rsidR="0067342B" w:rsidRDefault="0067342B" w:rsidP="001D7EAA">
            <w:pPr>
              <w:rPr>
                <w:ins w:id="4882" w:author="mbeckerle" w:date="2013-02-19T11:25:00Z"/>
              </w:rPr>
            </w:pPr>
          </w:p>
          <w:p w14:paraId="5D87DC0F" w14:textId="77777777" w:rsidR="0067342B" w:rsidRDefault="0067342B" w:rsidP="001D7EAA">
            <w:pPr>
              <w:rPr>
                <w:ins w:id="4883" w:author="mbeckerle" w:date="2013-02-19T11:25:00Z"/>
                <w:rFonts w:cs="Arial"/>
              </w:rPr>
            </w:pPr>
            <w:ins w:id="4884" w:author="mbeckerle" w:date="2013-02-19T11:25:00Z">
              <w:r>
                <w:rPr>
                  <w:rFonts w:cs="Arial"/>
                </w:rPr>
                <w:t>Document =</w:t>
              </w:r>
              <w:r>
                <w:t xml:space="preserve">  </w:t>
              </w:r>
              <w:r>
                <w:rPr>
                  <w:rFonts w:cs="Arial"/>
                  <w:b/>
                  <w:i/>
                </w:rPr>
                <w:t>UnicodeByteOrderMark</w:t>
              </w:r>
              <w:r>
                <w:t xml:space="preserve"> </w:t>
              </w:r>
              <w:r>
                <w:rPr>
                  <w:rFonts w:cs="Arial"/>
                </w:rPr>
                <w:t>DocumentElement</w:t>
              </w:r>
            </w:ins>
          </w:p>
          <w:p w14:paraId="401212ED" w14:textId="77777777" w:rsidR="0067342B" w:rsidRDefault="0067342B" w:rsidP="001D7EAA">
            <w:pPr>
              <w:rPr>
                <w:ins w:id="4885" w:author="mbeckerle" w:date="2013-02-19T11:25:00Z"/>
              </w:rPr>
            </w:pPr>
            <w:ins w:id="4886" w:author="mbeckerle" w:date="2013-02-19T11:25:00Z">
              <w:r>
                <w:rPr>
                  <w:rFonts w:cs="Arial"/>
                </w:rPr>
                <w:t>DocumentElement = SimpleElement | ComplexElement</w:t>
              </w:r>
            </w:ins>
          </w:p>
          <w:p w14:paraId="106CE205" w14:textId="77777777" w:rsidR="0067342B" w:rsidRDefault="0067342B" w:rsidP="001D7EAA">
            <w:pPr>
              <w:rPr>
                <w:ins w:id="4887" w:author="mbeckerle" w:date="2013-02-19T11:25:00Z"/>
                <w:rFonts w:cs="Arial"/>
              </w:rPr>
            </w:pPr>
          </w:p>
          <w:p w14:paraId="3C279E14" w14:textId="77777777" w:rsidR="0067342B" w:rsidRDefault="0067342B" w:rsidP="001D7EAA">
            <w:pPr>
              <w:rPr>
                <w:ins w:id="4888" w:author="mbeckerle" w:date="2013-02-19T11:25:00Z"/>
              </w:rPr>
            </w:pPr>
            <w:ins w:id="4889" w:author="mbeckerle" w:date="2013-02-19T11:25:00Z">
              <w:r>
                <w:rPr>
                  <w:rFonts w:cs="Arial"/>
                </w:rPr>
                <w:t xml:space="preserve">SimpleElement = </w:t>
              </w:r>
              <w:r>
                <w:rPr>
                  <w:rFonts w:cs="Arial"/>
                  <w:color w:val="4F81BD"/>
                </w:rPr>
                <w:t>SimpleLiteralNilElementRep | SimpleEmptyElementRep</w:t>
              </w:r>
              <w:r>
                <w:rPr>
                  <w:rFonts w:cs="Arial"/>
                </w:rPr>
                <w:t xml:space="preserve"> | </w:t>
              </w:r>
            </w:ins>
          </w:p>
          <w:p w14:paraId="56E82AF3" w14:textId="77777777" w:rsidR="0067342B" w:rsidRDefault="0067342B" w:rsidP="001D7EAA">
            <w:pPr>
              <w:rPr>
                <w:ins w:id="4890" w:author="mbeckerle" w:date="2013-02-19T11:25:00Z"/>
              </w:rPr>
            </w:pPr>
            <w:ins w:id="4891" w:author="mbeckerle" w:date="2013-02-19T11:25:00Z">
              <w:r>
                <w:rPr>
                  <w:rFonts w:cs="Arial"/>
                </w:rPr>
                <w:t xml:space="preserve">                            SimpleNormalRep </w:t>
              </w:r>
            </w:ins>
          </w:p>
          <w:p w14:paraId="23C48345" w14:textId="77777777" w:rsidR="0067342B" w:rsidRDefault="0067342B" w:rsidP="001D7EAA">
            <w:pPr>
              <w:rPr>
                <w:ins w:id="4892" w:author="mbeckerle" w:date="2013-02-19T11:25:00Z"/>
              </w:rPr>
            </w:pPr>
            <w:ins w:id="4893" w:author="mbeckerle" w:date="2013-02-19T11:25:00Z">
              <w:r>
                <w:rPr>
                  <w:rFonts w:cs="Arial"/>
                </w:rPr>
                <w:t xml:space="preserve">SimpleEnclosedElement = SimpleElement | AbsentElementRep </w:t>
              </w:r>
            </w:ins>
          </w:p>
          <w:p w14:paraId="44ECC37C" w14:textId="77777777" w:rsidR="0067342B" w:rsidRDefault="0067342B" w:rsidP="001D7EAA">
            <w:pPr>
              <w:ind w:left="720"/>
              <w:rPr>
                <w:ins w:id="4894" w:author="mbeckerle" w:date="2013-02-19T11:25:00Z"/>
              </w:rPr>
            </w:pPr>
          </w:p>
          <w:p w14:paraId="4A144895" w14:textId="77777777" w:rsidR="0067342B" w:rsidRDefault="0067342B" w:rsidP="001D7EAA">
            <w:pPr>
              <w:rPr>
                <w:ins w:id="4895" w:author="mbeckerle" w:date="2013-02-19T11:25:00Z"/>
              </w:rPr>
            </w:pPr>
            <w:ins w:id="4896" w:author="mbeckerle" w:date="2013-02-19T11:25:00Z">
              <w:r>
                <w:rPr>
                  <w:rFonts w:cs="Arial"/>
                </w:rPr>
                <w:t>ComplexElement = Complex</w:t>
              </w:r>
              <w:r>
                <w:rPr>
                  <w:rFonts w:cs="Arial"/>
                  <w:color w:val="4F81BD"/>
                </w:rPr>
                <w:t>LiteralNilElementRep | ComplexNormalRep</w:t>
              </w:r>
              <w:r>
                <w:rPr>
                  <w:rFonts w:cs="Arial"/>
                </w:rPr>
                <w:t xml:space="preserve"> | </w:t>
              </w:r>
            </w:ins>
          </w:p>
          <w:p w14:paraId="0731627C" w14:textId="77777777" w:rsidR="0067342B" w:rsidRDefault="0067342B" w:rsidP="001D7EAA">
            <w:pPr>
              <w:rPr>
                <w:ins w:id="4897" w:author="mbeckerle" w:date="2013-02-19T11:25:00Z"/>
              </w:rPr>
            </w:pPr>
            <w:ins w:id="4898" w:author="mbeckerle" w:date="2013-02-19T11:25:00Z">
              <w:r>
                <w:rPr>
                  <w:rFonts w:cs="Arial"/>
                </w:rPr>
                <w:t xml:space="preserve">                               ComplexEmptyElementRep </w:t>
              </w:r>
            </w:ins>
          </w:p>
          <w:p w14:paraId="0C9BE72C" w14:textId="77777777" w:rsidR="0067342B" w:rsidRDefault="0067342B" w:rsidP="001D7EAA">
            <w:pPr>
              <w:rPr>
                <w:ins w:id="4899" w:author="mbeckerle" w:date="2013-02-19T11:25:00Z"/>
              </w:rPr>
            </w:pPr>
            <w:ins w:id="4900" w:author="mbeckerle" w:date="2013-02-19T11:25:00Z">
              <w:r>
                <w:rPr>
                  <w:rFonts w:cs="Arial"/>
                </w:rPr>
                <w:t xml:space="preserve">ComplexEnclosedElement = ComplexElement | AbsentElementRep </w:t>
              </w:r>
            </w:ins>
          </w:p>
          <w:p w14:paraId="54003855" w14:textId="77777777" w:rsidR="0067342B" w:rsidRDefault="0067342B" w:rsidP="001D7EAA">
            <w:pPr>
              <w:ind w:left="720"/>
              <w:rPr>
                <w:ins w:id="4901" w:author="mbeckerle" w:date="2013-02-19T11:25:00Z"/>
              </w:rPr>
            </w:pPr>
          </w:p>
          <w:p w14:paraId="277DFB4F" w14:textId="77777777" w:rsidR="0067342B" w:rsidRDefault="0067342B" w:rsidP="001D7EAA">
            <w:pPr>
              <w:rPr>
                <w:ins w:id="4902" w:author="mbeckerle" w:date="2013-02-19T11:25:00Z"/>
              </w:rPr>
            </w:pPr>
            <w:ins w:id="4903" w:author="mbeckerle" w:date="2013-02-19T11:25:00Z">
              <w:r>
                <w:rPr>
                  <w:rFonts w:cs="Arial"/>
                </w:rPr>
                <w:t>EnclosedElement = SimpleEnclosedElement | ComplexEnclosedElement</w:t>
              </w:r>
            </w:ins>
          </w:p>
          <w:p w14:paraId="271EC4CA" w14:textId="77777777" w:rsidR="0067342B" w:rsidRDefault="0067342B" w:rsidP="001D7EAA">
            <w:pPr>
              <w:rPr>
                <w:ins w:id="4904" w:author="mbeckerle" w:date="2013-02-19T11:25:00Z"/>
              </w:rPr>
            </w:pPr>
          </w:p>
        </w:tc>
      </w:tr>
      <w:tr w:rsidR="0067342B" w14:paraId="646CFDA1" w14:textId="77777777" w:rsidTr="001D7EAA">
        <w:trPr>
          <w:trHeight w:val="885"/>
          <w:ins w:id="4905" w:author="mbeckerle" w:date="2013-02-19T11:25:00Z"/>
        </w:trPr>
        <w:tc>
          <w:tcPr>
            <w:tcW w:w="86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14:paraId="09DF4743" w14:textId="77777777" w:rsidR="0067342B" w:rsidRDefault="0067342B" w:rsidP="001D7EAA">
            <w:pPr>
              <w:rPr>
                <w:ins w:id="4906" w:author="mbeckerle" w:date="2013-02-19T11:25:00Z"/>
              </w:rPr>
            </w:pPr>
          </w:p>
          <w:p w14:paraId="55BD90E8" w14:textId="77777777" w:rsidR="0067342B" w:rsidRDefault="0067342B" w:rsidP="001D7EAA">
            <w:pPr>
              <w:rPr>
                <w:ins w:id="4907" w:author="mbeckerle" w:date="2013-02-19T11:25:00Z"/>
              </w:rPr>
            </w:pPr>
            <w:ins w:id="4908" w:author="mbeckerle" w:date="2013-02-19T11:25:00Z">
              <w:r>
                <w:rPr>
                  <w:rFonts w:cs="Arial"/>
                </w:rPr>
                <w:t xml:space="preserve">AbsentElementRep = </w:t>
              </w:r>
              <w:r>
                <w:rPr>
                  <w:rFonts w:cs="Arial"/>
                  <w:b/>
                  <w:i/>
                </w:rPr>
                <w:t>Absent</w:t>
              </w:r>
            </w:ins>
          </w:p>
        </w:tc>
      </w:tr>
      <w:tr w:rsidR="0067342B" w14:paraId="3C5B7E25" w14:textId="77777777" w:rsidTr="00B03EAB">
        <w:trPr>
          <w:trHeight w:val="1610"/>
          <w:ins w:id="4909" w:author="mbeckerle" w:date="2013-02-19T11:25:00Z"/>
        </w:trPr>
        <w:tc>
          <w:tcPr>
            <w:tcW w:w="86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14:paraId="444AF22A" w14:textId="77777777" w:rsidR="0067342B" w:rsidRDefault="0067342B" w:rsidP="001D7EAA">
            <w:pPr>
              <w:rPr>
                <w:ins w:id="4910" w:author="mbeckerle" w:date="2013-02-19T11:25:00Z"/>
              </w:rPr>
            </w:pPr>
          </w:p>
          <w:p w14:paraId="0A390596" w14:textId="77777777" w:rsidR="0067342B" w:rsidRDefault="0067342B" w:rsidP="001D7EAA">
            <w:pPr>
              <w:rPr>
                <w:ins w:id="4911" w:author="mbeckerle" w:date="2013-02-19T11:25:00Z"/>
              </w:rPr>
            </w:pPr>
            <w:ins w:id="4912" w:author="mbeckerle" w:date="2013-02-19T11:25:00Z">
              <w:r>
                <w:rPr>
                  <w:rFonts w:cs="Arial"/>
                </w:rPr>
                <w:t xml:space="preserve">SimpleEmptyElementRep = </w:t>
              </w:r>
              <w:r>
                <w:rPr>
                  <w:rFonts w:cs="Arial"/>
                  <w:lang w:bidi="he-IL"/>
                </w:rPr>
                <w:t xml:space="preserve"> EmptyElementLeftFraming </w:t>
              </w:r>
              <w:r>
                <w:rPr>
                  <w:rFonts w:cs="Arial"/>
                </w:rPr>
                <w:t>EmptyElementRightFraming</w:t>
              </w:r>
            </w:ins>
          </w:p>
          <w:p w14:paraId="4897F42E" w14:textId="77777777" w:rsidR="0067342B" w:rsidRDefault="0067342B" w:rsidP="001D7EAA">
            <w:pPr>
              <w:rPr>
                <w:ins w:id="4913" w:author="mbeckerle" w:date="2013-02-19T11:25:00Z"/>
              </w:rPr>
            </w:pPr>
            <w:ins w:id="4914" w:author="mbeckerle" w:date="2013-02-19T11:25:00Z">
              <w:r>
                <w:rPr>
                  <w:rFonts w:cs="Arial"/>
                </w:rPr>
                <w:t xml:space="preserve">ComplexEmptyElementRep = </w:t>
              </w:r>
              <w:r>
                <w:rPr>
                  <w:rFonts w:cs="Arial"/>
                  <w:lang w:bidi="he-IL"/>
                </w:rPr>
                <w:t xml:space="preserve"> EmptyElementLeftFraming </w:t>
              </w:r>
              <w:r>
                <w:rPr>
                  <w:rFonts w:cs="Arial"/>
                </w:rPr>
                <w:t>EmptyElementRightFraming</w:t>
              </w:r>
            </w:ins>
          </w:p>
          <w:p w14:paraId="087F5464" w14:textId="77777777" w:rsidR="0067342B" w:rsidRDefault="0067342B" w:rsidP="001D7EAA">
            <w:pPr>
              <w:rPr>
                <w:ins w:id="4915" w:author="mbeckerle" w:date="2013-02-19T11:25:00Z"/>
              </w:rPr>
            </w:pPr>
          </w:p>
          <w:p w14:paraId="17D54557" w14:textId="77777777" w:rsidR="0067342B" w:rsidRDefault="0067342B" w:rsidP="001D7EAA">
            <w:pPr>
              <w:rPr>
                <w:ins w:id="4916" w:author="mbeckerle" w:date="2013-02-19T11:25:00Z"/>
              </w:rPr>
            </w:pPr>
            <w:ins w:id="4917" w:author="mbeckerle" w:date="2013-02-19T11:25:00Z">
              <w:r>
                <w:rPr>
                  <w:rFonts w:cs="Arial"/>
                </w:rPr>
                <w:t xml:space="preserve">EmptyElementLeftFraming = LeadingAlignment </w:t>
              </w:r>
              <w:r>
                <w:rPr>
                  <w:rFonts w:cs="Arial"/>
                  <w:b/>
                  <w:bCs/>
                  <w:i/>
                  <w:iCs/>
                  <w:color w:val="4F81BD"/>
                </w:rPr>
                <w:t>EmptyElementInitiator</w:t>
              </w:r>
              <w:r>
                <w:rPr>
                  <w:rFonts w:cs="Arial"/>
                  <w:b/>
                  <w:bCs/>
                  <w:i/>
                  <w:iCs/>
                </w:rPr>
                <w:t xml:space="preserve"> </w:t>
              </w:r>
              <w:r>
                <w:rPr>
                  <w:rFonts w:cs="Arial"/>
                  <w:lang w:bidi="he-IL"/>
                </w:rPr>
                <w:t>PrefixLength</w:t>
              </w:r>
            </w:ins>
          </w:p>
          <w:p w14:paraId="6BD1D93E" w14:textId="77777777" w:rsidR="0067342B" w:rsidRDefault="0067342B" w:rsidP="001D7EAA">
            <w:pPr>
              <w:rPr>
                <w:ins w:id="4918" w:author="mbeckerle" w:date="2013-02-19T11:25:00Z"/>
              </w:rPr>
            </w:pPr>
            <w:ins w:id="4919" w:author="mbeckerle" w:date="2013-02-19T11:25:00Z">
              <w:r>
                <w:rPr>
                  <w:rFonts w:cs="Arial"/>
                </w:rPr>
                <w:t xml:space="preserve">EmptyElementRightFraming = </w:t>
              </w:r>
              <w:r>
                <w:rPr>
                  <w:rFonts w:cs="Arial"/>
                  <w:b/>
                  <w:bCs/>
                  <w:i/>
                  <w:iCs/>
                  <w:color w:val="4F81BD"/>
                </w:rPr>
                <w:t>EmptyElementTerminator</w:t>
              </w:r>
              <w:r>
                <w:rPr>
                  <w:rFonts w:cs="Arial"/>
                </w:rPr>
                <w:t xml:space="preserve"> TrailingAlignment</w:t>
              </w:r>
            </w:ins>
          </w:p>
          <w:p w14:paraId="6C881A07" w14:textId="77777777" w:rsidR="0067342B" w:rsidRDefault="0067342B" w:rsidP="001D7EAA">
            <w:pPr>
              <w:rPr>
                <w:ins w:id="4920" w:author="mbeckerle" w:date="2013-02-19T11:25:00Z"/>
              </w:rPr>
            </w:pPr>
          </w:p>
        </w:tc>
      </w:tr>
      <w:tr w:rsidR="0067342B" w14:paraId="46453093" w14:textId="77777777" w:rsidTr="001D7EAA">
        <w:trPr>
          <w:trHeight w:val="1610"/>
          <w:ins w:id="4921" w:author="mbeckerle" w:date="2013-02-19T11:25:00Z"/>
        </w:trPr>
        <w:tc>
          <w:tcPr>
            <w:tcW w:w="86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14:paraId="1D03382C" w14:textId="77777777" w:rsidR="0067342B" w:rsidRDefault="0067342B" w:rsidP="001D7EAA">
            <w:pPr>
              <w:rPr>
                <w:ins w:id="4922" w:author="mbeckerle" w:date="2013-02-19T11:25:00Z"/>
              </w:rPr>
            </w:pPr>
          </w:p>
          <w:p w14:paraId="1F8EA496" w14:textId="77777777" w:rsidR="0067342B" w:rsidRDefault="0067342B" w:rsidP="001D7EAA">
            <w:pPr>
              <w:rPr>
                <w:ins w:id="4923" w:author="mbeckerle" w:date="2013-02-19T11:25:00Z"/>
              </w:rPr>
            </w:pPr>
            <w:ins w:id="4924" w:author="mbeckerle" w:date="2013-02-19T11:25:00Z">
              <w:r>
                <w:rPr>
                  <w:rFonts w:cs="Arial"/>
                  <w:color w:val="4F81BD"/>
                </w:rPr>
                <w:t>SimpleLiteralNilElementRep = NilElementLeftFraming [</w:t>
              </w:r>
              <w:r>
                <w:rPr>
                  <w:rFonts w:cs="Arial"/>
                  <w:b/>
                  <w:i/>
                  <w:color w:val="4F81BD"/>
                </w:rPr>
                <w:t>NilLiteralCharacters</w:t>
              </w:r>
              <w:r>
                <w:rPr>
                  <w:rFonts w:cs="Arial"/>
                  <w:color w:val="4F81BD"/>
                </w:rPr>
                <w:t xml:space="preserve"> | </w:t>
              </w:r>
            </w:ins>
          </w:p>
          <w:p w14:paraId="3E4CD599" w14:textId="77777777" w:rsidR="0067342B" w:rsidRDefault="0067342B" w:rsidP="001D7EAA">
            <w:pPr>
              <w:rPr>
                <w:ins w:id="4925" w:author="mbeckerle" w:date="2013-02-19T11:25:00Z"/>
              </w:rPr>
            </w:pPr>
            <w:ins w:id="4926" w:author="mbeckerle" w:date="2013-02-19T11:25:00Z">
              <w:r>
                <w:rPr>
                  <w:rFonts w:cs="Arial"/>
                  <w:color w:val="4F81BD"/>
                </w:rPr>
                <w:t xml:space="preserve">                                                 NilElementLiteralContent] NilElementRightFraming</w:t>
              </w:r>
            </w:ins>
          </w:p>
          <w:p w14:paraId="24AB36E2" w14:textId="57D245A4" w:rsidR="0067342B" w:rsidRDefault="0067342B" w:rsidP="001D7EAA">
            <w:pPr>
              <w:rPr>
                <w:ins w:id="4927" w:author="mbeckerle" w:date="2013-02-19T11:25:00Z"/>
              </w:rPr>
            </w:pPr>
            <w:ins w:id="4928" w:author="mbeckerle" w:date="2013-02-19T11:25:00Z">
              <w:r>
                <w:rPr>
                  <w:rFonts w:cs="Arial"/>
                  <w:color w:val="4F81BD"/>
                </w:rPr>
                <w:t xml:space="preserve">ComplexLiteralNilElementRep = NilElementLeftFraming </w:t>
              </w:r>
            </w:ins>
            <w:commentRangeStart w:id="4929"/>
            <w:ins w:id="4930" w:author="Steve Hanson" w:date="2013-04-02T14:40:00Z">
              <w:r w:rsidR="00C34223" w:rsidRPr="00C34223">
                <w:rPr>
                  <w:rFonts w:cs="Arial"/>
                  <w:b/>
                  <w:i/>
                  <w:color w:val="4F81BD"/>
                </w:rPr>
                <w:t>NilLiteralValue</w:t>
              </w:r>
            </w:ins>
            <w:commentRangeEnd w:id="4929"/>
            <w:ins w:id="4931" w:author="Steve Hanson" w:date="2013-04-02T14:41:00Z">
              <w:r w:rsidR="00C34223">
                <w:rPr>
                  <w:rStyle w:val="CommentReference"/>
                </w:rPr>
                <w:commentReference w:id="4929"/>
              </w:r>
            </w:ins>
            <w:ins w:id="4932" w:author="Steve Hanson" w:date="2013-04-02T14:40:00Z">
              <w:r w:rsidR="00C34223">
                <w:rPr>
                  <w:rFonts w:cs="Arial"/>
                  <w:color w:val="4F81BD"/>
                </w:rPr>
                <w:t xml:space="preserve"> </w:t>
              </w:r>
            </w:ins>
            <w:ins w:id="4933" w:author="mbeckerle" w:date="2013-02-19T11:25:00Z">
              <w:r>
                <w:rPr>
                  <w:rFonts w:cs="Arial"/>
                  <w:color w:val="4F81BD"/>
                </w:rPr>
                <w:t>NilElementRightFraming</w:t>
              </w:r>
            </w:ins>
          </w:p>
          <w:p w14:paraId="57654FF2" w14:textId="77777777" w:rsidR="0067342B" w:rsidRDefault="0067342B" w:rsidP="001D7EAA">
            <w:pPr>
              <w:rPr>
                <w:ins w:id="4934" w:author="mbeckerle" w:date="2013-02-19T11:25:00Z"/>
              </w:rPr>
            </w:pPr>
          </w:p>
          <w:p w14:paraId="64B8DA91" w14:textId="77777777" w:rsidR="0067342B" w:rsidRDefault="0067342B" w:rsidP="001D7EAA">
            <w:pPr>
              <w:rPr>
                <w:ins w:id="4935" w:author="mbeckerle" w:date="2013-02-19T11:25:00Z"/>
              </w:rPr>
            </w:pPr>
            <w:ins w:id="4936" w:author="mbeckerle" w:date="2013-02-19T11:25:00Z">
              <w:r>
                <w:rPr>
                  <w:rFonts w:cs="Arial"/>
                  <w:color w:val="4F81BD"/>
                </w:rPr>
                <w:t>NilElementLeftFraming</w:t>
              </w:r>
              <w:r>
                <w:rPr>
                  <w:rFonts w:cs="Arial"/>
                </w:rPr>
                <w:t xml:space="preserve"> = LeadingAlignment </w:t>
              </w:r>
              <w:r>
                <w:rPr>
                  <w:rFonts w:cs="Arial"/>
                  <w:b/>
                  <w:bCs/>
                  <w:i/>
                  <w:iCs/>
                  <w:color w:val="4F81BD"/>
                </w:rPr>
                <w:t>NilElementInitiator</w:t>
              </w:r>
              <w:r>
                <w:rPr>
                  <w:rFonts w:cs="Arial"/>
                  <w:b/>
                  <w:bCs/>
                  <w:i/>
                  <w:iCs/>
                </w:rPr>
                <w:t xml:space="preserve"> </w:t>
              </w:r>
              <w:r>
                <w:rPr>
                  <w:rFonts w:cs="Arial"/>
                  <w:lang w:bidi="he-IL"/>
                </w:rPr>
                <w:t>PrefixLength</w:t>
              </w:r>
            </w:ins>
          </w:p>
          <w:p w14:paraId="22A5DCD8" w14:textId="77777777" w:rsidR="0067342B" w:rsidRDefault="0067342B" w:rsidP="001D7EAA">
            <w:pPr>
              <w:rPr>
                <w:ins w:id="4937" w:author="mbeckerle" w:date="2013-02-19T11:25:00Z"/>
              </w:rPr>
            </w:pPr>
            <w:ins w:id="4938" w:author="mbeckerle" w:date="2013-02-19T11:25:00Z">
              <w:r>
                <w:rPr>
                  <w:rFonts w:cs="Arial"/>
                  <w:color w:val="4F81BD"/>
                </w:rPr>
                <w:t xml:space="preserve">NilElementRightFraming = </w:t>
              </w:r>
              <w:r>
                <w:rPr>
                  <w:rFonts w:cs="Arial"/>
                  <w:b/>
                  <w:bCs/>
                  <w:i/>
                  <w:iCs/>
                  <w:color w:val="4F81BD"/>
                </w:rPr>
                <w:t>NilElementTerminator</w:t>
              </w:r>
              <w:r>
                <w:rPr>
                  <w:rFonts w:cs="Arial"/>
                </w:rPr>
                <w:t xml:space="preserve"> TrailingAlignment</w:t>
              </w:r>
            </w:ins>
          </w:p>
          <w:p w14:paraId="50162116" w14:textId="77777777" w:rsidR="0067342B" w:rsidRDefault="0067342B" w:rsidP="001D7EAA">
            <w:pPr>
              <w:rPr>
                <w:ins w:id="4939" w:author="mbeckerle" w:date="2013-02-19T11:25:00Z"/>
              </w:rPr>
            </w:pPr>
          </w:p>
          <w:p w14:paraId="7C0021EE" w14:textId="77777777" w:rsidR="0067342B" w:rsidRDefault="0067342B" w:rsidP="001D7EAA">
            <w:pPr>
              <w:rPr>
                <w:ins w:id="4940" w:author="mbeckerle" w:date="2013-02-19T11:25:00Z"/>
              </w:rPr>
            </w:pPr>
            <w:ins w:id="4941" w:author="mbeckerle" w:date="2013-02-19T11:25:00Z">
              <w:r>
                <w:rPr>
                  <w:rFonts w:cs="Arial"/>
                  <w:color w:val="4F81BD"/>
                </w:rPr>
                <w:t xml:space="preserve">NilElementLiteralContent = </w:t>
              </w:r>
              <w:r>
                <w:rPr>
                  <w:rFonts w:cs="Arial"/>
                  <w:b/>
                  <w:bCs/>
                  <w:i/>
                  <w:iCs/>
                  <w:color w:val="4F81BD"/>
                  <w:lang w:bidi="he-IL"/>
                </w:rPr>
                <w:t>LeftPadding</w:t>
              </w:r>
              <w:r>
                <w:rPr>
                  <w:rFonts w:cs="Arial"/>
                  <w:color w:val="4F81BD"/>
                </w:rPr>
                <w:t xml:space="preserve">  </w:t>
              </w:r>
              <w:r>
                <w:rPr>
                  <w:rFonts w:cs="Arial"/>
                  <w:b/>
                  <w:i/>
                  <w:color w:val="4F81BD"/>
                  <w:lang w:bidi="he-IL"/>
                </w:rPr>
                <w:t xml:space="preserve">NilLiteralValue </w:t>
              </w:r>
              <w:r>
                <w:rPr>
                  <w:rFonts w:cs="Arial"/>
                  <w:bCs/>
                  <w:iCs/>
                  <w:color w:val="4F81BD"/>
                  <w:lang w:bidi="he-IL"/>
                </w:rPr>
                <w:t>RightPadOrFill</w:t>
              </w:r>
            </w:ins>
          </w:p>
          <w:p w14:paraId="2C22989B" w14:textId="77777777" w:rsidR="0067342B" w:rsidRDefault="0067342B" w:rsidP="001D7EAA">
            <w:pPr>
              <w:rPr>
                <w:ins w:id="4942" w:author="mbeckerle" w:date="2013-02-19T11:25:00Z"/>
              </w:rPr>
            </w:pPr>
          </w:p>
        </w:tc>
      </w:tr>
      <w:tr w:rsidR="0067342B" w14:paraId="342C7166" w14:textId="77777777" w:rsidTr="004D27BC">
        <w:trPr>
          <w:trHeight w:val="1790"/>
          <w:ins w:id="4943" w:author="mbeckerle" w:date="2013-02-19T11:25:00Z"/>
        </w:trPr>
        <w:tc>
          <w:tcPr>
            <w:tcW w:w="86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14:paraId="67654F11" w14:textId="77777777" w:rsidR="0067342B" w:rsidRDefault="0067342B" w:rsidP="001D7EAA">
            <w:pPr>
              <w:rPr>
                <w:ins w:id="4944" w:author="mbeckerle" w:date="2013-02-19T11:25:00Z"/>
              </w:rPr>
            </w:pPr>
          </w:p>
          <w:p w14:paraId="34972CF2" w14:textId="77777777" w:rsidR="0067342B" w:rsidRDefault="0067342B" w:rsidP="001D7EAA">
            <w:pPr>
              <w:rPr>
                <w:ins w:id="4945" w:author="mbeckerle" w:date="2013-02-19T11:25:00Z"/>
              </w:rPr>
            </w:pPr>
            <w:ins w:id="4946" w:author="mbeckerle" w:date="2013-02-19T11:25:00Z">
              <w:r>
                <w:rPr>
                  <w:rFonts w:cs="Arial"/>
                </w:rPr>
                <w:t xml:space="preserve">SimpleNormalRep = </w:t>
              </w:r>
              <w:r>
                <w:rPr>
                  <w:rFonts w:cs="Arial"/>
                  <w:lang w:bidi="he-IL"/>
                </w:rPr>
                <w:t xml:space="preserve">LeftFraming </w:t>
              </w:r>
              <w:r>
                <w:rPr>
                  <w:rFonts w:cs="Arial"/>
                  <w:color w:val="4F81BD"/>
                  <w:lang w:bidi="he-IL"/>
                </w:rPr>
                <w:t xml:space="preserve">PrefixLength </w:t>
              </w:r>
              <w:r>
                <w:rPr>
                  <w:rFonts w:cs="Arial"/>
                  <w:color w:val="000000"/>
                </w:rPr>
                <w:t xml:space="preserve">SimpleContent </w:t>
              </w:r>
              <w:r>
                <w:rPr>
                  <w:rFonts w:cs="Arial"/>
                  <w:color w:val="4F81BD"/>
                  <w:lang w:bidi="he-IL"/>
                </w:rPr>
                <w:t>RightFraming</w:t>
              </w:r>
            </w:ins>
          </w:p>
          <w:p w14:paraId="26A41DBA" w14:textId="77777777" w:rsidR="0067342B" w:rsidRDefault="0067342B" w:rsidP="001D7EAA">
            <w:pPr>
              <w:rPr>
                <w:ins w:id="4947" w:author="mbeckerle" w:date="2013-02-19T11:25:00Z"/>
              </w:rPr>
            </w:pPr>
            <w:ins w:id="4948" w:author="mbeckerle" w:date="2013-02-19T11:25:00Z">
              <w:r>
                <w:rPr>
                  <w:rFonts w:cs="Arial"/>
                </w:rPr>
                <w:t xml:space="preserve">ComplexNormalRep = </w:t>
              </w:r>
              <w:r>
                <w:t xml:space="preserve">LeftFraming </w:t>
              </w:r>
              <w:r>
                <w:rPr>
                  <w:rFonts w:cs="Arial"/>
                  <w:color w:val="4F81BD"/>
                  <w:lang w:bidi="he-IL"/>
                </w:rPr>
                <w:t xml:space="preserve">PrefixLength </w:t>
              </w:r>
              <w:r>
                <w:rPr>
                  <w:rFonts w:cs="Arial"/>
                  <w:lang w:bidi="he-IL"/>
                </w:rPr>
                <w:t xml:space="preserve">ComplexContent </w:t>
              </w:r>
              <w:r>
                <w:rPr>
                  <w:rFonts w:cs="Arial"/>
                  <w:b/>
                  <w:i/>
                  <w:lang w:bidi="he-IL"/>
                </w:rPr>
                <w:t>ElementUnused</w:t>
              </w:r>
            </w:ins>
          </w:p>
          <w:p w14:paraId="01152BEF" w14:textId="77777777" w:rsidR="0067342B" w:rsidRDefault="0067342B" w:rsidP="001D7EAA">
            <w:pPr>
              <w:rPr>
                <w:ins w:id="4949" w:author="mbeckerle" w:date="2013-02-19T11:25:00Z"/>
              </w:rPr>
            </w:pPr>
            <w:ins w:id="4950" w:author="mbeckerle" w:date="2013-02-19T11:25:00Z">
              <w:r>
                <w:rPr>
                  <w:rFonts w:cs="Arial"/>
                  <w:b/>
                  <w:i/>
                  <w:lang w:bidi="he-IL"/>
                </w:rPr>
                <w:t xml:space="preserve">                                    </w:t>
              </w:r>
              <w:r>
                <w:rPr>
                  <w:rFonts w:cs="Arial"/>
                  <w:lang w:bidi="he-IL"/>
                </w:rPr>
                <w:t>RightFraming</w:t>
              </w:r>
            </w:ins>
          </w:p>
          <w:p w14:paraId="24432E9E" w14:textId="77777777" w:rsidR="0067342B" w:rsidRDefault="0067342B" w:rsidP="001D7EAA">
            <w:pPr>
              <w:rPr>
                <w:ins w:id="4951" w:author="mbeckerle" w:date="2013-02-19T11:25:00Z"/>
              </w:rPr>
            </w:pPr>
          </w:p>
          <w:p w14:paraId="40601F1E" w14:textId="77777777" w:rsidR="0067342B" w:rsidRDefault="0067342B" w:rsidP="001D7EAA">
            <w:pPr>
              <w:rPr>
                <w:ins w:id="4952" w:author="mbeckerle" w:date="2013-02-19T11:25:00Z"/>
              </w:rPr>
            </w:pPr>
            <w:ins w:id="4953" w:author="mbeckerle" w:date="2013-02-19T11:25:00Z">
              <w:r>
                <w:rPr>
                  <w:rFonts w:cs="Arial"/>
                  <w:color w:val="4F81BD"/>
                  <w:lang w:bidi="he-IL"/>
                </w:rPr>
                <w:t xml:space="preserve">LeftFraming = </w:t>
              </w:r>
              <w:r>
                <w:rPr>
                  <w:rFonts w:cs="Arial"/>
                  <w:color w:val="4F81BD"/>
                </w:rPr>
                <w:t xml:space="preserve">LeadingAlignment </w:t>
              </w:r>
              <w:r>
                <w:rPr>
                  <w:rFonts w:cs="Arial"/>
                  <w:b/>
                  <w:bCs/>
                  <w:i/>
                  <w:iCs/>
                  <w:color w:val="4F81BD"/>
                </w:rPr>
                <w:t>Initiator</w:t>
              </w:r>
              <w:r>
                <w:rPr>
                  <w:rFonts w:cs="Arial"/>
                  <w:color w:val="4F81BD"/>
                  <w:lang w:bidi="he-IL"/>
                </w:rPr>
                <w:t xml:space="preserve"> </w:t>
              </w:r>
            </w:ins>
          </w:p>
          <w:p w14:paraId="42969E53" w14:textId="77777777" w:rsidR="0067342B" w:rsidRDefault="0067342B" w:rsidP="001D7EAA">
            <w:pPr>
              <w:rPr>
                <w:ins w:id="4954" w:author="mbeckerle" w:date="2013-02-19T11:25:00Z"/>
              </w:rPr>
            </w:pPr>
            <w:ins w:id="4955" w:author="mbeckerle" w:date="2013-02-19T11:25:00Z">
              <w:r>
                <w:rPr>
                  <w:rFonts w:cs="Arial"/>
                  <w:color w:val="4F81BD"/>
                  <w:lang w:bidi="he-IL"/>
                </w:rPr>
                <w:t xml:space="preserve">RightFraming = </w:t>
              </w:r>
              <w:r>
                <w:rPr>
                  <w:rFonts w:cs="Arial"/>
                  <w:b/>
                  <w:i/>
                  <w:color w:val="4F81BD"/>
                  <w:lang w:bidi="he-IL"/>
                </w:rPr>
                <w:t>Terminator</w:t>
              </w:r>
              <w:r>
                <w:rPr>
                  <w:rFonts w:cs="Arial"/>
                  <w:color w:val="4F81BD"/>
                  <w:lang w:bidi="he-IL"/>
                </w:rPr>
                <w:t xml:space="preserve"> TrailingAlignment</w:t>
              </w:r>
            </w:ins>
          </w:p>
          <w:p w14:paraId="27449ED6" w14:textId="77777777" w:rsidR="0067342B" w:rsidRDefault="0067342B" w:rsidP="001D7EAA">
            <w:pPr>
              <w:rPr>
                <w:ins w:id="4956" w:author="mbeckerle" w:date="2013-02-19T11:25:00Z"/>
              </w:rPr>
            </w:pPr>
          </w:p>
          <w:p w14:paraId="0E8E3290" w14:textId="77777777" w:rsidR="0067342B" w:rsidRDefault="0067342B" w:rsidP="001D7EAA">
            <w:pPr>
              <w:rPr>
                <w:ins w:id="4957" w:author="mbeckerle" w:date="2013-02-19T11:25:00Z"/>
              </w:rPr>
            </w:pPr>
            <w:ins w:id="4958" w:author="mbeckerle" w:date="2013-02-19T11:25:00Z">
              <w:r>
                <w:rPr>
                  <w:rFonts w:cs="Arial"/>
                  <w:lang w:bidi="he-IL"/>
                </w:rPr>
                <w:t xml:space="preserve">PrefixLength = </w:t>
              </w:r>
              <w:r>
                <w:rPr>
                  <w:rFonts w:cs="Arial"/>
                  <w:color w:val="000000"/>
                </w:rPr>
                <w:t>SimpleContent | PrefixPrefixLength SimpleContent</w:t>
              </w:r>
            </w:ins>
          </w:p>
          <w:p w14:paraId="00368859" w14:textId="77777777" w:rsidR="0067342B" w:rsidRDefault="0067342B" w:rsidP="001D7EAA">
            <w:pPr>
              <w:rPr>
                <w:ins w:id="4959" w:author="mbeckerle" w:date="2013-02-19T11:25:00Z"/>
              </w:rPr>
            </w:pPr>
            <w:ins w:id="4960" w:author="mbeckerle" w:date="2013-02-19T11:25:00Z">
              <w:r>
                <w:rPr>
                  <w:rFonts w:cs="Arial"/>
                  <w:color w:val="000000"/>
                </w:rPr>
                <w:t xml:space="preserve">PrefixPrefixLength = SimpleContent </w:t>
              </w:r>
            </w:ins>
          </w:p>
          <w:p w14:paraId="47195D21" w14:textId="77777777" w:rsidR="0067342B" w:rsidRDefault="0067342B" w:rsidP="001D7EAA">
            <w:pPr>
              <w:rPr>
                <w:ins w:id="4961" w:author="mbeckerle" w:date="2013-02-19T11:25:00Z"/>
              </w:rPr>
            </w:pPr>
          </w:p>
          <w:p w14:paraId="33168791" w14:textId="77777777" w:rsidR="0067342B" w:rsidRDefault="0067342B" w:rsidP="001D7EAA">
            <w:pPr>
              <w:rPr>
                <w:ins w:id="4962" w:author="mbeckerle" w:date="2013-02-19T11:25:00Z"/>
              </w:rPr>
            </w:pPr>
            <w:ins w:id="4963" w:author="mbeckerle" w:date="2013-02-19T11:25:00Z">
              <w:r>
                <w:rPr>
                  <w:rFonts w:cs="Arial"/>
                  <w:color w:val="4F81BD"/>
                </w:rPr>
                <w:t xml:space="preserve">SimpleContent = </w:t>
              </w:r>
              <w:r>
                <w:rPr>
                  <w:rFonts w:cs="Arial"/>
                  <w:b/>
                  <w:color w:val="000000"/>
                </w:rPr>
                <w:t xml:space="preserve"> </w:t>
              </w:r>
              <w:r>
                <w:rPr>
                  <w:rFonts w:cs="Arial"/>
                  <w:color w:val="000000"/>
                </w:rPr>
                <w:t xml:space="preserve"> </w:t>
              </w:r>
              <w:r>
                <w:rPr>
                  <w:rFonts w:cs="Arial"/>
                  <w:b/>
                  <w:bCs/>
                  <w:i/>
                  <w:iCs/>
                  <w:lang w:bidi="he-IL"/>
                </w:rPr>
                <w:t>LeftPadding</w:t>
              </w:r>
              <w:r>
                <w:rPr>
                  <w:rFonts w:cs="Arial"/>
                  <w:color w:val="000000"/>
                </w:rPr>
                <w:t xml:space="preserve"> </w:t>
              </w:r>
              <w:r>
                <w:rPr>
                  <w:rFonts w:cs="Arial"/>
                  <w:color w:val="0000FF"/>
                </w:rPr>
                <w:t xml:space="preserve">[ </w:t>
              </w:r>
              <w:r>
                <w:rPr>
                  <w:rFonts w:cs="Arial"/>
                  <w:b/>
                  <w:i/>
                  <w:color w:val="0000FF"/>
                  <w:lang w:bidi="he-IL"/>
                </w:rPr>
                <w:t>NilLogicalValue | SimpleValue</w:t>
              </w:r>
              <w:r>
                <w:rPr>
                  <w:rFonts w:cs="Arial"/>
                  <w:color w:val="0000FF"/>
                  <w:lang w:bidi="he-IL"/>
                </w:rPr>
                <w:t xml:space="preserve"> ]</w:t>
              </w:r>
              <w:r>
                <w:rPr>
                  <w:rFonts w:cs="Arial"/>
                  <w:b/>
                  <w:i/>
                  <w:lang w:bidi="he-IL"/>
                </w:rPr>
                <w:t xml:space="preserve">  </w:t>
              </w:r>
              <w:r>
                <w:rPr>
                  <w:rFonts w:cs="Arial"/>
                  <w:bCs/>
                  <w:iCs/>
                  <w:lang w:bidi="he-IL"/>
                </w:rPr>
                <w:t>RightPadOrFill</w:t>
              </w:r>
              <w:r>
                <w:rPr>
                  <w:rFonts w:cs="Arial"/>
                  <w:b/>
                  <w:bCs/>
                  <w:i/>
                  <w:iCs/>
                  <w:lang w:bidi="he-IL"/>
                </w:rPr>
                <w:t xml:space="preserve"> </w:t>
              </w:r>
            </w:ins>
          </w:p>
          <w:p w14:paraId="025B9FF8" w14:textId="77777777" w:rsidR="0067342B" w:rsidRDefault="0067342B" w:rsidP="001D7EAA">
            <w:pPr>
              <w:rPr>
                <w:ins w:id="4964" w:author="mbeckerle" w:date="2013-02-19T11:25:00Z"/>
              </w:rPr>
            </w:pPr>
          </w:p>
          <w:p w14:paraId="10149BDA" w14:textId="77777777" w:rsidR="0067342B" w:rsidRDefault="0067342B" w:rsidP="001D7EAA">
            <w:pPr>
              <w:rPr>
                <w:ins w:id="4965" w:author="mbeckerle" w:date="2013-02-19T11:25:00Z"/>
              </w:rPr>
            </w:pPr>
            <w:ins w:id="4966" w:author="mbeckerle" w:date="2013-02-19T11:25:00Z">
              <w:r>
                <w:rPr>
                  <w:rFonts w:cs="Arial"/>
                  <w:color w:val="4F81BD"/>
                  <w:lang w:bidi="he-IL"/>
                </w:rPr>
                <w:t>ComplexContent</w:t>
              </w:r>
              <w:r>
                <w:rPr>
                  <w:rFonts w:cs="Arial"/>
                  <w:lang w:bidi="he-IL"/>
                </w:rPr>
                <w:t xml:space="preserve"> = Sequence | Choice</w:t>
              </w:r>
              <w:r>
                <w:rPr>
                  <w:rFonts w:cs="Arial"/>
                  <w:b/>
                  <w:i/>
                  <w:color w:val="0000FF"/>
                  <w:lang w:eastAsia="he-IL" w:bidi="he-IL"/>
                </w:rPr>
                <w:t xml:space="preserve"> </w:t>
              </w:r>
            </w:ins>
          </w:p>
          <w:p w14:paraId="01ABBADD" w14:textId="77777777" w:rsidR="0067342B" w:rsidRDefault="0067342B" w:rsidP="001D7EAA">
            <w:pPr>
              <w:rPr>
                <w:ins w:id="4967" w:author="mbeckerle" w:date="2013-02-19T11:25:00Z"/>
              </w:rPr>
            </w:pPr>
          </w:p>
        </w:tc>
      </w:tr>
      <w:tr w:rsidR="0067342B" w14:paraId="181BB38E" w14:textId="77777777" w:rsidTr="00B03EAB">
        <w:trPr>
          <w:trHeight w:val="3028"/>
          <w:ins w:id="4968" w:author="mbeckerle" w:date="2013-02-19T11:25:00Z"/>
        </w:trPr>
        <w:tc>
          <w:tcPr>
            <w:tcW w:w="86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14:paraId="280729FA" w14:textId="77777777" w:rsidR="0067342B" w:rsidRDefault="0067342B" w:rsidP="001D7EAA">
            <w:pPr>
              <w:rPr>
                <w:ins w:id="4969" w:author="mbeckerle" w:date="2013-02-19T11:25:00Z"/>
              </w:rPr>
            </w:pPr>
          </w:p>
          <w:p w14:paraId="35E23715" w14:textId="77777777" w:rsidR="0067342B" w:rsidRDefault="0067342B" w:rsidP="001D7EAA">
            <w:pPr>
              <w:spacing w:before="101" w:after="101"/>
              <w:rPr>
                <w:ins w:id="4970" w:author="mbeckerle" w:date="2013-02-19T11:25:00Z"/>
              </w:rPr>
            </w:pPr>
            <w:ins w:id="4971" w:author="mbeckerle" w:date="2013-02-19T11:25:00Z">
              <w:r>
                <w:rPr>
                  <w:rFonts w:cs="Arial"/>
                </w:rPr>
                <w:t xml:space="preserve">Sequence = </w:t>
              </w:r>
              <w:r>
                <w:rPr>
                  <w:rFonts w:cs="Arial"/>
                  <w:lang w:bidi="he-IL"/>
                </w:rPr>
                <w:t xml:space="preserve"> LeftFraming </w:t>
              </w:r>
              <w:r>
                <w:rPr>
                  <w:rFonts w:cs="Arial"/>
                </w:rPr>
                <w:t xml:space="preserve">SequenceContent RightFraming </w:t>
              </w:r>
            </w:ins>
          </w:p>
          <w:p w14:paraId="4268039C" w14:textId="77777777" w:rsidR="0067342B" w:rsidRDefault="0067342B" w:rsidP="001D7EAA">
            <w:pPr>
              <w:pStyle w:val="BulletList"/>
              <w:ind w:left="0" w:firstLine="0"/>
              <w:rPr>
                <w:ins w:id="4972" w:author="mbeckerle" w:date="2013-02-19T11:25:00Z"/>
              </w:rPr>
            </w:pPr>
            <w:ins w:id="4973" w:author="mbeckerle" w:date="2013-02-19T11:25:00Z">
              <w:r>
                <w:rPr>
                  <w:rFonts w:cs="Arial"/>
                </w:rPr>
                <w:t xml:space="preserve">SequenceContent = [ </w:t>
              </w:r>
              <w:r>
                <w:rPr>
                  <w:rFonts w:cs="Arial"/>
                  <w:b/>
                  <w:bCs/>
                  <w:i/>
                  <w:iCs/>
                </w:rPr>
                <w:t xml:space="preserve">PrefixSeparator </w:t>
              </w:r>
              <w:r>
                <w:rPr>
                  <w:rFonts w:cs="Arial"/>
                  <w:i/>
                  <w:iCs/>
                </w:rPr>
                <w:t xml:space="preserve"> </w:t>
              </w:r>
              <w:r>
                <w:rPr>
                  <w:rFonts w:cs="Arial"/>
                </w:rPr>
                <w:t xml:space="preserve">EnclosedContent [ </w:t>
              </w:r>
              <w:r>
                <w:rPr>
                  <w:rFonts w:cs="Arial"/>
                  <w:b/>
                  <w:bCs/>
                  <w:i/>
                  <w:iCs/>
                </w:rPr>
                <w:t>Separator</w:t>
              </w:r>
              <w:r>
                <w:rPr>
                  <w:rFonts w:cs="Arial"/>
                </w:rPr>
                <w:t xml:space="preserve"> EnclosedContent ]* </w:t>
              </w:r>
            </w:ins>
          </w:p>
          <w:p w14:paraId="2B5F4F7D" w14:textId="77777777" w:rsidR="0067342B" w:rsidRDefault="0067342B" w:rsidP="001D7EAA">
            <w:pPr>
              <w:pStyle w:val="BulletList"/>
              <w:ind w:left="0" w:firstLine="0"/>
              <w:rPr>
                <w:ins w:id="4974" w:author="mbeckerle" w:date="2013-02-19T11:25:00Z"/>
              </w:rPr>
            </w:pPr>
            <w:ins w:id="4975" w:author="mbeckerle" w:date="2013-02-19T11:25:00Z">
              <w:r>
                <w:rPr>
                  <w:rFonts w:cs="Arial"/>
                </w:rPr>
                <w:t xml:space="preserve">                                   </w:t>
              </w:r>
              <w:r>
                <w:rPr>
                  <w:rFonts w:cs="Arial"/>
                  <w:b/>
                  <w:bCs/>
                  <w:i/>
                  <w:iCs/>
                </w:rPr>
                <w:t>PostfixSeparator</w:t>
              </w:r>
              <w:r>
                <w:rPr>
                  <w:rFonts w:cs="Arial"/>
                </w:rPr>
                <w:t xml:space="preserve"> ]</w:t>
              </w:r>
            </w:ins>
          </w:p>
          <w:p w14:paraId="027943C2" w14:textId="77777777" w:rsidR="0067342B" w:rsidRDefault="0067342B" w:rsidP="001D7EAA">
            <w:pPr>
              <w:pStyle w:val="BulletList"/>
              <w:ind w:left="0" w:firstLine="0"/>
              <w:rPr>
                <w:ins w:id="4976" w:author="mbeckerle" w:date="2013-02-19T11:25:00Z"/>
              </w:rPr>
            </w:pPr>
          </w:p>
          <w:p w14:paraId="012918B0" w14:textId="77777777" w:rsidR="0067342B" w:rsidRDefault="0067342B" w:rsidP="001D7EAA">
            <w:pPr>
              <w:spacing w:before="101" w:after="101"/>
              <w:rPr>
                <w:ins w:id="4977" w:author="mbeckerle" w:date="2013-02-19T11:25:00Z"/>
              </w:rPr>
            </w:pPr>
            <w:ins w:id="4978" w:author="mbeckerle" w:date="2013-02-19T11:25:00Z">
              <w:r>
                <w:rPr>
                  <w:rFonts w:cs="Arial"/>
                </w:rPr>
                <w:t>Choice = LeftFraming</w:t>
              </w:r>
              <w:r>
                <w:rPr>
                  <w:rFonts w:cs="Arial"/>
                  <w:b/>
                  <w:bCs/>
                  <w:i/>
                  <w:iCs/>
                  <w:color w:val="4F81BD"/>
                </w:rPr>
                <w:t xml:space="preserve"> </w:t>
              </w:r>
              <w:r>
                <w:rPr>
                  <w:rFonts w:cs="Arial"/>
                </w:rPr>
                <w:t xml:space="preserve">ChoiceContent </w:t>
              </w:r>
              <w:r>
                <w:rPr>
                  <w:rFonts w:cs="Arial"/>
                  <w:color w:val="000000"/>
                </w:rPr>
                <w:t>RightFraming</w:t>
              </w:r>
            </w:ins>
          </w:p>
          <w:p w14:paraId="20A4B5B0" w14:textId="77777777" w:rsidR="0067342B" w:rsidRDefault="0067342B" w:rsidP="001D7EAA">
            <w:pPr>
              <w:rPr>
                <w:ins w:id="4979" w:author="mbeckerle" w:date="2013-02-19T11:25:00Z"/>
              </w:rPr>
            </w:pPr>
            <w:ins w:id="4980" w:author="mbeckerle" w:date="2013-02-19T11:25:00Z">
              <w:r>
                <w:rPr>
                  <w:rFonts w:cs="Arial"/>
                </w:rPr>
                <w:t xml:space="preserve">ChoiceContent = [ EnclosedContent ] </w:t>
              </w:r>
              <w:r>
                <w:rPr>
                  <w:rFonts w:cs="Arial"/>
                  <w:b/>
                  <w:i/>
                  <w:lang w:bidi="he-IL"/>
                </w:rPr>
                <w:t>ChoiceUnused</w:t>
              </w:r>
            </w:ins>
          </w:p>
          <w:p w14:paraId="69DAEFAE" w14:textId="77777777" w:rsidR="0067342B" w:rsidRDefault="0067342B" w:rsidP="001D7EAA">
            <w:pPr>
              <w:rPr>
                <w:ins w:id="4981" w:author="mbeckerle" w:date="2013-02-19T11:25:00Z"/>
              </w:rPr>
            </w:pPr>
          </w:p>
          <w:p w14:paraId="0F29CF9A" w14:textId="77777777" w:rsidR="0067342B" w:rsidRDefault="0067342B" w:rsidP="001D7EAA">
            <w:pPr>
              <w:rPr>
                <w:ins w:id="4982" w:author="mbeckerle" w:date="2013-02-19T11:25:00Z"/>
              </w:rPr>
            </w:pPr>
            <w:ins w:id="4983" w:author="mbeckerle" w:date="2013-02-19T11:25:00Z">
              <w:r>
                <w:rPr>
                  <w:rFonts w:cs="Arial"/>
                </w:rPr>
                <w:t xml:space="preserve">EnclosedContent = [ EnclosedElement | Array | Sequence | </w:t>
              </w:r>
              <w:r>
                <w:rPr>
                  <w:rFonts w:cs="Arial"/>
                  <w:color w:val="4F81BD"/>
                </w:rPr>
                <w:t>Choice</w:t>
              </w:r>
              <w:r>
                <w:rPr>
                  <w:rFonts w:cs="Arial"/>
                </w:rPr>
                <w:t xml:space="preserve"> ]</w:t>
              </w:r>
            </w:ins>
          </w:p>
          <w:p w14:paraId="520DF999" w14:textId="77777777" w:rsidR="0067342B" w:rsidRDefault="0067342B" w:rsidP="001D7EAA">
            <w:pPr>
              <w:rPr>
                <w:ins w:id="4984" w:author="mbeckerle" w:date="2013-02-19T11:25:00Z"/>
              </w:rPr>
            </w:pPr>
          </w:p>
          <w:p w14:paraId="7D2D3453" w14:textId="77777777" w:rsidR="0067342B" w:rsidRDefault="0067342B" w:rsidP="001D7EAA">
            <w:pPr>
              <w:rPr>
                <w:ins w:id="4985" w:author="mbeckerle" w:date="2013-02-19T11:25:00Z"/>
              </w:rPr>
            </w:pPr>
            <w:ins w:id="4986" w:author="mbeckerle" w:date="2013-02-19T11:25:00Z">
              <w:r>
                <w:rPr>
                  <w:rFonts w:cs="Arial"/>
                </w:rPr>
                <w:t xml:space="preserve">Array = [ EnclosedElement [ </w:t>
              </w:r>
              <w:r>
                <w:rPr>
                  <w:rFonts w:cs="Arial"/>
                  <w:b/>
                  <w:i/>
                </w:rPr>
                <w:t>Separator</w:t>
              </w:r>
              <w:r>
                <w:rPr>
                  <w:rFonts w:cs="Arial"/>
                </w:rPr>
                <w:t xml:space="preserve"> EnclosedElement ]*  [ </w:t>
              </w:r>
              <w:r>
                <w:rPr>
                  <w:rFonts w:cs="Arial"/>
                  <w:b/>
                  <w:i/>
                </w:rPr>
                <w:t>Separator</w:t>
              </w:r>
              <w:r>
                <w:rPr>
                  <w:rFonts w:cs="Arial"/>
                </w:rPr>
                <w:t xml:space="preserve"> StopValue] ]</w:t>
              </w:r>
            </w:ins>
          </w:p>
          <w:p w14:paraId="4A3D5AE0" w14:textId="77777777" w:rsidR="0067342B" w:rsidRDefault="0067342B" w:rsidP="001D7EAA">
            <w:pPr>
              <w:rPr>
                <w:ins w:id="4987" w:author="mbeckerle" w:date="2013-02-19T11:25:00Z"/>
              </w:rPr>
            </w:pPr>
            <w:ins w:id="4988" w:author="mbeckerle" w:date="2013-02-19T11:25:00Z">
              <w:r>
                <w:rPr>
                  <w:rFonts w:cs="Arial"/>
                </w:rPr>
                <w:t>StopValue = SimpleElement</w:t>
              </w:r>
            </w:ins>
          </w:p>
          <w:p w14:paraId="2ED40DA1" w14:textId="77777777" w:rsidR="0067342B" w:rsidRDefault="0067342B" w:rsidP="001D7EAA">
            <w:pPr>
              <w:rPr>
                <w:ins w:id="4989" w:author="mbeckerle" w:date="2013-02-19T11:25:00Z"/>
              </w:rPr>
            </w:pPr>
          </w:p>
        </w:tc>
      </w:tr>
      <w:tr w:rsidR="0067342B" w14:paraId="026475F5" w14:textId="77777777" w:rsidTr="001D7EAA">
        <w:trPr>
          <w:trHeight w:val="773"/>
          <w:ins w:id="4990" w:author="mbeckerle" w:date="2013-02-19T11:25:00Z"/>
        </w:trPr>
        <w:tc>
          <w:tcPr>
            <w:tcW w:w="86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14:paraId="79C40ECC" w14:textId="77777777" w:rsidR="0067342B" w:rsidRDefault="0067342B" w:rsidP="001D7EAA">
            <w:pPr>
              <w:rPr>
                <w:ins w:id="4991" w:author="mbeckerle" w:date="2013-02-19T11:25:00Z"/>
              </w:rPr>
            </w:pPr>
          </w:p>
          <w:p w14:paraId="71789B7F" w14:textId="77777777" w:rsidR="0067342B" w:rsidRDefault="0067342B" w:rsidP="001D7EAA">
            <w:pPr>
              <w:rPr>
                <w:ins w:id="4992" w:author="mbeckerle" w:date="2013-02-19T11:25:00Z"/>
              </w:rPr>
            </w:pPr>
            <w:ins w:id="4993" w:author="mbeckerle" w:date="2013-02-19T11:25:00Z">
              <w:r>
                <w:rPr>
                  <w:rFonts w:cs="Arial"/>
                </w:rPr>
                <w:t xml:space="preserve">LeadingAlignment = </w:t>
              </w:r>
              <w:r>
                <w:rPr>
                  <w:rFonts w:cs="Arial"/>
                  <w:b/>
                  <w:bCs/>
                  <w:i/>
                  <w:iCs/>
                </w:rPr>
                <w:t>LeadingSkip</w:t>
              </w:r>
              <w:r>
                <w:rPr>
                  <w:rFonts w:cs="Arial"/>
                </w:rPr>
                <w:t xml:space="preserve"> </w:t>
              </w:r>
              <w:r>
                <w:rPr>
                  <w:rFonts w:cs="Arial"/>
                  <w:b/>
                  <w:bCs/>
                  <w:i/>
                  <w:iCs/>
                </w:rPr>
                <w:t>AlignmentFill</w:t>
              </w:r>
            </w:ins>
          </w:p>
          <w:p w14:paraId="3AF24CDA" w14:textId="77777777" w:rsidR="0067342B" w:rsidRDefault="0067342B" w:rsidP="001D7EAA">
            <w:pPr>
              <w:rPr>
                <w:ins w:id="4994" w:author="mbeckerle" w:date="2013-02-19T11:25:00Z"/>
              </w:rPr>
            </w:pPr>
            <w:ins w:id="4995" w:author="mbeckerle" w:date="2013-02-19T11:25:00Z">
              <w:r>
                <w:rPr>
                  <w:rFonts w:cs="Arial"/>
                </w:rPr>
                <w:t xml:space="preserve">TrailingAlignment = </w:t>
              </w:r>
              <w:r>
                <w:rPr>
                  <w:rFonts w:cs="Arial"/>
                  <w:b/>
                  <w:bCs/>
                  <w:i/>
                  <w:iCs/>
                </w:rPr>
                <w:t>TrailingSkip</w:t>
              </w:r>
            </w:ins>
          </w:p>
          <w:p w14:paraId="7C7B0874" w14:textId="77777777" w:rsidR="0067342B" w:rsidRDefault="0067342B" w:rsidP="001D7EAA">
            <w:pPr>
              <w:rPr>
                <w:ins w:id="4996" w:author="mbeckerle" w:date="2013-02-19T11:25:00Z"/>
              </w:rPr>
            </w:pPr>
            <w:ins w:id="4997" w:author="mbeckerle" w:date="2013-02-19T11:25:00Z">
              <w:r>
                <w:rPr>
                  <w:rFonts w:cs="Arial"/>
                  <w:bCs/>
                  <w:iCs/>
                  <w:color w:val="4F81BD"/>
                </w:rPr>
                <w:t xml:space="preserve">RightPadOrFill = </w:t>
              </w:r>
              <w:r>
                <w:rPr>
                  <w:rFonts w:cs="Arial"/>
                  <w:b/>
                  <w:bCs/>
                  <w:i/>
                  <w:iCs/>
                  <w:color w:val="4F81BD"/>
                </w:rPr>
                <w:t>RightPadding</w:t>
              </w:r>
              <w:r>
                <w:rPr>
                  <w:rFonts w:cs="Arial"/>
                  <w:bCs/>
                  <w:iCs/>
                  <w:color w:val="4F81BD"/>
                </w:rPr>
                <w:t xml:space="preserve"> | </w:t>
              </w:r>
              <w:r>
                <w:rPr>
                  <w:rFonts w:cs="Arial"/>
                  <w:b/>
                  <w:bCs/>
                  <w:i/>
                  <w:iCs/>
                  <w:color w:val="4F81BD"/>
                </w:rPr>
                <w:t>RightFill</w:t>
              </w:r>
            </w:ins>
          </w:p>
          <w:p w14:paraId="1700525D" w14:textId="77777777" w:rsidR="0067342B" w:rsidRDefault="0067342B" w:rsidP="001D7EAA">
            <w:pPr>
              <w:rPr>
                <w:ins w:id="4998" w:author="mbeckerle" w:date="2013-02-19T11:25:00Z"/>
              </w:rPr>
            </w:pPr>
          </w:p>
        </w:tc>
      </w:tr>
    </w:tbl>
    <w:p w14:paraId="646B2BF7" w14:textId="60653C71" w:rsidR="0067342B" w:rsidRPr="005223F4" w:rsidDel="0067342B" w:rsidRDefault="0067342B" w:rsidP="001E4505">
      <w:pPr>
        <w:rPr>
          <w:del w:id="4999" w:author="mbeckerle" w:date="2013-02-19T11:26:00Z"/>
        </w:rPr>
      </w:pPr>
    </w:p>
    <w:p w14:paraId="2C49DF80" w14:textId="7DF39587" w:rsidR="00581391" w:rsidRPr="005223F4" w:rsidDel="00041028" w:rsidRDefault="00581391" w:rsidP="00581391">
      <w:pPr>
        <w:rPr>
          <w:del w:id="5000" w:author="mbeckerle" w:date="2012-04-22T21:54:00Z"/>
        </w:rPr>
      </w:pPr>
      <w:del w:id="5001" w:author="mbeckerle" w:date="2012-04-22T21:54:00Z">
        <w:r w:rsidRPr="005223F4" w:rsidDel="00041028">
          <w:delText xml:space="preserve">   </w:delText>
        </w:r>
      </w:del>
    </w:p>
    <w:p w14:paraId="29100F63" w14:textId="04BC52BC" w:rsidR="00581391" w:rsidRPr="005223F4" w:rsidDel="00041028" w:rsidRDefault="00581391" w:rsidP="00581391">
      <w:pPr>
        <w:rPr>
          <w:del w:id="5002" w:author="mbeckerle" w:date="2012-04-22T21:54:00Z"/>
        </w:rPr>
      </w:pPr>
    </w:p>
    <w:p w14:paraId="682B134B" w14:textId="47BE9EFC" w:rsidR="00581391" w:rsidRPr="005223F4" w:rsidDel="00041028" w:rsidRDefault="00581391" w:rsidP="00581391">
      <w:pPr>
        <w:rPr>
          <w:del w:id="5003" w:author="mbeckerle" w:date="2012-04-22T21:54:00Z"/>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388"/>
      </w:tblGrid>
      <w:tr w:rsidR="00D4613C" w:rsidRPr="005223F4" w:rsidDel="0067342B" w14:paraId="4B275740" w14:textId="27E39D9D" w:rsidTr="002F1B64">
        <w:trPr>
          <w:del w:id="5004" w:author="mbeckerle" w:date="2013-02-19T11:25:00Z"/>
        </w:trPr>
        <w:tc>
          <w:tcPr>
            <w:tcW w:w="8388" w:type="dxa"/>
            <w:shd w:val="clear" w:color="auto" w:fill="F3F3F3"/>
          </w:tcPr>
          <w:p w14:paraId="57900547" w14:textId="127B8680" w:rsidR="00D4613C" w:rsidRPr="002F1B64" w:rsidDel="0067342B" w:rsidRDefault="00D4613C" w:rsidP="001623D7">
            <w:pPr>
              <w:jc w:val="center"/>
              <w:rPr>
                <w:del w:id="5005" w:author="mbeckerle" w:date="2013-02-19T11:25:00Z"/>
                <w:b/>
                <w:bCs/>
                <w:iCs/>
              </w:rPr>
            </w:pPr>
            <w:del w:id="5006" w:author="mbeckerle" w:date="2013-02-19T11:25:00Z">
              <w:r w:rsidRPr="002F1B64" w:rsidDel="0067342B">
                <w:rPr>
                  <w:b/>
                  <w:bCs/>
                  <w:iCs/>
                </w:rPr>
                <w:delText>Productions</w:delText>
              </w:r>
            </w:del>
          </w:p>
        </w:tc>
      </w:tr>
      <w:tr w:rsidR="00D4613C" w:rsidRPr="005223F4" w:rsidDel="0067342B" w14:paraId="3B3E757F" w14:textId="193F3004">
        <w:trPr>
          <w:trHeight w:val="350"/>
          <w:del w:id="5007" w:author="mbeckerle" w:date="2013-02-19T11:25:00Z"/>
        </w:trPr>
        <w:tc>
          <w:tcPr>
            <w:tcW w:w="8388" w:type="dxa"/>
          </w:tcPr>
          <w:p w14:paraId="3F4AFFA7" w14:textId="2B98A002" w:rsidR="00D4613C" w:rsidRPr="005223F4" w:rsidDel="0067342B" w:rsidRDefault="00D4613C" w:rsidP="001623D7">
            <w:pPr>
              <w:rPr>
                <w:del w:id="5008" w:author="mbeckerle" w:date="2013-02-19T11:25:00Z"/>
              </w:rPr>
            </w:pPr>
            <w:commentRangeStart w:id="5009"/>
            <w:del w:id="5010" w:author="mbeckerle" w:date="2013-02-19T11:25:00Z">
              <w:r w:rsidRPr="005223F4" w:rsidDel="0067342B">
                <w:delText xml:space="preserve">Document = </w:delText>
              </w:r>
              <w:r w:rsidR="00B106C0" w:rsidRPr="002F1B64" w:rsidDel="0067342B">
                <w:rPr>
                  <w:rStyle w:val="CommentReference"/>
                  <w:b/>
                  <w:i/>
                </w:rPr>
                <w:commentReference w:id="5011"/>
              </w:r>
              <w:r w:rsidRPr="005223F4" w:rsidDel="0067342B">
                <w:delText>Element</w:delText>
              </w:r>
              <w:commentRangeEnd w:id="5009"/>
              <w:r w:rsidR="00EF7E2C" w:rsidDel="0067342B">
                <w:rPr>
                  <w:rStyle w:val="CommentReference"/>
                </w:rPr>
                <w:commentReference w:id="5009"/>
              </w:r>
            </w:del>
          </w:p>
        </w:tc>
      </w:tr>
      <w:tr w:rsidR="00D4613C" w:rsidRPr="005223F4" w:rsidDel="0067342B" w14:paraId="5D8BD64B" w14:textId="6F26681A">
        <w:trPr>
          <w:trHeight w:val="1070"/>
          <w:del w:id="5012" w:author="mbeckerle" w:date="2013-02-19T11:25:00Z"/>
        </w:trPr>
        <w:tc>
          <w:tcPr>
            <w:tcW w:w="8388" w:type="dxa"/>
          </w:tcPr>
          <w:p w14:paraId="662E5C15" w14:textId="76E5F539" w:rsidR="00D4613C" w:rsidRPr="005223F4" w:rsidDel="00041028" w:rsidRDefault="00D4613C" w:rsidP="001623D7">
            <w:pPr>
              <w:rPr>
                <w:del w:id="5013" w:author="mbeckerle" w:date="2012-04-22T21:54:00Z"/>
                <w:rFonts w:cs="Arial"/>
              </w:rPr>
            </w:pPr>
          </w:p>
          <w:p w14:paraId="1B8F6E65" w14:textId="320080A2" w:rsidR="00D4613C" w:rsidRPr="005223F4" w:rsidDel="0067342B" w:rsidRDefault="00D4613C" w:rsidP="001623D7">
            <w:pPr>
              <w:rPr>
                <w:del w:id="5014" w:author="mbeckerle" w:date="2013-02-19T11:25:00Z"/>
                <w:rFonts w:cs="Arial"/>
              </w:rPr>
            </w:pPr>
            <w:del w:id="5015" w:author="mbeckerle" w:date="2013-02-19T11:25:00Z">
              <w:r w:rsidRPr="005223F4" w:rsidDel="0067342B">
                <w:rPr>
                  <w:rFonts w:cs="Arial"/>
                </w:rPr>
                <w:delText>Element = SimpleElement | ComplexElement</w:delText>
              </w:r>
            </w:del>
          </w:p>
          <w:p w14:paraId="688AC738" w14:textId="6EFD7714" w:rsidR="00D4613C" w:rsidRPr="005223F4" w:rsidDel="00041028" w:rsidRDefault="00D4613C" w:rsidP="001623D7">
            <w:pPr>
              <w:rPr>
                <w:del w:id="5016" w:author="mbeckerle" w:date="2012-04-22T21:54:00Z"/>
                <w:rFonts w:cs="Arial"/>
              </w:rPr>
            </w:pPr>
          </w:p>
          <w:p w14:paraId="2F09A7D4" w14:textId="248F4C79" w:rsidR="00D4613C" w:rsidRPr="005223F4" w:rsidDel="0067342B" w:rsidRDefault="00D4613C" w:rsidP="004B2E84">
            <w:pPr>
              <w:rPr>
                <w:del w:id="5017" w:author="mbeckerle" w:date="2013-02-19T11:25:00Z"/>
                <w:rFonts w:cs="Arial"/>
              </w:rPr>
            </w:pPr>
            <w:del w:id="5018" w:author="mbeckerle" w:date="2013-02-19T11:25:00Z">
              <w:r w:rsidRPr="005223F4" w:rsidDel="0067342B">
                <w:rPr>
                  <w:rFonts w:cs="Arial"/>
                </w:rPr>
                <w:delText xml:space="preserve">SimpleElement = </w:delText>
              </w:r>
              <w:r w:rsidR="004B2E84" w:rsidRPr="005223F4" w:rsidDel="0067342B">
                <w:rPr>
                  <w:rFonts w:cs="Arial"/>
                  <w:lang w:eastAsia="ja-JP" w:bidi="he-IL"/>
                </w:rPr>
                <w:delText>Element</w:delText>
              </w:r>
              <w:r w:rsidR="00324EB5" w:rsidRPr="005223F4" w:rsidDel="0067342B">
                <w:rPr>
                  <w:rFonts w:cs="Arial"/>
                  <w:lang w:eastAsia="ja-JP" w:bidi="he-IL"/>
                </w:rPr>
                <w:delText xml:space="preserve">LeftFraming </w:delText>
              </w:r>
              <w:r w:rsidRPr="005223F4" w:rsidDel="0067342B">
                <w:rPr>
                  <w:rFonts w:eastAsia="MS Mincho" w:cs="Arial"/>
                  <w:color w:val="000000"/>
                  <w:lang w:eastAsia="ja-JP"/>
                </w:rPr>
                <w:delText xml:space="preserve">SimpleContent </w:delText>
              </w:r>
              <w:r w:rsidRPr="005223F4" w:rsidDel="0067342B">
                <w:rPr>
                  <w:rFonts w:cs="Arial"/>
                  <w:lang w:eastAsia="ja-JP" w:bidi="he-IL"/>
                </w:rPr>
                <w:delText>RightFraming</w:delText>
              </w:r>
            </w:del>
          </w:p>
          <w:p w14:paraId="20784CDB" w14:textId="11B9BBFC" w:rsidR="00D4613C" w:rsidRPr="005223F4" w:rsidDel="0067342B" w:rsidRDefault="00D4613C" w:rsidP="00324EB5">
            <w:pPr>
              <w:rPr>
                <w:del w:id="5019" w:author="mbeckerle" w:date="2013-02-19T11:25:00Z"/>
                <w:rFonts w:cs="Arial"/>
                <w:lang w:eastAsia="ja-JP" w:bidi="he-IL"/>
              </w:rPr>
            </w:pPr>
            <w:del w:id="5020" w:author="mbeckerle" w:date="2013-02-19T11:25:00Z">
              <w:r w:rsidRPr="005223F4" w:rsidDel="0067342B">
                <w:rPr>
                  <w:rFonts w:cs="Arial"/>
                </w:rPr>
                <w:delText xml:space="preserve">ComplexElement = </w:delText>
              </w:r>
              <w:r w:rsidR="004B2E84" w:rsidRPr="005223F4" w:rsidDel="0067342B">
                <w:rPr>
                  <w:rFonts w:cs="Arial"/>
                  <w:lang w:eastAsia="ja-JP" w:bidi="he-IL"/>
                </w:rPr>
                <w:delText xml:space="preserve">ElementLeftFraming </w:delText>
              </w:r>
              <w:r w:rsidRPr="005223F4" w:rsidDel="0067342B">
                <w:rPr>
                  <w:rFonts w:cs="Arial"/>
                  <w:lang w:eastAsia="ja-JP" w:bidi="he-IL"/>
                </w:rPr>
                <w:delText xml:space="preserve">ComplexContent </w:delText>
              </w:r>
            </w:del>
            <w:commentRangeStart w:id="5021"/>
            <w:ins w:id="5022" w:author="Steve Hanson" w:date="2012-02-27T19:34:00Z">
              <w:del w:id="5023" w:author="mbeckerle" w:date="2013-02-19T11:25:00Z">
                <w:r w:rsidR="0057182D" w:rsidRPr="002F1B64" w:rsidDel="0067342B">
                  <w:rPr>
                    <w:rFonts w:cs="Arial"/>
                    <w:b/>
                    <w:i/>
                    <w:lang w:eastAsia="ja-JP" w:bidi="he-IL"/>
                  </w:rPr>
                  <w:delText>ElementUnused</w:delText>
                </w:r>
                <w:commentRangeEnd w:id="5021"/>
                <w:r w:rsidR="0057182D" w:rsidDel="0067342B">
                  <w:rPr>
                    <w:rStyle w:val="CommentReference"/>
                  </w:rPr>
                  <w:commentReference w:id="5021"/>
                </w:r>
                <w:r w:rsidR="0057182D" w:rsidDel="0067342B">
                  <w:rPr>
                    <w:rFonts w:cs="Arial"/>
                    <w:lang w:eastAsia="ja-JP" w:bidi="he-IL"/>
                  </w:rPr>
                  <w:delText xml:space="preserve"> </w:delText>
                </w:r>
              </w:del>
            </w:ins>
            <w:del w:id="5024" w:author="mbeckerle" w:date="2013-02-19T11:25:00Z">
              <w:r w:rsidRPr="005223F4" w:rsidDel="0067342B">
                <w:rPr>
                  <w:rFonts w:cs="Arial"/>
                  <w:lang w:eastAsia="ja-JP" w:bidi="he-IL"/>
                </w:rPr>
                <w:delText>RightFraming</w:delText>
              </w:r>
            </w:del>
          </w:p>
          <w:p w14:paraId="4229230F" w14:textId="06CE7157" w:rsidR="00324EB5" w:rsidRPr="005223F4" w:rsidDel="00041028" w:rsidRDefault="00324EB5" w:rsidP="001623D7">
            <w:pPr>
              <w:rPr>
                <w:del w:id="5025" w:author="mbeckerle" w:date="2012-04-22T21:54:00Z"/>
                <w:rFonts w:cs="Arial"/>
                <w:lang w:eastAsia="ja-JP" w:bidi="he-IL"/>
              </w:rPr>
            </w:pPr>
          </w:p>
          <w:p w14:paraId="3F32C473" w14:textId="0690FF66" w:rsidR="00D4613C" w:rsidRPr="005223F4" w:rsidDel="0067342B" w:rsidRDefault="004B2E84" w:rsidP="001623D7">
            <w:pPr>
              <w:rPr>
                <w:del w:id="5026" w:author="mbeckerle" w:date="2013-02-19T11:25:00Z"/>
                <w:rFonts w:cs="Arial"/>
                <w:lang w:eastAsia="ja-JP" w:bidi="he-IL"/>
              </w:rPr>
            </w:pPr>
            <w:del w:id="5027" w:author="mbeckerle" w:date="2013-02-19T11:25:00Z">
              <w:r w:rsidRPr="005223F4" w:rsidDel="0067342B">
                <w:rPr>
                  <w:rFonts w:cs="Arial"/>
                  <w:lang w:eastAsia="ja-JP" w:bidi="he-IL"/>
                </w:rPr>
                <w:delText xml:space="preserve">ElementLeftFraming </w:delText>
              </w:r>
              <w:r w:rsidR="00324EB5" w:rsidRPr="005223F4" w:rsidDel="0067342B">
                <w:rPr>
                  <w:rFonts w:cs="Arial"/>
                  <w:lang w:eastAsia="ja-JP" w:bidi="he-IL"/>
                </w:rPr>
                <w:delText>= LeftFraming PrefixLength</w:delText>
              </w:r>
            </w:del>
          </w:p>
          <w:p w14:paraId="19A74CFE" w14:textId="5B5951F5" w:rsidR="0057182D" w:rsidDel="0067342B" w:rsidRDefault="0086756B" w:rsidP="00324EB5">
            <w:pPr>
              <w:rPr>
                <w:ins w:id="5028" w:author="Steve Hanson" w:date="2012-02-27T19:31:00Z"/>
                <w:del w:id="5029" w:author="mbeckerle" w:date="2013-02-19T11:25:00Z"/>
                <w:rFonts w:eastAsia="MS Mincho" w:cs="Arial"/>
                <w:color w:val="000000"/>
                <w:lang w:eastAsia="ja-JP"/>
              </w:rPr>
            </w:pPr>
            <w:commentRangeStart w:id="5030"/>
            <w:del w:id="5031" w:author="mbeckerle" w:date="2013-02-19T11:25:00Z">
              <w:r w:rsidRPr="005223F4" w:rsidDel="0067342B">
                <w:rPr>
                  <w:rFonts w:cs="Arial"/>
                  <w:lang w:eastAsia="ja-JP" w:bidi="he-IL"/>
                </w:rPr>
                <w:delText xml:space="preserve">PrefixLength = </w:delText>
              </w:r>
              <w:r w:rsidR="00E61185" w:rsidRPr="005223F4" w:rsidDel="0067342B">
                <w:rPr>
                  <w:rFonts w:eastAsia="MS Mincho" w:cs="Arial"/>
                  <w:color w:val="000000"/>
                  <w:lang w:eastAsia="ja-JP"/>
                </w:rPr>
                <w:delText>SimpleContent</w:delText>
              </w:r>
            </w:del>
            <w:ins w:id="5032" w:author="Steve Hanson" w:date="2012-02-27T19:31:00Z">
              <w:del w:id="5033" w:author="mbeckerle" w:date="2013-02-19T11:25:00Z">
                <w:r w:rsidR="0057182D" w:rsidDel="0067342B">
                  <w:rPr>
                    <w:rFonts w:eastAsia="MS Mincho" w:cs="Arial"/>
                    <w:color w:val="000000"/>
                    <w:lang w:eastAsia="ja-JP"/>
                  </w:rPr>
                  <w:delText xml:space="preserve"> | PrefixPrefixLength SimpleContent</w:delText>
                </w:r>
              </w:del>
            </w:ins>
          </w:p>
          <w:p w14:paraId="42415E40" w14:textId="1B1016F8" w:rsidR="0086756B" w:rsidRPr="005223F4" w:rsidDel="00041028" w:rsidRDefault="0057182D" w:rsidP="00324EB5">
            <w:pPr>
              <w:rPr>
                <w:del w:id="5034" w:author="mbeckerle" w:date="2012-04-22T21:55:00Z"/>
                <w:rFonts w:cs="Arial"/>
                <w:lang w:eastAsia="ja-JP" w:bidi="he-IL"/>
              </w:rPr>
            </w:pPr>
            <w:ins w:id="5035" w:author="Steve Hanson" w:date="2012-02-27T19:32:00Z">
              <w:del w:id="5036" w:author="mbeckerle" w:date="2013-02-19T11:25:00Z">
                <w:r w:rsidDel="0067342B">
                  <w:rPr>
                    <w:rFonts w:eastAsia="MS Mincho" w:cs="Arial"/>
                    <w:color w:val="000000"/>
                    <w:lang w:eastAsia="ja-JP"/>
                  </w:rPr>
                  <w:delText>PrefixPrefixLength = SimpleContent</w:delText>
                </w:r>
              </w:del>
            </w:ins>
            <w:del w:id="5037" w:author="mbeckerle" w:date="2013-02-19T11:25:00Z">
              <w:r w:rsidR="00E61185" w:rsidRPr="005223F4" w:rsidDel="0067342B">
                <w:rPr>
                  <w:rFonts w:eastAsia="MS Mincho" w:cs="Arial"/>
                  <w:color w:val="000000"/>
                  <w:lang w:eastAsia="ja-JP"/>
                </w:rPr>
                <w:delText xml:space="preserve"> </w:delText>
              </w:r>
              <w:commentRangeEnd w:id="5030"/>
              <w:r w:rsidR="00EF7E2C" w:rsidDel="0067342B">
                <w:rPr>
                  <w:rStyle w:val="CommentReference"/>
                </w:rPr>
                <w:commentReference w:id="5030"/>
              </w:r>
            </w:del>
          </w:p>
          <w:p w14:paraId="60C99D02" w14:textId="55D31B1C" w:rsidR="0086756B" w:rsidRPr="005223F4" w:rsidDel="00041028" w:rsidRDefault="0086756B" w:rsidP="001623D7">
            <w:pPr>
              <w:rPr>
                <w:del w:id="5038" w:author="mbeckerle" w:date="2012-04-22T21:54:00Z"/>
                <w:rFonts w:cs="Arial"/>
                <w:lang w:eastAsia="ja-JP" w:bidi="he-IL"/>
              </w:rPr>
            </w:pPr>
          </w:p>
          <w:p w14:paraId="319934D0" w14:textId="534DEA68" w:rsidR="00D4613C" w:rsidRPr="005223F4" w:rsidDel="0067342B" w:rsidRDefault="00D4613C" w:rsidP="00074B0C">
            <w:pPr>
              <w:rPr>
                <w:del w:id="5039" w:author="mbeckerle" w:date="2013-02-19T11:25:00Z"/>
              </w:rPr>
            </w:pPr>
          </w:p>
        </w:tc>
      </w:tr>
      <w:tr w:rsidR="00D4613C" w:rsidRPr="005223F4" w:rsidDel="0067342B" w14:paraId="2153DC77" w14:textId="20A89833">
        <w:trPr>
          <w:trHeight w:val="1070"/>
          <w:del w:id="5040" w:author="mbeckerle" w:date="2013-02-19T11:25:00Z"/>
        </w:trPr>
        <w:tc>
          <w:tcPr>
            <w:tcW w:w="8388" w:type="dxa"/>
          </w:tcPr>
          <w:p w14:paraId="58A8E711" w14:textId="66499C88" w:rsidR="00D4613C" w:rsidRPr="005223F4" w:rsidDel="0067342B" w:rsidRDefault="00D4613C" w:rsidP="001623D7">
            <w:pPr>
              <w:spacing w:before="101" w:after="101"/>
              <w:rPr>
                <w:del w:id="5041" w:author="mbeckerle" w:date="2013-02-19T11:25:00Z"/>
                <w:rFonts w:cs="Arial"/>
                <w:lang w:eastAsia="ja-JP" w:bidi="he-IL"/>
              </w:rPr>
            </w:pPr>
            <w:del w:id="5042" w:author="mbeckerle" w:date="2013-02-19T11:25:00Z">
              <w:r w:rsidRPr="005223F4" w:rsidDel="0067342B">
                <w:rPr>
                  <w:rFonts w:cs="Arial"/>
                  <w:lang w:eastAsia="ja-JP" w:bidi="he-IL"/>
                </w:rPr>
                <w:delText xml:space="preserve">LeftFraming = </w:delText>
              </w:r>
              <w:r w:rsidRPr="005223F4" w:rsidDel="0067342B">
                <w:delText xml:space="preserve">LeadingAlignment </w:delText>
              </w:r>
              <w:r w:rsidRPr="005223F4" w:rsidDel="0067342B">
                <w:rPr>
                  <w:b/>
                  <w:bCs/>
                  <w:i/>
                  <w:iCs/>
                </w:rPr>
                <w:delText>Initiator</w:delText>
              </w:r>
            </w:del>
          </w:p>
          <w:p w14:paraId="62B55FA0" w14:textId="29CD1DC3" w:rsidR="00D4613C" w:rsidRPr="005223F4" w:rsidDel="0067342B" w:rsidRDefault="00D4613C" w:rsidP="001623D7">
            <w:pPr>
              <w:spacing w:before="101" w:after="101"/>
              <w:rPr>
                <w:del w:id="5043" w:author="mbeckerle" w:date="2013-02-19T11:25:00Z"/>
              </w:rPr>
            </w:pPr>
            <w:del w:id="5044" w:author="mbeckerle" w:date="2013-02-19T11:25:00Z">
              <w:r w:rsidRPr="005223F4" w:rsidDel="0067342B">
                <w:rPr>
                  <w:rFonts w:cs="Arial"/>
                  <w:lang w:eastAsia="ja-JP" w:bidi="he-IL"/>
                </w:rPr>
                <w:delText>RightFraming =  </w:delText>
              </w:r>
              <w:r w:rsidRPr="005223F4" w:rsidDel="0067342B">
                <w:rPr>
                  <w:b/>
                  <w:bCs/>
                  <w:i/>
                  <w:iCs/>
                </w:rPr>
                <w:delText>Terminator</w:delText>
              </w:r>
              <w:r w:rsidRPr="005223F4" w:rsidDel="0067342B">
                <w:delText xml:space="preserve"> TrailingAlignment</w:delText>
              </w:r>
            </w:del>
          </w:p>
          <w:p w14:paraId="63225EE8" w14:textId="1EC3EDE5" w:rsidR="00D4613C" w:rsidRPr="005223F4" w:rsidDel="00041028" w:rsidRDefault="00D4613C" w:rsidP="001623D7">
            <w:pPr>
              <w:rPr>
                <w:del w:id="5045" w:author="mbeckerle" w:date="2012-04-22T21:55:00Z"/>
              </w:rPr>
            </w:pPr>
          </w:p>
          <w:p w14:paraId="389FC5B2" w14:textId="60A0DA2F" w:rsidR="00D4613C" w:rsidRPr="005223F4" w:rsidDel="0067342B" w:rsidRDefault="00D4613C" w:rsidP="001623D7">
            <w:pPr>
              <w:rPr>
                <w:del w:id="5046" w:author="mbeckerle" w:date="2013-02-19T11:25:00Z"/>
              </w:rPr>
            </w:pPr>
            <w:del w:id="5047" w:author="mbeckerle" w:date="2013-02-19T11:25:00Z">
              <w:r w:rsidRPr="005223F4" w:rsidDel="0067342B">
                <w:delText xml:space="preserve">LeadingAlignment = </w:delText>
              </w:r>
              <w:r w:rsidR="008432CD" w:rsidRPr="005223F4" w:rsidDel="0067342B">
                <w:rPr>
                  <w:b/>
                  <w:bCs/>
                  <w:i/>
                  <w:iCs/>
                </w:rPr>
                <w:delText>LeadingSkip</w:delText>
              </w:r>
              <w:r w:rsidRPr="005223F4" w:rsidDel="0067342B">
                <w:delText xml:space="preserve"> </w:delText>
              </w:r>
              <w:r w:rsidRPr="005223F4" w:rsidDel="0067342B">
                <w:rPr>
                  <w:b/>
                  <w:bCs/>
                  <w:i/>
                  <w:iCs/>
                </w:rPr>
                <w:delText>AlignmentFill</w:delText>
              </w:r>
            </w:del>
          </w:p>
          <w:p w14:paraId="64700837" w14:textId="2F7B2743" w:rsidR="00D4613C" w:rsidRPr="005223F4" w:rsidDel="00041028" w:rsidRDefault="00D4613C">
            <w:pPr>
              <w:rPr>
                <w:del w:id="5048" w:author="mbeckerle" w:date="2012-04-22T21:55:00Z"/>
                <w:rFonts w:cs="Arial"/>
              </w:rPr>
              <w:pPrChange w:id="5049" w:author="mbeckerle" w:date="2012-04-22T21:55:00Z">
                <w:pPr>
                  <w:numPr>
                    <w:numId w:val="8"/>
                  </w:numPr>
                  <w:tabs>
                    <w:tab w:val="num" w:pos="1080"/>
                  </w:tabs>
                  <w:ind w:left="1080" w:hanging="360"/>
                </w:pPr>
              </w:pPrChange>
            </w:pPr>
            <w:del w:id="5050" w:author="mbeckerle" w:date="2013-02-19T11:25:00Z">
              <w:r w:rsidRPr="005223F4" w:rsidDel="0067342B">
                <w:delText xml:space="preserve">TrailingAlignment = </w:delText>
              </w:r>
              <w:r w:rsidR="00785685" w:rsidRPr="005223F4" w:rsidDel="0067342B">
                <w:rPr>
                  <w:b/>
                  <w:bCs/>
                  <w:i/>
                  <w:iCs/>
                </w:rPr>
                <w:delText>TrailingSkip</w:delText>
              </w:r>
            </w:del>
          </w:p>
          <w:p w14:paraId="38F81BEB" w14:textId="229DF40F" w:rsidR="00D4613C" w:rsidRPr="005223F4" w:rsidDel="0067342B" w:rsidRDefault="00D4613C">
            <w:pPr>
              <w:rPr>
                <w:del w:id="5051" w:author="mbeckerle" w:date="2013-02-19T11:25:00Z"/>
                <w:rFonts w:cs="Arial"/>
              </w:rPr>
            </w:pPr>
          </w:p>
        </w:tc>
      </w:tr>
      <w:tr w:rsidR="00D4613C" w:rsidRPr="005223F4" w:rsidDel="0067342B" w14:paraId="0D3045CD" w14:textId="2FE87CB0">
        <w:trPr>
          <w:trHeight w:val="386"/>
          <w:del w:id="5052" w:author="mbeckerle" w:date="2013-02-19T11:25:00Z"/>
        </w:trPr>
        <w:tc>
          <w:tcPr>
            <w:tcW w:w="8388" w:type="dxa"/>
          </w:tcPr>
          <w:p w14:paraId="293D8FC2" w14:textId="5D8A332C" w:rsidR="00D4613C" w:rsidRPr="005223F4" w:rsidDel="00041028" w:rsidRDefault="00D4613C" w:rsidP="001623D7">
            <w:pPr>
              <w:rPr>
                <w:del w:id="5053" w:author="mbeckerle" w:date="2012-04-22T21:55:00Z"/>
                <w:rFonts w:eastAsia="MS Mincho" w:cs="Arial"/>
                <w:color w:val="000000"/>
                <w:lang w:eastAsia="ja-JP"/>
              </w:rPr>
            </w:pPr>
          </w:p>
          <w:p w14:paraId="39C0C6BD" w14:textId="512C9F97" w:rsidR="00D4613C" w:rsidRPr="005223F4" w:rsidDel="0067342B" w:rsidRDefault="00D4613C" w:rsidP="001623D7">
            <w:pPr>
              <w:rPr>
                <w:del w:id="5054" w:author="mbeckerle" w:date="2013-02-19T11:25:00Z"/>
              </w:rPr>
            </w:pPr>
            <w:del w:id="5055" w:author="mbeckerle" w:date="2013-02-19T11:25:00Z">
              <w:r w:rsidRPr="005223F4" w:rsidDel="0067342B">
                <w:rPr>
                  <w:rFonts w:eastAsia="MS Mincho" w:cs="Arial"/>
                  <w:color w:val="000000"/>
                  <w:lang w:eastAsia="ja-JP"/>
                </w:rPr>
                <w:delText xml:space="preserve">SimpleContent =  </w:delText>
              </w:r>
              <w:r w:rsidRPr="005223F4" w:rsidDel="0067342B">
                <w:rPr>
                  <w:rFonts w:cs="Arial"/>
                  <w:b/>
                  <w:bCs/>
                  <w:i/>
                  <w:iCs/>
                  <w:lang w:eastAsia="ja-JP" w:bidi="he-IL"/>
                </w:rPr>
                <w:delText>LeftPadding</w:delText>
              </w:r>
              <w:r w:rsidRPr="005223F4" w:rsidDel="0067342B">
                <w:rPr>
                  <w:rFonts w:eastAsia="MS Mincho" w:cs="Arial"/>
                  <w:color w:val="000000"/>
                  <w:lang w:eastAsia="ja-JP"/>
                </w:rPr>
                <w:delText xml:space="preserve"> </w:delText>
              </w:r>
              <w:r w:rsidRPr="005223F4" w:rsidDel="0067342B">
                <w:rPr>
                  <w:rFonts w:cs="Arial"/>
                  <w:b/>
                  <w:i/>
                  <w:lang w:eastAsia="ja-JP" w:bidi="he-IL"/>
                </w:rPr>
                <w:delText xml:space="preserve">SimpleRepresentation </w:delText>
              </w:r>
              <w:r w:rsidRPr="005223F4" w:rsidDel="0067342B">
                <w:rPr>
                  <w:rFonts w:cs="Arial"/>
                  <w:b/>
                  <w:bCs/>
                  <w:i/>
                  <w:iCs/>
                  <w:lang w:eastAsia="ja-JP" w:bidi="he-IL"/>
                </w:rPr>
                <w:delText>RightPadOrFill</w:delText>
              </w:r>
            </w:del>
          </w:p>
          <w:p w14:paraId="33952285" w14:textId="68916171" w:rsidR="00074B0C" w:rsidRPr="002F1B64" w:rsidDel="00041028" w:rsidRDefault="00074B0C" w:rsidP="00557A29">
            <w:pPr>
              <w:numPr>
                <w:ilvl w:val="0"/>
                <w:numId w:val="8"/>
              </w:numPr>
              <w:rPr>
                <w:del w:id="5056" w:author="mbeckerle" w:date="2012-04-22T21:55:00Z"/>
                <w:rFonts w:cs="Arial"/>
                <w:b/>
                <w:lang w:eastAsia="ja-JP" w:bidi="he-IL"/>
              </w:rPr>
            </w:pPr>
            <w:del w:id="5057" w:author="mbeckerle" w:date="2013-02-19T11:25:00Z">
              <w:r w:rsidRPr="00041028" w:rsidDel="0067342B">
                <w:rPr>
                  <w:rFonts w:cs="Arial"/>
                  <w:lang w:eastAsia="ja-JP" w:bidi="he-IL"/>
                </w:rPr>
                <w:delText xml:space="preserve">ComplexContent = </w:delText>
              </w:r>
              <w:commentRangeStart w:id="5058"/>
              <w:r w:rsidRPr="00041028" w:rsidDel="0067342B">
                <w:rPr>
                  <w:rFonts w:cs="Arial"/>
                  <w:lang w:eastAsia="ja-JP" w:bidi="he-IL"/>
                </w:rPr>
                <w:delText>Sequence | Choice</w:delText>
              </w:r>
              <w:commentRangeEnd w:id="5058"/>
              <w:r w:rsidR="00EF7E2C" w:rsidDel="0067342B">
                <w:rPr>
                  <w:rStyle w:val="CommentReference"/>
                </w:rPr>
                <w:commentReference w:id="5058"/>
              </w:r>
              <w:commentRangeStart w:id="5059"/>
              <w:commentRangeStart w:id="5060"/>
              <w:commentRangeStart w:id="5061"/>
              <w:r w:rsidR="00B106C0" w:rsidRPr="002F1B64" w:rsidDel="0067342B">
                <w:rPr>
                  <w:rStyle w:val="CommentReference"/>
                  <w:b/>
                </w:rPr>
                <w:commentReference w:id="5062"/>
              </w:r>
              <w:commentRangeEnd w:id="5059"/>
              <w:r w:rsidR="00013F2E" w:rsidRPr="002F1B64" w:rsidDel="0067342B">
                <w:rPr>
                  <w:rStyle w:val="CommentReference"/>
                  <w:b/>
                </w:rPr>
                <w:commentReference w:id="5059"/>
              </w:r>
              <w:commentRangeEnd w:id="5060"/>
              <w:r w:rsidR="00194C47" w:rsidDel="0067342B">
                <w:rPr>
                  <w:rStyle w:val="CommentReference"/>
                </w:rPr>
                <w:commentReference w:id="5060"/>
              </w:r>
              <w:commentRangeEnd w:id="5061"/>
              <w:r w:rsidR="00072CA1" w:rsidDel="0067342B">
                <w:rPr>
                  <w:rStyle w:val="CommentReference"/>
                </w:rPr>
                <w:commentReference w:id="5061"/>
              </w:r>
            </w:del>
          </w:p>
          <w:p w14:paraId="7B5A0455" w14:textId="19D9F5AE" w:rsidR="00D4613C" w:rsidRPr="005223F4" w:rsidDel="00041028" w:rsidRDefault="00D4613C">
            <w:pPr>
              <w:numPr>
                <w:ilvl w:val="0"/>
                <w:numId w:val="8"/>
              </w:numPr>
              <w:rPr>
                <w:del w:id="5063" w:author="mbeckerle" w:date="2012-04-22T21:55:00Z"/>
              </w:rPr>
              <w:pPrChange w:id="5064" w:author="mbeckerle" w:date="2012-04-22T21:55:00Z">
                <w:pPr/>
              </w:pPrChange>
            </w:pPr>
          </w:p>
          <w:p w14:paraId="47651DAD" w14:textId="2C540FA2" w:rsidR="00D4613C" w:rsidRPr="005223F4" w:rsidDel="0067342B" w:rsidRDefault="00D4613C" w:rsidP="001623D7">
            <w:pPr>
              <w:rPr>
                <w:del w:id="5065" w:author="mbeckerle" w:date="2013-02-19T11:25:00Z"/>
              </w:rPr>
            </w:pPr>
          </w:p>
        </w:tc>
      </w:tr>
      <w:tr w:rsidR="005A5327" w:rsidRPr="005223F4" w:rsidDel="0067342B" w14:paraId="0B1E255E" w14:textId="43A39DEF" w:rsidTr="007E0F84">
        <w:trPr>
          <w:trHeight w:val="2245"/>
          <w:del w:id="5066" w:author="mbeckerle" w:date="2013-02-19T11:25:00Z"/>
        </w:trPr>
        <w:tc>
          <w:tcPr>
            <w:tcW w:w="8388" w:type="dxa"/>
          </w:tcPr>
          <w:p w14:paraId="0FF275AF" w14:textId="59B2CDC1" w:rsidR="005A5327" w:rsidRPr="005223F4" w:rsidDel="00041028" w:rsidRDefault="005A5327" w:rsidP="001623D7">
            <w:pPr>
              <w:rPr>
                <w:del w:id="5067" w:author="mbeckerle" w:date="2012-04-22T21:55:00Z"/>
              </w:rPr>
            </w:pPr>
          </w:p>
          <w:p w14:paraId="6399747E" w14:textId="04CE6F98" w:rsidR="005A5327" w:rsidRPr="005223F4" w:rsidDel="0067342B" w:rsidRDefault="005A5327" w:rsidP="001623D7">
            <w:pPr>
              <w:rPr>
                <w:del w:id="5068" w:author="mbeckerle" w:date="2013-02-19T11:25:00Z"/>
              </w:rPr>
            </w:pPr>
            <w:commentRangeStart w:id="5069"/>
            <w:del w:id="5070" w:author="mbeckerle" w:date="2013-02-19T11:25:00Z">
              <w:r w:rsidRPr="005223F4" w:rsidDel="0067342B">
                <w:delText xml:space="preserve">Sequence = </w:delText>
              </w:r>
              <w:r w:rsidRPr="005223F4" w:rsidDel="0067342B">
                <w:rPr>
                  <w:rFonts w:cs="Arial"/>
                  <w:lang w:eastAsia="ja-JP" w:bidi="he-IL"/>
                </w:rPr>
                <w:delText xml:space="preserve">LeftFraming </w:delText>
              </w:r>
              <w:r w:rsidRPr="005223F4" w:rsidDel="0067342B">
                <w:delText xml:space="preserve">SequenceContent </w:delText>
              </w:r>
              <w:r w:rsidRPr="005223F4" w:rsidDel="0067342B">
                <w:rPr>
                  <w:rFonts w:cs="Arial"/>
                  <w:lang w:eastAsia="ja-JP" w:bidi="he-IL"/>
                </w:rPr>
                <w:delText>RightFraming</w:delText>
              </w:r>
            </w:del>
          </w:p>
          <w:p w14:paraId="1116EF47" w14:textId="65C8C684" w:rsidR="005A5327" w:rsidRPr="005223F4" w:rsidDel="0067342B" w:rsidRDefault="005A5327" w:rsidP="00D67874">
            <w:pPr>
              <w:rPr>
                <w:del w:id="5071" w:author="mbeckerle" w:date="2013-02-19T11:25:00Z"/>
              </w:rPr>
            </w:pPr>
            <w:del w:id="5072" w:author="mbeckerle" w:date="2013-02-19T11:25:00Z">
              <w:r w:rsidRPr="005223F4" w:rsidDel="0067342B">
                <w:delText xml:space="preserve">SequenceContent = [ </w:delText>
              </w:r>
              <w:r w:rsidRPr="00074B0C" w:rsidDel="0067342B">
                <w:rPr>
                  <w:b/>
                  <w:bCs/>
                  <w:i/>
                  <w:iCs/>
                </w:rPr>
                <w:delText>PrefixSeparator</w:delText>
              </w:r>
              <w:r w:rsidRPr="00074B0C" w:rsidDel="0067342B">
                <w:rPr>
                  <w:i/>
                  <w:iCs/>
                </w:rPr>
                <w:delText xml:space="preserve"> </w:delText>
              </w:r>
              <w:r w:rsidRPr="005223F4" w:rsidDel="0067342B">
                <w:delText>SequenceItem</w:delText>
              </w:r>
            </w:del>
            <w:ins w:id="5073" w:author="Steve Hanson" w:date="2012-02-27T19:38:00Z">
              <w:del w:id="5074" w:author="mbeckerle" w:date="2013-02-19T11:25:00Z">
                <w:r w:rsidDel="0067342B">
                  <w:delText>EnclosedContent</w:delText>
                </w:r>
              </w:del>
            </w:ins>
            <w:del w:id="5075" w:author="mbeckerle" w:date="2013-02-19T11:25:00Z">
              <w:r w:rsidRPr="005223F4" w:rsidDel="0067342B">
                <w:delText xml:space="preserve"> [ </w:delText>
              </w:r>
              <w:r w:rsidRPr="00074B0C" w:rsidDel="0067342B">
                <w:rPr>
                  <w:b/>
                  <w:bCs/>
                  <w:i/>
                  <w:iCs/>
                </w:rPr>
                <w:delText>Separator</w:delText>
              </w:r>
              <w:r w:rsidRPr="005223F4" w:rsidDel="0067342B">
                <w:delText xml:space="preserve"> SequenceItem</w:delText>
              </w:r>
            </w:del>
            <w:ins w:id="5076" w:author="Steve Hanson" w:date="2012-02-27T19:38:00Z">
              <w:del w:id="5077" w:author="mbeckerle" w:date="2013-02-19T11:25:00Z">
                <w:r w:rsidDel="0067342B">
                  <w:delText>EnclosedContent</w:delText>
                </w:r>
              </w:del>
            </w:ins>
            <w:del w:id="5078" w:author="mbeckerle" w:date="2013-02-19T11:25:00Z">
              <w:r w:rsidRPr="005223F4" w:rsidDel="0067342B">
                <w:delText xml:space="preserve"> ]* </w:delText>
              </w:r>
              <w:r w:rsidRPr="00074B0C" w:rsidDel="0067342B">
                <w:rPr>
                  <w:b/>
                  <w:bCs/>
                  <w:i/>
                  <w:iCs/>
                </w:rPr>
                <w:delText>PostfixSeparator</w:delText>
              </w:r>
              <w:r w:rsidRPr="005223F4" w:rsidDel="0067342B">
                <w:delText xml:space="preserve"> ] </w:delText>
              </w:r>
              <w:commentRangeStart w:id="5079"/>
              <w:r w:rsidRPr="001B3022" w:rsidDel="0067342B">
                <w:rPr>
                  <w:b/>
                  <w:bCs/>
                  <w:i/>
                </w:rPr>
                <w:delText>FinalUnusedRegion</w:delText>
              </w:r>
              <w:commentRangeEnd w:id="5079"/>
              <w:r w:rsidDel="0067342B">
                <w:rPr>
                  <w:rStyle w:val="CommentReference"/>
                  <w:bCs/>
                </w:rPr>
                <w:commentReference w:id="5079"/>
              </w:r>
            </w:del>
          </w:p>
          <w:p w14:paraId="37E620AE" w14:textId="2D21CBE5" w:rsidR="005A5327" w:rsidRPr="005223F4" w:rsidDel="0067342B" w:rsidRDefault="005A5327" w:rsidP="001623D7">
            <w:pPr>
              <w:rPr>
                <w:del w:id="5080" w:author="mbeckerle" w:date="2013-02-19T11:25:00Z"/>
              </w:rPr>
            </w:pPr>
            <w:del w:id="5081" w:author="mbeckerle" w:date="2013-02-19T11:25:00Z">
              <w:r w:rsidRPr="005223F4" w:rsidDel="0067342B">
                <w:delText>SequenceItem = Element | Array | ComplexContent</w:delText>
              </w:r>
            </w:del>
          </w:p>
          <w:p w14:paraId="12807B4C" w14:textId="3B8C5222" w:rsidR="005A5327" w:rsidRPr="005223F4" w:rsidDel="00041028" w:rsidRDefault="005A5327" w:rsidP="001623D7">
            <w:pPr>
              <w:rPr>
                <w:del w:id="5082" w:author="mbeckerle" w:date="2012-04-22T21:55:00Z"/>
              </w:rPr>
            </w:pPr>
          </w:p>
          <w:p w14:paraId="6606BC0B" w14:textId="4A57487A" w:rsidR="005A5327" w:rsidRPr="005223F4" w:rsidDel="0067342B" w:rsidRDefault="005A5327" w:rsidP="001623D7">
            <w:pPr>
              <w:rPr>
                <w:del w:id="5083" w:author="mbeckerle" w:date="2013-02-19T11:25:00Z"/>
              </w:rPr>
            </w:pPr>
            <w:del w:id="5084" w:author="mbeckerle" w:date="2013-02-19T11:25:00Z">
              <w:r w:rsidRPr="005223F4" w:rsidDel="0067342B">
                <w:delText xml:space="preserve">Choice = </w:delText>
              </w:r>
              <w:r w:rsidRPr="005223F4" w:rsidDel="0067342B">
                <w:rPr>
                  <w:rFonts w:cs="Arial"/>
                  <w:lang w:eastAsia="ja-JP" w:bidi="he-IL"/>
                </w:rPr>
                <w:delText xml:space="preserve">LeftFraming </w:delText>
              </w:r>
              <w:r w:rsidRPr="005223F4" w:rsidDel="0067342B">
                <w:delText xml:space="preserve">ChoiceContent </w:delText>
              </w:r>
              <w:r w:rsidRPr="005223F4" w:rsidDel="0067342B">
                <w:rPr>
                  <w:rFonts w:cs="Arial"/>
                  <w:lang w:eastAsia="ja-JP" w:bidi="he-IL"/>
                </w:rPr>
                <w:delText>RightFraming</w:delText>
              </w:r>
            </w:del>
          </w:p>
          <w:p w14:paraId="2B68DCFF" w14:textId="25F6D141" w:rsidR="005A5327" w:rsidDel="0067342B" w:rsidRDefault="005A5327" w:rsidP="001623D7">
            <w:pPr>
              <w:rPr>
                <w:ins w:id="5085" w:author="Steve Hanson" w:date="2012-02-27T19:37:00Z"/>
                <w:del w:id="5086" w:author="mbeckerle" w:date="2013-02-19T11:25:00Z"/>
                <w:b/>
                <w:i/>
                <w:lang w:eastAsia="ja-JP" w:bidi="he-IL"/>
              </w:rPr>
            </w:pPr>
            <w:del w:id="5087" w:author="mbeckerle" w:date="2013-02-19T11:25:00Z">
              <w:r w:rsidRPr="005223F4" w:rsidDel="0067342B">
                <w:delText>ChoiceContent = [ E</w:delText>
              </w:r>
            </w:del>
            <w:ins w:id="5088" w:author="Steve Hanson" w:date="2012-02-27T19:37:00Z">
              <w:del w:id="5089" w:author="mbeckerle" w:date="2013-02-19T11:25:00Z">
                <w:r w:rsidDel="0067342B">
                  <w:delText>nclosedContent</w:delText>
                </w:r>
              </w:del>
            </w:ins>
            <w:del w:id="5090" w:author="mbeckerle" w:date="2013-02-19T11:25:00Z">
              <w:r w:rsidRPr="005223F4" w:rsidDel="0067342B">
                <w:delText xml:space="preserve">lement | Array | ComplexContent ] </w:delText>
              </w:r>
              <w:commentRangeStart w:id="5091"/>
              <w:r w:rsidRPr="005223F4" w:rsidDel="0067342B">
                <w:rPr>
                  <w:b/>
                  <w:i/>
                  <w:lang w:eastAsia="ja-JP" w:bidi="he-IL"/>
                </w:rPr>
                <w:delText>FinalU</w:delText>
              </w:r>
            </w:del>
            <w:ins w:id="5092" w:author="Steve Hanson" w:date="2012-02-27T19:33:00Z">
              <w:del w:id="5093" w:author="mbeckerle" w:date="2013-02-19T11:25:00Z">
                <w:r w:rsidDel="0067342B">
                  <w:rPr>
                    <w:b/>
                    <w:i/>
                    <w:lang w:eastAsia="ja-JP" w:bidi="he-IL"/>
                  </w:rPr>
                  <w:delText>ChoiceU</w:delText>
                </w:r>
              </w:del>
            </w:ins>
            <w:del w:id="5094" w:author="mbeckerle" w:date="2013-02-19T11:25:00Z">
              <w:r w:rsidRPr="005223F4" w:rsidDel="0067342B">
                <w:rPr>
                  <w:b/>
                  <w:i/>
                  <w:lang w:eastAsia="ja-JP" w:bidi="he-IL"/>
                </w:rPr>
                <w:delText>nusedRegion</w:delText>
              </w:r>
              <w:commentRangeEnd w:id="5091"/>
              <w:r w:rsidDel="0067342B">
                <w:rPr>
                  <w:rStyle w:val="CommentReference"/>
                </w:rPr>
                <w:commentReference w:id="5091"/>
              </w:r>
            </w:del>
          </w:p>
          <w:p w14:paraId="70F2E4CC" w14:textId="1137C735" w:rsidR="005A5327" w:rsidDel="00041028" w:rsidRDefault="005A5327" w:rsidP="001623D7">
            <w:pPr>
              <w:rPr>
                <w:ins w:id="5095" w:author="Steve Hanson" w:date="2012-02-27T19:37:00Z"/>
                <w:del w:id="5096" w:author="mbeckerle" w:date="2012-04-22T21:55:00Z"/>
                <w:b/>
                <w:i/>
                <w:lang w:eastAsia="ja-JP" w:bidi="he-IL"/>
              </w:rPr>
            </w:pPr>
          </w:p>
          <w:p w14:paraId="31404EDC" w14:textId="4EF261ED" w:rsidR="005A5327" w:rsidRPr="005223F4" w:rsidDel="0067342B" w:rsidRDefault="005A5327" w:rsidP="001623D7">
            <w:pPr>
              <w:rPr>
                <w:del w:id="5097" w:author="mbeckerle" w:date="2013-02-19T11:25:00Z"/>
              </w:rPr>
            </w:pPr>
            <w:ins w:id="5098" w:author="Steve Hanson" w:date="2012-02-27T19:37:00Z">
              <w:del w:id="5099" w:author="mbeckerle" w:date="2013-02-19T11:25:00Z">
                <w:r w:rsidDel="0067342B">
                  <w:delText>Enclosed</w:delText>
                </w:r>
                <w:r w:rsidRPr="005223F4" w:rsidDel="0067342B">
                  <w:delText xml:space="preserve">Content = [ </w:delText>
                </w:r>
                <w:r w:rsidDel="0067342B">
                  <w:delText>Element | Array | Sequence | Group</w:delText>
                </w:r>
                <w:r w:rsidRPr="005223F4" w:rsidDel="0067342B">
                  <w:delText xml:space="preserve"> ]</w:delText>
                </w:r>
              </w:del>
            </w:ins>
            <w:commentRangeEnd w:id="5069"/>
            <w:del w:id="5100" w:author="mbeckerle" w:date="2013-02-19T11:25:00Z">
              <w:r w:rsidDel="0067342B">
                <w:rPr>
                  <w:rStyle w:val="CommentReference"/>
                </w:rPr>
                <w:commentReference w:id="5069"/>
              </w:r>
            </w:del>
          </w:p>
        </w:tc>
      </w:tr>
      <w:tr w:rsidR="00D4613C" w:rsidRPr="005223F4" w:rsidDel="0067342B" w14:paraId="23B74E17" w14:textId="3ABC2F09">
        <w:trPr>
          <w:trHeight w:val="773"/>
          <w:del w:id="5101" w:author="mbeckerle" w:date="2013-02-19T11:25:00Z"/>
        </w:trPr>
        <w:tc>
          <w:tcPr>
            <w:tcW w:w="8388" w:type="dxa"/>
          </w:tcPr>
          <w:p w14:paraId="1E8C39A7" w14:textId="047F3E5E" w:rsidR="00D4613C" w:rsidRPr="005223F4" w:rsidDel="00041028" w:rsidRDefault="00D4613C" w:rsidP="001623D7">
            <w:pPr>
              <w:rPr>
                <w:del w:id="5102" w:author="mbeckerle" w:date="2012-04-22T21:55:00Z"/>
              </w:rPr>
            </w:pPr>
          </w:p>
          <w:p w14:paraId="048C7F7B" w14:textId="31EA8011" w:rsidR="00D4613C" w:rsidRPr="005223F4" w:rsidDel="0067342B" w:rsidRDefault="00D4613C" w:rsidP="001623D7">
            <w:pPr>
              <w:rPr>
                <w:del w:id="5103" w:author="mbeckerle" w:date="2013-02-19T11:25:00Z"/>
              </w:rPr>
            </w:pPr>
            <w:del w:id="5104" w:author="mbeckerle" w:date="2013-02-19T11:25:00Z">
              <w:r w:rsidRPr="005223F4" w:rsidDel="0067342B">
                <w:delText xml:space="preserve">Array = [ Element [ </w:delText>
              </w:r>
              <w:r w:rsidRPr="005223F4" w:rsidDel="0067342B">
                <w:rPr>
                  <w:b/>
                  <w:i/>
                </w:rPr>
                <w:delText>Separator</w:delText>
              </w:r>
              <w:r w:rsidRPr="005223F4" w:rsidDel="0067342B">
                <w:delText xml:space="preserve"> Element ]*  [ </w:delText>
              </w:r>
              <w:r w:rsidRPr="005223F4" w:rsidDel="0067342B">
                <w:rPr>
                  <w:b/>
                  <w:i/>
                </w:rPr>
                <w:delText>Separator</w:delText>
              </w:r>
              <w:r w:rsidRPr="005223F4" w:rsidDel="0067342B">
                <w:delText xml:space="preserve"> StopValue] ]</w:delText>
              </w:r>
            </w:del>
          </w:p>
          <w:p w14:paraId="1D0353EC" w14:textId="0703E02F" w:rsidR="00D4613C" w:rsidRPr="005223F4" w:rsidDel="0067342B" w:rsidRDefault="00D4613C" w:rsidP="001623D7">
            <w:pPr>
              <w:rPr>
                <w:del w:id="5105" w:author="mbeckerle" w:date="2013-02-19T11:25:00Z"/>
              </w:rPr>
            </w:pPr>
            <w:del w:id="5106" w:author="mbeckerle" w:date="2013-02-19T11:25:00Z">
              <w:r w:rsidRPr="005223F4" w:rsidDel="0067342B">
                <w:delText>StopValue = SimpleElement</w:delText>
              </w:r>
            </w:del>
          </w:p>
        </w:tc>
      </w:tr>
    </w:tbl>
    <w:p w14:paraId="4A3B9B87" w14:textId="77777777" w:rsidR="005C5A06" w:rsidRPr="00B03EAB" w:rsidRDefault="00E61185" w:rsidP="00E61185">
      <w:pPr>
        <w:pStyle w:val="Caption"/>
        <w:rPr>
          <w:ins w:id="5107" w:author="mbeckerle" w:date="2013-02-19T12:16:00Z"/>
          <w:rFonts w:ascii="Times New Roman" w:eastAsia="MS Mincho" w:hAnsi="Times New Roman"/>
          <w:sz w:val="24"/>
        </w:rPr>
      </w:pPr>
      <w:r w:rsidRPr="005223F4">
        <w:t xml:space="preserve">Table </w:t>
      </w:r>
      <w:fldSimple w:instr=" SEQ Table \* ARABIC ">
        <w:r w:rsidR="007B2211">
          <w:rPr>
            <w:noProof/>
          </w:rPr>
          <w:t>13</w:t>
        </w:r>
      </w:fldSimple>
      <w:r w:rsidRPr="005223F4">
        <w:rPr>
          <w:noProof/>
        </w:rPr>
        <w:t xml:space="preserve"> DFDL Grammar Productions</w:t>
      </w:r>
    </w:p>
    <w:p w14:paraId="15B98E09" w14:textId="584AA847" w:rsidR="005C543E" w:rsidRDefault="0008745C" w:rsidP="008910BB">
      <w:pPr>
        <w:autoSpaceDE w:val="0"/>
        <w:rPr>
          <w:ins w:id="5108" w:author="mbeckerle" w:date="2013-04-08T12:18:00Z"/>
          <w:rFonts w:cs="Arial"/>
          <w:color w:val="000000"/>
        </w:rPr>
      </w:pPr>
      <w:bookmarkStart w:id="5109" w:name="_Toc322911607"/>
      <w:bookmarkStart w:id="5110" w:name="_Toc322912146"/>
      <w:bookmarkStart w:id="5111" w:name="_Toc329092996"/>
      <w:bookmarkStart w:id="5112" w:name="_Toc332701509"/>
      <w:bookmarkStart w:id="5113" w:name="_Toc332701816"/>
      <w:bookmarkStart w:id="5114" w:name="_Toc332711610"/>
      <w:bookmarkStart w:id="5115" w:name="_Toc332711918"/>
      <w:bookmarkStart w:id="5116" w:name="_Toc332712220"/>
      <w:bookmarkStart w:id="5117" w:name="_Toc332724136"/>
      <w:bookmarkStart w:id="5118" w:name="_Toc332724436"/>
      <w:bookmarkStart w:id="5119" w:name="_Toc341102732"/>
      <w:bookmarkStart w:id="5120" w:name="_Toc347241465"/>
      <w:bookmarkStart w:id="5121" w:name="_Toc347744658"/>
      <w:bookmarkStart w:id="5122" w:name="_Toc348984441"/>
      <w:bookmarkStart w:id="5123" w:name="_Toc348984746"/>
      <w:bookmarkStart w:id="5124" w:name="_Toc349037909"/>
      <w:bookmarkStart w:id="5125" w:name="_Toc349038214"/>
      <w:bookmarkEnd w:id="5109"/>
      <w:bookmarkEnd w:id="5110"/>
      <w:bookmarkEnd w:id="5111"/>
      <w:bookmarkEnd w:id="5112"/>
      <w:bookmarkEnd w:id="5113"/>
      <w:bookmarkEnd w:id="5114"/>
      <w:bookmarkEnd w:id="5115"/>
      <w:bookmarkEnd w:id="5116"/>
      <w:bookmarkEnd w:id="5117"/>
      <w:bookmarkEnd w:id="5118"/>
      <w:bookmarkEnd w:id="5119"/>
      <w:bookmarkEnd w:id="5120"/>
      <w:bookmarkEnd w:id="5121"/>
      <w:bookmarkEnd w:id="5122"/>
      <w:bookmarkEnd w:id="5123"/>
      <w:bookmarkEnd w:id="5124"/>
      <w:bookmarkEnd w:id="5125"/>
      <w:commentRangeStart w:id="5126"/>
      <w:ins w:id="5127" w:author="mbeckerle" w:date="2013-04-08T12:18:00Z">
        <w:r>
          <w:rPr>
            <w:rFonts w:cs="Arial"/>
            <w:color w:val="000000"/>
          </w:rPr>
          <w:t xml:space="preserve">XML Schema and DFDL properties are used to control </w:t>
        </w:r>
      </w:ins>
      <w:ins w:id="5128" w:author="mbeckerle" w:date="2013-04-08T12:23:00Z">
        <w:r w:rsidR="005C543E">
          <w:rPr>
            <w:rFonts w:cs="Arial"/>
            <w:color w:val="000000"/>
          </w:rPr>
          <w:t>constraints on</w:t>
        </w:r>
      </w:ins>
      <w:ins w:id="5129" w:author="mbeckerle" w:date="2013-04-08T12:18:00Z">
        <w:r>
          <w:rPr>
            <w:rFonts w:cs="Arial"/>
            <w:color w:val="000000"/>
          </w:rPr>
          <w:t xml:space="preserve"> the terminals of the above grammar, as well as repetition</w:t>
        </w:r>
      </w:ins>
      <w:ins w:id="5130" w:author="mbeckerle" w:date="2013-04-08T12:19:00Z">
        <w:r w:rsidR="005C543E">
          <w:rPr>
            <w:rFonts w:cs="Arial"/>
            <w:color w:val="000000"/>
          </w:rPr>
          <w:t xml:space="preserve"> (</w:t>
        </w:r>
      </w:ins>
      <w:ins w:id="5131" w:author="mbeckerle" w:date="2013-04-08T12:24:00Z">
        <w:r w:rsidR="005C543E">
          <w:rPr>
            <w:rFonts w:cs="Arial"/>
            <w:color w:val="000000"/>
          </w:rPr>
          <w:t xml:space="preserve">the </w:t>
        </w:r>
      </w:ins>
      <w:ins w:id="5132" w:author="mbeckerle" w:date="2013-04-08T12:19:00Z">
        <w:r w:rsidR="005C543E">
          <w:rPr>
            <w:rFonts w:cs="Arial"/>
            <w:color w:val="000000"/>
          </w:rPr>
          <w:t>“*” operator</w:t>
        </w:r>
      </w:ins>
      <w:ins w:id="5133" w:author="mbeckerle" w:date="2013-04-08T12:24:00Z">
        <w:r w:rsidR="005C543E">
          <w:rPr>
            <w:rFonts w:cs="Arial"/>
            <w:color w:val="000000"/>
          </w:rPr>
          <w:t>)</w:t>
        </w:r>
      </w:ins>
      <w:ins w:id="5134" w:author="mbeckerle" w:date="2013-04-08T12:18:00Z">
        <w:r>
          <w:rPr>
            <w:rFonts w:cs="Arial"/>
            <w:color w:val="000000"/>
          </w:rPr>
          <w:t xml:space="preserve">, and alternatives (the </w:t>
        </w:r>
      </w:ins>
      <w:ins w:id="5135" w:author="mbeckerle" w:date="2013-04-08T12:19:00Z">
        <w:r>
          <w:rPr>
            <w:rFonts w:cs="Arial"/>
            <w:color w:val="000000"/>
          </w:rPr>
          <w:t xml:space="preserve">“|” operator). </w:t>
        </w:r>
      </w:ins>
      <w:ins w:id="5136" w:author="mbeckerle" w:date="2013-04-08T12:20:00Z">
        <w:r w:rsidR="005C543E">
          <w:rPr>
            <w:rFonts w:cs="Arial"/>
            <w:color w:val="000000"/>
          </w:rPr>
          <w:t xml:space="preserve">For a given set of XML Schema and DFDL properties, </w:t>
        </w:r>
      </w:ins>
      <w:ins w:id="5137" w:author="mbeckerle" w:date="2013-04-08T12:21:00Z">
        <w:r w:rsidR="005C543E">
          <w:rPr>
            <w:rFonts w:cs="Arial"/>
            <w:color w:val="000000"/>
          </w:rPr>
          <w:t xml:space="preserve">and prior data, </w:t>
        </w:r>
      </w:ins>
      <w:ins w:id="5138" w:author="mbeckerle" w:date="2013-04-08T12:20:00Z">
        <w:r w:rsidR="005C543E">
          <w:rPr>
            <w:rFonts w:cs="Arial"/>
            <w:color w:val="000000"/>
          </w:rPr>
          <w:t>a</w:t>
        </w:r>
      </w:ins>
      <w:ins w:id="5139" w:author="mbeckerle" w:date="2013-04-08T12:21:00Z">
        <w:r w:rsidR="005C543E">
          <w:rPr>
            <w:rFonts w:cs="Arial"/>
            <w:color w:val="000000"/>
          </w:rPr>
          <w:t>ny</w:t>
        </w:r>
      </w:ins>
      <w:ins w:id="5140" w:author="mbeckerle" w:date="2013-04-08T12:20:00Z">
        <w:r w:rsidR="005C543E">
          <w:rPr>
            <w:rFonts w:cs="Arial"/>
            <w:color w:val="000000"/>
          </w:rPr>
          <w:t xml:space="preserve"> terminal may be </w:t>
        </w:r>
      </w:ins>
      <w:ins w:id="5141" w:author="mbeckerle" w:date="2013-04-08T12:21:00Z">
        <w:r w:rsidR="005C543E">
          <w:rPr>
            <w:rFonts w:cs="Arial"/>
            <w:color w:val="000000"/>
          </w:rPr>
          <w:t xml:space="preserve">allowed to be length zero, to contain specific data, or to contain a variety of different </w:t>
        </w:r>
      </w:ins>
      <w:ins w:id="5142" w:author="mbeckerle" w:date="2013-04-08T12:22:00Z">
        <w:r w:rsidR="005C543E">
          <w:rPr>
            <w:rFonts w:cs="Arial"/>
            <w:color w:val="000000"/>
          </w:rPr>
          <w:t>admissible</w:t>
        </w:r>
      </w:ins>
      <w:ins w:id="5143" w:author="mbeckerle" w:date="2013-04-08T12:21:00Z">
        <w:r w:rsidR="005C543E">
          <w:rPr>
            <w:rFonts w:cs="Arial"/>
            <w:color w:val="000000"/>
          </w:rPr>
          <w:t xml:space="preserve"> </w:t>
        </w:r>
      </w:ins>
      <w:ins w:id="5144" w:author="mbeckerle" w:date="2013-04-08T12:22:00Z">
        <w:r w:rsidR="005C543E">
          <w:rPr>
            <w:rFonts w:cs="Arial"/>
            <w:color w:val="000000"/>
          </w:rPr>
          <w:t xml:space="preserve">data. </w:t>
        </w:r>
      </w:ins>
      <w:ins w:id="5145" w:author="mbeckerle" w:date="2013-04-08T12:20:00Z">
        <w:r w:rsidR="005C543E">
          <w:rPr>
            <w:rFonts w:cs="Arial"/>
            <w:color w:val="000000"/>
          </w:rPr>
          <w:t xml:space="preserve"> </w:t>
        </w:r>
      </w:ins>
      <w:commentRangeEnd w:id="5126"/>
      <w:ins w:id="5146" w:author="mbeckerle" w:date="2013-04-08T12:22:00Z">
        <w:r w:rsidR="005C543E">
          <w:rPr>
            <w:rStyle w:val="CommentReference"/>
          </w:rPr>
          <w:commentReference w:id="5126"/>
        </w:r>
      </w:ins>
    </w:p>
    <w:p w14:paraId="653E38EA" w14:textId="50476678" w:rsidR="008910BB" w:rsidRDefault="008910BB" w:rsidP="008910BB">
      <w:pPr>
        <w:autoSpaceDE w:val="0"/>
        <w:rPr>
          <w:ins w:id="5147" w:author="mbeckerle" w:date="2013-03-24T11:48:00Z"/>
          <w:rFonts w:cs="Arial"/>
          <w:color w:val="000000"/>
        </w:rPr>
      </w:pPr>
      <w:commentRangeStart w:id="5148"/>
      <w:ins w:id="5149" w:author="mbeckerle" w:date="2013-02-19T12:18:00Z">
        <w:r>
          <w:rPr>
            <w:rFonts w:cs="Arial"/>
            <w:color w:val="000000"/>
          </w:rPr>
          <w:t xml:space="preserve">Some definitions are needed to cover the range of representations that are possible in the data stream for an element. These definitions </w:t>
        </w:r>
      </w:ins>
      <w:ins w:id="5150" w:author="mbeckerle" w:date="2013-02-19T12:19:00Z">
        <w:r>
          <w:rPr>
            <w:rFonts w:cs="Arial"/>
            <w:color w:val="000000"/>
          </w:rPr>
          <w:t>are with respect to the grammar above.</w:t>
        </w:r>
      </w:ins>
      <w:commentRangeEnd w:id="5148"/>
      <w:ins w:id="5151" w:author="mbeckerle" w:date="2013-02-19T12:39:00Z">
        <w:r w:rsidR="003B4798">
          <w:rPr>
            <w:rStyle w:val="CommentReference"/>
          </w:rPr>
          <w:commentReference w:id="5148"/>
        </w:r>
      </w:ins>
    </w:p>
    <w:p w14:paraId="5268981E" w14:textId="13F1CE0D" w:rsidR="008910BB" w:rsidRPr="006007A7" w:rsidRDefault="008910BB" w:rsidP="0031368F">
      <w:pPr>
        <w:pStyle w:val="Heading3"/>
        <w:rPr>
          <w:ins w:id="5152" w:author="mbeckerle" w:date="2013-02-19T12:18:00Z"/>
        </w:rPr>
      </w:pPr>
      <w:bookmarkStart w:id="5153" w:name="_Toc362453243"/>
      <w:ins w:id="5154" w:author="mbeckerle" w:date="2013-02-19T12:18:00Z">
        <w:r w:rsidRPr="006007A7">
          <w:t xml:space="preserve">Nil </w:t>
        </w:r>
      </w:ins>
      <w:ins w:id="5155" w:author="Steve Hanson" w:date="2013-03-28T11:46:00Z">
        <w:r w:rsidR="00884E52">
          <w:t>R</w:t>
        </w:r>
      </w:ins>
      <w:ins w:id="5156" w:author="mbeckerle" w:date="2013-02-19T12:18:00Z">
        <w:del w:id="5157" w:author="Steve Hanson" w:date="2013-03-28T11:46:00Z">
          <w:r w:rsidRPr="006007A7" w:rsidDel="00884E52">
            <w:delText>r</w:delText>
          </w:r>
        </w:del>
        <w:r w:rsidRPr="006007A7">
          <w:t>epresentation</w:t>
        </w:r>
        <w:bookmarkEnd w:id="5153"/>
      </w:ins>
    </w:p>
    <w:p w14:paraId="11A09696" w14:textId="251D4C84" w:rsidR="008910BB" w:rsidRDefault="008910BB" w:rsidP="008910BB">
      <w:pPr>
        <w:autoSpaceDE w:val="0"/>
        <w:rPr>
          <w:ins w:id="5158" w:author="mbeckerle" w:date="2013-02-19T12:18:00Z"/>
          <w:rFonts w:cs="Arial"/>
          <w:color w:val="000000"/>
        </w:rPr>
      </w:pPr>
      <w:ins w:id="5159" w:author="mbeckerle" w:date="2013-02-19T12:18:00Z">
        <w:r>
          <w:rPr>
            <w:rFonts w:cs="Arial"/>
            <w:color w:val="000000"/>
          </w:rPr>
          <w:t xml:space="preserve">An element occurrence has a </w:t>
        </w:r>
        <w:r w:rsidRPr="00926D25">
          <w:rPr>
            <w:rFonts w:cs="Arial"/>
            <w:i/>
            <w:color w:val="000000"/>
          </w:rPr>
          <w:t>nil representation</w:t>
        </w:r>
        <w:r>
          <w:rPr>
            <w:rFonts w:cs="Arial"/>
            <w:color w:val="000000"/>
          </w:rPr>
          <w:t xml:space="preserve"> if the element </w:t>
        </w:r>
      </w:ins>
      <w:ins w:id="5160" w:author="Steve Hanson" w:date="2013-04-02T14:22:00Z">
        <w:r w:rsidR="00290863">
          <w:rPr>
            <w:rFonts w:cs="Arial"/>
            <w:color w:val="000000"/>
          </w:rPr>
          <w:t>has XSDL</w:t>
        </w:r>
      </w:ins>
      <w:ins w:id="5161" w:author="mbeckerle" w:date="2013-02-19T12:18:00Z">
        <w:del w:id="5162" w:author="Steve Hanson" w:date="2013-04-02T14:22:00Z">
          <w:r w:rsidDel="00290863">
            <w:rPr>
              <w:rFonts w:cs="Arial"/>
              <w:color w:val="000000"/>
            </w:rPr>
            <w:delText>is</w:delText>
          </w:r>
        </w:del>
        <w:r>
          <w:rPr>
            <w:rFonts w:cs="Arial"/>
            <w:color w:val="000000"/>
          </w:rPr>
          <w:t xml:space="preserve"> nillable </w:t>
        </w:r>
      </w:ins>
      <w:ins w:id="5163" w:author="Steve Hanson" w:date="2013-04-02T14:22:00Z">
        <w:r w:rsidR="00290863">
          <w:rPr>
            <w:rFonts w:cs="Arial"/>
            <w:color w:val="000000"/>
          </w:rPr>
          <w:t xml:space="preserve">property ‘true’ </w:t>
        </w:r>
      </w:ins>
      <w:ins w:id="5164" w:author="mbeckerle" w:date="2013-02-19T12:18:00Z">
        <w:r>
          <w:rPr>
            <w:rFonts w:cs="Arial"/>
            <w:color w:val="000000"/>
          </w:rPr>
          <w:t>and the occurrence either:</w:t>
        </w:r>
      </w:ins>
    </w:p>
    <w:p w14:paraId="58BDAA3E" w14:textId="655635FD" w:rsidR="008910BB" w:rsidRDefault="008910BB" w:rsidP="008910BB">
      <w:pPr>
        <w:numPr>
          <w:ilvl w:val="0"/>
          <w:numId w:val="189"/>
        </w:numPr>
        <w:suppressAutoHyphens/>
        <w:autoSpaceDE w:val="0"/>
        <w:spacing w:before="0" w:after="0"/>
        <w:rPr>
          <w:ins w:id="5165" w:author="mbeckerle" w:date="2013-02-19T12:18:00Z"/>
          <w:rFonts w:cs="Arial"/>
          <w:color w:val="000000"/>
        </w:rPr>
      </w:pPr>
      <w:ins w:id="5166" w:author="mbeckerle" w:date="2013-02-19T12:18:00Z">
        <w:r>
          <w:rPr>
            <w:rFonts w:cs="Arial"/>
            <w:color w:val="000000"/>
          </w:rPr>
          <w:t>conforms to the grammar for SimpleNilLiteralElementRep or ComplexNilLiteralElementRep.</w:t>
        </w:r>
      </w:ins>
      <w:ins w:id="5167" w:author="Steve Hanson" w:date="2013-03-28T11:27:00Z">
        <w:r w:rsidR="00926D25">
          <w:rPr>
            <w:rFonts w:cs="Arial"/>
            <w:color w:val="000000"/>
          </w:rPr>
          <w:t xml:space="preserve"> Specifically, the</w:t>
        </w:r>
      </w:ins>
      <w:ins w:id="5168" w:author="mbeckerle" w:date="2013-02-19T12:18:00Z">
        <w:r>
          <w:rPr>
            <w:rFonts w:cs="Arial"/>
            <w:color w:val="000000"/>
          </w:rPr>
          <w:t xml:space="preserve"> </w:t>
        </w:r>
        <w:r w:rsidRPr="00421380">
          <w:rPr>
            <w:rFonts w:cs="Arial"/>
            <w:b/>
            <w:i/>
            <w:color w:val="000000"/>
          </w:rPr>
          <w:t>NilElementInitiator</w:t>
        </w:r>
        <w:r>
          <w:rPr>
            <w:rFonts w:cs="Arial"/>
            <w:color w:val="000000"/>
          </w:rPr>
          <w:t xml:space="preserve"> and </w:t>
        </w:r>
        <w:r w:rsidRPr="00421380">
          <w:rPr>
            <w:rFonts w:cs="Arial"/>
            <w:b/>
            <w:i/>
            <w:color w:val="000000"/>
          </w:rPr>
          <w:t>NilElementTerminator</w:t>
        </w:r>
        <w:r>
          <w:rPr>
            <w:rFonts w:cs="Arial"/>
            <w:color w:val="000000"/>
          </w:rPr>
          <w:t xml:space="preserve"> regions must be conformant with </w:t>
        </w:r>
      </w:ins>
      <w:ins w:id="5169" w:author="mbeckerle" w:date="2013-03-24T13:57:00Z">
        <w:r w:rsidR="000B5FEC">
          <w:rPr>
            <w:rFonts w:cs="Arial"/>
            <w:color w:val="000000"/>
          </w:rPr>
          <w:t>dfdl:</w:t>
        </w:r>
      </w:ins>
      <w:ins w:id="5170" w:author="mbeckerle" w:date="2013-02-19T12:18:00Z">
        <w:r>
          <w:rPr>
            <w:rFonts w:cs="Arial"/>
            <w:color w:val="000000"/>
          </w:rPr>
          <w:t>nilValueDelimiterPolicy. (If non-conformant it is not a processing error and the representation is not nil).</w:t>
        </w:r>
      </w:ins>
    </w:p>
    <w:p w14:paraId="7F38FDBD" w14:textId="2BA94A08" w:rsidR="008910BB" w:rsidRDefault="008910BB" w:rsidP="008910BB">
      <w:pPr>
        <w:numPr>
          <w:ilvl w:val="0"/>
          <w:numId w:val="189"/>
        </w:numPr>
        <w:suppressAutoHyphens/>
        <w:autoSpaceDE w:val="0"/>
        <w:spacing w:before="0" w:after="0"/>
        <w:rPr>
          <w:ins w:id="5171" w:author="mbeckerle" w:date="2013-02-19T12:19:00Z"/>
          <w:rFonts w:cs="Arial"/>
          <w:color w:val="000000"/>
        </w:rPr>
      </w:pPr>
      <w:ins w:id="5172" w:author="mbeckerle" w:date="2013-02-19T12:18:00Z">
        <w:r>
          <w:rPr>
            <w:rFonts w:cs="Arial"/>
            <w:color w:val="000000"/>
          </w:rPr>
          <w:t xml:space="preserve">conforms to the grammar for SimpleNormalRep and its value is </w:t>
        </w:r>
        <w:r w:rsidR="005C543E">
          <w:rPr>
            <w:rFonts w:cs="Arial"/>
            <w:b/>
            <w:i/>
            <w:color w:val="000000"/>
          </w:rPr>
          <w:t>NilLogical</w:t>
        </w:r>
        <w:r w:rsidRPr="00270AF9">
          <w:rPr>
            <w:rFonts w:cs="Arial"/>
            <w:b/>
            <w:i/>
            <w:color w:val="000000"/>
          </w:rPr>
          <w:t>Value</w:t>
        </w:r>
        <w:r>
          <w:rPr>
            <w:rFonts w:cs="Arial"/>
            <w:color w:val="000000"/>
          </w:rPr>
          <w:t xml:space="preserve">. </w:t>
        </w:r>
      </w:ins>
    </w:p>
    <w:p w14:paraId="5E32F87C" w14:textId="77777777" w:rsidR="008910BB" w:rsidRDefault="008910BB" w:rsidP="00B03EAB">
      <w:pPr>
        <w:suppressAutoHyphens/>
        <w:autoSpaceDE w:val="0"/>
        <w:spacing w:before="0" w:after="0"/>
        <w:ind w:left="720"/>
        <w:rPr>
          <w:ins w:id="5173" w:author="mbeckerle" w:date="2013-02-19T12:18:00Z"/>
          <w:rFonts w:cs="Arial"/>
          <w:color w:val="000000"/>
        </w:rPr>
      </w:pPr>
    </w:p>
    <w:p w14:paraId="486B271B" w14:textId="7007B814" w:rsidR="008910BB" w:rsidRDefault="00A1496E" w:rsidP="008910BB">
      <w:pPr>
        <w:autoSpaceDE w:val="0"/>
        <w:rPr>
          <w:ins w:id="5174" w:author="mbeckerle" w:date="2013-02-19T12:18:00Z"/>
          <w:rFonts w:cs="Arial"/>
          <w:color w:val="000000"/>
        </w:rPr>
      </w:pPr>
      <w:commentRangeStart w:id="5175"/>
      <w:ins w:id="5176" w:author="mbeckerle" w:date="2013-03-24T11:49:00Z">
        <w:r>
          <w:rPr>
            <w:rFonts w:cs="Arial"/>
            <w:color w:val="000000"/>
          </w:rPr>
          <w:t xml:space="preserve">The </w:t>
        </w:r>
      </w:ins>
      <w:ins w:id="5177" w:author="mbeckerle" w:date="2013-02-19T12:18:00Z">
        <w:r w:rsidR="008910BB">
          <w:rPr>
            <w:rFonts w:cs="Arial"/>
            <w:color w:val="000000"/>
          </w:rPr>
          <w:t>LeadingAlignment, TrailingAlignment, PrefixLength regions may be present.</w:t>
        </w:r>
      </w:ins>
      <w:commentRangeEnd w:id="5175"/>
      <w:ins w:id="5178" w:author="mbeckerle" w:date="2013-04-08T12:38:00Z">
        <w:r w:rsidR="00DF3963">
          <w:rPr>
            <w:rStyle w:val="CommentReference"/>
          </w:rPr>
          <w:commentReference w:id="5175"/>
        </w:r>
      </w:ins>
    </w:p>
    <w:p w14:paraId="05F0E26D" w14:textId="77320F93" w:rsidR="008910BB" w:rsidRPr="006007A7" w:rsidRDefault="008910BB" w:rsidP="0031368F">
      <w:pPr>
        <w:pStyle w:val="Heading3"/>
        <w:rPr>
          <w:ins w:id="5179" w:author="mbeckerle" w:date="2013-02-19T12:18:00Z"/>
        </w:rPr>
      </w:pPr>
      <w:bookmarkStart w:id="5180" w:name="_Ref357760880"/>
      <w:bookmarkStart w:id="5181" w:name="_Toc362453244"/>
      <w:ins w:id="5182" w:author="mbeckerle" w:date="2013-02-19T12:18:00Z">
        <w:r w:rsidRPr="006007A7">
          <w:t xml:space="preserve">Empty </w:t>
        </w:r>
      </w:ins>
      <w:ins w:id="5183" w:author="Steve Hanson" w:date="2013-03-28T11:46:00Z">
        <w:r w:rsidR="00884E52">
          <w:t>R</w:t>
        </w:r>
      </w:ins>
      <w:ins w:id="5184" w:author="mbeckerle" w:date="2013-02-19T12:18:00Z">
        <w:del w:id="5185" w:author="Steve Hanson" w:date="2013-03-28T11:46:00Z">
          <w:r w:rsidRPr="006007A7" w:rsidDel="00884E52">
            <w:delText>r</w:delText>
          </w:r>
        </w:del>
        <w:r w:rsidRPr="006007A7">
          <w:t>epresentation</w:t>
        </w:r>
        <w:bookmarkEnd w:id="5180"/>
        <w:bookmarkEnd w:id="5181"/>
      </w:ins>
    </w:p>
    <w:p w14:paraId="61A5B051" w14:textId="7053CF14" w:rsidR="008910BB" w:rsidRDefault="008910BB" w:rsidP="008910BB">
      <w:pPr>
        <w:autoSpaceDE w:val="0"/>
        <w:rPr>
          <w:ins w:id="5186" w:author="mbeckerle" w:date="2013-03-24T11:50:00Z"/>
          <w:rFonts w:cs="Arial"/>
          <w:color w:val="000000"/>
        </w:rPr>
      </w:pPr>
      <w:ins w:id="5187" w:author="mbeckerle" w:date="2013-02-19T12:18:00Z">
        <w:r>
          <w:rPr>
            <w:rFonts w:cs="Arial"/>
            <w:color w:val="000000"/>
          </w:rPr>
          <w:t xml:space="preserve">An element occurrence has an </w:t>
        </w:r>
        <w:r w:rsidRPr="00926D25">
          <w:rPr>
            <w:rFonts w:cs="Arial"/>
            <w:i/>
            <w:color w:val="000000"/>
          </w:rPr>
          <w:t>empty representation</w:t>
        </w:r>
        <w:r>
          <w:rPr>
            <w:rFonts w:cs="Arial"/>
            <w:color w:val="000000"/>
          </w:rPr>
          <w:t xml:space="preserve"> if the occurrence does not have a nil representation and it conforms to the grammar for SimpleEmptyElementRep or ComplexEmptyElementRep. </w:t>
        </w:r>
      </w:ins>
      <w:ins w:id="5188" w:author="Steve Hanson" w:date="2013-03-28T11:28:00Z">
        <w:r w:rsidR="00926D25">
          <w:rPr>
            <w:rFonts w:cs="Arial"/>
            <w:color w:val="000000"/>
          </w:rPr>
          <w:t>Specifically, the</w:t>
        </w:r>
      </w:ins>
      <w:ins w:id="5189" w:author="mbeckerle" w:date="2013-02-19T12:18:00Z">
        <w:r>
          <w:rPr>
            <w:rFonts w:cs="Arial"/>
            <w:color w:val="000000"/>
          </w:rPr>
          <w:t xml:space="preserve"> </w:t>
        </w:r>
        <w:r w:rsidRPr="00270AF9">
          <w:rPr>
            <w:rFonts w:cs="Arial"/>
            <w:b/>
            <w:i/>
            <w:color w:val="000000"/>
          </w:rPr>
          <w:t>EmptyElementInitiator</w:t>
        </w:r>
        <w:r>
          <w:rPr>
            <w:rFonts w:cs="Arial"/>
            <w:color w:val="000000"/>
          </w:rPr>
          <w:t xml:space="preserve"> and </w:t>
        </w:r>
        <w:r w:rsidRPr="00270AF9">
          <w:rPr>
            <w:rFonts w:cs="Arial"/>
            <w:b/>
            <w:i/>
            <w:color w:val="000000"/>
          </w:rPr>
          <w:t>EmptyElementTerminator</w:t>
        </w:r>
        <w:r>
          <w:rPr>
            <w:rFonts w:cs="Arial"/>
            <w:color w:val="000000"/>
          </w:rPr>
          <w:t xml:space="preserve"> regions must be conformant with </w:t>
        </w:r>
      </w:ins>
      <w:ins w:id="5190" w:author="mbeckerle" w:date="2013-02-19T12:23:00Z">
        <w:r w:rsidR="00035595">
          <w:rPr>
            <w:rFonts w:cs="Arial"/>
            <w:color w:val="000000"/>
          </w:rPr>
          <w:t>dfdl:</w:t>
        </w:r>
      </w:ins>
      <w:ins w:id="5191" w:author="mbeckerle" w:date="2013-02-19T12:18:00Z">
        <w:r>
          <w:rPr>
            <w:rFonts w:cs="Arial"/>
            <w:color w:val="000000"/>
          </w:rPr>
          <w:t>emptyValueDelimiterPolicy</w:t>
        </w:r>
        <w:del w:id="5192" w:author="Steve Hanson" w:date="2013-03-28T11:28:00Z">
          <w:r w:rsidDel="00926D25">
            <w:rPr>
              <w:rFonts w:cs="Arial"/>
              <w:color w:val="000000"/>
            </w:rPr>
            <w:delText>.</w:delText>
          </w:r>
        </w:del>
        <w:r>
          <w:rPr>
            <w:rFonts w:cs="Arial"/>
            <w:color w:val="000000"/>
          </w:rPr>
          <w:t xml:space="preserve"> </w:t>
        </w:r>
        <w:del w:id="5193" w:author="Steve Hanson" w:date="2013-03-28T11:28:00Z">
          <w:r w:rsidDel="00926D25">
            <w:rPr>
              <w:rFonts w:cs="Arial"/>
              <w:color w:val="000000"/>
            </w:rPr>
            <w:delText>(If non-conformant it is not a processing error and the representation is</w:delText>
          </w:r>
        </w:del>
        <w:del w:id="5194" w:author="Steve Hanson" w:date="2013-03-28T11:24:00Z">
          <w:r w:rsidDel="005A7372">
            <w:rPr>
              <w:rFonts w:cs="Arial"/>
              <w:color w:val="000000"/>
            </w:rPr>
            <w:delText xml:space="preserve"> </w:delText>
          </w:r>
        </w:del>
      </w:ins>
      <w:ins w:id="5195" w:author="mbeckerle" w:date="2013-02-19T12:35:00Z">
        <w:del w:id="5196" w:author="Steve Hanson" w:date="2013-03-28T11:24:00Z">
          <w:r w:rsidR="003B4798" w:rsidDel="005A7372">
            <w:rPr>
              <w:rFonts w:cs="Arial"/>
              <w:color w:val="000000"/>
            </w:rPr>
            <w:delText>just</w:delText>
          </w:r>
        </w:del>
        <w:del w:id="5197" w:author="Steve Hanson" w:date="2013-03-28T11:28:00Z">
          <w:r w:rsidR="003B4798" w:rsidDel="00926D25">
            <w:rPr>
              <w:rFonts w:cs="Arial"/>
              <w:color w:val="000000"/>
            </w:rPr>
            <w:delText xml:space="preserve"> </w:delText>
          </w:r>
        </w:del>
      </w:ins>
      <w:ins w:id="5198" w:author="mbeckerle" w:date="2013-02-19T12:18:00Z">
        <w:del w:id="5199" w:author="Steve Hanson" w:date="2013-03-28T11:28:00Z">
          <w:r w:rsidDel="00926D25">
            <w:rPr>
              <w:rFonts w:cs="Arial"/>
              <w:color w:val="000000"/>
            </w:rPr>
            <w:delText>not empty)</w:delText>
          </w:r>
        </w:del>
      </w:ins>
      <w:ins w:id="5200" w:author="Steve Hanson" w:date="2013-03-28T11:28:00Z">
        <w:r w:rsidR="00926D25">
          <w:rPr>
            <w:rFonts w:cs="Arial"/>
            <w:color w:val="000000"/>
          </w:rPr>
          <w:t>and t</w:t>
        </w:r>
      </w:ins>
      <w:ins w:id="5201" w:author="mbeckerle" w:date="2013-02-19T12:18:00Z">
        <w:del w:id="5202" w:author="Steve Hanson" w:date="2013-03-28T11:28:00Z">
          <w:r w:rsidDel="00926D25">
            <w:rPr>
              <w:rFonts w:cs="Arial"/>
              <w:color w:val="000000"/>
            </w:rPr>
            <w:delText>. T</w:delText>
          </w:r>
        </w:del>
        <w:r>
          <w:rPr>
            <w:rFonts w:cs="Arial"/>
            <w:color w:val="000000"/>
          </w:rPr>
          <w:t xml:space="preserve">he occurrence’s content in the data stream is of length zero. </w:t>
        </w:r>
      </w:ins>
      <w:ins w:id="5203" w:author="Steve Hanson" w:date="2013-03-28T11:28:00Z">
        <w:r w:rsidR="00926D25">
          <w:rPr>
            <w:rFonts w:cs="Arial"/>
            <w:color w:val="000000"/>
          </w:rPr>
          <w:t xml:space="preserve">(If non-conformant it is not a processing error and the representation is not empty). </w:t>
        </w:r>
      </w:ins>
      <w:ins w:id="5204" w:author="mbeckerle" w:date="2013-02-19T12:18:00Z">
        <w:r>
          <w:rPr>
            <w:rFonts w:cs="Arial"/>
            <w:color w:val="000000"/>
          </w:rPr>
          <w:t xml:space="preserve">LeadingAlignment, TrailingAlignment, PrefixLength regions may be present. </w:t>
        </w:r>
      </w:ins>
    </w:p>
    <w:p w14:paraId="732DCEA0" w14:textId="1D3EFC90" w:rsidR="00A1496E" w:rsidRDefault="00A1496E" w:rsidP="008910BB">
      <w:pPr>
        <w:autoSpaceDE w:val="0"/>
        <w:rPr>
          <w:ins w:id="5205" w:author="mbeckerle" w:date="2013-02-19T12:18:00Z"/>
          <w:rFonts w:cs="Arial"/>
          <w:color w:val="000000"/>
        </w:rPr>
      </w:pPr>
      <w:ins w:id="5206" w:author="mbeckerle" w:date="2013-03-24T11:50:00Z">
        <w:r>
          <w:rPr>
            <w:rFonts w:cs="Arial"/>
            <w:color w:val="000000"/>
          </w:rPr>
          <w:t xml:space="preserve">The </w:t>
        </w:r>
        <w:del w:id="5207" w:author="Steve Hanson" w:date="2013-03-28T14:55:00Z">
          <w:r w:rsidDel="00C452D1">
            <w:rPr>
              <w:rFonts w:cs="Arial"/>
              <w:color w:val="000000"/>
            </w:rPr>
            <w:delText xml:space="preserve">term </w:delText>
          </w:r>
        </w:del>
      </w:ins>
      <w:ins w:id="5208" w:author="mbeckerle" w:date="2013-03-24T11:51:00Z">
        <w:r w:rsidRPr="00315500">
          <w:rPr>
            <w:rFonts w:cs="Arial"/>
            <w:i/>
            <w:color w:val="000000"/>
          </w:rPr>
          <w:t>empty</w:t>
        </w:r>
      </w:ins>
      <w:ins w:id="5209" w:author="Steve Hanson" w:date="2013-03-28T14:55:00Z">
        <w:r w:rsidR="00C452D1">
          <w:rPr>
            <w:rFonts w:cs="Arial"/>
            <w:i/>
            <w:color w:val="000000"/>
          </w:rPr>
          <w:t xml:space="preserve"> representation</w:t>
        </w:r>
      </w:ins>
      <w:ins w:id="5210" w:author="mbeckerle" w:date="2013-03-24T11:50:00Z">
        <w:r>
          <w:rPr>
            <w:rFonts w:cs="Arial"/>
            <w:color w:val="000000"/>
          </w:rPr>
          <w:t xml:space="preserve"> is </w:t>
        </w:r>
      </w:ins>
      <w:ins w:id="5211" w:author="mbeckerle" w:date="2013-03-24T11:51:00Z">
        <w:del w:id="5212" w:author="Steve Hanson" w:date="2013-05-31T14:34:00Z">
          <w:r w:rsidDel="00AF3703">
            <w:rPr>
              <w:rFonts w:cs="Arial"/>
              <w:color w:val="000000"/>
            </w:rPr>
            <w:delText xml:space="preserve">very </w:delText>
          </w:r>
        </w:del>
      </w:ins>
      <w:ins w:id="5213" w:author="mbeckerle" w:date="2013-03-24T11:50:00Z">
        <w:r>
          <w:rPr>
            <w:rFonts w:cs="Arial"/>
            <w:color w:val="000000"/>
          </w:rPr>
          <w:t>special in DFDL, because</w:t>
        </w:r>
        <w:del w:id="5214" w:author="Steve Hanson" w:date="2013-03-28T11:26:00Z">
          <w:r w:rsidDel="005A7372">
            <w:rPr>
              <w:rFonts w:cs="Arial"/>
              <w:color w:val="000000"/>
            </w:rPr>
            <w:delText xml:space="preserve"> </w:delText>
          </w:r>
        </w:del>
      </w:ins>
      <w:ins w:id="5215" w:author="Steve Hanson" w:date="2013-03-28T11:26:00Z">
        <w:r w:rsidR="005A7372">
          <w:rPr>
            <w:rFonts w:cs="Arial"/>
            <w:color w:val="000000"/>
          </w:rPr>
          <w:t xml:space="preserve"> when parsing </w:t>
        </w:r>
      </w:ins>
      <w:ins w:id="5216" w:author="mbeckerle" w:date="2013-03-24T11:51:00Z">
        <w:r>
          <w:rPr>
            <w:rFonts w:cs="Arial"/>
            <w:color w:val="000000"/>
          </w:rPr>
          <w:t>it is th</w:t>
        </w:r>
      </w:ins>
      <w:ins w:id="5217" w:author="Steve Hanson" w:date="2013-03-28T14:55:00Z">
        <w:r w:rsidR="00C452D1">
          <w:rPr>
            <w:rFonts w:cs="Arial"/>
            <w:color w:val="000000"/>
          </w:rPr>
          <w:t>is condition</w:t>
        </w:r>
      </w:ins>
      <w:ins w:id="5218" w:author="mbeckerle" w:date="2013-03-24T11:51:00Z">
        <w:del w:id="5219" w:author="Steve Hanson" w:date="2013-03-28T14:55:00Z">
          <w:r w:rsidDel="00C452D1">
            <w:rPr>
              <w:rFonts w:cs="Arial"/>
              <w:color w:val="000000"/>
            </w:rPr>
            <w:delText>e empty representation</w:delText>
          </w:r>
        </w:del>
        <w:r>
          <w:rPr>
            <w:rFonts w:cs="Arial"/>
            <w:color w:val="000000"/>
          </w:rPr>
          <w:t xml:space="preserve"> that can trigger the creation of a default value </w:t>
        </w:r>
        <w:commentRangeStart w:id="5220"/>
        <w:r>
          <w:rPr>
            <w:rFonts w:cs="Arial"/>
            <w:color w:val="000000"/>
          </w:rPr>
          <w:t xml:space="preserve">for an element </w:t>
        </w:r>
      </w:ins>
      <w:ins w:id="5221" w:author="Steve Hanson" w:date="2013-03-28T11:26:00Z">
        <w:r w:rsidR="005A7372">
          <w:rPr>
            <w:rFonts w:cs="Arial"/>
            <w:color w:val="000000"/>
          </w:rPr>
          <w:t>occurrence</w:t>
        </w:r>
      </w:ins>
      <w:commentRangeEnd w:id="5220"/>
      <w:ins w:id="5222" w:author="Steve Hanson" w:date="2013-03-28T14:56:00Z">
        <w:r w:rsidR="00C452D1">
          <w:rPr>
            <w:rStyle w:val="CommentReference"/>
          </w:rPr>
          <w:commentReference w:id="5220"/>
        </w:r>
      </w:ins>
      <w:ins w:id="5223" w:author="mbeckerle" w:date="2013-03-24T11:51:00Z">
        <w:del w:id="5224" w:author="Steve Hanson" w:date="2013-03-28T14:56:00Z">
          <w:r w:rsidDel="00C452D1">
            <w:rPr>
              <w:rFonts w:cs="Arial"/>
              <w:color w:val="000000"/>
            </w:rPr>
            <w:delText xml:space="preserve">if the element is </w:delText>
          </w:r>
        </w:del>
        <w:del w:id="5225" w:author="Steve Hanson" w:date="2013-03-28T14:55:00Z">
          <w:r w:rsidDel="00C452D1">
            <w:rPr>
              <w:rFonts w:cs="Arial"/>
              <w:color w:val="000000"/>
            </w:rPr>
            <w:delText>both</w:delText>
          </w:r>
        </w:del>
        <w:del w:id="5226" w:author="Steve Hanson" w:date="2013-03-28T14:56:00Z">
          <w:r w:rsidDel="00C452D1">
            <w:rPr>
              <w:rFonts w:cs="Arial"/>
              <w:color w:val="000000"/>
            </w:rPr>
            <w:delText xml:space="preserve"> required</w:delText>
          </w:r>
        </w:del>
        <w:del w:id="5227" w:author="Steve Hanson" w:date="2013-03-28T14:55:00Z">
          <w:r w:rsidDel="00C452D1">
            <w:rPr>
              <w:rFonts w:cs="Arial"/>
              <w:color w:val="000000"/>
            </w:rPr>
            <w:delText xml:space="preserve"> and has a default value</w:delText>
          </w:r>
        </w:del>
      </w:ins>
      <w:ins w:id="5228" w:author="mbeckerle" w:date="2013-03-24T11:52:00Z">
        <w:del w:id="5229" w:author="Steve Hanson" w:date="2013-03-28T14:55:00Z">
          <w:r w:rsidDel="00C452D1">
            <w:rPr>
              <w:rFonts w:cs="Arial"/>
              <w:color w:val="000000"/>
            </w:rPr>
            <w:delText xml:space="preserve"> specified</w:delText>
          </w:r>
        </w:del>
        <w:r>
          <w:rPr>
            <w:rFonts w:cs="Arial"/>
            <w:color w:val="000000"/>
          </w:rPr>
          <w:t xml:space="preserve">. See </w:t>
        </w:r>
      </w:ins>
      <w:ins w:id="5230" w:author="mbeckerle" w:date="2013-03-24T14:59:00Z">
        <w:r w:rsidR="00BD5BF4">
          <w:rPr>
            <w:rFonts w:cs="Arial"/>
            <w:color w:val="000000"/>
          </w:rPr>
          <w:t>S</w:t>
        </w:r>
      </w:ins>
      <w:ins w:id="5231" w:author="mbeckerle" w:date="2013-03-24T11:52:00Z">
        <w:r>
          <w:rPr>
            <w:rFonts w:cs="Arial"/>
            <w:color w:val="000000"/>
          </w:rPr>
          <w:t>ection</w:t>
        </w:r>
      </w:ins>
      <w:ins w:id="5232" w:author="mbeckerle" w:date="2013-07-24T16:07:00Z">
        <w:r w:rsidR="006834DF">
          <w:rPr>
            <w:rFonts w:cs="Arial"/>
            <w:color w:val="000000"/>
          </w:rPr>
          <w:t xml:space="preserve"> </w:t>
        </w:r>
        <w:r w:rsidR="006834DF">
          <w:rPr>
            <w:rFonts w:cs="Arial"/>
            <w:color w:val="000000"/>
          </w:rPr>
          <w:fldChar w:fldCharType="begin"/>
        </w:r>
        <w:r w:rsidR="006834DF">
          <w:rPr>
            <w:rFonts w:cs="Arial"/>
            <w:color w:val="000000"/>
          </w:rPr>
          <w:instrText xml:space="preserve"> REF _Ref362445437 \r \h </w:instrText>
        </w:r>
      </w:ins>
      <w:r w:rsidR="006834DF">
        <w:rPr>
          <w:rFonts w:cs="Arial"/>
          <w:color w:val="000000"/>
        </w:rPr>
      </w:r>
      <w:r w:rsidR="006834DF">
        <w:rPr>
          <w:rFonts w:cs="Arial"/>
          <w:color w:val="000000"/>
        </w:rPr>
        <w:fldChar w:fldCharType="separate"/>
      </w:r>
      <w:ins w:id="5233" w:author="mbeckerle" w:date="2013-07-24T16:07:00Z">
        <w:r w:rsidR="006834DF">
          <w:rPr>
            <w:rFonts w:cs="Arial"/>
            <w:color w:val="000000"/>
          </w:rPr>
          <w:t>9.4</w:t>
        </w:r>
        <w:r w:rsidR="006834DF">
          <w:rPr>
            <w:rFonts w:cs="Arial"/>
            <w:color w:val="000000"/>
          </w:rPr>
          <w:fldChar w:fldCharType="end"/>
        </w:r>
      </w:ins>
      <w:ins w:id="5234" w:author="mbeckerle" w:date="2013-07-24T16:08:00Z">
        <w:r w:rsidR="006834DF">
          <w:rPr>
            <w:rFonts w:cs="Arial"/>
            <w:color w:val="000000"/>
          </w:rPr>
          <w:t xml:space="preserve"> </w:t>
        </w:r>
        <w:r w:rsidR="006834DF">
          <w:rPr>
            <w:rFonts w:cs="Arial"/>
            <w:color w:val="000000"/>
          </w:rPr>
          <w:fldChar w:fldCharType="begin"/>
        </w:r>
        <w:r w:rsidR="006834DF">
          <w:rPr>
            <w:rFonts w:cs="Arial"/>
            <w:color w:val="000000"/>
          </w:rPr>
          <w:instrText xml:space="preserve"> REF _Ref362445438 \h </w:instrText>
        </w:r>
      </w:ins>
      <w:r w:rsidR="006834DF">
        <w:rPr>
          <w:rFonts w:cs="Arial"/>
          <w:color w:val="000000"/>
        </w:rPr>
      </w:r>
      <w:r w:rsidR="006834DF">
        <w:rPr>
          <w:rFonts w:cs="Arial"/>
          <w:color w:val="000000"/>
        </w:rPr>
        <w:fldChar w:fldCharType="separate"/>
      </w:r>
      <w:ins w:id="5235" w:author="mbeckerle" w:date="2013-07-24T16:08:00Z">
        <w:r w:rsidR="006834DF">
          <w:t>Element Defaults</w:t>
        </w:r>
        <w:r w:rsidR="006834DF">
          <w:rPr>
            <w:rFonts w:cs="Arial"/>
            <w:color w:val="000000"/>
          </w:rPr>
          <w:fldChar w:fldCharType="end"/>
        </w:r>
      </w:ins>
      <w:ins w:id="5236" w:author="mbeckerle" w:date="2013-03-24T11:52:00Z">
        <w:r>
          <w:rPr>
            <w:rStyle w:val="CommentReference"/>
          </w:rPr>
          <w:commentReference w:id="5237"/>
        </w:r>
        <w:r>
          <w:rPr>
            <w:rFonts w:cs="Arial"/>
            <w:color w:val="000000"/>
          </w:rPr>
          <w:t xml:space="preserve"> </w:t>
        </w:r>
      </w:ins>
      <w:ins w:id="5238" w:author="mbeckerle" w:date="2013-07-24T16:08:00Z">
        <w:r w:rsidR="006834DF">
          <w:rPr>
            <w:rFonts w:cs="Arial"/>
            <w:color w:val="000000"/>
          </w:rPr>
          <w:t>b</w:t>
        </w:r>
      </w:ins>
      <w:ins w:id="5239" w:author="mbeckerle" w:date="2013-03-24T14:59:00Z">
        <w:r w:rsidR="00BD5BF4">
          <w:rPr>
            <w:rFonts w:cs="Arial"/>
            <w:color w:val="000000"/>
          </w:rPr>
          <w:t xml:space="preserve">elow </w:t>
        </w:r>
      </w:ins>
      <w:ins w:id="5240" w:author="mbeckerle" w:date="2013-03-24T11:52:00Z">
        <w:r>
          <w:rPr>
            <w:rFonts w:cs="Arial"/>
            <w:color w:val="000000"/>
          </w:rPr>
          <w:t>about default values.</w:t>
        </w:r>
      </w:ins>
    </w:p>
    <w:p w14:paraId="2C69F642" w14:textId="674272E0" w:rsidR="008910BB" w:rsidRPr="009B38EF" w:rsidRDefault="008910BB" w:rsidP="0031368F">
      <w:pPr>
        <w:pStyle w:val="Heading3"/>
        <w:rPr>
          <w:ins w:id="5241" w:author="mbeckerle" w:date="2013-02-19T12:18:00Z"/>
        </w:rPr>
      </w:pPr>
      <w:bookmarkStart w:id="5242" w:name="_Toc362453245"/>
      <w:ins w:id="5243" w:author="mbeckerle" w:date="2013-02-19T12:18:00Z">
        <w:r w:rsidRPr="009B38EF">
          <w:t xml:space="preserve">Normal </w:t>
        </w:r>
      </w:ins>
      <w:ins w:id="5244" w:author="Steve Hanson" w:date="2013-03-28T11:46:00Z">
        <w:r w:rsidR="00884E52">
          <w:t>R</w:t>
        </w:r>
      </w:ins>
      <w:ins w:id="5245" w:author="mbeckerle" w:date="2013-02-19T12:18:00Z">
        <w:del w:id="5246" w:author="Steve Hanson" w:date="2013-03-28T11:46:00Z">
          <w:r w:rsidRPr="009B38EF" w:rsidDel="00884E52">
            <w:delText>r</w:delText>
          </w:r>
        </w:del>
        <w:r w:rsidRPr="009B38EF">
          <w:t>epresentation</w:t>
        </w:r>
        <w:bookmarkEnd w:id="5242"/>
      </w:ins>
    </w:p>
    <w:p w14:paraId="73E8AE24" w14:textId="43CD4D4D" w:rsidR="008910BB" w:rsidRDefault="008910BB" w:rsidP="008910BB">
      <w:pPr>
        <w:autoSpaceDE w:val="0"/>
        <w:rPr>
          <w:ins w:id="5247" w:author="mbeckerle" w:date="2013-02-19T12:18:00Z"/>
          <w:rFonts w:cs="Arial"/>
          <w:color w:val="000000"/>
        </w:rPr>
      </w:pPr>
      <w:ins w:id="5248" w:author="mbeckerle" w:date="2013-02-19T12:18:00Z">
        <w:r>
          <w:rPr>
            <w:rFonts w:cs="Arial"/>
            <w:color w:val="000000"/>
          </w:rPr>
          <w:t xml:space="preserve">An element occurrence has a normal representation if the occurrence does not have the nil representation or the empty representation and it conforms to the grammar for SimpleNormalRep or ComplexNormalRep. </w:t>
        </w:r>
      </w:ins>
    </w:p>
    <w:p w14:paraId="406D9656" w14:textId="7B3DFBCC" w:rsidR="008910BB" w:rsidRPr="006007A7" w:rsidRDefault="008910BB" w:rsidP="0031368F">
      <w:pPr>
        <w:pStyle w:val="Heading3"/>
        <w:rPr>
          <w:ins w:id="5249" w:author="mbeckerle" w:date="2013-02-19T12:18:00Z"/>
        </w:rPr>
      </w:pPr>
      <w:bookmarkStart w:id="5250" w:name="_Toc362453246"/>
      <w:ins w:id="5251" w:author="mbeckerle" w:date="2013-02-19T12:18:00Z">
        <w:r>
          <w:t>Absent</w:t>
        </w:r>
        <w:r w:rsidRPr="006007A7">
          <w:t xml:space="preserve"> </w:t>
        </w:r>
      </w:ins>
      <w:ins w:id="5252" w:author="Steve Hanson" w:date="2013-03-28T11:46:00Z">
        <w:r w:rsidR="00884E52">
          <w:t>R</w:t>
        </w:r>
      </w:ins>
      <w:ins w:id="5253" w:author="mbeckerle" w:date="2013-02-19T12:18:00Z">
        <w:del w:id="5254" w:author="Steve Hanson" w:date="2013-03-28T11:46:00Z">
          <w:r w:rsidRPr="006007A7" w:rsidDel="00884E52">
            <w:delText>r</w:delText>
          </w:r>
        </w:del>
        <w:r w:rsidRPr="006007A7">
          <w:t>epresentation</w:t>
        </w:r>
        <w:bookmarkEnd w:id="5250"/>
      </w:ins>
    </w:p>
    <w:p w14:paraId="2C1B337E" w14:textId="46F15004" w:rsidR="008910BB" w:rsidRDefault="008910BB" w:rsidP="008910BB">
      <w:pPr>
        <w:autoSpaceDE w:val="0"/>
        <w:rPr>
          <w:ins w:id="5255" w:author="mbeckerle" w:date="2013-02-19T12:18:00Z"/>
          <w:rFonts w:cs="Arial"/>
          <w:color w:val="000000"/>
        </w:rPr>
      </w:pPr>
      <w:ins w:id="5256" w:author="mbeckerle" w:date="2013-02-19T12:18:00Z">
        <w:r>
          <w:rPr>
            <w:rFonts w:cs="Arial"/>
            <w:color w:val="000000"/>
          </w:rPr>
          <w:t xml:space="preserve">An element occurrence has an </w:t>
        </w:r>
        <w:r w:rsidRPr="00926D25">
          <w:rPr>
            <w:rFonts w:cs="Arial"/>
            <w:i/>
            <w:color w:val="000000"/>
          </w:rPr>
          <w:t>absent representation</w:t>
        </w:r>
        <w:r>
          <w:rPr>
            <w:rFonts w:cs="Arial"/>
            <w:color w:val="000000"/>
          </w:rPr>
          <w:t xml:space="preserve"> if the occurrence does not have a nil or empty or normal representation, and it conforms to the grammar for AbsentElementRep</w:t>
        </w:r>
      </w:ins>
      <w:ins w:id="5257" w:author="Steve Hanson" w:date="2013-03-28T11:29:00Z">
        <w:r w:rsidR="00926D25">
          <w:rPr>
            <w:rFonts w:cs="Arial"/>
            <w:color w:val="000000"/>
          </w:rPr>
          <w:t xml:space="preserve">. Specifically, </w:t>
        </w:r>
      </w:ins>
      <w:ins w:id="5258" w:author="mbeckerle" w:date="2013-02-19T12:36:00Z">
        <w:del w:id="5259" w:author="Steve Hanson" w:date="2013-03-28T11:29:00Z">
          <w:r w:rsidR="003B4798" w:rsidDel="00926D25">
            <w:rPr>
              <w:rFonts w:cs="Arial"/>
              <w:color w:val="000000"/>
            </w:rPr>
            <w:delText xml:space="preserve"> which is to say </w:delText>
          </w:r>
        </w:del>
        <w:r w:rsidR="003B4798">
          <w:rPr>
            <w:rFonts w:cs="Arial"/>
            <w:color w:val="000000"/>
          </w:rPr>
          <w:t xml:space="preserve">the </w:t>
        </w:r>
      </w:ins>
      <w:ins w:id="5260" w:author="mbeckerle" w:date="2013-02-19T12:18:00Z">
        <w:r>
          <w:rPr>
            <w:rFonts w:cs="Arial"/>
            <w:color w:val="000000"/>
          </w:rPr>
          <w:t xml:space="preserve">occurrence’s representation in the data stream is of length zero. Consequently, the Initiator, Terminator, LeadingAlignment, TrailingAlignment, PrefixLength regions must not be present. </w:t>
        </w:r>
      </w:ins>
    </w:p>
    <w:p w14:paraId="6E1ED653" w14:textId="40A78ADB" w:rsidR="008910BB" w:rsidRDefault="008910BB" w:rsidP="008910BB">
      <w:pPr>
        <w:autoSpaceDE w:val="0"/>
        <w:rPr>
          <w:ins w:id="5261" w:author="mbeckerle" w:date="2013-03-22T08:59:00Z"/>
          <w:rFonts w:cs="Arial"/>
          <w:color w:val="000000"/>
        </w:rPr>
      </w:pPr>
      <w:ins w:id="5262" w:author="mbeckerle" w:date="2013-02-19T12:18:00Z">
        <w:r>
          <w:rPr>
            <w:rFonts w:cs="Arial"/>
            <w:color w:val="000000"/>
          </w:rPr>
          <w:t>Example of an absent representation</w:t>
        </w:r>
      </w:ins>
      <w:ins w:id="5263" w:author="mbeckerle" w:date="2013-03-24T12:50:00Z">
        <w:r w:rsidR="00B27130">
          <w:rPr>
            <w:rFonts w:cs="Arial"/>
            <w:color w:val="000000"/>
          </w:rPr>
          <w:t>:</w:t>
        </w:r>
      </w:ins>
      <w:ins w:id="5264" w:author="mbeckerle" w:date="2013-02-19T12:18:00Z">
        <w:r>
          <w:rPr>
            <w:rFonts w:cs="Arial"/>
            <w:color w:val="000000"/>
          </w:rPr>
          <w:t xml:space="preserve"> During unparsing, if an optional element does not have an item in the infoset then nothing is output. However if a separator of an enclosing structure is subsequently output as the immediate next thing, then a subsequent parse of the element may return a representation of length zero</w:t>
        </w:r>
        <w:del w:id="5265" w:author="Steve Hanson" w:date="2013-03-28T11:30:00Z">
          <w:r w:rsidDel="00926D25">
            <w:rPr>
              <w:rFonts w:cs="Arial"/>
              <w:color w:val="000000"/>
            </w:rPr>
            <w:delText xml:space="preserve"> (this is dependent on </w:delText>
          </w:r>
        </w:del>
      </w:ins>
      <w:ins w:id="5266" w:author="mbeckerle" w:date="2013-02-19T12:36:00Z">
        <w:del w:id="5267" w:author="Steve Hanson" w:date="2013-03-28T11:30:00Z">
          <w:r w:rsidR="003B4798" w:rsidDel="00926D25">
            <w:rPr>
              <w:rFonts w:cs="Arial"/>
              <w:color w:val="000000"/>
            </w:rPr>
            <w:delText>dfdl:</w:delText>
          </w:r>
        </w:del>
      </w:ins>
      <w:ins w:id="5268" w:author="mbeckerle" w:date="2013-02-19T12:18:00Z">
        <w:del w:id="5269" w:author="Steve Hanson" w:date="2013-03-28T11:30:00Z">
          <w:r w:rsidDel="00926D25">
            <w:rPr>
              <w:rFonts w:cs="Arial"/>
              <w:color w:val="000000"/>
            </w:rPr>
            <w:delText>lengthKind)</w:delText>
          </w:r>
        </w:del>
        <w:r>
          <w:rPr>
            <w:rFonts w:cs="Arial"/>
            <w:color w:val="000000"/>
          </w:rPr>
          <w:t xml:space="preserve">. If this happens, and this </w:t>
        </w:r>
      </w:ins>
      <w:ins w:id="5270" w:author="mbeckerle" w:date="2013-03-24T11:55:00Z">
        <w:r w:rsidR="00BA1FD5">
          <w:rPr>
            <w:rFonts w:cs="Arial"/>
            <w:color w:val="000000"/>
          </w:rPr>
          <w:t>zero-length</w:t>
        </w:r>
      </w:ins>
      <w:ins w:id="5271" w:author="mbeckerle" w:date="2013-02-19T12:18:00Z">
        <w:r>
          <w:rPr>
            <w:rFonts w:cs="Arial"/>
            <w:color w:val="000000"/>
          </w:rPr>
          <w:t xml:space="preserve"> representation does not conform to </w:t>
        </w:r>
      </w:ins>
      <w:ins w:id="5272" w:author="mbeckerle" w:date="2013-03-24T13:58:00Z">
        <w:r w:rsidR="000B5FEC">
          <w:rPr>
            <w:rFonts w:cs="Arial"/>
            <w:color w:val="000000"/>
          </w:rPr>
          <w:t>any of</w:t>
        </w:r>
      </w:ins>
      <w:ins w:id="5273" w:author="mbeckerle" w:date="2013-02-19T12:18:00Z">
        <w:r w:rsidR="000B5FEC">
          <w:rPr>
            <w:rFonts w:cs="Arial"/>
            <w:color w:val="000000"/>
          </w:rPr>
          <w:t xml:space="preserve"> the nil representation</w:t>
        </w:r>
      </w:ins>
      <w:ins w:id="5274" w:author="mbeckerle" w:date="2013-03-24T13:59:00Z">
        <w:r w:rsidR="000B5FEC">
          <w:rPr>
            <w:rFonts w:cs="Arial"/>
            <w:color w:val="000000"/>
          </w:rPr>
          <w:t>,</w:t>
        </w:r>
      </w:ins>
      <w:ins w:id="5275" w:author="mbeckerle" w:date="2013-02-19T12:18:00Z">
        <w:r>
          <w:rPr>
            <w:rFonts w:cs="Arial"/>
            <w:color w:val="000000"/>
          </w:rPr>
          <w:t xml:space="preserve"> the empty representation</w:t>
        </w:r>
      </w:ins>
      <w:ins w:id="5276" w:author="mbeckerle" w:date="2013-03-24T13:59:00Z">
        <w:r w:rsidR="000B5FEC">
          <w:rPr>
            <w:rFonts w:cs="Arial"/>
            <w:color w:val="000000"/>
          </w:rPr>
          <w:t>,</w:t>
        </w:r>
      </w:ins>
      <w:ins w:id="5277" w:author="mbeckerle" w:date="2013-02-19T12:18:00Z">
        <w:r>
          <w:rPr>
            <w:rFonts w:cs="Arial"/>
            <w:color w:val="000000"/>
          </w:rPr>
          <w:t xml:space="preserve"> or the normal representation, then it is the absent representation, and it behaves </w:t>
        </w:r>
        <w:r w:rsidRPr="00D939F2">
          <w:rPr>
            <w:rFonts w:cs="Arial"/>
            <w:i/>
            <w:color w:val="000000"/>
          </w:rPr>
          <w:t>as if</w:t>
        </w:r>
        <w:r>
          <w:rPr>
            <w:rFonts w:cs="Arial"/>
            <w:i/>
            <w:color w:val="000000"/>
          </w:rPr>
          <w:t xml:space="preserve"> the element occurrence i</w:t>
        </w:r>
        <w:r w:rsidRPr="00D939F2">
          <w:rPr>
            <w:rFonts w:cs="Arial"/>
            <w:i/>
            <w:color w:val="000000"/>
          </w:rPr>
          <w:t xml:space="preserve">s </w:t>
        </w:r>
        <w:r>
          <w:rPr>
            <w:rFonts w:cs="Arial"/>
            <w:i/>
            <w:color w:val="000000"/>
          </w:rPr>
          <w:t>‘</w:t>
        </w:r>
        <w:r w:rsidRPr="00D939F2">
          <w:rPr>
            <w:rFonts w:cs="Arial"/>
            <w:i/>
            <w:color w:val="000000"/>
          </w:rPr>
          <w:t>missing</w:t>
        </w:r>
        <w:r>
          <w:rPr>
            <w:rFonts w:cs="Arial"/>
            <w:i/>
            <w:color w:val="000000"/>
          </w:rPr>
          <w:t>’</w:t>
        </w:r>
        <w:r>
          <w:rPr>
            <w:rFonts w:cs="Arial"/>
            <w:color w:val="000000"/>
          </w:rPr>
          <w:t xml:space="preserve">. </w:t>
        </w:r>
      </w:ins>
      <w:ins w:id="5278" w:author="mbeckerle" w:date="2013-03-24T13:59:00Z">
        <w:r w:rsidR="000B5FEC">
          <w:rPr>
            <w:rFonts w:cs="Arial"/>
            <w:color w:val="000000"/>
          </w:rPr>
          <w:t>(The term ‘missing’ is de</w:t>
        </w:r>
      </w:ins>
      <w:ins w:id="5279" w:author="Steve Hanson" w:date="2013-03-28T11:30:00Z">
        <w:r w:rsidR="00926D25">
          <w:rPr>
            <w:rFonts w:cs="Arial"/>
            <w:color w:val="000000"/>
          </w:rPr>
          <w:t>fined</w:t>
        </w:r>
      </w:ins>
      <w:ins w:id="5280" w:author="mbeckerle" w:date="2013-03-24T13:59:00Z">
        <w:del w:id="5281" w:author="Steve Hanson" w:date="2013-03-28T11:30:00Z">
          <w:r w:rsidR="000B5FEC" w:rsidDel="00926D25">
            <w:rPr>
              <w:rFonts w:cs="Arial"/>
              <w:color w:val="000000"/>
            </w:rPr>
            <w:delText>scribed more</w:delText>
          </w:r>
        </w:del>
        <w:r w:rsidR="000B5FEC">
          <w:rPr>
            <w:rFonts w:cs="Arial"/>
            <w:color w:val="000000"/>
          </w:rPr>
          <w:t xml:space="preserve"> below.)</w:t>
        </w:r>
      </w:ins>
    </w:p>
    <w:p w14:paraId="34E2F87A" w14:textId="09BCB261" w:rsidR="00ED16A4" w:rsidRPr="00B03EAB" w:rsidRDefault="00ED16A4" w:rsidP="008910BB">
      <w:pPr>
        <w:autoSpaceDE w:val="0"/>
        <w:rPr>
          <w:ins w:id="5282" w:author="mbeckerle" w:date="2013-02-19T12:18:00Z"/>
          <w:rFonts w:cs="Arial"/>
          <w:color w:val="000000"/>
        </w:rPr>
      </w:pPr>
      <w:ins w:id="5283" w:author="mbeckerle" w:date="2013-03-22T08:59:00Z">
        <w:r>
          <w:rPr>
            <w:rFonts w:cs="Arial"/>
            <w:color w:val="000000"/>
          </w:rPr>
          <w:t xml:space="preserve">The point of this term </w:t>
        </w:r>
      </w:ins>
      <w:ins w:id="5284" w:author="mbeckerle" w:date="2013-03-24T14:00:00Z">
        <w:r w:rsidR="000B5FEC">
          <w:rPr>
            <w:rFonts w:cs="Arial"/>
            <w:color w:val="000000"/>
          </w:rPr>
          <w:t>‘</w:t>
        </w:r>
      </w:ins>
      <w:ins w:id="5285" w:author="mbeckerle" w:date="2013-03-22T08:59:00Z">
        <w:r>
          <w:rPr>
            <w:rFonts w:cs="Arial"/>
            <w:color w:val="000000"/>
          </w:rPr>
          <w:t>absent representation</w:t>
        </w:r>
      </w:ins>
      <w:ins w:id="5286" w:author="mbeckerle" w:date="2013-03-24T14:00:00Z">
        <w:r w:rsidR="000B5FEC">
          <w:rPr>
            <w:rFonts w:cs="Arial"/>
            <w:color w:val="000000"/>
          </w:rPr>
          <w:t>’</w:t>
        </w:r>
      </w:ins>
      <w:ins w:id="5287" w:author="mbeckerle" w:date="2013-03-22T08:59:00Z">
        <w:r>
          <w:rPr>
            <w:rFonts w:cs="Arial"/>
            <w:color w:val="000000"/>
          </w:rPr>
          <w:t>, is that often we know the location where an element or group</w:t>
        </w:r>
      </w:ins>
      <w:ins w:id="5288" w:author="mbeckerle" w:date="2013-03-22T09:00:00Z">
        <w:r>
          <w:rPr>
            <w:rFonts w:cs="Arial"/>
            <w:color w:val="000000"/>
          </w:rPr>
          <w:t>’s representation would be in the data</w:t>
        </w:r>
      </w:ins>
      <w:ins w:id="5289" w:author="mbeckerle" w:date="2013-03-22T08:59:00Z">
        <w:r>
          <w:rPr>
            <w:rFonts w:cs="Arial"/>
            <w:color w:val="000000"/>
          </w:rPr>
          <w:t xml:space="preserve"> based on the delimiters of an enclosing group</w:t>
        </w:r>
      </w:ins>
      <w:ins w:id="5290" w:author="mbeckerle" w:date="2013-03-22T09:00:00Z">
        <w:r>
          <w:rPr>
            <w:rFonts w:cs="Arial"/>
            <w:color w:val="000000"/>
          </w:rPr>
          <w:t xml:space="preserve">. </w:t>
        </w:r>
      </w:ins>
      <w:ins w:id="5291" w:author="mbeckerle" w:date="2013-03-24T14:00:00Z">
        <w:r w:rsidR="000B5FEC">
          <w:rPr>
            <w:rFonts w:cs="Arial"/>
            <w:color w:val="000000"/>
          </w:rPr>
          <w:t>(An</w:t>
        </w:r>
      </w:ins>
      <w:ins w:id="5292" w:author="mbeckerle" w:date="2013-03-22T09:00:00Z">
        <w:r>
          <w:rPr>
            <w:rFonts w:cs="Arial"/>
            <w:color w:val="000000"/>
          </w:rPr>
          <w:t xml:space="preserve"> example</w:t>
        </w:r>
      </w:ins>
      <w:ins w:id="5293" w:author="mbeckerle" w:date="2013-03-24T14:00:00Z">
        <w:r w:rsidR="000B5FEC">
          <w:rPr>
            <w:rFonts w:cs="Arial"/>
            <w:color w:val="000000"/>
          </w:rPr>
          <w:t>:</w:t>
        </w:r>
      </w:ins>
      <w:ins w:id="5294" w:author="mbeckerle" w:date="2013-03-22T09:00:00Z">
        <w:r>
          <w:rPr>
            <w:rFonts w:cs="Arial"/>
            <w:color w:val="000000"/>
          </w:rPr>
          <w:t xml:space="preserve"> if there are adjacent delimiters of a</w:t>
        </w:r>
        <w:r w:rsidR="000B5FEC">
          <w:rPr>
            <w:rFonts w:cs="Arial"/>
            <w:color w:val="000000"/>
          </w:rPr>
          <w:t>n enclosing sequence</w:t>
        </w:r>
      </w:ins>
      <w:ins w:id="5295" w:author="mbeckerle" w:date="2013-03-24T14:00:00Z">
        <w:r w:rsidR="000B5FEC">
          <w:rPr>
            <w:rFonts w:cs="Arial"/>
            <w:color w:val="000000"/>
          </w:rPr>
          <w:t>.)</w:t>
        </w:r>
      </w:ins>
      <w:ins w:id="5296" w:author="mbeckerle" w:date="2013-03-22T09:00:00Z">
        <w:r>
          <w:rPr>
            <w:rFonts w:cs="Arial"/>
            <w:color w:val="000000"/>
          </w:rPr>
          <w:t xml:space="preserve"> When this location in the data, which is of zero length, cannot be a nil, empty, or normal representation, then we say it has absent representation, or </w:t>
        </w:r>
      </w:ins>
      <w:ins w:id="5297" w:author="mbeckerle" w:date="2013-03-22T09:03:00Z">
        <w:r>
          <w:rPr>
            <w:rFonts w:cs="Arial"/>
            <w:color w:val="000000"/>
          </w:rPr>
          <w:t xml:space="preserve">“the representation is absent”. </w:t>
        </w:r>
      </w:ins>
    </w:p>
    <w:p w14:paraId="7DF94706" w14:textId="7FD295F7" w:rsidR="00BA1FD5" w:rsidRDefault="00BA1FD5" w:rsidP="0031368F">
      <w:pPr>
        <w:pStyle w:val="Heading3"/>
        <w:rPr>
          <w:ins w:id="5298" w:author="mbeckerle" w:date="2013-03-24T11:57:00Z"/>
        </w:rPr>
      </w:pPr>
      <w:bookmarkStart w:id="5299" w:name="_Toc362453247"/>
      <w:commentRangeStart w:id="5300"/>
      <w:ins w:id="5301" w:author="mbeckerle" w:date="2013-03-24T11:57:00Z">
        <w:r>
          <w:t xml:space="preserve">Zero-length </w:t>
        </w:r>
      </w:ins>
      <w:ins w:id="5302" w:author="Steve Hanson" w:date="2013-03-28T11:46:00Z">
        <w:r w:rsidR="00884E52">
          <w:t>R</w:t>
        </w:r>
      </w:ins>
      <w:ins w:id="5303" w:author="mbeckerle" w:date="2013-03-24T11:57:00Z">
        <w:del w:id="5304" w:author="Steve Hanson" w:date="2013-03-28T11:36:00Z">
          <w:r w:rsidDel="00926D25">
            <w:delText>R</w:delText>
          </w:r>
        </w:del>
        <w:r>
          <w:t>epresentation</w:t>
        </w:r>
        <w:bookmarkEnd w:id="5299"/>
      </w:ins>
    </w:p>
    <w:p w14:paraId="7355B37A" w14:textId="1A4BC86A" w:rsidR="00BA1FD5" w:rsidRDefault="00BA1FD5" w:rsidP="008910BB">
      <w:pPr>
        <w:autoSpaceDE w:val="0"/>
        <w:rPr>
          <w:ins w:id="5305" w:author="mbeckerle" w:date="2013-03-24T12:02:00Z"/>
          <w:rFonts w:cs="Arial"/>
          <w:color w:val="000000"/>
        </w:rPr>
      </w:pPr>
      <w:ins w:id="5306" w:author="mbeckerle" w:date="2013-03-24T11:57:00Z">
        <w:r>
          <w:rPr>
            <w:rFonts w:cs="Arial"/>
            <w:color w:val="000000"/>
          </w:rPr>
          <w:t xml:space="preserve">We use the term </w:t>
        </w:r>
        <w:r w:rsidRPr="00926D25">
          <w:rPr>
            <w:rFonts w:cs="Arial"/>
            <w:i/>
            <w:color w:val="000000"/>
          </w:rPr>
          <w:t>zero-length representation</w:t>
        </w:r>
        <w:r>
          <w:rPr>
            <w:rFonts w:cs="Arial"/>
            <w:color w:val="000000"/>
          </w:rPr>
          <w:t xml:space="preserve"> to </w:t>
        </w:r>
      </w:ins>
      <w:ins w:id="5307" w:author="mbeckerle" w:date="2013-03-24T12:06:00Z">
        <w:r w:rsidR="00F1563B">
          <w:rPr>
            <w:rFonts w:cs="Arial"/>
            <w:color w:val="000000"/>
          </w:rPr>
          <w:t>describe</w:t>
        </w:r>
      </w:ins>
      <w:ins w:id="5308" w:author="mbeckerle" w:date="2013-03-24T11:57:00Z">
        <w:r>
          <w:rPr>
            <w:rFonts w:cs="Arial"/>
            <w:color w:val="000000"/>
          </w:rPr>
          <w:t xml:space="preserve"> the situations where any of the above representations turn out to be of length zero</w:t>
        </w:r>
      </w:ins>
      <w:ins w:id="5309" w:author="mbeckerle" w:date="2013-03-24T12:06:00Z">
        <w:r w:rsidR="00F1563B">
          <w:rPr>
            <w:rFonts w:cs="Arial"/>
            <w:color w:val="000000"/>
          </w:rPr>
          <w:t xml:space="preserve"> due to specific combinations of data type and format properties</w:t>
        </w:r>
      </w:ins>
      <w:ins w:id="5310" w:author="mbeckerle" w:date="2013-03-24T12:03:00Z">
        <w:r>
          <w:rPr>
            <w:rFonts w:cs="Arial"/>
            <w:color w:val="000000"/>
          </w:rPr>
          <w:t>:</w:t>
        </w:r>
      </w:ins>
      <w:ins w:id="5311" w:author="mbeckerle" w:date="2013-03-24T11:57:00Z">
        <w:r>
          <w:rPr>
            <w:rFonts w:cs="Arial"/>
            <w:color w:val="000000"/>
          </w:rPr>
          <w:t xml:space="preserve"> </w:t>
        </w:r>
      </w:ins>
    </w:p>
    <w:p w14:paraId="33E00A95" w14:textId="4151BCB0" w:rsidR="00BA1FD5" w:rsidRDefault="00BA1FD5" w:rsidP="00926D25">
      <w:pPr>
        <w:numPr>
          <w:ilvl w:val="0"/>
          <w:numId w:val="204"/>
        </w:numPr>
        <w:autoSpaceDE w:val="0"/>
        <w:rPr>
          <w:ins w:id="5312" w:author="mbeckerle" w:date="2013-03-24T12:03:00Z"/>
          <w:rFonts w:cs="Arial"/>
          <w:color w:val="000000"/>
        </w:rPr>
      </w:pPr>
      <w:ins w:id="5313" w:author="mbeckerle" w:date="2013-03-24T12:03:00Z">
        <w:r>
          <w:rPr>
            <w:rFonts w:cs="Arial"/>
            <w:color w:val="000000"/>
          </w:rPr>
          <w:t>The n</w:t>
        </w:r>
      </w:ins>
      <w:ins w:id="5314" w:author="mbeckerle" w:date="2013-03-24T11:57:00Z">
        <w:r>
          <w:rPr>
            <w:rFonts w:cs="Arial"/>
            <w:color w:val="000000"/>
          </w:rPr>
          <w:t xml:space="preserve">il representation can be </w:t>
        </w:r>
      </w:ins>
      <w:ins w:id="5315" w:author="mbeckerle" w:date="2013-03-24T14:43:00Z">
        <w:r w:rsidR="0071553C">
          <w:rPr>
            <w:rFonts w:cs="Arial"/>
            <w:color w:val="000000"/>
          </w:rPr>
          <w:t>a zero-length representation</w:t>
        </w:r>
      </w:ins>
      <w:ins w:id="5316" w:author="mbeckerle" w:date="2013-03-24T12:01:00Z">
        <w:del w:id="5317" w:author="Steve Hanson" w:date="2013-03-28T11:36:00Z">
          <w:r w:rsidDel="00926D25">
            <w:rPr>
              <w:rFonts w:cs="Arial"/>
              <w:color w:val="000000"/>
            </w:rPr>
            <w:delText>, f</w:delText>
          </w:r>
        </w:del>
      </w:ins>
      <w:ins w:id="5318" w:author="mbeckerle" w:date="2013-03-24T12:00:00Z">
        <w:del w:id="5319" w:author="Steve Hanson" w:date="2013-03-28T11:36:00Z">
          <w:r w:rsidDel="00926D25">
            <w:rPr>
              <w:rFonts w:cs="Arial"/>
              <w:color w:val="000000"/>
            </w:rPr>
            <w:delText>or example</w:delText>
          </w:r>
        </w:del>
      </w:ins>
      <w:ins w:id="5320" w:author="mbeckerle" w:date="2013-03-24T11:57:00Z">
        <w:del w:id="5321" w:author="Steve Hanson" w:date="2013-03-28T11:36:00Z">
          <w:r w:rsidDel="00926D25">
            <w:rPr>
              <w:rFonts w:cs="Arial"/>
              <w:color w:val="000000"/>
            </w:rPr>
            <w:delText>,</w:delText>
          </w:r>
        </w:del>
        <w:r>
          <w:rPr>
            <w:rFonts w:cs="Arial"/>
            <w:color w:val="000000"/>
          </w:rPr>
          <w:t xml:space="preserve"> if dfdl:nilValue=</w:t>
        </w:r>
      </w:ins>
      <w:ins w:id="5322" w:author="mbeckerle" w:date="2013-03-24T11:59:00Z">
        <w:r>
          <w:rPr>
            <w:rFonts w:cs="Arial"/>
            <w:color w:val="000000"/>
          </w:rPr>
          <w:t xml:space="preserve">”%ES;”, and </w:t>
        </w:r>
      </w:ins>
      <w:ins w:id="5323" w:author="Steve Hanson" w:date="2013-03-28T11:33:00Z">
        <w:r w:rsidR="00926D25">
          <w:rPr>
            <w:rFonts w:cs="Arial"/>
            <w:color w:val="000000"/>
          </w:rPr>
          <w:t>there is no framing</w:t>
        </w:r>
      </w:ins>
      <w:ins w:id="5324" w:author="Steve Hanson" w:date="2013-03-28T11:34:00Z">
        <w:r w:rsidR="00926D25">
          <w:rPr>
            <w:rFonts w:cs="Arial"/>
            <w:color w:val="000000"/>
          </w:rPr>
          <w:t xml:space="preserve"> or framing is suppressed by </w:t>
        </w:r>
      </w:ins>
      <w:ins w:id="5325" w:author="mbeckerle" w:date="2013-03-24T11:59:00Z">
        <w:r>
          <w:rPr>
            <w:rFonts w:cs="Arial"/>
            <w:color w:val="000000"/>
          </w:rPr>
          <w:t>dfdl:nilValueDelimiterPolicy</w:t>
        </w:r>
        <w:del w:id="5326" w:author="Steve Hanson" w:date="2013-03-28T11:34:00Z">
          <w:r w:rsidDel="00926D25">
            <w:rPr>
              <w:rFonts w:cs="Arial"/>
              <w:color w:val="000000"/>
            </w:rPr>
            <w:delText>=”none”, or dfdl:initiator=</w:delText>
          </w:r>
        </w:del>
      </w:ins>
      <w:ins w:id="5327" w:author="mbeckerle" w:date="2013-03-24T12:00:00Z">
        <w:del w:id="5328" w:author="Steve Hanson" w:date="2013-03-28T11:34:00Z">
          <w:r w:rsidDel="00926D25">
            <w:rPr>
              <w:rFonts w:cs="Arial"/>
              <w:color w:val="000000"/>
            </w:rPr>
            <w:delText>’’ and dfdl:terminator=’’.</w:delText>
          </w:r>
        </w:del>
        <w:r>
          <w:rPr>
            <w:rFonts w:cs="Arial"/>
            <w:color w:val="000000"/>
          </w:rPr>
          <w:t xml:space="preserve"> </w:t>
        </w:r>
      </w:ins>
    </w:p>
    <w:p w14:paraId="463C426C" w14:textId="05C0AD29" w:rsidR="00BA1FD5" w:rsidRDefault="00BA1FD5" w:rsidP="00926D25">
      <w:pPr>
        <w:numPr>
          <w:ilvl w:val="0"/>
          <w:numId w:val="204"/>
        </w:numPr>
        <w:autoSpaceDE w:val="0"/>
        <w:rPr>
          <w:ins w:id="5329" w:author="mbeckerle" w:date="2013-03-24T12:03:00Z"/>
          <w:rFonts w:cs="Arial"/>
          <w:color w:val="000000"/>
        </w:rPr>
      </w:pPr>
      <w:ins w:id="5330" w:author="mbeckerle" w:date="2013-03-24T12:00:00Z">
        <w:r>
          <w:rPr>
            <w:rFonts w:cs="Arial"/>
            <w:color w:val="000000"/>
          </w:rPr>
          <w:t>The empty representation can be a zero-length representation if</w:t>
        </w:r>
      </w:ins>
      <w:ins w:id="5331" w:author="Steve Hanson" w:date="2013-03-28T11:35:00Z">
        <w:r w:rsidR="00926D25">
          <w:rPr>
            <w:rFonts w:cs="Arial"/>
            <w:color w:val="000000"/>
          </w:rPr>
          <w:t xml:space="preserve"> there is no framing or framing is suppressed by</w:t>
        </w:r>
      </w:ins>
      <w:ins w:id="5332" w:author="mbeckerle" w:date="2013-03-24T12:00:00Z">
        <w:r>
          <w:rPr>
            <w:rFonts w:cs="Arial"/>
            <w:color w:val="000000"/>
          </w:rPr>
          <w:t xml:space="preserve"> dfdl:emptyValueDelimiterPolicy</w:t>
        </w:r>
        <w:del w:id="5333" w:author="Steve Hanson" w:date="2013-03-28T11:35:00Z">
          <w:r w:rsidDel="00926D25">
            <w:rPr>
              <w:rFonts w:cs="Arial"/>
              <w:color w:val="000000"/>
            </w:rPr>
            <w:delText>=</w:delText>
          </w:r>
        </w:del>
      </w:ins>
      <w:ins w:id="5334" w:author="mbeckerle" w:date="2013-03-24T12:01:00Z">
        <w:del w:id="5335" w:author="Steve Hanson" w:date="2013-03-28T11:35:00Z">
          <w:r w:rsidDel="00926D25">
            <w:rPr>
              <w:rFonts w:cs="Arial"/>
              <w:color w:val="000000"/>
            </w:rPr>
            <w:delText>’none’ or dfdl:initiator=’’ and dfdl:terminator=’’</w:delText>
          </w:r>
        </w:del>
        <w:r>
          <w:rPr>
            <w:rFonts w:cs="Arial"/>
            <w:color w:val="000000"/>
          </w:rPr>
          <w:t xml:space="preserve">. </w:t>
        </w:r>
      </w:ins>
    </w:p>
    <w:p w14:paraId="5F26B1D4" w14:textId="0518FFD2" w:rsidR="00BA1FD5" w:rsidRDefault="00BA1FD5" w:rsidP="00926D25">
      <w:pPr>
        <w:numPr>
          <w:ilvl w:val="0"/>
          <w:numId w:val="204"/>
        </w:numPr>
        <w:autoSpaceDE w:val="0"/>
        <w:rPr>
          <w:ins w:id="5336" w:author="mbeckerle" w:date="2013-03-24T12:06:00Z"/>
          <w:rFonts w:cs="Arial"/>
          <w:color w:val="000000"/>
        </w:rPr>
      </w:pPr>
      <w:commentRangeStart w:id="5337"/>
      <w:ins w:id="5338" w:author="mbeckerle" w:date="2013-03-24T12:03:00Z">
        <w:r>
          <w:rPr>
            <w:rFonts w:cs="Arial"/>
            <w:color w:val="000000"/>
          </w:rPr>
          <w:t>The</w:t>
        </w:r>
      </w:ins>
      <w:ins w:id="5339" w:author="mbeckerle" w:date="2013-03-24T12:02:00Z">
        <w:r>
          <w:rPr>
            <w:rFonts w:cs="Arial"/>
            <w:color w:val="000000"/>
          </w:rPr>
          <w:t xml:space="preserve"> normal representation can be a zero-length representation if the type is xs:string</w:t>
        </w:r>
      </w:ins>
      <w:ins w:id="5340" w:author="Steve Hanson" w:date="2013-03-28T11:32:00Z">
        <w:r w:rsidR="00926D25">
          <w:rPr>
            <w:rFonts w:cs="Arial"/>
            <w:color w:val="000000"/>
          </w:rPr>
          <w:t xml:space="preserve"> or xs:hexBinary and there is no framing</w:t>
        </w:r>
      </w:ins>
      <w:ins w:id="5341" w:author="mbeckerle" w:date="2013-03-24T12:02:00Z">
        <w:del w:id="5342" w:author="Steve Hanson" w:date="2013-03-28T11:32:00Z">
          <w:r w:rsidDel="00926D25">
            <w:rPr>
              <w:rFonts w:cs="Arial"/>
              <w:color w:val="000000"/>
            </w:rPr>
            <w:delText>, and dfdl:initiator=’’ and dfdl:terminator=’’</w:delText>
          </w:r>
        </w:del>
        <w:r>
          <w:rPr>
            <w:rFonts w:cs="Arial"/>
            <w:color w:val="000000"/>
          </w:rPr>
          <w:t xml:space="preserve">. </w:t>
        </w:r>
      </w:ins>
      <w:commentRangeEnd w:id="5300"/>
      <w:ins w:id="5343" w:author="mbeckerle" w:date="2013-03-24T12:04:00Z">
        <w:r w:rsidR="00F1563B">
          <w:rPr>
            <w:rStyle w:val="CommentReference"/>
          </w:rPr>
          <w:commentReference w:id="5300"/>
        </w:r>
      </w:ins>
      <w:commentRangeEnd w:id="5337"/>
      <w:ins w:id="5344" w:author="mbeckerle" w:date="2013-03-24T13:21:00Z">
        <w:r w:rsidR="00901EFE">
          <w:rPr>
            <w:rStyle w:val="CommentReference"/>
          </w:rPr>
          <w:commentReference w:id="5337"/>
        </w:r>
      </w:ins>
    </w:p>
    <w:p w14:paraId="46B8B1D2" w14:textId="10AC4F67" w:rsidR="00F1563B" w:rsidRDefault="00F1563B" w:rsidP="00926D25">
      <w:pPr>
        <w:numPr>
          <w:ilvl w:val="0"/>
          <w:numId w:val="204"/>
        </w:numPr>
        <w:autoSpaceDE w:val="0"/>
        <w:rPr>
          <w:ins w:id="5345" w:author="mbeckerle" w:date="2013-03-24T12:30:00Z"/>
          <w:rFonts w:cs="Arial"/>
          <w:color w:val="000000"/>
        </w:rPr>
      </w:pPr>
      <w:ins w:id="5346" w:author="mbeckerle" w:date="2013-03-24T12:06:00Z">
        <w:r>
          <w:rPr>
            <w:rFonts w:cs="Arial"/>
            <w:color w:val="000000"/>
          </w:rPr>
          <w:t xml:space="preserve">The absent representation </w:t>
        </w:r>
        <w:del w:id="5347" w:author="Steve Hanson" w:date="2013-03-28T11:37:00Z">
          <w:r w:rsidDel="00926D25">
            <w:rPr>
              <w:rFonts w:cs="Arial"/>
              <w:color w:val="000000"/>
            </w:rPr>
            <w:delText xml:space="preserve">is </w:delText>
          </w:r>
        </w:del>
        <w:r>
          <w:rPr>
            <w:rFonts w:cs="Arial"/>
            <w:color w:val="000000"/>
          </w:rPr>
          <w:t xml:space="preserve">always </w:t>
        </w:r>
      </w:ins>
      <w:ins w:id="5348" w:author="Steve Hanson" w:date="2013-03-28T11:37:00Z">
        <w:r w:rsidR="00926D25">
          <w:rPr>
            <w:rFonts w:cs="Arial"/>
            <w:color w:val="000000"/>
          </w:rPr>
          <w:t>has a zero-</w:t>
        </w:r>
      </w:ins>
      <w:ins w:id="5349" w:author="mbeckerle" w:date="2013-03-24T12:06:00Z">
        <w:del w:id="5350" w:author="Steve Hanson" w:date="2013-03-28T11:37:00Z">
          <w:r w:rsidDel="00926D25">
            <w:rPr>
              <w:rFonts w:cs="Arial"/>
              <w:color w:val="000000"/>
            </w:rPr>
            <w:delText xml:space="preserve">of </w:delText>
          </w:r>
        </w:del>
        <w:r>
          <w:rPr>
            <w:rFonts w:cs="Arial"/>
            <w:color w:val="000000"/>
          </w:rPr>
          <w:t xml:space="preserve">length </w:t>
        </w:r>
      </w:ins>
      <w:ins w:id="5351" w:author="Steve Hanson" w:date="2013-03-28T11:37:00Z">
        <w:r w:rsidR="00926D25">
          <w:rPr>
            <w:rFonts w:cs="Arial"/>
            <w:color w:val="000000"/>
          </w:rPr>
          <w:t>representation</w:t>
        </w:r>
      </w:ins>
      <w:ins w:id="5352" w:author="mbeckerle" w:date="2013-03-24T12:06:00Z">
        <w:del w:id="5353" w:author="Steve Hanson" w:date="2013-03-28T11:37:00Z">
          <w:r w:rsidDel="00926D25">
            <w:rPr>
              <w:rFonts w:cs="Arial"/>
              <w:color w:val="000000"/>
            </w:rPr>
            <w:delText>zero</w:delText>
          </w:r>
        </w:del>
        <w:r>
          <w:rPr>
            <w:rFonts w:cs="Arial"/>
            <w:color w:val="000000"/>
          </w:rPr>
          <w:t xml:space="preserve">. </w:t>
        </w:r>
      </w:ins>
    </w:p>
    <w:p w14:paraId="5C523549" w14:textId="5673A198" w:rsidR="00475CE2" w:rsidRDefault="00475CE2" w:rsidP="00884E52">
      <w:pPr>
        <w:pStyle w:val="CommentText"/>
        <w:rPr>
          <w:ins w:id="5354" w:author="mbeckerle" w:date="2013-03-24T12:30:00Z"/>
        </w:rPr>
      </w:pPr>
      <w:ins w:id="5355" w:author="mbeckerle" w:date="2013-03-24T12:30:00Z">
        <w:r>
          <w:t xml:space="preserve">If the nil representation </w:t>
        </w:r>
      </w:ins>
      <w:ins w:id="5356" w:author="Steve Hanson" w:date="2013-03-28T11:38:00Z">
        <w:r w:rsidR="00884E52">
          <w:t>may</w:t>
        </w:r>
      </w:ins>
      <w:ins w:id="5357" w:author="mbeckerle" w:date="2013-03-24T12:30:00Z">
        <w:del w:id="5358" w:author="Steve Hanson" w:date="2013-03-28T11:38:00Z">
          <w:r w:rsidDel="00884E52">
            <w:delText>can</w:delText>
          </w:r>
        </w:del>
        <w:r>
          <w:t xml:space="preserve"> be zero-length, then the absent representation cannot occur because zero-length will be interpreted as nil representation.</w:t>
        </w:r>
      </w:ins>
    </w:p>
    <w:p w14:paraId="360DFB93" w14:textId="2D0B18E4" w:rsidR="00475CE2" w:rsidRDefault="00475CE2" w:rsidP="00884E52">
      <w:pPr>
        <w:pStyle w:val="CommentText"/>
        <w:rPr>
          <w:ins w:id="5359" w:author="mbeckerle" w:date="2013-03-24T12:30:00Z"/>
        </w:rPr>
      </w:pPr>
      <w:ins w:id="5360" w:author="mbeckerle" w:date="2013-03-24T12:30:00Z">
        <w:r>
          <w:t xml:space="preserve">If the nil representation </w:t>
        </w:r>
      </w:ins>
      <w:ins w:id="5361" w:author="Steve Hanson" w:date="2013-03-28T11:38:00Z">
        <w:r w:rsidR="00884E52">
          <w:t xml:space="preserve">may </w:t>
        </w:r>
      </w:ins>
      <w:ins w:id="5362" w:author="mbeckerle" w:date="2013-03-24T12:30:00Z">
        <w:del w:id="5363" w:author="Steve Hanson" w:date="2013-03-28T11:38:00Z">
          <w:r w:rsidDel="00884E52">
            <w:delText>can</w:delText>
          </w:r>
        </w:del>
        <w:r>
          <w:t>not be zero length, but the empty representation is zero-length, then the absent representation cannot occur because zero-length will be interpreted as the empty representation.</w:t>
        </w:r>
      </w:ins>
    </w:p>
    <w:p w14:paraId="2A5A4440" w14:textId="5AFD7961" w:rsidR="00475CE2" w:rsidRDefault="00475CE2" w:rsidP="00884E52">
      <w:pPr>
        <w:pStyle w:val="CommentText"/>
        <w:rPr>
          <w:ins w:id="5364" w:author="mbeckerle" w:date="2013-03-24T12:30:00Z"/>
        </w:rPr>
      </w:pPr>
      <w:ins w:id="5365" w:author="mbeckerle" w:date="2013-03-24T12:30:00Z">
        <w:r>
          <w:t xml:space="preserve">If the nil and empty representations can not be zero-length, but the normal representation </w:t>
        </w:r>
      </w:ins>
      <w:ins w:id="5366" w:author="Steve Hanson" w:date="2013-03-28T11:38:00Z">
        <w:del w:id="5367" w:author="mbeckerle" w:date="2013-07-23T19:24:00Z">
          <w:r w:rsidR="00884E52" w:rsidDel="00827D2A">
            <w:delText>MAY</w:delText>
          </w:r>
        </w:del>
      </w:ins>
      <w:ins w:id="5368" w:author="mbeckerle" w:date="2013-07-23T19:24:00Z">
        <w:r w:rsidR="00827D2A">
          <w:t>may</w:t>
        </w:r>
      </w:ins>
      <w:ins w:id="5369" w:author="mbeckerle" w:date="2013-03-24T12:30:00Z">
        <w:r>
          <w:t xml:space="preserve"> be zero length then the absent representation cannot occur because zero length will be interpreted as </w:t>
        </w:r>
      </w:ins>
      <w:ins w:id="5370" w:author="mbeckerle" w:date="2013-03-24T12:31:00Z">
        <w:r>
          <w:t xml:space="preserve">a </w:t>
        </w:r>
      </w:ins>
      <w:ins w:id="5371" w:author="mbeckerle" w:date="2013-03-24T12:30:00Z">
        <w:r>
          <w:t>normal</w:t>
        </w:r>
      </w:ins>
      <w:ins w:id="5372" w:author="mbeckerle" w:date="2013-03-24T12:31:00Z">
        <w:r>
          <w:t xml:space="preserve"> representation.</w:t>
        </w:r>
      </w:ins>
    </w:p>
    <w:p w14:paraId="625C7537" w14:textId="1D825C23" w:rsidR="00475CE2" w:rsidRPr="00884E52" w:rsidRDefault="00475CE2" w:rsidP="00884E52">
      <w:pPr>
        <w:pStyle w:val="CommentText"/>
        <w:rPr>
          <w:ins w:id="5373" w:author="mbeckerle" w:date="2013-03-24T11:57:00Z"/>
        </w:rPr>
      </w:pPr>
      <w:ins w:id="5374" w:author="mbeckerle" w:date="2013-03-24T12:30:00Z">
        <w:r>
          <w:t xml:space="preserve">If the nil representation </w:t>
        </w:r>
      </w:ins>
      <w:ins w:id="5375" w:author="Steve Hanson" w:date="2013-03-28T11:38:00Z">
        <w:r w:rsidR="00884E52">
          <w:t>may</w:t>
        </w:r>
      </w:ins>
      <w:ins w:id="5376" w:author="mbeckerle" w:date="2013-03-24T12:30:00Z">
        <w:del w:id="5377" w:author="Steve Hanson" w:date="2013-03-28T11:38:00Z">
          <w:r w:rsidDel="00884E52">
            <w:delText>can</w:delText>
          </w:r>
        </w:del>
        <w:r>
          <w:t xml:space="preserve"> not be zero-length, the empty representation is not zero-length, and the normal representation </w:t>
        </w:r>
      </w:ins>
      <w:ins w:id="5378" w:author="Steve Hanson" w:date="2013-03-28T11:38:00Z">
        <w:r w:rsidR="00884E52">
          <w:t>may</w:t>
        </w:r>
      </w:ins>
      <w:ins w:id="5379" w:author="mbeckerle" w:date="2013-03-24T12:30:00Z">
        <w:del w:id="5380" w:author="Steve Hanson" w:date="2013-03-28T11:38:00Z">
          <w:r w:rsidDel="00884E52">
            <w:delText>can</w:delText>
          </w:r>
        </w:del>
      </w:ins>
      <w:ins w:id="5381" w:author="Steve Hanson" w:date="2013-03-28T11:38:00Z">
        <w:r w:rsidR="00884E52">
          <w:t xml:space="preserve"> </w:t>
        </w:r>
      </w:ins>
      <w:ins w:id="5382" w:author="mbeckerle" w:date="2013-03-24T12:30:00Z">
        <w:r>
          <w:t xml:space="preserve">not be zero-length, then a zero-length representation is the absent representation, or “is absent”.  </w:t>
        </w:r>
      </w:ins>
    </w:p>
    <w:p w14:paraId="30112E35" w14:textId="77777777" w:rsidR="008910BB" w:rsidRPr="006007A7" w:rsidRDefault="008910BB" w:rsidP="0031368F">
      <w:pPr>
        <w:pStyle w:val="Heading3"/>
        <w:rPr>
          <w:ins w:id="5383" w:author="mbeckerle" w:date="2013-02-19T12:18:00Z"/>
        </w:rPr>
      </w:pPr>
      <w:bookmarkStart w:id="5384" w:name="_Toc362453248"/>
      <w:ins w:id="5385" w:author="mbeckerle" w:date="2013-02-19T12:18:00Z">
        <w:r w:rsidRPr="006007A7">
          <w:t>Missing</w:t>
        </w:r>
        <w:bookmarkEnd w:id="5384"/>
      </w:ins>
    </w:p>
    <w:p w14:paraId="748D5261" w14:textId="429BFD5A" w:rsidR="00BA1FD5" w:rsidRDefault="008910BB" w:rsidP="008910BB">
      <w:pPr>
        <w:autoSpaceDE w:val="0"/>
        <w:rPr>
          <w:ins w:id="5386" w:author="mbeckerle" w:date="2013-03-24T12:08:00Z"/>
          <w:rFonts w:cs="Arial"/>
          <w:color w:val="000000"/>
        </w:rPr>
      </w:pPr>
      <w:ins w:id="5387" w:author="mbeckerle" w:date="2013-02-19T12:18:00Z">
        <w:r>
          <w:rPr>
            <w:rFonts w:cs="Arial"/>
            <w:color w:val="000000"/>
          </w:rPr>
          <w:t xml:space="preserve">When parsing, an element occurrence is missing if it does not have </w:t>
        </w:r>
      </w:ins>
      <w:ins w:id="5388" w:author="mbeckerle" w:date="2013-03-24T12:07:00Z">
        <w:r w:rsidR="00F1563B">
          <w:rPr>
            <w:rFonts w:cs="Arial"/>
            <w:color w:val="000000"/>
          </w:rPr>
          <w:t>nil, empty, or normal</w:t>
        </w:r>
      </w:ins>
      <w:ins w:id="5389" w:author="mbeckerle" w:date="2013-02-19T12:18:00Z">
        <w:r>
          <w:rPr>
            <w:rFonts w:cs="Arial"/>
            <w:color w:val="000000"/>
          </w:rPr>
          <w:t xml:space="preserve"> representations, or it has the absent representation. </w:t>
        </w:r>
      </w:ins>
    </w:p>
    <w:p w14:paraId="43C143D9" w14:textId="2F5692C2" w:rsidR="00F1563B" w:rsidRDefault="00C452D1" w:rsidP="008910BB">
      <w:pPr>
        <w:autoSpaceDE w:val="0"/>
        <w:rPr>
          <w:ins w:id="5390" w:author="mbeckerle" w:date="2013-03-24T11:54:00Z"/>
          <w:rFonts w:cs="Arial"/>
          <w:color w:val="000000"/>
        </w:rPr>
      </w:pPr>
      <w:ins w:id="5391" w:author="Steve Hanson" w:date="2013-03-28T14:57:00Z">
        <w:r>
          <w:rPr>
            <w:rFonts w:cs="Arial"/>
            <w:color w:val="000000"/>
          </w:rPr>
          <w:t>When</w:t>
        </w:r>
      </w:ins>
      <w:commentRangeStart w:id="5392"/>
      <w:ins w:id="5393" w:author="mbeckerle" w:date="2013-03-24T12:31:00Z">
        <w:del w:id="5394" w:author="Steve Hanson" w:date="2013-03-28T14:57:00Z">
          <w:r w:rsidR="00475CE2" w:rsidDel="00C452D1">
            <w:rPr>
              <w:rFonts w:cs="Arial"/>
              <w:color w:val="000000"/>
            </w:rPr>
            <w:delText>For</w:delText>
          </w:r>
        </w:del>
        <w:r w:rsidR="00475CE2">
          <w:rPr>
            <w:rFonts w:cs="Arial"/>
            <w:color w:val="000000"/>
          </w:rPr>
          <w:t xml:space="preserve"> parsing, the term missing really covers t</w:t>
        </w:r>
      </w:ins>
      <w:ins w:id="5395" w:author="Steve Hanson" w:date="2013-03-28T11:42:00Z">
        <w:r w:rsidR="00884E52">
          <w:rPr>
            <w:rFonts w:cs="Arial"/>
            <w:color w:val="000000"/>
          </w:rPr>
          <w:t>wo</w:t>
        </w:r>
      </w:ins>
      <w:ins w:id="5396" w:author="mbeckerle" w:date="2013-03-24T12:31:00Z">
        <w:del w:id="5397" w:author="Steve Hanson" w:date="2013-03-28T11:41:00Z">
          <w:r w:rsidR="00475CE2" w:rsidDel="00884E52">
            <w:rPr>
              <w:rFonts w:cs="Arial"/>
              <w:color w:val="000000"/>
            </w:rPr>
            <w:delText>wo</w:delText>
          </w:r>
        </w:del>
        <w:r w:rsidR="00475CE2">
          <w:rPr>
            <w:rFonts w:cs="Arial"/>
            <w:color w:val="000000"/>
          </w:rPr>
          <w:t xml:space="preserve"> situations. </w:t>
        </w:r>
      </w:ins>
      <w:ins w:id="5398" w:author="Steve Hanson" w:date="2013-03-28T11:41:00Z">
        <w:r w:rsidR="00884E52">
          <w:rPr>
            <w:rFonts w:cs="Arial"/>
            <w:color w:val="000000"/>
          </w:rPr>
          <w:t>Firs</w:t>
        </w:r>
      </w:ins>
      <w:ins w:id="5399" w:author="mbeckerle" w:date="2013-04-05T10:45:00Z">
        <w:r w:rsidR="002A0EB0">
          <w:rPr>
            <w:rFonts w:cs="Arial"/>
            <w:color w:val="000000"/>
          </w:rPr>
          <w:t>t</w:t>
        </w:r>
      </w:ins>
      <w:ins w:id="5400" w:author="Steve Hanson" w:date="2013-03-28T11:41:00Z">
        <w:r w:rsidR="00884E52">
          <w:rPr>
            <w:rFonts w:cs="Arial"/>
            <w:color w:val="000000"/>
          </w:rPr>
          <w:t>ly</w:t>
        </w:r>
      </w:ins>
      <w:ins w:id="5401" w:author="mbeckerle" w:date="2013-03-24T12:34:00Z">
        <w:del w:id="5402" w:author="Steve Hanson" w:date="2013-03-28T11:41:00Z">
          <w:r w:rsidR="00475CE2" w:rsidDel="00884E52">
            <w:rPr>
              <w:rFonts w:cs="Arial"/>
              <w:color w:val="000000"/>
            </w:rPr>
            <w:delText>I</w:delText>
          </w:r>
        </w:del>
      </w:ins>
      <w:ins w:id="5403" w:author="Steve Hanson" w:date="2013-03-28T11:41:00Z">
        <w:r w:rsidR="00884E52">
          <w:rPr>
            <w:rFonts w:cs="Arial"/>
            <w:color w:val="000000"/>
          </w:rPr>
          <w:t xml:space="preserve"> i</w:t>
        </w:r>
      </w:ins>
      <w:ins w:id="5404" w:author="mbeckerle" w:date="2013-03-24T12:34:00Z">
        <w:r w:rsidR="00475CE2">
          <w:rPr>
            <w:rFonts w:cs="Arial"/>
            <w:color w:val="000000"/>
          </w:rPr>
          <w:t>t subsumes</w:t>
        </w:r>
      </w:ins>
      <w:ins w:id="5405" w:author="mbeckerle" w:date="2013-03-24T12:31:00Z">
        <w:r w:rsidR="00475CE2">
          <w:rPr>
            <w:rFonts w:cs="Arial"/>
            <w:color w:val="000000"/>
          </w:rPr>
          <w:t xml:space="preserve"> absent representation</w:t>
        </w:r>
      </w:ins>
      <w:ins w:id="5406" w:author="Steve Hanson" w:date="2013-03-28T11:41:00Z">
        <w:r w:rsidR="00884E52">
          <w:rPr>
            <w:rFonts w:cs="Arial"/>
            <w:color w:val="000000"/>
          </w:rPr>
          <w:t>. Secondly it</w:t>
        </w:r>
      </w:ins>
      <w:ins w:id="5407" w:author="Steve Hanson" w:date="2013-03-28T11:42:00Z">
        <w:r w:rsidR="00884E52">
          <w:rPr>
            <w:rFonts w:cs="Arial"/>
            <w:color w:val="000000"/>
          </w:rPr>
          <w:t xml:space="preserve"> applies when an element does not have a representation at all in the data stream</w:t>
        </w:r>
      </w:ins>
      <w:ins w:id="5408" w:author="Steve Hanson" w:date="2013-03-28T11:45:00Z">
        <w:r w:rsidR="00884E52">
          <w:rPr>
            <w:rFonts w:cs="Arial"/>
            <w:color w:val="000000"/>
          </w:rPr>
          <w:t xml:space="preserve">, that is, </w:t>
        </w:r>
      </w:ins>
      <w:ins w:id="5409" w:author="mbeckerle" w:date="2013-03-24T12:31:00Z">
        <w:del w:id="5410" w:author="Steve Hanson" w:date="2013-03-28T11:43:00Z">
          <w:r w:rsidR="00475CE2" w:rsidDel="00884E52">
            <w:rPr>
              <w:rFonts w:cs="Arial"/>
              <w:color w:val="000000"/>
            </w:rPr>
            <w:delText xml:space="preserve">, </w:delText>
          </w:r>
        </w:del>
      </w:ins>
      <w:ins w:id="5411" w:author="mbeckerle" w:date="2013-03-24T12:34:00Z">
        <w:del w:id="5412" w:author="Steve Hanson" w:date="2013-03-28T11:43:00Z">
          <w:r w:rsidR="00475CE2" w:rsidDel="00884E52">
            <w:rPr>
              <w:rFonts w:cs="Arial"/>
              <w:color w:val="000000"/>
            </w:rPr>
            <w:delText>but also the situation</w:delText>
          </w:r>
        </w:del>
      </w:ins>
      <w:ins w:id="5413" w:author="mbeckerle" w:date="2013-03-24T12:32:00Z">
        <w:del w:id="5414" w:author="Steve Hanson" w:date="2013-03-28T11:43:00Z">
          <w:r w:rsidR="00475CE2" w:rsidDel="00884E52">
            <w:rPr>
              <w:rFonts w:cs="Arial"/>
              <w:color w:val="000000"/>
            </w:rPr>
            <w:delText xml:space="preserve"> </w:delText>
          </w:r>
        </w:del>
        <w:r w:rsidR="00475CE2">
          <w:rPr>
            <w:rFonts w:cs="Arial"/>
            <w:color w:val="000000"/>
          </w:rPr>
          <w:t xml:space="preserve">when </w:t>
        </w:r>
        <w:r w:rsidR="00475CE2">
          <w:t xml:space="preserve">we do not even have the constructs in the data </w:t>
        </w:r>
      </w:ins>
      <w:ins w:id="5415" w:author="mbeckerle" w:date="2013-03-24T12:34:00Z">
        <w:r w:rsidR="00475CE2">
          <w:t xml:space="preserve">stream </w:t>
        </w:r>
      </w:ins>
      <w:ins w:id="5416" w:author="mbeckerle" w:date="2013-03-24T12:32:00Z">
        <w:r w:rsidR="00475CE2">
          <w:t xml:space="preserve">to determine the </w:t>
        </w:r>
      </w:ins>
      <w:ins w:id="5417" w:author="Steve Hanson" w:date="2013-03-28T14:53:00Z">
        <w:r>
          <w:t>representation</w:t>
        </w:r>
      </w:ins>
      <w:ins w:id="5418" w:author="mbeckerle" w:date="2013-03-24T12:32:00Z">
        <w:del w:id="5419" w:author="Steve Hanson" w:date="2013-03-28T14:53:00Z">
          <w:r w:rsidR="00475CE2" w:rsidDel="00C452D1">
            <w:delText>length</w:delText>
          </w:r>
        </w:del>
        <w:r w:rsidR="00475CE2">
          <w:t xml:space="preserve"> of the element; hence, none of the concepts above </w:t>
        </w:r>
        <w:del w:id="5420" w:author="Steve Hanson" w:date="2013-03-28T14:54:00Z">
          <w:r w:rsidR="00475CE2" w:rsidDel="00C452D1">
            <w:delText xml:space="preserve">even conceptually </w:delText>
          </w:r>
        </w:del>
        <w:r w:rsidR="00475CE2">
          <w:t>apply.</w:t>
        </w:r>
      </w:ins>
      <w:ins w:id="5421" w:author="mbeckerle" w:date="2013-03-24T12:34:00Z">
        <w:r w:rsidR="00475CE2">
          <w:t xml:space="preserve"> This will be made clearer in the examples below.</w:t>
        </w:r>
      </w:ins>
      <w:commentRangeEnd w:id="5392"/>
      <w:ins w:id="5422" w:author="mbeckerle" w:date="2013-03-24T12:35:00Z">
        <w:r w:rsidR="0030546A">
          <w:rPr>
            <w:rStyle w:val="CommentReference"/>
          </w:rPr>
          <w:commentReference w:id="5392"/>
        </w:r>
      </w:ins>
      <w:ins w:id="5423" w:author="Steve Hanson" w:date="2013-03-28T14:58:00Z">
        <w:r>
          <w:t xml:space="preserve"> </w:t>
        </w:r>
      </w:ins>
      <w:ins w:id="5424" w:author="Steve Hanson" w:date="2013-03-28T15:00:00Z">
        <w:r>
          <w:t>If</w:t>
        </w:r>
      </w:ins>
      <w:ins w:id="5425" w:author="Steve Hanson" w:date="2013-03-28T14:58:00Z">
        <w:r>
          <w:t xml:space="preserve"> an element occurrence is missing</w:t>
        </w:r>
      </w:ins>
      <w:ins w:id="5426" w:author="Steve Hanson" w:date="2013-03-28T15:01:00Z">
        <w:r>
          <w:t xml:space="preserve"> when parsing</w:t>
        </w:r>
      </w:ins>
      <w:ins w:id="5427" w:author="Steve Hanson" w:date="2013-03-28T14:58:00Z">
        <w:r>
          <w:t>, no</w:t>
        </w:r>
      </w:ins>
      <w:ins w:id="5428" w:author="Steve Hanson" w:date="2013-03-28T15:01:00Z">
        <w:r>
          <w:t xml:space="preserve"> item </w:t>
        </w:r>
      </w:ins>
      <w:ins w:id="5429" w:author="Steve Hanson" w:date="2013-03-28T14:58:00Z">
        <w:r>
          <w:t xml:space="preserve">is ever added to the </w:t>
        </w:r>
        <w:commentRangeStart w:id="5430"/>
        <w:r>
          <w:t>Infoset</w:t>
        </w:r>
      </w:ins>
      <w:commentRangeEnd w:id="5430"/>
      <w:ins w:id="5431" w:author="Steve Hanson" w:date="2013-03-28T15:05:00Z">
        <w:r w:rsidR="008012D5">
          <w:rPr>
            <w:rStyle w:val="CommentReference"/>
          </w:rPr>
          <w:commentReference w:id="5430"/>
        </w:r>
      </w:ins>
      <w:ins w:id="5432" w:author="Steve Hanson" w:date="2013-03-28T14:58:00Z">
        <w:r>
          <w:t>.</w:t>
        </w:r>
      </w:ins>
    </w:p>
    <w:p w14:paraId="3AC544AA" w14:textId="0D273D5A" w:rsidR="00C452D1" w:rsidRDefault="008910BB" w:rsidP="00C452D1">
      <w:pPr>
        <w:autoSpaceDE w:val="0"/>
        <w:rPr>
          <w:ins w:id="5433" w:author="Steve Hanson" w:date="2013-03-28T15:00:00Z"/>
          <w:rFonts w:cs="Arial"/>
          <w:color w:val="000000"/>
        </w:rPr>
      </w:pPr>
      <w:ins w:id="5434" w:author="mbeckerle" w:date="2013-02-19T12:18:00Z">
        <w:r>
          <w:rPr>
            <w:rFonts w:cs="Arial"/>
            <w:color w:val="000000"/>
          </w:rPr>
          <w:t xml:space="preserve">When unparsing, an element occurrence is missing if there is no item in the infoset. </w:t>
        </w:r>
      </w:ins>
      <w:ins w:id="5435" w:author="Steve Hanson" w:date="2013-03-28T15:01:00Z">
        <w:r w:rsidR="008012D5">
          <w:rPr>
            <w:rFonts w:cs="Arial"/>
            <w:color w:val="000000"/>
          </w:rPr>
          <w:t>For a required element</w:t>
        </w:r>
      </w:ins>
      <w:ins w:id="5436" w:author="Steve Hanson" w:date="2013-03-28T15:02:00Z">
        <w:r w:rsidR="008012D5">
          <w:rPr>
            <w:rFonts w:cs="Arial"/>
            <w:color w:val="000000"/>
          </w:rPr>
          <w:t xml:space="preserve"> occurrence</w:t>
        </w:r>
      </w:ins>
      <w:ins w:id="5437" w:author="Steve Hanson" w:date="2013-03-28T15:01:00Z">
        <w:r w:rsidR="008012D5">
          <w:rPr>
            <w:rFonts w:cs="Arial"/>
            <w:color w:val="000000"/>
          </w:rPr>
          <w:t>, i</w:t>
        </w:r>
      </w:ins>
      <w:ins w:id="5438" w:author="mbeckerle" w:date="2013-02-19T12:18:00Z">
        <w:del w:id="5439" w:author="Steve Hanson" w:date="2013-03-28T15:02:00Z">
          <w:r w:rsidDel="008012D5">
            <w:rPr>
              <w:rFonts w:cs="Arial"/>
              <w:color w:val="000000"/>
            </w:rPr>
            <w:delText xml:space="preserve"> </w:delText>
          </w:r>
        </w:del>
      </w:ins>
      <w:ins w:id="5440" w:author="Steve Hanson" w:date="2013-03-28T14:59:00Z">
        <w:r w:rsidR="00C452D1">
          <w:rPr>
            <w:rFonts w:cs="Arial"/>
            <w:color w:val="000000"/>
          </w:rPr>
          <w:t xml:space="preserve">t is this condition that can trigger the creation of a default value </w:t>
        </w:r>
      </w:ins>
      <w:ins w:id="5441" w:author="Steve Hanson" w:date="2013-03-28T15:02:00Z">
        <w:r w:rsidR="008012D5">
          <w:rPr>
            <w:rFonts w:cs="Arial"/>
            <w:color w:val="000000"/>
          </w:rPr>
          <w:t>in the augmented infoset</w:t>
        </w:r>
      </w:ins>
      <w:ins w:id="5442" w:author="Steve Hanson" w:date="2013-03-28T14:59:00Z">
        <w:r w:rsidR="00C452D1">
          <w:rPr>
            <w:rFonts w:cs="Arial"/>
            <w:color w:val="000000"/>
          </w:rPr>
          <w:t>.</w:t>
        </w:r>
      </w:ins>
      <w:ins w:id="5443" w:author="Steve Hanson" w:date="2013-03-28T15:00:00Z">
        <w:r w:rsidR="00C452D1">
          <w:rPr>
            <w:rFonts w:cs="Arial"/>
            <w:color w:val="000000"/>
          </w:rPr>
          <w:t xml:space="preserve"> See</w:t>
        </w:r>
      </w:ins>
      <w:ins w:id="5444" w:author="mbeckerle" w:date="2013-07-24T16:09:00Z">
        <w:r w:rsidR="006604C5">
          <w:rPr>
            <w:rFonts w:cs="Arial"/>
            <w:color w:val="000000"/>
          </w:rPr>
          <w:t xml:space="preserve"> </w:t>
        </w:r>
      </w:ins>
      <w:ins w:id="5445" w:author="mbeckerle" w:date="2013-07-24T16:10:00Z">
        <w:r w:rsidR="006604C5">
          <w:rPr>
            <w:rFonts w:cs="Arial"/>
            <w:color w:val="000000"/>
          </w:rPr>
          <w:t xml:space="preserve">Section </w:t>
        </w:r>
      </w:ins>
      <w:ins w:id="5446" w:author="mbeckerle" w:date="2013-07-24T16:09:00Z">
        <w:r w:rsidR="006604C5">
          <w:rPr>
            <w:rFonts w:cs="Arial"/>
            <w:color w:val="000000"/>
          </w:rPr>
          <w:fldChar w:fldCharType="begin"/>
        </w:r>
        <w:r w:rsidR="006604C5">
          <w:rPr>
            <w:rFonts w:cs="Arial"/>
            <w:color w:val="000000"/>
          </w:rPr>
          <w:instrText xml:space="preserve"> REF _Ref362445526 \r \h </w:instrText>
        </w:r>
      </w:ins>
      <w:r w:rsidR="006604C5">
        <w:rPr>
          <w:rFonts w:cs="Arial"/>
          <w:color w:val="000000"/>
        </w:rPr>
      </w:r>
      <w:r w:rsidR="006604C5">
        <w:rPr>
          <w:rFonts w:cs="Arial"/>
          <w:color w:val="000000"/>
        </w:rPr>
        <w:fldChar w:fldCharType="separate"/>
      </w:r>
      <w:ins w:id="5447" w:author="mbeckerle" w:date="2013-07-24T16:09:00Z">
        <w:r w:rsidR="006604C5">
          <w:rPr>
            <w:rFonts w:cs="Arial"/>
            <w:color w:val="000000"/>
          </w:rPr>
          <w:t>9.4</w:t>
        </w:r>
        <w:r w:rsidR="006604C5">
          <w:rPr>
            <w:rFonts w:cs="Arial"/>
            <w:color w:val="000000"/>
          </w:rPr>
          <w:fldChar w:fldCharType="end"/>
        </w:r>
      </w:ins>
      <w:ins w:id="5448" w:author="Steve Hanson" w:date="2013-03-28T15:00:00Z">
        <w:r w:rsidR="00C452D1">
          <w:rPr>
            <w:rFonts w:cs="Arial"/>
            <w:color w:val="000000"/>
          </w:rPr>
          <w:t xml:space="preserve"> </w:t>
        </w:r>
        <w:del w:id="5449" w:author="mbeckerle" w:date="2013-07-24T16:10:00Z">
          <w:r w:rsidR="00C452D1" w:rsidDel="006604C5">
            <w:rPr>
              <w:rFonts w:cs="Arial"/>
              <w:color w:val="000000"/>
            </w:rPr>
            <w:delText>Section</w:delText>
          </w:r>
        </w:del>
      </w:ins>
      <w:ins w:id="5450" w:author="mbeckerle" w:date="2013-07-24T16:09:00Z">
        <w:r w:rsidR="006604C5">
          <w:rPr>
            <w:rFonts w:cs="Arial"/>
            <w:color w:val="000000"/>
          </w:rPr>
          <w:fldChar w:fldCharType="begin"/>
        </w:r>
        <w:r w:rsidR="006604C5">
          <w:rPr>
            <w:rFonts w:cs="Arial"/>
            <w:color w:val="000000"/>
          </w:rPr>
          <w:instrText xml:space="preserve"> REF _Ref362445513 \h </w:instrText>
        </w:r>
      </w:ins>
      <w:r w:rsidR="006604C5">
        <w:rPr>
          <w:rFonts w:cs="Arial"/>
          <w:color w:val="000000"/>
        </w:rPr>
      </w:r>
      <w:r w:rsidR="006604C5">
        <w:rPr>
          <w:rFonts w:cs="Arial"/>
          <w:color w:val="000000"/>
        </w:rPr>
        <w:fldChar w:fldCharType="separate"/>
      </w:r>
      <w:ins w:id="5451" w:author="mbeckerle" w:date="2013-07-24T16:09:00Z">
        <w:r w:rsidR="006604C5">
          <w:t>Element Defaults</w:t>
        </w:r>
        <w:r w:rsidR="006604C5">
          <w:rPr>
            <w:rFonts w:cs="Arial"/>
            <w:color w:val="000000"/>
          </w:rPr>
          <w:fldChar w:fldCharType="end"/>
        </w:r>
      </w:ins>
      <w:ins w:id="5452" w:author="Steve Hanson" w:date="2013-03-28T15:00:00Z">
        <w:del w:id="5453" w:author="mbeckerle" w:date="2013-07-24T16:10:00Z">
          <w:r w:rsidR="00C452D1" w:rsidDel="006604C5">
            <w:rPr>
              <w:rFonts w:cs="Arial"/>
              <w:color w:val="000000"/>
            </w:rPr>
            <w:delText xml:space="preserve"> </w:delText>
          </w:r>
          <w:commentRangeStart w:id="5454"/>
          <w:r w:rsidR="00C452D1" w:rsidDel="006604C5">
            <w:rPr>
              <w:rFonts w:cs="Arial"/>
              <w:color w:val="000000"/>
            </w:rPr>
            <w:delText>(TBD: Cross Reference)</w:delText>
          </w:r>
        </w:del>
        <w:commentRangeEnd w:id="5454"/>
        <w:r w:rsidR="00C452D1">
          <w:rPr>
            <w:rStyle w:val="CommentReference"/>
          </w:rPr>
          <w:commentReference w:id="5454"/>
        </w:r>
        <w:r w:rsidR="00C452D1">
          <w:rPr>
            <w:rFonts w:cs="Arial"/>
            <w:color w:val="000000"/>
          </w:rPr>
          <w:t xml:space="preserve"> below about default values.</w:t>
        </w:r>
      </w:ins>
      <w:ins w:id="5455" w:author="Steve Hanson" w:date="2013-03-28T15:01:00Z">
        <w:r w:rsidR="008012D5">
          <w:rPr>
            <w:rFonts w:cs="Arial"/>
            <w:color w:val="000000"/>
          </w:rPr>
          <w:t xml:space="preserve"> </w:t>
        </w:r>
      </w:ins>
      <w:ins w:id="5456" w:author="Steve Hanson" w:date="2013-03-28T15:02:00Z">
        <w:r w:rsidR="008012D5">
          <w:rPr>
            <w:rFonts w:cs="Arial"/>
            <w:color w:val="000000"/>
          </w:rPr>
          <w:t>For an</w:t>
        </w:r>
      </w:ins>
      <w:ins w:id="5457" w:author="Steve Hanson" w:date="2013-03-28T15:01:00Z">
        <w:r w:rsidR="008012D5">
          <w:rPr>
            <w:rFonts w:cs="Arial"/>
            <w:color w:val="000000"/>
          </w:rPr>
          <w:t xml:space="preserve"> optional element occurrence</w:t>
        </w:r>
      </w:ins>
      <w:ins w:id="5458" w:author="Steve Hanson" w:date="2013-03-28T15:02:00Z">
        <w:r w:rsidR="008012D5">
          <w:rPr>
            <w:rFonts w:cs="Arial"/>
            <w:color w:val="000000"/>
          </w:rPr>
          <w:t>, no</w:t>
        </w:r>
      </w:ins>
      <w:ins w:id="5459" w:author="Steve Hanson" w:date="2013-03-28T15:03:00Z">
        <w:r w:rsidR="008012D5">
          <w:rPr>
            <w:rFonts w:cs="Arial"/>
            <w:color w:val="000000"/>
          </w:rPr>
          <w:t xml:space="preserve"> item is ever added to the augmented Infoset nor any representation </w:t>
        </w:r>
      </w:ins>
      <w:ins w:id="5460" w:author="Steve Hanson" w:date="2013-03-28T15:04:00Z">
        <w:r w:rsidR="008012D5">
          <w:rPr>
            <w:rFonts w:cs="Arial"/>
            <w:color w:val="000000"/>
          </w:rPr>
          <w:t xml:space="preserve">ever </w:t>
        </w:r>
      </w:ins>
      <w:ins w:id="5461" w:author="Steve Hanson" w:date="2013-03-28T15:03:00Z">
        <w:r w:rsidR="008012D5">
          <w:rPr>
            <w:rFonts w:cs="Arial"/>
            <w:color w:val="000000"/>
          </w:rPr>
          <w:t xml:space="preserve">output in the data </w:t>
        </w:r>
        <w:commentRangeStart w:id="5462"/>
        <w:r w:rsidR="008012D5">
          <w:rPr>
            <w:rFonts w:cs="Arial"/>
            <w:color w:val="000000"/>
          </w:rPr>
          <w:t>stream</w:t>
        </w:r>
      </w:ins>
      <w:commentRangeEnd w:id="5462"/>
      <w:ins w:id="5463" w:author="Steve Hanson" w:date="2013-03-28T15:04:00Z">
        <w:r w:rsidR="008012D5">
          <w:rPr>
            <w:rStyle w:val="CommentReference"/>
          </w:rPr>
          <w:commentReference w:id="5462"/>
        </w:r>
      </w:ins>
      <w:ins w:id="5464" w:author="Steve Hanson" w:date="2013-03-28T15:03:00Z">
        <w:r w:rsidR="008012D5">
          <w:rPr>
            <w:rFonts w:cs="Arial"/>
            <w:color w:val="000000"/>
          </w:rPr>
          <w:t>.</w:t>
        </w:r>
      </w:ins>
    </w:p>
    <w:p w14:paraId="42E62D6A" w14:textId="56BD647F" w:rsidR="008910BB" w:rsidRDefault="008910BB" w:rsidP="008910BB">
      <w:pPr>
        <w:autoSpaceDE w:val="0"/>
        <w:rPr>
          <w:ins w:id="5465" w:author="mbeckerle" w:date="2013-03-22T09:04:00Z"/>
          <w:rFonts w:cs="Arial"/>
          <w:color w:val="000000"/>
        </w:rPr>
      </w:pPr>
    </w:p>
    <w:p w14:paraId="3E1C762E" w14:textId="2D0ED167" w:rsidR="008910BB" w:rsidRPr="002F3483" w:rsidRDefault="008910BB" w:rsidP="0031368F">
      <w:pPr>
        <w:pStyle w:val="Heading3"/>
        <w:rPr>
          <w:ins w:id="5466" w:author="mbeckerle" w:date="2013-02-19T12:18:00Z"/>
        </w:rPr>
      </w:pPr>
      <w:bookmarkStart w:id="5467" w:name="_Toc362453249"/>
      <w:ins w:id="5468" w:author="mbeckerle" w:date="2013-02-19T12:18:00Z">
        <w:r w:rsidRPr="002F3483">
          <w:t>Examples</w:t>
        </w:r>
      </w:ins>
      <w:ins w:id="5469" w:author="mbeckerle" w:date="2013-03-24T14:47:00Z">
        <w:r w:rsidR="0071553C" w:rsidRPr="002F3483">
          <w:t xml:space="preserve"> of Missing and Empty</w:t>
        </w:r>
      </w:ins>
      <w:ins w:id="5470" w:author="Steve Hanson" w:date="2013-03-28T11:45:00Z">
        <w:r w:rsidR="00884E52" w:rsidRPr="002F3483">
          <w:t xml:space="preserve"> </w:t>
        </w:r>
      </w:ins>
      <w:ins w:id="5471" w:author="Steve Hanson" w:date="2013-03-28T11:46:00Z">
        <w:r w:rsidR="00884E52" w:rsidRPr="002F3483">
          <w:t>R</w:t>
        </w:r>
      </w:ins>
      <w:ins w:id="5472" w:author="Steve Hanson" w:date="2013-03-28T11:45:00Z">
        <w:r w:rsidR="00884E52" w:rsidRPr="002F3483">
          <w:t>epresentation</w:t>
        </w:r>
      </w:ins>
      <w:bookmarkEnd w:id="5467"/>
    </w:p>
    <w:p w14:paraId="2FD64BF5" w14:textId="73C08EFA" w:rsidR="008910BB" w:rsidRDefault="008910BB" w:rsidP="008910BB">
      <w:pPr>
        <w:autoSpaceDE w:val="0"/>
        <w:rPr>
          <w:ins w:id="5473" w:author="mbeckerle" w:date="2013-02-19T12:18:00Z"/>
          <w:rFonts w:cs="Arial"/>
          <w:color w:val="000000"/>
        </w:rPr>
      </w:pPr>
      <w:ins w:id="5474" w:author="mbeckerle" w:date="2013-02-19T12:18:00Z">
        <w:r>
          <w:rPr>
            <w:rFonts w:cs="Arial"/>
            <w:color w:val="000000"/>
          </w:rPr>
          <w:t>The following examples illustrate missing and em</w:t>
        </w:r>
        <w:r w:rsidR="00035595">
          <w:rPr>
            <w:rFonts w:cs="Arial"/>
            <w:color w:val="000000"/>
          </w:rPr>
          <w:t>pty</w:t>
        </w:r>
      </w:ins>
      <w:ins w:id="5475" w:author="Steve Hanson" w:date="2013-03-28T11:45:00Z">
        <w:r w:rsidR="00884E52">
          <w:rPr>
            <w:rFonts w:cs="Arial"/>
            <w:color w:val="000000"/>
          </w:rPr>
          <w:t xml:space="preserve"> representation</w:t>
        </w:r>
      </w:ins>
      <w:ins w:id="5476" w:author="mbeckerle" w:date="2013-02-19T12:18:00Z">
        <w:r w:rsidR="00035595">
          <w:rPr>
            <w:rFonts w:cs="Arial"/>
            <w:color w:val="000000"/>
          </w:rPr>
          <w:t>.</w:t>
        </w:r>
      </w:ins>
    </w:p>
    <w:p w14:paraId="4B2CC9A0" w14:textId="77777777" w:rsidR="008910BB" w:rsidRDefault="008910BB" w:rsidP="00B03EAB">
      <w:pPr>
        <w:pStyle w:val="ExampleDFDL"/>
        <w:rPr>
          <w:ins w:id="5477" w:author="mbeckerle" w:date="2013-02-19T12:18:00Z"/>
        </w:rPr>
      </w:pPr>
      <w:ins w:id="5478" w:author="mbeckerle" w:date="2013-02-19T12:18:00Z">
        <w:r>
          <w:t xml:space="preserve">&lt;xs:sequence dfdl:separator="," dfdl:terminator="@" </w:t>
        </w:r>
      </w:ins>
    </w:p>
    <w:p w14:paraId="103FCDE1" w14:textId="77777777" w:rsidR="008910BB" w:rsidRDefault="008910BB" w:rsidP="00B03EAB">
      <w:pPr>
        <w:pStyle w:val="ExampleDFDL"/>
        <w:rPr>
          <w:ins w:id="5479" w:author="mbeckerle" w:date="2013-02-19T12:18:00Z"/>
        </w:rPr>
      </w:pPr>
      <w:ins w:id="5480" w:author="mbeckerle" w:date="2013-02-19T12:18:00Z">
        <w:r>
          <w:t xml:space="preserve">             dfdl:separatorSuppressionPolicy="trailingEmpty"&gt;</w:t>
        </w:r>
      </w:ins>
    </w:p>
    <w:p w14:paraId="7AC9E08A" w14:textId="77777777" w:rsidR="008910BB" w:rsidRDefault="008910BB" w:rsidP="00B03EAB">
      <w:pPr>
        <w:pStyle w:val="ExampleDFDL"/>
        <w:rPr>
          <w:ins w:id="5481" w:author="mbeckerle" w:date="2013-02-19T12:18:00Z"/>
        </w:rPr>
      </w:pPr>
      <w:ins w:id="5482" w:author="mbeckerle" w:date="2013-02-19T12:18:00Z">
        <w:r>
          <w:tab/>
          <w:t xml:space="preserve">&lt;xs:element name="A" type="xs:string"   </w:t>
        </w:r>
      </w:ins>
    </w:p>
    <w:p w14:paraId="2DB809FE" w14:textId="77777777" w:rsidR="008910BB" w:rsidRDefault="008910BB" w:rsidP="00B03EAB">
      <w:pPr>
        <w:pStyle w:val="ExampleDFDL"/>
        <w:rPr>
          <w:ins w:id="5483" w:author="mbeckerle" w:date="2013-02-19T12:18:00Z"/>
        </w:rPr>
      </w:pPr>
      <w:ins w:id="5484" w:author="mbeckerle" w:date="2013-02-19T12:18:00Z">
        <w:r>
          <w:t xml:space="preserve">                  dfdl:lengthKind="delimited"/&gt;</w:t>
        </w:r>
      </w:ins>
    </w:p>
    <w:p w14:paraId="0864127E" w14:textId="77777777" w:rsidR="008910BB" w:rsidRDefault="008910BB" w:rsidP="00B03EAB">
      <w:pPr>
        <w:pStyle w:val="ExampleDFDL"/>
        <w:rPr>
          <w:ins w:id="5485" w:author="mbeckerle" w:date="2013-02-19T12:18:00Z"/>
        </w:rPr>
      </w:pPr>
      <w:ins w:id="5486" w:author="mbeckerle" w:date="2013-02-19T12:18:00Z">
        <w:r>
          <w:tab/>
          <w:t>&lt;xs:element name="B" type="xs:string" minOccurs="0"</w:t>
        </w:r>
      </w:ins>
    </w:p>
    <w:p w14:paraId="02262E9D" w14:textId="77777777" w:rsidR="008910BB" w:rsidRDefault="008910BB" w:rsidP="00B03EAB">
      <w:pPr>
        <w:pStyle w:val="ExampleDFDL"/>
        <w:rPr>
          <w:ins w:id="5487" w:author="mbeckerle" w:date="2013-02-19T12:18:00Z"/>
        </w:rPr>
      </w:pPr>
      <w:ins w:id="5488" w:author="mbeckerle" w:date="2013-02-19T12:18:00Z">
        <w:r>
          <w:t xml:space="preserve">                  dfdl:lengthKind="delimited"/&gt;</w:t>
        </w:r>
      </w:ins>
    </w:p>
    <w:p w14:paraId="0DD6F16A" w14:textId="77777777" w:rsidR="008910BB" w:rsidRDefault="008910BB" w:rsidP="00B03EAB">
      <w:pPr>
        <w:pStyle w:val="ExampleDFDL"/>
        <w:rPr>
          <w:ins w:id="5489" w:author="mbeckerle" w:date="2013-02-19T12:18:00Z"/>
        </w:rPr>
      </w:pPr>
      <w:ins w:id="5490" w:author="mbeckerle" w:date="2013-02-19T12:18:00Z">
        <w:r>
          <w:tab/>
          <w:t>&lt;xs:element name="C" type="xs:string" minOccurs="0"</w:t>
        </w:r>
      </w:ins>
    </w:p>
    <w:p w14:paraId="09F821B7" w14:textId="77777777" w:rsidR="008910BB" w:rsidRDefault="008910BB" w:rsidP="00B03EAB">
      <w:pPr>
        <w:pStyle w:val="ExampleDFDL"/>
        <w:rPr>
          <w:ins w:id="5491" w:author="mbeckerle" w:date="2013-02-19T12:18:00Z"/>
        </w:rPr>
      </w:pPr>
      <w:ins w:id="5492" w:author="mbeckerle" w:date="2013-02-19T12:18:00Z">
        <w:r>
          <w:t xml:space="preserve">                  dfdl:lengthKind="delimited"/&gt;</w:t>
        </w:r>
      </w:ins>
    </w:p>
    <w:p w14:paraId="0F32286C" w14:textId="77777777" w:rsidR="008910BB" w:rsidRDefault="008910BB" w:rsidP="00B03EAB">
      <w:pPr>
        <w:pStyle w:val="ExampleDFDL"/>
        <w:rPr>
          <w:ins w:id="5493" w:author="mbeckerle" w:date="2013-02-19T12:18:00Z"/>
        </w:rPr>
      </w:pPr>
      <w:ins w:id="5494" w:author="mbeckerle" w:date="2013-02-19T12:18:00Z">
        <w:r>
          <w:t>&lt;/xs:sequence&gt;</w:t>
        </w:r>
      </w:ins>
    </w:p>
    <w:p w14:paraId="124580E4" w14:textId="77777777" w:rsidR="008910BB" w:rsidRDefault="008910BB" w:rsidP="008910BB">
      <w:pPr>
        <w:autoSpaceDE w:val="0"/>
        <w:autoSpaceDN w:val="0"/>
        <w:adjustRightInd w:val="0"/>
        <w:rPr>
          <w:ins w:id="5495" w:author="mbeckerle" w:date="2013-02-19T12:18:00Z"/>
          <w:rFonts w:ascii="Courier New" w:hAnsi="Courier New" w:cs="Courier New"/>
          <w:color w:val="000000"/>
          <w:lang w:eastAsia="ja-JP"/>
        </w:rPr>
      </w:pPr>
    </w:p>
    <w:p w14:paraId="0F6E7383" w14:textId="77777777" w:rsidR="008910BB" w:rsidRDefault="008910BB" w:rsidP="008910BB">
      <w:pPr>
        <w:autoSpaceDE w:val="0"/>
        <w:autoSpaceDN w:val="0"/>
        <w:adjustRightInd w:val="0"/>
        <w:rPr>
          <w:ins w:id="5496" w:author="mbeckerle" w:date="2013-02-19T12:18:00Z"/>
          <w:rFonts w:ascii="Helv" w:hAnsi="Helv" w:cs="Helv"/>
          <w:color w:val="000000"/>
          <w:lang w:eastAsia="ja-JP"/>
        </w:rPr>
      </w:pPr>
      <w:ins w:id="5497" w:author="mbeckerle" w:date="2013-02-19T12:18:00Z">
        <w:r>
          <w:rPr>
            <w:rFonts w:ascii="Helv" w:hAnsi="Helv" w:cs="Helv"/>
            <w:color w:val="000000"/>
            <w:lang w:eastAsia="ja-JP"/>
          </w:rPr>
          <w:t xml:space="preserve">In data stream </w:t>
        </w:r>
        <w:r>
          <w:rPr>
            <w:rFonts w:ascii="Courier New" w:hAnsi="Courier New" w:cs="Courier New"/>
            <w:color w:val="000000"/>
            <w:lang w:eastAsia="ja-JP"/>
          </w:rPr>
          <w:t>aaa,@</w:t>
        </w:r>
        <w:r>
          <w:rPr>
            <w:rFonts w:ascii="Helv" w:hAnsi="Helv" w:cs="Helv"/>
            <w:color w:val="000000"/>
            <w:lang w:eastAsia="ja-JP"/>
          </w:rPr>
          <w:t xml:space="preserve"> element B has the empty representation, and element C does not have a representation so is missing.</w:t>
        </w:r>
      </w:ins>
    </w:p>
    <w:p w14:paraId="1B522369" w14:textId="77777777" w:rsidR="008910BB" w:rsidRDefault="008910BB" w:rsidP="00B03EAB">
      <w:pPr>
        <w:pStyle w:val="ExampleDFDL"/>
        <w:rPr>
          <w:ins w:id="5498" w:author="mbeckerle" w:date="2013-02-19T12:18:00Z"/>
        </w:rPr>
      </w:pPr>
      <w:ins w:id="5499" w:author="mbeckerle" w:date="2013-02-19T12:18:00Z">
        <w:r>
          <w:rPr>
            <w:rFonts w:ascii="Helv" w:hAnsi="Helv" w:cs="Helv"/>
          </w:rPr>
          <w:br/>
        </w:r>
        <w:r>
          <w:t>&lt;xs:sequence dfdl:separator=","</w:t>
        </w:r>
      </w:ins>
    </w:p>
    <w:p w14:paraId="39253D2D" w14:textId="77777777" w:rsidR="008910BB" w:rsidRDefault="008910BB" w:rsidP="00B03EAB">
      <w:pPr>
        <w:pStyle w:val="ExampleDFDL"/>
        <w:rPr>
          <w:ins w:id="5500" w:author="mbeckerle" w:date="2013-02-19T12:18:00Z"/>
        </w:rPr>
      </w:pPr>
      <w:ins w:id="5501" w:author="mbeckerle" w:date="2013-02-19T12:18:00Z">
        <w:r>
          <w:t xml:space="preserve">             dfdl:separatorSuppressionPolicy="anyEmpty"&gt;</w:t>
        </w:r>
      </w:ins>
    </w:p>
    <w:p w14:paraId="64A8AC81" w14:textId="77777777" w:rsidR="008910BB" w:rsidRDefault="008910BB" w:rsidP="00B03EAB">
      <w:pPr>
        <w:pStyle w:val="ExampleDFDL"/>
        <w:rPr>
          <w:ins w:id="5502" w:author="mbeckerle" w:date="2013-02-19T12:18:00Z"/>
        </w:rPr>
      </w:pPr>
      <w:ins w:id="5503" w:author="mbeckerle" w:date="2013-02-19T12:18:00Z">
        <w:r>
          <w:tab/>
          <w:t xml:space="preserve">&lt;xs:element name="A" type="xs:string" </w:t>
        </w:r>
      </w:ins>
    </w:p>
    <w:p w14:paraId="35EEC3CE" w14:textId="77777777" w:rsidR="008910BB" w:rsidRDefault="008910BB" w:rsidP="00B03EAB">
      <w:pPr>
        <w:pStyle w:val="ExampleDFDL"/>
        <w:rPr>
          <w:ins w:id="5504" w:author="mbeckerle" w:date="2013-02-19T12:18:00Z"/>
        </w:rPr>
      </w:pPr>
      <w:ins w:id="5505" w:author="mbeckerle" w:date="2013-02-19T12:18:00Z">
        <w:r>
          <w:t xml:space="preserve">                  dfdl:lengthKind="delimited" dfdl:initiator="A:"</w:t>
        </w:r>
      </w:ins>
    </w:p>
    <w:p w14:paraId="23DA81BE" w14:textId="77777777" w:rsidR="008910BB" w:rsidRDefault="008910BB" w:rsidP="00B03EAB">
      <w:pPr>
        <w:pStyle w:val="ExampleDFDL"/>
        <w:rPr>
          <w:ins w:id="5506" w:author="mbeckerle" w:date="2013-02-19T12:18:00Z"/>
        </w:rPr>
      </w:pPr>
      <w:ins w:id="5507" w:author="mbeckerle" w:date="2013-02-19T12:18:00Z">
        <w:r>
          <w:t xml:space="preserve">                  dfdl:emptyValueDelimiterPolicy=initiator”/&gt;</w:t>
        </w:r>
      </w:ins>
    </w:p>
    <w:p w14:paraId="10B00994" w14:textId="77777777" w:rsidR="008910BB" w:rsidRDefault="008910BB" w:rsidP="00B03EAB">
      <w:pPr>
        <w:pStyle w:val="ExampleDFDL"/>
        <w:rPr>
          <w:ins w:id="5508" w:author="mbeckerle" w:date="2013-02-19T12:18:00Z"/>
        </w:rPr>
      </w:pPr>
      <w:ins w:id="5509" w:author="mbeckerle" w:date="2013-02-19T12:18:00Z">
        <w:r>
          <w:tab/>
          <w:t>&lt;xs:element name="B" type="xs:string" minOccurs="0"</w:t>
        </w:r>
      </w:ins>
    </w:p>
    <w:p w14:paraId="4C6C250B" w14:textId="77777777" w:rsidR="008910BB" w:rsidRDefault="008910BB" w:rsidP="00B03EAB">
      <w:pPr>
        <w:pStyle w:val="ExampleDFDL"/>
        <w:rPr>
          <w:ins w:id="5510" w:author="mbeckerle" w:date="2013-02-19T12:18:00Z"/>
        </w:rPr>
      </w:pPr>
      <w:ins w:id="5511" w:author="mbeckerle" w:date="2013-02-19T12:18:00Z">
        <w:r>
          <w:t xml:space="preserve">                  dfdl:lengthKind="delimited" dfdl:initiator="B:"</w:t>
        </w:r>
      </w:ins>
    </w:p>
    <w:p w14:paraId="6BD5EC43" w14:textId="77777777" w:rsidR="008910BB" w:rsidRDefault="008910BB" w:rsidP="00B03EAB">
      <w:pPr>
        <w:pStyle w:val="ExampleDFDL"/>
        <w:rPr>
          <w:ins w:id="5512" w:author="mbeckerle" w:date="2013-02-19T12:18:00Z"/>
        </w:rPr>
      </w:pPr>
      <w:ins w:id="5513" w:author="mbeckerle" w:date="2013-02-19T12:18:00Z">
        <w:r>
          <w:t xml:space="preserve">                  dfdl:emptyValueDelimiterPolicy=”initiator”/&gt;</w:t>
        </w:r>
      </w:ins>
    </w:p>
    <w:p w14:paraId="08D5BB4E" w14:textId="77777777" w:rsidR="008910BB" w:rsidRDefault="008910BB" w:rsidP="00B03EAB">
      <w:pPr>
        <w:pStyle w:val="ExampleDFDL"/>
        <w:rPr>
          <w:ins w:id="5514" w:author="mbeckerle" w:date="2013-02-19T12:18:00Z"/>
        </w:rPr>
      </w:pPr>
      <w:ins w:id="5515" w:author="mbeckerle" w:date="2013-02-19T12:18:00Z">
        <w:r>
          <w:tab/>
          <w:t>&lt;xs:element name="C" type="xs:string" minOccurs="0"</w:t>
        </w:r>
      </w:ins>
    </w:p>
    <w:p w14:paraId="0A7F67A5" w14:textId="77777777" w:rsidR="008910BB" w:rsidRDefault="008910BB" w:rsidP="00B03EAB">
      <w:pPr>
        <w:pStyle w:val="ExampleDFDL"/>
        <w:rPr>
          <w:ins w:id="5516" w:author="mbeckerle" w:date="2013-02-19T12:18:00Z"/>
        </w:rPr>
      </w:pPr>
      <w:ins w:id="5517" w:author="mbeckerle" w:date="2013-02-19T12:18:00Z">
        <w:r>
          <w:t xml:space="preserve">                  dfdl:lengthKind="delimited" dfdl:initiator="C:"</w:t>
        </w:r>
      </w:ins>
    </w:p>
    <w:p w14:paraId="54B7E348" w14:textId="77777777" w:rsidR="008910BB" w:rsidRDefault="008910BB" w:rsidP="00B03EAB">
      <w:pPr>
        <w:pStyle w:val="ExampleDFDL"/>
        <w:rPr>
          <w:ins w:id="5518" w:author="mbeckerle" w:date="2013-02-19T12:18:00Z"/>
        </w:rPr>
      </w:pPr>
      <w:ins w:id="5519" w:author="mbeckerle" w:date="2013-02-19T12:18:00Z">
        <w:r>
          <w:t xml:space="preserve">                  dfdl:emptyValueDelimiterPolicy=initiator”/&gt;</w:t>
        </w:r>
      </w:ins>
    </w:p>
    <w:p w14:paraId="2D971FCB" w14:textId="77777777" w:rsidR="008910BB" w:rsidRDefault="008910BB" w:rsidP="00B03EAB">
      <w:pPr>
        <w:pStyle w:val="ExampleDFDL"/>
        <w:rPr>
          <w:ins w:id="5520" w:author="mbeckerle" w:date="2013-02-19T12:18:00Z"/>
        </w:rPr>
      </w:pPr>
      <w:ins w:id="5521" w:author="mbeckerle" w:date="2013-02-19T12:18:00Z">
        <w:r>
          <w:t>&lt;/xs:sequence&gt;</w:t>
        </w:r>
      </w:ins>
    </w:p>
    <w:p w14:paraId="19AB7209" w14:textId="77777777" w:rsidR="008910BB" w:rsidRDefault="008910BB" w:rsidP="008910BB">
      <w:pPr>
        <w:autoSpaceDE w:val="0"/>
        <w:rPr>
          <w:ins w:id="5522" w:author="mbeckerle" w:date="2013-02-19T12:18:00Z"/>
          <w:color w:val="000000"/>
        </w:rPr>
      </w:pPr>
    </w:p>
    <w:p w14:paraId="4E79078F" w14:textId="7697D835" w:rsidR="008910BB" w:rsidRPr="00B03EAB" w:rsidRDefault="008910BB" w:rsidP="008910BB">
      <w:pPr>
        <w:autoSpaceDE w:val="0"/>
        <w:rPr>
          <w:ins w:id="5523" w:author="mbeckerle" w:date="2013-02-19T12:18:00Z"/>
          <w:rFonts w:cs="Arial"/>
          <w:color w:val="000000"/>
        </w:rPr>
      </w:pPr>
      <w:ins w:id="5524" w:author="mbeckerle" w:date="2013-02-19T12:18:00Z">
        <w:r>
          <w:rPr>
            <w:rFonts w:ascii="Helv" w:hAnsi="Helv" w:cs="Helv"/>
            <w:color w:val="000000"/>
            <w:lang w:eastAsia="ja-JP"/>
          </w:rPr>
          <w:t xml:space="preserve">In data stream </w:t>
        </w:r>
        <w:r>
          <w:rPr>
            <w:rFonts w:ascii="Courier New" w:hAnsi="Courier New" w:cs="Courier New"/>
            <w:color w:val="000000"/>
            <w:lang w:eastAsia="ja-JP"/>
          </w:rPr>
          <w:t>A:aaaa,C:cccc</w:t>
        </w:r>
        <w:r>
          <w:rPr>
            <w:rFonts w:ascii="Helv" w:hAnsi="Helv" w:cs="Helv"/>
            <w:color w:val="000000"/>
            <w:lang w:eastAsia="ja-JP"/>
          </w:rPr>
          <w:t xml:space="preserve">  element B does not have a representation so is missing.</w:t>
        </w:r>
      </w:ins>
    </w:p>
    <w:p w14:paraId="3BF5F117" w14:textId="3A4E5381" w:rsidR="008910BB" w:rsidRPr="00B03EAB" w:rsidRDefault="008910BB" w:rsidP="008910BB">
      <w:pPr>
        <w:autoSpaceDE w:val="0"/>
        <w:rPr>
          <w:ins w:id="5525" w:author="mbeckerle" w:date="2013-02-19T12:18:00Z"/>
          <w:rFonts w:cs="Arial"/>
          <w:color w:val="000000"/>
        </w:rPr>
      </w:pPr>
      <w:ins w:id="5526" w:author="mbeckerle" w:date="2013-02-19T12:18:00Z">
        <w:r>
          <w:rPr>
            <w:rFonts w:ascii="Helv" w:hAnsi="Helv" w:cs="Helv"/>
            <w:color w:val="000000"/>
            <w:lang w:eastAsia="ja-JP"/>
          </w:rPr>
          <w:t xml:space="preserve">In data stream </w:t>
        </w:r>
        <w:r>
          <w:rPr>
            <w:rFonts w:ascii="Courier New" w:hAnsi="Courier New" w:cs="Courier New"/>
            <w:color w:val="000000"/>
            <w:lang w:eastAsia="ja-JP"/>
          </w:rPr>
          <w:t>A:aaaa,B:,C:cccc</w:t>
        </w:r>
        <w:r>
          <w:rPr>
            <w:rFonts w:ascii="Helv" w:hAnsi="Helv" w:cs="Helv"/>
            <w:color w:val="000000"/>
            <w:lang w:eastAsia="ja-JP"/>
          </w:rPr>
          <w:t xml:space="preserve"> element B has the empty representation.</w:t>
        </w:r>
      </w:ins>
    </w:p>
    <w:p w14:paraId="53155067" w14:textId="69E64537" w:rsidR="008910BB" w:rsidRPr="001615D7" w:rsidRDefault="008910BB" w:rsidP="008910BB">
      <w:pPr>
        <w:autoSpaceDE w:val="0"/>
        <w:rPr>
          <w:ins w:id="5527" w:author="mbeckerle" w:date="2013-02-19T12:18:00Z"/>
          <w:rFonts w:cs="Arial"/>
          <w:color w:val="000000"/>
        </w:rPr>
      </w:pPr>
      <w:ins w:id="5528" w:author="mbeckerle" w:date="2013-02-19T12:18:00Z">
        <w:r>
          <w:rPr>
            <w:rFonts w:ascii="Helv" w:hAnsi="Helv" w:cs="Helv"/>
            <w:color w:val="000000"/>
            <w:lang w:eastAsia="ja-JP"/>
          </w:rPr>
          <w:t xml:space="preserve">In the data stream </w:t>
        </w:r>
        <w:r>
          <w:rPr>
            <w:rFonts w:ascii="Courier New" w:hAnsi="Courier New" w:cs="Courier New"/>
            <w:color w:val="000000"/>
            <w:lang w:eastAsia="ja-JP"/>
          </w:rPr>
          <w:t>A:aaaa,,C:cccc</w:t>
        </w:r>
        <w:r>
          <w:rPr>
            <w:rFonts w:ascii="Helv" w:hAnsi="Helv" w:cs="Helv"/>
            <w:color w:val="000000"/>
            <w:lang w:eastAsia="ja-JP"/>
          </w:rPr>
          <w:t xml:space="preserve"> element B has the absent representation so is missing.</w:t>
        </w:r>
      </w:ins>
    </w:p>
    <w:p w14:paraId="4F16099D" w14:textId="6AB55B86" w:rsidR="008910BB" w:rsidRDefault="002F3483" w:rsidP="008910BB">
      <w:pPr>
        <w:autoSpaceDE w:val="0"/>
        <w:rPr>
          <w:ins w:id="5529" w:author="mbeckerle" w:date="2013-06-03T12:02:00Z"/>
          <w:rFonts w:cs="Arial"/>
          <w:color w:val="000000"/>
        </w:rPr>
      </w:pPr>
      <w:commentRangeStart w:id="5530"/>
      <w:ins w:id="5531" w:author="Steve Hanson" w:date="2013-03-28T11:57:00Z">
        <w:del w:id="5532" w:author="mbeckerle" w:date="2013-06-03T12:03:00Z">
          <w:r w:rsidDel="00F203AC">
            <w:rPr>
              <w:rFonts w:cs="Arial"/>
              <w:color w:val="000000"/>
            </w:rPr>
            <w:delText>always dfdl:dfdl:</w:delText>
          </w:r>
        </w:del>
      </w:ins>
      <w:ins w:id="5533" w:author="mbeckerle" w:date="2013-03-24T12:13:00Z">
        <w:r w:rsidR="00827C1E">
          <w:rPr>
            <w:rStyle w:val="CommentReference"/>
          </w:rPr>
          <w:commentReference w:id="5534"/>
        </w:r>
      </w:ins>
      <w:commentRangeEnd w:id="5530"/>
      <w:ins w:id="5535" w:author="mbeckerle" w:date="2013-03-24T13:25:00Z">
        <w:r w:rsidR="005519CE">
          <w:rPr>
            <w:rStyle w:val="CommentReference"/>
          </w:rPr>
          <w:commentReference w:id="5530"/>
        </w:r>
      </w:ins>
    </w:p>
    <w:p w14:paraId="303BE136" w14:textId="77777777" w:rsidR="00F203AC" w:rsidRPr="00580CB0" w:rsidDel="001E3756" w:rsidRDefault="00F203AC" w:rsidP="0031368F">
      <w:pPr>
        <w:pStyle w:val="Heading3"/>
        <w:rPr>
          <w:ins w:id="5536" w:author="mbeckerle" w:date="2013-06-03T12:02:00Z"/>
        </w:rPr>
      </w:pPr>
      <w:bookmarkStart w:id="5537" w:name="_Toc362453250"/>
      <w:ins w:id="5538" w:author="mbeckerle" w:date="2013-06-03T12:02:00Z">
        <w:r>
          <w:t>Round Trip Ambiguities</w:t>
        </w:r>
        <w:bookmarkEnd w:id="5537"/>
      </w:ins>
    </w:p>
    <w:p w14:paraId="043BABD6" w14:textId="49266484" w:rsidR="00F203AC" w:rsidRDefault="00F203AC" w:rsidP="00F203AC">
      <w:pPr>
        <w:rPr>
          <w:ins w:id="5539" w:author="mbeckerle" w:date="2013-06-03T12:02:00Z"/>
        </w:rPr>
      </w:pPr>
      <w:ins w:id="5540" w:author="mbeckerle" w:date="2013-06-03T12:02:00Z">
        <w:r>
          <w:t xml:space="preserve">The overlapping nature of the possible representations: normal, empty, nil, and </w:t>
        </w:r>
      </w:ins>
      <w:ins w:id="5541" w:author="mbeckerle" w:date="2013-07-23T19:25:00Z">
        <w:r w:rsidR="00827D2A">
          <w:t xml:space="preserve">absent, </w:t>
        </w:r>
      </w:ins>
      <w:ins w:id="5542" w:author="mbeckerle" w:date="2013-06-03T12:02:00Z">
        <w:r>
          <w:t>creates a number of ambiguities where taking an Infoset, unparsing it, and reparsing it will result in a second Infoset that is not the same as the original.  However taking the second Infoset, unparsing it, and reparsing it, will result in a third Infoset which is the same as the second.</w:t>
        </w:r>
      </w:ins>
    </w:p>
    <w:p w14:paraId="003BF4B5" w14:textId="77777777" w:rsidR="00F203AC" w:rsidRPr="001E3756" w:rsidRDefault="00F203AC" w:rsidP="00F203AC">
      <w:pPr>
        <w:rPr>
          <w:ins w:id="5543" w:author="mbeckerle" w:date="2013-06-03T12:02:00Z"/>
        </w:rPr>
      </w:pPr>
      <w:ins w:id="5544" w:author="mbeckerle" w:date="2013-06-03T12:02:00Z">
        <w:r>
          <w:t>W</w:t>
        </w:r>
        <w:r w:rsidRPr="001E3756">
          <w:t xml:space="preserve">hen unparsing, if a string Infoset item happens to contain a string that matches either one of the nilValues or the default value, it </w:t>
        </w:r>
        <w:r>
          <w:t>is not given any special treatment. T</w:t>
        </w:r>
        <w:r w:rsidRPr="001E3756">
          <w:t>he string’s characters are output, or if the value is the empty string, zero length content is output. (</w:t>
        </w:r>
        <w:r>
          <w:t>In both cases a</w:t>
        </w:r>
        <w:r w:rsidRPr="001E3756">
          <w:t xml:space="preserve">long with an initiator or terminator if defined.) This creates an ambiguity where one can unparse an Infoset item which is not the special value </w:t>
        </w:r>
        <w:r w:rsidRPr="001E3756">
          <w:rPr>
            <w:i/>
          </w:rPr>
          <w:t>nil</w:t>
        </w:r>
        <w:r w:rsidRPr="001E3756">
          <w:t xml:space="preserve">, but when reparsed will produce </w:t>
        </w:r>
        <w:r w:rsidRPr="001E3756">
          <w:rPr>
            <w:i/>
          </w:rPr>
          <w:t>nil</w:t>
        </w:r>
        <w:r w:rsidRPr="001E3756">
          <w:t xml:space="preserve"> in the Infoset. </w:t>
        </w:r>
      </w:ins>
    </w:p>
    <w:p w14:paraId="17276D91" w14:textId="77777777" w:rsidR="00F203AC" w:rsidRPr="00197838" w:rsidRDefault="00F203AC" w:rsidP="00F203AC">
      <w:pPr>
        <w:rPr>
          <w:ins w:id="5545" w:author="mbeckerle" w:date="2013-06-03T12:02:00Z"/>
          <w:rFonts w:cs="Arial"/>
        </w:rPr>
      </w:pPr>
      <w:ins w:id="5546" w:author="mbeckerle" w:date="2013-06-03T12:02:00Z">
        <w:r w:rsidRPr="00197838">
          <w:rPr>
            <w:rFonts w:cs="Arial"/>
          </w:rPr>
          <w:t>These ambiguities are natural</w:t>
        </w:r>
        <w:r>
          <w:rPr>
            <w:rFonts w:cs="Arial"/>
          </w:rPr>
          <w:t xml:space="preserve"> and unavoidable</w:t>
        </w:r>
        <w:r w:rsidRPr="00197838">
          <w:rPr>
            <w:rFonts w:cs="Arial"/>
          </w:rPr>
          <w:t>. If the nilValue</w:t>
        </w:r>
        <w:r>
          <w:rPr>
            <w:rFonts w:cs="Arial"/>
          </w:rPr>
          <w:t xml:space="preserve"> is the 3-character string </w:t>
        </w:r>
        <w:r w:rsidRPr="00197838">
          <w:rPr>
            <w:rFonts w:cs="Arial"/>
          </w:rPr>
          <w:t xml:space="preserve">”nil”, then encountering the characters “nil” in the data stream </w:t>
        </w:r>
        <w:r>
          <w:rPr>
            <w:rFonts w:cs="Arial"/>
          </w:rPr>
          <w:t>will</w:t>
        </w:r>
        <w:r w:rsidRPr="00197838">
          <w:rPr>
            <w:rFonts w:cs="Arial"/>
          </w:rPr>
          <w:t xml:space="preserve"> parse to produce the </w:t>
        </w:r>
        <w:r>
          <w:rPr>
            <w:rFonts w:cs="Arial"/>
          </w:rPr>
          <w:t xml:space="preserve">special </w:t>
        </w:r>
        <w:r w:rsidRPr="00197838">
          <w:rPr>
            <w:rFonts w:cs="Arial"/>
          </w:rPr>
          <w:t xml:space="preserve">value </w:t>
        </w:r>
        <w:r w:rsidRPr="009E6093">
          <w:rPr>
            <w:rFonts w:cs="Arial"/>
            <w:i/>
          </w:rPr>
          <w:t>nil</w:t>
        </w:r>
        <w:r>
          <w:rPr>
            <w:rFonts w:cs="Arial"/>
          </w:rPr>
          <w:t xml:space="preserve"> in the Infoset</w:t>
        </w:r>
        <w:r w:rsidRPr="00197838">
          <w:rPr>
            <w:rFonts w:cs="Arial"/>
          </w:rPr>
          <w:t xml:space="preserve">. If you unparsed a string infoset item with contents of the </w:t>
        </w:r>
        <w:r>
          <w:rPr>
            <w:rFonts w:cs="Arial"/>
          </w:rPr>
          <w:t xml:space="preserve">3 </w:t>
        </w:r>
        <w:r w:rsidRPr="00197838">
          <w:rPr>
            <w:rFonts w:cs="Arial"/>
          </w:rPr>
          <w:t xml:space="preserve">characters “nil”, this will be output as the letters “nil”, which on parse will not produce a string with the characters “nil”, but rather the </w:t>
        </w:r>
        <w:r>
          <w:rPr>
            <w:rFonts w:cs="Arial"/>
          </w:rPr>
          <w:t xml:space="preserve">special value </w:t>
        </w:r>
        <w:r w:rsidRPr="009E6093">
          <w:rPr>
            <w:rFonts w:cs="Arial"/>
            <w:i/>
          </w:rPr>
          <w:t>nil</w:t>
        </w:r>
        <w:r w:rsidRPr="00197838">
          <w:rPr>
            <w:rFonts w:cs="Arial"/>
          </w:rPr>
          <w:t xml:space="preserve"> </w:t>
        </w:r>
        <w:r>
          <w:rPr>
            <w:rFonts w:cs="Arial"/>
          </w:rPr>
          <w:t>in the Infoset</w:t>
        </w:r>
        <w:r w:rsidRPr="00197838">
          <w:rPr>
            <w:rFonts w:cs="Arial"/>
          </w:rPr>
          <w:t xml:space="preserve">. </w:t>
        </w:r>
      </w:ins>
    </w:p>
    <w:p w14:paraId="5EA314CA" w14:textId="77777777" w:rsidR="00F203AC" w:rsidRPr="00197838" w:rsidRDefault="00F203AC" w:rsidP="00F203AC">
      <w:pPr>
        <w:rPr>
          <w:ins w:id="5547" w:author="mbeckerle" w:date="2013-06-03T12:02:00Z"/>
          <w:rFonts w:cs="Arial"/>
        </w:rPr>
      </w:pPr>
      <w:ins w:id="5548" w:author="mbeckerle" w:date="2013-06-03T12:02:00Z">
        <w:r w:rsidRPr="00197838">
          <w:rPr>
            <w:rFonts w:cs="Arial"/>
          </w:rPr>
          <w:t xml:space="preserve">To avoid this issue, one can use validation, along with a pattern that prevents the string from matching any of the nil values. </w:t>
        </w:r>
      </w:ins>
    </w:p>
    <w:p w14:paraId="50FDB5FF" w14:textId="77777777" w:rsidR="00F203AC" w:rsidRDefault="00F203AC" w:rsidP="008910BB">
      <w:pPr>
        <w:autoSpaceDE w:val="0"/>
        <w:rPr>
          <w:ins w:id="5549" w:author="mbeckerle" w:date="2013-03-24T14:46:00Z"/>
          <w:rFonts w:cs="Arial"/>
          <w:color w:val="000000"/>
        </w:rPr>
      </w:pPr>
    </w:p>
    <w:p w14:paraId="3BE9E332" w14:textId="16BDBF92" w:rsidR="00282BB3" w:rsidRDefault="00282BB3" w:rsidP="00884E52">
      <w:pPr>
        <w:pStyle w:val="Heading2"/>
        <w:rPr>
          <w:ins w:id="5550" w:author="mbeckerle" w:date="2013-03-24T15:03:00Z"/>
        </w:rPr>
      </w:pPr>
      <w:bookmarkStart w:id="5551" w:name="_Toc362453251"/>
      <w:ins w:id="5552" w:author="mbeckerle" w:date="2013-03-24T15:03:00Z">
        <w:r>
          <w:t xml:space="preserve">Parsing </w:t>
        </w:r>
        <w:commentRangeStart w:id="5553"/>
        <w:r>
          <w:t>Algorithm</w:t>
        </w:r>
        <w:commentRangeEnd w:id="5553"/>
        <w:r>
          <w:rPr>
            <w:rStyle w:val="CommentReference"/>
            <w:rFonts w:cs="Times New Roman"/>
            <w:b w:val="0"/>
            <w:bCs w:val="0"/>
            <w:kern w:val="0"/>
          </w:rPr>
          <w:commentReference w:id="5553"/>
        </w:r>
        <w:bookmarkEnd w:id="5551"/>
      </w:ins>
    </w:p>
    <w:p w14:paraId="7A383B4D" w14:textId="03953C24" w:rsidR="00282BB3" w:rsidRDefault="00282BB3" w:rsidP="0071553C">
      <w:pPr>
        <w:pStyle w:val="nobreak"/>
        <w:rPr>
          <w:ins w:id="5554" w:author="mbeckerle" w:date="2013-03-24T15:04:00Z"/>
        </w:rPr>
      </w:pPr>
      <w:ins w:id="5555" w:author="mbeckerle" w:date="2013-03-24T15:04:00Z">
        <w:r>
          <w:t>A DFDL parser proceeds by determining the existence of occurrences of schema components. It does this by examining the data and the schema, so as to:</w:t>
        </w:r>
      </w:ins>
    </w:p>
    <w:p w14:paraId="152690FF" w14:textId="4B48C96A" w:rsidR="00282BB3" w:rsidRDefault="00282BB3" w:rsidP="00884E52">
      <w:pPr>
        <w:numPr>
          <w:ilvl w:val="0"/>
          <w:numId w:val="210"/>
        </w:numPr>
        <w:rPr>
          <w:ins w:id="5556" w:author="mbeckerle" w:date="2013-03-24T15:05:00Z"/>
        </w:rPr>
      </w:pPr>
      <w:ins w:id="5557" w:author="mbeckerle" w:date="2013-03-24T15:07:00Z">
        <w:r>
          <w:t>Establish representation</w:t>
        </w:r>
      </w:ins>
    </w:p>
    <w:p w14:paraId="44AF1C54" w14:textId="60CE0534" w:rsidR="00282BB3" w:rsidRDefault="00282BB3" w:rsidP="00884E52">
      <w:pPr>
        <w:numPr>
          <w:ilvl w:val="0"/>
          <w:numId w:val="210"/>
        </w:numPr>
        <w:rPr>
          <w:ins w:id="5558" w:author="mbeckerle" w:date="2013-03-24T15:05:00Z"/>
        </w:rPr>
      </w:pPr>
      <w:ins w:id="5559" w:author="mbeckerle" w:date="2013-03-24T15:05:00Z">
        <w:r>
          <w:t>Resolve points of uncertainty</w:t>
        </w:r>
      </w:ins>
    </w:p>
    <w:p w14:paraId="504421B5" w14:textId="1E783034" w:rsidR="00282BB3" w:rsidRDefault="00282BB3" w:rsidP="0033791D">
      <w:pPr>
        <w:rPr>
          <w:ins w:id="5560" w:author="mbeckerle" w:date="2013-03-24T15:06:00Z"/>
        </w:rPr>
      </w:pPr>
      <w:ins w:id="5561" w:author="mbeckerle" w:date="2013-03-24T15:06:00Z">
        <w:r>
          <w:t xml:space="preserve">These two activities are </w:t>
        </w:r>
      </w:ins>
      <w:ins w:id="5562" w:author="mbeckerle" w:date="2013-03-24T15:07:00Z">
        <w:r>
          <w:t xml:space="preserve">defined below. They are </w:t>
        </w:r>
      </w:ins>
      <w:ins w:id="5563" w:author="mbeckerle" w:date="2013-03-24T15:06:00Z">
        <w:r>
          <w:t xml:space="preserve">mutually recursive in the expected way as a DFDL schema is a recursive nest of schema components. </w:t>
        </w:r>
      </w:ins>
    </w:p>
    <w:p w14:paraId="63618A76" w14:textId="1014BF1B" w:rsidR="00282BB3" w:rsidDel="00027448" w:rsidRDefault="00282BB3" w:rsidP="00282BB3">
      <w:pPr>
        <w:pStyle w:val="Heading3"/>
        <w:rPr>
          <w:ins w:id="5564" w:author="mbeckerle" w:date="2013-03-24T15:07:00Z"/>
          <w:del w:id="5565" w:author="Steve Hanson" w:date="2013-05-14T14:23:00Z"/>
        </w:rPr>
      </w:pPr>
      <w:bookmarkStart w:id="5566" w:name="_Toc349042702"/>
      <w:bookmarkStart w:id="5567" w:name="_Toc362452865"/>
      <w:ins w:id="5568" w:author="mbeckerle" w:date="2013-03-24T15:06:00Z">
        <w:del w:id="5569" w:author="Steve Hanson" w:date="2013-05-14T14:23:00Z">
          <w:r w:rsidDel="00027448">
            <w:delText>Establishing R</w:delText>
          </w:r>
          <w:r w:rsidRPr="00435450" w:rsidDel="00027448">
            <w:delText xml:space="preserve">epresentation </w:delText>
          </w:r>
          <w:r w:rsidDel="00027448">
            <w:delText>when Parsing</w:delText>
          </w:r>
        </w:del>
      </w:ins>
      <w:bookmarkEnd w:id="5566"/>
      <w:bookmarkEnd w:id="5567"/>
    </w:p>
    <w:p w14:paraId="594CC6C2" w14:textId="21A41618" w:rsidR="00DF3963" w:rsidDel="00C22200" w:rsidRDefault="00DF3963" w:rsidP="00DF3963">
      <w:pPr>
        <w:autoSpaceDE w:val="0"/>
        <w:rPr>
          <w:ins w:id="5570" w:author="mbeckerle" w:date="2013-04-08T12:34:00Z"/>
          <w:del w:id="5571" w:author="Steve Hanson" w:date="2013-05-14T13:57:00Z"/>
          <w:rFonts w:cs="Arial"/>
          <w:color w:val="000000"/>
        </w:rPr>
      </w:pPr>
      <w:ins w:id="5572" w:author="mbeckerle" w:date="2013-04-08T12:34:00Z">
        <w:del w:id="5573" w:author="Steve Hanson" w:date="2013-05-14T13:57:00Z">
          <w:r w:rsidDel="00C22200">
            <w:rPr>
              <w:rFonts w:cs="Arial"/>
              <w:color w:val="000000"/>
            </w:rPr>
            <w:delText>For a simple element, the length plus the dfdl:initiator, dfdl:terminator, dfdl:nilValueDelimiterPolicy, and dfdl:emptyValueDelimiterPolicy enable the representation to be established.</w:delText>
          </w:r>
        </w:del>
      </w:ins>
    </w:p>
    <w:p w14:paraId="03F32125" w14:textId="5A6D55AE" w:rsidR="00BC1C9C" w:rsidDel="00C22200" w:rsidRDefault="00DF3963" w:rsidP="00DF3963">
      <w:pPr>
        <w:autoSpaceDE w:val="0"/>
        <w:rPr>
          <w:ins w:id="5574" w:author="mbeckerle" w:date="2013-04-08T13:14:00Z"/>
          <w:del w:id="5575" w:author="Steve Hanson" w:date="2013-05-14T13:57:00Z"/>
          <w:rFonts w:cs="Arial"/>
          <w:color w:val="000000"/>
        </w:rPr>
      </w:pPr>
      <w:ins w:id="5576" w:author="mbeckerle" w:date="2013-04-08T12:34:00Z">
        <w:del w:id="5577" w:author="Steve Hanson" w:date="2013-05-14T13:57:00Z">
          <w:r w:rsidDel="00C22200">
            <w:rPr>
              <w:rFonts w:cs="Arial"/>
              <w:color w:val="000000"/>
            </w:rPr>
            <w:delText>For a complex element, the length plus dfdl:initiator, dfdl:terminator and dfdl:nilValueDelimiterPolicy enable the nil representation to be established</w:delText>
          </w:r>
          <w:r w:rsidDel="00C22200">
            <w:rPr>
              <w:rStyle w:val="FootnoteReference"/>
              <w:rFonts w:cs="Arial"/>
              <w:color w:val="000000"/>
            </w:rPr>
            <w:footnoteReference w:id="9"/>
          </w:r>
          <w:r w:rsidDel="00C22200">
            <w:rPr>
              <w:rFonts w:cs="Arial"/>
              <w:color w:val="000000"/>
            </w:rPr>
            <w:delText>, but all other representations can only be determined by descending into the complex type for the element.</w:delText>
          </w:r>
          <w:r w:rsidDel="00C22200">
            <w:rPr>
              <w:color w:val="000000"/>
            </w:rPr>
            <w:delText xml:space="preserve"> </w:delText>
          </w:r>
          <w:r w:rsidDel="00C22200">
            <w:rPr>
              <w:rFonts w:cs="Arial"/>
              <w:color w:val="000000"/>
            </w:rPr>
            <w:delText>If the descent returns successfully (that is, no unsuppressed processing error occurs) then the other representations may be established.</w:delText>
          </w:r>
        </w:del>
      </w:ins>
    </w:p>
    <w:p w14:paraId="5BD993FA" w14:textId="1B9F8099" w:rsidR="00BC1C9C" w:rsidRPr="00B03EAB" w:rsidDel="00027448" w:rsidRDefault="00BC1C9C" w:rsidP="00BC1C9C">
      <w:pPr>
        <w:autoSpaceDE w:val="0"/>
        <w:rPr>
          <w:ins w:id="5582" w:author="mbeckerle" w:date="2013-04-08T13:14:00Z"/>
          <w:del w:id="5583" w:author="Steve Hanson" w:date="2013-05-14T14:21:00Z"/>
          <w:rFonts w:cs="Arial"/>
          <w:color w:val="000000"/>
        </w:rPr>
      </w:pPr>
      <w:commentRangeStart w:id="5584"/>
      <w:ins w:id="5585" w:author="mbeckerle" w:date="2013-04-08T13:14:00Z">
        <w:del w:id="5586" w:author="Steve Hanson" w:date="2013-05-14T14:21:00Z">
          <w:r w:rsidDel="00027448">
            <w:rPr>
              <w:rFonts w:cs="Arial"/>
              <w:color w:val="000000"/>
            </w:rPr>
            <w:delText xml:space="preserve">For the purposes of establishing representation, a local sequence or choice effectively has lengthKind ‘implicit’, except that the delimiting regime of parent is retained. </w:delText>
          </w:r>
          <w:commentRangeEnd w:id="5584"/>
          <w:r w:rsidDel="00027448">
            <w:rPr>
              <w:rStyle w:val="CommentReference"/>
            </w:rPr>
            <w:commentReference w:id="5584"/>
          </w:r>
        </w:del>
      </w:ins>
    </w:p>
    <w:p w14:paraId="7171E088" w14:textId="51152BC6" w:rsidR="00DF3963" w:rsidDel="00027448" w:rsidRDefault="00DF3963" w:rsidP="00DF3963">
      <w:pPr>
        <w:autoSpaceDE w:val="0"/>
        <w:rPr>
          <w:ins w:id="5587" w:author="mbeckerle" w:date="2013-04-08T12:34:00Z"/>
          <w:del w:id="5588" w:author="Steve Hanson" w:date="2013-05-14T14:21:00Z"/>
          <w:rFonts w:cs="Arial"/>
          <w:color w:val="000000"/>
        </w:rPr>
      </w:pPr>
    </w:p>
    <w:p w14:paraId="4263B821" w14:textId="5E88F5FF" w:rsidR="00282BB3" w:rsidRDefault="00282BB3" w:rsidP="0033791D">
      <w:pPr>
        <w:pStyle w:val="nobreak"/>
        <w:rPr>
          <w:ins w:id="5589" w:author="Steve Hanson" w:date="2013-05-14T14:23:00Z"/>
        </w:rPr>
      </w:pPr>
      <w:ins w:id="5590" w:author="mbeckerle" w:date="2013-03-24T15:07:00Z">
        <w:r>
          <w:t xml:space="preserve">Establishing the representation </w:t>
        </w:r>
      </w:ins>
      <w:ins w:id="5591" w:author="mbeckerle" w:date="2013-03-24T16:51:00Z">
        <w:r w:rsidR="00216D95">
          <w:t>of a</w:t>
        </w:r>
      </w:ins>
      <w:ins w:id="5592" w:author="Steve Hanson" w:date="2013-05-14T13:18:00Z">
        <w:r w:rsidR="007C2EBD">
          <w:t>n occurrence of a</w:t>
        </w:r>
      </w:ins>
      <w:ins w:id="5593" w:author="mbeckerle" w:date="2013-03-24T16:51:00Z">
        <w:r w:rsidR="00216D95">
          <w:t xml:space="preserve"> schema component</w:t>
        </w:r>
      </w:ins>
      <w:ins w:id="5594" w:author="Steve Hanson" w:date="2013-05-14T14:23:00Z">
        <w:r w:rsidR="00027448">
          <w:t xml:space="preserve"> and resolving points of uncertainty</w:t>
        </w:r>
      </w:ins>
      <w:ins w:id="5595" w:author="mbeckerle" w:date="2013-03-24T16:51:00Z">
        <w:r w:rsidR="00216D95">
          <w:t xml:space="preserve"> </w:t>
        </w:r>
      </w:ins>
      <w:ins w:id="5596" w:author="mbeckerle" w:date="2013-03-24T15:07:00Z">
        <w:r>
          <w:t>involve</w:t>
        </w:r>
        <w:del w:id="5597" w:author="Steve Hanson" w:date="2013-05-14T14:24:00Z">
          <w:r w:rsidDel="00027448">
            <w:delText>s</w:delText>
          </w:r>
        </w:del>
        <w:r>
          <w:t xml:space="preserve"> </w:t>
        </w:r>
      </w:ins>
      <w:ins w:id="5598" w:author="mbeckerle" w:date="2013-04-08T12:36:00Z">
        <w:r w:rsidR="00DF3963">
          <w:t xml:space="preserve">the concepts of known-to-exist and known-not-to-exist. </w:t>
        </w:r>
      </w:ins>
    </w:p>
    <w:p w14:paraId="035ED279" w14:textId="77777777" w:rsidR="00027448" w:rsidRPr="00027448" w:rsidRDefault="00027448" w:rsidP="00FF7A87">
      <w:pPr>
        <w:rPr>
          <w:ins w:id="5599" w:author="mbeckerle" w:date="2013-03-24T15:06:00Z"/>
        </w:rPr>
      </w:pPr>
    </w:p>
    <w:p w14:paraId="165EA72C" w14:textId="301BE499" w:rsidR="0071553C" w:rsidRDefault="0071553C" w:rsidP="0031368F">
      <w:pPr>
        <w:pStyle w:val="Heading3"/>
        <w:rPr>
          <w:ins w:id="5600" w:author="Steve Hanson" w:date="2013-05-14T14:22:00Z"/>
        </w:rPr>
      </w:pPr>
      <w:bookmarkStart w:id="5601" w:name="_Toc362453252"/>
      <w:commentRangeStart w:id="5602"/>
      <w:ins w:id="5603" w:author="mbeckerle" w:date="2013-03-24T14:46:00Z">
        <w:r w:rsidRPr="0033791D">
          <w:t>Known</w:t>
        </w:r>
      </w:ins>
      <w:ins w:id="5604" w:author="Steve Hanson" w:date="2013-03-28T12:27:00Z">
        <w:r w:rsidR="009855D6">
          <w:t>-</w:t>
        </w:r>
      </w:ins>
      <w:ins w:id="5605" w:author="mbeckerle" w:date="2013-03-24T14:46:00Z">
        <w:del w:id="5606" w:author="Steve Hanson" w:date="2013-03-28T12:27:00Z">
          <w:r w:rsidRPr="0033791D" w:rsidDel="009855D6">
            <w:delText xml:space="preserve"> </w:delText>
          </w:r>
        </w:del>
        <w:r w:rsidRPr="0033791D">
          <w:t>to</w:t>
        </w:r>
      </w:ins>
      <w:ins w:id="5607" w:author="Steve Hanson" w:date="2013-03-28T12:27:00Z">
        <w:r w:rsidR="009855D6">
          <w:t>-</w:t>
        </w:r>
      </w:ins>
      <w:ins w:id="5608" w:author="mbeckerle" w:date="2013-03-24T14:46:00Z">
        <w:del w:id="5609" w:author="Steve Hanson" w:date="2013-03-28T12:27:00Z">
          <w:r w:rsidRPr="0033791D" w:rsidDel="009855D6">
            <w:delText xml:space="preserve"> </w:delText>
          </w:r>
        </w:del>
      </w:ins>
      <w:ins w:id="5610" w:author="Steve Hanson" w:date="2013-03-28T12:29:00Z">
        <w:r w:rsidR="009855D6">
          <w:t>e</w:t>
        </w:r>
      </w:ins>
      <w:ins w:id="5611" w:author="mbeckerle" w:date="2013-03-24T17:08:00Z">
        <w:del w:id="5612" w:author="Steve Hanson" w:date="2013-03-28T12:29:00Z">
          <w:r w:rsidR="00EE41C9" w:rsidDel="009855D6">
            <w:delText>E</w:delText>
          </w:r>
        </w:del>
      </w:ins>
      <w:ins w:id="5613" w:author="mbeckerle" w:date="2013-03-24T14:46:00Z">
        <w:r w:rsidRPr="0033791D">
          <w:t xml:space="preserve">xist </w:t>
        </w:r>
      </w:ins>
      <w:ins w:id="5614" w:author="Steve Hanson" w:date="2013-05-14T14:22:00Z">
        <w:r w:rsidR="00027448">
          <w:t>and Known-not-to-exist</w:t>
        </w:r>
        <w:bookmarkEnd w:id="5601"/>
      </w:ins>
    </w:p>
    <w:p w14:paraId="350F8988" w14:textId="77932ADF" w:rsidR="00027448" w:rsidRPr="00027448" w:rsidRDefault="00027448" w:rsidP="00027448">
      <w:pPr>
        <w:pStyle w:val="Heading4"/>
        <w:rPr>
          <w:ins w:id="5615" w:author="mbeckerle" w:date="2013-03-24T14:46:00Z"/>
        </w:rPr>
      </w:pPr>
      <w:ins w:id="5616" w:author="Steve Hanson" w:date="2013-05-14T14:23:00Z">
        <w:r>
          <w:t>Known-to-exist</w:t>
        </w:r>
      </w:ins>
    </w:p>
    <w:p w14:paraId="70A501D0" w14:textId="451B5E64" w:rsidR="00A24878" w:rsidRDefault="0071553C" w:rsidP="0071553C">
      <w:pPr>
        <w:autoSpaceDE w:val="0"/>
        <w:autoSpaceDN w:val="0"/>
        <w:adjustRightInd w:val="0"/>
        <w:rPr>
          <w:ins w:id="5617" w:author="mbeckerle" w:date="2013-03-24T17:11:00Z"/>
          <w:rFonts w:cs="Arial"/>
          <w:color w:val="000000"/>
        </w:rPr>
      </w:pPr>
      <w:ins w:id="5618" w:author="mbeckerle" w:date="2013-03-24T14:46:00Z">
        <w:r>
          <w:rPr>
            <w:rFonts w:cs="Arial"/>
            <w:color w:val="000000"/>
          </w:rPr>
          <w:t>A</w:t>
        </w:r>
      </w:ins>
      <w:ins w:id="5619" w:author="mbeckerle" w:date="2013-05-10T10:59:00Z">
        <w:r w:rsidR="00A90A23">
          <w:rPr>
            <w:rFonts w:cs="Arial"/>
            <w:color w:val="000000"/>
          </w:rPr>
          <w:t>n occur</w:t>
        </w:r>
      </w:ins>
      <w:ins w:id="5620" w:author="Steve Hanson" w:date="2013-05-14T13:18:00Z">
        <w:r w:rsidR="007C2EBD">
          <w:rPr>
            <w:rFonts w:cs="Arial"/>
            <w:color w:val="000000"/>
          </w:rPr>
          <w:t>e</w:t>
        </w:r>
      </w:ins>
      <w:ins w:id="5621" w:author="mbeckerle" w:date="2013-05-10T10:59:00Z">
        <w:del w:id="5622" w:author="Steve Hanson" w:date="2013-05-14T13:18:00Z">
          <w:r w:rsidR="00A90A23" w:rsidDel="007C2EBD">
            <w:rPr>
              <w:rFonts w:cs="Arial"/>
              <w:color w:val="000000"/>
            </w:rPr>
            <w:delText>a</w:delText>
          </w:r>
        </w:del>
        <w:r w:rsidR="00A90A23">
          <w:rPr>
            <w:rFonts w:cs="Arial"/>
            <w:color w:val="000000"/>
          </w:rPr>
          <w:t>nce of</w:t>
        </w:r>
      </w:ins>
      <w:ins w:id="5623" w:author="mbeckerle" w:date="2013-03-24T14:46:00Z">
        <w:r>
          <w:rPr>
            <w:rFonts w:cs="Arial"/>
            <w:color w:val="000000"/>
          </w:rPr>
          <w:t xml:space="preserve"> </w:t>
        </w:r>
      </w:ins>
      <w:ins w:id="5624" w:author="Steve Hanson" w:date="2013-05-14T13:18:00Z">
        <w:r w:rsidR="007C2EBD">
          <w:rPr>
            <w:rFonts w:cs="Arial"/>
            <w:color w:val="000000"/>
          </w:rPr>
          <w:t xml:space="preserve">a </w:t>
        </w:r>
      </w:ins>
      <w:ins w:id="5625" w:author="mbeckerle" w:date="2013-03-24T14:46:00Z">
        <w:r>
          <w:rPr>
            <w:rFonts w:cs="Arial"/>
            <w:color w:val="000000"/>
          </w:rPr>
          <w:t xml:space="preserve">schema </w:t>
        </w:r>
        <w:r w:rsidRPr="005223F4">
          <w:rPr>
            <w:rFonts w:cs="Arial"/>
            <w:color w:val="000000"/>
          </w:rPr>
          <w:t xml:space="preserve">component is </w:t>
        </w:r>
        <w:r>
          <w:rPr>
            <w:rFonts w:cs="Arial"/>
            <w:color w:val="000000"/>
          </w:rPr>
          <w:t xml:space="preserve">said to be </w:t>
        </w:r>
        <w:r w:rsidRPr="0033791D">
          <w:rPr>
            <w:rFonts w:cs="Arial"/>
            <w:i/>
            <w:color w:val="000000"/>
          </w:rPr>
          <w:t>known</w:t>
        </w:r>
      </w:ins>
      <w:ins w:id="5626" w:author="Steve Hanson" w:date="2013-03-28T12:27:00Z">
        <w:r w:rsidR="009855D6">
          <w:rPr>
            <w:rFonts w:cs="Arial"/>
            <w:i/>
            <w:color w:val="000000"/>
          </w:rPr>
          <w:t>-</w:t>
        </w:r>
      </w:ins>
      <w:ins w:id="5627" w:author="mbeckerle" w:date="2013-03-24T14:46:00Z">
        <w:del w:id="5628" w:author="Steve Hanson" w:date="2013-03-28T12:27:00Z">
          <w:r w:rsidRPr="0033791D" w:rsidDel="009855D6">
            <w:rPr>
              <w:rFonts w:cs="Arial"/>
              <w:i/>
              <w:color w:val="000000"/>
            </w:rPr>
            <w:delText xml:space="preserve"> </w:delText>
          </w:r>
        </w:del>
        <w:r w:rsidRPr="0033791D">
          <w:rPr>
            <w:rFonts w:cs="Arial"/>
            <w:i/>
            <w:color w:val="000000"/>
          </w:rPr>
          <w:t>to</w:t>
        </w:r>
      </w:ins>
      <w:ins w:id="5629" w:author="Steve Hanson" w:date="2013-03-28T12:27:00Z">
        <w:r w:rsidR="009855D6">
          <w:rPr>
            <w:rFonts w:cs="Arial"/>
            <w:i/>
            <w:color w:val="000000"/>
          </w:rPr>
          <w:t>-</w:t>
        </w:r>
      </w:ins>
      <w:ins w:id="5630" w:author="mbeckerle" w:date="2013-03-24T14:46:00Z">
        <w:del w:id="5631" w:author="Steve Hanson" w:date="2013-03-28T12:27:00Z">
          <w:r w:rsidRPr="0033791D" w:rsidDel="009855D6">
            <w:rPr>
              <w:rFonts w:cs="Arial"/>
              <w:i/>
              <w:color w:val="000000"/>
            </w:rPr>
            <w:delText xml:space="preserve"> </w:delText>
          </w:r>
        </w:del>
        <w:r w:rsidRPr="0033791D">
          <w:rPr>
            <w:rFonts w:cs="Arial"/>
            <w:i/>
            <w:color w:val="000000"/>
          </w:rPr>
          <w:t>exist</w:t>
        </w:r>
        <w:r w:rsidRPr="005223F4">
          <w:rPr>
            <w:rFonts w:cs="Arial"/>
            <w:color w:val="000000"/>
          </w:rPr>
          <w:t xml:space="preserve"> when</w:t>
        </w:r>
        <w:r>
          <w:rPr>
            <w:rFonts w:cs="Arial"/>
            <w:color w:val="000000"/>
          </w:rPr>
          <w:t xml:space="preserve"> </w:t>
        </w:r>
      </w:ins>
      <w:ins w:id="5632" w:author="mbeckerle" w:date="2013-03-24T17:11:00Z">
        <w:r w:rsidR="00A24878">
          <w:rPr>
            <w:rFonts w:cs="Arial"/>
            <w:color w:val="000000"/>
          </w:rPr>
          <w:t xml:space="preserve">any of these </w:t>
        </w:r>
      </w:ins>
      <w:ins w:id="5633" w:author="mbeckerle" w:date="2013-03-24T17:30:00Z">
        <w:r w:rsidR="00893B17" w:rsidRPr="0033791D">
          <w:rPr>
            <w:rFonts w:cs="Arial"/>
            <w:i/>
            <w:color w:val="000000"/>
          </w:rPr>
          <w:t>positive discriminations</w:t>
        </w:r>
        <w:r w:rsidR="00893B17">
          <w:rPr>
            <w:rFonts w:cs="Arial"/>
            <w:color w:val="000000"/>
          </w:rPr>
          <w:t xml:space="preserve"> </w:t>
        </w:r>
      </w:ins>
      <w:ins w:id="5634" w:author="mbeckerle" w:date="2013-03-24T17:11:00Z">
        <w:r w:rsidR="00A24878">
          <w:rPr>
            <w:rFonts w:cs="Arial"/>
            <w:color w:val="000000"/>
          </w:rPr>
          <w:t>hold</w:t>
        </w:r>
      </w:ins>
      <w:ins w:id="5635" w:author="mbeckerle" w:date="2013-03-24T17:15:00Z">
        <w:r w:rsidR="00A24878">
          <w:rPr>
            <w:rFonts w:cs="Arial"/>
            <w:color w:val="000000"/>
          </w:rPr>
          <w:t>:</w:t>
        </w:r>
      </w:ins>
    </w:p>
    <w:p w14:paraId="0118C732" w14:textId="22C6B865" w:rsidR="00A24878" w:rsidRPr="005223F4" w:rsidRDefault="007C2EBD" w:rsidP="00A24878">
      <w:pPr>
        <w:numPr>
          <w:ilvl w:val="0"/>
          <w:numId w:val="53"/>
        </w:numPr>
        <w:autoSpaceDE w:val="0"/>
        <w:autoSpaceDN w:val="0"/>
        <w:adjustRightInd w:val="0"/>
        <w:rPr>
          <w:ins w:id="5636" w:author="mbeckerle" w:date="2013-03-24T17:11:00Z"/>
          <w:rFonts w:cs="Arial"/>
          <w:color w:val="000000"/>
        </w:rPr>
      </w:pPr>
      <w:ins w:id="5637" w:author="Steve Hanson" w:date="2013-05-14T13:19:00Z">
        <w:r>
          <w:rPr>
            <w:rFonts w:cs="Arial"/>
            <w:color w:val="000000"/>
          </w:rPr>
          <w:t>T</w:t>
        </w:r>
      </w:ins>
      <w:ins w:id="5638" w:author="mbeckerle" w:date="2013-03-24T17:12:00Z">
        <w:del w:id="5639" w:author="Steve Hanson" w:date="2013-05-14T13:19:00Z">
          <w:r w:rsidR="00A24878" w:rsidDel="007C2EBD">
            <w:rPr>
              <w:rFonts w:cs="Arial"/>
              <w:color w:val="000000"/>
            </w:rPr>
            <w:delText>If t</w:delText>
          </w:r>
        </w:del>
        <w:r w:rsidR="00A24878">
          <w:rPr>
            <w:rFonts w:cs="Arial"/>
            <w:color w:val="000000"/>
          </w:rPr>
          <w:t>here is a</w:t>
        </w:r>
      </w:ins>
      <w:ins w:id="5640" w:author="mbeckerle" w:date="2013-03-24T17:11:00Z">
        <w:r w:rsidR="00A24878" w:rsidRPr="005223F4">
          <w:rPr>
            <w:rFonts w:cs="Arial"/>
            <w:color w:val="000000"/>
          </w:rPr>
          <w:t xml:space="preserve"> dfdl:discriminator</w:t>
        </w:r>
        <w:r w:rsidR="00A24878">
          <w:rPr>
            <w:rStyle w:val="FootnoteReference"/>
            <w:rFonts w:cs="Arial"/>
            <w:color w:val="000000"/>
          </w:rPr>
          <w:footnoteReference w:id="10"/>
        </w:r>
        <w:r w:rsidR="00A24878" w:rsidRPr="005223F4">
          <w:rPr>
            <w:rFonts w:cs="Arial"/>
            <w:color w:val="000000"/>
          </w:rPr>
          <w:t xml:space="preserve"> </w:t>
        </w:r>
      </w:ins>
      <w:commentRangeStart w:id="5650"/>
      <w:ins w:id="5651" w:author="Steve Hanson" w:date="2013-03-28T12:06:00Z">
        <w:r w:rsidR="0033791D">
          <w:rPr>
            <w:rFonts w:cs="Arial"/>
            <w:color w:val="000000"/>
          </w:rPr>
          <w:t>applying to</w:t>
        </w:r>
      </w:ins>
      <w:ins w:id="5652" w:author="mbeckerle" w:date="2013-03-24T17:11:00Z">
        <w:r w:rsidR="00A24878" w:rsidRPr="005223F4">
          <w:rPr>
            <w:rFonts w:cs="Arial"/>
            <w:color w:val="000000"/>
          </w:rPr>
          <w:t xml:space="preserve"> </w:t>
        </w:r>
      </w:ins>
      <w:commentRangeEnd w:id="5650"/>
      <w:r w:rsidR="009855D6">
        <w:rPr>
          <w:rStyle w:val="CommentReference"/>
        </w:rPr>
        <w:commentReference w:id="5650"/>
      </w:r>
      <w:ins w:id="5653" w:author="mbeckerle" w:date="2013-03-24T17:11:00Z">
        <w:r w:rsidR="00A24878" w:rsidRPr="005223F4">
          <w:rPr>
            <w:rFonts w:cs="Arial"/>
            <w:color w:val="000000"/>
          </w:rPr>
          <w:t>t</w:t>
        </w:r>
        <w:r w:rsidR="00A24878">
          <w:rPr>
            <w:rFonts w:cs="Arial"/>
            <w:color w:val="000000"/>
          </w:rPr>
          <w:t>he component</w:t>
        </w:r>
      </w:ins>
      <w:ins w:id="5654" w:author="Steve Hanson" w:date="2013-03-28T12:10:00Z">
        <w:r w:rsidR="004A01B2">
          <w:rPr>
            <w:rFonts w:cs="Arial"/>
            <w:color w:val="000000"/>
          </w:rPr>
          <w:t xml:space="preserve"> and</w:t>
        </w:r>
      </w:ins>
      <w:ins w:id="5655" w:author="mbeckerle" w:date="2013-03-24T17:12:00Z">
        <w:del w:id="5656" w:author="Steve Hanson" w:date="2013-03-28T12:10:00Z">
          <w:r w:rsidR="00A24878" w:rsidDel="004A01B2">
            <w:rPr>
              <w:rFonts w:cs="Arial"/>
              <w:color w:val="000000"/>
            </w:rPr>
            <w:delText>, then</w:delText>
          </w:r>
        </w:del>
        <w:r w:rsidR="00A24878">
          <w:rPr>
            <w:rFonts w:cs="Arial"/>
            <w:color w:val="000000"/>
          </w:rPr>
          <w:t xml:space="preserve"> it</w:t>
        </w:r>
      </w:ins>
      <w:ins w:id="5657" w:author="Steve Hanson" w:date="2013-03-28T11:59:00Z">
        <w:r w:rsidR="0033791D">
          <w:rPr>
            <w:rFonts w:cs="Arial"/>
            <w:color w:val="000000"/>
          </w:rPr>
          <w:t>s expression</w:t>
        </w:r>
      </w:ins>
      <w:ins w:id="5658" w:author="mbeckerle" w:date="2013-03-24T17:11:00Z">
        <w:r w:rsidR="00A24878">
          <w:rPr>
            <w:rFonts w:cs="Arial"/>
            <w:color w:val="000000"/>
          </w:rPr>
          <w:t xml:space="preserve"> evaluates to true or </w:t>
        </w:r>
        <w:del w:id="5659" w:author="Steve Hanson" w:date="2013-03-28T12:11:00Z">
          <w:r w:rsidR="00A24878" w:rsidDel="004A01B2">
            <w:rPr>
              <w:rFonts w:cs="Arial"/>
              <w:color w:val="000000"/>
            </w:rPr>
            <w:delText xml:space="preserve">its </w:delText>
          </w:r>
        </w:del>
        <w:r w:rsidR="00A24878">
          <w:rPr>
            <w:rFonts w:cs="Arial"/>
            <w:color w:val="000000"/>
          </w:rPr>
          <w:t>regular expression pattern</w:t>
        </w:r>
      </w:ins>
      <w:ins w:id="5660" w:author="Steve Hanson" w:date="2013-03-28T12:00:00Z">
        <w:r w:rsidR="0033791D">
          <w:rPr>
            <w:rFonts w:cs="Arial"/>
            <w:color w:val="000000"/>
          </w:rPr>
          <w:t xml:space="preserve"> matches</w:t>
        </w:r>
      </w:ins>
      <w:ins w:id="5661" w:author="mbeckerle" w:date="2013-03-24T17:11:00Z">
        <w:r w:rsidR="00A24878">
          <w:rPr>
            <w:rFonts w:cs="Arial"/>
            <w:color w:val="000000"/>
          </w:rPr>
          <w:t>.</w:t>
        </w:r>
      </w:ins>
    </w:p>
    <w:p w14:paraId="2E9E675D" w14:textId="4A9EA7AC" w:rsidR="00A24878" w:rsidRDefault="007C2EBD" w:rsidP="00A24878">
      <w:pPr>
        <w:numPr>
          <w:ilvl w:val="0"/>
          <w:numId w:val="53"/>
        </w:numPr>
        <w:autoSpaceDE w:val="0"/>
        <w:autoSpaceDN w:val="0"/>
        <w:adjustRightInd w:val="0"/>
        <w:rPr>
          <w:ins w:id="5662" w:author="mbeckerle" w:date="2013-03-24T17:11:00Z"/>
          <w:rFonts w:cs="Arial"/>
          <w:color w:val="000000"/>
        </w:rPr>
      </w:pPr>
      <w:ins w:id="5663" w:author="Steve Hanson" w:date="2013-05-14T13:19:00Z">
        <w:r>
          <w:rPr>
            <w:rFonts w:cs="Arial"/>
            <w:color w:val="000000"/>
          </w:rPr>
          <w:t xml:space="preserve">The component </w:t>
        </w:r>
      </w:ins>
      <w:ins w:id="5664" w:author="mbeckerle" w:date="2013-03-24T17:13:00Z">
        <w:del w:id="5665" w:author="Steve Hanson" w:date="2013-05-14T13:19:00Z">
          <w:r w:rsidR="00A24878" w:rsidDel="007C2EBD">
            <w:rPr>
              <w:rFonts w:cs="Arial"/>
              <w:color w:val="000000"/>
            </w:rPr>
            <w:delText>If it</w:delText>
          </w:r>
        </w:del>
      </w:ins>
      <w:ins w:id="5666" w:author="mbeckerle" w:date="2013-03-24T17:11:00Z">
        <w:del w:id="5667" w:author="Steve Hanson" w:date="2013-05-14T13:19:00Z">
          <w:r w:rsidR="00A24878" w:rsidDel="007C2EBD">
            <w:rPr>
              <w:rFonts w:cs="Arial"/>
              <w:color w:val="000000"/>
            </w:rPr>
            <w:delText xml:space="preserve"> </w:delText>
          </w:r>
        </w:del>
        <w:r w:rsidR="00A24878">
          <w:rPr>
            <w:rFonts w:cs="Arial"/>
            <w:color w:val="000000"/>
          </w:rPr>
          <w:t>is a direct child of an</w:t>
        </w:r>
        <w:r w:rsidR="00A24878" w:rsidRPr="005223F4">
          <w:rPr>
            <w:rFonts w:cs="Arial"/>
            <w:color w:val="000000"/>
          </w:rPr>
          <w:t xml:space="preserve"> xs:sequence or xs:choice with dfdl:initiatedContent 'yes' and </w:t>
        </w:r>
      </w:ins>
      <w:ins w:id="5668" w:author="Steve Hanson" w:date="2013-05-14T13:19:00Z">
        <w:r>
          <w:rPr>
            <w:rFonts w:cs="Arial"/>
            <w:color w:val="000000"/>
          </w:rPr>
          <w:t>an</w:t>
        </w:r>
      </w:ins>
      <w:ins w:id="5669" w:author="mbeckerle" w:date="2013-03-24T17:11:00Z">
        <w:del w:id="5670" w:author="Steve Hanson" w:date="2013-05-14T13:19:00Z">
          <w:r w:rsidR="00A24878" w:rsidDel="007C2EBD">
            <w:rPr>
              <w:rFonts w:cs="Arial"/>
              <w:color w:val="000000"/>
            </w:rPr>
            <w:delText>the</w:delText>
          </w:r>
        </w:del>
        <w:r w:rsidR="00A24878">
          <w:rPr>
            <w:rFonts w:cs="Arial"/>
            <w:color w:val="000000"/>
          </w:rPr>
          <w:t xml:space="preserve"> </w:t>
        </w:r>
        <w:r w:rsidR="00A24878" w:rsidRPr="005223F4">
          <w:rPr>
            <w:rFonts w:cs="Arial"/>
            <w:color w:val="000000"/>
          </w:rPr>
          <w:t xml:space="preserve">initiator </w:t>
        </w:r>
      </w:ins>
      <w:ins w:id="5671" w:author="Steve Hanson" w:date="2013-05-14T13:19:00Z">
        <w:r>
          <w:rPr>
            <w:rFonts w:cs="Arial"/>
            <w:color w:val="000000"/>
          </w:rPr>
          <w:t xml:space="preserve">defined </w:t>
        </w:r>
      </w:ins>
      <w:ins w:id="5672" w:author="mbeckerle" w:date="2013-03-24T17:11:00Z">
        <w:r w:rsidR="00A24878" w:rsidRPr="005223F4">
          <w:rPr>
            <w:rFonts w:cs="Arial"/>
            <w:color w:val="000000"/>
          </w:rPr>
          <w:t>for the component is found</w:t>
        </w:r>
        <w:r w:rsidR="00A24878">
          <w:rPr>
            <w:rFonts w:cs="Arial"/>
            <w:color w:val="000000"/>
          </w:rPr>
          <w:t>.</w:t>
        </w:r>
      </w:ins>
    </w:p>
    <w:p w14:paraId="14CBAEBE" w14:textId="52690F22" w:rsidR="003F2588" w:rsidRPr="00F74D2A" w:rsidRDefault="00A24878" w:rsidP="00F74D2A">
      <w:pPr>
        <w:numPr>
          <w:ilvl w:val="0"/>
          <w:numId w:val="53"/>
        </w:numPr>
        <w:autoSpaceDE w:val="0"/>
        <w:autoSpaceDN w:val="0"/>
        <w:adjustRightInd w:val="0"/>
        <w:rPr>
          <w:ins w:id="5673" w:author="mbeckerle" w:date="2013-03-24T17:11:00Z"/>
          <w:rFonts w:cs="Arial"/>
          <w:color w:val="000000"/>
        </w:rPr>
      </w:pPr>
      <w:commentRangeStart w:id="5674"/>
      <w:ins w:id="5675" w:author="mbeckerle" w:date="2013-03-24T17:11:00Z">
        <w:r w:rsidRPr="00F74D2A">
          <w:rPr>
            <w:rFonts w:cs="Arial"/>
            <w:color w:val="000000"/>
          </w:rPr>
          <w:t>TBD: direct dispatch choices</w:t>
        </w:r>
      </w:ins>
      <w:commentRangeEnd w:id="5674"/>
      <w:r w:rsidR="0033791D">
        <w:rPr>
          <w:rStyle w:val="CommentReference"/>
        </w:rPr>
        <w:commentReference w:id="5674"/>
      </w:r>
      <w:ins w:id="5676" w:author="Steve Hanson" w:date="2013-05-14T13:20:00Z">
        <w:del w:id="5677" w:author="mbeckerle" w:date="2013-07-10T10:43:00Z">
          <w:r w:rsidR="007C2EBD" w:rsidRPr="00F74D2A" w:rsidDel="00147C28">
            <w:rPr>
              <w:rFonts w:cs="Arial"/>
              <w:color w:val="000000"/>
            </w:rPr>
            <w:delText xml:space="preserve">The component </w:delText>
          </w:r>
        </w:del>
      </w:ins>
      <w:commentRangeStart w:id="5678"/>
      <w:ins w:id="5679" w:author="mbeckerle" w:date="2013-04-08T14:18:00Z">
        <w:r w:rsidR="003F2588" w:rsidRPr="00F74D2A">
          <w:rPr>
            <w:rFonts w:cs="Arial"/>
            <w:color w:val="000000"/>
          </w:rPr>
          <w:t xml:space="preserve">. </w:t>
        </w:r>
        <w:commentRangeEnd w:id="5678"/>
        <w:r w:rsidR="003F2588">
          <w:rPr>
            <w:rStyle w:val="CommentReference"/>
          </w:rPr>
          <w:commentReference w:id="5678"/>
        </w:r>
      </w:ins>
    </w:p>
    <w:p w14:paraId="27A25EAA" w14:textId="769A0ECA" w:rsidR="00A24878" w:rsidRDefault="00A24878">
      <w:pPr>
        <w:autoSpaceDE w:val="0"/>
        <w:autoSpaceDN w:val="0"/>
        <w:adjustRightInd w:val="0"/>
        <w:rPr>
          <w:ins w:id="5680" w:author="mbeckerle" w:date="2013-03-24T16:06:00Z"/>
          <w:rFonts w:cs="Arial"/>
          <w:color w:val="000000"/>
        </w:rPr>
      </w:pPr>
      <w:ins w:id="5681" w:author="mbeckerle" w:date="2013-03-24T17:11:00Z">
        <w:r>
          <w:rPr>
            <w:rFonts w:cs="Arial"/>
            <w:color w:val="000000"/>
          </w:rPr>
          <w:t>If none of those hold because they are not applicable</w:t>
        </w:r>
      </w:ins>
      <w:ins w:id="5682" w:author="mbeckerle" w:date="2013-03-24T17:13:00Z">
        <w:r>
          <w:rPr>
            <w:rFonts w:cs="Arial"/>
            <w:color w:val="000000"/>
          </w:rPr>
          <w:t xml:space="preserve"> then the </w:t>
        </w:r>
      </w:ins>
      <w:ins w:id="5683" w:author="Steve Hanson" w:date="2013-05-14T13:20:00Z">
        <w:r w:rsidR="007C2EBD">
          <w:rPr>
            <w:rFonts w:cs="Arial"/>
            <w:color w:val="000000"/>
          </w:rPr>
          <w:t>occurrence</w:t>
        </w:r>
      </w:ins>
      <w:ins w:id="5684" w:author="mbeckerle" w:date="2013-03-24T17:13:00Z">
        <w:del w:id="5685" w:author="Steve Hanson" w:date="2013-05-14T13:20:00Z">
          <w:r w:rsidDel="007C2EBD">
            <w:rPr>
              <w:rFonts w:cs="Arial"/>
              <w:color w:val="000000"/>
            </w:rPr>
            <w:delText xml:space="preserve">component </w:delText>
          </w:r>
        </w:del>
      </w:ins>
      <w:ins w:id="5686" w:author="Steve Hanson" w:date="2013-05-14T13:20:00Z">
        <w:r w:rsidR="007C2EBD">
          <w:rPr>
            <w:rFonts w:cs="Arial"/>
            <w:color w:val="000000"/>
          </w:rPr>
          <w:t xml:space="preserve"> </w:t>
        </w:r>
      </w:ins>
      <w:ins w:id="5687" w:author="mbeckerle" w:date="2013-03-24T17:13:00Z">
        <w:r>
          <w:rPr>
            <w:rFonts w:cs="Arial"/>
            <w:color w:val="000000"/>
          </w:rPr>
          <w:t xml:space="preserve">is </w:t>
        </w:r>
      </w:ins>
      <w:ins w:id="5688" w:author="mbeckerle" w:date="2013-03-24T17:18:00Z">
        <w:r>
          <w:rPr>
            <w:rFonts w:cs="Arial"/>
            <w:color w:val="000000"/>
          </w:rPr>
          <w:t xml:space="preserve">still </w:t>
        </w:r>
      </w:ins>
      <w:ins w:id="5689" w:author="mbeckerle" w:date="2013-03-24T17:13:00Z">
        <w:r>
          <w:rPr>
            <w:rFonts w:cs="Arial"/>
            <w:color w:val="000000"/>
          </w:rPr>
          <w:t>known</w:t>
        </w:r>
      </w:ins>
      <w:ins w:id="5690" w:author="Steve Hanson" w:date="2013-03-28T12:30:00Z">
        <w:r w:rsidR="003D27F6">
          <w:rPr>
            <w:rFonts w:cs="Arial"/>
            <w:color w:val="000000"/>
          </w:rPr>
          <w:t>-</w:t>
        </w:r>
      </w:ins>
      <w:ins w:id="5691" w:author="mbeckerle" w:date="2013-03-24T17:13:00Z">
        <w:del w:id="5692" w:author="Steve Hanson" w:date="2013-03-28T12:30:00Z">
          <w:r w:rsidDel="003D27F6">
            <w:rPr>
              <w:rFonts w:cs="Arial"/>
              <w:color w:val="000000"/>
            </w:rPr>
            <w:delText xml:space="preserve"> </w:delText>
          </w:r>
        </w:del>
        <w:r>
          <w:rPr>
            <w:rFonts w:cs="Arial"/>
            <w:color w:val="000000"/>
          </w:rPr>
          <w:t>to</w:t>
        </w:r>
      </w:ins>
      <w:ins w:id="5693" w:author="Steve Hanson" w:date="2013-03-28T12:30:00Z">
        <w:r w:rsidR="003D27F6">
          <w:rPr>
            <w:rFonts w:cs="Arial"/>
            <w:color w:val="000000"/>
          </w:rPr>
          <w:t>-</w:t>
        </w:r>
      </w:ins>
      <w:ins w:id="5694" w:author="mbeckerle" w:date="2013-03-24T17:13:00Z">
        <w:del w:id="5695" w:author="Steve Hanson" w:date="2013-03-28T12:30:00Z">
          <w:r w:rsidDel="003D27F6">
            <w:rPr>
              <w:rFonts w:cs="Arial"/>
              <w:color w:val="000000"/>
            </w:rPr>
            <w:delText xml:space="preserve"> </w:delText>
          </w:r>
        </w:del>
        <w:r>
          <w:rPr>
            <w:rFonts w:cs="Arial"/>
            <w:color w:val="000000"/>
          </w:rPr>
          <w:t xml:space="preserve">exist if </w:t>
        </w:r>
      </w:ins>
      <w:ins w:id="5696" w:author="mbeckerle" w:date="2013-03-24T17:14:00Z">
        <w:r>
          <w:rPr>
            <w:rFonts w:cs="Arial"/>
            <w:color w:val="000000"/>
          </w:rPr>
          <w:t>ALL</w:t>
        </w:r>
      </w:ins>
      <w:ins w:id="5697" w:author="mbeckerle" w:date="2013-03-24T17:13:00Z">
        <w:r>
          <w:rPr>
            <w:rFonts w:cs="Arial"/>
            <w:color w:val="000000"/>
          </w:rPr>
          <w:t xml:space="preserve"> of the following hold</w:t>
        </w:r>
      </w:ins>
      <w:ins w:id="5698" w:author="mbeckerle" w:date="2013-03-24T17:15:00Z">
        <w:r>
          <w:rPr>
            <w:rFonts w:cs="Arial"/>
            <w:color w:val="000000"/>
          </w:rPr>
          <w:t>, and no processing error occurs during their determination:</w:t>
        </w:r>
      </w:ins>
    </w:p>
    <w:p w14:paraId="6DBD28F9" w14:textId="564145CA" w:rsidR="00D000CA" w:rsidRPr="005223F4" w:rsidRDefault="007C2EBD" w:rsidP="0033791D">
      <w:pPr>
        <w:numPr>
          <w:ilvl w:val="0"/>
          <w:numId w:val="214"/>
        </w:numPr>
        <w:autoSpaceDE w:val="0"/>
        <w:autoSpaceDN w:val="0"/>
        <w:adjustRightInd w:val="0"/>
        <w:rPr>
          <w:ins w:id="5699" w:author="mbeckerle" w:date="2013-03-24T16:06:00Z"/>
          <w:rFonts w:cs="Arial"/>
          <w:color w:val="000000"/>
        </w:rPr>
      </w:pPr>
      <w:ins w:id="5700" w:author="Steve Hanson" w:date="2013-05-14T13:20:00Z">
        <w:r>
          <w:rPr>
            <w:rFonts w:cs="Arial"/>
            <w:color w:val="000000"/>
          </w:rPr>
          <w:t>T</w:t>
        </w:r>
      </w:ins>
      <w:ins w:id="5701" w:author="Steve Hanson" w:date="2013-03-28T12:04:00Z">
        <w:r w:rsidR="0033791D">
          <w:rPr>
            <w:rFonts w:cs="Arial"/>
            <w:color w:val="000000"/>
          </w:rPr>
          <w:t xml:space="preserve">here are </w:t>
        </w:r>
      </w:ins>
      <w:ins w:id="5702" w:author="mbeckerle" w:date="2013-03-24T16:06:00Z">
        <w:del w:id="5703" w:author="Steve Hanson" w:date="2013-03-28T12:04:00Z">
          <w:r w:rsidR="00D000CA" w:rsidRPr="005223F4" w:rsidDel="0033791D">
            <w:rPr>
              <w:rFonts w:cs="Arial"/>
              <w:color w:val="000000"/>
            </w:rPr>
            <w:delText xml:space="preserve">any </w:delText>
          </w:r>
        </w:del>
        <w:r w:rsidR="00D000CA" w:rsidRPr="005223F4">
          <w:rPr>
            <w:rFonts w:cs="Arial"/>
            <w:color w:val="000000"/>
          </w:rPr>
          <w:t>dfdl:assert</w:t>
        </w:r>
      </w:ins>
      <w:ins w:id="5704" w:author="Steve Hanson" w:date="2013-03-28T12:04:00Z">
        <w:r w:rsidR="0033791D">
          <w:rPr>
            <w:rFonts w:cs="Arial"/>
            <w:color w:val="000000"/>
          </w:rPr>
          <w:t>s</w:t>
        </w:r>
      </w:ins>
      <w:ins w:id="5705" w:author="mbeckerle" w:date="2013-03-24T16:06:00Z">
        <w:r w:rsidR="00D000CA" w:rsidRPr="005223F4">
          <w:rPr>
            <w:rFonts w:cs="Arial"/>
            <w:color w:val="000000"/>
          </w:rPr>
          <w:t xml:space="preserve"> </w:t>
        </w:r>
      </w:ins>
      <w:ins w:id="5706" w:author="Steve Hanson" w:date="2013-03-28T12:19:00Z">
        <w:r w:rsidR="009855D6">
          <w:rPr>
            <w:rFonts w:cs="Arial"/>
            <w:color w:val="000000"/>
          </w:rPr>
          <w:t xml:space="preserve">with failureType ‘processingError’ </w:t>
        </w:r>
      </w:ins>
      <w:ins w:id="5707" w:author="Steve Hanson" w:date="2013-03-28T12:04:00Z">
        <w:r w:rsidR="0033791D">
          <w:rPr>
            <w:rFonts w:cs="Arial"/>
            <w:color w:val="000000"/>
          </w:rPr>
          <w:t>on the component</w:t>
        </w:r>
      </w:ins>
      <w:ins w:id="5708" w:author="Steve Hanson" w:date="2013-03-28T12:10:00Z">
        <w:r w:rsidR="004A01B2">
          <w:rPr>
            <w:rFonts w:cs="Arial"/>
            <w:color w:val="000000"/>
          </w:rPr>
          <w:t xml:space="preserve"> and all </w:t>
        </w:r>
      </w:ins>
      <w:ins w:id="5709" w:author="Steve Hanson" w:date="2013-03-28T12:04:00Z">
        <w:r w:rsidR="0033791D">
          <w:rPr>
            <w:rFonts w:cs="Arial"/>
            <w:color w:val="000000"/>
          </w:rPr>
          <w:t xml:space="preserve">their expressions </w:t>
        </w:r>
      </w:ins>
      <w:ins w:id="5710" w:author="mbeckerle" w:date="2013-03-24T16:06:00Z">
        <w:r w:rsidR="00D000CA">
          <w:rPr>
            <w:rFonts w:cs="Arial"/>
            <w:color w:val="000000"/>
          </w:rPr>
          <w:t>evaluate</w:t>
        </w:r>
        <w:del w:id="5711" w:author="Steve Hanson" w:date="2013-03-28T12:04:00Z">
          <w:r w:rsidR="00D000CA" w:rsidDel="0033791D">
            <w:rPr>
              <w:rFonts w:cs="Arial"/>
              <w:color w:val="000000"/>
            </w:rPr>
            <w:delText>s</w:delText>
          </w:r>
        </w:del>
        <w:r w:rsidR="00D000CA">
          <w:rPr>
            <w:rFonts w:cs="Arial"/>
            <w:color w:val="000000"/>
          </w:rPr>
          <w:t xml:space="preserve"> to true or </w:t>
        </w:r>
      </w:ins>
      <w:ins w:id="5712" w:author="mbeckerle" w:date="2013-05-10T10:56:00Z">
        <w:r w:rsidR="00A90A23">
          <w:rPr>
            <w:rFonts w:cs="Arial"/>
            <w:color w:val="000000"/>
          </w:rPr>
          <w:t>their</w:t>
        </w:r>
      </w:ins>
      <w:ins w:id="5713" w:author="mbeckerle" w:date="2013-03-24T16:06:00Z">
        <w:del w:id="5714" w:author="Steve Hanson" w:date="2013-03-28T12:04:00Z">
          <w:r w:rsidR="00D000CA" w:rsidDel="0033791D">
            <w:rPr>
              <w:rFonts w:cs="Arial"/>
              <w:color w:val="000000"/>
            </w:rPr>
            <w:delText>matches its</w:delText>
          </w:r>
        </w:del>
      </w:ins>
      <w:ins w:id="5715" w:author="mbeckerle" w:date="2013-05-10T10:56:00Z">
        <w:r w:rsidR="00A90A23">
          <w:rPr>
            <w:rFonts w:cs="Arial"/>
            <w:color w:val="000000"/>
          </w:rPr>
          <w:t xml:space="preserve"> </w:t>
        </w:r>
      </w:ins>
      <w:ins w:id="5716" w:author="mbeckerle" w:date="2013-03-24T16:06:00Z">
        <w:r w:rsidR="00D000CA">
          <w:rPr>
            <w:rFonts w:cs="Arial"/>
            <w:color w:val="000000"/>
          </w:rPr>
          <w:t>regular expression pattern</w:t>
        </w:r>
      </w:ins>
      <w:ins w:id="5717" w:author="Steve Hanson" w:date="2013-03-28T12:05:00Z">
        <w:r w:rsidR="0033791D">
          <w:rPr>
            <w:rFonts w:cs="Arial"/>
            <w:color w:val="000000"/>
          </w:rPr>
          <w:t>s match</w:t>
        </w:r>
      </w:ins>
      <w:ins w:id="5718" w:author="mbeckerle" w:date="2013-03-24T16:07:00Z">
        <w:r w:rsidR="00D000CA">
          <w:rPr>
            <w:rFonts w:cs="Arial"/>
            <w:color w:val="000000"/>
          </w:rPr>
          <w:t>,</w:t>
        </w:r>
      </w:ins>
    </w:p>
    <w:p w14:paraId="5C31B842" w14:textId="71907CF0" w:rsidR="0071553C" w:rsidRDefault="0071553C" w:rsidP="0033791D">
      <w:pPr>
        <w:numPr>
          <w:ilvl w:val="0"/>
          <w:numId w:val="214"/>
        </w:numPr>
        <w:autoSpaceDE w:val="0"/>
        <w:autoSpaceDN w:val="0"/>
        <w:adjustRightInd w:val="0"/>
        <w:rPr>
          <w:ins w:id="5719" w:author="mbeckerle" w:date="2013-03-24T17:14:00Z"/>
          <w:rFonts w:cs="Arial"/>
          <w:color w:val="000000"/>
        </w:rPr>
      </w:pPr>
      <w:ins w:id="5720" w:author="mbeckerle" w:date="2013-03-24T14:46:00Z">
        <w:r>
          <w:rPr>
            <w:rFonts w:cs="Arial"/>
            <w:color w:val="000000"/>
          </w:rPr>
          <w:t xml:space="preserve">It has nil, </w:t>
        </w:r>
        <w:r w:rsidR="00D000CA">
          <w:rPr>
            <w:rFonts w:cs="Arial"/>
            <w:color w:val="000000"/>
          </w:rPr>
          <w:t>empty, or normal representation</w:t>
        </w:r>
      </w:ins>
    </w:p>
    <w:p w14:paraId="527060C5" w14:textId="1B28F8A6" w:rsidR="00A24878" w:rsidRDefault="00A24878" w:rsidP="0033791D">
      <w:pPr>
        <w:numPr>
          <w:ilvl w:val="0"/>
          <w:numId w:val="214"/>
        </w:numPr>
        <w:autoSpaceDE w:val="0"/>
        <w:autoSpaceDN w:val="0"/>
        <w:adjustRightInd w:val="0"/>
        <w:rPr>
          <w:ins w:id="5721" w:author="mbeckerle" w:date="2013-07-23T19:30:00Z"/>
          <w:rFonts w:cs="Arial"/>
          <w:color w:val="000000"/>
        </w:rPr>
      </w:pPr>
      <w:ins w:id="5722" w:author="mbeckerle" w:date="2013-03-24T17:14:00Z">
        <w:r>
          <w:rPr>
            <w:rFonts w:cs="Arial"/>
            <w:color w:val="000000"/>
          </w:rPr>
          <w:t xml:space="preserve">When it has normal representation, </w:t>
        </w:r>
      </w:ins>
      <w:ins w:id="5723" w:author="mbeckerle" w:date="2013-04-05T10:58:00Z">
        <w:r w:rsidR="001F2256">
          <w:rPr>
            <w:rFonts w:cs="Arial"/>
            <w:color w:val="000000"/>
          </w:rPr>
          <w:t xml:space="preserve">this of course implies that </w:t>
        </w:r>
      </w:ins>
      <w:ins w:id="5724" w:author="mbeckerle" w:date="2013-03-24T17:14:00Z">
        <w:r>
          <w:rPr>
            <w:rFonts w:cs="Arial"/>
            <w:color w:val="000000"/>
          </w:rPr>
          <w:t>the content of the representation is convertible to the element type without error.</w:t>
        </w:r>
      </w:ins>
      <w:commentRangeEnd w:id="5602"/>
      <w:ins w:id="5725" w:author="mbeckerle" w:date="2013-03-24T17:16:00Z">
        <w:r>
          <w:rPr>
            <w:rStyle w:val="CommentReference"/>
          </w:rPr>
          <w:commentReference w:id="5602"/>
        </w:r>
      </w:ins>
    </w:p>
    <w:p w14:paraId="196DB449" w14:textId="10351AF6" w:rsidR="00827D2A" w:rsidRPr="005223F4" w:rsidRDefault="00827D2A">
      <w:pPr>
        <w:autoSpaceDE w:val="0"/>
        <w:autoSpaceDN w:val="0"/>
        <w:adjustRightInd w:val="0"/>
        <w:rPr>
          <w:ins w:id="5726" w:author="mbeckerle" w:date="2013-03-24T14:46:00Z"/>
          <w:rFonts w:cs="Arial"/>
          <w:color w:val="000000"/>
        </w:rPr>
        <w:pPrChange w:id="5727" w:author="mbeckerle" w:date="2013-07-23T19:30:00Z">
          <w:pPr>
            <w:numPr>
              <w:numId w:val="214"/>
            </w:numPr>
            <w:tabs>
              <w:tab w:val="num" w:pos="720"/>
            </w:tabs>
            <w:autoSpaceDE w:val="0"/>
            <w:autoSpaceDN w:val="0"/>
            <w:adjustRightInd w:val="0"/>
            <w:ind w:left="720" w:hanging="360"/>
          </w:pPr>
        </w:pPrChange>
      </w:pPr>
      <w:ins w:id="5728" w:author="mbeckerle" w:date="2013-07-23T19:30:00Z">
        <w:r>
          <w:t>Note that validation errors or recoverable errors do not prevent determination that a component is known-to-exist.</w:t>
        </w:r>
      </w:ins>
    </w:p>
    <w:p w14:paraId="460C2BD6" w14:textId="6F8E72B3" w:rsidR="00216D95" w:rsidRPr="0033791D" w:rsidRDefault="00216D95" w:rsidP="0033791D">
      <w:pPr>
        <w:pStyle w:val="Heading4"/>
        <w:rPr>
          <w:ins w:id="5729" w:author="mbeckerle" w:date="2013-03-24T16:50:00Z"/>
        </w:rPr>
      </w:pPr>
      <w:ins w:id="5730" w:author="mbeckerle" w:date="2013-03-24T16:50:00Z">
        <w:r w:rsidRPr="0033791D">
          <w:t xml:space="preserve">Processing Error </w:t>
        </w:r>
      </w:ins>
      <w:ins w:id="5731" w:author="Steve Hanson" w:date="2013-05-14T13:53:00Z">
        <w:r w:rsidR="00C22200">
          <w:t>A</w:t>
        </w:r>
      </w:ins>
      <w:ins w:id="5732" w:author="mbeckerle" w:date="2013-03-24T16:50:00Z">
        <w:del w:id="5733" w:author="Steve Hanson" w:date="2013-05-14T13:53:00Z">
          <w:r w:rsidRPr="0033791D" w:rsidDel="00C22200">
            <w:delText>a</w:delText>
          </w:r>
        </w:del>
        <w:r w:rsidRPr="0033791D">
          <w:t>fter Determining Known</w:t>
        </w:r>
      </w:ins>
      <w:ins w:id="5734" w:author="Steve Hanson" w:date="2013-03-28T12:28:00Z">
        <w:r w:rsidR="009855D6">
          <w:t>-</w:t>
        </w:r>
      </w:ins>
      <w:ins w:id="5735" w:author="mbeckerle" w:date="2013-03-24T16:50:00Z">
        <w:del w:id="5736" w:author="Steve Hanson" w:date="2013-03-28T12:09:00Z">
          <w:r w:rsidRPr="0033791D" w:rsidDel="004A01B2">
            <w:delText>-</w:delText>
          </w:r>
        </w:del>
        <w:r w:rsidRPr="0033791D">
          <w:t>to</w:t>
        </w:r>
      </w:ins>
      <w:ins w:id="5737" w:author="Steve Hanson" w:date="2013-03-28T12:28:00Z">
        <w:r w:rsidR="009855D6">
          <w:t>-</w:t>
        </w:r>
      </w:ins>
      <w:ins w:id="5738" w:author="mbeckerle" w:date="2013-03-24T16:50:00Z">
        <w:del w:id="5739" w:author="Steve Hanson" w:date="2013-03-28T12:09:00Z">
          <w:r w:rsidRPr="0033791D" w:rsidDel="004A01B2">
            <w:delText>-</w:delText>
          </w:r>
        </w:del>
      </w:ins>
      <w:ins w:id="5740" w:author="Steve Hanson" w:date="2013-03-28T12:29:00Z">
        <w:r w:rsidR="009855D6">
          <w:t>e</w:t>
        </w:r>
      </w:ins>
      <w:ins w:id="5741" w:author="mbeckerle" w:date="2013-03-24T16:50:00Z">
        <w:del w:id="5742" w:author="Steve Hanson" w:date="2013-03-28T12:29:00Z">
          <w:r w:rsidRPr="0033791D" w:rsidDel="009855D6">
            <w:delText>E</w:delText>
          </w:r>
        </w:del>
        <w:r w:rsidRPr="0033791D">
          <w:t>xist</w:t>
        </w:r>
      </w:ins>
    </w:p>
    <w:p w14:paraId="46E0E239" w14:textId="3F8D09F3" w:rsidR="00EC1C9E" w:rsidRPr="0033791D" w:rsidRDefault="00EC1C9E" w:rsidP="0071553C">
      <w:pPr>
        <w:autoSpaceDE w:val="0"/>
        <w:autoSpaceDN w:val="0"/>
        <w:adjustRightInd w:val="0"/>
        <w:rPr>
          <w:ins w:id="5743" w:author="mbeckerle" w:date="2013-03-24T16:40:00Z"/>
          <w:rFonts w:cs="Arial"/>
          <w:color w:val="000000"/>
        </w:rPr>
      </w:pPr>
      <w:ins w:id="5744" w:author="mbeckerle" w:date="2013-03-24T16:41:00Z">
        <w:r>
          <w:rPr>
            <w:rFonts w:cs="Arial"/>
            <w:color w:val="000000"/>
          </w:rPr>
          <w:t>Note that it is possible for a</w:t>
        </w:r>
      </w:ins>
      <w:ins w:id="5745" w:author="Steve Hanson" w:date="2013-05-14T13:21:00Z">
        <w:r w:rsidR="007C2EBD">
          <w:rPr>
            <w:rFonts w:cs="Arial"/>
            <w:color w:val="000000"/>
          </w:rPr>
          <w:t xml:space="preserve">n occurrence of a </w:t>
        </w:r>
      </w:ins>
      <w:ins w:id="5746" w:author="mbeckerle" w:date="2013-03-24T16:41:00Z">
        <w:del w:id="5747" w:author="Steve Hanson" w:date="2013-05-14T13:22:00Z">
          <w:r w:rsidDel="007C2EBD">
            <w:rPr>
              <w:rFonts w:cs="Arial"/>
              <w:color w:val="000000"/>
            </w:rPr>
            <w:delText xml:space="preserve"> </w:delText>
          </w:r>
        </w:del>
        <w:r>
          <w:rPr>
            <w:rFonts w:cs="Arial"/>
            <w:color w:val="000000"/>
          </w:rPr>
          <w:t>schema component to be known</w:t>
        </w:r>
      </w:ins>
      <w:ins w:id="5748" w:author="Steve Hanson" w:date="2013-03-28T12:29:00Z">
        <w:r w:rsidR="003D27F6">
          <w:rPr>
            <w:rFonts w:cs="Arial"/>
            <w:color w:val="000000"/>
          </w:rPr>
          <w:t>-</w:t>
        </w:r>
      </w:ins>
      <w:ins w:id="5749" w:author="mbeckerle" w:date="2013-03-24T16:41:00Z">
        <w:del w:id="5750" w:author="Steve Hanson" w:date="2013-03-28T12:29:00Z">
          <w:r w:rsidDel="003D27F6">
            <w:rPr>
              <w:rFonts w:cs="Arial"/>
              <w:color w:val="000000"/>
            </w:rPr>
            <w:delText xml:space="preserve"> </w:delText>
          </w:r>
        </w:del>
        <w:r>
          <w:rPr>
            <w:rFonts w:cs="Arial"/>
            <w:color w:val="000000"/>
          </w:rPr>
          <w:t>to</w:t>
        </w:r>
      </w:ins>
      <w:ins w:id="5751" w:author="Steve Hanson" w:date="2013-03-28T12:29:00Z">
        <w:r w:rsidR="003D27F6">
          <w:rPr>
            <w:rFonts w:cs="Arial"/>
            <w:color w:val="000000"/>
          </w:rPr>
          <w:t>-</w:t>
        </w:r>
      </w:ins>
      <w:ins w:id="5752" w:author="mbeckerle" w:date="2013-03-24T16:41:00Z">
        <w:del w:id="5753" w:author="Steve Hanson" w:date="2013-03-28T12:29:00Z">
          <w:r w:rsidDel="003D27F6">
            <w:rPr>
              <w:rFonts w:cs="Arial"/>
              <w:color w:val="000000"/>
            </w:rPr>
            <w:delText xml:space="preserve"> </w:delText>
          </w:r>
        </w:del>
        <w:r>
          <w:rPr>
            <w:rFonts w:cs="Arial"/>
            <w:color w:val="000000"/>
          </w:rPr>
          <w:t>exist</w:t>
        </w:r>
      </w:ins>
      <w:ins w:id="5754" w:author="mbeckerle" w:date="2013-03-24T17:16:00Z">
        <w:r w:rsidR="00A24878">
          <w:rPr>
            <w:rFonts w:cs="Arial"/>
            <w:color w:val="000000"/>
          </w:rPr>
          <w:t xml:space="preserve"> due to a positive discrimination</w:t>
        </w:r>
      </w:ins>
      <w:ins w:id="5755" w:author="mbeckerle" w:date="2013-03-24T16:41:00Z">
        <w:r>
          <w:rPr>
            <w:rFonts w:cs="Arial"/>
            <w:color w:val="000000"/>
          </w:rPr>
          <w:t xml:space="preserve">, but then subsequently a processing error occurs when evaluating a </w:t>
        </w:r>
      </w:ins>
      <w:ins w:id="5756" w:author="mbeckerle" w:date="2013-03-24T16:49:00Z">
        <w:r w:rsidR="00216D95">
          <w:rPr>
            <w:rFonts w:cs="Arial"/>
            <w:color w:val="000000"/>
          </w:rPr>
          <w:t>statement annotation</w:t>
        </w:r>
      </w:ins>
      <w:ins w:id="5757" w:author="mbeckerle" w:date="2013-03-24T16:50:00Z">
        <w:r w:rsidR="00216D95">
          <w:rPr>
            <w:rFonts w:cs="Arial"/>
            <w:color w:val="000000"/>
          </w:rPr>
          <w:t xml:space="preserve"> such as a dfdl:assert or a dfdl:setVariable</w:t>
        </w:r>
      </w:ins>
      <w:ins w:id="5758" w:author="mbeckerle" w:date="2013-03-24T16:41:00Z">
        <w:r>
          <w:rPr>
            <w:rFonts w:cs="Arial"/>
            <w:color w:val="000000"/>
          </w:rPr>
          <w:t xml:space="preserve">, or </w:t>
        </w:r>
      </w:ins>
      <w:ins w:id="5759" w:author="mbeckerle" w:date="2013-03-24T16:50:00Z">
        <w:r w:rsidR="00216D95">
          <w:rPr>
            <w:rFonts w:cs="Arial"/>
            <w:color w:val="000000"/>
          </w:rPr>
          <w:t xml:space="preserve">a processing error occurs when </w:t>
        </w:r>
      </w:ins>
      <w:ins w:id="5760" w:author="mbeckerle" w:date="2013-03-24T16:41:00Z">
        <w:r>
          <w:rPr>
            <w:rFonts w:cs="Arial"/>
            <w:color w:val="000000"/>
          </w:rPr>
          <w:t>determining the representation, or in the case of normal representation</w:t>
        </w:r>
      </w:ins>
      <w:ins w:id="5761" w:author="mbeckerle" w:date="2013-03-24T16:42:00Z">
        <w:r>
          <w:rPr>
            <w:rFonts w:cs="Arial"/>
            <w:color w:val="000000"/>
          </w:rPr>
          <w:t xml:space="preserve"> and simpleType</w:t>
        </w:r>
      </w:ins>
      <w:ins w:id="5762" w:author="mbeckerle" w:date="2013-03-24T16:41:00Z">
        <w:r>
          <w:rPr>
            <w:rFonts w:cs="Arial"/>
            <w:color w:val="000000"/>
          </w:rPr>
          <w:t xml:space="preserve">, </w:t>
        </w:r>
      </w:ins>
      <w:ins w:id="5763" w:author="mbeckerle" w:date="2013-03-24T16:50:00Z">
        <w:r w:rsidR="00216D95">
          <w:rPr>
            <w:rFonts w:cs="Arial"/>
            <w:color w:val="000000"/>
          </w:rPr>
          <w:t xml:space="preserve">when </w:t>
        </w:r>
      </w:ins>
      <w:ins w:id="5764" w:author="mbeckerle" w:date="2013-03-24T16:41:00Z">
        <w:r>
          <w:rPr>
            <w:rFonts w:cs="Arial"/>
            <w:color w:val="000000"/>
          </w:rPr>
          <w:t>converting that representation</w:t>
        </w:r>
      </w:ins>
      <w:ins w:id="5765" w:author="mbeckerle" w:date="2013-03-24T16:42:00Z">
        <w:r>
          <w:rPr>
            <w:rFonts w:cs="Arial"/>
            <w:color w:val="000000"/>
          </w:rPr>
          <w:t>’s content into a value of the type.</w:t>
        </w:r>
      </w:ins>
      <w:ins w:id="5766" w:author="mbeckerle" w:date="2013-03-24T16:49:00Z">
        <w:r w:rsidR="00216D95">
          <w:rPr>
            <w:rFonts w:cs="Arial"/>
            <w:color w:val="000000"/>
          </w:rPr>
          <w:t xml:space="preserve"> This </w:t>
        </w:r>
      </w:ins>
      <w:ins w:id="5767" w:author="mbeckerle" w:date="2013-03-24T16:50:00Z">
        <w:r w:rsidR="00216D95">
          <w:rPr>
            <w:rFonts w:cs="Arial"/>
            <w:color w:val="000000"/>
          </w:rPr>
          <w:t xml:space="preserve">processing error </w:t>
        </w:r>
      </w:ins>
      <w:ins w:id="5768" w:author="mbeckerle" w:date="2013-03-24T16:49:00Z">
        <w:r w:rsidR="00216D95">
          <w:rPr>
            <w:rFonts w:cs="Arial"/>
            <w:color w:val="000000"/>
          </w:rPr>
          <w:t>does not change the fact that the schema component was determined to be known</w:t>
        </w:r>
      </w:ins>
      <w:ins w:id="5769" w:author="Steve Hanson" w:date="2013-05-14T13:22:00Z">
        <w:r w:rsidR="007C2EBD">
          <w:rPr>
            <w:rFonts w:cs="Arial"/>
            <w:color w:val="000000"/>
          </w:rPr>
          <w:t>-</w:t>
        </w:r>
      </w:ins>
      <w:ins w:id="5770" w:author="mbeckerle" w:date="2013-03-24T16:49:00Z">
        <w:del w:id="5771" w:author="Steve Hanson" w:date="2013-05-14T13:22:00Z">
          <w:r w:rsidR="00216D95" w:rsidDel="007C2EBD">
            <w:rPr>
              <w:rFonts w:cs="Arial"/>
              <w:color w:val="000000"/>
            </w:rPr>
            <w:delText xml:space="preserve"> </w:delText>
          </w:r>
        </w:del>
        <w:r w:rsidR="00216D95">
          <w:rPr>
            <w:rFonts w:cs="Arial"/>
            <w:color w:val="000000"/>
          </w:rPr>
          <w:t>to</w:t>
        </w:r>
      </w:ins>
      <w:ins w:id="5772" w:author="Steve Hanson" w:date="2013-05-14T13:22:00Z">
        <w:r w:rsidR="007C2EBD">
          <w:rPr>
            <w:rFonts w:cs="Arial"/>
            <w:color w:val="000000"/>
          </w:rPr>
          <w:t>-</w:t>
        </w:r>
      </w:ins>
      <w:ins w:id="5773" w:author="mbeckerle" w:date="2013-03-24T16:49:00Z">
        <w:del w:id="5774" w:author="Steve Hanson" w:date="2013-05-14T13:22:00Z">
          <w:r w:rsidR="00216D95" w:rsidDel="007C2EBD">
            <w:rPr>
              <w:rFonts w:cs="Arial"/>
              <w:color w:val="000000"/>
            </w:rPr>
            <w:delText xml:space="preserve"> </w:delText>
          </w:r>
        </w:del>
        <w:r w:rsidR="00216D95">
          <w:rPr>
            <w:rFonts w:cs="Arial"/>
            <w:color w:val="000000"/>
          </w:rPr>
          <w:t xml:space="preserve">exist. </w:t>
        </w:r>
      </w:ins>
      <w:ins w:id="5775" w:author="mbeckerle" w:date="2013-03-24T16:42:00Z">
        <w:r>
          <w:rPr>
            <w:rFonts w:cs="Arial"/>
            <w:color w:val="000000"/>
          </w:rPr>
          <w:t xml:space="preserve">This is important in the discussion of </w:t>
        </w:r>
      </w:ins>
      <w:ins w:id="5776" w:author="mbeckerle" w:date="2013-03-24T16:43:00Z">
        <w:r>
          <w:rPr>
            <w:rFonts w:cs="Arial"/>
            <w:color w:val="000000"/>
          </w:rPr>
          <w:t xml:space="preserve">resolving </w:t>
        </w:r>
      </w:ins>
      <w:ins w:id="5777" w:author="mbeckerle" w:date="2013-03-24T16:42:00Z">
        <w:r w:rsidRPr="0033791D">
          <w:rPr>
            <w:rFonts w:cs="Arial"/>
            <w:i/>
            <w:color w:val="000000"/>
          </w:rPr>
          <w:t>Points of Uncertainty</w:t>
        </w:r>
        <w:r>
          <w:rPr>
            <w:rFonts w:cs="Arial"/>
            <w:color w:val="000000"/>
          </w:rPr>
          <w:t xml:space="preserve"> below.</w:t>
        </w:r>
      </w:ins>
    </w:p>
    <w:p w14:paraId="016EC795" w14:textId="1B9808E5" w:rsidR="00844ECD" w:rsidRPr="0033791D" w:rsidRDefault="00844ECD" w:rsidP="0033791D">
      <w:pPr>
        <w:pStyle w:val="Heading4"/>
        <w:rPr>
          <w:ins w:id="5778" w:author="mbeckerle" w:date="2013-03-24T15:57:00Z"/>
        </w:rPr>
      </w:pPr>
      <w:commentRangeStart w:id="5779"/>
      <w:commentRangeStart w:id="5780"/>
      <w:ins w:id="5781" w:author="mbeckerle" w:date="2013-03-24T15:57:00Z">
        <w:r w:rsidRPr="0033791D">
          <w:t>Known</w:t>
        </w:r>
      </w:ins>
      <w:ins w:id="5782" w:author="Steve Hanson" w:date="2013-03-28T12:28:00Z">
        <w:r w:rsidR="009855D6">
          <w:t>-</w:t>
        </w:r>
      </w:ins>
      <w:ins w:id="5783" w:author="mbeckerle" w:date="2013-03-24T15:57:00Z">
        <w:del w:id="5784" w:author="Steve Hanson" w:date="2013-03-28T12:28:00Z">
          <w:r w:rsidRPr="0033791D" w:rsidDel="009855D6">
            <w:delText xml:space="preserve"> </w:delText>
          </w:r>
        </w:del>
      </w:ins>
      <w:ins w:id="5785" w:author="Steve Hanson" w:date="2013-03-28T12:28:00Z">
        <w:r w:rsidR="009855D6">
          <w:t>n</w:t>
        </w:r>
      </w:ins>
      <w:ins w:id="5786" w:author="mbeckerle" w:date="2013-03-24T17:09:00Z">
        <w:del w:id="5787" w:author="Steve Hanson" w:date="2013-03-28T12:28:00Z">
          <w:r w:rsidR="00EE41C9" w:rsidDel="009855D6">
            <w:delText>N</w:delText>
          </w:r>
        </w:del>
      </w:ins>
      <w:ins w:id="5788" w:author="mbeckerle" w:date="2013-03-24T15:57:00Z">
        <w:r w:rsidRPr="0033791D">
          <w:t>ot</w:t>
        </w:r>
      </w:ins>
      <w:ins w:id="5789" w:author="Steve Hanson" w:date="2013-03-28T12:28:00Z">
        <w:r w:rsidR="009855D6">
          <w:t>-</w:t>
        </w:r>
      </w:ins>
      <w:ins w:id="5790" w:author="mbeckerle" w:date="2013-03-24T15:57:00Z">
        <w:del w:id="5791" w:author="Steve Hanson" w:date="2013-03-28T12:28:00Z">
          <w:r w:rsidRPr="0033791D" w:rsidDel="009855D6">
            <w:delText xml:space="preserve"> </w:delText>
          </w:r>
        </w:del>
        <w:r w:rsidRPr="0033791D">
          <w:t>to</w:t>
        </w:r>
      </w:ins>
      <w:ins w:id="5792" w:author="Steve Hanson" w:date="2013-03-28T12:28:00Z">
        <w:r w:rsidR="009855D6">
          <w:t>-</w:t>
        </w:r>
      </w:ins>
      <w:ins w:id="5793" w:author="mbeckerle" w:date="2013-03-24T15:57:00Z">
        <w:del w:id="5794" w:author="Steve Hanson" w:date="2013-03-28T12:28:00Z">
          <w:r w:rsidRPr="0033791D" w:rsidDel="009855D6">
            <w:delText xml:space="preserve"> </w:delText>
          </w:r>
        </w:del>
      </w:ins>
      <w:ins w:id="5795" w:author="Steve Hanson" w:date="2013-03-28T12:29:00Z">
        <w:r w:rsidR="009855D6">
          <w:t>e</w:t>
        </w:r>
      </w:ins>
      <w:ins w:id="5796" w:author="mbeckerle" w:date="2013-03-24T17:09:00Z">
        <w:del w:id="5797" w:author="Steve Hanson" w:date="2013-03-28T12:29:00Z">
          <w:r w:rsidR="00EE41C9" w:rsidDel="009855D6">
            <w:delText>E</w:delText>
          </w:r>
        </w:del>
      </w:ins>
      <w:ins w:id="5798" w:author="mbeckerle" w:date="2013-03-24T15:57:00Z">
        <w:r w:rsidRPr="0033791D">
          <w:t>xist</w:t>
        </w:r>
      </w:ins>
      <w:commentRangeEnd w:id="5779"/>
      <w:ins w:id="5799" w:author="mbeckerle" w:date="2013-03-24T17:24:00Z">
        <w:r w:rsidR="00376992">
          <w:rPr>
            <w:rStyle w:val="CommentReference"/>
            <w:b w:val="0"/>
            <w:bCs w:val="0"/>
          </w:rPr>
          <w:commentReference w:id="5779"/>
        </w:r>
      </w:ins>
      <w:commentRangeEnd w:id="5780"/>
      <w:ins w:id="5800" w:author="mbeckerle" w:date="2013-07-10T10:47:00Z">
        <w:r w:rsidR="00147C28">
          <w:rPr>
            <w:rStyle w:val="CommentReference"/>
            <w:b w:val="0"/>
            <w:bCs w:val="0"/>
          </w:rPr>
          <w:commentReference w:id="5780"/>
        </w:r>
      </w:ins>
    </w:p>
    <w:p w14:paraId="6A03248D" w14:textId="227665E8" w:rsidR="0071553C" w:rsidRPr="005223F4" w:rsidRDefault="0071553C" w:rsidP="0071553C">
      <w:pPr>
        <w:autoSpaceDE w:val="0"/>
        <w:autoSpaceDN w:val="0"/>
        <w:adjustRightInd w:val="0"/>
        <w:rPr>
          <w:ins w:id="5801" w:author="mbeckerle" w:date="2013-03-24T14:46:00Z"/>
          <w:rFonts w:cs="Arial"/>
          <w:color w:val="000000"/>
        </w:rPr>
      </w:pPr>
      <w:ins w:id="5802" w:author="mbeckerle" w:date="2013-03-24T14:46:00Z">
        <w:r w:rsidRPr="005223F4">
          <w:rPr>
            <w:rFonts w:cs="Arial"/>
            <w:color w:val="000000"/>
          </w:rPr>
          <w:t>A</w:t>
        </w:r>
      </w:ins>
      <w:ins w:id="5803" w:author="Steve Hanson" w:date="2013-05-14T13:22:00Z">
        <w:r w:rsidR="007C2EBD">
          <w:rPr>
            <w:rFonts w:cs="Arial"/>
            <w:color w:val="000000"/>
          </w:rPr>
          <w:t>n occurrence of a</w:t>
        </w:r>
      </w:ins>
      <w:ins w:id="5804" w:author="mbeckerle" w:date="2013-03-24T14:46:00Z">
        <w:r w:rsidRPr="005223F4">
          <w:rPr>
            <w:rFonts w:cs="Arial"/>
            <w:color w:val="000000"/>
          </w:rPr>
          <w:t xml:space="preserve"> </w:t>
        </w:r>
      </w:ins>
      <w:ins w:id="5805" w:author="mbeckerle" w:date="2013-03-24T15:08:00Z">
        <w:r w:rsidR="00282BB3">
          <w:rPr>
            <w:rFonts w:cs="Arial"/>
            <w:color w:val="000000"/>
          </w:rPr>
          <w:t xml:space="preserve">schema </w:t>
        </w:r>
      </w:ins>
      <w:ins w:id="5806" w:author="mbeckerle" w:date="2013-03-24T14:46:00Z">
        <w:r w:rsidRPr="005223F4">
          <w:rPr>
            <w:rFonts w:cs="Arial"/>
            <w:color w:val="000000"/>
          </w:rPr>
          <w:t xml:space="preserve">component </w:t>
        </w:r>
        <w:r>
          <w:rPr>
            <w:rFonts w:cs="Arial"/>
            <w:color w:val="000000"/>
          </w:rPr>
          <w:t xml:space="preserve">is </w:t>
        </w:r>
        <w:r w:rsidRPr="0033791D">
          <w:rPr>
            <w:rFonts w:cs="Arial"/>
            <w:i/>
            <w:color w:val="000000"/>
          </w:rPr>
          <w:t>known</w:t>
        </w:r>
      </w:ins>
      <w:ins w:id="5807" w:author="Steve Hanson" w:date="2013-03-28T12:28:00Z">
        <w:r w:rsidR="009855D6">
          <w:rPr>
            <w:rFonts w:cs="Arial"/>
            <w:i/>
            <w:color w:val="000000"/>
          </w:rPr>
          <w:t>-</w:t>
        </w:r>
      </w:ins>
      <w:ins w:id="5808" w:author="mbeckerle" w:date="2013-03-24T14:46:00Z">
        <w:del w:id="5809" w:author="Steve Hanson" w:date="2013-03-28T12:28:00Z">
          <w:r w:rsidRPr="0033791D" w:rsidDel="009855D6">
            <w:rPr>
              <w:rFonts w:cs="Arial"/>
              <w:i/>
              <w:color w:val="000000"/>
            </w:rPr>
            <w:delText xml:space="preserve"> </w:delText>
          </w:r>
        </w:del>
        <w:r w:rsidRPr="0033791D">
          <w:rPr>
            <w:rFonts w:cs="Arial"/>
            <w:i/>
            <w:color w:val="000000"/>
          </w:rPr>
          <w:t>not</w:t>
        </w:r>
      </w:ins>
      <w:ins w:id="5810" w:author="Steve Hanson" w:date="2013-03-28T12:28:00Z">
        <w:r w:rsidR="009855D6">
          <w:rPr>
            <w:rFonts w:cs="Arial"/>
            <w:i/>
            <w:color w:val="000000"/>
          </w:rPr>
          <w:t>-</w:t>
        </w:r>
      </w:ins>
      <w:ins w:id="5811" w:author="mbeckerle" w:date="2013-03-24T14:46:00Z">
        <w:del w:id="5812" w:author="Steve Hanson" w:date="2013-03-28T12:28:00Z">
          <w:r w:rsidRPr="0033791D" w:rsidDel="009855D6">
            <w:rPr>
              <w:rFonts w:cs="Arial"/>
              <w:i/>
              <w:color w:val="000000"/>
            </w:rPr>
            <w:delText xml:space="preserve"> </w:delText>
          </w:r>
        </w:del>
        <w:r w:rsidRPr="0033791D">
          <w:rPr>
            <w:rFonts w:cs="Arial"/>
            <w:i/>
            <w:color w:val="000000"/>
          </w:rPr>
          <w:t>to</w:t>
        </w:r>
      </w:ins>
      <w:ins w:id="5813" w:author="Steve Hanson" w:date="2013-03-28T12:28:00Z">
        <w:r w:rsidR="009855D6">
          <w:rPr>
            <w:rFonts w:cs="Arial"/>
            <w:i/>
            <w:color w:val="000000"/>
          </w:rPr>
          <w:t>-</w:t>
        </w:r>
      </w:ins>
      <w:ins w:id="5814" w:author="mbeckerle" w:date="2013-03-24T14:46:00Z">
        <w:del w:id="5815" w:author="Steve Hanson" w:date="2013-03-28T12:28:00Z">
          <w:r w:rsidRPr="0033791D" w:rsidDel="009855D6">
            <w:rPr>
              <w:rFonts w:cs="Arial"/>
              <w:i/>
              <w:color w:val="000000"/>
            </w:rPr>
            <w:delText xml:space="preserve"> </w:delText>
          </w:r>
        </w:del>
        <w:r w:rsidRPr="0033791D">
          <w:rPr>
            <w:rFonts w:cs="Arial"/>
            <w:i/>
            <w:color w:val="000000"/>
          </w:rPr>
          <w:t>exist</w:t>
        </w:r>
        <w:r w:rsidRPr="005223F4">
          <w:rPr>
            <w:rFonts w:cs="Arial"/>
            <w:color w:val="000000"/>
          </w:rPr>
          <w:t xml:space="preserve"> when</w:t>
        </w:r>
        <w:r>
          <w:rPr>
            <w:rFonts w:cs="Arial"/>
            <w:color w:val="000000"/>
          </w:rPr>
          <w:t xml:space="preserve"> any </w:t>
        </w:r>
      </w:ins>
      <w:ins w:id="5816" w:author="mbeckerle" w:date="2013-03-24T17:31:00Z">
        <w:r w:rsidR="00893B17">
          <w:rPr>
            <w:rFonts w:cs="Arial"/>
            <w:color w:val="000000"/>
          </w:rPr>
          <w:t xml:space="preserve">of these </w:t>
        </w:r>
        <w:r w:rsidR="00893B17" w:rsidRPr="0033791D">
          <w:rPr>
            <w:rFonts w:cs="Arial"/>
            <w:i/>
            <w:color w:val="000000"/>
          </w:rPr>
          <w:t>negative discriminations</w:t>
        </w:r>
      </w:ins>
      <w:ins w:id="5817" w:author="mbeckerle" w:date="2013-03-24T14:46:00Z">
        <w:r>
          <w:rPr>
            <w:rFonts w:cs="Arial"/>
            <w:color w:val="000000"/>
          </w:rPr>
          <w:t xml:space="preserve"> holds:</w:t>
        </w:r>
      </w:ins>
    </w:p>
    <w:p w14:paraId="6A4BD7AE" w14:textId="7D6A1C8C" w:rsidR="00376992" w:rsidRPr="005223F4" w:rsidRDefault="007C2EBD" w:rsidP="00376992">
      <w:pPr>
        <w:numPr>
          <w:ilvl w:val="0"/>
          <w:numId w:val="54"/>
        </w:numPr>
        <w:autoSpaceDE w:val="0"/>
        <w:autoSpaceDN w:val="0"/>
        <w:adjustRightInd w:val="0"/>
        <w:rPr>
          <w:ins w:id="5818" w:author="mbeckerle" w:date="2013-03-24T17:21:00Z"/>
          <w:rFonts w:cs="Arial"/>
          <w:color w:val="000000"/>
        </w:rPr>
      </w:pPr>
      <w:ins w:id="5819" w:author="Steve Hanson" w:date="2013-05-14T13:22:00Z">
        <w:r>
          <w:rPr>
            <w:rFonts w:cs="Arial"/>
            <w:color w:val="000000"/>
          </w:rPr>
          <w:t>T</w:t>
        </w:r>
      </w:ins>
      <w:ins w:id="5820" w:author="Steve Hanson" w:date="2013-03-28T12:10:00Z">
        <w:r w:rsidR="004A01B2">
          <w:rPr>
            <w:rFonts w:cs="Arial"/>
            <w:color w:val="000000"/>
          </w:rPr>
          <w:t>here is a</w:t>
        </w:r>
      </w:ins>
      <w:ins w:id="5821" w:author="mbeckerle" w:date="2013-03-24T17:21:00Z">
        <w:del w:id="5822" w:author="Steve Hanson" w:date="2013-03-28T12:10:00Z">
          <w:r w:rsidR="00376992" w:rsidRPr="005223F4" w:rsidDel="004A01B2">
            <w:rPr>
              <w:rFonts w:cs="Arial"/>
              <w:color w:val="000000"/>
            </w:rPr>
            <w:delText>A</w:delText>
          </w:r>
        </w:del>
        <w:r w:rsidR="00376992" w:rsidRPr="005223F4">
          <w:rPr>
            <w:rFonts w:cs="Arial"/>
            <w:color w:val="000000"/>
          </w:rPr>
          <w:t xml:space="preserve"> dfdl:discriminator </w:t>
        </w:r>
      </w:ins>
      <w:ins w:id="5823" w:author="Steve Hanson" w:date="2013-03-28T12:09:00Z">
        <w:r w:rsidR="004A01B2">
          <w:rPr>
            <w:rFonts w:cs="Arial"/>
            <w:color w:val="000000"/>
          </w:rPr>
          <w:t>applying to</w:t>
        </w:r>
      </w:ins>
      <w:ins w:id="5824" w:author="mbeckerle" w:date="2013-03-24T17:21:00Z">
        <w:del w:id="5825" w:author="Steve Hanson" w:date="2013-03-28T12:09:00Z">
          <w:r w:rsidR="00376992" w:rsidRPr="005223F4" w:rsidDel="004A01B2">
            <w:rPr>
              <w:rFonts w:cs="Arial"/>
              <w:color w:val="000000"/>
            </w:rPr>
            <w:delText>on</w:delText>
          </w:r>
        </w:del>
        <w:r w:rsidR="00376992" w:rsidRPr="005223F4">
          <w:rPr>
            <w:rFonts w:cs="Arial"/>
            <w:color w:val="000000"/>
          </w:rPr>
          <w:t xml:space="preserve"> the component</w:t>
        </w:r>
        <w:r w:rsidR="00376992" w:rsidRPr="005223F4" w:rsidDel="00F7571D">
          <w:rPr>
            <w:rFonts w:cs="Arial"/>
            <w:color w:val="000000"/>
          </w:rPr>
          <w:t xml:space="preserve"> </w:t>
        </w:r>
      </w:ins>
      <w:ins w:id="5826" w:author="Steve Hanson" w:date="2013-03-28T12:11:00Z">
        <w:r w:rsidR="004A01B2">
          <w:rPr>
            <w:rFonts w:cs="Arial"/>
            <w:color w:val="000000"/>
          </w:rPr>
          <w:t>and its</w:t>
        </w:r>
      </w:ins>
      <w:ins w:id="5827" w:author="Steve Hanson" w:date="2013-03-28T12:09:00Z">
        <w:r w:rsidR="004A01B2">
          <w:rPr>
            <w:rFonts w:cs="Arial"/>
            <w:color w:val="000000"/>
          </w:rPr>
          <w:t xml:space="preserve"> expression </w:t>
        </w:r>
      </w:ins>
      <w:ins w:id="5828" w:author="mbeckerle" w:date="2013-03-24T17:21:00Z">
        <w:r w:rsidR="00376992" w:rsidRPr="005223F4">
          <w:rPr>
            <w:rFonts w:cs="Arial"/>
            <w:color w:val="000000"/>
          </w:rPr>
          <w:t xml:space="preserve">evaluates to false </w:t>
        </w:r>
      </w:ins>
      <w:ins w:id="5829" w:author="Steve Hanson" w:date="2013-03-28T12:19:00Z">
        <w:r w:rsidR="009855D6">
          <w:rPr>
            <w:rFonts w:cs="Arial"/>
            <w:color w:val="000000"/>
          </w:rPr>
          <w:t xml:space="preserve">or </w:t>
        </w:r>
      </w:ins>
      <w:ins w:id="5830" w:author="mbeckerle" w:date="2013-03-24T17:21:00Z">
        <w:del w:id="5831" w:author="Steve Hanson" w:date="2013-03-28T12:12:00Z">
          <w:r w:rsidR="00376992" w:rsidRPr="005223F4" w:rsidDel="004A01B2">
            <w:rPr>
              <w:rFonts w:cs="Arial"/>
              <w:color w:val="000000"/>
            </w:rPr>
            <w:delText xml:space="preserve">or a processing error occurs </w:delText>
          </w:r>
          <w:r w:rsidR="00376992" w:rsidDel="004A01B2">
            <w:rPr>
              <w:rFonts w:cs="Arial"/>
              <w:color w:val="000000"/>
            </w:rPr>
            <w:delText xml:space="preserve">while evaluating the expression or its </w:delText>
          </w:r>
        </w:del>
        <w:r w:rsidR="00376992">
          <w:rPr>
            <w:rFonts w:cs="Arial"/>
            <w:color w:val="000000"/>
          </w:rPr>
          <w:t xml:space="preserve">regular expression </w:t>
        </w:r>
      </w:ins>
      <w:ins w:id="5832" w:author="Steve Hanson" w:date="2013-03-28T12:12:00Z">
        <w:r w:rsidR="004A01B2">
          <w:rPr>
            <w:rFonts w:cs="Arial"/>
            <w:color w:val="000000"/>
          </w:rPr>
          <w:t xml:space="preserve">pattern </w:t>
        </w:r>
      </w:ins>
      <w:ins w:id="5833" w:author="mbeckerle" w:date="2013-03-24T17:21:00Z">
        <w:r w:rsidR="00376992">
          <w:rPr>
            <w:rFonts w:cs="Arial"/>
            <w:color w:val="000000"/>
          </w:rPr>
          <w:t>fails to match</w:t>
        </w:r>
      </w:ins>
      <w:ins w:id="5834" w:author="Steve Hanson" w:date="2013-03-28T12:12:00Z">
        <w:r w:rsidR="004A01B2">
          <w:rPr>
            <w:rFonts w:cs="Arial"/>
            <w:color w:val="000000"/>
          </w:rPr>
          <w:t xml:space="preserve">, </w:t>
        </w:r>
        <w:r w:rsidR="004A01B2" w:rsidRPr="005223F4">
          <w:rPr>
            <w:rFonts w:cs="Arial"/>
            <w:color w:val="000000"/>
          </w:rPr>
          <w:t xml:space="preserve">or a processing error occurs </w:t>
        </w:r>
        <w:r w:rsidR="004A01B2">
          <w:rPr>
            <w:rFonts w:cs="Arial"/>
            <w:color w:val="000000"/>
          </w:rPr>
          <w:t>while processing the dfdl:</w:t>
        </w:r>
      </w:ins>
      <w:ins w:id="5835" w:author="mbeckerle" w:date="2013-03-24T17:21:00Z">
        <w:del w:id="5836" w:author="Steve Hanson" w:date="2013-03-28T12:12:00Z">
          <w:r w:rsidR="00376992" w:rsidDel="004A01B2">
            <w:rPr>
              <w:rFonts w:cs="Arial"/>
              <w:color w:val="000000"/>
            </w:rPr>
            <w:delText xml:space="preserve"> the data stream</w:delText>
          </w:r>
        </w:del>
      </w:ins>
      <w:ins w:id="5837" w:author="Steve Hanson" w:date="2013-03-28T12:12:00Z">
        <w:r w:rsidR="004A01B2">
          <w:rPr>
            <w:rFonts w:cs="Arial"/>
            <w:color w:val="000000"/>
          </w:rPr>
          <w:t>discriminator</w:t>
        </w:r>
      </w:ins>
      <w:ins w:id="5838" w:author="mbeckerle" w:date="2013-03-24T17:21:00Z">
        <w:r w:rsidR="00376992">
          <w:rPr>
            <w:rFonts w:cs="Arial"/>
            <w:color w:val="000000"/>
          </w:rPr>
          <w:t>.</w:t>
        </w:r>
      </w:ins>
    </w:p>
    <w:p w14:paraId="1FD7DC29" w14:textId="027440EF" w:rsidR="00376992" w:rsidRDefault="007C2EBD" w:rsidP="00376992">
      <w:pPr>
        <w:numPr>
          <w:ilvl w:val="0"/>
          <w:numId w:val="54"/>
        </w:numPr>
        <w:autoSpaceDE w:val="0"/>
        <w:autoSpaceDN w:val="0"/>
        <w:adjustRightInd w:val="0"/>
        <w:rPr>
          <w:ins w:id="5839" w:author="mbeckerle" w:date="2013-03-24T17:21:00Z"/>
          <w:rFonts w:cs="Arial"/>
          <w:color w:val="000000"/>
        </w:rPr>
      </w:pPr>
      <w:ins w:id="5840" w:author="Steve Hanson" w:date="2013-05-14T13:22:00Z">
        <w:r>
          <w:rPr>
            <w:rFonts w:cs="Arial"/>
            <w:color w:val="000000"/>
          </w:rPr>
          <w:t>The component is a direct child of a</w:t>
        </w:r>
      </w:ins>
      <w:ins w:id="5841" w:author="mbeckerle" w:date="2013-03-24T17:21:00Z">
        <w:del w:id="5842" w:author="Steve Hanson" w:date="2013-05-14T13:23:00Z">
          <w:r w:rsidR="00376992" w:rsidRPr="005223F4" w:rsidDel="007C2EBD">
            <w:rPr>
              <w:rFonts w:cs="Arial"/>
              <w:color w:val="000000"/>
            </w:rPr>
            <w:delText>A</w:delText>
          </w:r>
        </w:del>
        <w:r w:rsidR="00376992" w:rsidRPr="005223F4">
          <w:rPr>
            <w:rFonts w:cs="Arial"/>
            <w:color w:val="000000"/>
          </w:rPr>
          <w:t xml:space="preserve">n xs:sequence or xs:choice with dfdl:initiatedContent 'yes' and </w:t>
        </w:r>
      </w:ins>
      <w:ins w:id="5843" w:author="Steve Hanson" w:date="2013-05-14T13:23:00Z">
        <w:r>
          <w:rPr>
            <w:rFonts w:cs="Arial"/>
            <w:color w:val="000000"/>
          </w:rPr>
          <w:t xml:space="preserve">an </w:t>
        </w:r>
      </w:ins>
      <w:ins w:id="5844" w:author="mbeckerle" w:date="2013-03-24T17:21:00Z">
        <w:del w:id="5845" w:author="Steve Hanson" w:date="2013-05-14T13:23:00Z">
          <w:r w:rsidR="00376992" w:rsidDel="007C2EBD">
            <w:rPr>
              <w:rFonts w:cs="Arial"/>
              <w:color w:val="000000"/>
            </w:rPr>
            <w:delText xml:space="preserve">the </w:delText>
          </w:r>
        </w:del>
        <w:r w:rsidR="00376992" w:rsidRPr="005223F4">
          <w:rPr>
            <w:rFonts w:cs="Arial"/>
            <w:color w:val="000000"/>
          </w:rPr>
          <w:t xml:space="preserve">initiator </w:t>
        </w:r>
      </w:ins>
      <w:ins w:id="5846" w:author="Steve Hanson" w:date="2013-05-14T13:23:00Z">
        <w:r>
          <w:rPr>
            <w:rFonts w:cs="Arial"/>
            <w:color w:val="000000"/>
          </w:rPr>
          <w:t xml:space="preserve">defined for the component </w:t>
        </w:r>
      </w:ins>
      <w:ins w:id="5847" w:author="mbeckerle" w:date="2013-03-24T17:21:00Z">
        <w:r w:rsidR="00376992" w:rsidRPr="005223F4">
          <w:rPr>
            <w:rFonts w:cs="Arial"/>
            <w:color w:val="000000"/>
          </w:rPr>
          <w:t>is not found.</w:t>
        </w:r>
      </w:ins>
    </w:p>
    <w:p w14:paraId="4E8E37E9" w14:textId="4677197F" w:rsidR="00376992" w:rsidRDefault="00376992" w:rsidP="00376992">
      <w:pPr>
        <w:numPr>
          <w:ilvl w:val="0"/>
          <w:numId w:val="54"/>
        </w:numPr>
        <w:autoSpaceDE w:val="0"/>
        <w:autoSpaceDN w:val="0"/>
        <w:adjustRightInd w:val="0"/>
        <w:rPr>
          <w:ins w:id="5848" w:author="mbeckerle" w:date="2013-03-24T17:22:00Z"/>
          <w:rFonts w:cs="Arial"/>
          <w:color w:val="000000"/>
        </w:rPr>
      </w:pPr>
      <w:commentRangeStart w:id="5849"/>
      <w:ins w:id="5850" w:author="mbeckerle" w:date="2013-03-24T17:21:00Z">
        <w:r>
          <w:rPr>
            <w:rFonts w:cs="Arial"/>
            <w:color w:val="000000"/>
          </w:rPr>
          <w:t xml:space="preserve">TBD: Direct dispatch </w:t>
        </w:r>
      </w:ins>
      <w:ins w:id="5851" w:author="mbeckerle" w:date="2013-03-24T17:22:00Z">
        <w:r>
          <w:rPr>
            <w:rFonts w:cs="Arial"/>
            <w:color w:val="000000"/>
          </w:rPr>
          <w:t xml:space="preserve">negative </w:t>
        </w:r>
      </w:ins>
      <w:ins w:id="5852" w:author="mbeckerle" w:date="2013-03-24T17:21:00Z">
        <w:r>
          <w:rPr>
            <w:rFonts w:cs="Arial"/>
            <w:color w:val="000000"/>
          </w:rPr>
          <w:t>case</w:t>
        </w:r>
        <w:commentRangeEnd w:id="5849"/>
        <w:r>
          <w:rPr>
            <w:rStyle w:val="CommentReference"/>
          </w:rPr>
          <w:commentReference w:id="5849"/>
        </w:r>
      </w:ins>
    </w:p>
    <w:p w14:paraId="6219FA92" w14:textId="60C7B39E" w:rsidR="00376992" w:rsidRPr="005223F4" w:rsidRDefault="00376992" w:rsidP="009B34FD">
      <w:pPr>
        <w:autoSpaceDE w:val="0"/>
        <w:autoSpaceDN w:val="0"/>
        <w:adjustRightInd w:val="0"/>
        <w:rPr>
          <w:ins w:id="5853" w:author="mbeckerle" w:date="2013-03-24T17:21:00Z"/>
          <w:rFonts w:cs="Arial"/>
          <w:color w:val="000000"/>
        </w:rPr>
      </w:pPr>
      <w:ins w:id="5854" w:author="mbeckerle" w:date="2013-03-24T17:22:00Z">
        <w:r>
          <w:rPr>
            <w:rFonts w:cs="Arial"/>
            <w:color w:val="000000"/>
          </w:rPr>
          <w:t>If none of those hold because they are not applicable, then a schema component is known</w:t>
        </w:r>
      </w:ins>
      <w:ins w:id="5855" w:author="Steve Hanson" w:date="2013-03-28T12:29:00Z">
        <w:r w:rsidR="003D27F6">
          <w:rPr>
            <w:rFonts w:cs="Arial"/>
            <w:color w:val="000000"/>
          </w:rPr>
          <w:t>-</w:t>
        </w:r>
      </w:ins>
      <w:ins w:id="5856" w:author="mbeckerle" w:date="2013-03-24T17:22:00Z">
        <w:del w:id="5857" w:author="Steve Hanson" w:date="2013-03-28T12:29:00Z">
          <w:r w:rsidDel="003D27F6">
            <w:rPr>
              <w:rFonts w:cs="Arial"/>
              <w:color w:val="000000"/>
            </w:rPr>
            <w:delText xml:space="preserve"> </w:delText>
          </w:r>
        </w:del>
        <w:r>
          <w:rPr>
            <w:rFonts w:cs="Arial"/>
            <w:color w:val="000000"/>
          </w:rPr>
          <w:t>not</w:t>
        </w:r>
      </w:ins>
      <w:ins w:id="5858" w:author="Steve Hanson" w:date="2013-03-28T12:29:00Z">
        <w:r w:rsidR="003D27F6">
          <w:rPr>
            <w:rFonts w:cs="Arial"/>
            <w:color w:val="000000"/>
          </w:rPr>
          <w:t>-</w:t>
        </w:r>
      </w:ins>
      <w:ins w:id="5859" w:author="mbeckerle" w:date="2013-03-24T17:22:00Z">
        <w:del w:id="5860" w:author="Steve Hanson" w:date="2013-03-28T12:29:00Z">
          <w:r w:rsidDel="003D27F6">
            <w:rPr>
              <w:rFonts w:cs="Arial"/>
              <w:color w:val="000000"/>
            </w:rPr>
            <w:delText xml:space="preserve"> </w:delText>
          </w:r>
        </w:del>
        <w:r>
          <w:rPr>
            <w:rFonts w:cs="Arial"/>
            <w:color w:val="000000"/>
          </w:rPr>
          <w:t>to</w:t>
        </w:r>
      </w:ins>
      <w:ins w:id="5861" w:author="Steve Hanson" w:date="2013-03-28T12:29:00Z">
        <w:r w:rsidR="003D27F6">
          <w:rPr>
            <w:rFonts w:cs="Arial"/>
            <w:color w:val="000000"/>
          </w:rPr>
          <w:t>-</w:t>
        </w:r>
      </w:ins>
      <w:ins w:id="5862" w:author="mbeckerle" w:date="2013-03-24T17:22:00Z">
        <w:del w:id="5863" w:author="Steve Hanson" w:date="2013-03-28T12:29:00Z">
          <w:r w:rsidDel="003D27F6">
            <w:rPr>
              <w:rFonts w:cs="Arial"/>
              <w:color w:val="000000"/>
            </w:rPr>
            <w:delText xml:space="preserve"> </w:delText>
          </w:r>
        </w:del>
        <w:r>
          <w:rPr>
            <w:rFonts w:cs="Arial"/>
            <w:color w:val="000000"/>
          </w:rPr>
          <w:t>exist when any of the following hold:</w:t>
        </w:r>
      </w:ins>
    </w:p>
    <w:p w14:paraId="159E277E" w14:textId="6F86850D" w:rsidR="0071553C" w:rsidRDefault="007C2EBD" w:rsidP="009B34FD">
      <w:pPr>
        <w:numPr>
          <w:ilvl w:val="0"/>
          <w:numId w:val="215"/>
        </w:numPr>
        <w:autoSpaceDE w:val="0"/>
        <w:autoSpaceDN w:val="0"/>
        <w:adjustRightInd w:val="0"/>
        <w:rPr>
          <w:ins w:id="5864" w:author="mbeckerle" w:date="2013-03-24T14:46:00Z"/>
          <w:rFonts w:cs="Arial"/>
          <w:color w:val="000000"/>
        </w:rPr>
      </w:pPr>
      <w:ins w:id="5865" w:author="Steve Hanson" w:date="2013-05-14T13:23:00Z">
        <w:r>
          <w:rPr>
            <w:rFonts w:cs="Arial"/>
            <w:color w:val="000000"/>
          </w:rPr>
          <w:t xml:space="preserve">The occurrence </w:t>
        </w:r>
      </w:ins>
      <w:ins w:id="5866" w:author="mbeckerle" w:date="2013-03-24T14:46:00Z">
        <w:del w:id="5867" w:author="Steve Hanson" w:date="2013-05-14T13:23:00Z">
          <w:r w:rsidR="0071553C" w:rsidDel="007C2EBD">
            <w:rPr>
              <w:rFonts w:cs="Arial"/>
              <w:color w:val="000000"/>
            </w:rPr>
            <w:delText>It</w:delText>
          </w:r>
        </w:del>
      </w:ins>
      <w:ins w:id="5868" w:author="Steve Hanson" w:date="2013-03-28T12:13:00Z">
        <w:r w:rsidR="009B34FD">
          <w:rPr>
            <w:rFonts w:cs="Arial"/>
            <w:color w:val="000000"/>
          </w:rPr>
          <w:t>i</w:t>
        </w:r>
      </w:ins>
      <w:ins w:id="5869" w:author="mbeckerle" w:date="2013-03-24T14:46:00Z">
        <w:r w:rsidR="0071553C">
          <w:rPr>
            <w:rFonts w:cs="Arial"/>
            <w:color w:val="000000"/>
          </w:rPr>
          <w:t xml:space="preserve">s </w:t>
        </w:r>
      </w:ins>
      <w:ins w:id="5870" w:author="Steve Hanson" w:date="2013-03-28T12:13:00Z">
        <w:r w:rsidR="009B34FD">
          <w:rPr>
            <w:rFonts w:cs="Arial"/>
            <w:color w:val="000000"/>
          </w:rPr>
          <w:t>missing</w:t>
        </w:r>
      </w:ins>
      <w:ins w:id="5871" w:author="Steve Hanson" w:date="2013-03-28T12:14:00Z">
        <w:r w:rsidR="009B34FD">
          <w:rPr>
            <w:rFonts w:cs="Arial"/>
            <w:color w:val="000000"/>
          </w:rPr>
          <w:t xml:space="preserve"> </w:t>
        </w:r>
      </w:ins>
      <w:ins w:id="5872" w:author="mbeckerle" w:date="2013-03-24T14:46:00Z">
        <w:del w:id="5873" w:author="Steve Hanson" w:date="2013-03-28T12:14:00Z">
          <w:r w:rsidR="0071553C" w:rsidDel="009B34FD">
            <w:rPr>
              <w:rFonts w:cs="Arial"/>
              <w:color w:val="000000"/>
            </w:rPr>
            <w:delText xml:space="preserve">representation is missing </w:delText>
          </w:r>
          <w:commentRangeStart w:id="5874"/>
          <w:r w:rsidR="0071553C" w:rsidDel="009B34FD">
            <w:rPr>
              <w:rFonts w:cs="Arial"/>
              <w:color w:val="000000"/>
            </w:rPr>
            <w:delText>(which includes absent</w:delText>
          </w:r>
        </w:del>
      </w:ins>
      <w:ins w:id="5875" w:author="mbeckerle" w:date="2013-03-24T14:47:00Z">
        <w:del w:id="5876" w:author="Steve Hanson" w:date="2013-03-28T12:14:00Z">
          <w:r w:rsidR="0071553C" w:rsidDel="009B34FD">
            <w:rPr>
              <w:rFonts w:cs="Arial"/>
              <w:color w:val="000000"/>
            </w:rPr>
            <w:delText>.</w:delText>
          </w:r>
        </w:del>
      </w:ins>
      <w:ins w:id="5877" w:author="mbeckerle" w:date="2013-03-24T14:46:00Z">
        <w:del w:id="5878" w:author="Steve Hanson" w:date="2013-03-28T12:14:00Z">
          <w:r w:rsidR="0071553C" w:rsidDel="009B34FD">
            <w:rPr>
              <w:rFonts w:cs="Arial"/>
              <w:color w:val="000000"/>
            </w:rPr>
            <w:delText>)</w:delText>
          </w:r>
        </w:del>
      </w:ins>
      <w:commentRangeEnd w:id="5874"/>
      <w:ins w:id="5879" w:author="mbeckerle" w:date="2013-03-24T18:13:00Z">
        <w:del w:id="5880" w:author="Steve Hanson" w:date="2013-03-28T12:14:00Z">
          <w:r w:rsidR="000271FA" w:rsidDel="009B34FD">
            <w:rPr>
              <w:rStyle w:val="CommentReference"/>
            </w:rPr>
            <w:commentReference w:id="5874"/>
          </w:r>
        </w:del>
      </w:ins>
    </w:p>
    <w:p w14:paraId="1B662918" w14:textId="07BC20B2" w:rsidR="0071553C" w:rsidRPr="00376992" w:rsidRDefault="007C2EBD" w:rsidP="009B34FD">
      <w:pPr>
        <w:numPr>
          <w:ilvl w:val="0"/>
          <w:numId w:val="215"/>
        </w:numPr>
        <w:autoSpaceDE w:val="0"/>
        <w:autoSpaceDN w:val="0"/>
        <w:adjustRightInd w:val="0"/>
        <w:rPr>
          <w:ins w:id="5881" w:author="mbeckerle" w:date="2013-03-24T14:46:00Z"/>
          <w:rFonts w:cs="Arial"/>
          <w:color w:val="000000"/>
        </w:rPr>
      </w:pPr>
      <w:ins w:id="5882" w:author="Steve Hanson" w:date="2013-05-14T13:24:00Z">
        <w:r>
          <w:rPr>
            <w:rFonts w:cs="Arial"/>
            <w:color w:val="000000"/>
          </w:rPr>
          <w:t>T</w:t>
        </w:r>
      </w:ins>
      <w:ins w:id="5883" w:author="Steve Hanson" w:date="2013-03-28T12:20:00Z">
        <w:r w:rsidR="009855D6">
          <w:rPr>
            <w:rFonts w:cs="Arial"/>
            <w:color w:val="000000"/>
          </w:rPr>
          <w:t xml:space="preserve">here is a </w:t>
        </w:r>
      </w:ins>
      <w:ins w:id="5884" w:author="mbeckerle" w:date="2013-03-24T14:46:00Z">
        <w:del w:id="5885" w:author="Steve Hanson" w:date="2013-03-28T12:20:00Z">
          <w:r w:rsidR="0071553C" w:rsidRPr="005223F4" w:rsidDel="009855D6">
            <w:rPr>
              <w:rFonts w:cs="Arial"/>
              <w:color w:val="000000"/>
            </w:rPr>
            <w:delText xml:space="preserve">A </w:delText>
          </w:r>
        </w:del>
        <w:r w:rsidR="0071553C" w:rsidRPr="005223F4">
          <w:rPr>
            <w:rFonts w:cs="Arial"/>
            <w:color w:val="000000"/>
          </w:rPr>
          <w:t xml:space="preserve">dfdl:assert </w:t>
        </w:r>
      </w:ins>
      <w:ins w:id="5886" w:author="Steve Hanson" w:date="2013-03-28T12:21:00Z">
        <w:r w:rsidR="009855D6">
          <w:rPr>
            <w:rFonts w:cs="Arial"/>
            <w:color w:val="000000"/>
          </w:rPr>
          <w:t xml:space="preserve">with failureType ’processingError’ </w:t>
        </w:r>
      </w:ins>
      <w:ins w:id="5887" w:author="mbeckerle" w:date="2013-03-24T14:46:00Z">
        <w:r w:rsidR="0071553C" w:rsidRPr="005223F4">
          <w:rPr>
            <w:rFonts w:cs="Arial"/>
            <w:color w:val="000000"/>
          </w:rPr>
          <w:t xml:space="preserve">on the component </w:t>
        </w:r>
      </w:ins>
      <w:ins w:id="5888" w:author="Steve Hanson" w:date="2013-03-28T12:20:00Z">
        <w:r w:rsidR="009855D6">
          <w:rPr>
            <w:rFonts w:cs="Arial"/>
            <w:color w:val="000000"/>
          </w:rPr>
          <w:t xml:space="preserve">and its expression </w:t>
        </w:r>
      </w:ins>
      <w:ins w:id="5889" w:author="mbeckerle" w:date="2013-03-24T14:46:00Z">
        <w:r w:rsidR="0071553C" w:rsidRPr="005223F4">
          <w:rPr>
            <w:rFonts w:cs="Arial"/>
            <w:color w:val="000000"/>
          </w:rPr>
          <w:t>evaluates to false or</w:t>
        </w:r>
      </w:ins>
      <w:ins w:id="5890" w:author="Steve Hanson" w:date="2013-05-14T13:24:00Z">
        <w:r>
          <w:rPr>
            <w:rFonts w:cs="Arial"/>
            <w:color w:val="000000"/>
          </w:rPr>
          <w:t xml:space="preserve"> its</w:t>
        </w:r>
      </w:ins>
      <w:ins w:id="5891" w:author="mbeckerle" w:date="2013-03-24T14:46:00Z">
        <w:r w:rsidR="0071553C" w:rsidRPr="005223F4">
          <w:rPr>
            <w:rFonts w:cs="Arial"/>
            <w:color w:val="000000"/>
          </w:rPr>
          <w:t xml:space="preserve"> </w:t>
        </w:r>
        <w:del w:id="5892" w:author="Steve Hanson" w:date="2013-03-28T12:21:00Z">
          <w:r w:rsidR="0071553C" w:rsidRPr="005223F4" w:rsidDel="009855D6">
            <w:rPr>
              <w:rFonts w:cs="Arial"/>
              <w:color w:val="000000"/>
            </w:rPr>
            <w:delText>a processing error occurs while eva</w:delText>
          </w:r>
          <w:r w:rsidR="00EC1C9E" w:rsidDel="009855D6">
            <w:rPr>
              <w:rFonts w:cs="Arial"/>
              <w:color w:val="000000"/>
            </w:rPr>
            <w:delText>luating the expression</w:delText>
          </w:r>
        </w:del>
      </w:ins>
      <w:ins w:id="5893" w:author="mbeckerle" w:date="2013-03-24T16:37:00Z">
        <w:del w:id="5894" w:author="Steve Hanson" w:date="2013-03-28T12:21:00Z">
          <w:r w:rsidR="00EC1C9E" w:rsidDel="009855D6">
            <w:rPr>
              <w:rFonts w:cs="Arial"/>
              <w:color w:val="000000"/>
            </w:rPr>
            <w:delText xml:space="preserve"> or its </w:delText>
          </w:r>
        </w:del>
        <w:r w:rsidR="00EC1C9E">
          <w:rPr>
            <w:rFonts w:cs="Arial"/>
            <w:color w:val="000000"/>
          </w:rPr>
          <w:t xml:space="preserve">regular expression </w:t>
        </w:r>
      </w:ins>
      <w:ins w:id="5895" w:author="Steve Hanson" w:date="2013-03-28T12:21:00Z">
        <w:r w:rsidR="009855D6">
          <w:rPr>
            <w:rFonts w:cs="Arial"/>
            <w:color w:val="000000"/>
          </w:rPr>
          <w:t xml:space="preserve">pattern </w:t>
        </w:r>
      </w:ins>
      <w:ins w:id="5896" w:author="mbeckerle" w:date="2013-03-24T16:37:00Z">
        <w:r w:rsidR="00EC1C9E">
          <w:rPr>
            <w:rFonts w:cs="Arial"/>
            <w:color w:val="000000"/>
          </w:rPr>
          <w:t>fails to match</w:t>
        </w:r>
      </w:ins>
      <w:ins w:id="5897" w:author="Steve Hanson" w:date="2013-03-28T12:21:00Z">
        <w:r w:rsidR="009855D6">
          <w:rPr>
            <w:rFonts w:cs="Arial"/>
            <w:color w:val="000000"/>
          </w:rPr>
          <w:t xml:space="preserve">, or </w:t>
        </w:r>
        <w:r w:rsidR="009855D6" w:rsidRPr="005223F4">
          <w:rPr>
            <w:rFonts w:cs="Arial"/>
            <w:color w:val="000000"/>
          </w:rPr>
          <w:t xml:space="preserve">a processing error occurs while </w:t>
        </w:r>
        <w:r w:rsidR="009855D6">
          <w:rPr>
            <w:rFonts w:cs="Arial"/>
            <w:color w:val="000000"/>
          </w:rPr>
          <w:t xml:space="preserve">processing </w:t>
        </w:r>
      </w:ins>
      <w:ins w:id="5898" w:author="mbeckerle" w:date="2013-03-24T16:37:00Z">
        <w:del w:id="5899" w:author="Steve Hanson" w:date="2013-03-28T12:21:00Z">
          <w:r w:rsidR="00EC1C9E" w:rsidDel="009855D6">
            <w:rPr>
              <w:rFonts w:cs="Arial"/>
              <w:color w:val="000000"/>
            </w:rPr>
            <w:delText xml:space="preserve"> the data stream</w:delText>
          </w:r>
        </w:del>
      </w:ins>
      <w:ins w:id="5900" w:author="Steve Hanson" w:date="2013-03-28T12:21:00Z">
        <w:r w:rsidR="009855D6">
          <w:rPr>
            <w:rFonts w:cs="Arial"/>
            <w:color w:val="000000"/>
          </w:rPr>
          <w:t>the dfdl:assert</w:t>
        </w:r>
      </w:ins>
      <w:ins w:id="5901" w:author="mbeckerle" w:date="2013-03-24T16:37:00Z">
        <w:r w:rsidR="00EC1C9E">
          <w:rPr>
            <w:rFonts w:cs="Arial"/>
            <w:color w:val="000000"/>
          </w:rPr>
          <w:t>.</w:t>
        </w:r>
      </w:ins>
    </w:p>
    <w:p w14:paraId="799FC977" w14:textId="77777777" w:rsidR="009855D6" w:rsidRDefault="0071553C" w:rsidP="009B34FD">
      <w:pPr>
        <w:numPr>
          <w:ilvl w:val="0"/>
          <w:numId w:val="215"/>
        </w:numPr>
        <w:autoSpaceDE w:val="0"/>
        <w:autoSpaceDN w:val="0"/>
        <w:adjustRightInd w:val="0"/>
        <w:rPr>
          <w:ins w:id="5902" w:author="Steve Hanson" w:date="2013-03-28T12:25:00Z"/>
          <w:rFonts w:cs="Arial"/>
          <w:color w:val="000000"/>
        </w:rPr>
      </w:pPr>
      <w:ins w:id="5903" w:author="mbeckerle" w:date="2013-03-24T14:46:00Z">
        <w:r w:rsidRPr="005223F4">
          <w:rPr>
            <w:rFonts w:cs="Arial"/>
            <w:color w:val="000000"/>
          </w:rPr>
          <w:t xml:space="preserve">A processing error occurs when parsing the component. Processing errors include, but are not limited to, </w:t>
        </w:r>
        <w:r>
          <w:rPr>
            <w:rFonts w:cs="Arial"/>
            <w:color w:val="000000"/>
          </w:rPr>
          <w:t xml:space="preserve">inability to identify any of nil, empty, </w:t>
        </w:r>
        <w:del w:id="5904" w:author="Steve Hanson" w:date="2013-03-28T12:22:00Z">
          <w:r w:rsidDel="009855D6">
            <w:rPr>
              <w:rFonts w:cs="Arial"/>
              <w:color w:val="000000"/>
            </w:rPr>
            <w:delText xml:space="preserve">or </w:delText>
          </w:r>
        </w:del>
        <w:r>
          <w:rPr>
            <w:rFonts w:cs="Arial"/>
            <w:color w:val="000000"/>
          </w:rPr>
          <w:t xml:space="preserve">normal </w:t>
        </w:r>
      </w:ins>
      <w:ins w:id="5905" w:author="Steve Hanson" w:date="2013-03-28T12:22:00Z">
        <w:r w:rsidR="009855D6">
          <w:rPr>
            <w:rFonts w:cs="Arial"/>
            <w:color w:val="000000"/>
          </w:rPr>
          <w:t xml:space="preserve">or absent </w:t>
        </w:r>
      </w:ins>
      <w:ins w:id="5906" w:author="mbeckerle" w:date="2013-03-24T14:46:00Z">
        <w:r>
          <w:rPr>
            <w:rFonts w:cs="Arial"/>
            <w:color w:val="000000"/>
          </w:rPr>
          <w:t xml:space="preserve">representations, or </w:t>
        </w:r>
        <w:r w:rsidRPr="005223F4">
          <w:rPr>
            <w:rFonts w:cs="Arial"/>
            <w:color w:val="000000"/>
          </w:rPr>
          <w:t xml:space="preserve">failure to convert </w:t>
        </w:r>
      </w:ins>
      <w:ins w:id="5907" w:author="Steve Hanson" w:date="2013-03-28T12:24:00Z">
        <w:r w:rsidR="009855D6">
          <w:rPr>
            <w:rFonts w:cs="Arial"/>
            <w:color w:val="000000"/>
          </w:rPr>
          <w:t xml:space="preserve">a value </w:t>
        </w:r>
      </w:ins>
      <w:ins w:id="5908" w:author="mbeckerle" w:date="2013-03-24T14:46:00Z">
        <w:del w:id="5909" w:author="Steve Hanson" w:date="2013-03-28T12:24:00Z">
          <w:r w:rsidDel="009855D6">
            <w:rPr>
              <w:rFonts w:cs="Arial"/>
              <w:color w:val="000000"/>
            </w:rPr>
            <w:delText>n</w:delText>
          </w:r>
        </w:del>
        <w:del w:id="5910" w:author="Steve Hanson" w:date="2013-03-28T12:25:00Z">
          <w:r w:rsidDel="009855D6">
            <w:rPr>
              <w:rFonts w:cs="Arial"/>
              <w:color w:val="000000"/>
            </w:rPr>
            <w:delText>ormal representation</w:delText>
          </w:r>
          <w:r w:rsidRPr="005223F4" w:rsidDel="009855D6">
            <w:rPr>
              <w:rFonts w:cs="Arial"/>
              <w:color w:val="000000"/>
            </w:rPr>
            <w:delText xml:space="preserve"> </w:delText>
          </w:r>
        </w:del>
      </w:ins>
      <w:ins w:id="5911" w:author="mbeckerle" w:date="2013-03-24T16:22:00Z">
        <w:del w:id="5912" w:author="Steve Hanson" w:date="2013-03-28T12:25:00Z">
          <w:r w:rsidR="00A53A5C" w:rsidDel="009855D6">
            <w:rPr>
              <w:rFonts w:cs="Arial"/>
              <w:color w:val="000000"/>
            </w:rPr>
            <w:delText>content</w:delText>
          </w:r>
        </w:del>
      </w:ins>
      <w:ins w:id="5913" w:author="mbeckerle" w:date="2013-03-24T14:46:00Z">
        <w:del w:id="5914" w:author="Steve Hanson" w:date="2013-03-28T12:25:00Z">
          <w:r w:rsidRPr="005223F4" w:rsidDel="009855D6">
            <w:rPr>
              <w:rFonts w:cs="Arial"/>
              <w:color w:val="000000"/>
            </w:rPr>
            <w:delText xml:space="preserve"> </w:delText>
          </w:r>
        </w:del>
        <w:r w:rsidRPr="005223F4">
          <w:rPr>
            <w:rFonts w:cs="Arial"/>
            <w:color w:val="000000"/>
          </w:rPr>
          <w:t xml:space="preserve">to the built-in logical type. </w:t>
        </w:r>
      </w:ins>
    </w:p>
    <w:p w14:paraId="39432D00" w14:textId="3E2815DB" w:rsidR="0071553C" w:rsidRDefault="00EC1C9E" w:rsidP="009855D6">
      <w:pPr>
        <w:autoSpaceDE w:val="0"/>
        <w:autoSpaceDN w:val="0"/>
        <w:adjustRightInd w:val="0"/>
        <w:rPr>
          <w:ins w:id="5915" w:author="mbeckerle" w:date="2013-03-24T14:46:00Z"/>
          <w:rFonts w:cs="Arial"/>
          <w:color w:val="000000"/>
        </w:rPr>
      </w:pPr>
      <w:ins w:id="5916" w:author="mbeckerle" w:date="2013-03-24T16:39:00Z">
        <w:r>
          <w:rPr>
            <w:rFonts w:cs="Arial"/>
            <w:color w:val="000000"/>
          </w:rPr>
          <w:t xml:space="preserve">Note </w:t>
        </w:r>
        <w:del w:id="5917" w:author="Steve Hanson" w:date="2013-03-28T12:26:00Z">
          <w:r w:rsidDel="009855D6">
            <w:rPr>
              <w:rFonts w:cs="Arial"/>
              <w:color w:val="000000"/>
            </w:rPr>
            <w:delText xml:space="preserve">however, </w:delText>
          </w:r>
        </w:del>
        <w:r>
          <w:rPr>
            <w:rFonts w:cs="Arial"/>
            <w:color w:val="000000"/>
          </w:rPr>
          <w:t>that v</w:t>
        </w:r>
      </w:ins>
      <w:ins w:id="5918" w:author="mbeckerle" w:date="2013-03-24T14:46:00Z">
        <w:r w:rsidR="0071553C" w:rsidRPr="005223F4">
          <w:rPr>
            <w:rFonts w:cs="Arial"/>
            <w:color w:val="000000"/>
          </w:rPr>
          <w:t xml:space="preserve">alidation errors </w:t>
        </w:r>
      </w:ins>
      <w:ins w:id="5919" w:author="Steve Hanson" w:date="2013-03-28T12:26:00Z">
        <w:r w:rsidR="009855D6">
          <w:rPr>
            <w:rFonts w:cs="Arial"/>
            <w:color w:val="000000"/>
          </w:rPr>
          <w:t xml:space="preserve">or recoverable errors </w:t>
        </w:r>
      </w:ins>
      <w:ins w:id="5920" w:author="mbeckerle" w:date="2013-03-24T14:46:00Z">
        <w:r w:rsidR="0071553C" w:rsidRPr="005223F4">
          <w:rPr>
            <w:rFonts w:cs="Arial"/>
            <w:color w:val="000000"/>
          </w:rPr>
          <w:t>do not cause a component to be known</w:t>
        </w:r>
      </w:ins>
      <w:ins w:id="5921" w:author="mbeckerle" w:date="2013-04-05T11:05:00Z">
        <w:r w:rsidR="003C1BB0">
          <w:rPr>
            <w:rFonts w:cs="Arial"/>
            <w:color w:val="000000"/>
          </w:rPr>
          <w:t>-</w:t>
        </w:r>
      </w:ins>
      <w:ins w:id="5922" w:author="mbeckerle" w:date="2013-03-24T14:46:00Z">
        <w:r w:rsidR="0071553C" w:rsidRPr="005223F4">
          <w:rPr>
            <w:rFonts w:cs="Arial"/>
            <w:color w:val="000000"/>
          </w:rPr>
          <w:t>not</w:t>
        </w:r>
      </w:ins>
      <w:ins w:id="5923" w:author="mbeckerle" w:date="2013-04-05T11:05:00Z">
        <w:r w:rsidR="003C1BB0">
          <w:rPr>
            <w:rFonts w:cs="Arial"/>
            <w:color w:val="000000"/>
          </w:rPr>
          <w:t>-</w:t>
        </w:r>
      </w:ins>
      <w:ins w:id="5924" w:author="mbeckerle" w:date="2013-03-24T14:46:00Z">
        <w:r w:rsidR="0071553C" w:rsidRPr="005223F4">
          <w:rPr>
            <w:rFonts w:cs="Arial"/>
            <w:color w:val="000000"/>
          </w:rPr>
          <w:t>to</w:t>
        </w:r>
      </w:ins>
      <w:ins w:id="5925" w:author="mbeckerle" w:date="2013-04-05T11:05:00Z">
        <w:r w:rsidR="003C1BB0">
          <w:rPr>
            <w:rFonts w:cs="Arial"/>
            <w:color w:val="000000"/>
          </w:rPr>
          <w:t>-</w:t>
        </w:r>
      </w:ins>
      <w:ins w:id="5926" w:author="mbeckerle" w:date="2013-03-24T14:46:00Z">
        <w:r w:rsidR="0071553C" w:rsidRPr="005223F4">
          <w:rPr>
            <w:rFonts w:cs="Arial"/>
            <w:color w:val="000000"/>
          </w:rPr>
          <w:t>exist.</w:t>
        </w:r>
      </w:ins>
    </w:p>
    <w:p w14:paraId="75CEED40" w14:textId="09B37867" w:rsidR="0071553C" w:rsidRDefault="0071553C" w:rsidP="0071553C">
      <w:pPr>
        <w:autoSpaceDE w:val="0"/>
        <w:autoSpaceDN w:val="0"/>
        <w:adjustRightInd w:val="0"/>
        <w:rPr>
          <w:ins w:id="5927" w:author="Steve Hanson" w:date="2013-05-14T14:24:00Z"/>
          <w:rFonts w:ascii="Helv" w:hAnsi="Helv" w:cs="Helv"/>
          <w:lang w:eastAsia="en-GB"/>
        </w:rPr>
      </w:pPr>
      <w:commentRangeStart w:id="5928"/>
      <w:commentRangeStart w:id="5929"/>
      <w:ins w:id="5930" w:author="mbeckerle" w:date="2013-03-24T14:46:00Z">
        <w:r>
          <w:rPr>
            <w:rFonts w:cs="Arial"/>
            <w:color w:val="000000"/>
          </w:rPr>
          <w:t>Note: based on the above, when processing a sequence</w:t>
        </w:r>
      </w:ins>
      <w:ins w:id="5931" w:author="Steve Hanson" w:date="2013-05-14T13:25:00Z">
        <w:r w:rsidR="007C2EBD">
          <w:rPr>
            <w:rFonts w:cs="Arial"/>
            <w:color w:val="000000"/>
          </w:rPr>
          <w:t xml:space="preserve"> for which a separator is defined</w:t>
        </w:r>
      </w:ins>
      <w:ins w:id="5932" w:author="mbeckerle" w:date="2013-03-24T14:46:00Z">
        <w:r>
          <w:rPr>
            <w:rFonts w:cs="Arial"/>
            <w:color w:val="000000"/>
          </w:rPr>
          <w:t>, t</w:t>
        </w:r>
        <w:r>
          <w:rPr>
            <w:rFonts w:ascii="Helv" w:hAnsi="Helv" w:cs="Helv"/>
            <w:lang w:eastAsia="en-GB"/>
          </w:rPr>
          <w:t xml:space="preserve">he presence of a </w:t>
        </w:r>
      </w:ins>
      <w:ins w:id="5933" w:author="mbeckerle" w:date="2013-04-08T12:40:00Z">
        <w:r w:rsidR="00DF3963">
          <w:rPr>
            <w:rFonts w:ascii="Helv" w:hAnsi="Helv" w:cs="Helv"/>
            <w:lang w:eastAsia="en-GB"/>
          </w:rPr>
          <w:t xml:space="preserve">match in the data for </w:t>
        </w:r>
      </w:ins>
      <w:ins w:id="5934" w:author="Steve Hanson" w:date="2013-05-14T13:25:00Z">
        <w:r w:rsidR="007C2EBD">
          <w:rPr>
            <w:rFonts w:ascii="Helv" w:hAnsi="Helv" w:cs="Helv"/>
            <w:lang w:eastAsia="en-GB"/>
          </w:rPr>
          <w:t>the</w:t>
        </w:r>
      </w:ins>
      <w:ins w:id="5935" w:author="mbeckerle" w:date="2013-04-08T12:40:00Z">
        <w:del w:id="5936" w:author="Steve Hanson" w:date="2013-05-14T13:25:00Z">
          <w:r w:rsidR="00DF3963" w:rsidDel="007C2EBD">
            <w:rPr>
              <w:rFonts w:ascii="Helv" w:hAnsi="Helv" w:cs="Helv"/>
              <w:lang w:eastAsia="en-GB"/>
            </w:rPr>
            <w:delText>a dfdl:</w:delText>
          </w:r>
        </w:del>
      </w:ins>
      <w:ins w:id="5937" w:author="Steve Hanson" w:date="2013-05-14T13:25:00Z">
        <w:r w:rsidR="007C2EBD">
          <w:rPr>
            <w:rFonts w:ascii="Helv" w:hAnsi="Helv" w:cs="Helv"/>
            <w:lang w:eastAsia="en-GB"/>
          </w:rPr>
          <w:t xml:space="preserve"> </w:t>
        </w:r>
      </w:ins>
      <w:ins w:id="5938" w:author="mbeckerle" w:date="2013-03-24T14:46:00Z">
        <w:r>
          <w:rPr>
            <w:rFonts w:ascii="Helv" w:hAnsi="Helv" w:cs="Helv"/>
            <w:lang w:eastAsia="en-GB"/>
          </w:rPr>
          <w:t>separator is not sufficient to cause the parser to determine that an associated component is known</w:t>
        </w:r>
      </w:ins>
      <w:ins w:id="5939" w:author="mbeckerle" w:date="2013-04-05T11:05:00Z">
        <w:r w:rsidR="003C1BB0">
          <w:rPr>
            <w:rFonts w:ascii="Helv" w:hAnsi="Helv" w:cs="Helv"/>
            <w:lang w:eastAsia="en-GB"/>
          </w:rPr>
          <w:t>-</w:t>
        </w:r>
      </w:ins>
      <w:ins w:id="5940" w:author="mbeckerle" w:date="2013-03-24T14:46:00Z">
        <w:r>
          <w:rPr>
            <w:rFonts w:ascii="Helv" w:hAnsi="Helv" w:cs="Helv"/>
            <w:lang w:eastAsia="en-GB"/>
          </w:rPr>
          <w:t>to</w:t>
        </w:r>
      </w:ins>
      <w:ins w:id="5941" w:author="mbeckerle" w:date="2013-04-05T11:05:00Z">
        <w:r w:rsidR="003C1BB0">
          <w:rPr>
            <w:rFonts w:ascii="Helv" w:hAnsi="Helv" w:cs="Helv"/>
            <w:lang w:eastAsia="en-GB"/>
          </w:rPr>
          <w:t>-</w:t>
        </w:r>
      </w:ins>
      <w:ins w:id="5942" w:author="mbeckerle" w:date="2013-03-24T14:46:00Z">
        <w:r>
          <w:rPr>
            <w:rFonts w:ascii="Helv" w:hAnsi="Helv" w:cs="Helv"/>
            <w:lang w:eastAsia="en-GB"/>
          </w:rPr>
          <w:t>exist.</w:t>
        </w:r>
        <w:commentRangeEnd w:id="5928"/>
        <w:r>
          <w:rPr>
            <w:rStyle w:val="CommentReference"/>
          </w:rPr>
          <w:commentReference w:id="5928"/>
        </w:r>
      </w:ins>
      <w:commentRangeEnd w:id="5929"/>
      <w:ins w:id="5943" w:author="mbeckerle" w:date="2013-04-05T11:08:00Z">
        <w:r w:rsidR="003C1BB0">
          <w:rPr>
            <w:rFonts w:ascii="Helv" w:hAnsi="Helv" w:cs="Helv"/>
            <w:lang w:eastAsia="en-GB"/>
          </w:rPr>
          <w:t xml:space="preserve"> See </w:t>
        </w:r>
        <w:commentRangeStart w:id="5944"/>
        <w:r w:rsidR="003C1BB0">
          <w:rPr>
            <w:rFonts w:ascii="Helv" w:hAnsi="Helv" w:cs="Helv"/>
            <w:lang w:eastAsia="en-GB"/>
          </w:rPr>
          <w:t>Section</w:t>
        </w:r>
      </w:ins>
      <w:ins w:id="5945" w:author="mbeckerle" w:date="2013-07-24T16:12:00Z">
        <w:r w:rsidR="006604C5">
          <w:rPr>
            <w:rFonts w:ascii="Helv" w:hAnsi="Helv" w:cs="Helv"/>
            <w:lang w:eastAsia="en-GB"/>
          </w:rPr>
          <w:t xml:space="preserve"> </w:t>
        </w:r>
      </w:ins>
      <w:ins w:id="5946" w:author="mbeckerle" w:date="2013-07-24T16:15:00Z">
        <w:r w:rsidR="006604C5">
          <w:rPr>
            <w:rFonts w:ascii="Helv" w:hAnsi="Helv" w:cs="Helv"/>
            <w:lang w:eastAsia="en-GB"/>
          </w:rPr>
          <w:fldChar w:fldCharType="begin"/>
        </w:r>
        <w:r w:rsidR="006604C5">
          <w:rPr>
            <w:rFonts w:ascii="Helv" w:hAnsi="Helv" w:cs="Helv"/>
            <w:lang w:eastAsia="en-GB"/>
          </w:rPr>
          <w:instrText xml:space="preserve"> REF _Ref362445886 \r \h </w:instrText>
        </w:r>
      </w:ins>
      <w:r w:rsidR="006604C5">
        <w:rPr>
          <w:rFonts w:ascii="Helv" w:hAnsi="Helv" w:cs="Helv"/>
          <w:lang w:eastAsia="en-GB"/>
        </w:rPr>
      </w:r>
      <w:r w:rsidR="006604C5">
        <w:rPr>
          <w:rFonts w:ascii="Helv" w:hAnsi="Helv" w:cs="Helv"/>
          <w:lang w:eastAsia="en-GB"/>
        </w:rPr>
        <w:fldChar w:fldCharType="separate"/>
      </w:r>
      <w:ins w:id="5947" w:author="mbeckerle" w:date="2013-07-24T16:15:00Z">
        <w:r w:rsidR="006604C5">
          <w:rPr>
            <w:rFonts w:ascii="Helv" w:hAnsi="Helv" w:cs="Helv"/>
            <w:lang w:eastAsia="en-GB"/>
          </w:rPr>
          <w:t>14.2</w:t>
        </w:r>
        <w:r w:rsidR="006604C5">
          <w:rPr>
            <w:rFonts w:ascii="Helv" w:hAnsi="Helv" w:cs="Helv"/>
            <w:lang w:eastAsia="en-GB"/>
          </w:rPr>
          <w:fldChar w:fldCharType="end"/>
        </w:r>
        <w:r w:rsidR="006604C5">
          <w:rPr>
            <w:rFonts w:ascii="Helv" w:hAnsi="Helv" w:cs="Helv"/>
            <w:lang w:eastAsia="en-GB"/>
          </w:rPr>
          <w:t xml:space="preserve"> </w:t>
        </w:r>
        <w:r w:rsidR="006604C5">
          <w:rPr>
            <w:rFonts w:ascii="Helv" w:hAnsi="Helv" w:cs="Helv"/>
            <w:lang w:eastAsia="en-GB"/>
          </w:rPr>
          <w:fldChar w:fldCharType="begin"/>
        </w:r>
        <w:r w:rsidR="006604C5">
          <w:rPr>
            <w:rFonts w:ascii="Helv" w:hAnsi="Helv" w:cs="Helv"/>
            <w:lang w:eastAsia="en-GB"/>
          </w:rPr>
          <w:instrText xml:space="preserve"> REF _Ref362445872 \h </w:instrText>
        </w:r>
      </w:ins>
      <w:r w:rsidR="006604C5">
        <w:rPr>
          <w:rFonts w:ascii="Helv" w:hAnsi="Helv" w:cs="Helv"/>
          <w:lang w:eastAsia="en-GB"/>
        </w:rPr>
      </w:r>
      <w:r w:rsidR="006604C5">
        <w:rPr>
          <w:rFonts w:ascii="Helv" w:hAnsi="Helv" w:cs="Helv"/>
          <w:lang w:eastAsia="en-GB"/>
        </w:rPr>
        <w:fldChar w:fldCharType="separate"/>
      </w:r>
      <w:ins w:id="5948" w:author="mbeckerle" w:date="2013-07-24T16:15:00Z">
        <w:r w:rsidR="006604C5" w:rsidRPr="005223F4">
          <w:t xml:space="preserve">Sequence Groups with </w:t>
        </w:r>
        <w:r w:rsidR="006604C5">
          <w:t>Separators</w:t>
        </w:r>
        <w:r w:rsidR="006604C5">
          <w:rPr>
            <w:rFonts w:ascii="Helv" w:hAnsi="Helv" w:cs="Helv"/>
            <w:lang w:eastAsia="en-GB"/>
          </w:rPr>
          <w:fldChar w:fldCharType="end"/>
        </w:r>
      </w:ins>
      <w:ins w:id="5949" w:author="mbeckerle" w:date="2013-04-05T11:08:00Z">
        <w:r w:rsidR="003C1BB0">
          <w:rPr>
            <w:rFonts w:ascii="Helv" w:hAnsi="Helv" w:cs="Helv"/>
            <w:lang w:eastAsia="en-GB"/>
          </w:rPr>
          <w:t xml:space="preserve"> </w:t>
        </w:r>
      </w:ins>
      <w:commentRangeEnd w:id="5944"/>
      <w:ins w:id="5950" w:author="mbeckerle" w:date="2013-04-08T13:27:00Z">
        <w:r w:rsidR="00DC42D2">
          <w:rPr>
            <w:rStyle w:val="CommentReference"/>
          </w:rPr>
          <w:commentReference w:id="5944"/>
        </w:r>
      </w:ins>
      <w:ins w:id="5951" w:author="mbeckerle" w:date="2013-04-05T11:08:00Z">
        <w:r w:rsidR="003C1BB0">
          <w:rPr>
            <w:rFonts w:ascii="Helv" w:hAnsi="Helv" w:cs="Helv"/>
            <w:lang w:eastAsia="en-GB"/>
          </w:rPr>
          <w:t xml:space="preserve"> </w:t>
        </w:r>
      </w:ins>
      <w:ins w:id="5952" w:author="mbeckerle" w:date="2013-07-24T16:14:00Z">
        <w:r w:rsidR="006604C5">
          <w:rPr>
            <w:rFonts w:ascii="Helv" w:hAnsi="Helv" w:cs="Helv"/>
            <w:lang w:eastAsia="en-GB"/>
          </w:rPr>
          <w:t>for details</w:t>
        </w:r>
      </w:ins>
      <w:ins w:id="5953" w:author="mbeckerle" w:date="2013-07-24T16:16:00Z">
        <w:r w:rsidR="006604C5">
          <w:rPr>
            <w:rFonts w:ascii="Helv" w:hAnsi="Helv" w:cs="Helv"/>
            <w:lang w:eastAsia="en-GB"/>
          </w:rPr>
          <w:t>.</w:t>
        </w:r>
      </w:ins>
      <w:ins w:id="5954" w:author="mbeckerle" w:date="2013-03-24T17:26:00Z">
        <w:r w:rsidR="00376992">
          <w:rPr>
            <w:rStyle w:val="CommentReference"/>
          </w:rPr>
          <w:commentReference w:id="5929"/>
        </w:r>
      </w:ins>
    </w:p>
    <w:p w14:paraId="4D6170DF" w14:textId="77777777" w:rsidR="00027448" w:rsidRDefault="00027448" w:rsidP="0071553C">
      <w:pPr>
        <w:autoSpaceDE w:val="0"/>
        <w:autoSpaceDN w:val="0"/>
        <w:adjustRightInd w:val="0"/>
        <w:rPr>
          <w:ins w:id="5955" w:author="mbeckerle" w:date="2013-04-08T09:49:00Z"/>
          <w:rFonts w:ascii="Helv" w:hAnsi="Helv" w:cs="Helv"/>
          <w:lang w:eastAsia="en-GB"/>
        </w:rPr>
      </w:pPr>
    </w:p>
    <w:p w14:paraId="409C0A66" w14:textId="158B7D5C" w:rsidR="00EE2D53" w:rsidRDefault="00EE2D53" w:rsidP="0031368F">
      <w:pPr>
        <w:pStyle w:val="Heading3"/>
        <w:rPr>
          <w:ins w:id="5956" w:author="mbeckerle" w:date="2013-04-08T09:50:00Z"/>
          <w:lang w:eastAsia="en-GB"/>
        </w:rPr>
      </w:pPr>
      <w:bookmarkStart w:id="5957" w:name="_Toc362453253"/>
      <w:ins w:id="5958" w:author="mbeckerle" w:date="2013-04-08T09:50:00Z">
        <w:r>
          <w:rPr>
            <w:lang w:eastAsia="en-GB"/>
          </w:rPr>
          <w:t xml:space="preserve">Establishing </w:t>
        </w:r>
      </w:ins>
      <w:ins w:id="5959" w:author="mbeckerle" w:date="2013-04-08T09:51:00Z">
        <w:del w:id="5960" w:author="Steve Hanson" w:date="2013-05-14T14:21:00Z">
          <w:r w:rsidDel="00027448">
            <w:rPr>
              <w:lang w:eastAsia="en-GB"/>
            </w:rPr>
            <w:delText xml:space="preserve">Zero-Length </w:delText>
          </w:r>
        </w:del>
      </w:ins>
      <w:ins w:id="5961" w:author="mbeckerle" w:date="2013-04-08T09:50:00Z">
        <w:r>
          <w:rPr>
            <w:lang w:eastAsia="en-GB"/>
          </w:rPr>
          <w:t>Representation</w:t>
        </w:r>
        <w:bookmarkEnd w:id="5957"/>
      </w:ins>
    </w:p>
    <w:p w14:paraId="3A12760D" w14:textId="77777777" w:rsidR="00027448" w:rsidRDefault="009C18C8">
      <w:pPr>
        <w:autoSpaceDE w:val="0"/>
        <w:rPr>
          <w:ins w:id="5962" w:author="Steve Hanson" w:date="2013-05-14T14:25:00Z"/>
          <w:rFonts w:cs="Arial"/>
          <w:color w:val="000000"/>
        </w:rPr>
      </w:pPr>
      <w:ins w:id="5963" w:author="Steve Hanson" w:date="2013-05-14T13:47:00Z">
        <w:r>
          <w:rPr>
            <w:rFonts w:cs="Arial"/>
            <w:color w:val="000000"/>
          </w:rPr>
          <w:t xml:space="preserve">Unless an element occurrence </w:t>
        </w:r>
      </w:ins>
      <w:ins w:id="5964" w:author="Steve Hanson" w:date="2013-05-14T13:48:00Z">
        <w:r>
          <w:rPr>
            <w:rFonts w:cs="Arial"/>
            <w:color w:val="000000"/>
          </w:rPr>
          <w:t>is</w:t>
        </w:r>
      </w:ins>
      <w:ins w:id="5965" w:author="Steve Hanson" w:date="2013-05-14T13:47:00Z">
        <w:r>
          <w:rPr>
            <w:rFonts w:cs="Arial"/>
            <w:color w:val="000000"/>
          </w:rPr>
          <w:t xml:space="preserve"> known-not-to-exist</w:t>
        </w:r>
      </w:ins>
      <w:ins w:id="5966" w:author="mbeckerle" w:date="2013-03-24T17:29:00Z">
        <w:del w:id="5967" w:author="Steve Hanson" w:date="2013-05-14T13:48:00Z">
          <w:r w:rsidR="00376992" w:rsidDel="009C18C8">
            <w:rPr>
              <w:rFonts w:cs="Arial"/>
              <w:color w:val="000000"/>
            </w:rPr>
            <w:delText>When</w:delText>
          </w:r>
        </w:del>
      </w:ins>
      <w:ins w:id="5968" w:author="mbeckerle" w:date="2013-03-24T17:27:00Z">
        <w:del w:id="5969" w:author="Steve Hanson" w:date="2013-05-14T13:48:00Z">
          <w:r w:rsidR="00376992" w:rsidDel="009C18C8">
            <w:rPr>
              <w:rFonts w:cs="Arial"/>
              <w:color w:val="000000"/>
            </w:rPr>
            <w:delText xml:space="preserve"> known-to-exist,</w:delText>
          </w:r>
        </w:del>
      </w:ins>
      <w:ins w:id="5970" w:author="mbeckerle" w:date="2013-03-24T17:30:00Z">
        <w:del w:id="5971" w:author="Steve Hanson" w:date="2013-05-14T13:48:00Z">
          <w:r w:rsidR="00893B17" w:rsidDel="009C18C8">
            <w:rPr>
              <w:rFonts w:cs="Arial"/>
              <w:color w:val="000000"/>
            </w:rPr>
            <w:delText xml:space="preserve"> or </w:delText>
          </w:r>
        </w:del>
      </w:ins>
      <w:ins w:id="5972" w:author="mbeckerle" w:date="2013-03-24T17:31:00Z">
        <w:del w:id="5973" w:author="Steve Hanson" w:date="2013-05-14T13:48:00Z">
          <w:r w:rsidR="00893B17" w:rsidDel="009C18C8">
            <w:rPr>
              <w:rFonts w:cs="Arial"/>
              <w:color w:val="000000"/>
            </w:rPr>
            <w:delText xml:space="preserve">when </w:delText>
          </w:r>
        </w:del>
      </w:ins>
      <w:ins w:id="5974" w:author="mbeckerle" w:date="2013-03-24T17:30:00Z">
        <w:del w:id="5975" w:author="Steve Hanson" w:date="2013-05-14T13:48:00Z">
          <w:r w:rsidR="00893B17" w:rsidDel="009C18C8">
            <w:rPr>
              <w:rFonts w:cs="Arial"/>
              <w:color w:val="000000"/>
            </w:rPr>
            <w:delText xml:space="preserve">we are </w:delText>
          </w:r>
        </w:del>
      </w:ins>
      <w:ins w:id="5976" w:author="mbeckerle" w:date="2013-03-24T17:31:00Z">
        <w:del w:id="5977" w:author="Steve Hanson" w:date="2013-05-14T13:48:00Z">
          <w:r w:rsidR="00893B17" w:rsidDel="009C18C8">
            <w:rPr>
              <w:rFonts w:cs="Arial"/>
              <w:color w:val="000000"/>
            </w:rPr>
            <w:delText xml:space="preserve">still </w:delText>
          </w:r>
        </w:del>
      </w:ins>
      <w:ins w:id="5978" w:author="mbeckerle" w:date="2013-03-24T17:30:00Z">
        <w:del w:id="5979" w:author="Steve Hanson" w:date="2013-05-14T13:48:00Z">
          <w:r w:rsidR="00893B17" w:rsidDel="009C18C8">
            <w:rPr>
              <w:rFonts w:cs="Arial"/>
              <w:color w:val="000000"/>
            </w:rPr>
            <w:delText>determining known-to-exist</w:delText>
          </w:r>
        </w:del>
      </w:ins>
      <w:ins w:id="5980" w:author="mbeckerle" w:date="2013-03-24T17:27:00Z">
        <w:del w:id="5981" w:author="Steve Hanson" w:date="2013-05-14T13:48:00Z">
          <w:r w:rsidR="00376992" w:rsidDel="009C18C8">
            <w:rPr>
              <w:rFonts w:cs="Arial"/>
              <w:color w:val="000000"/>
            </w:rPr>
            <w:delText xml:space="preserve"> </w:delText>
          </w:r>
        </w:del>
      </w:ins>
      <w:ins w:id="5982" w:author="mbeckerle" w:date="2013-03-24T17:31:00Z">
        <w:del w:id="5983" w:author="Steve Hanson" w:date="2013-05-14T13:48:00Z">
          <w:r w:rsidR="00893B17" w:rsidDel="009C18C8">
            <w:rPr>
              <w:rFonts w:cs="Arial"/>
              <w:color w:val="000000"/>
            </w:rPr>
            <w:delText xml:space="preserve">without </w:delText>
          </w:r>
        </w:del>
      </w:ins>
      <w:ins w:id="5984" w:author="mbeckerle" w:date="2013-03-24T17:32:00Z">
        <w:del w:id="5985" w:author="Steve Hanson" w:date="2013-05-14T13:48:00Z">
          <w:r w:rsidR="00893B17" w:rsidDel="009C18C8">
            <w:rPr>
              <w:rFonts w:cs="Arial"/>
              <w:color w:val="000000"/>
            </w:rPr>
            <w:delText xml:space="preserve">the benefit of a </w:delText>
          </w:r>
        </w:del>
      </w:ins>
      <w:ins w:id="5986" w:author="mbeckerle" w:date="2013-03-24T17:31:00Z">
        <w:del w:id="5987" w:author="Steve Hanson" w:date="2013-05-14T13:48:00Z">
          <w:r w:rsidR="00893B17" w:rsidDel="009C18C8">
            <w:rPr>
              <w:rFonts w:cs="Arial"/>
              <w:color w:val="000000"/>
            </w:rPr>
            <w:delText>positive discrimination,</w:delText>
          </w:r>
        </w:del>
      </w:ins>
      <w:ins w:id="5988" w:author="mbeckerle" w:date="2013-02-19T12:18:00Z">
        <w:del w:id="5989" w:author="Steve Hanson" w:date="2013-05-14T13:48:00Z">
          <w:r w:rsidR="008910BB" w:rsidDel="009C18C8">
            <w:rPr>
              <w:rFonts w:cs="Arial"/>
              <w:color w:val="000000"/>
            </w:rPr>
            <w:delText xml:space="preserve"> </w:delText>
          </w:r>
        </w:del>
      </w:ins>
      <w:ins w:id="5990" w:author="mbeckerle" w:date="2013-03-24T17:32:00Z">
        <w:del w:id="5991" w:author="Steve Hanson" w:date="2013-05-14T13:48:00Z">
          <w:r w:rsidR="00893B17" w:rsidDel="009C18C8">
            <w:rPr>
              <w:rFonts w:cs="Arial"/>
              <w:color w:val="000000"/>
            </w:rPr>
            <w:delText xml:space="preserve">then </w:delText>
          </w:r>
        </w:del>
      </w:ins>
      <w:ins w:id="5992" w:author="mbeckerle" w:date="2013-03-24T17:29:00Z">
        <w:del w:id="5993" w:author="Steve Hanson" w:date="2013-05-14T13:48:00Z">
          <w:r w:rsidR="00376992" w:rsidDel="009C18C8">
            <w:rPr>
              <w:rFonts w:cs="Arial"/>
              <w:color w:val="000000"/>
            </w:rPr>
            <w:delText>for an element occurrence</w:delText>
          </w:r>
        </w:del>
        <w:r w:rsidR="00376992">
          <w:rPr>
            <w:rFonts w:cs="Arial"/>
            <w:color w:val="000000"/>
          </w:rPr>
          <w:t xml:space="preserve">, </w:t>
        </w:r>
      </w:ins>
      <w:ins w:id="5994" w:author="mbeckerle" w:date="2013-02-19T12:18:00Z">
        <w:r w:rsidR="008910BB">
          <w:rPr>
            <w:rFonts w:cs="Arial"/>
            <w:color w:val="000000"/>
          </w:rPr>
          <w:t xml:space="preserve">it must be established if it </w:t>
        </w:r>
      </w:ins>
      <w:ins w:id="5995" w:author="mbeckerle" w:date="2013-03-24T17:30:00Z">
        <w:r w:rsidR="00893B17">
          <w:rPr>
            <w:rFonts w:cs="Arial"/>
            <w:color w:val="000000"/>
          </w:rPr>
          <w:t>has the</w:t>
        </w:r>
      </w:ins>
      <w:ins w:id="5996" w:author="mbeckerle" w:date="2013-02-19T12:18:00Z">
        <w:r w:rsidR="008910BB">
          <w:rPr>
            <w:rFonts w:cs="Arial"/>
            <w:color w:val="000000"/>
          </w:rPr>
          <w:t xml:space="preserve"> nil, empty, normal</w:t>
        </w:r>
      </w:ins>
      <w:ins w:id="5997" w:author="mbeckerle" w:date="2013-03-24T17:29:00Z">
        <w:r w:rsidR="00893B17">
          <w:rPr>
            <w:rFonts w:cs="Arial"/>
            <w:color w:val="000000"/>
          </w:rPr>
          <w:t>, or absent</w:t>
        </w:r>
      </w:ins>
      <w:ins w:id="5998" w:author="mbeckerle" w:date="2013-03-24T17:30:00Z">
        <w:r w:rsidR="00893B17">
          <w:rPr>
            <w:rFonts w:cs="Arial"/>
            <w:color w:val="000000"/>
          </w:rPr>
          <w:t xml:space="preserve"> representation</w:t>
        </w:r>
      </w:ins>
      <w:ins w:id="5999" w:author="mbeckerle" w:date="2013-02-19T12:18:00Z">
        <w:r w:rsidR="008910BB">
          <w:rPr>
            <w:rFonts w:cs="Arial"/>
            <w:color w:val="000000"/>
          </w:rPr>
          <w:t xml:space="preserve">. </w:t>
        </w:r>
      </w:ins>
    </w:p>
    <w:p w14:paraId="654BDC04" w14:textId="295BE271" w:rsidR="00027448" w:rsidDel="000405E1" w:rsidRDefault="00027448" w:rsidP="00027448">
      <w:pPr>
        <w:autoSpaceDE w:val="0"/>
        <w:rPr>
          <w:ins w:id="6000" w:author="Steve Hanson" w:date="2013-05-14T14:25:00Z"/>
          <w:del w:id="6001" w:author="mbeckerle" w:date="2013-05-24T10:37:00Z"/>
          <w:rFonts w:cs="Arial"/>
          <w:color w:val="000000"/>
        </w:rPr>
      </w:pPr>
      <w:commentRangeStart w:id="6002"/>
      <w:ins w:id="6003" w:author="Steve Hanson" w:date="2013-05-14T14:25:00Z">
        <w:del w:id="6004" w:author="mbeckerle" w:date="2013-05-24T10:37:00Z">
          <w:r w:rsidDel="000405E1">
            <w:rPr>
              <w:rFonts w:cs="Arial"/>
              <w:color w:val="000000"/>
            </w:rPr>
            <w:delText>For an occurrence of a simple element, the length plus the dfdl:initiator, dfdl:terminator, dfdl:nilValueDelimiterPolicy, and dfdl:emptyValueDelimiterPolicy enable the representation to be established.</w:delText>
          </w:r>
        </w:del>
      </w:ins>
    </w:p>
    <w:p w14:paraId="2A447074" w14:textId="676ADB8C" w:rsidR="00027448" w:rsidDel="000405E1" w:rsidRDefault="00027448" w:rsidP="00027448">
      <w:pPr>
        <w:autoSpaceDE w:val="0"/>
        <w:rPr>
          <w:ins w:id="6005" w:author="Steve Hanson" w:date="2013-05-14T14:25:00Z"/>
          <w:del w:id="6006" w:author="mbeckerle" w:date="2013-05-24T10:37:00Z"/>
          <w:rFonts w:cs="Arial"/>
          <w:color w:val="000000"/>
        </w:rPr>
      </w:pPr>
      <w:ins w:id="6007" w:author="Steve Hanson" w:date="2013-05-14T14:25:00Z">
        <w:del w:id="6008" w:author="mbeckerle" w:date="2013-05-24T10:37:00Z">
          <w:r w:rsidDel="000405E1">
            <w:rPr>
              <w:rFonts w:cs="Arial"/>
              <w:color w:val="000000"/>
            </w:rPr>
            <w:delText>For an occurrence of a complex element, the length plus dfdl:initiator, dfdl:terminator and dfdl:nilValueDelimiterPolicy enable the nil representation to be established</w:delText>
          </w:r>
        </w:del>
        <w:del w:id="6009" w:author="mbeckerle" w:date="2013-05-24T10:35:00Z">
          <w:r w:rsidDel="000405E1">
            <w:rPr>
              <w:rStyle w:val="FootnoteReference"/>
              <w:rFonts w:cs="Arial"/>
              <w:color w:val="000000"/>
            </w:rPr>
            <w:footnoteReference w:id="11"/>
          </w:r>
        </w:del>
        <w:del w:id="6014" w:author="mbeckerle" w:date="2013-05-24T10:37:00Z">
          <w:r w:rsidDel="000405E1">
            <w:rPr>
              <w:rFonts w:cs="Arial"/>
              <w:color w:val="000000"/>
            </w:rPr>
            <w:delText>, but all other representations can only be determined by descending into the complex type for the element.</w:delText>
          </w:r>
          <w:r w:rsidDel="000405E1">
            <w:rPr>
              <w:color w:val="000000"/>
            </w:rPr>
            <w:delText xml:space="preserve"> </w:delText>
          </w:r>
          <w:r w:rsidDel="000405E1">
            <w:rPr>
              <w:rFonts w:cs="Arial"/>
              <w:color w:val="000000"/>
            </w:rPr>
            <w:delText>If the descent returns successfully then the other representations may be established.</w:delText>
          </w:r>
        </w:del>
      </w:ins>
    </w:p>
    <w:p w14:paraId="1E9AD44E" w14:textId="1F59B572" w:rsidR="00027448" w:rsidRPr="00B03EAB" w:rsidDel="000405E1" w:rsidRDefault="00027448" w:rsidP="00027448">
      <w:pPr>
        <w:autoSpaceDE w:val="0"/>
        <w:rPr>
          <w:ins w:id="6015" w:author="Steve Hanson" w:date="2013-05-14T14:25:00Z"/>
          <w:del w:id="6016" w:author="mbeckerle" w:date="2013-05-24T10:37:00Z"/>
          <w:rFonts w:cs="Arial"/>
          <w:color w:val="000000"/>
        </w:rPr>
      </w:pPr>
      <w:commentRangeStart w:id="6017"/>
      <w:ins w:id="6018" w:author="Steve Hanson" w:date="2013-05-14T14:25:00Z">
        <w:del w:id="6019" w:author="mbeckerle" w:date="2013-05-24T10:37:00Z">
          <w:r w:rsidDel="000405E1">
            <w:rPr>
              <w:rFonts w:cs="Arial"/>
              <w:color w:val="000000"/>
            </w:rPr>
            <w:delText xml:space="preserve">For the purposes of establishing representation, a local sequence or choice effectively has lengthKind ‘implicit’, except that the delimiting regime of parent is retained. </w:delText>
          </w:r>
          <w:commentRangeEnd w:id="6017"/>
          <w:r w:rsidDel="000405E1">
            <w:rPr>
              <w:rStyle w:val="CommentReference"/>
            </w:rPr>
            <w:commentReference w:id="6017"/>
          </w:r>
        </w:del>
      </w:ins>
      <w:commentRangeEnd w:id="6002"/>
      <w:del w:id="6020" w:author="mbeckerle" w:date="2013-05-24T10:37:00Z">
        <w:r w:rsidR="003B7C78" w:rsidDel="000405E1">
          <w:rPr>
            <w:rStyle w:val="CommentReference"/>
          </w:rPr>
          <w:commentReference w:id="6002"/>
        </w:r>
      </w:del>
    </w:p>
    <w:p w14:paraId="6E126388" w14:textId="251D7B5E" w:rsidR="008910BB" w:rsidRDefault="003D27F6">
      <w:pPr>
        <w:autoSpaceDE w:val="0"/>
        <w:rPr>
          <w:ins w:id="6021" w:author="mbeckerle" w:date="2013-02-19T12:18:00Z"/>
          <w:rFonts w:cs="Arial"/>
          <w:color w:val="000000"/>
        </w:rPr>
      </w:pPr>
      <w:ins w:id="6022" w:author="Steve Hanson" w:date="2013-03-28T12:30:00Z">
        <w:r>
          <w:rPr>
            <w:rFonts w:cs="Arial"/>
            <w:color w:val="000000"/>
          </w:rPr>
          <w:t xml:space="preserve">The first step </w:t>
        </w:r>
      </w:ins>
      <w:ins w:id="6023" w:author="Steve Hanson" w:date="2013-03-28T12:31:00Z">
        <w:r>
          <w:rPr>
            <w:rFonts w:cs="Arial"/>
            <w:color w:val="000000"/>
          </w:rPr>
          <w:t xml:space="preserve">is to </w:t>
        </w:r>
      </w:ins>
      <w:ins w:id="6024" w:author="Steve Hanson" w:date="2013-05-14T13:49:00Z">
        <w:r w:rsidR="00C22200">
          <w:rPr>
            <w:rFonts w:cs="Arial"/>
            <w:color w:val="000000"/>
          </w:rPr>
          <w:t>see</w:t>
        </w:r>
      </w:ins>
      <w:ins w:id="6025" w:author="Steve Hanson" w:date="2013-03-28T12:31:00Z">
        <w:r>
          <w:rPr>
            <w:rFonts w:cs="Arial"/>
            <w:color w:val="000000"/>
          </w:rPr>
          <w:t xml:space="preserve"> </w:t>
        </w:r>
      </w:ins>
      <w:ins w:id="6026" w:author="mbeckerle" w:date="2013-02-19T12:18:00Z">
        <w:del w:id="6027" w:author="Steve Hanson" w:date="2013-03-28T12:31:00Z">
          <w:r w:rsidR="008910BB" w:rsidDel="003D27F6">
            <w:rPr>
              <w:rFonts w:cs="Arial"/>
              <w:color w:val="000000"/>
            </w:rPr>
            <w:delText xml:space="preserve">Key to this is to see </w:delText>
          </w:r>
        </w:del>
        <w:r w:rsidR="008910BB">
          <w:rPr>
            <w:rFonts w:cs="Arial"/>
            <w:color w:val="000000"/>
          </w:rPr>
          <w:t xml:space="preserve">if the content is </w:t>
        </w:r>
      </w:ins>
      <w:ins w:id="6028" w:author="Steve Hanson" w:date="2013-05-14T14:32:00Z">
        <w:r w:rsidR="00EF427B">
          <w:rPr>
            <w:rFonts w:cs="Arial"/>
            <w:color w:val="000000"/>
          </w:rPr>
          <w:t xml:space="preserve">trivially </w:t>
        </w:r>
      </w:ins>
      <w:ins w:id="6029" w:author="mbeckerle" w:date="2013-02-19T12:18:00Z">
        <w:r w:rsidR="008910BB">
          <w:rPr>
            <w:rFonts w:cs="Arial"/>
            <w:color w:val="000000"/>
          </w:rPr>
          <w:t xml:space="preserve">of length zero. This is </w:t>
        </w:r>
      </w:ins>
      <w:ins w:id="6030" w:author="mbeckerle" w:date="2013-02-19T12:37:00Z">
        <w:r w:rsidR="003B4798">
          <w:rPr>
            <w:rFonts w:cs="Arial"/>
            <w:color w:val="000000"/>
          </w:rPr>
          <w:t>dfdl:</w:t>
        </w:r>
      </w:ins>
      <w:ins w:id="6031" w:author="mbeckerle" w:date="2013-02-19T12:18:00Z">
        <w:r w:rsidR="008910BB">
          <w:rPr>
            <w:rFonts w:cs="Arial"/>
            <w:color w:val="000000"/>
          </w:rPr>
          <w:t>lengthKind dependent.</w:t>
        </w:r>
      </w:ins>
    </w:p>
    <w:p w14:paraId="4442EC3F" w14:textId="77777777" w:rsidR="008910BB" w:rsidRDefault="008910BB" w:rsidP="00B03EAB">
      <w:pPr>
        <w:numPr>
          <w:ilvl w:val="0"/>
          <w:numId w:val="191"/>
        </w:numPr>
        <w:suppressAutoHyphens/>
        <w:autoSpaceDE w:val="0"/>
        <w:spacing w:before="0" w:after="0"/>
        <w:rPr>
          <w:ins w:id="6032" w:author="mbeckerle" w:date="2013-02-19T12:18:00Z"/>
          <w:color w:val="000000"/>
        </w:rPr>
      </w:pPr>
      <w:ins w:id="6033" w:author="mbeckerle" w:date="2013-02-19T12:18:00Z">
        <w:r>
          <w:rPr>
            <w:rFonts w:cs="Arial"/>
            <w:color w:val="000000"/>
          </w:rPr>
          <w:t>explicit =&gt; length is zero (either fixed or from expression evaluation)</w:t>
        </w:r>
        <w:r>
          <w:rPr>
            <w:color w:val="000000"/>
          </w:rPr>
          <w:t xml:space="preserve"> </w:t>
        </w:r>
      </w:ins>
    </w:p>
    <w:p w14:paraId="566E15A3" w14:textId="1C4CAB2A" w:rsidR="008910BB" w:rsidRDefault="008910BB" w:rsidP="00B03EAB">
      <w:pPr>
        <w:numPr>
          <w:ilvl w:val="0"/>
          <w:numId w:val="191"/>
        </w:numPr>
        <w:suppressAutoHyphens/>
        <w:autoSpaceDE w:val="0"/>
        <w:spacing w:before="0" w:after="0"/>
        <w:rPr>
          <w:ins w:id="6034" w:author="mbeckerle" w:date="2013-02-19T12:18:00Z"/>
          <w:rFonts w:cs="Arial"/>
          <w:color w:val="000000"/>
        </w:rPr>
      </w:pPr>
      <w:ins w:id="6035" w:author="mbeckerle" w:date="2013-02-19T12:18:00Z">
        <w:r>
          <w:rPr>
            <w:rFonts w:cs="Arial"/>
            <w:color w:val="000000"/>
          </w:rPr>
          <w:t>prefixed =&gt; length</w:t>
        </w:r>
      </w:ins>
      <w:ins w:id="6036" w:author="mbeckerle" w:date="2013-04-08T09:43:00Z">
        <w:r w:rsidR="00EE2D53">
          <w:rPr>
            <w:rFonts w:cs="Arial"/>
            <w:color w:val="000000"/>
          </w:rPr>
          <w:t xml:space="preserve"> given by the prefix</w:t>
        </w:r>
      </w:ins>
      <w:ins w:id="6037" w:author="mbeckerle" w:date="2013-02-19T12:18:00Z">
        <w:r>
          <w:rPr>
            <w:rFonts w:cs="Arial"/>
            <w:color w:val="000000"/>
          </w:rPr>
          <w:t xml:space="preserve"> is zero</w:t>
        </w:r>
      </w:ins>
    </w:p>
    <w:p w14:paraId="5840E581" w14:textId="10DBE403" w:rsidR="008910BB" w:rsidRDefault="008910BB" w:rsidP="00B03EAB">
      <w:pPr>
        <w:numPr>
          <w:ilvl w:val="0"/>
          <w:numId w:val="191"/>
        </w:numPr>
        <w:suppressAutoHyphens/>
        <w:autoSpaceDE w:val="0"/>
        <w:spacing w:before="0" w:after="0"/>
        <w:rPr>
          <w:ins w:id="6038" w:author="mbeckerle" w:date="2013-02-19T12:18:00Z"/>
          <w:rFonts w:cs="Arial"/>
          <w:color w:val="000000"/>
        </w:rPr>
      </w:pPr>
      <w:ins w:id="6039" w:author="mbeckerle" w:date="2013-02-19T12:18:00Z">
        <w:r>
          <w:rPr>
            <w:rFonts w:cs="Arial"/>
            <w:color w:val="000000"/>
          </w:rPr>
          <w:t>implicit (simple) =&gt; length is zero</w:t>
        </w:r>
      </w:ins>
      <w:ins w:id="6040" w:author="mbeckerle" w:date="2013-04-05T11:13:00Z">
        <w:r w:rsidR="00346C02">
          <w:rPr>
            <w:rStyle w:val="FootnoteReference"/>
            <w:rFonts w:cs="Arial"/>
            <w:color w:val="000000"/>
          </w:rPr>
          <w:footnoteReference w:id="12"/>
        </w:r>
      </w:ins>
      <w:ins w:id="6043" w:author="mbeckerle" w:date="2013-02-19T12:18:00Z">
        <w:r>
          <w:rPr>
            <w:rFonts w:cs="Arial"/>
            <w:color w:val="000000"/>
          </w:rPr>
          <w:t xml:space="preserve"> </w:t>
        </w:r>
      </w:ins>
      <w:ins w:id="6044" w:author="Steve Hanson" w:date="2013-03-28T12:31:00Z">
        <w:del w:id="6045" w:author="mbeckerle" w:date="2013-04-05T11:14:00Z">
          <w:r w:rsidR="003D27F6" w:rsidDel="00346C02">
            <w:rPr>
              <w:rFonts w:cs="Arial"/>
              <w:color w:val="000000"/>
            </w:rPr>
            <w:delText>(xs:maxLength facet is zero</w:delText>
          </w:r>
        </w:del>
      </w:ins>
      <w:ins w:id="6046" w:author="Steve Hanson" w:date="2013-03-28T12:32:00Z">
        <w:del w:id="6047" w:author="mbeckerle" w:date="2013-04-05T11:14:00Z">
          <w:r w:rsidR="003D27F6" w:rsidDel="00346C02">
            <w:rPr>
              <w:rFonts w:cs="Arial"/>
              <w:color w:val="000000"/>
            </w:rPr>
            <w:delText>)</w:delText>
          </w:r>
        </w:del>
      </w:ins>
      <w:ins w:id="6048" w:author="mbeckerle" w:date="2013-02-19T12:18:00Z">
        <w:del w:id="6049" w:author="Steve Hanson" w:date="2013-03-28T12:32:00Z">
          <w:r w:rsidDel="003D27F6">
            <w:rPr>
              <w:rFonts w:cs="Arial"/>
              <w:color w:val="000000"/>
            </w:rPr>
            <w:delText xml:space="preserve">from </w:delText>
          </w:r>
          <w:commentRangeStart w:id="6050"/>
          <w:r w:rsidDel="003D27F6">
            <w:rPr>
              <w:rFonts w:cs="Arial"/>
              <w:color w:val="000000"/>
            </w:rPr>
            <w:delText>type facets</w:delText>
          </w:r>
        </w:del>
      </w:ins>
      <w:commentRangeEnd w:id="6050"/>
      <w:ins w:id="6051" w:author="mbeckerle" w:date="2013-03-24T15:21:00Z">
        <w:r w:rsidR="00496D2B">
          <w:rPr>
            <w:rStyle w:val="CommentReference"/>
          </w:rPr>
          <w:commentReference w:id="6050"/>
        </w:r>
      </w:ins>
    </w:p>
    <w:p w14:paraId="4CB17728" w14:textId="77ED21E4" w:rsidR="008910BB" w:rsidRDefault="008910BB" w:rsidP="00B03EAB">
      <w:pPr>
        <w:numPr>
          <w:ilvl w:val="0"/>
          <w:numId w:val="191"/>
        </w:numPr>
        <w:suppressAutoHyphens/>
        <w:autoSpaceDE w:val="0"/>
        <w:spacing w:before="0" w:after="0"/>
        <w:rPr>
          <w:ins w:id="6052" w:author="mbeckerle" w:date="2013-02-19T12:18:00Z"/>
          <w:color w:val="000000"/>
        </w:rPr>
      </w:pPr>
      <w:ins w:id="6053" w:author="mbeckerle" w:date="2013-02-19T12:18:00Z">
        <w:r>
          <w:rPr>
            <w:rFonts w:cs="Arial"/>
            <w:color w:val="000000"/>
          </w:rPr>
          <w:t xml:space="preserve">implicit (complex) =&gt; </w:t>
        </w:r>
      </w:ins>
      <w:ins w:id="6054" w:author="Steve Hanson" w:date="2013-05-14T14:31:00Z">
        <w:r w:rsidR="00EF427B">
          <w:rPr>
            <w:rFonts w:cs="Arial"/>
            <w:color w:val="000000"/>
          </w:rPr>
          <w:t>not possible</w:t>
        </w:r>
      </w:ins>
      <w:commentRangeStart w:id="6055"/>
      <w:ins w:id="6056" w:author="mbeckerle" w:date="2013-02-19T12:18:00Z">
        <w:del w:id="6057" w:author="Steve Hanson" w:date="2013-05-14T14:31:00Z">
          <w:r w:rsidDel="00EF427B">
            <w:rPr>
              <w:rFonts w:cs="Arial"/>
              <w:color w:val="000000"/>
            </w:rPr>
            <w:delText>con</w:delText>
          </w:r>
        </w:del>
        <w:del w:id="6058" w:author="Steve Hanson" w:date="2013-03-28T12:32:00Z">
          <w:r w:rsidDel="003D27F6">
            <w:rPr>
              <w:rFonts w:cs="Arial"/>
              <w:color w:val="000000"/>
            </w:rPr>
            <w:delText>sumed</w:delText>
          </w:r>
        </w:del>
        <w:del w:id="6059" w:author="Steve Hanson" w:date="2013-05-14T14:31:00Z">
          <w:r w:rsidDel="00EF427B">
            <w:rPr>
              <w:rFonts w:cs="Arial"/>
              <w:color w:val="000000"/>
            </w:rPr>
            <w:delText xml:space="preserve"> length </w:delText>
          </w:r>
        </w:del>
      </w:ins>
      <w:commentRangeEnd w:id="6055"/>
      <w:ins w:id="6060" w:author="mbeckerle" w:date="2013-03-24T15:21:00Z">
        <w:r w:rsidR="00496D2B">
          <w:rPr>
            <w:rStyle w:val="CommentReference"/>
          </w:rPr>
          <w:commentReference w:id="6055"/>
        </w:r>
      </w:ins>
      <w:ins w:id="6061" w:author="mbeckerle" w:date="2013-02-19T12:18:00Z">
        <w:del w:id="6062" w:author="Steve Hanson" w:date="2013-05-14T14:31:00Z">
          <w:r w:rsidDel="00EF427B">
            <w:rPr>
              <w:rFonts w:cs="Arial"/>
              <w:color w:val="000000"/>
            </w:rPr>
            <w:delText>is zero upon</w:delText>
          </w:r>
        </w:del>
        <w:del w:id="6063" w:author="Steve Hanson" w:date="2013-05-14T14:32:00Z">
          <w:r w:rsidDel="00EF427B">
            <w:rPr>
              <w:rFonts w:cs="Arial"/>
              <w:color w:val="000000"/>
            </w:rPr>
            <w:delText xml:space="preserve"> return from descending into children</w:delText>
          </w:r>
        </w:del>
        <w:r>
          <w:rPr>
            <w:rFonts w:cs="Arial"/>
            <w:color w:val="000000"/>
          </w:rPr>
          <w:t xml:space="preserve">. </w:t>
        </w:r>
        <w:r>
          <w:rPr>
            <w:color w:val="000000"/>
          </w:rPr>
          <w:t xml:space="preserve"> </w:t>
        </w:r>
      </w:ins>
    </w:p>
    <w:p w14:paraId="4F350595" w14:textId="275A2596" w:rsidR="008910BB" w:rsidRDefault="008910BB" w:rsidP="00B03EAB">
      <w:pPr>
        <w:numPr>
          <w:ilvl w:val="0"/>
          <w:numId w:val="191"/>
        </w:numPr>
        <w:suppressAutoHyphens/>
        <w:autoSpaceDE w:val="0"/>
        <w:spacing w:before="0" w:after="0"/>
        <w:rPr>
          <w:ins w:id="6064" w:author="mbeckerle" w:date="2013-02-19T12:18:00Z"/>
          <w:color w:val="000000"/>
        </w:rPr>
      </w:pPr>
      <w:commentRangeStart w:id="6065"/>
      <w:ins w:id="6066" w:author="mbeckerle" w:date="2013-02-19T12:18:00Z">
        <w:r>
          <w:rPr>
            <w:rFonts w:cs="Arial"/>
            <w:color w:val="000000"/>
          </w:rPr>
          <w:t xml:space="preserve">delimited =&gt; length is zero </w:t>
        </w:r>
      </w:ins>
      <w:ins w:id="6067" w:author="Steve Hanson" w:date="2013-05-14T15:27:00Z">
        <w:r w:rsidR="00C335DE">
          <w:rPr>
            <w:rFonts w:cs="Arial"/>
            <w:color w:val="000000"/>
          </w:rPr>
          <w:t>(</w:t>
        </w:r>
      </w:ins>
      <w:ins w:id="6068" w:author="mbeckerle" w:date="2013-02-19T12:18:00Z">
        <w:del w:id="6069" w:author="Steve Hanson" w:date="2013-05-14T15:27:00Z">
          <w:r w:rsidDel="00C335DE">
            <w:rPr>
              <w:rFonts w:cs="Arial"/>
              <w:color w:val="000000"/>
            </w:rPr>
            <w:delText xml:space="preserve">after scanning for </w:delText>
          </w:r>
        </w:del>
        <w:r>
          <w:rPr>
            <w:rFonts w:cs="Arial"/>
            <w:color w:val="000000"/>
          </w:rPr>
          <w:t>delimiter</w:t>
        </w:r>
      </w:ins>
      <w:ins w:id="6070" w:author="Steve Hanson" w:date="2013-05-14T15:27:00Z">
        <w:r w:rsidR="00C335DE">
          <w:rPr>
            <w:rFonts w:cs="Arial"/>
            <w:color w:val="000000"/>
          </w:rPr>
          <w:t xml:space="preserve"> is immediately encountered)</w:t>
        </w:r>
      </w:ins>
      <w:ins w:id="6071" w:author="mbeckerle" w:date="2013-02-19T12:18:00Z">
        <w:del w:id="6072" w:author="Steve Hanson" w:date="2013-05-14T15:28:00Z">
          <w:r w:rsidDel="00C335DE">
            <w:rPr>
              <w:rFonts w:cs="Arial"/>
              <w:color w:val="000000"/>
            </w:rPr>
            <w:delText>(s)</w:delText>
          </w:r>
        </w:del>
        <w:r>
          <w:rPr>
            <w:color w:val="000000"/>
          </w:rPr>
          <w:t xml:space="preserve"> </w:t>
        </w:r>
      </w:ins>
      <w:commentRangeEnd w:id="6065"/>
      <w:ins w:id="6073" w:author="mbeckerle" w:date="2013-04-08T13:07:00Z">
        <w:r w:rsidR="00BC1C9C">
          <w:rPr>
            <w:rStyle w:val="CommentReference"/>
          </w:rPr>
          <w:commentReference w:id="6065"/>
        </w:r>
      </w:ins>
    </w:p>
    <w:p w14:paraId="40240CFB" w14:textId="77777777" w:rsidR="008910BB" w:rsidRDefault="008910BB" w:rsidP="00B03EAB">
      <w:pPr>
        <w:numPr>
          <w:ilvl w:val="0"/>
          <w:numId w:val="191"/>
        </w:numPr>
        <w:suppressAutoHyphens/>
        <w:autoSpaceDE w:val="0"/>
        <w:spacing w:before="0" w:after="0"/>
        <w:rPr>
          <w:ins w:id="6074" w:author="mbeckerle" w:date="2013-02-19T12:18:00Z"/>
          <w:color w:val="000000"/>
        </w:rPr>
      </w:pPr>
      <w:ins w:id="6075" w:author="mbeckerle" w:date="2013-02-19T12:18:00Z">
        <w:r>
          <w:rPr>
            <w:rFonts w:cs="Arial"/>
            <w:color w:val="000000"/>
          </w:rPr>
          <w:t>pattern =&gt; pattern returns zero length match</w:t>
        </w:r>
        <w:r>
          <w:rPr>
            <w:color w:val="000000"/>
          </w:rPr>
          <w:t xml:space="preserve"> </w:t>
        </w:r>
      </w:ins>
    </w:p>
    <w:p w14:paraId="41CCBAD8" w14:textId="5D94462C" w:rsidR="00EE2D53" w:rsidRPr="00DC42D2" w:rsidRDefault="008910BB" w:rsidP="007C2EBD">
      <w:pPr>
        <w:numPr>
          <w:ilvl w:val="0"/>
          <w:numId w:val="191"/>
        </w:numPr>
        <w:suppressAutoHyphens/>
        <w:autoSpaceDE w:val="0"/>
        <w:spacing w:before="0" w:after="0"/>
        <w:rPr>
          <w:ins w:id="6076" w:author="mbeckerle" w:date="2013-04-08T13:18:00Z"/>
          <w:rFonts w:cs="Arial"/>
          <w:color w:val="000000"/>
        </w:rPr>
      </w:pPr>
      <w:ins w:id="6077" w:author="mbeckerle" w:date="2013-02-19T12:18:00Z">
        <w:r>
          <w:rPr>
            <w:rFonts w:cs="Arial"/>
            <w:color w:val="000000"/>
          </w:rPr>
          <w:t>endOfParent =&gt; already positioned at parent’s end so length is zero</w:t>
        </w:r>
        <w:r>
          <w:rPr>
            <w:color w:val="000000"/>
          </w:rPr>
          <w:t xml:space="preserve"> </w:t>
        </w:r>
      </w:ins>
    </w:p>
    <w:p w14:paraId="46AC8F07" w14:textId="64ED78C4" w:rsidR="00AB2730" w:rsidRDefault="00AB2730" w:rsidP="00AB2730">
      <w:pPr>
        <w:pStyle w:val="Heading4"/>
        <w:rPr>
          <w:ins w:id="6078" w:author="Steve Hanson" w:date="2013-05-14T14:46:00Z"/>
        </w:rPr>
      </w:pPr>
      <w:ins w:id="6079" w:author="Steve Hanson" w:date="2013-05-14T14:46:00Z">
        <w:r>
          <w:t>Simple element</w:t>
        </w:r>
      </w:ins>
    </w:p>
    <w:p w14:paraId="427DA1E6" w14:textId="4260F0FD" w:rsidR="00030187" w:rsidRDefault="00AB2730" w:rsidP="008910BB">
      <w:pPr>
        <w:autoSpaceDE w:val="0"/>
        <w:rPr>
          <w:ins w:id="6080" w:author="mbeckerle" w:date="2013-04-08T10:04:00Z"/>
          <w:rFonts w:cs="Arial"/>
          <w:color w:val="000000"/>
        </w:rPr>
      </w:pPr>
      <w:ins w:id="6081" w:author="Steve Hanson" w:date="2013-05-14T14:47:00Z">
        <w:r>
          <w:rPr>
            <w:rFonts w:cs="Arial"/>
            <w:color w:val="000000"/>
          </w:rPr>
          <w:t>I</w:t>
        </w:r>
      </w:ins>
      <w:ins w:id="6082" w:author="Steve Hanson" w:date="2013-05-14T14:26:00Z">
        <w:r w:rsidR="00027448">
          <w:rPr>
            <w:rFonts w:cs="Arial"/>
            <w:color w:val="000000"/>
          </w:rPr>
          <w:t xml:space="preserve">f </w:t>
        </w:r>
      </w:ins>
      <w:ins w:id="6083" w:author="mbeckerle" w:date="2013-04-08T10:02:00Z">
        <w:del w:id="6084" w:author="Steve Hanson" w:date="2013-05-14T14:26:00Z">
          <w:r w:rsidR="00030187" w:rsidDel="00027448">
            <w:rPr>
              <w:rFonts w:cs="Arial"/>
              <w:color w:val="000000"/>
            </w:rPr>
            <w:delText xml:space="preserve">Given that </w:delText>
          </w:r>
        </w:del>
        <w:del w:id="6085" w:author="Steve Hanson" w:date="2013-05-14T14:33:00Z">
          <w:r w:rsidR="00030187" w:rsidDel="00EF427B">
            <w:rPr>
              <w:rFonts w:cs="Arial"/>
              <w:color w:val="000000"/>
            </w:rPr>
            <w:delText xml:space="preserve">the content is of </w:delText>
          </w:r>
        </w:del>
      </w:ins>
      <w:ins w:id="6086" w:author="Steve Hanson" w:date="2013-05-14T14:33:00Z">
        <w:r w:rsidR="00EF427B">
          <w:rPr>
            <w:rFonts w:cs="Arial"/>
            <w:color w:val="000000"/>
          </w:rPr>
          <w:t xml:space="preserve">the result is </w:t>
        </w:r>
      </w:ins>
      <w:ins w:id="6087" w:author="mbeckerle" w:date="2013-04-08T10:02:00Z">
        <w:del w:id="6088" w:author="Steve Hanson" w:date="2013-05-14T15:15:00Z">
          <w:r w:rsidR="00030187" w:rsidDel="00FF7A87">
            <w:rPr>
              <w:rFonts w:cs="Arial"/>
              <w:color w:val="000000"/>
            </w:rPr>
            <w:delText>l</w:delText>
          </w:r>
        </w:del>
      </w:ins>
      <w:ins w:id="6089" w:author="Steve Hanson" w:date="2013-05-14T15:15:00Z">
        <w:r w:rsidR="00FF7A87">
          <w:rPr>
            <w:rFonts w:cs="Arial"/>
            <w:color w:val="000000"/>
          </w:rPr>
          <w:t>l</w:t>
        </w:r>
      </w:ins>
      <w:ins w:id="6090" w:author="mbeckerle" w:date="2013-04-08T10:02:00Z">
        <w:r w:rsidR="00030187">
          <w:rPr>
            <w:rFonts w:cs="Arial"/>
            <w:color w:val="000000"/>
          </w:rPr>
          <w:t>ength zero</w:t>
        </w:r>
      </w:ins>
      <w:ins w:id="6091" w:author="Steve Hanson" w:date="2013-05-14T15:37:00Z">
        <w:r w:rsidR="00A13ABB">
          <w:rPr>
            <w:rFonts w:cs="Arial"/>
            <w:color w:val="000000"/>
          </w:rPr>
          <w:t xml:space="preserve"> as described above</w:t>
        </w:r>
      </w:ins>
      <w:ins w:id="6092" w:author="mbeckerle" w:date="2013-04-08T10:02:00Z">
        <w:r w:rsidR="00030187">
          <w:rPr>
            <w:rFonts w:cs="Arial"/>
            <w:color w:val="000000"/>
          </w:rPr>
          <w:t>, the representation is then established by checking, in order for:</w:t>
        </w:r>
      </w:ins>
    </w:p>
    <w:p w14:paraId="5BC7E9DE" w14:textId="4800713C" w:rsidR="00A540A5" w:rsidRDefault="00C335DE" w:rsidP="00AB2730">
      <w:pPr>
        <w:numPr>
          <w:ilvl w:val="0"/>
          <w:numId w:val="225"/>
        </w:numPr>
        <w:autoSpaceDE w:val="0"/>
        <w:rPr>
          <w:ins w:id="6093" w:author="mbeckerle" w:date="2013-04-08T10:18:00Z"/>
          <w:rFonts w:cs="Arial"/>
          <w:color w:val="000000"/>
        </w:rPr>
      </w:pPr>
      <w:ins w:id="6094" w:author="Steve Hanson" w:date="2013-05-14T15:33:00Z">
        <w:r>
          <w:rPr>
            <w:rFonts w:cs="Arial"/>
            <w:color w:val="000000"/>
          </w:rPr>
          <w:t>n</w:t>
        </w:r>
      </w:ins>
      <w:ins w:id="6095" w:author="mbeckerle" w:date="2013-04-08T10:09:00Z">
        <w:del w:id="6096" w:author="Steve Hanson" w:date="2013-05-14T15:33:00Z">
          <w:r w:rsidR="00C75E1A" w:rsidDel="00C335DE">
            <w:rPr>
              <w:rFonts w:cs="Arial"/>
              <w:color w:val="000000"/>
            </w:rPr>
            <w:delText>N</w:delText>
          </w:r>
        </w:del>
        <w:r w:rsidR="00C75E1A">
          <w:rPr>
            <w:rFonts w:cs="Arial"/>
            <w:color w:val="000000"/>
          </w:rPr>
          <w:t xml:space="preserve">il </w:t>
        </w:r>
      </w:ins>
      <w:ins w:id="6097" w:author="Steve Hanson" w:date="2013-05-14T15:33:00Z">
        <w:r>
          <w:rPr>
            <w:rFonts w:cs="Arial"/>
            <w:color w:val="000000"/>
          </w:rPr>
          <w:t>r</w:t>
        </w:r>
      </w:ins>
      <w:ins w:id="6098" w:author="mbeckerle" w:date="2013-04-08T10:09:00Z">
        <w:del w:id="6099" w:author="Steve Hanson" w:date="2013-05-14T15:33:00Z">
          <w:r w:rsidR="00C75E1A" w:rsidDel="00C335DE">
            <w:rPr>
              <w:rFonts w:cs="Arial"/>
              <w:color w:val="000000"/>
            </w:rPr>
            <w:delText>R</w:delText>
          </w:r>
        </w:del>
        <w:r w:rsidR="00C75E1A">
          <w:rPr>
            <w:rFonts w:cs="Arial"/>
            <w:color w:val="000000"/>
          </w:rPr>
          <w:t>epresentation</w:t>
        </w:r>
      </w:ins>
      <w:ins w:id="6100" w:author="mbeckerle" w:date="2013-04-08T10:46:00Z">
        <w:r w:rsidR="00022F1A">
          <w:rPr>
            <w:rFonts w:cs="Arial"/>
            <w:color w:val="000000"/>
          </w:rPr>
          <w:t xml:space="preserve"> </w:t>
        </w:r>
      </w:ins>
      <w:ins w:id="6101" w:author="Steve Hanson" w:date="2013-05-14T14:37:00Z">
        <w:r w:rsidR="00EF427B">
          <w:rPr>
            <w:rFonts w:cs="Arial"/>
            <w:color w:val="000000"/>
          </w:rPr>
          <w:t>(</w:t>
        </w:r>
      </w:ins>
      <w:ins w:id="6102" w:author="mbeckerle" w:date="2013-04-08T10:46:00Z">
        <w:del w:id="6103" w:author="Steve Hanson" w:date="2013-05-14T14:37:00Z">
          <w:r w:rsidR="00022F1A" w:rsidDel="00EF427B">
            <w:rPr>
              <w:rFonts w:cs="Arial"/>
              <w:color w:val="000000"/>
            </w:rPr>
            <w:delText>(</w:delText>
          </w:r>
        </w:del>
      </w:ins>
      <w:ins w:id="6104" w:author="mbeckerle" w:date="2013-04-08T10:11:00Z">
        <w:del w:id="6105" w:author="Steve Hanson" w:date="2013-05-14T14:37:00Z">
          <w:r w:rsidR="00C75E1A" w:rsidDel="00EF427B">
            <w:rPr>
              <w:rFonts w:cs="Arial"/>
              <w:color w:val="000000"/>
            </w:rPr>
            <w:delText>as a literal nil value</w:delText>
          </w:r>
        </w:del>
      </w:ins>
      <w:ins w:id="6106" w:author="Steve Hanson" w:date="2013-05-14T13:33:00Z">
        <w:r w:rsidR="00493469">
          <w:rPr>
            <w:rFonts w:cs="Arial"/>
            <w:color w:val="000000"/>
          </w:rPr>
          <w:t xml:space="preserve">if %ES; is a </w:t>
        </w:r>
      </w:ins>
      <w:ins w:id="6107" w:author="Steve Hanson" w:date="2013-05-14T14:36:00Z">
        <w:r w:rsidR="00EF427B">
          <w:rPr>
            <w:rFonts w:cs="Arial"/>
            <w:color w:val="000000"/>
          </w:rPr>
          <w:t xml:space="preserve">literal </w:t>
        </w:r>
      </w:ins>
      <w:ins w:id="6108" w:author="Steve Hanson" w:date="2013-05-14T13:33:00Z">
        <w:r w:rsidR="00493469">
          <w:rPr>
            <w:rFonts w:cs="Arial"/>
            <w:color w:val="000000"/>
          </w:rPr>
          <w:t>nil value</w:t>
        </w:r>
      </w:ins>
      <w:ins w:id="6109" w:author="mbeckerle" w:date="2013-04-08T10:46:00Z">
        <w:r w:rsidR="00022F1A">
          <w:rPr>
            <w:rFonts w:cs="Arial"/>
            <w:color w:val="000000"/>
          </w:rPr>
          <w:t>)</w:t>
        </w:r>
      </w:ins>
      <w:ins w:id="6110" w:author="mbeckerle" w:date="2013-04-08T10:11:00Z">
        <w:r w:rsidR="00C75E1A">
          <w:rPr>
            <w:rFonts w:cs="Arial"/>
            <w:color w:val="000000"/>
          </w:rPr>
          <w:t xml:space="preserve">. </w:t>
        </w:r>
      </w:ins>
    </w:p>
    <w:p w14:paraId="61C7CF41" w14:textId="10FB157D" w:rsidR="00A540A5" w:rsidRDefault="00C335DE" w:rsidP="00AB2730">
      <w:pPr>
        <w:numPr>
          <w:ilvl w:val="0"/>
          <w:numId w:val="225"/>
        </w:numPr>
        <w:autoSpaceDE w:val="0"/>
        <w:rPr>
          <w:ins w:id="6111" w:author="Steve Hanson" w:date="2013-05-14T15:14:00Z"/>
          <w:rFonts w:cs="Arial"/>
          <w:color w:val="000000"/>
        </w:rPr>
      </w:pPr>
      <w:ins w:id="6112" w:author="Steve Hanson" w:date="2013-05-14T15:33:00Z">
        <w:r>
          <w:rPr>
            <w:rFonts w:cs="Arial"/>
            <w:color w:val="000000"/>
          </w:rPr>
          <w:t>e</w:t>
        </w:r>
      </w:ins>
      <w:ins w:id="6113" w:author="mbeckerle" w:date="2013-04-08T10:19:00Z">
        <w:del w:id="6114" w:author="Steve Hanson" w:date="2013-05-14T15:33:00Z">
          <w:r w:rsidR="00A540A5" w:rsidDel="00C335DE">
            <w:rPr>
              <w:rFonts w:cs="Arial"/>
              <w:color w:val="000000"/>
            </w:rPr>
            <w:delText>E</w:delText>
          </w:r>
        </w:del>
        <w:r w:rsidR="00A540A5">
          <w:rPr>
            <w:rFonts w:cs="Arial"/>
            <w:color w:val="000000"/>
          </w:rPr>
          <w:t xml:space="preserve">mpty </w:t>
        </w:r>
      </w:ins>
      <w:ins w:id="6115" w:author="Steve Hanson" w:date="2013-05-14T15:33:00Z">
        <w:r>
          <w:rPr>
            <w:rFonts w:cs="Arial"/>
            <w:color w:val="000000"/>
          </w:rPr>
          <w:t>r</w:t>
        </w:r>
      </w:ins>
      <w:ins w:id="6116" w:author="mbeckerle" w:date="2013-04-08T10:19:00Z">
        <w:del w:id="6117" w:author="Steve Hanson" w:date="2013-05-14T15:33:00Z">
          <w:r w:rsidR="00A540A5" w:rsidDel="00C335DE">
            <w:rPr>
              <w:rFonts w:cs="Arial"/>
              <w:color w:val="000000"/>
            </w:rPr>
            <w:delText>R</w:delText>
          </w:r>
        </w:del>
        <w:r w:rsidR="00A540A5">
          <w:rPr>
            <w:rFonts w:cs="Arial"/>
            <w:color w:val="000000"/>
          </w:rPr>
          <w:t>epresentation</w:t>
        </w:r>
      </w:ins>
      <w:ins w:id="6118" w:author="mbeckerle" w:date="2013-04-08T12:13:00Z">
        <w:r w:rsidR="0008745C">
          <w:rPr>
            <w:rFonts w:cs="Arial"/>
            <w:color w:val="000000"/>
          </w:rPr>
          <w:t>.</w:t>
        </w:r>
      </w:ins>
    </w:p>
    <w:p w14:paraId="53998763" w14:textId="7DDD1900" w:rsidR="00FF7A87" w:rsidRDefault="00C335DE" w:rsidP="00AB2730">
      <w:pPr>
        <w:numPr>
          <w:ilvl w:val="0"/>
          <w:numId w:val="225"/>
        </w:numPr>
        <w:autoSpaceDE w:val="0"/>
        <w:rPr>
          <w:ins w:id="6119" w:author="mbeckerle" w:date="2013-04-08T10:20:00Z"/>
          <w:rFonts w:cs="Arial"/>
          <w:color w:val="000000"/>
        </w:rPr>
      </w:pPr>
      <w:ins w:id="6120" w:author="Steve Hanson" w:date="2013-05-14T15:33:00Z">
        <w:r>
          <w:rPr>
            <w:rFonts w:cs="Arial"/>
            <w:color w:val="000000"/>
          </w:rPr>
          <w:t>n</w:t>
        </w:r>
      </w:ins>
      <w:ins w:id="6121" w:author="Steve Hanson" w:date="2013-05-14T15:14:00Z">
        <w:r w:rsidR="00FF7A87">
          <w:rPr>
            <w:rFonts w:cs="Arial"/>
            <w:color w:val="000000"/>
          </w:rPr>
          <w:t>ormal representation (xs:string or xs:hexBinary only)</w:t>
        </w:r>
      </w:ins>
    </w:p>
    <w:p w14:paraId="6C4F0AF9" w14:textId="59106E13" w:rsidR="00A540A5" w:rsidDel="00EF427B" w:rsidRDefault="00EC5381" w:rsidP="007C2EBD">
      <w:pPr>
        <w:numPr>
          <w:ilvl w:val="0"/>
          <w:numId w:val="222"/>
        </w:numPr>
        <w:autoSpaceDE w:val="0"/>
        <w:rPr>
          <w:ins w:id="6122" w:author="mbeckerle" w:date="2013-04-08T10:23:00Z"/>
          <w:del w:id="6123" w:author="Steve Hanson" w:date="2013-05-14T14:37:00Z"/>
          <w:rFonts w:cs="Arial"/>
          <w:color w:val="000000"/>
        </w:rPr>
      </w:pPr>
      <w:commentRangeStart w:id="6124"/>
      <w:ins w:id="6125" w:author="mbeckerle" w:date="2013-04-08T10:23:00Z">
        <w:del w:id="6126" w:author="Steve Hanson" w:date="2013-05-14T14:37:00Z">
          <w:r w:rsidDel="00EF427B">
            <w:rPr>
              <w:rFonts w:cs="Arial"/>
              <w:color w:val="000000"/>
            </w:rPr>
            <w:delText xml:space="preserve">Nil Representation </w:delText>
          </w:r>
        </w:del>
      </w:ins>
      <w:ins w:id="6127" w:author="mbeckerle" w:date="2013-04-08T10:46:00Z">
        <w:del w:id="6128" w:author="Steve Hanson" w:date="2013-05-14T14:37:00Z">
          <w:r w:rsidR="00022F1A" w:rsidDel="00EF427B">
            <w:rPr>
              <w:rFonts w:cs="Arial"/>
              <w:color w:val="000000"/>
            </w:rPr>
            <w:delText>(</w:delText>
          </w:r>
        </w:del>
      </w:ins>
      <w:ins w:id="6129" w:author="mbeckerle" w:date="2013-04-08T10:23:00Z">
        <w:del w:id="6130" w:author="Steve Hanson" w:date="2013-05-14T14:37:00Z">
          <w:r w:rsidDel="00EF427B">
            <w:rPr>
              <w:rFonts w:cs="Arial"/>
              <w:color w:val="000000"/>
            </w:rPr>
            <w:delText>as a logical</w:delText>
          </w:r>
        </w:del>
      </w:ins>
      <w:ins w:id="6131" w:author="mbeckerle" w:date="2013-04-08T10:26:00Z">
        <w:del w:id="6132" w:author="Steve Hanson" w:date="2013-05-14T14:37:00Z">
          <w:r w:rsidDel="00EF427B">
            <w:rPr>
              <w:rFonts w:cs="Arial"/>
              <w:color w:val="000000"/>
            </w:rPr>
            <w:delText xml:space="preserve"> nil value</w:delText>
          </w:r>
        </w:del>
      </w:ins>
      <w:ins w:id="6133" w:author="mbeckerle" w:date="2013-04-08T10:46:00Z">
        <w:del w:id="6134" w:author="Steve Hanson" w:date="2013-05-14T14:37:00Z">
          <w:r w:rsidR="00022F1A" w:rsidDel="00EF427B">
            <w:rPr>
              <w:rFonts w:cs="Arial"/>
              <w:color w:val="000000"/>
            </w:rPr>
            <w:delText>)</w:delText>
          </w:r>
        </w:del>
      </w:ins>
    </w:p>
    <w:p w14:paraId="0B6F0DDB" w14:textId="78C34B79" w:rsidR="009917F1" w:rsidRPr="00DC42D2" w:rsidDel="00EF427B" w:rsidRDefault="005C543E" w:rsidP="00493469">
      <w:pPr>
        <w:numPr>
          <w:ilvl w:val="1"/>
          <w:numId w:val="222"/>
        </w:numPr>
        <w:autoSpaceDE w:val="0"/>
        <w:rPr>
          <w:ins w:id="6135" w:author="mbeckerle" w:date="2013-04-08T10:23:00Z"/>
          <w:del w:id="6136" w:author="Steve Hanson" w:date="2013-05-14T14:37:00Z"/>
          <w:rFonts w:cs="Arial"/>
          <w:color w:val="000000"/>
        </w:rPr>
      </w:pPr>
      <w:ins w:id="6137" w:author="mbeckerle" w:date="2013-04-08T12:29:00Z">
        <w:del w:id="6138" w:author="Steve Hanson" w:date="2013-05-14T14:37:00Z">
          <w:r w:rsidDel="00EF427B">
            <w:rPr>
              <w:rFonts w:cs="Arial"/>
              <w:color w:val="000000"/>
            </w:rPr>
            <w:delText xml:space="preserve">Note type must be </w:delText>
          </w:r>
        </w:del>
      </w:ins>
      <w:ins w:id="6139" w:author="mbeckerle" w:date="2013-04-08T10:23:00Z">
        <w:del w:id="6140" w:author="Steve Hanson" w:date="2013-05-14T14:37:00Z">
          <w:r w:rsidR="00A540A5" w:rsidDel="00EF427B">
            <w:rPr>
              <w:rFonts w:cs="Arial"/>
              <w:color w:val="000000"/>
            </w:rPr>
            <w:delText>xs:string or xs:hexBinary</w:delText>
          </w:r>
        </w:del>
      </w:ins>
      <w:ins w:id="6141" w:author="mbeckerle" w:date="2013-04-08T10:25:00Z">
        <w:del w:id="6142" w:author="Steve Hanson" w:date="2013-05-14T14:37:00Z">
          <w:r w:rsidR="009917F1" w:rsidRPr="00DC42D2" w:rsidDel="00EF427B">
            <w:rPr>
              <w:rFonts w:cs="Arial"/>
              <w:color w:val="000000"/>
            </w:rPr>
            <w:delText>’</w:delText>
          </w:r>
        </w:del>
      </w:ins>
      <w:commentRangeEnd w:id="6124"/>
      <w:ins w:id="6143" w:author="mbeckerle" w:date="2013-04-08T11:46:00Z">
        <w:del w:id="6144" w:author="Steve Hanson" w:date="2013-05-14T14:37:00Z">
          <w:r w:rsidR="00047E7C" w:rsidDel="00EF427B">
            <w:rPr>
              <w:rStyle w:val="CommentReference"/>
            </w:rPr>
            <w:commentReference w:id="6124"/>
          </w:r>
        </w:del>
      </w:ins>
    </w:p>
    <w:p w14:paraId="0C2D2FB7" w14:textId="05EFF894" w:rsidR="00A540A5" w:rsidDel="00027448" w:rsidRDefault="00A540A5" w:rsidP="000405E1">
      <w:pPr>
        <w:numPr>
          <w:ilvl w:val="0"/>
          <w:numId w:val="222"/>
        </w:numPr>
        <w:autoSpaceDE w:val="0"/>
        <w:rPr>
          <w:ins w:id="6145" w:author="mbeckerle" w:date="2013-04-08T10:20:00Z"/>
          <w:del w:id="6146" w:author="Steve Hanson" w:date="2013-05-14T14:28:00Z"/>
          <w:rFonts w:cs="Arial"/>
          <w:color w:val="000000"/>
        </w:rPr>
      </w:pPr>
      <w:ins w:id="6147" w:author="mbeckerle" w:date="2013-04-08T10:20:00Z">
        <w:del w:id="6148" w:author="Steve Hanson" w:date="2013-05-14T14:37:00Z">
          <w:r w:rsidRPr="00027448" w:rsidDel="00EF427B">
            <w:rPr>
              <w:rFonts w:cs="Arial"/>
              <w:color w:val="000000"/>
            </w:rPr>
            <w:delText>Normal Representation</w:delText>
          </w:r>
        </w:del>
      </w:ins>
    </w:p>
    <w:p w14:paraId="47C83466" w14:textId="42CD664E" w:rsidR="00DF3963" w:rsidRPr="00027448" w:rsidDel="00493469" w:rsidRDefault="00DF3963">
      <w:pPr>
        <w:numPr>
          <w:ilvl w:val="0"/>
          <w:numId w:val="222"/>
        </w:numPr>
        <w:autoSpaceDE w:val="0"/>
        <w:rPr>
          <w:ins w:id="6149" w:author="mbeckerle" w:date="2013-04-08T12:30:00Z"/>
          <w:del w:id="6150" w:author="Steve Hanson" w:date="2013-05-14T13:29:00Z"/>
          <w:rFonts w:cs="Arial"/>
          <w:color w:val="000000"/>
        </w:rPr>
        <w:pPrChange w:id="6151" w:author="Steve Hanson" w:date="2013-05-14T14:28:00Z">
          <w:pPr>
            <w:numPr>
              <w:ilvl w:val="1"/>
              <w:numId w:val="222"/>
            </w:numPr>
            <w:autoSpaceDE w:val="0"/>
            <w:ind w:left="1440" w:hanging="360"/>
          </w:pPr>
        </w:pPrChange>
      </w:pPr>
      <w:commentRangeStart w:id="6152"/>
      <w:ins w:id="6153" w:author="mbeckerle" w:date="2013-04-08T12:30:00Z">
        <w:del w:id="6154" w:author="Steve Hanson" w:date="2013-05-14T14:28:00Z">
          <w:r w:rsidRPr="00027448" w:rsidDel="00027448">
            <w:rPr>
              <w:rFonts w:cs="Arial"/>
              <w:color w:val="000000"/>
            </w:rPr>
            <w:delText>Note</w:delText>
          </w:r>
        </w:del>
      </w:ins>
      <w:ins w:id="6155" w:author="mbeckerle" w:date="2013-04-08T12:31:00Z">
        <w:del w:id="6156" w:author="Steve Hanson" w:date="2013-05-14T14:28:00Z">
          <w:r w:rsidRPr="00027448" w:rsidDel="00027448">
            <w:rPr>
              <w:rFonts w:cs="Arial"/>
              <w:color w:val="000000"/>
            </w:rPr>
            <w:delText xml:space="preserve"> type must be</w:delText>
          </w:r>
        </w:del>
        <w:del w:id="6157" w:author="Steve Hanson" w:date="2013-05-14T14:37:00Z">
          <w:r w:rsidRPr="00027448" w:rsidDel="00EF427B">
            <w:rPr>
              <w:rFonts w:cs="Arial"/>
              <w:color w:val="000000"/>
            </w:rPr>
            <w:delText xml:space="preserve"> xs:string or xs:hexBinary</w:delText>
          </w:r>
        </w:del>
      </w:ins>
    </w:p>
    <w:p w14:paraId="195E04B9" w14:textId="3E0576CB" w:rsidR="003F6284" w:rsidRPr="00493469" w:rsidDel="00EF427B" w:rsidRDefault="003F6284" w:rsidP="00493469">
      <w:pPr>
        <w:numPr>
          <w:ilvl w:val="1"/>
          <w:numId w:val="222"/>
        </w:numPr>
        <w:autoSpaceDE w:val="0"/>
        <w:rPr>
          <w:ins w:id="6158" w:author="mbeckerle" w:date="2013-04-08T10:21:00Z"/>
          <w:del w:id="6159" w:author="Steve Hanson" w:date="2013-05-14T14:37:00Z"/>
          <w:rFonts w:cs="Arial"/>
          <w:color w:val="000000"/>
        </w:rPr>
      </w:pPr>
      <w:ins w:id="6160" w:author="mbeckerle" w:date="2013-04-08T11:50:00Z">
        <w:del w:id="6161" w:author="Steve Hanson" w:date="2013-05-14T13:29:00Z">
          <w:r w:rsidRPr="00493469" w:rsidDel="00493469">
            <w:rPr>
              <w:rFonts w:cs="Arial"/>
              <w:color w:val="000000"/>
            </w:rPr>
            <w:delText>In this</w:delText>
          </w:r>
        </w:del>
        <w:del w:id="6162" w:author="Steve Hanson" w:date="2013-05-14T14:28:00Z">
          <w:r w:rsidRPr="00493469" w:rsidDel="00027448">
            <w:rPr>
              <w:rFonts w:cs="Arial"/>
              <w:color w:val="000000"/>
            </w:rPr>
            <w:delText xml:space="preserve"> case the value is empty string, or empty hexBinary</w:delText>
          </w:r>
        </w:del>
        <w:del w:id="6163" w:author="Steve Hanson" w:date="2013-05-14T14:37:00Z">
          <w:r w:rsidRPr="00493469" w:rsidDel="00EF427B">
            <w:rPr>
              <w:rFonts w:cs="Arial"/>
              <w:color w:val="000000"/>
            </w:rPr>
            <w:delText xml:space="preserve">. </w:delText>
          </w:r>
        </w:del>
      </w:ins>
      <w:commentRangeEnd w:id="6152"/>
      <w:ins w:id="6164" w:author="mbeckerle" w:date="2013-04-08T13:28:00Z">
        <w:del w:id="6165" w:author="Steve Hanson" w:date="2013-05-14T14:37:00Z">
          <w:r w:rsidR="00DC42D2" w:rsidDel="00EF427B">
            <w:rPr>
              <w:rStyle w:val="CommentReference"/>
            </w:rPr>
            <w:commentReference w:id="6152"/>
          </w:r>
        </w:del>
      </w:ins>
    </w:p>
    <w:p w14:paraId="5872953A" w14:textId="4E5CA646" w:rsidR="00BB16D4" w:rsidRDefault="00C335DE" w:rsidP="00AB2730">
      <w:pPr>
        <w:numPr>
          <w:ilvl w:val="0"/>
          <w:numId w:val="225"/>
        </w:numPr>
        <w:autoSpaceDE w:val="0"/>
        <w:rPr>
          <w:ins w:id="6166" w:author="Steve Hanson" w:date="2013-05-14T14:28:00Z"/>
          <w:rFonts w:cs="Arial"/>
          <w:color w:val="000000"/>
        </w:rPr>
      </w:pPr>
      <w:ins w:id="6167" w:author="Steve Hanson" w:date="2013-05-14T15:33:00Z">
        <w:r>
          <w:rPr>
            <w:rFonts w:cs="Arial"/>
            <w:color w:val="000000"/>
          </w:rPr>
          <w:t>a</w:t>
        </w:r>
      </w:ins>
      <w:ins w:id="6168" w:author="mbeckerle" w:date="2013-04-08T10:21:00Z">
        <w:del w:id="6169" w:author="Steve Hanson" w:date="2013-05-14T15:33:00Z">
          <w:r w:rsidR="00A540A5" w:rsidDel="00C335DE">
            <w:rPr>
              <w:rFonts w:cs="Arial"/>
              <w:color w:val="000000"/>
            </w:rPr>
            <w:delText>A</w:delText>
          </w:r>
        </w:del>
        <w:r w:rsidR="00A540A5">
          <w:rPr>
            <w:rFonts w:cs="Arial"/>
            <w:color w:val="000000"/>
          </w:rPr>
          <w:t xml:space="preserve">bsent </w:t>
        </w:r>
      </w:ins>
      <w:ins w:id="6170" w:author="Steve Hanson" w:date="2013-05-14T15:33:00Z">
        <w:r>
          <w:rPr>
            <w:rFonts w:cs="Arial"/>
            <w:color w:val="000000"/>
          </w:rPr>
          <w:t>r</w:t>
        </w:r>
      </w:ins>
      <w:ins w:id="6171" w:author="mbeckerle" w:date="2013-04-08T10:21:00Z">
        <w:del w:id="6172" w:author="Steve Hanson" w:date="2013-05-14T15:33:00Z">
          <w:r w:rsidR="00A540A5" w:rsidDel="00C335DE">
            <w:rPr>
              <w:rFonts w:cs="Arial"/>
              <w:color w:val="000000"/>
            </w:rPr>
            <w:delText>R</w:delText>
          </w:r>
        </w:del>
        <w:r w:rsidR="00A540A5">
          <w:rPr>
            <w:rFonts w:cs="Arial"/>
            <w:color w:val="000000"/>
          </w:rPr>
          <w:t>epresentation</w:t>
        </w:r>
      </w:ins>
      <w:ins w:id="6173" w:author="Steve Hanson" w:date="2013-05-14T14:37:00Z">
        <w:r w:rsidR="00EF427B">
          <w:rPr>
            <w:rFonts w:cs="Arial"/>
            <w:color w:val="000000"/>
          </w:rPr>
          <w:t xml:space="preserve"> (</w:t>
        </w:r>
      </w:ins>
      <w:ins w:id="6174" w:author="mbeckerle" w:date="2013-04-08T10:21:00Z">
        <w:del w:id="6175" w:author="Steve Hanson" w:date="2013-05-14T14:37:00Z">
          <w:r w:rsidR="00A540A5" w:rsidDel="00EF427B">
            <w:rPr>
              <w:rFonts w:cs="Arial"/>
              <w:color w:val="000000"/>
            </w:rPr>
            <w:delText>. I</w:delText>
          </w:r>
        </w:del>
      </w:ins>
      <w:ins w:id="6176" w:author="Steve Hanson" w:date="2013-05-14T14:37:00Z">
        <w:r w:rsidR="00EF427B">
          <w:rPr>
            <w:rFonts w:cs="Arial"/>
            <w:color w:val="000000"/>
          </w:rPr>
          <w:t>i</w:t>
        </w:r>
      </w:ins>
      <w:ins w:id="6177" w:author="mbeckerle" w:date="2013-04-08T10:21:00Z">
        <w:r w:rsidR="00A540A5">
          <w:rPr>
            <w:rFonts w:cs="Arial"/>
            <w:color w:val="000000"/>
          </w:rPr>
          <w:t>f none of the prior representations apply</w:t>
        </w:r>
      </w:ins>
      <w:ins w:id="6178" w:author="Steve Hanson" w:date="2013-05-14T14:37:00Z">
        <w:r w:rsidR="00EF427B">
          <w:rPr>
            <w:rFonts w:cs="Arial"/>
            <w:color w:val="000000"/>
          </w:rPr>
          <w:t>)</w:t>
        </w:r>
      </w:ins>
      <w:ins w:id="6179" w:author="mbeckerle" w:date="2013-04-08T10:21:00Z">
        <w:r w:rsidR="00A540A5">
          <w:rPr>
            <w:rFonts w:cs="Arial"/>
            <w:color w:val="000000"/>
          </w:rPr>
          <w:t xml:space="preserve">. </w:t>
        </w:r>
      </w:ins>
    </w:p>
    <w:p w14:paraId="5783DE16" w14:textId="302DBE77" w:rsidR="00AB2730" w:rsidRDefault="00AB2730" w:rsidP="00AB2730">
      <w:pPr>
        <w:rPr>
          <w:ins w:id="6180" w:author="Steve Hanson" w:date="2013-05-14T14:46:00Z"/>
        </w:rPr>
      </w:pPr>
      <w:ins w:id="6181" w:author="Steve Hanson" w:date="2013-05-14T14:47:00Z">
        <w:r>
          <w:t>I</w:t>
        </w:r>
      </w:ins>
      <w:ins w:id="6182" w:author="Steve Hanson" w:date="2013-05-14T14:46:00Z">
        <w:r>
          <w:t>f the result is not length zero, the representation is then established by checking, in order, for:</w:t>
        </w:r>
      </w:ins>
    </w:p>
    <w:p w14:paraId="78EBC695" w14:textId="6738466E" w:rsidR="00AB2730" w:rsidRDefault="00C335DE" w:rsidP="00AB2730">
      <w:pPr>
        <w:numPr>
          <w:ilvl w:val="0"/>
          <w:numId w:val="222"/>
        </w:numPr>
        <w:autoSpaceDE w:val="0"/>
        <w:rPr>
          <w:ins w:id="6183" w:author="Steve Hanson" w:date="2013-05-14T14:46:00Z"/>
          <w:rFonts w:cs="Arial"/>
          <w:color w:val="000000"/>
        </w:rPr>
      </w:pPr>
      <w:ins w:id="6184" w:author="Steve Hanson" w:date="2013-05-14T15:33:00Z">
        <w:r>
          <w:rPr>
            <w:rFonts w:cs="Arial"/>
            <w:color w:val="000000"/>
          </w:rPr>
          <w:t>n</w:t>
        </w:r>
      </w:ins>
      <w:ins w:id="6185" w:author="Steve Hanson" w:date="2013-05-14T14:46:00Z">
        <w:r w:rsidR="00AB2730">
          <w:rPr>
            <w:rFonts w:cs="Arial"/>
            <w:color w:val="000000"/>
          </w:rPr>
          <w:t xml:space="preserve">il </w:t>
        </w:r>
      </w:ins>
      <w:ins w:id="6186" w:author="Steve Hanson" w:date="2013-05-14T15:33:00Z">
        <w:r>
          <w:rPr>
            <w:rFonts w:cs="Arial"/>
            <w:color w:val="000000"/>
          </w:rPr>
          <w:t>r</w:t>
        </w:r>
      </w:ins>
      <w:ins w:id="6187" w:author="Steve Hanson" w:date="2013-05-14T14:46:00Z">
        <w:r w:rsidR="00AB2730">
          <w:rPr>
            <w:rFonts w:cs="Arial"/>
            <w:color w:val="000000"/>
          </w:rPr>
          <w:t>epresentation (as a literal nil value)</w:t>
        </w:r>
      </w:ins>
    </w:p>
    <w:p w14:paraId="082E451B" w14:textId="5BBB0377" w:rsidR="00AB2730" w:rsidRDefault="00C335DE" w:rsidP="00AB2730">
      <w:pPr>
        <w:numPr>
          <w:ilvl w:val="0"/>
          <w:numId w:val="222"/>
        </w:numPr>
        <w:autoSpaceDE w:val="0"/>
        <w:rPr>
          <w:ins w:id="6188" w:author="Steve Hanson" w:date="2013-05-14T14:46:00Z"/>
          <w:rFonts w:cs="Arial"/>
          <w:color w:val="000000"/>
        </w:rPr>
      </w:pPr>
      <w:ins w:id="6189" w:author="Steve Hanson" w:date="2013-05-14T15:34:00Z">
        <w:r>
          <w:rPr>
            <w:rFonts w:cs="Arial"/>
            <w:color w:val="000000"/>
          </w:rPr>
          <w:t>n</w:t>
        </w:r>
      </w:ins>
      <w:ins w:id="6190" w:author="Steve Hanson" w:date="2013-05-14T14:46:00Z">
        <w:r w:rsidR="00AB2730">
          <w:rPr>
            <w:rFonts w:cs="Arial"/>
            <w:color w:val="000000"/>
          </w:rPr>
          <w:t xml:space="preserve">il </w:t>
        </w:r>
      </w:ins>
      <w:ins w:id="6191" w:author="Steve Hanson" w:date="2013-05-14T15:34:00Z">
        <w:r>
          <w:rPr>
            <w:rFonts w:cs="Arial"/>
            <w:color w:val="000000"/>
          </w:rPr>
          <w:t>r</w:t>
        </w:r>
      </w:ins>
      <w:ins w:id="6192" w:author="Steve Hanson" w:date="2013-05-14T14:46:00Z">
        <w:r w:rsidR="00AB2730">
          <w:rPr>
            <w:rFonts w:cs="Arial"/>
            <w:color w:val="000000"/>
          </w:rPr>
          <w:t>epresentation (as a logical nil value)</w:t>
        </w:r>
      </w:ins>
    </w:p>
    <w:p w14:paraId="721DE3C3" w14:textId="625DA90E" w:rsidR="00AB2730" w:rsidRPr="00493469" w:rsidRDefault="00C335DE" w:rsidP="00AB2730">
      <w:pPr>
        <w:numPr>
          <w:ilvl w:val="0"/>
          <w:numId w:val="222"/>
        </w:numPr>
        <w:autoSpaceDE w:val="0"/>
        <w:rPr>
          <w:ins w:id="6193" w:author="Steve Hanson" w:date="2013-05-14T14:46:00Z"/>
        </w:rPr>
      </w:pPr>
      <w:ins w:id="6194" w:author="Steve Hanson" w:date="2013-05-14T15:34:00Z">
        <w:r>
          <w:rPr>
            <w:rFonts w:cs="Arial"/>
            <w:color w:val="000000"/>
          </w:rPr>
          <w:t>n</w:t>
        </w:r>
      </w:ins>
      <w:commentRangeStart w:id="6195"/>
      <w:ins w:id="6196" w:author="Steve Hanson" w:date="2013-05-14T14:46:00Z">
        <w:r w:rsidR="00AB2730" w:rsidRPr="00DC42D2">
          <w:rPr>
            <w:rFonts w:cs="Arial"/>
            <w:color w:val="000000"/>
          </w:rPr>
          <w:t>o</w:t>
        </w:r>
        <w:r>
          <w:rPr>
            <w:rFonts w:cs="Arial"/>
            <w:color w:val="000000"/>
          </w:rPr>
          <w:t xml:space="preserve">rmal </w:t>
        </w:r>
      </w:ins>
      <w:ins w:id="6197" w:author="Steve Hanson" w:date="2013-05-14T15:34:00Z">
        <w:r>
          <w:rPr>
            <w:rFonts w:cs="Arial"/>
            <w:color w:val="000000"/>
          </w:rPr>
          <w:t>r</w:t>
        </w:r>
      </w:ins>
      <w:ins w:id="6198" w:author="Steve Hanson" w:date="2013-05-14T14:46:00Z">
        <w:r w:rsidR="00AB2730" w:rsidRPr="00DC42D2">
          <w:rPr>
            <w:rFonts w:cs="Arial"/>
            <w:color w:val="000000"/>
          </w:rPr>
          <w:t>epresentation</w:t>
        </w:r>
        <w:commentRangeEnd w:id="6195"/>
        <w:r w:rsidR="00AB2730">
          <w:rPr>
            <w:rStyle w:val="CommentReference"/>
          </w:rPr>
          <w:commentReference w:id="6195"/>
        </w:r>
      </w:ins>
    </w:p>
    <w:p w14:paraId="39741FFB" w14:textId="5FF0523D" w:rsidR="00027448" w:rsidDel="00AB2730" w:rsidRDefault="00AB2730" w:rsidP="00AB2730">
      <w:pPr>
        <w:pStyle w:val="Heading4"/>
        <w:rPr>
          <w:del w:id="6199" w:author="Steve Hanson" w:date="2013-05-14T14:43:00Z"/>
        </w:rPr>
      </w:pPr>
      <w:ins w:id="6200" w:author="Steve Hanson" w:date="2013-05-14T14:47:00Z">
        <w:r>
          <w:t>Complex element</w:t>
        </w:r>
      </w:ins>
    </w:p>
    <w:p w14:paraId="065FF4DC" w14:textId="77777777" w:rsidR="00AB2730" w:rsidRPr="00493469" w:rsidRDefault="00AB2730" w:rsidP="00AB2730">
      <w:pPr>
        <w:pStyle w:val="Heading4"/>
        <w:rPr>
          <w:ins w:id="6201" w:author="Steve Hanson" w:date="2013-05-14T14:46:00Z"/>
        </w:rPr>
      </w:pPr>
    </w:p>
    <w:p w14:paraId="5C917708" w14:textId="1425A74D" w:rsidR="00AB2730" w:rsidRDefault="00AB2730" w:rsidP="00AB2730">
      <w:pPr>
        <w:autoSpaceDE w:val="0"/>
        <w:rPr>
          <w:ins w:id="6202" w:author="Steve Hanson" w:date="2013-05-14T14:42:00Z"/>
          <w:rFonts w:cs="Arial"/>
          <w:color w:val="000000"/>
        </w:rPr>
      </w:pPr>
      <w:ins w:id="6203" w:author="Steve Hanson" w:date="2013-05-14T14:47:00Z">
        <w:r>
          <w:rPr>
            <w:rFonts w:cs="Arial"/>
            <w:color w:val="000000"/>
          </w:rPr>
          <w:t>I</w:t>
        </w:r>
      </w:ins>
      <w:ins w:id="6204" w:author="Steve Hanson" w:date="2013-05-14T14:42:00Z">
        <w:r>
          <w:rPr>
            <w:rFonts w:cs="Arial"/>
            <w:color w:val="000000"/>
          </w:rPr>
          <w:t>f the result is length zero</w:t>
        </w:r>
      </w:ins>
      <w:ins w:id="6205" w:author="Steve Hanson" w:date="2013-05-14T15:37:00Z">
        <w:r w:rsidR="00A13ABB">
          <w:rPr>
            <w:rFonts w:cs="Arial"/>
            <w:color w:val="000000"/>
          </w:rPr>
          <w:t xml:space="preserve"> as described above</w:t>
        </w:r>
      </w:ins>
      <w:ins w:id="6206" w:author="Steve Hanson" w:date="2013-05-14T14:42:00Z">
        <w:r>
          <w:rPr>
            <w:rFonts w:cs="Arial"/>
            <w:color w:val="000000"/>
          </w:rPr>
          <w:t>, the representation is then established by checking for:</w:t>
        </w:r>
      </w:ins>
    </w:p>
    <w:p w14:paraId="53904892" w14:textId="49A139E3" w:rsidR="00AB2730" w:rsidRDefault="00C335DE" w:rsidP="00AB2730">
      <w:pPr>
        <w:numPr>
          <w:ilvl w:val="0"/>
          <w:numId w:val="224"/>
        </w:numPr>
        <w:autoSpaceDE w:val="0"/>
        <w:rPr>
          <w:ins w:id="6207" w:author="Steve Hanson" w:date="2013-05-14T14:42:00Z"/>
          <w:rFonts w:cs="Arial"/>
          <w:color w:val="000000"/>
        </w:rPr>
      </w:pPr>
      <w:ins w:id="6208" w:author="Steve Hanson" w:date="2013-05-14T15:35:00Z">
        <w:r>
          <w:rPr>
            <w:rFonts w:cs="Arial"/>
            <w:color w:val="000000"/>
          </w:rPr>
          <w:t>n</w:t>
        </w:r>
      </w:ins>
      <w:ins w:id="6209" w:author="Steve Hanson" w:date="2013-05-14T14:42:00Z">
        <w:r w:rsidR="00AB2730">
          <w:rPr>
            <w:rFonts w:cs="Arial"/>
            <w:color w:val="000000"/>
          </w:rPr>
          <w:t xml:space="preserve">il </w:t>
        </w:r>
      </w:ins>
      <w:ins w:id="6210" w:author="Steve Hanson" w:date="2013-05-14T15:35:00Z">
        <w:r>
          <w:rPr>
            <w:rFonts w:cs="Arial"/>
            <w:color w:val="000000"/>
          </w:rPr>
          <w:t>r</w:t>
        </w:r>
      </w:ins>
      <w:ins w:id="6211" w:author="Steve Hanson" w:date="2013-05-14T14:42:00Z">
        <w:r w:rsidR="00AB2730">
          <w:rPr>
            <w:rFonts w:cs="Arial"/>
            <w:color w:val="000000"/>
          </w:rPr>
          <w:t>epresentation (if %ES; is a literal nil value).</w:t>
        </w:r>
      </w:ins>
      <w:ins w:id="6212" w:author="mbeckerle" w:date="2013-05-24T10:36:00Z">
        <w:r w:rsidR="000405E1">
          <w:rPr>
            <w:rStyle w:val="FootnoteReference"/>
            <w:rFonts w:cs="Arial"/>
            <w:color w:val="000000"/>
          </w:rPr>
          <w:footnoteReference w:id="13"/>
        </w:r>
      </w:ins>
      <w:ins w:id="6215" w:author="Steve Hanson" w:date="2013-05-14T14:42:00Z">
        <w:r w:rsidR="00AB2730">
          <w:rPr>
            <w:rFonts w:cs="Arial"/>
            <w:color w:val="000000"/>
          </w:rPr>
          <w:t xml:space="preserve"> </w:t>
        </w:r>
      </w:ins>
    </w:p>
    <w:p w14:paraId="0097C540" w14:textId="75038054" w:rsidR="00AB2730" w:rsidRDefault="00AB2730" w:rsidP="00AB2730">
      <w:pPr>
        <w:autoSpaceDE w:val="0"/>
        <w:rPr>
          <w:ins w:id="6216" w:author="Steve Hanson" w:date="2013-05-14T14:43:00Z"/>
          <w:rFonts w:cs="Arial"/>
          <w:color w:val="000000"/>
        </w:rPr>
      </w:pPr>
      <w:ins w:id="6217" w:author="Steve Hanson" w:date="2013-05-14T14:43:00Z">
        <w:r>
          <w:rPr>
            <w:rFonts w:cs="Arial"/>
            <w:color w:val="000000"/>
          </w:rPr>
          <w:t xml:space="preserve">To establish </w:t>
        </w:r>
      </w:ins>
      <w:ins w:id="6218" w:author="Steve Hanson" w:date="2013-05-14T14:48:00Z">
        <w:r>
          <w:rPr>
            <w:rFonts w:cs="Arial"/>
            <w:color w:val="000000"/>
          </w:rPr>
          <w:t xml:space="preserve">any other </w:t>
        </w:r>
      </w:ins>
      <w:ins w:id="6219" w:author="Steve Hanson" w:date="2013-05-14T14:43:00Z">
        <w:r>
          <w:rPr>
            <w:rFonts w:cs="Arial"/>
            <w:color w:val="000000"/>
          </w:rPr>
          <w:t>representations requires that the parser descends into the complex type for the element, and returns</w:t>
        </w:r>
      </w:ins>
      <w:ins w:id="6220" w:author="Steve Hanson" w:date="2013-05-14T14:48:00Z">
        <w:r>
          <w:rPr>
            <w:rFonts w:cs="Arial"/>
            <w:color w:val="000000"/>
          </w:rPr>
          <w:t xml:space="preserve"> successfully (that is, no unsuppressed processing error occurs)</w:t>
        </w:r>
      </w:ins>
      <w:ins w:id="6221" w:author="Steve Hanson" w:date="2013-05-14T14:43:00Z">
        <w:r>
          <w:rPr>
            <w:rFonts w:cs="Arial"/>
            <w:color w:val="000000"/>
          </w:rPr>
          <w:t>.</w:t>
        </w:r>
      </w:ins>
      <w:ins w:id="6222" w:author="Steve Hanson" w:date="2013-05-14T14:51:00Z">
        <w:r>
          <w:rPr>
            <w:rFonts w:cs="Arial"/>
            <w:color w:val="000000"/>
          </w:rPr>
          <w:t xml:space="preserve"> </w:t>
        </w:r>
      </w:ins>
      <w:ins w:id="6223" w:author="Steve Hanson" w:date="2013-05-14T14:49:00Z">
        <w:r>
          <w:rPr>
            <w:rFonts w:cs="Arial"/>
            <w:color w:val="000000"/>
          </w:rPr>
          <w:t>If the result is zero bits consumed, the representation is then established by checking, in order, for:</w:t>
        </w:r>
      </w:ins>
    </w:p>
    <w:p w14:paraId="613CDAA2" w14:textId="1B4D6E3A" w:rsidR="00AB2730" w:rsidRDefault="00C335DE" w:rsidP="00AB2730">
      <w:pPr>
        <w:numPr>
          <w:ilvl w:val="0"/>
          <w:numId w:val="224"/>
        </w:numPr>
        <w:autoSpaceDE w:val="0"/>
        <w:rPr>
          <w:ins w:id="6224" w:author="Steve Hanson" w:date="2013-05-14T14:42:00Z"/>
          <w:rFonts w:cs="Arial"/>
          <w:color w:val="000000"/>
        </w:rPr>
      </w:pPr>
      <w:ins w:id="6225" w:author="Steve Hanson" w:date="2013-05-14T15:35:00Z">
        <w:r>
          <w:rPr>
            <w:rFonts w:cs="Arial"/>
            <w:color w:val="000000"/>
          </w:rPr>
          <w:t>e</w:t>
        </w:r>
      </w:ins>
      <w:ins w:id="6226" w:author="Steve Hanson" w:date="2013-05-14T14:42:00Z">
        <w:r>
          <w:rPr>
            <w:rFonts w:cs="Arial"/>
            <w:color w:val="000000"/>
          </w:rPr>
          <w:t xml:space="preserve">mpty </w:t>
        </w:r>
      </w:ins>
      <w:ins w:id="6227" w:author="Steve Hanson" w:date="2013-05-14T15:35:00Z">
        <w:r>
          <w:rPr>
            <w:rFonts w:cs="Arial"/>
            <w:color w:val="000000"/>
          </w:rPr>
          <w:t>r</w:t>
        </w:r>
      </w:ins>
      <w:ins w:id="6228" w:author="Steve Hanson" w:date="2013-05-14T14:42:00Z">
        <w:r w:rsidR="00AB2730">
          <w:rPr>
            <w:rFonts w:cs="Arial"/>
            <w:color w:val="000000"/>
          </w:rPr>
          <w:t>epresentation.</w:t>
        </w:r>
      </w:ins>
    </w:p>
    <w:p w14:paraId="303281EE" w14:textId="690E53C8" w:rsidR="00AB2730" w:rsidRDefault="00C335DE" w:rsidP="00AB2730">
      <w:pPr>
        <w:numPr>
          <w:ilvl w:val="0"/>
          <w:numId w:val="224"/>
        </w:numPr>
        <w:autoSpaceDE w:val="0"/>
        <w:rPr>
          <w:ins w:id="6229" w:author="Steve Hanson" w:date="2013-05-14T14:50:00Z"/>
          <w:rFonts w:cs="Arial"/>
          <w:color w:val="000000"/>
        </w:rPr>
      </w:pPr>
      <w:ins w:id="6230" w:author="Steve Hanson" w:date="2013-05-14T15:35:00Z">
        <w:r>
          <w:rPr>
            <w:rFonts w:cs="Arial"/>
            <w:color w:val="000000"/>
          </w:rPr>
          <w:t>a</w:t>
        </w:r>
      </w:ins>
      <w:ins w:id="6231" w:author="Steve Hanson" w:date="2013-05-14T14:42:00Z">
        <w:r>
          <w:rPr>
            <w:rFonts w:cs="Arial"/>
            <w:color w:val="000000"/>
          </w:rPr>
          <w:t xml:space="preserve">bsent </w:t>
        </w:r>
      </w:ins>
      <w:ins w:id="6232" w:author="Steve Hanson" w:date="2013-05-14T15:35:00Z">
        <w:r>
          <w:rPr>
            <w:rFonts w:cs="Arial"/>
            <w:color w:val="000000"/>
          </w:rPr>
          <w:t>r</w:t>
        </w:r>
      </w:ins>
      <w:ins w:id="6233" w:author="Steve Hanson" w:date="2013-05-14T14:42:00Z">
        <w:r w:rsidR="00AB2730">
          <w:rPr>
            <w:rFonts w:cs="Arial"/>
            <w:color w:val="000000"/>
          </w:rPr>
          <w:t>epresentation (if none of the prior representations apply).</w:t>
        </w:r>
      </w:ins>
    </w:p>
    <w:p w14:paraId="4755F574" w14:textId="76FD5D2C" w:rsidR="00AB2730" w:rsidRDefault="00AB2730" w:rsidP="00AB2730">
      <w:pPr>
        <w:rPr>
          <w:ins w:id="6234" w:author="Steve Hanson" w:date="2013-05-14T14:50:00Z"/>
        </w:rPr>
      </w:pPr>
      <w:ins w:id="6235" w:author="Steve Hanson" w:date="2013-05-14T14:51:00Z">
        <w:r>
          <w:t xml:space="preserve">Otherwise </w:t>
        </w:r>
      </w:ins>
      <w:ins w:id="6236" w:author="Steve Hanson" w:date="2013-05-14T14:50:00Z">
        <w:r>
          <w:t xml:space="preserve">the </w:t>
        </w:r>
      </w:ins>
      <w:ins w:id="6237" w:author="Steve Hanson" w:date="2013-05-14T14:51:00Z">
        <w:r>
          <w:t xml:space="preserve">element has normal </w:t>
        </w:r>
      </w:ins>
      <w:ins w:id="6238" w:author="Steve Hanson" w:date="2013-05-14T14:50:00Z">
        <w:r>
          <w:t>representation</w:t>
        </w:r>
      </w:ins>
      <w:ins w:id="6239" w:author="Steve Hanson" w:date="2013-05-14T14:52:00Z">
        <w:r>
          <w:t>.</w:t>
        </w:r>
      </w:ins>
    </w:p>
    <w:p w14:paraId="6A1C0321" w14:textId="2B2B5D2E" w:rsidR="00BB16D4" w:rsidRDefault="00AB2730" w:rsidP="00BB16D4">
      <w:pPr>
        <w:autoSpaceDE w:val="0"/>
        <w:rPr>
          <w:ins w:id="6240" w:author="mbeckerle" w:date="2013-04-08T13:22:00Z"/>
          <w:rFonts w:cs="Arial"/>
          <w:color w:val="000000"/>
        </w:rPr>
      </w:pPr>
      <w:ins w:id="6241" w:author="Steve Hanson" w:date="2013-05-14T14:44:00Z">
        <w:r>
          <w:rPr>
            <w:rFonts w:cs="Arial"/>
            <w:color w:val="000000"/>
          </w:rPr>
          <w:t xml:space="preserve">Note: </w:t>
        </w:r>
      </w:ins>
      <w:ins w:id="6242" w:author="mbeckerle" w:date="2013-04-08T13:22:00Z">
        <w:r w:rsidR="00BB16D4">
          <w:rPr>
            <w:rFonts w:cs="Arial"/>
            <w:color w:val="000000"/>
          </w:rPr>
          <w:t>The DFDL parser shall not recursively parse the schema components inside a complex element when it has already established that the element occurrence is missing</w:t>
        </w:r>
        <w:commentRangeStart w:id="6243"/>
        <w:r w:rsidR="00BB16D4">
          <w:rPr>
            <w:rStyle w:val="FootnoteReference"/>
            <w:rFonts w:cs="Arial"/>
            <w:color w:val="000000"/>
          </w:rPr>
          <w:footnoteReference w:id="14"/>
        </w:r>
        <w:r w:rsidR="00BB16D4">
          <w:rPr>
            <w:rFonts w:cs="Arial"/>
            <w:color w:val="000000"/>
          </w:rPr>
          <w:t>.</w:t>
        </w:r>
        <w:commentRangeEnd w:id="6243"/>
        <w:r w:rsidR="00BB16D4">
          <w:rPr>
            <w:rStyle w:val="CommentReference"/>
          </w:rPr>
          <w:commentReference w:id="6243"/>
        </w:r>
        <w:r w:rsidR="00BB16D4">
          <w:rPr>
            <w:rFonts w:cs="Arial"/>
            <w:color w:val="000000"/>
          </w:rPr>
          <w:t xml:space="preserve"> </w:t>
        </w:r>
      </w:ins>
    </w:p>
    <w:p w14:paraId="0E55EFCC" w14:textId="4278C9D2" w:rsidR="00BB16D4" w:rsidDel="00A13ABB" w:rsidRDefault="00BB16D4" w:rsidP="00DC42D2">
      <w:pPr>
        <w:autoSpaceDE w:val="0"/>
        <w:rPr>
          <w:del w:id="6248" w:author="Steve Hanson" w:date="2013-05-14T13:31:00Z"/>
        </w:rPr>
      </w:pPr>
    </w:p>
    <w:p w14:paraId="741B3F23" w14:textId="77777777" w:rsidR="00A13ABB" w:rsidRDefault="00A13ABB" w:rsidP="00493469">
      <w:pPr>
        <w:rPr>
          <w:ins w:id="6249" w:author="Steve Hanson" w:date="2013-05-14T15:40:00Z"/>
        </w:rPr>
      </w:pPr>
    </w:p>
    <w:p w14:paraId="6628BB9F" w14:textId="634595C4" w:rsidR="00EE2D53" w:rsidDel="00AB2730" w:rsidRDefault="00A540A5" w:rsidP="00493469">
      <w:pPr>
        <w:pStyle w:val="Heading4"/>
        <w:rPr>
          <w:ins w:id="6250" w:author="mbeckerle" w:date="2013-04-08T10:22:00Z"/>
          <w:del w:id="6251" w:author="Steve Hanson" w:date="2013-05-14T14:41:00Z"/>
        </w:rPr>
      </w:pPr>
      <w:ins w:id="6252" w:author="mbeckerle" w:date="2013-04-08T10:22:00Z">
        <w:del w:id="6253" w:author="Steve Hanson" w:date="2013-05-14T14:41:00Z">
          <w:r w:rsidDel="00AB2730">
            <w:delText>Establishing Non-Zero-Length Representation</w:delText>
          </w:r>
        </w:del>
      </w:ins>
    </w:p>
    <w:p w14:paraId="0890F159" w14:textId="727FED39" w:rsidR="00A540A5" w:rsidDel="00AB2730" w:rsidRDefault="00A540A5" w:rsidP="00AB2730">
      <w:pPr>
        <w:rPr>
          <w:ins w:id="6254" w:author="mbeckerle" w:date="2013-04-08T10:47:00Z"/>
          <w:del w:id="6255" w:author="Steve Hanson" w:date="2013-05-14T14:46:00Z"/>
        </w:rPr>
      </w:pPr>
      <w:ins w:id="6256" w:author="mbeckerle" w:date="2013-04-08T10:22:00Z">
        <w:del w:id="6257" w:author="Steve Hanson" w:date="2013-05-14T14:45:00Z">
          <w:r w:rsidDel="00AB2730">
            <w:delText xml:space="preserve">Given that the content is not of length zero, </w:delText>
          </w:r>
        </w:del>
        <w:del w:id="6258" w:author="Steve Hanson" w:date="2013-05-14T14:46:00Z">
          <w:r w:rsidDel="00AB2730">
            <w:delText xml:space="preserve">the </w:delText>
          </w:r>
        </w:del>
      </w:ins>
      <w:ins w:id="6259" w:author="mbeckerle" w:date="2013-04-08T10:23:00Z">
        <w:del w:id="6260" w:author="Steve Hanson" w:date="2013-05-14T14:46:00Z">
          <w:r w:rsidDel="00AB2730">
            <w:delText>representation</w:delText>
          </w:r>
        </w:del>
      </w:ins>
      <w:ins w:id="6261" w:author="mbeckerle" w:date="2013-04-08T10:22:00Z">
        <w:del w:id="6262" w:author="Steve Hanson" w:date="2013-05-14T14:46:00Z">
          <w:r w:rsidDel="00AB2730">
            <w:delText xml:space="preserve"> </w:delText>
          </w:r>
        </w:del>
      </w:ins>
      <w:ins w:id="6263" w:author="mbeckerle" w:date="2013-04-08T10:23:00Z">
        <w:del w:id="6264" w:author="Steve Hanson" w:date="2013-05-14T14:46:00Z">
          <w:r w:rsidDel="00AB2730">
            <w:delText>is then established by checking, in order, for:</w:delText>
          </w:r>
        </w:del>
      </w:ins>
    </w:p>
    <w:p w14:paraId="42CCFC5F" w14:textId="15DA8D33" w:rsidR="00627D61" w:rsidDel="00AB2730" w:rsidRDefault="00022F1A" w:rsidP="00493469">
      <w:pPr>
        <w:numPr>
          <w:ilvl w:val="0"/>
          <w:numId w:val="222"/>
        </w:numPr>
        <w:autoSpaceDE w:val="0"/>
        <w:rPr>
          <w:ins w:id="6265" w:author="mbeckerle" w:date="2013-04-08T10:47:00Z"/>
          <w:del w:id="6266" w:author="Steve Hanson" w:date="2013-05-14T14:46:00Z"/>
          <w:rFonts w:cs="Arial"/>
          <w:color w:val="000000"/>
        </w:rPr>
      </w:pPr>
      <w:ins w:id="6267" w:author="mbeckerle" w:date="2013-04-08T10:47:00Z">
        <w:del w:id="6268" w:author="Steve Hanson" w:date="2013-05-14T14:46:00Z">
          <w:r w:rsidDel="00AB2730">
            <w:rPr>
              <w:rFonts w:cs="Arial"/>
              <w:color w:val="000000"/>
            </w:rPr>
            <w:delText>Nil Representation (as a literal nil value</w:delText>
          </w:r>
        </w:del>
      </w:ins>
      <w:ins w:id="6269" w:author="mbeckerle" w:date="2013-04-08T12:31:00Z">
        <w:del w:id="6270" w:author="Steve Hanson" w:date="2013-05-14T14:46:00Z">
          <w:r w:rsidR="00DF3963" w:rsidDel="00AB2730">
            <w:rPr>
              <w:rFonts w:cs="Arial"/>
              <w:color w:val="000000"/>
            </w:rPr>
            <w:delText>)</w:delText>
          </w:r>
        </w:del>
      </w:ins>
    </w:p>
    <w:p w14:paraId="0C09F967" w14:textId="6B17CD90" w:rsidR="00457403" w:rsidDel="00AB2730" w:rsidRDefault="00022F1A" w:rsidP="00493469">
      <w:pPr>
        <w:numPr>
          <w:ilvl w:val="0"/>
          <w:numId w:val="222"/>
        </w:numPr>
        <w:autoSpaceDE w:val="0"/>
        <w:rPr>
          <w:ins w:id="6271" w:author="mbeckerle" w:date="2013-04-08T10:47:00Z"/>
          <w:del w:id="6272" w:author="Steve Hanson" w:date="2013-05-14T14:46:00Z"/>
          <w:rFonts w:cs="Arial"/>
          <w:color w:val="000000"/>
        </w:rPr>
      </w:pPr>
      <w:ins w:id="6273" w:author="mbeckerle" w:date="2013-04-08T10:47:00Z">
        <w:del w:id="6274" w:author="Steve Hanson" w:date="2013-05-14T14:46:00Z">
          <w:r w:rsidDel="00AB2730">
            <w:rPr>
              <w:rFonts w:cs="Arial"/>
              <w:color w:val="000000"/>
            </w:rPr>
            <w:delText>Nil Representation (as a logical nil value</w:delText>
          </w:r>
        </w:del>
      </w:ins>
      <w:ins w:id="6275" w:author="mbeckerle" w:date="2013-04-08T12:32:00Z">
        <w:del w:id="6276" w:author="Steve Hanson" w:date="2013-05-14T14:46:00Z">
          <w:r w:rsidR="00DF3963" w:rsidDel="00AB2730">
            <w:rPr>
              <w:rFonts w:cs="Arial"/>
              <w:color w:val="000000"/>
            </w:rPr>
            <w:delText>)</w:delText>
          </w:r>
        </w:del>
      </w:ins>
    </w:p>
    <w:p w14:paraId="722E6DC0" w14:textId="21DB91BA" w:rsidR="00A540A5" w:rsidRPr="00493469" w:rsidDel="00AB2730" w:rsidRDefault="00022F1A" w:rsidP="00493469">
      <w:pPr>
        <w:numPr>
          <w:ilvl w:val="0"/>
          <w:numId w:val="222"/>
        </w:numPr>
        <w:autoSpaceDE w:val="0"/>
        <w:rPr>
          <w:ins w:id="6277" w:author="mbeckerle" w:date="2013-04-08T13:24:00Z"/>
          <w:del w:id="6278" w:author="Steve Hanson" w:date="2013-05-14T14:46:00Z"/>
        </w:rPr>
      </w:pPr>
      <w:ins w:id="6279" w:author="mbeckerle" w:date="2013-04-08T10:47:00Z">
        <w:del w:id="6280" w:author="Steve Hanson" w:date="2013-05-14T14:46:00Z">
          <w:r w:rsidRPr="00DC42D2" w:rsidDel="00AB2730">
            <w:rPr>
              <w:rFonts w:cs="Arial"/>
              <w:color w:val="000000"/>
            </w:rPr>
            <w:delText>Normal Representation</w:delText>
          </w:r>
        </w:del>
      </w:ins>
    </w:p>
    <w:p w14:paraId="07447F9A" w14:textId="77777777" w:rsidR="00BB16D4" w:rsidRPr="00DC42D2" w:rsidRDefault="00BB16D4" w:rsidP="00DC42D2">
      <w:pPr>
        <w:autoSpaceDE w:val="0"/>
        <w:rPr>
          <w:ins w:id="6281" w:author="mbeckerle" w:date="2013-04-08T09:53:00Z"/>
        </w:rPr>
      </w:pPr>
    </w:p>
    <w:p w14:paraId="6365FCF2" w14:textId="20C1F2DF" w:rsidR="00E65F2A" w:rsidRDefault="00E65F2A" w:rsidP="0031368F">
      <w:pPr>
        <w:pStyle w:val="Heading3"/>
        <w:rPr>
          <w:ins w:id="6282" w:author="mbeckerle" w:date="2013-03-24T15:40:00Z"/>
        </w:rPr>
      </w:pPr>
      <w:ins w:id="6283" w:author="mbeckerle" w:date="2013-03-24T15:41:00Z">
        <w:del w:id="6284" w:author="Steve Hanson" w:date="2013-05-14T14:52:00Z">
          <w:r w:rsidDel="00AB2730">
            <w:delText xml:space="preserve">Parsing and </w:delText>
          </w:r>
        </w:del>
      </w:ins>
      <w:bookmarkStart w:id="6285" w:name="_Ref362445434"/>
      <w:bookmarkStart w:id="6286" w:name="_Ref362445435"/>
      <w:bookmarkStart w:id="6287" w:name="_Ref362445436"/>
      <w:bookmarkStart w:id="6288" w:name="_Ref362446233"/>
      <w:bookmarkStart w:id="6289" w:name="_Ref362446248"/>
      <w:bookmarkStart w:id="6290" w:name="_Ref362446661"/>
      <w:bookmarkStart w:id="6291" w:name="_Ref362446685"/>
      <w:bookmarkStart w:id="6292" w:name="_Ref362446808"/>
      <w:bookmarkStart w:id="6293" w:name="_Toc362453254"/>
      <w:ins w:id="6294" w:author="mbeckerle" w:date="2013-03-24T15:40:00Z">
        <w:r>
          <w:t>Points of Uncertainty</w:t>
        </w:r>
        <w:bookmarkEnd w:id="6285"/>
        <w:bookmarkEnd w:id="6286"/>
        <w:bookmarkEnd w:id="6287"/>
        <w:bookmarkEnd w:id="6288"/>
        <w:bookmarkEnd w:id="6289"/>
        <w:bookmarkEnd w:id="6290"/>
        <w:bookmarkEnd w:id="6291"/>
        <w:bookmarkEnd w:id="6292"/>
        <w:bookmarkEnd w:id="6293"/>
      </w:ins>
    </w:p>
    <w:p w14:paraId="5AA5AB1A" w14:textId="77777777" w:rsidR="00E65F2A" w:rsidRPr="005223F4" w:rsidRDefault="00E65F2A" w:rsidP="00E65F2A">
      <w:pPr>
        <w:autoSpaceDE w:val="0"/>
        <w:autoSpaceDN w:val="0"/>
        <w:adjustRightInd w:val="0"/>
        <w:rPr>
          <w:ins w:id="6295" w:author="mbeckerle" w:date="2013-03-24T15:40:00Z"/>
          <w:rFonts w:cs="Arial"/>
          <w:color w:val="000000"/>
        </w:rPr>
      </w:pPr>
      <w:ins w:id="6296" w:author="mbeckerle" w:date="2013-03-24T15:40:00Z">
        <w:r w:rsidRPr="005223F4">
          <w:rPr>
            <w:rFonts w:cs="Arial"/>
            <w:color w:val="000000"/>
          </w:rPr>
          <w:t xml:space="preserve">A </w:t>
        </w:r>
        <w:r w:rsidRPr="00AC5A2E">
          <w:rPr>
            <w:rFonts w:cs="Arial"/>
            <w:i/>
            <w:color w:val="000000"/>
          </w:rPr>
          <w:t>point of uncertainty</w:t>
        </w:r>
        <w:r w:rsidRPr="005223F4">
          <w:rPr>
            <w:rFonts w:cs="Arial"/>
            <w:color w:val="000000"/>
          </w:rPr>
          <w:t xml:space="preserve"> occurs in the data stream when there is more than one schema component that might occur at that point. </w:t>
        </w:r>
        <w:r>
          <w:rPr>
            <w:rFonts w:cs="Arial"/>
            <w:color w:val="000000"/>
          </w:rPr>
          <w:t xml:space="preserve">Points of uncertainty can be nested. </w:t>
        </w:r>
      </w:ins>
    </w:p>
    <w:p w14:paraId="20A1E076" w14:textId="6670D80B" w:rsidR="00E65F2A" w:rsidRPr="005223F4" w:rsidRDefault="007B5A7A" w:rsidP="00E65F2A">
      <w:pPr>
        <w:autoSpaceDE w:val="0"/>
        <w:autoSpaceDN w:val="0"/>
        <w:adjustRightInd w:val="0"/>
        <w:rPr>
          <w:ins w:id="6297" w:author="mbeckerle" w:date="2013-03-24T15:40:00Z"/>
          <w:rFonts w:cs="Arial"/>
          <w:color w:val="000000"/>
        </w:rPr>
      </w:pPr>
      <w:ins w:id="6298" w:author="Steve Hanson" w:date="2013-03-28T13:11:00Z">
        <w:r>
          <w:rPr>
            <w:rFonts w:cs="Arial"/>
            <w:color w:val="000000"/>
          </w:rPr>
          <w:t>A</w:t>
        </w:r>
      </w:ins>
      <w:ins w:id="6299" w:author="mbeckerle" w:date="2013-03-24T15:40:00Z">
        <w:del w:id="6300" w:author="Steve Hanson" w:date="2013-03-28T12:54:00Z">
          <w:r w:rsidR="00E65F2A" w:rsidDel="004322CF">
            <w:rPr>
              <w:rFonts w:cs="Arial"/>
              <w:color w:val="000000"/>
            </w:rPr>
            <w:delText>A</w:delText>
          </w:r>
        </w:del>
        <w:r w:rsidR="00E65F2A">
          <w:rPr>
            <w:rFonts w:cs="Arial"/>
            <w:color w:val="000000"/>
          </w:rPr>
          <w:t xml:space="preserve">ny </w:t>
        </w:r>
        <w:r w:rsidR="00E65F2A" w:rsidRPr="005223F4">
          <w:rPr>
            <w:rFonts w:cs="Arial"/>
            <w:color w:val="000000"/>
          </w:rPr>
          <w:t xml:space="preserve">one of the following constructs </w:t>
        </w:r>
      </w:ins>
      <w:ins w:id="6301" w:author="Steve Hanson" w:date="2013-03-28T13:25:00Z">
        <w:r w:rsidR="00A87B01">
          <w:rPr>
            <w:rFonts w:cs="Arial"/>
            <w:color w:val="000000"/>
          </w:rPr>
          <w:t>is a potential</w:t>
        </w:r>
      </w:ins>
      <w:ins w:id="6302" w:author="mbeckerle" w:date="2013-03-24T15:40:00Z">
        <w:del w:id="6303" w:author="Steve Hanson" w:date="2013-03-28T13:11:00Z">
          <w:r w:rsidR="00E65F2A" w:rsidDel="007B5A7A">
            <w:rPr>
              <w:rFonts w:cs="Arial"/>
              <w:color w:val="000000"/>
            </w:rPr>
            <w:delText xml:space="preserve">create </w:delText>
          </w:r>
        </w:del>
        <w:del w:id="6304" w:author="Steve Hanson" w:date="2013-03-28T13:25:00Z">
          <w:r w:rsidR="00E65F2A" w:rsidDel="00A87B01">
            <w:rPr>
              <w:rFonts w:cs="Arial"/>
              <w:color w:val="000000"/>
            </w:rPr>
            <w:delText>a</w:delText>
          </w:r>
        </w:del>
        <w:r w:rsidR="00E65F2A">
          <w:rPr>
            <w:rFonts w:cs="Arial"/>
            <w:color w:val="000000"/>
          </w:rPr>
          <w:t xml:space="preserve"> point of uncertainty:</w:t>
        </w:r>
      </w:ins>
    </w:p>
    <w:p w14:paraId="7D2CC470" w14:textId="77777777" w:rsidR="00E65F2A" w:rsidRPr="005223F4" w:rsidRDefault="00E65F2A" w:rsidP="00E65F2A">
      <w:pPr>
        <w:numPr>
          <w:ilvl w:val="0"/>
          <w:numId w:val="55"/>
        </w:numPr>
        <w:autoSpaceDE w:val="0"/>
        <w:autoSpaceDN w:val="0"/>
        <w:adjustRightInd w:val="0"/>
        <w:rPr>
          <w:ins w:id="6305" w:author="mbeckerle" w:date="2013-03-24T15:40:00Z"/>
          <w:rFonts w:cs="Arial"/>
          <w:color w:val="000000"/>
        </w:rPr>
      </w:pPr>
      <w:ins w:id="6306" w:author="mbeckerle" w:date="2013-03-24T15:40:00Z">
        <w:r w:rsidRPr="005223F4">
          <w:rPr>
            <w:rFonts w:cs="Arial"/>
            <w:color w:val="000000"/>
          </w:rPr>
          <w:t>An xs:choice</w:t>
        </w:r>
      </w:ins>
    </w:p>
    <w:p w14:paraId="3978F805" w14:textId="604FD0CC" w:rsidR="00E65F2A" w:rsidRPr="005223F4" w:rsidRDefault="00E65F2A" w:rsidP="00E65F2A">
      <w:pPr>
        <w:numPr>
          <w:ilvl w:val="0"/>
          <w:numId w:val="55"/>
        </w:numPr>
        <w:autoSpaceDE w:val="0"/>
        <w:autoSpaceDN w:val="0"/>
        <w:adjustRightInd w:val="0"/>
        <w:rPr>
          <w:ins w:id="6307" w:author="mbeckerle" w:date="2013-03-24T15:40:00Z"/>
          <w:rFonts w:cs="Arial"/>
          <w:color w:val="000000"/>
        </w:rPr>
      </w:pPr>
      <w:ins w:id="6308" w:author="mbeckerle" w:date="2013-03-24T15:40:00Z">
        <w:r w:rsidRPr="005223F4">
          <w:rPr>
            <w:rFonts w:cs="Arial"/>
            <w:color w:val="000000"/>
          </w:rPr>
          <w:t>A</w:t>
        </w:r>
      </w:ins>
      <w:ins w:id="6309" w:author="Steve Hanson" w:date="2013-04-02T14:55:00Z">
        <w:r w:rsidR="008F2B99">
          <w:rPr>
            <w:rFonts w:cs="Arial"/>
            <w:color w:val="000000"/>
          </w:rPr>
          <w:t>ll xs:elements in an</w:t>
        </w:r>
      </w:ins>
      <w:ins w:id="6310" w:author="mbeckerle" w:date="2013-03-24T15:40:00Z">
        <w:del w:id="6311" w:author="Steve Hanson" w:date="2013-04-02T14:55:00Z">
          <w:r w:rsidRPr="005223F4" w:rsidDel="008F2B99">
            <w:rPr>
              <w:rFonts w:cs="Arial"/>
              <w:color w:val="000000"/>
            </w:rPr>
            <w:delText>n</w:delText>
          </w:r>
        </w:del>
        <w:r w:rsidRPr="005223F4">
          <w:rPr>
            <w:rFonts w:cs="Arial"/>
            <w:color w:val="000000"/>
          </w:rPr>
          <w:t xml:space="preserve"> unordered xs:sequence (dfdl:sequenceKind='unordered')</w:t>
        </w:r>
      </w:ins>
    </w:p>
    <w:p w14:paraId="70CFB10E" w14:textId="733234FB" w:rsidR="00E65F2A" w:rsidRPr="005223F4" w:rsidRDefault="00E65F2A" w:rsidP="00E65F2A">
      <w:pPr>
        <w:numPr>
          <w:ilvl w:val="0"/>
          <w:numId w:val="55"/>
        </w:numPr>
        <w:autoSpaceDE w:val="0"/>
        <w:autoSpaceDN w:val="0"/>
        <w:adjustRightInd w:val="0"/>
        <w:rPr>
          <w:ins w:id="6312" w:author="mbeckerle" w:date="2013-03-24T15:40:00Z"/>
          <w:rFonts w:cs="Arial"/>
          <w:color w:val="000000"/>
        </w:rPr>
      </w:pPr>
      <w:ins w:id="6313" w:author="mbeckerle" w:date="2013-03-24T15:40:00Z">
        <w:r w:rsidRPr="005223F4">
          <w:rPr>
            <w:rFonts w:cs="Arial"/>
            <w:color w:val="000000"/>
          </w:rPr>
          <w:t xml:space="preserve">An </w:t>
        </w:r>
      </w:ins>
      <w:ins w:id="6314" w:author="Steve Hanson" w:date="2013-03-28T12:56:00Z">
        <w:r w:rsidR="004322CF">
          <w:rPr>
            <w:rFonts w:cs="Arial"/>
            <w:color w:val="000000"/>
          </w:rPr>
          <w:t xml:space="preserve">optional </w:t>
        </w:r>
      </w:ins>
      <w:ins w:id="6315" w:author="mbeckerle" w:date="2013-03-24T15:40:00Z">
        <w:r w:rsidRPr="005223F4">
          <w:rPr>
            <w:rFonts w:cs="Arial"/>
            <w:color w:val="000000"/>
          </w:rPr>
          <w:t xml:space="preserve">xs:element </w:t>
        </w:r>
        <w:del w:id="6316" w:author="Steve Hanson" w:date="2013-03-28T12:56:00Z">
          <w:r w:rsidRPr="005223F4" w:rsidDel="004322CF">
            <w:rPr>
              <w:rFonts w:cs="Arial"/>
              <w:color w:val="000000"/>
            </w:rPr>
            <w:delText>which is optional (</w:delText>
          </w:r>
        </w:del>
        <w:del w:id="6317" w:author="Steve Hanson" w:date="2013-03-28T12:42:00Z">
          <w:r w:rsidRPr="005223F4" w:rsidDel="00122CFC">
            <w:rPr>
              <w:rFonts w:cs="Arial"/>
              <w:color w:val="000000"/>
            </w:rPr>
            <w:delText>xs:</w:delText>
          </w:r>
        </w:del>
        <w:del w:id="6318" w:author="Steve Hanson" w:date="2013-03-28T12:56:00Z">
          <w:r w:rsidRPr="005223F4" w:rsidDel="004322CF">
            <w:rPr>
              <w:rFonts w:cs="Arial"/>
              <w:color w:val="000000"/>
            </w:rPr>
            <w:delText>minOccurs</w:delText>
          </w:r>
        </w:del>
        <w:del w:id="6319" w:author="Steve Hanson" w:date="2013-03-28T12:43:00Z">
          <w:r w:rsidRPr="005223F4" w:rsidDel="00122CFC">
            <w:rPr>
              <w:rFonts w:cs="Arial"/>
              <w:color w:val="000000"/>
            </w:rPr>
            <w:delText xml:space="preserve"> </w:delText>
          </w:r>
        </w:del>
        <w:del w:id="6320" w:author="Steve Hanson" w:date="2013-03-28T12:56:00Z">
          <w:r w:rsidRPr="005223F4" w:rsidDel="004322CF">
            <w:rPr>
              <w:rFonts w:cs="Arial"/>
              <w:color w:val="000000"/>
            </w:rPr>
            <w:delText>=</w:delText>
          </w:r>
        </w:del>
        <w:del w:id="6321" w:author="Steve Hanson" w:date="2013-03-28T12:43:00Z">
          <w:r w:rsidRPr="005223F4" w:rsidDel="00122CFC">
            <w:rPr>
              <w:rFonts w:cs="Arial"/>
              <w:color w:val="000000"/>
            </w:rPr>
            <w:delText xml:space="preserve"> </w:delText>
          </w:r>
        </w:del>
        <w:del w:id="6322" w:author="Steve Hanson" w:date="2013-03-28T12:56:00Z">
          <w:r w:rsidRPr="005223F4" w:rsidDel="004322CF">
            <w:rPr>
              <w:rFonts w:cs="Arial"/>
              <w:color w:val="000000"/>
            </w:rPr>
            <w:delText xml:space="preserve">0, </w:delText>
          </w:r>
        </w:del>
        <w:del w:id="6323" w:author="Steve Hanson" w:date="2013-03-28T12:43:00Z">
          <w:r w:rsidRPr="005223F4" w:rsidDel="00122CFC">
            <w:rPr>
              <w:rFonts w:cs="Arial"/>
              <w:color w:val="000000"/>
            </w:rPr>
            <w:delText>xs:</w:delText>
          </w:r>
        </w:del>
        <w:del w:id="6324" w:author="Steve Hanson" w:date="2013-03-28T12:56:00Z">
          <w:r w:rsidRPr="005223F4" w:rsidDel="004322CF">
            <w:rPr>
              <w:rFonts w:cs="Arial"/>
              <w:color w:val="000000"/>
            </w:rPr>
            <w:delText>maxOccurs=1)</w:delText>
          </w:r>
        </w:del>
      </w:ins>
    </w:p>
    <w:p w14:paraId="6AC84CBC" w14:textId="756BBF0F" w:rsidR="00E65F2A" w:rsidRPr="005223F4" w:rsidRDefault="00E65F2A" w:rsidP="00E65F2A">
      <w:pPr>
        <w:numPr>
          <w:ilvl w:val="0"/>
          <w:numId w:val="55"/>
        </w:numPr>
        <w:autoSpaceDE w:val="0"/>
        <w:autoSpaceDN w:val="0"/>
        <w:adjustRightInd w:val="0"/>
        <w:rPr>
          <w:ins w:id="6325" w:author="mbeckerle" w:date="2013-03-24T15:40:00Z"/>
          <w:rFonts w:cs="Arial"/>
          <w:color w:val="000000"/>
        </w:rPr>
      </w:pPr>
      <w:ins w:id="6326" w:author="mbeckerle" w:date="2013-03-24T15:40:00Z">
        <w:r w:rsidRPr="005223F4">
          <w:rPr>
            <w:rFonts w:cs="Arial"/>
            <w:color w:val="000000"/>
          </w:rPr>
          <w:t>A</w:t>
        </w:r>
      </w:ins>
      <w:ins w:id="6327" w:author="Steve Hanson" w:date="2013-03-28T15:05:00Z">
        <w:r w:rsidR="008012D5">
          <w:rPr>
            <w:rFonts w:cs="Arial"/>
            <w:color w:val="000000"/>
          </w:rPr>
          <w:t>n</w:t>
        </w:r>
      </w:ins>
      <w:ins w:id="6328" w:author="Steve Hanson" w:date="2013-03-28T12:56:00Z">
        <w:r w:rsidR="004322CF">
          <w:rPr>
            <w:rFonts w:cs="Arial"/>
            <w:color w:val="000000"/>
          </w:rPr>
          <w:t xml:space="preserve"> array </w:t>
        </w:r>
      </w:ins>
      <w:ins w:id="6329" w:author="mbeckerle" w:date="2013-03-24T15:40:00Z">
        <w:del w:id="6330" w:author="Steve Hanson" w:date="2013-03-28T12:56:00Z">
          <w:r w:rsidRPr="005223F4" w:rsidDel="004322CF">
            <w:rPr>
              <w:rFonts w:cs="Arial"/>
              <w:color w:val="000000"/>
            </w:rPr>
            <w:delText xml:space="preserve">n </w:delText>
          </w:r>
        </w:del>
        <w:r w:rsidRPr="005223F4">
          <w:rPr>
            <w:rFonts w:cs="Arial"/>
            <w:color w:val="000000"/>
          </w:rPr>
          <w:t>xs:element</w:t>
        </w:r>
        <w:del w:id="6331" w:author="Steve Hanson" w:date="2013-03-28T13:16:00Z">
          <w:r w:rsidRPr="005223F4" w:rsidDel="007B5A7A">
            <w:rPr>
              <w:rFonts w:cs="Arial"/>
              <w:color w:val="000000"/>
            </w:rPr>
            <w:delText xml:space="preserve"> </w:delText>
          </w:r>
        </w:del>
        <w:del w:id="6332" w:author="Steve Hanson" w:date="2013-03-28T12:57:00Z">
          <w:r w:rsidRPr="005223F4" w:rsidDel="004322CF">
            <w:rPr>
              <w:rFonts w:cs="Arial"/>
              <w:color w:val="000000"/>
            </w:rPr>
            <w:delText xml:space="preserve"> is an array with a variable number of occurrences (</w:delText>
          </w:r>
        </w:del>
        <w:del w:id="6333" w:author="Steve Hanson" w:date="2013-03-28T12:43:00Z">
          <w:r w:rsidRPr="005223F4" w:rsidDel="00122CFC">
            <w:rPr>
              <w:rFonts w:cs="Arial"/>
              <w:color w:val="000000"/>
            </w:rPr>
            <w:delText>xs:</w:delText>
          </w:r>
        </w:del>
        <w:del w:id="6334" w:author="Steve Hanson" w:date="2013-03-28T13:16:00Z">
          <w:r w:rsidRPr="005223F4" w:rsidDel="007B5A7A">
            <w:rPr>
              <w:rFonts w:cs="Arial"/>
              <w:color w:val="000000"/>
            </w:rPr>
            <w:delText>minOccurs</w:delText>
          </w:r>
        </w:del>
        <w:del w:id="6335" w:author="Steve Hanson" w:date="2013-03-28T12:58:00Z">
          <w:r w:rsidRPr="005223F4" w:rsidDel="004322CF">
            <w:rPr>
              <w:rFonts w:cs="Arial"/>
              <w:color w:val="000000"/>
            </w:rPr>
            <w:delText xml:space="preserve"> not equal to </w:delText>
          </w:r>
        </w:del>
        <w:del w:id="6336" w:author="Steve Hanson" w:date="2013-03-28T12:43:00Z">
          <w:r w:rsidRPr="005223F4" w:rsidDel="00122CFC">
            <w:rPr>
              <w:rFonts w:cs="Arial"/>
              <w:color w:val="000000"/>
            </w:rPr>
            <w:delText>xs:</w:delText>
          </w:r>
        </w:del>
        <w:del w:id="6337" w:author="Steve Hanson" w:date="2013-03-28T12:58:00Z">
          <w:r w:rsidRPr="005223F4" w:rsidDel="004322CF">
            <w:rPr>
              <w:rFonts w:cs="Arial"/>
              <w:color w:val="000000"/>
            </w:rPr>
            <w:delText>m</w:delText>
          </w:r>
          <w:r w:rsidR="003E364C" w:rsidDel="004322CF">
            <w:rPr>
              <w:rFonts w:cs="Arial"/>
              <w:color w:val="000000"/>
            </w:rPr>
            <w:delText xml:space="preserve">axOccurs, and </w:delText>
          </w:r>
        </w:del>
        <w:del w:id="6338" w:author="Steve Hanson" w:date="2013-03-28T12:43:00Z">
          <w:r w:rsidR="003E364C" w:rsidDel="00122CFC">
            <w:rPr>
              <w:rFonts w:cs="Arial"/>
              <w:color w:val="000000"/>
            </w:rPr>
            <w:delText>xs:</w:delText>
          </w:r>
        </w:del>
        <w:del w:id="6339" w:author="Steve Hanson" w:date="2013-03-28T12:58:00Z">
          <w:r w:rsidR="003E364C" w:rsidDel="004322CF">
            <w:rPr>
              <w:rFonts w:cs="Arial"/>
              <w:color w:val="000000"/>
            </w:rPr>
            <w:delText>maxOccurs &gt; 1)</w:delText>
          </w:r>
        </w:del>
      </w:ins>
      <w:ins w:id="6340" w:author="mbeckerle" w:date="2013-03-24T18:48:00Z">
        <w:r w:rsidR="003E364C">
          <w:rPr>
            <w:rFonts w:cs="Arial"/>
            <w:color w:val="000000"/>
          </w:rPr>
          <w:t xml:space="preserve">. </w:t>
        </w:r>
        <w:commentRangeStart w:id="6341"/>
        <w:del w:id="6342" w:author="Steve Hanson" w:date="2013-03-28T13:15:00Z">
          <w:r w:rsidR="003E364C" w:rsidDel="007B5A7A">
            <w:rPr>
              <w:rFonts w:cs="Arial"/>
              <w:color w:val="000000"/>
            </w:rPr>
            <w:delText xml:space="preserve">See Section </w:delText>
          </w:r>
        </w:del>
      </w:ins>
      <w:ins w:id="6343" w:author="mbeckerle" w:date="2013-03-24T18:49:00Z">
        <w:del w:id="6344" w:author="Steve Hanson" w:date="2013-03-28T13:15:00Z">
          <w:r w:rsidR="003E364C" w:rsidDel="007B5A7A">
            <w:rPr>
              <w:rFonts w:cs="Arial"/>
              <w:color w:val="000000"/>
            </w:rPr>
            <w:fldChar w:fldCharType="begin"/>
          </w:r>
          <w:r w:rsidR="003E364C" w:rsidDel="007B5A7A">
            <w:rPr>
              <w:rFonts w:cs="Arial"/>
              <w:color w:val="000000"/>
            </w:rPr>
            <w:delInstrText xml:space="preserve"> REF _Ref351914286 \r \h </w:delInstrText>
          </w:r>
        </w:del>
      </w:ins>
      <w:del w:id="6345" w:author="Steve Hanson" w:date="2013-03-28T13:15:00Z">
        <w:r w:rsidR="003E364C" w:rsidDel="007B5A7A">
          <w:rPr>
            <w:rFonts w:cs="Arial"/>
            <w:color w:val="000000"/>
          </w:rPr>
        </w:r>
        <w:r w:rsidR="003E364C" w:rsidDel="007B5A7A">
          <w:rPr>
            <w:rFonts w:cs="Arial"/>
            <w:color w:val="000000"/>
          </w:rPr>
          <w:fldChar w:fldCharType="separate"/>
        </w:r>
      </w:del>
      <w:ins w:id="6346" w:author="mbeckerle" w:date="2013-03-24T18:49:00Z">
        <w:del w:id="6347" w:author="Steve Hanson" w:date="2013-03-28T13:15:00Z">
          <w:r w:rsidR="003E364C" w:rsidDel="007B5A7A">
            <w:rPr>
              <w:rFonts w:cs="Arial"/>
              <w:color w:val="000000"/>
            </w:rPr>
            <w:delText>16.4</w:delText>
          </w:r>
          <w:r w:rsidR="003E364C" w:rsidDel="007B5A7A">
            <w:rPr>
              <w:rFonts w:cs="Arial"/>
              <w:color w:val="000000"/>
            </w:rPr>
            <w:fldChar w:fldCharType="end"/>
          </w:r>
          <w:r w:rsidR="003E364C" w:rsidDel="007B5A7A">
            <w:rPr>
              <w:rFonts w:cs="Arial"/>
              <w:color w:val="000000"/>
            </w:rPr>
            <w:delText xml:space="preserve"> for specifics about exactly which array element occurrences are at points of uncertainty. (For some values of dfdl:occursCountKind, the occurrences up to minOccurs are not points of uncertainty.)</w:delText>
          </w:r>
        </w:del>
      </w:ins>
      <w:commentRangeEnd w:id="6341"/>
      <w:ins w:id="6348" w:author="mbeckerle" w:date="2013-03-24T18:50:00Z">
        <w:del w:id="6349" w:author="Steve Hanson" w:date="2013-03-28T13:15:00Z">
          <w:r w:rsidR="003E364C" w:rsidDel="007B5A7A">
            <w:rPr>
              <w:rStyle w:val="CommentReference"/>
            </w:rPr>
            <w:commentReference w:id="6341"/>
          </w:r>
        </w:del>
      </w:ins>
    </w:p>
    <w:p w14:paraId="2134C2CF" w14:textId="5343DA57" w:rsidR="00E65F2A" w:rsidRPr="005223F4" w:rsidRDefault="00E65F2A" w:rsidP="00E65F2A">
      <w:pPr>
        <w:numPr>
          <w:ilvl w:val="0"/>
          <w:numId w:val="55"/>
        </w:numPr>
        <w:autoSpaceDE w:val="0"/>
        <w:autoSpaceDN w:val="0"/>
        <w:adjustRightInd w:val="0"/>
        <w:rPr>
          <w:ins w:id="6350" w:author="mbeckerle" w:date="2013-03-24T15:40:00Z"/>
          <w:rFonts w:cs="Arial"/>
          <w:color w:val="000000"/>
        </w:rPr>
      </w:pPr>
      <w:ins w:id="6351" w:author="mbeckerle" w:date="2013-03-24T15:40:00Z">
        <w:r w:rsidRPr="005223F4">
          <w:rPr>
            <w:rFonts w:cs="Arial"/>
            <w:color w:val="000000"/>
          </w:rPr>
          <w:t>A</w:t>
        </w:r>
      </w:ins>
      <w:ins w:id="6352" w:author="Steve Hanson" w:date="2013-04-02T14:55:00Z">
        <w:r w:rsidR="008F2B99">
          <w:rPr>
            <w:rFonts w:cs="Arial"/>
            <w:color w:val="000000"/>
          </w:rPr>
          <w:t xml:space="preserve">ll </w:t>
        </w:r>
      </w:ins>
      <w:ins w:id="6353" w:author="Steve Hanson" w:date="2013-04-02T14:57:00Z">
        <w:r w:rsidR="008F2B99">
          <w:rPr>
            <w:rFonts w:cs="Arial"/>
            <w:color w:val="000000"/>
          </w:rPr>
          <w:t>xs:elements</w:t>
        </w:r>
      </w:ins>
      <w:ins w:id="6354" w:author="Steve Hanson" w:date="2013-04-02T14:55:00Z">
        <w:r w:rsidR="008F2B99">
          <w:rPr>
            <w:rFonts w:cs="Arial"/>
            <w:color w:val="000000"/>
          </w:rPr>
          <w:t xml:space="preserve"> in an </w:t>
        </w:r>
      </w:ins>
      <w:ins w:id="6355" w:author="mbeckerle" w:date="2013-03-24T15:40:00Z">
        <w:del w:id="6356" w:author="Steve Hanson" w:date="2013-04-02T14:55:00Z">
          <w:r w:rsidRPr="005223F4" w:rsidDel="008F2B99">
            <w:rPr>
              <w:rFonts w:cs="Arial"/>
              <w:color w:val="000000"/>
            </w:rPr>
            <w:delText xml:space="preserve">n </w:delText>
          </w:r>
        </w:del>
        <w:r w:rsidRPr="005223F4">
          <w:rPr>
            <w:rFonts w:cs="Arial"/>
            <w:color w:val="000000"/>
          </w:rPr>
          <w:t xml:space="preserve">xs:sequence containing one or more floating </w:t>
        </w:r>
      </w:ins>
      <w:ins w:id="6357" w:author="Steve Hanson" w:date="2013-04-02T14:55:00Z">
        <w:r w:rsidR="008F2B99">
          <w:rPr>
            <w:rFonts w:cs="Arial"/>
            <w:color w:val="000000"/>
          </w:rPr>
          <w:t>xs:</w:t>
        </w:r>
      </w:ins>
      <w:ins w:id="6358" w:author="mbeckerle" w:date="2013-03-24T15:40:00Z">
        <w:r w:rsidRPr="005223F4">
          <w:rPr>
            <w:rFonts w:cs="Arial"/>
            <w:color w:val="000000"/>
          </w:rPr>
          <w:t>elements.</w:t>
        </w:r>
      </w:ins>
    </w:p>
    <w:p w14:paraId="00223214" w14:textId="4E302694" w:rsidR="00E65F2A" w:rsidRDefault="00E65F2A" w:rsidP="00E65F2A">
      <w:pPr>
        <w:pStyle w:val="nobreak"/>
        <w:rPr>
          <w:ins w:id="6359" w:author="mbeckerle" w:date="2013-03-24T15:40:00Z"/>
          <w:rFonts w:cs="Arial"/>
          <w:color w:val="000000"/>
        </w:rPr>
      </w:pPr>
      <w:ins w:id="6360" w:author="mbeckerle" w:date="2013-03-24T15:40:00Z">
        <w:r>
          <w:t>The parser resolves these points of uncertainty by way of a set of construct-specific rules given below along with determining whether schema components are known</w:t>
        </w:r>
      </w:ins>
      <w:ins w:id="6361" w:author="Steve Hanson" w:date="2013-03-28T13:14:00Z">
        <w:r w:rsidR="007B5A7A">
          <w:t>-</w:t>
        </w:r>
      </w:ins>
      <w:ins w:id="6362" w:author="mbeckerle" w:date="2013-03-24T15:40:00Z">
        <w:del w:id="6363" w:author="Steve Hanson" w:date="2013-03-28T13:14:00Z">
          <w:r w:rsidDel="007B5A7A">
            <w:delText xml:space="preserve"> </w:delText>
          </w:r>
        </w:del>
        <w:r>
          <w:t>to</w:t>
        </w:r>
      </w:ins>
      <w:ins w:id="6364" w:author="Steve Hanson" w:date="2013-03-28T13:14:00Z">
        <w:r w:rsidR="007B5A7A">
          <w:t>-</w:t>
        </w:r>
      </w:ins>
      <w:ins w:id="6365" w:author="mbeckerle" w:date="2013-03-24T15:40:00Z">
        <w:del w:id="6366" w:author="Steve Hanson" w:date="2013-03-28T13:14:00Z">
          <w:r w:rsidDel="007B5A7A">
            <w:delText xml:space="preserve"> </w:delText>
          </w:r>
        </w:del>
        <w:r>
          <w:t>exist or known</w:t>
        </w:r>
      </w:ins>
      <w:ins w:id="6367" w:author="Steve Hanson" w:date="2013-03-28T13:14:00Z">
        <w:r w:rsidR="007B5A7A">
          <w:t>-</w:t>
        </w:r>
      </w:ins>
      <w:ins w:id="6368" w:author="mbeckerle" w:date="2013-03-24T15:40:00Z">
        <w:del w:id="6369" w:author="Steve Hanson" w:date="2013-03-28T13:14:00Z">
          <w:r w:rsidDel="007B5A7A">
            <w:delText xml:space="preserve"> </w:delText>
          </w:r>
        </w:del>
        <w:r>
          <w:t>not</w:t>
        </w:r>
      </w:ins>
      <w:ins w:id="6370" w:author="Steve Hanson" w:date="2013-03-28T13:14:00Z">
        <w:r w:rsidR="007B5A7A">
          <w:t>-</w:t>
        </w:r>
      </w:ins>
      <w:ins w:id="6371" w:author="mbeckerle" w:date="2013-03-24T15:40:00Z">
        <w:del w:id="6372" w:author="Steve Hanson" w:date="2013-03-28T13:14:00Z">
          <w:r w:rsidDel="007B5A7A">
            <w:delText xml:space="preserve"> </w:delText>
          </w:r>
        </w:del>
        <w:r>
          <w:t>to</w:t>
        </w:r>
      </w:ins>
      <w:ins w:id="6373" w:author="Steve Hanson" w:date="2013-03-28T13:14:00Z">
        <w:r w:rsidR="007B5A7A">
          <w:t>-</w:t>
        </w:r>
      </w:ins>
      <w:ins w:id="6374" w:author="mbeckerle" w:date="2013-03-24T15:40:00Z">
        <w:del w:id="6375" w:author="Steve Hanson" w:date="2013-03-28T13:14:00Z">
          <w:r w:rsidDel="007B5A7A">
            <w:delText xml:space="preserve"> </w:delText>
          </w:r>
        </w:del>
        <w:r>
          <w:t>exist.</w:t>
        </w:r>
      </w:ins>
      <w:ins w:id="6376" w:author="Steve Hanson" w:date="2013-03-28T14:11:00Z">
        <w:r w:rsidR="00210C82">
          <w:t xml:space="preserve"> For some of these constructs, whether there is an actual point of uncertainty depends on the representation of the constructs in the data</w:t>
        </w:r>
      </w:ins>
      <w:ins w:id="6377" w:author="Steve Hanson" w:date="2013-03-28T14:12:00Z">
        <w:r w:rsidR="00210C82">
          <w:t>.</w:t>
        </w:r>
      </w:ins>
    </w:p>
    <w:p w14:paraId="6DF7C094" w14:textId="783E8D51" w:rsidR="00E65F2A" w:rsidRPr="005223F4" w:rsidRDefault="00E65F2A" w:rsidP="00E65F2A">
      <w:pPr>
        <w:autoSpaceDE w:val="0"/>
        <w:autoSpaceDN w:val="0"/>
        <w:adjustRightInd w:val="0"/>
        <w:rPr>
          <w:ins w:id="6378" w:author="mbeckerle" w:date="2013-03-24T15:40:00Z"/>
          <w:rFonts w:cs="Arial"/>
          <w:color w:val="000000"/>
        </w:rPr>
      </w:pPr>
      <w:commentRangeStart w:id="6379"/>
      <w:ins w:id="6380" w:author="mbeckerle" w:date="2013-03-24T15:40:00Z">
        <w:r w:rsidRPr="005223F4">
          <w:rPr>
            <w:rFonts w:cs="Arial"/>
            <w:color w:val="000000"/>
          </w:rPr>
          <w:t xml:space="preserve">An xs:choice </w:t>
        </w:r>
      </w:ins>
      <w:ins w:id="6381" w:author="Steve Hanson" w:date="2013-03-28T13:15:00Z">
        <w:r w:rsidR="007B5A7A">
          <w:rPr>
            <w:rFonts w:cs="Arial"/>
            <w:color w:val="000000"/>
          </w:rPr>
          <w:t xml:space="preserve">is always a </w:t>
        </w:r>
      </w:ins>
      <w:ins w:id="6382" w:author="mbeckerle" w:date="2013-03-24T15:40:00Z">
        <w:r w:rsidRPr="005223F4">
          <w:rPr>
            <w:rFonts w:cs="Arial"/>
            <w:color w:val="000000"/>
          </w:rPr>
          <w:t>point of uncertainty</w:t>
        </w:r>
      </w:ins>
      <w:ins w:id="6383" w:author="Steve Hanson" w:date="2013-03-28T13:15:00Z">
        <w:r w:rsidR="007B5A7A">
          <w:rPr>
            <w:rFonts w:cs="Arial"/>
            <w:color w:val="000000"/>
          </w:rPr>
          <w:t>. It</w:t>
        </w:r>
      </w:ins>
      <w:ins w:id="6384" w:author="mbeckerle" w:date="2013-03-24T15:40:00Z">
        <w:r w:rsidRPr="005223F4">
          <w:rPr>
            <w:rFonts w:cs="Arial"/>
            <w:color w:val="000000"/>
          </w:rPr>
          <w:t xml:space="preserve"> is resolved by parsing each choice branch in schema definition order until one is known</w:t>
        </w:r>
      </w:ins>
      <w:ins w:id="6385" w:author="Steve Hanson" w:date="2013-03-28T13:18:00Z">
        <w:r w:rsidR="007B5A7A">
          <w:rPr>
            <w:rFonts w:cs="Arial"/>
            <w:color w:val="000000"/>
          </w:rPr>
          <w:t>-</w:t>
        </w:r>
      </w:ins>
      <w:ins w:id="6386" w:author="mbeckerle" w:date="2013-03-24T15:40:00Z">
        <w:del w:id="6387" w:author="Steve Hanson" w:date="2013-03-28T13:18:00Z">
          <w:r w:rsidRPr="005223F4" w:rsidDel="007B5A7A">
            <w:rPr>
              <w:rFonts w:cs="Arial"/>
              <w:color w:val="000000"/>
            </w:rPr>
            <w:delText xml:space="preserve"> </w:delText>
          </w:r>
        </w:del>
        <w:r w:rsidRPr="005223F4">
          <w:rPr>
            <w:rFonts w:cs="Arial"/>
            <w:color w:val="000000"/>
          </w:rPr>
          <w:t>to</w:t>
        </w:r>
      </w:ins>
      <w:ins w:id="6388" w:author="Steve Hanson" w:date="2013-03-28T13:18:00Z">
        <w:r w:rsidR="007B5A7A">
          <w:rPr>
            <w:rFonts w:cs="Arial"/>
            <w:color w:val="000000"/>
          </w:rPr>
          <w:t>-</w:t>
        </w:r>
      </w:ins>
      <w:ins w:id="6389" w:author="mbeckerle" w:date="2013-03-24T15:40:00Z">
        <w:del w:id="6390" w:author="Steve Hanson" w:date="2013-03-28T13:18:00Z">
          <w:r w:rsidRPr="005223F4" w:rsidDel="007B5A7A">
            <w:rPr>
              <w:rFonts w:cs="Arial"/>
              <w:color w:val="000000"/>
            </w:rPr>
            <w:delText xml:space="preserve"> </w:delText>
          </w:r>
        </w:del>
        <w:r w:rsidRPr="005223F4">
          <w:rPr>
            <w:rFonts w:cs="Arial"/>
            <w:color w:val="000000"/>
          </w:rPr>
          <w:t>exist. It is a processing error if none of the choice branches are known</w:t>
        </w:r>
      </w:ins>
      <w:ins w:id="6391" w:author="Steve Hanson" w:date="2013-03-28T13:18:00Z">
        <w:r w:rsidR="007B5A7A">
          <w:rPr>
            <w:rFonts w:cs="Arial"/>
            <w:color w:val="000000"/>
          </w:rPr>
          <w:t>-</w:t>
        </w:r>
      </w:ins>
      <w:ins w:id="6392" w:author="mbeckerle" w:date="2013-03-24T15:40:00Z">
        <w:del w:id="6393" w:author="Steve Hanson" w:date="2013-03-28T13:18:00Z">
          <w:r w:rsidRPr="005223F4" w:rsidDel="007B5A7A">
            <w:rPr>
              <w:rFonts w:cs="Arial"/>
              <w:color w:val="000000"/>
            </w:rPr>
            <w:delText xml:space="preserve"> </w:delText>
          </w:r>
        </w:del>
        <w:r w:rsidRPr="005223F4">
          <w:rPr>
            <w:rFonts w:cs="Arial"/>
            <w:color w:val="000000"/>
          </w:rPr>
          <w:t>to</w:t>
        </w:r>
      </w:ins>
      <w:ins w:id="6394" w:author="Steve Hanson" w:date="2013-03-28T13:18:00Z">
        <w:r w:rsidR="007B5A7A">
          <w:rPr>
            <w:rFonts w:cs="Arial"/>
            <w:color w:val="000000"/>
          </w:rPr>
          <w:t>-</w:t>
        </w:r>
      </w:ins>
      <w:ins w:id="6395" w:author="mbeckerle" w:date="2013-03-24T15:40:00Z">
        <w:del w:id="6396" w:author="Steve Hanson" w:date="2013-03-28T13:18:00Z">
          <w:r w:rsidRPr="005223F4" w:rsidDel="007B5A7A">
            <w:rPr>
              <w:rFonts w:cs="Arial"/>
              <w:color w:val="000000"/>
            </w:rPr>
            <w:delText xml:space="preserve"> </w:delText>
          </w:r>
        </w:del>
        <w:r w:rsidRPr="005223F4">
          <w:rPr>
            <w:rFonts w:cs="Arial"/>
            <w:color w:val="000000"/>
          </w:rPr>
          <w:t>exist.</w:t>
        </w:r>
      </w:ins>
      <w:commentRangeEnd w:id="6379"/>
      <w:ins w:id="6397" w:author="Steve Hanson" w:date="2013-03-28T13:15:00Z">
        <w:r w:rsidR="007B5A7A">
          <w:rPr>
            <w:rFonts w:cs="Arial"/>
            <w:color w:val="000000"/>
          </w:rPr>
          <w:t xml:space="preserve"> </w:t>
        </w:r>
      </w:ins>
      <w:ins w:id="6398" w:author="mbeckerle" w:date="2013-03-24T15:40:00Z">
        <w:del w:id="6399" w:author="Steve Hanson" w:date="2013-03-28T13:15:00Z">
          <w:r w:rsidDel="007B5A7A">
            <w:rPr>
              <w:rStyle w:val="CommentReference"/>
            </w:rPr>
            <w:commentReference w:id="6379"/>
          </w:r>
        </w:del>
      </w:ins>
    </w:p>
    <w:p w14:paraId="54A3EDBE" w14:textId="45361AF4" w:rsidR="00E65F2A" w:rsidRDefault="00E65F2A" w:rsidP="00E65F2A">
      <w:pPr>
        <w:autoSpaceDE w:val="0"/>
        <w:autoSpaceDN w:val="0"/>
        <w:adjustRightInd w:val="0"/>
        <w:rPr>
          <w:ins w:id="6400" w:author="mbeckerle" w:date="2013-07-10T11:08:00Z"/>
          <w:rFonts w:cs="Arial"/>
          <w:color w:val="000000"/>
        </w:rPr>
      </w:pPr>
      <w:ins w:id="6401" w:author="mbeckerle" w:date="2013-03-24T15:40:00Z">
        <w:r w:rsidRPr="005223F4">
          <w:rPr>
            <w:rFonts w:cs="Arial"/>
            <w:color w:val="000000"/>
          </w:rPr>
          <w:t xml:space="preserve">An </w:t>
        </w:r>
      </w:ins>
      <w:ins w:id="6402" w:author="Steve Hanson" w:date="2013-04-02T14:56:00Z">
        <w:r w:rsidR="008F2B99">
          <w:rPr>
            <w:rFonts w:cs="Arial"/>
            <w:color w:val="000000"/>
          </w:rPr>
          <w:t xml:space="preserve">element in an </w:t>
        </w:r>
      </w:ins>
      <w:ins w:id="6403" w:author="mbeckerle" w:date="2013-03-24T15:40:00Z">
        <w:r w:rsidRPr="005223F4">
          <w:rPr>
            <w:rFonts w:cs="Arial"/>
            <w:color w:val="000000"/>
          </w:rPr>
          <w:t xml:space="preserve">unordered xs:sequence </w:t>
        </w:r>
      </w:ins>
      <w:ins w:id="6404" w:author="Steve Hanson" w:date="2013-03-28T13:15:00Z">
        <w:r w:rsidR="007B5A7A">
          <w:rPr>
            <w:rFonts w:cs="Arial"/>
            <w:color w:val="000000"/>
          </w:rPr>
          <w:t xml:space="preserve">is always a </w:t>
        </w:r>
      </w:ins>
      <w:ins w:id="6405" w:author="mbeckerle" w:date="2013-03-24T15:40:00Z">
        <w:r w:rsidRPr="005223F4">
          <w:rPr>
            <w:rFonts w:cs="Arial"/>
            <w:color w:val="000000"/>
          </w:rPr>
          <w:t>point of uncertainty</w:t>
        </w:r>
      </w:ins>
      <w:ins w:id="6406" w:author="Steve Hanson" w:date="2013-03-28T13:15:00Z">
        <w:r w:rsidR="007B5A7A">
          <w:rPr>
            <w:rFonts w:cs="Arial"/>
            <w:color w:val="000000"/>
          </w:rPr>
          <w:t xml:space="preserve">. It </w:t>
        </w:r>
      </w:ins>
      <w:ins w:id="6407" w:author="mbeckerle" w:date="2013-03-24T15:40:00Z">
        <w:r w:rsidRPr="005223F4">
          <w:rPr>
            <w:rFonts w:cs="Arial"/>
            <w:color w:val="000000"/>
          </w:rPr>
          <w:t xml:space="preserve">is resolved by parsing for the child components of the sequence in schema definition order at each point in the data stream where a component can exist until the required number of </w:t>
        </w:r>
        <w:r>
          <w:rPr>
            <w:rFonts w:cs="Arial"/>
            <w:color w:val="000000"/>
          </w:rPr>
          <w:t xml:space="preserve">occurrences of </w:t>
        </w:r>
        <w:r w:rsidRPr="005223F4">
          <w:rPr>
            <w:rFonts w:cs="Arial"/>
            <w:color w:val="000000"/>
          </w:rPr>
          <w:t>each child component is known</w:t>
        </w:r>
      </w:ins>
      <w:ins w:id="6408" w:author="Steve Hanson" w:date="2013-03-28T13:18:00Z">
        <w:r w:rsidR="007B5A7A">
          <w:rPr>
            <w:rFonts w:cs="Arial"/>
            <w:color w:val="000000"/>
          </w:rPr>
          <w:t>-</w:t>
        </w:r>
      </w:ins>
      <w:ins w:id="6409" w:author="mbeckerle" w:date="2013-03-24T15:40:00Z">
        <w:r w:rsidRPr="005223F4">
          <w:rPr>
            <w:rFonts w:cs="Arial"/>
            <w:color w:val="000000"/>
          </w:rPr>
          <w:t xml:space="preserve"> to</w:t>
        </w:r>
      </w:ins>
      <w:ins w:id="6410" w:author="Steve Hanson" w:date="2013-03-28T13:18:00Z">
        <w:r w:rsidR="007B5A7A">
          <w:rPr>
            <w:rFonts w:cs="Arial"/>
            <w:color w:val="000000"/>
          </w:rPr>
          <w:t>-</w:t>
        </w:r>
      </w:ins>
      <w:ins w:id="6411" w:author="mbeckerle" w:date="2013-03-24T15:40:00Z">
        <w:del w:id="6412" w:author="Steve Hanson" w:date="2013-03-28T13:18:00Z">
          <w:r w:rsidRPr="005223F4" w:rsidDel="007B5A7A">
            <w:rPr>
              <w:rFonts w:cs="Arial"/>
              <w:color w:val="000000"/>
            </w:rPr>
            <w:delText xml:space="preserve"> </w:delText>
          </w:r>
        </w:del>
        <w:r w:rsidRPr="005223F4">
          <w:rPr>
            <w:rFonts w:cs="Arial"/>
            <w:color w:val="000000"/>
          </w:rPr>
          <w:t>exist or the sequence is terminated by delimiters or specified length.</w:t>
        </w:r>
      </w:ins>
    </w:p>
    <w:p w14:paraId="5F4E5B98" w14:textId="129E80D2" w:rsidR="00A71DA5" w:rsidRDefault="00A71DA5" w:rsidP="00A71DA5">
      <w:pPr>
        <w:pStyle w:val="nobreak"/>
        <w:rPr>
          <w:ins w:id="6413" w:author="mbeckerle" w:date="2013-07-10T11:08:00Z"/>
          <w:rFonts w:cs="Arial"/>
          <w:color w:val="000000"/>
        </w:rPr>
      </w:pPr>
      <w:ins w:id="6414" w:author="mbeckerle" w:date="2013-07-10T11:08:00Z">
        <w:r w:rsidRPr="005223F4">
          <w:rPr>
            <w:rFonts w:cs="Arial"/>
            <w:color w:val="000000"/>
          </w:rPr>
          <w:t>A</w:t>
        </w:r>
        <w:r>
          <w:rPr>
            <w:rFonts w:cs="Arial"/>
            <w:color w:val="000000"/>
          </w:rPr>
          <w:t>n element in a</w:t>
        </w:r>
        <w:r w:rsidRPr="005223F4">
          <w:rPr>
            <w:rFonts w:cs="Arial"/>
            <w:color w:val="000000"/>
          </w:rPr>
          <w:t xml:space="preserve"> sequence with </w:t>
        </w:r>
        <w:r>
          <w:rPr>
            <w:rFonts w:cs="Arial"/>
            <w:color w:val="000000"/>
          </w:rPr>
          <w:t>one or more</w:t>
        </w:r>
        <w:r w:rsidRPr="005223F4">
          <w:rPr>
            <w:rFonts w:cs="Arial"/>
            <w:color w:val="000000"/>
          </w:rPr>
          <w:t xml:space="preserve"> floating </w:t>
        </w:r>
        <w:r>
          <w:rPr>
            <w:rFonts w:cs="Arial"/>
            <w:color w:val="000000"/>
          </w:rPr>
          <w:t>e</w:t>
        </w:r>
        <w:r w:rsidRPr="005223F4">
          <w:rPr>
            <w:rFonts w:cs="Arial"/>
            <w:color w:val="000000"/>
          </w:rPr>
          <w:t>lement</w:t>
        </w:r>
        <w:r>
          <w:rPr>
            <w:rFonts w:cs="Arial"/>
            <w:color w:val="000000"/>
          </w:rPr>
          <w:t>s</w:t>
        </w:r>
        <w:r w:rsidRPr="005223F4">
          <w:rPr>
            <w:rFonts w:cs="Arial"/>
            <w:color w:val="000000"/>
          </w:rPr>
          <w:t xml:space="preserve"> </w:t>
        </w:r>
        <w:r>
          <w:rPr>
            <w:rFonts w:cs="Arial"/>
            <w:color w:val="000000"/>
          </w:rPr>
          <w:t xml:space="preserve">is always a </w:t>
        </w:r>
        <w:r w:rsidRPr="005223F4">
          <w:rPr>
            <w:rFonts w:cs="Arial"/>
            <w:color w:val="000000"/>
          </w:rPr>
          <w:t>point of uncertainty</w:t>
        </w:r>
        <w:r>
          <w:rPr>
            <w:rFonts w:cs="Arial"/>
            <w:color w:val="000000"/>
          </w:rPr>
          <w:t>. It</w:t>
        </w:r>
        <w:r w:rsidRPr="005223F4">
          <w:rPr>
            <w:rFonts w:cs="Arial"/>
            <w:color w:val="000000"/>
          </w:rPr>
          <w:t xml:space="preserve"> is resolved by parsing for the expected </w:t>
        </w:r>
        <w:r>
          <w:rPr>
            <w:rFonts w:cs="Arial"/>
            <w:color w:val="000000"/>
          </w:rPr>
          <w:t xml:space="preserve">element </w:t>
        </w:r>
        <w:r w:rsidRPr="005223F4">
          <w:rPr>
            <w:rFonts w:cs="Arial"/>
            <w:color w:val="000000"/>
          </w:rPr>
          <w:t xml:space="preserve">at that point in the data stream. If the expected </w:t>
        </w:r>
        <w:r>
          <w:rPr>
            <w:rFonts w:cs="Arial"/>
            <w:color w:val="000000"/>
          </w:rPr>
          <w:t>element</w:t>
        </w:r>
        <w:r w:rsidRPr="005223F4">
          <w:rPr>
            <w:rFonts w:cs="Arial"/>
            <w:color w:val="000000"/>
          </w:rPr>
          <w:t xml:space="preserve"> is known</w:t>
        </w:r>
        <w:r>
          <w:rPr>
            <w:rFonts w:cs="Arial"/>
            <w:color w:val="000000"/>
          </w:rPr>
          <w:t>-</w:t>
        </w:r>
        <w:r w:rsidRPr="005223F4">
          <w:rPr>
            <w:rFonts w:cs="Arial"/>
            <w:color w:val="000000"/>
          </w:rPr>
          <w:t>not</w:t>
        </w:r>
        <w:r>
          <w:rPr>
            <w:rFonts w:cs="Arial"/>
            <w:color w:val="000000"/>
          </w:rPr>
          <w:t>-</w:t>
        </w:r>
        <w:r w:rsidRPr="005223F4">
          <w:rPr>
            <w:rFonts w:cs="Arial"/>
            <w:color w:val="000000"/>
          </w:rPr>
          <w:t>to</w:t>
        </w:r>
        <w:r>
          <w:rPr>
            <w:rFonts w:cs="Arial"/>
            <w:color w:val="000000"/>
          </w:rPr>
          <w:t>-</w:t>
        </w:r>
        <w:r w:rsidRPr="005223F4">
          <w:rPr>
            <w:rFonts w:cs="Arial"/>
            <w:color w:val="000000"/>
          </w:rPr>
          <w:t xml:space="preserve">exist then an </w:t>
        </w:r>
        <w:r>
          <w:rPr>
            <w:rFonts w:cs="Arial"/>
            <w:color w:val="000000"/>
          </w:rPr>
          <w:t>occurrence</w:t>
        </w:r>
        <w:r w:rsidRPr="005223F4">
          <w:rPr>
            <w:rFonts w:cs="Arial"/>
            <w:color w:val="000000"/>
          </w:rPr>
          <w:t xml:space="preserve"> of each floating </w:t>
        </w:r>
        <w:r>
          <w:rPr>
            <w:rFonts w:cs="Arial"/>
            <w:color w:val="000000"/>
          </w:rPr>
          <w:t>element</w:t>
        </w:r>
        <w:r w:rsidRPr="005223F4">
          <w:rPr>
            <w:rFonts w:cs="Arial"/>
            <w:color w:val="000000"/>
          </w:rPr>
          <w:t xml:space="preserve"> is parsed in schema definition order.</w:t>
        </w:r>
        <w:r>
          <w:rPr>
            <w:rFonts w:cs="Arial"/>
            <w:color w:val="000000"/>
          </w:rPr>
          <w:t xml:space="preserve"> </w:t>
        </w:r>
      </w:ins>
    </w:p>
    <w:p w14:paraId="05932C5D" w14:textId="58A4DFDF" w:rsidR="00A71DA5" w:rsidRDefault="00A71DA5" w:rsidP="00A71DA5">
      <w:pPr>
        <w:autoSpaceDE w:val="0"/>
        <w:rPr>
          <w:ins w:id="6415" w:author="mbeckerle" w:date="2013-07-10T11:07:00Z"/>
          <w:rFonts w:cs="Arial"/>
          <w:color w:val="000000"/>
        </w:rPr>
      </w:pPr>
      <w:ins w:id="6416" w:author="mbeckerle" w:date="2013-07-10T11:07:00Z">
        <w:r>
          <w:rPr>
            <w:rFonts w:cs="Arial"/>
            <w:color w:val="000000"/>
          </w:rPr>
          <w:t>When parsing an array, p</w:t>
        </w:r>
        <w:r w:rsidR="004F1FB1">
          <w:rPr>
            <w:rFonts w:cs="Arial"/>
            <w:color w:val="000000"/>
          </w:rPr>
          <w:t>oints of uncertainty</w:t>
        </w:r>
        <w:r>
          <w:rPr>
            <w:rFonts w:cs="Arial"/>
            <w:color w:val="000000"/>
          </w:rPr>
          <w:t xml:space="preserve"> only occur for certain values of occursCountKind, as follows:</w:t>
        </w:r>
      </w:ins>
    </w:p>
    <w:tbl>
      <w:tblPr>
        <w:tblStyle w:val="TableGrid"/>
        <w:tblW w:w="0" w:type="auto"/>
        <w:tblInd w:w="108" w:type="dxa"/>
        <w:tblLook w:val="04A0" w:firstRow="1" w:lastRow="0" w:firstColumn="1" w:lastColumn="0" w:noHBand="0" w:noVBand="1"/>
      </w:tblPr>
      <w:tblGrid>
        <w:gridCol w:w="1894"/>
        <w:gridCol w:w="6854"/>
        <w:tblGridChange w:id="6417">
          <w:tblGrid>
            <w:gridCol w:w="180"/>
            <w:gridCol w:w="828"/>
            <w:gridCol w:w="356"/>
            <w:gridCol w:w="530"/>
            <w:gridCol w:w="6422"/>
            <w:gridCol w:w="432"/>
          </w:tblGrid>
        </w:tblGridChange>
      </w:tblGrid>
      <w:tr w:rsidR="004F1FB1" w:rsidRPr="00A02026" w14:paraId="07C0D397" w14:textId="77777777" w:rsidTr="004F1FB1">
        <w:trPr>
          <w:ins w:id="6418" w:author="mbeckerle" w:date="2013-07-23T19:38:00Z"/>
        </w:trPr>
        <w:tc>
          <w:tcPr>
            <w:tcW w:w="1796" w:type="dxa"/>
          </w:tcPr>
          <w:p w14:paraId="30CAFE2D" w14:textId="0B81EF7F" w:rsidR="004F1FB1" w:rsidRPr="004F1FB1" w:rsidRDefault="004F1FB1" w:rsidP="004F1FB1">
            <w:pPr>
              <w:autoSpaceDE w:val="0"/>
              <w:autoSpaceDN w:val="0"/>
              <w:adjustRightInd w:val="0"/>
              <w:spacing w:before="0" w:after="0"/>
              <w:rPr>
                <w:ins w:id="6419" w:author="mbeckerle" w:date="2013-07-23T19:38:00Z"/>
                <w:rFonts w:ascii="Helv" w:hAnsi="Helv" w:cs="Helv"/>
                <w:b/>
                <w:i/>
                <w:color w:val="000000"/>
                <w:lang w:eastAsia="en-GB"/>
                <w:rPrChange w:id="6420" w:author="mbeckerle" w:date="2013-07-23T19:39:00Z">
                  <w:rPr>
                    <w:ins w:id="6421" w:author="mbeckerle" w:date="2013-07-23T19:38:00Z"/>
                    <w:rFonts w:ascii="Helv" w:hAnsi="Helv" w:cs="Helv"/>
                    <w:color w:val="000000"/>
                    <w:lang w:eastAsia="en-GB"/>
                  </w:rPr>
                </w:rPrChange>
              </w:rPr>
            </w:pPr>
            <w:ins w:id="6422" w:author="mbeckerle" w:date="2013-07-23T19:38:00Z">
              <w:r w:rsidRPr="004F1FB1">
                <w:rPr>
                  <w:rFonts w:ascii="Helv" w:hAnsi="Helv" w:cs="Helv"/>
                  <w:b/>
                  <w:i/>
                  <w:color w:val="000000"/>
                  <w:lang w:eastAsia="en-GB"/>
                  <w:rPrChange w:id="6423" w:author="mbeckerle" w:date="2013-07-23T19:39:00Z">
                    <w:rPr>
                      <w:rFonts w:ascii="Helv" w:hAnsi="Helv" w:cs="Helv"/>
                      <w:color w:val="000000"/>
                      <w:lang w:eastAsia="en-GB"/>
                    </w:rPr>
                  </w:rPrChange>
                </w:rPr>
                <w:t>occursCountKind</w:t>
              </w:r>
            </w:ins>
          </w:p>
        </w:tc>
        <w:tc>
          <w:tcPr>
            <w:tcW w:w="6952" w:type="dxa"/>
          </w:tcPr>
          <w:p w14:paraId="7685D81D" w14:textId="36070C39" w:rsidR="004F1FB1" w:rsidRPr="004F1FB1" w:rsidRDefault="004F1FB1" w:rsidP="004F1FB1">
            <w:pPr>
              <w:autoSpaceDE w:val="0"/>
              <w:autoSpaceDN w:val="0"/>
              <w:adjustRightInd w:val="0"/>
              <w:spacing w:before="0" w:after="0"/>
              <w:rPr>
                <w:ins w:id="6424" w:author="mbeckerle" w:date="2013-07-23T19:38:00Z"/>
                <w:rFonts w:ascii="Helv" w:hAnsi="Helv" w:cs="Helv"/>
                <w:b/>
                <w:i/>
                <w:color w:val="000000"/>
                <w:lang w:eastAsia="en-GB"/>
                <w:rPrChange w:id="6425" w:author="mbeckerle" w:date="2013-07-23T19:39:00Z">
                  <w:rPr>
                    <w:ins w:id="6426" w:author="mbeckerle" w:date="2013-07-23T19:38:00Z"/>
                    <w:rFonts w:ascii="Helv" w:hAnsi="Helv" w:cs="Helv"/>
                    <w:color w:val="000000"/>
                    <w:lang w:eastAsia="en-GB"/>
                  </w:rPr>
                </w:rPrChange>
              </w:rPr>
            </w:pPr>
            <w:ins w:id="6427" w:author="mbeckerle" w:date="2013-07-23T19:39:00Z">
              <w:r w:rsidRPr="004F1FB1">
                <w:rPr>
                  <w:rFonts w:ascii="Helv" w:hAnsi="Helv" w:cs="Helv"/>
                  <w:b/>
                  <w:i/>
                  <w:color w:val="000000"/>
                  <w:lang w:eastAsia="en-GB"/>
                  <w:rPrChange w:id="6428" w:author="mbeckerle" w:date="2013-07-23T19:39:00Z">
                    <w:rPr>
                      <w:rFonts w:ascii="Helv" w:hAnsi="Helv" w:cs="Helv"/>
                      <w:color w:val="000000"/>
                      <w:lang w:eastAsia="en-GB"/>
                    </w:rPr>
                  </w:rPrChange>
                </w:rPr>
                <w:t>Details of Point of Uncertainty</w:t>
              </w:r>
            </w:ins>
          </w:p>
        </w:tc>
      </w:tr>
      <w:tr w:rsidR="004F1FB1" w:rsidRPr="00A02026" w14:paraId="1FCC0910" w14:textId="454DC832" w:rsidTr="004F1FB1">
        <w:tblPrEx>
          <w:tblW w:w="0" w:type="auto"/>
          <w:tblInd w:w="108" w:type="dxa"/>
          <w:tblPrExChange w:id="6429" w:author="mbeckerle" w:date="2013-07-23T19:38:00Z">
            <w:tblPrEx>
              <w:tblW w:w="0" w:type="auto"/>
              <w:tblInd w:w="720" w:type="dxa"/>
            </w:tblPrEx>
          </w:tblPrExChange>
        </w:tblPrEx>
        <w:trPr>
          <w:ins w:id="6430" w:author="mbeckerle" w:date="2013-07-23T19:36:00Z"/>
          <w:trPrChange w:id="6431" w:author="mbeckerle" w:date="2013-07-23T19:38:00Z">
            <w:trPr>
              <w:gridBefore w:val="1"/>
              <w:gridAfter w:val="0"/>
            </w:trPr>
          </w:trPrChange>
        </w:trPr>
        <w:tc>
          <w:tcPr>
            <w:tcW w:w="1796" w:type="dxa"/>
            <w:tcPrChange w:id="6432" w:author="mbeckerle" w:date="2013-07-23T19:38:00Z">
              <w:tcPr>
                <w:tcW w:w="357" w:type="dxa"/>
                <w:gridSpan w:val="2"/>
              </w:tcPr>
            </w:tcPrChange>
          </w:tcPr>
          <w:p w14:paraId="7008E1D1" w14:textId="28FA3AD4" w:rsidR="004F1FB1" w:rsidRPr="00A02026" w:rsidRDefault="004F1FB1" w:rsidP="004F1FB1">
            <w:pPr>
              <w:autoSpaceDE w:val="0"/>
              <w:autoSpaceDN w:val="0"/>
              <w:adjustRightInd w:val="0"/>
              <w:spacing w:before="0" w:after="0"/>
              <w:rPr>
                <w:ins w:id="6433" w:author="mbeckerle" w:date="2013-07-23T19:36:00Z"/>
                <w:rFonts w:ascii="Helv" w:hAnsi="Helv" w:cs="Helv"/>
                <w:color w:val="000000"/>
                <w:lang w:eastAsia="en-GB"/>
              </w:rPr>
            </w:pPr>
            <w:ins w:id="6434" w:author="mbeckerle" w:date="2013-07-23T19:37:00Z">
              <w:r>
                <w:rPr>
                  <w:rFonts w:ascii="Helv" w:hAnsi="Helv" w:cs="Helv"/>
                  <w:color w:val="000000"/>
                  <w:lang w:eastAsia="en-GB"/>
                </w:rPr>
                <w:t>fixed</w:t>
              </w:r>
            </w:ins>
          </w:p>
        </w:tc>
        <w:tc>
          <w:tcPr>
            <w:tcW w:w="6952" w:type="dxa"/>
            <w:tcPrChange w:id="6435" w:author="mbeckerle" w:date="2013-07-23T19:38:00Z">
              <w:tcPr>
                <w:tcW w:w="7779" w:type="dxa"/>
                <w:gridSpan w:val="2"/>
              </w:tcPr>
            </w:tcPrChange>
          </w:tcPr>
          <w:p w14:paraId="5405FCC8" w14:textId="736648E2" w:rsidR="004F1FB1" w:rsidRPr="00A02026" w:rsidRDefault="004F1FB1">
            <w:pPr>
              <w:autoSpaceDE w:val="0"/>
              <w:autoSpaceDN w:val="0"/>
              <w:adjustRightInd w:val="0"/>
              <w:spacing w:before="0" w:after="0"/>
              <w:rPr>
                <w:ins w:id="6436" w:author="mbeckerle" w:date="2013-07-23T19:36:00Z"/>
                <w:rFonts w:ascii="Helv" w:hAnsi="Helv" w:cs="Helv"/>
                <w:color w:val="000000"/>
                <w:lang w:eastAsia="en-GB"/>
              </w:rPr>
              <w:pPrChange w:id="6437" w:author="mbeckerle" w:date="2013-07-23T19:37:00Z">
                <w:pPr>
                  <w:numPr>
                    <w:numId w:val="194"/>
                  </w:numPr>
                  <w:autoSpaceDE w:val="0"/>
                  <w:autoSpaceDN w:val="0"/>
                  <w:adjustRightInd w:val="0"/>
                  <w:spacing w:before="0" w:after="0"/>
                  <w:ind w:left="720" w:hanging="360"/>
                </w:pPr>
              </w:pPrChange>
            </w:pPr>
            <w:ins w:id="6438" w:author="mbeckerle" w:date="2013-07-23T19:36:00Z">
              <w:r w:rsidRPr="00A02026">
                <w:rPr>
                  <w:rFonts w:ascii="Helv" w:hAnsi="Helv" w:cs="Helv"/>
                  <w:color w:val="000000"/>
                  <w:lang w:eastAsia="en-GB"/>
                </w:rPr>
                <w:t xml:space="preserve">No </w:t>
              </w:r>
            </w:ins>
            <w:ins w:id="6439" w:author="mbeckerle" w:date="2013-07-23T19:39:00Z">
              <w:r>
                <w:rPr>
                  <w:rFonts w:ascii="Helv" w:hAnsi="Helv" w:cs="Helv"/>
                  <w:color w:val="000000"/>
                  <w:lang w:eastAsia="en-GB"/>
                </w:rPr>
                <w:t>p</w:t>
              </w:r>
            </w:ins>
            <w:ins w:id="6440" w:author="mbeckerle" w:date="2013-07-23T19:36:00Z">
              <w:r w:rsidRPr="00A02026">
                <w:rPr>
                  <w:rFonts w:ascii="Helv" w:hAnsi="Helv" w:cs="Helv"/>
                  <w:color w:val="000000"/>
                  <w:lang w:eastAsia="en-GB"/>
                </w:rPr>
                <w:t>oint of uncertainty (maxOccurs occurrences expected).</w:t>
              </w:r>
            </w:ins>
          </w:p>
        </w:tc>
      </w:tr>
      <w:tr w:rsidR="004F1FB1" w:rsidRPr="00A02026" w14:paraId="7E950961" w14:textId="03D36E02" w:rsidTr="004F1FB1">
        <w:tblPrEx>
          <w:tblW w:w="0" w:type="auto"/>
          <w:tblInd w:w="108" w:type="dxa"/>
          <w:tblPrExChange w:id="6441" w:author="mbeckerle" w:date="2013-07-23T19:38:00Z">
            <w:tblPrEx>
              <w:tblW w:w="0" w:type="auto"/>
              <w:tblInd w:w="720" w:type="dxa"/>
            </w:tblPrEx>
          </w:tblPrExChange>
        </w:tblPrEx>
        <w:trPr>
          <w:trHeight w:val="773"/>
          <w:ins w:id="6442" w:author="mbeckerle" w:date="2013-07-23T19:36:00Z"/>
          <w:trPrChange w:id="6443" w:author="mbeckerle" w:date="2013-07-23T19:38:00Z">
            <w:trPr>
              <w:gridBefore w:val="1"/>
              <w:gridAfter w:val="0"/>
            </w:trPr>
          </w:trPrChange>
        </w:trPr>
        <w:tc>
          <w:tcPr>
            <w:tcW w:w="1796" w:type="dxa"/>
            <w:tcPrChange w:id="6444" w:author="mbeckerle" w:date="2013-07-23T19:38:00Z">
              <w:tcPr>
                <w:tcW w:w="357" w:type="dxa"/>
              </w:tcPr>
            </w:tcPrChange>
          </w:tcPr>
          <w:p w14:paraId="4A44617E" w14:textId="22AFA578" w:rsidR="004F1FB1" w:rsidDel="004F1FB1" w:rsidRDefault="004F1FB1" w:rsidP="004F1FB1">
            <w:pPr>
              <w:autoSpaceDE w:val="0"/>
              <w:autoSpaceDN w:val="0"/>
              <w:adjustRightInd w:val="0"/>
              <w:spacing w:before="0" w:after="0"/>
              <w:rPr>
                <w:del w:id="6445" w:author="mbeckerle" w:date="2013-07-23T19:37:00Z"/>
                <w:rFonts w:ascii="Helv" w:hAnsi="Helv" w:cs="Helv"/>
                <w:color w:val="000000"/>
                <w:lang w:eastAsia="en-GB"/>
              </w:rPr>
            </w:pPr>
            <w:ins w:id="6446" w:author="mbeckerle" w:date="2013-07-23T19:37:00Z">
              <w:r>
                <w:rPr>
                  <w:rFonts w:ascii="Helv" w:hAnsi="Helv" w:cs="Helv"/>
                  <w:color w:val="000000"/>
                  <w:lang w:eastAsia="en-GB"/>
                </w:rPr>
                <w:t>implicit</w:t>
              </w:r>
            </w:ins>
          </w:p>
          <w:p w14:paraId="71846148" w14:textId="4C5F0089" w:rsidR="004F1FB1" w:rsidRPr="00A02026" w:rsidRDefault="004F1FB1">
            <w:pPr>
              <w:autoSpaceDE w:val="0"/>
              <w:autoSpaceDN w:val="0"/>
              <w:adjustRightInd w:val="0"/>
              <w:spacing w:before="0" w:after="0"/>
              <w:rPr>
                <w:ins w:id="6447" w:author="mbeckerle" w:date="2013-07-23T19:36:00Z"/>
                <w:rFonts w:ascii="Helv" w:hAnsi="Helv" w:cs="Helv"/>
                <w:color w:val="000000"/>
                <w:lang w:eastAsia="en-GB"/>
              </w:rPr>
              <w:pPrChange w:id="6448" w:author="mbeckerle" w:date="2013-07-23T19:37:00Z">
                <w:pPr>
                  <w:numPr>
                    <w:numId w:val="194"/>
                  </w:numPr>
                  <w:autoSpaceDE w:val="0"/>
                  <w:autoSpaceDN w:val="0"/>
                  <w:adjustRightInd w:val="0"/>
                  <w:spacing w:before="0" w:after="0"/>
                  <w:ind w:left="720" w:hanging="360"/>
                </w:pPr>
              </w:pPrChange>
            </w:pPr>
          </w:p>
        </w:tc>
        <w:tc>
          <w:tcPr>
            <w:tcW w:w="6952" w:type="dxa"/>
            <w:tcPrChange w:id="6449" w:author="mbeckerle" w:date="2013-07-23T19:38:00Z">
              <w:tcPr>
                <w:tcW w:w="7779" w:type="dxa"/>
                <w:gridSpan w:val="3"/>
              </w:tcPr>
            </w:tcPrChange>
          </w:tcPr>
          <w:p w14:paraId="2F5601CC" w14:textId="25114F59" w:rsidR="004F1FB1" w:rsidRDefault="004F1FB1">
            <w:pPr>
              <w:autoSpaceDE w:val="0"/>
              <w:autoSpaceDN w:val="0"/>
              <w:adjustRightInd w:val="0"/>
              <w:spacing w:before="0" w:after="0"/>
              <w:rPr>
                <w:rFonts w:ascii="Helv" w:hAnsi="Helv" w:cs="Helv"/>
                <w:color w:val="000000"/>
                <w:lang w:eastAsia="en-GB"/>
              </w:rPr>
              <w:pPrChange w:id="6450" w:author="mbeckerle" w:date="2013-07-23T19:37:00Z">
                <w:pPr>
                  <w:numPr>
                    <w:numId w:val="194"/>
                  </w:numPr>
                  <w:autoSpaceDE w:val="0"/>
                  <w:autoSpaceDN w:val="0"/>
                  <w:adjustRightInd w:val="0"/>
                  <w:spacing w:before="0" w:after="0"/>
                  <w:ind w:left="720" w:hanging="360"/>
                </w:pPr>
              </w:pPrChange>
            </w:pPr>
            <w:ins w:id="6451" w:author="mbeckerle" w:date="2013-07-23T19:36:00Z">
              <w:r w:rsidRPr="00A02026">
                <w:rPr>
                  <w:rFonts w:ascii="Helv" w:hAnsi="Helv" w:cs="Helv"/>
                  <w:color w:val="000000"/>
                  <w:lang w:eastAsia="en-GB"/>
                </w:rPr>
                <w:t xml:space="preserve">A point of uncertainty exists after minOccurs occurrences found and until </w:t>
              </w:r>
            </w:ins>
          </w:p>
          <w:p w14:paraId="612FE8A3" w14:textId="51DDFDD0" w:rsidR="004F1FB1" w:rsidRPr="00A02026" w:rsidRDefault="004F1FB1">
            <w:pPr>
              <w:autoSpaceDE w:val="0"/>
              <w:autoSpaceDN w:val="0"/>
              <w:adjustRightInd w:val="0"/>
              <w:spacing w:before="0" w:after="0"/>
              <w:rPr>
                <w:ins w:id="6452" w:author="mbeckerle" w:date="2013-07-23T19:36:00Z"/>
                <w:rFonts w:ascii="Helv" w:hAnsi="Helv" w:cs="Helv"/>
                <w:color w:val="000000"/>
                <w:lang w:eastAsia="en-GB"/>
              </w:rPr>
              <w:pPrChange w:id="6453" w:author="mbeckerle" w:date="2013-07-23T19:37:00Z">
                <w:pPr>
                  <w:numPr>
                    <w:numId w:val="194"/>
                  </w:numPr>
                  <w:autoSpaceDE w:val="0"/>
                  <w:autoSpaceDN w:val="0"/>
                  <w:adjustRightInd w:val="0"/>
                  <w:spacing w:before="0" w:after="0"/>
                  <w:ind w:left="720" w:hanging="360"/>
                </w:pPr>
              </w:pPrChange>
            </w:pPr>
            <w:ins w:id="6454" w:author="mbeckerle" w:date="2013-07-23T19:36:00Z">
              <w:r w:rsidRPr="00A02026">
                <w:rPr>
                  <w:rFonts w:ascii="Helv" w:hAnsi="Helv" w:cs="Helv"/>
                  <w:color w:val="000000"/>
                  <w:lang w:eastAsia="en-GB"/>
                </w:rPr>
                <w:t>maxOccurs found.</w:t>
              </w:r>
            </w:ins>
          </w:p>
        </w:tc>
      </w:tr>
      <w:tr w:rsidR="004F1FB1" w:rsidRPr="00A02026" w14:paraId="2A5D2AF9" w14:textId="12AE4E0E" w:rsidTr="004F1FB1">
        <w:tblPrEx>
          <w:tblW w:w="0" w:type="auto"/>
          <w:tblInd w:w="108" w:type="dxa"/>
          <w:tblPrExChange w:id="6455" w:author="mbeckerle" w:date="2013-07-23T19:38:00Z">
            <w:tblPrEx>
              <w:tblW w:w="0" w:type="auto"/>
              <w:tblInd w:w="720" w:type="dxa"/>
            </w:tblPrEx>
          </w:tblPrExChange>
        </w:tblPrEx>
        <w:trPr>
          <w:ins w:id="6456" w:author="mbeckerle" w:date="2013-07-23T19:36:00Z"/>
          <w:trPrChange w:id="6457" w:author="mbeckerle" w:date="2013-07-23T19:38:00Z">
            <w:trPr>
              <w:gridBefore w:val="1"/>
              <w:gridAfter w:val="0"/>
            </w:trPr>
          </w:trPrChange>
        </w:trPr>
        <w:tc>
          <w:tcPr>
            <w:tcW w:w="1796" w:type="dxa"/>
            <w:tcPrChange w:id="6458" w:author="mbeckerle" w:date="2013-07-23T19:38:00Z">
              <w:tcPr>
                <w:tcW w:w="357" w:type="dxa"/>
                <w:gridSpan w:val="2"/>
              </w:tcPr>
            </w:tcPrChange>
          </w:tcPr>
          <w:p w14:paraId="3695C2C1" w14:textId="476BA6E3" w:rsidR="004F1FB1" w:rsidRPr="00A02026" w:rsidRDefault="004F1FB1" w:rsidP="004F1FB1">
            <w:pPr>
              <w:autoSpaceDE w:val="0"/>
              <w:autoSpaceDN w:val="0"/>
              <w:adjustRightInd w:val="0"/>
              <w:spacing w:before="0" w:after="0"/>
              <w:rPr>
                <w:ins w:id="6459" w:author="mbeckerle" w:date="2013-07-23T19:36:00Z"/>
                <w:rFonts w:ascii="Helv" w:hAnsi="Helv" w:cs="Helv"/>
                <w:color w:val="000000"/>
                <w:lang w:eastAsia="en-GB"/>
              </w:rPr>
            </w:pPr>
            <w:ins w:id="6460" w:author="mbeckerle" w:date="2013-07-23T19:37:00Z">
              <w:r>
                <w:rPr>
                  <w:rFonts w:ascii="Helv" w:hAnsi="Helv" w:cs="Helv"/>
                  <w:color w:val="000000"/>
                  <w:lang w:eastAsia="en-GB"/>
                </w:rPr>
                <w:t>parsed</w:t>
              </w:r>
            </w:ins>
          </w:p>
        </w:tc>
        <w:tc>
          <w:tcPr>
            <w:tcW w:w="6952" w:type="dxa"/>
            <w:tcPrChange w:id="6461" w:author="mbeckerle" w:date="2013-07-23T19:38:00Z">
              <w:tcPr>
                <w:tcW w:w="7779" w:type="dxa"/>
                <w:gridSpan w:val="2"/>
              </w:tcPr>
            </w:tcPrChange>
          </w:tcPr>
          <w:p w14:paraId="43F539F0" w14:textId="102FD3D4" w:rsidR="004F1FB1" w:rsidRPr="00A02026" w:rsidRDefault="004F1FB1">
            <w:pPr>
              <w:autoSpaceDE w:val="0"/>
              <w:autoSpaceDN w:val="0"/>
              <w:adjustRightInd w:val="0"/>
              <w:spacing w:before="0" w:after="0"/>
              <w:rPr>
                <w:ins w:id="6462" w:author="mbeckerle" w:date="2013-07-23T19:36:00Z"/>
                <w:rFonts w:ascii="Helv" w:hAnsi="Helv" w:cs="Helv"/>
                <w:color w:val="000000"/>
                <w:lang w:eastAsia="en-GB"/>
              </w:rPr>
              <w:pPrChange w:id="6463" w:author="mbeckerle" w:date="2013-07-23T19:37:00Z">
                <w:pPr>
                  <w:numPr>
                    <w:numId w:val="194"/>
                  </w:numPr>
                  <w:autoSpaceDE w:val="0"/>
                  <w:autoSpaceDN w:val="0"/>
                  <w:adjustRightInd w:val="0"/>
                  <w:spacing w:before="0" w:after="0"/>
                  <w:ind w:left="720" w:hanging="360"/>
                </w:pPr>
              </w:pPrChange>
            </w:pPr>
            <w:ins w:id="6464" w:author="mbeckerle" w:date="2013-07-23T19:36:00Z">
              <w:r w:rsidRPr="00A02026">
                <w:rPr>
                  <w:rFonts w:ascii="Helv" w:hAnsi="Helv" w:cs="Helv"/>
                  <w:color w:val="000000"/>
                  <w:lang w:eastAsia="en-GB"/>
                </w:rPr>
                <w:t>A point of uncertainty exists for all occurrences</w:t>
              </w:r>
            </w:ins>
          </w:p>
        </w:tc>
      </w:tr>
      <w:tr w:rsidR="004F1FB1" w:rsidRPr="00A02026" w14:paraId="4F4B1611" w14:textId="1C07C0B0" w:rsidTr="004F1FB1">
        <w:tblPrEx>
          <w:tblW w:w="0" w:type="auto"/>
          <w:tblInd w:w="108" w:type="dxa"/>
          <w:tblPrExChange w:id="6465" w:author="mbeckerle" w:date="2013-07-23T19:38:00Z">
            <w:tblPrEx>
              <w:tblW w:w="0" w:type="auto"/>
              <w:tblInd w:w="720" w:type="dxa"/>
            </w:tblPrEx>
          </w:tblPrExChange>
        </w:tblPrEx>
        <w:trPr>
          <w:ins w:id="6466" w:author="mbeckerle" w:date="2013-07-23T19:36:00Z"/>
          <w:trPrChange w:id="6467" w:author="mbeckerle" w:date="2013-07-23T19:38:00Z">
            <w:trPr>
              <w:gridBefore w:val="1"/>
              <w:gridAfter w:val="0"/>
            </w:trPr>
          </w:trPrChange>
        </w:trPr>
        <w:tc>
          <w:tcPr>
            <w:tcW w:w="1796" w:type="dxa"/>
            <w:tcPrChange w:id="6468" w:author="mbeckerle" w:date="2013-07-23T19:38:00Z">
              <w:tcPr>
                <w:tcW w:w="357" w:type="dxa"/>
                <w:gridSpan w:val="2"/>
              </w:tcPr>
            </w:tcPrChange>
          </w:tcPr>
          <w:p w14:paraId="53466986" w14:textId="07EE3872" w:rsidR="004F1FB1" w:rsidRPr="00A02026" w:rsidRDefault="004F1FB1" w:rsidP="004F1FB1">
            <w:pPr>
              <w:autoSpaceDE w:val="0"/>
              <w:autoSpaceDN w:val="0"/>
              <w:adjustRightInd w:val="0"/>
              <w:spacing w:before="0" w:after="0"/>
              <w:rPr>
                <w:ins w:id="6469" w:author="mbeckerle" w:date="2013-07-23T19:36:00Z"/>
                <w:rFonts w:ascii="Helv" w:hAnsi="Helv" w:cs="Helv"/>
                <w:color w:val="000000"/>
                <w:lang w:eastAsia="en-GB"/>
              </w:rPr>
            </w:pPr>
            <w:ins w:id="6470" w:author="mbeckerle" w:date="2013-07-23T19:37:00Z">
              <w:r>
                <w:rPr>
                  <w:rFonts w:ascii="Helv" w:hAnsi="Helv" w:cs="Helv"/>
                  <w:color w:val="000000"/>
                  <w:lang w:eastAsia="en-GB"/>
                </w:rPr>
                <w:t>expression</w:t>
              </w:r>
            </w:ins>
          </w:p>
        </w:tc>
        <w:tc>
          <w:tcPr>
            <w:tcW w:w="6952" w:type="dxa"/>
            <w:tcPrChange w:id="6471" w:author="mbeckerle" w:date="2013-07-23T19:38:00Z">
              <w:tcPr>
                <w:tcW w:w="7779" w:type="dxa"/>
                <w:gridSpan w:val="2"/>
              </w:tcPr>
            </w:tcPrChange>
          </w:tcPr>
          <w:p w14:paraId="7077E4B8" w14:textId="01691ACA" w:rsidR="004F1FB1" w:rsidRPr="00A02026" w:rsidRDefault="004F1FB1">
            <w:pPr>
              <w:autoSpaceDE w:val="0"/>
              <w:autoSpaceDN w:val="0"/>
              <w:adjustRightInd w:val="0"/>
              <w:spacing w:before="0" w:after="0"/>
              <w:rPr>
                <w:ins w:id="6472" w:author="mbeckerle" w:date="2013-07-23T19:36:00Z"/>
                <w:rFonts w:ascii="Helv" w:hAnsi="Helv" w:cs="Helv"/>
                <w:color w:val="000000"/>
                <w:lang w:eastAsia="en-GB"/>
              </w:rPr>
              <w:pPrChange w:id="6473" w:author="mbeckerle" w:date="2013-07-23T19:37:00Z">
                <w:pPr>
                  <w:numPr>
                    <w:numId w:val="194"/>
                  </w:numPr>
                  <w:autoSpaceDE w:val="0"/>
                  <w:autoSpaceDN w:val="0"/>
                  <w:adjustRightInd w:val="0"/>
                  <w:spacing w:before="0" w:after="0"/>
                  <w:ind w:left="720" w:hanging="360"/>
                </w:pPr>
              </w:pPrChange>
            </w:pPr>
            <w:ins w:id="6474" w:author="mbeckerle" w:date="2013-07-23T19:36:00Z">
              <w:r w:rsidRPr="00A02026">
                <w:rPr>
                  <w:rFonts w:ascii="Helv" w:hAnsi="Helv" w:cs="Helv"/>
                  <w:color w:val="000000"/>
                  <w:lang w:eastAsia="en-GB"/>
                </w:rPr>
                <w:t>No point of uncertainty (occursCount occurrences expected)</w:t>
              </w:r>
            </w:ins>
          </w:p>
        </w:tc>
      </w:tr>
      <w:tr w:rsidR="004F1FB1" w:rsidRPr="00A02026" w14:paraId="53C52195" w14:textId="036525BD" w:rsidTr="004F1FB1">
        <w:tblPrEx>
          <w:tblW w:w="0" w:type="auto"/>
          <w:tblInd w:w="108" w:type="dxa"/>
          <w:tblPrExChange w:id="6475" w:author="mbeckerle" w:date="2013-07-23T19:38:00Z">
            <w:tblPrEx>
              <w:tblW w:w="0" w:type="auto"/>
              <w:tblInd w:w="720" w:type="dxa"/>
            </w:tblPrEx>
          </w:tblPrExChange>
        </w:tblPrEx>
        <w:trPr>
          <w:ins w:id="6476" w:author="mbeckerle" w:date="2013-07-23T19:36:00Z"/>
          <w:trPrChange w:id="6477" w:author="mbeckerle" w:date="2013-07-23T19:38:00Z">
            <w:trPr>
              <w:gridBefore w:val="1"/>
              <w:gridAfter w:val="0"/>
            </w:trPr>
          </w:trPrChange>
        </w:trPr>
        <w:tc>
          <w:tcPr>
            <w:tcW w:w="1796" w:type="dxa"/>
            <w:tcPrChange w:id="6478" w:author="mbeckerle" w:date="2013-07-23T19:38:00Z">
              <w:tcPr>
                <w:tcW w:w="357" w:type="dxa"/>
                <w:gridSpan w:val="2"/>
              </w:tcPr>
            </w:tcPrChange>
          </w:tcPr>
          <w:p w14:paraId="279A3691" w14:textId="58F8290E" w:rsidR="004F1FB1" w:rsidDel="004F1FB1" w:rsidRDefault="004F1FB1" w:rsidP="004F1FB1">
            <w:pPr>
              <w:autoSpaceDE w:val="0"/>
              <w:autoSpaceDN w:val="0"/>
              <w:adjustRightInd w:val="0"/>
              <w:spacing w:before="0" w:after="0"/>
              <w:rPr>
                <w:del w:id="6479" w:author="mbeckerle" w:date="2013-07-23T19:37:00Z"/>
                <w:rFonts w:ascii="Helv" w:hAnsi="Helv" w:cs="Helv"/>
                <w:color w:val="000000"/>
                <w:lang w:eastAsia="en-GB"/>
              </w:rPr>
            </w:pPr>
            <w:ins w:id="6480" w:author="mbeckerle" w:date="2013-07-23T19:37:00Z">
              <w:r>
                <w:rPr>
                  <w:rFonts w:ascii="Helv" w:hAnsi="Helv" w:cs="Helv"/>
                  <w:color w:val="000000"/>
                  <w:lang w:eastAsia="en-GB"/>
                </w:rPr>
                <w:t>stopValue</w:t>
              </w:r>
            </w:ins>
          </w:p>
          <w:p w14:paraId="0E9A6298" w14:textId="10BB4341" w:rsidR="004F1FB1" w:rsidRPr="00A02026" w:rsidRDefault="004F1FB1">
            <w:pPr>
              <w:autoSpaceDE w:val="0"/>
              <w:autoSpaceDN w:val="0"/>
              <w:adjustRightInd w:val="0"/>
              <w:spacing w:before="0" w:after="0"/>
              <w:rPr>
                <w:ins w:id="6481" w:author="mbeckerle" w:date="2013-07-23T19:36:00Z"/>
                <w:rFonts w:ascii="Helv" w:hAnsi="Helv" w:cs="Helv"/>
                <w:color w:val="000000"/>
                <w:lang w:eastAsia="en-GB"/>
              </w:rPr>
              <w:pPrChange w:id="6482" w:author="mbeckerle" w:date="2013-07-23T19:37:00Z">
                <w:pPr>
                  <w:numPr>
                    <w:numId w:val="194"/>
                  </w:numPr>
                  <w:autoSpaceDE w:val="0"/>
                  <w:autoSpaceDN w:val="0"/>
                  <w:adjustRightInd w:val="0"/>
                  <w:spacing w:before="0" w:after="0"/>
                  <w:ind w:left="720" w:hanging="360"/>
                </w:pPr>
              </w:pPrChange>
            </w:pPr>
          </w:p>
        </w:tc>
        <w:tc>
          <w:tcPr>
            <w:tcW w:w="6952" w:type="dxa"/>
            <w:tcPrChange w:id="6483" w:author="mbeckerle" w:date="2013-07-23T19:38:00Z">
              <w:tcPr>
                <w:tcW w:w="7779" w:type="dxa"/>
                <w:gridSpan w:val="2"/>
              </w:tcPr>
            </w:tcPrChange>
          </w:tcPr>
          <w:p w14:paraId="4751E481" w14:textId="7B9A9BF2" w:rsidR="004F1FB1" w:rsidRDefault="004F1FB1">
            <w:pPr>
              <w:autoSpaceDE w:val="0"/>
              <w:autoSpaceDN w:val="0"/>
              <w:adjustRightInd w:val="0"/>
              <w:spacing w:before="0" w:after="0"/>
              <w:rPr>
                <w:rFonts w:ascii="Helv" w:hAnsi="Helv" w:cs="Helv"/>
                <w:color w:val="000000"/>
                <w:lang w:eastAsia="en-GB"/>
              </w:rPr>
              <w:pPrChange w:id="6484" w:author="mbeckerle" w:date="2013-07-23T19:37:00Z">
                <w:pPr>
                  <w:numPr>
                    <w:numId w:val="194"/>
                  </w:numPr>
                  <w:autoSpaceDE w:val="0"/>
                  <w:autoSpaceDN w:val="0"/>
                  <w:adjustRightInd w:val="0"/>
                  <w:spacing w:before="0" w:after="0"/>
                  <w:ind w:left="720" w:hanging="360"/>
                </w:pPr>
              </w:pPrChange>
            </w:pPr>
            <w:ins w:id="6485" w:author="mbeckerle" w:date="2013-07-23T19:36:00Z">
              <w:r w:rsidRPr="00A02026">
                <w:rPr>
                  <w:rFonts w:ascii="Helv" w:hAnsi="Helv" w:cs="Helv"/>
                  <w:color w:val="000000"/>
                  <w:lang w:eastAsia="en-GB"/>
                </w:rPr>
                <w:t xml:space="preserve">No point of uncertainty (stopValue must always be present, even </w:t>
              </w:r>
            </w:ins>
          </w:p>
          <w:p w14:paraId="5A6563CE" w14:textId="79C1E774" w:rsidR="004F1FB1" w:rsidRPr="00A02026" w:rsidRDefault="004F1FB1">
            <w:pPr>
              <w:autoSpaceDE w:val="0"/>
              <w:autoSpaceDN w:val="0"/>
              <w:adjustRightInd w:val="0"/>
              <w:spacing w:before="0" w:after="0"/>
              <w:rPr>
                <w:ins w:id="6486" w:author="mbeckerle" w:date="2013-07-23T19:36:00Z"/>
                <w:rFonts w:ascii="Helv" w:hAnsi="Helv" w:cs="Helv"/>
                <w:color w:val="000000"/>
                <w:lang w:eastAsia="en-GB"/>
              </w:rPr>
              <w:pPrChange w:id="6487" w:author="mbeckerle" w:date="2013-07-23T19:37:00Z">
                <w:pPr>
                  <w:numPr>
                    <w:numId w:val="194"/>
                  </w:numPr>
                  <w:autoSpaceDE w:val="0"/>
                  <w:autoSpaceDN w:val="0"/>
                  <w:adjustRightInd w:val="0"/>
                  <w:spacing w:before="0" w:after="0"/>
                  <w:ind w:left="720" w:hanging="360"/>
                </w:pPr>
              </w:pPrChange>
            </w:pPr>
            <w:ins w:id="6488" w:author="mbeckerle" w:date="2013-07-23T19:36:00Z">
              <w:r w:rsidRPr="00A02026">
                <w:rPr>
                  <w:rFonts w:ascii="Helv" w:hAnsi="Helv" w:cs="Helv"/>
                  <w:color w:val="000000"/>
                  <w:lang w:eastAsia="en-GB"/>
                </w:rPr>
                <w:t xml:space="preserve">when minOccurs=0). </w:t>
              </w:r>
              <w:r w:rsidRPr="00A02026">
                <w:rPr>
                  <w:rStyle w:val="CommentReference"/>
                </w:rPr>
                <w:commentReference w:id="6489"/>
              </w:r>
            </w:ins>
          </w:p>
        </w:tc>
      </w:tr>
    </w:tbl>
    <w:p w14:paraId="2FE47528" w14:textId="03E10F1A" w:rsidR="00E65F2A" w:rsidRPr="005223F4" w:rsidRDefault="00E65F2A" w:rsidP="00E65F2A">
      <w:pPr>
        <w:autoSpaceDE w:val="0"/>
        <w:autoSpaceDN w:val="0"/>
        <w:adjustRightInd w:val="0"/>
        <w:rPr>
          <w:ins w:id="6490" w:author="mbeckerle" w:date="2013-03-24T15:40:00Z"/>
          <w:rFonts w:cs="Arial"/>
          <w:color w:val="000000"/>
        </w:rPr>
      </w:pPr>
      <w:ins w:id="6491" w:author="mbeckerle" w:date="2013-03-24T15:40:00Z">
        <w:r w:rsidRPr="005223F4">
          <w:rPr>
            <w:rFonts w:cs="Arial"/>
            <w:color w:val="000000"/>
          </w:rPr>
          <w:t>An optional element point of uncertainty is resolved by parsing the element until it is either known</w:t>
        </w:r>
      </w:ins>
      <w:ins w:id="6492" w:author="Steve Hanson" w:date="2013-03-28T13:18:00Z">
        <w:r w:rsidR="007B5A7A">
          <w:rPr>
            <w:rFonts w:cs="Arial"/>
            <w:color w:val="000000"/>
          </w:rPr>
          <w:t>-</w:t>
        </w:r>
      </w:ins>
      <w:ins w:id="6493" w:author="mbeckerle" w:date="2013-03-24T15:40:00Z">
        <w:del w:id="6494" w:author="Steve Hanson" w:date="2013-03-28T13:22:00Z">
          <w:r w:rsidRPr="005223F4" w:rsidDel="00737949">
            <w:rPr>
              <w:rFonts w:cs="Arial"/>
              <w:color w:val="000000"/>
            </w:rPr>
            <w:delText xml:space="preserve"> </w:delText>
          </w:r>
        </w:del>
        <w:r w:rsidRPr="005223F4">
          <w:rPr>
            <w:rFonts w:cs="Arial"/>
            <w:color w:val="000000"/>
          </w:rPr>
          <w:t>to</w:t>
        </w:r>
      </w:ins>
      <w:ins w:id="6495" w:author="Steve Hanson" w:date="2013-03-28T13:18:00Z">
        <w:r w:rsidR="007B5A7A">
          <w:rPr>
            <w:rFonts w:cs="Arial"/>
            <w:color w:val="000000"/>
          </w:rPr>
          <w:t>-</w:t>
        </w:r>
      </w:ins>
      <w:ins w:id="6496" w:author="mbeckerle" w:date="2013-03-24T15:40:00Z">
        <w:del w:id="6497" w:author="Steve Hanson" w:date="2013-03-28T13:18:00Z">
          <w:r w:rsidRPr="005223F4" w:rsidDel="007B5A7A">
            <w:rPr>
              <w:rFonts w:cs="Arial"/>
              <w:color w:val="000000"/>
            </w:rPr>
            <w:delText xml:space="preserve"> </w:delText>
          </w:r>
        </w:del>
        <w:r w:rsidRPr="005223F4">
          <w:rPr>
            <w:rFonts w:cs="Arial"/>
            <w:color w:val="000000"/>
          </w:rPr>
          <w:t>exist or known</w:t>
        </w:r>
      </w:ins>
      <w:ins w:id="6498" w:author="Steve Hanson" w:date="2013-03-28T13:18:00Z">
        <w:r w:rsidR="007B5A7A">
          <w:rPr>
            <w:rFonts w:cs="Arial"/>
            <w:color w:val="000000"/>
          </w:rPr>
          <w:t>-</w:t>
        </w:r>
      </w:ins>
      <w:ins w:id="6499" w:author="mbeckerle" w:date="2013-03-24T15:40:00Z">
        <w:del w:id="6500" w:author="Steve Hanson" w:date="2013-03-28T13:18:00Z">
          <w:r w:rsidRPr="005223F4" w:rsidDel="007B5A7A">
            <w:rPr>
              <w:rFonts w:cs="Arial"/>
              <w:color w:val="000000"/>
            </w:rPr>
            <w:delText xml:space="preserve"> </w:delText>
          </w:r>
        </w:del>
        <w:r w:rsidRPr="005223F4">
          <w:rPr>
            <w:rFonts w:cs="Arial"/>
            <w:color w:val="000000"/>
          </w:rPr>
          <w:t>not</w:t>
        </w:r>
      </w:ins>
      <w:ins w:id="6501" w:author="Steve Hanson" w:date="2013-03-28T13:18:00Z">
        <w:r w:rsidR="007B5A7A">
          <w:rPr>
            <w:rFonts w:cs="Arial"/>
            <w:color w:val="000000"/>
          </w:rPr>
          <w:t>-</w:t>
        </w:r>
      </w:ins>
      <w:ins w:id="6502" w:author="mbeckerle" w:date="2013-03-24T15:40:00Z">
        <w:del w:id="6503" w:author="Steve Hanson" w:date="2013-03-28T13:18:00Z">
          <w:r w:rsidRPr="005223F4" w:rsidDel="007B5A7A">
            <w:rPr>
              <w:rFonts w:cs="Arial"/>
              <w:color w:val="000000"/>
            </w:rPr>
            <w:delText xml:space="preserve"> </w:delText>
          </w:r>
        </w:del>
        <w:r w:rsidRPr="005223F4">
          <w:rPr>
            <w:rFonts w:cs="Arial"/>
            <w:color w:val="000000"/>
          </w:rPr>
          <w:t>to</w:t>
        </w:r>
      </w:ins>
      <w:ins w:id="6504" w:author="Steve Hanson" w:date="2013-03-28T13:18:00Z">
        <w:r w:rsidR="007B5A7A">
          <w:rPr>
            <w:rFonts w:cs="Arial"/>
            <w:color w:val="000000"/>
          </w:rPr>
          <w:t>-</w:t>
        </w:r>
      </w:ins>
      <w:ins w:id="6505" w:author="mbeckerle" w:date="2013-03-24T15:40:00Z">
        <w:del w:id="6506" w:author="Steve Hanson" w:date="2013-03-28T13:18:00Z">
          <w:r w:rsidRPr="005223F4" w:rsidDel="007B5A7A">
            <w:rPr>
              <w:rFonts w:cs="Arial"/>
              <w:color w:val="000000"/>
            </w:rPr>
            <w:delText xml:space="preserve"> </w:delText>
          </w:r>
        </w:del>
        <w:r w:rsidRPr="005223F4">
          <w:rPr>
            <w:rFonts w:cs="Arial"/>
            <w:color w:val="000000"/>
          </w:rPr>
          <w:t>exist.</w:t>
        </w:r>
      </w:ins>
      <w:ins w:id="6507" w:author="Steve Hanson" w:date="2013-03-28T13:17:00Z">
        <w:r w:rsidR="007B5A7A">
          <w:rPr>
            <w:rFonts w:cs="Arial"/>
            <w:color w:val="000000"/>
          </w:rPr>
          <w:t xml:space="preserve"> Whether</w:t>
        </w:r>
      </w:ins>
      <w:ins w:id="6508" w:author="Steve Hanson" w:date="2013-03-28T13:19:00Z">
        <w:r w:rsidR="007B5A7A">
          <w:rPr>
            <w:rFonts w:cs="Arial"/>
            <w:color w:val="000000"/>
          </w:rPr>
          <w:t xml:space="preserve"> an optional element is </w:t>
        </w:r>
      </w:ins>
      <w:ins w:id="6509" w:author="Steve Hanson" w:date="2013-03-28T13:28:00Z">
        <w:r w:rsidR="00A87B01">
          <w:rPr>
            <w:rFonts w:cs="Arial"/>
            <w:color w:val="000000"/>
          </w:rPr>
          <w:t xml:space="preserve">an </w:t>
        </w:r>
      </w:ins>
      <w:ins w:id="6510" w:author="Steve Hanson" w:date="2013-03-28T13:19:00Z">
        <w:r w:rsidR="007B5A7A">
          <w:rPr>
            <w:rFonts w:cs="Arial"/>
            <w:color w:val="000000"/>
          </w:rPr>
          <w:t>actual point of uncertainty depends on property dfdl:occursCountKind as described</w:t>
        </w:r>
      </w:ins>
      <w:ins w:id="6511" w:author="mbeckerle" w:date="2013-07-24T16:25:00Z">
        <w:r w:rsidR="006604C5">
          <w:rPr>
            <w:rFonts w:cs="Arial"/>
            <w:color w:val="000000"/>
          </w:rPr>
          <w:t xml:space="preserve"> above. (Property dfdl:occursCountKind is defined</w:t>
        </w:r>
      </w:ins>
      <w:ins w:id="6512" w:author="Steve Hanson" w:date="2013-03-28T13:19:00Z">
        <w:r w:rsidR="007B5A7A">
          <w:rPr>
            <w:rFonts w:cs="Arial"/>
            <w:color w:val="000000"/>
          </w:rPr>
          <w:t xml:space="preserve"> in </w:t>
        </w:r>
      </w:ins>
      <w:ins w:id="6513" w:author="mbeckerle" w:date="2013-07-24T16:17:00Z">
        <w:r w:rsidR="006604C5">
          <w:rPr>
            <w:rFonts w:cs="Arial"/>
            <w:color w:val="000000"/>
          </w:rPr>
          <w:t>S</w:t>
        </w:r>
      </w:ins>
      <w:commentRangeStart w:id="6514"/>
      <w:ins w:id="6515" w:author="Steve Hanson" w:date="2013-03-28T13:19:00Z">
        <w:del w:id="6516" w:author="mbeckerle" w:date="2013-07-24T16:17:00Z">
          <w:r w:rsidR="007B5A7A" w:rsidDel="006604C5">
            <w:rPr>
              <w:rFonts w:cs="Arial"/>
              <w:color w:val="000000"/>
            </w:rPr>
            <w:delText>s</w:delText>
          </w:r>
        </w:del>
        <w:r w:rsidR="007B5A7A">
          <w:rPr>
            <w:rFonts w:cs="Arial"/>
            <w:color w:val="000000"/>
          </w:rPr>
          <w:t xml:space="preserve">ection </w:t>
        </w:r>
      </w:ins>
      <w:ins w:id="6517" w:author="mbeckerle" w:date="2013-07-24T16:17:00Z">
        <w:r w:rsidR="006604C5">
          <w:rPr>
            <w:rFonts w:cs="Arial"/>
            <w:color w:val="000000"/>
          </w:rPr>
          <w:fldChar w:fldCharType="begin"/>
        </w:r>
        <w:r w:rsidR="006604C5">
          <w:rPr>
            <w:rFonts w:cs="Arial"/>
            <w:color w:val="000000"/>
          </w:rPr>
          <w:instrText xml:space="preserve"> REF _Ref351049926 \r \h </w:instrText>
        </w:r>
      </w:ins>
      <w:r w:rsidR="006604C5">
        <w:rPr>
          <w:rFonts w:cs="Arial"/>
          <w:color w:val="000000"/>
        </w:rPr>
      </w:r>
      <w:r w:rsidR="006604C5">
        <w:rPr>
          <w:rFonts w:cs="Arial"/>
          <w:color w:val="000000"/>
        </w:rPr>
        <w:fldChar w:fldCharType="separate"/>
      </w:r>
      <w:ins w:id="6518" w:author="mbeckerle" w:date="2013-07-24T16:17:00Z">
        <w:r w:rsidR="006604C5">
          <w:rPr>
            <w:rFonts w:cs="Arial"/>
            <w:color w:val="000000"/>
          </w:rPr>
          <w:t>16.1</w:t>
        </w:r>
        <w:r w:rsidR="006604C5">
          <w:rPr>
            <w:rFonts w:cs="Arial"/>
            <w:color w:val="000000"/>
          </w:rPr>
          <w:fldChar w:fldCharType="end"/>
        </w:r>
        <w:r w:rsidR="006604C5">
          <w:rPr>
            <w:rFonts w:cs="Arial"/>
            <w:color w:val="000000"/>
          </w:rPr>
          <w:t xml:space="preserve"> </w:t>
        </w:r>
        <w:r w:rsidR="006604C5">
          <w:rPr>
            <w:rFonts w:cs="Arial"/>
            <w:color w:val="000000"/>
          </w:rPr>
          <w:fldChar w:fldCharType="begin"/>
        </w:r>
        <w:r w:rsidR="006604C5">
          <w:rPr>
            <w:rFonts w:cs="Arial"/>
            <w:color w:val="000000"/>
          </w:rPr>
          <w:instrText xml:space="preserve"> REF _Ref351049926 \h </w:instrText>
        </w:r>
      </w:ins>
      <w:r w:rsidR="006604C5">
        <w:rPr>
          <w:rFonts w:cs="Arial"/>
          <w:color w:val="000000"/>
        </w:rPr>
      </w:r>
      <w:r w:rsidR="006604C5">
        <w:rPr>
          <w:rFonts w:cs="Arial"/>
          <w:color w:val="000000"/>
        </w:rPr>
        <w:fldChar w:fldCharType="separate"/>
      </w:r>
      <w:ins w:id="6519" w:author="mbeckerle" w:date="2013-07-24T16:17:00Z">
        <w:r w:rsidR="006604C5">
          <w:t>dfdl:occursCountKind property</w:t>
        </w:r>
        <w:r w:rsidR="006604C5">
          <w:rPr>
            <w:rFonts w:cs="Arial"/>
            <w:color w:val="000000"/>
          </w:rPr>
          <w:fldChar w:fldCharType="end"/>
        </w:r>
      </w:ins>
      <w:ins w:id="6520" w:author="Steve Hanson" w:date="2013-03-28T13:19:00Z">
        <w:del w:id="6521" w:author="mbeckerle" w:date="2013-07-24T16:17:00Z">
          <w:r w:rsidR="007B5A7A" w:rsidDel="006604C5">
            <w:rPr>
              <w:rFonts w:cs="Arial"/>
              <w:color w:val="000000"/>
            </w:rPr>
            <w:delText>16</w:delText>
          </w:r>
        </w:del>
        <w:r w:rsidR="007B5A7A">
          <w:rPr>
            <w:rFonts w:cs="Arial"/>
            <w:color w:val="000000"/>
          </w:rPr>
          <w:t>.</w:t>
        </w:r>
        <w:commentRangeEnd w:id="6514"/>
        <w:r w:rsidR="007B5A7A">
          <w:rPr>
            <w:rStyle w:val="CommentReference"/>
          </w:rPr>
          <w:commentReference w:id="6514"/>
        </w:r>
      </w:ins>
      <w:ins w:id="6522" w:author="mbeckerle" w:date="2013-07-24T16:25:00Z">
        <w:r w:rsidR="006604C5">
          <w:rPr>
            <w:rFonts w:cs="Arial"/>
            <w:color w:val="000000"/>
          </w:rPr>
          <w:t>)</w:t>
        </w:r>
      </w:ins>
    </w:p>
    <w:p w14:paraId="6A6F3EEB" w14:textId="735CD7E3" w:rsidR="00E65F2A" w:rsidRPr="005223F4" w:rsidRDefault="00E65F2A" w:rsidP="00E65F2A">
      <w:pPr>
        <w:autoSpaceDE w:val="0"/>
        <w:autoSpaceDN w:val="0"/>
        <w:adjustRightInd w:val="0"/>
        <w:rPr>
          <w:ins w:id="6523" w:author="mbeckerle" w:date="2013-03-24T15:40:00Z"/>
          <w:rFonts w:cs="Arial"/>
          <w:color w:val="000000"/>
        </w:rPr>
      </w:pPr>
      <w:ins w:id="6524" w:author="mbeckerle" w:date="2013-03-24T15:40:00Z">
        <w:r w:rsidRPr="005223F4">
          <w:rPr>
            <w:rFonts w:cs="Arial"/>
            <w:color w:val="000000"/>
          </w:rPr>
          <w:t>For a</w:t>
        </w:r>
        <w:r>
          <w:rPr>
            <w:rFonts w:cs="Arial"/>
            <w:color w:val="000000"/>
          </w:rPr>
          <w:t xml:space="preserve">n </w:t>
        </w:r>
        <w:r w:rsidRPr="005223F4">
          <w:rPr>
            <w:rFonts w:cs="Arial"/>
            <w:color w:val="000000"/>
          </w:rPr>
          <w:t>array element</w:t>
        </w:r>
        <w:del w:id="6525" w:author="Steve Hanson" w:date="2013-03-28T13:20:00Z">
          <w:r w:rsidRPr="005223F4" w:rsidDel="007B5A7A">
            <w:rPr>
              <w:rFonts w:cs="Arial"/>
              <w:color w:val="000000"/>
            </w:rPr>
            <w:delText xml:space="preserve"> </w:delText>
          </w:r>
          <w:r w:rsidDel="007B5A7A">
            <w:rPr>
              <w:rFonts w:cs="Arial"/>
              <w:color w:val="000000"/>
            </w:rPr>
            <w:delText>with a variable number of occurrences</w:delText>
          </w:r>
        </w:del>
        <w:r>
          <w:rPr>
            <w:rFonts w:cs="Arial"/>
            <w:color w:val="000000"/>
          </w:rPr>
          <w:t xml:space="preserve">, </w:t>
        </w:r>
        <w:r w:rsidRPr="005223F4">
          <w:rPr>
            <w:rFonts w:cs="Arial"/>
            <w:color w:val="000000"/>
          </w:rPr>
          <w:t>the point of uncertainty is resolved for each occurrence separately</w:t>
        </w:r>
      </w:ins>
      <w:ins w:id="6526" w:author="Steve Hanson" w:date="2013-03-28T13:21:00Z">
        <w:r w:rsidR="00737949">
          <w:rPr>
            <w:rFonts w:cs="Arial"/>
            <w:color w:val="000000"/>
          </w:rPr>
          <w:t xml:space="preserve"> </w:t>
        </w:r>
        <w:r w:rsidR="00737949" w:rsidRPr="005223F4">
          <w:rPr>
            <w:rFonts w:cs="Arial"/>
            <w:color w:val="000000"/>
          </w:rPr>
          <w:t xml:space="preserve">by parsing the </w:t>
        </w:r>
      </w:ins>
      <w:ins w:id="6527" w:author="Steve Hanson" w:date="2013-03-28T13:22:00Z">
        <w:r w:rsidR="00737949">
          <w:rPr>
            <w:rFonts w:cs="Arial"/>
            <w:color w:val="000000"/>
          </w:rPr>
          <w:t>occurrence</w:t>
        </w:r>
      </w:ins>
      <w:ins w:id="6528" w:author="Steve Hanson" w:date="2013-03-28T13:21:00Z">
        <w:r w:rsidR="00737949" w:rsidRPr="005223F4">
          <w:rPr>
            <w:rFonts w:cs="Arial"/>
            <w:color w:val="000000"/>
          </w:rPr>
          <w:t xml:space="preserve"> until it is either known</w:t>
        </w:r>
        <w:r w:rsidR="00737949">
          <w:rPr>
            <w:rFonts w:cs="Arial"/>
            <w:color w:val="000000"/>
          </w:rPr>
          <w:t>-</w:t>
        </w:r>
        <w:r w:rsidR="00737949" w:rsidRPr="005223F4">
          <w:rPr>
            <w:rFonts w:cs="Arial"/>
            <w:color w:val="000000"/>
          </w:rPr>
          <w:t>to</w:t>
        </w:r>
        <w:r w:rsidR="00737949">
          <w:rPr>
            <w:rFonts w:cs="Arial"/>
            <w:color w:val="000000"/>
          </w:rPr>
          <w:t>-</w:t>
        </w:r>
        <w:r w:rsidR="00737949" w:rsidRPr="005223F4">
          <w:rPr>
            <w:rFonts w:cs="Arial"/>
            <w:color w:val="000000"/>
          </w:rPr>
          <w:t>exist or known</w:t>
        </w:r>
        <w:r w:rsidR="00737949">
          <w:rPr>
            <w:rFonts w:cs="Arial"/>
            <w:color w:val="000000"/>
          </w:rPr>
          <w:t>-</w:t>
        </w:r>
        <w:r w:rsidR="00737949" w:rsidRPr="005223F4">
          <w:rPr>
            <w:rFonts w:cs="Arial"/>
            <w:color w:val="000000"/>
          </w:rPr>
          <w:t>not</w:t>
        </w:r>
        <w:r w:rsidR="00737949">
          <w:rPr>
            <w:rFonts w:cs="Arial"/>
            <w:color w:val="000000"/>
          </w:rPr>
          <w:t>-</w:t>
        </w:r>
        <w:r w:rsidR="00737949" w:rsidRPr="005223F4">
          <w:rPr>
            <w:rFonts w:cs="Arial"/>
            <w:color w:val="000000"/>
          </w:rPr>
          <w:t>to</w:t>
        </w:r>
        <w:r w:rsidR="00737949">
          <w:rPr>
            <w:rFonts w:cs="Arial"/>
            <w:color w:val="000000"/>
          </w:rPr>
          <w:t>-</w:t>
        </w:r>
        <w:r w:rsidR="00737949" w:rsidRPr="005223F4">
          <w:rPr>
            <w:rFonts w:cs="Arial"/>
            <w:color w:val="000000"/>
          </w:rPr>
          <w:t>exist.</w:t>
        </w:r>
      </w:ins>
      <w:ins w:id="6529" w:author="Steve Hanson" w:date="2013-03-28T13:20:00Z">
        <w:r w:rsidR="00737949">
          <w:rPr>
            <w:rFonts w:cs="Arial"/>
            <w:color w:val="000000"/>
          </w:rPr>
          <w:t xml:space="preserve"> </w:t>
        </w:r>
        <w:del w:id="6530" w:author="mbeckerle" w:date="2013-07-24T16:26:00Z">
          <w:r w:rsidR="00737949" w:rsidDel="006604C5">
            <w:rPr>
              <w:rFonts w:cs="Arial"/>
              <w:color w:val="000000"/>
            </w:rPr>
            <w:delText xml:space="preserve">Whether an individual occurrence is </w:delText>
          </w:r>
        </w:del>
      </w:ins>
      <w:ins w:id="6531" w:author="Steve Hanson" w:date="2013-03-28T13:28:00Z">
        <w:del w:id="6532" w:author="mbeckerle" w:date="2013-07-24T16:26:00Z">
          <w:r w:rsidR="00A87B01" w:rsidDel="006604C5">
            <w:rPr>
              <w:rFonts w:cs="Arial"/>
              <w:color w:val="000000"/>
            </w:rPr>
            <w:delText xml:space="preserve">an </w:delText>
          </w:r>
        </w:del>
      </w:ins>
      <w:ins w:id="6533" w:author="Steve Hanson" w:date="2013-03-28T13:20:00Z">
        <w:del w:id="6534" w:author="mbeckerle" w:date="2013-07-24T16:26:00Z">
          <w:r w:rsidR="00737949" w:rsidDel="006604C5">
            <w:rPr>
              <w:rFonts w:cs="Arial"/>
              <w:color w:val="000000"/>
            </w:rPr>
            <w:delText xml:space="preserve">actual point of uncertainty depends on </w:delText>
          </w:r>
        </w:del>
        <w:commentRangeStart w:id="6535"/>
        <w:del w:id="6536" w:author="mbeckerle" w:date="2013-07-24T16:27:00Z">
          <w:r w:rsidR="00737949" w:rsidDel="006604C5">
            <w:rPr>
              <w:rFonts w:cs="Arial"/>
              <w:color w:val="000000"/>
            </w:rPr>
            <w:delText>property</w:delText>
          </w:r>
        </w:del>
      </w:ins>
      <w:commentRangeEnd w:id="6535"/>
      <w:r w:rsidR="00BD5195">
        <w:rPr>
          <w:rStyle w:val="CommentReference"/>
        </w:rPr>
        <w:commentReference w:id="6535"/>
      </w:r>
      <w:ins w:id="6537" w:author="Steve Hanson" w:date="2013-03-28T13:20:00Z">
        <w:r w:rsidR="00737949">
          <w:rPr>
            <w:rFonts w:cs="Arial"/>
            <w:color w:val="000000"/>
          </w:rPr>
          <w:t xml:space="preserve"> </w:t>
        </w:r>
        <w:del w:id="6538" w:author="mbeckerle" w:date="2013-07-24T16:27:00Z">
          <w:r w:rsidR="00737949" w:rsidDel="006604C5">
            <w:rPr>
              <w:rFonts w:cs="Arial"/>
              <w:color w:val="000000"/>
            </w:rPr>
            <w:delText>dfdl:occursCountKind</w:delText>
          </w:r>
        </w:del>
        <w:del w:id="6539" w:author="mbeckerle" w:date="2013-07-24T16:24:00Z">
          <w:r w:rsidR="00737949" w:rsidDel="006604C5">
            <w:rPr>
              <w:rFonts w:cs="Arial"/>
              <w:color w:val="000000"/>
            </w:rPr>
            <w:delText xml:space="preserve"> </w:delText>
          </w:r>
        </w:del>
        <w:del w:id="6540" w:author="mbeckerle" w:date="2013-07-24T16:23:00Z">
          <w:r w:rsidR="00737949" w:rsidDel="006604C5">
            <w:rPr>
              <w:rFonts w:cs="Arial"/>
              <w:color w:val="000000"/>
            </w:rPr>
            <w:delText xml:space="preserve">as described in </w:delText>
          </w:r>
        </w:del>
        <w:commentRangeStart w:id="6541"/>
        <w:del w:id="6542" w:author="mbeckerle" w:date="2013-07-24T16:20:00Z">
          <w:r w:rsidR="00737949" w:rsidDel="006604C5">
            <w:rPr>
              <w:rFonts w:cs="Arial"/>
              <w:color w:val="000000"/>
            </w:rPr>
            <w:delText>s</w:delText>
          </w:r>
        </w:del>
        <w:del w:id="6543" w:author="mbeckerle" w:date="2013-07-24T16:23:00Z">
          <w:r w:rsidR="00737949" w:rsidDel="006604C5">
            <w:rPr>
              <w:rFonts w:cs="Arial"/>
              <w:color w:val="000000"/>
            </w:rPr>
            <w:delText xml:space="preserve">ection </w:delText>
          </w:r>
        </w:del>
        <w:del w:id="6544" w:author="mbeckerle" w:date="2013-07-24T16:21:00Z">
          <w:r w:rsidR="00737949" w:rsidDel="006604C5">
            <w:rPr>
              <w:rFonts w:cs="Arial"/>
              <w:color w:val="000000"/>
            </w:rPr>
            <w:delText>16</w:delText>
          </w:r>
        </w:del>
        <w:del w:id="6545" w:author="mbeckerle" w:date="2013-07-24T16:23:00Z">
          <w:r w:rsidR="00737949" w:rsidDel="006604C5">
            <w:rPr>
              <w:rFonts w:cs="Arial"/>
              <w:color w:val="000000"/>
            </w:rPr>
            <w:delText>.</w:delText>
          </w:r>
        </w:del>
        <w:commentRangeEnd w:id="6541"/>
        <w:r w:rsidR="00737949">
          <w:rPr>
            <w:rStyle w:val="CommentReference"/>
          </w:rPr>
          <w:commentReference w:id="6541"/>
        </w:r>
      </w:ins>
      <w:ins w:id="6546" w:author="Steve Hanson" w:date="2013-03-28T13:21:00Z">
        <w:r w:rsidR="00737949">
          <w:rPr>
            <w:rFonts w:cs="Arial"/>
            <w:color w:val="000000"/>
          </w:rPr>
          <w:t xml:space="preserve"> </w:t>
        </w:r>
      </w:ins>
      <w:r w:rsidR="00122CFC">
        <w:rPr>
          <w:rStyle w:val="CommentReference"/>
        </w:rPr>
        <w:commentReference w:id="6547"/>
      </w:r>
    </w:p>
    <w:p w14:paraId="389BD99F" w14:textId="0CE104C1" w:rsidR="00AE7869" w:rsidRPr="00737949" w:rsidRDefault="008F2B99">
      <w:pPr>
        <w:pStyle w:val="Heading4"/>
        <w:rPr>
          <w:ins w:id="6548" w:author="mbeckerle" w:date="2013-03-24T17:38:00Z"/>
        </w:rPr>
      </w:pPr>
      <w:ins w:id="6549" w:author="Steve Hanson" w:date="2013-04-02T14:56:00Z">
        <w:del w:id="6550" w:author="mbeckerle" w:date="2013-07-10T11:08:00Z">
          <w:r w:rsidDel="00A71DA5">
            <w:rPr>
              <w:rFonts w:cs="Arial"/>
              <w:color w:val="000000"/>
            </w:rPr>
            <w:delText>n element in aone or morees</w:delText>
          </w:r>
        </w:del>
      </w:ins>
      <w:ins w:id="6551" w:author="Steve Hanson" w:date="2013-03-28T13:21:00Z">
        <w:del w:id="6552" w:author="mbeckerle" w:date="2013-07-10T11:08:00Z">
          <w:r w:rsidR="00737949" w:rsidDel="00A71DA5">
            <w:rPr>
              <w:rFonts w:cs="Arial"/>
              <w:color w:val="000000"/>
            </w:rPr>
            <w:delText>is always a . It</w:delText>
          </w:r>
        </w:del>
      </w:ins>
      <w:ins w:id="6553" w:author="Steve Hanson" w:date="2013-04-02T14:58:00Z">
        <w:del w:id="6554" w:author="mbeckerle" w:date="2013-07-10T11:08:00Z">
          <w:r w:rsidDel="00A71DA5">
            <w:rPr>
              <w:rFonts w:cs="Arial"/>
              <w:color w:val="000000"/>
            </w:rPr>
            <w:delText>element element</w:delText>
          </w:r>
        </w:del>
      </w:ins>
      <w:ins w:id="6555" w:author="Steve Hanson" w:date="2013-03-28T13:22:00Z">
        <w:del w:id="6556" w:author="mbeckerle" w:date="2013-07-10T11:08:00Z">
          <w:r w:rsidR="00737949" w:rsidDel="00A71DA5">
            <w:rPr>
              <w:rFonts w:cs="Arial"/>
              <w:color w:val="000000"/>
            </w:rPr>
            <w:delText>---</w:delText>
          </w:r>
        </w:del>
      </w:ins>
      <w:ins w:id="6557" w:author="Steve Hanson" w:date="2013-04-02T14:58:00Z">
        <w:del w:id="6558" w:author="mbeckerle" w:date="2013-07-10T11:08:00Z">
          <w:r w:rsidDel="00A71DA5">
            <w:rPr>
              <w:rFonts w:cs="Arial"/>
              <w:color w:val="000000"/>
            </w:rPr>
            <w:delText>element</w:delText>
          </w:r>
        </w:del>
      </w:ins>
      <w:ins w:id="6559" w:author="mbeckerle" w:date="2013-03-24T17:40:00Z">
        <w:r w:rsidR="00AE7869">
          <w:t>Nested Points of Uncertainty</w:t>
        </w:r>
      </w:ins>
    </w:p>
    <w:p w14:paraId="5FEB68A1" w14:textId="2333207A" w:rsidR="00AE7869" w:rsidRDefault="00AE7869" w:rsidP="00737949">
      <w:pPr>
        <w:rPr>
          <w:ins w:id="6560" w:author="mbeckerle" w:date="2013-03-24T17:41:00Z"/>
        </w:rPr>
      </w:pPr>
      <w:ins w:id="6561" w:author="mbeckerle" w:date="2013-03-24T17:46:00Z">
        <w:r>
          <w:t>A</w:t>
        </w:r>
      </w:ins>
      <w:ins w:id="6562" w:author="mbeckerle" w:date="2013-03-24T17:38:00Z">
        <w:r w:rsidR="00893B17">
          <w:t xml:space="preserve"> point of uncertainty </w:t>
        </w:r>
      </w:ins>
      <w:ins w:id="6563" w:author="mbeckerle" w:date="2013-03-24T17:46:00Z">
        <w:r>
          <w:t>can be</w:t>
        </w:r>
      </w:ins>
      <w:ins w:id="6564" w:author="mbeckerle" w:date="2013-03-24T17:38:00Z">
        <w:r w:rsidR="00893B17">
          <w:t xml:space="preserve"> resolved because a schema component has been determined to be known</w:t>
        </w:r>
      </w:ins>
      <w:ins w:id="6565" w:author="Steve Hanson" w:date="2013-03-28T13:23:00Z">
        <w:r w:rsidR="00737949">
          <w:t>-</w:t>
        </w:r>
      </w:ins>
      <w:ins w:id="6566" w:author="mbeckerle" w:date="2013-03-24T17:38:00Z">
        <w:del w:id="6567" w:author="Steve Hanson" w:date="2013-03-28T13:23:00Z">
          <w:r w:rsidR="00893B17" w:rsidDel="00737949">
            <w:delText xml:space="preserve"> </w:delText>
          </w:r>
        </w:del>
        <w:r w:rsidR="00893B17">
          <w:t>to</w:t>
        </w:r>
      </w:ins>
      <w:ins w:id="6568" w:author="Steve Hanson" w:date="2013-03-28T13:23:00Z">
        <w:r w:rsidR="00737949">
          <w:t>-</w:t>
        </w:r>
      </w:ins>
      <w:ins w:id="6569" w:author="mbeckerle" w:date="2013-03-24T17:38:00Z">
        <w:del w:id="6570" w:author="Steve Hanson" w:date="2013-03-28T13:23:00Z">
          <w:r w:rsidR="00893B17" w:rsidDel="00737949">
            <w:delText xml:space="preserve"> </w:delText>
          </w:r>
        </w:del>
        <w:r w:rsidR="00893B17">
          <w:t>exist</w:t>
        </w:r>
      </w:ins>
      <w:ins w:id="6571" w:author="mbeckerle" w:date="2013-03-24T17:40:00Z">
        <w:r>
          <w:t xml:space="preserve"> due to positive discrimination</w:t>
        </w:r>
      </w:ins>
      <w:ins w:id="6572" w:author="mbeckerle" w:date="2013-03-24T17:46:00Z">
        <w:r>
          <w:t xml:space="preserve">. In that case, if </w:t>
        </w:r>
      </w:ins>
      <w:ins w:id="6573" w:author="mbeckerle" w:date="2013-03-24T17:38:00Z">
        <w:r w:rsidR="00893B17">
          <w:t xml:space="preserve">a subsequent processing error </w:t>
        </w:r>
      </w:ins>
      <w:ins w:id="6574" w:author="mbeckerle" w:date="2013-03-24T17:46:00Z">
        <w:r>
          <w:t xml:space="preserve">occurs </w:t>
        </w:r>
      </w:ins>
      <w:ins w:id="6575" w:author="mbeckerle" w:date="2013-03-24T17:38:00Z">
        <w:r w:rsidR="00893B17">
          <w:t xml:space="preserve">when completing the </w:t>
        </w:r>
      </w:ins>
      <w:ins w:id="6576" w:author="mbeckerle" w:date="2013-03-24T17:39:00Z">
        <w:r w:rsidR="00893B17">
          <w:t>parsing of</w:t>
        </w:r>
      </w:ins>
      <w:ins w:id="6577" w:author="mbeckerle" w:date="2013-03-24T17:38:00Z">
        <w:r w:rsidR="00893B17">
          <w:t xml:space="preserve"> </w:t>
        </w:r>
      </w:ins>
      <w:ins w:id="6578" w:author="mbeckerle" w:date="2013-03-24T17:39:00Z">
        <w:r w:rsidR="00893B17">
          <w:t xml:space="preserve">that schema component </w:t>
        </w:r>
      </w:ins>
      <w:ins w:id="6579" w:author="mbeckerle" w:date="2013-03-24T17:46:00Z">
        <w:r>
          <w:t>this will cause</w:t>
        </w:r>
      </w:ins>
      <w:ins w:id="6580" w:author="mbeckerle" w:date="2013-03-24T17:44:00Z">
        <w:r>
          <w:t xml:space="preserve"> </w:t>
        </w:r>
      </w:ins>
      <w:ins w:id="6581" w:author="mbeckerle" w:date="2013-03-24T17:41:00Z">
        <w:r>
          <w:t xml:space="preserve">the next enclosing schema component </w:t>
        </w:r>
      </w:ins>
      <w:ins w:id="6582" w:author="mbeckerle" w:date="2013-03-24T17:46:00Z">
        <w:r>
          <w:t xml:space="preserve">surrounding this point of uncertainty </w:t>
        </w:r>
      </w:ins>
      <w:ins w:id="6583" w:author="mbeckerle" w:date="2013-03-24T17:41:00Z">
        <w:r>
          <w:t xml:space="preserve">to be </w:t>
        </w:r>
      </w:ins>
      <w:ins w:id="6584" w:author="mbeckerle" w:date="2013-03-24T17:46:00Z">
        <w:r>
          <w:t xml:space="preserve">determined to be </w:t>
        </w:r>
      </w:ins>
      <w:ins w:id="6585" w:author="mbeckerle" w:date="2013-03-24T17:41:00Z">
        <w:r>
          <w:t>known</w:t>
        </w:r>
      </w:ins>
      <w:ins w:id="6586" w:author="Steve Hanson" w:date="2013-03-28T13:23:00Z">
        <w:r w:rsidR="00737949">
          <w:t>-</w:t>
        </w:r>
      </w:ins>
      <w:ins w:id="6587" w:author="mbeckerle" w:date="2013-03-24T17:41:00Z">
        <w:del w:id="6588" w:author="Steve Hanson" w:date="2013-03-28T13:23:00Z">
          <w:r w:rsidDel="00737949">
            <w:delText xml:space="preserve"> </w:delText>
          </w:r>
        </w:del>
        <w:r>
          <w:t>not</w:t>
        </w:r>
      </w:ins>
      <w:ins w:id="6589" w:author="Steve Hanson" w:date="2013-03-28T13:23:00Z">
        <w:r w:rsidR="00737949">
          <w:t>-</w:t>
        </w:r>
      </w:ins>
      <w:ins w:id="6590" w:author="mbeckerle" w:date="2013-03-24T17:41:00Z">
        <w:del w:id="6591" w:author="Steve Hanson" w:date="2013-03-28T13:23:00Z">
          <w:r w:rsidDel="00737949">
            <w:delText xml:space="preserve"> </w:delText>
          </w:r>
        </w:del>
        <w:r>
          <w:t xml:space="preserve">to exist. </w:t>
        </w:r>
      </w:ins>
    </w:p>
    <w:p w14:paraId="50C2A7F3" w14:textId="77777777" w:rsidR="00AE7869" w:rsidRDefault="00AE7869" w:rsidP="00737949">
      <w:pPr>
        <w:rPr>
          <w:ins w:id="6592" w:author="mbeckerle" w:date="2013-03-24T17:47:00Z"/>
        </w:rPr>
      </w:pPr>
      <w:ins w:id="6593" w:author="mbeckerle" w:date="2013-03-24T17:42:00Z">
        <w:r>
          <w:t xml:space="preserve">For example, when parsing an element occurrence for an array with a variable number of occurrences, a positive discrimination tells the parser that the currently-being-parsed occurrence is known-to-exist. If a subsequent processing error occurs while completing the parsing of this </w:t>
        </w:r>
      </w:ins>
      <w:ins w:id="6594" w:author="mbeckerle" w:date="2013-03-24T17:43:00Z">
        <w:r>
          <w:t>occurrence</w:t>
        </w:r>
      </w:ins>
      <w:ins w:id="6595" w:author="mbeckerle" w:date="2013-03-24T17:42:00Z">
        <w:r>
          <w:t>,</w:t>
        </w:r>
      </w:ins>
      <w:ins w:id="6596" w:author="mbeckerle" w:date="2013-03-24T17:43:00Z">
        <w:r>
          <w:t xml:space="preserve"> then the entire array is then known-not-to-exist.</w:t>
        </w:r>
      </w:ins>
      <w:ins w:id="6597" w:author="mbeckerle" w:date="2013-03-24T17:44:00Z">
        <w:r>
          <w:t xml:space="preserve"> </w:t>
        </w:r>
      </w:ins>
    </w:p>
    <w:p w14:paraId="728C1ED9" w14:textId="08C96A3F" w:rsidR="00AE7869" w:rsidRDefault="00AE7869" w:rsidP="00737949">
      <w:pPr>
        <w:rPr>
          <w:ins w:id="6598" w:author="mbeckerle" w:date="2013-03-24T17:44:00Z"/>
        </w:rPr>
      </w:pPr>
      <w:ins w:id="6599" w:author="mbeckerle" w:date="2013-03-24T17:47:00Z">
        <w:r>
          <w:t>Another example is a choice. If a discriminator resolves the choice point of uncertainty to the first of the choice’s alternatives, a subsequent processing error causes the entire choice construct to be determined to be known-not-to-exist.</w:t>
        </w:r>
      </w:ins>
    </w:p>
    <w:p w14:paraId="723B0932" w14:textId="682CEF2F" w:rsidR="00AE7869" w:rsidRDefault="00AE7869" w:rsidP="00737949">
      <w:pPr>
        <w:rPr>
          <w:ins w:id="6600" w:author="mbeckerle" w:date="2013-03-24T17:50:00Z"/>
        </w:rPr>
      </w:pPr>
      <w:ins w:id="6601" w:author="mbeckerle" w:date="2013-03-24T17:44:00Z">
        <w:r>
          <w:t>This will cause the next enclosing point</w:t>
        </w:r>
        <w:del w:id="6602" w:author="Steve Hanson" w:date="2013-03-28T14:33:00Z">
          <w:r w:rsidDel="00FD7406">
            <w:delText>-</w:delText>
          </w:r>
        </w:del>
      </w:ins>
      <w:ins w:id="6603" w:author="Steve Hanson" w:date="2013-03-28T14:33:00Z">
        <w:r w:rsidR="00FD7406">
          <w:t xml:space="preserve"> </w:t>
        </w:r>
      </w:ins>
      <w:ins w:id="6604" w:author="mbeckerle" w:date="2013-03-24T17:44:00Z">
        <w:r>
          <w:t>of</w:t>
        </w:r>
      </w:ins>
      <w:ins w:id="6605" w:author="Steve Hanson" w:date="2013-03-28T14:33:00Z">
        <w:r w:rsidR="00FD7406">
          <w:t xml:space="preserve"> </w:t>
        </w:r>
      </w:ins>
      <w:ins w:id="6606" w:author="mbeckerle" w:date="2013-03-24T17:44:00Z">
        <w:del w:id="6607" w:author="Steve Hanson" w:date="2013-03-28T14:33:00Z">
          <w:r w:rsidDel="00FD7406">
            <w:delText>-</w:delText>
          </w:r>
        </w:del>
        <w:r>
          <w:t>uncertainty to try the next possible alternative, or if there isn</w:t>
        </w:r>
      </w:ins>
      <w:ins w:id="6608" w:author="mbeckerle" w:date="2013-03-24T17:45:00Z">
        <w:r>
          <w:t>’t one, will cause a</w:t>
        </w:r>
      </w:ins>
      <w:ins w:id="6609" w:author="mbeckerle" w:date="2013-03-24T17:48:00Z">
        <w:r>
          <w:t>n</w:t>
        </w:r>
      </w:ins>
      <w:ins w:id="6610" w:author="mbeckerle" w:date="2013-03-24T17:45:00Z">
        <w:r>
          <w:t xml:space="preserve"> unsuppressed processing error.  </w:t>
        </w:r>
      </w:ins>
    </w:p>
    <w:p w14:paraId="55CC6D83" w14:textId="5DDCC9A9" w:rsidR="00893B17" w:rsidRPr="004B63BD" w:rsidRDefault="00AE7869" w:rsidP="00737949">
      <w:pPr>
        <w:rPr>
          <w:ins w:id="6611" w:author="mbeckerle" w:date="2013-03-24T15:40:00Z"/>
        </w:rPr>
      </w:pPr>
      <w:ins w:id="6612" w:author="mbeckerle" w:date="2013-03-24T17:49:00Z">
        <w:r>
          <w:t xml:space="preserve">The behavior of a DFDL processor on an unsuppressed processing error is not specified, but it is allowable for implementations to </w:t>
        </w:r>
      </w:ins>
      <w:ins w:id="6613" w:author="mbeckerle" w:date="2013-03-24T17:50:00Z">
        <w:r>
          <w:t xml:space="preserve">abort further </w:t>
        </w:r>
      </w:ins>
      <w:ins w:id="6614" w:author="mbeckerle" w:date="2013-03-24T17:49:00Z">
        <w:r>
          <w:t xml:space="preserve">parsing.  </w:t>
        </w:r>
      </w:ins>
      <w:ins w:id="6615" w:author="mbeckerle" w:date="2013-03-24T17:40:00Z">
        <w:r w:rsidR="00893B17">
          <w:t xml:space="preserve"> </w:t>
        </w:r>
      </w:ins>
    </w:p>
    <w:p w14:paraId="17C17A37" w14:textId="04B09268" w:rsidR="005F5575" w:rsidRDefault="008145B4" w:rsidP="00737949">
      <w:pPr>
        <w:pStyle w:val="Heading2"/>
        <w:rPr>
          <w:ins w:id="6616" w:author="mbeckerle" w:date="2013-03-24T15:33:00Z"/>
        </w:rPr>
      </w:pPr>
      <w:bookmarkStart w:id="6617" w:name="_Ref362445437"/>
      <w:bookmarkStart w:id="6618" w:name="_Ref362445438"/>
      <w:bookmarkStart w:id="6619" w:name="_Ref362445513"/>
      <w:bookmarkStart w:id="6620" w:name="_Ref362445526"/>
      <w:bookmarkStart w:id="6621" w:name="_Ref362447391"/>
      <w:bookmarkStart w:id="6622" w:name="_Toc362453255"/>
      <w:bookmarkStart w:id="6623" w:name="_Ref351914183"/>
      <w:bookmarkStart w:id="6624" w:name="_Ref351914483"/>
      <w:ins w:id="6625" w:author="Steve Hanson" w:date="2013-03-28T16:06:00Z">
        <w:r>
          <w:t xml:space="preserve">Element </w:t>
        </w:r>
      </w:ins>
      <w:commentRangeStart w:id="6626"/>
      <w:ins w:id="6627" w:author="mbeckerle" w:date="2013-03-24T15:32:00Z">
        <w:r w:rsidR="005F5575">
          <w:t>Default</w:t>
        </w:r>
      </w:ins>
      <w:ins w:id="6628" w:author="Steve Hanson" w:date="2013-03-28T16:04:00Z">
        <w:r>
          <w:t>s</w:t>
        </w:r>
      </w:ins>
      <w:commentRangeEnd w:id="6626"/>
      <w:ins w:id="6629" w:author="Steve Hanson" w:date="2013-03-28T16:05:00Z">
        <w:r>
          <w:rPr>
            <w:rStyle w:val="CommentReference"/>
            <w:rFonts w:cs="Times New Roman"/>
            <w:b w:val="0"/>
            <w:bCs w:val="0"/>
            <w:kern w:val="0"/>
          </w:rPr>
          <w:commentReference w:id="6626"/>
        </w:r>
      </w:ins>
      <w:bookmarkEnd w:id="6617"/>
      <w:bookmarkEnd w:id="6618"/>
      <w:bookmarkEnd w:id="6619"/>
      <w:bookmarkEnd w:id="6620"/>
      <w:bookmarkEnd w:id="6621"/>
      <w:bookmarkEnd w:id="6622"/>
      <w:ins w:id="6630" w:author="mbeckerle" w:date="2013-03-24T15:32:00Z">
        <w:del w:id="6631" w:author="Steve Hanson" w:date="2013-03-28T16:04:00Z">
          <w:r w:rsidR="005F5575" w:rsidDel="008145B4">
            <w:delText xml:space="preserve"> Values</w:delText>
          </w:r>
        </w:del>
      </w:ins>
      <w:bookmarkEnd w:id="6623"/>
      <w:bookmarkEnd w:id="6624"/>
    </w:p>
    <w:p w14:paraId="6BA9996F" w14:textId="4849C050" w:rsidR="005F5575" w:rsidRDefault="005F5575" w:rsidP="00737949">
      <w:pPr>
        <w:pStyle w:val="nobreak"/>
        <w:rPr>
          <w:ins w:id="6632" w:author="Steve Hanson" w:date="2013-03-28T15:59:00Z"/>
        </w:rPr>
      </w:pPr>
      <w:ins w:id="6633" w:author="mbeckerle" w:date="2013-03-24T15:34:00Z">
        <w:r>
          <w:t xml:space="preserve">A </w:t>
        </w:r>
      </w:ins>
      <w:ins w:id="6634" w:author="mbeckerle" w:date="2013-03-24T15:33:00Z">
        <w:r>
          <w:t>DFDL processor</w:t>
        </w:r>
      </w:ins>
      <w:ins w:id="6635" w:author="mbeckerle" w:date="2013-03-24T15:34:00Z">
        <w:r>
          <w:t xml:space="preserve"> can create </w:t>
        </w:r>
      </w:ins>
      <w:ins w:id="6636" w:author="Steve Hanson" w:date="2013-03-28T16:59:00Z">
        <w:r w:rsidR="00A01488">
          <w:t xml:space="preserve">element </w:t>
        </w:r>
      </w:ins>
      <w:ins w:id="6637" w:author="mbeckerle" w:date="2013-03-24T15:34:00Z">
        <w:r>
          <w:t>default</w:t>
        </w:r>
      </w:ins>
      <w:ins w:id="6638" w:author="Steve Hanson" w:date="2013-03-28T16:04:00Z">
        <w:r w:rsidR="008145B4">
          <w:t>s</w:t>
        </w:r>
      </w:ins>
      <w:ins w:id="6639" w:author="mbeckerle" w:date="2013-03-24T15:34:00Z">
        <w:del w:id="6640" w:author="Steve Hanson" w:date="2013-03-28T16:04:00Z">
          <w:r w:rsidDel="008145B4">
            <w:delText xml:space="preserve"> values</w:delText>
          </w:r>
        </w:del>
        <w:r>
          <w:t xml:space="preserve"> in the </w:t>
        </w:r>
        <w:r w:rsidR="00E65F2A">
          <w:t>Infoset</w:t>
        </w:r>
      </w:ins>
      <w:ins w:id="6641" w:author="Steve Hanson" w:date="2013-03-28T16:04:00Z">
        <w:r w:rsidR="008145B4">
          <w:t xml:space="preserve"> for both simple and complex elements</w:t>
        </w:r>
      </w:ins>
      <w:ins w:id="6642" w:author="mbeckerle" w:date="2013-03-24T15:34:00Z">
        <w:r w:rsidR="00E65F2A">
          <w:t xml:space="preserve">. This happens </w:t>
        </w:r>
        <w:commentRangeStart w:id="6643"/>
        <w:r w:rsidR="00E65F2A">
          <w:t xml:space="preserve">quite </w:t>
        </w:r>
      </w:ins>
      <w:ins w:id="6644" w:author="mbeckerle" w:date="2013-03-24T15:35:00Z">
        <w:r w:rsidR="00E65F2A">
          <w:t>differently</w:t>
        </w:r>
      </w:ins>
      <w:ins w:id="6645" w:author="mbeckerle" w:date="2013-03-24T15:34:00Z">
        <w:r w:rsidR="00E65F2A">
          <w:t xml:space="preserve"> </w:t>
        </w:r>
      </w:ins>
      <w:commentRangeEnd w:id="6643"/>
      <w:r w:rsidR="008145B4">
        <w:rPr>
          <w:rStyle w:val="CommentReference"/>
        </w:rPr>
        <w:commentReference w:id="6643"/>
      </w:r>
      <w:ins w:id="6646" w:author="mbeckerle" w:date="2013-03-24T15:35:00Z">
        <w:r w:rsidR="00E65F2A">
          <w:t>for parsing and unparsing</w:t>
        </w:r>
      </w:ins>
      <w:ins w:id="6647" w:author="mbeckerle" w:date="2013-04-08T14:21:00Z">
        <w:r w:rsidR="003F2588">
          <w:t xml:space="preserve"> as will be explained in this section</w:t>
        </w:r>
      </w:ins>
      <w:ins w:id="6648" w:author="mbeckerle" w:date="2013-03-24T15:35:00Z">
        <w:r w:rsidR="00E65F2A">
          <w:t>.</w:t>
        </w:r>
      </w:ins>
    </w:p>
    <w:p w14:paraId="29810728" w14:textId="0FBE7A1E" w:rsidR="008145B4" w:rsidRPr="005223F4" w:rsidRDefault="008145B4" w:rsidP="0031368F">
      <w:pPr>
        <w:pStyle w:val="Heading3"/>
        <w:rPr>
          <w:ins w:id="6649" w:author="Steve Hanson" w:date="2013-03-28T15:59:00Z"/>
        </w:rPr>
      </w:pPr>
      <w:bookmarkStart w:id="6650" w:name="_Toc362453256"/>
      <w:commentRangeStart w:id="6651"/>
      <w:ins w:id="6652" w:author="Steve Hanson" w:date="2013-03-28T15:59:00Z">
        <w:r w:rsidRPr="005223F4">
          <w:t>Definition ‘default</w:t>
        </w:r>
        <w:r>
          <w:t xml:space="preserve"> value</w:t>
        </w:r>
        <w:r w:rsidRPr="005223F4">
          <w:t>’</w:t>
        </w:r>
        <w:bookmarkEnd w:id="6650"/>
      </w:ins>
    </w:p>
    <w:p w14:paraId="55FC50F0" w14:textId="047A83BE" w:rsidR="008145B4" w:rsidRPr="005223F4" w:rsidRDefault="008145B4" w:rsidP="008145B4">
      <w:pPr>
        <w:pStyle w:val="nobreak"/>
        <w:rPr>
          <w:ins w:id="6653" w:author="Steve Hanson" w:date="2013-03-28T15:59:00Z"/>
        </w:rPr>
      </w:pPr>
      <w:ins w:id="6654" w:author="Steve Hanson" w:date="2013-03-28T15:59:00Z">
        <w:r w:rsidRPr="005223F4">
          <w:t>A simple element has a d</w:t>
        </w:r>
        <w:r>
          <w:t xml:space="preserve">efault </w:t>
        </w:r>
      </w:ins>
      <w:ins w:id="6655" w:author="Steve Hanson" w:date="2013-03-28T16:04:00Z">
        <w:r>
          <w:t xml:space="preserve">value </w:t>
        </w:r>
      </w:ins>
      <w:ins w:id="6656" w:author="Steve Hanson" w:date="2013-03-28T15:59:00Z">
        <w:r>
          <w:t>if any of these are true</w:t>
        </w:r>
      </w:ins>
      <w:ins w:id="6657" w:author="Steve Hanson" w:date="2013-03-28T16:00:00Z">
        <w:r>
          <w:t>:</w:t>
        </w:r>
      </w:ins>
    </w:p>
    <w:p w14:paraId="000589C7" w14:textId="71799552" w:rsidR="008145B4" w:rsidRDefault="008145B4" w:rsidP="008145B4">
      <w:pPr>
        <w:numPr>
          <w:ilvl w:val="0"/>
          <w:numId w:val="80"/>
        </w:numPr>
        <w:rPr>
          <w:ins w:id="6658" w:author="Steve Hanson" w:date="2013-03-28T16:00:00Z"/>
        </w:rPr>
      </w:pPr>
      <w:ins w:id="6659" w:author="Steve Hanson" w:date="2013-03-28T16:00:00Z">
        <w:r w:rsidRPr="005223F4">
          <w:t xml:space="preserve">The </w:t>
        </w:r>
        <w:r>
          <w:t xml:space="preserve">XSDL </w:t>
        </w:r>
        <w:r w:rsidRPr="005223F4">
          <w:t xml:space="preserve">default </w:t>
        </w:r>
        <w:r>
          <w:t>property</w:t>
        </w:r>
        <w:r w:rsidRPr="005223F4">
          <w:t xml:space="preserve"> exists. The default value is the </w:t>
        </w:r>
        <w:r>
          <w:t>property</w:t>
        </w:r>
        <w:r w:rsidRPr="005223F4">
          <w:t>’s value.</w:t>
        </w:r>
      </w:ins>
    </w:p>
    <w:p w14:paraId="4BB9E4FF" w14:textId="39453451" w:rsidR="008145B4" w:rsidRPr="005223F4" w:rsidRDefault="008145B4" w:rsidP="008145B4">
      <w:pPr>
        <w:numPr>
          <w:ilvl w:val="0"/>
          <w:numId w:val="80"/>
        </w:numPr>
        <w:rPr>
          <w:ins w:id="6660" w:author="Steve Hanson" w:date="2013-03-28T15:59:00Z"/>
        </w:rPr>
      </w:pPr>
      <w:ins w:id="6661" w:author="Steve Hanson" w:date="2013-03-28T15:59:00Z">
        <w:r w:rsidRPr="005223F4">
          <w:t xml:space="preserve">The </w:t>
        </w:r>
      </w:ins>
      <w:ins w:id="6662" w:author="Steve Hanson" w:date="2013-03-28T16:01:00Z">
        <w:r>
          <w:t xml:space="preserve">XSDL </w:t>
        </w:r>
      </w:ins>
      <w:ins w:id="6663" w:author="Steve Hanson" w:date="2013-03-28T15:59:00Z">
        <w:r w:rsidRPr="005223F4">
          <w:t xml:space="preserve">fixed </w:t>
        </w:r>
      </w:ins>
      <w:ins w:id="6664" w:author="Steve Hanson" w:date="2013-03-28T16:01:00Z">
        <w:r>
          <w:t>property</w:t>
        </w:r>
      </w:ins>
      <w:ins w:id="6665" w:author="Steve Hanson" w:date="2013-03-28T15:59:00Z">
        <w:r w:rsidRPr="005223F4">
          <w:t xml:space="preserve"> exists. The default value is the </w:t>
        </w:r>
      </w:ins>
      <w:ins w:id="6666" w:author="Steve Hanson" w:date="2013-03-28T16:01:00Z">
        <w:r>
          <w:t>pro</w:t>
        </w:r>
        <w:del w:id="6667" w:author="mbeckerle" w:date="2013-07-23T19:40:00Z">
          <w:r w:rsidDel="00A06294">
            <w:delText>i</w:delText>
          </w:r>
        </w:del>
        <w:r>
          <w:t>perty</w:t>
        </w:r>
      </w:ins>
      <w:ins w:id="6668" w:author="Steve Hanson" w:date="2013-03-28T15:59:00Z">
        <w:r w:rsidRPr="005223F4">
          <w:t>’s value.</w:t>
        </w:r>
      </w:ins>
    </w:p>
    <w:p w14:paraId="3592F45D" w14:textId="3E611FC8" w:rsidR="008145B4" w:rsidRPr="005223F4" w:rsidRDefault="008145B4" w:rsidP="008145B4">
      <w:pPr>
        <w:numPr>
          <w:ilvl w:val="0"/>
          <w:numId w:val="80"/>
        </w:numPr>
        <w:rPr>
          <w:ins w:id="6669" w:author="Steve Hanson" w:date="2013-03-28T15:59:00Z"/>
        </w:rPr>
      </w:pPr>
      <w:ins w:id="6670" w:author="Steve Hanson" w:date="2013-03-28T15:59:00Z">
        <w:r w:rsidRPr="005223F4">
          <w:t xml:space="preserve">The element has </w:t>
        </w:r>
      </w:ins>
      <w:ins w:id="6671" w:author="Steve Hanson" w:date="2013-03-28T16:01:00Z">
        <w:r>
          <w:t xml:space="preserve">XSDL </w:t>
        </w:r>
      </w:ins>
      <w:ins w:id="6672" w:author="Steve Hanson" w:date="2013-03-28T15:59:00Z">
        <w:r w:rsidRPr="005223F4">
          <w:t xml:space="preserve">nillable='true' and dfdl:useNilForDefault </w:t>
        </w:r>
      </w:ins>
      <w:ins w:id="6673" w:author="Steve Hanson" w:date="2013-03-28T16:01:00Z">
        <w:r>
          <w:t>=</w:t>
        </w:r>
      </w:ins>
      <w:ins w:id="6674" w:author="Steve Hanson" w:date="2013-03-28T16:02:00Z">
        <w:r>
          <w:t>’yes’</w:t>
        </w:r>
      </w:ins>
      <w:ins w:id="6675" w:author="Steve Hanson" w:date="2013-03-28T15:59:00Z">
        <w:r w:rsidRPr="005223F4">
          <w:t xml:space="preserve">. </w:t>
        </w:r>
        <w:r w:rsidRPr="005223F4">
          <w:rPr>
            <w:rFonts w:ascii="Helvetica" w:hAnsi="Helvetica" w:cs="Times"/>
          </w:rPr>
          <w:t>The</w:t>
        </w:r>
        <w:r w:rsidRPr="005223F4">
          <w:t xml:space="preserve"> default value is </w:t>
        </w:r>
      </w:ins>
      <w:ins w:id="6676" w:author="Steve Hanson" w:date="2013-03-28T16:02:00Z">
        <w:r>
          <w:t xml:space="preserve">the special value </w:t>
        </w:r>
      </w:ins>
      <w:ins w:id="6677" w:author="Steve Hanson" w:date="2013-03-28T15:59:00Z">
        <w:r w:rsidRPr="005223F4">
          <w:t>nil</w:t>
        </w:r>
      </w:ins>
      <w:commentRangeEnd w:id="6651"/>
      <w:ins w:id="6678" w:author="Steve Hanson" w:date="2013-03-28T16:58:00Z">
        <w:r w:rsidR="00A01488">
          <w:rPr>
            <w:rStyle w:val="CommentReference"/>
          </w:rPr>
          <w:commentReference w:id="6651"/>
        </w:r>
      </w:ins>
      <w:ins w:id="6679" w:author="Steve Hanson" w:date="2013-03-28T15:59:00Z">
        <w:r w:rsidRPr="005223F4">
          <w:t>.</w:t>
        </w:r>
      </w:ins>
    </w:p>
    <w:p w14:paraId="660D5BA0" w14:textId="01308713" w:rsidR="008145B4" w:rsidRPr="008145B4" w:rsidDel="008145B4" w:rsidRDefault="00A01488">
      <w:pPr>
        <w:pStyle w:val="Heading3"/>
        <w:rPr>
          <w:ins w:id="6680" w:author="mbeckerle" w:date="2013-03-24T15:32:00Z"/>
          <w:del w:id="6681" w:author="Steve Hanson" w:date="2013-03-28T16:02:00Z"/>
        </w:rPr>
        <w:pPrChange w:id="6682" w:author="mbeckerle" w:date="2013-07-24T16:59:00Z">
          <w:pPr/>
        </w:pPrChange>
      </w:pPr>
      <w:bookmarkStart w:id="6683" w:name="_Toc362453257"/>
      <w:ins w:id="6684" w:author="Steve Hanson" w:date="2013-03-28T16:58:00Z">
        <w:r>
          <w:t>Element</w:t>
        </w:r>
        <w:bookmarkEnd w:id="6683"/>
        <w:r>
          <w:t xml:space="preserve"> </w:t>
        </w:r>
      </w:ins>
    </w:p>
    <w:p w14:paraId="72DF64C8" w14:textId="52468032" w:rsidR="008910BB" w:rsidRPr="00B03EAB" w:rsidRDefault="00035595" w:rsidP="0031368F">
      <w:pPr>
        <w:pStyle w:val="Heading3"/>
        <w:rPr>
          <w:ins w:id="6685" w:author="mbeckerle" w:date="2013-02-19T12:18:00Z"/>
        </w:rPr>
      </w:pPr>
      <w:bookmarkStart w:id="6686" w:name="_Ref351913987"/>
      <w:bookmarkStart w:id="6687" w:name="_Ref351914003"/>
      <w:ins w:id="6688" w:author="mbeckerle" w:date="2013-02-19T12:18:00Z">
        <w:del w:id="6689" w:author="Steve Hanson" w:date="2013-03-28T16:54:00Z">
          <w:r w:rsidDel="00A01488">
            <w:delText xml:space="preserve">Empty </w:delText>
          </w:r>
        </w:del>
      </w:ins>
      <w:ins w:id="6690" w:author="mbeckerle" w:date="2013-02-19T12:28:00Z">
        <w:del w:id="6691" w:author="Steve Hanson" w:date="2013-03-28T16:54:00Z">
          <w:r w:rsidDel="00A01488">
            <w:delText>R</w:delText>
          </w:r>
        </w:del>
      </w:ins>
      <w:ins w:id="6692" w:author="mbeckerle" w:date="2013-02-19T12:18:00Z">
        <w:del w:id="6693" w:author="Steve Hanson" w:date="2013-03-28T16:54:00Z">
          <w:r w:rsidR="008910BB" w:rsidRPr="00407347" w:rsidDel="00A01488">
            <w:delText>epresentation</w:delText>
          </w:r>
          <w:r w:rsidDel="00A01488">
            <w:delText xml:space="preserve"> </w:delText>
          </w:r>
        </w:del>
      </w:ins>
      <w:ins w:id="6694" w:author="mbeckerle" w:date="2013-03-24T15:36:00Z">
        <w:del w:id="6695" w:author="Steve Hanson" w:date="2013-03-28T16:54:00Z">
          <w:r w:rsidR="00E65F2A" w:rsidDel="00A01488">
            <w:delText xml:space="preserve">and </w:delText>
          </w:r>
        </w:del>
      </w:ins>
      <w:bookmarkStart w:id="6696" w:name="_Ref362447158"/>
      <w:bookmarkStart w:id="6697" w:name="_Toc362453258"/>
      <w:ins w:id="6698" w:author="mbeckerle" w:date="2013-02-19T12:38:00Z">
        <w:r w:rsidR="003B4798">
          <w:t>Default</w:t>
        </w:r>
        <w:del w:id="6699" w:author="Steve Hanson" w:date="2013-03-28T16:05:00Z">
          <w:r w:rsidR="003B4798" w:rsidDel="008145B4">
            <w:delText xml:space="preserve"> Value</w:delText>
          </w:r>
        </w:del>
        <w:r w:rsidR="003B4798">
          <w:t>s</w:t>
        </w:r>
      </w:ins>
      <w:ins w:id="6700" w:author="mbeckerle" w:date="2013-03-24T15:36:00Z">
        <w:r w:rsidR="00E65F2A">
          <w:t xml:space="preserve"> </w:t>
        </w:r>
      </w:ins>
      <w:ins w:id="6701" w:author="Steve Hanson" w:date="2013-03-28T16:58:00Z">
        <w:r w:rsidR="00A01488">
          <w:t>W</w:t>
        </w:r>
      </w:ins>
      <w:ins w:id="6702" w:author="mbeckerle" w:date="2013-03-24T15:36:00Z">
        <w:del w:id="6703" w:author="Steve Hanson" w:date="2013-03-28T16:58:00Z">
          <w:r w:rsidR="00E65F2A" w:rsidDel="00A01488">
            <w:delText>w</w:delText>
          </w:r>
        </w:del>
        <w:r w:rsidR="00E65F2A">
          <w:t>hen Parsing</w:t>
        </w:r>
      </w:ins>
      <w:bookmarkEnd w:id="6686"/>
      <w:bookmarkEnd w:id="6687"/>
      <w:bookmarkEnd w:id="6696"/>
      <w:bookmarkEnd w:id="6697"/>
      <w:ins w:id="6704" w:author="Steve Hanson" w:date="2013-03-28T16:54:00Z">
        <w:r w:rsidR="00A01488">
          <w:t xml:space="preserve"> </w:t>
        </w:r>
      </w:ins>
    </w:p>
    <w:p w14:paraId="1540A0C2" w14:textId="12F08266" w:rsidR="008910BB" w:rsidRPr="001615D7" w:rsidRDefault="008910BB" w:rsidP="008910BB">
      <w:pPr>
        <w:autoSpaceDE w:val="0"/>
        <w:rPr>
          <w:ins w:id="6705" w:author="mbeckerle" w:date="2013-02-19T12:18:00Z"/>
          <w:color w:val="000000"/>
        </w:rPr>
      </w:pPr>
      <w:ins w:id="6706" w:author="mbeckerle" w:date="2013-02-19T12:18:00Z">
        <w:r>
          <w:rPr>
            <w:rFonts w:cs="Arial"/>
            <w:color w:val="000000"/>
          </w:rPr>
          <w:t xml:space="preserve">If </w:t>
        </w:r>
        <w:r w:rsidRPr="00DF5C67">
          <w:rPr>
            <w:rFonts w:cs="Arial"/>
            <w:i/>
            <w:color w:val="000000"/>
          </w:rPr>
          <w:t>empty</w:t>
        </w:r>
        <w:r>
          <w:rPr>
            <w:rFonts w:cs="Arial"/>
            <w:color w:val="000000"/>
          </w:rPr>
          <w:t xml:space="preserve"> representation is established when parsing, the possibility of applying a</w:t>
        </w:r>
      </w:ins>
      <w:ins w:id="6707" w:author="Steve Hanson" w:date="2013-03-28T16:06:00Z">
        <w:r w:rsidR="008145B4">
          <w:rPr>
            <w:rFonts w:cs="Arial"/>
            <w:color w:val="000000"/>
          </w:rPr>
          <w:t>n element</w:t>
        </w:r>
      </w:ins>
      <w:ins w:id="6708" w:author="mbeckerle" w:date="2013-02-19T12:18:00Z">
        <w:r>
          <w:rPr>
            <w:rFonts w:cs="Arial"/>
            <w:color w:val="000000"/>
          </w:rPr>
          <w:t xml:space="preserve"> default </w:t>
        </w:r>
        <w:del w:id="6709" w:author="Steve Hanson" w:date="2013-03-28T16:05:00Z">
          <w:r w:rsidDel="008145B4">
            <w:rPr>
              <w:rFonts w:cs="Arial"/>
              <w:color w:val="000000"/>
            </w:rPr>
            <w:delText xml:space="preserve">value </w:delText>
          </w:r>
        </w:del>
        <w:r>
          <w:rPr>
            <w:rFonts w:cs="Arial"/>
            <w:color w:val="000000"/>
          </w:rPr>
          <w:t>arises. Essentially, if a required occurrence of an element has empty representation, then a</w:t>
        </w:r>
      </w:ins>
      <w:ins w:id="6710" w:author="Steve Hanson" w:date="2013-03-28T16:06:00Z">
        <w:r w:rsidR="008145B4">
          <w:rPr>
            <w:rFonts w:cs="Arial"/>
            <w:color w:val="000000"/>
          </w:rPr>
          <w:t>n</w:t>
        </w:r>
      </w:ins>
      <w:ins w:id="6711" w:author="mbeckerle" w:date="2013-02-19T12:18:00Z">
        <w:r>
          <w:rPr>
            <w:rFonts w:cs="Arial"/>
            <w:color w:val="000000"/>
          </w:rPr>
          <w:t xml:space="preserve"> </w:t>
        </w:r>
      </w:ins>
      <w:ins w:id="6712" w:author="Steve Hanson" w:date="2013-03-28T16:06:00Z">
        <w:r w:rsidR="008145B4">
          <w:rPr>
            <w:rFonts w:cs="Arial"/>
            <w:color w:val="000000"/>
          </w:rPr>
          <w:t xml:space="preserve">element </w:t>
        </w:r>
      </w:ins>
      <w:ins w:id="6713" w:author="mbeckerle" w:date="2013-02-19T12:18:00Z">
        <w:r>
          <w:rPr>
            <w:rFonts w:cs="Arial"/>
            <w:color w:val="000000"/>
          </w:rPr>
          <w:t>default</w:t>
        </w:r>
        <w:del w:id="6714" w:author="Steve Hanson" w:date="2013-03-28T16:07:00Z">
          <w:r w:rsidDel="008145B4">
            <w:rPr>
              <w:rFonts w:cs="Arial"/>
              <w:color w:val="000000"/>
            </w:rPr>
            <w:delText xml:space="preserve"> value</w:delText>
          </w:r>
        </w:del>
        <w:r>
          <w:rPr>
            <w:rFonts w:cs="Arial"/>
            <w:color w:val="000000"/>
          </w:rPr>
          <w:t xml:space="preserve"> will be applied if present, though there are a couple of variations on this rule. Remember that in order to have established empty representation, the occurrence must be compliant with the </w:t>
        </w:r>
      </w:ins>
      <w:ins w:id="6715" w:author="mbeckerle" w:date="2013-03-24T15:00:00Z">
        <w:r w:rsidR="00BD5BF4">
          <w:rPr>
            <w:rFonts w:cs="Arial"/>
            <w:color w:val="000000"/>
          </w:rPr>
          <w:t>dfdl:</w:t>
        </w:r>
      </w:ins>
      <w:ins w:id="6716" w:author="mbeckerle" w:date="2013-02-19T12:18:00Z">
        <w:r>
          <w:rPr>
            <w:rFonts w:cs="Arial"/>
            <w:color w:val="000000"/>
          </w:rPr>
          <w:t xml:space="preserve">emptyValueDelimiterPolicy for the element, </w:t>
        </w:r>
        <w:commentRangeStart w:id="6717"/>
        <w:r>
          <w:rPr>
            <w:rFonts w:cs="Arial"/>
            <w:color w:val="000000"/>
          </w:rPr>
          <w:t>and for a complex element the parser must have descended into the type and returned with no unsuppressed processing error.</w:t>
        </w:r>
      </w:ins>
      <w:commentRangeEnd w:id="6717"/>
      <w:ins w:id="6718" w:author="mbeckerle" w:date="2013-04-08T14:23:00Z">
        <w:r w:rsidR="003F2588">
          <w:rPr>
            <w:rStyle w:val="CommentReference"/>
          </w:rPr>
          <w:commentReference w:id="6717"/>
        </w:r>
      </w:ins>
    </w:p>
    <w:p w14:paraId="457576D8" w14:textId="5C10F9FC" w:rsidR="0047338F" w:rsidRDefault="0047338F" w:rsidP="0047338F">
      <w:pPr>
        <w:autoSpaceDE w:val="0"/>
        <w:rPr>
          <w:ins w:id="6719" w:author="Steve Hanson" w:date="2013-03-28T14:48:00Z"/>
          <w:rFonts w:cs="Arial"/>
        </w:rPr>
      </w:pPr>
      <w:ins w:id="6720" w:author="Steve Hanson" w:date="2013-03-28T14:48:00Z">
        <w:r>
          <w:rPr>
            <w:rFonts w:cs="Arial"/>
            <w:color w:val="000000"/>
          </w:rPr>
          <w:t xml:space="preserve">The rules for applying </w:t>
        </w:r>
      </w:ins>
      <w:ins w:id="6721" w:author="Steve Hanson" w:date="2013-03-28T16:07:00Z">
        <w:r w:rsidR="0006289B">
          <w:rPr>
            <w:rFonts w:cs="Arial"/>
            <w:color w:val="000000"/>
          </w:rPr>
          <w:t xml:space="preserve">element </w:t>
        </w:r>
      </w:ins>
      <w:ins w:id="6722" w:author="Steve Hanson" w:date="2013-03-28T14:48:00Z">
        <w:r>
          <w:rPr>
            <w:rFonts w:cs="Arial"/>
            <w:color w:val="000000"/>
          </w:rPr>
          <w:t>default</w:t>
        </w:r>
      </w:ins>
      <w:ins w:id="6723" w:author="Steve Hanson" w:date="2013-03-28T16:07:00Z">
        <w:r w:rsidR="0006289B">
          <w:rPr>
            <w:rFonts w:cs="Arial"/>
            <w:color w:val="000000"/>
          </w:rPr>
          <w:t>s</w:t>
        </w:r>
      </w:ins>
      <w:ins w:id="6724" w:author="Steve Hanson" w:date="2013-03-28T14:48:00Z">
        <w:r>
          <w:rPr>
            <w:rFonts w:cs="Arial"/>
            <w:color w:val="000000"/>
          </w:rPr>
          <w:t xml:space="preserve"> are not dependent on dfdl:occursCountKind. However, i</w:t>
        </w:r>
        <w:r>
          <w:rPr>
            <w:rFonts w:cs="Arial"/>
          </w:rPr>
          <w:t xml:space="preserve">f </w:t>
        </w:r>
        <w:r w:rsidRPr="003A0F2E">
          <w:rPr>
            <w:rFonts w:cs="Arial"/>
          </w:rPr>
          <w:t xml:space="preserve">a required </w:t>
        </w:r>
        <w:r>
          <w:rPr>
            <w:rFonts w:cs="Arial"/>
          </w:rPr>
          <w:t>occurrence</w:t>
        </w:r>
        <w:r w:rsidRPr="003A0F2E">
          <w:rPr>
            <w:rFonts w:cs="Arial"/>
          </w:rPr>
          <w:t xml:space="preserve"> </w:t>
        </w:r>
        <w:r>
          <w:rPr>
            <w:rFonts w:cs="Arial"/>
          </w:rPr>
          <w:t xml:space="preserve">does not </w:t>
        </w:r>
        <w:r w:rsidRPr="003A0F2E">
          <w:rPr>
            <w:rFonts w:cs="Arial"/>
          </w:rPr>
          <w:t>produce a</w:t>
        </w:r>
        <w:r>
          <w:rPr>
            <w:rFonts w:cs="Arial"/>
          </w:rPr>
          <w:t>n item</w:t>
        </w:r>
        <w:r w:rsidRPr="003A0F2E">
          <w:rPr>
            <w:rFonts w:cs="Arial"/>
          </w:rPr>
          <w:t xml:space="preserve"> in the </w:t>
        </w:r>
        <w:r>
          <w:rPr>
            <w:rFonts w:cs="Arial"/>
          </w:rPr>
          <w:t>I</w:t>
        </w:r>
        <w:r w:rsidRPr="003A0F2E">
          <w:rPr>
            <w:rFonts w:cs="Arial"/>
          </w:rPr>
          <w:t xml:space="preserve">nfoset </w:t>
        </w:r>
        <w:r>
          <w:rPr>
            <w:rFonts w:cs="Arial"/>
          </w:rPr>
          <w:t xml:space="preserve">after the rules have been applied, then whether it is a </w:t>
        </w:r>
        <w:r w:rsidRPr="003A0F2E">
          <w:rPr>
            <w:rFonts w:cs="Arial"/>
          </w:rPr>
          <w:t>processing error</w:t>
        </w:r>
        <w:r>
          <w:rPr>
            <w:rFonts w:cs="Arial"/>
          </w:rPr>
          <w:t xml:space="preserve"> or a validation error (if </w:t>
        </w:r>
      </w:ins>
      <w:ins w:id="6725" w:author="mbeckerle" w:date="2013-04-08T14:24:00Z">
        <w:r w:rsidR="003F2588">
          <w:rPr>
            <w:rFonts w:cs="Arial"/>
          </w:rPr>
          <w:t xml:space="preserve">validation is </w:t>
        </w:r>
      </w:ins>
      <w:ins w:id="6726" w:author="Steve Hanson" w:date="2013-03-28T14:48:00Z">
        <w:r>
          <w:rPr>
            <w:rFonts w:cs="Arial"/>
          </w:rPr>
          <w:t xml:space="preserve">enabled) </w:t>
        </w:r>
        <w:r w:rsidRPr="0047338F">
          <w:rPr>
            <w:rFonts w:cs="Arial"/>
            <w:i/>
          </w:rPr>
          <w:t>does</w:t>
        </w:r>
        <w:r>
          <w:rPr>
            <w:rFonts w:cs="Arial"/>
          </w:rPr>
          <w:t xml:space="preserve"> depend on dfdl:occursCountKind </w:t>
        </w:r>
        <w:commentRangeStart w:id="6727"/>
        <w:r>
          <w:rPr>
            <w:rFonts w:cs="Arial"/>
          </w:rPr>
          <w:t xml:space="preserve">(see </w:t>
        </w:r>
      </w:ins>
      <w:ins w:id="6728" w:author="mbeckerle" w:date="2013-07-24T16:28:00Z">
        <w:r w:rsidR="006604C5">
          <w:rPr>
            <w:rFonts w:cs="Arial"/>
          </w:rPr>
          <w:t>S</w:t>
        </w:r>
      </w:ins>
      <w:ins w:id="6729" w:author="Steve Hanson" w:date="2013-03-28T14:48:00Z">
        <w:del w:id="6730" w:author="mbeckerle" w:date="2013-07-24T16:28:00Z">
          <w:r w:rsidDel="006604C5">
            <w:rPr>
              <w:rFonts w:cs="Arial"/>
            </w:rPr>
            <w:delText>s</w:delText>
          </w:r>
        </w:del>
        <w:r>
          <w:rPr>
            <w:rFonts w:cs="Arial"/>
          </w:rPr>
          <w:t>ection</w:t>
        </w:r>
        <w:del w:id="6731" w:author="mbeckerle" w:date="2013-07-24T16:34:00Z">
          <w:r w:rsidDel="006604C5">
            <w:rPr>
              <w:rFonts w:cs="Arial"/>
            </w:rPr>
            <w:delText xml:space="preserve"> </w:delText>
          </w:r>
        </w:del>
        <w:del w:id="6732" w:author="mbeckerle" w:date="2013-07-24T16:28:00Z">
          <w:r w:rsidDel="006604C5">
            <w:rPr>
              <w:rFonts w:cs="Arial"/>
            </w:rPr>
            <w:delText>16</w:delText>
          </w:r>
        </w:del>
      </w:ins>
      <w:ins w:id="6733" w:author="mbeckerle" w:date="2013-07-24T16:34:00Z">
        <w:r w:rsidR="006604C5">
          <w:rPr>
            <w:rFonts w:cs="Arial"/>
          </w:rPr>
          <w:t xml:space="preserve"> </w:t>
        </w:r>
      </w:ins>
      <w:ins w:id="6734" w:author="Steve Hanson" w:date="2013-03-28T14:48:00Z">
        <w:r>
          <w:rPr>
            <w:rFonts w:cs="Arial"/>
          </w:rPr>
          <w:t>)</w:t>
        </w:r>
        <w:r w:rsidRPr="003A0F2E">
          <w:rPr>
            <w:rFonts w:cs="Arial"/>
          </w:rPr>
          <w:t xml:space="preserve">. </w:t>
        </w:r>
        <w:commentRangeEnd w:id="6727"/>
        <w:r>
          <w:rPr>
            <w:rStyle w:val="CommentReference"/>
          </w:rPr>
          <w:commentReference w:id="6727"/>
        </w:r>
      </w:ins>
    </w:p>
    <w:p w14:paraId="5E7F7623" w14:textId="29C6A3F5" w:rsidR="00FD7406" w:rsidRDefault="008910BB" w:rsidP="00B03EAB">
      <w:pPr>
        <w:autoSpaceDE w:val="0"/>
        <w:rPr>
          <w:ins w:id="6735" w:author="Steve Hanson" w:date="2013-03-28T14:40:00Z"/>
          <w:rFonts w:cs="Arial"/>
          <w:color w:val="000000"/>
        </w:rPr>
      </w:pPr>
      <w:ins w:id="6736" w:author="mbeckerle" w:date="2013-02-19T12:18:00Z">
        <w:r>
          <w:rPr>
            <w:rFonts w:cs="Arial"/>
            <w:color w:val="000000"/>
          </w:rPr>
          <w:t>There are three main cases to consider</w:t>
        </w:r>
      </w:ins>
      <w:ins w:id="6737" w:author="mbeckerle" w:date="2013-07-24T17:26:00Z">
        <w:r w:rsidR="00147995">
          <w:rPr>
            <w:rFonts w:cs="Arial"/>
            <w:color w:val="000000"/>
          </w:rPr>
          <w:t xml:space="preserve"> when determing whether a default value is added to the Infoset</w:t>
        </w:r>
      </w:ins>
      <w:ins w:id="6738" w:author="mbeckerle" w:date="2013-02-19T12:18:00Z">
        <w:r>
          <w:rPr>
            <w:rFonts w:cs="Arial"/>
            <w:color w:val="000000"/>
          </w:rPr>
          <w:t xml:space="preserve">. </w:t>
        </w:r>
        <w:commentRangeStart w:id="6739"/>
        <w:r>
          <w:rPr>
            <w:rFonts w:cs="Arial"/>
            <w:color w:val="000000"/>
          </w:rPr>
          <w:t>In what follows both xs:string and xs:hexBinary</w:t>
        </w:r>
      </w:ins>
      <w:commentRangeEnd w:id="6739"/>
      <w:ins w:id="6740" w:author="mbeckerle" w:date="2013-04-08T14:24:00Z">
        <w:r w:rsidR="003F2588">
          <w:rPr>
            <w:rStyle w:val="CommentReference"/>
          </w:rPr>
          <w:commentReference w:id="6739"/>
        </w:r>
      </w:ins>
      <w:ins w:id="6741" w:author="mbeckerle" w:date="2013-07-24T17:34:00Z">
        <w:r w:rsidR="00F34889">
          <w:rPr>
            <w:rFonts w:cs="Arial"/>
            <w:color w:val="000000"/>
          </w:rPr>
          <w:t xml:space="preserve"> are mentioned because</w:t>
        </w:r>
      </w:ins>
      <w:ins w:id="6742" w:author="mbeckerle" w:date="2013-02-19T12:18:00Z">
        <w:r>
          <w:rPr>
            <w:rFonts w:cs="Arial"/>
            <w:color w:val="000000"/>
          </w:rPr>
          <w:t xml:space="preserve"> these are the two data types for which a zero length (empty) </w:t>
        </w:r>
      </w:ins>
      <w:ins w:id="6743" w:author="mbeckerle" w:date="2013-07-24T17:34:00Z">
        <w:r w:rsidR="00F34889">
          <w:rPr>
            <w:rFonts w:cs="Arial"/>
            <w:color w:val="000000"/>
          </w:rPr>
          <w:t>value</w:t>
        </w:r>
      </w:ins>
      <w:ins w:id="6744" w:author="mbeckerle" w:date="2013-02-19T12:18:00Z">
        <w:r>
          <w:rPr>
            <w:rFonts w:cs="Arial"/>
            <w:color w:val="000000"/>
          </w:rPr>
          <w:t xml:space="preserve"> is valid for the type.</w:t>
        </w:r>
        <w:r w:rsidRPr="00DF5C67">
          <w:rPr>
            <w:rFonts w:cs="Arial"/>
            <w:color w:val="000000"/>
          </w:rPr>
          <w:t xml:space="preserve"> </w:t>
        </w:r>
      </w:ins>
    </w:p>
    <w:p w14:paraId="1BC48E1A" w14:textId="472A8678" w:rsidR="00FD7406" w:rsidDel="0047338F" w:rsidRDefault="008910BB" w:rsidP="00B03EAB">
      <w:pPr>
        <w:autoSpaceDE w:val="0"/>
        <w:rPr>
          <w:ins w:id="6745" w:author="mbeckerle" w:date="2013-02-19T12:18:00Z"/>
          <w:del w:id="6746" w:author="Steve Hanson" w:date="2013-03-28T14:41:00Z"/>
          <w:rFonts w:cs="Arial"/>
          <w:color w:val="000000"/>
        </w:rPr>
      </w:pPr>
      <w:ins w:id="6747" w:author="mbeckerle" w:date="2013-02-19T12:18:00Z">
        <w:del w:id="6748" w:author="Steve Hanson" w:date="2013-03-28T14:40:00Z">
          <w:r w:rsidDel="00FD7406">
            <w:rPr>
              <w:rFonts w:cs="Arial"/>
              <w:color w:val="000000"/>
            </w:rPr>
            <w:delText>T</w:delText>
          </w:r>
        </w:del>
        <w:del w:id="6749" w:author="Steve Hanson" w:date="2013-03-28T14:48:00Z">
          <w:r w:rsidDel="0047338F">
            <w:rPr>
              <w:rFonts w:cs="Arial"/>
              <w:color w:val="000000"/>
            </w:rPr>
            <w:delText>h</w:delText>
          </w:r>
        </w:del>
        <w:del w:id="6750" w:author="Steve Hanson" w:date="2013-03-28T14:40:00Z">
          <w:r w:rsidDel="00FD7406">
            <w:rPr>
              <w:rFonts w:cs="Arial"/>
              <w:color w:val="000000"/>
            </w:rPr>
            <w:delText xml:space="preserve">is behaviour is </w:delText>
          </w:r>
        </w:del>
        <w:del w:id="6751" w:author="Steve Hanson" w:date="2013-03-28T14:42:00Z">
          <w:r w:rsidDel="0047338F">
            <w:rPr>
              <w:rFonts w:cs="Arial"/>
              <w:color w:val="000000"/>
            </w:rPr>
            <w:delText>in</w:delText>
          </w:r>
        </w:del>
        <w:del w:id="6752" w:author="Steve Hanson" w:date="2013-03-28T14:48:00Z">
          <w:r w:rsidDel="0047338F">
            <w:rPr>
              <w:rFonts w:cs="Arial"/>
              <w:color w:val="000000"/>
            </w:rPr>
            <w:delText>dependent o</w:delText>
          </w:r>
        </w:del>
        <w:del w:id="6753" w:author="Steve Hanson" w:date="2013-03-28T14:42:00Z">
          <w:r w:rsidDel="0047338F">
            <w:rPr>
              <w:rFonts w:cs="Arial"/>
              <w:color w:val="000000"/>
            </w:rPr>
            <w:delText>f</w:delText>
          </w:r>
        </w:del>
        <w:del w:id="6754" w:author="Steve Hanson" w:date="2013-03-28T14:48:00Z">
          <w:r w:rsidDel="0047338F">
            <w:rPr>
              <w:rFonts w:cs="Arial"/>
              <w:color w:val="000000"/>
            </w:rPr>
            <w:delText xml:space="preserve"> </w:delText>
          </w:r>
        </w:del>
      </w:ins>
      <w:ins w:id="6755" w:author="mbeckerle" w:date="2013-03-24T15:00:00Z">
        <w:del w:id="6756" w:author="Steve Hanson" w:date="2013-03-28T14:48:00Z">
          <w:r w:rsidR="00BD5BF4" w:rsidDel="0047338F">
            <w:rPr>
              <w:rFonts w:cs="Arial"/>
              <w:color w:val="000000"/>
            </w:rPr>
            <w:delText>dfdl:</w:delText>
          </w:r>
        </w:del>
      </w:ins>
      <w:ins w:id="6757" w:author="mbeckerle" w:date="2013-02-19T12:18:00Z">
        <w:del w:id="6758" w:author="Steve Hanson" w:date="2013-03-28T14:48:00Z">
          <w:r w:rsidDel="0047338F">
            <w:rPr>
              <w:rFonts w:cs="Arial"/>
              <w:color w:val="000000"/>
            </w:rPr>
            <w:delText>occursCountKind.</w:delText>
          </w:r>
        </w:del>
      </w:ins>
    </w:p>
    <w:p w14:paraId="0A99C2C6" w14:textId="50C55DC1" w:rsidR="008910BB" w:rsidRDefault="008910BB" w:rsidP="00A87B01">
      <w:pPr>
        <w:pStyle w:val="Heading4"/>
        <w:rPr>
          <w:ins w:id="6759" w:author="mbeckerle" w:date="2013-02-19T12:18:00Z"/>
        </w:rPr>
      </w:pPr>
      <w:ins w:id="6760" w:author="mbeckerle" w:date="2013-02-19T12:18:00Z">
        <w:r w:rsidRPr="00580C59">
          <w:t xml:space="preserve">Simple element </w:t>
        </w:r>
      </w:ins>
      <w:ins w:id="6761" w:author="mbeckerle" w:date="2013-07-24T17:22:00Z">
        <w:r w:rsidR="00147995">
          <w:t>not of type xs:string nor xs:hexBinary</w:t>
        </w:r>
      </w:ins>
    </w:p>
    <w:p w14:paraId="5635777B" w14:textId="7A3B1EFE" w:rsidR="008910BB" w:rsidRDefault="008910BB" w:rsidP="008910BB">
      <w:pPr>
        <w:rPr>
          <w:ins w:id="6762" w:author="mbeckerle" w:date="2013-02-19T12:18:00Z"/>
          <w:rFonts w:cs="Arial"/>
          <w:color w:val="000000"/>
        </w:rPr>
      </w:pPr>
      <w:ins w:id="6763" w:author="mbeckerle" w:date="2013-02-19T12:18:00Z">
        <w:r>
          <w:rPr>
            <w:rFonts w:cs="Arial"/>
            <w:color w:val="000000"/>
          </w:rPr>
          <w:t xml:space="preserve">Required occurrence: If </w:t>
        </w:r>
      </w:ins>
      <w:ins w:id="6764" w:author="Steve Hanson" w:date="2013-03-28T16:07:00Z">
        <w:r w:rsidR="0006289B">
          <w:rPr>
            <w:rFonts w:cs="Arial"/>
            <w:color w:val="000000"/>
          </w:rPr>
          <w:t xml:space="preserve">the element has a </w:t>
        </w:r>
      </w:ins>
      <w:ins w:id="6765" w:author="mbeckerle" w:date="2013-02-19T12:18:00Z">
        <w:del w:id="6766" w:author="Steve Hanson" w:date="2013-03-28T16:07:00Z">
          <w:r w:rsidDel="0006289B">
            <w:rPr>
              <w:rFonts w:cs="Arial"/>
              <w:color w:val="000000"/>
            </w:rPr>
            <w:delText>a XSD ‘</w:delText>
          </w:r>
        </w:del>
        <w:r>
          <w:rPr>
            <w:rFonts w:cs="Arial"/>
            <w:color w:val="000000"/>
          </w:rPr>
          <w:t>default</w:t>
        </w:r>
      </w:ins>
      <w:ins w:id="6767" w:author="Steve Hanson" w:date="2013-03-28T16:07:00Z">
        <w:r w:rsidR="0006289B">
          <w:rPr>
            <w:rFonts w:cs="Arial"/>
            <w:color w:val="000000"/>
          </w:rPr>
          <w:t xml:space="preserve"> value </w:t>
        </w:r>
      </w:ins>
      <w:ins w:id="6768" w:author="mbeckerle" w:date="2013-02-19T12:18:00Z">
        <w:del w:id="6769" w:author="Steve Hanson" w:date="2013-03-28T16:07:00Z">
          <w:r w:rsidDel="0006289B">
            <w:rPr>
              <w:rFonts w:cs="Arial"/>
              <w:color w:val="000000"/>
            </w:rPr>
            <w:delText xml:space="preserve">’ or ‘fixed’ property is specified </w:delText>
          </w:r>
        </w:del>
        <w:r>
          <w:rPr>
            <w:rFonts w:cs="Arial"/>
            <w:color w:val="000000"/>
          </w:rPr>
          <w:t xml:space="preserve">then an item is added to the Infoset using the </w:t>
        </w:r>
      </w:ins>
      <w:ins w:id="6770" w:author="Steve Hanson" w:date="2013-03-28T16:07:00Z">
        <w:r w:rsidR="0006289B">
          <w:rPr>
            <w:rFonts w:cs="Arial"/>
            <w:color w:val="000000"/>
          </w:rPr>
          <w:t xml:space="preserve">default </w:t>
        </w:r>
      </w:ins>
      <w:ins w:id="6771" w:author="mbeckerle" w:date="2013-02-19T12:18:00Z">
        <w:r>
          <w:rPr>
            <w:rFonts w:cs="Arial"/>
            <w:color w:val="000000"/>
          </w:rPr>
          <w:t>value</w:t>
        </w:r>
        <w:del w:id="6772" w:author="Steve Hanson" w:date="2013-03-28T16:07:00Z">
          <w:r w:rsidDel="0006289B">
            <w:rPr>
              <w:rFonts w:cs="Arial"/>
              <w:color w:val="000000"/>
            </w:rPr>
            <w:delText xml:space="preserve"> of the property</w:delText>
          </w:r>
        </w:del>
        <w:r>
          <w:rPr>
            <w:rFonts w:cs="Arial"/>
            <w:color w:val="000000"/>
          </w:rPr>
          <w:t xml:space="preserve">, otherwise nothing is added to the Infoset. </w:t>
        </w:r>
        <w:del w:id="6773" w:author="Steve Hanson" w:date="2013-03-28T14:43:00Z">
          <w:r w:rsidDel="0047338F">
            <w:rPr>
              <w:rFonts w:cs="Arial"/>
              <w:color w:val="000000"/>
            </w:rPr>
            <w:delText xml:space="preserve">(This may cause a subsequent processing error – see ‘Required occurrences’ below). </w:delText>
          </w:r>
        </w:del>
      </w:ins>
    </w:p>
    <w:p w14:paraId="0E8A4042" w14:textId="1EFB9652" w:rsidR="008910BB" w:rsidRDefault="008910BB" w:rsidP="00B03EAB">
      <w:pPr>
        <w:rPr>
          <w:ins w:id="6774" w:author="mbeckerle" w:date="2013-02-19T12:18:00Z"/>
          <w:rFonts w:cs="Arial"/>
          <w:color w:val="000000"/>
        </w:rPr>
      </w:pPr>
      <w:ins w:id="6775" w:author="mbeckerle" w:date="2013-02-19T12:18:00Z">
        <w:r>
          <w:rPr>
            <w:rFonts w:cs="Arial"/>
            <w:color w:val="000000"/>
          </w:rPr>
          <w:t xml:space="preserve">Optional occurrence: Nothing is added to the Infoset. </w:t>
        </w:r>
      </w:ins>
    </w:p>
    <w:p w14:paraId="077DFAD8" w14:textId="75282CE4" w:rsidR="008910BB" w:rsidRPr="00B03EAB" w:rsidRDefault="008910BB" w:rsidP="00210C82">
      <w:pPr>
        <w:pStyle w:val="Heading4"/>
        <w:rPr>
          <w:ins w:id="6776" w:author="mbeckerle" w:date="2013-02-19T12:18:00Z"/>
        </w:rPr>
      </w:pPr>
      <w:ins w:id="6777" w:author="mbeckerle" w:date="2013-02-19T12:18:00Z">
        <w:r>
          <w:t xml:space="preserve">Simple element </w:t>
        </w:r>
      </w:ins>
      <w:ins w:id="6778" w:author="mbeckerle" w:date="2013-07-24T17:22:00Z">
        <w:r w:rsidR="00147995">
          <w:t>of type xs:string or xs:hexBinary</w:t>
        </w:r>
      </w:ins>
    </w:p>
    <w:p w14:paraId="070CE320" w14:textId="648C080E" w:rsidR="008910BB" w:rsidRDefault="008910BB" w:rsidP="008910BB">
      <w:pPr>
        <w:pStyle w:val="NormalWeb"/>
        <w:spacing w:before="0" w:after="0"/>
        <w:rPr>
          <w:ins w:id="6779" w:author="mbeckerle" w:date="2013-02-19T12:18:00Z"/>
          <w:rFonts w:ascii="Arial" w:hAnsi="Arial" w:cs="Arial"/>
          <w:sz w:val="20"/>
          <w:szCs w:val="20"/>
        </w:rPr>
      </w:pPr>
      <w:ins w:id="6780" w:author="mbeckerle" w:date="2013-02-19T12:18:00Z">
        <w:r>
          <w:rPr>
            <w:rFonts w:ascii="Arial" w:hAnsi="Arial" w:cs="Arial"/>
            <w:sz w:val="20"/>
            <w:szCs w:val="20"/>
          </w:rPr>
          <w:t>R</w:t>
        </w:r>
        <w:r w:rsidRPr="006007A7">
          <w:rPr>
            <w:rFonts w:ascii="Arial" w:hAnsi="Arial" w:cs="Arial"/>
            <w:sz w:val="20"/>
            <w:szCs w:val="20"/>
          </w:rPr>
          <w:t>equired</w:t>
        </w:r>
        <w:r>
          <w:rPr>
            <w:rFonts w:ascii="Arial" w:hAnsi="Arial" w:cs="Arial"/>
            <w:sz w:val="20"/>
            <w:szCs w:val="20"/>
          </w:rPr>
          <w:t xml:space="preserve"> occurrence: If </w:t>
        </w:r>
      </w:ins>
      <w:ins w:id="6781" w:author="Steve Hanson" w:date="2013-03-28T16:52:00Z">
        <w:r w:rsidR="00A01488">
          <w:rPr>
            <w:rFonts w:ascii="Arial" w:hAnsi="Arial" w:cs="Arial"/>
            <w:sz w:val="20"/>
            <w:szCs w:val="20"/>
          </w:rPr>
          <w:t xml:space="preserve">the element has </w:t>
        </w:r>
      </w:ins>
      <w:ins w:id="6782" w:author="mbeckerle" w:date="2013-02-19T12:18:00Z">
        <w:r>
          <w:rPr>
            <w:rFonts w:ascii="Arial" w:hAnsi="Arial" w:cs="Arial"/>
            <w:sz w:val="20"/>
            <w:szCs w:val="20"/>
          </w:rPr>
          <w:t>a</w:t>
        </w:r>
        <w:r w:rsidRPr="006007A7">
          <w:rPr>
            <w:rFonts w:ascii="Arial" w:hAnsi="Arial" w:cs="Arial"/>
            <w:sz w:val="20"/>
            <w:szCs w:val="20"/>
          </w:rPr>
          <w:t xml:space="preserve"> </w:t>
        </w:r>
        <w:del w:id="6783" w:author="Steve Hanson" w:date="2013-03-28T16:53:00Z">
          <w:r w:rsidDel="00A01488">
            <w:rPr>
              <w:rFonts w:ascii="Arial" w:hAnsi="Arial" w:cs="Arial"/>
              <w:sz w:val="20"/>
              <w:szCs w:val="20"/>
            </w:rPr>
            <w:delText>XSD ‘</w:delText>
          </w:r>
        </w:del>
        <w:r w:rsidRPr="006007A7">
          <w:rPr>
            <w:rFonts w:ascii="Arial" w:hAnsi="Arial" w:cs="Arial"/>
            <w:sz w:val="20"/>
            <w:szCs w:val="20"/>
          </w:rPr>
          <w:t>default</w:t>
        </w:r>
        <w:del w:id="6784" w:author="Steve Hanson" w:date="2013-03-28T16:53:00Z">
          <w:r w:rsidDel="00A01488">
            <w:rPr>
              <w:rFonts w:ascii="Arial" w:hAnsi="Arial" w:cs="Arial"/>
              <w:sz w:val="20"/>
              <w:szCs w:val="20"/>
            </w:rPr>
            <w:delText>’ or ‘fixed‘ property</w:delText>
          </w:r>
          <w:r w:rsidRPr="006007A7" w:rsidDel="00A01488">
            <w:rPr>
              <w:rFonts w:ascii="Arial" w:hAnsi="Arial" w:cs="Arial"/>
              <w:sz w:val="20"/>
              <w:szCs w:val="20"/>
            </w:rPr>
            <w:delText xml:space="preserve"> </w:delText>
          </w:r>
          <w:r w:rsidDel="00A01488">
            <w:rPr>
              <w:rFonts w:ascii="Arial" w:hAnsi="Arial" w:cs="Arial"/>
              <w:sz w:val="20"/>
              <w:szCs w:val="20"/>
            </w:rPr>
            <w:delText xml:space="preserve">is specified </w:delText>
          </w:r>
        </w:del>
      </w:ins>
      <w:ins w:id="6785" w:author="Steve Hanson" w:date="2013-03-28T16:53:00Z">
        <w:r w:rsidR="00A01488">
          <w:rPr>
            <w:rFonts w:ascii="Arial" w:hAnsi="Arial" w:cs="Arial"/>
            <w:sz w:val="20"/>
            <w:szCs w:val="20"/>
          </w:rPr>
          <w:t xml:space="preserve"> value </w:t>
        </w:r>
      </w:ins>
      <w:ins w:id="6786" w:author="mbeckerle" w:date="2013-02-19T12:18:00Z">
        <w:r>
          <w:rPr>
            <w:rFonts w:ascii="Arial" w:hAnsi="Arial" w:cs="Arial"/>
            <w:sz w:val="20"/>
            <w:szCs w:val="20"/>
          </w:rPr>
          <w:t xml:space="preserve">then an item is added to the infoset using the </w:t>
        </w:r>
      </w:ins>
      <w:ins w:id="6787" w:author="Steve Hanson" w:date="2013-03-28T16:53:00Z">
        <w:r w:rsidR="00A01488">
          <w:rPr>
            <w:rFonts w:ascii="Arial" w:hAnsi="Arial" w:cs="Arial"/>
            <w:sz w:val="20"/>
            <w:szCs w:val="20"/>
          </w:rPr>
          <w:t xml:space="preserve">default </w:t>
        </w:r>
      </w:ins>
      <w:ins w:id="6788" w:author="mbeckerle" w:date="2013-02-19T12:18:00Z">
        <w:r>
          <w:rPr>
            <w:rFonts w:ascii="Arial" w:hAnsi="Arial" w:cs="Arial"/>
            <w:sz w:val="20"/>
            <w:szCs w:val="20"/>
          </w:rPr>
          <w:t>value</w:t>
        </w:r>
        <w:del w:id="6789" w:author="Steve Hanson" w:date="2013-03-28T16:53:00Z">
          <w:r w:rsidDel="00A01488">
            <w:rPr>
              <w:rFonts w:ascii="Arial" w:hAnsi="Arial" w:cs="Arial"/>
              <w:sz w:val="20"/>
              <w:szCs w:val="20"/>
            </w:rPr>
            <w:delText xml:space="preserve"> of the property</w:delText>
          </w:r>
        </w:del>
        <w:r>
          <w:rPr>
            <w:rFonts w:ascii="Arial" w:hAnsi="Arial" w:cs="Arial"/>
            <w:color w:val="000000"/>
            <w:sz w:val="20"/>
            <w:szCs w:val="20"/>
          </w:rPr>
          <w:t xml:space="preserve">, otherwise an item is added to the Infoset using </w:t>
        </w:r>
        <w:r w:rsidRPr="006007A7">
          <w:rPr>
            <w:rFonts w:ascii="Arial" w:hAnsi="Arial" w:cs="Arial"/>
            <w:sz w:val="20"/>
            <w:szCs w:val="20"/>
          </w:rPr>
          <w:t>empty string</w:t>
        </w:r>
      </w:ins>
      <w:ins w:id="6790" w:author="mbeckerle" w:date="2013-07-24T17:23:00Z">
        <w:r w:rsidR="00147995">
          <w:rPr>
            <w:rFonts w:ascii="Arial" w:hAnsi="Arial" w:cs="Arial"/>
            <w:sz w:val="20"/>
            <w:szCs w:val="20"/>
          </w:rPr>
          <w:t xml:space="preserve"> or zero-length xs:hexBinary</w:t>
        </w:r>
      </w:ins>
      <w:ins w:id="6791" w:author="mbeckerle" w:date="2013-02-19T12:18:00Z">
        <w:r w:rsidRPr="006007A7">
          <w:rPr>
            <w:rFonts w:ascii="Arial" w:hAnsi="Arial" w:cs="Arial"/>
            <w:sz w:val="20"/>
            <w:szCs w:val="20"/>
          </w:rPr>
          <w:t xml:space="preserve"> </w:t>
        </w:r>
        <w:r>
          <w:rPr>
            <w:rFonts w:ascii="Arial" w:hAnsi="Arial" w:cs="Arial"/>
            <w:sz w:val="20"/>
            <w:szCs w:val="20"/>
          </w:rPr>
          <w:t>as the value</w:t>
        </w:r>
      </w:ins>
      <w:ins w:id="6792" w:author="mbeckerle" w:date="2013-07-24T17:28:00Z">
        <w:r w:rsidR="00147995">
          <w:rPr>
            <w:rFonts w:ascii="Arial" w:hAnsi="Arial" w:cs="Arial"/>
            <w:sz w:val="20"/>
            <w:szCs w:val="20"/>
          </w:rPr>
          <w:t xml:space="preserve"> respectively for </w:t>
        </w:r>
      </w:ins>
      <w:ins w:id="6793" w:author="mbeckerle" w:date="2013-07-24T17:29:00Z">
        <w:r w:rsidR="00147995">
          <w:rPr>
            <w:rFonts w:ascii="Arial" w:hAnsi="Arial" w:cs="Arial"/>
            <w:sz w:val="20"/>
            <w:szCs w:val="20"/>
          </w:rPr>
          <w:t>the corresponding</w:t>
        </w:r>
      </w:ins>
      <w:ins w:id="6794" w:author="mbeckerle" w:date="2013-07-24T17:28:00Z">
        <w:r w:rsidR="00147995">
          <w:rPr>
            <w:rFonts w:ascii="Arial" w:hAnsi="Arial" w:cs="Arial"/>
            <w:sz w:val="20"/>
            <w:szCs w:val="20"/>
          </w:rPr>
          <w:t xml:space="preserve"> type.</w:t>
        </w:r>
      </w:ins>
      <w:ins w:id="6795" w:author="mbeckerle" w:date="2013-02-19T12:18:00Z">
        <w:r>
          <w:rPr>
            <w:rFonts w:ascii="Arial" w:hAnsi="Arial" w:cs="Arial"/>
            <w:sz w:val="20"/>
            <w:szCs w:val="20"/>
          </w:rPr>
          <w:t xml:space="preserve"> </w:t>
        </w:r>
      </w:ins>
    </w:p>
    <w:p w14:paraId="1471EE03" w14:textId="77777777" w:rsidR="008910BB" w:rsidRPr="006007A7" w:rsidRDefault="008910BB" w:rsidP="008910BB">
      <w:pPr>
        <w:pStyle w:val="NormalWeb"/>
        <w:spacing w:before="0" w:after="0"/>
        <w:rPr>
          <w:ins w:id="6796" w:author="mbeckerle" w:date="2013-02-19T12:18:00Z"/>
          <w:rFonts w:ascii="Arial" w:hAnsi="Arial" w:cs="Arial"/>
          <w:sz w:val="20"/>
          <w:szCs w:val="20"/>
        </w:rPr>
      </w:pPr>
    </w:p>
    <w:p w14:paraId="71C4A315" w14:textId="47B8D2CB" w:rsidR="008910BB" w:rsidRDefault="008910BB" w:rsidP="008910BB">
      <w:pPr>
        <w:pStyle w:val="NormalWeb"/>
        <w:spacing w:before="0" w:after="0"/>
        <w:rPr>
          <w:ins w:id="6797" w:author="mbeckerle" w:date="2013-02-19T12:18:00Z"/>
          <w:rFonts w:ascii="Arial" w:hAnsi="Arial" w:cs="Arial"/>
          <w:sz w:val="20"/>
          <w:szCs w:val="20"/>
        </w:rPr>
      </w:pPr>
      <w:ins w:id="6798" w:author="mbeckerle" w:date="2013-02-19T12:18:00Z">
        <w:r>
          <w:rPr>
            <w:rFonts w:ascii="Arial" w:hAnsi="Arial" w:cs="Arial"/>
            <w:sz w:val="20"/>
            <w:szCs w:val="20"/>
          </w:rPr>
          <w:t>O</w:t>
        </w:r>
        <w:r w:rsidRPr="006007A7">
          <w:rPr>
            <w:rFonts w:ascii="Arial" w:hAnsi="Arial" w:cs="Arial"/>
            <w:sz w:val="20"/>
            <w:szCs w:val="20"/>
          </w:rPr>
          <w:t>ptional</w:t>
        </w:r>
        <w:r>
          <w:rPr>
            <w:rFonts w:ascii="Arial" w:hAnsi="Arial" w:cs="Arial"/>
            <w:sz w:val="20"/>
            <w:szCs w:val="20"/>
          </w:rPr>
          <w:t xml:space="preserve"> occurrence: If </w:t>
        </w:r>
      </w:ins>
      <w:ins w:id="6799" w:author="Steve Hanson" w:date="2013-03-28T14:14:00Z">
        <w:r w:rsidR="00210C82">
          <w:rPr>
            <w:rFonts w:ascii="Arial" w:hAnsi="Arial" w:cs="Arial"/>
            <w:sz w:val="20"/>
            <w:szCs w:val="20"/>
          </w:rPr>
          <w:t>dfdl:</w:t>
        </w:r>
      </w:ins>
      <w:ins w:id="6800" w:author="mbeckerle" w:date="2013-02-19T12:18:00Z">
        <w:r>
          <w:rPr>
            <w:rFonts w:ascii="Arial" w:hAnsi="Arial" w:cs="Arial"/>
            <w:sz w:val="20"/>
            <w:szCs w:val="20"/>
          </w:rPr>
          <w:t>emptyValueDelimiterPolicy is not ‘none’</w:t>
        </w:r>
        <w:r>
          <w:rPr>
            <w:rStyle w:val="FootnoteReference"/>
            <w:rFonts w:ascii="Arial" w:hAnsi="Arial" w:cs="Arial"/>
            <w:sz w:val="20"/>
            <w:szCs w:val="20"/>
          </w:rPr>
          <w:footnoteReference w:id="15"/>
        </w:r>
        <w:r>
          <w:rPr>
            <w:rFonts w:ascii="Arial" w:hAnsi="Arial" w:cs="Arial"/>
            <w:sz w:val="20"/>
            <w:szCs w:val="20"/>
          </w:rPr>
          <w:t xml:space="preserve"> then an item is added to the Infoset using empty string </w:t>
        </w:r>
      </w:ins>
      <w:ins w:id="6803" w:author="mbeckerle" w:date="2013-07-24T17:24:00Z">
        <w:r w:rsidR="00147995">
          <w:rPr>
            <w:rFonts w:ascii="Arial" w:hAnsi="Arial" w:cs="Arial"/>
            <w:sz w:val="20"/>
            <w:szCs w:val="20"/>
          </w:rPr>
          <w:t xml:space="preserve">or zero-length xs:hexBinary </w:t>
        </w:r>
      </w:ins>
      <w:ins w:id="6804" w:author="mbeckerle" w:date="2013-02-19T12:18:00Z">
        <w:r>
          <w:rPr>
            <w:rFonts w:ascii="Arial" w:hAnsi="Arial" w:cs="Arial"/>
            <w:sz w:val="20"/>
            <w:szCs w:val="20"/>
          </w:rPr>
          <w:t>as the value</w:t>
        </w:r>
      </w:ins>
      <w:ins w:id="6805" w:author="mbeckerle" w:date="2013-07-24T17:29:00Z">
        <w:r w:rsidR="00147995">
          <w:rPr>
            <w:rFonts w:ascii="Arial" w:hAnsi="Arial" w:cs="Arial"/>
            <w:sz w:val="20"/>
            <w:szCs w:val="20"/>
          </w:rPr>
          <w:t xml:space="preserve"> respectively for the corresponding type</w:t>
        </w:r>
      </w:ins>
      <w:ins w:id="6806" w:author="mbeckerle" w:date="2013-02-19T12:18:00Z">
        <w:r>
          <w:rPr>
            <w:rFonts w:ascii="Arial" w:hAnsi="Arial" w:cs="Arial"/>
            <w:sz w:val="20"/>
            <w:szCs w:val="20"/>
          </w:rPr>
          <w:t xml:space="preserve">, otherwise nothing is added to the Infoset. </w:t>
        </w:r>
      </w:ins>
    </w:p>
    <w:p w14:paraId="1FB14D19" w14:textId="77777777" w:rsidR="008910BB" w:rsidRDefault="008910BB" w:rsidP="008910BB">
      <w:pPr>
        <w:pStyle w:val="NormalWeb"/>
        <w:spacing w:before="0" w:after="0"/>
        <w:rPr>
          <w:ins w:id="6807" w:author="mbeckerle" w:date="2013-02-19T12:18:00Z"/>
          <w:rFonts w:ascii="Arial" w:hAnsi="Arial" w:cs="Arial"/>
          <w:sz w:val="20"/>
          <w:szCs w:val="20"/>
        </w:rPr>
      </w:pPr>
    </w:p>
    <w:p w14:paraId="1FCAB3F2" w14:textId="3F686C7D" w:rsidR="008910BB" w:rsidRPr="00B03EAB" w:rsidRDefault="00210C82" w:rsidP="00B03EAB">
      <w:pPr>
        <w:pStyle w:val="NormalWeb"/>
        <w:spacing w:before="0" w:after="0"/>
        <w:rPr>
          <w:ins w:id="6808" w:author="mbeckerle" w:date="2013-02-19T12:18:00Z"/>
          <w:rFonts w:ascii="Arial" w:hAnsi="Arial" w:cs="Arial"/>
        </w:rPr>
      </w:pPr>
      <w:ins w:id="6809" w:author="Steve Hanson" w:date="2013-03-28T14:14:00Z">
        <w:r>
          <w:rPr>
            <w:rFonts w:ascii="Arial" w:hAnsi="Arial" w:cs="Arial"/>
            <w:sz w:val="20"/>
            <w:szCs w:val="20"/>
          </w:rPr>
          <w:t xml:space="preserve">Note: </w:t>
        </w:r>
      </w:ins>
      <w:ins w:id="6810" w:author="mbeckerle" w:date="2013-02-19T12:18:00Z">
        <w:del w:id="6811" w:author="Steve Hanson" w:date="2013-03-28T14:14:00Z">
          <w:r w:rsidR="008910BB" w:rsidDel="00210C82">
            <w:rPr>
              <w:rFonts w:ascii="Arial" w:hAnsi="Arial" w:cs="Arial"/>
              <w:sz w:val="20"/>
              <w:szCs w:val="20"/>
            </w:rPr>
            <w:delText>(</w:delText>
          </w:r>
        </w:del>
        <w:r w:rsidR="008910BB">
          <w:rPr>
            <w:rFonts w:ascii="Arial" w:hAnsi="Arial" w:cs="Arial"/>
            <w:sz w:val="20"/>
            <w:szCs w:val="20"/>
          </w:rPr>
          <w:t>To prevent unwanted empty strings</w:t>
        </w:r>
      </w:ins>
      <w:ins w:id="6812" w:author="mbeckerle" w:date="2013-07-24T17:30:00Z">
        <w:r w:rsidR="00147995">
          <w:rPr>
            <w:rFonts w:ascii="Arial" w:hAnsi="Arial" w:cs="Arial"/>
            <w:sz w:val="20"/>
            <w:szCs w:val="20"/>
          </w:rPr>
          <w:t xml:space="preserve"> or zero-length hexBinary values</w:t>
        </w:r>
      </w:ins>
      <w:ins w:id="6813" w:author="mbeckerle" w:date="2013-02-19T12:18:00Z">
        <w:r w:rsidR="008910BB">
          <w:rPr>
            <w:rFonts w:ascii="Arial" w:hAnsi="Arial" w:cs="Arial"/>
            <w:sz w:val="20"/>
            <w:szCs w:val="20"/>
          </w:rPr>
          <w:t xml:space="preserve"> from being added to the Infoset, use </w:t>
        </w:r>
      </w:ins>
      <w:ins w:id="6814" w:author="Steve Hanson" w:date="2013-03-28T14:14:00Z">
        <w:del w:id="6815" w:author="mbeckerle" w:date="2013-07-11T18:16:00Z">
          <w:r w:rsidDel="00B75180">
            <w:rPr>
              <w:rFonts w:ascii="Arial" w:hAnsi="Arial" w:cs="Arial"/>
              <w:sz w:val="20"/>
              <w:szCs w:val="20"/>
            </w:rPr>
            <w:delText>xs:</w:delText>
          </w:r>
        </w:del>
      </w:ins>
      <w:ins w:id="6816" w:author="mbeckerle" w:date="2013-07-11T18:16:00Z">
        <w:r w:rsidR="00B75180">
          <w:rPr>
            <w:rFonts w:ascii="Arial" w:hAnsi="Arial" w:cs="Arial"/>
            <w:sz w:val="20"/>
            <w:szCs w:val="20"/>
          </w:rPr>
          <w:t>XSD minLength</w:t>
        </w:r>
      </w:ins>
      <w:ins w:id="6817" w:author="mbeckerle" w:date="2013-02-19T12:18:00Z">
        <w:r w:rsidR="008910BB">
          <w:rPr>
            <w:rFonts w:ascii="Arial" w:hAnsi="Arial" w:cs="Arial"/>
            <w:sz w:val="20"/>
            <w:szCs w:val="20"/>
          </w:rPr>
          <w:t xml:space="preserve"> &gt; ‘0’ and a dfdl:assert that uses the dfdl:checkConstraints() function, to raise a processing error.</w:t>
        </w:r>
        <w:del w:id="6818" w:author="Steve Hanson" w:date="2013-03-28T14:14:00Z">
          <w:r w:rsidR="008910BB" w:rsidDel="00210C82">
            <w:rPr>
              <w:rFonts w:ascii="Arial" w:hAnsi="Arial" w:cs="Arial"/>
              <w:sz w:val="20"/>
              <w:szCs w:val="20"/>
            </w:rPr>
            <w:delText>)</w:delText>
          </w:r>
        </w:del>
      </w:ins>
    </w:p>
    <w:p w14:paraId="6CF6704E" w14:textId="2470BEB0" w:rsidR="008910BB" w:rsidRPr="00B03EAB" w:rsidRDefault="008910BB" w:rsidP="00210C82">
      <w:pPr>
        <w:pStyle w:val="Heading4"/>
        <w:rPr>
          <w:ins w:id="6819" w:author="mbeckerle" w:date="2013-02-19T12:18:00Z"/>
        </w:rPr>
      </w:pPr>
      <w:ins w:id="6820" w:author="mbeckerle" w:date="2013-02-19T12:18:00Z">
        <w:r>
          <w:t xml:space="preserve">Complex element </w:t>
        </w:r>
      </w:ins>
    </w:p>
    <w:p w14:paraId="279BCB98" w14:textId="64D9B067" w:rsidR="008910BB" w:rsidRDefault="008910BB" w:rsidP="008910BB">
      <w:pPr>
        <w:pStyle w:val="NormalWeb"/>
        <w:spacing w:before="0" w:after="0"/>
        <w:rPr>
          <w:ins w:id="6821" w:author="mbeckerle" w:date="2013-02-19T12:22:00Z"/>
          <w:rFonts w:ascii="Arial" w:hAnsi="Arial" w:cs="Arial"/>
          <w:sz w:val="20"/>
          <w:szCs w:val="20"/>
        </w:rPr>
      </w:pPr>
      <w:ins w:id="6822" w:author="mbeckerle" w:date="2013-02-19T12:18:00Z">
        <w:r>
          <w:rPr>
            <w:rFonts w:ascii="Arial" w:hAnsi="Arial" w:cs="Arial"/>
            <w:sz w:val="20"/>
            <w:szCs w:val="20"/>
          </w:rPr>
          <w:t>R</w:t>
        </w:r>
        <w:r w:rsidRPr="006007A7">
          <w:rPr>
            <w:rFonts w:ascii="Arial" w:hAnsi="Arial" w:cs="Arial"/>
            <w:sz w:val="20"/>
            <w:szCs w:val="20"/>
          </w:rPr>
          <w:t>equired</w:t>
        </w:r>
        <w:r>
          <w:rPr>
            <w:rFonts w:ascii="Arial" w:hAnsi="Arial" w:cs="Arial"/>
            <w:sz w:val="20"/>
            <w:szCs w:val="20"/>
          </w:rPr>
          <w:t xml:space="preserve"> occurrence: An item is added to the Infoset. </w:t>
        </w:r>
      </w:ins>
    </w:p>
    <w:p w14:paraId="0E51591B" w14:textId="77777777" w:rsidR="008910BB" w:rsidRPr="006007A7" w:rsidRDefault="008910BB" w:rsidP="008910BB">
      <w:pPr>
        <w:pStyle w:val="NormalWeb"/>
        <w:spacing w:before="0" w:after="0"/>
        <w:rPr>
          <w:ins w:id="6823" w:author="mbeckerle" w:date="2013-02-19T12:18:00Z"/>
          <w:rFonts w:ascii="Arial" w:hAnsi="Arial" w:cs="Arial"/>
          <w:sz w:val="20"/>
          <w:szCs w:val="20"/>
        </w:rPr>
      </w:pPr>
    </w:p>
    <w:p w14:paraId="1955D6AA" w14:textId="34E1239E" w:rsidR="007513AF" w:rsidRPr="007513AF" w:rsidRDefault="008910BB">
      <w:pPr>
        <w:rPr>
          <w:ins w:id="6824" w:author="mbeckerle" w:date="2013-07-23T19:47:00Z"/>
          <w:rPrChange w:id="6825" w:author="mbeckerle" w:date="2013-07-23T19:48:00Z">
            <w:rPr>
              <w:ins w:id="6826" w:author="mbeckerle" w:date="2013-07-23T19:47:00Z"/>
              <w:sz w:val="16"/>
              <w:szCs w:val="16"/>
            </w:rPr>
          </w:rPrChange>
        </w:rPr>
        <w:pPrChange w:id="6827" w:author="mbeckerle" w:date="2013-07-23T19:48:00Z">
          <w:pPr>
            <w:pStyle w:val="FootnoteText"/>
          </w:pPr>
        </w:pPrChange>
      </w:pPr>
      <w:ins w:id="6828" w:author="mbeckerle" w:date="2013-02-19T12:18:00Z">
        <w:r w:rsidRPr="007513AF">
          <w:t xml:space="preserve">Optional occurrence: If </w:t>
        </w:r>
      </w:ins>
      <w:ins w:id="6829" w:author="Steve Hanson" w:date="2013-03-28T14:15:00Z">
        <w:r w:rsidR="00210C82" w:rsidRPr="007513AF">
          <w:t>dfdl:</w:t>
        </w:r>
      </w:ins>
      <w:ins w:id="6830" w:author="mbeckerle" w:date="2013-02-19T12:18:00Z">
        <w:r w:rsidRPr="007513AF">
          <w:t xml:space="preserve">emptyValueDelimiterPolicy is not ‘none’ then an item is added to the Infoset, otherwise nothing is added to the Infoset. </w:t>
        </w:r>
      </w:ins>
      <w:ins w:id="6831" w:author="mbeckerle" w:date="2013-07-23T19:47:00Z">
        <w:r w:rsidR="007513AF" w:rsidRPr="007513AF">
          <w:t>(</w:t>
        </w:r>
      </w:ins>
      <w:ins w:id="6832" w:author="mbeckerle" w:date="2013-07-23T19:49:00Z">
        <w:r w:rsidR="007513AF">
          <w:t>Note that when dfdl:emptyValueDelimiterPolicy is</w:t>
        </w:r>
      </w:ins>
      <w:ins w:id="6833" w:author="mbeckerle" w:date="2013-07-23T19:47:00Z">
        <w:r w:rsidR="007513AF" w:rsidRPr="007513AF">
          <w:rPr>
            <w:rPrChange w:id="6834" w:author="mbeckerle" w:date="2013-07-23T19:48:00Z">
              <w:rPr>
                <w:sz w:val="16"/>
                <w:szCs w:val="16"/>
              </w:rPr>
            </w:rPrChange>
          </w:rPr>
          <w:t xml:space="preserve"> other than ‘none’, either an initiator, terminator or both must have been found in the data stream.)</w:t>
        </w:r>
      </w:ins>
    </w:p>
    <w:p w14:paraId="511873A6" w14:textId="77777777" w:rsidR="008910BB" w:rsidRDefault="008910BB" w:rsidP="008910BB">
      <w:pPr>
        <w:pStyle w:val="NormalWeb"/>
        <w:spacing w:before="0" w:after="0"/>
        <w:rPr>
          <w:ins w:id="6835" w:author="mbeckerle" w:date="2013-02-19T12:18:00Z"/>
          <w:rFonts w:ascii="Arial" w:hAnsi="Arial" w:cs="Arial"/>
          <w:sz w:val="20"/>
          <w:szCs w:val="20"/>
        </w:rPr>
      </w:pPr>
    </w:p>
    <w:p w14:paraId="32199AD8" w14:textId="77777777" w:rsidR="008910BB" w:rsidRDefault="008910BB" w:rsidP="008910BB">
      <w:pPr>
        <w:pStyle w:val="NormalWeb"/>
        <w:spacing w:before="0" w:after="0"/>
        <w:rPr>
          <w:ins w:id="6836" w:author="mbeckerle" w:date="2013-02-19T12:18:00Z"/>
          <w:rFonts w:ascii="Arial" w:hAnsi="Arial" w:cs="Arial"/>
          <w:sz w:val="20"/>
          <w:szCs w:val="20"/>
        </w:rPr>
      </w:pPr>
      <w:ins w:id="6837" w:author="mbeckerle" w:date="2013-02-19T12:18:00Z">
        <w:r>
          <w:rPr>
            <w:rFonts w:ascii="Arial" w:hAnsi="Arial" w:cs="Arial"/>
            <w:sz w:val="20"/>
            <w:szCs w:val="20"/>
          </w:rPr>
          <w:t xml:space="preserve">For both required and optional occurrences, the Infoset item may also have a child item. </w:t>
        </w:r>
      </w:ins>
    </w:p>
    <w:p w14:paraId="1B562DC2" w14:textId="324C2C02" w:rsidR="008910BB" w:rsidRDefault="008910BB" w:rsidP="00210C82">
      <w:pPr>
        <w:pStyle w:val="NormalWeb"/>
        <w:numPr>
          <w:ilvl w:val="0"/>
          <w:numId w:val="217"/>
        </w:numPr>
        <w:suppressAutoHyphens/>
        <w:spacing w:before="0" w:after="0"/>
        <w:rPr>
          <w:ins w:id="6838" w:author="mbeckerle" w:date="2013-02-19T12:18:00Z"/>
          <w:rFonts w:ascii="Arial" w:hAnsi="Arial" w:cs="Arial"/>
          <w:sz w:val="20"/>
          <w:szCs w:val="20"/>
        </w:rPr>
      </w:pPr>
      <w:ins w:id="6839" w:author="mbeckerle" w:date="2013-02-19T12:18:00Z">
        <w:r>
          <w:rPr>
            <w:rFonts w:ascii="Arial" w:hAnsi="Arial" w:cs="Arial"/>
            <w:sz w:val="20"/>
            <w:szCs w:val="20"/>
          </w:rPr>
          <w:t>If the first child element of the complex type is a required simpl</w:t>
        </w:r>
        <w:r w:rsidR="00147995">
          <w:rPr>
            <w:rFonts w:ascii="Arial" w:hAnsi="Arial" w:cs="Arial"/>
            <w:sz w:val="20"/>
            <w:szCs w:val="20"/>
          </w:rPr>
          <w:t>e element, then an empty string</w:t>
        </w:r>
      </w:ins>
      <w:ins w:id="6840" w:author="mbeckerle" w:date="2013-07-24T17:30:00Z">
        <w:r w:rsidR="00147995">
          <w:rPr>
            <w:rFonts w:ascii="Arial" w:hAnsi="Arial" w:cs="Arial"/>
            <w:sz w:val="20"/>
            <w:szCs w:val="20"/>
          </w:rPr>
          <w:t xml:space="preserve">, zero-length hexBinary value, </w:t>
        </w:r>
      </w:ins>
      <w:ins w:id="6841" w:author="mbeckerle" w:date="2013-02-19T12:18:00Z">
        <w:r>
          <w:rPr>
            <w:rFonts w:ascii="Arial" w:hAnsi="Arial" w:cs="Arial"/>
            <w:sz w:val="20"/>
            <w:szCs w:val="20"/>
          </w:rPr>
          <w:t xml:space="preserve">or default value will also be added to the Infoset. </w:t>
        </w:r>
      </w:ins>
    </w:p>
    <w:p w14:paraId="5426246C" w14:textId="4FD68850" w:rsidR="008910BB" w:rsidRPr="006007A7" w:rsidRDefault="008910BB" w:rsidP="00210C82">
      <w:pPr>
        <w:pStyle w:val="NormalWeb"/>
        <w:numPr>
          <w:ilvl w:val="0"/>
          <w:numId w:val="217"/>
        </w:numPr>
        <w:suppressAutoHyphens/>
        <w:spacing w:before="0" w:after="0"/>
        <w:rPr>
          <w:ins w:id="6842" w:author="mbeckerle" w:date="2013-02-19T12:18:00Z"/>
          <w:rFonts w:ascii="Arial" w:hAnsi="Arial" w:cs="Arial"/>
          <w:sz w:val="20"/>
          <w:szCs w:val="20"/>
        </w:rPr>
      </w:pPr>
      <w:ins w:id="6843" w:author="mbeckerle" w:date="2013-02-19T12:18:00Z">
        <w:r>
          <w:rPr>
            <w:rFonts w:ascii="Arial" w:hAnsi="Arial" w:cs="Arial"/>
            <w:sz w:val="20"/>
            <w:szCs w:val="20"/>
          </w:rPr>
          <w:t xml:space="preserve">If the first child element of the complex type is a required complex element, then an item is added to the Infoset (which may itself have a child via </w:t>
        </w:r>
      </w:ins>
      <w:ins w:id="6844" w:author="Steve Hanson" w:date="2013-03-28T14:17:00Z">
        <w:r w:rsidR="00210C82">
          <w:rPr>
            <w:rFonts w:ascii="Arial" w:hAnsi="Arial" w:cs="Arial"/>
            <w:sz w:val="20"/>
            <w:szCs w:val="20"/>
          </w:rPr>
          <w:t>a</w:t>
        </w:r>
      </w:ins>
      <w:ins w:id="6845" w:author="mbeckerle" w:date="2013-02-19T12:18:00Z">
        <w:del w:id="6846" w:author="Steve Hanson" w:date="2013-03-28T14:17:00Z">
          <w:r w:rsidDel="00210C82">
            <w:rPr>
              <w:rFonts w:ascii="Arial" w:hAnsi="Arial" w:cs="Arial"/>
              <w:sz w:val="20"/>
              <w:szCs w:val="20"/>
            </w:rPr>
            <w:delText>A</w:delText>
          </w:r>
        </w:del>
        <w:r>
          <w:rPr>
            <w:rFonts w:ascii="Arial" w:hAnsi="Arial" w:cs="Arial"/>
            <w:sz w:val="20"/>
            <w:szCs w:val="20"/>
          </w:rPr>
          <w:t>)</w:t>
        </w:r>
      </w:ins>
    </w:p>
    <w:p w14:paraId="56501EDF" w14:textId="177FAFDE" w:rsidR="008910BB" w:rsidRPr="00210C82" w:rsidDel="00210C82" w:rsidRDefault="008910BB" w:rsidP="008910BB">
      <w:pPr>
        <w:pStyle w:val="NormalWeb"/>
        <w:rPr>
          <w:ins w:id="6847" w:author="mbeckerle" w:date="2013-02-19T12:18:00Z"/>
          <w:del w:id="6848" w:author="Steve Hanson" w:date="2013-03-28T14:20:00Z"/>
          <w:rFonts w:ascii="Arial" w:hAnsi="Arial" w:cs="Arial"/>
          <w:b/>
          <w:i/>
          <w:iCs/>
          <w:sz w:val="20"/>
          <w:szCs w:val="20"/>
        </w:rPr>
      </w:pPr>
      <w:ins w:id="6849" w:author="mbeckerle" w:date="2013-02-19T12:18:00Z">
        <w:del w:id="6850" w:author="Steve Hanson" w:date="2013-03-28T14:20:00Z">
          <w:r w:rsidRPr="00210C82" w:rsidDel="00210C82">
            <w:rPr>
              <w:rFonts w:ascii="Arial" w:hAnsi="Arial" w:cs="Arial"/>
              <w:b/>
              <w:i/>
              <w:iCs/>
              <w:sz w:val="20"/>
              <w:szCs w:val="20"/>
            </w:rPr>
            <w:delText xml:space="preserve">Example: </w:delText>
          </w:r>
        </w:del>
      </w:ins>
    </w:p>
    <w:p w14:paraId="5ABD3078" w14:textId="158F61BB" w:rsidR="008910BB" w:rsidRDefault="00210C82" w:rsidP="008910BB">
      <w:pPr>
        <w:pStyle w:val="NormalWeb"/>
        <w:rPr>
          <w:ins w:id="6851" w:author="mbeckerle" w:date="2013-02-19T12:18:00Z"/>
        </w:rPr>
      </w:pPr>
      <w:ins w:id="6852" w:author="Steve Hanson" w:date="2013-03-28T14:20:00Z">
        <w:r>
          <w:rPr>
            <w:rFonts w:ascii="Arial" w:hAnsi="Arial" w:cs="Arial"/>
            <w:iCs/>
            <w:sz w:val="20"/>
            <w:szCs w:val="20"/>
          </w:rPr>
          <w:t>As an example, c</w:t>
        </w:r>
      </w:ins>
      <w:ins w:id="6853" w:author="mbeckerle" w:date="2013-02-19T12:18:00Z">
        <w:del w:id="6854" w:author="Steve Hanson" w:date="2013-03-28T14:21:00Z">
          <w:r w:rsidR="008910BB" w:rsidRPr="00F745C7" w:rsidDel="00210C82">
            <w:rPr>
              <w:rFonts w:ascii="Arial" w:hAnsi="Arial" w:cs="Arial"/>
              <w:iCs/>
              <w:sz w:val="20"/>
              <w:szCs w:val="20"/>
            </w:rPr>
            <w:delText>C</w:delText>
          </w:r>
        </w:del>
        <w:r w:rsidR="008910BB" w:rsidRPr="00F745C7">
          <w:rPr>
            <w:rFonts w:ascii="Arial" w:hAnsi="Arial" w:cs="Arial"/>
            <w:iCs/>
            <w:sz w:val="20"/>
            <w:szCs w:val="20"/>
          </w:rPr>
          <w:t xml:space="preserve">onsider a sequence S0 with a separator that contains among other content an optional non-nillable </w:t>
        </w:r>
        <w:r w:rsidR="008910BB">
          <w:rPr>
            <w:rFonts w:ascii="Arial" w:hAnsi="Arial" w:cs="Arial"/>
            <w:iCs/>
            <w:sz w:val="20"/>
            <w:szCs w:val="20"/>
          </w:rPr>
          <w:t xml:space="preserve">non-initiated </w:t>
        </w:r>
        <w:r w:rsidR="008910BB" w:rsidRPr="00F745C7">
          <w:rPr>
            <w:rFonts w:ascii="Arial" w:hAnsi="Arial" w:cs="Arial"/>
            <w:iCs/>
            <w:sz w:val="20"/>
            <w:szCs w:val="20"/>
          </w:rPr>
          <w:t xml:space="preserve">element E1 of complex type. The content of the type is a sequence S1 with a different separator and the first child is a required </w:t>
        </w:r>
        <w:r w:rsidR="008910BB">
          <w:rPr>
            <w:rFonts w:ascii="Arial" w:hAnsi="Arial" w:cs="Arial"/>
            <w:iCs/>
            <w:sz w:val="20"/>
            <w:szCs w:val="20"/>
          </w:rPr>
          <w:t xml:space="preserve">non-initiated </w:t>
        </w:r>
        <w:r w:rsidR="008910BB" w:rsidRPr="00F745C7">
          <w:rPr>
            <w:rFonts w:ascii="Arial" w:hAnsi="Arial" w:cs="Arial"/>
            <w:iCs/>
            <w:sz w:val="20"/>
            <w:szCs w:val="20"/>
          </w:rPr>
          <w:t xml:space="preserve">element E2 of type xs:string. The </w:t>
        </w:r>
      </w:ins>
      <w:ins w:id="6855" w:author="Steve Hanson" w:date="2013-03-28T14:18:00Z">
        <w:r>
          <w:rPr>
            <w:rFonts w:ascii="Arial" w:hAnsi="Arial" w:cs="Arial"/>
            <w:iCs/>
            <w:sz w:val="20"/>
            <w:szCs w:val="20"/>
          </w:rPr>
          <w:t>dfdl:</w:t>
        </w:r>
      </w:ins>
      <w:ins w:id="6856" w:author="mbeckerle" w:date="2013-02-19T12:18:00Z">
        <w:r w:rsidR="008910BB" w:rsidRPr="00F745C7">
          <w:rPr>
            <w:rFonts w:ascii="Arial" w:hAnsi="Arial" w:cs="Arial"/>
            <w:iCs/>
            <w:sz w:val="20"/>
            <w:szCs w:val="20"/>
          </w:rPr>
          <w:t xml:space="preserve">lengthKind of both E1 and E2 is ‘delimited’. The representation of E1 has zero length, that is, the data contains adjacent S0 separators. On processing E1, the parser will establish a point of uncertainty and descend into E1’s complex type and process E2. It scans for in-scope delimiters and immediately encounters S0 separator. E2 has the empty representation, </w:t>
        </w:r>
        <w:r w:rsidR="008910BB">
          <w:rPr>
            <w:rFonts w:ascii="Arial" w:hAnsi="Arial" w:cs="Arial"/>
            <w:iCs/>
            <w:sz w:val="20"/>
            <w:szCs w:val="20"/>
          </w:rPr>
          <w:t xml:space="preserve">so E1 is added to the Infoset along with </w:t>
        </w:r>
        <w:r w:rsidR="008910BB" w:rsidRPr="00F745C7">
          <w:rPr>
            <w:rFonts w:ascii="Arial" w:hAnsi="Arial" w:cs="Arial"/>
            <w:iCs/>
            <w:sz w:val="20"/>
            <w:szCs w:val="20"/>
          </w:rPr>
          <w:t xml:space="preserve">a value of empty string for E2. All other content of S1 is missing, so the parser returns from the descent. E1 is therefore </w:t>
        </w:r>
        <w:del w:id="6857" w:author="Steve Hanson" w:date="2013-03-28T14:19:00Z">
          <w:r w:rsidR="008910BB" w:rsidRPr="00F745C7" w:rsidDel="00210C82">
            <w:rPr>
              <w:rFonts w:ascii="Arial" w:hAnsi="Arial" w:cs="Arial"/>
              <w:iCs/>
              <w:sz w:val="20"/>
              <w:szCs w:val="20"/>
            </w:rPr>
            <w:delText>‘</w:delText>
          </w:r>
        </w:del>
        <w:r w:rsidR="008910BB" w:rsidRPr="00F745C7">
          <w:rPr>
            <w:rFonts w:ascii="Arial" w:hAnsi="Arial" w:cs="Arial"/>
            <w:iCs/>
            <w:sz w:val="20"/>
            <w:szCs w:val="20"/>
          </w:rPr>
          <w:t>known</w:t>
        </w:r>
      </w:ins>
      <w:ins w:id="6858" w:author="Steve Hanson" w:date="2013-03-28T14:19:00Z">
        <w:r>
          <w:rPr>
            <w:rFonts w:ascii="Arial" w:hAnsi="Arial" w:cs="Arial"/>
            <w:iCs/>
            <w:sz w:val="20"/>
            <w:szCs w:val="20"/>
          </w:rPr>
          <w:t>-</w:t>
        </w:r>
      </w:ins>
      <w:ins w:id="6859" w:author="mbeckerle" w:date="2013-02-19T12:18:00Z">
        <w:del w:id="6860" w:author="Steve Hanson" w:date="2013-03-28T14:19:00Z">
          <w:r w:rsidR="008910BB" w:rsidRPr="00F745C7" w:rsidDel="00210C82">
            <w:rPr>
              <w:rFonts w:ascii="Arial" w:hAnsi="Arial" w:cs="Arial"/>
              <w:iCs/>
              <w:sz w:val="20"/>
              <w:szCs w:val="20"/>
            </w:rPr>
            <w:delText xml:space="preserve"> </w:delText>
          </w:r>
        </w:del>
        <w:r w:rsidR="008910BB" w:rsidRPr="00F745C7">
          <w:rPr>
            <w:rFonts w:ascii="Arial" w:hAnsi="Arial" w:cs="Arial"/>
            <w:iCs/>
            <w:sz w:val="20"/>
            <w:szCs w:val="20"/>
          </w:rPr>
          <w:t>to</w:t>
        </w:r>
      </w:ins>
      <w:ins w:id="6861" w:author="Steve Hanson" w:date="2013-03-28T14:19:00Z">
        <w:r>
          <w:rPr>
            <w:rFonts w:ascii="Arial" w:hAnsi="Arial" w:cs="Arial"/>
            <w:iCs/>
            <w:sz w:val="20"/>
            <w:szCs w:val="20"/>
          </w:rPr>
          <w:t>-</w:t>
        </w:r>
      </w:ins>
      <w:ins w:id="6862" w:author="mbeckerle" w:date="2013-02-19T12:18:00Z">
        <w:del w:id="6863" w:author="Steve Hanson" w:date="2013-03-28T14:19:00Z">
          <w:r w:rsidR="008910BB" w:rsidRPr="00F745C7" w:rsidDel="00210C82">
            <w:rPr>
              <w:rFonts w:ascii="Arial" w:hAnsi="Arial" w:cs="Arial"/>
              <w:iCs/>
              <w:sz w:val="20"/>
              <w:szCs w:val="20"/>
            </w:rPr>
            <w:delText xml:space="preserve"> </w:delText>
          </w:r>
        </w:del>
        <w:r w:rsidR="008910BB" w:rsidRPr="00F745C7">
          <w:rPr>
            <w:rFonts w:ascii="Arial" w:hAnsi="Arial" w:cs="Arial"/>
            <w:iCs/>
            <w:sz w:val="20"/>
            <w:szCs w:val="20"/>
          </w:rPr>
          <w:t>exist</w:t>
        </w:r>
        <w:del w:id="6864" w:author="Steve Hanson" w:date="2013-03-28T14:19:00Z">
          <w:r w:rsidR="008910BB" w:rsidRPr="00F745C7" w:rsidDel="00210C82">
            <w:rPr>
              <w:rFonts w:ascii="Arial" w:hAnsi="Arial" w:cs="Arial"/>
              <w:iCs/>
              <w:sz w:val="20"/>
              <w:szCs w:val="20"/>
            </w:rPr>
            <w:delText>’</w:delText>
          </w:r>
        </w:del>
        <w:r w:rsidR="008910BB" w:rsidRPr="00F745C7">
          <w:rPr>
            <w:rFonts w:ascii="Arial" w:hAnsi="Arial" w:cs="Arial"/>
            <w:iCs/>
            <w:sz w:val="20"/>
            <w:szCs w:val="20"/>
          </w:rPr>
          <w:t xml:space="preserve">. Because the position in the data has not changed, E1 therefore has the empty representation. Because E1 is empty and optional it </w:t>
        </w:r>
        <w:r w:rsidR="008910BB">
          <w:rPr>
            <w:rFonts w:ascii="Arial" w:hAnsi="Arial" w:cs="Arial"/>
            <w:iCs/>
            <w:sz w:val="20"/>
            <w:szCs w:val="20"/>
          </w:rPr>
          <w:t xml:space="preserve">is </w:t>
        </w:r>
        <w:r w:rsidR="008910BB" w:rsidRPr="00F745C7">
          <w:rPr>
            <w:rFonts w:ascii="Arial" w:hAnsi="Arial" w:cs="Arial"/>
            <w:iCs/>
            <w:sz w:val="20"/>
            <w:szCs w:val="20"/>
          </w:rPr>
          <w:t>not added to the Infoset, and the Infoset item</w:t>
        </w:r>
        <w:r w:rsidR="008910BB">
          <w:rPr>
            <w:rFonts w:ascii="Arial" w:hAnsi="Arial" w:cs="Arial"/>
            <w:iCs/>
            <w:sz w:val="20"/>
            <w:szCs w:val="20"/>
          </w:rPr>
          <w:t>s</w:t>
        </w:r>
        <w:r w:rsidR="008910BB" w:rsidRPr="00F745C7">
          <w:rPr>
            <w:rFonts w:ascii="Arial" w:hAnsi="Arial" w:cs="Arial"/>
            <w:iCs/>
            <w:sz w:val="20"/>
            <w:szCs w:val="20"/>
          </w:rPr>
          <w:t xml:space="preserve"> for </w:t>
        </w:r>
        <w:r w:rsidR="008910BB">
          <w:rPr>
            <w:rFonts w:ascii="Arial" w:hAnsi="Arial" w:cs="Arial"/>
            <w:iCs/>
            <w:sz w:val="20"/>
            <w:szCs w:val="20"/>
          </w:rPr>
          <w:t xml:space="preserve">E1 and </w:t>
        </w:r>
        <w:r w:rsidR="008910BB" w:rsidRPr="00F745C7">
          <w:rPr>
            <w:rFonts w:ascii="Arial" w:hAnsi="Arial" w:cs="Arial"/>
            <w:iCs/>
            <w:sz w:val="20"/>
            <w:szCs w:val="20"/>
          </w:rPr>
          <w:t xml:space="preserve">E2 </w:t>
        </w:r>
        <w:r w:rsidR="008910BB">
          <w:rPr>
            <w:rFonts w:ascii="Arial" w:hAnsi="Arial" w:cs="Arial"/>
            <w:iCs/>
            <w:sz w:val="20"/>
            <w:szCs w:val="20"/>
          </w:rPr>
          <w:t>are</w:t>
        </w:r>
        <w:r w:rsidR="008910BB" w:rsidRPr="00F745C7">
          <w:rPr>
            <w:rFonts w:ascii="Arial" w:hAnsi="Arial" w:cs="Arial"/>
            <w:iCs/>
            <w:sz w:val="20"/>
            <w:szCs w:val="20"/>
          </w:rPr>
          <w:t xml:space="preserve"> discarded</w:t>
        </w:r>
        <w:r w:rsidR="008910BB">
          <w:rPr>
            <w:rFonts w:ascii="Arial" w:hAnsi="Arial" w:cs="Arial"/>
            <w:sz w:val="20"/>
            <w:szCs w:val="20"/>
          </w:rPr>
          <w:t>.</w:t>
        </w:r>
      </w:ins>
    </w:p>
    <w:p w14:paraId="7A611959" w14:textId="3879AAFE" w:rsidR="008910BB" w:rsidRPr="00407347" w:rsidRDefault="00A01488" w:rsidP="0031368F">
      <w:pPr>
        <w:pStyle w:val="Heading3"/>
        <w:rPr>
          <w:ins w:id="6865" w:author="mbeckerle" w:date="2013-02-19T12:18:00Z"/>
        </w:rPr>
      </w:pPr>
      <w:bookmarkStart w:id="6866" w:name="_Toc349042703"/>
      <w:bookmarkStart w:id="6867" w:name="_Ref351914022"/>
      <w:bookmarkStart w:id="6868" w:name="_Ref351914031"/>
      <w:bookmarkStart w:id="6869" w:name="_Toc362453259"/>
      <w:ins w:id="6870" w:author="Steve Hanson" w:date="2013-03-28T16:58:00Z">
        <w:r>
          <w:t xml:space="preserve">Element </w:t>
        </w:r>
      </w:ins>
      <w:ins w:id="6871" w:author="mbeckerle" w:date="2013-02-19T12:18:00Z">
        <w:del w:id="6872" w:author="Steve Hanson" w:date="2013-03-28T16:55:00Z">
          <w:r w:rsidR="008910BB" w:rsidDel="00A01488">
            <w:delText xml:space="preserve">Missing </w:delText>
          </w:r>
        </w:del>
      </w:ins>
      <w:ins w:id="6873" w:author="mbeckerle" w:date="2013-03-24T15:36:00Z">
        <w:del w:id="6874" w:author="Steve Hanson" w:date="2013-03-28T16:55:00Z">
          <w:r w:rsidR="00E65F2A" w:rsidDel="00A01488">
            <w:delText xml:space="preserve">and </w:delText>
          </w:r>
        </w:del>
        <w:r w:rsidR="00E65F2A">
          <w:t>Default</w:t>
        </w:r>
      </w:ins>
      <w:ins w:id="6875" w:author="Steve Hanson" w:date="2013-03-28T16:54:00Z">
        <w:r>
          <w:t>s</w:t>
        </w:r>
      </w:ins>
      <w:ins w:id="6876" w:author="mbeckerle" w:date="2013-03-24T15:36:00Z">
        <w:del w:id="6877" w:author="Steve Hanson" w:date="2013-03-28T16:54:00Z">
          <w:r w:rsidR="00E65F2A" w:rsidDel="00A01488">
            <w:delText xml:space="preserve"> Values</w:delText>
          </w:r>
        </w:del>
        <w:r w:rsidR="00E65F2A">
          <w:t xml:space="preserve"> </w:t>
        </w:r>
      </w:ins>
      <w:ins w:id="6878" w:author="Steve Hanson" w:date="2013-03-28T16:58:00Z">
        <w:r>
          <w:t>W</w:t>
        </w:r>
      </w:ins>
      <w:ins w:id="6879" w:author="mbeckerle" w:date="2013-02-19T12:18:00Z">
        <w:del w:id="6880" w:author="Steve Hanson" w:date="2013-03-28T16:58:00Z">
          <w:r w:rsidR="008910BB" w:rsidDel="00A01488">
            <w:delText>w</w:delText>
          </w:r>
        </w:del>
        <w:r w:rsidR="008910BB">
          <w:t xml:space="preserve">hen </w:t>
        </w:r>
      </w:ins>
      <w:ins w:id="6881" w:author="mbeckerle" w:date="2013-02-19T12:28:00Z">
        <w:r w:rsidR="00035595">
          <w:t>U</w:t>
        </w:r>
      </w:ins>
      <w:ins w:id="6882" w:author="mbeckerle" w:date="2013-02-19T12:18:00Z">
        <w:r w:rsidR="008910BB">
          <w:t>nparsing</w:t>
        </w:r>
        <w:bookmarkEnd w:id="6866"/>
        <w:bookmarkEnd w:id="6867"/>
        <w:bookmarkEnd w:id="6868"/>
        <w:bookmarkEnd w:id="6869"/>
      </w:ins>
    </w:p>
    <w:p w14:paraId="4573A332" w14:textId="045ACA19" w:rsidR="008910BB" w:rsidRDefault="008910BB" w:rsidP="008910BB">
      <w:pPr>
        <w:rPr>
          <w:ins w:id="6883" w:author="mbeckerle" w:date="2013-02-19T12:18:00Z"/>
          <w:rFonts w:cs="Arial"/>
          <w:color w:val="000000"/>
        </w:rPr>
      </w:pPr>
      <w:ins w:id="6884" w:author="mbeckerle" w:date="2013-02-19T12:18:00Z">
        <w:r>
          <w:rPr>
            <w:rFonts w:cs="Arial"/>
            <w:color w:val="000000"/>
          </w:rPr>
          <w:t xml:space="preserve">If an element is </w:t>
        </w:r>
        <w:r w:rsidRPr="00DF5C67">
          <w:rPr>
            <w:rFonts w:cs="Arial"/>
            <w:i/>
            <w:color w:val="000000"/>
          </w:rPr>
          <w:t>missing</w:t>
        </w:r>
        <w:r>
          <w:rPr>
            <w:rFonts w:cs="Arial"/>
            <w:color w:val="000000"/>
          </w:rPr>
          <w:t xml:space="preserve"> from the Infoset when unparsing, the possibility of applying a</w:t>
        </w:r>
      </w:ins>
      <w:ins w:id="6885" w:author="Steve Hanson" w:date="2013-03-28T16:55:00Z">
        <w:r w:rsidR="00A01488">
          <w:rPr>
            <w:rFonts w:cs="Arial"/>
            <w:color w:val="000000"/>
          </w:rPr>
          <w:t>n element</w:t>
        </w:r>
      </w:ins>
      <w:ins w:id="6886" w:author="mbeckerle" w:date="2013-02-19T12:18:00Z">
        <w:r>
          <w:rPr>
            <w:rFonts w:cs="Arial"/>
            <w:color w:val="000000"/>
          </w:rPr>
          <w:t xml:space="preserve"> default</w:t>
        </w:r>
        <w:del w:id="6887" w:author="Steve Hanson" w:date="2013-03-28T16:55:00Z">
          <w:r w:rsidDel="00A01488">
            <w:rPr>
              <w:rFonts w:cs="Arial"/>
              <w:color w:val="000000"/>
            </w:rPr>
            <w:delText xml:space="preserve"> value</w:delText>
          </w:r>
        </w:del>
        <w:r>
          <w:rPr>
            <w:rFonts w:cs="Arial"/>
            <w:color w:val="000000"/>
          </w:rPr>
          <w:t xml:space="preserve"> arises.  Essentially if a required occurrence of an element is missing, then a</w:t>
        </w:r>
      </w:ins>
      <w:ins w:id="6888" w:author="Steve Hanson" w:date="2013-03-28T16:55:00Z">
        <w:r w:rsidR="00A01488">
          <w:rPr>
            <w:rFonts w:cs="Arial"/>
            <w:color w:val="000000"/>
          </w:rPr>
          <w:t>n element</w:t>
        </w:r>
      </w:ins>
      <w:ins w:id="6889" w:author="mbeckerle" w:date="2013-02-19T12:18:00Z">
        <w:r>
          <w:rPr>
            <w:rFonts w:cs="Arial"/>
            <w:color w:val="000000"/>
          </w:rPr>
          <w:t xml:space="preserve"> default </w:t>
        </w:r>
        <w:del w:id="6890" w:author="Steve Hanson" w:date="2013-03-28T16:55:00Z">
          <w:r w:rsidDel="00A01488">
            <w:rPr>
              <w:rFonts w:cs="Arial"/>
              <w:color w:val="000000"/>
            </w:rPr>
            <w:delText>v</w:delText>
          </w:r>
          <w:r w:rsidR="005F5575" w:rsidDel="00A01488">
            <w:rPr>
              <w:rFonts w:cs="Arial"/>
              <w:color w:val="000000"/>
            </w:rPr>
            <w:delText xml:space="preserve">alue </w:delText>
          </w:r>
        </w:del>
        <w:r w:rsidR="005F5575">
          <w:rPr>
            <w:rFonts w:cs="Arial"/>
            <w:color w:val="000000"/>
          </w:rPr>
          <w:t>will be applied if present</w:t>
        </w:r>
      </w:ins>
      <w:ins w:id="6891" w:author="mbeckerle" w:date="2013-03-24T15:28:00Z">
        <w:r w:rsidR="005F5575">
          <w:rPr>
            <w:rFonts w:cs="Arial"/>
            <w:color w:val="000000"/>
          </w:rPr>
          <w:t xml:space="preserve">, and the resulting </w:t>
        </w:r>
      </w:ins>
      <w:ins w:id="6892" w:author="Steve Hanson" w:date="2013-03-28T16:55:00Z">
        <w:r w:rsidR="00A01488">
          <w:rPr>
            <w:rFonts w:cs="Arial"/>
            <w:color w:val="000000"/>
          </w:rPr>
          <w:t>item</w:t>
        </w:r>
      </w:ins>
      <w:ins w:id="6893" w:author="mbeckerle" w:date="2013-03-24T15:28:00Z">
        <w:del w:id="6894" w:author="Steve Hanson" w:date="2013-03-28T16:55:00Z">
          <w:r w:rsidR="005F5575" w:rsidDel="00A01488">
            <w:rPr>
              <w:rFonts w:cs="Arial"/>
              <w:color w:val="000000"/>
            </w:rPr>
            <w:delText>element</w:delText>
          </w:r>
        </w:del>
        <w:r w:rsidR="005F5575">
          <w:rPr>
            <w:rFonts w:cs="Arial"/>
            <w:color w:val="000000"/>
          </w:rPr>
          <w:t xml:space="preserve"> is added to the </w:t>
        </w:r>
        <w:r w:rsidR="005F5575" w:rsidRPr="00210C82">
          <w:rPr>
            <w:rFonts w:cs="Arial"/>
            <w:i/>
            <w:color w:val="000000"/>
          </w:rPr>
          <w:t>augmented Infoset</w:t>
        </w:r>
        <w:r w:rsidR="005F5575">
          <w:rPr>
            <w:rFonts w:cs="Arial"/>
            <w:i/>
            <w:color w:val="000000"/>
          </w:rPr>
          <w:t>.</w:t>
        </w:r>
      </w:ins>
    </w:p>
    <w:p w14:paraId="0DEE9957" w14:textId="4CCB4C2A" w:rsidR="0047338F" w:rsidRDefault="0047338F" w:rsidP="0047338F">
      <w:pPr>
        <w:rPr>
          <w:ins w:id="6895" w:author="Steve Hanson" w:date="2013-03-28T14:48:00Z"/>
          <w:rFonts w:cs="Arial"/>
        </w:rPr>
      </w:pPr>
      <w:ins w:id="6896" w:author="Steve Hanson" w:date="2013-03-28T14:48:00Z">
        <w:r>
          <w:rPr>
            <w:rFonts w:cs="Arial"/>
            <w:color w:val="000000"/>
          </w:rPr>
          <w:t>The rules for applying</w:t>
        </w:r>
      </w:ins>
      <w:ins w:id="6897" w:author="Steve Hanson" w:date="2013-03-28T16:56:00Z">
        <w:r w:rsidR="00A01488">
          <w:rPr>
            <w:rFonts w:cs="Arial"/>
            <w:color w:val="000000"/>
          </w:rPr>
          <w:t xml:space="preserve"> element </w:t>
        </w:r>
      </w:ins>
      <w:ins w:id="6898" w:author="Steve Hanson" w:date="2013-03-28T14:48:00Z">
        <w:r>
          <w:rPr>
            <w:rFonts w:cs="Arial"/>
            <w:color w:val="000000"/>
          </w:rPr>
          <w:t>default</w:t>
        </w:r>
      </w:ins>
      <w:ins w:id="6899" w:author="Steve Hanson" w:date="2013-03-28T16:56:00Z">
        <w:r w:rsidR="00A01488">
          <w:rPr>
            <w:rFonts w:cs="Arial"/>
            <w:color w:val="000000"/>
          </w:rPr>
          <w:t>s</w:t>
        </w:r>
      </w:ins>
      <w:ins w:id="6900" w:author="Steve Hanson" w:date="2013-03-28T14:48:00Z">
        <w:r>
          <w:rPr>
            <w:rFonts w:cs="Arial"/>
            <w:color w:val="000000"/>
          </w:rPr>
          <w:t xml:space="preserve"> are not dependent on dfdl:occursCountKind. However </w:t>
        </w:r>
        <w:r>
          <w:rPr>
            <w:rFonts w:cs="Arial"/>
          </w:rPr>
          <w:t xml:space="preserve">if </w:t>
        </w:r>
        <w:r w:rsidRPr="003A0F2E">
          <w:rPr>
            <w:rFonts w:cs="Arial"/>
          </w:rPr>
          <w:t xml:space="preserve">a required </w:t>
        </w:r>
        <w:r>
          <w:rPr>
            <w:rFonts w:cs="Arial"/>
          </w:rPr>
          <w:t>occurrence does not</w:t>
        </w:r>
        <w:r w:rsidRPr="003A0F2E">
          <w:rPr>
            <w:rFonts w:cs="Arial"/>
          </w:rPr>
          <w:t xml:space="preserve"> produce a</w:t>
        </w:r>
        <w:r>
          <w:rPr>
            <w:rFonts w:cs="Arial"/>
          </w:rPr>
          <w:t>n item</w:t>
        </w:r>
        <w:r w:rsidRPr="003A0F2E">
          <w:rPr>
            <w:rFonts w:cs="Arial"/>
          </w:rPr>
          <w:t xml:space="preserve"> in the augmented </w:t>
        </w:r>
        <w:r>
          <w:rPr>
            <w:rFonts w:cs="Arial"/>
          </w:rPr>
          <w:t>I</w:t>
        </w:r>
        <w:r w:rsidRPr="003A0F2E">
          <w:rPr>
            <w:rFonts w:cs="Arial"/>
          </w:rPr>
          <w:t xml:space="preserve">nfoset </w:t>
        </w:r>
        <w:r>
          <w:rPr>
            <w:rFonts w:cs="Arial"/>
          </w:rPr>
          <w:t xml:space="preserve">after the rules have been applied then whether it is a </w:t>
        </w:r>
        <w:r w:rsidRPr="003A0F2E">
          <w:rPr>
            <w:rFonts w:cs="Arial"/>
          </w:rPr>
          <w:t>processing error</w:t>
        </w:r>
        <w:r>
          <w:rPr>
            <w:rFonts w:cs="Arial"/>
          </w:rPr>
          <w:t xml:space="preserve"> or a validation error (if enabled) </w:t>
        </w:r>
        <w:r>
          <w:rPr>
            <w:rFonts w:cs="Arial"/>
            <w:i/>
          </w:rPr>
          <w:t>i</w:t>
        </w:r>
        <w:r w:rsidRPr="0047338F">
          <w:rPr>
            <w:rFonts w:cs="Arial"/>
            <w:i/>
          </w:rPr>
          <w:t>s</w:t>
        </w:r>
        <w:r>
          <w:rPr>
            <w:rFonts w:cs="Arial"/>
          </w:rPr>
          <w:t xml:space="preserve">  </w:t>
        </w:r>
        <w:commentRangeStart w:id="6901"/>
        <w:r>
          <w:rPr>
            <w:rFonts w:cs="Arial"/>
          </w:rPr>
          <w:t xml:space="preserve">dependent on dfdl:occursCountKind </w:t>
        </w:r>
        <w:commentRangeStart w:id="6902"/>
        <w:r>
          <w:rPr>
            <w:rFonts w:cs="Arial"/>
          </w:rPr>
          <w:t xml:space="preserve">(see </w:t>
        </w:r>
        <w:del w:id="6903" w:author="mbeckerle" w:date="2013-07-24T16:31:00Z">
          <w:r w:rsidDel="006604C5">
            <w:rPr>
              <w:rFonts w:cs="Arial"/>
            </w:rPr>
            <w:delText>s</w:delText>
          </w:r>
        </w:del>
      </w:ins>
      <w:ins w:id="6904" w:author="mbeckerle" w:date="2013-07-24T16:31:00Z">
        <w:r w:rsidR="006604C5">
          <w:rPr>
            <w:rFonts w:cs="Arial"/>
          </w:rPr>
          <w:t>S</w:t>
        </w:r>
      </w:ins>
      <w:ins w:id="6905" w:author="Steve Hanson" w:date="2013-03-28T14:48:00Z">
        <w:r>
          <w:rPr>
            <w:rFonts w:cs="Arial"/>
          </w:rPr>
          <w:t xml:space="preserve">ection </w:t>
        </w:r>
      </w:ins>
      <w:ins w:id="6906" w:author="mbeckerle" w:date="2013-07-24T16:33:00Z">
        <w:r w:rsidR="006604C5">
          <w:rPr>
            <w:rFonts w:cs="Arial"/>
          </w:rPr>
          <w:fldChar w:fldCharType="begin"/>
        </w:r>
        <w:r w:rsidR="006604C5">
          <w:rPr>
            <w:rFonts w:cs="Arial"/>
          </w:rPr>
          <w:instrText xml:space="preserve"> REF _Ref351049926 \r \h </w:instrText>
        </w:r>
      </w:ins>
      <w:r w:rsidR="006604C5">
        <w:rPr>
          <w:rFonts w:cs="Arial"/>
        </w:rPr>
      </w:r>
      <w:r w:rsidR="006604C5">
        <w:rPr>
          <w:rFonts w:cs="Arial"/>
        </w:rPr>
        <w:fldChar w:fldCharType="separate"/>
      </w:r>
      <w:ins w:id="6907" w:author="mbeckerle" w:date="2013-07-24T16:33:00Z">
        <w:r w:rsidR="006604C5">
          <w:rPr>
            <w:rFonts w:cs="Arial"/>
          </w:rPr>
          <w:t>16.1</w:t>
        </w:r>
        <w:r w:rsidR="006604C5">
          <w:rPr>
            <w:rFonts w:cs="Arial"/>
          </w:rPr>
          <w:fldChar w:fldCharType="end"/>
        </w:r>
        <w:r w:rsidR="006604C5">
          <w:rPr>
            <w:rFonts w:cs="Arial"/>
          </w:rPr>
          <w:t xml:space="preserve"> </w:t>
        </w:r>
        <w:r w:rsidR="006604C5">
          <w:rPr>
            <w:rFonts w:cs="Arial"/>
          </w:rPr>
          <w:fldChar w:fldCharType="begin"/>
        </w:r>
        <w:r w:rsidR="006604C5">
          <w:rPr>
            <w:rFonts w:cs="Arial"/>
          </w:rPr>
          <w:instrText xml:space="preserve"> REF _Ref351049926 \h </w:instrText>
        </w:r>
      </w:ins>
      <w:r w:rsidR="006604C5">
        <w:rPr>
          <w:rFonts w:cs="Arial"/>
        </w:rPr>
      </w:r>
      <w:r w:rsidR="006604C5">
        <w:rPr>
          <w:rFonts w:cs="Arial"/>
        </w:rPr>
        <w:fldChar w:fldCharType="separate"/>
      </w:r>
      <w:ins w:id="6908" w:author="mbeckerle" w:date="2013-07-24T16:33:00Z">
        <w:r w:rsidR="006604C5">
          <w:t>dfdl:occursCountKind property</w:t>
        </w:r>
        <w:r w:rsidR="006604C5">
          <w:rPr>
            <w:rFonts w:cs="Arial"/>
          </w:rPr>
          <w:fldChar w:fldCharType="end"/>
        </w:r>
      </w:ins>
      <w:ins w:id="6909" w:author="Steve Hanson" w:date="2013-03-28T14:48:00Z">
        <w:del w:id="6910" w:author="mbeckerle" w:date="2013-07-24T16:31:00Z">
          <w:r w:rsidDel="006604C5">
            <w:rPr>
              <w:rFonts w:cs="Arial"/>
            </w:rPr>
            <w:delText>16</w:delText>
          </w:r>
        </w:del>
        <w:r>
          <w:rPr>
            <w:rFonts w:cs="Arial"/>
          </w:rPr>
          <w:t>)</w:t>
        </w:r>
        <w:r w:rsidRPr="003A0F2E">
          <w:rPr>
            <w:rFonts w:cs="Arial"/>
          </w:rPr>
          <w:t xml:space="preserve">. </w:t>
        </w:r>
        <w:commentRangeEnd w:id="6902"/>
        <w:r>
          <w:rPr>
            <w:rStyle w:val="CommentReference"/>
          </w:rPr>
          <w:commentReference w:id="6902"/>
        </w:r>
        <w:commentRangeEnd w:id="6901"/>
        <w:r>
          <w:rPr>
            <w:rStyle w:val="CommentReference"/>
          </w:rPr>
          <w:commentReference w:id="6901"/>
        </w:r>
      </w:ins>
    </w:p>
    <w:p w14:paraId="454F4BB1" w14:textId="77777777" w:rsidR="0047338F" w:rsidRDefault="008910BB" w:rsidP="008910BB">
      <w:pPr>
        <w:autoSpaceDE w:val="0"/>
        <w:rPr>
          <w:ins w:id="6911" w:author="Steve Hanson" w:date="2013-03-28T14:45:00Z"/>
          <w:rFonts w:cs="Arial"/>
          <w:color w:val="000000"/>
        </w:rPr>
      </w:pPr>
      <w:ins w:id="6912" w:author="mbeckerle" w:date="2013-02-19T12:18:00Z">
        <w:r>
          <w:rPr>
            <w:rFonts w:cs="Arial"/>
            <w:color w:val="000000"/>
          </w:rPr>
          <w:t xml:space="preserve">There are two main cases to consider. </w:t>
        </w:r>
      </w:ins>
    </w:p>
    <w:p w14:paraId="7875441F" w14:textId="63995F6C" w:rsidR="008910BB" w:rsidDel="0047338F" w:rsidRDefault="008910BB" w:rsidP="008910BB">
      <w:pPr>
        <w:autoSpaceDE w:val="0"/>
        <w:rPr>
          <w:ins w:id="6913" w:author="mbeckerle" w:date="2013-02-19T12:18:00Z"/>
          <w:del w:id="6914" w:author="Steve Hanson" w:date="2013-03-28T14:47:00Z"/>
          <w:rFonts w:cs="Arial"/>
          <w:color w:val="000000"/>
        </w:rPr>
      </w:pPr>
      <w:ins w:id="6915" w:author="mbeckerle" w:date="2013-02-19T12:18:00Z">
        <w:del w:id="6916" w:author="Steve Hanson" w:date="2013-03-28T14:45:00Z">
          <w:r w:rsidDel="0047338F">
            <w:rPr>
              <w:rFonts w:cs="Arial"/>
              <w:color w:val="000000"/>
            </w:rPr>
            <w:delText>This behaviour is in</w:delText>
          </w:r>
        </w:del>
        <w:del w:id="6917" w:author="Steve Hanson" w:date="2013-03-28T14:48:00Z">
          <w:r w:rsidDel="0047338F">
            <w:rPr>
              <w:rFonts w:cs="Arial"/>
              <w:color w:val="000000"/>
            </w:rPr>
            <w:delText>dependent o</w:delText>
          </w:r>
        </w:del>
        <w:del w:id="6918" w:author="Steve Hanson" w:date="2013-03-28T14:45:00Z">
          <w:r w:rsidDel="0047338F">
            <w:rPr>
              <w:rFonts w:cs="Arial"/>
              <w:color w:val="000000"/>
            </w:rPr>
            <w:delText>f</w:delText>
          </w:r>
        </w:del>
        <w:del w:id="6919" w:author="Steve Hanson" w:date="2013-03-28T14:48:00Z">
          <w:r w:rsidDel="0047338F">
            <w:rPr>
              <w:rFonts w:cs="Arial"/>
              <w:color w:val="000000"/>
            </w:rPr>
            <w:delText xml:space="preserve"> occursCountKind.</w:delText>
          </w:r>
        </w:del>
      </w:ins>
    </w:p>
    <w:p w14:paraId="714F15BE" w14:textId="77777777" w:rsidR="008910BB" w:rsidRDefault="008910BB">
      <w:pPr>
        <w:pStyle w:val="Heading4"/>
        <w:rPr>
          <w:ins w:id="6920" w:author="mbeckerle" w:date="2013-02-19T12:18:00Z"/>
        </w:rPr>
      </w:pPr>
      <w:ins w:id="6921" w:author="mbeckerle" w:date="2013-02-19T12:18:00Z">
        <w:r>
          <w:t>Simple element</w:t>
        </w:r>
      </w:ins>
    </w:p>
    <w:p w14:paraId="22D23622" w14:textId="6CCA3ED6" w:rsidR="008910BB" w:rsidRDefault="008910BB" w:rsidP="008910BB">
      <w:pPr>
        <w:rPr>
          <w:ins w:id="6922" w:author="mbeckerle" w:date="2013-02-19T12:18:00Z"/>
          <w:rFonts w:cs="Arial"/>
          <w:color w:val="000000"/>
        </w:rPr>
      </w:pPr>
      <w:ins w:id="6923" w:author="mbeckerle" w:date="2013-02-19T12:18:00Z">
        <w:r>
          <w:rPr>
            <w:rFonts w:cs="Arial"/>
            <w:color w:val="000000"/>
          </w:rPr>
          <w:t>Required occurrence: If a</w:t>
        </w:r>
      </w:ins>
      <w:ins w:id="6924" w:author="Steve Hanson" w:date="2013-03-28T16:56:00Z">
        <w:r w:rsidR="00A01488">
          <w:rPr>
            <w:rFonts w:cs="Arial"/>
            <w:color w:val="000000"/>
          </w:rPr>
          <w:t xml:space="preserve">n element has a </w:t>
        </w:r>
      </w:ins>
      <w:ins w:id="6925" w:author="mbeckerle" w:date="2013-02-19T12:18:00Z">
        <w:del w:id="6926" w:author="Steve Hanson" w:date="2013-03-28T16:56:00Z">
          <w:r w:rsidDel="00A01488">
            <w:rPr>
              <w:rFonts w:cs="Arial"/>
              <w:color w:val="000000"/>
            </w:rPr>
            <w:delText xml:space="preserve"> XSD ‘</w:delText>
          </w:r>
        </w:del>
        <w:r>
          <w:rPr>
            <w:rFonts w:cs="Arial"/>
            <w:color w:val="000000"/>
          </w:rPr>
          <w:t>default</w:t>
        </w:r>
      </w:ins>
      <w:ins w:id="6927" w:author="Steve Hanson" w:date="2013-03-28T16:56:00Z">
        <w:r w:rsidR="00A01488">
          <w:rPr>
            <w:rFonts w:cs="Arial"/>
            <w:color w:val="000000"/>
          </w:rPr>
          <w:t xml:space="preserve"> value</w:t>
        </w:r>
      </w:ins>
      <w:ins w:id="6928" w:author="mbeckerle" w:date="2013-02-19T12:18:00Z">
        <w:del w:id="6929" w:author="Steve Hanson" w:date="2013-03-28T16:56:00Z">
          <w:r w:rsidDel="00A01488">
            <w:rPr>
              <w:rFonts w:cs="Arial"/>
              <w:color w:val="000000"/>
            </w:rPr>
            <w:delText>’ or ‘fixed’ property is specified</w:delText>
          </w:r>
        </w:del>
        <w:r>
          <w:rPr>
            <w:rFonts w:cs="Arial"/>
            <w:color w:val="000000"/>
          </w:rPr>
          <w:t xml:space="preserve"> then an item is added to the augmented Infoset using the </w:t>
        </w:r>
      </w:ins>
      <w:ins w:id="6930" w:author="Steve Hanson" w:date="2013-03-28T16:56:00Z">
        <w:r w:rsidR="00A01488">
          <w:rPr>
            <w:rFonts w:cs="Arial"/>
            <w:color w:val="000000"/>
          </w:rPr>
          <w:t>default value</w:t>
        </w:r>
      </w:ins>
      <w:ins w:id="6931" w:author="mbeckerle" w:date="2013-02-19T12:18:00Z">
        <w:del w:id="6932" w:author="Steve Hanson" w:date="2013-03-28T16:56:00Z">
          <w:r w:rsidDel="00A01488">
            <w:rPr>
              <w:rFonts w:cs="Arial"/>
              <w:color w:val="000000"/>
            </w:rPr>
            <w:delText>property value</w:delText>
          </w:r>
        </w:del>
        <w:r>
          <w:rPr>
            <w:rFonts w:cs="Arial"/>
            <w:color w:val="000000"/>
          </w:rPr>
          <w:t xml:space="preserve">, otherwise nothing is added. </w:t>
        </w:r>
        <w:del w:id="6933" w:author="Steve Hanson" w:date="2013-03-28T14:49:00Z">
          <w:r w:rsidDel="0047338F">
            <w:rPr>
              <w:rFonts w:cs="Arial"/>
              <w:color w:val="000000"/>
            </w:rPr>
            <w:delText xml:space="preserve">(This may cause a subsequent processing error – see ‘Required occurrences’ below).  </w:delText>
          </w:r>
        </w:del>
      </w:ins>
    </w:p>
    <w:p w14:paraId="67737567" w14:textId="77777777" w:rsidR="008910BB" w:rsidRPr="00580C59" w:rsidRDefault="008910BB" w:rsidP="008910BB">
      <w:pPr>
        <w:rPr>
          <w:ins w:id="6934" w:author="mbeckerle" w:date="2013-02-19T12:18:00Z"/>
          <w:rFonts w:cs="Arial"/>
          <w:color w:val="000000"/>
        </w:rPr>
      </w:pPr>
      <w:ins w:id="6935" w:author="mbeckerle" w:date="2013-02-19T12:18:00Z">
        <w:r>
          <w:rPr>
            <w:rFonts w:cs="Arial"/>
            <w:color w:val="000000"/>
          </w:rPr>
          <w:t>Optional occurrence: Nothing is added to the augmented Infoset.</w:t>
        </w:r>
      </w:ins>
    </w:p>
    <w:p w14:paraId="6F0654EA" w14:textId="77777777" w:rsidR="008910BB" w:rsidRDefault="008910BB">
      <w:pPr>
        <w:pStyle w:val="Heading4"/>
        <w:rPr>
          <w:ins w:id="6936" w:author="mbeckerle" w:date="2013-02-19T12:18:00Z"/>
        </w:rPr>
      </w:pPr>
      <w:ins w:id="6937" w:author="mbeckerle" w:date="2013-02-19T12:18:00Z">
        <w:r>
          <w:t xml:space="preserve">Complex element </w:t>
        </w:r>
      </w:ins>
    </w:p>
    <w:p w14:paraId="78F32767" w14:textId="5DE71985" w:rsidR="00035595" w:rsidRDefault="008910BB" w:rsidP="008910BB">
      <w:pPr>
        <w:pStyle w:val="NormalWeb"/>
        <w:spacing w:before="0" w:after="0"/>
        <w:rPr>
          <w:ins w:id="6938" w:author="mbeckerle" w:date="2013-02-19T12:23:00Z"/>
          <w:rFonts w:ascii="Arial" w:hAnsi="Arial" w:cs="Arial"/>
          <w:sz w:val="20"/>
          <w:szCs w:val="20"/>
        </w:rPr>
      </w:pPr>
      <w:ins w:id="6939" w:author="mbeckerle" w:date="2013-02-19T12:18:00Z">
        <w:r>
          <w:rPr>
            <w:rFonts w:ascii="Arial" w:hAnsi="Arial" w:cs="Arial"/>
            <w:sz w:val="20"/>
            <w:szCs w:val="20"/>
          </w:rPr>
          <w:t>R</w:t>
        </w:r>
        <w:r w:rsidRPr="006007A7">
          <w:rPr>
            <w:rFonts w:ascii="Arial" w:hAnsi="Arial" w:cs="Arial"/>
            <w:sz w:val="20"/>
            <w:szCs w:val="20"/>
          </w:rPr>
          <w:t>equired</w:t>
        </w:r>
        <w:r>
          <w:rPr>
            <w:rFonts w:ascii="Arial" w:hAnsi="Arial" w:cs="Arial"/>
            <w:sz w:val="20"/>
            <w:szCs w:val="20"/>
          </w:rPr>
          <w:t xml:space="preserve"> occurrence: An item is added to the augmented Infoset</w:t>
        </w:r>
      </w:ins>
      <w:ins w:id="6940" w:author="mbeckerle" w:date="2013-03-24T15:47:00Z">
        <w:r w:rsidR="00830FD6">
          <w:rPr>
            <w:rFonts w:ascii="Arial" w:hAnsi="Arial" w:cs="Arial"/>
            <w:sz w:val="20"/>
            <w:szCs w:val="20"/>
          </w:rPr>
          <w:t xml:space="preserve"> as specified below</w:t>
        </w:r>
      </w:ins>
      <w:ins w:id="6941" w:author="mbeckerle" w:date="2013-03-24T15:29:00Z">
        <w:r w:rsidR="005F5575">
          <w:rPr>
            <w:rFonts w:ascii="Arial" w:hAnsi="Arial" w:cs="Arial"/>
            <w:sz w:val="20"/>
            <w:szCs w:val="20"/>
          </w:rPr>
          <w:t>.</w:t>
        </w:r>
      </w:ins>
    </w:p>
    <w:p w14:paraId="3D044169" w14:textId="77777777" w:rsidR="00035595" w:rsidRDefault="00035595" w:rsidP="008910BB">
      <w:pPr>
        <w:pStyle w:val="NormalWeb"/>
        <w:spacing w:before="0" w:after="0"/>
        <w:rPr>
          <w:ins w:id="6942" w:author="mbeckerle" w:date="2013-02-19T12:23:00Z"/>
          <w:rFonts w:ascii="Arial" w:hAnsi="Arial" w:cs="Arial"/>
          <w:sz w:val="20"/>
          <w:szCs w:val="20"/>
        </w:rPr>
      </w:pPr>
    </w:p>
    <w:p w14:paraId="57EFF1B8" w14:textId="233B8258" w:rsidR="008910BB" w:rsidRDefault="008910BB" w:rsidP="008910BB">
      <w:pPr>
        <w:pStyle w:val="NormalWeb"/>
        <w:spacing w:before="0" w:after="0"/>
        <w:rPr>
          <w:ins w:id="6943" w:author="mbeckerle" w:date="2013-02-19T12:23:00Z"/>
          <w:rFonts w:ascii="Arial" w:hAnsi="Arial" w:cs="Arial"/>
          <w:sz w:val="20"/>
          <w:szCs w:val="20"/>
        </w:rPr>
      </w:pPr>
      <w:ins w:id="6944" w:author="mbeckerle" w:date="2013-02-19T12:18:00Z">
        <w:r>
          <w:rPr>
            <w:rFonts w:ascii="Arial" w:hAnsi="Arial" w:cs="Arial"/>
            <w:sz w:val="20"/>
            <w:szCs w:val="20"/>
          </w:rPr>
          <w:t>O</w:t>
        </w:r>
        <w:r w:rsidRPr="006007A7">
          <w:rPr>
            <w:rFonts w:ascii="Arial" w:hAnsi="Arial" w:cs="Arial"/>
            <w:sz w:val="20"/>
            <w:szCs w:val="20"/>
          </w:rPr>
          <w:t>ptional</w:t>
        </w:r>
        <w:r>
          <w:rPr>
            <w:rFonts w:ascii="Arial" w:hAnsi="Arial" w:cs="Arial"/>
            <w:sz w:val="20"/>
            <w:szCs w:val="20"/>
          </w:rPr>
          <w:t xml:space="preserve"> occurrence: Nothing is added to the augmented Infoset. </w:t>
        </w:r>
      </w:ins>
    </w:p>
    <w:p w14:paraId="674E3202" w14:textId="77777777" w:rsidR="00035595" w:rsidRDefault="00035595" w:rsidP="008910BB">
      <w:pPr>
        <w:pStyle w:val="NormalWeb"/>
        <w:spacing w:before="0" w:after="0"/>
        <w:rPr>
          <w:ins w:id="6945" w:author="mbeckerle" w:date="2013-02-19T12:18:00Z"/>
          <w:rFonts w:ascii="Arial" w:hAnsi="Arial" w:cs="Arial"/>
          <w:sz w:val="20"/>
          <w:szCs w:val="20"/>
        </w:rPr>
      </w:pPr>
    </w:p>
    <w:p w14:paraId="7A6B8682" w14:textId="77777777" w:rsidR="008910BB" w:rsidRDefault="008910BB" w:rsidP="008910BB">
      <w:pPr>
        <w:autoSpaceDE w:val="0"/>
        <w:rPr>
          <w:ins w:id="6946" w:author="mbeckerle" w:date="2013-02-19T12:18:00Z"/>
          <w:rFonts w:cs="Arial"/>
          <w:color w:val="000000"/>
        </w:rPr>
      </w:pPr>
      <w:ins w:id="6947" w:author="mbeckerle" w:date="2013-02-19T12:18:00Z">
        <w:r>
          <w:rPr>
            <w:rFonts w:cs="Arial"/>
            <w:color w:val="000000"/>
          </w:rPr>
          <w:t xml:space="preserve">For a required occurrence, the unparser descends into the complex type: </w:t>
        </w:r>
      </w:ins>
    </w:p>
    <w:p w14:paraId="0A141A86" w14:textId="2FB1ED7F" w:rsidR="008910BB" w:rsidRDefault="008910BB" w:rsidP="008910BB">
      <w:pPr>
        <w:numPr>
          <w:ilvl w:val="0"/>
          <w:numId w:val="188"/>
        </w:numPr>
        <w:suppressAutoHyphens/>
        <w:autoSpaceDE w:val="0"/>
        <w:spacing w:before="0" w:after="0"/>
        <w:rPr>
          <w:ins w:id="6948" w:author="mbeckerle" w:date="2013-02-19T12:18:00Z"/>
          <w:rFonts w:cs="Arial"/>
          <w:color w:val="000000"/>
        </w:rPr>
      </w:pPr>
      <w:ins w:id="6949" w:author="mbeckerle" w:date="2013-02-19T12:18:00Z">
        <w:r>
          <w:rPr>
            <w:rFonts w:cs="Arial"/>
            <w:color w:val="000000"/>
          </w:rPr>
          <w:t xml:space="preserve">For a sequence, each child element is examined in schema order and the rules for simple and complex elements applied (recursively). The lack of a default </w:t>
        </w:r>
        <w:del w:id="6950" w:author="Steve Hanson" w:date="2013-03-28T16:57:00Z">
          <w:r w:rsidDel="00A01488">
            <w:rPr>
              <w:rFonts w:cs="Arial"/>
              <w:color w:val="000000"/>
            </w:rPr>
            <w:delText xml:space="preserve">value </w:delText>
          </w:r>
        </w:del>
        <w:r>
          <w:rPr>
            <w:rFonts w:cs="Arial"/>
            <w:color w:val="000000"/>
          </w:rPr>
          <w:t xml:space="preserve">may give rise to a processing error, as described </w:t>
        </w:r>
      </w:ins>
      <w:ins w:id="6951" w:author="Steve Hanson" w:date="2013-03-28T14:50:00Z">
        <w:r w:rsidR="0047338F">
          <w:rPr>
            <w:rFonts w:cs="Arial"/>
            <w:color w:val="000000"/>
          </w:rPr>
          <w:t>above</w:t>
        </w:r>
      </w:ins>
      <w:ins w:id="6952" w:author="mbeckerle" w:date="2013-02-19T12:18:00Z">
        <w:del w:id="6953" w:author="Steve Hanson" w:date="2013-03-28T14:49:00Z">
          <w:r w:rsidDel="0047338F">
            <w:rPr>
              <w:rFonts w:cs="Arial"/>
              <w:color w:val="000000"/>
            </w:rPr>
            <w:delText>below</w:delText>
          </w:r>
        </w:del>
        <w:r>
          <w:rPr>
            <w:rFonts w:cs="Arial"/>
            <w:color w:val="000000"/>
          </w:rPr>
          <w:t>.</w:t>
        </w:r>
        <w:r w:rsidDel="00F71C6D">
          <w:rPr>
            <w:rFonts w:cs="Arial"/>
            <w:color w:val="000000"/>
          </w:rPr>
          <w:t xml:space="preserve"> </w:t>
        </w:r>
      </w:ins>
    </w:p>
    <w:p w14:paraId="0647A267" w14:textId="7F4151ED" w:rsidR="008910BB" w:rsidRDefault="008910BB" w:rsidP="00B03EAB">
      <w:pPr>
        <w:numPr>
          <w:ilvl w:val="0"/>
          <w:numId w:val="188"/>
        </w:numPr>
        <w:suppressAutoHyphens/>
        <w:autoSpaceDE w:val="0"/>
        <w:spacing w:before="0" w:after="0"/>
        <w:rPr>
          <w:ins w:id="6954" w:author="mbeckerle" w:date="2013-03-24T15:30:00Z"/>
          <w:rFonts w:cs="Arial"/>
          <w:color w:val="000000"/>
        </w:rPr>
      </w:pPr>
      <w:ins w:id="6955" w:author="mbeckerle" w:date="2013-02-19T12:18:00Z">
        <w:r>
          <w:rPr>
            <w:rFonts w:cs="Arial"/>
            <w:color w:val="000000"/>
          </w:rPr>
          <w:t>For a choice, each branch is examined in schema order and the above rules applied recursively to the branch. The lack of a default</w:t>
        </w:r>
        <w:del w:id="6956" w:author="Steve Hanson" w:date="2013-03-28T16:57:00Z">
          <w:r w:rsidDel="00A01488">
            <w:rPr>
              <w:rFonts w:cs="Arial"/>
              <w:color w:val="000000"/>
            </w:rPr>
            <w:delText xml:space="preserve"> value</w:delText>
          </w:r>
        </w:del>
        <w:r>
          <w:rPr>
            <w:rFonts w:cs="Arial"/>
            <w:color w:val="000000"/>
          </w:rPr>
          <w:t xml:space="preserve"> may give rise to a processing error, as described </w:t>
        </w:r>
      </w:ins>
      <w:ins w:id="6957" w:author="Steve Hanson" w:date="2013-03-28T14:50:00Z">
        <w:r w:rsidR="0047338F">
          <w:rPr>
            <w:rFonts w:cs="Arial"/>
            <w:color w:val="000000"/>
          </w:rPr>
          <w:t>above</w:t>
        </w:r>
      </w:ins>
      <w:ins w:id="6958" w:author="mbeckerle" w:date="2013-02-19T12:18:00Z">
        <w:del w:id="6959" w:author="Steve Hanson" w:date="2013-03-28T14:49:00Z">
          <w:r w:rsidDel="0047338F">
            <w:rPr>
              <w:rFonts w:cs="Arial"/>
              <w:color w:val="000000"/>
            </w:rPr>
            <w:delText>below</w:delText>
          </w:r>
        </w:del>
        <w:r>
          <w:rPr>
            <w:rFonts w:cs="Arial"/>
            <w:color w:val="000000"/>
          </w:rPr>
          <w:t xml:space="preserve">, and if so the error is suppressed and the next branch is tried, otherwise that branch is selected. It is a processing error if no choice branch is ultimately selected. </w:t>
        </w:r>
      </w:ins>
    </w:p>
    <w:p w14:paraId="45D2B46A" w14:textId="77777777" w:rsidR="005F5575" w:rsidRPr="00B03EAB" w:rsidRDefault="005F5575" w:rsidP="00A42E6D">
      <w:pPr>
        <w:suppressAutoHyphens/>
        <w:autoSpaceDE w:val="0"/>
        <w:spacing w:before="0" w:after="0"/>
        <w:rPr>
          <w:ins w:id="6960" w:author="mbeckerle" w:date="2013-02-19T12:18:00Z"/>
          <w:rFonts w:cs="Arial"/>
          <w:color w:val="000000"/>
        </w:rPr>
      </w:pPr>
    </w:p>
    <w:p w14:paraId="052DF927" w14:textId="79E32DA2" w:rsidR="008910BB" w:rsidRPr="00435450" w:rsidDel="0047338F" w:rsidRDefault="00E65F2A" w:rsidP="00B03EAB">
      <w:pPr>
        <w:pStyle w:val="Heading3"/>
        <w:rPr>
          <w:ins w:id="6961" w:author="mbeckerle" w:date="2013-02-19T12:18:00Z"/>
          <w:del w:id="6962" w:author="Steve Hanson" w:date="2013-03-28T14:50:00Z"/>
        </w:rPr>
      </w:pPr>
      <w:bookmarkStart w:id="6963" w:name="_Toc349042704"/>
      <w:bookmarkStart w:id="6964" w:name="_Toc362452874"/>
      <w:ins w:id="6965" w:author="mbeckerle" w:date="2013-03-24T15:38:00Z">
        <w:del w:id="6966" w:author="Steve Hanson" w:date="2013-03-28T14:50:00Z">
          <w:r w:rsidDel="0047338F">
            <w:delText xml:space="preserve">Processing Error if </w:delText>
          </w:r>
        </w:del>
      </w:ins>
      <w:ins w:id="6967" w:author="mbeckerle" w:date="2013-02-19T12:18:00Z">
        <w:del w:id="6968" w:author="Steve Hanson" w:date="2013-03-28T14:50:00Z">
          <w:r w:rsidR="008910BB" w:rsidRPr="00435450" w:rsidDel="0047338F">
            <w:delText>Required</w:delText>
          </w:r>
          <w:r w:rsidR="008910BB" w:rsidDel="0047338F">
            <w:delText xml:space="preserve"> </w:delText>
          </w:r>
        </w:del>
      </w:ins>
      <w:ins w:id="6969" w:author="mbeckerle" w:date="2013-03-24T15:37:00Z">
        <w:del w:id="6970" w:author="Steve Hanson" w:date="2013-03-28T14:50:00Z">
          <w:r w:rsidDel="0047338F">
            <w:delText>O</w:delText>
          </w:r>
        </w:del>
      </w:ins>
      <w:ins w:id="6971" w:author="mbeckerle" w:date="2013-02-19T12:18:00Z">
        <w:del w:id="6972" w:author="Steve Hanson" w:date="2013-03-28T14:50:00Z">
          <w:r w:rsidR="008910BB" w:rsidDel="0047338F">
            <w:delText>ccurrences</w:delText>
          </w:r>
        </w:del>
      </w:ins>
      <w:bookmarkEnd w:id="6963"/>
      <w:ins w:id="6973" w:author="mbeckerle" w:date="2013-03-24T15:38:00Z">
        <w:del w:id="6974" w:author="Steve Hanson" w:date="2013-03-28T14:50:00Z">
          <w:r w:rsidDel="0047338F">
            <w:delText xml:space="preserve"> not Produced</w:delText>
          </w:r>
        </w:del>
      </w:ins>
      <w:bookmarkStart w:id="6975" w:name="_Toc361231238"/>
      <w:bookmarkStart w:id="6976" w:name="_Toc361231764"/>
      <w:bookmarkStart w:id="6977" w:name="_Toc362445062"/>
      <w:bookmarkStart w:id="6978" w:name="_Toc362451813"/>
      <w:bookmarkStart w:id="6979" w:name="_Toc362452362"/>
      <w:bookmarkStart w:id="6980" w:name="_Toc362453260"/>
      <w:bookmarkEnd w:id="6975"/>
      <w:bookmarkEnd w:id="6976"/>
      <w:bookmarkEnd w:id="6977"/>
      <w:bookmarkEnd w:id="6978"/>
      <w:bookmarkEnd w:id="6979"/>
      <w:bookmarkEnd w:id="6964"/>
      <w:bookmarkEnd w:id="6980"/>
    </w:p>
    <w:p w14:paraId="1755D85C" w14:textId="597F6781" w:rsidR="008910BB" w:rsidDel="0047338F" w:rsidRDefault="008910BB" w:rsidP="008910BB">
      <w:pPr>
        <w:rPr>
          <w:ins w:id="6981" w:author="mbeckerle" w:date="2013-02-19T12:18:00Z"/>
          <w:del w:id="6982" w:author="Steve Hanson" w:date="2013-03-28T14:44:00Z"/>
          <w:rFonts w:cs="Arial"/>
        </w:rPr>
      </w:pPr>
      <w:ins w:id="6983" w:author="mbeckerle" w:date="2013-02-19T12:18:00Z">
        <w:del w:id="6984" w:author="Steve Hanson" w:date="2013-03-28T14:44:00Z">
          <w:r w:rsidRPr="003A0F2E" w:rsidDel="0047338F">
            <w:rPr>
              <w:rFonts w:cs="Arial"/>
            </w:rPr>
            <w:delText xml:space="preserve">On parsing, </w:delText>
          </w:r>
          <w:r w:rsidDel="0047338F">
            <w:rPr>
              <w:rFonts w:cs="Arial"/>
            </w:rPr>
            <w:delText xml:space="preserve">if </w:delText>
          </w:r>
          <w:r w:rsidRPr="003A0F2E" w:rsidDel="0047338F">
            <w:rPr>
              <w:rFonts w:cs="Arial"/>
            </w:rPr>
            <w:delText xml:space="preserve">a required </w:delText>
          </w:r>
          <w:r w:rsidDel="0047338F">
            <w:rPr>
              <w:rFonts w:cs="Arial"/>
            </w:rPr>
            <w:delText>occurrence</w:delText>
          </w:r>
          <w:r w:rsidRPr="003A0F2E" w:rsidDel="0047338F">
            <w:rPr>
              <w:rFonts w:cs="Arial"/>
            </w:rPr>
            <w:delText xml:space="preserve"> </w:delText>
          </w:r>
          <w:r w:rsidDel="0047338F">
            <w:rPr>
              <w:rFonts w:cs="Arial"/>
            </w:rPr>
            <w:delText xml:space="preserve">does not </w:delText>
          </w:r>
          <w:r w:rsidRPr="003A0F2E" w:rsidDel="0047338F">
            <w:rPr>
              <w:rFonts w:cs="Arial"/>
            </w:rPr>
            <w:delText>produce a</w:delText>
          </w:r>
          <w:r w:rsidDel="0047338F">
            <w:rPr>
              <w:rFonts w:cs="Arial"/>
            </w:rPr>
            <w:delText>n item</w:delText>
          </w:r>
          <w:r w:rsidRPr="003A0F2E" w:rsidDel="0047338F">
            <w:rPr>
              <w:rFonts w:cs="Arial"/>
            </w:rPr>
            <w:delText xml:space="preserve"> in the </w:delText>
          </w:r>
          <w:r w:rsidDel="0047338F">
            <w:rPr>
              <w:rFonts w:cs="Arial"/>
            </w:rPr>
            <w:delText>I</w:delText>
          </w:r>
          <w:r w:rsidRPr="003A0F2E" w:rsidDel="0047338F">
            <w:rPr>
              <w:rFonts w:cs="Arial"/>
            </w:rPr>
            <w:delText xml:space="preserve">nfoset </w:delText>
          </w:r>
          <w:r w:rsidDel="0047338F">
            <w:rPr>
              <w:rFonts w:cs="Arial"/>
            </w:rPr>
            <w:delText>(after any default is applied) then it</w:delText>
          </w:r>
          <w:r w:rsidRPr="003A0F2E" w:rsidDel="0047338F">
            <w:rPr>
              <w:rFonts w:cs="Arial"/>
            </w:rPr>
            <w:delText xml:space="preserve"> is a processing error</w:delText>
          </w:r>
          <w:r w:rsidDel="0047338F">
            <w:rPr>
              <w:rFonts w:cs="Arial"/>
            </w:rPr>
            <w:delText xml:space="preserve"> or a validation error (if enabled), dependent on occursCountKind (see section </w:delText>
          </w:r>
        </w:del>
        <w:del w:id="6985" w:author="Steve Hanson" w:date="2013-03-28T14:22:00Z">
          <w:r w:rsidDel="00A42E6D">
            <w:rPr>
              <w:rFonts w:cs="Arial"/>
            </w:rPr>
            <w:delText>3</w:delText>
          </w:r>
        </w:del>
        <w:del w:id="6986" w:author="Steve Hanson" w:date="2013-03-28T14:44:00Z">
          <w:r w:rsidDel="0047338F">
            <w:rPr>
              <w:rFonts w:cs="Arial"/>
            </w:rPr>
            <w:delText>)</w:delText>
          </w:r>
          <w:r w:rsidRPr="003A0F2E" w:rsidDel="0047338F">
            <w:rPr>
              <w:rFonts w:cs="Arial"/>
            </w:rPr>
            <w:delText xml:space="preserve">. </w:delText>
          </w:r>
          <w:bookmarkStart w:id="6987" w:name="_Toc361231239"/>
          <w:bookmarkStart w:id="6988" w:name="_Toc361231765"/>
          <w:bookmarkStart w:id="6989" w:name="_Toc362445063"/>
          <w:bookmarkStart w:id="6990" w:name="_Toc362451814"/>
          <w:bookmarkStart w:id="6991" w:name="_Toc362452363"/>
          <w:bookmarkStart w:id="6992" w:name="_Toc362453261"/>
          <w:bookmarkEnd w:id="6987"/>
          <w:bookmarkEnd w:id="6988"/>
          <w:bookmarkEnd w:id="6989"/>
          <w:bookmarkEnd w:id="6990"/>
          <w:bookmarkEnd w:id="6991"/>
          <w:bookmarkEnd w:id="6992"/>
        </w:del>
      </w:ins>
    </w:p>
    <w:p w14:paraId="3C4316AB" w14:textId="3DBE36F6" w:rsidR="008910BB" w:rsidDel="0047338F" w:rsidRDefault="008910BB" w:rsidP="008910BB">
      <w:pPr>
        <w:rPr>
          <w:ins w:id="6993" w:author="mbeckerle" w:date="2013-02-19T12:18:00Z"/>
          <w:del w:id="6994" w:author="Steve Hanson" w:date="2013-03-28T14:44:00Z"/>
          <w:rFonts w:cs="Arial"/>
        </w:rPr>
      </w:pPr>
      <w:ins w:id="6995" w:author="mbeckerle" w:date="2013-02-19T12:18:00Z">
        <w:del w:id="6996" w:author="Steve Hanson" w:date="2013-03-28T14:44:00Z">
          <w:r w:rsidRPr="003A0F2E" w:rsidDel="0047338F">
            <w:rPr>
              <w:rFonts w:cs="Arial"/>
            </w:rPr>
            <w:delText>On unparsing</w:delText>
          </w:r>
          <w:r w:rsidDel="0047338F">
            <w:rPr>
              <w:rFonts w:cs="Arial"/>
            </w:rPr>
            <w:delText>,</w:delText>
          </w:r>
          <w:r w:rsidRPr="003A0F2E" w:rsidDel="0047338F">
            <w:rPr>
              <w:rFonts w:cs="Arial"/>
            </w:rPr>
            <w:delText xml:space="preserve"> </w:delText>
          </w:r>
          <w:r w:rsidDel="0047338F">
            <w:rPr>
              <w:rFonts w:cs="Arial"/>
            </w:rPr>
            <w:delText xml:space="preserve">if </w:delText>
          </w:r>
          <w:r w:rsidRPr="003A0F2E" w:rsidDel="0047338F">
            <w:rPr>
              <w:rFonts w:cs="Arial"/>
            </w:rPr>
            <w:delText xml:space="preserve">a required </w:delText>
          </w:r>
          <w:r w:rsidDel="0047338F">
            <w:rPr>
              <w:rFonts w:cs="Arial"/>
            </w:rPr>
            <w:delText>occurrence does not</w:delText>
          </w:r>
          <w:r w:rsidRPr="003A0F2E" w:rsidDel="0047338F">
            <w:rPr>
              <w:rFonts w:cs="Arial"/>
            </w:rPr>
            <w:delText xml:space="preserve"> produce a</w:delText>
          </w:r>
          <w:r w:rsidDel="0047338F">
            <w:rPr>
              <w:rFonts w:cs="Arial"/>
            </w:rPr>
            <w:delText>n item</w:delText>
          </w:r>
          <w:r w:rsidRPr="003A0F2E" w:rsidDel="0047338F">
            <w:rPr>
              <w:rFonts w:cs="Arial"/>
            </w:rPr>
            <w:delText xml:space="preserve"> in the augmented </w:delText>
          </w:r>
          <w:r w:rsidDel="0047338F">
            <w:rPr>
              <w:rFonts w:cs="Arial"/>
            </w:rPr>
            <w:delText>I</w:delText>
          </w:r>
          <w:r w:rsidRPr="003A0F2E" w:rsidDel="0047338F">
            <w:rPr>
              <w:rFonts w:cs="Arial"/>
            </w:rPr>
            <w:delText xml:space="preserve">nfoset </w:delText>
          </w:r>
          <w:r w:rsidDel="0047338F">
            <w:rPr>
              <w:rFonts w:cs="Arial"/>
            </w:rPr>
            <w:delText xml:space="preserve">(after any default is applied) then it is a </w:delText>
          </w:r>
          <w:r w:rsidRPr="003A0F2E" w:rsidDel="0047338F">
            <w:rPr>
              <w:rFonts w:cs="Arial"/>
            </w:rPr>
            <w:delText>processing error</w:delText>
          </w:r>
          <w:r w:rsidDel="0047338F">
            <w:rPr>
              <w:rFonts w:cs="Arial"/>
            </w:rPr>
            <w:delText xml:space="preserve"> or a validation error (if enabled), dependent on occursCountKind (see section </w:delText>
          </w:r>
        </w:del>
        <w:del w:id="6997" w:author="Steve Hanson" w:date="2013-03-28T14:23:00Z">
          <w:r w:rsidDel="00A42E6D">
            <w:rPr>
              <w:rFonts w:cs="Arial"/>
            </w:rPr>
            <w:delText>3</w:delText>
          </w:r>
        </w:del>
        <w:del w:id="6998" w:author="Steve Hanson" w:date="2013-03-28T14:44:00Z">
          <w:r w:rsidDel="0047338F">
            <w:rPr>
              <w:rFonts w:cs="Arial"/>
            </w:rPr>
            <w:delText>)</w:delText>
          </w:r>
          <w:r w:rsidRPr="003A0F2E" w:rsidDel="0047338F">
            <w:rPr>
              <w:rFonts w:cs="Arial"/>
            </w:rPr>
            <w:delText xml:space="preserve">. </w:delText>
          </w:r>
          <w:bookmarkStart w:id="6999" w:name="_Toc361231240"/>
          <w:bookmarkStart w:id="7000" w:name="_Toc361231766"/>
          <w:bookmarkStart w:id="7001" w:name="_Toc362445064"/>
          <w:bookmarkStart w:id="7002" w:name="_Toc362451815"/>
          <w:bookmarkStart w:id="7003" w:name="_Toc362452364"/>
          <w:bookmarkStart w:id="7004" w:name="_Toc362453262"/>
          <w:bookmarkEnd w:id="6999"/>
          <w:bookmarkEnd w:id="7000"/>
          <w:bookmarkEnd w:id="7001"/>
          <w:bookmarkEnd w:id="7002"/>
          <w:bookmarkEnd w:id="7003"/>
          <w:bookmarkEnd w:id="7004"/>
        </w:del>
      </w:ins>
    </w:p>
    <w:p w14:paraId="1A305E9D" w14:textId="72350FEF" w:rsidR="008910BB" w:rsidRPr="00435450" w:rsidDel="008012D5" w:rsidRDefault="008910BB" w:rsidP="00B03EAB">
      <w:pPr>
        <w:pStyle w:val="Heading3"/>
        <w:rPr>
          <w:ins w:id="7005" w:author="mbeckerle" w:date="2013-02-19T12:18:00Z"/>
          <w:del w:id="7006" w:author="Steve Hanson" w:date="2013-03-28T15:07:00Z"/>
        </w:rPr>
      </w:pPr>
      <w:bookmarkStart w:id="7007" w:name="_Toc349042705"/>
      <w:bookmarkStart w:id="7008" w:name="_Toc362452875"/>
      <w:ins w:id="7009" w:author="mbeckerle" w:date="2013-02-19T12:18:00Z">
        <w:del w:id="7010" w:author="Steve Hanson" w:date="2013-03-28T15:07:00Z">
          <w:r w:rsidDel="008012D5">
            <w:delText>Optional occurrences</w:delText>
          </w:r>
          <w:bookmarkStart w:id="7011" w:name="_Toc361231241"/>
          <w:bookmarkStart w:id="7012" w:name="_Toc361231767"/>
          <w:bookmarkStart w:id="7013" w:name="_Toc362445065"/>
          <w:bookmarkStart w:id="7014" w:name="_Toc362451816"/>
          <w:bookmarkStart w:id="7015" w:name="_Toc362452365"/>
          <w:bookmarkStart w:id="7016" w:name="_Toc362453263"/>
          <w:bookmarkEnd w:id="7007"/>
          <w:bookmarkEnd w:id="7011"/>
          <w:bookmarkEnd w:id="7012"/>
          <w:bookmarkEnd w:id="7013"/>
          <w:bookmarkEnd w:id="7014"/>
          <w:bookmarkEnd w:id="7015"/>
          <w:bookmarkEnd w:id="7008"/>
          <w:bookmarkEnd w:id="7016"/>
        </w:del>
      </w:ins>
    </w:p>
    <w:p w14:paraId="3F735131" w14:textId="7CF2515D" w:rsidR="008910BB" w:rsidDel="008012D5" w:rsidRDefault="008910BB" w:rsidP="008910BB">
      <w:pPr>
        <w:autoSpaceDE w:val="0"/>
        <w:rPr>
          <w:ins w:id="7017" w:author="mbeckerle" w:date="2013-02-19T12:18:00Z"/>
          <w:del w:id="7018" w:author="Steve Hanson" w:date="2013-03-28T15:07:00Z"/>
          <w:rFonts w:cs="Arial"/>
          <w:color w:val="000000"/>
        </w:rPr>
      </w:pPr>
      <w:ins w:id="7019" w:author="mbeckerle" w:date="2013-02-19T12:18:00Z">
        <w:del w:id="7020" w:author="Steve Hanson" w:date="2013-03-28T15:07:00Z">
          <w:r w:rsidDel="008012D5">
            <w:rPr>
              <w:rFonts w:cs="Arial"/>
            </w:rPr>
            <w:delText xml:space="preserve">On parsing, nothing is added to the Infoset for an optional occurrence if it is missing or has the absent representation. </w:delText>
          </w:r>
        </w:del>
      </w:ins>
      <w:commentRangeStart w:id="7021"/>
      <w:ins w:id="7022" w:author="mbeckerle" w:date="2013-03-24T15:39:00Z">
        <w:del w:id="7023" w:author="Steve Hanson" w:date="2013-03-28T15:07:00Z">
          <w:r w:rsidR="00E65F2A" w:rsidDel="008012D5">
            <w:rPr>
              <w:rFonts w:cs="Arial"/>
            </w:rPr>
            <w:delText>T</w:delText>
          </w:r>
        </w:del>
      </w:ins>
      <w:ins w:id="7024" w:author="mbeckerle" w:date="2013-02-19T12:18:00Z">
        <w:del w:id="7025" w:author="Steve Hanson" w:date="2013-03-28T15:07:00Z">
          <w:r w:rsidDel="008012D5">
            <w:rPr>
              <w:rFonts w:cs="Arial"/>
              <w:color w:val="000000"/>
            </w:rPr>
            <w:delText>his</w:delText>
          </w:r>
        </w:del>
      </w:ins>
      <w:commentRangeEnd w:id="7021"/>
      <w:ins w:id="7026" w:author="mbeckerle" w:date="2013-03-24T15:39:00Z">
        <w:del w:id="7027" w:author="Steve Hanson" w:date="2013-03-28T15:07:00Z">
          <w:r w:rsidR="00E65F2A" w:rsidDel="008012D5">
            <w:rPr>
              <w:rStyle w:val="CommentReference"/>
            </w:rPr>
            <w:commentReference w:id="7021"/>
          </w:r>
        </w:del>
      </w:ins>
      <w:ins w:id="7028" w:author="mbeckerle" w:date="2013-02-19T12:18:00Z">
        <w:del w:id="7029" w:author="Steve Hanson" w:date="2013-03-28T15:07:00Z">
          <w:r w:rsidDel="008012D5">
            <w:rPr>
              <w:rFonts w:cs="Arial"/>
              <w:color w:val="000000"/>
            </w:rPr>
            <w:delText xml:space="preserve"> is independent of occursCountKind.</w:delText>
          </w:r>
          <w:bookmarkStart w:id="7030" w:name="_Toc361231242"/>
          <w:bookmarkStart w:id="7031" w:name="_Toc361231768"/>
          <w:bookmarkStart w:id="7032" w:name="_Toc362445066"/>
          <w:bookmarkStart w:id="7033" w:name="_Toc362451817"/>
          <w:bookmarkStart w:id="7034" w:name="_Toc362452366"/>
          <w:bookmarkStart w:id="7035" w:name="_Toc362453264"/>
          <w:bookmarkEnd w:id="7030"/>
          <w:bookmarkEnd w:id="7031"/>
          <w:bookmarkEnd w:id="7032"/>
          <w:bookmarkEnd w:id="7033"/>
          <w:bookmarkEnd w:id="7034"/>
          <w:bookmarkEnd w:id="7035"/>
        </w:del>
      </w:ins>
    </w:p>
    <w:p w14:paraId="55A57967" w14:textId="055590F6" w:rsidR="008910BB" w:rsidDel="008012D5" w:rsidRDefault="008910BB" w:rsidP="008910BB">
      <w:pPr>
        <w:autoSpaceDE w:val="0"/>
        <w:rPr>
          <w:ins w:id="7036" w:author="mbeckerle" w:date="2013-03-24T14:50:00Z"/>
          <w:del w:id="7037" w:author="Steve Hanson" w:date="2013-03-28T15:07:00Z"/>
          <w:rFonts w:cs="Arial"/>
          <w:color w:val="000000"/>
        </w:rPr>
      </w:pPr>
      <w:ins w:id="7038" w:author="mbeckerle" w:date="2013-02-19T12:18:00Z">
        <w:del w:id="7039" w:author="Steve Hanson" w:date="2013-03-28T15:07:00Z">
          <w:r w:rsidDel="008012D5">
            <w:rPr>
              <w:rFonts w:cs="Arial"/>
            </w:rPr>
            <w:delText xml:space="preserve">On unparsing, nothing is added to the augmented Infoset nor output to the data stream for an optional occurrence if it is missing (including any framing). </w:delText>
          </w:r>
          <w:r w:rsidDel="008012D5">
            <w:rPr>
              <w:rFonts w:cs="Arial"/>
              <w:color w:val="000000"/>
            </w:rPr>
            <w:delText>This is independent of occursCountKind.</w:delText>
          </w:r>
        </w:del>
      </w:ins>
      <w:bookmarkStart w:id="7040" w:name="_Toc361231243"/>
      <w:bookmarkStart w:id="7041" w:name="_Toc361231769"/>
      <w:bookmarkStart w:id="7042" w:name="_Toc362445067"/>
      <w:bookmarkStart w:id="7043" w:name="_Toc362451818"/>
      <w:bookmarkStart w:id="7044" w:name="_Toc362452367"/>
      <w:bookmarkStart w:id="7045" w:name="_Toc362453265"/>
      <w:bookmarkEnd w:id="7040"/>
      <w:bookmarkEnd w:id="7041"/>
      <w:bookmarkEnd w:id="7042"/>
      <w:bookmarkEnd w:id="7043"/>
      <w:bookmarkEnd w:id="7044"/>
      <w:bookmarkEnd w:id="7045"/>
    </w:p>
    <w:p w14:paraId="692E32F3" w14:textId="77777777" w:rsidR="00A1496E" w:rsidRDefault="00A1496E" w:rsidP="008012D5">
      <w:pPr>
        <w:pStyle w:val="Heading2"/>
        <w:rPr>
          <w:ins w:id="7046" w:author="mbeckerle" w:date="2013-03-24T11:42:00Z"/>
        </w:rPr>
      </w:pPr>
      <w:bookmarkStart w:id="7047" w:name="_Toc362453266"/>
      <w:commentRangeStart w:id="7048"/>
      <w:ins w:id="7049" w:author="mbeckerle" w:date="2013-03-24T11:42:00Z">
        <w:r>
          <w:t xml:space="preserve">Evaluation Order for Statement </w:t>
        </w:r>
        <w:commentRangeStart w:id="7050"/>
        <w:r>
          <w:t>Annotations</w:t>
        </w:r>
        <w:commentRangeEnd w:id="7048"/>
        <w:r>
          <w:rPr>
            <w:rStyle w:val="CommentReference"/>
            <w:rFonts w:cs="Times New Roman"/>
            <w:b w:val="0"/>
            <w:bCs w:val="0"/>
          </w:rPr>
          <w:commentReference w:id="7048"/>
        </w:r>
        <w:commentRangeEnd w:id="7050"/>
        <w:r>
          <w:rPr>
            <w:rStyle w:val="CommentReference"/>
            <w:rFonts w:cs="Times New Roman"/>
            <w:b w:val="0"/>
            <w:bCs w:val="0"/>
          </w:rPr>
          <w:commentReference w:id="7050"/>
        </w:r>
        <w:bookmarkEnd w:id="7047"/>
      </w:ins>
    </w:p>
    <w:p w14:paraId="654FDDB4" w14:textId="74D8B4B6" w:rsidR="00E65F2A" w:rsidRDefault="00830FD6" w:rsidP="00A1496E">
      <w:pPr>
        <w:autoSpaceDE w:val="0"/>
        <w:autoSpaceDN w:val="0"/>
        <w:adjustRightInd w:val="0"/>
        <w:rPr>
          <w:ins w:id="7051" w:author="mbeckerle" w:date="2013-03-24T15:44:00Z"/>
          <w:rFonts w:ascii="Helvetica" w:hAnsi="Helvetica" w:cs="Helv"/>
          <w:color w:val="000000"/>
          <w:lang w:eastAsia="en-GB"/>
        </w:rPr>
      </w:pPr>
      <w:ins w:id="7052" w:author="mbeckerle" w:date="2013-03-24T15:45:00Z">
        <w:r>
          <w:rPr>
            <w:rFonts w:ascii="Helvetica" w:hAnsi="Helvetica" w:cs="Helv"/>
            <w:color w:val="000000"/>
            <w:lang w:eastAsia="en-GB"/>
          </w:rPr>
          <w:t>Given a component of a DFDL schema, there is a resolved set of annotations for it.</w:t>
        </w:r>
      </w:ins>
    </w:p>
    <w:p w14:paraId="2C6580ED" w14:textId="683FCBD7" w:rsidR="00A1496E" w:rsidRDefault="00A1496E" w:rsidP="00A1496E">
      <w:pPr>
        <w:autoSpaceDE w:val="0"/>
        <w:autoSpaceDN w:val="0"/>
        <w:adjustRightInd w:val="0"/>
        <w:rPr>
          <w:ins w:id="7053" w:author="mbeckerle" w:date="2013-03-24T11:42:00Z"/>
          <w:rFonts w:ascii="Helvetica" w:hAnsi="Helvetica" w:cs="Helv"/>
          <w:color w:val="000000"/>
          <w:lang w:eastAsia="en-GB"/>
        </w:rPr>
      </w:pPr>
      <w:ins w:id="7054" w:author="mbeckerle" w:date="2013-03-24T11:42:00Z">
        <w:r w:rsidRPr="002E1313">
          <w:rPr>
            <w:rFonts w:ascii="Helvetica" w:hAnsi="Helvetica" w:cs="Helv"/>
            <w:color w:val="000000"/>
            <w:lang w:eastAsia="en-GB"/>
          </w:rPr>
          <w:t xml:space="preserve">Of </w:t>
        </w:r>
      </w:ins>
      <w:ins w:id="7055" w:author="mbeckerle" w:date="2013-03-24T15:46:00Z">
        <w:r w:rsidR="00830FD6">
          <w:rPr>
            <w:rFonts w:ascii="Helvetica" w:hAnsi="Helvetica" w:cs="Helv"/>
            <w:color w:val="000000"/>
            <w:lang w:eastAsia="en-GB"/>
          </w:rPr>
          <w:t>these,</w:t>
        </w:r>
      </w:ins>
      <w:ins w:id="7056" w:author="mbeckerle" w:date="2013-03-24T11:42:00Z">
        <w:r w:rsidRPr="002E1313">
          <w:rPr>
            <w:rFonts w:ascii="Helvetica" w:hAnsi="Helvetica" w:cs="Helv"/>
            <w:color w:val="000000"/>
            <w:lang w:eastAsia="en-GB"/>
          </w:rPr>
          <w:t xml:space="preserve"> some are statement annotations and the order of their evaluation relative to the actual processing of the schema component itself (parsing or unparsing </w:t>
        </w:r>
      </w:ins>
      <w:ins w:id="7057" w:author="mbeckerle" w:date="2013-03-24T15:46:00Z">
        <w:r w:rsidR="00830FD6">
          <w:rPr>
            <w:rFonts w:ascii="Helvetica" w:hAnsi="Helvetica" w:cs="Helv"/>
            <w:color w:val="000000"/>
            <w:lang w:eastAsia="en-GB"/>
          </w:rPr>
          <w:t>via</w:t>
        </w:r>
      </w:ins>
      <w:ins w:id="7058" w:author="mbeckerle" w:date="2013-03-24T11:42:00Z">
        <w:r w:rsidRPr="002E1313">
          <w:rPr>
            <w:rFonts w:ascii="Helvetica" w:hAnsi="Helvetica" w:cs="Helv"/>
            <w:color w:val="000000"/>
            <w:lang w:eastAsia="en-GB"/>
          </w:rPr>
          <w:t xml:space="preserve"> its format annotation</w:t>
        </w:r>
      </w:ins>
      <w:ins w:id="7059" w:author="mbeckerle" w:date="2013-03-24T15:46:00Z">
        <w:r w:rsidR="00830FD6">
          <w:rPr>
            <w:rFonts w:ascii="Helvetica" w:hAnsi="Helvetica" w:cs="Helv"/>
            <w:color w:val="000000"/>
            <w:lang w:eastAsia="en-GB"/>
          </w:rPr>
          <w:t>s</w:t>
        </w:r>
      </w:ins>
      <w:ins w:id="7060" w:author="mbeckerle" w:date="2013-03-24T11:42:00Z">
        <w:r w:rsidRPr="002E1313">
          <w:rPr>
            <w:rFonts w:ascii="Helvetica" w:hAnsi="Helvetica" w:cs="Helv"/>
            <w:color w:val="000000"/>
            <w:lang w:eastAsia="en-GB"/>
          </w:rPr>
          <w:t>) is as given in the ordered lists below.</w:t>
        </w:r>
      </w:ins>
    </w:p>
    <w:p w14:paraId="4D0FC61C" w14:textId="77777777" w:rsidR="00A1496E" w:rsidRDefault="00A1496E" w:rsidP="00A1496E">
      <w:pPr>
        <w:pStyle w:val="BodyText"/>
        <w:rPr>
          <w:ins w:id="7061" w:author="mbeckerle" w:date="2013-03-24T11:42:00Z"/>
          <w:lang w:eastAsia="en-GB"/>
        </w:rPr>
      </w:pPr>
      <w:ins w:id="7062" w:author="mbeckerle" w:date="2013-03-24T11:42:00Z">
        <w:r w:rsidRPr="002E1313">
          <w:rPr>
            <w:lang w:eastAsia="en-GB"/>
          </w:rPr>
          <w:t>For elements</w:t>
        </w:r>
        <w:r>
          <w:rPr>
            <w:lang w:eastAsia="en-GB"/>
          </w:rPr>
          <w:t xml:space="preserve"> and element refs</w:t>
        </w:r>
        <w:r w:rsidRPr="002E1313">
          <w:rPr>
            <w:lang w:eastAsia="en-GB"/>
          </w:rPr>
          <w:t xml:space="preserve">: </w:t>
        </w:r>
      </w:ins>
    </w:p>
    <w:p w14:paraId="712FFAFB" w14:textId="77777777" w:rsidR="00A1496E" w:rsidRDefault="00A1496E" w:rsidP="00A1496E">
      <w:pPr>
        <w:pStyle w:val="BodyText"/>
        <w:numPr>
          <w:ilvl w:val="0"/>
          <w:numId w:val="177"/>
        </w:numPr>
        <w:rPr>
          <w:ins w:id="7063" w:author="mbeckerle" w:date="2013-03-24T11:42:00Z"/>
          <w:lang w:eastAsia="en-GB"/>
        </w:rPr>
      </w:pPr>
      <w:ins w:id="7064" w:author="mbeckerle" w:date="2013-03-24T11:42:00Z">
        <w:r w:rsidRPr="002E1313">
          <w:rPr>
            <w:lang w:eastAsia="en-GB"/>
          </w:rPr>
          <w:t xml:space="preserve">dfdl:discriminator </w:t>
        </w:r>
        <w:r>
          <w:rPr>
            <w:lang w:eastAsia="en-GB"/>
          </w:rPr>
          <w:t xml:space="preserve">or dfdl:assert(s) </w:t>
        </w:r>
        <w:r w:rsidRPr="002E1313">
          <w:rPr>
            <w:lang w:eastAsia="en-GB"/>
          </w:rPr>
          <w:t>with testKind=</w:t>
        </w:r>
        <w:r>
          <w:rPr>
            <w:lang w:eastAsia="en-GB"/>
          </w:rPr>
          <w:t>’</w:t>
        </w:r>
        <w:r w:rsidRPr="002E1313">
          <w:rPr>
            <w:lang w:eastAsia="en-GB"/>
          </w:rPr>
          <w:t>pattern</w:t>
        </w:r>
        <w:r>
          <w:rPr>
            <w:lang w:eastAsia="en-GB"/>
          </w:rPr>
          <w:t>’</w:t>
        </w:r>
        <w:r w:rsidRPr="002E1313">
          <w:rPr>
            <w:lang w:eastAsia="en-GB"/>
          </w:rPr>
          <w:t xml:space="preserve"> (parsing only)</w:t>
        </w:r>
      </w:ins>
    </w:p>
    <w:p w14:paraId="58BC7514" w14:textId="77777777" w:rsidR="00A1496E" w:rsidRDefault="00A1496E" w:rsidP="00A1496E">
      <w:pPr>
        <w:pStyle w:val="BodyText"/>
        <w:numPr>
          <w:ilvl w:val="0"/>
          <w:numId w:val="177"/>
        </w:numPr>
        <w:rPr>
          <w:ins w:id="7065" w:author="mbeckerle" w:date="2013-03-24T11:42:00Z"/>
          <w:rFonts w:cs="Tms Rmn"/>
          <w:lang w:eastAsia="en-GB"/>
        </w:rPr>
      </w:pPr>
      <w:ins w:id="7066" w:author="mbeckerle" w:date="2013-03-24T11:42:00Z">
        <w:r>
          <w:rPr>
            <w:lang w:eastAsia="en-GB"/>
          </w:rPr>
          <w:t xml:space="preserve">dfdl:element following property scoping </w:t>
        </w:r>
        <w:r>
          <w:rPr>
            <w:rFonts w:cs="Tms Rmn"/>
            <w:lang w:eastAsia="en-GB"/>
          </w:rPr>
          <w:t>rules</w:t>
        </w:r>
      </w:ins>
    </w:p>
    <w:p w14:paraId="50E470E2" w14:textId="77777777" w:rsidR="00A1496E" w:rsidRDefault="00A1496E" w:rsidP="00A1496E">
      <w:pPr>
        <w:pStyle w:val="BodyText"/>
        <w:numPr>
          <w:ilvl w:val="0"/>
          <w:numId w:val="177"/>
        </w:numPr>
        <w:rPr>
          <w:ins w:id="7067" w:author="mbeckerle" w:date="2013-03-24T11:42:00Z"/>
          <w:rFonts w:cs="Tms Rmn"/>
          <w:lang w:eastAsia="en-GB"/>
        </w:rPr>
      </w:pPr>
      <w:ins w:id="7068" w:author="mbeckerle" w:date="2013-03-24T11:42:00Z">
        <w:r w:rsidRPr="002E1313">
          <w:rPr>
            <w:lang w:eastAsia="en-GB"/>
          </w:rPr>
          <w:t>dfdl:setVariable(s)</w:t>
        </w:r>
        <w:r w:rsidRPr="002E1313">
          <w:rPr>
            <w:rFonts w:cs="Tms Rmn"/>
            <w:lang w:eastAsia="en-GB"/>
          </w:rPr>
          <w:t xml:space="preserve"> </w:t>
        </w:r>
      </w:ins>
    </w:p>
    <w:p w14:paraId="66CB682A" w14:textId="77777777" w:rsidR="00A1496E" w:rsidRDefault="00A1496E" w:rsidP="00A1496E">
      <w:pPr>
        <w:pStyle w:val="BodyText"/>
        <w:numPr>
          <w:ilvl w:val="0"/>
          <w:numId w:val="177"/>
        </w:numPr>
        <w:rPr>
          <w:ins w:id="7069" w:author="mbeckerle" w:date="2013-03-24T11:42:00Z"/>
          <w:lang w:eastAsia="en-GB"/>
        </w:rPr>
      </w:pPr>
      <w:ins w:id="7070" w:author="mbeckerle" w:date="2013-03-24T11:42:00Z">
        <w:r w:rsidRPr="002E1313">
          <w:rPr>
            <w:lang w:eastAsia="en-GB"/>
          </w:rPr>
          <w:t xml:space="preserve">dfdl:discriminator </w:t>
        </w:r>
        <w:r>
          <w:rPr>
            <w:lang w:eastAsia="en-GB"/>
          </w:rPr>
          <w:t xml:space="preserve">or dfdl:assert(s) </w:t>
        </w:r>
        <w:r w:rsidRPr="002E1313">
          <w:rPr>
            <w:lang w:eastAsia="en-GB"/>
          </w:rPr>
          <w:t>with testKind=</w:t>
        </w:r>
        <w:r>
          <w:rPr>
            <w:lang w:eastAsia="en-GB"/>
          </w:rPr>
          <w:t>’</w:t>
        </w:r>
        <w:r w:rsidRPr="002E1313">
          <w:rPr>
            <w:lang w:eastAsia="en-GB"/>
          </w:rPr>
          <w:t>expression</w:t>
        </w:r>
        <w:r>
          <w:rPr>
            <w:lang w:eastAsia="en-GB"/>
          </w:rPr>
          <w:t>’</w:t>
        </w:r>
        <w:r w:rsidRPr="002E1313">
          <w:rPr>
            <w:lang w:eastAsia="en-GB"/>
          </w:rPr>
          <w:t xml:space="preserve"> (parsing only)</w:t>
        </w:r>
      </w:ins>
    </w:p>
    <w:p w14:paraId="2467F9D6" w14:textId="77777777" w:rsidR="00A1496E" w:rsidRDefault="00A1496E" w:rsidP="00A1496E">
      <w:pPr>
        <w:pStyle w:val="BodyText"/>
        <w:rPr>
          <w:ins w:id="7071" w:author="mbeckerle" w:date="2013-03-24T11:42:00Z"/>
          <w:rFonts w:ascii="Helvetica" w:hAnsi="Helvetica" w:cs="Tms Rmn"/>
          <w:color w:val="000000"/>
          <w:lang w:eastAsia="en-GB"/>
        </w:rPr>
      </w:pPr>
      <w:ins w:id="7072" w:author="mbeckerle" w:date="2013-03-24T11:42:00Z">
        <w:r w:rsidRPr="00AB334A">
          <w:rPr>
            <w:rFonts w:ascii="Helvetica" w:hAnsi="Helvetica" w:cs="Tms Rmn"/>
            <w:color w:val="000000"/>
            <w:lang w:eastAsia="en-GB"/>
          </w:rPr>
          <w:t xml:space="preserve">For sequences, choices and group refs: </w:t>
        </w:r>
      </w:ins>
    </w:p>
    <w:p w14:paraId="43E853C5" w14:textId="77777777" w:rsidR="00A1496E" w:rsidRDefault="00A1496E" w:rsidP="00A1496E">
      <w:pPr>
        <w:pStyle w:val="BodyText"/>
        <w:numPr>
          <w:ilvl w:val="0"/>
          <w:numId w:val="178"/>
        </w:numPr>
        <w:rPr>
          <w:ins w:id="7073" w:author="mbeckerle" w:date="2013-03-24T11:42:00Z"/>
          <w:rFonts w:ascii="Helvetica" w:hAnsi="Helvetica" w:cs="Tms Rmn"/>
          <w:color w:val="000000"/>
          <w:lang w:eastAsia="en-GB"/>
        </w:rPr>
      </w:pPr>
      <w:ins w:id="7074" w:author="mbeckerle" w:date="2013-03-24T11:42:00Z">
        <w:r w:rsidRPr="00AB334A">
          <w:rPr>
            <w:rFonts w:ascii="Helvetica" w:hAnsi="Helvetica" w:cs="Helv"/>
            <w:color w:val="000000"/>
            <w:lang w:eastAsia="en-GB"/>
          </w:rPr>
          <w:t>dfdl:discriminator or dfdl:assert(s) with testKind='pattern'</w:t>
        </w:r>
        <w:r w:rsidRPr="00AB334A">
          <w:rPr>
            <w:rFonts w:ascii="Helvetica" w:hAnsi="Helvetica" w:cs="Tms Rmn"/>
            <w:color w:val="000000"/>
            <w:lang w:eastAsia="en-GB"/>
          </w:rPr>
          <w:t xml:space="preserve"> </w:t>
        </w:r>
        <w:r w:rsidRPr="00AB334A">
          <w:rPr>
            <w:rFonts w:ascii="Helvetica" w:hAnsi="Helvetica" w:cs="Helv"/>
            <w:color w:val="000000"/>
            <w:lang w:eastAsia="en-GB"/>
          </w:rPr>
          <w:t>(parsing only)</w:t>
        </w:r>
        <w:r w:rsidRPr="00AB334A">
          <w:rPr>
            <w:rFonts w:ascii="Helvetica" w:hAnsi="Helvetica" w:cs="Tms Rmn"/>
            <w:color w:val="000000"/>
            <w:lang w:eastAsia="en-GB"/>
          </w:rPr>
          <w:t xml:space="preserve"> </w:t>
        </w:r>
      </w:ins>
    </w:p>
    <w:p w14:paraId="42E27BEA" w14:textId="77777777" w:rsidR="00A1496E" w:rsidRDefault="00A1496E" w:rsidP="00A1496E">
      <w:pPr>
        <w:pStyle w:val="BodyText"/>
        <w:numPr>
          <w:ilvl w:val="0"/>
          <w:numId w:val="178"/>
        </w:numPr>
        <w:rPr>
          <w:ins w:id="7075" w:author="mbeckerle" w:date="2013-03-24T11:42:00Z"/>
          <w:rFonts w:ascii="Helvetica" w:hAnsi="Helvetica" w:cs="Tms Rmn"/>
          <w:color w:val="000000"/>
          <w:lang w:eastAsia="en-GB"/>
        </w:rPr>
      </w:pPr>
      <w:ins w:id="7076" w:author="mbeckerle" w:date="2013-03-24T11:42:00Z">
        <w:r w:rsidRPr="00AB334A">
          <w:rPr>
            <w:rFonts w:ascii="Helvetica" w:hAnsi="Helvetica" w:cs="Helv"/>
            <w:color w:val="000000"/>
            <w:lang w:eastAsia="en-GB"/>
          </w:rPr>
          <w:t>dfdl:newVariableInstance(s)</w:t>
        </w:r>
        <w:r w:rsidRPr="00AB334A">
          <w:rPr>
            <w:rFonts w:ascii="Helvetica" w:hAnsi="Helvetica" w:cs="Tms Rmn"/>
            <w:color w:val="000000"/>
            <w:lang w:eastAsia="en-GB"/>
          </w:rPr>
          <w:t xml:space="preserve"> </w:t>
        </w:r>
      </w:ins>
    </w:p>
    <w:p w14:paraId="05B8A790" w14:textId="77777777" w:rsidR="00A1496E" w:rsidRDefault="00A1496E" w:rsidP="00A1496E">
      <w:pPr>
        <w:pStyle w:val="BodyText"/>
        <w:numPr>
          <w:ilvl w:val="0"/>
          <w:numId w:val="178"/>
        </w:numPr>
        <w:rPr>
          <w:ins w:id="7077" w:author="mbeckerle" w:date="2013-03-24T11:42:00Z"/>
          <w:rFonts w:ascii="Helvetica" w:hAnsi="Helvetica" w:cs="Tms Rmn"/>
          <w:color w:val="000000"/>
          <w:lang w:eastAsia="en-GB"/>
        </w:rPr>
      </w:pPr>
      <w:ins w:id="7078" w:author="mbeckerle" w:date="2013-03-24T11:42:00Z">
        <w:r>
          <w:rPr>
            <w:rFonts w:ascii="Helvetica" w:hAnsi="Helvetica" w:cs="Tms Rmn"/>
            <w:color w:val="000000"/>
            <w:lang w:eastAsia="en-GB"/>
          </w:rPr>
          <w:t>dfdl:setVariable(s)</w:t>
        </w:r>
      </w:ins>
    </w:p>
    <w:p w14:paraId="1800F3D7" w14:textId="77777777" w:rsidR="00A1496E" w:rsidRDefault="00A1496E" w:rsidP="00A1496E">
      <w:pPr>
        <w:pStyle w:val="BodyText"/>
        <w:numPr>
          <w:ilvl w:val="0"/>
          <w:numId w:val="178"/>
        </w:numPr>
        <w:rPr>
          <w:ins w:id="7079" w:author="mbeckerle" w:date="2013-03-24T11:42:00Z"/>
          <w:rFonts w:ascii="Helvetica" w:hAnsi="Helvetica" w:cs="Tms Rmn"/>
          <w:color w:val="000000"/>
          <w:lang w:eastAsia="en-GB"/>
        </w:rPr>
      </w:pPr>
      <w:ins w:id="7080" w:author="mbeckerle" w:date="2013-03-24T11:42:00Z">
        <w:r w:rsidRPr="00AB334A">
          <w:rPr>
            <w:rFonts w:ascii="Helvetica" w:hAnsi="Helvetica" w:cs="Helv"/>
            <w:color w:val="000000"/>
            <w:lang w:eastAsia="en-GB"/>
          </w:rPr>
          <w:t>dfdl:sequence or dfdl:choice or dfdl:group</w:t>
        </w:r>
        <w:r w:rsidRPr="00AB334A">
          <w:rPr>
            <w:rFonts w:ascii="Helvetica" w:hAnsi="Helvetica" w:cs="Tms Rmn"/>
            <w:color w:val="000000"/>
            <w:lang w:eastAsia="en-GB"/>
          </w:rPr>
          <w:t xml:space="preserve"> following property scoping rules</w:t>
        </w:r>
      </w:ins>
    </w:p>
    <w:p w14:paraId="77973F3E" w14:textId="77777777" w:rsidR="00A1496E" w:rsidRPr="001E4791" w:rsidRDefault="00A1496E" w:rsidP="00A1496E">
      <w:pPr>
        <w:pStyle w:val="BodyText"/>
        <w:numPr>
          <w:ilvl w:val="0"/>
          <w:numId w:val="178"/>
        </w:numPr>
        <w:rPr>
          <w:ins w:id="7081" w:author="mbeckerle" w:date="2013-03-24T11:42:00Z"/>
          <w:lang w:eastAsia="en-GB"/>
        </w:rPr>
      </w:pPr>
      <w:ins w:id="7082" w:author="mbeckerle" w:date="2013-03-24T11:42:00Z">
        <w:r w:rsidRPr="00AB334A">
          <w:rPr>
            <w:rFonts w:ascii="Helvetica" w:hAnsi="Helvetica" w:cs="Helv"/>
            <w:color w:val="000000"/>
            <w:lang w:eastAsia="en-GB"/>
          </w:rPr>
          <w:t xml:space="preserve">dfdl:discriminator or dfdl:assert(s) with testKind='expression' (parsing only) </w:t>
        </w:r>
      </w:ins>
    </w:p>
    <w:p w14:paraId="006219F3" w14:textId="56745A60" w:rsidR="00A1496E" w:rsidRDefault="00A1496E" w:rsidP="0031368F">
      <w:pPr>
        <w:pStyle w:val="Heading3"/>
        <w:rPr>
          <w:ins w:id="7083" w:author="mbeckerle" w:date="2013-03-24T11:42:00Z"/>
          <w:lang w:eastAsia="en-GB"/>
        </w:rPr>
      </w:pPr>
      <w:ins w:id="7084" w:author="mbeckerle" w:date="2013-03-24T11:42:00Z">
        <w:del w:id="7085" w:author="Steve Hanson" w:date="2013-03-28T15:11:00Z">
          <w:r w:rsidRPr="002E1313" w:rsidDel="008012D5">
            <w:rPr>
              <w:i/>
              <w:lang w:eastAsia="en-GB"/>
            </w:rPr>
            <w:br/>
          </w:r>
        </w:del>
        <w:bookmarkStart w:id="7086" w:name="_Toc362453267"/>
        <w:r>
          <w:rPr>
            <w:lang w:eastAsia="en-GB"/>
          </w:rPr>
          <w:t xml:space="preserve">Asserts and </w:t>
        </w:r>
        <w:r w:rsidRPr="00BE45E1">
          <w:rPr>
            <w:lang w:eastAsia="en-GB"/>
          </w:rPr>
          <w:t>Discriminators with testKind</w:t>
        </w:r>
        <w:r>
          <w:rPr>
            <w:lang w:eastAsia="en-GB"/>
          </w:rPr>
          <w:t xml:space="preserve"> </w:t>
        </w:r>
        <w:r w:rsidRPr="00BE45E1">
          <w:rPr>
            <w:lang w:eastAsia="en-GB"/>
          </w:rPr>
          <w:t>'expression'</w:t>
        </w:r>
        <w:bookmarkEnd w:id="7086"/>
      </w:ins>
    </w:p>
    <w:p w14:paraId="4E8A2C75" w14:textId="77777777" w:rsidR="00A1496E" w:rsidRDefault="00A1496E" w:rsidP="00A1496E">
      <w:pPr>
        <w:autoSpaceDE w:val="0"/>
        <w:autoSpaceDN w:val="0"/>
        <w:adjustRightInd w:val="0"/>
        <w:rPr>
          <w:ins w:id="7087" w:author="mbeckerle" w:date="2013-03-24T11:42:00Z"/>
          <w:rFonts w:ascii="Helvetica" w:hAnsi="Helvetica" w:cs="Tms Rmn"/>
          <w:bCs/>
          <w:iCs/>
          <w:color w:val="000000"/>
          <w:u w:val="single"/>
          <w:lang w:eastAsia="en-GB"/>
        </w:rPr>
      </w:pPr>
      <w:ins w:id="7088" w:author="mbeckerle" w:date="2013-03-24T11:42:00Z">
        <w:r w:rsidRPr="002E1313">
          <w:rPr>
            <w:rFonts w:ascii="Helvetica" w:hAnsi="Helvetica" w:cs="Helv"/>
            <w:color w:val="000000"/>
            <w:lang w:eastAsia="en-GB"/>
          </w:rPr>
          <w:t>Implementations are free to optimize by recognizing and executing discriminators or asserts with testKind</w:t>
        </w:r>
        <w:r>
          <w:rPr>
            <w:rFonts w:ascii="Helvetica" w:hAnsi="Helvetica" w:cs="Helv"/>
            <w:color w:val="000000"/>
            <w:lang w:eastAsia="en-GB"/>
          </w:rPr>
          <w:t xml:space="preserve"> </w:t>
        </w:r>
        <w:r w:rsidRPr="002E1313">
          <w:rPr>
            <w:rFonts w:ascii="Helvetica" w:hAnsi="Helvetica" w:cs="Helv"/>
            <w:color w:val="000000"/>
            <w:lang w:eastAsia="en-GB"/>
          </w:rPr>
          <w:t>'expression' earlier so long as the resulting behavior is consistent with what results from th</w:t>
        </w:r>
        <w:r>
          <w:rPr>
            <w:rFonts w:ascii="Helvetica" w:hAnsi="Helvetica" w:cs="Helv"/>
            <w:color w:val="000000"/>
            <w:lang w:eastAsia="en-GB"/>
          </w:rPr>
          <w:t>e</w:t>
        </w:r>
        <w:r w:rsidRPr="002E1313">
          <w:rPr>
            <w:rFonts w:ascii="Helvetica" w:hAnsi="Helvetica" w:cs="Helv"/>
            <w:color w:val="000000"/>
            <w:lang w:eastAsia="en-GB"/>
          </w:rPr>
          <w:t xml:space="preserve"> description</w:t>
        </w:r>
        <w:r>
          <w:rPr>
            <w:rFonts w:ascii="Helvetica" w:hAnsi="Helvetica" w:cs="Helv"/>
            <w:color w:val="000000"/>
            <w:lang w:eastAsia="en-GB"/>
          </w:rPr>
          <w:t xml:space="preserve"> above.</w:t>
        </w:r>
        <w:r w:rsidRPr="002E1313">
          <w:rPr>
            <w:rFonts w:ascii="Helvetica" w:hAnsi="Helvetica" w:cs="Helv"/>
            <w:color w:val="000000"/>
            <w:lang w:eastAsia="en-GB"/>
          </w:rPr>
          <w:t xml:space="preserve">  </w:t>
        </w:r>
      </w:ins>
    </w:p>
    <w:p w14:paraId="25D872A7" w14:textId="77777777" w:rsidR="00A1496E" w:rsidRDefault="00A1496E" w:rsidP="0031368F">
      <w:pPr>
        <w:pStyle w:val="Heading3"/>
        <w:rPr>
          <w:ins w:id="7089" w:author="mbeckerle" w:date="2013-03-24T11:42:00Z"/>
          <w:lang w:eastAsia="en-GB"/>
        </w:rPr>
      </w:pPr>
      <w:bookmarkStart w:id="7090" w:name="_Toc362453268"/>
      <w:ins w:id="7091" w:author="mbeckerle" w:date="2013-03-24T11:42:00Z">
        <w:r w:rsidRPr="00BE45E1">
          <w:rPr>
            <w:lang w:eastAsia="en-GB"/>
          </w:rPr>
          <w:t>Discriminators with testKind</w:t>
        </w:r>
        <w:r>
          <w:rPr>
            <w:lang w:eastAsia="en-GB"/>
          </w:rPr>
          <w:t xml:space="preserve"> </w:t>
        </w:r>
        <w:r w:rsidRPr="00BE45E1">
          <w:rPr>
            <w:lang w:eastAsia="en-GB"/>
          </w:rPr>
          <w:t>'expression'</w:t>
        </w:r>
        <w:bookmarkEnd w:id="7090"/>
      </w:ins>
    </w:p>
    <w:p w14:paraId="7BB332FA" w14:textId="77777777" w:rsidR="00A1496E" w:rsidRDefault="00A1496E" w:rsidP="00A1496E">
      <w:pPr>
        <w:autoSpaceDE w:val="0"/>
        <w:autoSpaceDN w:val="0"/>
        <w:adjustRightInd w:val="0"/>
        <w:rPr>
          <w:ins w:id="7092" w:author="mbeckerle" w:date="2013-03-24T11:42:00Z"/>
          <w:rFonts w:ascii="Helvetica" w:hAnsi="Helvetica" w:cs="Tms Rmn"/>
          <w:color w:val="000000"/>
          <w:lang w:eastAsia="en-GB"/>
        </w:rPr>
      </w:pPr>
      <w:ins w:id="7093" w:author="mbeckerle" w:date="2013-03-24T11:42:00Z">
        <w:r w:rsidRPr="002E1313">
          <w:rPr>
            <w:rFonts w:ascii="Helvetica" w:hAnsi="Helvetica" w:cs="Tms Rmn"/>
            <w:color w:val="000000"/>
            <w:lang w:eastAsia="en-GB"/>
          </w:rPr>
          <w:t>When parsing, an attempt to evaluate a discriminator must be made even if preceding statements or the parse of the schema component ended in a p</w:t>
        </w:r>
        <w:r>
          <w:rPr>
            <w:rFonts w:ascii="Helvetica" w:hAnsi="Helvetica" w:cs="Tms Rmn"/>
            <w:color w:val="000000"/>
            <w:lang w:eastAsia="en-GB"/>
          </w:rPr>
          <w:t>rocessing</w:t>
        </w:r>
        <w:r w:rsidRPr="002E1313">
          <w:rPr>
            <w:rFonts w:ascii="Helvetica" w:hAnsi="Helvetica" w:cs="Tms Rmn"/>
            <w:color w:val="000000"/>
            <w:lang w:eastAsia="en-GB"/>
          </w:rPr>
          <w:t xml:space="preserve"> error. </w:t>
        </w:r>
      </w:ins>
    </w:p>
    <w:p w14:paraId="24B79782" w14:textId="77777777" w:rsidR="00A1496E" w:rsidRDefault="00A1496E" w:rsidP="00A1496E">
      <w:pPr>
        <w:autoSpaceDE w:val="0"/>
        <w:autoSpaceDN w:val="0"/>
        <w:adjustRightInd w:val="0"/>
        <w:rPr>
          <w:ins w:id="7094" w:author="mbeckerle" w:date="2013-03-24T11:42:00Z"/>
          <w:rFonts w:ascii="Helvetica" w:hAnsi="Helvetica" w:cs="Tms Rmn"/>
          <w:color w:val="000000"/>
          <w:lang w:eastAsia="en-GB"/>
        </w:rPr>
      </w:pPr>
      <w:ins w:id="7095" w:author="mbeckerle" w:date="2013-03-24T11:42:00Z">
        <w:r w:rsidRPr="002E1313">
          <w:rPr>
            <w:rFonts w:ascii="Helvetica" w:hAnsi="Helvetica" w:cs="Tms Rmn"/>
            <w:color w:val="000000"/>
            <w:lang w:eastAsia="en-GB"/>
          </w:rPr>
          <w:t>This is because a discriminator's expression could evaluate to true thereby resolving a point of uncertainty even if the complete parsing of the con</w:t>
        </w:r>
        <w:r>
          <w:rPr>
            <w:rFonts w:ascii="Helvetica" w:hAnsi="Helvetica" w:cs="Tms Rmn"/>
            <w:color w:val="000000"/>
            <w:lang w:eastAsia="en-GB"/>
          </w:rPr>
          <w:t>struct ultimately caused a processing</w:t>
        </w:r>
        <w:r w:rsidRPr="002E1313">
          <w:rPr>
            <w:rFonts w:ascii="Helvetica" w:hAnsi="Helvetica" w:cs="Tms Rmn"/>
            <w:color w:val="000000"/>
            <w:lang w:eastAsia="en-GB"/>
          </w:rPr>
          <w:t xml:space="preserve"> error. </w:t>
        </w:r>
      </w:ins>
    </w:p>
    <w:p w14:paraId="323C2547" w14:textId="77777777" w:rsidR="00A1496E" w:rsidRDefault="00A1496E" w:rsidP="00A1496E">
      <w:pPr>
        <w:autoSpaceDE w:val="0"/>
        <w:autoSpaceDN w:val="0"/>
        <w:adjustRightInd w:val="0"/>
        <w:rPr>
          <w:ins w:id="7096" w:author="mbeckerle" w:date="2013-03-24T11:42:00Z"/>
          <w:rFonts w:ascii="Helvetica" w:hAnsi="Helvetica" w:cs="Tms Rmn"/>
          <w:color w:val="000000"/>
          <w:lang w:eastAsia="en-GB"/>
        </w:rPr>
      </w:pPr>
      <w:ins w:id="7097" w:author="mbeckerle" w:date="2013-03-24T11:42:00Z">
        <w:r w:rsidRPr="002E1313">
          <w:rPr>
            <w:rFonts w:ascii="Helvetica" w:hAnsi="Helvetica" w:cs="Tms Rmn"/>
            <w:color w:val="000000"/>
            <w:lang w:eastAsia="en-GB"/>
          </w:rPr>
          <w:t>Such discriminator evaluation has access to the DFDL Infoset of the attempted parse as it existed immediately before detecting the parse failure. Attempts to reference parts of the DFDL Info</w:t>
        </w:r>
        <w:r>
          <w:rPr>
            <w:rFonts w:ascii="Helvetica" w:hAnsi="Helvetica" w:cs="Tms Rmn"/>
            <w:color w:val="000000"/>
            <w:lang w:eastAsia="en-GB"/>
          </w:rPr>
          <w:t xml:space="preserve">set that do not exist are processing </w:t>
        </w:r>
        <w:r w:rsidRPr="002E1313">
          <w:rPr>
            <w:rFonts w:ascii="Helvetica" w:hAnsi="Helvetica" w:cs="Tms Rmn"/>
            <w:color w:val="000000"/>
            <w:lang w:eastAsia="en-GB"/>
          </w:rPr>
          <w:t xml:space="preserve">errors. </w:t>
        </w:r>
      </w:ins>
    </w:p>
    <w:p w14:paraId="486EE078" w14:textId="77777777" w:rsidR="00A1496E" w:rsidRDefault="00A1496E" w:rsidP="0031368F">
      <w:pPr>
        <w:pStyle w:val="Heading3"/>
        <w:rPr>
          <w:ins w:id="7098" w:author="mbeckerle" w:date="2013-03-24T11:42:00Z"/>
          <w:lang w:eastAsia="en-GB"/>
        </w:rPr>
      </w:pPr>
      <w:bookmarkStart w:id="7099" w:name="_Toc362453269"/>
      <w:ins w:id="7100" w:author="mbeckerle" w:date="2013-03-24T11:42:00Z">
        <w:r w:rsidRPr="000D7035">
          <w:rPr>
            <w:lang w:eastAsia="en-GB"/>
          </w:rPr>
          <w:t>Elements and setVariable</w:t>
        </w:r>
        <w:bookmarkEnd w:id="7099"/>
      </w:ins>
    </w:p>
    <w:p w14:paraId="60A646F7" w14:textId="77777777" w:rsidR="00A1496E" w:rsidRDefault="00A1496E" w:rsidP="00A1496E">
      <w:pPr>
        <w:autoSpaceDE w:val="0"/>
        <w:autoSpaceDN w:val="0"/>
        <w:adjustRightInd w:val="0"/>
        <w:rPr>
          <w:ins w:id="7101" w:author="mbeckerle" w:date="2013-03-24T11:42:00Z"/>
          <w:rFonts w:ascii="Helvetica" w:hAnsi="Helvetica" w:cs="Tms Rmn"/>
          <w:color w:val="000000"/>
          <w:lang w:eastAsia="en-GB"/>
        </w:rPr>
      </w:pPr>
      <w:ins w:id="7102" w:author="mbeckerle" w:date="2013-03-24T11:42:00Z">
        <w:r>
          <w:rPr>
            <w:rFonts w:ascii="Helvetica" w:hAnsi="Helvetica" w:cs="Tms Rmn"/>
            <w:color w:val="000000"/>
            <w:lang w:eastAsia="en-GB"/>
          </w:rPr>
          <w:t>The</w:t>
        </w:r>
        <w:r w:rsidRPr="002E1313">
          <w:rPr>
            <w:rFonts w:ascii="Helvetica" w:hAnsi="Helvetica" w:cs="Tms Rmn"/>
            <w:color w:val="000000"/>
            <w:lang w:eastAsia="en-GB"/>
          </w:rPr>
          <w:t xml:space="preserve"> resolved set of </w:t>
        </w:r>
        <w:r>
          <w:rPr>
            <w:rFonts w:ascii="Helvetica" w:hAnsi="Helvetica" w:cs="Tms Rmn"/>
            <w:color w:val="000000"/>
            <w:lang w:eastAsia="en-GB"/>
          </w:rPr>
          <w:t>d</w:t>
        </w:r>
        <w:r w:rsidRPr="002E1313">
          <w:rPr>
            <w:rFonts w:ascii="Helvetica" w:hAnsi="Helvetica" w:cs="Tms Rmn"/>
            <w:color w:val="000000"/>
            <w:lang w:eastAsia="en-GB"/>
          </w:rPr>
          <w:t xml:space="preserve">fdl:setVariable statements for an element are executed </w:t>
        </w:r>
        <w:r w:rsidRPr="00BE45E1">
          <w:rPr>
            <w:rFonts w:ascii="Helvetica" w:hAnsi="Helvetica" w:cs="Tms Rmn"/>
            <w:b/>
            <w:color w:val="000000"/>
            <w:lang w:eastAsia="en-GB"/>
          </w:rPr>
          <w:t>after</w:t>
        </w:r>
        <w:r w:rsidRPr="002E1313">
          <w:rPr>
            <w:rFonts w:ascii="Helvetica" w:hAnsi="Helvetica" w:cs="Tms Rmn"/>
            <w:color w:val="000000"/>
            <w:lang w:eastAsia="en-GB"/>
          </w:rPr>
          <w:t xml:space="preserve"> the parsing of the element. This is in</w:t>
        </w:r>
        <w:r>
          <w:rPr>
            <w:rFonts w:ascii="Helvetica" w:hAnsi="Helvetica" w:cs="Tms Rmn"/>
            <w:color w:val="000000"/>
            <w:lang w:eastAsia="en-GB"/>
          </w:rPr>
          <w:t xml:space="preserve"> </w:t>
        </w:r>
        <w:r w:rsidRPr="002E1313">
          <w:rPr>
            <w:rFonts w:ascii="Helvetica" w:hAnsi="Helvetica" w:cs="Tms Rmn"/>
            <w:color w:val="000000"/>
            <w:lang w:eastAsia="en-GB"/>
          </w:rPr>
          <w:t xml:space="preserve">contrast to the </w:t>
        </w:r>
        <w:r>
          <w:rPr>
            <w:rFonts w:ascii="Helvetica" w:hAnsi="Helvetica" w:cs="Tms Rmn"/>
            <w:color w:val="000000"/>
            <w:lang w:eastAsia="en-GB"/>
          </w:rPr>
          <w:t>resolved set of</w:t>
        </w:r>
        <w:r w:rsidRPr="002E1313">
          <w:rPr>
            <w:rFonts w:ascii="Helvetica" w:hAnsi="Helvetica" w:cs="Tms Rmn"/>
            <w:color w:val="000000"/>
            <w:lang w:eastAsia="en-GB"/>
          </w:rPr>
          <w:t xml:space="preserve"> dfdl:setVariable statements </w:t>
        </w:r>
        <w:r>
          <w:rPr>
            <w:rFonts w:ascii="Helvetica" w:hAnsi="Helvetica" w:cs="Tms Rmn"/>
            <w:color w:val="000000"/>
            <w:lang w:eastAsia="en-GB"/>
          </w:rPr>
          <w:t xml:space="preserve">for a group </w:t>
        </w:r>
        <w:r w:rsidRPr="002E1313">
          <w:rPr>
            <w:rFonts w:ascii="Helvetica" w:hAnsi="Helvetica" w:cs="Tms Rmn"/>
            <w:color w:val="000000"/>
            <w:lang w:eastAsia="en-GB"/>
          </w:rPr>
          <w:t xml:space="preserve">which are executed </w:t>
        </w:r>
        <w:r w:rsidRPr="00BE45E1">
          <w:rPr>
            <w:rFonts w:ascii="Helvetica" w:hAnsi="Helvetica" w:cs="Tms Rmn"/>
            <w:b/>
            <w:color w:val="000000"/>
            <w:lang w:eastAsia="en-GB"/>
          </w:rPr>
          <w:t>before</w:t>
        </w:r>
        <w:r w:rsidRPr="002E1313">
          <w:rPr>
            <w:rFonts w:ascii="Helvetica" w:hAnsi="Helvetica" w:cs="Tms Rmn"/>
            <w:color w:val="000000"/>
            <w:lang w:eastAsia="en-GB"/>
          </w:rPr>
          <w:t xml:space="preserve"> the parsing of the </w:t>
        </w:r>
        <w:r>
          <w:rPr>
            <w:rFonts w:ascii="Helvetica" w:hAnsi="Helvetica" w:cs="Tms Rmn"/>
            <w:color w:val="000000"/>
            <w:lang w:eastAsia="en-GB"/>
          </w:rPr>
          <w:t>group</w:t>
        </w:r>
        <w:r w:rsidRPr="002E1313">
          <w:rPr>
            <w:rFonts w:ascii="Helvetica" w:hAnsi="Helvetica" w:cs="Tms Rmn"/>
            <w:color w:val="000000"/>
            <w:lang w:eastAsia="en-GB"/>
          </w:rPr>
          <w:t xml:space="preserve">. </w:t>
        </w:r>
      </w:ins>
    </w:p>
    <w:p w14:paraId="65FD56BB" w14:textId="77777777" w:rsidR="00A1496E" w:rsidRDefault="00A1496E" w:rsidP="00A1496E">
      <w:pPr>
        <w:autoSpaceDE w:val="0"/>
        <w:autoSpaceDN w:val="0"/>
        <w:adjustRightInd w:val="0"/>
        <w:rPr>
          <w:ins w:id="7103" w:author="mbeckerle" w:date="2013-03-24T11:42:00Z"/>
          <w:rFonts w:ascii="Helvetica" w:hAnsi="Helvetica" w:cs="Tms Rmn"/>
          <w:color w:val="000000"/>
          <w:lang w:eastAsia="en-GB"/>
        </w:rPr>
      </w:pPr>
      <w:ins w:id="7104" w:author="mbeckerle" w:date="2013-03-24T11:42:00Z">
        <w:r w:rsidRPr="002E1313">
          <w:rPr>
            <w:rFonts w:ascii="Helvetica" w:hAnsi="Helvetica" w:cs="Tms Rmn"/>
            <w:color w:val="000000"/>
            <w:lang w:eastAsia="en-GB"/>
          </w:rPr>
          <w:t>For elements, this implies that these variables are set after the evaluation of expressions corresponding to any computed DFDL properties for that element, and so the variables may not be referenced from expressions that compute these DFDL properties.</w:t>
        </w:r>
      </w:ins>
    </w:p>
    <w:p w14:paraId="42F53E71" w14:textId="77777777" w:rsidR="00A1496E" w:rsidRPr="00AB334A" w:rsidRDefault="00A1496E" w:rsidP="00A1496E">
      <w:pPr>
        <w:autoSpaceDE w:val="0"/>
        <w:autoSpaceDN w:val="0"/>
        <w:adjustRightInd w:val="0"/>
        <w:rPr>
          <w:ins w:id="7105" w:author="mbeckerle" w:date="2013-03-24T11:42:00Z"/>
          <w:rFonts w:ascii="Helvetica" w:hAnsi="Helvetica" w:cs="Tms Rmn"/>
          <w:color w:val="000000"/>
          <w:lang w:eastAsia="en-GB"/>
        </w:rPr>
      </w:pPr>
      <w:ins w:id="7106" w:author="mbeckerle" w:date="2013-03-24T11:42:00Z">
        <w:r w:rsidRPr="002E1313">
          <w:rPr>
            <w:rFonts w:ascii="Helvetica" w:hAnsi="Helvetica" w:cs="Tms Rmn"/>
            <w:color w:val="000000"/>
            <w:lang w:eastAsia="en-GB"/>
          </w:rPr>
          <w:t>That is, if an expression is used to provide the value of a property (such as dfdl:terminator or dfdl:byteOrder), the evaluation of that property expression occurs before any dfdl:setVariable annotation from the resolved set of annotations for that element are executed; hence, the expression providing the value of the property may not reference the variable. Schema authors can insert sequences to provide more precise control over when variables are set.</w:t>
        </w:r>
      </w:ins>
    </w:p>
    <w:p w14:paraId="686E43DC" w14:textId="77777777" w:rsidR="00A1496E" w:rsidRDefault="00A1496E" w:rsidP="008910BB">
      <w:pPr>
        <w:autoSpaceDE w:val="0"/>
        <w:rPr>
          <w:ins w:id="7107" w:author="mbeckerle" w:date="2013-02-19T12:18:00Z"/>
          <w:rFonts w:cs="Arial"/>
          <w:color w:val="000000"/>
        </w:rPr>
      </w:pPr>
    </w:p>
    <w:p w14:paraId="5B79CD54" w14:textId="2DC8D9C6" w:rsidR="008910BB" w:rsidRPr="00B03EAB" w:rsidDel="00035595" w:rsidRDefault="008910BB">
      <w:pPr>
        <w:pStyle w:val="Heading2"/>
        <w:numPr>
          <w:ilvl w:val="0"/>
          <w:numId w:val="0"/>
        </w:numPr>
        <w:ind w:left="576" w:hanging="576"/>
        <w:rPr>
          <w:del w:id="7108" w:author="mbeckerle" w:date="2013-02-19T12:25:00Z"/>
          <w:rFonts w:eastAsia="MS Mincho"/>
        </w:rPr>
        <w:pPrChange w:id="7109" w:author="mbeckerle" w:date="2013-02-19T12:17:00Z">
          <w:pPr>
            <w:pStyle w:val="Caption"/>
          </w:pPr>
        </w:pPrChange>
      </w:pPr>
      <w:bookmarkStart w:id="7110" w:name="_Toc349042706"/>
      <w:bookmarkStart w:id="7111" w:name="_Toc351912704"/>
      <w:bookmarkStart w:id="7112" w:name="_Toc351914725"/>
      <w:bookmarkStart w:id="7113" w:name="_Toc351915191"/>
      <w:bookmarkStart w:id="7114" w:name="_Toc361231248"/>
      <w:bookmarkStart w:id="7115" w:name="_Toc361231774"/>
      <w:bookmarkStart w:id="7116" w:name="_Toc362445072"/>
      <w:bookmarkStart w:id="7117" w:name="_Toc362451823"/>
      <w:bookmarkStart w:id="7118" w:name="_Toc362452372"/>
      <w:bookmarkStart w:id="7119" w:name="_Toc362453270"/>
      <w:bookmarkEnd w:id="7110"/>
      <w:bookmarkEnd w:id="7111"/>
      <w:bookmarkEnd w:id="7112"/>
      <w:bookmarkEnd w:id="7113"/>
      <w:bookmarkEnd w:id="7114"/>
      <w:bookmarkEnd w:id="7115"/>
      <w:bookmarkEnd w:id="7116"/>
      <w:bookmarkEnd w:id="7117"/>
      <w:bookmarkEnd w:id="7118"/>
      <w:bookmarkEnd w:id="7119"/>
    </w:p>
    <w:p w14:paraId="6BCA5558" w14:textId="6BE83B20" w:rsidR="00581391" w:rsidRPr="005223F4" w:rsidDel="00041028" w:rsidRDefault="00581391">
      <w:pPr>
        <w:pStyle w:val="Heading1"/>
        <w:rPr>
          <w:del w:id="7120" w:author="mbeckerle" w:date="2012-04-22T21:56:00Z"/>
        </w:rPr>
        <w:pPrChange w:id="7121" w:author="mbeckerle" w:date="2013-01-20T17:01:00Z">
          <w:pPr/>
        </w:pPrChange>
      </w:pPr>
      <w:bookmarkStart w:id="7122" w:name="_Toc349042707"/>
      <w:bookmarkStart w:id="7123" w:name="_Toc349642128"/>
      <w:bookmarkStart w:id="7124" w:name="_Toc351912705"/>
      <w:bookmarkStart w:id="7125" w:name="_Toc351914726"/>
      <w:bookmarkStart w:id="7126" w:name="_Toc351915192"/>
      <w:bookmarkStart w:id="7127" w:name="_Toc361231249"/>
      <w:bookmarkStart w:id="7128" w:name="_Toc361231775"/>
      <w:bookmarkStart w:id="7129" w:name="_Toc362445073"/>
      <w:bookmarkStart w:id="7130" w:name="_Toc362451824"/>
      <w:bookmarkStart w:id="7131" w:name="_Toc362452373"/>
      <w:bookmarkStart w:id="7132" w:name="_Toc362452880"/>
      <w:bookmarkStart w:id="7133" w:name="_Toc362453271"/>
      <w:bookmarkEnd w:id="7122"/>
      <w:bookmarkEnd w:id="7123"/>
      <w:bookmarkEnd w:id="7124"/>
      <w:bookmarkEnd w:id="7125"/>
      <w:bookmarkEnd w:id="7126"/>
      <w:bookmarkEnd w:id="7127"/>
      <w:bookmarkEnd w:id="7128"/>
      <w:bookmarkEnd w:id="7129"/>
      <w:bookmarkEnd w:id="7130"/>
      <w:bookmarkEnd w:id="7131"/>
      <w:bookmarkEnd w:id="7132"/>
      <w:bookmarkEnd w:id="7133"/>
    </w:p>
    <w:p w14:paraId="4C38FFDD" w14:textId="47312DA4" w:rsidR="00581391" w:rsidRPr="005223F4" w:rsidDel="00041028" w:rsidRDefault="00581391">
      <w:pPr>
        <w:pStyle w:val="Heading1"/>
        <w:rPr>
          <w:del w:id="7134" w:author="mbeckerle" w:date="2012-04-22T21:56:00Z"/>
        </w:rPr>
        <w:pPrChange w:id="7135" w:author="mbeckerle" w:date="2013-01-20T17:01:00Z">
          <w:pPr/>
        </w:pPrChange>
      </w:pPr>
      <w:bookmarkStart w:id="7136" w:name="_Toc322911608"/>
      <w:bookmarkStart w:id="7137" w:name="_Toc322912147"/>
      <w:bookmarkStart w:id="7138" w:name="_Toc329092997"/>
      <w:bookmarkStart w:id="7139" w:name="_Toc332701510"/>
      <w:bookmarkStart w:id="7140" w:name="_Toc332701817"/>
      <w:bookmarkStart w:id="7141" w:name="_Toc332711611"/>
      <w:bookmarkStart w:id="7142" w:name="_Toc332711919"/>
      <w:bookmarkStart w:id="7143" w:name="_Toc332712221"/>
      <w:bookmarkStart w:id="7144" w:name="_Toc332724137"/>
      <w:bookmarkStart w:id="7145" w:name="_Toc332724437"/>
      <w:bookmarkStart w:id="7146" w:name="_Toc341102733"/>
      <w:bookmarkStart w:id="7147" w:name="_Toc347241466"/>
      <w:bookmarkStart w:id="7148" w:name="_Toc347744659"/>
      <w:bookmarkStart w:id="7149" w:name="_Toc348984442"/>
      <w:bookmarkStart w:id="7150" w:name="_Toc348984747"/>
      <w:bookmarkStart w:id="7151" w:name="_Toc349037910"/>
      <w:bookmarkStart w:id="7152" w:name="_Toc349038215"/>
      <w:bookmarkStart w:id="7153" w:name="_Toc349042708"/>
      <w:bookmarkStart w:id="7154" w:name="_Toc349642129"/>
      <w:bookmarkStart w:id="7155" w:name="_Toc351912706"/>
      <w:bookmarkStart w:id="7156" w:name="_Toc351914727"/>
      <w:bookmarkStart w:id="7157" w:name="_Toc351915193"/>
      <w:bookmarkStart w:id="7158" w:name="_Toc361231250"/>
      <w:bookmarkStart w:id="7159" w:name="_Toc361231776"/>
      <w:bookmarkStart w:id="7160" w:name="_Toc362445074"/>
      <w:bookmarkStart w:id="7161" w:name="_Toc362451825"/>
      <w:bookmarkStart w:id="7162" w:name="_Toc362452374"/>
      <w:bookmarkStart w:id="7163" w:name="_Toc362452881"/>
      <w:bookmarkStart w:id="7164" w:name="_Toc362453272"/>
      <w:bookmarkEnd w:id="7136"/>
      <w:bookmarkEnd w:id="7137"/>
      <w:bookmarkEnd w:id="7138"/>
      <w:bookmarkEnd w:id="7139"/>
      <w:bookmarkEnd w:id="7140"/>
      <w:bookmarkEnd w:id="7141"/>
      <w:bookmarkEnd w:id="7142"/>
      <w:bookmarkEnd w:id="7143"/>
      <w:bookmarkEnd w:id="7144"/>
      <w:bookmarkEnd w:id="7145"/>
      <w:bookmarkEnd w:id="7146"/>
      <w:bookmarkEnd w:id="7147"/>
      <w:bookmarkEnd w:id="7148"/>
      <w:bookmarkEnd w:id="7149"/>
      <w:bookmarkEnd w:id="7150"/>
      <w:bookmarkEnd w:id="7151"/>
      <w:bookmarkEnd w:id="7152"/>
      <w:bookmarkEnd w:id="7153"/>
      <w:bookmarkEnd w:id="7154"/>
      <w:bookmarkEnd w:id="7155"/>
      <w:bookmarkEnd w:id="7156"/>
      <w:bookmarkEnd w:id="7157"/>
      <w:bookmarkEnd w:id="7158"/>
      <w:bookmarkEnd w:id="7159"/>
      <w:bookmarkEnd w:id="7160"/>
      <w:bookmarkEnd w:id="7161"/>
      <w:bookmarkEnd w:id="7162"/>
      <w:bookmarkEnd w:id="7163"/>
      <w:bookmarkEnd w:id="7164"/>
    </w:p>
    <w:p w14:paraId="41BC9488" w14:textId="77777777" w:rsidR="00581391" w:rsidRPr="005223F4" w:rsidRDefault="00581391" w:rsidP="009E142C">
      <w:pPr>
        <w:pStyle w:val="Heading1"/>
      </w:pPr>
      <w:bookmarkStart w:id="7165" w:name="_Toc179788283"/>
      <w:bookmarkStart w:id="7166" w:name="_Toc199516304"/>
      <w:bookmarkStart w:id="7167" w:name="_Toc194983968"/>
      <w:bookmarkStart w:id="7168" w:name="_Toc243112816"/>
      <w:bookmarkStart w:id="7169" w:name="_Toc349042709"/>
      <w:bookmarkStart w:id="7170" w:name="_Toc362453273"/>
      <w:r w:rsidRPr="005223F4">
        <w:t>Core Representation Properties and their Format Semantics</w:t>
      </w:r>
      <w:bookmarkEnd w:id="7165"/>
      <w:bookmarkEnd w:id="7166"/>
      <w:bookmarkEnd w:id="7167"/>
      <w:bookmarkEnd w:id="7168"/>
      <w:bookmarkEnd w:id="7169"/>
      <w:bookmarkEnd w:id="7170"/>
    </w:p>
    <w:p w14:paraId="7A9AF7AD" w14:textId="77777777" w:rsidR="00581391" w:rsidRPr="005223F4" w:rsidRDefault="00581391" w:rsidP="007221BC">
      <w:pPr>
        <w:pStyle w:val="nobreak"/>
      </w:pPr>
      <w:r w:rsidRPr="005223F4">
        <w:t>The next sections specify the core set of DFDL v1.0 properties that may be used in DFDL annotations in DFDL Schemas to describe data formats.</w:t>
      </w:r>
    </w:p>
    <w:p w14:paraId="261C929F" w14:textId="17825344" w:rsidR="00581391" w:rsidRPr="005223F4" w:rsidRDefault="00581391" w:rsidP="00581391">
      <w:pPr>
        <w:pStyle w:val="nobreak"/>
      </w:pPr>
      <w:r w:rsidRPr="005223F4">
        <w:t xml:space="preserve">It is a schema definition error when a DFDL schema does </w:t>
      </w:r>
      <w:r w:rsidRPr="005223F4">
        <w:rPr>
          <w:i/>
        </w:rPr>
        <w:t>not</w:t>
      </w:r>
      <w:r w:rsidRPr="005223F4">
        <w:t xml:space="preserve"> contain a definition for a representation property that is needed to interpret the data. For example, a DFDL schema containing any textual data must provide a definition of the character set </w:t>
      </w:r>
      <w:del w:id="7171" w:author="mbeckerle" w:date="2013-01-29T13:47:00Z">
        <w:r w:rsidRPr="005223F4" w:rsidDel="00B87B3C">
          <w:delText>'</w:delText>
        </w:r>
      </w:del>
      <w:r w:rsidRPr="005223F4">
        <w:t>encoding</w:t>
      </w:r>
      <w:ins w:id="7172" w:author="mbeckerle" w:date="2013-01-29T13:47:00Z">
        <w:r w:rsidR="00B87B3C">
          <w:t xml:space="preserve"> </w:t>
        </w:r>
      </w:ins>
      <w:del w:id="7173" w:author="mbeckerle" w:date="2013-01-29T13:47:00Z">
        <w:r w:rsidRPr="005223F4" w:rsidDel="00B87B3C">
          <w:delText>'</w:delText>
        </w:r>
      </w:del>
      <w:del w:id="7174" w:author="mbeckerle" w:date="2013-01-29T13:48:00Z">
        <w:r w:rsidRPr="005223F4" w:rsidDel="00B87B3C">
          <w:delText xml:space="preserve"> </w:delText>
        </w:r>
      </w:del>
      <w:r w:rsidRPr="005223F4">
        <w:t>property</w:t>
      </w:r>
      <w:ins w:id="7175" w:author="mbeckerle" w:date="2013-01-29T13:48:00Z">
        <w:r w:rsidR="00B87B3C">
          <w:t xml:space="preserve"> (dfdl:encoding)</w:t>
        </w:r>
      </w:ins>
      <w:r w:rsidRPr="005223F4">
        <w:t xml:space="preserve"> for that textual data, and if it is not part of the format properties context for that data, then it is a schema definition error.</w:t>
      </w:r>
    </w:p>
    <w:p w14:paraId="3131B175" w14:textId="77777777" w:rsidR="00581391" w:rsidRPr="005223F4" w:rsidRDefault="00581391" w:rsidP="00581391">
      <w:r w:rsidRPr="005223F4">
        <w:t>Furthermore, no default values are provided for representation properties as built-in definitions by any DFDL processor. This requires DFDL schemas to be explicit about the representation properties of the data they describe, and avoids any possibility of DFDL schemas that are meaningful for some DFDL processors but not others.</w:t>
      </w:r>
    </w:p>
    <w:p w14:paraId="5A71AB38" w14:textId="77777777" w:rsidR="00581391" w:rsidRPr="005223F4" w:rsidRDefault="00581391" w:rsidP="00581391">
      <w:r w:rsidRPr="005223F4">
        <w:t>The properties are organized as follows:</w:t>
      </w:r>
    </w:p>
    <w:p w14:paraId="55C27BC1" w14:textId="2669DEDF" w:rsidR="007221BC" w:rsidRPr="005223F4" w:rsidDel="0045662B" w:rsidRDefault="007221BC" w:rsidP="00581391">
      <w:pPr>
        <w:rPr>
          <w:del w:id="7176" w:author="mbeckerle" w:date="2012-04-22T18:09:00Z"/>
        </w:rPr>
      </w:pPr>
    </w:p>
    <w:p w14:paraId="211270FC" w14:textId="77777777" w:rsidR="00581391" w:rsidRPr="005223F4" w:rsidRDefault="00581391" w:rsidP="00581391">
      <w:pPr>
        <w:numPr>
          <w:ilvl w:val="0"/>
          <w:numId w:val="13"/>
        </w:numPr>
      </w:pPr>
      <w:r w:rsidRPr="005223F4">
        <w:t>Common to both Content and Framing</w:t>
      </w:r>
      <w:r w:rsidR="00FE677C" w:rsidRPr="005223F4">
        <w:t xml:space="preserve"> (see  </w:t>
      </w:r>
      <w:r w:rsidR="00FE677C" w:rsidRPr="005223F4">
        <w:fldChar w:fldCharType="begin"/>
      </w:r>
      <w:r w:rsidR="00FE677C" w:rsidRPr="005223F4">
        <w:instrText xml:space="preserve"> REF _Ref255476147 \r \h </w:instrText>
      </w:r>
      <w:r w:rsidR="00FE677C" w:rsidRPr="005223F4">
        <w:fldChar w:fldCharType="separate"/>
      </w:r>
      <w:ins w:id="7177" w:author="mbeckerle" w:date="2013-07-10T14:54:00Z">
        <w:r w:rsidR="008B68D7">
          <w:t>11</w:t>
        </w:r>
      </w:ins>
      <w:del w:id="7178" w:author="mbeckerle" w:date="2013-07-10T14:51:00Z">
        <w:r w:rsidR="00D04199" w:rsidDel="00D9274F">
          <w:rPr>
            <w:cs/>
          </w:rPr>
          <w:delText>‎</w:delText>
        </w:r>
        <w:r w:rsidR="00D04199" w:rsidDel="00D9274F">
          <w:delText>11</w:delText>
        </w:r>
      </w:del>
      <w:r w:rsidR="00FE677C" w:rsidRPr="005223F4">
        <w:fldChar w:fldCharType="end"/>
      </w:r>
      <w:r w:rsidR="00FE677C" w:rsidRPr="005223F4">
        <w:t>)</w:t>
      </w:r>
    </w:p>
    <w:p w14:paraId="5B852D2A" w14:textId="77777777" w:rsidR="00581391" w:rsidRPr="005223F4" w:rsidRDefault="00581391" w:rsidP="00581391">
      <w:pPr>
        <w:numPr>
          <w:ilvl w:val="0"/>
          <w:numId w:val="13"/>
        </w:numPr>
      </w:pPr>
      <w:r w:rsidRPr="005223F4">
        <w:t>Common Framing</w:t>
      </w:r>
      <w:r w:rsidR="000B52C1" w:rsidRPr="005223F4">
        <w:t>,</w:t>
      </w:r>
      <w:r w:rsidRPr="005223F4">
        <w:t xml:space="preserve"> Position</w:t>
      </w:r>
      <w:r w:rsidR="000B52C1" w:rsidRPr="005223F4">
        <w:t>,</w:t>
      </w:r>
      <w:r w:rsidRPr="005223F4">
        <w:t xml:space="preserve"> and Length</w:t>
      </w:r>
      <w:r w:rsidR="00FE677C" w:rsidRPr="005223F4">
        <w:t xml:space="preserve"> (see </w:t>
      </w:r>
      <w:r w:rsidR="00FE677C" w:rsidRPr="005223F4">
        <w:fldChar w:fldCharType="begin"/>
      </w:r>
      <w:r w:rsidR="00FE677C" w:rsidRPr="005223F4">
        <w:instrText xml:space="preserve"> REF _Ref255476176 \r \h </w:instrText>
      </w:r>
      <w:r w:rsidR="00FE677C" w:rsidRPr="005223F4">
        <w:fldChar w:fldCharType="separate"/>
      </w:r>
      <w:ins w:id="7179" w:author="mbeckerle" w:date="2013-07-10T14:54:00Z">
        <w:r w:rsidR="008B68D7">
          <w:t>12</w:t>
        </w:r>
      </w:ins>
      <w:del w:id="7180" w:author="mbeckerle" w:date="2013-07-10T14:51:00Z">
        <w:r w:rsidR="00D04199" w:rsidDel="00D9274F">
          <w:rPr>
            <w:cs/>
          </w:rPr>
          <w:delText>‎</w:delText>
        </w:r>
        <w:r w:rsidR="00D04199" w:rsidDel="00D9274F">
          <w:delText>12</w:delText>
        </w:r>
      </w:del>
      <w:r w:rsidR="00FE677C" w:rsidRPr="005223F4">
        <w:fldChar w:fldCharType="end"/>
      </w:r>
      <w:r w:rsidR="00FE677C" w:rsidRPr="005223F4">
        <w:t>)</w:t>
      </w:r>
    </w:p>
    <w:p w14:paraId="1F229840" w14:textId="77777777" w:rsidR="00581391" w:rsidRPr="005223F4" w:rsidRDefault="00581391" w:rsidP="00581391">
      <w:pPr>
        <w:numPr>
          <w:ilvl w:val="0"/>
          <w:numId w:val="13"/>
        </w:numPr>
      </w:pPr>
      <w:r w:rsidRPr="005223F4">
        <w:t>Simple Type Content</w:t>
      </w:r>
      <w:r w:rsidR="00FE677C" w:rsidRPr="005223F4">
        <w:t xml:space="preserve"> (see </w:t>
      </w:r>
      <w:r w:rsidR="00FE677C" w:rsidRPr="005223F4">
        <w:fldChar w:fldCharType="begin"/>
      </w:r>
      <w:r w:rsidR="00FE677C" w:rsidRPr="005223F4">
        <w:instrText xml:space="preserve"> REF _Ref255476219 \r \h </w:instrText>
      </w:r>
      <w:r w:rsidR="00FE677C" w:rsidRPr="005223F4">
        <w:fldChar w:fldCharType="separate"/>
      </w:r>
      <w:ins w:id="7181" w:author="mbeckerle" w:date="2013-07-10T14:54:00Z">
        <w:r w:rsidR="008B68D7">
          <w:t>13</w:t>
        </w:r>
      </w:ins>
      <w:del w:id="7182" w:author="mbeckerle" w:date="2013-07-10T14:51:00Z">
        <w:r w:rsidR="00D04199" w:rsidDel="00D9274F">
          <w:rPr>
            <w:cs/>
          </w:rPr>
          <w:delText>‎</w:delText>
        </w:r>
        <w:r w:rsidR="00D04199" w:rsidDel="00D9274F">
          <w:delText>13</w:delText>
        </w:r>
      </w:del>
      <w:r w:rsidR="00FE677C" w:rsidRPr="005223F4">
        <w:fldChar w:fldCharType="end"/>
      </w:r>
      <w:r w:rsidR="00FE677C" w:rsidRPr="005223F4">
        <w:t xml:space="preserve"> )</w:t>
      </w:r>
    </w:p>
    <w:p w14:paraId="0D37899F" w14:textId="77777777" w:rsidR="00581391" w:rsidRPr="005223F4" w:rsidRDefault="00581391" w:rsidP="00C73C52">
      <w:pPr>
        <w:numPr>
          <w:ilvl w:val="0"/>
          <w:numId w:val="13"/>
        </w:numPr>
      </w:pPr>
      <w:r w:rsidRPr="005223F4">
        <w:t xml:space="preserve">Sequence </w:t>
      </w:r>
      <w:r w:rsidR="00C73C52" w:rsidRPr="005223F4">
        <w:t>Groups</w:t>
      </w:r>
      <w:r w:rsidR="00FE677C" w:rsidRPr="005223F4">
        <w:t xml:space="preserve"> (see </w:t>
      </w:r>
      <w:r w:rsidR="00FE677C" w:rsidRPr="005223F4">
        <w:fldChar w:fldCharType="begin"/>
      </w:r>
      <w:r w:rsidR="00FE677C" w:rsidRPr="005223F4">
        <w:instrText xml:space="preserve"> REF _Ref255476240 \r \h </w:instrText>
      </w:r>
      <w:r w:rsidR="00FE677C" w:rsidRPr="005223F4">
        <w:fldChar w:fldCharType="separate"/>
      </w:r>
      <w:ins w:id="7183" w:author="mbeckerle" w:date="2013-07-10T14:54:00Z">
        <w:r w:rsidR="008B68D7">
          <w:t>14</w:t>
        </w:r>
      </w:ins>
      <w:del w:id="7184" w:author="mbeckerle" w:date="2013-07-10T14:51:00Z">
        <w:r w:rsidR="00D04199" w:rsidDel="00D9274F">
          <w:rPr>
            <w:cs/>
          </w:rPr>
          <w:delText>‎</w:delText>
        </w:r>
        <w:r w:rsidR="00D04199" w:rsidDel="00D9274F">
          <w:delText>14</w:delText>
        </w:r>
      </w:del>
      <w:r w:rsidR="00FE677C" w:rsidRPr="005223F4">
        <w:fldChar w:fldCharType="end"/>
      </w:r>
      <w:r w:rsidR="00FE677C" w:rsidRPr="005223F4">
        <w:t xml:space="preserve"> )</w:t>
      </w:r>
    </w:p>
    <w:p w14:paraId="26A75F59" w14:textId="77777777" w:rsidR="00581391" w:rsidRPr="005223F4" w:rsidRDefault="00581391" w:rsidP="007D4F9F">
      <w:pPr>
        <w:numPr>
          <w:ilvl w:val="0"/>
          <w:numId w:val="13"/>
        </w:numPr>
      </w:pPr>
      <w:r w:rsidRPr="005223F4">
        <w:t xml:space="preserve">Choice </w:t>
      </w:r>
      <w:r w:rsidR="00C73C52" w:rsidRPr="005223F4">
        <w:t>Groups</w:t>
      </w:r>
      <w:r w:rsidR="00FE677C" w:rsidRPr="005223F4">
        <w:t xml:space="preserve"> (see </w:t>
      </w:r>
      <w:r w:rsidR="00FE677C" w:rsidRPr="005223F4">
        <w:fldChar w:fldCharType="begin"/>
      </w:r>
      <w:r w:rsidR="00FE677C" w:rsidRPr="005223F4">
        <w:instrText xml:space="preserve"> REF _Ref255476271 \r \h </w:instrText>
      </w:r>
      <w:r w:rsidR="00FE677C" w:rsidRPr="005223F4">
        <w:fldChar w:fldCharType="separate"/>
      </w:r>
      <w:ins w:id="7185" w:author="mbeckerle" w:date="2013-07-10T14:54:00Z">
        <w:r w:rsidR="008B68D7">
          <w:t>15</w:t>
        </w:r>
      </w:ins>
      <w:del w:id="7186" w:author="mbeckerle" w:date="2013-07-10T14:51:00Z">
        <w:r w:rsidR="00D04199" w:rsidDel="00D9274F">
          <w:rPr>
            <w:cs/>
          </w:rPr>
          <w:delText>‎</w:delText>
        </w:r>
        <w:r w:rsidR="00D04199" w:rsidDel="00D9274F">
          <w:delText>15</w:delText>
        </w:r>
      </w:del>
      <w:r w:rsidR="00FE677C" w:rsidRPr="005223F4">
        <w:fldChar w:fldCharType="end"/>
      </w:r>
      <w:r w:rsidR="00FE677C" w:rsidRPr="005223F4">
        <w:t xml:space="preserve"> )</w:t>
      </w:r>
    </w:p>
    <w:p w14:paraId="7E0190DA" w14:textId="24921147" w:rsidR="00581391" w:rsidRPr="005223F4" w:rsidRDefault="00581391" w:rsidP="00581391">
      <w:pPr>
        <w:numPr>
          <w:ilvl w:val="0"/>
          <w:numId w:val="13"/>
        </w:numPr>
      </w:pPr>
      <w:r w:rsidRPr="005223F4">
        <w:t>Array</w:t>
      </w:r>
      <w:ins w:id="7187" w:author="mbeckerle" w:date="2013-01-28T12:23:00Z">
        <w:r w:rsidR="00F2061E">
          <w:t xml:space="preserve"> elements</w:t>
        </w:r>
      </w:ins>
      <w:del w:id="7188" w:author="mbeckerle" w:date="2013-01-28T12:23:00Z">
        <w:r w:rsidRPr="005223F4" w:rsidDel="00F2061E">
          <w:delText>s</w:delText>
        </w:r>
      </w:del>
      <w:r w:rsidR="00C73C52" w:rsidRPr="005223F4">
        <w:t xml:space="preserve"> and optional elements</w:t>
      </w:r>
      <w:r w:rsidR="00FE677C" w:rsidRPr="005223F4">
        <w:t xml:space="preserve"> (see </w:t>
      </w:r>
      <w:r w:rsidR="00FE677C" w:rsidRPr="005223F4">
        <w:fldChar w:fldCharType="begin"/>
      </w:r>
      <w:r w:rsidR="00FE677C" w:rsidRPr="005223F4">
        <w:instrText xml:space="preserve"> REF _Ref255476292 \r \h </w:instrText>
      </w:r>
      <w:r w:rsidR="00FE677C" w:rsidRPr="005223F4">
        <w:fldChar w:fldCharType="separate"/>
      </w:r>
      <w:ins w:id="7189" w:author="mbeckerle" w:date="2013-07-10T14:54:00Z">
        <w:r w:rsidR="008B68D7">
          <w:t>16</w:t>
        </w:r>
      </w:ins>
      <w:del w:id="7190" w:author="mbeckerle" w:date="2013-07-10T14:51:00Z">
        <w:r w:rsidR="00D04199" w:rsidDel="00D9274F">
          <w:rPr>
            <w:cs/>
          </w:rPr>
          <w:delText>‎</w:delText>
        </w:r>
        <w:r w:rsidR="00D04199" w:rsidDel="00D9274F">
          <w:delText>16</w:delText>
        </w:r>
      </w:del>
      <w:r w:rsidR="00FE677C" w:rsidRPr="005223F4">
        <w:fldChar w:fldCharType="end"/>
      </w:r>
      <w:r w:rsidR="00FE677C" w:rsidRPr="005223F4">
        <w:t xml:space="preserve"> )</w:t>
      </w:r>
    </w:p>
    <w:p w14:paraId="1D1EEBE4" w14:textId="77777777" w:rsidR="007D4F9F" w:rsidRPr="005223F4" w:rsidRDefault="007D4F9F" w:rsidP="00581391">
      <w:pPr>
        <w:numPr>
          <w:ilvl w:val="0"/>
          <w:numId w:val="13"/>
        </w:numPr>
      </w:pPr>
      <w:r w:rsidRPr="005223F4">
        <w:t>Calculated Values</w:t>
      </w:r>
      <w:r w:rsidR="00FE677C" w:rsidRPr="005223F4">
        <w:t xml:space="preserve"> (see </w:t>
      </w:r>
      <w:r w:rsidR="00FE677C" w:rsidRPr="005223F4">
        <w:fldChar w:fldCharType="begin"/>
      </w:r>
      <w:r w:rsidR="00FE677C" w:rsidRPr="005223F4">
        <w:instrText xml:space="preserve"> REF _Ref255476304 \r \h </w:instrText>
      </w:r>
      <w:r w:rsidR="00FE677C" w:rsidRPr="005223F4">
        <w:fldChar w:fldCharType="separate"/>
      </w:r>
      <w:ins w:id="7191" w:author="mbeckerle" w:date="2013-07-10T14:54:00Z">
        <w:r w:rsidR="008B68D7">
          <w:t>17</w:t>
        </w:r>
      </w:ins>
      <w:del w:id="7192" w:author="mbeckerle" w:date="2013-07-10T14:51:00Z">
        <w:r w:rsidR="00D04199" w:rsidDel="00D9274F">
          <w:rPr>
            <w:cs/>
          </w:rPr>
          <w:delText>‎</w:delText>
        </w:r>
        <w:r w:rsidR="00D04199" w:rsidDel="00D9274F">
          <w:delText>17</w:delText>
        </w:r>
      </w:del>
      <w:r w:rsidR="00FE677C" w:rsidRPr="005223F4">
        <w:fldChar w:fldCharType="end"/>
      </w:r>
      <w:r w:rsidR="00FE677C" w:rsidRPr="005223F4">
        <w:t xml:space="preserve"> )</w:t>
      </w:r>
    </w:p>
    <w:p w14:paraId="464C447F" w14:textId="44B0BF86" w:rsidR="007D4F9F" w:rsidRPr="005223F4" w:rsidDel="00041028" w:rsidRDefault="007D4F9F" w:rsidP="007D4F9F">
      <w:pPr>
        <w:ind w:left="360"/>
        <w:rPr>
          <w:del w:id="7193" w:author="mbeckerle" w:date="2012-04-22T21:56:00Z"/>
        </w:rPr>
      </w:pPr>
    </w:p>
    <w:p w14:paraId="76EC9E97" w14:textId="77777777" w:rsidR="00581391" w:rsidRPr="005223F4" w:rsidRDefault="00581391" w:rsidP="00581391">
      <w:r w:rsidRPr="005223F4">
        <w:t>Where properties are specific to a physical representation, the property name may choose to reflect this. Where properties are related to a specific logical type group</w:t>
      </w:r>
      <w:r w:rsidR="0095486F" w:rsidRPr="005223F4">
        <w:t>ing</w:t>
      </w:r>
      <w:r w:rsidRPr="005223F4">
        <w:t xml:space="preserve"> (defined below), the property name may choose to reflect this.</w:t>
      </w:r>
    </w:p>
    <w:p w14:paraId="6E8CFA9E" w14:textId="4BB05471" w:rsidR="001C2DC2" w:rsidRPr="005223F4" w:rsidDel="00041028" w:rsidRDefault="001C2DC2" w:rsidP="00581391">
      <w:pPr>
        <w:rPr>
          <w:del w:id="7194" w:author="mbeckerle" w:date="2012-04-22T21:56:00Z"/>
        </w:rPr>
      </w:pPr>
    </w:p>
    <w:p w14:paraId="317771AA" w14:textId="2EB3F48C" w:rsidR="00581391" w:rsidRPr="005223F4" w:rsidRDefault="008A096A" w:rsidP="002011E1">
      <w:pPr>
        <w:rPr>
          <w:iCs/>
        </w:rPr>
      </w:pPr>
      <w:r w:rsidRPr="005223F4">
        <w:rPr>
          <w:iCs/>
        </w:rPr>
        <w:t xml:space="preserve">A limited number of properties can take </w:t>
      </w:r>
      <w:r w:rsidR="00B62A83" w:rsidRPr="005223F4">
        <w:rPr>
          <w:iCs/>
        </w:rPr>
        <w:t>a DFDL</w:t>
      </w:r>
      <w:r w:rsidRPr="005223F4">
        <w:rPr>
          <w:iCs/>
        </w:rPr>
        <w:t xml:space="preserve"> expression which must return a value of the </w:t>
      </w:r>
      <w:ins w:id="7195" w:author="mbeckerle" w:date="2013-01-28T12:31:00Z">
        <w:r w:rsidR="004F385A">
          <w:rPr>
            <w:iCs/>
          </w:rPr>
          <w:t xml:space="preserve">proper </w:t>
        </w:r>
      </w:ins>
      <w:r w:rsidRPr="005223F4">
        <w:rPr>
          <w:iCs/>
        </w:rPr>
        <w:t xml:space="preserve">type </w:t>
      </w:r>
      <w:del w:id="7196" w:author="mbeckerle" w:date="2013-01-28T12:31:00Z">
        <w:r w:rsidRPr="005223F4" w:rsidDel="004F385A">
          <w:rPr>
            <w:iCs/>
          </w:rPr>
          <w:delText xml:space="preserve">required </w:delText>
        </w:r>
      </w:del>
      <w:r w:rsidRPr="005223F4">
        <w:rPr>
          <w:iCs/>
        </w:rPr>
        <w:t>for the property.</w:t>
      </w:r>
      <w:r w:rsidR="00BF2AAE" w:rsidRPr="005223F4">
        <w:rPr>
          <w:iCs/>
        </w:rPr>
        <w:t xml:space="preserve"> Those properties that take an expression explicitly state in the description. Other properties do not take an expression.</w:t>
      </w:r>
    </w:p>
    <w:p w14:paraId="4E5060BF" w14:textId="46A447F2" w:rsidR="001C2DC2" w:rsidRPr="005223F4" w:rsidDel="00041028" w:rsidRDefault="001C2DC2" w:rsidP="00581391">
      <w:pPr>
        <w:rPr>
          <w:del w:id="7197" w:author="mbeckerle" w:date="2012-04-22T21:56:00Z"/>
          <w:iCs/>
        </w:rPr>
      </w:pPr>
    </w:p>
    <w:p w14:paraId="7C9C5EFE" w14:textId="77777777" w:rsidR="001C2DC2" w:rsidRPr="005223F4" w:rsidRDefault="001C2DC2" w:rsidP="001C2DC2">
      <w:pPr>
        <w:rPr>
          <w:iCs/>
        </w:rPr>
      </w:pPr>
      <w:r w:rsidRPr="005223F4">
        <w:rPr>
          <w:iCs/>
        </w:rPr>
        <w:t xml:space="preserve">The property description defines which schema component that the property may be specified on. In addition all the DFDL properties may </w:t>
      </w:r>
      <w:r w:rsidR="008B7B39" w:rsidRPr="005223F4">
        <w:rPr>
          <w:iCs/>
        </w:rPr>
        <w:t>b</w:t>
      </w:r>
      <w:r w:rsidRPr="005223F4">
        <w:rPr>
          <w:iCs/>
        </w:rPr>
        <w:t>e specified on a dfdl:format annotation.</w:t>
      </w:r>
    </w:p>
    <w:p w14:paraId="15F52DC9" w14:textId="2768E10A" w:rsidR="001C2DC2" w:rsidRPr="005223F4" w:rsidDel="00041028" w:rsidRDefault="001C2DC2">
      <w:pPr>
        <w:pStyle w:val="Heading1"/>
        <w:rPr>
          <w:del w:id="7198" w:author="mbeckerle" w:date="2012-04-22T21:56:00Z"/>
        </w:rPr>
        <w:pPrChange w:id="7199" w:author="mbeckerle" w:date="2013-01-20T17:01:00Z">
          <w:pPr/>
        </w:pPrChange>
      </w:pPr>
      <w:bookmarkStart w:id="7200" w:name="_Toc322911610"/>
      <w:bookmarkStart w:id="7201" w:name="_Toc322912149"/>
      <w:bookmarkStart w:id="7202" w:name="_Toc329092999"/>
      <w:bookmarkStart w:id="7203" w:name="_Toc332701512"/>
      <w:bookmarkStart w:id="7204" w:name="_Toc332701819"/>
      <w:bookmarkStart w:id="7205" w:name="_Toc332711613"/>
      <w:bookmarkStart w:id="7206" w:name="_Toc332711921"/>
      <w:bookmarkStart w:id="7207" w:name="_Toc332712223"/>
      <w:bookmarkStart w:id="7208" w:name="_Toc332724139"/>
      <w:bookmarkStart w:id="7209" w:name="_Toc332724439"/>
      <w:bookmarkStart w:id="7210" w:name="_Toc341102735"/>
      <w:bookmarkStart w:id="7211" w:name="_Toc347241468"/>
      <w:bookmarkStart w:id="7212" w:name="_Toc347744661"/>
      <w:bookmarkStart w:id="7213" w:name="_Toc348984444"/>
      <w:bookmarkStart w:id="7214" w:name="_Toc348984749"/>
      <w:bookmarkStart w:id="7215" w:name="_Toc349037912"/>
      <w:bookmarkStart w:id="7216" w:name="_Toc349038217"/>
      <w:bookmarkStart w:id="7217" w:name="_Toc349042710"/>
      <w:bookmarkStart w:id="7218" w:name="_Toc349642131"/>
      <w:bookmarkStart w:id="7219" w:name="_Toc351912708"/>
      <w:bookmarkStart w:id="7220" w:name="_Toc351914729"/>
      <w:bookmarkStart w:id="7221" w:name="_Toc351915195"/>
      <w:bookmarkStart w:id="7222" w:name="_Toc361231252"/>
      <w:bookmarkStart w:id="7223" w:name="_Toc361231778"/>
      <w:bookmarkStart w:id="7224" w:name="_Toc362445076"/>
      <w:bookmarkStart w:id="7225" w:name="_Toc362451827"/>
      <w:bookmarkStart w:id="7226" w:name="_Toc362452376"/>
      <w:bookmarkStart w:id="7227" w:name="_Toc362452883"/>
      <w:bookmarkStart w:id="7228" w:name="_Toc362453274"/>
      <w:bookmarkEnd w:id="7200"/>
      <w:bookmarkEnd w:id="7201"/>
      <w:bookmarkEnd w:id="7202"/>
      <w:bookmarkEnd w:id="7203"/>
      <w:bookmarkEnd w:id="7204"/>
      <w:bookmarkEnd w:id="7205"/>
      <w:bookmarkEnd w:id="7206"/>
      <w:bookmarkEnd w:id="7207"/>
      <w:bookmarkEnd w:id="7208"/>
      <w:bookmarkEnd w:id="7209"/>
      <w:bookmarkEnd w:id="7210"/>
      <w:bookmarkEnd w:id="7211"/>
      <w:bookmarkEnd w:id="7212"/>
      <w:bookmarkEnd w:id="7213"/>
      <w:bookmarkEnd w:id="7214"/>
      <w:bookmarkEnd w:id="7215"/>
      <w:bookmarkEnd w:id="7216"/>
      <w:bookmarkEnd w:id="7217"/>
      <w:bookmarkEnd w:id="7218"/>
      <w:bookmarkEnd w:id="7219"/>
      <w:bookmarkEnd w:id="7220"/>
      <w:bookmarkEnd w:id="7221"/>
      <w:bookmarkEnd w:id="7222"/>
      <w:bookmarkEnd w:id="7223"/>
      <w:bookmarkEnd w:id="7224"/>
      <w:bookmarkEnd w:id="7225"/>
      <w:bookmarkEnd w:id="7226"/>
      <w:bookmarkEnd w:id="7227"/>
      <w:bookmarkEnd w:id="7228"/>
      <w:commentRangeStart w:id="7229"/>
    </w:p>
    <w:p w14:paraId="79EA4711" w14:textId="7D8DF31A" w:rsidR="00862855" w:rsidRPr="005223F4" w:rsidDel="00041028" w:rsidRDefault="00862855">
      <w:pPr>
        <w:pStyle w:val="Heading1"/>
        <w:rPr>
          <w:del w:id="7230" w:author="mbeckerle" w:date="2012-04-22T21:56:00Z"/>
        </w:rPr>
        <w:pPrChange w:id="7231" w:author="mbeckerle" w:date="2013-01-20T17:01:00Z">
          <w:pPr/>
        </w:pPrChange>
      </w:pPr>
      <w:bookmarkStart w:id="7232" w:name="_Toc322911611"/>
      <w:bookmarkStart w:id="7233" w:name="_Toc322912150"/>
      <w:bookmarkStart w:id="7234" w:name="_Toc329093000"/>
      <w:bookmarkStart w:id="7235" w:name="_Toc332701513"/>
      <w:bookmarkStart w:id="7236" w:name="_Toc332701820"/>
      <w:bookmarkStart w:id="7237" w:name="_Toc332711614"/>
      <w:bookmarkStart w:id="7238" w:name="_Toc332711922"/>
      <w:bookmarkStart w:id="7239" w:name="_Toc332712224"/>
      <w:bookmarkStart w:id="7240" w:name="_Toc332724140"/>
      <w:bookmarkStart w:id="7241" w:name="_Toc332724440"/>
      <w:bookmarkStart w:id="7242" w:name="_Toc341102736"/>
      <w:bookmarkStart w:id="7243" w:name="_Toc347241469"/>
      <w:bookmarkStart w:id="7244" w:name="_Toc347744662"/>
      <w:bookmarkStart w:id="7245" w:name="_Toc348984445"/>
      <w:bookmarkStart w:id="7246" w:name="_Toc348984750"/>
      <w:bookmarkStart w:id="7247" w:name="_Toc349037913"/>
      <w:bookmarkStart w:id="7248" w:name="_Toc349038218"/>
      <w:bookmarkStart w:id="7249" w:name="_Toc349042711"/>
      <w:bookmarkStart w:id="7250" w:name="_Toc349642132"/>
      <w:bookmarkStart w:id="7251" w:name="_Toc351912709"/>
      <w:bookmarkStart w:id="7252" w:name="_Toc351914730"/>
      <w:bookmarkStart w:id="7253" w:name="_Toc351915196"/>
      <w:bookmarkStart w:id="7254" w:name="_Toc361231253"/>
      <w:bookmarkStart w:id="7255" w:name="_Toc361231779"/>
      <w:bookmarkStart w:id="7256" w:name="_Toc362445077"/>
      <w:bookmarkStart w:id="7257" w:name="_Toc362451828"/>
      <w:bookmarkStart w:id="7258" w:name="_Toc362452377"/>
      <w:bookmarkStart w:id="7259" w:name="_Toc362452884"/>
      <w:bookmarkStart w:id="7260" w:name="_Toc362453275"/>
      <w:bookmarkEnd w:id="7232"/>
      <w:bookmarkEnd w:id="7233"/>
      <w:bookmarkEnd w:id="7234"/>
      <w:bookmarkEnd w:id="7235"/>
      <w:bookmarkEnd w:id="7236"/>
      <w:bookmarkEnd w:id="7237"/>
      <w:bookmarkEnd w:id="7238"/>
      <w:bookmarkEnd w:id="7239"/>
      <w:bookmarkEnd w:id="7240"/>
      <w:bookmarkEnd w:id="7241"/>
      <w:bookmarkEnd w:id="7242"/>
      <w:bookmarkEnd w:id="7243"/>
      <w:bookmarkEnd w:id="7244"/>
      <w:bookmarkEnd w:id="7245"/>
      <w:bookmarkEnd w:id="7246"/>
      <w:bookmarkEnd w:id="7247"/>
      <w:bookmarkEnd w:id="7248"/>
      <w:bookmarkEnd w:id="7249"/>
      <w:bookmarkEnd w:id="7250"/>
      <w:bookmarkEnd w:id="7251"/>
      <w:bookmarkEnd w:id="7252"/>
      <w:bookmarkEnd w:id="7253"/>
      <w:bookmarkEnd w:id="7254"/>
      <w:bookmarkEnd w:id="7255"/>
      <w:bookmarkEnd w:id="7256"/>
      <w:bookmarkEnd w:id="7257"/>
      <w:bookmarkEnd w:id="7258"/>
      <w:bookmarkEnd w:id="7259"/>
      <w:bookmarkEnd w:id="7260"/>
    </w:p>
    <w:p w14:paraId="2BB54938" w14:textId="77777777" w:rsidR="00E41F63" w:rsidRPr="005223F4" w:rsidRDefault="00666EF4" w:rsidP="009E142C">
      <w:pPr>
        <w:pStyle w:val="Heading1"/>
      </w:pPr>
      <w:bookmarkStart w:id="7261" w:name="_Toc130873625"/>
      <w:bookmarkStart w:id="7262" w:name="_Toc140549597"/>
      <w:bookmarkStart w:id="7263" w:name="_Toc177399079"/>
      <w:bookmarkStart w:id="7264" w:name="_Toc175057366"/>
      <w:bookmarkStart w:id="7265" w:name="_Toc199516305"/>
      <w:bookmarkStart w:id="7266" w:name="_Toc194983969"/>
      <w:bookmarkStart w:id="7267" w:name="_Toc243112817"/>
      <w:bookmarkStart w:id="7268" w:name="_Ref255476147"/>
      <w:bookmarkStart w:id="7269" w:name="_Ref322880110"/>
      <w:bookmarkStart w:id="7270" w:name="_Ref322880152"/>
      <w:bookmarkStart w:id="7271" w:name="_Toc349042712"/>
      <w:bookmarkStart w:id="7272" w:name="_Toc362453276"/>
      <w:bookmarkEnd w:id="3960"/>
      <w:bookmarkEnd w:id="3961"/>
      <w:bookmarkEnd w:id="3962"/>
      <w:r w:rsidRPr="005223F4">
        <w:t xml:space="preserve">Properties </w:t>
      </w:r>
      <w:bookmarkEnd w:id="7261"/>
      <w:bookmarkEnd w:id="7262"/>
      <w:r w:rsidR="001C27CA" w:rsidRPr="005223F4">
        <w:t xml:space="preserve">Common to </w:t>
      </w:r>
      <w:r w:rsidR="000745EA" w:rsidRPr="005223F4">
        <w:t>both</w:t>
      </w:r>
      <w:r w:rsidR="001C27CA" w:rsidRPr="005223F4">
        <w:t xml:space="preserve"> Content and </w:t>
      </w:r>
      <w:commentRangeStart w:id="7273"/>
      <w:r w:rsidR="001C27CA" w:rsidRPr="005223F4">
        <w:t>Framing</w:t>
      </w:r>
      <w:bookmarkEnd w:id="7263"/>
      <w:bookmarkEnd w:id="7264"/>
      <w:bookmarkEnd w:id="7265"/>
      <w:bookmarkEnd w:id="7266"/>
      <w:bookmarkEnd w:id="7267"/>
      <w:bookmarkEnd w:id="7268"/>
      <w:bookmarkEnd w:id="7269"/>
      <w:bookmarkEnd w:id="7270"/>
      <w:bookmarkEnd w:id="7271"/>
      <w:commentRangeEnd w:id="7273"/>
      <w:r w:rsidR="00055A36">
        <w:rPr>
          <w:rStyle w:val="CommentReference"/>
          <w:rFonts w:cs="Times New Roman"/>
          <w:b w:val="0"/>
          <w:bCs w:val="0"/>
          <w:kern w:val="0"/>
        </w:rPr>
        <w:commentReference w:id="7273"/>
      </w:r>
      <w:bookmarkEnd w:id="7272"/>
    </w:p>
    <w:commentRangeEnd w:id="7229"/>
    <w:p w14:paraId="64C6AE80" w14:textId="49B42EAC" w:rsidR="00E41F63" w:rsidRPr="005223F4" w:rsidDel="00041028" w:rsidRDefault="007F00A0" w:rsidP="00E41F63">
      <w:pPr>
        <w:rPr>
          <w:del w:id="7274" w:author="mbeckerle" w:date="2012-04-22T21:56:00Z"/>
        </w:rPr>
      </w:pPr>
      <w:r>
        <w:rPr>
          <w:rStyle w:val="CommentReference"/>
        </w:rPr>
        <w:commentReference w:id="7229"/>
      </w:r>
    </w:p>
    <w:tbl>
      <w:tblPr>
        <w:tblW w:w="9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48"/>
        <w:gridCol w:w="6860"/>
      </w:tblGrid>
      <w:tr w:rsidR="00E41F63" w:rsidRPr="005223F4" w14:paraId="1C024B8F" w14:textId="77777777" w:rsidTr="00240AC5">
        <w:tc>
          <w:tcPr>
            <w:tcW w:w="2248" w:type="dxa"/>
            <w:shd w:val="clear" w:color="auto" w:fill="F3F3F3"/>
          </w:tcPr>
          <w:p w14:paraId="35215771" w14:textId="77777777" w:rsidR="00E41F63" w:rsidRPr="002F1B64" w:rsidRDefault="00E41F63" w:rsidP="00D67874">
            <w:pPr>
              <w:rPr>
                <w:b/>
              </w:rPr>
            </w:pPr>
            <w:r w:rsidRPr="002F1B64">
              <w:rPr>
                <w:b/>
              </w:rPr>
              <w:t>Property Name</w:t>
            </w:r>
          </w:p>
        </w:tc>
        <w:tc>
          <w:tcPr>
            <w:tcW w:w="6860" w:type="dxa"/>
            <w:shd w:val="clear" w:color="auto" w:fill="F3F3F3"/>
          </w:tcPr>
          <w:p w14:paraId="5B2455F4" w14:textId="77777777" w:rsidR="00E41F63" w:rsidRPr="002F1B64" w:rsidRDefault="00E41F63" w:rsidP="00D67874">
            <w:pPr>
              <w:rPr>
                <w:b/>
              </w:rPr>
            </w:pPr>
            <w:r w:rsidRPr="002F1B64">
              <w:rPr>
                <w:b/>
              </w:rPr>
              <w:t>Description</w:t>
            </w:r>
          </w:p>
        </w:tc>
      </w:tr>
      <w:tr w:rsidR="00E41F63" w:rsidRPr="005223F4" w14:paraId="5ABBC42E" w14:textId="77777777" w:rsidTr="00240AC5">
        <w:tc>
          <w:tcPr>
            <w:tcW w:w="2248" w:type="dxa"/>
            <w:shd w:val="clear" w:color="auto" w:fill="auto"/>
          </w:tcPr>
          <w:p w14:paraId="1F195F3A" w14:textId="77777777" w:rsidR="00E41F63" w:rsidRPr="005223F4" w:rsidRDefault="00E41F63" w:rsidP="00D67874">
            <w:r w:rsidRPr="005223F4">
              <w:t>byteOrder</w:t>
            </w:r>
          </w:p>
        </w:tc>
        <w:tc>
          <w:tcPr>
            <w:tcW w:w="6860" w:type="dxa"/>
            <w:shd w:val="clear" w:color="auto" w:fill="auto"/>
          </w:tcPr>
          <w:p w14:paraId="2B670957" w14:textId="77777777" w:rsidR="00E41F63" w:rsidRPr="005223F4" w:rsidRDefault="00E41F63" w:rsidP="00D67874">
            <w:r w:rsidRPr="005223F4">
              <w:t>Enum</w:t>
            </w:r>
            <w:r w:rsidR="00F35F85" w:rsidRPr="005223F4">
              <w:t xml:space="preserve"> or DFDL </w:t>
            </w:r>
            <w:r w:rsidR="00293086" w:rsidRPr="005223F4">
              <w:t>E</w:t>
            </w:r>
            <w:r w:rsidR="00F35F85" w:rsidRPr="005223F4">
              <w:t>xpression</w:t>
            </w:r>
          </w:p>
          <w:p w14:paraId="2ADE1D35" w14:textId="77777777" w:rsidR="00E41F63" w:rsidRPr="005223F4" w:rsidRDefault="00E41F63" w:rsidP="00D67874">
            <w:r w:rsidRPr="005223F4">
              <w:t>Valid values ‘</w:t>
            </w:r>
            <w:r w:rsidR="00405385" w:rsidRPr="005223F4">
              <w:t>bigEndian</w:t>
            </w:r>
            <w:r w:rsidRPr="005223F4">
              <w:t>’, ‘</w:t>
            </w:r>
            <w:r w:rsidR="00405385" w:rsidRPr="005223F4">
              <w:t>littleEndian</w:t>
            </w:r>
            <w:r w:rsidRPr="005223F4">
              <w:t xml:space="preserve">’.  </w:t>
            </w:r>
          </w:p>
          <w:p w14:paraId="2613427D" w14:textId="77777777" w:rsidR="0095486F" w:rsidRPr="006A2F68" w:rsidRDefault="0095486F" w:rsidP="00D67874">
            <w:r w:rsidRPr="005223F4">
              <w:t xml:space="preserve">This property can be computed by way of an expression which returns the string </w:t>
            </w:r>
            <w:r w:rsidR="00CC2406" w:rsidRPr="005223F4">
              <w:t>'</w:t>
            </w:r>
            <w:r w:rsidR="00405385" w:rsidRPr="005223F4">
              <w:t>bigEndian</w:t>
            </w:r>
            <w:r w:rsidR="00CC2406" w:rsidRPr="005223F4">
              <w:t>'</w:t>
            </w:r>
            <w:r w:rsidRPr="005223F4">
              <w:t xml:space="preserve"> or </w:t>
            </w:r>
            <w:r w:rsidR="00CC2406" w:rsidRPr="006A2F68">
              <w:t>'</w:t>
            </w:r>
            <w:r w:rsidR="00405385" w:rsidRPr="006A2F68">
              <w:t>littleEndian</w:t>
            </w:r>
            <w:r w:rsidR="00CC2406" w:rsidRPr="006A2F68">
              <w:t>'</w:t>
            </w:r>
            <w:r w:rsidRPr="006A2F68">
              <w:t>.</w:t>
            </w:r>
            <w:r w:rsidR="00450683" w:rsidRPr="006A2F68">
              <w:t xml:space="preserve"> </w:t>
            </w:r>
            <w:r w:rsidR="00AF2EC9" w:rsidRPr="006A2F68">
              <w:rPr>
                <w:rPrChange w:id="7275" w:author="mbeckerle" w:date="2013-07-24T17:44:00Z">
                  <w:rPr>
                    <w:sz w:val="18"/>
                    <w:szCs w:val="16"/>
                  </w:rPr>
                </w:rPrChange>
              </w:rPr>
              <w:t>The expression must not contain forward references to elements which have not yet been processed.</w:t>
            </w:r>
            <w:ins w:id="7276" w:author="Steve Hanson" w:date="2012-02-23T14:50:00Z">
              <w:r w:rsidR="00EF7E2C" w:rsidRPr="006A2F68">
                <w:rPr>
                  <w:rPrChange w:id="7277" w:author="mbeckerle" w:date="2013-07-24T17:44:00Z">
                    <w:rPr>
                      <w:sz w:val="18"/>
                      <w:szCs w:val="16"/>
                    </w:rPr>
                  </w:rPrChange>
                </w:rPr>
                <w:t xml:space="preserve"> </w:t>
              </w:r>
              <w:commentRangeStart w:id="7278"/>
              <w:r w:rsidR="00EF7E2C" w:rsidRPr="006A2F68">
                <w:rPr>
                  <w:rPrChange w:id="7279" w:author="mbeckerle" w:date="2013-07-24T17:44:00Z">
                    <w:rPr>
                      <w:sz w:val="18"/>
                      <w:szCs w:val="16"/>
                    </w:rPr>
                  </w:rPrChange>
                </w:rPr>
                <w:t xml:space="preserve">  </w:t>
              </w:r>
            </w:ins>
            <w:commentRangeEnd w:id="7278"/>
            <w:r w:rsidR="00EF7E2C" w:rsidRPr="006A2F68">
              <w:rPr>
                <w:rStyle w:val="CommentReference"/>
                <w:bCs/>
                <w:sz w:val="20"/>
                <w:szCs w:val="20"/>
                <w:rPrChange w:id="7280" w:author="mbeckerle" w:date="2013-07-24T17:44:00Z">
                  <w:rPr>
                    <w:rStyle w:val="CommentReference"/>
                    <w:bCs/>
                  </w:rPr>
                </w:rPrChange>
              </w:rPr>
              <w:commentReference w:id="7278"/>
            </w:r>
          </w:p>
          <w:p w14:paraId="4BEA6CC8" w14:textId="77777777" w:rsidR="00E41F63" w:rsidRDefault="00170146" w:rsidP="00D67874">
            <w:pPr>
              <w:rPr>
                <w:ins w:id="7281" w:author="mbeckerle" w:date="2012-03-24T16:50:00Z"/>
              </w:rPr>
            </w:pPr>
            <w:r w:rsidRPr="005223F4">
              <w:t>Note that there is, intentionally, no such thing as 'n</w:t>
            </w:r>
            <w:r w:rsidR="00E41F63" w:rsidRPr="005223F4">
              <w:t>ative</w:t>
            </w:r>
            <w:r w:rsidRPr="005223F4">
              <w:t>' endian</w:t>
            </w:r>
            <w:r w:rsidRPr="00240AC5">
              <w:rPr>
                <w:rStyle w:val="FootnoteReference"/>
                <w:szCs w:val="18"/>
              </w:rPr>
              <w:footnoteReference w:id="16"/>
            </w:r>
            <w:r w:rsidRPr="005223F4">
              <w:t>.</w:t>
            </w:r>
          </w:p>
          <w:p w14:paraId="7B5C1769" w14:textId="150BA6CD" w:rsidR="00712A7A" w:rsidRDefault="00712A7A" w:rsidP="00712A7A">
            <w:pPr>
              <w:rPr>
                <w:ins w:id="7282" w:author="mbeckerle" w:date="2012-04-22T16:01:00Z"/>
                <w:rFonts w:ascii="Helv" w:hAnsi="Helv" w:cs="Helv"/>
                <w:color w:val="000000"/>
              </w:rPr>
            </w:pPr>
            <w:ins w:id="7283" w:author="mbeckerle" w:date="2012-03-24T16:51:00Z">
              <w:r w:rsidRPr="00240AC5">
                <w:rPr>
                  <w:rFonts w:ascii="Helv" w:hAnsi="Helv" w:cs="Helv"/>
                  <w:color w:val="000000"/>
                </w:rPr>
                <w:t>Th</w:t>
              </w:r>
            </w:ins>
            <w:ins w:id="7284" w:author="Steve Hanson" w:date="2013-02-05T11:37:00Z">
              <w:r w:rsidR="00AD4466">
                <w:rPr>
                  <w:rFonts w:ascii="Helv" w:hAnsi="Helv" w:cs="Helv"/>
                  <w:color w:val="000000"/>
                </w:rPr>
                <w:t>is</w:t>
              </w:r>
            </w:ins>
            <w:ins w:id="7285" w:author="mbeckerle" w:date="2012-03-24T16:51:00Z">
              <w:del w:id="7286" w:author="Steve Hanson" w:date="2013-02-05T11:37:00Z">
                <w:r w:rsidRPr="00240AC5" w:rsidDel="00AD4466">
                  <w:rPr>
                    <w:rFonts w:ascii="Helv" w:hAnsi="Helv" w:cs="Helv"/>
                    <w:color w:val="000000"/>
                  </w:rPr>
                  <w:delText>e</w:delText>
                </w:r>
              </w:del>
              <w:r w:rsidRPr="00240AC5">
                <w:rPr>
                  <w:rFonts w:ascii="Helv" w:hAnsi="Helv" w:cs="Helv"/>
                  <w:color w:val="000000"/>
                </w:rPr>
                <w:t xml:space="preserve"> p</w:t>
              </w:r>
            </w:ins>
            <w:ins w:id="7287" w:author="mbeckerle" w:date="2012-03-24T16:50:00Z">
              <w:r w:rsidRPr="00240AC5">
                <w:rPr>
                  <w:rFonts w:ascii="Helv" w:hAnsi="Helv" w:cs="Helv"/>
                  <w:color w:val="000000"/>
                </w:rPr>
                <w:t xml:space="preserve">roperty </w:t>
              </w:r>
              <w:del w:id="7288" w:author="Steve Hanson" w:date="2013-02-05T11:37:00Z">
                <w:r w:rsidRPr="00240AC5" w:rsidDel="00AD4466">
                  <w:rPr>
                    <w:rFonts w:ascii="Helv" w:hAnsi="Helv" w:cs="Helv"/>
                    <w:color w:val="000000"/>
                  </w:rPr>
                  <w:delText>byteOrder</w:delText>
                </w:r>
                <w:r w:rsidRPr="00240AC5" w:rsidDel="00AD4466">
                  <w:rPr>
                    <w:rFonts w:ascii="Helv" w:eastAsia="Helv" w:hAnsi="Helv" w:cs="Helv"/>
                    <w:color w:val="000000"/>
                  </w:rPr>
                  <w:delText xml:space="preserve"> </w:delText>
                </w:r>
              </w:del>
              <w:r w:rsidRPr="00240AC5">
                <w:rPr>
                  <w:rFonts w:ascii="Helv" w:hAnsi="Helv" w:cs="Helv"/>
                  <w:color w:val="000000"/>
                </w:rPr>
                <w:t>applies</w:t>
              </w:r>
              <w:r w:rsidRPr="00240AC5">
                <w:rPr>
                  <w:rFonts w:ascii="Helv" w:eastAsia="Helv" w:hAnsi="Helv" w:cs="Helv"/>
                  <w:color w:val="000000"/>
                </w:rPr>
                <w:t xml:space="preserve"> </w:t>
              </w:r>
              <w:r w:rsidRPr="00240AC5">
                <w:rPr>
                  <w:rFonts w:ascii="Helv" w:hAnsi="Helv" w:cs="Helv"/>
                  <w:color w:val="000000"/>
                </w:rPr>
                <w:t>to</w:t>
              </w:r>
              <w:r w:rsidRPr="00240AC5">
                <w:rPr>
                  <w:rFonts w:ascii="Helv" w:eastAsia="Helv" w:hAnsi="Helv" w:cs="Helv"/>
                  <w:color w:val="000000"/>
                </w:rPr>
                <w:t xml:space="preserve"> </w:t>
              </w:r>
              <w:r w:rsidRPr="00240AC5">
                <w:rPr>
                  <w:rFonts w:ascii="Helv" w:hAnsi="Helv" w:cs="Helv"/>
                  <w:color w:val="000000"/>
                </w:rPr>
                <w:t>all</w:t>
              </w:r>
              <w:r w:rsidRPr="00240AC5">
                <w:rPr>
                  <w:rFonts w:ascii="Helv" w:eastAsia="Helv" w:hAnsi="Helv" w:cs="Helv"/>
                  <w:color w:val="000000"/>
                </w:rPr>
                <w:t xml:space="preserve"> </w:t>
              </w:r>
              <w:r w:rsidRPr="00240AC5">
                <w:rPr>
                  <w:rFonts w:ascii="Helv" w:hAnsi="Helv" w:cs="Helv"/>
                  <w:color w:val="000000"/>
                </w:rPr>
                <w:t>Numbers</w:t>
              </w:r>
              <w:r w:rsidRPr="00240AC5">
                <w:rPr>
                  <w:rFonts w:ascii="Helv" w:eastAsia="Helv" w:hAnsi="Helv" w:cs="Helv"/>
                  <w:color w:val="000000"/>
                </w:rPr>
                <w:t xml:space="preserve"> </w:t>
              </w:r>
              <w:r w:rsidRPr="00240AC5">
                <w:rPr>
                  <w:rFonts w:ascii="Helv" w:hAnsi="Helv" w:cs="Helv"/>
                  <w:color w:val="000000"/>
                </w:rPr>
                <w:t>and</w:t>
              </w:r>
              <w:r w:rsidRPr="00240AC5">
                <w:rPr>
                  <w:rFonts w:ascii="Helv" w:eastAsia="Helv" w:hAnsi="Helv" w:cs="Helv"/>
                  <w:color w:val="000000"/>
                </w:rPr>
                <w:t xml:space="preserve"> </w:t>
              </w:r>
              <w:r w:rsidRPr="00240AC5">
                <w:rPr>
                  <w:rFonts w:ascii="Helv" w:hAnsi="Helv" w:cs="Helv"/>
                  <w:color w:val="000000"/>
                </w:rPr>
                <w:t>Calendars</w:t>
              </w:r>
              <w:r w:rsidRPr="00240AC5">
                <w:rPr>
                  <w:rFonts w:ascii="Helv" w:eastAsia="Helv" w:hAnsi="Helv" w:cs="Helv"/>
                  <w:color w:val="000000"/>
                </w:rPr>
                <w:t xml:space="preserve"> </w:t>
              </w:r>
              <w:r w:rsidRPr="00240AC5">
                <w:rPr>
                  <w:rFonts w:ascii="Helv" w:hAnsi="Helv" w:cs="Helv"/>
                  <w:color w:val="000000"/>
                </w:rPr>
                <w:t>with</w:t>
              </w:r>
              <w:r w:rsidRPr="00240AC5">
                <w:rPr>
                  <w:rFonts w:ascii="Helv" w:eastAsia="Helv" w:hAnsi="Helv" w:cs="Helv"/>
                  <w:color w:val="000000"/>
                </w:rPr>
                <w:t xml:space="preserve"> </w:t>
              </w:r>
              <w:r w:rsidRPr="00240AC5">
                <w:rPr>
                  <w:rFonts w:ascii="Helv" w:hAnsi="Helv" w:cs="Helv"/>
                  <w:color w:val="000000"/>
                </w:rPr>
                <w:t>representation</w:t>
              </w:r>
              <w:r w:rsidRPr="00240AC5">
                <w:rPr>
                  <w:rFonts w:ascii="Helv" w:eastAsia="Helv" w:hAnsi="Helv" w:cs="Helv"/>
                  <w:color w:val="000000"/>
                </w:rPr>
                <w:t xml:space="preserve"> </w:t>
              </w:r>
              <w:r w:rsidRPr="00240AC5">
                <w:rPr>
                  <w:rFonts w:ascii="Helv" w:hAnsi="Helv" w:cs="Helv"/>
                  <w:color w:val="000000"/>
                </w:rPr>
                <w:t>binary.</w:t>
              </w:r>
              <w:r w:rsidRPr="00240AC5">
                <w:rPr>
                  <w:rFonts w:ascii="Helv" w:eastAsia="Helv" w:hAnsi="Helv" w:cs="Helv"/>
                  <w:color w:val="000000"/>
                </w:rPr>
                <w:t xml:space="preserve"> </w:t>
              </w:r>
              <w:r w:rsidRPr="00240AC5">
                <w:rPr>
                  <w:rFonts w:ascii="Helv" w:hAnsi="Helv" w:cs="Helv"/>
                  <w:color w:val="000000"/>
                </w:rPr>
                <w:t>Specifically</w:t>
              </w:r>
              <w:r w:rsidRPr="00240AC5">
                <w:rPr>
                  <w:rFonts w:ascii="Helv" w:eastAsia="Helv" w:hAnsi="Helv" w:cs="Helv"/>
                  <w:color w:val="000000"/>
                </w:rPr>
                <w:t xml:space="preserve"> </w:t>
              </w:r>
              <w:r w:rsidRPr="00240AC5">
                <w:rPr>
                  <w:rFonts w:ascii="Helv" w:hAnsi="Helv" w:cs="Helv"/>
                  <w:color w:val="000000"/>
                </w:rPr>
                <w:t>that</w:t>
              </w:r>
              <w:r w:rsidRPr="00240AC5">
                <w:rPr>
                  <w:rFonts w:ascii="Helv" w:eastAsia="Helv" w:hAnsi="Helv" w:cs="Helv"/>
                  <w:color w:val="000000"/>
                </w:rPr>
                <w:t xml:space="preserve"> </w:t>
              </w:r>
              <w:r w:rsidRPr="00240AC5">
                <w:rPr>
                  <w:rFonts w:ascii="Helv" w:hAnsi="Helv" w:cs="Helv"/>
                  <w:color w:val="000000"/>
                </w:rPr>
                <w:t>is</w:t>
              </w:r>
              <w:r w:rsidRPr="00240AC5">
                <w:rPr>
                  <w:rFonts w:ascii="Helv" w:eastAsia="Helv" w:hAnsi="Helv" w:cs="Helv"/>
                  <w:color w:val="000000"/>
                </w:rPr>
                <w:t xml:space="preserve"> </w:t>
              </w:r>
              <w:r w:rsidRPr="00240AC5">
                <w:rPr>
                  <w:rFonts w:ascii="Helv" w:hAnsi="Helv" w:cs="Helv"/>
                  <w:color w:val="000000"/>
                </w:rPr>
                <w:t>binary</w:t>
              </w:r>
              <w:r w:rsidRPr="00240AC5">
                <w:rPr>
                  <w:rFonts w:ascii="Helv" w:eastAsia="Helv" w:hAnsi="Helv" w:cs="Helv"/>
                  <w:color w:val="000000"/>
                </w:rPr>
                <w:t xml:space="preserve"> </w:t>
              </w:r>
              <w:r w:rsidRPr="00240AC5">
                <w:rPr>
                  <w:rFonts w:ascii="Helv" w:hAnsi="Helv" w:cs="Helv"/>
                  <w:color w:val="000000"/>
                </w:rPr>
                <w:t>integers,</w:t>
              </w:r>
              <w:r w:rsidRPr="00240AC5">
                <w:rPr>
                  <w:rFonts w:ascii="Helv" w:eastAsia="Helv" w:hAnsi="Helv" w:cs="Helv"/>
                  <w:color w:val="000000"/>
                </w:rPr>
                <w:t xml:space="preserve"> </w:t>
              </w:r>
            </w:ins>
            <w:ins w:id="7289" w:author="Steve Hanson" w:date="2013-02-06T13:57:00Z">
              <w:r w:rsidR="0085659C">
                <w:rPr>
                  <w:rFonts w:ascii="Helv" w:eastAsia="Helv" w:hAnsi="Helv" w:cs="Helv"/>
                  <w:color w:val="000000"/>
                </w:rPr>
                <w:t xml:space="preserve">all </w:t>
              </w:r>
            </w:ins>
            <w:ins w:id="7290" w:author="mbeckerle" w:date="2012-03-24T16:50:00Z">
              <w:r w:rsidRPr="00240AC5">
                <w:rPr>
                  <w:rFonts w:ascii="Helv" w:hAnsi="Helv" w:cs="Helv"/>
                  <w:color w:val="000000"/>
                </w:rPr>
                <w:t>packed</w:t>
              </w:r>
              <w:r w:rsidRPr="00240AC5">
                <w:rPr>
                  <w:rFonts w:ascii="Helv" w:eastAsia="Helv" w:hAnsi="Helv" w:cs="Helv"/>
                  <w:color w:val="000000"/>
                </w:rPr>
                <w:t xml:space="preserve"> </w:t>
              </w:r>
              <w:del w:id="7291" w:author="Steve Hanson" w:date="2013-02-05T11:37:00Z">
                <w:r w:rsidRPr="00240AC5" w:rsidDel="00AD4466">
                  <w:rPr>
                    <w:rFonts w:ascii="Helv" w:hAnsi="Helv" w:cs="Helv"/>
                    <w:color w:val="000000"/>
                  </w:rPr>
                  <w:delText>decimals,</w:delText>
                </w:r>
              </w:del>
              <w:del w:id="7292" w:author="Steve Hanson" w:date="2013-02-06T13:57:00Z">
                <w:r w:rsidRPr="00240AC5" w:rsidDel="0085659C">
                  <w:rPr>
                    <w:rFonts w:ascii="Helv" w:eastAsia="Helv" w:hAnsi="Helv" w:cs="Helv"/>
                    <w:color w:val="000000"/>
                  </w:rPr>
                  <w:delText xml:space="preserve"> </w:delText>
                </w:r>
                <w:r w:rsidRPr="00240AC5" w:rsidDel="0085659C">
                  <w:rPr>
                    <w:rFonts w:ascii="Helv" w:hAnsi="Helv" w:cs="Helv"/>
                    <w:color w:val="000000"/>
                  </w:rPr>
                  <w:delText>BCD</w:delText>
                </w:r>
              </w:del>
              <w:del w:id="7293" w:author="Steve Hanson" w:date="2013-02-05T11:37:00Z">
                <w:r w:rsidRPr="00240AC5" w:rsidDel="00AD4466">
                  <w:rPr>
                    <w:rFonts w:ascii="Helv" w:hAnsi="Helv" w:cs="Helv"/>
                    <w:color w:val="000000"/>
                  </w:rPr>
                  <w:delText>,</w:delText>
                </w:r>
              </w:del>
            </w:ins>
            <w:ins w:id="7294" w:author="mbeckerle" w:date="2013-01-20T15:28:00Z">
              <w:del w:id="7295" w:author="Steve Hanson" w:date="2013-02-05T11:37:00Z">
                <w:r w:rsidR="00CE2B69" w:rsidDel="00AD4466">
                  <w:rPr>
                    <w:rFonts w:ascii="Helv" w:hAnsi="Helv" w:cs="Helv"/>
                    <w:color w:val="000000"/>
                  </w:rPr>
                  <w:delText xml:space="preserve"> ibm</w:delText>
                </w:r>
              </w:del>
              <w:del w:id="7296" w:author="Steve Hanson" w:date="2013-02-06T13:57:00Z">
                <w:r w:rsidR="00CE2B69" w:rsidDel="0085659C">
                  <w:rPr>
                    <w:rFonts w:ascii="Helv" w:hAnsi="Helv" w:cs="Helv"/>
                    <w:color w:val="000000"/>
                  </w:rPr>
                  <w:delText>4690</w:delText>
                </w:r>
              </w:del>
              <w:del w:id="7297" w:author="Steve Hanson" w:date="2013-02-05T11:38:00Z">
                <w:r w:rsidR="00CE2B69" w:rsidDel="00AD4466">
                  <w:rPr>
                    <w:rFonts w:ascii="Helv" w:hAnsi="Helv" w:cs="Helv"/>
                    <w:color w:val="000000"/>
                  </w:rPr>
                  <w:delText>P</w:delText>
                </w:r>
              </w:del>
              <w:del w:id="7298" w:author="Steve Hanson" w:date="2013-02-06T13:57:00Z">
                <w:r w:rsidR="00CE2B69" w:rsidDel="0085659C">
                  <w:rPr>
                    <w:rFonts w:ascii="Helv" w:hAnsi="Helv" w:cs="Helv"/>
                    <w:color w:val="000000"/>
                  </w:rPr>
                  <w:delText>acked</w:delText>
                </w:r>
              </w:del>
            </w:ins>
            <w:ins w:id="7299" w:author="Steve Hanson" w:date="2013-02-05T11:37:00Z">
              <w:r w:rsidR="00AD4466">
                <w:rPr>
                  <w:rFonts w:ascii="Helv" w:hAnsi="Helv" w:cs="Helv"/>
                  <w:color w:val="000000"/>
                </w:rPr>
                <w:t>decimals</w:t>
              </w:r>
            </w:ins>
            <w:ins w:id="7300" w:author="mbeckerle" w:date="2013-01-20T15:28:00Z">
              <w:r w:rsidR="00CE2B69">
                <w:rPr>
                  <w:rFonts w:ascii="Helv" w:hAnsi="Helv" w:cs="Helv"/>
                  <w:color w:val="000000"/>
                </w:rPr>
                <w:t>,</w:t>
              </w:r>
            </w:ins>
            <w:ins w:id="7301" w:author="mbeckerle" w:date="2012-03-24T16:50:00Z">
              <w:r w:rsidRPr="00240AC5">
                <w:rPr>
                  <w:rFonts w:ascii="Helv" w:eastAsia="Helv" w:hAnsi="Helv" w:cs="Helv"/>
                  <w:color w:val="000000"/>
                </w:rPr>
                <w:t xml:space="preserve"> </w:t>
              </w:r>
              <w:r w:rsidRPr="00240AC5">
                <w:rPr>
                  <w:rFonts w:ascii="Helv" w:hAnsi="Helv" w:cs="Helv"/>
                  <w:color w:val="000000"/>
                </w:rPr>
                <w:t>binary</w:t>
              </w:r>
              <w:r w:rsidRPr="00240AC5">
                <w:rPr>
                  <w:rFonts w:ascii="Helv" w:eastAsia="Helv" w:hAnsi="Helv" w:cs="Helv"/>
                  <w:color w:val="000000"/>
                </w:rPr>
                <w:t xml:space="preserve"> </w:t>
              </w:r>
              <w:r w:rsidRPr="00240AC5">
                <w:rPr>
                  <w:rFonts w:ascii="Helv" w:hAnsi="Helv" w:cs="Helv"/>
                  <w:color w:val="000000"/>
                </w:rPr>
                <w:t>floats,</w:t>
              </w:r>
              <w:r w:rsidRPr="00240AC5">
                <w:rPr>
                  <w:rFonts w:ascii="Helv" w:eastAsia="Helv" w:hAnsi="Helv" w:cs="Helv"/>
                  <w:color w:val="000000"/>
                </w:rPr>
                <w:t xml:space="preserve"> </w:t>
              </w:r>
              <w:r w:rsidRPr="00240AC5">
                <w:rPr>
                  <w:rFonts w:ascii="Helv" w:hAnsi="Helv" w:cs="Helv"/>
                  <w:color w:val="000000"/>
                </w:rPr>
                <w:t>binary</w:t>
              </w:r>
              <w:r w:rsidRPr="00240AC5">
                <w:rPr>
                  <w:rFonts w:ascii="Helv" w:eastAsia="Helv" w:hAnsi="Helv" w:cs="Helv"/>
                  <w:color w:val="000000"/>
                </w:rPr>
                <w:t xml:space="preserve"> </w:t>
              </w:r>
              <w:r w:rsidRPr="00240AC5">
                <w:rPr>
                  <w:rFonts w:ascii="Helv" w:hAnsi="Helv" w:cs="Helv"/>
                  <w:color w:val="000000"/>
                </w:rPr>
                <w:t>seconds</w:t>
              </w:r>
              <w:r w:rsidRPr="00240AC5">
                <w:rPr>
                  <w:rFonts w:ascii="Helv" w:eastAsia="Helv" w:hAnsi="Helv" w:cs="Helv"/>
                  <w:color w:val="000000"/>
                </w:rPr>
                <w:t xml:space="preserve"> </w:t>
              </w:r>
              <w:r w:rsidRPr="00240AC5">
                <w:rPr>
                  <w:rFonts w:ascii="Helv" w:hAnsi="Helv" w:cs="Helv"/>
                  <w:color w:val="000000"/>
                </w:rPr>
                <w:t>and</w:t>
              </w:r>
              <w:r w:rsidRPr="00240AC5">
                <w:rPr>
                  <w:rFonts w:ascii="Helv" w:eastAsia="Helv" w:hAnsi="Helv" w:cs="Helv"/>
                  <w:color w:val="000000"/>
                </w:rPr>
                <w:t xml:space="preserve"> </w:t>
              </w:r>
              <w:r w:rsidRPr="00240AC5">
                <w:rPr>
                  <w:rFonts w:ascii="Helv" w:hAnsi="Helv" w:cs="Helv"/>
                  <w:color w:val="000000"/>
                </w:rPr>
                <w:t>binary</w:t>
              </w:r>
              <w:r w:rsidRPr="00240AC5">
                <w:rPr>
                  <w:rFonts w:ascii="Helv" w:eastAsia="Helv" w:hAnsi="Helv" w:cs="Helv"/>
                  <w:color w:val="000000"/>
                </w:rPr>
                <w:t xml:space="preserve"> </w:t>
              </w:r>
              <w:r w:rsidRPr="00240AC5">
                <w:rPr>
                  <w:rFonts w:ascii="Helv" w:hAnsi="Helv" w:cs="Helv"/>
                  <w:color w:val="000000"/>
                </w:rPr>
                <w:t>milliseconds.</w:t>
              </w:r>
            </w:ins>
          </w:p>
          <w:p w14:paraId="04B73A30" w14:textId="206F4AA3" w:rsidR="008061CB" w:rsidRPr="00712A7A" w:rsidDel="00041028" w:rsidRDefault="008061CB" w:rsidP="00712A7A">
            <w:pPr>
              <w:rPr>
                <w:del w:id="7302" w:author="mbeckerle" w:date="2012-04-22T21:56:00Z"/>
              </w:rPr>
            </w:pPr>
          </w:p>
          <w:p w14:paraId="0A3B8C51" w14:textId="03A8BC89" w:rsidR="008061CB" w:rsidRDefault="008061CB" w:rsidP="00D67874">
            <w:pPr>
              <w:rPr>
                <w:ins w:id="7303" w:author="mbeckerle" w:date="2012-04-22T16:01:00Z"/>
                <w:rFonts w:ascii="Helv" w:hAnsi="Helv" w:cs="Helv"/>
                <w:color w:val="000000"/>
              </w:rPr>
            </w:pPr>
            <w:ins w:id="7304" w:author="mbeckerle" w:date="2012-04-22T16:01:00Z">
              <w:r>
                <w:rPr>
                  <w:rFonts w:ascii="Helv" w:hAnsi="Helv" w:cs="Helv"/>
                  <w:color w:val="000000"/>
                </w:rPr>
                <w:t>Th</w:t>
              </w:r>
            </w:ins>
            <w:ins w:id="7305" w:author="Steve Hanson" w:date="2013-02-05T11:38:00Z">
              <w:r w:rsidR="00AD4466">
                <w:rPr>
                  <w:rFonts w:ascii="Helv" w:hAnsi="Helv" w:cs="Helv"/>
                  <w:color w:val="000000"/>
                </w:rPr>
                <w:t>is</w:t>
              </w:r>
            </w:ins>
            <w:ins w:id="7306" w:author="mbeckerle" w:date="2012-04-22T16:01:00Z">
              <w:del w:id="7307" w:author="Steve Hanson" w:date="2013-02-05T11:38:00Z">
                <w:r w:rsidDel="00AD4466">
                  <w:rPr>
                    <w:rFonts w:ascii="Helv" w:hAnsi="Helv" w:cs="Helv"/>
                    <w:color w:val="000000"/>
                  </w:rPr>
                  <w:delText>e</w:delText>
                </w:r>
                <w:r w:rsidDel="00AD4466">
                  <w:rPr>
                    <w:rFonts w:ascii="Helv" w:eastAsia="Helv" w:hAnsi="Helv" w:cs="Helv"/>
                    <w:color w:val="000000"/>
                  </w:rPr>
                  <w:delText xml:space="preserve"> b</w:delText>
                </w:r>
                <w:r w:rsidDel="00AD4466">
                  <w:rPr>
                    <w:rFonts w:ascii="Helv" w:hAnsi="Helv" w:cs="Helv"/>
                    <w:color w:val="000000"/>
                  </w:rPr>
                  <w:delText>yteOrder</w:delText>
                </w:r>
              </w:del>
              <w:r>
                <w:rPr>
                  <w:rFonts w:ascii="Helv" w:eastAsia="Helv" w:hAnsi="Helv" w:cs="Helv"/>
                  <w:color w:val="000000"/>
                </w:rPr>
                <w:t xml:space="preserve"> </w:t>
              </w:r>
              <w:r>
                <w:rPr>
                  <w:rFonts w:ascii="Helv" w:hAnsi="Helv" w:cs="Helv"/>
                  <w:color w:val="000000"/>
                </w:rPr>
                <w:t>property</w:t>
              </w:r>
              <w:r>
                <w:rPr>
                  <w:rFonts w:ascii="Helv" w:eastAsia="Helv" w:hAnsi="Helv" w:cs="Helv"/>
                  <w:color w:val="000000"/>
                </w:rPr>
                <w:t xml:space="preserve"> </w:t>
              </w:r>
              <w:r>
                <w:rPr>
                  <w:rFonts w:ascii="Helv" w:hAnsi="Helv" w:cs="Helv"/>
                  <w:color w:val="000000"/>
                </w:rPr>
                <w:t>is</w:t>
              </w:r>
              <w:r>
                <w:rPr>
                  <w:rFonts w:ascii="Helv" w:eastAsia="Helv" w:hAnsi="Helv" w:cs="Helv"/>
                  <w:color w:val="000000"/>
                </w:rPr>
                <w:t xml:space="preserve"> </w:t>
              </w:r>
              <w:r>
                <w:rPr>
                  <w:rFonts w:ascii="Helv" w:hAnsi="Helv" w:cs="Helv"/>
                  <w:color w:val="000000"/>
                </w:rPr>
                <w:t>never</w:t>
              </w:r>
              <w:r>
                <w:rPr>
                  <w:rFonts w:ascii="Helv" w:eastAsia="Helv" w:hAnsi="Helv" w:cs="Helv"/>
                  <w:color w:val="000000"/>
                </w:rPr>
                <w:t xml:space="preserve"> </w:t>
              </w:r>
              <w:r>
                <w:rPr>
                  <w:rFonts w:ascii="Helv" w:hAnsi="Helv" w:cs="Helv"/>
                  <w:color w:val="000000"/>
                </w:rPr>
                <w:t>used</w:t>
              </w:r>
              <w:r>
                <w:rPr>
                  <w:rFonts w:ascii="Helv" w:eastAsia="Helv" w:hAnsi="Helv" w:cs="Helv"/>
                  <w:color w:val="000000"/>
                </w:rPr>
                <w:t xml:space="preserve"> </w:t>
              </w:r>
              <w:r>
                <w:rPr>
                  <w:rFonts w:ascii="Helv" w:hAnsi="Helv" w:cs="Helv"/>
                  <w:color w:val="000000"/>
                </w:rPr>
                <w:t>to</w:t>
              </w:r>
              <w:r>
                <w:rPr>
                  <w:rFonts w:ascii="Helv" w:eastAsia="Helv" w:hAnsi="Helv" w:cs="Helv"/>
                  <w:color w:val="000000"/>
                </w:rPr>
                <w:t xml:space="preserve"> </w:t>
              </w:r>
              <w:r>
                <w:rPr>
                  <w:rFonts w:ascii="Helv" w:hAnsi="Helv" w:cs="Helv"/>
                  <w:color w:val="000000"/>
                </w:rPr>
                <w:t>establish</w:t>
              </w:r>
              <w:r>
                <w:rPr>
                  <w:rFonts w:ascii="Helv" w:eastAsia="Helv" w:hAnsi="Helv" w:cs="Helv"/>
                  <w:color w:val="000000"/>
                </w:rPr>
                <w:t xml:space="preserve"> </w:t>
              </w:r>
              <w:r>
                <w:rPr>
                  <w:rFonts w:ascii="Helv" w:hAnsi="Helv" w:cs="Helv"/>
                  <w:color w:val="000000"/>
                </w:rPr>
                <w:t>the</w:t>
              </w:r>
              <w:r>
                <w:rPr>
                  <w:rFonts w:ascii="Helv" w:eastAsia="Helv" w:hAnsi="Helv" w:cs="Helv"/>
                  <w:color w:val="000000"/>
                </w:rPr>
                <w:t xml:space="preserve"> </w:t>
              </w:r>
              <w:r>
                <w:rPr>
                  <w:rFonts w:ascii="Helv" w:hAnsi="Helv" w:cs="Helv"/>
                  <w:color w:val="000000"/>
                </w:rPr>
                <w:t>byte</w:t>
              </w:r>
              <w:r>
                <w:rPr>
                  <w:rFonts w:ascii="Helv" w:eastAsia="Helv" w:hAnsi="Helv" w:cs="Helv"/>
                  <w:color w:val="000000"/>
                </w:rPr>
                <w:t xml:space="preserve"> </w:t>
              </w:r>
              <w:r>
                <w:rPr>
                  <w:rFonts w:ascii="Helv" w:hAnsi="Helv" w:cs="Helv"/>
                  <w:color w:val="000000"/>
                </w:rPr>
                <w:t>order</w:t>
              </w:r>
              <w:r>
                <w:rPr>
                  <w:rFonts w:ascii="Helv" w:eastAsia="Helv" w:hAnsi="Helv" w:cs="Helv"/>
                  <w:color w:val="000000"/>
                </w:rPr>
                <w:t xml:space="preserve"> </w:t>
              </w:r>
              <w:r>
                <w:rPr>
                  <w:rFonts w:ascii="Helv" w:hAnsi="Helv" w:cs="Helv"/>
                  <w:color w:val="000000"/>
                </w:rPr>
                <w:t>for</w:t>
              </w:r>
              <w:r>
                <w:rPr>
                  <w:rFonts w:ascii="Helv" w:eastAsia="Helv" w:hAnsi="Helv" w:cs="Helv"/>
                  <w:color w:val="000000"/>
                </w:rPr>
                <w:t xml:space="preserve"> text /strings with </w:t>
              </w:r>
              <w:r>
                <w:rPr>
                  <w:rFonts w:ascii="Helv" w:hAnsi="Helv" w:cs="Helv"/>
                  <w:color w:val="000000"/>
                </w:rPr>
                <w:t>Unicode</w:t>
              </w:r>
              <w:r>
                <w:rPr>
                  <w:rFonts w:ascii="Helv" w:eastAsia="Helv" w:hAnsi="Helv" w:cs="Helv"/>
                  <w:color w:val="000000"/>
                </w:rPr>
                <w:t xml:space="preserve"> </w:t>
              </w:r>
            </w:ins>
            <w:ins w:id="7308" w:author="mbeckerle" w:date="2013-01-28T10:53:00Z">
              <w:r w:rsidR="00AB4131">
                <w:rPr>
                  <w:rFonts w:ascii="Helv" w:eastAsia="Helv" w:hAnsi="Helv" w:cs="Helv"/>
                  <w:color w:val="000000"/>
                </w:rPr>
                <w:t>fixed-width</w:t>
              </w:r>
            </w:ins>
            <w:ins w:id="7309" w:author="mbeckerle" w:date="2012-04-22T16:02:00Z">
              <w:r>
                <w:rPr>
                  <w:rFonts w:ascii="Helv" w:eastAsia="Helv" w:hAnsi="Helv" w:cs="Helv"/>
                  <w:color w:val="000000"/>
                </w:rPr>
                <w:t xml:space="preserve"> </w:t>
              </w:r>
            </w:ins>
            <w:ins w:id="7310" w:author="mbeckerle" w:date="2012-04-22T16:01:00Z">
              <w:r>
                <w:rPr>
                  <w:rFonts w:ascii="Helv" w:hAnsi="Helv" w:cs="Helv"/>
                  <w:color w:val="000000"/>
                </w:rPr>
                <w:t>encodings</w:t>
              </w:r>
            </w:ins>
            <w:ins w:id="7311" w:author="mbeckerle" w:date="2012-04-22T16:02:00Z">
              <w:r>
                <w:rPr>
                  <w:rFonts w:ascii="Helv" w:hAnsi="Helv" w:cs="Helv"/>
                  <w:color w:val="000000"/>
                </w:rPr>
                <w:t xml:space="preserve"> that do not specify the byte order (UTF-16 and UTF-32)</w:t>
              </w:r>
            </w:ins>
            <w:ins w:id="7312" w:author="mbeckerle" w:date="2012-04-22T16:03:00Z">
              <w:r>
                <w:rPr>
                  <w:rFonts w:ascii="Helv" w:hAnsi="Helv" w:cs="Helv"/>
                  <w:color w:val="000000"/>
                </w:rPr>
                <w:t xml:space="preserve">. </w:t>
              </w:r>
              <w:r>
                <w:t xml:space="preserve">See Section </w:t>
              </w:r>
              <w:r>
                <w:fldChar w:fldCharType="begin"/>
              </w:r>
              <w:r>
                <w:instrText xml:space="preserve"> REF _Ref320436132 \r \h </w:instrText>
              </w:r>
            </w:ins>
            <w:ins w:id="7313" w:author="mbeckerle" w:date="2012-04-22T16:03:00Z">
              <w:r>
                <w:fldChar w:fldCharType="separate"/>
              </w:r>
            </w:ins>
            <w:ins w:id="7314" w:author="mbeckerle" w:date="2013-07-10T14:54:00Z">
              <w:r w:rsidR="008B68D7">
                <w:t>11.1</w:t>
              </w:r>
            </w:ins>
            <w:ins w:id="7315" w:author="mbeckerle" w:date="2012-04-22T16:03:00Z">
              <w:r>
                <w:fldChar w:fldCharType="end"/>
              </w:r>
              <w:r>
                <w:t xml:space="preserve"> </w:t>
              </w:r>
              <w:r>
                <w:fldChar w:fldCharType="begin"/>
              </w:r>
              <w:r>
                <w:instrText xml:space="preserve"> REF _Ref320436132 \h </w:instrText>
              </w:r>
            </w:ins>
            <w:ins w:id="7316" w:author="mbeckerle" w:date="2012-04-22T16:03:00Z">
              <w:r>
                <w:fldChar w:fldCharType="separate"/>
              </w:r>
            </w:ins>
            <w:ins w:id="7317" w:author="mbeckerle" w:date="2013-07-10T14:54:00Z">
              <w:r w:rsidR="008B68D7">
                <w:t>Unicode Byte Order Marks (BOM)</w:t>
              </w:r>
            </w:ins>
            <w:ins w:id="7318" w:author="mbeckerle" w:date="2012-04-22T16:03:00Z">
              <w:r>
                <w:fldChar w:fldCharType="end"/>
              </w:r>
              <w:r>
                <w:t xml:space="preserve"> for details.</w:t>
              </w:r>
            </w:ins>
          </w:p>
          <w:p w14:paraId="16FB006C" w14:textId="3FED6E07" w:rsidR="00E41F63" w:rsidRPr="005223F4" w:rsidDel="008061CB" w:rsidRDefault="00E41F63" w:rsidP="00D67874">
            <w:pPr>
              <w:rPr>
                <w:del w:id="7319" w:author="mbeckerle" w:date="2012-04-22T16:01:00Z"/>
              </w:rPr>
            </w:pPr>
            <w:commentRangeStart w:id="7320"/>
            <w:del w:id="7321" w:author="mbeckerle" w:date="2012-04-22T16:01:00Z">
              <w:r w:rsidRPr="005223F4" w:rsidDel="008061CB">
                <w:delText>This also applies to character data for multi-byte character sets when the encoding is not specific. E.g., UTF-16 and UTF-32.</w:delText>
              </w:r>
              <w:r w:rsidR="00DF6FC7" w:rsidRPr="005223F4" w:rsidDel="008061CB">
                <w:delText xml:space="preserve"> Note that when the character set encoding is specific about the byte order (</w:delText>
              </w:r>
              <w:r w:rsidR="001D4A47" w:rsidRPr="005223F4" w:rsidDel="008061CB">
                <w:delText>e.g.</w:delText>
              </w:r>
              <w:r w:rsidR="00DF6FC7" w:rsidRPr="005223F4" w:rsidDel="008061CB">
                <w:delText>, UTF-16BE), then the byteOrder property is ignored when processing text/strings having that encoding.</w:delText>
              </w:r>
            </w:del>
          </w:p>
          <w:p w14:paraId="364BEAA7" w14:textId="12A2CA67" w:rsidR="008A1FE0" w:rsidRPr="005223F4" w:rsidDel="008061CB" w:rsidRDefault="008A1FE0" w:rsidP="00D67874">
            <w:pPr>
              <w:rPr>
                <w:del w:id="7322" w:author="mbeckerle" w:date="2012-04-22T16:01:00Z"/>
              </w:rPr>
            </w:pPr>
            <w:del w:id="7323" w:author="mbeckerle" w:date="2012-04-22T16:01:00Z">
              <w:r w:rsidRPr="005223F4" w:rsidDel="008061CB">
                <w:delText>Note: The Unicode byte order mark is treated as a normal character and does not affect encoding.</w:delText>
              </w:r>
            </w:del>
          </w:p>
          <w:commentRangeEnd w:id="7320"/>
          <w:p w14:paraId="1975E415" w14:textId="25289C47" w:rsidR="00E41F63" w:rsidRPr="005223F4" w:rsidRDefault="00EF7E2C" w:rsidP="00D67874">
            <w:r w:rsidRPr="00240AC5">
              <w:rPr>
                <w:rStyle w:val="CommentReference"/>
                <w:bCs/>
              </w:rPr>
              <w:commentReference w:id="7324"/>
            </w:r>
            <w:r w:rsidRPr="00240AC5">
              <w:rPr>
                <w:rStyle w:val="CommentReference"/>
                <w:bCs/>
              </w:rPr>
              <w:commentReference w:id="7320"/>
            </w:r>
            <w:r w:rsidR="00E41F63" w:rsidRPr="005223F4">
              <w:t>Annotation: dfdl:element</w:t>
            </w:r>
            <w:r w:rsidR="0077714E" w:rsidRPr="005223F4">
              <w:t>,</w:t>
            </w:r>
            <w:r w:rsidR="00E5425E" w:rsidRPr="005223F4">
              <w:t xml:space="preserve"> </w:t>
            </w:r>
            <w:r w:rsidR="0077714E" w:rsidRPr="005223F4">
              <w:t>dfdl:simpleType</w:t>
            </w:r>
            <w:r w:rsidR="00E5425E" w:rsidRPr="005223F4">
              <w:t>, dfdl:sequence, dfdl:choice, dfdl:group</w:t>
            </w:r>
            <w:r w:rsidR="00E41F63" w:rsidRPr="005223F4">
              <w:t xml:space="preserve"> </w:t>
            </w:r>
            <w:ins w:id="7325" w:author="Steve Hanson" w:date="2012-02-23T14:50:00Z">
              <w:r>
                <w:t xml:space="preserve"> </w:t>
              </w:r>
            </w:ins>
          </w:p>
        </w:tc>
      </w:tr>
      <w:tr w:rsidR="00E41F63" w:rsidRPr="005223F4" w14:paraId="0CDB17EC" w14:textId="77777777" w:rsidTr="00240AC5">
        <w:tc>
          <w:tcPr>
            <w:tcW w:w="2248" w:type="dxa"/>
            <w:shd w:val="clear" w:color="auto" w:fill="auto"/>
          </w:tcPr>
          <w:p w14:paraId="70620EA5" w14:textId="610913F9" w:rsidR="00E41F63" w:rsidRPr="005223F4" w:rsidRDefault="002F1B64" w:rsidP="00D67874">
            <w:ins w:id="7326" w:author="Steve Hanson" w:date="2012-08-06T13:18:00Z">
              <w:r>
                <w:t>e</w:t>
              </w:r>
            </w:ins>
            <w:del w:id="7327" w:author="Steve Hanson" w:date="2012-08-06T13:18:00Z">
              <w:r w:rsidRPr="005223F4" w:rsidDel="002F1B64">
                <w:delText>E</w:delText>
              </w:r>
            </w:del>
            <w:r w:rsidR="00E41F63" w:rsidRPr="005223F4">
              <w:t>ncoding</w:t>
            </w:r>
          </w:p>
        </w:tc>
        <w:tc>
          <w:tcPr>
            <w:tcW w:w="6860" w:type="dxa"/>
            <w:shd w:val="clear" w:color="auto" w:fill="auto"/>
          </w:tcPr>
          <w:p w14:paraId="7CD8CC65" w14:textId="77777777" w:rsidR="00E41F63" w:rsidRPr="005223F4" w:rsidRDefault="00E41F63" w:rsidP="00D67874">
            <w:r w:rsidRPr="005223F4">
              <w:t>Enum</w:t>
            </w:r>
            <w:r w:rsidR="00F35F85" w:rsidRPr="005223F4">
              <w:t xml:space="preserve"> or DFDL </w:t>
            </w:r>
            <w:r w:rsidR="00293086" w:rsidRPr="005223F4">
              <w:t>E</w:t>
            </w:r>
            <w:r w:rsidR="00F35F85" w:rsidRPr="005223F4">
              <w:t>xpression</w:t>
            </w:r>
          </w:p>
          <w:p w14:paraId="242633A8" w14:textId="6CFA6DF9" w:rsidR="00E41F63" w:rsidRDefault="00E41F63" w:rsidP="00D67874">
            <w:pPr>
              <w:rPr>
                <w:ins w:id="7328" w:author="mbeckerle" w:date="2012-03-25T12:43:00Z"/>
              </w:rPr>
            </w:pPr>
            <w:r w:rsidRPr="005223F4">
              <w:t>Values are IANA charsets or CCSID</w:t>
            </w:r>
            <w:del w:id="7329" w:author="mbeckerle" w:date="2013-07-25T12:06:00Z">
              <w:r w:rsidR="00551B1C" w:rsidRPr="00240AC5" w:rsidDel="00492AD8">
                <w:rPr>
                  <w:rStyle w:val="FootnoteReference"/>
                  <w:szCs w:val="18"/>
                </w:rPr>
                <w:footnoteReference w:id="17"/>
              </w:r>
            </w:del>
            <w:r w:rsidRPr="005223F4">
              <w:t>s</w:t>
            </w:r>
            <w:ins w:id="7341" w:author="mbeckerle" w:date="2013-01-20T13:52:00Z">
              <w:r w:rsidR="006D2189">
                <w:t xml:space="preserve">, or one of a set of </w:t>
              </w:r>
            </w:ins>
            <w:ins w:id="7342" w:author="mbeckerle" w:date="2013-01-20T13:53:00Z">
              <w:r w:rsidR="006D2189">
                <w:t>DFDL</w:t>
              </w:r>
            </w:ins>
            <w:ins w:id="7343" w:author="mbeckerle" w:date="2013-01-20T13:52:00Z">
              <w:r w:rsidR="006D2189">
                <w:t>-specific encoding names</w:t>
              </w:r>
            </w:ins>
            <w:r w:rsidR="00CE23F9" w:rsidRPr="005223F4">
              <w:t>.</w:t>
            </w:r>
          </w:p>
          <w:p w14:paraId="68987C56" w14:textId="688F13FF" w:rsidR="00DB30DD" w:rsidRPr="005223F4" w:rsidDel="00041028" w:rsidRDefault="00DB30DD" w:rsidP="00D67874">
            <w:pPr>
              <w:rPr>
                <w:del w:id="7344" w:author="mbeckerle" w:date="2012-04-22T21:56:00Z"/>
              </w:rPr>
            </w:pPr>
          </w:p>
          <w:p w14:paraId="3CE6D3F2" w14:textId="77777777" w:rsidR="0095486F" w:rsidRPr="005223F4" w:rsidRDefault="0095486F" w:rsidP="00D67874">
            <w:r w:rsidRPr="005223F4">
              <w:t xml:space="preserve">This property can be computed by way of an expression which returns </w:t>
            </w:r>
            <w:ins w:id="7345" w:author="Steve Hanson" w:date="2012-02-29T13:03:00Z">
              <w:r w:rsidR="00996EB7">
                <w:t>an</w:t>
              </w:r>
            </w:ins>
            <w:del w:id="7346" w:author="Steve Hanson" w:date="2012-02-29T13:03:00Z">
              <w:r w:rsidRPr="005223F4" w:rsidDel="00996EB7">
                <w:delText>the</w:delText>
              </w:r>
            </w:del>
            <w:r w:rsidRPr="005223F4">
              <w:t xml:space="preserve"> appropriate </w:t>
            </w:r>
            <w:ins w:id="7347" w:author="Steve Hanson" w:date="2012-02-29T13:03:00Z">
              <w:r w:rsidR="00996EB7">
                <w:t>enum value</w:t>
              </w:r>
            </w:ins>
            <w:del w:id="7348" w:author="Steve Hanson" w:date="2012-02-29T13:03:00Z">
              <w:r w:rsidRPr="005223F4" w:rsidDel="00996EB7">
                <w:delText>string</w:delText>
              </w:r>
            </w:del>
            <w:r w:rsidRPr="005223F4">
              <w:t>.</w:t>
            </w:r>
            <w:r w:rsidR="00A40483" w:rsidRPr="005223F4">
              <w:t xml:space="preserve"> </w:t>
            </w:r>
            <w:r w:rsidR="00AF2EC9" w:rsidRPr="005223F4">
              <w:t>The expression must not contain forward references to elements which have not yet been processed.</w:t>
            </w:r>
            <w:ins w:id="7349" w:author="Steve Hanson" w:date="2012-02-23T14:52:00Z">
              <w:r w:rsidR="00EF7E2C">
                <w:t xml:space="preserve">  </w:t>
              </w:r>
            </w:ins>
          </w:p>
          <w:p w14:paraId="7E5DC98C" w14:textId="77777777" w:rsidR="00E41F63" w:rsidRDefault="00170146" w:rsidP="00D67874">
            <w:pPr>
              <w:rPr>
                <w:ins w:id="7350" w:author="mbeckerle" w:date="2012-04-22T16:04:00Z"/>
              </w:rPr>
            </w:pPr>
            <w:r w:rsidRPr="005223F4">
              <w:t xml:space="preserve">Note that there is, </w:t>
            </w:r>
            <w:r w:rsidR="00E41F63" w:rsidRPr="005223F4">
              <w:t>deliberately</w:t>
            </w:r>
            <w:r w:rsidRPr="005223F4">
              <w:t>, no concept of 'native' encoding</w:t>
            </w:r>
            <w:r w:rsidRPr="00240AC5">
              <w:rPr>
                <w:rStyle w:val="FootnoteReference"/>
                <w:szCs w:val="18"/>
              </w:rPr>
              <w:footnoteReference w:id="18"/>
            </w:r>
            <w:r w:rsidRPr="005223F4">
              <w:t>.</w:t>
            </w:r>
          </w:p>
          <w:p w14:paraId="44588B8B" w14:textId="53FF1419" w:rsidR="008061CB" w:rsidRPr="005223F4" w:rsidDel="00041028" w:rsidRDefault="008061CB" w:rsidP="00D67874">
            <w:pPr>
              <w:rPr>
                <w:del w:id="7352" w:author="mbeckerle" w:date="2012-04-22T21:56:00Z"/>
              </w:rPr>
            </w:pPr>
          </w:p>
          <w:p w14:paraId="3072EF43" w14:textId="77777777" w:rsidR="008061CB" w:rsidRDefault="00170146" w:rsidP="00D67874">
            <w:pPr>
              <w:rPr>
                <w:ins w:id="7353" w:author="mbeckerle" w:date="2012-04-22T16:04:00Z"/>
              </w:rPr>
            </w:pPr>
            <w:r w:rsidRPr="005223F4">
              <w:t xml:space="preserve">Conforming DFDL v1.0 processors must accept at least </w:t>
            </w:r>
            <w:r w:rsidR="00D71A06" w:rsidRPr="005223F4">
              <w:t>'UTF</w:t>
            </w:r>
            <w:r w:rsidRPr="005223F4">
              <w:t xml:space="preserve">-8'', </w:t>
            </w:r>
            <w:r w:rsidR="00CC2406" w:rsidRPr="005223F4">
              <w:t>'</w:t>
            </w:r>
            <w:r w:rsidR="0030755D" w:rsidRPr="005223F4">
              <w:t>UTF-16</w:t>
            </w:r>
            <w:r w:rsidR="00CC2406" w:rsidRPr="005223F4">
              <w:t>'</w:t>
            </w:r>
            <w:r w:rsidR="0030755D" w:rsidRPr="005223F4">
              <w:t xml:space="preserve">, </w:t>
            </w:r>
            <w:r w:rsidR="00CC2406" w:rsidRPr="005223F4">
              <w:t>'</w:t>
            </w:r>
            <w:r w:rsidR="00D71A06" w:rsidRPr="005223F4">
              <w:t>UTF</w:t>
            </w:r>
            <w:r w:rsidRPr="005223F4">
              <w:t xml:space="preserve">-16BE', </w:t>
            </w:r>
            <w:r w:rsidR="00CC2406" w:rsidRPr="005223F4">
              <w:t>'</w:t>
            </w:r>
            <w:r w:rsidR="00D71A06" w:rsidRPr="005223F4">
              <w:t>UTF</w:t>
            </w:r>
            <w:r w:rsidRPr="005223F4">
              <w:t xml:space="preserve">-16LE', </w:t>
            </w:r>
            <w:r w:rsidR="00CC2406" w:rsidRPr="005223F4">
              <w:t>'</w:t>
            </w:r>
            <w:r w:rsidR="00D71A06" w:rsidRPr="005223F4">
              <w:t>ASCII</w:t>
            </w:r>
            <w:r w:rsidR="00CC2406" w:rsidRPr="005223F4">
              <w:t>'</w:t>
            </w:r>
            <w:r w:rsidRPr="005223F4">
              <w:t>, and '</w:t>
            </w:r>
            <w:r w:rsidR="00D71A06" w:rsidRPr="005223F4">
              <w:t>ISO-</w:t>
            </w:r>
            <w:r w:rsidRPr="005223F4">
              <w:t>8859-1' as en</w:t>
            </w:r>
            <w:r w:rsidR="00174B0E" w:rsidRPr="005223F4">
              <w:t>coding names</w:t>
            </w:r>
            <w:r w:rsidR="00D71A06" w:rsidRPr="005223F4">
              <w:t xml:space="preserve">. </w:t>
            </w:r>
          </w:p>
          <w:p w14:paraId="6F09E981" w14:textId="4451B681" w:rsidR="00FD322E" w:rsidRDefault="00D71A06" w:rsidP="00D67874">
            <w:pPr>
              <w:rPr>
                <w:ins w:id="7354" w:author="mbeckerle" w:date="2012-03-25T10:52:00Z"/>
              </w:rPr>
            </w:pPr>
            <w:r w:rsidRPr="005223F4">
              <w:t>Encoding names are case-insensitive</w:t>
            </w:r>
            <w:r w:rsidR="00AB655A" w:rsidRPr="005223F4">
              <w:t xml:space="preserve">, so </w:t>
            </w:r>
            <w:r w:rsidR="00CC2406" w:rsidRPr="005223F4">
              <w:t>'</w:t>
            </w:r>
            <w:r w:rsidR="00AB655A" w:rsidRPr="005223F4">
              <w:t>utf-8</w:t>
            </w:r>
            <w:r w:rsidR="00CC2406" w:rsidRPr="005223F4">
              <w:t>'</w:t>
            </w:r>
            <w:r w:rsidR="00AB655A" w:rsidRPr="005223F4">
              <w:t xml:space="preserve"> and </w:t>
            </w:r>
            <w:r w:rsidR="00CC2406" w:rsidRPr="005223F4">
              <w:t>'</w:t>
            </w:r>
            <w:r w:rsidR="00AB655A" w:rsidRPr="005223F4">
              <w:t>UTF-8</w:t>
            </w:r>
            <w:r w:rsidR="00CC2406" w:rsidRPr="005223F4">
              <w:t>'</w:t>
            </w:r>
            <w:r w:rsidR="00AB655A" w:rsidRPr="005223F4">
              <w:t xml:space="preserve"> are equivalent.</w:t>
            </w:r>
            <w:r w:rsidR="0030755D" w:rsidRPr="005223F4">
              <w:t xml:space="preserve"> </w:t>
            </w:r>
            <w:commentRangeStart w:id="7355"/>
            <w:del w:id="7356" w:author="mbeckerle" w:date="2012-03-25T10:48:00Z">
              <w:r w:rsidR="0030755D" w:rsidRPr="005223F4" w:rsidDel="00FD322E">
                <w:delText xml:space="preserve">The </w:delText>
              </w:r>
              <w:r w:rsidR="00CC2406" w:rsidRPr="005223F4" w:rsidDel="00FD322E">
                <w:delText>'</w:delText>
              </w:r>
              <w:r w:rsidR="0030755D" w:rsidRPr="005223F4" w:rsidDel="00FD322E">
                <w:delText>UTF-16</w:delText>
              </w:r>
              <w:r w:rsidR="00CC2406" w:rsidRPr="005223F4" w:rsidDel="00FD322E">
                <w:delText>'</w:delText>
              </w:r>
              <w:r w:rsidR="0030755D" w:rsidRPr="005223F4" w:rsidDel="00FD322E">
                <w:delText xml:space="preserve"> encoding requires that </w:delText>
              </w:r>
              <w:r w:rsidR="00BB2F56" w:rsidRPr="005223F4" w:rsidDel="00FD322E">
                <w:delText>dfdl:</w:delText>
              </w:r>
              <w:r w:rsidR="0030755D" w:rsidRPr="005223F4" w:rsidDel="00FD322E">
                <w:delText>byteOrder is defined.</w:delText>
              </w:r>
            </w:del>
            <w:commentRangeEnd w:id="7355"/>
            <w:ins w:id="7357" w:author="Steve Hanson" w:date="2012-02-29T13:04:00Z">
              <w:del w:id="7358" w:author="mbeckerle" w:date="2012-03-25T10:48:00Z">
                <w:r w:rsidR="00996EB7" w:rsidDel="00FD322E">
                  <w:delText xml:space="preserve">  </w:delText>
                </w:r>
              </w:del>
            </w:ins>
            <w:del w:id="7359" w:author="mbeckerle" w:date="2012-03-25T10:48:00Z">
              <w:r w:rsidR="00EF7E2C" w:rsidRPr="00240AC5" w:rsidDel="00FD322E">
                <w:rPr>
                  <w:rStyle w:val="CommentReference"/>
                  <w:bCs/>
                </w:rPr>
                <w:commentReference w:id="7355"/>
              </w:r>
            </w:del>
            <w:ins w:id="7360" w:author="Steve Hanson" w:date="2012-02-29T13:04:00Z">
              <w:del w:id="7361" w:author="mbeckerle" w:date="2012-03-25T10:48:00Z">
                <w:r w:rsidR="00996EB7" w:rsidDel="00FD322E">
                  <w:delText xml:space="preserve"> </w:delText>
                </w:r>
                <w:commentRangeStart w:id="7362"/>
                <w:r w:rsidR="00996EB7" w:rsidDel="00FD322E">
                  <w:delText xml:space="preserve"> </w:delText>
                </w:r>
              </w:del>
            </w:ins>
            <w:commentRangeEnd w:id="7362"/>
            <w:del w:id="7363" w:author="mbeckerle" w:date="2012-03-25T10:48:00Z">
              <w:r w:rsidR="00996EB7" w:rsidRPr="00240AC5" w:rsidDel="00FD322E">
                <w:rPr>
                  <w:rStyle w:val="CommentReference"/>
                  <w:bCs/>
                </w:rPr>
                <w:commentReference w:id="7362"/>
              </w:r>
            </w:del>
          </w:p>
          <w:p w14:paraId="6A4FFE8F" w14:textId="77777777" w:rsidR="00170146" w:rsidRDefault="00FD322E" w:rsidP="00D67874">
            <w:pPr>
              <w:rPr>
                <w:ins w:id="7364" w:author="mbeckerle" w:date="2012-03-25T10:48:00Z"/>
              </w:rPr>
            </w:pPr>
            <w:ins w:id="7365" w:author="mbeckerle" w:date="2012-03-25T10:48:00Z">
              <w:r>
                <w:t>Unicode character set encodings</w:t>
              </w:r>
            </w:ins>
            <w:ins w:id="7366" w:author="mbeckerle" w:date="2012-03-25T10:53:00Z">
              <w:r>
                <w:t xml:space="preserve"> that do not specify a byte order (such as UTF-16 or UTF-32)</w:t>
              </w:r>
            </w:ins>
            <w:ins w:id="7367" w:author="mbeckerle" w:date="2012-03-25T10:48:00Z">
              <w:r>
                <w:t xml:space="preserve"> can have their byte-order controlled by a document-level byte-order-mark (BOM).</w:t>
              </w:r>
            </w:ins>
            <w:ins w:id="7368" w:author="mbeckerle" w:date="2012-03-25T10:49:00Z">
              <w:r>
                <w:t xml:space="preserve"> See Section </w:t>
              </w:r>
            </w:ins>
            <w:ins w:id="7369" w:author="mbeckerle" w:date="2012-03-25T10:53:00Z">
              <w:r>
                <w:fldChar w:fldCharType="begin"/>
              </w:r>
              <w:r>
                <w:instrText xml:space="preserve"> REF _Ref320436132 \r \h </w:instrText>
              </w:r>
            </w:ins>
            <w:r>
              <w:fldChar w:fldCharType="separate"/>
            </w:r>
            <w:ins w:id="7370" w:author="mbeckerle" w:date="2013-07-10T14:54:00Z">
              <w:r w:rsidR="008B68D7">
                <w:t>11.1</w:t>
              </w:r>
            </w:ins>
            <w:ins w:id="7371" w:author="mbeckerle" w:date="2012-03-25T10:53:00Z">
              <w:r>
                <w:fldChar w:fldCharType="end"/>
              </w:r>
              <w:r>
                <w:t xml:space="preserve"> </w:t>
              </w:r>
              <w:r>
                <w:fldChar w:fldCharType="begin"/>
              </w:r>
              <w:r>
                <w:instrText xml:space="preserve"> REF _Ref320436132 \h </w:instrText>
              </w:r>
            </w:ins>
            <w:r>
              <w:fldChar w:fldCharType="separate"/>
            </w:r>
            <w:ins w:id="7372" w:author="mbeckerle" w:date="2013-07-10T14:54:00Z">
              <w:r w:rsidR="008B68D7">
                <w:t>Unicode Byte Order Marks (BOM)</w:t>
              </w:r>
            </w:ins>
            <w:ins w:id="7373" w:author="mbeckerle" w:date="2012-03-25T10:53:00Z">
              <w:r>
                <w:fldChar w:fldCharType="end"/>
              </w:r>
            </w:ins>
            <w:ins w:id="7374" w:author="mbeckerle" w:date="2012-03-25T10:49:00Z">
              <w:r>
                <w:t xml:space="preserve"> for details. </w:t>
              </w:r>
            </w:ins>
          </w:p>
          <w:p w14:paraId="1A712289" w14:textId="081CEDAD" w:rsidR="00CB6821" w:rsidRDefault="00CB6821" w:rsidP="00CB6821">
            <w:pPr>
              <w:rPr>
                <w:ins w:id="7375" w:author="mbeckerle" w:date="2013-01-20T13:53:00Z"/>
              </w:rPr>
            </w:pPr>
            <w:ins w:id="7376" w:author="mbeckerle" w:date="2012-03-24T17:40:00Z">
              <w:r>
                <w:t xml:space="preserve">The encoding name </w:t>
              </w:r>
              <w:commentRangeStart w:id="7377"/>
              <w:r>
                <w:t>‘</w:t>
              </w:r>
            </w:ins>
            <w:ins w:id="7378" w:author="mbeckerle" w:date="2012-04-22T16:04:00Z">
              <w:r w:rsidR="008061CB">
                <w:t>UTF</w:t>
              </w:r>
            </w:ins>
            <w:ins w:id="7379" w:author="mbeckerle" w:date="2012-03-24T17:40:00Z">
              <w:r>
                <w:t xml:space="preserve">-8’ </w:t>
              </w:r>
            </w:ins>
            <w:commentRangeEnd w:id="7377"/>
            <w:r w:rsidR="00696630">
              <w:rPr>
                <w:rStyle w:val="CommentReference"/>
              </w:rPr>
              <w:commentReference w:id="7377"/>
            </w:r>
            <w:ins w:id="7380" w:author="mbeckerle" w:date="2012-03-24T17:40:00Z">
              <w:r>
                <w:t>is interpreted strictly and does not include variants such as CESU-8.</w:t>
              </w:r>
            </w:ins>
          </w:p>
          <w:p w14:paraId="1B6D904C" w14:textId="7DE9CE99" w:rsidR="006D2189" w:rsidRDefault="006D2189" w:rsidP="00CB6821">
            <w:pPr>
              <w:rPr>
                <w:ins w:id="7381" w:author="mbeckerle" w:date="2013-01-20T13:53:00Z"/>
              </w:rPr>
            </w:pPr>
            <w:commentRangeStart w:id="7382"/>
            <w:ins w:id="7383" w:author="mbeckerle" w:date="2013-01-20T13:53:00Z">
              <w:r>
                <w:t>DFDL-specific encoding names include:</w:t>
              </w:r>
            </w:ins>
          </w:p>
          <w:p w14:paraId="3E3E429E" w14:textId="099BE5E0" w:rsidR="006D2189" w:rsidRDefault="006D2189" w:rsidP="00F5368D">
            <w:pPr>
              <w:numPr>
                <w:ilvl w:val="0"/>
                <w:numId w:val="179"/>
              </w:numPr>
              <w:rPr>
                <w:ins w:id="7384" w:author="mbeckerle" w:date="2013-01-20T13:55:00Z"/>
              </w:rPr>
            </w:pPr>
            <w:ins w:id="7385" w:author="mbeckerle" w:date="2013-01-20T13:54:00Z">
              <w:r>
                <w:t>US-ASCII-7</w:t>
              </w:r>
            </w:ins>
            <w:ins w:id="7386" w:author="Steve Hanson" w:date="2013-03-15T16:33:00Z">
              <w:r w:rsidR="00534983">
                <w:t>-</w:t>
              </w:r>
            </w:ins>
            <w:ins w:id="7387" w:author="mbeckerle" w:date="2013-01-20T13:54:00Z">
              <w:r>
                <w:t xml:space="preserve">bit-packed – a US-ASCII variant where character codes occupy only 7 bits, not a full 8-bit byte. </w:t>
              </w:r>
            </w:ins>
          </w:p>
          <w:p w14:paraId="4B5259FC" w14:textId="12C65834" w:rsidR="00A83EB8" w:rsidRDefault="006D2189" w:rsidP="006D2189">
            <w:pPr>
              <w:rPr>
                <w:ins w:id="7388" w:author="mbeckerle" w:date="2013-02-18T20:26:00Z"/>
              </w:rPr>
            </w:pPr>
            <w:commentRangeStart w:id="7389"/>
            <w:ins w:id="7390" w:author="mbeckerle" w:date="2013-01-20T13:55:00Z">
              <w:r>
                <w:t xml:space="preserve">Implementations may </w:t>
              </w:r>
            </w:ins>
            <w:ins w:id="7391" w:author="mbeckerle" w:date="2013-01-20T13:56:00Z">
              <w:r>
                <w:t>allow</w:t>
              </w:r>
            </w:ins>
            <w:ins w:id="7392" w:author="mbeckerle" w:date="2013-01-20T13:55:00Z">
              <w:r>
                <w:t xml:space="preserve"> additional DFDL-specific encoding names </w:t>
              </w:r>
            </w:ins>
            <w:ins w:id="7393" w:author="mbeckerle" w:date="2013-02-18T20:26:00Z">
              <w:r w:rsidR="00A83EB8">
                <w:t xml:space="preserve">only for character set encodings for which there is no IANA name standard nor CCSID standard. </w:t>
              </w:r>
            </w:ins>
            <w:ins w:id="7394" w:author="mbeckerle" w:date="2013-02-18T20:27:00Z">
              <w:r w:rsidR="00A83EB8">
                <w:t xml:space="preserve">These </w:t>
              </w:r>
            </w:ins>
            <w:ins w:id="7395" w:author="mbeckerle" w:date="2013-02-18T20:30:00Z">
              <w:r w:rsidR="00A83EB8">
                <w:t xml:space="preserve">implementation-specific </w:t>
              </w:r>
            </w:ins>
            <w:ins w:id="7396" w:author="mbeckerle" w:date="2013-02-18T20:27:00Z">
              <w:r w:rsidR="00A83EB8">
                <w:t>encodings must have "x-" as a prefix to their name, and they are subject to being superceded with DFDL standard names in future versions of the specification.</w:t>
              </w:r>
            </w:ins>
            <w:commentRangeEnd w:id="7389"/>
            <w:ins w:id="7397" w:author="mbeckerle" w:date="2013-02-18T20:28:00Z">
              <w:r w:rsidR="00A83EB8">
                <w:rPr>
                  <w:rStyle w:val="CommentReference"/>
                </w:rPr>
                <w:commentReference w:id="7389"/>
              </w:r>
            </w:ins>
          </w:p>
          <w:commentRangeEnd w:id="7382"/>
          <w:p w14:paraId="00EAA214" w14:textId="198DD8F3" w:rsidR="008061CB" w:rsidRPr="00CB6821" w:rsidDel="00EC4952" w:rsidRDefault="00F5368D" w:rsidP="00CB6821">
            <w:pPr>
              <w:rPr>
                <w:del w:id="7398" w:author="mbeckerle" w:date="2012-04-22T21:56:00Z"/>
              </w:rPr>
            </w:pPr>
            <w:del w:id="7399" w:author="mbeckerle" w:date="2013-02-18T20:28:00Z">
              <w:r w:rsidDel="00A83EB8">
                <w:rPr>
                  <w:rStyle w:val="CommentReference"/>
                </w:rPr>
                <w:commentReference w:id="7382"/>
              </w:r>
            </w:del>
          </w:p>
          <w:p w14:paraId="01469BFE" w14:textId="77777777" w:rsidR="00E41F63" w:rsidRPr="005223F4" w:rsidRDefault="00E41F63" w:rsidP="00D67874">
            <w:r w:rsidRPr="005223F4">
              <w:t>Annotation: dfdl:</w:t>
            </w:r>
            <w:r w:rsidR="005C6F39" w:rsidRPr="005223F4">
              <w:t>element</w:t>
            </w:r>
            <w:r w:rsidR="0077714E" w:rsidRPr="005223F4">
              <w:t>, dfdl:simpleType, dfdl:sequence, dfdl:choice</w:t>
            </w:r>
            <w:r w:rsidR="00E5425E" w:rsidRPr="005223F4">
              <w:t>, dfdl:group</w:t>
            </w:r>
          </w:p>
        </w:tc>
      </w:tr>
      <w:tr w:rsidR="00807769" w:rsidRPr="005223F4" w:rsidDel="008061CB" w14:paraId="16A57374" w14:textId="28376F14" w:rsidTr="00240AC5">
        <w:trPr>
          <w:ins w:id="7400" w:author="Steve Hanson" w:date="2012-03-01T11:36:00Z"/>
          <w:del w:id="7401" w:author="mbeckerle" w:date="2012-04-22T16:06:00Z"/>
        </w:trPr>
        <w:tc>
          <w:tcPr>
            <w:tcW w:w="2248" w:type="dxa"/>
            <w:shd w:val="clear" w:color="auto" w:fill="auto"/>
          </w:tcPr>
          <w:p w14:paraId="4C317880" w14:textId="3152E486" w:rsidR="00807769" w:rsidRPr="005223F4" w:rsidDel="008061CB" w:rsidRDefault="00807769" w:rsidP="00D67874">
            <w:pPr>
              <w:rPr>
                <w:ins w:id="7402" w:author="Steve Hanson" w:date="2012-03-01T11:36:00Z"/>
                <w:del w:id="7403" w:author="mbeckerle" w:date="2012-04-22T16:06:00Z"/>
              </w:rPr>
            </w:pPr>
            <w:commentRangeStart w:id="7404"/>
          </w:p>
        </w:tc>
        <w:tc>
          <w:tcPr>
            <w:tcW w:w="6860" w:type="dxa"/>
            <w:shd w:val="clear" w:color="auto" w:fill="auto"/>
          </w:tcPr>
          <w:p w14:paraId="20E89B95" w14:textId="1A2212C9" w:rsidR="00807769" w:rsidRPr="005223F4" w:rsidDel="008061CB" w:rsidRDefault="00696630" w:rsidP="00D67874">
            <w:pPr>
              <w:rPr>
                <w:ins w:id="7405" w:author="Steve Hanson" w:date="2012-03-01T11:36:00Z"/>
                <w:del w:id="7406" w:author="mbeckerle" w:date="2012-04-22T16:06:00Z"/>
              </w:rPr>
            </w:pPr>
            <w:ins w:id="7407" w:author="Steve Hanson" w:date="2012-04-02T12:53:00Z">
              <w:del w:id="7408" w:author="mbeckerle" w:date="2012-04-22T16:06:00Z">
                <w:r w:rsidDel="008061CB">
                  <w:rPr>
                    <w:rStyle w:val="CommentReference"/>
                  </w:rPr>
                  <w:commentReference w:id="7404"/>
                </w:r>
              </w:del>
            </w:ins>
          </w:p>
        </w:tc>
      </w:tr>
      <w:commentRangeEnd w:id="7404"/>
      <w:tr w:rsidR="00994545" w:rsidRPr="00240AC5" w14:paraId="3E4D2C84" w14:textId="77777777" w:rsidTr="00240AC5">
        <w:tc>
          <w:tcPr>
            <w:tcW w:w="2248" w:type="dxa"/>
            <w:shd w:val="clear" w:color="auto" w:fill="auto"/>
          </w:tcPr>
          <w:p w14:paraId="644AF830" w14:textId="77777777" w:rsidR="00994545" w:rsidRPr="005223F4" w:rsidRDefault="006B48F4" w:rsidP="00D67874">
            <w:r w:rsidRPr="005223F4">
              <w:t>utf</w:t>
            </w:r>
            <w:r w:rsidR="00994545" w:rsidRPr="005223F4">
              <w:t>16Width</w:t>
            </w:r>
          </w:p>
        </w:tc>
        <w:tc>
          <w:tcPr>
            <w:tcW w:w="6860" w:type="dxa"/>
            <w:shd w:val="clear" w:color="auto" w:fill="auto"/>
          </w:tcPr>
          <w:p w14:paraId="2B203B7B" w14:textId="77777777" w:rsidR="00994545" w:rsidRPr="005223F4" w:rsidRDefault="00994545" w:rsidP="00D67874">
            <w:r w:rsidRPr="005223F4">
              <w:t>Enum</w:t>
            </w:r>
          </w:p>
          <w:p w14:paraId="0E96A2B2" w14:textId="6F20B142" w:rsidR="00994545" w:rsidRPr="005223F4" w:rsidRDefault="00994545" w:rsidP="00D67874">
            <w:r w:rsidRPr="005223F4">
              <w:t xml:space="preserve">Valid values are 'fixed', </w:t>
            </w:r>
            <w:ins w:id="7409" w:author="mbeckerle" w:date="2013-07-11T17:38:00Z">
              <w:r w:rsidR="00F65138">
                <w:t>'</w:t>
              </w:r>
            </w:ins>
            <w:r w:rsidRPr="005223F4">
              <w:t>variable'.</w:t>
            </w:r>
          </w:p>
          <w:p w14:paraId="43EC454E" w14:textId="77777777" w:rsidR="00F1029E" w:rsidRPr="005223F4" w:rsidRDefault="00F1029E" w:rsidP="00D67874">
            <w:r w:rsidRPr="005223F4">
              <w:t>Applies only when encoding is 'UTF-16'</w:t>
            </w:r>
            <w:r w:rsidR="00004F0A" w:rsidRPr="005223F4">
              <w:t>, 'UTF-</w:t>
            </w:r>
            <w:r w:rsidR="00D15773" w:rsidRPr="005223F4">
              <w:t xml:space="preserve">16BE', UTF16-LE' </w:t>
            </w:r>
            <w:r w:rsidR="00C502F4" w:rsidRPr="005223F4">
              <w:t xml:space="preserve">or </w:t>
            </w:r>
            <w:r w:rsidR="00D15773" w:rsidRPr="005223F4">
              <w:t>their CCSID equivalents.</w:t>
            </w:r>
          </w:p>
          <w:p w14:paraId="442CB6D5" w14:textId="74F06082" w:rsidR="00F65138" w:rsidRDefault="00994545" w:rsidP="00D67874">
            <w:pPr>
              <w:rPr>
                <w:ins w:id="7410" w:author="mbeckerle" w:date="2013-07-11T17:40:00Z"/>
              </w:rPr>
            </w:pPr>
            <w:r w:rsidRPr="005223F4">
              <w:t>Specifies whether the encoding '</w:t>
            </w:r>
            <w:r w:rsidR="00F1029E" w:rsidRPr="005223F4">
              <w:t>UTF</w:t>
            </w:r>
            <w:r w:rsidRPr="005223F4">
              <w:t>-16' should be treated as a fixed or variable width encoding</w:t>
            </w:r>
            <w:r w:rsidR="00F1029E" w:rsidRPr="005223F4">
              <w:t xml:space="preserve">. </w:t>
            </w:r>
            <w:commentRangeStart w:id="7411"/>
            <w:r w:rsidR="00F1029E" w:rsidRPr="005223F4">
              <w:t xml:space="preserve">'UTF-16' </w:t>
            </w:r>
            <w:del w:id="7412" w:author="mbeckerle" w:date="2013-07-11T17:37:00Z">
              <w:r w:rsidR="00F1029E" w:rsidRPr="005223F4" w:rsidDel="00F65138">
                <w:delText>is a variable width encoding and 'UCS-2' is the fixed width subset. However it is common for users to specify 'UTF-16' when they mean when they should be specifying 'UCS-2' This property effectivel</w:delText>
              </w:r>
              <w:r w:rsidR="00B11F88" w:rsidRPr="005223F4" w:rsidDel="00F65138">
                <w:delText>y</w:delText>
              </w:r>
              <w:r w:rsidR="00F1029E" w:rsidRPr="005223F4" w:rsidDel="00F65138">
                <w:delText xml:space="preserve"> converts 'UTF-16' to 'UCS-2'</w:delText>
              </w:r>
            </w:del>
            <w:ins w:id="7413" w:author="mbeckerle" w:date="2013-07-11T17:37:00Z">
              <w:r w:rsidR="00F65138">
                <w:t>can contain charac</w:t>
              </w:r>
              <w:r w:rsidR="00DC2097">
                <w:t>ters which require two code</w:t>
              </w:r>
            </w:ins>
            <w:ins w:id="7414" w:author="mbeckerle" w:date="2013-07-25T11:49:00Z">
              <w:r w:rsidR="00DC2097">
                <w:t xml:space="preserve"> units</w:t>
              </w:r>
            </w:ins>
            <w:ins w:id="7415" w:author="mbeckerle" w:date="2013-07-11T17:37:00Z">
              <w:r w:rsidR="00F65138">
                <w:t xml:space="preserve"> (called a surrogate pair) to represent. When utf16Width is 'fixed' these surrogate code </w:t>
              </w:r>
            </w:ins>
            <w:ins w:id="7416" w:author="mbeckerle" w:date="2013-07-25T11:49:00Z">
              <w:r w:rsidR="00DC2097">
                <w:t>units</w:t>
              </w:r>
            </w:ins>
            <w:ins w:id="7417" w:author="mbeckerle" w:date="2013-07-11T17:37:00Z">
              <w:r w:rsidR="00F65138">
                <w:t xml:space="preserve"> </w:t>
              </w:r>
            </w:ins>
            <w:ins w:id="7418" w:author="mbeckerle" w:date="2013-07-11T17:38:00Z">
              <w:r w:rsidR="00F65138">
                <w:t>are treated as separate character</w:t>
              </w:r>
            </w:ins>
            <w:ins w:id="7419" w:author="mbeckerle" w:date="2013-07-25T11:49:00Z">
              <w:r w:rsidR="00DC2097">
                <w:t xml:space="preserve"> codepoints</w:t>
              </w:r>
            </w:ins>
            <w:ins w:id="7420" w:author="mbeckerle" w:date="2013-07-11T17:38:00Z">
              <w:r w:rsidR="00F65138">
                <w:t>. When utf16Width is 'variable', then surrogate pairs are converted into a single character</w:t>
              </w:r>
            </w:ins>
            <w:ins w:id="7421" w:author="mbeckerle" w:date="2013-07-25T11:49:00Z">
              <w:r w:rsidR="00DC2097">
                <w:t xml:space="preserve"> code</w:t>
              </w:r>
            </w:ins>
            <w:ins w:id="7422" w:author="mbeckerle" w:date="2013-07-11T17:38:00Z">
              <w:r w:rsidR="00F65138">
                <w:t xml:space="preserve"> on parsing, and such a charac</w:t>
              </w:r>
              <w:r w:rsidR="00DC2097">
                <w:t>ter is split into two character</w:t>
              </w:r>
            </w:ins>
            <w:ins w:id="7423" w:author="mbeckerle" w:date="2013-07-25T11:50:00Z">
              <w:r w:rsidR="00DC2097">
                <w:t xml:space="preserve"> code units</w:t>
              </w:r>
            </w:ins>
            <w:ins w:id="7424" w:author="mbeckerle" w:date="2013-07-11T17:38:00Z">
              <w:r w:rsidR="00F65138">
                <w:t xml:space="preserve"> on unparsing.</w:t>
              </w:r>
            </w:ins>
          </w:p>
          <w:p w14:paraId="5A2B957B" w14:textId="18E687A6" w:rsidR="00994545" w:rsidRPr="005223F4" w:rsidRDefault="00F65138" w:rsidP="00D67874">
            <w:commentRangeStart w:id="7425"/>
            <w:ins w:id="7426" w:author="mbeckerle" w:date="2013-07-11T17:40:00Z">
              <w:r>
                <w:t xml:space="preserve">When </w:t>
              </w:r>
            </w:ins>
            <w:ins w:id="7427" w:author="mbeckerle" w:date="2013-07-11T17:41:00Z">
              <w:r>
                <w:t xml:space="preserve">utf16Width is </w:t>
              </w:r>
            </w:ins>
            <w:ins w:id="7428" w:author="mbeckerle" w:date="2013-07-11T17:40:00Z">
              <w:r>
                <w:t>'variable',</w:t>
              </w:r>
            </w:ins>
            <w:ins w:id="7429" w:author="mbeckerle" w:date="2013-07-11T17:41:00Z">
              <w:r>
                <w:t xml:space="preserve"> then on parsing</w:t>
              </w:r>
            </w:ins>
            <w:ins w:id="7430" w:author="mbeckerle" w:date="2013-07-11T17:40:00Z">
              <w:r>
                <w:t xml:space="preserve"> </w:t>
              </w:r>
              <w:r w:rsidR="00DC2097">
                <w:t>an un-paired surrogate code</w:t>
              </w:r>
            </w:ins>
            <w:ins w:id="7431" w:author="mbeckerle" w:date="2013-07-25T11:50:00Z">
              <w:r w:rsidR="00DC2097">
                <w:t xml:space="preserve"> unit</w:t>
              </w:r>
            </w:ins>
            <w:ins w:id="7432" w:author="mbeckerle" w:date="2013-07-11T17:40:00Z">
              <w:r>
                <w:t xml:space="preserve"> causes a decode error</w:t>
              </w:r>
            </w:ins>
            <w:ins w:id="7433" w:author="mbeckerle" w:date="2013-07-11T17:41:00Z">
              <w:r>
                <w:t xml:space="preserve">, which can be controlled via dfdl:encodingErrorPolicy described below. </w:t>
              </w:r>
            </w:ins>
            <w:commentRangeEnd w:id="7411"/>
            <w:ins w:id="7434" w:author="mbeckerle" w:date="2013-07-11T17:42:00Z">
              <w:r>
                <w:rPr>
                  <w:rStyle w:val="CommentReference"/>
                </w:rPr>
                <w:commentReference w:id="7411"/>
              </w:r>
            </w:ins>
            <w:del w:id="7435" w:author="mbeckerle" w:date="2013-07-11T17:38:00Z">
              <w:r w:rsidR="00B11F88" w:rsidRPr="005223F4" w:rsidDel="00F65138">
                <w:delText>.</w:delText>
              </w:r>
            </w:del>
            <w:commentRangeEnd w:id="7425"/>
            <w:r>
              <w:rPr>
                <w:rStyle w:val="CommentReference"/>
              </w:rPr>
              <w:commentReference w:id="7425"/>
            </w:r>
          </w:p>
          <w:p w14:paraId="551268D9" w14:textId="77777777" w:rsidR="00994545" w:rsidRPr="005223F4" w:rsidRDefault="00994545" w:rsidP="00D67874">
            <w:r w:rsidRPr="005223F4">
              <w:t>Annotation: dfdl:element, dfdl:simpleType, dfdl:sequence, dfdl:choice, dfdl:group</w:t>
            </w:r>
          </w:p>
        </w:tc>
      </w:tr>
      <w:tr w:rsidR="00EE5D95" w:rsidRPr="005223F4" w14:paraId="05FA1D85" w14:textId="77777777" w:rsidTr="00240AC5">
        <w:tc>
          <w:tcPr>
            <w:tcW w:w="2248" w:type="dxa"/>
            <w:shd w:val="clear" w:color="auto" w:fill="auto"/>
          </w:tcPr>
          <w:p w14:paraId="31B19C12" w14:textId="77777777" w:rsidR="00EE5D95" w:rsidRPr="005223F4" w:rsidRDefault="00EE5D95" w:rsidP="00D67874">
            <w:r w:rsidRPr="005223F4">
              <w:t>ignoreCase</w:t>
            </w:r>
          </w:p>
        </w:tc>
        <w:tc>
          <w:tcPr>
            <w:tcW w:w="6860" w:type="dxa"/>
            <w:shd w:val="clear" w:color="auto" w:fill="auto"/>
          </w:tcPr>
          <w:p w14:paraId="05BD2965" w14:textId="77777777" w:rsidR="00EE5D95" w:rsidRPr="005223F4" w:rsidRDefault="00362990" w:rsidP="00D67874">
            <w:r w:rsidRPr="005223F4">
              <w:t>Enum</w:t>
            </w:r>
          </w:p>
          <w:p w14:paraId="44E9CCC6" w14:textId="77777777" w:rsidR="00362990" w:rsidRPr="005223F4" w:rsidRDefault="00362990" w:rsidP="00D67874">
            <w:r w:rsidRPr="005223F4">
              <w:t xml:space="preserve">Valid values are </w:t>
            </w:r>
            <w:r w:rsidR="00682090" w:rsidRPr="005223F4">
              <w:t>'yes'</w:t>
            </w:r>
            <w:r w:rsidRPr="005223F4">
              <w:t xml:space="preserve">, </w:t>
            </w:r>
            <w:r w:rsidR="00682090" w:rsidRPr="005223F4">
              <w:t>'no'</w:t>
            </w:r>
            <w:r w:rsidRPr="005223F4">
              <w:t>.</w:t>
            </w:r>
          </w:p>
          <w:p w14:paraId="67F34EC7" w14:textId="77777777" w:rsidR="00565A78" w:rsidRDefault="00EE5D95" w:rsidP="00D67874">
            <w:pPr>
              <w:rPr>
                <w:ins w:id="7436" w:author="mbeckerle" w:date="2012-04-22T16:08:00Z"/>
              </w:rPr>
            </w:pPr>
            <w:r w:rsidRPr="005223F4">
              <w:t xml:space="preserve">Whether mixed case data is accepted when matching </w:t>
            </w:r>
            <w:r w:rsidR="00B11F88" w:rsidRPr="005223F4">
              <w:t xml:space="preserve">delimiters </w:t>
            </w:r>
            <w:r w:rsidRPr="005223F4">
              <w:t>and data values</w:t>
            </w:r>
            <w:ins w:id="7437" w:author="mbeckerle" w:date="2012-04-22T16:07:00Z">
              <w:r w:rsidR="00565A78">
                <w:t xml:space="preserve"> on input. </w:t>
              </w:r>
            </w:ins>
          </w:p>
          <w:p w14:paraId="5861B3E6" w14:textId="2E7A3DC0" w:rsidR="00EE5D95" w:rsidRDefault="00565A78" w:rsidP="00D67874">
            <w:pPr>
              <w:rPr>
                <w:ins w:id="7438" w:author="mbeckerle" w:date="2012-04-22T16:08:00Z"/>
              </w:rPr>
            </w:pPr>
            <w:ins w:id="7439" w:author="mbeckerle" w:date="2012-04-22T16:07:00Z">
              <w:r>
                <w:t xml:space="preserve">This affects the behavior of matching for these properties: </w:t>
              </w:r>
            </w:ins>
            <w:ins w:id="7440" w:author="mbeckerle" w:date="2012-04-22T16:08:00Z">
              <w:r>
                <w:t xml:space="preserve">initiator, terminator, separator, nilValue, </w:t>
              </w:r>
            </w:ins>
            <w:ins w:id="7441" w:author="mbeckerle" w:date="2012-04-22T22:24:00Z">
              <w:r w:rsidR="00F70FCA">
                <w:t xml:space="preserve">textStandardExponentRep, textStandardInfinityRep, textStandardNaNRep, textStandardZeroRep, </w:t>
              </w:r>
            </w:ins>
            <w:del w:id="7442" w:author="mbeckerle" w:date="2012-04-22T16:08:00Z">
              <w:r w:rsidR="00EE5D95" w:rsidRPr="005223F4" w:rsidDel="00565A78">
                <w:delText xml:space="preserve">, such as </w:delText>
              </w:r>
              <w:r w:rsidR="00324EB5" w:rsidRPr="005223F4" w:rsidDel="00565A78">
                <w:delText>dfdl:</w:delText>
              </w:r>
              <w:r w:rsidR="00EE5D95" w:rsidRPr="005223F4" w:rsidDel="00565A78">
                <w:delText>textBooleanTrue</w:delText>
              </w:r>
              <w:r w:rsidR="00EF7E2C" w:rsidRPr="00240AC5" w:rsidDel="00565A78">
                <w:rPr>
                  <w:rStyle w:val="CommentReference"/>
                  <w:bCs/>
                </w:rPr>
                <w:commentReference w:id="7443"/>
              </w:r>
              <w:r w:rsidR="00EE5D95" w:rsidRPr="005223F4" w:rsidDel="00565A78">
                <w:delText>, on input.</w:delText>
              </w:r>
            </w:del>
            <w:ins w:id="7444" w:author="mbeckerle" w:date="2012-04-22T16:08:00Z">
              <w:r>
                <w:t xml:space="preserve">textBooleanTrue, textBooleanFalse, </w:t>
              </w:r>
            </w:ins>
          </w:p>
          <w:p w14:paraId="76145858" w14:textId="7F715E5D" w:rsidR="00565A78" w:rsidRPr="005223F4" w:rsidDel="00EC4952" w:rsidRDefault="00565A78" w:rsidP="00D67874">
            <w:pPr>
              <w:rPr>
                <w:del w:id="7445" w:author="mbeckerle" w:date="2012-04-22T21:56:00Z"/>
              </w:rPr>
            </w:pPr>
          </w:p>
          <w:p w14:paraId="373F74F1" w14:textId="77777777" w:rsidR="00EE5D95" w:rsidRPr="005223F4" w:rsidRDefault="0079228A" w:rsidP="00D67874">
            <w:r w:rsidRPr="005223F4">
              <w:t>On unparsing</w:t>
            </w:r>
            <w:r w:rsidR="00EE5D95" w:rsidRPr="005223F4">
              <w:t xml:space="preserve"> always use the </w:t>
            </w:r>
            <w:r w:rsidR="00B11F88" w:rsidRPr="005223F4">
              <w:t>delimiters</w:t>
            </w:r>
            <w:r w:rsidR="00EE5D95" w:rsidRPr="005223F4">
              <w:t xml:space="preserve"> or value as specified.</w:t>
            </w:r>
          </w:p>
          <w:p w14:paraId="18761B18" w14:textId="77777777" w:rsidR="00EE5D95" w:rsidRPr="005223F4" w:rsidRDefault="00EE5D95" w:rsidP="00D67874">
            <w:r w:rsidRPr="005223F4">
              <w:t>Annotation: dfdl:element, dfdl:simpleType, dfdl:sequence, dfdl:choice, dfdl:group</w:t>
            </w:r>
          </w:p>
        </w:tc>
      </w:tr>
      <w:tr w:rsidR="003D070D" w:rsidRPr="005223F4" w14:paraId="2D0065E5" w14:textId="77777777" w:rsidTr="00240AC5">
        <w:trPr>
          <w:ins w:id="7446" w:author="mbeckerle" w:date="2012-03-25T12:20:00Z"/>
        </w:trPr>
        <w:tc>
          <w:tcPr>
            <w:tcW w:w="2248" w:type="dxa"/>
            <w:shd w:val="clear" w:color="auto" w:fill="auto"/>
          </w:tcPr>
          <w:p w14:paraId="674B3AD3" w14:textId="77777777" w:rsidR="003D070D" w:rsidRPr="005223F4" w:rsidRDefault="003D070D" w:rsidP="00D67874">
            <w:pPr>
              <w:rPr>
                <w:ins w:id="7447" w:author="mbeckerle" w:date="2012-03-25T12:20:00Z"/>
              </w:rPr>
            </w:pPr>
            <w:commentRangeStart w:id="7448"/>
            <w:ins w:id="7449" w:author="mbeckerle" w:date="2012-03-25T12:21:00Z">
              <w:r w:rsidRPr="00240AC5">
                <w:rPr>
                  <w:rFonts w:cs="Arial"/>
                  <w:lang w:eastAsia="en-GB"/>
                </w:rPr>
                <w:t>encodingErrorPolicy</w:t>
              </w:r>
            </w:ins>
            <w:commentRangeEnd w:id="7448"/>
            <w:ins w:id="7450" w:author="mbeckerle" w:date="2012-03-25T12:41:00Z">
              <w:r w:rsidR="00DB30DD">
                <w:rPr>
                  <w:rStyle w:val="CommentReference"/>
                </w:rPr>
                <w:commentReference w:id="7448"/>
              </w:r>
            </w:ins>
          </w:p>
        </w:tc>
        <w:tc>
          <w:tcPr>
            <w:tcW w:w="6860" w:type="dxa"/>
            <w:shd w:val="clear" w:color="auto" w:fill="auto"/>
          </w:tcPr>
          <w:p w14:paraId="4C1CA3BE" w14:textId="77777777" w:rsidR="003D070D" w:rsidRDefault="003D070D" w:rsidP="00D67874">
            <w:pPr>
              <w:rPr>
                <w:ins w:id="7451" w:author="mbeckerle" w:date="2012-03-25T12:21:00Z"/>
              </w:rPr>
            </w:pPr>
            <w:ins w:id="7452" w:author="mbeckerle" w:date="2012-03-25T12:21:00Z">
              <w:r>
                <w:t>Enum</w:t>
              </w:r>
            </w:ins>
          </w:p>
          <w:p w14:paraId="01C289DE" w14:textId="6DC65799" w:rsidR="003D070D" w:rsidRPr="00240AC5" w:rsidRDefault="003D070D" w:rsidP="003D070D">
            <w:pPr>
              <w:rPr>
                <w:ins w:id="7453" w:author="mbeckerle" w:date="2012-03-25T12:21:00Z"/>
                <w:rFonts w:eastAsia="Arial" w:cs="Arial"/>
                <w:lang w:eastAsia="en-GB"/>
              </w:rPr>
            </w:pPr>
            <w:ins w:id="7454" w:author="mbeckerle" w:date="2012-03-25T12:21:00Z">
              <w:r>
                <w:t>Valid values are</w:t>
              </w:r>
              <w:r w:rsidRPr="00240AC5">
                <w:rPr>
                  <w:rFonts w:eastAsia="Arial" w:cs="Arial"/>
                  <w:lang w:eastAsia="en-GB"/>
                </w:rPr>
                <w:t xml:space="preserve"> </w:t>
              </w:r>
              <w:r w:rsidRPr="00240AC5">
                <w:rPr>
                  <w:rFonts w:cs="Arial"/>
                  <w:lang w:eastAsia="en-GB"/>
                </w:rPr>
                <w:t>'error'</w:t>
              </w:r>
            </w:ins>
            <w:ins w:id="7455" w:author="mbeckerle" w:date="2013-01-20T13:58:00Z">
              <w:r w:rsidR="006D2189">
                <w:rPr>
                  <w:rFonts w:cs="Arial"/>
                  <w:lang w:eastAsia="en-GB"/>
                </w:rPr>
                <w:t xml:space="preserve"> or</w:t>
              </w:r>
            </w:ins>
            <w:ins w:id="7456" w:author="mbeckerle" w:date="2012-03-25T12:21:00Z">
              <w:r w:rsidRPr="00240AC5">
                <w:rPr>
                  <w:rFonts w:eastAsia="Arial" w:cs="Arial"/>
                  <w:lang w:eastAsia="en-GB"/>
                </w:rPr>
                <w:t xml:space="preserve"> </w:t>
              </w:r>
              <w:r w:rsidRPr="00240AC5">
                <w:rPr>
                  <w:rFonts w:cs="Arial"/>
                  <w:lang w:eastAsia="en-GB"/>
                </w:rPr>
                <w:t>'replace'.</w:t>
              </w:r>
              <w:r w:rsidRPr="00240AC5">
                <w:rPr>
                  <w:rFonts w:eastAsia="Arial" w:cs="Arial"/>
                  <w:lang w:eastAsia="en-GB"/>
                </w:rPr>
                <w:t xml:space="preserve"> </w:t>
              </w:r>
            </w:ins>
          </w:p>
          <w:p w14:paraId="605D0790" w14:textId="77777777" w:rsidR="00D1130F" w:rsidRDefault="00D1130F" w:rsidP="00D1130F">
            <w:pPr>
              <w:rPr>
                <w:ins w:id="7457" w:author="Steve Hanson" w:date="2013-02-06T14:38:00Z"/>
                <w:lang w:eastAsia="en-GB"/>
              </w:rPr>
            </w:pPr>
            <w:ins w:id="7458" w:author="Steve Hanson" w:date="2013-02-06T14:38:00Z">
              <w:r>
                <w:rPr>
                  <w:lang w:eastAsia="en-GB"/>
                </w:rPr>
                <w:t>This property applies whenever dfdl:encoding is applicable.</w:t>
              </w:r>
            </w:ins>
          </w:p>
          <w:p w14:paraId="1F2FB4F6" w14:textId="174DEB38" w:rsidR="003D070D" w:rsidRPr="00240AC5" w:rsidRDefault="003D070D" w:rsidP="003D070D">
            <w:pPr>
              <w:rPr>
                <w:ins w:id="7459" w:author="mbeckerle" w:date="2012-03-25T12:22:00Z"/>
                <w:rFonts w:cs="Arial"/>
                <w:lang w:eastAsia="en-GB"/>
              </w:rPr>
            </w:pPr>
            <w:ins w:id="7460" w:author="mbeckerle" w:date="2012-03-25T12:21:00Z">
              <w:r w:rsidRPr="00240AC5">
                <w:rPr>
                  <w:rFonts w:cs="Arial"/>
                  <w:lang w:eastAsia="en-GB"/>
                </w:rPr>
                <w:t>This property</w:t>
              </w:r>
              <w:r w:rsidRPr="00240AC5">
                <w:rPr>
                  <w:rFonts w:eastAsia="Arial" w:cs="Arial"/>
                  <w:lang w:eastAsia="en-GB"/>
                </w:rPr>
                <w:t xml:space="preserve"> </w:t>
              </w:r>
            </w:ins>
            <w:ins w:id="7461" w:author="mbeckerle" w:date="2012-03-25T12:22:00Z">
              <w:r w:rsidRPr="00240AC5">
                <w:rPr>
                  <w:rFonts w:cs="Arial"/>
                  <w:lang w:eastAsia="en-GB"/>
                </w:rPr>
                <w:t xml:space="preserve">provides </w:t>
              </w:r>
            </w:ins>
            <w:ins w:id="7462" w:author="mbeckerle" w:date="2012-03-25T12:21:00Z">
              <w:r w:rsidRPr="00240AC5">
                <w:rPr>
                  <w:rFonts w:cs="Arial"/>
                  <w:lang w:eastAsia="en-GB"/>
                </w:rPr>
                <w:t>control</w:t>
              </w:r>
              <w:r w:rsidRPr="00240AC5">
                <w:rPr>
                  <w:rFonts w:eastAsia="Arial" w:cs="Arial"/>
                  <w:lang w:eastAsia="en-GB"/>
                </w:rPr>
                <w:t xml:space="preserve"> </w:t>
              </w:r>
              <w:r w:rsidRPr="00240AC5">
                <w:rPr>
                  <w:rFonts w:cs="Arial"/>
                  <w:lang w:eastAsia="en-GB"/>
                </w:rPr>
                <w:t>of</w:t>
              </w:r>
              <w:r w:rsidRPr="00240AC5">
                <w:rPr>
                  <w:rFonts w:eastAsia="Arial" w:cs="Arial"/>
                  <w:lang w:eastAsia="en-GB"/>
                </w:rPr>
                <w:t xml:space="preserve"> </w:t>
              </w:r>
              <w:r w:rsidRPr="00240AC5">
                <w:rPr>
                  <w:rFonts w:cs="Arial"/>
                  <w:lang w:eastAsia="en-GB"/>
                </w:rPr>
                <w:t>how</w:t>
              </w:r>
              <w:r w:rsidRPr="00240AC5">
                <w:rPr>
                  <w:rFonts w:eastAsia="Arial" w:cs="Arial"/>
                  <w:lang w:eastAsia="en-GB"/>
                </w:rPr>
                <w:t xml:space="preserve"> </w:t>
              </w:r>
              <w:r w:rsidRPr="00240AC5">
                <w:rPr>
                  <w:rFonts w:cs="Arial"/>
                  <w:lang w:eastAsia="en-GB"/>
                </w:rPr>
                <w:t>decoding</w:t>
              </w:r>
              <w:r w:rsidRPr="00240AC5">
                <w:rPr>
                  <w:rFonts w:eastAsia="Arial" w:cs="Arial"/>
                  <w:lang w:eastAsia="en-GB"/>
                </w:rPr>
                <w:t xml:space="preserve"> </w:t>
              </w:r>
              <w:r w:rsidRPr="00240AC5">
                <w:rPr>
                  <w:rFonts w:cs="Arial"/>
                  <w:lang w:eastAsia="en-GB"/>
                </w:rPr>
                <w:t>and</w:t>
              </w:r>
              <w:r w:rsidRPr="00240AC5">
                <w:rPr>
                  <w:rFonts w:eastAsia="Arial" w:cs="Arial"/>
                  <w:lang w:eastAsia="en-GB"/>
                </w:rPr>
                <w:t xml:space="preserve"> </w:t>
              </w:r>
              <w:r w:rsidRPr="00240AC5">
                <w:rPr>
                  <w:rFonts w:cs="Arial"/>
                  <w:lang w:eastAsia="en-GB"/>
                </w:rPr>
                <w:t>encoding</w:t>
              </w:r>
              <w:r w:rsidRPr="00240AC5">
                <w:rPr>
                  <w:rFonts w:eastAsia="Arial" w:cs="Arial"/>
                  <w:lang w:eastAsia="en-GB"/>
                </w:rPr>
                <w:t xml:space="preserve"> </w:t>
              </w:r>
              <w:r w:rsidRPr="00240AC5">
                <w:rPr>
                  <w:rFonts w:cs="Arial"/>
                  <w:lang w:eastAsia="en-GB"/>
                </w:rPr>
                <w:t>errors</w:t>
              </w:r>
              <w:r w:rsidRPr="00240AC5">
                <w:rPr>
                  <w:rFonts w:eastAsia="Arial" w:cs="Arial"/>
                  <w:lang w:eastAsia="en-GB"/>
                </w:rPr>
                <w:t xml:space="preserve"> </w:t>
              </w:r>
              <w:r w:rsidRPr="00240AC5">
                <w:rPr>
                  <w:rFonts w:cs="Arial"/>
                  <w:lang w:eastAsia="en-GB"/>
                </w:rPr>
                <w:t>are</w:t>
              </w:r>
              <w:r w:rsidRPr="00240AC5">
                <w:rPr>
                  <w:rFonts w:eastAsia="Arial" w:cs="Arial"/>
                  <w:lang w:eastAsia="en-GB"/>
                </w:rPr>
                <w:t xml:space="preserve"> </w:t>
              </w:r>
              <w:r w:rsidR="00BD504A">
                <w:rPr>
                  <w:rFonts w:cs="Arial"/>
                  <w:lang w:eastAsia="en-GB"/>
                </w:rPr>
                <w:t xml:space="preserve">handled when </w:t>
              </w:r>
            </w:ins>
            <w:ins w:id="7463" w:author="mbeckerle" w:date="2013-07-25T12:08:00Z">
              <w:r w:rsidR="00492AD8">
                <w:rPr>
                  <w:rFonts w:cs="Arial"/>
                  <w:lang w:eastAsia="en-GB"/>
                </w:rPr>
                <w:t>decoding code unit</w:t>
              </w:r>
            </w:ins>
            <w:ins w:id="7464" w:author="mbeckerle" w:date="2012-03-25T12:21:00Z">
              <w:r w:rsidR="00BD504A">
                <w:rPr>
                  <w:rFonts w:cs="Arial"/>
                  <w:lang w:eastAsia="en-GB"/>
                </w:rPr>
                <w:t xml:space="preserve"> data to </w:t>
              </w:r>
            </w:ins>
            <w:ins w:id="7465" w:author="mbeckerle" w:date="2013-07-25T12:09:00Z">
              <w:r w:rsidR="00492AD8">
                <w:rPr>
                  <w:rFonts w:cs="Arial"/>
                  <w:lang w:eastAsia="en-GB"/>
                </w:rPr>
                <w:t>character codes</w:t>
              </w:r>
            </w:ins>
            <w:ins w:id="7466" w:author="mbeckerle" w:date="2013-01-28T15:32:00Z">
              <w:r w:rsidR="00BD504A">
                <w:rPr>
                  <w:rFonts w:cs="Arial"/>
                  <w:lang w:eastAsia="en-GB"/>
                </w:rPr>
                <w:t xml:space="preserve">, or </w:t>
              </w:r>
            </w:ins>
            <w:ins w:id="7467" w:author="mbeckerle" w:date="2013-07-25T12:09:00Z">
              <w:r w:rsidR="00492AD8">
                <w:rPr>
                  <w:rFonts w:cs="Arial"/>
                  <w:lang w:eastAsia="en-GB"/>
                </w:rPr>
                <w:t>encoding character codes to code unit</w:t>
              </w:r>
            </w:ins>
            <w:ins w:id="7468" w:author="mbeckerle" w:date="2013-01-28T15:32:00Z">
              <w:r w:rsidR="00BD504A">
                <w:rPr>
                  <w:rFonts w:cs="Arial"/>
                  <w:lang w:eastAsia="en-GB"/>
                </w:rPr>
                <w:t xml:space="preserve"> data</w:t>
              </w:r>
            </w:ins>
            <w:ins w:id="7469" w:author="mbeckerle" w:date="2012-03-25T12:21:00Z">
              <w:r w:rsidR="00BD504A">
                <w:rPr>
                  <w:rFonts w:cs="Arial"/>
                  <w:lang w:eastAsia="en-GB"/>
                </w:rPr>
                <w:t xml:space="preserve">. </w:t>
              </w:r>
            </w:ins>
            <w:ins w:id="7470" w:author="mbeckerle" w:date="2013-01-28T15:32:00Z">
              <w:r w:rsidR="00BD504A">
                <w:rPr>
                  <w:rFonts w:cs="Arial"/>
                  <w:lang w:eastAsia="en-GB"/>
                </w:rPr>
                <w:t>This includes converting</w:t>
              </w:r>
            </w:ins>
            <w:ins w:id="7471" w:author="mbeckerle" w:date="2012-03-25T12:21:00Z">
              <w:r w:rsidR="00BD504A">
                <w:rPr>
                  <w:rFonts w:cs="Arial"/>
                  <w:lang w:eastAsia="en-GB"/>
                </w:rPr>
                <w:t xml:space="preserve"> when scanning for delimiters, matching regular expression length or test patterns, matching text</w:t>
              </w:r>
            </w:ins>
            <w:ins w:id="7472" w:author="mbeckerle" w:date="2013-01-28T15:31:00Z">
              <w:r w:rsidR="00BD504A">
                <w:rPr>
                  <w:rFonts w:cs="Arial"/>
                  <w:lang w:eastAsia="en-GB"/>
                </w:rPr>
                <w:t xml:space="preserve">ual </w:t>
              </w:r>
            </w:ins>
            <w:ins w:id="7473" w:author="mbeckerle" w:date="2012-03-25T12:21:00Z">
              <w:r w:rsidR="00BD504A">
                <w:rPr>
                  <w:rFonts w:cs="Arial"/>
                  <w:lang w:eastAsia="en-GB"/>
                </w:rPr>
                <w:t xml:space="preserve">data type representation patterns against the data, </w:t>
              </w:r>
            </w:ins>
            <w:ins w:id="7474" w:author="mbeckerle" w:date="2013-01-28T15:31:00Z">
              <w:r w:rsidR="00BD504A">
                <w:rPr>
                  <w:rFonts w:cs="Arial"/>
                  <w:lang w:eastAsia="en-GB"/>
                </w:rPr>
                <w:t>and of course isolating the text content that will become the value of an element</w:t>
              </w:r>
            </w:ins>
            <w:ins w:id="7475" w:author="mbeckerle" w:date="2013-01-28T15:33:00Z">
              <w:r w:rsidR="00BD504A">
                <w:rPr>
                  <w:rFonts w:cs="Arial"/>
                  <w:lang w:eastAsia="en-GB"/>
                </w:rPr>
                <w:t xml:space="preserve"> (parsing) or constructing the content from the value (unparsing)</w:t>
              </w:r>
            </w:ins>
            <w:ins w:id="7476" w:author="mbeckerle" w:date="2013-01-28T15:31:00Z">
              <w:r w:rsidR="00BD504A">
                <w:rPr>
                  <w:rFonts w:cs="Arial"/>
                  <w:lang w:eastAsia="en-GB"/>
                </w:rPr>
                <w:t>.</w:t>
              </w:r>
            </w:ins>
          </w:p>
          <w:p w14:paraId="57D5ABEB" w14:textId="1C4E4AD3" w:rsidR="003D070D" w:rsidRPr="00240AC5" w:rsidRDefault="003D070D" w:rsidP="003D070D">
            <w:pPr>
              <w:rPr>
                <w:ins w:id="7477" w:author="mbeckerle" w:date="2012-03-25T12:22:00Z"/>
                <w:rFonts w:cs="Arial"/>
                <w:lang w:eastAsia="en-GB"/>
              </w:rPr>
            </w:pPr>
            <w:ins w:id="7478" w:author="mbeckerle" w:date="2012-03-25T12:22:00Z">
              <w:r w:rsidRPr="00240AC5">
                <w:rPr>
                  <w:rFonts w:cs="Arial"/>
                  <w:lang w:eastAsia="en-GB"/>
                </w:rPr>
                <w:t>When parsing, an error can occur when decoding characters from their encoded form into</w:t>
              </w:r>
            </w:ins>
            <w:ins w:id="7479" w:author="mbeckerle" w:date="2012-03-25T12:23:00Z">
              <w:r w:rsidRPr="00240AC5">
                <w:rPr>
                  <w:rFonts w:cs="Arial"/>
                  <w:lang w:eastAsia="en-GB"/>
                </w:rPr>
                <w:t xml:space="preserve"> the DFDL Infoset character set (</w:t>
              </w:r>
            </w:ins>
            <w:ins w:id="7480" w:author="mbeckerle" w:date="2012-03-25T12:22:00Z">
              <w:r w:rsidRPr="00240AC5">
                <w:rPr>
                  <w:rFonts w:cs="Arial"/>
                  <w:lang w:eastAsia="en-GB"/>
                </w:rPr>
                <w:t>ISO10646). This can occur due to invalid byte sequences, or not enough by</w:t>
              </w:r>
            </w:ins>
            <w:ins w:id="7481" w:author="mbeckerle" w:date="2012-04-22T16:09:00Z">
              <w:r w:rsidR="00565A78">
                <w:rPr>
                  <w:rFonts w:cs="Arial"/>
                  <w:lang w:eastAsia="en-GB"/>
                </w:rPr>
                <w:t>t</w:t>
              </w:r>
            </w:ins>
            <w:ins w:id="7482" w:author="mbeckerle" w:date="2012-03-25T12:22:00Z">
              <w:r w:rsidRPr="00240AC5">
                <w:rPr>
                  <w:rFonts w:cs="Arial"/>
                  <w:lang w:eastAsia="en-GB"/>
                </w:rPr>
                <w:t>es found to make up the full encoding of a character.</w:t>
              </w:r>
            </w:ins>
          </w:p>
          <w:p w14:paraId="6B5ADF09" w14:textId="2A380B92" w:rsidR="003D070D" w:rsidRPr="00240AC5" w:rsidRDefault="003D070D" w:rsidP="00DB30DD">
            <w:pPr>
              <w:rPr>
                <w:ins w:id="7483" w:author="mbeckerle" w:date="2012-03-25T12:24:00Z"/>
                <w:rFonts w:eastAsia="Arial"/>
                <w:color w:val="000000"/>
                <w:lang w:eastAsia="en-GB"/>
              </w:rPr>
            </w:pPr>
            <w:ins w:id="7484" w:author="mbeckerle" w:date="2012-03-25T12:24:00Z">
              <w:r>
                <w:rPr>
                  <w:lang w:eastAsia="en-GB"/>
                </w:rPr>
                <w:t>If</w:t>
              </w:r>
              <w:r w:rsidRPr="00240AC5">
                <w:rPr>
                  <w:rFonts w:eastAsia="Arial"/>
                  <w:lang w:eastAsia="en-GB"/>
                </w:rPr>
                <w:t xml:space="preserve"> </w:t>
              </w:r>
              <w:r>
                <w:rPr>
                  <w:lang w:eastAsia="en-GB"/>
                </w:rPr>
                <w:t>'replace',</w:t>
              </w:r>
              <w:r w:rsidRPr="00240AC5">
                <w:rPr>
                  <w:rFonts w:eastAsia="Arial"/>
                  <w:lang w:eastAsia="en-GB"/>
                </w:rPr>
                <w:t xml:space="preserve"> </w:t>
              </w:r>
              <w:r>
                <w:rPr>
                  <w:lang w:eastAsia="en-GB"/>
                </w:rPr>
                <w:t>then</w:t>
              </w:r>
              <w:r w:rsidRPr="00240AC5">
                <w:rPr>
                  <w:rFonts w:eastAsia="Arial"/>
                  <w:lang w:eastAsia="en-GB"/>
                </w:rPr>
                <w:t xml:space="preserve"> </w:t>
              </w:r>
              <w:r>
                <w:rPr>
                  <w:lang w:eastAsia="en-GB"/>
                </w:rPr>
                <w:t>the</w:t>
              </w:r>
              <w:r w:rsidRPr="00240AC5">
                <w:rPr>
                  <w:rFonts w:eastAsia="Arial"/>
                  <w:lang w:eastAsia="en-GB"/>
                </w:rPr>
                <w:t xml:space="preserve"> </w:t>
              </w:r>
              <w:r>
                <w:rPr>
                  <w:lang w:eastAsia="en-GB"/>
                </w:rPr>
                <w:t>Unicode</w:t>
              </w:r>
              <w:r w:rsidRPr="00240AC5">
                <w:rPr>
                  <w:rFonts w:eastAsia="Arial"/>
                  <w:lang w:eastAsia="en-GB"/>
                </w:rPr>
                <w:t xml:space="preserve"> </w:t>
              </w:r>
            </w:ins>
            <w:ins w:id="7485" w:author="mbeckerle" w:date="2012-04-22T16:10:00Z">
              <w:r w:rsidR="009C72D1" w:rsidRPr="00F4230C">
                <w:t>replacement character</w:t>
              </w:r>
            </w:ins>
            <w:r w:rsidR="00393FAE" w:rsidRPr="009C72D1">
              <w:rPr>
                <w:rStyle w:val="CommentReference"/>
              </w:rPr>
              <w:commentReference w:id="7486"/>
            </w:r>
            <w:ins w:id="7487" w:author="mbeckerle" w:date="2012-03-25T12:24:00Z">
              <w:r w:rsidRPr="00240AC5">
                <w:rPr>
                  <w:rFonts w:eastAsia="Arial"/>
                  <w:color w:val="000000"/>
                  <w:lang w:eastAsia="en-GB"/>
                </w:rPr>
                <w:t xml:space="preserve"> </w:t>
              </w:r>
              <w:r>
                <w:rPr>
                  <w:lang w:eastAsia="en-GB"/>
                </w:rPr>
                <w:t>(U+FFFD)</w:t>
              </w:r>
              <w:r w:rsidRPr="00240AC5">
                <w:rPr>
                  <w:rFonts w:eastAsia="Arial"/>
                  <w:lang w:eastAsia="en-GB"/>
                </w:rPr>
                <w:t xml:space="preserve"> </w:t>
              </w:r>
              <w:r>
                <w:rPr>
                  <w:lang w:eastAsia="en-GB"/>
                </w:rPr>
                <w:t>is</w:t>
              </w:r>
              <w:r w:rsidRPr="00240AC5">
                <w:rPr>
                  <w:rFonts w:eastAsia="Arial"/>
                  <w:lang w:eastAsia="en-GB"/>
                </w:rPr>
                <w:t xml:space="preserve"> </w:t>
              </w:r>
              <w:r>
                <w:rPr>
                  <w:lang w:eastAsia="en-GB"/>
                </w:rPr>
                <w:t>substituted</w:t>
              </w:r>
              <w:r w:rsidRPr="00240AC5">
                <w:rPr>
                  <w:rFonts w:eastAsia="Arial"/>
                  <w:lang w:eastAsia="en-GB"/>
                </w:rPr>
                <w:t xml:space="preserve"> </w:t>
              </w:r>
              <w:r>
                <w:rPr>
                  <w:lang w:eastAsia="en-GB"/>
                </w:rPr>
                <w:t>for</w:t>
              </w:r>
              <w:r w:rsidRPr="00240AC5">
                <w:rPr>
                  <w:rFonts w:eastAsia="Arial"/>
                  <w:lang w:eastAsia="en-GB"/>
                </w:rPr>
                <w:t xml:space="preserve"> </w:t>
              </w:r>
              <w:r>
                <w:rPr>
                  <w:lang w:eastAsia="en-GB"/>
                </w:rPr>
                <w:t>the</w:t>
              </w:r>
              <w:r w:rsidRPr="00240AC5">
                <w:rPr>
                  <w:rFonts w:eastAsia="Arial"/>
                  <w:lang w:eastAsia="en-GB"/>
                </w:rPr>
                <w:t xml:space="preserve"> </w:t>
              </w:r>
              <w:r>
                <w:rPr>
                  <w:lang w:eastAsia="en-GB"/>
                </w:rPr>
                <w:t>offending</w:t>
              </w:r>
              <w:r w:rsidRPr="00240AC5">
                <w:rPr>
                  <w:rFonts w:eastAsia="Arial"/>
                  <w:lang w:eastAsia="en-GB"/>
                </w:rPr>
                <w:t xml:space="preserve"> </w:t>
              </w:r>
              <w:r>
                <w:rPr>
                  <w:lang w:eastAsia="en-GB"/>
                </w:rPr>
                <w:t>errors,</w:t>
              </w:r>
              <w:r w:rsidRPr="00240AC5">
                <w:rPr>
                  <w:rFonts w:eastAsia="Arial"/>
                  <w:lang w:eastAsia="en-GB"/>
                </w:rPr>
                <w:t xml:space="preserve"> </w:t>
              </w:r>
              <w:r w:rsidRPr="00240AC5">
                <w:rPr>
                  <w:color w:val="000000"/>
                  <w:lang w:eastAsia="en-GB"/>
                </w:rPr>
                <w:t>one</w:t>
              </w:r>
              <w:r w:rsidRPr="00240AC5">
                <w:rPr>
                  <w:rFonts w:eastAsia="Arial"/>
                  <w:color w:val="000000"/>
                  <w:lang w:eastAsia="en-GB"/>
                </w:rPr>
                <w:t xml:space="preserve"> </w:t>
              </w:r>
              <w:r w:rsidRPr="00240AC5">
                <w:rPr>
                  <w:color w:val="000000"/>
                  <w:lang w:eastAsia="en-GB"/>
                </w:rPr>
                <w:t>replacement</w:t>
              </w:r>
              <w:r w:rsidRPr="00240AC5">
                <w:rPr>
                  <w:rFonts w:eastAsia="Arial"/>
                  <w:color w:val="000000"/>
                  <w:lang w:eastAsia="en-GB"/>
                </w:rPr>
                <w:t xml:space="preserve"> </w:t>
              </w:r>
              <w:r w:rsidRPr="00240AC5">
                <w:rPr>
                  <w:color w:val="000000"/>
                  <w:lang w:eastAsia="en-GB"/>
                </w:rPr>
                <w:t>character</w:t>
              </w:r>
              <w:r w:rsidRPr="00240AC5">
                <w:rPr>
                  <w:rFonts w:eastAsia="Arial"/>
                  <w:color w:val="000000"/>
                  <w:lang w:eastAsia="en-GB"/>
                </w:rPr>
                <w:t xml:space="preserve"> </w:t>
              </w:r>
              <w:r w:rsidRPr="00240AC5">
                <w:rPr>
                  <w:color w:val="000000"/>
                  <w:lang w:eastAsia="en-GB"/>
                </w:rPr>
                <w:t>for</w:t>
              </w:r>
              <w:r w:rsidRPr="00240AC5">
                <w:rPr>
                  <w:rFonts w:eastAsia="Arial"/>
                  <w:color w:val="000000"/>
                  <w:lang w:eastAsia="en-GB"/>
                </w:rPr>
                <w:t xml:space="preserve"> </w:t>
              </w:r>
              <w:r w:rsidRPr="00240AC5">
                <w:rPr>
                  <w:color w:val="000000"/>
                  <w:lang w:eastAsia="en-GB"/>
                </w:rPr>
                <w:t>any</w:t>
              </w:r>
              <w:r w:rsidRPr="00240AC5">
                <w:rPr>
                  <w:rFonts w:eastAsia="Arial"/>
                  <w:color w:val="000000"/>
                  <w:lang w:eastAsia="en-GB"/>
                </w:rPr>
                <w:t xml:space="preserve"> </w:t>
              </w:r>
              <w:r w:rsidRPr="00240AC5">
                <w:rPr>
                  <w:color w:val="000000"/>
                  <w:lang w:eastAsia="en-GB"/>
                </w:rPr>
                <w:t>incorrect</w:t>
              </w:r>
              <w:r w:rsidRPr="00240AC5">
                <w:rPr>
                  <w:rFonts w:eastAsia="Arial"/>
                  <w:color w:val="000000"/>
                  <w:lang w:eastAsia="en-GB"/>
                </w:rPr>
                <w:t xml:space="preserve"> </w:t>
              </w:r>
              <w:r w:rsidRPr="00240AC5">
                <w:rPr>
                  <w:color w:val="000000"/>
                  <w:lang w:eastAsia="en-GB"/>
                </w:rPr>
                <w:t>fragment</w:t>
              </w:r>
              <w:r w:rsidRPr="00240AC5">
                <w:rPr>
                  <w:rFonts w:eastAsia="Arial"/>
                  <w:color w:val="000000"/>
                  <w:lang w:eastAsia="en-GB"/>
                </w:rPr>
                <w:t xml:space="preserve"> </w:t>
              </w:r>
              <w:r w:rsidRPr="00240AC5">
                <w:rPr>
                  <w:color w:val="000000"/>
                  <w:lang w:eastAsia="en-GB"/>
                </w:rPr>
                <w:t>of</w:t>
              </w:r>
              <w:r w:rsidRPr="00240AC5">
                <w:rPr>
                  <w:rFonts w:eastAsia="Arial"/>
                  <w:color w:val="000000"/>
                  <w:lang w:eastAsia="en-GB"/>
                </w:rPr>
                <w:t xml:space="preserve"> </w:t>
              </w:r>
              <w:r w:rsidRPr="00240AC5">
                <w:rPr>
                  <w:color w:val="000000"/>
                  <w:lang w:eastAsia="en-GB"/>
                </w:rPr>
                <w:t>an</w:t>
              </w:r>
              <w:r w:rsidRPr="00240AC5">
                <w:rPr>
                  <w:rFonts w:eastAsia="Arial"/>
                  <w:color w:val="000000"/>
                  <w:lang w:eastAsia="en-GB"/>
                </w:rPr>
                <w:t xml:space="preserve"> </w:t>
              </w:r>
              <w:r w:rsidRPr="00240AC5">
                <w:rPr>
                  <w:color w:val="000000"/>
                  <w:lang w:eastAsia="en-GB"/>
                </w:rPr>
                <w:t>encoding. </w:t>
              </w:r>
              <w:r w:rsidRPr="00240AC5">
                <w:rPr>
                  <w:rFonts w:eastAsia="Arial"/>
                  <w:color w:val="000000"/>
                  <w:lang w:eastAsia="en-GB"/>
                </w:rPr>
                <w:t xml:space="preserve"> </w:t>
              </w:r>
            </w:ins>
          </w:p>
          <w:p w14:paraId="182B3D14" w14:textId="33848109" w:rsidR="00DB30DD" w:rsidRDefault="003D070D" w:rsidP="00DB30DD">
            <w:pPr>
              <w:rPr>
                <w:ins w:id="7488" w:author="mbeckerle" w:date="2012-03-25T12:46:00Z"/>
                <w:lang w:eastAsia="en-GB"/>
              </w:rPr>
            </w:pPr>
            <w:ins w:id="7489" w:author="mbeckerle" w:date="2012-03-25T12:24:00Z">
              <w:r>
                <w:rPr>
                  <w:lang w:eastAsia="en-GB"/>
                </w:rPr>
                <w:t>If</w:t>
              </w:r>
              <w:r w:rsidRPr="00240AC5">
                <w:rPr>
                  <w:rFonts w:eastAsia="Arial"/>
                  <w:lang w:eastAsia="en-GB"/>
                </w:rPr>
                <w:t xml:space="preserve"> </w:t>
              </w:r>
              <w:r>
                <w:rPr>
                  <w:lang w:eastAsia="en-GB"/>
                </w:rPr>
                <w:t>'error'</w:t>
              </w:r>
              <w:r w:rsidRPr="00240AC5">
                <w:rPr>
                  <w:rFonts w:eastAsia="Arial"/>
                  <w:lang w:eastAsia="en-GB"/>
                </w:rPr>
                <w:t xml:space="preserve"> </w:t>
              </w:r>
              <w:r>
                <w:rPr>
                  <w:lang w:eastAsia="en-GB"/>
                </w:rPr>
                <w:t>then</w:t>
              </w:r>
              <w:r w:rsidRPr="00240AC5">
                <w:rPr>
                  <w:rFonts w:eastAsia="Arial"/>
                  <w:lang w:eastAsia="en-GB"/>
                </w:rPr>
                <w:t xml:space="preserve"> </w:t>
              </w:r>
              <w:r>
                <w:rPr>
                  <w:lang w:eastAsia="en-GB"/>
                </w:rPr>
                <w:t>a</w:t>
              </w:r>
              <w:r w:rsidRPr="00240AC5">
                <w:rPr>
                  <w:rFonts w:eastAsia="Arial"/>
                  <w:lang w:eastAsia="en-GB"/>
                </w:rPr>
                <w:t xml:space="preserve"> </w:t>
              </w:r>
              <w:r>
                <w:rPr>
                  <w:lang w:eastAsia="en-GB"/>
                </w:rPr>
                <w:t>processing</w:t>
              </w:r>
              <w:r w:rsidRPr="00240AC5">
                <w:rPr>
                  <w:rFonts w:eastAsia="Arial"/>
                  <w:lang w:eastAsia="en-GB"/>
                </w:rPr>
                <w:t xml:space="preserve"> </w:t>
              </w:r>
              <w:r>
                <w:rPr>
                  <w:lang w:eastAsia="en-GB"/>
                </w:rPr>
                <w:t>error</w:t>
              </w:r>
              <w:r w:rsidRPr="00240AC5">
                <w:rPr>
                  <w:rFonts w:eastAsia="Arial"/>
                  <w:lang w:eastAsia="en-GB"/>
                </w:rPr>
                <w:t xml:space="preserve"> </w:t>
              </w:r>
              <w:r>
                <w:rPr>
                  <w:lang w:eastAsia="en-GB"/>
                </w:rPr>
                <w:t>occurs.</w:t>
              </w:r>
            </w:ins>
          </w:p>
          <w:p w14:paraId="312D2CB1" w14:textId="04B86009" w:rsidR="008A5458" w:rsidRPr="00275A32" w:rsidRDefault="008A5458" w:rsidP="00DB30DD">
            <w:pPr>
              <w:rPr>
                <w:ins w:id="7490" w:author="mbeckerle" w:date="2012-03-25T12:28:00Z"/>
                <w:lang w:eastAsia="en-GB"/>
              </w:rPr>
            </w:pPr>
            <w:ins w:id="7491" w:author="mbeckerle" w:date="2012-03-25T12:28:00Z">
              <w:r>
                <w:rPr>
                  <w:lang w:eastAsia="en-GB"/>
                </w:rPr>
                <w:t>When</w:t>
              </w:r>
              <w:r w:rsidRPr="00240AC5">
                <w:rPr>
                  <w:rFonts w:eastAsia="Arial"/>
                  <w:lang w:eastAsia="en-GB"/>
                </w:rPr>
                <w:t xml:space="preserve"> </w:t>
              </w:r>
              <w:r>
                <w:rPr>
                  <w:lang w:eastAsia="en-GB"/>
                </w:rPr>
                <w:t>unparsing,</w:t>
              </w:r>
              <w:r w:rsidRPr="00240AC5">
                <w:rPr>
                  <w:rFonts w:eastAsia="Arial"/>
                  <w:lang w:eastAsia="en-GB"/>
                </w:rPr>
                <w:t xml:space="preserve"> </w:t>
              </w:r>
              <w:r>
                <w:rPr>
                  <w:lang w:eastAsia="en-GB"/>
                </w:rPr>
                <w:t>the</w:t>
              </w:r>
              <w:r w:rsidRPr="00240AC5">
                <w:rPr>
                  <w:rFonts w:eastAsia="Arial"/>
                  <w:lang w:eastAsia="en-GB"/>
                </w:rPr>
                <w:t xml:space="preserve"> </w:t>
              </w:r>
              <w:r>
                <w:rPr>
                  <w:lang w:eastAsia="en-GB"/>
                </w:rPr>
                <w:t>errors</w:t>
              </w:r>
              <w:r w:rsidRPr="00240AC5">
                <w:rPr>
                  <w:rFonts w:eastAsia="Arial"/>
                  <w:lang w:eastAsia="en-GB"/>
                </w:rPr>
                <w:t xml:space="preserve"> </w:t>
              </w:r>
              <w:r>
                <w:rPr>
                  <w:lang w:eastAsia="en-GB"/>
                </w:rPr>
                <w:t>that</w:t>
              </w:r>
              <w:r w:rsidRPr="00240AC5">
                <w:rPr>
                  <w:rFonts w:eastAsia="Arial"/>
                  <w:lang w:eastAsia="en-GB"/>
                </w:rPr>
                <w:t xml:space="preserve"> </w:t>
              </w:r>
              <w:r>
                <w:rPr>
                  <w:lang w:eastAsia="en-GB"/>
                </w:rPr>
                <w:t>can</w:t>
              </w:r>
              <w:r w:rsidRPr="00240AC5">
                <w:rPr>
                  <w:rFonts w:eastAsia="Arial"/>
                  <w:lang w:eastAsia="en-GB"/>
                </w:rPr>
                <w:t xml:space="preserve"> </w:t>
              </w:r>
              <w:r>
                <w:rPr>
                  <w:lang w:eastAsia="en-GB"/>
                </w:rPr>
                <w:t>occur</w:t>
              </w:r>
              <w:r w:rsidRPr="00240AC5">
                <w:rPr>
                  <w:rFonts w:eastAsia="Arial"/>
                  <w:lang w:eastAsia="en-GB"/>
                </w:rPr>
                <w:t xml:space="preserve"> </w:t>
              </w:r>
              <w:r>
                <w:rPr>
                  <w:lang w:eastAsia="en-GB"/>
                </w:rPr>
                <w:t>when</w:t>
              </w:r>
              <w:r w:rsidRPr="00240AC5">
                <w:rPr>
                  <w:rFonts w:eastAsia="Arial"/>
                  <w:lang w:eastAsia="en-GB"/>
                </w:rPr>
                <w:t xml:space="preserve"> </w:t>
              </w:r>
              <w:r>
                <w:rPr>
                  <w:lang w:eastAsia="en-GB"/>
                </w:rPr>
                <w:t>encoding</w:t>
              </w:r>
              <w:r w:rsidRPr="00240AC5">
                <w:rPr>
                  <w:rFonts w:eastAsia="Arial"/>
                  <w:lang w:eastAsia="en-GB"/>
                </w:rPr>
                <w:t xml:space="preserve"> </w:t>
              </w:r>
              <w:r>
                <w:rPr>
                  <w:lang w:eastAsia="en-GB"/>
                </w:rPr>
                <w:t>characters</w:t>
              </w:r>
              <w:r w:rsidRPr="00240AC5">
                <w:rPr>
                  <w:rFonts w:eastAsia="Arial"/>
                  <w:lang w:eastAsia="en-GB"/>
                </w:rPr>
                <w:t xml:space="preserve"> </w:t>
              </w:r>
              <w:r>
                <w:rPr>
                  <w:lang w:eastAsia="en-GB"/>
                </w:rPr>
                <w:t>from</w:t>
              </w:r>
              <w:r w:rsidRPr="00240AC5">
                <w:rPr>
                  <w:rFonts w:eastAsia="Arial"/>
                  <w:lang w:eastAsia="en-GB"/>
                </w:rPr>
                <w:t xml:space="preserve"> </w:t>
              </w:r>
              <w:r>
                <w:rPr>
                  <w:lang w:eastAsia="en-GB"/>
                </w:rPr>
                <w:t>Unicode/ISO</w:t>
              </w:r>
              <w:r w:rsidRPr="00240AC5">
                <w:rPr>
                  <w:rFonts w:eastAsia="Arial"/>
                  <w:lang w:eastAsia="en-GB"/>
                </w:rPr>
                <w:t xml:space="preserve"> </w:t>
              </w:r>
              <w:r>
                <w:rPr>
                  <w:lang w:eastAsia="en-GB"/>
                </w:rPr>
                <w:t>10646</w:t>
              </w:r>
              <w:r w:rsidRPr="00240AC5">
                <w:rPr>
                  <w:rFonts w:eastAsia="Arial"/>
                  <w:lang w:eastAsia="en-GB"/>
                </w:rPr>
                <w:t xml:space="preserve"> </w:t>
              </w:r>
              <w:r>
                <w:rPr>
                  <w:lang w:eastAsia="en-GB"/>
                </w:rPr>
                <w:t>into</w:t>
              </w:r>
              <w:r w:rsidRPr="00240AC5">
                <w:rPr>
                  <w:rFonts w:eastAsia="Arial"/>
                  <w:lang w:eastAsia="en-GB"/>
                </w:rPr>
                <w:t xml:space="preserve"> </w:t>
              </w:r>
              <w:r>
                <w:rPr>
                  <w:lang w:eastAsia="en-GB"/>
                </w:rPr>
                <w:t>the</w:t>
              </w:r>
              <w:r w:rsidRPr="00240AC5">
                <w:rPr>
                  <w:rFonts w:eastAsia="Arial"/>
                  <w:lang w:eastAsia="en-GB"/>
                </w:rPr>
                <w:t xml:space="preserve"> </w:t>
              </w:r>
              <w:r>
                <w:rPr>
                  <w:lang w:eastAsia="en-GB"/>
                </w:rPr>
                <w:t>specified</w:t>
              </w:r>
              <w:r w:rsidRPr="00240AC5">
                <w:rPr>
                  <w:rFonts w:eastAsia="Arial"/>
                  <w:lang w:eastAsia="en-GB"/>
                </w:rPr>
                <w:t xml:space="preserve"> </w:t>
              </w:r>
              <w:r>
                <w:rPr>
                  <w:lang w:eastAsia="en-GB"/>
                </w:rPr>
                <w:t>encoding</w:t>
              </w:r>
            </w:ins>
            <w:ins w:id="7492" w:author="mbeckerle" w:date="2012-03-25T12:29:00Z">
              <w:r>
                <w:rPr>
                  <w:lang w:eastAsia="en-GB"/>
                </w:rPr>
                <w:t xml:space="preserve"> include when n</w:t>
              </w:r>
            </w:ins>
            <w:ins w:id="7493" w:author="mbeckerle" w:date="2012-03-25T12:28:00Z">
              <w:r>
                <w:rPr>
                  <w:lang w:eastAsia="en-GB"/>
                </w:rPr>
                <w:t>o</w:t>
              </w:r>
              <w:r w:rsidRPr="00240AC5">
                <w:rPr>
                  <w:rFonts w:eastAsia="Arial"/>
                  <w:lang w:eastAsia="en-GB"/>
                </w:rPr>
                <w:t xml:space="preserve"> </w:t>
              </w:r>
              <w:r>
                <w:rPr>
                  <w:lang w:eastAsia="en-GB"/>
                </w:rPr>
                <w:t>mapping</w:t>
              </w:r>
              <w:r w:rsidRPr="00240AC5">
                <w:rPr>
                  <w:rFonts w:eastAsia="Arial"/>
                  <w:lang w:eastAsia="en-GB"/>
                </w:rPr>
                <w:t xml:space="preserve"> </w:t>
              </w:r>
            </w:ins>
            <w:ins w:id="7494" w:author="mbeckerle" w:date="2012-03-25T12:29:00Z">
              <w:r w:rsidRPr="00240AC5">
                <w:rPr>
                  <w:rFonts w:eastAsia="Arial"/>
                  <w:lang w:eastAsia="en-GB"/>
                </w:rPr>
                <w:t xml:space="preserve">is </w:t>
              </w:r>
            </w:ins>
            <w:ins w:id="7495" w:author="mbeckerle" w:date="2012-03-25T12:28:00Z">
              <w:r>
                <w:rPr>
                  <w:lang w:eastAsia="en-GB"/>
                </w:rPr>
                <w:t>provided</w:t>
              </w:r>
              <w:r w:rsidRPr="00240AC5">
                <w:rPr>
                  <w:rFonts w:eastAsia="Arial"/>
                  <w:lang w:eastAsia="en-GB"/>
                </w:rPr>
                <w:t xml:space="preserve"> </w:t>
              </w:r>
              <w:r>
                <w:rPr>
                  <w:lang w:eastAsia="en-GB"/>
                </w:rPr>
                <w:t>by</w:t>
              </w:r>
              <w:r w:rsidRPr="00240AC5">
                <w:rPr>
                  <w:rFonts w:eastAsia="Arial"/>
                  <w:lang w:eastAsia="en-GB"/>
                </w:rPr>
                <w:t xml:space="preserve"> </w:t>
              </w:r>
              <w:r>
                <w:rPr>
                  <w:lang w:eastAsia="en-GB"/>
                </w:rPr>
                <w:t>the</w:t>
              </w:r>
              <w:r w:rsidRPr="00240AC5">
                <w:rPr>
                  <w:rFonts w:eastAsia="Arial"/>
                  <w:lang w:eastAsia="en-GB"/>
                </w:rPr>
                <w:t xml:space="preserve"> </w:t>
              </w:r>
              <w:r>
                <w:rPr>
                  <w:lang w:eastAsia="en-GB"/>
                </w:rPr>
                <w:t>encoding</w:t>
              </w:r>
              <w:r w:rsidRPr="00240AC5">
                <w:rPr>
                  <w:rFonts w:eastAsia="Arial"/>
                  <w:lang w:eastAsia="en-GB"/>
                </w:rPr>
                <w:t xml:space="preserve"> </w:t>
              </w:r>
            </w:ins>
            <w:ins w:id="7496" w:author="mbeckerle" w:date="2013-07-23T19:21:00Z">
              <w:r w:rsidR="00827D2A">
                <w:rPr>
                  <w:rFonts w:eastAsia="Arial"/>
                  <w:lang w:eastAsia="en-GB"/>
                </w:rPr>
                <w:t xml:space="preserve">character set </w:t>
              </w:r>
            </w:ins>
            <w:ins w:id="7497" w:author="mbeckerle" w:date="2012-03-25T12:28:00Z">
              <w:r>
                <w:rPr>
                  <w:lang w:eastAsia="en-GB"/>
                </w:rPr>
                <w:t>specification</w:t>
              </w:r>
            </w:ins>
            <w:ins w:id="7498" w:author="mbeckerle" w:date="2012-03-25T12:29:00Z">
              <w:r>
                <w:rPr>
                  <w:lang w:eastAsia="en-GB"/>
                </w:rPr>
                <w:t xml:space="preserve"> and when there is n</w:t>
              </w:r>
            </w:ins>
            <w:ins w:id="7499" w:author="mbeckerle" w:date="2012-03-25T12:28:00Z">
              <w:r>
                <w:rPr>
                  <w:lang w:eastAsia="en-GB"/>
                </w:rPr>
                <w:t>ot</w:t>
              </w:r>
              <w:r w:rsidRPr="00240AC5">
                <w:rPr>
                  <w:rFonts w:eastAsia="Arial"/>
                  <w:lang w:eastAsia="en-GB"/>
                </w:rPr>
                <w:t xml:space="preserve"> </w:t>
              </w:r>
              <w:r>
                <w:rPr>
                  <w:lang w:eastAsia="en-GB"/>
                </w:rPr>
                <w:t>enough</w:t>
              </w:r>
              <w:r w:rsidRPr="00240AC5">
                <w:rPr>
                  <w:rFonts w:eastAsia="Arial"/>
                  <w:lang w:eastAsia="en-GB"/>
                </w:rPr>
                <w:t xml:space="preserve"> </w:t>
              </w:r>
            </w:ins>
            <w:ins w:id="7500" w:author="mbeckerle" w:date="2012-03-25T12:29:00Z">
              <w:r>
                <w:rPr>
                  <w:lang w:eastAsia="en-GB"/>
                </w:rPr>
                <w:t>space</w:t>
              </w:r>
            </w:ins>
            <w:ins w:id="7501" w:author="mbeckerle" w:date="2012-03-25T12:28:00Z">
              <w:r w:rsidRPr="00240AC5">
                <w:rPr>
                  <w:rFonts w:eastAsia="Arial"/>
                  <w:lang w:eastAsia="en-GB"/>
                </w:rPr>
                <w:t xml:space="preserve"> </w:t>
              </w:r>
              <w:r>
                <w:rPr>
                  <w:lang w:eastAsia="en-GB"/>
                </w:rPr>
                <w:t>to</w:t>
              </w:r>
              <w:r w:rsidRPr="00240AC5">
                <w:rPr>
                  <w:rFonts w:eastAsia="Arial"/>
                  <w:lang w:eastAsia="en-GB"/>
                </w:rPr>
                <w:t xml:space="preserve"> </w:t>
              </w:r>
              <w:r>
                <w:rPr>
                  <w:lang w:eastAsia="en-GB"/>
                </w:rPr>
                <w:t>output</w:t>
              </w:r>
              <w:r w:rsidRPr="00240AC5">
                <w:rPr>
                  <w:rFonts w:eastAsia="Arial"/>
                  <w:lang w:eastAsia="en-GB"/>
                </w:rPr>
                <w:t xml:space="preserve"> </w:t>
              </w:r>
              <w:r>
                <w:rPr>
                  <w:lang w:eastAsia="en-GB"/>
                </w:rPr>
                <w:t>the</w:t>
              </w:r>
              <w:r w:rsidRPr="00240AC5">
                <w:rPr>
                  <w:rFonts w:eastAsia="Arial"/>
                  <w:lang w:eastAsia="en-GB"/>
                </w:rPr>
                <w:t xml:space="preserve"> </w:t>
              </w:r>
              <w:r>
                <w:rPr>
                  <w:lang w:eastAsia="en-GB"/>
                </w:rPr>
                <w:t>entire</w:t>
              </w:r>
              <w:r w:rsidRPr="00240AC5">
                <w:rPr>
                  <w:rFonts w:eastAsia="Arial"/>
                  <w:lang w:eastAsia="en-GB"/>
                </w:rPr>
                <w:t xml:space="preserve"> </w:t>
              </w:r>
              <w:r>
                <w:rPr>
                  <w:lang w:eastAsia="en-GB"/>
                </w:rPr>
                <w:t>encoding</w:t>
              </w:r>
              <w:r w:rsidRPr="00240AC5">
                <w:rPr>
                  <w:rFonts w:eastAsia="Arial"/>
                  <w:lang w:eastAsia="en-GB"/>
                </w:rPr>
                <w:t xml:space="preserve"> </w:t>
              </w:r>
              <w:r>
                <w:rPr>
                  <w:lang w:eastAsia="en-GB"/>
                </w:rPr>
                <w:t>of</w:t>
              </w:r>
              <w:r w:rsidRPr="00240AC5">
                <w:rPr>
                  <w:rFonts w:eastAsia="Arial"/>
                  <w:lang w:eastAsia="en-GB"/>
                </w:rPr>
                <w:t xml:space="preserve"> </w:t>
              </w:r>
              <w:r>
                <w:rPr>
                  <w:lang w:eastAsia="en-GB"/>
                </w:rPr>
                <w:t>the</w:t>
              </w:r>
              <w:r w:rsidRPr="00240AC5">
                <w:rPr>
                  <w:rFonts w:eastAsia="Arial"/>
                  <w:lang w:eastAsia="en-GB"/>
                </w:rPr>
                <w:t xml:space="preserve"> </w:t>
              </w:r>
              <w:r>
                <w:rPr>
                  <w:lang w:eastAsia="en-GB"/>
                </w:rPr>
                <w:t>character</w:t>
              </w:r>
              <w:r w:rsidRPr="00240AC5">
                <w:rPr>
                  <w:rFonts w:eastAsia="Arial"/>
                  <w:lang w:eastAsia="en-GB"/>
                </w:rPr>
                <w:t xml:space="preserve"> </w:t>
              </w:r>
              <w:r>
                <w:rPr>
                  <w:lang w:eastAsia="en-GB"/>
                </w:rPr>
                <w:t>(e.g.,</w:t>
              </w:r>
              <w:r w:rsidRPr="00240AC5">
                <w:rPr>
                  <w:rFonts w:eastAsia="Arial"/>
                  <w:lang w:eastAsia="en-GB"/>
                </w:rPr>
                <w:t xml:space="preserve"> </w:t>
              </w:r>
              <w:r>
                <w:rPr>
                  <w:lang w:eastAsia="en-GB"/>
                </w:rPr>
                <w:t>need</w:t>
              </w:r>
              <w:r w:rsidRPr="00240AC5">
                <w:rPr>
                  <w:rFonts w:eastAsia="Arial"/>
                  <w:lang w:eastAsia="en-GB"/>
                </w:rPr>
                <w:t xml:space="preserve"> </w:t>
              </w:r>
              <w:r>
                <w:rPr>
                  <w:lang w:eastAsia="en-GB"/>
                </w:rPr>
                <w:t>2</w:t>
              </w:r>
              <w:r w:rsidRPr="00240AC5">
                <w:rPr>
                  <w:rFonts w:eastAsia="Arial"/>
                  <w:lang w:eastAsia="en-GB"/>
                </w:rPr>
                <w:t xml:space="preserve"> </w:t>
              </w:r>
              <w:r>
                <w:rPr>
                  <w:lang w:eastAsia="en-GB"/>
                </w:rPr>
                <w:t>bytes</w:t>
              </w:r>
              <w:r w:rsidRPr="00240AC5">
                <w:rPr>
                  <w:rFonts w:eastAsia="Arial"/>
                  <w:lang w:eastAsia="en-GB"/>
                </w:rPr>
                <w:t xml:space="preserve"> </w:t>
              </w:r>
              <w:r>
                <w:rPr>
                  <w:lang w:eastAsia="en-GB"/>
                </w:rPr>
                <w:t>for</w:t>
              </w:r>
              <w:r w:rsidRPr="00240AC5">
                <w:rPr>
                  <w:rFonts w:eastAsia="Arial"/>
                  <w:lang w:eastAsia="en-GB"/>
                </w:rPr>
                <w:t xml:space="preserve"> </w:t>
              </w:r>
              <w:r>
                <w:rPr>
                  <w:lang w:eastAsia="en-GB"/>
                </w:rPr>
                <w:t>a</w:t>
              </w:r>
              <w:r w:rsidRPr="00240AC5">
                <w:rPr>
                  <w:rFonts w:eastAsia="Arial"/>
                  <w:lang w:eastAsia="en-GB"/>
                </w:rPr>
                <w:t xml:space="preserve"> </w:t>
              </w:r>
            </w:ins>
            <w:ins w:id="7502" w:author="mbeckerle" w:date="2012-03-25T12:29:00Z">
              <w:r>
                <w:rPr>
                  <w:lang w:eastAsia="en-GB"/>
                </w:rPr>
                <w:t>2-byte character code</w:t>
              </w:r>
            </w:ins>
            <w:ins w:id="7503" w:author="mbeckerle" w:date="2013-07-25T11:50:00Z">
              <w:r w:rsidR="00DC2097">
                <w:rPr>
                  <w:lang w:eastAsia="en-GB"/>
                </w:rPr>
                <w:t xml:space="preserve"> unit</w:t>
              </w:r>
            </w:ins>
            <w:ins w:id="7504" w:author="mbeckerle" w:date="2012-03-25T12:28:00Z">
              <w:r>
                <w:rPr>
                  <w:lang w:eastAsia="en-GB"/>
                </w:rPr>
                <w:t>,</w:t>
              </w:r>
              <w:r w:rsidRPr="00240AC5">
                <w:rPr>
                  <w:rFonts w:eastAsia="Arial"/>
                  <w:lang w:eastAsia="en-GB"/>
                </w:rPr>
                <w:t xml:space="preserve"> </w:t>
              </w:r>
              <w:r>
                <w:rPr>
                  <w:lang w:eastAsia="en-GB"/>
                </w:rPr>
                <w:t>but</w:t>
              </w:r>
              <w:r w:rsidRPr="00240AC5">
                <w:rPr>
                  <w:rFonts w:eastAsia="Arial"/>
                  <w:lang w:eastAsia="en-GB"/>
                </w:rPr>
                <w:t xml:space="preserve"> </w:t>
              </w:r>
              <w:r>
                <w:rPr>
                  <w:lang w:eastAsia="en-GB"/>
                </w:rPr>
                <w:t>only</w:t>
              </w:r>
              <w:r w:rsidRPr="00240AC5">
                <w:rPr>
                  <w:rFonts w:eastAsia="Arial"/>
                  <w:lang w:eastAsia="en-GB"/>
                </w:rPr>
                <w:t xml:space="preserve"> </w:t>
              </w:r>
              <w:r>
                <w:rPr>
                  <w:lang w:eastAsia="en-GB"/>
                </w:rPr>
                <w:t>1</w:t>
              </w:r>
              <w:r w:rsidRPr="00240AC5">
                <w:rPr>
                  <w:rFonts w:eastAsia="Arial"/>
                  <w:lang w:eastAsia="en-GB"/>
                </w:rPr>
                <w:t xml:space="preserve"> </w:t>
              </w:r>
              <w:r>
                <w:rPr>
                  <w:lang w:eastAsia="en-GB"/>
                </w:rPr>
                <w:t>byte</w:t>
              </w:r>
              <w:r w:rsidRPr="00240AC5">
                <w:rPr>
                  <w:rFonts w:eastAsia="Arial"/>
                  <w:lang w:eastAsia="en-GB"/>
                </w:rPr>
                <w:t xml:space="preserve"> </w:t>
              </w:r>
              <w:r>
                <w:rPr>
                  <w:lang w:eastAsia="en-GB"/>
                </w:rPr>
                <w:t>remains</w:t>
              </w:r>
              <w:r w:rsidRPr="00240AC5">
                <w:rPr>
                  <w:rFonts w:eastAsia="Arial"/>
                  <w:lang w:eastAsia="en-GB"/>
                </w:rPr>
                <w:t xml:space="preserve"> </w:t>
              </w:r>
              <w:r>
                <w:rPr>
                  <w:lang w:eastAsia="en-GB"/>
                </w:rPr>
                <w:t>in</w:t>
              </w:r>
              <w:r w:rsidRPr="00240AC5">
                <w:rPr>
                  <w:rFonts w:eastAsia="Arial"/>
                  <w:lang w:eastAsia="en-GB"/>
                </w:rPr>
                <w:t xml:space="preserve"> </w:t>
              </w:r>
              <w:r>
                <w:rPr>
                  <w:lang w:eastAsia="en-GB"/>
                </w:rPr>
                <w:t>the</w:t>
              </w:r>
              <w:r w:rsidRPr="00240AC5">
                <w:rPr>
                  <w:rFonts w:eastAsia="Arial"/>
                  <w:lang w:eastAsia="en-GB"/>
                </w:rPr>
                <w:t xml:space="preserve"> </w:t>
              </w:r>
              <w:r>
                <w:rPr>
                  <w:lang w:eastAsia="en-GB"/>
                </w:rPr>
                <w:t>available</w:t>
              </w:r>
              <w:r w:rsidRPr="00240AC5">
                <w:rPr>
                  <w:rFonts w:eastAsia="Arial"/>
                  <w:lang w:eastAsia="en-GB"/>
                </w:rPr>
                <w:t xml:space="preserve"> </w:t>
              </w:r>
              <w:r>
                <w:rPr>
                  <w:lang w:eastAsia="en-GB"/>
                </w:rPr>
                <w:t>length.</w:t>
              </w:r>
            </w:ins>
            <w:ins w:id="7505" w:author="mbeckerle" w:date="2012-03-25T12:29:00Z">
              <w:r>
                <w:rPr>
                  <w:lang w:eastAsia="en-GB"/>
                </w:rPr>
                <w:t>)</w:t>
              </w:r>
            </w:ins>
            <w:ins w:id="7506" w:author="mbeckerle" w:date="2012-03-25T12:28:00Z">
              <w:r w:rsidRPr="00240AC5">
                <w:rPr>
                  <w:rFonts w:eastAsia="Arial"/>
                  <w:lang w:eastAsia="en-GB"/>
                </w:rPr>
                <w:t xml:space="preserve"> </w:t>
              </w:r>
            </w:ins>
          </w:p>
          <w:p w14:paraId="2D184D01" w14:textId="2E863E44" w:rsidR="008A5458" w:rsidRDefault="008A5458" w:rsidP="00DB30DD">
            <w:pPr>
              <w:rPr>
                <w:ins w:id="7507" w:author="mbeckerle" w:date="2012-03-25T12:28:00Z"/>
                <w:lang w:eastAsia="en-GB"/>
              </w:rPr>
            </w:pPr>
            <w:ins w:id="7508" w:author="mbeckerle" w:date="2012-03-25T12:28:00Z">
              <w:r>
                <w:rPr>
                  <w:lang w:eastAsia="en-GB"/>
                </w:rPr>
                <w:t>If</w:t>
              </w:r>
              <w:r w:rsidRPr="00240AC5">
                <w:rPr>
                  <w:rFonts w:eastAsia="Arial"/>
                  <w:lang w:eastAsia="en-GB"/>
                </w:rPr>
                <w:t xml:space="preserve"> </w:t>
              </w:r>
              <w:r>
                <w:rPr>
                  <w:lang w:eastAsia="en-GB"/>
                </w:rPr>
                <w:t>'replace'</w:t>
              </w:r>
              <w:r w:rsidRPr="00240AC5">
                <w:rPr>
                  <w:rFonts w:eastAsia="Arial"/>
                  <w:lang w:eastAsia="en-GB"/>
                </w:rPr>
                <w:t xml:space="preserve"> </w:t>
              </w:r>
              <w:r>
                <w:rPr>
                  <w:lang w:eastAsia="en-GB"/>
                </w:rPr>
                <w:t>then</w:t>
              </w:r>
              <w:r w:rsidRPr="00240AC5">
                <w:rPr>
                  <w:rFonts w:eastAsia="Arial"/>
                  <w:lang w:eastAsia="en-GB"/>
                </w:rPr>
                <w:t xml:space="preserve"> </w:t>
              </w:r>
            </w:ins>
            <w:ins w:id="7509" w:author="mbeckerle" w:date="2012-03-25T12:30:00Z">
              <w:r w:rsidRPr="00240AC5">
                <w:rPr>
                  <w:rFonts w:eastAsia="Arial"/>
                  <w:lang w:eastAsia="en-GB"/>
                </w:rPr>
                <w:t xml:space="preserve">encoding-specific replacement/substitution character is output. It is a processing error if no such character is defined, and it is a processing error if there is </w:t>
              </w:r>
            </w:ins>
            <w:ins w:id="7510" w:author="mbeckerle" w:date="2012-03-25T12:32:00Z">
              <w:r w:rsidRPr="00240AC5">
                <w:rPr>
                  <w:rFonts w:eastAsia="Arial"/>
                  <w:lang w:eastAsia="en-GB"/>
                </w:rPr>
                <w:t xml:space="preserve">any error when attempting to output the replacement (such as </w:t>
              </w:r>
            </w:ins>
            <w:ins w:id="7511" w:author="mbeckerle" w:date="2012-03-25T12:30:00Z">
              <w:r w:rsidRPr="00240AC5">
                <w:rPr>
                  <w:rFonts w:eastAsia="Arial"/>
                  <w:lang w:eastAsia="en-GB"/>
                </w:rPr>
                <w:t>not enough room for the representation of the entire encoding of the replacement character</w:t>
              </w:r>
            </w:ins>
            <w:ins w:id="7512" w:author="mbeckerle" w:date="2012-03-25T12:32:00Z">
              <w:r w:rsidRPr="00240AC5">
                <w:rPr>
                  <w:rFonts w:eastAsia="Arial"/>
                  <w:lang w:eastAsia="en-GB"/>
                </w:rPr>
                <w:t>)</w:t>
              </w:r>
            </w:ins>
            <w:ins w:id="7513" w:author="mbeckerle" w:date="2012-03-25T12:30:00Z">
              <w:r w:rsidRPr="00240AC5">
                <w:rPr>
                  <w:rFonts w:eastAsia="Arial"/>
                  <w:lang w:eastAsia="en-GB"/>
                </w:rPr>
                <w:t xml:space="preserve">. </w:t>
              </w:r>
            </w:ins>
          </w:p>
          <w:p w14:paraId="4717DF58" w14:textId="70A35B85" w:rsidR="00DB30DD" w:rsidRDefault="008A5458" w:rsidP="00DB30DD">
            <w:pPr>
              <w:rPr>
                <w:ins w:id="7514" w:author="mbeckerle" w:date="2012-03-25T12:47:00Z"/>
                <w:lang w:eastAsia="en-GB"/>
              </w:rPr>
            </w:pPr>
            <w:ins w:id="7515" w:author="mbeckerle" w:date="2012-03-25T12:28:00Z">
              <w:r>
                <w:rPr>
                  <w:lang w:eastAsia="en-GB"/>
                </w:rPr>
                <w:t>If</w:t>
              </w:r>
              <w:r w:rsidRPr="00240AC5">
                <w:rPr>
                  <w:rFonts w:eastAsia="Arial"/>
                  <w:lang w:eastAsia="en-GB"/>
                </w:rPr>
                <w:t xml:space="preserve"> </w:t>
              </w:r>
            </w:ins>
            <w:del w:id="7516" w:author="mbeckerle" w:date="2012-04-22T16:11:00Z">
              <w:r w:rsidR="00393FAE" w:rsidDel="009C72D1">
                <w:rPr>
                  <w:rStyle w:val="CommentReference"/>
                </w:rPr>
                <w:commentReference w:id="7517"/>
              </w:r>
            </w:del>
            <w:ins w:id="7518" w:author="mbeckerle" w:date="2012-03-25T12:28:00Z">
              <w:r>
                <w:rPr>
                  <w:lang w:eastAsia="en-GB"/>
                </w:rPr>
                <w:t>error'</w:t>
              </w:r>
              <w:r w:rsidRPr="00240AC5">
                <w:rPr>
                  <w:rFonts w:eastAsia="Arial"/>
                  <w:lang w:eastAsia="en-GB"/>
                </w:rPr>
                <w:t xml:space="preserve"> </w:t>
              </w:r>
              <w:r>
                <w:rPr>
                  <w:lang w:eastAsia="en-GB"/>
                </w:rPr>
                <w:t>then</w:t>
              </w:r>
              <w:r w:rsidRPr="00240AC5">
                <w:rPr>
                  <w:rFonts w:eastAsia="Arial"/>
                  <w:lang w:eastAsia="en-GB"/>
                </w:rPr>
                <w:t xml:space="preserve"> </w:t>
              </w:r>
              <w:r>
                <w:rPr>
                  <w:lang w:eastAsia="en-GB"/>
                </w:rPr>
                <w:t>a</w:t>
              </w:r>
              <w:r w:rsidRPr="00240AC5">
                <w:rPr>
                  <w:rFonts w:eastAsia="Arial"/>
                  <w:lang w:eastAsia="en-GB"/>
                </w:rPr>
                <w:t xml:space="preserve"> </w:t>
              </w:r>
              <w:r>
                <w:rPr>
                  <w:lang w:eastAsia="en-GB"/>
                </w:rPr>
                <w:t>processing</w:t>
              </w:r>
              <w:r w:rsidRPr="00240AC5">
                <w:rPr>
                  <w:rFonts w:eastAsia="Arial"/>
                  <w:lang w:eastAsia="en-GB"/>
                </w:rPr>
                <w:t xml:space="preserve"> </w:t>
              </w:r>
              <w:r>
                <w:rPr>
                  <w:lang w:eastAsia="en-GB"/>
                </w:rPr>
                <w:t>error</w:t>
              </w:r>
              <w:r w:rsidRPr="00240AC5">
                <w:rPr>
                  <w:rFonts w:eastAsia="Arial"/>
                  <w:lang w:eastAsia="en-GB"/>
                </w:rPr>
                <w:t xml:space="preserve"> </w:t>
              </w:r>
              <w:r>
                <w:rPr>
                  <w:lang w:eastAsia="en-GB"/>
                </w:rPr>
                <w:t>occurs.</w:t>
              </w:r>
            </w:ins>
          </w:p>
          <w:p w14:paraId="245AE73C" w14:textId="77777777" w:rsidR="00DB30DD" w:rsidRDefault="00DB30DD" w:rsidP="00DB30DD">
            <w:pPr>
              <w:rPr>
                <w:ins w:id="7519" w:author="Steve Hanson" w:date="2013-02-06T14:38:00Z"/>
                <w:lang w:eastAsia="en-GB"/>
              </w:rPr>
            </w:pPr>
            <w:ins w:id="7520" w:author="mbeckerle" w:date="2012-03-25T12:47:00Z">
              <w:r>
                <w:rPr>
                  <w:lang w:eastAsia="en-GB"/>
                </w:rPr>
                <w:t>See Section</w:t>
              </w:r>
            </w:ins>
            <w:ins w:id="7521" w:author="mbeckerle" w:date="2012-03-25T12:48:00Z">
              <w:r>
                <w:rPr>
                  <w:lang w:eastAsia="en-GB"/>
                </w:rPr>
                <w:t xml:space="preserve"> </w:t>
              </w:r>
              <w:r>
                <w:rPr>
                  <w:lang w:eastAsia="en-GB"/>
                </w:rPr>
                <w:fldChar w:fldCharType="begin"/>
              </w:r>
              <w:r>
                <w:rPr>
                  <w:lang w:eastAsia="en-GB"/>
                </w:rPr>
                <w:instrText xml:space="preserve"> REF _Ref320443014 \w \h </w:instrText>
              </w:r>
            </w:ins>
            <w:r>
              <w:rPr>
                <w:lang w:eastAsia="en-GB"/>
              </w:rPr>
            </w:r>
            <w:r>
              <w:rPr>
                <w:lang w:eastAsia="en-GB"/>
              </w:rPr>
              <w:fldChar w:fldCharType="separate"/>
            </w:r>
            <w:ins w:id="7522" w:author="mbeckerle" w:date="2013-07-10T14:54:00Z">
              <w:r w:rsidR="008B68D7">
                <w:rPr>
                  <w:lang w:eastAsia="en-GB"/>
                </w:rPr>
                <w:t>11.2</w:t>
              </w:r>
            </w:ins>
            <w:ins w:id="7523" w:author="mbeckerle" w:date="2012-03-25T12:48:00Z">
              <w:r>
                <w:rPr>
                  <w:lang w:eastAsia="en-GB"/>
                </w:rPr>
                <w:fldChar w:fldCharType="end"/>
              </w:r>
            </w:ins>
            <w:ins w:id="7524" w:author="mbeckerle" w:date="2012-03-25T12:47:00Z">
              <w:r>
                <w:rPr>
                  <w:lang w:eastAsia="en-GB"/>
                </w:rPr>
                <w:t xml:space="preserve"> </w:t>
              </w:r>
            </w:ins>
            <w:ins w:id="7525" w:author="mbeckerle" w:date="2012-03-25T12:48:00Z">
              <w:r>
                <w:rPr>
                  <w:lang w:eastAsia="en-GB"/>
                </w:rPr>
                <w:fldChar w:fldCharType="begin"/>
              </w:r>
              <w:r>
                <w:rPr>
                  <w:lang w:eastAsia="en-GB"/>
                </w:rPr>
                <w:instrText xml:space="preserve"> REF _Ref320443014 \h </w:instrText>
              </w:r>
            </w:ins>
            <w:r>
              <w:rPr>
                <w:lang w:eastAsia="en-GB"/>
              </w:rPr>
            </w:r>
            <w:r>
              <w:rPr>
                <w:lang w:eastAsia="en-GB"/>
              </w:rPr>
              <w:fldChar w:fldCharType="separate"/>
            </w:r>
            <w:ins w:id="7526" w:author="mbeckerle" w:date="2013-07-10T14:54:00Z">
              <w:r w:rsidR="008B68D7">
                <w:t>Character Encoding and Decoding Errors</w:t>
              </w:r>
            </w:ins>
            <w:ins w:id="7527" w:author="mbeckerle" w:date="2012-03-25T12:48:00Z">
              <w:r>
                <w:rPr>
                  <w:lang w:eastAsia="en-GB"/>
                </w:rPr>
                <w:fldChar w:fldCharType="end"/>
              </w:r>
              <w:r>
                <w:rPr>
                  <w:lang w:eastAsia="en-GB"/>
                </w:rPr>
                <w:t xml:space="preserve"> for further details.</w:t>
              </w:r>
            </w:ins>
          </w:p>
          <w:p w14:paraId="5586E3E1" w14:textId="188A1A13" w:rsidR="00D1130F" w:rsidDel="00D1130F" w:rsidRDefault="00D1130F" w:rsidP="00DB30DD">
            <w:pPr>
              <w:rPr>
                <w:ins w:id="7528" w:author="mbeckerle" w:date="2012-03-25T12:47:00Z"/>
                <w:del w:id="7529" w:author="Steve Hanson" w:date="2013-02-06T14:38:00Z"/>
                <w:lang w:eastAsia="en-GB"/>
              </w:rPr>
            </w:pPr>
          </w:p>
          <w:p w14:paraId="4E65A88F" w14:textId="6F0F94A9" w:rsidR="003D070D" w:rsidRPr="005223F4" w:rsidRDefault="00DB30DD" w:rsidP="00DB30DD">
            <w:pPr>
              <w:rPr>
                <w:ins w:id="7530" w:author="mbeckerle" w:date="2012-03-25T12:20:00Z"/>
              </w:rPr>
            </w:pPr>
            <w:ins w:id="7531" w:author="mbeckerle" w:date="2012-03-25T12:47:00Z">
              <w:r w:rsidRPr="005223F4">
                <w:t>Annotation: dfdl:element, dfdl:simpleType, dfdl:sequence, dfdl:choice, dfdl:group</w:t>
              </w:r>
            </w:ins>
          </w:p>
        </w:tc>
      </w:tr>
    </w:tbl>
    <w:p w14:paraId="0351C3E8" w14:textId="77777777" w:rsidR="00FB2AE7" w:rsidRPr="005223F4" w:rsidRDefault="00FB2AE7" w:rsidP="001A44E2"/>
    <w:p w14:paraId="72D55A38" w14:textId="77777777" w:rsidR="00690109" w:rsidRDefault="002A5E60" w:rsidP="006E4FE8">
      <w:pPr>
        <w:pStyle w:val="Heading2"/>
        <w:rPr>
          <w:ins w:id="7532" w:author="mbeckerle" w:date="2012-03-25T10:49:00Z"/>
        </w:rPr>
      </w:pPr>
      <w:bookmarkStart w:id="7533" w:name="_Ref320436132"/>
      <w:bookmarkStart w:id="7534" w:name="_Toc349042713"/>
      <w:bookmarkStart w:id="7535" w:name="_Toc362453277"/>
      <w:r>
        <w:rPr>
          <w:rStyle w:val="CommentReference"/>
        </w:rPr>
        <w:commentReference w:id="7536"/>
      </w:r>
      <w:ins w:id="7537" w:author="mbeckerle" w:date="2012-03-25T10:49:00Z">
        <w:r w:rsidR="00FD322E">
          <w:t>Unicode Byte Order Marks (BOM)</w:t>
        </w:r>
        <w:bookmarkEnd w:id="7533"/>
        <w:bookmarkEnd w:id="7534"/>
        <w:bookmarkEnd w:id="7535"/>
      </w:ins>
    </w:p>
    <w:p w14:paraId="7DF3065C" w14:textId="77777777" w:rsidR="00FD322E" w:rsidRDefault="00FD322E" w:rsidP="00FD322E">
      <w:pPr>
        <w:autoSpaceDE w:val="0"/>
        <w:spacing w:after="120"/>
        <w:rPr>
          <w:ins w:id="7538" w:author="mbeckerle" w:date="2012-03-25T10:54:00Z"/>
          <w:rFonts w:cs="Arial"/>
          <w:bCs/>
          <w:color w:val="000000"/>
        </w:rPr>
      </w:pPr>
      <w:ins w:id="7539" w:author="mbeckerle" w:date="2012-03-25T10:50:00Z">
        <w:r>
          <w:rPr>
            <w:rFonts w:cs="Arial"/>
            <w:bCs/>
            <w:color w:val="000000"/>
          </w:rPr>
          <w:t>DFDL</w:t>
        </w:r>
        <w:r>
          <w:rPr>
            <w:rFonts w:eastAsia="Arial" w:cs="Arial"/>
            <w:bCs/>
            <w:color w:val="000000"/>
          </w:rPr>
          <w:t xml:space="preserve"> </w:t>
        </w:r>
        <w:r>
          <w:rPr>
            <w:rFonts w:cs="Arial"/>
            <w:bCs/>
            <w:color w:val="000000"/>
          </w:rPr>
          <w:t>provides</w:t>
        </w:r>
        <w:r>
          <w:rPr>
            <w:rFonts w:eastAsia="Arial" w:cs="Arial"/>
            <w:bCs/>
            <w:color w:val="000000"/>
          </w:rPr>
          <w:t xml:space="preserve"> </w:t>
        </w:r>
        <w:r>
          <w:rPr>
            <w:rFonts w:cs="Arial"/>
            <w:bCs/>
            <w:color w:val="000000"/>
          </w:rPr>
          <w:t>automatic</w:t>
        </w:r>
        <w:r>
          <w:rPr>
            <w:rFonts w:eastAsia="Arial" w:cs="Arial"/>
            <w:bCs/>
            <w:color w:val="000000"/>
          </w:rPr>
          <w:t xml:space="preserve"> </w:t>
        </w:r>
        <w:r>
          <w:rPr>
            <w:rFonts w:cs="Arial"/>
            <w:bCs/>
            <w:color w:val="000000"/>
          </w:rPr>
          <w:t>detection</w:t>
        </w:r>
        <w:r>
          <w:rPr>
            <w:rFonts w:eastAsia="Arial" w:cs="Arial"/>
            <w:bCs/>
            <w:color w:val="000000"/>
          </w:rPr>
          <w:t xml:space="preserve"> </w:t>
        </w:r>
        <w:r>
          <w:rPr>
            <w:rFonts w:cs="Arial"/>
            <w:bCs/>
            <w:color w:val="000000"/>
          </w:rPr>
          <w:t>and</w:t>
        </w:r>
        <w:r>
          <w:rPr>
            <w:rFonts w:eastAsia="Arial" w:cs="Arial"/>
            <w:bCs/>
            <w:color w:val="000000"/>
          </w:rPr>
          <w:t xml:space="preserve"> </w:t>
        </w:r>
        <w:r>
          <w:rPr>
            <w:rFonts w:cs="Arial"/>
            <w:bCs/>
            <w:color w:val="000000"/>
          </w:rPr>
          <w:t>generation</w:t>
        </w:r>
        <w:r>
          <w:rPr>
            <w:rFonts w:eastAsia="Arial" w:cs="Arial"/>
            <w:bCs/>
            <w:color w:val="000000"/>
          </w:rPr>
          <w:t xml:space="preserve"> </w:t>
        </w:r>
        <w:r>
          <w:rPr>
            <w:rFonts w:cs="Arial"/>
            <w:bCs/>
            <w:color w:val="000000"/>
          </w:rPr>
          <w:t>of</w:t>
        </w:r>
        <w:r>
          <w:rPr>
            <w:rFonts w:eastAsia="Arial" w:cs="Arial"/>
            <w:bCs/>
            <w:color w:val="000000"/>
          </w:rPr>
          <w:t xml:space="preserve"> </w:t>
        </w:r>
        <w:r>
          <w:rPr>
            <w:rFonts w:cs="Arial"/>
            <w:bCs/>
            <w:color w:val="000000"/>
          </w:rPr>
          <w:t>Unicode</w:t>
        </w:r>
        <w:r>
          <w:rPr>
            <w:rFonts w:eastAsia="Arial" w:cs="Arial"/>
            <w:bCs/>
            <w:color w:val="000000"/>
          </w:rPr>
          <w:t xml:space="preserve"> </w:t>
        </w:r>
        <w:r>
          <w:rPr>
            <w:rFonts w:cs="Arial"/>
            <w:bCs/>
            <w:color w:val="000000"/>
          </w:rPr>
          <w:t>BOMs at the document level</w:t>
        </w:r>
      </w:ins>
      <w:ins w:id="7540" w:author="mbeckerle" w:date="2012-03-25T10:51:00Z">
        <w:r>
          <w:rPr>
            <w:rFonts w:cs="Arial"/>
            <w:bCs/>
            <w:color w:val="000000"/>
          </w:rPr>
          <w:t xml:space="preserve"> and saves (for parsing), or retrieves (for unparsing) the BOM information from the DFDL Infoset </w:t>
        </w:r>
        <w:r w:rsidRPr="00F4230C">
          <w:rPr>
            <w:rFonts w:cs="Arial"/>
            <w:b/>
            <w:bCs/>
            <w:color w:val="000000"/>
          </w:rPr>
          <w:t>[unicodeByteOrderMark]</w:t>
        </w:r>
      </w:ins>
      <w:ins w:id="7541" w:author="mbeckerle" w:date="2012-03-25T10:54:00Z">
        <w:r>
          <w:rPr>
            <w:rFonts w:cs="Arial"/>
            <w:bCs/>
            <w:color w:val="000000"/>
          </w:rPr>
          <w:t xml:space="preserve"> </w:t>
        </w:r>
      </w:ins>
      <w:ins w:id="7542" w:author="mbeckerle" w:date="2012-03-25T10:51:00Z">
        <w:r>
          <w:rPr>
            <w:rFonts w:cs="Arial"/>
            <w:bCs/>
            <w:color w:val="000000"/>
          </w:rPr>
          <w:t>member.</w:t>
        </w:r>
      </w:ins>
      <w:ins w:id="7543" w:author="mbeckerle" w:date="2012-03-25T10:54:00Z">
        <w:r>
          <w:rPr>
            <w:rFonts w:cs="Arial"/>
            <w:bCs/>
            <w:color w:val="000000"/>
          </w:rPr>
          <w:t xml:space="preserve"> </w:t>
        </w:r>
      </w:ins>
    </w:p>
    <w:p w14:paraId="37D3BCC9" w14:textId="2ABDA089" w:rsidR="00FD322E" w:rsidRDefault="00FD322E" w:rsidP="00FD322E">
      <w:pPr>
        <w:autoSpaceDE w:val="0"/>
        <w:rPr>
          <w:ins w:id="7544" w:author="mbeckerle" w:date="2012-03-25T10:55:00Z"/>
          <w:rFonts w:ascii="Helv" w:eastAsia="Helv" w:hAnsi="Helv" w:cs="Helv"/>
          <w:color w:val="000000"/>
        </w:rPr>
      </w:pPr>
      <w:ins w:id="7545" w:author="mbeckerle" w:date="2012-03-25T10:55:00Z">
        <w:r>
          <w:rPr>
            <w:rFonts w:ascii="Helv" w:hAnsi="Helv" w:cs="Helv"/>
            <w:i/>
            <w:color w:val="000000"/>
          </w:rPr>
          <w:t>Parsing</w:t>
        </w:r>
        <w:r>
          <w:rPr>
            <w:rFonts w:ascii="Helv" w:eastAsia="Helv" w:hAnsi="Helv" w:cs="Helv"/>
            <w:i/>
            <w:color w:val="000000"/>
          </w:rPr>
          <w:t xml:space="preserve"> </w:t>
        </w:r>
        <w:r>
          <w:rPr>
            <w:rFonts w:ascii="Helv" w:hAnsi="Helv" w:cs="Helv"/>
            <w:i/>
            <w:color w:val="000000"/>
          </w:rPr>
          <w:t>behaviour:</w:t>
        </w:r>
        <w:r>
          <w:rPr>
            <w:rFonts w:ascii="Helv" w:eastAsia="Helv" w:hAnsi="Helv" w:cs="Helv"/>
            <w:color w:val="000000"/>
          </w:rPr>
          <w:t xml:space="preserve"> </w:t>
        </w:r>
        <w:r>
          <w:rPr>
            <w:rFonts w:ascii="Helv" w:hAnsi="Helv" w:cs="Helv"/>
            <w:color w:val="000000"/>
          </w:rPr>
          <w:t>When</w:t>
        </w:r>
        <w:r>
          <w:rPr>
            <w:rFonts w:ascii="Helv" w:eastAsia="Helv" w:hAnsi="Helv" w:cs="Helv"/>
            <w:color w:val="000000"/>
          </w:rPr>
          <w:t xml:space="preserve"> </w:t>
        </w:r>
        <w:r>
          <w:rPr>
            <w:rFonts w:ascii="Helv" w:hAnsi="Helv" w:cs="Helv"/>
            <w:color w:val="000000"/>
          </w:rPr>
          <w:t>the</w:t>
        </w:r>
        <w:r>
          <w:rPr>
            <w:rFonts w:ascii="Helv" w:eastAsia="Helv" w:hAnsi="Helv" w:cs="Helv"/>
            <w:color w:val="000000"/>
          </w:rPr>
          <w:t xml:space="preserve"> </w:t>
        </w:r>
        <w:r>
          <w:rPr>
            <w:rFonts w:ascii="Helv" w:hAnsi="Helv" w:cs="Helv"/>
            <w:color w:val="000000"/>
          </w:rPr>
          <w:t>dfdl:encoding</w:t>
        </w:r>
        <w:r>
          <w:rPr>
            <w:rFonts w:ascii="Helv" w:eastAsia="Helv" w:hAnsi="Helv" w:cs="Helv"/>
            <w:color w:val="000000"/>
          </w:rPr>
          <w:t xml:space="preserve"> </w:t>
        </w:r>
        <w:r w:rsidRPr="00F4230C">
          <w:t>property</w:t>
        </w:r>
        <w:r w:rsidRPr="00F4230C">
          <w:rPr>
            <w:rFonts w:eastAsia="Helv"/>
          </w:rPr>
          <w:t xml:space="preserve"> </w:t>
        </w:r>
        <w:commentRangeStart w:id="7546"/>
        <w:r w:rsidRPr="00F4230C">
          <w:t>of</w:t>
        </w:r>
        <w:r w:rsidRPr="00F4230C">
          <w:rPr>
            <w:rFonts w:eastAsia="Default Sans Serif"/>
          </w:rPr>
          <w:t xml:space="preserve"> </w:t>
        </w:r>
        <w:r w:rsidRPr="00F4230C">
          <w:t>the</w:t>
        </w:r>
        <w:r w:rsidRPr="00F4230C">
          <w:rPr>
            <w:rFonts w:eastAsia="Default Sans Serif"/>
          </w:rPr>
          <w:t xml:space="preserve"> </w:t>
        </w:r>
        <w:r w:rsidRPr="00F4230C">
          <w:t>root</w:t>
        </w:r>
        <w:r w:rsidRPr="00F4230C">
          <w:rPr>
            <w:rFonts w:eastAsia="Default Sans Serif"/>
          </w:rPr>
          <w:t xml:space="preserve"> </w:t>
        </w:r>
        <w:r w:rsidRPr="00F4230C">
          <w:t>element</w:t>
        </w:r>
        <w:r w:rsidRPr="00F4230C">
          <w:rPr>
            <w:rFonts w:eastAsia="Default Sans Serif"/>
          </w:rPr>
          <w:t xml:space="preserve"> </w:t>
        </w:r>
        <w:r w:rsidRPr="00F4230C">
          <w:t>is</w:t>
        </w:r>
        <w:r w:rsidRPr="00F4230C">
          <w:rPr>
            <w:rFonts w:eastAsia="Default Sans Serif"/>
          </w:rPr>
          <w:t xml:space="preserve"> </w:t>
        </w:r>
        <w:r w:rsidRPr="00F4230C">
          <w:t>specified,</w:t>
        </w:r>
        <w:r w:rsidRPr="00F4230C">
          <w:rPr>
            <w:rFonts w:eastAsia="Default Sans Serif"/>
          </w:rPr>
          <w:t xml:space="preserve"> </w:t>
        </w:r>
        <w:r w:rsidRPr="00F4230C">
          <w:t>and</w:t>
        </w:r>
        <w:r w:rsidRPr="00F4230C">
          <w:rPr>
            <w:rFonts w:eastAsia="Default Sans Serif"/>
          </w:rPr>
          <w:t xml:space="preserve"> </w:t>
        </w:r>
        <w:r w:rsidRPr="00F4230C">
          <w:t>is</w:t>
        </w:r>
        <w:r w:rsidRPr="00F4230C">
          <w:rPr>
            <w:rFonts w:eastAsia="Default Sans Serif"/>
          </w:rPr>
          <w:t xml:space="preserve"> </w:t>
        </w:r>
        <w:r w:rsidRPr="00F4230C">
          <w:t>exactly</w:t>
        </w:r>
        <w:r w:rsidRPr="00F4230C">
          <w:rPr>
            <w:rFonts w:eastAsia="Default Sans Serif"/>
          </w:rPr>
          <w:t xml:space="preserve"> </w:t>
        </w:r>
        <w:r w:rsidRPr="00F4230C">
          <w:t>one</w:t>
        </w:r>
        <w:r w:rsidRPr="00F4230C">
          <w:rPr>
            <w:rFonts w:eastAsia="Default Sans Serif"/>
          </w:rPr>
          <w:t xml:space="preserve"> </w:t>
        </w:r>
        <w:r w:rsidRPr="00F4230C">
          <w:t>of</w:t>
        </w:r>
        <w:r w:rsidRPr="00F4230C">
          <w:rPr>
            <w:rFonts w:eastAsia="Default Sans Serif"/>
          </w:rPr>
          <w:t xml:space="preserve"> </w:t>
        </w:r>
        <w:r w:rsidRPr="00F4230C">
          <w:t>UTF-8,</w:t>
        </w:r>
        <w:r w:rsidRPr="00F4230C">
          <w:rPr>
            <w:rFonts w:eastAsia="Default Sans Serif"/>
          </w:rPr>
          <w:t xml:space="preserve"> </w:t>
        </w:r>
        <w:r w:rsidRPr="00F4230C">
          <w:t>UTF-16,</w:t>
        </w:r>
        <w:r w:rsidRPr="00F4230C">
          <w:rPr>
            <w:rFonts w:eastAsia="Default Sans Serif"/>
          </w:rPr>
          <w:t xml:space="preserve"> </w:t>
        </w:r>
        <w:r w:rsidRPr="00F4230C">
          <w:t>or</w:t>
        </w:r>
        <w:r w:rsidRPr="00F4230C">
          <w:rPr>
            <w:rFonts w:eastAsia="Default Sans Serif"/>
          </w:rPr>
          <w:t xml:space="preserve"> </w:t>
        </w:r>
        <w:r w:rsidRPr="00F4230C">
          <w:t>UTF-32</w:t>
        </w:r>
        <w:r w:rsidRPr="00F4230C">
          <w:rPr>
            <w:rFonts w:eastAsia="Default Sans Serif"/>
          </w:rPr>
          <w:t xml:space="preserve"> </w:t>
        </w:r>
        <w:r w:rsidRPr="00F4230C">
          <w:t>(or</w:t>
        </w:r>
        <w:r w:rsidRPr="00F4230C">
          <w:rPr>
            <w:rFonts w:eastAsia="Default Sans Serif"/>
          </w:rPr>
          <w:t xml:space="preserve"> </w:t>
        </w:r>
        <w:r w:rsidRPr="00F4230C">
          <w:t>CCSID</w:t>
        </w:r>
        <w:r w:rsidRPr="00F4230C">
          <w:rPr>
            <w:rFonts w:eastAsia="Default Sans Serif"/>
          </w:rPr>
          <w:t xml:space="preserve"> </w:t>
        </w:r>
        <w:r w:rsidRPr="00F4230C">
          <w:t>equivalents),</w:t>
        </w:r>
        <w:r w:rsidRPr="00F4230C">
          <w:rPr>
            <w:rFonts w:eastAsia="Default Sans Serif"/>
          </w:rPr>
          <w:t xml:space="preserve"> </w:t>
        </w:r>
        <w:r w:rsidRPr="00F4230C">
          <w:t>then</w:t>
        </w:r>
        <w:r w:rsidRPr="00F4230C">
          <w:rPr>
            <w:rFonts w:eastAsia="Default Sans Serif"/>
          </w:rPr>
          <w:t xml:space="preserve"> </w:t>
        </w:r>
        <w:r w:rsidRPr="00F4230C">
          <w:t>a</w:t>
        </w:r>
        <w:r w:rsidRPr="00F4230C">
          <w:rPr>
            <w:rFonts w:eastAsia="Helv"/>
          </w:rPr>
          <w:t xml:space="preserve"> </w:t>
        </w:r>
      </w:ins>
      <w:commentRangeEnd w:id="7546"/>
      <w:r w:rsidR="003A4DAB" w:rsidRPr="00F4230C">
        <w:commentReference w:id="7546"/>
      </w:r>
      <w:ins w:id="7547" w:author="mbeckerle" w:date="2012-03-25T10:55:00Z">
        <w:r w:rsidRPr="00F4230C">
          <w:t>D</w:t>
        </w:r>
        <w:r>
          <w:rPr>
            <w:rFonts w:ascii="Helv" w:hAnsi="Helv" w:cs="Helv"/>
            <w:color w:val="000000"/>
          </w:rPr>
          <w:t>FDL</w:t>
        </w:r>
        <w:r>
          <w:rPr>
            <w:rFonts w:ascii="Helv" w:eastAsia="Helv" w:hAnsi="Helv" w:cs="Helv"/>
            <w:color w:val="000000"/>
          </w:rPr>
          <w:t xml:space="preserve"> </w:t>
        </w:r>
        <w:r>
          <w:rPr>
            <w:rFonts w:ascii="Helv" w:hAnsi="Helv" w:cs="Helv"/>
            <w:color w:val="000000"/>
          </w:rPr>
          <w:t>parser</w:t>
        </w:r>
        <w:r>
          <w:rPr>
            <w:rFonts w:ascii="Helv" w:eastAsia="Helv" w:hAnsi="Helv" w:cs="Helv"/>
            <w:color w:val="000000"/>
          </w:rPr>
          <w:t xml:space="preserve"> </w:t>
        </w:r>
        <w:r>
          <w:rPr>
            <w:rFonts w:ascii="Helv" w:hAnsi="Helv" w:cs="Helv"/>
            <w:color w:val="000000"/>
          </w:rPr>
          <w:t>will</w:t>
        </w:r>
        <w:r>
          <w:rPr>
            <w:rFonts w:ascii="Helv" w:eastAsia="Helv" w:hAnsi="Helv" w:cs="Helv"/>
            <w:color w:val="000000"/>
          </w:rPr>
          <w:t xml:space="preserve"> </w:t>
        </w:r>
        <w:r>
          <w:rPr>
            <w:rFonts w:ascii="Helv" w:hAnsi="Helv" w:cs="Helv"/>
            <w:color w:val="000000"/>
          </w:rPr>
          <w:t>look</w:t>
        </w:r>
        <w:r>
          <w:rPr>
            <w:rFonts w:ascii="Helv" w:eastAsia="Helv" w:hAnsi="Helv" w:cs="Helv"/>
            <w:color w:val="000000"/>
          </w:rPr>
          <w:t xml:space="preserve"> </w:t>
        </w:r>
        <w:r>
          <w:rPr>
            <w:rFonts w:ascii="Helv" w:hAnsi="Helv" w:cs="Helv"/>
            <w:color w:val="000000"/>
          </w:rPr>
          <w:t>for</w:t>
        </w:r>
        <w:r>
          <w:rPr>
            <w:rFonts w:ascii="Helv" w:eastAsia="Helv" w:hAnsi="Helv" w:cs="Helv"/>
            <w:color w:val="000000"/>
          </w:rPr>
          <w:t xml:space="preserve"> </w:t>
        </w:r>
        <w:r>
          <w:rPr>
            <w:rFonts w:ascii="Helv" w:hAnsi="Helv" w:cs="Helv"/>
            <w:color w:val="000000"/>
          </w:rPr>
          <w:t>the</w:t>
        </w:r>
        <w:r>
          <w:rPr>
            <w:rFonts w:ascii="Helv" w:eastAsia="Helv" w:hAnsi="Helv" w:cs="Helv"/>
            <w:color w:val="000000"/>
          </w:rPr>
          <w:t xml:space="preserve"> </w:t>
        </w:r>
        <w:r>
          <w:rPr>
            <w:rFonts w:ascii="Helv" w:hAnsi="Helv" w:cs="Helv"/>
            <w:color w:val="000000"/>
          </w:rPr>
          <w:t>appropriate</w:t>
        </w:r>
        <w:r>
          <w:rPr>
            <w:rFonts w:ascii="Helv" w:eastAsia="Helv" w:hAnsi="Helv" w:cs="Helv"/>
            <w:color w:val="000000"/>
          </w:rPr>
          <w:t xml:space="preserve"> </w:t>
        </w:r>
        <w:r>
          <w:rPr>
            <w:rFonts w:ascii="Helv" w:hAnsi="Helv" w:cs="Helv"/>
            <w:color w:val="000000"/>
          </w:rPr>
          <w:t>BOM</w:t>
        </w:r>
        <w:r>
          <w:rPr>
            <w:rFonts w:ascii="Helv" w:eastAsia="Helv" w:hAnsi="Helv" w:cs="Helv"/>
            <w:color w:val="000000"/>
          </w:rPr>
          <w:t xml:space="preserve"> </w:t>
        </w:r>
        <w:r>
          <w:rPr>
            <w:rFonts w:ascii="Helv" w:hAnsi="Helv" w:cs="Helv"/>
            <w:color w:val="000000"/>
          </w:rPr>
          <w:t>as</w:t>
        </w:r>
        <w:r>
          <w:rPr>
            <w:rFonts w:ascii="Helv" w:eastAsia="Helv" w:hAnsi="Helv" w:cs="Helv"/>
            <w:color w:val="000000"/>
          </w:rPr>
          <w:t xml:space="preserve"> </w:t>
        </w:r>
        <w:r>
          <w:rPr>
            <w:rFonts w:ascii="Helv" w:hAnsi="Helv" w:cs="Helv"/>
            <w:color w:val="000000"/>
          </w:rPr>
          <w:t>the</w:t>
        </w:r>
        <w:r>
          <w:rPr>
            <w:rFonts w:ascii="Helv" w:eastAsia="Helv" w:hAnsi="Helv" w:cs="Helv"/>
            <w:color w:val="000000"/>
          </w:rPr>
          <w:t xml:space="preserve"> </w:t>
        </w:r>
        <w:r>
          <w:rPr>
            <w:rFonts w:ascii="Helv" w:hAnsi="Helv" w:cs="Helv"/>
            <w:color w:val="000000"/>
          </w:rPr>
          <w:t>very</w:t>
        </w:r>
        <w:r>
          <w:rPr>
            <w:rFonts w:ascii="Helv" w:eastAsia="Helv" w:hAnsi="Helv" w:cs="Helv"/>
            <w:color w:val="000000"/>
          </w:rPr>
          <w:t xml:space="preserve"> </w:t>
        </w:r>
        <w:r>
          <w:rPr>
            <w:rFonts w:ascii="Helv" w:hAnsi="Helv" w:cs="Helv"/>
            <w:color w:val="000000"/>
          </w:rPr>
          <w:t>first</w:t>
        </w:r>
        <w:r>
          <w:rPr>
            <w:rFonts w:ascii="Helv" w:eastAsia="Helv" w:hAnsi="Helv" w:cs="Helv"/>
            <w:color w:val="000000"/>
          </w:rPr>
          <w:t xml:space="preserve"> </w:t>
        </w:r>
        <w:r>
          <w:rPr>
            <w:rFonts w:ascii="Helv" w:hAnsi="Helv" w:cs="Helv"/>
            <w:color w:val="000000"/>
          </w:rPr>
          <w:t>bytes</w:t>
        </w:r>
        <w:r>
          <w:rPr>
            <w:rFonts w:ascii="Helv" w:eastAsia="Helv" w:hAnsi="Helv" w:cs="Helv"/>
            <w:color w:val="000000"/>
          </w:rPr>
          <w:t xml:space="preserve"> </w:t>
        </w:r>
        <w:r>
          <w:rPr>
            <w:rFonts w:ascii="Helv" w:hAnsi="Helv" w:cs="Helv"/>
            <w:color w:val="000000"/>
          </w:rPr>
          <w:t>in</w:t>
        </w:r>
        <w:r>
          <w:rPr>
            <w:rFonts w:ascii="Helv" w:eastAsia="Helv" w:hAnsi="Helv" w:cs="Helv"/>
            <w:color w:val="000000"/>
          </w:rPr>
          <w:t xml:space="preserve"> </w:t>
        </w:r>
        <w:r>
          <w:rPr>
            <w:rFonts w:ascii="Helv" w:hAnsi="Helv" w:cs="Helv"/>
            <w:color w:val="000000"/>
          </w:rPr>
          <w:t>the</w:t>
        </w:r>
        <w:r>
          <w:rPr>
            <w:rFonts w:ascii="Helv" w:eastAsia="Helv" w:hAnsi="Helv" w:cs="Helv"/>
            <w:color w:val="000000"/>
          </w:rPr>
          <w:t xml:space="preserve"> </w:t>
        </w:r>
        <w:r>
          <w:rPr>
            <w:rFonts w:ascii="Helv" w:hAnsi="Helv" w:cs="Helv"/>
            <w:color w:val="000000"/>
          </w:rPr>
          <w:t>data</w:t>
        </w:r>
        <w:r>
          <w:rPr>
            <w:rFonts w:ascii="Helv" w:eastAsia="Helv" w:hAnsi="Helv" w:cs="Helv"/>
            <w:color w:val="000000"/>
          </w:rPr>
          <w:t xml:space="preserve"> </w:t>
        </w:r>
        <w:r>
          <w:rPr>
            <w:rFonts w:ascii="Helv" w:hAnsi="Helv" w:cs="Helv"/>
            <w:color w:val="000000"/>
          </w:rPr>
          <w:t>stream.</w:t>
        </w:r>
        <w:r>
          <w:rPr>
            <w:rFonts w:ascii="Helv" w:eastAsia="Helv" w:hAnsi="Helv" w:cs="Helv"/>
            <w:color w:val="000000"/>
          </w:rPr>
          <w:t xml:space="preserve">  </w:t>
        </w:r>
      </w:ins>
    </w:p>
    <w:p w14:paraId="4473CB4D" w14:textId="77777777" w:rsidR="00FD322E" w:rsidRDefault="00FD322E" w:rsidP="00FD322E">
      <w:pPr>
        <w:numPr>
          <w:ilvl w:val="0"/>
          <w:numId w:val="129"/>
        </w:numPr>
        <w:suppressAutoHyphens/>
        <w:autoSpaceDE w:val="0"/>
        <w:ind w:left="360" w:hanging="360"/>
        <w:rPr>
          <w:ins w:id="7548" w:author="mbeckerle" w:date="2012-03-25T10:55:00Z"/>
          <w:rFonts w:ascii="Helv" w:eastAsia="Helv" w:hAnsi="Helv" w:cs="Helv"/>
          <w:color w:val="000000"/>
        </w:rPr>
      </w:pPr>
      <w:ins w:id="7549" w:author="mbeckerle" w:date="2012-03-25T10:55:00Z">
        <w:r>
          <w:rPr>
            <w:rFonts w:ascii="Helv" w:hAnsi="Helv" w:cs="Helv"/>
            <w:color w:val="000000"/>
          </w:rPr>
          <w:t>UTF-8.</w:t>
        </w:r>
        <w:r>
          <w:rPr>
            <w:rFonts w:ascii="Helv" w:eastAsia="Helv" w:hAnsi="Helv" w:cs="Helv"/>
            <w:color w:val="000000"/>
          </w:rPr>
          <w:t xml:space="preserve">  </w:t>
        </w:r>
        <w:r>
          <w:rPr>
            <w:rFonts w:ascii="Helv" w:hAnsi="Helv" w:cs="Helv"/>
            <w:color w:val="000000"/>
          </w:rPr>
          <w:t>If</w:t>
        </w:r>
        <w:r>
          <w:rPr>
            <w:rFonts w:ascii="Helv" w:eastAsia="Helv" w:hAnsi="Helv" w:cs="Helv"/>
            <w:color w:val="000000"/>
          </w:rPr>
          <w:t xml:space="preserve"> </w:t>
        </w:r>
        <w:r>
          <w:rPr>
            <w:rFonts w:ascii="Helv" w:hAnsi="Helv" w:cs="Helv"/>
            <w:color w:val="000000"/>
          </w:rPr>
          <w:t>a</w:t>
        </w:r>
        <w:r>
          <w:rPr>
            <w:rFonts w:ascii="Helv" w:eastAsia="Helv" w:hAnsi="Helv" w:cs="Helv"/>
            <w:color w:val="000000"/>
          </w:rPr>
          <w:t xml:space="preserve"> </w:t>
        </w:r>
        <w:r>
          <w:rPr>
            <w:rFonts w:ascii="Helv" w:hAnsi="Helv" w:cs="Helv"/>
            <w:color w:val="000000"/>
          </w:rPr>
          <w:t>BOM</w:t>
        </w:r>
        <w:r>
          <w:rPr>
            <w:rFonts w:ascii="Helv" w:eastAsia="Helv" w:hAnsi="Helv" w:cs="Helv"/>
            <w:color w:val="000000"/>
          </w:rPr>
          <w:t xml:space="preserve"> </w:t>
        </w:r>
        <w:r>
          <w:rPr>
            <w:rFonts w:ascii="Helv" w:hAnsi="Helv" w:cs="Helv"/>
            <w:color w:val="000000"/>
          </w:rPr>
          <w:t>is</w:t>
        </w:r>
        <w:r>
          <w:rPr>
            <w:rFonts w:ascii="Helv" w:eastAsia="Helv" w:hAnsi="Helv" w:cs="Helv"/>
            <w:color w:val="000000"/>
          </w:rPr>
          <w:t xml:space="preserve"> </w:t>
        </w:r>
        <w:r>
          <w:rPr>
            <w:rFonts w:ascii="Helv" w:hAnsi="Helv" w:cs="Helv"/>
            <w:color w:val="000000"/>
          </w:rPr>
          <w:t>found</w:t>
        </w:r>
      </w:ins>
      <w:ins w:id="7550" w:author="mbeckerle" w:date="2012-03-25T11:00:00Z">
        <w:r>
          <w:rPr>
            <w:rStyle w:val="FootnoteReference"/>
            <w:rFonts w:ascii="Helv" w:hAnsi="Helv" w:cs="Helv"/>
            <w:color w:val="000000"/>
          </w:rPr>
          <w:footnoteReference w:id="19"/>
        </w:r>
      </w:ins>
      <w:ins w:id="7554" w:author="mbeckerle" w:date="2012-03-25T10:55:00Z">
        <w:r>
          <w:rPr>
            <w:rFonts w:ascii="Helv" w:eastAsia="Helv" w:hAnsi="Helv" w:cs="Helv"/>
            <w:color w:val="000000"/>
          </w:rPr>
          <w:t xml:space="preserve"> </w:t>
        </w:r>
        <w:r>
          <w:rPr>
            <w:rFonts w:ascii="Helv" w:hAnsi="Helv" w:cs="Helv"/>
            <w:color w:val="000000"/>
          </w:rPr>
          <w:t>then</w:t>
        </w:r>
        <w:r>
          <w:rPr>
            <w:rFonts w:ascii="Helv" w:eastAsia="Helv" w:hAnsi="Helv" w:cs="Helv"/>
            <w:color w:val="000000"/>
          </w:rPr>
          <w:t xml:space="preserve"> </w:t>
        </w:r>
        <w:r>
          <w:rPr>
            <w:rFonts w:ascii="Helv" w:hAnsi="Helv" w:cs="Helv"/>
            <w:color w:val="000000"/>
          </w:rPr>
          <w:t>this</w:t>
        </w:r>
        <w:r>
          <w:rPr>
            <w:rFonts w:ascii="Helv" w:eastAsia="Helv" w:hAnsi="Helv" w:cs="Helv"/>
            <w:color w:val="000000"/>
          </w:rPr>
          <w:t xml:space="preserve"> </w:t>
        </w:r>
        <w:r>
          <w:rPr>
            <w:rFonts w:ascii="Helv" w:hAnsi="Helv" w:cs="Helv"/>
            <w:color w:val="000000"/>
          </w:rPr>
          <w:t>is</w:t>
        </w:r>
        <w:r>
          <w:rPr>
            <w:rFonts w:ascii="Helv" w:eastAsia="Helv" w:hAnsi="Helv" w:cs="Helv"/>
            <w:color w:val="000000"/>
          </w:rPr>
          <w:t xml:space="preserve"> </w:t>
        </w:r>
        <w:r>
          <w:rPr>
            <w:rFonts w:ascii="Helv" w:hAnsi="Helv" w:cs="Helv"/>
            <w:color w:val="000000"/>
          </w:rPr>
          <w:t>used</w:t>
        </w:r>
        <w:r>
          <w:rPr>
            <w:rFonts w:ascii="Helv" w:eastAsia="Helv" w:hAnsi="Helv" w:cs="Helv"/>
            <w:color w:val="000000"/>
          </w:rPr>
          <w:t xml:space="preserve"> </w:t>
        </w:r>
        <w:r>
          <w:rPr>
            <w:rFonts w:ascii="Helv" w:hAnsi="Helv" w:cs="Helv"/>
            <w:color w:val="000000"/>
          </w:rPr>
          <w:t>to</w:t>
        </w:r>
        <w:r>
          <w:rPr>
            <w:rFonts w:ascii="Helv" w:eastAsia="Helv" w:hAnsi="Helv" w:cs="Helv"/>
            <w:color w:val="000000"/>
          </w:rPr>
          <w:t xml:space="preserve"> </w:t>
        </w:r>
        <w:r>
          <w:rPr>
            <w:rFonts w:ascii="Helv" w:hAnsi="Helv" w:cs="Helv"/>
            <w:color w:val="000000"/>
          </w:rPr>
          <w:t>set</w:t>
        </w:r>
        <w:r>
          <w:rPr>
            <w:rFonts w:ascii="Helv" w:eastAsia="Helv" w:hAnsi="Helv" w:cs="Helv"/>
            <w:color w:val="000000"/>
          </w:rPr>
          <w:t xml:space="preserve"> </w:t>
        </w:r>
        <w:r>
          <w:rPr>
            <w:rFonts w:ascii="Helv" w:hAnsi="Helv" w:cs="Helv"/>
            <w:color w:val="000000"/>
          </w:rPr>
          <w:t>the</w:t>
        </w:r>
        <w:r>
          <w:rPr>
            <w:rFonts w:ascii="Helv" w:eastAsia="Helv" w:hAnsi="Helv" w:cs="Helv"/>
            <w:color w:val="000000"/>
          </w:rPr>
          <w:t xml:space="preserve"> </w:t>
        </w:r>
        <w:r>
          <w:rPr>
            <w:rFonts w:ascii="Helv" w:hAnsi="Helv" w:cs="Helv"/>
            <w:color w:val="000000"/>
          </w:rPr>
          <w:t>document</w:t>
        </w:r>
        <w:r>
          <w:rPr>
            <w:rFonts w:ascii="Helv" w:eastAsia="Helv" w:hAnsi="Helv" w:cs="Helv"/>
            <w:color w:val="000000"/>
          </w:rPr>
          <w:t xml:space="preserve"> </w:t>
        </w:r>
        <w:r>
          <w:rPr>
            <w:rFonts w:ascii="Helv" w:hAnsi="Helv" w:cs="Helv"/>
            <w:color w:val="000000"/>
          </w:rPr>
          <w:t>information</w:t>
        </w:r>
        <w:r>
          <w:rPr>
            <w:rFonts w:ascii="Helv" w:eastAsia="Helv" w:hAnsi="Helv" w:cs="Helv"/>
            <w:color w:val="000000"/>
          </w:rPr>
          <w:t xml:space="preserve"> </w:t>
        </w:r>
        <w:r>
          <w:rPr>
            <w:rFonts w:ascii="Helv" w:hAnsi="Helv" w:cs="Helv"/>
            <w:color w:val="000000"/>
          </w:rPr>
          <w:t>item</w:t>
        </w:r>
        <w:r>
          <w:rPr>
            <w:rFonts w:ascii="Helv" w:eastAsia="Helv" w:hAnsi="Helv" w:cs="Helv"/>
            <w:color w:val="000000"/>
          </w:rPr>
          <w:t xml:space="preserve"> </w:t>
        </w:r>
        <w:r w:rsidRPr="00F4230C">
          <w:rPr>
            <w:rFonts w:ascii="Helv" w:hAnsi="Helv" w:cs="Helv"/>
            <w:b/>
            <w:color w:val="000000"/>
          </w:rPr>
          <w:t>[unicodeByteOrderMark]</w:t>
        </w:r>
        <w:r>
          <w:rPr>
            <w:rFonts w:ascii="Helv" w:eastAsia="Helv" w:hAnsi="Helv" w:cs="Helv"/>
            <w:color w:val="000000"/>
          </w:rPr>
          <w:t xml:space="preserve"> </w:t>
        </w:r>
        <w:r>
          <w:rPr>
            <w:rFonts w:ascii="Helv" w:hAnsi="Helv" w:cs="Helv"/>
            <w:color w:val="000000"/>
          </w:rPr>
          <w:t>member.</w:t>
        </w:r>
        <w:r>
          <w:rPr>
            <w:rFonts w:ascii="Helv" w:eastAsia="Helv" w:hAnsi="Helv" w:cs="Helv"/>
            <w:color w:val="000000"/>
          </w:rPr>
          <w:t xml:space="preserve"> </w:t>
        </w:r>
        <w:r>
          <w:rPr>
            <w:rFonts w:ascii="Helv" w:hAnsi="Helv" w:cs="Helv"/>
            <w:color w:val="000000"/>
          </w:rPr>
          <w:t>If</w:t>
        </w:r>
        <w:r>
          <w:rPr>
            <w:rFonts w:ascii="Helv" w:eastAsia="Helv" w:hAnsi="Helv" w:cs="Helv"/>
            <w:color w:val="000000"/>
          </w:rPr>
          <w:t xml:space="preserve"> </w:t>
        </w:r>
        <w:r>
          <w:rPr>
            <w:rFonts w:ascii="Helv" w:hAnsi="Helv" w:cs="Helv"/>
            <w:color w:val="000000"/>
          </w:rPr>
          <w:t>no</w:t>
        </w:r>
        <w:r>
          <w:rPr>
            <w:rFonts w:ascii="Helv" w:eastAsia="Helv" w:hAnsi="Helv" w:cs="Helv"/>
            <w:color w:val="000000"/>
          </w:rPr>
          <w:t xml:space="preserve"> </w:t>
        </w:r>
        <w:r>
          <w:rPr>
            <w:rFonts w:ascii="Helv" w:hAnsi="Helv" w:cs="Helv"/>
            <w:color w:val="000000"/>
          </w:rPr>
          <w:t>BOM</w:t>
        </w:r>
        <w:r>
          <w:rPr>
            <w:rFonts w:ascii="Helv" w:eastAsia="Helv" w:hAnsi="Helv" w:cs="Helv"/>
            <w:color w:val="000000"/>
          </w:rPr>
          <w:t xml:space="preserve"> </w:t>
        </w:r>
        <w:r>
          <w:rPr>
            <w:rFonts w:ascii="Helv" w:hAnsi="Helv" w:cs="Helv"/>
            <w:color w:val="000000"/>
          </w:rPr>
          <w:t>is</w:t>
        </w:r>
        <w:r>
          <w:rPr>
            <w:rFonts w:ascii="Helv" w:eastAsia="Helv" w:hAnsi="Helv" w:cs="Helv"/>
            <w:color w:val="000000"/>
          </w:rPr>
          <w:t xml:space="preserve"> </w:t>
        </w:r>
        <w:r>
          <w:rPr>
            <w:rFonts w:ascii="Helv" w:hAnsi="Helv" w:cs="Helv"/>
            <w:color w:val="000000"/>
          </w:rPr>
          <w:t>found</w:t>
        </w:r>
        <w:r>
          <w:rPr>
            <w:rFonts w:ascii="Helv" w:eastAsia="Helv" w:hAnsi="Helv" w:cs="Helv"/>
            <w:color w:val="000000"/>
          </w:rPr>
          <w:t xml:space="preserve"> </w:t>
        </w:r>
        <w:r>
          <w:rPr>
            <w:rFonts w:ascii="Helv" w:hAnsi="Helv" w:cs="Helv"/>
            <w:color w:val="000000"/>
          </w:rPr>
          <w:t>the</w:t>
        </w:r>
        <w:r>
          <w:rPr>
            <w:rFonts w:ascii="Helv" w:eastAsia="Helv" w:hAnsi="Helv" w:cs="Helv"/>
            <w:color w:val="000000"/>
          </w:rPr>
          <w:t xml:space="preserve"> </w:t>
        </w:r>
        <w:r>
          <w:rPr>
            <w:rFonts w:ascii="Helv" w:hAnsi="Helv" w:cs="Helv"/>
            <w:color w:val="000000"/>
          </w:rPr>
          <w:t>parser</w:t>
        </w:r>
        <w:r>
          <w:rPr>
            <w:rFonts w:ascii="Helv" w:eastAsia="Helv" w:hAnsi="Helv" w:cs="Helv"/>
            <w:color w:val="000000"/>
          </w:rPr>
          <w:t xml:space="preserve"> </w:t>
        </w:r>
        <w:r>
          <w:rPr>
            <w:rFonts w:ascii="Helv" w:hAnsi="Helv" w:cs="Helv"/>
            <w:color w:val="000000"/>
          </w:rPr>
          <w:t>takes</w:t>
        </w:r>
        <w:r>
          <w:rPr>
            <w:rFonts w:ascii="Helv" w:eastAsia="Helv" w:hAnsi="Helv" w:cs="Helv"/>
            <w:color w:val="000000"/>
          </w:rPr>
          <w:t xml:space="preserve"> </w:t>
        </w:r>
        <w:r>
          <w:rPr>
            <w:rFonts w:ascii="Helv" w:hAnsi="Helv" w:cs="Helv"/>
            <w:color w:val="000000"/>
          </w:rPr>
          <w:t>no</w:t>
        </w:r>
        <w:r>
          <w:rPr>
            <w:rFonts w:ascii="Helv" w:eastAsia="Helv" w:hAnsi="Helv" w:cs="Helv"/>
            <w:color w:val="000000"/>
          </w:rPr>
          <w:t xml:space="preserve"> </w:t>
        </w:r>
        <w:r>
          <w:rPr>
            <w:rFonts w:ascii="Helv" w:hAnsi="Helv" w:cs="Helv"/>
            <w:color w:val="000000"/>
          </w:rPr>
          <w:t>action.</w:t>
        </w:r>
        <w:r>
          <w:rPr>
            <w:rFonts w:ascii="Helv" w:eastAsia="Helv" w:hAnsi="Helv" w:cs="Helv"/>
            <w:color w:val="000000"/>
          </w:rPr>
          <w:t xml:space="preserve"> </w:t>
        </w:r>
        <w:r>
          <w:rPr>
            <w:rFonts w:ascii="Helv" w:hAnsi="Helv" w:cs="Helv"/>
            <w:color w:val="000000"/>
          </w:rPr>
          <w:t>There</w:t>
        </w:r>
        <w:r>
          <w:rPr>
            <w:rFonts w:ascii="Helv" w:eastAsia="Helv" w:hAnsi="Helv" w:cs="Helv"/>
            <w:color w:val="000000"/>
          </w:rPr>
          <w:t xml:space="preserve"> </w:t>
        </w:r>
        <w:r>
          <w:rPr>
            <w:rFonts w:ascii="Helv" w:hAnsi="Helv" w:cs="Helv"/>
            <w:color w:val="000000"/>
          </w:rPr>
          <w:t>is</w:t>
        </w:r>
        <w:r>
          <w:rPr>
            <w:rFonts w:ascii="Helv" w:eastAsia="Helv" w:hAnsi="Helv" w:cs="Helv"/>
            <w:color w:val="000000"/>
          </w:rPr>
          <w:t xml:space="preserve"> </w:t>
        </w:r>
        <w:r>
          <w:rPr>
            <w:rFonts w:ascii="Helv" w:hAnsi="Helv" w:cs="Helv"/>
            <w:color w:val="000000"/>
          </w:rPr>
          <w:t>no</w:t>
        </w:r>
        <w:r>
          <w:rPr>
            <w:rFonts w:ascii="Helv" w:eastAsia="Helv" w:hAnsi="Helv" w:cs="Helv"/>
            <w:color w:val="000000"/>
          </w:rPr>
          <w:t xml:space="preserve"> </w:t>
        </w:r>
        <w:r>
          <w:rPr>
            <w:rFonts w:ascii="Helv" w:hAnsi="Helv" w:cs="Helv"/>
            <w:color w:val="000000"/>
          </w:rPr>
          <w:t>need</w:t>
        </w:r>
        <w:r>
          <w:rPr>
            <w:rFonts w:ascii="Helv" w:eastAsia="Helv" w:hAnsi="Helv" w:cs="Helv"/>
            <w:color w:val="000000"/>
          </w:rPr>
          <w:t xml:space="preserve"> </w:t>
        </w:r>
        <w:r>
          <w:rPr>
            <w:rFonts w:ascii="Helv" w:hAnsi="Helv" w:cs="Helv"/>
            <w:color w:val="000000"/>
          </w:rPr>
          <w:t>to</w:t>
        </w:r>
        <w:r>
          <w:rPr>
            <w:rFonts w:ascii="Helv" w:eastAsia="Helv" w:hAnsi="Helv" w:cs="Helv"/>
            <w:color w:val="000000"/>
          </w:rPr>
          <w:t xml:space="preserve"> </w:t>
        </w:r>
        <w:r>
          <w:rPr>
            <w:rFonts w:ascii="Helv" w:hAnsi="Helv" w:cs="Helv"/>
            <w:color w:val="000000"/>
          </w:rPr>
          <w:t>model</w:t>
        </w:r>
        <w:r>
          <w:rPr>
            <w:rFonts w:ascii="Helv" w:eastAsia="Helv" w:hAnsi="Helv" w:cs="Helv"/>
            <w:color w:val="000000"/>
          </w:rPr>
          <w:t xml:space="preserve"> </w:t>
        </w:r>
        <w:r>
          <w:rPr>
            <w:rFonts w:ascii="Helv" w:hAnsi="Helv" w:cs="Helv"/>
            <w:color w:val="000000"/>
          </w:rPr>
          <w:t>the</w:t>
        </w:r>
        <w:r>
          <w:rPr>
            <w:rFonts w:ascii="Helv" w:eastAsia="Helv" w:hAnsi="Helv" w:cs="Helv"/>
            <w:color w:val="000000"/>
          </w:rPr>
          <w:t xml:space="preserve"> </w:t>
        </w:r>
        <w:r>
          <w:rPr>
            <w:rFonts w:ascii="Helv" w:hAnsi="Helv" w:cs="Helv"/>
            <w:color w:val="000000"/>
          </w:rPr>
          <w:t>BOM</w:t>
        </w:r>
        <w:r>
          <w:rPr>
            <w:rFonts w:ascii="Helv" w:eastAsia="Helv" w:hAnsi="Helv" w:cs="Helv"/>
            <w:color w:val="000000"/>
          </w:rPr>
          <w:t xml:space="preserve"> </w:t>
        </w:r>
        <w:r>
          <w:rPr>
            <w:rFonts w:ascii="Helv" w:hAnsi="Helv" w:cs="Helv"/>
            <w:color w:val="000000"/>
          </w:rPr>
          <w:t>explicitly.</w:t>
        </w:r>
        <w:r>
          <w:rPr>
            <w:rFonts w:ascii="Helv" w:eastAsia="Helv" w:hAnsi="Helv" w:cs="Helv"/>
            <w:color w:val="000000"/>
          </w:rPr>
          <w:t xml:space="preserve"> </w:t>
        </w:r>
      </w:ins>
    </w:p>
    <w:p w14:paraId="44AB3E67" w14:textId="77777777" w:rsidR="00FD322E" w:rsidRDefault="00FD322E" w:rsidP="00FD322E">
      <w:pPr>
        <w:numPr>
          <w:ilvl w:val="0"/>
          <w:numId w:val="129"/>
        </w:numPr>
        <w:suppressAutoHyphens/>
        <w:autoSpaceDE w:val="0"/>
        <w:ind w:left="360" w:hanging="360"/>
        <w:rPr>
          <w:ins w:id="7555" w:author="mbeckerle" w:date="2012-03-25T10:55:00Z"/>
          <w:rFonts w:ascii="Helv" w:eastAsia="Helv" w:hAnsi="Helv" w:cs="Helv"/>
          <w:color w:val="000000"/>
        </w:rPr>
      </w:pPr>
      <w:ins w:id="7556" w:author="mbeckerle" w:date="2012-03-25T10:55:00Z">
        <w:r>
          <w:rPr>
            <w:rFonts w:ascii="Helv" w:hAnsi="Helv" w:cs="Helv"/>
            <w:color w:val="000000"/>
          </w:rPr>
          <w:t>UTF-16.</w:t>
        </w:r>
        <w:r>
          <w:rPr>
            <w:rFonts w:ascii="Helv" w:eastAsia="Helv" w:hAnsi="Helv" w:cs="Helv"/>
            <w:color w:val="000000"/>
          </w:rPr>
          <w:t xml:space="preserve">  </w:t>
        </w:r>
        <w:r>
          <w:rPr>
            <w:rFonts w:ascii="Helv" w:hAnsi="Helv" w:cs="Helv"/>
            <w:color w:val="000000"/>
          </w:rPr>
          <w:t>If</w:t>
        </w:r>
        <w:r>
          <w:rPr>
            <w:rFonts w:ascii="Helv" w:eastAsia="Helv" w:hAnsi="Helv" w:cs="Helv"/>
            <w:color w:val="000000"/>
          </w:rPr>
          <w:t xml:space="preserve"> </w:t>
        </w:r>
        <w:r>
          <w:rPr>
            <w:rFonts w:ascii="Helv" w:hAnsi="Helv" w:cs="Helv"/>
            <w:color w:val="000000"/>
          </w:rPr>
          <w:t>a</w:t>
        </w:r>
        <w:r>
          <w:rPr>
            <w:rFonts w:ascii="Helv" w:eastAsia="Helv" w:hAnsi="Helv" w:cs="Helv"/>
            <w:color w:val="000000"/>
          </w:rPr>
          <w:t xml:space="preserve"> </w:t>
        </w:r>
        <w:r>
          <w:rPr>
            <w:rFonts w:ascii="Helv" w:hAnsi="Helv" w:cs="Helv"/>
            <w:color w:val="000000"/>
          </w:rPr>
          <w:t>BOM</w:t>
        </w:r>
        <w:r>
          <w:rPr>
            <w:rFonts w:ascii="Helv" w:eastAsia="Helv" w:hAnsi="Helv" w:cs="Helv"/>
            <w:color w:val="000000"/>
          </w:rPr>
          <w:t xml:space="preserve"> </w:t>
        </w:r>
        <w:r>
          <w:rPr>
            <w:rFonts w:ascii="Helv" w:hAnsi="Helv" w:cs="Helv"/>
            <w:color w:val="000000"/>
          </w:rPr>
          <w:t>is</w:t>
        </w:r>
        <w:r>
          <w:rPr>
            <w:rFonts w:ascii="Helv" w:eastAsia="Helv" w:hAnsi="Helv" w:cs="Helv"/>
            <w:color w:val="000000"/>
          </w:rPr>
          <w:t xml:space="preserve"> </w:t>
        </w:r>
        <w:r>
          <w:rPr>
            <w:rFonts w:ascii="Helv" w:hAnsi="Helv" w:cs="Helv"/>
            <w:color w:val="000000"/>
          </w:rPr>
          <w:t>found</w:t>
        </w:r>
        <w:r>
          <w:rPr>
            <w:rFonts w:ascii="Helv" w:eastAsia="Helv" w:hAnsi="Helv" w:cs="Helv"/>
            <w:color w:val="000000"/>
          </w:rPr>
          <w:t xml:space="preserve"> </w:t>
        </w:r>
        <w:r>
          <w:rPr>
            <w:rFonts w:ascii="Helv" w:hAnsi="Helv" w:cs="Helv"/>
            <w:color w:val="000000"/>
          </w:rPr>
          <w:t>then</w:t>
        </w:r>
        <w:r>
          <w:rPr>
            <w:rFonts w:ascii="Helv" w:eastAsia="Helv" w:hAnsi="Helv" w:cs="Helv"/>
            <w:color w:val="000000"/>
          </w:rPr>
          <w:t xml:space="preserve"> </w:t>
        </w:r>
        <w:r>
          <w:rPr>
            <w:rFonts w:ascii="Helv" w:hAnsi="Helv" w:cs="Helv"/>
            <w:color w:val="000000"/>
          </w:rPr>
          <w:t>this</w:t>
        </w:r>
        <w:r>
          <w:rPr>
            <w:rFonts w:ascii="Helv" w:eastAsia="Helv" w:hAnsi="Helv" w:cs="Helv"/>
            <w:color w:val="000000"/>
          </w:rPr>
          <w:t xml:space="preserve"> </w:t>
        </w:r>
        <w:r>
          <w:rPr>
            <w:rFonts w:ascii="Helv" w:hAnsi="Helv" w:cs="Helv"/>
            <w:color w:val="000000"/>
          </w:rPr>
          <w:t>is</w:t>
        </w:r>
        <w:r>
          <w:rPr>
            <w:rFonts w:ascii="Helv" w:eastAsia="Helv" w:hAnsi="Helv" w:cs="Helv"/>
            <w:color w:val="000000"/>
          </w:rPr>
          <w:t xml:space="preserve"> </w:t>
        </w:r>
        <w:r>
          <w:rPr>
            <w:rFonts w:ascii="Helv" w:hAnsi="Helv" w:cs="Helv"/>
            <w:color w:val="000000"/>
          </w:rPr>
          <w:t>used</w:t>
        </w:r>
        <w:r>
          <w:rPr>
            <w:rFonts w:ascii="Helv" w:eastAsia="Helv" w:hAnsi="Helv" w:cs="Helv"/>
            <w:color w:val="000000"/>
          </w:rPr>
          <w:t xml:space="preserve"> </w:t>
        </w:r>
        <w:r>
          <w:rPr>
            <w:rFonts w:ascii="Helv" w:hAnsi="Helv" w:cs="Helv"/>
            <w:color w:val="000000"/>
          </w:rPr>
          <w:t>to</w:t>
        </w:r>
        <w:r>
          <w:rPr>
            <w:rFonts w:ascii="Helv" w:eastAsia="Helv" w:hAnsi="Helv" w:cs="Helv"/>
            <w:color w:val="000000"/>
          </w:rPr>
          <w:t xml:space="preserve"> </w:t>
        </w:r>
        <w:r>
          <w:rPr>
            <w:rFonts w:ascii="Helv" w:hAnsi="Helv" w:cs="Helv"/>
            <w:color w:val="000000"/>
          </w:rPr>
          <w:t>set</w:t>
        </w:r>
        <w:r>
          <w:rPr>
            <w:rFonts w:ascii="Helv" w:eastAsia="Helv" w:hAnsi="Helv" w:cs="Helv"/>
            <w:color w:val="000000"/>
          </w:rPr>
          <w:t xml:space="preserve"> </w:t>
        </w:r>
        <w:r>
          <w:rPr>
            <w:rFonts w:ascii="Helv" w:hAnsi="Helv" w:cs="Helv"/>
            <w:color w:val="000000"/>
          </w:rPr>
          <w:t>the</w:t>
        </w:r>
        <w:r>
          <w:rPr>
            <w:rFonts w:ascii="Helv" w:eastAsia="Helv" w:hAnsi="Helv" w:cs="Helv"/>
            <w:color w:val="000000"/>
          </w:rPr>
          <w:t xml:space="preserve"> </w:t>
        </w:r>
        <w:r>
          <w:rPr>
            <w:rFonts w:ascii="Helv" w:hAnsi="Helv" w:cs="Helv"/>
            <w:color w:val="000000"/>
          </w:rPr>
          <w:t>document</w:t>
        </w:r>
        <w:r>
          <w:rPr>
            <w:rFonts w:ascii="Helv" w:eastAsia="Helv" w:hAnsi="Helv" w:cs="Helv"/>
            <w:color w:val="000000"/>
          </w:rPr>
          <w:t xml:space="preserve"> </w:t>
        </w:r>
        <w:r>
          <w:rPr>
            <w:rFonts w:ascii="Helv" w:hAnsi="Helv" w:cs="Helv"/>
            <w:color w:val="000000"/>
          </w:rPr>
          <w:t>information</w:t>
        </w:r>
        <w:r>
          <w:rPr>
            <w:rFonts w:ascii="Helv" w:eastAsia="Helv" w:hAnsi="Helv" w:cs="Helv"/>
            <w:color w:val="000000"/>
          </w:rPr>
          <w:t xml:space="preserve"> </w:t>
        </w:r>
        <w:r>
          <w:rPr>
            <w:rFonts w:ascii="Helv" w:hAnsi="Helv" w:cs="Helv"/>
            <w:color w:val="000000"/>
          </w:rPr>
          <w:t>item</w:t>
        </w:r>
        <w:r>
          <w:rPr>
            <w:rFonts w:ascii="Helv" w:eastAsia="Helv" w:hAnsi="Helv" w:cs="Helv"/>
            <w:color w:val="000000"/>
          </w:rPr>
          <w:t xml:space="preserve"> </w:t>
        </w:r>
        <w:r w:rsidRPr="00F4230C">
          <w:rPr>
            <w:rFonts w:ascii="Helv" w:hAnsi="Helv" w:cs="Helv"/>
            <w:b/>
            <w:color w:val="000000"/>
          </w:rPr>
          <w:t>[unicodeByteOrderMark]</w:t>
        </w:r>
        <w:r>
          <w:rPr>
            <w:rFonts w:ascii="Helv" w:eastAsia="Helv" w:hAnsi="Helv" w:cs="Helv"/>
            <w:color w:val="000000"/>
          </w:rPr>
          <w:t xml:space="preserve"> </w:t>
        </w:r>
        <w:r>
          <w:rPr>
            <w:rFonts w:ascii="Helv" w:hAnsi="Helv" w:cs="Helv"/>
            <w:color w:val="000000"/>
          </w:rPr>
          <w:t>member,</w:t>
        </w:r>
        <w:r>
          <w:rPr>
            <w:rFonts w:ascii="Helv" w:eastAsia="Helv" w:hAnsi="Helv" w:cs="Helv"/>
            <w:color w:val="000000"/>
          </w:rPr>
          <w:t xml:space="preserve"> </w:t>
        </w:r>
        <w:r>
          <w:rPr>
            <w:rFonts w:ascii="Helv" w:hAnsi="Helv" w:cs="Helv"/>
            <w:color w:val="000000"/>
          </w:rPr>
          <w:t>and</w:t>
        </w:r>
        <w:r>
          <w:rPr>
            <w:rFonts w:ascii="Helv" w:eastAsia="Helv" w:hAnsi="Helv" w:cs="Helv"/>
            <w:color w:val="000000"/>
          </w:rPr>
          <w:t xml:space="preserve"> </w:t>
        </w:r>
        <w:r>
          <w:rPr>
            <w:rFonts w:ascii="Helv" w:hAnsi="Helv" w:cs="Helv"/>
            <w:color w:val="000000"/>
          </w:rPr>
          <w:t>all</w:t>
        </w:r>
        <w:r>
          <w:rPr>
            <w:rFonts w:ascii="Helv" w:eastAsia="Helv" w:hAnsi="Helv" w:cs="Helv"/>
            <w:color w:val="000000"/>
          </w:rPr>
          <w:t xml:space="preserve"> </w:t>
        </w:r>
        <w:r>
          <w:rPr>
            <w:rFonts w:ascii="Helv" w:hAnsi="Helv" w:cs="Helv"/>
            <w:color w:val="000000"/>
          </w:rPr>
          <w:t>data</w:t>
        </w:r>
        <w:r>
          <w:rPr>
            <w:rFonts w:ascii="Helv" w:eastAsia="Helv" w:hAnsi="Helv" w:cs="Helv"/>
            <w:color w:val="000000"/>
          </w:rPr>
          <w:t xml:space="preserve"> </w:t>
        </w:r>
        <w:r>
          <w:rPr>
            <w:rFonts w:ascii="Helv" w:hAnsi="Helv" w:cs="Helv"/>
            <w:color w:val="000000"/>
          </w:rPr>
          <w:t>with</w:t>
        </w:r>
        <w:r>
          <w:rPr>
            <w:rFonts w:ascii="Helv" w:eastAsia="Helv" w:hAnsi="Helv" w:cs="Helv"/>
            <w:color w:val="000000"/>
          </w:rPr>
          <w:t xml:space="preserve"> </w:t>
        </w:r>
        <w:r>
          <w:rPr>
            <w:rFonts w:ascii="Helv" w:hAnsi="Helv" w:cs="Helv"/>
            <w:color w:val="000000"/>
          </w:rPr>
          <w:t>dfdl:encoding</w:t>
        </w:r>
        <w:r>
          <w:rPr>
            <w:rFonts w:ascii="Helv" w:eastAsia="Helv" w:hAnsi="Helv" w:cs="Helv"/>
            <w:color w:val="000000"/>
          </w:rPr>
          <w:t xml:space="preserve"> </w:t>
        </w:r>
        <w:r>
          <w:rPr>
            <w:rFonts w:ascii="Helv" w:hAnsi="Helv" w:cs="Helv"/>
            <w:color w:val="000000"/>
          </w:rPr>
          <w:t>UTF-16</w:t>
        </w:r>
        <w:r>
          <w:rPr>
            <w:rFonts w:ascii="Helv" w:eastAsia="Helv" w:hAnsi="Helv" w:cs="Helv"/>
            <w:color w:val="000000"/>
          </w:rPr>
          <w:t xml:space="preserve"> </w:t>
        </w:r>
        <w:r>
          <w:rPr>
            <w:rFonts w:ascii="Helv" w:hAnsi="Helv" w:cs="Helv"/>
            <w:color w:val="000000"/>
          </w:rPr>
          <w:t>throughout</w:t>
        </w:r>
        <w:r>
          <w:rPr>
            <w:rFonts w:ascii="Helv" w:eastAsia="Helv" w:hAnsi="Helv" w:cs="Helv"/>
            <w:color w:val="000000"/>
          </w:rPr>
          <w:t xml:space="preserve"> </w:t>
        </w:r>
        <w:r>
          <w:rPr>
            <w:rFonts w:ascii="Helv" w:hAnsi="Helv" w:cs="Helv"/>
            <w:color w:val="000000"/>
          </w:rPr>
          <w:t>the</w:t>
        </w:r>
        <w:r>
          <w:rPr>
            <w:rFonts w:ascii="Helv" w:eastAsia="Helv" w:hAnsi="Helv" w:cs="Helv"/>
            <w:color w:val="000000"/>
          </w:rPr>
          <w:t xml:space="preserve"> </w:t>
        </w:r>
        <w:r>
          <w:rPr>
            <w:rFonts w:ascii="Helv" w:hAnsi="Helv" w:cs="Helv"/>
            <w:color w:val="000000"/>
          </w:rPr>
          <w:t>rest</w:t>
        </w:r>
        <w:r>
          <w:rPr>
            <w:rFonts w:ascii="Helv" w:eastAsia="Helv" w:hAnsi="Helv" w:cs="Helv"/>
            <w:color w:val="000000"/>
          </w:rPr>
          <w:t xml:space="preserve"> </w:t>
        </w:r>
        <w:r>
          <w:rPr>
            <w:rFonts w:ascii="Helv" w:hAnsi="Helv" w:cs="Helv"/>
            <w:color w:val="000000"/>
          </w:rPr>
          <w:t>of</w:t>
        </w:r>
        <w:r>
          <w:rPr>
            <w:rFonts w:ascii="Helv" w:eastAsia="Helv" w:hAnsi="Helv" w:cs="Helv"/>
            <w:color w:val="000000"/>
          </w:rPr>
          <w:t xml:space="preserve"> </w:t>
        </w:r>
        <w:r>
          <w:rPr>
            <w:rFonts w:ascii="Helv" w:hAnsi="Helv" w:cs="Helv"/>
            <w:color w:val="000000"/>
          </w:rPr>
          <w:t>the</w:t>
        </w:r>
        <w:r>
          <w:rPr>
            <w:rFonts w:ascii="Helv" w:eastAsia="Helv" w:hAnsi="Helv" w:cs="Helv"/>
            <w:color w:val="000000"/>
          </w:rPr>
          <w:t xml:space="preserve"> </w:t>
        </w:r>
        <w:r>
          <w:rPr>
            <w:rFonts w:ascii="Helv" w:hAnsi="Helv" w:cs="Helv"/>
            <w:color w:val="000000"/>
          </w:rPr>
          <w:t>stream</w:t>
        </w:r>
        <w:r>
          <w:rPr>
            <w:rFonts w:ascii="Helv" w:eastAsia="Helv" w:hAnsi="Helv" w:cs="Helv"/>
            <w:color w:val="000000"/>
          </w:rPr>
          <w:t xml:space="preserve"> </w:t>
        </w:r>
        <w:r>
          <w:rPr>
            <w:rFonts w:ascii="Helv" w:hAnsi="Helv" w:cs="Helv"/>
            <w:color w:val="000000"/>
          </w:rPr>
          <w:t>are</w:t>
        </w:r>
        <w:r>
          <w:rPr>
            <w:rFonts w:ascii="Helv" w:eastAsia="Helv" w:hAnsi="Helv" w:cs="Helv"/>
            <w:color w:val="000000"/>
          </w:rPr>
          <w:t xml:space="preserve"> </w:t>
        </w:r>
        <w:r>
          <w:rPr>
            <w:rFonts w:ascii="Helv" w:hAnsi="Helv" w:cs="Helv"/>
            <w:color w:val="000000"/>
          </w:rPr>
          <w:t>assumed</w:t>
        </w:r>
        <w:r>
          <w:rPr>
            <w:rFonts w:ascii="Helv" w:eastAsia="Helv" w:hAnsi="Helv" w:cs="Helv"/>
            <w:color w:val="000000"/>
          </w:rPr>
          <w:t xml:space="preserve"> </w:t>
        </w:r>
        <w:r>
          <w:rPr>
            <w:rFonts w:ascii="Helv" w:hAnsi="Helv" w:cs="Helv"/>
            <w:color w:val="000000"/>
          </w:rPr>
          <w:t>to</w:t>
        </w:r>
        <w:r>
          <w:rPr>
            <w:rFonts w:ascii="Helv" w:eastAsia="Helv" w:hAnsi="Helv" w:cs="Helv"/>
            <w:color w:val="000000"/>
          </w:rPr>
          <w:t xml:space="preserve"> </w:t>
        </w:r>
        <w:r>
          <w:rPr>
            <w:rFonts w:ascii="Helv" w:hAnsi="Helv" w:cs="Helv"/>
            <w:color w:val="000000"/>
          </w:rPr>
          <w:t>have</w:t>
        </w:r>
        <w:r>
          <w:rPr>
            <w:rFonts w:ascii="Helv" w:eastAsia="Helv" w:hAnsi="Helv" w:cs="Helv"/>
            <w:color w:val="000000"/>
          </w:rPr>
          <w:t xml:space="preserve"> </w:t>
        </w:r>
        <w:r>
          <w:rPr>
            <w:rFonts w:ascii="Helv" w:hAnsi="Helv" w:cs="Helv"/>
            <w:color w:val="000000"/>
          </w:rPr>
          <w:t>the</w:t>
        </w:r>
        <w:r>
          <w:rPr>
            <w:rFonts w:ascii="Helv" w:eastAsia="Helv" w:hAnsi="Helv" w:cs="Helv"/>
            <w:color w:val="000000"/>
          </w:rPr>
          <w:t xml:space="preserve"> </w:t>
        </w:r>
        <w:r>
          <w:rPr>
            <w:rFonts w:ascii="Helv" w:hAnsi="Helv" w:cs="Helv"/>
            <w:color w:val="000000"/>
          </w:rPr>
          <w:t>implied</w:t>
        </w:r>
        <w:r>
          <w:rPr>
            <w:rFonts w:ascii="Helv" w:eastAsia="Helv" w:hAnsi="Helv" w:cs="Helv"/>
            <w:color w:val="000000"/>
          </w:rPr>
          <w:t xml:space="preserve"> </w:t>
        </w:r>
        <w:r>
          <w:rPr>
            <w:rFonts w:ascii="Helv" w:hAnsi="Helv" w:cs="Helv"/>
            <w:color w:val="000000"/>
          </w:rPr>
          <w:t>byte</w:t>
        </w:r>
        <w:r>
          <w:rPr>
            <w:rFonts w:ascii="Helv" w:eastAsia="Helv" w:hAnsi="Helv" w:cs="Helv"/>
            <w:color w:val="000000"/>
          </w:rPr>
          <w:t xml:space="preserve"> </w:t>
        </w:r>
        <w:r>
          <w:rPr>
            <w:rFonts w:ascii="Helv" w:hAnsi="Helv" w:cs="Helv"/>
            <w:color w:val="000000"/>
          </w:rPr>
          <w:t>order.</w:t>
        </w:r>
        <w:r>
          <w:rPr>
            <w:rFonts w:ascii="Helv" w:eastAsia="Helv" w:hAnsi="Helv" w:cs="Helv"/>
            <w:color w:val="000000"/>
          </w:rPr>
          <w:t xml:space="preserve"> </w:t>
        </w:r>
        <w:r>
          <w:rPr>
            <w:rFonts w:ascii="Helv" w:hAnsi="Helv" w:cs="Helv"/>
            <w:color w:val="000000"/>
          </w:rPr>
          <w:t>If</w:t>
        </w:r>
        <w:r>
          <w:rPr>
            <w:rFonts w:ascii="Helv" w:eastAsia="Helv" w:hAnsi="Helv" w:cs="Helv"/>
            <w:color w:val="000000"/>
          </w:rPr>
          <w:t xml:space="preserve"> </w:t>
        </w:r>
        <w:r>
          <w:rPr>
            <w:rFonts w:ascii="Helv" w:hAnsi="Helv" w:cs="Helv"/>
            <w:color w:val="000000"/>
          </w:rPr>
          <w:t>no</w:t>
        </w:r>
        <w:r>
          <w:rPr>
            <w:rFonts w:ascii="Helv" w:eastAsia="Helv" w:hAnsi="Helv" w:cs="Helv"/>
            <w:color w:val="000000"/>
          </w:rPr>
          <w:t xml:space="preserve"> </w:t>
        </w:r>
        <w:r>
          <w:rPr>
            <w:rFonts w:ascii="Helv" w:hAnsi="Helv" w:cs="Helv"/>
            <w:color w:val="000000"/>
          </w:rPr>
          <w:t>BOM</w:t>
        </w:r>
        <w:r>
          <w:rPr>
            <w:rFonts w:ascii="Helv" w:eastAsia="Helv" w:hAnsi="Helv" w:cs="Helv"/>
            <w:color w:val="000000"/>
          </w:rPr>
          <w:t xml:space="preserve"> </w:t>
        </w:r>
        <w:r>
          <w:rPr>
            <w:rFonts w:ascii="Helv" w:hAnsi="Helv" w:cs="Helv"/>
            <w:color w:val="000000"/>
          </w:rPr>
          <w:t>is</w:t>
        </w:r>
        <w:r>
          <w:rPr>
            <w:rFonts w:ascii="Helv" w:eastAsia="Helv" w:hAnsi="Helv" w:cs="Helv"/>
            <w:color w:val="000000"/>
          </w:rPr>
          <w:t xml:space="preserve"> </w:t>
        </w:r>
        <w:r>
          <w:rPr>
            <w:rFonts w:ascii="Helv" w:hAnsi="Helv" w:cs="Helv"/>
            <w:color w:val="000000"/>
          </w:rPr>
          <w:t>found</w:t>
        </w:r>
        <w:r>
          <w:rPr>
            <w:rFonts w:ascii="Helv" w:eastAsia="Helv" w:hAnsi="Helv" w:cs="Helv"/>
            <w:color w:val="000000"/>
          </w:rPr>
          <w:t xml:space="preserve"> </w:t>
        </w:r>
        <w:r>
          <w:rPr>
            <w:rFonts w:ascii="Helv" w:hAnsi="Helv" w:cs="Helv"/>
            <w:color w:val="000000"/>
          </w:rPr>
          <w:t>then</w:t>
        </w:r>
        <w:r>
          <w:rPr>
            <w:rFonts w:ascii="Helv" w:eastAsia="Helv" w:hAnsi="Helv" w:cs="Helv"/>
            <w:color w:val="000000"/>
          </w:rPr>
          <w:t xml:space="preserve"> </w:t>
        </w:r>
        <w:r>
          <w:rPr>
            <w:rFonts w:ascii="Helv" w:hAnsi="Helv" w:cs="Helv"/>
            <w:color w:val="000000"/>
          </w:rPr>
          <w:t>all</w:t>
        </w:r>
        <w:r>
          <w:rPr>
            <w:rFonts w:ascii="Helv" w:eastAsia="Helv" w:hAnsi="Helv" w:cs="Helv"/>
            <w:color w:val="000000"/>
          </w:rPr>
          <w:t xml:space="preserve"> </w:t>
        </w:r>
        <w:r>
          <w:rPr>
            <w:rFonts w:ascii="Helv" w:hAnsi="Helv" w:cs="Helv"/>
            <w:color w:val="000000"/>
          </w:rPr>
          <w:t>data</w:t>
        </w:r>
        <w:r>
          <w:rPr>
            <w:rFonts w:ascii="Helv" w:eastAsia="Helv" w:hAnsi="Helv" w:cs="Helv"/>
            <w:color w:val="000000"/>
          </w:rPr>
          <w:t xml:space="preserve"> </w:t>
        </w:r>
        <w:r>
          <w:rPr>
            <w:rFonts w:ascii="Helv" w:hAnsi="Helv" w:cs="Helv"/>
            <w:color w:val="000000"/>
          </w:rPr>
          <w:t>with</w:t>
        </w:r>
        <w:r>
          <w:rPr>
            <w:rFonts w:ascii="Helv" w:eastAsia="Helv" w:hAnsi="Helv" w:cs="Helv"/>
            <w:color w:val="000000"/>
          </w:rPr>
          <w:t xml:space="preserve"> </w:t>
        </w:r>
        <w:r>
          <w:rPr>
            <w:rFonts w:ascii="Helv" w:hAnsi="Helv" w:cs="Helv"/>
            <w:color w:val="000000"/>
          </w:rPr>
          <w:t>dfdl:encoding</w:t>
        </w:r>
        <w:r>
          <w:rPr>
            <w:rFonts w:ascii="Helv" w:eastAsia="Helv" w:hAnsi="Helv" w:cs="Helv"/>
            <w:color w:val="000000"/>
          </w:rPr>
          <w:t xml:space="preserve"> </w:t>
        </w:r>
        <w:r>
          <w:rPr>
            <w:rFonts w:ascii="Helv" w:hAnsi="Helv" w:cs="Helv"/>
            <w:color w:val="000000"/>
          </w:rPr>
          <w:t>UTF-16</w:t>
        </w:r>
        <w:r>
          <w:rPr>
            <w:rFonts w:ascii="Helv" w:eastAsia="Helv" w:hAnsi="Helv" w:cs="Helv"/>
            <w:color w:val="000000"/>
          </w:rPr>
          <w:t xml:space="preserve"> </w:t>
        </w:r>
        <w:r>
          <w:rPr>
            <w:rFonts w:ascii="Helv" w:hAnsi="Helv" w:cs="Helv"/>
            <w:color w:val="000000"/>
          </w:rPr>
          <w:t>throughout</w:t>
        </w:r>
        <w:r>
          <w:rPr>
            <w:rFonts w:ascii="Helv" w:eastAsia="Helv" w:hAnsi="Helv" w:cs="Helv"/>
            <w:color w:val="000000"/>
          </w:rPr>
          <w:t xml:space="preserve"> </w:t>
        </w:r>
        <w:r>
          <w:rPr>
            <w:rFonts w:ascii="Helv" w:hAnsi="Helv" w:cs="Helv"/>
            <w:color w:val="000000"/>
          </w:rPr>
          <w:t>the</w:t>
        </w:r>
        <w:r>
          <w:rPr>
            <w:rFonts w:ascii="Helv" w:eastAsia="Helv" w:hAnsi="Helv" w:cs="Helv"/>
            <w:color w:val="000000"/>
          </w:rPr>
          <w:t xml:space="preserve"> </w:t>
        </w:r>
        <w:r>
          <w:rPr>
            <w:rFonts w:ascii="Helv" w:hAnsi="Helv" w:cs="Helv"/>
            <w:color w:val="000000"/>
          </w:rPr>
          <w:t>rest</w:t>
        </w:r>
        <w:r>
          <w:rPr>
            <w:rFonts w:ascii="Helv" w:eastAsia="Helv" w:hAnsi="Helv" w:cs="Helv"/>
            <w:color w:val="000000"/>
          </w:rPr>
          <w:t xml:space="preserve"> </w:t>
        </w:r>
        <w:r>
          <w:rPr>
            <w:rFonts w:ascii="Helv" w:hAnsi="Helv" w:cs="Helv"/>
            <w:color w:val="000000"/>
          </w:rPr>
          <w:t>of</w:t>
        </w:r>
        <w:r>
          <w:rPr>
            <w:rFonts w:ascii="Helv" w:eastAsia="Helv" w:hAnsi="Helv" w:cs="Helv"/>
            <w:color w:val="000000"/>
          </w:rPr>
          <w:t xml:space="preserve"> </w:t>
        </w:r>
        <w:r>
          <w:rPr>
            <w:rFonts w:ascii="Helv" w:hAnsi="Helv" w:cs="Helv"/>
            <w:color w:val="000000"/>
          </w:rPr>
          <w:t>the</w:t>
        </w:r>
        <w:r>
          <w:rPr>
            <w:rFonts w:ascii="Helv" w:eastAsia="Helv" w:hAnsi="Helv" w:cs="Helv"/>
            <w:color w:val="000000"/>
          </w:rPr>
          <w:t xml:space="preserve"> </w:t>
        </w:r>
        <w:r>
          <w:rPr>
            <w:rFonts w:ascii="Helv" w:hAnsi="Helv" w:cs="Helv"/>
            <w:color w:val="000000"/>
          </w:rPr>
          <w:t>stream</w:t>
        </w:r>
        <w:r>
          <w:rPr>
            <w:rFonts w:ascii="Helv" w:eastAsia="Helv" w:hAnsi="Helv" w:cs="Helv"/>
            <w:color w:val="000000"/>
          </w:rPr>
          <w:t xml:space="preserve"> </w:t>
        </w:r>
        <w:r>
          <w:rPr>
            <w:rFonts w:ascii="Helv" w:hAnsi="Helv" w:cs="Helv"/>
            <w:color w:val="000000"/>
          </w:rPr>
          <w:t>are</w:t>
        </w:r>
        <w:r>
          <w:rPr>
            <w:rFonts w:ascii="Helv" w:eastAsia="Helv" w:hAnsi="Helv" w:cs="Helv"/>
            <w:color w:val="000000"/>
          </w:rPr>
          <w:t xml:space="preserve"> </w:t>
        </w:r>
        <w:r>
          <w:rPr>
            <w:rFonts w:ascii="Helv" w:hAnsi="Helv" w:cs="Helv"/>
            <w:color w:val="000000"/>
          </w:rPr>
          <w:t>assumed</w:t>
        </w:r>
        <w:r>
          <w:rPr>
            <w:rFonts w:ascii="Helv" w:eastAsia="Helv" w:hAnsi="Helv" w:cs="Helv"/>
            <w:color w:val="000000"/>
          </w:rPr>
          <w:t xml:space="preserve"> </w:t>
        </w:r>
        <w:r>
          <w:rPr>
            <w:rFonts w:ascii="Helv" w:hAnsi="Helv" w:cs="Helv"/>
            <w:color w:val="000000"/>
          </w:rPr>
          <w:t>to</w:t>
        </w:r>
        <w:r>
          <w:rPr>
            <w:rFonts w:ascii="Helv" w:eastAsia="Helv" w:hAnsi="Helv" w:cs="Helv"/>
            <w:color w:val="000000"/>
          </w:rPr>
          <w:t xml:space="preserve"> </w:t>
        </w:r>
        <w:r>
          <w:rPr>
            <w:rFonts w:ascii="Helv" w:hAnsi="Helv" w:cs="Helv"/>
            <w:color w:val="000000"/>
          </w:rPr>
          <w:t>have</w:t>
        </w:r>
        <w:r>
          <w:rPr>
            <w:rFonts w:ascii="Helv" w:eastAsia="Helv" w:hAnsi="Helv" w:cs="Helv"/>
            <w:color w:val="000000"/>
          </w:rPr>
          <w:t xml:space="preserve"> </w:t>
        </w:r>
        <w:r>
          <w:rPr>
            <w:rFonts w:ascii="Helv" w:hAnsi="Helv" w:cs="Helv"/>
            <w:color w:val="000000"/>
          </w:rPr>
          <w:t>big-endian</w:t>
        </w:r>
        <w:r>
          <w:rPr>
            <w:rFonts w:ascii="Helv" w:eastAsia="Helv" w:hAnsi="Helv" w:cs="Helv"/>
            <w:color w:val="000000"/>
          </w:rPr>
          <w:t xml:space="preserve"> </w:t>
        </w:r>
        <w:r>
          <w:rPr>
            <w:rFonts w:ascii="Helv" w:hAnsi="Helv" w:cs="Helv"/>
            <w:color w:val="000000"/>
          </w:rPr>
          <w:t>byte</w:t>
        </w:r>
        <w:r>
          <w:rPr>
            <w:rFonts w:ascii="Helv" w:eastAsia="Helv" w:hAnsi="Helv" w:cs="Helv"/>
            <w:color w:val="000000"/>
          </w:rPr>
          <w:t xml:space="preserve"> </w:t>
        </w:r>
        <w:r>
          <w:rPr>
            <w:rFonts w:ascii="Helv" w:hAnsi="Helv" w:cs="Helv"/>
            <w:color w:val="000000"/>
          </w:rPr>
          <w:t>order.</w:t>
        </w:r>
        <w:r>
          <w:rPr>
            <w:rFonts w:ascii="Helv" w:eastAsia="Helv" w:hAnsi="Helv" w:cs="Helv"/>
            <w:color w:val="000000"/>
          </w:rPr>
          <w:t xml:space="preserve"> </w:t>
        </w:r>
        <w:r>
          <w:rPr>
            <w:rFonts w:ascii="Helv" w:hAnsi="Helv" w:cs="Helv"/>
            <w:color w:val="000000"/>
          </w:rPr>
          <w:t>There</w:t>
        </w:r>
        <w:r>
          <w:rPr>
            <w:rFonts w:ascii="Helv" w:eastAsia="Helv" w:hAnsi="Helv" w:cs="Helv"/>
            <w:color w:val="000000"/>
          </w:rPr>
          <w:t xml:space="preserve"> </w:t>
        </w:r>
        <w:r>
          <w:rPr>
            <w:rFonts w:ascii="Helv" w:hAnsi="Helv" w:cs="Helv"/>
            <w:color w:val="000000"/>
          </w:rPr>
          <w:t>is</w:t>
        </w:r>
        <w:r>
          <w:rPr>
            <w:rFonts w:ascii="Helv" w:eastAsia="Helv" w:hAnsi="Helv" w:cs="Helv"/>
            <w:color w:val="000000"/>
          </w:rPr>
          <w:t xml:space="preserve"> </w:t>
        </w:r>
        <w:r>
          <w:rPr>
            <w:rFonts w:ascii="Helv" w:hAnsi="Helv" w:cs="Helv"/>
            <w:color w:val="000000"/>
          </w:rPr>
          <w:t>no</w:t>
        </w:r>
        <w:r>
          <w:rPr>
            <w:rFonts w:ascii="Helv" w:eastAsia="Helv" w:hAnsi="Helv" w:cs="Helv"/>
            <w:color w:val="000000"/>
          </w:rPr>
          <w:t xml:space="preserve"> </w:t>
        </w:r>
        <w:r>
          <w:rPr>
            <w:rFonts w:ascii="Helv" w:hAnsi="Helv" w:cs="Helv"/>
            <w:color w:val="000000"/>
          </w:rPr>
          <w:t>need</w:t>
        </w:r>
        <w:r>
          <w:rPr>
            <w:rFonts w:ascii="Helv" w:eastAsia="Helv" w:hAnsi="Helv" w:cs="Helv"/>
            <w:color w:val="000000"/>
          </w:rPr>
          <w:t xml:space="preserve"> </w:t>
        </w:r>
        <w:r>
          <w:rPr>
            <w:rFonts w:ascii="Helv" w:hAnsi="Helv" w:cs="Helv"/>
            <w:color w:val="000000"/>
          </w:rPr>
          <w:t>to</w:t>
        </w:r>
        <w:r>
          <w:rPr>
            <w:rFonts w:ascii="Helv" w:eastAsia="Helv" w:hAnsi="Helv" w:cs="Helv"/>
            <w:color w:val="000000"/>
          </w:rPr>
          <w:t xml:space="preserve"> </w:t>
        </w:r>
        <w:r>
          <w:rPr>
            <w:rFonts w:ascii="Helv" w:hAnsi="Helv" w:cs="Helv"/>
            <w:color w:val="000000"/>
          </w:rPr>
          <w:t>model</w:t>
        </w:r>
        <w:r>
          <w:rPr>
            <w:rFonts w:ascii="Helv" w:eastAsia="Helv" w:hAnsi="Helv" w:cs="Helv"/>
            <w:color w:val="000000"/>
          </w:rPr>
          <w:t xml:space="preserve"> </w:t>
        </w:r>
        <w:r>
          <w:rPr>
            <w:rFonts w:ascii="Helv" w:hAnsi="Helv" w:cs="Helv"/>
            <w:color w:val="000000"/>
          </w:rPr>
          <w:t>the</w:t>
        </w:r>
        <w:r>
          <w:rPr>
            <w:rFonts w:ascii="Helv" w:eastAsia="Helv" w:hAnsi="Helv" w:cs="Helv"/>
            <w:color w:val="000000"/>
          </w:rPr>
          <w:t xml:space="preserve"> </w:t>
        </w:r>
        <w:r>
          <w:rPr>
            <w:rFonts w:ascii="Helv" w:hAnsi="Helv" w:cs="Helv"/>
            <w:color w:val="000000"/>
          </w:rPr>
          <w:t>BOM</w:t>
        </w:r>
        <w:r>
          <w:rPr>
            <w:rFonts w:ascii="Helv" w:eastAsia="Helv" w:hAnsi="Helv" w:cs="Helv"/>
            <w:color w:val="000000"/>
          </w:rPr>
          <w:t xml:space="preserve"> </w:t>
        </w:r>
        <w:r>
          <w:rPr>
            <w:rFonts w:ascii="Helv" w:hAnsi="Helv" w:cs="Helv"/>
            <w:color w:val="000000"/>
          </w:rPr>
          <w:t>explicitly.</w:t>
        </w:r>
        <w:r>
          <w:rPr>
            <w:rFonts w:ascii="Helv" w:eastAsia="Helv" w:hAnsi="Helv" w:cs="Helv"/>
            <w:color w:val="000000"/>
          </w:rPr>
          <w:t xml:space="preserve"> </w:t>
        </w:r>
      </w:ins>
    </w:p>
    <w:p w14:paraId="42839098" w14:textId="77777777" w:rsidR="00FD322E" w:rsidRDefault="00FD322E" w:rsidP="00FD322E">
      <w:pPr>
        <w:numPr>
          <w:ilvl w:val="0"/>
          <w:numId w:val="129"/>
        </w:numPr>
        <w:suppressAutoHyphens/>
        <w:autoSpaceDE w:val="0"/>
        <w:ind w:left="360" w:hanging="360"/>
        <w:rPr>
          <w:ins w:id="7557" w:author="mbeckerle" w:date="2012-03-25T10:55:00Z"/>
          <w:rFonts w:ascii="Helv" w:eastAsia="Helv" w:hAnsi="Helv" w:cs="Helv"/>
          <w:color w:val="000000"/>
        </w:rPr>
      </w:pPr>
      <w:ins w:id="7558" w:author="mbeckerle" w:date="2012-03-25T10:55:00Z">
        <w:r>
          <w:rPr>
            <w:rFonts w:ascii="Helv" w:hAnsi="Helv" w:cs="Helv"/>
            <w:color w:val="000000"/>
          </w:rPr>
          <w:t>UTF-32.</w:t>
        </w:r>
        <w:r>
          <w:rPr>
            <w:rFonts w:ascii="Helv" w:eastAsia="Helv" w:hAnsi="Helv" w:cs="Helv"/>
            <w:color w:val="000000"/>
          </w:rPr>
          <w:t xml:space="preserve">  </w:t>
        </w:r>
        <w:r>
          <w:rPr>
            <w:rFonts w:ascii="Helv" w:hAnsi="Helv" w:cs="Helv"/>
            <w:color w:val="000000"/>
          </w:rPr>
          <w:t>If</w:t>
        </w:r>
        <w:r>
          <w:rPr>
            <w:rFonts w:ascii="Helv" w:eastAsia="Helv" w:hAnsi="Helv" w:cs="Helv"/>
            <w:color w:val="000000"/>
          </w:rPr>
          <w:t xml:space="preserve"> </w:t>
        </w:r>
        <w:r>
          <w:rPr>
            <w:rFonts w:ascii="Helv" w:hAnsi="Helv" w:cs="Helv"/>
            <w:color w:val="000000"/>
          </w:rPr>
          <w:t>a</w:t>
        </w:r>
        <w:r>
          <w:rPr>
            <w:rFonts w:ascii="Helv" w:eastAsia="Helv" w:hAnsi="Helv" w:cs="Helv"/>
            <w:color w:val="000000"/>
          </w:rPr>
          <w:t xml:space="preserve"> </w:t>
        </w:r>
        <w:r>
          <w:rPr>
            <w:rFonts w:ascii="Helv" w:hAnsi="Helv" w:cs="Helv"/>
            <w:color w:val="000000"/>
          </w:rPr>
          <w:t>BOM</w:t>
        </w:r>
        <w:r>
          <w:rPr>
            <w:rFonts w:ascii="Helv" w:eastAsia="Helv" w:hAnsi="Helv" w:cs="Helv"/>
            <w:color w:val="000000"/>
          </w:rPr>
          <w:t xml:space="preserve"> </w:t>
        </w:r>
        <w:r>
          <w:rPr>
            <w:rFonts w:ascii="Helv" w:hAnsi="Helv" w:cs="Helv"/>
            <w:color w:val="000000"/>
          </w:rPr>
          <w:t>is</w:t>
        </w:r>
        <w:r>
          <w:rPr>
            <w:rFonts w:ascii="Helv" w:eastAsia="Helv" w:hAnsi="Helv" w:cs="Helv"/>
            <w:color w:val="000000"/>
          </w:rPr>
          <w:t xml:space="preserve"> </w:t>
        </w:r>
        <w:r>
          <w:rPr>
            <w:rFonts w:ascii="Helv" w:hAnsi="Helv" w:cs="Helv"/>
            <w:color w:val="000000"/>
          </w:rPr>
          <w:t>found</w:t>
        </w:r>
        <w:r>
          <w:rPr>
            <w:rFonts w:ascii="Helv" w:eastAsia="Helv" w:hAnsi="Helv" w:cs="Helv"/>
            <w:color w:val="000000"/>
          </w:rPr>
          <w:t xml:space="preserve"> </w:t>
        </w:r>
        <w:r>
          <w:rPr>
            <w:rFonts w:ascii="Helv" w:hAnsi="Helv" w:cs="Helv"/>
            <w:color w:val="000000"/>
          </w:rPr>
          <w:t>then</w:t>
        </w:r>
        <w:r>
          <w:rPr>
            <w:rFonts w:ascii="Helv" w:eastAsia="Helv" w:hAnsi="Helv" w:cs="Helv"/>
            <w:color w:val="000000"/>
          </w:rPr>
          <w:t xml:space="preserve"> </w:t>
        </w:r>
        <w:r>
          <w:rPr>
            <w:rFonts w:ascii="Helv" w:hAnsi="Helv" w:cs="Helv"/>
            <w:color w:val="000000"/>
          </w:rPr>
          <w:t>this</w:t>
        </w:r>
        <w:r>
          <w:rPr>
            <w:rFonts w:ascii="Helv" w:eastAsia="Helv" w:hAnsi="Helv" w:cs="Helv"/>
            <w:color w:val="000000"/>
          </w:rPr>
          <w:t xml:space="preserve"> </w:t>
        </w:r>
        <w:r>
          <w:rPr>
            <w:rFonts w:ascii="Helv" w:hAnsi="Helv" w:cs="Helv"/>
            <w:color w:val="000000"/>
          </w:rPr>
          <w:t>is</w:t>
        </w:r>
        <w:r>
          <w:rPr>
            <w:rFonts w:ascii="Helv" w:eastAsia="Helv" w:hAnsi="Helv" w:cs="Helv"/>
            <w:color w:val="000000"/>
          </w:rPr>
          <w:t xml:space="preserve"> </w:t>
        </w:r>
        <w:r>
          <w:rPr>
            <w:rFonts w:ascii="Helv" w:hAnsi="Helv" w:cs="Helv"/>
            <w:color w:val="000000"/>
          </w:rPr>
          <w:t>used</w:t>
        </w:r>
        <w:r>
          <w:rPr>
            <w:rFonts w:ascii="Helv" w:eastAsia="Helv" w:hAnsi="Helv" w:cs="Helv"/>
            <w:color w:val="000000"/>
          </w:rPr>
          <w:t xml:space="preserve"> </w:t>
        </w:r>
        <w:r>
          <w:rPr>
            <w:rFonts w:ascii="Helv" w:hAnsi="Helv" w:cs="Helv"/>
            <w:color w:val="000000"/>
          </w:rPr>
          <w:t>to</w:t>
        </w:r>
        <w:r>
          <w:rPr>
            <w:rFonts w:ascii="Helv" w:eastAsia="Helv" w:hAnsi="Helv" w:cs="Helv"/>
            <w:color w:val="000000"/>
          </w:rPr>
          <w:t xml:space="preserve"> </w:t>
        </w:r>
        <w:r>
          <w:rPr>
            <w:rFonts w:ascii="Helv" w:hAnsi="Helv" w:cs="Helv"/>
            <w:color w:val="000000"/>
          </w:rPr>
          <w:t>set</w:t>
        </w:r>
        <w:r>
          <w:rPr>
            <w:rFonts w:ascii="Helv" w:eastAsia="Helv" w:hAnsi="Helv" w:cs="Helv"/>
            <w:color w:val="000000"/>
          </w:rPr>
          <w:t xml:space="preserve"> </w:t>
        </w:r>
        <w:r>
          <w:rPr>
            <w:rFonts w:ascii="Helv" w:hAnsi="Helv" w:cs="Helv"/>
            <w:color w:val="000000"/>
          </w:rPr>
          <w:t>the</w:t>
        </w:r>
        <w:r>
          <w:rPr>
            <w:rFonts w:ascii="Helv" w:eastAsia="Helv" w:hAnsi="Helv" w:cs="Helv"/>
            <w:color w:val="000000"/>
          </w:rPr>
          <w:t xml:space="preserve"> </w:t>
        </w:r>
        <w:r>
          <w:rPr>
            <w:rFonts w:ascii="Helv" w:hAnsi="Helv" w:cs="Helv"/>
            <w:color w:val="000000"/>
          </w:rPr>
          <w:t>document</w:t>
        </w:r>
        <w:r>
          <w:rPr>
            <w:rFonts w:ascii="Helv" w:eastAsia="Helv" w:hAnsi="Helv" w:cs="Helv"/>
            <w:color w:val="000000"/>
          </w:rPr>
          <w:t xml:space="preserve"> </w:t>
        </w:r>
        <w:r>
          <w:rPr>
            <w:rFonts w:ascii="Helv" w:hAnsi="Helv" w:cs="Helv"/>
            <w:color w:val="000000"/>
          </w:rPr>
          <w:t>information</w:t>
        </w:r>
        <w:r>
          <w:rPr>
            <w:rFonts w:ascii="Helv" w:eastAsia="Helv" w:hAnsi="Helv" w:cs="Helv"/>
            <w:color w:val="000000"/>
          </w:rPr>
          <w:t xml:space="preserve"> </w:t>
        </w:r>
        <w:r>
          <w:rPr>
            <w:rFonts w:ascii="Helv" w:hAnsi="Helv" w:cs="Helv"/>
            <w:color w:val="000000"/>
          </w:rPr>
          <w:t>item</w:t>
        </w:r>
        <w:r>
          <w:rPr>
            <w:rFonts w:ascii="Helv" w:eastAsia="Helv" w:hAnsi="Helv" w:cs="Helv"/>
            <w:color w:val="000000"/>
          </w:rPr>
          <w:t xml:space="preserve"> </w:t>
        </w:r>
        <w:r w:rsidRPr="00F4230C">
          <w:rPr>
            <w:rFonts w:ascii="Helv" w:hAnsi="Helv" w:cs="Helv"/>
            <w:b/>
            <w:color w:val="000000"/>
          </w:rPr>
          <w:t>[unicodeByteOrderMark]</w:t>
        </w:r>
        <w:r>
          <w:rPr>
            <w:rFonts w:ascii="Helv" w:eastAsia="Helv" w:hAnsi="Helv" w:cs="Helv"/>
            <w:color w:val="000000"/>
          </w:rPr>
          <w:t xml:space="preserve"> </w:t>
        </w:r>
        <w:r>
          <w:rPr>
            <w:rFonts w:ascii="Helv" w:hAnsi="Helv" w:cs="Helv"/>
            <w:color w:val="000000"/>
          </w:rPr>
          <w:t>member,</w:t>
        </w:r>
        <w:r>
          <w:rPr>
            <w:rFonts w:ascii="Helv" w:eastAsia="Helv" w:hAnsi="Helv" w:cs="Helv"/>
            <w:color w:val="000000"/>
          </w:rPr>
          <w:t xml:space="preserve"> </w:t>
        </w:r>
        <w:r>
          <w:rPr>
            <w:rFonts w:ascii="Helv" w:hAnsi="Helv" w:cs="Helv"/>
            <w:color w:val="000000"/>
          </w:rPr>
          <w:t>and</w:t>
        </w:r>
        <w:r>
          <w:rPr>
            <w:rFonts w:ascii="Helv" w:eastAsia="Helv" w:hAnsi="Helv" w:cs="Helv"/>
            <w:color w:val="000000"/>
          </w:rPr>
          <w:t xml:space="preserve"> </w:t>
        </w:r>
        <w:r>
          <w:rPr>
            <w:rFonts w:ascii="Helv" w:hAnsi="Helv" w:cs="Helv"/>
            <w:color w:val="000000"/>
          </w:rPr>
          <w:t>all</w:t>
        </w:r>
        <w:r>
          <w:rPr>
            <w:rFonts w:ascii="Helv" w:eastAsia="Helv" w:hAnsi="Helv" w:cs="Helv"/>
            <w:color w:val="000000"/>
          </w:rPr>
          <w:t xml:space="preserve"> </w:t>
        </w:r>
        <w:r>
          <w:rPr>
            <w:rFonts w:ascii="Helv" w:hAnsi="Helv" w:cs="Helv"/>
            <w:color w:val="000000"/>
          </w:rPr>
          <w:t>data</w:t>
        </w:r>
        <w:r>
          <w:rPr>
            <w:rFonts w:ascii="Helv" w:eastAsia="Helv" w:hAnsi="Helv" w:cs="Helv"/>
            <w:color w:val="000000"/>
          </w:rPr>
          <w:t xml:space="preserve"> </w:t>
        </w:r>
        <w:r>
          <w:rPr>
            <w:rFonts w:ascii="Helv" w:hAnsi="Helv" w:cs="Helv"/>
            <w:color w:val="000000"/>
          </w:rPr>
          <w:t>with</w:t>
        </w:r>
        <w:r>
          <w:rPr>
            <w:rFonts w:ascii="Helv" w:eastAsia="Helv" w:hAnsi="Helv" w:cs="Helv"/>
            <w:color w:val="000000"/>
          </w:rPr>
          <w:t xml:space="preserve"> </w:t>
        </w:r>
        <w:r>
          <w:rPr>
            <w:rFonts w:ascii="Helv" w:hAnsi="Helv" w:cs="Helv"/>
            <w:color w:val="000000"/>
          </w:rPr>
          <w:t>dfdl:encoding</w:t>
        </w:r>
        <w:r>
          <w:rPr>
            <w:rFonts w:ascii="Helv" w:eastAsia="Helv" w:hAnsi="Helv" w:cs="Helv"/>
            <w:color w:val="000000"/>
          </w:rPr>
          <w:t xml:space="preserve"> </w:t>
        </w:r>
        <w:r>
          <w:rPr>
            <w:rFonts w:ascii="Helv" w:hAnsi="Helv" w:cs="Helv"/>
            <w:color w:val="000000"/>
          </w:rPr>
          <w:t>UTF-32</w:t>
        </w:r>
        <w:r>
          <w:rPr>
            <w:rFonts w:ascii="Helv" w:eastAsia="Helv" w:hAnsi="Helv" w:cs="Helv"/>
            <w:color w:val="000000"/>
          </w:rPr>
          <w:t xml:space="preserve"> </w:t>
        </w:r>
        <w:r>
          <w:rPr>
            <w:rFonts w:ascii="Helv" w:hAnsi="Helv" w:cs="Helv"/>
            <w:color w:val="000000"/>
          </w:rPr>
          <w:t>throughout</w:t>
        </w:r>
        <w:r>
          <w:rPr>
            <w:rFonts w:ascii="Helv" w:eastAsia="Helv" w:hAnsi="Helv" w:cs="Helv"/>
            <w:color w:val="000000"/>
          </w:rPr>
          <w:t xml:space="preserve"> </w:t>
        </w:r>
        <w:r>
          <w:rPr>
            <w:rFonts w:ascii="Helv" w:hAnsi="Helv" w:cs="Helv"/>
            <w:color w:val="000000"/>
          </w:rPr>
          <w:t>the</w:t>
        </w:r>
        <w:r>
          <w:rPr>
            <w:rFonts w:ascii="Helv" w:eastAsia="Helv" w:hAnsi="Helv" w:cs="Helv"/>
            <w:color w:val="000000"/>
          </w:rPr>
          <w:t xml:space="preserve"> </w:t>
        </w:r>
        <w:r>
          <w:rPr>
            <w:rFonts w:ascii="Helv" w:hAnsi="Helv" w:cs="Helv"/>
            <w:color w:val="000000"/>
          </w:rPr>
          <w:t>rest</w:t>
        </w:r>
        <w:r>
          <w:rPr>
            <w:rFonts w:ascii="Helv" w:eastAsia="Helv" w:hAnsi="Helv" w:cs="Helv"/>
            <w:color w:val="000000"/>
          </w:rPr>
          <w:t xml:space="preserve"> </w:t>
        </w:r>
        <w:r>
          <w:rPr>
            <w:rFonts w:ascii="Helv" w:hAnsi="Helv" w:cs="Helv"/>
            <w:color w:val="000000"/>
          </w:rPr>
          <w:t>of</w:t>
        </w:r>
        <w:r>
          <w:rPr>
            <w:rFonts w:ascii="Helv" w:eastAsia="Helv" w:hAnsi="Helv" w:cs="Helv"/>
            <w:color w:val="000000"/>
          </w:rPr>
          <w:t xml:space="preserve"> </w:t>
        </w:r>
        <w:r>
          <w:rPr>
            <w:rFonts w:ascii="Helv" w:hAnsi="Helv" w:cs="Helv"/>
            <w:color w:val="000000"/>
          </w:rPr>
          <w:t>the</w:t>
        </w:r>
        <w:r>
          <w:rPr>
            <w:rFonts w:ascii="Helv" w:eastAsia="Helv" w:hAnsi="Helv" w:cs="Helv"/>
            <w:color w:val="000000"/>
          </w:rPr>
          <w:t xml:space="preserve"> </w:t>
        </w:r>
        <w:r>
          <w:rPr>
            <w:rFonts w:ascii="Helv" w:hAnsi="Helv" w:cs="Helv"/>
            <w:color w:val="000000"/>
          </w:rPr>
          <w:t>stream</w:t>
        </w:r>
        <w:r>
          <w:rPr>
            <w:rFonts w:ascii="Helv" w:eastAsia="Helv" w:hAnsi="Helv" w:cs="Helv"/>
            <w:color w:val="000000"/>
          </w:rPr>
          <w:t xml:space="preserve"> </w:t>
        </w:r>
        <w:r>
          <w:rPr>
            <w:rFonts w:ascii="Helv" w:hAnsi="Helv" w:cs="Helv"/>
            <w:color w:val="000000"/>
          </w:rPr>
          <w:t>are</w:t>
        </w:r>
        <w:r>
          <w:rPr>
            <w:rFonts w:ascii="Helv" w:eastAsia="Helv" w:hAnsi="Helv" w:cs="Helv"/>
            <w:color w:val="000000"/>
          </w:rPr>
          <w:t xml:space="preserve"> </w:t>
        </w:r>
        <w:r>
          <w:rPr>
            <w:rFonts w:ascii="Helv" w:hAnsi="Helv" w:cs="Helv"/>
            <w:color w:val="000000"/>
          </w:rPr>
          <w:t>assumed</w:t>
        </w:r>
        <w:r>
          <w:rPr>
            <w:rFonts w:ascii="Helv" w:eastAsia="Helv" w:hAnsi="Helv" w:cs="Helv"/>
            <w:color w:val="000000"/>
          </w:rPr>
          <w:t xml:space="preserve"> </w:t>
        </w:r>
        <w:r>
          <w:rPr>
            <w:rFonts w:ascii="Helv" w:hAnsi="Helv" w:cs="Helv"/>
            <w:color w:val="000000"/>
          </w:rPr>
          <w:t>to</w:t>
        </w:r>
        <w:r>
          <w:rPr>
            <w:rFonts w:ascii="Helv" w:eastAsia="Helv" w:hAnsi="Helv" w:cs="Helv"/>
            <w:color w:val="000000"/>
          </w:rPr>
          <w:t xml:space="preserve"> </w:t>
        </w:r>
        <w:r>
          <w:rPr>
            <w:rFonts w:ascii="Helv" w:hAnsi="Helv" w:cs="Helv"/>
            <w:color w:val="000000"/>
          </w:rPr>
          <w:t>have</w:t>
        </w:r>
        <w:r>
          <w:rPr>
            <w:rFonts w:ascii="Helv" w:eastAsia="Helv" w:hAnsi="Helv" w:cs="Helv"/>
            <w:color w:val="000000"/>
          </w:rPr>
          <w:t xml:space="preserve"> </w:t>
        </w:r>
        <w:r>
          <w:rPr>
            <w:rFonts w:ascii="Helv" w:hAnsi="Helv" w:cs="Helv"/>
            <w:color w:val="000000"/>
          </w:rPr>
          <w:t>the</w:t>
        </w:r>
        <w:r>
          <w:rPr>
            <w:rFonts w:ascii="Helv" w:eastAsia="Helv" w:hAnsi="Helv" w:cs="Helv"/>
            <w:color w:val="000000"/>
          </w:rPr>
          <w:t xml:space="preserve"> </w:t>
        </w:r>
        <w:r>
          <w:rPr>
            <w:rFonts w:ascii="Helv" w:hAnsi="Helv" w:cs="Helv"/>
            <w:color w:val="000000"/>
          </w:rPr>
          <w:t>implied</w:t>
        </w:r>
        <w:r>
          <w:rPr>
            <w:rFonts w:ascii="Helv" w:eastAsia="Helv" w:hAnsi="Helv" w:cs="Helv"/>
            <w:color w:val="000000"/>
          </w:rPr>
          <w:t xml:space="preserve"> </w:t>
        </w:r>
        <w:r>
          <w:rPr>
            <w:rFonts w:ascii="Helv" w:hAnsi="Helv" w:cs="Helv"/>
            <w:color w:val="000000"/>
          </w:rPr>
          <w:t>byte</w:t>
        </w:r>
        <w:r>
          <w:rPr>
            <w:rFonts w:ascii="Helv" w:eastAsia="Helv" w:hAnsi="Helv" w:cs="Helv"/>
            <w:color w:val="000000"/>
          </w:rPr>
          <w:t xml:space="preserve"> </w:t>
        </w:r>
        <w:r>
          <w:rPr>
            <w:rFonts w:ascii="Helv" w:hAnsi="Helv" w:cs="Helv"/>
            <w:color w:val="000000"/>
          </w:rPr>
          <w:t>order</w:t>
        </w:r>
        <w:r>
          <w:rPr>
            <w:rFonts w:ascii="Helv" w:eastAsia="Helv" w:hAnsi="Helv" w:cs="Helv"/>
            <w:color w:val="000000"/>
          </w:rPr>
          <w:t xml:space="preserve"> </w:t>
        </w:r>
        <w:r>
          <w:rPr>
            <w:rFonts w:ascii="Helv" w:hAnsi="Helv" w:cs="Helv"/>
            <w:color w:val="000000"/>
          </w:rPr>
          <w:t>.</w:t>
        </w:r>
        <w:r>
          <w:rPr>
            <w:rFonts w:ascii="Helv" w:eastAsia="Helv" w:hAnsi="Helv" w:cs="Helv"/>
            <w:color w:val="000000"/>
          </w:rPr>
          <w:t xml:space="preserve"> </w:t>
        </w:r>
        <w:r>
          <w:rPr>
            <w:rFonts w:ascii="Helv" w:hAnsi="Helv" w:cs="Helv"/>
            <w:color w:val="000000"/>
          </w:rPr>
          <w:t>If</w:t>
        </w:r>
        <w:r>
          <w:rPr>
            <w:rFonts w:ascii="Helv" w:eastAsia="Helv" w:hAnsi="Helv" w:cs="Helv"/>
            <w:color w:val="000000"/>
          </w:rPr>
          <w:t xml:space="preserve"> </w:t>
        </w:r>
        <w:r>
          <w:rPr>
            <w:rFonts w:ascii="Helv" w:hAnsi="Helv" w:cs="Helv"/>
            <w:color w:val="000000"/>
          </w:rPr>
          <w:t>no</w:t>
        </w:r>
        <w:r>
          <w:rPr>
            <w:rFonts w:ascii="Helv" w:eastAsia="Helv" w:hAnsi="Helv" w:cs="Helv"/>
            <w:color w:val="000000"/>
          </w:rPr>
          <w:t xml:space="preserve"> </w:t>
        </w:r>
        <w:r>
          <w:rPr>
            <w:rFonts w:ascii="Helv" w:hAnsi="Helv" w:cs="Helv"/>
            <w:color w:val="000000"/>
          </w:rPr>
          <w:t>BOM</w:t>
        </w:r>
        <w:r>
          <w:rPr>
            <w:rFonts w:ascii="Helv" w:eastAsia="Helv" w:hAnsi="Helv" w:cs="Helv"/>
            <w:color w:val="000000"/>
          </w:rPr>
          <w:t xml:space="preserve"> </w:t>
        </w:r>
        <w:r>
          <w:rPr>
            <w:rFonts w:ascii="Helv" w:hAnsi="Helv" w:cs="Helv"/>
            <w:color w:val="000000"/>
          </w:rPr>
          <w:t>is</w:t>
        </w:r>
        <w:r>
          <w:rPr>
            <w:rFonts w:ascii="Helv" w:eastAsia="Helv" w:hAnsi="Helv" w:cs="Helv"/>
            <w:color w:val="000000"/>
          </w:rPr>
          <w:t xml:space="preserve"> </w:t>
        </w:r>
        <w:r>
          <w:rPr>
            <w:rFonts w:ascii="Helv" w:hAnsi="Helv" w:cs="Helv"/>
            <w:color w:val="000000"/>
          </w:rPr>
          <w:t>found</w:t>
        </w:r>
        <w:r>
          <w:rPr>
            <w:rFonts w:ascii="Helv" w:eastAsia="Helv" w:hAnsi="Helv" w:cs="Helv"/>
            <w:color w:val="000000"/>
          </w:rPr>
          <w:t xml:space="preserve"> </w:t>
        </w:r>
        <w:r>
          <w:rPr>
            <w:rFonts w:ascii="Helv" w:hAnsi="Helv" w:cs="Helv"/>
            <w:color w:val="000000"/>
          </w:rPr>
          <w:t>then</w:t>
        </w:r>
        <w:r>
          <w:rPr>
            <w:rFonts w:ascii="Helv" w:eastAsia="Helv" w:hAnsi="Helv" w:cs="Helv"/>
            <w:color w:val="000000"/>
          </w:rPr>
          <w:t xml:space="preserve"> </w:t>
        </w:r>
        <w:r>
          <w:rPr>
            <w:rFonts w:ascii="Helv" w:hAnsi="Helv" w:cs="Helv"/>
            <w:color w:val="000000"/>
          </w:rPr>
          <w:t>all</w:t>
        </w:r>
        <w:r>
          <w:rPr>
            <w:rFonts w:ascii="Helv" w:eastAsia="Helv" w:hAnsi="Helv" w:cs="Helv"/>
            <w:color w:val="000000"/>
          </w:rPr>
          <w:t xml:space="preserve"> </w:t>
        </w:r>
        <w:r>
          <w:rPr>
            <w:rFonts w:ascii="Helv" w:hAnsi="Helv" w:cs="Helv"/>
            <w:color w:val="000000"/>
          </w:rPr>
          <w:t>data</w:t>
        </w:r>
        <w:r>
          <w:rPr>
            <w:rFonts w:ascii="Helv" w:eastAsia="Helv" w:hAnsi="Helv" w:cs="Helv"/>
            <w:color w:val="000000"/>
          </w:rPr>
          <w:t xml:space="preserve"> </w:t>
        </w:r>
        <w:r>
          <w:rPr>
            <w:rFonts w:ascii="Helv" w:hAnsi="Helv" w:cs="Helv"/>
            <w:color w:val="000000"/>
          </w:rPr>
          <w:t>with</w:t>
        </w:r>
        <w:r>
          <w:rPr>
            <w:rFonts w:ascii="Helv" w:eastAsia="Helv" w:hAnsi="Helv" w:cs="Helv"/>
            <w:color w:val="000000"/>
          </w:rPr>
          <w:t xml:space="preserve"> </w:t>
        </w:r>
        <w:r>
          <w:rPr>
            <w:rFonts w:ascii="Helv" w:hAnsi="Helv" w:cs="Helv"/>
            <w:color w:val="000000"/>
          </w:rPr>
          <w:t>dfdl:encoding</w:t>
        </w:r>
        <w:r>
          <w:rPr>
            <w:rFonts w:ascii="Helv" w:eastAsia="Helv" w:hAnsi="Helv" w:cs="Helv"/>
            <w:color w:val="000000"/>
          </w:rPr>
          <w:t xml:space="preserve"> </w:t>
        </w:r>
        <w:r>
          <w:rPr>
            <w:rFonts w:ascii="Helv" w:hAnsi="Helv" w:cs="Helv"/>
            <w:color w:val="000000"/>
          </w:rPr>
          <w:t>UTF-32</w:t>
        </w:r>
        <w:r>
          <w:rPr>
            <w:rFonts w:ascii="Helv" w:eastAsia="Helv" w:hAnsi="Helv" w:cs="Helv"/>
            <w:color w:val="000000"/>
          </w:rPr>
          <w:t xml:space="preserve"> </w:t>
        </w:r>
        <w:r>
          <w:rPr>
            <w:rFonts w:ascii="Helv" w:hAnsi="Helv" w:cs="Helv"/>
            <w:color w:val="000000"/>
          </w:rPr>
          <w:t>throughout</w:t>
        </w:r>
        <w:r>
          <w:rPr>
            <w:rFonts w:ascii="Helv" w:eastAsia="Helv" w:hAnsi="Helv" w:cs="Helv"/>
            <w:color w:val="000000"/>
          </w:rPr>
          <w:t xml:space="preserve"> </w:t>
        </w:r>
        <w:r>
          <w:rPr>
            <w:rFonts w:ascii="Helv" w:hAnsi="Helv" w:cs="Helv"/>
            <w:color w:val="000000"/>
          </w:rPr>
          <w:t>the</w:t>
        </w:r>
        <w:r>
          <w:rPr>
            <w:rFonts w:ascii="Helv" w:eastAsia="Helv" w:hAnsi="Helv" w:cs="Helv"/>
            <w:color w:val="000000"/>
          </w:rPr>
          <w:t xml:space="preserve"> </w:t>
        </w:r>
        <w:r>
          <w:rPr>
            <w:rFonts w:ascii="Helv" w:hAnsi="Helv" w:cs="Helv"/>
            <w:color w:val="000000"/>
          </w:rPr>
          <w:t>rest</w:t>
        </w:r>
        <w:r>
          <w:rPr>
            <w:rFonts w:ascii="Helv" w:eastAsia="Helv" w:hAnsi="Helv" w:cs="Helv"/>
            <w:color w:val="000000"/>
          </w:rPr>
          <w:t xml:space="preserve"> </w:t>
        </w:r>
        <w:r>
          <w:rPr>
            <w:rFonts w:ascii="Helv" w:hAnsi="Helv" w:cs="Helv"/>
            <w:color w:val="000000"/>
          </w:rPr>
          <w:t>of</w:t>
        </w:r>
        <w:r>
          <w:rPr>
            <w:rFonts w:ascii="Helv" w:eastAsia="Helv" w:hAnsi="Helv" w:cs="Helv"/>
            <w:color w:val="000000"/>
          </w:rPr>
          <w:t xml:space="preserve"> </w:t>
        </w:r>
        <w:r>
          <w:rPr>
            <w:rFonts w:ascii="Helv" w:hAnsi="Helv" w:cs="Helv"/>
            <w:color w:val="000000"/>
          </w:rPr>
          <w:t>the</w:t>
        </w:r>
        <w:r>
          <w:rPr>
            <w:rFonts w:ascii="Helv" w:eastAsia="Helv" w:hAnsi="Helv" w:cs="Helv"/>
            <w:color w:val="000000"/>
          </w:rPr>
          <w:t xml:space="preserve"> </w:t>
        </w:r>
        <w:r>
          <w:rPr>
            <w:rFonts w:ascii="Helv" w:hAnsi="Helv" w:cs="Helv"/>
            <w:color w:val="000000"/>
          </w:rPr>
          <w:t>stream</w:t>
        </w:r>
        <w:r>
          <w:rPr>
            <w:rFonts w:ascii="Helv" w:eastAsia="Helv" w:hAnsi="Helv" w:cs="Helv"/>
            <w:color w:val="000000"/>
          </w:rPr>
          <w:t xml:space="preserve"> </w:t>
        </w:r>
        <w:r>
          <w:rPr>
            <w:rFonts w:ascii="Helv" w:hAnsi="Helv" w:cs="Helv"/>
            <w:color w:val="000000"/>
          </w:rPr>
          <w:t>are</w:t>
        </w:r>
        <w:r>
          <w:rPr>
            <w:rFonts w:ascii="Helv" w:eastAsia="Helv" w:hAnsi="Helv" w:cs="Helv"/>
            <w:color w:val="000000"/>
          </w:rPr>
          <w:t xml:space="preserve"> </w:t>
        </w:r>
        <w:r>
          <w:rPr>
            <w:rFonts w:ascii="Helv" w:hAnsi="Helv" w:cs="Helv"/>
            <w:color w:val="000000"/>
          </w:rPr>
          <w:t>assumed</w:t>
        </w:r>
        <w:r>
          <w:rPr>
            <w:rFonts w:ascii="Helv" w:eastAsia="Helv" w:hAnsi="Helv" w:cs="Helv"/>
            <w:color w:val="000000"/>
          </w:rPr>
          <w:t xml:space="preserve"> </w:t>
        </w:r>
        <w:r>
          <w:rPr>
            <w:rFonts w:ascii="Helv" w:hAnsi="Helv" w:cs="Helv"/>
            <w:color w:val="000000"/>
          </w:rPr>
          <w:t>to</w:t>
        </w:r>
        <w:r>
          <w:rPr>
            <w:rFonts w:ascii="Helv" w:eastAsia="Helv" w:hAnsi="Helv" w:cs="Helv"/>
            <w:color w:val="000000"/>
          </w:rPr>
          <w:t xml:space="preserve"> </w:t>
        </w:r>
        <w:r>
          <w:rPr>
            <w:rFonts w:ascii="Helv" w:hAnsi="Helv" w:cs="Helv"/>
            <w:color w:val="000000"/>
          </w:rPr>
          <w:t>have</w:t>
        </w:r>
        <w:r>
          <w:rPr>
            <w:rFonts w:ascii="Helv" w:eastAsia="Helv" w:hAnsi="Helv" w:cs="Helv"/>
            <w:color w:val="000000"/>
          </w:rPr>
          <w:t xml:space="preserve"> </w:t>
        </w:r>
        <w:r>
          <w:rPr>
            <w:rFonts w:ascii="Helv" w:hAnsi="Helv" w:cs="Helv"/>
            <w:color w:val="000000"/>
          </w:rPr>
          <w:t>big-endian</w:t>
        </w:r>
        <w:r>
          <w:rPr>
            <w:rFonts w:ascii="Helv" w:eastAsia="Helv" w:hAnsi="Helv" w:cs="Helv"/>
            <w:color w:val="000000"/>
          </w:rPr>
          <w:t xml:space="preserve"> </w:t>
        </w:r>
        <w:r>
          <w:rPr>
            <w:rFonts w:ascii="Helv" w:hAnsi="Helv" w:cs="Helv"/>
            <w:color w:val="000000"/>
          </w:rPr>
          <w:t>byte</w:t>
        </w:r>
        <w:r>
          <w:rPr>
            <w:rFonts w:ascii="Helv" w:eastAsia="Helv" w:hAnsi="Helv" w:cs="Helv"/>
            <w:color w:val="000000"/>
          </w:rPr>
          <w:t xml:space="preserve"> </w:t>
        </w:r>
        <w:r>
          <w:rPr>
            <w:rFonts w:ascii="Helv" w:hAnsi="Helv" w:cs="Helv"/>
            <w:color w:val="000000"/>
          </w:rPr>
          <w:t>order.</w:t>
        </w:r>
        <w:r>
          <w:rPr>
            <w:rFonts w:ascii="Helv" w:eastAsia="Helv" w:hAnsi="Helv" w:cs="Helv"/>
            <w:color w:val="000000"/>
          </w:rPr>
          <w:t xml:space="preserve"> </w:t>
        </w:r>
        <w:r>
          <w:rPr>
            <w:rFonts w:ascii="Helv" w:hAnsi="Helv" w:cs="Helv"/>
            <w:color w:val="000000"/>
          </w:rPr>
          <w:t>There</w:t>
        </w:r>
        <w:r>
          <w:rPr>
            <w:rFonts w:ascii="Helv" w:eastAsia="Helv" w:hAnsi="Helv" w:cs="Helv"/>
            <w:color w:val="000000"/>
          </w:rPr>
          <w:t xml:space="preserve"> </w:t>
        </w:r>
        <w:r>
          <w:rPr>
            <w:rFonts w:ascii="Helv" w:hAnsi="Helv" w:cs="Helv"/>
            <w:color w:val="000000"/>
          </w:rPr>
          <w:t>is</w:t>
        </w:r>
        <w:r>
          <w:rPr>
            <w:rFonts w:ascii="Helv" w:eastAsia="Helv" w:hAnsi="Helv" w:cs="Helv"/>
            <w:color w:val="000000"/>
          </w:rPr>
          <w:t xml:space="preserve"> </w:t>
        </w:r>
        <w:r>
          <w:rPr>
            <w:rFonts w:ascii="Helv" w:hAnsi="Helv" w:cs="Helv"/>
            <w:color w:val="000000"/>
          </w:rPr>
          <w:t>no</w:t>
        </w:r>
        <w:r>
          <w:rPr>
            <w:rFonts w:ascii="Helv" w:eastAsia="Helv" w:hAnsi="Helv" w:cs="Helv"/>
            <w:color w:val="000000"/>
          </w:rPr>
          <w:t xml:space="preserve"> </w:t>
        </w:r>
        <w:r>
          <w:rPr>
            <w:rFonts w:ascii="Helv" w:hAnsi="Helv" w:cs="Helv"/>
            <w:color w:val="000000"/>
          </w:rPr>
          <w:t>need</w:t>
        </w:r>
        <w:r>
          <w:rPr>
            <w:rFonts w:ascii="Helv" w:eastAsia="Helv" w:hAnsi="Helv" w:cs="Helv"/>
            <w:color w:val="000000"/>
          </w:rPr>
          <w:t xml:space="preserve"> </w:t>
        </w:r>
        <w:r>
          <w:rPr>
            <w:rFonts w:ascii="Helv" w:hAnsi="Helv" w:cs="Helv"/>
            <w:color w:val="000000"/>
          </w:rPr>
          <w:t>to</w:t>
        </w:r>
        <w:r>
          <w:rPr>
            <w:rFonts w:ascii="Helv" w:eastAsia="Helv" w:hAnsi="Helv" w:cs="Helv"/>
            <w:color w:val="000000"/>
          </w:rPr>
          <w:t xml:space="preserve"> </w:t>
        </w:r>
        <w:r>
          <w:rPr>
            <w:rFonts w:ascii="Helv" w:hAnsi="Helv" w:cs="Helv"/>
            <w:color w:val="000000"/>
          </w:rPr>
          <w:t>model</w:t>
        </w:r>
        <w:r>
          <w:rPr>
            <w:rFonts w:ascii="Helv" w:eastAsia="Helv" w:hAnsi="Helv" w:cs="Helv"/>
            <w:color w:val="000000"/>
          </w:rPr>
          <w:t xml:space="preserve"> </w:t>
        </w:r>
        <w:r>
          <w:rPr>
            <w:rFonts w:ascii="Helv" w:hAnsi="Helv" w:cs="Helv"/>
            <w:color w:val="000000"/>
          </w:rPr>
          <w:t>the</w:t>
        </w:r>
        <w:r>
          <w:rPr>
            <w:rFonts w:ascii="Helv" w:eastAsia="Helv" w:hAnsi="Helv" w:cs="Helv"/>
            <w:color w:val="000000"/>
          </w:rPr>
          <w:t xml:space="preserve"> </w:t>
        </w:r>
        <w:r>
          <w:rPr>
            <w:rFonts w:ascii="Helv" w:hAnsi="Helv" w:cs="Helv"/>
            <w:color w:val="000000"/>
          </w:rPr>
          <w:t>BOM</w:t>
        </w:r>
        <w:r>
          <w:rPr>
            <w:rFonts w:ascii="Helv" w:eastAsia="Helv" w:hAnsi="Helv" w:cs="Helv"/>
            <w:color w:val="000000"/>
          </w:rPr>
          <w:t xml:space="preserve"> </w:t>
        </w:r>
        <w:r>
          <w:rPr>
            <w:rFonts w:ascii="Helv" w:hAnsi="Helv" w:cs="Helv"/>
            <w:color w:val="000000"/>
          </w:rPr>
          <w:t>explicitly.</w:t>
        </w:r>
        <w:r>
          <w:rPr>
            <w:rFonts w:ascii="Helv" w:eastAsia="Helv" w:hAnsi="Helv" w:cs="Helv"/>
            <w:color w:val="000000"/>
          </w:rPr>
          <w:t xml:space="preserve"> </w:t>
        </w:r>
      </w:ins>
    </w:p>
    <w:p w14:paraId="0B8E1D9B" w14:textId="5490FEAD" w:rsidR="00FD322E" w:rsidRDefault="00FD322E" w:rsidP="00FD322E">
      <w:pPr>
        <w:autoSpaceDE w:val="0"/>
        <w:rPr>
          <w:ins w:id="7559" w:author="mbeckerle" w:date="2012-03-25T10:55:00Z"/>
          <w:rFonts w:ascii="Helv" w:hAnsi="Helv" w:cs="Helv"/>
          <w:color w:val="000000"/>
        </w:rPr>
      </w:pPr>
      <w:ins w:id="7560" w:author="mbeckerle" w:date="2012-03-25T10:55:00Z">
        <w:r>
          <w:rPr>
            <w:rFonts w:ascii="Helv" w:hAnsi="Helv" w:cs="Helv"/>
            <w:color w:val="000000"/>
          </w:rPr>
          <w:t>When</w:t>
        </w:r>
        <w:r>
          <w:rPr>
            <w:rFonts w:ascii="Helv" w:eastAsia="Helv" w:hAnsi="Helv" w:cs="Helv"/>
            <w:color w:val="000000"/>
          </w:rPr>
          <w:t xml:space="preserve"> </w:t>
        </w:r>
        <w:r>
          <w:rPr>
            <w:rFonts w:ascii="Helv" w:hAnsi="Helv" w:cs="Helv"/>
            <w:color w:val="000000"/>
          </w:rPr>
          <w:t>the</w:t>
        </w:r>
        <w:r>
          <w:rPr>
            <w:rFonts w:ascii="Helv" w:eastAsia="Helv" w:hAnsi="Helv" w:cs="Helv"/>
            <w:color w:val="000000"/>
          </w:rPr>
          <w:t xml:space="preserve"> </w:t>
        </w:r>
        <w:r>
          <w:rPr>
            <w:rFonts w:ascii="Helv" w:hAnsi="Helv" w:cs="Helv"/>
            <w:color w:val="000000"/>
          </w:rPr>
          <w:t>dfdl:encoding</w:t>
        </w:r>
        <w:r>
          <w:rPr>
            <w:rFonts w:ascii="Helv" w:eastAsia="Helv" w:hAnsi="Helv" w:cs="Helv"/>
            <w:color w:val="000000"/>
          </w:rPr>
          <w:t xml:space="preserve"> </w:t>
        </w:r>
        <w:commentRangeStart w:id="7561"/>
        <w:r w:rsidRPr="00F4230C">
          <w:t>property</w:t>
        </w:r>
        <w:r w:rsidRPr="00F4230C">
          <w:rPr>
            <w:rFonts w:eastAsia="Helv"/>
          </w:rPr>
          <w:t xml:space="preserve"> </w:t>
        </w:r>
        <w:r w:rsidRPr="00F4230C">
          <w:t>of</w:t>
        </w:r>
        <w:r w:rsidRPr="00F4230C">
          <w:rPr>
            <w:rFonts w:eastAsia="Default Sans Serif"/>
          </w:rPr>
          <w:t xml:space="preserve"> </w:t>
        </w:r>
        <w:r w:rsidRPr="00F4230C">
          <w:t>the</w:t>
        </w:r>
        <w:r w:rsidRPr="00F4230C">
          <w:rPr>
            <w:rFonts w:eastAsia="Default Sans Serif"/>
          </w:rPr>
          <w:t xml:space="preserve"> </w:t>
        </w:r>
        <w:r w:rsidRPr="00F4230C">
          <w:t>root</w:t>
        </w:r>
        <w:r w:rsidRPr="00F4230C">
          <w:rPr>
            <w:rFonts w:eastAsia="Default Sans Serif"/>
          </w:rPr>
          <w:t xml:space="preserve"> </w:t>
        </w:r>
        <w:r w:rsidRPr="00F4230C">
          <w:t>element</w:t>
        </w:r>
        <w:r w:rsidRPr="00F4230C">
          <w:rPr>
            <w:rFonts w:eastAsia="Default Sans Serif"/>
          </w:rPr>
          <w:t xml:space="preserve"> </w:t>
        </w:r>
        <w:r w:rsidRPr="00F4230C">
          <w:t>is</w:t>
        </w:r>
        <w:r w:rsidRPr="00F4230C">
          <w:rPr>
            <w:rFonts w:eastAsia="Default Sans Serif"/>
          </w:rPr>
          <w:t xml:space="preserve"> </w:t>
        </w:r>
        <w:r w:rsidRPr="00F4230C">
          <w:t>specified,</w:t>
        </w:r>
        <w:r w:rsidRPr="00F4230C">
          <w:rPr>
            <w:rFonts w:eastAsia="Default Sans Serif"/>
          </w:rPr>
          <w:t xml:space="preserve"> </w:t>
        </w:r>
        <w:r w:rsidRPr="00F4230C">
          <w:t>and</w:t>
        </w:r>
        <w:r w:rsidRPr="00F4230C">
          <w:rPr>
            <w:rFonts w:eastAsia="Default Sans Serif"/>
          </w:rPr>
          <w:t xml:space="preserve"> </w:t>
        </w:r>
        <w:r w:rsidRPr="00F4230C">
          <w:t>is</w:t>
        </w:r>
        <w:r w:rsidRPr="00F4230C">
          <w:rPr>
            <w:rFonts w:eastAsia="Default Sans Serif"/>
          </w:rPr>
          <w:t xml:space="preserve"> </w:t>
        </w:r>
        <w:r w:rsidRPr="00F4230C">
          <w:t>exactly</w:t>
        </w:r>
        <w:r w:rsidRPr="00F4230C">
          <w:rPr>
            <w:rFonts w:eastAsia="Default Sans Serif"/>
          </w:rPr>
          <w:t xml:space="preserve"> </w:t>
        </w:r>
        <w:r w:rsidRPr="00F4230C">
          <w:t>one</w:t>
        </w:r>
        <w:r w:rsidRPr="00F4230C">
          <w:rPr>
            <w:rFonts w:eastAsia="Default Sans Serif"/>
          </w:rPr>
          <w:t xml:space="preserve"> </w:t>
        </w:r>
        <w:r w:rsidRPr="00F4230C">
          <w:t>of</w:t>
        </w:r>
        <w:r w:rsidRPr="00F4230C">
          <w:rPr>
            <w:rFonts w:eastAsia="Default Sans Serif"/>
          </w:rPr>
          <w:t xml:space="preserve"> </w:t>
        </w:r>
        <w:r w:rsidRPr="00F4230C">
          <w:t>UTF-16LE,</w:t>
        </w:r>
        <w:r w:rsidRPr="00F4230C">
          <w:rPr>
            <w:rFonts w:eastAsia="Default Sans Serif"/>
          </w:rPr>
          <w:t xml:space="preserve"> </w:t>
        </w:r>
        <w:r w:rsidRPr="00F4230C">
          <w:t>UTF-16BE,</w:t>
        </w:r>
        <w:r w:rsidRPr="00F4230C">
          <w:rPr>
            <w:rFonts w:eastAsia="Default Sans Serif"/>
          </w:rPr>
          <w:t xml:space="preserve"> </w:t>
        </w:r>
        <w:r w:rsidRPr="00F4230C">
          <w:t>UTF-32LE</w:t>
        </w:r>
        <w:r w:rsidRPr="00F4230C">
          <w:rPr>
            <w:rFonts w:eastAsia="Default Sans Serif"/>
          </w:rPr>
          <w:t xml:space="preserve"> </w:t>
        </w:r>
        <w:r w:rsidRPr="00F4230C">
          <w:t>or</w:t>
        </w:r>
        <w:r w:rsidRPr="00F4230C">
          <w:rPr>
            <w:rFonts w:eastAsia="Default Sans Serif"/>
          </w:rPr>
          <w:t xml:space="preserve"> </w:t>
        </w:r>
        <w:r w:rsidRPr="00F4230C">
          <w:t>UTF-32BE</w:t>
        </w:r>
        <w:r w:rsidRPr="00F4230C">
          <w:rPr>
            <w:rFonts w:eastAsia="Default Sans Serif"/>
          </w:rPr>
          <w:t xml:space="preserve"> </w:t>
        </w:r>
        <w:r w:rsidRPr="00F4230C">
          <w:t>(or</w:t>
        </w:r>
        <w:r w:rsidRPr="00F4230C">
          <w:rPr>
            <w:rFonts w:eastAsia="Default Sans Serif"/>
          </w:rPr>
          <w:t xml:space="preserve"> </w:t>
        </w:r>
        <w:r w:rsidRPr="00F4230C">
          <w:t>CCSID</w:t>
        </w:r>
        <w:r w:rsidRPr="00F4230C">
          <w:rPr>
            <w:rFonts w:eastAsia="Default Sans Serif"/>
          </w:rPr>
          <w:t xml:space="preserve"> </w:t>
        </w:r>
        <w:r w:rsidRPr="00F4230C">
          <w:t>equivalents),</w:t>
        </w:r>
        <w:r w:rsidRPr="00F4230C">
          <w:rPr>
            <w:rFonts w:eastAsia="Default Sans Serif"/>
          </w:rPr>
          <w:t xml:space="preserve"> </w:t>
        </w:r>
        <w:r w:rsidRPr="00F4230C">
          <w:t>then</w:t>
        </w:r>
        <w:r w:rsidRPr="00F4230C">
          <w:rPr>
            <w:rFonts w:eastAsia="Default Sans Serif"/>
          </w:rPr>
          <w:t xml:space="preserve"> </w:t>
        </w:r>
        <w:r w:rsidRPr="00F4230C">
          <w:t>a</w:t>
        </w:r>
        <w:r w:rsidRPr="00F4230C">
          <w:rPr>
            <w:rFonts w:eastAsia="Helv"/>
          </w:rPr>
          <w:t xml:space="preserve"> </w:t>
        </w:r>
      </w:ins>
      <w:commentRangeEnd w:id="7561"/>
      <w:r w:rsidR="003A4DAB" w:rsidRPr="00F4230C">
        <w:commentReference w:id="7561"/>
      </w:r>
      <w:ins w:id="7562" w:author="mbeckerle" w:date="2012-03-25T10:55:00Z">
        <w:r w:rsidRPr="00F4230C">
          <w:t>DFDL</w:t>
        </w:r>
        <w:r>
          <w:rPr>
            <w:rFonts w:ascii="Helv" w:eastAsia="Helv" w:hAnsi="Helv" w:cs="Helv"/>
            <w:color w:val="000000"/>
          </w:rPr>
          <w:t xml:space="preserve"> </w:t>
        </w:r>
        <w:r>
          <w:rPr>
            <w:rFonts w:ascii="Helv" w:hAnsi="Helv" w:cs="Helv"/>
            <w:color w:val="000000"/>
          </w:rPr>
          <w:t>parser</w:t>
        </w:r>
        <w:r>
          <w:rPr>
            <w:rFonts w:ascii="Helv" w:eastAsia="Helv" w:hAnsi="Helv" w:cs="Helv"/>
            <w:color w:val="000000"/>
          </w:rPr>
          <w:t xml:space="preserve"> </w:t>
        </w:r>
        <w:r>
          <w:rPr>
            <w:rFonts w:ascii="Helv" w:hAnsi="Helv" w:cs="Helv"/>
            <w:color w:val="000000"/>
          </w:rPr>
          <w:t>will</w:t>
        </w:r>
        <w:r>
          <w:rPr>
            <w:rFonts w:ascii="Helv" w:eastAsia="Helv" w:hAnsi="Helv" w:cs="Helv"/>
            <w:color w:val="000000"/>
          </w:rPr>
          <w:t xml:space="preserve"> </w:t>
        </w:r>
        <w:r>
          <w:rPr>
            <w:rFonts w:ascii="Helv" w:hAnsi="Helv" w:cs="Helv"/>
            <w:b/>
            <w:bCs/>
            <w:color w:val="000000"/>
          </w:rPr>
          <w:t>not</w:t>
        </w:r>
        <w:r>
          <w:rPr>
            <w:rFonts w:ascii="Helv" w:eastAsia="Helv" w:hAnsi="Helv" w:cs="Helv"/>
            <w:color w:val="000000"/>
          </w:rPr>
          <w:t xml:space="preserve"> </w:t>
        </w:r>
        <w:r>
          <w:rPr>
            <w:rFonts w:ascii="Helv" w:hAnsi="Helv" w:cs="Helv"/>
            <w:color w:val="000000"/>
          </w:rPr>
          <w:t>look</w:t>
        </w:r>
        <w:r>
          <w:rPr>
            <w:rFonts w:ascii="Helv" w:eastAsia="Helv" w:hAnsi="Helv" w:cs="Helv"/>
            <w:color w:val="000000"/>
          </w:rPr>
          <w:t xml:space="preserve"> </w:t>
        </w:r>
        <w:r>
          <w:rPr>
            <w:rFonts w:ascii="Helv" w:hAnsi="Helv" w:cs="Helv"/>
            <w:color w:val="000000"/>
          </w:rPr>
          <w:t>for</w:t>
        </w:r>
        <w:r>
          <w:rPr>
            <w:rFonts w:ascii="Helv" w:eastAsia="Helv" w:hAnsi="Helv" w:cs="Helv"/>
            <w:color w:val="000000"/>
          </w:rPr>
          <w:t xml:space="preserve"> </w:t>
        </w:r>
        <w:r>
          <w:rPr>
            <w:rFonts w:ascii="Helv" w:hAnsi="Helv" w:cs="Helv"/>
            <w:color w:val="000000"/>
          </w:rPr>
          <w:t>the</w:t>
        </w:r>
        <w:r>
          <w:rPr>
            <w:rFonts w:ascii="Helv" w:eastAsia="Helv" w:hAnsi="Helv" w:cs="Helv"/>
            <w:color w:val="000000"/>
          </w:rPr>
          <w:t xml:space="preserve"> </w:t>
        </w:r>
        <w:r>
          <w:rPr>
            <w:rFonts w:ascii="Helv" w:hAnsi="Helv" w:cs="Helv"/>
            <w:color w:val="000000"/>
          </w:rPr>
          <w:t>appropriate</w:t>
        </w:r>
        <w:r>
          <w:rPr>
            <w:rFonts w:ascii="Helv" w:eastAsia="Helv" w:hAnsi="Helv" w:cs="Helv"/>
            <w:color w:val="000000"/>
          </w:rPr>
          <w:t xml:space="preserve"> </w:t>
        </w:r>
        <w:r>
          <w:rPr>
            <w:rFonts w:ascii="Helv" w:hAnsi="Helv" w:cs="Helv"/>
            <w:color w:val="000000"/>
          </w:rPr>
          <w:t>BOM.</w:t>
        </w:r>
        <w:r>
          <w:rPr>
            <w:rFonts w:ascii="Helv" w:eastAsia="Helv" w:hAnsi="Helv" w:cs="Helv"/>
            <w:color w:val="000000"/>
          </w:rPr>
          <w:t xml:space="preserve"> </w:t>
        </w:r>
        <w:r>
          <w:rPr>
            <w:rFonts w:ascii="Helv" w:hAnsi="Helv" w:cs="Helv"/>
            <w:color w:val="000000"/>
          </w:rPr>
          <w:t>The</w:t>
        </w:r>
        <w:r>
          <w:rPr>
            <w:rFonts w:ascii="Helv" w:eastAsia="Helv" w:hAnsi="Helv" w:cs="Helv"/>
            <w:color w:val="000000"/>
          </w:rPr>
          <w:t xml:space="preserve"> </w:t>
        </w:r>
        <w:r>
          <w:rPr>
            <w:rFonts w:ascii="Helv" w:hAnsi="Helv" w:cs="Helv"/>
            <w:color w:val="000000"/>
          </w:rPr>
          <w:t>byte</w:t>
        </w:r>
        <w:r>
          <w:rPr>
            <w:rFonts w:ascii="Helv" w:eastAsia="Helv" w:hAnsi="Helv" w:cs="Helv"/>
            <w:color w:val="000000"/>
          </w:rPr>
          <w:t xml:space="preserve"> </w:t>
        </w:r>
        <w:r>
          <w:rPr>
            <w:rFonts w:ascii="Helv" w:hAnsi="Helv" w:cs="Helv"/>
            <w:color w:val="000000"/>
          </w:rPr>
          <w:t>order</w:t>
        </w:r>
        <w:r>
          <w:rPr>
            <w:rFonts w:ascii="Helv" w:eastAsia="Helv" w:hAnsi="Helv" w:cs="Helv"/>
            <w:color w:val="000000"/>
          </w:rPr>
          <w:t xml:space="preserve"> </w:t>
        </w:r>
        <w:r>
          <w:rPr>
            <w:rFonts w:ascii="Helv" w:hAnsi="Helv" w:cs="Helv"/>
            <w:color w:val="000000"/>
          </w:rPr>
          <w:t>to</w:t>
        </w:r>
        <w:r>
          <w:rPr>
            <w:rFonts w:ascii="Helv" w:eastAsia="Helv" w:hAnsi="Helv" w:cs="Helv"/>
            <w:color w:val="000000"/>
          </w:rPr>
          <w:t xml:space="preserve"> </w:t>
        </w:r>
        <w:r>
          <w:rPr>
            <w:rFonts w:ascii="Helv" w:hAnsi="Helv" w:cs="Helv"/>
            <w:color w:val="000000"/>
          </w:rPr>
          <w:t>use</w:t>
        </w:r>
        <w:r>
          <w:rPr>
            <w:rFonts w:ascii="Helv" w:eastAsia="Helv" w:hAnsi="Helv" w:cs="Helv"/>
            <w:color w:val="000000"/>
          </w:rPr>
          <w:t xml:space="preserve"> </w:t>
        </w:r>
        <w:r>
          <w:rPr>
            <w:rFonts w:ascii="Helv" w:hAnsi="Helv" w:cs="Helv"/>
            <w:color w:val="000000"/>
          </w:rPr>
          <w:t>is</w:t>
        </w:r>
        <w:r>
          <w:rPr>
            <w:rFonts w:ascii="Helv" w:eastAsia="Helv" w:hAnsi="Helv" w:cs="Helv"/>
            <w:color w:val="000000"/>
          </w:rPr>
          <w:t xml:space="preserve"> </w:t>
        </w:r>
        <w:r>
          <w:rPr>
            <w:rFonts w:ascii="Helv" w:hAnsi="Helv" w:cs="Helv"/>
            <w:color w:val="000000"/>
          </w:rPr>
          <w:t>implicit</w:t>
        </w:r>
        <w:r>
          <w:rPr>
            <w:rFonts w:ascii="Helv" w:eastAsia="Helv" w:hAnsi="Helv" w:cs="Helv"/>
            <w:color w:val="000000"/>
          </w:rPr>
          <w:t xml:space="preserve"> </w:t>
        </w:r>
        <w:r>
          <w:rPr>
            <w:rFonts w:ascii="Helv" w:hAnsi="Helv" w:cs="Helv"/>
            <w:color w:val="000000"/>
          </w:rPr>
          <w:t>in</w:t>
        </w:r>
        <w:r>
          <w:rPr>
            <w:rFonts w:ascii="Helv" w:eastAsia="Helv" w:hAnsi="Helv" w:cs="Helv"/>
            <w:color w:val="000000"/>
          </w:rPr>
          <w:t xml:space="preserve"> </w:t>
        </w:r>
        <w:r>
          <w:rPr>
            <w:rFonts w:ascii="Helv" w:hAnsi="Helv" w:cs="Helv"/>
            <w:color w:val="000000"/>
          </w:rPr>
          <w:t>the</w:t>
        </w:r>
        <w:r>
          <w:rPr>
            <w:rFonts w:ascii="Helv" w:eastAsia="Helv" w:hAnsi="Helv" w:cs="Helv"/>
            <w:color w:val="000000"/>
          </w:rPr>
          <w:t xml:space="preserve"> </w:t>
        </w:r>
        <w:r>
          <w:rPr>
            <w:rFonts w:ascii="Helv" w:hAnsi="Helv" w:cs="Helv"/>
            <w:color w:val="000000"/>
          </w:rPr>
          <w:t>encoding.</w:t>
        </w:r>
        <w:r>
          <w:rPr>
            <w:rFonts w:ascii="Helv" w:eastAsia="Helv" w:hAnsi="Helv" w:cs="Helv"/>
            <w:color w:val="000000"/>
          </w:rPr>
          <w:t xml:space="preserve"> </w:t>
        </w:r>
        <w:r>
          <w:rPr>
            <w:rFonts w:ascii="Helv" w:hAnsi="Helv" w:cs="Helv"/>
            <w:color w:val="000000"/>
          </w:rPr>
          <w:t>If</w:t>
        </w:r>
        <w:r>
          <w:rPr>
            <w:rFonts w:ascii="Helv" w:eastAsia="Helv" w:hAnsi="Helv" w:cs="Helv"/>
            <w:color w:val="000000"/>
          </w:rPr>
          <w:t xml:space="preserve"> </w:t>
        </w:r>
        <w:r>
          <w:rPr>
            <w:rFonts w:ascii="Helv" w:hAnsi="Helv" w:cs="Helv"/>
            <w:color w:val="000000"/>
          </w:rPr>
          <w:t>a</w:t>
        </w:r>
        <w:r>
          <w:rPr>
            <w:rFonts w:ascii="Helv" w:eastAsia="Helv" w:hAnsi="Helv" w:cs="Helv"/>
            <w:color w:val="000000"/>
          </w:rPr>
          <w:t xml:space="preserve"> </w:t>
        </w:r>
        <w:r>
          <w:rPr>
            <w:rFonts w:ascii="Helv" w:hAnsi="Helv" w:cs="Helv"/>
            <w:color w:val="000000"/>
          </w:rPr>
          <w:t>BOM</w:t>
        </w:r>
        <w:r>
          <w:rPr>
            <w:rFonts w:ascii="Helv" w:eastAsia="Helv" w:hAnsi="Helv" w:cs="Helv"/>
            <w:color w:val="000000"/>
          </w:rPr>
          <w:t xml:space="preserve"> </w:t>
        </w:r>
        <w:r>
          <w:rPr>
            <w:rFonts w:ascii="Helv" w:hAnsi="Helv" w:cs="Helv"/>
            <w:color w:val="000000"/>
          </w:rPr>
          <w:t>does</w:t>
        </w:r>
        <w:r>
          <w:rPr>
            <w:rFonts w:ascii="Helv" w:eastAsia="Helv" w:hAnsi="Helv" w:cs="Helv"/>
            <w:color w:val="000000"/>
          </w:rPr>
          <w:t xml:space="preserve"> </w:t>
        </w:r>
        <w:r>
          <w:rPr>
            <w:rFonts w:ascii="Helv" w:hAnsi="Helv" w:cs="Helv"/>
            <w:color w:val="000000"/>
          </w:rPr>
          <w:t>appear</w:t>
        </w:r>
        <w:r>
          <w:rPr>
            <w:rFonts w:ascii="Helv" w:eastAsia="Helv" w:hAnsi="Helv" w:cs="Helv"/>
            <w:color w:val="000000"/>
          </w:rPr>
          <w:t xml:space="preserve"> </w:t>
        </w:r>
        <w:r>
          <w:rPr>
            <w:rFonts w:ascii="Helv" w:hAnsi="Helv" w:cs="Helv"/>
            <w:color w:val="000000"/>
          </w:rPr>
          <w:t>at</w:t>
        </w:r>
        <w:r>
          <w:rPr>
            <w:rFonts w:ascii="Helv" w:eastAsia="Helv" w:hAnsi="Helv" w:cs="Helv"/>
            <w:color w:val="000000"/>
          </w:rPr>
          <w:t xml:space="preserve"> </w:t>
        </w:r>
        <w:r>
          <w:rPr>
            <w:rFonts w:ascii="Helv" w:hAnsi="Helv" w:cs="Helv"/>
            <w:color w:val="000000"/>
          </w:rPr>
          <w:t>the</w:t>
        </w:r>
        <w:r>
          <w:rPr>
            <w:rFonts w:ascii="Helv" w:eastAsia="Helv" w:hAnsi="Helv" w:cs="Helv"/>
            <w:color w:val="000000"/>
          </w:rPr>
          <w:t xml:space="preserve"> </w:t>
        </w:r>
        <w:r>
          <w:rPr>
            <w:rFonts w:ascii="Helv" w:hAnsi="Helv" w:cs="Helv"/>
            <w:color w:val="000000"/>
          </w:rPr>
          <w:t>start</w:t>
        </w:r>
        <w:r>
          <w:rPr>
            <w:rFonts w:ascii="Helv" w:eastAsia="Helv" w:hAnsi="Helv" w:cs="Helv"/>
            <w:color w:val="000000"/>
          </w:rPr>
          <w:t xml:space="preserve"> </w:t>
        </w:r>
        <w:r>
          <w:rPr>
            <w:rFonts w:ascii="Helv" w:hAnsi="Helv" w:cs="Helv"/>
            <w:color w:val="000000"/>
          </w:rPr>
          <w:t>of</w:t>
        </w:r>
        <w:r>
          <w:rPr>
            <w:rFonts w:ascii="Helv" w:eastAsia="Helv" w:hAnsi="Helv" w:cs="Helv"/>
            <w:color w:val="000000"/>
          </w:rPr>
          <w:t xml:space="preserve"> </w:t>
        </w:r>
        <w:r>
          <w:rPr>
            <w:rFonts w:ascii="Helv" w:hAnsi="Helv" w:cs="Helv"/>
            <w:color w:val="000000"/>
          </w:rPr>
          <w:t>the</w:t>
        </w:r>
        <w:r>
          <w:rPr>
            <w:rFonts w:ascii="Helv" w:eastAsia="Helv" w:hAnsi="Helv" w:cs="Helv"/>
            <w:color w:val="000000"/>
          </w:rPr>
          <w:t xml:space="preserve"> </w:t>
        </w:r>
        <w:r>
          <w:rPr>
            <w:rFonts w:ascii="Helv" w:hAnsi="Helv" w:cs="Helv"/>
            <w:color w:val="000000"/>
          </w:rPr>
          <w:t>data</w:t>
        </w:r>
        <w:r>
          <w:rPr>
            <w:rFonts w:ascii="Helv" w:eastAsia="Helv" w:hAnsi="Helv" w:cs="Helv"/>
            <w:color w:val="000000"/>
          </w:rPr>
          <w:t xml:space="preserve"> </w:t>
        </w:r>
        <w:r>
          <w:rPr>
            <w:rFonts w:ascii="Helv" w:hAnsi="Helv" w:cs="Helv"/>
            <w:color w:val="000000"/>
          </w:rPr>
          <w:t>stream,</w:t>
        </w:r>
        <w:r>
          <w:rPr>
            <w:rFonts w:ascii="Helv" w:eastAsia="Helv" w:hAnsi="Helv" w:cs="Helv"/>
            <w:color w:val="000000"/>
          </w:rPr>
          <w:t xml:space="preserve"> </w:t>
        </w:r>
        <w:r>
          <w:rPr>
            <w:rFonts w:ascii="Helv" w:hAnsi="Helv" w:cs="Helv"/>
            <w:color w:val="000000"/>
          </w:rPr>
          <w:t>then</w:t>
        </w:r>
        <w:r>
          <w:rPr>
            <w:rFonts w:ascii="Helv" w:eastAsia="Helv" w:hAnsi="Helv" w:cs="Helv"/>
            <w:color w:val="000000"/>
          </w:rPr>
          <w:t xml:space="preserve"> </w:t>
        </w:r>
        <w:r>
          <w:rPr>
            <w:rFonts w:ascii="Helv" w:hAnsi="Helv" w:cs="Helv"/>
            <w:color w:val="000000"/>
          </w:rPr>
          <w:t>it</w:t>
        </w:r>
        <w:r>
          <w:rPr>
            <w:rFonts w:ascii="Helv" w:eastAsia="Helv" w:hAnsi="Helv" w:cs="Helv"/>
            <w:color w:val="000000"/>
          </w:rPr>
          <w:t xml:space="preserve"> </w:t>
        </w:r>
        <w:r>
          <w:rPr>
            <w:rFonts w:ascii="Helv" w:hAnsi="Helv" w:cs="Helv"/>
            <w:color w:val="000000"/>
          </w:rPr>
          <w:t>must</w:t>
        </w:r>
        <w:r>
          <w:rPr>
            <w:rFonts w:ascii="Helv" w:eastAsia="Helv" w:hAnsi="Helv" w:cs="Helv"/>
            <w:color w:val="000000"/>
          </w:rPr>
          <w:t xml:space="preserve"> </w:t>
        </w:r>
        <w:r>
          <w:rPr>
            <w:rFonts w:ascii="Helv" w:hAnsi="Helv" w:cs="Helv"/>
            <w:color w:val="000000"/>
          </w:rPr>
          <w:t>be</w:t>
        </w:r>
        <w:r>
          <w:rPr>
            <w:rFonts w:ascii="Helv" w:eastAsia="Helv" w:hAnsi="Helv" w:cs="Helv"/>
            <w:color w:val="000000"/>
          </w:rPr>
          <w:t xml:space="preserve"> </w:t>
        </w:r>
        <w:r>
          <w:rPr>
            <w:rFonts w:ascii="Helv" w:hAnsi="Helv" w:cs="Helv"/>
            <w:color w:val="000000"/>
          </w:rPr>
          <w:t>explicitly</w:t>
        </w:r>
        <w:r>
          <w:rPr>
            <w:rFonts w:ascii="Helv" w:eastAsia="Helv" w:hAnsi="Helv" w:cs="Helv"/>
            <w:color w:val="000000"/>
          </w:rPr>
          <w:t xml:space="preserve"> </w:t>
        </w:r>
        <w:r>
          <w:rPr>
            <w:rFonts w:ascii="Helv" w:hAnsi="Helv" w:cs="Helv"/>
            <w:color w:val="000000"/>
          </w:rPr>
          <w:t>modelled</w:t>
        </w:r>
        <w:r>
          <w:rPr>
            <w:rFonts w:ascii="Helv" w:eastAsia="Helv" w:hAnsi="Helv" w:cs="Helv"/>
            <w:color w:val="000000"/>
          </w:rPr>
          <w:t xml:space="preserve"> </w:t>
        </w:r>
        <w:r>
          <w:rPr>
            <w:rFonts w:ascii="Helv" w:hAnsi="Helv" w:cs="Helv"/>
            <w:color w:val="000000"/>
          </w:rPr>
          <w:t>as</w:t>
        </w:r>
        <w:r>
          <w:rPr>
            <w:rFonts w:ascii="Helv" w:eastAsia="Helv" w:hAnsi="Helv" w:cs="Helv"/>
            <w:color w:val="000000"/>
          </w:rPr>
          <w:t xml:space="preserve"> </w:t>
        </w:r>
        <w:r>
          <w:rPr>
            <w:rFonts w:ascii="Helv" w:hAnsi="Helv" w:cs="Helv"/>
            <w:color w:val="000000"/>
          </w:rPr>
          <w:t>such,</w:t>
        </w:r>
        <w:r>
          <w:rPr>
            <w:rFonts w:ascii="Helv" w:eastAsia="Helv" w:hAnsi="Helv" w:cs="Helv"/>
            <w:color w:val="000000"/>
          </w:rPr>
          <w:t xml:space="preserve"> </w:t>
        </w:r>
        <w:r>
          <w:rPr>
            <w:rFonts w:ascii="Helv" w:hAnsi="Helv" w:cs="Helv"/>
            <w:color w:val="000000"/>
          </w:rPr>
          <w:t>otherwise</w:t>
        </w:r>
        <w:r>
          <w:rPr>
            <w:rFonts w:ascii="Helv" w:eastAsia="Helv" w:hAnsi="Helv" w:cs="Helv"/>
            <w:color w:val="000000"/>
          </w:rPr>
          <w:t xml:space="preserve"> </w:t>
        </w:r>
        <w:r>
          <w:rPr>
            <w:rFonts w:ascii="Helv" w:hAnsi="Helv" w:cs="Helv"/>
            <w:color w:val="000000"/>
          </w:rPr>
          <w:t>if</w:t>
        </w:r>
        <w:r>
          <w:rPr>
            <w:rFonts w:ascii="Helv" w:eastAsia="Helv" w:hAnsi="Helv" w:cs="Helv"/>
            <w:color w:val="000000"/>
          </w:rPr>
          <w:t xml:space="preserve"> </w:t>
        </w:r>
        <w:r>
          <w:rPr>
            <w:rFonts w:ascii="Helv" w:hAnsi="Helv" w:cs="Helv"/>
            <w:color w:val="000000"/>
          </w:rPr>
          <w:t>parsed</w:t>
        </w:r>
        <w:r>
          <w:rPr>
            <w:rFonts w:ascii="Helv" w:eastAsia="Helv" w:hAnsi="Helv" w:cs="Helv"/>
            <w:color w:val="000000"/>
          </w:rPr>
          <w:t xml:space="preserve"> </w:t>
        </w:r>
        <w:r>
          <w:rPr>
            <w:rFonts w:ascii="Helv" w:hAnsi="Helv" w:cs="Helv"/>
            <w:color w:val="000000"/>
          </w:rPr>
          <w:t>as</w:t>
        </w:r>
        <w:r>
          <w:rPr>
            <w:rFonts w:ascii="Helv" w:eastAsia="Helv" w:hAnsi="Helv" w:cs="Helv"/>
            <w:color w:val="000000"/>
          </w:rPr>
          <w:t xml:space="preserve"> </w:t>
        </w:r>
        <w:r>
          <w:rPr>
            <w:rFonts w:ascii="Helv" w:hAnsi="Helv" w:cs="Helv"/>
            <w:color w:val="000000"/>
          </w:rPr>
          <w:t>part</w:t>
        </w:r>
        <w:r>
          <w:rPr>
            <w:rFonts w:ascii="Helv" w:eastAsia="Helv" w:hAnsi="Helv" w:cs="Helv"/>
            <w:color w:val="000000"/>
          </w:rPr>
          <w:t xml:space="preserve"> </w:t>
        </w:r>
        <w:r>
          <w:rPr>
            <w:rFonts w:ascii="Helv" w:hAnsi="Helv" w:cs="Helv"/>
            <w:color w:val="000000"/>
          </w:rPr>
          <w:t>of</w:t>
        </w:r>
        <w:r>
          <w:rPr>
            <w:rFonts w:ascii="Helv" w:eastAsia="Helv" w:hAnsi="Helv" w:cs="Helv"/>
            <w:color w:val="000000"/>
          </w:rPr>
          <w:t xml:space="preserve"> </w:t>
        </w:r>
        <w:r>
          <w:rPr>
            <w:rFonts w:ascii="Helv" w:hAnsi="Helv" w:cs="Helv"/>
            <w:color w:val="000000"/>
          </w:rPr>
          <w:t>an</w:t>
        </w:r>
        <w:r>
          <w:rPr>
            <w:rFonts w:ascii="Helv" w:eastAsia="Helv" w:hAnsi="Helv" w:cs="Helv"/>
            <w:color w:val="000000"/>
          </w:rPr>
          <w:t xml:space="preserve"> </w:t>
        </w:r>
        <w:r>
          <w:rPr>
            <w:rFonts w:ascii="Helv" w:hAnsi="Helv" w:cs="Helv"/>
            <w:color w:val="000000"/>
          </w:rPr>
          <w:t>xs:string</w:t>
        </w:r>
        <w:r>
          <w:rPr>
            <w:rFonts w:ascii="Helv" w:eastAsia="Helv" w:hAnsi="Helv" w:cs="Helv"/>
            <w:color w:val="000000"/>
          </w:rPr>
          <w:t xml:space="preserve"> </w:t>
        </w:r>
        <w:r>
          <w:rPr>
            <w:rFonts w:ascii="Helv" w:hAnsi="Helv" w:cs="Helv"/>
            <w:color w:val="000000"/>
          </w:rPr>
          <w:t>it</w:t>
        </w:r>
        <w:r>
          <w:rPr>
            <w:rFonts w:ascii="Helv" w:eastAsia="Helv" w:hAnsi="Helv" w:cs="Helv"/>
            <w:color w:val="000000"/>
          </w:rPr>
          <w:t xml:space="preserve"> </w:t>
        </w:r>
        <w:r>
          <w:rPr>
            <w:rFonts w:ascii="Helv" w:hAnsi="Helv" w:cs="Helv"/>
            <w:color w:val="000000"/>
          </w:rPr>
          <w:t>will</w:t>
        </w:r>
        <w:r>
          <w:rPr>
            <w:rFonts w:ascii="Helv" w:eastAsia="Helv" w:hAnsi="Helv" w:cs="Helv"/>
            <w:color w:val="000000"/>
          </w:rPr>
          <w:t xml:space="preserve"> </w:t>
        </w:r>
        <w:r>
          <w:rPr>
            <w:rFonts w:ascii="Helv" w:hAnsi="Helv" w:cs="Helv"/>
            <w:color w:val="000000"/>
          </w:rPr>
          <w:t>be</w:t>
        </w:r>
        <w:r>
          <w:rPr>
            <w:rFonts w:ascii="Helv" w:eastAsia="Helv" w:hAnsi="Helv" w:cs="Helv"/>
            <w:color w:val="000000"/>
          </w:rPr>
          <w:t xml:space="preserve"> </w:t>
        </w:r>
        <w:r>
          <w:rPr>
            <w:rFonts w:ascii="Helv" w:hAnsi="Helv" w:cs="Helv"/>
            <w:color w:val="000000"/>
          </w:rPr>
          <w:t>interpreted</w:t>
        </w:r>
        <w:r>
          <w:rPr>
            <w:rFonts w:ascii="Helv" w:eastAsia="Helv" w:hAnsi="Helv" w:cs="Helv"/>
            <w:color w:val="000000"/>
          </w:rPr>
          <w:t xml:space="preserve"> </w:t>
        </w:r>
        <w:r>
          <w:rPr>
            <w:rFonts w:ascii="Helv" w:hAnsi="Helv" w:cs="Helv"/>
            <w:color w:val="000000"/>
          </w:rPr>
          <w:t>as</w:t>
        </w:r>
        <w:r>
          <w:rPr>
            <w:rFonts w:ascii="Helv" w:eastAsia="Helv" w:hAnsi="Helv" w:cs="Helv"/>
            <w:color w:val="000000"/>
          </w:rPr>
          <w:t xml:space="preserve"> </w:t>
        </w:r>
        <w:r>
          <w:rPr>
            <w:rFonts w:ascii="Helv" w:hAnsi="Helv" w:cs="Helv"/>
            <w:color w:val="000000"/>
          </w:rPr>
          <w:t>a</w:t>
        </w:r>
        <w:r>
          <w:rPr>
            <w:rFonts w:ascii="Helv" w:eastAsia="Helv" w:hAnsi="Helv" w:cs="Helv"/>
            <w:color w:val="000000"/>
          </w:rPr>
          <w:t xml:space="preserve"> </w:t>
        </w:r>
        <w:r>
          <w:rPr>
            <w:rFonts w:ascii="Helv" w:hAnsi="Helv" w:cs="Helv"/>
            <w:color w:val="000000"/>
          </w:rPr>
          <w:t>zero-width</w:t>
        </w:r>
        <w:r>
          <w:rPr>
            <w:rFonts w:ascii="Helv" w:eastAsia="Helv" w:hAnsi="Helv" w:cs="Helv"/>
            <w:color w:val="000000"/>
          </w:rPr>
          <w:t xml:space="preserve"> </w:t>
        </w:r>
        <w:r>
          <w:rPr>
            <w:rFonts w:ascii="Helv" w:hAnsi="Helv" w:cs="Helv"/>
            <w:color w:val="000000"/>
          </w:rPr>
          <w:t>non-breaking</w:t>
        </w:r>
        <w:r>
          <w:rPr>
            <w:rFonts w:ascii="Helv" w:eastAsia="Helv" w:hAnsi="Helv" w:cs="Helv"/>
            <w:color w:val="000000"/>
          </w:rPr>
          <w:t xml:space="preserve"> </w:t>
        </w:r>
        <w:r>
          <w:rPr>
            <w:rFonts w:ascii="Helv" w:hAnsi="Helv" w:cs="Helv"/>
            <w:color w:val="000000"/>
          </w:rPr>
          <w:t>space</w:t>
        </w:r>
        <w:r>
          <w:rPr>
            <w:rFonts w:ascii="Helv" w:eastAsia="Helv" w:hAnsi="Helv" w:cs="Helv"/>
            <w:color w:val="000000"/>
          </w:rPr>
          <w:t xml:space="preserve"> </w:t>
        </w:r>
        <w:r>
          <w:rPr>
            <w:rFonts w:ascii="Helv" w:hAnsi="Helv" w:cs="Helv"/>
            <w:color w:val="000000"/>
          </w:rPr>
          <w:t>(ZWNBS)</w:t>
        </w:r>
        <w:r>
          <w:rPr>
            <w:rFonts w:ascii="Helv" w:eastAsia="Helv" w:hAnsi="Helv" w:cs="Helv"/>
            <w:color w:val="000000"/>
          </w:rPr>
          <w:t xml:space="preserve"> </w:t>
        </w:r>
        <w:r>
          <w:rPr>
            <w:rFonts w:ascii="Helv" w:hAnsi="Helv" w:cs="Helv"/>
            <w:color w:val="000000"/>
          </w:rPr>
          <w:t>character.</w:t>
        </w:r>
      </w:ins>
    </w:p>
    <w:p w14:paraId="7099E9B4" w14:textId="77777777" w:rsidR="00FD322E" w:rsidRDefault="00FD322E" w:rsidP="00FD322E">
      <w:pPr>
        <w:autoSpaceDE w:val="0"/>
        <w:rPr>
          <w:ins w:id="7563" w:author="mbeckerle" w:date="2012-03-25T10:55:00Z"/>
          <w:rFonts w:ascii="Helv" w:eastAsia="Helv" w:hAnsi="Helv" w:cs="Helv"/>
          <w:color w:val="000000"/>
        </w:rPr>
      </w:pPr>
      <w:ins w:id="7564" w:author="mbeckerle" w:date="2012-03-25T10:55:00Z">
        <w:r>
          <w:rPr>
            <w:rFonts w:ascii="Helv" w:hAnsi="Helv" w:cs="Helv"/>
            <w:color w:val="000000"/>
          </w:rPr>
          <w:t>The</w:t>
        </w:r>
        <w:r>
          <w:rPr>
            <w:rFonts w:ascii="Helv" w:eastAsia="Helv" w:hAnsi="Helv" w:cs="Helv"/>
            <w:color w:val="000000"/>
          </w:rPr>
          <w:t xml:space="preserve"> </w:t>
        </w:r>
        <w:r>
          <w:rPr>
            <w:rFonts w:ascii="Helv" w:hAnsi="Helv" w:cs="Helv"/>
            <w:color w:val="000000"/>
          </w:rPr>
          <w:t>dfdl:byteOrder</w:t>
        </w:r>
        <w:r>
          <w:rPr>
            <w:rFonts w:ascii="Helv" w:eastAsia="Helv" w:hAnsi="Helv" w:cs="Helv"/>
            <w:color w:val="000000"/>
          </w:rPr>
          <w:t xml:space="preserve"> </w:t>
        </w:r>
        <w:r>
          <w:rPr>
            <w:rFonts w:ascii="Helv" w:hAnsi="Helv" w:cs="Helv"/>
            <w:color w:val="000000"/>
          </w:rPr>
          <w:t>property</w:t>
        </w:r>
        <w:r>
          <w:rPr>
            <w:rFonts w:ascii="Helv" w:eastAsia="Helv" w:hAnsi="Helv" w:cs="Helv"/>
            <w:color w:val="000000"/>
          </w:rPr>
          <w:t xml:space="preserve"> </w:t>
        </w:r>
        <w:r>
          <w:rPr>
            <w:rFonts w:ascii="Helv" w:hAnsi="Helv" w:cs="Helv"/>
            <w:color w:val="000000"/>
          </w:rPr>
          <w:t>is</w:t>
        </w:r>
        <w:r>
          <w:rPr>
            <w:rFonts w:ascii="Helv" w:eastAsia="Helv" w:hAnsi="Helv" w:cs="Helv"/>
            <w:color w:val="000000"/>
          </w:rPr>
          <w:t xml:space="preserve"> </w:t>
        </w:r>
        <w:r>
          <w:rPr>
            <w:rFonts w:ascii="Helv" w:hAnsi="Helv" w:cs="Helv"/>
            <w:color w:val="000000"/>
          </w:rPr>
          <w:t>never</w:t>
        </w:r>
        <w:r>
          <w:rPr>
            <w:rFonts w:ascii="Helv" w:eastAsia="Helv" w:hAnsi="Helv" w:cs="Helv"/>
            <w:color w:val="000000"/>
          </w:rPr>
          <w:t xml:space="preserve"> </w:t>
        </w:r>
        <w:r>
          <w:rPr>
            <w:rFonts w:ascii="Helv" w:hAnsi="Helv" w:cs="Helv"/>
            <w:color w:val="000000"/>
          </w:rPr>
          <w:t>used</w:t>
        </w:r>
        <w:r>
          <w:rPr>
            <w:rFonts w:ascii="Helv" w:eastAsia="Helv" w:hAnsi="Helv" w:cs="Helv"/>
            <w:color w:val="000000"/>
          </w:rPr>
          <w:t xml:space="preserve"> </w:t>
        </w:r>
        <w:r>
          <w:rPr>
            <w:rFonts w:ascii="Helv" w:hAnsi="Helv" w:cs="Helv"/>
            <w:color w:val="000000"/>
          </w:rPr>
          <w:t>to</w:t>
        </w:r>
        <w:r>
          <w:rPr>
            <w:rFonts w:ascii="Helv" w:eastAsia="Helv" w:hAnsi="Helv" w:cs="Helv"/>
            <w:color w:val="000000"/>
          </w:rPr>
          <w:t xml:space="preserve"> </w:t>
        </w:r>
        <w:r>
          <w:rPr>
            <w:rFonts w:ascii="Helv" w:hAnsi="Helv" w:cs="Helv"/>
            <w:color w:val="000000"/>
          </w:rPr>
          <w:t>establish</w:t>
        </w:r>
        <w:r>
          <w:rPr>
            <w:rFonts w:ascii="Helv" w:eastAsia="Helv" w:hAnsi="Helv" w:cs="Helv"/>
            <w:color w:val="000000"/>
          </w:rPr>
          <w:t xml:space="preserve"> </w:t>
        </w:r>
        <w:r>
          <w:rPr>
            <w:rFonts w:ascii="Helv" w:hAnsi="Helv" w:cs="Helv"/>
            <w:color w:val="000000"/>
          </w:rPr>
          <w:t>the</w:t>
        </w:r>
        <w:r>
          <w:rPr>
            <w:rFonts w:ascii="Helv" w:eastAsia="Helv" w:hAnsi="Helv" w:cs="Helv"/>
            <w:color w:val="000000"/>
          </w:rPr>
          <w:t xml:space="preserve"> </w:t>
        </w:r>
        <w:r>
          <w:rPr>
            <w:rFonts w:ascii="Helv" w:hAnsi="Helv" w:cs="Helv"/>
            <w:color w:val="000000"/>
          </w:rPr>
          <w:t>byte</w:t>
        </w:r>
        <w:r>
          <w:rPr>
            <w:rFonts w:ascii="Helv" w:eastAsia="Helv" w:hAnsi="Helv" w:cs="Helv"/>
            <w:color w:val="000000"/>
          </w:rPr>
          <w:t xml:space="preserve"> </w:t>
        </w:r>
        <w:r>
          <w:rPr>
            <w:rFonts w:ascii="Helv" w:hAnsi="Helv" w:cs="Helv"/>
            <w:color w:val="000000"/>
          </w:rPr>
          <w:t>order</w:t>
        </w:r>
        <w:r>
          <w:rPr>
            <w:rFonts w:ascii="Helv" w:eastAsia="Helv" w:hAnsi="Helv" w:cs="Helv"/>
            <w:color w:val="000000"/>
          </w:rPr>
          <w:t xml:space="preserve"> </w:t>
        </w:r>
        <w:r>
          <w:rPr>
            <w:rFonts w:ascii="Helv" w:hAnsi="Helv" w:cs="Helv"/>
            <w:color w:val="000000"/>
          </w:rPr>
          <w:t>for</w:t>
        </w:r>
        <w:r>
          <w:rPr>
            <w:rFonts w:ascii="Helv" w:eastAsia="Helv" w:hAnsi="Helv" w:cs="Helv"/>
            <w:color w:val="000000"/>
          </w:rPr>
          <w:t xml:space="preserve"> </w:t>
        </w:r>
        <w:r>
          <w:rPr>
            <w:rFonts w:ascii="Helv" w:hAnsi="Helv" w:cs="Helv"/>
            <w:color w:val="000000"/>
          </w:rPr>
          <w:t>Unicode</w:t>
        </w:r>
        <w:r>
          <w:rPr>
            <w:rFonts w:ascii="Helv" w:eastAsia="Helv" w:hAnsi="Helv" w:cs="Helv"/>
            <w:color w:val="000000"/>
          </w:rPr>
          <w:t xml:space="preserve"> </w:t>
        </w:r>
        <w:r>
          <w:rPr>
            <w:rFonts w:ascii="Helv" w:hAnsi="Helv" w:cs="Helv"/>
            <w:color w:val="000000"/>
          </w:rPr>
          <w:t>encodings.</w:t>
        </w:r>
        <w:r>
          <w:rPr>
            <w:rFonts w:ascii="Helv" w:eastAsia="Helv" w:hAnsi="Helv" w:cs="Helv"/>
            <w:color w:val="000000"/>
          </w:rPr>
          <w:t xml:space="preserve"> </w:t>
        </w:r>
      </w:ins>
    </w:p>
    <w:p w14:paraId="44432F98" w14:textId="77777777" w:rsidR="00FD322E" w:rsidRDefault="00FD322E" w:rsidP="00FD322E">
      <w:pPr>
        <w:autoSpaceDE w:val="0"/>
        <w:rPr>
          <w:ins w:id="7565" w:author="mbeckerle" w:date="2012-03-25T10:55:00Z"/>
          <w:rFonts w:ascii="Helv" w:hAnsi="Helv" w:cs="Helv"/>
          <w:color w:val="000000"/>
        </w:rPr>
      </w:pPr>
      <w:ins w:id="7566" w:author="mbeckerle" w:date="2012-03-25T10:55:00Z">
        <w:r>
          <w:rPr>
            <w:rFonts w:ascii="Helv" w:hAnsi="Helv" w:cs="Helv"/>
            <w:color w:val="000000"/>
          </w:rPr>
          <w:t>The</w:t>
        </w:r>
        <w:r>
          <w:rPr>
            <w:rFonts w:ascii="Helv" w:eastAsia="Helv" w:hAnsi="Helv" w:cs="Helv"/>
            <w:color w:val="000000"/>
          </w:rPr>
          <w:t xml:space="preserve"> </w:t>
        </w:r>
        <w:r>
          <w:rPr>
            <w:rFonts w:ascii="Helv" w:hAnsi="Helv" w:cs="Helv"/>
            <w:color w:val="000000"/>
          </w:rPr>
          <w:t>parser</w:t>
        </w:r>
        <w:r>
          <w:rPr>
            <w:rFonts w:ascii="Helv" w:eastAsia="Helv" w:hAnsi="Helv" w:cs="Helv"/>
            <w:color w:val="000000"/>
          </w:rPr>
          <w:t xml:space="preserve"> </w:t>
        </w:r>
        <w:r>
          <w:rPr>
            <w:rFonts w:ascii="Helv" w:hAnsi="Helv" w:cs="Helv"/>
            <w:color w:val="000000"/>
          </w:rPr>
          <w:t>never</w:t>
        </w:r>
        <w:r>
          <w:rPr>
            <w:rFonts w:ascii="Helv" w:eastAsia="Helv" w:hAnsi="Helv" w:cs="Helv"/>
            <w:color w:val="000000"/>
          </w:rPr>
          <w:t xml:space="preserve"> </w:t>
        </w:r>
        <w:r>
          <w:rPr>
            <w:rFonts w:ascii="Helv" w:hAnsi="Helv" w:cs="Helv"/>
            <w:color w:val="000000"/>
          </w:rPr>
          <w:t>looks</w:t>
        </w:r>
        <w:r>
          <w:rPr>
            <w:rFonts w:ascii="Helv" w:eastAsia="Helv" w:hAnsi="Helv" w:cs="Helv"/>
            <w:color w:val="000000"/>
          </w:rPr>
          <w:t xml:space="preserve"> </w:t>
        </w:r>
        <w:r>
          <w:rPr>
            <w:rFonts w:ascii="Helv" w:hAnsi="Helv" w:cs="Helv"/>
            <w:color w:val="000000"/>
          </w:rPr>
          <w:t>for</w:t>
        </w:r>
        <w:r>
          <w:rPr>
            <w:rFonts w:ascii="Helv" w:eastAsia="Helv" w:hAnsi="Helv" w:cs="Helv"/>
            <w:color w:val="000000"/>
          </w:rPr>
          <w:t xml:space="preserve"> </w:t>
        </w:r>
        <w:r>
          <w:rPr>
            <w:rFonts w:ascii="Helv" w:hAnsi="Helv" w:cs="Helv"/>
            <w:color w:val="000000"/>
          </w:rPr>
          <w:t>a</w:t>
        </w:r>
        <w:r>
          <w:rPr>
            <w:rFonts w:ascii="Helv" w:eastAsia="Helv" w:hAnsi="Helv" w:cs="Helv"/>
            <w:color w:val="000000"/>
          </w:rPr>
          <w:t xml:space="preserve"> </w:t>
        </w:r>
        <w:r>
          <w:rPr>
            <w:rFonts w:ascii="Helv" w:hAnsi="Helv" w:cs="Helv"/>
            <w:color w:val="000000"/>
          </w:rPr>
          <w:t>BOM</w:t>
        </w:r>
        <w:r>
          <w:rPr>
            <w:rFonts w:ascii="Helv" w:eastAsia="Helv" w:hAnsi="Helv" w:cs="Helv"/>
            <w:color w:val="000000"/>
          </w:rPr>
          <w:t xml:space="preserve"> </w:t>
        </w:r>
        <w:r>
          <w:rPr>
            <w:rFonts w:ascii="Helv" w:hAnsi="Helv" w:cs="Helv"/>
            <w:color w:val="000000"/>
          </w:rPr>
          <w:t>at</w:t>
        </w:r>
        <w:r>
          <w:rPr>
            <w:rFonts w:ascii="Helv" w:eastAsia="Helv" w:hAnsi="Helv" w:cs="Helv"/>
            <w:color w:val="000000"/>
          </w:rPr>
          <w:t xml:space="preserve"> </w:t>
        </w:r>
        <w:r>
          <w:rPr>
            <w:rFonts w:ascii="Helv" w:hAnsi="Helv" w:cs="Helv"/>
            <w:color w:val="000000"/>
          </w:rPr>
          <w:t>any</w:t>
        </w:r>
        <w:r>
          <w:rPr>
            <w:rFonts w:ascii="Helv" w:eastAsia="Helv" w:hAnsi="Helv" w:cs="Helv"/>
            <w:color w:val="000000"/>
          </w:rPr>
          <w:t xml:space="preserve"> </w:t>
        </w:r>
        <w:r>
          <w:rPr>
            <w:rFonts w:ascii="Helv" w:hAnsi="Helv" w:cs="Helv"/>
            <w:color w:val="000000"/>
          </w:rPr>
          <w:t>other</w:t>
        </w:r>
        <w:r>
          <w:rPr>
            <w:rFonts w:ascii="Helv" w:eastAsia="Helv" w:hAnsi="Helv" w:cs="Helv"/>
            <w:color w:val="000000"/>
          </w:rPr>
          <w:t xml:space="preserve"> </w:t>
        </w:r>
        <w:r>
          <w:rPr>
            <w:rFonts w:ascii="Helv" w:hAnsi="Helv" w:cs="Helv"/>
            <w:color w:val="000000"/>
          </w:rPr>
          <w:t>point</w:t>
        </w:r>
        <w:r>
          <w:rPr>
            <w:rFonts w:ascii="Helv" w:eastAsia="Helv" w:hAnsi="Helv" w:cs="Helv"/>
            <w:color w:val="000000"/>
          </w:rPr>
          <w:t xml:space="preserve"> </w:t>
        </w:r>
        <w:r>
          <w:rPr>
            <w:rFonts w:ascii="Helv" w:hAnsi="Helv" w:cs="Helv"/>
            <w:color w:val="000000"/>
          </w:rPr>
          <w:t>in</w:t>
        </w:r>
        <w:r>
          <w:rPr>
            <w:rFonts w:ascii="Helv" w:eastAsia="Helv" w:hAnsi="Helv" w:cs="Helv"/>
            <w:color w:val="000000"/>
          </w:rPr>
          <w:t xml:space="preserve"> </w:t>
        </w:r>
        <w:r>
          <w:rPr>
            <w:rFonts w:ascii="Helv" w:hAnsi="Helv" w:cs="Helv"/>
            <w:color w:val="000000"/>
          </w:rPr>
          <w:t>the</w:t>
        </w:r>
        <w:r>
          <w:rPr>
            <w:rFonts w:ascii="Helv" w:eastAsia="Helv" w:hAnsi="Helv" w:cs="Helv"/>
            <w:color w:val="000000"/>
          </w:rPr>
          <w:t xml:space="preserve"> </w:t>
        </w:r>
        <w:r>
          <w:rPr>
            <w:rFonts w:ascii="Helv" w:hAnsi="Helv" w:cs="Helv"/>
            <w:color w:val="000000"/>
          </w:rPr>
          <w:t>data</w:t>
        </w:r>
        <w:r>
          <w:rPr>
            <w:rFonts w:ascii="Helv" w:eastAsia="Helv" w:hAnsi="Helv" w:cs="Helv"/>
            <w:color w:val="000000"/>
          </w:rPr>
          <w:t xml:space="preserve"> </w:t>
        </w:r>
        <w:r>
          <w:rPr>
            <w:rFonts w:ascii="Helv" w:hAnsi="Helv" w:cs="Helv"/>
            <w:color w:val="000000"/>
          </w:rPr>
          <w:t>stream.</w:t>
        </w:r>
        <w:r>
          <w:rPr>
            <w:rFonts w:ascii="Helv" w:eastAsia="Helv" w:hAnsi="Helv" w:cs="Helv"/>
            <w:color w:val="000000"/>
          </w:rPr>
          <w:t xml:space="preserve"> </w:t>
        </w:r>
        <w:r>
          <w:rPr>
            <w:rFonts w:ascii="Helv" w:hAnsi="Helv" w:cs="Helv"/>
            <w:color w:val="000000"/>
          </w:rPr>
          <w:t>If</w:t>
        </w:r>
        <w:r>
          <w:rPr>
            <w:rFonts w:ascii="Helv" w:eastAsia="Helv" w:hAnsi="Helv" w:cs="Helv"/>
            <w:color w:val="000000"/>
          </w:rPr>
          <w:t xml:space="preserve"> </w:t>
        </w:r>
        <w:r>
          <w:rPr>
            <w:rFonts w:ascii="Helv" w:hAnsi="Helv" w:cs="Helv"/>
            <w:color w:val="000000"/>
          </w:rPr>
          <w:t>a</w:t>
        </w:r>
        <w:r>
          <w:rPr>
            <w:rFonts w:ascii="Helv" w:eastAsia="Helv" w:hAnsi="Helv" w:cs="Helv"/>
            <w:color w:val="000000"/>
          </w:rPr>
          <w:t xml:space="preserve"> </w:t>
        </w:r>
        <w:r>
          <w:rPr>
            <w:rFonts w:ascii="Helv" w:hAnsi="Helv" w:cs="Helv"/>
            <w:color w:val="000000"/>
          </w:rPr>
          <w:t>BOM</w:t>
        </w:r>
        <w:r>
          <w:rPr>
            <w:rFonts w:ascii="Helv" w:eastAsia="Helv" w:hAnsi="Helv" w:cs="Helv"/>
            <w:color w:val="000000"/>
          </w:rPr>
          <w:t xml:space="preserve"> </w:t>
        </w:r>
        <w:r>
          <w:rPr>
            <w:rFonts w:ascii="Helv" w:hAnsi="Helv" w:cs="Helv"/>
            <w:color w:val="000000"/>
          </w:rPr>
          <w:t>does</w:t>
        </w:r>
        <w:r>
          <w:rPr>
            <w:rFonts w:ascii="Helv" w:eastAsia="Helv" w:hAnsi="Helv" w:cs="Helv"/>
            <w:color w:val="000000"/>
          </w:rPr>
          <w:t xml:space="preserve"> </w:t>
        </w:r>
        <w:r>
          <w:rPr>
            <w:rFonts w:ascii="Helv" w:hAnsi="Helv" w:cs="Helv"/>
            <w:color w:val="000000"/>
          </w:rPr>
          <w:t>appear</w:t>
        </w:r>
        <w:r>
          <w:rPr>
            <w:rFonts w:ascii="Helv" w:eastAsia="Helv" w:hAnsi="Helv" w:cs="Helv"/>
            <w:color w:val="000000"/>
          </w:rPr>
          <w:t xml:space="preserve"> </w:t>
        </w:r>
        <w:r>
          <w:rPr>
            <w:rFonts w:ascii="Helv" w:hAnsi="Helv" w:cs="Helv"/>
            <w:color w:val="000000"/>
          </w:rPr>
          <w:t>at</w:t>
        </w:r>
        <w:r>
          <w:rPr>
            <w:rFonts w:ascii="Helv" w:eastAsia="Helv" w:hAnsi="Helv" w:cs="Helv"/>
            <w:color w:val="000000"/>
          </w:rPr>
          <w:t xml:space="preserve"> </w:t>
        </w:r>
        <w:r>
          <w:rPr>
            <w:rFonts w:ascii="Helv" w:hAnsi="Helv" w:cs="Helv"/>
            <w:color w:val="000000"/>
          </w:rPr>
          <w:t>any</w:t>
        </w:r>
        <w:r>
          <w:rPr>
            <w:rFonts w:ascii="Helv" w:eastAsia="Helv" w:hAnsi="Helv" w:cs="Helv"/>
            <w:color w:val="000000"/>
          </w:rPr>
          <w:t xml:space="preserve"> </w:t>
        </w:r>
        <w:r>
          <w:rPr>
            <w:rFonts w:ascii="Helv" w:hAnsi="Helv" w:cs="Helv"/>
            <w:color w:val="000000"/>
          </w:rPr>
          <w:t>other</w:t>
        </w:r>
        <w:r>
          <w:rPr>
            <w:rFonts w:ascii="Helv" w:eastAsia="Helv" w:hAnsi="Helv" w:cs="Helv"/>
            <w:color w:val="000000"/>
          </w:rPr>
          <w:t xml:space="preserve"> </w:t>
        </w:r>
        <w:r>
          <w:rPr>
            <w:rFonts w:ascii="Helv" w:hAnsi="Helv" w:cs="Helv"/>
            <w:color w:val="000000"/>
          </w:rPr>
          <w:t>point,</w:t>
        </w:r>
        <w:r>
          <w:rPr>
            <w:rFonts w:ascii="Helv" w:eastAsia="Helv" w:hAnsi="Helv" w:cs="Helv"/>
            <w:color w:val="000000"/>
          </w:rPr>
          <w:t xml:space="preserve"> </w:t>
        </w:r>
        <w:r>
          <w:rPr>
            <w:rFonts w:ascii="Helv" w:hAnsi="Helv" w:cs="Helv"/>
            <w:color w:val="000000"/>
          </w:rPr>
          <w:t>then</w:t>
        </w:r>
        <w:r>
          <w:rPr>
            <w:rFonts w:ascii="Helv" w:eastAsia="Helv" w:hAnsi="Helv" w:cs="Helv"/>
            <w:color w:val="000000"/>
          </w:rPr>
          <w:t xml:space="preserve"> </w:t>
        </w:r>
        <w:r>
          <w:rPr>
            <w:rFonts w:ascii="Helv" w:hAnsi="Helv" w:cs="Helv"/>
            <w:color w:val="000000"/>
          </w:rPr>
          <w:t>it</w:t>
        </w:r>
        <w:r>
          <w:rPr>
            <w:rFonts w:ascii="Helv" w:eastAsia="Helv" w:hAnsi="Helv" w:cs="Helv"/>
            <w:color w:val="000000"/>
          </w:rPr>
          <w:t xml:space="preserve"> </w:t>
        </w:r>
        <w:r>
          <w:rPr>
            <w:rFonts w:ascii="Helv" w:hAnsi="Helv" w:cs="Helv"/>
            <w:color w:val="000000"/>
          </w:rPr>
          <w:t>must</w:t>
        </w:r>
        <w:r>
          <w:rPr>
            <w:rFonts w:ascii="Helv" w:eastAsia="Helv" w:hAnsi="Helv" w:cs="Helv"/>
            <w:color w:val="000000"/>
          </w:rPr>
          <w:t xml:space="preserve"> </w:t>
        </w:r>
        <w:r>
          <w:rPr>
            <w:rFonts w:ascii="Helv" w:hAnsi="Helv" w:cs="Helv"/>
            <w:color w:val="000000"/>
          </w:rPr>
          <w:t>be</w:t>
        </w:r>
        <w:r>
          <w:rPr>
            <w:rFonts w:ascii="Helv" w:eastAsia="Helv" w:hAnsi="Helv" w:cs="Helv"/>
            <w:color w:val="000000"/>
          </w:rPr>
          <w:t xml:space="preserve"> </w:t>
        </w:r>
        <w:r>
          <w:rPr>
            <w:rFonts w:ascii="Helv" w:hAnsi="Helv" w:cs="Helv"/>
            <w:color w:val="000000"/>
          </w:rPr>
          <w:t>explicitly</w:t>
        </w:r>
        <w:r>
          <w:rPr>
            <w:rFonts w:ascii="Helv" w:eastAsia="Helv" w:hAnsi="Helv" w:cs="Helv"/>
            <w:color w:val="000000"/>
          </w:rPr>
          <w:t xml:space="preserve"> </w:t>
        </w:r>
      </w:ins>
      <w:ins w:id="7567" w:author="mbeckerle" w:date="2012-03-25T11:02:00Z">
        <w:r>
          <w:rPr>
            <w:rFonts w:ascii="Helv" w:hAnsi="Helv" w:cs="Helv"/>
            <w:color w:val="000000"/>
          </w:rPr>
          <w:t>modeled as a separate element. O</w:t>
        </w:r>
      </w:ins>
      <w:ins w:id="7568" w:author="mbeckerle" w:date="2012-03-25T10:55:00Z">
        <w:r>
          <w:rPr>
            <w:rFonts w:ascii="Helv" w:hAnsi="Helv" w:cs="Helv"/>
            <w:color w:val="000000"/>
          </w:rPr>
          <w:t>therwise</w:t>
        </w:r>
        <w:r>
          <w:rPr>
            <w:rFonts w:ascii="Helv" w:eastAsia="Helv" w:hAnsi="Helv" w:cs="Helv"/>
            <w:color w:val="000000"/>
          </w:rPr>
          <w:t xml:space="preserve"> </w:t>
        </w:r>
        <w:r>
          <w:rPr>
            <w:rFonts w:ascii="Helv" w:hAnsi="Helv" w:cs="Helv"/>
            <w:color w:val="000000"/>
          </w:rPr>
          <w:t>if</w:t>
        </w:r>
        <w:r>
          <w:rPr>
            <w:rFonts w:ascii="Helv" w:eastAsia="Helv" w:hAnsi="Helv" w:cs="Helv"/>
            <w:color w:val="000000"/>
          </w:rPr>
          <w:t xml:space="preserve"> </w:t>
        </w:r>
        <w:r>
          <w:rPr>
            <w:rFonts w:ascii="Helv" w:hAnsi="Helv" w:cs="Helv"/>
            <w:color w:val="000000"/>
          </w:rPr>
          <w:t>parsed</w:t>
        </w:r>
        <w:r>
          <w:rPr>
            <w:rFonts w:ascii="Helv" w:eastAsia="Helv" w:hAnsi="Helv" w:cs="Helv"/>
            <w:color w:val="000000"/>
          </w:rPr>
          <w:t xml:space="preserve"> </w:t>
        </w:r>
        <w:r>
          <w:rPr>
            <w:rFonts w:ascii="Helv" w:hAnsi="Helv" w:cs="Helv"/>
            <w:color w:val="000000"/>
          </w:rPr>
          <w:t>as</w:t>
        </w:r>
        <w:r>
          <w:rPr>
            <w:rFonts w:ascii="Helv" w:eastAsia="Helv" w:hAnsi="Helv" w:cs="Helv"/>
            <w:color w:val="000000"/>
          </w:rPr>
          <w:t xml:space="preserve"> </w:t>
        </w:r>
        <w:r>
          <w:rPr>
            <w:rFonts w:ascii="Helv" w:hAnsi="Helv" w:cs="Helv"/>
            <w:color w:val="000000"/>
          </w:rPr>
          <w:t>part</w:t>
        </w:r>
        <w:r>
          <w:rPr>
            <w:rFonts w:ascii="Helv" w:eastAsia="Helv" w:hAnsi="Helv" w:cs="Helv"/>
            <w:color w:val="000000"/>
          </w:rPr>
          <w:t xml:space="preserve"> </w:t>
        </w:r>
        <w:r>
          <w:rPr>
            <w:rFonts w:ascii="Helv" w:hAnsi="Helv" w:cs="Helv"/>
            <w:color w:val="000000"/>
          </w:rPr>
          <w:t>of</w:t>
        </w:r>
        <w:r>
          <w:rPr>
            <w:rFonts w:ascii="Helv" w:eastAsia="Helv" w:hAnsi="Helv" w:cs="Helv"/>
            <w:color w:val="000000"/>
          </w:rPr>
          <w:t xml:space="preserve"> </w:t>
        </w:r>
        <w:r>
          <w:rPr>
            <w:rFonts w:ascii="Helv" w:hAnsi="Helv" w:cs="Helv"/>
            <w:color w:val="000000"/>
          </w:rPr>
          <w:t>an</w:t>
        </w:r>
        <w:r>
          <w:rPr>
            <w:rFonts w:ascii="Helv" w:eastAsia="Helv" w:hAnsi="Helv" w:cs="Helv"/>
            <w:color w:val="000000"/>
          </w:rPr>
          <w:t xml:space="preserve"> </w:t>
        </w:r>
        <w:r>
          <w:rPr>
            <w:rFonts w:ascii="Helv" w:hAnsi="Helv" w:cs="Helv"/>
            <w:color w:val="000000"/>
          </w:rPr>
          <w:t>xs:string</w:t>
        </w:r>
        <w:r>
          <w:rPr>
            <w:rFonts w:ascii="Helv" w:eastAsia="Helv" w:hAnsi="Helv" w:cs="Helv"/>
            <w:color w:val="000000"/>
          </w:rPr>
          <w:t xml:space="preserve"> </w:t>
        </w:r>
        <w:r>
          <w:rPr>
            <w:rFonts w:ascii="Helv" w:hAnsi="Helv" w:cs="Helv"/>
            <w:color w:val="000000"/>
          </w:rPr>
          <w:t>it</w:t>
        </w:r>
        <w:r>
          <w:rPr>
            <w:rFonts w:ascii="Helv" w:eastAsia="Helv" w:hAnsi="Helv" w:cs="Helv"/>
            <w:color w:val="000000"/>
          </w:rPr>
          <w:t xml:space="preserve"> </w:t>
        </w:r>
        <w:r>
          <w:rPr>
            <w:rFonts w:ascii="Helv" w:hAnsi="Helv" w:cs="Helv"/>
            <w:color w:val="000000"/>
          </w:rPr>
          <w:t>will</w:t>
        </w:r>
        <w:r>
          <w:rPr>
            <w:rFonts w:ascii="Helv" w:eastAsia="Helv" w:hAnsi="Helv" w:cs="Helv"/>
            <w:color w:val="000000"/>
          </w:rPr>
          <w:t xml:space="preserve"> </w:t>
        </w:r>
        <w:r>
          <w:rPr>
            <w:rFonts w:ascii="Helv" w:hAnsi="Helv" w:cs="Helv"/>
            <w:color w:val="000000"/>
          </w:rPr>
          <w:t>be</w:t>
        </w:r>
        <w:r>
          <w:rPr>
            <w:rFonts w:ascii="Helv" w:eastAsia="Helv" w:hAnsi="Helv" w:cs="Helv"/>
            <w:color w:val="000000"/>
          </w:rPr>
          <w:t xml:space="preserve"> </w:t>
        </w:r>
        <w:r>
          <w:rPr>
            <w:rFonts w:ascii="Helv" w:hAnsi="Helv" w:cs="Helv"/>
            <w:color w:val="000000"/>
          </w:rPr>
          <w:t>interpreted</w:t>
        </w:r>
        <w:r>
          <w:rPr>
            <w:rFonts w:ascii="Helv" w:eastAsia="Helv" w:hAnsi="Helv" w:cs="Helv"/>
            <w:color w:val="000000"/>
          </w:rPr>
          <w:t xml:space="preserve"> </w:t>
        </w:r>
        <w:r>
          <w:rPr>
            <w:rFonts w:ascii="Helv" w:hAnsi="Helv" w:cs="Helv"/>
            <w:color w:val="000000"/>
          </w:rPr>
          <w:t>as</w:t>
        </w:r>
        <w:r>
          <w:rPr>
            <w:rFonts w:ascii="Helv" w:eastAsia="Helv" w:hAnsi="Helv" w:cs="Helv"/>
            <w:color w:val="000000"/>
          </w:rPr>
          <w:t xml:space="preserve"> </w:t>
        </w:r>
        <w:r>
          <w:rPr>
            <w:rFonts w:ascii="Helv" w:hAnsi="Helv" w:cs="Helv"/>
            <w:color w:val="000000"/>
          </w:rPr>
          <w:t>a</w:t>
        </w:r>
        <w:r>
          <w:rPr>
            <w:rFonts w:ascii="Helv" w:eastAsia="Helv" w:hAnsi="Helv" w:cs="Helv"/>
            <w:color w:val="000000"/>
          </w:rPr>
          <w:t xml:space="preserve"> </w:t>
        </w:r>
        <w:r>
          <w:rPr>
            <w:rFonts w:ascii="Helv" w:hAnsi="Helv" w:cs="Helv"/>
            <w:color w:val="000000"/>
          </w:rPr>
          <w:t>ZWNBS</w:t>
        </w:r>
        <w:r>
          <w:rPr>
            <w:rFonts w:ascii="Helv" w:eastAsia="Helv" w:hAnsi="Helv" w:cs="Helv"/>
            <w:color w:val="000000"/>
          </w:rPr>
          <w:t xml:space="preserve"> </w:t>
        </w:r>
        <w:r>
          <w:rPr>
            <w:rFonts w:ascii="Helv" w:hAnsi="Helv" w:cs="Helv"/>
            <w:color w:val="000000"/>
          </w:rPr>
          <w:t>character.</w:t>
        </w:r>
      </w:ins>
    </w:p>
    <w:p w14:paraId="6085A332" w14:textId="43C70F0E" w:rsidR="00FD322E" w:rsidRDefault="00FD322E" w:rsidP="00FD322E">
      <w:pPr>
        <w:autoSpaceDE w:val="0"/>
        <w:spacing w:after="120"/>
        <w:rPr>
          <w:ins w:id="7569" w:author="mbeckerle" w:date="2012-03-25T10:55:00Z"/>
          <w:rFonts w:ascii="Helv" w:eastAsia="Helv" w:hAnsi="Helv" w:cs="Helv"/>
          <w:color w:val="000000"/>
        </w:rPr>
      </w:pPr>
      <w:ins w:id="7570" w:author="mbeckerle" w:date="2012-03-25T10:55:00Z">
        <w:r>
          <w:rPr>
            <w:rFonts w:ascii="Helv" w:hAnsi="Helv" w:cs="Helv"/>
            <w:i/>
            <w:color w:val="000000"/>
          </w:rPr>
          <w:t>Unparsing</w:t>
        </w:r>
        <w:r>
          <w:rPr>
            <w:rFonts w:ascii="Helv" w:eastAsia="Helv" w:hAnsi="Helv" w:cs="Helv"/>
            <w:i/>
            <w:color w:val="000000"/>
          </w:rPr>
          <w:t xml:space="preserve"> </w:t>
        </w:r>
        <w:r>
          <w:rPr>
            <w:rFonts w:ascii="Helv" w:hAnsi="Helv" w:cs="Helv"/>
            <w:i/>
            <w:color w:val="000000"/>
          </w:rPr>
          <w:t>behaviour:</w:t>
        </w:r>
        <w:r>
          <w:rPr>
            <w:rFonts w:ascii="Helv" w:eastAsia="Helv" w:hAnsi="Helv" w:cs="Helv"/>
            <w:i/>
            <w:color w:val="000000"/>
          </w:rPr>
          <w:t xml:space="preserve"> </w:t>
        </w:r>
        <w:r w:rsidRPr="00F4230C">
          <w:t>When</w:t>
        </w:r>
        <w:r w:rsidRPr="00F4230C">
          <w:rPr>
            <w:rFonts w:eastAsia="Helv"/>
          </w:rPr>
          <w:t xml:space="preserve"> </w:t>
        </w:r>
        <w:r w:rsidRPr="00F4230C">
          <w:t>the</w:t>
        </w:r>
        <w:r w:rsidRPr="00F4230C">
          <w:rPr>
            <w:rFonts w:eastAsia="Helv"/>
          </w:rPr>
          <w:t xml:space="preserve"> </w:t>
        </w:r>
        <w:r w:rsidRPr="00F4230C">
          <w:t>dfdl:encoding</w:t>
        </w:r>
        <w:r w:rsidRPr="00F4230C">
          <w:rPr>
            <w:rFonts w:eastAsia="Helv"/>
          </w:rPr>
          <w:t xml:space="preserve"> </w:t>
        </w:r>
        <w:r w:rsidRPr="00F4230C">
          <w:t>property</w:t>
        </w:r>
        <w:r w:rsidRPr="00F4230C">
          <w:rPr>
            <w:rFonts w:eastAsia="Helv"/>
          </w:rPr>
          <w:t xml:space="preserve"> </w:t>
        </w:r>
        <w:commentRangeStart w:id="7571"/>
        <w:r w:rsidRPr="00F4230C">
          <w:t>of</w:t>
        </w:r>
        <w:r w:rsidRPr="00F4230C">
          <w:rPr>
            <w:rFonts w:eastAsia="Default Sans Serif"/>
          </w:rPr>
          <w:t xml:space="preserve"> </w:t>
        </w:r>
        <w:r w:rsidRPr="00F4230C">
          <w:t>the</w:t>
        </w:r>
        <w:r w:rsidRPr="00F4230C">
          <w:rPr>
            <w:rFonts w:eastAsia="Default Sans Serif"/>
          </w:rPr>
          <w:t xml:space="preserve"> </w:t>
        </w:r>
        <w:r w:rsidRPr="00F4230C">
          <w:t>root</w:t>
        </w:r>
        <w:r w:rsidRPr="00F4230C">
          <w:rPr>
            <w:rFonts w:eastAsia="Default Sans Serif"/>
          </w:rPr>
          <w:t xml:space="preserve"> </w:t>
        </w:r>
        <w:r w:rsidRPr="00F4230C">
          <w:t>element</w:t>
        </w:r>
        <w:r w:rsidRPr="00F4230C">
          <w:rPr>
            <w:rFonts w:eastAsia="Default Sans Serif"/>
          </w:rPr>
          <w:t xml:space="preserve"> </w:t>
        </w:r>
        <w:r w:rsidRPr="00F4230C">
          <w:t>is</w:t>
        </w:r>
        <w:r w:rsidRPr="00F4230C">
          <w:rPr>
            <w:rFonts w:eastAsia="Default Sans Serif"/>
          </w:rPr>
          <w:t xml:space="preserve"> </w:t>
        </w:r>
        <w:r w:rsidRPr="00F4230C">
          <w:t>specified,</w:t>
        </w:r>
        <w:r w:rsidRPr="00F4230C">
          <w:rPr>
            <w:rFonts w:eastAsia="Default Sans Serif"/>
          </w:rPr>
          <w:t xml:space="preserve"> </w:t>
        </w:r>
        <w:r w:rsidRPr="00F4230C">
          <w:t>and</w:t>
        </w:r>
        <w:r w:rsidRPr="00F4230C">
          <w:rPr>
            <w:rFonts w:eastAsia="Default Sans Serif"/>
          </w:rPr>
          <w:t xml:space="preserve"> </w:t>
        </w:r>
        <w:r w:rsidRPr="00F4230C">
          <w:t>is</w:t>
        </w:r>
        <w:r w:rsidRPr="00F4230C">
          <w:rPr>
            <w:rFonts w:eastAsia="Default Sans Serif"/>
          </w:rPr>
          <w:t xml:space="preserve"> </w:t>
        </w:r>
        <w:r w:rsidRPr="00F4230C">
          <w:t>exactly</w:t>
        </w:r>
        <w:r w:rsidRPr="00F4230C">
          <w:rPr>
            <w:rFonts w:eastAsia="Default Sans Serif"/>
          </w:rPr>
          <w:t xml:space="preserve"> </w:t>
        </w:r>
        <w:r w:rsidRPr="00F4230C">
          <w:t>one</w:t>
        </w:r>
        <w:r w:rsidRPr="00F4230C">
          <w:rPr>
            <w:rFonts w:eastAsia="Default Sans Serif"/>
          </w:rPr>
          <w:t xml:space="preserve"> </w:t>
        </w:r>
        <w:r w:rsidRPr="00F4230C">
          <w:t>of</w:t>
        </w:r>
        <w:r w:rsidRPr="00F4230C">
          <w:rPr>
            <w:rFonts w:eastAsia="Default Sans Serif"/>
          </w:rPr>
          <w:t xml:space="preserve"> </w:t>
        </w:r>
        <w:r w:rsidRPr="00F4230C">
          <w:t>UTF-8,</w:t>
        </w:r>
        <w:r w:rsidRPr="00F4230C">
          <w:rPr>
            <w:rFonts w:eastAsia="Default Sans Serif"/>
          </w:rPr>
          <w:t xml:space="preserve"> </w:t>
        </w:r>
        <w:r w:rsidRPr="00F4230C">
          <w:t>UTF-16</w:t>
        </w:r>
        <w:r w:rsidRPr="00F4230C">
          <w:rPr>
            <w:rFonts w:eastAsia="Default Sans Serif"/>
          </w:rPr>
          <w:t xml:space="preserve"> </w:t>
        </w:r>
        <w:r w:rsidRPr="00F4230C">
          <w:t>or</w:t>
        </w:r>
        <w:r w:rsidRPr="00F4230C">
          <w:rPr>
            <w:rFonts w:eastAsia="Default Sans Serif"/>
          </w:rPr>
          <w:t xml:space="preserve"> </w:t>
        </w:r>
        <w:r w:rsidRPr="00F4230C">
          <w:t>UTF-32</w:t>
        </w:r>
        <w:r w:rsidRPr="00F4230C">
          <w:rPr>
            <w:rFonts w:eastAsia="Default Sans Serif"/>
          </w:rPr>
          <w:t xml:space="preserve"> </w:t>
        </w:r>
        <w:r w:rsidRPr="00F4230C">
          <w:t>(or</w:t>
        </w:r>
        <w:r w:rsidRPr="00F4230C">
          <w:rPr>
            <w:rFonts w:eastAsia="Default Sans Serif"/>
          </w:rPr>
          <w:t xml:space="preserve"> </w:t>
        </w:r>
        <w:r w:rsidRPr="00F4230C">
          <w:t>CCSID</w:t>
        </w:r>
        <w:r w:rsidRPr="00F4230C">
          <w:rPr>
            <w:rFonts w:eastAsia="Default Sans Serif"/>
          </w:rPr>
          <w:t xml:space="preserve"> </w:t>
        </w:r>
        <w:r w:rsidRPr="00F4230C">
          <w:t>equivalents),</w:t>
        </w:r>
        <w:r w:rsidRPr="00F4230C">
          <w:rPr>
            <w:rFonts w:eastAsia="Default Sans Serif"/>
          </w:rPr>
          <w:t xml:space="preserve"> </w:t>
        </w:r>
        <w:r w:rsidRPr="00F4230C">
          <w:t>then</w:t>
        </w:r>
        <w:r w:rsidRPr="00F4230C">
          <w:rPr>
            <w:rFonts w:eastAsia="Default Sans Serif"/>
          </w:rPr>
          <w:t xml:space="preserve"> </w:t>
        </w:r>
        <w:r w:rsidRPr="00F4230C">
          <w:t>a</w:t>
        </w:r>
        <w:r w:rsidRPr="00F4230C">
          <w:rPr>
            <w:rFonts w:eastAsia="Helv"/>
          </w:rPr>
          <w:t xml:space="preserve"> </w:t>
        </w:r>
      </w:ins>
      <w:commentRangeEnd w:id="7571"/>
      <w:r w:rsidR="003A4DAB" w:rsidRPr="00F4230C">
        <w:commentReference w:id="7571"/>
      </w:r>
      <w:ins w:id="7572" w:author="mbeckerle" w:date="2012-03-25T10:55:00Z">
        <w:r w:rsidRPr="00F4230C">
          <w:t>DFDL</w:t>
        </w:r>
        <w:r w:rsidRPr="00F4230C">
          <w:rPr>
            <w:rFonts w:eastAsia="Helv"/>
          </w:rPr>
          <w:t xml:space="preserve"> </w:t>
        </w:r>
        <w:r w:rsidRPr="00F4230C">
          <w:t>unparser</w:t>
        </w:r>
        <w:r w:rsidRPr="00F4230C">
          <w:rPr>
            <w:rFonts w:eastAsia="Helv"/>
          </w:rPr>
          <w:t xml:space="preserve"> </w:t>
        </w:r>
        <w:r w:rsidRPr="00F4230C">
          <w:t>will</w:t>
        </w:r>
        <w:r w:rsidRPr="00F4230C">
          <w:rPr>
            <w:rFonts w:eastAsia="Helv"/>
          </w:rPr>
          <w:t xml:space="preserve"> </w:t>
        </w:r>
        <w:r w:rsidRPr="00F4230C">
          <w:t>look</w:t>
        </w:r>
        <w:r w:rsidRPr="00F4230C">
          <w:rPr>
            <w:rFonts w:eastAsia="Helv"/>
          </w:rPr>
          <w:t xml:space="preserve"> </w:t>
        </w:r>
        <w:r w:rsidRPr="00F4230C">
          <w:t>in</w:t>
        </w:r>
        <w:r w:rsidRPr="00F4230C">
          <w:rPr>
            <w:rFonts w:eastAsia="Helv"/>
          </w:rPr>
          <w:t xml:space="preserve"> </w:t>
        </w:r>
        <w:r w:rsidRPr="00F4230C">
          <w:t>the</w:t>
        </w:r>
        <w:r w:rsidRPr="00F4230C">
          <w:rPr>
            <w:rFonts w:eastAsia="Helv"/>
          </w:rPr>
          <w:t xml:space="preserve"> </w:t>
        </w:r>
        <w:r w:rsidRPr="00F4230C">
          <w:t>infoset</w:t>
        </w:r>
        <w:r w:rsidRPr="00F4230C">
          <w:rPr>
            <w:rFonts w:eastAsia="Helv"/>
          </w:rPr>
          <w:t xml:space="preserve"> </w:t>
        </w:r>
        <w:r w:rsidRPr="00F4230C">
          <w:t>document</w:t>
        </w:r>
        <w:r w:rsidRPr="00F4230C">
          <w:rPr>
            <w:rFonts w:eastAsia="Helv"/>
          </w:rPr>
          <w:t xml:space="preserve"> </w:t>
        </w:r>
        <w:r w:rsidRPr="00F4230C">
          <w:t>information</w:t>
        </w:r>
        <w:r w:rsidRPr="00F4230C">
          <w:rPr>
            <w:rFonts w:eastAsia="Helv"/>
          </w:rPr>
          <w:t xml:space="preserve"> </w:t>
        </w:r>
        <w:r w:rsidRPr="00F4230C">
          <w:t>item</w:t>
        </w:r>
        <w:r w:rsidRPr="00F4230C">
          <w:rPr>
            <w:rFonts w:eastAsia="Helv"/>
          </w:rPr>
          <w:t xml:space="preserve"> </w:t>
        </w:r>
        <w:r w:rsidRPr="00F4230C">
          <w:t>for</w:t>
        </w:r>
        <w:r w:rsidRPr="00F4230C">
          <w:rPr>
            <w:rFonts w:eastAsia="Helv"/>
          </w:rPr>
          <w:t xml:space="preserve"> </w:t>
        </w:r>
        <w:r w:rsidRPr="00F4230C">
          <w:t>a</w:t>
        </w:r>
        <w:r w:rsidRPr="00F4230C">
          <w:rPr>
            <w:rFonts w:eastAsia="Helv"/>
          </w:rPr>
          <w:t xml:space="preserve"> </w:t>
        </w:r>
        <w:r w:rsidRPr="00F4230C">
          <w:t>BOM.</w:t>
        </w:r>
        <w:r>
          <w:rPr>
            <w:rFonts w:ascii="Helv" w:eastAsia="Helv" w:hAnsi="Helv" w:cs="Helv"/>
            <w:color w:val="000000"/>
          </w:rPr>
          <w:t xml:space="preserve">  </w:t>
        </w:r>
      </w:ins>
    </w:p>
    <w:p w14:paraId="01D2B239" w14:textId="77777777" w:rsidR="00FD322E" w:rsidRDefault="00FD322E" w:rsidP="00FD322E">
      <w:pPr>
        <w:numPr>
          <w:ilvl w:val="0"/>
          <w:numId w:val="129"/>
        </w:numPr>
        <w:suppressAutoHyphens/>
        <w:autoSpaceDE w:val="0"/>
        <w:ind w:left="360" w:hanging="360"/>
        <w:rPr>
          <w:ins w:id="7573" w:author="mbeckerle" w:date="2012-03-25T10:55:00Z"/>
          <w:rFonts w:ascii="Helv" w:eastAsia="Helv" w:hAnsi="Helv" w:cs="Helv"/>
          <w:color w:val="000000"/>
        </w:rPr>
      </w:pPr>
      <w:ins w:id="7574" w:author="mbeckerle" w:date="2012-03-25T10:55:00Z">
        <w:r>
          <w:rPr>
            <w:rFonts w:ascii="Helv" w:hAnsi="Helv" w:cs="Helv"/>
            <w:color w:val="000000"/>
          </w:rPr>
          <w:t>UTF-8.</w:t>
        </w:r>
        <w:r>
          <w:rPr>
            <w:rFonts w:ascii="Helv" w:eastAsia="Helv" w:hAnsi="Helv" w:cs="Helv"/>
            <w:color w:val="000000"/>
          </w:rPr>
          <w:t xml:space="preserve">  </w:t>
        </w:r>
        <w:r>
          <w:rPr>
            <w:rFonts w:ascii="Helv" w:hAnsi="Helv" w:cs="Helv"/>
            <w:color w:val="000000"/>
          </w:rPr>
          <w:t>If</w:t>
        </w:r>
        <w:r>
          <w:rPr>
            <w:rFonts w:ascii="Helv" w:eastAsia="Helv" w:hAnsi="Helv" w:cs="Helv"/>
            <w:color w:val="000000"/>
          </w:rPr>
          <w:t xml:space="preserve"> </w:t>
        </w:r>
        <w:r>
          <w:rPr>
            <w:rFonts w:ascii="Helv" w:hAnsi="Helv" w:cs="Helv"/>
            <w:color w:val="000000"/>
          </w:rPr>
          <w:t>the</w:t>
        </w:r>
        <w:r>
          <w:rPr>
            <w:rFonts w:ascii="Helv" w:eastAsia="Helv" w:hAnsi="Helv" w:cs="Helv"/>
            <w:color w:val="000000"/>
          </w:rPr>
          <w:t xml:space="preserve"> </w:t>
        </w:r>
        <w:r>
          <w:rPr>
            <w:rFonts w:ascii="Helv" w:hAnsi="Helv" w:cs="Helv"/>
            <w:color w:val="000000"/>
          </w:rPr>
          <w:t>document</w:t>
        </w:r>
        <w:r>
          <w:rPr>
            <w:rFonts w:ascii="Helv" w:eastAsia="Helv" w:hAnsi="Helv" w:cs="Helv"/>
            <w:color w:val="000000"/>
          </w:rPr>
          <w:t xml:space="preserve"> </w:t>
        </w:r>
        <w:r>
          <w:rPr>
            <w:rFonts w:ascii="Helv" w:hAnsi="Helv" w:cs="Helv"/>
            <w:color w:val="000000"/>
          </w:rPr>
          <w:t>information</w:t>
        </w:r>
        <w:r>
          <w:rPr>
            <w:rFonts w:ascii="Helv" w:eastAsia="Helv" w:hAnsi="Helv" w:cs="Helv"/>
            <w:color w:val="000000"/>
          </w:rPr>
          <w:t xml:space="preserve"> </w:t>
        </w:r>
        <w:r>
          <w:rPr>
            <w:rFonts w:ascii="Helv" w:hAnsi="Helv" w:cs="Helv"/>
            <w:color w:val="000000"/>
          </w:rPr>
          <w:t>item</w:t>
        </w:r>
        <w:r>
          <w:rPr>
            <w:rFonts w:ascii="Helv" w:eastAsia="Helv" w:hAnsi="Helv" w:cs="Helv"/>
            <w:color w:val="000000"/>
          </w:rPr>
          <w:t xml:space="preserve"> </w:t>
        </w:r>
        <w:r w:rsidRPr="00F4230C">
          <w:rPr>
            <w:rFonts w:ascii="Helv" w:hAnsi="Helv" w:cs="Helv"/>
            <w:b/>
            <w:color w:val="000000"/>
          </w:rPr>
          <w:t>[unicodeByteOrderMark]</w:t>
        </w:r>
        <w:r>
          <w:rPr>
            <w:rFonts w:ascii="Helv" w:eastAsia="Helv" w:hAnsi="Helv" w:cs="Helv"/>
            <w:color w:val="000000"/>
          </w:rPr>
          <w:t xml:space="preserve"> </w:t>
        </w:r>
        <w:r>
          <w:rPr>
            <w:rFonts w:ascii="Helv" w:hAnsi="Helv" w:cs="Helv"/>
            <w:color w:val="000000"/>
          </w:rPr>
          <w:t>member</w:t>
        </w:r>
        <w:r>
          <w:rPr>
            <w:rFonts w:ascii="Helv" w:eastAsia="Helv" w:hAnsi="Helv" w:cs="Helv"/>
            <w:color w:val="000000"/>
          </w:rPr>
          <w:t xml:space="preserve"> </w:t>
        </w:r>
        <w:r>
          <w:rPr>
            <w:rFonts w:ascii="Helv" w:hAnsi="Helv" w:cs="Helv"/>
            <w:color w:val="000000"/>
          </w:rPr>
          <w:t>is</w:t>
        </w:r>
        <w:r>
          <w:rPr>
            <w:rFonts w:ascii="Helv" w:eastAsia="Helv" w:hAnsi="Helv" w:cs="Helv"/>
            <w:color w:val="000000"/>
          </w:rPr>
          <w:t xml:space="preserve"> </w:t>
        </w:r>
        <w:r>
          <w:rPr>
            <w:rFonts w:ascii="Helv" w:hAnsi="Helv" w:cs="Helv"/>
            <w:color w:val="000000"/>
          </w:rPr>
          <w:t>'UTF-8',</w:t>
        </w:r>
        <w:r>
          <w:rPr>
            <w:rFonts w:ascii="Helv" w:eastAsia="Helv" w:hAnsi="Helv" w:cs="Helv"/>
            <w:color w:val="000000"/>
          </w:rPr>
          <w:t xml:space="preserve"> </w:t>
        </w:r>
        <w:r>
          <w:rPr>
            <w:rFonts w:ascii="Helv" w:hAnsi="Helv" w:cs="Helv"/>
            <w:color w:val="000000"/>
          </w:rPr>
          <w:t>the</w:t>
        </w:r>
        <w:r>
          <w:rPr>
            <w:rFonts w:ascii="Helv" w:eastAsia="Helv" w:hAnsi="Helv" w:cs="Helv"/>
            <w:color w:val="000000"/>
          </w:rPr>
          <w:t xml:space="preserve"> </w:t>
        </w:r>
        <w:r>
          <w:rPr>
            <w:rFonts w:ascii="Helv" w:hAnsi="Helv" w:cs="Helv"/>
            <w:color w:val="000000"/>
          </w:rPr>
          <w:t>UTF-8</w:t>
        </w:r>
        <w:r>
          <w:rPr>
            <w:rFonts w:ascii="Helv" w:eastAsia="Helv" w:hAnsi="Helv" w:cs="Helv"/>
            <w:color w:val="000000"/>
          </w:rPr>
          <w:t xml:space="preserve"> </w:t>
        </w:r>
        <w:r>
          <w:rPr>
            <w:rFonts w:ascii="Helv" w:hAnsi="Helv" w:cs="Helv"/>
            <w:color w:val="000000"/>
          </w:rPr>
          <w:t>BOM</w:t>
        </w:r>
        <w:r>
          <w:rPr>
            <w:rFonts w:ascii="Helv" w:eastAsia="Helv" w:hAnsi="Helv" w:cs="Helv"/>
            <w:color w:val="000000"/>
          </w:rPr>
          <w:t xml:space="preserve"> </w:t>
        </w:r>
        <w:r>
          <w:rPr>
            <w:rFonts w:ascii="Helv" w:hAnsi="Helv" w:cs="Helv"/>
            <w:color w:val="000000"/>
          </w:rPr>
          <w:t>is</w:t>
        </w:r>
        <w:r>
          <w:rPr>
            <w:rFonts w:ascii="Helv" w:eastAsia="Helv" w:hAnsi="Helv" w:cs="Helv"/>
            <w:color w:val="000000"/>
          </w:rPr>
          <w:t xml:space="preserve"> </w:t>
        </w:r>
        <w:r>
          <w:rPr>
            <w:rFonts w:ascii="Helv" w:hAnsi="Helv" w:cs="Helv"/>
            <w:color w:val="000000"/>
          </w:rPr>
          <w:t>output</w:t>
        </w:r>
        <w:r>
          <w:rPr>
            <w:rFonts w:ascii="Helv" w:eastAsia="Helv" w:hAnsi="Helv" w:cs="Helv"/>
            <w:color w:val="000000"/>
          </w:rPr>
          <w:t xml:space="preserve"> </w:t>
        </w:r>
        <w:r>
          <w:rPr>
            <w:rFonts w:ascii="Helv" w:hAnsi="Helv" w:cs="Helv"/>
            <w:color w:val="000000"/>
          </w:rPr>
          <w:t>as</w:t>
        </w:r>
        <w:r>
          <w:rPr>
            <w:rFonts w:ascii="Helv" w:eastAsia="Helv" w:hAnsi="Helv" w:cs="Helv"/>
            <w:color w:val="000000"/>
          </w:rPr>
          <w:t xml:space="preserve"> </w:t>
        </w:r>
        <w:r>
          <w:rPr>
            <w:rFonts w:ascii="Helv" w:hAnsi="Helv" w:cs="Helv"/>
            <w:color w:val="000000"/>
          </w:rPr>
          <w:t>the</w:t>
        </w:r>
        <w:r>
          <w:rPr>
            <w:rFonts w:ascii="Helv" w:eastAsia="Helv" w:hAnsi="Helv" w:cs="Helv"/>
            <w:color w:val="000000"/>
          </w:rPr>
          <w:t xml:space="preserve"> </w:t>
        </w:r>
        <w:r>
          <w:rPr>
            <w:rFonts w:ascii="Helv" w:hAnsi="Helv" w:cs="Helv"/>
            <w:color w:val="000000"/>
          </w:rPr>
          <w:t>very</w:t>
        </w:r>
        <w:r>
          <w:rPr>
            <w:rFonts w:ascii="Helv" w:eastAsia="Helv" w:hAnsi="Helv" w:cs="Helv"/>
            <w:color w:val="000000"/>
          </w:rPr>
          <w:t xml:space="preserve"> </w:t>
        </w:r>
        <w:r>
          <w:rPr>
            <w:rFonts w:ascii="Helv" w:hAnsi="Helv" w:cs="Helv"/>
            <w:color w:val="000000"/>
          </w:rPr>
          <w:t>first</w:t>
        </w:r>
        <w:r>
          <w:rPr>
            <w:rFonts w:ascii="Helv" w:eastAsia="Helv" w:hAnsi="Helv" w:cs="Helv"/>
            <w:color w:val="000000"/>
          </w:rPr>
          <w:t xml:space="preserve"> </w:t>
        </w:r>
        <w:r>
          <w:rPr>
            <w:rFonts w:ascii="Helv" w:hAnsi="Helv" w:cs="Helv"/>
            <w:color w:val="000000"/>
          </w:rPr>
          <w:t>bytes</w:t>
        </w:r>
        <w:r>
          <w:rPr>
            <w:rFonts w:ascii="Helv" w:eastAsia="Helv" w:hAnsi="Helv" w:cs="Helv"/>
            <w:color w:val="000000"/>
          </w:rPr>
          <w:t xml:space="preserve"> </w:t>
        </w:r>
        <w:r>
          <w:rPr>
            <w:rFonts w:ascii="Helv" w:hAnsi="Helv" w:cs="Helv"/>
            <w:color w:val="000000"/>
          </w:rPr>
          <w:t>in</w:t>
        </w:r>
        <w:r>
          <w:rPr>
            <w:rFonts w:ascii="Helv" w:eastAsia="Helv" w:hAnsi="Helv" w:cs="Helv"/>
            <w:color w:val="000000"/>
          </w:rPr>
          <w:t xml:space="preserve"> </w:t>
        </w:r>
        <w:r>
          <w:rPr>
            <w:rFonts w:ascii="Helv" w:hAnsi="Helv" w:cs="Helv"/>
            <w:color w:val="000000"/>
          </w:rPr>
          <w:t>the</w:t>
        </w:r>
        <w:r>
          <w:rPr>
            <w:rFonts w:ascii="Helv" w:eastAsia="Helv" w:hAnsi="Helv" w:cs="Helv"/>
            <w:color w:val="000000"/>
          </w:rPr>
          <w:t xml:space="preserve"> </w:t>
        </w:r>
        <w:r>
          <w:rPr>
            <w:rFonts w:ascii="Helv" w:hAnsi="Helv" w:cs="Helv"/>
            <w:color w:val="000000"/>
          </w:rPr>
          <w:t>data</w:t>
        </w:r>
        <w:r>
          <w:rPr>
            <w:rFonts w:ascii="Helv" w:eastAsia="Helv" w:hAnsi="Helv" w:cs="Helv"/>
            <w:color w:val="000000"/>
          </w:rPr>
          <w:t xml:space="preserve"> </w:t>
        </w:r>
        <w:r>
          <w:rPr>
            <w:rFonts w:ascii="Helv" w:hAnsi="Helv" w:cs="Helv"/>
            <w:color w:val="000000"/>
          </w:rPr>
          <w:t>stream.</w:t>
        </w:r>
        <w:r>
          <w:rPr>
            <w:rFonts w:ascii="Helv" w:eastAsia="Helv" w:hAnsi="Helv" w:cs="Helv"/>
            <w:color w:val="000000"/>
          </w:rPr>
          <w:t xml:space="preserve"> </w:t>
        </w:r>
        <w:r>
          <w:rPr>
            <w:rFonts w:ascii="Helv" w:hAnsi="Helv" w:cs="Helv"/>
            <w:color w:val="000000"/>
          </w:rPr>
          <w:t>If</w:t>
        </w:r>
        <w:r>
          <w:rPr>
            <w:rFonts w:ascii="Helv" w:eastAsia="Helv" w:hAnsi="Helv" w:cs="Helv"/>
            <w:color w:val="000000"/>
          </w:rPr>
          <w:t xml:space="preserve"> </w:t>
        </w:r>
        <w:r>
          <w:rPr>
            <w:rFonts w:ascii="Helv" w:hAnsi="Helv" w:cs="Helv"/>
            <w:color w:val="000000"/>
          </w:rPr>
          <w:t>the</w:t>
        </w:r>
        <w:r>
          <w:rPr>
            <w:rFonts w:ascii="Helv" w:eastAsia="Helv" w:hAnsi="Helv" w:cs="Helv"/>
            <w:color w:val="000000"/>
          </w:rPr>
          <w:t xml:space="preserve"> </w:t>
        </w:r>
        <w:r>
          <w:rPr>
            <w:rFonts w:ascii="Helv" w:hAnsi="Helv" w:cs="Helv"/>
            <w:color w:val="000000"/>
          </w:rPr>
          <w:t>property</w:t>
        </w:r>
        <w:r>
          <w:rPr>
            <w:rFonts w:ascii="Helv" w:eastAsia="Helv" w:hAnsi="Helv" w:cs="Helv"/>
            <w:color w:val="000000"/>
          </w:rPr>
          <w:t xml:space="preserve"> </w:t>
        </w:r>
        <w:r>
          <w:rPr>
            <w:rFonts w:ascii="Helv" w:hAnsi="Helv" w:cs="Helv"/>
            <w:color w:val="000000"/>
          </w:rPr>
          <w:t>is</w:t>
        </w:r>
        <w:r>
          <w:rPr>
            <w:rFonts w:ascii="Helv" w:eastAsia="Helv" w:hAnsi="Helv" w:cs="Helv"/>
            <w:color w:val="000000"/>
          </w:rPr>
          <w:t xml:space="preserve"> </w:t>
        </w:r>
        <w:r>
          <w:rPr>
            <w:rFonts w:ascii="Helv" w:hAnsi="Helv" w:cs="Helv"/>
            <w:color w:val="000000"/>
          </w:rPr>
          <w:t>empty</w:t>
        </w:r>
        <w:r>
          <w:rPr>
            <w:rFonts w:ascii="Helv" w:eastAsia="Helv" w:hAnsi="Helv" w:cs="Helv"/>
            <w:color w:val="000000"/>
          </w:rPr>
          <w:t xml:space="preserve"> </w:t>
        </w:r>
        <w:r>
          <w:rPr>
            <w:rFonts w:ascii="Helv" w:hAnsi="Helv" w:cs="Helv"/>
            <w:color w:val="000000"/>
          </w:rPr>
          <w:t>then</w:t>
        </w:r>
        <w:r>
          <w:rPr>
            <w:rFonts w:ascii="Helv" w:eastAsia="Helv" w:hAnsi="Helv" w:cs="Helv"/>
            <w:color w:val="000000"/>
          </w:rPr>
          <w:t xml:space="preserve"> </w:t>
        </w:r>
        <w:r>
          <w:rPr>
            <w:rFonts w:ascii="Helv" w:hAnsi="Helv" w:cs="Helv"/>
            <w:color w:val="000000"/>
          </w:rPr>
          <w:t>no</w:t>
        </w:r>
        <w:r>
          <w:rPr>
            <w:rFonts w:ascii="Helv" w:eastAsia="Helv" w:hAnsi="Helv" w:cs="Helv"/>
            <w:color w:val="000000"/>
          </w:rPr>
          <w:t xml:space="preserve"> </w:t>
        </w:r>
        <w:r>
          <w:rPr>
            <w:rFonts w:ascii="Helv" w:hAnsi="Helv" w:cs="Helv"/>
            <w:color w:val="000000"/>
          </w:rPr>
          <w:t>BOM</w:t>
        </w:r>
        <w:r>
          <w:rPr>
            <w:rFonts w:ascii="Helv" w:eastAsia="Helv" w:hAnsi="Helv" w:cs="Helv"/>
            <w:color w:val="000000"/>
          </w:rPr>
          <w:t xml:space="preserve"> </w:t>
        </w:r>
        <w:r>
          <w:rPr>
            <w:rFonts w:ascii="Helv" w:hAnsi="Helv" w:cs="Helv"/>
            <w:color w:val="000000"/>
          </w:rPr>
          <w:t>is</w:t>
        </w:r>
        <w:r>
          <w:rPr>
            <w:rFonts w:ascii="Helv" w:eastAsia="Helv" w:hAnsi="Helv" w:cs="Helv"/>
            <w:color w:val="000000"/>
          </w:rPr>
          <w:t xml:space="preserve"> </w:t>
        </w:r>
        <w:r>
          <w:rPr>
            <w:rFonts w:ascii="Helv" w:hAnsi="Helv" w:cs="Helv"/>
            <w:color w:val="000000"/>
          </w:rPr>
          <w:t>output.</w:t>
        </w:r>
        <w:r>
          <w:rPr>
            <w:rFonts w:ascii="Helv" w:eastAsia="Helv" w:hAnsi="Helv" w:cs="Helv"/>
            <w:color w:val="000000"/>
          </w:rPr>
          <w:t xml:space="preserve">  </w:t>
        </w:r>
        <w:r>
          <w:rPr>
            <w:rFonts w:ascii="Helv" w:hAnsi="Helv" w:cs="Helv"/>
            <w:color w:val="000000"/>
          </w:rPr>
          <w:t>If</w:t>
        </w:r>
        <w:r>
          <w:rPr>
            <w:rFonts w:ascii="Helv" w:eastAsia="Helv" w:hAnsi="Helv" w:cs="Helv"/>
            <w:color w:val="000000"/>
          </w:rPr>
          <w:t xml:space="preserve"> </w:t>
        </w:r>
        <w:r>
          <w:rPr>
            <w:rFonts w:ascii="Helv" w:hAnsi="Helv" w:cs="Helv"/>
            <w:color w:val="000000"/>
          </w:rPr>
          <w:t>the</w:t>
        </w:r>
        <w:r>
          <w:rPr>
            <w:rFonts w:ascii="Helv" w:eastAsia="Helv" w:hAnsi="Helv" w:cs="Helv"/>
            <w:color w:val="000000"/>
          </w:rPr>
          <w:t xml:space="preserve"> </w:t>
        </w:r>
        <w:r>
          <w:rPr>
            <w:rFonts w:ascii="Helv" w:hAnsi="Helv" w:cs="Helv"/>
            <w:color w:val="000000"/>
          </w:rPr>
          <w:t>property</w:t>
        </w:r>
        <w:r>
          <w:rPr>
            <w:rFonts w:ascii="Helv" w:eastAsia="Helv" w:hAnsi="Helv" w:cs="Helv"/>
            <w:color w:val="000000"/>
          </w:rPr>
          <w:t xml:space="preserve"> </w:t>
        </w:r>
        <w:r>
          <w:rPr>
            <w:rFonts w:ascii="Helv" w:hAnsi="Helv" w:cs="Helv"/>
            <w:color w:val="000000"/>
          </w:rPr>
          <w:t>has</w:t>
        </w:r>
        <w:r>
          <w:rPr>
            <w:rFonts w:ascii="Helv" w:eastAsia="Helv" w:hAnsi="Helv" w:cs="Helv"/>
            <w:color w:val="000000"/>
          </w:rPr>
          <w:t xml:space="preserve"> </w:t>
        </w:r>
        <w:r>
          <w:rPr>
            <w:rFonts w:ascii="Helv" w:hAnsi="Helv" w:cs="Helv"/>
            <w:color w:val="000000"/>
          </w:rPr>
          <w:t>any</w:t>
        </w:r>
        <w:r>
          <w:rPr>
            <w:rFonts w:ascii="Helv" w:eastAsia="Helv" w:hAnsi="Helv" w:cs="Helv"/>
            <w:color w:val="000000"/>
          </w:rPr>
          <w:t xml:space="preserve"> </w:t>
        </w:r>
        <w:r>
          <w:rPr>
            <w:rFonts w:ascii="Helv" w:hAnsi="Helv" w:cs="Helv"/>
            <w:color w:val="000000"/>
          </w:rPr>
          <w:t>other</w:t>
        </w:r>
        <w:r>
          <w:rPr>
            <w:rFonts w:ascii="Helv" w:eastAsia="Helv" w:hAnsi="Helv" w:cs="Helv"/>
            <w:color w:val="000000"/>
          </w:rPr>
          <w:t xml:space="preserve"> </w:t>
        </w:r>
        <w:r>
          <w:rPr>
            <w:rFonts w:ascii="Helv" w:hAnsi="Helv" w:cs="Helv"/>
            <w:color w:val="000000"/>
          </w:rPr>
          <w:t>value,</w:t>
        </w:r>
        <w:r>
          <w:rPr>
            <w:rFonts w:ascii="Helv" w:eastAsia="Helv" w:hAnsi="Helv" w:cs="Helv"/>
            <w:color w:val="000000"/>
          </w:rPr>
          <w:t xml:space="preserve"> </w:t>
        </w:r>
        <w:r>
          <w:rPr>
            <w:rFonts w:ascii="Helv" w:hAnsi="Helv" w:cs="Helv"/>
            <w:color w:val="000000"/>
          </w:rPr>
          <w:t>it</w:t>
        </w:r>
        <w:r>
          <w:rPr>
            <w:rFonts w:ascii="Helv" w:eastAsia="Helv" w:hAnsi="Helv" w:cs="Helv"/>
            <w:color w:val="000000"/>
          </w:rPr>
          <w:t xml:space="preserve"> </w:t>
        </w:r>
        <w:r>
          <w:rPr>
            <w:rFonts w:ascii="Helv" w:hAnsi="Helv" w:cs="Helv"/>
            <w:color w:val="000000"/>
          </w:rPr>
          <w:t>is</w:t>
        </w:r>
        <w:r>
          <w:rPr>
            <w:rFonts w:ascii="Helv" w:eastAsia="Helv" w:hAnsi="Helv" w:cs="Helv"/>
            <w:color w:val="000000"/>
          </w:rPr>
          <w:t xml:space="preserve"> </w:t>
        </w:r>
        <w:r>
          <w:rPr>
            <w:rFonts w:ascii="Helv" w:hAnsi="Helv" w:cs="Helv"/>
            <w:color w:val="000000"/>
          </w:rPr>
          <w:t>a</w:t>
        </w:r>
        <w:r>
          <w:rPr>
            <w:rFonts w:ascii="Helv" w:eastAsia="Helv" w:hAnsi="Helv" w:cs="Helv"/>
            <w:color w:val="000000"/>
          </w:rPr>
          <w:t xml:space="preserve"> </w:t>
        </w:r>
        <w:r>
          <w:rPr>
            <w:rFonts w:ascii="Helv" w:hAnsi="Helv" w:cs="Helv"/>
            <w:color w:val="000000"/>
          </w:rPr>
          <w:t>processing</w:t>
        </w:r>
        <w:r>
          <w:rPr>
            <w:rFonts w:ascii="Helv" w:eastAsia="Helv" w:hAnsi="Helv" w:cs="Helv"/>
            <w:color w:val="000000"/>
          </w:rPr>
          <w:t xml:space="preserve"> </w:t>
        </w:r>
        <w:r>
          <w:rPr>
            <w:rFonts w:ascii="Helv" w:hAnsi="Helv" w:cs="Helv"/>
            <w:color w:val="000000"/>
          </w:rPr>
          <w:t>error.</w:t>
        </w:r>
        <w:r>
          <w:rPr>
            <w:rFonts w:ascii="Helv" w:eastAsia="Helv" w:hAnsi="Helv" w:cs="Helv"/>
            <w:color w:val="000000"/>
          </w:rPr>
          <w:t xml:space="preserve"> </w:t>
        </w:r>
        <w:r>
          <w:rPr>
            <w:rFonts w:ascii="Helv" w:hAnsi="Helv" w:cs="Helv"/>
            <w:color w:val="000000"/>
          </w:rPr>
          <w:t>There</w:t>
        </w:r>
        <w:r>
          <w:rPr>
            <w:rFonts w:ascii="Helv" w:eastAsia="Helv" w:hAnsi="Helv" w:cs="Helv"/>
            <w:color w:val="000000"/>
          </w:rPr>
          <w:t xml:space="preserve"> </w:t>
        </w:r>
        <w:r>
          <w:rPr>
            <w:rFonts w:ascii="Helv" w:hAnsi="Helv" w:cs="Helv"/>
            <w:color w:val="000000"/>
          </w:rPr>
          <w:t>is</w:t>
        </w:r>
        <w:r>
          <w:rPr>
            <w:rFonts w:ascii="Helv" w:eastAsia="Helv" w:hAnsi="Helv" w:cs="Helv"/>
            <w:color w:val="000000"/>
          </w:rPr>
          <w:t xml:space="preserve"> </w:t>
        </w:r>
        <w:r>
          <w:rPr>
            <w:rFonts w:ascii="Helv" w:hAnsi="Helv" w:cs="Helv"/>
            <w:color w:val="000000"/>
          </w:rPr>
          <w:t>no</w:t>
        </w:r>
        <w:r>
          <w:rPr>
            <w:rFonts w:ascii="Helv" w:eastAsia="Helv" w:hAnsi="Helv" w:cs="Helv"/>
            <w:color w:val="000000"/>
          </w:rPr>
          <w:t xml:space="preserve"> </w:t>
        </w:r>
        <w:r>
          <w:rPr>
            <w:rFonts w:ascii="Helv" w:hAnsi="Helv" w:cs="Helv"/>
            <w:color w:val="000000"/>
          </w:rPr>
          <w:t>need</w:t>
        </w:r>
        <w:r>
          <w:rPr>
            <w:rFonts w:ascii="Helv" w:eastAsia="Helv" w:hAnsi="Helv" w:cs="Helv"/>
            <w:color w:val="000000"/>
          </w:rPr>
          <w:t xml:space="preserve"> </w:t>
        </w:r>
        <w:r>
          <w:rPr>
            <w:rFonts w:ascii="Helv" w:hAnsi="Helv" w:cs="Helv"/>
            <w:color w:val="000000"/>
          </w:rPr>
          <w:t>to</w:t>
        </w:r>
        <w:r>
          <w:rPr>
            <w:rFonts w:ascii="Helv" w:eastAsia="Helv" w:hAnsi="Helv" w:cs="Helv"/>
            <w:color w:val="000000"/>
          </w:rPr>
          <w:t xml:space="preserve"> </w:t>
        </w:r>
        <w:r>
          <w:rPr>
            <w:rFonts w:ascii="Helv" w:hAnsi="Helv" w:cs="Helv"/>
            <w:color w:val="000000"/>
          </w:rPr>
          <w:t>model</w:t>
        </w:r>
        <w:r>
          <w:rPr>
            <w:rFonts w:ascii="Helv" w:eastAsia="Helv" w:hAnsi="Helv" w:cs="Helv"/>
            <w:color w:val="000000"/>
          </w:rPr>
          <w:t xml:space="preserve"> </w:t>
        </w:r>
        <w:r>
          <w:rPr>
            <w:rFonts w:ascii="Helv" w:hAnsi="Helv" w:cs="Helv"/>
            <w:color w:val="000000"/>
          </w:rPr>
          <w:t>the</w:t>
        </w:r>
        <w:r>
          <w:rPr>
            <w:rFonts w:ascii="Helv" w:eastAsia="Helv" w:hAnsi="Helv" w:cs="Helv"/>
            <w:color w:val="000000"/>
          </w:rPr>
          <w:t xml:space="preserve"> </w:t>
        </w:r>
        <w:r>
          <w:rPr>
            <w:rFonts w:ascii="Helv" w:hAnsi="Helv" w:cs="Helv"/>
            <w:color w:val="000000"/>
          </w:rPr>
          <w:t>BOM</w:t>
        </w:r>
        <w:r>
          <w:rPr>
            <w:rFonts w:ascii="Helv" w:eastAsia="Helv" w:hAnsi="Helv" w:cs="Helv"/>
            <w:color w:val="000000"/>
          </w:rPr>
          <w:t xml:space="preserve"> </w:t>
        </w:r>
        <w:r>
          <w:rPr>
            <w:rFonts w:ascii="Helv" w:hAnsi="Helv" w:cs="Helv"/>
            <w:color w:val="000000"/>
          </w:rPr>
          <w:t>explicitly.</w:t>
        </w:r>
        <w:r>
          <w:rPr>
            <w:rFonts w:ascii="Helv" w:eastAsia="Helv" w:hAnsi="Helv" w:cs="Helv"/>
            <w:color w:val="000000"/>
          </w:rPr>
          <w:t xml:space="preserve"> </w:t>
        </w:r>
      </w:ins>
    </w:p>
    <w:p w14:paraId="63BFFA45" w14:textId="77777777" w:rsidR="00FD322E" w:rsidRDefault="00FD322E" w:rsidP="00FD322E">
      <w:pPr>
        <w:numPr>
          <w:ilvl w:val="0"/>
          <w:numId w:val="129"/>
        </w:numPr>
        <w:suppressAutoHyphens/>
        <w:autoSpaceDE w:val="0"/>
        <w:ind w:left="360" w:hanging="360"/>
        <w:rPr>
          <w:ins w:id="7575" w:author="mbeckerle" w:date="2012-03-25T10:55:00Z"/>
          <w:rFonts w:ascii="Helv" w:eastAsia="Helv" w:hAnsi="Helv" w:cs="Helv"/>
          <w:color w:val="000000"/>
        </w:rPr>
      </w:pPr>
      <w:ins w:id="7576" w:author="mbeckerle" w:date="2012-03-25T10:55:00Z">
        <w:r>
          <w:rPr>
            <w:rFonts w:ascii="Helv" w:hAnsi="Helv" w:cs="Helv"/>
            <w:color w:val="000000"/>
          </w:rPr>
          <w:t>UTF-16.</w:t>
        </w:r>
        <w:r>
          <w:rPr>
            <w:rFonts w:ascii="Helv" w:eastAsia="Helv" w:hAnsi="Helv" w:cs="Helv"/>
            <w:color w:val="000000"/>
          </w:rPr>
          <w:t xml:space="preserve">  </w:t>
        </w:r>
        <w:r>
          <w:rPr>
            <w:rFonts w:ascii="Helv" w:hAnsi="Helv" w:cs="Helv"/>
            <w:color w:val="000000"/>
          </w:rPr>
          <w:t>If</w:t>
        </w:r>
        <w:r>
          <w:rPr>
            <w:rFonts w:ascii="Helv" w:eastAsia="Helv" w:hAnsi="Helv" w:cs="Helv"/>
            <w:color w:val="000000"/>
          </w:rPr>
          <w:t xml:space="preserve"> </w:t>
        </w:r>
        <w:r>
          <w:rPr>
            <w:rFonts w:ascii="Helv" w:hAnsi="Helv" w:cs="Helv"/>
            <w:color w:val="000000"/>
          </w:rPr>
          <w:t>the</w:t>
        </w:r>
        <w:r>
          <w:rPr>
            <w:rFonts w:ascii="Helv" w:eastAsia="Helv" w:hAnsi="Helv" w:cs="Helv"/>
            <w:color w:val="000000"/>
          </w:rPr>
          <w:t xml:space="preserve"> </w:t>
        </w:r>
        <w:r>
          <w:rPr>
            <w:rFonts w:ascii="Helv" w:hAnsi="Helv" w:cs="Helv"/>
            <w:color w:val="000000"/>
          </w:rPr>
          <w:t>document</w:t>
        </w:r>
        <w:r>
          <w:rPr>
            <w:rFonts w:ascii="Helv" w:eastAsia="Helv" w:hAnsi="Helv" w:cs="Helv"/>
            <w:color w:val="000000"/>
          </w:rPr>
          <w:t xml:space="preserve"> </w:t>
        </w:r>
        <w:r>
          <w:rPr>
            <w:rFonts w:ascii="Helv" w:hAnsi="Helv" w:cs="Helv"/>
            <w:color w:val="000000"/>
          </w:rPr>
          <w:t>information</w:t>
        </w:r>
        <w:r>
          <w:rPr>
            <w:rFonts w:ascii="Helv" w:eastAsia="Helv" w:hAnsi="Helv" w:cs="Helv"/>
            <w:color w:val="000000"/>
          </w:rPr>
          <w:t xml:space="preserve"> </w:t>
        </w:r>
        <w:r>
          <w:rPr>
            <w:rFonts w:ascii="Helv" w:hAnsi="Helv" w:cs="Helv"/>
            <w:color w:val="000000"/>
          </w:rPr>
          <w:t>item</w:t>
        </w:r>
        <w:r>
          <w:rPr>
            <w:rFonts w:ascii="Helv" w:eastAsia="Helv" w:hAnsi="Helv" w:cs="Helv"/>
            <w:color w:val="000000"/>
          </w:rPr>
          <w:t xml:space="preserve"> </w:t>
        </w:r>
        <w:r w:rsidRPr="00F4230C">
          <w:rPr>
            <w:rFonts w:ascii="Helv" w:hAnsi="Helv" w:cs="Helv"/>
            <w:b/>
            <w:color w:val="000000"/>
          </w:rPr>
          <w:t>[unicodeByteOrderMark]</w:t>
        </w:r>
        <w:r>
          <w:rPr>
            <w:rFonts w:ascii="Helv" w:eastAsia="Helv" w:hAnsi="Helv" w:cs="Helv"/>
            <w:color w:val="000000"/>
          </w:rPr>
          <w:t xml:space="preserve"> </w:t>
        </w:r>
        <w:r>
          <w:rPr>
            <w:rFonts w:ascii="Helv" w:hAnsi="Helv" w:cs="Helv"/>
            <w:color w:val="000000"/>
          </w:rPr>
          <w:t>member</w:t>
        </w:r>
        <w:r>
          <w:rPr>
            <w:rFonts w:ascii="Helv" w:eastAsia="Helv" w:hAnsi="Helv" w:cs="Helv"/>
            <w:color w:val="000000"/>
          </w:rPr>
          <w:t xml:space="preserve"> </w:t>
        </w:r>
        <w:r>
          <w:rPr>
            <w:rFonts w:ascii="Helv" w:hAnsi="Helv" w:cs="Helv"/>
            <w:color w:val="000000"/>
          </w:rPr>
          <w:t>is</w:t>
        </w:r>
        <w:r>
          <w:rPr>
            <w:rFonts w:ascii="Helv" w:eastAsia="Helv" w:hAnsi="Helv" w:cs="Helv"/>
            <w:color w:val="000000"/>
          </w:rPr>
          <w:t xml:space="preserve"> </w:t>
        </w:r>
        <w:r>
          <w:rPr>
            <w:rFonts w:ascii="Helv" w:hAnsi="Helv" w:cs="Helv"/>
            <w:color w:val="000000"/>
          </w:rPr>
          <w:t>'UTF-16LE'</w:t>
        </w:r>
        <w:r>
          <w:rPr>
            <w:rFonts w:ascii="Helv" w:eastAsia="Helv" w:hAnsi="Helv" w:cs="Helv"/>
            <w:color w:val="000000"/>
          </w:rPr>
          <w:t xml:space="preserve"> </w:t>
        </w:r>
        <w:r>
          <w:rPr>
            <w:rFonts w:ascii="Helv" w:hAnsi="Helv" w:cs="Helv"/>
            <w:color w:val="000000"/>
          </w:rPr>
          <w:t>or</w:t>
        </w:r>
        <w:r>
          <w:rPr>
            <w:rFonts w:ascii="Helv" w:eastAsia="Helv" w:hAnsi="Helv" w:cs="Helv"/>
            <w:color w:val="000000"/>
          </w:rPr>
          <w:t xml:space="preserve"> </w:t>
        </w:r>
        <w:r>
          <w:rPr>
            <w:rFonts w:ascii="Helv" w:hAnsi="Helv" w:cs="Helv"/>
            <w:color w:val="000000"/>
          </w:rPr>
          <w:t>'UTF-16BE',</w:t>
        </w:r>
        <w:r>
          <w:rPr>
            <w:rFonts w:ascii="Helv" w:eastAsia="Helv" w:hAnsi="Helv" w:cs="Helv"/>
            <w:color w:val="000000"/>
          </w:rPr>
          <w:t xml:space="preserve"> </w:t>
        </w:r>
        <w:r>
          <w:rPr>
            <w:rFonts w:ascii="Helv" w:hAnsi="Helv" w:cs="Helv"/>
            <w:color w:val="000000"/>
          </w:rPr>
          <w:t>the</w:t>
        </w:r>
        <w:r>
          <w:rPr>
            <w:rFonts w:ascii="Helv" w:eastAsia="Helv" w:hAnsi="Helv" w:cs="Helv"/>
            <w:color w:val="000000"/>
          </w:rPr>
          <w:t xml:space="preserve"> </w:t>
        </w:r>
        <w:r>
          <w:rPr>
            <w:rFonts w:ascii="Helv" w:hAnsi="Helv" w:cs="Helv"/>
            <w:color w:val="000000"/>
          </w:rPr>
          <w:t>corresponding</w:t>
        </w:r>
        <w:r>
          <w:rPr>
            <w:rFonts w:ascii="Helv" w:eastAsia="Helv" w:hAnsi="Helv" w:cs="Helv"/>
            <w:color w:val="000000"/>
          </w:rPr>
          <w:t xml:space="preserve"> </w:t>
        </w:r>
        <w:r>
          <w:rPr>
            <w:rFonts w:ascii="Helv" w:hAnsi="Helv" w:cs="Helv"/>
            <w:color w:val="000000"/>
          </w:rPr>
          <w:t>UTF-16</w:t>
        </w:r>
        <w:r>
          <w:rPr>
            <w:rFonts w:ascii="Helv" w:eastAsia="Helv" w:hAnsi="Helv" w:cs="Helv"/>
            <w:color w:val="000000"/>
          </w:rPr>
          <w:t xml:space="preserve"> </w:t>
        </w:r>
        <w:r>
          <w:rPr>
            <w:rFonts w:ascii="Helv" w:hAnsi="Helv" w:cs="Helv"/>
            <w:color w:val="000000"/>
          </w:rPr>
          <w:t>BOM</w:t>
        </w:r>
        <w:r>
          <w:rPr>
            <w:rFonts w:ascii="Helv" w:eastAsia="Helv" w:hAnsi="Helv" w:cs="Helv"/>
            <w:color w:val="000000"/>
          </w:rPr>
          <w:t xml:space="preserve"> </w:t>
        </w:r>
        <w:r>
          <w:rPr>
            <w:rFonts w:ascii="Helv" w:hAnsi="Helv" w:cs="Helv"/>
            <w:color w:val="000000"/>
          </w:rPr>
          <w:t>is</w:t>
        </w:r>
        <w:r>
          <w:rPr>
            <w:rFonts w:ascii="Helv" w:eastAsia="Helv" w:hAnsi="Helv" w:cs="Helv"/>
            <w:color w:val="000000"/>
          </w:rPr>
          <w:t xml:space="preserve"> </w:t>
        </w:r>
        <w:r>
          <w:rPr>
            <w:rFonts w:ascii="Helv" w:hAnsi="Helv" w:cs="Helv"/>
            <w:color w:val="000000"/>
          </w:rPr>
          <w:t>output</w:t>
        </w:r>
        <w:r>
          <w:rPr>
            <w:rFonts w:ascii="Helv" w:eastAsia="Helv" w:hAnsi="Helv" w:cs="Helv"/>
            <w:color w:val="000000"/>
          </w:rPr>
          <w:t xml:space="preserve"> </w:t>
        </w:r>
        <w:r>
          <w:rPr>
            <w:rFonts w:ascii="Helv" w:hAnsi="Helv" w:cs="Helv"/>
            <w:color w:val="000000"/>
          </w:rPr>
          <w:t>as</w:t>
        </w:r>
        <w:r>
          <w:rPr>
            <w:rFonts w:ascii="Helv" w:eastAsia="Helv" w:hAnsi="Helv" w:cs="Helv"/>
            <w:color w:val="000000"/>
          </w:rPr>
          <w:t xml:space="preserve"> </w:t>
        </w:r>
        <w:r>
          <w:rPr>
            <w:rFonts w:ascii="Helv" w:hAnsi="Helv" w:cs="Helv"/>
            <w:color w:val="000000"/>
          </w:rPr>
          <w:t>the</w:t>
        </w:r>
        <w:r>
          <w:rPr>
            <w:rFonts w:ascii="Helv" w:eastAsia="Helv" w:hAnsi="Helv" w:cs="Helv"/>
            <w:color w:val="000000"/>
          </w:rPr>
          <w:t xml:space="preserve"> </w:t>
        </w:r>
        <w:r>
          <w:rPr>
            <w:rFonts w:ascii="Helv" w:hAnsi="Helv" w:cs="Helv"/>
            <w:color w:val="000000"/>
          </w:rPr>
          <w:t>very</w:t>
        </w:r>
        <w:r>
          <w:rPr>
            <w:rFonts w:ascii="Helv" w:eastAsia="Helv" w:hAnsi="Helv" w:cs="Helv"/>
            <w:color w:val="000000"/>
          </w:rPr>
          <w:t xml:space="preserve"> </w:t>
        </w:r>
        <w:r>
          <w:rPr>
            <w:rFonts w:ascii="Helv" w:hAnsi="Helv" w:cs="Helv"/>
            <w:color w:val="000000"/>
          </w:rPr>
          <w:t>first</w:t>
        </w:r>
        <w:r>
          <w:rPr>
            <w:rFonts w:ascii="Helv" w:eastAsia="Helv" w:hAnsi="Helv" w:cs="Helv"/>
            <w:color w:val="000000"/>
          </w:rPr>
          <w:t xml:space="preserve"> </w:t>
        </w:r>
        <w:r>
          <w:rPr>
            <w:rFonts w:ascii="Helv" w:hAnsi="Helv" w:cs="Helv"/>
            <w:color w:val="000000"/>
          </w:rPr>
          <w:t>bytes</w:t>
        </w:r>
        <w:r>
          <w:rPr>
            <w:rFonts w:ascii="Helv" w:eastAsia="Helv" w:hAnsi="Helv" w:cs="Helv"/>
            <w:color w:val="000000"/>
          </w:rPr>
          <w:t xml:space="preserve"> </w:t>
        </w:r>
        <w:r>
          <w:rPr>
            <w:rFonts w:ascii="Helv" w:hAnsi="Helv" w:cs="Helv"/>
            <w:color w:val="000000"/>
          </w:rPr>
          <w:t>in</w:t>
        </w:r>
        <w:r>
          <w:rPr>
            <w:rFonts w:ascii="Helv" w:eastAsia="Helv" w:hAnsi="Helv" w:cs="Helv"/>
            <w:color w:val="000000"/>
          </w:rPr>
          <w:t xml:space="preserve"> </w:t>
        </w:r>
        <w:r>
          <w:rPr>
            <w:rFonts w:ascii="Helv" w:hAnsi="Helv" w:cs="Helv"/>
            <w:color w:val="000000"/>
          </w:rPr>
          <w:t>the</w:t>
        </w:r>
        <w:r>
          <w:rPr>
            <w:rFonts w:ascii="Helv" w:eastAsia="Helv" w:hAnsi="Helv" w:cs="Helv"/>
            <w:color w:val="000000"/>
          </w:rPr>
          <w:t xml:space="preserve"> </w:t>
        </w:r>
        <w:r>
          <w:rPr>
            <w:rFonts w:ascii="Helv" w:hAnsi="Helv" w:cs="Helv"/>
            <w:color w:val="000000"/>
          </w:rPr>
          <w:t>data</w:t>
        </w:r>
        <w:r>
          <w:rPr>
            <w:rFonts w:ascii="Helv" w:eastAsia="Helv" w:hAnsi="Helv" w:cs="Helv"/>
            <w:color w:val="000000"/>
          </w:rPr>
          <w:t xml:space="preserve"> </w:t>
        </w:r>
        <w:r>
          <w:rPr>
            <w:rFonts w:ascii="Helv" w:hAnsi="Helv" w:cs="Helv"/>
            <w:color w:val="000000"/>
          </w:rPr>
          <w:t>stream,</w:t>
        </w:r>
        <w:r>
          <w:rPr>
            <w:rFonts w:ascii="Helv" w:eastAsia="Helv" w:hAnsi="Helv" w:cs="Helv"/>
            <w:color w:val="000000"/>
          </w:rPr>
          <w:t xml:space="preserve"> </w:t>
        </w:r>
        <w:r>
          <w:rPr>
            <w:rFonts w:ascii="Helv" w:hAnsi="Helv" w:cs="Helv"/>
            <w:color w:val="000000"/>
          </w:rPr>
          <w:t>and</w:t>
        </w:r>
        <w:r>
          <w:rPr>
            <w:rFonts w:ascii="Helv" w:eastAsia="Helv" w:hAnsi="Helv" w:cs="Helv"/>
            <w:color w:val="000000"/>
          </w:rPr>
          <w:t xml:space="preserve"> </w:t>
        </w:r>
        <w:r>
          <w:rPr>
            <w:rFonts w:ascii="Helv" w:hAnsi="Helv" w:cs="Helv"/>
            <w:color w:val="000000"/>
          </w:rPr>
          <w:t>all</w:t>
        </w:r>
        <w:r>
          <w:rPr>
            <w:rFonts w:ascii="Helv" w:eastAsia="Helv" w:hAnsi="Helv" w:cs="Helv"/>
            <w:color w:val="000000"/>
          </w:rPr>
          <w:t xml:space="preserve"> </w:t>
        </w:r>
        <w:r>
          <w:rPr>
            <w:rFonts w:ascii="Helv" w:hAnsi="Helv" w:cs="Helv"/>
            <w:color w:val="000000"/>
          </w:rPr>
          <w:t>data</w:t>
        </w:r>
        <w:r>
          <w:rPr>
            <w:rFonts w:ascii="Helv" w:eastAsia="Helv" w:hAnsi="Helv" w:cs="Helv"/>
            <w:color w:val="000000"/>
          </w:rPr>
          <w:t xml:space="preserve"> </w:t>
        </w:r>
        <w:r>
          <w:rPr>
            <w:rFonts w:ascii="Helv" w:hAnsi="Helv" w:cs="Helv"/>
            <w:color w:val="000000"/>
          </w:rPr>
          <w:t>with</w:t>
        </w:r>
        <w:r>
          <w:rPr>
            <w:rFonts w:ascii="Helv" w:eastAsia="Helv" w:hAnsi="Helv" w:cs="Helv"/>
            <w:color w:val="000000"/>
          </w:rPr>
          <w:t xml:space="preserve"> </w:t>
        </w:r>
        <w:r>
          <w:rPr>
            <w:rFonts w:ascii="Helv" w:hAnsi="Helv" w:cs="Helv"/>
            <w:color w:val="000000"/>
          </w:rPr>
          <w:t>dfdl:encoding</w:t>
        </w:r>
        <w:r>
          <w:rPr>
            <w:rFonts w:ascii="Helv" w:eastAsia="Helv" w:hAnsi="Helv" w:cs="Helv"/>
            <w:color w:val="000000"/>
          </w:rPr>
          <w:t xml:space="preserve"> </w:t>
        </w:r>
        <w:r>
          <w:rPr>
            <w:rFonts w:ascii="Helv" w:hAnsi="Helv" w:cs="Helv"/>
            <w:color w:val="000000"/>
          </w:rPr>
          <w:t>UTF-16</w:t>
        </w:r>
        <w:r>
          <w:rPr>
            <w:rFonts w:ascii="Helv" w:eastAsia="Helv" w:hAnsi="Helv" w:cs="Helv"/>
            <w:color w:val="000000"/>
          </w:rPr>
          <w:t xml:space="preserve"> </w:t>
        </w:r>
        <w:r>
          <w:rPr>
            <w:rFonts w:ascii="Helv" w:hAnsi="Helv" w:cs="Helv"/>
            <w:color w:val="000000"/>
          </w:rPr>
          <w:t>throughout</w:t>
        </w:r>
        <w:r>
          <w:rPr>
            <w:rFonts w:ascii="Helv" w:eastAsia="Helv" w:hAnsi="Helv" w:cs="Helv"/>
            <w:color w:val="000000"/>
          </w:rPr>
          <w:t xml:space="preserve"> </w:t>
        </w:r>
        <w:r>
          <w:rPr>
            <w:rFonts w:ascii="Helv" w:hAnsi="Helv" w:cs="Helv"/>
            <w:color w:val="000000"/>
          </w:rPr>
          <w:t>the</w:t>
        </w:r>
        <w:r>
          <w:rPr>
            <w:rFonts w:ascii="Helv" w:eastAsia="Helv" w:hAnsi="Helv" w:cs="Helv"/>
            <w:color w:val="000000"/>
          </w:rPr>
          <w:t xml:space="preserve"> </w:t>
        </w:r>
        <w:r>
          <w:rPr>
            <w:rFonts w:ascii="Helv" w:hAnsi="Helv" w:cs="Helv"/>
            <w:color w:val="000000"/>
          </w:rPr>
          <w:t>rest</w:t>
        </w:r>
        <w:r>
          <w:rPr>
            <w:rFonts w:ascii="Helv" w:eastAsia="Helv" w:hAnsi="Helv" w:cs="Helv"/>
            <w:color w:val="000000"/>
          </w:rPr>
          <w:t xml:space="preserve"> </w:t>
        </w:r>
        <w:r>
          <w:rPr>
            <w:rFonts w:ascii="Helv" w:hAnsi="Helv" w:cs="Helv"/>
            <w:color w:val="000000"/>
          </w:rPr>
          <w:t>of</w:t>
        </w:r>
        <w:r>
          <w:rPr>
            <w:rFonts w:ascii="Helv" w:eastAsia="Helv" w:hAnsi="Helv" w:cs="Helv"/>
            <w:color w:val="000000"/>
          </w:rPr>
          <w:t xml:space="preserve"> </w:t>
        </w:r>
        <w:r>
          <w:rPr>
            <w:rFonts w:ascii="Helv" w:hAnsi="Helv" w:cs="Helv"/>
            <w:color w:val="000000"/>
          </w:rPr>
          <w:t>the</w:t>
        </w:r>
        <w:r>
          <w:rPr>
            <w:rFonts w:ascii="Helv" w:eastAsia="Helv" w:hAnsi="Helv" w:cs="Helv"/>
            <w:color w:val="000000"/>
          </w:rPr>
          <w:t xml:space="preserve"> </w:t>
        </w:r>
        <w:r>
          <w:rPr>
            <w:rFonts w:ascii="Helv" w:hAnsi="Helv" w:cs="Helv"/>
            <w:color w:val="000000"/>
          </w:rPr>
          <w:t>document</w:t>
        </w:r>
        <w:r>
          <w:rPr>
            <w:rFonts w:ascii="Helv" w:eastAsia="Helv" w:hAnsi="Helv" w:cs="Helv"/>
            <w:color w:val="000000"/>
          </w:rPr>
          <w:t xml:space="preserve"> </w:t>
        </w:r>
        <w:r>
          <w:rPr>
            <w:rFonts w:ascii="Helv" w:hAnsi="Helv" w:cs="Helv"/>
            <w:color w:val="000000"/>
          </w:rPr>
          <w:t>will</w:t>
        </w:r>
        <w:r>
          <w:rPr>
            <w:rFonts w:ascii="Helv" w:eastAsia="Helv" w:hAnsi="Helv" w:cs="Helv"/>
            <w:color w:val="000000"/>
          </w:rPr>
          <w:t xml:space="preserve"> </w:t>
        </w:r>
        <w:r>
          <w:rPr>
            <w:rFonts w:ascii="Helv" w:hAnsi="Helv" w:cs="Helv"/>
            <w:color w:val="000000"/>
          </w:rPr>
          <w:t>be</w:t>
        </w:r>
        <w:r>
          <w:rPr>
            <w:rFonts w:ascii="Helv" w:eastAsia="Helv" w:hAnsi="Helv" w:cs="Helv"/>
            <w:color w:val="000000"/>
          </w:rPr>
          <w:t xml:space="preserve"> </w:t>
        </w:r>
        <w:r>
          <w:rPr>
            <w:rFonts w:ascii="Helv" w:hAnsi="Helv" w:cs="Helv"/>
            <w:color w:val="000000"/>
          </w:rPr>
          <w:t>output</w:t>
        </w:r>
        <w:r>
          <w:rPr>
            <w:rFonts w:ascii="Helv" w:eastAsia="Helv" w:hAnsi="Helv" w:cs="Helv"/>
            <w:color w:val="000000"/>
          </w:rPr>
          <w:t xml:space="preserve"> </w:t>
        </w:r>
        <w:r>
          <w:rPr>
            <w:rFonts w:ascii="Helv" w:hAnsi="Helv" w:cs="Helv"/>
            <w:color w:val="000000"/>
          </w:rPr>
          <w:t>with</w:t>
        </w:r>
        <w:r>
          <w:rPr>
            <w:rFonts w:ascii="Helv" w:eastAsia="Helv" w:hAnsi="Helv" w:cs="Helv"/>
            <w:color w:val="000000"/>
          </w:rPr>
          <w:t xml:space="preserve"> </w:t>
        </w:r>
        <w:r>
          <w:rPr>
            <w:rFonts w:ascii="Helv" w:hAnsi="Helv" w:cs="Helv"/>
            <w:color w:val="000000"/>
          </w:rPr>
          <w:t>the</w:t>
        </w:r>
        <w:r>
          <w:rPr>
            <w:rFonts w:ascii="Helv" w:eastAsia="Helv" w:hAnsi="Helv" w:cs="Helv"/>
            <w:color w:val="000000"/>
          </w:rPr>
          <w:t xml:space="preserve"> </w:t>
        </w:r>
        <w:r>
          <w:rPr>
            <w:rFonts w:ascii="Helv" w:hAnsi="Helv" w:cs="Helv"/>
            <w:color w:val="000000"/>
          </w:rPr>
          <w:t>implied</w:t>
        </w:r>
        <w:r>
          <w:rPr>
            <w:rFonts w:ascii="Helv" w:eastAsia="Helv" w:hAnsi="Helv" w:cs="Helv"/>
            <w:color w:val="000000"/>
          </w:rPr>
          <w:t xml:space="preserve"> </w:t>
        </w:r>
        <w:r>
          <w:rPr>
            <w:rFonts w:ascii="Helv" w:hAnsi="Helv" w:cs="Helv"/>
            <w:color w:val="000000"/>
          </w:rPr>
          <w:t>byte</w:t>
        </w:r>
        <w:r>
          <w:rPr>
            <w:rFonts w:ascii="Helv" w:eastAsia="Helv" w:hAnsi="Helv" w:cs="Helv"/>
            <w:color w:val="000000"/>
          </w:rPr>
          <w:t xml:space="preserve"> </w:t>
        </w:r>
        <w:r>
          <w:rPr>
            <w:rFonts w:ascii="Helv" w:hAnsi="Helv" w:cs="Helv"/>
            <w:color w:val="000000"/>
          </w:rPr>
          <w:t>order.</w:t>
        </w:r>
        <w:r>
          <w:rPr>
            <w:rFonts w:ascii="Helv" w:eastAsia="Helv" w:hAnsi="Helv" w:cs="Helv"/>
            <w:color w:val="000000"/>
          </w:rPr>
          <w:t xml:space="preserve"> </w:t>
        </w:r>
        <w:r>
          <w:rPr>
            <w:rFonts w:ascii="Helv" w:hAnsi="Helv" w:cs="Helv"/>
            <w:color w:val="000000"/>
          </w:rPr>
          <w:t>If</w:t>
        </w:r>
        <w:r>
          <w:rPr>
            <w:rFonts w:ascii="Helv" w:eastAsia="Helv" w:hAnsi="Helv" w:cs="Helv"/>
            <w:color w:val="000000"/>
          </w:rPr>
          <w:t xml:space="preserve"> </w:t>
        </w:r>
        <w:r>
          <w:rPr>
            <w:rFonts w:ascii="Helv" w:hAnsi="Helv" w:cs="Helv"/>
            <w:color w:val="000000"/>
          </w:rPr>
          <w:t>the</w:t>
        </w:r>
        <w:r>
          <w:rPr>
            <w:rFonts w:ascii="Helv" w:eastAsia="Helv" w:hAnsi="Helv" w:cs="Helv"/>
            <w:color w:val="000000"/>
          </w:rPr>
          <w:t xml:space="preserve"> </w:t>
        </w:r>
        <w:r>
          <w:rPr>
            <w:rFonts w:ascii="Helv" w:hAnsi="Helv" w:cs="Helv"/>
            <w:color w:val="000000"/>
          </w:rPr>
          <w:t>property</w:t>
        </w:r>
        <w:r>
          <w:rPr>
            <w:rFonts w:ascii="Helv" w:eastAsia="Helv" w:hAnsi="Helv" w:cs="Helv"/>
            <w:color w:val="000000"/>
          </w:rPr>
          <w:t xml:space="preserve"> </w:t>
        </w:r>
        <w:r>
          <w:rPr>
            <w:rFonts w:ascii="Helv" w:hAnsi="Helv" w:cs="Helv"/>
            <w:color w:val="000000"/>
          </w:rPr>
          <w:t>is</w:t>
        </w:r>
        <w:r>
          <w:rPr>
            <w:rFonts w:ascii="Helv" w:eastAsia="Helv" w:hAnsi="Helv" w:cs="Helv"/>
            <w:color w:val="000000"/>
          </w:rPr>
          <w:t xml:space="preserve"> </w:t>
        </w:r>
        <w:r>
          <w:rPr>
            <w:rFonts w:ascii="Helv" w:hAnsi="Helv" w:cs="Helv"/>
            <w:color w:val="000000"/>
          </w:rPr>
          <w:t>empty</w:t>
        </w:r>
        <w:r>
          <w:rPr>
            <w:rFonts w:ascii="Helv" w:eastAsia="Helv" w:hAnsi="Helv" w:cs="Helv"/>
            <w:color w:val="000000"/>
          </w:rPr>
          <w:t xml:space="preserve"> </w:t>
        </w:r>
        <w:r>
          <w:rPr>
            <w:rFonts w:ascii="Helv" w:hAnsi="Helv" w:cs="Helv"/>
            <w:color w:val="000000"/>
          </w:rPr>
          <w:t>then</w:t>
        </w:r>
        <w:r>
          <w:rPr>
            <w:rFonts w:ascii="Helv" w:eastAsia="Helv" w:hAnsi="Helv" w:cs="Helv"/>
            <w:color w:val="000000"/>
          </w:rPr>
          <w:t xml:space="preserve"> </w:t>
        </w:r>
        <w:r>
          <w:rPr>
            <w:rFonts w:ascii="Helv" w:hAnsi="Helv" w:cs="Helv"/>
            <w:color w:val="000000"/>
          </w:rPr>
          <w:t>no</w:t>
        </w:r>
        <w:r>
          <w:rPr>
            <w:rFonts w:ascii="Helv" w:eastAsia="Helv" w:hAnsi="Helv" w:cs="Helv"/>
            <w:color w:val="000000"/>
          </w:rPr>
          <w:t xml:space="preserve"> </w:t>
        </w:r>
        <w:r>
          <w:rPr>
            <w:rFonts w:ascii="Helv" w:hAnsi="Helv" w:cs="Helv"/>
            <w:color w:val="000000"/>
          </w:rPr>
          <w:t>BOM</w:t>
        </w:r>
        <w:r>
          <w:rPr>
            <w:rFonts w:ascii="Helv" w:eastAsia="Helv" w:hAnsi="Helv" w:cs="Helv"/>
            <w:color w:val="000000"/>
          </w:rPr>
          <w:t xml:space="preserve"> </w:t>
        </w:r>
        <w:r>
          <w:rPr>
            <w:rFonts w:ascii="Helv" w:hAnsi="Helv" w:cs="Helv"/>
            <w:color w:val="000000"/>
          </w:rPr>
          <w:t>is</w:t>
        </w:r>
        <w:r>
          <w:rPr>
            <w:rFonts w:ascii="Helv" w:eastAsia="Helv" w:hAnsi="Helv" w:cs="Helv"/>
            <w:color w:val="000000"/>
          </w:rPr>
          <w:t xml:space="preserve"> </w:t>
        </w:r>
        <w:r>
          <w:rPr>
            <w:rFonts w:ascii="Helv" w:hAnsi="Helv" w:cs="Helv"/>
            <w:color w:val="000000"/>
          </w:rPr>
          <w:t>output,</w:t>
        </w:r>
        <w:r>
          <w:rPr>
            <w:rFonts w:ascii="Helv" w:eastAsia="Helv" w:hAnsi="Helv" w:cs="Helv"/>
            <w:color w:val="000000"/>
          </w:rPr>
          <w:t xml:space="preserve"> </w:t>
        </w:r>
        <w:r>
          <w:rPr>
            <w:rFonts w:ascii="Helv" w:hAnsi="Helv" w:cs="Helv"/>
            <w:color w:val="000000"/>
          </w:rPr>
          <w:t>and</w:t>
        </w:r>
        <w:r>
          <w:rPr>
            <w:rFonts w:ascii="Helv" w:eastAsia="Helv" w:hAnsi="Helv" w:cs="Helv"/>
            <w:color w:val="000000"/>
          </w:rPr>
          <w:t xml:space="preserve"> </w:t>
        </w:r>
        <w:r>
          <w:rPr>
            <w:rFonts w:ascii="Helv" w:hAnsi="Helv" w:cs="Helv"/>
            <w:color w:val="000000"/>
          </w:rPr>
          <w:t>all</w:t>
        </w:r>
        <w:r>
          <w:rPr>
            <w:rFonts w:ascii="Helv" w:eastAsia="Helv" w:hAnsi="Helv" w:cs="Helv"/>
            <w:color w:val="000000"/>
          </w:rPr>
          <w:t xml:space="preserve"> </w:t>
        </w:r>
        <w:r>
          <w:rPr>
            <w:rFonts w:ascii="Helv" w:hAnsi="Helv" w:cs="Helv"/>
            <w:color w:val="000000"/>
          </w:rPr>
          <w:t>data</w:t>
        </w:r>
        <w:r>
          <w:rPr>
            <w:rFonts w:ascii="Helv" w:eastAsia="Helv" w:hAnsi="Helv" w:cs="Helv"/>
            <w:color w:val="000000"/>
          </w:rPr>
          <w:t xml:space="preserve"> </w:t>
        </w:r>
        <w:r>
          <w:rPr>
            <w:rFonts w:ascii="Helv" w:hAnsi="Helv" w:cs="Helv"/>
            <w:color w:val="000000"/>
          </w:rPr>
          <w:t>with</w:t>
        </w:r>
        <w:r>
          <w:rPr>
            <w:rFonts w:ascii="Helv" w:eastAsia="Helv" w:hAnsi="Helv" w:cs="Helv"/>
            <w:color w:val="000000"/>
          </w:rPr>
          <w:t xml:space="preserve"> </w:t>
        </w:r>
        <w:r>
          <w:rPr>
            <w:rFonts w:ascii="Helv" w:hAnsi="Helv" w:cs="Helv"/>
            <w:color w:val="000000"/>
          </w:rPr>
          <w:t>dfdl:encoding</w:t>
        </w:r>
        <w:r>
          <w:rPr>
            <w:rFonts w:ascii="Helv" w:eastAsia="Helv" w:hAnsi="Helv" w:cs="Helv"/>
            <w:color w:val="000000"/>
          </w:rPr>
          <w:t xml:space="preserve"> </w:t>
        </w:r>
        <w:r>
          <w:rPr>
            <w:rFonts w:ascii="Helv" w:hAnsi="Helv" w:cs="Helv"/>
            <w:color w:val="000000"/>
          </w:rPr>
          <w:t>UTF-16</w:t>
        </w:r>
        <w:r>
          <w:rPr>
            <w:rFonts w:ascii="Helv" w:eastAsia="Helv" w:hAnsi="Helv" w:cs="Helv"/>
            <w:color w:val="000000"/>
          </w:rPr>
          <w:t xml:space="preserve"> </w:t>
        </w:r>
        <w:r>
          <w:rPr>
            <w:rFonts w:ascii="Helv" w:hAnsi="Helv" w:cs="Helv"/>
            <w:color w:val="000000"/>
          </w:rPr>
          <w:t>throughout</w:t>
        </w:r>
        <w:r>
          <w:rPr>
            <w:rFonts w:ascii="Helv" w:eastAsia="Helv" w:hAnsi="Helv" w:cs="Helv"/>
            <w:color w:val="000000"/>
          </w:rPr>
          <w:t xml:space="preserve"> </w:t>
        </w:r>
        <w:r>
          <w:rPr>
            <w:rFonts w:ascii="Helv" w:hAnsi="Helv" w:cs="Helv"/>
            <w:color w:val="000000"/>
          </w:rPr>
          <w:t>the</w:t>
        </w:r>
        <w:r>
          <w:rPr>
            <w:rFonts w:ascii="Helv" w:eastAsia="Helv" w:hAnsi="Helv" w:cs="Helv"/>
            <w:color w:val="000000"/>
          </w:rPr>
          <w:t xml:space="preserve"> </w:t>
        </w:r>
        <w:r>
          <w:rPr>
            <w:rFonts w:ascii="Helv" w:hAnsi="Helv" w:cs="Helv"/>
            <w:color w:val="000000"/>
          </w:rPr>
          <w:t>rest</w:t>
        </w:r>
        <w:r>
          <w:rPr>
            <w:rFonts w:ascii="Helv" w:eastAsia="Helv" w:hAnsi="Helv" w:cs="Helv"/>
            <w:color w:val="000000"/>
          </w:rPr>
          <w:t xml:space="preserve"> </w:t>
        </w:r>
        <w:r>
          <w:rPr>
            <w:rFonts w:ascii="Helv" w:hAnsi="Helv" w:cs="Helv"/>
            <w:color w:val="000000"/>
          </w:rPr>
          <w:t>of</w:t>
        </w:r>
        <w:r>
          <w:rPr>
            <w:rFonts w:ascii="Helv" w:eastAsia="Helv" w:hAnsi="Helv" w:cs="Helv"/>
            <w:color w:val="000000"/>
          </w:rPr>
          <w:t xml:space="preserve"> </w:t>
        </w:r>
        <w:r>
          <w:rPr>
            <w:rFonts w:ascii="Helv" w:hAnsi="Helv" w:cs="Helv"/>
            <w:color w:val="000000"/>
          </w:rPr>
          <w:t>the</w:t>
        </w:r>
        <w:r>
          <w:rPr>
            <w:rFonts w:ascii="Helv" w:eastAsia="Helv" w:hAnsi="Helv" w:cs="Helv"/>
            <w:color w:val="000000"/>
          </w:rPr>
          <w:t xml:space="preserve"> </w:t>
        </w:r>
        <w:r>
          <w:rPr>
            <w:rFonts w:ascii="Helv" w:hAnsi="Helv" w:cs="Helv"/>
            <w:color w:val="000000"/>
          </w:rPr>
          <w:t>document</w:t>
        </w:r>
        <w:r>
          <w:rPr>
            <w:rFonts w:ascii="Helv" w:eastAsia="Helv" w:hAnsi="Helv" w:cs="Helv"/>
            <w:color w:val="000000"/>
          </w:rPr>
          <w:t xml:space="preserve"> </w:t>
        </w:r>
        <w:r>
          <w:rPr>
            <w:rFonts w:ascii="Helv" w:hAnsi="Helv" w:cs="Helv"/>
            <w:color w:val="000000"/>
          </w:rPr>
          <w:t>are</w:t>
        </w:r>
        <w:r>
          <w:rPr>
            <w:rFonts w:ascii="Helv" w:eastAsia="Helv" w:hAnsi="Helv" w:cs="Helv"/>
            <w:color w:val="000000"/>
          </w:rPr>
          <w:t xml:space="preserve"> </w:t>
        </w:r>
        <w:r>
          <w:rPr>
            <w:rFonts w:ascii="Helv" w:hAnsi="Helv" w:cs="Helv"/>
            <w:color w:val="000000"/>
          </w:rPr>
          <w:t>assumed</w:t>
        </w:r>
        <w:r>
          <w:rPr>
            <w:rFonts w:ascii="Helv" w:eastAsia="Helv" w:hAnsi="Helv" w:cs="Helv"/>
            <w:color w:val="000000"/>
          </w:rPr>
          <w:t xml:space="preserve"> </w:t>
        </w:r>
        <w:r>
          <w:rPr>
            <w:rFonts w:ascii="Helv" w:hAnsi="Helv" w:cs="Helv"/>
            <w:color w:val="000000"/>
          </w:rPr>
          <w:t>to</w:t>
        </w:r>
        <w:r>
          <w:rPr>
            <w:rFonts w:ascii="Helv" w:eastAsia="Helv" w:hAnsi="Helv" w:cs="Helv"/>
            <w:color w:val="000000"/>
          </w:rPr>
          <w:t xml:space="preserve"> </w:t>
        </w:r>
        <w:r>
          <w:rPr>
            <w:rFonts w:ascii="Helv" w:hAnsi="Helv" w:cs="Helv"/>
            <w:color w:val="000000"/>
          </w:rPr>
          <w:t>have</w:t>
        </w:r>
        <w:r>
          <w:rPr>
            <w:rFonts w:ascii="Helv" w:eastAsia="Helv" w:hAnsi="Helv" w:cs="Helv"/>
            <w:color w:val="000000"/>
          </w:rPr>
          <w:t xml:space="preserve"> </w:t>
        </w:r>
        <w:r>
          <w:rPr>
            <w:rFonts w:ascii="Helv" w:hAnsi="Helv" w:cs="Helv"/>
            <w:color w:val="000000"/>
          </w:rPr>
          <w:t>big-endian</w:t>
        </w:r>
        <w:r>
          <w:rPr>
            <w:rFonts w:ascii="Helv" w:eastAsia="Helv" w:hAnsi="Helv" w:cs="Helv"/>
            <w:color w:val="000000"/>
          </w:rPr>
          <w:t xml:space="preserve"> </w:t>
        </w:r>
        <w:r>
          <w:rPr>
            <w:rFonts w:ascii="Helv" w:hAnsi="Helv" w:cs="Helv"/>
            <w:color w:val="000000"/>
          </w:rPr>
          <w:t>byte</w:t>
        </w:r>
        <w:r>
          <w:rPr>
            <w:rFonts w:ascii="Helv" w:eastAsia="Helv" w:hAnsi="Helv" w:cs="Helv"/>
            <w:color w:val="000000"/>
          </w:rPr>
          <w:t xml:space="preserve"> </w:t>
        </w:r>
        <w:r>
          <w:rPr>
            <w:rFonts w:ascii="Helv" w:hAnsi="Helv" w:cs="Helv"/>
            <w:color w:val="000000"/>
          </w:rPr>
          <w:t>order.</w:t>
        </w:r>
        <w:r>
          <w:rPr>
            <w:rFonts w:ascii="Helv" w:eastAsia="Helv" w:hAnsi="Helv" w:cs="Helv"/>
            <w:color w:val="000000"/>
          </w:rPr>
          <w:t xml:space="preserve"> </w:t>
        </w:r>
        <w:r>
          <w:rPr>
            <w:rFonts w:ascii="Helv" w:hAnsi="Helv" w:cs="Helv"/>
            <w:color w:val="000000"/>
          </w:rPr>
          <w:t>If</w:t>
        </w:r>
        <w:r>
          <w:rPr>
            <w:rFonts w:ascii="Helv" w:eastAsia="Helv" w:hAnsi="Helv" w:cs="Helv"/>
            <w:color w:val="000000"/>
          </w:rPr>
          <w:t xml:space="preserve"> </w:t>
        </w:r>
        <w:r>
          <w:rPr>
            <w:rFonts w:ascii="Helv" w:hAnsi="Helv" w:cs="Helv"/>
            <w:color w:val="000000"/>
          </w:rPr>
          <w:t>the</w:t>
        </w:r>
        <w:r>
          <w:rPr>
            <w:rFonts w:ascii="Helv" w:eastAsia="Helv" w:hAnsi="Helv" w:cs="Helv"/>
            <w:color w:val="000000"/>
          </w:rPr>
          <w:t xml:space="preserve"> </w:t>
        </w:r>
        <w:r>
          <w:rPr>
            <w:rFonts w:ascii="Helv" w:hAnsi="Helv" w:cs="Helv"/>
            <w:color w:val="000000"/>
          </w:rPr>
          <w:t>property</w:t>
        </w:r>
        <w:r>
          <w:rPr>
            <w:rFonts w:ascii="Helv" w:eastAsia="Helv" w:hAnsi="Helv" w:cs="Helv"/>
            <w:color w:val="000000"/>
          </w:rPr>
          <w:t xml:space="preserve"> </w:t>
        </w:r>
        <w:r>
          <w:rPr>
            <w:rFonts w:ascii="Helv" w:hAnsi="Helv" w:cs="Helv"/>
            <w:color w:val="000000"/>
          </w:rPr>
          <w:t>has</w:t>
        </w:r>
        <w:r>
          <w:rPr>
            <w:rFonts w:ascii="Helv" w:eastAsia="Helv" w:hAnsi="Helv" w:cs="Helv"/>
            <w:color w:val="000000"/>
          </w:rPr>
          <w:t xml:space="preserve"> </w:t>
        </w:r>
        <w:r>
          <w:rPr>
            <w:rFonts w:ascii="Helv" w:hAnsi="Helv" w:cs="Helv"/>
            <w:color w:val="000000"/>
          </w:rPr>
          <w:t>any</w:t>
        </w:r>
        <w:r>
          <w:rPr>
            <w:rFonts w:ascii="Helv" w:eastAsia="Helv" w:hAnsi="Helv" w:cs="Helv"/>
            <w:color w:val="000000"/>
          </w:rPr>
          <w:t xml:space="preserve"> </w:t>
        </w:r>
        <w:r>
          <w:rPr>
            <w:rFonts w:ascii="Helv" w:hAnsi="Helv" w:cs="Helv"/>
            <w:color w:val="000000"/>
          </w:rPr>
          <w:t>other</w:t>
        </w:r>
        <w:r>
          <w:rPr>
            <w:rFonts w:ascii="Helv" w:eastAsia="Helv" w:hAnsi="Helv" w:cs="Helv"/>
            <w:color w:val="000000"/>
          </w:rPr>
          <w:t xml:space="preserve"> </w:t>
        </w:r>
        <w:r>
          <w:rPr>
            <w:rFonts w:ascii="Helv" w:hAnsi="Helv" w:cs="Helv"/>
            <w:color w:val="000000"/>
          </w:rPr>
          <w:t>value,</w:t>
        </w:r>
        <w:r>
          <w:rPr>
            <w:rFonts w:ascii="Helv" w:eastAsia="Helv" w:hAnsi="Helv" w:cs="Helv"/>
            <w:color w:val="000000"/>
          </w:rPr>
          <w:t xml:space="preserve"> </w:t>
        </w:r>
        <w:r>
          <w:rPr>
            <w:rFonts w:ascii="Helv" w:hAnsi="Helv" w:cs="Helv"/>
            <w:color w:val="000000"/>
          </w:rPr>
          <w:t>it</w:t>
        </w:r>
        <w:r>
          <w:rPr>
            <w:rFonts w:ascii="Helv" w:eastAsia="Helv" w:hAnsi="Helv" w:cs="Helv"/>
            <w:color w:val="000000"/>
          </w:rPr>
          <w:t xml:space="preserve"> </w:t>
        </w:r>
        <w:r>
          <w:rPr>
            <w:rFonts w:ascii="Helv" w:hAnsi="Helv" w:cs="Helv"/>
            <w:color w:val="000000"/>
          </w:rPr>
          <w:t>is</w:t>
        </w:r>
        <w:r>
          <w:rPr>
            <w:rFonts w:ascii="Helv" w:eastAsia="Helv" w:hAnsi="Helv" w:cs="Helv"/>
            <w:color w:val="000000"/>
          </w:rPr>
          <w:t xml:space="preserve"> </w:t>
        </w:r>
        <w:r>
          <w:rPr>
            <w:rFonts w:ascii="Helv" w:hAnsi="Helv" w:cs="Helv"/>
            <w:color w:val="000000"/>
          </w:rPr>
          <w:t>a</w:t>
        </w:r>
        <w:r>
          <w:rPr>
            <w:rFonts w:ascii="Helv" w:eastAsia="Helv" w:hAnsi="Helv" w:cs="Helv"/>
            <w:color w:val="000000"/>
          </w:rPr>
          <w:t xml:space="preserve"> </w:t>
        </w:r>
        <w:r>
          <w:rPr>
            <w:rFonts w:ascii="Helv" w:hAnsi="Helv" w:cs="Helv"/>
            <w:color w:val="000000"/>
          </w:rPr>
          <w:t>processing</w:t>
        </w:r>
        <w:r>
          <w:rPr>
            <w:rFonts w:ascii="Helv" w:eastAsia="Helv" w:hAnsi="Helv" w:cs="Helv"/>
            <w:color w:val="000000"/>
          </w:rPr>
          <w:t xml:space="preserve"> </w:t>
        </w:r>
        <w:r>
          <w:rPr>
            <w:rFonts w:ascii="Helv" w:hAnsi="Helv" w:cs="Helv"/>
            <w:color w:val="000000"/>
          </w:rPr>
          <w:t>error.</w:t>
        </w:r>
        <w:r>
          <w:rPr>
            <w:rFonts w:ascii="Helv" w:eastAsia="Helv" w:hAnsi="Helv" w:cs="Helv"/>
            <w:color w:val="000000"/>
          </w:rPr>
          <w:t xml:space="preserve"> </w:t>
        </w:r>
        <w:r>
          <w:rPr>
            <w:rFonts w:ascii="Helv" w:hAnsi="Helv" w:cs="Helv"/>
            <w:color w:val="000000"/>
          </w:rPr>
          <w:t>There</w:t>
        </w:r>
        <w:r>
          <w:rPr>
            <w:rFonts w:ascii="Helv" w:eastAsia="Helv" w:hAnsi="Helv" w:cs="Helv"/>
            <w:color w:val="000000"/>
          </w:rPr>
          <w:t xml:space="preserve"> </w:t>
        </w:r>
        <w:r>
          <w:rPr>
            <w:rFonts w:ascii="Helv" w:hAnsi="Helv" w:cs="Helv"/>
            <w:color w:val="000000"/>
          </w:rPr>
          <w:t>is</w:t>
        </w:r>
        <w:r>
          <w:rPr>
            <w:rFonts w:ascii="Helv" w:eastAsia="Helv" w:hAnsi="Helv" w:cs="Helv"/>
            <w:color w:val="000000"/>
          </w:rPr>
          <w:t xml:space="preserve"> </w:t>
        </w:r>
        <w:r>
          <w:rPr>
            <w:rFonts w:ascii="Helv" w:hAnsi="Helv" w:cs="Helv"/>
            <w:color w:val="000000"/>
          </w:rPr>
          <w:t>no</w:t>
        </w:r>
        <w:r>
          <w:rPr>
            <w:rFonts w:ascii="Helv" w:eastAsia="Helv" w:hAnsi="Helv" w:cs="Helv"/>
            <w:color w:val="000000"/>
          </w:rPr>
          <w:t xml:space="preserve"> </w:t>
        </w:r>
        <w:r>
          <w:rPr>
            <w:rFonts w:ascii="Helv" w:hAnsi="Helv" w:cs="Helv"/>
            <w:color w:val="000000"/>
          </w:rPr>
          <w:t>need</w:t>
        </w:r>
        <w:r>
          <w:rPr>
            <w:rFonts w:ascii="Helv" w:eastAsia="Helv" w:hAnsi="Helv" w:cs="Helv"/>
            <w:color w:val="000000"/>
          </w:rPr>
          <w:t xml:space="preserve"> </w:t>
        </w:r>
        <w:r>
          <w:rPr>
            <w:rFonts w:ascii="Helv" w:hAnsi="Helv" w:cs="Helv"/>
            <w:color w:val="000000"/>
          </w:rPr>
          <w:t>to</w:t>
        </w:r>
        <w:r>
          <w:rPr>
            <w:rFonts w:ascii="Helv" w:eastAsia="Helv" w:hAnsi="Helv" w:cs="Helv"/>
            <w:color w:val="000000"/>
          </w:rPr>
          <w:t xml:space="preserve"> </w:t>
        </w:r>
        <w:r>
          <w:rPr>
            <w:rFonts w:ascii="Helv" w:hAnsi="Helv" w:cs="Helv"/>
            <w:color w:val="000000"/>
          </w:rPr>
          <w:t>model</w:t>
        </w:r>
        <w:r>
          <w:rPr>
            <w:rFonts w:ascii="Helv" w:eastAsia="Helv" w:hAnsi="Helv" w:cs="Helv"/>
            <w:color w:val="000000"/>
          </w:rPr>
          <w:t xml:space="preserve"> </w:t>
        </w:r>
        <w:r>
          <w:rPr>
            <w:rFonts w:ascii="Helv" w:hAnsi="Helv" w:cs="Helv"/>
            <w:color w:val="000000"/>
          </w:rPr>
          <w:t>the</w:t>
        </w:r>
        <w:r>
          <w:rPr>
            <w:rFonts w:ascii="Helv" w:eastAsia="Helv" w:hAnsi="Helv" w:cs="Helv"/>
            <w:color w:val="000000"/>
          </w:rPr>
          <w:t xml:space="preserve"> </w:t>
        </w:r>
        <w:r>
          <w:rPr>
            <w:rFonts w:ascii="Helv" w:hAnsi="Helv" w:cs="Helv"/>
            <w:color w:val="000000"/>
          </w:rPr>
          <w:t>BOM</w:t>
        </w:r>
        <w:r>
          <w:rPr>
            <w:rFonts w:ascii="Helv" w:eastAsia="Helv" w:hAnsi="Helv" w:cs="Helv"/>
            <w:color w:val="000000"/>
          </w:rPr>
          <w:t xml:space="preserve"> </w:t>
        </w:r>
        <w:r>
          <w:rPr>
            <w:rFonts w:ascii="Helv" w:hAnsi="Helv" w:cs="Helv"/>
            <w:color w:val="000000"/>
          </w:rPr>
          <w:t>explicitly.</w:t>
        </w:r>
        <w:r>
          <w:rPr>
            <w:rFonts w:ascii="Helv" w:eastAsia="Helv" w:hAnsi="Helv" w:cs="Helv"/>
            <w:color w:val="000000"/>
          </w:rPr>
          <w:t xml:space="preserve"> </w:t>
        </w:r>
      </w:ins>
    </w:p>
    <w:p w14:paraId="7C21F939" w14:textId="77777777" w:rsidR="00FD322E" w:rsidRDefault="00FD322E" w:rsidP="00FD322E">
      <w:pPr>
        <w:numPr>
          <w:ilvl w:val="0"/>
          <w:numId w:val="129"/>
        </w:numPr>
        <w:suppressAutoHyphens/>
        <w:autoSpaceDE w:val="0"/>
        <w:ind w:left="360" w:hanging="360"/>
        <w:rPr>
          <w:ins w:id="7577" w:author="mbeckerle" w:date="2012-03-25T10:55:00Z"/>
          <w:rFonts w:ascii="Helv" w:hAnsi="Helv" w:cs="Helv"/>
          <w:color w:val="000000"/>
        </w:rPr>
      </w:pPr>
      <w:ins w:id="7578" w:author="mbeckerle" w:date="2012-03-25T10:55:00Z">
        <w:r>
          <w:rPr>
            <w:rFonts w:ascii="Helv" w:hAnsi="Helv" w:cs="Helv"/>
            <w:color w:val="000000"/>
          </w:rPr>
          <w:t>UTF-32.</w:t>
        </w:r>
        <w:r>
          <w:rPr>
            <w:rFonts w:ascii="Helv" w:eastAsia="Helv" w:hAnsi="Helv" w:cs="Helv"/>
            <w:color w:val="000000"/>
          </w:rPr>
          <w:t xml:space="preserve">  </w:t>
        </w:r>
        <w:r>
          <w:rPr>
            <w:rFonts w:ascii="Helv" w:hAnsi="Helv" w:cs="Helv"/>
            <w:color w:val="000000"/>
          </w:rPr>
          <w:t>If</w:t>
        </w:r>
        <w:r>
          <w:rPr>
            <w:rFonts w:ascii="Helv" w:eastAsia="Helv" w:hAnsi="Helv" w:cs="Helv"/>
            <w:color w:val="000000"/>
          </w:rPr>
          <w:t xml:space="preserve"> </w:t>
        </w:r>
        <w:r>
          <w:rPr>
            <w:rFonts w:ascii="Helv" w:hAnsi="Helv" w:cs="Helv"/>
            <w:color w:val="000000"/>
          </w:rPr>
          <w:t>the</w:t>
        </w:r>
        <w:r>
          <w:rPr>
            <w:rFonts w:ascii="Helv" w:eastAsia="Helv" w:hAnsi="Helv" w:cs="Helv"/>
            <w:color w:val="000000"/>
          </w:rPr>
          <w:t xml:space="preserve"> </w:t>
        </w:r>
        <w:r>
          <w:rPr>
            <w:rFonts w:ascii="Helv" w:hAnsi="Helv" w:cs="Helv"/>
            <w:color w:val="000000"/>
          </w:rPr>
          <w:t>document</w:t>
        </w:r>
        <w:r>
          <w:rPr>
            <w:rFonts w:ascii="Helv" w:eastAsia="Helv" w:hAnsi="Helv" w:cs="Helv"/>
            <w:color w:val="000000"/>
          </w:rPr>
          <w:t xml:space="preserve"> </w:t>
        </w:r>
        <w:r>
          <w:rPr>
            <w:rFonts w:ascii="Helv" w:hAnsi="Helv" w:cs="Helv"/>
            <w:color w:val="000000"/>
          </w:rPr>
          <w:t>information</w:t>
        </w:r>
        <w:r>
          <w:rPr>
            <w:rFonts w:ascii="Helv" w:eastAsia="Helv" w:hAnsi="Helv" w:cs="Helv"/>
            <w:color w:val="000000"/>
          </w:rPr>
          <w:t xml:space="preserve"> </w:t>
        </w:r>
        <w:r>
          <w:rPr>
            <w:rFonts w:ascii="Helv" w:hAnsi="Helv" w:cs="Helv"/>
            <w:color w:val="000000"/>
          </w:rPr>
          <w:t>item</w:t>
        </w:r>
        <w:r>
          <w:rPr>
            <w:rFonts w:ascii="Helv" w:eastAsia="Helv" w:hAnsi="Helv" w:cs="Helv"/>
            <w:color w:val="000000"/>
          </w:rPr>
          <w:t xml:space="preserve"> </w:t>
        </w:r>
        <w:r w:rsidRPr="00F4230C">
          <w:rPr>
            <w:rFonts w:ascii="Helv" w:hAnsi="Helv" w:cs="Helv"/>
            <w:b/>
            <w:color w:val="000000"/>
          </w:rPr>
          <w:t>[unicodeByteOrderMark]</w:t>
        </w:r>
        <w:r>
          <w:rPr>
            <w:rFonts w:ascii="Helv" w:eastAsia="Helv" w:hAnsi="Helv" w:cs="Helv"/>
            <w:color w:val="000000"/>
          </w:rPr>
          <w:t xml:space="preserve"> </w:t>
        </w:r>
        <w:r>
          <w:rPr>
            <w:rFonts w:ascii="Helv" w:hAnsi="Helv" w:cs="Helv"/>
            <w:color w:val="000000"/>
          </w:rPr>
          <w:t>member</w:t>
        </w:r>
        <w:r>
          <w:rPr>
            <w:rFonts w:ascii="Helv" w:eastAsia="Helv" w:hAnsi="Helv" w:cs="Helv"/>
            <w:color w:val="000000"/>
          </w:rPr>
          <w:t xml:space="preserve"> </w:t>
        </w:r>
        <w:r>
          <w:rPr>
            <w:rFonts w:ascii="Helv" w:hAnsi="Helv" w:cs="Helv"/>
            <w:color w:val="000000"/>
          </w:rPr>
          <w:t>is</w:t>
        </w:r>
        <w:r>
          <w:rPr>
            <w:rFonts w:ascii="Helv" w:eastAsia="Helv" w:hAnsi="Helv" w:cs="Helv"/>
            <w:color w:val="000000"/>
          </w:rPr>
          <w:t xml:space="preserve"> </w:t>
        </w:r>
        <w:r>
          <w:rPr>
            <w:rFonts w:ascii="Helv" w:hAnsi="Helv" w:cs="Helv"/>
            <w:color w:val="000000"/>
          </w:rPr>
          <w:t>'UTF-32LE'</w:t>
        </w:r>
        <w:r>
          <w:rPr>
            <w:rFonts w:ascii="Helv" w:eastAsia="Helv" w:hAnsi="Helv" w:cs="Helv"/>
            <w:color w:val="000000"/>
          </w:rPr>
          <w:t xml:space="preserve"> </w:t>
        </w:r>
        <w:r>
          <w:rPr>
            <w:rFonts w:ascii="Helv" w:hAnsi="Helv" w:cs="Helv"/>
            <w:color w:val="000000"/>
          </w:rPr>
          <w:t>or</w:t>
        </w:r>
        <w:r>
          <w:rPr>
            <w:rFonts w:ascii="Helv" w:eastAsia="Helv" w:hAnsi="Helv" w:cs="Helv"/>
            <w:color w:val="000000"/>
          </w:rPr>
          <w:t xml:space="preserve"> </w:t>
        </w:r>
        <w:r>
          <w:rPr>
            <w:rFonts w:ascii="Helv" w:hAnsi="Helv" w:cs="Helv"/>
            <w:color w:val="000000"/>
          </w:rPr>
          <w:t>'UTF-32BE',</w:t>
        </w:r>
        <w:r>
          <w:rPr>
            <w:rFonts w:ascii="Helv" w:eastAsia="Helv" w:hAnsi="Helv" w:cs="Helv"/>
            <w:color w:val="000000"/>
          </w:rPr>
          <w:t xml:space="preserve"> </w:t>
        </w:r>
        <w:r>
          <w:rPr>
            <w:rFonts w:ascii="Helv" w:hAnsi="Helv" w:cs="Helv"/>
            <w:color w:val="000000"/>
          </w:rPr>
          <w:t>the</w:t>
        </w:r>
        <w:r>
          <w:rPr>
            <w:rFonts w:ascii="Helv" w:eastAsia="Helv" w:hAnsi="Helv" w:cs="Helv"/>
            <w:color w:val="000000"/>
          </w:rPr>
          <w:t xml:space="preserve"> </w:t>
        </w:r>
        <w:r>
          <w:rPr>
            <w:rFonts w:ascii="Helv" w:hAnsi="Helv" w:cs="Helv"/>
            <w:color w:val="000000"/>
          </w:rPr>
          <w:t>corresponding</w:t>
        </w:r>
        <w:r>
          <w:rPr>
            <w:rFonts w:ascii="Helv" w:eastAsia="Helv" w:hAnsi="Helv" w:cs="Helv"/>
            <w:color w:val="000000"/>
          </w:rPr>
          <w:t xml:space="preserve"> </w:t>
        </w:r>
        <w:r>
          <w:rPr>
            <w:rFonts w:ascii="Helv" w:hAnsi="Helv" w:cs="Helv"/>
            <w:color w:val="000000"/>
          </w:rPr>
          <w:t>UTF-32</w:t>
        </w:r>
        <w:r>
          <w:rPr>
            <w:rFonts w:ascii="Helv" w:eastAsia="Helv" w:hAnsi="Helv" w:cs="Helv"/>
            <w:color w:val="000000"/>
          </w:rPr>
          <w:t xml:space="preserve"> </w:t>
        </w:r>
        <w:r>
          <w:rPr>
            <w:rFonts w:ascii="Helv" w:hAnsi="Helv" w:cs="Helv"/>
            <w:color w:val="000000"/>
          </w:rPr>
          <w:t>BOM</w:t>
        </w:r>
        <w:r>
          <w:rPr>
            <w:rFonts w:ascii="Helv" w:eastAsia="Helv" w:hAnsi="Helv" w:cs="Helv"/>
            <w:color w:val="000000"/>
          </w:rPr>
          <w:t xml:space="preserve"> </w:t>
        </w:r>
        <w:r>
          <w:rPr>
            <w:rFonts w:ascii="Helv" w:hAnsi="Helv" w:cs="Helv"/>
            <w:color w:val="000000"/>
          </w:rPr>
          <w:t>is</w:t>
        </w:r>
        <w:r>
          <w:rPr>
            <w:rFonts w:ascii="Helv" w:eastAsia="Helv" w:hAnsi="Helv" w:cs="Helv"/>
            <w:color w:val="000000"/>
          </w:rPr>
          <w:t xml:space="preserve"> </w:t>
        </w:r>
        <w:r>
          <w:rPr>
            <w:rFonts w:ascii="Helv" w:hAnsi="Helv" w:cs="Helv"/>
            <w:color w:val="000000"/>
          </w:rPr>
          <w:t>output</w:t>
        </w:r>
        <w:r>
          <w:rPr>
            <w:rFonts w:ascii="Helv" w:eastAsia="Helv" w:hAnsi="Helv" w:cs="Helv"/>
            <w:color w:val="000000"/>
          </w:rPr>
          <w:t xml:space="preserve"> </w:t>
        </w:r>
        <w:r>
          <w:rPr>
            <w:rFonts w:ascii="Helv" w:hAnsi="Helv" w:cs="Helv"/>
            <w:color w:val="000000"/>
          </w:rPr>
          <w:t>as</w:t>
        </w:r>
        <w:r>
          <w:rPr>
            <w:rFonts w:ascii="Helv" w:eastAsia="Helv" w:hAnsi="Helv" w:cs="Helv"/>
            <w:color w:val="000000"/>
          </w:rPr>
          <w:t xml:space="preserve"> </w:t>
        </w:r>
        <w:r>
          <w:rPr>
            <w:rFonts w:ascii="Helv" w:hAnsi="Helv" w:cs="Helv"/>
            <w:color w:val="000000"/>
          </w:rPr>
          <w:t>the</w:t>
        </w:r>
        <w:r>
          <w:rPr>
            <w:rFonts w:ascii="Helv" w:eastAsia="Helv" w:hAnsi="Helv" w:cs="Helv"/>
            <w:color w:val="000000"/>
          </w:rPr>
          <w:t xml:space="preserve"> </w:t>
        </w:r>
        <w:r>
          <w:rPr>
            <w:rFonts w:ascii="Helv" w:hAnsi="Helv" w:cs="Helv"/>
            <w:color w:val="000000"/>
          </w:rPr>
          <w:t>very</w:t>
        </w:r>
        <w:r>
          <w:rPr>
            <w:rFonts w:ascii="Helv" w:eastAsia="Helv" w:hAnsi="Helv" w:cs="Helv"/>
            <w:color w:val="000000"/>
          </w:rPr>
          <w:t xml:space="preserve"> </w:t>
        </w:r>
        <w:r>
          <w:rPr>
            <w:rFonts w:ascii="Helv" w:hAnsi="Helv" w:cs="Helv"/>
            <w:color w:val="000000"/>
          </w:rPr>
          <w:t>first</w:t>
        </w:r>
        <w:r>
          <w:rPr>
            <w:rFonts w:ascii="Helv" w:eastAsia="Helv" w:hAnsi="Helv" w:cs="Helv"/>
            <w:color w:val="000000"/>
          </w:rPr>
          <w:t xml:space="preserve"> </w:t>
        </w:r>
        <w:r>
          <w:rPr>
            <w:rFonts w:ascii="Helv" w:hAnsi="Helv" w:cs="Helv"/>
            <w:color w:val="000000"/>
          </w:rPr>
          <w:t>bytes</w:t>
        </w:r>
        <w:r>
          <w:rPr>
            <w:rFonts w:ascii="Helv" w:eastAsia="Helv" w:hAnsi="Helv" w:cs="Helv"/>
            <w:color w:val="000000"/>
          </w:rPr>
          <w:t xml:space="preserve"> </w:t>
        </w:r>
        <w:r>
          <w:rPr>
            <w:rFonts w:ascii="Helv" w:hAnsi="Helv" w:cs="Helv"/>
            <w:color w:val="000000"/>
          </w:rPr>
          <w:t>in</w:t>
        </w:r>
        <w:r>
          <w:rPr>
            <w:rFonts w:ascii="Helv" w:eastAsia="Helv" w:hAnsi="Helv" w:cs="Helv"/>
            <w:color w:val="000000"/>
          </w:rPr>
          <w:t xml:space="preserve"> </w:t>
        </w:r>
        <w:r>
          <w:rPr>
            <w:rFonts w:ascii="Helv" w:hAnsi="Helv" w:cs="Helv"/>
            <w:color w:val="000000"/>
          </w:rPr>
          <w:t>the</w:t>
        </w:r>
        <w:r>
          <w:rPr>
            <w:rFonts w:ascii="Helv" w:eastAsia="Helv" w:hAnsi="Helv" w:cs="Helv"/>
            <w:color w:val="000000"/>
          </w:rPr>
          <w:t xml:space="preserve"> </w:t>
        </w:r>
        <w:r>
          <w:rPr>
            <w:rFonts w:ascii="Helv" w:hAnsi="Helv" w:cs="Helv"/>
            <w:color w:val="000000"/>
          </w:rPr>
          <w:t>data</w:t>
        </w:r>
        <w:r>
          <w:rPr>
            <w:rFonts w:ascii="Helv" w:eastAsia="Helv" w:hAnsi="Helv" w:cs="Helv"/>
            <w:color w:val="000000"/>
          </w:rPr>
          <w:t xml:space="preserve"> </w:t>
        </w:r>
        <w:r>
          <w:rPr>
            <w:rFonts w:ascii="Helv" w:hAnsi="Helv" w:cs="Helv"/>
            <w:color w:val="000000"/>
          </w:rPr>
          <w:t>stream,</w:t>
        </w:r>
        <w:r>
          <w:rPr>
            <w:rFonts w:ascii="Helv" w:eastAsia="Helv" w:hAnsi="Helv" w:cs="Helv"/>
            <w:color w:val="000000"/>
          </w:rPr>
          <w:t xml:space="preserve"> </w:t>
        </w:r>
        <w:r>
          <w:rPr>
            <w:rFonts w:ascii="Helv" w:hAnsi="Helv" w:cs="Helv"/>
            <w:color w:val="000000"/>
          </w:rPr>
          <w:t>and</w:t>
        </w:r>
        <w:r>
          <w:rPr>
            <w:rFonts w:ascii="Helv" w:eastAsia="Helv" w:hAnsi="Helv" w:cs="Helv"/>
            <w:color w:val="000000"/>
          </w:rPr>
          <w:t xml:space="preserve"> </w:t>
        </w:r>
        <w:r>
          <w:rPr>
            <w:rFonts w:ascii="Helv" w:hAnsi="Helv" w:cs="Helv"/>
            <w:color w:val="000000"/>
          </w:rPr>
          <w:t>all</w:t>
        </w:r>
        <w:r>
          <w:rPr>
            <w:rFonts w:ascii="Helv" w:eastAsia="Helv" w:hAnsi="Helv" w:cs="Helv"/>
            <w:color w:val="000000"/>
          </w:rPr>
          <w:t xml:space="preserve"> </w:t>
        </w:r>
        <w:r>
          <w:rPr>
            <w:rFonts w:ascii="Helv" w:hAnsi="Helv" w:cs="Helv"/>
            <w:color w:val="000000"/>
          </w:rPr>
          <w:t>data</w:t>
        </w:r>
        <w:r>
          <w:rPr>
            <w:rFonts w:ascii="Helv" w:eastAsia="Helv" w:hAnsi="Helv" w:cs="Helv"/>
            <w:color w:val="000000"/>
          </w:rPr>
          <w:t xml:space="preserve"> </w:t>
        </w:r>
        <w:r>
          <w:rPr>
            <w:rFonts w:ascii="Helv" w:hAnsi="Helv" w:cs="Helv"/>
            <w:color w:val="000000"/>
          </w:rPr>
          <w:t>with</w:t>
        </w:r>
        <w:r>
          <w:rPr>
            <w:rFonts w:ascii="Helv" w:eastAsia="Helv" w:hAnsi="Helv" w:cs="Helv"/>
            <w:color w:val="000000"/>
          </w:rPr>
          <w:t xml:space="preserve"> </w:t>
        </w:r>
        <w:r>
          <w:rPr>
            <w:rFonts w:ascii="Helv" w:hAnsi="Helv" w:cs="Helv"/>
            <w:color w:val="000000"/>
          </w:rPr>
          <w:t>dfdl:encoding</w:t>
        </w:r>
        <w:r>
          <w:rPr>
            <w:rFonts w:ascii="Helv" w:eastAsia="Helv" w:hAnsi="Helv" w:cs="Helv"/>
            <w:color w:val="000000"/>
          </w:rPr>
          <w:t xml:space="preserve"> </w:t>
        </w:r>
        <w:r>
          <w:rPr>
            <w:rFonts w:ascii="Helv" w:hAnsi="Helv" w:cs="Helv"/>
            <w:color w:val="000000"/>
          </w:rPr>
          <w:t>UTF-32</w:t>
        </w:r>
        <w:r>
          <w:rPr>
            <w:rFonts w:ascii="Helv" w:eastAsia="Helv" w:hAnsi="Helv" w:cs="Helv"/>
            <w:color w:val="000000"/>
          </w:rPr>
          <w:t xml:space="preserve"> </w:t>
        </w:r>
        <w:r>
          <w:rPr>
            <w:rFonts w:ascii="Helv" w:hAnsi="Helv" w:cs="Helv"/>
            <w:color w:val="000000"/>
          </w:rPr>
          <w:t>throughout</w:t>
        </w:r>
        <w:r>
          <w:rPr>
            <w:rFonts w:ascii="Helv" w:eastAsia="Helv" w:hAnsi="Helv" w:cs="Helv"/>
            <w:color w:val="000000"/>
          </w:rPr>
          <w:t xml:space="preserve"> </w:t>
        </w:r>
        <w:r>
          <w:rPr>
            <w:rFonts w:ascii="Helv" w:hAnsi="Helv" w:cs="Helv"/>
            <w:color w:val="000000"/>
          </w:rPr>
          <w:t>the</w:t>
        </w:r>
        <w:r>
          <w:rPr>
            <w:rFonts w:ascii="Helv" w:eastAsia="Helv" w:hAnsi="Helv" w:cs="Helv"/>
            <w:color w:val="000000"/>
          </w:rPr>
          <w:t xml:space="preserve"> </w:t>
        </w:r>
        <w:r>
          <w:rPr>
            <w:rFonts w:ascii="Helv" w:hAnsi="Helv" w:cs="Helv"/>
            <w:color w:val="000000"/>
          </w:rPr>
          <w:t>rest</w:t>
        </w:r>
        <w:r>
          <w:rPr>
            <w:rFonts w:ascii="Helv" w:eastAsia="Helv" w:hAnsi="Helv" w:cs="Helv"/>
            <w:color w:val="000000"/>
          </w:rPr>
          <w:t xml:space="preserve"> </w:t>
        </w:r>
        <w:r>
          <w:rPr>
            <w:rFonts w:ascii="Helv" w:hAnsi="Helv" w:cs="Helv"/>
            <w:color w:val="000000"/>
          </w:rPr>
          <w:t>of</w:t>
        </w:r>
        <w:r>
          <w:rPr>
            <w:rFonts w:ascii="Helv" w:eastAsia="Helv" w:hAnsi="Helv" w:cs="Helv"/>
            <w:color w:val="000000"/>
          </w:rPr>
          <w:t xml:space="preserve"> </w:t>
        </w:r>
        <w:r>
          <w:rPr>
            <w:rFonts w:ascii="Helv" w:hAnsi="Helv" w:cs="Helv"/>
            <w:color w:val="000000"/>
          </w:rPr>
          <w:t>the</w:t>
        </w:r>
        <w:r>
          <w:rPr>
            <w:rFonts w:ascii="Helv" w:eastAsia="Helv" w:hAnsi="Helv" w:cs="Helv"/>
            <w:color w:val="000000"/>
          </w:rPr>
          <w:t xml:space="preserve"> </w:t>
        </w:r>
        <w:r>
          <w:rPr>
            <w:rFonts w:ascii="Helv" w:hAnsi="Helv" w:cs="Helv"/>
            <w:color w:val="000000"/>
          </w:rPr>
          <w:t>document</w:t>
        </w:r>
        <w:r>
          <w:rPr>
            <w:rFonts w:ascii="Helv" w:eastAsia="Helv" w:hAnsi="Helv" w:cs="Helv"/>
            <w:color w:val="000000"/>
          </w:rPr>
          <w:t xml:space="preserve"> </w:t>
        </w:r>
        <w:r>
          <w:rPr>
            <w:rFonts w:ascii="Helv" w:hAnsi="Helv" w:cs="Helv"/>
            <w:color w:val="000000"/>
          </w:rPr>
          <w:t>will</w:t>
        </w:r>
        <w:r>
          <w:rPr>
            <w:rFonts w:ascii="Helv" w:eastAsia="Helv" w:hAnsi="Helv" w:cs="Helv"/>
            <w:color w:val="000000"/>
          </w:rPr>
          <w:t xml:space="preserve"> </w:t>
        </w:r>
        <w:r>
          <w:rPr>
            <w:rFonts w:ascii="Helv" w:hAnsi="Helv" w:cs="Helv"/>
            <w:color w:val="000000"/>
          </w:rPr>
          <w:t>be</w:t>
        </w:r>
        <w:r>
          <w:rPr>
            <w:rFonts w:ascii="Helv" w:eastAsia="Helv" w:hAnsi="Helv" w:cs="Helv"/>
            <w:color w:val="000000"/>
          </w:rPr>
          <w:t xml:space="preserve"> </w:t>
        </w:r>
        <w:r>
          <w:rPr>
            <w:rFonts w:ascii="Helv" w:hAnsi="Helv" w:cs="Helv"/>
            <w:color w:val="000000"/>
          </w:rPr>
          <w:t>output</w:t>
        </w:r>
        <w:r>
          <w:rPr>
            <w:rFonts w:ascii="Helv" w:eastAsia="Helv" w:hAnsi="Helv" w:cs="Helv"/>
            <w:color w:val="000000"/>
          </w:rPr>
          <w:t xml:space="preserve"> </w:t>
        </w:r>
        <w:r>
          <w:rPr>
            <w:rFonts w:ascii="Helv" w:hAnsi="Helv" w:cs="Helv"/>
            <w:color w:val="000000"/>
          </w:rPr>
          <w:t>with</w:t>
        </w:r>
        <w:r>
          <w:rPr>
            <w:rFonts w:ascii="Helv" w:eastAsia="Helv" w:hAnsi="Helv" w:cs="Helv"/>
            <w:color w:val="000000"/>
          </w:rPr>
          <w:t xml:space="preserve"> </w:t>
        </w:r>
        <w:r>
          <w:rPr>
            <w:rFonts w:ascii="Helv" w:hAnsi="Helv" w:cs="Helv"/>
            <w:color w:val="000000"/>
          </w:rPr>
          <w:t>the</w:t>
        </w:r>
        <w:r>
          <w:rPr>
            <w:rFonts w:ascii="Helv" w:eastAsia="Helv" w:hAnsi="Helv" w:cs="Helv"/>
            <w:color w:val="000000"/>
          </w:rPr>
          <w:t xml:space="preserve"> </w:t>
        </w:r>
        <w:r>
          <w:rPr>
            <w:rFonts w:ascii="Helv" w:hAnsi="Helv" w:cs="Helv"/>
            <w:color w:val="000000"/>
          </w:rPr>
          <w:t>implied</w:t>
        </w:r>
        <w:r>
          <w:rPr>
            <w:rFonts w:ascii="Helv" w:eastAsia="Helv" w:hAnsi="Helv" w:cs="Helv"/>
            <w:color w:val="000000"/>
          </w:rPr>
          <w:t xml:space="preserve"> </w:t>
        </w:r>
        <w:r>
          <w:rPr>
            <w:rFonts w:ascii="Helv" w:hAnsi="Helv" w:cs="Helv"/>
            <w:color w:val="000000"/>
          </w:rPr>
          <w:t>byte</w:t>
        </w:r>
        <w:r>
          <w:rPr>
            <w:rFonts w:ascii="Helv" w:eastAsia="Helv" w:hAnsi="Helv" w:cs="Helv"/>
            <w:color w:val="000000"/>
          </w:rPr>
          <w:t xml:space="preserve"> </w:t>
        </w:r>
        <w:r>
          <w:rPr>
            <w:rFonts w:ascii="Helv" w:hAnsi="Helv" w:cs="Helv"/>
            <w:color w:val="000000"/>
          </w:rPr>
          <w:t>order</w:t>
        </w:r>
        <w:r>
          <w:rPr>
            <w:rFonts w:ascii="Helv" w:eastAsia="Helv" w:hAnsi="Helv" w:cs="Helv"/>
            <w:color w:val="000000"/>
          </w:rPr>
          <w:t xml:space="preserve"> </w:t>
        </w:r>
        <w:r>
          <w:rPr>
            <w:rFonts w:ascii="Helv" w:hAnsi="Helv" w:cs="Helv"/>
            <w:color w:val="000000"/>
          </w:rPr>
          <w:t>.</w:t>
        </w:r>
        <w:r>
          <w:rPr>
            <w:rFonts w:ascii="Helv" w:eastAsia="Helv" w:hAnsi="Helv" w:cs="Helv"/>
            <w:color w:val="000000"/>
          </w:rPr>
          <w:t xml:space="preserve"> </w:t>
        </w:r>
        <w:r>
          <w:rPr>
            <w:rFonts w:ascii="Helv" w:hAnsi="Helv" w:cs="Helv"/>
            <w:color w:val="000000"/>
          </w:rPr>
          <w:t>If</w:t>
        </w:r>
        <w:r>
          <w:rPr>
            <w:rFonts w:ascii="Helv" w:eastAsia="Helv" w:hAnsi="Helv" w:cs="Helv"/>
            <w:color w:val="000000"/>
          </w:rPr>
          <w:t xml:space="preserve"> </w:t>
        </w:r>
        <w:r>
          <w:rPr>
            <w:rFonts w:ascii="Helv" w:hAnsi="Helv" w:cs="Helv"/>
            <w:color w:val="000000"/>
          </w:rPr>
          <w:t>the</w:t>
        </w:r>
        <w:r>
          <w:rPr>
            <w:rFonts w:ascii="Helv" w:eastAsia="Helv" w:hAnsi="Helv" w:cs="Helv"/>
            <w:color w:val="000000"/>
          </w:rPr>
          <w:t xml:space="preserve"> </w:t>
        </w:r>
        <w:r>
          <w:rPr>
            <w:rFonts w:ascii="Helv" w:hAnsi="Helv" w:cs="Helv"/>
            <w:color w:val="000000"/>
          </w:rPr>
          <w:t>property</w:t>
        </w:r>
        <w:r>
          <w:rPr>
            <w:rFonts w:ascii="Helv" w:eastAsia="Helv" w:hAnsi="Helv" w:cs="Helv"/>
            <w:color w:val="000000"/>
          </w:rPr>
          <w:t xml:space="preserve"> </w:t>
        </w:r>
        <w:r>
          <w:rPr>
            <w:rFonts w:ascii="Helv" w:hAnsi="Helv" w:cs="Helv"/>
            <w:color w:val="000000"/>
          </w:rPr>
          <w:t>is</w:t>
        </w:r>
        <w:r>
          <w:rPr>
            <w:rFonts w:ascii="Helv" w:eastAsia="Helv" w:hAnsi="Helv" w:cs="Helv"/>
            <w:color w:val="000000"/>
          </w:rPr>
          <w:t xml:space="preserve"> </w:t>
        </w:r>
        <w:r>
          <w:rPr>
            <w:rFonts w:ascii="Helv" w:hAnsi="Helv" w:cs="Helv"/>
            <w:color w:val="000000"/>
          </w:rPr>
          <w:t>empty</w:t>
        </w:r>
        <w:r>
          <w:rPr>
            <w:rFonts w:ascii="Helv" w:eastAsia="Helv" w:hAnsi="Helv" w:cs="Helv"/>
            <w:color w:val="000000"/>
          </w:rPr>
          <w:t xml:space="preserve"> </w:t>
        </w:r>
        <w:r>
          <w:rPr>
            <w:rFonts w:ascii="Helv" w:hAnsi="Helv" w:cs="Helv"/>
            <w:color w:val="000000"/>
          </w:rPr>
          <w:t>then</w:t>
        </w:r>
        <w:r>
          <w:rPr>
            <w:rFonts w:ascii="Helv" w:eastAsia="Helv" w:hAnsi="Helv" w:cs="Helv"/>
            <w:color w:val="000000"/>
          </w:rPr>
          <w:t xml:space="preserve"> </w:t>
        </w:r>
        <w:r>
          <w:rPr>
            <w:rFonts w:ascii="Helv" w:hAnsi="Helv" w:cs="Helv"/>
            <w:color w:val="000000"/>
          </w:rPr>
          <w:t>no</w:t>
        </w:r>
        <w:r>
          <w:rPr>
            <w:rFonts w:ascii="Helv" w:eastAsia="Helv" w:hAnsi="Helv" w:cs="Helv"/>
            <w:color w:val="000000"/>
          </w:rPr>
          <w:t xml:space="preserve"> </w:t>
        </w:r>
        <w:r>
          <w:rPr>
            <w:rFonts w:ascii="Helv" w:hAnsi="Helv" w:cs="Helv"/>
            <w:color w:val="000000"/>
          </w:rPr>
          <w:t>BOM</w:t>
        </w:r>
        <w:r>
          <w:rPr>
            <w:rFonts w:ascii="Helv" w:eastAsia="Helv" w:hAnsi="Helv" w:cs="Helv"/>
            <w:color w:val="000000"/>
          </w:rPr>
          <w:t xml:space="preserve"> </w:t>
        </w:r>
        <w:r>
          <w:rPr>
            <w:rFonts w:ascii="Helv" w:hAnsi="Helv" w:cs="Helv"/>
            <w:color w:val="000000"/>
          </w:rPr>
          <w:t>is</w:t>
        </w:r>
        <w:r>
          <w:rPr>
            <w:rFonts w:ascii="Helv" w:eastAsia="Helv" w:hAnsi="Helv" w:cs="Helv"/>
            <w:color w:val="000000"/>
          </w:rPr>
          <w:t xml:space="preserve"> </w:t>
        </w:r>
        <w:r>
          <w:rPr>
            <w:rFonts w:ascii="Helv" w:hAnsi="Helv" w:cs="Helv"/>
            <w:color w:val="000000"/>
          </w:rPr>
          <w:t>output,</w:t>
        </w:r>
        <w:r>
          <w:rPr>
            <w:rFonts w:ascii="Helv" w:eastAsia="Helv" w:hAnsi="Helv" w:cs="Helv"/>
            <w:color w:val="000000"/>
          </w:rPr>
          <w:t xml:space="preserve"> </w:t>
        </w:r>
        <w:r>
          <w:rPr>
            <w:rFonts w:ascii="Helv" w:hAnsi="Helv" w:cs="Helv"/>
            <w:color w:val="000000"/>
          </w:rPr>
          <w:t>and</w:t>
        </w:r>
        <w:r>
          <w:rPr>
            <w:rFonts w:ascii="Helv" w:eastAsia="Helv" w:hAnsi="Helv" w:cs="Helv"/>
            <w:color w:val="000000"/>
          </w:rPr>
          <w:t xml:space="preserve"> </w:t>
        </w:r>
        <w:r>
          <w:rPr>
            <w:rFonts w:ascii="Helv" w:hAnsi="Helv" w:cs="Helv"/>
            <w:color w:val="000000"/>
          </w:rPr>
          <w:t>all</w:t>
        </w:r>
        <w:r>
          <w:rPr>
            <w:rFonts w:ascii="Helv" w:eastAsia="Helv" w:hAnsi="Helv" w:cs="Helv"/>
            <w:color w:val="000000"/>
          </w:rPr>
          <w:t xml:space="preserve"> </w:t>
        </w:r>
        <w:r>
          <w:rPr>
            <w:rFonts w:ascii="Helv" w:hAnsi="Helv" w:cs="Helv"/>
            <w:color w:val="000000"/>
          </w:rPr>
          <w:t>data</w:t>
        </w:r>
        <w:r>
          <w:rPr>
            <w:rFonts w:ascii="Helv" w:eastAsia="Helv" w:hAnsi="Helv" w:cs="Helv"/>
            <w:color w:val="000000"/>
          </w:rPr>
          <w:t xml:space="preserve"> </w:t>
        </w:r>
        <w:r>
          <w:rPr>
            <w:rFonts w:ascii="Helv" w:hAnsi="Helv" w:cs="Helv"/>
            <w:color w:val="000000"/>
          </w:rPr>
          <w:t>with</w:t>
        </w:r>
        <w:r>
          <w:rPr>
            <w:rFonts w:ascii="Helv" w:eastAsia="Helv" w:hAnsi="Helv" w:cs="Helv"/>
            <w:color w:val="000000"/>
          </w:rPr>
          <w:t xml:space="preserve"> </w:t>
        </w:r>
        <w:r>
          <w:rPr>
            <w:rFonts w:ascii="Helv" w:hAnsi="Helv" w:cs="Helv"/>
            <w:color w:val="000000"/>
          </w:rPr>
          <w:t>dfdl:encoding</w:t>
        </w:r>
        <w:r>
          <w:rPr>
            <w:rFonts w:ascii="Helv" w:eastAsia="Helv" w:hAnsi="Helv" w:cs="Helv"/>
            <w:color w:val="000000"/>
          </w:rPr>
          <w:t xml:space="preserve"> </w:t>
        </w:r>
        <w:r>
          <w:rPr>
            <w:rFonts w:ascii="Helv" w:hAnsi="Helv" w:cs="Helv"/>
            <w:color w:val="000000"/>
          </w:rPr>
          <w:t>UTF-32</w:t>
        </w:r>
        <w:r>
          <w:rPr>
            <w:rFonts w:ascii="Helv" w:eastAsia="Helv" w:hAnsi="Helv" w:cs="Helv"/>
            <w:color w:val="000000"/>
          </w:rPr>
          <w:t xml:space="preserve"> </w:t>
        </w:r>
        <w:r>
          <w:rPr>
            <w:rFonts w:ascii="Helv" w:hAnsi="Helv" w:cs="Helv"/>
            <w:color w:val="000000"/>
          </w:rPr>
          <w:t>throughout</w:t>
        </w:r>
        <w:r>
          <w:rPr>
            <w:rFonts w:ascii="Helv" w:eastAsia="Helv" w:hAnsi="Helv" w:cs="Helv"/>
            <w:color w:val="000000"/>
          </w:rPr>
          <w:t xml:space="preserve"> </w:t>
        </w:r>
        <w:r>
          <w:rPr>
            <w:rFonts w:ascii="Helv" w:hAnsi="Helv" w:cs="Helv"/>
            <w:color w:val="000000"/>
          </w:rPr>
          <w:t>the</w:t>
        </w:r>
        <w:r>
          <w:rPr>
            <w:rFonts w:ascii="Helv" w:eastAsia="Helv" w:hAnsi="Helv" w:cs="Helv"/>
            <w:color w:val="000000"/>
          </w:rPr>
          <w:t xml:space="preserve"> </w:t>
        </w:r>
        <w:r>
          <w:rPr>
            <w:rFonts w:ascii="Helv" w:hAnsi="Helv" w:cs="Helv"/>
            <w:color w:val="000000"/>
          </w:rPr>
          <w:t>rest</w:t>
        </w:r>
        <w:r>
          <w:rPr>
            <w:rFonts w:ascii="Helv" w:eastAsia="Helv" w:hAnsi="Helv" w:cs="Helv"/>
            <w:color w:val="000000"/>
          </w:rPr>
          <w:t xml:space="preserve"> </w:t>
        </w:r>
        <w:r>
          <w:rPr>
            <w:rFonts w:ascii="Helv" w:hAnsi="Helv" w:cs="Helv"/>
            <w:color w:val="000000"/>
          </w:rPr>
          <w:t>of</w:t>
        </w:r>
        <w:r>
          <w:rPr>
            <w:rFonts w:ascii="Helv" w:eastAsia="Helv" w:hAnsi="Helv" w:cs="Helv"/>
            <w:color w:val="000000"/>
          </w:rPr>
          <w:t xml:space="preserve"> </w:t>
        </w:r>
        <w:r>
          <w:rPr>
            <w:rFonts w:ascii="Helv" w:hAnsi="Helv" w:cs="Helv"/>
            <w:color w:val="000000"/>
          </w:rPr>
          <w:t>the</w:t>
        </w:r>
        <w:r>
          <w:rPr>
            <w:rFonts w:ascii="Helv" w:eastAsia="Helv" w:hAnsi="Helv" w:cs="Helv"/>
            <w:color w:val="000000"/>
          </w:rPr>
          <w:t xml:space="preserve"> </w:t>
        </w:r>
        <w:r>
          <w:rPr>
            <w:rFonts w:ascii="Helv" w:hAnsi="Helv" w:cs="Helv"/>
            <w:color w:val="000000"/>
          </w:rPr>
          <w:t>document</w:t>
        </w:r>
        <w:r>
          <w:rPr>
            <w:rFonts w:ascii="Helv" w:eastAsia="Helv" w:hAnsi="Helv" w:cs="Helv"/>
            <w:color w:val="000000"/>
          </w:rPr>
          <w:t xml:space="preserve"> </w:t>
        </w:r>
        <w:r>
          <w:rPr>
            <w:rFonts w:ascii="Helv" w:hAnsi="Helv" w:cs="Helv"/>
            <w:color w:val="000000"/>
          </w:rPr>
          <w:t>are</w:t>
        </w:r>
        <w:r>
          <w:rPr>
            <w:rFonts w:ascii="Helv" w:eastAsia="Helv" w:hAnsi="Helv" w:cs="Helv"/>
            <w:color w:val="000000"/>
          </w:rPr>
          <w:t xml:space="preserve"> </w:t>
        </w:r>
        <w:r>
          <w:rPr>
            <w:rFonts w:ascii="Helv" w:hAnsi="Helv" w:cs="Helv"/>
            <w:color w:val="000000"/>
          </w:rPr>
          <w:t>assumed</w:t>
        </w:r>
        <w:r>
          <w:rPr>
            <w:rFonts w:ascii="Helv" w:eastAsia="Helv" w:hAnsi="Helv" w:cs="Helv"/>
            <w:color w:val="000000"/>
          </w:rPr>
          <w:t xml:space="preserve"> </w:t>
        </w:r>
        <w:r>
          <w:rPr>
            <w:rFonts w:ascii="Helv" w:hAnsi="Helv" w:cs="Helv"/>
            <w:color w:val="000000"/>
          </w:rPr>
          <w:t>to</w:t>
        </w:r>
        <w:r>
          <w:rPr>
            <w:rFonts w:ascii="Helv" w:eastAsia="Helv" w:hAnsi="Helv" w:cs="Helv"/>
            <w:color w:val="000000"/>
          </w:rPr>
          <w:t xml:space="preserve"> </w:t>
        </w:r>
        <w:r>
          <w:rPr>
            <w:rFonts w:ascii="Helv" w:hAnsi="Helv" w:cs="Helv"/>
            <w:color w:val="000000"/>
          </w:rPr>
          <w:t>have</w:t>
        </w:r>
        <w:r>
          <w:rPr>
            <w:rFonts w:ascii="Helv" w:eastAsia="Helv" w:hAnsi="Helv" w:cs="Helv"/>
            <w:color w:val="000000"/>
          </w:rPr>
          <w:t xml:space="preserve"> </w:t>
        </w:r>
        <w:r>
          <w:rPr>
            <w:rFonts w:ascii="Helv" w:hAnsi="Helv" w:cs="Helv"/>
            <w:color w:val="000000"/>
          </w:rPr>
          <w:t>big-endian</w:t>
        </w:r>
        <w:r>
          <w:rPr>
            <w:rFonts w:ascii="Helv" w:eastAsia="Helv" w:hAnsi="Helv" w:cs="Helv"/>
            <w:color w:val="000000"/>
          </w:rPr>
          <w:t xml:space="preserve"> </w:t>
        </w:r>
        <w:r>
          <w:rPr>
            <w:rFonts w:ascii="Helv" w:hAnsi="Helv" w:cs="Helv"/>
            <w:color w:val="000000"/>
          </w:rPr>
          <w:t>byte</w:t>
        </w:r>
        <w:r>
          <w:rPr>
            <w:rFonts w:ascii="Helv" w:eastAsia="Helv" w:hAnsi="Helv" w:cs="Helv"/>
            <w:color w:val="000000"/>
          </w:rPr>
          <w:t xml:space="preserve"> </w:t>
        </w:r>
        <w:r>
          <w:rPr>
            <w:rFonts w:ascii="Helv" w:hAnsi="Helv" w:cs="Helv"/>
            <w:color w:val="000000"/>
          </w:rPr>
          <w:t>order.</w:t>
        </w:r>
        <w:r>
          <w:rPr>
            <w:rFonts w:ascii="Helv" w:eastAsia="Helv" w:hAnsi="Helv" w:cs="Helv"/>
            <w:color w:val="000000"/>
          </w:rPr>
          <w:t xml:space="preserve"> </w:t>
        </w:r>
        <w:r>
          <w:rPr>
            <w:rFonts w:ascii="Helv" w:hAnsi="Helv" w:cs="Helv"/>
            <w:color w:val="000000"/>
          </w:rPr>
          <w:t>If</w:t>
        </w:r>
        <w:r>
          <w:rPr>
            <w:rFonts w:ascii="Helv" w:eastAsia="Helv" w:hAnsi="Helv" w:cs="Helv"/>
            <w:color w:val="000000"/>
          </w:rPr>
          <w:t xml:space="preserve"> </w:t>
        </w:r>
        <w:r>
          <w:rPr>
            <w:rFonts w:ascii="Helv" w:hAnsi="Helv" w:cs="Helv"/>
            <w:color w:val="000000"/>
          </w:rPr>
          <w:t>the</w:t>
        </w:r>
        <w:r>
          <w:rPr>
            <w:rFonts w:ascii="Helv" w:eastAsia="Helv" w:hAnsi="Helv" w:cs="Helv"/>
            <w:color w:val="000000"/>
          </w:rPr>
          <w:t xml:space="preserve"> </w:t>
        </w:r>
        <w:r>
          <w:rPr>
            <w:rFonts w:ascii="Helv" w:hAnsi="Helv" w:cs="Helv"/>
            <w:color w:val="000000"/>
          </w:rPr>
          <w:t>property</w:t>
        </w:r>
        <w:r>
          <w:rPr>
            <w:rFonts w:ascii="Helv" w:eastAsia="Helv" w:hAnsi="Helv" w:cs="Helv"/>
            <w:color w:val="000000"/>
          </w:rPr>
          <w:t xml:space="preserve"> </w:t>
        </w:r>
        <w:r>
          <w:rPr>
            <w:rFonts w:ascii="Helv" w:hAnsi="Helv" w:cs="Helv"/>
            <w:color w:val="000000"/>
          </w:rPr>
          <w:t>has</w:t>
        </w:r>
        <w:r>
          <w:rPr>
            <w:rFonts w:ascii="Helv" w:eastAsia="Helv" w:hAnsi="Helv" w:cs="Helv"/>
            <w:color w:val="000000"/>
          </w:rPr>
          <w:t xml:space="preserve"> </w:t>
        </w:r>
        <w:r>
          <w:rPr>
            <w:rFonts w:ascii="Helv" w:hAnsi="Helv" w:cs="Helv"/>
            <w:color w:val="000000"/>
          </w:rPr>
          <w:t>any</w:t>
        </w:r>
        <w:r>
          <w:rPr>
            <w:rFonts w:ascii="Helv" w:eastAsia="Helv" w:hAnsi="Helv" w:cs="Helv"/>
            <w:color w:val="000000"/>
          </w:rPr>
          <w:t xml:space="preserve"> </w:t>
        </w:r>
        <w:r>
          <w:rPr>
            <w:rFonts w:ascii="Helv" w:hAnsi="Helv" w:cs="Helv"/>
            <w:color w:val="000000"/>
          </w:rPr>
          <w:t>other</w:t>
        </w:r>
        <w:r>
          <w:rPr>
            <w:rFonts w:ascii="Helv" w:eastAsia="Helv" w:hAnsi="Helv" w:cs="Helv"/>
            <w:color w:val="000000"/>
          </w:rPr>
          <w:t xml:space="preserve"> </w:t>
        </w:r>
        <w:r>
          <w:rPr>
            <w:rFonts w:ascii="Helv" w:hAnsi="Helv" w:cs="Helv"/>
            <w:color w:val="000000"/>
          </w:rPr>
          <w:t>value,</w:t>
        </w:r>
        <w:r>
          <w:rPr>
            <w:rFonts w:ascii="Helv" w:eastAsia="Helv" w:hAnsi="Helv" w:cs="Helv"/>
            <w:color w:val="000000"/>
          </w:rPr>
          <w:t xml:space="preserve"> </w:t>
        </w:r>
        <w:r>
          <w:rPr>
            <w:rFonts w:ascii="Helv" w:hAnsi="Helv" w:cs="Helv"/>
            <w:color w:val="000000"/>
          </w:rPr>
          <w:t>it</w:t>
        </w:r>
        <w:r>
          <w:rPr>
            <w:rFonts w:ascii="Helv" w:eastAsia="Helv" w:hAnsi="Helv" w:cs="Helv"/>
            <w:color w:val="000000"/>
          </w:rPr>
          <w:t xml:space="preserve"> </w:t>
        </w:r>
        <w:r>
          <w:rPr>
            <w:rFonts w:ascii="Helv" w:hAnsi="Helv" w:cs="Helv"/>
            <w:color w:val="000000"/>
          </w:rPr>
          <w:t>is</w:t>
        </w:r>
        <w:r>
          <w:rPr>
            <w:rFonts w:ascii="Helv" w:eastAsia="Helv" w:hAnsi="Helv" w:cs="Helv"/>
            <w:color w:val="000000"/>
          </w:rPr>
          <w:t xml:space="preserve"> </w:t>
        </w:r>
        <w:r>
          <w:rPr>
            <w:rFonts w:ascii="Helv" w:hAnsi="Helv" w:cs="Helv"/>
            <w:color w:val="000000"/>
          </w:rPr>
          <w:t>a</w:t>
        </w:r>
        <w:r>
          <w:rPr>
            <w:rFonts w:ascii="Helv" w:eastAsia="Helv" w:hAnsi="Helv" w:cs="Helv"/>
            <w:color w:val="000000"/>
          </w:rPr>
          <w:t xml:space="preserve"> </w:t>
        </w:r>
        <w:r>
          <w:rPr>
            <w:rFonts w:ascii="Helv" w:hAnsi="Helv" w:cs="Helv"/>
            <w:color w:val="000000"/>
          </w:rPr>
          <w:t>processing</w:t>
        </w:r>
        <w:r>
          <w:rPr>
            <w:rFonts w:ascii="Helv" w:eastAsia="Helv" w:hAnsi="Helv" w:cs="Helv"/>
            <w:color w:val="000000"/>
          </w:rPr>
          <w:t xml:space="preserve"> </w:t>
        </w:r>
        <w:r>
          <w:rPr>
            <w:rFonts w:ascii="Helv" w:hAnsi="Helv" w:cs="Helv"/>
            <w:color w:val="000000"/>
          </w:rPr>
          <w:t>error.</w:t>
        </w:r>
        <w:r>
          <w:rPr>
            <w:rFonts w:ascii="Helv" w:eastAsia="Helv" w:hAnsi="Helv" w:cs="Helv"/>
            <w:color w:val="000000"/>
          </w:rPr>
          <w:t xml:space="preserve"> </w:t>
        </w:r>
        <w:r>
          <w:rPr>
            <w:rFonts w:ascii="Helv" w:hAnsi="Helv" w:cs="Helv"/>
            <w:color w:val="000000"/>
          </w:rPr>
          <w:t>There</w:t>
        </w:r>
        <w:r>
          <w:rPr>
            <w:rFonts w:ascii="Helv" w:eastAsia="Helv" w:hAnsi="Helv" w:cs="Helv"/>
            <w:color w:val="000000"/>
          </w:rPr>
          <w:t xml:space="preserve"> </w:t>
        </w:r>
        <w:r>
          <w:rPr>
            <w:rFonts w:ascii="Helv" w:hAnsi="Helv" w:cs="Helv"/>
            <w:color w:val="000000"/>
          </w:rPr>
          <w:t>is</w:t>
        </w:r>
        <w:r>
          <w:rPr>
            <w:rFonts w:ascii="Helv" w:eastAsia="Helv" w:hAnsi="Helv" w:cs="Helv"/>
            <w:color w:val="000000"/>
          </w:rPr>
          <w:t xml:space="preserve"> </w:t>
        </w:r>
        <w:r>
          <w:rPr>
            <w:rFonts w:ascii="Helv" w:hAnsi="Helv" w:cs="Helv"/>
            <w:color w:val="000000"/>
          </w:rPr>
          <w:t>no</w:t>
        </w:r>
        <w:r>
          <w:rPr>
            <w:rFonts w:ascii="Helv" w:eastAsia="Helv" w:hAnsi="Helv" w:cs="Helv"/>
            <w:color w:val="000000"/>
          </w:rPr>
          <w:t xml:space="preserve"> </w:t>
        </w:r>
        <w:r>
          <w:rPr>
            <w:rFonts w:ascii="Helv" w:hAnsi="Helv" w:cs="Helv"/>
            <w:color w:val="000000"/>
          </w:rPr>
          <w:t>need</w:t>
        </w:r>
        <w:r>
          <w:rPr>
            <w:rFonts w:ascii="Helv" w:eastAsia="Helv" w:hAnsi="Helv" w:cs="Helv"/>
            <w:color w:val="000000"/>
          </w:rPr>
          <w:t xml:space="preserve"> </w:t>
        </w:r>
        <w:r>
          <w:rPr>
            <w:rFonts w:ascii="Helv" w:hAnsi="Helv" w:cs="Helv"/>
            <w:color w:val="000000"/>
          </w:rPr>
          <w:t>to</w:t>
        </w:r>
        <w:r>
          <w:rPr>
            <w:rFonts w:ascii="Helv" w:eastAsia="Helv" w:hAnsi="Helv" w:cs="Helv"/>
            <w:color w:val="000000"/>
          </w:rPr>
          <w:t xml:space="preserve"> </w:t>
        </w:r>
        <w:r>
          <w:rPr>
            <w:rFonts w:ascii="Helv" w:hAnsi="Helv" w:cs="Helv"/>
            <w:color w:val="000000"/>
          </w:rPr>
          <w:t>model</w:t>
        </w:r>
        <w:r>
          <w:rPr>
            <w:rFonts w:ascii="Helv" w:eastAsia="Helv" w:hAnsi="Helv" w:cs="Helv"/>
            <w:color w:val="000000"/>
          </w:rPr>
          <w:t xml:space="preserve"> </w:t>
        </w:r>
        <w:r>
          <w:rPr>
            <w:rFonts w:ascii="Helv" w:hAnsi="Helv" w:cs="Helv"/>
            <w:color w:val="000000"/>
          </w:rPr>
          <w:t>the</w:t>
        </w:r>
        <w:r>
          <w:rPr>
            <w:rFonts w:ascii="Helv" w:eastAsia="Helv" w:hAnsi="Helv" w:cs="Helv"/>
            <w:color w:val="000000"/>
          </w:rPr>
          <w:t xml:space="preserve"> </w:t>
        </w:r>
        <w:r>
          <w:rPr>
            <w:rFonts w:ascii="Helv" w:hAnsi="Helv" w:cs="Helv"/>
            <w:color w:val="000000"/>
          </w:rPr>
          <w:t>BOM</w:t>
        </w:r>
        <w:r>
          <w:rPr>
            <w:rFonts w:ascii="Helv" w:eastAsia="Helv" w:hAnsi="Helv" w:cs="Helv"/>
            <w:color w:val="000000"/>
          </w:rPr>
          <w:t xml:space="preserve"> </w:t>
        </w:r>
        <w:r>
          <w:rPr>
            <w:rFonts w:ascii="Helv" w:hAnsi="Helv" w:cs="Helv"/>
            <w:color w:val="000000"/>
          </w:rPr>
          <w:t>explicitly.</w:t>
        </w:r>
      </w:ins>
    </w:p>
    <w:p w14:paraId="77F1D486" w14:textId="77777777" w:rsidR="00FD322E" w:rsidRPr="00F4230C" w:rsidRDefault="00FD322E" w:rsidP="00FD322E">
      <w:pPr>
        <w:autoSpaceDE w:val="0"/>
        <w:rPr>
          <w:ins w:id="7579" w:author="mbeckerle" w:date="2012-03-25T10:55:00Z"/>
          <w:rFonts w:ascii="Helvetica" w:eastAsia="Helv" w:hAnsi="Helvetica" w:cs="Helvetica"/>
          <w:color w:val="000000"/>
        </w:rPr>
      </w:pPr>
      <w:ins w:id="7580" w:author="mbeckerle" w:date="2012-03-25T10:55:00Z">
        <w:r w:rsidRPr="00F4230C">
          <w:rPr>
            <w:rFonts w:ascii="Helvetica" w:hAnsi="Helvetica" w:cs="Helvetica"/>
            <w:color w:val="000000"/>
          </w:rPr>
          <w:t>When</w:t>
        </w:r>
        <w:r w:rsidRPr="00F4230C">
          <w:rPr>
            <w:rFonts w:ascii="Helvetica" w:eastAsia="Helv" w:hAnsi="Helvetica" w:cs="Helvetica"/>
            <w:color w:val="000000"/>
          </w:rPr>
          <w:t xml:space="preserve"> </w:t>
        </w:r>
        <w:r w:rsidRPr="00F4230C">
          <w:rPr>
            <w:rFonts w:ascii="Helvetica" w:hAnsi="Helvetica" w:cs="Helvetica"/>
            <w:color w:val="000000"/>
          </w:rPr>
          <w:t>the</w:t>
        </w:r>
        <w:r w:rsidRPr="00F4230C">
          <w:rPr>
            <w:rFonts w:ascii="Helvetica" w:eastAsia="Helv" w:hAnsi="Helvetica" w:cs="Helvetica"/>
            <w:color w:val="000000"/>
          </w:rPr>
          <w:t xml:space="preserve"> </w:t>
        </w:r>
        <w:r w:rsidRPr="00F4230C">
          <w:rPr>
            <w:rFonts w:ascii="Helvetica" w:hAnsi="Helvetica" w:cs="Helvetica"/>
            <w:color w:val="000000"/>
          </w:rPr>
          <w:t>dfdl:encoding</w:t>
        </w:r>
        <w:r w:rsidRPr="00F4230C">
          <w:rPr>
            <w:rFonts w:ascii="Helvetica" w:eastAsia="Helv" w:hAnsi="Helvetica" w:cs="Helvetica"/>
            <w:color w:val="000000"/>
          </w:rPr>
          <w:t xml:space="preserve"> </w:t>
        </w:r>
        <w:r w:rsidRPr="00F4230C">
          <w:rPr>
            <w:rFonts w:ascii="Helvetica" w:hAnsi="Helvetica" w:cs="Helvetica"/>
            <w:color w:val="000000"/>
          </w:rPr>
          <w:t>property</w:t>
        </w:r>
        <w:r w:rsidRPr="00F4230C">
          <w:rPr>
            <w:rFonts w:ascii="Helvetica" w:eastAsia="Helv" w:hAnsi="Helvetica" w:cs="Helvetica"/>
            <w:color w:val="000000"/>
          </w:rPr>
          <w:t xml:space="preserve"> </w:t>
        </w:r>
        <w:r w:rsidRPr="00F4230C">
          <w:rPr>
            <w:rFonts w:ascii="Helvetica" w:hAnsi="Helvetica" w:cs="Helvetica"/>
            <w:color w:val="000000"/>
          </w:rPr>
          <w:t>of</w:t>
        </w:r>
        <w:r w:rsidRPr="00F4230C">
          <w:rPr>
            <w:rFonts w:ascii="Helvetica" w:eastAsia="Default Sans Serif" w:hAnsi="Helvetica" w:cs="Helvetica"/>
            <w:color w:val="000000"/>
          </w:rPr>
          <w:t xml:space="preserve"> </w:t>
        </w:r>
        <w:r w:rsidRPr="00F4230C">
          <w:rPr>
            <w:rFonts w:ascii="Helvetica" w:hAnsi="Helvetica" w:cs="Helvetica"/>
            <w:color w:val="000000"/>
          </w:rPr>
          <w:t>the</w:t>
        </w:r>
        <w:r w:rsidRPr="00F4230C">
          <w:rPr>
            <w:rFonts w:ascii="Helvetica" w:eastAsia="Default Sans Serif" w:hAnsi="Helvetica" w:cs="Helvetica"/>
            <w:color w:val="000000"/>
          </w:rPr>
          <w:t xml:space="preserve"> </w:t>
        </w:r>
        <w:r w:rsidRPr="00F4230C">
          <w:rPr>
            <w:rFonts w:ascii="Helvetica" w:hAnsi="Helvetica" w:cs="Helvetica"/>
            <w:color w:val="000000"/>
          </w:rPr>
          <w:t>root</w:t>
        </w:r>
        <w:r w:rsidRPr="00F4230C">
          <w:rPr>
            <w:rFonts w:ascii="Helvetica" w:eastAsia="Default Sans Serif" w:hAnsi="Helvetica" w:cs="Helvetica"/>
            <w:color w:val="000000"/>
          </w:rPr>
          <w:t xml:space="preserve"> </w:t>
        </w:r>
        <w:r w:rsidRPr="00F4230C">
          <w:rPr>
            <w:rFonts w:ascii="Helvetica" w:hAnsi="Helvetica" w:cs="Helvetica"/>
            <w:color w:val="000000"/>
          </w:rPr>
          <w:t>element</w:t>
        </w:r>
        <w:r w:rsidRPr="00F4230C">
          <w:rPr>
            <w:rFonts w:ascii="Helvetica" w:eastAsia="Default Sans Serif" w:hAnsi="Helvetica" w:cs="Helvetica"/>
            <w:color w:val="000000"/>
          </w:rPr>
          <w:t xml:space="preserve"> </w:t>
        </w:r>
        <w:r w:rsidRPr="00F4230C">
          <w:rPr>
            <w:rFonts w:ascii="Helvetica" w:hAnsi="Helvetica" w:cs="Helvetica"/>
            <w:color w:val="000000"/>
          </w:rPr>
          <w:t>is</w:t>
        </w:r>
        <w:r w:rsidRPr="00F4230C">
          <w:rPr>
            <w:rFonts w:ascii="Helvetica" w:eastAsia="Default Sans Serif" w:hAnsi="Helvetica" w:cs="Helvetica"/>
            <w:color w:val="000000"/>
          </w:rPr>
          <w:t xml:space="preserve"> </w:t>
        </w:r>
        <w:r w:rsidRPr="00F4230C">
          <w:rPr>
            <w:rFonts w:ascii="Helvetica" w:hAnsi="Helvetica" w:cs="Helvetica"/>
            <w:color w:val="000000"/>
          </w:rPr>
          <w:t>specified,</w:t>
        </w:r>
        <w:r w:rsidRPr="00F4230C">
          <w:rPr>
            <w:rFonts w:ascii="Helvetica" w:eastAsia="Default Sans Serif" w:hAnsi="Helvetica" w:cs="Helvetica"/>
            <w:color w:val="000000"/>
          </w:rPr>
          <w:t xml:space="preserve"> </w:t>
        </w:r>
        <w:r w:rsidRPr="00F4230C">
          <w:rPr>
            <w:rFonts w:ascii="Helvetica" w:hAnsi="Helvetica" w:cs="Helvetica"/>
            <w:color w:val="000000"/>
          </w:rPr>
          <w:t>and</w:t>
        </w:r>
        <w:r w:rsidRPr="00F4230C">
          <w:rPr>
            <w:rFonts w:ascii="Helvetica" w:eastAsia="Default Sans Serif" w:hAnsi="Helvetica" w:cs="Helvetica"/>
            <w:color w:val="000000"/>
          </w:rPr>
          <w:t xml:space="preserve"> </w:t>
        </w:r>
        <w:r w:rsidRPr="00F4230C">
          <w:rPr>
            <w:rFonts w:ascii="Helvetica" w:hAnsi="Helvetica" w:cs="Helvetica"/>
            <w:color w:val="000000"/>
          </w:rPr>
          <w:t>is</w:t>
        </w:r>
        <w:r w:rsidRPr="00F4230C">
          <w:rPr>
            <w:rFonts w:ascii="Helvetica" w:eastAsia="Default Sans Serif" w:hAnsi="Helvetica" w:cs="Helvetica"/>
            <w:color w:val="000000"/>
          </w:rPr>
          <w:t xml:space="preserve"> </w:t>
        </w:r>
        <w:r w:rsidRPr="00F4230C">
          <w:rPr>
            <w:rFonts w:ascii="Helvetica" w:hAnsi="Helvetica" w:cs="Helvetica"/>
            <w:color w:val="000000"/>
          </w:rPr>
          <w:t>exactly</w:t>
        </w:r>
        <w:r w:rsidRPr="00F4230C">
          <w:rPr>
            <w:rFonts w:ascii="Helvetica" w:eastAsia="Default Sans Serif" w:hAnsi="Helvetica" w:cs="Helvetica"/>
            <w:color w:val="000000"/>
          </w:rPr>
          <w:t xml:space="preserve"> </w:t>
        </w:r>
        <w:r w:rsidRPr="00F4230C">
          <w:rPr>
            <w:rFonts w:ascii="Helvetica" w:hAnsi="Helvetica" w:cs="Helvetica"/>
            <w:color w:val="000000"/>
          </w:rPr>
          <w:t>one</w:t>
        </w:r>
        <w:r w:rsidRPr="00F4230C">
          <w:rPr>
            <w:rFonts w:ascii="Helvetica" w:eastAsia="Default Sans Serif" w:hAnsi="Helvetica" w:cs="Helvetica"/>
            <w:color w:val="000000"/>
          </w:rPr>
          <w:t xml:space="preserve"> </w:t>
        </w:r>
        <w:r w:rsidRPr="00F4230C">
          <w:rPr>
            <w:rFonts w:ascii="Helvetica" w:hAnsi="Helvetica" w:cs="Helvetica"/>
            <w:color w:val="000000"/>
          </w:rPr>
          <w:t>of</w:t>
        </w:r>
        <w:r w:rsidRPr="00F4230C">
          <w:rPr>
            <w:rFonts w:ascii="Helvetica" w:eastAsia="Default Sans Serif" w:hAnsi="Helvetica" w:cs="Helvetica"/>
            <w:color w:val="000000"/>
          </w:rPr>
          <w:t xml:space="preserve"> </w:t>
        </w:r>
        <w:r w:rsidRPr="00F4230C">
          <w:rPr>
            <w:rFonts w:ascii="Helvetica" w:hAnsi="Helvetica" w:cs="Helvetica"/>
            <w:color w:val="000000"/>
          </w:rPr>
          <w:t>UTF-16LE,</w:t>
        </w:r>
        <w:r w:rsidRPr="00F4230C">
          <w:rPr>
            <w:rFonts w:ascii="Helvetica" w:eastAsia="Default Sans Serif" w:hAnsi="Helvetica" w:cs="Helvetica"/>
            <w:color w:val="000000"/>
          </w:rPr>
          <w:t xml:space="preserve"> </w:t>
        </w:r>
        <w:r w:rsidRPr="00F4230C">
          <w:rPr>
            <w:rFonts w:ascii="Helvetica" w:hAnsi="Helvetica" w:cs="Helvetica"/>
            <w:color w:val="000000"/>
          </w:rPr>
          <w:t>UTF-16BE,</w:t>
        </w:r>
        <w:r w:rsidRPr="00F4230C">
          <w:rPr>
            <w:rFonts w:ascii="Helvetica" w:eastAsia="Default Sans Serif" w:hAnsi="Helvetica" w:cs="Helvetica"/>
            <w:color w:val="000000"/>
          </w:rPr>
          <w:t xml:space="preserve"> </w:t>
        </w:r>
        <w:r w:rsidRPr="00F4230C">
          <w:rPr>
            <w:rFonts w:ascii="Helvetica" w:hAnsi="Helvetica" w:cs="Helvetica"/>
            <w:color w:val="000000"/>
          </w:rPr>
          <w:t>UTF-32LE</w:t>
        </w:r>
        <w:r w:rsidRPr="00F4230C">
          <w:rPr>
            <w:rFonts w:ascii="Helvetica" w:eastAsia="Default Sans Serif" w:hAnsi="Helvetica" w:cs="Helvetica"/>
            <w:color w:val="000000"/>
          </w:rPr>
          <w:t xml:space="preserve"> </w:t>
        </w:r>
        <w:r w:rsidRPr="00F4230C">
          <w:rPr>
            <w:rFonts w:ascii="Helvetica" w:hAnsi="Helvetica" w:cs="Helvetica"/>
            <w:color w:val="000000"/>
          </w:rPr>
          <w:t>or</w:t>
        </w:r>
        <w:r w:rsidRPr="00F4230C">
          <w:rPr>
            <w:rFonts w:ascii="Helvetica" w:eastAsia="Default Sans Serif" w:hAnsi="Helvetica" w:cs="Helvetica"/>
            <w:color w:val="000000"/>
          </w:rPr>
          <w:t xml:space="preserve"> </w:t>
        </w:r>
        <w:r w:rsidRPr="00F4230C">
          <w:rPr>
            <w:rFonts w:ascii="Helvetica" w:hAnsi="Helvetica" w:cs="Helvetica"/>
            <w:color w:val="000000"/>
          </w:rPr>
          <w:t>UTF-32BE</w:t>
        </w:r>
        <w:r w:rsidRPr="00F4230C">
          <w:rPr>
            <w:rFonts w:ascii="Helvetica" w:eastAsia="Default Sans Serif" w:hAnsi="Helvetica" w:cs="Helvetica"/>
            <w:color w:val="000000"/>
          </w:rPr>
          <w:t xml:space="preserve"> </w:t>
        </w:r>
        <w:r w:rsidRPr="00F4230C">
          <w:rPr>
            <w:rFonts w:ascii="Helvetica" w:hAnsi="Helvetica" w:cs="Helvetica"/>
            <w:color w:val="000000"/>
          </w:rPr>
          <w:t>(or</w:t>
        </w:r>
        <w:r w:rsidRPr="00F4230C">
          <w:rPr>
            <w:rFonts w:ascii="Helvetica" w:eastAsia="Default Sans Serif" w:hAnsi="Helvetica" w:cs="Helvetica"/>
            <w:color w:val="000000"/>
          </w:rPr>
          <w:t xml:space="preserve"> </w:t>
        </w:r>
        <w:r w:rsidRPr="00F4230C">
          <w:rPr>
            <w:rFonts w:ascii="Helvetica" w:hAnsi="Helvetica" w:cs="Helvetica"/>
            <w:color w:val="000000"/>
          </w:rPr>
          <w:t>CCSID</w:t>
        </w:r>
        <w:r w:rsidRPr="00F4230C">
          <w:rPr>
            <w:rFonts w:ascii="Helvetica" w:eastAsia="Default Sans Serif" w:hAnsi="Helvetica" w:cs="Helvetica"/>
            <w:color w:val="000000"/>
          </w:rPr>
          <w:t xml:space="preserve"> </w:t>
        </w:r>
        <w:r w:rsidRPr="00F4230C">
          <w:rPr>
            <w:rFonts w:ascii="Helvetica" w:hAnsi="Helvetica" w:cs="Helvetica"/>
            <w:color w:val="000000"/>
          </w:rPr>
          <w:t>equivalents),</w:t>
        </w:r>
        <w:r w:rsidRPr="00F4230C">
          <w:rPr>
            <w:rFonts w:ascii="Helvetica" w:eastAsia="Default Sans Serif" w:hAnsi="Helvetica" w:cs="Helvetica"/>
            <w:color w:val="000000"/>
          </w:rPr>
          <w:t xml:space="preserve"> </w:t>
        </w:r>
        <w:r w:rsidRPr="00F4230C">
          <w:rPr>
            <w:rFonts w:ascii="Helvetica" w:hAnsi="Helvetica" w:cs="Helvetica"/>
            <w:color w:val="000000"/>
          </w:rPr>
          <w:t>then</w:t>
        </w:r>
        <w:r w:rsidRPr="00F4230C">
          <w:rPr>
            <w:rFonts w:ascii="Helvetica" w:eastAsia="Default Sans Serif" w:hAnsi="Helvetica" w:cs="Helvetica"/>
            <w:color w:val="000000"/>
          </w:rPr>
          <w:t xml:space="preserve"> </w:t>
        </w:r>
        <w:r w:rsidRPr="00F4230C">
          <w:rPr>
            <w:rFonts w:ascii="Helvetica" w:hAnsi="Helvetica" w:cs="Helvetica"/>
            <w:color w:val="000000"/>
          </w:rPr>
          <w:t>a</w:t>
        </w:r>
        <w:r w:rsidRPr="00F4230C">
          <w:rPr>
            <w:rFonts w:ascii="Helvetica" w:eastAsia="Helv" w:hAnsi="Helvetica" w:cs="Helvetica"/>
            <w:color w:val="000000"/>
          </w:rPr>
          <w:t xml:space="preserve"> </w:t>
        </w:r>
        <w:r w:rsidRPr="00F4230C">
          <w:rPr>
            <w:rFonts w:ascii="Helvetica" w:hAnsi="Helvetica" w:cs="Helvetica"/>
            <w:color w:val="000000"/>
          </w:rPr>
          <w:t>DFDL</w:t>
        </w:r>
        <w:r w:rsidRPr="00F4230C">
          <w:rPr>
            <w:rFonts w:ascii="Helvetica" w:eastAsia="Helv" w:hAnsi="Helvetica" w:cs="Helvetica"/>
            <w:color w:val="000000"/>
          </w:rPr>
          <w:t xml:space="preserve"> </w:t>
        </w:r>
        <w:r w:rsidRPr="00F4230C">
          <w:rPr>
            <w:rFonts w:ascii="Helvetica" w:hAnsi="Helvetica" w:cs="Helvetica"/>
            <w:color w:val="000000"/>
          </w:rPr>
          <w:t>unparser</w:t>
        </w:r>
        <w:r w:rsidRPr="00F4230C">
          <w:rPr>
            <w:rFonts w:ascii="Helvetica" w:eastAsia="Helv" w:hAnsi="Helvetica" w:cs="Helvetica"/>
            <w:color w:val="000000"/>
          </w:rPr>
          <w:t xml:space="preserve"> </w:t>
        </w:r>
        <w:r w:rsidRPr="00F4230C">
          <w:rPr>
            <w:rFonts w:ascii="Helvetica" w:hAnsi="Helvetica" w:cs="Helvetica"/>
            <w:color w:val="000000"/>
          </w:rPr>
          <w:t>will</w:t>
        </w:r>
        <w:r w:rsidRPr="00F4230C">
          <w:rPr>
            <w:rFonts w:ascii="Helvetica" w:eastAsia="Helv" w:hAnsi="Helvetica" w:cs="Helvetica"/>
            <w:color w:val="000000"/>
          </w:rPr>
          <w:t xml:space="preserve"> </w:t>
        </w:r>
        <w:r w:rsidRPr="00F4230C">
          <w:rPr>
            <w:rFonts w:ascii="Helvetica" w:hAnsi="Helvetica" w:cs="Helvetica"/>
            <w:b/>
            <w:bCs/>
            <w:color w:val="000000"/>
          </w:rPr>
          <w:t>not</w:t>
        </w:r>
        <w:r w:rsidRPr="00F4230C">
          <w:rPr>
            <w:rFonts w:ascii="Helvetica" w:eastAsia="Helv" w:hAnsi="Helvetica" w:cs="Helvetica"/>
            <w:color w:val="000000"/>
          </w:rPr>
          <w:t xml:space="preserve"> </w:t>
        </w:r>
        <w:r w:rsidRPr="00F4230C">
          <w:rPr>
            <w:rFonts w:ascii="Helvetica" w:hAnsi="Helvetica" w:cs="Helvetica"/>
            <w:color w:val="000000"/>
          </w:rPr>
          <w:t>look</w:t>
        </w:r>
        <w:r w:rsidRPr="00F4230C">
          <w:rPr>
            <w:rFonts w:ascii="Helvetica" w:eastAsia="Helv" w:hAnsi="Helvetica" w:cs="Helvetica"/>
            <w:color w:val="000000"/>
          </w:rPr>
          <w:t xml:space="preserve"> </w:t>
        </w:r>
        <w:r w:rsidRPr="00F4230C">
          <w:rPr>
            <w:rFonts w:ascii="Helvetica" w:hAnsi="Helvetica" w:cs="Helvetica"/>
            <w:color w:val="000000"/>
          </w:rPr>
          <w:t>at</w:t>
        </w:r>
        <w:r w:rsidRPr="00F4230C">
          <w:rPr>
            <w:rFonts w:ascii="Helvetica" w:eastAsia="Helv" w:hAnsi="Helvetica" w:cs="Helvetica"/>
            <w:color w:val="000000"/>
          </w:rPr>
          <w:t xml:space="preserve"> </w:t>
        </w:r>
        <w:r w:rsidRPr="00F4230C">
          <w:rPr>
            <w:rFonts w:ascii="Helvetica" w:hAnsi="Helvetica" w:cs="Helvetica"/>
            <w:color w:val="000000"/>
          </w:rPr>
          <w:t>the</w:t>
        </w:r>
        <w:r w:rsidRPr="00F4230C">
          <w:rPr>
            <w:rFonts w:ascii="Helvetica" w:eastAsia="Helv" w:hAnsi="Helvetica" w:cs="Helvetica"/>
            <w:color w:val="000000"/>
          </w:rPr>
          <w:t xml:space="preserve"> </w:t>
        </w:r>
        <w:r w:rsidRPr="00F4230C">
          <w:rPr>
            <w:rFonts w:ascii="Helvetica" w:hAnsi="Helvetica" w:cs="Helvetica"/>
            <w:color w:val="000000"/>
          </w:rPr>
          <w:t>document</w:t>
        </w:r>
        <w:r w:rsidRPr="00F4230C">
          <w:rPr>
            <w:rFonts w:ascii="Helvetica" w:eastAsia="Helv" w:hAnsi="Helvetica" w:cs="Helvetica"/>
            <w:color w:val="000000"/>
          </w:rPr>
          <w:t xml:space="preserve"> </w:t>
        </w:r>
        <w:r w:rsidRPr="00F4230C">
          <w:rPr>
            <w:rFonts w:ascii="Helvetica" w:hAnsi="Helvetica" w:cs="Helvetica"/>
            <w:color w:val="000000"/>
          </w:rPr>
          <w:t>information</w:t>
        </w:r>
        <w:r w:rsidRPr="00F4230C">
          <w:rPr>
            <w:rFonts w:ascii="Helvetica" w:eastAsia="Helv" w:hAnsi="Helvetica" w:cs="Helvetica"/>
            <w:color w:val="000000"/>
          </w:rPr>
          <w:t xml:space="preserve"> </w:t>
        </w:r>
        <w:r w:rsidRPr="00F4230C">
          <w:rPr>
            <w:rFonts w:ascii="Helvetica" w:hAnsi="Helvetica" w:cs="Helvetica"/>
            <w:color w:val="000000"/>
          </w:rPr>
          <w:t>item</w:t>
        </w:r>
        <w:r w:rsidRPr="00F4230C">
          <w:rPr>
            <w:rFonts w:ascii="Helvetica" w:eastAsia="Helv" w:hAnsi="Helvetica" w:cs="Helvetica"/>
            <w:color w:val="000000"/>
          </w:rPr>
          <w:t xml:space="preserve"> </w:t>
        </w:r>
        <w:r w:rsidRPr="00F4230C">
          <w:rPr>
            <w:rFonts w:ascii="Helvetica" w:hAnsi="Helvetica" w:cs="Helvetica"/>
            <w:b/>
            <w:color w:val="000000"/>
          </w:rPr>
          <w:t>[unicodeByteOrderMark]</w:t>
        </w:r>
        <w:r w:rsidRPr="00F4230C">
          <w:rPr>
            <w:rFonts w:ascii="Helvetica" w:eastAsia="Helv" w:hAnsi="Helvetica" w:cs="Helvetica"/>
            <w:color w:val="000000"/>
          </w:rPr>
          <w:t xml:space="preserve"> </w:t>
        </w:r>
        <w:r w:rsidRPr="00F4230C">
          <w:rPr>
            <w:rFonts w:ascii="Helvetica" w:hAnsi="Helvetica" w:cs="Helvetica"/>
            <w:color w:val="000000"/>
          </w:rPr>
          <w:t>member</w:t>
        </w:r>
        <w:r w:rsidRPr="00F4230C">
          <w:rPr>
            <w:rFonts w:ascii="Helvetica" w:eastAsia="Helv" w:hAnsi="Helvetica" w:cs="Helvetica"/>
            <w:color w:val="000000"/>
          </w:rPr>
          <w:t xml:space="preserve"> </w:t>
        </w:r>
        <w:r w:rsidRPr="00F4230C">
          <w:rPr>
            <w:rFonts w:ascii="Helvetica" w:hAnsi="Helvetica" w:cs="Helvetica"/>
            <w:color w:val="000000"/>
          </w:rPr>
          <w:t>and</w:t>
        </w:r>
        <w:r w:rsidRPr="00F4230C">
          <w:rPr>
            <w:rFonts w:ascii="Helvetica" w:eastAsia="Helv" w:hAnsi="Helvetica" w:cs="Helvetica"/>
            <w:color w:val="000000"/>
          </w:rPr>
          <w:t xml:space="preserve"> </w:t>
        </w:r>
        <w:r w:rsidRPr="00F4230C">
          <w:rPr>
            <w:rFonts w:ascii="Helvetica" w:hAnsi="Helvetica" w:cs="Helvetica"/>
            <w:color w:val="000000"/>
          </w:rPr>
          <w:t>will</w:t>
        </w:r>
        <w:r w:rsidRPr="00F4230C">
          <w:rPr>
            <w:rFonts w:ascii="Helvetica" w:eastAsia="Helv" w:hAnsi="Helvetica" w:cs="Helvetica"/>
            <w:color w:val="000000"/>
          </w:rPr>
          <w:t xml:space="preserve"> </w:t>
        </w:r>
        <w:r w:rsidRPr="00F4230C">
          <w:rPr>
            <w:rFonts w:ascii="Helvetica" w:hAnsi="Helvetica" w:cs="Helvetica"/>
            <w:b/>
            <w:bCs/>
            <w:color w:val="000000"/>
          </w:rPr>
          <w:t>not</w:t>
        </w:r>
        <w:r w:rsidRPr="00F4230C">
          <w:rPr>
            <w:rFonts w:ascii="Helvetica" w:eastAsia="Helv" w:hAnsi="Helvetica" w:cs="Helvetica"/>
            <w:color w:val="000000"/>
          </w:rPr>
          <w:t xml:space="preserve"> </w:t>
        </w:r>
        <w:r w:rsidRPr="00F4230C">
          <w:rPr>
            <w:rFonts w:ascii="Helvetica" w:hAnsi="Helvetica" w:cs="Helvetica"/>
            <w:color w:val="000000"/>
          </w:rPr>
          <w:t>output</w:t>
        </w:r>
        <w:r w:rsidRPr="00F4230C">
          <w:rPr>
            <w:rFonts w:ascii="Helvetica" w:eastAsia="Helv" w:hAnsi="Helvetica" w:cs="Helvetica"/>
            <w:color w:val="000000"/>
          </w:rPr>
          <w:t xml:space="preserve"> </w:t>
        </w:r>
        <w:r w:rsidRPr="00F4230C">
          <w:rPr>
            <w:rFonts w:ascii="Helvetica" w:hAnsi="Helvetica" w:cs="Helvetica"/>
            <w:color w:val="000000"/>
          </w:rPr>
          <w:t>a</w:t>
        </w:r>
        <w:r w:rsidRPr="00F4230C">
          <w:rPr>
            <w:rFonts w:ascii="Helvetica" w:eastAsia="Helv" w:hAnsi="Helvetica" w:cs="Helvetica"/>
            <w:color w:val="000000"/>
          </w:rPr>
          <w:t xml:space="preserve"> </w:t>
        </w:r>
        <w:r w:rsidRPr="00F4230C">
          <w:rPr>
            <w:rFonts w:ascii="Helvetica" w:hAnsi="Helvetica" w:cs="Helvetica"/>
            <w:color w:val="000000"/>
          </w:rPr>
          <w:t>BOM.</w:t>
        </w:r>
        <w:r w:rsidRPr="00F4230C">
          <w:rPr>
            <w:rFonts w:ascii="Helvetica" w:eastAsia="Helv" w:hAnsi="Helvetica" w:cs="Helvetica"/>
            <w:color w:val="000000"/>
          </w:rPr>
          <w:t xml:space="preserve"> </w:t>
        </w:r>
        <w:r w:rsidRPr="00F4230C">
          <w:rPr>
            <w:rFonts w:ascii="Helvetica" w:hAnsi="Helvetica" w:cs="Helvetica"/>
            <w:color w:val="000000"/>
          </w:rPr>
          <w:t>The</w:t>
        </w:r>
        <w:r w:rsidRPr="00F4230C">
          <w:rPr>
            <w:rFonts w:ascii="Helvetica" w:eastAsia="Helv" w:hAnsi="Helvetica" w:cs="Helvetica"/>
            <w:color w:val="000000"/>
          </w:rPr>
          <w:t xml:space="preserve"> </w:t>
        </w:r>
        <w:r w:rsidRPr="00F4230C">
          <w:rPr>
            <w:rFonts w:ascii="Helvetica" w:hAnsi="Helvetica" w:cs="Helvetica"/>
            <w:color w:val="000000"/>
          </w:rPr>
          <w:t>byte</w:t>
        </w:r>
        <w:r w:rsidRPr="00F4230C">
          <w:rPr>
            <w:rFonts w:ascii="Helvetica" w:eastAsia="Helv" w:hAnsi="Helvetica" w:cs="Helvetica"/>
            <w:color w:val="000000"/>
          </w:rPr>
          <w:t xml:space="preserve"> </w:t>
        </w:r>
        <w:r w:rsidRPr="00F4230C">
          <w:rPr>
            <w:rFonts w:ascii="Helvetica" w:hAnsi="Helvetica" w:cs="Helvetica"/>
            <w:color w:val="000000"/>
          </w:rPr>
          <w:t>order</w:t>
        </w:r>
        <w:r w:rsidRPr="00F4230C">
          <w:rPr>
            <w:rFonts w:ascii="Helvetica" w:eastAsia="Helv" w:hAnsi="Helvetica" w:cs="Helvetica"/>
            <w:color w:val="000000"/>
          </w:rPr>
          <w:t xml:space="preserve"> </w:t>
        </w:r>
        <w:r w:rsidRPr="00F4230C">
          <w:rPr>
            <w:rFonts w:ascii="Helvetica" w:hAnsi="Helvetica" w:cs="Helvetica"/>
            <w:color w:val="000000"/>
          </w:rPr>
          <w:t>to</w:t>
        </w:r>
        <w:r w:rsidRPr="00F4230C">
          <w:rPr>
            <w:rFonts w:ascii="Helvetica" w:eastAsia="Helv" w:hAnsi="Helvetica" w:cs="Helvetica"/>
            <w:color w:val="000000"/>
          </w:rPr>
          <w:t xml:space="preserve"> </w:t>
        </w:r>
        <w:r w:rsidRPr="00F4230C">
          <w:rPr>
            <w:rFonts w:ascii="Helvetica" w:hAnsi="Helvetica" w:cs="Helvetica"/>
            <w:color w:val="000000"/>
          </w:rPr>
          <w:t>use</w:t>
        </w:r>
        <w:r w:rsidRPr="00F4230C">
          <w:rPr>
            <w:rFonts w:ascii="Helvetica" w:eastAsia="Helv" w:hAnsi="Helvetica" w:cs="Helvetica"/>
            <w:color w:val="000000"/>
          </w:rPr>
          <w:t xml:space="preserve"> </w:t>
        </w:r>
        <w:r w:rsidRPr="00F4230C">
          <w:rPr>
            <w:rFonts w:ascii="Helvetica" w:hAnsi="Helvetica" w:cs="Helvetica"/>
            <w:color w:val="000000"/>
          </w:rPr>
          <w:t>is</w:t>
        </w:r>
        <w:r w:rsidRPr="00F4230C">
          <w:rPr>
            <w:rFonts w:ascii="Helvetica" w:eastAsia="Helv" w:hAnsi="Helvetica" w:cs="Helvetica"/>
            <w:color w:val="000000"/>
          </w:rPr>
          <w:t xml:space="preserve"> </w:t>
        </w:r>
        <w:r w:rsidRPr="00F4230C">
          <w:rPr>
            <w:rFonts w:ascii="Helvetica" w:hAnsi="Helvetica" w:cs="Helvetica"/>
            <w:color w:val="000000"/>
          </w:rPr>
          <w:t>implicit</w:t>
        </w:r>
        <w:r w:rsidRPr="00F4230C">
          <w:rPr>
            <w:rFonts w:ascii="Helvetica" w:eastAsia="Helv" w:hAnsi="Helvetica" w:cs="Helvetica"/>
            <w:color w:val="000000"/>
          </w:rPr>
          <w:t xml:space="preserve"> </w:t>
        </w:r>
        <w:r w:rsidRPr="00F4230C">
          <w:rPr>
            <w:rFonts w:ascii="Helvetica" w:hAnsi="Helvetica" w:cs="Helvetica"/>
            <w:color w:val="000000"/>
          </w:rPr>
          <w:t>in</w:t>
        </w:r>
        <w:r w:rsidRPr="00F4230C">
          <w:rPr>
            <w:rFonts w:ascii="Helvetica" w:eastAsia="Helv" w:hAnsi="Helvetica" w:cs="Helvetica"/>
            <w:color w:val="000000"/>
          </w:rPr>
          <w:t xml:space="preserve"> </w:t>
        </w:r>
        <w:r w:rsidRPr="00F4230C">
          <w:rPr>
            <w:rFonts w:ascii="Helvetica" w:hAnsi="Helvetica" w:cs="Helvetica"/>
            <w:color w:val="000000"/>
          </w:rPr>
          <w:t>the</w:t>
        </w:r>
        <w:r w:rsidRPr="00F4230C">
          <w:rPr>
            <w:rFonts w:ascii="Helvetica" w:eastAsia="Helv" w:hAnsi="Helvetica" w:cs="Helvetica"/>
            <w:color w:val="000000"/>
          </w:rPr>
          <w:t xml:space="preserve"> </w:t>
        </w:r>
        <w:r w:rsidRPr="00F4230C">
          <w:rPr>
            <w:rFonts w:ascii="Helvetica" w:hAnsi="Helvetica" w:cs="Helvetica"/>
            <w:color w:val="000000"/>
          </w:rPr>
          <w:t>encoding.</w:t>
        </w:r>
        <w:r w:rsidRPr="00F4230C">
          <w:rPr>
            <w:rFonts w:ascii="Helvetica" w:eastAsia="Helv" w:hAnsi="Helvetica" w:cs="Helvetica"/>
            <w:color w:val="000000"/>
          </w:rPr>
          <w:t xml:space="preserve"> </w:t>
        </w:r>
        <w:r w:rsidRPr="00F4230C">
          <w:rPr>
            <w:rFonts w:ascii="Helvetica" w:hAnsi="Helvetica" w:cs="Helvetica"/>
            <w:color w:val="000000"/>
          </w:rPr>
          <w:t>If</w:t>
        </w:r>
        <w:r w:rsidRPr="00F4230C">
          <w:rPr>
            <w:rFonts w:ascii="Helvetica" w:eastAsia="Helv" w:hAnsi="Helvetica" w:cs="Helvetica"/>
            <w:color w:val="000000"/>
          </w:rPr>
          <w:t xml:space="preserve"> </w:t>
        </w:r>
        <w:r w:rsidRPr="00F4230C">
          <w:rPr>
            <w:rFonts w:ascii="Helvetica" w:hAnsi="Helvetica" w:cs="Helvetica"/>
            <w:color w:val="000000"/>
          </w:rPr>
          <w:t>a</w:t>
        </w:r>
        <w:r w:rsidRPr="00F4230C">
          <w:rPr>
            <w:rFonts w:ascii="Helvetica" w:eastAsia="Helv" w:hAnsi="Helvetica" w:cs="Helvetica"/>
            <w:color w:val="000000"/>
          </w:rPr>
          <w:t xml:space="preserve"> </w:t>
        </w:r>
        <w:r w:rsidRPr="00F4230C">
          <w:rPr>
            <w:rFonts w:ascii="Helvetica" w:hAnsi="Helvetica" w:cs="Helvetica"/>
            <w:color w:val="000000"/>
          </w:rPr>
          <w:t>BOM</w:t>
        </w:r>
        <w:r w:rsidRPr="00F4230C">
          <w:rPr>
            <w:rFonts w:ascii="Helvetica" w:eastAsia="Helv" w:hAnsi="Helvetica" w:cs="Helvetica"/>
            <w:color w:val="000000"/>
          </w:rPr>
          <w:t xml:space="preserve"> </w:t>
        </w:r>
        <w:r w:rsidRPr="00F4230C">
          <w:rPr>
            <w:rFonts w:ascii="Helvetica" w:hAnsi="Helvetica" w:cs="Helvetica"/>
            <w:color w:val="000000"/>
          </w:rPr>
          <w:t>does</w:t>
        </w:r>
        <w:r w:rsidRPr="00F4230C">
          <w:rPr>
            <w:rFonts w:ascii="Helvetica" w:eastAsia="Helv" w:hAnsi="Helvetica" w:cs="Helvetica"/>
            <w:color w:val="000000"/>
          </w:rPr>
          <w:t xml:space="preserve"> </w:t>
        </w:r>
        <w:r w:rsidRPr="00F4230C">
          <w:rPr>
            <w:rFonts w:ascii="Helvetica" w:hAnsi="Helvetica" w:cs="Helvetica"/>
            <w:color w:val="000000"/>
          </w:rPr>
          <w:t>need</w:t>
        </w:r>
        <w:r w:rsidRPr="00F4230C">
          <w:rPr>
            <w:rFonts w:ascii="Helvetica" w:eastAsia="Helv" w:hAnsi="Helvetica" w:cs="Helvetica"/>
            <w:color w:val="000000"/>
          </w:rPr>
          <w:t xml:space="preserve"> </w:t>
        </w:r>
        <w:r w:rsidRPr="00F4230C">
          <w:rPr>
            <w:rFonts w:ascii="Helvetica" w:hAnsi="Helvetica" w:cs="Helvetica"/>
            <w:color w:val="000000"/>
          </w:rPr>
          <w:t>to</w:t>
        </w:r>
        <w:r w:rsidRPr="00F4230C">
          <w:rPr>
            <w:rFonts w:ascii="Helvetica" w:eastAsia="Helv" w:hAnsi="Helvetica" w:cs="Helvetica"/>
            <w:color w:val="000000"/>
          </w:rPr>
          <w:t xml:space="preserve"> </w:t>
        </w:r>
        <w:r w:rsidRPr="00F4230C">
          <w:rPr>
            <w:rFonts w:ascii="Helvetica" w:hAnsi="Helvetica" w:cs="Helvetica"/>
            <w:color w:val="000000"/>
          </w:rPr>
          <w:t>be</w:t>
        </w:r>
        <w:r w:rsidRPr="00F4230C">
          <w:rPr>
            <w:rFonts w:ascii="Helvetica" w:eastAsia="Helv" w:hAnsi="Helvetica" w:cs="Helvetica"/>
            <w:color w:val="000000"/>
          </w:rPr>
          <w:t xml:space="preserve"> </w:t>
        </w:r>
        <w:r w:rsidRPr="00F4230C">
          <w:rPr>
            <w:rFonts w:ascii="Helvetica" w:hAnsi="Helvetica" w:cs="Helvetica"/>
            <w:color w:val="000000"/>
          </w:rPr>
          <w:t>output</w:t>
        </w:r>
        <w:r w:rsidRPr="00F4230C">
          <w:rPr>
            <w:rFonts w:ascii="Helvetica" w:eastAsia="Helv" w:hAnsi="Helvetica" w:cs="Helvetica"/>
            <w:color w:val="000000"/>
          </w:rPr>
          <w:t xml:space="preserve"> </w:t>
        </w:r>
        <w:r w:rsidRPr="00F4230C">
          <w:rPr>
            <w:rFonts w:ascii="Helvetica" w:hAnsi="Helvetica" w:cs="Helvetica"/>
            <w:color w:val="000000"/>
          </w:rPr>
          <w:t>at</w:t>
        </w:r>
        <w:r w:rsidRPr="00F4230C">
          <w:rPr>
            <w:rFonts w:ascii="Helvetica" w:eastAsia="Helv" w:hAnsi="Helvetica" w:cs="Helvetica"/>
            <w:color w:val="000000"/>
          </w:rPr>
          <w:t xml:space="preserve"> </w:t>
        </w:r>
        <w:r w:rsidRPr="00F4230C">
          <w:rPr>
            <w:rFonts w:ascii="Helvetica" w:hAnsi="Helvetica" w:cs="Helvetica"/>
            <w:color w:val="000000"/>
          </w:rPr>
          <w:t>the</w:t>
        </w:r>
        <w:r w:rsidRPr="00F4230C">
          <w:rPr>
            <w:rFonts w:ascii="Helvetica" w:eastAsia="Helv" w:hAnsi="Helvetica" w:cs="Helvetica"/>
            <w:color w:val="000000"/>
          </w:rPr>
          <w:t xml:space="preserve"> </w:t>
        </w:r>
        <w:r w:rsidRPr="00F4230C">
          <w:rPr>
            <w:rFonts w:ascii="Helvetica" w:hAnsi="Helvetica" w:cs="Helvetica"/>
            <w:color w:val="000000"/>
          </w:rPr>
          <w:t>start</w:t>
        </w:r>
        <w:r w:rsidRPr="00F4230C">
          <w:rPr>
            <w:rFonts w:ascii="Helvetica" w:eastAsia="Helv" w:hAnsi="Helvetica" w:cs="Helvetica"/>
            <w:color w:val="000000"/>
          </w:rPr>
          <w:t xml:space="preserve"> </w:t>
        </w:r>
        <w:r w:rsidRPr="00F4230C">
          <w:rPr>
            <w:rFonts w:ascii="Helvetica" w:hAnsi="Helvetica" w:cs="Helvetica"/>
            <w:color w:val="000000"/>
          </w:rPr>
          <w:t>of</w:t>
        </w:r>
        <w:r w:rsidRPr="00F4230C">
          <w:rPr>
            <w:rFonts w:ascii="Helvetica" w:eastAsia="Helv" w:hAnsi="Helvetica" w:cs="Helvetica"/>
            <w:color w:val="000000"/>
          </w:rPr>
          <w:t xml:space="preserve"> </w:t>
        </w:r>
        <w:r w:rsidRPr="00F4230C">
          <w:rPr>
            <w:rFonts w:ascii="Helvetica" w:hAnsi="Helvetica" w:cs="Helvetica"/>
            <w:color w:val="000000"/>
          </w:rPr>
          <w:t>the</w:t>
        </w:r>
        <w:r w:rsidRPr="00F4230C">
          <w:rPr>
            <w:rFonts w:ascii="Helvetica" w:eastAsia="Helv" w:hAnsi="Helvetica" w:cs="Helvetica"/>
            <w:color w:val="000000"/>
          </w:rPr>
          <w:t xml:space="preserve"> </w:t>
        </w:r>
        <w:r w:rsidRPr="00F4230C">
          <w:rPr>
            <w:rFonts w:ascii="Helvetica" w:hAnsi="Helvetica" w:cs="Helvetica"/>
            <w:color w:val="000000"/>
          </w:rPr>
          <w:t>data</w:t>
        </w:r>
        <w:r w:rsidRPr="00F4230C">
          <w:rPr>
            <w:rFonts w:ascii="Helvetica" w:eastAsia="Helv" w:hAnsi="Helvetica" w:cs="Helvetica"/>
            <w:color w:val="000000"/>
          </w:rPr>
          <w:t xml:space="preserve"> </w:t>
        </w:r>
        <w:r w:rsidRPr="00F4230C">
          <w:rPr>
            <w:rFonts w:ascii="Helvetica" w:hAnsi="Helvetica" w:cs="Helvetica"/>
            <w:color w:val="000000"/>
          </w:rPr>
          <w:t>stream,</w:t>
        </w:r>
        <w:r w:rsidRPr="00F4230C">
          <w:rPr>
            <w:rFonts w:ascii="Helvetica" w:eastAsia="Helv" w:hAnsi="Helvetica" w:cs="Helvetica"/>
            <w:color w:val="000000"/>
          </w:rPr>
          <w:t xml:space="preserve"> </w:t>
        </w:r>
        <w:r w:rsidRPr="00F4230C">
          <w:rPr>
            <w:rFonts w:ascii="Helvetica" w:hAnsi="Helvetica" w:cs="Helvetica"/>
            <w:color w:val="000000"/>
          </w:rPr>
          <w:t>then</w:t>
        </w:r>
        <w:r w:rsidRPr="00F4230C">
          <w:rPr>
            <w:rFonts w:ascii="Helvetica" w:eastAsia="Helv" w:hAnsi="Helvetica" w:cs="Helvetica"/>
            <w:color w:val="000000"/>
          </w:rPr>
          <w:t xml:space="preserve"> </w:t>
        </w:r>
        <w:r w:rsidRPr="00F4230C">
          <w:rPr>
            <w:rFonts w:ascii="Helvetica" w:hAnsi="Helvetica" w:cs="Helvetica"/>
            <w:color w:val="000000"/>
          </w:rPr>
          <w:t>it</w:t>
        </w:r>
        <w:r w:rsidRPr="00F4230C">
          <w:rPr>
            <w:rFonts w:ascii="Helvetica" w:eastAsia="Helv" w:hAnsi="Helvetica" w:cs="Helvetica"/>
            <w:color w:val="000000"/>
          </w:rPr>
          <w:t xml:space="preserve"> </w:t>
        </w:r>
        <w:r w:rsidRPr="00F4230C">
          <w:rPr>
            <w:rFonts w:ascii="Helvetica" w:hAnsi="Helvetica" w:cs="Helvetica"/>
            <w:color w:val="000000"/>
          </w:rPr>
          <w:t>must</w:t>
        </w:r>
        <w:r w:rsidRPr="00F4230C">
          <w:rPr>
            <w:rFonts w:ascii="Helvetica" w:eastAsia="Helv" w:hAnsi="Helvetica" w:cs="Helvetica"/>
            <w:color w:val="000000"/>
          </w:rPr>
          <w:t xml:space="preserve"> </w:t>
        </w:r>
        <w:r w:rsidRPr="00F4230C">
          <w:rPr>
            <w:rFonts w:ascii="Helvetica" w:hAnsi="Helvetica" w:cs="Helvetica"/>
            <w:color w:val="000000"/>
          </w:rPr>
          <w:t>be</w:t>
        </w:r>
        <w:r w:rsidRPr="00F4230C">
          <w:rPr>
            <w:rFonts w:ascii="Helvetica" w:eastAsia="Helv" w:hAnsi="Helvetica" w:cs="Helvetica"/>
            <w:color w:val="000000"/>
          </w:rPr>
          <w:t xml:space="preserve"> </w:t>
        </w:r>
        <w:r w:rsidRPr="00F4230C">
          <w:rPr>
            <w:rFonts w:ascii="Helvetica" w:hAnsi="Helvetica" w:cs="Helvetica"/>
            <w:color w:val="000000"/>
          </w:rPr>
          <w:t>explicitly</w:t>
        </w:r>
        <w:r w:rsidRPr="00F4230C">
          <w:rPr>
            <w:rFonts w:ascii="Helvetica" w:eastAsia="Helv" w:hAnsi="Helvetica" w:cs="Helvetica"/>
            <w:color w:val="000000"/>
          </w:rPr>
          <w:t xml:space="preserve"> </w:t>
        </w:r>
        <w:r w:rsidRPr="00F4230C">
          <w:rPr>
            <w:rFonts w:ascii="Helvetica" w:hAnsi="Helvetica" w:cs="Helvetica"/>
            <w:color w:val="000000"/>
          </w:rPr>
          <w:t>modelled</w:t>
        </w:r>
        <w:r w:rsidRPr="00F4230C">
          <w:rPr>
            <w:rFonts w:ascii="Helvetica" w:eastAsia="Helv" w:hAnsi="Helvetica" w:cs="Helvetica"/>
            <w:color w:val="000000"/>
          </w:rPr>
          <w:t xml:space="preserve"> </w:t>
        </w:r>
        <w:r w:rsidRPr="00F4230C">
          <w:rPr>
            <w:rFonts w:ascii="Helvetica" w:hAnsi="Helvetica" w:cs="Helvetica"/>
            <w:color w:val="000000"/>
          </w:rPr>
          <w:t>as</w:t>
        </w:r>
        <w:r w:rsidRPr="00F4230C">
          <w:rPr>
            <w:rFonts w:ascii="Helvetica" w:eastAsia="Helv" w:hAnsi="Helvetica" w:cs="Helvetica"/>
            <w:color w:val="000000"/>
          </w:rPr>
          <w:t xml:space="preserve"> </w:t>
        </w:r>
        <w:r w:rsidRPr="00F4230C">
          <w:rPr>
            <w:rFonts w:ascii="Helvetica" w:hAnsi="Helvetica" w:cs="Helvetica"/>
            <w:color w:val="000000"/>
          </w:rPr>
          <w:t>such.</w:t>
        </w:r>
        <w:r w:rsidRPr="00F4230C">
          <w:rPr>
            <w:rFonts w:ascii="Helvetica" w:eastAsia="Helv" w:hAnsi="Helvetica" w:cs="Helvetica"/>
            <w:color w:val="000000"/>
          </w:rPr>
          <w:t xml:space="preserve"> </w:t>
        </w:r>
      </w:ins>
    </w:p>
    <w:p w14:paraId="4265FE39" w14:textId="77777777" w:rsidR="00FD322E" w:rsidRDefault="00FD322E" w:rsidP="00F4230C">
      <w:pPr>
        <w:rPr>
          <w:ins w:id="7581" w:author="mbeckerle" w:date="2012-04-12T17:13:00Z"/>
          <w:rFonts w:eastAsia="Helv"/>
        </w:rPr>
      </w:pPr>
      <w:ins w:id="7582" w:author="mbeckerle" w:date="2012-03-25T10:55:00Z">
        <w:r w:rsidRPr="00710BA1">
          <w:t>The</w:t>
        </w:r>
        <w:r w:rsidRPr="00710BA1">
          <w:rPr>
            <w:rFonts w:eastAsia="Helv"/>
          </w:rPr>
          <w:t xml:space="preserve"> </w:t>
        </w:r>
        <w:r w:rsidRPr="00710BA1">
          <w:t>dfdl:byteOrder</w:t>
        </w:r>
        <w:r w:rsidRPr="00710BA1">
          <w:rPr>
            <w:rFonts w:eastAsia="Helv"/>
          </w:rPr>
          <w:t xml:space="preserve"> </w:t>
        </w:r>
        <w:r w:rsidRPr="00710BA1">
          <w:t>property</w:t>
        </w:r>
        <w:r w:rsidRPr="00710BA1">
          <w:rPr>
            <w:rFonts w:eastAsia="Helv"/>
          </w:rPr>
          <w:t xml:space="preserve"> </w:t>
        </w:r>
        <w:r w:rsidRPr="00710BA1">
          <w:t>is</w:t>
        </w:r>
        <w:r w:rsidRPr="00710BA1">
          <w:rPr>
            <w:rFonts w:eastAsia="Helv"/>
          </w:rPr>
          <w:t xml:space="preserve"> </w:t>
        </w:r>
        <w:r w:rsidRPr="00710BA1">
          <w:t>never</w:t>
        </w:r>
        <w:r w:rsidRPr="00710BA1">
          <w:rPr>
            <w:rFonts w:eastAsia="Helv"/>
          </w:rPr>
          <w:t xml:space="preserve"> </w:t>
        </w:r>
        <w:r w:rsidRPr="00710BA1">
          <w:t>used</w:t>
        </w:r>
        <w:r w:rsidRPr="00710BA1">
          <w:rPr>
            <w:rFonts w:eastAsia="Helv"/>
          </w:rPr>
          <w:t xml:space="preserve"> </w:t>
        </w:r>
        <w:r w:rsidRPr="00710BA1">
          <w:t>to</w:t>
        </w:r>
        <w:r w:rsidRPr="00710BA1">
          <w:rPr>
            <w:rFonts w:eastAsia="Helv"/>
          </w:rPr>
          <w:t xml:space="preserve"> </w:t>
        </w:r>
        <w:r w:rsidRPr="00710BA1">
          <w:t>establish</w:t>
        </w:r>
        <w:r w:rsidRPr="00710BA1">
          <w:rPr>
            <w:rFonts w:eastAsia="Helv"/>
          </w:rPr>
          <w:t xml:space="preserve"> </w:t>
        </w:r>
        <w:r w:rsidRPr="00710BA1">
          <w:t>the</w:t>
        </w:r>
        <w:r w:rsidRPr="00710BA1">
          <w:rPr>
            <w:rFonts w:eastAsia="Helv"/>
          </w:rPr>
          <w:t xml:space="preserve"> </w:t>
        </w:r>
        <w:r w:rsidRPr="00710BA1">
          <w:t>byte</w:t>
        </w:r>
        <w:r w:rsidRPr="00710BA1">
          <w:rPr>
            <w:rFonts w:eastAsia="Helv"/>
          </w:rPr>
          <w:t xml:space="preserve"> </w:t>
        </w:r>
        <w:r w:rsidRPr="00710BA1">
          <w:t>order</w:t>
        </w:r>
        <w:r w:rsidRPr="00710BA1">
          <w:rPr>
            <w:rFonts w:eastAsia="Helv"/>
          </w:rPr>
          <w:t xml:space="preserve"> </w:t>
        </w:r>
        <w:r w:rsidRPr="00710BA1">
          <w:t>for</w:t>
        </w:r>
        <w:r w:rsidRPr="00710BA1">
          <w:rPr>
            <w:rFonts w:eastAsia="Helv"/>
          </w:rPr>
          <w:t xml:space="preserve"> </w:t>
        </w:r>
        <w:r w:rsidRPr="00710BA1">
          <w:t>Unicode</w:t>
        </w:r>
        <w:r w:rsidRPr="00710BA1">
          <w:rPr>
            <w:rFonts w:eastAsia="Helv"/>
          </w:rPr>
          <w:t xml:space="preserve"> </w:t>
        </w:r>
        <w:r w:rsidRPr="00710BA1">
          <w:t>encodings.</w:t>
        </w:r>
        <w:r w:rsidRPr="00710BA1">
          <w:rPr>
            <w:rFonts w:eastAsia="Helv"/>
          </w:rPr>
          <w:t xml:space="preserve"> </w:t>
        </w:r>
      </w:ins>
    </w:p>
    <w:p w14:paraId="5DD6B5DC" w14:textId="77777777" w:rsidR="00FD322E" w:rsidRPr="007E1D66" w:rsidRDefault="00FD322E" w:rsidP="00F4230C">
      <w:pPr>
        <w:rPr>
          <w:ins w:id="7583" w:author="mbeckerle" w:date="2012-03-25T10:55:00Z"/>
        </w:rPr>
      </w:pPr>
      <w:bookmarkStart w:id="7584" w:name="__RefHeading__1130_1503507204"/>
      <w:bookmarkEnd w:id="7584"/>
      <w:ins w:id="7585" w:author="mbeckerle" w:date="2012-03-25T10:55:00Z">
        <w:r w:rsidRPr="00EA0EB7">
          <w:t>The</w:t>
        </w:r>
        <w:r w:rsidRPr="003B7497">
          <w:rPr>
            <w:rFonts w:eastAsia="Helv"/>
          </w:rPr>
          <w:t xml:space="preserve"> </w:t>
        </w:r>
        <w:r w:rsidRPr="007C0867">
          <w:t>unparser</w:t>
        </w:r>
        <w:r w:rsidRPr="00EB6903">
          <w:rPr>
            <w:rFonts w:eastAsia="Helv"/>
          </w:rPr>
          <w:t xml:space="preserve"> </w:t>
        </w:r>
        <w:r w:rsidRPr="00EB6903">
          <w:t>never</w:t>
        </w:r>
        <w:r w:rsidRPr="00316B66">
          <w:rPr>
            <w:rFonts w:eastAsia="Helv"/>
          </w:rPr>
          <w:t xml:space="preserve"> </w:t>
        </w:r>
        <w:r w:rsidRPr="00316B66">
          <w:t>outputs</w:t>
        </w:r>
        <w:r w:rsidRPr="00316B66">
          <w:rPr>
            <w:rFonts w:eastAsia="Helv"/>
          </w:rPr>
          <w:t xml:space="preserve"> </w:t>
        </w:r>
        <w:r w:rsidRPr="00316B66">
          <w:t>a</w:t>
        </w:r>
        <w:r w:rsidRPr="00163AF4">
          <w:rPr>
            <w:rFonts w:eastAsia="Helv"/>
          </w:rPr>
          <w:t xml:space="preserve"> </w:t>
        </w:r>
        <w:r w:rsidRPr="00163AF4">
          <w:t>BOM</w:t>
        </w:r>
        <w:r w:rsidRPr="003A4A47">
          <w:rPr>
            <w:rFonts w:eastAsia="Helv"/>
          </w:rPr>
          <w:t xml:space="preserve"> </w:t>
        </w:r>
        <w:r w:rsidRPr="003A4A47">
          <w:t>at</w:t>
        </w:r>
        <w:r w:rsidRPr="003A4A47">
          <w:rPr>
            <w:rFonts w:eastAsia="Helv"/>
          </w:rPr>
          <w:t xml:space="preserve"> </w:t>
        </w:r>
        <w:r w:rsidRPr="003A4A47">
          <w:t>any</w:t>
        </w:r>
        <w:r w:rsidRPr="003A4A47">
          <w:rPr>
            <w:rFonts w:eastAsia="Helv"/>
          </w:rPr>
          <w:t xml:space="preserve"> </w:t>
        </w:r>
        <w:r w:rsidRPr="003A4A47">
          <w:t>other</w:t>
        </w:r>
        <w:r w:rsidRPr="003A4A47">
          <w:rPr>
            <w:rFonts w:eastAsia="Helv"/>
          </w:rPr>
          <w:t xml:space="preserve"> </w:t>
        </w:r>
        <w:r w:rsidRPr="003A4A47">
          <w:t>point</w:t>
        </w:r>
        <w:r w:rsidRPr="00435543">
          <w:rPr>
            <w:rFonts w:eastAsia="Helv"/>
          </w:rPr>
          <w:t xml:space="preserve"> </w:t>
        </w:r>
        <w:r w:rsidRPr="007E1D66">
          <w:t>in</w:t>
        </w:r>
        <w:r w:rsidRPr="007E1D66">
          <w:rPr>
            <w:rFonts w:eastAsia="Helv"/>
          </w:rPr>
          <w:t xml:space="preserve"> </w:t>
        </w:r>
        <w:r w:rsidRPr="007E1D66">
          <w:t>the</w:t>
        </w:r>
        <w:r w:rsidRPr="007E1D66">
          <w:rPr>
            <w:rFonts w:eastAsia="Helv"/>
          </w:rPr>
          <w:t xml:space="preserve"> </w:t>
        </w:r>
        <w:r w:rsidRPr="007E1D66">
          <w:t>data</w:t>
        </w:r>
        <w:r w:rsidRPr="007E1D66">
          <w:rPr>
            <w:rFonts w:eastAsia="Helv"/>
          </w:rPr>
          <w:t xml:space="preserve"> </w:t>
        </w:r>
        <w:r w:rsidRPr="007E1D66">
          <w:t>stream.</w:t>
        </w:r>
        <w:r w:rsidRPr="007E1D66">
          <w:rPr>
            <w:rFonts w:eastAsia="Helv"/>
          </w:rPr>
          <w:t xml:space="preserve"> </w:t>
        </w:r>
        <w:r w:rsidRPr="007E1D66">
          <w:t>If</w:t>
        </w:r>
        <w:r w:rsidRPr="007E1D66">
          <w:rPr>
            <w:rFonts w:eastAsia="Helv"/>
          </w:rPr>
          <w:t xml:space="preserve"> </w:t>
        </w:r>
        <w:r w:rsidRPr="007E1D66">
          <w:t>a</w:t>
        </w:r>
        <w:r w:rsidRPr="007E1D66">
          <w:rPr>
            <w:rFonts w:eastAsia="Helv"/>
          </w:rPr>
          <w:t xml:space="preserve"> </w:t>
        </w:r>
        <w:r w:rsidRPr="007E1D66">
          <w:t>BOM</w:t>
        </w:r>
        <w:r w:rsidRPr="007E1D66">
          <w:rPr>
            <w:rFonts w:eastAsia="Helv"/>
          </w:rPr>
          <w:t xml:space="preserve"> </w:t>
        </w:r>
        <w:r w:rsidRPr="007E1D66">
          <w:t>needs</w:t>
        </w:r>
        <w:r w:rsidRPr="007E1D66">
          <w:rPr>
            <w:rFonts w:eastAsia="Helv"/>
          </w:rPr>
          <w:t xml:space="preserve"> </w:t>
        </w:r>
        <w:r w:rsidRPr="007E1D66">
          <w:t>to</w:t>
        </w:r>
        <w:r w:rsidRPr="007E1D66">
          <w:rPr>
            <w:rFonts w:eastAsia="Helv"/>
          </w:rPr>
          <w:t xml:space="preserve"> </w:t>
        </w:r>
        <w:r w:rsidRPr="007E1D66">
          <w:t>appear,</w:t>
        </w:r>
        <w:r w:rsidRPr="007E1D66">
          <w:rPr>
            <w:rFonts w:eastAsia="Helv"/>
          </w:rPr>
          <w:t xml:space="preserve"> </w:t>
        </w:r>
        <w:r w:rsidRPr="007E1D66">
          <w:t>then</w:t>
        </w:r>
        <w:r w:rsidRPr="007E1D66">
          <w:rPr>
            <w:rFonts w:eastAsia="Helv"/>
          </w:rPr>
          <w:t xml:space="preserve"> </w:t>
        </w:r>
        <w:r w:rsidRPr="007E1D66">
          <w:t>it</w:t>
        </w:r>
        <w:r w:rsidRPr="007E1D66">
          <w:rPr>
            <w:rFonts w:eastAsia="Helv"/>
          </w:rPr>
          <w:t xml:space="preserve"> </w:t>
        </w:r>
        <w:r w:rsidRPr="007E1D66">
          <w:t>must</w:t>
        </w:r>
        <w:r w:rsidRPr="007E1D66">
          <w:rPr>
            <w:rFonts w:eastAsia="Helv"/>
          </w:rPr>
          <w:t xml:space="preserve"> </w:t>
        </w:r>
        <w:r w:rsidRPr="007E1D66">
          <w:t>be</w:t>
        </w:r>
        <w:r w:rsidRPr="007E1D66">
          <w:rPr>
            <w:rFonts w:eastAsia="Helv"/>
          </w:rPr>
          <w:t xml:space="preserve"> </w:t>
        </w:r>
        <w:r w:rsidRPr="007E1D66">
          <w:t>explicitly</w:t>
        </w:r>
        <w:r w:rsidRPr="007E1D66">
          <w:rPr>
            <w:rFonts w:eastAsia="Helv"/>
          </w:rPr>
          <w:t xml:space="preserve"> </w:t>
        </w:r>
        <w:r w:rsidRPr="007E1D66">
          <w:t>modelled</w:t>
        </w:r>
        <w:r w:rsidRPr="007E1D66">
          <w:rPr>
            <w:rFonts w:eastAsia="Helv"/>
          </w:rPr>
          <w:t xml:space="preserve"> </w:t>
        </w:r>
        <w:r w:rsidRPr="007E1D66">
          <w:t>as</w:t>
        </w:r>
        <w:r w:rsidRPr="007E1D66">
          <w:rPr>
            <w:rFonts w:eastAsia="Helv"/>
          </w:rPr>
          <w:t xml:space="preserve"> </w:t>
        </w:r>
        <w:r w:rsidRPr="007E1D66">
          <w:t>such.</w:t>
        </w:r>
      </w:ins>
    </w:p>
    <w:p w14:paraId="110B9B02" w14:textId="77777777" w:rsidR="00FD322E" w:rsidRDefault="003D070D" w:rsidP="006E4FE8">
      <w:pPr>
        <w:pStyle w:val="Heading2"/>
        <w:rPr>
          <w:ins w:id="7586" w:author="mbeckerle" w:date="2012-03-25T12:36:00Z"/>
        </w:rPr>
      </w:pPr>
      <w:bookmarkStart w:id="7587" w:name="_Ref320443014"/>
      <w:bookmarkStart w:id="7588" w:name="_Toc349042714"/>
      <w:bookmarkStart w:id="7589" w:name="_Toc362453278"/>
      <w:commentRangeStart w:id="7590"/>
      <w:ins w:id="7591" w:author="mbeckerle" w:date="2012-03-25T12:25:00Z">
        <w:r>
          <w:t>Character Encoding and Decoding Errors</w:t>
        </w:r>
      </w:ins>
      <w:bookmarkEnd w:id="7587"/>
      <w:commentRangeEnd w:id="7590"/>
      <w:ins w:id="7592" w:author="mbeckerle" w:date="2013-01-20T14:09:00Z">
        <w:r w:rsidR="00D83BBE">
          <w:rPr>
            <w:rStyle w:val="CommentReference"/>
            <w:rFonts w:cs="Times New Roman"/>
            <w:b w:val="0"/>
            <w:bCs w:val="0"/>
            <w:i/>
            <w:iCs/>
          </w:rPr>
          <w:commentReference w:id="7590"/>
        </w:r>
      </w:ins>
      <w:bookmarkEnd w:id="7588"/>
      <w:bookmarkEnd w:id="7589"/>
    </w:p>
    <w:p w14:paraId="114C61F5" w14:textId="77777777" w:rsidR="00D83BBE" w:rsidRDefault="00D83BBE" w:rsidP="00D83BBE">
      <w:pPr>
        <w:rPr>
          <w:ins w:id="7593" w:author="mbeckerle" w:date="2013-01-20T14:03:00Z"/>
          <w:rFonts w:ascii="Helv" w:hAnsi="Helv"/>
        </w:rPr>
      </w:pPr>
      <w:ins w:id="7594" w:author="mbeckerle" w:date="2013-01-20T14:03:00Z">
        <w:r w:rsidRPr="005A5F41">
          <w:rPr>
            <w:rFonts w:ascii="Helv" w:hAnsi="Helv"/>
          </w:rPr>
          <w:t xml:space="preserve">When parsing, these are the errors that can occur when decoding characters into Unicode/ISO 10646. </w:t>
        </w:r>
      </w:ins>
    </w:p>
    <w:p w14:paraId="290ACF5E" w14:textId="5FEEA021" w:rsidR="00D83BBE" w:rsidRDefault="00D83BBE" w:rsidP="00D1130F">
      <w:pPr>
        <w:numPr>
          <w:ilvl w:val="0"/>
          <w:numId w:val="180"/>
        </w:numPr>
        <w:rPr>
          <w:ins w:id="7595" w:author="mbeckerle" w:date="2013-01-20T14:03:00Z"/>
          <w:rFonts w:ascii="Helv" w:hAnsi="Helv"/>
        </w:rPr>
      </w:pPr>
      <w:ins w:id="7596" w:author="mbeckerle" w:date="2013-01-20T14:03:00Z">
        <w:r w:rsidRPr="005A5F41">
          <w:rPr>
            <w:rFonts w:ascii="Helv" w:hAnsi="Helv"/>
          </w:rPr>
          <w:t>The data is broken - invalid bit/byte sequences are found which do not match the definition of a character for the encoding.</w:t>
        </w:r>
      </w:ins>
    </w:p>
    <w:p w14:paraId="14D9E2B8" w14:textId="21BE0B4A" w:rsidR="00D83BBE" w:rsidRDefault="00D83BBE" w:rsidP="00D1130F">
      <w:pPr>
        <w:numPr>
          <w:ilvl w:val="0"/>
          <w:numId w:val="180"/>
        </w:numPr>
        <w:rPr>
          <w:ins w:id="7597" w:author="mbeckerle" w:date="2013-01-20T14:03:00Z"/>
          <w:rFonts w:ascii="Helv" w:hAnsi="Helv"/>
        </w:rPr>
      </w:pPr>
      <w:ins w:id="7598" w:author="mbeckerle" w:date="2013-01-20T14:03:00Z">
        <w:r w:rsidRPr="005A5F41">
          <w:rPr>
            <w:rFonts w:ascii="Helv" w:hAnsi="Helv"/>
          </w:rPr>
          <w:t>Not enough data is found to make up the entire encoding of a character. That is, a fragment of a valid encoding is found.</w:t>
        </w:r>
      </w:ins>
    </w:p>
    <w:p w14:paraId="05DB72AE" w14:textId="77777777" w:rsidR="00D83BBE" w:rsidRDefault="00D83BBE" w:rsidP="00D83BBE">
      <w:pPr>
        <w:rPr>
          <w:ins w:id="7599" w:author="mbeckerle" w:date="2013-01-20T14:03:00Z"/>
          <w:rFonts w:ascii="Helv" w:hAnsi="Helv"/>
        </w:rPr>
      </w:pPr>
      <w:ins w:id="7600" w:author="mbeckerle" w:date="2013-01-20T14:03:00Z">
        <w:r w:rsidRPr="005A5F41">
          <w:rPr>
            <w:rFonts w:ascii="Helv" w:hAnsi="Helv"/>
          </w:rPr>
          <w:t>When unparsing, these are the errors that can occur when encoding characters from Unicode/ISO 10646 into the specified encoding.</w:t>
        </w:r>
      </w:ins>
    </w:p>
    <w:p w14:paraId="4ECB3BC7" w14:textId="130EB9F9" w:rsidR="00D83BBE" w:rsidRDefault="00D83BBE" w:rsidP="00D1130F">
      <w:pPr>
        <w:numPr>
          <w:ilvl w:val="0"/>
          <w:numId w:val="181"/>
        </w:numPr>
        <w:rPr>
          <w:ins w:id="7601" w:author="mbeckerle" w:date="2013-01-20T14:03:00Z"/>
          <w:rFonts w:ascii="Helv" w:hAnsi="Helv"/>
        </w:rPr>
      </w:pPr>
      <w:ins w:id="7602" w:author="mbeckerle" w:date="2013-01-20T14:03:00Z">
        <w:r w:rsidRPr="005A5F41">
          <w:rPr>
            <w:rFonts w:ascii="Helv" w:hAnsi="Helv"/>
          </w:rPr>
          <w:t xml:space="preserve">No mapping provided by the encoding specification. </w:t>
        </w:r>
      </w:ins>
    </w:p>
    <w:p w14:paraId="65C10E78" w14:textId="43205A29" w:rsidR="00D83BBE" w:rsidRDefault="00D83BBE" w:rsidP="00D1130F">
      <w:pPr>
        <w:numPr>
          <w:ilvl w:val="0"/>
          <w:numId w:val="181"/>
        </w:numPr>
        <w:rPr>
          <w:ins w:id="7603" w:author="mbeckerle" w:date="2013-01-20T14:03:00Z"/>
          <w:rFonts w:ascii="Helv" w:hAnsi="Helv"/>
        </w:rPr>
      </w:pPr>
      <w:ins w:id="7604" w:author="mbeckerle" w:date="2013-01-20T14:03:00Z">
        <w:r w:rsidRPr="005A5F41">
          <w:rPr>
            <w:rFonts w:ascii="Helv" w:hAnsi="Helv"/>
          </w:rPr>
          <w:t xml:space="preserve">Not enough room to output the entire encoding of the character (e.g., need 3 bytes for a character encoding that uses 3-bytes for that character, but only 1 byte remains in the available length. </w:t>
        </w:r>
      </w:ins>
    </w:p>
    <w:p w14:paraId="675D0D0C" w14:textId="5CDF7C99" w:rsidR="00D83BBE" w:rsidRDefault="00D83BBE" w:rsidP="00D83BBE">
      <w:pPr>
        <w:rPr>
          <w:ins w:id="7605" w:author="mbeckerle" w:date="2013-01-20T14:03:00Z"/>
          <w:rFonts w:ascii="Helv" w:hAnsi="Helv"/>
        </w:rPr>
      </w:pPr>
      <w:ins w:id="7606" w:author="mbeckerle" w:date="2013-01-20T14:03:00Z">
        <w:r w:rsidRPr="005A5F41">
          <w:rPr>
            <w:rFonts w:ascii="Helv" w:hAnsi="Helv"/>
          </w:rPr>
          <w:t>The subsections below describ</w:t>
        </w:r>
        <w:r>
          <w:rPr>
            <w:rFonts w:ascii="Helv" w:hAnsi="Helv"/>
          </w:rPr>
          <w:t>e how these errors are handled.</w:t>
        </w:r>
      </w:ins>
    </w:p>
    <w:p w14:paraId="77CA60FE" w14:textId="6C4DD460" w:rsidR="00D83BBE" w:rsidRDefault="00D83BBE" w:rsidP="0031368F">
      <w:pPr>
        <w:pStyle w:val="Heading3"/>
        <w:rPr>
          <w:ins w:id="7607" w:author="mbeckerle" w:date="2013-01-20T14:03:00Z"/>
        </w:rPr>
      </w:pPr>
      <w:bookmarkStart w:id="7608" w:name="_Toc349042715"/>
      <w:bookmarkStart w:id="7609" w:name="_Toc362453279"/>
      <w:ins w:id="7610" w:author="mbeckerle" w:date="2013-01-20T14:04:00Z">
        <w:r>
          <w:t>P</w:t>
        </w:r>
      </w:ins>
      <w:ins w:id="7611" w:author="mbeckerle" w:date="2013-01-20T14:03:00Z">
        <w:r w:rsidRPr="005A5F41">
          <w:t>roperty dfdl:encodingErrorPolicy</w:t>
        </w:r>
        <w:bookmarkEnd w:id="7608"/>
        <w:bookmarkEnd w:id="7609"/>
      </w:ins>
    </w:p>
    <w:p w14:paraId="29F7F619" w14:textId="77777777" w:rsidR="00D83BBE" w:rsidRDefault="00D83BBE" w:rsidP="00D83BBE">
      <w:pPr>
        <w:rPr>
          <w:ins w:id="7612" w:author="mbeckerle" w:date="2013-01-20T14:03:00Z"/>
          <w:rFonts w:ascii="Helv" w:hAnsi="Helv"/>
        </w:rPr>
      </w:pPr>
      <w:ins w:id="7613" w:author="mbeckerle" w:date="2013-01-20T14:03:00Z">
        <w:r w:rsidRPr="005A5F41">
          <w:rPr>
            <w:rFonts w:ascii="Helv" w:hAnsi="Helv"/>
          </w:rPr>
          <w:t>The property dfdl:encodingErrorPolicy has two possible values: 'error' and 'replace'.</w:t>
        </w:r>
      </w:ins>
    </w:p>
    <w:p w14:paraId="71B73434" w14:textId="196B74C0" w:rsidR="00D83BBE" w:rsidRDefault="00D83BBE" w:rsidP="00D1130F">
      <w:pPr>
        <w:pStyle w:val="Heading4"/>
        <w:rPr>
          <w:ins w:id="7614" w:author="mbeckerle" w:date="2013-01-20T14:03:00Z"/>
        </w:rPr>
      </w:pPr>
      <w:ins w:id="7615" w:author="mbeckerle" w:date="2013-01-20T14:03:00Z">
        <w:r w:rsidRPr="005A5F41">
          <w:t>dfdl:encodingErrorPolicy</w:t>
        </w:r>
      </w:ins>
      <w:ins w:id="7616" w:author="Steve Hanson" w:date="2013-02-06T14:47:00Z">
        <w:r w:rsidR="00266283">
          <w:t xml:space="preserve"> </w:t>
        </w:r>
      </w:ins>
      <w:ins w:id="7617" w:author="mbeckerle" w:date="2013-01-20T14:03:00Z">
        <w:del w:id="7618" w:author="Steve Hanson" w:date="2013-02-06T14:47:00Z">
          <w:r w:rsidRPr="005A5F41" w:rsidDel="00266283">
            <w:delText>=</w:delText>
          </w:r>
        </w:del>
        <w:r w:rsidRPr="005A5F41">
          <w:t>'error'</w:t>
        </w:r>
      </w:ins>
    </w:p>
    <w:p w14:paraId="59787174" w14:textId="7A45C1CE" w:rsidR="00D83BBE" w:rsidRDefault="00D83BBE" w:rsidP="00D83BBE">
      <w:pPr>
        <w:rPr>
          <w:ins w:id="7619" w:author="mbeckerle" w:date="2013-01-20T14:03:00Z"/>
          <w:rFonts w:ascii="Helv" w:hAnsi="Helv"/>
        </w:rPr>
      </w:pPr>
      <w:ins w:id="7620" w:author="mbeckerle" w:date="2013-01-20T14:03:00Z">
        <w:r w:rsidRPr="005A5F41">
          <w:rPr>
            <w:rFonts w:ascii="Helv" w:hAnsi="Helv"/>
          </w:rPr>
          <w:t>If 'error', then any error when decoding characters while parsing causes a p</w:t>
        </w:r>
        <w:del w:id="7621" w:author="Steve Hanson" w:date="2013-02-06T14:40:00Z">
          <w:r w:rsidRPr="005A5F41" w:rsidDel="00D1130F">
            <w:rPr>
              <w:rFonts w:ascii="Helv" w:hAnsi="Helv"/>
            </w:rPr>
            <w:delText>arse</w:delText>
          </w:r>
        </w:del>
      </w:ins>
      <w:ins w:id="7622" w:author="Steve Hanson" w:date="2013-02-06T14:40:00Z">
        <w:r w:rsidR="00D1130F">
          <w:rPr>
            <w:rFonts w:ascii="Helv" w:hAnsi="Helv"/>
          </w:rPr>
          <w:t>rocessing</w:t>
        </w:r>
      </w:ins>
      <w:ins w:id="7623" w:author="mbeckerle" w:date="2013-01-20T14:03:00Z">
        <w:r w:rsidRPr="005A5F41">
          <w:rPr>
            <w:rFonts w:ascii="Helv" w:hAnsi="Helv"/>
          </w:rPr>
          <w:t xml:space="preserve"> error. For unparsing, any error when encoding characters causes a</w:t>
        </w:r>
      </w:ins>
      <w:ins w:id="7624" w:author="Steve Hanson" w:date="2013-02-06T14:40:00Z">
        <w:r w:rsidR="00D1130F">
          <w:rPr>
            <w:rFonts w:ascii="Helv" w:hAnsi="Helv"/>
          </w:rPr>
          <w:t xml:space="preserve"> processing</w:t>
        </w:r>
      </w:ins>
      <w:ins w:id="7625" w:author="mbeckerle" w:date="2013-01-20T14:03:00Z">
        <w:del w:id="7626" w:author="Steve Hanson" w:date="2013-02-06T14:40:00Z">
          <w:r w:rsidRPr="005A5F41" w:rsidDel="00D1130F">
            <w:rPr>
              <w:rFonts w:ascii="Helv" w:hAnsi="Helv"/>
            </w:rPr>
            <w:delText>n unparse</w:delText>
          </w:r>
        </w:del>
        <w:r w:rsidRPr="005A5F41">
          <w:rPr>
            <w:rFonts w:ascii="Helv" w:hAnsi="Helv"/>
          </w:rPr>
          <w:t xml:space="preserve"> error. </w:t>
        </w:r>
      </w:ins>
    </w:p>
    <w:p w14:paraId="6DF5DF72" w14:textId="77777777" w:rsidR="00D83BBE" w:rsidRPr="005A5F41" w:rsidRDefault="00D83BBE" w:rsidP="00D83BBE">
      <w:pPr>
        <w:rPr>
          <w:ins w:id="7627" w:author="mbeckerle" w:date="2013-01-20T14:03:00Z"/>
          <w:rFonts w:ascii="Helv" w:hAnsi="Helv"/>
        </w:rPr>
      </w:pPr>
      <w:ins w:id="7628" w:author="mbeckerle" w:date="2013-01-20T14:03:00Z">
        <w:r w:rsidRPr="005A5F41">
          <w:rPr>
            <w:rFonts w:ascii="Helv" w:hAnsi="Helv"/>
          </w:rPr>
          <w:t xml:space="preserve">When parsing, it does not matter if this happens when scanning for delimiters, matching a regular expression, matching a literal nil value, or constructing the value of a textual element. </w:t>
        </w:r>
      </w:ins>
    </w:p>
    <w:p w14:paraId="26445527" w14:textId="167E221F" w:rsidR="00D83BBE" w:rsidRDefault="00D83BBE" w:rsidP="00D83BBE">
      <w:pPr>
        <w:rPr>
          <w:ins w:id="7629" w:author="mbeckerle" w:date="2013-01-20T14:03:00Z"/>
          <w:rFonts w:ascii="Helv" w:hAnsi="Helv"/>
        </w:rPr>
      </w:pPr>
      <w:ins w:id="7630" w:author="mbeckerle" w:date="2013-01-20T14:03:00Z">
        <w:r w:rsidRPr="005A5F41">
          <w:rPr>
            <w:rFonts w:ascii="Helv" w:hAnsi="Helv"/>
          </w:rPr>
          <w:t xml:space="preserve">There is one exception. When </w:t>
        </w:r>
      </w:ins>
      <w:ins w:id="7631" w:author="Steve Hanson" w:date="2013-02-06T14:42:00Z">
        <w:r w:rsidR="00D1130F">
          <w:rPr>
            <w:rFonts w:ascii="Helv" w:hAnsi="Helv"/>
          </w:rPr>
          <w:t>dfdl:</w:t>
        </w:r>
      </w:ins>
      <w:ins w:id="7632" w:author="mbeckerle" w:date="2013-01-20T14:03:00Z">
        <w:r w:rsidRPr="005A5F41">
          <w:rPr>
            <w:rFonts w:ascii="Helv" w:hAnsi="Helv"/>
          </w:rPr>
          <w:t>length</w:t>
        </w:r>
      </w:ins>
      <w:ins w:id="7633" w:author="Steve Hanson" w:date="2013-02-06T14:45:00Z">
        <w:r w:rsidR="00266283">
          <w:rPr>
            <w:rFonts w:ascii="Helv" w:hAnsi="Helv"/>
          </w:rPr>
          <w:t>Units</w:t>
        </w:r>
      </w:ins>
      <w:ins w:id="7634" w:author="Steve Hanson" w:date="2013-02-06T14:47:00Z">
        <w:r w:rsidR="00266283">
          <w:rPr>
            <w:rFonts w:ascii="Helv" w:hAnsi="Helv"/>
          </w:rPr>
          <w:t xml:space="preserve"> is</w:t>
        </w:r>
      </w:ins>
      <w:ins w:id="7635" w:author="mbeckerle" w:date="2013-01-20T14:03:00Z">
        <w:del w:id="7636" w:author="Steve Hanson" w:date="2013-02-06T14:45:00Z">
          <w:r w:rsidRPr="005A5F41" w:rsidDel="00266283">
            <w:rPr>
              <w:rFonts w:ascii="Helv" w:hAnsi="Helv"/>
            </w:rPr>
            <w:delText>Kind</w:delText>
          </w:r>
        </w:del>
        <w:del w:id="7637" w:author="Steve Hanson" w:date="2013-02-06T14:47:00Z">
          <w:r w:rsidRPr="005A5F41" w:rsidDel="00266283">
            <w:rPr>
              <w:rFonts w:ascii="Helv" w:hAnsi="Helv"/>
            </w:rPr>
            <w:delText>=</w:delText>
          </w:r>
        </w:del>
      </w:ins>
      <w:ins w:id="7638" w:author="Steve Hanson" w:date="2013-02-06T14:47:00Z">
        <w:r w:rsidR="00266283">
          <w:rPr>
            <w:rFonts w:ascii="Helv" w:hAnsi="Helv"/>
          </w:rPr>
          <w:t xml:space="preserve"> </w:t>
        </w:r>
      </w:ins>
      <w:ins w:id="7639" w:author="mbeckerle" w:date="2013-01-20T14:03:00Z">
        <w:r w:rsidRPr="005A5F41">
          <w:rPr>
            <w:rFonts w:ascii="Helv" w:hAnsi="Helv"/>
          </w:rPr>
          <w:t>'bytes', the 'not enough data' decod</w:t>
        </w:r>
      </w:ins>
      <w:ins w:id="7640" w:author="Steve Hanson" w:date="2013-02-06T14:42:00Z">
        <w:r w:rsidR="00266283">
          <w:rPr>
            <w:rFonts w:ascii="Helv" w:hAnsi="Helv"/>
          </w:rPr>
          <w:t>ing</w:t>
        </w:r>
      </w:ins>
      <w:ins w:id="7641" w:author="mbeckerle" w:date="2013-01-20T14:03:00Z">
        <w:del w:id="7642" w:author="Steve Hanson" w:date="2013-02-06T14:42:00Z">
          <w:r w:rsidRPr="005A5F41" w:rsidDel="00266283">
            <w:rPr>
              <w:rFonts w:ascii="Helv" w:hAnsi="Helv"/>
            </w:rPr>
            <w:delText>e</w:delText>
          </w:r>
        </w:del>
        <w:r w:rsidRPr="005A5F41">
          <w:rPr>
            <w:rFonts w:ascii="Helv" w:hAnsi="Helv"/>
          </w:rPr>
          <w:t xml:space="preserve"> error is ignored, and the data making up the fragment character is skipped over. Symmetrically, when unparsing the 'not enough room' encoding error is ignored and the left-over bytes are filled with the dfdl:fillByte.</w:t>
        </w:r>
      </w:ins>
    </w:p>
    <w:p w14:paraId="1B72E18A" w14:textId="533A65F2" w:rsidR="00D83BBE" w:rsidRDefault="00D83BBE" w:rsidP="00D1130F">
      <w:pPr>
        <w:pStyle w:val="Heading4"/>
        <w:rPr>
          <w:ins w:id="7643" w:author="mbeckerle" w:date="2013-01-20T14:03:00Z"/>
        </w:rPr>
      </w:pPr>
      <w:ins w:id="7644" w:author="mbeckerle" w:date="2013-01-20T14:03:00Z">
        <w:r w:rsidRPr="005A5F41">
          <w:t>dfdl:encodingErrorPolicy</w:t>
        </w:r>
      </w:ins>
      <w:ins w:id="7645" w:author="Steve Hanson" w:date="2013-02-06T14:47:00Z">
        <w:r w:rsidR="00266283">
          <w:t xml:space="preserve"> </w:t>
        </w:r>
      </w:ins>
      <w:ins w:id="7646" w:author="mbeckerle" w:date="2013-01-20T14:03:00Z">
        <w:del w:id="7647" w:author="Steve Hanson" w:date="2013-02-06T14:47:00Z">
          <w:r w:rsidRPr="005A5F41" w:rsidDel="00266283">
            <w:delText>=</w:delText>
          </w:r>
        </w:del>
        <w:r w:rsidRPr="005A5F41">
          <w:t xml:space="preserve">'replace' for </w:t>
        </w:r>
      </w:ins>
      <w:ins w:id="7648" w:author="Steve Hanson" w:date="2013-02-06T14:41:00Z">
        <w:r w:rsidR="00D1130F">
          <w:t>p</w:t>
        </w:r>
      </w:ins>
      <w:ins w:id="7649" w:author="mbeckerle" w:date="2013-01-20T14:03:00Z">
        <w:del w:id="7650" w:author="Steve Hanson" w:date="2013-02-06T14:41:00Z">
          <w:r w:rsidRPr="005A5F41" w:rsidDel="00D1130F">
            <w:delText>P</w:delText>
          </w:r>
        </w:del>
        <w:r w:rsidRPr="005A5F41">
          <w:t>arsing</w:t>
        </w:r>
      </w:ins>
    </w:p>
    <w:p w14:paraId="26A0FC5B" w14:textId="4EB9840F" w:rsidR="00D83BBE" w:rsidRDefault="00D83BBE" w:rsidP="00D83BBE">
      <w:pPr>
        <w:rPr>
          <w:ins w:id="7651" w:author="mbeckerle" w:date="2013-01-20T14:03:00Z"/>
          <w:rFonts w:ascii="Helv" w:hAnsi="Helv"/>
        </w:rPr>
      </w:pPr>
      <w:ins w:id="7652" w:author="mbeckerle" w:date="2013-01-20T14:03:00Z">
        <w:r w:rsidRPr="005A5F41">
          <w:rPr>
            <w:rFonts w:ascii="Helv" w:hAnsi="Helv"/>
          </w:rPr>
          <w:t xml:space="preserve">If 'replace' then any error </w:t>
        </w:r>
      </w:ins>
      <w:ins w:id="7653" w:author="Steve Hanson" w:date="2013-02-06T14:42:00Z">
        <w:r w:rsidR="00266283">
          <w:rPr>
            <w:rFonts w:ascii="Helv" w:hAnsi="Helv"/>
          </w:rPr>
          <w:t xml:space="preserve">when decoding characters </w:t>
        </w:r>
      </w:ins>
      <w:ins w:id="7654" w:author="mbeckerle" w:date="2013-01-20T14:03:00Z">
        <w:r w:rsidRPr="005A5F41">
          <w:rPr>
            <w:rFonts w:ascii="Helv" w:hAnsi="Helv"/>
          </w:rPr>
          <w:t xml:space="preserve">results in the insertion of the Unicode Replacement Character (U+FFFD) as the replacement for that error. </w:t>
        </w:r>
      </w:ins>
    </w:p>
    <w:p w14:paraId="08FDEEC0" w14:textId="77777777" w:rsidR="00D83BBE" w:rsidRPr="005A5F41" w:rsidRDefault="00D83BBE" w:rsidP="00D83BBE">
      <w:pPr>
        <w:rPr>
          <w:ins w:id="7655" w:author="mbeckerle" w:date="2013-01-20T14:03:00Z"/>
          <w:rFonts w:ascii="Helv" w:hAnsi="Helv"/>
        </w:rPr>
      </w:pPr>
      <w:ins w:id="7656" w:author="mbeckerle" w:date="2013-01-20T14:03:00Z">
        <w:r w:rsidRPr="005A5F41">
          <w:rPr>
            <w:rFonts w:ascii="Helv" w:hAnsi="Helv"/>
          </w:rPr>
          <w:t xml:space="preserve">It does not matter if this error and replacement happens when scanning for delimiters, matching a regular expression, matching a literal nil value, or constructing the value of a textual element. </w:t>
        </w:r>
      </w:ins>
    </w:p>
    <w:p w14:paraId="3D76FB9E" w14:textId="54AF76F1" w:rsidR="00D83BBE" w:rsidRDefault="00D83BBE" w:rsidP="00D83BBE">
      <w:pPr>
        <w:rPr>
          <w:ins w:id="7657" w:author="mbeckerle" w:date="2013-01-20T14:03:00Z"/>
          <w:rFonts w:ascii="Helv" w:hAnsi="Helv"/>
        </w:rPr>
      </w:pPr>
      <w:ins w:id="7658" w:author="mbeckerle" w:date="2013-01-20T14:03:00Z">
        <w:r w:rsidRPr="005A5F41">
          <w:rPr>
            <w:rFonts w:ascii="Helv" w:hAnsi="Helv"/>
          </w:rPr>
          <w:t xml:space="preserve">There is one exception. When </w:t>
        </w:r>
      </w:ins>
      <w:ins w:id="7659" w:author="Steve Hanson" w:date="2013-02-06T14:45:00Z">
        <w:r w:rsidR="00266283">
          <w:rPr>
            <w:rFonts w:ascii="Helv" w:hAnsi="Helv"/>
          </w:rPr>
          <w:t>dfdl:</w:t>
        </w:r>
      </w:ins>
      <w:ins w:id="7660" w:author="mbeckerle" w:date="2013-01-20T14:03:00Z">
        <w:r w:rsidRPr="005A5F41">
          <w:rPr>
            <w:rFonts w:ascii="Helv" w:hAnsi="Helv"/>
          </w:rPr>
          <w:t>length</w:t>
        </w:r>
      </w:ins>
      <w:ins w:id="7661" w:author="Steve Hanson" w:date="2013-02-06T14:45:00Z">
        <w:r w:rsidR="00266283">
          <w:rPr>
            <w:rFonts w:ascii="Helv" w:hAnsi="Helv"/>
          </w:rPr>
          <w:t>Units</w:t>
        </w:r>
      </w:ins>
      <w:ins w:id="7662" w:author="Steve Hanson" w:date="2013-02-06T14:47:00Z">
        <w:r w:rsidR="00266283">
          <w:rPr>
            <w:rFonts w:ascii="Helv" w:hAnsi="Helv"/>
          </w:rPr>
          <w:t xml:space="preserve"> is</w:t>
        </w:r>
      </w:ins>
      <w:ins w:id="7663" w:author="mbeckerle" w:date="2013-01-20T14:03:00Z">
        <w:del w:id="7664" w:author="Steve Hanson" w:date="2013-02-06T14:45:00Z">
          <w:r w:rsidRPr="005A5F41" w:rsidDel="00266283">
            <w:rPr>
              <w:rFonts w:ascii="Helv" w:hAnsi="Helv"/>
            </w:rPr>
            <w:delText>Kind</w:delText>
          </w:r>
        </w:del>
        <w:del w:id="7665" w:author="Steve Hanson" w:date="2013-02-06T14:47:00Z">
          <w:r w:rsidRPr="005A5F41" w:rsidDel="00266283">
            <w:rPr>
              <w:rFonts w:ascii="Helv" w:hAnsi="Helv"/>
            </w:rPr>
            <w:delText>=</w:delText>
          </w:r>
        </w:del>
      </w:ins>
      <w:ins w:id="7666" w:author="Steve Hanson" w:date="2013-02-06T14:47:00Z">
        <w:r w:rsidR="00266283">
          <w:rPr>
            <w:rFonts w:ascii="Helv" w:hAnsi="Helv"/>
          </w:rPr>
          <w:t xml:space="preserve"> </w:t>
        </w:r>
      </w:ins>
      <w:ins w:id="7667" w:author="mbeckerle" w:date="2013-01-20T14:03:00Z">
        <w:r w:rsidRPr="005A5F41">
          <w:rPr>
            <w:rFonts w:ascii="Helv" w:hAnsi="Helv"/>
          </w:rPr>
          <w:t>'bytes', the 'not enough data' decod</w:t>
        </w:r>
      </w:ins>
      <w:ins w:id="7668" w:author="Steve Hanson" w:date="2013-02-06T14:46:00Z">
        <w:r w:rsidR="00266283">
          <w:rPr>
            <w:rFonts w:ascii="Helv" w:hAnsi="Helv"/>
          </w:rPr>
          <w:t>ing</w:t>
        </w:r>
      </w:ins>
      <w:ins w:id="7669" w:author="mbeckerle" w:date="2013-01-20T14:03:00Z">
        <w:del w:id="7670" w:author="Steve Hanson" w:date="2013-02-06T14:46:00Z">
          <w:r w:rsidRPr="005A5F41" w:rsidDel="00266283">
            <w:rPr>
              <w:rFonts w:ascii="Helv" w:hAnsi="Helv"/>
            </w:rPr>
            <w:delText>e</w:delText>
          </w:r>
        </w:del>
        <w:r w:rsidRPr="005A5F41">
          <w:rPr>
            <w:rFonts w:ascii="Helv" w:hAnsi="Helv"/>
          </w:rPr>
          <w:t xml:space="preserve"> error is ignored, no replacement character is created. The data making up the fragment character is skipped over. (It will be filled with the dfdl:fillByte when unparsing.)</w:t>
        </w:r>
      </w:ins>
    </w:p>
    <w:p w14:paraId="43C880B1" w14:textId="28E2ECDE" w:rsidR="00D83BBE" w:rsidRDefault="00D83BBE" w:rsidP="00D83BBE">
      <w:pPr>
        <w:rPr>
          <w:ins w:id="7671" w:author="mbeckerle" w:date="2013-01-20T14:03:00Z"/>
          <w:rFonts w:ascii="Helv" w:hAnsi="Helv"/>
        </w:rPr>
      </w:pPr>
      <w:ins w:id="7672" w:author="mbeckerle" w:date="2013-01-20T14:03:00Z">
        <w:r w:rsidRPr="005A5F41">
          <w:rPr>
            <w:rFonts w:ascii="Helv" w:hAnsi="Helv"/>
          </w:rPr>
          <w:t>The Unicode Replacement Character must not appear in any delimiter, pad</w:t>
        </w:r>
      </w:ins>
      <w:ins w:id="7673" w:author="Steve Hanson" w:date="2013-02-06T14:50:00Z">
        <w:r w:rsidR="00266283">
          <w:rPr>
            <w:rFonts w:ascii="Helv" w:hAnsi="Helv"/>
          </w:rPr>
          <w:t xml:space="preserve"> c</w:t>
        </w:r>
      </w:ins>
      <w:ins w:id="7674" w:author="mbeckerle" w:date="2013-01-20T14:03:00Z">
        <w:del w:id="7675" w:author="Steve Hanson" w:date="2013-02-06T14:50:00Z">
          <w:r w:rsidRPr="005A5F41" w:rsidDel="00266283">
            <w:rPr>
              <w:rFonts w:ascii="Helv" w:hAnsi="Helv"/>
            </w:rPr>
            <w:delText>C</w:delText>
          </w:r>
        </w:del>
        <w:r w:rsidRPr="005A5F41">
          <w:rPr>
            <w:rFonts w:ascii="Helv" w:hAnsi="Helv"/>
          </w:rPr>
          <w:t>haracter, nil</w:t>
        </w:r>
      </w:ins>
      <w:ins w:id="7676" w:author="Steve Hanson" w:date="2013-02-06T14:50:00Z">
        <w:r w:rsidR="00266283">
          <w:rPr>
            <w:rFonts w:ascii="Helv" w:hAnsi="Helv"/>
          </w:rPr>
          <w:t xml:space="preserve"> v</w:t>
        </w:r>
      </w:ins>
      <w:ins w:id="7677" w:author="mbeckerle" w:date="2013-01-20T14:03:00Z">
        <w:del w:id="7678" w:author="Steve Hanson" w:date="2013-02-06T14:50:00Z">
          <w:r w:rsidRPr="005A5F41" w:rsidDel="00266283">
            <w:rPr>
              <w:rFonts w:ascii="Helv" w:hAnsi="Helv"/>
            </w:rPr>
            <w:delText>V</w:delText>
          </w:r>
        </w:del>
        <w:r w:rsidRPr="005A5F41">
          <w:rPr>
            <w:rFonts w:ascii="Helv" w:hAnsi="Helv"/>
          </w:rPr>
          <w:t xml:space="preserve">alue, regular expression, </w:t>
        </w:r>
      </w:ins>
      <w:ins w:id="7679" w:author="Steve Hanson" w:date="2013-02-06T14:50:00Z">
        <w:r w:rsidR="00266283">
          <w:rPr>
            <w:rFonts w:ascii="Helv" w:hAnsi="Helv"/>
          </w:rPr>
          <w:t>n</w:t>
        </w:r>
      </w:ins>
      <w:ins w:id="7680" w:author="mbeckerle" w:date="2013-01-20T14:03:00Z">
        <w:del w:id="7681" w:author="Steve Hanson" w:date="2013-02-06T14:50:00Z">
          <w:r w:rsidRPr="005A5F41" w:rsidDel="00266283">
            <w:rPr>
              <w:rFonts w:ascii="Helv" w:hAnsi="Helv"/>
            </w:rPr>
            <w:delText>textN</w:delText>
          </w:r>
        </w:del>
        <w:r w:rsidRPr="005A5F41">
          <w:rPr>
            <w:rFonts w:ascii="Helv" w:hAnsi="Helv"/>
          </w:rPr>
          <w:t>umber</w:t>
        </w:r>
      </w:ins>
      <w:ins w:id="7682" w:author="Steve Hanson" w:date="2013-02-06T14:50:00Z">
        <w:r w:rsidR="00266283">
          <w:rPr>
            <w:rFonts w:ascii="Helv" w:hAnsi="Helv"/>
          </w:rPr>
          <w:t xml:space="preserve"> p</w:t>
        </w:r>
      </w:ins>
      <w:ins w:id="7683" w:author="mbeckerle" w:date="2013-01-20T14:03:00Z">
        <w:del w:id="7684" w:author="Steve Hanson" w:date="2013-02-06T14:50:00Z">
          <w:r w:rsidRPr="005A5F41" w:rsidDel="00266283">
            <w:rPr>
              <w:rFonts w:ascii="Helv" w:hAnsi="Helv"/>
            </w:rPr>
            <w:delText>P</w:delText>
          </w:r>
        </w:del>
        <w:r w:rsidRPr="005A5F41">
          <w:rPr>
            <w:rFonts w:ascii="Helv" w:hAnsi="Helv"/>
          </w:rPr>
          <w:t>attern</w:t>
        </w:r>
      </w:ins>
      <w:ins w:id="7685" w:author="Steve Hanson" w:date="2013-02-06T14:50:00Z">
        <w:r w:rsidR="00266283">
          <w:rPr>
            <w:rFonts w:ascii="Helv" w:hAnsi="Helv"/>
          </w:rPr>
          <w:t xml:space="preserve"> or calendar pattern</w:t>
        </w:r>
      </w:ins>
      <w:ins w:id="7686" w:author="mbeckerle" w:date="2013-01-20T14:03:00Z">
        <w:r w:rsidRPr="005A5F41">
          <w:rPr>
            <w:rFonts w:ascii="Helv" w:hAnsi="Helv"/>
          </w:rPr>
          <w:t xml:space="preserve">, or in any other </w:t>
        </w:r>
      </w:ins>
      <w:ins w:id="7687" w:author="Steve Hanson" w:date="2013-02-06T14:51:00Z">
        <w:r w:rsidR="00266283">
          <w:rPr>
            <w:rFonts w:ascii="Helv" w:hAnsi="Helv"/>
          </w:rPr>
          <w:t xml:space="preserve">DFDL </w:t>
        </w:r>
      </w:ins>
      <w:ins w:id="7688" w:author="mbeckerle" w:date="2013-01-20T14:03:00Z">
        <w:r w:rsidRPr="005A5F41">
          <w:rPr>
            <w:rFonts w:ascii="Helv" w:hAnsi="Helv"/>
          </w:rPr>
          <w:t>property value</w:t>
        </w:r>
      </w:ins>
      <w:ins w:id="7689" w:author="Steve Hanson" w:date="2013-02-06T14:51:00Z">
        <w:del w:id="7690" w:author="mbeckerle" w:date="2013-07-11T18:37:00Z">
          <w:r w:rsidR="00266283" w:rsidDel="004B4971">
            <w:rPr>
              <w:rFonts w:ascii="Helv" w:hAnsi="Helv"/>
            </w:rPr>
            <w:delText>attribute value</w:delText>
          </w:r>
        </w:del>
      </w:ins>
      <w:ins w:id="7691" w:author="mbeckerle" w:date="2013-01-20T14:03:00Z">
        <w:del w:id="7692" w:author="Steve Hanson" w:date="2013-02-06T14:51:00Z">
          <w:r w:rsidRPr="005A5F41" w:rsidDel="00266283">
            <w:rPr>
              <w:rFonts w:ascii="Helv" w:hAnsi="Helv"/>
            </w:rPr>
            <w:delText>test pattern</w:delText>
          </w:r>
        </w:del>
        <w:r w:rsidRPr="005A5F41">
          <w:rPr>
            <w:rFonts w:ascii="Helv" w:hAnsi="Helv"/>
          </w:rPr>
          <w:t xml:space="preserve"> where the Unicode Replacement Character would be expected in the data being parsed. It is a schema definition error if the Unicode Replacement Character appears in any of these locations of a DFDL schema, or is part of the value of an expression that returns a string to be used as the value of a DFDL property.</w:t>
        </w:r>
      </w:ins>
    </w:p>
    <w:p w14:paraId="1010D0CE" w14:textId="44DE23F4" w:rsidR="00D83BBE" w:rsidRDefault="00D83BBE" w:rsidP="00D83BBE">
      <w:pPr>
        <w:rPr>
          <w:ins w:id="7693" w:author="mbeckerle" w:date="2013-01-20T14:03:00Z"/>
          <w:rFonts w:ascii="Helv" w:hAnsi="Helv"/>
        </w:rPr>
      </w:pPr>
      <w:ins w:id="7694" w:author="mbeckerle" w:date="2013-01-20T14:03:00Z">
        <w:r w:rsidRPr="005A5F41">
          <w:rPr>
            <w:rFonts w:ascii="Helv" w:hAnsi="Helv"/>
          </w:rPr>
          <w:t>Note that the "." wildcard in regular expressions will match the Unicode Replacement Character, so ".*" and ".+" regular expressions can potentially cause very large matches (up to the entire data stream) to occur when data contains errors and dfdl:encodingErrorPolicy</w:t>
        </w:r>
      </w:ins>
      <w:ins w:id="7695" w:author="Steve Hanson" w:date="2013-02-06T14:47:00Z">
        <w:r w:rsidR="00266283">
          <w:rPr>
            <w:rFonts w:ascii="Helv" w:hAnsi="Helv"/>
          </w:rPr>
          <w:t xml:space="preserve"> </w:t>
        </w:r>
      </w:ins>
      <w:ins w:id="7696" w:author="mbeckerle" w:date="2013-01-20T14:03:00Z">
        <w:del w:id="7697" w:author="Steve Hanson" w:date="2013-02-06T14:47:00Z">
          <w:r w:rsidRPr="005A5F41" w:rsidDel="00266283">
            <w:rPr>
              <w:rFonts w:ascii="Helv" w:hAnsi="Helv"/>
            </w:rPr>
            <w:delText>=</w:delText>
          </w:r>
        </w:del>
        <w:r w:rsidRPr="005A5F41">
          <w:rPr>
            <w:rFonts w:ascii="Helv" w:hAnsi="Helv"/>
          </w:rPr>
          <w:t xml:space="preserve">'replace'. </w:t>
        </w:r>
      </w:ins>
      <w:ins w:id="7698" w:author="mbeckerle" w:date="2013-01-28T09:16:00Z">
        <w:r w:rsidR="002E0F79">
          <w:rPr>
            <w:rFonts w:ascii="Helv" w:hAnsi="Helv"/>
          </w:rPr>
          <w:t>DFDL Schema authors are advised that b</w:t>
        </w:r>
      </w:ins>
      <w:ins w:id="7699" w:author="mbeckerle" w:date="2013-01-20T14:03:00Z">
        <w:r w:rsidRPr="005A5F41">
          <w:rPr>
            <w:rFonts w:ascii="Helv" w:hAnsi="Helv"/>
          </w:rPr>
          <w:t>ounded length regular expressions can help in this case. E.g., ".{0,50}" says to match any character (including Unicode Replacement Characters), but only up to length 50.</w:t>
        </w:r>
      </w:ins>
    </w:p>
    <w:p w14:paraId="28A125A2" w14:textId="0C1DFA39" w:rsidR="00D83BBE" w:rsidRDefault="00D83BBE" w:rsidP="00D83BBE">
      <w:pPr>
        <w:rPr>
          <w:ins w:id="7700" w:author="mbeckerle" w:date="2013-01-20T14:03:00Z"/>
          <w:rFonts w:ascii="Helv" w:hAnsi="Helv"/>
        </w:rPr>
      </w:pPr>
      <w:ins w:id="7701" w:author="mbeckerle" w:date="2013-01-20T14:03:00Z">
        <w:r w:rsidRPr="005A5F41">
          <w:rPr>
            <w:rFonts w:ascii="Helv" w:hAnsi="Helv"/>
          </w:rPr>
          <w:t>It is also worth noting that the Unicode Replacement Character can appear in data as an ordinary character, and this cannot be distinguished from the insertion of the Unicode Replacement Character due to a decod</w:t>
        </w:r>
      </w:ins>
      <w:ins w:id="7702" w:author="Steve Hanson" w:date="2013-02-06T14:47:00Z">
        <w:r w:rsidR="00266283">
          <w:rPr>
            <w:rFonts w:ascii="Helv" w:hAnsi="Helv"/>
          </w:rPr>
          <w:t>ing</w:t>
        </w:r>
      </w:ins>
      <w:ins w:id="7703" w:author="mbeckerle" w:date="2013-01-20T14:03:00Z">
        <w:del w:id="7704" w:author="Steve Hanson" w:date="2013-02-06T14:47:00Z">
          <w:r w:rsidRPr="005A5F41" w:rsidDel="00266283">
            <w:rPr>
              <w:rFonts w:ascii="Helv" w:hAnsi="Helv"/>
            </w:rPr>
            <w:delText>e</w:delText>
          </w:r>
        </w:del>
        <w:r w:rsidRPr="005A5F41">
          <w:rPr>
            <w:rFonts w:ascii="Helv" w:hAnsi="Helv"/>
          </w:rPr>
          <w:t xml:space="preserve"> error. </w:t>
        </w:r>
      </w:ins>
      <w:ins w:id="7705" w:author="mbeckerle" w:date="2013-01-28T09:17:00Z">
        <w:r w:rsidR="002E0F79">
          <w:rPr>
            <w:rFonts w:ascii="Helv" w:hAnsi="Helv"/>
          </w:rPr>
          <w:t>This is likely to happen</w:t>
        </w:r>
      </w:ins>
      <w:ins w:id="7706" w:author="mbeckerle" w:date="2013-01-28T09:19:00Z">
        <w:r w:rsidR="002E0F79">
          <w:rPr>
            <w:rFonts w:ascii="Helv" w:hAnsi="Helv"/>
          </w:rPr>
          <w:t xml:space="preserve"> for</w:t>
        </w:r>
      </w:ins>
      <w:ins w:id="7707" w:author="mbeckerle" w:date="2013-01-28T09:17:00Z">
        <w:r w:rsidR="002E0F79">
          <w:rPr>
            <w:rFonts w:ascii="Helv" w:hAnsi="Helv"/>
          </w:rPr>
          <w:t xml:space="preserve"> data that is</w:t>
        </w:r>
      </w:ins>
      <w:ins w:id="7708" w:author="mbeckerle" w:date="2013-01-28T09:19:00Z">
        <w:r w:rsidR="002E0F79">
          <w:rPr>
            <w:rFonts w:ascii="Helv" w:hAnsi="Helv"/>
          </w:rPr>
          <w:t xml:space="preserve"> (a)</w:t>
        </w:r>
      </w:ins>
      <w:ins w:id="7709" w:author="mbeckerle" w:date="2013-01-28T09:17:00Z">
        <w:r w:rsidR="002E0F79">
          <w:rPr>
            <w:rFonts w:ascii="Helv" w:hAnsi="Helv"/>
          </w:rPr>
          <w:t xml:space="preserve"> initially parsed by a DFDL parser with </w:t>
        </w:r>
      </w:ins>
      <w:ins w:id="7710" w:author="Steve Hanson" w:date="2013-02-06T14:45:00Z">
        <w:r w:rsidR="00266283">
          <w:rPr>
            <w:rFonts w:ascii="Helv" w:hAnsi="Helv"/>
          </w:rPr>
          <w:t>dfdl:</w:t>
        </w:r>
      </w:ins>
      <w:ins w:id="7711" w:author="mbeckerle" w:date="2013-01-28T09:17:00Z">
        <w:r w:rsidR="002E0F79">
          <w:rPr>
            <w:rFonts w:ascii="Helv" w:hAnsi="Helv"/>
          </w:rPr>
          <w:t>encodingErrorPolicy</w:t>
        </w:r>
      </w:ins>
      <w:ins w:id="7712" w:author="Steve Hanson" w:date="2013-02-06T14:47:00Z">
        <w:r w:rsidR="00266283">
          <w:rPr>
            <w:rFonts w:ascii="Helv" w:hAnsi="Helv"/>
          </w:rPr>
          <w:t xml:space="preserve"> </w:t>
        </w:r>
      </w:ins>
      <w:ins w:id="7713" w:author="mbeckerle" w:date="2013-01-28T09:17:00Z">
        <w:del w:id="7714" w:author="Steve Hanson" w:date="2013-02-06T14:47:00Z">
          <w:r w:rsidR="002E0F79" w:rsidDel="00266283">
            <w:rPr>
              <w:rFonts w:ascii="Helv" w:hAnsi="Helv"/>
            </w:rPr>
            <w:delText>=</w:delText>
          </w:r>
        </w:del>
        <w:r w:rsidR="002E0F79">
          <w:rPr>
            <w:rFonts w:ascii="Helv" w:hAnsi="Helv"/>
          </w:rPr>
          <w:t xml:space="preserve">’replace’, and </w:t>
        </w:r>
      </w:ins>
      <w:ins w:id="7715" w:author="mbeckerle" w:date="2013-01-28T09:19:00Z">
        <w:r w:rsidR="002E0F79">
          <w:rPr>
            <w:rFonts w:ascii="Helv" w:hAnsi="Helv"/>
          </w:rPr>
          <w:t xml:space="preserve">(b) </w:t>
        </w:r>
      </w:ins>
      <w:ins w:id="7716" w:author="mbeckerle" w:date="2013-01-28T09:17:00Z">
        <w:r w:rsidR="002E0F79">
          <w:rPr>
            <w:rFonts w:ascii="Helv" w:hAnsi="Helv"/>
          </w:rPr>
          <w:t>which contains some decod</w:t>
        </w:r>
      </w:ins>
      <w:ins w:id="7717" w:author="Steve Hanson" w:date="2013-02-06T14:47:00Z">
        <w:r w:rsidR="00266283">
          <w:rPr>
            <w:rFonts w:ascii="Helv" w:hAnsi="Helv"/>
          </w:rPr>
          <w:t>ing</w:t>
        </w:r>
      </w:ins>
      <w:ins w:id="7718" w:author="mbeckerle" w:date="2013-01-28T09:17:00Z">
        <w:del w:id="7719" w:author="Steve Hanson" w:date="2013-02-06T14:47:00Z">
          <w:r w:rsidR="002E0F79" w:rsidDel="00266283">
            <w:rPr>
              <w:rFonts w:ascii="Helv" w:hAnsi="Helv"/>
            </w:rPr>
            <w:delText>e</w:delText>
          </w:r>
        </w:del>
        <w:r w:rsidR="002E0F79">
          <w:rPr>
            <w:rFonts w:ascii="Helv" w:hAnsi="Helv"/>
          </w:rPr>
          <w:t xml:space="preserve"> errors,</w:t>
        </w:r>
      </w:ins>
      <w:ins w:id="7720" w:author="mbeckerle" w:date="2013-01-28T09:19:00Z">
        <w:r w:rsidR="002E0F79">
          <w:rPr>
            <w:rFonts w:ascii="Helv" w:hAnsi="Helv"/>
          </w:rPr>
          <w:t xml:space="preserve"> but </w:t>
        </w:r>
      </w:ins>
      <w:ins w:id="7721" w:author="mbeckerle" w:date="2013-01-28T09:20:00Z">
        <w:r w:rsidR="002E0F79">
          <w:rPr>
            <w:rFonts w:ascii="Helv" w:hAnsi="Helv"/>
          </w:rPr>
          <w:t xml:space="preserve">(c) </w:t>
        </w:r>
      </w:ins>
      <w:ins w:id="7722" w:author="mbeckerle" w:date="2013-01-28T09:19:00Z">
        <w:r w:rsidR="002E0F79">
          <w:rPr>
            <w:rFonts w:ascii="Helv" w:hAnsi="Helv"/>
          </w:rPr>
          <w:t xml:space="preserve">is nevertheless successfully parsed, </w:t>
        </w:r>
      </w:ins>
      <w:ins w:id="7723" w:author="mbeckerle" w:date="2013-01-28T09:20:00Z">
        <w:r w:rsidR="002E0F79">
          <w:rPr>
            <w:rFonts w:ascii="Helv" w:hAnsi="Helv"/>
          </w:rPr>
          <w:t>(d)</w:t>
        </w:r>
      </w:ins>
      <w:ins w:id="7724" w:author="mbeckerle" w:date="2013-01-28T09:17:00Z">
        <w:r w:rsidR="002E0F79">
          <w:rPr>
            <w:rFonts w:ascii="Helv" w:hAnsi="Helv"/>
          </w:rPr>
          <w:t xml:space="preserve"> is written </w:t>
        </w:r>
      </w:ins>
      <w:ins w:id="7725" w:author="mbeckerle" w:date="2013-01-28T09:20:00Z">
        <w:r w:rsidR="002E0F79">
          <w:rPr>
            <w:rFonts w:ascii="Helv" w:hAnsi="Helv"/>
          </w:rPr>
          <w:t xml:space="preserve">back out to a file or other data repository, and </w:t>
        </w:r>
      </w:ins>
      <w:ins w:id="7726" w:author="mbeckerle" w:date="2013-01-28T09:21:00Z">
        <w:r w:rsidR="002E0F79">
          <w:rPr>
            <w:rFonts w:ascii="Helv" w:hAnsi="Helv"/>
          </w:rPr>
          <w:t xml:space="preserve">(e) is parsed again. </w:t>
        </w:r>
      </w:ins>
      <w:ins w:id="7727" w:author="mbeckerle" w:date="2013-01-28T09:17:00Z">
        <w:r w:rsidR="002E0F79">
          <w:rPr>
            <w:rFonts w:ascii="Helv" w:hAnsi="Helv"/>
          </w:rPr>
          <w:t xml:space="preserve">The written data will have replaced data errors with the Unicode Replacement Character, and so if the data is parsed again, it will no longer have errors, but will have the Unicode Replacement Character as a regular character in the data. </w:t>
        </w:r>
      </w:ins>
    </w:p>
    <w:p w14:paraId="70DCABC5" w14:textId="2E041C28" w:rsidR="00D83BBE" w:rsidRDefault="00D83BBE" w:rsidP="00D83BBE">
      <w:pPr>
        <w:rPr>
          <w:ins w:id="7728" w:author="mbeckerle" w:date="2013-01-20T14:03:00Z"/>
          <w:rFonts w:ascii="Helv" w:hAnsi="Helv"/>
        </w:rPr>
      </w:pPr>
      <w:ins w:id="7729" w:author="mbeckerle" w:date="2013-01-20T14:03:00Z">
        <w:r w:rsidRPr="005A5F41">
          <w:rPr>
            <w:rFonts w:ascii="Helv" w:hAnsi="Helv"/>
          </w:rPr>
          <w:t xml:space="preserve">If </w:t>
        </w:r>
      </w:ins>
      <w:ins w:id="7730" w:author="Steve Hanson" w:date="2013-02-06T14:46:00Z">
        <w:r w:rsidR="00266283">
          <w:rPr>
            <w:rFonts w:ascii="Helv" w:hAnsi="Helv"/>
          </w:rPr>
          <w:t>dfdl:</w:t>
        </w:r>
      </w:ins>
      <w:ins w:id="7731" w:author="mbeckerle" w:date="2013-01-20T14:03:00Z">
        <w:r w:rsidRPr="005A5F41">
          <w:rPr>
            <w:rFonts w:ascii="Helv" w:hAnsi="Helv"/>
          </w:rPr>
          <w:t>lengthUnits</w:t>
        </w:r>
      </w:ins>
      <w:ins w:id="7732" w:author="Steve Hanson" w:date="2013-02-06T14:48:00Z">
        <w:r w:rsidR="00266283">
          <w:rPr>
            <w:rFonts w:ascii="Helv" w:hAnsi="Helv"/>
          </w:rPr>
          <w:t xml:space="preserve"> is </w:t>
        </w:r>
      </w:ins>
      <w:ins w:id="7733" w:author="mbeckerle" w:date="2013-01-20T14:03:00Z">
        <w:del w:id="7734" w:author="Steve Hanson" w:date="2013-02-06T14:48:00Z">
          <w:r w:rsidRPr="005A5F41" w:rsidDel="00266283">
            <w:rPr>
              <w:rFonts w:ascii="Helv" w:hAnsi="Helv"/>
            </w:rPr>
            <w:delText>=</w:delText>
          </w:r>
        </w:del>
        <w:r w:rsidRPr="005A5F41">
          <w:rPr>
            <w:rFonts w:ascii="Helv" w:hAnsi="Helv"/>
          </w:rPr>
          <w:t>'characters', then a Unicode Replacement Character counts as contributing a single character to the length.</w:t>
        </w:r>
      </w:ins>
    </w:p>
    <w:p w14:paraId="61585F4D" w14:textId="77777777" w:rsidR="00D83BBE" w:rsidRDefault="00D83BBE" w:rsidP="00D83BBE">
      <w:pPr>
        <w:rPr>
          <w:ins w:id="7735" w:author="mbeckerle" w:date="2013-01-20T14:03:00Z"/>
          <w:rFonts w:ascii="Helv" w:hAnsi="Helv"/>
        </w:rPr>
      </w:pPr>
      <w:ins w:id="7736" w:author="mbeckerle" w:date="2013-01-20T14:03:00Z">
        <w:r w:rsidRPr="005A5F41">
          <w:rPr>
            <w:rFonts w:ascii="Helv" w:hAnsi="Helv"/>
          </w:rPr>
          <w:t>If the data contains more than one adjacent decode error, then the specific number of Unicode Replacement Characters that are inserted as the replacement of these errors is implementation dependent. That is, some implementations may view, for example, three consecutive erroneous bytes as three separate decode errors, others may view them as a single or two decode errors. All implementations MUST, however, insert some number of Unicode Replacement Characters, and then continue to decode characters following the erroneous data.</w:t>
        </w:r>
      </w:ins>
    </w:p>
    <w:p w14:paraId="2147D3D4" w14:textId="4FE917C1" w:rsidR="00D83BBE" w:rsidRDefault="00D83BBE" w:rsidP="00D83BBE">
      <w:pPr>
        <w:rPr>
          <w:ins w:id="7737" w:author="mbeckerle" w:date="2013-01-20T14:03:00Z"/>
          <w:rFonts w:ascii="Helv" w:hAnsi="Helv"/>
        </w:rPr>
      </w:pPr>
      <w:ins w:id="7738" w:author="mbeckerle" w:date="2013-01-20T14:03:00Z">
        <w:r w:rsidRPr="005A5F41">
          <w:rPr>
            <w:rFonts w:ascii="Helv" w:hAnsi="Helv"/>
          </w:rPr>
          <w:t xml:space="preserve">The trimming of </w:t>
        </w:r>
      </w:ins>
      <w:ins w:id="7739" w:author="mbeckerle" w:date="2013-07-24T08:51:00Z">
        <w:r w:rsidR="00381C87">
          <w:rPr>
            <w:rFonts w:ascii="Helv" w:hAnsi="Helv"/>
          </w:rPr>
          <w:t>pad character</w:t>
        </w:r>
      </w:ins>
      <w:ins w:id="7740" w:author="mbeckerle" w:date="2013-01-20T14:03:00Z">
        <w:r w:rsidRPr="005A5F41">
          <w:rPr>
            <w:rFonts w:ascii="Helv" w:hAnsi="Helv"/>
          </w:rPr>
          <w:t xml:space="preserve">s always happens after Unicode Replacement Characters have been inserted into the data. </w:t>
        </w:r>
      </w:ins>
    </w:p>
    <w:p w14:paraId="2C64F25D" w14:textId="109901D4" w:rsidR="00D83BBE" w:rsidRDefault="00D83BBE" w:rsidP="00266283">
      <w:pPr>
        <w:pStyle w:val="Heading4"/>
        <w:rPr>
          <w:ins w:id="7741" w:author="mbeckerle" w:date="2013-01-20T14:03:00Z"/>
        </w:rPr>
      </w:pPr>
      <w:ins w:id="7742" w:author="mbeckerle" w:date="2013-01-20T14:03:00Z">
        <w:r w:rsidRPr="005A5F41">
          <w:t>dfdl:encodingErrorPolicy</w:t>
        </w:r>
      </w:ins>
      <w:ins w:id="7743" w:author="Steve Hanson" w:date="2013-02-06T14:48:00Z">
        <w:r w:rsidR="00266283">
          <w:t xml:space="preserve"> </w:t>
        </w:r>
      </w:ins>
      <w:ins w:id="7744" w:author="mbeckerle" w:date="2013-01-20T14:03:00Z">
        <w:del w:id="7745" w:author="Steve Hanson" w:date="2013-02-06T14:48:00Z">
          <w:r w:rsidRPr="005A5F41" w:rsidDel="00266283">
            <w:delText>=</w:delText>
          </w:r>
        </w:del>
        <w:r w:rsidRPr="005A5F41">
          <w:t xml:space="preserve">'replace' for </w:t>
        </w:r>
      </w:ins>
      <w:ins w:id="7746" w:author="Steve Hanson" w:date="2013-02-06T14:48:00Z">
        <w:r w:rsidR="00266283">
          <w:t>u</w:t>
        </w:r>
      </w:ins>
      <w:ins w:id="7747" w:author="mbeckerle" w:date="2013-01-20T14:03:00Z">
        <w:del w:id="7748" w:author="Steve Hanson" w:date="2013-02-06T14:48:00Z">
          <w:r w:rsidRPr="005A5F41" w:rsidDel="00266283">
            <w:delText>U</w:delText>
          </w:r>
        </w:del>
        <w:r w:rsidRPr="005A5F41">
          <w:t>nparsing</w:t>
        </w:r>
      </w:ins>
    </w:p>
    <w:p w14:paraId="5DBBB1A2" w14:textId="77777777" w:rsidR="00D83BBE" w:rsidRDefault="00D83BBE" w:rsidP="00D83BBE">
      <w:pPr>
        <w:rPr>
          <w:ins w:id="7749" w:author="mbeckerle" w:date="2013-01-20T14:03:00Z"/>
          <w:rFonts w:ascii="Helv" w:hAnsi="Helv"/>
        </w:rPr>
      </w:pPr>
      <w:ins w:id="7750" w:author="mbeckerle" w:date="2013-01-20T14:03:00Z">
        <w:r w:rsidRPr="005A5F41">
          <w:rPr>
            <w:rFonts w:ascii="Helv" w:hAnsi="Helv"/>
          </w:rPr>
          <w:t>For unparsing, each encoding has a replacement/substitution character specified by the ICU. This character is substituted for the unmapped character or the character that has too large an encoding to fit in the available space. </w:t>
        </w:r>
      </w:ins>
    </w:p>
    <w:p w14:paraId="338E8F8D" w14:textId="4CB75870" w:rsidR="00D83BBE" w:rsidRPr="005A5F41" w:rsidRDefault="00D83BBE" w:rsidP="00D83BBE">
      <w:pPr>
        <w:rPr>
          <w:ins w:id="7751" w:author="mbeckerle" w:date="2013-01-20T14:03:00Z"/>
          <w:rFonts w:ascii="Helv" w:hAnsi="Helv"/>
        </w:rPr>
      </w:pPr>
      <w:ins w:id="7752" w:author="mbeckerle" w:date="2013-01-20T14:03:00Z">
        <w:r w:rsidRPr="005A5F41">
          <w:rPr>
            <w:rFonts w:ascii="Helv" w:hAnsi="Helv"/>
          </w:rPr>
          <w:t xml:space="preserve">There is one exception. When </w:t>
        </w:r>
      </w:ins>
      <w:ins w:id="7753" w:author="Steve Hanson" w:date="2013-02-06T14:49:00Z">
        <w:r w:rsidR="00266283">
          <w:rPr>
            <w:rFonts w:ascii="Helv" w:hAnsi="Helv"/>
          </w:rPr>
          <w:t>dfdl:</w:t>
        </w:r>
      </w:ins>
      <w:ins w:id="7754" w:author="mbeckerle" w:date="2013-01-20T14:03:00Z">
        <w:r w:rsidRPr="005A5F41">
          <w:rPr>
            <w:rFonts w:ascii="Helv" w:hAnsi="Helv"/>
          </w:rPr>
          <w:t>length</w:t>
        </w:r>
      </w:ins>
      <w:ins w:id="7755" w:author="Steve Hanson" w:date="2013-02-06T14:49:00Z">
        <w:r w:rsidR="00266283">
          <w:rPr>
            <w:rFonts w:ascii="Helv" w:hAnsi="Helv"/>
          </w:rPr>
          <w:t>Units</w:t>
        </w:r>
      </w:ins>
      <w:ins w:id="7756" w:author="mbeckerle" w:date="2013-01-20T14:03:00Z">
        <w:del w:id="7757" w:author="Steve Hanson" w:date="2013-02-06T14:49:00Z">
          <w:r w:rsidRPr="005A5F41" w:rsidDel="00266283">
            <w:rPr>
              <w:rFonts w:ascii="Helv" w:hAnsi="Helv"/>
            </w:rPr>
            <w:delText>Kind</w:delText>
          </w:r>
        </w:del>
      </w:ins>
      <w:ins w:id="7758" w:author="Steve Hanson" w:date="2013-02-06T14:48:00Z">
        <w:r w:rsidR="00266283">
          <w:rPr>
            <w:rFonts w:ascii="Helv" w:hAnsi="Helv"/>
          </w:rPr>
          <w:t xml:space="preserve"> is</w:t>
        </w:r>
      </w:ins>
      <w:ins w:id="7759" w:author="mbeckerle" w:date="2013-01-20T14:03:00Z">
        <w:del w:id="7760" w:author="Steve Hanson" w:date="2013-02-06T14:48:00Z">
          <w:r w:rsidRPr="005A5F41" w:rsidDel="00266283">
            <w:rPr>
              <w:rFonts w:ascii="Helv" w:hAnsi="Helv"/>
            </w:rPr>
            <w:delText>=</w:delText>
          </w:r>
        </w:del>
      </w:ins>
      <w:ins w:id="7761" w:author="Steve Hanson" w:date="2013-02-06T14:48:00Z">
        <w:r w:rsidR="00266283">
          <w:rPr>
            <w:rFonts w:ascii="Helv" w:hAnsi="Helv"/>
          </w:rPr>
          <w:t xml:space="preserve"> </w:t>
        </w:r>
      </w:ins>
      <w:ins w:id="7762" w:author="mbeckerle" w:date="2013-01-20T14:03:00Z">
        <w:r w:rsidRPr="005A5F41">
          <w:rPr>
            <w:rFonts w:ascii="Helv" w:hAnsi="Helv"/>
          </w:rPr>
          <w:t>'bytes', the 'not enough room' encoding error is ignored. The left-over bytes are filled with the dfdl:fillByte (they are skipped when parsing.)</w:t>
        </w:r>
      </w:ins>
    </w:p>
    <w:p w14:paraId="6C0E1A49" w14:textId="77777777" w:rsidR="00D83BBE" w:rsidRDefault="00D83BBE" w:rsidP="00D83BBE">
      <w:pPr>
        <w:rPr>
          <w:ins w:id="7763" w:author="mbeckerle" w:date="2013-01-20T14:03:00Z"/>
          <w:rFonts w:ascii="Helv" w:hAnsi="Helv"/>
        </w:rPr>
      </w:pPr>
      <w:ins w:id="7764" w:author="mbeckerle" w:date="2013-01-20T14:03:00Z">
        <w:r w:rsidRPr="005A5F41">
          <w:rPr>
            <w:rFonts w:ascii="Helv" w:hAnsi="Helv"/>
          </w:rPr>
          <w:t>The definitions of these substitution characters can be conveniently found for many encodings in the ICU Converter Explorer (</w:t>
        </w:r>
        <w:r>
          <w:fldChar w:fldCharType="begin"/>
        </w:r>
        <w:r>
          <w:instrText xml:space="preserve"> HYPERLINK "http://demo.icu-project.org/icu-bin/convexp" \t "_blank" </w:instrText>
        </w:r>
        <w:r>
          <w:fldChar w:fldCharType="separate"/>
        </w:r>
        <w:r w:rsidRPr="005A5F41">
          <w:rPr>
            <w:rStyle w:val="Hyperlink"/>
            <w:rFonts w:ascii="Helv" w:hAnsi="Helv"/>
          </w:rPr>
          <w:t>http://demo.icu-project.org/icu-bin/convexp</w:t>
        </w:r>
        <w:r>
          <w:rPr>
            <w:rStyle w:val="Hyperlink"/>
            <w:rFonts w:ascii="Helv" w:hAnsi="Helv"/>
          </w:rPr>
          <w:fldChar w:fldCharType="end"/>
        </w:r>
        <w:r w:rsidRPr="005A5F41">
          <w:rPr>
            <w:rFonts w:ascii="Helv" w:hAnsi="Helv"/>
          </w:rPr>
          <w:t xml:space="preserve">).  </w:t>
        </w:r>
      </w:ins>
    </w:p>
    <w:p w14:paraId="24973DC9" w14:textId="4CBA2235" w:rsidR="00D83BBE" w:rsidRPr="005A5F41" w:rsidRDefault="00D83BBE" w:rsidP="00D83BBE">
      <w:pPr>
        <w:rPr>
          <w:ins w:id="7765" w:author="mbeckerle" w:date="2013-01-20T14:03:00Z"/>
          <w:rFonts w:ascii="Helv" w:hAnsi="Helv"/>
        </w:rPr>
      </w:pPr>
      <w:ins w:id="7766" w:author="mbeckerle" w:date="2013-01-20T14:03:00Z">
        <w:r w:rsidRPr="005A5F41">
          <w:rPr>
            <w:rFonts w:ascii="Helv" w:hAnsi="Helv"/>
          </w:rPr>
          <w:t>An encoding error is a</w:t>
        </w:r>
      </w:ins>
      <w:ins w:id="7767" w:author="Steve Hanson" w:date="2013-02-06T14:41:00Z">
        <w:r w:rsidR="00D1130F">
          <w:rPr>
            <w:rFonts w:ascii="Helv" w:hAnsi="Helv"/>
          </w:rPr>
          <w:t xml:space="preserve"> processing</w:t>
        </w:r>
      </w:ins>
      <w:ins w:id="7768" w:author="mbeckerle" w:date="2013-01-20T14:03:00Z">
        <w:del w:id="7769" w:author="Steve Hanson" w:date="2013-02-06T14:41:00Z">
          <w:r w:rsidRPr="005A5F41" w:rsidDel="00D1130F">
            <w:rPr>
              <w:rFonts w:ascii="Helv" w:hAnsi="Helv"/>
            </w:rPr>
            <w:delText>n unparse</w:delText>
          </w:r>
        </w:del>
        <w:r w:rsidRPr="005A5F41">
          <w:rPr>
            <w:rFonts w:ascii="Helv" w:hAnsi="Helv"/>
          </w:rPr>
          <w:t xml:space="preserve"> error if the encoding does not provide a substitution/replacement character definition. (This would be rare, but could occur if a DFDL implementation allows many encodings beyond the minimum set.)</w:t>
        </w:r>
      </w:ins>
    </w:p>
    <w:p w14:paraId="3B92E7B7" w14:textId="47468065" w:rsidR="008A5458" w:rsidRDefault="008A5458" w:rsidP="0031368F">
      <w:pPr>
        <w:pStyle w:val="Heading3"/>
        <w:rPr>
          <w:ins w:id="7770" w:author="mbeckerle" w:date="2012-03-25T12:37:00Z"/>
        </w:rPr>
      </w:pPr>
      <w:bookmarkStart w:id="7771" w:name="_Toc349042716"/>
      <w:bookmarkStart w:id="7772" w:name="_Toc362453280"/>
      <w:ins w:id="7773" w:author="mbeckerle" w:date="2012-03-25T12:37:00Z">
        <w:r>
          <w:t>Unicode</w:t>
        </w:r>
      </w:ins>
      <w:ins w:id="7774" w:author="mbeckerle" w:date="2013-01-20T14:08:00Z">
        <w:r w:rsidR="00D83BBE">
          <w:t xml:space="preserve"> UTF-16</w:t>
        </w:r>
      </w:ins>
      <w:ins w:id="7775" w:author="mbeckerle" w:date="2012-03-25T12:37:00Z">
        <w:r>
          <w:t xml:space="preserve"> Decoding</w:t>
        </w:r>
      </w:ins>
      <w:ins w:id="7776" w:author="mbeckerle" w:date="2013-01-20T14:08:00Z">
        <w:r w:rsidR="00D83BBE">
          <w:t>/Encoding</w:t>
        </w:r>
      </w:ins>
      <w:ins w:id="7777" w:author="mbeckerle" w:date="2012-03-25T12:37:00Z">
        <w:r>
          <w:t xml:space="preserve"> Non-Errors</w:t>
        </w:r>
        <w:bookmarkEnd w:id="7771"/>
        <w:bookmarkEnd w:id="7772"/>
      </w:ins>
    </w:p>
    <w:p w14:paraId="2A6930EF" w14:textId="7F440D30" w:rsidR="00D83BBE" w:rsidRDefault="00D83BBE" w:rsidP="00D83BBE">
      <w:pPr>
        <w:rPr>
          <w:ins w:id="7778" w:author="mbeckerle" w:date="2013-01-20T14:02:00Z"/>
          <w:rFonts w:ascii="Helv" w:hAnsi="Helv"/>
        </w:rPr>
      </w:pPr>
      <w:ins w:id="7779" w:author="mbeckerle" w:date="2013-01-20T14:02:00Z">
        <w:r w:rsidRPr="005A5F41">
          <w:rPr>
            <w:rFonts w:ascii="Helv" w:hAnsi="Helv"/>
          </w:rPr>
          <w:t xml:space="preserve">The following specific situations involving encodings UTF-16, UTF-16LE, and UTF-16BE when </w:t>
        </w:r>
        <w:r>
          <w:rPr>
            <w:rFonts w:ascii="Helv" w:hAnsi="Helv"/>
          </w:rPr>
          <w:t>dfdl:</w:t>
        </w:r>
        <w:r w:rsidRPr="005A5F41">
          <w:rPr>
            <w:rFonts w:ascii="Helv" w:hAnsi="Helv"/>
          </w:rPr>
          <w:t>utf16Width="fixed", and they do not cause a decoding or encoding error.</w:t>
        </w:r>
      </w:ins>
    </w:p>
    <w:p w14:paraId="20871280" w14:textId="134CB2A3" w:rsidR="00D83BBE" w:rsidRDefault="00420504" w:rsidP="00266283">
      <w:pPr>
        <w:numPr>
          <w:ilvl w:val="0"/>
          <w:numId w:val="179"/>
        </w:numPr>
        <w:rPr>
          <w:ins w:id="7780" w:author="mbeckerle" w:date="2013-01-20T14:02:00Z"/>
          <w:rFonts w:ascii="Helv" w:hAnsi="Helv"/>
        </w:rPr>
      </w:pPr>
      <w:ins w:id="7781" w:author="mbeckerle" w:date="2013-01-20T14:02:00Z">
        <w:r>
          <w:rPr>
            <w:rFonts w:ascii="Helv" w:hAnsi="Helv"/>
          </w:rPr>
          <w:t>unpaired surrogate code</w:t>
        </w:r>
        <w:r w:rsidR="00D83BBE" w:rsidRPr="005A5F41">
          <w:rPr>
            <w:rFonts w:ascii="Helv" w:hAnsi="Helv"/>
          </w:rPr>
          <w:t xml:space="preserve">point </w:t>
        </w:r>
      </w:ins>
    </w:p>
    <w:p w14:paraId="78DD6B86" w14:textId="124194BB" w:rsidR="00D83BBE" w:rsidRDefault="00420504" w:rsidP="00266283">
      <w:pPr>
        <w:numPr>
          <w:ilvl w:val="0"/>
          <w:numId w:val="179"/>
        </w:numPr>
        <w:rPr>
          <w:ins w:id="7782" w:author="mbeckerle" w:date="2013-01-20T14:02:00Z"/>
          <w:rFonts w:ascii="Helv" w:hAnsi="Helv"/>
        </w:rPr>
      </w:pPr>
      <w:ins w:id="7783" w:author="mbeckerle" w:date="2013-01-20T14:02:00Z">
        <w:r>
          <w:rPr>
            <w:rFonts w:ascii="Helv" w:hAnsi="Helv"/>
          </w:rPr>
          <w:t>out-of-order surrogate code</w:t>
        </w:r>
        <w:r w:rsidR="00D83BBE" w:rsidRPr="005A5F41">
          <w:rPr>
            <w:rFonts w:ascii="Helv" w:hAnsi="Helv"/>
          </w:rPr>
          <w:t xml:space="preserve">point pair </w:t>
        </w:r>
      </w:ins>
    </w:p>
    <w:p w14:paraId="10456AD2" w14:textId="3069BEF5" w:rsidR="00D83BBE" w:rsidRPr="00D83BBE" w:rsidRDefault="00420504" w:rsidP="00266283">
      <w:pPr>
        <w:numPr>
          <w:ilvl w:val="0"/>
          <w:numId w:val="179"/>
        </w:numPr>
        <w:rPr>
          <w:ins w:id="7784" w:author="mbeckerle" w:date="2013-01-20T14:02:00Z"/>
          <w:rFonts w:ascii="Helv" w:hAnsi="Helv"/>
        </w:rPr>
      </w:pPr>
      <w:ins w:id="7785" w:author="mbeckerle" w:date="2013-01-20T14:02:00Z">
        <w:r>
          <w:rPr>
            <w:rFonts w:ascii="Helv" w:hAnsi="Helv"/>
          </w:rPr>
          <w:t>surrogate code</w:t>
        </w:r>
        <w:r w:rsidR="00D83BBE" w:rsidRPr="005A5F41">
          <w:rPr>
            <w:rFonts w:ascii="Helv" w:hAnsi="Helv"/>
          </w:rPr>
          <w:t xml:space="preserve">point pair is encountered </w:t>
        </w:r>
      </w:ins>
    </w:p>
    <w:p w14:paraId="521FC644" w14:textId="44447D1C" w:rsidR="00D83BBE" w:rsidRDefault="00DC2097" w:rsidP="00D83BBE">
      <w:pPr>
        <w:rPr>
          <w:ins w:id="7786" w:author="mbeckerle" w:date="2013-01-20T14:02:00Z"/>
          <w:rFonts w:ascii="Helv" w:hAnsi="Helv"/>
        </w:rPr>
      </w:pPr>
      <w:ins w:id="7787" w:author="mbeckerle" w:date="2013-01-20T14:02:00Z">
        <w:r>
          <w:rPr>
            <w:rFonts w:ascii="Helv" w:hAnsi="Helv"/>
          </w:rPr>
          <w:t>In all these cases the code</w:t>
        </w:r>
        <w:r w:rsidR="00D83BBE" w:rsidRPr="005A5F41">
          <w:rPr>
            <w:rFonts w:ascii="Helv" w:hAnsi="Helv"/>
          </w:rPr>
          <w:t xml:space="preserve">point(s) </w:t>
        </w:r>
      </w:ins>
      <w:ins w:id="7788" w:author="mbeckerle" w:date="2013-07-25T11:51:00Z">
        <w:r>
          <w:rPr>
            <w:rFonts w:ascii="Helv" w:hAnsi="Helv"/>
          </w:rPr>
          <w:t>become individual</w:t>
        </w:r>
      </w:ins>
      <w:ins w:id="7789" w:author="mbeckerle" w:date="2013-01-20T14:02:00Z">
        <w:r w:rsidR="00D83BBE" w:rsidRPr="005A5F41">
          <w:rPr>
            <w:rFonts w:ascii="Helv" w:hAnsi="Helv"/>
          </w:rPr>
          <w:t xml:space="preserve"> character code</w:t>
        </w:r>
      </w:ins>
      <w:ins w:id="7790" w:author="mbeckerle" w:date="2013-07-25T11:51:00Z">
        <w:r>
          <w:rPr>
            <w:rFonts w:ascii="Helv" w:hAnsi="Helv"/>
          </w:rPr>
          <w:t>s</w:t>
        </w:r>
      </w:ins>
      <w:ins w:id="7791" w:author="mbeckerle" w:date="2013-01-20T14:02:00Z">
        <w:r w:rsidR="00D83BBE" w:rsidRPr="005A5F41">
          <w:rPr>
            <w:rFonts w:ascii="Helv" w:hAnsi="Helv"/>
          </w:rPr>
          <w:t xml:space="preserve"> in the DFDL Information Item for the string. </w:t>
        </w:r>
      </w:ins>
    </w:p>
    <w:p w14:paraId="626EAB5D" w14:textId="3EA711F8" w:rsidR="008A5458" w:rsidRPr="008A5458" w:rsidRDefault="00013F2E" w:rsidP="0031368F">
      <w:pPr>
        <w:pStyle w:val="Heading3"/>
        <w:rPr>
          <w:ins w:id="7792" w:author="mbeckerle" w:date="2012-03-25T12:25:00Z"/>
        </w:rPr>
      </w:pPr>
      <w:del w:id="7793" w:author="mbeckerle" w:date="2013-01-20T14:02:00Z">
        <w:r w:rsidDel="00D83BBE">
          <w:rPr>
            <w:rStyle w:val="CommentReference"/>
          </w:rPr>
          <w:commentReference w:id="7794"/>
        </w:r>
      </w:del>
      <w:bookmarkStart w:id="7795" w:name="_Toc349042717"/>
      <w:bookmarkStart w:id="7796" w:name="_Toc362453281"/>
      <w:ins w:id="7797" w:author="mbeckerle" w:date="2012-03-25T12:36:00Z">
        <w:r w:rsidR="008A5458">
          <w:t>Preserving Data Containing Decoding Errors</w:t>
        </w:r>
      </w:ins>
      <w:bookmarkEnd w:id="7795"/>
      <w:bookmarkEnd w:id="7796"/>
    </w:p>
    <w:p w14:paraId="4AB1046C" w14:textId="77777777" w:rsidR="003D070D" w:rsidRDefault="008A5458" w:rsidP="00F4230C">
      <w:pPr>
        <w:pStyle w:val="nobreak"/>
        <w:rPr>
          <w:ins w:id="7798" w:author="mbeckerle" w:date="2012-03-25T12:26:00Z"/>
          <w:rFonts w:cs="Arial"/>
          <w:lang w:eastAsia="en-GB"/>
        </w:rPr>
      </w:pPr>
      <w:ins w:id="7799" w:author="mbeckerle" w:date="2012-03-25T12:35:00Z">
        <w:r>
          <w:rPr>
            <w:rFonts w:cs="Arial"/>
            <w:szCs w:val="20"/>
            <w:lang w:eastAsia="en-GB"/>
          </w:rPr>
          <w:t>T</w:t>
        </w:r>
      </w:ins>
      <w:ins w:id="7800" w:author="mbeckerle" w:date="2012-03-25T12:26:00Z">
        <w:r w:rsidR="003D070D">
          <w:rPr>
            <w:rFonts w:cs="Arial"/>
            <w:szCs w:val="20"/>
            <w:lang w:eastAsia="en-GB"/>
          </w:rPr>
          <w:t>here can be situations where data wants to be preserved exactly even if it contains errors.</w:t>
        </w:r>
      </w:ins>
    </w:p>
    <w:p w14:paraId="15E4C7F0" w14:textId="3006BD70" w:rsidR="003D070D" w:rsidRDefault="003D070D" w:rsidP="003D070D">
      <w:pPr>
        <w:spacing w:after="240"/>
        <w:rPr>
          <w:ins w:id="7801" w:author="mbeckerle" w:date="2012-03-25T12:25:00Z"/>
          <w:rFonts w:cs="Arial"/>
          <w:lang w:eastAsia="en-GB"/>
        </w:rPr>
      </w:pPr>
      <w:ins w:id="7802" w:author="mbeckerle" w:date="2012-03-25T12:25:00Z">
        <w:r>
          <w:rPr>
            <w:rFonts w:cs="Arial"/>
            <w:lang w:eastAsia="en-GB"/>
          </w:rPr>
          <w:t>It</w:t>
        </w:r>
        <w:r>
          <w:rPr>
            <w:rFonts w:eastAsia="Arial" w:cs="Arial"/>
            <w:lang w:eastAsia="en-GB"/>
          </w:rPr>
          <w:t xml:space="preserve"> </w:t>
        </w:r>
        <w:r>
          <w:rPr>
            <w:rFonts w:cs="Arial"/>
            <w:lang w:eastAsia="en-GB"/>
          </w:rPr>
          <w:t>is</w:t>
        </w:r>
        <w:r>
          <w:rPr>
            <w:rFonts w:eastAsia="Arial" w:cs="Arial"/>
            <w:lang w:eastAsia="en-GB"/>
          </w:rPr>
          <w:t xml:space="preserve"> </w:t>
        </w:r>
        <w:r>
          <w:rPr>
            <w:rFonts w:cs="Arial"/>
            <w:lang w:eastAsia="en-GB"/>
          </w:rPr>
          <w:t>suggested</w:t>
        </w:r>
        <w:r>
          <w:rPr>
            <w:rFonts w:eastAsia="Arial" w:cs="Arial"/>
            <w:lang w:eastAsia="en-GB"/>
          </w:rPr>
          <w:t xml:space="preserve"> </w:t>
        </w:r>
        <w:r>
          <w:rPr>
            <w:rFonts w:cs="Arial"/>
            <w:lang w:eastAsia="en-GB"/>
          </w:rPr>
          <w:t>that</w:t>
        </w:r>
        <w:r>
          <w:rPr>
            <w:rFonts w:eastAsia="Arial" w:cs="Arial"/>
            <w:lang w:eastAsia="en-GB"/>
          </w:rPr>
          <w:t xml:space="preserve"> </w:t>
        </w:r>
        <w:r>
          <w:rPr>
            <w:rFonts w:cs="Arial"/>
            <w:lang w:eastAsia="en-GB"/>
          </w:rPr>
          <w:t>if</w:t>
        </w:r>
        <w:r>
          <w:rPr>
            <w:rFonts w:eastAsia="Arial" w:cs="Arial"/>
            <w:lang w:eastAsia="en-GB"/>
          </w:rPr>
          <w:t xml:space="preserve"> </w:t>
        </w:r>
        <w:r>
          <w:rPr>
            <w:rFonts w:cs="Arial"/>
            <w:lang w:eastAsia="en-GB"/>
          </w:rPr>
          <w:t>a</w:t>
        </w:r>
        <w:r>
          <w:rPr>
            <w:rFonts w:eastAsia="Arial" w:cs="Arial"/>
            <w:lang w:eastAsia="en-GB"/>
          </w:rPr>
          <w:t xml:space="preserve"> </w:t>
        </w:r>
        <w:r>
          <w:rPr>
            <w:rFonts w:cs="Arial"/>
            <w:lang w:eastAsia="en-GB"/>
          </w:rPr>
          <w:t>DFDL</w:t>
        </w:r>
        <w:r>
          <w:rPr>
            <w:rFonts w:eastAsia="Arial" w:cs="Arial"/>
            <w:lang w:eastAsia="en-GB"/>
          </w:rPr>
          <w:t xml:space="preserve"> </w:t>
        </w:r>
      </w:ins>
      <w:ins w:id="7803" w:author="mbeckerle" w:date="2013-01-20T14:01:00Z">
        <w:r w:rsidR="00D83BBE">
          <w:rPr>
            <w:rFonts w:cs="Arial"/>
            <w:lang w:eastAsia="en-GB"/>
          </w:rPr>
          <w:t>schema author</w:t>
        </w:r>
      </w:ins>
      <w:ins w:id="7804" w:author="mbeckerle" w:date="2012-03-25T12:25:00Z">
        <w:r>
          <w:rPr>
            <w:rFonts w:eastAsia="Arial" w:cs="Arial"/>
            <w:lang w:eastAsia="en-GB"/>
          </w:rPr>
          <w:t xml:space="preserve"> </w:t>
        </w:r>
        <w:r>
          <w:rPr>
            <w:rFonts w:cs="Arial"/>
            <w:lang w:eastAsia="en-GB"/>
          </w:rPr>
          <w:t>wants</w:t>
        </w:r>
        <w:r>
          <w:rPr>
            <w:rFonts w:eastAsia="Arial" w:cs="Arial"/>
            <w:lang w:eastAsia="en-GB"/>
          </w:rPr>
          <w:t xml:space="preserve"> </w:t>
        </w:r>
        <w:r>
          <w:rPr>
            <w:rFonts w:cs="Arial"/>
            <w:lang w:eastAsia="en-GB"/>
          </w:rPr>
          <w:t>to</w:t>
        </w:r>
        <w:r>
          <w:rPr>
            <w:rFonts w:eastAsia="Arial" w:cs="Arial"/>
            <w:lang w:eastAsia="en-GB"/>
          </w:rPr>
          <w:t xml:space="preserve"> </w:t>
        </w:r>
        <w:r>
          <w:rPr>
            <w:rFonts w:cs="Arial"/>
            <w:lang w:eastAsia="en-GB"/>
          </w:rPr>
          <w:t>preserve</w:t>
        </w:r>
        <w:r>
          <w:rPr>
            <w:rFonts w:eastAsia="Arial" w:cs="Arial"/>
            <w:lang w:eastAsia="en-GB"/>
          </w:rPr>
          <w:t xml:space="preserve"> </w:t>
        </w:r>
        <w:r>
          <w:rPr>
            <w:rFonts w:cs="Arial"/>
            <w:lang w:eastAsia="en-GB"/>
          </w:rPr>
          <w:t>information</w:t>
        </w:r>
        <w:r>
          <w:rPr>
            <w:rFonts w:eastAsia="Arial" w:cs="Arial"/>
            <w:lang w:eastAsia="en-GB"/>
          </w:rPr>
          <w:t xml:space="preserve"> </w:t>
        </w:r>
        <w:r>
          <w:rPr>
            <w:rFonts w:cs="Arial"/>
            <w:lang w:eastAsia="en-GB"/>
          </w:rPr>
          <w:t>containing</w:t>
        </w:r>
        <w:r>
          <w:rPr>
            <w:rFonts w:eastAsia="Arial" w:cs="Arial"/>
            <w:lang w:eastAsia="en-GB"/>
          </w:rPr>
          <w:t xml:space="preserve"> </w:t>
        </w:r>
        <w:r>
          <w:rPr>
            <w:rFonts w:cs="Arial"/>
            <w:lang w:eastAsia="en-GB"/>
          </w:rPr>
          <w:t>data</w:t>
        </w:r>
        <w:r>
          <w:rPr>
            <w:rFonts w:eastAsia="Arial" w:cs="Arial"/>
            <w:lang w:eastAsia="en-GB"/>
          </w:rPr>
          <w:t xml:space="preserve"> </w:t>
        </w:r>
        <w:r>
          <w:rPr>
            <w:rFonts w:cs="Arial"/>
            <w:lang w:eastAsia="en-GB"/>
          </w:rPr>
          <w:t>where</w:t>
        </w:r>
        <w:r>
          <w:rPr>
            <w:rFonts w:eastAsia="Arial" w:cs="Arial"/>
            <w:lang w:eastAsia="en-GB"/>
          </w:rPr>
          <w:t xml:space="preserve"> </w:t>
        </w:r>
        <w:r>
          <w:rPr>
            <w:rFonts w:cs="Arial"/>
            <w:lang w:eastAsia="en-GB"/>
          </w:rPr>
          <w:t>the</w:t>
        </w:r>
        <w:r>
          <w:rPr>
            <w:rFonts w:eastAsia="Arial" w:cs="Arial"/>
            <w:lang w:eastAsia="en-GB"/>
          </w:rPr>
          <w:t xml:space="preserve"> </w:t>
        </w:r>
        <w:r>
          <w:rPr>
            <w:rFonts w:cs="Arial"/>
            <w:lang w:eastAsia="en-GB"/>
          </w:rPr>
          <w:t>encodings</w:t>
        </w:r>
        <w:r>
          <w:rPr>
            <w:rFonts w:eastAsia="Arial" w:cs="Arial"/>
            <w:lang w:eastAsia="en-GB"/>
          </w:rPr>
          <w:t xml:space="preserve"> </w:t>
        </w:r>
        <w:r>
          <w:rPr>
            <w:rFonts w:cs="Arial"/>
            <w:lang w:eastAsia="en-GB"/>
          </w:rPr>
          <w:t>have</w:t>
        </w:r>
        <w:r>
          <w:rPr>
            <w:rFonts w:eastAsia="Arial" w:cs="Arial"/>
            <w:lang w:eastAsia="en-GB"/>
          </w:rPr>
          <w:t xml:space="preserve"> </w:t>
        </w:r>
        <w:r>
          <w:rPr>
            <w:rFonts w:cs="Arial"/>
            <w:lang w:eastAsia="en-GB"/>
          </w:rPr>
          <w:t>these</w:t>
        </w:r>
        <w:r>
          <w:rPr>
            <w:rFonts w:eastAsia="Arial" w:cs="Arial"/>
            <w:lang w:eastAsia="en-GB"/>
          </w:rPr>
          <w:t xml:space="preserve"> </w:t>
        </w:r>
        <w:r>
          <w:rPr>
            <w:rFonts w:cs="Arial"/>
            <w:lang w:eastAsia="en-GB"/>
          </w:rPr>
          <w:t>kinds</w:t>
        </w:r>
        <w:r>
          <w:rPr>
            <w:rFonts w:eastAsia="Arial" w:cs="Arial"/>
            <w:lang w:eastAsia="en-GB"/>
          </w:rPr>
          <w:t xml:space="preserve"> </w:t>
        </w:r>
        <w:r>
          <w:rPr>
            <w:rFonts w:cs="Arial"/>
            <w:lang w:eastAsia="en-GB"/>
          </w:rPr>
          <w:t>of</w:t>
        </w:r>
        <w:r>
          <w:rPr>
            <w:rFonts w:eastAsia="Arial" w:cs="Arial"/>
            <w:lang w:eastAsia="en-GB"/>
          </w:rPr>
          <w:t xml:space="preserve"> </w:t>
        </w:r>
        <w:r>
          <w:rPr>
            <w:rFonts w:cs="Arial"/>
            <w:lang w:eastAsia="en-GB"/>
          </w:rPr>
          <w:t>errors,</w:t>
        </w:r>
        <w:r>
          <w:rPr>
            <w:rFonts w:eastAsia="Arial" w:cs="Arial"/>
            <w:lang w:eastAsia="en-GB"/>
          </w:rPr>
          <w:t xml:space="preserve"> </w:t>
        </w:r>
        <w:r>
          <w:rPr>
            <w:rFonts w:cs="Arial"/>
            <w:lang w:eastAsia="en-GB"/>
          </w:rPr>
          <w:t>that</w:t>
        </w:r>
        <w:r>
          <w:rPr>
            <w:rFonts w:eastAsia="Arial" w:cs="Arial"/>
            <w:lang w:eastAsia="en-GB"/>
          </w:rPr>
          <w:t xml:space="preserve"> </w:t>
        </w:r>
        <w:r>
          <w:rPr>
            <w:rFonts w:cs="Arial"/>
            <w:lang w:eastAsia="en-GB"/>
          </w:rPr>
          <w:t>they</w:t>
        </w:r>
        <w:r>
          <w:rPr>
            <w:rFonts w:eastAsia="Arial" w:cs="Arial"/>
            <w:lang w:eastAsia="en-GB"/>
          </w:rPr>
          <w:t xml:space="preserve"> </w:t>
        </w:r>
        <w:r>
          <w:rPr>
            <w:rFonts w:cs="Arial"/>
            <w:lang w:eastAsia="en-GB"/>
          </w:rPr>
          <w:t>model</w:t>
        </w:r>
        <w:r>
          <w:rPr>
            <w:rFonts w:eastAsia="Arial" w:cs="Arial"/>
            <w:lang w:eastAsia="en-GB"/>
          </w:rPr>
          <w:t xml:space="preserve"> </w:t>
        </w:r>
        <w:r>
          <w:rPr>
            <w:rFonts w:cs="Arial"/>
            <w:lang w:eastAsia="en-GB"/>
          </w:rPr>
          <w:t>such</w:t>
        </w:r>
        <w:r>
          <w:rPr>
            <w:rFonts w:eastAsia="Arial" w:cs="Arial"/>
            <w:lang w:eastAsia="en-GB"/>
          </w:rPr>
          <w:t xml:space="preserve"> </w:t>
        </w:r>
        <w:r>
          <w:rPr>
            <w:rFonts w:cs="Arial"/>
            <w:lang w:eastAsia="en-GB"/>
          </w:rPr>
          <w:t>data</w:t>
        </w:r>
        <w:r>
          <w:rPr>
            <w:rFonts w:eastAsia="Arial" w:cs="Arial"/>
            <w:lang w:eastAsia="en-GB"/>
          </w:rPr>
          <w:t xml:space="preserve"> </w:t>
        </w:r>
        <w:r>
          <w:rPr>
            <w:rFonts w:cs="Arial"/>
            <w:lang w:eastAsia="en-GB"/>
          </w:rPr>
          <w:t>as</w:t>
        </w:r>
        <w:r>
          <w:rPr>
            <w:rFonts w:eastAsia="Arial" w:cs="Arial"/>
            <w:lang w:eastAsia="en-GB"/>
          </w:rPr>
          <w:t xml:space="preserve"> </w:t>
        </w:r>
        <w:r>
          <w:rPr>
            <w:rFonts w:cs="Arial"/>
            <w:lang w:eastAsia="en-GB"/>
          </w:rPr>
          <w:t>xs:hexBinary,</w:t>
        </w:r>
        <w:r>
          <w:rPr>
            <w:rFonts w:eastAsia="Arial" w:cs="Arial"/>
            <w:lang w:eastAsia="en-GB"/>
          </w:rPr>
          <w:t xml:space="preserve"> </w:t>
        </w:r>
        <w:r>
          <w:rPr>
            <w:rFonts w:cs="Arial"/>
            <w:lang w:eastAsia="en-GB"/>
          </w:rPr>
          <w:t>or</w:t>
        </w:r>
        <w:r>
          <w:rPr>
            <w:rFonts w:eastAsia="Arial" w:cs="Arial"/>
            <w:lang w:eastAsia="en-GB"/>
          </w:rPr>
          <w:t xml:space="preserve"> </w:t>
        </w:r>
        <w:r>
          <w:rPr>
            <w:rFonts w:cs="Arial"/>
            <w:lang w:eastAsia="en-GB"/>
          </w:rPr>
          <w:t>as</w:t>
        </w:r>
        <w:r>
          <w:rPr>
            <w:rFonts w:eastAsia="Arial" w:cs="Arial"/>
            <w:lang w:eastAsia="en-GB"/>
          </w:rPr>
          <w:t xml:space="preserve"> </w:t>
        </w:r>
        <w:r>
          <w:rPr>
            <w:rFonts w:cs="Arial"/>
            <w:lang w:eastAsia="en-GB"/>
          </w:rPr>
          <w:t>xs:string</w:t>
        </w:r>
        <w:r>
          <w:rPr>
            <w:rFonts w:eastAsia="Arial" w:cs="Arial"/>
            <w:lang w:eastAsia="en-GB"/>
          </w:rPr>
          <w:t xml:space="preserve"> </w:t>
        </w:r>
        <w:r>
          <w:rPr>
            <w:rFonts w:cs="Arial"/>
            <w:lang w:eastAsia="en-GB"/>
          </w:rPr>
          <w:t>but</w:t>
        </w:r>
        <w:r>
          <w:rPr>
            <w:rFonts w:eastAsia="Arial" w:cs="Arial"/>
            <w:lang w:eastAsia="en-GB"/>
          </w:rPr>
          <w:t xml:space="preserve"> </w:t>
        </w:r>
        <w:r>
          <w:rPr>
            <w:rFonts w:cs="Arial"/>
            <w:lang w:eastAsia="en-GB"/>
          </w:rPr>
          <w:t>using</w:t>
        </w:r>
        <w:r>
          <w:rPr>
            <w:rFonts w:eastAsia="Arial" w:cs="Arial"/>
            <w:lang w:eastAsia="en-GB"/>
          </w:rPr>
          <w:t xml:space="preserve"> </w:t>
        </w:r>
        <w:r>
          <w:rPr>
            <w:rFonts w:cs="Arial"/>
            <w:lang w:eastAsia="en-GB"/>
          </w:rPr>
          <w:t>an</w:t>
        </w:r>
        <w:r>
          <w:rPr>
            <w:rFonts w:eastAsia="Arial" w:cs="Arial"/>
            <w:lang w:eastAsia="en-GB"/>
          </w:rPr>
          <w:t xml:space="preserve"> </w:t>
        </w:r>
        <w:r>
          <w:rPr>
            <w:rFonts w:cs="Arial"/>
            <w:lang w:eastAsia="en-GB"/>
          </w:rPr>
          <w:t>encoding</w:t>
        </w:r>
        <w:r>
          <w:rPr>
            <w:rFonts w:eastAsia="Arial" w:cs="Arial"/>
            <w:lang w:eastAsia="en-GB"/>
          </w:rPr>
          <w:t xml:space="preserve"> </w:t>
        </w:r>
        <w:r>
          <w:rPr>
            <w:rFonts w:cs="Arial"/>
            <w:lang w:eastAsia="en-GB"/>
          </w:rPr>
          <w:t>such</w:t>
        </w:r>
        <w:r>
          <w:rPr>
            <w:rFonts w:eastAsia="Arial" w:cs="Arial"/>
            <w:lang w:eastAsia="en-GB"/>
          </w:rPr>
          <w:t xml:space="preserve"> </w:t>
        </w:r>
        <w:r>
          <w:rPr>
            <w:rFonts w:cs="Arial"/>
            <w:lang w:eastAsia="en-GB"/>
          </w:rPr>
          <w:t>as</w:t>
        </w:r>
        <w:r>
          <w:rPr>
            <w:rFonts w:eastAsia="Arial" w:cs="Arial"/>
            <w:lang w:eastAsia="en-GB"/>
          </w:rPr>
          <w:t xml:space="preserve"> </w:t>
        </w:r>
        <w:r>
          <w:rPr>
            <w:rFonts w:cs="Arial"/>
            <w:lang w:eastAsia="en-GB"/>
          </w:rPr>
          <w:t>iso-8859-1</w:t>
        </w:r>
        <w:r>
          <w:rPr>
            <w:rFonts w:eastAsia="Arial" w:cs="Arial"/>
            <w:lang w:eastAsia="en-GB"/>
          </w:rPr>
          <w:t xml:space="preserve"> </w:t>
        </w:r>
        <w:r>
          <w:rPr>
            <w:rFonts w:cs="Arial"/>
            <w:lang w:eastAsia="en-GB"/>
          </w:rPr>
          <w:t>which</w:t>
        </w:r>
        <w:r>
          <w:rPr>
            <w:rFonts w:eastAsia="Arial" w:cs="Arial"/>
            <w:lang w:eastAsia="en-GB"/>
          </w:rPr>
          <w:t xml:space="preserve"> </w:t>
        </w:r>
        <w:r>
          <w:rPr>
            <w:rFonts w:cs="Arial"/>
            <w:lang w:eastAsia="en-GB"/>
          </w:rPr>
          <w:t>preserves</w:t>
        </w:r>
        <w:r>
          <w:rPr>
            <w:rFonts w:eastAsia="Arial" w:cs="Arial"/>
            <w:lang w:eastAsia="en-GB"/>
          </w:rPr>
          <w:t xml:space="preserve"> </w:t>
        </w:r>
        <w:r>
          <w:rPr>
            <w:rFonts w:cs="Arial"/>
            <w:lang w:eastAsia="en-GB"/>
          </w:rPr>
          <w:t>all</w:t>
        </w:r>
        <w:r>
          <w:rPr>
            <w:rFonts w:eastAsia="Arial" w:cs="Arial"/>
            <w:lang w:eastAsia="en-GB"/>
          </w:rPr>
          <w:t xml:space="preserve"> </w:t>
        </w:r>
        <w:r>
          <w:rPr>
            <w:rFonts w:cs="Arial"/>
            <w:lang w:eastAsia="en-GB"/>
          </w:rPr>
          <w:t>bytes.</w:t>
        </w:r>
      </w:ins>
    </w:p>
    <w:p w14:paraId="04D701F5" w14:textId="4D5481F3" w:rsidR="003D070D" w:rsidRPr="003D070D" w:rsidDel="00EC4952" w:rsidRDefault="003D070D">
      <w:pPr>
        <w:pStyle w:val="Heading1"/>
        <w:rPr>
          <w:del w:id="7805" w:author="mbeckerle" w:date="2012-04-22T21:57:00Z"/>
        </w:rPr>
        <w:pPrChange w:id="7806" w:author="mbeckerle" w:date="2013-01-20T17:01:00Z">
          <w:pPr/>
        </w:pPrChange>
      </w:pPr>
      <w:bookmarkStart w:id="7807" w:name="_Toc322911618"/>
      <w:bookmarkStart w:id="7808" w:name="_Toc322912157"/>
      <w:bookmarkStart w:id="7809" w:name="_Toc329093007"/>
      <w:bookmarkStart w:id="7810" w:name="_Toc332701520"/>
      <w:bookmarkStart w:id="7811" w:name="_Toc332701827"/>
      <w:bookmarkStart w:id="7812" w:name="_Toc332711621"/>
      <w:bookmarkStart w:id="7813" w:name="_Toc332711929"/>
      <w:bookmarkStart w:id="7814" w:name="_Toc332712231"/>
      <w:bookmarkStart w:id="7815" w:name="_Toc332724147"/>
      <w:bookmarkStart w:id="7816" w:name="_Toc332724447"/>
      <w:bookmarkStart w:id="7817" w:name="_Toc341102743"/>
      <w:bookmarkStart w:id="7818" w:name="_Toc347241476"/>
      <w:bookmarkStart w:id="7819" w:name="_Toc347744669"/>
      <w:bookmarkStart w:id="7820" w:name="_Toc348984452"/>
      <w:bookmarkStart w:id="7821" w:name="_Toc348984757"/>
      <w:bookmarkStart w:id="7822" w:name="_Toc349037920"/>
      <w:bookmarkStart w:id="7823" w:name="_Toc349038225"/>
      <w:bookmarkStart w:id="7824" w:name="_Toc349042718"/>
      <w:bookmarkStart w:id="7825" w:name="_Toc349642139"/>
      <w:bookmarkStart w:id="7826" w:name="_Toc351912716"/>
      <w:bookmarkStart w:id="7827" w:name="_Toc351914737"/>
      <w:bookmarkStart w:id="7828" w:name="_Toc351915203"/>
      <w:bookmarkStart w:id="7829" w:name="_Toc361231260"/>
      <w:bookmarkStart w:id="7830" w:name="_Toc361231786"/>
      <w:bookmarkStart w:id="7831" w:name="_Toc362445084"/>
      <w:bookmarkStart w:id="7832" w:name="_Toc362451835"/>
      <w:bookmarkStart w:id="7833" w:name="_Toc362452384"/>
      <w:bookmarkStart w:id="7834" w:name="_Toc362452891"/>
      <w:bookmarkStart w:id="7835" w:name="_Toc362453282"/>
      <w:bookmarkEnd w:id="7807"/>
      <w:bookmarkEnd w:id="7808"/>
      <w:bookmarkEnd w:id="7809"/>
      <w:bookmarkEnd w:id="7810"/>
      <w:bookmarkEnd w:id="7811"/>
      <w:bookmarkEnd w:id="7812"/>
      <w:bookmarkEnd w:id="7813"/>
      <w:bookmarkEnd w:id="7814"/>
      <w:bookmarkEnd w:id="7815"/>
      <w:bookmarkEnd w:id="7816"/>
      <w:bookmarkEnd w:id="7817"/>
      <w:bookmarkEnd w:id="7818"/>
      <w:bookmarkEnd w:id="7819"/>
      <w:bookmarkEnd w:id="7820"/>
      <w:bookmarkEnd w:id="7821"/>
      <w:bookmarkEnd w:id="7822"/>
      <w:bookmarkEnd w:id="7823"/>
      <w:bookmarkEnd w:id="7824"/>
      <w:bookmarkEnd w:id="7825"/>
      <w:bookmarkEnd w:id="7826"/>
      <w:bookmarkEnd w:id="7827"/>
      <w:bookmarkEnd w:id="7828"/>
      <w:bookmarkEnd w:id="7829"/>
      <w:bookmarkEnd w:id="7830"/>
      <w:bookmarkEnd w:id="7831"/>
      <w:bookmarkEnd w:id="7832"/>
      <w:bookmarkEnd w:id="7833"/>
      <w:bookmarkEnd w:id="7834"/>
      <w:bookmarkEnd w:id="7835"/>
    </w:p>
    <w:p w14:paraId="4772B738" w14:textId="77777777" w:rsidR="00A17EE5" w:rsidRPr="005223F4" w:rsidRDefault="008C1E50" w:rsidP="009E142C">
      <w:pPr>
        <w:pStyle w:val="Heading1"/>
      </w:pPr>
      <w:bookmarkStart w:id="7836" w:name="_Toc177399080"/>
      <w:bookmarkStart w:id="7837" w:name="_Toc175057367"/>
      <w:bookmarkStart w:id="7838" w:name="_Toc199516306"/>
      <w:bookmarkStart w:id="7839" w:name="_Toc194983970"/>
      <w:bookmarkStart w:id="7840" w:name="_Toc243112818"/>
      <w:bookmarkStart w:id="7841" w:name="_Ref255476176"/>
      <w:bookmarkStart w:id="7842" w:name="_Toc349042719"/>
      <w:bookmarkStart w:id="7843" w:name="_Toc362453283"/>
      <w:r w:rsidRPr="005223F4">
        <w:t>Framing</w:t>
      </w:r>
      <w:bookmarkEnd w:id="7836"/>
      <w:bookmarkEnd w:id="7837"/>
      <w:bookmarkEnd w:id="7838"/>
      <w:bookmarkEnd w:id="7839"/>
      <w:bookmarkEnd w:id="7840"/>
      <w:bookmarkEnd w:id="7841"/>
      <w:bookmarkEnd w:id="7842"/>
      <w:bookmarkEnd w:id="7843"/>
    </w:p>
    <w:p w14:paraId="16EBC76C" w14:textId="77777777" w:rsidR="000A251E" w:rsidRPr="005223F4" w:rsidRDefault="000A251E" w:rsidP="008C1E50">
      <w:pPr>
        <w:pStyle w:val="nobreak"/>
      </w:pPr>
      <w:r w:rsidRPr="005223F4">
        <w:t xml:space="preserve">Several properties are common across the </w:t>
      </w:r>
      <w:r w:rsidR="008C1E50" w:rsidRPr="005223F4">
        <w:t>various framing styles or are used to distinguish them</w:t>
      </w:r>
      <w:r w:rsidRPr="005223F4">
        <w:t xml:space="preserve">. Generally these have to do with </w:t>
      </w:r>
      <w:r w:rsidR="003C4E7E" w:rsidRPr="005223F4">
        <w:t xml:space="preserve">position and </w:t>
      </w:r>
      <w:r w:rsidRPr="005223F4">
        <w:t>length for text, bit fields, or opaque data.</w:t>
      </w:r>
    </w:p>
    <w:p w14:paraId="6E4E392C" w14:textId="77777777" w:rsidR="003816B0" w:rsidRPr="005223F4" w:rsidRDefault="003816B0" w:rsidP="006E4FE8">
      <w:pPr>
        <w:pStyle w:val="Heading2"/>
      </w:pPr>
      <w:bookmarkStart w:id="7844" w:name="_Toc130873645"/>
      <w:bookmarkStart w:id="7845" w:name="_Toc140549617"/>
      <w:bookmarkStart w:id="7846" w:name="_Toc177399081"/>
      <w:bookmarkStart w:id="7847" w:name="_Toc175057368"/>
      <w:bookmarkStart w:id="7848" w:name="_Toc199516307"/>
      <w:bookmarkStart w:id="7849" w:name="_Toc194983971"/>
      <w:bookmarkStart w:id="7850" w:name="_Toc243112819"/>
      <w:bookmarkStart w:id="7851" w:name="_Toc349042720"/>
      <w:bookmarkStart w:id="7852" w:name="_Toc362453284"/>
      <w:commentRangeStart w:id="7853"/>
      <w:commentRangeStart w:id="7854"/>
      <w:r w:rsidRPr="005223F4">
        <w:t>Aligned Data</w:t>
      </w:r>
      <w:bookmarkEnd w:id="7844"/>
      <w:bookmarkEnd w:id="7845"/>
      <w:bookmarkEnd w:id="7846"/>
      <w:bookmarkEnd w:id="7847"/>
      <w:bookmarkEnd w:id="7848"/>
      <w:bookmarkEnd w:id="7849"/>
      <w:bookmarkEnd w:id="7850"/>
      <w:commentRangeEnd w:id="7853"/>
      <w:r w:rsidR="00CB46D8">
        <w:rPr>
          <w:rStyle w:val="CommentReference"/>
          <w:rFonts w:cs="Times New Roman"/>
          <w:b w:val="0"/>
          <w:bCs w:val="0"/>
          <w:i/>
          <w:iCs/>
        </w:rPr>
        <w:commentReference w:id="7853"/>
      </w:r>
      <w:commentRangeEnd w:id="7854"/>
      <w:r w:rsidR="005260FB">
        <w:rPr>
          <w:rStyle w:val="CommentReference"/>
          <w:rFonts w:cs="Times New Roman"/>
          <w:b w:val="0"/>
          <w:bCs w:val="0"/>
          <w:i/>
          <w:iCs/>
        </w:rPr>
        <w:commentReference w:id="7854"/>
      </w:r>
      <w:bookmarkEnd w:id="7851"/>
      <w:bookmarkEnd w:id="7852"/>
    </w:p>
    <w:p w14:paraId="49F43D00" w14:textId="77777777" w:rsidR="003816B0" w:rsidRDefault="003816B0" w:rsidP="003816B0">
      <w:pPr>
        <w:rPr>
          <w:ins w:id="7855" w:author="mbeckerle" w:date="2013-01-20T14:43:00Z"/>
          <w:rFonts w:cs="Arial"/>
        </w:rPr>
      </w:pPr>
      <w:r w:rsidRPr="005223F4">
        <w:rPr>
          <w:rFonts w:cs="Arial"/>
        </w:rPr>
        <w:t>Alignment properties control the leading alignment and trailing alignment regions.</w:t>
      </w:r>
    </w:p>
    <w:p w14:paraId="7174153B" w14:textId="3B77C169" w:rsidR="008B2DA6" w:rsidRPr="005223F4" w:rsidRDefault="008B2DA6" w:rsidP="003816B0">
      <w:pPr>
        <w:rPr>
          <w:rFonts w:cs="Arial"/>
        </w:rPr>
      </w:pPr>
      <w:ins w:id="7856" w:author="mbeckerle" w:date="2013-01-20T14:43:00Z">
        <w:r>
          <w:rPr>
            <w:rFonts w:cs="Arial"/>
          </w:rPr>
          <w:t>When the alignment properties are applied to an array element, the properties are applied to each occurrence of the element</w:t>
        </w:r>
      </w:ins>
      <w:ins w:id="7857" w:author="mbeckerle" w:date="2013-01-20T14:44:00Z">
        <w:r>
          <w:rPr>
            <w:rFonts w:cs="Arial"/>
          </w:rPr>
          <w:t>; that is</w:t>
        </w:r>
      </w:ins>
      <w:ins w:id="7858" w:author="mbeckerle" w:date="2013-01-20T14:43:00Z">
        <w:r>
          <w:rPr>
            <w:rFonts w:cs="Arial"/>
          </w:rPr>
          <w:t>, not only to the first</w:t>
        </w:r>
      </w:ins>
      <w:ins w:id="7859" w:author="mbeckerle" w:date="2013-01-20T14:44:00Z">
        <w:r>
          <w:rPr>
            <w:rFonts w:cs="Arial"/>
          </w:rPr>
          <w:t xml:space="preserve"> occurrence</w:t>
        </w:r>
      </w:ins>
      <w:ins w:id="7860" w:author="mbeckerle" w:date="2013-01-20T14:43:00Z">
        <w:r>
          <w:rPr>
            <w:rFonts w:cs="Arial"/>
          </w:rPr>
          <w:t>.</w:t>
        </w:r>
      </w:ins>
    </w:p>
    <w:p w14:paraId="39D5181F" w14:textId="77777777" w:rsidR="003816B0" w:rsidRPr="005223F4" w:rsidRDefault="003816B0" w:rsidP="003816B0">
      <w:pPr>
        <w:rPr>
          <w:rFonts w:cs="Arial"/>
        </w:rPr>
      </w:pPr>
      <w:r w:rsidRPr="005223F4">
        <w:rPr>
          <w:rFonts w:cs="Arial"/>
        </w:rPr>
        <w:t>The following properties are used to define alignment rules.</w:t>
      </w:r>
    </w:p>
    <w:p w14:paraId="3F0B1F0D" w14:textId="77777777" w:rsidR="00B11F88" w:rsidRPr="005223F4" w:rsidRDefault="00B11F88" w:rsidP="003816B0">
      <w:pPr>
        <w:rPr>
          <w:rFonts w:cs="Arial"/>
          <w:b/>
        </w:rPr>
      </w:pPr>
    </w:p>
    <w:tbl>
      <w:tblPr>
        <w:tblW w:w="89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87"/>
        <w:gridCol w:w="6841"/>
      </w:tblGrid>
      <w:tr w:rsidR="003816B0" w:rsidRPr="00240AC5" w14:paraId="542F0E05" w14:textId="77777777" w:rsidTr="00240AC5">
        <w:tc>
          <w:tcPr>
            <w:tcW w:w="2087" w:type="dxa"/>
            <w:shd w:val="clear" w:color="auto" w:fill="F3F3F3"/>
          </w:tcPr>
          <w:p w14:paraId="28B2FBA2" w14:textId="77777777" w:rsidR="003816B0" w:rsidRPr="00275A32" w:rsidRDefault="003816B0" w:rsidP="00A365DC">
            <w:pPr>
              <w:rPr>
                <w:rFonts w:cs="Arial"/>
                <w:b/>
              </w:rPr>
            </w:pPr>
            <w:r w:rsidRPr="00275A32">
              <w:rPr>
                <w:rFonts w:cs="Arial"/>
                <w:b/>
              </w:rPr>
              <w:t>Property Name</w:t>
            </w:r>
          </w:p>
        </w:tc>
        <w:tc>
          <w:tcPr>
            <w:tcW w:w="6841" w:type="dxa"/>
            <w:shd w:val="clear" w:color="auto" w:fill="F3F3F3"/>
          </w:tcPr>
          <w:p w14:paraId="756C3B62" w14:textId="77777777" w:rsidR="003816B0" w:rsidRPr="005E3B09" w:rsidRDefault="003816B0" w:rsidP="00A365DC">
            <w:pPr>
              <w:rPr>
                <w:rFonts w:cs="Arial"/>
                <w:b/>
              </w:rPr>
            </w:pPr>
            <w:r w:rsidRPr="005E3B09">
              <w:rPr>
                <w:rFonts w:cs="Arial"/>
                <w:b/>
              </w:rPr>
              <w:t>Description</w:t>
            </w:r>
          </w:p>
        </w:tc>
      </w:tr>
      <w:tr w:rsidR="003816B0" w:rsidRPr="00240AC5" w14:paraId="7EACB7AE" w14:textId="77777777" w:rsidTr="00240AC5">
        <w:tc>
          <w:tcPr>
            <w:tcW w:w="2087" w:type="dxa"/>
            <w:shd w:val="clear" w:color="auto" w:fill="auto"/>
          </w:tcPr>
          <w:p w14:paraId="2C39B38E" w14:textId="630EC92A" w:rsidR="003816B0" w:rsidRPr="005223F4" w:rsidRDefault="000B2563" w:rsidP="00D67874">
            <w:ins w:id="7861" w:author="Steve Hanson" w:date="2012-04-11T15:53:00Z">
              <w:del w:id="7862" w:author="mbeckerle" w:date="2012-04-22T22:26:00Z">
                <w:r w:rsidRPr="005223F4" w:rsidDel="00CE4E1D">
                  <w:delText>A</w:delText>
                </w:r>
              </w:del>
            </w:ins>
            <w:ins w:id="7863" w:author="mbeckerle" w:date="2012-04-22T22:26:00Z">
              <w:r w:rsidR="00CE4E1D">
                <w:t>a</w:t>
              </w:r>
            </w:ins>
            <w:ins w:id="7864" w:author="Steve Hanson" w:date="2012-04-11T15:53:00Z">
              <w:r w:rsidR="003816B0" w:rsidRPr="005223F4">
                <w:t>lignment</w:t>
              </w:r>
            </w:ins>
            <w:del w:id="7865" w:author="Steve Hanson" w:date="2012-04-11T15:53:00Z">
              <w:r w:rsidR="003816B0" w:rsidRPr="005223F4">
                <w:delText>alignment</w:delText>
              </w:r>
            </w:del>
          </w:p>
        </w:tc>
        <w:tc>
          <w:tcPr>
            <w:tcW w:w="6841" w:type="dxa"/>
            <w:shd w:val="clear" w:color="auto" w:fill="auto"/>
          </w:tcPr>
          <w:p w14:paraId="3CAA0AFB" w14:textId="77777777" w:rsidR="00A750FD" w:rsidRPr="005223F4" w:rsidRDefault="00B937D4" w:rsidP="00D67874">
            <w:r w:rsidRPr="005223F4">
              <w:t xml:space="preserve">Non-negative </w:t>
            </w:r>
            <w:r w:rsidR="00293086" w:rsidRPr="005223F4">
              <w:t>I</w:t>
            </w:r>
            <w:r w:rsidRPr="005223F4">
              <w:t>nteger</w:t>
            </w:r>
            <w:r w:rsidR="00A750FD" w:rsidRPr="005223F4">
              <w:t xml:space="preserve"> or 'implicit'</w:t>
            </w:r>
          </w:p>
          <w:p w14:paraId="62740218" w14:textId="6274AB9D" w:rsidR="003816B0" w:rsidRPr="005223F4" w:rsidRDefault="007F6F40" w:rsidP="00D67874">
            <w:r w:rsidRPr="005223F4">
              <w:t>A non-negative number that g</w:t>
            </w:r>
            <w:r w:rsidR="00A750FD" w:rsidRPr="005223F4">
              <w:t xml:space="preserve">ives the alignment required for the beginning of the item. </w:t>
            </w:r>
            <w:r w:rsidR="00A00051" w:rsidRPr="005223F4">
              <w:t xml:space="preserve">If alignment is </w:t>
            </w:r>
            <w:del w:id="7866" w:author="mbeckerle" w:date="2013-01-28T12:32:00Z">
              <w:r w:rsidR="00A00051" w:rsidRPr="005223F4" w:rsidDel="004F385A">
                <w:delText xml:space="preserve">required </w:delText>
              </w:r>
            </w:del>
            <w:ins w:id="7867" w:author="mbeckerle" w:date="2013-01-28T12:32:00Z">
              <w:r w:rsidR="004F385A">
                <w:t>needed</w:t>
              </w:r>
              <w:r w:rsidR="004F385A" w:rsidRPr="005223F4">
                <w:t xml:space="preserve"> </w:t>
              </w:r>
            </w:ins>
            <w:r w:rsidR="00A00051" w:rsidRPr="005223F4">
              <w:t xml:space="preserve">then the size of the </w:t>
            </w:r>
            <w:r w:rsidR="00A00051" w:rsidRPr="00240AC5">
              <w:rPr>
                <w:b/>
                <w:i/>
              </w:rPr>
              <w:t>AlignmentFill</w:t>
            </w:r>
            <w:r w:rsidR="00A00051" w:rsidRPr="005223F4">
              <w:t xml:space="preserve"> grammar region will be non-zero if the item must be aligned to a </w:t>
            </w:r>
            <w:commentRangeStart w:id="7868"/>
            <w:r w:rsidR="00A00051" w:rsidRPr="005223F4">
              <w:t>boundary</w:t>
            </w:r>
            <w:commentRangeEnd w:id="7868"/>
            <w:r w:rsidR="00E56C84">
              <w:rPr>
                <w:rStyle w:val="CommentReference"/>
              </w:rPr>
              <w:commentReference w:id="7868"/>
            </w:r>
            <w:r w:rsidR="00A00051" w:rsidRPr="005223F4">
              <w:t>.</w:t>
            </w:r>
          </w:p>
          <w:p w14:paraId="1781346E" w14:textId="2710CEE0" w:rsidR="002E773D" w:rsidRPr="005223F4" w:rsidDel="00E56C84" w:rsidRDefault="002E773D" w:rsidP="00D67874">
            <w:pPr>
              <w:rPr>
                <w:del w:id="7869" w:author="mbeckerle" w:date="2012-07-03T14:52:00Z"/>
              </w:rPr>
            </w:pPr>
            <w:del w:id="7870" w:author="mbeckerle" w:date="2012-07-03T14:52:00Z">
              <w:r w:rsidRPr="005223F4" w:rsidDel="00E56C84">
                <w:delText xml:space="preserve">The alignment of a child component </w:delText>
              </w:r>
              <w:r w:rsidR="0015074C" w:rsidRPr="005223F4" w:rsidDel="00E56C84">
                <w:delText xml:space="preserve">must </w:delText>
              </w:r>
              <w:r w:rsidRPr="005223F4" w:rsidDel="00E56C84">
                <w:delText>be less than or equal the alignment of its parent element, sequence or choice.</w:delText>
              </w:r>
            </w:del>
          </w:p>
          <w:p w14:paraId="52C50E0B" w14:textId="4087A5D3" w:rsidR="00FC4D55" w:rsidRDefault="00FC4D55" w:rsidP="00D67874">
            <w:pPr>
              <w:rPr>
                <w:ins w:id="7871" w:author="mbeckerle" w:date="2013-01-20T14:27:00Z"/>
              </w:rPr>
            </w:pPr>
            <w:r w:rsidRPr="005223F4">
              <w:t>‘</w:t>
            </w:r>
            <w:r w:rsidR="00A750FD" w:rsidRPr="005223F4">
              <w:t>implicit'</w:t>
            </w:r>
            <w:r w:rsidR="00961237" w:rsidRPr="005223F4">
              <w:t xml:space="preserve"> specifies that the natural alignment for the representation type is used. </w:t>
            </w:r>
            <w:r w:rsidR="00A750FD" w:rsidRPr="005223F4">
              <w:t xml:space="preserve">See the table of implicit alignments </w:t>
            </w:r>
            <w:r w:rsidR="00C350F3" w:rsidRPr="005223F4">
              <w:fldChar w:fldCharType="begin"/>
            </w:r>
            <w:r w:rsidR="00C350F3" w:rsidRPr="005223F4">
              <w:instrText xml:space="preserve"> REF _Ref251664433 \h </w:instrText>
            </w:r>
            <w:r w:rsidR="00C350F3" w:rsidRPr="005223F4">
              <w:fldChar w:fldCharType="separate"/>
            </w:r>
            <w:ins w:id="7872" w:author="mbeckerle" w:date="2013-07-10T14:54:00Z">
              <w:r w:rsidR="008B68D7" w:rsidRPr="005223F4">
                <w:t xml:space="preserve">Table </w:t>
              </w:r>
              <w:r w:rsidR="008B68D7">
                <w:rPr>
                  <w:noProof/>
                </w:rPr>
                <w:t>14</w:t>
              </w:r>
              <w:r w:rsidR="008B68D7" w:rsidRPr="005223F4">
                <w:rPr>
                  <w:noProof/>
                </w:rPr>
                <w:t xml:space="preserve"> Implicit Alignment in bits</w:t>
              </w:r>
            </w:ins>
            <w:del w:id="7873" w:author="mbeckerle" w:date="2013-07-10T14:51:00Z">
              <w:r w:rsidR="00D04199" w:rsidRPr="005223F4" w:rsidDel="00D9274F">
                <w:delText xml:space="preserve">Table </w:delText>
              </w:r>
              <w:r w:rsidR="00D04199" w:rsidDel="00D9274F">
                <w:rPr>
                  <w:noProof/>
                </w:rPr>
                <w:delText>14</w:delText>
              </w:r>
              <w:r w:rsidR="00D04199" w:rsidRPr="005223F4" w:rsidDel="00D9274F">
                <w:rPr>
                  <w:noProof/>
                </w:rPr>
                <w:delText xml:space="preserve"> Implicit Alignment in bits</w:delText>
              </w:r>
            </w:del>
            <w:r w:rsidR="00C350F3" w:rsidRPr="005223F4">
              <w:fldChar w:fldCharType="end"/>
            </w:r>
            <w:r w:rsidR="002E773D" w:rsidRPr="005223F4">
              <w:t xml:space="preserve"> for simple elements. </w:t>
            </w:r>
            <w:ins w:id="7874" w:author="mbeckerle" w:date="2013-07-10T14:11:00Z">
              <w:r w:rsidR="00116CEA" w:rsidRPr="00116CEA">
                <w:t xml:space="preserve">The 'implicit' alignment of a complex element is the alignment of its model group. The 'implicit' alignment of a model group is the alignment of its child with the greatest alignment. </w:t>
              </w:r>
            </w:ins>
            <w:del w:id="7875" w:author="mbeckerle" w:date="2013-07-10T14:11:00Z">
              <w:r w:rsidR="002E773D" w:rsidRPr="005223F4" w:rsidDel="00116CEA">
                <w:delText xml:space="preserve">The 'implicit' alignment of </w:delText>
              </w:r>
              <w:r w:rsidR="00822FC2" w:rsidRPr="005223F4" w:rsidDel="00116CEA">
                <w:delText xml:space="preserve">complex elements and groups is the alignment of its child with the </w:delText>
              </w:r>
              <w:r w:rsidR="00563988" w:rsidRPr="005223F4" w:rsidDel="00116CEA">
                <w:delText>greatest</w:delText>
              </w:r>
              <w:r w:rsidR="00822FC2" w:rsidRPr="005223F4" w:rsidDel="00116CEA">
                <w:delText xml:space="preserve"> alignment.</w:delText>
              </w:r>
              <w:r w:rsidR="00961237" w:rsidRPr="005223F4" w:rsidDel="00116CEA">
                <w:delText xml:space="preserve"> </w:delText>
              </w:r>
              <w:r w:rsidR="00A750FD" w:rsidRPr="005223F4" w:rsidDel="00116CEA">
                <w:delText xml:space="preserve"> </w:delText>
              </w:r>
            </w:del>
            <w:r w:rsidR="00A750FD" w:rsidRPr="005223F4">
              <w:t>If alignment is 'implicit' then alignmentUnits is ignored.</w:t>
            </w:r>
          </w:p>
          <w:p w14:paraId="35777011" w14:textId="029ADE69" w:rsidR="00536D6F" w:rsidRPr="005223F4" w:rsidRDefault="00536D6F" w:rsidP="00D67874">
            <w:commentRangeStart w:id="7876"/>
            <w:ins w:id="7877" w:author="mbeckerle" w:date="2013-01-20T14:27:00Z">
              <w:r>
                <w:t xml:space="preserve">For textual data, </w:t>
              </w:r>
            </w:ins>
            <w:ins w:id="7878" w:author="mbeckerle" w:date="2013-01-20T14:28:00Z">
              <w:r>
                <w:t xml:space="preserve">minimum </w:t>
              </w:r>
            </w:ins>
            <w:ins w:id="7879" w:author="mbeckerle" w:date="2013-01-20T14:27:00Z">
              <w:r>
                <w:t xml:space="preserve">alignment is </w:t>
              </w:r>
            </w:ins>
            <w:ins w:id="7880" w:author="mbeckerle" w:date="2013-01-20T14:28:00Z">
              <w:r>
                <w:t>mandated</w:t>
              </w:r>
            </w:ins>
            <w:ins w:id="7881" w:author="mbeckerle" w:date="2013-01-20T14:27:00Z">
              <w:r>
                <w:t xml:space="preserve"> by </w:t>
              </w:r>
            </w:ins>
            <w:ins w:id="7882" w:author="mbeckerle" w:date="2013-01-20T14:29:00Z">
              <w:r>
                <w:t xml:space="preserve">the </w:t>
              </w:r>
            </w:ins>
            <w:ins w:id="7883" w:author="mbeckerle" w:date="2013-01-20T14:27:00Z">
              <w:r>
                <w:t>character-set encoding</w:t>
              </w:r>
            </w:ins>
            <w:ins w:id="7884" w:author="mbeckerle" w:date="2013-01-20T14:28:00Z">
              <w:r>
                <w:t xml:space="preserve">, and this property must be </w:t>
              </w:r>
            </w:ins>
            <w:ins w:id="7885" w:author="mbeckerle" w:date="2013-01-20T14:29:00Z">
              <w:r>
                <w:t xml:space="preserve">‘implicit’ or </w:t>
              </w:r>
            </w:ins>
            <w:ins w:id="7886" w:author="mbeckerle" w:date="2013-01-20T14:28:00Z">
              <w:r>
                <w:t xml:space="preserve">set to a multiple of the character-set’s mandatory alignment. </w:t>
              </w:r>
            </w:ins>
            <w:ins w:id="7887" w:author="mbeckerle" w:date="2013-01-20T14:30:00Z">
              <w:r>
                <w:t xml:space="preserve">See Section </w:t>
              </w:r>
              <w:r>
                <w:fldChar w:fldCharType="begin"/>
              </w:r>
              <w:r>
                <w:instrText xml:space="preserve"> REF _Ref346455586 \r \h </w:instrText>
              </w:r>
            </w:ins>
            <w:r>
              <w:fldChar w:fldCharType="separate"/>
            </w:r>
            <w:ins w:id="7888" w:author="mbeckerle" w:date="2013-07-10T14:54:00Z">
              <w:r w:rsidR="008B68D7">
                <w:t>12.1.2</w:t>
              </w:r>
            </w:ins>
            <w:ins w:id="7889" w:author="mbeckerle" w:date="2013-01-20T14:30:00Z">
              <w:r>
                <w:fldChar w:fldCharType="end"/>
              </w:r>
            </w:ins>
            <w:ins w:id="7890" w:author="mbeckerle" w:date="2013-01-20T14:31:00Z">
              <w:r>
                <w:t xml:space="preserve">. </w:t>
              </w:r>
            </w:ins>
            <w:commentRangeEnd w:id="7876"/>
            <w:ins w:id="7891" w:author="mbeckerle" w:date="2013-02-04T12:24:00Z">
              <w:r w:rsidR="00F02443">
                <w:rPr>
                  <w:rStyle w:val="CommentReference"/>
                </w:rPr>
                <w:commentReference w:id="7876"/>
              </w:r>
            </w:ins>
          </w:p>
          <w:p w14:paraId="6CB88AAB" w14:textId="77777777" w:rsidR="003816B0" w:rsidRPr="005223F4" w:rsidRDefault="003816B0" w:rsidP="00D67874">
            <w:r w:rsidRPr="005223F4">
              <w:t>Annotation: dfdl:element</w:t>
            </w:r>
            <w:r w:rsidR="00E5425E" w:rsidRPr="005223F4">
              <w:t>, dfdl:simpleType, dfdl:sequence, dfdl:choice, dfdl:group</w:t>
            </w:r>
          </w:p>
        </w:tc>
      </w:tr>
      <w:tr w:rsidR="00067BC1" w:rsidRPr="00240AC5" w14:paraId="11A33D17" w14:textId="77777777" w:rsidTr="00240AC5">
        <w:tc>
          <w:tcPr>
            <w:tcW w:w="2087" w:type="dxa"/>
            <w:shd w:val="clear" w:color="auto" w:fill="auto"/>
          </w:tcPr>
          <w:p w14:paraId="430F8E43" w14:textId="77777777" w:rsidR="00067BC1" w:rsidRPr="005223F4" w:rsidRDefault="00067BC1" w:rsidP="00D67874">
            <w:r w:rsidRPr="005223F4">
              <w:t>alignmentUnits</w:t>
            </w:r>
          </w:p>
        </w:tc>
        <w:tc>
          <w:tcPr>
            <w:tcW w:w="6841" w:type="dxa"/>
            <w:shd w:val="clear" w:color="auto" w:fill="auto"/>
          </w:tcPr>
          <w:p w14:paraId="46D18A83" w14:textId="77777777" w:rsidR="00067BC1" w:rsidRPr="005223F4" w:rsidRDefault="00067BC1" w:rsidP="00D67874">
            <w:r w:rsidRPr="005223F4">
              <w:t>Enum</w:t>
            </w:r>
          </w:p>
          <w:p w14:paraId="6FBBAC30" w14:textId="77777777" w:rsidR="00067BC1" w:rsidRPr="005223F4" w:rsidRDefault="00067BC1" w:rsidP="00D67874">
            <w:r w:rsidRPr="005223F4">
              <w:t>Valid values are ‘bits’ or ‘bytes’</w:t>
            </w:r>
          </w:p>
          <w:p w14:paraId="0DC99D29" w14:textId="77777777" w:rsidR="00D54DF3" w:rsidRPr="005223F4" w:rsidRDefault="00D54DF3" w:rsidP="00D67874">
            <w:r w:rsidRPr="005223F4">
              <w:t>Scales the alignment so alignment can be specified in either units of bits or units of bytes.</w:t>
            </w:r>
          </w:p>
          <w:p w14:paraId="0A9EDAC8" w14:textId="77777777" w:rsidR="00822FC2" w:rsidRPr="005223F4" w:rsidRDefault="00822FC2" w:rsidP="00D67874">
            <w:r w:rsidRPr="005223F4">
              <w:t>Only used when dfdl:alignment not 'implicit'</w:t>
            </w:r>
          </w:p>
          <w:p w14:paraId="0B3BD691" w14:textId="77777777" w:rsidR="00067BC1" w:rsidRPr="005223F4" w:rsidRDefault="00067BC1" w:rsidP="00D67874">
            <w:r w:rsidRPr="005223F4">
              <w:t>Annotation: dfdl:element</w:t>
            </w:r>
            <w:r w:rsidR="00E5425E" w:rsidRPr="005223F4">
              <w:t>, dfdl:simpleType, dfdl:sequence, dfdl:choice, dfdl:group</w:t>
            </w:r>
          </w:p>
        </w:tc>
      </w:tr>
      <w:tr w:rsidR="003816B0" w:rsidRPr="00240AC5" w14:paraId="3D497E3A" w14:textId="77777777" w:rsidTr="00240AC5">
        <w:tc>
          <w:tcPr>
            <w:tcW w:w="2087" w:type="dxa"/>
            <w:shd w:val="clear" w:color="auto" w:fill="auto"/>
          </w:tcPr>
          <w:p w14:paraId="3E6B489D" w14:textId="77777777" w:rsidR="003816B0" w:rsidRPr="005223F4" w:rsidRDefault="003816B0" w:rsidP="00D67874">
            <w:r w:rsidRPr="005223F4">
              <w:t>fillByte</w:t>
            </w:r>
          </w:p>
        </w:tc>
        <w:tc>
          <w:tcPr>
            <w:tcW w:w="6841" w:type="dxa"/>
            <w:shd w:val="clear" w:color="auto" w:fill="auto"/>
          </w:tcPr>
          <w:p w14:paraId="34CD7DC9" w14:textId="77777777" w:rsidR="003816B0" w:rsidRPr="005223F4" w:rsidRDefault="008014ED" w:rsidP="00D67874">
            <w:r w:rsidRPr="005223F4">
              <w:t xml:space="preserve">DFDL String </w:t>
            </w:r>
            <w:r w:rsidR="00293086" w:rsidRPr="005223F4">
              <w:t>L</w:t>
            </w:r>
            <w:r w:rsidRPr="005223F4">
              <w:t>iteral</w:t>
            </w:r>
          </w:p>
          <w:p w14:paraId="4A5F5E30" w14:textId="77777777" w:rsidR="006E11F6" w:rsidRPr="005223F4" w:rsidRDefault="006E11F6" w:rsidP="00D67874">
            <w:r w:rsidRPr="005223F4">
              <w:t xml:space="preserve">A single </w:t>
            </w:r>
            <w:r w:rsidR="004B258B" w:rsidRPr="005223F4">
              <w:t>byte</w:t>
            </w:r>
            <w:r w:rsidR="00A00051" w:rsidRPr="005223F4">
              <w:t xml:space="preserve"> specified as a</w:t>
            </w:r>
            <w:r w:rsidR="004B258B" w:rsidRPr="005223F4">
              <w:t xml:space="preserve"> </w:t>
            </w:r>
            <w:r w:rsidRPr="005223F4">
              <w:t xml:space="preserve">DFDL </w:t>
            </w:r>
            <w:r w:rsidR="0081065D" w:rsidRPr="005223F4">
              <w:t xml:space="preserve">byte value </w:t>
            </w:r>
            <w:r w:rsidRPr="005223F4">
              <w:t xml:space="preserve">entity </w:t>
            </w:r>
            <w:r w:rsidR="0081065D" w:rsidRPr="005223F4">
              <w:t>or a single character. If a character is specified, it must be a single-byte character in the applicable encoding.</w:t>
            </w:r>
          </w:p>
          <w:p w14:paraId="47AD2CEE" w14:textId="77777777" w:rsidR="00A00051" w:rsidRPr="005223F4" w:rsidRDefault="003816B0" w:rsidP="00D67874">
            <w:r w:rsidRPr="005223F4">
              <w:t xml:space="preserve">Used on </w:t>
            </w:r>
            <w:r w:rsidR="00A801AE" w:rsidRPr="005223F4">
              <w:t xml:space="preserve">unparsing </w:t>
            </w:r>
            <w:r w:rsidRPr="005223F4">
              <w:t xml:space="preserve">to fill </w:t>
            </w:r>
            <w:r w:rsidR="00551766" w:rsidRPr="005223F4">
              <w:t xml:space="preserve">empty </w:t>
            </w:r>
            <w:r w:rsidRPr="005223F4">
              <w:t xml:space="preserve">space </w:t>
            </w:r>
            <w:r w:rsidR="00551766" w:rsidRPr="005223F4">
              <w:t>such as between</w:t>
            </w:r>
            <w:r w:rsidRPr="005223F4">
              <w:t xml:space="preserve"> two aligned elements.</w:t>
            </w:r>
          </w:p>
          <w:p w14:paraId="59A189F7" w14:textId="7C675D86" w:rsidR="003816B0" w:rsidRPr="005223F4" w:rsidRDefault="00A00051" w:rsidP="00D67874">
            <w:r w:rsidRPr="005223F4">
              <w:t xml:space="preserve">Used to fill these regions specified in the grammar: </w:t>
            </w:r>
            <w:commentRangeStart w:id="7892"/>
            <w:r w:rsidRPr="00F4230C">
              <w:rPr>
                <w:b/>
                <w:i/>
              </w:rPr>
              <w:t>RightPadOrFill</w:t>
            </w:r>
            <w:r w:rsidRPr="00275A32">
              <w:t xml:space="preserve">, </w:t>
            </w:r>
            <w:commentRangeStart w:id="7893"/>
            <w:del w:id="7894" w:author="Steve Hanson" w:date="2012-02-27T19:40:00Z">
              <w:r w:rsidRPr="00F4230C" w:rsidDel="005A5327">
                <w:rPr>
                  <w:b/>
                  <w:i/>
                </w:rPr>
                <w:delText>Final</w:delText>
              </w:r>
            </w:del>
            <w:ins w:id="7895" w:author="Steve Hanson" w:date="2012-02-27T19:40:00Z">
              <w:r w:rsidR="005A5327" w:rsidRPr="00F4230C">
                <w:rPr>
                  <w:b/>
                  <w:bCs/>
                  <w:i/>
                </w:rPr>
                <w:t>Element</w:t>
              </w:r>
            </w:ins>
            <w:r w:rsidRPr="00F4230C">
              <w:rPr>
                <w:b/>
                <w:i/>
              </w:rPr>
              <w:t>Unused</w:t>
            </w:r>
            <w:del w:id="7896" w:author="Steve Hanson" w:date="2012-02-27T19:40:00Z">
              <w:r w:rsidRPr="005E3B09" w:rsidDel="005A5327">
                <w:delText>Region</w:delText>
              </w:r>
            </w:del>
            <w:ins w:id="7897" w:author="Steve Hanson" w:date="2012-02-27T19:40:00Z">
              <w:r w:rsidR="005A5327" w:rsidRPr="00240AC5">
                <w:rPr>
                  <w:bCs/>
                </w:rPr>
                <w:t xml:space="preserve">, </w:t>
              </w:r>
              <w:r w:rsidR="005A5327" w:rsidRPr="00F4230C">
                <w:rPr>
                  <w:b/>
                  <w:bCs/>
                  <w:i/>
                </w:rPr>
                <w:t>ChoiceUnused</w:t>
              </w:r>
            </w:ins>
            <w:commentRangeEnd w:id="7893"/>
            <w:r w:rsidR="005A5327" w:rsidRPr="00F4230C">
              <w:rPr>
                <w:rStyle w:val="CommentReference"/>
                <w:b/>
                <w:bCs/>
                <w:i/>
              </w:rPr>
              <w:commentReference w:id="7893"/>
            </w:r>
            <w:r w:rsidRPr="00F4230C">
              <w:rPr>
                <w:b/>
                <w:i/>
              </w:rPr>
              <w:t>,</w:t>
            </w:r>
            <w:r w:rsidRPr="00275A32">
              <w:t xml:space="preserve"> </w:t>
            </w:r>
            <w:r w:rsidR="008432CD" w:rsidRPr="00F4230C">
              <w:rPr>
                <w:b/>
                <w:i/>
              </w:rPr>
              <w:t>LeadingSkip</w:t>
            </w:r>
            <w:r w:rsidRPr="00F81703">
              <w:t xml:space="preserve">, </w:t>
            </w:r>
            <w:r w:rsidRPr="00F4230C">
              <w:rPr>
                <w:b/>
                <w:i/>
              </w:rPr>
              <w:t>AlignmentFill</w:t>
            </w:r>
            <w:r w:rsidRPr="00F81703">
              <w:t xml:space="preserve">, </w:t>
            </w:r>
            <w:r w:rsidR="00563988" w:rsidRPr="00F81703">
              <w:t xml:space="preserve">and </w:t>
            </w:r>
            <w:r w:rsidR="00563988" w:rsidRPr="00312115">
              <w:rPr>
                <w:b/>
                <w:i/>
              </w:rPr>
              <w:t>TrailingSkip</w:t>
            </w:r>
            <w:r w:rsidRPr="00240AC5">
              <w:rPr>
                <w:bCs/>
              </w:rPr>
              <w:t>.</w:t>
            </w:r>
            <w:r w:rsidR="003816B0" w:rsidRPr="005223F4">
              <w:t xml:space="preserve"> </w:t>
            </w:r>
            <w:commentRangeEnd w:id="7892"/>
            <w:r w:rsidR="000B2563">
              <w:rPr>
                <w:rStyle w:val="CommentReference"/>
              </w:rPr>
              <w:commentReference w:id="7892"/>
            </w:r>
          </w:p>
          <w:p w14:paraId="2536AAF7" w14:textId="77777777" w:rsidR="003816B0" w:rsidRPr="005223F4" w:rsidRDefault="003816B0" w:rsidP="00D67874">
            <w:r w:rsidRPr="005223F4">
              <w:t>Annotation: dfdl:element</w:t>
            </w:r>
            <w:r w:rsidR="00E5425E" w:rsidRPr="005223F4">
              <w:t xml:space="preserve">, dfdl:simpleType, dfdl:sequence, dfdl:choice, dfdl:group </w:t>
            </w:r>
            <w:r w:rsidRPr="005223F4">
              <w:t xml:space="preserve"> </w:t>
            </w:r>
          </w:p>
        </w:tc>
      </w:tr>
      <w:tr w:rsidR="003816B0" w:rsidRPr="00240AC5" w14:paraId="592D99CD" w14:textId="77777777" w:rsidTr="00240AC5">
        <w:tc>
          <w:tcPr>
            <w:tcW w:w="2087" w:type="dxa"/>
            <w:shd w:val="clear" w:color="auto" w:fill="auto"/>
          </w:tcPr>
          <w:p w14:paraId="477C4F43" w14:textId="77777777" w:rsidR="003816B0" w:rsidRPr="005223F4" w:rsidRDefault="008432CD" w:rsidP="00D67874">
            <w:r w:rsidRPr="005223F4">
              <w:t>leadingSkip</w:t>
            </w:r>
          </w:p>
        </w:tc>
        <w:tc>
          <w:tcPr>
            <w:tcW w:w="6841" w:type="dxa"/>
            <w:shd w:val="clear" w:color="auto" w:fill="auto"/>
          </w:tcPr>
          <w:p w14:paraId="06F98F2A" w14:textId="77777777" w:rsidR="003816B0" w:rsidRPr="005223F4" w:rsidRDefault="00B937D4" w:rsidP="00D67874">
            <w:r w:rsidRPr="005223F4">
              <w:t xml:space="preserve">Non-negative </w:t>
            </w:r>
            <w:r w:rsidR="00293086" w:rsidRPr="005223F4">
              <w:t>I</w:t>
            </w:r>
            <w:r w:rsidRPr="005223F4">
              <w:t>nteger</w:t>
            </w:r>
          </w:p>
          <w:p w14:paraId="2EF5FF39" w14:textId="77777777" w:rsidR="003816B0" w:rsidRPr="005223F4" w:rsidRDefault="007F6F40" w:rsidP="00D67874">
            <w:r w:rsidRPr="005223F4">
              <w:t>A non-negative n</w:t>
            </w:r>
            <w:r w:rsidR="003816B0" w:rsidRPr="005223F4">
              <w:t>umber of bytes</w:t>
            </w:r>
            <w:r w:rsidR="00785685" w:rsidRPr="005223F4">
              <w:t xml:space="preserve"> or bits, depending on dfdl:alignmentUnits,</w:t>
            </w:r>
            <w:r w:rsidR="003816B0" w:rsidRPr="005223F4">
              <w:t xml:space="preserve"> to skip before </w:t>
            </w:r>
            <w:r w:rsidR="00563988" w:rsidRPr="005223F4">
              <w:t>alignment is</w:t>
            </w:r>
            <w:r w:rsidR="004137D7" w:rsidRPr="005223F4">
              <w:t xml:space="preserve"> </w:t>
            </w:r>
            <w:r w:rsidR="003816B0" w:rsidRPr="005223F4">
              <w:t>applied.</w:t>
            </w:r>
            <w:r w:rsidR="00A00051" w:rsidRPr="005223F4">
              <w:t xml:space="preserve"> </w:t>
            </w:r>
            <w:r w:rsidR="00A00051" w:rsidRPr="00240AC5">
              <w:rPr>
                <w:szCs w:val="18"/>
              </w:rPr>
              <w:t>Gives the size of the grammar region having the same name.</w:t>
            </w:r>
          </w:p>
          <w:p w14:paraId="2E4CF3B1" w14:textId="77777777" w:rsidR="003816B0" w:rsidRPr="005223F4" w:rsidRDefault="003816B0" w:rsidP="00D67874">
            <w:r w:rsidRPr="005223F4">
              <w:t>Annotation: dfdl:element</w:t>
            </w:r>
            <w:r w:rsidR="00E5425E" w:rsidRPr="005223F4">
              <w:t>, dfdl:simpleType, dfdl:sequence, dfdl:choice, dfdl:group</w:t>
            </w:r>
          </w:p>
        </w:tc>
      </w:tr>
      <w:tr w:rsidR="003816B0" w:rsidRPr="00240AC5" w14:paraId="6A5BFF44" w14:textId="77777777" w:rsidTr="00240AC5">
        <w:tc>
          <w:tcPr>
            <w:tcW w:w="2087" w:type="dxa"/>
            <w:shd w:val="clear" w:color="auto" w:fill="auto"/>
          </w:tcPr>
          <w:p w14:paraId="457238C5" w14:textId="77777777" w:rsidR="003816B0" w:rsidRPr="005223F4" w:rsidRDefault="00785685" w:rsidP="00D67874">
            <w:r w:rsidRPr="005223F4">
              <w:t>trailingSkip</w:t>
            </w:r>
          </w:p>
        </w:tc>
        <w:tc>
          <w:tcPr>
            <w:tcW w:w="6841" w:type="dxa"/>
            <w:shd w:val="clear" w:color="auto" w:fill="auto"/>
          </w:tcPr>
          <w:p w14:paraId="49F8BB9A" w14:textId="77777777" w:rsidR="003816B0" w:rsidRPr="005223F4" w:rsidRDefault="00B937D4" w:rsidP="00D67874">
            <w:r w:rsidRPr="005223F4">
              <w:t xml:space="preserve">Non-negative </w:t>
            </w:r>
            <w:r w:rsidR="00293086" w:rsidRPr="005223F4">
              <w:t>I</w:t>
            </w:r>
            <w:r w:rsidRPr="005223F4">
              <w:t>nteger</w:t>
            </w:r>
          </w:p>
          <w:p w14:paraId="6641DB35" w14:textId="77777777" w:rsidR="003816B0" w:rsidRPr="00240AC5" w:rsidRDefault="007F6F40" w:rsidP="00D67874">
            <w:pPr>
              <w:rPr>
                <w:szCs w:val="18"/>
              </w:rPr>
            </w:pPr>
            <w:r w:rsidRPr="005223F4">
              <w:t>A non-negative n</w:t>
            </w:r>
            <w:r w:rsidR="003816B0" w:rsidRPr="005223F4">
              <w:t>umber of bytes</w:t>
            </w:r>
            <w:r w:rsidR="00785685" w:rsidRPr="005223F4">
              <w:t xml:space="preserve"> or bits, depending on dfdl:alignmentUnits,</w:t>
            </w:r>
            <w:r w:rsidR="003816B0" w:rsidRPr="005223F4">
              <w:t xml:space="preserve"> to skip after the element, but before considering the alignment of the next element.</w:t>
            </w:r>
            <w:r w:rsidR="00A00051" w:rsidRPr="00240AC5">
              <w:rPr>
                <w:szCs w:val="18"/>
              </w:rPr>
              <w:t xml:space="preserve"> Gives the size of the grammar region having the same name.</w:t>
            </w:r>
          </w:p>
          <w:p w14:paraId="07837F69" w14:textId="4544D279" w:rsidR="00B63929" w:rsidRPr="005223F4" w:rsidRDefault="00B63929" w:rsidP="00D67874">
            <w:r w:rsidRPr="005223F4">
              <w:t>If dfdl:</w:t>
            </w:r>
            <w:r w:rsidR="00785685" w:rsidRPr="005223F4">
              <w:t>trailingSkip</w:t>
            </w:r>
            <w:r w:rsidRPr="005223F4">
              <w:t xml:space="preserve"> is specified when dfdl:lengthKind is 'delimited'</w:t>
            </w:r>
            <w:del w:id="7898" w:author="mbeckerle" w:date="2012-08-14T10:01:00Z">
              <w:r w:rsidRPr="005223F4" w:rsidDel="008356D4">
                <w:delText xml:space="preserve"> or </w:delText>
              </w:r>
            </w:del>
            <w:ins w:id="7899" w:author="Steve Hanson" w:date="2012-04-11T15:53:00Z">
              <w:del w:id="7900" w:author="mbeckerle" w:date="2012-08-14T10:01:00Z">
                <w:r w:rsidRPr="005223F4" w:rsidDel="008356D4">
                  <w:delText>'</w:delText>
                </w:r>
                <w:commentRangeStart w:id="7901"/>
                <w:commentRangeStart w:id="7902"/>
                <w:r w:rsidRPr="005223F4" w:rsidDel="008356D4">
                  <w:delText>endOfParent</w:delText>
                </w:r>
                <w:commentRangeEnd w:id="7901"/>
                <w:r w:rsidR="00313576" w:rsidDel="008356D4">
                  <w:rPr>
                    <w:rStyle w:val="CommentReference"/>
                  </w:rPr>
                  <w:commentReference w:id="7901"/>
                </w:r>
              </w:del>
            </w:ins>
            <w:commentRangeEnd w:id="7902"/>
            <w:del w:id="7903" w:author="mbeckerle" w:date="2012-08-14T10:01:00Z">
              <w:r w:rsidR="00CE4E1D" w:rsidDel="008356D4">
                <w:rPr>
                  <w:rStyle w:val="CommentReference"/>
                </w:rPr>
                <w:commentReference w:id="7902"/>
              </w:r>
            </w:del>
            <w:ins w:id="7904" w:author="Steve Hanson" w:date="2012-04-11T15:53:00Z">
              <w:del w:id="7905" w:author="mbeckerle" w:date="2012-08-14T10:01:00Z">
                <w:r w:rsidRPr="005223F4" w:rsidDel="008356D4">
                  <w:delText>'</w:delText>
                </w:r>
              </w:del>
            </w:ins>
            <w:del w:id="7906" w:author="Steve Hanson" w:date="2012-04-11T15:53:00Z">
              <w:r w:rsidRPr="005223F4">
                <w:delText>'endOfParent'</w:delText>
              </w:r>
            </w:del>
            <w:r w:rsidRPr="005223F4">
              <w:t xml:space="preserve"> then a dfdl:terminator must be specified.</w:t>
            </w:r>
          </w:p>
          <w:p w14:paraId="5ABB9BFC" w14:textId="77777777" w:rsidR="003816B0" w:rsidRPr="005223F4" w:rsidRDefault="003816B0" w:rsidP="00D67874">
            <w:r w:rsidRPr="005223F4">
              <w:t>Annotation: dfdl:element</w:t>
            </w:r>
            <w:r w:rsidR="00E5425E" w:rsidRPr="005223F4">
              <w:t>, dfdl:simpleType, dfdl:sequence, dfdl:choice, dfdl:group</w:t>
            </w:r>
          </w:p>
        </w:tc>
      </w:tr>
    </w:tbl>
    <w:p w14:paraId="665CC30B" w14:textId="77777777" w:rsidR="003816B0" w:rsidRPr="005223F4" w:rsidRDefault="003816B0" w:rsidP="003816B0"/>
    <w:p w14:paraId="0FB37A0E" w14:textId="77777777" w:rsidR="003816B0" w:rsidRPr="005223F4" w:rsidRDefault="003816B0" w:rsidP="00E5425E">
      <w:pPr>
        <w:pStyle w:val="nobreak"/>
      </w:pPr>
      <w:r w:rsidRPr="005223F4">
        <w:t xml:space="preserve">There are two properties which control the data alignment by controlling the </w:t>
      </w:r>
      <w:r w:rsidR="00D7562F" w:rsidRPr="005223F4">
        <w:t>length</w:t>
      </w:r>
      <w:r w:rsidRPr="005223F4">
        <w:t xml:space="preserve"> of the </w:t>
      </w:r>
      <w:r w:rsidRPr="00CB3BAC">
        <w:rPr>
          <w:b/>
          <w:i/>
        </w:rPr>
        <w:t>Alignment</w:t>
      </w:r>
      <w:del w:id="7907" w:author="Steve Hanson" w:date="2012-02-23T14:59:00Z">
        <w:r w:rsidRPr="00CB3BAC" w:rsidDel="00EF7E2C">
          <w:rPr>
            <w:b/>
            <w:i/>
          </w:rPr>
          <w:delText xml:space="preserve"> </w:delText>
        </w:r>
      </w:del>
      <w:r w:rsidR="004D6FFC" w:rsidRPr="00CB3BAC">
        <w:rPr>
          <w:b/>
          <w:i/>
        </w:rPr>
        <w:t>Fill</w:t>
      </w:r>
      <w:r w:rsidR="004D6FFC" w:rsidRPr="005223F4">
        <w:t xml:space="preserve"> </w:t>
      </w:r>
      <w:ins w:id="7908" w:author="Steve Hanson" w:date="2012-02-23T14:59:00Z">
        <w:r w:rsidR="00EF7E2C">
          <w:t>r</w:t>
        </w:r>
      </w:ins>
      <w:del w:id="7909" w:author="Steve Hanson" w:date="2012-02-23T14:59:00Z">
        <w:r w:rsidRPr="005223F4" w:rsidDel="00EF7E2C">
          <w:delText>R</w:delText>
        </w:r>
      </w:del>
      <w:r w:rsidRPr="005223F4">
        <w:t>egion</w:t>
      </w:r>
    </w:p>
    <w:p w14:paraId="735E24A1" w14:textId="77777777" w:rsidR="003816B0" w:rsidRPr="005223F4" w:rsidRDefault="003816B0" w:rsidP="00BC712A">
      <w:pPr>
        <w:numPr>
          <w:ilvl w:val="0"/>
          <w:numId w:val="18"/>
        </w:numPr>
      </w:pPr>
      <w:r w:rsidRPr="005223F4">
        <w:t xml:space="preserve">alignment - an integer 1 or greater </w:t>
      </w:r>
    </w:p>
    <w:p w14:paraId="7DB02181" w14:textId="77777777" w:rsidR="003816B0" w:rsidRPr="005223F4" w:rsidRDefault="003816B0" w:rsidP="003816B0">
      <w:pPr>
        <w:numPr>
          <w:ilvl w:val="0"/>
          <w:numId w:val="18"/>
        </w:numPr>
      </w:pPr>
      <w:r w:rsidRPr="005223F4">
        <w:t>alignmentUnits - bits or bytes</w:t>
      </w:r>
    </w:p>
    <w:p w14:paraId="69025D27" w14:textId="77777777" w:rsidR="006C3920" w:rsidRPr="005223F4" w:rsidRDefault="006C3920" w:rsidP="006C3920">
      <w:pPr>
        <w:spacing w:before="100" w:beforeAutospacing="1" w:after="100" w:afterAutospacing="1"/>
      </w:pPr>
      <w:r w:rsidRPr="005223F4">
        <w:t>An element's representation is aligned to N units if P is the first position in the representation and P mod N = 1.  When parsing, the position of the first unit of the data stream is 1. </w:t>
      </w:r>
    </w:p>
    <w:p w14:paraId="1ABC94C9" w14:textId="42746D49" w:rsidR="006C3920" w:rsidRPr="005223F4" w:rsidRDefault="006C3920" w:rsidP="006C3920">
      <w:pPr>
        <w:spacing w:before="100" w:beforeAutospacing="1" w:after="100" w:afterAutospacing="1"/>
      </w:pPr>
      <w:r w:rsidRPr="005223F4">
        <w:t xml:space="preserve">For example, if alignment=4, and alignmentUnits='bytes', then the element's representation must begin at 1 or 1 plus a multiple of </w:t>
      </w:r>
      <w:del w:id="7910" w:author="mbeckerle" w:date="2013-01-28T10:54:00Z">
        <w:r w:rsidRPr="005223F4" w:rsidDel="00AB4131">
          <w:delText xml:space="preserve">a </w:delText>
        </w:r>
      </w:del>
      <w:r w:rsidRPr="005223F4">
        <w:t xml:space="preserve">4 bytes.  I.e., 1, 5, 9, 13, 17 and so on. </w:t>
      </w:r>
    </w:p>
    <w:p w14:paraId="4FA4A0E9" w14:textId="2F0E813B" w:rsidR="006C3920" w:rsidRPr="005223F4" w:rsidRDefault="006C3920" w:rsidP="006C3920">
      <w:pPr>
        <w:spacing w:before="100" w:beforeAutospacing="1" w:after="100" w:afterAutospacing="1"/>
      </w:pPr>
      <w:r w:rsidRPr="005223F4">
        <w:t xml:space="preserve">The length of the </w:t>
      </w:r>
      <w:ins w:id="7911" w:author="Steve Hanson" w:date="2012-02-23T14:59:00Z">
        <w:r w:rsidR="00EF7E2C" w:rsidRPr="00CB3BAC">
          <w:rPr>
            <w:b/>
            <w:i/>
          </w:rPr>
          <w:t>A</w:t>
        </w:r>
      </w:ins>
      <w:del w:id="7912" w:author="Steve Hanson" w:date="2012-02-23T14:59:00Z">
        <w:r w:rsidRPr="00CB3BAC" w:rsidDel="00EF7E2C">
          <w:rPr>
            <w:b/>
            <w:i/>
          </w:rPr>
          <w:delText>a</w:delText>
        </w:r>
      </w:del>
      <w:r w:rsidRPr="00CB3BAC">
        <w:rPr>
          <w:b/>
          <w:i/>
        </w:rPr>
        <w:t>lignment</w:t>
      </w:r>
      <w:ins w:id="7913" w:author="Steve Hanson" w:date="2012-02-23T15:00:00Z">
        <w:r w:rsidR="00EF7E2C" w:rsidRPr="00CB3BAC">
          <w:rPr>
            <w:b/>
            <w:i/>
          </w:rPr>
          <w:t>F</w:t>
        </w:r>
      </w:ins>
      <w:del w:id="7914" w:author="Steve Hanson" w:date="2012-02-23T15:00:00Z">
        <w:r w:rsidRPr="00CB3BAC" w:rsidDel="00EF7E2C">
          <w:rPr>
            <w:b/>
            <w:i/>
          </w:rPr>
          <w:delText xml:space="preserve"> f</w:delText>
        </w:r>
      </w:del>
      <w:r w:rsidRPr="00CB3BAC">
        <w:rPr>
          <w:b/>
          <w:i/>
        </w:rPr>
        <w:t>ill</w:t>
      </w:r>
      <w:r w:rsidRPr="005223F4">
        <w:t xml:space="preserve"> region is measured in bits. If alignmentUnits is ‘bytes’ then we multiply the alignment value by 8 to get the </w:t>
      </w:r>
      <w:r w:rsidRPr="005223F4">
        <w:rPr>
          <w:i/>
          <w:iCs/>
        </w:rPr>
        <w:t>bit alignment</w:t>
      </w:r>
      <w:r w:rsidRPr="005223F4">
        <w:t xml:space="preserve">, B. If the current position (first position after the end of the previous element) </w:t>
      </w:r>
      <w:del w:id="7915" w:author="mbeckerle" w:date="2013-01-28T13:57:00Z">
        <w:r w:rsidRPr="005223F4" w:rsidDel="00304A7C">
          <w:delText xml:space="preserve">value </w:delText>
        </w:r>
      </w:del>
      <w:r w:rsidRPr="005223F4">
        <w:t xml:space="preserve">is bit position N, then the length of the </w:t>
      </w:r>
      <w:ins w:id="7916" w:author="Steve Hanson" w:date="2012-02-23T15:00:00Z">
        <w:r w:rsidR="00EF7E2C" w:rsidRPr="00EF7E2C">
          <w:rPr>
            <w:b/>
            <w:i/>
          </w:rPr>
          <w:t>AlignmentFill</w:t>
        </w:r>
      </w:ins>
      <w:del w:id="7917" w:author="Steve Hanson" w:date="2012-02-23T15:00:00Z">
        <w:r w:rsidRPr="005223F4" w:rsidDel="00EF7E2C">
          <w:delText>alignment fill</w:delText>
        </w:r>
      </w:del>
      <w:r w:rsidRPr="005223F4">
        <w:t xml:space="preserve"> region is the smallest non-negative integer L such that (L + N) mod B = 1.  The position of the first bit of the aligned element is P = L + N.</w:t>
      </w:r>
    </w:p>
    <w:p w14:paraId="79BDE5D4" w14:textId="2880FCAB" w:rsidR="003816B0" w:rsidRPr="005223F4" w:rsidRDefault="006C3920" w:rsidP="003816B0">
      <w:del w:id="7918" w:author="Steve Hanson" w:date="2012-02-23T15:00:00Z">
        <w:r w:rsidRPr="005223F4" w:rsidDel="00EF7E2C">
          <w:delText xml:space="preserve"> </w:delText>
        </w:r>
      </w:del>
      <w:r w:rsidR="00995044" w:rsidRPr="005223F4">
        <w:t>To avoid ambiguity when parsing, o</w:t>
      </w:r>
      <w:r w:rsidR="003816B0" w:rsidRPr="005223F4">
        <w:t xml:space="preserve">ptional elements </w:t>
      </w:r>
      <w:r w:rsidR="00995044" w:rsidRPr="005223F4">
        <w:t>and variable</w:t>
      </w:r>
      <w:del w:id="7919" w:author="mbeckerle" w:date="2013-01-28T12:02:00Z">
        <w:r w:rsidR="00995044" w:rsidRPr="005223F4" w:rsidDel="00585682">
          <w:delText>-occurrence</w:delText>
        </w:r>
      </w:del>
      <w:r w:rsidR="00995044" w:rsidRPr="005223F4">
        <w:t xml:space="preserve"> array</w:t>
      </w:r>
      <w:ins w:id="7920" w:author="mbeckerle" w:date="2013-01-28T12:02:00Z">
        <w:r w:rsidR="00585682">
          <w:t xml:space="preserve"> elements</w:t>
        </w:r>
      </w:ins>
      <w:del w:id="7921" w:author="mbeckerle" w:date="2013-01-28T12:02:00Z">
        <w:r w:rsidR="00995044" w:rsidRPr="005223F4" w:rsidDel="00585682">
          <w:delText>s</w:delText>
        </w:r>
      </w:del>
      <w:r w:rsidR="00995044" w:rsidRPr="005223F4">
        <w:t xml:space="preserve"> where the minimum number of occurrences is zero </w:t>
      </w:r>
      <w:r w:rsidR="003816B0" w:rsidRPr="005223F4">
        <w:t xml:space="preserve">cannot have alignment properties different from the </w:t>
      </w:r>
      <w:r w:rsidR="00995044" w:rsidRPr="005223F4">
        <w:t xml:space="preserve">items </w:t>
      </w:r>
      <w:r w:rsidR="003816B0" w:rsidRPr="005223F4">
        <w:t xml:space="preserve">that follow them. It is a schema definition error </w:t>
      </w:r>
      <w:r w:rsidR="00995044" w:rsidRPr="005223F4">
        <w:t xml:space="preserve">otherwise. This avoids the possibility that the following item is incorrectly parsed as if it were a valid optional element </w:t>
      </w:r>
      <w:ins w:id="7922" w:author="mbeckerle" w:date="2013-01-28T12:03:00Z">
        <w:r w:rsidR="00585682">
          <w:t xml:space="preserve">occurrence </w:t>
        </w:r>
      </w:ins>
      <w:r w:rsidR="00995044" w:rsidRPr="005223F4">
        <w:t xml:space="preserve">or </w:t>
      </w:r>
      <w:ins w:id="7923" w:author="mbeckerle" w:date="2013-01-28T12:03:00Z">
        <w:r w:rsidR="00585682">
          <w:t xml:space="preserve">a valid </w:t>
        </w:r>
      </w:ins>
      <w:r w:rsidR="00995044" w:rsidRPr="005223F4">
        <w:t>variable</w:t>
      </w:r>
      <w:ins w:id="7924" w:author="mbeckerle" w:date="2013-01-28T12:02:00Z">
        <w:r w:rsidR="00585682">
          <w:t xml:space="preserve"> array element</w:t>
        </w:r>
      </w:ins>
      <w:del w:id="7925" w:author="mbeckerle" w:date="2013-01-28T12:02:00Z">
        <w:r w:rsidR="00995044" w:rsidRPr="005223F4" w:rsidDel="00585682">
          <w:delText>-occurrence arra</w:delText>
        </w:r>
      </w:del>
      <w:del w:id="7926" w:author="mbeckerle" w:date="2013-01-28T12:03:00Z">
        <w:r w:rsidR="00995044" w:rsidRPr="005223F4" w:rsidDel="00585682">
          <w:delText>y element</w:delText>
        </w:r>
      </w:del>
      <w:ins w:id="7927" w:author="mbeckerle" w:date="2013-01-28T12:03:00Z">
        <w:r w:rsidR="00585682">
          <w:t xml:space="preserve"> occurence</w:t>
        </w:r>
      </w:ins>
      <w:r w:rsidR="00995044" w:rsidRPr="005223F4">
        <w:t>.</w:t>
      </w:r>
    </w:p>
    <w:p w14:paraId="1004BB9C" w14:textId="77777777" w:rsidR="00806656" w:rsidRDefault="003816B0" w:rsidP="003816B0">
      <w:pPr>
        <w:rPr>
          <w:ins w:id="7928" w:author="Steve Hanson" w:date="2013-02-05T11:02:00Z"/>
        </w:rPr>
      </w:pPr>
      <w:r w:rsidRPr="005223F4">
        <w:t xml:space="preserve">The </w:t>
      </w:r>
      <w:ins w:id="7929" w:author="Steve Hanson" w:date="2012-02-23T15:00:00Z">
        <w:r w:rsidR="00EF7E2C" w:rsidRPr="00CB3BAC">
          <w:rPr>
            <w:b/>
            <w:i/>
          </w:rPr>
          <w:t>L</w:t>
        </w:r>
      </w:ins>
      <w:del w:id="7930" w:author="Steve Hanson" w:date="2012-02-23T15:00:00Z">
        <w:r w:rsidRPr="00CB3BAC" w:rsidDel="00EF7E2C">
          <w:rPr>
            <w:b/>
            <w:i/>
          </w:rPr>
          <w:delText>l</w:delText>
        </w:r>
      </w:del>
      <w:r w:rsidRPr="00CB3BAC">
        <w:rPr>
          <w:b/>
          <w:i/>
        </w:rPr>
        <w:t>eading</w:t>
      </w:r>
      <w:ins w:id="7931" w:author="Steve Hanson" w:date="2012-02-23T15:00:00Z">
        <w:r w:rsidR="00EF7E2C" w:rsidRPr="00CB3BAC">
          <w:rPr>
            <w:b/>
            <w:i/>
          </w:rPr>
          <w:t>S</w:t>
        </w:r>
      </w:ins>
      <w:del w:id="7932" w:author="Steve Hanson" w:date="2012-02-23T15:00:00Z">
        <w:r w:rsidRPr="00CB3BAC" w:rsidDel="00EF7E2C">
          <w:rPr>
            <w:b/>
            <w:i/>
          </w:rPr>
          <w:delText xml:space="preserve"> s</w:delText>
        </w:r>
      </w:del>
      <w:r w:rsidRPr="00CB3BAC">
        <w:rPr>
          <w:b/>
          <w:i/>
        </w:rPr>
        <w:t>kip</w:t>
      </w:r>
      <w:r w:rsidRPr="005223F4">
        <w:t xml:space="preserve"> and </w:t>
      </w:r>
      <w:ins w:id="7933" w:author="Steve Hanson" w:date="2012-02-23T15:00:00Z">
        <w:r w:rsidR="00EF7E2C" w:rsidRPr="00CB3BAC">
          <w:rPr>
            <w:b/>
            <w:i/>
          </w:rPr>
          <w:t>T</w:t>
        </w:r>
      </w:ins>
      <w:del w:id="7934" w:author="Steve Hanson" w:date="2012-02-23T15:00:00Z">
        <w:r w:rsidRPr="00CB3BAC" w:rsidDel="00EF7E2C">
          <w:rPr>
            <w:b/>
            <w:i/>
          </w:rPr>
          <w:delText>t</w:delText>
        </w:r>
      </w:del>
      <w:r w:rsidRPr="00CB3BAC">
        <w:rPr>
          <w:b/>
          <w:i/>
        </w:rPr>
        <w:t>railing</w:t>
      </w:r>
      <w:ins w:id="7935" w:author="Steve Hanson" w:date="2012-02-23T15:00:00Z">
        <w:r w:rsidR="00EF7E2C" w:rsidRPr="00CB3BAC">
          <w:rPr>
            <w:b/>
            <w:i/>
          </w:rPr>
          <w:t>S</w:t>
        </w:r>
      </w:ins>
      <w:del w:id="7936" w:author="Steve Hanson" w:date="2012-02-23T15:00:00Z">
        <w:r w:rsidRPr="00CB3BAC" w:rsidDel="00EF7E2C">
          <w:rPr>
            <w:b/>
            <w:i/>
          </w:rPr>
          <w:delText xml:space="preserve"> s</w:delText>
        </w:r>
      </w:del>
      <w:r w:rsidRPr="00CB3BAC">
        <w:rPr>
          <w:b/>
          <w:i/>
        </w:rPr>
        <w:t>kip</w:t>
      </w:r>
      <w:r w:rsidRPr="005223F4">
        <w:t xml:space="preserve"> regions </w:t>
      </w:r>
      <w:r w:rsidR="00D7562F" w:rsidRPr="005223F4">
        <w:t>length</w:t>
      </w:r>
      <w:r w:rsidRPr="005223F4">
        <w:t xml:space="preserve"> are controlled by two properties of corresponding names</w:t>
      </w:r>
      <w:r w:rsidR="001B3022">
        <w:t xml:space="preserve"> and the dfdl:alignmentUnits property.</w:t>
      </w:r>
      <w:del w:id="7937" w:author="Steve Hanson" w:date="2013-02-05T11:02:00Z">
        <w:r w:rsidRPr="005223F4" w:rsidDel="00806656">
          <w:delText>.</w:delText>
        </w:r>
      </w:del>
    </w:p>
    <w:p w14:paraId="0526F865" w14:textId="209E1489" w:rsidR="003816B0" w:rsidRPr="005223F4" w:rsidDel="00EC4952" w:rsidRDefault="003816B0" w:rsidP="001B3022">
      <w:pPr>
        <w:rPr>
          <w:del w:id="7938" w:author="mbeckerle" w:date="2012-04-22T21:58:00Z"/>
        </w:rPr>
      </w:pPr>
      <w:r w:rsidRPr="005223F4">
        <w:t xml:space="preserve"> </w:t>
      </w:r>
    </w:p>
    <w:p w14:paraId="4313F044" w14:textId="3E0A18CD" w:rsidR="00824009" w:rsidRPr="005223F4" w:rsidRDefault="00824009" w:rsidP="003816B0"/>
    <w:p w14:paraId="6EF535AB" w14:textId="77777777" w:rsidR="004137D7" w:rsidRPr="005223F4" w:rsidRDefault="004137D7" w:rsidP="0031368F">
      <w:pPr>
        <w:pStyle w:val="Heading3"/>
      </w:pPr>
      <w:bookmarkStart w:id="7939" w:name="_Toc349042721"/>
      <w:bookmarkStart w:id="7940" w:name="_Toc362453285"/>
      <w:r w:rsidRPr="005223F4">
        <w:t>Implicit Alignment</w:t>
      </w:r>
      <w:bookmarkEnd w:id="7939"/>
      <w:bookmarkEnd w:id="7940"/>
    </w:p>
    <w:p w14:paraId="5018E093" w14:textId="77777777" w:rsidR="004137D7" w:rsidRDefault="002F27A7" w:rsidP="004137D7">
      <w:pPr>
        <w:pStyle w:val="nobreak"/>
      </w:pPr>
      <w:r w:rsidRPr="005223F4">
        <w:t>When dfdl:alignment is '</w:t>
      </w:r>
      <w:r w:rsidR="001E4505" w:rsidRPr="005223F4">
        <w:t>implicit</w:t>
      </w:r>
      <w:r w:rsidRPr="005223F4">
        <w:t>' the following alignment values are applied for each logical type.</w:t>
      </w:r>
    </w:p>
    <w:p w14:paraId="656C4031" w14:textId="0ADE0C59" w:rsidR="00B7582C" w:rsidRPr="00B7582C" w:rsidDel="00EC4952" w:rsidRDefault="00B7582C" w:rsidP="00B7582C">
      <w:pPr>
        <w:rPr>
          <w:del w:id="7941" w:author="mbeckerle" w:date="2012-04-22T21:58:00Z"/>
        </w:rPr>
      </w:pPr>
    </w:p>
    <w:p w14:paraId="04E77B03" w14:textId="038C76F8" w:rsidR="00C302B4" w:rsidRPr="005223F4" w:rsidDel="00EC4952" w:rsidRDefault="00C302B4" w:rsidP="00C302B4">
      <w:pPr>
        <w:rPr>
          <w:del w:id="7942" w:author="mbeckerle" w:date="2012-04-22T21:58:00Z"/>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84"/>
        <w:gridCol w:w="1751"/>
        <w:gridCol w:w="2874"/>
        <w:gridCol w:w="2147"/>
      </w:tblGrid>
      <w:tr w:rsidR="00B40487" w:rsidRPr="005223F4" w14:paraId="35E9BD26" w14:textId="77777777" w:rsidTr="00CE2B69">
        <w:tc>
          <w:tcPr>
            <w:tcW w:w="2101" w:type="dxa"/>
            <w:vMerge w:val="restart"/>
            <w:shd w:val="clear" w:color="auto" w:fill="F2F2F2" w:themeFill="background1" w:themeFillShade="F2"/>
          </w:tcPr>
          <w:p w14:paraId="3F66C216" w14:textId="77777777" w:rsidR="00B40487" w:rsidRPr="00240AC5" w:rsidRDefault="00B40487" w:rsidP="0080728F">
            <w:pPr>
              <w:rPr>
                <w:b/>
                <w:bCs/>
              </w:rPr>
            </w:pPr>
            <w:ins w:id="7943" w:author="Steve Hanson" w:date="2012-02-23T15:01:00Z">
              <w:r w:rsidRPr="00240AC5">
                <w:rPr>
                  <w:b/>
                  <w:bCs/>
                </w:rPr>
                <w:t>Type</w:t>
              </w:r>
            </w:ins>
          </w:p>
        </w:tc>
        <w:tc>
          <w:tcPr>
            <w:tcW w:w="6755" w:type="dxa"/>
            <w:gridSpan w:val="3"/>
            <w:tcBorders>
              <w:bottom w:val="single" w:sz="4" w:space="0" w:color="auto"/>
            </w:tcBorders>
            <w:shd w:val="clear" w:color="auto" w:fill="F2F2F2" w:themeFill="background1" w:themeFillShade="F2"/>
          </w:tcPr>
          <w:p w14:paraId="64308EF8" w14:textId="54AD482F" w:rsidR="00B40487" w:rsidRPr="00275A32" w:rsidRDefault="00B40487" w:rsidP="00CB3BAC">
            <w:pPr>
              <w:jc w:val="center"/>
              <w:rPr>
                <w:b/>
                <w:iCs/>
              </w:rPr>
            </w:pPr>
            <w:del w:id="7944" w:author="Steve Hanson" w:date="2012-08-06T13:50:00Z">
              <w:r w:rsidRPr="00275A32" w:rsidDel="00CB3BAC">
                <w:rPr>
                  <w:b/>
                  <w:iCs/>
                </w:rPr>
                <w:delText>Representation</w:delText>
              </w:r>
            </w:del>
            <w:ins w:id="7945" w:author="Steve Hanson" w:date="2012-08-06T13:51:00Z">
              <w:r w:rsidR="00CB3BAC">
                <w:rPr>
                  <w:b/>
                  <w:iCs/>
                </w:rPr>
                <w:t>Alignment</w:t>
              </w:r>
            </w:ins>
          </w:p>
        </w:tc>
      </w:tr>
      <w:tr w:rsidR="00B40487" w:rsidRPr="005223F4" w14:paraId="69A58B3F" w14:textId="77777777" w:rsidTr="00CE2B69">
        <w:tc>
          <w:tcPr>
            <w:tcW w:w="2101" w:type="dxa"/>
            <w:vMerge/>
            <w:shd w:val="clear" w:color="auto" w:fill="F2F2F2" w:themeFill="background1" w:themeFillShade="F2"/>
          </w:tcPr>
          <w:p w14:paraId="630A3AB6" w14:textId="77777777" w:rsidR="00B40487" w:rsidRPr="00240AC5" w:rsidRDefault="00B40487" w:rsidP="0080728F">
            <w:pPr>
              <w:rPr>
                <w:b/>
                <w:bCs/>
              </w:rPr>
            </w:pPr>
          </w:p>
        </w:tc>
        <w:tc>
          <w:tcPr>
            <w:tcW w:w="1821" w:type="dxa"/>
            <w:tcBorders>
              <w:bottom w:val="single" w:sz="4" w:space="0" w:color="auto"/>
            </w:tcBorders>
            <w:shd w:val="clear" w:color="auto" w:fill="F2F2F2" w:themeFill="background1" w:themeFillShade="F2"/>
          </w:tcPr>
          <w:p w14:paraId="1A7B4524" w14:textId="2B2D89A1" w:rsidR="00B40487" w:rsidRPr="00275A32" w:rsidRDefault="00B40487" w:rsidP="00CB3BAC">
            <w:pPr>
              <w:jc w:val="center"/>
              <w:rPr>
                <w:b/>
                <w:iCs/>
              </w:rPr>
            </w:pPr>
            <w:r w:rsidRPr="00275A32">
              <w:rPr>
                <w:b/>
                <w:iCs/>
              </w:rPr>
              <w:t>text</w:t>
            </w:r>
          </w:p>
        </w:tc>
        <w:tc>
          <w:tcPr>
            <w:tcW w:w="4934" w:type="dxa"/>
            <w:gridSpan w:val="2"/>
            <w:shd w:val="clear" w:color="auto" w:fill="F2F2F2" w:themeFill="background1" w:themeFillShade="F2"/>
          </w:tcPr>
          <w:p w14:paraId="06183492" w14:textId="77777777" w:rsidR="00B40487" w:rsidRPr="005E3B09" w:rsidRDefault="00B40487" w:rsidP="00240AC5">
            <w:pPr>
              <w:jc w:val="center"/>
              <w:rPr>
                <w:b/>
                <w:iCs/>
              </w:rPr>
            </w:pPr>
            <w:r w:rsidRPr="005E3B09">
              <w:rPr>
                <w:b/>
                <w:iCs/>
              </w:rPr>
              <w:t>binary</w:t>
            </w:r>
          </w:p>
        </w:tc>
      </w:tr>
      <w:tr w:rsidR="00536D6F" w:rsidRPr="005223F4" w14:paraId="1F7B20B7" w14:textId="77777777" w:rsidTr="00CE2B69">
        <w:tc>
          <w:tcPr>
            <w:tcW w:w="2101" w:type="dxa"/>
            <w:shd w:val="clear" w:color="auto" w:fill="auto"/>
          </w:tcPr>
          <w:p w14:paraId="0EDBD14C" w14:textId="77777777" w:rsidR="00536D6F" w:rsidRPr="00275A32" w:rsidRDefault="00536D6F" w:rsidP="0080728F">
            <w:pPr>
              <w:rPr>
                <w:bCs/>
              </w:rPr>
            </w:pPr>
            <w:r w:rsidRPr="00275A32">
              <w:rPr>
                <w:bCs/>
              </w:rPr>
              <w:t>String</w:t>
            </w:r>
          </w:p>
        </w:tc>
        <w:tc>
          <w:tcPr>
            <w:tcW w:w="1821" w:type="dxa"/>
            <w:vMerge w:val="restart"/>
            <w:shd w:val="clear" w:color="auto" w:fill="auto"/>
            <w:vAlign w:val="center"/>
          </w:tcPr>
          <w:p w14:paraId="6B867C78" w14:textId="77777777" w:rsidR="00806656" w:rsidRDefault="00806656" w:rsidP="00536D6F">
            <w:pPr>
              <w:rPr>
                <w:ins w:id="7946" w:author="Steve Hanson" w:date="2013-02-05T11:03:00Z"/>
              </w:rPr>
            </w:pPr>
          </w:p>
          <w:p w14:paraId="21620A59" w14:textId="77777777" w:rsidR="00806656" w:rsidRDefault="00806656" w:rsidP="00536D6F">
            <w:pPr>
              <w:rPr>
                <w:ins w:id="7947" w:author="Steve Hanson" w:date="2013-02-05T11:03:00Z"/>
              </w:rPr>
            </w:pPr>
          </w:p>
          <w:p w14:paraId="4933AA75" w14:textId="77777777" w:rsidR="00806656" w:rsidRDefault="00806656" w:rsidP="00536D6F">
            <w:pPr>
              <w:rPr>
                <w:ins w:id="7948" w:author="Steve Hanson" w:date="2013-02-05T11:03:00Z"/>
              </w:rPr>
            </w:pPr>
          </w:p>
          <w:p w14:paraId="5E1F3833" w14:textId="77777777" w:rsidR="00806656" w:rsidRDefault="00806656" w:rsidP="00536D6F">
            <w:pPr>
              <w:rPr>
                <w:ins w:id="7949" w:author="Steve Hanson" w:date="2013-02-05T11:03:00Z"/>
              </w:rPr>
            </w:pPr>
          </w:p>
          <w:p w14:paraId="6EBBD35E" w14:textId="77777777" w:rsidR="00806656" w:rsidRDefault="00806656" w:rsidP="00536D6F">
            <w:pPr>
              <w:rPr>
                <w:ins w:id="7950" w:author="Steve Hanson" w:date="2013-02-05T11:03:00Z"/>
              </w:rPr>
            </w:pPr>
          </w:p>
          <w:p w14:paraId="21F9092F" w14:textId="5779888A" w:rsidR="00536D6F" w:rsidRPr="005223F4" w:rsidRDefault="00536D6F" w:rsidP="00536D6F">
            <w:ins w:id="7951" w:author="mbeckerle" w:date="2013-01-20T14:32:00Z">
              <w:r>
                <w:t>Encoding Specific</w:t>
              </w:r>
            </w:ins>
            <w:ins w:id="7952" w:author="mbeckerle" w:date="2013-01-20T14:33:00Z">
              <w:r>
                <w:t xml:space="preserve"> (usually 8 bits, with exceptions: See Section </w:t>
              </w:r>
              <w:r>
                <w:fldChar w:fldCharType="begin"/>
              </w:r>
              <w:r>
                <w:instrText xml:space="preserve"> REF _Ref346455586 \r \h </w:instrText>
              </w:r>
            </w:ins>
            <w:r>
              <w:instrText xml:space="preserve"> \* MERGEFORMAT </w:instrText>
            </w:r>
            <w:r>
              <w:fldChar w:fldCharType="separate"/>
            </w:r>
            <w:ins w:id="7953" w:author="mbeckerle" w:date="2013-07-10T14:54:00Z">
              <w:r w:rsidR="008B68D7">
                <w:t>12.1.2</w:t>
              </w:r>
            </w:ins>
            <w:ins w:id="7954" w:author="mbeckerle" w:date="2013-01-20T14:33:00Z">
              <w:r>
                <w:fldChar w:fldCharType="end"/>
              </w:r>
              <w:r>
                <w:t>)</w:t>
              </w:r>
            </w:ins>
          </w:p>
        </w:tc>
        <w:tc>
          <w:tcPr>
            <w:tcW w:w="4934" w:type="dxa"/>
            <w:gridSpan w:val="2"/>
            <w:shd w:val="clear" w:color="auto" w:fill="auto"/>
          </w:tcPr>
          <w:p w14:paraId="69E208DE" w14:textId="77777777" w:rsidR="00536D6F" w:rsidRPr="005223F4" w:rsidRDefault="00536D6F" w:rsidP="0080728F">
            <w:r w:rsidRPr="005223F4">
              <w:t>Not applicable</w:t>
            </w:r>
          </w:p>
        </w:tc>
      </w:tr>
      <w:tr w:rsidR="00536D6F" w:rsidRPr="005223F4" w14:paraId="2967590C" w14:textId="77777777" w:rsidTr="00CE2B69">
        <w:tc>
          <w:tcPr>
            <w:tcW w:w="2101" w:type="dxa"/>
            <w:shd w:val="clear" w:color="auto" w:fill="auto"/>
          </w:tcPr>
          <w:p w14:paraId="51A2CDD1" w14:textId="77777777" w:rsidR="00536D6F" w:rsidRPr="00275A32" w:rsidRDefault="00536D6F" w:rsidP="0080728F">
            <w:pPr>
              <w:rPr>
                <w:bCs/>
              </w:rPr>
            </w:pPr>
            <w:r w:rsidRPr="00275A32">
              <w:rPr>
                <w:bCs/>
              </w:rPr>
              <w:t>Float</w:t>
            </w:r>
          </w:p>
        </w:tc>
        <w:tc>
          <w:tcPr>
            <w:tcW w:w="1821" w:type="dxa"/>
            <w:vMerge/>
            <w:shd w:val="clear" w:color="auto" w:fill="auto"/>
          </w:tcPr>
          <w:p w14:paraId="6DBEB3BF" w14:textId="1B66BEFD" w:rsidR="00536D6F" w:rsidRPr="005223F4" w:rsidRDefault="00536D6F" w:rsidP="0080728F"/>
        </w:tc>
        <w:tc>
          <w:tcPr>
            <w:tcW w:w="4934" w:type="dxa"/>
            <w:gridSpan w:val="2"/>
            <w:shd w:val="clear" w:color="auto" w:fill="auto"/>
          </w:tcPr>
          <w:p w14:paraId="4802AB02" w14:textId="77777777" w:rsidR="00536D6F" w:rsidRPr="005223F4" w:rsidRDefault="00536D6F" w:rsidP="0080728F">
            <w:r w:rsidRPr="005223F4">
              <w:t>32</w:t>
            </w:r>
          </w:p>
        </w:tc>
      </w:tr>
      <w:tr w:rsidR="00536D6F" w:rsidRPr="005223F4" w14:paraId="489F0CE3" w14:textId="77777777" w:rsidTr="00CE2B69">
        <w:tc>
          <w:tcPr>
            <w:tcW w:w="2101" w:type="dxa"/>
            <w:shd w:val="clear" w:color="auto" w:fill="auto"/>
          </w:tcPr>
          <w:p w14:paraId="7CCFFBB8" w14:textId="77777777" w:rsidR="00536D6F" w:rsidRPr="00275A32" w:rsidRDefault="00536D6F" w:rsidP="0080728F">
            <w:pPr>
              <w:rPr>
                <w:bCs/>
              </w:rPr>
            </w:pPr>
            <w:r w:rsidRPr="00275A32">
              <w:rPr>
                <w:bCs/>
              </w:rPr>
              <w:t>Double</w:t>
            </w:r>
          </w:p>
        </w:tc>
        <w:tc>
          <w:tcPr>
            <w:tcW w:w="1821" w:type="dxa"/>
            <w:vMerge/>
            <w:shd w:val="clear" w:color="auto" w:fill="auto"/>
          </w:tcPr>
          <w:p w14:paraId="51F8C44B" w14:textId="44C8EB7F" w:rsidR="00536D6F" w:rsidRPr="005223F4" w:rsidRDefault="00536D6F" w:rsidP="0080728F"/>
        </w:tc>
        <w:tc>
          <w:tcPr>
            <w:tcW w:w="4934" w:type="dxa"/>
            <w:gridSpan w:val="2"/>
            <w:tcBorders>
              <w:bottom w:val="single" w:sz="4" w:space="0" w:color="auto"/>
            </w:tcBorders>
            <w:shd w:val="clear" w:color="auto" w:fill="auto"/>
          </w:tcPr>
          <w:p w14:paraId="4F8F543A" w14:textId="77777777" w:rsidR="00536D6F" w:rsidRPr="005223F4" w:rsidRDefault="00536D6F" w:rsidP="0080728F">
            <w:r w:rsidRPr="005223F4">
              <w:t>64</w:t>
            </w:r>
          </w:p>
        </w:tc>
      </w:tr>
      <w:tr w:rsidR="00CE2B69" w:rsidRPr="005223F4" w14:paraId="1024D03E" w14:textId="77777777" w:rsidTr="00806656">
        <w:tc>
          <w:tcPr>
            <w:tcW w:w="2101" w:type="dxa"/>
            <w:shd w:val="clear" w:color="auto" w:fill="auto"/>
          </w:tcPr>
          <w:p w14:paraId="18BE35D0" w14:textId="77777777" w:rsidR="00CE2B69" w:rsidRPr="00F81703" w:rsidRDefault="00CE2B69" w:rsidP="0080728F">
            <w:pPr>
              <w:rPr>
                <w:bCs/>
              </w:rPr>
            </w:pPr>
            <w:r w:rsidRPr="00275A32">
              <w:rPr>
                <w:bCs/>
              </w:rPr>
              <w:t xml:space="preserve">Decimal, Integer, </w:t>
            </w:r>
            <w:r w:rsidRPr="005E3B09" w:rsidDel="00400E16">
              <w:rPr>
                <w:bCs/>
              </w:rPr>
              <w:t>nonNegativeInteger</w:t>
            </w:r>
          </w:p>
        </w:tc>
        <w:tc>
          <w:tcPr>
            <w:tcW w:w="1821" w:type="dxa"/>
            <w:vMerge/>
            <w:shd w:val="clear" w:color="auto" w:fill="auto"/>
          </w:tcPr>
          <w:p w14:paraId="54231BC4" w14:textId="056B9B28" w:rsidR="00CE2B69" w:rsidRPr="005223F4" w:rsidRDefault="00CE2B69" w:rsidP="0080728F"/>
        </w:tc>
        <w:tc>
          <w:tcPr>
            <w:tcW w:w="2785" w:type="dxa"/>
            <w:vMerge w:val="restart"/>
            <w:shd w:val="clear" w:color="auto" w:fill="auto"/>
            <w:vAlign w:val="center"/>
          </w:tcPr>
          <w:p w14:paraId="76122154" w14:textId="0A48335F" w:rsidR="00CE2B69" w:rsidRPr="005223F4" w:rsidDel="00CE2B69" w:rsidRDefault="0085659C" w:rsidP="0085659C">
            <w:pPr>
              <w:rPr>
                <w:del w:id="7955" w:author="mbeckerle" w:date="2013-01-20T15:30:00Z"/>
              </w:rPr>
            </w:pPr>
            <w:r w:rsidRPr="005223F4">
              <w:t>P</w:t>
            </w:r>
            <w:r w:rsidR="00CE2B69" w:rsidRPr="005223F4">
              <w:t>acked</w:t>
            </w:r>
            <w:ins w:id="7956" w:author="Steve Hanson" w:date="2013-02-06T13:57:00Z">
              <w:r>
                <w:t xml:space="preserve"> decimals</w:t>
              </w:r>
            </w:ins>
            <w:del w:id="7957" w:author="Steve Hanson" w:date="2013-02-06T13:58:00Z">
              <w:r w:rsidR="00CE2B69" w:rsidRPr="005223F4" w:rsidDel="0085659C">
                <w:delText>/bcd</w:delText>
              </w:r>
            </w:del>
            <w:ins w:id="7958" w:author="mbeckerle" w:date="2013-01-20T15:27:00Z">
              <w:del w:id="7959" w:author="Steve Hanson" w:date="2013-02-06T13:58:00Z">
                <w:r w:rsidR="00CE2B69" w:rsidDel="0085659C">
                  <w:delText>/ibm4690</w:delText>
                </w:r>
              </w:del>
            </w:ins>
            <w:ins w:id="7960" w:author="mbeckerle" w:date="2013-01-20T15:29:00Z">
              <w:del w:id="7961" w:author="Steve Hanson" w:date="2013-02-06T13:58:00Z">
                <w:r w:rsidR="00CE2B69" w:rsidDel="0085659C">
                  <w:delText>P</w:delText>
                </w:r>
              </w:del>
            </w:ins>
            <w:ins w:id="7962" w:author="mbeckerle" w:date="2013-01-20T15:27:00Z">
              <w:del w:id="7963" w:author="Steve Hanson" w:date="2013-02-06T13:58:00Z">
                <w:r w:rsidR="00CE2B69" w:rsidDel="0085659C">
                  <w:delText>acked</w:delText>
                </w:r>
              </w:del>
            </w:ins>
            <w:del w:id="7964" w:author="mbeckerle" w:date="2013-01-20T15:30:00Z">
              <w:r w:rsidR="00CE2B69" w:rsidRPr="005223F4" w:rsidDel="00CE2B69">
                <w:delText xml:space="preserve"> </w:delText>
              </w:r>
            </w:del>
            <w:r w:rsidR="00CE2B69" w:rsidRPr="005223F4">
              <w:t>:</w:t>
            </w:r>
            <w:ins w:id="7965" w:author="mbeckerle" w:date="2013-01-20T15:30:00Z">
              <w:r w:rsidR="00CE2B69">
                <w:t xml:space="preserve"> </w:t>
              </w:r>
            </w:ins>
            <w:r w:rsidR="00CE2B69" w:rsidRPr="005223F4">
              <w:t>8</w:t>
            </w:r>
          </w:p>
          <w:p w14:paraId="30958C9A" w14:textId="1CC64231" w:rsidR="00CE2B69" w:rsidRPr="005223F4" w:rsidDel="00CE2B69" w:rsidRDefault="00CE2B69" w:rsidP="0085659C">
            <w:pPr>
              <w:rPr>
                <w:del w:id="7966" w:author="mbeckerle" w:date="2013-01-20T15:30:00Z"/>
              </w:rPr>
            </w:pPr>
            <w:del w:id="7967" w:author="mbeckerle" w:date="2013-01-20T15:30:00Z">
              <w:r w:rsidRPr="005223F4" w:rsidDel="00CE2B69">
                <w:delText>packed/bcd : 8</w:delText>
              </w:r>
            </w:del>
          </w:p>
          <w:p w14:paraId="743FB7CC" w14:textId="3E0F668C" w:rsidR="00CE2B69" w:rsidRPr="005223F4" w:rsidDel="00CE2B69" w:rsidRDefault="00CE2B69" w:rsidP="0085659C">
            <w:pPr>
              <w:rPr>
                <w:del w:id="7968" w:author="mbeckerle" w:date="2013-01-20T15:30:00Z"/>
              </w:rPr>
            </w:pPr>
            <w:del w:id="7969" w:author="mbeckerle" w:date="2013-01-20T15:30:00Z">
              <w:r w:rsidRPr="005223F4" w:rsidDel="00CE2B69">
                <w:delText>packed/bcd : 8</w:delText>
              </w:r>
            </w:del>
          </w:p>
          <w:p w14:paraId="4B7B14BB" w14:textId="1BE128C0" w:rsidR="00CE2B69" w:rsidRPr="005223F4" w:rsidDel="00CE2B69" w:rsidRDefault="00CE2B69" w:rsidP="0085659C">
            <w:pPr>
              <w:rPr>
                <w:del w:id="7970" w:author="mbeckerle" w:date="2013-01-20T15:30:00Z"/>
              </w:rPr>
            </w:pPr>
            <w:del w:id="7971" w:author="mbeckerle" w:date="2013-01-20T15:30:00Z">
              <w:r w:rsidRPr="005223F4" w:rsidDel="00CE2B69">
                <w:delText>packed/bcd : 8</w:delText>
              </w:r>
            </w:del>
          </w:p>
          <w:p w14:paraId="4BD71B15" w14:textId="3C01C563" w:rsidR="00CE2B69" w:rsidRPr="005223F4" w:rsidDel="00CE2B69" w:rsidRDefault="00CE2B69" w:rsidP="0085659C">
            <w:pPr>
              <w:rPr>
                <w:del w:id="7972" w:author="mbeckerle" w:date="2013-01-20T15:30:00Z"/>
              </w:rPr>
            </w:pPr>
            <w:del w:id="7973" w:author="mbeckerle" w:date="2013-01-20T15:30:00Z">
              <w:r w:rsidRPr="005223F4" w:rsidDel="00CE2B69">
                <w:delText>packed/bcd : 8</w:delText>
              </w:r>
            </w:del>
          </w:p>
          <w:p w14:paraId="1636C39B" w14:textId="39EB9B89" w:rsidR="00CE2B69" w:rsidRPr="005223F4" w:rsidDel="00CE2B69" w:rsidRDefault="00CE2B69" w:rsidP="0085659C">
            <w:pPr>
              <w:rPr>
                <w:del w:id="7974" w:author="mbeckerle" w:date="2013-01-20T15:30:00Z"/>
              </w:rPr>
            </w:pPr>
            <w:del w:id="7975" w:author="mbeckerle" w:date="2013-01-20T15:30:00Z">
              <w:r w:rsidRPr="005223F4" w:rsidDel="00CE2B69">
                <w:delText>packed/bcd:  8</w:delText>
              </w:r>
            </w:del>
          </w:p>
          <w:p w14:paraId="4DFAD604" w14:textId="1EBAB7A7" w:rsidR="00CE2B69" w:rsidRPr="005223F4" w:rsidDel="00CE2B69" w:rsidRDefault="00CE2B69" w:rsidP="0085659C">
            <w:pPr>
              <w:rPr>
                <w:del w:id="7976" w:author="mbeckerle" w:date="2013-01-20T15:30:00Z"/>
              </w:rPr>
            </w:pPr>
            <w:del w:id="7977" w:author="mbeckerle" w:date="2013-01-20T15:30:00Z">
              <w:r w:rsidRPr="005223F4" w:rsidDel="00CE2B69">
                <w:delText>packed/bcd : 8</w:delText>
              </w:r>
            </w:del>
          </w:p>
          <w:p w14:paraId="61ED18AD" w14:textId="7C24562F" w:rsidR="00CE2B69" w:rsidRPr="005223F4" w:rsidRDefault="00CE2B69" w:rsidP="0085659C">
            <w:del w:id="7978" w:author="mbeckerle" w:date="2013-01-20T15:30:00Z">
              <w:r w:rsidRPr="005223F4" w:rsidDel="00CE2B69">
                <w:delText>packed/bcd : 8</w:delText>
              </w:r>
            </w:del>
          </w:p>
        </w:tc>
        <w:tc>
          <w:tcPr>
            <w:tcW w:w="2149" w:type="dxa"/>
            <w:shd w:val="clear" w:color="auto" w:fill="auto"/>
          </w:tcPr>
          <w:p w14:paraId="5FD882F5" w14:textId="77777777" w:rsidR="00CE2B69" w:rsidRPr="005223F4" w:rsidRDefault="00CE2B69" w:rsidP="0080728F">
            <w:r w:rsidRPr="005223F4">
              <w:t xml:space="preserve">binary: </w:t>
            </w:r>
            <w:r>
              <w:t>8</w:t>
            </w:r>
          </w:p>
        </w:tc>
      </w:tr>
      <w:tr w:rsidR="00CE2B69" w:rsidRPr="005223F4" w14:paraId="563B9A20" w14:textId="77777777" w:rsidTr="00806656">
        <w:tc>
          <w:tcPr>
            <w:tcW w:w="2101" w:type="dxa"/>
            <w:shd w:val="clear" w:color="auto" w:fill="auto"/>
          </w:tcPr>
          <w:p w14:paraId="6F5588D4" w14:textId="77777777" w:rsidR="00CE2B69" w:rsidRPr="00275A32" w:rsidRDefault="00CE2B69" w:rsidP="0080728F">
            <w:pPr>
              <w:rPr>
                <w:bCs/>
              </w:rPr>
            </w:pPr>
            <w:r w:rsidRPr="00275A32">
              <w:rPr>
                <w:bCs/>
              </w:rPr>
              <w:t>Long, UnsignedLong</w:t>
            </w:r>
          </w:p>
        </w:tc>
        <w:tc>
          <w:tcPr>
            <w:tcW w:w="1821" w:type="dxa"/>
            <w:vMerge/>
            <w:shd w:val="clear" w:color="auto" w:fill="auto"/>
          </w:tcPr>
          <w:p w14:paraId="3F6F1098" w14:textId="52F41848" w:rsidR="00CE2B69" w:rsidRPr="005223F4" w:rsidRDefault="00CE2B69" w:rsidP="0080728F"/>
        </w:tc>
        <w:tc>
          <w:tcPr>
            <w:tcW w:w="2785" w:type="dxa"/>
            <w:vMerge/>
            <w:shd w:val="clear" w:color="auto" w:fill="auto"/>
          </w:tcPr>
          <w:p w14:paraId="22DC807F" w14:textId="46CE5EA8" w:rsidR="00CE2B69" w:rsidRPr="005223F4" w:rsidRDefault="00CE2B69" w:rsidP="0080728F"/>
        </w:tc>
        <w:tc>
          <w:tcPr>
            <w:tcW w:w="2149" w:type="dxa"/>
            <w:shd w:val="clear" w:color="auto" w:fill="auto"/>
          </w:tcPr>
          <w:p w14:paraId="003A437C" w14:textId="77777777" w:rsidR="00CE2B69" w:rsidRPr="005223F4" w:rsidRDefault="00CE2B69" w:rsidP="0080728F">
            <w:r w:rsidRPr="005223F4">
              <w:t>binary: 64</w:t>
            </w:r>
          </w:p>
        </w:tc>
      </w:tr>
      <w:tr w:rsidR="00CE2B69" w:rsidRPr="005223F4" w14:paraId="0B4261CE" w14:textId="77777777" w:rsidTr="00806656">
        <w:tc>
          <w:tcPr>
            <w:tcW w:w="2101" w:type="dxa"/>
            <w:shd w:val="clear" w:color="auto" w:fill="auto"/>
          </w:tcPr>
          <w:p w14:paraId="4794B2AA" w14:textId="77777777" w:rsidR="00CE2B69" w:rsidRPr="00F81703" w:rsidRDefault="00CE2B69" w:rsidP="0080728F">
            <w:pPr>
              <w:rPr>
                <w:bCs/>
              </w:rPr>
            </w:pPr>
            <w:r w:rsidRPr="00275A32">
              <w:rPr>
                <w:bCs/>
              </w:rPr>
              <w:t xml:space="preserve">Int, </w:t>
            </w:r>
            <w:r w:rsidRPr="005E3B09">
              <w:rPr>
                <w:bCs/>
              </w:rPr>
              <w:t>UnsignedInt</w:t>
            </w:r>
          </w:p>
        </w:tc>
        <w:tc>
          <w:tcPr>
            <w:tcW w:w="1821" w:type="dxa"/>
            <w:vMerge/>
            <w:shd w:val="clear" w:color="auto" w:fill="auto"/>
          </w:tcPr>
          <w:p w14:paraId="2E970158" w14:textId="29600977" w:rsidR="00CE2B69" w:rsidRPr="005223F4" w:rsidRDefault="00CE2B69" w:rsidP="0080728F"/>
        </w:tc>
        <w:tc>
          <w:tcPr>
            <w:tcW w:w="2785" w:type="dxa"/>
            <w:vMerge/>
            <w:shd w:val="clear" w:color="auto" w:fill="auto"/>
          </w:tcPr>
          <w:p w14:paraId="721B61C9" w14:textId="16D715AD" w:rsidR="00CE2B69" w:rsidRPr="005223F4" w:rsidRDefault="00CE2B69" w:rsidP="0080728F"/>
        </w:tc>
        <w:tc>
          <w:tcPr>
            <w:tcW w:w="2149" w:type="dxa"/>
            <w:shd w:val="clear" w:color="auto" w:fill="auto"/>
          </w:tcPr>
          <w:p w14:paraId="1F834D8A" w14:textId="77777777" w:rsidR="00CE2B69" w:rsidRPr="005223F4" w:rsidRDefault="00CE2B69" w:rsidP="0080728F">
            <w:r w:rsidRPr="005223F4">
              <w:t>binary: 32</w:t>
            </w:r>
          </w:p>
        </w:tc>
      </w:tr>
      <w:tr w:rsidR="00CE2B69" w:rsidRPr="005223F4" w14:paraId="5CB57E72" w14:textId="77777777" w:rsidTr="00806656">
        <w:tc>
          <w:tcPr>
            <w:tcW w:w="2101" w:type="dxa"/>
            <w:shd w:val="clear" w:color="auto" w:fill="auto"/>
          </w:tcPr>
          <w:p w14:paraId="0CAED7EF" w14:textId="77777777" w:rsidR="00CE2B69" w:rsidRPr="00F81703" w:rsidRDefault="00CE2B69" w:rsidP="0080728F">
            <w:pPr>
              <w:rPr>
                <w:bCs/>
              </w:rPr>
            </w:pPr>
            <w:r w:rsidRPr="00275A32">
              <w:rPr>
                <w:bCs/>
              </w:rPr>
              <w:t xml:space="preserve">Short, </w:t>
            </w:r>
            <w:r w:rsidRPr="005E3B09">
              <w:rPr>
                <w:bCs/>
              </w:rPr>
              <w:t>UnsignedShort</w:t>
            </w:r>
          </w:p>
        </w:tc>
        <w:tc>
          <w:tcPr>
            <w:tcW w:w="1821" w:type="dxa"/>
            <w:vMerge/>
            <w:shd w:val="clear" w:color="auto" w:fill="auto"/>
          </w:tcPr>
          <w:p w14:paraId="2A9E92DD" w14:textId="51C36149" w:rsidR="00CE2B69" w:rsidRPr="005223F4" w:rsidRDefault="00CE2B69" w:rsidP="0080728F"/>
        </w:tc>
        <w:tc>
          <w:tcPr>
            <w:tcW w:w="2785" w:type="dxa"/>
            <w:vMerge/>
            <w:shd w:val="clear" w:color="auto" w:fill="auto"/>
          </w:tcPr>
          <w:p w14:paraId="2074F41D" w14:textId="59485E9D" w:rsidR="00CE2B69" w:rsidRPr="005223F4" w:rsidRDefault="00CE2B69" w:rsidP="0080728F"/>
        </w:tc>
        <w:tc>
          <w:tcPr>
            <w:tcW w:w="2149" w:type="dxa"/>
            <w:shd w:val="clear" w:color="auto" w:fill="auto"/>
          </w:tcPr>
          <w:p w14:paraId="41C5CF7B" w14:textId="77777777" w:rsidR="00CE2B69" w:rsidRPr="005223F4" w:rsidRDefault="00CE2B69" w:rsidP="0080728F">
            <w:r w:rsidRPr="005223F4">
              <w:t>binary: 16</w:t>
            </w:r>
          </w:p>
        </w:tc>
      </w:tr>
      <w:tr w:rsidR="00CE2B69" w:rsidRPr="005223F4" w14:paraId="7ABDE968" w14:textId="77777777" w:rsidTr="00806656">
        <w:tc>
          <w:tcPr>
            <w:tcW w:w="2101" w:type="dxa"/>
            <w:shd w:val="clear" w:color="auto" w:fill="auto"/>
          </w:tcPr>
          <w:p w14:paraId="39C0B04F" w14:textId="77777777" w:rsidR="00CE2B69" w:rsidRPr="00F81703" w:rsidRDefault="00CE2B69" w:rsidP="0080728F">
            <w:pPr>
              <w:rPr>
                <w:bCs/>
              </w:rPr>
            </w:pPr>
            <w:r w:rsidRPr="00275A32">
              <w:rPr>
                <w:bCs/>
              </w:rPr>
              <w:t xml:space="preserve">Byte, </w:t>
            </w:r>
            <w:r w:rsidRPr="005E3B09">
              <w:rPr>
                <w:bCs/>
              </w:rPr>
              <w:t>UnsignedByte</w:t>
            </w:r>
          </w:p>
        </w:tc>
        <w:tc>
          <w:tcPr>
            <w:tcW w:w="1821" w:type="dxa"/>
            <w:vMerge/>
            <w:shd w:val="clear" w:color="auto" w:fill="auto"/>
          </w:tcPr>
          <w:p w14:paraId="303898D2" w14:textId="66D597D6" w:rsidR="00CE2B69" w:rsidRPr="005223F4" w:rsidRDefault="00CE2B69" w:rsidP="0080728F"/>
        </w:tc>
        <w:tc>
          <w:tcPr>
            <w:tcW w:w="2785" w:type="dxa"/>
            <w:vMerge/>
            <w:shd w:val="clear" w:color="auto" w:fill="auto"/>
          </w:tcPr>
          <w:p w14:paraId="064B8D21" w14:textId="0DCED33E" w:rsidR="00CE2B69" w:rsidRPr="005223F4" w:rsidRDefault="00CE2B69" w:rsidP="0080728F"/>
        </w:tc>
        <w:tc>
          <w:tcPr>
            <w:tcW w:w="2149" w:type="dxa"/>
            <w:shd w:val="clear" w:color="auto" w:fill="auto"/>
          </w:tcPr>
          <w:p w14:paraId="1B71E07D" w14:textId="77777777" w:rsidR="00CE2B69" w:rsidRPr="005223F4" w:rsidRDefault="00CE2B69" w:rsidP="0080728F">
            <w:r w:rsidRPr="005223F4">
              <w:t>binary: 8</w:t>
            </w:r>
          </w:p>
        </w:tc>
      </w:tr>
      <w:tr w:rsidR="00CE2B69" w:rsidRPr="005223F4" w14:paraId="41B5B60A" w14:textId="77777777" w:rsidTr="00806656">
        <w:tc>
          <w:tcPr>
            <w:tcW w:w="2101" w:type="dxa"/>
            <w:shd w:val="clear" w:color="auto" w:fill="auto"/>
          </w:tcPr>
          <w:p w14:paraId="62B03E5B" w14:textId="77777777" w:rsidR="00CE2B69" w:rsidRPr="00275A32" w:rsidRDefault="00CE2B69" w:rsidP="0080728F">
            <w:pPr>
              <w:rPr>
                <w:bCs/>
              </w:rPr>
            </w:pPr>
            <w:r w:rsidRPr="00275A32">
              <w:rPr>
                <w:bCs/>
              </w:rPr>
              <w:t>DateTime</w:t>
            </w:r>
          </w:p>
        </w:tc>
        <w:tc>
          <w:tcPr>
            <w:tcW w:w="1821" w:type="dxa"/>
            <w:vMerge/>
            <w:shd w:val="clear" w:color="auto" w:fill="auto"/>
          </w:tcPr>
          <w:p w14:paraId="1E550167" w14:textId="32C813BE" w:rsidR="00CE2B69" w:rsidRPr="005223F4" w:rsidRDefault="00CE2B69" w:rsidP="0080728F"/>
        </w:tc>
        <w:tc>
          <w:tcPr>
            <w:tcW w:w="2785" w:type="dxa"/>
            <w:vMerge/>
            <w:shd w:val="clear" w:color="auto" w:fill="auto"/>
          </w:tcPr>
          <w:p w14:paraId="3E2385D0" w14:textId="4AB8014B" w:rsidR="00CE2B69" w:rsidRPr="005223F4" w:rsidRDefault="00CE2B69" w:rsidP="0080728F"/>
        </w:tc>
        <w:tc>
          <w:tcPr>
            <w:tcW w:w="2149" w:type="dxa"/>
            <w:shd w:val="clear" w:color="auto" w:fill="auto"/>
          </w:tcPr>
          <w:p w14:paraId="73D15BA5" w14:textId="77777777" w:rsidR="00CE2B69" w:rsidRPr="005223F4" w:rsidRDefault="00CE2B69" w:rsidP="0080728F">
            <w:r w:rsidRPr="00240AC5">
              <w:rPr>
                <w:rFonts w:ascii="Helvetica" w:hAnsi="Helvetica" w:cs="Times"/>
              </w:rPr>
              <w:t>binarySeconds: 32, binaryMilliseconds:64</w:t>
            </w:r>
          </w:p>
        </w:tc>
      </w:tr>
      <w:tr w:rsidR="00CE2B69" w:rsidRPr="005223F4" w14:paraId="0D3486E7" w14:textId="77777777" w:rsidTr="00806656">
        <w:tc>
          <w:tcPr>
            <w:tcW w:w="2101" w:type="dxa"/>
            <w:shd w:val="clear" w:color="auto" w:fill="auto"/>
          </w:tcPr>
          <w:p w14:paraId="73156317" w14:textId="77777777" w:rsidR="00CE2B69" w:rsidRPr="00275A32" w:rsidRDefault="00CE2B69" w:rsidP="0080728F">
            <w:pPr>
              <w:rPr>
                <w:bCs/>
              </w:rPr>
            </w:pPr>
            <w:r w:rsidRPr="00275A32">
              <w:rPr>
                <w:bCs/>
              </w:rPr>
              <w:t>Date</w:t>
            </w:r>
          </w:p>
        </w:tc>
        <w:tc>
          <w:tcPr>
            <w:tcW w:w="1821" w:type="dxa"/>
            <w:vMerge/>
            <w:shd w:val="clear" w:color="auto" w:fill="auto"/>
          </w:tcPr>
          <w:p w14:paraId="168751CF" w14:textId="0E562575" w:rsidR="00CE2B69" w:rsidRPr="005223F4" w:rsidRDefault="00CE2B69" w:rsidP="0080728F"/>
        </w:tc>
        <w:tc>
          <w:tcPr>
            <w:tcW w:w="2785" w:type="dxa"/>
            <w:vMerge/>
            <w:shd w:val="clear" w:color="auto" w:fill="auto"/>
          </w:tcPr>
          <w:p w14:paraId="605A2DC4" w14:textId="1F49462F" w:rsidR="00CE2B69" w:rsidRPr="005223F4" w:rsidRDefault="00CE2B69" w:rsidP="0080728F"/>
        </w:tc>
        <w:tc>
          <w:tcPr>
            <w:tcW w:w="2149" w:type="dxa"/>
            <w:shd w:val="clear" w:color="auto" w:fill="auto"/>
          </w:tcPr>
          <w:p w14:paraId="7E9AA18C" w14:textId="77777777" w:rsidR="00CE2B69" w:rsidRPr="005223F4" w:rsidRDefault="00CE2B69" w:rsidP="0080728F">
            <w:r w:rsidRPr="00240AC5">
              <w:rPr>
                <w:rFonts w:ascii="Helvetica" w:hAnsi="Helvetica" w:cs="Times"/>
              </w:rPr>
              <w:t>binarySeconds: 32, binaryMilliseconds:64</w:t>
            </w:r>
          </w:p>
        </w:tc>
      </w:tr>
      <w:tr w:rsidR="00CE2B69" w:rsidRPr="005223F4" w14:paraId="4FB372A9" w14:textId="77777777" w:rsidTr="00806656">
        <w:tc>
          <w:tcPr>
            <w:tcW w:w="2101" w:type="dxa"/>
            <w:shd w:val="clear" w:color="auto" w:fill="auto"/>
          </w:tcPr>
          <w:p w14:paraId="3327F5F4" w14:textId="77777777" w:rsidR="00CE2B69" w:rsidRPr="00275A32" w:rsidRDefault="00CE2B69" w:rsidP="0080728F">
            <w:pPr>
              <w:rPr>
                <w:bCs/>
              </w:rPr>
            </w:pPr>
            <w:r w:rsidRPr="00275A32">
              <w:rPr>
                <w:bCs/>
              </w:rPr>
              <w:t>Time</w:t>
            </w:r>
          </w:p>
        </w:tc>
        <w:tc>
          <w:tcPr>
            <w:tcW w:w="1821" w:type="dxa"/>
            <w:vMerge/>
            <w:shd w:val="clear" w:color="auto" w:fill="auto"/>
          </w:tcPr>
          <w:p w14:paraId="1F1367A9" w14:textId="65BE224E" w:rsidR="00CE2B69" w:rsidRPr="005223F4" w:rsidRDefault="00CE2B69" w:rsidP="0080728F"/>
        </w:tc>
        <w:tc>
          <w:tcPr>
            <w:tcW w:w="2785" w:type="dxa"/>
            <w:vMerge/>
            <w:shd w:val="clear" w:color="auto" w:fill="auto"/>
          </w:tcPr>
          <w:p w14:paraId="467C85F3" w14:textId="586F4BEA" w:rsidR="00CE2B69" w:rsidRPr="005223F4" w:rsidRDefault="00CE2B69" w:rsidP="0080728F"/>
        </w:tc>
        <w:tc>
          <w:tcPr>
            <w:tcW w:w="2149" w:type="dxa"/>
            <w:shd w:val="clear" w:color="auto" w:fill="auto"/>
          </w:tcPr>
          <w:p w14:paraId="322BA707" w14:textId="77777777" w:rsidR="00CE2B69" w:rsidRPr="005223F4" w:rsidRDefault="00CE2B69" w:rsidP="0080728F">
            <w:r w:rsidRPr="00240AC5">
              <w:rPr>
                <w:rFonts w:ascii="Helvetica" w:hAnsi="Helvetica" w:cs="Times"/>
              </w:rPr>
              <w:t>binarySeconds: 32, binaryMilliseconds:64</w:t>
            </w:r>
          </w:p>
        </w:tc>
      </w:tr>
      <w:tr w:rsidR="00536D6F" w:rsidRPr="005223F4" w14:paraId="6113806A" w14:textId="77777777" w:rsidTr="00CE2B69">
        <w:tc>
          <w:tcPr>
            <w:tcW w:w="2101" w:type="dxa"/>
            <w:shd w:val="clear" w:color="auto" w:fill="auto"/>
          </w:tcPr>
          <w:p w14:paraId="3242A34C" w14:textId="77777777" w:rsidR="00536D6F" w:rsidRPr="00275A32" w:rsidRDefault="00536D6F" w:rsidP="0080728F">
            <w:pPr>
              <w:rPr>
                <w:bCs/>
              </w:rPr>
            </w:pPr>
            <w:r w:rsidRPr="00275A32">
              <w:rPr>
                <w:bCs/>
              </w:rPr>
              <w:t>Boolean</w:t>
            </w:r>
          </w:p>
        </w:tc>
        <w:tc>
          <w:tcPr>
            <w:tcW w:w="1821" w:type="dxa"/>
            <w:vMerge/>
            <w:shd w:val="clear" w:color="auto" w:fill="auto"/>
          </w:tcPr>
          <w:p w14:paraId="417F75A6" w14:textId="707CAB44" w:rsidR="00536D6F" w:rsidRPr="005223F4" w:rsidRDefault="00536D6F" w:rsidP="0080728F"/>
        </w:tc>
        <w:tc>
          <w:tcPr>
            <w:tcW w:w="4934" w:type="dxa"/>
            <w:gridSpan w:val="2"/>
            <w:tcBorders>
              <w:bottom w:val="single" w:sz="4" w:space="0" w:color="auto"/>
            </w:tcBorders>
            <w:shd w:val="clear" w:color="auto" w:fill="auto"/>
          </w:tcPr>
          <w:p w14:paraId="51D12F61" w14:textId="77777777" w:rsidR="00536D6F" w:rsidRPr="005223F4" w:rsidRDefault="00536D6F" w:rsidP="0080728F">
            <w:r w:rsidRPr="005223F4">
              <w:t>32</w:t>
            </w:r>
          </w:p>
        </w:tc>
      </w:tr>
      <w:tr w:rsidR="00BC16A1" w:rsidRPr="005223F4" w14:paraId="74EDD9F2" w14:textId="77777777" w:rsidTr="00CE2B69">
        <w:tc>
          <w:tcPr>
            <w:tcW w:w="2101" w:type="dxa"/>
            <w:shd w:val="clear" w:color="auto" w:fill="auto"/>
          </w:tcPr>
          <w:p w14:paraId="44325D17" w14:textId="77777777" w:rsidR="00BC16A1" w:rsidRPr="00275A32" w:rsidRDefault="00BC16A1" w:rsidP="0080728F">
            <w:pPr>
              <w:rPr>
                <w:bCs/>
              </w:rPr>
            </w:pPr>
            <w:r w:rsidRPr="00275A32">
              <w:rPr>
                <w:bCs/>
              </w:rPr>
              <w:t>HexBinary</w:t>
            </w:r>
          </w:p>
        </w:tc>
        <w:tc>
          <w:tcPr>
            <w:tcW w:w="1821" w:type="dxa"/>
            <w:shd w:val="clear" w:color="auto" w:fill="auto"/>
          </w:tcPr>
          <w:p w14:paraId="5B2A1B7D" w14:textId="77777777" w:rsidR="00BC16A1" w:rsidRPr="005223F4" w:rsidRDefault="00D25E0F" w:rsidP="0080728F">
            <w:r w:rsidRPr="005223F4">
              <w:t>Not applicable</w:t>
            </w:r>
          </w:p>
        </w:tc>
        <w:tc>
          <w:tcPr>
            <w:tcW w:w="4934" w:type="dxa"/>
            <w:gridSpan w:val="2"/>
            <w:shd w:val="clear" w:color="auto" w:fill="auto"/>
          </w:tcPr>
          <w:p w14:paraId="796D65F8" w14:textId="77777777" w:rsidR="00BC16A1" w:rsidRPr="005223F4" w:rsidRDefault="00C350F3" w:rsidP="0080728F">
            <w:r w:rsidRPr="005223F4">
              <w:t>8</w:t>
            </w:r>
          </w:p>
        </w:tc>
      </w:tr>
    </w:tbl>
    <w:p w14:paraId="63CF06AF" w14:textId="77777777" w:rsidR="002F27A7" w:rsidRPr="005223F4" w:rsidRDefault="00C350F3" w:rsidP="00C350F3">
      <w:pPr>
        <w:pStyle w:val="Caption"/>
        <w:rPr>
          <w:noProof/>
        </w:rPr>
      </w:pPr>
      <w:bookmarkStart w:id="7979" w:name="_Ref251664433"/>
      <w:r w:rsidRPr="005223F4">
        <w:t xml:space="preserve">Table </w:t>
      </w:r>
      <w:fldSimple w:instr=" SEQ Table \* ARABIC ">
        <w:r w:rsidR="007B2211">
          <w:rPr>
            <w:noProof/>
          </w:rPr>
          <w:t>14</w:t>
        </w:r>
      </w:fldSimple>
      <w:r w:rsidRPr="005223F4">
        <w:rPr>
          <w:noProof/>
        </w:rPr>
        <w:t xml:space="preserve"> Implicit Alignment in bits</w:t>
      </w:r>
      <w:bookmarkEnd w:id="7979"/>
    </w:p>
    <w:p w14:paraId="18404576" w14:textId="52E51311" w:rsidR="00C964D0" w:rsidRDefault="00C964D0" w:rsidP="00C964D0">
      <w:pPr>
        <w:rPr>
          <w:ins w:id="7980" w:author="mbeckerle" w:date="2013-01-20T14:30:00Z"/>
        </w:rPr>
      </w:pPr>
      <w:commentRangeStart w:id="7981"/>
      <w:r w:rsidRPr="005223F4">
        <w:t xml:space="preserve">Note: </w:t>
      </w:r>
      <w:ins w:id="7982" w:author="mbeckerle" w:date="2012-03-24T16:22:00Z">
        <w:r w:rsidR="00775A2D">
          <w:t>The above table specifies the implicit alignment in bits, but this</w:t>
        </w:r>
      </w:ins>
      <w:del w:id="7983" w:author="mbeckerle" w:date="2012-03-24T16:22:00Z">
        <w:r w:rsidRPr="005223F4" w:rsidDel="00775A2D">
          <w:delText>Specifying the implicit alignment in bit</w:delText>
        </w:r>
        <w:r w:rsidR="00AC3FE2" w:rsidRPr="005223F4" w:rsidDel="00775A2D">
          <w:delText>s</w:delText>
        </w:r>
      </w:del>
      <w:r w:rsidRPr="005223F4">
        <w:t xml:space="preserve"> does not imply that dfdl:lengthUnits 'bits' can be specified for all simple types</w:t>
      </w:r>
      <w:commentRangeEnd w:id="7981"/>
      <w:r w:rsidR="007B5B11">
        <w:rPr>
          <w:rStyle w:val="CommentReference"/>
        </w:rPr>
        <w:commentReference w:id="7981"/>
      </w:r>
      <w:ins w:id="7984" w:author="mbeckerle" w:date="2012-03-24T16:22:00Z">
        <w:r w:rsidR="00775A2D">
          <w:t xml:space="preserve">. Rather, </w:t>
        </w:r>
      </w:ins>
      <w:ins w:id="7985" w:author="Steve Hanson" w:date="2013-02-05T11:04:00Z">
        <w:r w:rsidR="00806656">
          <w:t>dfdl:</w:t>
        </w:r>
      </w:ins>
      <w:ins w:id="7986" w:author="mbeckerle" w:date="2012-03-24T16:22:00Z">
        <w:r w:rsidR="00775A2D">
          <w:t xml:space="preserve">alignmentUnits and </w:t>
        </w:r>
      </w:ins>
      <w:ins w:id="7987" w:author="Steve Hanson" w:date="2013-02-05T11:04:00Z">
        <w:r w:rsidR="00806656">
          <w:t>dfdl:</w:t>
        </w:r>
      </w:ins>
      <w:ins w:id="7988" w:author="mbeckerle" w:date="2012-03-24T16:22:00Z">
        <w:r w:rsidR="00775A2D">
          <w:t>lengthUnits are independent and have their own rules for when they are applicable</w:t>
        </w:r>
      </w:ins>
      <w:r w:rsidRPr="005223F4">
        <w:t>.</w:t>
      </w:r>
    </w:p>
    <w:p w14:paraId="10F9D6BB" w14:textId="288DCF91" w:rsidR="00536D6F" w:rsidRDefault="00536D6F" w:rsidP="0031368F">
      <w:pPr>
        <w:pStyle w:val="Heading3"/>
        <w:rPr>
          <w:ins w:id="7989" w:author="mbeckerle" w:date="2013-01-20T14:30:00Z"/>
        </w:rPr>
      </w:pPr>
      <w:bookmarkStart w:id="7990" w:name="_Ref346455586"/>
      <w:bookmarkStart w:id="7991" w:name="_Toc349042722"/>
      <w:bookmarkStart w:id="7992" w:name="_Toc362453286"/>
      <w:commentRangeStart w:id="7993"/>
      <w:ins w:id="7994" w:author="mbeckerle" w:date="2013-01-20T14:30:00Z">
        <w:r>
          <w:t>Mandatory Alignment for Textual Data</w:t>
        </w:r>
        <w:bookmarkEnd w:id="7990"/>
        <w:bookmarkEnd w:id="7991"/>
        <w:bookmarkEnd w:id="7992"/>
      </w:ins>
    </w:p>
    <w:p w14:paraId="1AA82ECF" w14:textId="77777777" w:rsidR="00536D6F" w:rsidRDefault="00536D6F" w:rsidP="00536D6F">
      <w:pPr>
        <w:rPr>
          <w:ins w:id="7995" w:author="mbeckerle" w:date="2013-01-20T14:31:00Z"/>
          <w:rFonts w:ascii="Helv" w:hAnsi="Helv"/>
        </w:rPr>
      </w:pPr>
      <w:ins w:id="7996" w:author="mbeckerle" w:date="2013-01-20T14:31:00Z">
        <w:r w:rsidRPr="00A2659A">
          <w:rPr>
            <w:rFonts w:ascii="Helv" w:hAnsi="Helv"/>
          </w:rPr>
          <w:t>We use the term textual data to describe data with dfdl:representation="text", as well as data being matched to delimiters (parsing) or output as delimiters (unparsing), and data being matched to regular expressions (parsing only - as in a dfdl:assert with testKind='pattern').</w:t>
        </w:r>
      </w:ins>
    </w:p>
    <w:p w14:paraId="6573E550" w14:textId="7DC12194" w:rsidR="00536D6F" w:rsidRDefault="00536D6F" w:rsidP="00536D6F">
      <w:pPr>
        <w:rPr>
          <w:ins w:id="7997" w:author="mbeckerle" w:date="2013-01-20T14:31:00Z"/>
          <w:rFonts w:ascii="Helv" w:hAnsi="Helv"/>
        </w:rPr>
      </w:pPr>
      <w:ins w:id="7998" w:author="mbeckerle" w:date="2013-01-20T14:31:00Z">
        <w:r w:rsidRPr="00A2659A">
          <w:rPr>
            <w:rFonts w:ascii="Helv" w:hAnsi="Helv"/>
          </w:rPr>
          <w:t xml:space="preserve">Textual data has mandatory alignment that is character-set-encoding dependent. That is, these mandates come from the character set </w:t>
        </w:r>
      </w:ins>
      <w:ins w:id="7999" w:author="mbeckerle" w:date="2013-01-29T13:48:00Z">
        <w:r w:rsidR="00B87B3C">
          <w:rPr>
            <w:rFonts w:ascii="Helv" w:hAnsi="Helv"/>
          </w:rPr>
          <w:t xml:space="preserve">encoding </w:t>
        </w:r>
      </w:ins>
      <w:ins w:id="8000" w:author="mbeckerle" w:date="2013-01-20T14:31:00Z">
        <w:r w:rsidRPr="00A2659A">
          <w:rPr>
            <w:rFonts w:ascii="Helv" w:hAnsi="Helv"/>
          </w:rPr>
          <w:t xml:space="preserve">specified </w:t>
        </w:r>
        <w:r>
          <w:rPr>
            <w:rFonts w:ascii="Helv" w:hAnsi="Helv"/>
          </w:rPr>
          <w:t xml:space="preserve">by the dfdl:encoding property. </w:t>
        </w:r>
      </w:ins>
    </w:p>
    <w:p w14:paraId="3A83E6FD" w14:textId="63C0778F" w:rsidR="00536D6F" w:rsidRDefault="00536D6F" w:rsidP="00536D6F">
      <w:pPr>
        <w:rPr>
          <w:ins w:id="8001" w:author="mbeckerle" w:date="2013-01-20T14:31:00Z"/>
        </w:rPr>
      </w:pPr>
      <w:ins w:id="8002" w:author="mbeckerle" w:date="2013-01-20T14:31:00Z">
        <w:r w:rsidRPr="00A2659A">
          <w:t>When processing textual data, it is a schema definition error if the dfdl:alignment and dfdl:alignmentUnits properties are used to specify alignment that is not a multiple of the encodin</w:t>
        </w:r>
        <w:r>
          <w:t>g-</w:t>
        </w:r>
      </w:ins>
      <w:ins w:id="8003" w:author="mbeckerle" w:date="2013-01-28T12:33:00Z">
        <w:r w:rsidR="004F385A">
          <w:t>specified</w:t>
        </w:r>
      </w:ins>
      <w:ins w:id="8004" w:author="mbeckerle" w:date="2013-01-20T14:31:00Z">
        <w:r>
          <w:t xml:space="preserve"> mandatory alignment.</w:t>
        </w:r>
      </w:ins>
    </w:p>
    <w:p w14:paraId="72A4DC03" w14:textId="77777777" w:rsidR="00536D6F" w:rsidRDefault="00536D6F" w:rsidP="00536D6F">
      <w:pPr>
        <w:rPr>
          <w:ins w:id="8005" w:author="mbeckerle" w:date="2013-01-20T14:31:00Z"/>
        </w:rPr>
      </w:pPr>
      <w:ins w:id="8006" w:author="mbeckerle" w:date="2013-01-20T14:31:00Z">
        <w:r w:rsidRPr="00A2659A">
          <w:t>If the data is not aligned to the proper boundary for the encoding when textual data is processed, then bits are skipped (parsing) or filled from dfdl:fillByte (unparsing) to achieve the mandatory alignment.</w:t>
        </w:r>
      </w:ins>
    </w:p>
    <w:p w14:paraId="5DBFD02E" w14:textId="77777777" w:rsidR="008B2DA6" w:rsidRDefault="00536D6F" w:rsidP="00536D6F">
      <w:pPr>
        <w:rPr>
          <w:ins w:id="8007" w:author="mbeckerle" w:date="2013-01-20T14:41:00Z"/>
        </w:rPr>
      </w:pPr>
      <w:ins w:id="8008" w:author="mbeckerle" w:date="2013-01-20T14:31:00Z">
        <w:r w:rsidRPr="00A2659A">
          <w:t xml:space="preserve">All </w:t>
        </w:r>
      </w:ins>
      <w:ins w:id="8009" w:author="mbeckerle" w:date="2013-01-20T14:41:00Z">
        <w:r w:rsidR="008B2DA6">
          <w:t xml:space="preserve">required </w:t>
        </w:r>
      </w:ins>
      <w:ins w:id="8010" w:author="mbeckerle" w:date="2013-01-20T14:31:00Z">
        <w:r w:rsidRPr="00A2659A">
          <w:t>character set encodings</w:t>
        </w:r>
      </w:ins>
      <w:ins w:id="8011" w:author="mbeckerle" w:date="2013-01-20T14:41:00Z">
        <w:r w:rsidR="008B2DA6">
          <w:t xml:space="preserve"> in DFDL have 8-bit/1-byte alignment.</w:t>
        </w:r>
      </w:ins>
    </w:p>
    <w:p w14:paraId="39995F98" w14:textId="61350D76" w:rsidR="00536D6F" w:rsidRDefault="008B2DA6" w:rsidP="00536D6F">
      <w:pPr>
        <w:rPr>
          <w:ins w:id="8012" w:author="mbeckerle" w:date="2013-01-20T14:31:00Z"/>
        </w:rPr>
      </w:pPr>
      <w:ins w:id="8013" w:author="mbeckerle" w:date="2013-01-20T14:41:00Z">
        <w:r>
          <w:t>Some implementations may include additional encodings which have other alignments.</w:t>
        </w:r>
      </w:ins>
      <w:ins w:id="8014" w:author="mbeckerle" w:date="2013-02-18T20:25:00Z">
        <w:r w:rsidR="00A83EB8">
          <w:t xml:space="preserve"> </w:t>
        </w:r>
      </w:ins>
      <w:ins w:id="8015" w:author="mbeckerle" w:date="2013-01-20T14:41:00Z">
        <w:r>
          <w:t>The DFDL standard specifies a name for one such character set encoding</w:t>
        </w:r>
      </w:ins>
      <w:ins w:id="8016" w:author="mbeckerle" w:date="2013-01-20T14:42:00Z">
        <w:r>
          <w:t xml:space="preserve"> though conforming implementations are not required to support this encoding:</w:t>
        </w:r>
      </w:ins>
    </w:p>
    <w:p w14:paraId="13AC4532" w14:textId="1F3DDA9A" w:rsidR="00536D6F" w:rsidRDefault="00536D6F" w:rsidP="00806656">
      <w:pPr>
        <w:pStyle w:val="NoSpacing"/>
        <w:numPr>
          <w:ilvl w:val="0"/>
          <w:numId w:val="182"/>
        </w:numPr>
        <w:rPr>
          <w:ins w:id="8017" w:author="mbeckerle" w:date="2013-02-18T20:31:00Z"/>
          <w:lang w:eastAsia="en-GB"/>
        </w:rPr>
      </w:pPr>
      <w:ins w:id="8018" w:author="mbeckerle" w:date="2013-01-20T14:31:00Z">
        <w:r w:rsidRPr="00A2659A">
          <w:t>US-ASCII-7bit-packed</w:t>
        </w:r>
      </w:ins>
      <w:ins w:id="8019" w:author="mbeckerle" w:date="2013-01-20T14:37:00Z">
        <w:r>
          <w:t xml:space="preserve">: </w:t>
        </w:r>
      </w:ins>
      <w:ins w:id="8020" w:author="mbeckerle" w:date="2013-01-20T14:31:00Z">
        <w:r w:rsidRPr="00A2659A">
          <w:t>the alignment is 1-bit (textual data in this encoding may appear on any bit boundary, i.e., no byte alignment is required).</w:t>
        </w:r>
      </w:ins>
    </w:p>
    <w:p w14:paraId="7974196E" w14:textId="6BF46673" w:rsidR="00A83EB8" w:rsidRPr="00806656" w:rsidRDefault="00A83EB8" w:rsidP="00B03EAB">
      <w:pPr>
        <w:pStyle w:val="NoSpacing"/>
        <w:rPr>
          <w:ins w:id="8021" w:author="mbeckerle" w:date="2013-01-20T14:35:00Z"/>
          <w:lang w:eastAsia="en-GB"/>
        </w:rPr>
      </w:pPr>
      <w:commentRangeStart w:id="8022"/>
      <w:ins w:id="8023" w:author="mbeckerle" w:date="2013-02-18T20:31:00Z">
        <w:r>
          <w:t>Impl</w:t>
        </w:r>
      </w:ins>
      <w:ins w:id="8024" w:author="mbeckerle" w:date="2013-02-18T20:32:00Z">
        <w:r>
          <w:t>imentations</w:t>
        </w:r>
      </w:ins>
      <w:ins w:id="8025" w:author="mbeckerle" w:date="2013-02-18T20:31:00Z">
        <w:r>
          <w:t xml:space="preserve"> may also provide</w:t>
        </w:r>
      </w:ins>
      <w:ins w:id="8026" w:author="mbeckerle" w:date="2013-02-18T20:32:00Z">
        <w:r>
          <w:t xml:space="preserve"> identifiers for</w:t>
        </w:r>
      </w:ins>
      <w:ins w:id="8027" w:author="mbeckerle" w:date="2013-02-18T20:31:00Z">
        <w:r>
          <w:t xml:space="preserve"> non-standard encodings</w:t>
        </w:r>
      </w:ins>
      <w:ins w:id="8028" w:author="mbeckerle" w:date="2013-02-18T20:32:00Z">
        <w:r>
          <w:t xml:space="preserve">, and these will have their own specific alignments as well. </w:t>
        </w:r>
      </w:ins>
      <w:commentRangeEnd w:id="8022"/>
      <w:ins w:id="8029" w:author="mbeckerle" w:date="2013-02-18T20:33:00Z">
        <w:r>
          <w:rPr>
            <w:rStyle w:val="CommentReference"/>
          </w:rPr>
          <w:commentReference w:id="8022"/>
        </w:r>
      </w:ins>
    </w:p>
    <w:p w14:paraId="032BB2EF" w14:textId="2136F760" w:rsidR="00536D6F" w:rsidRDefault="00536D6F" w:rsidP="00806656">
      <w:pPr>
        <w:rPr>
          <w:ins w:id="8030" w:author="mbeckerle" w:date="2013-01-20T14:31:00Z"/>
          <w:lang w:eastAsia="en-GB"/>
        </w:rPr>
      </w:pPr>
      <w:ins w:id="8031" w:author="mbeckerle" w:date="2013-01-20T14:35:00Z">
        <w:r>
          <w:t>Note the 16-bit and 32-bit Unicode character set</w:t>
        </w:r>
      </w:ins>
      <w:ins w:id="8032" w:author="mbeckerle" w:date="2013-01-29T13:49:00Z">
        <w:r w:rsidR="00B87B3C">
          <w:t xml:space="preserve"> encodings</w:t>
        </w:r>
      </w:ins>
      <w:ins w:id="8033" w:author="mbeckerle" w:date="2013-01-20T14:35:00Z">
        <w:r>
          <w:t xml:space="preserve"> UTF-16, UTF-16BE, UTF-16LE, UTF-32, UTF-32BE, UTF-32LE, all have 8-bit/1-byte alignment. </w:t>
        </w:r>
      </w:ins>
      <w:commentRangeEnd w:id="7993"/>
      <w:ins w:id="8034" w:author="mbeckerle" w:date="2013-02-04T12:26:00Z">
        <w:r w:rsidR="00F02443">
          <w:rPr>
            <w:rStyle w:val="CommentReference"/>
          </w:rPr>
          <w:commentReference w:id="7993"/>
        </w:r>
      </w:ins>
    </w:p>
    <w:p w14:paraId="1520DB68" w14:textId="0EE96B50" w:rsidR="00536D6F" w:rsidRPr="003C3EBA" w:rsidDel="00536D6F" w:rsidRDefault="00536D6F">
      <w:pPr>
        <w:pStyle w:val="Heading2"/>
        <w:rPr>
          <w:del w:id="8035" w:author="mbeckerle" w:date="2013-01-20T14:32:00Z"/>
        </w:rPr>
        <w:pPrChange w:id="8036" w:author="mbeckerle" w:date="2013-01-20T17:05:00Z">
          <w:pPr/>
        </w:pPrChange>
      </w:pPr>
      <w:bookmarkStart w:id="8037" w:name="_Toc347241481"/>
      <w:bookmarkStart w:id="8038" w:name="_Toc347744674"/>
      <w:bookmarkStart w:id="8039" w:name="_Toc348984457"/>
      <w:bookmarkStart w:id="8040" w:name="_Toc348984762"/>
      <w:bookmarkStart w:id="8041" w:name="_Toc349037925"/>
      <w:bookmarkStart w:id="8042" w:name="_Toc349038230"/>
      <w:bookmarkStart w:id="8043" w:name="_Toc349042723"/>
      <w:bookmarkStart w:id="8044" w:name="_Toc349642144"/>
      <w:bookmarkStart w:id="8045" w:name="_Toc351912721"/>
      <w:bookmarkStart w:id="8046" w:name="_Toc351914742"/>
      <w:bookmarkStart w:id="8047" w:name="_Toc351915208"/>
      <w:bookmarkStart w:id="8048" w:name="_Toc361231265"/>
      <w:bookmarkStart w:id="8049" w:name="_Toc361231791"/>
      <w:bookmarkStart w:id="8050" w:name="_Toc362445089"/>
      <w:bookmarkStart w:id="8051" w:name="_Toc362451840"/>
      <w:bookmarkStart w:id="8052" w:name="_Toc362452389"/>
      <w:bookmarkStart w:id="8053" w:name="_Toc362452896"/>
      <w:bookmarkStart w:id="8054" w:name="_Toc362453287"/>
      <w:bookmarkEnd w:id="8037"/>
      <w:bookmarkEnd w:id="8038"/>
      <w:bookmarkEnd w:id="8039"/>
      <w:bookmarkEnd w:id="8040"/>
      <w:bookmarkEnd w:id="8041"/>
      <w:bookmarkEnd w:id="8042"/>
      <w:bookmarkEnd w:id="8043"/>
      <w:bookmarkEnd w:id="8044"/>
      <w:bookmarkEnd w:id="8045"/>
      <w:bookmarkEnd w:id="8046"/>
      <w:bookmarkEnd w:id="8047"/>
      <w:bookmarkEnd w:id="8048"/>
      <w:bookmarkEnd w:id="8049"/>
      <w:bookmarkEnd w:id="8050"/>
      <w:bookmarkEnd w:id="8051"/>
      <w:bookmarkEnd w:id="8052"/>
      <w:bookmarkEnd w:id="8053"/>
      <w:bookmarkEnd w:id="8054"/>
    </w:p>
    <w:p w14:paraId="74B58A31" w14:textId="309064E4" w:rsidR="002854C0" w:rsidRPr="003C3EBA" w:rsidRDefault="005964FC" w:rsidP="006E4FE8">
      <w:pPr>
        <w:pStyle w:val="Heading2"/>
      </w:pPr>
      <w:bookmarkStart w:id="8055" w:name="_Toc184191986"/>
      <w:bookmarkStart w:id="8056" w:name="_Toc184210526"/>
      <w:bookmarkStart w:id="8057" w:name="_Toc184191987"/>
      <w:bookmarkStart w:id="8058" w:name="_Toc184210527"/>
      <w:bookmarkStart w:id="8059" w:name="_Toc184191988"/>
      <w:bookmarkStart w:id="8060" w:name="_Toc184210528"/>
      <w:bookmarkStart w:id="8061" w:name="_Toc177399083"/>
      <w:bookmarkStart w:id="8062" w:name="_Toc175057370"/>
      <w:bookmarkStart w:id="8063" w:name="_Toc199516308"/>
      <w:bookmarkStart w:id="8064" w:name="_Toc194983972"/>
      <w:bookmarkStart w:id="8065" w:name="_Toc243112820"/>
      <w:bookmarkEnd w:id="8055"/>
      <w:bookmarkEnd w:id="8056"/>
      <w:bookmarkEnd w:id="8057"/>
      <w:bookmarkEnd w:id="8058"/>
      <w:bookmarkEnd w:id="8059"/>
      <w:bookmarkEnd w:id="8060"/>
      <w:ins w:id="8066" w:author="mbeckerle" w:date="2012-04-22T22:34:00Z">
        <w:r w:rsidRPr="003C3EBA">
          <w:br w:type="page"/>
        </w:r>
      </w:ins>
      <w:bookmarkStart w:id="8067" w:name="_Toc349042724"/>
      <w:bookmarkStart w:id="8068" w:name="_Ref362445719"/>
      <w:bookmarkStart w:id="8069" w:name="_Ref362445729"/>
      <w:bookmarkStart w:id="8070" w:name="_Toc362453288"/>
      <w:r w:rsidR="000131C3" w:rsidRPr="003C3EBA">
        <w:t xml:space="preserve">Properties for Specifying </w:t>
      </w:r>
      <w:r w:rsidR="00945929" w:rsidRPr="003C3EBA">
        <w:t>D</w:t>
      </w:r>
      <w:r w:rsidR="00D91188" w:rsidRPr="003C3EBA">
        <w:t>elimiters</w:t>
      </w:r>
      <w:bookmarkEnd w:id="8067"/>
      <w:bookmarkEnd w:id="8068"/>
      <w:bookmarkEnd w:id="8069"/>
      <w:bookmarkEnd w:id="8070"/>
      <w:r w:rsidR="00D91188" w:rsidRPr="003C3EBA">
        <w:t xml:space="preserve"> </w:t>
      </w:r>
      <w:bookmarkEnd w:id="8061"/>
      <w:bookmarkEnd w:id="8062"/>
      <w:bookmarkEnd w:id="8063"/>
      <w:bookmarkEnd w:id="8064"/>
      <w:bookmarkEnd w:id="8065"/>
    </w:p>
    <w:p w14:paraId="73838132" w14:textId="2D87FF13" w:rsidR="002854C0" w:rsidRPr="005223F4" w:rsidRDefault="002854C0" w:rsidP="00475DE4">
      <w:pPr>
        <w:pStyle w:val="nobreak"/>
      </w:pPr>
      <w:r w:rsidRPr="005223F4">
        <w:t xml:space="preserve">The following properties apply to all </w:t>
      </w:r>
      <w:commentRangeStart w:id="8071"/>
      <w:del w:id="8072" w:author="mbeckerle" w:date="2012-04-22T16:14:00Z">
        <w:r w:rsidRPr="005223F4" w:rsidDel="009C72D1">
          <w:delText>elements</w:delText>
        </w:r>
        <w:commentRangeEnd w:id="8071"/>
        <w:r w:rsidR="000B2563" w:rsidDel="009C72D1">
          <w:rPr>
            <w:rStyle w:val="CommentReference"/>
          </w:rPr>
          <w:commentReference w:id="8071"/>
        </w:r>
        <w:r w:rsidRPr="005223F4" w:rsidDel="009C72D1">
          <w:delText xml:space="preserve"> </w:delText>
        </w:r>
        <w:r w:rsidR="00D91188" w:rsidRPr="005223F4" w:rsidDel="009C72D1">
          <w:delText>(</w:delText>
        </w:r>
        <w:r w:rsidRPr="005223F4" w:rsidDel="009C72D1">
          <w:delText xml:space="preserve">and </w:delText>
        </w:r>
        <w:r w:rsidR="00D91188" w:rsidRPr="005223F4" w:rsidDel="009C72D1">
          <w:delText>sequence</w:delText>
        </w:r>
        <w:r w:rsidR="00CE17FB" w:rsidRPr="005223F4" w:rsidDel="009C72D1">
          <w:delText xml:space="preserve"> and choice</w:delText>
        </w:r>
        <w:r w:rsidR="00D91188" w:rsidRPr="005223F4" w:rsidDel="009C72D1">
          <w:delText xml:space="preserve"> </w:delText>
        </w:r>
        <w:r w:rsidRPr="005223F4" w:rsidDel="009C72D1">
          <w:delText>groups</w:delText>
        </w:r>
        <w:r w:rsidR="00D91188" w:rsidRPr="005223F4" w:rsidDel="009C72D1">
          <w:delText xml:space="preserve"> as </w:delText>
        </w:r>
        <w:r w:rsidR="00475DE4" w:rsidRPr="005223F4" w:rsidDel="009C72D1">
          <w:delText>shown</w:delText>
        </w:r>
        <w:r w:rsidR="00D91188" w:rsidRPr="005223F4" w:rsidDel="009C72D1">
          <w:delText xml:space="preserve"> later)</w:delText>
        </w:r>
      </w:del>
      <w:ins w:id="8073" w:author="mbeckerle" w:date="2012-04-22T16:14:00Z">
        <w:r w:rsidR="009C72D1">
          <w:t>objects</w:t>
        </w:r>
      </w:ins>
      <w:r w:rsidRPr="005223F4">
        <w:t xml:space="preserve"> that use text </w:t>
      </w:r>
      <w:r w:rsidR="00B11F88" w:rsidRPr="005223F4">
        <w:t>delimiters</w:t>
      </w:r>
      <w:r w:rsidRPr="005223F4">
        <w:t xml:space="preserve"> to</w:t>
      </w:r>
      <w:r w:rsidR="00945929" w:rsidRPr="005223F4">
        <w:t xml:space="preserve"> </w:t>
      </w:r>
      <w:r w:rsidR="00F321B3" w:rsidRPr="005223F4">
        <w:t>delimit</w:t>
      </w:r>
      <w:r w:rsidR="00475DE4" w:rsidRPr="005223F4">
        <w:t>,</w:t>
      </w:r>
      <w:r w:rsidR="00F321B3" w:rsidRPr="005223F4">
        <w:t xml:space="preserve"> that</w:t>
      </w:r>
      <w:r w:rsidR="00945929" w:rsidRPr="005223F4">
        <w:t xml:space="preserve"> is</w:t>
      </w:r>
      <w:r w:rsidR="00475DE4" w:rsidRPr="005223F4">
        <w:t>,</w:t>
      </w:r>
      <w:r w:rsidR="00945929" w:rsidRPr="005223F4">
        <w:t xml:space="preserve"> to initiate and/or </w:t>
      </w:r>
      <w:r w:rsidRPr="005223F4">
        <w:t xml:space="preserve">terminate </w:t>
      </w:r>
      <w:r w:rsidR="00CE17FB" w:rsidRPr="005223F4">
        <w:t>data</w:t>
      </w:r>
      <w:r w:rsidRPr="005223F4">
        <w:t xml:space="preserve">. </w:t>
      </w:r>
      <w:r w:rsidR="00F321B3" w:rsidRPr="005223F4">
        <w:t xml:space="preserve">Delimiters </w:t>
      </w:r>
      <w:r w:rsidR="00E45BDC" w:rsidRPr="005223F4">
        <w:t xml:space="preserve">can </w:t>
      </w:r>
      <w:r w:rsidR="00F321B3" w:rsidRPr="005223F4">
        <w:t>apply</w:t>
      </w:r>
      <w:r w:rsidRPr="005223F4">
        <w:t xml:space="preserve"> to binary </w:t>
      </w:r>
      <w:r w:rsidR="00563988" w:rsidRPr="005223F4">
        <w:t>data;</w:t>
      </w:r>
      <w:r w:rsidRPr="005223F4">
        <w:t xml:space="preserve"> however </w:t>
      </w:r>
      <w:del w:id="8074" w:author="mbeckerle" w:date="2012-03-24T17:42:00Z">
        <w:r w:rsidRPr="005223F4" w:rsidDel="00CB6821">
          <w:delText xml:space="preserve">it </w:delText>
        </w:r>
        <w:r w:rsidR="00F321B3" w:rsidRPr="005223F4" w:rsidDel="00CB6821">
          <w:delText>is</w:delText>
        </w:r>
      </w:del>
      <w:ins w:id="8075" w:author="mbeckerle" w:date="2012-03-24T17:42:00Z">
        <w:r w:rsidR="00CB6821">
          <w:t>they are most</w:t>
        </w:r>
      </w:ins>
      <w:r w:rsidR="00F321B3" w:rsidRPr="005223F4">
        <w:t xml:space="preserve"> often called</w:t>
      </w:r>
      <w:r w:rsidRPr="005223F4">
        <w:t xml:space="preserve"> 'text' </w:t>
      </w:r>
      <w:r w:rsidR="00B11F88" w:rsidRPr="005223F4">
        <w:t>delimiters</w:t>
      </w:r>
      <w:r w:rsidRPr="005223F4">
        <w:t xml:space="preserve"> because </w:t>
      </w:r>
      <w:del w:id="8076" w:author="mbeckerle" w:date="2012-03-24T17:42:00Z">
        <w:r w:rsidRPr="005223F4" w:rsidDel="00CB6821">
          <w:delText xml:space="preserve">it </w:delText>
        </w:r>
      </w:del>
      <w:ins w:id="8077" w:author="mbeckerle" w:date="2012-03-24T17:42:00Z">
        <w:r w:rsidR="00CB6821">
          <w:t>the concept</w:t>
        </w:r>
        <w:r w:rsidR="00CB6821" w:rsidRPr="005223F4">
          <w:t xml:space="preserve"> </w:t>
        </w:r>
      </w:ins>
      <w:r w:rsidRPr="005223F4">
        <w:t>is much more commonly used for textual data formats.</w:t>
      </w:r>
    </w:p>
    <w:tbl>
      <w:tblPr>
        <w:tblW w:w="89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2628"/>
        <w:gridCol w:w="6300"/>
      </w:tblGrid>
      <w:tr w:rsidR="002854C0" w:rsidRPr="00240AC5" w14:paraId="14C9C2D9" w14:textId="77777777" w:rsidTr="00312115">
        <w:trPr>
          <w:cantSplit/>
          <w:trHeight w:val="402"/>
        </w:trPr>
        <w:tc>
          <w:tcPr>
            <w:tcW w:w="2628" w:type="dxa"/>
            <w:shd w:val="clear" w:color="auto" w:fill="F3F3F3"/>
          </w:tcPr>
          <w:p w14:paraId="17003DB3" w14:textId="77777777" w:rsidR="002854C0" w:rsidRPr="00312115" w:rsidRDefault="002854C0" w:rsidP="00240AC5">
            <w:pPr>
              <w:tabs>
                <w:tab w:val="num" w:pos="360"/>
                <w:tab w:val="num" w:pos="540"/>
              </w:tabs>
              <w:spacing w:before="40" w:after="40"/>
              <w:ind w:left="540" w:hanging="180"/>
              <w:rPr>
                <w:rFonts w:eastAsia="Arial Unicode MS"/>
                <w:b/>
              </w:rPr>
            </w:pPr>
            <w:r w:rsidRPr="00312115">
              <w:rPr>
                <w:rFonts w:eastAsia="Arial Unicode MS"/>
                <w:b/>
              </w:rPr>
              <w:t>Property Name</w:t>
            </w:r>
          </w:p>
        </w:tc>
        <w:tc>
          <w:tcPr>
            <w:tcW w:w="6300" w:type="dxa"/>
            <w:shd w:val="clear" w:color="auto" w:fill="F3F3F3"/>
          </w:tcPr>
          <w:p w14:paraId="7F4BAA1B" w14:textId="77777777" w:rsidR="002854C0" w:rsidRPr="00312115" w:rsidRDefault="002854C0" w:rsidP="00240AC5">
            <w:pPr>
              <w:tabs>
                <w:tab w:val="num" w:pos="360"/>
                <w:tab w:val="num" w:pos="540"/>
              </w:tabs>
              <w:spacing w:before="40" w:after="40"/>
              <w:ind w:left="540" w:hanging="180"/>
              <w:rPr>
                <w:rFonts w:eastAsia="Arial Unicode MS"/>
                <w:b/>
              </w:rPr>
            </w:pPr>
            <w:r w:rsidRPr="00312115">
              <w:rPr>
                <w:rFonts w:eastAsia="Arial Unicode MS"/>
                <w:b/>
              </w:rPr>
              <w:t>Description</w:t>
            </w:r>
          </w:p>
        </w:tc>
      </w:tr>
      <w:tr w:rsidR="002854C0" w:rsidRPr="00240AC5" w14:paraId="78320F8B" w14:textId="77777777" w:rsidTr="00312115">
        <w:trPr>
          <w:cantSplit/>
          <w:trHeight w:val="360"/>
        </w:trPr>
        <w:tc>
          <w:tcPr>
            <w:tcW w:w="2628" w:type="dxa"/>
            <w:shd w:val="clear" w:color="auto" w:fill="auto"/>
          </w:tcPr>
          <w:p w14:paraId="1B44CE2F" w14:textId="77777777" w:rsidR="002854C0" w:rsidRPr="00240AC5" w:rsidRDefault="002854C0" w:rsidP="00240AC5">
            <w:pPr>
              <w:tabs>
                <w:tab w:val="num" w:pos="360"/>
                <w:tab w:val="num" w:pos="540"/>
              </w:tabs>
              <w:spacing w:before="40" w:after="40"/>
              <w:ind w:left="180" w:hanging="180"/>
              <w:rPr>
                <w:rStyle w:val="TableCellCharChar"/>
                <w:rFonts w:cs="Arial"/>
                <w:sz w:val="20"/>
                <w:szCs w:val="20"/>
              </w:rPr>
            </w:pPr>
            <w:r w:rsidRPr="00240AC5">
              <w:rPr>
                <w:rStyle w:val="TableCellCharChar"/>
                <w:rFonts w:cs="Arial"/>
                <w:sz w:val="20"/>
                <w:szCs w:val="20"/>
              </w:rPr>
              <w:t>initiator</w:t>
            </w:r>
          </w:p>
        </w:tc>
        <w:tc>
          <w:tcPr>
            <w:tcW w:w="6300" w:type="dxa"/>
            <w:shd w:val="clear" w:color="auto" w:fill="auto"/>
          </w:tcPr>
          <w:p w14:paraId="39A6A243" w14:textId="77777777" w:rsidR="002854C0" w:rsidRPr="00240AC5" w:rsidRDefault="00275D2D" w:rsidP="00240AC5">
            <w:pPr>
              <w:tabs>
                <w:tab w:val="num" w:pos="360"/>
                <w:tab w:val="num" w:pos="540"/>
              </w:tabs>
              <w:spacing w:before="40" w:after="40"/>
              <w:ind w:left="180" w:hanging="180"/>
              <w:rPr>
                <w:rStyle w:val="TableCellCharChar"/>
                <w:rFonts w:cs="Arial"/>
                <w:sz w:val="20"/>
                <w:szCs w:val="20"/>
              </w:rPr>
            </w:pPr>
            <w:r w:rsidRPr="00240AC5">
              <w:rPr>
                <w:rFonts w:eastAsia="MS Mincho" w:cs="Arial"/>
                <w:lang w:eastAsia="ja-JP"/>
              </w:rPr>
              <w:t xml:space="preserve">List of DFDL </w:t>
            </w:r>
            <w:r w:rsidR="00293086" w:rsidRPr="00240AC5">
              <w:rPr>
                <w:rFonts w:eastAsia="MS Mincho" w:cs="Arial"/>
                <w:lang w:eastAsia="ja-JP"/>
              </w:rPr>
              <w:t>S</w:t>
            </w:r>
            <w:r w:rsidRPr="00240AC5">
              <w:rPr>
                <w:rFonts w:eastAsia="MS Mincho" w:cs="Arial"/>
                <w:lang w:eastAsia="ja-JP"/>
              </w:rPr>
              <w:t xml:space="preserve">tring </w:t>
            </w:r>
            <w:r w:rsidR="00293086" w:rsidRPr="00240AC5">
              <w:rPr>
                <w:rFonts w:eastAsia="MS Mincho" w:cs="Arial"/>
                <w:lang w:eastAsia="ja-JP"/>
              </w:rPr>
              <w:t>L</w:t>
            </w:r>
            <w:r w:rsidRPr="00240AC5">
              <w:rPr>
                <w:rFonts w:eastAsia="MS Mincho" w:cs="Arial"/>
                <w:lang w:eastAsia="ja-JP"/>
              </w:rPr>
              <w:t>iterals</w:t>
            </w:r>
            <w:r w:rsidRPr="00240AC5" w:rsidDel="00275D2D">
              <w:rPr>
                <w:rStyle w:val="TableCellCharChar"/>
                <w:rFonts w:cs="Arial"/>
                <w:sz w:val="20"/>
                <w:szCs w:val="20"/>
              </w:rPr>
              <w:t xml:space="preserve"> </w:t>
            </w:r>
            <w:r w:rsidR="00F35F85" w:rsidRPr="00240AC5">
              <w:rPr>
                <w:rFonts w:eastAsia="Arial Unicode MS"/>
              </w:rPr>
              <w:t xml:space="preserve">or DFDL </w:t>
            </w:r>
            <w:r w:rsidR="00293086" w:rsidRPr="00240AC5">
              <w:rPr>
                <w:rFonts w:eastAsia="Arial Unicode MS"/>
              </w:rPr>
              <w:t>E</w:t>
            </w:r>
            <w:r w:rsidR="00F35F85" w:rsidRPr="00240AC5">
              <w:rPr>
                <w:rFonts w:eastAsia="Arial Unicode MS"/>
              </w:rPr>
              <w:t>xpression</w:t>
            </w:r>
          </w:p>
          <w:p w14:paraId="48ABBF3A" w14:textId="77777777" w:rsidR="002854C0" w:rsidRPr="00240AC5" w:rsidRDefault="00475DE4" w:rsidP="00312115">
            <w:pPr>
              <w:spacing w:before="0" w:after="0"/>
              <w:rPr>
                <w:rStyle w:val="TableCellCharChar"/>
                <w:rFonts w:cs="Arial"/>
                <w:sz w:val="20"/>
                <w:szCs w:val="20"/>
              </w:rPr>
            </w:pPr>
            <w:r w:rsidRPr="00240AC5">
              <w:rPr>
                <w:rFonts w:eastAsia="Arial Unicode MS"/>
              </w:rPr>
              <w:t xml:space="preserve">Specifies a whitespace separated list of alternative </w:t>
            </w:r>
            <w:r w:rsidR="0081065D" w:rsidRPr="00240AC5">
              <w:rPr>
                <w:rFonts w:eastAsia="Arial Unicode MS"/>
              </w:rPr>
              <w:t xml:space="preserve">literal </w:t>
            </w:r>
            <w:r w:rsidRPr="00240AC5">
              <w:rPr>
                <w:rFonts w:eastAsia="Arial Unicode MS"/>
              </w:rPr>
              <w:t xml:space="preserve">strings one of which marks the beginning of </w:t>
            </w:r>
            <w:r w:rsidR="0081065D" w:rsidRPr="00240AC5">
              <w:rPr>
                <w:rFonts w:eastAsia="Arial Unicode MS"/>
              </w:rPr>
              <w:t xml:space="preserve">the </w:t>
            </w:r>
            <w:r w:rsidRPr="00240AC5">
              <w:rPr>
                <w:rFonts w:eastAsia="Arial Unicode MS"/>
              </w:rPr>
              <w:t>element or group of elements.</w:t>
            </w:r>
          </w:p>
          <w:p w14:paraId="7FD3FA92" w14:textId="77777777" w:rsidR="002343E4" w:rsidRPr="00240AC5" w:rsidRDefault="002343E4" w:rsidP="00312115">
            <w:pPr>
              <w:spacing w:before="0" w:after="0"/>
              <w:rPr>
                <w:rFonts w:eastAsia="Arial Unicode MS" w:cs="Arial"/>
              </w:rPr>
            </w:pPr>
            <w:r w:rsidRPr="00240AC5">
              <w:rPr>
                <w:rFonts w:eastAsia="Arial Unicode MS"/>
              </w:rPr>
              <w:t>This property can be compute</w:t>
            </w:r>
            <w:r w:rsidR="00754A69" w:rsidRPr="00240AC5">
              <w:rPr>
                <w:rFonts w:eastAsia="Arial Unicode MS"/>
              </w:rPr>
              <w:t xml:space="preserve">d by way of an expression which </w:t>
            </w:r>
            <w:r w:rsidRPr="00240AC5">
              <w:rPr>
                <w:rFonts w:eastAsia="Arial Unicode MS"/>
              </w:rPr>
              <w:t xml:space="preserve">returns a string </w:t>
            </w:r>
            <w:r w:rsidR="00C15205" w:rsidRPr="00240AC5">
              <w:rPr>
                <w:rFonts w:eastAsia="Arial Unicode MS"/>
              </w:rPr>
              <w:t xml:space="preserve">containing a </w:t>
            </w:r>
            <w:r w:rsidRPr="00240AC5">
              <w:rPr>
                <w:rFonts w:eastAsia="Arial Unicode MS"/>
              </w:rPr>
              <w:t xml:space="preserve">whitespace separated list of </w:t>
            </w:r>
            <w:r w:rsidR="00454BAA" w:rsidRPr="00240AC5">
              <w:rPr>
                <w:rFonts w:eastAsia="MS Mincho" w:cs="Arial"/>
                <w:lang w:eastAsia="ja-JP"/>
              </w:rPr>
              <w:t>DFDL String Literals</w:t>
            </w:r>
            <w:r w:rsidRPr="00240AC5">
              <w:rPr>
                <w:rFonts w:eastAsia="Arial Unicode MS"/>
              </w:rPr>
              <w:t>.</w:t>
            </w:r>
            <w:r w:rsidR="00A40483" w:rsidRPr="00240AC5">
              <w:rPr>
                <w:rFonts w:eastAsia="Arial Unicode MS"/>
              </w:rPr>
              <w:t xml:space="preserve">  </w:t>
            </w:r>
            <w:r w:rsidR="0077521F" w:rsidRPr="00240AC5">
              <w:rPr>
                <w:rFonts w:eastAsia="Arial Unicode MS"/>
              </w:rPr>
              <w:t>The expression must not contain forward references to elements which have not yet been processed.</w:t>
            </w:r>
          </w:p>
          <w:p w14:paraId="02409F77" w14:textId="77777777" w:rsidR="00AE5617" w:rsidRDefault="007839BF" w:rsidP="00240AC5">
            <w:pPr>
              <w:pStyle w:val="BulletList"/>
              <w:tabs>
                <w:tab w:val="clear" w:pos="360"/>
                <w:tab w:val="clear" w:pos="540"/>
              </w:tabs>
              <w:ind w:left="0" w:firstLine="0"/>
              <w:rPr>
                <w:ins w:id="8078" w:author="mbeckerle" w:date="2012-03-24T18:09:00Z"/>
              </w:rPr>
            </w:pPr>
            <w:r w:rsidRPr="00DB2CAE">
              <w:t xml:space="preserve">The </w:t>
            </w:r>
            <w:r w:rsidR="00C302B4" w:rsidRPr="00240AC5">
              <w:rPr>
                <w:b/>
                <w:i/>
              </w:rPr>
              <w:t>Initiator</w:t>
            </w:r>
            <w:r w:rsidR="00C302B4" w:rsidRPr="00DB2CAE">
              <w:t xml:space="preserve"> </w:t>
            </w:r>
            <w:r w:rsidRPr="00DB2CAE">
              <w:t>region contains</w:t>
            </w:r>
            <w:r w:rsidR="00204A41" w:rsidRPr="00DB2CAE">
              <w:t xml:space="preserve"> one of</w:t>
            </w:r>
            <w:r w:rsidRPr="00DB2CAE">
              <w:t xml:space="preserve"> the initiator string</w:t>
            </w:r>
            <w:r w:rsidR="00204A41" w:rsidRPr="00DB2CAE">
              <w:t>s</w:t>
            </w:r>
            <w:r w:rsidRPr="00DB2CAE">
              <w:t xml:space="preserve"> defined by dfdl:initiator. </w:t>
            </w:r>
          </w:p>
          <w:p w14:paraId="1A4884A1" w14:textId="715068E1" w:rsidR="00435543" w:rsidRDefault="00435543" w:rsidP="00435543">
            <w:pPr>
              <w:rPr>
                <w:ins w:id="8079" w:author="mbeckerle" w:date="2012-04-23T01:46:00Z"/>
                <w:rFonts w:eastAsia="Arial Unicode MS"/>
                <w:lang w:eastAsia="en-GB"/>
              </w:rPr>
            </w:pPr>
            <w:commentRangeStart w:id="8080"/>
            <w:ins w:id="8081" w:author="mbeckerle" w:date="2012-04-23T01:46:00Z">
              <w:r w:rsidRPr="00240AC5">
                <w:rPr>
                  <w:rFonts w:eastAsia="Arial Unicode MS"/>
                  <w:lang w:eastAsia="en-GB"/>
                </w:rPr>
                <w:t>When parsing, t</w:t>
              </w:r>
              <w:r>
                <w:rPr>
                  <w:lang w:eastAsia="en-GB"/>
                </w:rPr>
                <w:t>he</w:t>
              </w:r>
              <w:r w:rsidRPr="00240AC5">
                <w:rPr>
                  <w:rFonts w:eastAsia="Arial"/>
                  <w:lang w:eastAsia="en-GB"/>
                </w:rPr>
                <w:t xml:space="preserve"> </w:t>
              </w:r>
              <w:r w:rsidRPr="00240AC5">
                <w:rPr>
                  <w:rFonts w:eastAsia="Arial Unicode MS"/>
                  <w:lang w:eastAsia="en-GB"/>
                </w:rPr>
                <w:t>list</w:t>
              </w:r>
              <w:r w:rsidRPr="00240AC5">
                <w:rPr>
                  <w:rFonts w:eastAsia="Arial"/>
                  <w:lang w:eastAsia="en-GB"/>
                </w:rPr>
                <w:t xml:space="preserve"> </w:t>
              </w:r>
              <w:r w:rsidRPr="00240AC5">
                <w:rPr>
                  <w:rFonts w:eastAsia="Arial Unicode MS"/>
                  <w:lang w:eastAsia="en-GB"/>
                </w:rPr>
                <w:t>of</w:t>
              </w:r>
              <w:r w:rsidRPr="00240AC5">
                <w:rPr>
                  <w:rFonts w:eastAsia="Arial"/>
                  <w:lang w:eastAsia="en-GB"/>
                </w:rPr>
                <w:t xml:space="preserve"> </w:t>
              </w:r>
              <w:r w:rsidRPr="00240AC5">
                <w:rPr>
                  <w:rFonts w:eastAsia="Arial Unicode MS"/>
                  <w:lang w:eastAsia="en-GB"/>
                </w:rPr>
                <w:t>values</w:t>
              </w:r>
              <w:r w:rsidRPr="00240AC5">
                <w:rPr>
                  <w:rFonts w:eastAsia="Arial"/>
                  <w:lang w:eastAsia="en-GB"/>
                </w:rPr>
                <w:t xml:space="preserve"> </w:t>
              </w:r>
              <w:r>
                <w:rPr>
                  <w:lang w:eastAsia="en-GB"/>
                </w:rPr>
                <w:t>is</w:t>
              </w:r>
              <w:r w:rsidRPr="00240AC5">
                <w:rPr>
                  <w:rFonts w:eastAsia="Arial"/>
                  <w:lang w:eastAsia="en-GB"/>
                </w:rPr>
                <w:t xml:space="preserve"> </w:t>
              </w:r>
              <w:r>
                <w:rPr>
                  <w:lang w:eastAsia="en-GB"/>
                </w:rPr>
                <w:t>processed</w:t>
              </w:r>
              <w:r w:rsidRPr="00240AC5">
                <w:rPr>
                  <w:rFonts w:eastAsia="Arial"/>
                  <w:lang w:eastAsia="en-GB"/>
                </w:rPr>
                <w:t xml:space="preserve"> </w:t>
              </w:r>
              <w:r w:rsidRPr="00240AC5">
                <w:rPr>
                  <w:rFonts w:eastAsia="Arial Unicode MS"/>
                  <w:lang w:eastAsia="en-GB"/>
                </w:rPr>
                <w:t>in</w:t>
              </w:r>
              <w:r w:rsidRPr="00240AC5">
                <w:rPr>
                  <w:rFonts w:eastAsia="Arial"/>
                  <w:lang w:eastAsia="en-GB"/>
                </w:rPr>
                <w:t xml:space="preserve"> </w:t>
              </w:r>
              <w:r w:rsidRPr="00240AC5">
                <w:rPr>
                  <w:rFonts w:eastAsia="Arial Unicode MS"/>
                  <w:lang w:eastAsia="en-GB"/>
                </w:rPr>
                <w:t>a</w:t>
              </w:r>
              <w:r w:rsidRPr="00240AC5">
                <w:rPr>
                  <w:rFonts w:eastAsia="Arial"/>
                  <w:lang w:eastAsia="en-GB"/>
                </w:rPr>
                <w:t xml:space="preserve"> </w:t>
              </w:r>
              <w:r w:rsidRPr="00240AC5">
                <w:rPr>
                  <w:rFonts w:eastAsia="Arial Unicode MS"/>
                  <w:lang w:eastAsia="en-GB"/>
                </w:rPr>
                <w:t>greedy</w:t>
              </w:r>
              <w:r w:rsidRPr="00240AC5">
                <w:rPr>
                  <w:rFonts w:eastAsia="Arial"/>
                  <w:lang w:eastAsia="en-GB"/>
                </w:rPr>
                <w:t xml:space="preserve"> </w:t>
              </w:r>
              <w:r w:rsidRPr="00240AC5">
                <w:rPr>
                  <w:rFonts w:eastAsia="Arial Unicode MS"/>
                  <w:lang w:eastAsia="en-GB"/>
                </w:rPr>
                <w:t>manner,</w:t>
              </w:r>
              <w:r w:rsidRPr="00240AC5">
                <w:rPr>
                  <w:rFonts w:eastAsia="Arial"/>
                  <w:lang w:eastAsia="en-GB"/>
                </w:rPr>
                <w:t xml:space="preserve"> </w:t>
              </w:r>
              <w:r w:rsidRPr="00240AC5">
                <w:rPr>
                  <w:rFonts w:eastAsia="Arial Unicode MS"/>
                  <w:lang w:eastAsia="en-GB"/>
                </w:rPr>
                <w:t>meaning</w:t>
              </w:r>
              <w:r w:rsidRPr="00240AC5">
                <w:rPr>
                  <w:rFonts w:eastAsia="Arial"/>
                  <w:lang w:eastAsia="en-GB"/>
                </w:rPr>
                <w:t xml:space="preserve"> </w:t>
              </w:r>
              <w:r w:rsidRPr="00240AC5">
                <w:rPr>
                  <w:rFonts w:eastAsia="Arial Unicode MS"/>
                  <w:lang w:eastAsia="en-GB"/>
                </w:rPr>
                <w:t>it</w:t>
              </w:r>
              <w:r w:rsidRPr="00240AC5">
                <w:rPr>
                  <w:rFonts w:eastAsia="Arial"/>
                  <w:lang w:eastAsia="en-GB"/>
                </w:rPr>
                <w:t xml:space="preserve"> </w:t>
              </w:r>
              <w:r w:rsidRPr="00240AC5">
                <w:rPr>
                  <w:rFonts w:eastAsia="Arial Unicode MS"/>
                  <w:lang w:eastAsia="en-GB"/>
                </w:rPr>
                <w:t>takes</w:t>
              </w:r>
              <w:r w:rsidRPr="00240AC5">
                <w:rPr>
                  <w:rFonts w:eastAsia="Arial"/>
                  <w:lang w:eastAsia="en-GB"/>
                </w:rPr>
                <w:t xml:space="preserve"> </w:t>
              </w:r>
              <w:r w:rsidRPr="00240AC5">
                <w:rPr>
                  <w:rFonts w:eastAsia="Arial Unicode MS"/>
                  <w:lang w:eastAsia="en-GB"/>
                </w:rPr>
                <w:t>all</w:t>
              </w:r>
              <w:r w:rsidRPr="00240AC5">
                <w:rPr>
                  <w:rFonts w:eastAsia="Arial"/>
                  <w:lang w:eastAsia="en-GB"/>
                </w:rPr>
                <w:t xml:space="preserve"> </w:t>
              </w:r>
              <w:r w:rsidRPr="00240AC5">
                <w:rPr>
                  <w:rFonts w:eastAsia="Arial Unicode MS"/>
                  <w:lang w:eastAsia="en-GB"/>
                </w:rPr>
                <w:t>the</w:t>
              </w:r>
              <w:r w:rsidRPr="00240AC5">
                <w:rPr>
                  <w:rFonts w:eastAsia="Arial"/>
                  <w:lang w:eastAsia="en-GB"/>
                </w:rPr>
                <w:t xml:space="preserve"> </w:t>
              </w:r>
              <w:r>
                <w:rPr>
                  <w:rFonts w:eastAsia="Arial"/>
                  <w:lang w:eastAsia="en-GB"/>
                </w:rPr>
                <w:t xml:space="preserve">initiators, that is, each of the </w:t>
              </w:r>
              <w:r w:rsidRPr="00240AC5">
                <w:rPr>
                  <w:rFonts w:eastAsia="Arial Unicode MS"/>
                  <w:lang w:eastAsia="en-GB"/>
                </w:rPr>
                <w:t>string</w:t>
              </w:r>
              <w:r>
                <w:rPr>
                  <w:rFonts w:eastAsia="Arial Unicode MS"/>
                  <w:lang w:eastAsia="en-GB"/>
                </w:rPr>
                <w:t xml:space="preserve"> literals</w:t>
              </w:r>
              <w:r w:rsidRPr="00240AC5">
                <w:rPr>
                  <w:rFonts w:eastAsia="Arial"/>
                  <w:lang w:eastAsia="en-GB"/>
                </w:rPr>
                <w:t xml:space="preserve"> </w:t>
              </w:r>
              <w:r w:rsidRPr="00240AC5">
                <w:rPr>
                  <w:rFonts w:eastAsia="Arial Unicode MS"/>
                  <w:lang w:eastAsia="en-GB"/>
                </w:rPr>
                <w:t>in</w:t>
              </w:r>
              <w:r w:rsidRPr="00240AC5">
                <w:rPr>
                  <w:rFonts w:eastAsia="Arial"/>
                  <w:lang w:eastAsia="en-GB"/>
                </w:rPr>
                <w:t xml:space="preserve"> </w:t>
              </w:r>
              <w:r w:rsidRPr="00240AC5">
                <w:rPr>
                  <w:rFonts w:eastAsia="Arial Unicode MS"/>
                  <w:lang w:eastAsia="en-GB"/>
                </w:rPr>
                <w:t>the</w:t>
              </w:r>
              <w:r w:rsidRPr="00240AC5">
                <w:rPr>
                  <w:rFonts w:eastAsia="Arial"/>
                  <w:lang w:eastAsia="en-GB"/>
                </w:rPr>
                <w:t xml:space="preserve"> </w:t>
              </w:r>
              <w:r w:rsidRPr="00240AC5">
                <w:rPr>
                  <w:rFonts w:eastAsia="Arial Unicode MS"/>
                  <w:lang w:eastAsia="en-GB"/>
                </w:rPr>
                <w:t>white</w:t>
              </w:r>
              <w:r w:rsidRPr="00240AC5">
                <w:rPr>
                  <w:rFonts w:eastAsia="Arial"/>
                  <w:lang w:eastAsia="en-GB"/>
                </w:rPr>
                <w:t xml:space="preserve"> </w:t>
              </w:r>
              <w:r w:rsidRPr="00240AC5">
                <w:rPr>
                  <w:rFonts w:eastAsia="Arial Unicode MS"/>
                  <w:lang w:eastAsia="en-GB"/>
                </w:rPr>
                <w:t>space</w:t>
              </w:r>
              <w:r w:rsidRPr="00240AC5">
                <w:rPr>
                  <w:rFonts w:eastAsia="Arial"/>
                  <w:lang w:eastAsia="en-GB"/>
                </w:rPr>
                <w:t xml:space="preserve"> </w:t>
              </w:r>
              <w:r w:rsidRPr="00240AC5">
                <w:rPr>
                  <w:rFonts w:eastAsia="Arial Unicode MS"/>
                  <w:lang w:eastAsia="en-GB"/>
                </w:rPr>
                <w:t>separated</w:t>
              </w:r>
              <w:r w:rsidRPr="00240AC5">
                <w:rPr>
                  <w:rFonts w:eastAsia="Arial"/>
                  <w:lang w:eastAsia="en-GB"/>
                </w:rPr>
                <w:t xml:space="preserve"> </w:t>
              </w:r>
              <w:r w:rsidRPr="00240AC5">
                <w:rPr>
                  <w:rFonts w:eastAsia="Arial Unicode MS"/>
                  <w:lang w:eastAsia="en-GB"/>
                </w:rPr>
                <w:t>list</w:t>
              </w:r>
              <w:r>
                <w:rPr>
                  <w:lang w:eastAsia="en-GB"/>
                </w:rPr>
                <w:t>,</w:t>
              </w:r>
              <w:r w:rsidRPr="00240AC5">
                <w:rPr>
                  <w:rFonts w:eastAsia="Arial"/>
                  <w:lang w:eastAsia="en-GB"/>
                </w:rPr>
                <w:t xml:space="preserve"> </w:t>
              </w:r>
              <w:r w:rsidRPr="00240AC5">
                <w:rPr>
                  <w:rFonts w:eastAsia="Arial Unicode MS"/>
                  <w:lang w:eastAsia="en-GB"/>
                </w:rPr>
                <w:t>and</w:t>
              </w:r>
              <w:r w:rsidRPr="00240AC5">
                <w:rPr>
                  <w:rFonts w:eastAsia="Arial"/>
                  <w:lang w:eastAsia="en-GB"/>
                </w:rPr>
                <w:t xml:space="preserve"> </w:t>
              </w:r>
              <w:r>
                <w:rPr>
                  <w:rFonts w:eastAsia="Arial Unicode MS"/>
                  <w:lang w:eastAsia="en-GB"/>
                </w:rPr>
                <w:t xml:space="preserve">matches them each against the data. In each case the longest possible match is found. The initiator with the longest match is the one that is selected as having been ‘found’, with </w:t>
              </w:r>
              <w:r w:rsidRPr="00240AC5">
                <w:rPr>
                  <w:rFonts w:eastAsia="Arial Unicode MS"/>
                  <w:lang w:eastAsia="en-GB"/>
                </w:rPr>
                <w:t>length-ties</w:t>
              </w:r>
              <w:r w:rsidRPr="00240AC5">
                <w:rPr>
                  <w:rFonts w:eastAsia="Arial"/>
                  <w:lang w:eastAsia="en-GB"/>
                </w:rPr>
                <w:t xml:space="preserve"> </w:t>
              </w:r>
              <w:r>
                <w:rPr>
                  <w:rFonts w:eastAsia="Arial"/>
                  <w:lang w:eastAsia="en-GB"/>
                </w:rPr>
                <w:t>being resolved so that the matching initiator is selected that is first in the</w:t>
              </w:r>
              <w:r w:rsidRPr="00240AC5">
                <w:rPr>
                  <w:rFonts w:eastAsia="Arial"/>
                  <w:lang w:eastAsia="en-GB"/>
                </w:rPr>
                <w:t xml:space="preserve"> </w:t>
              </w:r>
              <w:r w:rsidRPr="00240AC5">
                <w:rPr>
                  <w:rFonts w:eastAsia="Arial Unicode MS"/>
                  <w:lang w:eastAsia="en-GB"/>
                </w:rPr>
                <w:t>order</w:t>
              </w:r>
              <w:r w:rsidRPr="00240AC5">
                <w:rPr>
                  <w:rFonts w:eastAsia="Arial"/>
                  <w:lang w:eastAsia="en-GB"/>
                </w:rPr>
                <w:t xml:space="preserve"> </w:t>
              </w:r>
              <w:r w:rsidRPr="00240AC5">
                <w:rPr>
                  <w:rFonts w:eastAsia="Arial Unicode MS"/>
                  <w:lang w:eastAsia="en-GB"/>
                </w:rPr>
                <w:t>written</w:t>
              </w:r>
              <w:r w:rsidRPr="00240AC5">
                <w:rPr>
                  <w:rFonts w:eastAsia="Arial"/>
                  <w:lang w:eastAsia="en-GB"/>
                </w:rPr>
                <w:t xml:space="preserve"> </w:t>
              </w:r>
              <w:r w:rsidRPr="00240AC5">
                <w:rPr>
                  <w:rFonts w:eastAsia="Arial Unicode MS"/>
                  <w:lang w:eastAsia="en-GB"/>
                </w:rPr>
                <w:t>in</w:t>
              </w:r>
              <w:r w:rsidRPr="00240AC5">
                <w:rPr>
                  <w:rFonts w:eastAsia="Arial"/>
                  <w:lang w:eastAsia="en-GB"/>
                </w:rPr>
                <w:t xml:space="preserve"> </w:t>
              </w:r>
              <w:r w:rsidRPr="00240AC5">
                <w:rPr>
                  <w:rFonts w:eastAsia="Arial Unicode MS"/>
                  <w:lang w:eastAsia="en-GB"/>
                </w:rPr>
                <w:t>the</w:t>
              </w:r>
              <w:r w:rsidRPr="00240AC5">
                <w:rPr>
                  <w:rFonts w:eastAsia="Arial"/>
                  <w:lang w:eastAsia="en-GB"/>
                </w:rPr>
                <w:t xml:space="preserve"> </w:t>
              </w:r>
              <w:r w:rsidRPr="00240AC5">
                <w:rPr>
                  <w:rFonts w:eastAsia="Arial Unicode MS"/>
                  <w:lang w:eastAsia="en-GB"/>
                </w:rPr>
                <w:t>schema</w:t>
              </w:r>
              <w:r>
                <w:rPr>
                  <w:rFonts w:eastAsia="Arial Unicode MS"/>
                  <w:lang w:eastAsia="en-GB"/>
                </w:rPr>
                <w:t>.</w:t>
              </w:r>
              <w:r w:rsidRPr="00240AC5">
                <w:rPr>
                  <w:rFonts w:eastAsia="Arial"/>
                  <w:lang w:eastAsia="en-GB"/>
                </w:rPr>
                <w:t xml:space="preserve"> </w:t>
              </w:r>
              <w:r w:rsidRPr="00240AC5">
                <w:rPr>
                  <w:rFonts w:eastAsia="Arial Unicode MS"/>
                  <w:lang w:eastAsia="en-GB"/>
                </w:rPr>
                <w:t>Once</w:t>
              </w:r>
              <w:r w:rsidRPr="00240AC5">
                <w:rPr>
                  <w:rFonts w:eastAsia="Arial"/>
                  <w:lang w:eastAsia="en-GB"/>
                </w:rPr>
                <w:t xml:space="preserve"> </w:t>
              </w:r>
              <w:r w:rsidRPr="00240AC5">
                <w:rPr>
                  <w:rFonts w:eastAsia="Arial Unicode MS"/>
                  <w:lang w:eastAsia="en-GB"/>
                </w:rPr>
                <w:t>a</w:t>
              </w:r>
              <w:r w:rsidRPr="00240AC5">
                <w:rPr>
                  <w:rFonts w:eastAsia="Arial"/>
                  <w:lang w:eastAsia="en-GB"/>
                </w:rPr>
                <w:t xml:space="preserve"> </w:t>
              </w:r>
              <w:r w:rsidRPr="00240AC5">
                <w:rPr>
                  <w:rFonts w:eastAsia="Arial Unicode MS"/>
                  <w:lang w:eastAsia="en-GB"/>
                </w:rPr>
                <w:t>match</w:t>
              </w:r>
              <w:r>
                <w:rPr>
                  <w:rFonts w:eastAsia="Arial Unicode MS"/>
                  <w:lang w:eastAsia="en-GB"/>
                </w:rPr>
                <w:t>ing initiator</w:t>
              </w:r>
              <w:r w:rsidRPr="00240AC5">
                <w:rPr>
                  <w:rFonts w:eastAsia="Arial"/>
                  <w:lang w:eastAsia="en-GB"/>
                </w:rPr>
                <w:t xml:space="preserve"> </w:t>
              </w:r>
              <w:r w:rsidRPr="00240AC5">
                <w:rPr>
                  <w:rFonts w:eastAsia="Arial Unicode MS"/>
                  <w:lang w:eastAsia="en-GB"/>
                </w:rPr>
                <w:t>is</w:t>
              </w:r>
              <w:r w:rsidRPr="00240AC5">
                <w:rPr>
                  <w:rFonts w:eastAsia="Arial"/>
                  <w:lang w:eastAsia="en-GB"/>
                </w:rPr>
                <w:t xml:space="preserve"> </w:t>
              </w:r>
              <w:r w:rsidRPr="00240AC5">
                <w:rPr>
                  <w:rFonts w:eastAsia="Arial Unicode MS"/>
                  <w:lang w:eastAsia="en-GB"/>
                </w:rPr>
                <w:t>found,</w:t>
              </w:r>
              <w:r w:rsidRPr="00240AC5">
                <w:rPr>
                  <w:rFonts w:eastAsia="Arial"/>
                  <w:lang w:eastAsia="en-GB"/>
                </w:rPr>
                <w:t xml:space="preserve"> </w:t>
              </w:r>
              <w:r w:rsidRPr="00240AC5">
                <w:rPr>
                  <w:rFonts w:eastAsia="Arial Unicode MS"/>
                  <w:lang w:eastAsia="en-GB"/>
                </w:rPr>
                <w:t>no</w:t>
              </w:r>
              <w:r w:rsidRPr="00240AC5">
                <w:rPr>
                  <w:rFonts w:eastAsia="Arial"/>
                  <w:lang w:eastAsia="en-GB"/>
                </w:rPr>
                <w:t xml:space="preserve"> </w:t>
              </w:r>
              <w:r w:rsidRPr="00240AC5">
                <w:rPr>
                  <w:rFonts w:eastAsia="Arial Unicode MS"/>
                  <w:lang w:eastAsia="en-GB"/>
                </w:rPr>
                <w:t>other</w:t>
              </w:r>
              <w:r w:rsidRPr="00240AC5">
                <w:rPr>
                  <w:rFonts w:eastAsia="Arial"/>
                  <w:lang w:eastAsia="en-GB"/>
                </w:rPr>
                <w:t xml:space="preserve"> </w:t>
              </w:r>
              <w:r>
                <w:rPr>
                  <w:lang w:eastAsia="en-GB"/>
                </w:rPr>
                <w:t>matches</w:t>
              </w:r>
              <w:r w:rsidRPr="00240AC5">
                <w:rPr>
                  <w:rFonts w:eastAsia="Arial"/>
                  <w:lang w:eastAsia="en-GB"/>
                </w:rPr>
                <w:t xml:space="preserve"> </w:t>
              </w:r>
              <w:r>
                <w:rPr>
                  <w:lang w:eastAsia="en-GB"/>
                </w:rPr>
                <w:t>will</w:t>
              </w:r>
              <w:r w:rsidRPr="00240AC5">
                <w:rPr>
                  <w:rFonts w:eastAsia="Arial"/>
                  <w:lang w:eastAsia="en-GB"/>
                </w:rPr>
                <w:t xml:space="preserve"> </w:t>
              </w:r>
              <w:r w:rsidRPr="00240AC5">
                <w:rPr>
                  <w:rFonts w:eastAsia="Arial Unicode MS"/>
                  <w:lang w:eastAsia="en-GB"/>
                </w:rPr>
                <w:t>be</w:t>
              </w:r>
              <w:r w:rsidRPr="00240AC5">
                <w:rPr>
                  <w:rFonts w:eastAsia="Arial"/>
                  <w:lang w:eastAsia="en-GB"/>
                </w:rPr>
                <w:t xml:space="preserve"> </w:t>
              </w:r>
              <w:r w:rsidRPr="00240AC5">
                <w:rPr>
                  <w:rFonts w:eastAsia="Arial Unicode MS"/>
                  <w:lang w:eastAsia="en-GB"/>
                </w:rPr>
                <w:t>subsequently</w:t>
              </w:r>
              <w:r w:rsidRPr="00240AC5">
                <w:rPr>
                  <w:rFonts w:eastAsia="Arial"/>
                  <w:lang w:eastAsia="en-GB"/>
                </w:rPr>
                <w:t xml:space="preserve"> </w:t>
              </w:r>
              <w:r w:rsidRPr="00240AC5">
                <w:rPr>
                  <w:rFonts w:eastAsia="Arial Unicode MS"/>
                  <w:lang w:eastAsia="en-GB"/>
                </w:rPr>
                <w:t>attempted</w:t>
              </w:r>
              <w:r w:rsidRPr="00240AC5">
                <w:rPr>
                  <w:rFonts w:eastAsia="Arial"/>
                  <w:lang w:eastAsia="en-GB"/>
                </w:rPr>
                <w:t xml:space="preserve"> </w:t>
              </w:r>
              <w:r w:rsidRPr="00240AC5">
                <w:rPr>
                  <w:rFonts w:eastAsia="Arial Unicode MS"/>
                  <w:lang w:eastAsia="en-GB"/>
                </w:rPr>
                <w:t>(ie,</w:t>
              </w:r>
              <w:r w:rsidRPr="00240AC5">
                <w:rPr>
                  <w:rFonts w:eastAsia="Arial"/>
                  <w:lang w:eastAsia="en-GB"/>
                </w:rPr>
                <w:t xml:space="preserve"> </w:t>
              </w:r>
              <w:r w:rsidRPr="00240AC5">
                <w:rPr>
                  <w:rFonts w:eastAsia="Arial Unicode MS"/>
                  <w:lang w:eastAsia="en-GB"/>
                </w:rPr>
                <w:t>there</w:t>
              </w:r>
              <w:r w:rsidRPr="00240AC5">
                <w:rPr>
                  <w:rFonts w:eastAsia="Arial"/>
                  <w:lang w:eastAsia="en-GB"/>
                </w:rPr>
                <w:t xml:space="preserve"> </w:t>
              </w:r>
              <w:r w:rsidRPr="00240AC5">
                <w:rPr>
                  <w:rFonts w:eastAsia="Arial Unicode MS"/>
                  <w:lang w:eastAsia="en-GB"/>
                </w:rPr>
                <w:t>is</w:t>
              </w:r>
              <w:r w:rsidRPr="00240AC5">
                <w:rPr>
                  <w:rFonts w:eastAsia="Arial"/>
                  <w:lang w:eastAsia="en-GB"/>
                </w:rPr>
                <w:t xml:space="preserve"> </w:t>
              </w:r>
              <w:r w:rsidRPr="00240AC5">
                <w:rPr>
                  <w:rFonts w:eastAsia="Arial Unicode MS"/>
                  <w:lang w:eastAsia="en-GB"/>
                </w:rPr>
                <w:t>no</w:t>
              </w:r>
              <w:r w:rsidRPr="00240AC5">
                <w:rPr>
                  <w:rFonts w:eastAsia="Arial"/>
                  <w:lang w:eastAsia="en-GB"/>
                </w:rPr>
                <w:t xml:space="preserve"> </w:t>
              </w:r>
              <w:r w:rsidRPr="00240AC5">
                <w:rPr>
                  <w:rFonts w:eastAsia="Arial Unicode MS"/>
                  <w:lang w:eastAsia="en-GB"/>
                </w:rPr>
                <w:t>backtracking).</w:t>
              </w:r>
              <w:commentRangeEnd w:id="8080"/>
              <w:r>
                <w:rPr>
                  <w:rStyle w:val="CommentReference"/>
                </w:rPr>
                <w:commentReference w:id="8080"/>
              </w:r>
            </w:ins>
          </w:p>
          <w:p w14:paraId="0432456B" w14:textId="26AEC857" w:rsidR="003F1FDE" w:rsidRPr="00240AC5" w:rsidDel="00435543" w:rsidRDefault="003F1FDE">
            <w:pPr>
              <w:rPr>
                <w:del w:id="8082" w:author="mbeckerle" w:date="2012-04-23T01:46:00Z"/>
                <w:rFonts w:eastAsia="Arial Unicode MS"/>
                <w:lang w:eastAsia="en-GB"/>
              </w:rPr>
              <w:pPrChange w:id="8083" w:author="mbeckerle" w:date="2012-04-22T16:28:00Z">
                <w:pPr>
                  <w:numPr>
                    <w:numId w:val="8"/>
                  </w:numPr>
                  <w:tabs>
                    <w:tab w:val="num" w:pos="1080"/>
                  </w:tabs>
                  <w:ind w:left="180" w:hanging="360"/>
                </w:pPr>
              </w:pPrChange>
            </w:pPr>
          </w:p>
          <w:p w14:paraId="179DBB4B" w14:textId="77777777" w:rsidR="007B4638" w:rsidRDefault="007839BF" w:rsidP="00240AC5">
            <w:pPr>
              <w:pStyle w:val="BulletList"/>
              <w:tabs>
                <w:tab w:val="clear" w:pos="360"/>
                <w:tab w:val="clear" w:pos="540"/>
              </w:tabs>
              <w:ind w:left="0" w:firstLine="0"/>
              <w:rPr>
                <w:ins w:id="8084" w:author="Steve Hanson" w:date="2012-02-29T13:34:00Z"/>
              </w:rPr>
            </w:pPr>
            <w:r w:rsidRPr="00DB2CAE">
              <w:t>When an initiator is specified, it is a processing error</w:t>
            </w:r>
            <w:r w:rsidR="0090020F" w:rsidRPr="00DB2CAE">
              <w:t xml:space="preserve"> if the component is required and</w:t>
            </w:r>
            <w:del w:id="8085" w:author="mbeckerle" w:date="2013-01-28T12:34:00Z">
              <w:r w:rsidRPr="00DB2CAE" w:rsidDel="004F385A">
                <w:delText xml:space="preserve"> if</w:delText>
              </w:r>
            </w:del>
            <w:r w:rsidRPr="00DB2CAE">
              <w:t xml:space="preserve"> </w:t>
            </w:r>
            <w:r w:rsidR="00204A41" w:rsidRPr="00DB2CAE">
              <w:t xml:space="preserve">one of the values </w:t>
            </w:r>
            <w:r w:rsidRPr="00DB2CAE">
              <w:t xml:space="preserve">is not found. </w:t>
            </w:r>
          </w:p>
          <w:p w14:paraId="1926F72B" w14:textId="02A44DC1" w:rsidR="007839BF" w:rsidRDefault="007839BF" w:rsidP="00240AC5">
            <w:pPr>
              <w:pStyle w:val="BulletList"/>
              <w:tabs>
                <w:tab w:val="clear" w:pos="360"/>
                <w:tab w:val="clear" w:pos="540"/>
              </w:tabs>
              <w:ind w:left="0" w:firstLine="0"/>
              <w:rPr>
                <w:ins w:id="8086" w:author="Steve Hanson" w:date="2012-02-29T13:33:00Z"/>
              </w:rPr>
            </w:pPr>
            <w:r w:rsidRPr="00DB2CAE">
              <w:t xml:space="preserve">If dfdl:initiator is "" (the empty string), then the </w:t>
            </w:r>
            <w:ins w:id="8087" w:author="Steve Hanson" w:date="2012-08-06T13:33:00Z">
              <w:r w:rsidR="00312115" w:rsidRPr="00312115">
                <w:rPr>
                  <w:b/>
                  <w:i/>
                </w:rPr>
                <w:t>I</w:t>
              </w:r>
            </w:ins>
            <w:del w:id="8088" w:author="Steve Hanson" w:date="2012-08-06T13:33:00Z">
              <w:r w:rsidRPr="00312115" w:rsidDel="00312115">
                <w:rPr>
                  <w:b/>
                  <w:i/>
                </w:rPr>
                <w:delText>i</w:delText>
              </w:r>
            </w:del>
            <w:r w:rsidRPr="00312115">
              <w:rPr>
                <w:b/>
                <w:i/>
              </w:rPr>
              <w:t>nitiator</w:t>
            </w:r>
            <w:r w:rsidRPr="00DB2CAE">
              <w:t xml:space="preserve"> region is of length zero, and no initiator is expected.</w:t>
            </w:r>
            <w:ins w:id="8089" w:author="Steve Hanson" w:date="2012-02-29T13:33:00Z">
              <w:r w:rsidR="007B4638">
                <w:t xml:space="preserve"> </w:t>
              </w:r>
            </w:ins>
            <w:ins w:id="8090" w:author="Steve Hanson" w:date="2012-02-29T13:36:00Z">
              <w:r w:rsidR="007B4638">
                <w:t xml:space="preserve"> </w:t>
              </w:r>
            </w:ins>
            <w:commentRangeStart w:id="8091"/>
            <w:ins w:id="8092" w:author="Steve Hanson" w:date="2012-02-29T13:37:00Z">
              <w:r w:rsidR="007B4638">
                <w:t>It is not permitted for a</w:t>
              </w:r>
            </w:ins>
            <w:ins w:id="8093" w:author="Steve Hanson" w:date="2012-02-29T13:36:00Z">
              <w:r w:rsidR="007B4638">
                <w:t>n expression t</w:t>
              </w:r>
            </w:ins>
            <w:ins w:id="8094" w:author="Steve Hanson" w:date="2012-02-29T13:38:00Z">
              <w:r w:rsidR="007B4638">
                <w:t>o</w:t>
              </w:r>
            </w:ins>
            <w:ins w:id="8095" w:author="Steve Hanson" w:date="2012-02-29T13:36:00Z">
              <w:r w:rsidR="007B4638">
                <w:t xml:space="preserve"> return an empty string</w:t>
              </w:r>
            </w:ins>
            <w:ins w:id="8096" w:author="mbeckerle" w:date="2012-03-24T17:42:00Z">
              <w:r w:rsidR="00CB6821">
                <w:t>. T</w:t>
              </w:r>
            </w:ins>
            <w:ins w:id="8097" w:author="Steve Hanson" w:date="2012-02-29T13:38:00Z">
              <w:del w:id="8098" w:author="mbeckerle" w:date="2012-03-24T17:42:00Z">
                <w:r w:rsidR="007B4638" w:rsidDel="00CB6821">
                  <w:delText>, t</w:delText>
                </w:r>
              </w:del>
              <w:r w:rsidR="007B4638">
                <w:t xml:space="preserve">hat </w:t>
              </w:r>
            </w:ins>
            <w:ins w:id="8099" w:author="Steve Hanson" w:date="2012-02-29T13:36:00Z">
              <w:r w:rsidR="007B4638">
                <w:t xml:space="preserve">is a </w:t>
              </w:r>
            </w:ins>
            <w:ins w:id="8100" w:author="Steve Hanson" w:date="2012-02-29T13:37:00Z">
              <w:r w:rsidR="007B4638">
                <w:t>schema definition</w:t>
              </w:r>
            </w:ins>
            <w:ins w:id="8101" w:author="Steve Hanson" w:date="2012-02-29T13:36:00Z">
              <w:r w:rsidR="007B4638">
                <w:t xml:space="preserve"> error.</w:t>
              </w:r>
            </w:ins>
            <w:commentRangeEnd w:id="8091"/>
            <w:ins w:id="8102" w:author="Steve Hanson" w:date="2012-02-29T13:38:00Z">
              <w:r w:rsidR="007B4638" w:rsidRPr="00240AC5">
                <w:rPr>
                  <w:rStyle w:val="CommentReference"/>
                  <w:rFonts w:eastAsia="Times New Roman"/>
                </w:rPr>
                <w:commentReference w:id="8091"/>
              </w:r>
            </w:ins>
          </w:p>
          <w:p w14:paraId="06E4E96E" w14:textId="77777777" w:rsidR="007B4638" w:rsidRPr="00DB2CAE" w:rsidDel="007B4638" w:rsidRDefault="007B4638" w:rsidP="00240AC5">
            <w:pPr>
              <w:pStyle w:val="BulletList"/>
              <w:tabs>
                <w:tab w:val="clear" w:pos="360"/>
                <w:tab w:val="clear" w:pos="540"/>
              </w:tabs>
              <w:ind w:left="0" w:firstLine="0"/>
              <w:rPr>
                <w:del w:id="8103" w:author="Steve Hanson" w:date="2012-02-29T13:37:00Z"/>
              </w:rPr>
            </w:pPr>
          </w:p>
          <w:p w14:paraId="16DBD0A8" w14:textId="77777777" w:rsidR="00204A41" w:rsidRPr="00240AC5" w:rsidRDefault="00204A41" w:rsidP="00240AC5">
            <w:pPr>
              <w:pStyle w:val="BulletList"/>
              <w:tabs>
                <w:tab w:val="clear" w:pos="360"/>
                <w:tab w:val="clear" w:pos="540"/>
              </w:tabs>
              <w:ind w:left="0" w:firstLine="0"/>
              <w:rPr>
                <w:rFonts w:eastAsia="Times New Roman"/>
              </w:rPr>
            </w:pPr>
            <w:r w:rsidRPr="00240AC5">
              <w:rPr>
                <w:rFonts w:eastAsia="Times New Roman"/>
              </w:rPr>
              <w:t xml:space="preserve">On unparsing the first initiator in the list is automatically inserted </w:t>
            </w:r>
            <w:r w:rsidR="00C302B4" w:rsidRPr="00240AC5">
              <w:rPr>
                <w:rFonts w:eastAsia="Times New Roman"/>
              </w:rPr>
              <w:t xml:space="preserve">into the </w:t>
            </w:r>
            <w:r w:rsidR="00C302B4" w:rsidRPr="00240AC5">
              <w:rPr>
                <w:rFonts w:eastAsia="Times New Roman"/>
                <w:b/>
                <w:i/>
              </w:rPr>
              <w:t>Initiator</w:t>
            </w:r>
            <w:r w:rsidR="00C302B4" w:rsidRPr="00240AC5">
              <w:rPr>
                <w:rFonts w:eastAsia="Times New Roman"/>
              </w:rPr>
              <w:t xml:space="preserve"> region</w:t>
            </w:r>
            <w:r w:rsidRPr="00240AC5">
              <w:rPr>
                <w:rFonts w:eastAsia="Times New Roman"/>
              </w:rPr>
              <w:t>.</w:t>
            </w:r>
            <w:r w:rsidR="0089198E" w:rsidRPr="00240AC5">
              <w:rPr>
                <w:rStyle w:val="CommentReference"/>
                <w:rFonts w:eastAsia="Times New Roman"/>
              </w:rPr>
              <w:commentReference w:id="8104"/>
            </w:r>
          </w:p>
          <w:p w14:paraId="09E074E5" w14:textId="77777777" w:rsidR="00C0708E" w:rsidRPr="00240AC5" w:rsidRDefault="00C0708E" w:rsidP="00312115">
            <w:pPr>
              <w:spacing w:before="0" w:after="0"/>
              <w:rPr>
                <w:rFonts w:eastAsia="Arial Unicode MS"/>
              </w:rPr>
            </w:pPr>
            <w:r w:rsidRPr="00240AC5">
              <w:rPr>
                <w:rFonts w:eastAsia="Arial Unicode MS"/>
              </w:rPr>
              <w:t xml:space="preserve">If dfdl:ignoreCase is </w:t>
            </w:r>
            <w:r w:rsidR="00682090" w:rsidRPr="00240AC5">
              <w:rPr>
                <w:rFonts w:eastAsia="Arial Unicode MS"/>
              </w:rPr>
              <w:t>'yes'</w:t>
            </w:r>
            <w:r w:rsidR="00295475" w:rsidRPr="00240AC5">
              <w:rPr>
                <w:rFonts w:eastAsia="Arial Unicode MS"/>
              </w:rPr>
              <w:t xml:space="preserve"> </w:t>
            </w:r>
            <w:r w:rsidRPr="00240AC5">
              <w:rPr>
                <w:rFonts w:eastAsia="Arial Unicode MS"/>
              </w:rPr>
              <w:t>then the case of the string is ignored</w:t>
            </w:r>
            <w:r w:rsidR="00C13F86" w:rsidRPr="00240AC5">
              <w:rPr>
                <w:rFonts w:eastAsia="Arial Unicode MS"/>
              </w:rPr>
              <w:t xml:space="preserve"> by the parser.</w:t>
            </w:r>
          </w:p>
          <w:p w14:paraId="02F12556" w14:textId="77777777" w:rsidR="002854C0" w:rsidRPr="00240AC5" w:rsidRDefault="002854C0" w:rsidP="00240AC5">
            <w:pPr>
              <w:tabs>
                <w:tab w:val="num" w:pos="360"/>
                <w:tab w:val="num" w:pos="540"/>
              </w:tabs>
              <w:spacing w:before="40" w:after="40"/>
              <w:rPr>
                <w:rStyle w:val="TableCellCharChar"/>
                <w:rFonts w:cs="Arial"/>
                <w:sz w:val="20"/>
                <w:szCs w:val="20"/>
              </w:rPr>
            </w:pPr>
            <w:r w:rsidRPr="00240AC5">
              <w:rPr>
                <w:rStyle w:val="TableCellCharChar"/>
                <w:rFonts w:cs="Arial"/>
                <w:sz w:val="20"/>
                <w:szCs w:val="20"/>
              </w:rPr>
              <w:t xml:space="preserve">Annotation: dfdl:element, </w:t>
            </w:r>
            <w:r w:rsidR="00EE5D95" w:rsidRPr="00240AC5">
              <w:rPr>
                <w:rStyle w:val="TableCellCharChar"/>
                <w:rFonts w:cs="Arial"/>
                <w:sz w:val="20"/>
                <w:szCs w:val="20"/>
              </w:rPr>
              <w:t>dfdl:simpleType, dfdl:sequence, dfdl:choice, dfdl:group</w:t>
            </w:r>
          </w:p>
        </w:tc>
      </w:tr>
      <w:tr w:rsidR="002854C0" w:rsidRPr="00240AC5" w14:paraId="6A2B0904" w14:textId="77777777" w:rsidTr="00312115">
        <w:trPr>
          <w:cantSplit/>
          <w:trHeight w:val="360"/>
        </w:trPr>
        <w:tc>
          <w:tcPr>
            <w:tcW w:w="2628" w:type="dxa"/>
            <w:shd w:val="clear" w:color="auto" w:fill="auto"/>
          </w:tcPr>
          <w:p w14:paraId="338B5201" w14:textId="77777777" w:rsidR="002854C0" w:rsidRPr="00240AC5" w:rsidRDefault="002854C0" w:rsidP="00240AC5">
            <w:pPr>
              <w:tabs>
                <w:tab w:val="num" w:pos="360"/>
                <w:tab w:val="num" w:pos="540"/>
              </w:tabs>
              <w:spacing w:before="40" w:after="40"/>
              <w:ind w:left="180" w:hanging="180"/>
              <w:rPr>
                <w:rStyle w:val="TableCellCharChar"/>
                <w:rFonts w:cs="Arial"/>
                <w:sz w:val="20"/>
                <w:szCs w:val="20"/>
              </w:rPr>
            </w:pPr>
            <w:r w:rsidRPr="00240AC5">
              <w:rPr>
                <w:rStyle w:val="TableCellCharChar"/>
                <w:rFonts w:cs="Arial"/>
                <w:sz w:val="20"/>
                <w:szCs w:val="20"/>
              </w:rPr>
              <w:t>terminator</w:t>
            </w:r>
          </w:p>
        </w:tc>
        <w:tc>
          <w:tcPr>
            <w:tcW w:w="6300" w:type="dxa"/>
            <w:shd w:val="clear" w:color="auto" w:fill="auto"/>
          </w:tcPr>
          <w:p w14:paraId="02D5C4F6" w14:textId="77777777" w:rsidR="002854C0" w:rsidRDefault="00275D2D" w:rsidP="00312115">
            <w:pPr>
              <w:spacing w:before="0" w:after="0"/>
              <w:rPr>
                <w:ins w:id="8105" w:author="mbeckerle" w:date="2012-04-22T16:16:00Z"/>
                <w:rFonts w:eastAsia="Arial Unicode MS"/>
              </w:rPr>
            </w:pPr>
            <w:r w:rsidRPr="00312115">
              <w:rPr>
                <w:rFonts w:eastAsia="MS Mincho"/>
              </w:rPr>
              <w:t xml:space="preserve">List of DFDL </w:t>
            </w:r>
            <w:r w:rsidR="00293086" w:rsidRPr="00312115">
              <w:rPr>
                <w:rFonts w:eastAsia="MS Mincho"/>
              </w:rPr>
              <w:t>S</w:t>
            </w:r>
            <w:r w:rsidRPr="00312115">
              <w:rPr>
                <w:rFonts w:eastAsia="MS Mincho"/>
              </w:rPr>
              <w:t xml:space="preserve">tring </w:t>
            </w:r>
            <w:r w:rsidR="00293086" w:rsidRPr="00312115">
              <w:rPr>
                <w:rFonts w:eastAsia="MS Mincho"/>
              </w:rPr>
              <w:t>L</w:t>
            </w:r>
            <w:r w:rsidRPr="00312115">
              <w:rPr>
                <w:rFonts w:eastAsia="MS Mincho"/>
              </w:rPr>
              <w:t>iterals</w:t>
            </w:r>
            <w:r w:rsidR="00F35F85" w:rsidRPr="00312115">
              <w:rPr>
                <w:rFonts w:eastAsia="Arial Unicode MS"/>
              </w:rPr>
              <w:t xml:space="preserve"> or DFDL </w:t>
            </w:r>
            <w:r w:rsidR="00293086" w:rsidRPr="009C72D1">
              <w:rPr>
                <w:rFonts w:eastAsia="Arial Unicode MS"/>
              </w:rPr>
              <w:t>E</w:t>
            </w:r>
            <w:r w:rsidR="00F35F85" w:rsidRPr="009C72D1">
              <w:rPr>
                <w:rFonts w:eastAsia="Arial Unicode MS"/>
              </w:rPr>
              <w:t>xpression</w:t>
            </w:r>
          </w:p>
          <w:p w14:paraId="5091933A" w14:textId="234CF282" w:rsidR="009C72D1" w:rsidRPr="00312115" w:rsidDel="000C1848" w:rsidRDefault="009C72D1" w:rsidP="00312115">
            <w:pPr>
              <w:spacing w:before="0" w:after="0"/>
              <w:rPr>
                <w:del w:id="8106" w:author="mbeckerle" w:date="2012-04-22T16:30:00Z"/>
                <w:rFonts w:eastAsia="Arial Unicode MS"/>
              </w:rPr>
            </w:pPr>
          </w:p>
          <w:p w14:paraId="5DF1C79D" w14:textId="77777777" w:rsidR="002854C0" w:rsidRDefault="002854C0" w:rsidP="00312115">
            <w:pPr>
              <w:spacing w:before="0" w:after="0"/>
              <w:rPr>
                <w:ins w:id="8107" w:author="mbeckerle" w:date="2012-04-22T16:16:00Z"/>
                <w:rFonts w:eastAsia="Arial Unicode MS"/>
              </w:rPr>
            </w:pPr>
            <w:r w:rsidRPr="00312115">
              <w:rPr>
                <w:rFonts w:eastAsia="Arial Unicode MS"/>
              </w:rPr>
              <w:t xml:space="preserve">Specifies </w:t>
            </w:r>
            <w:r w:rsidR="00204A41" w:rsidRPr="00312115">
              <w:rPr>
                <w:rFonts w:eastAsia="Arial Unicode MS"/>
              </w:rPr>
              <w:t xml:space="preserve">a whitespace separated list of alternative </w:t>
            </w:r>
            <w:r w:rsidRPr="00312115">
              <w:rPr>
                <w:rFonts w:eastAsia="Arial Unicode MS"/>
              </w:rPr>
              <w:t>text string</w:t>
            </w:r>
            <w:r w:rsidR="00204A41" w:rsidRPr="00312115">
              <w:rPr>
                <w:rFonts w:eastAsia="Arial Unicode MS"/>
              </w:rPr>
              <w:t>s</w:t>
            </w:r>
            <w:r w:rsidRPr="00312115">
              <w:rPr>
                <w:rFonts w:eastAsia="Arial Unicode MS"/>
              </w:rPr>
              <w:t xml:space="preserve"> that</w:t>
            </w:r>
            <w:r w:rsidR="00204A41" w:rsidRPr="00312115">
              <w:rPr>
                <w:rFonts w:eastAsia="Arial Unicode MS"/>
              </w:rPr>
              <w:t xml:space="preserve"> one of which</w:t>
            </w:r>
            <w:r w:rsidRPr="00312115">
              <w:rPr>
                <w:rFonts w:eastAsia="Arial Unicode MS"/>
              </w:rPr>
              <w:t xml:space="preserve"> marks the end of an element or group of elements. </w:t>
            </w:r>
            <w:r w:rsidR="0090020F" w:rsidRPr="009C72D1">
              <w:rPr>
                <w:rFonts w:eastAsia="Arial Unicode MS"/>
              </w:rPr>
              <w:t>The strings MUST be searched for in the longest first order.</w:t>
            </w:r>
          </w:p>
          <w:p w14:paraId="7BCA0683" w14:textId="5A00346D" w:rsidR="009C72D1" w:rsidRPr="00312115" w:rsidDel="000C1848" w:rsidRDefault="009C72D1" w:rsidP="00312115">
            <w:pPr>
              <w:spacing w:before="0" w:after="0"/>
              <w:rPr>
                <w:del w:id="8108" w:author="mbeckerle" w:date="2012-04-22T16:31:00Z"/>
                <w:rFonts w:eastAsia="Arial Unicode MS"/>
              </w:rPr>
            </w:pPr>
          </w:p>
          <w:p w14:paraId="1F83BF5C" w14:textId="77777777" w:rsidR="001A52E4" w:rsidRDefault="001A52E4" w:rsidP="00312115">
            <w:pPr>
              <w:spacing w:before="0" w:after="0"/>
              <w:rPr>
                <w:ins w:id="8109" w:author="mbeckerle" w:date="2012-04-22T16:16:00Z"/>
                <w:rFonts w:eastAsia="Arial Unicode MS"/>
              </w:rPr>
            </w:pPr>
            <w:r w:rsidRPr="00312115">
              <w:rPr>
                <w:rFonts w:eastAsia="Arial Unicode MS"/>
              </w:rPr>
              <w:t>This property can be computed by way of an expression which returns a string of whitespace separated list of values.</w:t>
            </w:r>
            <w:r w:rsidR="00A40483" w:rsidRPr="009C72D1">
              <w:rPr>
                <w:rFonts w:eastAsia="Arial Unicode MS"/>
              </w:rPr>
              <w:t xml:space="preserve">  </w:t>
            </w:r>
            <w:r w:rsidR="0077521F" w:rsidRPr="009C72D1">
              <w:rPr>
                <w:rFonts w:eastAsia="Arial Unicode MS"/>
              </w:rPr>
              <w:t>The expression must not contain forward references to elements which have not yet been processed.</w:t>
            </w:r>
          </w:p>
          <w:p w14:paraId="1E7741D3" w14:textId="54E81336" w:rsidR="009C72D1" w:rsidRPr="009C72D1" w:rsidDel="000C1848" w:rsidRDefault="009C72D1">
            <w:pPr>
              <w:spacing w:before="0" w:after="0"/>
              <w:rPr>
                <w:del w:id="8110" w:author="mbeckerle" w:date="2012-04-22T16:31:00Z"/>
                <w:rFonts w:eastAsia="Arial Unicode MS"/>
              </w:rPr>
              <w:pPrChange w:id="8111" w:author="mbeckerle" w:date="2012-04-22T16:16:00Z">
                <w:pPr>
                  <w:tabs>
                    <w:tab w:val="num" w:pos="360"/>
                    <w:tab w:val="num" w:pos="540"/>
                  </w:tabs>
                  <w:spacing w:before="40" w:after="40"/>
                  <w:ind w:left="180" w:hanging="180"/>
                </w:pPr>
              </w:pPrChange>
            </w:pPr>
          </w:p>
          <w:p w14:paraId="1C50F76D" w14:textId="77777777" w:rsidR="00C13F86" w:rsidRPr="00240AC5" w:rsidRDefault="007839BF" w:rsidP="00240AC5">
            <w:pPr>
              <w:pStyle w:val="nobreak"/>
              <w:tabs>
                <w:tab w:val="num" w:pos="360"/>
                <w:tab w:val="num" w:pos="540"/>
              </w:tabs>
              <w:spacing w:before="40" w:after="40"/>
              <w:ind w:left="180" w:hanging="180"/>
              <w:rPr>
                <w:rFonts w:eastAsia="Arial Unicode MS"/>
                <w:szCs w:val="20"/>
              </w:rPr>
            </w:pPr>
            <w:r w:rsidRPr="00240AC5">
              <w:rPr>
                <w:rFonts w:eastAsia="Arial Unicode MS"/>
                <w:szCs w:val="20"/>
              </w:rPr>
              <w:t xml:space="preserve">The </w:t>
            </w:r>
            <w:r w:rsidR="00C302B4" w:rsidRPr="00275A32">
              <w:rPr>
                <w:rFonts w:eastAsia="Arial Unicode MS"/>
                <w:b/>
                <w:i/>
                <w:szCs w:val="20"/>
              </w:rPr>
              <w:t>Terminator</w:t>
            </w:r>
            <w:r w:rsidR="00C302B4" w:rsidRPr="00240AC5" w:rsidDel="00C302B4">
              <w:rPr>
                <w:rFonts w:eastAsia="Arial Unicode MS"/>
                <w:szCs w:val="20"/>
              </w:rPr>
              <w:t xml:space="preserve"> </w:t>
            </w:r>
            <w:r w:rsidRPr="00240AC5">
              <w:rPr>
                <w:rFonts w:eastAsia="Arial Unicode MS"/>
                <w:szCs w:val="20"/>
              </w:rPr>
              <w:t xml:space="preserve">region contains the terminator string. </w:t>
            </w:r>
          </w:p>
          <w:p w14:paraId="6930E39E" w14:textId="77777777" w:rsidR="007B4638" w:rsidRDefault="00C13F86" w:rsidP="00240AC5">
            <w:pPr>
              <w:pStyle w:val="BulletList"/>
              <w:tabs>
                <w:tab w:val="clear" w:pos="360"/>
                <w:tab w:val="clear" w:pos="540"/>
              </w:tabs>
              <w:ind w:left="0" w:firstLine="0"/>
              <w:rPr>
                <w:ins w:id="8112" w:author="mbeckerle" w:date="2012-04-22T16:16:00Z"/>
              </w:rPr>
            </w:pPr>
            <w:r w:rsidRPr="00DB2CAE">
              <w:t>If dfdl:terminator is "" (the empty string), then the terminator region is of length zero, and no terminator is expected.</w:t>
            </w:r>
            <w:ins w:id="8113" w:author="Steve Hanson" w:date="2012-02-29T13:42:00Z">
              <w:r w:rsidR="007B4638">
                <w:t xml:space="preserve"> </w:t>
              </w:r>
              <w:commentRangeStart w:id="8114"/>
              <w:r w:rsidR="007B4638">
                <w:t>It is not permitted for an expression to return an empty string, that is a schema definition error.</w:t>
              </w:r>
              <w:commentRangeEnd w:id="8114"/>
              <w:r w:rsidR="007B4638" w:rsidRPr="00240AC5">
                <w:rPr>
                  <w:rStyle w:val="CommentReference"/>
                  <w:rFonts w:eastAsia="Times New Roman"/>
                </w:rPr>
                <w:commentReference w:id="8114"/>
              </w:r>
            </w:ins>
          </w:p>
          <w:p w14:paraId="1068C5C1" w14:textId="6635E1BF" w:rsidR="009C72D1" w:rsidDel="000C1848" w:rsidRDefault="009C72D1" w:rsidP="00240AC5">
            <w:pPr>
              <w:pStyle w:val="BulletList"/>
              <w:tabs>
                <w:tab w:val="clear" w:pos="360"/>
                <w:tab w:val="clear" w:pos="540"/>
              </w:tabs>
              <w:ind w:left="0" w:firstLine="0"/>
              <w:rPr>
                <w:ins w:id="8115" w:author="Steve Hanson" w:date="2012-02-29T13:42:00Z"/>
                <w:del w:id="8116" w:author="mbeckerle" w:date="2012-04-22T16:31:00Z"/>
              </w:rPr>
            </w:pPr>
          </w:p>
          <w:p w14:paraId="13990822" w14:textId="3B886D07" w:rsidR="00C13F86" w:rsidDel="009C72D1" w:rsidRDefault="003F1FDE" w:rsidP="00240AC5">
            <w:pPr>
              <w:pStyle w:val="nobreak"/>
              <w:tabs>
                <w:tab w:val="num" w:pos="360"/>
                <w:tab w:val="num" w:pos="540"/>
              </w:tabs>
              <w:spacing w:before="40" w:after="40"/>
              <w:ind w:left="180" w:hanging="180"/>
              <w:rPr>
                <w:del w:id="8117" w:author="Steve Hanson" w:date="2012-02-29T14:37:00Z"/>
                <w:rFonts w:eastAsia="Arial Unicode MS"/>
                <w:lang w:eastAsia="en-GB"/>
              </w:rPr>
            </w:pPr>
            <w:commentRangeStart w:id="8118"/>
            <w:ins w:id="8119" w:author="mbeckerle" w:date="2012-03-24T18:10:00Z">
              <w:r w:rsidRPr="00240AC5">
                <w:rPr>
                  <w:rFonts w:eastAsia="Arial Unicode MS"/>
                  <w:lang w:eastAsia="en-GB"/>
                </w:rPr>
                <w:t>When parsing, t</w:t>
              </w:r>
              <w:r>
                <w:rPr>
                  <w:lang w:eastAsia="en-GB"/>
                </w:rPr>
                <w:t>he</w:t>
              </w:r>
              <w:r w:rsidRPr="00240AC5">
                <w:rPr>
                  <w:rFonts w:eastAsia="Arial"/>
                  <w:lang w:eastAsia="en-GB"/>
                </w:rPr>
                <w:t xml:space="preserve"> </w:t>
              </w:r>
              <w:r w:rsidRPr="00240AC5">
                <w:rPr>
                  <w:rFonts w:eastAsia="Arial Unicode MS"/>
                  <w:lang w:eastAsia="en-GB"/>
                </w:rPr>
                <w:t>list</w:t>
              </w:r>
              <w:r w:rsidRPr="00240AC5">
                <w:rPr>
                  <w:rFonts w:eastAsia="Arial"/>
                  <w:lang w:eastAsia="en-GB"/>
                </w:rPr>
                <w:t xml:space="preserve"> </w:t>
              </w:r>
              <w:r w:rsidRPr="00240AC5">
                <w:rPr>
                  <w:rFonts w:eastAsia="Arial Unicode MS"/>
                  <w:lang w:eastAsia="en-GB"/>
                </w:rPr>
                <w:t>of</w:t>
              </w:r>
              <w:r w:rsidRPr="00240AC5">
                <w:rPr>
                  <w:rFonts w:eastAsia="Arial"/>
                  <w:lang w:eastAsia="en-GB"/>
                </w:rPr>
                <w:t xml:space="preserve"> </w:t>
              </w:r>
              <w:r w:rsidRPr="00240AC5">
                <w:rPr>
                  <w:rFonts w:eastAsia="Arial Unicode MS"/>
                  <w:lang w:eastAsia="en-GB"/>
                </w:rPr>
                <w:t>values</w:t>
              </w:r>
              <w:r w:rsidRPr="00240AC5">
                <w:rPr>
                  <w:rFonts w:eastAsia="Arial"/>
                  <w:lang w:eastAsia="en-GB"/>
                </w:rPr>
                <w:t xml:space="preserve"> </w:t>
              </w:r>
              <w:r>
                <w:rPr>
                  <w:lang w:eastAsia="en-GB"/>
                </w:rPr>
                <w:t>is</w:t>
              </w:r>
              <w:r w:rsidRPr="00240AC5">
                <w:rPr>
                  <w:rFonts w:eastAsia="Arial"/>
                  <w:lang w:eastAsia="en-GB"/>
                </w:rPr>
                <w:t xml:space="preserve"> </w:t>
              </w:r>
              <w:r>
                <w:rPr>
                  <w:lang w:eastAsia="en-GB"/>
                </w:rPr>
                <w:t>processed</w:t>
              </w:r>
              <w:r w:rsidRPr="00240AC5">
                <w:rPr>
                  <w:rFonts w:eastAsia="Arial"/>
                  <w:lang w:eastAsia="en-GB"/>
                </w:rPr>
                <w:t xml:space="preserve"> </w:t>
              </w:r>
              <w:r w:rsidRPr="00240AC5">
                <w:rPr>
                  <w:rFonts w:eastAsia="Arial Unicode MS"/>
                  <w:lang w:eastAsia="en-GB"/>
                </w:rPr>
                <w:t>in</w:t>
              </w:r>
              <w:r w:rsidRPr="00240AC5">
                <w:rPr>
                  <w:rFonts w:eastAsia="Arial"/>
                  <w:lang w:eastAsia="en-GB"/>
                </w:rPr>
                <w:t xml:space="preserve"> </w:t>
              </w:r>
              <w:r w:rsidRPr="00240AC5">
                <w:rPr>
                  <w:rFonts w:eastAsia="Arial Unicode MS"/>
                  <w:lang w:eastAsia="en-GB"/>
                </w:rPr>
                <w:t>a</w:t>
              </w:r>
              <w:r w:rsidRPr="00240AC5">
                <w:rPr>
                  <w:rFonts w:eastAsia="Arial"/>
                  <w:lang w:eastAsia="en-GB"/>
                </w:rPr>
                <w:t xml:space="preserve"> </w:t>
              </w:r>
              <w:r w:rsidRPr="00240AC5">
                <w:rPr>
                  <w:rFonts w:eastAsia="Arial Unicode MS"/>
                  <w:lang w:eastAsia="en-GB"/>
                </w:rPr>
                <w:t>greedy</w:t>
              </w:r>
              <w:r w:rsidRPr="00240AC5">
                <w:rPr>
                  <w:rFonts w:eastAsia="Arial"/>
                  <w:lang w:eastAsia="en-GB"/>
                </w:rPr>
                <w:t xml:space="preserve"> </w:t>
              </w:r>
              <w:r w:rsidRPr="00240AC5">
                <w:rPr>
                  <w:rFonts w:eastAsia="Arial Unicode MS"/>
                  <w:lang w:eastAsia="en-GB"/>
                </w:rPr>
                <w:t>manner,</w:t>
              </w:r>
              <w:r w:rsidRPr="00240AC5">
                <w:rPr>
                  <w:rFonts w:eastAsia="Arial"/>
                  <w:lang w:eastAsia="en-GB"/>
                </w:rPr>
                <w:t xml:space="preserve"> </w:t>
              </w:r>
              <w:r w:rsidRPr="00240AC5">
                <w:rPr>
                  <w:rFonts w:eastAsia="Arial Unicode MS"/>
                  <w:lang w:eastAsia="en-GB"/>
                </w:rPr>
                <w:t>meaning</w:t>
              </w:r>
              <w:r w:rsidRPr="00240AC5">
                <w:rPr>
                  <w:rFonts w:eastAsia="Arial"/>
                  <w:lang w:eastAsia="en-GB"/>
                </w:rPr>
                <w:t xml:space="preserve"> </w:t>
              </w:r>
              <w:r w:rsidRPr="00240AC5">
                <w:rPr>
                  <w:rFonts w:eastAsia="Arial Unicode MS"/>
                  <w:lang w:eastAsia="en-GB"/>
                </w:rPr>
                <w:t>it</w:t>
              </w:r>
              <w:r w:rsidRPr="00240AC5">
                <w:rPr>
                  <w:rFonts w:eastAsia="Arial"/>
                  <w:lang w:eastAsia="en-GB"/>
                </w:rPr>
                <w:t xml:space="preserve"> </w:t>
              </w:r>
              <w:r w:rsidRPr="00240AC5">
                <w:rPr>
                  <w:rFonts w:eastAsia="Arial Unicode MS"/>
                  <w:lang w:eastAsia="en-GB"/>
                </w:rPr>
                <w:t>takes</w:t>
              </w:r>
              <w:r w:rsidRPr="00240AC5">
                <w:rPr>
                  <w:rFonts w:eastAsia="Arial"/>
                  <w:lang w:eastAsia="en-GB"/>
                </w:rPr>
                <w:t xml:space="preserve"> </w:t>
              </w:r>
              <w:r w:rsidRPr="00240AC5">
                <w:rPr>
                  <w:rFonts w:eastAsia="Arial Unicode MS"/>
                  <w:lang w:eastAsia="en-GB"/>
                </w:rPr>
                <w:t>all</w:t>
              </w:r>
              <w:r w:rsidRPr="00240AC5">
                <w:rPr>
                  <w:rFonts w:eastAsia="Arial"/>
                  <w:lang w:eastAsia="en-GB"/>
                </w:rPr>
                <w:t xml:space="preserve"> </w:t>
              </w:r>
              <w:r w:rsidRPr="00240AC5">
                <w:rPr>
                  <w:rFonts w:eastAsia="Arial Unicode MS"/>
                  <w:lang w:eastAsia="en-GB"/>
                </w:rPr>
                <w:t>the</w:t>
              </w:r>
              <w:r w:rsidRPr="00240AC5">
                <w:rPr>
                  <w:rFonts w:eastAsia="Arial"/>
                  <w:lang w:eastAsia="en-GB"/>
                </w:rPr>
                <w:t xml:space="preserve"> </w:t>
              </w:r>
            </w:ins>
            <w:ins w:id="8120" w:author="mbeckerle" w:date="2012-04-22T16:18:00Z">
              <w:r w:rsidR="0080475B">
                <w:rPr>
                  <w:rFonts w:eastAsia="Arial"/>
                  <w:lang w:eastAsia="en-GB"/>
                </w:rPr>
                <w:t>terminator</w:t>
              </w:r>
            </w:ins>
            <w:ins w:id="8121" w:author="mbeckerle" w:date="2012-04-22T16:22:00Z">
              <w:r w:rsidR="0080475B">
                <w:rPr>
                  <w:rFonts w:eastAsia="Arial"/>
                  <w:lang w:eastAsia="en-GB"/>
                </w:rPr>
                <w:t xml:space="preserve">s, that is, each of </w:t>
              </w:r>
            </w:ins>
            <w:ins w:id="8122" w:author="mbeckerle" w:date="2012-04-22T16:18:00Z">
              <w:r w:rsidR="009C72D1">
                <w:rPr>
                  <w:rFonts w:eastAsia="Arial"/>
                  <w:lang w:eastAsia="en-GB"/>
                </w:rPr>
                <w:t xml:space="preserve">the </w:t>
              </w:r>
            </w:ins>
            <w:ins w:id="8123" w:author="mbeckerle" w:date="2012-03-24T18:10:00Z">
              <w:r w:rsidRPr="00240AC5">
                <w:rPr>
                  <w:rFonts w:eastAsia="Arial Unicode MS"/>
                  <w:lang w:eastAsia="en-GB"/>
                </w:rPr>
                <w:t>string</w:t>
              </w:r>
            </w:ins>
            <w:ins w:id="8124" w:author="mbeckerle" w:date="2012-04-22T16:18:00Z">
              <w:r w:rsidR="009C72D1">
                <w:rPr>
                  <w:rFonts w:eastAsia="Arial Unicode MS"/>
                  <w:lang w:eastAsia="en-GB"/>
                </w:rPr>
                <w:t xml:space="preserve"> literals</w:t>
              </w:r>
            </w:ins>
            <w:ins w:id="8125" w:author="mbeckerle" w:date="2012-03-24T18:10:00Z">
              <w:r w:rsidRPr="00240AC5">
                <w:rPr>
                  <w:rFonts w:eastAsia="Arial"/>
                  <w:lang w:eastAsia="en-GB"/>
                </w:rPr>
                <w:t xml:space="preserve"> </w:t>
              </w:r>
              <w:r w:rsidRPr="00240AC5">
                <w:rPr>
                  <w:rFonts w:eastAsia="Arial Unicode MS"/>
                  <w:lang w:eastAsia="en-GB"/>
                </w:rPr>
                <w:t>in</w:t>
              </w:r>
              <w:r w:rsidRPr="00240AC5">
                <w:rPr>
                  <w:rFonts w:eastAsia="Arial"/>
                  <w:lang w:eastAsia="en-GB"/>
                </w:rPr>
                <w:t xml:space="preserve"> </w:t>
              </w:r>
              <w:r w:rsidRPr="00240AC5">
                <w:rPr>
                  <w:rFonts w:eastAsia="Arial Unicode MS"/>
                  <w:lang w:eastAsia="en-GB"/>
                </w:rPr>
                <w:t>the</w:t>
              </w:r>
              <w:r w:rsidRPr="00240AC5">
                <w:rPr>
                  <w:rFonts w:eastAsia="Arial"/>
                  <w:lang w:eastAsia="en-GB"/>
                </w:rPr>
                <w:t xml:space="preserve"> </w:t>
              </w:r>
              <w:r w:rsidRPr="00240AC5">
                <w:rPr>
                  <w:rFonts w:eastAsia="Arial Unicode MS"/>
                  <w:lang w:eastAsia="en-GB"/>
                </w:rPr>
                <w:t>white</w:t>
              </w:r>
              <w:r w:rsidRPr="00240AC5">
                <w:rPr>
                  <w:rFonts w:eastAsia="Arial"/>
                  <w:lang w:eastAsia="en-GB"/>
                </w:rPr>
                <w:t xml:space="preserve"> </w:t>
              </w:r>
              <w:r w:rsidRPr="00240AC5">
                <w:rPr>
                  <w:rFonts w:eastAsia="Arial Unicode MS"/>
                  <w:lang w:eastAsia="en-GB"/>
                </w:rPr>
                <w:t>space</w:t>
              </w:r>
              <w:r w:rsidRPr="00240AC5">
                <w:rPr>
                  <w:rFonts w:eastAsia="Arial"/>
                  <w:lang w:eastAsia="en-GB"/>
                </w:rPr>
                <w:t xml:space="preserve"> </w:t>
              </w:r>
              <w:r w:rsidRPr="00240AC5">
                <w:rPr>
                  <w:rFonts w:eastAsia="Arial Unicode MS"/>
                  <w:lang w:eastAsia="en-GB"/>
                </w:rPr>
                <w:t>separated</w:t>
              </w:r>
              <w:r w:rsidRPr="00240AC5">
                <w:rPr>
                  <w:rFonts w:eastAsia="Arial"/>
                  <w:lang w:eastAsia="en-GB"/>
                </w:rPr>
                <w:t xml:space="preserve"> </w:t>
              </w:r>
              <w:r w:rsidRPr="00240AC5">
                <w:rPr>
                  <w:rFonts w:eastAsia="Arial Unicode MS"/>
                  <w:lang w:eastAsia="en-GB"/>
                </w:rPr>
                <w:t>list</w:t>
              </w:r>
              <w:r>
                <w:rPr>
                  <w:lang w:eastAsia="en-GB"/>
                </w:rPr>
                <w:t>,</w:t>
              </w:r>
              <w:r w:rsidRPr="00240AC5">
                <w:rPr>
                  <w:rFonts w:eastAsia="Arial"/>
                  <w:lang w:eastAsia="en-GB"/>
                </w:rPr>
                <w:t xml:space="preserve"> </w:t>
              </w:r>
              <w:r w:rsidRPr="00240AC5">
                <w:rPr>
                  <w:rFonts w:eastAsia="Arial Unicode MS"/>
                  <w:lang w:eastAsia="en-GB"/>
                </w:rPr>
                <w:t>and</w:t>
              </w:r>
              <w:r w:rsidRPr="00240AC5">
                <w:rPr>
                  <w:rFonts w:eastAsia="Arial"/>
                  <w:lang w:eastAsia="en-GB"/>
                </w:rPr>
                <w:t xml:space="preserve"> </w:t>
              </w:r>
            </w:ins>
            <w:ins w:id="8126" w:author="mbeckerle" w:date="2012-04-22T16:17:00Z">
              <w:r w:rsidR="009C72D1">
                <w:rPr>
                  <w:rFonts w:eastAsia="Arial Unicode MS"/>
                  <w:lang w:eastAsia="en-GB"/>
                </w:rPr>
                <w:t xml:space="preserve">matches them </w:t>
              </w:r>
            </w:ins>
            <w:ins w:id="8127" w:author="mbeckerle" w:date="2012-04-22T16:19:00Z">
              <w:r w:rsidR="009C72D1">
                <w:rPr>
                  <w:rFonts w:eastAsia="Arial Unicode MS"/>
                  <w:lang w:eastAsia="en-GB"/>
                </w:rPr>
                <w:t>each</w:t>
              </w:r>
            </w:ins>
            <w:ins w:id="8128" w:author="mbeckerle" w:date="2012-04-22T16:17:00Z">
              <w:r w:rsidR="009C72D1">
                <w:rPr>
                  <w:rFonts w:eastAsia="Arial Unicode MS"/>
                  <w:lang w:eastAsia="en-GB"/>
                </w:rPr>
                <w:t xml:space="preserve"> against the data. </w:t>
              </w:r>
            </w:ins>
            <w:ins w:id="8129" w:author="mbeckerle" w:date="2012-04-22T16:19:00Z">
              <w:r w:rsidR="009C72D1">
                <w:rPr>
                  <w:rFonts w:eastAsia="Arial Unicode MS"/>
                  <w:lang w:eastAsia="en-GB"/>
                </w:rPr>
                <w:t xml:space="preserve">In each case the longest possible match is found. </w:t>
              </w:r>
            </w:ins>
            <w:ins w:id="8130" w:author="mbeckerle" w:date="2012-04-22T16:20:00Z">
              <w:r w:rsidR="0080475B">
                <w:rPr>
                  <w:rFonts w:eastAsia="Arial Unicode MS"/>
                  <w:lang w:eastAsia="en-GB"/>
                </w:rPr>
                <w:t>The terminator with the longest match is the one that is selected</w:t>
              </w:r>
            </w:ins>
            <w:ins w:id="8131" w:author="mbeckerle" w:date="2012-04-22T16:23:00Z">
              <w:r w:rsidR="0080475B">
                <w:rPr>
                  <w:rFonts w:eastAsia="Arial Unicode MS"/>
                  <w:lang w:eastAsia="en-GB"/>
                </w:rPr>
                <w:t xml:space="preserve"> as having been ‘found’</w:t>
              </w:r>
            </w:ins>
            <w:ins w:id="8132" w:author="mbeckerle" w:date="2012-04-22T16:20:00Z">
              <w:r w:rsidR="0080475B">
                <w:rPr>
                  <w:rFonts w:eastAsia="Arial Unicode MS"/>
                  <w:lang w:eastAsia="en-GB"/>
                </w:rPr>
                <w:t xml:space="preserve">, with </w:t>
              </w:r>
            </w:ins>
            <w:ins w:id="8133" w:author="mbeckerle" w:date="2012-03-24T18:10:00Z">
              <w:r w:rsidRPr="00240AC5">
                <w:rPr>
                  <w:rFonts w:eastAsia="Arial Unicode MS"/>
                  <w:lang w:eastAsia="en-GB"/>
                </w:rPr>
                <w:t>length-ties</w:t>
              </w:r>
              <w:r w:rsidRPr="00240AC5">
                <w:rPr>
                  <w:rFonts w:eastAsia="Arial"/>
                  <w:lang w:eastAsia="en-GB"/>
                </w:rPr>
                <w:t xml:space="preserve"> </w:t>
              </w:r>
            </w:ins>
            <w:ins w:id="8134" w:author="mbeckerle" w:date="2012-04-22T16:21:00Z">
              <w:r w:rsidR="0080475B">
                <w:rPr>
                  <w:rFonts w:eastAsia="Arial"/>
                  <w:lang w:eastAsia="en-GB"/>
                </w:rPr>
                <w:t>being resolved so that the matching terminator is selected that is first in the</w:t>
              </w:r>
            </w:ins>
            <w:ins w:id="8135" w:author="mbeckerle" w:date="2012-03-24T18:10:00Z">
              <w:r w:rsidRPr="00240AC5">
                <w:rPr>
                  <w:rFonts w:eastAsia="Arial"/>
                  <w:lang w:eastAsia="en-GB"/>
                </w:rPr>
                <w:t xml:space="preserve"> </w:t>
              </w:r>
              <w:r w:rsidRPr="00240AC5">
                <w:rPr>
                  <w:rFonts w:eastAsia="Arial Unicode MS"/>
                  <w:lang w:eastAsia="en-GB"/>
                </w:rPr>
                <w:t>order</w:t>
              </w:r>
              <w:r w:rsidRPr="00240AC5">
                <w:rPr>
                  <w:rFonts w:eastAsia="Arial"/>
                  <w:lang w:eastAsia="en-GB"/>
                </w:rPr>
                <w:t xml:space="preserve"> </w:t>
              </w:r>
              <w:r w:rsidRPr="00240AC5">
                <w:rPr>
                  <w:rFonts w:eastAsia="Arial Unicode MS"/>
                  <w:lang w:eastAsia="en-GB"/>
                </w:rPr>
                <w:t>written</w:t>
              </w:r>
              <w:r w:rsidRPr="00240AC5">
                <w:rPr>
                  <w:rFonts w:eastAsia="Arial"/>
                  <w:lang w:eastAsia="en-GB"/>
                </w:rPr>
                <w:t xml:space="preserve"> </w:t>
              </w:r>
              <w:r w:rsidRPr="00240AC5">
                <w:rPr>
                  <w:rFonts w:eastAsia="Arial Unicode MS"/>
                  <w:lang w:eastAsia="en-GB"/>
                </w:rPr>
                <w:t>in</w:t>
              </w:r>
              <w:r w:rsidRPr="00240AC5">
                <w:rPr>
                  <w:rFonts w:eastAsia="Arial"/>
                  <w:lang w:eastAsia="en-GB"/>
                </w:rPr>
                <w:t xml:space="preserve"> </w:t>
              </w:r>
              <w:r w:rsidRPr="00240AC5">
                <w:rPr>
                  <w:rFonts w:eastAsia="Arial Unicode MS"/>
                  <w:lang w:eastAsia="en-GB"/>
                </w:rPr>
                <w:t>the</w:t>
              </w:r>
              <w:r w:rsidRPr="00240AC5">
                <w:rPr>
                  <w:rFonts w:eastAsia="Arial"/>
                  <w:lang w:eastAsia="en-GB"/>
                </w:rPr>
                <w:t xml:space="preserve"> </w:t>
              </w:r>
              <w:r w:rsidRPr="00240AC5">
                <w:rPr>
                  <w:rFonts w:eastAsia="Arial Unicode MS"/>
                  <w:lang w:eastAsia="en-GB"/>
                </w:rPr>
                <w:t>schema</w:t>
              </w:r>
            </w:ins>
            <w:ins w:id="8136" w:author="mbeckerle" w:date="2012-04-22T16:22:00Z">
              <w:r w:rsidR="0080475B">
                <w:rPr>
                  <w:rFonts w:eastAsia="Arial Unicode MS"/>
                  <w:lang w:eastAsia="en-GB"/>
                </w:rPr>
                <w:t>.</w:t>
              </w:r>
            </w:ins>
            <w:ins w:id="8137" w:author="mbeckerle" w:date="2012-03-24T18:10:00Z">
              <w:r w:rsidRPr="00240AC5">
                <w:rPr>
                  <w:rFonts w:eastAsia="Arial"/>
                  <w:lang w:eastAsia="en-GB"/>
                </w:rPr>
                <w:t xml:space="preserve"> </w:t>
              </w:r>
              <w:r w:rsidRPr="00240AC5">
                <w:rPr>
                  <w:rFonts w:eastAsia="Arial Unicode MS"/>
                  <w:lang w:eastAsia="en-GB"/>
                </w:rPr>
                <w:t>Once</w:t>
              </w:r>
              <w:r w:rsidRPr="00240AC5">
                <w:rPr>
                  <w:rFonts w:eastAsia="Arial"/>
                  <w:lang w:eastAsia="en-GB"/>
                </w:rPr>
                <w:t xml:space="preserve"> </w:t>
              </w:r>
              <w:r w:rsidRPr="00240AC5">
                <w:rPr>
                  <w:rFonts w:eastAsia="Arial Unicode MS"/>
                  <w:lang w:eastAsia="en-GB"/>
                </w:rPr>
                <w:t>a</w:t>
              </w:r>
              <w:r w:rsidRPr="00240AC5">
                <w:rPr>
                  <w:rFonts w:eastAsia="Arial"/>
                  <w:lang w:eastAsia="en-GB"/>
                </w:rPr>
                <w:t xml:space="preserve"> </w:t>
              </w:r>
              <w:r w:rsidRPr="00240AC5">
                <w:rPr>
                  <w:rFonts w:eastAsia="Arial Unicode MS"/>
                  <w:lang w:eastAsia="en-GB"/>
                </w:rPr>
                <w:t>match</w:t>
              </w:r>
            </w:ins>
            <w:ins w:id="8138" w:author="mbeckerle" w:date="2012-04-22T16:23:00Z">
              <w:r w:rsidR="0080475B">
                <w:rPr>
                  <w:rFonts w:eastAsia="Arial Unicode MS"/>
                  <w:lang w:eastAsia="en-GB"/>
                </w:rPr>
                <w:t>ing terminator</w:t>
              </w:r>
            </w:ins>
            <w:ins w:id="8139" w:author="mbeckerle" w:date="2012-03-24T18:10:00Z">
              <w:r w:rsidRPr="00240AC5">
                <w:rPr>
                  <w:rFonts w:eastAsia="Arial"/>
                  <w:lang w:eastAsia="en-GB"/>
                </w:rPr>
                <w:t xml:space="preserve"> </w:t>
              </w:r>
              <w:r w:rsidRPr="00240AC5">
                <w:rPr>
                  <w:rFonts w:eastAsia="Arial Unicode MS"/>
                  <w:lang w:eastAsia="en-GB"/>
                </w:rPr>
                <w:t>is</w:t>
              </w:r>
              <w:r w:rsidRPr="00240AC5">
                <w:rPr>
                  <w:rFonts w:eastAsia="Arial"/>
                  <w:lang w:eastAsia="en-GB"/>
                </w:rPr>
                <w:t xml:space="preserve"> </w:t>
              </w:r>
              <w:r w:rsidRPr="00240AC5">
                <w:rPr>
                  <w:rFonts w:eastAsia="Arial Unicode MS"/>
                  <w:lang w:eastAsia="en-GB"/>
                </w:rPr>
                <w:t>found,</w:t>
              </w:r>
              <w:r w:rsidRPr="00240AC5">
                <w:rPr>
                  <w:rFonts w:eastAsia="Arial"/>
                  <w:lang w:eastAsia="en-GB"/>
                </w:rPr>
                <w:t xml:space="preserve"> </w:t>
              </w:r>
              <w:r w:rsidRPr="00240AC5">
                <w:rPr>
                  <w:rFonts w:eastAsia="Arial Unicode MS"/>
                  <w:lang w:eastAsia="en-GB"/>
                </w:rPr>
                <w:t>no</w:t>
              </w:r>
              <w:r w:rsidRPr="00240AC5">
                <w:rPr>
                  <w:rFonts w:eastAsia="Arial"/>
                  <w:lang w:eastAsia="en-GB"/>
                </w:rPr>
                <w:t xml:space="preserve"> </w:t>
              </w:r>
              <w:r w:rsidRPr="00240AC5">
                <w:rPr>
                  <w:rFonts w:eastAsia="Arial Unicode MS"/>
                  <w:lang w:eastAsia="en-GB"/>
                </w:rPr>
                <w:t>other</w:t>
              </w:r>
              <w:r w:rsidRPr="00240AC5">
                <w:rPr>
                  <w:rFonts w:eastAsia="Arial"/>
                  <w:lang w:eastAsia="en-GB"/>
                </w:rPr>
                <w:t xml:space="preserve"> </w:t>
              </w:r>
              <w:r>
                <w:rPr>
                  <w:lang w:eastAsia="en-GB"/>
                </w:rPr>
                <w:t>matches</w:t>
              </w:r>
              <w:r w:rsidRPr="00240AC5">
                <w:rPr>
                  <w:rFonts w:eastAsia="Arial"/>
                  <w:lang w:eastAsia="en-GB"/>
                </w:rPr>
                <w:t xml:space="preserve"> </w:t>
              </w:r>
              <w:r>
                <w:rPr>
                  <w:lang w:eastAsia="en-GB"/>
                </w:rPr>
                <w:t>will</w:t>
              </w:r>
              <w:r w:rsidRPr="00240AC5">
                <w:rPr>
                  <w:rFonts w:eastAsia="Arial"/>
                  <w:lang w:eastAsia="en-GB"/>
                </w:rPr>
                <w:t xml:space="preserve"> </w:t>
              </w:r>
              <w:r w:rsidRPr="00240AC5">
                <w:rPr>
                  <w:rFonts w:eastAsia="Arial Unicode MS"/>
                  <w:lang w:eastAsia="en-GB"/>
                </w:rPr>
                <w:t>be</w:t>
              </w:r>
              <w:r w:rsidRPr="00240AC5">
                <w:rPr>
                  <w:rFonts w:eastAsia="Arial"/>
                  <w:lang w:eastAsia="en-GB"/>
                </w:rPr>
                <w:t xml:space="preserve"> </w:t>
              </w:r>
              <w:r w:rsidRPr="00240AC5">
                <w:rPr>
                  <w:rFonts w:eastAsia="Arial Unicode MS"/>
                  <w:lang w:eastAsia="en-GB"/>
                </w:rPr>
                <w:t>subsequently</w:t>
              </w:r>
              <w:r w:rsidRPr="00240AC5">
                <w:rPr>
                  <w:rFonts w:eastAsia="Arial"/>
                  <w:lang w:eastAsia="en-GB"/>
                </w:rPr>
                <w:t xml:space="preserve"> </w:t>
              </w:r>
              <w:r w:rsidRPr="00240AC5">
                <w:rPr>
                  <w:rFonts w:eastAsia="Arial Unicode MS"/>
                  <w:lang w:eastAsia="en-GB"/>
                </w:rPr>
                <w:t>attempted</w:t>
              </w:r>
              <w:r w:rsidRPr="00240AC5">
                <w:rPr>
                  <w:rFonts w:eastAsia="Arial"/>
                  <w:lang w:eastAsia="en-GB"/>
                </w:rPr>
                <w:t xml:space="preserve"> </w:t>
              </w:r>
              <w:r w:rsidRPr="00240AC5">
                <w:rPr>
                  <w:rFonts w:eastAsia="Arial Unicode MS"/>
                  <w:lang w:eastAsia="en-GB"/>
                </w:rPr>
                <w:t>(ie,</w:t>
              </w:r>
              <w:r w:rsidRPr="00240AC5">
                <w:rPr>
                  <w:rFonts w:eastAsia="Arial"/>
                  <w:lang w:eastAsia="en-GB"/>
                </w:rPr>
                <w:t xml:space="preserve"> </w:t>
              </w:r>
              <w:r w:rsidRPr="00240AC5">
                <w:rPr>
                  <w:rFonts w:eastAsia="Arial Unicode MS"/>
                  <w:lang w:eastAsia="en-GB"/>
                </w:rPr>
                <w:t>there</w:t>
              </w:r>
              <w:r w:rsidRPr="00240AC5">
                <w:rPr>
                  <w:rFonts w:eastAsia="Arial"/>
                  <w:lang w:eastAsia="en-GB"/>
                </w:rPr>
                <w:t xml:space="preserve"> </w:t>
              </w:r>
              <w:r w:rsidRPr="00240AC5">
                <w:rPr>
                  <w:rFonts w:eastAsia="Arial Unicode MS"/>
                  <w:lang w:eastAsia="en-GB"/>
                </w:rPr>
                <w:t>is</w:t>
              </w:r>
              <w:r w:rsidRPr="00240AC5">
                <w:rPr>
                  <w:rFonts w:eastAsia="Arial"/>
                  <w:lang w:eastAsia="en-GB"/>
                </w:rPr>
                <w:t xml:space="preserve"> </w:t>
              </w:r>
              <w:r w:rsidRPr="00240AC5">
                <w:rPr>
                  <w:rFonts w:eastAsia="Arial Unicode MS"/>
                  <w:lang w:eastAsia="en-GB"/>
                </w:rPr>
                <w:t>no</w:t>
              </w:r>
              <w:r w:rsidRPr="00240AC5">
                <w:rPr>
                  <w:rFonts w:eastAsia="Arial"/>
                  <w:lang w:eastAsia="en-GB"/>
                </w:rPr>
                <w:t xml:space="preserve"> </w:t>
              </w:r>
              <w:r w:rsidRPr="00240AC5">
                <w:rPr>
                  <w:rFonts w:eastAsia="Arial Unicode MS"/>
                  <w:lang w:eastAsia="en-GB"/>
                </w:rPr>
                <w:t>backtracking).</w:t>
              </w:r>
            </w:ins>
          </w:p>
          <w:commentRangeEnd w:id="8118"/>
          <w:p w14:paraId="659395CD" w14:textId="77777777" w:rsidR="009C72D1" w:rsidRDefault="0080475B" w:rsidP="00312115">
            <w:pPr>
              <w:rPr>
                <w:ins w:id="8140" w:author="mbeckerle" w:date="2012-04-22T16:15:00Z"/>
                <w:rFonts w:eastAsia="Arial Unicode MS"/>
                <w:lang w:eastAsia="en-GB"/>
              </w:rPr>
            </w:pPr>
            <w:r>
              <w:rPr>
                <w:rStyle w:val="CommentReference"/>
              </w:rPr>
              <w:commentReference w:id="8118"/>
            </w:r>
          </w:p>
          <w:p w14:paraId="70D9AAC2" w14:textId="2680B76C" w:rsidR="007839BF" w:rsidRDefault="007839BF" w:rsidP="00312115">
            <w:pPr>
              <w:rPr>
                <w:ins w:id="8141" w:author="mbeckerle" w:date="2012-04-22T16:25:00Z"/>
                <w:rFonts w:eastAsia="Arial Unicode MS"/>
              </w:rPr>
            </w:pPr>
            <w:commentRangeStart w:id="8142"/>
            <w:r w:rsidRPr="007C0867">
              <w:rPr>
                <w:rFonts w:eastAsia="Arial Unicode MS"/>
              </w:rPr>
              <w:t>When</w:t>
            </w:r>
            <w:commentRangeEnd w:id="8142"/>
            <w:r w:rsidR="000B2563" w:rsidRPr="00312115">
              <w:commentReference w:id="8142"/>
            </w:r>
            <w:r w:rsidRPr="007C0867">
              <w:rPr>
                <w:rFonts w:eastAsia="Arial Unicode MS"/>
              </w:rPr>
              <w:t xml:space="preserve"> a terminator is expected it is a processing error if </w:t>
            </w:r>
            <w:del w:id="8143" w:author="mbeckerle" w:date="2012-04-22T16:25:00Z">
              <w:r w:rsidR="00204A41" w:rsidRPr="00EB6903" w:rsidDel="0080475B">
                <w:rPr>
                  <w:rFonts w:eastAsia="Arial Unicode MS"/>
                </w:rPr>
                <w:delText xml:space="preserve">one of the values </w:delText>
              </w:r>
              <w:r w:rsidRPr="00EB6903" w:rsidDel="0080475B">
                <w:rPr>
                  <w:rFonts w:eastAsia="Arial Unicode MS"/>
                </w:rPr>
                <w:delText>is not</w:delText>
              </w:r>
            </w:del>
            <w:ins w:id="8144" w:author="mbeckerle" w:date="2012-04-22T16:25:00Z">
              <w:r w:rsidR="0080475B" w:rsidRPr="00316B66">
                <w:rPr>
                  <w:rFonts w:eastAsia="Arial Unicode MS"/>
                </w:rPr>
                <w:t>no matching terminator is</w:t>
              </w:r>
            </w:ins>
            <w:r w:rsidRPr="00316B66">
              <w:rPr>
                <w:rFonts w:eastAsia="Arial Unicode MS"/>
              </w:rPr>
              <w:t xml:space="preserve"> found.</w:t>
            </w:r>
            <w:r w:rsidR="0051683F" w:rsidRPr="00316B66">
              <w:rPr>
                <w:rFonts w:eastAsia="Arial Unicode MS"/>
              </w:rPr>
              <w:t xml:space="preserve"> </w:t>
            </w:r>
            <w:r w:rsidRPr="00316B66">
              <w:rPr>
                <w:rFonts w:eastAsia="Arial Unicode MS"/>
              </w:rPr>
              <w:t>However, if dfdl:</w:t>
            </w:r>
            <w:r w:rsidR="008D3F7C" w:rsidRPr="00316B66">
              <w:rPr>
                <w:rFonts w:eastAsia="Arial Unicode MS"/>
              </w:rPr>
              <w:t>documentFinalTerminatorCanBeMissing</w:t>
            </w:r>
            <w:r w:rsidRPr="00163AF4">
              <w:rPr>
                <w:rFonts w:eastAsia="Arial Unicode MS"/>
              </w:rPr>
              <w:t xml:space="preserve"> is specified then it is not an error if the </w:t>
            </w:r>
            <w:r w:rsidR="008D3F7C" w:rsidRPr="00163AF4">
              <w:rPr>
                <w:rFonts w:eastAsia="Arial Unicode MS"/>
              </w:rPr>
              <w:t xml:space="preserve">last </w:t>
            </w:r>
            <w:r w:rsidRPr="003A4A47">
              <w:rPr>
                <w:rFonts w:eastAsia="Arial Unicode MS"/>
              </w:rPr>
              <w:t>terminator</w:t>
            </w:r>
            <w:r w:rsidR="008D3F7C" w:rsidRPr="003A4A47">
              <w:rPr>
                <w:rFonts w:eastAsia="Arial Unicode MS"/>
              </w:rPr>
              <w:t xml:space="preserve"> in the data stream </w:t>
            </w:r>
            <w:r w:rsidRPr="003A4A47">
              <w:rPr>
                <w:rFonts w:eastAsia="Arial Unicode MS"/>
              </w:rPr>
              <w:t xml:space="preserve">is not found. </w:t>
            </w:r>
          </w:p>
          <w:p w14:paraId="330974F0" w14:textId="3C224224" w:rsidR="0080475B" w:rsidRPr="007C0867" w:rsidDel="000C1848" w:rsidRDefault="0080475B" w:rsidP="00312115">
            <w:pPr>
              <w:rPr>
                <w:del w:id="8145" w:author="mbeckerle" w:date="2012-04-22T16:31:00Z"/>
                <w:rFonts w:eastAsia="Arial Unicode MS"/>
              </w:rPr>
            </w:pPr>
          </w:p>
          <w:p w14:paraId="6978CD55" w14:textId="77777777" w:rsidR="006628F4" w:rsidRDefault="006628F4" w:rsidP="00312115">
            <w:pPr>
              <w:spacing w:before="0" w:after="0"/>
              <w:rPr>
                <w:ins w:id="8146" w:author="mbeckerle" w:date="2012-04-22T16:25:00Z"/>
                <w:rFonts w:eastAsia="Arial Unicode MS"/>
              </w:rPr>
            </w:pPr>
            <w:r w:rsidRPr="0080475B">
              <w:rPr>
                <w:rFonts w:eastAsia="Arial Unicode MS"/>
              </w:rPr>
              <w:t xml:space="preserve">On unparsing the </w:t>
            </w:r>
            <w:r w:rsidR="00204A41" w:rsidRPr="0080475B">
              <w:rPr>
                <w:rFonts w:eastAsia="Arial Unicode MS"/>
              </w:rPr>
              <w:t xml:space="preserve">first </w:t>
            </w:r>
            <w:r w:rsidRPr="0080475B">
              <w:rPr>
                <w:rFonts w:eastAsia="Arial Unicode MS"/>
              </w:rPr>
              <w:t>terminator</w:t>
            </w:r>
            <w:r w:rsidR="00204A41" w:rsidRPr="0080475B">
              <w:rPr>
                <w:rFonts w:eastAsia="Arial Unicode MS"/>
              </w:rPr>
              <w:t xml:space="preserve"> in the list</w:t>
            </w:r>
            <w:r w:rsidRPr="0080475B">
              <w:rPr>
                <w:rFonts w:eastAsia="Arial Unicode MS"/>
              </w:rPr>
              <w:t xml:space="preserve"> is automatically inserted </w:t>
            </w:r>
            <w:r w:rsidR="00C302B4" w:rsidRPr="0080475B">
              <w:rPr>
                <w:rFonts w:eastAsia="Arial Unicode MS"/>
              </w:rPr>
              <w:t xml:space="preserve">in the </w:t>
            </w:r>
            <w:r w:rsidR="00C302B4" w:rsidRPr="00312115">
              <w:rPr>
                <w:rFonts w:eastAsia="Arial Unicode MS"/>
                <w:b/>
                <w:i/>
              </w:rPr>
              <w:t>Terminator</w:t>
            </w:r>
            <w:r w:rsidR="00C302B4" w:rsidRPr="0080475B">
              <w:rPr>
                <w:rFonts w:eastAsia="Arial Unicode MS"/>
              </w:rPr>
              <w:t xml:space="preserve"> region</w:t>
            </w:r>
            <w:r w:rsidRPr="0080475B">
              <w:rPr>
                <w:rFonts w:eastAsia="Arial Unicode MS"/>
              </w:rPr>
              <w:t>.</w:t>
            </w:r>
            <w:commentRangeStart w:id="8147"/>
            <w:ins w:id="8148" w:author="Steve Hanson" w:date="2012-02-29T14:37:00Z">
              <w:r w:rsidR="0089198E" w:rsidRPr="0080475B">
                <w:rPr>
                  <w:rFonts w:eastAsia="Arial Unicode MS"/>
                </w:rPr>
                <w:t xml:space="preserve"> </w:t>
              </w:r>
            </w:ins>
            <w:commentRangeEnd w:id="8147"/>
            <w:r w:rsidR="0089198E" w:rsidRPr="00312115">
              <w:commentReference w:id="8147"/>
            </w:r>
          </w:p>
          <w:p w14:paraId="546CB8E0" w14:textId="09502C2F" w:rsidR="0080475B" w:rsidRPr="0080475B" w:rsidDel="000C1848" w:rsidRDefault="0080475B" w:rsidP="00312115">
            <w:pPr>
              <w:spacing w:before="0" w:after="0"/>
              <w:rPr>
                <w:del w:id="8149" w:author="mbeckerle" w:date="2012-04-22T16:31:00Z"/>
                <w:rFonts w:eastAsia="Arial Unicode MS"/>
              </w:rPr>
            </w:pPr>
          </w:p>
          <w:p w14:paraId="5A6A35A1" w14:textId="77777777" w:rsidR="00C0708E" w:rsidRDefault="00C0708E" w:rsidP="00312115">
            <w:pPr>
              <w:spacing w:before="0" w:after="0"/>
              <w:rPr>
                <w:ins w:id="8150" w:author="mbeckerle" w:date="2012-04-22T16:25:00Z"/>
                <w:rFonts w:eastAsia="Arial Unicode MS"/>
              </w:rPr>
            </w:pPr>
            <w:r w:rsidRPr="00312115">
              <w:rPr>
                <w:rFonts w:eastAsia="Arial Unicode MS"/>
              </w:rPr>
              <w:t xml:space="preserve">If dfdl:ignoreCase is </w:t>
            </w:r>
            <w:r w:rsidR="00682090" w:rsidRPr="0080475B">
              <w:rPr>
                <w:rFonts w:eastAsia="Arial Unicode MS"/>
              </w:rPr>
              <w:t>'yes'</w:t>
            </w:r>
            <w:r w:rsidR="00295475" w:rsidRPr="00312115">
              <w:rPr>
                <w:rFonts w:eastAsia="Arial Unicode MS"/>
              </w:rPr>
              <w:t xml:space="preserve"> </w:t>
            </w:r>
            <w:r w:rsidRPr="00312115">
              <w:rPr>
                <w:rFonts w:eastAsia="Arial Unicode MS"/>
              </w:rPr>
              <w:t>then the case of the string is ignored</w:t>
            </w:r>
            <w:r w:rsidR="00C13F86" w:rsidRPr="00312115">
              <w:rPr>
                <w:rFonts w:eastAsia="Arial Unicode MS"/>
              </w:rPr>
              <w:t xml:space="preserve"> by the parser.</w:t>
            </w:r>
          </w:p>
          <w:p w14:paraId="0CD7F8B4" w14:textId="63BBB707" w:rsidR="0080475B" w:rsidRPr="00312115" w:rsidDel="000C1848" w:rsidRDefault="0080475B" w:rsidP="00312115">
            <w:pPr>
              <w:spacing w:before="0" w:after="0"/>
              <w:rPr>
                <w:del w:id="8151" w:author="mbeckerle" w:date="2012-04-22T16:31:00Z"/>
                <w:rFonts w:eastAsia="Arial Unicode MS"/>
              </w:rPr>
            </w:pPr>
          </w:p>
          <w:p w14:paraId="37985614" w14:textId="77777777" w:rsidR="002854C0" w:rsidRPr="00240AC5" w:rsidRDefault="002854C0" w:rsidP="00312115">
            <w:pPr>
              <w:spacing w:before="0" w:after="0"/>
              <w:rPr>
                <w:rStyle w:val="TableCellCharChar"/>
                <w:sz w:val="20"/>
                <w:szCs w:val="20"/>
              </w:rPr>
            </w:pPr>
            <w:r w:rsidRPr="00312115">
              <w:rPr>
                <w:rFonts w:eastAsia="Arial Unicode MS"/>
              </w:rPr>
              <w:t xml:space="preserve">Annotation: dfdl:element, </w:t>
            </w:r>
            <w:r w:rsidR="00EE5D95" w:rsidRPr="00312115">
              <w:rPr>
                <w:rFonts w:eastAsia="Arial Unicode MS"/>
              </w:rPr>
              <w:t>dfdl:simpleType, dfdl:sequence, dfdl:choice, dfdl:group</w:t>
            </w:r>
          </w:p>
        </w:tc>
      </w:tr>
      <w:tr w:rsidR="002E34EC" w:rsidRPr="00240AC5" w14:paraId="3FF80CC0" w14:textId="77777777" w:rsidTr="00312115">
        <w:trPr>
          <w:cantSplit/>
          <w:trHeight w:val="360"/>
        </w:trPr>
        <w:tc>
          <w:tcPr>
            <w:tcW w:w="2628" w:type="dxa"/>
            <w:shd w:val="clear" w:color="auto" w:fill="auto"/>
          </w:tcPr>
          <w:p w14:paraId="1005D0CC" w14:textId="77777777" w:rsidR="002E34EC" w:rsidRPr="00240AC5" w:rsidRDefault="00DC6C03" w:rsidP="00240AC5">
            <w:pPr>
              <w:tabs>
                <w:tab w:val="num" w:pos="360"/>
                <w:tab w:val="num" w:pos="540"/>
              </w:tabs>
              <w:spacing w:before="40" w:after="40"/>
              <w:ind w:left="180" w:hanging="180"/>
              <w:rPr>
                <w:rStyle w:val="TableCellCharChar"/>
                <w:sz w:val="20"/>
                <w:szCs w:val="20"/>
              </w:rPr>
            </w:pPr>
            <w:r w:rsidRPr="00240AC5">
              <w:rPr>
                <w:rFonts w:eastAsia="MS Mincho" w:cs="Arial"/>
                <w:color w:val="000000"/>
                <w:lang w:eastAsia="ja-JP"/>
              </w:rPr>
              <w:t>emptyValueDelimiterPolicy</w:t>
            </w:r>
          </w:p>
        </w:tc>
        <w:tc>
          <w:tcPr>
            <w:tcW w:w="6300" w:type="dxa"/>
            <w:shd w:val="clear" w:color="auto" w:fill="auto"/>
          </w:tcPr>
          <w:p w14:paraId="4A27DCA1" w14:textId="77777777" w:rsidR="002E34EC" w:rsidRPr="0080475B" w:rsidRDefault="002E34EC" w:rsidP="00312115">
            <w:pPr>
              <w:pStyle w:val="ListParagraph"/>
              <w:ind w:left="0"/>
              <w:rPr>
                <w:ins w:id="8152" w:author="mbeckerle" w:date="2012-04-22T16:26:00Z"/>
                <w:rFonts w:eastAsia="Arial Unicode MS"/>
              </w:rPr>
            </w:pPr>
            <w:r w:rsidRPr="0080475B">
              <w:rPr>
                <w:rFonts w:eastAsia="Arial Unicode MS"/>
              </w:rPr>
              <w:t xml:space="preserve">Enum </w:t>
            </w:r>
          </w:p>
          <w:p w14:paraId="1162637F" w14:textId="0CC48937" w:rsidR="0080475B" w:rsidRPr="0080475B" w:rsidDel="0080475B" w:rsidRDefault="0080475B" w:rsidP="00312115">
            <w:pPr>
              <w:pStyle w:val="ListParagraph"/>
              <w:ind w:left="0"/>
              <w:rPr>
                <w:del w:id="8153" w:author="mbeckerle" w:date="2012-04-22T16:26:00Z"/>
                <w:rFonts w:eastAsia="Arial Unicode MS"/>
              </w:rPr>
            </w:pPr>
          </w:p>
          <w:p w14:paraId="7647E101" w14:textId="77777777" w:rsidR="002E34EC" w:rsidRPr="0080475B" w:rsidRDefault="002E34EC" w:rsidP="00312115">
            <w:pPr>
              <w:pStyle w:val="ListParagraph"/>
              <w:ind w:left="0"/>
              <w:rPr>
                <w:ins w:id="8154" w:author="mbeckerle" w:date="2012-04-22T16:26:00Z"/>
                <w:rFonts w:eastAsia="Arial Unicode MS"/>
              </w:rPr>
            </w:pPr>
            <w:r w:rsidRPr="0080475B">
              <w:rPr>
                <w:rFonts w:eastAsia="Arial Unicode MS"/>
              </w:rPr>
              <w:t>Valid values are 'none', 'initiator', 'terminator' or 'both'</w:t>
            </w:r>
          </w:p>
          <w:p w14:paraId="068FBEE8" w14:textId="6AD0C1EB" w:rsidR="0080475B" w:rsidRPr="0080475B" w:rsidDel="0080475B" w:rsidRDefault="0080475B" w:rsidP="00312115">
            <w:pPr>
              <w:pStyle w:val="ListParagraph"/>
              <w:ind w:left="0"/>
              <w:rPr>
                <w:del w:id="8155" w:author="mbeckerle" w:date="2012-04-22T16:26:00Z"/>
                <w:rFonts w:eastAsia="Arial Unicode MS"/>
              </w:rPr>
            </w:pPr>
          </w:p>
          <w:p w14:paraId="539B6D7F" w14:textId="65AC4463" w:rsidR="0080475B" w:rsidRPr="0080475B" w:rsidRDefault="002E34EC" w:rsidP="00312115">
            <w:pPr>
              <w:pStyle w:val="ListParagraph"/>
              <w:ind w:left="0"/>
              <w:rPr>
                <w:rFonts w:eastAsia="Arial Unicode MS"/>
              </w:rPr>
            </w:pPr>
            <w:r w:rsidRPr="0080475B">
              <w:rPr>
                <w:rFonts w:eastAsia="Arial Unicode MS"/>
              </w:rPr>
              <w:t>Indicates that when a</w:t>
            </w:r>
            <w:r w:rsidR="002769F7" w:rsidRPr="0080475B">
              <w:rPr>
                <w:rFonts w:eastAsia="Arial Unicode MS"/>
              </w:rPr>
              <w:t>n element</w:t>
            </w:r>
            <w:r w:rsidRPr="0080475B">
              <w:rPr>
                <w:rFonts w:eastAsia="Arial Unicode MS"/>
              </w:rPr>
              <w:t xml:space="preserve"> in the data stream is empty, an initiator (if one is defined), a terminator (if one is defined), both an initiator and a terminator (if defined) or neither must be present.</w:t>
            </w:r>
          </w:p>
          <w:p w14:paraId="30790AAB" w14:textId="77777777" w:rsidR="002E34EC" w:rsidRPr="00EB6903" w:rsidRDefault="002E34EC" w:rsidP="00312115">
            <w:pPr>
              <w:pStyle w:val="ListParagraph"/>
              <w:ind w:left="0"/>
              <w:rPr>
                <w:rFonts w:eastAsia="Arial Unicode MS"/>
              </w:rPr>
            </w:pPr>
            <w:r w:rsidRPr="007C0867">
              <w:rPr>
                <w:rFonts w:eastAsia="Arial Unicode MS"/>
              </w:rPr>
              <w:t>Ignored if both dfdl:initiator and dfdl:terminator</w:t>
            </w:r>
            <w:r w:rsidRPr="00EB6903">
              <w:rPr>
                <w:rFonts w:eastAsia="Arial Unicode MS"/>
              </w:rPr>
              <w:t xml:space="preserve"> are "" (empty string).</w:t>
            </w:r>
          </w:p>
          <w:p w14:paraId="2E9AFCB7" w14:textId="77777777" w:rsidR="002E34EC" w:rsidRPr="00240AC5" w:rsidRDefault="002E34EC" w:rsidP="00240AC5">
            <w:pPr>
              <w:tabs>
                <w:tab w:val="num" w:pos="360"/>
                <w:tab w:val="num" w:pos="540"/>
              </w:tabs>
              <w:spacing w:before="40" w:after="40"/>
              <w:rPr>
                <w:rFonts w:eastAsia="Arial Unicode MS" w:cs="Arial"/>
              </w:rPr>
            </w:pPr>
            <w:r w:rsidRPr="00240AC5">
              <w:rPr>
                <w:rFonts w:eastAsia="Arial Unicode MS" w:cs="Arial"/>
              </w:rPr>
              <w:t>'initiator' indicates that, on parsing, if the content region</w:t>
            </w:r>
            <w:ins w:id="8156" w:author="mbeckerle" w:date="2012-03-24T14:13:00Z">
              <w:r w:rsidR="00CF3196" w:rsidRPr="00240AC5">
                <w:rPr>
                  <w:rFonts w:eastAsia="Arial Unicode MS" w:cs="Arial"/>
                </w:rPr>
                <w:t xml:space="preserve"> </w:t>
              </w:r>
              <w:commentRangeStart w:id="8157"/>
              <w:r w:rsidR="00CF3196" w:rsidRPr="00240AC5">
                <w:rPr>
                  <w:rFonts w:eastAsia="Arial Unicode MS" w:cs="Arial"/>
                </w:rPr>
                <w:t xml:space="preserve">(which can be either the SimpleContent region or the ComplexContent region defined in Section 9.2) </w:t>
              </w:r>
            </w:ins>
            <w:r w:rsidRPr="00240AC5">
              <w:rPr>
                <w:rFonts w:eastAsia="Arial Unicode MS" w:cs="Arial"/>
              </w:rPr>
              <w:t xml:space="preserve"> </w:t>
            </w:r>
            <w:commentRangeEnd w:id="8157"/>
            <w:r w:rsidR="00CF3196">
              <w:rPr>
                <w:rStyle w:val="CommentReference"/>
              </w:rPr>
              <w:commentReference w:id="8157"/>
            </w:r>
            <w:r w:rsidRPr="00240AC5">
              <w:rPr>
                <w:rFonts w:eastAsia="Arial Unicode MS" w:cs="Arial"/>
              </w:rPr>
              <w:t>is empty then the dfdl:initiator must be present. It also indicates that on unparsing when the content region is empty that the dfdl:initiator will be output.</w:t>
            </w:r>
          </w:p>
          <w:p w14:paraId="0ADDD3F9" w14:textId="77777777" w:rsidR="002E34EC" w:rsidRPr="00240AC5" w:rsidRDefault="002E34EC" w:rsidP="00240AC5">
            <w:pPr>
              <w:tabs>
                <w:tab w:val="num" w:pos="360"/>
                <w:tab w:val="num" w:pos="540"/>
              </w:tabs>
              <w:spacing w:before="40" w:after="40"/>
              <w:rPr>
                <w:rFonts w:eastAsia="Arial Unicode MS" w:cs="Arial"/>
              </w:rPr>
            </w:pPr>
            <w:r w:rsidRPr="00240AC5">
              <w:rPr>
                <w:rFonts w:eastAsia="Arial Unicode MS" w:cs="Arial"/>
              </w:rPr>
              <w:t>'terminator' indicates that, on parsing, if the content region is empty then the dfdl:terminator must be present. It also indicates that on unparsing when the content region is empty the dfdl:terminator will be output.</w:t>
            </w:r>
          </w:p>
          <w:p w14:paraId="7B19A29D" w14:textId="77777777" w:rsidR="002E34EC" w:rsidRPr="00240AC5" w:rsidRDefault="002E34EC" w:rsidP="00240AC5">
            <w:pPr>
              <w:tabs>
                <w:tab w:val="num" w:pos="360"/>
                <w:tab w:val="num" w:pos="540"/>
              </w:tabs>
              <w:spacing w:before="40" w:after="40"/>
              <w:rPr>
                <w:rFonts w:eastAsia="Arial Unicode MS" w:cs="Arial"/>
              </w:rPr>
            </w:pPr>
            <w:r w:rsidRPr="00240AC5">
              <w:rPr>
                <w:rFonts w:eastAsia="Arial Unicode MS" w:cs="Arial"/>
              </w:rPr>
              <w:t>'both' indicates  that, on parsing, if the content region is empty both the dfdl:initiator and dfdl:terminator must be present. On unparsing when the content region is empty the dfdl:initiator followed by the dfdl:terminator will be output.</w:t>
            </w:r>
          </w:p>
          <w:p w14:paraId="218052DA" w14:textId="77777777" w:rsidR="002E34EC" w:rsidRPr="00240AC5" w:rsidRDefault="002E34EC" w:rsidP="00240AC5">
            <w:pPr>
              <w:tabs>
                <w:tab w:val="num" w:pos="360"/>
                <w:tab w:val="num" w:pos="540"/>
              </w:tabs>
              <w:spacing w:before="40" w:after="40"/>
              <w:rPr>
                <w:rFonts w:eastAsia="Arial Unicode MS" w:cs="Arial"/>
              </w:rPr>
            </w:pPr>
            <w:r w:rsidRPr="00240AC5">
              <w:rPr>
                <w:rFonts w:eastAsia="Arial Unicode MS" w:cs="Arial"/>
              </w:rPr>
              <w:t>'none' indicates that if the content region is empty neither the dfdl:initiator or dfdl:terminator must be present. On unparsing when the content region is empty nothing will be output</w:t>
            </w:r>
            <w:r w:rsidR="001E0938" w:rsidRPr="00240AC5">
              <w:rPr>
                <w:rFonts w:eastAsia="Arial Unicode MS" w:cs="Arial"/>
              </w:rPr>
              <w:t>.</w:t>
            </w:r>
          </w:p>
          <w:p w14:paraId="79B28AC3" w14:textId="77777777" w:rsidR="00B07850" w:rsidRDefault="001E0938" w:rsidP="00240AC5">
            <w:pPr>
              <w:tabs>
                <w:tab w:val="num" w:pos="360"/>
                <w:tab w:val="num" w:pos="540"/>
              </w:tabs>
              <w:spacing w:before="40" w:after="40"/>
              <w:rPr>
                <w:ins w:id="8158" w:author="mbeckerle" w:date="2013-05-31T10:51:00Z"/>
                <w:rFonts w:eastAsia="MS Mincho" w:cs="Arial"/>
                <w:lang w:eastAsia="ja-JP"/>
              </w:rPr>
            </w:pPr>
            <w:commentRangeStart w:id="8159"/>
            <w:commentRangeStart w:id="8160"/>
            <w:r w:rsidRPr="00240AC5">
              <w:rPr>
                <w:rFonts w:eastAsia="MS Mincho" w:cs="Arial"/>
                <w:lang w:eastAsia="ja-JP"/>
              </w:rPr>
              <w:t>It is a schema definition error if emptyValueDelimiterPolicy set to 'none' or 'terminator' when the parent xs:sequence has dfdl:initiatedContent 'yes'.</w:t>
            </w:r>
            <w:commentRangeEnd w:id="8159"/>
            <w:r w:rsidR="00B40487">
              <w:rPr>
                <w:rStyle w:val="CommentReference"/>
              </w:rPr>
              <w:commentReference w:id="8159"/>
            </w:r>
            <w:commentRangeEnd w:id="8160"/>
          </w:p>
          <w:p w14:paraId="52F74BBD" w14:textId="4EA62043" w:rsidR="001E0938" w:rsidRPr="00240AC5" w:rsidRDefault="00B07850" w:rsidP="00240AC5">
            <w:pPr>
              <w:tabs>
                <w:tab w:val="num" w:pos="360"/>
                <w:tab w:val="num" w:pos="540"/>
              </w:tabs>
              <w:spacing w:before="40" w:after="40"/>
              <w:rPr>
                <w:rFonts w:eastAsia="MS Mincho" w:cs="Arial"/>
                <w:lang w:eastAsia="ja-JP"/>
              </w:rPr>
            </w:pPr>
            <w:ins w:id="8161" w:author="mbeckerle" w:date="2013-05-31T10:51:00Z">
              <w:r>
                <w:rPr>
                  <w:rFonts w:eastAsia="MS Mincho" w:cs="Arial"/>
                  <w:lang w:eastAsia="ja-JP"/>
                </w:rPr>
                <w:t xml:space="preserve">This property plays an important role in establishing empty representation. See </w:t>
              </w:r>
            </w:ins>
            <w:ins w:id="8162" w:author="mbeckerle" w:date="2013-05-31T10:52:00Z">
              <w:r>
                <w:rPr>
                  <w:rFonts w:eastAsia="MS Mincho" w:cs="Arial"/>
                  <w:lang w:eastAsia="ja-JP"/>
                </w:rPr>
                <w:fldChar w:fldCharType="begin"/>
              </w:r>
              <w:r>
                <w:rPr>
                  <w:rFonts w:eastAsia="MS Mincho" w:cs="Arial"/>
                  <w:lang w:eastAsia="ja-JP"/>
                </w:rPr>
                <w:instrText xml:space="preserve"> REF _Ref357760880 \r \h </w:instrText>
              </w:r>
            </w:ins>
            <w:r>
              <w:rPr>
                <w:rFonts w:eastAsia="MS Mincho" w:cs="Arial"/>
                <w:lang w:eastAsia="ja-JP"/>
              </w:rPr>
            </w:r>
            <w:r>
              <w:rPr>
                <w:rFonts w:eastAsia="MS Mincho" w:cs="Arial"/>
                <w:lang w:eastAsia="ja-JP"/>
              </w:rPr>
              <w:fldChar w:fldCharType="separate"/>
            </w:r>
            <w:ins w:id="8163" w:author="mbeckerle" w:date="2013-07-10T14:54:00Z">
              <w:r w:rsidR="008B68D7">
                <w:rPr>
                  <w:rFonts w:eastAsia="MS Mincho" w:cs="Arial"/>
                  <w:lang w:eastAsia="ja-JP"/>
                </w:rPr>
                <w:t>9.2.2</w:t>
              </w:r>
            </w:ins>
            <w:ins w:id="8164" w:author="mbeckerle" w:date="2013-05-31T10:52:00Z">
              <w:r>
                <w:rPr>
                  <w:rFonts w:eastAsia="MS Mincho" w:cs="Arial"/>
                  <w:lang w:eastAsia="ja-JP"/>
                </w:rPr>
                <w:fldChar w:fldCharType="end"/>
              </w:r>
              <w:r>
                <w:rPr>
                  <w:rFonts w:eastAsia="MS Mincho" w:cs="Arial"/>
                  <w:lang w:eastAsia="ja-JP"/>
                </w:rPr>
                <w:t xml:space="preserve"> </w:t>
              </w:r>
              <w:r>
                <w:rPr>
                  <w:rFonts w:eastAsia="MS Mincho" w:cs="Arial"/>
                  <w:lang w:eastAsia="ja-JP"/>
                </w:rPr>
                <w:fldChar w:fldCharType="begin"/>
              </w:r>
              <w:r>
                <w:rPr>
                  <w:rFonts w:eastAsia="MS Mincho" w:cs="Arial"/>
                  <w:lang w:eastAsia="ja-JP"/>
                </w:rPr>
                <w:instrText xml:space="preserve"> REF _Ref357760880 \h </w:instrText>
              </w:r>
            </w:ins>
            <w:r>
              <w:rPr>
                <w:rFonts w:eastAsia="MS Mincho" w:cs="Arial"/>
                <w:lang w:eastAsia="ja-JP"/>
              </w:rPr>
            </w:r>
            <w:r>
              <w:rPr>
                <w:rFonts w:eastAsia="MS Mincho" w:cs="Arial"/>
                <w:lang w:eastAsia="ja-JP"/>
              </w:rPr>
              <w:fldChar w:fldCharType="separate"/>
            </w:r>
            <w:ins w:id="8165" w:author="mbeckerle" w:date="2013-07-10T14:54:00Z">
              <w:r w:rsidR="008B68D7" w:rsidRPr="006007A7">
                <w:t xml:space="preserve">Empty </w:t>
              </w:r>
              <w:r w:rsidR="008B68D7">
                <w:t>R</w:t>
              </w:r>
              <w:r w:rsidR="008B68D7" w:rsidRPr="006007A7" w:rsidDel="00884E52">
                <w:t>r</w:t>
              </w:r>
              <w:r w:rsidR="008B68D7" w:rsidRPr="006007A7">
                <w:t>epresentation</w:t>
              </w:r>
            </w:ins>
            <w:ins w:id="8166" w:author="mbeckerle" w:date="2013-05-31T10:52:00Z">
              <w:r>
                <w:rPr>
                  <w:rFonts w:eastAsia="MS Mincho" w:cs="Arial"/>
                  <w:lang w:eastAsia="ja-JP"/>
                </w:rPr>
                <w:fldChar w:fldCharType="end"/>
              </w:r>
            </w:ins>
            <w:r w:rsidR="005964FC">
              <w:rPr>
                <w:rStyle w:val="CommentReference"/>
              </w:rPr>
              <w:commentReference w:id="8160"/>
            </w:r>
            <w:ins w:id="8167" w:author="mbeckerle" w:date="2013-05-31T10:52:00Z">
              <w:r>
                <w:rPr>
                  <w:rFonts w:eastAsia="MS Mincho" w:cs="Arial"/>
                  <w:lang w:eastAsia="ja-JP"/>
                </w:rPr>
                <w:t xml:space="preserve"> for details.</w:t>
              </w:r>
            </w:ins>
          </w:p>
          <w:p w14:paraId="742163A1" w14:textId="77777777" w:rsidR="002E34EC" w:rsidRPr="00240AC5" w:rsidRDefault="002E34EC" w:rsidP="00240AC5">
            <w:pPr>
              <w:tabs>
                <w:tab w:val="num" w:pos="360"/>
                <w:tab w:val="num" w:pos="540"/>
              </w:tabs>
              <w:spacing w:before="40" w:after="40"/>
              <w:ind w:left="180" w:hanging="180"/>
              <w:rPr>
                <w:rFonts w:eastAsia="MS Mincho" w:cs="Arial"/>
                <w:lang w:eastAsia="ja-JP"/>
              </w:rPr>
            </w:pPr>
            <w:r w:rsidRPr="00240AC5">
              <w:rPr>
                <w:rFonts w:eastAsia="Arial Unicode MS"/>
              </w:rPr>
              <w:t>Annotation: dfdl:element</w:t>
            </w:r>
            <w:r w:rsidR="00FC667A" w:rsidRPr="00240AC5">
              <w:rPr>
                <w:rFonts w:eastAsia="Arial Unicode MS"/>
              </w:rPr>
              <w:t xml:space="preserve">, </w:t>
            </w:r>
            <w:r w:rsidR="00FC667A" w:rsidRPr="00240AC5">
              <w:rPr>
                <w:rStyle w:val="TableCellCharChar"/>
                <w:rFonts w:cs="Arial"/>
                <w:sz w:val="20"/>
                <w:szCs w:val="20"/>
              </w:rPr>
              <w:t xml:space="preserve">dfdl:simpleType </w:t>
            </w:r>
          </w:p>
        </w:tc>
      </w:tr>
      <w:tr w:rsidR="00D43704" w:rsidRPr="00240AC5" w14:paraId="154D788E" w14:textId="77777777" w:rsidTr="00312115">
        <w:trPr>
          <w:cantSplit/>
          <w:trHeight w:val="360"/>
        </w:trPr>
        <w:tc>
          <w:tcPr>
            <w:tcW w:w="2628" w:type="dxa"/>
            <w:shd w:val="clear" w:color="auto" w:fill="auto"/>
          </w:tcPr>
          <w:p w14:paraId="2A0E05EE" w14:textId="77777777" w:rsidR="00D43704" w:rsidRPr="00240AC5" w:rsidRDefault="008D3F7C" w:rsidP="00240AC5">
            <w:pPr>
              <w:tabs>
                <w:tab w:val="num" w:pos="360"/>
                <w:tab w:val="num" w:pos="540"/>
              </w:tabs>
              <w:spacing w:before="40" w:after="40"/>
              <w:ind w:left="180" w:hanging="180"/>
              <w:rPr>
                <w:rFonts w:eastAsia="Arial Unicode MS"/>
              </w:rPr>
            </w:pPr>
            <w:r w:rsidRPr="00240AC5">
              <w:rPr>
                <w:rFonts w:eastAsia="Arial Unicode MS"/>
              </w:rPr>
              <w:t>documentFinalTerminatorCanBeMissing</w:t>
            </w:r>
          </w:p>
        </w:tc>
        <w:tc>
          <w:tcPr>
            <w:tcW w:w="6300" w:type="dxa"/>
            <w:shd w:val="clear" w:color="auto" w:fill="auto"/>
          </w:tcPr>
          <w:p w14:paraId="77064FAD" w14:textId="77777777" w:rsidR="00B67082" w:rsidRPr="00240AC5" w:rsidRDefault="00B67082" w:rsidP="00312115">
            <w:pPr>
              <w:rPr>
                <w:rFonts w:eastAsia="Arial Unicode MS"/>
              </w:rPr>
            </w:pPr>
            <w:r w:rsidRPr="00240AC5">
              <w:rPr>
                <w:rFonts w:eastAsia="Arial Unicode MS"/>
              </w:rPr>
              <w:t>Enum</w:t>
            </w:r>
          </w:p>
          <w:p w14:paraId="482BA658" w14:textId="77777777" w:rsidR="00CC47C7" w:rsidRPr="00240AC5" w:rsidRDefault="00B67082" w:rsidP="00312115">
            <w:pPr>
              <w:rPr>
                <w:rFonts w:eastAsia="Arial Unicode MS"/>
              </w:rPr>
            </w:pPr>
            <w:r w:rsidRPr="00240AC5">
              <w:rPr>
                <w:rFonts w:eastAsia="Arial Unicode MS"/>
              </w:rPr>
              <w:t xml:space="preserve">Valid values are </w:t>
            </w:r>
            <w:r w:rsidR="00682090" w:rsidRPr="00240AC5">
              <w:rPr>
                <w:rFonts w:eastAsia="Arial Unicode MS"/>
              </w:rPr>
              <w:t>'yes'</w:t>
            </w:r>
            <w:r w:rsidRPr="00240AC5">
              <w:rPr>
                <w:rFonts w:eastAsia="Arial Unicode MS"/>
              </w:rPr>
              <w:t xml:space="preserve">, </w:t>
            </w:r>
            <w:r w:rsidR="00682090" w:rsidRPr="00240AC5">
              <w:rPr>
                <w:rFonts w:eastAsia="Arial Unicode MS"/>
              </w:rPr>
              <w:t>'no'</w:t>
            </w:r>
          </w:p>
          <w:p w14:paraId="4D99599B" w14:textId="77777777" w:rsidR="00D43704" w:rsidRPr="00240AC5" w:rsidRDefault="00E0409D" w:rsidP="00312115">
            <w:pPr>
              <w:rPr>
                <w:rFonts w:eastAsia="Arial Unicode MS"/>
              </w:rPr>
            </w:pPr>
            <w:r w:rsidRPr="00240AC5">
              <w:rPr>
                <w:rFonts w:eastAsia="Arial Unicode MS"/>
              </w:rPr>
              <w:t xml:space="preserve">When the </w:t>
            </w:r>
            <w:r w:rsidR="008D3F7C" w:rsidRPr="00240AC5">
              <w:rPr>
                <w:rFonts w:eastAsia="Arial Unicode MS"/>
              </w:rPr>
              <w:t>documentFinalTerminatorCanBeMissing</w:t>
            </w:r>
            <w:r w:rsidR="00D43704" w:rsidRPr="00240AC5">
              <w:rPr>
                <w:rFonts w:eastAsia="Arial Unicode MS"/>
              </w:rPr>
              <w:t xml:space="preserve"> property is true, then when an element </w:t>
            </w:r>
            <w:r w:rsidR="008D3F7C" w:rsidRPr="00240AC5">
              <w:rPr>
                <w:rFonts w:eastAsia="Arial Unicode MS"/>
              </w:rPr>
              <w:t>is the last element in the data stream</w:t>
            </w:r>
            <w:r w:rsidR="00D43704" w:rsidRPr="00240AC5">
              <w:rPr>
                <w:rFonts w:eastAsia="Arial Unicode MS"/>
              </w:rPr>
              <w:t xml:space="preserve">, then on </w:t>
            </w:r>
            <w:r w:rsidR="008D3F7C" w:rsidRPr="00240AC5">
              <w:rPr>
                <w:rFonts w:eastAsia="Arial Unicode MS"/>
              </w:rPr>
              <w:t>parsing</w:t>
            </w:r>
            <w:r w:rsidR="00D43704" w:rsidRPr="00240AC5">
              <w:rPr>
                <w:rFonts w:eastAsia="Arial Unicode MS"/>
              </w:rPr>
              <w:t>, it is not a</w:t>
            </w:r>
            <w:r w:rsidR="008D3F7C" w:rsidRPr="00240AC5">
              <w:rPr>
                <w:rFonts w:eastAsia="Arial Unicode MS"/>
              </w:rPr>
              <w:t>n</w:t>
            </w:r>
            <w:r w:rsidR="00D43704" w:rsidRPr="00240AC5">
              <w:rPr>
                <w:rFonts w:eastAsia="Arial Unicode MS"/>
              </w:rPr>
              <w:t xml:space="preserve"> error if the terminator is not found</w:t>
            </w:r>
            <w:r w:rsidR="008D3F7C" w:rsidRPr="00240AC5">
              <w:rPr>
                <w:rFonts w:eastAsia="Arial Unicode MS"/>
              </w:rPr>
              <w:t>.</w:t>
            </w:r>
            <w:r w:rsidR="00D43704" w:rsidRPr="00240AC5">
              <w:rPr>
                <w:rFonts w:eastAsia="Arial Unicode MS"/>
              </w:rPr>
              <w:t xml:space="preserve"> </w:t>
            </w:r>
          </w:p>
          <w:p w14:paraId="0F0F6EC5" w14:textId="77777777" w:rsidR="00D43704" w:rsidRPr="00240AC5" w:rsidRDefault="00D43704" w:rsidP="00312115">
            <w:pPr>
              <w:rPr>
                <w:rFonts w:eastAsia="Arial Unicode MS"/>
              </w:rPr>
            </w:pPr>
            <w:r w:rsidRPr="00240AC5">
              <w:rPr>
                <w:rFonts w:eastAsia="Arial Unicode MS"/>
              </w:rPr>
              <w:t xml:space="preserve">For example, if the </w:t>
            </w:r>
            <w:r w:rsidR="00F649F5" w:rsidRPr="00240AC5">
              <w:rPr>
                <w:rFonts w:eastAsia="Arial Unicode MS"/>
              </w:rPr>
              <w:t>data are</w:t>
            </w:r>
            <w:r w:rsidRPr="00240AC5">
              <w:rPr>
                <w:rFonts w:eastAsia="Arial Unicode MS"/>
              </w:rPr>
              <w:t xml:space="preserve"> in a file, and the format specifies lines terminated by the newline character (typically LF or CRLF), then if the last line is missing its newline, then this would normally be an error, but if </w:t>
            </w:r>
            <w:r w:rsidR="008D3F7C" w:rsidRPr="00240AC5">
              <w:rPr>
                <w:rFonts w:eastAsia="Arial Unicode MS"/>
              </w:rPr>
              <w:t>documentFinalTerminatorCanBeMissing</w:t>
            </w:r>
            <w:r w:rsidRPr="00240AC5">
              <w:rPr>
                <w:rFonts w:eastAsia="Arial Unicode MS"/>
              </w:rPr>
              <w:t xml:space="preserve"> is true, then this is not a </w:t>
            </w:r>
            <w:r w:rsidR="00CC47C7" w:rsidRPr="00240AC5">
              <w:rPr>
                <w:rFonts w:eastAsia="Arial Unicode MS"/>
              </w:rPr>
              <w:t xml:space="preserve">processing </w:t>
            </w:r>
            <w:r w:rsidRPr="00240AC5">
              <w:rPr>
                <w:rFonts w:eastAsia="Arial Unicode MS"/>
              </w:rPr>
              <w:t>error.</w:t>
            </w:r>
          </w:p>
          <w:p w14:paraId="5E193EC7" w14:textId="77777777" w:rsidR="00D43704" w:rsidRPr="00240AC5" w:rsidRDefault="00D43704" w:rsidP="00312115">
            <w:pPr>
              <w:rPr>
                <w:rFonts w:eastAsia="Arial Unicode MS"/>
              </w:rPr>
            </w:pPr>
            <w:r w:rsidRPr="00240AC5">
              <w:rPr>
                <w:rFonts w:eastAsia="Arial Unicode MS"/>
              </w:rPr>
              <w:t xml:space="preserve">On </w:t>
            </w:r>
            <w:r w:rsidR="008D3F7C" w:rsidRPr="00240AC5">
              <w:rPr>
                <w:rFonts w:eastAsia="Arial Unicode MS"/>
              </w:rPr>
              <w:t xml:space="preserve">unparsing </w:t>
            </w:r>
            <w:r w:rsidRPr="00240AC5">
              <w:rPr>
                <w:rFonts w:eastAsia="Arial Unicode MS"/>
              </w:rPr>
              <w:t>the terminator is always written out regardless of the state of this property.</w:t>
            </w:r>
          </w:p>
          <w:p w14:paraId="098A2F83" w14:textId="77777777" w:rsidR="00D43704" w:rsidRPr="00240AC5" w:rsidRDefault="00D43704" w:rsidP="00312115">
            <w:pPr>
              <w:rPr>
                <w:rFonts w:eastAsia="Arial Unicode MS"/>
              </w:rPr>
            </w:pPr>
            <w:r w:rsidRPr="00240AC5">
              <w:rPr>
                <w:rFonts w:eastAsia="Arial Unicode MS"/>
              </w:rPr>
              <w:t>Annotation: dfdl:</w:t>
            </w:r>
            <w:r w:rsidR="007265F3" w:rsidRPr="00240AC5">
              <w:rPr>
                <w:rFonts w:eastAsia="Arial Unicode MS"/>
              </w:rPr>
              <w:t>format (</w:t>
            </w:r>
            <w:ins w:id="8168" w:author="Steve Hanson" w:date="2012-02-23T15:05:00Z">
              <w:r w:rsidR="00B40487" w:rsidRPr="00240AC5">
                <w:rPr>
                  <w:rFonts w:eastAsia="Arial Unicode MS"/>
                </w:rPr>
                <w:t xml:space="preserve">but applies to elements </w:t>
              </w:r>
            </w:ins>
            <w:del w:id="8169" w:author="Steve Hanson" w:date="2012-02-23T15:05:00Z">
              <w:r w:rsidR="007265F3" w:rsidRPr="00240AC5" w:rsidDel="00B40487">
                <w:rPr>
                  <w:rFonts w:eastAsia="Arial Unicode MS"/>
                </w:rPr>
                <w:delText xml:space="preserve">on xs:schema </w:delText>
              </w:r>
            </w:del>
            <w:r w:rsidR="007265F3" w:rsidRPr="00240AC5">
              <w:rPr>
                <w:rFonts w:eastAsia="Arial Unicode MS"/>
              </w:rPr>
              <w:t>only)</w:t>
            </w:r>
            <w:r w:rsidR="00E5425E" w:rsidRPr="00240AC5">
              <w:rPr>
                <w:rFonts w:eastAsia="Arial Unicode MS"/>
              </w:rPr>
              <w:t xml:space="preserve"> </w:t>
            </w:r>
          </w:p>
        </w:tc>
      </w:tr>
      <w:tr w:rsidR="00207440" w:rsidRPr="00240AC5" w14:paraId="2CD2DE6C" w14:textId="77777777" w:rsidTr="00312115">
        <w:trPr>
          <w:cantSplit/>
          <w:trHeight w:val="360"/>
        </w:trPr>
        <w:tc>
          <w:tcPr>
            <w:tcW w:w="2628" w:type="dxa"/>
            <w:shd w:val="clear" w:color="auto" w:fill="auto"/>
          </w:tcPr>
          <w:p w14:paraId="58168965" w14:textId="77777777" w:rsidR="00207440" w:rsidRPr="00240AC5" w:rsidRDefault="004D48EC" w:rsidP="00240AC5">
            <w:pPr>
              <w:tabs>
                <w:tab w:val="num" w:pos="360"/>
                <w:tab w:val="num" w:pos="540"/>
              </w:tabs>
              <w:spacing w:before="40" w:after="40"/>
              <w:rPr>
                <w:rStyle w:val="TableCellCharChar"/>
                <w:rFonts w:cs="Arial"/>
                <w:sz w:val="20"/>
                <w:szCs w:val="20"/>
              </w:rPr>
            </w:pPr>
            <w:r w:rsidRPr="00240AC5">
              <w:rPr>
                <w:rStyle w:val="TableCellCharChar"/>
                <w:rFonts w:cs="Arial"/>
                <w:sz w:val="20"/>
                <w:szCs w:val="20"/>
              </w:rPr>
              <w:t>outputNewLine</w:t>
            </w:r>
          </w:p>
        </w:tc>
        <w:tc>
          <w:tcPr>
            <w:tcW w:w="6300" w:type="dxa"/>
            <w:shd w:val="clear" w:color="auto" w:fill="auto"/>
          </w:tcPr>
          <w:p w14:paraId="73A1CF2A" w14:textId="77777777" w:rsidR="002A3937" w:rsidRPr="00240AC5" w:rsidRDefault="008014ED" w:rsidP="00312115">
            <w:pPr>
              <w:rPr>
                <w:rStyle w:val="TableCellCharChar"/>
                <w:rFonts w:cs="Arial"/>
                <w:sz w:val="20"/>
                <w:szCs w:val="20"/>
              </w:rPr>
            </w:pPr>
            <w:r w:rsidRPr="00240AC5">
              <w:rPr>
                <w:rStyle w:val="TableCellCharChar"/>
                <w:rFonts w:cs="Arial"/>
                <w:sz w:val="20"/>
                <w:szCs w:val="20"/>
              </w:rPr>
              <w:t xml:space="preserve">DFDL </w:t>
            </w:r>
            <w:r w:rsidR="00293086" w:rsidRPr="00240AC5">
              <w:rPr>
                <w:rStyle w:val="TableCellCharChar"/>
                <w:rFonts w:cs="Arial"/>
                <w:sz w:val="20"/>
                <w:szCs w:val="20"/>
              </w:rPr>
              <w:t>String Literal</w:t>
            </w:r>
            <w:r w:rsidR="006633C7" w:rsidRPr="00240AC5">
              <w:rPr>
                <w:rStyle w:val="TableCellCharChar"/>
                <w:rFonts w:cs="Arial"/>
                <w:sz w:val="20"/>
                <w:szCs w:val="20"/>
              </w:rPr>
              <w:t xml:space="preserve"> or </w:t>
            </w:r>
            <w:r w:rsidR="00293086" w:rsidRPr="00240AC5">
              <w:rPr>
                <w:rStyle w:val="TableCellCharChar"/>
                <w:rFonts w:cs="Arial"/>
                <w:sz w:val="20"/>
                <w:szCs w:val="20"/>
              </w:rPr>
              <w:t>DFDL Expression</w:t>
            </w:r>
          </w:p>
          <w:p w14:paraId="2195788B" w14:textId="77777777" w:rsidR="00207440" w:rsidRPr="00240AC5" w:rsidRDefault="002A3937" w:rsidP="00312115">
            <w:pPr>
              <w:rPr>
                <w:rStyle w:val="TableCellCharChar"/>
                <w:rFonts w:cs="Arial"/>
                <w:sz w:val="20"/>
                <w:szCs w:val="20"/>
              </w:rPr>
            </w:pPr>
            <w:r w:rsidRPr="00240AC5">
              <w:rPr>
                <w:rStyle w:val="TableCellCharChar"/>
                <w:rFonts w:cs="Arial"/>
                <w:sz w:val="20"/>
                <w:szCs w:val="20"/>
              </w:rPr>
              <w:t xml:space="preserve">Specifies the character or characters that will be used to replace the </w:t>
            </w:r>
            <w:r w:rsidR="006C74D5" w:rsidRPr="00240AC5">
              <w:rPr>
                <w:rStyle w:val="TableCellCharChar"/>
                <w:rFonts w:cs="Arial"/>
                <w:sz w:val="20"/>
                <w:szCs w:val="20"/>
              </w:rPr>
              <w:t>%NL</w:t>
            </w:r>
            <w:r w:rsidR="00524581" w:rsidRPr="00240AC5">
              <w:rPr>
                <w:rStyle w:val="TableCellCharChar"/>
                <w:rFonts w:cs="Arial"/>
                <w:sz w:val="20"/>
                <w:szCs w:val="20"/>
              </w:rPr>
              <w:t xml:space="preserve">; </w:t>
            </w:r>
            <w:r w:rsidR="00653D83" w:rsidRPr="00240AC5">
              <w:rPr>
                <w:rStyle w:val="TableCellCharChar"/>
                <w:rFonts w:cs="Arial"/>
                <w:sz w:val="20"/>
                <w:szCs w:val="20"/>
              </w:rPr>
              <w:t xml:space="preserve">character class </w:t>
            </w:r>
            <w:r w:rsidR="00524581" w:rsidRPr="00240AC5">
              <w:rPr>
                <w:rStyle w:val="TableCellCharChar"/>
                <w:rFonts w:cs="Arial"/>
                <w:sz w:val="20"/>
                <w:szCs w:val="20"/>
              </w:rPr>
              <w:t>entity during unparse</w:t>
            </w:r>
          </w:p>
          <w:p w14:paraId="7E3E30C1" w14:textId="2445E5E3" w:rsidR="00AE5617" w:rsidRPr="00240AC5" w:rsidRDefault="00AE5617" w:rsidP="00312115">
            <w:pPr>
              <w:rPr>
                <w:rStyle w:val="TableCellCharChar"/>
                <w:rFonts w:cs="Arial"/>
                <w:sz w:val="20"/>
                <w:szCs w:val="20"/>
              </w:rPr>
            </w:pPr>
            <w:r w:rsidRPr="00240AC5">
              <w:rPr>
                <w:rStyle w:val="TableCellCharChar"/>
                <w:rFonts w:cs="Arial"/>
                <w:sz w:val="20"/>
                <w:szCs w:val="20"/>
              </w:rPr>
              <w:t xml:space="preserve">It is a </w:t>
            </w:r>
            <w:r w:rsidR="002011E1" w:rsidRPr="00240AC5">
              <w:rPr>
                <w:rStyle w:val="TableCellCharChar"/>
                <w:rFonts w:cs="Arial"/>
                <w:sz w:val="20"/>
                <w:szCs w:val="20"/>
              </w:rPr>
              <w:t>schema defini</w:t>
            </w:r>
            <w:r w:rsidR="002011E1" w:rsidRPr="00240AC5">
              <w:rPr>
                <w:rStyle w:val="TableCellCharChar"/>
                <w:sz w:val="20"/>
                <w:szCs w:val="20"/>
              </w:rPr>
              <w:t>tion</w:t>
            </w:r>
            <w:r w:rsidRPr="00240AC5">
              <w:rPr>
                <w:rStyle w:val="TableCellCharChar"/>
                <w:rFonts w:cs="Arial"/>
                <w:sz w:val="20"/>
                <w:szCs w:val="20"/>
              </w:rPr>
              <w:t xml:space="preserve"> error if any of the characters are not in the set of characters allowed by the DFDL entity %NL;</w:t>
            </w:r>
            <w:r w:rsidR="00CB07EA" w:rsidRPr="00240AC5">
              <w:rPr>
                <w:rStyle w:val="TableCellCharChar"/>
                <w:rFonts w:cs="Arial"/>
                <w:sz w:val="20"/>
                <w:szCs w:val="20"/>
              </w:rPr>
              <w:t xml:space="preserve"> </w:t>
            </w:r>
            <w:commentRangeStart w:id="8170"/>
            <w:ins w:id="8171" w:author="mbeckerle" w:date="2013-02-04T12:20:00Z">
              <w:r w:rsidR="001E3146">
                <w:rPr>
                  <w:rStyle w:val="TableCellCharChar"/>
                  <w:rFonts w:cs="Arial"/>
                  <w:sz w:val="20"/>
                  <w:szCs w:val="20"/>
                </w:rPr>
                <w:t>Only individual characters or the %CR;%LF; combination are allowed</w:t>
              </w:r>
            </w:ins>
            <w:commentRangeEnd w:id="8170"/>
            <w:r w:rsidR="00512B6E">
              <w:rPr>
                <w:rStyle w:val="CommentReference"/>
              </w:rPr>
              <w:commentReference w:id="8170"/>
            </w:r>
            <w:ins w:id="8172" w:author="mbeckerle" w:date="2013-02-04T12:20:00Z">
              <w:r w:rsidR="001E3146">
                <w:rPr>
                  <w:rStyle w:val="TableCellCharChar"/>
                  <w:rFonts w:cs="Arial"/>
                  <w:sz w:val="20"/>
                  <w:szCs w:val="20"/>
                </w:rPr>
                <w:t>.</w:t>
              </w:r>
            </w:ins>
          </w:p>
          <w:p w14:paraId="32E14829" w14:textId="77777777" w:rsidR="00AC2AEB" w:rsidRPr="00240AC5" w:rsidRDefault="00AC2AEB" w:rsidP="00312115">
            <w:pPr>
              <w:rPr>
                <w:rStyle w:val="TableCellCharChar"/>
                <w:rFonts w:cs="Arial"/>
                <w:sz w:val="20"/>
                <w:szCs w:val="20"/>
              </w:rPr>
            </w:pPr>
            <w:r w:rsidRPr="00240AC5">
              <w:rPr>
                <w:rStyle w:val="TableCellCharChar"/>
                <w:rFonts w:cs="Arial"/>
                <w:sz w:val="20"/>
                <w:szCs w:val="20"/>
              </w:rPr>
              <w:t>It is a schema definition error if the DFDL entity %NL; is specified</w:t>
            </w:r>
          </w:p>
          <w:p w14:paraId="079A240A" w14:textId="77777777" w:rsidR="00427EF1" w:rsidRPr="00240AC5" w:rsidRDefault="00427EF1" w:rsidP="00312115">
            <w:pPr>
              <w:rPr>
                <w:rStyle w:val="TableCellCharChar"/>
                <w:rFonts w:cs="Arial"/>
                <w:sz w:val="20"/>
                <w:szCs w:val="20"/>
              </w:rPr>
            </w:pPr>
            <w:r w:rsidRPr="00240AC5">
              <w:rPr>
                <w:rFonts w:eastAsia="Arial Unicode MS"/>
              </w:rPr>
              <w:t>This property can be computed by way of an expression which returns</w:t>
            </w:r>
            <w:ins w:id="8173" w:author="mbeckerle" w:date="2012-03-24T13:38:00Z">
              <w:r w:rsidR="00815A7A" w:rsidRPr="00240AC5">
                <w:rPr>
                  <w:rFonts w:eastAsia="Arial Unicode MS"/>
                </w:rPr>
                <w:t xml:space="preserve"> a</w:t>
              </w:r>
            </w:ins>
            <w:r w:rsidRPr="00240AC5">
              <w:rPr>
                <w:rFonts w:eastAsia="Arial Unicode MS"/>
              </w:rPr>
              <w:t xml:space="preserve"> </w:t>
            </w:r>
            <w:r w:rsidR="00A47155" w:rsidRPr="00240AC5">
              <w:rPr>
                <w:rFonts w:eastAsia="Arial Unicode MS"/>
              </w:rPr>
              <w:t>DFDL string literal</w:t>
            </w:r>
            <w:r w:rsidRPr="00240AC5">
              <w:rPr>
                <w:rFonts w:eastAsia="Arial Unicode MS"/>
              </w:rPr>
              <w:t>.</w:t>
            </w:r>
            <w:r w:rsidR="00A40483" w:rsidRPr="00240AC5">
              <w:rPr>
                <w:rFonts w:eastAsia="Arial Unicode MS"/>
              </w:rPr>
              <w:t xml:space="preserve"> </w:t>
            </w:r>
            <w:r w:rsidR="00AF2EC9" w:rsidRPr="00240AC5">
              <w:rPr>
                <w:rFonts w:eastAsia="Arial Unicode MS"/>
              </w:rPr>
              <w:t>The expression must not contain forward references to elements which have not yet been processed.</w:t>
            </w:r>
          </w:p>
          <w:p w14:paraId="3F6550A0" w14:textId="77777777" w:rsidR="00E5425E" w:rsidRPr="00240AC5" w:rsidRDefault="00E5425E" w:rsidP="00312115">
            <w:pPr>
              <w:rPr>
                <w:rStyle w:val="TableCellCharChar"/>
                <w:sz w:val="20"/>
                <w:szCs w:val="20"/>
              </w:rPr>
            </w:pPr>
            <w:r w:rsidRPr="00240AC5">
              <w:rPr>
                <w:rStyle w:val="TableCellCharChar"/>
                <w:rFonts w:cs="Arial"/>
                <w:sz w:val="20"/>
                <w:szCs w:val="20"/>
              </w:rPr>
              <w:t>Annotation: dfdl:element, dfdl:simpleType, dfdl:sequence, dfdl:choice, dfdl:group</w:t>
            </w:r>
          </w:p>
        </w:tc>
      </w:tr>
    </w:tbl>
    <w:p w14:paraId="30AB95F9" w14:textId="77777777" w:rsidR="00CE17FB" w:rsidRPr="005223F4" w:rsidRDefault="00CE17FB" w:rsidP="00CE17FB">
      <w:pPr>
        <w:pStyle w:val="nobreak"/>
      </w:pPr>
      <w:bookmarkStart w:id="8174" w:name="_Toc190157561"/>
      <w:bookmarkEnd w:id="8174"/>
    </w:p>
    <w:p w14:paraId="41A548E6" w14:textId="77777777" w:rsidR="003C4E7E" w:rsidRPr="005223F4" w:rsidRDefault="000131C3" w:rsidP="006E4FE8">
      <w:pPr>
        <w:pStyle w:val="Heading2"/>
      </w:pPr>
      <w:bookmarkStart w:id="8175" w:name="_Toc184191992"/>
      <w:bookmarkStart w:id="8176" w:name="_Toc184210532"/>
      <w:bookmarkStart w:id="8177" w:name="_Toc184192009"/>
      <w:bookmarkStart w:id="8178" w:name="_Toc184210549"/>
      <w:bookmarkStart w:id="8179" w:name="_Toc184192011"/>
      <w:bookmarkStart w:id="8180" w:name="_Toc184210551"/>
      <w:bookmarkStart w:id="8181" w:name="_Toc184192014"/>
      <w:bookmarkStart w:id="8182" w:name="_Toc184210554"/>
      <w:bookmarkStart w:id="8183" w:name="_Toc199516310"/>
      <w:bookmarkStart w:id="8184" w:name="_Toc194983974"/>
      <w:bookmarkStart w:id="8185" w:name="_Toc243112821"/>
      <w:bookmarkStart w:id="8186" w:name="_Toc349042725"/>
      <w:bookmarkStart w:id="8187" w:name="_Toc362453289"/>
      <w:bookmarkStart w:id="8188" w:name="_Toc177399087"/>
      <w:bookmarkStart w:id="8189" w:name="_Toc175057374"/>
      <w:bookmarkEnd w:id="8175"/>
      <w:bookmarkEnd w:id="8176"/>
      <w:bookmarkEnd w:id="8177"/>
      <w:bookmarkEnd w:id="8178"/>
      <w:bookmarkEnd w:id="8179"/>
      <w:bookmarkEnd w:id="8180"/>
      <w:bookmarkEnd w:id="8181"/>
      <w:bookmarkEnd w:id="8182"/>
      <w:r w:rsidRPr="005223F4">
        <w:t xml:space="preserve">Properties for Specifying </w:t>
      </w:r>
      <w:r w:rsidR="003C4E7E" w:rsidRPr="005223F4">
        <w:t>Length</w:t>
      </w:r>
      <w:r w:rsidRPr="005223F4">
        <w:t>s</w:t>
      </w:r>
      <w:bookmarkEnd w:id="8183"/>
      <w:bookmarkEnd w:id="8184"/>
      <w:bookmarkEnd w:id="8185"/>
      <w:bookmarkEnd w:id="8186"/>
      <w:bookmarkEnd w:id="8187"/>
      <w:r w:rsidR="003C4E7E" w:rsidRPr="005223F4">
        <w:t xml:space="preserve"> </w:t>
      </w:r>
      <w:bookmarkEnd w:id="8188"/>
      <w:bookmarkEnd w:id="8189"/>
    </w:p>
    <w:p w14:paraId="7CEA786B" w14:textId="77777777" w:rsidR="00A140BB" w:rsidRPr="005223F4" w:rsidRDefault="002C7917" w:rsidP="008F5727">
      <w:pPr>
        <w:pStyle w:val="nobreak"/>
      </w:pPr>
      <w:r w:rsidRPr="005223F4">
        <w:t xml:space="preserve">These properties </w:t>
      </w:r>
      <w:r w:rsidR="008F5727" w:rsidRPr="005223F4">
        <w:t xml:space="preserve">are used to </w:t>
      </w:r>
      <w:r w:rsidR="001E4505" w:rsidRPr="005223F4">
        <w:t>determine</w:t>
      </w:r>
      <w:r w:rsidR="008F5727" w:rsidRPr="005223F4">
        <w:t xml:space="preserve"> the representation length of an element and </w:t>
      </w:r>
      <w:r w:rsidRPr="005223F4">
        <w:t>apply to elements of all types</w:t>
      </w:r>
      <w:r w:rsidR="00EE5D95" w:rsidRPr="005223F4">
        <w:t xml:space="preserve"> (simple and complex)</w:t>
      </w:r>
      <w:r w:rsidRPr="005223F4">
        <w:t>.</w:t>
      </w:r>
    </w:p>
    <w:tbl>
      <w:tblPr>
        <w:tblW w:w="9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48"/>
        <w:gridCol w:w="6660"/>
      </w:tblGrid>
      <w:tr w:rsidR="0021260F" w:rsidRPr="005223F4" w14:paraId="14FA4FCF" w14:textId="77777777" w:rsidTr="00240AC5">
        <w:tc>
          <w:tcPr>
            <w:tcW w:w="2448" w:type="dxa"/>
            <w:shd w:val="clear" w:color="auto" w:fill="F3F3F3"/>
          </w:tcPr>
          <w:p w14:paraId="4A1A8B0B" w14:textId="77777777" w:rsidR="0021260F" w:rsidRPr="00312115" w:rsidRDefault="0021260F" w:rsidP="00D67874">
            <w:pPr>
              <w:rPr>
                <w:b/>
              </w:rPr>
            </w:pPr>
            <w:r w:rsidRPr="00312115">
              <w:rPr>
                <w:b/>
              </w:rPr>
              <w:t>Property Name</w:t>
            </w:r>
          </w:p>
        </w:tc>
        <w:tc>
          <w:tcPr>
            <w:tcW w:w="6660" w:type="dxa"/>
            <w:shd w:val="clear" w:color="auto" w:fill="F3F3F3"/>
          </w:tcPr>
          <w:p w14:paraId="77550DAB" w14:textId="77777777" w:rsidR="0021260F" w:rsidRPr="00312115" w:rsidRDefault="0021260F" w:rsidP="00D67874">
            <w:pPr>
              <w:rPr>
                <w:b/>
              </w:rPr>
            </w:pPr>
            <w:r w:rsidRPr="00312115">
              <w:rPr>
                <w:b/>
              </w:rPr>
              <w:t>Description</w:t>
            </w:r>
          </w:p>
        </w:tc>
      </w:tr>
      <w:tr w:rsidR="003C4E7E" w:rsidRPr="005223F4" w14:paraId="2EAB04F4" w14:textId="77777777" w:rsidTr="00240AC5">
        <w:tc>
          <w:tcPr>
            <w:tcW w:w="2448" w:type="dxa"/>
            <w:shd w:val="clear" w:color="auto" w:fill="auto"/>
          </w:tcPr>
          <w:p w14:paraId="61D4873F" w14:textId="77777777" w:rsidR="003C4E7E" w:rsidRPr="005223F4" w:rsidRDefault="003C4E7E" w:rsidP="00D67874">
            <w:commentRangeStart w:id="8190"/>
            <w:r w:rsidRPr="005223F4">
              <w:t>lengthKind</w:t>
            </w:r>
            <w:commentRangeEnd w:id="8190"/>
            <w:r w:rsidR="00B40487" w:rsidRPr="00240AC5">
              <w:rPr>
                <w:rStyle w:val="CommentReference"/>
                <w:bCs/>
              </w:rPr>
              <w:commentReference w:id="8190"/>
            </w:r>
          </w:p>
        </w:tc>
        <w:tc>
          <w:tcPr>
            <w:tcW w:w="6660" w:type="dxa"/>
            <w:shd w:val="clear" w:color="auto" w:fill="auto"/>
          </w:tcPr>
          <w:p w14:paraId="31556DEE" w14:textId="77777777" w:rsidR="003C4E7E" w:rsidRPr="005223F4" w:rsidRDefault="003C4E7E" w:rsidP="00D67874">
            <w:r w:rsidRPr="005223F4">
              <w:t>Enum</w:t>
            </w:r>
          </w:p>
          <w:p w14:paraId="35670879" w14:textId="77777777" w:rsidR="003C4E7E" w:rsidRPr="005223F4" w:rsidRDefault="003C4E7E" w:rsidP="00D67874">
            <w:r w:rsidRPr="005223F4">
              <w:t xml:space="preserve">Controls how </w:t>
            </w:r>
            <w:r w:rsidR="007D4F9F" w:rsidRPr="005223F4">
              <w:t xml:space="preserve">the </w:t>
            </w:r>
            <w:r w:rsidR="00C15205" w:rsidRPr="005223F4">
              <w:t xml:space="preserve">representation </w:t>
            </w:r>
            <w:r w:rsidR="007D4F9F" w:rsidRPr="005223F4">
              <w:t>length of the component is determined.</w:t>
            </w:r>
          </w:p>
          <w:p w14:paraId="4CBCC899" w14:textId="77777777" w:rsidR="00C90073" w:rsidRPr="005223F4" w:rsidRDefault="00C90073" w:rsidP="00D67874">
            <w:r w:rsidRPr="005223F4">
              <w:t xml:space="preserve">Valid values are: </w:t>
            </w:r>
            <w:r w:rsidR="00DB3D62" w:rsidRPr="005223F4">
              <w:t>'</w:t>
            </w:r>
            <w:r w:rsidRPr="005223F4">
              <w:t>explicit</w:t>
            </w:r>
            <w:r w:rsidR="00DB3D62" w:rsidRPr="005223F4">
              <w:t>'</w:t>
            </w:r>
            <w:r w:rsidRPr="005223F4">
              <w:t xml:space="preserve">, </w:t>
            </w:r>
            <w:r w:rsidR="00DB3D62" w:rsidRPr="005223F4">
              <w:t>'</w:t>
            </w:r>
            <w:r w:rsidRPr="005223F4">
              <w:t>delimited</w:t>
            </w:r>
            <w:r w:rsidR="00DB3D62" w:rsidRPr="005223F4">
              <w:t>'</w:t>
            </w:r>
            <w:r w:rsidR="00C8638C" w:rsidRPr="005223F4">
              <w:t xml:space="preserve">, </w:t>
            </w:r>
            <w:r w:rsidR="00DB3D62" w:rsidRPr="005223F4">
              <w:t>'</w:t>
            </w:r>
            <w:r w:rsidR="00C8638C" w:rsidRPr="005223F4">
              <w:t>prefixed</w:t>
            </w:r>
            <w:r w:rsidR="00DB3D62" w:rsidRPr="005223F4">
              <w:t>'</w:t>
            </w:r>
            <w:r w:rsidRPr="005223F4">
              <w:t xml:space="preserve">, </w:t>
            </w:r>
            <w:r w:rsidR="00DB3D62" w:rsidRPr="005223F4">
              <w:t>'</w:t>
            </w:r>
            <w:r w:rsidR="00C8638C" w:rsidRPr="005223F4">
              <w:t>implicit</w:t>
            </w:r>
            <w:r w:rsidR="00DB3D62" w:rsidRPr="005223F4">
              <w:t>'</w:t>
            </w:r>
            <w:r w:rsidR="00C8638C" w:rsidRPr="005223F4">
              <w:t>,</w:t>
            </w:r>
            <w:r w:rsidRPr="005223F4">
              <w:t xml:space="preserve"> </w:t>
            </w:r>
            <w:r w:rsidR="00DB3D62" w:rsidRPr="005223F4">
              <w:t>'</w:t>
            </w:r>
            <w:r w:rsidR="005A1CD2" w:rsidRPr="005223F4">
              <w:t>pattern</w:t>
            </w:r>
            <w:r w:rsidR="00DB3D62" w:rsidRPr="005223F4">
              <w:t>'</w:t>
            </w:r>
            <w:r w:rsidR="005A1CD2" w:rsidRPr="005223F4">
              <w:t xml:space="preserve">, </w:t>
            </w:r>
            <w:r w:rsidR="00DB3D62" w:rsidRPr="005223F4">
              <w:t>'</w:t>
            </w:r>
            <w:r w:rsidRPr="005223F4">
              <w:t>endOf</w:t>
            </w:r>
            <w:r w:rsidR="006D7604" w:rsidRPr="005223F4">
              <w:t>Parent</w:t>
            </w:r>
            <w:r w:rsidR="00DB3D62" w:rsidRPr="005223F4">
              <w:t>'</w:t>
            </w:r>
          </w:p>
          <w:p w14:paraId="016869BB" w14:textId="37296E04" w:rsidR="00AE5617" w:rsidRPr="005223F4" w:rsidRDefault="00AE5617" w:rsidP="00D67874">
            <w:r w:rsidRPr="005223F4">
              <w:t>A full description of each enumeration is given in the</w:t>
            </w:r>
            <w:r w:rsidR="002011E1" w:rsidRPr="005223F4">
              <w:t xml:space="preserve"> later</w:t>
            </w:r>
            <w:r w:rsidRPr="005223F4">
              <w:t xml:space="preserve"> sections.</w:t>
            </w:r>
            <w:commentRangeStart w:id="8191"/>
            <w:ins w:id="8192" w:author="Steve Hanson" w:date="2012-04-05T12:42:00Z">
              <w:r w:rsidR="00545687">
                <w:t xml:space="preserve"> </w:t>
              </w:r>
            </w:ins>
            <w:commentRangeEnd w:id="8191"/>
            <w:ins w:id="8193" w:author="Steve Hanson" w:date="2012-04-11T15:53:00Z">
              <w:r w:rsidR="00545687">
                <w:rPr>
                  <w:rStyle w:val="CommentReference"/>
                </w:rPr>
                <w:commentReference w:id="8191"/>
              </w:r>
            </w:ins>
          </w:p>
          <w:p w14:paraId="1DACDDBD" w14:textId="28B34971" w:rsidR="00705EB1" w:rsidRPr="001731D5" w:rsidRDefault="0023284A" w:rsidP="00D67874">
            <w:pPr>
              <w:rPr>
                <w:rFonts w:cs="Arial"/>
              </w:rPr>
            </w:pPr>
            <w:r w:rsidRPr="001731D5">
              <w:t xml:space="preserve">'explicit' means the length of the </w:t>
            </w:r>
            <w:commentRangeStart w:id="8194"/>
            <w:del w:id="8195" w:author="mbeckerle" w:date="2012-04-22T16:34:00Z">
              <w:r w:rsidRPr="001731D5" w:rsidDel="000C1848">
                <w:delText>item</w:delText>
              </w:r>
              <w:commentRangeEnd w:id="8194"/>
              <w:r w:rsidR="00CE6B9E" w:rsidRPr="00B03EAB" w:rsidDel="000C1848">
                <w:rPr>
                  <w:rStyle w:val="CommentReference"/>
                  <w:sz w:val="20"/>
                  <w:szCs w:val="20"/>
                </w:rPr>
                <w:commentReference w:id="8194"/>
              </w:r>
              <w:r w:rsidRPr="001731D5" w:rsidDel="000C1848">
                <w:delText xml:space="preserve"> </w:delText>
              </w:r>
            </w:del>
            <w:ins w:id="8196" w:author="mbeckerle" w:date="2012-04-22T16:34:00Z">
              <w:r w:rsidR="000C1848" w:rsidRPr="001731D5">
                <w:t xml:space="preserve">element </w:t>
              </w:r>
            </w:ins>
            <w:r w:rsidRPr="001731D5">
              <w:t>is given by the dfdl:length property</w:t>
            </w:r>
          </w:p>
          <w:p w14:paraId="0BC354FC" w14:textId="06D27BE1" w:rsidR="0048757E" w:rsidRPr="001731D5" w:rsidRDefault="0023284A" w:rsidP="00D67874">
            <w:r w:rsidRPr="001731D5">
              <w:t xml:space="preserve">'delimited' means the </w:t>
            </w:r>
            <w:del w:id="8197" w:author="mbeckerle" w:date="2012-04-22T16:34:00Z">
              <w:r w:rsidR="00246A75" w:rsidRPr="001731D5" w:rsidDel="000C1848">
                <w:delText xml:space="preserve">item </w:delText>
              </w:r>
            </w:del>
            <w:ins w:id="8198" w:author="mbeckerle" w:date="2012-04-22T16:34:00Z">
              <w:r w:rsidR="000C1848" w:rsidRPr="001731D5">
                <w:t xml:space="preserve">element </w:t>
              </w:r>
            </w:ins>
            <w:ins w:id="8199" w:author="mbeckerle" w:date="2012-03-24T16:25:00Z">
              <w:r w:rsidR="009A4EA2" w:rsidRPr="001731D5">
                <w:t xml:space="preserve">length is determined by scanning for a terminator or separator. </w:t>
              </w:r>
            </w:ins>
            <w:del w:id="8200" w:author="mbeckerle" w:date="2012-03-24T16:26:00Z">
              <w:r w:rsidRPr="001731D5" w:rsidDel="009A4EA2">
                <w:delText xml:space="preserve">is delimited </w:delText>
              </w:r>
              <w:r w:rsidR="00AC3FE2" w:rsidRPr="001731D5" w:rsidDel="009A4EA2">
                <w:delText xml:space="preserve">by </w:delText>
              </w:r>
              <w:r w:rsidR="00AE5617" w:rsidRPr="001731D5" w:rsidDel="009A4EA2">
                <w:delText>a terminator or separator</w:delText>
              </w:r>
            </w:del>
          </w:p>
          <w:p w14:paraId="5FA004CD" w14:textId="42D46BFE" w:rsidR="00021D45" w:rsidRPr="00B03EAB" w:rsidRDefault="0023284A" w:rsidP="00AE5617">
            <w:commentRangeStart w:id="8201"/>
            <w:r w:rsidRPr="00B03EAB">
              <w:t xml:space="preserve">‘prefixed’ means the length of the </w:t>
            </w:r>
            <w:del w:id="8202" w:author="mbeckerle" w:date="2012-04-22T16:34:00Z">
              <w:r w:rsidRPr="00B03EAB" w:rsidDel="000C1848">
                <w:delText xml:space="preserve">item </w:delText>
              </w:r>
            </w:del>
            <w:ins w:id="8203" w:author="mbeckerle" w:date="2012-04-22T16:34:00Z">
              <w:r w:rsidR="000C1848" w:rsidRPr="00B03EAB">
                <w:t xml:space="preserve">element </w:t>
              </w:r>
            </w:ins>
            <w:r w:rsidRPr="00B03EAB">
              <w:t xml:space="preserve">is given </w:t>
            </w:r>
            <w:commentRangeStart w:id="8204"/>
            <w:r w:rsidRPr="00B03EAB">
              <w:t>by a</w:t>
            </w:r>
            <w:r w:rsidR="00AB40F3" w:rsidRPr="00B03EAB">
              <w:t>n immediately preceding</w:t>
            </w:r>
            <w:r w:rsidRPr="00B03EAB">
              <w:t xml:space="preserve"> </w:t>
            </w:r>
            <w:del w:id="8205" w:author="mbeckerle" w:date="2012-04-22T16:36:00Z">
              <w:r w:rsidRPr="00B03EAB" w:rsidDel="000C1848">
                <w:delText xml:space="preserve">prefix </w:delText>
              </w:r>
            </w:del>
            <w:ins w:id="8206" w:author="mbeckerle" w:date="2012-04-22T16:36:00Z">
              <w:r w:rsidR="000C1848" w:rsidRPr="00B03EAB">
                <w:t xml:space="preserve">PrefixLength </w:t>
              </w:r>
            </w:ins>
            <w:ins w:id="8207" w:author="mbeckerle" w:date="2012-04-22T16:35:00Z">
              <w:r w:rsidR="000C1848" w:rsidRPr="00B03EAB">
                <w:t xml:space="preserve">data </w:t>
              </w:r>
            </w:ins>
            <w:del w:id="8208" w:author="mbeckerle" w:date="2012-04-22T16:35:00Z">
              <w:r w:rsidRPr="00B03EAB" w:rsidDel="000C1848">
                <w:delText>field</w:delText>
              </w:r>
              <w:commentRangeEnd w:id="8204"/>
              <w:r w:rsidR="00CE6B9E" w:rsidRPr="00B03EAB" w:rsidDel="000C1848">
                <w:rPr>
                  <w:rStyle w:val="CommentReference"/>
                  <w:sz w:val="20"/>
                  <w:szCs w:val="20"/>
                </w:rPr>
                <w:commentReference w:id="8204"/>
              </w:r>
              <w:r w:rsidRPr="00B03EAB" w:rsidDel="000C1848">
                <w:delText xml:space="preserve"> </w:delText>
              </w:r>
            </w:del>
            <w:ins w:id="8209" w:author="mbeckerle" w:date="2012-04-22T16:35:00Z">
              <w:r w:rsidR="000C1848" w:rsidRPr="00B03EAB">
                <w:t>region the format of which is</w:t>
              </w:r>
            </w:ins>
            <w:ins w:id="8210" w:author="mbeckerle" w:date="2012-04-22T16:34:00Z">
              <w:r w:rsidR="000C1848" w:rsidRPr="00B03EAB">
                <w:t xml:space="preserve"> </w:t>
              </w:r>
            </w:ins>
            <w:r w:rsidRPr="00B03EAB">
              <w:t>specified using prefixLengthType</w:t>
            </w:r>
            <w:commentRangeEnd w:id="8201"/>
            <w:r w:rsidR="009D1F8C" w:rsidRPr="00B03EAB">
              <w:rPr>
                <w:rStyle w:val="CommentReference"/>
                <w:sz w:val="20"/>
                <w:szCs w:val="20"/>
              </w:rPr>
              <w:commentReference w:id="8201"/>
            </w:r>
            <w:r w:rsidRPr="00B03EAB">
              <w:t xml:space="preserve">. </w:t>
            </w:r>
          </w:p>
          <w:p w14:paraId="18E505FA" w14:textId="77777777" w:rsidR="00FE4FDA" w:rsidRPr="001731D5" w:rsidRDefault="003C4E7E" w:rsidP="00D67874">
            <w:r w:rsidRPr="001731D5">
              <w:t>‘</w:t>
            </w:r>
            <w:r w:rsidR="00FE4FDA" w:rsidRPr="001731D5">
              <w:t xml:space="preserve">implicit </w:t>
            </w:r>
            <w:r w:rsidRPr="001731D5">
              <w:t>means the length is to be determined in terms of the type of the element</w:t>
            </w:r>
            <w:r w:rsidR="00FE4FDA" w:rsidRPr="001731D5">
              <w:t xml:space="preserve"> and its schema-specified properties if any.</w:t>
            </w:r>
          </w:p>
          <w:p w14:paraId="25230D5B" w14:textId="30DCC045" w:rsidR="005A1CD2" w:rsidRPr="005223F4" w:rsidRDefault="007B57E8" w:rsidP="00D67874">
            <w:r w:rsidRPr="005223F4">
              <w:t xml:space="preserve">‘pattern’ means the length of the </w:t>
            </w:r>
            <w:del w:id="8211" w:author="mbeckerle" w:date="2012-04-22T16:34:00Z">
              <w:r w:rsidRPr="005223F4" w:rsidDel="000C1848">
                <w:delText xml:space="preserve">item </w:delText>
              </w:r>
            </w:del>
            <w:ins w:id="8212" w:author="mbeckerle" w:date="2012-04-22T16:34:00Z">
              <w:r w:rsidR="000C1848">
                <w:t>element</w:t>
              </w:r>
              <w:r w:rsidR="000C1848" w:rsidRPr="005223F4">
                <w:t xml:space="preserve"> </w:t>
              </w:r>
            </w:ins>
            <w:r w:rsidRPr="005223F4">
              <w:t>is given by</w:t>
            </w:r>
            <w:ins w:id="8213" w:author="mbeckerle" w:date="2012-04-03T11:57:00Z">
              <w:r w:rsidR="0020674D">
                <w:t xml:space="preserve"> scanning for</w:t>
              </w:r>
            </w:ins>
            <w:ins w:id="8214" w:author="mbeckerle" w:date="2012-04-11T15:53:00Z">
              <w:r w:rsidRPr="005223F4">
                <w:t xml:space="preserve"> </w:t>
              </w:r>
            </w:ins>
            <w:r w:rsidRPr="005223F4">
              <w:t xml:space="preserve">a regular expression specified using the </w:t>
            </w:r>
            <w:r w:rsidR="002C0517" w:rsidRPr="005223F4">
              <w:t>dfdl:</w:t>
            </w:r>
            <w:r w:rsidRPr="005223F4">
              <w:t>lengthPattern property.</w:t>
            </w:r>
            <w:r w:rsidR="00A0474C" w:rsidRPr="005223F4">
              <w:t xml:space="preserve"> </w:t>
            </w:r>
          </w:p>
          <w:p w14:paraId="4CC4251D" w14:textId="77777777" w:rsidR="00AB40F3" w:rsidRPr="005223F4" w:rsidRDefault="00705EB1" w:rsidP="00D67874">
            <w:r w:rsidRPr="005223F4">
              <w:t>‘endOf</w:t>
            </w:r>
            <w:r w:rsidR="006D7604" w:rsidRPr="005223F4">
              <w:t>Parent</w:t>
            </w:r>
            <w:r w:rsidRPr="005223F4">
              <w:t xml:space="preserve">’ </w:t>
            </w:r>
            <w:r w:rsidR="001A69F1" w:rsidRPr="005223F4">
              <w:t xml:space="preserve">means that the </w:t>
            </w:r>
            <w:del w:id="8215" w:author="mbeckerle" w:date="2012-03-24T16:26:00Z">
              <w:r w:rsidR="00C97BF2" w:rsidRPr="005223F4" w:rsidDel="009A4EA2">
                <w:delText>item</w:delText>
              </w:r>
              <w:r w:rsidR="001A69F1" w:rsidRPr="005223F4" w:rsidDel="009A4EA2">
                <w:delText xml:space="preserve"> </w:delText>
              </w:r>
              <w:r w:rsidR="00D72A92" w:rsidRPr="005223F4" w:rsidDel="009A4EA2">
                <w:delText>is terminated</w:delText>
              </w:r>
            </w:del>
            <w:ins w:id="8216" w:author="mbeckerle" w:date="2012-03-24T16:26:00Z">
              <w:r w:rsidR="009A4EA2">
                <w:t>length extends to the end of the containing (parent) construct.</w:t>
              </w:r>
            </w:ins>
            <w:del w:id="8217" w:author="mbeckerle" w:date="2012-03-24T16:26:00Z">
              <w:r w:rsidR="00D72A92" w:rsidRPr="005223F4" w:rsidDel="009A4EA2">
                <w:delText xml:space="preserve"> by the </w:delText>
              </w:r>
              <w:r w:rsidR="00C97BF2" w:rsidRPr="005223F4" w:rsidDel="009A4EA2">
                <w:delText xml:space="preserve">termination of the containing </w:delText>
              </w:r>
              <w:r w:rsidR="002B70BA" w:rsidRPr="005223F4" w:rsidDel="009A4EA2">
                <w:delText>construct</w:delText>
              </w:r>
              <w:r w:rsidR="00407244" w:rsidRPr="005223F4" w:rsidDel="009A4EA2">
                <w:delText xml:space="preserve">. </w:delText>
              </w:r>
            </w:del>
          </w:p>
          <w:p w14:paraId="1BD0A733" w14:textId="77777777" w:rsidR="003C4E7E" w:rsidRPr="005223F4" w:rsidRDefault="003C4E7E" w:rsidP="00D67874">
            <w:r w:rsidRPr="005223F4">
              <w:t>Annotation: dfdl:element</w:t>
            </w:r>
            <w:r w:rsidR="00EE5D95" w:rsidRPr="005223F4">
              <w:t>, dfdl:simpleType</w:t>
            </w:r>
            <w:r w:rsidRPr="005223F4">
              <w:t xml:space="preserve"> </w:t>
            </w:r>
          </w:p>
        </w:tc>
      </w:tr>
      <w:tr w:rsidR="003C4E7E" w:rsidRPr="005223F4" w14:paraId="7E4F19B3" w14:textId="77777777" w:rsidTr="00240AC5">
        <w:tc>
          <w:tcPr>
            <w:tcW w:w="2448" w:type="dxa"/>
            <w:shd w:val="clear" w:color="auto" w:fill="auto"/>
          </w:tcPr>
          <w:p w14:paraId="71E9CBAC" w14:textId="77777777" w:rsidR="003C4E7E" w:rsidRPr="005223F4" w:rsidRDefault="003C4E7E" w:rsidP="00D67874">
            <w:r w:rsidRPr="005223F4">
              <w:t>lengthUnits</w:t>
            </w:r>
          </w:p>
        </w:tc>
        <w:tc>
          <w:tcPr>
            <w:tcW w:w="6660" w:type="dxa"/>
            <w:shd w:val="clear" w:color="auto" w:fill="auto"/>
          </w:tcPr>
          <w:p w14:paraId="313766D1" w14:textId="77777777" w:rsidR="003C4E7E" w:rsidRPr="005223F4" w:rsidRDefault="003C4E7E" w:rsidP="00D67874">
            <w:r w:rsidRPr="005223F4">
              <w:t>Enum</w:t>
            </w:r>
          </w:p>
          <w:p w14:paraId="357037F8" w14:textId="77777777" w:rsidR="003C4E7E" w:rsidRPr="005223F4" w:rsidRDefault="003C4E7E" w:rsidP="00D67874">
            <w:r w:rsidRPr="005223F4">
              <w:t xml:space="preserve">Valid values ‘bytes’, ‘characters’, </w:t>
            </w:r>
            <w:r w:rsidR="0033731D" w:rsidRPr="005223F4">
              <w:t>'</w:t>
            </w:r>
            <w:r w:rsidRPr="005223F4">
              <w:t>‘bits’.</w:t>
            </w:r>
          </w:p>
          <w:p w14:paraId="2D1FE8FB" w14:textId="77777777" w:rsidR="003C4E7E" w:rsidRPr="005223F4" w:rsidRDefault="003C4E7E" w:rsidP="00D67874">
            <w:r w:rsidRPr="005223F4">
              <w:t xml:space="preserve">Specifies the units to be used whenever </w:t>
            </w:r>
            <w:r w:rsidR="001E4505" w:rsidRPr="005223F4">
              <w:t>a</w:t>
            </w:r>
            <w:r w:rsidRPr="005223F4">
              <w:t xml:space="preserve"> length is being used to extract or write data. Applicable when lengthKind is ‘</w:t>
            </w:r>
            <w:r w:rsidR="0035679C" w:rsidRPr="005223F4">
              <w:t>explicit</w:t>
            </w:r>
            <w:r w:rsidR="00652B33" w:rsidRPr="005223F4">
              <w:t>’</w:t>
            </w:r>
            <w:r w:rsidRPr="005223F4">
              <w:t>,</w:t>
            </w:r>
            <w:r w:rsidR="0078061E" w:rsidRPr="005223F4">
              <w:t xml:space="preserve"> 'implicit' (for xs:string and xs:hexBinary)</w:t>
            </w:r>
            <w:r w:rsidRPr="005223F4">
              <w:t xml:space="preserve"> </w:t>
            </w:r>
            <w:r w:rsidR="00FA21CA" w:rsidRPr="005223F4">
              <w:t>or</w:t>
            </w:r>
            <w:r w:rsidR="007D126E" w:rsidRPr="005223F4">
              <w:t xml:space="preserve"> </w:t>
            </w:r>
            <w:r w:rsidRPr="005223F4">
              <w:t>‘prefixed’</w:t>
            </w:r>
            <w:r w:rsidR="00652B33" w:rsidRPr="005223F4">
              <w:t>.</w:t>
            </w:r>
          </w:p>
          <w:p w14:paraId="3C39AE64" w14:textId="77777777" w:rsidR="008E4FF4" w:rsidRPr="005223F4" w:rsidRDefault="008E4FF4" w:rsidP="00D67874">
            <w:r w:rsidRPr="005223F4">
              <w:t>'characters' may only be used for simple elements with representation 'text'</w:t>
            </w:r>
            <w:r w:rsidR="00E60C42" w:rsidRPr="005223F4">
              <w:t xml:space="preserve"> and complex elements where all the simple child elements must be dfdl:representation 'text'</w:t>
            </w:r>
            <w:r w:rsidR="00CB07EA" w:rsidRPr="005223F4">
              <w:t>, dfdl:lengthUnits 'characters'</w:t>
            </w:r>
            <w:r w:rsidR="00E60C42" w:rsidRPr="005223F4">
              <w:t xml:space="preserve"> and the same dfdl:encoding as the parent.</w:t>
            </w:r>
          </w:p>
          <w:p w14:paraId="0BE3F791" w14:textId="16970644" w:rsidR="008E4FF4" w:rsidRDefault="008E4FF4" w:rsidP="00D67874">
            <w:pPr>
              <w:rPr>
                <w:ins w:id="8218" w:author="mbeckerle" w:date="2012-07-03T14:54:00Z"/>
              </w:rPr>
            </w:pPr>
            <w:commentRangeStart w:id="8219"/>
            <w:r w:rsidRPr="005223F4">
              <w:t xml:space="preserve">'bits' may only be used for </w:t>
            </w:r>
            <w:r w:rsidR="00AC3FE2" w:rsidRPr="005223F4">
              <w:t>xs:</w:t>
            </w:r>
            <w:r w:rsidRPr="005223F4">
              <w:t>boolean,</w:t>
            </w:r>
            <w:ins w:id="8220" w:author="mbeckerle" w:date="2012-07-03T14:53:00Z">
              <w:r w:rsidR="0060085D">
                <w:t xml:space="preserve"> xs:</w:t>
              </w:r>
            </w:ins>
            <w:ins w:id="8221" w:author="Steve Hanson" w:date="2012-08-06T13:36:00Z">
              <w:r w:rsidR="00312115">
                <w:t>b</w:t>
              </w:r>
            </w:ins>
            <w:ins w:id="8222" w:author="mbeckerle" w:date="2012-07-03T14:53:00Z">
              <w:del w:id="8223" w:author="Steve Hanson" w:date="2012-08-06T13:36:00Z">
                <w:r w:rsidR="0060085D" w:rsidDel="00312115">
                  <w:delText>B</w:delText>
                </w:r>
              </w:del>
              <w:r w:rsidR="0060085D">
                <w:t>yte, xs:</w:t>
              </w:r>
            </w:ins>
            <w:ins w:id="8224" w:author="Steve Hanson" w:date="2012-08-06T13:36:00Z">
              <w:r w:rsidR="00312115">
                <w:t>s</w:t>
              </w:r>
            </w:ins>
            <w:ins w:id="8225" w:author="mbeckerle" w:date="2012-07-03T14:53:00Z">
              <w:del w:id="8226" w:author="Steve Hanson" w:date="2012-08-06T13:36:00Z">
                <w:r w:rsidR="0060085D" w:rsidDel="00312115">
                  <w:delText>S</w:delText>
                </w:r>
              </w:del>
              <w:r w:rsidR="0060085D">
                <w:t>hort, xs:</w:t>
              </w:r>
            </w:ins>
            <w:ins w:id="8227" w:author="Steve Hanson" w:date="2012-08-06T13:36:00Z">
              <w:r w:rsidR="00312115">
                <w:t>i</w:t>
              </w:r>
            </w:ins>
            <w:ins w:id="8228" w:author="mbeckerle" w:date="2012-07-03T14:53:00Z">
              <w:del w:id="8229" w:author="Steve Hanson" w:date="2012-08-06T13:36:00Z">
                <w:r w:rsidR="0060085D" w:rsidDel="00312115">
                  <w:delText>I</w:delText>
                </w:r>
              </w:del>
              <w:r w:rsidR="0060085D">
                <w:t>nt, xs:</w:t>
              </w:r>
            </w:ins>
            <w:ins w:id="8230" w:author="Steve Hanson" w:date="2012-08-06T13:36:00Z">
              <w:r w:rsidR="00312115">
                <w:t>l</w:t>
              </w:r>
            </w:ins>
            <w:ins w:id="8231" w:author="mbeckerle" w:date="2012-07-03T14:53:00Z">
              <w:del w:id="8232" w:author="Steve Hanson" w:date="2012-08-06T13:36:00Z">
                <w:r w:rsidR="0060085D" w:rsidDel="00312115">
                  <w:delText>L</w:delText>
                </w:r>
              </w:del>
              <w:r w:rsidR="0060085D">
                <w:t>ong,</w:t>
              </w:r>
            </w:ins>
            <w:r w:rsidRPr="005223F4">
              <w:t xml:space="preserve"> </w:t>
            </w:r>
            <w:r w:rsidR="00AC3FE2" w:rsidRPr="005223F4">
              <w:t>xs:</w:t>
            </w:r>
            <w:r w:rsidRPr="005223F4">
              <w:t xml:space="preserve">unsignedByte, </w:t>
            </w:r>
            <w:r w:rsidR="00AC3FE2" w:rsidRPr="005223F4">
              <w:t>xs:</w:t>
            </w:r>
            <w:r w:rsidRPr="005223F4">
              <w:t xml:space="preserve">unsignedShort, </w:t>
            </w:r>
            <w:r w:rsidR="00AC3FE2" w:rsidRPr="005223F4">
              <w:t>xs:</w:t>
            </w:r>
            <w:r w:rsidRPr="005223F4">
              <w:t xml:space="preserve">unsignedInt, and </w:t>
            </w:r>
            <w:r w:rsidR="00AC3FE2" w:rsidRPr="005223F4">
              <w:t>xs:</w:t>
            </w:r>
            <w:r w:rsidRPr="005223F4">
              <w:t>unsignedLong simple types with representation 'binary'</w:t>
            </w:r>
            <w:r w:rsidR="0033731D" w:rsidRPr="005223F4">
              <w:t>.</w:t>
            </w:r>
            <w:commentRangeEnd w:id="8219"/>
            <w:r w:rsidR="0060085D">
              <w:rPr>
                <w:rStyle w:val="CommentReference"/>
              </w:rPr>
              <w:commentReference w:id="8219"/>
            </w:r>
          </w:p>
          <w:p w14:paraId="1539C327" w14:textId="0147B4EB" w:rsidR="0060085D" w:rsidRPr="005223F4" w:rsidRDefault="0060085D" w:rsidP="00D67874">
            <w:ins w:id="8233" w:author="mbeckerle" w:date="2012-07-03T14:54:00Z">
              <w:r>
                <w:t>For signed types, the physical bits are interpreted as a twos-complement integer.</w:t>
              </w:r>
            </w:ins>
          </w:p>
          <w:p w14:paraId="439D22DC" w14:textId="77777777" w:rsidR="003C4E7E" w:rsidRPr="005223F4" w:rsidRDefault="008E4FF4" w:rsidP="00D67874">
            <w:r w:rsidRPr="005223F4" w:rsidDel="008E4FF4">
              <w:t xml:space="preserve"> </w:t>
            </w:r>
            <w:r w:rsidR="003C4E7E" w:rsidRPr="005223F4">
              <w:t>Annotation: dfdl:element</w:t>
            </w:r>
            <w:r w:rsidR="00EE5D95" w:rsidRPr="005223F4">
              <w:t xml:space="preserve">, </w:t>
            </w:r>
            <w:r w:rsidR="00EE5D95" w:rsidRPr="00240AC5">
              <w:rPr>
                <w:color w:val="000000"/>
              </w:rPr>
              <w:t>dfdl:simpleType</w:t>
            </w:r>
          </w:p>
        </w:tc>
      </w:tr>
    </w:tbl>
    <w:p w14:paraId="3B99E8AE" w14:textId="6F5CE6F1" w:rsidR="003C4E7E" w:rsidRPr="005223F4" w:rsidDel="0045662B" w:rsidRDefault="003C4E7E">
      <w:pPr>
        <w:pStyle w:val="Heading3"/>
        <w:rPr>
          <w:del w:id="8234" w:author="mbeckerle" w:date="2012-04-22T18:08:00Z"/>
        </w:rPr>
        <w:pPrChange w:id="8235" w:author="mbeckerle" w:date="2013-07-24T16:59:00Z">
          <w:pPr/>
        </w:pPrChange>
      </w:pPr>
      <w:bookmarkStart w:id="8236" w:name="_Toc322911624"/>
      <w:bookmarkStart w:id="8237" w:name="_Toc322912163"/>
      <w:bookmarkStart w:id="8238" w:name="_Toc329093013"/>
      <w:bookmarkStart w:id="8239" w:name="_Toc332701526"/>
      <w:bookmarkStart w:id="8240" w:name="_Toc332701833"/>
      <w:bookmarkStart w:id="8241" w:name="_Toc332711627"/>
      <w:bookmarkStart w:id="8242" w:name="_Toc332711935"/>
      <w:bookmarkStart w:id="8243" w:name="_Toc332712237"/>
      <w:bookmarkStart w:id="8244" w:name="_Toc332724153"/>
      <w:bookmarkStart w:id="8245" w:name="_Toc332724453"/>
      <w:bookmarkStart w:id="8246" w:name="_Toc341102749"/>
      <w:bookmarkStart w:id="8247" w:name="_Toc347241484"/>
      <w:bookmarkStart w:id="8248" w:name="_Toc347744677"/>
      <w:bookmarkStart w:id="8249" w:name="_Toc348984460"/>
      <w:bookmarkStart w:id="8250" w:name="_Toc348984765"/>
      <w:bookmarkStart w:id="8251" w:name="_Toc349037928"/>
      <w:bookmarkStart w:id="8252" w:name="_Toc349038233"/>
      <w:bookmarkStart w:id="8253" w:name="_Toc349042726"/>
      <w:bookmarkStart w:id="8254" w:name="_Toc351912724"/>
      <w:bookmarkStart w:id="8255" w:name="_Toc351914745"/>
      <w:bookmarkStart w:id="8256" w:name="_Toc351915211"/>
      <w:bookmarkStart w:id="8257" w:name="_Toc361231268"/>
      <w:bookmarkStart w:id="8258" w:name="_Toc361231794"/>
      <w:bookmarkStart w:id="8259" w:name="_Toc362445092"/>
      <w:bookmarkStart w:id="8260" w:name="_Toc362451843"/>
      <w:bookmarkStart w:id="8261" w:name="_Toc362452392"/>
      <w:bookmarkStart w:id="8262" w:name="_Toc362452899"/>
      <w:bookmarkStart w:id="8263" w:name="_Toc362453290"/>
      <w:bookmarkEnd w:id="8236"/>
      <w:bookmarkEnd w:id="8237"/>
      <w:bookmarkEnd w:id="8238"/>
      <w:bookmarkEnd w:id="8239"/>
      <w:bookmarkEnd w:id="8240"/>
      <w:bookmarkEnd w:id="8241"/>
      <w:bookmarkEnd w:id="8242"/>
      <w:bookmarkEnd w:id="8243"/>
      <w:bookmarkEnd w:id="8244"/>
      <w:bookmarkEnd w:id="8245"/>
      <w:bookmarkEnd w:id="8246"/>
      <w:bookmarkEnd w:id="8247"/>
      <w:bookmarkEnd w:id="8248"/>
      <w:bookmarkEnd w:id="8249"/>
      <w:bookmarkEnd w:id="8250"/>
      <w:bookmarkEnd w:id="8251"/>
      <w:bookmarkEnd w:id="8252"/>
      <w:bookmarkEnd w:id="8253"/>
      <w:bookmarkEnd w:id="8254"/>
      <w:bookmarkEnd w:id="8255"/>
      <w:bookmarkEnd w:id="8256"/>
      <w:bookmarkEnd w:id="8257"/>
      <w:bookmarkEnd w:id="8258"/>
      <w:bookmarkEnd w:id="8259"/>
      <w:bookmarkEnd w:id="8260"/>
      <w:bookmarkEnd w:id="8261"/>
      <w:bookmarkEnd w:id="8262"/>
      <w:bookmarkEnd w:id="8263"/>
      <w:commentRangeStart w:id="8264"/>
    </w:p>
    <w:p w14:paraId="1A803068" w14:textId="5A14944D" w:rsidR="003C4E7E" w:rsidRPr="005223F4" w:rsidDel="0045662B" w:rsidRDefault="003C4E7E">
      <w:pPr>
        <w:pStyle w:val="Heading3"/>
        <w:rPr>
          <w:del w:id="8265" w:author="mbeckerle" w:date="2012-04-22T18:08:00Z"/>
        </w:rPr>
        <w:pPrChange w:id="8266" w:author="mbeckerle" w:date="2013-07-24T16:59:00Z">
          <w:pPr/>
        </w:pPrChange>
      </w:pPr>
      <w:bookmarkStart w:id="8267" w:name="_Toc322911625"/>
      <w:bookmarkStart w:id="8268" w:name="_Toc322912164"/>
      <w:bookmarkStart w:id="8269" w:name="_Toc329093014"/>
      <w:bookmarkStart w:id="8270" w:name="_Toc332701527"/>
      <w:bookmarkStart w:id="8271" w:name="_Toc332701834"/>
      <w:bookmarkStart w:id="8272" w:name="_Toc332711628"/>
      <w:bookmarkStart w:id="8273" w:name="_Toc332711936"/>
      <w:bookmarkStart w:id="8274" w:name="_Toc332712238"/>
      <w:bookmarkStart w:id="8275" w:name="_Toc332724154"/>
      <w:bookmarkStart w:id="8276" w:name="_Toc332724454"/>
      <w:bookmarkStart w:id="8277" w:name="_Toc341102750"/>
      <w:bookmarkStart w:id="8278" w:name="_Toc347241485"/>
      <w:bookmarkStart w:id="8279" w:name="_Toc347744678"/>
      <w:bookmarkStart w:id="8280" w:name="_Toc348984461"/>
      <w:bookmarkStart w:id="8281" w:name="_Toc348984766"/>
      <w:bookmarkStart w:id="8282" w:name="_Toc349037929"/>
      <w:bookmarkStart w:id="8283" w:name="_Toc349038234"/>
      <w:bookmarkStart w:id="8284" w:name="_Toc349042727"/>
      <w:bookmarkStart w:id="8285" w:name="_Toc351912725"/>
      <w:bookmarkStart w:id="8286" w:name="_Toc351914746"/>
      <w:bookmarkStart w:id="8287" w:name="_Toc351915212"/>
      <w:bookmarkStart w:id="8288" w:name="_Toc361231269"/>
      <w:bookmarkStart w:id="8289" w:name="_Toc361231795"/>
      <w:bookmarkStart w:id="8290" w:name="_Toc362445093"/>
      <w:bookmarkStart w:id="8291" w:name="_Toc362451844"/>
      <w:bookmarkStart w:id="8292" w:name="_Toc362452393"/>
      <w:bookmarkStart w:id="8293" w:name="_Toc362452900"/>
      <w:bookmarkStart w:id="8294" w:name="_Toc362453291"/>
      <w:bookmarkEnd w:id="8267"/>
      <w:bookmarkEnd w:id="8268"/>
      <w:bookmarkEnd w:id="8269"/>
      <w:bookmarkEnd w:id="8270"/>
      <w:bookmarkEnd w:id="8271"/>
      <w:bookmarkEnd w:id="8272"/>
      <w:bookmarkEnd w:id="8273"/>
      <w:bookmarkEnd w:id="8274"/>
      <w:bookmarkEnd w:id="8275"/>
      <w:bookmarkEnd w:id="8276"/>
      <w:bookmarkEnd w:id="8277"/>
      <w:bookmarkEnd w:id="8278"/>
      <w:bookmarkEnd w:id="8279"/>
      <w:bookmarkEnd w:id="8280"/>
      <w:bookmarkEnd w:id="8281"/>
      <w:bookmarkEnd w:id="8282"/>
      <w:bookmarkEnd w:id="8283"/>
      <w:bookmarkEnd w:id="8284"/>
      <w:bookmarkEnd w:id="8285"/>
      <w:bookmarkEnd w:id="8286"/>
      <w:bookmarkEnd w:id="8287"/>
      <w:bookmarkEnd w:id="8288"/>
      <w:bookmarkEnd w:id="8289"/>
      <w:bookmarkEnd w:id="8290"/>
      <w:bookmarkEnd w:id="8291"/>
      <w:bookmarkEnd w:id="8292"/>
      <w:bookmarkEnd w:id="8293"/>
      <w:bookmarkEnd w:id="8294"/>
    </w:p>
    <w:p w14:paraId="42CDCD6A" w14:textId="77777777" w:rsidR="00D8005A" w:rsidRPr="005223F4" w:rsidRDefault="00D8005A" w:rsidP="0031368F">
      <w:pPr>
        <w:pStyle w:val="Heading3"/>
      </w:pPr>
      <w:bookmarkStart w:id="8295" w:name="_Toc349042728"/>
      <w:bookmarkStart w:id="8296" w:name="_Toc362453292"/>
      <w:bookmarkStart w:id="8297" w:name="_Toc243112822"/>
      <w:r w:rsidRPr="005223F4">
        <w:t>dfdl:lengthKind 'explicit'</w:t>
      </w:r>
      <w:commentRangeEnd w:id="8264"/>
      <w:r w:rsidR="003C4D8A">
        <w:rPr>
          <w:rStyle w:val="CommentReference"/>
          <w:rFonts w:ascii="Arial" w:hAnsi="Arial" w:cs="Times New Roman"/>
          <w:b w:val="0"/>
          <w:bCs w:val="0"/>
        </w:rPr>
        <w:commentReference w:id="8264"/>
      </w:r>
      <w:bookmarkEnd w:id="8295"/>
      <w:bookmarkEnd w:id="8296"/>
    </w:p>
    <w:p w14:paraId="51660925" w14:textId="77777777" w:rsidR="003C3EBA" w:rsidRDefault="00FA21CA" w:rsidP="00FA21CA">
      <w:pPr>
        <w:rPr>
          <w:ins w:id="8298" w:author="mbeckerle" w:date="2013-01-20T14:46:00Z"/>
          <w:sz w:val="18"/>
          <w:szCs w:val="18"/>
        </w:rPr>
      </w:pPr>
      <w:r w:rsidRPr="005223F4">
        <w:t>When lengthKind=</w:t>
      </w:r>
      <w:r w:rsidR="00D8005A" w:rsidRPr="005223F4">
        <w:t>'explicit' the length of the item is given by the dfdl:length property, and is measured in units given by dfdl:lengthUnits. Used on parsing and unparsing</w:t>
      </w:r>
      <w:r w:rsidR="00D8005A" w:rsidRPr="005223F4">
        <w:rPr>
          <w:sz w:val="18"/>
          <w:szCs w:val="18"/>
        </w:rPr>
        <w:t>.</w:t>
      </w:r>
    </w:p>
    <w:p w14:paraId="6C4E27DB" w14:textId="5877126A" w:rsidR="00D8005A" w:rsidRDefault="003C3EBA" w:rsidP="00FA21CA">
      <w:pPr>
        <w:rPr>
          <w:ins w:id="8299" w:author="mbeckerle" w:date="2013-01-28T15:38:00Z"/>
        </w:rPr>
      </w:pPr>
      <w:ins w:id="8300" w:author="mbeckerle" w:date="2013-01-20T14:46:00Z">
        <w:r>
          <w:rPr>
            <w:rFonts w:cs="Arial"/>
            <w:lang w:eastAsia="en-GB"/>
          </w:rPr>
          <w:t xml:space="preserve">When unparsing an element with </w:t>
        </w:r>
      </w:ins>
      <w:ins w:id="8301" w:author="Steve Hanson" w:date="2013-02-05T12:09:00Z">
        <w:r w:rsidR="00B323B5">
          <w:rPr>
            <w:rFonts w:cs="Arial"/>
            <w:lang w:eastAsia="en-GB"/>
          </w:rPr>
          <w:t>dfdl:</w:t>
        </w:r>
      </w:ins>
      <w:ins w:id="8302" w:author="mbeckerle" w:date="2013-01-20T14:46:00Z">
        <w:r>
          <w:rPr>
            <w:rFonts w:cs="Arial"/>
            <w:lang w:eastAsia="en-GB"/>
          </w:rPr>
          <w:t xml:space="preserve">lengthKind ‘explicit’ and where </w:t>
        </w:r>
      </w:ins>
      <w:ins w:id="8303" w:author="Steve Hanson" w:date="2013-02-05T12:09:00Z">
        <w:r w:rsidR="00B323B5">
          <w:rPr>
            <w:rFonts w:cs="Arial"/>
            <w:lang w:eastAsia="en-GB"/>
          </w:rPr>
          <w:t>dfdl:</w:t>
        </w:r>
      </w:ins>
      <w:ins w:id="8304" w:author="mbeckerle" w:date="2013-01-20T14:46:00Z">
        <w:r>
          <w:rPr>
            <w:rFonts w:cs="Arial"/>
            <w:lang w:eastAsia="en-GB"/>
          </w:rPr>
          <w:t xml:space="preserve">length is an expression, then the data in the Infoset is treated as variable length and not fixed length. The behaviour is the same as </w:t>
        </w:r>
      </w:ins>
      <w:ins w:id="8305" w:author="Steve Hanson" w:date="2013-02-05T12:09:00Z">
        <w:r w:rsidR="00B323B5">
          <w:rPr>
            <w:rFonts w:cs="Arial"/>
            <w:lang w:eastAsia="en-GB"/>
          </w:rPr>
          <w:t>dfdl:</w:t>
        </w:r>
      </w:ins>
      <w:ins w:id="8306" w:author="mbeckerle" w:date="2013-01-20T14:46:00Z">
        <w:r>
          <w:rPr>
            <w:rFonts w:cs="Arial"/>
            <w:lang w:eastAsia="en-GB"/>
          </w:rPr>
          <w:t>lengthKind ‘</w:t>
        </w:r>
        <w:r w:rsidRPr="00B323B5">
          <w:t>prefixed’</w:t>
        </w:r>
      </w:ins>
      <w:ins w:id="8307" w:author="mbeckerle" w:date="2013-01-20T14:47:00Z">
        <w:r w:rsidRPr="00B323B5">
          <w:t>.</w:t>
        </w:r>
      </w:ins>
      <w:ins w:id="8308" w:author="Steve Hanson" w:date="2012-02-23T15:12:00Z">
        <w:del w:id="8309" w:author="mbeckerle" w:date="2013-01-20T14:47:00Z">
          <w:r w:rsidR="00B40487" w:rsidRPr="00B323B5" w:rsidDel="003C3EBA">
            <w:delText xml:space="preserve">  </w:delText>
          </w:r>
        </w:del>
      </w:ins>
      <w:ins w:id="8310" w:author="mbeckerle" w:date="2013-01-20T14:47:00Z">
        <w:r w:rsidRPr="00B323B5">
          <w:t xml:space="preserve"> See Section </w:t>
        </w:r>
      </w:ins>
      <w:r w:rsidRPr="00B323B5">
        <w:fldChar w:fldCharType="begin"/>
      </w:r>
      <w:r w:rsidRPr="00B323B5">
        <w:instrText xml:space="preserve"> REF _Ref346456599 \r \h </w:instrText>
      </w:r>
      <w:r>
        <w:instrText xml:space="preserve"> \* MERGEFORMAT </w:instrText>
      </w:r>
      <w:r w:rsidRPr="00B323B5">
        <w:fldChar w:fldCharType="separate"/>
      </w:r>
      <w:ins w:id="8311" w:author="mbeckerle" w:date="2013-07-10T14:54:00Z">
        <w:r w:rsidR="008B68D7">
          <w:t>12.3.4</w:t>
        </w:r>
      </w:ins>
      <w:ins w:id="8312" w:author="mbeckerle" w:date="2013-01-20T14:47:00Z">
        <w:r w:rsidRPr="00B323B5">
          <w:fldChar w:fldCharType="end"/>
        </w:r>
        <w:r w:rsidRPr="00B323B5">
          <w:t>.</w:t>
        </w:r>
      </w:ins>
    </w:p>
    <w:p w14:paraId="2C134280" w14:textId="79EAFF57" w:rsidR="00D6425B" w:rsidRPr="005223F4" w:rsidRDefault="00D6425B" w:rsidP="00FA21CA">
      <w:pPr>
        <w:rPr>
          <w:sz w:val="18"/>
          <w:szCs w:val="18"/>
        </w:rPr>
      </w:pPr>
      <w:ins w:id="8313" w:author="mbeckerle" w:date="2013-01-28T15:38:00Z">
        <w:r>
          <w:t>When parsing, data is extracted without regard to any in-scope delimiters.</w:t>
        </w:r>
      </w:ins>
    </w:p>
    <w:p w14:paraId="0D5C0049" w14:textId="77777777" w:rsidR="00407244" w:rsidRPr="00E62EDC" w:rsidRDefault="00407244" w:rsidP="00FA21CA">
      <w:pPr>
        <w:rPr>
          <w:rFonts w:cs="Arial"/>
        </w:rPr>
      </w:pPr>
    </w:p>
    <w:tbl>
      <w:tblPr>
        <w:tblW w:w="9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48"/>
        <w:gridCol w:w="6660"/>
      </w:tblGrid>
      <w:tr w:rsidR="00E90716" w:rsidRPr="00240AC5" w14:paraId="66BA10B8" w14:textId="77777777" w:rsidTr="00240AC5">
        <w:tc>
          <w:tcPr>
            <w:tcW w:w="2448" w:type="dxa"/>
            <w:shd w:val="clear" w:color="auto" w:fill="F3F3F3"/>
          </w:tcPr>
          <w:p w14:paraId="1D83B096" w14:textId="77777777" w:rsidR="00E90716" w:rsidRPr="00D67874" w:rsidRDefault="00E90716" w:rsidP="00D67874">
            <w:r w:rsidRPr="00D67874">
              <w:t>Property Name</w:t>
            </w:r>
          </w:p>
        </w:tc>
        <w:tc>
          <w:tcPr>
            <w:tcW w:w="6660" w:type="dxa"/>
            <w:shd w:val="clear" w:color="auto" w:fill="F3F3F3"/>
          </w:tcPr>
          <w:p w14:paraId="601A2995" w14:textId="77777777" w:rsidR="00E90716" w:rsidRPr="00D67874" w:rsidRDefault="00E90716" w:rsidP="00D67874">
            <w:r w:rsidRPr="00D67874">
              <w:t>Description</w:t>
            </w:r>
          </w:p>
        </w:tc>
      </w:tr>
      <w:tr w:rsidR="00E90716" w:rsidRPr="00240AC5" w14:paraId="21D0A08A" w14:textId="77777777" w:rsidTr="00240AC5">
        <w:tc>
          <w:tcPr>
            <w:tcW w:w="2448" w:type="dxa"/>
            <w:shd w:val="clear" w:color="auto" w:fill="auto"/>
          </w:tcPr>
          <w:p w14:paraId="0B2049A6" w14:textId="77777777" w:rsidR="00E90716" w:rsidRPr="005223F4" w:rsidRDefault="00AD7CD4" w:rsidP="00D67874">
            <w:r>
              <w:t>l</w:t>
            </w:r>
            <w:r w:rsidR="00E90716" w:rsidRPr="005223F4">
              <w:t>ength</w:t>
            </w:r>
          </w:p>
        </w:tc>
        <w:tc>
          <w:tcPr>
            <w:tcW w:w="6660" w:type="dxa"/>
            <w:shd w:val="clear" w:color="auto" w:fill="auto"/>
          </w:tcPr>
          <w:p w14:paraId="70B620DF" w14:textId="77777777" w:rsidR="00E90716" w:rsidRPr="005223F4" w:rsidRDefault="009B23C7" w:rsidP="00D67874">
            <w:r w:rsidRPr="005223F4">
              <w:t xml:space="preserve">Non-negative </w:t>
            </w:r>
            <w:r w:rsidR="00E90716" w:rsidRPr="005223F4">
              <w:t>Integer</w:t>
            </w:r>
            <w:r w:rsidR="00F35F85" w:rsidRPr="005223F4">
              <w:t xml:space="preserve"> or DFDL </w:t>
            </w:r>
            <w:r w:rsidR="00293086" w:rsidRPr="005223F4">
              <w:t>E</w:t>
            </w:r>
            <w:r w:rsidR="00F35F85" w:rsidRPr="005223F4">
              <w:t>xpression</w:t>
            </w:r>
            <w:r w:rsidR="00E90716" w:rsidRPr="005223F4">
              <w:t xml:space="preserve">.  </w:t>
            </w:r>
          </w:p>
          <w:p w14:paraId="1617F45D" w14:textId="77777777" w:rsidR="00E90716" w:rsidRPr="005223F4" w:rsidRDefault="00E90716" w:rsidP="00D67874">
            <w:r w:rsidRPr="005223F4">
              <w:t xml:space="preserve">Only used when lengthKind is ’explicit’. </w:t>
            </w:r>
          </w:p>
          <w:p w14:paraId="3006563F" w14:textId="77777777" w:rsidR="00E90716" w:rsidRPr="005223F4" w:rsidRDefault="00E90716" w:rsidP="00D67874">
            <w:r w:rsidRPr="005223F4">
              <w:t xml:space="preserve">Specifies the length of this element in units specified by dfdl:lengthUnits. </w:t>
            </w:r>
          </w:p>
          <w:p w14:paraId="7E278D25" w14:textId="77777777" w:rsidR="00E90716" w:rsidRPr="005223F4" w:rsidRDefault="00E90716" w:rsidP="00D67874">
            <w:r w:rsidRPr="005223F4">
              <w:t xml:space="preserve">This property can be computed by way of an expression which returns a </w:t>
            </w:r>
            <w:r w:rsidR="00DB3D62" w:rsidRPr="005223F4">
              <w:t xml:space="preserve">non-negative </w:t>
            </w:r>
            <w:r w:rsidRPr="005223F4">
              <w:t>integer.</w:t>
            </w:r>
            <w:r w:rsidR="00A40483" w:rsidRPr="005223F4">
              <w:t xml:space="preserve"> </w:t>
            </w:r>
            <w:r w:rsidR="00AF2EC9" w:rsidRPr="005223F4">
              <w:t>The expression must not contain forward references to elements which have not yet been processed.</w:t>
            </w:r>
          </w:p>
          <w:p w14:paraId="4E5EB19D" w14:textId="77777777" w:rsidR="00E90716" w:rsidRPr="005223F4" w:rsidRDefault="00E90716" w:rsidP="00D67874">
            <w:r w:rsidRPr="005223F4">
              <w:t xml:space="preserve">Annotation: dfdl:element, dfdl:simpleType </w:t>
            </w:r>
          </w:p>
        </w:tc>
      </w:tr>
    </w:tbl>
    <w:p w14:paraId="5BAB9311" w14:textId="0C3BDB68" w:rsidR="00D8005A" w:rsidRPr="005223F4" w:rsidDel="0045662B" w:rsidRDefault="00D8005A" w:rsidP="00D8005A">
      <w:pPr>
        <w:pStyle w:val="nobreak"/>
        <w:rPr>
          <w:del w:id="8314" w:author="mbeckerle" w:date="2012-04-22T18:08:00Z"/>
        </w:rPr>
      </w:pPr>
    </w:p>
    <w:p w14:paraId="6035D136" w14:textId="77777777" w:rsidR="00D8005A" w:rsidRDefault="00B66877" w:rsidP="00F249D6">
      <w:pPr>
        <w:rPr>
          <w:ins w:id="8315" w:author="mbeckerle" w:date="2012-03-24T19:06:00Z"/>
        </w:rPr>
      </w:pPr>
      <w:r w:rsidRPr="005223F4">
        <w:t>When d</w:t>
      </w:r>
      <w:r w:rsidR="00F75D2F" w:rsidRPr="005223F4">
        <w:t>fdl:lengthKind 'explicit'</w:t>
      </w:r>
      <w:r w:rsidR="00F249D6" w:rsidRPr="005223F4">
        <w:t>,</w:t>
      </w:r>
      <w:r w:rsidR="00F75D2F" w:rsidRPr="005223F4">
        <w:t xml:space="preserve"> </w:t>
      </w:r>
      <w:r w:rsidRPr="005223F4">
        <w:t xml:space="preserve">the </w:t>
      </w:r>
      <w:r w:rsidR="00F75D2F" w:rsidRPr="005223F4">
        <w:t xml:space="preserve">method of extracting data </w:t>
      </w:r>
      <w:del w:id="8316" w:author="Steve Hanson" w:date="2012-02-23T15:25:00Z">
        <w:r w:rsidR="003B0A71" w:rsidRPr="005223F4" w:rsidDel="00B40487">
          <w:delText>that</w:delText>
        </w:r>
        <w:r w:rsidR="00F75D2F" w:rsidRPr="005223F4" w:rsidDel="00B40487">
          <w:delText xml:space="preserve"> </w:delText>
        </w:r>
      </w:del>
      <w:r w:rsidR="00F75D2F" w:rsidRPr="005223F4">
        <w:t xml:space="preserve">is described in section: </w:t>
      </w:r>
      <w:r w:rsidR="00AA3285" w:rsidRPr="005223F4">
        <w:fldChar w:fldCharType="begin"/>
      </w:r>
      <w:r w:rsidR="00AA3285" w:rsidRPr="005223F4">
        <w:instrText xml:space="preserve"> REF _Ref251932750 \r \h </w:instrText>
      </w:r>
      <w:r w:rsidR="00AA3285" w:rsidRPr="005223F4">
        <w:fldChar w:fldCharType="separate"/>
      </w:r>
      <w:ins w:id="8317" w:author="mbeckerle" w:date="2013-07-10T14:54:00Z">
        <w:r w:rsidR="008B68D7">
          <w:t>12.3.7</w:t>
        </w:r>
      </w:ins>
      <w:del w:id="8318" w:author="mbeckerle" w:date="2013-07-10T14:51:00Z">
        <w:r w:rsidR="00D04199" w:rsidDel="00D9274F">
          <w:rPr>
            <w:cs/>
          </w:rPr>
          <w:delText>‎</w:delText>
        </w:r>
        <w:r w:rsidR="00D04199" w:rsidDel="00D9274F">
          <w:delText>12.3.7</w:delText>
        </w:r>
      </w:del>
      <w:r w:rsidR="00AA3285" w:rsidRPr="005223F4">
        <w:fldChar w:fldCharType="end"/>
      </w:r>
      <w:r w:rsidR="00AA3285" w:rsidRPr="005223F4">
        <w:t xml:space="preserve"> </w:t>
      </w:r>
      <w:r w:rsidR="00AA3285" w:rsidRPr="005223F4">
        <w:fldChar w:fldCharType="begin"/>
      </w:r>
      <w:r w:rsidR="00AA3285" w:rsidRPr="005223F4">
        <w:instrText xml:space="preserve"> REF _Ref251932750 \h </w:instrText>
      </w:r>
      <w:r w:rsidR="00AA3285" w:rsidRPr="005223F4">
        <w:fldChar w:fldCharType="separate"/>
      </w:r>
      <w:r w:rsidR="008B68D7" w:rsidRPr="005223F4">
        <w:t>Elements of Specified Length</w:t>
      </w:r>
      <w:r w:rsidR="00AA3285" w:rsidRPr="005223F4">
        <w:fldChar w:fldCharType="end"/>
      </w:r>
    </w:p>
    <w:p w14:paraId="0BA7DCE3" w14:textId="4E6D86EC" w:rsidR="00423418" w:rsidRPr="005223F4" w:rsidDel="0045662B" w:rsidRDefault="00423418">
      <w:pPr>
        <w:pStyle w:val="Heading3"/>
        <w:rPr>
          <w:del w:id="8319" w:author="mbeckerle" w:date="2012-04-22T18:08:00Z"/>
        </w:rPr>
        <w:pPrChange w:id="8320" w:author="mbeckerle" w:date="2013-07-24T16:59:00Z">
          <w:pPr/>
        </w:pPrChange>
      </w:pPr>
      <w:bookmarkStart w:id="8321" w:name="_Toc322911627"/>
      <w:bookmarkStart w:id="8322" w:name="_Toc322912166"/>
      <w:bookmarkStart w:id="8323" w:name="_Toc329093016"/>
      <w:bookmarkStart w:id="8324" w:name="_Toc332701529"/>
      <w:bookmarkStart w:id="8325" w:name="_Toc332701836"/>
      <w:bookmarkStart w:id="8326" w:name="_Toc332711630"/>
      <w:bookmarkStart w:id="8327" w:name="_Toc332711938"/>
      <w:bookmarkStart w:id="8328" w:name="_Toc332712240"/>
      <w:bookmarkStart w:id="8329" w:name="_Toc332724156"/>
      <w:bookmarkStart w:id="8330" w:name="_Toc332724456"/>
      <w:bookmarkStart w:id="8331" w:name="_Toc341102752"/>
      <w:bookmarkStart w:id="8332" w:name="_Toc347241487"/>
      <w:bookmarkStart w:id="8333" w:name="_Toc347744680"/>
      <w:bookmarkStart w:id="8334" w:name="_Toc348984463"/>
      <w:bookmarkStart w:id="8335" w:name="_Toc348984768"/>
      <w:bookmarkStart w:id="8336" w:name="_Toc349037931"/>
      <w:bookmarkStart w:id="8337" w:name="_Toc349038236"/>
      <w:bookmarkStart w:id="8338" w:name="_Toc349042729"/>
      <w:bookmarkStart w:id="8339" w:name="_Toc351912727"/>
      <w:bookmarkStart w:id="8340" w:name="_Toc351914748"/>
      <w:bookmarkStart w:id="8341" w:name="_Toc351915214"/>
      <w:bookmarkStart w:id="8342" w:name="_Toc361231271"/>
      <w:bookmarkStart w:id="8343" w:name="_Toc361231797"/>
      <w:bookmarkStart w:id="8344" w:name="_Toc362445095"/>
      <w:bookmarkStart w:id="8345" w:name="_Toc362451846"/>
      <w:bookmarkStart w:id="8346" w:name="_Toc362452395"/>
      <w:bookmarkStart w:id="8347" w:name="_Toc362452902"/>
      <w:bookmarkStart w:id="8348" w:name="_Toc362453293"/>
      <w:bookmarkEnd w:id="8321"/>
      <w:bookmarkEnd w:id="8322"/>
      <w:bookmarkEnd w:id="8323"/>
      <w:bookmarkEnd w:id="8324"/>
      <w:bookmarkEnd w:id="8325"/>
      <w:bookmarkEnd w:id="8326"/>
      <w:bookmarkEnd w:id="8327"/>
      <w:bookmarkEnd w:id="8328"/>
      <w:bookmarkEnd w:id="8329"/>
      <w:bookmarkEnd w:id="8330"/>
      <w:bookmarkEnd w:id="8331"/>
      <w:bookmarkEnd w:id="8332"/>
      <w:bookmarkEnd w:id="8333"/>
      <w:bookmarkEnd w:id="8334"/>
      <w:bookmarkEnd w:id="8335"/>
      <w:bookmarkEnd w:id="8336"/>
      <w:bookmarkEnd w:id="8337"/>
      <w:bookmarkEnd w:id="8338"/>
      <w:bookmarkEnd w:id="8339"/>
      <w:bookmarkEnd w:id="8340"/>
      <w:bookmarkEnd w:id="8341"/>
      <w:bookmarkEnd w:id="8342"/>
      <w:bookmarkEnd w:id="8343"/>
      <w:bookmarkEnd w:id="8344"/>
      <w:bookmarkEnd w:id="8345"/>
      <w:bookmarkEnd w:id="8346"/>
      <w:bookmarkEnd w:id="8347"/>
      <w:bookmarkEnd w:id="8348"/>
    </w:p>
    <w:p w14:paraId="41D1A2E4" w14:textId="5ADDDB88" w:rsidR="00F75D2F" w:rsidRPr="005223F4" w:rsidDel="0045662B" w:rsidRDefault="00F75D2F">
      <w:pPr>
        <w:pStyle w:val="Heading3"/>
        <w:rPr>
          <w:del w:id="8349" w:author="mbeckerle" w:date="2012-04-22T18:08:00Z"/>
        </w:rPr>
        <w:pPrChange w:id="8350" w:author="mbeckerle" w:date="2013-07-24T16:59:00Z">
          <w:pPr/>
        </w:pPrChange>
      </w:pPr>
      <w:bookmarkStart w:id="8351" w:name="_Toc322911628"/>
      <w:bookmarkStart w:id="8352" w:name="_Toc322912167"/>
      <w:bookmarkStart w:id="8353" w:name="_Toc329093017"/>
      <w:bookmarkStart w:id="8354" w:name="_Toc332701530"/>
      <w:bookmarkStart w:id="8355" w:name="_Toc332701837"/>
      <w:bookmarkStart w:id="8356" w:name="_Toc332711631"/>
      <w:bookmarkStart w:id="8357" w:name="_Toc332711939"/>
      <w:bookmarkStart w:id="8358" w:name="_Toc332712241"/>
      <w:bookmarkStart w:id="8359" w:name="_Toc332724157"/>
      <w:bookmarkStart w:id="8360" w:name="_Toc332724457"/>
      <w:bookmarkStart w:id="8361" w:name="_Toc341102753"/>
      <w:bookmarkStart w:id="8362" w:name="_Toc347241488"/>
      <w:bookmarkStart w:id="8363" w:name="_Toc347744681"/>
      <w:bookmarkStart w:id="8364" w:name="_Toc348984464"/>
      <w:bookmarkStart w:id="8365" w:name="_Toc348984769"/>
      <w:bookmarkStart w:id="8366" w:name="_Toc349037932"/>
      <w:bookmarkStart w:id="8367" w:name="_Toc349038237"/>
      <w:bookmarkStart w:id="8368" w:name="_Toc349042730"/>
      <w:bookmarkStart w:id="8369" w:name="_Toc351912728"/>
      <w:bookmarkStart w:id="8370" w:name="_Toc351914749"/>
      <w:bookmarkStart w:id="8371" w:name="_Toc351915215"/>
      <w:bookmarkStart w:id="8372" w:name="_Toc361231272"/>
      <w:bookmarkStart w:id="8373" w:name="_Toc361231798"/>
      <w:bookmarkStart w:id="8374" w:name="_Toc362445096"/>
      <w:bookmarkStart w:id="8375" w:name="_Toc362451847"/>
      <w:bookmarkStart w:id="8376" w:name="_Toc362452396"/>
      <w:bookmarkStart w:id="8377" w:name="_Toc362452903"/>
      <w:bookmarkStart w:id="8378" w:name="_Toc362453294"/>
      <w:bookmarkEnd w:id="8351"/>
      <w:bookmarkEnd w:id="8352"/>
      <w:bookmarkEnd w:id="8353"/>
      <w:bookmarkEnd w:id="8354"/>
      <w:bookmarkEnd w:id="8355"/>
      <w:bookmarkEnd w:id="8356"/>
      <w:bookmarkEnd w:id="8357"/>
      <w:bookmarkEnd w:id="8358"/>
      <w:bookmarkEnd w:id="8359"/>
      <w:bookmarkEnd w:id="8360"/>
      <w:bookmarkEnd w:id="8361"/>
      <w:bookmarkEnd w:id="8362"/>
      <w:bookmarkEnd w:id="8363"/>
      <w:bookmarkEnd w:id="8364"/>
      <w:bookmarkEnd w:id="8365"/>
      <w:bookmarkEnd w:id="8366"/>
      <w:bookmarkEnd w:id="8367"/>
      <w:bookmarkEnd w:id="8368"/>
      <w:bookmarkEnd w:id="8369"/>
      <w:bookmarkEnd w:id="8370"/>
      <w:bookmarkEnd w:id="8371"/>
      <w:bookmarkEnd w:id="8372"/>
      <w:bookmarkEnd w:id="8373"/>
      <w:bookmarkEnd w:id="8374"/>
      <w:bookmarkEnd w:id="8375"/>
      <w:bookmarkEnd w:id="8376"/>
      <w:bookmarkEnd w:id="8377"/>
      <w:bookmarkEnd w:id="8378"/>
    </w:p>
    <w:p w14:paraId="2262E809" w14:textId="77777777" w:rsidR="00D8005A" w:rsidRPr="005223F4" w:rsidRDefault="00D8005A" w:rsidP="0031368F">
      <w:pPr>
        <w:pStyle w:val="Heading3"/>
      </w:pPr>
      <w:bookmarkStart w:id="8379" w:name="_Toc349042731"/>
      <w:bookmarkStart w:id="8380" w:name="_Toc362453295"/>
      <w:r w:rsidRPr="005223F4">
        <w:t>dfdl:lengthKind 'delimited'</w:t>
      </w:r>
      <w:bookmarkEnd w:id="8379"/>
      <w:bookmarkEnd w:id="8380"/>
    </w:p>
    <w:p w14:paraId="476C67A1" w14:textId="23457613" w:rsidR="00423418" w:rsidRPr="00423418" w:rsidRDefault="002B0E44">
      <w:pPr>
        <w:pStyle w:val="nobreak"/>
        <w:keepNext w:val="0"/>
        <w:rPr>
          <w:ins w:id="8381" w:author="mbeckerle" w:date="2012-03-24T16:36:00Z"/>
        </w:rPr>
        <w:pPrChange w:id="8382" w:author="mbeckerle" w:date="2013-07-24T15:41:00Z">
          <w:pPr>
            <w:pStyle w:val="nobreak"/>
          </w:pPr>
        </w:pPrChange>
      </w:pPr>
      <w:r w:rsidRPr="005223F4">
        <w:t xml:space="preserve">On parsing, the length of an element with </w:t>
      </w:r>
      <w:r w:rsidR="00B36FEE" w:rsidRPr="005223F4">
        <w:t xml:space="preserve">dfdl:lengthKind 'delimited' </w:t>
      </w:r>
      <w:r w:rsidRPr="005223F4">
        <w:t xml:space="preserve">is determined by </w:t>
      </w:r>
      <w:commentRangeStart w:id="8383"/>
      <w:r w:rsidRPr="005223F4">
        <w:t xml:space="preserve">scanning </w:t>
      </w:r>
      <w:commentRangeEnd w:id="8383"/>
      <w:r w:rsidR="00055A36">
        <w:rPr>
          <w:rStyle w:val="CommentReference"/>
        </w:rPr>
        <w:commentReference w:id="8383"/>
      </w:r>
      <w:r w:rsidRPr="005223F4">
        <w:t>the data</w:t>
      </w:r>
      <w:ins w:id="8384" w:author="mbeckerle" w:date="2013-07-25T12:11:00Z">
        <w:r w:rsidR="00492AD8">
          <w:t xml:space="preserve"> </w:t>
        </w:r>
      </w:ins>
      <w:r w:rsidRPr="005223F4">
        <w:t>stream</w:t>
      </w:r>
      <w:ins w:id="8385" w:author="mbeckerle" w:date="2012-04-22T17:57:00Z">
        <w:r w:rsidR="00E202D9">
          <w:t xml:space="preserve"> for the delimiter.</w:t>
        </w:r>
      </w:ins>
    </w:p>
    <w:p w14:paraId="67455649" w14:textId="3AD81A59" w:rsidR="00B36FEE" w:rsidRPr="005223F4" w:rsidRDefault="000D580E" w:rsidP="002B0E44">
      <w:pPr>
        <w:pStyle w:val="nobreak"/>
      </w:pPr>
      <w:ins w:id="8386" w:author="mbeckerle" w:date="2012-03-24T16:35:00Z">
        <w:r>
          <w:t>The data</w:t>
        </w:r>
      </w:ins>
      <w:ins w:id="8387" w:author="Steve Hanson" w:date="2012-08-06T13:36:00Z">
        <w:r w:rsidR="00312115">
          <w:t xml:space="preserve"> </w:t>
        </w:r>
      </w:ins>
      <w:ins w:id="8388" w:author="mbeckerle" w:date="2012-03-24T16:35:00Z">
        <w:r>
          <w:t>stream is scanned</w:t>
        </w:r>
      </w:ins>
      <w:r w:rsidR="002B0E44" w:rsidRPr="005223F4">
        <w:t xml:space="preserve"> for</w:t>
      </w:r>
      <w:r w:rsidR="00B36FEE" w:rsidRPr="005223F4">
        <w:t xml:space="preserve"> any of </w:t>
      </w:r>
    </w:p>
    <w:p w14:paraId="6A0C0E6D" w14:textId="5760657C" w:rsidR="00407244" w:rsidRPr="005223F4" w:rsidDel="00916D7B" w:rsidRDefault="00407244" w:rsidP="00407244">
      <w:pPr>
        <w:rPr>
          <w:del w:id="8389" w:author="mbeckerle" w:date="2012-04-22T18:11:00Z"/>
        </w:rPr>
      </w:pPr>
    </w:p>
    <w:p w14:paraId="6B92589E" w14:textId="77777777" w:rsidR="00B36FEE" w:rsidRPr="005223F4" w:rsidRDefault="00B36FEE" w:rsidP="00E06037">
      <w:pPr>
        <w:pStyle w:val="nobreak"/>
        <w:numPr>
          <w:ilvl w:val="0"/>
          <w:numId w:val="51"/>
        </w:numPr>
      </w:pPr>
      <w:r w:rsidRPr="005223F4">
        <w:t xml:space="preserve">the </w:t>
      </w:r>
      <w:r w:rsidR="00E06037">
        <w:t>elemen</w:t>
      </w:r>
      <w:r w:rsidR="001D435C">
        <w:t>t</w:t>
      </w:r>
      <w:r w:rsidR="00E06037" w:rsidRPr="005223F4">
        <w:t xml:space="preserve">’s </w:t>
      </w:r>
      <w:r w:rsidRPr="005223F4">
        <w:t>terminator (if specified)</w:t>
      </w:r>
    </w:p>
    <w:p w14:paraId="685E8A40" w14:textId="77777777" w:rsidR="00B36FEE" w:rsidRPr="005223F4" w:rsidRDefault="00B36FEE" w:rsidP="00B36FEE">
      <w:pPr>
        <w:pStyle w:val="nobreak"/>
        <w:numPr>
          <w:ilvl w:val="0"/>
          <w:numId w:val="51"/>
        </w:numPr>
      </w:pPr>
      <w:r w:rsidRPr="005223F4">
        <w:t>an enclosing construct’s separator or terminator</w:t>
      </w:r>
      <w:r w:rsidR="0065254A" w:rsidRPr="005223F4">
        <w:t xml:space="preserve"> </w:t>
      </w:r>
    </w:p>
    <w:p w14:paraId="0DEAA5F9" w14:textId="77777777" w:rsidR="00B36FEE" w:rsidRPr="005223F4" w:rsidRDefault="00B36FEE" w:rsidP="002C0517">
      <w:pPr>
        <w:pStyle w:val="nobreak"/>
        <w:numPr>
          <w:ilvl w:val="0"/>
          <w:numId w:val="51"/>
        </w:numPr>
      </w:pPr>
      <w:r w:rsidRPr="005223F4">
        <w:t xml:space="preserve">the end of an enclosing </w:t>
      </w:r>
      <w:r w:rsidR="002C0517" w:rsidRPr="005223F4">
        <w:t xml:space="preserve">element </w:t>
      </w:r>
      <w:r w:rsidRPr="005223F4">
        <w:t xml:space="preserve">designated by its known length </w:t>
      </w:r>
    </w:p>
    <w:p w14:paraId="7DEE0A6F" w14:textId="77777777" w:rsidR="00D8005A" w:rsidRPr="005223F4" w:rsidRDefault="00B36FEE" w:rsidP="00B36FEE">
      <w:pPr>
        <w:pStyle w:val="nobreak"/>
        <w:numPr>
          <w:ilvl w:val="0"/>
          <w:numId w:val="51"/>
        </w:numPr>
      </w:pPr>
      <w:r w:rsidRPr="005223F4">
        <w:t>the end of the data stream</w:t>
      </w:r>
    </w:p>
    <w:p w14:paraId="30134161" w14:textId="28222A87" w:rsidR="00434B26" w:rsidRPr="005223F4" w:rsidDel="00916D7B" w:rsidRDefault="00434B26" w:rsidP="0033731D">
      <w:pPr>
        <w:pStyle w:val="nobreak"/>
        <w:rPr>
          <w:del w:id="8390" w:author="mbeckerle" w:date="2012-04-22T18:12:00Z"/>
        </w:rPr>
      </w:pPr>
    </w:p>
    <w:p w14:paraId="6DC00638" w14:textId="77777777" w:rsidR="00893A25" w:rsidRPr="005223F4" w:rsidRDefault="00B36FEE" w:rsidP="0033731D">
      <w:pPr>
        <w:pStyle w:val="nobreak"/>
      </w:pPr>
      <w:r w:rsidRPr="005223F4">
        <w:t xml:space="preserve">dfdl:lengthKind 'delimited' </w:t>
      </w:r>
      <w:r w:rsidR="0033731D" w:rsidRPr="005223F4">
        <w:t>may be specified for</w:t>
      </w:r>
      <w:r w:rsidRPr="005223F4">
        <w:t xml:space="preserve"> </w:t>
      </w:r>
    </w:p>
    <w:p w14:paraId="3A3E0AD0" w14:textId="18132354" w:rsidR="00260BAB" w:rsidRPr="00260BAB" w:rsidRDefault="00B36FEE" w:rsidP="00260BAB">
      <w:pPr>
        <w:pStyle w:val="nobreak"/>
        <w:numPr>
          <w:ilvl w:val="0"/>
          <w:numId w:val="66"/>
        </w:numPr>
      </w:pPr>
      <w:r w:rsidRPr="005223F4">
        <w:t xml:space="preserve">elements of </w:t>
      </w:r>
      <w:del w:id="8391" w:author="Steve Hanson" w:date="2012-02-23T15:14:00Z">
        <w:r w:rsidRPr="005223F4" w:rsidDel="00B40487">
          <w:delText>xs:</w:delText>
        </w:r>
      </w:del>
      <w:r w:rsidRPr="005223F4">
        <w:t>simple</w:t>
      </w:r>
      <w:ins w:id="8392" w:author="Steve Hanson" w:date="2012-02-23T15:14:00Z">
        <w:r w:rsidR="00B40487">
          <w:t xml:space="preserve"> t</w:t>
        </w:r>
      </w:ins>
      <w:del w:id="8393" w:author="Steve Hanson" w:date="2012-02-23T15:14:00Z">
        <w:r w:rsidRPr="005223F4" w:rsidDel="00B40487">
          <w:delText>T</w:delText>
        </w:r>
      </w:del>
      <w:r w:rsidRPr="005223F4">
        <w:t>ype</w:t>
      </w:r>
      <w:del w:id="8394" w:author="Steve Hanson" w:date="2012-02-23T15:14:00Z">
        <w:r w:rsidRPr="005223F4" w:rsidDel="00B40487">
          <w:delText>s</w:delText>
        </w:r>
      </w:del>
      <w:r w:rsidRPr="005223F4">
        <w:t xml:space="preserve"> with </w:t>
      </w:r>
      <w:ins w:id="8395" w:author="mbeckerle" w:date="2013-07-24T15:39:00Z">
        <w:r w:rsidR="004C09D0">
          <w:t xml:space="preserve">text </w:t>
        </w:r>
      </w:ins>
      <w:del w:id="8396" w:author="mbeckerle" w:date="2013-07-24T15:39:00Z">
        <w:r w:rsidRPr="005223F4" w:rsidDel="004C09D0">
          <w:delText>dfdl:</w:delText>
        </w:r>
      </w:del>
      <w:r w:rsidRPr="005223F4">
        <w:t>representation</w:t>
      </w:r>
      <w:del w:id="8397" w:author="mbeckerle" w:date="2013-07-24T15:39:00Z">
        <w:r w:rsidRPr="005223F4" w:rsidDel="004C09D0">
          <w:delText xml:space="preserve"> 'text'</w:delText>
        </w:r>
      </w:del>
    </w:p>
    <w:p w14:paraId="09A8EF10" w14:textId="1A494E06" w:rsidR="00260BAB" w:rsidRDefault="0048757E" w:rsidP="00260BAB">
      <w:pPr>
        <w:pStyle w:val="nobreak"/>
        <w:numPr>
          <w:ilvl w:val="0"/>
          <w:numId w:val="67"/>
        </w:numPr>
        <w:rPr>
          <w:ins w:id="8398" w:author="mbeckerle" w:date="2013-01-20T14:50:00Z"/>
        </w:rPr>
      </w:pPr>
      <w:r w:rsidRPr="005223F4">
        <w:t xml:space="preserve">elements of </w:t>
      </w:r>
      <w:r w:rsidR="00AB15F7" w:rsidRPr="005223F4">
        <w:t xml:space="preserve">number or calendar </w:t>
      </w:r>
      <w:del w:id="8399" w:author="Steve Hanson" w:date="2012-02-23T15:14:00Z">
        <w:r w:rsidRPr="005223F4" w:rsidDel="00B40487">
          <w:delText>xs:</w:delText>
        </w:r>
      </w:del>
      <w:r w:rsidRPr="005223F4">
        <w:t>simple</w:t>
      </w:r>
      <w:ins w:id="8400" w:author="Steve Hanson" w:date="2012-02-23T15:14:00Z">
        <w:r w:rsidR="00B40487">
          <w:t xml:space="preserve"> t</w:t>
        </w:r>
      </w:ins>
      <w:del w:id="8401" w:author="Steve Hanson" w:date="2012-02-23T15:14:00Z">
        <w:r w:rsidRPr="005223F4" w:rsidDel="00B40487">
          <w:delText>T</w:delText>
        </w:r>
      </w:del>
      <w:r w:rsidRPr="005223F4">
        <w:t>ype</w:t>
      </w:r>
      <w:del w:id="8402" w:author="Steve Hanson" w:date="2012-02-23T15:14:00Z">
        <w:r w:rsidRPr="005223F4" w:rsidDel="00B40487">
          <w:delText>s</w:delText>
        </w:r>
      </w:del>
      <w:r w:rsidRPr="005223F4">
        <w:t xml:space="preserve"> with </w:t>
      </w:r>
      <w:ins w:id="8403" w:author="Steve Hanson" w:date="2013-02-05T11:12:00Z">
        <w:r w:rsidR="001B125E">
          <w:t>dfdl:</w:t>
        </w:r>
      </w:ins>
      <w:r w:rsidRPr="005223F4">
        <w:rPr>
          <w:szCs w:val="18"/>
        </w:rPr>
        <w:t xml:space="preserve">representation 'binary' </w:t>
      </w:r>
      <w:ins w:id="8404" w:author="Steve Hanson" w:date="2013-02-06T13:48:00Z">
        <w:r w:rsidR="00592364">
          <w:rPr>
            <w:szCs w:val="18"/>
          </w:rPr>
          <w:t>that have a packed decimal representation</w:t>
        </w:r>
      </w:ins>
      <w:del w:id="8405" w:author="Steve Hanson" w:date="2013-02-06T13:48:00Z">
        <w:r w:rsidRPr="005223F4" w:rsidDel="00592364">
          <w:rPr>
            <w:szCs w:val="18"/>
          </w:rPr>
          <w:delText>and binaryNumberRep</w:delText>
        </w:r>
        <w:r w:rsidR="00AB15F7" w:rsidRPr="005223F4" w:rsidDel="00592364">
          <w:rPr>
            <w:szCs w:val="18"/>
          </w:rPr>
          <w:delText xml:space="preserve"> or </w:delText>
        </w:r>
        <w:r w:rsidR="00AB15F7" w:rsidRPr="005223F4" w:rsidDel="00592364">
          <w:delText>binaryCalendarRep</w:delText>
        </w:r>
        <w:r w:rsidRPr="005223F4" w:rsidDel="00592364">
          <w:rPr>
            <w:szCs w:val="18"/>
          </w:rPr>
          <w:delText xml:space="preserve"> 'packed'</w:delText>
        </w:r>
      </w:del>
      <w:ins w:id="8406" w:author="mbeckerle" w:date="2013-01-20T15:31:00Z">
        <w:del w:id="8407" w:author="Steve Hanson" w:date="2013-02-06T13:48:00Z">
          <w:r w:rsidR="00682E19" w:rsidDel="00592364">
            <w:rPr>
              <w:szCs w:val="18"/>
            </w:rPr>
            <w:delText xml:space="preserve">, </w:delText>
          </w:r>
        </w:del>
      </w:ins>
      <w:del w:id="8408" w:author="Steve Hanson" w:date="2013-02-06T13:48:00Z">
        <w:r w:rsidRPr="005223F4" w:rsidDel="00592364">
          <w:rPr>
            <w:szCs w:val="18"/>
          </w:rPr>
          <w:delText xml:space="preserve"> or 'bcd'</w:delText>
        </w:r>
      </w:del>
      <w:ins w:id="8409" w:author="mbeckerle" w:date="2013-01-20T15:31:00Z">
        <w:del w:id="8410" w:author="Steve Hanson" w:date="2013-02-06T13:48:00Z">
          <w:r w:rsidR="00682E19" w:rsidDel="00592364">
            <w:rPr>
              <w:szCs w:val="18"/>
            </w:rPr>
            <w:delText>, ‘</w:delText>
          </w:r>
          <w:r w:rsidR="00682E19" w:rsidDel="00592364">
            <w:delText>ibm4690Packed’</w:delText>
          </w:r>
        </w:del>
      </w:ins>
    </w:p>
    <w:p w14:paraId="14288456" w14:textId="512EBCD2" w:rsidR="00260BAB" w:rsidRPr="00260BAB" w:rsidRDefault="00260BAB" w:rsidP="00260BAB">
      <w:pPr>
        <w:pStyle w:val="nobreak"/>
        <w:numPr>
          <w:ilvl w:val="0"/>
          <w:numId w:val="67"/>
        </w:numPr>
      </w:pPr>
      <w:commentRangeStart w:id="8411"/>
      <w:ins w:id="8412" w:author="mbeckerle" w:date="2013-01-20T14:50:00Z">
        <w:r>
          <w:t>elements of type xs:hexBinary</w:t>
        </w:r>
      </w:ins>
      <w:del w:id="8413" w:author="mbeckerle" w:date="2013-01-20T14:50:00Z">
        <w:r w:rsidR="00B36FEE" w:rsidRPr="005223F4" w:rsidDel="00260BAB">
          <w:delText xml:space="preserve">  </w:delText>
        </w:r>
      </w:del>
      <w:commentRangeEnd w:id="8411"/>
      <w:r>
        <w:rPr>
          <w:rStyle w:val="CommentReference"/>
        </w:rPr>
        <w:commentReference w:id="8411"/>
      </w:r>
    </w:p>
    <w:p w14:paraId="09EA8CB2" w14:textId="6D8CF829" w:rsidR="00D8005A" w:rsidRPr="005223F4" w:rsidRDefault="001E4505" w:rsidP="002011E1">
      <w:pPr>
        <w:pStyle w:val="nobreak"/>
        <w:numPr>
          <w:ilvl w:val="0"/>
          <w:numId w:val="68"/>
        </w:numPr>
      </w:pPr>
      <w:del w:id="8414" w:author="mbeckerle" w:date="2012-04-11T15:53:00Z">
        <w:r w:rsidRPr="005223F4">
          <w:delText>element</w:delText>
        </w:r>
      </w:del>
      <w:ins w:id="8415" w:author="mbeckerle" w:date="2012-04-11T15:53:00Z">
        <w:r w:rsidRPr="005223F4">
          <w:t>element</w:t>
        </w:r>
      </w:ins>
      <w:ins w:id="8416" w:author="mbeckerle" w:date="2012-04-03T11:58:00Z">
        <w:r w:rsidR="0020674D">
          <w:t>s</w:t>
        </w:r>
      </w:ins>
      <w:r w:rsidR="002011E1" w:rsidRPr="005223F4">
        <w:t xml:space="preserve"> of </w:t>
      </w:r>
      <w:del w:id="8417" w:author="Steve Hanson" w:date="2012-02-23T15:14:00Z">
        <w:r w:rsidR="002B70BA" w:rsidRPr="005223F4" w:rsidDel="00B40487">
          <w:delText>xs:</w:delText>
        </w:r>
      </w:del>
      <w:r w:rsidR="00B36FEE" w:rsidRPr="005223F4">
        <w:t>complex</w:t>
      </w:r>
      <w:ins w:id="8418" w:author="Steve Hanson" w:date="2012-02-23T15:14:00Z">
        <w:r w:rsidR="00B40487">
          <w:t xml:space="preserve"> t</w:t>
        </w:r>
      </w:ins>
      <w:del w:id="8419" w:author="Steve Hanson" w:date="2012-02-23T15:14:00Z">
        <w:r w:rsidR="002011E1" w:rsidRPr="005223F4" w:rsidDel="00B40487">
          <w:delText>T</w:delText>
        </w:r>
      </w:del>
      <w:r w:rsidR="002011E1" w:rsidRPr="005223F4">
        <w:t>ype</w:t>
      </w:r>
      <w:r w:rsidR="00B36FEE" w:rsidRPr="005223F4">
        <w:t>.</w:t>
      </w:r>
    </w:p>
    <w:p w14:paraId="06244728" w14:textId="41C646C6" w:rsidR="00DB3D62" w:rsidRPr="005223F4" w:rsidDel="00916D7B" w:rsidRDefault="00DB3D62" w:rsidP="00DB3D62">
      <w:pPr>
        <w:rPr>
          <w:del w:id="8420" w:author="mbeckerle" w:date="2012-04-22T18:12:00Z"/>
        </w:rPr>
      </w:pPr>
    </w:p>
    <w:p w14:paraId="38CA8FBD" w14:textId="77777777" w:rsidR="00AA6C82" w:rsidRPr="005223F4" w:rsidRDefault="0065254A" w:rsidP="004B3F61">
      <w:r w:rsidRPr="005223F4">
        <w:t>The rules for resolving ambiguity between delimiters are</w:t>
      </w:r>
      <w:r w:rsidR="00BD4B78" w:rsidRPr="005223F4">
        <w:t>:</w:t>
      </w:r>
    </w:p>
    <w:p w14:paraId="4DF92711" w14:textId="6E95E993" w:rsidR="00680AE2" w:rsidRPr="005223F4" w:rsidDel="00916D7B" w:rsidRDefault="00680AE2" w:rsidP="00BD4B78">
      <w:pPr>
        <w:rPr>
          <w:del w:id="8421" w:author="mbeckerle" w:date="2012-04-22T18:12:00Z"/>
        </w:rPr>
      </w:pPr>
    </w:p>
    <w:p w14:paraId="6A5C961C" w14:textId="77777777" w:rsidR="0065254A" w:rsidRPr="005223F4" w:rsidRDefault="00680AE2" w:rsidP="00680AE2">
      <w:pPr>
        <w:numPr>
          <w:ilvl w:val="0"/>
          <w:numId w:val="65"/>
        </w:numPr>
      </w:pPr>
      <w:r w:rsidRPr="005223F4">
        <w:t>W</w:t>
      </w:r>
      <w:r w:rsidR="00BD4B78" w:rsidRPr="005223F4">
        <w:t xml:space="preserve">hen two delimiters have a common prefix, the longest </w:t>
      </w:r>
      <w:r w:rsidRPr="005223F4">
        <w:t>delimiter</w:t>
      </w:r>
      <w:r w:rsidR="00BD4B78" w:rsidRPr="005223F4">
        <w:t xml:space="preserve"> </w:t>
      </w:r>
      <w:ins w:id="8422" w:author="Steve Hanson" w:date="2012-02-29T11:20:00Z">
        <w:r w:rsidR="007B5B11">
          <w:t>is tried first</w:t>
        </w:r>
      </w:ins>
      <w:del w:id="8423" w:author="Steve Hanson" w:date="2012-02-29T11:20:00Z">
        <w:r w:rsidR="00BD4B78" w:rsidRPr="005223F4" w:rsidDel="007B5B11">
          <w:delText>has precedence</w:delText>
        </w:r>
      </w:del>
      <w:r w:rsidR="00BD4B78" w:rsidRPr="005223F4">
        <w:t>.</w:t>
      </w:r>
    </w:p>
    <w:p w14:paraId="7D411FFA" w14:textId="06566300" w:rsidR="000D6929" w:rsidRPr="005223F4" w:rsidRDefault="00680AE2" w:rsidP="000D6929">
      <w:pPr>
        <w:numPr>
          <w:ilvl w:val="0"/>
          <w:numId w:val="65"/>
        </w:numPr>
      </w:pPr>
      <w:r w:rsidRPr="005223F4">
        <w:t>W</w:t>
      </w:r>
      <w:r w:rsidR="00BD4B78" w:rsidRPr="005223F4">
        <w:t xml:space="preserve">hen two delimiters have exactly the same </w:t>
      </w:r>
      <w:del w:id="8424" w:author="mbeckerle" w:date="2012-04-12T10:41:00Z">
        <w:r w:rsidR="00BD4B78" w:rsidRPr="005223F4" w:rsidDel="000D6929">
          <w:delText>value</w:delText>
        </w:r>
      </w:del>
      <w:ins w:id="8425" w:author="mbeckerle" w:date="2012-04-12T10:41:00Z">
        <w:r w:rsidR="000D6929">
          <w:t>length</w:t>
        </w:r>
      </w:ins>
      <w:r w:rsidR="00BD4B78" w:rsidRPr="005223F4">
        <w:t xml:space="preserve">, </w:t>
      </w:r>
      <w:ins w:id="8426" w:author="mbeckerle" w:date="2012-04-12T10:47:00Z">
        <w:r w:rsidR="000D6929">
          <w:t xml:space="preserve">but on different schema components, </w:t>
        </w:r>
      </w:ins>
      <w:r w:rsidR="00BD4B78" w:rsidRPr="005223F4">
        <w:t>the innermost (</w:t>
      </w:r>
      <w:r w:rsidRPr="005223F4">
        <w:t>most deeply nested</w:t>
      </w:r>
      <w:r w:rsidR="00BD4B78" w:rsidRPr="005223F4">
        <w:t xml:space="preserve">) delimiter </w:t>
      </w:r>
      <w:ins w:id="8427" w:author="Steve Hanson" w:date="2012-02-29T11:20:00Z">
        <w:r w:rsidR="007B5B11">
          <w:t>is tried first</w:t>
        </w:r>
      </w:ins>
      <w:del w:id="8428" w:author="Steve Hanson" w:date="2012-02-29T11:20:00Z">
        <w:r w:rsidR="00BD4B78" w:rsidRPr="005223F4" w:rsidDel="007B5B11">
          <w:delText>has precedence</w:delText>
        </w:r>
      </w:del>
      <w:r w:rsidR="00BD4B78" w:rsidRPr="005223F4">
        <w:t>.</w:t>
      </w:r>
    </w:p>
    <w:p w14:paraId="40427D94" w14:textId="2B6DCA14" w:rsidR="005418DD" w:rsidRDefault="00680AE2" w:rsidP="0033107C">
      <w:pPr>
        <w:numPr>
          <w:ilvl w:val="0"/>
          <w:numId w:val="65"/>
        </w:numPr>
        <w:rPr>
          <w:ins w:id="8429" w:author="mbeckerle" w:date="2012-04-12T10:42:00Z"/>
        </w:rPr>
      </w:pPr>
      <w:r w:rsidRPr="005223F4">
        <w:t xml:space="preserve">When the separator and terminator on a group have the same value, </w:t>
      </w:r>
      <w:commentRangeStart w:id="8430"/>
      <w:ins w:id="8431" w:author="Steve Hanson" w:date="2012-02-29T11:19:00Z">
        <w:r w:rsidR="007B5B11">
          <w:t xml:space="preserve">then at a point </w:t>
        </w:r>
      </w:ins>
      <w:ins w:id="8432" w:author="mbeckerle" w:date="2013-01-28T10:01:00Z">
        <w:r w:rsidR="00420504">
          <w:t xml:space="preserve">in the data </w:t>
        </w:r>
      </w:ins>
      <w:ins w:id="8433" w:author="Steve Hanson" w:date="2012-02-29T11:19:00Z">
        <w:r w:rsidR="007B5B11">
          <w:t xml:space="preserve">where either </w:t>
        </w:r>
      </w:ins>
      <w:ins w:id="8434" w:author="mbeckerle" w:date="2013-01-28T10:01:00Z">
        <w:r w:rsidR="00420504">
          <w:t xml:space="preserve">the </w:t>
        </w:r>
      </w:ins>
      <w:ins w:id="8435" w:author="Steve Hanson" w:date="2012-02-29T11:19:00Z">
        <w:r w:rsidR="007B5B11">
          <w:t>separator or terminator could be found</w:t>
        </w:r>
      </w:ins>
      <w:commentRangeEnd w:id="8430"/>
      <w:ins w:id="8436" w:author="Steve Hanson" w:date="2012-02-29T11:20:00Z">
        <w:r w:rsidR="007B5B11">
          <w:rPr>
            <w:rStyle w:val="CommentReference"/>
          </w:rPr>
          <w:commentReference w:id="8430"/>
        </w:r>
      </w:ins>
      <w:ins w:id="8437" w:author="Steve Hanson" w:date="2012-02-29T11:19:00Z">
        <w:r w:rsidR="007B5B11">
          <w:t xml:space="preserve">, </w:t>
        </w:r>
      </w:ins>
      <w:r w:rsidRPr="005223F4">
        <w:t xml:space="preserve">the separator </w:t>
      </w:r>
      <w:del w:id="8438" w:author="Steve Hanson" w:date="2012-02-29T11:20:00Z">
        <w:r w:rsidRPr="005223F4" w:rsidDel="007B5B11">
          <w:delText>has precedence</w:delText>
        </w:r>
      </w:del>
      <w:ins w:id="8439" w:author="Steve Hanson" w:date="2012-02-29T11:20:00Z">
        <w:r w:rsidR="007B5B11">
          <w:t>is tried first</w:t>
        </w:r>
      </w:ins>
      <w:ins w:id="8440" w:author="mbeckerle" w:date="2012-11-19T13:55:00Z">
        <w:r w:rsidR="0033107C">
          <w:t>. (</w:t>
        </w:r>
        <w:r w:rsidR="0033107C" w:rsidRPr="0033107C">
          <w:t>Speculative execution may try the terminator subsequently</w:t>
        </w:r>
        <w:r w:rsidR="0033107C">
          <w:t>)</w:t>
        </w:r>
      </w:ins>
      <w:r w:rsidRPr="005223F4">
        <w:t>.</w:t>
      </w:r>
    </w:p>
    <w:p w14:paraId="0D61DF2D" w14:textId="5BD22FC3" w:rsidR="000D6929" w:rsidRDefault="000D6929" w:rsidP="00680AE2">
      <w:pPr>
        <w:numPr>
          <w:ilvl w:val="0"/>
          <w:numId w:val="65"/>
        </w:numPr>
        <w:rPr>
          <w:ins w:id="8441" w:author="mbeckerle" w:date="2012-04-12T10:44:00Z"/>
        </w:rPr>
      </w:pPr>
      <w:ins w:id="8442" w:author="mbeckerle" w:date="2012-04-12T10:42:00Z">
        <w:r>
          <w:t>If the length of the delim</w:t>
        </w:r>
      </w:ins>
      <w:ins w:id="8443" w:author="mbeckerle" w:date="2012-04-12T10:51:00Z">
        <w:r w:rsidR="003C0695">
          <w:t>i</w:t>
        </w:r>
      </w:ins>
      <w:ins w:id="8444" w:author="mbeckerle" w:date="2012-04-12T10:42:00Z">
        <w:r>
          <w:t>ters cannot be determined</w:t>
        </w:r>
      </w:ins>
      <w:ins w:id="8445" w:author="mbeckerle" w:date="2012-04-12T10:51:00Z">
        <w:r w:rsidR="003C0695">
          <w:t xml:space="preserve"> because character class entities</w:t>
        </w:r>
      </w:ins>
      <w:ins w:id="8446" w:author="mbeckerle" w:date="2012-04-22T22:29:00Z">
        <w:r w:rsidR="00CE4E1D">
          <w:t xml:space="preserve"> (which are variable length)</w:t>
        </w:r>
      </w:ins>
      <w:ins w:id="8447" w:author="mbeckerle" w:date="2012-04-12T10:51:00Z">
        <w:r w:rsidR="003C0695">
          <w:t xml:space="preserve"> are being used</w:t>
        </w:r>
      </w:ins>
      <w:ins w:id="8448" w:author="mbeckerle" w:date="2012-04-12T10:42:00Z">
        <w:r>
          <w:t xml:space="preserve"> </w:t>
        </w:r>
      </w:ins>
      <w:ins w:id="8449" w:author="mbeckerle" w:date="2012-04-12T10:43:00Z">
        <w:r w:rsidR="00CE4E1D">
          <w:t xml:space="preserve">then the delimiters </w:t>
        </w:r>
        <w:r>
          <w:t xml:space="preserve">must </w:t>
        </w:r>
      </w:ins>
      <w:ins w:id="8450" w:author="mbeckerle" w:date="2012-04-22T22:29:00Z">
        <w:r w:rsidR="00CE4E1D">
          <w:t>each</w:t>
        </w:r>
      </w:ins>
      <w:ins w:id="8451" w:author="mbeckerle" w:date="2012-04-12T10:43:00Z">
        <w:r>
          <w:t xml:space="preserve"> be matched against the data, and the longest matching delimiter is taken as the </w:t>
        </w:r>
      </w:ins>
      <w:ins w:id="8452" w:author="mbeckerle" w:date="2013-01-28T15:34:00Z">
        <w:r w:rsidR="00BD504A">
          <w:t>match for the delimiter.</w:t>
        </w:r>
      </w:ins>
    </w:p>
    <w:p w14:paraId="149F7B88" w14:textId="7E60B181" w:rsidR="000D6929" w:rsidRPr="005223F4" w:rsidRDefault="000D6929" w:rsidP="00680AE2">
      <w:pPr>
        <w:numPr>
          <w:ilvl w:val="0"/>
          <w:numId w:val="65"/>
        </w:numPr>
      </w:pPr>
      <w:ins w:id="8453" w:author="mbeckerle" w:date="2012-04-12T10:46:00Z">
        <w:r>
          <w:t xml:space="preserve">Ties (same matched length) are broken </w:t>
        </w:r>
      </w:ins>
      <w:ins w:id="8454" w:author="mbeckerle" w:date="2012-04-12T12:11:00Z">
        <w:r w:rsidR="00B9313D">
          <w:t>by giving a separator priority over a terminator of a sequence, or by choosing the innermost, or first in schema order.</w:t>
        </w:r>
      </w:ins>
    </w:p>
    <w:p w14:paraId="3ACF6941" w14:textId="21F5D247" w:rsidR="00492AD8" w:rsidRDefault="00BD5320" w:rsidP="001F544E">
      <w:pPr>
        <w:rPr>
          <w:ins w:id="8455" w:author="mbeckerle" w:date="2013-07-25T12:13:00Z"/>
        </w:rPr>
      </w:pPr>
      <w:ins w:id="8456" w:author="mbeckerle" w:date="2013-07-25T12:13:00Z">
        <w:r>
          <w:t>When performing this scanning, it is possible for errors to occur if the data contains bytes that are not code units that can be properly decoded. The property dfdl:encodingErrorPolicy then determines whether a processing error occurs or a replacement character is used to suppress the error.</w:t>
        </w:r>
      </w:ins>
    </w:p>
    <w:p w14:paraId="51D87E8A" w14:textId="728147F3" w:rsidR="002B0E44" w:rsidRPr="005223F4" w:rsidDel="00916D7B" w:rsidRDefault="00C15F20" w:rsidP="002B0E44">
      <w:pPr>
        <w:rPr>
          <w:del w:id="8457" w:author="mbeckerle" w:date="2012-04-22T18:12:00Z"/>
        </w:rPr>
      </w:pPr>
      <w:ins w:id="8458" w:author="Steve Hanson" w:date="2012-08-10T15:40:00Z">
        <w:r>
          <w:t>When</w:t>
        </w:r>
      </w:ins>
    </w:p>
    <w:p w14:paraId="72FB3FA4" w14:textId="1B31C002" w:rsidR="001F544E" w:rsidRDefault="002B0E44" w:rsidP="001F544E">
      <w:pPr>
        <w:rPr>
          <w:ins w:id="8459" w:author="mbeckerle" w:date="2012-07-03T13:59:00Z"/>
        </w:rPr>
      </w:pPr>
      <w:del w:id="8460" w:author="Steve Hanson" w:date="2012-08-10T15:40:00Z">
        <w:r w:rsidRPr="005223F4" w:rsidDel="00C15F20">
          <w:delText>On</w:delText>
        </w:r>
      </w:del>
      <w:r w:rsidRPr="005223F4">
        <w:t xml:space="preserve"> unparsing </w:t>
      </w:r>
      <w:ins w:id="8461" w:author="Steve Hanson" w:date="2012-08-10T15:40:00Z">
        <w:r w:rsidR="00C15F20">
          <w:t>a</w:t>
        </w:r>
      </w:ins>
      <w:del w:id="8462" w:author="Steve Hanson" w:date="2012-08-10T15:40:00Z">
        <w:r w:rsidRPr="005223F4" w:rsidDel="00C15F20">
          <w:delText xml:space="preserve">the </w:delText>
        </w:r>
        <w:r w:rsidR="00D90F6F" w:rsidRPr="005223F4" w:rsidDel="00C15F20">
          <w:delText xml:space="preserve">length of </w:delText>
        </w:r>
        <w:r w:rsidR="00876ADB" w:rsidRPr="005223F4" w:rsidDel="00C15F20">
          <w:delText>a</w:delText>
        </w:r>
      </w:del>
      <w:ins w:id="8463" w:author="Steve Hanson" w:date="2012-02-23T15:15:00Z">
        <w:r w:rsidR="00B40487">
          <w:t xml:space="preserve"> simple</w:t>
        </w:r>
      </w:ins>
      <w:del w:id="8464" w:author="Steve Hanson" w:date="2012-02-23T15:15:00Z">
        <w:r w:rsidR="00876ADB" w:rsidRPr="005223F4" w:rsidDel="00B40487">
          <w:delText>n</w:delText>
        </w:r>
      </w:del>
      <w:r w:rsidR="00876ADB" w:rsidRPr="005223F4">
        <w:t xml:space="preserve"> </w:t>
      </w:r>
      <w:r w:rsidR="00D90F6F" w:rsidRPr="005223F4">
        <w:t>element</w:t>
      </w:r>
      <w:r w:rsidR="001F544E">
        <w:t xml:space="preserve"> with </w:t>
      </w:r>
      <w:ins w:id="8465" w:author="Steve Hanson" w:date="2013-02-05T11:16:00Z">
        <w:r w:rsidR="001B125E">
          <w:t xml:space="preserve">text </w:t>
        </w:r>
      </w:ins>
      <w:del w:id="8466" w:author="Steve Hanson" w:date="2013-02-05T11:16:00Z">
        <w:r w:rsidR="001F544E" w:rsidDel="001B125E">
          <w:delText>dfdl:</w:delText>
        </w:r>
      </w:del>
      <w:r w:rsidR="001F544E">
        <w:t>representation</w:t>
      </w:r>
      <w:del w:id="8467" w:author="Steve Hanson" w:date="2013-02-05T11:16:00Z">
        <w:r w:rsidR="001F544E" w:rsidDel="001B125E">
          <w:delText xml:space="preserve"> text</w:delText>
        </w:r>
      </w:del>
      <w:ins w:id="8468" w:author="Steve Hanson" w:date="2012-08-10T15:41:00Z">
        <w:r w:rsidR="00C15F20">
          <w:t>, the length</w:t>
        </w:r>
      </w:ins>
      <w:r w:rsidR="00D90F6F" w:rsidRPr="005223F4">
        <w:t xml:space="preserve"> in the data stream is the </w:t>
      </w:r>
      <w:commentRangeStart w:id="8469"/>
      <w:del w:id="8470" w:author="mbeckerle" w:date="2012-08-14T10:25:00Z">
        <w:r w:rsidR="00D90F6F" w:rsidRPr="005223F4" w:rsidDel="00BD2ABC">
          <w:delText xml:space="preserve">representation </w:delText>
        </w:r>
      </w:del>
      <w:r w:rsidR="00D90F6F" w:rsidRPr="005223F4">
        <w:t xml:space="preserve">length </w:t>
      </w:r>
      <w:commentRangeEnd w:id="8469"/>
      <w:r w:rsidR="00BD2ABC">
        <w:rPr>
          <w:rStyle w:val="CommentReference"/>
        </w:rPr>
        <w:commentReference w:id="8469"/>
      </w:r>
      <w:r w:rsidR="00D90F6F" w:rsidRPr="005223F4">
        <w:t xml:space="preserve">of the </w:t>
      </w:r>
      <w:ins w:id="8471" w:author="mbeckerle" w:date="2013-01-28T13:02:00Z">
        <w:r w:rsidR="00976CB0">
          <w:t>content</w:t>
        </w:r>
      </w:ins>
      <w:del w:id="8472" w:author="mbeckerle" w:date="2013-01-28T13:02:00Z">
        <w:r w:rsidR="00D90F6F" w:rsidRPr="005223F4" w:rsidDel="00976CB0">
          <w:delText>value</w:delText>
        </w:r>
      </w:del>
      <w:ins w:id="8473" w:author="mbeckerle" w:date="2013-01-28T13:02:00Z">
        <w:r w:rsidR="00976CB0">
          <w:t xml:space="preserve"> region</w:t>
        </w:r>
      </w:ins>
      <w:r w:rsidR="00D90F6F" w:rsidRPr="005223F4">
        <w:t>, padded to dfdl:textOutputMinL</w:t>
      </w:r>
      <w:r w:rsidR="002011E1" w:rsidRPr="005223F4">
        <w:t>en</w:t>
      </w:r>
      <w:r w:rsidR="00D90F6F" w:rsidRPr="005223F4">
        <w:t xml:space="preserve">gth or </w:t>
      </w:r>
      <w:ins w:id="8474" w:author="mbeckerle" w:date="2013-07-11T18:09:00Z">
        <w:r w:rsidR="00746E59">
          <w:t xml:space="preserve">the XSD </w:t>
        </w:r>
      </w:ins>
      <w:del w:id="8475" w:author="mbeckerle" w:date="2013-07-11T18:10:00Z">
        <w:r w:rsidR="00D90F6F" w:rsidRPr="005223F4" w:rsidDel="00746E59">
          <w:delText>xs:</w:delText>
        </w:r>
      </w:del>
      <w:r w:rsidR="00D90F6F" w:rsidRPr="005223F4">
        <w:t>minLength</w:t>
      </w:r>
      <w:ins w:id="8476" w:author="mbeckerle" w:date="2013-07-11T18:10:00Z">
        <w:r w:rsidR="00746E59">
          <w:t xml:space="preserve"> facet</w:t>
        </w:r>
      </w:ins>
      <w:r w:rsidR="00D90F6F" w:rsidRPr="005223F4">
        <w:t xml:space="preserve"> </w:t>
      </w:r>
      <w:r w:rsidR="004B3F61" w:rsidRPr="005223F4">
        <w:t>if dfdl:textPadKind is 'padChar'</w:t>
      </w:r>
      <w:commentRangeStart w:id="8477"/>
      <w:ins w:id="8478" w:author="mbeckerle" w:date="2012-07-03T13:35:00Z">
        <w:r w:rsidR="00F3505B">
          <w:t xml:space="preserve">. </w:t>
        </w:r>
        <w:del w:id="8479" w:author="Steve Hanson" w:date="2012-08-10T15:43:00Z">
          <w:r w:rsidR="00F3505B" w:rsidDel="00C15F20">
            <w:delText xml:space="preserve">For a complex element, the length is that of the ComplexContent region. </w:delText>
          </w:r>
        </w:del>
      </w:ins>
      <w:commentRangeEnd w:id="8477"/>
      <w:ins w:id="8480" w:author="mbeckerle" w:date="2012-07-03T13:36:00Z">
        <w:del w:id="8481" w:author="Steve Hanson" w:date="2012-08-10T15:43:00Z">
          <w:r w:rsidR="00F3505B" w:rsidDel="00C15F20">
            <w:rPr>
              <w:rStyle w:val="CommentReference"/>
            </w:rPr>
            <w:commentReference w:id="8477"/>
          </w:r>
        </w:del>
      </w:ins>
      <w:ins w:id="8482" w:author="mbeckerle" w:date="2012-07-03T13:59:00Z">
        <w:del w:id="8483" w:author="Steve Hanson" w:date="2012-08-10T15:39:00Z">
          <w:r w:rsidR="0062509C" w:rsidDel="00C15F20">
            <w:delText>The table below gives the length of elements when unparsing by type and representation:</w:delText>
          </w:r>
        </w:del>
      </w:ins>
    </w:p>
    <w:p w14:paraId="3AC4E290" w14:textId="1551711F" w:rsidR="0062509C" w:rsidDel="00C15F20" w:rsidRDefault="0062509C" w:rsidP="0062509C">
      <w:pPr>
        <w:rPr>
          <w:ins w:id="8484" w:author="mbeckerle" w:date="2012-07-03T14:00:00Z"/>
          <w:del w:id="8485" w:author="Steve Hanson" w:date="2012-08-10T15:41:00Z"/>
        </w:rPr>
      </w:pPr>
      <w:commentRangeStart w:id="8486"/>
      <w:commentRangeStart w:id="8487"/>
      <w:ins w:id="8488" w:author="mbeckerle" w:date="2012-07-03T14:00:00Z">
        <w:del w:id="8489" w:author="Steve Hanson" w:date="2012-08-10T15:41:00Z">
          <w:r w:rsidDel="00C15F20">
            <w:delText>For binary data, the lengthUnits must be ‘bytes’.</w:delText>
          </w:r>
        </w:del>
      </w:ins>
    </w:p>
    <w:p w14:paraId="0A524CB4" w14:textId="46CD4B1A" w:rsidR="00BD2ABC" w:rsidRDefault="0062509C" w:rsidP="0062509C">
      <w:pPr>
        <w:rPr>
          <w:ins w:id="8490" w:author="mbeckerle" w:date="2012-08-14T10:34:00Z"/>
        </w:rPr>
      </w:pPr>
      <w:commentRangeStart w:id="8491"/>
      <w:ins w:id="8492" w:author="mbeckerle" w:date="2012-07-03T14:00:00Z">
        <w:r>
          <w:t xml:space="preserve">When unparsing </w:t>
        </w:r>
      </w:ins>
      <w:ins w:id="8493" w:author="Steve Hanson" w:date="2012-08-10T15:43:00Z">
        <w:r w:rsidR="00C15F20">
          <w:t xml:space="preserve">a simple element with </w:t>
        </w:r>
      </w:ins>
      <w:ins w:id="8494" w:author="Steve Hanson" w:date="2013-02-05T11:16:00Z">
        <w:r w:rsidR="001B125E">
          <w:t xml:space="preserve">binary </w:t>
        </w:r>
      </w:ins>
      <w:ins w:id="8495" w:author="Steve Hanson" w:date="2012-08-10T15:43:00Z">
        <w:r w:rsidR="00C15F20">
          <w:t>representation</w:t>
        </w:r>
      </w:ins>
      <w:ins w:id="8496" w:author="mbeckerle" w:date="2012-07-03T14:00:00Z">
        <w:del w:id="8497" w:author="Steve Hanson" w:date="2012-08-10T15:43:00Z">
          <w:r w:rsidDel="00C15F20">
            <w:delText>delimited</w:delText>
          </w:r>
        </w:del>
        <w:del w:id="8498" w:author="Steve Hanson" w:date="2013-02-05T11:17:00Z">
          <w:r w:rsidDel="001B125E">
            <w:delText xml:space="preserve"> binary</w:delText>
          </w:r>
        </w:del>
        <w:del w:id="8499" w:author="Steve Hanson" w:date="2012-08-10T15:43:00Z">
          <w:r w:rsidDel="00C15F20">
            <w:delText xml:space="preserve"> data</w:delText>
          </w:r>
        </w:del>
        <w:r>
          <w:t>,</w:t>
        </w:r>
      </w:ins>
      <w:ins w:id="8500" w:author="Steve Hanson" w:date="2013-02-05T11:14:00Z">
        <w:r w:rsidR="001B125E">
          <w:t xml:space="preserve"> then </w:t>
        </w:r>
      </w:ins>
      <w:ins w:id="8501" w:author="mbeckerle" w:date="2012-08-14T10:32:00Z">
        <w:del w:id="8502" w:author="Steve Hanson" w:date="2013-02-05T11:14:00Z">
          <w:r w:rsidR="00BD2ABC" w:rsidDel="001B125E">
            <w:delText xml:space="preserve"> length</w:delText>
          </w:r>
        </w:del>
        <w:del w:id="8503" w:author="Steve Hanson" w:date="2013-02-05T11:10:00Z">
          <w:r w:rsidR="00BD2ABC" w:rsidDel="00806656">
            <w:delText xml:space="preserve"> k</w:delText>
          </w:r>
        </w:del>
        <w:del w:id="8504" w:author="Steve Hanson" w:date="2013-02-05T11:14:00Z">
          <w:r w:rsidR="00BD2ABC" w:rsidDel="001B125E">
            <w:delText>ind ‘delimited’ only allows hexBinary or decimal and</w:delText>
          </w:r>
        </w:del>
      </w:ins>
      <w:ins w:id="8505" w:author="mbeckerle" w:date="2013-01-28T16:14:00Z">
        <w:del w:id="8506" w:author="Steve Hanson" w:date="2013-02-05T11:14:00Z">
          <w:r w:rsidR="003E6753" w:rsidDel="001B125E">
            <w:delText xml:space="preserve"> </w:delText>
          </w:r>
        </w:del>
        <w:del w:id="8507" w:author="Steve Hanson" w:date="2013-02-05T11:11:00Z">
          <w:r w:rsidR="003E6753" w:rsidDel="00806656">
            <w:delText>the</w:delText>
          </w:r>
        </w:del>
      </w:ins>
      <w:ins w:id="8508" w:author="mbeckerle" w:date="2012-08-14T10:32:00Z">
        <w:del w:id="8509" w:author="Steve Hanson" w:date="2013-02-05T11:11:00Z">
          <w:r w:rsidR="00BD2ABC" w:rsidDel="00806656">
            <w:delText xml:space="preserve"> </w:delText>
          </w:r>
        </w:del>
        <w:del w:id="8510" w:author="Steve Hanson" w:date="2013-02-05T11:14:00Z">
          <w:r w:rsidR="00BD2ABC" w:rsidDel="001B125E">
            <w:delText xml:space="preserve">integers with binaryNumberRep of </w:delText>
          </w:r>
        </w:del>
      </w:ins>
      <w:ins w:id="8511" w:author="mbeckerle" w:date="2012-08-14T10:33:00Z">
        <w:del w:id="8512" w:author="Steve Hanson" w:date="2013-02-05T11:14:00Z">
          <w:r w:rsidR="003E6753" w:rsidDel="001B125E">
            <w:delText>‘packed’</w:delText>
          </w:r>
        </w:del>
      </w:ins>
      <w:ins w:id="8513" w:author="mbeckerle" w:date="2013-01-28T16:13:00Z">
        <w:del w:id="8514" w:author="Steve Hanson" w:date="2013-02-05T11:14:00Z">
          <w:r w:rsidR="003E6753" w:rsidDel="001B125E">
            <w:delText>,</w:delText>
          </w:r>
        </w:del>
      </w:ins>
      <w:ins w:id="8515" w:author="mbeckerle" w:date="2012-08-14T10:33:00Z">
        <w:del w:id="8516" w:author="Steve Hanson" w:date="2013-02-05T11:14:00Z">
          <w:r w:rsidR="00BD2ABC" w:rsidDel="001B125E">
            <w:delText xml:space="preserve"> ‘bcd’</w:delText>
          </w:r>
        </w:del>
      </w:ins>
      <w:ins w:id="8517" w:author="mbeckerle" w:date="2013-01-28T16:13:00Z">
        <w:del w:id="8518" w:author="Steve Hanson" w:date="2013-02-05T11:14:00Z">
          <w:r w:rsidR="003E6753" w:rsidDel="001B125E">
            <w:delText>, or ‘ibm4690</w:delText>
          </w:r>
        </w:del>
      </w:ins>
      <w:ins w:id="8519" w:author="mbeckerle" w:date="2013-01-28T16:24:00Z">
        <w:del w:id="8520" w:author="Steve Hanson" w:date="2013-02-05T11:14:00Z">
          <w:r w:rsidR="001A1E89" w:rsidDel="001B125E">
            <w:delText>Packed</w:delText>
          </w:r>
        </w:del>
      </w:ins>
      <w:ins w:id="8521" w:author="mbeckerle" w:date="2013-01-28T16:13:00Z">
        <w:del w:id="8522" w:author="Steve Hanson" w:date="2013-02-05T11:14:00Z">
          <w:r w:rsidR="003E6753" w:rsidDel="001B125E">
            <w:delText>’</w:delText>
          </w:r>
        </w:del>
      </w:ins>
      <w:ins w:id="8523" w:author="mbeckerle" w:date="2012-08-14T10:33:00Z">
        <w:del w:id="8524" w:author="Steve Hanson" w:date="2013-02-05T11:14:00Z">
          <w:r w:rsidR="00BD2ABC" w:rsidDel="001B125E">
            <w:delText xml:space="preserve">. </w:delText>
          </w:r>
        </w:del>
      </w:ins>
      <w:ins w:id="8525" w:author="mbeckerle" w:date="2012-08-14T10:34:00Z">
        <w:del w:id="8526" w:author="Steve Hanson" w:date="2013-02-05T11:14:00Z">
          <w:r w:rsidR="00BD2ABC" w:rsidDel="001B125E">
            <w:delText>F</w:delText>
          </w:r>
        </w:del>
      </w:ins>
      <w:ins w:id="8527" w:author="Steve Hanson" w:date="2013-02-05T11:14:00Z">
        <w:r w:rsidR="001B125E">
          <w:t>f</w:t>
        </w:r>
      </w:ins>
      <w:ins w:id="8528" w:author="mbeckerle" w:date="2012-08-14T10:34:00Z">
        <w:r w:rsidR="00BD2ABC">
          <w:t>or hexBinary</w:t>
        </w:r>
        <w:del w:id="8529" w:author="Steve Hanson" w:date="2013-02-05T11:14:00Z">
          <w:r w:rsidR="00BD2ABC" w:rsidDel="001B125E">
            <w:delText>,</w:delText>
          </w:r>
        </w:del>
        <w:r w:rsidR="00BD2ABC">
          <w:t xml:space="preserve"> the length is the </w:t>
        </w:r>
      </w:ins>
      <w:ins w:id="8530" w:author="mbeckerle" w:date="2013-01-28T14:00:00Z">
        <w:r w:rsidR="00304A7C">
          <w:t>number of bytes in</w:t>
        </w:r>
      </w:ins>
      <w:ins w:id="8531" w:author="mbeckerle" w:date="2012-08-14T10:34:00Z">
        <w:r w:rsidR="00BD2ABC">
          <w:t xml:space="preserve"> the infoset value padded to </w:t>
        </w:r>
      </w:ins>
      <w:ins w:id="8532" w:author="mbeckerle" w:date="2013-07-11T18:10:00Z">
        <w:r w:rsidR="00746E59">
          <w:t xml:space="preserve">the XSD </w:t>
        </w:r>
      </w:ins>
      <w:ins w:id="8533" w:author="mbeckerle" w:date="2012-08-14T10:34:00Z">
        <w:r w:rsidR="00BD2ABC">
          <w:t>minLength</w:t>
        </w:r>
      </w:ins>
      <w:ins w:id="8534" w:author="mbeckerle" w:date="2013-07-11T18:10:00Z">
        <w:r w:rsidR="00746E59">
          <w:t xml:space="preserve"> facet value</w:t>
        </w:r>
      </w:ins>
      <w:ins w:id="8535" w:author="mbeckerle" w:date="2012-08-14T10:34:00Z">
        <w:r w:rsidR="00BD2ABC">
          <w:t xml:space="preserve"> using dfdl:fillByte</w:t>
        </w:r>
      </w:ins>
      <w:ins w:id="8536" w:author="Steve Hanson" w:date="2013-02-05T11:14:00Z">
        <w:r w:rsidR="001B125E">
          <w:t>, and f</w:t>
        </w:r>
      </w:ins>
      <w:ins w:id="8537" w:author="mbeckerle" w:date="2012-08-14T10:34:00Z">
        <w:del w:id="8538" w:author="Steve Hanson" w:date="2013-02-05T11:14:00Z">
          <w:r w:rsidR="00BD2ABC" w:rsidDel="001B125E">
            <w:delText>. F</w:delText>
          </w:r>
        </w:del>
        <w:r w:rsidR="00BD2ABC">
          <w:t xml:space="preserve">or the </w:t>
        </w:r>
      </w:ins>
      <w:ins w:id="8539" w:author="Steve Hanson" w:date="2013-02-05T11:15:00Z">
        <w:r w:rsidR="001B125E">
          <w:t xml:space="preserve">other </w:t>
        </w:r>
      </w:ins>
      <w:ins w:id="8540" w:author="mbeckerle" w:date="2012-08-14T10:34:00Z">
        <w:del w:id="8541" w:author="Steve Hanson" w:date="2013-02-05T11:15:00Z">
          <w:r w:rsidR="00BD2ABC" w:rsidDel="001B125E">
            <w:delText xml:space="preserve">decimal and integer </w:delText>
          </w:r>
        </w:del>
        <w:r w:rsidR="00BD2ABC">
          <w:t>types</w:t>
        </w:r>
        <w:del w:id="8542" w:author="Steve Hanson" w:date="2013-02-05T11:15:00Z">
          <w:r w:rsidR="00BD2ABC" w:rsidDel="001B125E">
            <w:delText>,</w:delText>
          </w:r>
        </w:del>
        <w:r w:rsidR="00BD2ABC">
          <w:t xml:space="preserve"> the length is the minimum number of bytes to represent the </w:t>
        </w:r>
      </w:ins>
      <w:ins w:id="8543" w:author="Steve Hanson" w:date="2013-02-05T11:15:00Z">
        <w:r w:rsidR="001B125E">
          <w:t>value</w:t>
        </w:r>
      </w:ins>
      <w:ins w:id="8544" w:author="mbeckerle" w:date="2012-08-14T10:34:00Z">
        <w:del w:id="8545" w:author="Steve Hanson" w:date="2013-02-05T11:15:00Z">
          <w:r w:rsidR="00BD2ABC" w:rsidDel="001B125E">
            <w:delText>significant digits</w:delText>
          </w:r>
        </w:del>
        <w:r w:rsidR="00BD2ABC">
          <w:t xml:space="preserve"> and</w:t>
        </w:r>
      </w:ins>
      <w:ins w:id="8546" w:author="Steve Hanson" w:date="2013-02-05T11:15:00Z">
        <w:r w:rsidR="001B125E">
          <w:t xml:space="preserve"> </w:t>
        </w:r>
      </w:ins>
      <w:ins w:id="8547" w:author="mbeckerle" w:date="2012-08-14T10:34:00Z">
        <w:del w:id="8548" w:author="Steve Hanson" w:date="2013-02-05T11:15:00Z">
          <w:r w:rsidR="00BD2ABC" w:rsidDel="001B125E">
            <w:delText xml:space="preserve"> </w:delText>
          </w:r>
        </w:del>
      </w:ins>
      <w:ins w:id="8549" w:author="Steve Hanson" w:date="2013-02-05T11:15:00Z">
        <w:r w:rsidR="001B125E">
          <w:t xml:space="preserve">any </w:t>
        </w:r>
      </w:ins>
      <w:ins w:id="8550" w:author="mbeckerle" w:date="2012-08-14T10:34:00Z">
        <w:r w:rsidR="00BD2ABC">
          <w:t>sign.</w:t>
        </w:r>
      </w:ins>
      <w:commentRangeEnd w:id="8486"/>
      <w:ins w:id="8551" w:author="mbeckerle" w:date="2012-08-14T11:13:00Z">
        <w:r w:rsidR="00395BD4">
          <w:rPr>
            <w:rStyle w:val="CommentReference"/>
          </w:rPr>
          <w:commentReference w:id="8486"/>
        </w:r>
      </w:ins>
      <w:commentRangeEnd w:id="8487"/>
      <w:r w:rsidR="001B125E">
        <w:rPr>
          <w:rStyle w:val="CommentReference"/>
        </w:rPr>
        <w:commentReference w:id="8487"/>
      </w:r>
    </w:p>
    <w:p w14:paraId="2E348262" w14:textId="58042485" w:rsidR="0062509C" w:rsidDel="00DB29F9" w:rsidRDefault="00C15F20" w:rsidP="0062509C">
      <w:pPr>
        <w:rPr>
          <w:ins w:id="8552" w:author="Steve Hanson" w:date="2012-08-10T15:43:00Z"/>
          <w:del w:id="8553" w:author="mbeckerle" w:date="2012-08-14T10:35:00Z"/>
        </w:rPr>
      </w:pPr>
      <w:ins w:id="8554" w:author="Steve Hanson" w:date="2012-08-10T15:41:00Z">
        <w:del w:id="8555" w:author="mbeckerle" w:date="2012-08-14T10:35:00Z">
          <w:r w:rsidDel="00DB29F9">
            <w:delText xml:space="preserve"> </w:delText>
          </w:r>
        </w:del>
      </w:ins>
      <w:ins w:id="8556" w:author="Steve Hanson" w:date="2012-08-10T15:43:00Z">
        <w:del w:id="8557" w:author="mbeckerle" w:date="2012-08-14T10:35:00Z">
          <w:r w:rsidDel="00DB29F9">
            <w:delText>is</w:delText>
          </w:r>
        </w:del>
      </w:ins>
      <w:ins w:id="8558" w:author="Steve Hanson" w:date="2012-08-10T15:41:00Z">
        <w:del w:id="8559" w:author="mbeckerle" w:date="2012-08-14T10:35:00Z">
          <w:r w:rsidDel="00DB29F9">
            <w:delText xml:space="preserve"> given by the table below</w:delText>
          </w:r>
        </w:del>
      </w:ins>
      <w:ins w:id="8560" w:author="Steve Hanson" w:date="2012-08-10T15:42:00Z">
        <w:del w:id="8561" w:author="mbeckerle" w:date="2012-08-14T10:26:00Z">
          <w:r w:rsidDel="00BD2ABC">
            <w:delText xml:space="preserve"> For binary data, the lengthUnits must be ‘bytes’.</w:delText>
          </w:r>
        </w:del>
      </w:ins>
      <w:commentRangeEnd w:id="8491"/>
      <w:del w:id="8562" w:author="mbeckerle" w:date="2012-08-14T10:35:00Z">
        <w:r w:rsidR="008C0562" w:rsidDel="00DB29F9">
          <w:rPr>
            <w:rStyle w:val="CommentReference"/>
          </w:rPr>
          <w:commentReference w:id="8491"/>
        </w:r>
      </w:del>
    </w:p>
    <w:p w14:paraId="7E54B411" w14:textId="4B710592" w:rsidR="00C15F20" w:rsidRDefault="00C15F20" w:rsidP="00C15F20">
      <w:pPr>
        <w:rPr>
          <w:ins w:id="8563" w:author="Steve Hanson" w:date="2012-08-10T15:43:00Z"/>
        </w:rPr>
      </w:pPr>
      <w:ins w:id="8564" w:author="Steve Hanson" w:date="2012-08-10T15:43:00Z">
        <w:r>
          <w:t xml:space="preserve">When unparsing a complex element, the length is that of the ComplexContent region. </w:t>
        </w:r>
        <w:r>
          <w:rPr>
            <w:rStyle w:val="CommentReference"/>
          </w:rPr>
          <w:commentReference w:id="8565"/>
        </w:r>
      </w:ins>
    </w:p>
    <w:p w14:paraId="6D15F494" w14:textId="479E7FE5" w:rsidR="00C15F20" w:rsidDel="00C15F20" w:rsidRDefault="00C15F20" w:rsidP="0062509C">
      <w:pPr>
        <w:rPr>
          <w:ins w:id="8566" w:author="mbeckerle" w:date="2012-07-03T14:00:00Z"/>
          <w:del w:id="8567" w:author="Steve Hanson" w:date="2012-08-10T15:43:00Z"/>
        </w:rPr>
      </w:pPr>
    </w:p>
    <w:p w14:paraId="7621777B" w14:textId="45F6898F" w:rsidR="0062509C" w:rsidDel="00C82E15" w:rsidRDefault="008C0562" w:rsidP="008C0562">
      <w:pPr>
        <w:pStyle w:val="Caption"/>
        <w:rPr>
          <w:del w:id="8568" w:author="mbeckerle" w:date="2012-08-14T10:58:00Z"/>
          <w:noProof/>
        </w:rPr>
      </w:pPr>
      <w:ins w:id="8569" w:author="Steve Hanson" w:date="2012-08-06T13:43:00Z">
        <w:del w:id="8570" w:author="mbeckerle" w:date="2012-08-14T10:58:00Z">
          <w:r w:rsidDel="00C82E15">
            <w:delText>3264</w:delText>
          </w:r>
        </w:del>
      </w:ins>
      <w:ins w:id="8571" w:author="Steve Hanson" w:date="2012-08-10T15:41:00Z">
        <w:del w:id="8572" w:author="mbeckerle" w:date="2012-08-14T10:58:00Z">
          <w:r w:rsidR="00C15F20" w:rsidDel="00C82E15">
            <w:delText>b</w:delText>
          </w:r>
        </w:del>
      </w:ins>
      <w:ins w:id="8573" w:author="Steve Hanson" w:date="2012-08-06T13:45:00Z">
        <w:del w:id="8574" w:author="mbeckerle" w:date="2012-08-14T10:58:00Z">
          <w:r w:rsidDel="00C82E15">
            <w:delText>6432168</w:delText>
          </w:r>
          <w:r w:rsidDel="00C82E15">
            <w:rPr>
              <w:rFonts w:ascii="Helvetica" w:hAnsi="Helvetica" w:cs="Times"/>
            </w:rPr>
            <w:delText>326432643264</w:delText>
          </w:r>
        </w:del>
      </w:ins>
      <w:ins w:id="8575" w:author="Steve Hanson" w:date="2012-08-06T13:46:00Z">
        <w:del w:id="8576" w:author="mbeckerle" w:date="2012-08-14T10:58:00Z">
          <w:r w:rsidDel="00C82E15">
            <w:delText>32</w:delText>
          </w:r>
        </w:del>
      </w:ins>
      <w:ins w:id="8577" w:author="Steve Hanson" w:date="2012-08-10T15:42:00Z">
        <w:del w:id="8578" w:author="mbeckerle" w:date="2012-08-14T10:58:00Z">
          <w:r w:rsidR="00C15F20" w:rsidDel="00C82E15">
            <w:delText xml:space="preserve"> padded to xs:minLength using xs:fillByte</w:delText>
          </w:r>
        </w:del>
      </w:ins>
      <w:commentRangeStart w:id="8579"/>
      <w:ins w:id="8580" w:author="Steve Hanson" w:date="2012-08-06T13:43:00Z">
        <w:del w:id="8581" w:author="mbeckerle" w:date="2012-08-14T10:58:00Z">
          <w:r w:rsidDel="00C82E15">
            <w:rPr>
              <w:noProof/>
            </w:rPr>
            <w:delText>its</w:delText>
          </w:r>
        </w:del>
      </w:ins>
      <w:commentRangeEnd w:id="8579"/>
      <w:ins w:id="8582" w:author="Steve Hanson" w:date="2012-08-06T13:44:00Z">
        <w:del w:id="8583" w:author="mbeckerle" w:date="2012-08-14T10:58:00Z">
          <w:r w:rsidDel="00C82E15">
            <w:rPr>
              <w:rStyle w:val="CommentReference"/>
              <w:b w:val="0"/>
            </w:rPr>
            <w:commentReference w:id="8579"/>
          </w:r>
        </w:del>
      </w:ins>
    </w:p>
    <w:p w14:paraId="0DB5553D" w14:textId="77777777" w:rsidR="00C302B4" w:rsidRPr="00395BD4" w:rsidRDefault="00B66877" w:rsidP="00726306">
      <w:pPr>
        <w:pStyle w:val="Heading4"/>
      </w:pPr>
      <w:r w:rsidRPr="00C82E15">
        <w:t xml:space="preserve">Simple </w:t>
      </w:r>
      <w:r w:rsidR="00371F19" w:rsidRPr="00C82E15">
        <w:t xml:space="preserve">Elements </w:t>
      </w:r>
      <w:r w:rsidR="00C302B4" w:rsidRPr="00395BD4">
        <w:t>of Specified Length within Delimited Constructs</w:t>
      </w:r>
    </w:p>
    <w:p w14:paraId="0093CC6C" w14:textId="05C85BFA" w:rsidR="00C302B4" w:rsidRPr="005223F4" w:rsidRDefault="00C302B4" w:rsidP="00B66877">
      <w:commentRangeStart w:id="8584"/>
      <w:commentRangeStart w:id="8585"/>
      <w:r w:rsidRPr="005223F4">
        <w:t>When a</w:t>
      </w:r>
      <w:r w:rsidR="00B66877" w:rsidRPr="005223F4">
        <w:t xml:space="preserve"> simple </w:t>
      </w:r>
      <w:ins w:id="8586" w:author="Steve Hanson" w:date="2012-02-23T15:15:00Z">
        <w:r w:rsidR="00B40487">
          <w:t xml:space="preserve">or complex </w:t>
        </w:r>
      </w:ins>
      <w:r w:rsidRPr="005223F4">
        <w:t xml:space="preserve">element </w:t>
      </w:r>
      <w:commentRangeStart w:id="8587"/>
      <w:r w:rsidRPr="005223F4">
        <w:t xml:space="preserve">has a specified length </w:t>
      </w:r>
      <w:commentRangeEnd w:id="8587"/>
      <w:r w:rsidR="003B4674">
        <w:rPr>
          <w:rStyle w:val="CommentReference"/>
        </w:rPr>
        <w:commentReference w:id="8587"/>
      </w:r>
      <w:ins w:id="8588" w:author="mbeckerle" w:date="2013-01-28T15:37:00Z">
        <w:r w:rsidR="00D6425B">
          <w:t xml:space="preserve">or lengthKind ‘pattern’ </w:t>
        </w:r>
      </w:ins>
      <w:r w:rsidRPr="005223F4">
        <w:t xml:space="preserve">then delimiter scanning is suspended for the duration of the processing of </w:t>
      </w:r>
      <w:del w:id="8589" w:author="mbeckerle" w:date="2013-01-28T15:37:00Z">
        <w:r w:rsidRPr="005223F4" w:rsidDel="00D6425B">
          <w:delText>the specified-length</w:delText>
        </w:r>
      </w:del>
      <w:ins w:id="8590" w:author="mbeckerle" w:date="2013-01-28T15:37:00Z">
        <w:r w:rsidR="00D6425B">
          <w:t>that</w:t>
        </w:r>
      </w:ins>
      <w:r w:rsidRPr="005223F4">
        <w:t xml:space="preserve"> element</w:t>
      </w:r>
      <w:commentRangeEnd w:id="8584"/>
      <w:r w:rsidR="00B40487">
        <w:rPr>
          <w:rStyle w:val="CommentReference"/>
        </w:rPr>
        <w:commentReference w:id="8584"/>
      </w:r>
      <w:commentRangeEnd w:id="8585"/>
      <w:r w:rsidR="00A64907">
        <w:rPr>
          <w:rStyle w:val="CommentReference"/>
        </w:rPr>
        <w:commentReference w:id="8585"/>
      </w:r>
      <w:r w:rsidRPr="005223F4">
        <w:t xml:space="preserve">. </w:t>
      </w:r>
    </w:p>
    <w:p w14:paraId="4115F4BF" w14:textId="685FE67A" w:rsidR="00C302B4" w:rsidRDefault="00C302B4" w:rsidP="00823F79">
      <w:pPr>
        <w:rPr>
          <w:ins w:id="8591" w:author="mbeckerle" w:date="2012-04-22T18:00:00Z"/>
        </w:rPr>
      </w:pPr>
      <w:r w:rsidRPr="005223F4">
        <w:t xml:space="preserve">This allows formats to be parsed which are </w:t>
      </w:r>
      <w:del w:id="8592" w:author="mbeckerle" w:date="2012-04-22T17:58:00Z">
        <w:r w:rsidRPr="005223F4" w:rsidDel="00E202D9">
          <w:delText>not scanable</w:delText>
        </w:r>
      </w:del>
      <w:ins w:id="8593" w:author="mbeckerle" w:date="2012-04-22T17:58:00Z">
        <w:r w:rsidR="00E202D9">
          <w:t>delimited, but have nested elements which</w:t>
        </w:r>
      </w:ins>
      <w:del w:id="8594" w:author="mbeckerle" w:date="2012-04-22T17:58:00Z">
        <w:r w:rsidRPr="005223F4" w:rsidDel="00E202D9">
          <w:delText xml:space="preserve"> in that they</w:delText>
        </w:r>
      </w:del>
      <w:r w:rsidRPr="005223F4">
        <w:t xml:space="preserve"> contain non-character data. </w:t>
      </w:r>
    </w:p>
    <w:p w14:paraId="2C3264B8" w14:textId="687024BE" w:rsidR="00E202D9" w:rsidRPr="005223F4" w:rsidRDefault="00E202D9" w:rsidP="00E202D9">
      <w:pPr>
        <w:pStyle w:val="Heading4"/>
        <w:rPr>
          <w:ins w:id="8595" w:author="mbeckerle" w:date="2012-04-22T18:00:00Z"/>
        </w:rPr>
      </w:pPr>
      <w:ins w:id="8596" w:author="mbeckerle" w:date="2012-04-22T18:00:00Z">
        <w:r>
          <w:t xml:space="preserve">Delimited </w:t>
        </w:r>
      </w:ins>
      <w:ins w:id="8597" w:author="Steve Hanson" w:date="2012-08-06T14:02:00Z">
        <w:r w:rsidR="00B169B1">
          <w:t>B</w:t>
        </w:r>
      </w:ins>
      <w:ins w:id="8598" w:author="mbeckerle" w:date="2012-04-22T18:00:00Z">
        <w:del w:id="8599" w:author="Steve Hanson" w:date="2012-08-06T14:00:00Z">
          <w:r w:rsidDel="00B169B1">
            <w:delText>B</w:delText>
          </w:r>
        </w:del>
        <w:r>
          <w:t xml:space="preserve">inary </w:t>
        </w:r>
      </w:ins>
      <w:ins w:id="8600" w:author="Steve Hanson" w:date="2012-08-06T14:02:00Z">
        <w:r w:rsidR="00B169B1">
          <w:t>D</w:t>
        </w:r>
      </w:ins>
      <w:ins w:id="8601" w:author="mbeckerle" w:date="2012-04-22T18:00:00Z">
        <w:del w:id="8602" w:author="Steve Hanson" w:date="2012-08-06T14:00:00Z">
          <w:r w:rsidDel="00B169B1">
            <w:delText>D</w:delText>
          </w:r>
        </w:del>
        <w:r>
          <w:t>ata</w:t>
        </w:r>
      </w:ins>
    </w:p>
    <w:p w14:paraId="7D5C0AAB" w14:textId="2F4B6CA8" w:rsidR="0062509C" w:rsidRDefault="00E202D9" w:rsidP="00E202D9">
      <w:pPr>
        <w:rPr>
          <w:ins w:id="8603" w:author="mbeckerle" w:date="2012-07-03T14:01:00Z"/>
        </w:rPr>
      </w:pPr>
      <w:ins w:id="8604" w:author="mbeckerle" w:date="2012-04-22T18:01:00Z">
        <w:r>
          <w:t xml:space="preserve">Formats involving </w:t>
        </w:r>
      </w:ins>
      <w:ins w:id="8605" w:author="mbeckerle" w:date="2012-04-22T18:00:00Z">
        <w:r>
          <w:t xml:space="preserve">binary </w:t>
        </w:r>
      </w:ins>
      <w:ins w:id="8606" w:author="mbeckerle" w:date="2012-07-03T13:50:00Z">
        <w:r w:rsidR="00D41F6F">
          <w:t xml:space="preserve">data, most notably </w:t>
        </w:r>
      </w:ins>
      <w:ins w:id="8607" w:author="mbeckerle" w:date="2012-04-22T18:00:00Z">
        <w:r>
          <w:t xml:space="preserve">packed </w:t>
        </w:r>
      </w:ins>
      <w:ins w:id="8608" w:author="Steve Hanson" w:date="2013-02-05T11:54:00Z">
        <w:r w:rsidR="00BF51F9">
          <w:t>decimals</w:t>
        </w:r>
      </w:ins>
      <w:ins w:id="8609" w:author="mbeckerle" w:date="2012-04-22T18:00:00Z">
        <w:del w:id="8610" w:author="Steve Hanson" w:date="2013-02-05T11:54:00Z">
          <w:r w:rsidDel="00BF51F9">
            <w:delText xml:space="preserve">and BCD </w:delText>
          </w:r>
        </w:del>
      </w:ins>
      <w:ins w:id="8611" w:author="mbeckerle" w:date="2012-04-22T18:01:00Z">
        <w:del w:id="8612" w:author="Steve Hanson" w:date="2013-02-05T11:54:00Z">
          <w:r w:rsidDel="00BF51F9">
            <w:delText>data</w:delText>
          </w:r>
        </w:del>
      </w:ins>
      <w:ins w:id="8613" w:author="mbeckerle" w:date="2012-07-03T13:50:00Z">
        <w:r w:rsidR="00D41F6F">
          <w:t>,</w:t>
        </w:r>
      </w:ins>
      <w:ins w:id="8614" w:author="mbeckerle" w:date="2012-04-22T18:01:00Z">
        <w:r>
          <w:t xml:space="preserve"> </w:t>
        </w:r>
      </w:ins>
      <w:ins w:id="8615" w:author="mbeckerle" w:date="2012-04-22T18:00:00Z">
        <w:r>
          <w:t xml:space="preserve">can </w:t>
        </w:r>
      </w:ins>
      <w:ins w:id="8616" w:author="mbeckerle" w:date="2012-04-22T18:01:00Z">
        <w:r>
          <w:t>use delimiters</w:t>
        </w:r>
      </w:ins>
      <w:ins w:id="8617" w:author="mbeckerle" w:date="2012-04-22T18:00:00Z">
        <w:r>
          <w:t xml:space="preserve"> but care must be taken that the delimiters</w:t>
        </w:r>
        <w:del w:id="8618" w:author="Steve Hanson" w:date="2013-02-05T11:54:00Z">
          <w:r w:rsidDel="00BF51F9">
            <w:delText>/patterns</w:delText>
          </w:r>
        </w:del>
        <w:r>
          <w:t xml:space="preserve"> cannot match data represented in these formats. In particular, the delimiters must be chosen with knowledge that BCD data can contain any byte both of whose nibbles are 0 to 9 (that is, excluding A to F). Packed data adds bytes with </w:t>
        </w:r>
      </w:ins>
      <w:ins w:id="8619" w:author="Steve Hanson" w:date="2013-02-05T11:56:00Z">
        <w:r w:rsidR="00BF51F9">
          <w:t>a</w:t>
        </w:r>
      </w:ins>
      <w:ins w:id="8620" w:author="mbeckerle" w:date="2012-04-22T18:00:00Z">
        <w:del w:id="8621" w:author="Steve Hanson" w:date="2013-02-05T11:56:00Z">
          <w:r w:rsidDel="00BF51F9">
            <w:delText>the</w:delText>
          </w:r>
        </w:del>
        <w:r>
          <w:t xml:space="preserve"> sign indicator, that is, </w:t>
        </w:r>
        <w:del w:id="8622" w:author="Steve Hanson" w:date="2013-02-05T11:57:00Z">
          <w:r w:rsidDel="00BF51F9">
            <w:delText xml:space="preserve">with </w:delText>
          </w:r>
        </w:del>
        <w:r>
          <w:t xml:space="preserve">a </w:t>
        </w:r>
        <w:del w:id="8623" w:author="Steve Hanson" w:date="2013-02-05T11:57:00Z">
          <w:r w:rsidDel="00BF51F9">
            <w:delText xml:space="preserve">most-significant nibble of 0 to 9, followed by a least-significant </w:delText>
          </w:r>
        </w:del>
        <w:r>
          <w:t xml:space="preserve">nibble </w:t>
        </w:r>
      </w:ins>
      <w:ins w:id="8624" w:author="Steve Hanson" w:date="2013-02-05T11:57:00Z">
        <w:r w:rsidR="00BF51F9">
          <w:t xml:space="preserve">in the range A to </w:t>
        </w:r>
      </w:ins>
      <w:ins w:id="8625" w:author="mbeckerle" w:date="2012-04-22T18:00:00Z">
        <w:del w:id="8626" w:author="Steve Hanson" w:date="2013-02-05T11:57:00Z">
          <w:r w:rsidDel="00BF51F9">
            <w:delText xml:space="preserve">of C, D, or </w:delText>
          </w:r>
        </w:del>
        <w:r>
          <w:t>F.</w:t>
        </w:r>
      </w:ins>
      <w:ins w:id="8627" w:author="mbeckerle" w:date="2012-04-22T18:02:00Z">
        <w:r>
          <w:t xml:space="preserve"> </w:t>
        </w:r>
      </w:ins>
    </w:p>
    <w:p w14:paraId="783A7144" w14:textId="0516ACE7" w:rsidR="0062509C" w:rsidRDefault="00D41F6F" w:rsidP="00E202D9">
      <w:pPr>
        <w:rPr>
          <w:ins w:id="8628" w:author="Steve Hanson" w:date="2012-08-06T13:48:00Z"/>
        </w:rPr>
      </w:pPr>
      <w:commentRangeStart w:id="8629"/>
      <w:ins w:id="8630" w:author="mbeckerle" w:date="2012-07-03T13:51:00Z">
        <w:r>
          <w:t xml:space="preserve">General binary data can contain any bit pattern whatsoever, so </w:t>
        </w:r>
      </w:ins>
      <w:ins w:id="8631" w:author="mbeckerle" w:date="2012-11-19T14:42:00Z">
        <w:r w:rsidR="00353F0F">
          <w:t xml:space="preserve">delimiters for numbers </w:t>
        </w:r>
      </w:ins>
      <w:ins w:id="8632" w:author="Steve Hanson" w:date="2013-02-06T13:59:00Z">
        <w:r w:rsidR="0085659C">
          <w:t xml:space="preserve">and calendars </w:t>
        </w:r>
      </w:ins>
      <w:ins w:id="8633" w:author="mbeckerle" w:date="2012-11-19T14:42:00Z">
        <w:r w:rsidR="00353F0F">
          <w:t xml:space="preserve">with </w:t>
        </w:r>
      </w:ins>
      <w:ins w:id="8634" w:author="Steve Hanson" w:date="2013-02-06T13:59:00Z">
        <w:r w:rsidR="0085659C">
          <w:t>dfdl:representation</w:t>
        </w:r>
      </w:ins>
      <w:ins w:id="8635" w:author="mbeckerle" w:date="2012-11-19T14:44:00Z">
        <w:del w:id="8636" w:author="Steve Hanson" w:date="2013-02-06T13:59:00Z">
          <w:r w:rsidR="00353F0F" w:rsidDel="0085659C">
            <w:delText>dfdl:</w:delText>
          </w:r>
        </w:del>
      </w:ins>
      <w:ins w:id="8637" w:author="mbeckerle" w:date="2012-11-19T14:42:00Z">
        <w:del w:id="8638" w:author="Steve Hanson" w:date="2013-02-06T13:59:00Z">
          <w:r w:rsidR="00353F0F" w:rsidDel="0085659C">
            <w:delText>binaryNumberRep</w:delText>
          </w:r>
        </w:del>
      </w:ins>
      <w:ins w:id="8639" w:author="Steve Hanson" w:date="2013-02-06T13:58:00Z">
        <w:r w:rsidR="0085659C">
          <w:t xml:space="preserve"> ‘</w:t>
        </w:r>
      </w:ins>
      <w:ins w:id="8640" w:author="mbeckerle" w:date="2012-11-19T14:42:00Z">
        <w:del w:id="8641" w:author="Steve Hanson" w:date="2013-02-06T13:58:00Z">
          <w:r w:rsidR="00353F0F" w:rsidDel="0085659C">
            <w:delText>=”</w:delText>
          </w:r>
        </w:del>
        <w:r w:rsidR="00353F0F">
          <w:t>binary</w:t>
        </w:r>
      </w:ins>
      <w:ins w:id="8642" w:author="Steve Hanson" w:date="2013-02-06T13:58:00Z">
        <w:r w:rsidR="0085659C">
          <w:t>’</w:t>
        </w:r>
      </w:ins>
      <w:ins w:id="8643" w:author="mbeckerle" w:date="2012-11-19T14:42:00Z">
        <w:del w:id="8644" w:author="Steve Hanson" w:date="2013-02-06T13:58:00Z">
          <w:r w:rsidR="00353F0F" w:rsidDel="0085659C">
            <w:delText>”</w:delText>
          </w:r>
        </w:del>
        <w:r w:rsidR="00353F0F">
          <w:t xml:space="preserve"> are disallowed</w:t>
        </w:r>
      </w:ins>
      <w:ins w:id="8645" w:author="mbeckerle" w:date="2012-11-19T14:43:00Z">
        <w:r w:rsidR="00353F0F">
          <w:t xml:space="preserve">, </w:t>
        </w:r>
      </w:ins>
      <w:ins w:id="8646" w:author="Steve Hanson" w:date="2013-02-06T13:59:00Z">
        <w:r w:rsidR="0085659C">
          <w:t xml:space="preserve">with the </w:t>
        </w:r>
      </w:ins>
      <w:ins w:id="8647" w:author="Steve Hanson" w:date="2013-02-06T14:00:00Z">
        <w:r w:rsidR="00432CDF">
          <w:t xml:space="preserve">specific </w:t>
        </w:r>
      </w:ins>
      <w:ins w:id="8648" w:author="Steve Hanson" w:date="2013-02-06T13:59:00Z">
        <w:r w:rsidR="0085659C">
          <w:t xml:space="preserve">exception </w:t>
        </w:r>
        <w:r w:rsidR="00432CDF">
          <w:t xml:space="preserve">of </w:t>
        </w:r>
      </w:ins>
      <w:ins w:id="8649" w:author="mbeckerle" w:date="2012-11-19T14:43:00Z">
        <w:del w:id="8650" w:author="Steve Hanson" w:date="2013-02-06T14:00:00Z">
          <w:r w:rsidR="00353F0F" w:rsidDel="00432CDF">
            <w:delText xml:space="preserve">though they are specifically allowed for </w:delText>
          </w:r>
        </w:del>
      </w:ins>
      <w:ins w:id="8651" w:author="mbeckerle" w:date="2012-11-19T14:44:00Z">
        <w:del w:id="8652" w:author="Steve Hanson" w:date="2013-02-06T14:00:00Z">
          <w:r w:rsidR="00353F0F" w:rsidDel="00432CDF">
            <w:delText>dfdl:</w:delText>
          </w:r>
        </w:del>
      </w:ins>
      <w:ins w:id="8653" w:author="mbeckerle" w:date="2012-11-19T14:43:00Z">
        <w:del w:id="8654" w:author="Steve Hanson" w:date="2013-02-06T14:00:00Z">
          <w:r w:rsidR="003E6753" w:rsidDel="00432CDF">
            <w:delText>binaryNumberRep=”bcd”</w:delText>
          </w:r>
        </w:del>
      </w:ins>
      <w:ins w:id="8655" w:author="mbeckerle" w:date="2013-01-28T16:14:00Z">
        <w:del w:id="8656" w:author="Steve Hanson" w:date="2013-02-06T14:00:00Z">
          <w:r w:rsidR="003E6753" w:rsidDel="00432CDF">
            <w:delText xml:space="preserve">, </w:delText>
          </w:r>
        </w:del>
      </w:ins>
      <w:ins w:id="8657" w:author="mbeckerle" w:date="2013-01-28T16:15:00Z">
        <w:del w:id="8658" w:author="Steve Hanson" w:date="2013-02-06T14:00:00Z">
          <w:r w:rsidR="003E6753" w:rsidDel="00432CDF">
            <w:delText>“</w:delText>
          </w:r>
        </w:del>
        <w:r w:rsidR="003E6753">
          <w:t>packed</w:t>
        </w:r>
      </w:ins>
      <w:ins w:id="8659" w:author="Steve Hanson" w:date="2013-02-06T14:00:00Z">
        <w:r w:rsidR="00432CDF">
          <w:t xml:space="preserve"> decimals</w:t>
        </w:r>
      </w:ins>
      <w:ins w:id="8660" w:author="mbeckerle" w:date="2013-01-28T16:15:00Z">
        <w:del w:id="8661" w:author="Steve Hanson" w:date="2013-02-06T14:00:00Z">
          <w:r w:rsidR="003E6753" w:rsidDel="00432CDF">
            <w:delText>”, and “ibm4690”</w:delText>
          </w:r>
        </w:del>
      </w:ins>
      <w:ins w:id="8662" w:author="mbeckerle" w:date="2012-07-03T13:51:00Z">
        <w:r>
          <w:t xml:space="preserve">. </w:t>
        </w:r>
      </w:ins>
      <w:commentRangeEnd w:id="8629"/>
      <w:ins w:id="8663" w:author="mbeckerle" w:date="2012-08-14T11:11:00Z">
        <w:r w:rsidR="00395BD4">
          <w:rPr>
            <w:rStyle w:val="CommentReference"/>
          </w:rPr>
          <w:commentReference w:id="8629"/>
        </w:r>
      </w:ins>
      <w:ins w:id="8664" w:author="mbeckerle" w:date="2013-01-28T16:15:00Z">
        <w:r w:rsidR="003E6753">
          <w:t xml:space="preserve">Delimiters and lengthKind ‘delimited’ </w:t>
        </w:r>
      </w:ins>
      <w:ins w:id="8665" w:author="mbeckerle" w:date="2013-01-28T16:16:00Z">
        <w:r w:rsidR="003E6753">
          <w:t>are</w:t>
        </w:r>
      </w:ins>
      <w:ins w:id="8666" w:author="mbeckerle" w:date="2013-01-28T16:15:00Z">
        <w:r w:rsidR="003E6753">
          <w:t xml:space="preserve"> also allowed </w:t>
        </w:r>
      </w:ins>
      <w:ins w:id="8667" w:author="mbeckerle" w:date="2013-01-28T16:16:00Z">
        <w:r w:rsidR="003E6753">
          <w:t>for type xs:hexBinary.</w:t>
        </w:r>
      </w:ins>
    </w:p>
    <w:p w14:paraId="5864F33A" w14:textId="64BA94AE" w:rsidR="008C0562" w:rsidRDefault="008C0562" w:rsidP="00E202D9">
      <w:pPr>
        <w:rPr>
          <w:ins w:id="8668" w:author="mbeckerle" w:date="2012-07-03T14:01:00Z"/>
        </w:rPr>
      </w:pPr>
      <w:ins w:id="8669" w:author="Steve Hanson" w:date="2012-08-06T13:48:00Z">
        <w:r>
          <w:t>Carefully chosen delimiters can avoid the byte values that can appear within the data.</w:t>
        </w:r>
      </w:ins>
    </w:p>
    <w:p w14:paraId="6F26525B" w14:textId="0CC76471" w:rsidR="00E202D9" w:rsidRPr="005223F4" w:rsidDel="00E202D9" w:rsidRDefault="00E202D9">
      <w:pPr>
        <w:pStyle w:val="Heading3"/>
        <w:rPr>
          <w:del w:id="8670" w:author="mbeckerle" w:date="2012-04-22T18:02:00Z"/>
        </w:rPr>
        <w:pPrChange w:id="8671" w:author="mbeckerle" w:date="2013-07-24T16:59:00Z">
          <w:pPr/>
        </w:pPrChange>
      </w:pPr>
      <w:bookmarkStart w:id="8672" w:name="_Toc362452905"/>
      <w:ins w:id="8673" w:author="mbeckerle" w:date="2012-04-22T18:02:00Z">
        <w:del w:id="8674" w:author="Steve Hanson" w:date="2012-08-06T13:48:00Z">
          <w:r w:rsidDel="008C0562">
            <w:delText xml:space="preserve">Carefully chosen delimiters can avoid </w:delText>
          </w:r>
        </w:del>
      </w:ins>
      <w:ins w:id="8675" w:author="mbeckerle" w:date="2012-07-03T13:51:00Z">
        <w:del w:id="8676" w:author="Steve Hanson" w:date="2012-08-06T13:48:00Z">
          <w:r w:rsidR="00D41F6F" w:rsidDel="008C0562">
            <w:delText>the byte values that can appear within the data.</w:delText>
          </w:r>
        </w:del>
      </w:ins>
      <w:bookmarkStart w:id="8677" w:name="_Toc322911630"/>
      <w:bookmarkStart w:id="8678" w:name="_Toc322912169"/>
      <w:bookmarkEnd w:id="8677"/>
      <w:bookmarkEnd w:id="8678"/>
      <w:bookmarkEnd w:id="8672"/>
      <w:ins w:id="8679" w:author="mbeckerle" w:date="2012-07-03T14:01:00Z">
        <w:del w:id="8680" w:author="Steve Hanson" w:date="2012-08-06T13:48:00Z">
          <w:r w:rsidR="0062509C" w:rsidDel="008C0562">
            <w:delText xml:space="preserve"> </w:delText>
          </w:r>
        </w:del>
      </w:ins>
      <w:bookmarkStart w:id="8681" w:name="_Toc332701532"/>
      <w:bookmarkStart w:id="8682" w:name="_Toc332701839"/>
      <w:bookmarkStart w:id="8683" w:name="_Toc332711633"/>
      <w:bookmarkStart w:id="8684" w:name="_Toc332711941"/>
      <w:bookmarkStart w:id="8685" w:name="_Toc332712243"/>
      <w:bookmarkStart w:id="8686" w:name="_Toc332724159"/>
      <w:bookmarkStart w:id="8687" w:name="_Toc332724459"/>
      <w:bookmarkStart w:id="8688" w:name="_Toc341102755"/>
      <w:bookmarkStart w:id="8689" w:name="_Toc347241490"/>
      <w:bookmarkStart w:id="8690" w:name="_Toc347744683"/>
      <w:bookmarkStart w:id="8691" w:name="_Toc348984466"/>
      <w:bookmarkStart w:id="8692" w:name="_Toc348984771"/>
      <w:bookmarkStart w:id="8693" w:name="_Toc349037934"/>
      <w:bookmarkStart w:id="8694" w:name="_Toc349038239"/>
      <w:bookmarkStart w:id="8695" w:name="_Toc349042732"/>
      <w:bookmarkStart w:id="8696" w:name="_Toc351912730"/>
      <w:bookmarkStart w:id="8697" w:name="_Toc351914751"/>
      <w:bookmarkStart w:id="8698" w:name="_Toc351915217"/>
      <w:bookmarkStart w:id="8699" w:name="_Toc361231274"/>
      <w:bookmarkStart w:id="8700" w:name="_Toc361231800"/>
      <w:bookmarkStart w:id="8701" w:name="_Toc362445098"/>
      <w:bookmarkStart w:id="8702" w:name="_Toc362451849"/>
      <w:bookmarkStart w:id="8703" w:name="_Toc362452398"/>
      <w:bookmarkStart w:id="8704" w:name="_Toc362453296"/>
      <w:bookmarkEnd w:id="8681"/>
      <w:bookmarkEnd w:id="8682"/>
      <w:bookmarkEnd w:id="8683"/>
      <w:bookmarkEnd w:id="8684"/>
      <w:bookmarkEnd w:id="8685"/>
      <w:bookmarkEnd w:id="8686"/>
      <w:bookmarkEnd w:id="8687"/>
      <w:bookmarkEnd w:id="8688"/>
      <w:bookmarkEnd w:id="8689"/>
      <w:bookmarkEnd w:id="8690"/>
      <w:bookmarkEnd w:id="8691"/>
      <w:bookmarkEnd w:id="8692"/>
      <w:bookmarkEnd w:id="8693"/>
      <w:bookmarkEnd w:id="8694"/>
      <w:bookmarkEnd w:id="8695"/>
      <w:bookmarkEnd w:id="8696"/>
      <w:bookmarkEnd w:id="8697"/>
      <w:bookmarkEnd w:id="8698"/>
      <w:bookmarkEnd w:id="8699"/>
      <w:bookmarkEnd w:id="8700"/>
      <w:bookmarkEnd w:id="8701"/>
      <w:bookmarkEnd w:id="8702"/>
      <w:bookmarkEnd w:id="8703"/>
      <w:bookmarkEnd w:id="8704"/>
    </w:p>
    <w:p w14:paraId="025B0EFF" w14:textId="021C2293" w:rsidR="00C302B4" w:rsidRPr="005223F4" w:rsidDel="00916D7B" w:rsidRDefault="00C302B4">
      <w:pPr>
        <w:pStyle w:val="Heading3"/>
        <w:rPr>
          <w:del w:id="8705" w:author="mbeckerle" w:date="2012-04-22T18:12:00Z"/>
        </w:rPr>
        <w:pPrChange w:id="8706" w:author="mbeckerle" w:date="2013-07-24T16:59:00Z">
          <w:pPr/>
        </w:pPrChange>
      </w:pPr>
      <w:bookmarkStart w:id="8707" w:name="_Toc322911631"/>
      <w:bookmarkStart w:id="8708" w:name="_Toc322912170"/>
      <w:bookmarkStart w:id="8709" w:name="_Toc329093020"/>
      <w:bookmarkStart w:id="8710" w:name="_Toc332701533"/>
      <w:bookmarkStart w:id="8711" w:name="_Toc332701840"/>
      <w:bookmarkStart w:id="8712" w:name="_Toc332711634"/>
      <w:bookmarkStart w:id="8713" w:name="_Toc332711942"/>
      <w:bookmarkStart w:id="8714" w:name="_Toc332712244"/>
      <w:bookmarkStart w:id="8715" w:name="_Toc332724160"/>
      <w:bookmarkStart w:id="8716" w:name="_Toc332724460"/>
      <w:bookmarkStart w:id="8717" w:name="_Toc341102756"/>
      <w:bookmarkStart w:id="8718" w:name="_Toc347241491"/>
      <w:bookmarkStart w:id="8719" w:name="_Toc347744684"/>
      <w:bookmarkStart w:id="8720" w:name="_Toc348984467"/>
      <w:bookmarkStart w:id="8721" w:name="_Toc348984772"/>
      <w:bookmarkStart w:id="8722" w:name="_Toc349037935"/>
      <w:bookmarkStart w:id="8723" w:name="_Toc349038240"/>
      <w:bookmarkStart w:id="8724" w:name="_Toc349042733"/>
      <w:bookmarkStart w:id="8725" w:name="_Toc351912731"/>
      <w:bookmarkStart w:id="8726" w:name="_Toc351914752"/>
      <w:bookmarkStart w:id="8727" w:name="_Toc351915218"/>
      <w:bookmarkStart w:id="8728" w:name="_Toc361231275"/>
      <w:bookmarkStart w:id="8729" w:name="_Toc361231801"/>
      <w:bookmarkStart w:id="8730" w:name="_Toc362445099"/>
      <w:bookmarkStart w:id="8731" w:name="_Toc362451850"/>
      <w:bookmarkStart w:id="8732" w:name="_Toc362452399"/>
      <w:bookmarkStart w:id="8733" w:name="_Toc362452906"/>
      <w:bookmarkStart w:id="8734" w:name="_Toc362453297"/>
      <w:bookmarkEnd w:id="8707"/>
      <w:bookmarkEnd w:id="8708"/>
      <w:bookmarkEnd w:id="8709"/>
      <w:bookmarkEnd w:id="8710"/>
      <w:bookmarkEnd w:id="8711"/>
      <w:bookmarkEnd w:id="8712"/>
      <w:bookmarkEnd w:id="8713"/>
      <w:bookmarkEnd w:id="8714"/>
      <w:bookmarkEnd w:id="8715"/>
      <w:bookmarkEnd w:id="8716"/>
      <w:bookmarkEnd w:id="8717"/>
      <w:bookmarkEnd w:id="8718"/>
      <w:bookmarkEnd w:id="8719"/>
      <w:bookmarkEnd w:id="8720"/>
      <w:bookmarkEnd w:id="8721"/>
      <w:bookmarkEnd w:id="8722"/>
      <w:bookmarkEnd w:id="8723"/>
      <w:bookmarkEnd w:id="8724"/>
      <w:bookmarkEnd w:id="8725"/>
      <w:bookmarkEnd w:id="8726"/>
      <w:bookmarkEnd w:id="8727"/>
      <w:bookmarkEnd w:id="8728"/>
      <w:bookmarkEnd w:id="8729"/>
      <w:bookmarkEnd w:id="8730"/>
      <w:bookmarkEnd w:id="8731"/>
      <w:bookmarkEnd w:id="8732"/>
      <w:bookmarkEnd w:id="8733"/>
      <w:bookmarkEnd w:id="8734"/>
    </w:p>
    <w:p w14:paraId="7A5AEFC6" w14:textId="77777777" w:rsidR="00D8005A" w:rsidRPr="005223F4" w:rsidRDefault="00D8005A" w:rsidP="0031368F">
      <w:pPr>
        <w:pStyle w:val="Heading3"/>
      </w:pPr>
      <w:bookmarkStart w:id="8735" w:name="_Toc349042734"/>
      <w:bookmarkStart w:id="8736" w:name="_Toc362453298"/>
      <w:r w:rsidRPr="005223F4">
        <w:t>dfdl:lengthKind 'implicit'</w:t>
      </w:r>
      <w:bookmarkEnd w:id="8735"/>
      <w:bookmarkEnd w:id="8736"/>
    </w:p>
    <w:p w14:paraId="0DAD8668" w14:textId="77777777" w:rsidR="00D8005A" w:rsidRPr="005223F4" w:rsidRDefault="003132E4" w:rsidP="003132E4">
      <w:r w:rsidRPr="005223F4">
        <w:t xml:space="preserve">When </w:t>
      </w:r>
      <w:r w:rsidR="00DB3D62" w:rsidRPr="005223F4">
        <w:t>dfdl:lengthKind</w:t>
      </w:r>
      <w:r w:rsidR="00D8005A" w:rsidRPr="005223F4">
        <w:t xml:space="preserve"> </w:t>
      </w:r>
      <w:r w:rsidRPr="005223F4">
        <w:t xml:space="preserve">is </w:t>
      </w:r>
      <w:r w:rsidR="00D8005A" w:rsidRPr="005223F4">
        <w:t>‘implicit</w:t>
      </w:r>
      <w:r w:rsidR="00DB3D62" w:rsidRPr="005223F4">
        <w:t>'</w:t>
      </w:r>
      <w:r w:rsidRPr="005223F4">
        <w:t>,</w:t>
      </w:r>
      <w:r w:rsidR="00D8005A" w:rsidRPr="005223F4">
        <w:t xml:space="preserve"> the length</w:t>
      </w:r>
      <w:r w:rsidRPr="005223F4">
        <w:t xml:space="preserve"> </w:t>
      </w:r>
      <w:r w:rsidR="00D8005A" w:rsidRPr="005223F4">
        <w:t>is determined in terms of the type of the element and its schema-specified properties.</w:t>
      </w:r>
    </w:p>
    <w:p w14:paraId="5509F78E" w14:textId="0C670A9E" w:rsidR="003132E4" w:rsidRPr="005223F4" w:rsidDel="00916D7B" w:rsidRDefault="003132E4" w:rsidP="003132E4">
      <w:pPr>
        <w:rPr>
          <w:del w:id="8737" w:author="mbeckerle" w:date="2012-04-22T18:12:00Z"/>
        </w:rPr>
      </w:pPr>
    </w:p>
    <w:p w14:paraId="7A6AF021" w14:textId="77777777" w:rsidR="003132E4" w:rsidRPr="005223F4" w:rsidDel="00B40487" w:rsidRDefault="003132E4" w:rsidP="003132E4">
      <w:pPr>
        <w:rPr>
          <w:del w:id="8738" w:author="Steve Hanson" w:date="2012-02-23T15:16:00Z"/>
        </w:rPr>
      </w:pPr>
    </w:p>
    <w:p w14:paraId="738B1141" w14:textId="77777777" w:rsidR="00D8005A" w:rsidRPr="005223F4" w:rsidRDefault="00D8005A" w:rsidP="00307627">
      <w:r w:rsidRPr="005223F4">
        <w:t xml:space="preserve">For complex elements, 'implicit' means the length is determined by the </w:t>
      </w:r>
      <w:r w:rsidR="003132E4" w:rsidRPr="005223F4">
        <w:t xml:space="preserve">combined </w:t>
      </w:r>
      <w:r w:rsidRPr="005223F4">
        <w:t xml:space="preserve">lengths of the contained children, </w:t>
      </w:r>
      <w:r w:rsidR="00307627" w:rsidRPr="005223F4">
        <w:t xml:space="preserve">that is the </w:t>
      </w:r>
      <w:r w:rsidR="00307627" w:rsidRPr="00CB3BAC">
        <w:rPr>
          <w:bCs/>
        </w:rPr>
        <w:t>ComplexContent</w:t>
      </w:r>
      <w:r w:rsidR="00307627" w:rsidRPr="005223F4">
        <w:rPr>
          <w:b/>
          <w:bCs/>
        </w:rPr>
        <w:t xml:space="preserve"> </w:t>
      </w:r>
      <w:r w:rsidR="00307627" w:rsidRPr="005223F4">
        <w:t>region.</w:t>
      </w:r>
    </w:p>
    <w:p w14:paraId="3921E0C7" w14:textId="680EFF21" w:rsidR="00D8005A" w:rsidRPr="005223F4" w:rsidDel="00916D7B" w:rsidRDefault="00D8005A" w:rsidP="00D8005A">
      <w:pPr>
        <w:pStyle w:val="nobreak"/>
        <w:rPr>
          <w:del w:id="8739" w:author="mbeckerle" w:date="2012-04-22T18:12:00Z"/>
        </w:rPr>
      </w:pPr>
    </w:p>
    <w:bookmarkEnd w:id="8297"/>
    <w:p w14:paraId="63B8F700" w14:textId="7A9759B1" w:rsidR="00E41B80" w:rsidRPr="005223F4" w:rsidRDefault="00E41B80" w:rsidP="009F05C7">
      <w:r w:rsidRPr="005223F4">
        <w:t>For simple elements the length is fixed and is give</w:t>
      </w:r>
      <w:r w:rsidR="009F05C7" w:rsidRPr="005223F4">
        <w:t>n</w:t>
      </w:r>
      <w:r w:rsidRPr="005223F4">
        <w:t xml:space="preserve"> in </w:t>
      </w:r>
      <w:r w:rsidRPr="005223F4">
        <w:fldChar w:fldCharType="begin"/>
      </w:r>
      <w:r w:rsidRPr="005223F4">
        <w:instrText xml:space="preserve"> REF _Ref241577749 \h </w:instrText>
      </w:r>
      <w:r w:rsidRPr="005223F4">
        <w:fldChar w:fldCharType="separate"/>
      </w:r>
      <w:ins w:id="8740" w:author="mbeckerle" w:date="2013-07-10T14:54:00Z">
        <w:r w:rsidR="008B68D7" w:rsidRPr="005223F4">
          <w:t xml:space="preserve">Table </w:t>
        </w:r>
        <w:r w:rsidR="008B68D7">
          <w:rPr>
            <w:noProof/>
          </w:rPr>
          <w:t>15</w:t>
        </w:r>
        <w:r w:rsidR="008B68D7" w:rsidRPr="005223F4">
          <w:t xml:space="preserve"> Length in </w:t>
        </w:r>
        <w:r w:rsidR="008B68D7" w:rsidRPr="005223F4" w:rsidDel="001731D5">
          <w:t xml:space="preserve">bits </w:t>
        </w:r>
        <w:r w:rsidR="008B68D7">
          <w:t>B</w:t>
        </w:r>
        <w:r w:rsidR="008B68D7" w:rsidRPr="005223F4">
          <w:t xml:space="preserve">its for </w:t>
        </w:r>
        <w:r w:rsidR="008B68D7" w:rsidRPr="005223F4" w:rsidDel="001731D5">
          <w:t xml:space="preserve">simpleTypes </w:t>
        </w:r>
        <w:r w:rsidR="008B68D7">
          <w:t>S</w:t>
        </w:r>
        <w:r w:rsidR="008B68D7" w:rsidRPr="005223F4">
          <w:t xml:space="preserve">impleTypes </w:t>
        </w:r>
        <w:r w:rsidR="008B68D7" w:rsidRPr="005223F4" w:rsidDel="001731D5">
          <w:t xml:space="preserve">when </w:t>
        </w:r>
        <w:r w:rsidR="008B68D7">
          <w:t>w</w:t>
        </w:r>
        <w:r w:rsidR="00063F1E">
          <w:t>hen dfdl:lengthKind</w:t>
        </w:r>
      </w:ins>
      <w:ins w:id="8741" w:author="mbeckerle" w:date="2013-07-24T09:53:00Z">
        <w:r w:rsidR="00063F1E">
          <w:t xml:space="preserve"> is </w:t>
        </w:r>
      </w:ins>
      <w:ins w:id="8742" w:author="mbeckerle" w:date="2013-07-10T14:54:00Z">
        <w:r w:rsidR="008B68D7" w:rsidRPr="005223F4">
          <w:t xml:space="preserve">'implicit' </w:t>
        </w:r>
      </w:ins>
      <w:del w:id="8743" w:author="mbeckerle" w:date="2013-07-10T14:51:00Z">
        <w:r w:rsidR="00D04199" w:rsidRPr="005223F4" w:rsidDel="00D9274F">
          <w:delText xml:space="preserve">Table </w:delText>
        </w:r>
        <w:r w:rsidR="00D04199" w:rsidDel="00D9274F">
          <w:rPr>
            <w:noProof/>
          </w:rPr>
          <w:delText>15</w:delText>
        </w:r>
        <w:r w:rsidR="00D04199" w:rsidRPr="005223F4" w:rsidDel="00D9274F">
          <w:delText xml:space="preserve"> Length in bits for simpleTypes when dfdl:lengthKind='implicit' </w:delText>
        </w:r>
      </w:del>
      <w:r w:rsidRPr="005223F4">
        <w:fldChar w:fldCharType="end"/>
      </w:r>
      <w:r w:rsidRPr="005223F4">
        <w:t>.</w:t>
      </w:r>
    </w:p>
    <w:p w14:paraId="49E8AA7E" w14:textId="225E7A82" w:rsidR="00E41B80" w:rsidRPr="005223F4" w:rsidDel="00916D7B" w:rsidRDefault="00E41B80" w:rsidP="00E41B80">
      <w:pPr>
        <w:rPr>
          <w:del w:id="8744" w:author="mbeckerle" w:date="2012-04-22T18:12:00Z"/>
        </w:rPr>
      </w:pPr>
    </w:p>
    <w:tbl>
      <w:tblPr>
        <w:tblW w:w="97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962"/>
        <w:gridCol w:w="3186"/>
        <w:gridCol w:w="2790"/>
        <w:gridCol w:w="1800"/>
      </w:tblGrid>
      <w:tr w:rsidR="00B40487" w:rsidRPr="005223F4" w14:paraId="765BA68C" w14:textId="77777777" w:rsidTr="00CB3BAC">
        <w:tc>
          <w:tcPr>
            <w:tcW w:w="1962" w:type="dxa"/>
            <w:vMerge w:val="restart"/>
            <w:shd w:val="clear" w:color="auto" w:fill="F3F3F3"/>
          </w:tcPr>
          <w:p w14:paraId="7DE18866" w14:textId="77777777" w:rsidR="00B40487" w:rsidRPr="00240AC5" w:rsidRDefault="00B40487" w:rsidP="00034304">
            <w:pPr>
              <w:rPr>
                <w:b/>
                <w:bCs/>
              </w:rPr>
            </w:pPr>
            <w:ins w:id="8745" w:author="Steve Hanson" w:date="2012-02-23T15:17:00Z">
              <w:r w:rsidRPr="00240AC5">
                <w:rPr>
                  <w:b/>
                  <w:bCs/>
                </w:rPr>
                <w:t>Type</w:t>
              </w:r>
            </w:ins>
          </w:p>
        </w:tc>
        <w:tc>
          <w:tcPr>
            <w:tcW w:w="7776" w:type="dxa"/>
            <w:gridSpan w:val="3"/>
            <w:tcBorders>
              <w:bottom w:val="single" w:sz="4" w:space="0" w:color="auto"/>
            </w:tcBorders>
            <w:shd w:val="clear" w:color="auto" w:fill="F3F3F3"/>
          </w:tcPr>
          <w:p w14:paraId="503AAF15" w14:textId="400586A5" w:rsidR="00B40487" w:rsidRPr="00275A32" w:rsidRDefault="00B40487" w:rsidP="00240AC5">
            <w:pPr>
              <w:jc w:val="center"/>
              <w:rPr>
                <w:b/>
                <w:iCs/>
              </w:rPr>
            </w:pPr>
            <w:del w:id="8746" w:author="Steve Hanson" w:date="2012-08-06T13:52:00Z">
              <w:r w:rsidRPr="00275A32" w:rsidDel="00CB3BAC">
                <w:rPr>
                  <w:b/>
                  <w:iCs/>
                </w:rPr>
                <w:delText>Representation</w:delText>
              </w:r>
            </w:del>
            <w:ins w:id="8747" w:author="Steve Hanson" w:date="2012-08-06T13:52:00Z">
              <w:r w:rsidR="00CB3BAC">
                <w:rPr>
                  <w:b/>
                  <w:iCs/>
                </w:rPr>
                <w:t>Length</w:t>
              </w:r>
            </w:ins>
          </w:p>
        </w:tc>
      </w:tr>
      <w:tr w:rsidR="00B40487" w:rsidRPr="005223F4" w14:paraId="30F3757D" w14:textId="77777777" w:rsidTr="00CB3BAC">
        <w:tc>
          <w:tcPr>
            <w:tcW w:w="1962" w:type="dxa"/>
            <w:vMerge/>
            <w:shd w:val="clear" w:color="auto" w:fill="F3F3F3"/>
          </w:tcPr>
          <w:p w14:paraId="3511349B" w14:textId="77777777" w:rsidR="00B40487" w:rsidRPr="00240AC5" w:rsidRDefault="00B40487" w:rsidP="00034304">
            <w:pPr>
              <w:rPr>
                <w:b/>
                <w:bCs/>
              </w:rPr>
            </w:pPr>
          </w:p>
        </w:tc>
        <w:tc>
          <w:tcPr>
            <w:tcW w:w="3186" w:type="dxa"/>
            <w:tcBorders>
              <w:bottom w:val="single" w:sz="4" w:space="0" w:color="auto"/>
            </w:tcBorders>
            <w:shd w:val="clear" w:color="auto" w:fill="F3F3F3"/>
          </w:tcPr>
          <w:p w14:paraId="701BFFF0" w14:textId="2F0B4FF1" w:rsidR="00B40487" w:rsidRPr="00275A32" w:rsidRDefault="00CB3BAC" w:rsidP="00240AC5">
            <w:pPr>
              <w:jc w:val="center"/>
              <w:rPr>
                <w:b/>
                <w:iCs/>
              </w:rPr>
            </w:pPr>
            <w:ins w:id="8748" w:author="Steve Hanson" w:date="2012-08-06T13:52:00Z">
              <w:r>
                <w:rPr>
                  <w:b/>
                  <w:iCs/>
                </w:rPr>
                <w:t>t</w:t>
              </w:r>
            </w:ins>
            <w:del w:id="8749" w:author="Steve Hanson" w:date="2012-08-06T13:52:00Z">
              <w:r w:rsidRPr="00275A32" w:rsidDel="00CB3BAC">
                <w:rPr>
                  <w:b/>
                  <w:iCs/>
                </w:rPr>
                <w:delText>T</w:delText>
              </w:r>
            </w:del>
            <w:r w:rsidR="00B40487" w:rsidRPr="00275A32">
              <w:rPr>
                <w:b/>
                <w:iCs/>
              </w:rPr>
              <w:t>ext</w:t>
            </w:r>
          </w:p>
        </w:tc>
        <w:tc>
          <w:tcPr>
            <w:tcW w:w="4590" w:type="dxa"/>
            <w:gridSpan w:val="2"/>
            <w:shd w:val="clear" w:color="auto" w:fill="F3F3F3"/>
          </w:tcPr>
          <w:p w14:paraId="7D368E06" w14:textId="77777777" w:rsidR="00B40487" w:rsidRPr="005E3B09" w:rsidRDefault="00B40487" w:rsidP="00240AC5">
            <w:pPr>
              <w:jc w:val="center"/>
              <w:rPr>
                <w:b/>
                <w:iCs/>
              </w:rPr>
            </w:pPr>
            <w:r w:rsidRPr="005E3B09">
              <w:rPr>
                <w:b/>
                <w:iCs/>
              </w:rPr>
              <w:t>binary</w:t>
            </w:r>
          </w:p>
        </w:tc>
      </w:tr>
      <w:tr w:rsidR="005827F4" w:rsidRPr="005223F4" w14:paraId="6C9ADFB5" w14:textId="77777777" w:rsidTr="00CB3BAC">
        <w:tc>
          <w:tcPr>
            <w:tcW w:w="1962" w:type="dxa"/>
            <w:shd w:val="clear" w:color="auto" w:fill="auto"/>
          </w:tcPr>
          <w:p w14:paraId="06EF1940" w14:textId="77777777" w:rsidR="005827F4" w:rsidRPr="00275A32" w:rsidRDefault="005827F4" w:rsidP="00034304">
            <w:pPr>
              <w:rPr>
                <w:bCs/>
              </w:rPr>
            </w:pPr>
            <w:r w:rsidRPr="00275A32">
              <w:rPr>
                <w:bCs/>
              </w:rPr>
              <w:t>String</w:t>
            </w:r>
          </w:p>
        </w:tc>
        <w:tc>
          <w:tcPr>
            <w:tcW w:w="3186" w:type="dxa"/>
            <w:shd w:val="clear" w:color="auto" w:fill="auto"/>
          </w:tcPr>
          <w:p w14:paraId="5FBAD0C0" w14:textId="0881522C" w:rsidR="005827F4" w:rsidRPr="00F8361A" w:rsidRDefault="00063F1E" w:rsidP="0031368F">
            <w:ins w:id="8750" w:author="mbeckerle" w:date="2013-07-24T09:52:00Z">
              <w:r>
                <w:t xml:space="preserve">The XSD </w:t>
              </w:r>
            </w:ins>
            <w:commentRangeStart w:id="8751"/>
            <w:r w:rsidR="005827F4" w:rsidRPr="00F8361A">
              <w:t>maxlength</w:t>
            </w:r>
            <w:commentRangeEnd w:id="8751"/>
            <w:ins w:id="8752" w:author="mbeckerle" w:date="2013-07-24T09:52:00Z">
              <w:r>
                <w:t xml:space="preserve"> </w:t>
              </w:r>
            </w:ins>
            <w:ins w:id="8753" w:author="mbeckerle" w:date="2013-07-24T09:55:00Z">
              <w:r>
                <w:t>facet g</w:t>
              </w:r>
            </w:ins>
            <w:del w:id="8754" w:author="mbeckerle" w:date="2013-07-24T09:55:00Z">
              <w:r w:rsidR="0057182D" w:rsidRPr="00275A32" w:rsidDel="00063F1E">
                <w:rPr>
                  <w:rStyle w:val="CommentReference"/>
                  <w:sz w:val="20"/>
                  <w:szCs w:val="20"/>
                </w:rPr>
                <w:commentReference w:id="8751"/>
              </w:r>
            </w:del>
            <w:ins w:id="8755" w:author="mbeckerle" w:date="2012-04-22T16:41:00Z">
              <w:r w:rsidR="00BA27FE">
                <w:t>ives length in either characters or bytes depending on the value of dfdl:lengthUnits</w:t>
              </w:r>
            </w:ins>
            <w:commentRangeStart w:id="8756"/>
            <w:ins w:id="8757" w:author="mbeckerle" w:date="2012-03-24T14:15:00Z">
              <w:r w:rsidR="00F8361A" w:rsidRPr="00F81703">
                <w:rPr>
                  <w:rStyle w:val="CommentReference"/>
                  <w:sz w:val="20"/>
                  <w:szCs w:val="20"/>
                </w:rPr>
                <w:t>.</w:t>
              </w:r>
            </w:ins>
            <w:commentRangeEnd w:id="8756"/>
            <w:r w:rsidR="00650FD9">
              <w:rPr>
                <w:rStyle w:val="CommentReference"/>
              </w:rPr>
              <w:commentReference w:id="8756"/>
            </w:r>
            <w:ins w:id="8758" w:author="mbeckerle" w:date="2012-03-24T14:15:00Z">
              <w:r w:rsidR="00F8361A" w:rsidRPr="00F81703">
                <w:rPr>
                  <w:rStyle w:val="CommentReference"/>
                  <w:rFonts w:cs="Arial"/>
                  <w:sz w:val="20"/>
                  <w:szCs w:val="20"/>
                  <w:lang w:eastAsia="zh-CN"/>
                </w:rPr>
                <w:commentReference w:id="8759"/>
              </w:r>
              <w:r w:rsidR="00F8361A" w:rsidRPr="0020674D">
                <w:rPr>
                  <w:rStyle w:val="CommentReference"/>
                  <w:rFonts w:cs="Arial"/>
                  <w:sz w:val="20"/>
                  <w:szCs w:val="20"/>
                  <w:lang w:eastAsia="zh-CN"/>
                </w:rPr>
                <w:commentReference w:id="8760"/>
              </w:r>
            </w:ins>
          </w:p>
        </w:tc>
        <w:tc>
          <w:tcPr>
            <w:tcW w:w="4590" w:type="dxa"/>
            <w:gridSpan w:val="2"/>
            <w:shd w:val="clear" w:color="auto" w:fill="auto"/>
          </w:tcPr>
          <w:p w14:paraId="1CE732F7" w14:textId="77777777" w:rsidR="005827F4" w:rsidRPr="005223F4" w:rsidRDefault="004C0BC6" w:rsidP="00034304">
            <w:r w:rsidRPr="005223F4">
              <w:t xml:space="preserve">Not </w:t>
            </w:r>
            <w:r w:rsidR="00FF2DCD" w:rsidRPr="005223F4">
              <w:t>applicable</w:t>
            </w:r>
          </w:p>
        </w:tc>
      </w:tr>
      <w:tr w:rsidR="005827F4" w:rsidRPr="005223F4" w14:paraId="2C7E7E5F" w14:textId="77777777" w:rsidTr="00CB3BAC">
        <w:tc>
          <w:tcPr>
            <w:tcW w:w="1962" w:type="dxa"/>
            <w:shd w:val="clear" w:color="auto" w:fill="auto"/>
          </w:tcPr>
          <w:p w14:paraId="0C850284" w14:textId="77777777" w:rsidR="005827F4" w:rsidRPr="00275A32" w:rsidRDefault="005827F4" w:rsidP="00034304">
            <w:pPr>
              <w:rPr>
                <w:bCs/>
              </w:rPr>
            </w:pPr>
            <w:r w:rsidRPr="00275A32">
              <w:rPr>
                <w:bCs/>
              </w:rPr>
              <w:t>Float</w:t>
            </w:r>
          </w:p>
        </w:tc>
        <w:tc>
          <w:tcPr>
            <w:tcW w:w="3186" w:type="dxa"/>
            <w:shd w:val="clear" w:color="auto" w:fill="auto"/>
          </w:tcPr>
          <w:p w14:paraId="65BE3AD2" w14:textId="77777777" w:rsidR="005827F4" w:rsidRPr="005223F4" w:rsidRDefault="005827F4" w:rsidP="00034304">
            <w:r w:rsidRPr="005223F4">
              <w:t>Not allowed</w:t>
            </w:r>
          </w:p>
        </w:tc>
        <w:tc>
          <w:tcPr>
            <w:tcW w:w="4590" w:type="dxa"/>
            <w:gridSpan w:val="2"/>
            <w:shd w:val="clear" w:color="auto" w:fill="auto"/>
          </w:tcPr>
          <w:p w14:paraId="4DE38552" w14:textId="77777777" w:rsidR="005827F4" w:rsidRPr="005223F4" w:rsidRDefault="005827F4" w:rsidP="00034304">
            <w:r w:rsidRPr="005223F4">
              <w:t>32</w:t>
            </w:r>
          </w:p>
        </w:tc>
      </w:tr>
      <w:tr w:rsidR="005827F4" w:rsidRPr="005223F4" w14:paraId="2ECBAB1C" w14:textId="77777777" w:rsidTr="00CB3BAC">
        <w:tc>
          <w:tcPr>
            <w:tcW w:w="1962" w:type="dxa"/>
            <w:shd w:val="clear" w:color="auto" w:fill="auto"/>
          </w:tcPr>
          <w:p w14:paraId="0BC2C55A" w14:textId="77777777" w:rsidR="005827F4" w:rsidRPr="00275A32" w:rsidRDefault="005827F4" w:rsidP="00034304">
            <w:pPr>
              <w:rPr>
                <w:bCs/>
              </w:rPr>
            </w:pPr>
            <w:r w:rsidRPr="00275A32">
              <w:rPr>
                <w:bCs/>
              </w:rPr>
              <w:t>Double</w:t>
            </w:r>
          </w:p>
        </w:tc>
        <w:tc>
          <w:tcPr>
            <w:tcW w:w="3186" w:type="dxa"/>
            <w:tcBorders>
              <w:bottom w:val="single" w:sz="4" w:space="0" w:color="auto"/>
            </w:tcBorders>
            <w:shd w:val="clear" w:color="auto" w:fill="auto"/>
          </w:tcPr>
          <w:p w14:paraId="4A19C212" w14:textId="77777777" w:rsidR="005827F4" w:rsidRPr="005223F4" w:rsidRDefault="005827F4" w:rsidP="00034304">
            <w:r w:rsidRPr="005223F4">
              <w:t>Not allowed</w:t>
            </w:r>
          </w:p>
        </w:tc>
        <w:tc>
          <w:tcPr>
            <w:tcW w:w="4590" w:type="dxa"/>
            <w:gridSpan w:val="2"/>
            <w:tcBorders>
              <w:bottom w:val="single" w:sz="4" w:space="0" w:color="auto"/>
            </w:tcBorders>
            <w:shd w:val="clear" w:color="auto" w:fill="auto"/>
          </w:tcPr>
          <w:p w14:paraId="5937051A" w14:textId="77777777" w:rsidR="005827F4" w:rsidRPr="005223F4" w:rsidRDefault="005827F4" w:rsidP="00034304">
            <w:r w:rsidRPr="005223F4">
              <w:t>64</w:t>
            </w:r>
          </w:p>
        </w:tc>
      </w:tr>
      <w:tr w:rsidR="00682E19" w:rsidRPr="005223F4" w14:paraId="0765B519" w14:textId="77777777" w:rsidTr="00B03EAB">
        <w:tc>
          <w:tcPr>
            <w:tcW w:w="1962" w:type="dxa"/>
            <w:shd w:val="clear" w:color="auto" w:fill="auto"/>
          </w:tcPr>
          <w:p w14:paraId="567023E4" w14:textId="77777777" w:rsidR="00682E19" w:rsidRPr="005E3B09" w:rsidRDefault="00682E19" w:rsidP="00034304">
            <w:pPr>
              <w:rPr>
                <w:bCs/>
              </w:rPr>
            </w:pPr>
            <w:r w:rsidRPr="00275A32">
              <w:rPr>
                <w:bCs/>
              </w:rPr>
              <w:t>Decimal, Integer,</w:t>
            </w:r>
            <w:r w:rsidRPr="00B40487" w:rsidDel="00400E16">
              <w:t xml:space="preserve"> </w:t>
            </w:r>
            <w:r w:rsidRPr="00275A32" w:rsidDel="00400E16">
              <w:rPr>
                <w:bCs/>
              </w:rPr>
              <w:t>nonNegativeInteger</w:t>
            </w:r>
          </w:p>
        </w:tc>
        <w:tc>
          <w:tcPr>
            <w:tcW w:w="3186" w:type="dxa"/>
            <w:shd w:val="clear" w:color="auto" w:fill="auto"/>
          </w:tcPr>
          <w:p w14:paraId="271DD00D" w14:textId="77777777" w:rsidR="00682E19" w:rsidRPr="005223F4" w:rsidRDefault="00682E19" w:rsidP="00034304">
            <w:r w:rsidRPr="005223F4">
              <w:t>Not allowed</w:t>
            </w:r>
          </w:p>
        </w:tc>
        <w:tc>
          <w:tcPr>
            <w:tcW w:w="2790" w:type="dxa"/>
            <w:vMerge w:val="restart"/>
            <w:shd w:val="clear" w:color="auto" w:fill="auto"/>
            <w:vAlign w:val="center"/>
          </w:tcPr>
          <w:p w14:paraId="3DC33D9E" w14:textId="6CDBD852" w:rsidR="00682E19" w:rsidRPr="005223F4" w:rsidRDefault="00432CDF" w:rsidP="00B03EAB">
            <w:pPr>
              <w:jc w:val="center"/>
            </w:pPr>
            <w:ins w:id="8761" w:author="Steve Hanson" w:date="2013-02-06T14:02:00Z">
              <w:r>
                <w:t>p</w:t>
              </w:r>
            </w:ins>
            <w:del w:id="8762" w:author="Steve Hanson" w:date="2013-02-06T14:02:00Z">
              <w:r w:rsidR="00592364" w:rsidRPr="005223F4" w:rsidDel="00432CDF">
                <w:delText>P</w:delText>
              </w:r>
            </w:del>
            <w:r w:rsidR="00682E19" w:rsidRPr="005223F4">
              <w:t>acked</w:t>
            </w:r>
            <w:ins w:id="8763" w:author="Steve Hanson" w:date="2013-02-06T13:49:00Z">
              <w:r w:rsidR="00592364">
                <w:t xml:space="preserve"> decimal</w:t>
              </w:r>
            </w:ins>
            <w:del w:id="8764" w:author="Steve Hanson" w:date="2013-02-06T13:49:00Z">
              <w:r w:rsidR="00682E19" w:rsidRPr="005223F4" w:rsidDel="00592364">
                <w:delText>/bcd</w:delText>
              </w:r>
            </w:del>
            <w:ins w:id="8765" w:author="mbeckerle" w:date="2013-01-20T15:32:00Z">
              <w:del w:id="8766" w:author="Steve Hanson" w:date="2013-02-06T13:49:00Z">
                <w:r w:rsidR="00682E19" w:rsidDel="00592364">
                  <w:delText>/ibm4690Packed</w:delText>
                </w:r>
              </w:del>
            </w:ins>
            <w:del w:id="8767" w:author="mbeckerle" w:date="2013-01-20T15:32:00Z">
              <w:r w:rsidR="00682E19" w:rsidRPr="005223F4" w:rsidDel="00682E19">
                <w:delText xml:space="preserve"> </w:delText>
              </w:r>
            </w:del>
            <w:del w:id="8768" w:author="Steve Hanson" w:date="2013-02-06T13:49:00Z">
              <w:r w:rsidR="00682E19" w:rsidRPr="005223F4" w:rsidDel="00592364">
                <w:delText xml:space="preserve">: </w:delText>
              </w:r>
            </w:del>
            <w:ins w:id="8769" w:author="Steve Hanson" w:date="2013-02-06T13:49:00Z">
              <w:r w:rsidR="00592364">
                <w:t xml:space="preserve">: </w:t>
              </w:r>
            </w:ins>
            <w:r w:rsidR="00682E19" w:rsidRPr="005223F4">
              <w:t>Not allowed</w:t>
            </w:r>
          </w:p>
        </w:tc>
        <w:tc>
          <w:tcPr>
            <w:tcW w:w="1800" w:type="dxa"/>
            <w:shd w:val="clear" w:color="auto" w:fill="auto"/>
          </w:tcPr>
          <w:p w14:paraId="061FA766" w14:textId="77777777" w:rsidR="00682E19" w:rsidRPr="005223F4" w:rsidRDefault="00682E19" w:rsidP="00034304">
            <w:r w:rsidRPr="005223F4">
              <w:t>binary: Not allowed</w:t>
            </w:r>
          </w:p>
        </w:tc>
      </w:tr>
      <w:tr w:rsidR="00682E19" w:rsidRPr="005223F4" w14:paraId="743D3BF9" w14:textId="77777777" w:rsidTr="00B03EAB">
        <w:tc>
          <w:tcPr>
            <w:tcW w:w="1962" w:type="dxa"/>
            <w:shd w:val="clear" w:color="auto" w:fill="auto"/>
          </w:tcPr>
          <w:p w14:paraId="63E126AB" w14:textId="77777777" w:rsidR="00682E19" w:rsidRPr="00275A32" w:rsidRDefault="00682E19" w:rsidP="00034304">
            <w:pPr>
              <w:rPr>
                <w:bCs/>
              </w:rPr>
            </w:pPr>
            <w:r w:rsidRPr="00275A32">
              <w:rPr>
                <w:bCs/>
              </w:rPr>
              <w:t>Long, UnsignedLong</w:t>
            </w:r>
          </w:p>
        </w:tc>
        <w:tc>
          <w:tcPr>
            <w:tcW w:w="3186" w:type="dxa"/>
            <w:shd w:val="clear" w:color="auto" w:fill="auto"/>
          </w:tcPr>
          <w:p w14:paraId="4F955CDD" w14:textId="77777777" w:rsidR="00682E19" w:rsidRPr="005223F4" w:rsidRDefault="00682E19" w:rsidP="00034304">
            <w:r w:rsidRPr="005223F4">
              <w:t>Not allowed</w:t>
            </w:r>
          </w:p>
        </w:tc>
        <w:tc>
          <w:tcPr>
            <w:tcW w:w="2790" w:type="dxa"/>
            <w:vMerge/>
            <w:shd w:val="clear" w:color="auto" w:fill="auto"/>
          </w:tcPr>
          <w:p w14:paraId="301875F5" w14:textId="79C731A0" w:rsidR="00682E19" w:rsidRPr="005223F4" w:rsidRDefault="00682E19" w:rsidP="00034304"/>
        </w:tc>
        <w:tc>
          <w:tcPr>
            <w:tcW w:w="1800" w:type="dxa"/>
            <w:shd w:val="clear" w:color="auto" w:fill="auto"/>
          </w:tcPr>
          <w:p w14:paraId="35721285" w14:textId="77777777" w:rsidR="00682E19" w:rsidRPr="005223F4" w:rsidRDefault="00682E19" w:rsidP="00034304">
            <w:r w:rsidRPr="005223F4">
              <w:t>binary: 64</w:t>
            </w:r>
          </w:p>
        </w:tc>
      </w:tr>
      <w:tr w:rsidR="00682E19" w:rsidRPr="005223F4" w14:paraId="404AF1E6" w14:textId="77777777" w:rsidTr="00B03EAB">
        <w:tc>
          <w:tcPr>
            <w:tcW w:w="1962" w:type="dxa"/>
            <w:shd w:val="clear" w:color="auto" w:fill="auto"/>
          </w:tcPr>
          <w:p w14:paraId="6C32C07B" w14:textId="77777777" w:rsidR="00682E19" w:rsidRPr="005E3B09" w:rsidRDefault="00682E19" w:rsidP="00034304">
            <w:pPr>
              <w:rPr>
                <w:bCs/>
              </w:rPr>
            </w:pPr>
            <w:r w:rsidRPr="00275A32">
              <w:rPr>
                <w:bCs/>
              </w:rPr>
              <w:t xml:space="preserve">Int, </w:t>
            </w:r>
            <w:r w:rsidRPr="005E3B09">
              <w:rPr>
                <w:bCs/>
              </w:rPr>
              <w:t>UnsignedInt</w:t>
            </w:r>
          </w:p>
        </w:tc>
        <w:tc>
          <w:tcPr>
            <w:tcW w:w="3186" w:type="dxa"/>
            <w:shd w:val="clear" w:color="auto" w:fill="auto"/>
          </w:tcPr>
          <w:p w14:paraId="720F26CA" w14:textId="77777777" w:rsidR="00682E19" w:rsidRPr="005223F4" w:rsidRDefault="00682E19" w:rsidP="00034304">
            <w:r w:rsidRPr="005223F4">
              <w:t>Not allowed</w:t>
            </w:r>
          </w:p>
        </w:tc>
        <w:tc>
          <w:tcPr>
            <w:tcW w:w="2790" w:type="dxa"/>
            <w:vMerge/>
            <w:shd w:val="clear" w:color="auto" w:fill="auto"/>
          </w:tcPr>
          <w:p w14:paraId="4A501A2E" w14:textId="3123D2DF" w:rsidR="00682E19" w:rsidRPr="005223F4" w:rsidRDefault="00682E19" w:rsidP="00034304"/>
        </w:tc>
        <w:tc>
          <w:tcPr>
            <w:tcW w:w="1800" w:type="dxa"/>
            <w:shd w:val="clear" w:color="auto" w:fill="auto"/>
          </w:tcPr>
          <w:p w14:paraId="7E0927DB" w14:textId="77777777" w:rsidR="00682E19" w:rsidRPr="005223F4" w:rsidRDefault="00682E19" w:rsidP="00034304">
            <w:r w:rsidRPr="005223F4">
              <w:t>binary: 32</w:t>
            </w:r>
          </w:p>
        </w:tc>
      </w:tr>
      <w:tr w:rsidR="00682E19" w:rsidRPr="005223F4" w14:paraId="4F46F2D6" w14:textId="77777777" w:rsidTr="00B03EAB">
        <w:tc>
          <w:tcPr>
            <w:tcW w:w="1962" w:type="dxa"/>
            <w:shd w:val="clear" w:color="auto" w:fill="auto"/>
          </w:tcPr>
          <w:p w14:paraId="162EC96B" w14:textId="77777777" w:rsidR="00682E19" w:rsidRPr="005E3B09" w:rsidRDefault="00682E19" w:rsidP="00034304">
            <w:pPr>
              <w:rPr>
                <w:bCs/>
              </w:rPr>
            </w:pPr>
            <w:r w:rsidRPr="00275A32">
              <w:rPr>
                <w:bCs/>
              </w:rPr>
              <w:t xml:space="preserve">Short, </w:t>
            </w:r>
            <w:r w:rsidRPr="005E3B09">
              <w:rPr>
                <w:bCs/>
              </w:rPr>
              <w:t>UnsignedShort</w:t>
            </w:r>
          </w:p>
        </w:tc>
        <w:tc>
          <w:tcPr>
            <w:tcW w:w="3186" w:type="dxa"/>
            <w:shd w:val="clear" w:color="auto" w:fill="auto"/>
          </w:tcPr>
          <w:p w14:paraId="1BF1BE94" w14:textId="77777777" w:rsidR="00682E19" w:rsidRPr="005223F4" w:rsidRDefault="00682E19" w:rsidP="00034304">
            <w:r w:rsidRPr="005223F4">
              <w:t>Not allowed</w:t>
            </w:r>
          </w:p>
        </w:tc>
        <w:tc>
          <w:tcPr>
            <w:tcW w:w="2790" w:type="dxa"/>
            <w:vMerge/>
            <w:shd w:val="clear" w:color="auto" w:fill="auto"/>
          </w:tcPr>
          <w:p w14:paraId="2428E9CA" w14:textId="04589B1C" w:rsidR="00682E19" w:rsidRPr="005223F4" w:rsidRDefault="00682E19" w:rsidP="00034304"/>
        </w:tc>
        <w:tc>
          <w:tcPr>
            <w:tcW w:w="1800" w:type="dxa"/>
            <w:shd w:val="clear" w:color="auto" w:fill="auto"/>
          </w:tcPr>
          <w:p w14:paraId="509DC2CC" w14:textId="77777777" w:rsidR="00682E19" w:rsidRPr="005223F4" w:rsidRDefault="00682E19" w:rsidP="00034304">
            <w:r w:rsidRPr="005223F4">
              <w:t>binary: 16</w:t>
            </w:r>
          </w:p>
        </w:tc>
      </w:tr>
      <w:tr w:rsidR="00682E19" w:rsidRPr="005223F4" w14:paraId="6402A8C4" w14:textId="77777777" w:rsidTr="00B03EAB">
        <w:tc>
          <w:tcPr>
            <w:tcW w:w="1962" w:type="dxa"/>
            <w:shd w:val="clear" w:color="auto" w:fill="auto"/>
          </w:tcPr>
          <w:p w14:paraId="6FDED6B4" w14:textId="77777777" w:rsidR="00682E19" w:rsidRPr="005E3B09" w:rsidRDefault="00682E19" w:rsidP="00034304">
            <w:pPr>
              <w:rPr>
                <w:bCs/>
              </w:rPr>
            </w:pPr>
            <w:r w:rsidRPr="00275A32">
              <w:rPr>
                <w:bCs/>
              </w:rPr>
              <w:t xml:space="preserve">Byte, </w:t>
            </w:r>
            <w:r w:rsidRPr="005E3B09">
              <w:rPr>
                <w:bCs/>
              </w:rPr>
              <w:t>UnsignedByte</w:t>
            </w:r>
          </w:p>
        </w:tc>
        <w:tc>
          <w:tcPr>
            <w:tcW w:w="3186" w:type="dxa"/>
            <w:shd w:val="clear" w:color="auto" w:fill="auto"/>
          </w:tcPr>
          <w:p w14:paraId="52DFA4DC" w14:textId="77777777" w:rsidR="00682E19" w:rsidRPr="005223F4" w:rsidRDefault="00682E19" w:rsidP="00034304">
            <w:r w:rsidRPr="005223F4">
              <w:t>Not allowed</w:t>
            </w:r>
          </w:p>
        </w:tc>
        <w:tc>
          <w:tcPr>
            <w:tcW w:w="2790" w:type="dxa"/>
            <w:vMerge/>
            <w:shd w:val="clear" w:color="auto" w:fill="auto"/>
          </w:tcPr>
          <w:p w14:paraId="68C4744B" w14:textId="71E7A022" w:rsidR="00682E19" w:rsidRPr="005223F4" w:rsidRDefault="00682E19" w:rsidP="00034304"/>
        </w:tc>
        <w:tc>
          <w:tcPr>
            <w:tcW w:w="1800" w:type="dxa"/>
            <w:shd w:val="clear" w:color="auto" w:fill="auto"/>
          </w:tcPr>
          <w:p w14:paraId="53AE626C" w14:textId="77777777" w:rsidR="00682E19" w:rsidRPr="005223F4" w:rsidRDefault="00682E19" w:rsidP="00034304">
            <w:r w:rsidRPr="005223F4">
              <w:t>binary: 8</w:t>
            </w:r>
          </w:p>
        </w:tc>
      </w:tr>
      <w:tr w:rsidR="00682E19" w:rsidRPr="005223F4" w14:paraId="0BD4BE7D" w14:textId="77777777" w:rsidTr="00B03EAB">
        <w:tc>
          <w:tcPr>
            <w:tcW w:w="1962" w:type="dxa"/>
            <w:shd w:val="clear" w:color="auto" w:fill="auto"/>
          </w:tcPr>
          <w:p w14:paraId="551157BF" w14:textId="77777777" w:rsidR="00682E19" w:rsidRPr="00275A32" w:rsidRDefault="00682E19" w:rsidP="00034304">
            <w:pPr>
              <w:rPr>
                <w:bCs/>
              </w:rPr>
            </w:pPr>
            <w:r w:rsidRPr="00275A32">
              <w:rPr>
                <w:bCs/>
              </w:rPr>
              <w:t>DateTime</w:t>
            </w:r>
          </w:p>
        </w:tc>
        <w:tc>
          <w:tcPr>
            <w:tcW w:w="3186" w:type="dxa"/>
            <w:shd w:val="clear" w:color="auto" w:fill="auto"/>
          </w:tcPr>
          <w:p w14:paraId="15600D7C" w14:textId="77777777" w:rsidR="00682E19" w:rsidRPr="005223F4" w:rsidRDefault="00682E19" w:rsidP="00034304">
            <w:r w:rsidRPr="005223F4">
              <w:t>Not allowed</w:t>
            </w:r>
          </w:p>
        </w:tc>
        <w:tc>
          <w:tcPr>
            <w:tcW w:w="2790" w:type="dxa"/>
            <w:vMerge/>
            <w:shd w:val="clear" w:color="auto" w:fill="auto"/>
          </w:tcPr>
          <w:p w14:paraId="20F21262" w14:textId="030D7D3E" w:rsidR="00682E19" w:rsidRPr="005223F4" w:rsidRDefault="00682E19" w:rsidP="00034304"/>
        </w:tc>
        <w:tc>
          <w:tcPr>
            <w:tcW w:w="1800" w:type="dxa"/>
            <w:shd w:val="clear" w:color="auto" w:fill="auto"/>
          </w:tcPr>
          <w:p w14:paraId="01B80642" w14:textId="77777777" w:rsidR="00682E19" w:rsidRPr="005223F4" w:rsidRDefault="00682E19" w:rsidP="00034304">
            <w:r w:rsidRPr="00240AC5">
              <w:rPr>
                <w:rFonts w:ascii="Helvetica" w:hAnsi="Helvetica" w:cs="Times"/>
              </w:rPr>
              <w:t>binarySeconds: 32, binaryMilliseconds:64</w:t>
            </w:r>
          </w:p>
        </w:tc>
      </w:tr>
      <w:tr w:rsidR="00682E19" w:rsidRPr="005223F4" w14:paraId="57104980" w14:textId="77777777" w:rsidTr="00B03EAB">
        <w:tc>
          <w:tcPr>
            <w:tcW w:w="1962" w:type="dxa"/>
            <w:shd w:val="clear" w:color="auto" w:fill="auto"/>
          </w:tcPr>
          <w:p w14:paraId="7B9C70D7" w14:textId="77777777" w:rsidR="00682E19" w:rsidRPr="00275A32" w:rsidRDefault="00682E19" w:rsidP="00034304">
            <w:pPr>
              <w:rPr>
                <w:bCs/>
              </w:rPr>
            </w:pPr>
            <w:r w:rsidRPr="00275A32">
              <w:rPr>
                <w:bCs/>
              </w:rPr>
              <w:t>Date</w:t>
            </w:r>
          </w:p>
        </w:tc>
        <w:tc>
          <w:tcPr>
            <w:tcW w:w="3186" w:type="dxa"/>
            <w:shd w:val="clear" w:color="auto" w:fill="auto"/>
          </w:tcPr>
          <w:p w14:paraId="3BA1D81D" w14:textId="77777777" w:rsidR="00682E19" w:rsidRPr="005223F4" w:rsidRDefault="00682E19" w:rsidP="00034304">
            <w:r w:rsidRPr="005223F4">
              <w:t>Not allowed</w:t>
            </w:r>
          </w:p>
        </w:tc>
        <w:tc>
          <w:tcPr>
            <w:tcW w:w="2790" w:type="dxa"/>
            <w:vMerge/>
            <w:shd w:val="clear" w:color="auto" w:fill="auto"/>
          </w:tcPr>
          <w:p w14:paraId="4AECB05E" w14:textId="7536DEBD" w:rsidR="00682E19" w:rsidRPr="005223F4" w:rsidRDefault="00682E19" w:rsidP="00034304"/>
        </w:tc>
        <w:tc>
          <w:tcPr>
            <w:tcW w:w="1800" w:type="dxa"/>
            <w:shd w:val="clear" w:color="auto" w:fill="auto"/>
          </w:tcPr>
          <w:p w14:paraId="7536EC33" w14:textId="77777777" w:rsidR="00682E19" w:rsidRPr="005223F4" w:rsidRDefault="00682E19" w:rsidP="00034304">
            <w:r w:rsidRPr="00240AC5">
              <w:rPr>
                <w:rFonts w:ascii="Helvetica" w:hAnsi="Helvetica" w:cs="Times"/>
              </w:rPr>
              <w:t>binarySeconds: 32, binaryMilliseconds:64</w:t>
            </w:r>
          </w:p>
        </w:tc>
      </w:tr>
      <w:tr w:rsidR="00682E19" w:rsidRPr="005223F4" w14:paraId="1374A880" w14:textId="77777777" w:rsidTr="00B03EAB">
        <w:tc>
          <w:tcPr>
            <w:tcW w:w="1962" w:type="dxa"/>
            <w:shd w:val="clear" w:color="auto" w:fill="auto"/>
          </w:tcPr>
          <w:p w14:paraId="26E09FC6" w14:textId="77777777" w:rsidR="00682E19" w:rsidRPr="00275A32" w:rsidRDefault="00682E19" w:rsidP="00034304">
            <w:pPr>
              <w:rPr>
                <w:bCs/>
              </w:rPr>
            </w:pPr>
            <w:r w:rsidRPr="00275A32">
              <w:rPr>
                <w:bCs/>
              </w:rPr>
              <w:t>Time</w:t>
            </w:r>
          </w:p>
        </w:tc>
        <w:tc>
          <w:tcPr>
            <w:tcW w:w="3186" w:type="dxa"/>
            <w:shd w:val="clear" w:color="auto" w:fill="auto"/>
          </w:tcPr>
          <w:p w14:paraId="125E3477" w14:textId="77777777" w:rsidR="00682E19" w:rsidRPr="005223F4" w:rsidRDefault="00682E19" w:rsidP="00034304">
            <w:r w:rsidRPr="005223F4">
              <w:t>Not allowed</w:t>
            </w:r>
          </w:p>
        </w:tc>
        <w:tc>
          <w:tcPr>
            <w:tcW w:w="2790" w:type="dxa"/>
            <w:vMerge/>
            <w:shd w:val="clear" w:color="auto" w:fill="auto"/>
          </w:tcPr>
          <w:p w14:paraId="430F8249" w14:textId="665412CD" w:rsidR="00682E19" w:rsidRPr="005223F4" w:rsidRDefault="00682E19" w:rsidP="00034304"/>
        </w:tc>
        <w:tc>
          <w:tcPr>
            <w:tcW w:w="1800" w:type="dxa"/>
            <w:shd w:val="clear" w:color="auto" w:fill="auto"/>
          </w:tcPr>
          <w:p w14:paraId="4506082E" w14:textId="77777777" w:rsidR="00682E19" w:rsidRPr="005223F4" w:rsidRDefault="00682E19" w:rsidP="00034304">
            <w:r w:rsidRPr="00240AC5">
              <w:rPr>
                <w:rFonts w:ascii="Helvetica" w:hAnsi="Helvetica" w:cs="Times"/>
              </w:rPr>
              <w:t>binarySeconds: 32, binaryMilliseconds:64</w:t>
            </w:r>
          </w:p>
        </w:tc>
      </w:tr>
      <w:tr w:rsidR="005827F4" w:rsidRPr="005223F4" w14:paraId="6E0BC259" w14:textId="77777777" w:rsidTr="00CB3BAC">
        <w:tc>
          <w:tcPr>
            <w:tcW w:w="1962" w:type="dxa"/>
            <w:shd w:val="clear" w:color="auto" w:fill="auto"/>
          </w:tcPr>
          <w:p w14:paraId="7D70FD87" w14:textId="77777777" w:rsidR="005827F4" w:rsidRPr="00275A32" w:rsidRDefault="005827F4" w:rsidP="00034304">
            <w:pPr>
              <w:rPr>
                <w:bCs/>
              </w:rPr>
            </w:pPr>
            <w:r w:rsidRPr="00275A32">
              <w:rPr>
                <w:bCs/>
              </w:rPr>
              <w:t>Boolean</w:t>
            </w:r>
          </w:p>
        </w:tc>
        <w:tc>
          <w:tcPr>
            <w:tcW w:w="3186" w:type="dxa"/>
            <w:shd w:val="clear" w:color="auto" w:fill="auto"/>
          </w:tcPr>
          <w:p w14:paraId="72BB2BBC" w14:textId="37C4D9D2" w:rsidR="005827F4" w:rsidRPr="005223F4" w:rsidRDefault="005827F4" w:rsidP="00034304">
            <w:r w:rsidRPr="005223F4">
              <w:t xml:space="preserve">Length of  longest of </w:t>
            </w:r>
            <w:ins w:id="8770" w:author="mbeckerle" w:date="2013-07-24T09:54:00Z">
              <w:r w:rsidR="00063F1E">
                <w:t>dfdl:</w:t>
              </w:r>
            </w:ins>
            <w:r w:rsidRPr="005223F4">
              <w:t xml:space="preserve">textBooleanTrue and </w:t>
            </w:r>
            <w:ins w:id="8771" w:author="mbeckerle" w:date="2013-07-24T09:54:00Z">
              <w:r w:rsidR="00063F1E">
                <w:t>dfdl:</w:t>
              </w:r>
            </w:ins>
            <w:r w:rsidRPr="005223F4">
              <w:t>textBooleanFalse</w:t>
            </w:r>
            <w:ins w:id="8772" w:author="Steve Hanson" w:date="2012-02-23T15:18:00Z">
              <w:r w:rsidR="00B40487">
                <w:t xml:space="preserve"> values</w:t>
              </w:r>
            </w:ins>
          </w:p>
        </w:tc>
        <w:tc>
          <w:tcPr>
            <w:tcW w:w="4590" w:type="dxa"/>
            <w:gridSpan w:val="2"/>
            <w:tcBorders>
              <w:bottom w:val="single" w:sz="4" w:space="0" w:color="auto"/>
            </w:tcBorders>
            <w:shd w:val="clear" w:color="auto" w:fill="auto"/>
          </w:tcPr>
          <w:p w14:paraId="1189C9B4" w14:textId="77777777" w:rsidR="005827F4" w:rsidRPr="005223F4" w:rsidRDefault="005827F4" w:rsidP="00034304">
            <w:r w:rsidRPr="005223F4">
              <w:t>32</w:t>
            </w:r>
          </w:p>
        </w:tc>
      </w:tr>
      <w:tr w:rsidR="005827F4" w:rsidRPr="005223F4" w14:paraId="35F6BFE7" w14:textId="77777777" w:rsidTr="00CB3BAC">
        <w:tc>
          <w:tcPr>
            <w:tcW w:w="1962" w:type="dxa"/>
            <w:shd w:val="clear" w:color="auto" w:fill="auto"/>
          </w:tcPr>
          <w:p w14:paraId="542BC6DE" w14:textId="77777777" w:rsidR="005827F4" w:rsidRPr="00275A32" w:rsidRDefault="005827F4" w:rsidP="00034304">
            <w:pPr>
              <w:rPr>
                <w:bCs/>
              </w:rPr>
            </w:pPr>
            <w:r w:rsidRPr="00275A32">
              <w:rPr>
                <w:bCs/>
              </w:rPr>
              <w:t>HexBinary</w:t>
            </w:r>
          </w:p>
        </w:tc>
        <w:tc>
          <w:tcPr>
            <w:tcW w:w="3186" w:type="dxa"/>
            <w:shd w:val="clear" w:color="auto" w:fill="auto"/>
          </w:tcPr>
          <w:p w14:paraId="2E791A47" w14:textId="77777777" w:rsidR="005827F4" w:rsidRPr="005223F4" w:rsidRDefault="004C0BC6" w:rsidP="00034304">
            <w:r w:rsidRPr="005223F4">
              <w:t xml:space="preserve">Not </w:t>
            </w:r>
            <w:r w:rsidR="00FF2DCD" w:rsidRPr="005223F4">
              <w:t>applicable</w:t>
            </w:r>
          </w:p>
        </w:tc>
        <w:tc>
          <w:tcPr>
            <w:tcW w:w="4590" w:type="dxa"/>
            <w:gridSpan w:val="2"/>
            <w:shd w:val="clear" w:color="auto" w:fill="auto"/>
          </w:tcPr>
          <w:p w14:paraId="76F1D148" w14:textId="6006AEE2" w:rsidR="005827F4" w:rsidRPr="005223F4" w:rsidRDefault="00CB3BAC" w:rsidP="00034304">
            <w:ins w:id="8773" w:author="Steve Hanson" w:date="2012-08-06T13:52:00Z">
              <w:r>
                <w:t>m</w:t>
              </w:r>
            </w:ins>
            <w:del w:id="8774" w:author="Steve Hanson" w:date="2012-08-06T13:52:00Z">
              <w:r w:rsidR="00B40487" w:rsidRPr="005223F4" w:rsidDel="00CB3BAC">
                <w:delText>M</w:delText>
              </w:r>
            </w:del>
            <w:r w:rsidR="005827F4" w:rsidRPr="005223F4">
              <w:t>axlength</w:t>
            </w:r>
          </w:p>
        </w:tc>
      </w:tr>
    </w:tbl>
    <w:p w14:paraId="562CC76D" w14:textId="15E530A6" w:rsidR="003F58CF" w:rsidRPr="005223F4" w:rsidRDefault="002C3193" w:rsidP="00794387">
      <w:pPr>
        <w:pStyle w:val="Caption"/>
      </w:pPr>
      <w:bookmarkStart w:id="8775" w:name="_Ref241577749"/>
      <w:r w:rsidRPr="005223F4">
        <w:t xml:space="preserve">Table </w:t>
      </w:r>
      <w:fldSimple w:instr=" SEQ Table \* ARABIC ">
        <w:r w:rsidR="007B2211">
          <w:rPr>
            <w:noProof/>
          </w:rPr>
          <w:t>15</w:t>
        </w:r>
      </w:fldSimple>
      <w:r w:rsidRPr="005223F4">
        <w:t xml:space="preserve"> </w:t>
      </w:r>
      <w:r w:rsidR="00794387" w:rsidRPr="005223F4">
        <w:t xml:space="preserve">Length in </w:t>
      </w:r>
      <w:del w:id="8776" w:author="mbeckerle" w:date="2013-01-28T11:48:00Z">
        <w:r w:rsidR="00794387" w:rsidRPr="005223F4" w:rsidDel="001731D5">
          <w:delText xml:space="preserve">bits </w:delText>
        </w:r>
      </w:del>
      <w:ins w:id="8777" w:author="mbeckerle" w:date="2013-01-28T11:48:00Z">
        <w:r w:rsidR="001731D5">
          <w:t>B</w:t>
        </w:r>
        <w:r w:rsidR="001731D5" w:rsidRPr="005223F4">
          <w:t xml:space="preserve">its </w:t>
        </w:r>
      </w:ins>
      <w:r w:rsidR="00794387" w:rsidRPr="005223F4">
        <w:t xml:space="preserve">for </w:t>
      </w:r>
      <w:del w:id="8778" w:author="mbeckerle" w:date="2013-01-28T11:48:00Z">
        <w:r w:rsidR="00794387" w:rsidRPr="005223F4" w:rsidDel="001731D5">
          <w:delText xml:space="preserve">simpleTypes </w:delText>
        </w:r>
      </w:del>
      <w:ins w:id="8779" w:author="mbeckerle" w:date="2013-01-28T11:48:00Z">
        <w:r w:rsidR="001731D5">
          <w:t>S</w:t>
        </w:r>
        <w:r w:rsidR="001731D5" w:rsidRPr="005223F4">
          <w:t xml:space="preserve">impleTypes </w:t>
        </w:r>
      </w:ins>
      <w:del w:id="8780" w:author="mbeckerle" w:date="2013-01-28T11:48:00Z">
        <w:r w:rsidR="00794387" w:rsidRPr="005223F4" w:rsidDel="001731D5">
          <w:delText xml:space="preserve">when </w:delText>
        </w:r>
      </w:del>
      <w:ins w:id="8781" w:author="mbeckerle" w:date="2013-01-28T11:48:00Z">
        <w:r w:rsidR="001731D5">
          <w:t>w</w:t>
        </w:r>
        <w:r w:rsidR="001731D5" w:rsidRPr="005223F4">
          <w:t xml:space="preserve">hen </w:t>
        </w:r>
      </w:ins>
      <w:r w:rsidRPr="005223F4">
        <w:t>dfdl:</w:t>
      </w:r>
      <w:r w:rsidR="00BD26F3" w:rsidRPr="005223F4">
        <w:t>length</w:t>
      </w:r>
      <w:r w:rsidR="00DB3D62" w:rsidRPr="005223F4">
        <w:t>Ki</w:t>
      </w:r>
      <w:r w:rsidRPr="005223F4">
        <w:t>nd</w:t>
      </w:r>
      <w:ins w:id="8782" w:author="mbeckerle" w:date="2013-07-24T09:54:00Z">
        <w:r w:rsidR="00063F1E">
          <w:t xml:space="preserve"> is </w:t>
        </w:r>
      </w:ins>
      <w:del w:id="8783" w:author="mbeckerle" w:date="2013-07-24T09:54:00Z">
        <w:r w:rsidRPr="005223F4" w:rsidDel="00063F1E">
          <w:delText>=</w:delText>
        </w:r>
      </w:del>
      <w:r w:rsidRPr="005223F4">
        <w:t xml:space="preserve">'implicit' </w:t>
      </w:r>
      <w:bookmarkEnd w:id="8775"/>
    </w:p>
    <w:p w14:paraId="0EEB7785" w14:textId="77777777" w:rsidR="00CF1DBB" w:rsidRPr="005223F4" w:rsidRDefault="00CF1DBB" w:rsidP="00E41B80">
      <w:pPr>
        <w:numPr>
          <w:ilvl w:val="0"/>
          <w:numId w:val="68"/>
        </w:numPr>
      </w:pPr>
      <w:r w:rsidRPr="005223F4">
        <w:t xml:space="preserve">'Not Allowed' means that there is no implicit length for the combination of simple type and representation and it is a schema definition error if </w:t>
      </w:r>
      <w:r w:rsidR="00E41B80" w:rsidRPr="005223F4">
        <w:t>dfdl:</w:t>
      </w:r>
      <w:r w:rsidR="00A6072C" w:rsidRPr="005223F4">
        <w:t>lengthKind='implicit'</w:t>
      </w:r>
      <w:r w:rsidRPr="005223F4">
        <w:t xml:space="preserve"> is specified.</w:t>
      </w:r>
    </w:p>
    <w:p w14:paraId="7A54D166" w14:textId="1487FE3D" w:rsidR="00D64FB5" w:rsidRPr="005223F4" w:rsidRDefault="00432CDF" w:rsidP="00E41B80">
      <w:pPr>
        <w:numPr>
          <w:ilvl w:val="0"/>
          <w:numId w:val="68"/>
        </w:numPr>
      </w:pPr>
      <w:ins w:id="8784" w:author="Steve Hanson" w:date="2013-02-06T14:02:00Z">
        <w:r>
          <w:t>p</w:t>
        </w:r>
      </w:ins>
      <w:del w:id="8785" w:author="Steve Hanson" w:date="2013-02-06T14:02:00Z">
        <w:r w:rsidR="00D64FB5" w:rsidRPr="005223F4" w:rsidDel="00432CDF">
          <w:delText>P</w:delText>
        </w:r>
      </w:del>
      <w:r w:rsidR="00D64FB5" w:rsidRPr="005223F4">
        <w:t>acked</w:t>
      </w:r>
      <w:ins w:id="8786" w:author="Steve Hanson" w:date="2013-02-06T13:49:00Z">
        <w:r w:rsidR="0085659C">
          <w:t xml:space="preserve"> decimal </w:t>
        </w:r>
      </w:ins>
      <w:del w:id="8787" w:author="Steve Hanson" w:date="2013-02-06T13:49:00Z">
        <w:r w:rsidR="00D64FB5" w:rsidRPr="005223F4" w:rsidDel="0085659C">
          <w:delText>/bcd</w:delText>
        </w:r>
      </w:del>
      <w:ins w:id="8788" w:author="mbeckerle" w:date="2013-01-20T15:33:00Z">
        <w:del w:id="8789" w:author="Steve Hanson" w:date="2013-02-06T13:49:00Z">
          <w:r w:rsidR="00682E19" w:rsidDel="0085659C">
            <w:delText>/ibm4690Pac</w:delText>
          </w:r>
        </w:del>
        <w:del w:id="8790" w:author="Steve Hanson" w:date="2013-02-06T13:50:00Z">
          <w:r w:rsidR="00682E19" w:rsidDel="0085659C">
            <w:delText>ked</w:delText>
          </w:r>
        </w:del>
      </w:ins>
      <w:del w:id="8791" w:author="Steve Hanson" w:date="2013-02-06T13:50:00Z">
        <w:r w:rsidR="00D64FB5" w:rsidRPr="005223F4" w:rsidDel="0085659C">
          <w:delText xml:space="preserve"> </w:delText>
        </w:r>
      </w:del>
      <w:r w:rsidR="00D64FB5" w:rsidRPr="005223F4">
        <w:t xml:space="preserve">means </w:t>
      </w:r>
      <w:ins w:id="8792" w:author="mbeckerle" w:date="2013-07-24T09:54:00Z">
        <w:r w:rsidR="00063F1E">
          <w:t>dfdl:</w:t>
        </w:r>
      </w:ins>
      <w:r w:rsidR="00D52F37" w:rsidRPr="005223F4">
        <w:t>binaryNumberRep</w:t>
      </w:r>
      <w:r w:rsidR="00D64FB5" w:rsidRPr="005223F4">
        <w:t xml:space="preserve"> is 'packed'</w:t>
      </w:r>
      <w:ins w:id="8793" w:author="mbeckerle" w:date="2013-01-20T15:33:00Z">
        <w:r w:rsidR="00682E19">
          <w:t xml:space="preserve">, </w:t>
        </w:r>
      </w:ins>
      <w:del w:id="8794" w:author="mbeckerle" w:date="2013-01-20T15:33:00Z">
        <w:r w:rsidR="00D64FB5" w:rsidRPr="005223F4" w:rsidDel="00682E19">
          <w:delText xml:space="preserve"> or </w:delText>
        </w:r>
      </w:del>
      <w:r w:rsidR="00D64FB5" w:rsidRPr="005223F4">
        <w:t>'bcd'</w:t>
      </w:r>
      <w:ins w:id="8795" w:author="mbeckerle" w:date="2013-01-20T15:34:00Z">
        <w:r w:rsidR="00682E19">
          <w:t>, or ‘ibm4690Packed’</w:t>
        </w:r>
      </w:ins>
    </w:p>
    <w:p w14:paraId="22F23D14" w14:textId="40312AE6" w:rsidR="00D64FB5" w:rsidRPr="005223F4" w:rsidRDefault="00432CDF" w:rsidP="00E41B80">
      <w:pPr>
        <w:numPr>
          <w:ilvl w:val="0"/>
          <w:numId w:val="68"/>
        </w:numPr>
      </w:pPr>
      <w:ins w:id="8796" w:author="Steve Hanson" w:date="2013-02-06T14:02:00Z">
        <w:r>
          <w:t>b</w:t>
        </w:r>
      </w:ins>
      <w:del w:id="8797" w:author="Steve Hanson" w:date="2013-02-06T14:02:00Z">
        <w:r w:rsidR="00D64FB5" w:rsidRPr="005223F4" w:rsidDel="00432CDF">
          <w:delText>B</w:delText>
        </w:r>
      </w:del>
      <w:r w:rsidR="00D64FB5" w:rsidRPr="005223F4">
        <w:t xml:space="preserve">inary </w:t>
      </w:r>
      <w:del w:id="8798" w:author="Steve Hanson" w:date="2013-02-06T14:02:00Z">
        <w:r w:rsidR="00D64FB5" w:rsidRPr="005223F4" w:rsidDel="00432CDF">
          <w:delText xml:space="preserve"> </w:delText>
        </w:r>
      </w:del>
      <w:r w:rsidR="00D64FB5" w:rsidRPr="005223F4">
        <w:t xml:space="preserve">means </w:t>
      </w:r>
      <w:ins w:id="8799" w:author="mbeckerle" w:date="2013-07-24T09:55:00Z">
        <w:r w:rsidR="00063F1E">
          <w:t>dfdl:</w:t>
        </w:r>
      </w:ins>
      <w:r w:rsidR="00D52F37" w:rsidRPr="005223F4">
        <w:t>binaryNumberRep</w:t>
      </w:r>
      <w:r w:rsidR="00D64FB5" w:rsidRPr="005223F4">
        <w:t xml:space="preserve"> is '</w:t>
      </w:r>
      <w:r w:rsidR="00DB3D62" w:rsidRPr="005223F4">
        <w:t>binary</w:t>
      </w:r>
      <w:r w:rsidR="00D64FB5" w:rsidRPr="005223F4">
        <w:t xml:space="preserve">' </w:t>
      </w:r>
    </w:p>
    <w:p w14:paraId="421DE808" w14:textId="394790FF" w:rsidR="004C0BC6" w:rsidRPr="005223F4" w:rsidRDefault="004C0BC6" w:rsidP="00E41B80">
      <w:pPr>
        <w:numPr>
          <w:ilvl w:val="0"/>
          <w:numId w:val="68"/>
        </w:numPr>
      </w:pPr>
      <w:r w:rsidRPr="005223F4">
        <w:rPr>
          <w:rFonts w:ascii="Helvetica" w:hAnsi="Helvetica" w:cs="Times"/>
        </w:rPr>
        <w:t xml:space="preserve">binarySeconds </w:t>
      </w:r>
      <w:r w:rsidRPr="005223F4">
        <w:t xml:space="preserve">means </w:t>
      </w:r>
      <w:ins w:id="8800" w:author="mbeckerle" w:date="2013-07-24T09:55:00Z">
        <w:r w:rsidR="00063F1E">
          <w:t>dfdl:</w:t>
        </w:r>
      </w:ins>
      <w:r w:rsidR="00ED60BB" w:rsidRPr="005223F4">
        <w:t>binaryCalendarRep</w:t>
      </w:r>
      <w:r w:rsidRPr="005223F4">
        <w:t xml:space="preserve"> is 'binarySeconds'</w:t>
      </w:r>
    </w:p>
    <w:p w14:paraId="105B447D" w14:textId="09925F81" w:rsidR="004C0BC6" w:rsidRPr="005223F4" w:rsidRDefault="00F91691" w:rsidP="00E41B80">
      <w:pPr>
        <w:numPr>
          <w:ilvl w:val="0"/>
          <w:numId w:val="68"/>
        </w:numPr>
      </w:pPr>
      <w:r w:rsidRPr="005223F4">
        <w:rPr>
          <w:rFonts w:ascii="Helvetica" w:hAnsi="Helvetica" w:cs="Times"/>
        </w:rPr>
        <w:t>binaryMilliseconds</w:t>
      </w:r>
      <w:r w:rsidR="004C0BC6" w:rsidRPr="005223F4">
        <w:rPr>
          <w:rFonts w:ascii="Helvetica" w:hAnsi="Helvetica" w:cs="Times"/>
        </w:rPr>
        <w:t xml:space="preserve"> </w:t>
      </w:r>
      <w:r w:rsidR="004C0BC6" w:rsidRPr="005223F4">
        <w:t xml:space="preserve">means </w:t>
      </w:r>
      <w:ins w:id="8801" w:author="mbeckerle" w:date="2013-07-24T09:55:00Z">
        <w:r w:rsidR="00063F1E">
          <w:t>dfdl:</w:t>
        </w:r>
      </w:ins>
      <w:r w:rsidR="00ED60BB" w:rsidRPr="005223F4">
        <w:t>binaryCalendarRep</w:t>
      </w:r>
      <w:r w:rsidR="004C0BC6" w:rsidRPr="005223F4">
        <w:t xml:space="preserve"> is </w:t>
      </w:r>
      <w:r w:rsidR="00563988" w:rsidRPr="005223F4">
        <w:t>'</w:t>
      </w:r>
      <w:r w:rsidRPr="005223F4">
        <w:rPr>
          <w:rFonts w:ascii="Helvetica" w:hAnsi="Helvetica" w:cs="Times"/>
        </w:rPr>
        <w:t>binaryMilliseconds</w:t>
      </w:r>
      <w:r w:rsidR="00563988" w:rsidRPr="005223F4">
        <w:rPr>
          <w:rFonts w:ascii="Helvetica" w:hAnsi="Helvetica" w:cs="Times"/>
        </w:rPr>
        <w:t>'</w:t>
      </w:r>
    </w:p>
    <w:p w14:paraId="185F3120" w14:textId="27B4136D" w:rsidR="00D64FB5" w:rsidRPr="005223F4" w:rsidRDefault="004C0BC6" w:rsidP="00F87596">
      <w:pPr>
        <w:numPr>
          <w:ilvl w:val="0"/>
          <w:numId w:val="68"/>
        </w:numPr>
      </w:pPr>
      <w:r w:rsidRPr="005223F4">
        <w:t xml:space="preserve">maxLength means </w:t>
      </w:r>
      <w:del w:id="8802" w:author="mbeckerle" w:date="2013-07-11T18:10:00Z">
        <w:r w:rsidRPr="005223F4" w:rsidDel="00B75180">
          <w:delText>xs:</w:delText>
        </w:r>
      </w:del>
      <w:ins w:id="8803" w:author="mbeckerle" w:date="2013-07-11T18:10:00Z">
        <w:r w:rsidR="00B75180">
          <w:t xml:space="preserve">the value of the XSD </w:t>
        </w:r>
      </w:ins>
      <w:r w:rsidR="00A6072C" w:rsidRPr="005223F4">
        <w:t>maxlength</w:t>
      </w:r>
      <w:ins w:id="8804" w:author="mbeckerle" w:date="2013-07-11T18:11:00Z">
        <w:r w:rsidR="00B75180">
          <w:t xml:space="preserve"> facet</w:t>
        </w:r>
      </w:ins>
      <w:ins w:id="8805" w:author="mbeckerle" w:date="2012-04-22T16:41:00Z">
        <w:r w:rsidR="00BA27FE">
          <w:t>, and gives length for strings in either characters or bytes depending on dfdl:lengthUnits.</w:t>
        </w:r>
      </w:ins>
    </w:p>
    <w:p w14:paraId="16EC5791" w14:textId="1D8E9C81" w:rsidR="00C964D0" w:rsidRPr="005223F4" w:rsidDel="00916D7B" w:rsidRDefault="00C964D0" w:rsidP="00C964D0">
      <w:pPr>
        <w:rPr>
          <w:del w:id="8806" w:author="mbeckerle" w:date="2012-04-22T18:12:00Z"/>
        </w:rPr>
      </w:pPr>
    </w:p>
    <w:p w14:paraId="03E81F56" w14:textId="77777777" w:rsidR="00C964D0" w:rsidRPr="005223F4" w:rsidRDefault="00C964D0" w:rsidP="00C964D0">
      <w:r w:rsidRPr="005223F4">
        <w:t>Note: Specifying the implicit length in bit</w:t>
      </w:r>
      <w:r w:rsidR="00794387" w:rsidRPr="005223F4">
        <w:t>s</w:t>
      </w:r>
      <w:r w:rsidRPr="005223F4">
        <w:t xml:space="preserve"> does not imply that dfdl:lengthUnits 'bits' can be specified for all simple types.</w:t>
      </w:r>
    </w:p>
    <w:p w14:paraId="7B06C88E" w14:textId="0316BB16" w:rsidR="00C964D0" w:rsidRPr="005223F4" w:rsidDel="00916D7B" w:rsidRDefault="00C964D0" w:rsidP="00CF1DBB">
      <w:pPr>
        <w:rPr>
          <w:del w:id="8807" w:author="mbeckerle" w:date="2012-04-22T18:12:00Z"/>
        </w:rPr>
      </w:pPr>
    </w:p>
    <w:p w14:paraId="4E48F721" w14:textId="5DC32E12" w:rsidR="00D64FB5" w:rsidRDefault="00C964D0" w:rsidP="00F249D6">
      <w:pPr>
        <w:rPr>
          <w:ins w:id="8808" w:author="mbeckerle" w:date="2013-07-11T18:45:00Z"/>
        </w:rPr>
      </w:pPr>
      <w:r w:rsidRPr="005223F4">
        <w:t>When dfdl:lengthKind</w:t>
      </w:r>
      <w:r w:rsidR="00563988" w:rsidRPr="005223F4">
        <w:t xml:space="preserve"> is</w:t>
      </w:r>
      <w:r w:rsidRPr="005223F4">
        <w:t xml:space="preserve"> 'implicit'</w:t>
      </w:r>
      <w:r w:rsidR="00F249D6" w:rsidRPr="005223F4">
        <w:t>,</w:t>
      </w:r>
      <w:r w:rsidRPr="005223F4">
        <w:t xml:space="preserve"> the method of extracting data that is described in section: </w:t>
      </w:r>
      <w:r w:rsidRPr="005223F4">
        <w:fldChar w:fldCharType="begin"/>
      </w:r>
      <w:r w:rsidRPr="005223F4">
        <w:instrText xml:space="preserve"> REF _Ref251932750 \r \h </w:instrText>
      </w:r>
      <w:r w:rsidRPr="005223F4">
        <w:fldChar w:fldCharType="separate"/>
      </w:r>
      <w:ins w:id="8809" w:author="mbeckerle" w:date="2013-07-10T14:54:00Z">
        <w:r w:rsidR="008B68D7">
          <w:t>12.3.7</w:t>
        </w:r>
      </w:ins>
      <w:del w:id="8810" w:author="mbeckerle" w:date="2013-07-10T14:51:00Z">
        <w:r w:rsidR="00D04199" w:rsidDel="00D9274F">
          <w:rPr>
            <w:cs/>
          </w:rPr>
          <w:delText>‎</w:delText>
        </w:r>
        <w:r w:rsidR="00D04199" w:rsidDel="00D9274F">
          <w:delText>12.3.7</w:delText>
        </w:r>
      </w:del>
      <w:r w:rsidRPr="005223F4">
        <w:fldChar w:fldCharType="end"/>
      </w:r>
      <w:r w:rsidRPr="005223F4">
        <w:t xml:space="preserve"> </w:t>
      </w:r>
      <w:r w:rsidRPr="005223F4">
        <w:fldChar w:fldCharType="begin"/>
      </w:r>
      <w:r w:rsidRPr="005223F4">
        <w:instrText xml:space="preserve"> REF _Ref251932750 \h </w:instrText>
      </w:r>
      <w:r w:rsidRPr="005223F4">
        <w:fldChar w:fldCharType="separate"/>
      </w:r>
      <w:r w:rsidR="008B68D7" w:rsidRPr="005223F4">
        <w:t>Elements of Specified Length</w:t>
      </w:r>
      <w:r w:rsidRPr="005223F4">
        <w:fldChar w:fldCharType="end"/>
      </w:r>
      <w:ins w:id="8811" w:author="mbeckerle" w:date="2013-07-11T18:45:00Z">
        <w:r w:rsidR="00E214AF">
          <w:t>.</w:t>
        </w:r>
      </w:ins>
    </w:p>
    <w:p w14:paraId="432E2EB8" w14:textId="5B405370" w:rsidR="00E214AF" w:rsidRPr="005223F4" w:rsidRDefault="00E214AF" w:rsidP="00F249D6">
      <w:commentRangeStart w:id="8812"/>
      <w:ins w:id="8813" w:author="mbeckerle" w:date="2013-07-11T18:46:00Z">
        <w:r w:rsidRPr="00E214AF">
          <w:rPr>
            <w:rFonts w:ascii="Helv" w:hAnsi="Helv" w:cs="Helv"/>
            <w:lang w:eastAsia="en-GB"/>
            <w:rPrChange w:id="8814" w:author="mbeckerle" w:date="2013-07-11T18:46:00Z">
              <w:rPr>
                <w:rFonts w:ascii="Helv" w:hAnsi="Helv" w:cs="Helv"/>
                <w:color w:val="0000FF"/>
                <w:lang w:eastAsia="en-GB"/>
              </w:rPr>
            </w:rPrChange>
          </w:rPr>
          <w:t>I</w:t>
        </w:r>
      </w:ins>
      <w:ins w:id="8815" w:author="mbeckerle" w:date="2013-07-11T18:45:00Z">
        <w:r w:rsidRPr="00E214AF">
          <w:rPr>
            <w:rFonts w:ascii="Helv" w:hAnsi="Helv" w:cs="Helv"/>
            <w:lang w:eastAsia="en-GB"/>
            <w:rPrChange w:id="8816" w:author="mbeckerle" w:date="2013-07-11T18:46:00Z">
              <w:rPr>
                <w:rFonts w:ascii="Helv" w:hAnsi="Helv" w:cs="Helv"/>
                <w:color w:val="0000FF"/>
                <w:lang w:eastAsia="en-GB"/>
              </w:rPr>
            </w:rPrChange>
          </w:rPr>
          <w:t xml:space="preserve">t is a schema definition error if type is xs:string and lengthKind is 'implicit' and lengthUnits is 'bytes' and encoding is not an SBCS encoding. This prevents a scenario where validation against the XSD maxLength facet is in characters but parsing and unparsing using </w:t>
        </w:r>
      </w:ins>
      <w:ins w:id="8817" w:author="mbeckerle" w:date="2013-07-11T18:46:00Z">
        <w:r w:rsidRPr="00E214AF">
          <w:rPr>
            <w:rFonts w:ascii="Helv" w:hAnsi="Helv" w:cs="Helv"/>
            <w:lang w:eastAsia="en-GB"/>
            <w:rPrChange w:id="8818" w:author="mbeckerle" w:date="2013-07-11T18:46:00Z">
              <w:rPr>
                <w:rFonts w:ascii="Helv" w:hAnsi="Helv" w:cs="Helv"/>
                <w:color w:val="0000FF"/>
                <w:lang w:eastAsia="en-GB"/>
              </w:rPr>
            </w:rPrChange>
          </w:rPr>
          <w:t xml:space="preserve">the XSD </w:t>
        </w:r>
      </w:ins>
      <w:ins w:id="8819" w:author="mbeckerle" w:date="2013-07-11T18:45:00Z">
        <w:r w:rsidRPr="00E214AF">
          <w:rPr>
            <w:rFonts w:ascii="Helv" w:hAnsi="Helv" w:cs="Helv"/>
            <w:lang w:eastAsia="en-GB"/>
            <w:rPrChange w:id="8820" w:author="mbeckerle" w:date="2013-07-11T18:46:00Z">
              <w:rPr>
                <w:rFonts w:ascii="Helv" w:hAnsi="Helv" w:cs="Helv"/>
                <w:color w:val="0000FF"/>
                <w:lang w:eastAsia="en-GB"/>
              </w:rPr>
            </w:rPrChange>
          </w:rPr>
          <w:t>maxLength facet is in bytes</w:t>
        </w:r>
      </w:ins>
      <w:commentRangeEnd w:id="8812"/>
      <w:ins w:id="8821" w:author="mbeckerle" w:date="2013-07-11T18:46:00Z">
        <w:r>
          <w:rPr>
            <w:rStyle w:val="CommentReference"/>
          </w:rPr>
          <w:commentReference w:id="8812"/>
        </w:r>
      </w:ins>
      <w:ins w:id="8822" w:author="mbeckerle" w:date="2013-07-11T18:45:00Z">
        <w:r>
          <w:rPr>
            <w:rFonts w:ascii="Helv" w:hAnsi="Helv" w:cs="Helv"/>
            <w:color w:val="0000FF"/>
            <w:lang w:eastAsia="en-GB"/>
          </w:rPr>
          <w:t>.</w:t>
        </w:r>
      </w:ins>
    </w:p>
    <w:p w14:paraId="603D9D74" w14:textId="1A13F3A4" w:rsidR="00B66877" w:rsidRPr="005223F4" w:rsidDel="00916D7B" w:rsidRDefault="00B66877">
      <w:pPr>
        <w:pStyle w:val="Heading3"/>
        <w:rPr>
          <w:del w:id="8823" w:author="mbeckerle" w:date="2012-04-22T18:12:00Z"/>
        </w:rPr>
        <w:pPrChange w:id="8824" w:author="mbeckerle" w:date="2013-07-24T16:59:00Z">
          <w:pPr/>
        </w:pPrChange>
      </w:pPr>
      <w:bookmarkStart w:id="8825" w:name="_Toc322911633"/>
      <w:bookmarkStart w:id="8826" w:name="_Toc322912172"/>
      <w:bookmarkStart w:id="8827" w:name="_Toc329093022"/>
      <w:bookmarkStart w:id="8828" w:name="_Toc332701535"/>
      <w:bookmarkStart w:id="8829" w:name="_Toc332701842"/>
      <w:bookmarkStart w:id="8830" w:name="_Toc332711636"/>
      <w:bookmarkStart w:id="8831" w:name="_Toc332711944"/>
      <w:bookmarkStart w:id="8832" w:name="_Toc332712246"/>
      <w:bookmarkStart w:id="8833" w:name="_Toc332724162"/>
      <w:bookmarkStart w:id="8834" w:name="_Toc332724462"/>
      <w:bookmarkStart w:id="8835" w:name="_Toc341102758"/>
      <w:bookmarkStart w:id="8836" w:name="_Toc347241493"/>
      <w:bookmarkStart w:id="8837" w:name="_Toc347744686"/>
      <w:bookmarkStart w:id="8838" w:name="_Toc348984469"/>
      <w:bookmarkStart w:id="8839" w:name="_Toc348984774"/>
      <w:bookmarkStart w:id="8840" w:name="_Toc349037937"/>
      <w:bookmarkStart w:id="8841" w:name="_Toc349038242"/>
      <w:bookmarkStart w:id="8842" w:name="_Toc349042735"/>
      <w:bookmarkStart w:id="8843" w:name="_Toc351912733"/>
      <w:bookmarkStart w:id="8844" w:name="_Toc351914754"/>
      <w:bookmarkStart w:id="8845" w:name="_Toc351915220"/>
      <w:bookmarkStart w:id="8846" w:name="_Toc361231277"/>
      <w:bookmarkStart w:id="8847" w:name="_Toc361231803"/>
      <w:bookmarkStart w:id="8848" w:name="_Toc362445101"/>
      <w:bookmarkStart w:id="8849" w:name="_Toc362451852"/>
      <w:bookmarkStart w:id="8850" w:name="_Toc362452401"/>
      <w:bookmarkStart w:id="8851" w:name="_Toc362452908"/>
      <w:bookmarkStart w:id="8852" w:name="_Toc362453299"/>
      <w:bookmarkEnd w:id="8825"/>
      <w:bookmarkEnd w:id="8826"/>
      <w:bookmarkEnd w:id="8827"/>
      <w:bookmarkEnd w:id="8828"/>
      <w:bookmarkEnd w:id="8829"/>
      <w:bookmarkEnd w:id="8830"/>
      <w:bookmarkEnd w:id="8831"/>
      <w:bookmarkEnd w:id="8832"/>
      <w:bookmarkEnd w:id="8833"/>
      <w:bookmarkEnd w:id="8834"/>
      <w:bookmarkEnd w:id="8835"/>
      <w:bookmarkEnd w:id="8836"/>
      <w:bookmarkEnd w:id="8837"/>
      <w:bookmarkEnd w:id="8838"/>
      <w:bookmarkEnd w:id="8839"/>
      <w:bookmarkEnd w:id="8840"/>
      <w:bookmarkEnd w:id="8841"/>
      <w:bookmarkEnd w:id="8842"/>
      <w:bookmarkEnd w:id="8843"/>
      <w:bookmarkEnd w:id="8844"/>
      <w:bookmarkEnd w:id="8845"/>
      <w:bookmarkEnd w:id="8846"/>
      <w:bookmarkEnd w:id="8847"/>
      <w:bookmarkEnd w:id="8848"/>
      <w:bookmarkEnd w:id="8849"/>
      <w:bookmarkEnd w:id="8850"/>
      <w:bookmarkEnd w:id="8851"/>
      <w:bookmarkEnd w:id="8852"/>
    </w:p>
    <w:p w14:paraId="36CE5DA2" w14:textId="77777777" w:rsidR="000A251E" w:rsidRPr="005223F4" w:rsidRDefault="001E08F3" w:rsidP="0031368F">
      <w:pPr>
        <w:pStyle w:val="Heading3"/>
      </w:pPr>
      <w:bookmarkStart w:id="8853" w:name="_Toc177399092"/>
      <w:bookmarkStart w:id="8854" w:name="_Toc175057379"/>
      <w:bookmarkStart w:id="8855" w:name="_Toc199516315"/>
      <w:bookmarkStart w:id="8856" w:name="_Toc194983979"/>
      <w:bookmarkStart w:id="8857" w:name="_Ref346456599"/>
      <w:bookmarkStart w:id="8858" w:name="_Toc349042736"/>
      <w:bookmarkStart w:id="8859" w:name="_Toc362453300"/>
      <w:r w:rsidRPr="005223F4">
        <w:t>dfd</w:t>
      </w:r>
      <w:r w:rsidR="001F538C" w:rsidRPr="005223F4">
        <w:t>l</w:t>
      </w:r>
      <w:r w:rsidRPr="005223F4">
        <w:t xml:space="preserve">:lengthKind </w:t>
      </w:r>
      <w:r w:rsidR="0033731D" w:rsidRPr="005223F4">
        <w:t>'p</w:t>
      </w:r>
      <w:r w:rsidR="000A251E" w:rsidRPr="005223F4">
        <w:t>refix</w:t>
      </w:r>
      <w:r w:rsidRPr="005223F4">
        <w:t>ed</w:t>
      </w:r>
      <w:bookmarkEnd w:id="8853"/>
      <w:bookmarkEnd w:id="8854"/>
      <w:bookmarkEnd w:id="8855"/>
      <w:bookmarkEnd w:id="8856"/>
      <w:r w:rsidR="0033731D" w:rsidRPr="005223F4">
        <w:t>'</w:t>
      </w:r>
      <w:bookmarkEnd w:id="8857"/>
      <w:bookmarkEnd w:id="8858"/>
      <w:bookmarkEnd w:id="8859"/>
    </w:p>
    <w:p w14:paraId="25EAD84F" w14:textId="77777777" w:rsidR="00E41B80" w:rsidRPr="005223F4" w:rsidRDefault="00E41B80" w:rsidP="0072611C">
      <w:r w:rsidRPr="005223F4">
        <w:t xml:space="preserve">When </w:t>
      </w:r>
      <w:r w:rsidR="000F00D6" w:rsidRPr="005223F4">
        <w:t>dfdl:lengthKind</w:t>
      </w:r>
      <w:r w:rsidRPr="005223F4">
        <w:t xml:space="preserve"> is</w:t>
      </w:r>
      <w:r w:rsidR="000F00D6" w:rsidRPr="005223F4">
        <w:t xml:space="preserve"> </w:t>
      </w:r>
      <w:r w:rsidR="0021260F" w:rsidRPr="005223F4">
        <w:t xml:space="preserve">‘prefixed’ the length of the </w:t>
      </w:r>
      <w:r w:rsidRPr="005223F4">
        <w:t xml:space="preserve">element </w:t>
      </w:r>
      <w:r w:rsidR="0021260F" w:rsidRPr="005223F4">
        <w:t xml:space="preserve">is given by </w:t>
      </w:r>
      <w:r w:rsidR="0086756B" w:rsidRPr="005223F4">
        <w:t xml:space="preserve">the </w:t>
      </w:r>
      <w:r w:rsidR="0034617F" w:rsidRPr="00CB3BAC">
        <w:rPr>
          <w:bCs/>
        </w:rPr>
        <w:t>P</w:t>
      </w:r>
      <w:r w:rsidR="0021260F" w:rsidRPr="00CB3BAC">
        <w:rPr>
          <w:bCs/>
        </w:rPr>
        <w:t>refix</w:t>
      </w:r>
      <w:r w:rsidR="0086756B" w:rsidRPr="00CB3BAC">
        <w:rPr>
          <w:bCs/>
        </w:rPr>
        <w:t>Length</w:t>
      </w:r>
      <w:r w:rsidR="0086756B" w:rsidRPr="005223F4">
        <w:t xml:space="preserve"> region</w:t>
      </w:r>
      <w:r w:rsidR="0021260F" w:rsidRPr="005223F4">
        <w:t xml:space="preserve"> specified using prefixLengthType. The property prefixIncludesPrefixLength also can be used to adjust the length appropriately. </w:t>
      </w:r>
    </w:p>
    <w:p w14:paraId="3D791AFA" w14:textId="0A769A59" w:rsidR="00E41B80" w:rsidRPr="005223F4" w:rsidDel="00916D7B" w:rsidRDefault="00E41B80" w:rsidP="00E41B80">
      <w:pPr>
        <w:rPr>
          <w:del w:id="8860" w:author="mbeckerle" w:date="2012-04-22T18:12:00Z"/>
        </w:rPr>
      </w:pPr>
    </w:p>
    <w:p w14:paraId="6A0CBF36" w14:textId="77777777" w:rsidR="009B545E" w:rsidRDefault="009B545E" w:rsidP="0072611C">
      <w:pPr>
        <w:rPr>
          <w:ins w:id="8861" w:author="mbeckerle" w:date="2013-01-28T15:39:00Z"/>
        </w:rPr>
      </w:pPr>
      <w:r w:rsidRPr="005223F4">
        <w:t xml:space="preserve">When dfdl:lengthKind </w:t>
      </w:r>
      <w:r w:rsidR="0034617F">
        <w:t xml:space="preserve">is </w:t>
      </w:r>
      <w:r w:rsidR="00C964D0" w:rsidRPr="005223F4">
        <w:t>'</w:t>
      </w:r>
      <w:r w:rsidRPr="005223F4">
        <w:t>prefixed</w:t>
      </w:r>
      <w:r w:rsidR="00C964D0" w:rsidRPr="005223F4">
        <w:t>'</w:t>
      </w:r>
      <w:r w:rsidRPr="005223F4">
        <w:t xml:space="preserve"> the method of extracting data that is described in section: </w:t>
      </w:r>
      <w:r w:rsidRPr="005223F4">
        <w:fldChar w:fldCharType="begin"/>
      </w:r>
      <w:r w:rsidRPr="005223F4">
        <w:instrText xml:space="preserve"> REF _Ref251932750 \r \h </w:instrText>
      </w:r>
      <w:r w:rsidRPr="005223F4">
        <w:fldChar w:fldCharType="separate"/>
      </w:r>
      <w:ins w:id="8862" w:author="mbeckerle" w:date="2013-07-10T14:54:00Z">
        <w:r w:rsidR="008B68D7">
          <w:t>12.3.7</w:t>
        </w:r>
      </w:ins>
      <w:del w:id="8863" w:author="mbeckerle" w:date="2013-07-10T14:51:00Z">
        <w:r w:rsidR="00D04199" w:rsidDel="00D9274F">
          <w:rPr>
            <w:cs/>
          </w:rPr>
          <w:delText>‎</w:delText>
        </w:r>
        <w:r w:rsidR="00D04199" w:rsidDel="00D9274F">
          <w:delText>12.3.7</w:delText>
        </w:r>
      </w:del>
      <w:r w:rsidRPr="005223F4">
        <w:fldChar w:fldCharType="end"/>
      </w:r>
      <w:r w:rsidRPr="005223F4">
        <w:t xml:space="preserve"> </w:t>
      </w:r>
      <w:r w:rsidRPr="005223F4">
        <w:fldChar w:fldCharType="begin"/>
      </w:r>
      <w:r w:rsidRPr="005223F4">
        <w:instrText xml:space="preserve"> REF _Ref251932750 \h </w:instrText>
      </w:r>
      <w:r w:rsidRPr="005223F4">
        <w:fldChar w:fldCharType="separate"/>
      </w:r>
      <w:r w:rsidR="008B68D7" w:rsidRPr="005223F4">
        <w:t>Elements of Specified Length</w:t>
      </w:r>
      <w:r w:rsidRPr="005223F4">
        <w:fldChar w:fldCharType="end"/>
      </w:r>
    </w:p>
    <w:p w14:paraId="28ED65C0" w14:textId="750687FC" w:rsidR="00D6425B" w:rsidRPr="005223F4" w:rsidRDefault="00D6425B" w:rsidP="00D6425B">
      <w:pPr>
        <w:rPr>
          <w:ins w:id="8864" w:author="mbeckerle" w:date="2013-01-28T15:39:00Z"/>
          <w:sz w:val="18"/>
          <w:szCs w:val="18"/>
        </w:rPr>
      </w:pPr>
      <w:ins w:id="8865" w:author="mbeckerle" w:date="2013-01-28T15:39:00Z">
        <w:r>
          <w:t>Data is extracted without regard to any in-scope delimiters.</w:t>
        </w:r>
      </w:ins>
    </w:p>
    <w:p w14:paraId="4F6676EE" w14:textId="77777777" w:rsidR="00D6425B" w:rsidRPr="005223F4" w:rsidRDefault="00D6425B" w:rsidP="0072611C"/>
    <w:p w14:paraId="06106505" w14:textId="030C028E" w:rsidR="00F718AD" w:rsidRPr="005223F4" w:rsidDel="00916D7B" w:rsidRDefault="00F718AD" w:rsidP="00F718AD">
      <w:pPr>
        <w:rPr>
          <w:del w:id="8866" w:author="mbeckerle" w:date="2012-04-22T18:12:00Z"/>
        </w:rPr>
      </w:pPr>
    </w:p>
    <w:p w14:paraId="3E002198" w14:textId="7ECABA3A" w:rsidR="000F00D6" w:rsidRPr="005223F4" w:rsidDel="00916D7B" w:rsidRDefault="000F00D6" w:rsidP="0021260F">
      <w:pPr>
        <w:rPr>
          <w:del w:id="8867" w:author="mbeckerle" w:date="2012-04-22T18:12:00Z"/>
          <w:rFonts w:cs="Arial"/>
        </w:rPr>
      </w:pPr>
    </w:p>
    <w:tbl>
      <w:tblPr>
        <w:tblW w:w="9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628"/>
        <w:gridCol w:w="6480"/>
      </w:tblGrid>
      <w:tr w:rsidR="000F00D6" w:rsidRPr="00240AC5" w14:paraId="1F9E41C5" w14:textId="77777777" w:rsidTr="00240AC5">
        <w:tc>
          <w:tcPr>
            <w:tcW w:w="2628" w:type="dxa"/>
            <w:shd w:val="clear" w:color="auto" w:fill="F3F3F3"/>
          </w:tcPr>
          <w:p w14:paraId="2615A793" w14:textId="77777777" w:rsidR="000F00D6" w:rsidRPr="005E3B09" w:rsidRDefault="000F00D6" w:rsidP="00D461EA">
            <w:pPr>
              <w:rPr>
                <w:rFonts w:cs="Arial"/>
                <w:b/>
              </w:rPr>
            </w:pPr>
            <w:r w:rsidRPr="00275A32">
              <w:rPr>
                <w:b/>
                <w:sz w:val="18"/>
                <w:szCs w:val="18"/>
              </w:rPr>
              <w:t>Prope</w:t>
            </w:r>
            <w:r w:rsidRPr="005E3B09">
              <w:rPr>
                <w:b/>
                <w:sz w:val="18"/>
                <w:szCs w:val="18"/>
              </w:rPr>
              <w:t>rty Name</w:t>
            </w:r>
          </w:p>
        </w:tc>
        <w:tc>
          <w:tcPr>
            <w:tcW w:w="6480" w:type="dxa"/>
            <w:shd w:val="clear" w:color="auto" w:fill="F3F3F3"/>
          </w:tcPr>
          <w:p w14:paraId="27CA86B3" w14:textId="77777777" w:rsidR="000F00D6" w:rsidRPr="00D67874" w:rsidRDefault="000F00D6" w:rsidP="00D67874">
            <w:r w:rsidRPr="00D67874">
              <w:t>Description</w:t>
            </w:r>
          </w:p>
        </w:tc>
      </w:tr>
      <w:tr w:rsidR="000F00D6" w:rsidRPr="00240AC5" w14:paraId="1374DA61" w14:textId="77777777" w:rsidTr="00240AC5">
        <w:tc>
          <w:tcPr>
            <w:tcW w:w="2628" w:type="dxa"/>
            <w:shd w:val="clear" w:color="auto" w:fill="auto"/>
          </w:tcPr>
          <w:p w14:paraId="154DD3A6" w14:textId="77777777" w:rsidR="000F00D6" w:rsidRPr="00240AC5" w:rsidRDefault="000F00D6" w:rsidP="00D461EA">
            <w:pPr>
              <w:rPr>
                <w:rFonts w:cs="Arial"/>
              </w:rPr>
            </w:pPr>
            <w:r w:rsidRPr="00240AC5">
              <w:rPr>
                <w:rFonts w:cs="Arial"/>
              </w:rPr>
              <w:t>prefixIncludesPrefixLength</w:t>
            </w:r>
          </w:p>
        </w:tc>
        <w:tc>
          <w:tcPr>
            <w:tcW w:w="6480" w:type="dxa"/>
            <w:shd w:val="clear" w:color="auto" w:fill="auto"/>
          </w:tcPr>
          <w:p w14:paraId="65BD39CE" w14:textId="77777777" w:rsidR="000F00D6" w:rsidRPr="005223F4" w:rsidRDefault="0037366D" w:rsidP="00D67874">
            <w:r w:rsidRPr="005223F4">
              <w:t>Enum</w:t>
            </w:r>
          </w:p>
          <w:p w14:paraId="275F7E03" w14:textId="77777777" w:rsidR="0037366D" w:rsidRPr="005223F4" w:rsidRDefault="001B667E" w:rsidP="00D67874">
            <w:r w:rsidRPr="005223F4">
              <w:t xml:space="preserve">Valid values are </w:t>
            </w:r>
            <w:r w:rsidR="00682090" w:rsidRPr="005223F4">
              <w:t>'yes'</w:t>
            </w:r>
            <w:r w:rsidRPr="005223F4">
              <w:t xml:space="preserve">, </w:t>
            </w:r>
            <w:r w:rsidR="00682090" w:rsidRPr="005223F4">
              <w:t>'no'</w:t>
            </w:r>
          </w:p>
          <w:p w14:paraId="1571FB54" w14:textId="2EE17AD8" w:rsidR="000F00D6" w:rsidRPr="005223F4" w:rsidRDefault="000F00D6" w:rsidP="00D67874">
            <w:r w:rsidRPr="005223F4">
              <w:t xml:space="preserve">Whether the length given by a prefix includes the length of the prefix as well as the length of the </w:t>
            </w:r>
            <w:r w:rsidR="0072611C" w:rsidRPr="005223F4">
              <w:t>content region</w:t>
            </w:r>
            <w:ins w:id="8868" w:author="mbeckerle" w:date="2012-04-22T16:42:00Z">
              <w:r w:rsidR="00BA27FE">
                <w:t xml:space="preserve"> </w:t>
              </w:r>
            </w:ins>
            <w:ins w:id="8869" w:author="mbeckerle" w:date="2012-03-24T14:23:00Z">
              <w:r w:rsidR="00016672">
                <w:t xml:space="preserve">(which can be either the SimpleContent region or the ComplexContent region defined in Section </w:t>
              </w:r>
              <w:commentRangeStart w:id="8870"/>
              <w:r w:rsidR="00016672">
                <w:fldChar w:fldCharType="begin"/>
              </w:r>
              <w:r w:rsidR="00016672">
                <w:instrText xml:space="preserve"> REF __RefHeading__3549_1503507204 \h </w:instrText>
              </w:r>
            </w:ins>
            <w:ins w:id="8871" w:author="mbeckerle" w:date="2012-03-24T14:23:00Z">
              <w:r w:rsidR="00016672">
                <w:fldChar w:fldCharType="separate"/>
              </w:r>
            </w:ins>
            <w:ins w:id="8872" w:author="mbeckerle" w:date="2013-07-10T14:54:00Z">
              <w:r w:rsidR="008B68D7">
                <w:rPr>
                  <w:b/>
                  <w:bCs/>
                </w:rPr>
                <w:t>Error! Reference source not found.</w:t>
              </w:r>
            </w:ins>
            <w:ins w:id="8873" w:author="mbeckerle" w:date="2012-03-24T14:23:00Z">
              <w:r w:rsidR="00016672">
                <w:fldChar w:fldCharType="end"/>
              </w:r>
              <w:commentRangeEnd w:id="8870"/>
              <w:r w:rsidR="00016672">
                <w:t>)</w:t>
              </w:r>
            </w:ins>
            <w:ins w:id="8874" w:author="Steve Hanson" w:date="2012-04-11T15:53:00Z">
              <w:r w:rsidRPr="005223F4">
                <w:t>.</w:t>
              </w:r>
            </w:ins>
            <w:ins w:id="8875" w:author="mbeckerle" w:date="2012-03-24T14:23:00Z">
              <w:r w:rsidR="00016672" w:rsidRPr="00240AC5">
                <w:rPr>
                  <w:rStyle w:val="CommentReference"/>
                  <w:bCs/>
                </w:rPr>
                <w:commentReference w:id="8870"/>
              </w:r>
              <w:r w:rsidR="00016672">
                <w:t>)</w:t>
              </w:r>
            </w:ins>
            <w:del w:id="8876" w:author="Steve Hanson" w:date="2012-04-11T15:53:00Z">
              <w:r w:rsidRPr="005223F4">
                <w:delText>.</w:delText>
              </w:r>
            </w:del>
            <w:r w:rsidRPr="005223F4">
              <w:t xml:space="preserve"> </w:t>
            </w:r>
          </w:p>
          <w:p w14:paraId="50C38EDF" w14:textId="5986171D" w:rsidR="000F00D6" w:rsidRPr="005223F4" w:rsidRDefault="000F00D6" w:rsidP="00D67874">
            <w:r w:rsidRPr="005223F4">
              <w:t xml:space="preserve">Used only when </w:t>
            </w:r>
            <w:ins w:id="8877" w:author="Steve Hanson" w:date="2013-02-06T14:03:00Z">
              <w:r w:rsidR="00432CDF">
                <w:t>dfdl:</w:t>
              </w:r>
            </w:ins>
            <w:r w:rsidRPr="005223F4">
              <w:t>lengthKind</w:t>
            </w:r>
            <w:del w:id="8878" w:author="Steve Hanson" w:date="2013-02-06T14:03:00Z">
              <w:r w:rsidRPr="005223F4" w:rsidDel="00432CDF">
                <w:delText>=</w:delText>
              </w:r>
            </w:del>
            <w:ins w:id="8879" w:author="Steve Hanson" w:date="2013-02-06T14:03:00Z">
              <w:r w:rsidR="00432CDF">
                <w:t xml:space="preserve"> </w:t>
              </w:r>
            </w:ins>
            <w:commentRangeStart w:id="8880"/>
            <w:r w:rsidRPr="005223F4">
              <w:t>’prefix</w:t>
            </w:r>
            <w:ins w:id="8881" w:author="mbeckerle" w:date="2012-04-22T16:43:00Z">
              <w:r w:rsidR="00BA27FE">
                <w:t>ed</w:t>
              </w:r>
            </w:ins>
            <w:r w:rsidRPr="005223F4">
              <w:t>’.</w:t>
            </w:r>
            <w:commentRangeEnd w:id="8880"/>
            <w:r w:rsidR="00CE6B9E">
              <w:rPr>
                <w:rStyle w:val="CommentReference"/>
              </w:rPr>
              <w:commentReference w:id="8880"/>
            </w:r>
          </w:p>
          <w:p w14:paraId="794CD42E" w14:textId="77777777" w:rsidR="000F00D6" w:rsidRPr="005223F4" w:rsidRDefault="000F00D6" w:rsidP="00D67874">
            <w:r w:rsidRPr="005223F4">
              <w:t xml:space="preserve">Annotation: dfdl:element, </w:t>
            </w:r>
            <w:r w:rsidRPr="00240AC5">
              <w:rPr>
                <w:color w:val="000000"/>
              </w:rPr>
              <w:t>dfdl:simpleType</w:t>
            </w:r>
          </w:p>
        </w:tc>
      </w:tr>
      <w:tr w:rsidR="000F00D6" w:rsidRPr="00240AC5" w14:paraId="5D1A9F3D" w14:textId="77777777" w:rsidTr="00240AC5">
        <w:tc>
          <w:tcPr>
            <w:tcW w:w="2628" w:type="dxa"/>
            <w:shd w:val="clear" w:color="auto" w:fill="auto"/>
          </w:tcPr>
          <w:p w14:paraId="04EA83D9" w14:textId="77777777" w:rsidR="000F00D6" w:rsidRPr="00240AC5" w:rsidRDefault="000F00D6" w:rsidP="00D461EA">
            <w:pPr>
              <w:rPr>
                <w:rFonts w:cs="Arial"/>
              </w:rPr>
            </w:pPr>
            <w:r w:rsidRPr="00240AC5">
              <w:rPr>
                <w:rFonts w:cs="Arial"/>
              </w:rPr>
              <w:t>prefixLengthType</w:t>
            </w:r>
          </w:p>
        </w:tc>
        <w:tc>
          <w:tcPr>
            <w:tcW w:w="6480" w:type="dxa"/>
            <w:shd w:val="clear" w:color="auto" w:fill="auto"/>
          </w:tcPr>
          <w:p w14:paraId="33D0CFAF" w14:textId="77777777" w:rsidR="000F00D6" w:rsidRPr="005223F4" w:rsidRDefault="000F00D6" w:rsidP="00D67874">
            <w:r w:rsidRPr="005223F4">
              <w:t>QName</w:t>
            </w:r>
          </w:p>
          <w:p w14:paraId="6CBC3AB9" w14:textId="77777777" w:rsidR="000F00D6" w:rsidRPr="005223F4" w:rsidRDefault="000F00D6" w:rsidP="00D67874">
            <w:r w:rsidRPr="005223F4">
              <w:t>Name of a simple type derived from xs:integer or any subtype of it.</w:t>
            </w:r>
          </w:p>
          <w:p w14:paraId="0C25B65C" w14:textId="77777777" w:rsidR="000F00D6" w:rsidRPr="005223F4" w:rsidRDefault="000F00D6" w:rsidP="00D67874">
            <w:r w:rsidRPr="005223F4">
              <w:t xml:space="preserve">This type, with its DFDL annotations specifies the representation of the length prefix, which </w:t>
            </w:r>
            <w:r w:rsidR="006A3CCB" w:rsidRPr="005223F4">
              <w:t xml:space="preserve">is in the </w:t>
            </w:r>
            <w:r w:rsidR="0034617F" w:rsidRPr="00275A32">
              <w:t>P</w:t>
            </w:r>
            <w:r w:rsidR="006A3CCB" w:rsidRPr="005E3B09">
              <w:t>refixLength</w:t>
            </w:r>
            <w:r w:rsidR="006A3CCB" w:rsidRPr="005223F4">
              <w:t xml:space="preserve"> region</w:t>
            </w:r>
            <w:r w:rsidR="00563988" w:rsidRPr="005223F4">
              <w:t>.</w:t>
            </w:r>
          </w:p>
          <w:p w14:paraId="0BC04BC9" w14:textId="53E7EDE7" w:rsidR="00016672" w:rsidRDefault="0086756B" w:rsidP="00D67874">
            <w:pPr>
              <w:rPr>
                <w:ins w:id="8882" w:author="mbeckerle" w:date="2012-03-24T14:24:00Z"/>
              </w:rPr>
            </w:pPr>
            <w:r w:rsidRPr="005223F4">
              <w:t>It is a sche</w:t>
            </w:r>
            <w:r w:rsidR="006A3CCB" w:rsidRPr="005223F4">
              <w:t>ma</w:t>
            </w:r>
            <w:r w:rsidRPr="005223F4">
              <w:t xml:space="preserve"> definition error if the xs:simpleType specifies </w:t>
            </w:r>
            <w:commentRangeStart w:id="8883"/>
            <w:r w:rsidRPr="005223F4">
              <w:t xml:space="preserve">dfdl:lengthKind </w:t>
            </w:r>
            <w:r w:rsidR="00B971D3">
              <w:t>'delimited'</w:t>
            </w:r>
            <w:r w:rsidRPr="005223F4">
              <w:t xml:space="preserve"> or 'endOfParent'</w:t>
            </w:r>
            <w:r w:rsidR="00520D4E" w:rsidRPr="005223F4">
              <w:t xml:space="preserve"> </w:t>
            </w:r>
            <w:commentRangeStart w:id="8884"/>
            <w:r w:rsidR="00520D4E" w:rsidRPr="005223F4">
              <w:t xml:space="preserve">or </w:t>
            </w:r>
            <w:ins w:id="8885" w:author="mbeckerle" w:date="2013-02-04T11:23:00Z">
              <w:r w:rsidR="005D15EC">
                <w:rPr>
                  <w:rFonts w:ascii="Helv" w:eastAsia="Helv" w:hAnsi="Helv" w:cs="Helv"/>
                  <w:iCs/>
                  <w:color w:val="000000"/>
                  <w:lang w:eastAsia="en-GB"/>
                </w:rPr>
                <w:t>‘pattern’ or ‘explicit’ where length is an expression</w:t>
              </w:r>
            </w:ins>
            <w:commentRangeEnd w:id="8884"/>
            <w:ins w:id="8886" w:author="mbeckerle" w:date="2013-02-04T11:24:00Z">
              <w:r w:rsidR="005D15EC">
                <w:rPr>
                  <w:rStyle w:val="CommentReference"/>
                </w:rPr>
                <w:commentReference w:id="8884"/>
              </w:r>
            </w:ins>
            <w:ins w:id="8887" w:author="Steve Hanson" w:date="2013-02-05T09:11:00Z">
              <w:r w:rsidR="00527F3C">
                <w:rPr>
                  <w:rFonts w:ascii="Helv" w:eastAsia="Helv" w:hAnsi="Helv" w:cs="Helv"/>
                  <w:iCs/>
                  <w:color w:val="000000"/>
                  <w:lang w:eastAsia="en-GB"/>
                </w:rPr>
                <w:t>,</w:t>
              </w:r>
            </w:ins>
            <w:ins w:id="8888" w:author="mbeckerle" w:date="2013-02-04T11:23:00Z">
              <w:r w:rsidR="005D15EC" w:rsidRPr="005223F4">
                <w:t xml:space="preserve"> </w:t>
              </w:r>
            </w:ins>
            <w:r w:rsidR="00520D4E" w:rsidRPr="005223F4">
              <w:t>a dfdl:</w:t>
            </w:r>
            <w:ins w:id="8889" w:author="mbeckerle" w:date="2012-03-24T14:24:00Z">
              <w:r w:rsidR="00016672">
                <w:t>outputValueCalc,</w:t>
              </w:r>
            </w:ins>
            <w:del w:id="8890" w:author="mbeckerle" w:date="2012-03-24T14:24:00Z">
              <w:r w:rsidR="00520D4E" w:rsidRPr="005223F4" w:rsidDel="00016672">
                <w:delText>outputValueCalc</w:delText>
              </w:r>
              <w:commentRangeEnd w:id="8883"/>
              <w:r w:rsidR="00B40487" w:rsidRPr="00240AC5" w:rsidDel="00016672">
                <w:rPr>
                  <w:rStyle w:val="CommentReference"/>
                  <w:bCs/>
                </w:rPr>
                <w:commentReference w:id="8883"/>
              </w:r>
            </w:del>
            <w:ins w:id="8891" w:author="mbeckerle" w:date="2012-03-24T14:24:00Z">
              <w:r w:rsidR="00016672" w:rsidRPr="00240AC5">
                <w:rPr>
                  <w:rFonts w:eastAsia="Helv"/>
                </w:rPr>
                <w:t xml:space="preserve"> </w:t>
              </w:r>
              <w:r w:rsidR="00016672">
                <w:t>a</w:t>
              </w:r>
              <w:r w:rsidR="00016672" w:rsidRPr="00240AC5">
                <w:rPr>
                  <w:rFonts w:eastAsia="Helv"/>
                </w:rPr>
                <w:t xml:space="preserve"> </w:t>
              </w:r>
              <w:r w:rsidR="00016672">
                <w:t>value</w:t>
              </w:r>
              <w:r w:rsidR="00016672" w:rsidRPr="00240AC5">
                <w:rPr>
                  <w:rFonts w:eastAsia="Helv"/>
                </w:rPr>
                <w:t xml:space="preserve"> </w:t>
              </w:r>
              <w:r w:rsidR="00016672">
                <w:t>for</w:t>
              </w:r>
              <w:r w:rsidR="00016672" w:rsidRPr="00240AC5">
                <w:rPr>
                  <w:rFonts w:eastAsia="Helv"/>
                </w:rPr>
                <w:t xml:space="preserve"> </w:t>
              </w:r>
            </w:ins>
            <w:ins w:id="8892" w:author="Steve Hanson" w:date="2013-02-06T14:03:00Z">
              <w:r w:rsidR="00432CDF">
                <w:rPr>
                  <w:rFonts w:eastAsia="Helv"/>
                </w:rPr>
                <w:t>dfdl:</w:t>
              </w:r>
            </w:ins>
            <w:ins w:id="8893" w:author="mbeckerle" w:date="2012-03-24T14:24:00Z">
              <w:r w:rsidR="00016672">
                <w:t>initiator</w:t>
              </w:r>
              <w:r w:rsidR="00016672" w:rsidRPr="00240AC5">
                <w:rPr>
                  <w:rFonts w:eastAsia="Helv"/>
                </w:rPr>
                <w:t xml:space="preserve"> </w:t>
              </w:r>
              <w:r w:rsidR="00016672">
                <w:t>or</w:t>
              </w:r>
              <w:r w:rsidR="00016672" w:rsidRPr="00240AC5">
                <w:rPr>
                  <w:rFonts w:eastAsia="Helv"/>
                </w:rPr>
                <w:t xml:space="preserve"> </w:t>
              </w:r>
            </w:ins>
            <w:ins w:id="8894" w:author="Steve Hanson" w:date="2013-02-06T14:03:00Z">
              <w:r w:rsidR="00432CDF">
                <w:rPr>
                  <w:rFonts w:eastAsia="Helv"/>
                </w:rPr>
                <w:t>dfdl:</w:t>
              </w:r>
            </w:ins>
            <w:ins w:id="8895" w:author="mbeckerle" w:date="2012-03-24T14:24:00Z">
              <w:r w:rsidR="00016672">
                <w:t>terminator</w:t>
              </w:r>
              <w:r w:rsidR="00016672" w:rsidRPr="00240AC5">
                <w:rPr>
                  <w:rFonts w:eastAsia="Helv"/>
                </w:rPr>
                <w:t xml:space="preserve"> </w:t>
              </w:r>
              <w:r w:rsidR="00016672">
                <w:t>other</w:t>
              </w:r>
              <w:r w:rsidR="00016672" w:rsidRPr="00240AC5">
                <w:rPr>
                  <w:rFonts w:eastAsia="Helv"/>
                </w:rPr>
                <w:t xml:space="preserve"> </w:t>
              </w:r>
              <w:r w:rsidR="00016672">
                <w:t>than</w:t>
              </w:r>
              <w:r w:rsidR="00016672" w:rsidRPr="00240AC5">
                <w:rPr>
                  <w:rFonts w:eastAsia="Helv"/>
                </w:rPr>
                <w:t xml:space="preserve"> </w:t>
              </w:r>
              <w:r w:rsidR="00016672">
                <w:t>empty</w:t>
              </w:r>
              <w:r w:rsidR="00016672" w:rsidRPr="00240AC5">
                <w:rPr>
                  <w:rFonts w:eastAsia="Helv"/>
                </w:rPr>
                <w:t xml:space="preserve"> </w:t>
              </w:r>
              <w:r w:rsidR="00016672">
                <w:t>string,</w:t>
              </w:r>
              <w:r w:rsidR="00016672" w:rsidRPr="00240AC5">
                <w:rPr>
                  <w:rFonts w:eastAsia="Helv"/>
                </w:rPr>
                <w:t xml:space="preserve"> </w:t>
              </w:r>
            </w:ins>
            <w:ins w:id="8896" w:author="Steve Hanson" w:date="2013-02-06T14:03:00Z">
              <w:r w:rsidR="00432CDF">
                <w:rPr>
                  <w:rFonts w:eastAsia="Helv"/>
                </w:rPr>
                <w:t>dfdl:</w:t>
              </w:r>
            </w:ins>
            <w:ins w:id="8897" w:author="mbeckerle" w:date="2012-03-24T14:24:00Z">
              <w:r w:rsidR="00016672">
                <w:t>alignment</w:t>
              </w:r>
              <w:r w:rsidR="00016672" w:rsidRPr="00240AC5">
                <w:rPr>
                  <w:rFonts w:eastAsia="Helv"/>
                </w:rPr>
                <w:t xml:space="preserve"> </w:t>
              </w:r>
              <w:r w:rsidR="00016672">
                <w:t>other</w:t>
              </w:r>
              <w:r w:rsidR="00016672" w:rsidRPr="00240AC5">
                <w:rPr>
                  <w:rFonts w:eastAsia="Helv"/>
                </w:rPr>
                <w:t xml:space="preserve"> </w:t>
              </w:r>
              <w:r w:rsidR="00016672">
                <w:t>than</w:t>
              </w:r>
              <w:r w:rsidR="00016672" w:rsidRPr="00240AC5">
                <w:rPr>
                  <w:rFonts w:eastAsia="Helv"/>
                </w:rPr>
                <w:t xml:space="preserve"> </w:t>
              </w:r>
              <w:r w:rsidR="00016672">
                <w:t>'1',</w:t>
              </w:r>
              <w:r w:rsidR="00016672" w:rsidRPr="00240AC5">
                <w:rPr>
                  <w:rFonts w:eastAsia="Helv"/>
                </w:rPr>
                <w:t xml:space="preserve"> </w:t>
              </w:r>
              <w:r w:rsidR="00016672">
                <w:t>or</w:t>
              </w:r>
              <w:r w:rsidR="00016672" w:rsidRPr="00240AC5">
                <w:rPr>
                  <w:rFonts w:eastAsia="Helv"/>
                </w:rPr>
                <w:t xml:space="preserve"> </w:t>
              </w:r>
            </w:ins>
            <w:ins w:id="8898" w:author="Steve Hanson" w:date="2013-02-06T14:04:00Z">
              <w:r w:rsidR="00432CDF">
                <w:rPr>
                  <w:rFonts w:eastAsia="Helv"/>
                </w:rPr>
                <w:t>dfdl:</w:t>
              </w:r>
            </w:ins>
            <w:ins w:id="8899" w:author="mbeckerle" w:date="2012-03-24T14:24:00Z">
              <w:r w:rsidR="00016672">
                <w:t>leadingSkip</w:t>
              </w:r>
              <w:r w:rsidR="00016672" w:rsidRPr="00240AC5">
                <w:rPr>
                  <w:rFonts w:eastAsia="Helv"/>
                </w:rPr>
                <w:t xml:space="preserve"> </w:t>
              </w:r>
              <w:r w:rsidR="00016672">
                <w:t>or</w:t>
              </w:r>
              <w:r w:rsidR="00016672" w:rsidRPr="00240AC5">
                <w:rPr>
                  <w:rFonts w:eastAsia="Helv"/>
                </w:rPr>
                <w:t xml:space="preserve"> </w:t>
              </w:r>
            </w:ins>
            <w:ins w:id="8900" w:author="Steve Hanson" w:date="2013-02-06T14:04:00Z">
              <w:r w:rsidR="00432CDF">
                <w:rPr>
                  <w:rFonts w:eastAsia="Helv"/>
                </w:rPr>
                <w:t>dfdl:</w:t>
              </w:r>
            </w:ins>
            <w:ins w:id="8901" w:author="mbeckerle" w:date="2012-03-24T14:24:00Z">
              <w:r w:rsidR="00016672">
                <w:t>trailingSkip</w:t>
              </w:r>
              <w:r w:rsidR="00016672" w:rsidRPr="00240AC5">
                <w:rPr>
                  <w:rFonts w:eastAsia="Helv"/>
                </w:rPr>
                <w:t xml:space="preserve"> </w:t>
              </w:r>
              <w:r w:rsidR="00016672">
                <w:t>other</w:t>
              </w:r>
              <w:r w:rsidR="00016672" w:rsidRPr="00240AC5">
                <w:rPr>
                  <w:rFonts w:eastAsia="Helv"/>
                </w:rPr>
                <w:t xml:space="preserve"> </w:t>
              </w:r>
              <w:r w:rsidR="00016672">
                <w:t>than</w:t>
              </w:r>
              <w:r w:rsidR="00016672" w:rsidRPr="00240AC5">
                <w:rPr>
                  <w:rFonts w:eastAsia="Helv"/>
                </w:rPr>
                <w:t xml:space="preserve"> </w:t>
              </w:r>
              <w:r w:rsidR="00016672">
                <w:t>'0'.</w:t>
              </w:r>
            </w:ins>
            <w:ins w:id="8902" w:author="mbeckerle" w:date="2012-04-22T22:37:00Z">
              <w:r w:rsidR="005964FC">
                <w:rPr>
                  <w:rStyle w:val="FootnoteReference"/>
                </w:rPr>
                <w:footnoteReference w:id="20"/>
              </w:r>
            </w:ins>
          </w:p>
          <w:p w14:paraId="6B280774" w14:textId="4648F316" w:rsidR="0086756B" w:rsidRPr="005223F4" w:rsidDel="00557A29" w:rsidRDefault="0086756B" w:rsidP="00D67874">
            <w:pPr>
              <w:rPr>
                <w:del w:id="8906" w:author="mbeckerle" w:date="2012-04-22T22:00:00Z"/>
              </w:rPr>
            </w:pPr>
          </w:p>
          <w:p w14:paraId="79B2D823" w14:textId="77777777" w:rsidR="000F00D6" w:rsidRPr="005223F4" w:rsidRDefault="000F00D6" w:rsidP="00D67874">
            <w:r w:rsidRPr="005223F4">
              <w:t>Annotation: dfdl:element</w:t>
            </w:r>
            <w:r w:rsidRPr="00240AC5">
              <w:rPr>
                <w:color w:val="000000"/>
              </w:rPr>
              <w:t>, dfdl:simpleType</w:t>
            </w:r>
          </w:p>
        </w:tc>
      </w:tr>
    </w:tbl>
    <w:p w14:paraId="615BCFFC" w14:textId="42574F90" w:rsidR="000F00D6" w:rsidRPr="005223F4" w:rsidDel="00916D7B" w:rsidRDefault="000F00D6" w:rsidP="000F4565">
      <w:pPr>
        <w:autoSpaceDE w:val="0"/>
        <w:autoSpaceDN w:val="0"/>
        <w:adjustRightInd w:val="0"/>
        <w:rPr>
          <w:del w:id="8907" w:author="mbeckerle" w:date="2012-04-22T18:12:00Z"/>
          <w:rFonts w:cs="Arial"/>
          <w:color w:val="000000"/>
        </w:rPr>
      </w:pPr>
    </w:p>
    <w:p w14:paraId="1A46D4CF" w14:textId="77777777" w:rsidR="00FB0482" w:rsidRPr="005223F4" w:rsidRDefault="00FB0482" w:rsidP="00FB0482">
      <w:pPr>
        <w:autoSpaceDE w:val="0"/>
        <w:autoSpaceDN w:val="0"/>
        <w:adjustRightInd w:val="0"/>
        <w:rPr>
          <w:rFonts w:cs="Arial"/>
          <w:color w:val="000000"/>
        </w:rPr>
      </w:pPr>
      <w:r w:rsidRPr="005223F4">
        <w:rPr>
          <w:rFonts w:cs="Arial"/>
          <w:color w:val="000000"/>
        </w:rPr>
        <w:t xml:space="preserve">The representation of the element is in two parts. </w:t>
      </w:r>
    </w:p>
    <w:p w14:paraId="2A5ED002" w14:textId="2A9427E6" w:rsidR="00FB0482" w:rsidRPr="005223F4" w:rsidDel="00916D7B" w:rsidRDefault="00FB0482" w:rsidP="00FB0482">
      <w:pPr>
        <w:autoSpaceDE w:val="0"/>
        <w:autoSpaceDN w:val="0"/>
        <w:adjustRightInd w:val="0"/>
        <w:rPr>
          <w:del w:id="8908" w:author="mbeckerle" w:date="2012-04-22T18:12:00Z"/>
          <w:rFonts w:cs="Arial"/>
          <w:color w:val="000000"/>
        </w:rPr>
      </w:pPr>
    </w:p>
    <w:p w14:paraId="125EA928" w14:textId="77777777" w:rsidR="00FB0482" w:rsidRPr="005223F4" w:rsidRDefault="00FB0482" w:rsidP="00FB0482">
      <w:pPr>
        <w:numPr>
          <w:ilvl w:val="0"/>
          <w:numId w:val="52"/>
        </w:numPr>
        <w:autoSpaceDE w:val="0"/>
        <w:autoSpaceDN w:val="0"/>
        <w:adjustRightInd w:val="0"/>
        <w:rPr>
          <w:rFonts w:cs="Arial"/>
          <w:color w:val="000000"/>
        </w:rPr>
      </w:pPr>
      <w:r w:rsidRPr="005223F4">
        <w:rPr>
          <w:rFonts w:cs="Arial"/>
          <w:color w:val="000000"/>
        </w:rPr>
        <w:t>The '</w:t>
      </w:r>
      <w:del w:id="8909" w:author="Steve Hanson" w:date="2012-02-23T15:26:00Z">
        <w:r w:rsidRPr="005223F4" w:rsidDel="00B40487">
          <w:rPr>
            <w:rFonts w:cs="Arial"/>
            <w:color w:val="000000"/>
          </w:rPr>
          <w:delText>length p</w:delText>
        </w:r>
      </w:del>
      <w:ins w:id="8910" w:author="Steve Hanson" w:date="2012-02-23T15:26:00Z">
        <w:r w:rsidR="00B40487">
          <w:rPr>
            <w:rFonts w:cs="Arial"/>
            <w:color w:val="000000"/>
          </w:rPr>
          <w:t>p</w:t>
        </w:r>
      </w:ins>
      <w:r w:rsidRPr="005223F4">
        <w:rPr>
          <w:rFonts w:cs="Arial"/>
          <w:color w:val="000000"/>
        </w:rPr>
        <w:t>refix</w:t>
      </w:r>
      <w:ins w:id="8911" w:author="Steve Hanson" w:date="2012-02-23T15:26:00Z">
        <w:r w:rsidR="00B40487">
          <w:rPr>
            <w:rFonts w:cs="Arial"/>
            <w:color w:val="000000"/>
          </w:rPr>
          <w:t xml:space="preserve"> length</w:t>
        </w:r>
      </w:ins>
      <w:r w:rsidRPr="005223F4">
        <w:rPr>
          <w:rFonts w:cs="Arial"/>
          <w:color w:val="000000"/>
        </w:rPr>
        <w:t xml:space="preserve">' is an integer which specifies the length of the element's content. The representation of the length prefix is described by a simple type which is identified using the </w:t>
      </w:r>
      <w:r w:rsidR="009F05C7" w:rsidRPr="005223F4">
        <w:rPr>
          <w:rFonts w:cs="Arial"/>
          <w:color w:val="000000"/>
        </w:rPr>
        <w:t>dfdl:</w:t>
      </w:r>
      <w:r w:rsidRPr="005223F4">
        <w:rPr>
          <w:rFonts w:cs="Arial"/>
          <w:color w:val="000000"/>
        </w:rPr>
        <w:t>prefixLengthType property.</w:t>
      </w:r>
    </w:p>
    <w:p w14:paraId="548C217F" w14:textId="77777777" w:rsidR="00FB0482" w:rsidRPr="005223F4" w:rsidRDefault="00FB0482" w:rsidP="00FB0482">
      <w:pPr>
        <w:numPr>
          <w:ilvl w:val="0"/>
          <w:numId w:val="52"/>
        </w:numPr>
        <w:autoSpaceDE w:val="0"/>
        <w:autoSpaceDN w:val="0"/>
        <w:adjustRightInd w:val="0"/>
        <w:rPr>
          <w:rFonts w:cs="Arial"/>
          <w:color w:val="000000"/>
        </w:rPr>
      </w:pPr>
      <w:r w:rsidRPr="005223F4">
        <w:rPr>
          <w:rFonts w:cs="Arial"/>
          <w:color w:val="000000"/>
        </w:rPr>
        <w:t xml:space="preserve">The content of the element. </w:t>
      </w:r>
    </w:p>
    <w:p w14:paraId="1EEDE74C" w14:textId="10CB5B34" w:rsidR="00FB0482" w:rsidRPr="005223F4" w:rsidDel="00916D7B" w:rsidRDefault="00FB0482" w:rsidP="00FB0482">
      <w:pPr>
        <w:autoSpaceDE w:val="0"/>
        <w:autoSpaceDN w:val="0"/>
        <w:adjustRightInd w:val="0"/>
        <w:rPr>
          <w:del w:id="8912" w:author="mbeckerle" w:date="2012-04-22T18:12:00Z"/>
          <w:rFonts w:cs="Arial"/>
          <w:color w:val="000000"/>
        </w:rPr>
      </w:pPr>
    </w:p>
    <w:p w14:paraId="27CF0024" w14:textId="77777777" w:rsidR="00FB0482" w:rsidRPr="005223F4" w:rsidRDefault="00FB0482" w:rsidP="00FB0482">
      <w:pPr>
        <w:autoSpaceDE w:val="0"/>
        <w:autoSpaceDN w:val="0"/>
        <w:adjustRightInd w:val="0"/>
        <w:rPr>
          <w:rFonts w:cs="Arial"/>
          <w:color w:val="000000"/>
        </w:rPr>
      </w:pPr>
      <w:r w:rsidRPr="005223F4">
        <w:rPr>
          <w:rFonts w:cs="Arial"/>
          <w:color w:val="000000"/>
        </w:rPr>
        <w:t xml:space="preserve">When parsing, the length of the element’s content is obtained by parsing the simple type specified by </w:t>
      </w:r>
      <w:r w:rsidR="009F05C7" w:rsidRPr="005223F4">
        <w:rPr>
          <w:rFonts w:cs="Arial"/>
          <w:color w:val="000000"/>
        </w:rPr>
        <w:t>dfdl:</w:t>
      </w:r>
      <w:r w:rsidRPr="005223F4">
        <w:rPr>
          <w:rFonts w:cs="Arial"/>
          <w:color w:val="000000"/>
        </w:rPr>
        <w:t>prefixLengthType to obtain an integer value. Note that all required properties must be present on the specified simple type</w:t>
      </w:r>
      <w:r w:rsidR="00994609" w:rsidRPr="005223F4">
        <w:rPr>
          <w:rFonts w:cs="Arial"/>
          <w:color w:val="000000"/>
        </w:rPr>
        <w:t xml:space="preserve"> or defaulted</w:t>
      </w:r>
      <w:r w:rsidRPr="005223F4">
        <w:rPr>
          <w:rFonts w:cs="Arial"/>
          <w:color w:val="000000"/>
        </w:rPr>
        <w:t xml:space="preserve"> because there is no element declaration to supply any missing required properties. </w:t>
      </w:r>
    </w:p>
    <w:p w14:paraId="209C00B5" w14:textId="79A72D28" w:rsidR="00A37326" w:rsidRPr="007C6822" w:rsidRDefault="00FB0482" w:rsidP="00CB3BAC">
      <w:r w:rsidRPr="007C6822">
        <w:t xml:space="preserve">If the </w:t>
      </w:r>
      <w:r w:rsidR="009F05C7" w:rsidRPr="007C6822">
        <w:t>dfdl:</w:t>
      </w:r>
      <w:r w:rsidRPr="007C6822">
        <w:t xml:space="preserve">prefixIncludesPrefixLength property is </w:t>
      </w:r>
      <w:r w:rsidR="00682090" w:rsidRPr="007C6822">
        <w:t>'yes'</w:t>
      </w:r>
      <w:r w:rsidRPr="007C6822">
        <w:t xml:space="preserve"> then the length of the element's content is the value of the prefix </w:t>
      </w:r>
      <w:r w:rsidR="00B40487" w:rsidRPr="007C6822">
        <w:t xml:space="preserve">length </w:t>
      </w:r>
      <w:r w:rsidRPr="007C6822">
        <w:t xml:space="preserve">minus the length of the </w:t>
      </w:r>
      <w:commentRangeStart w:id="8913"/>
      <w:del w:id="8914" w:author="mbeckerle" w:date="2012-11-19T14:45:00Z">
        <w:r w:rsidRPr="007C6822" w:rsidDel="00353F0F">
          <w:delText xml:space="preserve">representation </w:delText>
        </w:r>
        <w:commentRangeEnd w:id="8913"/>
        <w:r w:rsidR="00D64CFA" w:rsidDel="00353F0F">
          <w:rPr>
            <w:rStyle w:val="CommentReference"/>
          </w:rPr>
          <w:commentReference w:id="8913"/>
        </w:r>
        <w:r w:rsidRPr="007C6822" w:rsidDel="00353F0F">
          <w:delText>o</w:delText>
        </w:r>
      </w:del>
      <w:ins w:id="8915" w:author="mbeckerle" w:date="2012-11-19T14:45:00Z">
        <w:r w:rsidR="00353F0F">
          <w:t>content o</w:t>
        </w:r>
      </w:ins>
      <w:r w:rsidRPr="007C6822">
        <w:t>f the prefix</w:t>
      </w:r>
      <w:r w:rsidR="00B40487" w:rsidRPr="007C6822">
        <w:t xml:space="preserve"> length</w:t>
      </w:r>
      <w:r w:rsidRPr="007C6822">
        <w:t>.</w:t>
      </w:r>
    </w:p>
    <w:p w14:paraId="58A4DD02" w14:textId="1BD3D2A2" w:rsidR="00A37326" w:rsidRPr="007C6822" w:rsidRDefault="00A37326" w:rsidP="00CB3BAC">
      <w:commentRangeStart w:id="8916"/>
      <w:r w:rsidRPr="007C6822">
        <w:t xml:space="preserve">If the prefix type is lengthKind 'implicit' or 'explicit' then the lengthUnits properties of both the prefix type and the element must be the </w:t>
      </w:r>
      <w:commentRangeStart w:id="8917"/>
      <w:r w:rsidRPr="007C6822">
        <w:t>same</w:t>
      </w:r>
      <w:commentRangeEnd w:id="8917"/>
      <w:r w:rsidR="005D15EC">
        <w:rPr>
          <w:rStyle w:val="CommentReference"/>
        </w:rPr>
        <w:commentReference w:id="8917"/>
      </w:r>
      <w:r w:rsidRPr="007C6822">
        <w:t>.</w:t>
      </w:r>
    </w:p>
    <w:p w14:paraId="6CF8826B" w14:textId="77777777" w:rsidR="009105C7" w:rsidRDefault="00A37326" w:rsidP="009105C7">
      <w:pPr>
        <w:autoSpaceDE w:val="0"/>
        <w:autoSpaceDN w:val="0"/>
        <w:adjustRightInd w:val="0"/>
        <w:rPr>
          <w:ins w:id="8918" w:author="mbeckerle" w:date="2013-02-04T12:02:00Z"/>
          <w:rFonts w:ascii="Helv" w:hAnsi="Helv" w:cs="Helv"/>
          <w:color w:val="0000FF"/>
          <w:lang w:eastAsia="en-GB"/>
        </w:rPr>
      </w:pPr>
      <w:del w:id="8919" w:author="mbeckerle" w:date="2013-02-04T11:24:00Z">
        <w:r w:rsidRPr="007C6822" w:rsidDel="005D15EC">
          <w:delText>If the prefixType is lengthKind 'pattern' then the lengthUnits of the element must be 'characters'.</w:delText>
        </w:r>
        <w:commentRangeEnd w:id="8916"/>
        <w:r w:rsidR="007C6822" w:rsidDel="005D15EC">
          <w:rPr>
            <w:rStyle w:val="CommentReference"/>
          </w:rPr>
          <w:commentReference w:id="8916"/>
        </w:r>
      </w:del>
      <w:ins w:id="8920" w:author="mbeckerle" w:date="2013-01-18T14:37:00Z">
        <w:r w:rsidR="009C6350">
          <w:t xml:space="preserve">The DFDL properties that specify the format of the prefix come from </w:t>
        </w:r>
      </w:ins>
      <w:ins w:id="8921" w:author="mbeckerle" w:date="2013-01-18T14:39:00Z">
        <w:r w:rsidR="009C6350">
          <w:t xml:space="preserve">annotations directly on </w:t>
        </w:r>
      </w:ins>
      <w:ins w:id="8922" w:author="mbeckerle" w:date="2013-01-18T14:37:00Z">
        <w:r w:rsidR="009C6350">
          <w:t>the prefixLengthType</w:t>
        </w:r>
      </w:ins>
      <w:ins w:id="8923" w:author="mbeckerle" w:date="2013-01-18T14:39:00Z">
        <w:r w:rsidR="009C6350">
          <w:t>’s</w:t>
        </w:r>
      </w:ins>
      <w:ins w:id="8924" w:author="mbeckerle" w:date="2013-01-18T14:37:00Z">
        <w:r w:rsidR="009C6350">
          <w:t xml:space="preserve"> type definition, and</w:t>
        </w:r>
      </w:ins>
      <w:ins w:id="8925" w:author="mbeckerle" w:date="2013-01-18T14:39:00Z">
        <w:r w:rsidR="009C6350">
          <w:t xml:space="preserve"> from</w:t>
        </w:r>
      </w:ins>
      <w:ins w:id="8926" w:author="mbeckerle" w:date="2013-01-18T14:37:00Z">
        <w:r w:rsidR="009C6350">
          <w:t xml:space="preserve"> the default format annotation for the schema document containing the definition of that type. </w:t>
        </w:r>
      </w:ins>
      <w:ins w:id="8927" w:author="mbeckerle" w:date="2013-02-04T12:02:00Z">
        <w:r w:rsidR="009105C7">
          <w:rPr>
            <w:rFonts w:ascii="Helv" w:hAnsi="Helv" w:cs="Helv"/>
            <w:color w:val="0000FF"/>
            <w:lang w:eastAsia="en-GB"/>
          </w:rPr>
          <w:t xml:space="preserve">. </w:t>
        </w:r>
        <w:commentRangeStart w:id="8928"/>
        <w:r w:rsidR="009105C7">
          <w:rPr>
            <w:rFonts w:ascii="Helv" w:hAnsi="Helv" w:cs="Helv"/>
            <w:color w:val="0000FF"/>
            <w:lang w:eastAsia="en-GB"/>
          </w:rPr>
          <w:t>If the using element resides in a separate schema, the simple type does not pick up values from the element's schema’s default dfdl:format annotation.</w:t>
        </w:r>
        <w:commentRangeEnd w:id="8928"/>
        <w:r w:rsidR="009105C7">
          <w:rPr>
            <w:rStyle w:val="CommentReference"/>
          </w:rPr>
          <w:commentReference w:id="8928"/>
        </w:r>
      </w:ins>
    </w:p>
    <w:p w14:paraId="50CFFBD7" w14:textId="552E5179" w:rsidR="009C6350" w:rsidRPr="007C6822" w:rsidDel="009105C7" w:rsidRDefault="009C6350" w:rsidP="009105C7">
      <w:pPr>
        <w:rPr>
          <w:del w:id="8929" w:author="mbeckerle" w:date="2013-02-04T12:02:00Z"/>
        </w:rPr>
      </w:pPr>
    </w:p>
    <w:p w14:paraId="58E808C2" w14:textId="77777777" w:rsidR="00A37326" w:rsidRPr="005223F4" w:rsidDel="007C6822" w:rsidRDefault="00A37326" w:rsidP="00E834F0">
      <w:pPr>
        <w:autoSpaceDE w:val="0"/>
        <w:autoSpaceDN w:val="0"/>
        <w:adjustRightInd w:val="0"/>
        <w:rPr>
          <w:del w:id="8930" w:author="mbeckerle" w:date="2012-07-03T12:17:00Z"/>
          <w:rFonts w:cs="Arial"/>
          <w:color w:val="000000"/>
        </w:rPr>
      </w:pPr>
    </w:p>
    <w:p w14:paraId="413B50C2" w14:textId="34F18B9D" w:rsidR="00FB0482" w:rsidRPr="005223F4" w:rsidDel="00916D7B" w:rsidRDefault="00FB0482" w:rsidP="00FB0482">
      <w:pPr>
        <w:autoSpaceDE w:val="0"/>
        <w:autoSpaceDN w:val="0"/>
        <w:adjustRightInd w:val="0"/>
        <w:rPr>
          <w:del w:id="8931" w:author="mbeckerle" w:date="2012-04-22T18:12:00Z"/>
          <w:rFonts w:cs="Arial"/>
          <w:color w:val="000000"/>
        </w:rPr>
      </w:pPr>
    </w:p>
    <w:p w14:paraId="1B95FD11" w14:textId="2FB3B985" w:rsidR="00515985" w:rsidDel="00D64CFA" w:rsidRDefault="00FB0482" w:rsidP="00515985">
      <w:pPr>
        <w:autoSpaceDE w:val="0"/>
        <w:autoSpaceDN w:val="0"/>
        <w:adjustRightInd w:val="0"/>
        <w:rPr>
          <w:del w:id="8932" w:author="mbeckerle" w:date="2012-08-14T11:46:00Z"/>
          <w:rFonts w:cs="Arial"/>
          <w:color w:val="000000"/>
        </w:rPr>
      </w:pPr>
      <w:r w:rsidRPr="005223F4">
        <w:rPr>
          <w:rFonts w:cs="Arial"/>
          <w:color w:val="000000"/>
        </w:rPr>
        <w:t xml:space="preserve">When unparsing, the length of the element’s content </w:t>
      </w:r>
      <w:ins w:id="8933" w:author="mbeckerle" w:date="2013-01-28T13:04:00Z">
        <w:r w:rsidR="00976CB0">
          <w:rPr>
            <w:rFonts w:cs="Arial"/>
            <w:color w:val="000000"/>
          </w:rPr>
          <w:t xml:space="preserve">region </w:t>
        </w:r>
      </w:ins>
      <w:r w:rsidRPr="005223F4">
        <w:rPr>
          <w:rFonts w:cs="Arial"/>
          <w:color w:val="000000"/>
        </w:rPr>
        <w:t>must be determined first</w:t>
      </w:r>
      <w:ins w:id="8934" w:author="mbeckerle" w:date="2012-08-14T11:46:00Z">
        <w:r w:rsidR="00D64CFA">
          <w:rPr>
            <w:rFonts w:cs="Arial"/>
            <w:color w:val="000000"/>
          </w:rPr>
          <w:t xml:space="preserve"> as described below</w:t>
        </w:r>
      </w:ins>
      <w:r w:rsidRPr="005223F4">
        <w:rPr>
          <w:rFonts w:cs="Arial"/>
          <w:color w:val="000000"/>
        </w:rPr>
        <w:t>.</w:t>
      </w:r>
      <w:r w:rsidR="001760D7" w:rsidRPr="005223F4">
        <w:rPr>
          <w:rFonts w:cs="Arial"/>
          <w:color w:val="000000"/>
        </w:rPr>
        <w:t xml:space="preserve"> </w:t>
      </w:r>
      <w:del w:id="8935" w:author="mbeckerle" w:date="2012-08-14T11:46:00Z">
        <w:r w:rsidR="001760D7" w:rsidRPr="005223F4" w:rsidDel="00D64CFA">
          <w:rPr>
            <w:rFonts w:cs="Arial"/>
            <w:color w:val="000000"/>
          </w:rPr>
          <w:delText>T</w:delText>
        </w:r>
        <w:r w:rsidR="001760D7" w:rsidRPr="005223F4" w:rsidDel="00D64CFA">
          <w:delText>he length of a simple element in the data stream is the representation length of the value, padded to dfdl:textOutputMinLength or xs:minLength i</w:delText>
        </w:r>
        <w:r w:rsidR="001E4505" w:rsidRPr="005223F4" w:rsidDel="00D64CFA">
          <w:delText>f dfdl:textPadKind is 'padChar'.</w:delText>
        </w:r>
        <w:r w:rsidR="001760D7" w:rsidRPr="005223F4" w:rsidDel="00D64CFA">
          <w:delText xml:space="preserve"> The length of a complex element is the combined length of its children including their initiators, separators and terminators.</w:delText>
        </w:r>
        <w:r w:rsidRPr="005223F4" w:rsidDel="00D64CFA">
          <w:rPr>
            <w:rFonts w:cs="Arial"/>
            <w:color w:val="000000"/>
          </w:rPr>
          <w:delText xml:space="preserve"> </w:delText>
        </w:r>
      </w:del>
    </w:p>
    <w:p w14:paraId="641A3FCD" w14:textId="0019C313" w:rsidR="00515985" w:rsidRDefault="00FB0482" w:rsidP="00515985">
      <w:pPr>
        <w:autoSpaceDE w:val="0"/>
        <w:autoSpaceDN w:val="0"/>
        <w:adjustRightInd w:val="0"/>
        <w:rPr>
          <w:rFonts w:cs="Arial"/>
          <w:color w:val="000000"/>
        </w:rPr>
      </w:pPr>
      <w:r w:rsidRPr="005223F4">
        <w:rPr>
          <w:rFonts w:cs="Arial"/>
          <w:color w:val="000000"/>
        </w:rPr>
        <w:t xml:space="preserve">Then the value of the prefix length must be </w:t>
      </w:r>
      <w:del w:id="8936" w:author="mbeckerle" w:date="2012-08-14T11:46:00Z">
        <w:r w:rsidRPr="005223F4" w:rsidDel="00D64CFA">
          <w:rPr>
            <w:rFonts w:cs="Arial"/>
            <w:color w:val="000000"/>
          </w:rPr>
          <w:delText xml:space="preserve">calculated </w:delText>
        </w:r>
      </w:del>
      <w:ins w:id="8937" w:author="mbeckerle" w:date="2012-08-14T11:46:00Z">
        <w:r w:rsidR="00D64CFA">
          <w:rPr>
            <w:rFonts w:cs="Arial"/>
            <w:color w:val="000000"/>
          </w:rPr>
          <w:t>adjusted</w:t>
        </w:r>
        <w:r w:rsidR="00D64CFA" w:rsidRPr="005223F4">
          <w:rPr>
            <w:rFonts w:cs="Arial"/>
            <w:color w:val="000000"/>
          </w:rPr>
          <w:t xml:space="preserve"> </w:t>
        </w:r>
      </w:ins>
      <w:r w:rsidRPr="005223F4">
        <w:rPr>
          <w:rFonts w:cs="Arial"/>
          <w:color w:val="000000"/>
        </w:rPr>
        <w:t xml:space="preserve">using </w:t>
      </w:r>
      <w:r w:rsidR="009F05C7" w:rsidRPr="005223F4">
        <w:rPr>
          <w:rFonts w:cs="Arial"/>
          <w:color w:val="000000"/>
        </w:rPr>
        <w:t>dfdl:</w:t>
      </w:r>
      <w:r w:rsidRPr="005223F4">
        <w:rPr>
          <w:rFonts w:cs="Arial"/>
          <w:color w:val="000000"/>
        </w:rPr>
        <w:t>prefixIncludesPrefixLength.</w:t>
      </w:r>
    </w:p>
    <w:p w14:paraId="5E0E9860" w14:textId="77777777" w:rsidR="00FB0482" w:rsidRPr="005223F4" w:rsidRDefault="00FB0482" w:rsidP="00515985">
      <w:pPr>
        <w:autoSpaceDE w:val="0"/>
        <w:autoSpaceDN w:val="0"/>
        <w:adjustRightInd w:val="0"/>
        <w:rPr>
          <w:rFonts w:cs="Arial"/>
          <w:color w:val="000000"/>
        </w:rPr>
      </w:pPr>
      <w:r w:rsidRPr="005223F4">
        <w:rPr>
          <w:rFonts w:cs="Arial"/>
          <w:color w:val="000000"/>
        </w:rPr>
        <w:t xml:space="preserve">Then the prefix length can be written to the data stream using the properties on the </w:t>
      </w:r>
      <w:r w:rsidR="009F05C7" w:rsidRPr="005223F4">
        <w:rPr>
          <w:rFonts w:cs="Arial"/>
          <w:color w:val="000000"/>
        </w:rPr>
        <w:t>dfdl:</w:t>
      </w:r>
      <w:r w:rsidRPr="005223F4">
        <w:rPr>
          <w:rFonts w:cs="Arial"/>
          <w:color w:val="000000"/>
        </w:rPr>
        <w:t xml:space="preserve">prefixLengthType, and finally the </w:t>
      </w:r>
      <w:r w:rsidR="001E4505" w:rsidRPr="005223F4">
        <w:rPr>
          <w:rFonts w:cs="Arial"/>
          <w:color w:val="000000"/>
        </w:rPr>
        <w:t>element</w:t>
      </w:r>
      <w:r w:rsidR="00BE0A6A" w:rsidRPr="005223F4">
        <w:rPr>
          <w:rFonts w:cs="Arial"/>
          <w:color w:val="000000"/>
        </w:rPr>
        <w:t>'</w:t>
      </w:r>
      <w:r w:rsidR="001E4505" w:rsidRPr="005223F4">
        <w:rPr>
          <w:rFonts w:cs="Arial"/>
          <w:color w:val="000000"/>
        </w:rPr>
        <w:t>s</w:t>
      </w:r>
      <w:r w:rsidRPr="005223F4">
        <w:rPr>
          <w:rFonts w:cs="Arial"/>
          <w:color w:val="000000"/>
        </w:rPr>
        <w:t xml:space="preserve"> content can be written to the data stream.</w:t>
      </w:r>
    </w:p>
    <w:p w14:paraId="70F89335" w14:textId="253B39BF" w:rsidR="00FB0482" w:rsidDel="00BA27FE" w:rsidRDefault="00FB0482" w:rsidP="000F4565">
      <w:pPr>
        <w:autoSpaceDE w:val="0"/>
        <w:autoSpaceDN w:val="0"/>
        <w:adjustRightInd w:val="0"/>
        <w:rPr>
          <w:ins w:id="8938" w:author="Steve Hanson" w:date="2012-02-27T19:46:00Z"/>
          <w:del w:id="8939" w:author="mbeckerle" w:date="2012-04-22T16:44:00Z"/>
          <w:rFonts w:cs="Arial"/>
          <w:color w:val="000000"/>
        </w:rPr>
      </w:pPr>
    </w:p>
    <w:p w14:paraId="0B344D85" w14:textId="5A3365B3" w:rsidR="00F13A91" w:rsidDel="00BA27FE" w:rsidRDefault="00F13A91" w:rsidP="000F4565">
      <w:pPr>
        <w:autoSpaceDE w:val="0"/>
        <w:autoSpaceDN w:val="0"/>
        <w:adjustRightInd w:val="0"/>
        <w:rPr>
          <w:ins w:id="8940" w:author="Steve Hanson" w:date="2012-02-27T19:49:00Z"/>
          <w:del w:id="8941" w:author="mbeckerle" w:date="2012-04-22T16:44:00Z"/>
          <w:rFonts w:cs="Arial"/>
          <w:color w:val="000000"/>
        </w:rPr>
      </w:pPr>
      <w:commentRangeStart w:id="8942"/>
      <w:commentRangeStart w:id="8943"/>
      <w:ins w:id="8944" w:author="Steve Hanson" w:date="2012-02-27T19:50:00Z">
        <w:del w:id="8945" w:author="mbeckerle" w:date="2012-04-22T16:44:00Z">
          <w:r w:rsidDel="00BA27FE">
            <w:rPr>
              <w:rFonts w:cs="Arial"/>
              <w:color w:val="000000"/>
            </w:rPr>
            <w:delText>.</w:delText>
          </w:r>
        </w:del>
      </w:ins>
      <w:commentRangeEnd w:id="8942"/>
      <w:ins w:id="8946" w:author="Steve Hanson" w:date="2012-02-27T19:51:00Z">
        <w:del w:id="8947" w:author="mbeckerle" w:date="2012-04-22T16:44:00Z">
          <w:r w:rsidDel="00BA27FE">
            <w:rPr>
              <w:rStyle w:val="CommentReference"/>
            </w:rPr>
            <w:commentReference w:id="8942"/>
          </w:r>
        </w:del>
      </w:ins>
      <w:commentRangeEnd w:id="8943"/>
      <w:del w:id="8948" w:author="mbeckerle" w:date="2012-04-22T16:44:00Z">
        <w:r w:rsidR="00016672" w:rsidDel="00BA27FE">
          <w:rPr>
            <w:rStyle w:val="CommentReference"/>
          </w:rPr>
          <w:commentReference w:id="8943"/>
        </w:r>
      </w:del>
    </w:p>
    <w:p w14:paraId="708EA521" w14:textId="3185C7C0" w:rsidR="00F13A91" w:rsidRPr="005223F4" w:rsidDel="00916D7B" w:rsidRDefault="00F13A91" w:rsidP="000F4565">
      <w:pPr>
        <w:autoSpaceDE w:val="0"/>
        <w:autoSpaceDN w:val="0"/>
        <w:adjustRightInd w:val="0"/>
        <w:rPr>
          <w:del w:id="8949" w:author="mbeckerle" w:date="2012-04-22T18:12:00Z"/>
          <w:rFonts w:cs="Arial"/>
          <w:color w:val="000000"/>
        </w:rPr>
      </w:pPr>
    </w:p>
    <w:p w14:paraId="2B61DD93" w14:textId="77777777" w:rsidR="000F4565" w:rsidRPr="005223F4" w:rsidRDefault="000475FC" w:rsidP="000F4565">
      <w:pPr>
        <w:autoSpaceDE w:val="0"/>
        <w:autoSpaceDN w:val="0"/>
        <w:adjustRightInd w:val="0"/>
        <w:rPr>
          <w:rFonts w:ascii="Helv" w:hAnsi="Helv" w:cs="Helv"/>
          <w:color w:val="000000"/>
        </w:rPr>
      </w:pPr>
      <w:del w:id="8950" w:author="Steve Hanson" w:date="2012-02-27T19:46:00Z">
        <w:r w:rsidRPr="005223F4" w:rsidDel="00F13A91">
          <w:rPr>
            <w:rFonts w:cs="Arial"/>
            <w:color w:val="000000"/>
          </w:rPr>
          <w:delText>.</w:delText>
        </w:r>
        <w:r w:rsidR="000F4565" w:rsidRPr="005223F4" w:rsidDel="00F13A91">
          <w:rPr>
            <w:rFonts w:cs="Arial"/>
            <w:color w:val="000000"/>
          </w:rPr>
          <w:delText xml:space="preserve"> </w:delText>
        </w:r>
      </w:del>
      <w:r w:rsidR="00D62D95" w:rsidRPr="005223F4">
        <w:rPr>
          <w:rFonts w:cs="Arial"/>
          <w:color w:val="000000"/>
        </w:rPr>
        <w:t>Consider this example</w:t>
      </w:r>
      <w:r w:rsidR="00D62D95" w:rsidRPr="005223F4">
        <w:rPr>
          <w:rFonts w:ascii="Helv" w:hAnsi="Helv" w:cs="Helv"/>
          <w:color w:val="000000"/>
        </w:rPr>
        <w:t>:</w:t>
      </w:r>
    </w:p>
    <w:p w14:paraId="647E0A2C" w14:textId="744CCFB0" w:rsidR="00D62D95" w:rsidRPr="005223F4" w:rsidDel="00916D7B" w:rsidRDefault="00D62D95" w:rsidP="000F4565">
      <w:pPr>
        <w:autoSpaceDE w:val="0"/>
        <w:autoSpaceDN w:val="0"/>
        <w:adjustRightInd w:val="0"/>
        <w:rPr>
          <w:del w:id="8951" w:author="mbeckerle" w:date="2012-04-22T18:13:00Z"/>
          <w:rFonts w:ascii="Helv" w:hAnsi="Helv" w:cs="Helv"/>
          <w:color w:val="000000"/>
        </w:rPr>
      </w:pPr>
    </w:p>
    <w:p w14:paraId="5259158C" w14:textId="77777777" w:rsidR="000F4565" w:rsidRPr="005223F4" w:rsidRDefault="00C07A9E" w:rsidP="00861150">
      <w:pPr>
        <w:pStyle w:val="XMLExcerpt"/>
        <w:rPr>
          <w:lang w:val="en-US"/>
        </w:rPr>
      </w:pPr>
      <w:r w:rsidRPr="005223F4">
        <w:rPr>
          <w:lang w:val="en-US"/>
        </w:rPr>
        <w:t>&lt;xs:element</w:t>
      </w:r>
      <w:r w:rsidR="000F4565" w:rsidRPr="005223F4">
        <w:rPr>
          <w:lang w:val="en-US"/>
        </w:rPr>
        <w:t xml:space="preserve"> name="myString" type=</w:t>
      </w:r>
      <w:r w:rsidR="00BF450E" w:rsidRPr="005223F4">
        <w:rPr>
          <w:lang w:val="en-US"/>
        </w:rPr>
        <w:t>"xs:string"</w:t>
      </w:r>
      <w:r w:rsidR="000F4565" w:rsidRPr="005223F4">
        <w:rPr>
          <w:lang w:val="en-US"/>
        </w:rPr>
        <w:t xml:space="preserve"> </w:t>
      </w:r>
    </w:p>
    <w:p w14:paraId="3E9C745A" w14:textId="77777777" w:rsidR="000475FC" w:rsidRPr="005223F4" w:rsidRDefault="000F4565" w:rsidP="00861150">
      <w:pPr>
        <w:pStyle w:val="XMLExcerpt"/>
        <w:rPr>
          <w:lang w:val="en-US"/>
        </w:rPr>
      </w:pPr>
      <w:r w:rsidRPr="005223F4">
        <w:rPr>
          <w:lang w:val="en-US"/>
        </w:rPr>
        <w:t xml:space="preserve">               </w:t>
      </w:r>
      <w:r w:rsidR="000475FC" w:rsidRPr="005223F4">
        <w:rPr>
          <w:lang w:val="en-US"/>
        </w:rPr>
        <w:t xml:space="preserve">     dfdl:lengthKind="prefixed"</w:t>
      </w:r>
    </w:p>
    <w:p w14:paraId="13286808" w14:textId="77777777" w:rsidR="0053178A" w:rsidRPr="005223F4" w:rsidRDefault="0053178A" w:rsidP="00861150">
      <w:pPr>
        <w:pStyle w:val="XMLExcerpt"/>
        <w:rPr>
          <w:lang w:val="en-US"/>
        </w:rPr>
      </w:pPr>
      <w:r w:rsidRPr="005223F4">
        <w:rPr>
          <w:lang w:val="en-US"/>
        </w:rPr>
        <w:t xml:space="preserve">                    dfdl:prefixIncludesPrefixLength="false"</w:t>
      </w:r>
    </w:p>
    <w:p w14:paraId="102BAB63" w14:textId="77777777" w:rsidR="000F4565" w:rsidRPr="005223F4" w:rsidRDefault="000475FC" w:rsidP="00861150">
      <w:pPr>
        <w:pStyle w:val="XMLExcerpt"/>
        <w:rPr>
          <w:rFonts w:ascii="Tms Rmn" w:hAnsi="Tms Rmn" w:cs="Tms Rmn"/>
          <w:sz w:val="24"/>
          <w:lang w:val="en-US"/>
        </w:rPr>
      </w:pPr>
      <w:r w:rsidRPr="005223F4">
        <w:rPr>
          <w:lang w:val="en-US"/>
        </w:rPr>
        <w:t xml:space="preserve">                    </w:t>
      </w:r>
      <w:r w:rsidR="000F4565" w:rsidRPr="005223F4">
        <w:rPr>
          <w:lang w:val="en-US"/>
        </w:rPr>
        <w:t>dfdl:</w:t>
      </w:r>
      <w:r w:rsidR="007D4F9F" w:rsidRPr="005223F4">
        <w:rPr>
          <w:lang w:val="en-US"/>
        </w:rPr>
        <w:t>prefixL</w:t>
      </w:r>
      <w:r w:rsidR="000F4565" w:rsidRPr="005223F4">
        <w:rPr>
          <w:lang w:val="en-US"/>
        </w:rPr>
        <w:t>engthType="packed</w:t>
      </w:r>
      <w:r w:rsidR="00FB0A4C" w:rsidRPr="005223F4">
        <w:rPr>
          <w:lang w:val="en-US"/>
        </w:rPr>
        <w:t>3</w:t>
      </w:r>
      <w:r w:rsidR="000F4565" w:rsidRPr="005223F4">
        <w:rPr>
          <w:lang w:val="en-US"/>
        </w:rPr>
        <w:t>"/&gt;</w:t>
      </w:r>
      <w:r w:rsidR="000F4565" w:rsidRPr="005223F4">
        <w:rPr>
          <w:rFonts w:ascii="Tms Rmn" w:hAnsi="Tms Rmn" w:cs="Tms Rmn"/>
          <w:sz w:val="24"/>
          <w:lang w:val="en-US"/>
        </w:rPr>
        <w:t xml:space="preserve"> </w:t>
      </w:r>
    </w:p>
    <w:p w14:paraId="765ABC72" w14:textId="77777777" w:rsidR="000F4565" w:rsidRPr="005223F4" w:rsidRDefault="000F4565" w:rsidP="00861150">
      <w:pPr>
        <w:pStyle w:val="XMLExcerpt"/>
        <w:rPr>
          <w:rFonts w:ascii="Helv" w:hAnsi="Helv" w:cs="Helv"/>
          <w:color w:val="000000"/>
          <w:lang w:val="en-US"/>
        </w:rPr>
      </w:pPr>
    </w:p>
    <w:p w14:paraId="11FC4632" w14:textId="77777777" w:rsidR="00A51410" w:rsidRPr="005223F4" w:rsidRDefault="00A51410" w:rsidP="00861150">
      <w:pPr>
        <w:pStyle w:val="XMLExcerpt"/>
        <w:rPr>
          <w:rFonts w:ascii="Tms Rmn" w:hAnsi="Tms Rmn" w:cs="Tms Rmn"/>
          <w:sz w:val="24"/>
          <w:lang w:val="en-US"/>
        </w:rPr>
      </w:pPr>
      <w:r w:rsidRPr="005223F4">
        <w:rPr>
          <w:lang w:val="en-US"/>
        </w:rPr>
        <w:t>&lt;</w:t>
      </w:r>
      <w:r w:rsidR="00C67BDB">
        <w:rPr>
          <w:lang w:val="en-US"/>
        </w:rPr>
        <w:t>xs:</w:t>
      </w:r>
      <w:r w:rsidRPr="005223F4">
        <w:rPr>
          <w:lang w:val="en-US"/>
        </w:rPr>
        <w:t>simpleType name="packed</w:t>
      </w:r>
      <w:r w:rsidR="00FB0A4C" w:rsidRPr="005223F4">
        <w:rPr>
          <w:lang w:val="en-US"/>
        </w:rPr>
        <w:t>3</w:t>
      </w:r>
      <w:r w:rsidRPr="005223F4">
        <w:rPr>
          <w:lang w:val="en-US"/>
        </w:rPr>
        <w:t>"</w:t>
      </w:r>
      <w:r w:rsidRPr="005223F4">
        <w:rPr>
          <w:rFonts w:ascii="Tms Rmn" w:hAnsi="Tms Rmn" w:cs="Tms Rmn"/>
          <w:sz w:val="24"/>
          <w:lang w:val="en-US"/>
        </w:rPr>
        <w:t xml:space="preserve"> </w:t>
      </w:r>
    </w:p>
    <w:p w14:paraId="161DAB7B" w14:textId="77777777" w:rsidR="0048262F" w:rsidRPr="005223F4" w:rsidRDefault="0048262F" w:rsidP="00861150">
      <w:pPr>
        <w:pStyle w:val="XMLExcerpt"/>
        <w:rPr>
          <w:lang w:val="en-US"/>
        </w:rPr>
      </w:pPr>
      <w:r w:rsidRPr="005223F4">
        <w:rPr>
          <w:lang w:val="en-US"/>
        </w:rPr>
        <w:t xml:space="preserve">            dfdl:representation="</w:t>
      </w:r>
      <w:r w:rsidR="005A2F2A" w:rsidRPr="005223F4">
        <w:rPr>
          <w:lang w:val="en-US"/>
        </w:rPr>
        <w:t>binary</w:t>
      </w:r>
      <w:r w:rsidRPr="005223F4">
        <w:rPr>
          <w:lang w:val="en-US"/>
        </w:rPr>
        <w:t xml:space="preserve">" </w:t>
      </w:r>
    </w:p>
    <w:p w14:paraId="0B4853D2" w14:textId="77777777" w:rsidR="0053178A" w:rsidRPr="005223F4" w:rsidRDefault="0048262F" w:rsidP="00485426">
      <w:pPr>
        <w:pStyle w:val="XMLExcerpt"/>
        <w:rPr>
          <w:lang w:val="en-US"/>
        </w:rPr>
      </w:pPr>
      <w:r w:rsidRPr="005223F4">
        <w:rPr>
          <w:lang w:val="en-US"/>
        </w:rPr>
        <w:t xml:space="preserve">            dfdl:</w:t>
      </w:r>
      <w:r w:rsidR="00485426" w:rsidRPr="005223F4">
        <w:rPr>
          <w:szCs w:val="18"/>
          <w:lang w:val="en-US"/>
        </w:rPr>
        <w:t>binaryNumberRep</w:t>
      </w:r>
      <w:del w:id="8952" w:author="Steve Hanson" w:date="2012-02-23T15:21:00Z">
        <w:r w:rsidR="00485426" w:rsidRPr="005223F4" w:rsidDel="00B40487">
          <w:rPr>
            <w:lang w:val="en-US"/>
          </w:rPr>
          <w:delText xml:space="preserve"> </w:delText>
        </w:r>
      </w:del>
      <w:r w:rsidRPr="005223F4">
        <w:rPr>
          <w:lang w:val="en-US"/>
        </w:rPr>
        <w:t>="packed"</w:t>
      </w:r>
    </w:p>
    <w:p w14:paraId="70C4535D" w14:textId="77777777" w:rsidR="0053178A" w:rsidRPr="005223F4" w:rsidRDefault="0053178A" w:rsidP="00485426">
      <w:pPr>
        <w:pStyle w:val="XMLExcerpt"/>
        <w:rPr>
          <w:lang w:val="en-US"/>
        </w:rPr>
      </w:pPr>
      <w:r w:rsidRPr="005223F4">
        <w:rPr>
          <w:lang w:val="en-US"/>
        </w:rPr>
        <w:t xml:space="preserve">            dfdl:lengthKind="explicit"</w:t>
      </w:r>
    </w:p>
    <w:p w14:paraId="36BEF9D7" w14:textId="0E3DB4DF" w:rsidR="0048262F" w:rsidRPr="005223F4" w:rsidRDefault="0053178A" w:rsidP="00C67BDB">
      <w:pPr>
        <w:pStyle w:val="XMLExcerpt"/>
        <w:rPr>
          <w:lang w:val="en-US"/>
        </w:rPr>
      </w:pPr>
      <w:r w:rsidRPr="005223F4">
        <w:rPr>
          <w:lang w:val="en-US"/>
        </w:rPr>
        <w:t xml:space="preserve">            dfdl:length="</w:t>
      </w:r>
      <w:r w:rsidR="00FB0A4C" w:rsidRPr="005223F4">
        <w:rPr>
          <w:lang w:val="en-US"/>
        </w:rPr>
        <w:t>2</w:t>
      </w:r>
      <w:r w:rsidRPr="005223F4">
        <w:rPr>
          <w:lang w:val="en-US"/>
        </w:rPr>
        <w:t>"</w:t>
      </w:r>
      <w:r w:rsidR="00C67BDB">
        <w:rPr>
          <w:lang w:val="en-US"/>
        </w:rPr>
        <w:t xml:space="preserve"> </w:t>
      </w:r>
      <w:r w:rsidR="0048262F" w:rsidRPr="005223F4">
        <w:rPr>
          <w:lang w:val="en-US"/>
        </w:rPr>
        <w:t>&gt;</w:t>
      </w:r>
      <w:r w:rsidR="0048262F" w:rsidRPr="005223F4">
        <w:rPr>
          <w:rFonts w:ascii="Tms Rmn" w:hAnsi="Tms Rmn" w:cs="Tms Rmn"/>
          <w:sz w:val="24"/>
          <w:lang w:val="en-US"/>
        </w:rPr>
        <w:t xml:space="preserve"> </w:t>
      </w:r>
    </w:p>
    <w:p w14:paraId="57838C0A" w14:textId="77777777" w:rsidR="00A51410" w:rsidRPr="005223F4" w:rsidRDefault="00A51410" w:rsidP="00861150">
      <w:pPr>
        <w:pStyle w:val="XMLExcerpt"/>
        <w:rPr>
          <w:lang w:val="en-US"/>
        </w:rPr>
      </w:pPr>
      <w:r w:rsidRPr="005223F4">
        <w:rPr>
          <w:lang w:val="en-US"/>
        </w:rPr>
        <w:t xml:space="preserve">  </w:t>
      </w:r>
      <w:del w:id="8953" w:author="Steve Hanson" w:date="2012-02-23T15:22:00Z">
        <w:r w:rsidRPr="005223F4" w:rsidDel="00B40487">
          <w:rPr>
            <w:lang w:val="en-US"/>
          </w:rPr>
          <w:delText xml:space="preserve">     </w:delText>
        </w:r>
      </w:del>
      <w:r w:rsidRPr="005223F4">
        <w:rPr>
          <w:lang w:val="en-US"/>
        </w:rPr>
        <w:t>&lt;</w:t>
      </w:r>
      <w:r w:rsidR="00C67BDB">
        <w:rPr>
          <w:lang w:val="en-US"/>
        </w:rPr>
        <w:t>xs:</w:t>
      </w:r>
      <w:r w:rsidRPr="005223F4">
        <w:rPr>
          <w:lang w:val="en-US"/>
        </w:rPr>
        <w:t xml:space="preserve">restriction base="integer" </w:t>
      </w:r>
      <w:r w:rsidR="0048262F" w:rsidRPr="005223F4">
        <w:rPr>
          <w:lang w:val="en-US"/>
        </w:rPr>
        <w:t>/&gt;</w:t>
      </w:r>
    </w:p>
    <w:p w14:paraId="6CA03ACA" w14:textId="77777777" w:rsidR="00A51410" w:rsidRPr="005223F4" w:rsidRDefault="00A51410" w:rsidP="00861150">
      <w:pPr>
        <w:pStyle w:val="XMLExcerpt"/>
        <w:rPr>
          <w:rFonts w:ascii="Tms Rmn" w:hAnsi="Tms Rmn" w:cs="Tms Rmn"/>
          <w:sz w:val="24"/>
          <w:lang w:val="en-US"/>
        </w:rPr>
      </w:pPr>
      <w:r w:rsidRPr="005223F4">
        <w:rPr>
          <w:lang w:val="en-US"/>
        </w:rPr>
        <w:t>&lt;/</w:t>
      </w:r>
      <w:r w:rsidR="00C67BDB">
        <w:rPr>
          <w:lang w:val="en-US"/>
        </w:rPr>
        <w:t>xs:</w:t>
      </w:r>
      <w:r w:rsidRPr="005223F4">
        <w:rPr>
          <w:lang w:val="en-US"/>
        </w:rPr>
        <w:t>simpleType&gt;</w:t>
      </w:r>
      <w:r w:rsidRPr="005223F4">
        <w:rPr>
          <w:rFonts w:ascii="Tms Rmn" w:hAnsi="Tms Rmn" w:cs="Tms Rmn"/>
          <w:sz w:val="24"/>
          <w:lang w:val="en-US"/>
        </w:rPr>
        <w:t xml:space="preserve"> </w:t>
      </w:r>
    </w:p>
    <w:p w14:paraId="59FC4B72" w14:textId="41C882F5" w:rsidR="00A51410" w:rsidRPr="005223F4" w:rsidDel="00916D7B" w:rsidRDefault="00A51410" w:rsidP="00903F67">
      <w:pPr>
        <w:rPr>
          <w:del w:id="8954" w:author="mbeckerle" w:date="2012-04-22T18:13:00Z"/>
        </w:rPr>
      </w:pPr>
    </w:p>
    <w:p w14:paraId="3EE73C31" w14:textId="77777777" w:rsidR="00C60AC4" w:rsidRPr="005223F4" w:rsidRDefault="00C60AC4" w:rsidP="00FB0A4C">
      <w:r w:rsidRPr="005223F4">
        <w:t xml:space="preserve">In the above, the string has a prefix </w:t>
      </w:r>
      <w:ins w:id="8955" w:author="Steve Hanson" w:date="2012-02-23T15:23:00Z">
        <w:r w:rsidR="00B40487">
          <w:t>length</w:t>
        </w:r>
      </w:ins>
      <w:del w:id="8956" w:author="Steve Hanson" w:date="2012-02-23T15:23:00Z">
        <w:r w:rsidRPr="005223F4" w:rsidDel="00B40487">
          <w:delText>element</w:delText>
        </w:r>
      </w:del>
      <w:r w:rsidRPr="005223F4">
        <w:t xml:space="preserve"> of type 'packed</w:t>
      </w:r>
      <w:r w:rsidR="000F00D6" w:rsidRPr="005223F4">
        <w:t>3</w:t>
      </w:r>
      <w:r w:rsidRPr="005223F4">
        <w:t xml:space="preserve">' containing </w:t>
      </w:r>
      <w:r w:rsidR="00FB0A4C" w:rsidRPr="005223F4">
        <w:t>3</w:t>
      </w:r>
      <w:r w:rsidRPr="005223F4">
        <w:t xml:space="preserve"> packed decimal digits.</w:t>
      </w:r>
    </w:p>
    <w:p w14:paraId="47FCED3B" w14:textId="77777777" w:rsidR="0027435F" w:rsidRPr="005223F4" w:rsidRDefault="0027435F" w:rsidP="009F05C7">
      <w:r w:rsidRPr="005223F4">
        <w:t xml:space="preserve">The property </w:t>
      </w:r>
      <w:r w:rsidR="009F05C7" w:rsidRPr="005223F4">
        <w:t>dfdl:</w:t>
      </w:r>
      <w:r w:rsidRPr="005223F4">
        <w:t xml:space="preserve">prefixIncludesPrefixLength is </w:t>
      </w:r>
      <w:r w:rsidR="001E4505" w:rsidRPr="005223F4">
        <w:t>an</w:t>
      </w:r>
      <w:r w:rsidRPr="005223F4">
        <w:t xml:space="preserve"> </w:t>
      </w:r>
      <w:r w:rsidR="009F05C7" w:rsidRPr="005223F4">
        <w:t xml:space="preserve">enumeration </w:t>
      </w:r>
      <w:r w:rsidRPr="005223F4">
        <w:t>which allows the length computation to be varied to include or exclude the length of the prefix element itself.</w:t>
      </w:r>
    </w:p>
    <w:p w14:paraId="4D25CA92" w14:textId="77777777" w:rsidR="00424C38" w:rsidRDefault="00424C38" w:rsidP="00903F67">
      <w:r w:rsidRPr="005223F4">
        <w:t xml:space="preserve">The prefix </w:t>
      </w:r>
      <w:ins w:id="8957" w:author="Steve Hanson" w:date="2012-02-23T15:23:00Z">
        <w:r w:rsidR="00B40487">
          <w:t>length</w:t>
        </w:r>
      </w:ins>
      <w:del w:id="8958" w:author="Steve Hanson" w:date="2012-02-23T15:23:00Z">
        <w:r w:rsidRPr="005223F4" w:rsidDel="00B40487">
          <w:delText>element</w:delText>
        </w:r>
        <w:r w:rsidR="00DA5E7F" w:rsidRPr="005223F4" w:rsidDel="00B40487">
          <w:delText>'</w:delText>
        </w:r>
      </w:del>
      <w:ins w:id="8959" w:author="Steve Hanson" w:date="2012-02-23T15:23:00Z">
        <w:r w:rsidR="00B40487">
          <w:t>’</w:t>
        </w:r>
      </w:ins>
      <w:r w:rsidR="00DA5E7F" w:rsidRPr="005223F4">
        <w:t>s value</w:t>
      </w:r>
      <w:r w:rsidRPr="005223F4">
        <w:t xml:space="preserve"> contains the length measured in units given by dfdl:lengthUnits.</w:t>
      </w:r>
    </w:p>
    <w:p w14:paraId="4E15E4C3" w14:textId="4B2CA391" w:rsidR="00DE234D" w:rsidRPr="005223F4" w:rsidRDefault="00DE234D" w:rsidP="00903F67">
      <w:commentRangeStart w:id="8960"/>
      <w:r>
        <w:t xml:space="preserve">When parsing, if the lengthUnits are bits, then any number of bits can be in the representation.However, the same is not true when unparsing. The DFDL Infoset does not store the number of bits in a number, so the number of bits will always be a multiple of 8 bits. </w:t>
      </w:r>
      <w:commentRangeEnd w:id="8960"/>
      <w:r>
        <w:rPr>
          <w:rStyle w:val="CommentReference"/>
        </w:rPr>
        <w:commentReference w:id="8960"/>
      </w:r>
    </w:p>
    <w:p w14:paraId="766650A9" w14:textId="77777777" w:rsidR="009071CB" w:rsidRDefault="009071CB" w:rsidP="009071CB">
      <w:pPr>
        <w:rPr>
          <w:ins w:id="8961" w:author="mbeckerle" w:date="2012-11-19T15:24:00Z"/>
        </w:rPr>
      </w:pPr>
      <w:ins w:id="8962" w:author="mbeckerle" w:date="2012-11-19T15:24:00Z">
        <w:r>
          <w:t>When unparsing, the value of the prefix is computed automatically by obtaining the length of the element's content.</w:t>
        </w:r>
      </w:ins>
    </w:p>
    <w:p w14:paraId="4E314ACC" w14:textId="4B2905D5" w:rsidR="009071CB" w:rsidRDefault="009071CB" w:rsidP="009071CB">
      <w:pPr>
        <w:rPr>
          <w:ins w:id="8963" w:author="mbeckerle" w:date="2012-11-19T15:24:00Z"/>
        </w:rPr>
      </w:pPr>
      <w:ins w:id="8964" w:author="mbeckerle" w:date="2012-11-19T15:24:00Z">
        <w:r>
          <w:t xml:space="preserve">For a simple element with </w:t>
        </w:r>
      </w:ins>
      <w:ins w:id="8965" w:author="Steve Hanson" w:date="2013-02-05T11:47:00Z">
        <w:r w:rsidR="005C10FE">
          <w:t xml:space="preserve">text </w:t>
        </w:r>
      </w:ins>
      <w:ins w:id="8966" w:author="mbeckerle" w:date="2012-11-19T15:24:00Z">
        <w:r>
          <w:t>representation</w:t>
        </w:r>
        <w:del w:id="8967" w:author="Steve Hanson" w:date="2013-02-05T11:47:00Z">
          <w:r w:rsidDel="005C10FE">
            <w:delText xml:space="preserve"> ‘text’</w:delText>
          </w:r>
        </w:del>
        <w:r>
          <w:t>, the length is computed as for lengthKind ‘delimited’</w:t>
        </w:r>
      </w:ins>
      <w:ins w:id="8968" w:author="Steve Hanson" w:date="2013-02-05T11:47:00Z">
        <w:r w:rsidR="005C10FE">
          <w:t>.</w:t>
        </w:r>
      </w:ins>
      <w:ins w:id="8969" w:author="mbeckerle" w:date="2012-11-19T15:24:00Z">
        <w:del w:id="8970" w:author="Steve Hanson" w:date="2013-02-05T11:47:00Z">
          <w:r w:rsidDel="005C10FE">
            <w:delText xml:space="preserve"> .</w:delText>
          </w:r>
        </w:del>
      </w:ins>
    </w:p>
    <w:p w14:paraId="540F5823" w14:textId="00661510" w:rsidR="009071CB" w:rsidRDefault="009071CB" w:rsidP="009071CB">
      <w:pPr>
        <w:rPr>
          <w:ins w:id="8971" w:author="mbeckerle" w:date="2012-11-19T15:24:00Z"/>
        </w:rPr>
      </w:pPr>
      <w:ins w:id="8972" w:author="mbeckerle" w:date="2012-11-19T15:24:00Z">
        <w:r>
          <w:t xml:space="preserve">For a simple element with </w:t>
        </w:r>
      </w:ins>
      <w:ins w:id="8973" w:author="Steve Hanson" w:date="2013-02-05T11:47:00Z">
        <w:r w:rsidR="005C10FE">
          <w:t xml:space="preserve">binary </w:t>
        </w:r>
      </w:ins>
      <w:ins w:id="8974" w:author="mbeckerle" w:date="2012-11-19T15:24:00Z">
        <w:r>
          <w:t>representation</w:t>
        </w:r>
        <w:del w:id="8975" w:author="Steve Hanson" w:date="2013-02-05T11:47:00Z">
          <w:r w:rsidDel="005C10FE">
            <w:delText>=’binary’</w:delText>
          </w:r>
        </w:del>
        <w:r>
          <w:t>, the length is given in the table below.</w:t>
        </w:r>
      </w:ins>
    </w:p>
    <w:p w14:paraId="60D51F26" w14:textId="6BB5235C" w:rsidR="00504604" w:rsidRDefault="009071CB" w:rsidP="009071CB">
      <w:ins w:id="8976" w:author="mbeckerle" w:date="2012-11-19T15:24:00Z">
        <w:r>
          <w:t>For a complex element, the length is that of the ComplexContent region.</w:t>
        </w:r>
      </w:ins>
      <w:del w:id="8977" w:author="mbeckerle" w:date="2012-11-19T15:24:00Z">
        <w:r w:rsidR="00DA5E7F" w:rsidRPr="005223F4" w:rsidDel="009071CB">
          <w:delText xml:space="preserve">When </w:delText>
        </w:r>
        <w:r w:rsidR="001E08F3" w:rsidRPr="005223F4" w:rsidDel="009071CB">
          <w:delText>unparsing</w:delText>
        </w:r>
      </w:del>
      <w:del w:id="8978" w:author="mbeckerle" w:date="2012-08-14T10:55:00Z">
        <w:r w:rsidR="00DE234D" w:rsidDel="00C82E15">
          <w:delText>,</w:delText>
        </w:r>
        <w:r w:rsidR="00DA5E7F" w:rsidRPr="005223F4" w:rsidDel="00C82E15">
          <w:delText xml:space="preserve"> </w:delText>
        </w:r>
      </w:del>
      <w:del w:id="8979" w:author="mbeckerle" w:date="2012-11-19T15:24:00Z">
        <w:r w:rsidR="00DA5E7F" w:rsidRPr="005223F4" w:rsidDel="009071CB">
          <w:delText>the value of the prefix is computed automatically</w:delText>
        </w:r>
        <w:commentRangeStart w:id="8980"/>
        <w:r w:rsidR="001E08F3" w:rsidRPr="005223F4" w:rsidDel="009071CB">
          <w:delText xml:space="preserve"> </w:delText>
        </w:r>
        <w:commentRangeEnd w:id="8980"/>
        <w:r w:rsidR="00CB3BAC" w:rsidDel="009071CB">
          <w:rPr>
            <w:rStyle w:val="CommentReference"/>
          </w:rPr>
          <w:commentReference w:id="8980"/>
        </w:r>
      </w:del>
      <w:del w:id="8981" w:author="mbeckerle" w:date="2012-08-14T11:47:00Z">
        <w:r w:rsidR="001E08F3" w:rsidRPr="005223F4" w:rsidDel="00504604">
          <w:delText>and inserted into the data before the element</w:delText>
        </w:r>
      </w:del>
      <w:ins w:id="8982" w:author="Steve Hanson" w:date="2012-02-23T15:24:00Z">
        <w:del w:id="8983" w:author="mbeckerle" w:date="2012-08-14T11:47:00Z">
          <w:r w:rsidR="00B40487" w:rsidDel="00504604">
            <w:delText>’s content</w:delText>
          </w:r>
        </w:del>
      </w:ins>
      <w:del w:id="8984" w:author="mbeckerle" w:date="2012-08-14T11:47:00Z">
        <w:r w:rsidR="001F544E" w:rsidDel="00504604">
          <w:delText>.</w:delText>
        </w:r>
      </w:del>
      <w:del w:id="8985" w:author="mbeckerle" w:date="2012-11-19T15:24:00Z">
        <w:r w:rsidR="001F544E" w:rsidDel="009071CB">
          <w:delText xml:space="preserve"> </w:delText>
        </w:r>
      </w:del>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18"/>
        <w:gridCol w:w="2774"/>
        <w:gridCol w:w="3564"/>
      </w:tblGrid>
      <w:tr w:rsidR="00C82E15" w:rsidRPr="005223F4" w14:paraId="42E57858" w14:textId="77777777" w:rsidTr="00432CDF">
        <w:tc>
          <w:tcPr>
            <w:tcW w:w="2518" w:type="dxa"/>
            <w:shd w:val="clear" w:color="auto" w:fill="F2F2F2" w:themeFill="background1" w:themeFillShade="F2"/>
          </w:tcPr>
          <w:p w14:paraId="1E08029A" w14:textId="77777777" w:rsidR="00C82E15" w:rsidRPr="00240AC5" w:rsidRDefault="00C82E15" w:rsidP="00C82E15">
            <w:pPr>
              <w:rPr>
                <w:b/>
                <w:bCs/>
              </w:rPr>
            </w:pPr>
            <w:r w:rsidRPr="00240AC5">
              <w:rPr>
                <w:b/>
                <w:bCs/>
              </w:rPr>
              <w:t>Type</w:t>
            </w:r>
          </w:p>
        </w:tc>
        <w:tc>
          <w:tcPr>
            <w:tcW w:w="6338" w:type="dxa"/>
            <w:gridSpan w:val="2"/>
            <w:tcBorders>
              <w:bottom w:val="single" w:sz="4" w:space="0" w:color="auto"/>
            </w:tcBorders>
            <w:shd w:val="clear" w:color="auto" w:fill="F2F2F2" w:themeFill="background1" w:themeFillShade="F2"/>
          </w:tcPr>
          <w:p w14:paraId="345884A5" w14:textId="77777777" w:rsidR="00C82E15" w:rsidRPr="00275A32" w:rsidRDefault="00C82E15" w:rsidP="00C82E15">
            <w:pPr>
              <w:jc w:val="center"/>
              <w:rPr>
                <w:b/>
                <w:bCs/>
                <w:iCs/>
              </w:rPr>
            </w:pPr>
            <w:r>
              <w:rPr>
                <w:b/>
                <w:bCs/>
                <w:iCs/>
              </w:rPr>
              <w:t xml:space="preserve">Length </w:t>
            </w:r>
          </w:p>
        </w:tc>
      </w:tr>
      <w:tr w:rsidR="00C82E15" w:rsidRPr="005223F4" w14:paraId="192C98D0" w14:textId="77777777" w:rsidTr="00432CDF">
        <w:tc>
          <w:tcPr>
            <w:tcW w:w="2518" w:type="dxa"/>
            <w:shd w:val="clear" w:color="auto" w:fill="auto"/>
          </w:tcPr>
          <w:p w14:paraId="7846AFF7" w14:textId="77777777" w:rsidR="00C82E15" w:rsidRPr="00275A32" w:rsidRDefault="00C82E15" w:rsidP="00C82E15">
            <w:pPr>
              <w:rPr>
                <w:bCs/>
              </w:rPr>
            </w:pPr>
            <w:r w:rsidRPr="00275A32">
              <w:rPr>
                <w:bCs/>
              </w:rPr>
              <w:t>String</w:t>
            </w:r>
          </w:p>
        </w:tc>
        <w:tc>
          <w:tcPr>
            <w:tcW w:w="6338" w:type="dxa"/>
            <w:gridSpan w:val="2"/>
            <w:shd w:val="clear" w:color="auto" w:fill="auto"/>
          </w:tcPr>
          <w:p w14:paraId="4AD99B6E" w14:textId="77777777" w:rsidR="00C82E15" w:rsidRPr="005223F4" w:rsidRDefault="00C82E15" w:rsidP="00C82E15">
            <w:r w:rsidRPr="005223F4">
              <w:t>Not applicable</w:t>
            </w:r>
          </w:p>
        </w:tc>
      </w:tr>
      <w:tr w:rsidR="00C82E15" w:rsidRPr="005223F4" w14:paraId="16117B2A" w14:textId="77777777" w:rsidTr="00432CDF">
        <w:tc>
          <w:tcPr>
            <w:tcW w:w="2518" w:type="dxa"/>
            <w:shd w:val="clear" w:color="auto" w:fill="auto"/>
          </w:tcPr>
          <w:p w14:paraId="5EEF32D6" w14:textId="77777777" w:rsidR="00C82E15" w:rsidRPr="00275A32" w:rsidRDefault="00C82E15" w:rsidP="00C82E15">
            <w:pPr>
              <w:rPr>
                <w:bCs/>
              </w:rPr>
            </w:pPr>
            <w:r w:rsidRPr="00275A32">
              <w:rPr>
                <w:bCs/>
              </w:rPr>
              <w:t>Float</w:t>
            </w:r>
          </w:p>
        </w:tc>
        <w:tc>
          <w:tcPr>
            <w:tcW w:w="6338" w:type="dxa"/>
            <w:gridSpan w:val="2"/>
            <w:shd w:val="clear" w:color="auto" w:fill="auto"/>
          </w:tcPr>
          <w:p w14:paraId="197E1C54" w14:textId="77777777" w:rsidR="00C82E15" w:rsidRPr="005223F4" w:rsidRDefault="00C82E15" w:rsidP="00C82E15">
            <w:r>
              <w:t>32</w:t>
            </w:r>
          </w:p>
        </w:tc>
      </w:tr>
      <w:tr w:rsidR="00C82E15" w:rsidRPr="005223F4" w14:paraId="749E978D" w14:textId="77777777" w:rsidTr="00432CDF">
        <w:tc>
          <w:tcPr>
            <w:tcW w:w="2518" w:type="dxa"/>
            <w:shd w:val="clear" w:color="auto" w:fill="auto"/>
          </w:tcPr>
          <w:p w14:paraId="37AEBA06" w14:textId="77777777" w:rsidR="00C82E15" w:rsidRPr="00275A32" w:rsidRDefault="00C82E15" w:rsidP="00C82E15">
            <w:pPr>
              <w:rPr>
                <w:bCs/>
              </w:rPr>
            </w:pPr>
            <w:r w:rsidRPr="00275A32">
              <w:rPr>
                <w:bCs/>
              </w:rPr>
              <w:t>Double</w:t>
            </w:r>
          </w:p>
        </w:tc>
        <w:tc>
          <w:tcPr>
            <w:tcW w:w="6338" w:type="dxa"/>
            <w:gridSpan w:val="2"/>
            <w:tcBorders>
              <w:bottom w:val="single" w:sz="4" w:space="0" w:color="auto"/>
            </w:tcBorders>
            <w:shd w:val="clear" w:color="auto" w:fill="auto"/>
          </w:tcPr>
          <w:p w14:paraId="452341C2" w14:textId="77777777" w:rsidR="00C82E15" w:rsidRPr="005223F4" w:rsidRDefault="00C82E15" w:rsidP="00C82E15">
            <w:r>
              <w:t>64</w:t>
            </w:r>
          </w:p>
        </w:tc>
      </w:tr>
      <w:tr w:rsidR="00C82E15" w:rsidRPr="005223F4" w14:paraId="64F3B8B5" w14:textId="77777777" w:rsidTr="00432CDF">
        <w:tc>
          <w:tcPr>
            <w:tcW w:w="2518" w:type="dxa"/>
            <w:shd w:val="clear" w:color="auto" w:fill="auto"/>
          </w:tcPr>
          <w:p w14:paraId="0328E188" w14:textId="77777777" w:rsidR="00C82E15" w:rsidRPr="00275A32" w:rsidRDefault="00C82E15" w:rsidP="00C82E15">
            <w:pPr>
              <w:rPr>
                <w:bCs/>
              </w:rPr>
            </w:pPr>
            <w:r w:rsidRPr="00275A32">
              <w:rPr>
                <w:bCs/>
              </w:rPr>
              <w:t>Decimal</w:t>
            </w:r>
            <w:r w:rsidRPr="005E3B09">
              <w:rPr>
                <w:bCs/>
              </w:rPr>
              <w:t>, Integer</w:t>
            </w:r>
            <w:r w:rsidRPr="00F81703">
              <w:rPr>
                <w:bCs/>
              </w:rPr>
              <w:t xml:space="preserve">, </w:t>
            </w:r>
            <w:r w:rsidRPr="00240AC5">
              <w:rPr>
                <w:bCs/>
              </w:rPr>
              <w:t>N</w:t>
            </w:r>
            <w:r w:rsidRPr="00B40487" w:rsidDel="00400E16">
              <w:t>onNegativeInteger</w:t>
            </w:r>
          </w:p>
        </w:tc>
        <w:tc>
          <w:tcPr>
            <w:tcW w:w="6338" w:type="dxa"/>
            <w:gridSpan w:val="2"/>
            <w:shd w:val="clear" w:color="auto" w:fill="auto"/>
          </w:tcPr>
          <w:p w14:paraId="5260C1B2" w14:textId="77777777" w:rsidR="00C82E15" w:rsidRPr="005223F4" w:rsidRDefault="00C82E15" w:rsidP="00C82E15">
            <w:commentRangeStart w:id="8986"/>
            <w:r w:rsidRPr="005223F4">
              <w:t>Minimum number of bytes to represent significant digits and sign</w:t>
            </w:r>
            <w:commentRangeEnd w:id="8986"/>
            <w:r>
              <w:rPr>
                <w:rStyle w:val="CommentReference"/>
              </w:rPr>
              <w:commentReference w:id="8986"/>
            </w:r>
          </w:p>
        </w:tc>
      </w:tr>
      <w:tr w:rsidR="00432CDF" w:rsidRPr="005223F4" w14:paraId="22FAD590" w14:textId="77777777" w:rsidTr="00432CDF">
        <w:tc>
          <w:tcPr>
            <w:tcW w:w="2518" w:type="dxa"/>
            <w:shd w:val="clear" w:color="auto" w:fill="auto"/>
          </w:tcPr>
          <w:p w14:paraId="7501EFF0" w14:textId="77777777" w:rsidR="00432CDF" w:rsidRPr="00275A32" w:rsidRDefault="00432CDF" w:rsidP="00C82E15">
            <w:pPr>
              <w:rPr>
                <w:bCs/>
              </w:rPr>
            </w:pPr>
            <w:r w:rsidRPr="00275A32">
              <w:rPr>
                <w:bCs/>
              </w:rPr>
              <w:t>Long, UnsignedLong</w:t>
            </w:r>
          </w:p>
        </w:tc>
        <w:tc>
          <w:tcPr>
            <w:tcW w:w="2774" w:type="dxa"/>
            <w:vMerge w:val="restart"/>
            <w:shd w:val="clear" w:color="auto" w:fill="auto"/>
          </w:tcPr>
          <w:p w14:paraId="76B203E2" w14:textId="77777777" w:rsidR="00432CDF" w:rsidRDefault="00432CDF" w:rsidP="00432CDF">
            <w:pPr>
              <w:rPr>
                <w:ins w:id="8987" w:author="Steve Hanson" w:date="2013-02-06T14:01:00Z"/>
              </w:rPr>
            </w:pPr>
          </w:p>
          <w:p w14:paraId="264BE858" w14:textId="77777777" w:rsidR="00432CDF" w:rsidRDefault="00432CDF" w:rsidP="00432CDF">
            <w:pPr>
              <w:rPr>
                <w:ins w:id="8988" w:author="Steve Hanson" w:date="2013-02-06T14:01:00Z"/>
              </w:rPr>
            </w:pPr>
          </w:p>
          <w:p w14:paraId="669296D3" w14:textId="77777777" w:rsidR="00432CDF" w:rsidRDefault="00432CDF" w:rsidP="00432CDF">
            <w:pPr>
              <w:rPr>
                <w:ins w:id="8989" w:author="Steve Hanson" w:date="2013-02-06T14:02:00Z"/>
              </w:rPr>
            </w:pPr>
          </w:p>
          <w:p w14:paraId="42FDD99A" w14:textId="77777777" w:rsidR="00432CDF" w:rsidRDefault="00432CDF" w:rsidP="00432CDF">
            <w:pPr>
              <w:rPr>
                <w:ins w:id="8990" w:author="Steve Hanson" w:date="2013-02-06T14:02:00Z"/>
              </w:rPr>
            </w:pPr>
          </w:p>
          <w:p w14:paraId="3A12C17F" w14:textId="38854CB0" w:rsidR="00432CDF" w:rsidRPr="005223F4" w:rsidRDefault="00432CDF" w:rsidP="00432CDF">
            <w:ins w:id="8991" w:author="Steve Hanson" w:date="2013-02-06T14:02:00Z">
              <w:r>
                <w:t>p</w:t>
              </w:r>
            </w:ins>
            <w:del w:id="8992" w:author="Steve Hanson" w:date="2013-02-06T14:02:00Z">
              <w:r w:rsidRPr="005223F4" w:rsidDel="00432CDF">
                <w:delText>P</w:delText>
              </w:r>
            </w:del>
            <w:r w:rsidRPr="005223F4">
              <w:t>acked</w:t>
            </w:r>
            <w:ins w:id="8993" w:author="Steve Hanson" w:date="2013-02-06T14:00:00Z">
              <w:r>
                <w:t xml:space="preserve"> decimal</w:t>
              </w:r>
            </w:ins>
            <w:del w:id="8994" w:author="Steve Hanson" w:date="2013-02-06T14:00:00Z">
              <w:r w:rsidRPr="005223F4" w:rsidDel="00432CDF">
                <w:delText>/bcd</w:delText>
              </w:r>
            </w:del>
            <w:ins w:id="8995" w:author="mbeckerle" w:date="2013-01-28T16:23:00Z">
              <w:del w:id="8996" w:author="Steve Hanson" w:date="2013-02-06T14:00:00Z">
                <w:r w:rsidDel="00432CDF">
                  <w:delText>/ibm4690Packed</w:delText>
                </w:r>
              </w:del>
            </w:ins>
            <w:del w:id="8997" w:author="Steve Hanson" w:date="2013-02-06T14:00:00Z">
              <w:r w:rsidRPr="005223F4" w:rsidDel="00432CDF">
                <w:delText xml:space="preserve"> </w:delText>
              </w:r>
            </w:del>
            <w:r w:rsidRPr="005223F4">
              <w:t xml:space="preserve">: as </w:t>
            </w:r>
            <w:ins w:id="8998" w:author="Steve Hanson" w:date="2013-02-06T14:00:00Z">
              <w:r>
                <w:t>D</w:t>
              </w:r>
            </w:ins>
            <w:del w:id="8999" w:author="Steve Hanson" w:date="2013-02-06T14:00:00Z">
              <w:r w:rsidRPr="005223F4" w:rsidDel="00432CDF">
                <w:delText>d</w:delText>
              </w:r>
            </w:del>
            <w:r w:rsidRPr="005223F4">
              <w:t>ecimal</w:t>
            </w:r>
          </w:p>
          <w:p w14:paraId="7C95F54E" w14:textId="77777777" w:rsidR="00432CDF" w:rsidRPr="005223F4" w:rsidRDefault="00432CDF" w:rsidP="00C82E15">
            <w:del w:id="9000" w:author="Steve Hanson" w:date="2013-02-06T14:01:00Z">
              <w:r w:rsidRPr="005223F4" w:rsidDel="00432CDF">
                <w:delText>packed/bcd</w:delText>
              </w:r>
            </w:del>
            <w:ins w:id="9001" w:author="mbeckerle" w:date="2013-01-28T16:23:00Z">
              <w:del w:id="9002" w:author="Steve Hanson" w:date="2013-02-06T14:01:00Z">
                <w:r w:rsidDel="00432CDF">
                  <w:delText>/ibm4690Packed</w:delText>
                </w:r>
              </w:del>
            </w:ins>
            <w:del w:id="9003" w:author="Steve Hanson" w:date="2013-02-06T14:01:00Z">
              <w:r w:rsidRPr="005223F4" w:rsidDel="00432CDF">
                <w:delText xml:space="preserve"> : as decimal</w:delText>
              </w:r>
            </w:del>
          </w:p>
          <w:p w14:paraId="1FF0BF2D" w14:textId="77777777" w:rsidR="00432CDF" w:rsidRPr="005223F4" w:rsidRDefault="00432CDF" w:rsidP="00C82E15">
            <w:del w:id="9004" w:author="Steve Hanson" w:date="2013-02-06T14:01:00Z">
              <w:r w:rsidRPr="005223F4" w:rsidDel="00432CDF">
                <w:delText>packed/bcd</w:delText>
              </w:r>
            </w:del>
            <w:ins w:id="9005" w:author="mbeckerle" w:date="2013-01-28T16:23:00Z">
              <w:del w:id="9006" w:author="Steve Hanson" w:date="2013-02-06T14:01:00Z">
                <w:r w:rsidDel="00432CDF">
                  <w:delText>/ibm4690Packed</w:delText>
                </w:r>
              </w:del>
            </w:ins>
            <w:del w:id="9007" w:author="Steve Hanson" w:date="2013-02-06T14:01:00Z">
              <w:r w:rsidRPr="005223F4" w:rsidDel="00432CDF">
                <w:delText xml:space="preserve"> : as decimal</w:delText>
              </w:r>
            </w:del>
          </w:p>
          <w:p w14:paraId="71E2F557" w14:textId="77777777" w:rsidR="00432CDF" w:rsidRPr="005223F4" w:rsidDel="00432CDF" w:rsidRDefault="00432CDF" w:rsidP="00C82E15">
            <w:pPr>
              <w:rPr>
                <w:del w:id="9008" w:author="Steve Hanson" w:date="2013-02-06T14:02:00Z"/>
              </w:rPr>
            </w:pPr>
            <w:del w:id="9009" w:author="Steve Hanson" w:date="2013-02-06T14:01:00Z">
              <w:r w:rsidRPr="005223F4" w:rsidDel="00432CDF">
                <w:delText>packed/bcd</w:delText>
              </w:r>
            </w:del>
            <w:ins w:id="9010" w:author="mbeckerle" w:date="2013-01-28T16:23:00Z">
              <w:del w:id="9011" w:author="Steve Hanson" w:date="2013-02-06T14:01:00Z">
                <w:r w:rsidDel="00432CDF">
                  <w:delText>/ibm4690Packed</w:delText>
                </w:r>
              </w:del>
            </w:ins>
            <w:del w:id="9012" w:author="Steve Hanson" w:date="2013-02-06T14:01:00Z">
              <w:r w:rsidRPr="005223F4" w:rsidDel="00432CDF">
                <w:delText xml:space="preserve"> : as decimal</w:delText>
              </w:r>
            </w:del>
          </w:p>
          <w:p w14:paraId="2AEAFC33" w14:textId="77777777" w:rsidR="00432CDF" w:rsidRPr="005223F4" w:rsidRDefault="00432CDF" w:rsidP="00C82E15">
            <w:commentRangeStart w:id="9013"/>
            <w:del w:id="9014" w:author="Steve Hanson" w:date="2013-02-06T14:01:00Z">
              <w:r w:rsidRPr="005223F4" w:rsidDel="00432CDF">
                <w:delText>packed/bcd</w:delText>
              </w:r>
            </w:del>
            <w:ins w:id="9015" w:author="mbeckerle" w:date="2013-01-28T16:23:00Z">
              <w:del w:id="9016" w:author="Steve Hanson" w:date="2013-02-06T14:01:00Z">
                <w:r w:rsidDel="00432CDF">
                  <w:delText>/ibm4690Packed</w:delText>
                </w:r>
              </w:del>
            </w:ins>
            <w:del w:id="9017" w:author="Steve Hanson" w:date="2013-02-06T14:01:00Z">
              <w:r w:rsidRPr="005223F4" w:rsidDel="00432CDF">
                <w:delText xml:space="preserve"> : as decimal</w:delText>
              </w:r>
              <w:commentRangeEnd w:id="9013"/>
              <w:r w:rsidDel="00432CDF">
                <w:rPr>
                  <w:rStyle w:val="CommentReference"/>
                </w:rPr>
                <w:commentReference w:id="9013"/>
              </w:r>
            </w:del>
          </w:p>
          <w:p w14:paraId="13D9F218" w14:textId="77777777" w:rsidR="00432CDF" w:rsidRPr="005223F4" w:rsidRDefault="00432CDF" w:rsidP="00C82E15">
            <w:del w:id="9018" w:author="Steve Hanson" w:date="2013-02-06T14:01:00Z">
              <w:r w:rsidRPr="005223F4" w:rsidDel="00432CDF">
                <w:delText>packed/bcd</w:delText>
              </w:r>
            </w:del>
            <w:ins w:id="9019" w:author="mbeckerle" w:date="2013-01-28T16:23:00Z">
              <w:del w:id="9020" w:author="Steve Hanson" w:date="2013-02-06T14:01:00Z">
                <w:r w:rsidDel="00432CDF">
                  <w:delText>/ibm4690Packed</w:delText>
                </w:r>
              </w:del>
            </w:ins>
            <w:del w:id="9021" w:author="Steve Hanson" w:date="2013-02-06T14:01:00Z">
              <w:r w:rsidRPr="005223F4" w:rsidDel="00432CDF">
                <w:delText xml:space="preserve"> : as decimal</w:delText>
              </w:r>
            </w:del>
          </w:p>
          <w:p w14:paraId="665EB183" w14:textId="2B2933B9" w:rsidR="00432CDF" w:rsidRPr="005223F4" w:rsidRDefault="00432CDF" w:rsidP="00C82E15">
            <w:del w:id="9022" w:author="Steve Hanson" w:date="2013-02-06T14:01:00Z">
              <w:r w:rsidRPr="005223F4" w:rsidDel="00432CDF">
                <w:delText>packed/bcd</w:delText>
              </w:r>
            </w:del>
            <w:ins w:id="9023" w:author="mbeckerle" w:date="2013-01-28T16:23:00Z">
              <w:del w:id="9024" w:author="Steve Hanson" w:date="2013-02-06T14:01:00Z">
                <w:r w:rsidDel="00432CDF">
                  <w:delText>/ibm4690Packed</w:delText>
                </w:r>
              </w:del>
            </w:ins>
            <w:del w:id="9025" w:author="Steve Hanson" w:date="2013-02-06T14:01:00Z">
              <w:r w:rsidRPr="005223F4" w:rsidDel="00432CDF">
                <w:delText xml:space="preserve"> : as decimal</w:delText>
              </w:r>
            </w:del>
          </w:p>
        </w:tc>
        <w:tc>
          <w:tcPr>
            <w:tcW w:w="3564" w:type="dxa"/>
            <w:shd w:val="clear" w:color="auto" w:fill="auto"/>
          </w:tcPr>
          <w:p w14:paraId="59CCDB03" w14:textId="77777777" w:rsidR="00432CDF" w:rsidRPr="005223F4" w:rsidRDefault="00432CDF" w:rsidP="00C82E15">
            <w:r>
              <w:t>b</w:t>
            </w:r>
            <w:r w:rsidRPr="005223F4">
              <w:t>inary</w:t>
            </w:r>
            <w:r>
              <w:t xml:space="preserve">: 64 </w:t>
            </w:r>
          </w:p>
        </w:tc>
      </w:tr>
      <w:tr w:rsidR="00432CDF" w:rsidRPr="005223F4" w14:paraId="2EF71BA4" w14:textId="77777777" w:rsidTr="00432CDF">
        <w:tc>
          <w:tcPr>
            <w:tcW w:w="2518" w:type="dxa"/>
            <w:shd w:val="clear" w:color="auto" w:fill="auto"/>
          </w:tcPr>
          <w:p w14:paraId="0BDFB621" w14:textId="77777777" w:rsidR="00432CDF" w:rsidRPr="005E3B09" w:rsidRDefault="00432CDF" w:rsidP="00C82E15">
            <w:pPr>
              <w:rPr>
                <w:bCs/>
              </w:rPr>
            </w:pPr>
            <w:r w:rsidRPr="00275A32">
              <w:rPr>
                <w:bCs/>
              </w:rPr>
              <w:t xml:space="preserve">Int, </w:t>
            </w:r>
            <w:r w:rsidRPr="005E3B09">
              <w:rPr>
                <w:bCs/>
              </w:rPr>
              <w:t>UnsignedInt</w:t>
            </w:r>
          </w:p>
        </w:tc>
        <w:tc>
          <w:tcPr>
            <w:tcW w:w="2774" w:type="dxa"/>
            <w:vMerge/>
            <w:shd w:val="clear" w:color="auto" w:fill="auto"/>
          </w:tcPr>
          <w:p w14:paraId="205AC809" w14:textId="1D03E91D" w:rsidR="00432CDF" w:rsidRPr="005223F4" w:rsidRDefault="00432CDF" w:rsidP="00C82E15"/>
        </w:tc>
        <w:tc>
          <w:tcPr>
            <w:tcW w:w="3564" w:type="dxa"/>
            <w:shd w:val="clear" w:color="auto" w:fill="auto"/>
          </w:tcPr>
          <w:p w14:paraId="55B8D603" w14:textId="77777777" w:rsidR="00432CDF" w:rsidRPr="005223F4" w:rsidRDefault="00432CDF" w:rsidP="00C82E15">
            <w:r w:rsidRPr="005223F4">
              <w:t xml:space="preserve">binary: </w:t>
            </w:r>
            <w:r>
              <w:t>32</w:t>
            </w:r>
          </w:p>
        </w:tc>
      </w:tr>
      <w:tr w:rsidR="00432CDF" w:rsidRPr="005223F4" w14:paraId="4845985D" w14:textId="77777777" w:rsidTr="00432CDF">
        <w:tc>
          <w:tcPr>
            <w:tcW w:w="2518" w:type="dxa"/>
            <w:shd w:val="clear" w:color="auto" w:fill="auto"/>
          </w:tcPr>
          <w:p w14:paraId="58EC214B" w14:textId="77777777" w:rsidR="00432CDF" w:rsidRPr="005E3B09" w:rsidRDefault="00432CDF" w:rsidP="00C82E15">
            <w:pPr>
              <w:rPr>
                <w:bCs/>
              </w:rPr>
            </w:pPr>
            <w:r w:rsidRPr="00275A32">
              <w:rPr>
                <w:bCs/>
              </w:rPr>
              <w:t xml:space="preserve">Short, </w:t>
            </w:r>
            <w:r w:rsidRPr="005E3B09">
              <w:rPr>
                <w:bCs/>
              </w:rPr>
              <w:t>UnsignedShort</w:t>
            </w:r>
          </w:p>
        </w:tc>
        <w:tc>
          <w:tcPr>
            <w:tcW w:w="2774" w:type="dxa"/>
            <w:vMerge/>
            <w:shd w:val="clear" w:color="auto" w:fill="auto"/>
          </w:tcPr>
          <w:p w14:paraId="75C6155B" w14:textId="6589CC91" w:rsidR="00432CDF" w:rsidRPr="005223F4" w:rsidRDefault="00432CDF" w:rsidP="00C82E15"/>
        </w:tc>
        <w:tc>
          <w:tcPr>
            <w:tcW w:w="3564" w:type="dxa"/>
            <w:shd w:val="clear" w:color="auto" w:fill="auto"/>
          </w:tcPr>
          <w:p w14:paraId="4B2E3F77" w14:textId="77777777" w:rsidR="00432CDF" w:rsidRPr="005223F4" w:rsidRDefault="00432CDF" w:rsidP="00C82E15">
            <w:r w:rsidRPr="005223F4">
              <w:t xml:space="preserve">binary: </w:t>
            </w:r>
            <w:r>
              <w:t>16</w:t>
            </w:r>
          </w:p>
        </w:tc>
      </w:tr>
      <w:tr w:rsidR="00432CDF" w:rsidRPr="005223F4" w14:paraId="46EC7864" w14:textId="77777777" w:rsidTr="00432CDF">
        <w:trPr>
          <w:trHeight w:val="728"/>
        </w:trPr>
        <w:tc>
          <w:tcPr>
            <w:tcW w:w="2518" w:type="dxa"/>
            <w:shd w:val="clear" w:color="auto" w:fill="auto"/>
          </w:tcPr>
          <w:p w14:paraId="30F30359" w14:textId="77777777" w:rsidR="00432CDF" w:rsidRPr="005E3B09" w:rsidRDefault="00432CDF" w:rsidP="00C82E15">
            <w:pPr>
              <w:rPr>
                <w:bCs/>
              </w:rPr>
            </w:pPr>
            <w:r w:rsidRPr="00275A32">
              <w:rPr>
                <w:bCs/>
              </w:rPr>
              <w:t xml:space="preserve">Byte, </w:t>
            </w:r>
            <w:r w:rsidRPr="005E3B09">
              <w:rPr>
                <w:bCs/>
              </w:rPr>
              <w:t>UnsignedByte</w:t>
            </w:r>
          </w:p>
        </w:tc>
        <w:tc>
          <w:tcPr>
            <w:tcW w:w="2774" w:type="dxa"/>
            <w:vMerge/>
            <w:shd w:val="clear" w:color="auto" w:fill="auto"/>
          </w:tcPr>
          <w:p w14:paraId="75D445D2" w14:textId="1872B621" w:rsidR="00432CDF" w:rsidRPr="005223F4" w:rsidRDefault="00432CDF" w:rsidP="00C82E15"/>
        </w:tc>
        <w:tc>
          <w:tcPr>
            <w:tcW w:w="3564" w:type="dxa"/>
            <w:shd w:val="clear" w:color="auto" w:fill="auto"/>
          </w:tcPr>
          <w:p w14:paraId="6B8776FB" w14:textId="77777777" w:rsidR="00432CDF" w:rsidRPr="005223F4" w:rsidRDefault="00432CDF" w:rsidP="00C82E15">
            <w:r w:rsidRPr="005223F4">
              <w:t xml:space="preserve">binary: </w:t>
            </w:r>
            <w:r>
              <w:t>8</w:t>
            </w:r>
          </w:p>
        </w:tc>
      </w:tr>
      <w:tr w:rsidR="00432CDF" w:rsidRPr="005223F4" w14:paraId="0D1A48B6" w14:textId="77777777" w:rsidTr="00432CDF">
        <w:tc>
          <w:tcPr>
            <w:tcW w:w="2518" w:type="dxa"/>
            <w:shd w:val="clear" w:color="auto" w:fill="auto"/>
          </w:tcPr>
          <w:p w14:paraId="78D35BE2" w14:textId="77777777" w:rsidR="00432CDF" w:rsidRPr="00275A32" w:rsidRDefault="00432CDF" w:rsidP="00C82E15">
            <w:pPr>
              <w:rPr>
                <w:bCs/>
              </w:rPr>
            </w:pPr>
            <w:r w:rsidRPr="00275A32">
              <w:rPr>
                <w:bCs/>
              </w:rPr>
              <w:t>DateTime</w:t>
            </w:r>
          </w:p>
        </w:tc>
        <w:tc>
          <w:tcPr>
            <w:tcW w:w="2774" w:type="dxa"/>
            <w:vMerge/>
            <w:shd w:val="clear" w:color="auto" w:fill="auto"/>
          </w:tcPr>
          <w:p w14:paraId="5F78D8D9" w14:textId="7D29BC79" w:rsidR="00432CDF" w:rsidRPr="005223F4" w:rsidRDefault="00432CDF" w:rsidP="00C82E15"/>
        </w:tc>
        <w:tc>
          <w:tcPr>
            <w:tcW w:w="3564" w:type="dxa"/>
            <w:shd w:val="clear" w:color="auto" w:fill="auto"/>
          </w:tcPr>
          <w:p w14:paraId="3A23DE77" w14:textId="77777777" w:rsidR="00432CDF" w:rsidRPr="005223F4" w:rsidRDefault="00432CDF" w:rsidP="00C82E15">
            <w:r w:rsidRPr="00240AC5">
              <w:rPr>
                <w:rFonts w:ascii="Helvetica" w:hAnsi="Helvetica" w:cs="Times"/>
              </w:rPr>
              <w:t xml:space="preserve">binarySeconds: </w:t>
            </w:r>
            <w:r>
              <w:rPr>
                <w:rFonts w:ascii="Helvetica" w:hAnsi="Helvetica" w:cs="Times"/>
              </w:rPr>
              <w:t>32</w:t>
            </w:r>
            <w:r w:rsidRPr="00240AC5">
              <w:rPr>
                <w:rFonts w:ascii="Helvetica" w:hAnsi="Helvetica" w:cs="Times"/>
              </w:rPr>
              <w:t>, binaryMilliseconds:</w:t>
            </w:r>
            <w:r>
              <w:rPr>
                <w:rFonts w:ascii="Helvetica" w:hAnsi="Helvetica" w:cs="Times"/>
              </w:rPr>
              <w:t>64</w:t>
            </w:r>
          </w:p>
        </w:tc>
      </w:tr>
      <w:tr w:rsidR="00432CDF" w:rsidRPr="005223F4" w14:paraId="00A33083" w14:textId="77777777" w:rsidTr="00432CDF">
        <w:tc>
          <w:tcPr>
            <w:tcW w:w="2518" w:type="dxa"/>
            <w:shd w:val="clear" w:color="auto" w:fill="auto"/>
          </w:tcPr>
          <w:p w14:paraId="44641A8D" w14:textId="77777777" w:rsidR="00432CDF" w:rsidRPr="00275A32" w:rsidRDefault="00432CDF" w:rsidP="00C82E15">
            <w:pPr>
              <w:rPr>
                <w:bCs/>
              </w:rPr>
            </w:pPr>
            <w:r w:rsidRPr="00275A32">
              <w:rPr>
                <w:bCs/>
              </w:rPr>
              <w:t>Date</w:t>
            </w:r>
          </w:p>
        </w:tc>
        <w:tc>
          <w:tcPr>
            <w:tcW w:w="2774" w:type="dxa"/>
            <w:vMerge/>
            <w:shd w:val="clear" w:color="auto" w:fill="auto"/>
          </w:tcPr>
          <w:p w14:paraId="4F5B620C" w14:textId="7D8BE10C" w:rsidR="00432CDF" w:rsidRPr="005223F4" w:rsidRDefault="00432CDF" w:rsidP="00C82E15"/>
        </w:tc>
        <w:tc>
          <w:tcPr>
            <w:tcW w:w="3564" w:type="dxa"/>
            <w:shd w:val="clear" w:color="auto" w:fill="auto"/>
          </w:tcPr>
          <w:p w14:paraId="7FCD437E" w14:textId="77777777" w:rsidR="00432CDF" w:rsidRPr="005223F4" w:rsidRDefault="00432CDF" w:rsidP="00C82E15">
            <w:r w:rsidRPr="00240AC5">
              <w:rPr>
                <w:rFonts w:ascii="Helvetica" w:hAnsi="Helvetica" w:cs="Times"/>
              </w:rPr>
              <w:t xml:space="preserve">binarySeconds: </w:t>
            </w:r>
            <w:r>
              <w:rPr>
                <w:rFonts w:ascii="Helvetica" w:hAnsi="Helvetica" w:cs="Times"/>
              </w:rPr>
              <w:t>32</w:t>
            </w:r>
            <w:r w:rsidRPr="00240AC5">
              <w:rPr>
                <w:rFonts w:ascii="Helvetica" w:hAnsi="Helvetica" w:cs="Times"/>
              </w:rPr>
              <w:t>, binaryMilliseconds:</w:t>
            </w:r>
            <w:r>
              <w:rPr>
                <w:rFonts w:ascii="Helvetica" w:hAnsi="Helvetica" w:cs="Times"/>
              </w:rPr>
              <w:t>64</w:t>
            </w:r>
          </w:p>
        </w:tc>
      </w:tr>
      <w:tr w:rsidR="00432CDF" w:rsidRPr="005223F4" w14:paraId="791534A7" w14:textId="77777777" w:rsidTr="00432CDF">
        <w:tc>
          <w:tcPr>
            <w:tcW w:w="2518" w:type="dxa"/>
            <w:shd w:val="clear" w:color="auto" w:fill="auto"/>
          </w:tcPr>
          <w:p w14:paraId="0F88CF42" w14:textId="77777777" w:rsidR="00432CDF" w:rsidRPr="00275A32" w:rsidRDefault="00432CDF" w:rsidP="00C82E15">
            <w:pPr>
              <w:rPr>
                <w:bCs/>
              </w:rPr>
            </w:pPr>
            <w:r w:rsidRPr="00275A32">
              <w:rPr>
                <w:bCs/>
              </w:rPr>
              <w:t>Time</w:t>
            </w:r>
          </w:p>
        </w:tc>
        <w:tc>
          <w:tcPr>
            <w:tcW w:w="2774" w:type="dxa"/>
            <w:vMerge/>
            <w:shd w:val="clear" w:color="auto" w:fill="auto"/>
          </w:tcPr>
          <w:p w14:paraId="0E83DD44" w14:textId="4369158D" w:rsidR="00432CDF" w:rsidRPr="005223F4" w:rsidRDefault="00432CDF" w:rsidP="00C82E15"/>
        </w:tc>
        <w:tc>
          <w:tcPr>
            <w:tcW w:w="3564" w:type="dxa"/>
            <w:shd w:val="clear" w:color="auto" w:fill="auto"/>
          </w:tcPr>
          <w:p w14:paraId="73CC20DA" w14:textId="77777777" w:rsidR="00432CDF" w:rsidRPr="005223F4" w:rsidRDefault="00432CDF" w:rsidP="00C82E15">
            <w:r w:rsidRPr="00240AC5">
              <w:rPr>
                <w:rFonts w:ascii="Helvetica" w:hAnsi="Helvetica" w:cs="Times"/>
              </w:rPr>
              <w:t xml:space="preserve">binarySeconds: </w:t>
            </w:r>
            <w:r>
              <w:rPr>
                <w:rFonts w:ascii="Helvetica" w:hAnsi="Helvetica" w:cs="Times"/>
              </w:rPr>
              <w:t>32</w:t>
            </w:r>
            <w:r w:rsidRPr="00240AC5">
              <w:rPr>
                <w:rFonts w:ascii="Helvetica" w:hAnsi="Helvetica" w:cs="Times"/>
              </w:rPr>
              <w:t>, binaryMilliseconds:</w:t>
            </w:r>
            <w:r>
              <w:rPr>
                <w:rFonts w:ascii="Helvetica" w:hAnsi="Helvetica" w:cs="Times"/>
              </w:rPr>
              <w:t>64</w:t>
            </w:r>
          </w:p>
        </w:tc>
      </w:tr>
      <w:tr w:rsidR="00C82E15" w:rsidRPr="005223F4" w14:paraId="51BE63DE" w14:textId="77777777" w:rsidTr="00432CDF">
        <w:tc>
          <w:tcPr>
            <w:tcW w:w="2518" w:type="dxa"/>
            <w:shd w:val="clear" w:color="auto" w:fill="auto"/>
          </w:tcPr>
          <w:p w14:paraId="3D91F104" w14:textId="77777777" w:rsidR="00C82E15" w:rsidRPr="00275A32" w:rsidRDefault="00C82E15" w:rsidP="00C82E15">
            <w:pPr>
              <w:rPr>
                <w:bCs/>
              </w:rPr>
            </w:pPr>
            <w:r w:rsidRPr="00275A32">
              <w:rPr>
                <w:bCs/>
              </w:rPr>
              <w:t>Boolean</w:t>
            </w:r>
          </w:p>
        </w:tc>
        <w:tc>
          <w:tcPr>
            <w:tcW w:w="6338" w:type="dxa"/>
            <w:gridSpan w:val="2"/>
            <w:tcBorders>
              <w:bottom w:val="single" w:sz="4" w:space="0" w:color="auto"/>
            </w:tcBorders>
            <w:shd w:val="clear" w:color="auto" w:fill="auto"/>
          </w:tcPr>
          <w:p w14:paraId="22D7F428" w14:textId="77777777" w:rsidR="00C82E15" w:rsidRPr="005223F4" w:rsidRDefault="00C82E15" w:rsidP="00C82E15">
            <w:r>
              <w:t>32</w:t>
            </w:r>
          </w:p>
        </w:tc>
      </w:tr>
      <w:tr w:rsidR="00C82E15" w:rsidRPr="005223F4" w14:paraId="7FE26F26" w14:textId="77777777" w:rsidTr="00432CDF">
        <w:tc>
          <w:tcPr>
            <w:tcW w:w="2518" w:type="dxa"/>
            <w:shd w:val="clear" w:color="auto" w:fill="auto"/>
          </w:tcPr>
          <w:p w14:paraId="100A247A" w14:textId="77777777" w:rsidR="00C82E15" w:rsidRPr="00275A32" w:rsidRDefault="00C82E15" w:rsidP="00C82E15">
            <w:pPr>
              <w:rPr>
                <w:bCs/>
              </w:rPr>
            </w:pPr>
            <w:r w:rsidRPr="00275A32">
              <w:rPr>
                <w:bCs/>
              </w:rPr>
              <w:t>HexBinary</w:t>
            </w:r>
          </w:p>
        </w:tc>
        <w:tc>
          <w:tcPr>
            <w:tcW w:w="6338" w:type="dxa"/>
            <w:gridSpan w:val="2"/>
            <w:shd w:val="clear" w:color="auto" w:fill="auto"/>
          </w:tcPr>
          <w:p w14:paraId="70261437" w14:textId="71443CAB" w:rsidR="00C82E15" w:rsidRPr="005223F4" w:rsidRDefault="00304A7C">
            <w:pPr>
              <w:pPrChange w:id="9026" w:author="mbeckerle" w:date="2013-07-11T18:11:00Z">
                <w:pPr>
                  <w:numPr>
                    <w:numId w:val="8"/>
                  </w:numPr>
                  <w:tabs>
                    <w:tab w:val="num" w:pos="1080"/>
                  </w:tabs>
                  <w:ind w:left="1080" w:hanging="360"/>
                </w:pPr>
              </w:pPrChange>
            </w:pPr>
            <w:r>
              <w:t xml:space="preserve">Number of bytes in the </w:t>
            </w:r>
            <w:r w:rsidR="00C82E15" w:rsidRPr="005223F4">
              <w:t>infoset value</w:t>
            </w:r>
            <w:r w:rsidR="00C82E15">
              <w:t xml:space="preserve"> padded to </w:t>
            </w:r>
            <w:del w:id="9027" w:author="mbeckerle" w:date="2013-07-11T18:11:00Z">
              <w:r w:rsidR="00C82E15" w:rsidDel="00B75180">
                <w:delText>xs:</w:delText>
              </w:r>
            </w:del>
            <w:ins w:id="9028" w:author="mbeckerle" w:date="2013-07-11T18:11:00Z">
              <w:r w:rsidR="00B75180">
                <w:t xml:space="preserve">the value of the XSD </w:t>
              </w:r>
            </w:ins>
            <w:r w:rsidR="00C82E15">
              <w:t>minLength</w:t>
            </w:r>
            <w:ins w:id="9029" w:author="mbeckerle" w:date="2013-07-11T18:11:00Z">
              <w:r w:rsidR="00B75180">
                <w:t xml:space="preserve"> facet</w:t>
              </w:r>
            </w:ins>
            <w:r w:rsidR="00C82E15">
              <w:t xml:space="preserve"> using </w:t>
            </w:r>
            <w:ins w:id="9030" w:author="Steve Hanson" w:date="2013-03-28T18:24:00Z">
              <w:r w:rsidR="00571C11">
                <w:t>dfdl</w:t>
              </w:r>
            </w:ins>
            <w:del w:id="9031" w:author="Steve Hanson" w:date="2013-03-28T18:24:00Z">
              <w:r w:rsidR="00C82E15" w:rsidDel="00571C11">
                <w:delText>xs</w:delText>
              </w:r>
            </w:del>
            <w:r w:rsidR="00C82E15">
              <w:t>:fillByte</w:t>
            </w:r>
            <w:r>
              <w:t xml:space="preserve"> if necessary.</w:t>
            </w:r>
          </w:p>
        </w:tc>
      </w:tr>
    </w:tbl>
    <w:p w14:paraId="30E792F5" w14:textId="3B21310D" w:rsidR="00C82E15" w:rsidRDefault="00C82E15" w:rsidP="00D6425B">
      <w:pPr>
        <w:pStyle w:val="Caption"/>
        <w:rPr>
          <w:noProof/>
        </w:rPr>
      </w:pPr>
      <w:commentRangeStart w:id="9032"/>
      <w:r w:rsidRPr="005223F4">
        <w:t xml:space="preserve">Table </w:t>
      </w:r>
      <w:r>
        <w:t>7</w:t>
      </w:r>
      <w:commentRangeEnd w:id="9032"/>
      <w:r w:rsidR="002A7666">
        <w:rPr>
          <w:rStyle w:val="CommentReference"/>
          <w:b w:val="0"/>
        </w:rPr>
        <w:commentReference w:id="9032"/>
      </w:r>
      <w:ins w:id="9033" w:author="mbeckerle" w:date="2012-08-14T11:01:00Z">
        <w:r w:rsidRPr="005223F4">
          <w:rPr>
            <w:noProof/>
          </w:rPr>
          <w:t xml:space="preserve"> Unparse </w:t>
        </w:r>
      </w:ins>
      <w:ins w:id="9034" w:author="mbeckerle" w:date="2013-01-28T11:49:00Z">
        <w:r w:rsidR="001731D5">
          <w:rPr>
            <w:noProof/>
          </w:rPr>
          <w:t>L</w:t>
        </w:r>
      </w:ins>
      <w:ins w:id="9035" w:author="mbeckerle" w:date="2012-08-14T11:01:00Z">
        <w:r w:rsidRPr="005223F4">
          <w:rPr>
            <w:noProof/>
          </w:rPr>
          <w:t>engths (</w:t>
        </w:r>
        <w:commentRangeStart w:id="9036"/>
        <w:r w:rsidRPr="005223F4">
          <w:rPr>
            <w:noProof/>
          </w:rPr>
          <w:t xml:space="preserve">in </w:t>
        </w:r>
      </w:ins>
      <w:ins w:id="9037" w:author="mbeckerle" w:date="2013-01-28T11:49:00Z">
        <w:r w:rsidR="001731D5">
          <w:rPr>
            <w:noProof/>
          </w:rPr>
          <w:t>B</w:t>
        </w:r>
      </w:ins>
      <w:ins w:id="9038" w:author="mbeckerle" w:date="2012-08-14T11:01:00Z">
        <w:r>
          <w:rPr>
            <w:noProof/>
          </w:rPr>
          <w:t>its</w:t>
        </w:r>
        <w:commentRangeEnd w:id="9036"/>
        <w:r>
          <w:rPr>
            <w:rStyle w:val="CommentReference"/>
            <w:b w:val="0"/>
          </w:rPr>
          <w:commentReference w:id="9036"/>
        </w:r>
        <w:r w:rsidRPr="005223F4">
          <w:rPr>
            <w:noProof/>
          </w:rPr>
          <w:t xml:space="preserve">) for dfdl:lengthKind </w:t>
        </w:r>
        <w:r>
          <w:rPr>
            <w:noProof/>
          </w:rPr>
          <w:t>‘prefixed’</w:t>
        </w:r>
      </w:ins>
    </w:p>
    <w:p w14:paraId="5029B366" w14:textId="77777777" w:rsidR="0062539F" w:rsidRDefault="0062539F" w:rsidP="00B169B1">
      <w:pPr>
        <w:pStyle w:val="Heading4"/>
        <w:rPr>
          <w:rFonts w:eastAsia="Arial"/>
        </w:rPr>
      </w:pPr>
      <w:commentRangeStart w:id="9039"/>
      <w:r>
        <w:rPr>
          <w:rFonts w:eastAsia="Arial"/>
        </w:rPr>
        <w:t>Nested</w:t>
      </w:r>
      <w:commentRangeEnd w:id="9039"/>
      <w:r>
        <w:rPr>
          <w:rStyle w:val="CommentReference"/>
          <w:b w:val="0"/>
          <w:bCs w:val="0"/>
        </w:rPr>
        <w:commentReference w:id="9039"/>
      </w:r>
      <w:r>
        <w:rPr>
          <w:rFonts w:eastAsia="Arial"/>
        </w:rPr>
        <w:t xml:space="preserve"> Prefix Lengths</w:t>
      </w:r>
      <w:r>
        <w:rPr>
          <w:rStyle w:val="FootnoteReference"/>
          <w:rFonts w:eastAsia="Arial"/>
        </w:rPr>
        <w:footnoteReference w:id="21"/>
      </w:r>
    </w:p>
    <w:p w14:paraId="6AD41FC7" w14:textId="302A9C25" w:rsidR="0062539F" w:rsidRDefault="00BA27FE" w:rsidP="0062539F">
      <w:pPr>
        <w:rPr>
          <w:ins w:id="9044" w:author="mbeckerle" w:date="2012-03-24T14:26:00Z"/>
          <w:rFonts w:eastAsia="Arial"/>
        </w:rPr>
      </w:pPr>
      <w:r>
        <w:rPr>
          <w:rFonts w:eastAsia="Arial"/>
        </w:rPr>
        <w:t>It is possible for a prefix length, as specified by prefixLengthType, to itself have a prefix length</w:t>
      </w:r>
      <w:r w:rsidDel="00BA27FE">
        <w:rPr>
          <w:rStyle w:val="CommentReference"/>
        </w:rPr>
        <w:t xml:space="preserve"> </w:t>
      </w:r>
      <w:del w:id="9045" w:author="mbeckerle" w:date="2012-04-22T16:45:00Z">
        <w:r w:rsidR="0029033A" w:rsidDel="00BA27FE">
          <w:rPr>
            <w:rStyle w:val="CommentReference"/>
          </w:rPr>
          <w:commentReference w:id="9046"/>
        </w:r>
      </w:del>
      <w:ins w:id="9047" w:author="mbeckerle" w:date="2012-03-24T14:26:00Z">
        <w:r w:rsidR="0062539F">
          <w:rPr>
            <w:rFonts w:eastAsia="Arial"/>
          </w:rPr>
          <w:t xml:space="preserve"> </w:t>
        </w:r>
      </w:ins>
    </w:p>
    <w:p w14:paraId="33908992" w14:textId="58BF5B50" w:rsidR="0062539F" w:rsidRPr="005223F4" w:rsidRDefault="0062539F" w:rsidP="001F538C">
      <w:ins w:id="9048" w:author="mbeckerle" w:date="2012-03-24T14:26:00Z">
        <w:r>
          <w:rPr>
            <w:rFonts w:eastAsia="Arial"/>
          </w:rPr>
          <w:t xml:space="preserve">It is a schema definition error if this nesting exceeds 1 deep. That is, an element can have a prefix length, which defines a PrefixLength region (see Section </w:t>
        </w:r>
        <w:r>
          <w:rPr>
            <w:rFonts w:eastAsia="Arial"/>
          </w:rPr>
          <w:fldChar w:fldCharType="begin"/>
        </w:r>
        <w:r>
          <w:rPr>
            <w:rFonts w:eastAsia="Arial"/>
          </w:rPr>
          <w:instrText xml:space="preserve"> REF __RefHeading__3549_1503507204 \h </w:instrText>
        </w:r>
      </w:ins>
      <w:r>
        <w:rPr>
          <w:rFonts w:eastAsia="Arial"/>
        </w:rPr>
      </w:r>
      <w:ins w:id="9049" w:author="mbeckerle" w:date="2012-03-24T14:26:00Z">
        <w:r>
          <w:rPr>
            <w:rFonts w:eastAsia="Arial"/>
          </w:rPr>
          <w:fldChar w:fldCharType="separate"/>
        </w:r>
      </w:ins>
      <w:ins w:id="9050" w:author="mbeckerle" w:date="2013-07-10T14:54:00Z">
        <w:r w:rsidR="008B68D7">
          <w:rPr>
            <w:rFonts w:eastAsia="Arial"/>
            <w:b/>
            <w:bCs/>
          </w:rPr>
          <w:t>Error! Reference source not found.</w:t>
        </w:r>
      </w:ins>
      <w:ins w:id="9051" w:author="mbeckerle" w:date="2012-03-24T14:26:00Z">
        <w:r>
          <w:rPr>
            <w:rFonts w:eastAsia="Arial"/>
          </w:rPr>
          <w:fldChar w:fldCharType="end"/>
        </w:r>
        <w:r>
          <w:rPr>
            <w:rFonts w:eastAsia="Arial"/>
          </w:rPr>
          <w:t>). The PrefixLength region can itself have a type which also specifies a prefix length, thereby defining a PrefixPrefixLength region. It is a schema definition error unless the type associated with the PrefixPrefixLength is different from the type associated with the PrefixLength.</w:t>
        </w:r>
      </w:ins>
    </w:p>
    <w:p w14:paraId="4AFA7CE1" w14:textId="4454B9C2" w:rsidR="009F74C0" w:rsidRPr="005223F4" w:rsidDel="00916D7B" w:rsidRDefault="009F74C0">
      <w:pPr>
        <w:pStyle w:val="Heading3"/>
        <w:rPr>
          <w:del w:id="9052" w:author="mbeckerle" w:date="2012-04-22T18:13:00Z"/>
        </w:rPr>
        <w:pPrChange w:id="9053" w:author="mbeckerle" w:date="2013-07-24T16:59:00Z">
          <w:pPr/>
        </w:pPrChange>
      </w:pPr>
      <w:bookmarkStart w:id="9054" w:name="_Toc322911635"/>
      <w:bookmarkStart w:id="9055" w:name="_Toc322912174"/>
      <w:bookmarkStart w:id="9056" w:name="_Toc329093024"/>
      <w:bookmarkStart w:id="9057" w:name="_Toc332701537"/>
      <w:bookmarkStart w:id="9058" w:name="_Toc332701844"/>
      <w:bookmarkStart w:id="9059" w:name="_Toc332711638"/>
      <w:bookmarkStart w:id="9060" w:name="_Toc332711946"/>
      <w:bookmarkStart w:id="9061" w:name="_Toc332712248"/>
      <w:bookmarkStart w:id="9062" w:name="_Toc332724164"/>
      <w:bookmarkStart w:id="9063" w:name="_Toc332724464"/>
      <w:bookmarkStart w:id="9064" w:name="_Toc341102760"/>
      <w:bookmarkStart w:id="9065" w:name="_Toc347241495"/>
      <w:bookmarkStart w:id="9066" w:name="_Toc347744688"/>
      <w:bookmarkStart w:id="9067" w:name="_Toc348984471"/>
      <w:bookmarkStart w:id="9068" w:name="_Toc348984776"/>
      <w:bookmarkStart w:id="9069" w:name="_Toc349037939"/>
      <w:bookmarkStart w:id="9070" w:name="_Toc349038244"/>
      <w:bookmarkStart w:id="9071" w:name="_Toc349042737"/>
      <w:bookmarkStart w:id="9072" w:name="_Toc351912735"/>
      <w:bookmarkStart w:id="9073" w:name="_Toc351914756"/>
      <w:bookmarkStart w:id="9074" w:name="_Toc351915222"/>
      <w:bookmarkStart w:id="9075" w:name="_Toc361231279"/>
      <w:bookmarkStart w:id="9076" w:name="_Toc361231805"/>
      <w:bookmarkStart w:id="9077" w:name="_Toc362445103"/>
      <w:bookmarkStart w:id="9078" w:name="_Toc362451854"/>
      <w:bookmarkStart w:id="9079" w:name="_Toc362452403"/>
      <w:bookmarkStart w:id="9080" w:name="_Toc362452910"/>
      <w:bookmarkStart w:id="9081" w:name="_Toc362453301"/>
      <w:bookmarkEnd w:id="9054"/>
      <w:bookmarkEnd w:id="9055"/>
      <w:bookmarkEnd w:id="9056"/>
      <w:bookmarkEnd w:id="9057"/>
      <w:bookmarkEnd w:id="9058"/>
      <w:bookmarkEnd w:id="9059"/>
      <w:bookmarkEnd w:id="9060"/>
      <w:bookmarkEnd w:id="9061"/>
      <w:bookmarkEnd w:id="9062"/>
      <w:bookmarkEnd w:id="9063"/>
      <w:bookmarkEnd w:id="9064"/>
      <w:bookmarkEnd w:id="9065"/>
      <w:bookmarkEnd w:id="9066"/>
      <w:bookmarkEnd w:id="9067"/>
      <w:bookmarkEnd w:id="9068"/>
      <w:bookmarkEnd w:id="9069"/>
      <w:bookmarkEnd w:id="9070"/>
      <w:bookmarkEnd w:id="9071"/>
      <w:bookmarkEnd w:id="9072"/>
      <w:bookmarkEnd w:id="9073"/>
      <w:bookmarkEnd w:id="9074"/>
      <w:bookmarkEnd w:id="9075"/>
      <w:bookmarkEnd w:id="9076"/>
      <w:bookmarkEnd w:id="9077"/>
      <w:bookmarkEnd w:id="9078"/>
      <w:bookmarkEnd w:id="9079"/>
      <w:bookmarkEnd w:id="9080"/>
      <w:bookmarkEnd w:id="9081"/>
    </w:p>
    <w:p w14:paraId="0695B196" w14:textId="77777777" w:rsidR="000A251E" w:rsidRPr="005223F4" w:rsidRDefault="001F538C" w:rsidP="0031368F">
      <w:pPr>
        <w:pStyle w:val="Heading3"/>
      </w:pPr>
      <w:bookmarkStart w:id="9082" w:name="_Toc177399093"/>
      <w:bookmarkStart w:id="9083" w:name="_Toc175057380"/>
      <w:bookmarkStart w:id="9084" w:name="_Toc199516316"/>
      <w:bookmarkStart w:id="9085" w:name="_Toc194983980"/>
      <w:bookmarkStart w:id="9086" w:name="_Toc349042738"/>
      <w:bookmarkStart w:id="9087" w:name="_Toc362453302"/>
      <w:r w:rsidRPr="005223F4">
        <w:t>dfdl</w:t>
      </w:r>
      <w:r w:rsidR="001E08F3" w:rsidRPr="005223F4">
        <w:t xml:space="preserve">:lengthKind  </w:t>
      </w:r>
      <w:r w:rsidR="0033731D" w:rsidRPr="005223F4">
        <w:t>'p</w:t>
      </w:r>
      <w:r w:rsidR="000A251E" w:rsidRPr="005223F4">
        <w:t>attern</w:t>
      </w:r>
      <w:bookmarkEnd w:id="9082"/>
      <w:bookmarkEnd w:id="9083"/>
      <w:bookmarkEnd w:id="9084"/>
      <w:bookmarkEnd w:id="9085"/>
      <w:r w:rsidR="0033731D" w:rsidRPr="005223F4">
        <w:t>'</w:t>
      </w:r>
      <w:bookmarkEnd w:id="9086"/>
      <w:bookmarkEnd w:id="9087"/>
    </w:p>
    <w:p w14:paraId="37CA85E9" w14:textId="415BBEFA" w:rsidR="0021260F" w:rsidRDefault="0033731D" w:rsidP="00A50394">
      <w:pPr>
        <w:pStyle w:val="nobreak"/>
        <w:rPr>
          <w:ins w:id="9088" w:author="mbeckerle" w:date="2012-03-24T19:11:00Z"/>
        </w:rPr>
      </w:pPr>
      <w:r w:rsidRPr="005223F4">
        <w:t>The d</w:t>
      </w:r>
      <w:r w:rsidR="00540F00" w:rsidRPr="005223F4">
        <w:t xml:space="preserve">fdl:lengthKind </w:t>
      </w:r>
      <w:r w:rsidR="0021260F" w:rsidRPr="005223F4">
        <w:t xml:space="preserve">‘pattern’ means the length of the </w:t>
      </w:r>
      <w:r w:rsidR="00540F00" w:rsidRPr="005223F4">
        <w:t>element</w:t>
      </w:r>
      <w:r w:rsidR="0021260F" w:rsidRPr="005223F4">
        <w:t xml:space="preserve"> is given by a regular expression specified using the </w:t>
      </w:r>
      <w:r w:rsidR="00540F00" w:rsidRPr="005223F4">
        <w:t>dfdl:</w:t>
      </w:r>
      <w:r w:rsidR="0021260F" w:rsidRPr="005223F4">
        <w:t>lengthPattern property.</w:t>
      </w:r>
      <w:r w:rsidR="00540F00" w:rsidRPr="005223F4">
        <w:t xml:space="preserve"> The DFDL processor scans the </w:t>
      </w:r>
      <w:r w:rsidR="00A50394" w:rsidRPr="005223F4">
        <w:t xml:space="preserve">data </w:t>
      </w:r>
      <w:r w:rsidR="00540F00" w:rsidRPr="005223F4">
        <w:t xml:space="preserve">stream to determine a string value that is the </w:t>
      </w:r>
      <w:commentRangeStart w:id="9089"/>
      <w:del w:id="9090" w:author="mbeckerle" w:date="2013-07-11T18:23:00Z">
        <w:r w:rsidR="00540F00" w:rsidRPr="005223F4" w:rsidDel="00C76CA5">
          <w:delText xml:space="preserve">longest </w:delText>
        </w:r>
      </w:del>
      <w:r w:rsidR="00540F00" w:rsidRPr="005223F4">
        <w:t>match</w:t>
      </w:r>
      <w:commentRangeEnd w:id="9089"/>
      <w:r w:rsidR="00C76CA5">
        <w:rPr>
          <w:rStyle w:val="CommentReference"/>
        </w:rPr>
        <w:commentReference w:id="9089"/>
      </w:r>
      <w:r w:rsidR="00540F00" w:rsidRPr="005223F4">
        <w:t xml:space="preserve"> to a regular expression. </w:t>
      </w:r>
      <w:r w:rsidR="0021260F" w:rsidRPr="005223F4">
        <w:t xml:space="preserve">The pattern is only used on parsing, </w:t>
      </w:r>
    </w:p>
    <w:p w14:paraId="6F7FFAE2" w14:textId="77777777" w:rsidR="00D016C5" w:rsidRDefault="00D016C5" w:rsidP="00D016C5">
      <w:pPr>
        <w:autoSpaceDE w:val="0"/>
        <w:rPr>
          <w:ins w:id="9091" w:author="mbeckerle" w:date="2012-03-24T19:11:00Z"/>
          <w:rFonts w:cs="Arial"/>
        </w:rPr>
      </w:pPr>
      <w:ins w:id="9092" w:author="mbeckerle" w:date="2012-03-24T19:11:00Z">
        <w:r>
          <w:t>When</w:t>
        </w:r>
        <w:commentRangeStart w:id="9093"/>
        <w:r>
          <w:t xml:space="preserve"> dfdl:lengthKind is </w:t>
        </w:r>
        <w:r>
          <w:rPr>
            <w:rFonts w:cs="Arial"/>
          </w:rPr>
          <w:t>'pattern',</w:t>
        </w:r>
        <w:r>
          <w:rPr>
            <w:rFonts w:eastAsia="Arial" w:cs="Arial"/>
          </w:rPr>
          <w:t xml:space="preserve"> </w:t>
        </w:r>
        <w:r>
          <w:rPr>
            <w:rFonts w:cs="Arial"/>
          </w:rPr>
          <w:t>it</w:t>
        </w:r>
        <w:r>
          <w:rPr>
            <w:rFonts w:eastAsia="Arial" w:cs="Arial"/>
          </w:rPr>
          <w:t xml:space="preserve"> </w:t>
        </w:r>
        <w:r>
          <w:rPr>
            <w:rFonts w:cs="Arial"/>
          </w:rPr>
          <w:t>means</w:t>
        </w:r>
        <w:r>
          <w:rPr>
            <w:rFonts w:eastAsia="Arial" w:cs="Arial"/>
          </w:rPr>
          <w:t xml:space="preserve"> </w:t>
        </w:r>
        <w:r>
          <w:rPr>
            <w:rFonts w:cs="Arial"/>
          </w:rPr>
          <w:t>that</w:t>
        </w:r>
        <w:r>
          <w:rPr>
            <w:rFonts w:eastAsia="Arial" w:cs="Arial"/>
          </w:rPr>
          <w:t xml:space="preserve"> </w:t>
        </w:r>
        <w:r>
          <w:rPr>
            <w:rFonts w:cs="Arial"/>
          </w:rPr>
          <w:t>delimiter</w:t>
        </w:r>
        <w:r>
          <w:rPr>
            <w:rFonts w:eastAsia="Arial" w:cs="Arial"/>
          </w:rPr>
          <w:t xml:space="preserve"> </w:t>
        </w:r>
        <w:r>
          <w:rPr>
            <w:rFonts w:cs="Arial"/>
          </w:rPr>
          <w:t>scanning</w:t>
        </w:r>
        <w:r>
          <w:rPr>
            <w:rFonts w:eastAsia="Arial" w:cs="Arial"/>
          </w:rPr>
          <w:t xml:space="preserve"> </w:t>
        </w:r>
        <w:r>
          <w:rPr>
            <w:rFonts w:cs="Arial"/>
          </w:rPr>
          <w:t>is</w:t>
        </w:r>
        <w:r>
          <w:rPr>
            <w:rFonts w:eastAsia="Arial" w:cs="Arial"/>
          </w:rPr>
          <w:t xml:space="preserve"> </w:t>
        </w:r>
        <w:r>
          <w:rPr>
            <w:rFonts w:cs="Arial"/>
          </w:rPr>
          <w:t>turned</w:t>
        </w:r>
        <w:r>
          <w:rPr>
            <w:rFonts w:eastAsia="Arial" w:cs="Arial"/>
          </w:rPr>
          <w:t xml:space="preserve"> </w:t>
        </w:r>
        <w:r>
          <w:rPr>
            <w:rFonts w:cs="Arial"/>
          </w:rPr>
          <w:t>off</w:t>
        </w:r>
        <w:r>
          <w:rPr>
            <w:rFonts w:eastAsia="Arial" w:cs="Arial"/>
          </w:rPr>
          <w:t xml:space="preserve"> </w:t>
        </w:r>
        <w:r>
          <w:rPr>
            <w:rFonts w:cs="Arial"/>
          </w:rPr>
          <w:t>and</w:t>
        </w:r>
        <w:r>
          <w:rPr>
            <w:rFonts w:eastAsia="Arial" w:cs="Arial"/>
          </w:rPr>
          <w:t xml:space="preserve"> </w:t>
        </w:r>
        <w:r>
          <w:rPr>
            <w:rFonts w:cs="Arial"/>
          </w:rPr>
          <w:t>in-scope</w:t>
        </w:r>
        <w:r>
          <w:rPr>
            <w:rFonts w:eastAsia="Arial" w:cs="Arial"/>
          </w:rPr>
          <w:t xml:space="preserve"> </w:t>
        </w:r>
        <w:r>
          <w:rPr>
            <w:rFonts w:cs="Arial"/>
          </w:rPr>
          <w:t>delimiters</w:t>
        </w:r>
        <w:r>
          <w:rPr>
            <w:rFonts w:eastAsia="Arial" w:cs="Arial"/>
          </w:rPr>
          <w:t xml:space="preserve"> </w:t>
        </w:r>
        <w:r>
          <w:rPr>
            <w:rFonts w:cs="Arial"/>
          </w:rPr>
          <w:t>are</w:t>
        </w:r>
        <w:r>
          <w:rPr>
            <w:rFonts w:eastAsia="Arial" w:cs="Arial"/>
          </w:rPr>
          <w:t xml:space="preserve"> </w:t>
        </w:r>
        <w:r>
          <w:rPr>
            <w:rFonts w:cs="Arial"/>
          </w:rPr>
          <w:t>not</w:t>
        </w:r>
        <w:r>
          <w:rPr>
            <w:rFonts w:eastAsia="Arial" w:cs="Arial"/>
          </w:rPr>
          <w:t xml:space="preserve"> </w:t>
        </w:r>
        <w:r>
          <w:rPr>
            <w:rFonts w:cs="Arial"/>
          </w:rPr>
          <w:t>looked</w:t>
        </w:r>
        <w:r>
          <w:rPr>
            <w:rFonts w:eastAsia="Arial" w:cs="Arial"/>
          </w:rPr>
          <w:t xml:space="preserve"> </w:t>
        </w:r>
        <w:r>
          <w:rPr>
            <w:rFonts w:cs="Arial"/>
          </w:rPr>
          <w:t>for</w:t>
        </w:r>
        <w:r>
          <w:rPr>
            <w:rFonts w:eastAsia="Arial" w:cs="Arial"/>
          </w:rPr>
          <w:t xml:space="preserve"> </w:t>
        </w:r>
        <w:r>
          <w:rPr>
            <w:rFonts w:cs="Arial"/>
          </w:rPr>
          <w:t>within</w:t>
        </w:r>
        <w:r>
          <w:rPr>
            <w:rFonts w:eastAsia="Arial" w:cs="Arial"/>
          </w:rPr>
          <w:t xml:space="preserve"> </w:t>
        </w:r>
        <w:r>
          <w:rPr>
            <w:rFonts w:cs="Arial"/>
          </w:rPr>
          <w:t>or</w:t>
        </w:r>
        <w:r>
          <w:rPr>
            <w:rFonts w:eastAsia="Arial" w:cs="Arial"/>
          </w:rPr>
          <w:t xml:space="preserve"> </w:t>
        </w:r>
        <w:r>
          <w:rPr>
            <w:rFonts w:cs="Arial"/>
          </w:rPr>
          <w:t>between</w:t>
        </w:r>
        <w:r>
          <w:rPr>
            <w:rFonts w:eastAsia="Arial" w:cs="Arial"/>
          </w:rPr>
          <w:t xml:space="preserve"> </w:t>
        </w:r>
        <w:r>
          <w:rPr>
            <w:rFonts w:cs="Arial"/>
          </w:rPr>
          <w:t>elements.</w:t>
        </w:r>
        <w:commentRangeEnd w:id="9093"/>
        <w:r>
          <w:rPr>
            <w:rStyle w:val="CommentReference"/>
          </w:rPr>
          <w:commentReference w:id="9093"/>
        </w:r>
      </w:ins>
    </w:p>
    <w:p w14:paraId="1BC895A2" w14:textId="6E9AF965" w:rsidR="00D016C5" w:rsidRPr="00D016C5" w:rsidDel="00916D7B" w:rsidRDefault="00D016C5">
      <w:pPr>
        <w:rPr>
          <w:del w:id="9094" w:author="mbeckerle" w:date="2012-04-22T18:13:00Z"/>
        </w:rPr>
        <w:pPrChange w:id="9095" w:author="mbeckerle" w:date="2012-03-24T19:11:00Z">
          <w:pPr>
            <w:pStyle w:val="nobreak"/>
          </w:pPr>
        </w:pPrChange>
      </w:pPr>
    </w:p>
    <w:p w14:paraId="7921201F" w14:textId="01672FA2" w:rsidR="00884DA9" w:rsidRPr="005223F4" w:rsidDel="00916D7B" w:rsidRDefault="00884DA9" w:rsidP="00884DA9">
      <w:pPr>
        <w:rPr>
          <w:del w:id="9096" w:author="mbeckerle" w:date="2012-04-22T18:13:00Z"/>
        </w:rPr>
      </w:pPr>
    </w:p>
    <w:tbl>
      <w:tblPr>
        <w:tblW w:w="9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48"/>
        <w:gridCol w:w="6660"/>
      </w:tblGrid>
      <w:tr w:rsidR="00884DA9" w:rsidRPr="00240AC5" w14:paraId="5A8230F5" w14:textId="77777777" w:rsidTr="002860DC">
        <w:tc>
          <w:tcPr>
            <w:tcW w:w="2448" w:type="dxa"/>
            <w:shd w:val="clear" w:color="auto" w:fill="F2F2F2" w:themeFill="background1" w:themeFillShade="F2"/>
          </w:tcPr>
          <w:p w14:paraId="06DA2EEA" w14:textId="77777777" w:rsidR="00884DA9" w:rsidRPr="002860DC" w:rsidRDefault="00884DA9" w:rsidP="00D67874">
            <w:pPr>
              <w:rPr>
                <w:b/>
              </w:rPr>
            </w:pPr>
            <w:r w:rsidRPr="00B169B1">
              <w:rPr>
                <w:b/>
                <w:rPrChange w:id="9097" w:author="Steve Hanson" w:date="2012-08-06T14:03:00Z">
                  <w:rPr>
                    <w:szCs w:val="24"/>
                  </w:rPr>
                </w:rPrChange>
              </w:rPr>
              <w:t>Property Name</w:t>
            </w:r>
          </w:p>
        </w:tc>
        <w:tc>
          <w:tcPr>
            <w:tcW w:w="6660" w:type="dxa"/>
            <w:shd w:val="clear" w:color="auto" w:fill="F2F2F2" w:themeFill="background1" w:themeFillShade="F2"/>
          </w:tcPr>
          <w:p w14:paraId="7B467EFA" w14:textId="77777777" w:rsidR="00884DA9" w:rsidRPr="002860DC" w:rsidRDefault="00884DA9" w:rsidP="00D67874">
            <w:pPr>
              <w:rPr>
                <w:b/>
              </w:rPr>
            </w:pPr>
            <w:r w:rsidRPr="002860DC">
              <w:rPr>
                <w:b/>
              </w:rPr>
              <w:t>Description</w:t>
            </w:r>
          </w:p>
        </w:tc>
      </w:tr>
      <w:tr w:rsidR="00884DA9" w:rsidRPr="00240AC5" w14:paraId="76C270DE" w14:textId="77777777" w:rsidTr="00240AC5">
        <w:tc>
          <w:tcPr>
            <w:tcW w:w="2448" w:type="dxa"/>
            <w:shd w:val="clear" w:color="auto" w:fill="auto"/>
          </w:tcPr>
          <w:p w14:paraId="4F9D15D2" w14:textId="77777777" w:rsidR="00884DA9" w:rsidRPr="005223F4" w:rsidRDefault="00884DA9" w:rsidP="00D67874">
            <w:r w:rsidRPr="005223F4">
              <w:t>lengthPattern</w:t>
            </w:r>
          </w:p>
        </w:tc>
        <w:tc>
          <w:tcPr>
            <w:tcW w:w="6660" w:type="dxa"/>
            <w:shd w:val="clear" w:color="auto" w:fill="auto"/>
          </w:tcPr>
          <w:p w14:paraId="585B0BEE" w14:textId="77777777" w:rsidR="00884DA9" w:rsidRPr="005223F4" w:rsidRDefault="00884DA9" w:rsidP="00D67874">
            <w:r w:rsidRPr="005223F4">
              <w:t xml:space="preserve">DFDL Regular Expression.  </w:t>
            </w:r>
          </w:p>
          <w:p w14:paraId="37E57FDB" w14:textId="77777777" w:rsidR="00884DA9" w:rsidRPr="005223F4" w:rsidRDefault="00884DA9" w:rsidP="00D67874">
            <w:r w:rsidRPr="005223F4">
              <w:t xml:space="preserve">Only used when lengthKind is ’pattern’. </w:t>
            </w:r>
          </w:p>
          <w:p w14:paraId="7A66B897" w14:textId="77777777" w:rsidR="009F4F62" w:rsidRPr="005223F4" w:rsidRDefault="00884DA9" w:rsidP="00D67874">
            <w:r w:rsidRPr="005223F4">
              <w:t xml:space="preserve">Specifies </w:t>
            </w:r>
            <w:r w:rsidR="003A39ED" w:rsidRPr="005223F4">
              <w:t>a regular expression tha</w:t>
            </w:r>
            <w:r w:rsidR="009F4F62" w:rsidRPr="005223F4">
              <w:t>t</w:t>
            </w:r>
            <w:r w:rsidR="00851DA5" w:rsidRPr="005223F4">
              <w:t>, on parsing,</w:t>
            </w:r>
            <w:r w:rsidR="003A39ED" w:rsidRPr="005223F4">
              <w:t xml:space="preserve"> </w:t>
            </w:r>
            <w:r w:rsidR="009F4F62" w:rsidRPr="005223F4">
              <w:t>is executed against the datastream to determine the length</w:t>
            </w:r>
            <w:r w:rsidR="009F56BD" w:rsidRPr="005223F4">
              <w:t xml:space="preserve"> of the element</w:t>
            </w:r>
            <w:r w:rsidR="009F4F62" w:rsidRPr="005223F4">
              <w:t>.</w:t>
            </w:r>
          </w:p>
          <w:p w14:paraId="51C4765C" w14:textId="1CE0FB82" w:rsidR="009F4F62" w:rsidRPr="005223F4" w:rsidRDefault="00884DA9" w:rsidP="009F4F62">
            <w:del w:id="9098" w:author="mbeckerle" w:date="2012-04-22T17:41:00Z">
              <w:r w:rsidRPr="005223F4" w:rsidDel="00B157E0">
                <w:delText xml:space="preserve"> </w:delText>
              </w:r>
            </w:del>
            <w:r w:rsidR="009F4F62" w:rsidRPr="00240AC5">
              <w:rPr>
                <w:rFonts w:eastAsia="MS Mincho" w:cs="Arial"/>
                <w:color w:val="000000"/>
                <w:lang w:eastAsia="ja-JP"/>
              </w:rPr>
              <w:t xml:space="preserve">The data stream beginning at the starting offset of the </w:t>
            </w:r>
            <w:r w:rsidR="00014DB8" w:rsidRPr="00240AC5">
              <w:rPr>
                <w:rFonts w:eastAsia="MS Mincho" w:cs="Arial"/>
                <w:color w:val="000000"/>
              </w:rPr>
              <w:t xml:space="preserve">content region </w:t>
            </w:r>
            <w:ins w:id="9099" w:author="mbeckerle" w:date="2012-03-24T14:27:00Z">
              <w:r w:rsidR="0062539F" w:rsidRPr="00240AC5">
                <w:rPr>
                  <w:color w:val="000000"/>
                </w:rPr>
                <w:t xml:space="preserve">(which can be either the SimpleContent region or the ComplexContent region defined in Section </w:t>
              </w:r>
              <w:commentRangeStart w:id="9100"/>
              <w:r w:rsidR="0062539F" w:rsidRPr="00240AC5">
                <w:rPr>
                  <w:color w:val="000000"/>
                </w:rPr>
                <w:fldChar w:fldCharType="begin"/>
              </w:r>
              <w:r w:rsidR="0062539F" w:rsidRPr="00240AC5">
                <w:rPr>
                  <w:color w:val="000000"/>
                </w:rPr>
                <w:instrText xml:space="preserve"> REF __RefHeading__3549_1503507204 \h </w:instrText>
              </w:r>
            </w:ins>
            <w:r w:rsidR="0062539F" w:rsidRPr="00240AC5">
              <w:rPr>
                <w:color w:val="000000"/>
              </w:rPr>
            </w:r>
            <w:ins w:id="9101" w:author="mbeckerle" w:date="2012-03-24T14:27:00Z">
              <w:r w:rsidR="0062539F" w:rsidRPr="00240AC5">
                <w:rPr>
                  <w:color w:val="000000"/>
                </w:rPr>
                <w:fldChar w:fldCharType="separate"/>
              </w:r>
            </w:ins>
            <w:ins w:id="9102" w:author="mbeckerle" w:date="2013-07-10T14:54:00Z">
              <w:r w:rsidR="008B68D7">
                <w:rPr>
                  <w:b/>
                  <w:bCs/>
                  <w:color w:val="000000"/>
                </w:rPr>
                <w:t>Error! Reference source not found.</w:t>
              </w:r>
            </w:ins>
            <w:ins w:id="9103" w:author="mbeckerle" w:date="2012-03-24T14:27:00Z">
              <w:r w:rsidR="0062539F" w:rsidRPr="00240AC5">
                <w:rPr>
                  <w:color w:val="000000"/>
                </w:rPr>
                <w:fldChar w:fldCharType="end"/>
              </w:r>
              <w:commentRangeEnd w:id="9100"/>
              <w:r w:rsidR="0062539F" w:rsidRPr="00240AC5">
                <w:rPr>
                  <w:color w:val="000000"/>
                </w:rPr>
                <w:t>)</w:t>
              </w:r>
              <w:r w:rsidR="0062539F">
                <w:rPr>
                  <w:rStyle w:val="CommentReference"/>
                </w:rPr>
                <w:commentReference w:id="9100"/>
              </w:r>
              <w:r w:rsidR="0062539F" w:rsidRPr="00240AC5">
                <w:rPr>
                  <w:color w:val="000000"/>
                </w:rPr>
                <w:t>)</w:t>
              </w:r>
              <w:r w:rsidR="0062539F" w:rsidRPr="00240AC5">
                <w:rPr>
                  <w:rFonts w:eastAsia="Arial"/>
                  <w:color w:val="000000"/>
                </w:rPr>
                <w:t xml:space="preserve"> </w:t>
              </w:r>
            </w:ins>
            <w:r w:rsidR="00014DB8" w:rsidRPr="00240AC5">
              <w:rPr>
                <w:rFonts w:eastAsia="MS Mincho" w:cs="Arial"/>
                <w:color w:val="000000"/>
              </w:rPr>
              <w:t xml:space="preserve">of the </w:t>
            </w:r>
            <w:r w:rsidR="009F4F62" w:rsidRPr="00240AC5">
              <w:rPr>
                <w:rFonts w:eastAsia="MS Mincho" w:cs="Arial"/>
                <w:color w:val="000000"/>
                <w:lang w:eastAsia="ja-JP"/>
              </w:rPr>
              <w:t>element is interpreted as a stream of characters in the encoding of the element, and the regular expression contained in the dfdl:lengthPattern property is executed against that stream of characters.</w:t>
            </w:r>
            <w:r w:rsidR="009F4F62" w:rsidRPr="005223F4">
              <w:t xml:space="preserve"> When the element is complex this is the dfdl:encoding of the complex element </w:t>
            </w:r>
            <w:r w:rsidR="00563988" w:rsidRPr="005223F4">
              <w:t xml:space="preserve">itself. </w:t>
            </w:r>
            <w:r w:rsidR="009F4F62" w:rsidRPr="005223F4">
              <w:t>Child content</w:t>
            </w:r>
            <w:ins w:id="9104" w:author="mbeckerle" w:date="2013-01-28T13:05:00Z">
              <w:r w:rsidR="00976CB0">
                <w:t xml:space="preserve"> and framing</w:t>
              </w:r>
            </w:ins>
            <w:r w:rsidR="009F4F62" w:rsidRPr="005223F4">
              <w:t xml:space="preserve"> contained within the element must be scannable (see below).</w:t>
            </w:r>
          </w:p>
          <w:p w14:paraId="78FD8AD9" w14:textId="77777777" w:rsidR="009F4F62" w:rsidRPr="005223F4" w:rsidRDefault="009F4F62" w:rsidP="009F4F62">
            <w:r w:rsidRPr="005223F4">
              <w:t xml:space="preserve">Escape schemes are not </w:t>
            </w:r>
            <w:r w:rsidRPr="00240AC5">
              <w:rPr>
                <w:strike/>
              </w:rPr>
              <w:t>a</w:t>
            </w:r>
            <w:r w:rsidRPr="005223F4">
              <w:t>pplied when executing the regular expression.</w:t>
            </w:r>
          </w:p>
          <w:p w14:paraId="31C4A876" w14:textId="4A5E8397" w:rsidR="009F4F62" w:rsidRPr="005223F4" w:rsidDel="00916D7B" w:rsidRDefault="009F4F62" w:rsidP="009F4F62">
            <w:pPr>
              <w:rPr>
                <w:del w:id="9105" w:author="mbeckerle" w:date="2012-04-22T18:13:00Z"/>
              </w:rPr>
            </w:pPr>
          </w:p>
          <w:p w14:paraId="607F73A2" w14:textId="18747FC6" w:rsidR="009F4F62" w:rsidRPr="005223F4" w:rsidDel="005E47A3" w:rsidRDefault="009F4F62" w:rsidP="009F56BD">
            <w:pPr>
              <w:rPr>
                <w:del w:id="9106" w:author="Steve Hanson" w:date="2013-03-28T15:14:00Z"/>
              </w:rPr>
            </w:pPr>
            <w:del w:id="9107" w:author="Steve Hanson" w:date="2013-03-28T15:14:00Z">
              <w:r w:rsidRPr="005223F4" w:rsidDel="005E47A3">
                <w:delText>If the regular expression returns a matched length of zero ( i.e. no match ) then the element has a zero-length representation. If the element is not allowed to have a zero-length representation then the appropriate processing error is reported. Otherwise</w:delText>
              </w:r>
              <w:r w:rsidR="00563988" w:rsidRPr="005223F4" w:rsidDel="005E47A3">
                <w:delText>,</w:delText>
              </w:r>
              <w:r w:rsidRPr="005223F4" w:rsidDel="005E47A3">
                <w:delText xml:space="preserve"> normal processing of </w:delText>
              </w:r>
              <w:r w:rsidR="00527210" w:rsidRPr="005223F4" w:rsidDel="005E47A3">
                <w:delText xml:space="preserve">nils and </w:delText>
              </w:r>
              <w:r w:rsidRPr="005223F4" w:rsidDel="005E47A3">
                <w:delText>default values occurs.</w:delText>
              </w:r>
              <w:r w:rsidR="00B40487" w:rsidDel="005E47A3">
                <w:rPr>
                  <w:rStyle w:val="CommentReference"/>
                </w:rPr>
                <w:commentReference w:id="9108"/>
              </w:r>
              <w:r w:rsidR="005964FC" w:rsidDel="005E47A3">
                <w:rPr>
                  <w:rStyle w:val="CommentReference"/>
                </w:rPr>
                <w:commentReference w:id="9109"/>
              </w:r>
            </w:del>
          </w:p>
          <w:p w14:paraId="1483F39B" w14:textId="26EB0C74" w:rsidR="009F56BD" w:rsidRPr="005223F4" w:rsidDel="00916D7B" w:rsidRDefault="009F56BD" w:rsidP="009F56BD">
            <w:pPr>
              <w:rPr>
                <w:del w:id="9110" w:author="mbeckerle" w:date="2012-04-22T18:13:00Z"/>
              </w:rPr>
            </w:pPr>
          </w:p>
          <w:p w14:paraId="25254E69" w14:textId="62AFA8E3" w:rsidR="009F4F62" w:rsidRPr="005223F4" w:rsidRDefault="009F4F62" w:rsidP="009F4F62">
            <w:r w:rsidRPr="005223F4">
              <w:t>It is a processing error if conversion of data into a string based on the character set encoding causes an error due to illegal bit patterns that are not legal for the encoding.</w:t>
            </w:r>
            <w:ins w:id="9111" w:author="mbeckerle" w:date="2012-04-22T17:42:00Z">
              <w:r w:rsidR="00B157E0">
                <w:t xml:space="preserve"> See also </w:t>
              </w:r>
            </w:ins>
            <w:ins w:id="9112" w:author="mbeckerle" w:date="2013-07-24T16:49:00Z">
              <w:r w:rsidR="005B1F84">
                <w:t>dfdl:</w:t>
              </w:r>
            </w:ins>
            <w:ins w:id="9113" w:author="mbeckerle" w:date="2012-04-22T17:42:00Z">
              <w:r w:rsidR="00B157E0">
                <w:t xml:space="preserve">encodingErrorPolicy </w:t>
              </w:r>
            </w:ins>
            <w:ins w:id="9114" w:author="mbeckerle" w:date="2012-04-22T17:45:00Z">
              <w:r w:rsidR="00B157E0">
                <w:t>in</w:t>
              </w:r>
            </w:ins>
            <w:ins w:id="9115" w:author="mbeckerle" w:date="2012-04-22T17:46:00Z">
              <w:r w:rsidR="00B157E0">
                <w:t xml:space="preserve"> Section</w:t>
              </w:r>
            </w:ins>
            <w:ins w:id="9116" w:author="mbeckerle" w:date="2012-04-22T17:45:00Z">
              <w:r w:rsidR="00B157E0">
                <w:t xml:space="preserve"> </w:t>
              </w:r>
            </w:ins>
            <w:ins w:id="9117" w:author="mbeckerle" w:date="2012-04-22T17:46:00Z">
              <w:r w:rsidR="00B157E0">
                <w:fldChar w:fldCharType="begin"/>
              </w:r>
              <w:r w:rsidR="00B157E0">
                <w:instrText xml:space="preserve"> REF _Ref322880110 \r \h </w:instrText>
              </w:r>
            </w:ins>
            <w:r w:rsidR="00B157E0">
              <w:fldChar w:fldCharType="separate"/>
            </w:r>
            <w:ins w:id="9118" w:author="mbeckerle" w:date="2013-07-10T14:54:00Z">
              <w:r w:rsidR="008B68D7">
                <w:t>11</w:t>
              </w:r>
            </w:ins>
            <w:ins w:id="9119" w:author="mbeckerle" w:date="2012-04-22T17:46:00Z">
              <w:r w:rsidR="00B157E0">
                <w:fldChar w:fldCharType="end"/>
              </w:r>
            </w:ins>
            <w:r w:rsidRPr="005223F4">
              <w:t xml:space="preserve"> </w:t>
            </w:r>
            <w:ins w:id="9120" w:author="mbeckerle" w:date="2012-04-22T17:47:00Z">
              <w:r w:rsidR="00B157E0">
                <w:fldChar w:fldCharType="begin"/>
              </w:r>
              <w:r w:rsidR="00B157E0">
                <w:instrText xml:space="preserve"> REF _Ref322880152 \h </w:instrText>
              </w:r>
            </w:ins>
            <w:r w:rsidR="00B157E0">
              <w:fldChar w:fldCharType="separate"/>
            </w:r>
            <w:ins w:id="9121" w:author="mbeckerle" w:date="2013-07-10T14:54:00Z">
              <w:r w:rsidR="008B68D7" w:rsidRPr="005223F4">
                <w:t>Properties Common to both Content and Framing</w:t>
              </w:r>
            </w:ins>
            <w:ins w:id="9122" w:author="mbeckerle" w:date="2012-04-22T17:47:00Z">
              <w:r w:rsidR="00B157E0">
                <w:fldChar w:fldCharType="end"/>
              </w:r>
              <w:r w:rsidR="00B157E0">
                <w:t>.</w:t>
              </w:r>
            </w:ins>
          </w:p>
          <w:p w14:paraId="233DE877" w14:textId="22497464" w:rsidR="009F4F62" w:rsidRPr="005223F4" w:rsidDel="00916D7B" w:rsidRDefault="009F4F62" w:rsidP="009F4F62">
            <w:pPr>
              <w:rPr>
                <w:del w:id="9123" w:author="mbeckerle" w:date="2012-04-22T18:13:00Z"/>
              </w:rPr>
            </w:pPr>
          </w:p>
          <w:p w14:paraId="190BDA4D" w14:textId="77777777" w:rsidR="00884DA9" w:rsidRPr="005223F4" w:rsidRDefault="00884DA9" w:rsidP="00D67874">
            <w:r w:rsidRPr="005223F4">
              <w:t xml:space="preserve">Annotation: dfdl:element, dfdl:simpleType </w:t>
            </w:r>
          </w:p>
        </w:tc>
      </w:tr>
    </w:tbl>
    <w:p w14:paraId="1C70FDFF" w14:textId="78731FDD" w:rsidR="00884DA9" w:rsidRPr="005223F4" w:rsidDel="00B157E0" w:rsidRDefault="00884DA9" w:rsidP="00884DA9">
      <w:pPr>
        <w:rPr>
          <w:del w:id="9124" w:author="mbeckerle" w:date="2012-04-22T17:47:00Z"/>
        </w:rPr>
      </w:pPr>
    </w:p>
    <w:p w14:paraId="35CCD12A" w14:textId="77A276B8" w:rsidR="009F74C0" w:rsidRPr="005223F4" w:rsidDel="00557A29" w:rsidRDefault="009F74C0" w:rsidP="009F74C0">
      <w:pPr>
        <w:rPr>
          <w:del w:id="9125" w:author="mbeckerle" w:date="2012-04-22T22:00:00Z"/>
        </w:rPr>
      </w:pPr>
    </w:p>
    <w:p w14:paraId="4FDD4947" w14:textId="65DC79A3" w:rsidR="00F3505B" w:rsidRDefault="009F56BD" w:rsidP="00D67874">
      <w:pPr>
        <w:rPr>
          <w:ins w:id="9126" w:author="mbeckerle" w:date="2012-07-03T13:37:00Z"/>
        </w:rPr>
      </w:pPr>
      <w:commentRangeStart w:id="9127"/>
      <w:r w:rsidRPr="005223F4">
        <w:t xml:space="preserve">On unparsing </w:t>
      </w:r>
      <w:ins w:id="9128" w:author="mbeckerle" w:date="2012-07-03T13:37:00Z">
        <w:r w:rsidR="00F3505B">
          <w:t>the behavior is the same as for lengthKind ‘</w:t>
        </w:r>
      </w:ins>
      <w:commentRangeStart w:id="9129"/>
      <w:ins w:id="9130" w:author="mbeckerle" w:date="2012-08-14T11:01:00Z">
        <w:r w:rsidR="00C82E15">
          <w:t>prefixed’</w:t>
        </w:r>
      </w:ins>
      <w:commentRangeEnd w:id="9129"/>
      <w:ins w:id="9131" w:author="mbeckerle" w:date="2012-08-14T11:02:00Z">
        <w:r w:rsidR="00C82E15">
          <w:rPr>
            <w:rStyle w:val="CommentReference"/>
          </w:rPr>
          <w:commentReference w:id="9129"/>
        </w:r>
      </w:ins>
      <w:ins w:id="9132" w:author="mbeckerle" w:date="2012-07-03T13:37:00Z">
        <w:r w:rsidR="00F3505B">
          <w:t>.</w:t>
        </w:r>
      </w:ins>
      <w:commentRangeEnd w:id="9127"/>
      <w:ins w:id="9133" w:author="mbeckerle" w:date="2012-07-03T14:11:00Z">
        <w:r w:rsidR="00B847D2">
          <w:rPr>
            <w:rStyle w:val="CommentReference"/>
          </w:rPr>
          <w:commentReference w:id="9127"/>
        </w:r>
      </w:ins>
    </w:p>
    <w:p w14:paraId="0D811493" w14:textId="6BF5E40C" w:rsidR="009F56BD" w:rsidRPr="005223F4" w:rsidDel="00F3505B" w:rsidRDefault="009F56BD" w:rsidP="00D67874">
      <w:pPr>
        <w:rPr>
          <w:del w:id="9134" w:author="mbeckerle" w:date="2012-07-03T13:37:00Z"/>
        </w:rPr>
      </w:pPr>
      <w:del w:id="9135" w:author="mbeckerle" w:date="2012-07-03T13:37:00Z">
        <w:r w:rsidRPr="005223F4" w:rsidDel="00F3505B">
          <w:delText>if the element is complex then the length of the element is the length of its children</w:delText>
        </w:r>
      </w:del>
      <w:del w:id="9136" w:author="mbeckerle" w:date="2012-07-03T13:36:00Z">
        <w:r w:rsidRPr="005223F4" w:rsidDel="00F3505B">
          <w:delText>.</w:delText>
        </w:r>
      </w:del>
      <w:del w:id="9137" w:author="mbeckerle" w:date="2012-07-03T13:37:00Z">
        <w:r w:rsidRPr="005223F4" w:rsidDel="00F3505B">
          <w:delText xml:space="preserve"> If the element is simple then the length is given in </w:delText>
        </w:r>
        <w:r w:rsidRPr="005223F4" w:rsidDel="00F3505B">
          <w:fldChar w:fldCharType="begin"/>
        </w:r>
        <w:r w:rsidRPr="005223F4" w:rsidDel="00F3505B">
          <w:delInstrText xml:space="preserve"> REF _Ref254359035 \h </w:delInstrText>
        </w:r>
        <w:r w:rsidRPr="005223F4" w:rsidDel="00F3505B">
          <w:fldChar w:fldCharType="separate"/>
        </w:r>
        <w:r w:rsidR="00D04199" w:rsidRPr="005223F4" w:rsidDel="00F3505B">
          <w:delText xml:space="preserve">Table </w:delText>
        </w:r>
        <w:r w:rsidR="00D04199" w:rsidDel="00F3505B">
          <w:rPr>
            <w:noProof/>
          </w:rPr>
          <w:delText>16</w:delText>
        </w:r>
        <w:r w:rsidR="00D04199" w:rsidRPr="005223F4" w:rsidDel="00F3505B">
          <w:rPr>
            <w:noProof/>
          </w:rPr>
          <w:delText xml:space="preserve"> Unparse lengths (in bits) for dfdl:lengthKind 'pattern'</w:delText>
        </w:r>
        <w:r w:rsidRPr="005223F4" w:rsidDel="00F3505B">
          <w:fldChar w:fldCharType="end"/>
        </w:r>
        <w:r w:rsidRPr="005223F4" w:rsidDel="00F3505B">
          <w:delText>.</w:delText>
        </w:r>
      </w:del>
    </w:p>
    <w:p w14:paraId="2BFEF67D" w14:textId="7702E748" w:rsidR="00527210" w:rsidRPr="005223F4" w:rsidDel="00916D7B" w:rsidRDefault="00527210" w:rsidP="009F74C0">
      <w:pPr>
        <w:rPr>
          <w:del w:id="9138" w:author="mbeckerle" w:date="2012-04-22T18:13:00Z"/>
        </w:rPr>
      </w:pPr>
    </w:p>
    <w:p w14:paraId="6F42DDE4" w14:textId="739A4F0D" w:rsidR="00A043C3" w:rsidRPr="005223F4" w:rsidDel="00B157E0" w:rsidRDefault="00A043C3" w:rsidP="006D2158">
      <w:pPr>
        <w:rPr>
          <w:del w:id="9139" w:author="mbeckerle" w:date="2012-04-22T17:47:00Z"/>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87"/>
        <w:gridCol w:w="2187"/>
        <w:gridCol w:w="1706"/>
        <w:gridCol w:w="2162"/>
      </w:tblGrid>
      <w:tr w:rsidR="00B40487" w:rsidRPr="005223F4" w:rsidDel="00395BD4" w14:paraId="22539202" w14:textId="00BD3DF2" w:rsidTr="00240AC5">
        <w:trPr>
          <w:del w:id="9140" w:author="mbeckerle" w:date="2012-08-14T11:07:00Z"/>
        </w:trPr>
        <w:tc>
          <w:tcPr>
            <w:tcW w:w="2187" w:type="dxa"/>
            <w:vMerge w:val="restart"/>
            <w:shd w:val="clear" w:color="auto" w:fill="F3F3F3"/>
          </w:tcPr>
          <w:p w14:paraId="734774C7" w14:textId="30C84DC0" w:rsidR="00B40487" w:rsidRPr="00240AC5" w:rsidDel="00395BD4" w:rsidRDefault="00B40487" w:rsidP="00D461EA">
            <w:pPr>
              <w:rPr>
                <w:del w:id="9141" w:author="mbeckerle" w:date="2012-08-14T11:07:00Z"/>
                <w:b/>
                <w:bCs/>
              </w:rPr>
            </w:pPr>
            <w:ins w:id="9142" w:author="Steve Hanson" w:date="2012-02-23T15:31:00Z">
              <w:del w:id="9143" w:author="mbeckerle" w:date="2012-08-14T11:07:00Z">
                <w:r w:rsidRPr="00240AC5" w:rsidDel="00395BD4">
                  <w:rPr>
                    <w:b/>
                    <w:bCs/>
                  </w:rPr>
                  <w:delText>Type</w:delText>
                </w:r>
              </w:del>
            </w:ins>
          </w:p>
        </w:tc>
        <w:tc>
          <w:tcPr>
            <w:tcW w:w="6055" w:type="dxa"/>
            <w:gridSpan w:val="3"/>
            <w:tcBorders>
              <w:bottom w:val="single" w:sz="4" w:space="0" w:color="auto"/>
            </w:tcBorders>
            <w:shd w:val="clear" w:color="auto" w:fill="F3F3F3"/>
          </w:tcPr>
          <w:p w14:paraId="1757E75D" w14:textId="053C98C4" w:rsidR="00B40487" w:rsidRPr="00275A32" w:rsidDel="00395BD4" w:rsidRDefault="00B40487" w:rsidP="00240AC5">
            <w:pPr>
              <w:jc w:val="center"/>
              <w:rPr>
                <w:del w:id="9144" w:author="mbeckerle" w:date="2012-08-14T11:07:00Z"/>
                <w:b/>
                <w:bCs/>
                <w:iCs/>
              </w:rPr>
            </w:pPr>
            <w:del w:id="9145" w:author="mbeckerle" w:date="2012-08-14T11:07:00Z">
              <w:r w:rsidRPr="00275A32" w:rsidDel="00395BD4">
                <w:rPr>
                  <w:b/>
                  <w:bCs/>
                  <w:iCs/>
                </w:rPr>
                <w:delText>Representation</w:delText>
              </w:r>
            </w:del>
            <w:ins w:id="9146" w:author="Steve Hanson" w:date="2012-08-06T14:08:00Z">
              <w:del w:id="9147" w:author="mbeckerle" w:date="2012-08-14T11:07:00Z">
                <w:r w:rsidR="00B169B1" w:rsidDel="00395BD4">
                  <w:rPr>
                    <w:b/>
                    <w:bCs/>
                    <w:iCs/>
                  </w:rPr>
                  <w:delText>Length</w:delText>
                </w:r>
              </w:del>
            </w:ins>
          </w:p>
        </w:tc>
      </w:tr>
      <w:tr w:rsidR="00B40487" w:rsidRPr="005223F4" w:rsidDel="00395BD4" w14:paraId="421558CB" w14:textId="42CFA87C" w:rsidTr="00240AC5">
        <w:trPr>
          <w:del w:id="9148" w:author="mbeckerle" w:date="2012-08-14T11:07:00Z"/>
        </w:trPr>
        <w:tc>
          <w:tcPr>
            <w:tcW w:w="2187" w:type="dxa"/>
            <w:vMerge/>
            <w:shd w:val="clear" w:color="auto" w:fill="F3F3F3"/>
          </w:tcPr>
          <w:p w14:paraId="7B152B8B" w14:textId="76FE1CDD" w:rsidR="00B40487" w:rsidRPr="00240AC5" w:rsidDel="00395BD4" w:rsidRDefault="00B40487" w:rsidP="00D461EA">
            <w:pPr>
              <w:rPr>
                <w:del w:id="9149" w:author="mbeckerle" w:date="2012-08-14T11:07:00Z"/>
                <w:b/>
                <w:bCs/>
              </w:rPr>
            </w:pPr>
            <w:commentRangeStart w:id="9150"/>
          </w:p>
        </w:tc>
        <w:tc>
          <w:tcPr>
            <w:tcW w:w="2187" w:type="dxa"/>
            <w:tcBorders>
              <w:bottom w:val="single" w:sz="4" w:space="0" w:color="auto"/>
            </w:tcBorders>
            <w:shd w:val="clear" w:color="auto" w:fill="F3F3F3"/>
          </w:tcPr>
          <w:p w14:paraId="76346502" w14:textId="0DA65415" w:rsidR="00B40487" w:rsidRPr="00275A32" w:rsidDel="00395BD4" w:rsidRDefault="00B40487" w:rsidP="00240AC5">
            <w:pPr>
              <w:jc w:val="center"/>
              <w:rPr>
                <w:del w:id="9151" w:author="mbeckerle" w:date="2012-08-14T11:07:00Z"/>
                <w:b/>
                <w:bCs/>
                <w:iCs/>
              </w:rPr>
            </w:pPr>
            <w:del w:id="9152" w:author="mbeckerle" w:date="2012-08-14T11:07:00Z">
              <w:r w:rsidRPr="00275A32" w:rsidDel="00395BD4">
                <w:rPr>
                  <w:b/>
                  <w:bCs/>
                  <w:iCs/>
                </w:rPr>
                <w:delText>text</w:delText>
              </w:r>
            </w:del>
          </w:p>
        </w:tc>
        <w:tc>
          <w:tcPr>
            <w:tcW w:w="3868" w:type="dxa"/>
            <w:gridSpan w:val="2"/>
            <w:shd w:val="clear" w:color="auto" w:fill="F3F3F3"/>
          </w:tcPr>
          <w:p w14:paraId="5314051F" w14:textId="306F8F0D" w:rsidR="00B40487" w:rsidRPr="005E3B09" w:rsidDel="00395BD4" w:rsidRDefault="00B40487" w:rsidP="00240AC5">
            <w:pPr>
              <w:jc w:val="center"/>
              <w:rPr>
                <w:del w:id="9153" w:author="mbeckerle" w:date="2012-08-14T11:07:00Z"/>
                <w:b/>
                <w:bCs/>
                <w:iCs/>
              </w:rPr>
            </w:pPr>
            <w:del w:id="9154" w:author="mbeckerle" w:date="2012-08-14T11:07:00Z">
              <w:r w:rsidRPr="005E3B09" w:rsidDel="00395BD4">
                <w:rPr>
                  <w:b/>
                  <w:bCs/>
                  <w:iCs/>
                </w:rPr>
                <w:delText>binary</w:delText>
              </w:r>
              <w:commentRangeEnd w:id="9150"/>
              <w:r w:rsidR="00B169B1" w:rsidDel="00395BD4">
                <w:rPr>
                  <w:rStyle w:val="CommentReference"/>
                </w:rPr>
                <w:commentReference w:id="9150"/>
              </w:r>
            </w:del>
          </w:p>
        </w:tc>
      </w:tr>
      <w:tr w:rsidR="006D2158" w:rsidRPr="005223F4" w:rsidDel="00395BD4" w14:paraId="2816C0BB" w14:textId="2E9A8DBD" w:rsidTr="00240AC5">
        <w:trPr>
          <w:del w:id="9155" w:author="mbeckerle" w:date="2012-08-14T11:07:00Z"/>
        </w:trPr>
        <w:tc>
          <w:tcPr>
            <w:tcW w:w="2187" w:type="dxa"/>
            <w:shd w:val="clear" w:color="auto" w:fill="auto"/>
          </w:tcPr>
          <w:p w14:paraId="47FC381D" w14:textId="3B17DE9D" w:rsidR="006D2158" w:rsidRPr="00275A32" w:rsidDel="00395BD4" w:rsidRDefault="006D2158" w:rsidP="00D461EA">
            <w:pPr>
              <w:rPr>
                <w:del w:id="9156" w:author="mbeckerle" w:date="2012-08-14T11:07:00Z"/>
                <w:bCs/>
              </w:rPr>
            </w:pPr>
            <w:del w:id="9157" w:author="mbeckerle" w:date="2012-08-14T11:07:00Z">
              <w:r w:rsidRPr="00275A32" w:rsidDel="00395BD4">
                <w:rPr>
                  <w:bCs/>
                </w:rPr>
                <w:delText>String</w:delText>
              </w:r>
            </w:del>
          </w:p>
        </w:tc>
        <w:tc>
          <w:tcPr>
            <w:tcW w:w="2187" w:type="dxa"/>
            <w:shd w:val="clear" w:color="auto" w:fill="auto"/>
          </w:tcPr>
          <w:p w14:paraId="32019E9B" w14:textId="027F859D" w:rsidR="006D2158" w:rsidRPr="005223F4" w:rsidDel="00395BD4" w:rsidRDefault="00636A36" w:rsidP="00D461EA">
            <w:pPr>
              <w:rPr>
                <w:del w:id="9158" w:author="mbeckerle" w:date="2012-08-14T11:07:00Z"/>
              </w:rPr>
            </w:pPr>
            <w:del w:id="9159" w:author="mbeckerle" w:date="2012-08-14T11:07:00Z">
              <w:r w:rsidRPr="005223F4" w:rsidDel="00395BD4">
                <w:delText>unpadded length</w:delText>
              </w:r>
            </w:del>
          </w:p>
        </w:tc>
        <w:tc>
          <w:tcPr>
            <w:tcW w:w="3868" w:type="dxa"/>
            <w:gridSpan w:val="2"/>
            <w:shd w:val="clear" w:color="auto" w:fill="auto"/>
          </w:tcPr>
          <w:p w14:paraId="032E73A2" w14:textId="71358E21" w:rsidR="006D2158" w:rsidRPr="005223F4" w:rsidDel="00395BD4" w:rsidRDefault="006D2158" w:rsidP="00D461EA">
            <w:pPr>
              <w:rPr>
                <w:del w:id="9160" w:author="mbeckerle" w:date="2012-08-14T11:07:00Z"/>
              </w:rPr>
            </w:pPr>
            <w:del w:id="9161" w:author="mbeckerle" w:date="2012-08-14T11:07:00Z">
              <w:r w:rsidRPr="005223F4" w:rsidDel="00395BD4">
                <w:delText>Not applicable</w:delText>
              </w:r>
            </w:del>
          </w:p>
        </w:tc>
      </w:tr>
      <w:tr w:rsidR="006D2158" w:rsidRPr="005223F4" w:rsidDel="00395BD4" w14:paraId="409B31C2" w14:textId="3DBF5761" w:rsidTr="00240AC5">
        <w:trPr>
          <w:del w:id="9162" w:author="mbeckerle" w:date="2012-08-14T11:07:00Z"/>
        </w:trPr>
        <w:tc>
          <w:tcPr>
            <w:tcW w:w="2187" w:type="dxa"/>
            <w:shd w:val="clear" w:color="auto" w:fill="auto"/>
          </w:tcPr>
          <w:p w14:paraId="0BEC863A" w14:textId="7A3C5EE7" w:rsidR="006D2158" w:rsidRPr="00275A32" w:rsidDel="00395BD4" w:rsidRDefault="006D2158" w:rsidP="00D461EA">
            <w:pPr>
              <w:rPr>
                <w:del w:id="9163" w:author="mbeckerle" w:date="2012-08-14T11:07:00Z"/>
                <w:bCs/>
              </w:rPr>
            </w:pPr>
            <w:del w:id="9164" w:author="mbeckerle" w:date="2012-08-14T11:07:00Z">
              <w:r w:rsidRPr="00275A32" w:rsidDel="00395BD4">
                <w:rPr>
                  <w:bCs/>
                </w:rPr>
                <w:delText>Float</w:delText>
              </w:r>
            </w:del>
          </w:p>
        </w:tc>
        <w:tc>
          <w:tcPr>
            <w:tcW w:w="2187" w:type="dxa"/>
            <w:shd w:val="clear" w:color="auto" w:fill="auto"/>
          </w:tcPr>
          <w:p w14:paraId="0BE623B5" w14:textId="387B5825" w:rsidR="006D2158" w:rsidRPr="005223F4" w:rsidDel="00395BD4" w:rsidRDefault="00F80DF3" w:rsidP="00D461EA">
            <w:pPr>
              <w:rPr>
                <w:del w:id="9165" w:author="mbeckerle" w:date="2012-08-14T11:07:00Z"/>
              </w:rPr>
            </w:pPr>
            <w:del w:id="9166" w:author="mbeckerle" w:date="2012-08-14T11:07:00Z">
              <w:r w:rsidRPr="005223F4" w:rsidDel="00395BD4">
                <w:delText>unpadded length</w:delText>
              </w:r>
            </w:del>
          </w:p>
        </w:tc>
        <w:tc>
          <w:tcPr>
            <w:tcW w:w="3868" w:type="dxa"/>
            <w:gridSpan w:val="2"/>
            <w:shd w:val="clear" w:color="auto" w:fill="auto"/>
          </w:tcPr>
          <w:p w14:paraId="16F498EB" w14:textId="6EF16512" w:rsidR="006D2158" w:rsidRPr="005223F4" w:rsidDel="00395BD4" w:rsidRDefault="006D2158" w:rsidP="00D461EA">
            <w:pPr>
              <w:rPr>
                <w:del w:id="9167" w:author="mbeckerle" w:date="2012-08-14T11:07:00Z"/>
              </w:rPr>
            </w:pPr>
            <w:del w:id="9168" w:author="mbeckerle" w:date="2012-08-14T11:07:00Z">
              <w:r w:rsidRPr="005223F4" w:rsidDel="00395BD4">
                <w:delText>32</w:delText>
              </w:r>
            </w:del>
          </w:p>
        </w:tc>
      </w:tr>
      <w:tr w:rsidR="006D2158" w:rsidRPr="005223F4" w:rsidDel="00395BD4" w14:paraId="10A87B4B" w14:textId="5DD43702" w:rsidTr="00240AC5">
        <w:trPr>
          <w:del w:id="9169" w:author="mbeckerle" w:date="2012-08-14T11:07:00Z"/>
        </w:trPr>
        <w:tc>
          <w:tcPr>
            <w:tcW w:w="2187" w:type="dxa"/>
            <w:shd w:val="clear" w:color="auto" w:fill="auto"/>
          </w:tcPr>
          <w:p w14:paraId="1CD0B6C5" w14:textId="7087F72E" w:rsidR="006D2158" w:rsidRPr="00275A32" w:rsidDel="00395BD4" w:rsidRDefault="006D2158" w:rsidP="00D461EA">
            <w:pPr>
              <w:rPr>
                <w:del w:id="9170" w:author="mbeckerle" w:date="2012-08-14T11:07:00Z"/>
                <w:bCs/>
              </w:rPr>
            </w:pPr>
            <w:del w:id="9171" w:author="mbeckerle" w:date="2012-08-14T11:07:00Z">
              <w:r w:rsidRPr="00275A32" w:rsidDel="00395BD4">
                <w:rPr>
                  <w:bCs/>
                </w:rPr>
                <w:delText>Double</w:delText>
              </w:r>
            </w:del>
          </w:p>
        </w:tc>
        <w:tc>
          <w:tcPr>
            <w:tcW w:w="2187" w:type="dxa"/>
            <w:tcBorders>
              <w:bottom w:val="single" w:sz="4" w:space="0" w:color="auto"/>
            </w:tcBorders>
            <w:shd w:val="clear" w:color="auto" w:fill="auto"/>
          </w:tcPr>
          <w:p w14:paraId="0E006E80" w14:textId="6ACDC0C9" w:rsidR="006D2158" w:rsidRPr="005223F4" w:rsidDel="00395BD4" w:rsidRDefault="00F80DF3" w:rsidP="00D461EA">
            <w:pPr>
              <w:rPr>
                <w:del w:id="9172" w:author="mbeckerle" w:date="2012-08-14T11:07:00Z"/>
              </w:rPr>
            </w:pPr>
            <w:del w:id="9173" w:author="mbeckerle" w:date="2012-08-14T11:07:00Z">
              <w:r w:rsidRPr="005223F4" w:rsidDel="00395BD4">
                <w:delText>unpadded length</w:delText>
              </w:r>
            </w:del>
          </w:p>
        </w:tc>
        <w:tc>
          <w:tcPr>
            <w:tcW w:w="3868" w:type="dxa"/>
            <w:gridSpan w:val="2"/>
            <w:tcBorders>
              <w:bottom w:val="single" w:sz="4" w:space="0" w:color="auto"/>
            </w:tcBorders>
            <w:shd w:val="clear" w:color="auto" w:fill="auto"/>
          </w:tcPr>
          <w:p w14:paraId="419BCA30" w14:textId="7269BF13" w:rsidR="006D2158" w:rsidRPr="005223F4" w:rsidDel="00395BD4" w:rsidRDefault="006D2158" w:rsidP="00D461EA">
            <w:pPr>
              <w:rPr>
                <w:del w:id="9174" w:author="mbeckerle" w:date="2012-08-14T11:07:00Z"/>
              </w:rPr>
            </w:pPr>
            <w:del w:id="9175" w:author="mbeckerle" w:date="2012-08-14T11:07:00Z">
              <w:r w:rsidRPr="005223F4" w:rsidDel="00395BD4">
                <w:delText>64</w:delText>
              </w:r>
            </w:del>
          </w:p>
        </w:tc>
      </w:tr>
      <w:tr w:rsidR="006D2158" w:rsidRPr="005223F4" w:rsidDel="00395BD4" w14:paraId="49AA68AA" w14:textId="4053244D" w:rsidTr="00240AC5">
        <w:trPr>
          <w:del w:id="9176" w:author="mbeckerle" w:date="2012-08-14T11:07:00Z"/>
        </w:trPr>
        <w:tc>
          <w:tcPr>
            <w:tcW w:w="2187" w:type="dxa"/>
            <w:shd w:val="clear" w:color="auto" w:fill="auto"/>
          </w:tcPr>
          <w:p w14:paraId="2A8E9648" w14:textId="6E4765F7" w:rsidR="006D2158" w:rsidRPr="00275A32" w:rsidDel="00395BD4" w:rsidRDefault="006D2158" w:rsidP="00D461EA">
            <w:pPr>
              <w:rPr>
                <w:del w:id="9177" w:author="mbeckerle" w:date="2012-08-14T11:07:00Z"/>
                <w:bCs/>
              </w:rPr>
            </w:pPr>
            <w:del w:id="9178" w:author="mbeckerle" w:date="2012-08-14T11:07:00Z">
              <w:r w:rsidRPr="00275A32" w:rsidDel="00395BD4">
                <w:rPr>
                  <w:bCs/>
                </w:rPr>
                <w:delText>Decimal</w:delText>
              </w:r>
              <w:r w:rsidR="00BE3BCB" w:rsidRPr="005E3B09" w:rsidDel="00395BD4">
                <w:rPr>
                  <w:bCs/>
                </w:rPr>
                <w:delText xml:space="preserve">, </w:delText>
              </w:r>
              <w:r w:rsidRPr="005E3B09" w:rsidDel="00395BD4">
                <w:rPr>
                  <w:bCs/>
                </w:rPr>
                <w:delText>Integer</w:delText>
              </w:r>
              <w:r w:rsidR="00BE3BCB" w:rsidRPr="00F81703" w:rsidDel="00395BD4">
                <w:rPr>
                  <w:bCs/>
                </w:rPr>
                <w:delText xml:space="preserve">, </w:delText>
              </w:r>
            </w:del>
            <w:ins w:id="9179" w:author="Steve Hanson" w:date="2012-02-23T15:34:00Z">
              <w:del w:id="9180" w:author="mbeckerle" w:date="2012-08-14T11:07:00Z">
                <w:r w:rsidR="00B40487" w:rsidRPr="00240AC5" w:rsidDel="00395BD4">
                  <w:rPr>
                    <w:bCs/>
                  </w:rPr>
                  <w:delText>N</w:delText>
                </w:r>
              </w:del>
            </w:ins>
            <w:del w:id="9181" w:author="mbeckerle" w:date="2012-08-14T11:07:00Z">
              <w:r w:rsidR="00BE3BCB" w:rsidRPr="00B40487" w:rsidDel="00395BD4">
                <w:delText>nonNegativeInteger</w:delText>
              </w:r>
            </w:del>
          </w:p>
        </w:tc>
        <w:tc>
          <w:tcPr>
            <w:tcW w:w="2187" w:type="dxa"/>
            <w:shd w:val="clear" w:color="auto" w:fill="auto"/>
          </w:tcPr>
          <w:p w14:paraId="3B281E2D" w14:textId="0BA17249" w:rsidR="006D2158" w:rsidRPr="005223F4" w:rsidDel="00395BD4" w:rsidRDefault="00F80DF3" w:rsidP="00D461EA">
            <w:pPr>
              <w:rPr>
                <w:del w:id="9182" w:author="mbeckerle" w:date="2012-08-14T11:07:00Z"/>
              </w:rPr>
            </w:pPr>
            <w:del w:id="9183" w:author="mbeckerle" w:date="2012-08-14T11:07:00Z">
              <w:r w:rsidRPr="005223F4" w:rsidDel="00395BD4">
                <w:delText>unpadded length</w:delText>
              </w:r>
            </w:del>
          </w:p>
        </w:tc>
        <w:tc>
          <w:tcPr>
            <w:tcW w:w="3868" w:type="dxa"/>
            <w:gridSpan w:val="2"/>
            <w:shd w:val="clear" w:color="auto" w:fill="auto"/>
          </w:tcPr>
          <w:p w14:paraId="0D1A6BE8" w14:textId="58A8019F" w:rsidR="006D2158" w:rsidRPr="005223F4" w:rsidDel="00395BD4" w:rsidRDefault="00D461EA" w:rsidP="00D461EA">
            <w:pPr>
              <w:rPr>
                <w:del w:id="9184" w:author="mbeckerle" w:date="2012-08-14T11:07:00Z"/>
              </w:rPr>
            </w:pPr>
            <w:del w:id="9185" w:author="mbeckerle" w:date="2012-08-14T11:07:00Z">
              <w:r w:rsidRPr="005223F4" w:rsidDel="00395BD4">
                <w:delText>Minimum number of bytes to represent significant digits and sign</w:delText>
              </w:r>
            </w:del>
          </w:p>
        </w:tc>
      </w:tr>
      <w:tr w:rsidR="006D2158" w:rsidRPr="005223F4" w:rsidDel="00395BD4" w14:paraId="7919353E" w14:textId="5B7EADD2" w:rsidTr="00240AC5">
        <w:trPr>
          <w:del w:id="9186" w:author="mbeckerle" w:date="2012-08-14T11:07:00Z"/>
        </w:trPr>
        <w:tc>
          <w:tcPr>
            <w:tcW w:w="2187" w:type="dxa"/>
            <w:shd w:val="clear" w:color="auto" w:fill="auto"/>
          </w:tcPr>
          <w:p w14:paraId="297E233E" w14:textId="50A47B42" w:rsidR="006D2158" w:rsidRPr="00275A32" w:rsidDel="00395BD4" w:rsidRDefault="006D2158" w:rsidP="00D461EA">
            <w:pPr>
              <w:rPr>
                <w:del w:id="9187" w:author="mbeckerle" w:date="2012-08-14T11:07:00Z"/>
                <w:bCs/>
              </w:rPr>
            </w:pPr>
            <w:del w:id="9188" w:author="mbeckerle" w:date="2012-08-14T11:07:00Z">
              <w:r w:rsidRPr="00275A32" w:rsidDel="00395BD4">
                <w:rPr>
                  <w:bCs/>
                </w:rPr>
                <w:delText>Long, UnsignedLong</w:delText>
              </w:r>
            </w:del>
          </w:p>
        </w:tc>
        <w:tc>
          <w:tcPr>
            <w:tcW w:w="2187" w:type="dxa"/>
            <w:shd w:val="clear" w:color="auto" w:fill="auto"/>
          </w:tcPr>
          <w:p w14:paraId="671AC110" w14:textId="58423628" w:rsidR="006D2158" w:rsidRPr="005223F4" w:rsidDel="00395BD4" w:rsidRDefault="00F80DF3" w:rsidP="00D461EA">
            <w:pPr>
              <w:rPr>
                <w:del w:id="9189" w:author="mbeckerle" w:date="2012-08-14T11:07:00Z"/>
              </w:rPr>
            </w:pPr>
            <w:del w:id="9190" w:author="mbeckerle" w:date="2012-08-14T11:07:00Z">
              <w:r w:rsidRPr="005223F4" w:rsidDel="00395BD4">
                <w:delText>unpadded length</w:delText>
              </w:r>
            </w:del>
          </w:p>
        </w:tc>
        <w:tc>
          <w:tcPr>
            <w:tcW w:w="1706" w:type="dxa"/>
            <w:shd w:val="clear" w:color="auto" w:fill="auto"/>
          </w:tcPr>
          <w:p w14:paraId="086D5DDB" w14:textId="0F5BA657" w:rsidR="006D2158" w:rsidRPr="005223F4" w:rsidDel="00395BD4" w:rsidRDefault="006D2158" w:rsidP="00D461EA">
            <w:pPr>
              <w:rPr>
                <w:del w:id="9191" w:author="mbeckerle" w:date="2012-08-14T11:07:00Z"/>
              </w:rPr>
            </w:pPr>
            <w:del w:id="9192" w:author="mbeckerle" w:date="2012-08-14T11:07:00Z">
              <w:r w:rsidRPr="005223F4" w:rsidDel="00395BD4">
                <w:delText xml:space="preserve">packed/bcd : </w:delText>
              </w:r>
              <w:r w:rsidR="00D461EA" w:rsidRPr="005223F4" w:rsidDel="00395BD4">
                <w:delText>as decimal</w:delText>
              </w:r>
            </w:del>
          </w:p>
        </w:tc>
        <w:tc>
          <w:tcPr>
            <w:tcW w:w="2162" w:type="dxa"/>
            <w:shd w:val="clear" w:color="auto" w:fill="auto"/>
          </w:tcPr>
          <w:p w14:paraId="66B64245" w14:textId="4A092289" w:rsidR="006D2158" w:rsidRPr="005223F4" w:rsidDel="00395BD4" w:rsidRDefault="006D2158" w:rsidP="00D461EA">
            <w:pPr>
              <w:rPr>
                <w:del w:id="9193" w:author="mbeckerle" w:date="2012-08-14T11:07:00Z"/>
              </w:rPr>
            </w:pPr>
            <w:del w:id="9194" w:author="mbeckerle" w:date="2012-08-14T11:07:00Z">
              <w:r w:rsidRPr="005223F4" w:rsidDel="00395BD4">
                <w:delText>binary: 64</w:delText>
              </w:r>
            </w:del>
          </w:p>
        </w:tc>
      </w:tr>
      <w:tr w:rsidR="00D461EA" w:rsidRPr="005223F4" w:rsidDel="00395BD4" w14:paraId="0E00DE9F" w14:textId="4DFC2B18" w:rsidTr="00240AC5">
        <w:trPr>
          <w:del w:id="9195" w:author="mbeckerle" w:date="2012-08-14T11:07:00Z"/>
        </w:trPr>
        <w:tc>
          <w:tcPr>
            <w:tcW w:w="2187" w:type="dxa"/>
            <w:shd w:val="clear" w:color="auto" w:fill="auto"/>
          </w:tcPr>
          <w:p w14:paraId="571C861B" w14:textId="34F32057" w:rsidR="00D461EA" w:rsidRPr="005E3B09" w:rsidDel="00395BD4" w:rsidRDefault="00D461EA" w:rsidP="00D461EA">
            <w:pPr>
              <w:rPr>
                <w:del w:id="9196" w:author="mbeckerle" w:date="2012-08-14T11:07:00Z"/>
                <w:bCs/>
              </w:rPr>
            </w:pPr>
            <w:del w:id="9197" w:author="mbeckerle" w:date="2012-08-14T11:07:00Z">
              <w:r w:rsidRPr="00275A32" w:rsidDel="00395BD4">
                <w:rPr>
                  <w:bCs/>
                </w:rPr>
                <w:delText xml:space="preserve">Int, </w:delText>
              </w:r>
              <w:r w:rsidR="001E4505" w:rsidRPr="005E3B09" w:rsidDel="00395BD4">
                <w:rPr>
                  <w:bCs/>
                </w:rPr>
                <w:delText>UnsignedInt</w:delText>
              </w:r>
            </w:del>
          </w:p>
        </w:tc>
        <w:tc>
          <w:tcPr>
            <w:tcW w:w="2187" w:type="dxa"/>
            <w:shd w:val="clear" w:color="auto" w:fill="auto"/>
          </w:tcPr>
          <w:p w14:paraId="7C5199F0" w14:textId="6E2C7129" w:rsidR="00D461EA" w:rsidRPr="005223F4" w:rsidDel="00395BD4" w:rsidRDefault="00D461EA" w:rsidP="00D461EA">
            <w:pPr>
              <w:rPr>
                <w:del w:id="9198" w:author="mbeckerle" w:date="2012-08-14T11:07:00Z"/>
              </w:rPr>
            </w:pPr>
            <w:del w:id="9199" w:author="mbeckerle" w:date="2012-08-14T11:07:00Z">
              <w:r w:rsidRPr="005223F4" w:rsidDel="00395BD4">
                <w:delText>unpadded length</w:delText>
              </w:r>
            </w:del>
          </w:p>
        </w:tc>
        <w:tc>
          <w:tcPr>
            <w:tcW w:w="1706" w:type="dxa"/>
            <w:shd w:val="clear" w:color="auto" w:fill="auto"/>
          </w:tcPr>
          <w:p w14:paraId="618B8E1D" w14:textId="39FE1DA4" w:rsidR="00D461EA" w:rsidRPr="005223F4" w:rsidDel="00395BD4" w:rsidRDefault="00D461EA" w:rsidP="00D461EA">
            <w:pPr>
              <w:rPr>
                <w:del w:id="9200" w:author="mbeckerle" w:date="2012-08-14T11:07:00Z"/>
              </w:rPr>
            </w:pPr>
            <w:del w:id="9201" w:author="mbeckerle" w:date="2012-08-14T11:07:00Z">
              <w:r w:rsidRPr="005223F4" w:rsidDel="00395BD4">
                <w:delText>packed/bcd : as decimal</w:delText>
              </w:r>
            </w:del>
          </w:p>
        </w:tc>
        <w:tc>
          <w:tcPr>
            <w:tcW w:w="2162" w:type="dxa"/>
            <w:shd w:val="clear" w:color="auto" w:fill="auto"/>
          </w:tcPr>
          <w:p w14:paraId="41D7C72D" w14:textId="64C3FE35" w:rsidR="00D461EA" w:rsidRPr="005223F4" w:rsidDel="00395BD4" w:rsidRDefault="00D461EA" w:rsidP="00D461EA">
            <w:pPr>
              <w:rPr>
                <w:del w:id="9202" w:author="mbeckerle" w:date="2012-08-14T11:07:00Z"/>
              </w:rPr>
            </w:pPr>
            <w:del w:id="9203" w:author="mbeckerle" w:date="2012-08-14T11:07:00Z">
              <w:r w:rsidRPr="005223F4" w:rsidDel="00395BD4">
                <w:delText>binary: 32</w:delText>
              </w:r>
            </w:del>
          </w:p>
        </w:tc>
      </w:tr>
      <w:tr w:rsidR="00D461EA" w:rsidRPr="005223F4" w:rsidDel="00395BD4" w14:paraId="55479726" w14:textId="07B0347A" w:rsidTr="00240AC5">
        <w:trPr>
          <w:del w:id="9204" w:author="mbeckerle" w:date="2012-08-14T11:07:00Z"/>
        </w:trPr>
        <w:tc>
          <w:tcPr>
            <w:tcW w:w="2187" w:type="dxa"/>
            <w:shd w:val="clear" w:color="auto" w:fill="auto"/>
          </w:tcPr>
          <w:p w14:paraId="526921FF" w14:textId="78AD076D" w:rsidR="00D461EA" w:rsidRPr="005E3B09" w:rsidDel="00395BD4" w:rsidRDefault="00D461EA" w:rsidP="00D461EA">
            <w:pPr>
              <w:rPr>
                <w:del w:id="9205" w:author="mbeckerle" w:date="2012-08-14T11:07:00Z"/>
                <w:bCs/>
              </w:rPr>
            </w:pPr>
            <w:del w:id="9206" w:author="mbeckerle" w:date="2012-08-14T11:07:00Z">
              <w:r w:rsidRPr="00275A32" w:rsidDel="00395BD4">
                <w:rPr>
                  <w:bCs/>
                </w:rPr>
                <w:delText xml:space="preserve">Short, </w:delText>
              </w:r>
              <w:r w:rsidR="001E4505" w:rsidRPr="005E3B09" w:rsidDel="00395BD4">
                <w:rPr>
                  <w:bCs/>
                </w:rPr>
                <w:delText>UnsignedShort</w:delText>
              </w:r>
            </w:del>
          </w:p>
        </w:tc>
        <w:tc>
          <w:tcPr>
            <w:tcW w:w="2187" w:type="dxa"/>
            <w:shd w:val="clear" w:color="auto" w:fill="auto"/>
          </w:tcPr>
          <w:p w14:paraId="264A223C" w14:textId="2102D856" w:rsidR="00D461EA" w:rsidRPr="005223F4" w:rsidDel="00395BD4" w:rsidRDefault="00D461EA" w:rsidP="00D461EA">
            <w:pPr>
              <w:rPr>
                <w:del w:id="9207" w:author="mbeckerle" w:date="2012-08-14T11:07:00Z"/>
              </w:rPr>
            </w:pPr>
            <w:del w:id="9208" w:author="mbeckerle" w:date="2012-08-14T11:07:00Z">
              <w:r w:rsidRPr="005223F4" w:rsidDel="00395BD4">
                <w:delText>unpadded length</w:delText>
              </w:r>
            </w:del>
          </w:p>
        </w:tc>
        <w:tc>
          <w:tcPr>
            <w:tcW w:w="1706" w:type="dxa"/>
            <w:shd w:val="clear" w:color="auto" w:fill="auto"/>
          </w:tcPr>
          <w:p w14:paraId="05100F2C" w14:textId="053218E9" w:rsidR="00D461EA" w:rsidRPr="005223F4" w:rsidDel="00395BD4" w:rsidRDefault="00D461EA" w:rsidP="00D461EA">
            <w:pPr>
              <w:rPr>
                <w:del w:id="9209" w:author="mbeckerle" w:date="2012-08-14T11:07:00Z"/>
              </w:rPr>
            </w:pPr>
            <w:del w:id="9210" w:author="mbeckerle" w:date="2012-08-14T11:07:00Z">
              <w:r w:rsidRPr="005223F4" w:rsidDel="00395BD4">
                <w:delText>packed/bcd : as decimal</w:delText>
              </w:r>
            </w:del>
          </w:p>
        </w:tc>
        <w:tc>
          <w:tcPr>
            <w:tcW w:w="2162" w:type="dxa"/>
            <w:shd w:val="clear" w:color="auto" w:fill="auto"/>
          </w:tcPr>
          <w:p w14:paraId="5422C760" w14:textId="6DF268ED" w:rsidR="00D461EA" w:rsidRPr="005223F4" w:rsidDel="00395BD4" w:rsidRDefault="00D461EA" w:rsidP="00D461EA">
            <w:pPr>
              <w:rPr>
                <w:del w:id="9211" w:author="mbeckerle" w:date="2012-08-14T11:07:00Z"/>
              </w:rPr>
            </w:pPr>
            <w:del w:id="9212" w:author="mbeckerle" w:date="2012-08-14T11:07:00Z">
              <w:r w:rsidRPr="005223F4" w:rsidDel="00395BD4">
                <w:delText>binary: 16</w:delText>
              </w:r>
            </w:del>
          </w:p>
        </w:tc>
      </w:tr>
      <w:tr w:rsidR="00D461EA" w:rsidRPr="005223F4" w:rsidDel="00395BD4" w14:paraId="4FEAD439" w14:textId="1F5A759C" w:rsidTr="00240AC5">
        <w:trPr>
          <w:del w:id="9213" w:author="mbeckerle" w:date="2012-08-14T11:07:00Z"/>
        </w:trPr>
        <w:tc>
          <w:tcPr>
            <w:tcW w:w="2187" w:type="dxa"/>
            <w:shd w:val="clear" w:color="auto" w:fill="auto"/>
          </w:tcPr>
          <w:p w14:paraId="367E6E83" w14:textId="0D2CAA85" w:rsidR="00D461EA" w:rsidRPr="005E3B09" w:rsidDel="00395BD4" w:rsidRDefault="00D461EA" w:rsidP="00D461EA">
            <w:pPr>
              <w:rPr>
                <w:del w:id="9214" w:author="mbeckerle" w:date="2012-08-14T11:07:00Z"/>
                <w:bCs/>
              </w:rPr>
            </w:pPr>
            <w:del w:id="9215" w:author="mbeckerle" w:date="2012-08-14T11:07:00Z">
              <w:r w:rsidRPr="00275A32" w:rsidDel="00395BD4">
                <w:rPr>
                  <w:bCs/>
                </w:rPr>
                <w:delText xml:space="preserve">Byte, </w:delText>
              </w:r>
              <w:r w:rsidR="001E4505" w:rsidRPr="005E3B09" w:rsidDel="00395BD4">
                <w:rPr>
                  <w:bCs/>
                </w:rPr>
                <w:delText>UnsignedByte</w:delText>
              </w:r>
            </w:del>
          </w:p>
        </w:tc>
        <w:tc>
          <w:tcPr>
            <w:tcW w:w="2187" w:type="dxa"/>
            <w:shd w:val="clear" w:color="auto" w:fill="auto"/>
          </w:tcPr>
          <w:p w14:paraId="2B626C09" w14:textId="05965D81" w:rsidR="00D461EA" w:rsidRPr="005223F4" w:rsidDel="00395BD4" w:rsidRDefault="00D461EA" w:rsidP="00D461EA">
            <w:pPr>
              <w:rPr>
                <w:del w:id="9216" w:author="mbeckerle" w:date="2012-08-14T11:07:00Z"/>
              </w:rPr>
            </w:pPr>
            <w:del w:id="9217" w:author="mbeckerle" w:date="2012-08-14T11:07:00Z">
              <w:r w:rsidRPr="005223F4" w:rsidDel="00395BD4">
                <w:delText>unpadded length</w:delText>
              </w:r>
            </w:del>
          </w:p>
        </w:tc>
        <w:tc>
          <w:tcPr>
            <w:tcW w:w="1706" w:type="dxa"/>
            <w:shd w:val="clear" w:color="auto" w:fill="auto"/>
          </w:tcPr>
          <w:p w14:paraId="79D763F1" w14:textId="748DBF47" w:rsidR="00D461EA" w:rsidRPr="005223F4" w:rsidDel="00395BD4" w:rsidRDefault="00D461EA" w:rsidP="00D461EA">
            <w:pPr>
              <w:rPr>
                <w:del w:id="9218" w:author="mbeckerle" w:date="2012-08-14T11:07:00Z"/>
              </w:rPr>
            </w:pPr>
            <w:del w:id="9219" w:author="mbeckerle" w:date="2012-08-14T11:07:00Z">
              <w:r w:rsidRPr="005223F4" w:rsidDel="00395BD4">
                <w:delText>packed/bcd : as decimal</w:delText>
              </w:r>
            </w:del>
          </w:p>
        </w:tc>
        <w:tc>
          <w:tcPr>
            <w:tcW w:w="2162" w:type="dxa"/>
            <w:shd w:val="clear" w:color="auto" w:fill="auto"/>
          </w:tcPr>
          <w:p w14:paraId="57220A1D" w14:textId="7CF00771" w:rsidR="00D461EA" w:rsidRPr="005223F4" w:rsidDel="00395BD4" w:rsidRDefault="00D461EA" w:rsidP="00D461EA">
            <w:pPr>
              <w:rPr>
                <w:del w:id="9220" w:author="mbeckerle" w:date="2012-08-14T11:07:00Z"/>
              </w:rPr>
            </w:pPr>
            <w:del w:id="9221" w:author="mbeckerle" w:date="2012-08-14T11:07:00Z">
              <w:r w:rsidRPr="005223F4" w:rsidDel="00395BD4">
                <w:delText>binary: 8</w:delText>
              </w:r>
            </w:del>
          </w:p>
        </w:tc>
      </w:tr>
      <w:tr w:rsidR="00D461EA" w:rsidRPr="005223F4" w:rsidDel="00395BD4" w14:paraId="6475D5D4" w14:textId="2EDF22A9" w:rsidTr="00240AC5">
        <w:trPr>
          <w:del w:id="9222" w:author="mbeckerle" w:date="2012-08-14T11:07:00Z"/>
        </w:trPr>
        <w:tc>
          <w:tcPr>
            <w:tcW w:w="2187" w:type="dxa"/>
            <w:shd w:val="clear" w:color="auto" w:fill="auto"/>
          </w:tcPr>
          <w:p w14:paraId="7EDC78CD" w14:textId="6C5EA960" w:rsidR="00D461EA" w:rsidRPr="00275A32" w:rsidDel="00395BD4" w:rsidRDefault="00D461EA" w:rsidP="00D461EA">
            <w:pPr>
              <w:rPr>
                <w:del w:id="9223" w:author="mbeckerle" w:date="2012-08-14T11:07:00Z"/>
                <w:bCs/>
              </w:rPr>
            </w:pPr>
            <w:del w:id="9224" w:author="mbeckerle" w:date="2012-08-14T11:07:00Z">
              <w:r w:rsidRPr="00275A32" w:rsidDel="00395BD4">
                <w:rPr>
                  <w:bCs/>
                </w:rPr>
                <w:delText>DateTime</w:delText>
              </w:r>
            </w:del>
          </w:p>
        </w:tc>
        <w:tc>
          <w:tcPr>
            <w:tcW w:w="2187" w:type="dxa"/>
            <w:shd w:val="clear" w:color="auto" w:fill="auto"/>
          </w:tcPr>
          <w:p w14:paraId="6B135877" w14:textId="13D26431" w:rsidR="00D461EA" w:rsidRPr="005223F4" w:rsidDel="00395BD4" w:rsidRDefault="00D461EA" w:rsidP="00D461EA">
            <w:pPr>
              <w:rPr>
                <w:del w:id="9225" w:author="mbeckerle" w:date="2012-08-14T11:07:00Z"/>
              </w:rPr>
            </w:pPr>
            <w:del w:id="9226" w:author="mbeckerle" w:date="2012-08-14T11:07:00Z">
              <w:r w:rsidRPr="005223F4" w:rsidDel="00395BD4">
                <w:delText>unpadded length</w:delText>
              </w:r>
            </w:del>
          </w:p>
        </w:tc>
        <w:tc>
          <w:tcPr>
            <w:tcW w:w="1706" w:type="dxa"/>
            <w:shd w:val="clear" w:color="auto" w:fill="auto"/>
          </w:tcPr>
          <w:p w14:paraId="6035C125" w14:textId="095A6C18" w:rsidR="00D461EA" w:rsidRPr="005223F4" w:rsidDel="00395BD4" w:rsidRDefault="00D461EA" w:rsidP="00D461EA">
            <w:pPr>
              <w:rPr>
                <w:del w:id="9227" w:author="mbeckerle" w:date="2012-08-14T11:07:00Z"/>
              </w:rPr>
            </w:pPr>
            <w:del w:id="9228" w:author="mbeckerle" w:date="2012-08-14T11:07:00Z">
              <w:r w:rsidRPr="005223F4" w:rsidDel="00395BD4">
                <w:delText>packed/bcd : as decimal</w:delText>
              </w:r>
            </w:del>
          </w:p>
        </w:tc>
        <w:tc>
          <w:tcPr>
            <w:tcW w:w="2162" w:type="dxa"/>
            <w:shd w:val="clear" w:color="auto" w:fill="auto"/>
          </w:tcPr>
          <w:p w14:paraId="093F8249" w14:textId="082281ED" w:rsidR="00D461EA" w:rsidRPr="005223F4" w:rsidDel="00395BD4" w:rsidRDefault="00D461EA" w:rsidP="00D461EA">
            <w:pPr>
              <w:rPr>
                <w:del w:id="9229" w:author="mbeckerle" w:date="2012-08-14T11:07:00Z"/>
              </w:rPr>
            </w:pPr>
            <w:del w:id="9230" w:author="mbeckerle" w:date="2012-08-14T11:07:00Z">
              <w:r w:rsidRPr="00240AC5" w:rsidDel="00395BD4">
                <w:rPr>
                  <w:rFonts w:ascii="Helvetica" w:hAnsi="Helvetica" w:cs="Times"/>
                </w:rPr>
                <w:delText>binarySeconds: 32, binaryMilliseconds:64</w:delText>
              </w:r>
            </w:del>
          </w:p>
        </w:tc>
      </w:tr>
      <w:tr w:rsidR="00D461EA" w:rsidRPr="005223F4" w:rsidDel="00395BD4" w14:paraId="3C494147" w14:textId="37EF97A4" w:rsidTr="00240AC5">
        <w:trPr>
          <w:del w:id="9231" w:author="mbeckerle" w:date="2012-08-14T11:07:00Z"/>
        </w:trPr>
        <w:tc>
          <w:tcPr>
            <w:tcW w:w="2187" w:type="dxa"/>
            <w:shd w:val="clear" w:color="auto" w:fill="auto"/>
          </w:tcPr>
          <w:p w14:paraId="1798FF68" w14:textId="414184C3" w:rsidR="00D461EA" w:rsidRPr="00275A32" w:rsidDel="00395BD4" w:rsidRDefault="00D461EA" w:rsidP="00D461EA">
            <w:pPr>
              <w:rPr>
                <w:del w:id="9232" w:author="mbeckerle" w:date="2012-08-14T11:07:00Z"/>
                <w:bCs/>
              </w:rPr>
            </w:pPr>
            <w:del w:id="9233" w:author="mbeckerle" w:date="2012-08-14T11:07:00Z">
              <w:r w:rsidRPr="00275A32" w:rsidDel="00395BD4">
                <w:rPr>
                  <w:bCs/>
                </w:rPr>
                <w:delText>Date</w:delText>
              </w:r>
            </w:del>
          </w:p>
        </w:tc>
        <w:tc>
          <w:tcPr>
            <w:tcW w:w="2187" w:type="dxa"/>
            <w:shd w:val="clear" w:color="auto" w:fill="auto"/>
          </w:tcPr>
          <w:p w14:paraId="638B0701" w14:textId="098EFEBD" w:rsidR="00D461EA" w:rsidRPr="005223F4" w:rsidDel="00395BD4" w:rsidRDefault="00D461EA" w:rsidP="00D461EA">
            <w:pPr>
              <w:rPr>
                <w:del w:id="9234" w:author="mbeckerle" w:date="2012-08-14T11:07:00Z"/>
              </w:rPr>
            </w:pPr>
            <w:del w:id="9235" w:author="mbeckerle" w:date="2012-08-14T11:07:00Z">
              <w:r w:rsidRPr="005223F4" w:rsidDel="00395BD4">
                <w:delText>unpadded length</w:delText>
              </w:r>
            </w:del>
          </w:p>
        </w:tc>
        <w:tc>
          <w:tcPr>
            <w:tcW w:w="1706" w:type="dxa"/>
            <w:shd w:val="clear" w:color="auto" w:fill="auto"/>
          </w:tcPr>
          <w:p w14:paraId="6798A37A" w14:textId="4DCF6097" w:rsidR="00D461EA" w:rsidRPr="005223F4" w:rsidDel="00395BD4" w:rsidRDefault="00D461EA" w:rsidP="00D461EA">
            <w:pPr>
              <w:rPr>
                <w:del w:id="9236" w:author="mbeckerle" w:date="2012-08-14T11:07:00Z"/>
              </w:rPr>
            </w:pPr>
            <w:del w:id="9237" w:author="mbeckerle" w:date="2012-08-14T11:07:00Z">
              <w:r w:rsidRPr="005223F4" w:rsidDel="00395BD4">
                <w:delText>packed/bcd : as decimal</w:delText>
              </w:r>
            </w:del>
          </w:p>
        </w:tc>
        <w:tc>
          <w:tcPr>
            <w:tcW w:w="2162" w:type="dxa"/>
            <w:shd w:val="clear" w:color="auto" w:fill="auto"/>
          </w:tcPr>
          <w:p w14:paraId="65C471A9" w14:textId="0F011782" w:rsidR="00D461EA" w:rsidRPr="005223F4" w:rsidDel="00395BD4" w:rsidRDefault="00D461EA" w:rsidP="00D461EA">
            <w:pPr>
              <w:rPr>
                <w:del w:id="9238" w:author="mbeckerle" w:date="2012-08-14T11:07:00Z"/>
              </w:rPr>
            </w:pPr>
            <w:del w:id="9239" w:author="mbeckerle" w:date="2012-08-14T11:07:00Z">
              <w:r w:rsidRPr="00240AC5" w:rsidDel="00395BD4">
                <w:rPr>
                  <w:rFonts w:ascii="Helvetica" w:hAnsi="Helvetica" w:cs="Times"/>
                </w:rPr>
                <w:delText>binarySeconds: 32, binaryMilliseconds:64</w:delText>
              </w:r>
            </w:del>
          </w:p>
        </w:tc>
      </w:tr>
      <w:tr w:rsidR="00D461EA" w:rsidRPr="005223F4" w:rsidDel="00395BD4" w14:paraId="5A3F7FC1" w14:textId="1B4411CC" w:rsidTr="00240AC5">
        <w:trPr>
          <w:del w:id="9240" w:author="mbeckerle" w:date="2012-08-14T11:07:00Z"/>
        </w:trPr>
        <w:tc>
          <w:tcPr>
            <w:tcW w:w="2187" w:type="dxa"/>
            <w:shd w:val="clear" w:color="auto" w:fill="auto"/>
          </w:tcPr>
          <w:p w14:paraId="615A154F" w14:textId="7D993801" w:rsidR="00D461EA" w:rsidRPr="00275A32" w:rsidDel="00395BD4" w:rsidRDefault="00D461EA" w:rsidP="00D461EA">
            <w:pPr>
              <w:rPr>
                <w:del w:id="9241" w:author="mbeckerle" w:date="2012-08-14T11:07:00Z"/>
                <w:bCs/>
              </w:rPr>
            </w:pPr>
            <w:del w:id="9242" w:author="mbeckerle" w:date="2012-08-14T11:07:00Z">
              <w:r w:rsidRPr="00275A32" w:rsidDel="00395BD4">
                <w:rPr>
                  <w:bCs/>
                </w:rPr>
                <w:delText>Time</w:delText>
              </w:r>
            </w:del>
          </w:p>
        </w:tc>
        <w:tc>
          <w:tcPr>
            <w:tcW w:w="2187" w:type="dxa"/>
            <w:shd w:val="clear" w:color="auto" w:fill="auto"/>
          </w:tcPr>
          <w:p w14:paraId="57F073B4" w14:textId="7A067EDD" w:rsidR="00D461EA" w:rsidRPr="005223F4" w:rsidDel="00395BD4" w:rsidRDefault="00D461EA" w:rsidP="00D461EA">
            <w:pPr>
              <w:rPr>
                <w:del w:id="9243" w:author="mbeckerle" w:date="2012-08-14T11:07:00Z"/>
              </w:rPr>
            </w:pPr>
            <w:del w:id="9244" w:author="mbeckerle" w:date="2012-08-14T11:07:00Z">
              <w:r w:rsidRPr="005223F4" w:rsidDel="00395BD4">
                <w:delText>unpadded length</w:delText>
              </w:r>
            </w:del>
          </w:p>
        </w:tc>
        <w:tc>
          <w:tcPr>
            <w:tcW w:w="1706" w:type="dxa"/>
            <w:shd w:val="clear" w:color="auto" w:fill="auto"/>
          </w:tcPr>
          <w:p w14:paraId="3E93B1D5" w14:textId="663DD1E7" w:rsidR="00D461EA" w:rsidRPr="005223F4" w:rsidDel="00395BD4" w:rsidRDefault="00D461EA" w:rsidP="00D461EA">
            <w:pPr>
              <w:rPr>
                <w:del w:id="9245" w:author="mbeckerle" w:date="2012-08-14T11:07:00Z"/>
              </w:rPr>
            </w:pPr>
            <w:del w:id="9246" w:author="mbeckerle" w:date="2012-08-14T11:07:00Z">
              <w:r w:rsidRPr="005223F4" w:rsidDel="00395BD4">
                <w:delText>packed/bcd : as decimal</w:delText>
              </w:r>
            </w:del>
          </w:p>
        </w:tc>
        <w:tc>
          <w:tcPr>
            <w:tcW w:w="2162" w:type="dxa"/>
            <w:shd w:val="clear" w:color="auto" w:fill="auto"/>
          </w:tcPr>
          <w:p w14:paraId="431A125E" w14:textId="642C8701" w:rsidR="00D461EA" w:rsidRPr="005223F4" w:rsidDel="00395BD4" w:rsidRDefault="00D461EA" w:rsidP="00D461EA">
            <w:pPr>
              <w:rPr>
                <w:del w:id="9247" w:author="mbeckerle" w:date="2012-08-14T11:07:00Z"/>
              </w:rPr>
            </w:pPr>
            <w:del w:id="9248" w:author="mbeckerle" w:date="2012-08-14T11:07:00Z">
              <w:r w:rsidRPr="00240AC5" w:rsidDel="00395BD4">
                <w:rPr>
                  <w:rFonts w:ascii="Helvetica" w:hAnsi="Helvetica" w:cs="Times"/>
                </w:rPr>
                <w:delText>binarySeconds: 32, binaryMilliseconds:64</w:delText>
              </w:r>
            </w:del>
          </w:p>
        </w:tc>
      </w:tr>
      <w:tr w:rsidR="00D461EA" w:rsidRPr="005223F4" w:rsidDel="00395BD4" w14:paraId="4CBC78A9" w14:textId="481383E9" w:rsidTr="00240AC5">
        <w:trPr>
          <w:del w:id="9249" w:author="mbeckerle" w:date="2012-08-14T11:07:00Z"/>
        </w:trPr>
        <w:tc>
          <w:tcPr>
            <w:tcW w:w="2187" w:type="dxa"/>
            <w:shd w:val="clear" w:color="auto" w:fill="auto"/>
          </w:tcPr>
          <w:p w14:paraId="511506A0" w14:textId="1D6B902F" w:rsidR="00D461EA" w:rsidRPr="00275A32" w:rsidDel="00395BD4" w:rsidRDefault="00D461EA" w:rsidP="00D461EA">
            <w:pPr>
              <w:rPr>
                <w:del w:id="9250" w:author="mbeckerle" w:date="2012-08-14T11:07:00Z"/>
                <w:bCs/>
              </w:rPr>
            </w:pPr>
            <w:del w:id="9251" w:author="mbeckerle" w:date="2012-08-14T11:07:00Z">
              <w:r w:rsidRPr="00275A32" w:rsidDel="00395BD4">
                <w:rPr>
                  <w:bCs/>
                </w:rPr>
                <w:delText>Boolean</w:delText>
              </w:r>
            </w:del>
          </w:p>
        </w:tc>
        <w:tc>
          <w:tcPr>
            <w:tcW w:w="2187" w:type="dxa"/>
            <w:shd w:val="clear" w:color="auto" w:fill="auto"/>
          </w:tcPr>
          <w:p w14:paraId="2EABF71A" w14:textId="5559A575" w:rsidR="00D461EA" w:rsidRPr="005223F4" w:rsidDel="00395BD4" w:rsidRDefault="00D461EA" w:rsidP="00D461EA">
            <w:pPr>
              <w:rPr>
                <w:del w:id="9252" w:author="mbeckerle" w:date="2012-08-14T11:07:00Z"/>
              </w:rPr>
            </w:pPr>
            <w:del w:id="9253" w:author="mbeckerle" w:date="2012-08-14T11:07:00Z">
              <w:r w:rsidRPr="005223F4" w:rsidDel="00395BD4">
                <w:delText>Length of textBooleanTrue or textBooleanFalse</w:delText>
              </w:r>
            </w:del>
          </w:p>
        </w:tc>
        <w:tc>
          <w:tcPr>
            <w:tcW w:w="3868" w:type="dxa"/>
            <w:gridSpan w:val="2"/>
            <w:tcBorders>
              <w:bottom w:val="single" w:sz="4" w:space="0" w:color="auto"/>
            </w:tcBorders>
            <w:shd w:val="clear" w:color="auto" w:fill="auto"/>
          </w:tcPr>
          <w:p w14:paraId="16336528" w14:textId="6B2D689F" w:rsidR="00D461EA" w:rsidRPr="005223F4" w:rsidDel="00395BD4" w:rsidRDefault="00D461EA" w:rsidP="00D461EA">
            <w:pPr>
              <w:rPr>
                <w:del w:id="9254" w:author="mbeckerle" w:date="2012-08-14T11:07:00Z"/>
              </w:rPr>
            </w:pPr>
            <w:del w:id="9255" w:author="mbeckerle" w:date="2012-08-14T11:07:00Z">
              <w:r w:rsidRPr="005223F4" w:rsidDel="00395BD4">
                <w:delText>32</w:delText>
              </w:r>
            </w:del>
          </w:p>
        </w:tc>
      </w:tr>
      <w:tr w:rsidR="00D461EA" w:rsidRPr="005223F4" w:rsidDel="00395BD4" w14:paraId="1ECFD2B7" w14:textId="7BF68671" w:rsidTr="00240AC5">
        <w:trPr>
          <w:del w:id="9256" w:author="mbeckerle" w:date="2012-08-14T11:07:00Z"/>
        </w:trPr>
        <w:tc>
          <w:tcPr>
            <w:tcW w:w="2187" w:type="dxa"/>
            <w:shd w:val="clear" w:color="auto" w:fill="auto"/>
          </w:tcPr>
          <w:p w14:paraId="756DD005" w14:textId="2FB86E11" w:rsidR="00D461EA" w:rsidRPr="00275A32" w:rsidDel="00395BD4" w:rsidRDefault="00D461EA" w:rsidP="00D461EA">
            <w:pPr>
              <w:rPr>
                <w:del w:id="9257" w:author="mbeckerle" w:date="2012-08-14T11:07:00Z"/>
                <w:bCs/>
              </w:rPr>
            </w:pPr>
            <w:del w:id="9258" w:author="mbeckerle" w:date="2012-08-14T11:07:00Z">
              <w:r w:rsidRPr="00275A32" w:rsidDel="00395BD4">
                <w:rPr>
                  <w:bCs/>
                </w:rPr>
                <w:delText>HexBinary</w:delText>
              </w:r>
            </w:del>
          </w:p>
        </w:tc>
        <w:tc>
          <w:tcPr>
            <w:tcW w:w="2187" w:type="dxa"/>
            <w:shd w:val="clear" w:color="auto" w:fill="auto"/>
          </w:tcPr>
          <w:p w14:paraId="10D24DD9" w14:textId="516355A5" w:rsidR="00D461EA" w:rsidRPr="005223F4" w:rsidDel="00395BD4" w:rsidRDefault="00D461EA" w:rsidP="00D461EA">
            <w:pPr>
              <w:rPr>
                <w:del w:id="9259" w:author="mbeckerle" w:date="2012-08-14T11:07:00Z"/>
              </w:rPr>
            </w:pPr>
            <w:del w:id="9260" w:author="mbeckerle" w:date="2012-08-14T11:07:00Z">
              <w:r w:rsidRPr="005223F4" w:rsidDel="00395BD4">
                <w:delText>Not applicable</w:delText>
              </w:r>
            </w:del>
          </w:p>
        </w:tc>
        <w:tc>
          <w:tcPr>
            <w:tcW w:w="3868" w:type="dxa"/>
            <w:gridSpan w:val="2"/>
            <w:shd w:val="clear" w:color="auto" w:fill="auto"/>
          </w:tcPr>
          <w:p w14:paraId="6F014563" w14:textId="3561974F" w:rsidR="00D461EA" w:rsidRPr="005223F4" w:rsidDel="00395BD4" w:rsidRDefault="00471EEF" w:rsidP="00D461EA">
            <w:pPr>
              <w:rPr>
                <w:del w:id="9261" w:author="mbeckerle" w:date="2012-08-14T11:07:00Z"/>
              </w:rPr>
            </w:pPr>
            <w:del w:id="9262" w:author="mbeckerle" w:date="2012-08-14T11:07:00Z">
              <w:r w:rsidRPr="005223F4" w:rsidDel="00395BD4">
                <w:delText>Length of infoset value</w:delText>
              </w:r>
            </w:del>
          </w:p>
        </w:tc>
      </w:tr>
    </w:tbl>
    <w:p w14:paraId="25D371C0" w14:textId="4DC0A2FD" w:rsidR="006D2158" w:rsidRPr="005223F4" w:rsidDel="00395BD4" w:rsidRDefault="007966E4" w:rsidP="007966E4">
      <w:pPr>
        <w:pStyle w:val="Caption"/>
        <w:rPr>
          <w:del w:id="9263" w:author="mbeckerle" w:date="2012-08-14T11:07:00Z"/>
        </w:rPr>
      </w:pPr>
      <w:bookmarkStart w:id="9264" w:name="_Ref254359035"/>
      <w:commentRangeStart w:id="9265"/>
      <w:commentRangeStart w:id="9266"/>
      <w:del w:id="9267" w:author="mbeckerle" w:date="2012-08-14T11:07:00Z">
        <w:r w:rsidRPr="005223F4" w:rsidDel="00395BD4">
          <w:delText xml:space="preserve">Table </w:delText>
        </w:r>
        <w:r w:rsidR="008356D4" w:rsidDel="00395BD4">
          <w:rPr>
            <w:b w:val="0"/>
          </w:rPr>
          <w:fldChar w:fldCharType="begin"/>
        </w:r>
        <w:r w:rsidR="008356D4" w:rsidDel="00395BD4">
          <w:delInstrText xml:space="preserve"> SEQ Table \* ARABIC </w:delInstrText>
        </w:r>
        <w:r w:rsidR="008356D4" w:rsidDel="00395BD4">
          <w:rPr>
            <w:b w:val="0"/>
          </w:rPr>
          <w:fldChar w:fldCharType="separate"/>
        </w:r>
        <w:r w:rsidR="00D04199" w:rsidDel="00395BD4">
          <w:rPr>
            <w:noProof/>
          </w:rPr>
          <w:delText>16</w:delText>
        </w:r>
        <w:r w:rsidR="008356D4" w:rsidDel="00395BD4">
          <w:rPr>
            <w:b w:val="0"/>
            <w:noProof/>
          </w:rPr>
          <w:fldChar w:fldCharType="end"/>
        </w:r>
        <w:r w:rsidRPr="005223F4" w:rsidDel="00395BD4">
          <w:rPr>
            <w:noProof/>
          </w:rPr>
          <w:delText xml:space="preserve"> Unparse lengths</w:delText>
        </w:r>
        <w:r w:rsidR="00BE0A6A" w:rsidRPr="005223F4" w:rsidDel="00395BD4">
          <w:rPr>
            <w:noProof/>
          </w:rPr>
          <w:delText xml:space="preserve"> (in bits)</w:delText>
        </w:r>
        <w:r w:rsidRPr="005223F4" w:rsidDel="00395BD4">
          <w:rPr>
            <w:noProof/>
          </w:rPr>
          <w:delText xml:space="preserve"> for dfdl:lengthKind 'pattern'</w:delText>
        </w:r>
        <w:bookmarkEnd w:id="9264"/>
        <w:commentRangeEnd w:id="9265"/>
        <w:r w:rsidR="0029033A" w:rsidDel="00395BD4">
          <w:rPr>
            <w:rStyle w:val="CommentReference"/>
            <w:b w:val="0"/>
          </w:rPr>
          <w:commentReference w:id="9265"/>
        </w:r>
        <w:commentRangeEnd w:id="9266"/>
        <w:r w:rsidR="005964FC" w:rsidDel="00395BD4">
          <w:rPr>
            <w:rStyle w:val="CommentReference"/>
            <w:b w:val="0"/>
          </w:rPr>
          <w:commentReference w:id="9266"/>
        </w:r>
      </w:del>
    </w:p>
    <w:p w14:paraId="3BBFA03A" w14:textId="01D7A9FA" w:rsidR="00801AAD" w:rsidRPr="005223F4" w:rsidRDefault="00801AAD" w:rsidP="005F497F">
      <w:pPr>
        <w:pStyle w:val="Heading4"/>
      </w:pPr>
      <w:bookmarkStart w:id="9268" w:name="_Ref320370277"/>
      <w:commentRangeStart w:id="9269"/>
      <w:r w:rsidRPr="005223F4">
        <w:t xml:space="preserve">Pattern-Based Lengths </w:t>
      </w:r>
      <w:del w:id="9270" w:author="mbeckerle" w:date="2012-04-22T17:47:00Z">
        <w:r w:rsidRPr="005223F4" w:rsidDel="00B157E0">
          <w:delText xml:space="preserve"> </w:delText>
        </w:r>
      </w:del>
      <w:r w:rsidRPr="005223F4">
        <w:t xml:space="preserve">- </w:t>
      </w:r>
      <w:commentRangeStart w:id="9271"/>
      <w:commentRangeStart w:id="9272"/>
      <w:r w:rsidRPr="005223F4">
        <w:t>Scanability</w:t>
      </w:r>
      <w:bookmarkEnd w:id="9268"/>
      <w:commentRangeEnd w:id="9269"/>
      <w:r w:rsidR="00B90ABC">
        <w:rPr>
          <w:rStyle w:val="CommentReference"/>
          <w:b w:val="0"/>
          <w:bCs w:val="0"/>
        </w:rPr>
        <w:commentReference w:id="9269"/>
      </w:r>
      <w:commentRangeEnd w:id="9271"/>
      <w:r w:rsidR="0082385A">
        <w:rPr>
          <w:rStyle w:val="CommentReference"/>
          <w:b w:val="0"/>
          <w:bCs w:val="0"/>
        </w:rPr>
        <w:commentReference w:id="9271"/>
      </w:r>
      <w:commentRangeEnd w:id="9272"/>
      <w:r w:rsidR="00BA27FE">
        <w:rPr>
          <w:rStyle w:val="CommentReference"/>
          <w:b w:val="0"/>
          <w:bCs w:val="0"/>
        </w:rPr>
        <w:commentReference w:id="9272"/>
      </w:r>
    </w:p>
    <w:p w14:paraId="4172A3DE" w14:textId="226EFDE1" w:rsidR="007B7FA5" w:rsidRDefault="005F497F" w:rsidP="00563988">
      <w:pPr>
        <w:rPr>
          <w:ins w:id="9273" w:author="mbeckerle" w:date="2012-03-25T11:34:00Z"/>
        </w:rPr>
      </w:pPr>
      <w:commentRangeStart w:id="9274"/>
      <w:r w:rsidRPr="005223F4">
        <w:t>Any element (complex</w:t>
      </w:r>
      <w:ins w:id="9275" w:author="mbeckerle" w:date="2012-08-14T11:50:00Z">
        <w:r w:rsidR="00435FC5">
          <w:t xml:space="preserve"> or </w:t>
        </w:r>
      </w:ins>
      <w:del w:id="9276" w:author="mbeckerle" w:date="2012-08-14T11:50:00Z">
        <w:r w:rsidRPr="005223F4" w:rsidDel="00435FC5">
          <w:delText xml:space="preserve">, </w:delText>
        </w:r>
      </w:del>
      <w:r w:rsidRPr="005223F4">
        <w:t xml:space="preserve">simple </w:t>
      </w:r>
      <w:del w:id="9277" w:author="mbeckerle" w:date="2012-08-14T11:50:00Z">
        <w:r w:rsidRPr="005223F4" w:rsidDel="00435FC5">
          <w:delText>text</w:delText>
        </w:r>
      </w:del>
      <w:ins w:id="9278" w:author="mbeckerle" w:date="2012-08-14T11:50:00Z">
        <w:r w:rsidR="00435FC5">
          <w:t>type</w:t>
        </w:r>
      </w:ins>
      <w:del w:id="9279" w:author="Steve Hanson" w:date="2012-08-06T14:06:00Z">
        <w:r w:rsidRPr="005223F4" w:rsidDel="00B169B1">
          <w:delText>, simple binary</w:delText>
        </w:r>
      </w:del>
      <w:r w:rsidRPr="005223F4">
        <w:t>) may have a dfdl:lengthKind</w:t>
      </w:r>
      <w:ins w:id="9280" w:author="mbeckerle" w:date="2012-03-24T16:28:00Z">
        <w:r w:rsidR="007B7FA5">
          <w:t xml:space="preserve"> of </w:t>
        </w:r>
      </w:ins>
      <w:del w:id="9281" w:author="mbeckerle" w:date="2012-04-22T17:08:00Z">
        <w:r w:rsidRPr="005223F4" w:rsidDel="00B21AC4">
          <w:delText xml:space="preserve"> </w:delText>
        </w:r>
      </w:del>
      <w:r w:rsidRPr="005223F4">
        <w:t xml:space="preserve">'pattern' as long as the </w:t>
      </w:r>
      <w:del w:id="9282" w:author="mbeckerle" w:date="2012-03-24T16:28:00Z">
        <w:r w:rsidRPr="005223F4" w:rsidDel="007B7FA5">
          <w:delText xml:space="preserve">bytes </w:delText>
        </w:r>
      </w:del>
      <w:ins w:id="9283" w:author="mbeckerle" w:date="2012-03-24T16:28:00Z">
        <w:r w:rsidR="007B7FA5">
          <w:t>data</w:t>
        </w:r>
        <w:r w:rsidR="007B7FA5" w:rsidRPr="005223F4">
          <w:t xml:space="preserve"> </w:t>
        </w:r>
      </w:ins>
      <w:del w:id="9284" w:author="mbeckerle" w:date="2013-07-10T12:59:00Z">
        <w:r w:rsidR="00EC589B" w:rsidRPr="005223F4" w:rsidDel="00867837">
          <w:delText xml:space="preserve">in the content </w:delText>
        </w:r>
      </w:del>
      <w:del w:id="9285" w:author="mbeckerle" w:date="2012-03-24T14:28:00Z">
        <w:r w:rsidR="00EC589B" w:rsidRPr="005223F4" w:rsidDel="0062539F">
          <w:delText xml:space="preserve">region </w:delText>
        </w:r>
      </w:del>
      <w:del w:id="9286" w:author="mbeckerle" w:date="2013-07-10T12:59:00Z">
        <w:r w:rsidR="00EC589B" w:rsidRPr="005223F4" w:rsidDel="00867837">
          <w:delText>of the element</w:delText>
        </w:r>
        <w:r w:rsidR="00EC589B" w:rsidRPr="005223F4" w:rsidDel="00867837">
          <w:rPr>
            <w:b/>
            <w:bCs/>
          </w:rPr>
          <w:delText xml:space="preserve"> </w:delText>
        </w:r>
      </w:del>
      <w:del w:id="9287" w:author="mbeckerle" w:date="2012-03-24T16:28:00Z">
        <w:r w:rsidRPr="005223F4" w:rsidDel="007B7FA5">
          <w:delText xml:space="preserve">are </w:delText>
        </w:r>
      </w:del>
      <w:del w:id="9288" w:author="mbeckerle" w:date="2013-07-10T12:59:00Z">
        <w:r w:rsidRPr="005223F4" w:rsidDel="00867837">
          <w:delText xml:space="preserve">legal in the stated encoding of that element. </w:delText>
        </w:r>
      </w:del>
      <w:ins w:id="9289" w:author="mbeckerle" w:date="2013-07-10T12:59:00Z">
        <w:r w:rsidR="00867837">
          <w:t xml:space="preserve">is </w:t>
        </w:r>
      </w:ins>
      <w:ins w:id="9290" w:author="mbeckerle" w:date="2012-03-24T16:29:00Z">
        <w:r w:rsidR="007B7FA5" w:rsidRPr="009E548A">
          <w:rPr>
            <w:i/>
          </w:rPr>
          <w:t>scannable</w:t>
        </w:r>
      </w:ins>
      <w:ins w:id="9291" w:author="mbeckerle" w:date="2013-07-10T13:00:00Z">
        <w:r w:rsidR="00867837">
          <w:t>.</w:t>
        </w:r>
      </w:ins>
      <w:ins w:id="9292" w:author="mbeckerle" w:date="2012-03-24T16:29:00Z">
        <w:r w:rsidR="007B7FA5">
          <w:t>.</w:t>
        </w:r>
      </w:ins>
    </w:p>
    <w:p w14:paraId="7D592AD2" w14:textId="6E9622DA" w:rsidR="00B21AC4" w:rsidRPr="005223F4" w:rsidDel="00770B9C" w:rsidRDefault="005F497F">
      <w:pPr>
        <w:pStyle w:val="Heading3"/>
        <w:rPr>
          <w:del w:id="9293" w:author="mbeckerle" w:date="2012-04-22T17:28:00Z"/>
        </w:rPr>
        <w:pPrChange w:id="9294" w:author="mbeckerle" w:date="2013-07-24T16:59:00Z">
          <w:pPr/>
        </w:pPrChange>
      </w:pPr>
      <w:bookmarkStart w:id="9295" w:name="_Toc362452912"/>
      <w:del w:id="9296" w:author="mbeckerle" w:date="2012-03-25T11:33:00Z">
        <w:r w:rsidRPr="005223F4" w:rsidDel="00B257CA">
          <w:delText xml:space="preserve">Where a complex element has children with binary representation in practice this means an 8-bit ASCII encoding. </w:delText>
        </w:r>
      </w:del>
      <w:del w:id="9297" w:author="mbeckerle" w:date="2012-04-22T17:08:00Z">
        <w:r w:rsidRPr="005223F4" w:rsidDel="00B21AC4">
          <w:br/>
        </w:r>
      </w:del>
      <w:del w:id="9298" w:author="mbeckerle" w:date="2012-04-11T15:53:00Z">
        <w:r w:rsidRPr="005223F4">
          <w:br/>
        </w:r>
      </w:del>
      <w:commentRangeStart w:id="9299"/>
      <w:del w:id="9300" w:author="mbeckerle" w:date="2012-03-24T16:31:00Z">
        <w:r w:rsidRPr="005223F4" w:rsidDel="007B7FA5">
          <w:delText>B</w:delText>
        </w:r>
      </w:del>
      <w:del w:id="9301" w:author="mbeckerle" w:date="2012-03-25T11:36:00Z">
        <w:r w:rsidRPr="005223F4" w:rsidDel="00B257CA">
          <w:delText>inary data can be handled by way of treating it</w:delText>
        </w:r>
      </w:del>
      <w:del w:id="9302" w:author="mbeckerle" w:date="2012-04-22T17:53:00Z">
        <w:r w:rsidRPr="005223F4" w:rsidDel="00E202D9">
          <w:delText xml:space="preserve"> as text with encoding=</w:delText>
        </w:r>
        <w:r w:rsidR="00CC2406" w:rsidRPr="005223F4" w:rsidDel="00E202D9">
          <w:delText>'</w:delText>
        </w:r>
        <w:r w:rsidRPr="005223F4" w:rsidDel="00E202D9">
          <w:delText>iso-8859-1</w:delText>
        </w:r>
        <w:r w:rsidR="00CC2406" w:rsidRPr="005223F4" w:rsidDel="00E202D9">
          <w:delText>'</w:delText>
        </w:r>
        <w:r w:rsidRPr="005223F4" w:rsidDel="00E202D9">
          <w:delText>. In this case the text is interpreted as in the iso-8859-1 character encoding, and the correspondence of byte values in the data to a string in the DFDL infoset is one to one. That is, byte with value N, produces an infoset character with character code N.</w:delText>
        </w:r>
        <w:commentRangeEnd w:id="9274"/>
        <w:r w:rsidR="00E13147" w:rsidDel="00E202D9">
          <w:rPr>
            <w:rStyle w:val="CommentReference"/>
          </w:rPr>
          <w:commentReference w:id="9274"/>
        </w:r>
        <w:commentRangeEnd w:id="9299"/>
        <w:r w:rsidR="00B157E0" w:rsidDel="00E202D9">
          <w:rPr>
            <w:rStyle w:val="CommentReference"/>
          </w:rPr>
          <w:commentReference w:id="9299"/>
        </w:r>
      </w:del>
      <w:bookmarkStart w:id="9303" w:name="_Toc322911637"/>
      <w:bookmarkStart w:id="9304" w:name="_Toc322912176"/>
      <w:bookmarkStart w:id="9305" w:name="_Toc329093026"/>
      <w:bookmarkStart w:id="9306" w:name="_Toc332701539"/>
      <w:bookmarkStart w:id="9307" w:name="_Toc332701846"/>
      <w:bookmarkStart w:id="9308" w:name="_Toc332711640"/>
      <w:bookmarkStart w:id="9309" w:name="_Toc332711948"/>
      <w:bookmarkStart w:id="9310" w:name="_Toc332712250"/>
      <w:bookmarkStart w:id="9311" w:name="_Toc332724166"/>
      <w:bookmarkStart w:id="9312" w:name="_Toc332724466"/>
      <w:bookmarkStart w:id="9313" w:name="_Toc341102762"/>
      <w:bookmarkStart w:id="9314" w:name="_Toc347241497"/>
      <w:bookmarkStart w:id="9315" w:name="_Toc347744690"/>
      <w:bookmarkStart w:id="9316" w:name="_Toc348984473"/>
      <w:bookmarkStart w:id="9317" w:name="_Toc348984778"/>
      <w:bookmarkStart w:id="9318" w:name="_Toc349037941"/>
      <w:bookmarkStart w:id="9319" w:name="_Toc349038246"/>
      <w:bookmarkStart w:id="9320" w:name="_Toc349042739"/>
      <w:bookmarkStart w:id="9321" w:name="_Toc351912737"/>
      <w:bookmarkStart w:id="9322" w:name="_Toc351914758"/>
      <w:bookmarkStart w:id="9323" w:name="_Toc351915224"/>
      <w:bookmarkStart w:id="9324" w:name="_Toc361231281"/>
      <w:bookmarkStart w:id="9325" w:name="_Toc361231807"/>
      <w:bookmarkStart w:id="9326" w:name="_Toc362445105"/>
      <w:bookmarkStart w:id="9327" w:name="_Toc362451856"/>
      <w:bookmarkStart w:id="9328" w:name="_Toc362452405"/>
      <w:bookmarkStart w:id="9329" w:name="_Toc362453303"/>
      <w:bookmarkEnd w:id="9303"/>
      <w:bookmarkEnd w:id="9304"/>
      <w:bookmarkEnd w:id="9305"/>
      <w:bookmarkEnd w:id="9306"/>
      <w:bookmarkEnd w:id="9307"/>
      <w:bookmarkEnd w:id="9308"/>
      <w:bookmarkEnd w:id="9309"/>
      <w:bookmarkEnd w:id="9310"/>
      <w:bookmarkEnd w:id="9311"/>
      <w:bookmarkEnd w:id="9312"/>
      <w:bookmarkEnd w:id="9313"/>
      <w:bookmarkEnd w:id="9314"/>
      <w:bookmarkEnd w:id="9315"/>
      <w:bookmarkEnd w:id="9316"/>
      <w:bookmarkEnd w:id="9317"/>
      <w:bookmarkEnd w:id="9318"/>
      <w:bookmarkEnd w:id="9319"/>
      <w:bookmarkEnd w:id="9320"/>
      <w:bookmarkEnd w:id="9321"/>
      <w:bookmarkEnd w:id="9322"/>
      <w:bookmarkEnd w:id="9323"/>
      <w:bookmarkEnd w:id="9324"/>
      <w:bookmarkEnd w:id="9325"/>
      <w:bookmarkEnd w:id="9326"/>
      <w:bookmarkEnd w:id="9327"/>
      <w:bookmarkEnd w:id="9328"/>
      <w:bookmarkEnd w:id="9295"/>
      <w:bookmarkEnd w:id="9329"/>
    </w:p>
    <w:p w14:paraId="2CD63298" w14:textId="456FB5E2" w:rsidR="005F497F" w:rsidRPr="005223F4" w:rsidDel="00916D7B" w:rsidRDefault="005F497F">
      <w:pPr>
        <w:pStyle w:val="Heading3"/>
        <w:rPr>
          <w:del w:id="9330" w:author="mbeckerle" w:date="2012-04-22T18:13:00Z"/>
        </w:rPr>
        <w:pPrChange w:id="9331" w:author="mbeckerle" w:date="2013-07-24T16:59:00Z">
          <w:pPr/>
        </w:pPrChange>
      </w:pPr>
      <w:bookmarkStart w:id="9332" w:name="_Toc322911638"/>
      <w:bookmarkStart w:id="9333" w:name="_Toc322912177"/>
      <w:bookmarkStart w:id="9334" w:name="_Toc329093027"/>
      <w:bookmarkStart w:id="9335" w:name="_Toc332701540"/>
      <w:bookmarkStart w:id="9336" w:name="_Toc332701847"/>
      <w:bookmarkStart w:id="9337" w:name="_Toc332711641"/>
      <w:bookmarkStart w:id="9338" w:name="_Toc332711949"/>
      <w:bookmarkStart w:id="9339" w:name="_Toc332712251"/>
      <w:bookmarkStart w:id="9340" w:name="_Toc332724167"/>
      <w:bookmarkStart w:id="9341" w:name="_Toc332724467"/>
      <w:bookmarkStart w:id="9342" w:name="_Toc341102763"/>
      <w:bookmarkStart w:id="9343" w:name="_Toc347241498"/>
      <w:bookmarkStart w:id="9344" w:name="_Toc347744691"/>
      <w:bookmarkStart w:id="9345" w:name="_Toc348984474"/>
      <w:bookmarkStart w:id="9346" w:name="_Toc348984779"/>
      <w:bookmarkStart w:id="9347" w:name="_Toc349037942"/>
      <w:bookmarkStart w:id="9348" w:name="_Toc349038247"/>
      <w:bookmarkStart w:id="9349" w:name="_Toc349042740"/>
      <w:bookmarkStart w:id="9350" w:name="_Toc351912738"/>
      <w:bookmarkStart w:id="9351" w:name="_Toc351914759"/>
      <w:bookmarkStart w:id="9352" w:name="_Toc351915225"/>
      <w:bookmarkStart w:id="9353" w:name="_Toc361231282"/>
      <w:bookmarkStart w:id="9354" w:name="_Toc361231808"/>
      <w:bookmarkStart w:id="9355" w:name="_Toc362445106"/>
      <w:bookmarkStart w:id="9356" w:name="_Toc362451857"/>
      <w:bookmarkStart w:id="9357" w:name="_Toc362452406"/>
      <w:bookmarkStart w:id="9358" w:name="_Toc362452913"/>
      <w:bookmarkStart w:id="9359" w:name="_Toc362453304"/>
      <w:bookmarkEnd w:id="9332"/>
      <w:bookmarkEnd w:id="9333"/>
      <w:bookmarkEnd w:id="9334"/>
      <w:bookmarkEnd w:id="9335"/>
      <w:bookmarkEnd w:id="9336"/>
      <w:bookmarkEnd w:id="9337"/>
      <w:bookmarkEnd w:id="9338"/>
      <w:bookmarkEnd w:id="9339"/>
      <w:bookmarkEnd w:id="9340"/>
      <w:bookmarkEnd w:id="9341"/>
      <w:bookmarkEnd w:id="9342"/>
      <w:bookmarkEnd w:id="9343"/>
      <w:bookmarkEnd w:id="9344"/>
      <w:bookmarkEnd w:id="9345"/>
      <w:bookmarkEnd w:id="9346"/>
      <w:bookmarkEnd w:id="9347"/>
      <w:bookmarkEnd w:id="9348"/>
      <w:bookmarkEnd w:id="9349"/>
      <w:bookmarkEnd w:id="9350"/>
      <w:bookmarkEnd w:id="9351"/>
      <w:bookmarkEnd w:id="9352"/>
      <w:bookmarkEnd w:id="9353"/>
      <w:bookmarkEnd w:id="9354"/>
      <w:bookmarkEnd w:id="9355"/>
      <w:bookmarkEnd w:id="9356"/>
      <w:bookmarkEnd w:id="9357"/>
      <w:bookmarkEnd w:id="9358"/>
      <w:bookmarkEnd w:id="9359"/>
    </w:p>
    <w:p w14:paraId="305FB8C7" w14:textId="33ECE5E5" w:rsidR="001F538C" w:rsidRPr="005223F4" w:rsidRDefault="001F538C" w:rsidP="0031368F">
      <w:pPr>
        <w:pStyle w:val="Heading3"/>
      </w:pPr>
      <w:bookmarkStart w:id="9360" w:name="_Toc349042741"/>
      <w:bookmarkStart w:id="9361" w:name="_Toc362453305"/>
      <w:bookmarkStart w:id="9362" w:name="_Toc177399088"/>
      <w:bookmarkStart w:id="9363" w:name="_Toc175057375"/>
      <w:bookmarkStart w:id="9364" w:name="_Toc199516311"/>
      <w:bookmarkStart w:id="9365" w:name="_Toc194983975"/>
      <w:bookmarkStart w:id="9366" w:name="_Toc243112823"/>
      <w:commentRangeStart w:id="9367"/>
      <w:r w:rsidRPr="005223F4">
        <w:t xml:space="preserve">dfdl:lengthKind </w:t>
      </w:r>
      <w:r w:rsidR="00776E83" w:rsidRPr="005223F4">
        <w:t>'</w:t>
      </w:r>
      <w:r w:rsidRPr="005223F4">
        <w:t>endOfParent</w:t>
      </w:r>
      <w:r w:rsidR="00776E83" w:rsidRPr="005223F4">
        <w:t>'</w:t>
      </w:r>
      <w:commentRangeEnd w:id="9367"/>
      <w:r w:rsidR="00B40487">
        <w:rPr>
          <w:rStyle w:val="CommentReference"/>
          <w:rFonts w:ascii="Arial" w:hAnsi="Arial" w:cs="Times New Roman"/>
          <w:b w:val="0"/>
          <w:bCs w:val="0"/>
        </w:rPr>
        <w:commentReference w:id="9368"/>
      </w:r>
      <w:r w:rsidR="005964FC">
        <w:rPr>
          <w:rStyle w:val="CommentReference"/>
          <w:rFonts w:ascii="Arial" w:hAnsi="Arial" w:cs="Times New Roman"/>
          <w:b w:val="0"/>
          <w:bCs w:val="0"/>
        </w:rPr>
        <w:commentReference w:id="9369"/>
      </w:r>
      <w:r w:rsidR="00B40487">
        <w:rPr>
          <w:rStyle w:val="CommentReference"/>
          <w:rFonts w:ascii="Arial" w:hAnsi="Arial" w:cs="Times New Roman"/>
          <w:b w:val="0"/>
          <w:bCs w:val="0"/>
        </w:rPr>
        <w:commentReference w:id="9367"/>
      </w:r>
      <w:bookmarkEnd w:id="9360"/>
      <w:bookmarkEnd w:id="9361"/>
    </w:p>
    <w:p w14:paraId="63406FAD" w14:textId="5798B368" w:rsidR="00B21E31" w:rsidRPr="00B21E31" w:rsidRDefault="00B21E31" w:rsidP="00B21E31">
      <w:pPr>
        <w:autoSpaceDE w:val="0"/>
        <w:autoSpaceDN w:val="0"/>
        <w:adjustRightInd w:val="0"/>
        <w:rPr>
          <w:rFonts w:eastAsia="MS Mincho" w:cs="Arial"/>
          <w:lang w:val="en-GB" w:eastAsia="ja-JP"/>
        </w:rPr>
      </w:pPr>
      <w:r w:rsidRPr="00B21E31">
        <w:rPr>
          <w:rFonts w:eastAsia="MS Mincho" w:cs="Arial"/>
          <w:lang w:val="en-GB" w:eastAsia="ja-JP"/>
        </w:rPr>
        <w:t>The dfdl:lengthKind ‘endOfParent’ means that the element is terminated by the end of the data stream or the end of an enclosing complex element, sequence or choice. The enclosing component must have an identifiable end point, such as a known length, a delimiter,</w:t>
      </w:r>
      <w:ins w:id="9370" w:author="mbeckerle" w:date="2013-01-28T16:29:00Z">
        <w:r w:rsidR="001A1E89">
          <w:rPr>
            <w:rFonts w:eastAsia="MS Mincho" w:cs="Arial"/>
            <w:lang w:val="en-GB" w:eastAsia="ja-JP"/>
          </w:rPr>
          <w:t xml:space="preserve"> a pattern,</w:t>
        </w:r>
      </w:ins>
      <w:r w:rsidRPr="00B21E31">
        <w:rPr>
          <w:rFonts w:eastAsia="MS Mincho" w:cs="Arial"/>
          <w:lang w:val="en-GB" w:eastAsia="ja-JP"/>
        </w:rPr>
        <w:t xml:space="preserve"> or end of data stream. The enclosing component does not have to be the immediate parent of the element, but there must be no other elements defined between the element specifying 'endOfParent' and the end of the enclosing component. </w:t>
      </w:r>
    </w:p>
    <w:p w14:paraId="3A092154" w14:textId="69A17B56" w:rsidR="00B21E31" w:rsidRPr="00B21E31" w:rsidDel="00916D7B" w:rsidRDefault="00B21E31" w:rsidP="00B21E31">
      <w:pPr>
        <w:autoSpaceDE w:val="0"/>
        <w:autoSpaceDN w:val="0"/>
        <w:adjustRightInd w:val="0"/>
        <w:rPr>
          <w:del w:id="9371" w:author="mbeckerle" w:date="2012-04-22T18:14:00Z"/>
          <w:rFonts w:eastAsia="MS Mincho" w:cs="Arial"/>
          <w:lang w:val="en-GB" w:eastAsia="ja-JP"/>
        </w:rPr>
      </w:pPr>
    </w:p>
    <w:p w14:paraId="0B50796C" w14:textId="77777777" w:rsidR="00B21E31" w:rsidRPr="00B21E31" w:rsidRDefault="00B21E31" w:rsidP="00B21E31">
      <w:pPr>
        <w:autoSpaceDE w:val="0"/>
        <w:autoSpaceDN w:val="0"/>
        <w:adjustRightInd w:val="0"/>
        <w:rPr>
          <w:rFonts w:ascii="Helv" w:eastAsia="MS Mincho" w:hAnsi="Helv" w:cs="Helv"/>
          <w:lang w:val="en-GB" w:eastAsia="ja-JP"/>
        </w:rPr>
      </w:pPr>
      <w:r w:rsidRPr="00B21E31">
        <w:rPr>
          <w:rFonts w:ascii="Helv" w:eastAsia="MS Mincho" w:hAnsi="Helv" w:cs="Helv"/>
          <w:lang w:val="en-GB" w:eastAsia="ja-JP"/>
        </w:rPr>
        <w:t xml:space="preserve">A dfdl:lengthKind of  'endOfParent' can only be used </w:t>
      </w:r>
      <w:del w:id="9372" w:author="Steve Hanson" w:date="2012-02-27T19:15:00Z">
        <w:r w:rsidRPr="00B21E31" w:rsidDel="00B93795">
          <w:rPr>
            <w:rFonts w:ascii="Helv" w:eastAsia="MS Mincho" w:hAnsi="Helv" w:cs="Helv"/>
            <w:lang w:val="en-GB" w:eastAsia="ja-JP"/>
          </w:rPr>
          <w:delText xml:space="preserve"> </w:delText>
        </w:r>
      </w:del>
      <w:r w:rsidRPr="00B21E31">
        <w:rPr>
          <w:rFonts w:ascii="Helv" w:eastAsia="MS Mincho" w:hAnsi="Helv" w:cs="Helv"/>
          <w:lang w:val="en-GB" w:eastAsia="ja-JP"/>
        </w:rPr>
        <w:t xml:space="preserve">on simple </w:t>
      </w:r>
      <w:commentRangeStart w:id="9373"/>
      <w:ins w:id="9374" w:author="Steve Hanson" w:date="2012-02-27T19:15:00Z">
        <w:r w:rsidR="00B93795">
          <w:rPr>
            <w:rFonts w:ascii="Helv" w:eastAsia="MS Mincho" w:hAnsi="Helv" w:cs="Helv"/>
            <w:lang w:val="en-GB" w:eastAsia="ja-JP"/>
          </w:rPr>
          <w:t>and complex</w:t>
        </w:r>
        <w:commentRangeEnd w:id="9373"/>
        <w:r w:rsidR="00B93795">
          <w:rPr>
            <w:rStyle w:val="CommentReference"/>
          </w:rPr>
          <w:commentReference w:id="9373"/>
        </w:r>
        <w:r w:rsidR="00B93795">
          <w:rPr>
            <w:rFonts w:ascii="Helv" w:eastAsia="MS Mincho" w:hAnsi="Helv" w:cs="Helv"/>
            <w:lang w:val="en-GB" w:eastAsia="ja-JP"/>
          </w:rPr>
          <w:t xml:space="preserve"> </w:t>
        </w:r>
      </w:ins>
      <w:r w:rsidRPr="00B21E31">
        <w:rPr>
          <w:rFonts w:ascii="Helv" w:eastAsia="MS Mincho" w:hAnsi="Helv" w:cs="Helv"/>
          <w:lang w:val="en-GB" w:eastAsia="ja-JP"/>
        </w:rPr>
        <w:t>elements in the following locations:</w:t>
      </w:r>
    </w:p>
    <w:p w14:paraId="294ED8E9" w14:textId="73058315" w:rsidR="00B21E31" w:rsidRPr="00B21E31" w:rsidDel="00916D7B" w:rsidRDefault="00B21E31" w:rsidP="00B21E31">
      <w:pPr>
        <w:autoSpaceDE w:val="0"/>
        <w:autoSpaceDN w:val="0"/>
        <w:adjustRightInd w:val="0"/>
        <w:rPr>
          <w:del w:id="9375" w:author="mbeckerle" w:date="2012-04-22T18:14:00Z"/>
          <w:rFonts w:ascii="Helv" w:eastAsia="MS Mincho" w:hAnsi="Helv" w:cs="Helv"/>
          <w:lang w:val="en-GB" w:eastAsia="ja-JP"/>
        </w:rPr>
      </w:pPr>
    </w:p>
    <w:p w14:paraId="50E430B8" w14:textId="77777777" w:rsidR="00B21E31" w:rsidRPr="00B21E31" w:rsidRDefault="00B21E31" w:rsidP="00B21E31">
      <w:pPr>
        <w:numPr>
          <w:ilvl w:val="0"/>
          <w:numId w:val="101"/>
        </w:numPr>
        <w:autoSpaceDE w:val="0"/>
        <w:autoSpaceDN w:val="0"/>
        <w:adjustRightInd w:val="0"/>
        <w:ind w:left="360" w:hanging="360"/>
        <w:rPr>
          <w:rFonts w:ascii="Helv" w:eastAsia="MS Mincho" w:hAnsi="Helv" w:cs="Helv"/>
          <w:lang w:val="en-GB" w:eastAsia="ja-JP"/>
        </w:rPr>
      </w:pPr>
      <w:r w:rsidRPr="00B21E31">
        <w:rPr>
          <w:rFonts w:ascii="Helv" w:eastAsia="MS Mincho" w:hAnsi="Helv" w:cs="Helv"/>
          <w:lang w:val="en-GB" w:eastAsia="ja-JP"/>
        </w:rPr>
        <w:t xml:space="preserve">When the </w:t>
      </w:r>
      <w:r w:rsidRPr="00B21E31">
        <w:rPr>
          <w:rFonts w:eastAsia="MS Mincho" w:cs="Arial"/>
          <w:lang w:val="en-GB" w:eastAsia="ja-JP"/>
        </w:rPr>
        <w:t>immediate</w:t>
      </w:r>
      <w:r>
        <w:rPr>
          <w:rFonts w:eastAsia="MS Mincho" w:cs="Arial"/>
          <w:lang w:val="en-GB" w:eastAsia="ja-JP"/>
        </w:rPr>
        <w:t xml:space="preserve"> </w:t>
      </w:r>
      <w:r w:rsidRPr="00B21E31">
        <w:rPr>
          <w:rFonts w:ascii="Helv" w:eastAsia="MS Mincho" w:hAnsi="Helv" w:cs="Helv"/>
          <w:lang w:val="en-GB" w:eastAsia="ja-JP"/>
        </w:rPr>
        <w:t>parent is a sequence, on the final element in the sequence</w:t>
      </w:r>
    </w:p>
    <w:p w14:paraId="5D2DE705" w14:textId="77777777" w:rsidR="00B21E31" w:rsidRDefault="00B21E31" w:rsidP="00B21E31">
      <w:pPr>
        <w:numPr>
          <w:ilvl w:val="0"/>
          <w:numId w:val="101"/>
        </w:numPr>
        <w:autoSpaceDE w:val="0"/>
        <w:autoSpaceDN w:val="0"/>
        <w:adjustRightInd w:val="0"/>
        <w:ind w:left="360" w:hanging="360"/>
        <w:rPr>
          <w:ins w:id="9376" w:author="Steve Hanson" w:date="2012-08-06T14:10:00Z"/>
          <w:rFonts w:ascii="Helv" w:eastAsia="MS Mincho" w:hAnsi="Helv" w:cs="Helv"/>
          <w:lang w:val="en-GB" w:eastAsia="ja-JP"/>
        </w:rPr>
      </w:pPr>
      <w:r w:rsidRPr="00B21E31">
        <w:rPr>
          <w:rFonts w:ascii="Helv" w:eastAsia="MS Mincho" w:hAnsi="Helv" w:cs="Helv"/>
          <w:lang w:val="en-GB" w:eastAsia="ja-JP"/>
        </w:rPr>
        <w:t xml:space="preserve">When the </w:t>
      </w:r>
      <w:r w:rsidRPr="00B21E31">
        <w:rPr>
          <w:rFonts w:eastAsia="MS Mincho" w:cs="Arial"/>
          <w:lang w:val="en-GB" w:eastAsia="ja-JP"/>
        </w:rPr>
        <w:t>immediate</w:t>
      </w:r>
      <w:r>
        <w:rPr>
          <w:rFonts w:eastAsia="MS Mincho" w:cs="Arial"/>
          <w:lang w:val="en-GB" w:eastAsia="ja-JP"/>
        </w:rPr>
        <w:t xml:space="preserve"> </w:t>
      </w:r>
      <w:r w:rsidRPr="00B21E31">
        <w:rPr>
          <w:rFonts w:ascii="Helv" w:eastAsia="MS Mincho" w:hAnsi="Helv" w:cs="Helv"/>
          <w:lang w:val="en-GB" w:eastAsia="ja-JP"/>
        </w:rPr>
        <w:t>parent is a choice, on any element that is a branch of the choice</w:t>
      </w:r>
    </w:p>
    <w:p w14:paraId="0E007F26" w14:textId="441A9AA3" w:rsidR="003056C3" w:rsidRPr="00B21E31" w:rsidRDefault="003056C3" w:rsidP="00B21E31">
      <w:pPr>
        <w:numPr>
          <w:ilvl w:val="0"/>
          <w:numId w:val="101"/>
        </w:numPr>
        <w:autoSpaceDE w:val="0"/>
        <w:autoSpaceDN w:val="0"/>
        <w:adjustRightInd w:val="0"/>
        <w:ind w:left="360" w:hanging="360"/>
        <w:rPr>
          <w:rFonts w:ascii="Helv" w:eastAsia="MS Mincho" w:hAnsi="Helv" w:cs="Helv"/>
          <w:lang w:val="en-GB" w:eastAsia="ja-JP"/>
        </w:rPr>
      </w:pPr>
      <w:ins w:id="9377" w:author="Steve Hanson" w:date="2012-08-06T14:10:00Z">
        <w:r>
          <w:rPr>
            <w:rFonts w:ascii="Helv" w:eastAsia="MS Mincho" w:hAnsi="Helv" w:cs="Helv"/>
            <w:lang w:val="en-GB" w:eastAsia="ja-JP"/>
          </w:rPr>
          <w:t xml:space="preserve">A </w:t>
        </w:r>
        <w:r w:rsidRPr="00B21E31">
          <w:rPr>
            <w:rFonts w:ascii="Helv" w:eastAsia="MS Mincho" w:hAnsi="Helv" w:cs="Helv"/>
            <w:lang w:val="en-GB" w:eastAsia="ja-JP"/>
          </w:rPr>
          <w:t>simple type or global element declaration referenced by one of the above.</w:t>
        </w:r>
      </w:ins>
    </w:p>
    <w:p w14:paraId="4504A566" w14:textId="77777777" w:rsidR="00B21E31" w:rsidRPr="00B21E31" w:rsidDel="003056C3" w:rsidRDefault="00B21E31" w:rsidP="009C7B82">
      <w:pPr>
        <w:numPr>
          <w:ilvl w:val="0"/>
          <w:numId w:val="101"/>
        </w:numPr>
        <w:autoSpaceDE w:val="0"/>
        <w:autoSpaceDN w:val="0"/>
        <w:adjustRightInd w:val="0"/>
        <w:ind w:left="360" w:hanging="360"/>
        <w:rPr>
          <w:del w:id="9378" w:author="Steve Hanson" w:date="2012-08-06T14:10:00Z"/>
          <w:rFonts w:ascii="Helv" w:eastAsia="MS Mincho" w:hAnsi="Helv" w:cs="Helv"/>
          <w:lang w:val="en-GB" w:eastAsia="ja-JP"/>
        </w:rPr>
      </w:pPr>
      <w:r>
        <w:rPr>
          <w:rFonts w:ascii="Helv" w:eastAsia="MS Mincho" w:hAnsi="Helv" w:cs="Helv"/>
          <w:lang w:val="en-GB" w:eastAsia="ja-JP"/>
        </w:rPr>
        <w:t xml:space="preserve">A global </w:t>
      </w:r>
      <w:r w:rsidRPr="00B21E31">
        <w:rPr>
          <w:rFonts w:ascii="Helv" w:eastAsia="MS Mincho" w:hAnsi="Helv" w:cs="Helv"/>
          <w:lang w:val="en-GB" w:eastAsia="ja-JP"/>
        </w:rPr>
        <w:t>element declaration that is the document root.</w:t>
      </w:r>
    </w:p>
    <w:p w14:paraId="5E4A1A30" w14:textId="0605E158" w:rsidR="00B21E31" w:rsidRPr="003056C3" w:rsidRDefault="00B21E31" w:rsidP="003056C3">
      <w:pPr>
        <w:numPr>
          <w:ilvl w:val="0"/>
          <w:numId w:val="101"/>
        </w:numPr>
        <w:autoSpaceDE w:val="0"/>
        <w:autoSpaceDN w:val="0"/>
        <w:adjustRightInd w:val="0"/>
        <w:ind w:left="360" w:hanging="360"/>
        <w:rPr>
          <w:rFonts w:ascii="Helv" w:eastAsia="MS Mincho" w:hAnsi="Helv" w:cs="Helv"/>
          <w:lang w:val="en-GB" w:eastAsia="ja-JP"/>
        </w:rPr>
      </w:pPr>
      <w:del w:id="9379" w:author="Steve Hanson" w:date="2012-08-06T14:10:00Z">
        <w:r w:rsidRPr="003056C3" w:rsidDel="003056C3">
          <w:rPr>
            <w:rFonts w:ascii="Helv" w:eastAsia="MS Mincho" w:hAnsi="Helv" w:cs="Helv"/>
            <w:lang w:val="en-GB" w:eastAsia="ja-JP"/>
          </w:rPr>
          <w:delText>A simple type or global element declaration referenced by one of the above.</w:delText>
        </w:r>
      </w:del>
      <w:del w:id="9380" w:author="mbeckerle" w:date="2012-04-22T22:01:00Z">
        <w:r w:rsidRPr="003056C3" w:rsidDel="00557A29">
          <w:rPr>
            <w:rFonts w:ascii="Helv" w:eastAsia="MS Mincho" w:hAnsi="Helv" w:cs="Helv"/>
            <w:lang w:val="en-GB" w:eastAsia="ja-JP"/>
          </w:rPr>
          <w:br/>
        </w:r>
      </w:del>
    </w:p>
    <w:p w14:paraId="5ED021DF" w14:textId="323982E5" w:rsidR="003056C3" w:rsidRDefault="00B21E31" w:rsidP="00B21E31">
      <w:pPr>
        <w:autoSpaceDE w:val="0"/>
        <w:autoSpaceDN w:val="0"/>
        <w:adjustRightInd w:val="0"/>
        <w:rPr>
          <w:ins w:id="9381" w:author="Steve Hanson" w:date="2012-08-06T14:17:00Z"/>
          <w:rFonts w:eastAsia="MS Mincho" w:cs="Arial"/>
          <w:lang w:val="en-GB" w:eastAsia="ja-JP"/>
        </w:rPr>
      </w:pPr>
      <w:r w:rsidRPr="00B21E31">
        <w:rPr>
          <w:rFonts w:eastAsia="MS Mincho" w:cs="Arial"/>
          <w:lang w:val="en-GB" w:eastAsia="ja-JP"/>
        </w:rPr>
        <w:t>It is a schema definition error if</w:t>
      </w:r>
      <w:ins w:id="9382" w:author="Steve Hanson" w:date="2012-08-06T14:18:00Z">
        <w:r w:rsidR="003056C3">
          <w:rPr>
            <w:rFonts w:eastAsia="MS Mincho" w:cs="Arial"/>
            <w:lang w:val="en-GB" w:eastAsia="ja-JP"/>
          </w:rPr>
          <w:t>:</w:t>
        </w:r>
      </w:ins>
      <w:r w:rsidRPr="00B21E31">
        <w:rPr>
          <w:rFonts w:eastAsia="MS Mincho" w:cs="Arial"/>
          <w:lang w:val="en-GB" w:eastAsia="ja-JP"/>
        </w:rPr>
        <w:t xml:space="preserve"> </w:t>
      </w:r>
    </w:p>
    <w:p w14:paraId="5BDB7F00" w14:textId="71B04B84" w:rsidR="00B21E31" w:rsidRPr="00B21E31" w:rsidRDefault="00B21E31" w:rsidP="003056C3">
      <w:pPr>
        <w:numPr>
          <w:ilvl w:val="0"/>
          <w:numId w:val="167"/>
        </w:numPr>
        <w:autoSpaceDE w:val="0"/>
        <w:autoSpaceDN w:val="0"/>
        <w:adjustRightInd w:val="0"/>
        <w:rPr>
          <w:rFonts w:ascii="MS Sans Serif" w:eastAsia="MS Mincho" w:hAnsi="MS Sans Serif" w:cs="MS Sans Serif"/>
          <w:lang w:val="en-GB" w:eastAsia="ja-JP"/>
        </w:rPr>
      </w:pPr>
      <w:r w:rsidRPr="00B21E31">
        <w:rPr>
          <w:rFonts w:eastAsia="MS Mincho" w:cs="Arial"/>
          <w:lang w:val="en-GB" w:eastAsia="ja-JP"/>
        </w:rPr>
        <w:t>the element has a terminator.</w:t>
      </w:r>
      <w:r w:rsidRPr="00B21E31">
        <w:rPr>
          <w:rFonts w:ascii="MS Sans Serif" w:eastAsia="MS Mincho" w:hAnsi="MS Sans Serif" w:cs="MS Sans Serif"/>
          <w:lang w:val="en-GB" w:eastAsia="ja-JP"/>
        </w:rPr>
        <w:t xml:space="preserve"> </w:t>
      </w:r>
    </w:p>
    <w:p w14:paraId="0EA3FB7E" w14:textId="6B93395E" w:rsidR="00B21E31" w:rsidRPr="00B21E31" w:rsidRDefault="00B21E31" w:rsidP="003056C3">
      <w:pPr>
        <w:numPr>
          <w:ilvl w:val="0"/>
          <w:numId w:val="167"/>
        </w:numPr>
        <w:autoSpaceDE w:val="0"/>
        <w:autoSpaceDN w:val="0"/>
        <w:adjustRightInd w:val="0"/>
        <w:rPr>
          <w:rFonts w:eastAsia="MS Mincho" w:cs="Arial"/>
          <w:lang w:val="en-GB" w:eastAsia="ja-JP"/>
        </w:rPr>
      </w:pPr>
      <w:del w:id="9383" w:author="Steve Hanson" w:date="2012-08-06T14:17:00Z">
        <w:r w:rsidRPr="00B21E31" w:rsidDel="003056C3">
          <w:rPr>
            <w:rFonts w:eastAsia="MS Mincho" w:cs="Arial"/>
            <w:lang w:val="en-GB" w:eastAsia="ja-JP"/>
          </w:rPr>
          <w:delText xml:space="preserve">It is a schema definition error if </w:delText>
        </w:r>
      </w:del>
      <w:r w:rsidRPr="00B21E31">
        <w:rPr>
          <w:rFonts w:eastAsia="MS Mincho" w:cs="Arial"/>
          <w:lang w:val="en-GB" w:eastAsia="ja-JP"/>
        </w:rPr>
        <w:t>the element has dfdl:trailingSkip not equal to 0.</w:t>
      </w:r>
    </w:p>
    <w:p w14:paraId="43F3D81B" w14:textId="18BA637E" w:rsidR="00B21E31" w:rsidRPr="00B21E31" w:rsidRDefault="00B21E31" w:rsidP="003056C3">
      <w:pPr>
        <w:numPr>
          <w:ilvl w:val="0"/>
          <w:numId w:val="167"/>
        </w:numPr>
        <w:autoSpaceDE w:val="0"/>
        <w:autoSpaceDN w:val="0"/>
        <w:adjustRightInd w:val="0"/>
        <w:rPr>
          <w:rFonts w:ascii="Helv" w:eastAsia="MS Mincho" w:hAnsi="Helv" w:cs="Helv"/>
          <w:lang w:val="en-GB" w:eastAsia="ja-JP"/>
        </w:rPr>
      </w:pPr>
      <w:del w:id="9384" w:author="Steve Hanson" w:date="2012-08-06T14:17:00Z">
        <w:r w:rsidRPr="00B21E31" w:rsidDel="003056C3">
          <w:rPr>
            <w:rFonts w:ascii="Helv" w:eastAsia="MS Mincho" w:hAnsi="Helv" w:cs="Helv"/>
            <w:lang w:val="en-GB" w:eastAsia="ja-JP"/>
          </w:rPr>
          <w:delText>It is a schema definition error if</w:delText>
        </w:r>
        <w:r w:rsidRPr="00B21E31" w:rsidDel="003056C3">
          <w:rPr>
            <w:rFonts w:eastAsia="MS Mincho" w:cs="Arial"/>
            <w:lang w:val="en-GB" w:eastAsia="ja-JP"/>
          </w:rPr>
          <w:delText xml:space="preserve"> </w:delText>
        </w:r>
      </w:del>
      <w:r w:rsidRPr="00B21E31">
        <w:rPr>
          <w:rFonts w:eastAsia="MS Mincho" w:cs="Arial"/>
          <w:lang w:val="en-GB" w:eastAsia="ja-JP"/>
        </w:rPr>
        <w:t>the element has</w:t>
      </w:r>
      <w:r w:rsidRPr="00B21E31">
        <w:rPr>
          <w:rFonts w:ascii="Helv" w:eastAsia="MS Mincho" w:hAnsi="Helv" w:cs="Helv"/>
          <w:lang w:val="en-GB" w:eastAsia="ja-JP"/>
        </w:rPr>
        <w:t xml:space="preserve"> maxOccurs &gt; 1.</w:t>
      </w:r>
    </w:p>
    <w:p w14:paraId="7CB65AA6" w14:textId="374205EA" w:rsidR="00B21E31" w:rsidRDefault="00B21E31" w:rsidP="003056C3">
      <w:pPr>
        <w:numPr>
          <w:ilvl w:val="0"/>
          <w:numId w:val="167"/>
        </w:numPr>
        <w:autoSpaceDE w:val="0"/>
        <w:autoSpaceDN w:val="0"/>
        <w:adjustRightInd w:val="0"/>
        <w:rPr>
          <w:ins w:id="9385" w:author="Steve Hanson" w:date="2012-08-06T14:18:00Z"/>
          <w:rFonts w:eastAsia="MS Mincho" w:cs="Arial"/>
          <w:lang w:val="en-GB" w:eastAsia="ja-JP"/>
        </w:rPr>
      </w:pPr>
      <w:del w:id="9386" w:author="Steve Hanson" w:date="2012-08-06T14:17:00Z">
        <w:r w:rsidRPr="00B21E31" w:rsidDel="003056C3">
          <w:rPr>
            <w:rFonts w:eastAsia="MS Mincho" w:cs="Arial"/>
            <w:lang w:val="en-GB" w:eastAsia="ja-JP"/>
          </w:rPr>
          <w:delText xml:space="preserve">It is a schema definition error if </w:delText>
        </w:r>
      </w:del>
      <w:r w:rsidRPr="00B21E31">
        <w:rPr>
          <w:rFonts w:eastAsia="MS Mincho" w:cs="Arial"/>
          <w:lang w:val="en-GB" w:eastAsia="ja-JP"/>
        </w:rPr>
        <w:t>any other element is defined between this element and the end of the enclosing component.</w:t>
      </w:r>
    </w:p>
    <w:p w14:paraId="66855CE8" w14:textId="3C7D83D1" w:rsidR="003056C3" w:rsidRPr="003056C3" w:rsidRDefault="003056C3" w:rsidP="003056C3">
      <w:pPr>
        <w:numPr>
          <w:ilvl w:val="0"/>
          <w:numId w:val="167"/>
        </w:numPr>
        <w:autoSpaceDE w:val="0"/>
        <w:autoSpaceDN w:val="0"/>
        <w:adjustRightInd w:val="0"/>
        <w:rPr>
          <w:rFonts w:cs="Arial"/>
          <w:color w:val="000000"/>
        </w:rPr>
      </w:pPr>
      <w:ins w:id="9387" w:author="Steve Hanson" w:date="2012-08-06T14:18:00Z">
        <w:r>
          <w:rPr>
            <w:rFonts w:cs="Arial"/>
            <w:color w:val="000000"/>
          </w:rPr>
          <w:t>p</w:t>
        </w:r>
        <w:r w:rsidRPr="00E9098C">
          <w:rPr>
            <w:rFonts w:cs="Arial"/>
            <w:color w:val="000000"/>
          </w:rPr>
          <w:t xml:space="preserve">arent element lengthKind </w:t>
        </w:r>
        <w:r>
          <w:rPr>
            <w:rFonts w:cs="Arial"/>
            <w:color w:val="000000"/>
          </w:rPr>
          <w:t>is</w:t>
        </w:r>
        <w:r w:rsidRPr="00E9098C">
          <w:rPr>
            <w:rFonts w:cs="Arial"/>
            <w:color w:val="000000"/>
          </w:rPr>
          <w:t xml:space="preserve"> 'implicit' or 'delimited'</w:t>
        </w:r>
        <w:r>
          <w:rPr>
            <w:rFonts w:cs="Arial"/>
            <w:color w:val="000000"/>
          </w:rPr>
          <w:t>.</w:t>
        </w:r>
      </w:ins>
    </w:p>
    <w:p w14:paraId="091360F6" w14:textId="6527B7F8" w:rsidR="003056C3" w:rsidRPr="005F682A" w:rsidRDefault="003056C3" w:rsidP="003056C3">
      <w:pPr>
        <w:autoSpaceDE w:val="0"/>
        <w:autoSpaceDN w:val="0"/>
        <w:adjustRightInd w:val="0"/>
        <w:rPr>
          <w:ins w:id="9388" w:author="Steve Hanson" w:date="2012-08-06T14:19:00Z"/>
          <w:rFonts w:cs="Arial"/>
          <w:color w:val="000000"/>
        </w:rPr>
      </w:pPr>
      <w:commentRangeStart w:id="9389"/>
      <w:ins w:id="9390" w:author="Steve Hanson" w:date="2012-08-06T14:19:00Z">
        <w:r w:rsidRPr="005F682A">
          <w:rPr>
            <w:rFonts w:cs="Arial"/>
            <w:color w:val="000000"/>
          </w:rPr>
          <w:t xml:space="preserve">If </w:t>
        </w:r>
        <w:r>
          <w:rPr>
            <w:rFonts w:cs="Arial"/>
            <w:color w:val="000000"/>
          </w:rPr>
          <w:t xml:space="preserve">the </w:t>
        </w:r>
        <w:r w:rsidRPr="005F682A">
          <w:rPr>
            <w:rFonts w:cs="Arial"/>
            <w:color w:val="000000"/>
          </w:rPr>
          <w:t xml:space="preserve">element is in a sequence </w:t>
        </w:r>
        <w:r>
          <w:rPr>
            <w:rFonts w:cs="Arial"/>
            <w:color w:val="000000"/>
          </w:rPr>
          <w:t>then it is a schema definition error if:</w:t>
        </w:r>
      </w:ins>
    </w:p>
    <w:p w14:paraId="477B8586" w14:textId="210E721C" w:rsidR="003056C3" w:rsidRDefault="003056C3" w:rsidP="005D2633">
      <w:pPr>
        <w:numPr>
          <w:ilvl w:val="0"/>
          <w:numId w:val="168"/>
        </w:numPr>
        <w:autoSpaceDE w:val="0"/>
        <w:autoSpaceDN w:val="0"/>
        <w:adjustRightInd w:val="0"/>
        <w:spacing w:before="0" w:after="0"/>
        <w:rPr>
          <w:ins w:id="9391" w:author="Steve Hanson" w:date="2012-08-06T14:19:00Z"/>
          <w:rFonts w:cs="Arial"/>
          <w:color w:val="000000"/>
        </w:rPr>
      </w:pPr>
      <w:ins w:id="9392" w:author="Steve Hanson" w:date="2012-08-06T14:19:00Z">
        <w:r>
          <w:rPr>
            <w:rFonts w:cs="Arial"/>
            <w:color w:val="000000"/>
          </w:rPr>
          <w:t xml:space="preserve">the </w:t>
        </w:r>
        <w:r w:rsidRPr="005F682A">
          <w:rPr>
            <w:rFonts w:cs="Arial"/>
            <w:color w:val="000000"/>
          </w:rPr>
          <w:t xml:space="preserve">sequence </w:t>
        </w:r>
      </w:ins>
      <w:ins w:id="9393" w:author="Steve Hanson" w:date="2012-08-06T14:20:00Z">
        <w:r>
          <w:rPr>
            <w:rFonts w:cs="Arial"/>
            <w:color w:val="000000"/>
          </w:rPr>
          <w:t>is not</w:t>
        </w:r>
      </w:ins>
      <w:ins w:id="9394" w:author="Steve Hanson" w:date="2012-08-06T14:19:00Z">
        <w:r w:rsidRPr="005F682A">
          <w:rPr>
            <w:rFonts w:cs="Arial"/>
            <w:color w:val="000000"/>
          </w:rPr>
          <w:t xml:space="preserve"> the content </w:t>
        </w:r>
      </w:ins>
      <w:ins w:id="9395" w:author="mbeckerle" w:date="2013-01-28T13:05:00Z">
        <w:r w:rsidR="00976CB0">
          <w:rPr>
            <w:rFonts w:cs="Arial"/>
            <w:color w:val="000000"/>
          </w:rPr>
          <w:t xml:space="preserve">model </w:t>
        </w:r>
      </w:ins>
      <w:ins w:id="9396" w:author="Steve Hanson" w:date="2012-08-06T14:19:00Z">
        <w:r w:rsidRPr="005F682A">
          <w:rPr>
            <w:rFonts w:cs="Arial"/>
            <w:color w:val="000000"/>
          </w:rPr>
          <w:t>of a complex type</w:t>
        </w:r>
      </w:ins>
      <w:ins w:id="9397" w:author="mbeckerle" w:date="2013-01-28T13:06:00Z">
        <w:r w:rsidR="00976CB0">
          <w:rPr>
            <w:rFonts w:cs="Arial"/>
            <w:color w:val="000000"/>
          </w:rPr>
          <w:t xml:space="preserve"> definition</w:t>
        </w:r>
      </w:ins>
    </w:p>
    <w:p w14:paraId="68BE3C72" w14:textId="5BA6D477" w:rsidR="003056C3" w:rsidRDefault="003056C3" w:rsidP="005D2633">
      <w:pPr>
        <w:numPr>
          <w:ilvl w:val="0"/>
          <w:numId w:val="168"/>
        </w:numPr>
        <w:autoSpaceDE w:val="0"/>
        <w:autoSpaceDN w:val="0"/>
        <w:adjustRightInd w:val="0"/>
        <w:spacing w:before="0" w:after="0"/>
        <w:rPr>
          <w:ins w:id="9398" w:author="Steve Hanson" w:date="2012-08-06T14:19:00Z"/>
          <w:rFonts w:cs="Arial"/>
          <w:color w:val="000000"/>
        </w:rPr>
      </w:pPr>
      <w:ins w:id="9399" w:author="Steve Hanson" w:date="2012-08-06T14:19:00Z">
        <w:r>
          <w:rPr>
            <w:rFonts w:cs="Arial"/>
            <w:color w:val="000000"/>
          </w:rPr>
          <w:t xml:space="preserve">the </w:t>
        </w:r>
        <w:r w:rsidRPr="005F682A">
          <w:rPr>
            <w:rFonts w:cs="Arial"/>
            <w:color w:val="000000"/>
          </w:rPr>
          <w:t xml:space="preserve">separatorPosition of </w:t>
        </w:r>
        <w:r>
          <w:rPr>
            <w:rFonts w:cs="Arial"/>
            <w:color w:val="000000"/>
          </w:rPr>
          <w:t xml:space="preserve">the </w:t>
        </w:r>
        <w:r w:rsidRPr="005F682A">
          <w:rPr>
            <w:rFonts w:cs="Arial"/>
            <w:color w:val="000000"/>
          </w:rPr>
          <w:t xml:space="preserve">sequence </w:t>
        </w:r>
      </w:ins>
      <w:ins w:id="9400" w:author="Steve Hanson" w:date="2012-08-06T14:20:00Z">
        <w:r>
          <w:rPr>
            <w:rFonts w:cs="Arial"/>
            <w:color w:val="000000"/>
          </w:rPr>
          <w:t>is</w:t>
        </w:r>
      </w:ins>
      <w:ins w:id="9401" w:author="Steve Hanson" w:date="2012-08-06T14:19:00Z">
        <w:r w:rsidRPr="005F682A">
          <w:rPr>
            <w:rFonts w:cs="Arial"/>
            <w:color w:val="000000"/>
          </w:rPr>
          <w:t xml:space="preserve"> 'postFix' </w:t>
        </w:r>
      </w:ins>
    </w:p>
    <w:p w14:paraId="6521C84A" w14:textId="7E4A1C19" w:rsidR="003056C3" w:rsidRPr="005F682A" w:rsidRDefault="003056C3" w:rsidP="005D2633">
      <w:pPr>
        <w:numPr>
          <w:ilvl w:val="0"/>
          <w:numId w:val="168"/>
        </w:numPr>
        <w:autoSpaceDE w:val="0"/>
        <w:autoSpaceDN w:val="0"/>
        <w:adjustRightInd w:val="0"/>
        <w:spacing w:before="0" w:after="0"/>
        <w:rPr>
          <w:ins w:id="9402" w:author="Steve Hanson" w:date="2012-08-06T14:19:00Z"/>
          <w:rFonts w:cs="Arial"/>
          <w:color w:val="000000"/>
        </w:rPr>
      </w:pPr>
      <w:ins w:id="9403" w:author="Steve Hanson" w:date="2012-08-06T14:19:00Z">
        <w:r>
          <w:rPr>
            <w:rFonts w:cs="Arial"/>
            <w:color w:val="000000"/>
          </w:rPr>
          <w:t xml:space="preserve">the </w:t>
        </w:r>
        <w:r w:rsidRPr="005F682A">
          <w:rPr>
            <w:rFonts w:cs="Arial"/>
            <w:color w:val="000000"/>
          </w:rPr>
          <w:t xml:space="preserve">sequenceKind of </w:t>
        </w:r>
        <w:r>
          <w:rPr>
            <w:rFonts w:cs="Arial"/>
            <w:color w:val="000000"/>
          </w:rPr>
          <w:t xml:space="preserve">the </w:t>
        </w:r>
        <w:r w:rsidRPr="005F682A">
          <w:rPr>
            <w:rFonts w:cs="Arial"/>
            <w:color w:val="000000"/>
          </w:rPr>
          <w:t xml:space="preserve">sequence </w:t>
        </w:r>
      </w:ins>
      <w:ins w:id="9404" w:author="Steve Hanson" w:date="2012-08-06T14:20:00Z">
        <w:r>
          <w:rPr>
            <w:rFonts w:cs="Arial"/>
            <w:color w:val="000000"/>
          </w:rPr>
          <w:t>is not</w:t>
        </w:r>
      </w:ins>
      <w:ins w:id="9405" w:author="Steve Hanson" w:date="2012-08-06T14:19:00Z">
        <w:r w:rsidRPr="005F682A">
          <w:rPr>
            <w:rFonts w:cs="Arial"/>
            <w:color w:val="000000"/>
          </w:rPr>
          <w:t xml:space="preserve"> 'ordered' </w:t>
        </w:r>
      </w:ins>
    </w:p>
    <w:p w14:paraId="5C0DA7C8" w14:textId="19A42BBA" w:rsidR="003056C3" w:rsidRDefault="003056C3" w:rsidP="005D2633">
      <w:pPr>
        <w:numPr>
          <w:ilvl w:val="0"/>
          <w:numId w:val="168"/>
        </w:numPr>
        <w:autoSpaceDE w:val="0"/>
        <w:autoSpaceDN w:val="0"/>
        <w:adjustRightInd w:val="0"/>
        <w:spacing w:before="0" w:after="0"/>
        <w:rPr>
          <w:ins w:id="9406" w:author="Steve Hanson" w:date="2012-08-06T14:20:00Z"/>
          <w:rFonts w:cs="Arial"/>
          <w:color w:val="000000"/>
        </w:rPr>
      </w:pPr>
      <w:ins w:id="9407" w:author="Steve Hanson" w:date="2012-08-06T14:20:00Z">
        <w:r>
          <w:rPr>
            <w:rFonts w:cs="Arial"/>
            <w:color w:val="000000"/>
          </w:rPr>
          <w:t xml:space="preserve">the sequence has a </w:t>
        </w:r>
      </w:ins>
      <w:ins w:id="9408" w:author="Steve Hanson" w:date="2012-08-06T14:19:00Z">
        <w:r>
          <w:rPr>
            <w:rFonts w:cs="Arial"/>
            <w:color w:val="000000"/>
          </w:rPr>
          <w:t>terminator</w:t>
        </w:r>
      </w:ins>
    </w:p>
    <w:p w14:paraId="7553B7AB" w14:textId="20B27E74" w:rsidR="003056C3" w:rsidRPr="005F682A" w:rsidRDefault="005D2633" w:rsidP="005D2633">
      <w:pPr>
        <w:numPr>
          <w:ilvl w:val="0"/>
          <w:numId w:val="168"/>
        </w:numPr>
        <w:autoSpaceDE w:val="0"/>
        <w:autoSpaceDN w:val="0"/>
        <w:adjustRightInd w:val="0"/>
        <w:spacing w:before="0" w:after="0"/>
        <w:rPr>
          <w:ins w:id="9409" w:author="Steve Hanson" w:date="2012-08-06T14:19:00Z"/>
          <w:rFonts w:cs="Arial"/>
          <w:color w:val="000000"/>
        </w:rPr>
      </w:pPr>
      <w:ins w:id="9410" w:author="Steve Hanson" w:date="2012-08-06T14:21:00Z">
        <w:r>
          <w:rPr>
            <w:rFonts w:cs="Arial"/>
            <w:color w:val="000000"/>
          </w:rPr>
          <w:t>there are floating elements in the sequence</w:t>
        </w:r>
      </w:ins>
    </w:p>
    <w:p w14:paraId="12EA88E3" w14:textId="10F1D6D6" w:rsidR="003056C3" w:rsidRDefault="005D2633" w:rsidP="005D2633">
      <w:pPr>
        <w:numPr>
          <w:ilvl w:val="0"/>
          <w:numId w:val="168"/>
        </w:numPr>
        <w:autoSpaceDE w:val="0"/>
        <w:autoSpaceDN w:val="0"/>
        <w:adjustRightInd w:val="0"/>
        <w:spacing w:before="0" w:after="0"/>
        <w:rPr>
          <w:ins w:id="9411" w:author="Steve Hanson" w:date="2012-08-06T14:19:00Z"/>
          <w:rFonts w:cs="Arial"/>
          <w:color w:val="000000"/>
        </w:rPr>
      </w:pPr>
      <w:ins w:id="9412" w:author="Steve Hanson" w:date="2012-08-06T14:21:00Z">
        <w:r>
          <w:rPr>
            <w:rFonts w:cs="Arial"/>
            <w:color w:val="000000"/>
          </w:rPr>
          <w:t>the sequence has a n</w:t>
        </w:r>
      </w:ins>
      <w:ins w:id="9413" w:author="Steve Hanson" w:date="2012-08-06T14:19:00Z">
        <w:r w:rsidR="003056C3" w:rsidRPr="005F682A">
          <w:rPr>
            <w:rFonts w:cs="Arial"/>
            <w:color w:val="000000"/>
          </w:rPr>
          <w:t>o</w:t>
        </w:r>
      </w:ins>
      <w:ins w:id="9414" w:author="Steve Hanson" w:date="2012-08-06T14:21:00Z">
        <w:r>
          <w:rPr>
            <w:rFonts w:cs="Arial"/>
            <w:color w:val="000000"/>
          </w:rPr>
          <w:t>n-zero</w:t>
        </w:r>
      </w:ins>
      <w:ins w:id="9415" w:author="Steve Hanson" w:date="2012-08-06T14:19:00Z">
        <w:r w:rsidR="003056C3" w:rsidRPr="005F682A">
          <w:rPr>
            <w:rFonts w:cs="Arial"/>
            <w:color w:val="000000"/>
          </w:rPr>
          <w:t xml:space="preserve"> trailingSkip</w:t>
        </w:r>
      </w:ins>
    </w:p>
    <w:p w14:paraId="21B1E925" w14:textId="19D22859" w:rsidR="005D2633" w:rsidRPr="005F682A" w:rsidRDefault="005D2633" w:rsidP="005D2633">
      <w:pPr>
        <w:autoSpaceDE w:val="0"/>
        <w:autoSpaceDN w:val="0"/>
        <w:adjustRightInd w:val="0"/>
        <w:rPr>
          <w:ins w:id="9416" w:author="Steve Hanson" w:date="2012-08-06T14:22:00Z"/>
          <w:rFonts w:cs="Arial"/>
          <w:color w:val="000000"/>
        </w:rPr>
      </w:pPr>
      <w:ins w:id="9417" w:author="Steve Hanson" w:date="2012-08-06T14:22:00Z">
        <w:r w:rsidRPr="005F682A">
          <w:rPr>
            <w:rFonts w:cs="Arial"/>
            <w:color w:val="000000"/>
          </w:rPr>
          <w:t xml:space="preserve">If </w:t>
        </w:r>
        <w:r>
          <w:rPr>
            <w:rFonts w:cs="Arial"/>
            <w:color w:val="000000"/>
          </w:rPr>
          <w:t xml:space="preserve">the </w:t>
        </w:r>
        <w:r w:rsidRPr="005F682A">
          <w:rPr>
            <w:rFonts w:cs="Arial"/>
            <w:color w:val="000000"/>
          </w:rPr>
          <w:t xml:space="preserve">element is in a </w:t>
        </w:r>
        <w:r>
          <w:rPr>
            <w:rFonts w:cs="Arial"/>
            <w:color w:val="000000"/>
          </w:rPr>
          <w:t>choice</w:t>
        </w:r>
        <w:r w:rsidRPr="005F682A">
          <w:rPr>
            <w:rFonts w:cs="Arial"/>
            <w:color w:val="000000"/>
          </w:rPr>
          <w:t xml:space="preserve"> </w:t>
        </w:r>
      </w:ins>
      <w:ins w:id="9418" w:author="Steve Hanson" w:date="2012-08-06T14:23:00Z">
        <w:r>
          <w:rPr>
            <w:rFonts w:cs="Arial"/>
            <w:color w:val="000000"/>
          </w:rPr>
          <w:t xml:space="preserve">where choiceLengthKind is ‘implicit’ </w:t>
        </w:r>
      </w:ins>
      <w:ins w:id="9419" w:author="Steve Hanson" w:date="2012-08-06T14:22:00Z">
        <w:r>
          <w:rPr>
            <w:rFonts w:cs="Arial"/>
            <w:color w:val="000000"/>
          </w:rPr>
          <w:t>then it is a schema definition error if:</w:t>
        </w:r>
      </w:ins>
    </w:p>
    <w:p w14:paraId="4149FA05" w14:textId="6BC288FE" w:rsidR="005D2633" w:rsidRDefault="005D2633" w:rsidP="005D2633">
      <w:pPr>
        <w:numPr>
          <w:ilvl w:val="0"/>
          <w:numId w:val="169"/>
        </w:numPr>
        <w:autoSpaceDE w:val="0"/>
        <w:autoSpaceDN w:val="0"/>
        <w:adjustRightInd w:val="0"/>
        <w:spacing w:before="0" w:after="0"/>
        <w:rPr>
          <w:ins w:id="9420" w:author="Steve Hanson" w:date="2012-08-06T14:22:00Z"/>
          <w:rFonts w:cs="Arial"/>
          <w:color w:val="000000"/>
        </w:rPr>
      </w:pPr>
      <w:ins w:id="9421" w:author="Steve Hanson" w:date="2012-08-06T14:22:00Z">
        <w:r>
          <w:rPr>
            <w:rFonts w:cs="Arial"/>
            <w:color w:val="000000"/>
          </w:rPr>
          <w:t>the choice</w:t>
        </w:r>
        <w:r w:rsidRPr="005F682A">
          <w:rPr>
            <w:rFonts w:cs="Arial"/>
            <w:color w:val="000000"/>
          </w:rPr>
          <w:t xml:space="preserve"> </w:t>
        </w:r>
        <w:r>
          <w:rPr>
            <w:rFonts w:cs="Arial"/>
            <w:color w:val="000000"/>
          </w:rPr>
          <w:t>is not</w:t>
        </w:r>
        <w:r w:rsidRPr="005F682A">
          <w:rPr>
            <w:rFonts w:cs="Arial"/>
            <w:color w:val="000000"/>
          </w:rPr>
          <w:t xml:space="preserve"> the content </w:t>
        </w:r>
      </w:ins>
      <w:ins w:id="9422" w:author="mbeckerle" w:date="2013-01-28T13:06:00Z">
        <w:r w:rsidR="00976CB0">
          <w:rPr>
            <w:rFonts w:cs="Arial"/>
            <w:color w:val="000000"/>
          </w:rPr>
          <w:t xml:space="preserve">model </w:t>
        </w:r>
      </w:ins>
      <w:ins w:id="9423" w:author="Steve Hanson" w:date="2012-08-06T14:22:00Z">
        <w:r w:rsidRPr="005F682A">
          <w:rPr>
            <w:rFonts w:cs="Arial"/>
            <w:color w:val="000000"/>
          </w:rPr>
          <w:t>of a complex type</w:t>
        </w:r>
      </w:ins>
      <w:ins w:id="9424" w:author="mbeckerle" w:date="2013-01-28T13:06:00Z">
        <w:r w:rsidR="00976CB0">
          <w:rPr>
            <w:rFonts w:cs="Arial"/>
            <w:color w:val="000000"/>
          </w:rPr>
          <w:t xml:space="preserve"> definition</w:t>
        </w:r>
      </w:ins>
    </w:p>
    <w:p w14:paraId="024FB303" w14:textId="0177CA97" w:rsidR="005D2633" w:rsidRDefault="005D2633" w:rsidP="005D2633">
      <w:pPr>
        <w:numPr>
          <w:ilvl w:val="0"/>
          <w:numId w:val="169"/>
        </w:numPr>
        <w:autoSpaceDE w:val="0"/>
        <w:autoSpaceDN w:val="0"/>
        <w:adjustRightInd w:val="0"/>
        <w:spacing w:before="0" w:after="0"/>
        <w:rPr>
          <w:ins w:id="9425" w:author="Steve Hanson" w:date="2012-08-06T14:22:00Z"/>
          <w:rFonts w:cs="Arial"/>
          <w:color w:val="000000"/>
        </w:rPr>
      </w:pPr>
      <w:ins w:id="9426" w:author="Steve Hanson" w:date="2012-08-06T14:22:00Z">
        <w:r>
          <w:rPr>
            <w:rFonts w:cs="Arial"/>
            <w:color w:val="000000"/>
          </w:rPr>
          <w:t>the choice has a terminator</w:t>
        </w:r>
      </w:ins>
    </w:p>
    <w:p w14:paraId="1739BEC4" w14:textId="19E12AB1" w:rsidR="005D2633" w:rsidRDefault="005D2633" w:rsidP="005D2633">
      <w:pPr>
        <w:numPr>
          <w:ilvl w:val="0"/>
          <w:numId w:val="169"/>
        </w:numPr>
        <w:autoSpaceDE w:val="0"/>
        <w:autoSpaceDN w:val="0"/>
        <w:adjustRightInd w:val="0"/>
        <w:spacing w:before="0" w:after="0"/>
        <w:rPr>
          <w:ins w:id="9427" w:author="mbeckerle" w:date="2013-02-04T11:17:00Z"/>
          <w:rFonts w:cs="Arial"/>
          <w:color w:val="000000"/>
        </w:rPr>
      </w:pPr>
      <w:ins w:id="9428" w:author="Steve Hanson" w:date="2012-08-06T14:22:00Z">
        <w:r>
          <w:rPr>
            <w:rFonts w:cs="Arial"/>
            <w:color w:val="000000"/>
          </w:rPr>
          <w:t xml:space="preserve">the </w:t>
        </w:r>
      </w:ins>
      <w:ins w:id="9429" w:author="Steve Hanson" w:date="2012-08-06T14:23:00Z">
        <w:r>
          <w:rPr>
            <w:rFonts w:cs="Arial"/>
            <w:color w:val="000000"/>
          </w:rPr>
          <w:t>choice</w:t>
        </w:r>
      </w:ins>
      <w:ins w:id="9430" w:author="Steve Hanson" w:date="2012-08-06T14:22:00Z">
        <w:r>
          <w:rPr>
            <w:rFonts w:cs="Arial"/>
            <w:color w:val="000000"/>
          </w:rPr>
          <w:t xml:space="preserve"> has a n</w:t>
        </w:r>
        <w:r w:rsidRPr="005F682A">
          <w:rPr>
            <w:rFonts w:cs="Arial"/>
            <w:color w:val="000000"/>
          </w:rPr>
          <w:t>o</w:t>
        </w:r>
        <w:r>
          <w:rPr>
            <w:rFonts w:cs="Arial"/>
            <w:color w:val="000000"/>
          </w:rPr>
          <w:t>n-zero</w:t>
        </w:r>
        <w:r w:rsidRPr="005F682A">
          <w:rPr>
            <w:rFonts w:cs="Arial"/>
            <w:color w:val="000000"/>
          </w:rPr>
          <w:t xml:space="preserve"> trailingSkip</w:t>
        </w:r>
      </w:ins>
      <w:commentRangeEnd w:id="9389"/>
      <w:ins w:id="9431" w:author="Steve Hanson" w:date="2012-08-06T14:26:00Z">
        <w:r>
          <w:rPr>
            <w:rStyle w:val="CommentReference"/>
          </w:rPr>
          <w:commentReference w:id="9389"/>
        </w:r>
      </w:ins>
    </w:p>
    <w:p w14:paraId="20AB3F1A" w14:textId="0F5B448A" w:rsidR="00FB15E3" w:rsidRDefault="00FB15E3" w:rsidP="003E5A50">
      <w:pPr>
        <w:autoSpaceDE w:val="0"/>
        <w:rPr>
          <w:ins w:id="9432" w:author="mbeckerle" w:date="2013-02-04T11:17:00Z"/>
          <w:rFonts w:ascii="Helv" w:hAnsi="Helv" w:cs="Helv"/>
          <w:color w:val="000000"/>
          <w:lang w:eastAsia="en-GB"/>
        </w:rPr>
      </w:pPr>
      <w:commentRangeStart w:id="9433"/>
      <w:ins w:id="9434" w:author="mbeckerle" w:date="2013-02-04T11:17:00Z">
        <w:r>
          <w:rPr>
            <w:rFonts w:ascii="Helv" w:hAnsi="Helv" w:cs="Helv"/>
            <w:color w:val="000000"/>
            <w:lang w:eastAsia="en-GB"/>
          </w:rPr>
          <w:t>A simple element must have either type xs:string</w:t>
        </w:r>
      </w:ins>
      <w:ins w:id="9435" w:author="Steve Hanson" w:date="2013-02-06T14:05:00Z">
        <w:r w:rsidR="000939CA">
          <w:rPr>
            <w:rFonts w:ascii="Helv" w:hAnsi="Helv" w:cs="Helv"/>
            <w:color w:val="000000"/>
            <w:lang w:eastAsia="en-GB"/>
          </w:rPr>
          <w:t>,</w:t>
        </w:r>
      </w:ins>
      <w:ins w:id="9436" w:author="mbeckerle" w:date="2013-02-04T11:17:00Z">
        <w:r>
          <w:rPr>
            <w:rFonts w:ascii="Helv" w:hAnsi="Helv" w:cs="Helv"/>
            <w:color w:val="000000"/>
            <w:lang w:eastAsia="en-GB"/>
          </w:rPr>
          <w:t xml:space="preserve"> or </w:t>
        </w:r>
      </w:ins>
      <w:ins w:id="9437" w:author="Steve Hanson" w:date="2013-02-05T10:21:00Z">
        <w:r w:rsidR="003E5A50">
          <w:rPr>
            <w:rFonts w:ascii="Helv" w:hAnsi="Helv" w:cs="Helv"/>
            <w:color w:val="000000"/>
            <w:lang w:eastAsia="en-GB"/>
          </w:rPr>
          <w:t>dfdl:</w:t>
        </w:r>
      </w:ins>
      <w:ins w:id="9438" w:author="mbeckerle" w:date="2013-02-04T11:17:00Z">
        <w:r>
          <w:rPr>
            <w:rFonts w:ascii="Helv" w:hAnsi="Helv" w:cs="Helv"/>
            <w:color w:val="000000"/>
            <w:lang w:eastAsia="en-GB"/>
          </w:rPr>
          <w:t>representation ‘text’</w:t>
        </w:r>
      </w:ins>
      <w:ins w:id="9439" w:author="Steve Hanson" w:date="2013-02-06T14:05:00Z">
        <w:r w:rsidR="000939CA">
          <w:rPr>
            <w:rFonts w:ascii="Helv" w:hAnsi="Helv" w:cs="Helv"/>
            <w:color w:val="000000"/>
            <w:lang w:eastAsia="en-GB"/>
          </w:rPr>
          <w:t>,</w:t>
        </w:r>
      </w:ins>
      <w:ins w:id="9440" w:author="mbeckerle" w:date="2013-02-04T11:17:00Z">
        <w:r>
          <w:rPr>
            <w:rFonts w:ascii="Helv" w:hAnsi="Helv" w:cs="Helv"/>
            <w:color w:val="000000"/>
            <w:lang w:eastAsia="en-GB"/>
          </w:rPr>
          <w:t xml:space="preserve"> or type xs:hexBinary</w:t>
        </w:r>
      </w:ins>
      <w:ins w:id="9441" w:author="Steve Hanson" w:date="2013-02-06T14:05:00Z">
        <w:r w:rsidR="000939CA">
          <w:rPr>
            <w:rFonts w:ascii="Helv" w:hAnsi="Helv" w:cs="Helv"/>
            <w:color w:val="000000"/>
            <w:lang w:eastAsia="en-GB"/>
          </w:rPr>
          <w:t>,</w:t>
        </w:r>
      </w:ins>
      <w:ins w:id="9442" w:author="mbeckerle" w:date="2013-02-04T11:17:00Z">
        <w:r>
          <w:rPr>
            <w:rFonts w:ascii="Helv" w:hAnsi="Helv" w:cs="Helv"/>
            <w:color w:val="000000"/>
            <w:lang w:eastAsia="en-GB"/>
          </w:rPr>
          <w:t xml:space="preserve"> or dfdl:representation ‘binary’ and </w:t>
        </w:r>
      </w:ins>
      <w:ins w:id="9443" w:author="Steve Hanson" w:date="2013-02-06T14:04:00Z">
        <w:r w:rsidR="000939CA">
          <w:rPr>
            <w:rFonts w:ascii="Helv" w:hAnsi="Helv" w:cs="Helv"/>
            <w:color w:val="000000"/>
            <w:lang w:eastAsia="en-GB"/>
          </w:rPr>
          <w:t>a packed decimal representation</w:t>
        </w:r>
      </w:ins>
      <w:ins w:id="9444" w:author="mbeckerle" w:date="2013-02-04T11:17:00Z">
        <w:del w:id="9445" w:author="Steve Hanson" w:date="2013-02-06T14:05:00Z">
          <w:r w:rsidDel="000939CA">
            <w:rPr>
              <w:rFonts w:ascii="Helv" w:hAnsi="Helv" w:cs="Helv"/>
              <w:color w:val="000000"/>
              <w:lang w:eastAsia="en-GB"/>
            </w:rPr>
            <w:delText>binaryNumber</w:delText>
          </w:r>
        </w:del>
      </w:ins>
      <w:ins w:id="9446" w:author="mbeckerle" w:date="2013-02-04T11:18:00Z">
        <w:del w:id="9447" w:author="Steve Hanson" w:date="2013-02-06T14:05:00Z">
          <w:r w:rsidDel="000939CA">
            <w:rPr>
              <w:rFonts w:ascii="Helv" w:hAnsi="Helv" w:cs="Helv"/>
              <w:color w:val="000000"/>
              <w:lang w:eastAsia="en-GB"/>
            </w:rPr>
            <w:delText xml:space="preserve"> or </w:delText>
          </w:r>
        </w:del>
      </w:ins>
      <w:ins w:id="9448" w:author="mbeckerle" w:date="2013-02-04T11:17:00Z">
        <w:del w:id="9449" w:author="Steve Hanson" w:date="2013-02-06T14:05:00Z">
          <w:r w:rsidDel="000939CA">
            <w:rPr>
              <w:rFonts w:ascii="Helv" w:hAnsi="Helv" w:cs="Helv"/>
              <w:color w:val="000000"/>
              <w:lang w:eastAsia="en-GB"/>
            </w:rPr>
            <w:delText>CalendarRep</w:delText>
          </w:r>
        </w:del>
      </w:ins>
      <w:ins w:id="9450" w:author="mbeckerle" w:date="2013-02-04T11:18:00Z">
        <w:del w:id="9451" w:author="Steve Hanson" w:date="2013-02-06T14:05:00Z">
          <w:r w:rsidDel="000939CA">
            <w:rPr>
              <w:rFonts w:ascii="Helv" w:hAnsi="Helv" w:cs="Helv"/>
              <w:color w:val="000000"/>
              <w:lang w:eastAsia="en-GB"/>
            </w:rPr>
            <w:delText xml:space="preserve"> </w:delText>
          </w:r>
        </w:del>
        <w:del w:id="9452" w:author="Steve Hanson" w:date="2013-02-05T10:21:00Z">
          <w:r w:rsidDel="003E5A50">
            <w:rPr>
              <w:rFonts w:ascii="Helv" w:hAnsi="Helv" w:cs="Helv"/>
              <w:color w:val="000000"/>
              <w:lang w:eastAsia="en-GB"/>
            </w:rPr>
            <w:delText>of</w:delText>
          </w:r>
        </w:del>
      </w:ins>
      <w:ins w:id="9453" w:author="mbeckerle" w:date="2013-02-04T11:17:00Z">
        <w:del w:id="9454" w:author="Steve Hanson" w:date="2013-02-05T10:21:00Z">
          <w:r w:rsidDel="003E5A50">
            <w:rPr>
              <w:rFonts w:ascii="Helv" w:hAnsi="Helv" w:cs="Helv"/>
              <w:color w:val="000000"/>
              <w:lang w:eastAsia="en-GB"/>
            </w:rPr>
            <w:delText xml:space="preserve"> </w:delText>
          </w:r>
        </w:del>
        <w:del w:id="9455" w:author="Steve Hanson" w:date="2013-02-06T14:05:00Z">
          <w:r w:rsidDel="000939CA">
            <w:rPr>
              <w:rFonts w:ascii="Helv" w:hAnsi="Helv" w:cs="Helv"/>
              <w:color w:val="000000"/>
              <w:lang w:eastAsia="en-GB"/>
            </w:rPr>
            <w:delText>‘packed’, ‘bcd, or ‘ibm4690Packed’</w:delText>
          </w:r>
        </w:del>
        <w:r>
          <w:rPr>
            <w:rFonts w:ascii="Helv" w:hAnsi="Helv" w:cs="Helv"/>
            <w:color w:val="000000"/>
            <w:lang w:eastAsia="en-GB"/>
          </w:rPr>
          <w:t xml:space="preserve">. </w:t>
        </w:r>
        <w:commentRangeEnd w:id="9433"/>
        <w:r>
          <w:rPr>
            <w:rStyle w:val="CommentReference"/>
          </w:rPr>
          <w:commentReference w:id="9433"/>
        </w:r>
      </w:ins>
    </w:p>
    <w:p w14:paraId="00D19171" w14:textId="77777777" w:rsidR="00FB15E3" w:rsidRDefault="00FB15E3" w:rsidP="003E5A50">
      <w:pPr>
        <w:autoSpaceDE w:val="0"/>
        <w:autoSpaceDN w:val="0"/>
        <w:adjustRightInd w:val="0"/>
        <w:spacing w:before="0" w:after="0"/>
        <w:rPr>
          <w:ins w:id="9456" w:author="Steve Hanson" w:date="2012-08-06T14:22:00Z"/>
          <w:rFonts w:cs="Arial"/>
          <w:color w:val="000000"/>
        </w:rPr>
      </w:pPr>
    </w:p>
    <w:p w14:paraId="7AC08025" w14:textId="62332300" w:rsidR="00471EEF" w:rsidDel="005D2633" w:rsidRDefault="00471EEF" w:rsidP="005D2633">
      <w:pPr>
        <w:pStyle w:val="nobreak"/>
        <w:rPr>
          <w:del w:id="9457" w:author="Steve Hanson" w:date="2012-08-06T14:21:00Z"/>
        </w:rPr>
      </w:pPr>
    </w:p>
    <w:p w14:paraId="460116BC" w14:textId="70FDE6DE" w:rsidR="00DE6BAB" w:rsidRPr="005223F4" w:rsidDel="00916D7B" w:rsidRDefault="00DE6BAB" w:rsidP="00DE6BAB">
      <w:pPr>
        <w:pStyle w:val="nobreak"/>
        <w:rPr>
          <w:del w:id="9458" w:author="mbeckerle" w:date="2012-04-22T18:14:00Z"/>
        </w:rPr>
      </w:pPr>
    </w:p>
    <w:p w14:paraId="32D1F78D" w14:textId="77777777" w:rsidR="001F538C" w:rsidRPr="005223F4" w:rsidRDefault="00776E83" w:rsidP="00C65128">
      <w:pPr>
        <w:pStyle w:val="nobreak"/>
      </w:pPr>
      <w:r w:rsidRPr="005223F4">
        <w:t xml:space="preserve">The </w:t>
      </w:r>
      <w:r w:rsidR="00930011" w:rsidRPr="005223F4">
        <w:t>dfdl</w:t>
      </w:r>
      <w:r w:rsidR="001F538C" w:rsidRPr="005223F4">
        <w:t xml:space="preserve">:lengthKind 'endOfParent' is used when the length of </w:t>
      </w:r>
      <w:r w:rsidR="00C65128">
        <w:t>an</w:t>
      </w:r>
      <w:r w:rsidR="001F538C" w:rsidRPr="005223F4">
        <w:t xml:space="preserve"> element is defined by </w:t>
      </w:r>
      <w:r w:rsidR="002C11A2" w:rsidRPr="005223F4">
        <w:t xml:space="preserve">an enclosing element </w:t>
      </w:r>
      <w:r w:rsidR="00AC6013" w:rsidRPr="005223F4">
        <w:t>. For example</w:t>
      </w:r>
      <w:r w:rsidR="009A052F" w:rsidRPr="005223F4">
        <w:t>,</w:t>
      </w:r>
      <w:r w:rsidR="00AC6013" w:rsidRPr="005223F4">
        <w:t xml:space="preserve"> the </w:t>
      </w:r>
      <w:r w:rsidR="00A01B25" w:rsidRPr="005223F4">
        <w:t>parent is a fixed length</w:t>
      </w:r>
      <w:r w:rsidR="002C11A2" w:rsidRPr="005223F4">
        <w:t xml:space="preserve"> element</w:t>
      </w:r>
      <w:r w:rsidR="00A01B25" w:rsidRPr="005223F4">
        <w:t xml:space="preserve"> then an element with dfdl:lengthKind 'endOfParent' will </w:t>
      </w:r>
      <w:r w:rsidR="00C02CFA" w:rsidRPr="005223F4">
        <w:t>consume</w:t>
      </w:r>
      <w:r w:rsidR="00A01B25" w:rsidRPr="005223F4">
        <w:t xml:space="preserve"> all the remaining data up to the length of the parent. </w:t>
      </w:r>
      <w:r w:rsidR="00B21E31">
        <w:t xml:space="preserve">A </w:t>
      </w:r>
      <w:r w:rsidR="00930011" w:rsidRPr="005223F4">
        <w:t>dfdl</w:t>
      </w:r>
      <w:r w:rsidR="00A01B25" w:rsidRPr="005223F4">
        <w:t>:lengthKind</w:t>
      </w:r>
      <w:r w:rsidR="00B870AF" w:rsidRPr="005223F4">
        <w:t xml:space="preserve"> 'endOfParent'</w:t>
      </w:r>
      <w:r w:rsidR="00A01B25" w:rsidRPr="005223F4">
        <w:t xml:space="preserve"> can also be used to allow the last element to consume the data up to the end of the data stream.</w:t>
      </w:r>
    </w:p>
    <w:p w14:paraId="3C129A1D" w14:textId="77777777" w:rsidR="00A01B25" w:rsidRPr="005223F4" w:rsidRDefault="00A01B25" w:rsidP="00D9443C">
      <w:r w:rsidRPr="005223F4">
        <w:t xml:space="preserve">This is </w:t>
      </w:r>
      <w:r w:rsidR="00C02CFA" w:rsidRPr="005223F4">
        <w:t>distinct</w:t>
      </w:r>
      <w:r w:rsidRPr="005223F4">
        <w:t xml:space="preserve"> from </w:t>
      </w:r>
      <w:r w:rsidR="0069704B" w:rsidRPr="005223F4">
        <w:t xml:space="preserve">situation where the lengths of the elements of a sequence are known but are not sufficient to fill the fixed length parent. In that case the remaining </w:t>
      </w:r>
      <w:r w:rsidR="00F649F5" w:rsidRPr="005223F4">
        <w:t>data are</w:t>
      </w:r>
      <w:r w:rsidR="0069704B" w:rsidRPr="005223F4">
        <w:t xml:space="preserve"> ignored on parsing and filled with </w:t>
      </w:r>
      <w:r w:rsidR="00C02CFA" w:rsidRPr="005223F4">
        <w:t>dfdl:fillByte</w:t>
      </w:r>
      <w:r w:rsidR="0069704B" w:rsidRPr="005223F4">
        <w:t xml:space="preserve"> on unparsing.</w:t>
      </w:r>
    </w:p>
    <w:p w14:paraId="30AF25B9" w14:textId="6A9ED01E" w:rsidR="0062558C" w:rsidDel="003056C3" w:rsidRDefault="00837812" w:rsidP="00837812">
      <w:pPr>
        <w:autoSpaceDE w:val="0"/>
        <w:autoSpaceDN w:val="0"/>
        <w:adjustRightInd w:val="0"/>
        <w:rPr>
          <w:del w:id="9459" w:author="Steve Hanson" w:date="2012-08-06T14:18:00Z"/>
        </w:rPr>
      </w:pPr>
      <w:bookmarkStart w:id="9460" w:name="_Toc322911640"/>
      <w:bookmarkStart w:id="9461" w:name="_Toc322912179"/>
      <w:bookmarkEnd w:id="9460"/>
      <w:bookmarkEnd w:id="9461"/>
      <w:commentRangeStart w:id="9462"/>
      <w:ins w:id="9463" w:author="mbeckerle" w:date="2012-07-03T09:53:00Z">
        <w:del w:id="9464" w:author="Steve Hanson" w:date="2012-08-06T14:18:00Z">
          <w:r w:rsidDel="003056C3">
            <w:delText>Additional constraints include:</w:delText>
          </w:r>
        </w:del>
      </w:ins>
    </w:p>
    <w:p w14:paraId="02E20466" w14:textId="2656AF07" w:rsidR="00837812" w:rsidDel="003056C3" w:rsidRDefault="00837812" w:rsidP="00837812">
      <w:pPr>
        <w:autoSpaceDE w:val="0"/>
        <w:autoSpaceDN w:val="0"/>
        <w:adjustRightInd w:val="0"/>
        <w:rPr>
          <w:ins w:id="9465" w:author="mbeckerle" w:date="2012-07-03T09:54:00Z"/>
          <w:del w:id="9466" w:author="Steve Hanson" w:date="2012-08-06T14:18:00Z"/>
          <w:rFonts w:cs="Arial"/>
          <w:color w:val="000000"/>
        </w:rPr>
      </w:pPr>
      <w:ins w:id="9467" w:author="mbeckerle" w:date="2012-07-03T09:54:00Z">
        <w:del w:id="9468" w:author="Steve Hanson" w:date="2012-08-06T14:18:00Z">
          <w:r w:rsidDel="003056C3">
            <w:rPr>
              <w:rFonts w:cs="Arial"/>
              <w:color w:val="000000"/>
            </w:rPr>
            <w:delText>The p</w:delText>
          </w:r>
          <w:r w:rsidRPr="00E9098C" w:rsidDel="003056C3">
            <w:rPr>
              <w:rFonts w:cs="Arial"/>
              <w:color w:val="000000"/>
            </w:rPr>
            <w:delText>arent element lengthKind must not be 'implicit' or 'delimited'</w:delText>
          </w:r>
          <w:r w:rsidDel="003056C3">
            <w:rPr>
              <w:rFonts w:cs="Arial"/>
              <w:color w:val="000000"/>
            </w:rPr>
            <w:delText>.</w:delText>
          </w:r>
        </w:del>
      </w:ins>
    </w:p>
    <w:p w14:paraId="3764EB5C" w14:textId="61C5B6DF" w:rsidR="00837812" w:rsidRPr="005F682A" w:rsidDel="005D2633" w:rsidRDefault="00837812" w:rsidP="00837812">
      <w:pPr>
        <w:autoSpaceDE w:val="0"/>
        <w:autoSpaceDN w:val="0"/>
        <w:adjustRightInd w:val="0"/>
        <w:rPr>
          <w:ins w:id="9469" w:author="mbeckerle" w:date="2012-07-03T09:54:00Z"/>
          <w:del w:id="9470" w:author="Steve Hanson" w:date="2012-08-06T14:26:00Z"/>
          <w:rFonts w:cs="Arial"/>
          <w:color w:val="000000"/>
        </w:rPr>
      </w:pPr>
      <w:ins w:id="9471" w:author="mbeckerle" w:date="2012-07-03T09:54:00Z">
        <w:del w:id="9472" w:author="Steve Hanson" w:date="2012-08-06T14:15:00Z">
          <w:r w:rsidRPr="00E9098C" w:rsidDel="003056C3">
            <w:rPr>
              <w:rFonts w:cs="Arial"/>
              <w:color w:val="000000"/>
            </w:rPr>
            <w:br/>
          </w:r>
        </w:del>
        <w:r>
          <w:rPr>
            <w:rFonts w:cs="Arial"/>
            <w:color w:val="000000"/>
          </w:rPr>
          <w:t xml:space="preserve">When looking for end of parent, the parser is </w:t>
        </w:r>
        <w:r w:rsidRPr="00E9098C">
          <w:rPr>
            <w:rFonts w:cs="Arial"/>
            <w:color w:val="000000"/>
          </w:rPr>
          <w:t xml:space="preserve">not sensitive to any in-scope </w:t>
        </w:r>
        <w:r>
          <w:rPr>
            <w:rFonts w:cs="Arial"/>
            <w:color w:val="000000"/>
          </w:rPr>
          <w:t>terminating delimiters.</w:t>
        </w:r>
      </w:ins>
    </w:p>
    <w:p w14:paraId="35A5EDA8" w14:textId="3B7E7E35" w:rsidR="00837812" w:rsidRPr="005F682A" w:rsidDel="003056C3" w:rsidRDefault="00837812">
      <w:pPr>
        <w:autoSpaceDE w:val="0"/>
        <w:autoSpaceDN w:val="0"/>
        <w:adjustRightInd w:val="0"/>
        <w:rPr>
          <w:ins w:id="9473" w:author="mbeckerle" w:date="2012-07-03T09:54:00Z"/>
          <w:del w:id="9474" w:author="Steve Hanson" w:date="2012-08-06T14:19:00Z"/>
          <w:rFonts w:cs="Arial"/>
          <w:color w:val="000000"/>
        </w:rPr>
      </w:pPr>
      <w:ins w:id="9475" w:author="mbeckerle" w:date="2012-07-03T09:54:00Z">
        <w:del w:id="9476" w:author="Steve Hanson" w:date="2012-08-06T14:19:00Z">
          <w:r w:rsidRPr="005F682A" w:rsidDel="003056C3">
            <w:rPr>
              <w:rFonts w:cs="Arial"/>
              <w:color w:val="000000"/>
            </w:rPr>
            <w:delText xml:space="preserve">If </w:delText>
          </w:r>
          <w:r w:rsidDel="003056C3">
            <w:rPr>
              <w:rFonts w:cs="Arial"/>
              <w:color w:val="000000"/>
            </w:rPr>
            <w:delText xml:space="preserve">the </w:delText>
          </w:r>
          <w:r w:rsidRPr="005F682A" w:rsidDel="003056C3">
            <w:rPr>
              <w:rFonts w:cs="Arial"/>
              <w:color w:val="000000"/>
            </w:rPr>
            <w:delText xml:space="preserve">element is in a sequence </w:delText>
          </w:r>
          <w:r w:rsidDel="003056C3">
            <w:rPr>
              <w:rFonts w:cs="Arial"/>
              <w:color w:val="000000"/>
            </w:rPr>
            <w:delText>then:</w:delText>
          </w:r>
        </w:del>
      </w:ins>
    </w:p>
    <w:p w14:paraId="399B1994" w14:textId="61494982" w:rsidR="00837812" w:rsidDel="003056C3" w:rsidRDefault="00837812">
      <w:pPr>
        <w:autoSpaceDE w:val="0"/>
        <w:autoSpaceDN w:val="0"/>
        <w:adjustRightInd w:val="0"/>
        <w:spacing w:before="0" w:after="0"/>
        <w:rPr>
          <w:ins w:id="9477" w:author="mbeckerle" w:date="2012-07-03T09:54:00Z"/>
          <w:del w:id="9478" w:author="Steve Hanson" w:date="2012-08-06T14:19:00Z"/>
          <w:rFonts w:cs="Arial"/>
          <w:color w:val="000000"/>
        </w:rPr>
        <w:pPrChange w:id="9479" w:author="Steve Hanson" w:date="2012-08-06T14:26:00Z">
          <w:pPr>
            <w:numPr>
              <w:numId w:val="160"/>
            </w:numPr>
            <w:tabs>
              <w:tab w:val="num" w:pos="360"/>
            </w:tabs>
            <w:autoSpaceDE w:val="0"/>
            <w:autoSpaceDN w:val="0"/>
            <w:adjustRightInd w:val="0"/>
            <w:spacing w:before="0" w:after="0"/>
            <w:ind w:left="360" w:hanging="360"/>
          </w:pPr>
        </w:pPrChange>
      </w:pPr>
      <w:ins w:id="9480" w:author="mbeckerle" w:date="2012-07-03T09:54:00Z">
        <w:del w:id="9481" w:author="Steve Hanson" w:date="2012-08-06T14:19:00Z">
          <w:r w:rsidDel="003056C3">
            <w:rPr>
              <w:rFonts w:cs="Arial"/>
              <w:color w:val="000000"/>
            </w:rPr>
            <w:delText xml:space="preserve">the </w:delText>
          </w:r>
          <w:r w:rsidRPr="005F682A" w:rsidDel="003056C3">
            <w:rPr>
              <w:rFonts w:cs="Arial"/>
              <w:color w:val="000000"/>
            </w:rPr>
            <w:delText>sequence must be the content of a complex type</w:delText>
          </w:r>
        </w:del>
      </w:ins>
    </w:p>
    <w:p w14:paraId="0E310A8D" w14:textId="1F7F741C" w:rsidR="00837812" w:rsidDel="003056C3" w:rsidRDefault="00837812">
      <w:pPr>
        <w:autoSpaceDE w:val="0"/>
        <w:autoSpaceDN w:val="0"/>
        <w:adjustRightInd w:val="0"/>
        <w:spacing w:before="0" w:after="0"/>
        <w:rPr>
          <w:ins w:id="9482" w:author="mbeckerle" w:date="2012-07-03T09:54:00Z"/>
          <w:del w:id="9483" w:author="Steve Hanson" w:date="2012-08-06T14:19:00Z"/>
          <w:rFonts w:cs="Arial"/>
          <w:color w:val="000000"/>
        </w:rPr>
        <w:pPrChange w:id="9484" w:author="Steve Hanson" w:date="2012-08-06T14:26:00Z">
          <w:pPr>
            <w:numPr>
              <w:numId w:val="160"/>
            </w:numPr>
            <w:tabs>
              <w:tab w:val="num" w:pos="360"/>
            </w:tabs>
            <w:autoSpaceDE w:val="0"/>
            <w:autoSpaceDN w:val="0"/>
            <w:adjustRightInd w:val="0"/>
            <w:spacing w:before="0" w:after="0"/>
            <w:ind w:left="360" w:hanging="360"/>
          </w:pPr>
        </w:pPrChange>
      </w:pPr>
      <w:ins w:id="9485" w:author="mbeckerle" w:date="2012-07-03T09:54:00Z">
        <w:del w:id="9486" w:author="Steve Hanson" w:date="2012-08-06T14:19:00Z">
          <w:r w:rsidDel="003056C3">
            <w:rPr>
              <w:rFonts w:cs="Arial"/>
              <w:color w:val="000000"/>
            </w:rPr>
            <w:delText xml:space="preserve">the </w:delText>
          </w:r>
          <w:r w:rsidRPr="005F682A" w:rsidDel="003056C3">
            <w:rPr>
              <w:rFonts w:cs="Arial"/>
              <w:color w:val="000000"/>
            </w:rPr>
            <w:delText xml:space="preserve">separatorPosition of </w:delText>
          </w:r>
          <w:r w:rsidDel="003056C3">
            <w:rPr>
              <w:rFonts w:cs="Arial"/>
              <w:color w:val="000000"/>
            </w:rPr>
            <w:delText xml:space="preserve">the </w:delText>
          </w:r>
          <w:r w:rsidRPr="005F682A" w:rsidDel="003056C3">
            <w:rPr>
              <w:rFonts w:cs="Arial"/>
              <w:color w:val="000000"/>
            </w:rPr>
            <w:delText xml:space="preserve">sequence must not be 'postFix' </w:delText>
          </w:r>
        </w:del>
      </w:ins>
    </w:p>
    <w:p w14:paraId="0A6E7727" w14:textId="78FE504D" w:rsidR="00837812" w:rsidRPr="005F682A" w:rsidDel="003056C3" w:rsidRDefault="00837812">
      <w:pPr>
        <w:autoSpaceDE w:val="0"/>
        <w:autoSpaceDN w:val="0"/>
        <w:adjustRightInd w:val="0"/>
        <w:spacing w:before="0" w:after="0"/>
        <w:rPr>
          <w:ins w:id="9487" w:author="mbeckerle" w:date="2012-07-03T09:54:00Z"/>
          <w:del w:id="9488" w:author="Steve Hanson" w:date="2012-08-06T14:19:00Z"/>
          <w:rFonts w:cs="Arial"/>
          <w:color w:val="000000"/>
        </w:rPr>
        <w:pPrChange w:id="9489" w:author="Steve Hanson" w:date="2012-08-06T14:26:00Z">
          <w:pPr>
            <w:numPr>
              <w:numId w:val="160"/>
            </w:numPr>
            <w:tabs>
              <w:tab w:val="num" w:pos="360"/>
            </w:tabs>
            <w:autoSpaceDE w:val="0"/>
            <w:autoSpaceDN w:val="0"/>
            <w:adjustRightInd w:val="0"/>
            <w:spacing w:before="0" w:after="0"/>
            <w:ind w:left="360" w:hanging="360"/>
          </w:pPr>
        </w:pPrChange>
      </w:pPr>
      <w:ins w:id="9490" w:author="mbeckerle" w:date="2012-07-03T09:54:00Z">
        <w:del w:id="9491" w:author="Steve Hanson" w:date="2012-08-06T14:19:00Z">
          <w:r w:rsidDel="003056C3">
            <w:rPr>
              <w:rFonts w:cs="Arial"/>
              <w:color w:val="000000"/>
            </w:rPr>
            <w:delText xml:space="preserve">the </w:delText>
          </w:r>
          <w:r w:rsidRPr="005F682A" w:rsidDel="003056C3">
            <w:rPr>
              <w:rFonts w:cs="Arial"/>
              <w:color w:val="000000"/>
            </w:rPr>
            <w:delText xml:space="preserve">sequenceKind of </w:delText>
          </w:r>
          <w:r w:rsidDel="003056C3">
            <w:rPr>
              <w:rFonts w:cs="Arial"/>
              <w:color w:val="000000"/>
            </w:rPr>
            <w:delText xml:space="preserve">the </w:delText>
          </w:r>
          <w:r w:rsidRPr="005F682A" w:rsidDel="003056C3">
            <w:rPr>
              <w:rFonts w:cs="Arial"/>
              <w:color w:val="000000"/>
            </w:rPr>
            <w:delText xml:space="preserve">sequence must be 'ordered' </w:delText>
          </w:r>
        </w:del>
      </w:ins>
    </w:p>
    <w:p w14:paraId="4ADDC1EC" w14:textId="77736401" w:rsidR="00837812" w:rsidRPr="005F682A" w:rsidDel="003056C3" w:rsidRDefault="00837812">
      <w:pPr>
        <w:autoSpaceDE w:val="0"/>
        <w:autoSpaceDN w:val="0"/>
        <w:adjustRightInd w:val="0"/>
        <w:spacing w:before="0" w:after="0"/>
        <w:rPr>
          <w:ins w:id="9492" w:author="mbeckerle" w:date="2012-07-03T09:54:00Z"/>
          <w:del w:id="9493" w:author="Steve Hanson" w:date="2012-08-06T14:19:00Z"/>
          <w:rFonts w:cs="Arial"/>
          <w:color w:val="000000"/>
        </w:rPr>
        <w:pPrChange w:id="9494" w:author="Steve Hanson" w:date="2012-08-06T14:26:00Z">
          <w:pPr>
            <w:numPr>
              <w:numId w:val="160"/>
            </w:numPr>
            <w:tabs>
              <w:tab w:val="num" w:pos="360"/>
            </w:tabs>
            <w:autoSpaceDE w:val="0"/>
            <w:autoSpaceDN w:val="0"/>
            <w:adjustRightInd w:val="0"/>
            <w:spacing w:before="0" w:after="0"/>
            <w:ind w:left="360" w:hanging="360"/>
          </w:pPr>
        </w:pPrChange>
      </w:pPr>
      <w:ins w:id="9495" w:author="mbeckerle" w:date="2012-07-03T09:54:00Z">
        <w:del w:id="9496" w:author="Steve Hanson" w:date="2012-08-06T14:19:00Z">
          <w:r w:rsidRPr="005F682A" w:rsidDel="003056C3">
            <w:rPr>
              <w:rFonts w:cs="Arial"/>
              <w:color w:val="000000"/>
            </w:rPr>
            <w:delText xml:space="preserve">no terminator on </w:delText>
          </w:r>
          <w:r w:rsidDel="003056C3">
            <w:rPr>
              <w:rFonts w:cs="Arial"/>
              <w:color w:val="000000"/>
            </w:rPr>
            <w:delText xml:space="preserve">the </w:delText>
          </w:r>
          <w:r w:rsidRPr="005F682A" w:rsidDel="003056C3">
            <w:rPr>
              <w:rFonts w:cs="Arial"/>
              <w:color w:val="000000"/>
            </w:rPr>
            <w:delText>sequence</w:delText>
          </w:r>
        </w:del>
      </w:ins>
    </w:p>
    <w:p w14:paraId="386561C3" w14:textId="669C3038" w:rsidR="00837812" w:rsidDel="003056C3" w:rsidRDefault="00837812">
      <w:pPr>
        <w:autoSpaceDE w:val="0"/>
        <w:autoSpaceDN w:val="0"/>
        <w:adjustRightInd w:val="0"/>
        <w:spacing w:before="0" w:after="0"/>
        <w:rPr>
          <w:ins w:id="9497" w:author="mbeckerle" w:date="2012-07-03T09:54:00Z"/>
          <w:del w:id="9498" w:author="Steve Hanson" w:date="2012-08-06T14:19:00Z"/>
          <w:rFonts w:cs="Arial"/>
          <w:color w:val="000000"/>
        </w:rPr>
        <w:pPrChange w:id="9499" w:author="Steve Hanson" w:date="2012-08-06T14:26:00Z">
          <w:pPr>
            <w:numPr>
              <w:numId w:val="160"/>
            </w:numPr>
            <w:tabs>
              <w:tab w:val="num" w:pos="360"/>
            </w:tabs>
            <w:autoSpaceDE w:val="0"/>
            <w:autoSpaceDN w:val="0"/>
            <w:adjustRightInd w:val="0"/>
            <w:spacing w:before="0" w:after="0"/>
            <w:ind w:left="360" w:hanging="360"/>
          </w:pPr>
        </w:pPrChange>
      </w:pPr>
      <w:ins w:id="9500" w:author="mbeckerle" w:date="2012-07-03T09:54:00Z">
        <w:del w:id="9501" w:author="Steve Hanson" w:date="2012-08-06T14:19:00Z">
          <w:r w:rsidRPr="005F682A" w:rsidDel="003056C3">
            <w:rPr>
              <w:rFonts w:cs="Arial"/>
              <w:color w:val="000000"/>
            </w:rPr>
            <w:delText xml:space="preserve">no trailingSkip on </w:delText>
          </w:r>
          <w:r w:rsidDel="003056C3">
            <w:rPr>
              <w:rFonts w:cs="Arial"/>
              <w:color w:val="000000"/>
            </w:rPr>
            <w:delText xml:space="preserve">the </w:delText>
          </w:r>
          <w:r w:rsidRPr="005F682A" w:rsidDel="003056C3">
            <w:rPr>
              <w:rFonts w:cs="Arial"/>
              <w:color w:val="000000"/>
            </w:rPr>
            <w:delText>sequence</w:delText>
          </w:r>
        </w:del>
      </w:ins>
    </w:p>
    <w:p w14:paraId="24644651" w14:textId="10F2C3FD" w:rsidR="00837812" w:rsidRDefault="00837812" w:rsidP="005D2633">
      <w:pPr>
        <w:autoSpaceDE w:val="0"/>
        <w:autoSpaceDN w:val="0"/>
        <w:adjustRightInd w:val="0"/>
        <w:rPr>
          <w:ins w:id="9502" w:author="mbeckerle" w:date="2012-07-03T09:54:00Z"/>
          <w:rFonts w:cs="Arial"/>
          <w:color w:val="000000"/>
        </w:rPr>
      </w:pPr>
      <w:ins w:id="9503" w:author="mbeckerle" w:date="2012-07-03T09:54:00Z">
        <w:del w:id="9504" w:author="Steve Hanson" w:date="2012-08-06T14:19:00Z">
          <w:r w:rsidRPr="005F682A" w:rsidDel="003056C3">
            <w:rPr>
              <w:rFonts w:cs="Arial"/>
              <w:color w:val="000000"/>
            </w:rPr>
            <w:delText xml:space="preserve">no floating elements in the sequence </w:delText>
          </w:r>
        </w:del>
        <w:del w:id="9505" w:author="Steve Hanson" w:date="2012-08-06T14:24:00Z">
          <w:r w:rsidRPr="005F682A" w:rsidDel="005D2633">
            <w:rPr>
              <w:rFonts w:cs="Arial"/>
              <w:color w:val="000000"/>
            </w:rPr>
            <w:br/>
          </w:r>
        </w:del>
      </w:ins>
    </w:p>
    <w:p w14:paraId="35EA480D" w14:textId="17AEE96A" w:rsidR="00837812" w:rsidRPr="005F682A" w:rsidDel="005D2633" w:rsidRDefault="00837812" w:rsidP="00837812">
      <w:pPr>
        <w:autoSpaceDE w:val="0"/>
        <w:autoSpaceDN w:val="0"/>
        <w:adjustRightInd w:val="0"/>
        <w:rPr>
          <w:ins w:id="9506" w:author="mbeckerle" w:date="2012-07-03T09:54:00Z"/>
          <w:del w:id="9507" w:author="Steve Hanson" w:date="2012-08-06T14:24:00Z"/>
          <w:rFonts w:cs="Arial"/>
          <w:color w:val="000000"/>
        </w:rPr>
      </w:pPr>
      <w:ins w:id="9508" w:author="mbeckerle" w:date="2012-07-03T09:54:00Z">
        <w:del w:id="9509" w:author="Steve Hanson" w:date="2012-08-06T14:24:00Z">
          <w:r w:rsidDel="005D2633">
            <w:rPr>
              <w:rFonts w:cs="Arial"/>
              <w:color w:val="000000"/>
            </w:rPr>
            <w:delText>I</w:delText>
          </w:r>
          <w:r w:rsidRPr="005F682A" w:rsidDel="005D2633">
            <w:rPr>
              <w:rFonts w:cs="Arial"/>
              <w:color w:val="000000"/>
            </w:rPr>
            <w:delText xml:space="preserve">f </w:delText>
          </w:r>
          <w:r w:rsidDel="005D2633">
            <w:rPr>
              <w:rFonts w:cs="Arial"/>
              <w:color w:val="000000"/>
            </w:rPr>
            <w:delText xml:space="preserve">the </w:delText>
          </w:r>
          <w:r w:rsidRPr="005F682A" w:rsidDel="005D2633">
            <w:rPr>
              <w:rFonts w:cs="Arial"/>
              <w:color w:val="000000"/>
            </w:rPr>
            <w:delText xml:space="preserve">element is in a choice </w:delText>
          </w:r>
          <w:r w:rsidDel="005D2633">
            <w:rPr>
              <w:rFonts w:cs="Arial"/>
              <w:color w:val="000000"/>
            </w:rPr>
            <w:delText xml:space="preserve">where </w:delText>
          </w:r>
          <w:r w:rsidRPr="005F682A" w:rsidDel="005D2633">
            <w:rPr>
              <w:rFonts w:cs="Arial"/>
              <w:color w:val="000000"/>
            </w:rPr>
            <w:delText xml:space="preserve">choiceLengthKind is 'implicit' </w:delText>
          </w:r>
          <w:r w:rsidDel="005D2633">
            <w:rPr>
              <w:rFonts w:cs="Arial"/>
              <w:color w:val="000000"/>
            </w:rPr>
            <w:delText>then</w:delText>
          </w:r>
        </w:del>
      </w:ins>
    </w:p>
    <w:p w14:paraId="77DADE28" w14:textId="5D4269D2" w:rsidR="00837812" w:rsidDel="005D2633" w:rsidRDefault="00837812" w:rsidP="00837812">
      <w:pPr>
        <w:numPr>
          <w:ilvl w:val="0"/>
          <w:numId w:val="161"/>
        </w:numPr>
        <w:autoSpaceDE w:val="0"/>
        <w:autoSpaceDN w:val="0"/>
        <w:adjustRightInd w:val="0"/>
        <w:spacing w:before="0" w:after="0"/>
        <w:rPr>
          <w:ins w:id="9510" w:author="mbeckerle" w:date="2012-07-03T09:54:00Z"/>
          <w:del w:id="9511" w:author="Steve Hanson" w:date="2012-08-06T14:24:00Z"/>
          <w:rFonts w:cs="Arial"/>
          <w:color w:val="000000"/>
        </w:rPr>
      </w:pPr>
      <w:ins w:id="9512" w:author="mbeckerle" w:date="2012-07-03T09:54:00Z">
        <w:del w:id="9513" w:author="Steve Hanson" w:date="2012-08-06T14:24:00Z">
          <w:r w:rsidDel="005D2633">
            <w:rPr>
              <w:rFonts w:cs="Arial"/>
              <w:color w:val="000000"/>
            </w:rPr>
            <w:delText xml:space="preserve">the </w:delText>
          </w:r>
          <w:r w:rsidRPr="005F682A" w:rsidDel="005D2633">
            <w:rPr>
              <w:rFonts w:cs="Arial"/>
              <w:color w:val="000000"/>
            </w:rPr>
            <w:delText>choice must be the content of a complex type</w:delText>
          </w:r>
        </w:del>
      </w:ins>
    </w:p>
    <w:p w14:paraId="228990A8" w14:textId="6A0C7958" w:rsidR="00837812" w:rsidDel="005D2633" w:rsidRDefault="00837812" w:rsidP="00837812">
      <w:pPr>
        <w:numPr>
          <w:ilvl w:val="0"/>
          <w:numId w:val="161"/>
        </w:numPr>
        <w:autoSpaceDE w:val="0"/>
        <w:autoSpaceDN w:val="0"/>
        <w:adjustRightInd w:val="0"/>
        <w:spacing w:before="0" w:after="0"/>
        <w:rPr>
          <w:ins w:id="9514" w:author="mbeckerle" w:date="2012-07-03T09:54:00Z"/>
          <w:del w:id="9515" w:author="Steve Hanson" w:date="2012-08-06T14:24:00Z"/>
          <w:rFonts w:cs="Arial"/>
          <w:color w:val="000000"/>
        </w:rPr>
      </w:pPr>
      <w:ins w:id="9516" w:author="mbeckerle" w:date="2012-07-03T09:54:00Z">
        <w:del w:id="9517" w:author="Steve Hanson" w:date="2012-08-06T14:24:00Z">
          <w:r w:rsidRPr="005F682A" w:rsidDel="005D2633">
            <w:rPr>
              <w:rFonts w:cs="Arial"/>
              <w:color w:val="000000"/>
            </w:rPr>
            <w:delText xml:space="preserve">no terminator on </w:delText>
          </w:r>
          <w:r w:rsidDel="005D2633">
            <w:rPr>
              <w:rFonts w:cs="Arial"/>
              <w:color w:val="000000"/>
            </w:rPr>
            <w:delText xml:space="preserve">the </w:delText>
          </w:r>
          <w:r w:rsidRPr="005F682A" w:rsidDel="005D2633">
            <w:rPr>
              <w:rFonts w:cs="Arial"/>
              <w:color w:val="000000"/>
            </w:rPr>
            <w:delText>choice</w:delText>
          </w:r>
        </w:del>
      </w:ins>
    </w:p>
    <w:p w14:paraId="127F34B5" w14:textId="218FACCB" w:rsidR="00837812" w:rsidRPr="005F682A" w:rsidDel="005D2633" w:rsidRDefault="00837812" w:rsidP="00837812">
      <w:pPr>
        <w:numPr>
          <w:ilvl w:val="0"/>
          <w:numId w:val="161"/>
        </w:numPr>
        <w:autoSpaceDE w:val="0"/>
        <w:autoSpaceDN w:val="0"/>
        <w:adjustRightInd w:val="0"/>
        <w:spacing w:before="0" w:after="0"/>
        <w:rPr>
          <w:ins w:id="9518" w:author="mbeckerle" w:date="2012-07-03T09:54:00Z"/>
          <w:del w:id="9519" w:author="Steve Hanson" w:date="2012-08-06T14:24:00Z"/>
          <w:rFonts w:cs="Arial"/>
          <w:color w:val="000000"/>
          <w:lang w:eastAsia="en-GB"/>
        </w:rPr>
      </w:pPr>
      <w:ins w:id="9520" w:author="mbeckerle" w:date="2012-07-03T09:54:00Z">
        <w:del w:id="9521" w:author="Steve Hanson" w:date="2012-08-06T14:24:00Z">
          <w:r w:rsidDel="005D2633">
            <w:rPr>
              <w:rFonts w:cs="Arial"/>
              <w:color w:val="000000"/>
            </w:rPr>
            <w:delText>n</w:delText>
          </w:r>
          <w:r w:rsidRPr="005F682A" w:rsidDel="005D2633">
            <w:rPr>
              <w:rFonts w:cs="Arial"/>
              <w:color w:val="000000"/>
            </w:rPr>
            <w:delText xml:space="preserve">o trailingSkip on </w:delText>
          </w:r>
          <w:r w:rsidDel="005D2633">
            <w:rPr>
              <w:rFonts w:cs="Arial"/>
              <w:color w:val="000000"/>
            </w:rPr>
            <w:delText xml:space="preserve">the </w:delText>
          </w:r>
          <w:r w:rsidRPr="005F682A" w:rsidDel="005D2633">
            <w:rPr>
              <w:rFonts w:cs="Arial"/>
              <w:color w:val="000000"/>
            </w:rPr>
            <w:delText>choice</w:delText>
          </w:r>
        </w:del>
      </w:ins>
    </w:p>
    <w:p w14:paraId="3515B5A8" w14:textId="7905707C" w:rsidR="00837812" w:rsidDel="003056C3" w:rsidRDefault="00837812" w:rsidP="00837812">
      <w:pPr>
        <w:autoSpaceDE w:val="0"/>
        <w:autoSpaceDN w:val="0"/>
        <w:adjustRightInd w:val="0"/>
        <w:rPr>
          <w:ins w:id="9522" w:author="mbeckerle" w:date="2012-07-03T09:54:00Z"/>
          <w:del w:id="9523" w:author="Steve Hanson" w:date="2012-08-06T14:16:00Z"/>
          <w:rFonts w:cs="Arial"/>
          <w:color w:val="000000"/>
          <w:lang w:eastAsia="en-GB"/>
        </w:rPr>
      </w:pPr>
    </w:p>
    <w:p w14:paraId="1CE6C6D3" w14:textId="5699091F" w:rsidR="00837812" w:rsidRDefault="00837812" w:rsidP="00837812">
      <w:pPr>
        <w:autoSpaceDE w:val="0"/>
        <w:autoSpaceDN w:val="0"/>
        <w:adjustRightInd w:val="0"/>
        <w:rPr>
          <w:ins w:id="9524" w:author="mbeckerle" w:date="2012-07-03T09:54:00Z"/>
          <w:rFonts w:cs="Arial"/>
          <w:color w:val="000000"/>
        </w:rPr>
      </w:pPr>
      <w:ins w:id="9525" w:author="mbeckerle" w:date="2012-07-03T09:55:00Z">
        <w:r>
          <w:rPr>
            <w:rFonts w:cs="Arial"/>
            <w:color w:val="000000"/>
          </w:rPr>
          <w:t>A</w:t>
        </w:r>
      </w:ins>
      <w:ins w:id="9526" w:author="mbeckerle" w:date="2012-07-03T09:54:00Z">
        <w:r w:rsidRPr="005F682A">
          <w:rPr>
            <w:rFonts w:cs="Arial"/>
            <w:color w:val="000000"/>
          </w:rPr>
          <w:t xml:space="preserve"> complex element can have 'endOfParent'</w:t>
        </w:r>
        <w:r>
          <w:rPr>
            <w:rFonts w:cs="Arial"/>
            <w:color w:val="000000"/>
          </w:rPr>
          <w:t xml:space="preserve">. If so then </w:t>
        </w:r>
        <w:r w:rsidRPr="005F682A">
          <w:rPr>
            <w:rFonts w:cs="Arial"/>
            <w:color w:val="000000"/>
          </w:rPr>
          <w:t xml:space="preserve">its last child element can be any </w:t>
        </w:r>
      </w:ins>
      <w:ins w:id="9527" w:author="Steve Hanson" w:date="2013-02-05T10:23:00Z">
        <w:r w:rsidR="003E5A50">
          <w:rPr>
            <w:rFonts w:cs="Arial"/>
            <w:color w:val="000000"/>
          </w:rPr>
          <w:t>dfdl:</w:t>
        </w:r>
      </w:ins>
      <w:ins w:id="9528" w:author="mbeckerle" w:date="2012-07-03T09:54:00Z">
        <w:r w:rsidRPr="005F682A">
          <w:rPr>
            <w:rFonts w:cs="Arial"/>
            <w:color w:val="000000"/>
          </w:rPr>
          <w:t>lengthKind including 'endOfParent'</w:t>
        </w:r>
        <w:r>
          <w:rPr>
            <w:rFonts w:cs="Arial"/>
            <w:color w:val="000000"/>
          </w:rPr>
          <w:t>.</w:t>
        </w:r>
      </w:ins>
    </w:p>
    <w:p w14:paraId="5C66497E" w14:textId="6E9EC539" w:rsidR="00837812" w:rsidRPr="005F682A" w:rsidDel="005D2633" w:rsidRDefault="00837812" w:rsidP="00837812">
      <w:pPr>
        <w:autoSpaceDE w:val="0"/>
        <w:autoSpaceDN w:val="0"/>
        <w:adjustRightInd w:val="0"/>
        <w:rPr>
          <w:ins w:id="9529" w:author="mbeckerle" w:date="2012-07-03T09:54:00Z"/>
          <w:del w:id="9530" w:author="Steve Hanson" w:date="2012-08-06T14:26:00Z"/>
          <w:rFonts w:cs="Arial"/>
          <w:color w:val="000000"/>
        </w:rPr>
      </w:pPr>
      <w:ins w:id="9531" w:author="mbeckerle" w:date="2012-07-03T09:54:00Z">
        <w:r w:rsidRPr="005F682A">
          <w:rPr>
            <w:rFonts w:cs="Arial"/>
            <w:color w:val="000000"/>
          </w:rPr>
          <w:t xml:space="preserve"> </w:t>
        </w:r>
      </w:ins>
    </w:p>
    <w:p w14:paraId="5B1E537E" w14:textId="30A43676" w:rsidR="00837812" w:rsidRPr="005F682A" w:rsidRDefault="00837812" w:rsidP="00837812">
      <w:pPr>
        <w:autoSpaceDE w:val="0"/>
        <w:autoSpaceDN w:val="0"/>
        <w:adjustRightInd w:val="0"/>
        <w:rPr>
          <w:ins w:id="9532" w:author="mbeckerle" w:date="2012-07-03T09:54:00Z"/>
          <w:rFonts w:cs="Arial"/>
          <w:color w:val="000000"/>
        </w:rPr>
      </w:pPr>
      <w:ins w:id="9533" w:author="mbeckerle" w:date="2012-07-03T09:54:00Z">
        <w:del w:id="9534" w:author="Steve Hanson" w:date="2012-08-06T14:26:00Z">
          <w:r w:rsidDel="005D2633">
            <w:rPr>
              <w:rFonts w:cs="Arial"/>
              <w:color w:val="000000"/>
            </w:rPr>
            <w:delText>A</w:delText>
          </w:r>
        </w:del>
      </w:ins>
      <w:ins w:id="9535" w:author="Steve Hanson" w:date="2012-08-06T14:26:00Z">
        <w:r w:rsidR="005D2633">
          <w:rPr>
            <w:rFonts w:cs="Arial"/>
            <w:color w:val="000000"/>
          </w:rPr>
          <w:t>A</w:t>
        </w:r>
      </w:ins>
      <w:ins w:id="9536" w:author="mbeckerle" w:date="2012-07-03T09:54:00Z">
        <w:r>
          <w:rPr>
            <w:rFonts w:cs="Arial"/>
            <w:color w:val="000000"/>
          </w:rPr>
          <w:t>n</w:t>
        </w:r>
        <w:r w:rsidRPr="005F682A">
          <w:rPr>
            <w:rFonts w:cs="Arial"/>
            <w:color w:val="000000"/>
          </w:rPr>
          <w:t xml:space="preserve"> element </w:t>
        </w:r>
        <w:r>
          <w:rPr>
            <w:rFonts w:cs="Arial"/>
            <w:color w:val="000000"/>
          </w:rPr>
          <w:t xml:space="preserve">with ‘endOfParent’ </w:t>
        </w:r>
        <w:r w:rsidRPr="005F682A">
          <w:rPr>
            <w:rFonts w:cs="Arial"/>
            <w:color w:val="000000"/>
          </w:rPr>
          <w:t xml:space="preserve">must be the last thing in its </w:t>
        </w:r>
        <w:r>
          <w:rPr>
            <w:rFonts w:cs="Arial"/>
            <w:color w:val="000000"/>
          </w:rPr>
          <w:t>‘</w:t>
        </w:r>
        <w:r w:rsidRPr="005F682A">
          <w:rPr>
            <w:rFonts w:cs="Arial"/>
            <w:color w:val="000000"/>
          </w:rPr>
          <w:t>bo</w:t>
        </w:r>
        <w:r>
          <w:rPr>
            <w:rFonts w:cs="Arial"/>
            <w:color w:val="000000"/>
          </w:rPr>
          <w:t>x’. A ‘</w:t>
        </w:r>
        <w:r w:rsidRPr="005F682A">
          <w:rPr>
            <w:rFonts w:cs="Arial"/>
            <w:color w:val="000000"/>
          </w:rPr>
          <w:t>box</w:t>
        </w:r>
        <w:r>
          <w:rPr>
            <w:rFonts w:cs="Arial"/>
            <w:color w:val="000000"/>
          </w:rPr>
          <w:t>’</w:t>
        </w:r>
        <w:r w:rsidRPr="005F682A">
          <w:rPr>
            <w:rFonts w:cs="Arial"/>
            <w:color w:val="000000"/>
          </w:rPr>
          <w:t xml:space="preserve"> is defined as a portion of the data stream that has an established length prior to the parsing of its children</w:t>
        </w:r>
        <w:r>
          <w:rPr>
            <w:rFonts w:cs="Arial"/>
            <w:color w:val="000000"/>
          </w:rPr>
          <w:t>. Specifically a box is either:</w:t>
        </w:r>
      </w:ins>
    </w:p>
    <w:p w14:paraId="3575F81E" w14:textId="47FFDAA7" w:rsidR="00837812" w:rsidRPr="005F682A" w:rsidRDefault="00837812" w:rsidP="00837812">
      <w:pPr>
        <w:numPr>
          <w:ilvl w:val="0"/>
          <w:numId w:val="162"/>
        </w:numPr>
        <w:autoSpaceDE w:val="0"/>
        <w:autoSpaceDN w:val="0"/>
        <w:adjustRightInd w:val="0"/>
        <w:spacing w:before="0" w:after="0"/>
        <w:rPr>
          <w:rFonts w:cs="Arial"/>
          <w:color w:val="000000"/>
        </w:rPr>
      </w:pPr>
      <w:r>
        <w:rPr>
          <w:rFonts w:cs="Arial"/>
          <w:color w:val="000000"/>
        </w:rPr>
        <w:t xml:space="preserve">A complex </w:t>
      </w:r>
      <w:r w:rsidRPr="005F682A">
        <w:rPr>
          <w:rFonts w:cs="Arial"/>
          <w:color w:val="000000"/>
        </w:rPr>
        <w:t xml:space="preserve">element with </w:t>
      </w:r>
      <w:ins w:id="9537" w:author="Steve Hanson" w:date="2013-02-05T10:23:00Z">
        <w:r w:rsidR="003E5A50">
          <w:rPr>
            <w:rFonts w:cs="Arial"/>
            <w:color w:val="000000"/>
          </w:rPr>
          <w:t>dfdl:</w:t>
        </w:r>
      </w:ins>
      <w:r w:rsidRPr="005F682A">
        <w:rPr>
          <w:rFonts w:cs="Arial"/>
          <w:color w:val="000000"/>
        </w:rPr>
        <w:t>lengthKind 'explicit', 'prefixed'</w:t>
      </w:r>
      <w:r>
        <w:rPr>
          <w:rFonts w:cs="Arial"/>
          <w:color w:val="000000"/>
        </w:rPr>
        <w:t xml:space="preserve"> or</w:t>
      </w:r>
      <w:r w:rsidRPr="005F682A">
        <w:rPr>
          <w:rFonts w:cs="Arial"/>
          <w:color w:val="000000"/>
        </w:rPr>
        <w:t xml:space="preserve"> 'pattern' </w:t>
      </w:r>
      <w:r>
        <w:rPr>
          <w:rFonts w:cs="Arial"/>
          <w:color w:val="000000"/>
        </w:rPr>
        <w:t>AND</w:t>
      </w:r>
      <w:r w:rsidRPr="005F682A">
        <w:rPr>
          <w:rFonts w:cs="Arial"/>
          <w:color w:val="000000"/>
        </w:rPr>
        <w:t xml:space="preserve"> no (sequence right framing or sequence postfix separator or choice right framing)</w:t>
      </w:r>
    </w:p>
    <w:p w14:paraId="09BC6D98" w14:textId="77777777" w:rsidR="00837812" w:rsidRPr="005F682A" w:rsidRDefault="00837812" w:rsidP="00837812">
      <w:pPr>
        <w:numPr>
          <w:ilvl w:val="0"/>
          <w:numId w:val="162"/>
        </w:numPr>
        <w:autoSpaceDE w:val="0"/>
        <w:autoSpaceDN w:val="0"/>
        <w:adjustRightInd w:val="0"/>
        <w:spacing w:before="0" w:after="0"/>
        <w:rPr>
          <w:rFonts w:cs="Arial"/>
          <w:color w:val="000000"/>
          <w:lang w:eastAsia="en-GB"/>
        </w:rPr>
      </w:pPr>
      <w:r>
        <w:rPr>
          <w:rFonts w:cs="Arial"/>
          <w:color w:val="000000"/>
        </w:rPr>
        <w:t xml:space="preserve">A </w:t>
      </w:r>
      <w:r w:rsidRPr="005F682A">
        <w:rPr>
          <w:rFonts w:cs="Arial"/>
          <w:color w:val="000000"/>
        </w:rPr>
        <w:t xml:space="preserve">choice with choiceLengthKind </w:t>
      </w:r>
      <w:commentRangeStart w:id="9538"/>
      <w:r w:rsidRPr="005F682A">
        <w:rPr>
          <w:rFonts w:cs="Arial"/>
          <w:color w:val="000000"/>
        </w:rPr>
        <w:t>'explicit'</w:t>
      </w:r>
      <w:commentRangeEnd w:id="9462"/>
      <w:r>
        <w:rPr>
          <w:rStyle w:val="CommentReference"/>
        </w:rPr>
        <w:commentReference w:id="9462"/>
      </w:r>
      <w:commentRangeEnd w:id="9538"/>
      <w:r w:rsidR="008356D4">
        <w:rPr>
          <w:rStyle w:val="CommentReference"/>
        </w:rPr>
        <w:commentReference w:id="9538"/>
      </w:r>
    </w:p>
    <w:p w14:paraId="36D11417" w14:textId="4988AD24" w:rsidR="00FB15E3" w:rsidRDefault="00FB15E3" w:rsidP="003E5A50">
      <w:pPr>
        <w:autoSpaceDE w:val="0"/>
        <w:rPr>
          <w:ins w:id="9539" w:author="mbeckerle" w:date="2013-02-04T11:19:00Z"/>
          <w:rFonts w:ascii="Helv" w:hAnsi="Helv" w:cs="Helv"/>
          <w:color w:val="000000"/>
          <w:lang w:eastAsia="en-GB"/>
        </w:rPr>
      </w:pPr>
      <w:commentRangeStart w:id="9540"/>
      <w:ins w:id="9541" w:author="mbeckerle" w:date="2013-02-04T11:19:00Z">
        <w:r>
          <w:rPr>
            <w:rFonts w:ascii="Helv" w:hAnsi="Helv" w:cs="Helv"/>
            <w:color w:val="000000"/>
            <w:lang w:eastAsia="en-GB"/>
          </w:rPr>
          <w:t xml:space="preserve">When unparsing, if the parent is a complex element with </w:t>
        </w:r>
      </w:ins>
      <w:ins w:id="9542" w:author="Steve Hanson" w:date="2013-02-05T10:23:00Z">
        <w:r w:rsidR="003E5A50">
          <w:rPr>
            <w:rFonts w:ascii="Helv" w:hAnsi="Helv" w:cs="Helv"/>
            <w:color w:val="000000"/>
            <w:lang w:eastAsia="en-GB"/>
          </w:rPr>
          <w:t>dfdl:</w:t>
        </w:r>
      </w:ins>
      <w:ins w:id="9543" w:author="mbeckerle" w:date="2013-02-04T11:19:00Z">
        <w:r>
          <w:rPr>
            <w:rFonts w:ascii="Helv" w:hAnsi="Helv" w:cs="Helv"/>
            <w:color w:val="000000"/>
            <w:lang w:eastAsia="en-GB"/>
          </w:rPr>
          <w:t xml:space="preserve">lengthKind ‘explicit’ or a choice with </w:t>
        </w:r>
      </w:ins>
      <w:ins w:id="9544" w:author="Steve Hanson" w:date="2013-02-05T10:23:00Z">
        <w:r w:rsidR="003E5A50">
          <w:rPr>
            <w:rFonts w:ascii="Helv" w:hAnsi="Helv" w:cs="Helv"/>
            <w:color w:val="000000"/>
            <w:lang w:eastAsia="en-GB"/>
          </w:rPr>
          <w:t>dfdl:</w:t>
        </w:r>
      </w:ins>
      <w:ins w:id="9545" w:author="mbeckerle" w:date="2013-02-04T11:19:00Z">
        <w:r>
          <w:rPr>
            <w:rFonts w:ascii="Helv" w:hAnsi="Helv" w:cs="Helv"/>
            <w:color w:val="000000"/>
            <w:lang w:eastAsia="en-GB"/>
          </w:rPr>
          <w:t xml:space="preserve">choiceLengthKind ‘explicit‘ then the element with </w:t>
        </w:r>
      </w:ins>
      <w:ins w:id="9546" w:author="Steve Hanson" w:date="2013-02-05T10:23:00Z">
        <w:r w:rsidR="003E5A50">
          <w:rPr>
            <w:rFonts w:ascii="Helv" w:hAnsi="Helv" w:cs="Helv"/>
            <w:color w:val="000000"/>
            <w:lang w:eastAsia="en-GB"/>
          </w:rPr>
          <w:t>dfdl:</w:t>
        </w:r>
      </w:ins>
      <w:ins w:id="9547" w:author="mbeckerle" w:date="2013-02-04T11:19:00Z">
        <w:r>
          <w:rPr>
            <w:rFonts w:ascii="Helv" w:hAnsi="Helv" w:cs="Helv"/>
            <w:color w:val="000000"/>
            <w:lang w:eastAsia="en-GB"/>
          </w:rPr>
          <w:t xml:space="preserve">lengthKind ‘endOfParent’ is padded or filled in the usual manner to the required length.  </w:t>
        </w:r>
        <w:commentRangeEnd w:id="9540"/>
        <w:r>
          <w:rPr>
            <w:rStyle w:val="CommentReference"/>
          </w:rPr>
          <w:commentReference w:id="9540"/>
        </w:r>
      </w:ins>
    </w:p>
    <w:p w14:paraId="677162E4" w14:textId="0718D5D6" w:rsidR="00837812" w:rsidRPr="005223F4" w:rsidRDefault="00837812" w:rsidP="0062558C"/>
    <w:p w14:paraId="0A42C5B8" w14:textId="6E0FBAEC" w:rsidR="0049193B" w:rsidRPr="005223F4" w:rsidRDefault="00837812" w:rsidP="0031368F">
      <w:pPr>
        <w:pStyle w:val="Heading3"/>
      </w:pPr>
      <w:bookmarkStart w:id="9548" w:name="_Toc322911641"/>
      <w:bookmarkStart w:id="9549" w:name="_Toc322912180"/>
      <w:bookmarkEnd w:id="9548"/>
      <w:bookmarkEnd w:id="9549"/>
      <w:del w:id="9550" w:author="mbeckerle" w:date="2012-08-14T09:57:00Z">
        <w:r w:rsidDel="008356D4">
          <w:rPr>
            <w:rFonts w:ascii="Helv" w:hAnsi="Helv" w:cs="Helv"/>
            <w:color w:val="000000"/>
            <w:lang w:eastAsia="en-GB"/>
          </w:rPr>
          <w:delText>.</w:delText>
        </w:r>
      </w:del>
      <w:bookmarkStart w:id="9551" w:name="_Toc322911642"/>
      <w:bookmarkStart w:id="9552" w:name="_Toc322912181"/>
      <w:bookmarkStart w:id="9553" w:name="_Toc329093030"/>
      <w:bookmarkStart w:id="9554" w:name="_Toc332701543"/>
      <w:bookmarkStart w:id="9555" w:name="_Toc322911643"/>
      <w:bookmarkStart w:id="9556" w:name="_Toc322912182"/>
      <w:bookmarkStart w:id="9557" w:name="_Toc329093031"/>
      <w:bookmarkStart w:id="9558" w:name="_Toc332701544"/>
      <w:bookmarkStart w:id="9559" w:name="_Ref251932750"/>
      <w:bookmarkStart w:id="9560" w:name="_Toc349042742"/>
      <w:bookmarkStart w:id="9561" w:name="_Toc362453306"/>
      <w:bookmarkEnd w:id="9551"/>
      <w:bookmarkEnd w:id="9552"/>
      <w:bookmarkEnd w:id="9553"/>
      <w:bookmarkEnd w:id="9554"/>
      <w:bookmarkEnd w:id="9555"/>
      <w:bookmarkEnd w:id="9556"/>
      <w:bookmarkEnd w:id="9557"/>
      <w:bookmarkEnd w:id="9558"/>
      <w:r w:rsidR="0058763B" w:rsidRPr="005223F4">
        <w:t>E</w:t>
      </w:r>
      <w:r w:rsidR="0049193B" w:rsidRPr="005223F4">
        <w:t>lements of Specified Length</w:t>
      </w:r>
      <w:bookmarkEnd w:id="9559"/>
      <w:bookmarkEnd w:id="9560"/>
      <w:bookmarkEnd w:id="9561"/>
    </w:p>
    <w:p w14:paraId="3EA7D632" w14:textId="77777777" w:rsidR="00CF6C3D" w:rsidRPr="005223F4" w:rsidRDefault="00CF6C3D" w:rsidP="007B5FED">
      <w:r w:rsidRPr="005223F4">
        <w:t xml:space="preserve">An element has a specified length when </w:t>
      </w:r>
      <w:r w:rsidR="00314EE6" w:rsidRPr="005223F4">
        <w:t>dfdl:lengthKind is 'explicit'</w:t>
      </w:r>
      <w:r w:rsidR="00776E83" w:rsidRPr="005223F4">
        <w:t>, 'implicit'</w:t>
      </w:r>
      <w:ins w:id="9562" w:author="Steve Hanson" w:date="2012-02-23T15:33:00Z">
        <w:r w:rsidR="00B40487">
          <w:t xml:space="preserve"> (simple type only)</w:t>
        </w:r>
      </w:ins>
      <w:r w:rsidR="00776E83" w:rsidRPr="005223F4">
        <w:t xml:space="preserve"> </w:t>
      </w:r>
      <w:r w:rsidR="00314EE6" w:rsidRPr="005223F4">
        <w:t xml:space="preserve"> or 'prefixed'. The units </w:t>
      </w:r>
      <w:r w:rsidR="004936E6" w:rsidRPr="005223F4">
        <w:t xml:space="preserve">that the length represents </w:t>
      </w:r>
      <w:r w:rsidR="00563988" w:rsidRPr="005223F4">
        <w:t xml:space="preserve">are </w:t>
      </w:r>
      <w:r w:rsidR="004936E6" w:rsidRPr="005223F4">
        <w:t>specified by the dfdl:lengthUnits property</w:t>
      </w:r>
      <w:r w:rsidR="00A47110">
        <w:t xml:space="preserve">, </w:t>
      </w:r>
      <w:del w:id="9563" w:author="mbeckerle" w:date="2012-03-24T13:43:00Z">
        <w:r w:rsidR="00A47110" w:rsidDel="002D45CC">
          <w:delText xml:space="preserve">expect </w:delText>
        </w:r>
      </w:del>
      <w:ins w:id="9564" w:author="mbeckerle" w:date="2012-03-24T13:43:00Z">
        <w:r w:rsidR="002D45CC">
          <w:t xml:space="preserve">except </w:t>
        </w:r>
      </w:ins>
      <w:r w:rsidR="00A47110">
        <w:t xml:space="preserve">when dfdl:lengthKind is 'implicit' and the simpleType is not </w:t>
      </w:r>
      <w:r w:rsidR="00A47110" w:rsidRPr="005223F4">
        <w:t xml:space="preserve">xs:string </w:t>
      </w:r>
      <w:r w:rsidR="007B5FED">
        <w:t>or</w:t>
      </w:r>
      <w:r w:rsidR="00A47110" w:rsidRPr="005223F4">
        <w:t xml:space="preserve"> xs:hexBinary</w:t>
      </w:r>
      <w:r w:rsidR="004936E6" w:rsidRPr="005223F4">
        <w:t xml:space="preserve">. </w:t>
      </w:r>
    </w:p>
    <w:p w14:paraId="47D11867" w14:textId="0EC41516" w:rsidR="004936E6" w:rsidRPr="005223F4" w:rsidRDefault="004936E6" w:rsidP="00806DBB">
      <w:r w:rsidRPr="005223F4">
        <w:t xml:space="preserve">If </w:t>
      </w:r>
      <w:r w:rsidR="00806DBB" w:rsidRPr="005223F4">
        <w:t>dfdl:</w:t>
      </w:r>
      <w:r w:rsidRPr="005223F4">
        <w:t xml:space="preserve">lengthUnits='bytes' then the value of the </w:t>
      </w:r>
      <w:ins w:id="9565" w:author="mbeckerle" w:date="2013-07-24T09:56:00Z">
        <w:r w:rsidR="00296ACA">
          <w:t>dfdl:</w:t>
        </w:r>
      </w:ins>
      <w:r w:rsidRPr="005223F4">
        <w:t>length property gives the exact length in bytes.</w:t>
      </w:r>
    </w:p>
    <w:p w14:paraId="3BA1F1E6" w14:textId="5723E2EB" w:rsidR="004936E6" w:rsidRPr="005223F4" w:rsidRDefault="004936E6" w:rsidP="0062558C">
      <w:r w:rsidRPr="005223F4">
        <w:t xml:space="preserve">If </w:t>
      </w:r>
      <w:r w:rsidR="00806DBB" w:rsidRPr="005223F4">
        <w:t>dfdl:</w:t>
      </w:r>
      <w:r w:rsidRPr="005223F4">
        <w:t xml:space="preserve">lengthUnits='characters' then the length in bytes will depend on the encoding of the characters. If the </w:t>
      </w:r>
      <w:ins w:id="9566" w:author="mbeckerle" w:date="2013-07-24T09:57:00Z">
        <w:r w:rsidR="00296ACA">
          <w:t>dfdl:</w:t>
        </w:r>
      </w:ins>
      <w:r w:rsidRPr="005223F4">
        <w:t xml:space="preserve">encoding property specifies a fixed-width encoding then the length in bytes is (character width*length). If the </w:t>
      </w:r>
      <w:ins w:id="9567" w:author="mbeckerle" w:date="2013-07-24T09:57:00Z">
        <w:r w:rsidR="00296ACA">
          <w:t>dfdl:</w:t>
        </w:r>
      </w:ins>
      <w:r w:rsidRPr="005223F4">
        <w:t>encoding property specifies a variable-width encoding then the length in bytes will depend on the actual characters in the element's value.</w:t>
      </w:r>
      <w:r w:rsidR="00806DBB" w:rsidRPr="005223F4">
        <w:t xml:space="preserve"> </w:t>
      </w:r>
      <w:r w:rsidR="00776E83" w:rsidRPr="005223F4">
        <w:t>The d</w:t>
      </w:r>
      <w:r w:rsidR="00806DBB" w:rsidRPr="005223F4">
        <w:t>fdl:len</w:t>
      </w:r>
      <w:r w:rsidR="0062558C" w:rsidRPr="005223F4">
        <w:t>gth</w:t>
      </w:r>
      <w:r w:rsidR="00806DBB" w:rsidRPr="005223F4">
        <w:t>Units 'characters' may only be use</w:t>
      </w:r>
      <w:r w:rsidR="00BE0A6A" w:rsidRPr="005223F4">
        <w:t>d</w:t>
      </w:r>
      <w:r w:rsidR="00806DBB" w:rsidRPr="005223F4">
        <w:t xml:space="preserve"> when dfdl:representation is 'text'</w:t>
      </w:r>
      <w:ins w:id="9568" w:author="Steve Hanson" w:date="2012-02-23T15:34:00Z">
        <w:r w:rsidR="00B40487">
          <w:t>, it is a schema definition error otherwise.</w:t>
        </w:r>
      </w:ins>
      <w:del w:id="9569" w:author="Steve Hanson" w:date="2012-02-23T15:34:00Z">
        <w:r w:rsidR="00776E83" w:rsidRPr="005223F4" w:rsidDel="00B40487">
          <w:delText>.</w:delText>
        </w:r>
      </w:del>
    </w:p>
    <w:p w14:paraId="4EC9CD29" w14:textId="275C2E2B" w:rsidR="004936E6" w:rsidRPr="005223F4" w:rsidRDefault="004936E6" w:rsidP="00765416">
      <w:r w:rsidRPr="005223F4">
        <w:t xml:space="preserve">If </w:t>
      </w:r>
      <w:r w:rsidR="00806DBB" w:rsidRPr="005223F4">
        <w:t>dfdl:</w:t>
      </w:r>
      <w:r w:rsidRPr="005223F4">
        <w:t>lengthUnits</w:t>
      </w:r>
      <w:ins w:id="9570" w:author="mbeckerle" w:date="2013-07-24T09:57:00Z">
        <w:r w:rsidR="00296ACA">
          <w:t xml:space="preserve"> is </w:t>
        </w:r>
      </w:ins>
      <w:del w:id="9571" w:author="mbeckerle" w:date="2013-07-24T09:57:00Z">
        <w:r w:rsidRPr="005223F4" w:rsidDel="00296ACA">
          <w:delText>=</w:delText>
        </w:r>
      </w:del>
      <w:r w:rsidRPr="005223F4">
        <w:t xml:space="preserve">'bits' then the value of the </w:t>
      </w:r>
      <w:ins w:id="9572" w:author="mbeckerle" w:date="2013-07-24T09:57:00Z">
        <w:r w:rsidR="00296ACA">
          <w:t>dfdl:</w:t>
        </w:r>
      </w:ins>
      <w:r w:rsidRPr="005223F4">
        <w:t>length property gives the exact length in bits.</w:t>
      </w:r>
      <w:r w:rsidR="00806DBB" w:rsidRPr="005223F4">
        <w:t xml:space="preserve"> 'Bits' may only be used for a limited set of schema types. See section: </w:t>
      </w:r>
      <w:r w:rsidR="00765416" w:rsidRPr="005223F4">
        <w:fldChar w:fldCharType="begin"/>
      </w:r>
      <w:r w:rsidR="00765416" w:rsidRPr="005223F4">
        <w:instrText xml:space="preserve"> REF _Ref254775272 \r \h </w:instrText>
      </w:r>
      <w:r w:rsidR="0062558C" w:rsidRPr="005223F4">
        <w:instrText xml:space="preserve"> \* MERGEFORMAT </w:instrText>
      </w:r>
      <w:r w:rsidR="00765416" w:rsidRPr="005223F4">
        <w:fldChar w:fldCharType="separate"/>
      </w:r>
      <w:ins w:id="9573" w:author="mbeckerle" w:date="2013-07-10T14:54:00Z">
        <w:r w:rsidR="008B68D7">
          <w:t>12.3.7.2</w:t>
        </w:r>
      </w:ins>
      <w:del w:id="9574" w:author="mbeckerle" w:date="2013-07-10T14:51:00Z">
        <w:r w:rsidR="00D04199" w:rsidDel="00D9274F">
          <w:rPr>
            <w:cs/>
          </w:rPr>
          <w:delText>‎</w:delText>
        </w:r>
        <w:r w:rsidR="00D04199" w:rsidDel="00D9274F">
          <w:delText>12.3.7.2</w:delText>
        </w:r>
      </w:del>
      <w:r w:rsidR="00765416" w:rsidRPr="005223F4">
        <w:fldChar w:fldCharType="end"/>
      </w:r>
      <w:r w:rsidR="00765416" w:rsidRPr="005223F4">
        <w:rPr>
          <w:highlight w:val="yellow"/>
        </w:rPr>
        <w:t xml:space="preserve"> </w:t>
      </w:r>
      <w:r w:rsidR="00765416" w:rsidRPr="005223F4">
        <w:rPr>
          <w:highlight w:val="yellow"/>
        </w:rPr>
        <w:fldChar w:fldCharType="begin"/>
      </w:r>
      <w:r w:rsidR="00765416" w:rsidRPr="005223F4">
        <w:rPr>
          <w:highlight w:val="yellow"/>
        </w:rPr>
        <w:instrText xml:space="preserve"> REF _Ref254775279 \h </w:instrText>
      </w:r>
      <w:r w:rsidR="00765416" w:rsidRPr="005223F4">
        <w:rPr>
          <w:highlight w:val="yellow"/>
        </w:rPr>
      </w:r>
      <w:r w:rsidR="00765416" w:rsidRPr="005223F4">
        <w:rPr>
          <w:highlight w:val="yellow"/>
        </w:rPr>
        <w:fldChar w:fldCharType="separate"/>
      </w:r>
      <w:r w:rsidR="008B68D7" w:rsidRPr="005223F4">
        <w:t>Length of Bit Fields</w:t>
      </w:r>
      <w:r w:rsidR="00765416" w:rsidRPr="005223F4">
        <w:rPr>
          <w:highlight w:val="yellow"/>
        </w:rPr>
        <w:fldChar w:fldCharType="end"/>
      </w:r>
    </w:p>
    <w:p w14:paraId="2ED0781C" w14:textId="1C86AF04" w:rsidR="0062558C" w:rsidRPr="005223F4" w:rsidDel="00916D7B" w:rsidRDefault="0062558C" w:rsidP="00765416">
      <w:pPr>
        <w:rPr>
          <w:del w:id="9575" w:author="mbeckerle" w:date="2012-04-22T18:14:00Z"/>
        </w:rPr>
      </w:pPr>
    </w:p>
    <w:p w14:paraId="0E9C9853" w14:textId="1E341308" w:rsidR="00397EFF" w:rsidRDefault="0062558C" w:rsidP="000A39BD">
      <w:pPr>
        <w:rPr>
          <w:ins w:id="9576" w:author="mbeckerle" w:date="2012-04-22T18:11:00Z"/>
          <w:rFonts w:cs="Arial"/>
          <w:lang w:eastAsia="ja-JP" w:bidi="he-IL"/>
        </w:rPr>
      </w:pPr>
      <w:r w:rsidRPr="005223F4">
        <w:t xml:space="preserve">Using specified length, it is possible for an element to have </w:t>
      </w:r>
      <w:ins w:id="9577" w:author="Steve Hanson" w:date="2013-02-19T14:20:00Z">
        <w:r w:rsidR="0010710E">
          <w:t>content</w:t>
        </w:r>
      </w:ins>
      <w:del w:id="9578" w:author="Steve Hanson" w:date="2013-02-19T14:20:00Z">
        <w:r w:rsidRPr="005223F4" w:rsidDel="0010710E">
          <w:delText>representation</w:delText>
        </w:r>
      </w:del>
      <w:r w:rsidRPr="005223F4">
        <w:t xml:space="preserve"> length longer than </w:t>
      </w:r>
      <w:r w:rsidR="00050CA0" w:rsidRPr="005223F4">
        <w:t>need</w:t>
      </w:r>
      <w:r w:rsidR="000A39BD" w:rsidRPr="005223F4">
        <w:t>ed</w:t>
      </w:r>
      <w:r w:rsidR="00050CA0" w:rsidRPr="005223F4">
        <w:t xml:space="preserve"> to </w:t>
      </w:r>
      <w:r w:rsidRPr="005223F4">
        <w:t>represent</w:t>
      </w:r>
      <w:r w:rsidR="000A39BD" w:rsidRPr="005223F4">
        <w:t xml:space="preserve"> just</w:t>
      </w:r>
      <w:r w:rsidRPr="005223F4">
        <w:t xml:space="preserve"> the data</w:t>
      </w:r>
      <w:ins w:id="9579" w:author="Steve Hanson" w:date="2013-02-19T14:20:00Z">
        <w:r w:rsidR="0010710E">
          <w:t xml:space="preserve"> value</w:t>
        </w:r>
      </w:ins>
      <w:r w:rsidRPr="005223F4">
        <w:t>. For example</w:t>
      </w:r>
      <w:r w:rsidR="00397EFF" w:rsidRPr="005223F4">
        <w:t>, a simple text element may be padded</w:t>
      </w:r>
      <w:r w:rsidR="00CF04BC" w:rsidRPr="005223F4">
        <w:t xml:space="preserve"> in the </w:t>
      </w:r>
      <w:r w:rsidR="00CF04BC" w:rsidRPr="005223F4">
        <w:rPr>
          <w:rFonts w:cs="Arial"/>
          <w:b/>
          <w:bCs/>
          <w:i/>
          <w:iCs/>
          <w:lang w:eastAsia="ja-JP" w:bidi="he-IL"/>
        </w:rPr>
        <w:t xml:space="preserve">RightPadOrFill </w:t>
      </w:r>
      <w:r w:rsidR="00CF04BC" w:rsidRPr="005D2633">
        <w:rPr>
          <w:rFonts w:cs="Arial"/>
          <w:bCs/>
          <w:iCs/>
          <w:lang w:eastAsia="ja-JP" w:bidi="he-IL"/>
        </w:rPr>
        <w:t>region</w:t>
      </w:r>
      <w:r w:rsidR="00CF04BC" w:rsidRPr="005223F4">
        <w:rPr>
          <w:rFonts w:cs="Arial"/>
          <w:lang w:eastAsia="ja-JP" w:bidi="he-IL"/>
        </w:rPr>
        <w:t xml:space="preserve"> if the data is not long enough.</w:t>
      </w:r>
    </w:p>
    <w:p w14:paraId="288C6CF0" w14:textId="7F8D5F66" w:rsidR="00D016C5" w:rsidRDefault="00D016C5" w:rsidP="00D016C5">
      <w:pPr>
        <w:autoSpaceDE w:val="0"/>
        <w:rPr>
          <w:ins w:id="9580" w:author="mbeckerle" w:date="2012-07-03T14:22:00Z"/>
          <w:rFonts w:cs="Arial"/>
        </w:rPr>
      </w:pPr>
      <w:commentRangeStart w:id="9581"/>
      <w:ins w:id="9582" w:author="mbeckerle" w:date="2012-03-24T19:10:00Z">
        <w:r>
          <w:t xml:space="preserve">When </w:t>
        </w:r>
      </w:ins>
      <w:ins w:id="9583" w:author="mbeckerle" w:date="2012-04-22T18:12:00Z">
        <w:r w:rsidR="007A4C11">
          <w:t>an element has specified length</w:t>
        </w:r>
      </w:ins>
      <w:ins w:id="9584" w:author="Steve Hanson" w:date="2012-08-06T14:27:00Z">
        <w:r w:rsidR="005D2633">
          <w:t>,</w:t>
        </w:r>
      </w:ins>
      <w:ins w:id="9585" w:author="mbeckerle" w:date="2012-04-22T18:12:00Z">
        <w:r w:rsidR="007A4C11">
          <w:t xml:space="preserve"> </w:t>
        </w:r>
      </w:ins>
      <w:ins w:id="9586" w:author="Steve Hanson" w:date="2012-04-11T15:53:00Z">
        <w:del w:id="9587" w:author="mbeckerle" w:date="2012-04-22T18:12:00Z">
          <w:r w:rsidR="00B90ABC" w:rsidDel="007A4C11">
            <w:rPr>
              <w:rStyle w:val="CommentReference"/>
            </w:rPr>
            <w:commentReference w:id="9588"/>
          </w:r>
        </w:del>
      </w:ins>
      <w:del w:id="9589" w:author="mbeckerle" w:date="2012-04-22T18:12:00Z">
        <w:r w:rsidR="00B90ABC" w:rsidDel="007A4C11">
          <w:rPr>
            <w:rStyle w:val="CommentReference"/>
          </w:rPr>
          <w:commentReference w:id="9590"/>
        </w:r>
      </w:del>
      <w:ins w:id="9591" w:author="mbeckerle" w:date="2012-03-24T19:10:00Z">
        <w:r>
          <w:rPr>
            <w:rFonts w:cs="Arial"/>
          </w:rPr>
          <w:t>delimiter</w:t>
        </w:r>
        <w:r>
          <w:rPr>
            <w:rFonts w:eastAsia="Arial" w:cs="Arial"/>
          </w:rPr>
          <w:t xml:space="preserve"> </w:t>
        </w:r>
        <w:r>
          <w:rPr>
            <w:rFonts w:cs="Arial"/>
          </w:rPr>
          <w:t>scanning</w:t>
        </w:r>
        <w:r>
          <w:rPr>
            <w:rFonts w:eastAsia="Arial" w:cs="Arial"/>
          </w:rPr>
          <w:t xml:space="preserve"> </w:t>
        </w:r>
        <w:r>
          <w:rPr>
            <w:rFonts w:cs="Arial"/>
          </w:rPr>
          <w:t>is</w:t>
        </w:r>
        <w:r>
          <w:rPr>
            <w:rFonts w:eastAsia="Arial" w:cs="Arial"/>
          </w:rPr>
          <w:t xml:space="preserve"> </w:t>
        </w:r>
        <w:r>
          <w:rPr>
            <w:rFonts w:cs="Arial"/>
          </w:rPr>
          <w:t>turned</w:t>
        </w:r>
        <w:r>
          <w:rPr>
            <w:rFonts w:eastAsia="Arial" w:cs="Arial"/>
          </w:rPr>
          <w:t xml:space="preserve"> </w:t>
        </w:r>
        <w:r>
          <w:rPr>
            <w:rFonts w:cs="Arial"/>
          </w:rPr>
          <w:t>off</w:t>
        </w:r>
        <w:r>
          <w:rPr>
            <w:rFonts w:eastAsia="Arial" w:cs="Arial"/>
          </w:rPr>
          <w:t xml:space="preserve"> </w:t>
        </w:r>
        <w:r>
          <w:rPr>
            <w:rFonts w:cs="Arial"/>
          </w:rPr>
          <w:t>and</w:t>
        </w:r>
        <w:r>
          <w:rPr>
            <w:rFonts w:eastAsia="Arial" w:cs="Arial"/>
          </w:rPr>
          <w:t xml:space="preserve"> </w:t>
        </w:r>
        <w:r>
          <w:rPr>
            <w:rFonts w:cs="Arial"/>
          </w:rPr>
          <w:t>in-scope</w:t>
        </w:r>
        <w:r>
          <w:rPr>
            <w:rFonts w:eastAsia="Arial" w:cs="Arial"/>
          </w:rPr>
          <w:t xml:space="preserve"> </w:t>
        </w:r>
        <w:r>
          <w:rPr>
            <w:rFonts w:cs="Arial"/>
          </w:rPr>
          <w:t>delimiters</w:t>
        </w:r>
        <w:r>
          <w:rPr>
            <w:rFonts w:eastAsia="Arial" w:cs="Arial"/>
          </w:rPr>
          <w:t xml:space="preserve"> </w:t>
        </w:r>
        <w:r>
          <w:rPr>
            <w:rFonts w:cs="Arial"/>
          </w:rPr>
          <w:t>are</w:t>
        </w:r>
        <w:r>
          <w:rPr>
            <w:rFonts w:eastAsia="Arial" w:cs="Arial"/>
          </w:rPr>
          <w:t xml:space="preserve"> </w:t>
        </w:r>
        <w:r>
          <w:rPr>
            <w:rFonts w:cs="Arial"/>
          </w:rPr>
          <w:t>not</w:t>
        </w:r>
        <w:r>
          <w:rPr>
            <w:rFonts w:eastAsia="Arial" w:cs="Arial"/>
          </w:rPr>
          <w:t xml:space="preserve"> </w:t>
        </w:r>
        <w:r>
          <w:rPr>
            <w:rFonts w:cs="Arial"/>
          </w:rPr>
          <w:t>looked</w:t>
        </w:r>
        <w:r>
          <w:rPr>
            <w:rFonts w:eastAsia="Arial" w:cs="Arial"/>
          </w:rPr>
          <w:t xml:space="preserve"> </w:t>
        </w:r>
        <w:r>
          <w:rPr>
            <w:rFonts w:cs="Arial"/>
          </w:rPr>
          <w:t>for</w:t>
        </w:r>
        <w:r>
          <w:rPr>
            <w:rFonts w:eastAsia="Arial" w:cs="Arial"/>
          </w:rPr>
          <w:t xml:space="preserve"> </w:t>
        </w:r>
        <w:r>
          <w:rPr>
            <w:rFonts w:cs="Arial"/>
          </w:rPr>
          <w:t>within</w:t>
        </w:r>
        <w:r>
          <w:rPr>
            <w:rFonts w:eastAsia="Arial" w:cs="Arial"/>
          </w:rPr>
          <w:t xml:space="preserve"> </w:t>
        </w:r>
        <w:r>
          <w:rPr>
            <w:rFonts w:cs="Arial"/>
          </w:rPr>
          <w:t>or</w:t>
        </w:r>
        <w:r>
          <w:rPr>
            <w:rFonts w:eastAsia="Arial" w:cs="Arial"/>
          </w:rPr>
          <w:t xml:space="preserve"> </w:t>
        </w:r>
        <w:r>
          <w:rPr>
            <w:rFonts w:cs="Arial"/>
          </w:rPr>
          <w:t>between</w:t>
        </w:r>
        <w:r>
          <w:rPr>
            <w:rFonts w:eastAsia="Arial" w:cs="Arial"/>
          </w:rPr>
          <w:t xml:space="preserve"> </w:t>
        </w:r>
        <w:r>
          <w:rPr>
            <w:rFonts w:cs="Arial"/>
          </w:rPr>
          <w:t>elements.</w:t>
        </w:r>
        <w:commentRangeEnd w:id="9581"/>
        <w:r>
          <w:rPr>
            <w:rStyle w:val="CommentReference"/>
          </w:rPr>
          <w:commentReference w:id="9581"/>
        </w:r>
      </w:ins>
    </w:p>
    <w:p w14:paraId="79DF73EF" w14:textId="6742AF32" w:rsidR="00F832C2" w:rsidRDefault="00F832C2" w:rsidP="00D016C5">
      <w:pPr>
        <w:autoSpaceDE w:val="0"/>
        <w:rPr>
          <w:ins w:id="9592" w:author="mbeckerle" w:date="2012-07-03T14:22:00Z"/>
          <w:rFonts w:ascii="Helv" w:hAnsi="Helv" w:cs="Helv"/>
          <w:color w:val="0000FF"/>
        </w:rPr>
      </w:pPr>
      <w:commentRangeStart w:id="9593"/>
      <w:ins w:id="9594" w:author="mbeckerle" w:date="2012-07-03T14:22:00Z">
        <w:r>
          <w:rPr>
            <w:rFonts w:ascii="Helv" w:hAnsi="Helv" w:cs="Helv"/>
            <w:color w:val="0000FF"/>
          </w:rPr>
          <w:t xml:space="preserve">When unparsing a specified length element of type xs:hexBinary, and the simple content region is larger than the length of the element in the Infoset, then the remaining bytes are filled using the </w:t>
        </w:r>
      </w:ins>
      <w:ins w:id="9595" w:author="Steve Hanson" w:date="2013-02-05T11:49:00Z">
        <w:r w:rsidR="005C10FE">
          <w:rPr>
            <w:rFonts w:ascii="Helv" w:hAnsi="Helv" w:cs="Helv"/>
            <w:color w:val="0000FF"/>
          </w:rPr>
          <w:t>dfdl:</w:t>
        </w:r>
      </w:ins>
      <w:ins w:id="9596" w:author="mbeckerle" w:date="2012-07-03T14:22:00Z">
        <w:r>
          <w:rPr>
            <w:rFonts w:ascii="Helv" w:hAnsi="Helv" w:cs="Helv"/>
            <w:color w:val="0000FF"/>
          </w:rPr>
          <w:t xml:space="preserve">fillByte property. </w:t>
        </w:r>
      </w:ins>
    </w:p>
    <w:p w14:paraId="1A5C5035" w14:textId="04480DB3" w:rsidR="00F832C2" w:rsidRDefault="00F832C2" w:rsidP="00D016C5">
      <w:pPr>
        <w:autoSpaceDE w:val="0"/>
        <w:rPr>
          <w:ins w:id="9597" w:author="mbeckerle" w:date="2013-02-19T11:31:00Z"/>
          <w:rFonts w:ascii="Helv" w:hAnsi="Helv" w:cs="Helv"/>
          <w:color w:val="0000FF"/>
        </w:rPr>
      </w:pPr>
      <w:ins w:id="9598" w:author="mbeckerle" w:date="2012-07-03T14:22:00Z">
        <w:r>
          <w:rPr>
            <w:rFonts w:ascii="Helv" w:hAnsi="Helv" w:cs="Helv"/>
            <w:color w:val="0000FF"/>
          </w:rPr>
          <w:t xml:space="preserve">The </w:t>
        </w:r>
      </w:ins>
      <w:ins w:id="9599" w:author="Steve Hanson" w:date="2013-02-05T11:49:00Z">
        <w:r w:rsidR="005C10FE">
          <w:rPr>
            <w:rFonts w:ascii="Helv" w:hAnsi="Helv" w:cs="Helv"/>
            <w:color w:val="0000FF"/>
          </w:rPr>
          <w:t>dfdl:</w:t>
        </w:r>
      </w:ins>
      <w:ins w:id="9600" w:author="mbeckerle" w:date="2012-07-03T14:22:00Z">
        <w:r>
          <w:rPr>
            <w:rFonts w:ascii="Helv" w:hAnsi="Helv" w:cs="Helv"/>
            <w:color w:val="0000FF"/>
          </w:rPr>
          <w:t xml:space="preserve">fillByte is </w:t>
        </w:r>
        <w:r w:rsidRPr="005F682A">
          <w:rPr>
            <w:rFonts w:ascii="Helv" w:hAnsi="Helv" w:cs="Helv"/>
            <w:i/>
            <w:color w:val="0000FF"/>
          </w:rPr>
          <w:t>not</w:t>
        </w:r>
        <w:r>
          <w:rPr>
            <w:rFonts w:ascii="Helv" w:hAnsi="Helv" w:cs="Helv"/>
            <w:color w:val="0000FF"/>
          </w:rPr>
          <w:t xml:space="preserve"> used to trim an element of type xs:hexBinary when parsing.</w:t>
        </w:r>
        <w:commentRangeEnd w:id="9593"/>
        <w:r>
          <w:rPr>
            <w:rStyle w:val="CommentReference"/>
          </w:rPr>
          <w:commentReference w:id="9593"/>
        </w:r>
      </w:ins>
    </w:p>
    <w:p w14:paraId="37794DC7" w14:textId="2595841A" w:rsidR="0067342B" w:rsidDel="001D7EAA" w:rsidRDefault="0067342B" w:rsidP="0067342B">
      <w:pPr>
        <w:rPr>
          <w:ins w:id="9601" w:author="mbeckerle" w:date="2013-02-19T11:31:00Z"/>
          <w:del w:id="9602" w:author="Steve Hanson" w:date="2013-02-26T11:31:00Z"/>
        </w:rPr>
      </w:pPr>
      <w:commentRangeStart w:id="9603"/>
      <w:ins w:id="9604" w:author="mbeckerle" w:date="2013-02-19T11:31:00Z">
        <w:r>
          <w:t xml:space="preserve">An element of specified length with dfdl:lengthKind 'implicit' or ‘explicit’ where dfdl:length is not an expression has a known length </w:t>
        </w:r>
        <w:del w:id="9605" w:author="Steve Hanson" w:date="2013-03-18T14:21:00Z">
          <w:r w:rsidDel="00830795">
            <w:delText>for</w:delText>
          </w:r>
        </w:del>
      </w:ins>
      <w:ins w:id="9606" w:author="Steve Hanson" w:date="2013-02-26T11:29:00Z">
        <w:r w:rsidR="001D7EAA">
          <w:t>when</w:t>
        </w:r>
      </w:ins>
      <w:ins w:id="9607" w:author="mbeckerle" w:date="2013-02-19T11:31:00Z">
        <w:del w:id="9608" w:author="Steve Hanson" w:date="2013-02-26T11:29:00Z">
          <w:r w:rsidDel="001D7EAA">
            <w:delText>for</w:delText>
          </w:r>
        </w:del>
        <w:r>
          <w:t xml:space="preserve"> unparsing. </w:t>
        </w:r>
      </w:ins>
      <w:ins w:id="9609" w:author="Steve Hanson" w:date="2013-02-26T11:31:00Z">
        <w:r w:rsidR="001D7EAA">
          <w:t xml:space="preserve"> </w:t>
        </w:r>
      </w:ins>
    </w:p>
    <w:p w14:paraId="43A993AD" w14:textId="2B0C3393" w:rsidR="0067342B" w:rsidRDefault="0067342B" w:rsidP="0067342B">
      <w:pPr>
        <w:rPr>
          <w:ins w:id="9610" w:author="mbeckerle" w:date="2013-02-19T11:31:00Z"/>
        </w:rPr>
      </w:pPr>
      <w:ins w:id="9611" w:author="mbeckerle" w:date="2013-02-19T11:31:00Z">
        <w:r>
          <w:t>However, an element of specified length with dfdl:lengthKind 'prefixed' or ‘explicit</w:t>
        </w:r>
        <w:del w:id="9612" w:author="Steve Hanson" w:date="2013-03-18T14:34:00Z">
          <w:r w:rsidDel="000D71F9">
            <w:delText>explicit</w:delText>
          </w:r>
        </w:del>
      </w:ins>
      <w:ins w:id="9613" w:author="Steve Hanson" w:date="2013-02-26T11:28:00Z">
        <w:r w:rsidR="001D7EAA">
          <w:t>’</w:t>
        </w:r>
      </w:ins>
      <w:ins w:id="9614" w:author="mbeckerle" w:date="2013-02-19T11:31:00Z">
        <w:r>
          <w:t xml:space="preserve"> where dfdl:length is an expression </w:t>
        </w:r>
      </w:ins>
      <w:ins w:id="9615" w:author="Steve Hanson" w:date="2013-02-26T11:32:00Z">
        <w:r w:rsidR="001D7EAA">
          <w:t xml:space="preserve">is considered to have </w:t>
        </w:r>
      </w:ins>
      <w:ins w:id="9616" w:author="Steve Hanson" w:date="2013-02-26T11:30:00Z">
        <w:r w:rsidR="001D7EAA">
          <w:t xml:space="preserve">a </w:t>
        </w:r>
      </w:ins>
      <w:ins w:id="9617" w:author="mbeckerle" w:date="2013-02-19T11:31:00Z">
        <w:del w:id="9618" w:author="Steve Hanson" w:date="2013-02-26T11:30:00Z">
          <w:r w:rsidRPr="001D7EAA" w:rsidDel="001D7EAA">
            <w:rPr>
              <w:i/>
            </w:rPr>
            <w:delText xml:space="preserve">is </w:delText>
          </w:r>
          <w:r w:rsidRPr="00B03EAB" w:rsidDel="001D7EAA">
            <w:rPr>
              <w:i/>
            </w:rPr>
            <w:delText xml:space="preserve">treated as a </w:delText>
          </w:r>
        </w:del>
        <w:r w:rsidRPr="00B03EAB">
          <w:rPr>
            <w:i/>
          </w:rPr>
          <w:t>variable</w:t>
        </w:r>
        <w:r>
          <w:t xml:space="preserve"> length </w:t>
        </w:r>
        <w:del w:id="9619" w:author="Steve Hanson" w:date="2013-03-18T14:34:00Z">
          <w:r w:rsidDel="00E61EEB">
            <w:delText>element.</w:delText>
          </w:r>
        </w:del>
      </w:ins>
      <w:ins w:id="9620" w:author="Steve Hanson" w:date="2013-02-26T11:30:00Z">
        <w:r w:rsidR="001D7EAA">
          <w:t>when unparsing</w:t>
        </w:r>
      </w:ins>
      <w:ins w:id="9621" w:author="mbeckerle" w:date="2013-02-19T11:31:00Z">
        <w:del w:id="9622" w:author="Steve Hanson" w:date="2013-02-26T11:30:00Z">
          <w:r w:rsidDel="001D7EAA">
            <w:delText>element</w:delText>
          </w:r>
        </w:del>
        <w:r>
          <w:t>.</w:t>
        </w:r>
      </w:ins>
      <w:ins w:id="9623" w:author="Steve Hanson" w:date="2013-02-26T11:30:00Z">
        <w:r w:rsidR="001D7EAA">
          <w:t>Specifically:</w:t>
        </w:r>
      </w:ins>
      <w:ins w:id="9624" w:author="mbeckerle" w:date="2013-02-19T11:31:00Z">
        <w:r>
          <w:t xml:space="preserve"> </w:t>
        </w:r>
      </w:ins>
    </w:p>
    <w:p w14:paraId="5B93249E" w14:textId="68E9C2ED" w:rsidR="0067342B" w:rsidRDefault="0067342B" w:rsidP="00B03EAB">
      <w:pPr>
        <w:numPr>
          <w:ilvl w:val="0"/>
          <w:numId w:val="186"/>
        </w:numPr>
        <w:rPr>
          <w:ins w:id="9625" w:author="mbeckerle" w:date="2013-02-19T11:31:00Z"/>
        </w:rPr>
      </w:pPr>
      <w:ins w:id="9626" w:author="mbeckerle" w:date="2013-02-19T11:31:00Z">
        <w:del w:id="9627" w:author="Steve Hanson" w:date="2013-03-15T17:19:00Z">
          <w:r w:rsidDel="00B03EAB">
            <w:delText>In</w:delText>
          </w:r>
        </w:del>
      </w:ins>
      <w:ins w:id="9628" w:author="Steve Hanson" w:date="2013-02-26T11:31:00Z">
        <w:r w:rsidR="001D7EAA">
          <w:t>For</w:t>
        </w:r>
      </w:ins>
      <w:ins w:id="9629" w:author="mbeckerle" w:date="2013-02-19T11:31:00Z">
        <w:del w:id="9630" w:author="Steve Hanson" w:date="2013-02-26T11:31:00Z">
          <w:r w:rsidDel="001D7EAA">
            <w:delText>In the case of</w:delText>
          </w:r>
        </w:del>
        <w:r>
          <w:t xml:space="preserve"> dfdl:lenghKind</w:t>
        </w:r>
        <w:del w:id="9631" w:author="Steve Hanson" w:date="2013-03-15T17:19:00Z">
          <w:r w:rsidDel="00B03EAB">
            <w:delText>lenghKind</w:delText>
          </w:r>
        </w:del>
        <w:r>
          <w:t xml:space="preserve"> 'explicit' (expression), the processor cannot automatically determine in what way the length information is to be stored. Normally the values of one or more elements would be computed using dfdl:outputValueCalc, with expressions that measure the length of the element using functions such as dfdl:contentLength or dfdl:valueLength. </w:t>
        </w:r>
      </w:ins>
    </w:p>
    <w:p w14:paraId="36F0BA42" w14:textId="7ECFC423" w:rsidR="0067342B" w:rsidRDefault="0067342B" w:rsidP="00B03EAB">
      <w:pPr>
        <w:numPr>
          <w:ilvl w:val="0"/>
          <w:numId w:val="186"/>
        </w:numPr>
        <w:rPr>
          <w:ins w:id="9632" w:author="mbeckerle" w:date="2013-07-11T18:47:00Z"/>
        </w:rPr>
      </w:pPr>
      <w:ins w:id="9633" w:author="mbeckerle" w:date="2013-02-19T11:31:00Z">
        <w:del w:id="9634" w:author="Steve Hanson" w:date="2013-03-15T17:19:00Z">
          <w:r w:rsidDel="00B03EAB">
            <w:delText>In</w:delText>
          </w:r>
        </w:del>
      </w:ins>
      <w:ins w:id="9635" w:author="Steve Hanson" w:date="2013-02-26T11:31:00Z">
        <w:r w:rsidR="001D7EAA">
          <w:t>For</w:t>
        </w:r>
      </w:ins>
      <w:ins w:id="9636" w:author="mbeckerle" w:date="2013-02-19T11:31:00Z">
        <w:del w:id="9637" w:author="Steve Hanson" w:date="2013-02-26T11:31:00Z">
          <w:r w:rsidDel="001D7EAA">
            <w:delText>In the case of</w:delText>
          </w:r>
        </w:del>
        <w:r>
          <w:t xml:space="preserve"> dfdl:lengthKind 'prefixed' the processor automatically determines the value to store in the prefix, based on the length of the infoset element, and the properties which modify the interpretation of the prefix length value, such as dfdl:prefixIncludesPrefixLength.</w:t>
        </w:r>
        <w:commentRangeEnd w:id="9603"/>
        <w:r>
          <w:rPr>
            <w:rStyle w:val="CommentReference"/>
          </w:rPr>
          <w:commentReference w:id="9603"/>
        </w:r>
      </w:ins>
    </w:p>
    <w:p w14:paraId="25082B80" w14:textId="4101F9A9" w:rsidR="00E214AF" w:rsidRPr="00E214AF" w:rsidRDefault="00E214AF">
      <w:pPr>
        <w:rPr>
          <w:ins w:id="9638" w:author="mbeckerle" w:date="2013-02-19T11:31:00Z"/>
          <w:rFonts w:ascii="Helvetica" w:hAnsi="Helvetica" w:cs="Arial"/>
          <w:rPrChange w:id="9639" w:author="mbeckerle" w:date="2013-07-11T18:48:00Z">
            <w:rPr>
              <w:ins w:id="9640" w:author="mbeckerle" w:date="2013-02-19T11:31:00Z"/>
            </w:rPr>
          </w:rPrChange>
        </w:rPr>
        <w:pPrChange w:id="9641" w:author="mbeckerle" w:date="2013-07-11T18:48:00Z">
          <w:pPr>
            <w:numPr>
              <w:numId w:val="186"/>
            </w:numPr>
            <w:ind w:left="720" w:hanging="360"/>
          </w:pPr>
        </w:pPrChange>
      </w:pPr>
      <w:commentRangeStart w:id="9642"/>
      <w:ins w:id="9643" w:author="mbeckerle" w:date="2013-07-11T18:48:00Z">
        <w:r>
          <w:rPr>
            <w:lang w:eastAsia="en-GB"/>
          </w:rPr>
          <w:t>I</w:t>
        </w:r>
      </w:ins>
      <w:ins w:id="9644" w:author="mbeckerle" w:date="2013-07-11T18:47:00Z">
        <w:r>
          <w:rPr>
            <w:lang w:eastAsia="en-GB"/>
          </w:rPr>
          <w:t xml:space="preserve">t is a schema definition error for such elements if type is xs:string and textPadKind is not 'none' and </w:t>
        </w:r>
      </w:ins>
      <w:ins w:id="9645" w:author="mbeckerle" w:date="2013-07-24T09:59:00Z">
        <w:r w:rsidR="00296ACA">
          <w:rPr>
            <w:lang w:eastAsia="en-GB"/>
          </w:rPr>
          <w:t>dfdl:</w:t>
        </w:r>
      </w:ins>
      <w:ins w:id="9646" w:author="mbeckerle" w:date="2013-07-11T18:47:00Z">
        <w:r>
          <w:rPr>
            <w:lang w:eastAsia="en-GB"/>
          </w:rPr>
          <w:t xml:space="preserve">lengthUnits is 'bytes' and </w:t>
        </w:r>
      </w:ins>
      <w:ins w:id="9647" w:author="mbeckerle" w:date="2013-07-24T09:59:00Z">
        <w:r w:rsidR="00296ACA">
          <w:rPr>
            <w:lang w:eastAsia="en-GB"/>
          </w:rPr>
          <w:t>dfdl:</w:t>
        </w:r>
      </w:ins>
      <w:ins w:id="9648" w:author="mbeckerle" w:date="2013-07-11T18:47:00Z">
        <w:r>
          <w:rPr>
            <w:lang w:eastAsia="en-GB"/>
          </w:rPr>
          <w:t xml:space="preserve">encoding is not an SBCS encoding and </w:t>
        </w:r>
      </w:ins>
      <w:ins w:id="9649" w:author="mbeckerle" w:date="2013-07-24T09:59:00Z">
        <w:r w:rsidR="00296ACA">
          <w:rPr>
            <w:lang w:eastAsia="en-GB"/>
          </w:rPr>
          <w:t xml:space="preserve">the XSD </w:t>
        </w:r>
      </w:ins>
      <w:ins w:id="9650" w:author="mbeckerle" w:date="2013-07-11T18:47:00Z">
        <w:r>
          <w:rPr>
            <w:lang w:eastAsia="en-GB"/>
          </w:rPr>
          <w:t xml:space="preserve">minLength facet is not zero. This prevents a scenario where validation against </w:t>
        </w:r>
      </w:ins>
      <w:ins w:id="9651" w:author="mbeckerle" w:date="2013-07-24T09:59:00Z">
        <w:r w:rsidR="00296ACA">
          <w:rPr>
            <w:lang w:eastAsia="en-GB"/>
          </w:rPr>
          <w:t xml:space="preserve">the XSD </w:t>
        </w:r>
      </w:ins>
      <w:ins w:id="9652" w:author="mbeckerle" w:date="2013-07-11T18:47:00Z">
        <w:r>
          <w:rPr>
            <w:lang w:eastAsia="en-GB"/>
          </w:rPr>
          <w:t xml:space="preserve">minLength facet is in characters but padding </w:t>
        </w:r>
      </w:ins>
      <w:ins w:id="9653" w:author="mbeckerle" w:date="2013-07-24T10:00:00Z">
        <w:r w:rsidR="00296ACA">
          <w:rPr>
            <w:lang w:eastAsia="en-GB"/>
          </w:rPr>
          <w:t xml:space="preserve">would be performed </w:t>
        </w:r>
      </w:ins>
      <w:ins w:id="9654" w:author="mbeckerle" w:date="2013-07-11T18:47:00Z">
        <w:r>
          <w:rPr>
            <w:lang w:eastAsia="en-GB"/>
          </w:rPr>
          <w:t>in bytes</w:t>
        </w:r>
        <w:r>
          <w:rPr>
            <w:rFonts w:ascii="Helvetica" w:hAnsi="Helvetica" w:cs="Arial"/>
          </w:rPr>
          <w:t>.</w:t>
        </w:r>
      </w:ins>
      <w:commentRangeEnd w:id="9642"/>
      <w:ins w:id="9655" w:author="mbeckerle" w:date="2013-07-11T18:49:00Z">
        <w:r>
          <w:rPr>
            <w:rStyle w:val="CommentReference"/>
          </w:rPr>
          <w:commentReference w:id="9642"/>
        </w:r>
      </w:ins>
    </w:p>
    <w:p w14:paraId="2E3C034A" w14:textId="75F4FCEC" w:rsidR="00D016C5" w:rsidRPr="005223F4" w:rsidDel="00916D7B" w:rsidRDefault="00D016C5" w:rsidP="000A39BD">
      <w:pPr>
        <w:rPr>
          <w:del w:id="9656" w:author="mbeckerle" w:date="2012-04-22T18:14:00Z"/>
        </w:rPr>
      </w:pPr>
    </w:p>
    <w:p w14:paraId="4F56E807" w14:textId="77777777" w:rsidR="001E08F3" w:rsidRPr="005223F4" w:rsidRDefault="001E08F3" w:rsidP="00806DBB">
      <w:pPr>
        <w:pStyle w:val="Heading4"/>
      </w:pPr>
      <w:r w:rsidRPr="005223F4">
        <w:t xml:space="preserve">Length of </w:t>
      </w:r>
      <w:r w:rsidR="002C11A2" w:rsidRPr="005223F4">
        <w:t xml:space="preserve">Simple </w:t>
      </w:r>
      <w:r w:rsidR="0069704B" w:rsidRPr="005223F4">
        <w:t xml:space="preserve">Elements with </w:t>
      </w:r>
      <w:r w:rsidR="00C02CFA" w:rsidRPr="005223F4">
        <w:t xml:space="preserve">dfdl:representation </w:t>
      </w:r>
      <w:r w:rsidR="00776E83" w:rsidRPr="005223F4">
        <w:t>'</w:t>
      </w:r>
      <w:r w:rsidR="008154D8" w:rsidRPr="005223F4">
        <w:t>t</w:t>
      </w:r>
      <w:r w:rsidR="00C02CFA" w:rsidRPr="005223F4">
        <w:t>ext</w:t>
      </w:r>
      <w:bookmarkEnd w:id="9362"/>
      <w:bookmarkEnd w:id="9363"/>
      <w:bookmarkEnd w:id="9364"/>
      <w:bookmarkEnd w:id="9365"/>
      <w:bookmarkEnd w:id="9366"/>
      <w:r w:rsidR="00776E83" w:rsidRPr="005223F4">
        <w:t>'</w:t>
      </w:r>
    </w:p>
    <w:p w14:paraId="54102C95" w14:textId="77777777" w:rsidR="001E08F3" w:rsidRPr="005223F4" w:rsidDel="00916D7B" w:rsidRDefault="001E08F3" w:rsidP="001E08F3">
      <w:pPr>
        <w:pStyle w:val="nobreak"/>
        <w:rPr>
          <w:del w:id="9657" w:author="mbeckerle" w:date="2012-04-22T18:14:00Z"/>
        </w:rPr>
      </w:pPr>
      <w:r w:rsidRPr="005223F4">
        <w:rPr>
          <w:i/>
          <w:iCs/>
        </w:rPr>
        <w:t>Textual data</w:t>
      </w:r>
      <w:r w:rsidRPr="005223F4">
        <w:t xml:space="preserve"> is defined to mean either data of type string</w:t>
      </w:r>
      <w:del w:id="9658" w:author="Steve Hanson" w:date="2012-02-23T15:33:00Z">
        <w:r w:rsidRPr="005223F4" w:rsidDel="00B40487">
          <w:delText xml:space="preserve"> (indepe</w:delText>
        </w:r>
      </w:del>
      <w:del w:id="9659" w:author="Steve Hanson" w:date="2012-02-23T15:34:00Z">
        <w:r w:rsidRPr="005223F4" w:rsidDel="00B40487">
          <w:delText>ndent of representation),</w:delText>
        </w:r>
      </w:del>
      <w:r w:rsidRPr="005223F4">
        <w:t xml:space="preserve"> or data where the representation property is 'text'.</w:t>
      </w:r>
    </w:p>
    <w:p w14:paraId="0B8B3A61" w14:textId="77777777" w:rsidR="001E08F3" w:rsidRPr="005223F4" w:rsidRDefault="001E08F3" w:rsidP="005D2633">
      <w:pPr>
        <w:pStyle w:val="nobreak"/>
      </w:pPr>
      <w:del w:id="9660" w:author="mbeckerle" w:date="2012-04-22T18:14:00Z">
        <w:r w:rsidRPr="005223F4" w:rsidDel="00916D7B">
          <w:delText>.</w:delText>
        </w:r>
      </w:del>
    </w:p>
    <w:p w14:paraId="774B6471" w14:textId="77777777" w:rsidR="001E08F3" w:rsidRPr="005223F4" w:rsidRDefault="001E08F3" w:rsidP="00806DBB">
      <w:pPr>
        <w:pStyle w:val="Heading5"/>
      </w:pPr>
      <w:bookmarkStart w:id="9661" w:name="_Toc177399089"/>
      <w:bookmarkStart w:id="9662" w:name="_Toc175057376"/>
      <w:bookmarkStart w:id="9663" w:name="_Toc199516312"/>
      <w:bookmarkStart w:id="9664" w:name="_Toc194983976"/>
      <w:r w:rsidRPr="005223F4">
        <w:t>Character Width</w:t>
      </w:r>
      <w:bookmarkEnd w:id="9661"/>
      <w:bookmarkEnd w:id="9662"/>
      <w:bookmarkEnd w:id="9663"/>
      <w:bookmarkEnd w:id="9664"/>
    </w:p>
    <w:p w14:paraId="22592EA6" w14:textId="77777777" w:rsidR="001E08F3" w:rsidRPr="005223F4" w:rsidRDefault="001E08F3" w:rsidP="004D3BB6">
      <w:pPr>
        <w:pStyle w:val="nobreak"/>
      </w:pPr>
      <w:r w:rsidRPr="005223F4">
        <w:t xml:space="preserve">The </w:t>
      </w:r>
      <w:r w:rsidRPr="005223F4">
        <w:rPr>
          <w:i/>
          <w:iCs/>
        </w:rPr>
        <w:t>width</w:t>
      </w:r>
      <w:r w:rsidRPr="005223F4">
        <w:t xml:space="preserve"> of a character is the length of its representation in bytes</w:t>
      </w:r>
      <w:r w:rsidR="00BF0C05" w:rsidRPr="005223F4">
        <w:t xml:space="preserve"> and depends on the dfdl:encoding </w:t>
      </w:r>
      <w:r w:rsidR="00C02CFA" w:rsidRPr="005223F4">
        <w:t>property</w:t>
      </w:r>
      <w:r w:rsidR="00073B9D" w:rsidRPr="005223F4">
        <w:t>.</w:t>
      </w:r>
    </w:p>
    <w:p w14:paraId="525F69D9" w14:textId="77777777" w:rsidR="001E08F3" w:rsidRPr="005223F4" w:rsidRDefault="001E08F3" w:rsidP="001E08F3">
      <w:r w:rsidRPr="005223F4">
        <w:t>Character encodings are themselves either intrinsically fixed or variable width, but this is modified by additional properties.</w:t>
      </w:r>
    </w:p>
    <w:p w14:paraId="316C97FA" w14:textId="5297ED15" w:rsidR="001E08F3" w:rsidRPr="005223F4" w:rsidDel="00916D7B" w:rsidRDefault="001E08F3" w:rsidP="004D3BB6">
      <w:pPr>
        <w:rPr>
          <w:del w:id="9665" w:author="mbeckerle" w:date="2012-04-22T18:14:00Z"/>
        </w:rPr>
      </w:pPr>
    </w:p>
    <w:tbl>
      <w:tblPr>
        <w:tblW w:w="8745"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86"/>
        <w:gridCol w:w="2917"/>
        <w:gridCol w:w="1394"/>
        <w:gridCol w:w="3248"/>
      </w:tblGrid>
      <w:tr w:rsidR="001E08F3" w:rsidRPr="005223F4" w14:paraId="6DBB0DE6" w14:textId="77777777" w:rsidTr="00B03EAB">
        <w:trPr>
          <w:cantSplit/>
          <w:trHeight w:val="625"/>
        </w:trPr>
        <w:tc>
          <w:tcPr>
            <w:tcW w:w="1365" w:type="dxa"/>
            <w:shd w:val="clear" w:color="auto" w:fill="F2F2F2" w:themeFill="background1" w:themeFillShade="F2"/>
            <w:vAlign w:val="center"/>
          </w:tcPr>
          <w:p w14:paraId="2E0F2C1C" w14:textId="77777777" w:rsidR="001E08F3" w:rsidRPr="005D2633" w:rsidRDefault="001E08F3" w:rsidP="001E08F3">
            <w:pPr>
              <w:jc w:val="center"/>
              <w:rPr>
                <w:rFonts w:eastAsia="MS Mincho" w:cs="Arial"/>
                <w:b/>
                <w:iCs/>
                <w:lang w:eastAsia="ja-JP"/>
              </w:rPr>
            </w:pPr>
            <w:commentRangeStart w:id="9666"/>
            <w:r w:rsidRPr="005D2633">
              <w:rPr>
                <w:rFonts w:eastAsia="MS Mincho" w:cs="Arial"/>
                <w:b/>
                <w:iCs/>
                <w:lang w:eastAsia="ja-JP"/>
              </w:rPr>
              <w:t>fixed, 1 byte (e.g., ASCII)</w:t>
            </w:r>
          </w:p>
        </w:tc>
        <w:tc>
          <w:tcPr>
            <w:tcW w:w="1440" w:type="dxa"/>
            <w:shd w:val="clear" w:color="auto" w:fill="F2F2F2" w:themeFill="background1" w:themeFillShade="F2"/>
            <w:vAlign w:val="center"/>
          </w:tcPr>
          <w:p w14:paraId="08A96596" w14:textId="77777777" w:rsidR="00034E92" w:rsidRDefault="001E08F3">
            <w:pPr>
              <w:jc w:val="center"/>
              <w:rPr>
                <w:ins w:id="9667" w:author="mbeckerle" w:date="2013-07-11T17:44:00Z"/>
                <w:rFonts w:eastAsia="MS Mincho" w:cs="Arial"/>
                <w:b/>
                <w:iCs/>
                <w:lang w:eastAsia="ja-JP"/>
              </w:rPr>
            </w:pPr>
            <w:r w:rsidRPr="005D2633">
              <w:rPr>
                <w:rFonts w:eastAsia="MS Mincho" w:cs="Arial"/>
                <w:b/>
                <w:iCs/>
                <w:lang w:eastAsia="ja-JP"/>
              </w:rPr>
              <w:t xml:space="preserve">fixed, 2 byte </w:t>
            </w:r>
          </w:p>
          <w:p w14:paraId="171C034B" w14:textId="65AAEA94" w:rsidR="001E08F3" w:rsidRPr="005D2633" w:rsidRDefault="001E08F3">
            <w:pPr>
              <w:jc w:val="center"/>
              <w:rPr>
                <w:rFonts w:eastAsia="MS Mincho" w:cs="Arial"/>
                <w:b/>
                <w:iCs/>
                <w:lang w:eastAsia="ja-JP"/>
              </w:rPr>
            </w:pPr>
            <w:commentRangeStart w:id="9668"/>
            <w:r w:rsidRPr="005D2633">
              <w:rPr>
                <w:rFonts w:eastAsia="MS Mincho" w:cs="Arial"/>
                <w:b/>
                <w:iCs/>
                <w:lang w:eastAsia="ja-JP"/>
              </w:rPr>
              <w:t xml:space="preserve">(e.g., </w:t>
            </w:r>
            <w:del w:id="9669" w:author="mbeckerle" w:date="2013-07-11T17:44:00Z">
              <w:r w:rsidR="00994545" w:rsidRPr="005D2633" w:rsidDel="00034E92">
                <w:rPr>
                  <w:rFonts w:eastAsia="MS Mincho" w:cs="Arial"/>
                  <w:b/>
                  <w:iCs/>
                  <w:lang w:eastAsia="ja-JP"/>
                </w:rPr>
                <w:delText>UCS-2</w:delText>
              </w:r>
            </w:del>
            <w:ins w:id="9670" w:author="mbeckerle" w:date="2013-07-11T17:44:00Z">
              <w:r w:rsidR="00034E92">
                <w:rPr>
                  <w:rFonts w:eastAsia="MS Mincho" w:cs="Arial"/>
                  <w:b/>
                  <w:iCs/>
                  <w:lang w:eastAsia="ja-JP"/>
                </w:rPr>
                <w:t>UTF-16 with dfdl:utf16Width='fixed'</w:t>
              </w:r>
            </w:ins>
            <w:r w:rsidRPr="005D2633">
              <w:rPr>
                <w:rFonts w:eastAsia="MS Mincho" w:cs="Arial"/>
                <w:b/>
                <w:iCs/>
                <w:lang w:eastAsia="ja-JP"/>
              </w:rPr>
              <w:t>)</w:t>
            </w:r>
            <w:commentRangeEnd w:id="9668"/>
            <w:r w:rsidR="00034E92">
              <w:rPr>
                <w:rStyle w:val="CommentReference"/>
              </w:rPr>
              <w:commentReference w:id="9668"/>
            </w:r>
          </w:p>
        </w:tc>
        <w:tc>
          <w:tcPr>
            <w:tcW w:w="1710" w:type="dxa"/>
            <w:shd w:val="clear" w:color="auto" w:fill="F2F2F2" w:themeFill="background1" w:themeFillShade="F2"/>
            <w:vAlign w:val="center"/>
          </w:tcPr>
          <w:p w14:paraId="28B714E9" w14:textId="77777777" w:rsidR="001E08F3" w:rsidRPr="005D2633" w:rsidRDefault="001E08F3" w:rsidP="001E08F3">
            <w:pPr>
              <w:jc w:val="center"/>
              <w:rPr>
                <w:rFonts w:eastAsia="MS Mincho" w:cs="Arial"/>
                <w:b/>
                <w:iCs/>
                <w:lang w:eastAsia="ja-JP"/>
              </w:rPr>
            </w:pPr>
            <w:r w:rsidRPr="005D2633">
              <w:rPr>
                <w:rFonts w:eastAsia="MS Mincho" w:cs="Arial"/>
                <w:b/>
                <w:iCs/>
                <w:lang w:eastAsia="ja-JP"/>
              </w:rPr>
              <w:t>fixed, 4 byte (e.g., UTF-32)</w:t>
            </w:r>
          </w:p>
        </w:tc>
        <w:tc>
          <w:tcPr>
            <w:tcW w:w="4230" w:type="dxa"/>
            <w:shd w:val="clear" w:color="auto" w:fill="F2F2F2" w:themeFill="background1" w:themeFillShade="F2"/>
            <w:vAlign w:val="center"/>
          </w:tcPr>
          <w:p w14:paraId="12A9FF1F" w14:textId="59D43758" w:rsidR="001E08F3" w:rsidRPr="005D2633" w:rsidDel="0045662B" w:rsidRDefault="001E08F3">
            <w:pPr>
              <w:jc w:val="center"/>
              <w:rPr>
                <w:del w:id="9671" w:author="mbeckerle" w:date="2012-04-22T17:58:00Z"/>
                <w:rFonts w:eastAsia="MS Mincho" w:cs="Arial"/>
                <w:b/>
                <w:iCs/>
                <w:lang w:eastAsia="ja-JP"/>
              </w:rPr>
            </w:pPr>
            <w:r w:rsidRPr="005D2633">
              <w:rPr>
                <w:rFonts w:eastAsia="MS Mincho" w:cs="Arial"/>
                <w:b/>
                <w:iCs/>
                <w:lang w:eastAsia="ja-JP"/>
              </w:rPr>
              <w:t>variable (e.g., Shift_JIS, UTF-8</w:t>
            </w:r>
            <w:r w:rsidR="00994545" w:rsidRPr="005D2633">
              <w:rPr>
                <w:rFonts w:eastAsia="MS Mincho" w:cs="Arial"/>
                <w:b/>
                <w:iCs/>
                <w:lang w:eastAsia="ja-JP"/>
              </w:rPr>
              <w:t>, UTF-16</w:t>
            </w:r>
            <w:r w:rsidRPr="005D2633">
              <w:rPr>
                <w:rFonts w:eastAsia="MS Mincho" w:cs="Arial"/>
                <w:b/>
                <w:iCs/>
                <w:lang w:eastAsia="ja-JP"/>
              </w:rPr>
              <w:t>)</w:t>
            </w:r>
          </w:p>
          <w:p w14:paraId="1EACFEE3" w14:textId="77777777" w:rsidR="001E08F3" w:rsidRPr="005D2633" w:rsidRDefault="001E08F3">
            <w:pPr>
              <w:jc w:val="center"/>
              <w:rPr>
                <w:rFonts w:eastAsia="MS Mincho" w:cs="Arial"/>
                <w:b/>
                <w:iCs/>
                <w:lang w:eastAsia="ja-JP"/>
              </w:rPr>
            </w:pPr>
          </w:p>
        </w:tc>
      </w:tr>
      <w:tr w:rsidR="00BF0C05" w:rsidRPr="005223F4" w14:paraId="171030D5" w14:textId="77777777" w:rsidTr="005D2633">
        <w:trPr>
          <w:cantSplit/>
          <w:trHeight w:val="1500"/>
        </w:trPr>
        <w:tc>
          <w:tcPr>
            <w:tcW w:w="1365" w:type="dxa"/>
            <w:shd w:val="clear" w:color="auto" w:fill="auto"/>
            <w:vAlign w:val="center"/>
          </w:tcPr>
          <w:p w14:paraId="3C111CAD" w14:textId="77777777" w:rsidR="00BF0C05" w:rsidRPr="005223F4" w:rsidRDefault="00BF0C05" w:rsidP="00D67874">
            <w:r w:rsidRPr="005223F4">
              <w:t>1</w:t>
            </w:r>
          </w:p>
        </w:tc>
        <w:tc>
          <w:tcPr>
            <w:tcW w:w="1440" w:type="dxa"/>
            <w:shd w:val="clear" w:color="auto" w:fill="auto"/>
            <w:vAlign w:val="center"/>
          </w:tcPr>
          <w:p w14:paraId="7785F6E1" w14:textId="77777777" w:rsidR="00BF0C05" w:rsidRPr="005223F4" w:rsidRDefault="00BF0C05" w:rsidP="00D67874">
            <w:r w:rsidRPr="005223F4">
              <w:t>2</w:t>
            </w:r>
          </w:p>
        </w:tc>
        <w:tc>
          <w:tcPr>
            <w:tcW w:w="1710" w:type="dxa"/>
            <w:shd w:val="clear" w:color="auto" w:fill="auto"/>
            <w:vAlign w:val="center"/>
          </w:tcPr>
          <w:p w14:paraId="695D145D" w14:textId="77777777" w:rsidR="00BF0C05" w:rsidRPr="005223F4" w:rsidRDefault="00BF0C05" w:rsidP="00D67874">
            <w:r w:rsidRPr="005223F4">
              <w:t>4</w:t>
            </w:r>
          </w:p>
        </w:tc>
        <w:tc>
          <w:tcPr>
            <w:tcW w:w="4230" w:type="dxa"/>
            <w:shd w:val="clear" w:color="auto" w:fill="auto"/>
            <w:vAlign w:val="center"/>
          </w:tcPr>
          <w:p w14:paraId="32E33317" w14:textId="77777777" w:rsidR="00BF0C05" w:rsidRPr="005223F4" w:rsidRDefault="00BF0C05" w:rsidP="00D67874">
            <w:r w:rsidRPr="005223F4">
              <w:t>Variable width</w:t>
            </w:r>
            <w:r w:rsidRPr="005223F4" w:rsidDel="00E65640">
              <w:t>.</w:t>
            </w:r>
          </w:p>
          <w:p w14:paraId="512BC422" w14:textId="77777777" w:rsidR="00BF0C05" w:rsidRPr="005223F4" w:rsidRDefault="00BF0C05" w:rsidP="00D67874">
            <w:r w:rsidRPr="005223F4">
              <w:t>Min = 1,</w:t>
            </w:r>
            <w:r w:rsidR="00A33E05" w:rsidRPr="005223F4">
              <w:t xml:space="preserve"> </w:t>
            </w:r>
            <w:r w:rsidRPr="005223F4">
              <w:t>Max = encoding dependent</w:t>
            </w:r>
            <w:del w:id="9672" w:author="mbeckerle" w:date="2012-03-24T13:43:00Z">
              <w:r w:rsidR="00A33E05" w:rsidRPr="005223F4" w:rsidDel="002D45CC">
                <w:delText xml:space="preserve">, </w:delText>
              </w:r>
              <w:r w:rsidRPr="005223F4" w:rsidDel="002D45CC">
                <w:delText>2</w:delText>
              </w:r>
            </w:del>
            <w:commentRangeEnd w:id="9666"/>
            <w:r w:rsidR="00B8072A">
              <w:rPr>
                <w:rStyle w:val="CommentReference"/>
              </w:rPr>
              <w:commentReference w:id="9666"/>
            </w:r>
          </w:p>
        </w:tc>
      </w:tr>
    </w:tbl>
    <w:p w14:paraId="632E251B" w14:textId="77777777" w:rsidR="001E08F3" w:rsidRPr="005223F4" w:rsidRDefault="00BE0A6A" w:rsidP="00BE0A6A">
      <w:pPr>
        <w:pStyle w:val="Caption"/>
      </w:pPr>
      <w:r w:rsidRPr="005223F4">
        <w:t xml:space="preserve">Table </w:t>
      </w:r>
      <w:fldSimple w:instr=" SEQ Table \* ARABIC ">
        <w:ins w:id="9673" w:author="mbeckerle" w:date="2013-07-10T14:54:00Z">
          <w:r w:rsidR="008B68D7">
            <w:rPr>
              <w:noProof/>
            </w:rPr>
            <w:t>16</w:t>
          </w:r>
        </w:ins>
        <w:del w:id="9674" w:author="mbeckerle" w:date="2013-07-10T14:51:00Z">
          <w:r w:rsidR="00D04199" w:rsidDel="00D9274F">
            <w:rPr>
              <w:noProof/>
            </w:rPr>
            <w:delText>17</w:delText>
          </w:r>
        </w:del>
      </w:fldSimple>
      <w:r w:rsidRPr="005223F4">
        <w:t xml:space="preserve"> Character Widths</w:t>
      </w:r>
    </w:p>
    <w:p w14:paraId="7C5272D1" w14:textId="296F2881" w:rsidR="00BE0A6A" w:rsidRPr="005223F4" w:rsidDel="00916D7B" w:rsidRDefault="00BE0A6A" w:rsidP="001E08F3">
      <w:pPr>
        <w:rPr>
          <w:del w:id="9675" w:author="mbeckerle" w:date="2012-04-22T18:14:00Z"/>
        </w:rPr>
      </w:pPr>
    </w:p>
    <w:p w14:paraId="020BBF5B" w14:textId="77777777" w:rsidR="001E08F3" w:rsidRPr="005223F4" w:rsidRDefault="001E08F3" w:rsidP="001E08F3">
      <w:r w:rsidRPr="005223F4">
        <w:t xml:space="preserve">We define the term </w:t>
      </w:r>
      <w:r w:rsidRPr="005223F4">
        <w:rPr>
          <w:i/>
          <w:iCs/>
        </w:rPr>
        <w:t xml:space="preserve">fixed width encoding </w:t>
      </w:r>
      <w:r w:rsidRPr="005223F4">
        <w:t xml:space="preserve">to mean an encoding and associated other representation properties where the value in the bottom row of the above table is a fixed integer. </w:t>
      </w:r>
    </w:p>
    <w:p w14:paraId="17B8AA40" w14:textId="77777777" w:rsidR="001E08F3" w:rsidRPr="005223F4" w:rsidRDefault="001E08F3" w:rsidP="001E08F3">
      <w:r w:rsidRPr="005223F4">
        <w:t xml:space="preserve">The term </w:t>
      </w:r>
      <w:r w:rsidRPr="005223F4">
        <w:rPr>
          <w:i/>
          <w:iCs/>
        </w:rPr>
        <w:t xml:space="preserve">variable width encoding </w:t>
      </w:r>
      <w:r w:rsidRPr="005223F4">
        <w:t>is the opposite. In a variable width encoding, the characters have a minimum and a maximum length. The maximum depends on the encoding, but is typically either 3 (Shift-JIS), or 4 (UTF-8</w:t>
      </w:r>
      <w:r w:rsidR="00BC5013" w:rsidRPr="005223F4">
        <w:t>).</w:t>
      </w:r>
    </w:p>
    <w:p w14:paraId="226828D4" w14:textId="2871A997" w:rsidR="004D3BB6" w:rsidRPr="005223F4" w:rsidDel="00916D7B" w:rsidRDefault="004D3BB6" w:rsidP="001E08F3">
      <w:pPr>
        <w:rPr>
          <w:del w:id="9676" w:author="mbeckerle" w:date="2012-04-22T18:14:00Z"/>
        </w:rPr>
      </w:pPr>
    </w:p>
    <w:p w14:paraId="10F313C0" w14:textId="77777777" w:rsidR="004D3BB6" w:rsidRPr="005223F4" w:rsidRDefault="004D3BB6" w:rsidP="00351163">
      <w:r w:rsidRPr="005223F4">
        <w:t>UTF-16</w:t>
      </w:r>
      <w:r w:rsidR="00351163" w:rsidRPr="005223F4">
        <w:t>,</w:t>
      </w:r>
      <w:r w:rsidRPr="005223F4">
        <w:t xml:space="preserve"> </w:t>
      </w:r>
      <w:r w:rsidR="005B0FE2" w:rsidRPr="005223F4">
        <w:t>UTF16</w:t>
      </w:r>
      <w:r w:rsidR="00351163" w:rsidRPr="005223F4">
        <w:t>LE and UTF16BE are</w:t>
      </w:r>
      <w:r w:rsidRPr="005223F4">
        <w:t xml:space="preserve"> </w:t>
      </w:r>
      <w:del w:id="9677" w:author="mbeckerle" w:date="2012-03-24T13:43:00Z">
        <w:r w:rsidRPr="005223F4" w:rsidDel="002D45CC">
          <w:delText xml:space="preserve">a </w:delText>
        </w:r>
      </w:del>
      <w:r w:rsidRPr="005223F4">
        <w:t>variable width encoding</w:t>
      </w:r>
      <w:r w:rsidR="00351163" w:rsidRPr="005223F4">
        <w:t>s</w:t>
      </w:r>
      <w:r w:rsidRPr="005223F4">
        <w:t xml:space="preserve">, however when </w:t>
      </w:r>
      <w:r w:rsidR="00050432">
        <w:t>dfdl:</w:t>
      </w:r>
      <w:r w:rsidR="006B48F4" w:rsidRPr="005223F4">
        <w:t xml:space="preserve">utf16Width is 'fixed' </w:t>
      </w:r>
      <w:r w:rsidR="00351163" w:rsidRPr="005223F4">
        <w:t>they are</w:t>
      </w:r>
      <w:r w:rsidR="006B48F4" w:rsidRPr="005223F4">
        <w:t xml:space="preserve"> treated </w:t>
      </w:r>
      <w:r w:rsidR="00351163" w:rsidRPr="005223F4">
        <w:t>as</w:t>
      </w:r>
      <w:r w:rsidR="006B48F4" w:rsidRPr="005223F4">
        <w:t xml:space="preserve"> a 2 byte fixed width encoding.</w:t>
      </w:r>
    </w:p>
    <w:p w14:paraId="58497235" w14:textId="77777777" w:rsidR="001E08F3" w:rsidRPr="005223F4" w:rsidRDefault="001E08F3" w:rsidP="00BC6471">
      <w:pPr>
        <w:pStyle w:val="Heading5"/>
      </w:pPr>
      <w:bookmarkStart w:id="9678" w:name="_Toc146530423"/>
      <w:bookmarkStart w:id="9679" w:name="_Toc177399091"/>
      <w:bookmarkStart w:id="9680" w:name="_Toc175057378"/>
      <w:bookmarkStart w:id="9681" w:name="_Toc199516314"/>
      <w:bookmarkStart w:id="9682" w:name="_Toc194983978"/>
      <w:r w:rsidRPr="005223F4">
        <w:t>Text Length in Characters when Specified in Bytes</w:t>
      </w:r>
      <w:bookmarkEnd w:id="9678"/>
      <w:bookmarkEnd w:id="9679"/>
      <w:bookmarkEnd w:id="9680"/>
      <w:bookmarkEnd w:id="9681"/>
      <w:bookmarkEnd w:id="9682"/>
    </w:p>
    <w:p w14:paraId="14AF43B5" w14:textId="2B83DFB2" w:rsidR="002C11A2" w:rsidRPr="005223F4" w:rsidDel="00916D7B" w:rsidRDefault="002C11A2" w:rsidP="002C11A2">
      <w:pPr>
        <w:rPr>
          <w:del w:id="9683" w:author="mbeckerle" w:date="2012-04-22T18:14:00Z"/>
        </w:rPr>
      </w:pPr>
    </w:p>
    <w:p w14:paraId="22C5322D" w14:textId="77777777" w:rsidR="002C11A2" w:rsidRPr="005223F4" w:rsidRDefault="002C11A2" w:rsidP="002C11A2">
      <w:r w:rsidRPr="005223F4">
        <w:t>If a simple element has dfdl:representation=’text’ but dfdl:lengthUnits=’bytes’ then the following rules apply:</w:t>
      </w:r>
    </w:p>
    <w:p w14:paraId="02229D67" w14:textId="161F44C5" w:rsidR="0062539F" w:rsidRDefault="002C11A2" w:rsidP="0062539F">
      <w:pPr>
        <w:rPr>
          <w:ins w:id="9684" w:author="mbeckerle" w:date="2012-03-24T14:29:00Z"/>
          <w:rFonts w:ascii="Times New Roman" w:hAnsi="Times New Roman"/>
          <w:sz w:val="24"/>
          <w:szCs w:val="24"/>
        </w:rPr>
      </w:pPr>
      <w:r w:rsidRPr="005223F4">
        <w:t xml:space="preserve">The length of the simple content </w:t>
      </w:r>
      <w:ins w:id="9685" w:author="mbeckerle" w:date="2012-03-24T14:29:00Z">
        <w:r w:rsidR="0062539F">
          <w:t>region</w:t>
        </w:r>
        <w:r w:rsidR="0062539F">
          <w:rPr>
            <w:rStyle w:val="CommentReference"/>
            <w:rFonts w:cs="Arial"/>
            <w:lang w:eastAsia="zh-CN"/>
          </w:rPr>
          <w:commentReference w:id="9686"/>
        </w:r>
      </w:ins>
      <w:ins w:id="9687" w:author="Steve Hanson" w:date="2012-08-06T14:32:00Z">
        <w:r w:rsidR="002860DC">
          <w:t xml:space="preserve"> </w:t>
        </w:r>
      </w:ins>
      <w:ins w:id="9688" w:author="mbeckerle" w:date="2012-03-24T14:29:00Z">
        <w:r w:rsidR="0062539F">
          <w:t xml:space="preserve">(i.e., SimpleContent defined in Section </w:t>
        </w:r>
        <w:r w:rsidR="0062539F">
          <w:fldChar w:fldCharType="begin"/>
        </w:r>
        <w:r w:rsidR="0062539F">
          <w:instrText xml:space="preserve"> REF __RefHeading__3549_1503507204 \h </w:instrText>
        </w:r>
      </w:ins>
      <w:ins w:id="9689" w:author="mbeckerle" w:date="2012-03-24T14:29:00Z">
        <w:r w:rsidR="0062539F">
          <w:fldChar w:fldCharType="separate"/>
        </w:r>
      </w:ins>
      <w:ins w:id="9690" w:author="mbeckerle" w:date="2013-07-10T14:54:00Z">
        <w:r w:rsidR="008B68D7">
          <w:rPr>
            <w:b/>
            <w:bCs/>
          </w:rPr>
          <w:t>Error! Reference source not found.</w:t>
        </w:r>
      </w:ins>
      <w:ins w:id="9691" w:author="mbeckerle" w:date="2012-03-24T14:29:00Z">
        <w:r w:rsidR="0062539F">
          <w:fldChar w:fldCharType="end"/>
        </w:r>
        <w:r w:rsidR="0062539F">
          <w:t>)</w:t>
        </w:r>
        <w:r w:rsidR="0062539F">
          <w:rPr>
            <w:rFonts w:ascii="Times New Roman" w:hAnsi="Times New Roman"/>
            <w:sz w:val="24"/>
            <w:szCs w:val="24"/>
          </w:rPr>
          <w:t xml:space="preserve"> </w:t>
        </w:r>
      </w:ins>
    </w:p>
    <w:p w14:paraId="04FD1C9D" w14:textId="77777777" w:rsidR="002C11A2" w:rsidRPr="005223F4" w:rsidRDefault="002C11A2" w:rsidP="002860DC">
      <w:pPr>
        <w:pStyle w:val="ListParagraph"/>
        <w:numPr>
          <w:ilvl w:val="0"/>
          <w:numId w:val="143"/>
        </w:numPr>
      </w:pPr>
      <w:del w:id="9692" w:author="mbeckerle" w:date="2012-03-24T14:29:00Z">
        <w:r w:rsidRPr="005223F4" w:rsidDel="0062539F">
          <w:delText xml:space="preserve">region </w:delText>
        </w:r>
      </w:del>
      <w:r w:rsidRPr="005223F4">
        <w:t>is the length in bytes, the length being calculated using the normal rules.</w:t>
      </w:r>
    </w:p>
    <w:p w14:paraId="7D3F5C3F" w14:textId="77777777" w:rsidR="002C11A2" w:rsidRPr="005223F4" w:rsidRDefault="002C11A2" w:rsidP="002860DC">
      <w:pPr>
        <w:pStyle w:val="ListParagraph"/>
        <w:numPr>
          <w:ilvl w:val="0"/>
          <w:numId w:val="143"/>
        </w:numPr>
      </w:pPr>
      <w:r w:rsidRPr="005223F4">
        <w:t>When parsing, as many characters as possible are extracted from the bytes of the simple content region. Any left over bytes are skipped.</w:t>
      </w:r>
    </w:p>
    <w:p w14:paraId="02C2C9FA" w14:textId="77777777" w:rsidR="002C11A2" w:rsidRPr="005223F4" w:rsidRDefault="002C11A2" w:rsidP="002860DC">
      <w:pPr>
        <w:pStyle w:val="ListParagraph"/>
        <w:numPr>
          <w:ilvl w:val="0"/>
          <w:numId w:val="143"/>
        </w:numPr>
      </w:pPr>
      <w:r w:rsidRPr="005223F4">
        <w:t xml:space="preserve">When unparsing, if the simple content region is larger than the encoded length of the element then the remaining bytes are filled with dfdl:fillByte (This is the grammar </w:t>
      </w:r>
      <w:r w:rsidRPr="005223F4">
        <w:rPr>
          <w:b/>
          <w:i/>
        </w:rPr>
        <w:t>RightPadOrFill</w:t>
      </w:r>
      <w:r w:rsidRPr="005223F4">
        <w:t xml:space="preserve"> region.).</w:t>
      </w:r>
    </w:p>
    <w:p w14:paraId="05CB3226" w14:textId="398EFEBF" w:rsidR="002C11A2" w:rsidRPr="005223F4" w:rsidDel="00916D7B" w:rsidRDefault="002C11A2" w:rsidP="002C11A2">
      <w:pPr>
        <w:rPr>
          <w:del w:id="9693" w:author="mbeckerle" w:date="2012-04-22T18:15:00Z"/>
        </w:rPr>
      </w:pPr>
    </w:p>
    <w:p w14:paraId="5F4F835E" w14:textId="77777777" w:rsidR="00DA7E26" w:rsidRPr="00DA7E26" w:rsidRDefault="00BF0C05" w:rsidP="00DA7E26">
      <w:pPr>
        <w:pStyle w:val="Heading5"/>
      </w:pPr>
      <w:r w:rsidRPr="005223F4">
        <w:t>Byte Order Mark</w:t>
      </w:r>
    </w:p>
    <w:p w14:paraId="086F9A63" w14:textId="77777777" w:rsidR="00DA7E26" w:rsidRDefault="00DA7E26" w:rsidP="00BC5013">
      <w:pPr>
        <w:pStyle w:val="Normal1"/>
        <w:ind w:firstLine="0"/>
        <w:jc w:val="left"/>
        <w:rPr>
          <w:ins w:id="9694" w:author="mbeckerle" w:date="2012-03-25T11:14:00Z"/>
          <w:rFonts w:ascii="Helvetica" w:hAnsi="Helvetica" w:cs="Helvetica"/>
        </w:rPr>
      </w:pPr>
      <w:ins w:id="9695" w:author="mbeckerle" w:date="2012-03-25T11:11:00Z">
        <w:r>
          <w:rPr>
            <w:rFonts w:ascii="Arial" w:hAnsi="Arial" w:cs="Arial"/>
          </w:rPr>
          <w:t xml:space="preserve">DFDL only </w:t>
        </w:r>
      </w:ins>
      <w:ins w:id="9696" w:author="mbeckerle" w:date="2012-03-25T11:17:00Z">
        <w:r>
          <w:rPr>
            <w:rFonts w:ascii="Arial" w:hAnsi="Arial" w:cs="Arial"/>
          </w:rPr>
          <w:t>interprets</w:t>
        </w:r>
      </w:ins>
      <w:ins w:id="9697" w:author="mbeckerle" w:date="2012-03-25T11:11:00Z">
        <w:r>
          <w:rPr>
            <w:rFonts w:ascii="Arial" w:hAnsi="Arial" w:cs="Arial"/>
          </w:rPr>
          <w:t xml:space="preserve"> Unicode byte order marks at the document level, that is, at the start of the document information item</w:t>
        </w:r>
      </w:ins>
      <w:ins w:id="9698" w:author="mbeckerle" w:date="2012-03-25T11:18:00Z">
        <w:r>
          <w:rPr>
            <w:rFonts w:ascii="Arial" w:hAnsi="Arial" w:cs="Arial"/>
          </w:rPr>
          <w:t>, and the start of the data stream.</w:t>
        </w:r>
      </w:ins>
      <w:ins w:id="9699" w:author="mbeckerle" w:date="2012-03-25T11:11:00Z">
        <w:r>
          <w:rPr>
            <w:rFonts w:ascii="Arial" w:hAnsi="Arial" w:cs="Arial"/>
          </w:rPr>
          <w:t xml:space="preserve"> See Section</w:t>
        </w:r>
      </w:ins>
      <w:ins w:id="9700" w:author="mbeckerle" w:date="2012-03-25T11:13:00Z">
        <w:r>
          <w:rPr>
            <w:rFonts w:ascii="Arial" w:hAnsi="Arial" w:cs="Arial"/>
          </w:rPr>
          <w:t xml:space="preserve"> </w:t>
        </w:r>
        <w:r>
          <w:rPr>
            <w:rFonts w:ascii="Arial" w:hAnsi="Arial" w:cs="Arial"/>
          </w:rPr>
          <w:fldChar w:fldCharType="begin"/>
        </w:r>
        <w:r>
          <w:rPr>
            <w:rFonts w:ascii="Arial" w:hAnsi="Arial" w:cs="Arial"/>
          </w:rPr>
          <w:instrText xml:space="preserve"> REF _Ref320436132 \w \h </w:instrText>
        </w:r>
      </w:ins>
      <w:r>
        <w:rPr>
          <w:rFonts w:ascii="Arial" w:hAnsi="Arial" w:cs="Arial"/>
        </w:rPr>
      </w:r>
      <w:r>
        <w:rPr>
          <w:rFonts w:ascii="Arial" w:hAnsi="Arial" w:cs="Arial"/>
        </w:rPr>
        <w:fldChar w:fldCharType="separate"/>
      </w:r>
      <w:ins w:id="9701" w:author="mbeckerle" w:date="2013-07-10T14:54:00Z">
        <w:r w:rsidR="008B68D7">
          <w:rPr>
            <w:rFonts w:ascii="Arial" w:hAnsi="Arial" w:cs="Arial"/>
          </w:rPr>
          <w:t>11.1</w:t>
        </w:r>
      </w:ins>
      <w:ins w:id="9702" w:author="mbeckerle" w:date="2012-03-25T11:13:00Z">
        <w:r>
          <w:rPr>
            <w:rFonts w:ascii="Arial" w:hAnsi="Arial" w:cs="Arial"/>
          </w:rPr>
          <w:fldChar w:fldCharType="end"/>
        </w:r>
      </w:ins>
      <w:ins w:id="9703" w:author="mbeckerle" w:date="2012-03-25T11:11:00Z">
        <w:r>
          <w:rPr>
            <w:rFonts w:ascii="Arial" w:hAnsi="Arial" w:cs="Arial"/>
          </w:rPr>
          <w:t xml:space="preserve"> </w:t>
        </w:r>
      </w:ins>
      <w:r w:rsidRPr="002860DC">
        <w:rPr>
          <w:rFonts w:ascii="Helvetica" w:hAnsi="Helvetica" w:cs="Helvetica"/>
        </w:rPr>
        <w:fldChar w:fldCharType="begin"/>
      </w:r>
      <w:r w:rsidRPr="002860DC">
        <w:rPr>
          <w:rFonts w:ascii="Helvetica" w:hAnsi="Helvetica" w:cs="Helvetica"/>
        </w:rPr>
        <w:instrText xml:space="preserve"> REF _Ref320436132 \h </w:instrText>
      </w:r>
      <w:r>
        <w:rPr>
          <w:rFonts w:ascii="Helvetica" w:hAnsi="Helvetica" w:cs="Helvetica"/>
        </w:rPr>
        <w:instrText xml:space="preserve"> \* MERGEFORMAT </w:instrText>
      </w:r>
      <w:r w:rsidRPr="002860DC">
        <w:rPr>
          <w:rFonts w:ascii="Helvetica" w:hAnsi="Helvetica" w:cs="Helvetica"/>
        </w:rPr>
      </w:r>
      <w:r w:rsidRPr="002860DC">
        <w:rPr>
          <w:rFonts w:ascii="Helvetica" w:hAnsi="Helvetica" w:cs="Helvetica"/>
        </w:rPr>
        <w:fldChar w:fldCharType="separate"/>
      </w:r>
      <w:ins w:id="9704" w:author="mbeckerle" w:date="2013-07-10T14:54:00Z">
        <w:r w:rsidR="008B68D7" w:rsidRPr="008B68D7">
          <w:rPr>
            <w:rFonts w:ascii="Helvetica" w:hAnsi="Helvetica" w:cs="Helvetica"/>
            <w:rPrChange w:id="9705" w:author="mbeckerle" w:date="2013-07-10T14:54:00Z">
              <w:rPr/>
            </w:rPrChange>
          </w:rPr>
          <w:t>Unicode Byte Order Marks (BOM)</w:t>
        </w:r>
      </w:ins>
      <w:ins w:id="9706" w:author="mbeckerle" w:date="2012-03-25T11:12:00Z">
        <w:r w:rsidRPr="002860DC">
          <w:rPr>
            <w:rFonts w:ascii="Helvetica" w:hAnsi="Helvetica" w:cs="Helvetica"/>
          </w:rPr>
          <w:fldChar w:fldCharType="end"/>
        </w:r>
      </w:ins>
      <w:ins w:id="9707" w:author="mbeckerle" w:date="2012-03-25T11:14:00Z">
        <w:r>
          <w:rPr>
            <w:rFonts w:ascii="Helvetica" w:hAnsi="Helvetica" w:cs="Helvetica"/>
          </w:rPr>
          <w:t xml:space="preserve"> for details.</w:t>
        </w:r>
      </w:ins>
    </w:p>
    <w:p w14:paraId="77449302" w14:textId="77777777" w:rsidR="00BF0C05" w:rsidRPr="005223F4" w:rsidRDefault="00BF0C05" w:rsidP="00BC5013">
      <w:pPr>
        <w:pStyle w:val="Normal1"/>
        <w:ind w:firstLine="0"/>
        <w:jc w:val="left"/>
      </w:pPr>
      <w:commentRangeStart w:id="9708"/>
      <w:r w:rsidRPr="005223F4">
        <w:rPr>
          <w:rFonts w:ascii="Arial" w:hAnsi="Arial" w:cs="Arial"/>
        </w:rPr>
        <w:t>If a byte-order mark codepoint appears</w:t>
      </w:r>
      <w:ins w:id="9709" w:author="mbeckerle" w:date="2012-03-25T11:14:00Z">
        <w:r w:rsidR="00DA7E26">
          <w:rPr>
            <w:rFonts w:ascii="Arial" w:hAnsi="Arial" w:cs="Arial"/>
          </w:rPr>
          <w:t xml:space="preserve"> within the data</w:t>
        </w:r>
      </w:ins>
      <w:ins w:id="9710" w:author="mbeckerle" w:date="2012-03-25T11:18:00Z">
        <w:r w:rsidR="00DA7E26">
          <w:rPr>
            <w:rFonts w:ascii="Arial" w:hAnsi="Arial" w:cs="Arial"/>
          </w:rPr>
          <w:t>, either within or</w:t>
        </w:r>
      </w:ins>
      <w:r w:rsidRPr="005223F4">
        <w:rPr>
          <w:rFonts w:ascii="Arial" w:hAnsi="Arial" w:cs="Arial"/>
        </w:rPr>
        <w:t xml:space="preserve"> at the start of a UTF-8, UTF-16 or UTF-32 encoded string then the byte-order mark will be included as part of the string payload</w:t>
      </w:r>
      <w:r w:rsidRPr="005223F4">
        <w:rPr>
          <w:rStyle w:val="FootnoteReference"/>
          <w:rFonts w:ascii="Arial" w:hAnsi="Arial" w:cs="Arial"/>
        </w:rPr>
        <w:footnoteReference w:id="22"/>
      </w:r>
      <w:ins w:id="9716" w:author="mbeckerle" w:date="2012-03-25T11:18:00Z">
        <w:r w:rsidR="00DA7E26">
          <w:rPr>
            <w:rFonts w:ascii="Arial" w:hAnsi="Arial" w:cs="Arial"/>
          </w:rPr>
          <w:t xml:space="preserve"> as a character codepoint</w:t>
        </w:r>
      </w:ins>
      <w:r w:rsidRPr="005223F4">
        <w:rPr>
          <w:rFonts w:ascii="Arial" w:hAnsi="Arial" w:cs="Arial"/>
        </w:rPr>
        <w:t>. That is, for the UTF-8, UTF-16 and UTF-32 character encodings, a byte-order-mark codepoint is treated as a character of the string in DFDL and contributes</w:t>
      </w:r>
      <w:ins w:id="9717" w:author="mbeckerle" w:date="2012-03-25T11:19:00Z">
        <w:r w:rsidR="00DA7E26">
          <w:rPr>
            <w:rFonts w:ascii="Arial" w:hAnsi="Arial" w:cs="Arial"/>
          </w:rPr>
          <w:t xml:space="preserve"> 1 character length unit</w:t>
        </w:r>
      </w:ins>
      <w:r w:rsidRPr="005223F4">
        <w:rPr>
          <w:rFonts w:ascii="Arial" w:hAnsi="Arial" w:cs="Arial"/>
        </w:rPr>
        <w:t xml:space="preserve"> to the length.</w:t>
      </w:r>
    </w:p>
    <w:p w14:paraId="1CC8B954" w14:textId="77777777" w:rsidR="00BC5013" w:rsidRPr="005223F4" w:rsidRDefault="00BC5013" w:rsidP="008840FF">
      <w:pPr>
        <w:pStyle w:val="Normal1"/>
        <w:ind w:firstLine="0"/>
        <w:jc w:val="left"/>
      </w:pPr>
      <w:r w:rsidRPr="005223F4">
        <w:rPr>
          <w:rFonts w:ascii="Arial" w:hAnsi="Arial" w:cs="Arial"/>
        </w:rPr>
        <w:t xml:space="preserve">A way of </w:t>
      </w:r>
      <w:r w:rsidR="00A132AF" w:rsidRPr="005223F4">
        <w:rPr>
          <w:rFonts w:ascii="Arial" w:hAnsi="Arial" w:cs="Arial"/>
        </w:rPr>
        <w:t>eliminating</w:t>
      </w:r>
      <w:r w:rsidRPr="005223F4">
        <w:rPr>
          <w:rFonts w:ascii="Arial" w:hAnsi="Arial" w:cs="Arial"/>
        </w:rPr>
        <w:t xml:space="preserve"> the byte-order mark </w:t>
      </w:r>
      <w:ins w:id="9718" w:author="mbeckerle" w:date="2012-03-25T11:16:00Z">
        <w:r w:rsidR="00DA7E26">
          <w:rPr>
            <w:rFonts w:ascii="Arial" w:hAnsi="Arial" w:cs="Arial"/>
          </w:rPr>
          <w:t xml:space="preserve">at the beginning of a string </w:t>
        </w:r>
      </w:ins>
      <w:r w:rsidRPr="005223F4">
        <w:rPr>
          <w:rFonts w:ascii="Arial" w:hAnsi="Arial" w:cs="Arial"/>
        </w:rPr>
        <w:t xml:space="preserve">so that it does not end up in the </w:t>
      </w:r>
      <w:r w:rsidR="008840FF" w:rsidRPr="005223F4">
        <w:rPr>
          <w:rFonts w:ascii="Arial" w:hAnsi="Arial" w:cs="Arial"/>
        </w:rPr>
        <w:t>infoset</w:t>
      </w:r>
      <w:r w:rsidRPr="005223F4">
        <w:rPr>
          <w:rFonts w:ascii="Arial" w:hAnsi="Arial" w:cs="Arial"/>
        </w:rPr>
        <w:t xml:space="preserve"> is that the byte-order mark can be modeled as a separate element before the string. This BOM element can be either required or optional depending on whether </w:t>
      </w:r>
      <w:del w:id="9719" w:author="mbeckerle" w:date="2012-03-25T11:16:00Z">
        <w:r w:rsidRPr="005223F4" w:rsidDel="00DA7E26">
          <w:rPr>
            <w:rFonts w:ascii="Arial" w:hAnsi="Arial" w:cs="Arial"/>
          </w:rPr>
          <w:delText xml:space="preserve">one </w:delText>
        </w:r>
      </w:del>
      <w:ins w:id="9720" w:author="mbeckerle" w:date="2012-03-25T11:16:00Z">
        <w:r w:rsidR="00DA7E26">
          <w:rPr>
            <w:rFonts w:ascii="Arial" w:hAnsi="Arial" w:cs="Arial"/>
          </w:rPr>
          <w:t>a byte order mark</w:t>
        </w:r>
        <w:r w:rsidR="00DA7E26" w:rsidRPr="005223F4">
          <w:rPr>
            <w:rFonts w:ascii="Arial" w:hAnsi="Arial" w:cs="Arial"/>
          </w:rPr>
          <w:t xml:space="preserve"> </w:t>
        </w:r>
      </w:ins>
      <w:r w:rsidRPr="005223F4">
        <w:rPr>
          <w:rFonts w:ascii="Arial" w:hAnsi="Arial" w:cs="Arial"/>
        </w:rPr>
        <w:t xml:space="preserve">is expected or optional at the beginning of the string. </w:t>
      </w:r>
    </w:p>
    <w:p w14:paraId="5B7A79E5" w14:textId="77777777" w:rsidR="00DD3EF8" w:rsidRPr="005223F4" w:rsidRDefault="00E13147" w:rsidP="00DD3EF8">
      <w:pPr>
        <w:pStyle w:val="Heading4"/>
      </w:pPr>
      <w:bookmarkStart w:id="9721" w:name="_Toc177399095"/>
      <w:bookmarkStart w:id="9722" w:name="_Toc175057382"/>
      <w:bookmarkStart w:id="9723" w:name="_Toc199516318"/>
      <w:bookmarkStart w:id="9724" w:name="_Toc194983982"/>
      <w:bookmarkStart w:id="9725" w:name="_Toc243112825"/>
      <w:bookmarkStart w:id="9726" w:name="_Ref254775272"/>
      <w:bookmarkStart w:id="9727" w:name="_Ref254775279"/>
      <w:commentRangeEnd w:id="9708"/>
      <w:r>
        <w:rPr>
          <w:rStyle w:val="CommentReference"/>
          <w:b w:val="0"/>
          <w:bCs w:val="0"/>
        </w:rPr>
        <w:commentReference w:id="9708"/>
      </w:r>
      <w:r w:rsidR="00DD3EF8" w:rsidRPr="005223F4">
        <w:t>Length of Bit Fields</w:t>
      </w:r>
      <w:bookmarkEnd w:id="9721"/>
      <w:bookmarkEnd w:id="9722"/>
      <w:bookmarkEnd w:id="9723"/>
      <w:bookmarkEnd w:id="9724"/>
      <w:bookmarkEnd w:id="9725"/>
      <w:bookmarkEnd w:id="9726"/>
      <w:bookmarkEnd w:id="9727"/>
    </w:p>
    <w:p w14:paraId="04A330BE" w14:textId="3DCFADC5" w:rsidR="00DD3EF8" w:rsidRPr="005223F4" w:rsidDel="00916D7B" w:rsidRDefault="00DD3EF8" w:rsidP="00DD3EF8">
      <w:pPr>
        <w:pStyle w:val="nobreak"/>
        <w:rPr>
          <w:del w:id="9728" w:author="mbeckerle" w:date="2012-04-22T18:15:00Z"/>
        </w:rPr>
      </w:pPr>
    </w:p>
    <w:p w14:paraId="0391A7BE" w14:textId="42CB92BD" w:rsidR="00DD3EF8" w:rsidRDefault="00DD3EF8" w:rsidP="00DD3EF8">
      <w:pPr>
        <w:pStyle w:val="nobreak"/>
        <w:rPr>
          <w:ins w:id="9729" w:author="mbeckerle" w:date="2013-01-18T14:30:00Z"/>
        </w:rPr>
      </w:pPr>
      <w:r w:rsidRPr="005223F4">
        <w:t xml:space="preserve">A bit field is an element of </w:t>
      </w:r>
      <w:commentRangeStart w:id="9730"/>
      <w:ins w:id="9731" w:author="mbeckerle" w:date="2013-01-18T14:26:00Z">
        <w:r w:rsidR="00B84CD5">
          <w:t>signed</w:t>
        </w:r>
        <w:commentRangeEnd w:id="9730"/>
        <w:r w:rsidR="00B84CD5">
          <w:rPr>
            <w:rStyle w:val="CommentReference"/>
          </w:rPr>
          <w:commentReference w:id="9730"/>
        </w:r>
        <w:r w:rsidR="00B84CD5">
          <w:t xml:space="preserve"> or </w:t>
        </w:r>
      </w:ins>
      <w:ins w:id="9732" w:author="Steve Hanson" w:date="2012-02-23T15:36:00Z">
        <w:r w:rsidR="00B40487">
          <w:t xml:space="preserve">unsigned </w:t>
        </w:r>
      </w:ins>
      <w:r w:rsidRPr="005223F4">
        <w:t xml:space="preserve">integer </w:t>
      </w:r>
      <w:ins w:id="9733" w:author="Steve Hanson" w:date="2012-02-23T15:35:00Z">
        <w:r w:rsidR="00B40487">
          <w:t xml:space="preserve">or boolean </w:t>
        </w:r>
      </w:ins>
      <w:r w:rsidRPr="005223F4">
        <w:t xml:space="preserve">type where the lengthUnits=’bits’. </w:t>
      </w:r>
    </w:p>
    <w:p w14:paraId="4DFCA6FD" w14:textId="25023BB0" w:rsidR="00B84CD5" w:rsidRPr="00B84CD5" w:rsidRDefault="00B84CD5" w:rsidP="00B03EAB">
      <w:ins w:id="9734" w:author="mbeckerle" w:date="2013-01-18T14:30:00Z">
        <w:r>
          <w:t>For signed integer types, the bits are interpreted as a twos-complement integer with the most-significant bit representing the sign (0 for positive, 1 for negative).</w:t>
        </w:r>
      </w:ins>
    </w:p>
    <w:p w14:paraId="05DCD8C7" w14:textId="77777777" w:rsidR="00DD3EF8" w:rsidRDefault="00DD3EF8" w:rsidP="00DD3EF8">
      <w:pPr>
        <w:pStyle w:val="nobreak"/>
        <w:rPr>
          <w:ins w:id="9735" w:author="mbeckerle" w:date="2013-01-18T14:27:00Z"/>
        </w:rPr>
      </w:pPr>
      <w:r w:rsidRPr="005223F4">
        <w:t>It is a schema definition error if the length of a bit field is too large for the corresponding integer type, and the length can be statically determined (from the schema only).</w:t>
      </w:r>
    </w:p>
    <w:p w14:paraId="6A470CDF" w14:textId="42C5BE5F" w:rsidR="00B84CD5" w:rsidRPr="00B84CD5" w:rsidRDefault="00B84CD5" w:rsidP="00B03EAB">
      <w:ins w:id="9736" w:author="mbeckerle" w:date="2013-01-18T14:27:00Z">
        <w:r>
          <w:t>It is a schema definition error if the type is a signed integer type, and the length is 1 bit.</w:t>
        </w:r>
      </w:ins>
    </w:p>
    <w:p w14:paraId="0474F8FA" w14:textId="372529EA" w:rsidR="00DD3EF8" w:rsidRPr="005223F4" w:rsidRDefault="00DD3EF8" w:rsidP="00DD3EF8">
      <w:r w:rsidRPr="005223F4">
        <w:t>It is a runtime schema definition error if the length of a bit field can only be determined dynamically (for example because it is stored in the data), and the resulting length is too large for the integer type</w:t>
      </w:r>
      <w:ins w:id="9737" w:author="mbeckerle" w:date="2013-01-18T14:27:00Z">
        <w:r w:rsidR="00B84CD5">
          <w:t>, or is 1 bit for a signed integer type</w:t>
        </w:r>
      </w:ins>
      <w:r w:rsidRPr="005223F4">
        <w:t xml:space="preserve">. </w:t>
      </w:r>
    </w:p>
    <w:p w14:paraId="16804885" w14:textId="634A23E0" w:rsidR="006B48F4" w:rsidRPr="005223F4" w:rsidDel="00916D7B" w:rsidRDefault="006B48F4" w:rsidP="00DD3EF8">
      <w:pPr>
        <w:rPr>
          <w:del w:id="9738" w:author="mbeckerle" w:date="2012-04-22T18:16:00Z"/>
        </w:rPr>
      </w:pPr>
    </w:p>
    <w:p w14:paraId="526AC48C" w14:textId="77777777" w:rsidR="00F9048F" w:rsidRPr="005223F4" w:rsidRDefault="00F9048F" w:rsidP="00F9048F">
      <w:r w:rsidRPr="005223F4">
        <w:rPr>
          <w:b/>
          <w:bCs/>
        </w:rPr>
        <w:t>Definition: Bit position</w:t>
      </w:r>
    </w:p>
    <w:p w14:paraId="65030B78" w14:textId="77777777" w:rsidR="00F9048F" w:rsidRPr="005223F4" w:rsidRDefault="00F9048F" w:rsidP="00F9048F">
      <w:r w:rsidRPr="005223F4">
        <w:t>The data stream is assumed to be a collection of consecutively numbered unsigned bytes. Each byte is a numeric value, and bit position within an individual byte is given by numeric behavior.  The bits within each byte are numbered, with the most significant bit having position 1, and the least significant bit having position 8. </w:t>
      </w:r>
    </w:p>
    <w:p w14:paraId="40DBE7EA" w14:textId="77777777" w:rsidR="00F9048F" w:rsidRPr="005223F4" w:rsidRDefault="00F9048F" w:rsidP="006B48F4">
      <w:r w:rsidRPr="005223F4">
        <w:t>This gives every bit in the data stream a specific bit position. Furthermore, the bit position of the least significant bit of byte N is numerically adjacent to the bit position of the most significant bit of byte N</w:t>
      </w:r>
      <w:r w:rsidR="006B48F4" w:rsidRPr="005223F4">
        <w:t>+</w:t>
      </w:r>
      <w:r w:rsidRPr="005223F4">
        <w:t>1. </w:t>
      </w:r>
    </w:p>
    <w:p w14:paraId="4F5CD65F" w14:textId="2E4F22E4" w:rsidR="00F9048F" w:rsidRPr="005223F4" w:rsidRDefault="00F9048F" w:rsidP="00F9048F">
      <w:del w:id="9739" w:author="mbeckerle" w:date="2012-04-22T18:16:00Z">
        <w:r w:rsidRPr="005223F4" w:rsidDel="00916D7B">
          <w:br/>
        </w:r>
      </w:del>
      <w:r w:rsidRPr="005223F4">
        <w:rPr>
          <w:b/>
          <w:bCs/>
        </w:rPr>
        <w:t>Definition: Bit string</w:t>
      </w:r>
    </w:p>
    <w:p w14:paraId="3798D699" w14:textId="61B88842" w:rsidR="00F9048F" w:rsidRPr="005223F4" w:rsidRDefault="00F9048F" w:rsidP="002C11A2">
      <w:r w:rsidRPr="005223F4">
        <w:t xml:space="preserve">For types </w:t>
      </w:r>
      <w:r w:rsidR="006B48F4" w:rsidRPr="005223F4">
        <w:t>xs:</w:t>
      </w:r>
      <w:r w:rsidRPr="005223F4">
        <w:t xml:space="preserve">boolean, </w:t>
      </w:r>
      <w:commentRangeStart w:id="9740"/>
      <w:ins w:id="9741" w:author="mbeckerle" w:date="2013-01-18T14:28:00Z">
        <w:r w:rsidR="00B84CD5">
          <w:t>xs:byte, xs:short, xs:int, xs:long</w:t>
        </w:r>
      </w:ins>
      <w:commentRangeEnd w:id="9740"/>
      <w:ins w:id="9742" w:author="mbeckerle" w:date="2013-01-18T14:33:00Z">
        <w:r w:rsidR="00481BB3">
          <w:rPr>
            <w:rStyle w:val="CommentReference"/>
          </w:rPr>
          <w:commentReference w:id="9740"/>
        </w:r>
      </w:ins>
      <w:ins w:id="9743" w:author="mbeckerle" w:date="2013-01-18T14:28:00Z">
        <w:r w:rsidR="00B84CD5">
          <w:t xml:space="preserve">, </w:t>
        </w:r>
      </w:ins>
      <w:r w:rsidR="006B48F4" w:rsidRPr="005223F4">
        <w:t>xs:</w:t>
      </w:r>
      <w:r w:rsidRPr="005223F4">
        <w:t xml:space="preserve">unsignedByte, </w:t>
      </w:r>
      <w:r w:rsidR="006B48F4" w:rsidRPr="005223F4">
        <w:t>xs:</w:t>
      </w:r>
      <w:r w:rsidRPr="005223F4">
        <w:t xml:space="preserve">unsignedShort, </w:t>
      </w:r>
      <w:r w:rsidR="006B48F4" w:rsidRPr="005223F4">
        <w:t>xs:</w:t>
      </w:r>
      <w:r w:rsidRPr="005223F4">
        <w:t xml:space="preserve">unsignedInt, and </w:t>
      </w:r>
      <w:r w:rsidR="006B48F4" w:rsidRPr="005223F4">
        <w:t>xs:</w:t>
      </w:r>
      <w:r w:rsidRPr="005223F4">
        <w:t>unsignedLong, it is possible to specify dfdl:lengthUnits='bits', dfdl:lengthKind='explicit', and then provide a dfdl:length expressio</w:t>
      </w:r>
      <w:r w:rsidR="00BE3BCB" w:rsidRPr="005223F4">
        <w:t xml:space="preserve">n. </w:t>
      </w:r>
      <w:r w:rsidRPr="005223F4">
        <w:t>This expression must be a literal integer, the value of which is between (inclusively) 1 and 32, 8, 16, 32, and 64 respectively for</w:t>
      </w:r>
      <w:ins w:id="9744" w:author="mbeckerle" w:date="2013-01-18T14:28:00Z">
        <w:r w:rsidR="00B84CD5">
          <w:t xml:space="preserve"> unsigned </w:t>
        </w:r>
      </w:ins>
      <w:del w:id="9745" w:author="mbeckerle" w:date="2013-01-18T14:28:00Z">
        <w:r w:rsidRPr="005223F4" w:rsidDel="00B84CD5">
          <w:delText xml:space="preserve"> these </w:delText>
        </w:r>
      </w:del>
      <w:r w:rsidRPr="005223F4">
        <w:t>types</w:t>
      </w:r>
      <w:ins w:id="9746" w:author="mbeckerle" w:date="2013-01-18T14:28:00Z">
        <w:r w:rsidR="00B84CD5">
          <w:t xml:space="preserve">, and between 2 and those same upper limits for </w:t>
        </w:r>
      </w:ins>
      <w:ins w:id="9747" w:author="mbeckerle" w:date="2013-01-18T14:30:00Z">
        <w:r w:rsidR="00B84CD5">
          <w:t xml:space="preserve">the corresponding </w:t>
        </w:r>
      </w:ins>
      <w:ins w:id="9748" w:author="mbeckerle" w:date="2013-01-18T14:28:00Z">
        <w:r w:rsidR="00B84CD5">
          <w:t>signed types</w:t>
        </w:r>
      </w:ins>
      <w:r w:rsidRPr="005223F4">
        <w:t>. Such an element is called a bit string for brevity.</w:t>
      </w:r>
    </w:p>
    <w:p w14:paraId="7D6D8E7C" w14:textId="4D15B28F" w:rsidR="00F9048F" w:rsidRPr="005223F4" w:rsidRDefault="00F9048F" w:rsidP="00F9048F">
      <w:del w:id="9749" w:author="mbeckerle" w:date="2012-04-22T18:16:00Z">
        <w:r w:rsidRPr="005223F4" w:rsidDel="00916D7B">
          <w:br/>
        </w:r>
      </w:del>
      <w:r w:rsidRPr="005223F4">
        <w:t xml:space="preserve">If the dfdl:length </w:t>
      </w:r>
      <w:del w:id="9750" w:author="Steve Hanson" w:date="2013-02-05T10:44:00Z">
        <w:r w:rsidRPr="005223F4" w:rsidDel="00BE0D0F">
          <w:delText>expression</w:delText>
        </w:r>
      </w:del>
      <w:ins w:id="9751" w:author="Steve Hanson" w:date="2013-02-05T10:44:00Z">
        <w:r w:rsidR="00BE0D0F">
          <w:t>property</w:t>
        </w:r>
      </w:ins>
      <w:r w:rsidRPr="005223F4">
        <w:t xml:space="preserve"> contains a value out of range then it is a schema definition error.</w:t>
      </w:r>
      <w:ins w:id="9752" w:author="mbeckerle" w:date="2013-02-04T11:56:00Z">
        <w:r w:rsidR="009105C7">
          <w:t xml:space="preserve"> </w:t>
        </w:r>
        <w:commentRangeStart w:id="9753"/>
        <w:r w:rsidR="009105C7">
          <w:t>Note that for signed number types, the minimum value for the dfdl:length is 2.</w:t>
        </w:r>
      </w:ins>
      <w:commentRangeEnd w:id="9753"/>
      <w:ins w:id="9754" w:author="mbeckerle" w:date="2013-02-04T11:59:00Z">
        <w:r w:rsidR="009105C7">
          <w:rPr>
            <w:rStyle w:val="CommentReference"/>
          </w:rPr>
          <w:commentReference w:id="9753"/>
        </w:r>
      </w:ins>
    </w:p>
    <w:p w14:paraId="6F002241" w14:textId="5E19FD23" w:rsidR="00F9048F" w:rsidRPr="005223F4" w:rsidRDefault="00F9048F" w:rsidP="00F9048F">
      <w:r w:rsidRPr="005223F4">
        <w:t xml:space="preserve">When parsing, if the data stream ends without enough bits to parse a bit string, that is, N bits are </w:t>
      </w:r>
      <w:del w:id="9755" w:author="mbeckerle" w:date="2013-01-28T12:35:00Z">
        <w:r w:rsidRPr="005223F4" w:rsidDel="004F385A">
          <w:delText xml:space="preserve">required </w:delText>
        </w:r>
      </w:del>
      <w:ins w:id="9756" w:author="mbeckerle" w:date="2013-01-28T12:35:00Z">
        <w:r w:rsidR="004F385A">
          <w:t>needed</w:t>
        </w:r>
        <w:r w:rsidR="004F385A" w:rsidRPr="005223F4">
          <w:t xml:space="preserve"> </w:t>
        </w:r>
      </w:ins>
      <w:r w:rsidRPr="005223F4">
        <w:t>based on the dfdl:length, but only M &lt; N bits are available, then it is a processing error. </w:t>
      </w:r>
    </w:p>
    <w:p w14:paraId="732F1783" w14:textId="77777777" w:rsidR="00F9048F" w:rsidRPr="005223F4" w:rsidRDefault="00F9048F" w:rsidP="00DC4396">
      <w:r w:rsidRPr="005223F4">
        <w:t xml:space="preserve">(Note: This is not specific to bit strings. Any </w:t>
      </w:r>
      <w:del w:id="9757" w:author="mbeckerle" w:date="2012-03-24T13:44:00Z">
        <w:r w:rsidRPr="005223F4" w:rsidDel="002D45CC">
          <w:delText xml:space="preserve">binary </w:delText>
        </w:r>
      </w:del>
      <w:r w:rsidRPr="005223F4">
        <w:t xml:space="preserve">type whose length cannot be satisfied from the data will cause a processing error. </w:t>
      </w:r>
    </w:p>
    <w:p w14:paraId="70A5FF30" w14:textId="18BBBE13" w:rsidR="00DC4396" w:rsidRPr="005223F4" w:rsidDel="00916D7B" w:rsidRDefault="00DC4396" w:rsidP="00F9048F">
      <w:pPr>
        <w:rPr>
          <w:del w:id="9758" w:author="mbeckerle" w:date="2012-04-22T18:16:00Z"/>
        </w:rPr>
      </w:pPr>
    </w:p>
    <w:p w14:paraId="2B3BC55B" w14:textId="77777777" w:rsidR="00F9048F" w:rsidRPr="005223F4" w:rsidRDefault="00F9048F" w:rsidP="00F9048F">
      <w:r w:rsidRPr="005223F4">
        <w:rPr>
          <w:b/>
          <w:bCs/>
        </w:rPr>
        <w:t>Bit strings, Alignment, and dfdl:fillByte</w:t>
      </w:r>
    </w:p>
    <w:p w14:paraId="2F0F03B5" w14:textId="77777777" w:rsidR="00F9048F" w:rsidRPr="005223F4" w:rsidRDefault="00F9048F" w:rsidP="00F9048F">
      <w:r w:rsidRPr="005223F4">
        <w:t>The dfdl:alignmentUnits=</w:t>
      </w:r>
      <w:r w:rsidR="00CC2406" w:rsidRPr="005223F4">
        <w:t>'</w:t>
      </w:r>
      <w:r w:rsidRPr="005223F4">
        <w:t>bits</w:t>
      </w:r>
      <w:r w:rsidR="00CC2406" w:rsidRPr="005223F4">
        <w:t>'</w:t>
      </w:r>
      <w:r w:rsidRPr="005223F4">
        <w:t>, and dfdl:alignment=</w:t>
      </w:r>
      <w:r w:rsidR="00CC2406" w:rsidRPr="005223F4">
        <w:t>'</w:t>
      </w:r>
      <w:r w:rsidRPr="005223F4">
        <w:t>1</w:t>
      </w:r>
      <w:r w:rsidR="00CC2406" w:rsidRPr="005223F4">
        <w:t>'</w:t>
      </w:r>
      <w:r w:rsidRPr="005223F4">
        <w:t xml:space="preserve"> can be used to position a bit string anywhere in the data stream without regard for any other grouping of bits into bytes. </w:t>
      </w:r>
    </w:p>
    <w:p w14:paraId="6E0E13D0" w14:textId="77777777" w:rsidR="00F9048F" w:rsidRPr="005223F4" w:rsidRDefault="00F9048F" w:rsidP="00F9048F">
      <w:r w:rsidRPr="005223F4">
        <w:t>The numeric value of the unsigned integer represented by a bit string is unaffected by alignment. </w:t>
      </w:r>
    </w:p>
    <w:p w14:paraId="2D1B0355" w14:textId="77777777" w:rsidR="00F9048F" w:rsidRPr="005223F4" w:rsidRDefault="00F9048F" w:rsidP="00F9048F">
      <w:r w:rsidRPr="005223F4">
        <w:t>When unparsing a bit string, alignment may cause the bits of the bit string to occupy only some of the bits within a byte of the data stream. The bits of data in the alignment fill region are unspecified by the elements of the DFDL schema, and are not found in the DFDL infoset. Such unspecified bits are filled in using the value of the dfdl:fillByte property. Corresponding bits from the dfdl:fillByte value are used to fill in unspecified bits of the data stream. That is, if bit K (K will be 1 or greater, but less than or equal to 8) of a data stream byte is unspecified, its value will be taken from bit K of the dfdl:fillByte property value. </w:t>
      </w:r>
    </w:p>
    <w:p w14:paraId="005B9598" w14:textId="77777777" w:rsidR="00F9048F" w:rsidRDefault="00F9048F" w:rsidP="00F9048F">
      <w:pPr>
        <w:rPr>
          <w:ins w:id="9759" w:author="Steve Hanson" w:date="2012-02-23T15:36:00Z"/>
        </w:rPr>
      </w:pPr>
      <w:r w:rsidRPr="005223F4">
        <w:t>Since the value of any bit string element is unaffected by alignment, the logical integer value for a bit-string is always computed as if the first bit were at position 1 of the bit stream. If the dfdl:length for the bit-string evaluates to M, then the bit-string conceptually occupies bits 1 to M of a data stream for purposes of computing its value.</w:t>
      </w:r>
    </w:p>
    <w:p w14:paraId="5486A728" w14:textId="7577B07F" w:rsidR="00B40487" w:rsidRPr="005223F4" w:rsidDel="00916D7B" w:rsidRDefault="00B40487" w:rsidP="00F9048F">
      <w:pPr>
        <w:rPr>
          <w:del w:id="9760" w:author="mbeckerle" w:date="2012-04-22T18:16:00Z"/>
        </w:rPr>
      </w:pPr>
    </w:p>
    <w:p w14:paraId="4CC7998D" w14:textId="77777777" w:rsidR="00636A36" w:rsidRPr="005223F4" w:rsidRDefault="00F9048F" w:rsidP="00636A36">
      <w:r w:rsidRPr="005223F4">
        <w:rPr>
          <w:b/>
          <w:bCs/>
        </w:rPr>
        <w:t>Bits within Bit Strings of Length &lt;= 8</w:t>
      </w:r>
    </w:p>
    <w:p w14:paraId="205A8D4B" w14:textId="77777777" w:rsidR="00F9048F" w:rsidRPr="005223F4" w:rsidRDefault="00F9048F" w:rsidP="00636A36">
      <w:r w:rsidRPr="005223F4">
        <w:t>Any time the length in bits is &lt; 8, then when set, the bit at position Z supplies value 2^(M-Z), and the value of the bit string as an integer is the sum of these values for each of its bits. </w:t>
      </w:r>
    </w:p>
    <w:p w14:paraId="4CEB2C45" w14:textId="0BBAF0ED" w:rsidR="00636A36" w:rsidRPr="005223F4" w:rsidDel="00916D7B" w:rsidRDefault="00636A36" w:rsidP="00F9048F">
      <w:pPr>
        <w:rPr>
          <w:del w:id="9761" w:author="mbeckerle" w:date="2012-04-22T18:16:00Z"/>
          <w:b/>
          <w:bCs/>
        </w:rPr>
      </w:pPr>
    </w:p>
    <w:p w14:paraId="750E2B7B" w14:textId="77777777" w:rsidR="00F9048F" w:rsidRPr="005223F4" w:rsidRDefault="00F9048F" w:rsidP="00F9048F">
      <w:r w:rsidRPr="005223F4">
        <w:rPr>
          <w:b/>
          <w:bCs/>
        </w:rPr>
        <w:t>Bits within Bit Strings of Length &gt; 8</w:t>
      </w:r>
    </w:p>
    <w:p w14:paraId="3BA6F469" w14:textId="77777777" w:rsidR="00F9048F" w:rsidRPr="005223F4" w:rsidRDefault="00F9048F" w:rsidP="00593EF3">
      <w:r w:rsidRPr="005223F4">
        <w:t>Call M the length of the bit string element in bits. In general, when M &gt; 8 the contribution of a bit in position i to the numeric value of a bit string is given by a formula specific to the dfdl:byteOrder.</w:t>
      </w:r>
    </w:p>
    <w:p w14:paraId="0EFB3B30" w14:textId="77777777" w:rsidR="00F9048F" w:rsidRPr="005223F4" w:rsidRDefault="00F9048F" w:rsidP="00F9048F">
      <w:r w:rsidRPr="005223F4">
        <w:t>For dfdl:byteOrder='bigEndian' the value of bit i is given by 2^(M - i).</w:t>
      </w:r>
    </w:p>
    <w:p w14:paraId="571A4826" w14:textId="77777777" w:rsidR="00F9048F" w:rsidRPr="005223F4" w:rsidRDefault="00F9048F" w:rsidP="00F9048F">
      <w:r w:rsidRPr="005223F4">
        <w:t>For dfdl:byteOrder='littleEndian' the value of bit i is given by a more complex formula. The following pseudo code computes the value of a bit in a littleEndian bit string. It is just a very big expression, but is spread out over many local variables to illustrate the various sub-calculations clearly. DFDL implementations may use any way of converting bit strings to the corresponding integer values that is consistent with this:</w:t>
      </w:r>
    </w:p>
    <w:p w14:paraId="264EBDFC" w14:textId="77777777" w:rsidR="00F9048F" w:rsidRPr="005223F4" w:rsidRDefault="00F9048F" w:rsidP="00F9048F">
      <w:r w:rsidRPr="005223F4">
        <w:t>In the pseudo code below:</w:t>
      </w:r>
    </w:p>
    <w:p w14:paraId="35DB40C4" w14:textId="77777777" w:rsidR="00F9048F" w:rsidRPr="005223F4" w:rsidRDefault="00F9048F" w:rsidP="00F9048F">
      <w:pPr>
        <w:numPr>
          <w:ilvl w:val="0"/>
          <w:numId w:val="50"/>
        </w:numPr>
      </w:pPr>
      <w:r w:rsidRPr="005223F4">
        <w:t>'%' is modular division (division where remainder is returned)</w:t>
      </w:r>
    </w:p>
    <w:p w14:paraId="37507F56" w14:textId="77777777" w:rsidR="00F9048F" w:rsidRPr="005223F4" w:rsidRDefault="00F9048F" w:rsidP="00F9048F">
      <w:pPr>
        <w:numPr>
          <w:ilvl w:val="0"/>
          <w:numId w:val="50"/>
        </w:numPr>
      </w:pPr>
      <w:r w:rsidRPr="005223F4">
        <w:t>'/' is regular division (quotient is returned)</w:t>
      </w:r>
    </w:p>
    <w:p w14:paraId="2631E1CE" w14:textId="77777777" w:rsidR="00F9048F" w:rsidRPr="005223F4" w:rsidRDefault="00F9048F" w:rsidP="00F9048F">
      <w:pPr>
        <w:numPr>
          <w:ilvl w:val="0"/>
          <w:numId w:val="50"/>
        </w:numPr>
      </w:pPr>
      <w:r w:rsidRPr="005223F4">
        <w:t>the expression 'a ? b : c' means 'if a is true, then the value is b, otherwise the value is c'</w:t>
      </w:r>
    </w:p>
    <w:p w14:paraId="62B07453" w14:textId="66EEDAD4" w:rsidR="00F9048F" w:rsidRPr="005223F4" w:rsidDel="00557A29" w:rsidRDefault="00F9048F" w:rsidP="00F9048F">
      <w:pPr>
        <w:rPr>
          <w:del w:id="9762" w:author="mbeckerle" w:date="2012-04-22T22:01:00Z"/>
        </w:rPr>
      </w:pPr>
    </w:p>
    <w:p w14:paraId="266B81D9" w14:textId="77777777" w:rsidR="00F9048F" w:rsidRPr="005223F4" w:rsidRDefault="00F9048F" w:rsidP="0062558C">
      <w:pPr>
        <w:pStyle w:val="XMLExcerpt"/>
        <w:rPr>
          <w:lang w:val="en-US"/>
        </w:rPr>
      </w:pPr>
      <w:r w:rsidRPr="005223F4">
        <w:rPr>
          <w:lang w:val="en-US"/>
        </w:rPr>
        <w:t xml:space="preserve">    littleEndian</w:t>
      </w:r>
      <w:r w:rsidR="00DC4396" w:rsidRPr="005223F4">
        <w:rPr>
          <w:lang w:val="en-US"/>
        </w:rPr>
        <w:t>BitValue</w:t>
      </w:r>
      <w:r w:rsidRPr="005223F4">
        <w:rPr>
          <w:lang w:val="en-US"/>
        </w:rPr>
        <w:t xml:space="preserve">(bitPosition, bitStringLength) </w:t>
      </w:r>
    </w:p>
    <w:p w14:paraId="056138AE" w14:textId="77777777" w:rsidR="00F9048F" w:rsidRPr="005223F4" w:rsidRDefault="00F9048F" w:rsidP="00F9048F">
      <w:pPr>
        <w:pStyle w:val="XMLExcerpt"/>
        <w:rPr>
          <w:lang w:val="en-US"/>
        </w:rPr>
      </w:pPr>
      <w:r w:rsidRPr="005223F4">
        <w:rPr>
          <w:lang w:val="en-US"/>
        </w:rPr>
        <w:t xml:space="preserve">        </w:t>
      </w:r>
      <w:r w:rsidRPr="005223F4">
        <w:rPr>
          <w:b/>
          <w:bCs/>
          <w:lang w:val="en-US"/>
        </w:rPr>
        <w:t>assert</w:t>
      </w:r>
      <w:r w:rsidRPr="005223F4">
        <w:rPr>
          <w:lang w:val="en-US"/>
        </w:rPr>
        <w:t xml:space="preserve"> bitPosition &gt;= 1;</w:t>
      </w:r>
    </w:p>
    <w:p w14:paraId="7DC80C53" w14:textId="77777777" w:rsidR="00F9048F" w:rsidRPr="005223F4" w:rsidRDefault="00F9048F" w:rsidP="00F9048F">
      <w:pPr>
        <w:pStyle w:val="XMLExcerpt"/>
        <w:rPr>
          <w:lang w:val="en-US"/>
        </w:rPr>
      </w:pPr>
      <w:r w:rsidRPr="005223F4">
        <w:rPr>
          <w:lang w:val="en-US"/>
        </w:rPr>
        <w:t xml:space="preserve">        </w:t>
      </w:r>
      <w:r w:rsidRPr="005223F4">
        <w:rPr>
          <w:b/>
          <w:bCs/>
          <w:lang w:val="en-US"/>
        </w:rPr>
        <w:t>assert</w:t>
      </w:r>
      <w:r w:rsidRPr="005223F4">
        <w:rPr>
          <w:lang w:val="en-US"/>
        </w:rPr>
        <w:t xml:space="preserve"> bitStringLength &gt;= 1;</w:t>
      </w:r>
    </w:p>
    <w:p w14:paraId="7E8DD74A" w14:textId="77777777" w:rsidR="00F9048F" w:rsidRPr="005223F4" w:rsidRDefault="00F9048F" w:rsidP="00F9048F">
      <w:pPr>
        <w:pStyle w:val="XMLExcerpt"/>
        <w:rPr>
          <w:lang w:val="en-US"/>
        </w:rPr>
      </w:pPr>
      <w:r w:rsidRPr="005223F4">
        <w:rPr>
          <w:lang w:val="en-US"/>
        </w:rPr>
        <w:t xml:space="preserve">        </w:t>
      </w:r>
      <w:r w:rsidRPr="005223F4">
        <w:rPr>
          <w:b/>
          <w:bCs/>
          <w:lang w:val="en-US"/>
        </w:rPr>
        <w:t>assert</w:t>
      </w:r>
      <w:r w:rsidRPr="005223F4">
        <w:rPr>
          <w:lang w:val="en-US"/>
        </w:rPr>
        <w:t xml:space="preserve"> bitStringLength &gt;= bitPosition;</w:t>
      </w:r>
    </w:p>
    <w:p w14:paraId="22893DED" w14:textId="77777777" w:rsidR="00F9048F" w:rsidRPr="005223F4" w:rsidRDefault="00F9048F" w:rsidP="00F9048F">
      <w:pPr>
        <w:pStyle w:val="XMLExcerpt"/>
        <w:rPr>
          <w:lang w:val="en-US"/>
        </w:rPr>
      </w:pPr>
      <w:r w:rsidRPr="005223F4">
        <w:rPr>
          <w:lang w:val="en-US"/>
        </w:rPr>
        <w:t xml:space="preserve">        numBitsInFinalPartialByte = bitStringLength % 8;</w:t>
      </w:r>
    </w:p>
    <w:p w14:paraId="0619734F" w14:textId="77777777" w:rsidR="005B228F" w:rsidRPr="005223F4" w:rsidRDefault="00F9048F" w:rsidP="005B228F">
      <w:pPr>
        <w:pStyle w:val="XMLExcerpt"/>
        <w:rPr>
          <w:lang w:val="en-US"/>
        </w:rPr>
      </w:pPr>
      <w:r w:rsidRPr="005223F4">
        <w:rPr>
          <w:lang w:val="en-US"/>
        </w:rPr>
        <w:t xml:space="preserve">        numBitsInWholeBytes = bitStringLength - </w:t>
      </w:r>
    </w:p>
    <w:p w14:paraId="196958BF" w14:textId="77777777" w:rsidR="005B228F" w:rsidRPr="005223F4" w:rsidRDefault="005B228F" w:rsidP="005B228F">
      <w:pPr>
        <w:pStyle w:val="XMLExcerpt"/>
        <w:rPr>
          <w:lang w:val="en-US"/>
        </w:rPr>
      </w:pPr>
      <w:r w:rsidRPr="005223F4">
        <w:rPr>
          <w:lang w:val="en-US"/>
        </w:rPr>
        <w:t xml:space="preserve">                              </w:t>
      </w:r>
      <w:r w:rsidR="00F9048F" w:rsidRPr="005223F4">
        <w:rPr>
          <w:lang w:val="en-US"/>
        </w:rPr>
        <w:t>numBitsInFinalPartialByte;</w:t>
      </w:r>
    </w:p>
    <w:p w14:paraId="797E4FF4" w14:textId="77777777" w:rsidR="00F9048F" w:rsidRPr="005223F4" w:rsidRDefault="00F9048F" w:rsidP="005B228F">
      <w:pPr>
        <w:pStyle w:val="XMLExcerpt"/>
        <w:rPr>
          <w:lang w:val="en-US"/>
        </w:rPr>
      </w:pPr>
      <w:r w:rsidRPr="005223F4">
        <w:rPr>
          <w:lang w:val="en-US"/>
        </w:rPr>
        <w:t xml:space="preserve">        bitPosInByte = ((bitPosition - 1) % 8) + 1;</w:t>
      </w:r>
    </w:p>
    <w:p w14:paraId="7DCE4929" w14:textId="77777777" w:rsidR="00F9048F" w:rsidRPr="005223F4" w:rsidRDefault="00F9048F" w:rsidP="00F9048F">
      <w:pPr>
        <w:pStyle w:val="XMLExcerpt"/>
        <w:rPr>
          <w:lang w:val="en-US"/>
        </w:rPr>
      </w:pPr>
      <w:r w:rsidRPr="005223F4">
        <w:rPr>
          <w:lang w:val="en-US"/>
        </w:rPr>
        <w:t xml:space="preserve">        widthOfActiveBitsInByte = (bitPosition &lt;= numBitsInWholeBytes) </w:t>
      </w:r>
    </w:p>
    <w:p w14:paraId="6DD99E1B" w14:textId="77777777" w:rsidR="00F9048F" w:rsidRPr="005223F4" w:rsidRDefault="00F9048F" w:rsidP="00F9048F">
      <w:pPr>
        <w:pStyle w:val="XMLExcerpt"/>
        <w:rPr>
          <w:lang w:val="en-US"/>
        </w:rPr>
      </w:pPr>
      <w:r w:rsidRPr="005223F4">
        <w:rPr>
          <w:lang w:val="en-US"/>
        </w:rPr>
        <w:t xml:space="preserve">             ? 8 : numBitsInFinalPartialByte;</w:t>
      </w:r>
    </w:p>
    <w:p w14:paraId="50936785" w14:textId="77777777" w:rsidR="005B228F" w:rsidRPr="005223F4" w:rsidRDefault="00F9048F" w:rsidP="005B228F">
      <w:pPr>
        <w:pStyle w:val="XMLExcerpt"/>
        <w:rPr>
          <w:lang w:val="en-US"/>
        </w:rPr>
      </w:pPr>
      <w:r w:rsidRPr="005223F4">
        <w:rPr>
          <w:lang w:val="en-US"/>
        </w:rPr>
        <w:t xml:space="preserve">        placeValueExponentOfBitInByte = widthOfActiveBitsInByte </w:t>
      </w:r>
      <w:r w:rsidR="005B228F" w:rsidRPr="005223F4">
        <w:rPr>
          <w:lang w:val="en-US"/>
        </w:rPr>
        <w:t xml:space="preserve">– </w:t>
      </w:r>
    </w:p>
    <w:p w14:paraId="41F740F1" w14:textId="77777777" w:rsidR="00F9048F" w:rsidRPr="005223F4" w:rsidRDefault="005B228F" w:rsidP="005B228F">
      <w:pPr>
        <w:pStyle w:val="XMLExcerpt"/>
        <w:rPr>
          <w:lang w:val="en-US"/>
        </w:rPr>
      </w:pPr>
      <w:r w:rsidRPr="005223F4">
        <w:rPr>
          <w:lang w:val="en-US"/>
        </w:rPr>
        <w:t xml:space="preserve">                                        </w:t>
      </w:r>
      <w:r w:rsidR="00F9048F" w:rsidRPr="005223F4">
        <w:rPr>
          <w:lang w:val="en-US"/>
        </w:rPr>
        <w:t>bitPosInByte;</w:t>
      </w:r>
    </w:p>
    <w:p w14:paraId="45833F68" w14:textId="77777777" w:rsidR="00F9048F" w:rsidRPr="005223F4" w:rsidRDefault="00F9048F" w:rsidP="00F9048F">
      <w:pPr>
        <w:pStyle w:val="XMLExcerpt"/>
        <w:rPr>
          <w:lang w:val="en-US"/>
        </w:rPr>
      </w:pPr>
      <w:r w:rsidRPr="005223F4">
        <w:rPr>
          <w:lang w:val="en-US"/>
        </w:rPr>
        <w:t xml:space="preserve">        bitValueInByte = 2^placeValueExponentOfBitInByte;</w:t>
      </w:r>
    </w:p>
    <w:p w14:paraId="57245B29" w14:textId="77777777" w:rsidR="00F9048F" w:rsidRPr="005223F4" w:rsidRDefault="00F9048F" w:rsidP="00F9048F">
      <w:pPr>
        <w:pStyle w:val="XMLExcerpt"/>
        <w:rPr>
          <w:lang w:val="en-US"/>
        </w:rPr>
      </w:pPr>
      <w:r w:rsidRPr="005223F4">
        <w:rPr>
          <w:lang w:val="en-US"/>
        </w:rPr>
        <w:t xml:space="preserve">        byteNumZeroBased = (bitPosition - 1)/8;</w:t>
      </w:r>
    </w:p>
    <w:p w14:paraId="28CA20B1" w14:textId="77777777" w:rsidR="00F9048F" w:rsidRPr="005223F4" w:rsidRDefault="00F9048F" w:rsidP="00F9048F">
      <w:pPr>
        <w:pStyle w:val="XMLExcerpt"/>
        <w:rPr>
          <w:lang w:val="en-US"/>
        </w:rPr>
      </w:pPr>
      <w:r w:rsidRPr="005223F4">
        <w:rPr>
          <w:lang w:val="en-US"/>
        </w:rPr>
        <w:t xml:space="preserve">        scaleFactorForBytePosition = 2^(8 * byteNumZeroBased);</w:t>
      </w:r>
    </w:p>
    <w:p w14:paraId="6D54F63F" w14:textId="77777777" w:rsidR="00F9048F" w:rsidRPr="005223F4" w:rsidRDefault="00F9048F" w:rsidP="00F9048F">
      <w:pPr>
        <w:pStyle w:val="XMLExcerpt"/>
        <w:rPr>
          <w:lang w:val="en-US"/>
        </w:rPr>
      </w:pPr>
      <w:r w:rsidRPr="005223F4">
        <w:rPr>
          <w:lang w:val="en-US"/>
        </w:rPr>
        <w:t xml:space="preserve">        bitValue = bitValueInByte * scaleFactorForBytePosition;</w:t>
      </w:r>
    </w:p>
    <w:p w14:paraId="6F77C7D2" w14:textId="77777777" w:rsidR="00F9048F" w:rsidRPr="005223F4" w:rsidRDefault="00F9048F" w:rsidP="00F9048F">
      <w:pPr>
        <w:pStyle w:val="XMLExcerpt"/>
        <w:rPr>
          <w:lang w:val="en-US"/>
        </w:rPr>
      </w:pPr>
      <w:r w:rsidRPr="005223F4">
        <w:rPr>
          <w:lang w:val="en-US"/>
        </w:rPr>
        <w:t xml:space="preserve">        </w:t>
      </w:r>
      <w:r w:rsidRPr="005223F4">
        <w:rPr>
          <w:b/>
          <w:bCs/>
          <w:lang w:val="en-US"/>
        </w:rPr>
        <w:t>return</w:t>
      </w:r>
      <w:r w:rsidRPr="005223F4">
        <w:rPr>
          <w:lang w:val="en-US"/>
        </w:rPr>
        <w:t xml:space="preserve"> bitValue;</w:t>
      </w:r>
    </w:p>
    <w:p w14:paraId="6139A3B8" w14:textId="77777777" w:rsidR="00F9048F" w:rsidRPr="005223F4" w:rsidRDefault="00F9048F" w:rsidP="005B228F">
      <w:pPr>
        <w:pStyle w:val="Caption"/>
      </w:pPr>
      <w:del w:id="9763" w:author="mbeckerle" w:date="2012-04-22T18:16:00Z">
        <w:r w:rsidRPr="005223F4" w:rsidDel="00916D7B">
          <w:delText xml:space="preserve">    </w:delText>
        </w:r>
      </w:del>
      <w:bookmarkStart w:id="9764" w:name="_Ref254712056"/>
      <w:r w:rsidR="00871B96" w:rsidRPr="005223F4">
        <w:t xml:space="preserve">Figure </w:t>
      </w:r>
      <w:fldSimple w:instr=" SEQ Figure \* ARABIC ">
        <w:r w:rsidR="008B68D7">
          <w:rPr>
            <w:noProof/>
          </w:rPr>
          <w:t>4</w:t>
        </w:r>
      </w:fldSimple>
      <w:r w:rsidR="00871B96" w:rsidRPr="005223F4">
        <w:t xml:space="preserve">  Little Endian bit position</w:t>
      </w:r>
      <w:bookmarkEnd w:id="9764"/>
      <w:r w:rsidR="005B228F" w:rsidRPr="005223F4">
        <w:t xml:space="preserve"> and value</w:t>
      </w:r>
    </w:p>
    <w:p w14:paraId="7B4AC15A" w14:textId="1DB96015" w:rsidR="00F9048F" w:rsidRPr="005223F4" w:rsidDel="00916D7B" w:rsidRDefault="00F9048F" w:rsidP="00F9048F">
      <w:pPr>
        <w:rPr>
          <w:del w:id="9765" w:author="mbeckerle" w:date="2012-04-22T18:16:00Z"/>
        </w:rPr>
      </w:pPr>
    </w:p>
    <w:p w14:paraId="7DE88F08" w14:textId="77777777" w:rsidR="00F9048F" w:rsidRPr="005223F4" w:rsidRDefault="00F9048F" w:rsidP="00F9048F">
      <w:r w:rsidRPr="005223F4">
        <w:rPr>
          <w:b/>
          <w:bCs/>
        </w:rPr>
        <w:t>Examples</w:t>
      </w:r>
    </w:p>
    <w:p w14:paraId="5DC41121" w14:textId="77777777" w:rsidR="00F9048F" w:rsidRPr="005223F4" w:rsidRDefault="00F9048F" w:rsidP="00F9048F">
      <w:del w:id="9766" w:author="Steve Hanson" w:date="2012-02-23T15:37:00Z">
        <w:r w:rsidRPr="005223F4" w:rsidDel="00B40487">
          <w:rPr>
            <w:b/>
            <w:bCs/>
            <w:i/>
            <w:iCs/>
            <w:u w:val="single"/>
          </w:rPr>
          <w:delText>Example:</w:delText>
        </w:r>
        <w:r w:rsidRPr="005223F4" w:rsidDel="00B40487">
          <w:delText> c</w:delText>
        </w:r>
      </w:del>
      <w:ins w:id="9767" w:author="Steve Hanson" w:date="2012-02-23T15:37:00Z">
        <w:r w:rsidR="00B40487">
          <w:t>C</w:t>
        </w:r>
      </w:ins>
      <w:r w:rsidRPr="005223F4">
        <w:t xml:space="preserve">onsider the first three bytes of the data stream. Imagine their numeric values as 0x5A 0x92 0x00. </w:t>
      </w:r>
    </w:p>
    <w:p w14:paraId="45D1F621" w14:textId="77777777" w:rsidR="00F9048F" w:rsidRPr="005223F4" w:rsidRDefault="00F9048F" w:rsidP="00F9048F">
      <w:pPr>
        <w:rPr>
          <w:rFonts w:ascii="Courier New" w:hAnsi="Courier New" w:cs="Courier New"/>
        </w:rPr>
      </w:pPr>
      <w:r w:rsidRPr="005223F4">
        <w:rPr>
          <w:rFonts w:ascii="Courier New" w:hAnsi="Courier New" w:cs="Courier New"/>
        </w:rPr>
        <w:t>Positions:</w:t>
      </w:r>
      <w:r w:rsidRPr="005223F4">
        <w:rPr>
          <w:rFonts w:ascii="Courier New" w:hAnsi="Courier New" w:cs="Courier New"/>
        </w:rPr>
        <w:br/>
        <w:t>00000000 01111111 11122222</w:t>
      </w:r>
      <w:r w:rsidRPr="005223F4">
        <w:rPr>
          <w:rFonts w:ascii="Courier New" w:hAnsi="Courier New" w:cs="Courier New"/>
        </w:rPr>
        <w:br/>
        <w:t>12345678 90123456 78901234</w:t>
      </w:r>
      <w:r w:rsidRPr="005223F4">
        <w:rPr>
          <w:rFonts w:ascii="Courier New" w:hAnsi="Courier New" w:cs="Courier New"/>
        </w:rPr>
        <w:br/>
        <w:t>Bits:</w:t>
      </w:r>
      <w:r w:rsidRPr="005223F4">
        <w:rPr>
          <w:rFonts w:ascii="Courier New" w:hAnsi="Courier New" w:cs="Courier New"/>
        </w:rPr>
        <w:br/>
        <w:t>01011010 10010010 00000000</w:t>
      </w:r>
    </w:p>
    <w:p w14:paraId="22DC3358" w14:textId="77777777" w:rsidR="00F9048F" w:rsidRPr="005223F4" w:rsidRDefault="00F9048F" w:rsidP="00F9048F">
      <w:pPr>
        <w:rPr>
          <w:rFonts w:ascii="Courier New" w:hAnsi="Courier New" w:cs="Courier New"/>
        </w:rPr>
      </w:pPr>
      <w:r w:rsidRPr="005223F4">
        <w:rPr>
          <w:rFonts w:ascii="Courier New" w:hAnsi="Courier New" w:cs="Courier New"/>
        </w:rPr>
        <w:t>Hex values</w:t>
      </w:r>
      <w:r w:rsidRPr="005223F4">
        <w:rPr>
          <w:rFonts w:ascii="Courier New" w:hAnsi="Courier New" w:cs="Courier New"/>
        </w:rPr>
        <w:br/>
        <w:t xml:space="preserve">   5   A    9   2    0   0 </w:t>
      </w:r>
    </w:p>
    <w:p w14:paraId="74AA8B43" w14:textId="6A6CC1AE" w:rsidR="00F9048F" w:rsidRPr="005223F4" w:rsidRDefault="00F9048F" w:rsidP="00F9048F">
      <w:del w:id="9768" w:author="mbeckerle" w:date="2012-04-22T18:16:00Z">
        <w:r w:rsidRPr="005223F4" w:rsidDel="00916D7B">
          <w:br/>
        </w:r>
      </w:del>
      <w:r w:rsidRPr="005223F4">
        <w:t xml:space="preserve">Beginning at bit position 1, (the very first bit) if we consider the first two bytes as a bigEndian short, the value will be 0x5A92.  </w:t>
      </w:r>
    </w:p>
    <w:p w14:paraId="4DAD7071" w14:textId="694F1357" w:rsidR="00F9048F" w:rsidRPr="005223F4" w:rsidDel="00916D7B" w:rsidRDefault="00F9048F" w:rsidP="00F9048F">
      <w:pPr>
        <w:rPr>
          <w:del w:id="9769" w:author="mbeckerle" w:date="2012-04-22T18:17:00Z"/>
        </w:rPr>
      </w:pPr>
    </w:p>
    <w:p w14:paraId="11BF767F" w14:textId="77777777" w:rsidR="00F9048F" w:rsidRPr="005223F4" w:rsidRDefault="00F9048F" w:rsidP="00391A26">
      <w:pPr>
        <w:pStyle w:val="XMLExcerpt"/>
        <w:rPr>
          <w:lang w:val="en-US"/>
        </w:rPr>
      </w:pPr>
      <w:r w:rsidRPr="005223F4">
        <w:rPr>
          <w:lang w:val="en-US"/>
        </w:rPr>
        <w:t>  &lt;</w:t>
      </w:r>
      <w:del w:id="9770" w:author="Steve Hanson" w:date="2012-02-23T15:37:00Z">
        <w:r w:rsidR="00391A26" w:rsidRPr="005223F4" w:rsidDel="00B40487">
          <w:rPr>
            <w:rFonts w:ascii="Arial" w:hAnsi="Arial" w:cs="Times New Roman"/>
            <w:noProof w:val="0"/>
            <w:lang w:val="en-US" w:eastAsia="en-US"/>
          </w:rPr>
          <w:delText xml:space="preserve"> </w:delText>
        </w:r>
      </w:del>
      <w:r w:rsidR="00391A26" w:rsidRPr="005223F4">
        <w:rPr>
          <w:lang w:val="en-US"/>
        </w:rPr>
        <w:t>xs:</w:t>
      </w:r>
      <w:r w:rsidRPr="005223F4">
        <w:rPr>
          <w:lang w:val="en-US"/>
        </w:rPr>
        <w:t>element name="num" type="unsignedShort"</w:t>
      </w:r>
    </w:p>
    <w:p w14:paraId="793198A3" w14:textId="77777777" w:rsidR="00F9048F" w:rsidRPr="005223F4" w:rsidRDefault="00F9048F" w:rsidP="00F9048F">
      <w:pPr>
        <w:pStyle w:val="XMLExcerpt"/>
        <w:rPr>
          <w:lang w:val="en-US"/>
        </w:rPr>
      </w:pPr>
      <w:r w:rsidRPr="005223F4">
        <w:rPr>
          <w:lang w:val="en-US"/>
        </w:rPr>
        <w:t>        dfdl:alignment="1"</w:t>
      </w:r>
    </w:p>
    <w:p w14:paraId="7EB98F62" w14:textId="77777777" w:rsidR="00F9048F" w:rsidRPr="005223F4" w:rsidRDefault="00F9048F" w:rsidP="00F9048F">
      <w:pPr>
        <w:pStyle w:val="XMLExcerpt"/>
        <w:rPr>
          <w:lang w:val="en-US"/>
        </w:rPr>
      </w:pPr>
      <w:r w:rsidRPr="005223F4">
        <w:rPr>
          <w:lang w:val="en-US"/>
        </w:rPr>
        <w:t>        dfdl:alignmentUnits="bytes" </w:t>
      </w:r>
    </w:p>
    <w:p w14:paraId="2FBEB1A4" w14:textId="77777777" w:rsidR="00F9048F" w:rsidRPr="005223F4" w:rsidRDefault="00F9048F" w:rsidP="00F9048F">
      <w:pPr>
        <w:pStyle w:val="XMLExcerpt"/>
        <w:rPr>
          <w:lang w:val="en-US"/>
        </w:rPr>
      </w:pPr>
      <w:r w:rsidRPr="005223F4">
        <w:rPr>
          <w:lang w:val="en-US"/>
        </w:rPr>
        <w:t>        dfdl:byteOrder="bigEndian"</w:t>
      </w:r>
    </w:p>
    <w:p w14:paraId="41B1B0FA" w14:textId="77777777" w:rsidR="00F9048F" w:rsidRPr="005223F4" w:rsidRDefault="00F9048F" w:rsidP="00F9048F">
      <w:pPr>
        <w:pStyle w:val="XMLExcerpt"/>
        <w:rPr>
          <w:lang w:val="en-US"/>
        </w:rPr>
      </w:pPr>
      <w:r w:rsidRPr="005223F4">
        <w:rPr>
          <w:lang w:val="en-US"/>
        </w:rPr>
        <w:t>        dfdl:representation="binary"/&gt;</w:t>
      </w:r>
    </w:p>
    <w:p w14:paraId="58DF3CD6" w14:textId="19A5D65C" w:rsidR="00F9048F" w:rsidRPr="005223F4" w:rsidDel="00916D7B" w:rsidRDefault="00F9048F" w:rsidP="00F9048F">
      <w:pPr>
        <w:rPr>
          <w:del w:id="9771" w:author="mbeckerle" w:date="2012-04-22T18:17:00Z"/>
        </w:rPr>
      </w:pPr>
    </w:p>
    <w:p w14:paraId="072DCBAA" w14:textId="77777777" w:rsidR="00F9048F" w:rsidRPr="005223F4" w:rsidRDefault="00F9048F" w:rsidP="00F9048F">
      <w:r w:rsidRPr="005223F4">
        <w:t>As a littleEndian short, the value will be 0x925A.</w:t>
      </w:r>
    </w:p>
    <w:p w14:paraId="02EAFE25" w14:textId="77777777" w:rsidR="00F9048F" w:rsidRPr="005223F4" w:rsidRDefault="00F9048F" w:rsidP="00F9048F">
      <w:pPr>
        <w:pStyle w:val="XMLExcerpt"/>
        <w:rPr>
          <w:lang w:val="en-US"/>
        </w:rPr>
      </w:pPr>
      <w:r w:rsidRPr="005223F4">
        <w:rPr>
          <w:lang w:val="en-US"/>
        </w:rPr>
        <w:t>  &lt;</w:t>
      </w:r>
      <w:del w:id="9772" w:author="Steve Hanson" w:date="2012-02-23T15:37:00Z">
        <w:r w:rsidR="00391A26" w:rsidRPr="005223F4" w:rsidDel="00B40487">
          <w:rPr>
            <w:rFonts w:ascii="Arial" w:hAnsi="Arial" w:cs="Times New Roman"/>
            <w:noProof w:val="0"/>
            <w:lang w:val="en-US" w:eastAsia="en-US"/>
          </w:rPr>
          <w:delText xml:space="preserve"> </w:delText>
        </w:r>
      </w:del>
      <w:r w:rsidR="00391A26" w:rsidRPr="005223F4">
        <w:rPr>
          <w:lang w:val="en-US"/>
        </w:rPr>
        <w:t>xs:</w:t>
      </w:r>
      <w:r w:rsidRPr="005223F4">
        <w:rPr>
          <w:lang w:val="en-US"/>
        </w:rPr>
        <w:t>element name="num" type="unsignedShort"</w:t>
      </w:r>
    </w:p>
    <w:p w14:paraId="0C248C90" w14:textId="77777777" w:rsidR="00F9048F" w:rsidRPr="005223F4" w:rsidRDefault="00F9048F" w:rsidP="00F9048F">
      <w:pPr>
        <w:pStyle w:val="XMLExcerpt"/>
        <w:rPr>
          <w:lang w:val="en-US"/>
        </w:rPr>
      </w:pPr>
      <w:r w:rsidRPr="005223F4">
        <w:rPr>
          <w:lang w:val="en-US"/>
        </w:rPr>
        <w:t>        dfdl:alignment="1"</w:t>
      </w:r>
    </w:p>
    <w:p w14:paraId="71312FDA" w14:textId="77777777" w:rsidR="00F9048F" w:rsidRPr="005223F4" w:rsidRDefault="00F9048F" w:rsidP="00F9048F">
      <w:pPr>
        <w:pStyle w:val="XMLExcerpt"/>
        <w:rPr>
          <w:lang w:val="en-US"/>
        </w:rPr>
      </w:pPr>
      <w:r w:rsidRPr="005223F4">
        <w:rPr>
          <w:lang w:val="en-US"/>
        </w:rPr>
        <w:t>        dfdl:alignmentUnits="bytes" </w:t>
      </w:r>
    </w:p>
    <w:p w14:paraId="0705B03B" w14:textId="77777777" w:rsidR="00F9048F" w:rsidRPr="005223F4" w:rsidRDefault="00F9048F" w:rsidP="00F9048F">
      <w:pPr>
        <w:pStyle w:val="XMLExcerpt"/>
        <w:rPr>
          <w:lang w:val="en-US"/>
        </w:rPr>
      </w:pPr>
      <w:r w:rsidRPr="005223F4">
        <w:rPr>
          <w:lang w:val="en-US"/>
        </w:rPr>
        <w:t>        dfdl:byteOrder="littleEndian"</w:t>
      </w:r>
    </w:p>
    <w:p w14:paraId="00467D50" w14:textId="77777777" w:rsidR="00F9048F" w:rsidRPr="005223F4" w:rsidRDefault="00F9048F" w:rsidP="00F9048F">
      <w:pPr>
        <w:pStyle w:val="XMLExcerpt"/>
        <w:rPr>
          <w:lang w:val="en-US"/>
        </w:rPr>
      </w:pPr>
      <w:r w:rsidRPr="005223F4">
        <w:rPr>
          <w:lang w:val="en-US"/>
        </w:rPr>
        <w:t>        dfdl:representation="binary"/&gt;</w:t>
      </w:r>
    </w:p>
    <w:p w14:paraId="2B420A2E" w14:textId="0A1D5487" w:rsidR="00F9048F" w:rsidRPr="005223F4" w:rsidDel="00916D7B" w:rsidRDefault="00F9048F" w:rsidP="00F9048F">
      <w:pPr>
        <w:rPr>
          <w:del w:id="9773" w:author="mbeckerle" w:date="2012-04-22T18:17:00Z"/>
        </w:rPr>
      </w:pPr>
    </w:p>
    <w:p w14:paraId="1F8D4F52" w14:textId="77777777" w:rsidR="00F9048F" w:rsidRPr="005223F4" w:rsidRDefault="00F9048F" w:rsidP="00F9048F">
      <w:r w:rsidRPr="005223F4">
        <w:t>Now let us examine a bit string of length 13, beginning at position 2.</w:t>
      </w:r>
    </w:p>
    <w:p w14:paraId="0B28BF07" w14:textId="77777777" w:rsidR="00F9048F" w:rsidRPr="005223F4" w:rsidRDefault="00F9048F" w:rsidP="00F9048F">
      <w:pPr>
        <w:pStyle w:val="XMLExcerpt"/>
        <w:rPr>
          <w:lang w:val="en-US"/>
        </w:rPr>
      </w:pPr>
      <w:r w:rsidRPr="005223F4">
        <w:rPr>
          <w:lang w:val="en-US"/>
        </w:rPr>
        <w:t>&lt;</w:t>
      </w:r>
      <w:del w:id="9774" w:author="Steve Hanson" w:date="2012-02-23T15:37:00Z">
        <w:r w:rsidR="00391A26" w:rsidRPr="005223F4" w:rsidDel="00B40487">
          <w:rPr>
            <w:rFonts w:ascii="Arial" w:hAnsi="Arial" w:cs="Times New Roman"/>
            <w:noProof w:val="0"/>
            <w:lang w:val="en-US" w:eastAsia="en-US"/>
          </w:rPr>
          <w:delText xml:space="preserve"> </w:delText>
        </w:r>
      </w:del>
      <w:r w:rsidR="00391A26" w:rsidRPr="005223F4">
        <w:rPr>
          <w:lang w:val="en-US"/>
        </w:rPr>
        <w:t>xs:</w:t>
      </w:r>
      <w:r w:rsidRPr="005223F4">
        <w:rPr>
          <w:lang w:val="en-US"/>
        </w:rPr>
        <w:t>sequence&gt;</w:t>
      </w:r>
    </w:p>
    <w:p w14:paraId="353538E6" w14:textId="77777777" w:rsidR="00F9048F" w:rsidRPr="005223F4" w:rsidRDefault="00F9048F" w:rsidP="00F9048F">
      <w:pPr>
        <w:pStyle w:val="XMLExcerpt"/>
        <w:rPr>
          <w:lang w:val="en-US"/>
        </w:rPr>
      </w:pPr>
      <w:r w:rsidRPr="005223F4">
        <w:rPr>
          <w:lang w:val="en-US"/>
        </w:rPr>
        <w:t>  &lt;</w:t>
      </w:r>
      <w:del w:id="9775" w:author="Steve Hanson" w:date="2012-02-23T15:37:00Z">
        <w:r w:rsidR="00391A26" w:rsidRPr="005223F4" w:rsidDel="00B40487">
          <w:rPr>
            <w:rFonts w:ascii="Arial" w:hAnsi="Arial" w:cs="Times New Roman"/>
            <w:noProof w:val="0"/>
            <w:lang w:val="en-US" w:eastAsia="en-US"/>
          </w:rPr>
          <w:delText xml:space="preserve"> </w:delText>
        </w:r>
      </w:del>
      <w:r w:rsidR="00391A26" w:rsidRPr="005223F4">
        <w:rPr>
          <w:lang w:val="en-US"/>
        </w:rPr>
        <w:t>xs:</w:t>
      </w:r>
      <w:r w:rsidRPr="005223F4">
        <w:rPr>
          <w:lang w:val="en-US"/>
        </w:rPr>
        <w:t>element name="ignored" type="unsignedByte"</w:t>
      </w:r>
    </w:p>
    <w:p w14:paraId="55D4A2B9" w14:textId="77777777" w:rsidR="00F9048F" w:rsidRPr="005223F4" w:rsidRDefault="00F9048F" w:rsidP="00F9048F">
      <w:pPr>
        <w:pStyle w:val="XMLExcerpt"/>
        <w:rPr>
          <w:lang w:val="en-US"/>
        </w:rPr>
      </w:pPr>
      <w:r w:rsidRPr="005223F4">
        <w:rPr>
          <w:lang w:val="en-US"/>
        </w:rPr>
        <w:t>        dfdl:alignment="1" </w:t>
      </w:r>
    </w:p>
    <w:p w14:paraId="597384DF" w14:textId="77777777" w:rsidR="00F9048F" w:rsidRPr="005223F4" w:rsidRDefault="00F9048F" w:rsidP="00F9048F">
      <w:pPr>
        <w:pStyle w:val="XMLExcerpt"/>
        <w:rPr>
          <w:lang w:val="en-US"/>
        </w:rPr>
      </w:pPr>
      <w:r w:rsidRPr="005223F4">
        <w:rPr>
          <w:lang w:val="en-US"/>
        </w:rPr>
        <w:t>        dfdl:alignmentUnits="bits" </w:t>
      </w:r>
    </w:p>
    <w:p w14:paraId="3FBD4DE8" w14:textId="77777777" w:rsidR="00F9048F" w:rsidRPr="005223F4" w:rsidRDefault="00F9048F" w:rsidP="00F9048F">
      <w:pPr>
        <w:pStyle w:val="XMLExcerpt"/>
        <w:rPr>
          <w:lang w:val="en-US"/>
        </w:rPr>
      </w:pPr>
      <w:r w:rsidRPr="005223F4">
        <w:rPr>
          <w:lang w:val="en-US"/>
        </w:rPr>
        <w:t>        dfdl:lengthUnits="bits" </w:t>
      </w:r>
    </w:p>
    <w:p w14:paraId="5C629086" w14:textId="77777777" w:rsidR="00F9048F" w:rsidRPr="005223F4" w:rsidRDefault="00F9048F" w:rsidP="00F9048F">
      <w:pPr>
        <w:pStyle w:val="XMLExcerpt"/>
        <w:rPr>
          <w:lang w:val="en-US"/>
        </w:rPr>
      </w:pPr>
      <w:r w:rsidRPr="005223F4">
        <w:rPr>
          <w:lang w:val="en-US"/>
        </w:rPr>
        <w:t>        dfdl:length="1" </w:t>
      </w:r>
    </w:p>
    <w:p w14:paraId="4C4F5D50" w14:textId="77777777" w:rsidR="00F9048F" w:rsidRPr="005223F4" w:rsidRDefault="00F9048F" w:rsidP="00F9048F">
      <w:pPr>
        <w:pStyle w:val="XMLExcerpt"/>
        <w:rPr>
          <w:lang w:val="en-US"/>
        </w:rPr>
      </w:pPr>
      <w:r w:rsidRPr="005223F4">
        <w:rPr>
          <w:lang w:val="en-US"/>
        </w:rPr>
        <w:t>        dfdl:representation="binary"/&gt;</w:t>
      </w:r>
    </w:p>
    <w:p w14:paraId="1BBBB0D6" w14:textId="77777777" w:rsidR="00F9048F" w:rsidRPr="005223F4" w:rsidRDefault="00F9048F" w:rsidP="00F9048F">
      <w:pPr>
        <w:pStyle w:val="XMLExcerpt"/>
        <w:rPr>
          <w:lang w:val="en-US"/>
        </w:rPr>
      </w:pPr>
      <w:r w:rsidRPr="005223F4">
        <w:rPr>
          <w:lang w:val="en-US"/>
        </w:rPr>
        <w:t>  &lt;</w:t>
      </w:r>
      <w:del w:id="9776" w:author="Steve Hanson" w:date="2012-02-23T15:37:00Z">
        <w:r w:rsidR="00391A26" w:rsidRPr="005223F4" w:rsidDel="00B40487">
          <w:rPr>
            <w:rFonts w:ascii="Arial" w:hAnsi="Arial" w:cs="Times New Roman"/>
            <w:noProof w:val="0"/>
            <w:lang w:val="en-US" w:eastAsia="en-US"/>
          </w:rPr>
          <w:delText xml:space="preserve"> </w:delText>
        </w:r>
      </w:del>
      <w:r w:rsidR="00391A26" w:rsidRPr="005223F4">
        <w:rPr>
          <w:lang w:val="en-US"/>
        </w:rPr>
        <w:t>xs:</w:t>
      </w:r>
      <w:r w:rsidRPr="005223F4">
        <w:rPr>
          <w:lang w:val="en-US"/>
        </w:rPr>
        <w:t>element name="x" type="unsignedShort" </w:t>
      </w:r>
    </w:p>
    <w:p w14:paraId="0A7BD55E" w14:textId="77777777" w:rsidR="00F9048F" w:rsidRPr="005223F4" w:rsidRDefault="00F9048F" w:rsidP="00F9048F">
      <w:pPr>
        <w:pStyle w:val="XMLExcerpt"/>
        <w:rPr>
          <w:lang w:val="en-US"/>
        </w:rPr>
      </w:pPr>
      <w:r w:rsidRPr="005223F4">
        <w:rPr>
          <w:lang w:val="en-US"/>
        </w:rPr>
        <w:t>        dfdl:alignment="1" </w:t>
      </w:r>
    </w:p>
    <w:p w14:paraId="4BB51F89" w14:textId="77777777" w:rsidR="00F9048F" w:rsidRPr="005223F4" w:rsidRDefault="00F9048F" w:rsidP="00F9048F">
      <w:pPr>
        <w:pStyle w:val="XMLExcerpt"/>
        <w:rPr>
          <w:lang w:val="en-US"/>
        </w:rPr>
      </w:pPr>
      <w:r w:rsidRPr="005223F4">
        <w:rPr>
          <w:lang w:val="en-US"/>
        </w:rPr>
        <w:t>        dfdl:alignmentUnits="bits" </w:t>
      </w:r>
    </w:p>
    <w:p w14:paraId="7E87A0EF" w14:textId="77777777" w:rsidR="00F9048F" w:rsidRPr="005223F4" w:rsidRDefault="00F9048F" w:rsidP="00F9048F">
      <w:pPr>
        <w:pStyle w:val="XMLExcerpt"/>
        <w:rPr>
          <w:lang w:val="en-US"/>
        </w:rPr>
      </w:pPr>
      <w:r w:rsidRPr="005223F4">
        <w:rPr>
          <w:lang w:val="en-US"/>
        </w:rPr>
        <w:t>        dfdl:byteOrder="bigEndian"</w:t>
      </w:r>
    </w:p>
    <w:p w14:paraId="3435ECAF" w14:textId="77777777" w:rsidR="00F9048F" w:rsidRPr="005223F4" w:rsidRDefault="00F9048F" w:rsidP="00F9048F">
      <w:pPr>
        <w:pStyle w:val="XMLExcerpt"/>
        <w:rPr>
          <w:lang w:val="en-US"/>
        </w:rPr>
      </w:pPr>
      <w:r w:rsidRPr="005223F4">
        <w:rPr>
          <w:lang w:val="en-US"/>
        </w:rPr>
        <w:t>        dfdl:lengthUnits="bits" </w:t>
      </w:r>
    </w:p>
    <w:p w14:paraId="13C5B2CB" w14:textId="77777777" w:rsidR="00F9048F" w:rsidRPr="005223F4" w:rsidRDefault="00F9048F" w:rsidP="00F9048F">
      <w:pPr>
        <w:pStyle w:val="XMLExcerpt"/>
        <w:rPr>
          <w:lang w:val="en-US"/>
        </w:rPr>
      </w:pPr>
      <w:r w:rsidRPr="005223F4">
        <w:rPr>
          <w:lang w:val="en-US"/>
        </w:rPr>
        <w:t>        dfdl:length="13" </w:t>
      </w:r>
    </w:p>
    <w:p w14:paraId="2268D896" w14:textId="77777777" w:rsidR="00F9048F" w:rsidRPr="005223F4" w:rsidRDefault="00F9048F" w:rsidP="00F9048F">
      <w:pPr>
        <w:pStyle w:val="XMLExcerpt"/>
        <w:rPr>
          <w:lang w:val="en-US"/>
        </w:rPr>
      </w:pPr>
      <w:r w:rsidRPr="005223F4">
        <w:rPr>
          <w:lang w:val="en-US"/>
        </w:rPr>
        <w:t>        dfdl:representation="binary"/&gt;</w:t>
      </w:r>
    </w:p>
    <w:p w14:paraId="2B49A6DE" w14:textId="77777777" w:rsidR="00F9048F" w:rsidRPr="005223F4" w:rsidRDefault="00F9048F" w:rsidP="00F9048F">
      <w:pPr>
        <w:pStyle w:val="XMLExcerpt"/>
        <w:rPr>
          <w:lang w:val="en-US"/>
        </w:rPr>
      </w:pPr>
      <w:r w:rsidRPr="005223F4">
        <w:rPr>
          <w:lang w:val="en-US"/>
        </w:rPr>
        <w:t>   ...</w:t>
      </w:r>
    </w:p>
    <w:p w14:paraId="43936B37" w14:textId="77777777" w:rsidR="00391A26" w:rsidRPr="005223F4" w:rsidRDefault="00391A26" w:rsidP="00391A26">
      <w:pPr>
        <w:pStyle w:val="XMLExcerpt"/>
        <w:rPr>
          <w:lang w:val="en-US"/>
        </w:rPr>
      </w:pPr>
      <w:r w:rsidRPr="005223F4">
        <w:rPr>
          <w:lang w:val="en-US"/>
        </w:rPr>
        <w:t>&lt;</w:t>
      </w:r>
      <w:r w:rsidRPr="005223F4">
        <w:rPr>
          <w:rFonts w:ascii="Arial" w:hAnsi="Arial" w:cs="Times New Roman"/>
          <w:noProof w:val="0"/>
          <w:lang w:val="en-US" w:eastAsia="en-US"/>
        </w:rPr>
        <w:t xml:space="preserve"> /</w:t>
      </w:r>
      <w:r w:rsidRPr="005223F4">
        <w:rPr>
          <w:lang w:val="en-US"/>
        </w:rPr>
        <w:t>xs:sequence&gt;</w:t>
      </w:r>
    </w:p>
    <w:p w14:paraId="0984EB49" w14:textId="22406F00" w:rsidR="00F9048F" w:rsidRPr="005223F4" w:rsidDel="00916D7B" w:rsidRDefault="00F9048F" w:rsidP="00F9048F">
      <w:pPr>
        <w:rPr>
          <w:del w:id="9777" w:author="mbeckerle" w:date="2012-04-22T18:17:00Z"/>
        </w:rPr>
      </w:pPr>
    </w:p>
    <w:p w14:paraId="4B42FBE0" w14:textId="1CEF1012" w:rsidR="00871B96" w:rsidRPr="005223F4" w:rsidDel="00916D7B" w:rsidRDefault="00871B96" w:rsidP="00F9048F">
      <w:pPr>
        <w:rPr>
          <w:del w:id="9778" w:author="mbeckerle" w:date="2012-04-22T18:17:00Z"/>
        </w:rPr>
      </w:pPr>
    </w:p>
    <w:p w14:paraId="63C5AE98" w14:textId="77777777" w:rsidR="00F9048F" w:rsidRPr="005223F4" w:rsidRDefault="00F9048F" w:rsidP="00F9048F">
      <w:r w:rsidRPr="005223F4">
        <w:t>Let's examine the same data stream and consider the bit positions that make up element 'x', which are the bits at positions 2 through 14 inclusive.</w:t>
      </w:r>
    </w:p>
    <w:p w14:paraId="31C7DE7A" w14:textId="77777777" w:rsidR="00F9048F" w:rsidRPr="005223F4" w:rsidRDefault="00F9048F" w:rsidP="00F9048F">
      <w:pPr>
        <w:rPr>
          <w:rFonts w:ascii="Courier New" w:hAnsi="Courier New" w:cs="Courier New"/>
        </w:rPr>
      </w:pPr>
      <w:r w:rsidRPr="005223F4">
        <w:rPr>
          <w:rFonts w:ascii="Courier New" w:hAnsi="Courier New" w:cs="Courier New"/>
        </w:rPr>
        <w:t>Positions:</w:t>
      </w:r>
      <w:r w:rsidRPr="005223F4">
        <w:rPr>
          <w:rFonts w:ascii="Courier New" w:hAnsi="Courier New" w:cs="Courier New"/>
        </w:rPr>
        <w:br/>
        <w:t>00000000 01111111 11122222</w:t>
      </w:r>
      <w:r w:rsidRPr="005223F4">
        <w:rPr>
          <w:rFonts w:ascii="Courier New" w:hAnsi="Courier New" w:cs="Courier New"/>
        </w:rPr>
        <w:br/>
        <w:t>12345678 90123456 78901234</w:t>
      </w:r>
      <w:r w:rsidRPr="005223F4">
        <w:rPr>
          <w:rFonts w:ascii="Courier New" w:hAnsi="Courier New" w:cs="Courier New"/>
        </w:rPr>
        <w:br/>
        <w:t>Bits:</w:t>
      </w:r>
      <w:r w:rsidRPr="005223F4">
        <w:rPr>
          <w:rFonts w:ascii="Courier New" w:hAnsi="Courier New" w:cs="Courier New"/>
        </w:rPr>
        <w:br/>
        <w:t xml:space="preserve"> 1011010 100100 </w:t>
      </w:r>
    </w:p>
    <w:p w14:paraId="5BAEBF51" w14:textId="1A483771" w:rsidR="00F9048F" w:rsidRPr="005223F4" w:rsidDel="00916D7B" w:rsidRDefault="00F9048F" w:rsidP="00F9048F">
      <w:pPr>
        <w:rPr>
          <w:del w:id="9779" w:author="mbeckerle" w:date="2012-04-22T18:17:00Z"/>
        </w:rPr>
      </w:pPr>
    </w:p>
    <w:p w14:paraId="59EE6DD3" w14:textId="77777777" w:rsidR="00F9048F" w:rsidRPr="005223F4" w:rsidRDefault="00F9048F" w:rsidP="00F9048F">
      <w:r w:rsidRPr="005223F4">
        <w:t>Since alignment does not affect logical value, we will obtain the same logical value as if we realigned the bits. That is, the value is the same as if we began the bits of the element's representation with bit position 1.</w:t>
      </w:r>
    </w:p>
    <w:p w14:paraId="2AF82AF8" w14:textId="5F83A6AB" w:rsidR="00F9048F" w:rsidRPr="005223F4" w:rsidDel="00916D7B" w:rsidRDefault="00F9048F" w:rsidP="00F9048F">
      <w:pPr>
        <w:rPr>
          <w:del w:id="9780" w:author="mbeckerle" w:date="2012-04-22T18:17:00Z"/>
        </w:rPr>
      </w:pPr>
    </w:p>
    <w:p w14:paraId="0D95347A" w14:textId="77777777" w:rsidR="00F9048F" w:rsidRPr="005223F4" w:rsidRDefault="00F9048F" w:rsidP="00F9048F">
      <w:pPr>
        <w:rPr>
          <w:rFonts w:ascii="Courier New" w:hAnsi="Courier New" w:cs="Courier New"/>
        </w:rPr>
      </w:pPr>
      <w:r w:rsidRPr="005223F4">
        <w:rPr>
          <w:rFonts w:ascii="Courier New" w:hAnsi="Courier New" w:cs="Courier New"/>
        </w:rPr>
        <w:t>Realigned Positions:</w:t>
      </w:r>
      <w:r w:rsidRPr="005223F4">
        <w:rPr>
          <w:rFonts w:ascii="Courier New" w:hAnsi="Courier New" w:cs="Courier New"/>
        </w:rPr>
        <w:br/>
        <w:t>00000000 01111111 11122222</w:t>
      </w:r>
      <w:r w:rsidRPr="005223F4">
        <w:rPr>
          <w:rFonts w:ascii="Courier New" w:hAnsi="Courier New" w:cs="Courier New"/>
        </w:rPr>
        <w:br/>
        <w:t>12345678 90123456 78901234</w:t>
      </w:r>
      <w:r w:rsidRPr="005223F4">
        <w:rPr>
          <w:rFonts w:ascii="Courier New" w:hAnsi="Courier New" w:cs="Courier New"/>
        </w:rPr>
        <w:br/>
        <w:t>Bits:</w:t>
      </w:r>
      <w:r w:rsidRPr="005223F4">
        <w:rPr>
          <w:rFonts w:ascii="Courier New" w:hAnsi="Courier New" w:cs="Courier New"/>
        </w:rPr>
        <w:br/>
        <w:t>10110101 00100</w:t>
      </w:r>
    </w:p>
    <w:p w14:paraId="300AF1A1" w14:textId="77777777" w:rsidR="00F9048F" w:rsidRPr="005223F4" w:rsidRDefault="00F9048F" w:rsidP="00F9048F">
      <w:r w:rsidRPr="005223F4">
        <w:t>The DFDL schema fragment above gives element ‘x’ the dfdl:byteOrder='bigEndian' property. In this case the place value of each position is given by 2^(M – i)</w:t>
      </w:r>
    </w:p>
    <w:p w14:paraId="2EE48801" w14:textId="77777777" w:rsidR="00F9048F" w:rsidRPr="005223F4" w:rsidRDefault="00F9048F" w:rsidP="00F9048F">
      <w:r w:rsidRPr="005223F4">
        <w:t>PlaceValue positions 2^(M - i)</w:t>
      </w:r>
    </w:p>
    <w:p w14:paraId="10425207" w14:textId="77777777" w:rsidR="00F9048F" w:rsidRPr="005223F4" w:rsidRDefault="00F9048F" w:rsidP="00F9048F">
      <w:pPr>
        <w:rPr>
          <w:rFonts w:ascii="Courier New" w:hAnsi="Courier New" w:cs="Courier New"/>
        </w:rPr>
      </w:pPr>
      <w:r w:rsidRPr="005223F4">
        <w:rPr>
          <w:rFonts w:ascii="Courier New" w:hAnsi="Courier New" w:cs="Courier New"/>
        </w:rPr>
        <w:t>...11110 00000000</w:t>
      </w:r>
      <w:r w:rsidRPr="005223F4">
        <w:rPr>
          <w:rFonts w:ascii="Courier New" w:hAnsi="Courier New" w:cs="Courier New"/>
        </w:rPr>
        <w:br/>
        <w:t>...21098 76543210</w:t>
      </w:r>
    </w:p>
    <w:p w14:paraId="5B518AD7" w14:textId="77777777" w:rsidR="00F9048F" w:rsidRPr="005223F4" w:rsidRDefault="00F9048F" w:rsidP="00F9048F">
      <w:pPr>
        <w:rPr>
          <w:rFonts w:ascii="Courier New" w:hAnsi="Courier New" w:cs="Courier New"/>
        </w:rPr>
      </w:pPr>
      <w:r w:rsidRPr="005223F4">
        <w:rPr>
          <w:rFonts w:ascii="Courier New" w:hAnsi="Courier New" w:cs="Courier New"/>
        </w:rPr>
        <w:t>Bit values</w:t>
      </w:r>
    </w:p>
    <w:p w14:paraId="62485210" w14:textId="77777777" w:rsidR="00F9048F" w:rsidRPr="005223F4" w:rsidRDefault="00F9048F" w:rsidP="00F9048F">
      <w:pPr>
        <w:rPr>
          <w:rFonts w:ascii="Courier New" w:hAnsi="Courier New" w:cs="Courier New"/>
        </w:rPr>
      </w:pPr>
      <w:r w:rsidRPr="005223F4">
        <w:rPr>
          <w:rFonts w:ascii="Courier New" w:hAnsi="Courier New" w:cs="Courier New"/>
        </w:rPr>
        <w:t>...10110 10100100</w:t>
      </w:r>
      <w:r w:rsidRPr="005223F4">
        <w:rPr>
          <w:rFonts w:ascii="Courier New" w:hAnsi="Courier New" w:cs="Courier New"/>
        </w:rPr>
        <w:br/>
        <w:t>Hex values</w:t>
      </w:r>
      <w:r w:rsidRPr="005223F4">
        <w:rPr>
          <w:rFonts w:ascii="Courier New" w:hAnsi="Courier New" w:cs="Courier New"/>
        </w:rPr>
        <w:br/>
        <w:t>   1   6    A   4</w:t>
      </w:r>
    </w:p>
    <w:p w14:paraId="0B81289A" w14:textId="77777777" w:rsidR="00F9048F" w:rsidRPr="005223F4" w:rsidRDefault="00F9048F" w:rsidP="00F9048F">
      <w:r w:rsidRPr="005223F4">
        <w:t>The value of element 'x' is 0x16A4. Notice how it is the most-significant byte -- which is the first byte when big endian -- that becomes the partial byte (having fewer than 8 bits) in the case where the length of the bit string is not a multiple of 8 bits. </w:t>
      </w:r>
    </w:p>
    <w:p w14:paraId="74FF47ED" w14:textId="4FC04253" w:rsidR="00F9048F" w:rsidRPr="005223F4" w:rsidRDefault="00F9048F" w:rsidP="001E4505">
      <w:del w:id="9781" w:author="mbeckerle" w:date="2012-04-22T22:02:00Z">
        <w:r w:rsidRPr="005223F4" w:rsidDel="004C6A53">
          <w:br/>
        </w:r>
      </w:del>
      <w:r w:rsidRPr="005223F4">
        <w:t>For dfdl:byteOrder=</w:t>
      </w:r>
      <w:r w:rsidR="00CC2406" w:rsidRPr="005223F4">
        <w:t>'</w:t>
      </w:r>
      <w:r w:rsidRPr="005223F4">
        <w:t>littleEndian</w:t>
      </w:r>
      <w:r w:rsidR="00CC2406" w:rsidRPr="005223F4">
        <w:t>'</w:t>
      </w:r>
      <w:r w:rsidRPr="005223F4">
        <w:t xml:space="preserve">. The place values of the individual bits are not as easily visualized. However there is still a basic formula (given in the </w:t>
      </w:r>
      <w:r w:rsidR="005B228F" w:rsidRPr="005223F4">
        <w:t xml:space="preserve">pseudo </w:t>
      </w:r>
      <w:r w:rsidRPr="005223F4">
        <w:t>code</w:t>
      </w:r>
      <w:r w:rsidR="00871B96" w:rsidRPr="005223F4">
        <w:t xml:space="preserve"> in </w:t>
      </w:r>
      <w:r w:rsidR="00871B96" w:rsidRPr="005223F4">
        <w:fldChar w:fldCharType="begin"/>
      </w:r>
      <w:r w:rsidR="00871B96" w:rsidRPr="005223F4">
        <w:instrText xml:space="preserve"> REF _Ref254712056 \h </w:instrText>
      </w:r>
      <w:r w:rsidR="00871B96" w:rsidRPr="005223F4">
        <w:fldChar w:fldCharType="separate"/>
      </w:r>
      <w:ins w:id="9782" w:author="mbeckerle" w:date="2013-07-10T14:54:00Z">
        <w:r w:rsidR="008B68D7" w:rsidRPr="005223F4">
          <w:t xml:space="preserve">Figure </w:t>
        </w:r>
        <w:r w:rsidR="008B68D7">
          <w:rPr>
            <w:noProof/>
          </w:rPr>
          <w:t>4</w:t>
        </w:r>
        <w:r w:rsidR="008B68D7" w:rsidRPr="005223F4">
          <w:t xml:space="preserve">  Little Endian bit position</w:t>
        </w:r>
      </w:ins>
      <w:del w:id="9783" w:author="mbeckerle" w:date="2013-07-10T14:51:00Z">
        <w:r w:rsidR="00D04199" w:rsidRPr="005223F4" w:rsidDel="00D9274F">
          <w:delText xml:space="preserve">Figure </w:delText>
        </w:r>
        <w:r w:rsidR="00D04199" w:rsidDel="00D9274F">
          <w:rPr>
            <w:noProof/>
          </w:rPr>
          <w:delText>4</w:delText>
        </w:r>
        <w:r w:rsidR="00D04199" w:rsidRPr="005223F4" w:rsidDel="00D9274F">
          <w:delText xml:space="preserve">  Little Endian bit position</w:delText>
        </w:r>
      </w:del>
      <w:r w:rsidR="00871B96" w:rsidRPr="005223F4">
        <w:fldChar w:fldCharType="end"/>
      </w:r>
      <w:r w:rsidR="005B228F" w:rsidRPr="005223F4">
        <w:t xml:space="preserve"> and value</w:t>
      </w:r>
      <w:r w:rsidRPr="005223F4">
        <w:t>.</w:t>
      </w:r>
    </w:p>
    <w:p w14:paraId="007740D8" w14:textId="589DC5F0" w:rsidR="00F9048F" w:rsidRPr="005223F4" w:rsidDel="00916D7B" w:rsidRDefault="00F9048F" w:rsidP="00F9048F">
      <w:pPr>
        <w:rPr>
          <w:del w:id="9784" w:author="mbeckerle" w:date="2012-04-22T18:18:00Z"/>
        </w:rPr>
      </w:pPr>
    </w:p>
    <w:p w14:paraId="79FF47C0" w14:textId="77777777" w:rsidR="00F9048F" w:rsidRPr="005223F4" w:rsidRDefault="00F9048F" w:rsidP="00F9048F">
      <w:r w:rsidRPr="005223F4">
        <w:t>Looking again at our realigned positions:</w:t>
      </w:r>
    </w:p>
    <w:p w14:paraId="5170942D" w14:textId="37BF5D88" w:rsidR="00F9048F" w:rsidRPr="005223F4" w:rsidDel="00916D7B" w:rsidRDefault="00F9048F" w:rsidP="00F9048F">
      <w:pPr>
        <w:rPr>
          <w:del w:id="9785" w:author="mbeckerle" w:date="2012-04-22T18:18:00Z"/>
        </w:rPr>
      </w:pPr>
    </w:p>
    <w:p w14:paraId="66F1584A" w14:textId="4373FFF9" w:rsidR="00F9048F" w:rsidRPr="005223F4" w:rsidDel="00916D7B" w:rsidRDefault="00F9048F" w:rsidP="00F9048F">
      <w:pPr>
        <w:rPr>
          <w:del w:id="9786" w:author="mbeckerle" w:date="2012-04-22T18:18:00Z"/>
          <w:rFonts w:ascii="Courier New" w:hAnsi="Courier New" w:cs="Courier New"/>
        </w:rPr>
      </w:pPr>
      <w:r w:rsidRPr="005223F4">
        <w:rPr>
          <w:rFonts w:ascii="Courier New" w:hAnsi="Courier New" w:cs="Courier New"/>
        </w:rPr>
        <w:t>Realigned Positions:</w:t>
      </w:r>
      <w:r w:rsidRPr="005223F4">
        <w:rPr>
          <w:rFonts w:ascii="Courier New" w:hAnsi="Courier New" w:cs="Courier New"/>
        </w:rPr>
        <w:br/>
        <w:t>00000000 01111111 11122222</w:t>
      </w:r>
      <w:r w:rsidRPr="005223F4">
        <w:rPr>
          <w:rFonts w:ascii="Courier New" w:hAnsi="Courier New" w:cs="Courier New"/>
        </w:rPr>
        <w:br/>
        <w:t>12345678 90123456 78901234</w:t>
      </w:r>
      <w:r w:rsidRPr="005223F4">
        <w:rPr>
          <w:rFonts w:ascii="Courier New" w:hAnsi="Courier New" w:cs="Courier New"/>
        </w:rPr>
        <w:br/>
        <w:t>Bits:</w:t>
      </w:r>
      <w:r w:rsidRPr="005223F4">
        <w:rPr>
          <w:rFonts w:ascii="Courier New" w:hAnsi="Courier New" w:cs="Courier New"/>
        </w:rPr>
        <w:br/>
        <w:t>10110101 00100</w:t>
      </w:r>
      <w:r w:rsidR="00636A36" w:rsidRPr="005223F4">
        <w:rPr>
          <w:rFonts w:ascii="Courier New" w:hAnsi="Courier New" w:cs="Courier New"/>
        </w:rPr>
        <w:br/>
      </w:r>
    </w:p>
    <w:p w14:paraId="53D4F5D5" w14:textId="77777777" w:rsidR="00F9048F" w:rsidRPr="005223F4" w:rsidRDefault="00F9048F" w:rsidP="00F9048F">
      <w:r w:rsidRPr="005223F4">
        <w:t>The place values of each of these bits, for little endian byte order can be seen to be:</w:t>
      </w:r>
    </w:p>
    <w:p w14:paraId="2BE7DC40" w14:textId="77777777" w:rsidR="00F9048F" w:rsidRPr="005223F4" w:rsidRDefault="00F9048F" w:rsidP="00F9048F">
      <w:pPr>
        <w:rPr>
          <w:rFonts w:ascii="Courier New" w:hAnsi="Courier New" w:cs="Courier New"/>
        </w:rPr>
      </w:pPr>
      <w:r w:rsidRPr="005223F4">
        <w:rPr>
          <w:rFonts w:ascii="Courier New" w:hAnsi="Courier New" w:cs="Courier New"/>
        </w:rPr>
        <w:t xml:space="preserve">PlaceValue positions </w:t>
      </w:r>
    </w:p>
    <w:p w14:paraId="78F93DFE" w14:textId="77777777" w:rsidR="00F9048F" w:rsidRPr="005223F4" w:rsidRDefault="00F9048F" w:rsidP="00F9048F">
      <w:pPr>
        <w:rPr>
          <w:rFonts w:ascii="Courier New" w:hAnsi="Courier New" w:cs="Courier New"/>
        </w:rPr>
      </w:pPr>
      <w:r w:rsidRPr="005223F4">
        <w:rPr>
          <w:rFonts w:ascii="Courier New" w:hAnsi="Courier New" w:cs="Courier New"/>
        </w:rPr>
        <w:t>00000000 ...11100</w:t>
      </w:r>
      <w:r w:rsidRPr="005223F4">
        <w:rPr>
          <w:rFonts w:ascii="Courier New" w:hAnsi="Courier New" w:cs="Courier New"/>
        </w:rPr>
        <w:br/>
        <w:t>76543210 ...21098</w:t>
      </w:r>
    </w:p>
    <w:p w14:paraId="0CCC22B3" w14:textId="77777777" w:rsidR="00F9048F" w:rsidRPr="005223F4" w:rsidRDefault="00F9048F" w:rsidP="00F9048F">
      <w:pPr>
        <w:rPr>
          <w:rFonts w:ascii="Courier New" w:hAnsi="Courier New" w:cs="Courier New"/>
        </w:rPr>
      </w:pPr>
      <w:r w:rsidRPr="005223F4">
        <w:rPr>
          <w:rFonts w:ascii="Courier New" w:hAnsi="Courier New" w:cs="Courier New"/>
        </w:rPr>
        <w:t>Bit values</w:t>
      </w:r>
    </w:p>
    <w:p w14:paraId="0E5BF663" w14:textId="77777777" w:rsidR="00F9048F" w:rsidRPr="005223F4" w:rsidRDefault="00F9048F" w:rsidP="00F9048F">
      <w:pPr>
        <w:rPr>
          <w:rFonts w:ascii="Courier New" w:hAnsi="Courier New" w:cs="Courier New"/>
        </w:rPr>
      </w:pPr>
      <w:r w:rsidRPr="005223F4">
        <w:rPr>
          <w:rFonts w:ascii="Courier New" w:hAnsi="Courier New" w:cs="Courier New"/>
        </w:rPr>
        <w:t>10110101 ...00100</w:t>
      </w:r>
      <w:r w:rsidRPr="005223F4">
        <w:rPr>
          <w:rFonts w:ascii="Courier New" w:hAnsi="Courier New" w:cs="Courier New"/>
        </w:rPr>
        <w:br/>
        <w:t>Hex values</w:t>
      </w:r>
      <w:r w:rsidRPr="005223F4">
        <w:rPr>
          <w:rFonts w:ascii="Courier New" w:hAnsi="Courier New" w:cs="Courier New"/>
        </w:rPr>
        <w:br/>
        <w:t>   B   5    0   4   </w:t>
      </w:r>
    </w:p>
    <w:p w14:paraId="7907E0C5" w14:textId="542FDDEE" w:rsidR="00F9048F" w:rsidRPr="005223F4" w:rsidDel="00916D7B" w:rsidRDefault="00F9048F" w:rsidP="00F9048F">
      <w:pPr>
        <w:rPr>
          <w:del w:id="9787" w:author="mbeckerle" w:date="2012-04-22T18:18:00Z"/>
        </w:rPr>
      </w:pPr>
    </w:p>
    <w:p w14:paraId="3E46D73C" w14:textId="77777777" w:rsidR="00F9048F" w:rsidRPr="005223F4" w:rsidRDefault="00F9048F" w:rsidP="00F9048F">
      <w:r w:rsidRPr="005223F4">
        <w:t>We must reorder the bytes for little endian byte order. The value of element 'x' is 0x04B5. In little endian form, the first 8 bits make up the first byte, and that contains the least-significant byte of the logical numeric unsignedShort value. The additional bits of the partial byte are once again the most significant byte; however, for little endian form, this is the second byte. The second byte contains only 5 bits, those make up the least significant 5 bits of that byte, but that logical 5-bit value makes up the most-significant byte of the unsignedShort integer.</w:t>
      </w:r>
    </w:p>
    <w:p w14:paraId="3EBBE167" w14:textId="77777777" w:rsidR="00F9048F" w:rsidRPr="005223F4" w:rsidRDefault="00F9048F" w:rsidP="00F9048F">
      <w:pPr>
        <w:rPr>
          <w:b/>
          <w:bCs/>
        </w:rPr>
      </w:pPr>
      <w:r w:rsidRPr="005223F4">
        <w:rPr>
          <w:b/>
          <w:bCs/>
        </w:rPr>
        <w:t>Booleans</w:t>
      </w:r>
    </w:p>
    <w:p w14:paraId="48C306A2" w14:textId="77777777" w:rsidR="00F9048F" w:rsidRPr="005223F4" w:rsidRDefault="00F9048F" w:rsidP="00F9048F">
      <w:r w:rsidRPr="005223F4">
        <w:t>The properties dfdl:binaryBooleanTrueRep and dfdl:binaryBooleanFalseRep are unsigned integers. Specifically, their numeric ranges are restricted as if of type xs:unsignedInt, with additional restriction in range when the dfdl:lengthUnits=’bits’ and dfdl:length are used to specify fewer than the maximum of 32 bits.</w:t>
      </w:r>
    </w:p>
    <w:p w14:paraId="7CE24300" w14:textId="4B61D192" w:rsidR="00F9048F" w:rsidRPr="005223F4" w:rsidDel="00916D7B" w:rsidRDefault="00F9048F" w:rsidP="000A251E">
      <w:pPr>
        <w:rPr>
          <w:del w:id="9788" w:author="mbeckerle" w:date="2012-04-22T18:18:00Z"/>
        </w:rPr>
      </w:pPr>
    </w:p>
    <w:p w14:paraId="0F314227" w14:textId="77777777" w:rsidR="00A01383" w:rsidRPr="005223F4" w:rsidRDefault="00A01383" w:rsidP="00A01383">
      <w:pPr>
        <w:pStyle w:val="Heading4"/>
      </w:pPr>
      <w:r w:rsidRPr="005223F4">
        <w:t>Length of Complex Element of Specified Length</w:t>
      </w:r>
    </w:p>
    <w:p w14:paraId="6FC37C0D" w14:textId="02B1AD47" w:rsidR="00A01383" w:rsidRPr="005223F4" w:rsidDel="00916D7B" w:rsidRDefault="00A01383" w:rsidP="00A01383">
      <w:pPr>
        <w:pStyle w:val="nobreak"/>
        <w:rPr>
          <w:del w:id="9789" w:author="mbeckerle" w:date="2012-04-22T18:18:00Z"/>
        </w:rPr>
      </w:pPr>
    </w:p>
    <w:p w14:paraId="397AED2B" w14:textId="77777777" w:rsidR="00A01383" w:rsidRPr="005223F4" w:rsidRDefault="00A01383" w:rsidP="00A01383">
      <w:r w:rsidRPr="005223F4">
        <w:t>A complex element of known length is defining a 'box' in which its child element exist. For example a fixed length record with a variable number of children that may not fill the full length of the record.</w:t>
      </w:r>
      <w:r w:rsidR="00CF04BC" w:rsidRPr="005223F4">
        <w:t xml:space="preserve"> </w:t>
      </w:r>
    </w:p>
    <w:p w14:paraId="3BE95A92" w14:textId="77777777" w:rsidR="00CF04BC" w:rsidRPr="005223F4" w:rsidRDefault="00CF04BC" w:rsidP="00CF04BC">
      <w:r w:rsidRPr="005223F4">
        <w:t xml:space="preserve">For example, an element of complex type may have explicit length of 100 bytes, but contain a sequence of child elements that use up less than 100 bytes of data. In this case the remaining unused data is called the </w:t>
      </w:r>
      <w:commentRangeStart w:id="9790"/>
      <w:del w:id="9791" w:author="Steve Hanson" w:date="2012-02-27T19:40:00Z">
        <w:r w:rsidRPr="005223F4" w:rsidDel="005A5327">
          <w:rPr>
            <w:b/>
            <w:i/>
          </w:rPr>
          <w:delText>Final</w:delText>
        </w:r>
      </w:del>
      <w:ins w:id="9792" w:author="Steve Hanson" w:date="2012-02-27T19:40:00Z">
        <w:r w:rsidR="005A5327">
          <w:rPr>
            <w:b/>
            <w:i/>
          </w:rPr>
          <w:t>Element</w:t>
        </w:r>
      </w:ins>
      <w:r w:rsidRPr="005223F4">
        <w:rPr>
          <w:b/>
          <w:i/>
        </w:rPr>
        <w:t>Unused</w:t>
      </w:r>
      <w:del w:id="9793" w:author="Steve Hanson" w:date="2012-02-27T19:40:00Z">
        <w:r w:rsidRPr="005223F4" w:rsidDel="005A5327">
          <w:rPr>
            <w:b/>
            <w:i/>
          </w:rPr>
          <w:delText>Region</w:delText>
        </w:r>
      </w:del>
      <w:commentRangeEnd w:id="9790"/>
      <w:r w:rsidR="0099163E">
        <w:rPr>
          <w:rStyle w:val="CommentReference"/>
        </w:rPr>
        <w:commentReference w:id="9790"/>
      </w:r>
      <w:r w:rsidRPr="005223F4">
        <w:rPr>
          <w:b/>
          <w:i/>
        </w:rPr>
        <w:t xml:space="preserve">. </w:t>
      </w:r>
      <w:r w:rsidRPr="005223F4">
        <w:t>It is skipped when parsing, and is filled with the dfdl:fillByte on unparsing.</w:t>
      </w:r>
    </w:p>
    <w:p w14:paraId="0244659D" w14:textId="77777777" w:rsidR="000659DE" w:rsidRDefault="000659DE" w:rsidP="00CF04BC">
      <w:pPr>
        <w:rPr>
          <w:ins w:id="9794" w:author="mbeckerle" w:date="2013-02-19T11:48:00Z"/>
        </w:rPr>
      </w:pPr>
      <w:r w:rsidRPr="005223F4">
        <w:t>When the dfdl:lengthUnits is 'characters' on a complex element of specified length then the dfdl:lengthUnits of all its children must be characters also</w:t>
      </w:r>
      <w:ins w:id="9795" w:author="Steve Hanson" w:date="2012-02-23T15:53:00Z">
        <w:r w:rsidR="0099163E">
          <w:t xml:space="preserve"> with the same encoding, otherwise it is a schema definition error</w:t>
        </w:r>
      </w:ins>
      <w:r w:rsidRPr="005223F4">
        <w:t>.</w:t>
      </w:r>
    </w:p>
    <w:p w14:paraId="7642F90E" w14:textId="00A84A9F" w:rsidR="00146117" w:rsidRDefault="00146117" w:rsidP="0031368F">
      <w:pPr>
        <w:pStyle w:val="Heading3"/>
        <w:rPr>
          <w:ins w:id="9796" w:author="mbeckerle" w:date="2013-02-18T19:31:00Z"/>
        </w:rPr>
      </w:pPr>
      <w:bookmarkStart w:id="9797" w:name="_Toc349042743"/>
      <w:bookmarkStart w:id="9798" w:name="_Toc362453307"/>
      <w:ins w:id="9799" w:author="mbeckerle" w:date="2013-02-19T11:49:00Z">
        <w:r>
          <w:t>Summary: Length of Simple Types with Binary Representations</w:t>
        </w:r>
      </w:ins>
      <w:bookmarkEnd w:id="9797"/>
      <w:bookmarkEnd w:id="9798"/>
    </w:p>
    <w:p w14:paraId="3FF2D81B" w14:textId="1D9F1F51" w:rsidR="00635853" w:rsidRPr="00EA7E4B" w:rsidDel="0067342B" w:rsidRDefault="0010710E">
      <w:pPr>
        <w:rPr>
          <w:del w:id="9800" w:author="mbeckerle" w:date="2013-02-19T11:31:00Z"/>
        </w:rPr>
      </w:pPr>
      <w:ins w:id="9801" w:author="Steve Hanson" w:date="2013-02-19T14:15:00Z">
        <w:del w:id="9802" w:author="mbeckerle" w:date="2013-02-19T11:31:00Z">
          <w:r w:rsidDel="0067342B">
            <w:delText xml:space="preserve">with dfdl:lengthKind </w:delText>
          </w:r>
        </w:del>
      </w:ins>
      <w:ins w:id="9803" w:author="Steve Hanson" w:date="2013-02-19T14:14:00Z">
        <w:del w:id="9804" w:author="mbeckerle" w:date="2013-02-19T11:31:00Z">
          <w:r w:rsidDel="0067342B">
            <w:delText xml:space="preserve">or ‘explicit’ where </w:delText>
          </w:r>
        </w:del>
      </w:ins>
      <w:ins w:id="9805" w:author="Steve Hanson" w:date="2013-02-19T14:29:00Z">
        <w:del w:id="9806" w:author="mbeckerle" w:date="2013-02-19T11:31:00Z">
          <w:r w:rsidR="000272BD" w:rsidDel="0067342B">
            <w:delText>dfdl:length</w:delText>
          </w:r>
        </w:del>
      </w:ins>
      <w:ins w:id="9807" w:author="Steve Hanson" w:date="2013-02-19T14:14:00Z">
        <w:del w:id="9808" w:author="mbeckerle" w:date="2013-02-19T11:31:00Z">
          <w:r w:rsidDel="0067342B">
            <w:delText xml:space="preserve"> is not an expression </w:delText>
          </w:r>
        </w:del>
      </w:ins>
      <w:ins w:id="9809" w:author="Steve Hanson" w:date="2013-02-19T14:15:00Z">
        <w:del w:id="9810" w:author="mbeckerle" w:date="2013-02-19T11:31:00Z">
          <w:r w:rsidDel="0067342B">
            <w:delText xml:space="preserve">with dfdl:lengthKind or ‘explicit where </w:delText>
          </w:r>
        </w:del>
      </w:ins>
      <w:ins w:id="9811" w:author="Steve Hanson" w:date="2013-02-19T14:29:00Z">
        <w:del w:id="9812" w:author="mbeckerle" w:date="2013-02-19T11:31:00Z">
          <w:r w:rsidR="000272BD" w:rsidDel="0067342B">
            <w:delText>dfdl:length</w:delText>
          </w:r>
        </w:del>
      </w:ins>
      <w:ins w:id="9813" w:author="Steve Hanson" w:date="2013-02-19T14:15:00Z">
        <w:del w:id="9814" w:author="mbeckerle" w:date="2013-02-19T11:31:00Z">
          <w:r w:rsidDel="0067342B">
            <w:delText xml:space="preserve"> is an expression </w:delText>
          </w:r>
        </w:del>
      </w:ins>
      <w:ins w:id="9815" w:author="Steve Hanson" w:date="2013-02-19T14:16:00Z">
        <w:del w:id="9816" w:author="mbeckerle" w:date="2013-02-19T11:31:00Z">
          <w:r w:rsidDel="0067342B">
            <w:delText xml:space="preserve">dfdl:lenghKind  </w:delText>
          </w:r>
        </w:del>
      </w:ins>
      <w:ins w:id="9817" w:author="Steve Hanson" w:date="2013-02-19T14:29:00Z">
        <w:del w:id="9818" w:author="mbeckerle" w:date="2013-02-19T11:31:00Z">
          <w:r w:rsidR="000272BD" w:rsidDel="0067342B">
            <w:delText>(</w:delText>
          </w:r>
        </w:del>
      </w:ins>
      <w:ins w:id="9819" w:author="Steve Hanson" w:date="2013-02-19T14:16:00Z">
        <w:del w:id="9820" w:author="mbeckerle" w:date="2013-02-19T11:31:00Z">
          <w:r w:rsidDel="0067342B">
            <w:delText>expression</w:delText>
          </w:r>
        </w:del>
      </w:ins>
      <w:ins w:id="9821" w:author="Steve Hanson" w:date="2013-02-19T14:29:00Z">
        <w:del w:id="9822" w:author="mbeckerle" w:date="2013-02-19T11:31:00Z">
          <w:r w:rsidR="000272BD" w:rsidDel="0067342B">
            <w:delText>)</w:delText>
          </w:r>
        </w:del>
      </w:ins>
      <w:ins w:id="9823" w:author="Steve Hanson" w:date="2013-02-19T14:17:00Z">
        <w:del w:id="9824" w:author="mbeckerle" w:date="2013-02-19T11:31:00Z">
          <w:r w:rsidDel="0067342B">
            <w:delText xml:space="preserve">dfdl:lengthKind </w:delText>
          </w:r>
        </w:del>
      </w:ins>
      <w:bookmarkStart w:id="9825" w:name="_Toc349037945"/>
      <w:bookmarkEnd w:id="9825"/>
    </w:p>
    <w:p w14:paraId="14FAF1F5" w14:textId="75AAA799" w:rsidR="00CF04BC" w:rsidRPr="00EA7E4B" w:rsidDel="00916D7B" w:rsidRDefault="00CF04BC">
      <w:pPr>
        <w:pStyle w:val="Heading3"/>
        <w:rPr>
          <w:del w:id="9826" w:author="mbeckerle" w:date="2012-04-22T18:18:00Z"/>
        </w:rPr>
        <w:pPrChange w:id="9827" w:author="mbeckerle" w:date="2013-02-18T20:59:00Z">
          <w:pPr/>
        </w:pPrChange>
      </w:pPr>
      <w:bookmarkStart w:id="9828" w:name="_Toc322911645"/>
      <w:bookmarkStart w:id="9829" w:name="_Toc322912184"/>
      <w:bookmarkStart w:id="9830" w:name="_Toc329093033"/>
      <w:bookmarkStart w:id="9831" w:name="_Toc332701546"/>
      <w:bookmarkStart w:id="9832" w:name="_Toc332701850"/>
      <w:bookmarkStart w:id="9833" w:name="_Toc349642155"/>
      <w:bookmarkStart w:id="9834" w:name="_Toc362452917"/>
      <w:bookmarkEnd w:id="9828"/>
      <w:bookmarkEnd w:id="9829"/>
      <w:bookmarkEnd w:id="9830"/>
      <w:bookmarkEnd w:id="9831"/>
      <w:bookmarkEnd w:id="9832"/>
      <w:bookmarkEnd w:id="9833"/>
      <w:bookmarkEnd w:id="9834"/>
      <w:commentRangeStart w:id="9835"/>
    </w:p>
    <w:p w14:paraId="7A210724" w14:textId="45EF41AA" w:rsidR="00A01383" w:rsidRPr="00EA7E4B" w:rsidDel="00916D7B" w:rsidRDefault="00A01383">
      <w:pPr>
        <w:pStyle w:val="Heading3"/>
        <w:rPr>
          <w:del w:id="9836" w:author="mbeckerle" w:date="2012-04-22T18:18:00Z"/>
        </w:rPr>
        <w:pPrChange w:id="9837" w:author="mbeckerle" w:date="2013-02-18T20:59:00Z">
          <w:pPr/>
        </w:pPrChange>
      </w:pPr>
      <w:bookmarkStart w:id="9838" w:name="_Toc322911646"/>
      <w:bookmarkStart w:id="9839" w:name="_Toc322912185"/>
      <w:bookmarkStart w:id="9840" w:name="_Toc329093034"/>
      <w:bookmarkStart w:id="9841" w:name="_Toc332701547"/>
      <w:bookmarkStart w:id="9842" w:name="_Toc332701851"/>
      <w:bookmarkStart w:id="9843" w:name="_Toc332711645"/>
      <w:bookmarkStart w:id="9844" w:name="_Toc332711953"/>
      <w:bookmarkStart w:id="9845" w:name="_Toc332712255"/>
      <w:bookmarkStart w:id="9846" w:name="_Toc332724171"/>
      <w:bookmarkStart w:id="9847" w:name="_Toc332724471"/>
      <w:bookmarkStart w:id="9848" w:name="_Toc341102767"/>
      <w:bookmarkStart w:id="9849" w:name="_Toc347241502"/>
      <w:bookmarkStart w:id="9850" w:name="_Toc347744695"/>
      <w:bookmarkStart w:id="9851" w:name="_Toc348984478"/>
      <w:bookmarkStart w:id="9852" w:name="_Toc348984783"/>
      <w:bookmarkStart w:id="9853" w:name="_Toc349037947"/>
      <w:bookmarkStart w:id="9854" w:name="_Toc349642156"/>
      <w:bookmarkStart w:id="9855" w:name="_Toc362452918"/>
      <w:bookmarkEnd w:id="9838"/>
      <w:bookmarkEnd w:id="9839"/>
      <w:bookmarkEnd w:id="9840"/>
      <w:bookmarkEnd w:id="9841"/>
      <w:bookmarkEnd w:id="9842"/>
      <w:bookmarkEnd w:id="9843"/>
      <w:bookmarkEnd w:id="9844"/>
      <w:bookmarkEnd w:id="9845"/>
      <w:bookmarkEnd w:id="9846"/>
      <w:bookmarkEnd w:id="9847"/>
      <w:bookmarkEnd w:id="9848"/>
      <w:bookmarkEnd w:id="9849"/>
      <w:bookmarkEnd w:id="9850"/>
      <w:bookmarkEnd w:id="9851"/>
      <w:bookmarkEnd w:id="9852"/>
      <w:bookmarkEnd w:id="9853"/>
      <w:bookmarkEnd w:id="9854"/>
      <w:bookmarkEnd w:id="9855"/>
    </w:p>
    <w:p w14:paraId="601BD754" w14:textId="146E232C" w:rsidR="00BE682C" w:rsidRPr="00EA7E4B" w:rsidDel="00146117" w:rsidRDefault="00BE682C">
      <w:pPr>
        <w:pStyle w:val="Heading3"/>
        <w:rPr>
          <w:del w:id="9856" w:author="mbeckerle" w:date="2013-02-19T11:49:00Z"/>
        </w:rPr>
      </w:pPr>
      <w:bookmarkStart w:id="9857" w:name="_Toc177399094"/>
      <w:bookmarkStart w:id="9858" w:name="_Toc175057381"/>
      <w:bookmarkStart w:id="9859" w:name="_Toc199516317"/>
      <w:bookmarkStart w:id="9860" w:name="_Toc194983981"/>
      <w:bookmarkStart w:id="9861" w:name="_Toc243112824"/>
      <w:bookmarkStart w:id="9862" w:name="_Toc349642157"/>
      <w:bookmarkStart w:id="9863" w:name="_Toc362452919"/>
      <w:del w:id="9864" w:author="mbeckerle" w:date="2013-02-18T20:58:00Z">
        <w:r w:rsidRPr="00EA7E4B" w:rsidDel="00EA7E4B">
          <w:delText>L</w:delText>
        </w:r>
      </w:del>
      <w:del w:id="9865" w:author="mbeckerle" w:date="2013-02-19T11:49:00Z">
        <w:r w:rsidRPr="00EA7E4B" w:rsidDel="00146117">
          <w:delText>ength of Simple Types with Binary Representations</w:delText>
        </w:r>
        <w:bookmarkEnd w:id="9857"/>
        <w:bookmarkEnd w:id="9858"/>
        <w:bookmarkEnd w:id="9859"/>
        <w:bookmarkEnd w:id="9860"/>
        <w:bookmarkEnd w:id="9861"/>
        <w:bookmarkEnd w:id="9862"/>
        <w:bookmarkEnd w:id="9863"/>
      </w:del>
    </w:p>
    <w:p w14:paraId="2720970C" w14:textId="04E3100B" w:rsidR="00A30743" w:rsidRDefault="00073B9D" w:rsidP="007C1C77">
      <w:pPr>
        <w:rPr>
          <w:ins w:id="9866" w:author="Steve Hanson" w:date="2013-02-05T11:51:00Z"/>
        </w:rPr>
      </w:pPr>
      <w:r w:rsidRPr="005223F4">
        <w:t xml:space="preserve">Elements </w:t>
      </w:r>
      <w:ins w:id="9867" w:author="Steve Hanson" w:date="2013-02-05T11:41:00Z">
        <w:r w:rsidR="00AD4466">
          <w:t xml:space="preserve">of type xs:hexBinary or with </w:t>
        </w:r>
      </w:ins>
      <w:del w:id="9868" w:author="Steve Hanson" w:date="2013-02-05T11:42:00Z">
        <w:r w:rsidRPr="005223F4" w:rsidDel="00AD4466">
          <w:delText xml:space="preserve">with </w:delText>
        </w:r>
      </w:del>
      <w:r w:rsidRPr="005223F4">
        <w:t xml:space="preserve">dfdl:representation 'binary' and </w:t>
      </w:r>
      <w:ins w:id="9869" w:author="Steve Hanson" w:date="2013-02-06T13:50:00Z">
        <w:r w:rsidR="0085659C">
          <w:t>a packed decimal representation</w:t>
        </w:r>
      </w:ins>
      <w:del w:id="9870" w:author="Steve Hanson" w:date="2013-02-06T13:50:00Z">
        <w:r w:rsidRPr="005223F4" w:rsidDel="0085659C">
          <w:delText>dfdl:binaryNumberRep or dfdl:binaryCalendarRep 'packed'</w:delText>
        </w:r>
      </w:del>
      <w:ins w:id="9871" w:author="mbeckerle" w:date="2013-01-20T15:35:00Z">
        <w:del w:id="9872" w:author="Steve Hanson" w:date="2013-02-06T13:50:00Z">
          <w:r w:rsidR="00682E19" w:rsidDel="0085659C">
            <w:delText>,</w:delText>
          </w:r>
        </w:del>
      </w:ins>
      <w:del w:id="9873" w:author="Steve Hanson" w:date="2013-02-06T13:50:00Z">
        <w:r w:rsidRPr="005223F4" w:rsidDel="0085659C">
          <w:delText xml:space="preserve"> </w:delText>
        </w:r>
      </w:del>
      <w:del w:id="9874" w:author="mbeckerle" w:date="2013-01-20T15:35:00Z">
        <w:r w:rsidRPr="005223F4" w:rsidDel="00682E19">
          <w:delText xml:space="preserve">or </w:delText>
        </w:r>
      </w:del>
      <w:del w:id="9875" w:author="Steve Hanson" w:date="2013-02-06T13:50:00Z">
        <w:r w:rsidRPr="005223F4" w:rsidDel="0085659C">
          <w:delText>'bcd'</w:delText>
        </w:r>
      </w:del>
      <w:ins w:id="9876" w:author="mbeckerle" w:date="2013-01-20T15:35:00Z">
        <w:del w:id="9877" w:author="Steve Hanson" w:date="2013-02-06T13:50:00Z">
          <w:r w:rsidR="00682E19" w:rsidDel="0085659C">
            <w:delText>, or ‘ibm4690Packed’</w:delText>
          </w:r>
        </w:del>
      </w:ins>
      <w:r w:rsidRPr="005223F4">
        <w:t xml:space="preserve"> may be delimited</w:t>
      </w:r>
      <w:ins w:id="9878" w:author="mbeckerle" w:date="2013-01-28T16:16:00Z">
        <w:r w:rsidR="003E6753">
          <w:t xml:space="preserve">, </w:t>
        </w:r>
        <w:del w:id="9879" w:author="Steve Hanson" w:date="2013-02-05T11:40:00Z">
          <w:r w:rsidR="003E6753" w:rsidDel="00AD4466">
            <w:delText>pattern,</w:delText>
          </w:r>
        </w:del>
      </w:ins>
      <w:ins w:id="9880" w:author="mbeckerle" w:date="2013-01-28T16:18:00Z">
        <w:r w:rsidR="003E6753">
          <w:t>endOf</w:t>
        </w:r>
      </w:ins>
      <w:ins w:id="9881" w:author="Steve Hanson" w:date="2013-02-05T11:39:00Z">
        <w:r w:rsidR="00AD4466">
          <w:t>Parent</w:t>
        </w:r>
      </w:ins>
      <w:ins w:id="9882" w:author="mbeckerle" w:date="2013-01-28T16:18:00Z">
        <w:del w:id="9883" w:author="Steve Hanson" w:date="2013-02-05T11:39:00Z">
          <w:r w:rsidR="003E6753" w:rsidDel="00AD4466">
            <w:delText>Data</w:delText>
          </w:r>
        </w:del>
        <w:del w:id="9884" w:author="Steve Hanson" w:date="2013-02-05T11:40:00Z">
          <w:r w:rsidR="003E6753" w:rsidDel="00AD4466">
            <w:delText>,</w:delText>
          </w:r>
        </w:del>
      </w:ins>
      <w:r w:rsidRPr="005223F4">
        <w:t xml:space="preserve"> or </w:t>
      </w:r>
      <w:ins w:id="9885" w:author="Steve Hanson" w:date="2012-02-23T15:53:00Z">
        <w:r w:rsidR="0099163E">
          <w:t>specified</w:t>
        </w:r>
      </w:ins>
      <w:del w:id="9886" w:author="Steve Hanson" w:date="2012-02-23T15:53:00Z">
        <w:r w:rsidRPr="005223F4" w:rsidDel="0099163E">
          <w:delText>known</w:delText>
        </w:r>
      </w:del>
      <w:r w:rsidRPr="005223F4">
        <w:t xml:space="preserve"> length. </w:t>
      </w:r>
      <w:ins w:id="9887" w:author="mbeckerle" w:date="2013-01-28T16:17:00Z">
        <w:del w:id="9888" w:author="Steve Hanson" w:date="2013-02-05T11:42:00Z">
          <w:r w:rsidR="003E6753" w:rsidDel="00AD4466">
            <w:delText xml:space="preserve">Type xs:hexBinary elements may have any of the length kinds. </w:delText>
          </w:r>
        </w:del>
      </w:ins>
      <w:r w:rsidRPr="005223F4">
        <w:t>All other e</w:t>
      </w:r>
      <w:r w:rsidR="00A30743" w:rsidRPr="005223F4">
        <w:t xml:space="preserve">lements with </w:t>
      </w:r>
      <w:r w:rsidRPr="005223F4">
        <w:t>dfdl:</w:t>
      </w:r>
      <w:r w:rsidR="00A30743" w:rsidRPr="005223F4">
        <w:t xml:space="preserve">representation </w:t>
      </w:r>
      <w:r w:rsidRPr="005223F4">
        <w:t xml:space="preserve">'binary' </w:t>
      </w:r>
      <w:r w:rsidR="00A30743" w:rsidRPr="005223F4">
        <w:t xml:space="preserve">must be </w:t>
      </w:r>
      <w:ins w:id="9889" w:author="mbeckerle" w:date="2013-01-28T16:19:00Z">
        <w:r w:rsidR="003E6753">
          <w:t xml:space="preserve">implicit or </w:t>
        </w:r>
      </w:ins>
      <w:ins w:id="9890" w:author="Steve Hanson" w:date="2012-02-23T15:54:00Z">
        <w:r w:rsidR="0099163E">
          <w:t>specified</w:t>
        </w:r>
      </w:ins>
      <w:del w:id="9891" w:author="Steve Hanson" w:date="2012-02-23T15:54:00Z">
        <w:r w:rsidR="00A30743" w:rsidRPr="005223F4" w:rsidDel="0099163E">
          <w:delText>of known</w:delText>
        </w:r>
      </w:del>
      <w:r w:rsidR="00A30743" w:rsidRPr="005223F4">
        <w:t xml:space="preserve"> length</w:t>
      </w:r>
      <w:ins w:id="9892" w:author="Steve Hanson" w:date="2013-02-05T11:51:00Z">
        <w:r w:rsidR="005C10FE">
          <w:t xml:space="preserve"> and i</w:t>
        </w:r>
      </w:ins>
      <w:del w:id="9893" w:author="Steve Hanson" w:date="2013-02-05T11:43:00Z">
        <w:r w:rsidR="007C1C77" w:rsidRPr="005223F4" w:rsidDel="005C10FE">
          <w:delText xml:space="preserve"> and i</w:delText>
        </w:r>
      </w:del>
      <w:r w:rsidR="00C02CFA" w:rsidRPr="005223F4">
        <w:t xml:space="preserve">t is a schema definition </w:t>
      </w:r>
      <w:r w:rsidR="0070183F" w:rsidRPr="005223F4">
        <w:t xml:space="preserve">error </w:t>
      </w:r>
      <w:r w:rsidR="00C02CFA" w:rsidRPr="005223F4">
        <w:t xml:space="preserve">if dfdl:lengthKind </w:t>
      </w:r>
      <w:ins w:id="9894" w:author="mbeckerle" w:date="2013-01-28T16:19:00Z">
        <w:r w:rsidR="003E6753">
          <w:t xml:space="preserve">is </w:t>
        </w:r>
        <w:del w:id="9895" w:author="Steve Hanson" w:date="2013-02-05T11:51:00Z">
          <w:r w:rsidR="003E6753" w:rsidDel="005C10FE">
            <w:delText xml:space="preserve">‘pattern’, </w:delText>
          </w:r>
        </w:del>
      </w:ins>
      <w:r w:rsidR="00C02CFA" w:rsidRPr="005223F4">
        <w:t>'delimited'</w:t>
      </w:r>
      <w:del w:id="9896" w:author="Steve Hanson" w:date="2012-02-23T15:54:00Z">
        <w:r w:rsidR="00C02CFA" w:rsidRPr="005223F4" w:rsidDel="0099163E">
          <w:delText xml:space="preserve"> </w:delText>
        </w:r>
      </w:del>
      <w:ins w:id="9897" w:author="Steve Hanson" w:date="2012-02-23T15:54:00Z">
        <w:r w:rsidR="0099163E">
          <w:t xml:space="preserve">, </w:t>
        </w:r>
      </w:ins>
      <w:r w:rsidR="00C02CFA" w:rsidRPr="005223F4">
        <w:t>or '</w:t>
      </w:r>
      <w:r w:rsidR="007C1C77" w:rsidRPr="005223F4">
        <w:t>e</w:t>
      </w:r>
      <w:r w:rsidR="00C02CFA" w:rsidRPr="005223F4">
        <w:t>ndOfParent'</w:t>
      </w:r>
      <w:del w:id="9898" w:author="Steve Hanson" w:date="2012-02-23T15:54:00Z">
        <w:r w:rsidR="00C02CFA" w:rsidRPr="005223F4" w:rsidDel="0099163E">
          <w:delText>,</w:delText>
        </w:r>
      </w:del>
      <w:r w:rsidR="00C02CFA" w:rsidRPr="005223F4">
        <w:t xml:space="preserve"> where the parent dfdl:lengthKind is 'delimited'</w:t>
      </w:r>
      <w:commentRangeEnd w:id="9835"/>
      <w:r w:rsidR="002860DC">
        <w:rPr>
          <w:rStyle w:val="CommentReference"/>
        </w:rPr>
        <w:commentReference w:id="9835"/>
      </w:r>
      <w:r w:rsidR="00C02CFA" w:rsidRPr="005223F4">
        <w:t>.</w:t>
      </w:r>
    </w:p>
    <w:p w14:paraId="692E9D0C" w14:textId="72507A46" w:rsidR="005C10FE" w:rsidRDefault="005C10FE" w:rsidP="007C1C77">
      <w:pPr>
        <w:rPr>
          <w:ins w:id="9899" w:author="mbeckerle" w:date="2012-08-14T11:58:00Z"/>
        </w:rPr>
      </w:pPr>
      <w:ins w:id="9900" w:author="Steve Hanson" w:date="2013-02-05T11:51:00Z">
        <w:r>
          <w:t>It is a schema definition error if an element with binary representation has dfdl:lengthKind=’pattern’.</w:t>
        </w:r>
      </w:ins>
    </w:p>
    <w:p w14:paraId="47230CDB" w14:textId="1394C30D" w:rsidR="001A6AE7" w:rsidRPr="005223F4" w:rsidRDefault="001A6AE7" w:rsidP="007C1C77">
      <w:ins w:id="9901" w:author="mbeckerle" w:date="2012-08-14T12:00:00Z">
        <w:del w:id="9902" w:author="Steve Hanson" w:date="2013-02-05T11:43:00Z">
          <w:r w:rsidDel="005C10FE">
            <w:delText>It is a schema definition error if an e</w:delText>
          </w:r>
        </w:del>
      </w:ins>
      <w:ins w:id="9903" w:author="mbeckerle" w:date="2012-08-14T11:59:00Z">
        <w:del w:id="9904" w:author="Steve Hanson" w:date="2013-02-05T11:43:00Z">
          <w:r w:rsidDel="005C10FE">
            <w:delText xml:space="preserve">lement with dfdl:representation ‘binary’ </w:delText>
          </w:r>
        </w:del>
      </w:ins>
      <w:ins w:id="9905" w:author="mbeckerle" w:date="2012-08-14T12:00:00Z">
        <w:del w:id="9906" w:author="Steve Hanson" w:date="2013-02-05T11:43:00Z">
          <w:r w:rsidDel="005C10FE">
            <w:delText>has</w:delText>
          </w:r>
        </w:del>
      </w:ins>
      <w:ins w:id="9907" w:author="mbeckerle" w:date="2012-08-14T11:59:00Z">
        <w:del w:id="9908" w:author="Steve Hanson" w:date="2013-02-05T11:43:00Z">
          <w:r w:rsidDel="005C10FE">
            <w:delText xml:space="preserve"> dfdl:lengthKind=’pattern’. </w:delText>
          </w:r>
        </w:del>
      </w:ins>
    </w:p>
    <w:p w14:paraId="284F5F8F" w14:textId="77777777" w:rsidR="002A61DB" w:rsidRPr="005223F4" w:rsidRDefault="006C42F9" w:rsidP="009E142C">
      <w:pPr>
        <w:pStyle w:val="Heading1"/>
      </w:pPr>
      <w:bookmarkStart w:id="9909" w:name="_Toc177399096"/>
      <w:bookmarkStart w:id="9910" w:name="_Toc175057383"/>
      <w:bookmarkStart w:id="9911" w:name="_Toc199516319"/>
      <w:bookmarkStart w:id="9912" w:name="_Toc194983983"/>
      <w:bookmarkStart w:id="9913" w:name="_Toc243112826"/>
      <w:bookmarkStart w:id="9914" w:name="_Ref255476219"/>
      <w:bookmarkStart w:id="9915" w:name="_Toc349042744"/>
      <w:bookmarkStart w:id="9916" w:name="_Toc362453308"/>
      <w:bookmarkStart w:id="9917" w:name="_Toc130873628"/>
      <w:bookmarkStart w:id="9918" w:name="_Toc140549600"/>
      <w:r w:rsidRPr="005223F4">
        <w:t>Simple Type</w:t>
      </w:r>
      <w:r w:rsidR="00B81283" w:rsidRPr="005223F4">
        <w:t>s</w:t>
      </w:r>
      <w:bookmarkEnd w:id="9909"/>
      <w:bookmarkEnd w:id="9910"/>
      <w:bookmarkEnd w:id="9911"/>
      <w:bookmarkEnd w:id="9912"/>
      <w:bookmarkEnd w:id="9913"/>
      <w:bookmarkEnd w:id="9914"/>
      <w:bookmarkEnd w:id="9915"/>
      <w:bookmarkEnd w:id="9916"/>
    </w:p>
    <w:p w14:paraId="0811AD45" w14:textId="77777777" w:rsidR="00936F8F" w:rsidRPr="005223F4" w:rsidRDefault="00A70C7E" w:rsidP="00A70C7E">
      <w:pPr>
        <w:pStyle w:val="nobreak"/>
      </w:pPr>
      <w:r w:rsidRPr="005223F4">
        <w:t xml:space="preserve">The ‘representation’ property identifies the physical representation of the element. The DFDL logical types are grouped to illustrate which physical representations apply to each logical type. </w:t>
      </w:r>
    </w:p>
    <w:p w14:paraId="2930EC03" w14:textId="350C2163" w:rsidR="00936F8F" w:rsidRPr="005223F4" w:rsidRDefault="00936F8F" w:rsidP="00593EF3">
      <w:pPr>
        <w:pStyle w:val="nobreak"/>
      </w:pPr>
      <w:r w:rsidRPr="005223F4">
        <w:t xml:space="preserve">These properties provide the correct interpretation of the data found in the </w:t>
      </w:r>
      <w:commentRangeStart w:id="9919"/>
      <w:r w:rsidR="00391A26" w:rsidRPr="002860DC">
        <w:t>SimpleContent</w:t>
      </w:r>
      <w:commentRangeEnd w:id="9919"/>
      <w:r w:rsidR="00AD5F33" w:rsidRPr="0045662B">
        <w:rPr>
          <w:rStyle w:val="CommentReference"/>
        </w:rPr>
        <w:commentReference w:id="9919"/>
      </w:r>
      <w:r w:rsidR="00391A26" w:rsidRPr="005223F4">
        <w:rPr>
          <w:b/>
          <w:i/>
        </w:rPr>
        <w:t xml:space="preserve"> </w:t>
      </w:r>
      <w:r w:rsidRPr="005223F4">
        <w:t>grammar region.</w:t>
      </w:r>
    </w:p>
    <w:p w14:paraId="54DAEE8E" w14:textId="77777777" w:rsidR="00A70C7E" w:rsidRPr="005223F4" w:rsidRDefault="00A70C7E" w:rsidP="00A70C7E">
      <w:pPr>
        <w:pStyle w:val="nobreak"/>
      </w:pPr>
      <w:r w:rsidRPr="005223F4">
        <w:t>The allowable physical representations for each logical type grouping are also shown, where the logical type groupings are defined as:</w:t>
      </w:r>
    </w:p>
    <w:p w14:paraId="6DFE91A7" w14:textId="1DBD5C0C" w:rsidR="00F522DC" w:rsidRPr="005223F4" w:rsidDel="004C6A53" w:rsidRDefault="00F522DC" w:rsidP="00F522DC">
      <w:pPr>
        <w:rPr>
          <w:del w:id="9920" w:author="mbeckerle" w:date="2012-04-22T22:03:00Z"/>
        </w:rPr>
      </w:pPr>
    </w:p>
    <w:tbl>
      <w:tblPr>
        <w:tblW w:w="9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48"/>
        <w:gridCol w:w="6660"/>
      </w:tblGrid>
      <w:tr w:rsidR="00F522DC" w:rsidRPr="005223F4" w14:paraId="4F5918FC" w14:textId="77777777" w:rsidTr="00240AC5">
        <w:tc>
          <w:tcPr>
            <w:tcW w:w="2448" w:type="dxa"/>
            <w:shd w:val="clear" w:color="auto" w:fill="F3F3F3"/>
          </w:tcPr>
          <w:p w14:paraId="5A26AC3A" w14:textId="77777777" w:rsidR="00F522DC" w:rsidRPr="007223DF" w:rsidRDefault="00F522DC" w:rsidP="00D67874">
            <w:pPr>
              <w:rPr>
                <w:b/>
              </w:rPr>
            </w:pPr>
            <w:r w:rsidRPr="007223DF">
              <w:rPr>
                <w:b/>
              </w:rPr>
              <w:t xml:space="preserve">Logical </w:t>
            </w:r>
            <w:ins w:id="9921" w:author="Steve Hanson" w:date="2012-02-23T15:54:00Z">
              <w:r w:rsidR="0099163E" w:rsidRPr="007223DF">
                <w:rPr>
                  <w:b/>
                </w:rPr>
                <w:t>T</w:t>
              </w:r>
            </w:ins>
            <w:del w:id="9922" w:author="Steve Hanson" w:date="2012-02-23T15:54:00Z">
              <w:r w:rsidRPr="007223DF" w:rsidDel="0099163E">
                <w:rPr>
                  <w:b/>
                </w:rPr>
                <w:delText>t</w:delText>
              </w:r>
            </w:del>
            <w:r w:rsidRPr="007223DF">
              <w:rPr>
                <w:b/>
              </w:rPr>
              <w:t xml:space="preserve">ype </w:t>
            </w:r>
            <w:ins w:id="9923" w:author="Steve Hanson" w:date="2012-02-23T15:54:00Z">
              <w:r w:rsidR="0099163E" w:rsidRPr="007223DF">
                <w:rPr>
                  <w:b/>
                </w:rPr>
                <w:t>G</w:t>
              </w:r>
            </w:ins>
            <w:del w:id="9924" w:author="Steve Hanson" w:date="2012-02-23T15:54:00Z">
              <w:r w:rsidRPr="007223DF" w:rsidDel="0099163E">
                <w:rPr>
                  <w:b/>
                </w:rPr>
                <w:delText>g</w:delText>
              </w:r>
            </w:del>
            <w:r w:rsidRPr="007223DF">
              <w:rPr>
                <w:b/>
              </w:rPr>
              <w:t>roup</w:t>
            </w:r>
          </w:p>
        </w:tc>
        <w:tc>
          <w:tcPr>
            <w:tcW w:w="6660" w:type="dxa"/>
            <w:shd w:val="clear" w:color="auto" w:fill="F3F3F3"/>
          </w:tcPr>
          <w:p w14:paraId="18AA10F4" w14:textId="77777777" w:rsidR="00F522DC" w:rsidRPr="007223DF" w:rsidRDefault="0099163E" w:rsidP="00D67874">
            <w:pPr>
              <w:rPr>
                <w:b/>
              </w:rPr>
            </w:pPr>
            <w:ins w:id="9925" w:author="Steve Hanson" w:date="2012-02-23T15:54:00Z">
              <w:r w:rsidRPr="007223DF">
                <w:rPr>
                  <w:b/>
                </w:rPr>
                <w:t>T</w:t>
              </w:r>
            </w:ins>
            <w:del w:id="9926" w:author="Steve Hanson" w:date="2012-02-23T15:54:00Z">
              <w:r w:rsidR="00F522DC" w:rsidRPr="007223DF" w:rsidDel="0099163E">
                <w:rPr>
                  <w:b/>
                </w:rPr>
                <w:delText>t</w:delText>
              </w:r>
            </w:del>
            <w:r w:rsidR="00F522DC" w:rsidRPr="007223DF">
              <w:rPr>
                <w:b/>
              </w:rPr>
              <w:t>ypes</w:t>
            </w:r>
          </w:p>
        </w:tc>
      </w:tr>
      <w:tr w:rsidR="00F522DC" w:rsidRPr="005223F4" w14:paraId="4DBC6D5E" w14:textId="77777777" w:rsidTr="00240AC5">
        <w:tc>
          <w:tcPr>
            <w:tcW w:w="2448" w:type="dxa"/>
            <w:shd w:val="clear" w:color="auto" w:fill="auto"/>
          </w:tcPr>
          <w:p w14:paraId="28206C2A" w14:textId="77777777" w:rsidR="00F522DC" w:rsidRPr="00240AC5" w:rsidRDefault="00F522DC" w:rsidP="00D67874">
            <w:pPr>
              <w:rPr>
                <w:i/>
                <w:iCs/>
              </w:rPr>
            </w:pPr>
            <w:r w:rsidRPr="005223F4">
              <w:t>Number</w:t>
            </w:r>
          </w:p>
        </w:tc>
        <w:tc>
          <w:tcPr>
            <w:tcW w:w="6660" w:type="dxa"/>
            <w:shd w:val="clear" w:color="auto" w:fill="auto"/>
          </w:tcPr>
          <w:p w14:paraId="7EE26151" w14:textId="77777777" w:rsidR="00F522DC" w:rsidRPr="00240AC5" w:rsidRDefault="00F522DC" w:rsidP="00D67874">
            <w:pPr>
              <w:rPr>
                <w:i/>
                <w:iCs/>
              </w:rPr>
            </w:pPr>
            <w:r w:rsidRPr="005223F4">
              <w:t>xs:double, xs:float, xs:decimal, xs:integer and its restrictions (xs:int, xs:unsignedLong, etc.)</w:t>
            </w:r>
          </w:p>
        </w:tc>
      </w:tr>
      <w:tr w:rsidR="00F522DC" w:rsidRPr="005223F4" w14:paraId="55FF931B" w14:textId="77777777" w:rsidTr="00240AC5">
        <w:tc>
          <w:tcPr>
            <w:tcW w:w="2448" w:type="dxa"/>
            <w:shd w:val="clear" w:color="auto" w:fill="auto"/>
          </w:tcPr>
          <w:p w14:paraId="50BC7C40" w14:textId="77777777" w:rsidR="00F522DC" w:rsidRPr="00240AC5" w:rsidRDefault="00F522DC" w:rsidP="00D67874">
            <w:pPr>
              <w:rPr>
                <w:i/>
                <w:iCs/>
              </w:rPr>
            </w:pPr>
            <w:r w:rsidRPr="005223F4">
              <w:t>String</w:t>
            </w:r>
          </w:p>
        </w:tc>
        <w:tc>
          <w:tcPr>
            <w:tcW w:w="6660" w:type="dxa"/>
            <w:shd w:val="clear" w:color="auto" w:fill="auto"/>
          </w:tcPr>
          <w:p w14:paraId="69F77991" w14:textId="77777777" w:rsidR="00F522DC" w:rsidRPr="00240AC5" w:rsidRDefault="00F522DC" w:rsidP="00D67874">
            <w:pPr>
              <w:rPr>
                <w:i/>
                <w:iCs/>
              </w:rPr>
            </w:pPr>
            <w:r w:rsidRPr="005223F4">
              <w:t>xs:string</w:t>
            </w:r>
          </w:p>
        </w:tc>
      </w:tr>
      <w:tr w:rsidR="00F522DC" w:rsidRPr="005223F4" w14:paraId="558E2522" w14:textId="77777777" w:rsidTr="00240AC5">
        <w:tc>
          <w:tcPr>
            <w:tcW w:w="2448" w:type="dxa"/>
            <w:shd w:val="clear" w:color="auto" w:fill="auto"/>
          </w:tcPr>
          <w:p w14:paraId="48BB4E12" w14:textId="77777777" w:rsidR="00F522DC" w:rsidRPr="00240AC5" w:rsidRDefault="00F522DC" w:rsidP="00D67874">
            <w:pPr>
              <w:rPr>
                <w:i/>
                <w:iCs/>
              </w:rPr>
            </w:pPr>
            <w:r w:rsidRPr="005223F4">
              <w:t>Calendar</w:t>
            </w:r>
          </w:p>
        </w:tc>
        <w:tc>
          <w:tcPr>
            <w:tcW w:w="6660" w:type="dxa"/>
            <w:shd w:val="clear" w:color="auto" w:fill="auto"/>
          </w:tcPr>
          <w:p w14:paraId="54AEEB85" w14:textId="77777777" w:rsidR="00F522DC" w:rsidRPr="00240AC5" w:rsidRDefault="00F522DC" w:rsidP="00D67874">
            <w:pPr>
              <w:rPr>
                <w:i/>
                <w:iCs/>
              </w:rPr>
            </w:pPr>
            <w:r w:rsidRPr="005223F4">
              <w:t>xs:dateTime, xs:date, xs:time</w:t>
            </w:r>
          </w:p>
        </w:tc>
      </w:tr>
      <w:tr w:rsidR="00F522DC" w:rsidRPr="005223F4" w14:paraId="5D76C9E8" w14:textId="77777777" w:rsidTr="00240AC5">
        <w:tc>
          <w:tcPr>
            <w:tcW w:w="2448" w:type="dxa"/>
            <w:shd w:val="clear" w:color="auto" w:fill="auto"/>
          </w:tcPr>
          <w:p w14:paraId="49335EB2" w14:textId="77777777" w:rsidR="00F522DC" w:rsidRPr="00240AC5" w:rsidRDefault="00F522DC" w:rsidP="00D67874">
            <w:pPr>
              <w:rPr>
                <w:i/>
                <w:iCs/>
              </w:rPr>
            </w:pPr>
            <w:r w:rsidRPr="005223F4">
              <w:t>Opaque</w:t>
            </w:r>
          </w:p>
        </w:tc>
        <w:tc>
          <w:tcPr>
            <w:tcW w:w="6660" w:type="dxa"/>
            <w:shd w:val="clear" w:color="auto" w:fill="auto"/>
          </w:tcPr>
          <w:p w14:paraId="52C4A83B" w14:textId="77777777" w:rsidR="00F522DC" w:rsidRPr="00240AC5" w:rsidRDefault="00F522DC" w:rsidP="00D67874">
            <w:pPr>
              <w:rPr>
                <w:i/>
                <w:iCs/>
              </w:rPr>
            </w:pPr>
            <w:r w:rsidRPr="005223F4">
              <w:t>xs:hexBinary</w:t>
            </w:r>
          </w:p>
        </w:tc>
      </w:tr>
      <w:tr w:rsidR="00F522DC" w:rsidRPr="005223F4" w14:paraId="431D16FB" w14:textId="77777777" w:rsidTr="00240AC5">
        <w:tc>
          <w:tcPr>
            <w:tcW w:w="2448" w:type="dxa"/>
            <w:shd w:val="clear" w:color="auto" w:fill="auto"/>
          </w:tcPr>
          <w:p w14:paraId="312CA764" w14:textId="77777777" w:rsidR="00F522DC" w:rsidRPr="00240AC5" w:rsidRDefault="00F522DC" w:rsidP="00D67874">
            <w:pPr>
              <w:rPr>
                <w:i/>
                <w:iCs/>
              </w:rPr>
            </w:pPr>
            <w:r w:rsidRPr="005223F4">
              <w:t>Boolean</w:t>
            </w:r>
          </w:p>
        </w:tc>
        <w:tc>
          <w:tcPr>
            <w:tcW w:w="6660" w:type="dxa"/>
            <w:shd w:val="clear" w:color="auto" w:fill="auto"/>
          </w:tcPr>
          <w:p w14:paraId="191E8691" w14:textId="77777777" w:rsidR="00F522DC" w:rsidRPr="00240AC5" w:rsidRDefault="00F522DC" w:rsidP="00D67874">
            <w:pPr>
              <w:rPr>
                <w:i/>
                <w:iCs/>
              </w:rPr>
            </w:pPr>
            <w:r w:rsidRPr="005223F4">
              <w:t>xs:</w:t>
            </w:r>
            <w:ins w:id="9927" w:author="Steve Hanson" w:date="2012-02-23T15:55:00Z">
              <w:r w:rsidR="0099163E">
                <w:t>b</w:t>
              </w:r>
            </w:ins>
            <w:del w:id="9928" w:author="Steve Hanson" w:date="2012-02-23T15:55:00Z">
              <w:r w:rsidRPr="005223F4" w:rsidDel="0099163E">
                <w:delText>B</w:delText>
              </w:r>
            </w:del>
            <w:r w:rsidRPr="005223F4">
              <w:t>oolean</w:t>
            </w:r>
          </w:p>
        </w:tc>
      </w:tr>
    </w:tbl>
    <w:p w14:paraId="4E077EC3" w14:textId="77777777" w:rsidR="00A6777A" w:rsidRPr="005223F4" w:rsidRDefault="00391A26" w:rsidP="00391A26">
      <w:pPr>
        <w:pStyle w:val="Caption"/>
      </w:pPr>
      <w:r w:rsidRPr="005223F4">
        <w:t xml:space="preserve">Table </w:t>
      </w:r>
      <w:fldSimple w:instr=" SEQ Table \* ARABIC ">
        <w:ins w:id="9929" w:author="mbeckerle" w:date="2013-07-10T14:54:00Z">
          <w:r w:rsidR="008B68D7">
            <w:rPr>
              <w:noProof/>
            </w:rPr>
            <w:t>17</w:t>
          </w:r>
        </w:ins>
        <w:del w:id="9930" w:author="mbeckerle" w:date="2013-07-10T14:51:00Z">
          <w:r w:rsidR="00D04199" w:rsidDel="00D9274F">
            <w:rPr>
              <w:noProof/>
            </w:rPr>
            <w:delText>18</w:delText>
          </w:r>
        </w:del>
      </w:fldSimple>
      <w:r w:rsidRPr="005223F4">
        <w:t xml:space="preserve"> Logical type groups</w:t>
      </w:r>
    </w:p>
    <w:p w14:paraId="1096E80B" w14:textId="77777777" w:rsidR="00A6777A" w:rsidRPr="005223F4" w:rsidRDefault="00A6777A" w:rsidP="006E4FE8">
      <w:pPr>
        <w:pStyle w:val="Heading2"/>
      </w:pPr>
      <w:bookmarkStart w:id="9931" w:name="_Toc349042745"/>
      <w:bookmarkStart w:id="9932" w:name="_Toc362453309"/>
      <w:r w:rsidRPr="005223F4">
        <w:t>Properties Common to All Simple Types</w:t>
      </w:r>
      <w:bookmarkEnd w:id="9931"/>
      <w:bookmarkEnd w:id="9932"/>
      <w:r w:rsidRPr="005223F4" w:rsidDel="00A6777A">
        <w:t xml:space="preserve"> </w:t>
      </w:r>
    </w:p>
    <w:p w14:paraId="0850A260" w14:textId="06B6F09A" w:rsidR="00A70C7E" w:rsidRPr="005223F4" w:rsidDel="00916D7B" w:rsidRDefault="00A70C7E" w:rsidP="00A6777A">
      <w:pPr>
        <w:rPr>
          <w:del w:id="9933" w:author="mbeckerle" w:date="2012-04-22T18:18:00Z"/>
        </w:rPr>
      </w:pPr>
    </w:p>
    <w:tbl>
      <w:tblPr>
        <w:tblW w:w="9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66"/>
        <w:gridCol w:w="7042"/>
      </w:tblGrid>
      <w:tr w:rsidR="00A70C7E" w:rsidRPr="005223F4" w14:paraId="6835AD65" w14:textId="77777777" w:rsidTr="00240AC5">
        <w:tc>
          <w:tcPr>
            <w:tcW w:w="2066" w:type="dxa"/>
            <w:shd w:val="clear" w:color="auto" w:fill="F3F3F3"/>
          </w:tcPr>
          <w:p w14:paraId="1871EF14" w14:textId="77777777" w:rsidR="00A70C7E" w:rsidRPr="007223DF" w:rsidRDefault="00A70C7E" w:rsidP="00D67874">
            <w:pPr>
              <w:rPr>
                <w:b/>
              </w:rPr>
            </w:pPr>
            <w:r w:rsidRPr="007223DF">
              <w:rPr>
                <w:b/>
              </w:rPr>
              <w:t>Property Name</w:t>
            </w:r>
          </w:p>
        </w:tc>
        <w:tc>
          <w:tcPr>
            <w:tcW w:w="7042" w:type="dxa"/>
            <w:shd w:val="clear" w:color="auto" w:fill="F3F3F3"/>
          </w:tcPr>
          <w:p w14:paraId="65EDA090" w14:textId="77777777" w:rsidR="00A70C7E" w:rsidRPr="007223DF" w:rsidRDefault="00A70C7E" w:rsidP="00D67874">
            <w:pPr>
              <w:rPr>
                <w:b/>
              </w:rPr>
            </w:pPr>
            <w:r w:rsidRPr="007223DF">
              <w:rPr>
                <w:b/>
              </w:rPr>
              <w:t>Description</w:t>
            </w:r>
          </w:p>
        </w:tc>
      </w:tr>
      <w:tr w:rsidR="00A70C7E" w:rsidRPr="005223F4" w14:paraId="2974F33E" w14:textId="77777777" w:rsidTr="00240AC5">
        <w:trPr>
          <w:trHeight w:val="2094"/>
        </w:trPr>
        <w:tc>
          <w:tcPr>
            <w:tcW w:w="2066" w:type="dxa"/>
            <w:shd w:val="clear" w:color="auto" w:fill="auto"/>
          </w:tcPr>
          <w:p w14:paraId="6E49E9E9" w14:textId="77777777" w:rsidR="00A70C7E" w:rsidRPr="00240AC5" w:rsidRDefault="00A70C7E" w:rsidP="00CD6E8C">
            <w:pPr>
              <w:rPr>
                <w:rFonts w:cs="Arial"/>
              </w:rPr>
            </w:pPr>
            <w:r w:rsidRPr="00240AC5">
              <w:rPr>
                <w:rFonts w:cs="Arial"/>
              </w:rPr>
              <w:t>representation</w:t>
            </w:r>
          </w:p>
        </w:tc>
        <w:tc>
          <w:tcPr>
            <w:tcW w:w="7042" w:type="dxa"/>
            <w:shd w:val="clear" w:color="auto" w:fill="auto"/>
          </w:tcPr>
          <w:p w14:paraId="249F70E7" w14:textId="77777777" w:rsidR="00A70C7E" w:rsidRPr="005223F4" w:rsidRDefault="00324F72" w:rsidP="00D67874">
            <w:r w:rsidRPr="005223F4">
              <w:t>Enum</w:t>
            </w:r>
          </w:p>
          <w:p w14:paraId="13BB1F11" w14:textId="77777777" w:rsidR="00A70C7E" w:rsidRPr="005223F4" w:rsidRDefault="00A70C7E" w:rsidP="00D67874">
            <w:r w:rsidRPr="005223F4">
              <w:t>Valid values are dependent on logical type</w:t>
            </w:r>
            <w:r w:rsidR="009949B2" w:rsidRPr="005223F4">
              <w:t>.</w:t>
            </w:r>
          </w:p>
          <w:p w14:paraId="0CA39E27" w14:textId="77777777" w:rsidR="00A70C7E" w:rsidRPr="005223F4" w:rsidRDefault="00A70C7E" w:rsidP="00D67874">
            <w:r w:rsidRPr="00240AC5">
              <w:rPr>
                <w:b/>
              </w:rPr>
              <w:t>Number:</w:t>
            </w:r>
            <w:r w:rsidRPr="005223F4">
              <w:t xml:space="preserve"> ‘text, ‘binary’</w:t>
            </w:r>
          </w:p>
          <w:p w14:paraId="7BF702E0" w14:textId="77777777" w:rsidR="00A70C7E" w:rsidRPr="005223F4" w:rsidRDefault="00A70C7E" w:rsidP="00D67874">
            <w:r w:rsidRPr="00240AC5">
              <w:rPr>
                <w:b/>
              </w:rPr>
              <w:t>String:</w:t>
            </w:r>
            <w:r w:rsidRPr="005223F4">
              <w:t xml:space="preserve"> </w:t>
            </w:r>
            <w:r w:rsidR="00922744" w:rsidRPr="005223F4">
              <w:t xml:space="preserve">representation is assumed to be </w:t>
            </w:r>
            <w:r w:rsidRPr="005223F4">
              <w:t>‘text</w:t>
            </w:r>
            <w:r w:rsidR="00F61F5B" w:rsidRPr="005223F4">
              <w:t>'</w:t>
            </w:r>
            <w:r w:rsidR="00922744" w:rsidRPr="005223F4">
              <w:t xml:space="preserve"> and the representation property is not examined</w:t>
            </w:r>
            <w:r w:rsidRPr="005223F4">
              <w:t xml:space="preserve"> </w:t>
            </w:r>
          </w:p>
          <w:p w14:paraId="4E363ADE" w14:textId="77777777" w:rsidR="00A70C7E" w:rsidRPr="005223F4" w:rsidRDefault="00A70C7E" w:rsidP="00D67874">
            <w:r w:rsidRPr="00240AC5">
              <w:rPr>
                <w:b/>
              </w:rPr>
              <w:t>Calendar:</w:t>
            </w:r>
            <w:r w:rsidRPr="005223F4">
              <w:t xml:space="preserve"> ‘text, ‘binary’</w:t>
            </w:r>
          </w:p>
          <w:p w14:paraId="117D3B48" w14:textId="77777777" w:rsidR="00A70C7E" w:rsidRPr="005223F4" w:rsidRDefault="00A70C7E" w:rsidP="00D67874">
            <w:r w:rsidRPr="00240AC5">
              <w:rPr>
                <w:b/>
              </w:rPr>
              <w:t>Boolean:</w:t>
            </w:r>
            <w:r w:rsidRPr="005223F4">
              <w:t xml:space="preserve"> ‘text, ‘binary’</w:t>
            </w:r>
          </w:p>
          <w:p w14:paraId="0C57EA76" w14:textId="77777777" w:rsidR="00F61F5B" w:rsidRPr="005223F4" w:rsidRDefault="00A70C7E" w:rsidP="00D67874">
            <w:r w:rsidRPr="00240AC5">
              <w:rPr>
                <w:b/>
              </w:rPr>
              <w:t>Opaque:</w:t>
            </w:r>
            <w:r w:rsidRPr="005223F4">
              <w:t xml:space="preserve">  </w:t>
            </w:r>
            <w:r w:rsidR="00922744" w:rsidRPr="005223F4">
              <w:t xml:space="preserve">representation is assumed to be </w:t>
            </w:r>
            <w:r w:rsidRPr="005223F4">
              <w:t>‘binary’</w:t>
            </w:r>
            <w:r w:rsidR="00922744" w:rsidRPr="005223F4">
              <w:t xml:space="preserve"> and the representation property is not examined</w:t>
            </w:r>
            <w:r w:rsidR="00F61F5B" w:rsidRPr="005223F4">
              <w:t>.</w:t>
            </w:r>
          </w:p>
          <w:p w14:paraId="23CA7847" w14:textId="77777777" w:rsidR="00A70C7E" w:rsidRPr="005223F4" w:rsidRDefault="00A70C7E" w:rsidP="00D67874">
            <w:r w:rsidRPr="005223F4">
              <w:t>Annotation: dfdl:element</w:t>
            </w:r>
            <w:r w:rsidR="00EE5D95" w:rsidRPr="00240AC5">
              <w:rPr>
                <w:color w:val="000000"/>
              </w:rPr>
              <w:t>, dfdl:simpleType</w:t>
            </w:r>
          </w:p>
        </w:tc>
      </w:tr>
    </w:tbl>
    <w:p w14:paraId="06A454E3" w14:textId="3338EF41" w:rsidR="00A70C7E" w:rsidRPr="005223F4" w:rsidDel="00916D7B" w:rsidRDefault="00A70C7E" w:rsidP="00A70C7E">
      <w:pPr>
        <w:pStyle w:val="nobreak"/>
        <w:rPr>
          <w:del w:id="9934" w:author="mbeckerle" w:date="2012-04-22T18:18:00Z"/>
        </w:rPr>
      </w:pPr>
    </w:p>
    <w:p w14:paraId="69594741" w14:textId="77777777" w:rsidR="00BC613A" w:rsidRPr="005223F4" w:rsidRDefault="00BC613A" w:rsidP="00BC613A">
      <w:r w:rsidRPr="005223F4">
        <w:t xml:space="preserve">The permitted representation properties for each logical type are shown in </w:t>
      </w:r>
      <w:r w:rsidRPr="005223F4">
        <w:fldChar w:fldCharType="begin"/>
      </w:r>
      <w:r w:rsidRPr="005223F4">
        <w:instrText xml:space="preserve"> REF _Ref247948007 \h </w:instrText>
      </w:r>
      <w:r w:rsidRPr="005223F4">
        <w:fldChar w:fldCharType="separate"/>
      </w:r>
      <w:ins w:id="9935" w:author="mbeckerle" w:date="2013-07-10T14:54:00Z">
        <w:r w:rsidR="008B68D7" w:rsidRPr="005223F4">
          <w:t xml:space="preserve">Table </w:t>
        </w:r>
        <w:r w:rsidR="008B68D7">
          <w:rPr>
            <w:noProof/>
          </w:rPr>
          <w:t>18</w:t>
        </w:r>
        <w:r w:rsidR="008B68D7" w:rsidDel="00D9274F">
          <w:rPr>
            <w:noProof/>
          </w:rPr>
          <w:t>19</w:t>
        </w:r>
        <w:r w:rsidR="008B68D7" w:rsidRPr="005223F4">
          <w:rPr>
            <w:noProof/>
          </w:rPr>
          <w:t>: Logical Type to Representation properties</w:t>
        </w:r>
      </w:ins>
      <w:del w:id="9936" w:author="mbeckerle" w:date="2013-07-10T14:51:00Z">
        <w:r w:rsidR="00D04199" w:rsidRPr="005223F4" w:rsidDel="00D9274F">
          <w:delText xml:space="preserve">Table </w:delText>
        </w:r>
        <w:r w:rsidR="00D04199" w:rsidDel="00D9274F">
          <w:rPr>
            <w:noProof/>
          </w:rPr>
          <w:delText>19</w:delText>
        </w:r>
        <w:r w:rsidR="00D04199" w:rsidRPr="005223F4" w:rsidDel="00D9274F">
          <w:rPr>
            <w:noProof/>
          </w:rPr>
          <w:delText>: Logical Type to Representation properties</w:delText>
        </w:r>
      </w:del>
      <w:r w:rsidRPr="005223F4">
        <w:fldChar w:fldCharType="end"/>
      </w:r>
    </w:p>
    <w:p w14:paraId="210F6AB2" w14:textId="2A3F6A01" w:rsidR="00A6777A" w:rsidRPr="005223F4" w:rsidDel="00916D7B" w:rsidRDefault="00A6777A" w:rsidP="00BC613A">
      <w:pPr>
        <w:rPr>
          <w:del w:id="9937" w:author="mbeckerle" w:date="2012-04-22T18:18:00Z"/>
        </w:rPr>
      </w:pPr>
    </w:p>
    <w:tbl>
      <w:tblPr>
        <w:tblW w:w="9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18"/>
        <w:gridCol w:w="2430"/>
        <w:gridCol w:w="3960"/>
      </w:tblGrid>
      <w:tr w:rsidR="00BC613A" w:rsidRPr="005223F4" w14:paraId="101CE5FE" w14:textId="77777777" w:rsidTr="00B03EAB">
        <w:trPr>
          <w:cantSplit/>
        </w:trPr>
        <w:tc>
          <w:tcPr>
            <w:tcW w:w="2718" w:type="dxa"/>
            <w:shd w:val="clear" w:color="auto" w:fill="F3F3F3"/>
          </w:tcPr>
          <w:p w14:paraId="677CFF96" w14:textId="77777777" w:rsidR="00BC613A" w:rsidRPr="00275A32" w:rsidRDefault="00BC613A" w:rsidP="001E08F3">
            <w:pPr>
              <w:rPr>
                <w:b/>
                <w:iCs/>
              </w:rPr>
            </w:pPr>
            <w:r w:rsidRPr="00275A32">
              <w:rPr>
                <w:b/>
                <w:iCs/>
              </w:rPr>
              <w:t>Logical  type</w:t>
            </w:r>
          </w:p>
        </w:tc>
        <w:tc>
          <w:tcPr>
            <w:tcW w:w="2430" w:type="dxa"/>
            <w:tcBorders>
              <w:bottom w:val="single" w:sz="4" w:space="0" w:color="auto"/>
            </w:tcBorders>
            <w:shd w:val="clear" w:color="auto" w:fill="F3F3F3"/>
          </w:tcPr>
          <w:p w14:paraId="4165FDED" w14:textId="77777777" w:rsidR="00BC613A" w:rsidRPr="005E3B09" w:rsidRDefault="00BC613A" w:rsidP="001E08F3">
            <w:pPr>
              <w:rPr>
                <w:b/>
                <w:iCs/>
              </w:rPr>
            </w:pPr>
            <w:r w:rsidRPr="005E3B09">
              <w:rPr>
                <w:b/>
                <w:iCs/>
              </w:rPr>
              <w:t xml:space="preserve">dfdl:representation </w:t>
            </w:r>
          </w:p>
        </w:tc>
        <w:tc>
          <w:tcPr>
            <w:tcW w:w="3960" w:type="dxa"/>
            <w:shd w:val="clear" w:color="auto" w:fill="F3F3F3"/>
          </w:tcPr>
          <w:p w14:paraId="00CB3E2D" w14:textId="77777777" w:rsidR="00BC613A" w:rsidRPr="00F81703" w:rsidRDefault="00BC613A" w:rsidP="001E08F3">
            <w:pPr>
              <w:rPr>
                <w:b/>
                <w:iCs/>
              </w:rPr>
            </w:pPr>
            <w:r w:rsidRPr="00F81703">
              <w:rPr>
                <w:b/>
                <w:iCs/>
              </w:rPr>
              <w:t>Additional representation property</w:t>
            </w:r>
          </w:p>
        </w:tc>
      </w:tr>
      <w:tr w:rsidR="00BC613A" w:rsidRPr="005223F4" w14:paraId="11423B4B" w14:textId="77777777" w:rsidTr="00B03EAB">
        <w:trPr>
          <w:cantSplit/>
        </w:trPr>
        <w:tc>
          <w:tcPr>
            <w:tcW w:w="2718" w:type="dxa"/>
            <w:shd w:val="clear" w:color="auto" w:fill="auto"/>
          </w:tcPr>
          <w:p w14:paraId="3FB00A1B" w14:textId="77777777" w:rsidR="00BC613A" w:rsidRPr="005223F4" w:rsidRDefault="00BC613A" w:rsidP="001E08F3">
            <w:r w:rsidRPr="005223F4">
              <w:t>String</w:t>
            </w:r>
          </w:p>
        </w:tc>
        <w:tc>
          <w:tcPr>
            <w:tcW w:w="2430" w:type="dxa"/>
            <w:shd w:val="clear" w:color="auto" w:fill="auto"/>
          </w:tcPr>
          <w:p w14:paraId="5F808210" w14:textId="77777777" w:rsidR="00BC613A" w:rsidRPr="005223F4" w:rsidRDefault="00280454" w:rsidP="001E08F3">
            <w:r w:rsidRPr="005223F4">
              <w:t>Assumed to be text</w:t>
            </w:r>
          </w:p>
        </w:tc>
        <w:tc>
          <w:tcPr>
            <w:tcW w:w="3960" w:type="dxa"/>
            <w:shd w:val="clear" w:color="auto" w:fill="auto"/>
          </w:tcPr>
          <w:p w14:paraId="600A96A6" w14:textId="77777777" w:rsidR="00BC613A" w:rsidRPr="005223F4" w:rsidRDefault="00BC613A" w:rsidP="001E08F3"/>
        </w:tc>
      </w:tr>
      <w:tr w:rsidR="00BC613A" w:rsidRPr="005223F4" w14:paraId="67D7D525" w14:textId="77777777" w:rsidTr="00B03EAB">
        <w:trPr>
          <w:cantSplit/>
        </w:trPr>
        <w:tc>
          <w:tcPr>
            <w:tcW w:w="2718" w:type="dxa"/>
            <w:vMerge w:val="restart"/>
            <w:shd w:val="clear" w:color="auto" w:fill="auto"/>
          </w:tcPr>
          <w:p w14:paraId="34E96FAF" w14:textId="5DD27696" w:rsidR="00BC613A" w:rsidRPr="005223F4" w:rsidDel="00916D7B" w:rsidRDefault="00BC613A">
            <w:pPr>
              <w:rPr>
                <w:del w:id="9938" w:author="mbeckerle" w:date="2012-04-22T18:18:00Z"/>
              </w:rPr>
            </w:pPr>
            <w:r w:rsidRPr="005223F4">
              <w:t>Float, Double</w:t>
            </w:r>
          </w:p>
          <w:p w14:paraId="7A6E5254" w14:textId="77777777" w:rsidR="00BC613A" w:rsidRPr="005223F4" w:rsidRDefault="00BC613A"/>
        </w:tc>
        <w:tc>
          <w:tcPr>
            <w:tcW w:w="2430" w:type="dxa"/>
            <w:shd w:val="clear" w:color="auto" w:fill="auto"/>
          </w:tcPr>
          <w:p w14:paraId="755964D6" w14:textId="77777777" w:rsidR="00BC613A" w:rsidRPr="005223F4" w:rsidRDefault="00BC613A" w:rsidP="001E08F3">
            <w:r w:rsidRPr="005223F4">
              <w:t>text</w:t>
            </w:r>
          </w:p>
        </w:tc>
        <w:tc>
          <w:tcPr>
            <w:tcW w:w="3960" w:type="dxa"/>
            <w:shd w:val="clear" w:color="auto" w:fill="auto"/>
          </w:tcPr>
          <w:p w14:paraId="017E5D8F" w14:textId="77777777" w:rsidR="00BC613A" w:rsidRPr="005223F4" w:rsidRDefault="00BC613A" w:rsidP="001E08F3">
            <w:r w:rsidRPr="00240AC5">
              <w:rPr>
                <w:b/>
                <w:bCs/>
              </w:rPr>
              <w:t>textNumberRep:</w:t>
            </w:r>
            <w:r w:rsidRPr="00240AC5">
              <w:rPr>
                <w:b/>
                <w:bCs/>
              </w:rPr>
              <w:br/>
            </w:r>
            <w:r w:rsidRPr="005223F4">
              <w:t>standard</w:t>
            </w:r>
          </w:p>
        </w:tc>
      </w:tr>
      <w:tr w:rsidR="00BC613A" w:rsidRPr="005223F4" w14:paraId="10B2E93E" w14:textId="77777777" w:rsidTr="00B03EAB">
        <w:trPr>
          <w:cantSplit/>
        </w:trPr>
        <w:tc>
          <w:tcPr>
            <w:tcW w:w="2718" w:type="dxa"/>
            <w:vMerge/>
            <w:shd w:val="clear" w:color="auto" w:fill="auto"/>
          </w:tcPr>
          <w:p w14:paraId="5E18CDFF" w14:textId="77777777" w:rsidR="00BC613A" w:rsidRPr="005223F4" w:rsidRDefault="00BC613A" w:rsidP="001E08F3"/>
        </w:tc>
        <w:tc>
          <w:tcPr>
            <w:tcW w:w="2430" w:type="dxa"/>
            <w:shd w:val="clear" w:color="auto" w:fill="auto"/>
          </w:tcPr>
          <w:p w14:paraId="78A3A7F8" w14:textId="77777777" w:rsidR="00BC613A" w:rsidRPr="005223F4" w:rsidRDefault="00BC613A" w:rsidP="001E08F3">
            <w:r w:rsidRPr="005223F4">
              <w:t>binary</w:t>
            </w:r>
          </w:p>
        </w:tc>
        <w:tc>
          <w:tcPr>
            <w:tcW w:w="3960" w:type="dxa"/>
            <w:shd w:val="clear" w:color="auto" w:fill="auto"/>
          </w:tcPr>
          <w:p w14:paraId="396FCA5B" w14:textId="77777777" w:rsidR="00BC613A" w:rsidRPr="005223F4" w:rsidRDefault="000A301D" w:rsidP="000A301D">
            <w:r w:rsidRPr="00240AC5">
              <w:rPr>
                <w:b/>
                <w:bCs/>
              </w:rPr>
              <w:t>binaryFloatRep</w:t>
            </w:r>
            <w:r w:rsidR="00BC613A" w:rsidRPr="005223F4">
              <w:t xml:space="preserve">: </w:t>
            </w:r>
            <w:r w:rsidR="00BC613A" w:rsidRPr="005223F4">
              <w:br/>
            </w:r>
            <w:r w:rsidR="00A6777A" w:rsidRPr="005223F4">
              <w:t>ieee</w:t>
            </w:r>
            <w:r w:rsidR="00BC613A" w:rsidRPr="005223F4">
              <w:t xml:space="preserve">, </w:t>
            </w:r>
            <w:r w:rsidR="00A6777A" w:rsidRPr="005223F4">
              <w:t>ibm</w:t>
            </w:r>
            <w:r w:rsidR="00BC613A" w:rsidRPr="005223F4">
              <w:t>390Hex</w:t>
            </w:r>
          </w:p>
        </w:tc>
      </w:tr>
      <w:tr w:rsidR="00BC613A" w:rsidRPr="005223F4" w14:paraId="2C7EEB65" w14:textId="77777777" w:rsidTr="00B03EAB">
        <w:trPr>
          <w:cantSplit/>
        </w:trPr>
        <w:tc>
          <w:tcPr>
            <w:tcW w:w="2718" w:type="dxa"/>
            <w:vMerge w:val="restart"/>
            <w:shd w:val="clear" w:color="auto" w:fill="auto"/>
          </w:tcPr>
          <w:p w14:paraId="3AAA9D61" w14:textId="77777777" w:rsidR="00BC613A" w:rsidRPr="005223F4" w:rsidRDefault="00BC613A" w:rsidP="001E08F3">
            <w:r w:rsidRPr="005223F4">
              <w:t>Decimal</w:t>
            </w:r>
            <w:r w:rsidR="00BE3BCB" w:rsidRPr="005223F4">
              <w:t xml:space="preserve">, </w:t>
            </w:r>
            <w:r w:rsidRPr="005223F4">
              <w:t>Integer</w:t>
            </w:r>
            <w:r w:rsidR="00BE3BCB" w:rsidRPr="005223F4">
              <w:t xml:space="preserve">, </w:t>
            </w:r>
            <w:r w:rsidR="00BE3BCB" w:rsidRPr="005223F4" w:rsidDel="00400E16">
              <w:t>nonNegativeInteger</w:t>
            </w:r>
          </w:p>
        </w:tc>
        <w:tc>
          <w:tcPr>
            <w:tcW w:w="2430" w:type="dxa"/>
            <w:shd w:val="clear" w:color="auto" w:fill="auto"/>
          </w:tcPr>
          <w:p w14:paraId="3E64725F" w14:textId="77777777" w:rsidR="00BC613A" w:rsidRPr="005223F4" w:rsidRDefault="00BC613A" w:rsidP="001E08F3">
            <w:r w:rsidRPr="005223F4">
              <w:t>text</w:t>
            </w:r>
          </w:p>
        </w:tc>
        <w:tc>
          <w:tcPr>
            <w:tcW w:w="3960" w:type="dxa"/>
            <w:tcBorders>
              <w:bottom w:val="single" w:sz="4" w:space="0" w:color="auto"/>
            </w:tcBorders>
            <w:shd w:val="clear" w:color="auto" w:fill="auto"/>
          </w:tcPr>
          <w:p w14:paraId="2E848213" w14:textId="77777777" w:rsidR="00BC613A" w:rsidRPr="005223F4" w:rsidRDefault="00BC613A" w:rsidP="001E08F3">
            <w:r w:rsidRPr="00240AC5">
              <w:rPr>
                <w:b/>
                <w:bCs/>
              </w:rPr>
              <w:t>textNumberRep:</w:t>
            </w:r>
            <w:r w:rsidRPr="00240AC5">
              <w:rPr>
                <w:b/>
                <w:bCs/>
              </w:rPr>
              <w:br/>
            </w:r>
            <w:r w:rsidRPr="005223F4">
              <w:t>standard, zoned</w:t>
            </w:r>
          </w:p>
        </w:tc>
      </w:tr>
      <w:tr w:rsidR="00BC613A" w:rsidRPr="005223F4" w14:paraId="54A4E32C" w14:textId="77777777" w:rsidTr="00B03EAB">
        <w:trPr>
          <w:cantSplit/>
        </w:trPr>
        <w:tc>
          <w:tcPr>
            <w:tcW w:w="2718" w:type="dxa"/>
            <w:vMerge/>
            <w:shd w:val="clear" w:color="auto" w:fill="auto"/>
          </w:tcPr>
          <w:p w14:paraId="1C194907" w14:textId="77777777" w:rsidR="00BC613A" w:rsidRPr="005223F4" w:rsidRDefault="00BC613A" w:rsidP="001E08F3"/>
        </w:tc>
        <w:tc>
          <w:tcPr>
            <w:tcW w:w="2430" w:type="dxa"/>
            <w:shd w:val="clear" w:color="auto" w:fill="auto"/>
          </w:tcPr>
          <w:p w14:paraId="11134206" w14:textId="77777777" w:rsidR="00BC613A" w:rsidRPr="005223F4" w:rsidRDefault="00BC613A" w:rsidP="001E08F3">
            <w:r w:rsidRPr="005223F4">
              <w:t>binary</w:t>
            </w:r>
          </w:p>
        </w:tc>
        <w:tc>
          <w:tcPr>
            <w:tcW w:w="3960" w:type="dxa"/>
            <w:tcBorders>
              <w:bottom w:val="single" w:sz="4" w:space="0" w:color="auto"/>
            </w:tcBorders>
            <w:shd w:val="clear" w:color="auto" w:fill="auto"/>
          </w:tcPr>
          <w:p w14:paraId="2AD8A7AA" w14:textId="7885D2D5" w:rsidR="00BC613A" w:rsidRPr="005223F4" w:rsidRDefault="00BC613A" w:rsidP="001E08F3">
            <w:r w:rsidRPr="00240AC5">
              <w:rPr>
                <w:b/>
                <w:bCs/>
              </w:rPr>
              <w:t>binaryNumberRep:</w:t>
            </w:r>
            <w:r w:rsidRPr="005223F4">
              <w:br/>
              <w:t xml:space="preserve">packed, </w:t>
            </w:r>
            <w:r w:rsidR="003B4DEB" w:rsidRPr="005223F4">
              <w:t>bcd</w:t>
            </w:r>
            <w:r w:rsidR="00A015D1" w:rsidRPr="005223F4">
              <w:t xml:space="preserve">, </w:t>
            </w:r>
            <w:ins w:id="9939" w:author="mbeckerle" w:date="2013-01-28T16:20:00Z">
              <w:r w:rsidR="003E6753">
                <w:t>ibm4690</w:t>
              </w:r>
            </w:ins>
            <w:ins w:id="9940" w:author="Steve Hanson" w:date="2013-02-05T11:52:00Z">
              <w:r w:rsidR="005C10FE">
                <w:t>Packed</w:t>
              </w:r>
            </w:ins>
            <w:ins w:id="9941" w:author="mbeckerle" w:date="2013-01-28T16:20:00Z">
              <w:r w:rsidR="003E6753">
                <w:t xml:space="preserve">, </w:t>
              </w:r>
            </w:ins>
            <w:r w:rsidR="00A015D1" w:rsidRPr="005223F4">
              <w:t>binary</w:t>
            </w:r>
          </w:p>
        </w:tc>
      </w:tr>
      <w:tr w:rsidR="00BC613A" w:rsidRPr="005223F4" w14:paraId="1B23CF8F" w14:textId="77777777" w:rsidTr="00B03EAB">
        <w:trPr>
          <w:cantSplit/>
        </w:trPr>
        <w:tc>
          <w:tcPr>
            <w:tcW w:w="2718" w:type="dxa"/>
            <w:vMerge w:val="restart"/>
            <w:shd w:val="clear" w:color="auto" w:fill="auto"/>
          </w:tcPr>
          <w:p w14:paraId="54ABF496" w14:textId="77777777" w:rsidR="00BC613A" w:rsidRPr="005223F4" w:rsidRDefault="00BC613A" w:rsidP="001E08F3">
            <w:r w:rsidRPr="005223F4">
              <w:t xml:space="preserve">Long, Int, Short, Byte, UnsignedLong, Unsignedint, Unsignedshort, </w:t>
            </w:r>
            <w:r w:rsidR="001E4505" w:rsidRPr="005223F4">
              <w:t>UnsignedByte</w:t>
            </w:r>
          </w:p>
        </w:tc>
        <w:tc>
          <w:tcPr>
            <w:tcW w:w="2430" w:type="dxa"/>
            <w:shd w:val="clear" w:color="auto" w:fill="auto"/>
          </w:tcPr>
          <w:p w14:paraId="63D30405" w14:textId="77777777" w:rsidR="00BC613A" w:rsidRPr="005223F4" w:rsidRDefault="00BC613A" w:rsidP="001E08F3">
            <w:r w:rsidRPr="005223F4">
              <w:t>text</w:t>
            </w:r>
          </w:p>
        </w:tc>
        <w:tc>
          <w:tcPr>
            <w:tcW w:w="3960" w:type="dxa"/>
            <w:shd w:val="clear" w:color="auto" w:fill="auto"/>
          </w:tcPr>
          <w:p w14:paraId="314E1261" w14:textId="77777777" w:rsidR="00BC613A" w:rsidRPr="005223F4" w:rsidRDefault="00BC613A" w:rsidP="001E08F3">
            <w:r w:rsidRPr="00240AC5">
              <w:rPr>
                <w:b/>
                <w:bCs/>
              </w:rPr>
              <w:t>textNumberRep:</w:t>
            </w:r>
            <w:r w:rsidRPr="00240AC5">
              <w:rPr>
                <w:b/>
                <w:bCs/>
              </w:rPr>
              <w:br/>
            </w:r>
            <w:r w:rsidRPr="005223F4">
              <w:t>standard, zoned</w:t>
            </w:r>
          </w:p>
        </w:tc>
      </w:tr>
      <w:tr w:rsidR="00BC613A" w:rsidRPr="005223F4" w14:paraId="160070A5" w14:textId="77777777" w:rsidTr="00B03EAB">
        <w:trPr>
          <w:cantSplit/>
        </w:trPr>
        <w:tc>
          <w:tcPr>
            <w:tcW w:w="2718" w:type="dxa"/>
            <w:vMerge/>
            <w:shd w:val="clear" w:color="auto" w:fill="auto"/>
          </w:tcPr>
          <w:p w14:paraId="47DE5CE4" w14:textId="77777777" w:rsidR="00BC613A" w:rsidRPr="005223F4" w:rsidRDefault="00BC613A" w:rsidP="001E08F3"/>
        </w:tc>
        <w:tc>
          <w:tcPr>
            <w:tcW w:w="2430" w:type="dxa"/>
            <w:shd w:val="clear" w:color="auto" w:fill="auto"/>
          </w:tcPr>
          <w:p w14:paraId="389E7CA8" w14:textId="77777777" w:rsidR="00BC613A" w:rsidRPr="005223F4" w:rsidRDefault="00BC613A" w:rsidP="001E08F3">
            <w:r w:rsidRPr="005223F4">
              <w:t>binary</w:t>
            </w:r>
          </w:p>
        </w:tc>
        <w:tc>
          <w:tcPr>
            <w:tcW w:w="3960" w:type="dxa"/>
            <w:shd w:val="clear" w:color="auto" w:fill="auto"/>
          </w:tcPr>
          <w:p w14:paraId="33210D1A" w14:textId="1D0233B1" w:rsidR="00BC613A" w:rsidRPr="005223F4" w:rsidRDefault="00BC613A" w:rsidP="001E08F3">
            <w:commentRangeStart w:id="9942"/>
            <w:r w:rsidRPr="00240AC5">
              <w:rPr>
                <w:b/>
                <w:bCs/>
              </w:rPr>
              <w:t>binaryNumberRep:</w:t>
            </w:r>
            <w:r w:rsidRPr="005223F4">
              <w:br/>
              <w:t xml:space="preserve">packed, </w:t>
            </w:r>
            <w:r w:rsidR="003B4DEB" w:rsidRPr="005223F4">
              <w:t>bcd</w:t>
            </w:r>
            <w:r w:rsidRPr="005223F4">
              <w:t>,</w:t>
            </w:r>
            <w:ins w:id="9943" w:author="mbeckerle" w:date="2013-01-28T16:20:00Z">
              <w:r w:rsidR="003E6753">
                <w:t xml:space="preserve"> ibm4690</w:t>
              </w:r>
            </w:ins>
            <w:ins w:id="9944" w:author="Steve Hanson" w:date="2013-02-05T11:52:00Z">
              <w:r w:rsidR="005C10FE">
                <w:t>Packed</w:t>
              </w:r>
            </w:ins>
            <w:ins w:id="9945" w:author="mbeckerle" w:date="2013-01-28T16:20:00Z">
              <w:r w:rsidR="003E6753">
                <w:t>,</w:t>
              </w:r>
            </w:ins>
            <w:r w:rsidRPr="005223F4">
              <w:t xml:space="preserve"> </w:t>
            </w:r>
            <w:r w:rsidRPr="00240AC5">
              <w:rPr>
                <w:rFonts w:ascii="Helvetica" w:hAnsi="Helvetica" w:cs="Times"/>
              </w:rPr>
              <w:t>binary</w:t>
            </w:r>
            <w:commentRangeEnd w:id="9942"/>
            <w:r w:rsidR="001D6FBA">
              <w:rPr>
                <w:rStyle w:val="CommentReference"/>
              </w:rPr>
              <w:commentReference w:id="9942"/>
            </w:r>
          </w:p>
        </w:tc>
      </w:tr>
      <w:tr w:rsidR="00BC613A" w:rsidRPr="005223F4" w14:paraId="28A611A9" w14:textId="77777777" w:rsidTr="00B03EAB">
        <w:trPr>
          <w:cantSplit/>
        </w:trPr>
        <w:tc>
          <w:tcPr>
            <w:tcW w:w="2718" w:type="dxa"/>
            <w:vMerge w:val="restart"/>
            <w:shd w:val="clear" w:color="auto" w:fill="auto"/>
          </w:tcPr>
          <w:p w14:paraId="29EE2762" w14:textId="77777777" w:rsidR="00BC613A" w:rsidRPr="005223F4" w:rsidRDefault="00BC613A" w:rsidP="001E08F3">
            <w:r w:rsidRPr="005223F4">
              <w:t>DateTime, Date, Time</w:t>
            </w:r>
          </w:p>
        </w:tc>
        <w:tc>
          <w:tcPr>
            <w:tcW w:w="2430" w:type="dxa"/>
            <w:shd w:val="clear" w:color="auto" w:fill="auto"/>
          </w:tcPr>
          <w:p w14:paraId="3069B258" w14:textId="77777777" w:rsidR="00BC613A" w:rsidRPr="005223F4" w:rsidRDefault="00BC613A" w:rsidP="001E08F3">
            <w:r w:rsidRPr="005223F4">
              <w:t>text</w:t>
            </w:r>
          </w:p>
        </w:tc>
        <w:tc>
          <w:tcPr>
            <w:tcW w:w="3960" w:type="dxa"/>
            <w:shd w:val="clear" w:color="auto" w:fill="auto"/>
          </w:tcPr>
          <w:p w14:paraId="61EBA858" w14:textId="77777777" w:rsidR="00BC613A" w:rsidRPr="005223F4" w:rsidRDefault="00BC613A" w:rsidP="001E08F3"/>
        </w:tc>
      </w:tr>
      <w:tr w:rsidR="00BC613A" w:rsidRPr="005223F4" w14:paraId="1D3172F5" w14:textId="77777777" w:rsidTr="00B03EAB">
        <w:trPr>
          <w:cantSplit/>
        </w:trPr>
        <w:tc>
          <w:tcPr>
            <w:tcW w:w="2718" w:type="dxa"/>
            <w:vMerge/>
            <w:shd w:val="clear" w:color="auto" w:fill="auto"/>
          </w:tcPr>
          <w:p w14:paraId="06004422" w14:textId="77777777" w:rsidR="00BC613A" w:rsidRPr="005223F4" w:rsidRDefault="00BC613A" w:rsidP="001E08F3"/>
        </w:tc>
        <w:tc>
          <w:tcPr>
            <w:tcW w:w="2430" w:type="dxa"/>
            <w:shd w:val="clear" w:color="auto" w:fill="auto"/>
          </w:tcPr>
          <w:p w14:paraId="5342879E" w14:textId="77777777" w:rsidR="00BC613A" w:rsidRPr="005223F4" w:rsidRDefault="00BC613A" w:rsidP="001E08F3">
            <w:r w:rsidRPr="005223F4">
              <w:t>binary</w:t>
            </w:r>
          </w:p>
        </w:tc>
        <w:tc>
          <w:tcPr>
            <w:tcW w:w="3960" w:type="dxa"/>
            <w:shd w:val="clear" w:color="auto" w:fill="auto"/>
          </w:tcPr>
          <w:p w14:paraId="3A59AC3D" w14:textId="146FB868" w:rsidR="00BC613A" w:rsidRPr="00240AC5" w:rsidRDefault="00BC613A" w:rsidP="001E08F3">
            <w:pPr>
              <w:rPr>
                <w:b/>
                <w:bCs/>
              </w:rPr>
            </w:pPr>
            <w:r w:rsidRPr="00240AC5">
              <w:rPr>
                <w:b/>
                <w:bCs/>
              </w:rPr>
              <w:t>binaryCalendarRep:</w:t>
            </w:r>
            <w:r w:rsidRPr="00240AC5">
              <w:rPr>
                <w:b/>
                <w:bCs/>
              </w:rPr>
              <w:br/>
            </w:r>
            <w:r w:rsidRPr="005223F4">
              <w:t xml:space="preserve">packed, </w:t>
            </w:r>
            <w:r w:rsidR="003B4DEB" w:rsidRPr="005223F4">
              <w:t>bcd</w:t>
            </w:r>
            <w:r w:rsidRPr="005223F4">
              <w:t>,</w:t>
            </w:r>
            <w:ins w:id="9946" w:author="mbeckerle" w:date="2013-01-28T16:21:00Z">
              <w:r w:rsidR="003E6753">
                <w:t xml:space="preserve"> ibm4690</w:t>
              </w:r>
            </w:ins>
            <w:ins w:id="9947" w:author="Steve Hanson" w:date="2013-02-05T11:52:00Z">
              <w:r w:rsidR="005C10FE">
                <w:t>Packed</w:t>
              </w:r>
            </w:ins>
            <w:ins w:id="9948" w:author="mbeckerle" w:date="2013-01-28T16:21:00Z">
              <w:r w:rsidR="003E6753">
                <w:t>,</w:t>
              </w:r>
            </w:ins>
            <w:r w:rsidRPr="005223F4">
              <w:t xml:space="preserve"> </w:t>
            </w:r>
            <w:r w:rsidRPr="00240AC5">
              <w:rPr>
                <w:rFonts w:ascii="Helvetica" w:hAnsi="Helvetica" w:cs="Times"/>
              </w:rPr>
              <w:t xml:space="preserve">binarySeconds, </w:t>
            </w:r>
            <w:r w:rsidR="00F91691" w:rsidRPr="00240AC5">
              <w:rPr>
                <w:rFonts w:ascii="Helvetica" w:hAnsi="Helvetica" w:cs="Times"/>
              </w:rPr>
              <w:t>binaryMilliseconds</w:t>
            </w:r>
          </w:p>
        </w:tc>
      </w:tr>
      <w:tr w:rsidR="00BC613A" w:rsidRPr="005223F4" w14:paraId="2EBFD403" w14:textId="77777777" w:rsidTr="00B03EAB">
        <w:trPr>
          <w:cantSplit/>
        </w:trPr>
        <w:tc>
          <w:tcPr>
            <w:tcW w:w="2718" w:type="dxa"/>
            <w:vMerge w:val="restart"/>
            <w:shd w:val="clear" w:color="auto" w:fill="auto"/>
          </w:tcPr>
          <w:p w14:paraId="0D13EFD5" w14:textId="77777777" w:rsidR="00BC613A" w:rsidRPr="005223F4" w:rsidRDefault="00BC613A" w:rsidP="001E08F3">
            <w:r w:rsidRPr="005223F4">
              <w:t>Boolean</w:t>
            </w:r>
          </w:p>
        </w:tc>
        <w:tc>
          <w:tcPr>
            <w:tcW w:w="2430" w:type="dxa"/>
            <w:shd w:val="clear" w:color="auto" w:fill="auto"/>
          </w:tcPr>
          <w:p w14:paraId="50E47527" w14:textId="77777777" w:rsidR="00BC613A" w:rsidRPr="005223F4" w:rsidRDefault="00BC613A" w:rsidP="001E08F3">
            <w:r w:rsidRPr="005223F4">
              <w:t>text</w:t>
            </w:r>
          </w:p>
        </w:tc>
        <w:tc>
          <w:tcPr>
            <w:tcW w:w="3960" w:type="dxa"/>
            <w:shd w:val="clear" w:color="auto" w:fill="auto"/>
          </w:tcPr>
          <w:p w14:paraId="676F2A8A" w14:textId="77777777" w:rsidR="00BC613A" w:rsidRPr="005223F4" w:rsidRDefault="00BC613A" w:rsidP="001E08F3"/>
        </w:tc>
      </w:tr>
      <w:tr w:rsidR="00BC613A" w:rsidRPr="005223F4" w14:paraId="00FC1D6F" w14:textId="77777777" w:rsidTr="00B03EAB">
        <w:trPr>
          <w:cantSplit/>
        </w:trPr>
        <w:tc>
          <w:tcPr>
            <w:tcW w:w="2718" w:type="dxa"/>
            <w:vMerge/>
            <w:shd w:val="clear" w:color="auto" w:fill="auto"/>
          </w:tcPr>
          <w:p w14:paraId="103555CD" w14:textId="77777777" w:rsidR="00BC613A" w:rsidRPr="005223F4" w:rsidRDefault="00BC613A" w:rsidP="001E08F3"/>
        </w:tc>
        <w:tc>
          <w:tcPr>
            <w:tcW w:w="2430" w:type="dxa"/>
            <w:shd w:val="clear" w:color="auto" w:fill="auto"/>
          </w:tcPr>
          <w:p w14:paraId="692963B9" w14:textId="77777777" w:rsidR="00BC613A" w:rsidRPr="005223F4" w:rsidRDefault="00BC613A" w:rsidP="001E08F3">
            <w:r w:rsidRPr="005223F4">
              <w:t>binary</w:t>
            </w:r>
          </w:p>
        </w:tc>
        <w:tc>
          <w:tcPr>
            <w:tcW w:w="3960" w:type="dxa"/>
            <w:shd w:val="clear" w:color="auto" w:fill="auto"/>
          </w:tcPr>
          <w:p w14:paraId="73E3B0A2" w14:textId="77777777" w:rsidR="00BC613A" w:rsidRPr="005223F4" w:rsidRDefault="00BC613A" w:rsidP="001E08F3"/>
        </w:tc>
      </w:tr>
      <w:tr w:rsidR="00BC613A" w:rsidRPr="005223F4" w14:paraId="4B484759" w14:textId="77777777" w:rsidTr="00B03EAB">
        <w:trPr>
          <w:cantSplit/>
        </w:trPr>
        <w:tc>
          <w:tcPr>
            <w:tcW w:w="2718" w:type="dxa"/>
            <w:shd w:val="clear" w:color="auto" w:fill="auto"/>
          </w:tcPr>
          <w:p w14:paraId="6301D20F" w14:textId="77777777" w:rsidR="00BC613A" w:rsidRPr="005223F4" w:rsidRDefault="00BC613A" w:rsidP="001E08F3">
            <w:r w:rsidRPr="005223F4">
              <w:t>HexBinary</w:t>
            </w:r>
          </w:p>
        </w:tc>
        <w:tc>
          <w:tcPr>
            <w:tcW w:w="2430" w:type="dxa"/>
            <w:shd w:val="clear" w:color="auto" w:fill="auto"/>
          </w:tcPr>
          <w:p w14:paraId="57E48621" w14:textId="77777777" w:rsidR="00BC613A" w:rsidRPr="005223F4" w:rsidRDefault="00280454" w:rsidP="001E08F3">
            <w:r w:rsidRPr="005223F4">
              <w:t xml:space="preserve">Assumed to be </w:t>
            </w:r>
            <w:r w:rsidR="00BC613A" w:rsidRPr="005223F4">
              <w:t>binary</w:t>
            </w:r>
          </w:p>
        </w:tc>
        <w:tc>
          <w:tcPr>
            <w:tcW w:w="3960" w:type="dxa"/>
            <w:shd w:val="clear" w:color="auto" w:fill="auto"/>
          </w:tcPr>
          <w:p w14:paraId="74FA8EE1" w14:textId="77777777" w:rsidR="00BC613A" w:rsidRPr="005223F4" w:rsidRDefault="00BC613A" w:rsidP="001E08F3"/>
        </w:tc>
      </w:tr>
    </w:tbl>
    <w:p w14:paraId="2EE5F3AE" w14:textId="77777777" w:rsidR="00BC613A" w:rsidRPr="005223F4" w:rsidRDefault="00BC613A" w:rsidP="00BC613A">
      <w:pPr>
        <w:pStyle w:val="Caption"/>
      </w:pPr>
      <w:bookmarkStart w:id="9949" w:name="_Ref247948007"/>
      <w:r w:rsidRPr="005223F4">
        <w:t xml:space="preserve">Table </w:t>
      </w:r>
      <w:fldSimple w:instr=" SEQ Table \* ARABIC ">
        <w:ins w:id="9950" w:author="mbeckerle" w:date="2013-07-10T14:54:00Z">
          <w:r w:rsidR="008B68D7">
            <w:rPr>
              <w:noProof/>
            </w:rPr>
            <w:t>18</w:t>
          </w:r>
        </w:ins>
        <w:del w:id="9951" w:author="mbeckerle" w:date="2013-07-10T14:51:00Z">
          <w:r w:rsidR="00D04199" w:rsidDel="00D9274F">
            <w:rPr>
              <w:noProof/>
            </w:rPr>
            <w:delText>19</w:delText>
          </w:r>
        </w:del>
      </w:fldSimple>
      <w:r w:rsidRPr="005223F4">
        <w:rPr>
          <w:noProof/>
        </w:rPr>
        <w:t>: Logical Type to Representation properties</w:t>
      </w:r>
      <w:bookmarkEnd w:id="9949"/>
    </w:p>
    <w:p w14:paraId="46C22597" w14:textId="6E1C4A9B" w:rsidR="00BC613A" w:rsidRPr="005223F4" w:rsidDel="00916D7B" w:rsidRDefault="00BC613A">
      <w:pPr>
        <w:pStyle w:val="Heading2"/>
        <w:rPr>
          <w:del w:id="9952" w:author="mbeckerle" w:date="2012-04-22T18:18:00Z"/>
        </w:rPr>
        <w:pPrChange w:id="9953" w:author="mbeckerle" w:date="2013-01-20T17:05:00Z">
          <w:pPr/>
        </w:pPrChange>
      </w:pPr>
      <w:bookmarkStart w:id="9954" w:name="_Toc322911335"/>
      <w:bookmarkStart w:id="9955" w:name="_Toc322911650"/>
      <w:bookmarkStart w:id="9956" w:name="_Toc322911898"/>
      <w:bookmarkStart w:id="9957" w:name="_Toc322912189"/>
      <w:bookmarkStart w:id="9958" w:name="_Toc329093038"/>
      <w:bookmarkStart w:id="9959" w:name="_Toc332701551"/>
      <w:bookmarkStart w:id="9960" w:name="_Toc332701855"/>
      <w:bookmarkStart w:id="9961" w:name="_Toc332711649"/>
      <w:bookmarkStart w:id="9962" w:name="_Toc332711957"/>
      <w:bookmarkStart w:id="9963" w:name="_Toc332712259"/>
      <w:bookmarkStart w:id="9964" w:name="_Toc332724175"/>
      <w:bookmarkStart w:id="9965" w:name="_Toc332724475"/>
      <w:bookmarkStart w:id="9966" w:name="_Toc341102771"/>
      <w:bookmarkStart w:id="9967" w:name="_Toc347241506"/>
      <w:bookmarkStart w:id="9968" w:name="_Toc347744699"/>
      <w:bookmarkStart w:id="9969" w:name="_Toc348984482"/>
      <w:bookmarkStart w:id="9970" w:name="_Toc348984787"/>
      <w:bookmarkStart w:id="9971" w:name="_Toc349037951"/>
      <w:bookmarkStart w:id="9972" w:name="_Toc349038253"/>
      <w:bookmarkStart w:id="9973" w:name="_Toc349042746"/>
      <w:bookmarkStart w:id="9974" w:name="_Toc349642160"/>
      <w:bookmarkStart w:id="9975" w:name="_Toc351912744"/>
      <w:bookmarkStart w:id="9976" w:name="_Toc351914765"/>
      <w:bookmarkStart w:id="9977" w:name="_Toc351915231"/>
      <w:bookmarkStart w:id="9978" w:name="_Toc361231288"/>
      <w:bookmarkStart w:id="9979" w:name="_Toc361231814"/>
      <w:bookmarkStart w:id="9980" w:name="_Toc362445112"/>
      <w:bookmarkStart w:id="9981" w:name="_Toc362451863"/>
      <w:bookmarkStart w:id="9982" w:name="_Toc362452412"/>
      <w:bookmarkStart w:id="9983" w:name="_Toc362452922"/>
      <w:bookmarkStart w:id="9984" w:name="_Toc362453310"/>
      <w:bookmarkEnd w:id="9954"/>
      <w:bookmarkEnd w:id="9955"/>
      <w:bookmarkEnd w:id="9956"/>
      <w:bookmarkEnd w:id="9957"/>
      <w:bookmarkEnd w:id="9958"/>
      <w:bookmarkEnd w:id="9959"/>
      <w:bookmarkEnd w:id="9960"/>
      <w:bookmarkEnd w:id="9961"/>
      <w:bookmarkEnd w:id="9962"/>
      <w:bookmarkEnd w:id="9963"/>
      <w:bookmarkEnd w:id="9964"/>
      <w:bookmarkEnd w:id="9965"/>
      <w:bookmarkEnd w:id="9966"/>
      <w:bookmarkEnd w:id="9967"/>
      <w:bookmarkEnd w:id="9968"/>
      <w:bookmarkEnd w:id="9969"/>
      <w:bookmarkEnd w:id="9970"/>
      <w:bookmarkEnd w:id="9971"/>
      <w:bookmarkEnd w:id="9972"/>
      <w:bookmarkEnd w:id="9973"/>
      <w:bookmarkEnd w:id="9974"/>
      <w:bookmarkEnd w:id="9975"/>
      <w:bookmarkEnd w:id="9976"/>
      <w:bookmarkEnd w:id="9977"/>
      <w:bookmarkEnd w:id="9978"/>
      <w:bookmarkEnd w:id="9979"/>
      <w:bookmarkEnd w:id="9980"/>
      <w:bookmarkEnd w:id="9981"/>
      <w:bookmarkEnd w:id="9982"/>
      <w:bookmarkEnd w:id="9983"/>
      <w:bookmarkEnd w:id="9984"/>
    </w:p>
    <w:p w14:paraId="2128E15B" w14:textId="77777777" w:rsidR="00EA1EE4" w:rsidRPr="005223F4" w:rsidRDefault="00A70C7E" w:rsidP="006E4FE8">
      <w:pPr>
        <w:pStyle w:val="Heading2"/>
      </w:pPr>
      <w:bookmarkStart w:id="9985" w:name="_Toc243112827"/>
      <w:bookmarkStart w:id="9986" w:name="_Toc349042747"/>
      <w:bookmarkStart w:id="9987" w:name="_Toc362453311"/>
      <w:bookmarkStart w:id="9988" w:name="_Toc130873627"/>
      <w:bookmarkStart w:id="9989" w:name="_Toc140549599"/>
      <w:bookmarkStart w:id="9990" w:name="_Toc177399097"/>
      <w:bookmarkStart w:id="9991" w:name="_Toc175057384"/>
      <w:bookmarkStart w:id="9992" w:name="_Toc199516320"/>
      <w:bookmarkStart w:id="9993" w:name="_Toc194983984"/>
      <w:r w:rsidRPr="005223F4">
        <w:t>Properties Common to All Simple Types</w:t>
      </w:r>
      <w:r w:rsidR="007D75BE" w:rsidRPr="005223F4">
        <w:t xml:space="preserve"> with Text representation</w:t>
      </w:r>
      <w:bookmarkEnd w:id="9985"/>
      <w:bookmarkEnd w:id="9986"/>
      <w:bookmarkEnd w:id="9987"/>
    </w:p>
    <w:bookmarkEnd w:id="9988"/>
    <w:bookmarkEnd w:id="9989"/>
    <w:bookmarkEnd w:id="9990"/>
    <w:bookmarkEnd w:id="9991"/>
    <w:bookmarkEnd w:id="9992"/>
    <w:bookmarkEnd w:id="9993"/>
    <w:p w14:paraId="385A2F2F" w14:textId="4E670EA6" w:rsidR="007D75BE" w:rsidRPr="005223F4" w:rsidDel="00916D7B" w:rsidRDefault="007D75BE" w:rsidP="007D75BE">
      <w:pPr>
        <w:rPr>
          <w:del w:id="9994" w:author="mbeckerle" w:date="2012-04-22T18:19:00Z"/>
        </w:rPr>
      </w:pPr>
    </w:p>
    <w:tbl>
      <w:tblPr>
        <w:tblW w:w="9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2684"/>
        <w:gridCol w:w="6424"/>
      </w:tblGrid>
      <w:tr w:rsidR="007D75BE" w:rsidRPr="00240AC5" w14:paraId="161D4040" w14:textId="77777777" w:rsidTr="00240AC5">
        <w:trPr>
          <w:trHeight w:val="402"/>
        </w:trPr>
        <w:tc>
          <w:tcPr>
            <w:tcW w:w="2684" w:type="dxa"/>
            <w:shd w:val="clear" w:color="auto" w:fill="F3F3F3"/>
          </w:tcPr>
          <w:p w14:paraId="76D0F0B8" w14:textId="77777777" w:rsidR="007D75BE" w:rsidRPr="007223DF" w:rsidRDefault="007D75BE" w:rsidP="00240AC5">
            <w:pPr>
              <w:tabs>
                <w:tab w:val="num" w:pos="360"/>
                <w:tab w:val="num" w:pos="540"/>
              </w:tabs>
              <w:spacing w:before="40" w:after="40"/>
              <w:ind w:left="540" w:hanging="180"/>
              <w:rPr>
                <w:rFonts w:eastAsia="Arial Unicode MS" w:cs="Arial"/>
                <w:b/>
                <w:sz w:val="18"/>
                <w:szCs w:val="18"/>
              </w:rPr>
            </w:pPr>
            <w:r w:rsidRPr="007223DF">
              <w:rPr>
                <w:rFonts w:eastAsia="Arial Unicode MS"/>
                <w:b/>
                <w:szCs w:val="18"/>
              </w:rPr>
              <w:t>Property Name</w:t>
            </w:r>
          </w:p>
        </w:tc>
        <w:tc>
          <w:tcPr>
            <w:tcW w:w="6424" w:type="dxa"/>
            <w:shd w:val="clear" w:color="auto" w:fill="F3F3F3"/>
          </w:tcPr>
          <w:p w14:paraId="48AFAA18" w14:textId="77777777" w:rsidR="007D75BE" w:rsidRPr="007223DF" w:rsidRDefault="007D75BE" w:rsidP="00240AC5">
            <w:pPr>
              <w:tabs>
                <w:tab w:val="num" w:pos="360"/>
                <w:tab w:val="num" w:pos="540"/>
              </w:tabs>
              <w:spacing w:before="40" w:after="40"/>
              <w:ind w:left="540" w:hanging="180"/>
              <w:rPr>
                <w:rFonts w:eastAsia="Arial Unicode MS"/>
                <w:b/>
              </w:rPr>
            </w:pPr>
            <w:r w:rsidRPr="007223DF">
              <w:rPr>
                <w:rFonts w:eastAsia="Arial Unicode MS"/>
                <w:b/>
              </w:rPr>
              <w:t>Description</w:t>
            </w:r>
          </w:p>
        </w:tc>
      </w:tr>
      <w:tr w:rsidR="00F7715B" w:rsidRPr="00240AC5" w14:paraId="09303950" w14:textId="77777777" w:rsidTr="00240AC5">
        <w:trPr>
          <w:trHeight w:val="402"/>
        </w:trPr>
        <w:tc>
          <w:tcPr>
            <w:tcW w:w="2684" w:type="dxa"/>
            <w:shd w:val="clear" w:color="auto" w:fill="auto"/>
          </w:tcPr>
          <w:p w14:paraId="7B368F71" w14:textId="77777777" w:rsidR="00F7715B" w:rsidRPr="00240AC5" w:rsidRDefault="00F7715B" w:rsidP="00240AC5">
            <w:pPr>
              <w:tabs>
                <w:tab w:val="num" w:pos="360"/>
                <w:tab w:val="num" w:pos="540"/>
              </w:tabs>
              <w:spacing w:before="40" w:after="40"/>
              <w:rPr>
                <w:rFonts w:eastAsia="Arial Unicode MS" w:cs="Arial"/>
              </w:rPr>
            </w:pPr>
            <w:r w:rsidRPr="00240AC5">
              <w:rPr>
                <w:rFonts w:eastAsia="MS Mincho" w:cs="Arial"/>
                <w:color w:val="000000"/>
                <w:lang w:eastAsia="ja-JP" w:bidi="he-IL"/>
              </w:rPr>
              <w:t>textPadKind</w:t>
            </w:r>
          </w:p>
        </w:tc>
        <w:tc>
          <w:tcPr>
            <w:tcW w:w="6424" w:type="dxa"/>
            <w:shd w:val="clear" w:color="auto" w:fill="auto"/>
          </w:tcPr>
          <w:p w14:paraId="7729EB17" w14:textId="77777777" w:rsidR="006E47FB" w:rsidRPr="00240AC5" w:rsidRDefault="006E47FB" w:rsidP="007223DF">
            <w:pPr>
              <w:rPr>
                <w:rFonts w:eastAsia="Arial Unicode MS"/>
              </w:rPr>
            </w:pPr>
            <w:r w:rsidRPr="00240AC5">
              <w:rPr>
                <w:rFonts w:eastAsia="Arial Unicode MS"/>
              </w:rPr>
              <w:t>Enum</w:t>
            </w:r>
          </w:p>
          <w:p w14:paraId="1E2CDA1A" w14:textId="77777777" w:rsidR="006E47FB" w:rsidRPr="00240AC5" w:rsidRDefault="006E47FB" w:rsidP="007223DF">
            <w:pPr>
              <w:rPr>
                <w:rFonts w:eastAsia="Arial Unicode MS"/>
              </w:rPr>
            </w:pPr>
            <w:r w:rsidRPr="00240AC5">
              <w:rPr>
                <w:rFonts w:eastAsia="Arial Unicode MS"/>
              </w:rPr>
              <w:t xml:space="preserve">Valid values ‘none’, </w:t>
            </w:r>
            <w:del w:id="9995" w:author="Steve Hanson" w:date="2012-02-23T16:01:00Z">
              <w:r w:rsidRPr="00240AC5" w:rsidDel="0099163E">
                <w:rPr>
                  <w:rFonts w:eastAsia="Arial Unicode MS"/>
                </w:rPr>
                <w:delText xml:space="preserve"> </w:delText>
              </w:r>
            </w:del>
            <w:r w:rsidR="00792603" w:rsidRPr="00240AC5">
              <w:rPr>
                <w:rFonts w:eastAsia="Arial Unicode MS"/>
              </w:rPr>
              <w:t>'</w:t>
            </w:r>
            <w:r w:rsidRPr="00240AC5">
              <w:rPr>
                <w:rFonts w:eastAsia="Arial Unicode MS"/>
              </w:rPr>
              <w:t>padChar</w:t>
            </w:r>
            <w:r w:rsidR="00792603" w:rsidRPr="00240AC5">
              <w:rPr>
                <w:rFonts w:eastAsia="Arial Unicode MS"/>
              </w:rPr>
              <w:t>'.</w:t>
            </w:r>
          </w:p>
          <w:p w14:paraId="39B7DDF4" w14:textId="77777777" w:rsidR="006E47FB" w:rsidRPr="00240AC5" w:rsidRDefault="006E47FB" w:rsidP="007223DF">
            <w:pPr>
              <w:rPr>
                <w:rFonts w:eastAsia="Arial Unicode MS"/>
              </w:rPr>
            </w:pPr>
            <w:r w:rsidRPr="00240AC5">
              <w:rPr>
                <w:rFonts w:eastAsia="Arial Unicode MS"/>
              </w:rPr>
              <w:t>Indicates whether to pad the representation text on unparsing.</w:t>
            </w:r>
          </w:p>
          <w:p w14:paraId="5DCAB08E" w14:textId="77777777" w:rsidR="006E47FB" w:rsidRPr="00240AC5" w:rsidRDefault="006E47FB" w:rsidP="007223DF">
            <w:pPr>
              <w:rPr>
                <w:rFonts w:eastAsia="Arial Unicode MS"/>
              </w:rPr>
            </w:pPr>
            <w:r w:rsidRPr="00240AC5">
              <w:rPr>
                <w:rFonts w:eastAsia="Arial Unicode MS"/>
              </w:rPr>
              <w:t>‘none’: No padding occurs. When lengthKind is 'implicit' or 'explicit' the representation text must match the expected length otherwise it is a processing error.</w:t>
            </w:r>
          </w:p>
          <w:p w14:paraId="43E42C66" w14:textId="77777777" w:rsidR="006E47FB" w:rsidRPr="00240AC5" w:rsidRDefault="006E47FB" w:rsidP="007223DF">
            <w:pPr>
              <w:rPr>
                <w:rFonts w:eastAsia="Arial Unicode MS"/>
              </w:rPr>
            </w:pPr>
            <w:r w:rsidRPr="00240AC5">
              <w:rPr>
                <w:rFonts w:eastAsia="Arial Unicode MS"/>
              </w:rPr>
              <w:t xml:space="preserve">'padChar': The element is padded using the </w:t>
            </w:r>
            <w:r w:rsidR="008F0BD9" w:rsidRPr="00240AC5">
              <w:rPr>
                <w:rFonts w:eastAsia="Arial Unicode MS"/>
              </w:rPr>
              <w:t xml:space="preserve">dfdl:textStringPadCharacter, dfdl:textNumberPadCharacter, dfdl:textBooleanPadCharacter or dfdl:textCalendarPadCharacter </w:t>
            </w:r>
            <w:r w:rsidRPr="00240AC5">
              <w:rPr>
                <w:rFonts w:eastAsia="Arial Unicode MS"/>
              </w:rPr>
              <w:t xml:space="preserve"> </w:t>
            </w:r>
            <w:r w:rsidR="008F0BD9" w:rsidRPr="00240AC5">
              <w:rPr>
                <w:rFonts w:eastAsia="Arial Unicode MS"/>
              </w:rPr>
              <w:t>depending on the type of the element</w:t>
            </w:r>
          </w:p>
          <w:p w14:paraId="238825B7" w14:textId="77777777" w:rsidR="00572A06" w:rsidRPr="00240AC5" w:rsidRDefault="006E47FB" w:rsidP="007223DF">
            <w:pPr>
              <w:rPr>
                <w:rFonts w:eastAsia="Arial Unicode MS"/>
              </w:rPr>
            </w:pPr>
            <w:r w:rsidRPr="00240AC5">
              <w:rPr>
                <w:rFonts w:eastAsia="Arial Unicode MS"/>
              </w:rPr>
              <w:t xml:space="preserve">When lengthKind is 'implicit' the element is padded to the implicit length for the type. </w:t>
            </w:r>
          </w:p>
          <w:p w14:paraId="391B9D18" w14:textId="77777777" w:rsidR="0099163E" w:rsidRPr="00240AC5" w:rsidRDefault="006E47FB" w:rsidP="007223DF">
            <w:pPr>
              <w:rPr>
                <w:ins w:id="9996" w:author="Steve Hanson" w:date="2012-02-23T16:01:00Z"/>
                <w:rFonts w:eastAsia="Arial Unicode MS"/>
              </w:rPr>
            </w:pPr>
            <w:r w:rsidRPr="00240AC5">
              <w:rPr>
                <w:rFonts w:eastAsia="Arial Unicode MS"/>
              </w:rPr>
              <w:t xml:space="preserve">When lengthKind is 'explicit' the element is padded to the length given by the dfdl:length property. </w:t>
            </w:r>
          </w:p>
          <w:p w14:paraId="736683B9" w14:textId="61D84F53" w:rsidR="006E47FB" w:rsidRPr="00240AC5" w:rsidRDefault="006E47FB" w:rsidP="007223DF">
            <w:pPr>
              <w:rPr>
                <w:rFonts w:eastAsia="Arial Unicode MS"/>
              </w:rPr>
            </w:pPr>
            <w:del w:id="9997" w:author="Steve Hanson" w:date="2012-02-23T16:01:00Z">
              <w:r w:rsidRPr="00240AC5" w:rsidDel="0099163E">
                <w:rPr>
                  <w:rFonts w:eastAsia="Arial Unicode MS"/>
                </w:rPr>
                <w:br/>
              </w:r>
            </w:del>
            <w:r w:rsidRPr="00240AC5">
              <w:rPr>
                <w:rFonts w:eastAsia="Arial Unicode MS"/>
              </w:rPr>
              <w:t xml:space="preserve">When lengthKind is 'delimited', 'prefixed', 'pattern' or 'endOfParent' the element is padded to the length given by the </w:t>
            </w:r>
            <w:ins w:id="9998" w:author="mbeckerle" w:date="2013-07-11T18:12:00Z">
              <w:r w:rsidR="00B75180">
                <w:rPr>
                  <w:rFonts w:eastAsia="Arial Unicode MS"/>
                </w:rPr>
                <w:t xml:space="preserve">XSD </w:t>
              </w:r>
            </w:ins>
            <w:del w:id="9999" w:author="mbeckerle" w:date="2013-07-11T18:12:00Z">
              <w:r w:rsidRPr="00240AC5" w:rsidDel="00B75180">
                <w:rPr>
                  <w:rFonts w:eastAsia="Arial Unicode MS"/>
                </w:rPr>
                <w:delText>xs:</w:delText>
              </w:r>
            </w:del>
            <w:r w:rsidRPr="00240AC5">
              <w:rPr>
                <w:rFonts w:eastAsia="Arial Unicode MS"/>
              </w:rPr>
              <w:t>minLength facet for type '</w:t>
            </w:r>
            <w:r w:rsidR="005C4E8A" w:rsidRPr="00240AC5">
              <w:rPr>
                <w:rFonts w:eastAsia="Arial Unicode MS"/>
              </w:rPr>
              <w:t>xs:</w:t>
            </w:r>
            <w:r w:rsidRPr="00240AC5">
              <w:rPr>
                <w:rFonts w:eastAsia="Arial Unicode MS"/>
              </w:rPr>
              <w:t>string' or  dfdl:</w:t>
            </w:r>
            <w:r w:rsidR="002B3F55" w:rsidRPr="00240AC5">
              <w:rPr>
                <w:rFonts w:eastAsia="Arial Unicode MS"/>
              </w:rPr>
              <w:t>textOutputMinLength</w:t>
            </w:r>
            <w:r w:rsidRPr="00240AC5">
              <w:rPr>
                <w:rFonts w:eastAsia="Arial Unicode MS"/>
              </w:rPr>
              <w:t xml:space="preserve">  property for other types.</w:t>
            </w:r>
          </w:p>
          <w:p w14:paraId="3ED84086" w14:textId="77777777" w:rsidR="00F7715B" w:rsidRPr="00240AC5" w:rsidRDefault="006E47FB" w:rsidP="007223DF">
            <w:pPr>
              <w:rPr>
                <w:rFonts w:eastAsia="Arial Unicode MS"/>
              </w:rPr>
            </w:pPr>
            <w:r w:rsidRPr="00240AC5">
              <w:rPr>
                <w:rFonts w:eastAsia="Arial Unicode MS"/>
              </w:rPr>
              <w:t>Annotation: dfdl:element</w:t>
            </w:r>
            <w:r w:rsidR="00EE5D95" w:rsidRPr="00240AC5">
              <w:rPr>
                <w:rFonts w:eastAsia="Arial Unicode MS"/>
              </w:rPr>
              <w:t>, dfdl:simpleType</w:t>
            </w:r>
            <w:r w:rsidRPr="00240AC5" w:rsidDel="006E47FB">
              <w:rPr>
                <w:rFonts w:eastAsia="Arial Unicode MS"/>
              </w:rPr>
              <w:t xml:space="preserve"> </w:t>
            </w:r>
          </w:p>
        </w:tc>
      </w:tr>
      <w:tr w:rsidR="007D75BE" w:rsidRPr="00240AC5" w14:paraId="581680F4" w14:textId="77777777" w:rsidTr="00240AC5">
        <w:trPr>
          <w:trHeight w:val="402"/>
        </w:trPr>
        <w:tc>
          <w:tcPr>
            <w:tcW w:w="2684" w:type="dxa"/>
            <w:shd w:val="clear" w:color="auto" w:fill="auto"/>
          </w:tcPr>
          <w:p w14:paraId="1A13635E" w14:textId="77777777" w:rsidR="007D75BE" w:rsidRPr="00240AC5" w:rsidRDefault="007D75BE" w:rsidP="00240AC5">
            <w:pPr>
              <w:tabs>
                <w:tab w:val="num" w:pos="360"/>
                <w:tab w:val="num" w:pos="540"/>
              </w:tabs>
              <w:spacing w:before="40" w:after="40"/>
              <w:rPr>
                <w:rFonts w:eastAsia="Arial Unicode MS" w:cs="Arial"/>
              </w:rPr>
            </w:pPr>
            <w:r w:rsidRPr="00240AC5">
              <w:rPr>
                <w:rFonts w:eastAsia="Arial Unicode MS" w:cs="Arial"/>
              </w:rPr>
              <w:t>textTrimKind</w:t>
            </w:r>
          </w:p>
        </w:tc>
        <w:tc>
          <w:tcPr>
            <w:tcW w:w="6424" w:type="dxa"/>
            <w:shd w:val="clear" w:color="auto" w:fill="auto"/>
          </w:tcPr>
          <w:p w14:paraId="74D7D48D" w14:textId="77777777" w:rsidR="007D75BE" w:rsidRPr="00240AC5" w:rsidRDefault="007D75BE" w:rsidP="007223DF">
            <w:pPr>
              <w:rPr>
                <w:rFonts w:eastAsia="Arial Unicode MS"/>
              </w:rPr>
            </w:pPr>
            <w:r w:rsidRPr="00240AC5">
              <w:rPr>
                <w:rFonts w:eastAsia="Arial Unicode MS"/>
              </w:rPr>
              <w:t>Enum</w:t>
            </w:r>
          </w:p>
          <w:p w14:paraId="17022966" w14:textId="77777777" w:rsidR="007D75BE" w:rsidRPr="00240AC5" w:rsidRDefault="007D75BE" w:rsidP="007223DF">
            <w:pPr>
              <w:rPr>
                <w:rFonts w:eastAsia="Arial Unicode MS"/>
              </w:rPr>
            </w:pPr>
            <w:r w:rsidRPr="00240AC5">
              <w:rPr>
                <w:rFonts w:eastAsia="Arial Unicode MS"/>
              </w:rPr>
              <w:t>Valid values ‘none’, ‘padChar’</w:t>
            </w:r>
          </w:p>
          <w:p w14:paraId="48FAF16A" w14:textId="77777777" w:rsidR="007D75BE" w:rsidRPr="00240AC5" w:rsidRDefault="007D75BE" w:rsidP="007223DF">
            <w:pPr>
              <w:rPr>
                <w:rFonts w:eastAsia="Arial Unicode MS"/>
              </w:rPr>
            </w:pPr>
            <w:r w:rsidRPr="00240AC5">
              <w:rPr>
                <w:rFonts w:eastAsia="Arial Unicode MS"/>
              </w:rPr>
              <w:t xml:space="preserve">Indicates whether to trim data on </w:t>
            </w:r>
            <w:r w:rsidR="006E47FB" w:rsidRPr="00240AC5">
              <w:rPr>
                <w:rFonts w:eastAsia="MS Mincho" w:cs="Arial"/>
                <w:color w:val="000000"/>
              </w:rPr>
              <w:t>parsing</w:t>
            </w:r>
            <w:r w:rsidRPr="00240AC5">
              <w:rPr>
                <w:rFonts w:eastAsia="Arial Unicode MS"/>
              </w:rPr>
              <w:t xml:space="preserve">. </w:t>
            </w:r>
          </w:p>
          <w:p w14:paraId="5E0C54A9" w14:textId="77777777" w:rsidR="00CB1E84" w:rsidRPr="00240AC5" w:rsidRDefault="00572A06" w:rsidP="007223DF">
            <w:pPr>
              <w:rPr>
                <w:rFonts w:eastAsia="Arial Unicode MS"/>
              </w:rPr>
            </w:pPr>
            <w:r w:rsidRPr="00240AC5">
              <w:rPr>
                <w:rFonts w:eastAsia="Arial Unicode MS"/>
              </w:rPr>
              <w:t xml:space="preserve">When </w:t>
            </w:r>
            <w:r w:rsidR="00CB1E84" w:rsidRPr="00240AC5">
              <w:rPr>
                <w:rFonts w:eastAsia="Arial Unicode MS"/>
              </w:rPr>
              <w:t xml:space="preserve">'none' </w:t>
            </w:r>
            <w:r w:rsidR="00392AEF" w:rsidRPr="00240AC5">
              <w:rPr>
                <w:rFonts w:eastAsia="Arial Unicode MS"/>
              </w:rPr>
              <w:t>n</w:t>
            </w:r>
            <w:r w:rsidR="00CB1E84" w:rsidRPr="00240AC5">
              <w:rPr>
                <w:rFonts w:eastAsia="Arial Unicode MS"/>
              </w:rPr>
              <w:t>o trimming takes place</w:t>
            </w:r>
          </w:p>
          <w:p w14:paraId="1A18B97A" w14:textId="77777777" w:rsidR="007D75BE" w:rsidRPr="00240AC5" w:rsidRDefault="00572A06" w:rsidP="007223DF">
            <w:pPr>
              <w:rPr>
                <w:rFonts w:eastAsia="Arial Unicode MS"/>
              </w:rPr>
            </w:pPr>
            <w:r w:rsidRPr="00240AC5">
              <w:rPr>
                <w:rFonts w:eastAsia="Arial Unicode MS"/>
              </w:rPr>
              <w:t xml:space="preserve">When </w:t>
            </w:r>
            <w:r w:rsidR="00CB1E84" w:rsidRPr="00240AC5">
              <w:rPr>
                <w:rFonts w:eastAsia="Arial Unicode MS"/>
              </w:rPr>
              <w:t xml:space="preserve">'padChar' </w:t>
            </w:r>
            <w:r w:rsidR="00392AEF" w:rsidRPr="00240AC5">
              <w:rPr>
                <w:rFonts w:eastAsia="Arial Unicode MS"/>
              </w:rPr>
              <w:t>t</w:t>
            </w:r>
            <w:r w:rsidR="006E47FB" w:rsidRPr="00240AC5">
              <w:rPr>
                <w:rFonts w:eastAsia="Arial Unicode MS"/>
              </w:rPr>
              <w:t xml:space="preserve">he element is trimmed of the </w:t>
            </w:r>
            <w:r w:rsidR="008F0BD9" w:rsidRPr="00240AC5">
              <w:rPr>
                <w:rFonts w:eastAsia="Arial Unicode MS"/>
              </w:rPr>
              <w:t xml:space="preserve">dfdl:textStringPadCharacter, dfdl:textNumberPadCharacter, dfdl:textBooleanPadCharacter or dfdl:textCalendarPadCharacter </w:t>
            </w:r>
            <w:r w:rsidR="006E47FB" w:rsidRPr="00240AC5">
              <w:rPr>
                <w:rFonts w:eastAsia="Arial Unicode MS"/>
              </w:rPr>
              <w:t xml:space="preserve"> </w:t>
            </w:r>
            <w:r w:rsidR="008F0BD9" w:rsidRPr="00240AC5">
              <w:rPr>
                <w:rFonts w:eastAsia="Arial Unicode MS"/>
              </w:rPr>
              <w:t>depending on the type of the element.</w:t>
            </w:r>
            <w:r w:rsidR="007D75BE" w:rsidRPr="00240AC5">
              <w:rPr>
                <w:rFonts w:eastAsia="Arial Unicode MS"/>
              </w:rPr>
              <w:t xml:space="preserve">. </w:t>
            </w:r>
          </w:p>
          <w:p w14:paraId="41904E3E" w14:textId="77777777" w:rsidR="007D75BE" w:rsidRPr="00240AC5" w:rsidRDefault="00EE5D95" w:rsidP="007223DF">
            <w:pPr>
              <w:rPr>
                <w:rFonts w:eastAsia="Arial Unicode MS"/>
              </w:rPr>
            </w:pPr>
            <w:r w:rsidRPr="00240AC5">
              <w:rPr>
                <w:rFonts w:eastAsia="Arial Unicode MS"/>
              </w:rPr>
              <w:t>Annotation: dfdl:element , dfdl:simpleType</w:t>
            </w:r>
          </w:p>
        </w:tc>
      </w:tr>
      <w:tr w:rsidR="000126FC" w:rsidRPr="00240AC5" w14:paraId="0A2FE920" w14:textId="77777777" w:rsidTr="00240AC5">
        <w:trPr>
          <w:trHeight w:val="402"/>
        </w:trPr>
        <w:tc>
          <w:tcPr>
            <w:tcW w:w="2684" w:type="dxa"/>
            <w:shd w:val="clear" w:color="auto" w:fill="auto"/>
          </w:tcPr>
          <w:p w14:paraId="725E0813" w14:textId="77777777" w:rsidR="000126FC" w:rsidRPr="00240AC5" w:rsidRDefault="002B3F55" w:rsidP="00240AC5">
            <w:pPr>
              <w:tabs>
                <w:tab w:val="num" w:pos="360"/>
                <w:tab w:val="num" w:pos="540"/>
              </w:tabs>
              <w:spacing w:before="40" w:after="40"/>
              <w:ind w:left="180" w:hanging="180"/>
              <w:rPr>
                <w:rFonts w:eastAsia="Arial Unicode MS" w:cs="Arial"/>
                <w:sz w:val="18"/>
                <w:szCs w:val="18"/>
              </w:rPr>
            </w:pPr>
            <w:r w:rsidRPr="00240AC5">
              <w:rPr>
                <w:rFonts w:eastAsia="MS Mincho" w:cs="Arial"/>
                <w:color w:val="000000"/>
                <w:lang w:eastAsia="ja-JP" w:bidi="he-IL"/>
              </w:rPr>
              <w:t>textOutputMinLength</w:t>
            </w:r>
          </w:p>
        </w:tc>
        <w:tc>
          <w:tcPr>
            <w:tcW w:w="6424" w:type="dxa"/>
            <w:shd w:val="clear" w:color="auto" w:fill="auto"/>
          </w:tcPr>
          <w:p w14:paraId="1C68AF46" w14:textId="77777777" w:rsidR="000126FC" w:rsidRPr="00240AC5" w:rsidRDefault="00B937D4" w:rsidP="007223DF">
            <w:pPr>
              <w:rPr>
                <w:rFonts w:eastAsia="Arial Unicode MS"/>
              </w:rPr>
            </w:pPr>
            <w:r w:rsidRPr="00240AC5">
              <w:rPr>
                <w:rFonts w:eastAsia="Arial Unicode MS"/>
              </w:rPr>
              <w:t xml:space="preserve">Non-negative </w:t>
            </w:r>
            <w:r w:rsidR="00293086" w:rsidRPr="00240AC5">
              <w:rPr>
                <w:rFonts w:eastAsia="Arial Unicode MS"/>
              </w:rPr>
              <w:t>I</w:t>
            </w:r>
            <w:r w:rsidRPr="00240AC5">
              <w:rPr>
                <w:rFonts w:eastAsia="Arial Unicode MS"/>
              </w:rPr>
              <w:t>nteger</w:t>
            </w:r>
            <w:r w:rsidR="000126FC" w:rsidRPr="00240AC5">
              <w:rPr>
                <w:rFonts w:eastAsia="Arial Unicode MS"/>
              </w:rPr>
              <w:t xml:space="preserve">.   </w:t>
            </w:r>
          </w:p>
          <w:p w14:paraId="7718D955" w14:textId="57728B98" w:rsidR="000126FC" w:rsidRPr="00240AC5" w:rsidRDefault="000126FC" w:rsidP="007223DF">
            <w:pPr>
              <w:rPr>
                <w:rFonts w:eastAsia="Arial Unicode MS"/>
              </w:rPr>
            </w:pPr>
            <w:r w:rsidRPr="00240AC5">
              <w:rPr>
                <w:rFonts w:eastAsia="Arial Unicode MS"/>
              </w:rPr>
              <w:t xml:space="preserve">Only used when </w:t>
            </w:r>
            <w:r w:rsidR="0044569C" w:rsidRPr="00240AC5">
              <w:rPr>
                <w:rFonts w:eastAsia="Arial Unicode MS"/>
              </w:rPr>
              <w:t>dfdl:</w:t>
            </w:r>
            <w:r w:rsidRPr="00240AC5">
              <w:rPr>
                <w:rFonts w:eastAsia="Arial Unicode MS"/>
              </w:rPr>
              <w:t xml:space="preserve">textPadKind is </w:t>
            </w:r>
            <w:r w:rsidR="0044569C" w:rsidRPr="00240AC5">
              <w:rPr>
                <w:rFonts w:eastAsia="Arial Unicode MS"/>
              </w:rPr>
              <w:t>'</w:t>
            </w:r>
            <w:r w:rsidRPr="00240AC5">
              <w:rPr>
                <w:rFonts w:eastAsia="Arial Unicode MS"/>
              </w:rPr>
              <w:t>padChar</w:t>
            </w:r>
            <w:r w:rsidR="0044569C" w:rsidRPr="00240AC5">
              <w:rPr>
                <w:rFonts w:eastAsia="Arial Unicode MS"/>
              </w:rPr>
              <w:t>'</w:t>
            </w:r>
            <w:r w:rsidRPr="00240AC5">
              <w:rPr>
                <w:rFonts w:eastAsia="Arial Unicode MS"/>
              </w:rPr>
              <w:t xml:space="preserve"> and </w:t>
            </w:r>
            <w:r w:rsidR="0044569C" w:rsidRPr="00240AC5">
              <w:rPr>
                <w:rFonts w:eastAsia="Arial Unicode MS"/>
              </w:rPr>
              <w:t>dfdl:</w:t>
            </w:r>
            <w:r w:rsidRPr="00240AC5">
              <w:rPr>
                <w:rFonts w:eastAsia="Arial Unicode MS"/>
              </w:rPr>
              <w:t>lengthKind is 'delimited', 'prefixed', 'pattern'</w:t>
            </w:r>
            <w:ins w:id="10000" w:author="mbeckerle" w:date="2013-02-18T19:44:00Z">
              <w:r w:rsidR="00C23781">
                <w:rPr>
                  <w:rFonts w:eastAsia="Arial Unicode MS"/>
                </w:rPr>
                <w:t xml:space="preserve">, </w:t>
              </w:r>
              <w:commentRangeStart w:id="10001"/>
              <w:r w:rsidR="00C23781">
                <w:rPr>
                  <w:rFonts w:eastAsia="Arial Unicode MS"/>
                </w:rPr>
                <w:t>'explicit'</w:t>
              </w:r>
            </w:ins>
            <w:ins w:id="10002" w:author="mbeckerle" w:date="2013-02-18T19:45:00Z">
              <w:r w:rsidR="00C23781">
                <w:rPr>
                  <w:rFonts w:eastAsia="Arial Unicode MS"/>
                </w:rPr>
                <w:t xml:space="preserve"> (when dfdl:length is an expression)</w:t>
              </w:r>
            </w:ins>
            <w:r w:rsidRPr="00240AC5">
              <w:rPr>
                <w:rFonts w:eastAsia="Arial Unicode MS"/>
              </w:rPr>
              <w:t xml:space="preserve"> </w:t>
            </w:r>
            <w:commentRangeEnd w:id="10001"/>
            <w:r w:rsidR="00C23781">
              <w:rPr>
                <w:rStyle w:val="CommentReference"/>
              </w:rPr>
              <w:commentReference w:id="10001"/>
            </w:r>
            <w:r w:rsidRPr="00240AC5">
              <w:rPr>
                <w:rFonts w:eastAsia="Arial Unicode MS"/>
              </w:rPr>
              <w:t>or 'endOfParent'</w:t>
            </w:r>
            <w:r w:rsidR="00CC432E" w:rsidRPr="00240AC5">
              <w:rPr>
                <w:rFonts w:eastAsia="Arial Unicode MS"/>
              </w:rPr>
              <w:t xml:space="preserve">, and type is not </w:t>
            </w:r>
            <w:r w:rsidR="00391A26" w:rsidRPr="00240AC5">
              <w:rPr>
                <w:rFonts w:eastAsia="Arial Unicode MS"/>
              </w:rPr>
              <w:t>xs:</w:t>
            </w:r>
            <w:r w:rsidR="00CC432E" w:rsidRPr="00240AC5">
              <w:rPr>
                <w:rFonts w:eastAsia="Arial Unicode MS"/>
              </w:rPr>
              <w:t>string</w:t>
            </w:r>
          </w:p>
          <w:p w14:paraId="3B316CA1" w14:textId="60AEC967" w:rsidR="00C23781" w:rsidRDefault="000126FC" w:rsidP="007223DF">
            <w:pPr>
              <w:rPr>
                <w:ins w:id="10003" w:author="mbeckerle" w:date="2013-02-18T19:44:00Z"/>
                <w:rFonts w:eastAsia="Arial Unicode MS"/>
              </w:rPr>
            </w:pPr>
            <w:r w:rsidRPr="00240AC5">
              <w:rPr>
                <w:rFonts w:eastAsia="Arial Unicode MS"/>
              </w:rPr>
              <w:t xml:space="preserve">Specifies the minimum </w:t>
            </w:r>
            <w:r w:rsidR="00B0797F" w:rsidRPr="00240AC5">
              <w:rPr>
                <w:rFonts w:eastAsia="Arial Unicode MS"/>
              </w:rPr>
              <w:t>representation length</w:t>
            </w:r>
            <w:r w:rsidRPr="00240AC5">
              <w:rPr>
                <w:rFonts w:eastAsia="Arial Unicode MS"/>
              </w:rPr>
              <w:t xml:space="preserve"> during unparsing for simple types that do not allow the </w:t>
            </w:r>
            <w:ins w:id="10004" w:author="mbeckerle" w:date="2013-07-11T18:12:00Z">
              <w:r w:rsidR="00B75180">
                <w:rPr>
                  <w:rFonts w:eastAsia="Arial Unicode MS"/>
                </w:rPr>
                <w:t xml:space="preserve">XSD </w:t>
              </w:r>
            </w:ins>
            <w:del w:id="10005" w:author="mbeckerle" w:date="2013-07-11T18:12:00Z">
              <w:r w:rsidRPr="00240AC5" w:rsidDel="00B75180">
                <w:rPr>
                  <w:rFonts w:eastAsia="Arial Unicode MS"/>
                </w:rPr>
                <w:delText>xs:</w:delText>
              </w:r>
            </w:del>
            <w:r w:rsidRPr="00240AC5">
              <w:rPr>
                <w:rFonts w:eastAsia="Arial Unicode MS"/>
              </w:rPr>
              <w:t>min</w:t>
            </w:r>
            <w:ins w:id="10006" w:author="mbeckerle" w:date="2013-02-18T19:44:00Z">
              <w:r w:rsidR="00C23781">
                <w:rPr>
                  <w:rFonts w:eastAsia="Arial Unicode MS"/>
                </w:rPr>
                <w:t>L</w:t>
              </w:r>
            </w:ins>
            <w:del w:id="10007" w:author="mbeckerle" w:date="2013-02-18T19:44:00Z">
              <w:r w:rsidRPr="00240AC5" w:rsidDel="00C23781">
                <w:rPr>
                  <w:rFonts w:eastAsia="Arial Unicode MS"/>
                </w:rPr>
                <w:delText>l</w:delText>
              </w:r>
            </w:del>
            <w:r w:rsidRPr="00240AC5">
              <w:rPr>
                <w:rFonts w:eastAsia="Arial Unicode MS"/>
              </w:rPr>
              <w:t>ength fac</w:t>
            </w:r>
            <w:r w:rsidR="00792603" w:rsidRPr="00240AC5">
              <w:rPr>
                <w:rFonts w:eastAsia="Arial Unicode MS"/>
              </w:rPr>
              <w:t>e</w:t>
            </w:r>
            <w:r w:rsidRPr="00240AC5">
              <w:rPr>
                <w:rFonts w:eastAsia="Arial Unicode MS"/>
              </w:rPr>
              <w:t>t to be specified.</w:t>
            </w:r>
            <w:del w:id="10008" w:author="mbeckerle" w:date="2013-07-11T18:44:00Z">
              <w:r w:rsidRPr="00240AC5" w:rsidDel="00811FA0">
                <w:rPr>
                  <w:rFonts w:eastAsia="Arial Unicode MS"/>
                </w:rPr>
                <w:delText xml:space="preserve"> The units are specified by the dfdl:lengthUnits property.</w:delText>
              </w:r>
            </w:del>
            <w:r w:rsidRPr="00240AC5">
              <w:rPr>
                <w:rFonts w:eastAsia="Arial Unicode MS"/>
              </w:rPr>
              <w:t xml:space="preserve"> </w:t>
            </w:r>
          </w:p>
          <w:p w14:paraId="1343FB19" w14:textId="78156CD7" w:rsidR="00811FA0" w:rsidRPr="00811FA0" w:rsidRDefault="00811FA0" w:rsidP="007223DF">
            <w:pPr>
              <w:rPr>
                <w:ins w:id="10009" w:author="mbeckerle" w:date="2013-07-11T18:44:00Z"/>
                <w:rFonts w:ascii="Helv" w:hAnsi="Helv" w:cs="Helv"/>
                <w:lang w:eastAsia="en-GB"/>
                <w:rPrChange w:id="10010" w:author="mbeckerle" w:date="2013-07-11T18:44:00Z">
                  <w:rPr>
                    <w:ins w:id="10011" w:author="mbeckerle" w:date="2013-07-11T18:44:00Z"/>
                    <w:rFonts w:ascii="Helv" w:hAnsi="Helv" w:cs="Helv"/>
                    <w:color w:val="0000FF"/>
                    <w:lang w:eastAsia="en-GB"/>
                  </w:rPr>
                </w:rPrChange>
              </w:rPr>
            </w:pPr>
            <w:commentRangeStart w:id="10012"/>
            <w:ins w:id="10013" w:author="mbeckerle" w:date="2013-07-11T18:43:00Z">
              <w:r w:rsidRPr="00811FA0">
                <w:rPr>
                  <w:rFonts w:ascii="Helv" w:hAnsi="Helv" w:cs="Helv"/>
                  <w:lang w:eastAsia="en-GB"/>
                  <w:rPrChange w:id="10014" w:author="mbeckerle" w:date="2013-07-11T18:44:00Z">
                    <w:rPr>
                      <w:rFonts w:ascii="Helv" w:hAnsi="Helv" w:cs="Helv"/>
                      <w:color w:val="0000FF"/>
                      <w:lang w:eastAsia="en-GB"/>
                    </w:rPr>
                  </w:rPrChange>
                </w:rPr>
                <w:t>For dfdl:lengthKind 'delimited', 'pattern' and 'endOfParent' the length units are always characters, for other dfdl:lengthKinds the length units are specified by the dfdl:lengthUnits property.</w:t>
              </w:r>
            </w:ins>
            <w:commentRangeEnd w:id="10012"/>
            <w:ins w:id="10015" w:author="mbeckerle" w:date="2013-07-11T18:44:00Z">
              <w:r>
                <w:rPr>
                  <w:rStyle w:val="CommentReference"/>
                </w:rPr>
                <w:commentReference w:id="10012"/>
              </w:r>
            </w:ins>
          </w:p>
          <w:p w14:paraId="0F5687F8" w14:textId="121D28B1" w:rsidR="000126FC" w:rsidRPr="00811FA0" w:rsidRDefault="000126FC" w:rsidP="007223DF">
            <w:pPr>
              <w:rPr>
                <w:rFonts w:ascii="Helv" w:hAnsi="Helv" w:cs="Helv"/>
                <w:color w:val="0000FF"/>
                <w:lang w:eastAsia="en-GB"/>
                <w:rPrChange w:id="10016" w:author="mbeckerle" w:date="2013-07-11T18:44:00Z">
                  <w:rPr>
                    <w:rFonts w:eastAsia="Arial Unicode MS"/>
                  </w:rPr>
                </w:rPrChange>
              </w:rPr>
            </w:pPr>
            <w:del w:id="10017" w:author="mbeckerle" w:date="2013-07-24T09:50:00Z">
              <w:r w:rsidRPr="00240AC5" w:rsidDel="00063F1E">
                <w:rPr>
                  <w:rFonts w:eastAsia="Arial Unicode MS"/>
                </w:rPr>
                <w:br/>
              </w:r>
            </w:del>
            <w:r w:rsidRPr="00240AC5">
              <w:rPr>
                <w:rFonts w:eastAsia="Arial Unicode MS"/>
              </w:rPr>
              <w:t>If dfdl:</w:t>
            </w:r>
            <w:r w:rsidR="002B3F55" w:rsidRPr="00240AC5">
              <w:rPr>
                <w:rFonts w:eastAsia="Arial Unicode MS"/>
              </w:rPr>
              <w:t>textOutputMinLength</w:t>
            </w:r>
            <w:r w:rsidRPr="00240AC5">
              <w:rPr>
                <w:rFonts w:eastAsia="Arial Unicode MS"/>
              </w:rPr>
              <w:t xml:space="preserve"> is zero or less than the length of the representation text then no padding occurs.</w:t>
            </w:r>
          </w:p>
          <w:p w14:paraId="05AAF2C3" w14:textId="77777777" w:rsidR="000126FC" w:rsidRPr="00240AC5" w:rsidRDefault="00054D00" w:rsidP="007223DF">
            <w:pPr>
              <w:rPr>
                <w:rFonts w:eastAsia="Arial Unicode MS"/>
              </w:rPr>
            </w:pPr>
            <w:r w:rsidRPr="00240AC5">
              <w:rPr>
                <w:rFonts w:eastAsia="Arial Unicode MS"/>
              </w:rPr>
              <w:t>Annotation: dfdl:element, dfdl:simpleType</w:t>
            </w:r>
          </w:p>
        </w:tc>
      </w:tr>
      <w:tr w:rsidR="000126FC" w:rsidRPr="00240AC5" w14:paraId="1A0E2CED" w14:textId="77777777" w:rsidTr="00240AC5">
        <w:trPr>
          <w:trHeight w:val="402"/>
        </w:trPr>
        <w:tc>
          <w:tcPr>
            <w:tcW w:w="2684" w:type="dxa"/>
            <w:shd w:val="clear" w:color="auto" w:fill="auto"/>
          </w:tcPr>
          <w:p w14:paraId="6B0F32A2" w14:textId="77777777" w:rsidR="000126FC" w:rsidRPr="00240AC5" w:rsidRDefault="000126FC" w:rsidP="00240AC5">
            <w:pPr>
              <w:tabs>
                <w:tab w:val="num" w:pos="360"/>
                <w:tab w:val="num" w:pos="540"/>
              </w:tabs>
              <w:spacing w:before="40" w:after="40"/>
              <w:ind w:left="180" w:hanging="180"/>
              <w:rPr>
                <w:rFonts w:eastAsia="Arial Unicode MS" w:cs="Arial"/>
                <w:sz w:val="18"/>
                <w:szCs w:val="18"/>
              </w:rPr>
            </w:pPr>
            <w:r w:rsidRPr="00240AC5">
              <w:rPr>
                <w:rFonts w:eastAsia="Arial Unicode MS"/>
                <w:szCs w:val="18"/>
              </w:rPr>
              <w:t>escapeSchemeRef</w:t>
            </w:r>
          </w:p>
        </w:tc>
        <w:tc>
          <w:tcPr>
            <w:tcW w:w="6424" w:type="dxa"/>
            <w:shd w:val="clear" w:color="auto" w:fill="auto"/>
          </w:tcPr>
          <w:p w14:paraId="41167207" w14:textId="18144232" w:rsidR="000126FC" w:rsidRPr="00240AC5" w:rsidRDefault="00D9071B" w:rsidP="007223DF">
            <w:pPr>
              <w:rPr>
                <w:rFonts w:eastAsia="Arial Unicode MS"/>
              </w:rPr>
            </w:pPr>
            <w:r w:rsidRPr="00240AC5">
              <w:rPr>
                <w:rFonts w:eastAsia="Arial Unicode MS"/>
              </w:rPr>
              <w:t>Q</w:t>
            </w:r>
            <w:ins w:id="10018" w:author="Steve Hanson" w:date="2013-02-19T14:28:00Z">
              <w:r w:rsidR="000272BD">
                <w:rPr>
                  <w:rFonts w:eastAsia="Arial Unicode MS"/>
                </w:rPr>
                <w:t>N</w:t>
              </w:r>
            </w:ins>
            <w:del w:id="10019" w:author="Steve Hanson" w:date="2013-02-19T14:28:00Z">
              <w:r w:rsidRPr="00240AC5" w:rsidDel="000272BD">
                <w:rPr>
                  <w:rFonts w:eastAsia="Arial Unicode MS"/>
                </w:rPr>
                <w:delText>n</w:delText>
              </w:r>
            </w:del>
            <w:r w:rsidRPr="00240AC5">
              <w:rPr>
                <w:rFonts w:eastAsia="Arial Unicode MS"/>
              </w:rPr>
              <w:t xml:space="preserve">ame or </w:t>
            </w:r>
            <w:r w:rsidR="007F285D" w:rsidRPr="00240AC5">
              <w:rPr>
                <w:rFonts w:eastAsia="Arial Unicode MS"/>
              </w:rPr>
              <w:t>empty String</w:t>
            </w:r>
          </w:p>
          <w:p w14:paraId="15215614" w14:textId="77777777" w:rsidR="000126FC" w:rsidRPr="00240AC5" w:rsidRDefault="000126FC" w:rsidP="007223DF">
            <w:pPr>
              <w:rPr>
                <w:rFonts w:eastAsia="Arial Unicode MS"/>
              </w:rPr>
            </w:pPr>
            <w:r w:rsidRPr="00240AC5">
              <w:rPr>
                <w:rFonts w:eastAsia="Arial Unicode MS"/>
              </w:rPr>
              <w:t>The name of the</w:t>
            </w:r>
            <w:r w:rsidR="00C9289B" w:rsidRPr="00240AC5">
              <w:rPr>
                <w:rFonts w:eastAsia="Arial Unicode MS"/>
              </w:rPr>
              <w:t xml:space="preserve"> dfdl:defineEscapeScheme </w:t>
            </w:r>
            <w:r w:rsidRPr="00240AC5">
              <w:rPr>
                <w:rFonts w:eastAsia="Arial Unicode MS"/>
              </w:rPr>
              <w:t>annotation that provides the additional properties used to describe the escape scheme. If the value is the empty string then escaping is explicitly turned off.</w:t>
            </w:r>
          </w:p>
          <w:p w14:paraId="3AF00772" w14:textId="528E93D1" w:rsidR="000126FC" w:rsidRPr="00240AC5" w:rsidRDefault="000126FC" w:rsidP="007223DF">
            <w:pPr>
              <w:rPr>
                <w:rFonts w:eastAsia="Arial Unicode MS"/>
                <w:szCs w:val="18"/>
              </w:rPr>
            </w:pPr>
            <w:r w:rsidRPr="00240AC5">
              <w:rPr>
                <w:rFonts w:eastAsia="Arial Unicode MS"/>
                <w:szCs w:val="18"/>
              </w:rPr>
              <w:t>See</w:t>
            </w:r>
            <w:ins w:id="10020" w:author="mbeckerle" w:date="2012-04-22T18:03:00Z">
              <w:r w:rsidR="0045662B">
                <w:rPr>
                  <w:rFonts w:eastAsia="Arial Unicode MS"/>
                  <w:szCs w:val="18"/>
                </w:rPr>
                <w:t>:</w:t>
              </w:r>
            </w:ins>
            <w:ins w:id="10021" w:author="mbeckerle" w:date="2013-07-24T15:32:00Z">
              <w:r w:rsidR="004C09D0">
                <w:rPr>
                  <w:rFonts w:eastAsia="Arial Unicode MS"/>
                  <w:szCs w:val="18"/>
                </w:rPr>
                <w:t xml:space="preserve"> </w:t>
              </w:r>
            </w:ins>
            <w:ins w:id="10022" w:author="mbeckerle" w:date="2013-07-24T15:35:00Z">
              <w:r w:rsidR="004C09D0">
                <w:rPr>
                  <w:rFonts w:eastAsia="Arial Unicode MS"/>
                  <w:szCs w:val="18"/>
                </w:rPr>
                <w:t xml:space="preserve">Section </w:t>
              </w:r>
            </w:ins>
            <w:ins w:id="10023" w:author="mbeckerle" w:date="2013-07-24T15:36:00Z">
              <w:r w:rsidR="004C09D0">
                <w:rPr>
                  <w:rFonts w:eastAsia="Arial Unicode MS"/>
                  <w:szCs w:val="18"/>
                </w:rPr>
                <w:fldChar w:fldCharType="begin"/>
              </w:r>
              <w:r w:rsidR="004C09D0">
                <w:rPr>
                  <w:rFonts w:eastAsia="Arial Unicode MS"/>
                  <w:szCs w:val="18"/>
                </w:rPr>
                <w:instrText xml:space="preserve"> REF _Ref220489733 \r \h </w:instrText>
              </w:r>
            </w:ins>
            <w:r w:rsidR="004C09D0">
              <w:rPr>
                <w:rFonts w:eastAsia="Arial Unicode MS"/>
                <w:szCs w:val="18"/>
              </w:rPr>
            </w:r>
            <w:r w:rsidR="004C09D0">
              <w:rPr>
                <w:rFonts w:eastAsia="Arial Unicode MS"/>
                <w:szCs w:val="18"/>
              </w:rPr>
              <w:fldChar w:fldCharType="separate"/>
            </w:r>
            <w:ins w:id="10024" w:author="mbeckerle" w:date="2013-07-24T15:36:00Z">
              <w:r w:rsidR="004C09D0">
                <w:rPr>
                  <w:rFonts w:eastAsia="Arial Unicode MS"/>
                  <w:szCs w:val="18"/>
                </w:rPr>
                <w:t>7.6</w:t>
              </w:r>
              <w:r w:rsidR="004C09D0">
                <w:rPr>
                  <w:rFonts w:eastAsia="Arial Unicode MS"/>
                  <w:szCs w:val="18"/>
                </w:rPr>
                <w:fldChar w:fldCharType="end"/>
              </w:r>
            </w:ins>
            <w:ins w:id="10025" w:author="mbeckerle" w:date="2013-07-24T15:35:00Z">
              <w:r w:rsidR="004C09D0">
                <w:rPr>
                  <w:rFonts w:eastAsia="Arial Unicode MS"/>
                  <w:szCs w:val="18"/>
                </w:rPr>
                <w:t xml:space="preserve"> </w:t>
              </w:r>
              <w:r w:rsidR="004C09D0">
                <w:rPr>
                  <w:rFonts w:eastAsia="Arial Unicode MS"/>
                  <w:szCs w:val="18"/>
                </w:rPr>
                <w:fldChar w:fldCharType="begin"/>
              </w:r>
              <w:r w:rsidR="004C09D0">
                <w:rPr>
                  <w:rFonts w:eastAsia="Arial Unicode MS"/>
                  <w:szCs w:val="18"/>
                </w:rPr>
                <w:instrText xml:space="preserve"> REF _Ref220489733 \h </w:instrText>
              </w:r>
            </w:ins>
            <w:r w:rsidR="004C09D0">
              <w:rPr>
                <w:rFonts w:eastAsia="Arial Unicode MS"/>
                <w:szCs w:val="18"/>
              </w:rPr>
            </w:r>
            <w:r w:rsidR="004C09D0">
              <w:rPr>
                <w:rFonts w:eastAsia="Arial Unicode MS"/>
                <w:szCs w:val="18"/>
              </w:rPr>
              <w:fldChar w:fldCharType="separate"/>
            </w:r>
            <w:ins w:id="10026" w:author="mbeckerle" w:date="2013-07-24T15:35:00Z">
              <w:r w:rsidR="004C09D0" w:rsidRPr="005223F4">
                <w:t>The dfdl:escapeScheme Annotation Element</w:t>
              </w:r>
              <w:r w:rsidR="004C09D0">
                <w:rPr>
                  <w:rFonts w:eastAsia="Arial Unicode MS"/>
                  <w:szCs w:val="18"/>
                </w:rPr>
                <w:fldChar w:fldCharType="end"/>
              </w:r>
            </w:ins>
            <w:ins w:id="10027" w:author="mbeckerle" w:date="2013-07-24T15:36:00Z">
              <w:r w:rsidR="004C09D0">
                <w:rPr>
                  <w:rFonts w:eastAsia="Arial Unicode MS"/>
                  <w:szCs w:val="18"/>
                </w:rPr>
                <w:t>, and</w:t>
              </w:r>
            </w:ins>
            <w:ins w:id="10028" w:author="mbeckerle" w:date="2013-07-24T15:37:00Z">
              <w:r w:rsidR="004C09D0">
                <w:rPr>
                  <w:rFonts w:eastAsia="Arial Unicode MS"/>
                  <w:szCs w:val="18"/>
                </w:rPr>
                <w:t xml:space="preserve"> Section</w:t>
              </w:r>
            </w:ins>
            <w:ins w:id="10029" w:author="mbeckerle" w:date="2013-07-24T15:36:00Z">
              <w:r w:rsidR="004C09D0">
                <w:rPr>
                  <w:rFonts w:eastAsia="Arial Unicode MS"/>
                  <w:szCs w:val="18"/>
                </w:rPr>
                <w:t xml:space="preserve"> </w:t>
              </w:r>
              <w:r w:rsidR="004C09D0">
                <w:rPr>
                  <w:rFonts w:eastAsia="Arial Unicode MS"/>
                  <w:szCs w:val="18"/>
                </w:rPr>
                <w:fldChar w:fldCharType="begin"/>
              </w:r>
              <w:r w:rsidR="004C09D0">
                <w:rPr>
                  <w:rFonts w:eastAsia="Arial Unicode MS"/>
                  <w:szCs w:val="18"/>
                </w:rPr>
                <w:instrText xml:space="preserve"> REF _Ref362443507 \r \h </w:instrText>
              </w:r>
            </w:ins>
            <w:r w:rsidR="004C09D0">
              <w:rPr>
                <w:rFonts w:eastAsia="Arial Unicode MS"/>
                <w:szCs w:val="18"/>
              </w:rPr>
            </w:r>
            <w:r w:rsidR="004C09D0">
              <w:rPr>
                <w:rFonts w:eastAsia="Arial Unicode MS"/>
                <w:szCs w:val="18"/>
              </w:rPr>
              <w:fldChar w:fldCharType="separate"/>
            </w:r>
            <w:ins w:id="10030" w:author="mbeckerle" w:date="2013-07-24T15:36:00Z">
              <w:r w:rsidR="004C09D0">
                <w:rPr>
                  <w:rFonts w:eastAsia="Arial Unicode MS"/>
                  <w:szCs w:val="18"/>
                </w:rPr>
                <w:t>7.5</w:t>
              </w:r>
              <w:r w:rsidR="004C09D0">
                <w:rPr>
                  <w:rFonts w:eastAsia="Arial Unicode MS"/>
                  <w:szCs w:val="18"/>
                </w:rPr>
                <w:fldChar w:fldCharType="end"/>
              </w:r>
              <w:r w:rsidR="004C09D0">
                <w:rPr>
                  <w:rFonts w:eastAsia="Arial Unicode MS"/>
                  <w:szCs w:val="18"/>
                </w:rPr>
                <w:t xml:space="preserve"> </w:t>
              </w:r>
              <w:r w:rsidR="004C09D0">
                <w:rPr>
                  <w:rFonts w:eastAsia="Arial Unicode MS"/>
                  <w:szCs w:val="18"/>
                </w:rPr>
                <w:fldChar w:fldCharType="begin"/>
              </w:r>
              <w:r w:rsidR="004C09D0">
                <w:rPr>
                  <w:rFonts w:eastAsia="Arial Unicode MS"/>
                  <w:szCs w:val="18"/>
                </w:rPr>
                <w:instrText xml:space="preserve"> REF _Ref362443517 \h </w:instrText>
              </w:r>
            </w:ins>
            <w:r w:rsidR="004C09D0">
              <w:rPr>
                <w:rFonts w:eastAsia="Arial Unicode MS"/>
                <w:szCs w:val="18"/>
              </w:rPr>
            </w:r>
            <w:r w:rsidR="004C09D0">
              <w:rPr>
                <w:rFonts w:eastAsia="Arial Unicode MS"/>
                <w:szCs w:val="18"/>
              </w:rPr>
              <w:fldChar w:fldCharType="separate"/>
            </w:r>
            <w:ins w:id="10031" w:author="mbeckerle" w:date="2013-07-24T15:36:00Z">
              <w:r w:rsidR="004C09D0" w:rsidRPr="005223F4">
                <w:t xml:space="preserve">The dfdl:defineEscapeScheme </w:t>
              </w:r>
              <w:r w:rsidR="004C09D0">
                <w:t xml:space="preserve">Defining </w:t>
              </w:r>
              <w:r w:rsidR="004C09D0" w:rsidRPr="005223F4">
                <w:t>Annotation Element</w:t>
              </w:r>
              <w:r w:rsidR="004C09D0">
                <w:rPr>
                  <w:rFonts w:eastAsia="Arial Unicode MS"/>
                  <w:szCs w:val="18"/>
                </w:rPr>
                <w:fldChar w:fldCharType="end"/>
              </w:r>
              <w:r w:rsidR="004C09D0">
                <w:rPr>
                  <w:rFonts w:eastAsia="Arial Unicode MS"/>
                  <w:szCs w:val="18"/>
                </w:rPr>
                <w:t>.</w:t>
              </w:r>
            </w:ins>
            <w:del w:id="10032" w:author="mbeckerle" w:date="2012-04-22T18:03:00Z">
              <w:r w:rsidRPr="00240AC5" w:rsidDel="0045662B">
                <w:rPr>
                  <w:rFonts w:eastAsia="Arial Unicode MS"/>
                  <w:szCs w:val="18"/>
                </w:rPr>
                <w:delText xml:space="preserve"> </w:delText>
              </w:r>
            </w:del>
            <w:del w:id="10033" w:author="mbeckerle" w:date="2013-07-24T15:35:00Z">
              <w:r w:rsidRPr="00240AC5" w:rsidDel="004C09D0">
                <w:rPr>
                  <w:rFonts w:eastAsia="Arial Unicode MS"/>
                  <w:szCs w:val="18"/>
                </w:rPr>
                <w:delText xml:space="preserve"> </w:delText>
              </w:r>
              <w:r w:rsidRPr="00240AC5" w:rsidDel="004C09D0">
                <w:rPr>
                  <w:rFonts w:eastAsia="Arial Unicode MS"/>
                  <w:szCs w:val="18"/>
                </w:rPr>
                <w:fldChar w:fldCharType="begin"/>
              </w:r>
              <w:r w:rsidRPr="00240AC5" w:rsidDel="004C09D0">
                <w:rPr>
                  <w:rFonts w:eastAsia="Arial Unicode MS"/>
                  <w:szCs w:val="18"/>
                </w:rPr>
                <w:delInstrText xml:space="preserve"> REF _Ref228949039 \h </w:delInstrText>
              </w:r>
              <w:r w:rsidR="0045662B" w:rsidDel="004C09D0">
                <w:rPr>
                  <w:rFonts w:eastAsia="Arial Unicode MS"/>
                  <w:szCs w:val="18"/>
                </w:rPr>
                <w:delInstrText xml:space="preserve"> \* MERGEFORMAT </w:delInstrText>
              </w:r>
              <w:r w:rsidRPr="00240AC5" w:rsidDel="004C09D0">
                <w:rPr>
                  <w:rFonts w:eastAsia="Arial Unicode MS"/>
                  <w:szCs w:val="18"/>
                </w:rPr>
              </w:r>
              <w:r w:rsidRPr="00240AC5" w:rsidDel="004C09D0">
                <w:rPr>
                  <w:rFonts w:eastAsia="Arial Unicode MS"/>
                  <w:szCs w:val="18"/>
                </w:rPr>
                <w:fldChar w:fldCharType="separate"/>
              </w:r>
            </w:del>
            <w:del w:id="10034" w:author="mbeckerle" w:date="2013-07-10T14:51:00Z">
              <w:r w:rsidR="00D04199" w:rsidRPr="00240AC5" w:rsidDel="00D9274F">
                <w:rPr>
                  <w:rFonts w:eastAsia="Arial Unicode MS"/>
                </w:rPr>
                <w:delText>The dfdl:defineEscapeScheme Annotation Element</w:delText>
              </w:r>
            </w:del>
            <w:del w:id="10035" w:author="mbeckerle" w:date="2013-07-24T15:35:00Z">
              <w:r w:rsidRPr="00240AC5" w:rsidDel="004C09D0">
                <w:rPr>
                  <w:rFonts w:eastAsia="Arial Unicode MS"/>
                  <w:szCs w:val="18"/>
                </w:rPr>
                <w:fldChar w:fldCharType="end"/>
              </w:r>
              <w:r w:rsidRPr="00240AC5" w:rsidDel="004C09D0">
                <w:rPr>
                  <w:rFonts w:eastAsia="Arial Unicode MS"/>
                  <w:szCs w:val="18"/>
                </w:rPr>
                <w:delText xml:space="preserve"> and </w:delText>
              </w:r>
              <w:r w:rsidRPr="00240AC5" w:rsidDel="004C09D0">
                <w:rPr>
                  <w:rFonts w:eastAsia="Arial Unicode MS"/>
                  <w:szCs w:val="18"/>
                </w:rPr>
                <w:fldChar w:fldCharType="begin"/>
              </w:r>
              <w:r w:rsidRPr="00240AC5" w:rsidDel="004C09D0">
                <w:rPr>
                  <w:rFonts w:eastAsia="Arial Unicode MS"/>
                  <w:szCs w:val="18"/>
                </w:rPr>
                <w:delInstrText xml:space="preserve"> REF _Ref220489733 \h </w:delInstrText>
              </w:r>
              <w:r w:rsidR="0045662B" w:rsidDel="004C09D0">
                <w:rPr>
                  <w:rFonts w:eastAsia="Arial Unicode MS"/>
                  <w:szCs w:val="18"/>
                </w:rPr>
                <w:delInstrText xml:space="preserve"> \* MERGEFORMAT </w:delInstrText>
              </w:r>
              <w:r w:rsidRPr="00240AC5" w:rsidDel="004C09D0">
                <w:rPr>
                  <w:rFonts w:eastAsia="Arial Unicode MS"/>
                  <w:szCs w:val="18"/>
                </w:rPr>
              </w:r>
              <w:r w:rsidRPr="00240AC5" w:rsidDel="004C09D0">
                <w:rPr>
                  <w:rFonts w:eastAsia="Arial Unicode MS"/>
                  <w:szCs w:val="18"/>
                </w:rPr>
                <w:fldChar w:fldCharType="separate"/>
              </w:r>
            </w:del>
            <w:del w:id="10036" w:author="mbeckerle" w:date="2013-07-10T14:51:00Z">
              <w:r w:rsidR="00D04199" w:rsidRPr="00240AC5" w:rsidDel="00D9274F">
                <w:rPr>
                  <w:rFonts w:eastAsia="Arial Unicode MS"/>
                </w:rPr>
                <w:delText>The dfdl:escapeScheme Annotation Element</w:delText>
              </w:r>
            </w:del>
            <w:del w:id="10037" w:author="mbeckerle" w:date="2013-07-24T15:35:00Z">
              <w:r w:rsidRPr="00240AC5" w:rsidDel="004C09D0">
                <w:rPr>
                  <w:rFonts w:eastAsia="Arial Unicode MS"/>
                  <w:szCs w:val="18"/>
                </w:rPr>
                <w:fldChar w:fldCharType="end"/>
              </w:r>
            </w:del>
          </w:p>
          <w:p w14:paraId="255A7383" w14:textId="77777777" w:rsidR="000126FC" w:rsidRPr="00240AC5" w:rsidRDefault="000126FC" w:rsidP="007223DF">
            <w:pPr>
              <w:rPr>
                <w:rFonts w:eastAsia="Arial Unicode MS"/>
              </w:rPr>
            </w:pPr>
            <w:r w:rsidRPr="00240AC5">
              <w:rPr>
                <w:rFonts w:eastAsia="Arial Unicode MS"/>
              </w:rPr>
              <w:t>Annotation: dfdl:element</w:t>
            </w:r>
            <w:r w:rsidR="00CC432E" w:rsidRPr="00240AC5">
              <w:rPr>
                <w:rFonts w:eastAsia="Arial Unicode MS"/>
              </w:rPr>
              <w:t>, dfdl:simpleType</w:t>
            </w:r>
          </w:p>
        </w:tc>
      </w:tr>
    </w:tbl>
    <w:p w14:paraId="2CDE4CC0" w14:textId="77777777" w:rsidR="002614BB" w:rsidRPr="005223F4" w:rsidRDefault="002614BB" w:rsidP="002614BB">
      <w:bookmarkStart w:id="10038" w:name="_Toc226450745"/>
      <w:bookmarkStart w:id="10039" w:name="_Ref228950351"/>
    </w:p>
    <w:p w14:paraId="6733349E" w14:textId="77777777" w:rsidR="00B14023" w:rsidRPr="005223F4" w:rsidRDefault="00B14023" w:rsidP="0031368F">
      <w:pPr>
        <w:pStyle w:val="Heading3"/>
      </w:pPr>
      <w:bookmarkStart w:id="10040" w:name="_Toc243112828"/>
      <w:bookmarkStart w:id="10041" w:name="_Ref250479270"/>
      <w:bookmarkStart w:id="10042" w:name="_Toc349042748"/>
      <w:bookmarkStart w:id="10043" w:name="_Toc362453312"/>
      <w:r w:rsidRPr="005223F4">
        <w:t xml:space="preserve">The dfdl:escapeScheme </w:t>
      </w:r>
      <w:r w:rsidR="00792603" w:rsidRPr="005223F4">
        <w:t>P</w:t>
      </w:r>
      <w:r w:rsidRPr="005223F4">
        <w:t>roperties</w:t>
      </w:r>
      <w:bookmarkEnd w:id="10038"/>
      <w:bookmarkEnd w:id="10039"/>
      <w:bookmarkEnd w:id="10040"/>
      <w:bookmarkEnd w:id="10041"/>
      <w:bookmarkEnd w:id="10042"/>
      <w:bookmarkEnd w:id="10043"/>
    </w:p>
    <w:p w14:paraId="32768D8E" w14:textId="4D00A2EC" w:rsidR="00620562" w:rsidRPr="005223F4" w:rsidRDefault="00620562" w:rsidP="00620562">
      <w:pPr>
        <w:pStyle w:val="nobreak"/>
      </w:pPr>
      <w:r w:rsidRPr="005223F4">
        <w:t xml:space="preserve">The </w:t>
      </w:r>
      <w:r w:rsidR="00B704CD">
        <w:t>dfdl:</w:t>
      </w:r>
      <w:r w:rsidRPr="005223F4">
        <w:t>escapeScheme annotation is used within a</w:t>
      </w:r>
      <w:r w:rsidR="00C9289B">
        <w:t xml:space="preserve"> dfdl:defineEscapeScheme </w:t>
      </w:r>
      <w:r w:rsidRPr="005223F4">
        <w:t xml:space="preserve">annotation to group the properties of an escape scheme and allows a common set of </w:t>
      </w:r>
      <w:del w:id="10044" w:author="mbeckerle" w:date="2013-07-11T18:37:00Z">
        <w:r w:rsidRPr="005223F4" w:rsidDel="004B4971">
          <w:delText xml:space="preserve">attributes </w:delText>
        </w:r>
      </w:del>
      <w:ins w:id="10045" w:author="mbeckerle" w:date="2013-07-11T18:37:00Z">
        <w:r w:rsidR="004B4971">
          <w:t>properties</w:t>
        </w:r>
        <w:r w:rsidR="004B4971" w:rsidRPr="005223F4">
          <w:t xml:space="preserve"> </w:t>
        </w:r>
      </w:ins>
      <w:r w:rsidRPr="005223F4">
        <w:t xml:space="preserve">to be defined that can be reused. </w:t>
      </w:r>
    </w:p>
    <w:p w14:paraId="0921599B" w14:textId="77777777" w:rsidR="00707537" w:rsidRPr="005223F4" w:rsidRDefault="00707537" w:rsidP="00871B96">
      <w:r w:rsidRPr="005223F4">
        <w:t>An escape scheme is needed when the content</w:t>
      </w:r>
      <w:del w:id="10046" w:author="mbeckerle" w:date="2013-01-28T13:07:00Z">
        <w:r w:rsidRPr="005223F4" w:rsidDel="00976CB0">
          <w:delText>s</w:delText>
        </w:r>
      </w:del>
      <w:r w:rsidRPr="005223F4">
        <w:t xml:space="preserve"> of a text element contains sequences of characters that are the same as an in-scope separator or terminator. If the characters are not escaped, a parser scanning for a separator or terminator would erroneously find the </w:t>
      </w:r>
      <w:r w:rsidR="00871B96" w:rsidRPr="005223F4">
        <w:t xml:space="preserve">character </w:t>
      </w:r>
      <w:r w:rsidRPr="005223F4">
        <w:t>sequence in the content</w:t>
      </w:r>
      <w:del w:id="10047" w:author="mbeckerle" w:date="2013-01-28T13:07:00Z">
        <w:r w:rsidRPr="005223F4" w:rsidDel="00976CB0">
          <w:delText>s</w:delText>
        </w:r>
      </w:del>
      <w:r w:rsidRPr="005223F4">
        <w:t>.</w:t>
      </w:r>
    </w:p>
    <w:p w14:paraId="5F773AB1" w14:textId="77777777" w:rsidR="00B3075F" w:rsidRPr="005223F4" w:rsidDel="00916D7B" w:rsidRDefault="00620562" w:rsidP="00FF2DCD">
      <w:pPr>
        <w:pStyle w:val="nobreak"/>
        <w:rPr>
          <w:del w:id="10048" w:author="mbeckerle" w:date="2012-04-22T18:20:00Z"/>
        </w:rPr>
      </w:pPr>
      <w:r w:rsidRPr="005223F4">
        <w:t>An escape scheme defines the properties that describe the text escaping rules</w:t>
      </w:r>
      <w:r w:rsidR="00FF2DCD" w:rsidRPr="005223F4">
        <w:t>.</w:t>
      </w:r>
      <w:r w:rsidRPr="005223F4">
        <w:t xml:space="preserve"> There are two variants on such schemes</w:t>
      </w:r>
      <w:r w:rsidR="00B3075F" w:rsidRPr="005223F4">
        <w:t>:</w:t>
      </w:r>
    </w:p>
    <w:p w14:paraId="7C1378A8" w14:textId="62A9D756" w:rsidR="00620562" w:rsidRPr="005223F4" w:rsidRDefault="00620562" w:rsidP="00FF2DCD">
      <w:pPr>
        <w:pStyle w:val="nobreak"/>
      </w:pPr>
      <w:del w:id="10049" w:author="mbeckerle" w:date="2012-04-22T18:20:00Z">
        <w:r w:rsidRPr="005223F4" w:rsidDel="00916D7B">
          <w:delText xml:space="preserve"> </w:delText>
        </w:r>
      </w:del>
    </w:p>
    <w:p w14:paraId="1208B580" w14:textId="77777777" w:rsidR="00620562" w:rsidRPr="005223F4" w:rsidRDefault="00620562" w:rsidP="007223DF">
      <w:pPr>
        <w:pStyle w:val="nobreak"/>
        <w:numPr>
          <w:ilvl w:val="0"/>
          <w:numId w:val="144"/>
        </w:numPr>
      </w:pPr>
      <w:r w:rsidRPr="005223F4">
        <w:t>The use of a single escape character to cause the next character to be interpreted literally. The escape character itself is escaped by the escape escape character.</w:t>
      </w:r>
    </w:p>
    <w:p w14:paraId="7327BBB3" w14:textId="77777777" w:rsidR="00620562" w:rsidRPr="005223F4" w:rsidRDefault="00620562" w:rsidP="007223DF">
      <w:pPr>
        <w:pStyle w:val="nobreak"/>
        <w:numPr>
          <w:ilvl w:val="0"/>
          <w:numId w:val="144"/>
        </w:numPr>
      </w:pPr>
      <w:r w:rsidRPr="005223F4">
        <w:t>The use of a pair of escape strings to cause the enclosed group of characters to be interpreted literally. The ending escape string is escaped by the escape escape character.</w:t>
      </w:r>
    </w:p>
    <w:p w14:paraId="5658B7D0" w14:textId="32E7C0AD" w:rsidR="00620562" w:rsidRPr="00381C87" w:rsidRDefault="00620562">
      <w:pPr>
        <w:autoSpaceDE w:val="0"/>
        <w:rPr>
          <w:ins w:id="10050" w:author="mbeckerle" w:date="2012-07-03T09:57:00Z"/>
          <w:rFonts w:ascii="Helvetica" w:hAnsi="Helvetica" w:cs="Arial"/>
          <w:rPrChange w:id="10051" w:author="mbeckerle" w:date="2013-07-24T08:55:00Z">
            <w:rPr>
              <w:ins w:id="10052" w:author="mbeckerle" w:date="2012-07-03T09:57:00Z"/>
            </w:rPr>
          </w:rPrChange>
        </w:rPr>
        <w:pPrChange w:id="10053" w:author="mbeckerle" w:date="2013-07-24T08:55:00Z">
          <w:pPr/>
        </w:pPrChange>
      </w:pPr>
      <w:r w:rsidRPr="005223F4">
        <w:t xml:space="preserve">On parsing, the escape scheme is applied after </w:t>
      </w:r>
      <w:del w:id="10054" w:author="mbeckerle" w:date="2013-07-24T08:51:00Z">
        <w:r w:rsidRPr="005223F4" w:rsidDel="00381C87">
          <w:delText>padding character</w:delText>
        </w:r>
      </w:del>
      <w:ins w:id="10055" w:author="mbeckerle" w:date="2013-07-24T08:51:00Z">
        <w:r w:rsidR="00381C87">
          <w:t>pad character</w:t>
        </w:r>
      </w:ins>
      <w:r w:rsidRPr="005223F4">
        <w:t xml:space="preserve">s are trimmed and on unparsing before </w:t>
      </w:r>
      <w:del w:id="10056" w:author="mbeckerle" w:date="2013-07-24T08:52:00Z">
        <w:r w:rsidRPr="005223F4" w:rsidDel="00381C87">
          <w:delText>padding character</w:delText>
        </w:r>
      </w:del>
      <w:ins w:id="10057" w:author="mbeckerle" w:date="2013-07-24T08:52:00Z">
        <w:r w:rsidR="00381C87">
          <w:t>pad character</w:t>
        </w:r>
      </w:ins>
      <w:r w:rsidRPr="005223F4">
        <w:t>s are added.</w:t>
      </w:r>
      <w:ins w:id="10058" w:author="mbeckerle" w:date="2013-07-24T08:55:00Z">
        <w:r w:rsidR="00381C87">
          <w:t xml:space="preserve"> </w:t>
        </w:r>
        <w:commentRangeStart w:id="10059"/>
        <w:r w:rsidR="00381C87">
          <w:rPr>
            <w:rFonts w:ascii="Helvetica" w:hAnsi="Helvetica" w:cs="Arial"/>
          </w:rPr>
          <w:t>A pad character is not escaped by an escape character. When parsing, pad characters are trimmed without reference to an escape scheme. When unparsing, pad characters are added without reference to an escape scheme.</w:t>
        </w:r>
        <w:commentRangeEnd w:id="10059"/>
        <w:r w:rsidR="00381C87">
          <w:rPr>
            <w:rStyle w:val="CommentReference"/>
          </w:rPr>
          <w:commentReference w:id="10059"/>
        </w:r>
      </w:ins>
    </w:p>
    <w:p w14:paraId="7B5259FE" w14:textId="0548DA15" w:rsidR="007A090D" w:rsidRDefault="007A090D" w:rsidP="007A090D">
      <w:pPr>
        <w:autoSpaceDE w:val="0"/>
        <w:rPr>
          <w:ins w:id="10060" w:author="mbeckerle" w:date="2013-07-11T17:30:00Z"/>
          <w:rFonts w:ascii="Helv" w:hAnsi="Helv" w:cs="Helv"/>
          <w:color w:val="000000"/>
          <w:lang w:eastAsia="en-GB"/>
        </w:rPr>
      </w:pPr>
      <w:commentRangeStart w:id="10061"/>
      <w:ins w:id="10062" w:author="mbeckerle" w:date="2012-07-03T09:57:00Z">
        <w:r>
          <w:t xml:space="preserve">On unparsing, </w:t>
        </w:r>
      </w:ins>
      <w:ins w:id="10063" w:author="mbeckerle" w:date="2012-07-03T09:58:00Z">
        <w:r>
          <w:rPr>
            <w:rFonts w:ascii="Helv" w:hAnsi="Helv" w:cs="Helv"/>
            <w:color w:val="000000"/>
            <w:lang w:eastAsia="en-GB"/>
          </w:rPr>
          <w:t>the application of escape scheme processing takes place before the application of the emptyValueDelimiterPolicy property.</w:t>
        </w:r>
        <w:commentRangeEnd w:id="10061"/>
        <w:r>
          <w:rPr>
            <w:rStyle w:val="CommentReference"/>
          </w:rPr>
          <w:commentReference w:id="10061"/>
        </w:r>
      </w:ins>
    </w:p>
    <w:p w14:paraId="03BD31F1" w14:textId="12F40FEC" w:rsidR="007A090D" w:rsidRPr="00B00AAE" w:rsidDel="00381C87" w:rsidRDefault="007A090D">
      <w:pPr>
        <w:autoSpaceDE w:val="0"/>
        <w:rPr>
          <w:del w:id="10064" w:author="mbeckerle" w:date="2013-07-24T08:55:00Z"/>
          <w:rFonts w:ascii="Helvetica" w:hAnsi="Helvetica" w:cs="Arial"/>
          <w:rPrChange w:id="10065" w:author="mbeckerle" w:date="2013-07-11T17:31:00Z">
            <w:rPr>
              <w:del w:id="10066" w:author="mbeckerle" w:date="2013-07-24T08:55:00Z"/>
            </w:rPr>
          </w:rPrChange>
        </w:rPr>
        <w:pPrChange w:id="10067" w:author="mbeckerle" w:date="2013-07-11T17:31:00Z">
          <w:pPr/>
        </w:pPrChange>
      </w:pPr>
    </w:p>
    <w:p w14:paraId="24909515" w14:textId="50902D48" w:rsidR="00620562" w:rsidRPr="005223F4" w:rsidRDefault="00620562" w:rsidP="00620562">
      <w:commentRangeStart w:id="10068"/>
      <w:del w:id="10069" w:author="mbeckerle" w:date="2013-07-24T08:43:00Z">
        <w:r w:rsidRPr="005223F4" w:rsidDel="00C46870">
          <w:delText xml:space="preserve">DFDL does not provide a substitution mechanism similar to XML </w:delText>
        </w:r>
        <w:r w:rsidR="00DB742D" w:rsidRPr="005223F4" w:rsidDel="00C46870">
          <w:delText>that</w:delText>
        </w:r>
        <w:r w:rsidRPr="005223F4" w:rsidDel="00C46870">
          <w:delText xml:space="preserve"> would replace a character entity such as &amp;lt; with its literal value &lt;.</w:delText>
        </w:r>
      </w:del>
    </w:p>
    <w:commentRangeEnd w:id="10068"/>
    <w:p w14:paraId="59B41D65" w14:textId="407B203B" w:rsidR="00B3075F" w:rsidRPr="005223F4" w:rsidDel="00916D7B" w:rsidRDefault="00B00AAE" w:rsidP="00620562">
      <w:pPr>
        <w:rPr>
          <w:del w:id="10070" w:author="mbeckerle" w:date="2012-04-22T18:20:00Z"/>
        </w:rPr>
      </w:pPr>
      <w:r>
        <w:rPr>
          <w:rStyle w:val="CommentReference"/>
        </w:rPr>
        <w:commentReference w:id="10068"/>
      </w:r>
    </w:p>
    <w:tbl>
      <w:tblPr>
        <w:tblW w:w="9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48"/>
        <w:gridCol w:w="6840"/>
      </w:tblGrid>
      <w:tr w:rsidR="00B14023" w:rsidRPr="00240AC5" w14:paraId="2BBEC5A2" w14:textId="77777777" w:rsidTr="00240AC5">
        <w:tc>
          <w:tcPr>
            <w:tcW w:w="2448" w:type="dxa"/>
            <w:shd w:val="clear" w:color="auto" w:fill="F3F3F3"/>
          </w:tcPr>
          <w:p w14:paraId="6DD89291" w14:textId="77777777" w:rsidR="00B14023" w:rsidRPr="00275A32" w:rsidRDefault="00B14023" w:rsidP="00916F90">
            <w:pPr>
              <w:rPr>
                <w:rFonts w:cs="Arial"/>
                <w:b/>
              </w:rPr>
            </w:pPr>
            <w:r w:rsidRPr="00275A32">
              <w:rPr>
                <w:rFonts w:cs="Arial"/>
                <w:b/>
              </w:rPr>
              <w:t>Property Name</w:t>
            </w:r>
          </w:p>
        </w:tc>
        <w:tc>
          <w:tcPr>
            <w:tcW w:w="6840" w:type="dxa"/>
            <w:shd w:val="clear" w:color="auto" w:fill="F3F3F3"/>
          </w:tcPr>
          <w:p w14:paraId="287BAD94" w14:textId="77777777" w:rsidR="00B14023" w:rsidRPr="005E3B09" w:rsidRDefault="00B14023" w:rsidP="00916F90">
            <w:pPr>
              <w:rPr>
                <w:rFonts w:cs="Arial"/>
                <w:b/>
              </w:rPr>
            </w:pPr>
            <w:r w:rsidRPr="005E3B09">
              <w:rPr>
                <w:rFonts w:cs="Arial"/>
                <w:b/>
              </w:rPr>
              <w:t>Description</w:t>
            </w:r>
          </w:p>
        </w:tc>
      </w:tr>
      <w:tr w:rsidR="00B14023" w:rsidRPr="00240AC5" w14:paraId="45DC9A22" w14:textId="77777777" w:rsidTr="00240AC5">
        <w:tc>
          <w:tcPr>
            <w:tcW w:w="2448" w:type="dxa"/>
            <w:shd w:val="clear" w:color="auto" w:fill="auto"/>
          </w:tcPr>
          <w:p w14:paraId="50B09A89" w14:textId="77777777" w:rsidR="00B14023" w:rsidRPr="005223F4" w:rsidRDefault="00B14023" w:rsidP="00D67874">
            <w:r w:rsidRPr="005223F4">
              <w:t>escapeKind</w:t>
            </w:r>
          </w:p>
        </w:tc>
        <w:tc>
          <w:tcPr>
            <w:tcW w:w="6840" w:type="dxa"/>
            <w:shd w:val="clear" w:color="auto" w:fill="auto"/>
          </w:tcPr>
          <w:p w14:paraId="22256CF0" w14:textId="77777777" w:rsidR="00B14023" w:rsidRPr="005223F4" w:rsidRDefault="00B14023" w:rsidP="00D67874">
            <w:r w:rsidRPr="005223F4">
              <w:t>Enum</w:t>
            </w:r>
          </w:p>
          <w:p w14:paraId="10D0EDA3" w14:textId="77777777" w:rsidR="00B14023" w:rsidRPr="005223F4" w:rsidRDefault="00B14023" w:rsidP="00D67874">
            <w:r w:rsidRPr="005223F4">
              <w:t>Valid values ‘escapeCharacter</w:t>
            </w:r>
            <w:r w:rsidR="00D4344E" w:rsidRPr="005223F4">
              <w:t>'</w:t>
            </w:r>
            <w:r w:rsidRPr="005223F4">
              <w:t xml:space="preserve">, </w:t>
            </w:r>
            <w:r w:rsidR="00D4344E" w:rsidRPr="005223F4">
              <w:t>'</w:t>
            </w:r>
            <w:r w:rsidRPr="005223F4">
              <w:t>escapeBlock</w:t>
            </w:r>
            <w:r w:rsidR="00D4344E" w:rsidRPr="005223F4">
              <w:t>'</w:t>
            </w:r>
          </w:p>
          <w:p w14:paraId="3A392D67" w14:textId="77777777" w:rsidR="00B14023" w:rsidRPr="005223F4" w:rsidRDefault="00B14023" w:rsidP="00D67874">
            <w:r w:rsidRPr="005223F4">
              <w:t>The type of escape mechanism defined in the escape scheme</w:t>
            </w:r>
          </w:p>
          <w:p w14:paraId="3E8FA22F" w14:textId="77777777" w:rsidR="00CE4201" w:rsidRPr="005223F4" w:rsidRDefault="00B14023" w:rsidP="00D67874">
            <w:r w:rsidRPr="005223F4">
              <w:t xml:space="preserve">When ‘escapeCharacter’: On unparsing a single character of the data is escaped by adding an </w:t>
            </w:r>
            <w:r w:rsidR="005C4E8A">
              <w:t>dfdl:</w:t>
            </w:r>
            <w:r w:rsidRPr="005223F4">
              <w:t xml:space="preserve">escapeCharacter before it. </w:t>
            </w:r>
            <w:r w:rsidR="00CE4201" w:rsidRPr="005223F4">
              <w:t>The following are escaped</w:t>
            </w:r>
            <w:r w:rsidR="00D142F5" w:rsidRPr="005223F4">
              <w:t xml:space="preserve"> if they are in the data</w:t>
            </w:r>
          </w:p>
          <w:p w14:paraId="274DAFC8" w14:textId="1CF59138" w:rsidR="00CE4201" w:rsidRPr="005223F4" w:rsidRDefault="00CE4201" w:rsidP="007223DF">
            <w:pPr>
              <w:numPr>
                <w:ilvl w:val="0"/>
                <w:numId w:val="147"/>
              </w:numPr>
            </w:pPr>
            <w:del w:id="10071" w:author="mbeckerle" w:date="2012-04-22T19:04:00Z">
              <w:r w:rsidRPr="005223F4" w:rsidDel="007C0867">
                <w:delText xml:space="preserve">    -   </w:delText>
              </w:r>
            </w:del>
            <w:r w:rsidR="00D142F5" w:rsidRPr="005223F4">
              <w:t>A</w:t>
            </w:r>
            <w:r w:rsidRPr="005223F4">
              <w:t>ny in-scope terminating delimiter</w:t>
            </w:r>
            <w:r w:rsidR="00D142F5" w:rsidRPr="005223F4">
              <w:t xml:space="preserve"> by escaping </w:t>
            </w:r>
            <w:r w:rsidR="00572A06" w:rsidRPr="005223F4">
              <w:t>its</w:t>
            </w:r>
            <w:r w:rsidR="00D142F5" w:rsidRPr="005223F4">
              <w:t xml:space="preserve"> first </w:t>
            </w:r>
            <w:r w:rsidR="00563988" w:rsidRPr="005223F4">
              <w:t>character</w:t>
            </w:r>
            <w:r w:rsidRPr="005223F4">
              <w:t xml:space="preserve">. </w:t>
            </w:r>
          </w:p>
          <w:p w14:paraId="6A5D42CD" w14:textId="13D0E03F" w:rsidR="00CE4201" w:rsidRPr="005223F4" w:rsidRDefault="00CE4201" w:rsidP="007223DF">
            <w:pPr>
              <w:numPr>
                <w:ilvl w:val="0"/>
                <w:numId w:val="147"/>
              </w:numPr>
            </w:pPr>
            <w:del w:id="10072" w:author="mbeckerle" w:date="2012-04-22T19:04:00Z">
              <w:r w:rsidRPr="005223F4" w:rsidDel="007C0867">
                <w:delText xml:space="preserve">    -   </w:delText>
              </w:r>
            </w:del>
            <w:r w:rsidR="005C4E8A">
              <w:t>dfdl:</w:t>
            </w:r>
            <w:r w:rsidRPr="005223F4">
              <w:t xml:space="preserve">escapeCharacter </w:t>
            </w:r>
            <w:r w:rsidR="00572A06" w:rsidRPr="005223F4">
              <w:t>(es</w:t>
            </w:r>
            <w:r w:rsidR="00D60F2C" w:rsidRPr="005223F4">
              <w:t>ca</w:t>
            </w:r>
            <w:r w:rsidRPr="005223F4">
              <w:t xml:space="preserve">ped by </w:t>
            </w:r>
            <w:r w:rsidR="001024F1">
              <w:t>dfdl:</w:t>
            </w:r>
            <w:r w:rsidRPr="005223F4">
              <w:t>escapeEscapeCharacter)</w:t>
            </w:r>
          </w:p>
          <w:p w14:paraId="16D8A6B0" w14:textId="4F378EA1" w:rsidR="00CE4201" w:rsidRPr="005223F4" w:rsidRDefault="00CE4201" w:rsidP="007223DF">
            <w:pPr>
              <w:numPr>
                <w:ilvl w:val="0"/>
                <w:numId w:val="147"/>
              </w:numPr>
            </w:pPr>
            <w:del w:id="10073" w:author="mbeckerle" w:date="2012-04-22T19:04:00Z">
              <w:r w:rsidRPr="005223F4" w:rsidDel="007C0867">
                <w:delText xml:space="preserve">    -   </w:delText>
              </w:r>
            </w:del>
            <w:r w:rsidRPr="005223F4">
              <w:t xml:space="preserve">any </w:t>
            </w:r>
            <w:r w:rsidR="005C4E8A">
              <w:t>dfdl:</w:t>
            </w:r>
            <w:r w:rsidRPr="005223F4">
              <w:t xml:space="preserve">extraEscapedCharacters </w:t>
            </w:r>
          </w:p>
          <w:p w14:paraId="107F7D37" w14:textId="4BE59949" w:rsidR="00B14023" w:rsidRPr="005223F4" w:rsidRDefault="00B14023" w:rsidP="00D67874">
            <w:del w:id="10074" w:author="mbeckerle" w:date="2012-04-22T19:04:00Z">
              <w:r w:rsidRPr="005223F4" w:rsidDel="007C0867">
                <w:delText xml:space="preserve"> </w:delText>
              </w:r>
            </w:del>
            <w:r w:rsidR="002A268D" w:rsidRPr="005223F4">
              <w:t xml:space="preserve">On parsing </w:t>
            </w:r>
            <w:r w:rsidR="00D142F5" w:rsidRPr="005223F4">
              <w:t xml:space="preserve">the </w:t>
            </w:r>
            <w:r w:rsidR="005C4E8A">
              <w:t>dfdl:</w:t>
            </w:r>
            <w:r w:rsidR="002A268D" w:rsidRPr="005223F4">
              <w:t>escapeCharacter</w:t>
            </w:r>
            <w:r w:rsidR="00D142F5" w:rsidRPr="005223F4">
              <w:t xml:space="preserve"> and </w:t>
            </w:r>
            <w:r w:rsidR="005C4E8A">
              <w:t>dfdl:</w:t>
            </w:r>
            <w:r w:rsidR="00D142F5" w:rsidRPr="005223F4">
              <w:t>escapeEscapeCharacter</w:t>
            </w:r>
            <w:del w:id="10075" w:author="Steve Hanson" w:date="2012-02-23T16:01:00Z">
              <w:r w:rsidR="00D142F5" w:rsidRPr="005223F4" w:rsidDel="0099163E">
                <w:delText>'</w:delText>
              </w:r>
            </w:del>
            <w:r w:rsidR="00D142F5" w:rsidRPr="005223F4">
              <w:t xml:space="preserve"> are removed from the data</w:t>
            </w:r>
            <w:r w:rsidR="002A268D" w:rsidRPr="005223F4">
              <w:t>, unless</w:t>
            </w:r>
            <w:r w:rsidR="00D142F5" w:rsidRPr="005223F4">
              <w:t xml:space="preserve"> the </w:t>
            </w:r>
            <w:r w:rsidR="005C4E8A">
              <w:t>dfdl:escapeCharacter</w:t>
            </w:r>
            <w:r w:rsidR="002A268D" w:rsidRPr="005223F4">
              <w:t xml:space="preserve"> </w:t>
            </w:r>
            <w:r w:rsidR="00D142F5" w:rsidRPr="005223F4">
              <w:t xml:space="preserve">is </w:t>
            </w:r>
            <w:r w:rsidR="002A268D" w:rsidRPr="005223F4">
              <w:t xml:space="preserve">preceded by the </w:t>
            </w:r>
            <w:r w:rsidR="005C4E8A">
              <w:t>dfdl:</w:t>
            </w:r>
            <w:r w:rsidR="002A268D" w:rsidRPr="005223F4">
              <w:t xml:space="preserve">escapeEscapeCharacter, </w:t>
            </w:r>
            <w:r w:rsidR="00D142F5" w:rsidRPr="005223F4">
              <w:t xml:space="preserve">or the </w:t>
            </w:r>
            <w:r w:rsidR="005C4E8A">
              <w:t>dfdl:</w:t>
            </w:r>
            <w:r w:rsidR="002A268D" w:rsidRPr="005223F4">
              <w:t xml:space="preserve">escapeEscapeCharacter </w:t>
            </w:r>
            <w:r w:rsidR="00D142F5" w:rsidRPr="005223F4">
              <w:t xml:space="preserve">does not </w:t>
            </w:r>
            <w:r w:rsidR="002A268D" w:rsidRPr="005223F4">
              <w:t xml:space="preserve"> </w:t>
            </w:r>
            <w:r w:rsidR="00E148A0" w:rsidRPr="005223F4">
              <w:t>proceed</w:t>
            </w:r>
            <w:r w:rsidR="002A268D" w:rsidRPr="005223F4">
              <w:t xml:space="preserve"> the </w:t>
            </w:r>
            <w:r w:rsidR="005C4E8A">
              <w:t>dfdl:</w:t>
            </w:r>
            <w:r w:rsidR="002A268D" w:rsidRPr="005223F4">
              <w:t>escapeCharacter.</w:t>
            </w:r>
          </w:p>
          <w:p w14:paraId="05F36134" w14:textId="4E9047AE" w:rsidR="00572A06" w:rsidRPr="005223F4" w:rsidDel="00916D7B" w:rsidRDefault="00572A06" w:rsidP="00D67874">
            <w:pPr>
              <w:rPr>
                <w:del w:id="10076" w:author="mbeckerle" w:date="2012-04-22T18:21:00Z"/>
              </w:rPr>
            </w:pPr>
          </w:p>
          <w:p w14:paraId="6B244E30" w14:textId="77777777" w:rsidR="007C0867" w:rsidRDefault="00B14023" w:rsidP="00D67874">
            <w:pPr>
              <w:rPr>
                <w:ins w:id="10077" w:author="mbeckerle" w:date="2012-04-22T19:05:00Z"/>
              </w:rPr>
            </w:pPr>
            <w:r w:rsidRPr="005223F4">
              <w:t xml:space="preserve">When ‘escapeBlock’: On unparsing the entire </w:t>
            </w:r>
            <w:r w:rsidR="00F649F5" w:rsidRPr="005223F4">
              <w:t>data are</w:t>
            </w:r>
            <w:r w:rsidRPr="005223F4">
              <w:t xml:space="preserve"> escaped by adding </w:t>
            </w:r>
            <w:r w:rsidR="005C4E8A">
              <w:t>dfdl:</w:t>
            </w:r>
            <w:r w:rsidRPr="005223F4">
              <w:t xml:space="preserve">escapeBlockStart to the beginning and </w:t>
            </w:r>
            <w:r w:rsidR="005C4E8A">
              <w:t>dfdl:</w:t>
            </w:r>
            <w:r w:rsidRPr="005223F4">
              <w:t>escapeBlockEnd</w:t>
            </w:r>
            <w:r w:rsidR="001024F1">
              <w:t xml:space="preserve"> </w:t>
            </w:r>
            <w:r w:rsidRPr="005223F4">
              <w:t>to the end of the data.</w:t>
            </w:r>
            <w:r w:rsidR="00D60F2C" w:rsidRPr="005223F4">
              <w:t xml:space="preserve"> The data is</w:t>
            </w:r>
            <w:r w:rsidR="0027446C">
              <w:t xml:space="preserve"> either</w:t>
            </w:r>
            <w:r w:rsidR="00D60F2C" w:rsidRPr="005223F4">
              <w:t xml:space="preserve"> always escaped or </w:t>
            </w:r>
            <w:r w:rsidR="0027446C">
              <w:t xml:space="preserve">escaped </w:t>
            </w:r>
            <w:r w:rsidR="00D60F2C" w:rsidRPr="005223F4">
              <w:t>when</w:t>
            </w:r>
            <w:r w:rsidR="0027446C">
              <w:t xml:space="preserve"> n</w:t>
            </w:r>
            <w:r w:rsidR="00D60F2C" w:rsidRPr="005223F4">
              <w:t>eeded as specified by dfdl:generateEscapeBlock.</w:t>
            </w:r>
            <w:r w:rsidRPr="005223F4">
              <w:t xml:space="preserve"> If the data</w:t>
            </w:r>
            <w:r w:rsidR="00D60F2C" w:rsidRPr="005223F4">
              <w:t xml:space="preserve"> is escaped and </w:t>
            </w:r>
            <w:r w:rsidRPr="005223F4">
              <w:t xml:space="preserve">contains the </w:t>
            </w:r>
            <w:r w:rsidR="005C4E8A">
              <w:t>dfdl:</w:t>
            </w:r>
            <w:r w:rsidRPr="005223F4">
              <w:t xml:space="preserve">escapeBlockEnd then first character of each appearance of the </w:t>
            </w:r>
            <w:r w:rsidR="005C4E8A">
              <w:t>dfdl:</w:t>
            </w:r>
            <w:r w:rsidRPr="005223F4">
              <w:t xml:space="preserve">escapeBlockEnd is escaped by the </w:t>
            </w:r>
            <w:r w:rsidR="005C4E8A">
              <w:t>dfdl:</w:t>
            </w:r>
            <w:r w:rsidRPr="005223F4">
              <w:t xml:space="preserve">escapeEscapeCharacter. </w:t>
            </w:r>
          </w:p>
          <w:p w14:paraId="64E4C089" w14:textId="6AD87BF3" w:rsidR="00B14023" w:rsidRPr="005223F4" w:rsidRDefault="00B14023" w:rsidP="00D67874">
            <w:r w:rsidRPr="005223F4">
              <w:t xml:space="preserve">On parsing the </w:t>
            </w:r>
            <w:r w:rsidR="005C4E8A">
              <w:t>dfdl:</w:t>
            </w:r>
            <w:r w:rsidRPr="005223F4">
              <w:t xml:space="preserve">escapeBlockStart is removed from the beginning of the data and </w:t>
            </w:r>
            <w:r w:rsidR="005C4E8A">
              <w:t>dfdl:</w:t>
            </w:r>
            <w:r w:rsidRPr="005223F4">
              <w:t xml:space="preserve">escapeBlockEnd is removed from end of the data and any </w:t>
            </w:r>
            <w:r w:rsidR="005C4E8A">
              <w:t>dfdl:</w:t>
            </w:r>
            <w:r w:rsidRPr="005223F4">
              <w:t xml:space="preserve">escapeEscapeCharacters are removed when they </w:t>
            </w:r>
            <w:r w:rsidR="001D4A47" w:rsidRPr="005223F4">
              <w:t>precede</w:t>
            </w:r>
            <w:r w:rsidRPr="005223F4">
              <w:t xml:space="preserve"> </w:t>
            </w:r>
            <w:r w:rsidR="00E148A0" w:rsidRPr="005223F4">
              <w:t>a</w:t>
            </w:r>
            <w:r w:rsidR="005C4E8A">
              <w:t xml:space="preserve"> dfdl:</w:t>
            </w:r>
            <w:r w:rsidRPr="005223F4">
              <w:t>escapeBlockEnd.</w:t>
            </w:r>
          </w:p>
          <w:p w14:paraId="36BB2DE6" w14:textId="77777777" w:rsidR="00B14023" w:rsidRPr="005223F4" w:rsidRDefault="00B14023" w:rsidP="00D67874">
            <w:r w:rsidRPr="005223F4">
              <w:t>Annotation: dfdl:escapeScheme</w:t>
            </w:r>
          </w:p>
        </w:tc>
      </w:tr>
      <w:tr w:rsidR="00B14023" w:rsidRPr="00240AC5" w14:paraId="511EC798" w14:textId="77777777" w:rsidTr="00240AC5">
        <w:tc>
          <w:tcPr>
            <w:tcW w:w="2448" w:type="dxa"/>
            <w:shd w:val="clear" w:color="auto" w:fill="auto"/>
          </w:tcPr>
          <w:p w14:paraId="3B11F26D" w14:textId="77777777" w:rsidR="00B14023" w:rsidRPr="005223F4" w:rsidRDefault="00B14023" w:rsidP="00D67874">
            <w:r w:rsidRPr="005223F4">
              <w:t>escapeCharacter</w:t>
            </w:r>
          </w:p>
        </w:tc>
        <w:tc>
          <w:tcPr>
            <w:tcW w:w="6840" w:type="dxa"/>
            <w:shd w:val="clear" w:color="auto" w:fill="auto"/>
          </w:tcPr>
          <w:p w14:paraId="3A8E24E7" w14:textId="77777777" w:rsidR="00B14023" w:rsidRPr="005223F4" w:rsidRDefault="00482AC5" w:rsidP="00D67874">
            <w:commentRangeStart w:id="10078"/>
            <w:commentRangeStart w:id="10079"/>
            <w:r w:rsidRPr="005223F4">
              <w:t xml:space="preserve">DFDL String </w:t>
            </w:r>
            <w:r w:rsidR="00293086" w:rsidRPr="005223F4">
              <w:t>L</w:t>
            </w:r>
            <w:r w:rsidRPr="005223F4">
              <w:t xml:space="preserve">iteral </w:t>
            </w:r>
            <w:commentRangeEnd w:id="10078"/>
            <w:r w:rsidR="0055217D" w:rsidRPr="00240AC5">
              <w:rPr>
                <w:rStyle w:val="CommentReference"/>
                <w:bCs/>
              </w:rPr>
              <w:commentReference w:id="10078"/>
            </w:r>
            <w:commentRangeEnd w:id="10079"/>
            <w:r w:rsidR="0062539F" w:rsidRPr="00240AC5">
              <w:rPr>
                <w:rStyle w:val="CommentReference"/>
                <w:bCs/>
              </w:rPr>
              <w:commentReference w:id="10079"/>
            </w:r>
            <w:r w:rsidRPr="005223F4">
              <w:t xml:space="preserve">or DFDL </w:t>
            </w:r>
            <w:r w:rsidR="00293086" w:rsidRPr="005223F4">
              <w:t>E</w:t>
            </w:r>
            <w:r w:rsidRPr="005223F4">
              <w:t>xpression</w:t>
            </w:r>
          </w:p>
          <w:p w14:paraId="7A2A7B92" w14:textId="77777777" w:rsidR="00B14023" w:rsidRPr="005223F4" w:rsidRDefault="00B14023" w:rsidP="00D67874">
            <w:r w:rsidRPr="005223F4">
              <w:t xml:space="preserve">Specifies one character that escapes the subsequent character. </w:t>
            </w:r>
          </w:p>
          <w:p w14:paraId="4AD37F15" w14:textId="77777777" w:rsidR="00B14023" w:rsidRPr="005223F4" w:rsidRDefault="00B14023" w:rsidP="00D67874">
            <w:r w:rsidRPr="005223F4">
              <w:t xml:space="preserve">Used when </w:t>
            </w:r>
            <w:r w:rsidR="0044569C" w:rsidRPr="005223F4">
              <w:t>dfdl:</w:t>
            </w:r>
            <w:r w:rsidRPr="005223F4">
              <w:t xml:space="preserve">escapeKind = ‘escapeCharacter’ </w:t>
            </w:r>
          </w:p>
          <w:p w14:paraId="2EBF29F6" w14:textId="77777777" w:rsidR="00B14023" w:rsidRPr="005223F4" w:rsidRDefault="00B14023" w:rsidP="00D67874">
            <w:r w:rsidRPr="005223F4">
              <w:t xml:space="preserve">It is a schema definition error if </w:t>
            </w:r>
            <w:r w:rsidR="0027446C">
              <w:t>dfdl:</w:t>
            </w:r>
            <w:r w:rsidRPr="005223F4">
              <w:t xml:space="preserve">escapeCharacter is empty when </w:t>
            </w:r>
            <w:r w:rsidR="00B704CD">
              <w:t>dfdl:</w:t>
            </w:r>
            <w:r w:rsidRPr="005223F4">
              <w:t>escapeKind is ‘escapeCharacter’</w:t>
            </w:r>
          </w:p>
          <w:p w14:paraId="76B99A54" w14:textId="77777777" w:rsidR="00A71DF4" w:rsidRDefault="00A71DF4" w:rsidP="00D67874">
            <w:pPr>
              <w:rPr>
                <w:ins w:id="10080" w:author="mbeckerle" w:date="2012-03-24T14:31:00Z"/>
              </w:rPr>
            </w:pPr>
            <w:r w:rsidRPr="005223F4">
              <w:t>This property can be computed by way of an expression which returns a character</w:t>
            </w:r>
            <w:r w:rsidR="00A40483" w:rsidRPr="005223F4">
              <w:t xml:space="preserve">. </w:t>
            </w:r>
            <w:r w:rsidR="0077521F" w:rsidRPr="005223F4">
              <w:t>The expression must not contain forward references to elements which have not yet been processed.</w:t>
            </w:r>
          </w:p>
          <w:p w14:paraId="49629229" w14:textId="12591888" w:rsidR="0062539F" w:rsidRDefault="0062539F" w:rsidP="00D67874">
            <w:pPr>
              <w:rPr>
                <w:ins w:id="10081" w:author="mbeckerle" w:date="2012-03-24T14:31:00Z"/>
              </w:rPr>
            </w:pPr>
            <w:ins w:id="10082" w:author="mbeckerle" w:date="2012-03-24T14:31:00Z">
              <w:r w:rsidRPr="00240AC5">
                <w:rPr>
                  <w:i/>
                  <w:iCs/>
                </w:rPr>
                <w:t>Escape and Quoting Character Restrictions:</w:t>
              </w:r>
              <w:r>
                <w:t xml:space="preserve"> The string literal is restricted to allow only certain kinds of </w:t>
              </w:r>
            </w:ins>
            <w:ins w:id="10083" w:author="mbeckerle" w:date="2013-01-28T13:07:00Z">
              <w:r w:rsidR="00976CB0">
                <w:t>syntax</w:t>
              </w:r>
            </w:ins>
            <w:ins w:id="10084" w:author="mbeckerle" w:date="2012-03-24T14:31:00Z">
              <w:r>
                <w:t>:</w:t>
              </w:r>
            </w:ins>
          </w:p>
          <w:p w14:paraId="658DFC4B" w14:textId="77777777" w:rsidR="0062539F" w:rsidRPr="00240AC5" w:rsidRDefault="0062539F" w:rsidP="007223DF">
            <w:pPr>
              <w:numPr>
                <w:ilvl w:val="0"/>
                <w:numId w:val="148"/>
              </w:numPr>
              <w:suppressAutoHyphens/>
              <w:autoSpaceDE w:val="0"/>
              <w:rPr>
                <w:ins w:id="10085" w:author="mbeckerle" w:date="2012-03-24T14:31:00Z"/>
                <w:rFonts w:cs="Helv"/>
                <w:color w:val="000000"/>
              </w:rPr>
            </w:pPr>
            <w:ins w:id="10086" w:author="mbeckerle" w:date="2012-03-24T14:31:00Z">
              <w:r w:rsidRPr="00240AC5">
                <w:rPr>
                  <w:rFonts w:cs="Helv"/>
                  <w:color w:val="000000"/>
                </w:rPr>
                <w:t>DFDL</w:t>
              </w:r>
              <w:r w:rsidRPr="00240AC5">
                <w:rPr>
                  <w:rFonts w:eastAsia="Helv" w:cs="Helv"/>
                  <w:color w:val="000000"/>
                </w:rPr>
                <w:t xml:space="preserve"> </w:t>
              </w:r>
              <w:r w:rsidRPr="00240AC5">
                <w:rPr>
                  <w:rFonts w:cs="Helv"/>
                  <w:color w:val="000000"/>
                </w:rPr>
                <w:t>character</w:t>
              </w:r>
              <w:r w:rsidRPr="00240AC5">
                <w:rPr>
                  <w:rFonts w:eastAsia="Helv" w:cs="Helv"/>
                  <w:color w:val="000000"/>
                </w:rPr>
                <w:t xml:space="preserve"> </w:t>
              </w:r>
              <w:r w:rsidRPr="00240AC5">
                <w:rPr>
                  <w:rFonts w:cs="Helv"/>
                  <w:color w:val="000000"/>
                </w:rPr>
                <w:t>entities</w:t>
              </w:r>
              <w:r w:rsidRPr="00240AC5">
                <w:rPr>
                  <w:rFonts w:eastAsia="Helv" w:cs="Helv"/>
                  <w:color w:val="000000"/>
                </w:rPr>
                <w:t xml:space="preserve"> </w:t>
              </w:r>
              <w:r w:rsidRPr="00240AC5">
                <w:rPr>
                  <w:rFonts w:cs="Helv"/>
                  <w:color w:val="000000"/>
                </w:rPr>
                <w:t>are</w:t>
              </w:r>
              <w:r w:rsidRPr="00240AC5">
                <w:rPr>
                  <w:rFonts w:eastAsia="Helv" w:cs="Helv"/>
                  <w:color w:val="000000"/>
                </w:rPr>
                <w:t xml:space="preserve"> </w:t>
              </w:r>
              <w:r w:rsidRPr="00240AC5">
                <w:rPr>
                  <w:rFonts w:cs="Helv"/>
                  <w:color w:val="000000"/>
                </w:rPr>
                <w:t>allowed</w:t>
              </w:r>
            </w:ins>
          </w:p>
          <w:p w14:paraId="1314BB71" w14:textId="77777777" w:rsidR="0062539F" w:rsidRPr="00240AC5" w:rsidRDefault="0062539F" w:rsidP="007223DF">
            <w:pPr>
              <w:numPr>
                <w:ilvl w:val="0"/>
                <w:numId w:val="148"/>
              </w:numPr>
              <w:suppressAutoHyphens/>
              <w:autoSpaceDE w:val="0"/>
              <w:rPr>
                <w:ins w:id="10087" w:author="mbeckerle" w:date="2012-03-24T14:31:00Z"/>
                <w:rFonts w:cs="Helv"/>
                <w:color w:val="000000"/>
              </w:rPr>
            </w:pPr>
            <w:ins w:id="10088" w:author="mbeckerle" w:date="2012-03-24T14:31:00Z">
              <w:r w:rsidRPr="00240AC5">
                <w:rPr>
                  <w:rFonts w:cs="Helv"/>
                  <w:color w:val="000000"/>
                </w:rPr>
                <w:t>The</w:t>
              </w:r>
              <w:r w:rsidRPr="00240AC5">
                <w:rPr>
                  <w:rFonts w:eastAsia="Helv" w:cs="Helv"/>
                  <w:color w:val="000000"/>
                </w:rPr>
                <w:t xml:space="preserve"> </w:t>
              </w:r>
              <w:r w:rsidRPr="00240AC5">
                <w:rPr>
                  <w:rFonts w:cs="Helv"/>
                  <w:color w:val="000000"/>
                </w:rPr>
                <w:t>raw</w:t>
              </w:r>
              <w:r w:rsidRPr="00240AC5">
                <w:rPr>
                  <w:rFonts w:eastAsia="Helv" w:cs="Helv"/>
                  <w:color w:val="000000"/>
                </w:rPr>
                <w:t xml:space="preserve"> </w:t>
              </w:r>
              <w:r w:rsidRPr="00240AC5">
                <w:rPr>
                  <w:rFonts w:cs="Helv"/>
                  <w:color w:val="000000"/>
                </w:rPr>
                <w:t>byte</w:t>
              </w:r>
              <w:r w:rsidRPr="00240AC5">
                <w:rPr>
                  <w:rFonts w:eastAsia="Helv" w:cs="Helv"/>
                  <w:color w:val="000000"/>
                </w:rPr>
                <w:t xml:space="preserve"> </w:t>
              </w:r>
              <w:r w:rsidRPr="00240AC5">
                <w:rPr>
                  <w:rFonts w:cs="Helv"/>
                  <w:color w:val="000000"/>
                </w:rPr>
                <w:t>entity</w:t>
              </w:r>
              <w:r w:rsidRPr="00240AC5">
                <w:rPr>
                  <w:rFonts w:eastAsia="Helv" w:cs="Helv"/>
                  <w:color w:val="000000"/>
                </w:rPr>
                <w:t xml:space="preserve"> </w:t>
              </w:r>
              <w:r w:rsidRPr="00240AC5">
                <w:rPr>
                  <w:rFonts w:cs="Helv"/>
                  <w:color w:val="000000"/>
                </w:rPr>
                <w:t>(</w:t>
              </w:r>
              <w:r w:rsidRPr="00240AC5">
                <w:rPr>
                  <w:rFonts w:eastAsia="Helv" w:cs="Helv"/>
                  <w:color w:val="000000"/>
                </w:rPr>
                <w:t xml:space="preserve"> </w:t>
              </w:r>
              <w:r w:rsidRPr="00240AC5">
                <w:rPr>
                  <w:rFonts w:cs="Helv"/>
                  <w:color w:val="000000"/>
                </w:rPr>
                <w:t>%#r</w:t>
              </w:r>
              <w:r w:rsidRPr="00240AC5">
                <w:rPr>
                  <w:rFonts w:eastAsia="Helv" w:cs="Helv"/>
                  <w:color w:val="000000"/>
                </w:rPr>
                <w:t xml:space="preserve"> </w:t>
              </w:r>
              <w:r w:rsidRPr="00240AC5">
                <w:rPr>
                  <w:rFonts w:cs="Helv"/>
                  <w:color w:val="000000"/>
                </w:rPr>
                <w:t>)</w:t>
              </w:r>
              <w:r w:rsidRPr="00240AC5">
                <w:rPr>
                  <w:rFonts w:eastAsia="Helv" w:cs="Helv"/>
                  <w:color w:val="000000"/>
                </w:rPr>
                <w:t xml:space="preserve"> </w:t>
              </w:r>
              <w:r w:rsidRPr="00240AC5">
                <w:rPr>
                  <w:rFonts w:cs="Helv"/>
                  <w:color w:val="000000"/>
                </w:rPr>
                <w:t>is</w:t>
              </w:r>
              <w:r w:rsidRPr="00240AC5">
                <w:rPr>
                  <w:rFonts w:eastAsia="Helv" w:cs="Helv"/>
                  <w:color w:val="000000"/>
                </w:rPr>
                <w:t xml:space="preserve"> </w:t>
              </w:r>
              <w:r w:rsidRPr="00240AC5">
                <w:rPr>
                  <w:rFonts w:cs="Helv"/>
                  <w:color w:val="000000"/>
                </w:rPr>
                <w:t>not</w:t>
              </w:r>
              <w:r w:rsidRPr="00240AC5">
                <w:rPr>
                  <w:rFonts w:eastAsia="Helv" w:cs="Helv"/>
                  <w:color w:val="000000"/>
                </w:rPr>
                <w:t xml:space="preserve"> </w:t>
              </w:r>
              <w:r w:rsidRPr="00240AC5">
                <w:rPr>
                  <w:rFonts w:cs="Helv"/>
                  <w:color w:val="000000"/>
                </w:rPr>
                <w:t>allowed</w:t>
              </w:r>
            </w:ins>
          </w:p>
          <w:p w14:paraId="1D678AA3" w14:textId="77777777" w:rsidR="0062539F" w:rsidRPr="00240AC5" w:rsidRDefault="0062539F" w:rsidP="007223DF">
            <w:pPr>
              <w:numPr>
                <w:ilvl w:val="0"/>
                <w:numId w:val="148"/>
              </w:numPr>
              <w:suppressAutoHyphens/>
              <w:rPr>
                <w:ins w:id="10089" w:author="mbeckerle" w:date="2012-03-24T14:31:00Z"/>
                <w:rFonts w:cs="Arial"/>
              </w:rPr>
            </w:pPr>
            <w:ins w:id="10090" w:author="mbeckerle" w:date="2012-03-24T14:31:00Z">
              <w:r w:rsidRPr="00240AC5">
                <w:rPr>
                  <w:rFonts w:cs="Helv"/>
                  <w:color w:val="000000"/>
                </w:rPr>
                <w:t>DFDL</w:t>
              </w:r>
              <w:r w:rsidRPr="00240AC5">
                <w:rPr>
                  <w:rFonts w:eastAsia="Helv" w:cs="Helv"/>
                  <w:color w:val="000000"/>
                </w:rPr>
                <w:t xml:space="preserve"> </w:t>
              </w:r>
              <w:r w:rsidRPr="00240AC5">
                <w:rPr>
                  <w:rFonts w:cs="Helv"/>
                  <w:color w:val="000000"/>
                </w:rPr>
                <w:t>Character</w:t>
              </w:r>
              <w:r w:rsidRPr="00240AC5">
                <w:rPr>
                  <w:rFonts w:eastAsia="Helv" w:cs="Helv"/>
                  <w:color w:val="000000"/>
                </w:rPr>
                <w:t xml:space="preserve"> </w:t>
              </w:r>
              <w:r w:rsidRPr="00240AC5">
                <w:rPr>
                  <w:rFonts w:cs="Helv"/>
                  <w:color w:val="000000"/>
                </w:rPr>
                <w:t>classes</w:t>
              </w:r>
              <w:r w:rsidRPr="00240AC5">
                <w:rPr>
                  <w:rFonts w:eastAsia="Helv" w:cs="Helv"/>
                  <w:color w:val="000000"/>
                </w:rPr>
                <w:t xml:space="preserve"> </w:t>
              </w:r>
              <w:r w:rsidRPr="00240AC5">
                <w:rPr>
                  <w:rFonts w:cs="Helv"/>
                  <w:color w:val="000000"/>
                </w:rPr>
                <w:t>(</w:t>
              </w:r>
              <w:r w:rsidRPr="00240AC5">
                <w:rPr>
                  <w:rFonts w:eastAsia="Helv" w:cs="Helv"/>
                  <w:color w:val="000000"/>
                </w:rPr>
                <w:t xml:space="preserve"> </w:t>
              </w:r>
              <w:r w:rsidRPr="00240AC5">
                <w:rPr>
                  <w:rFonts w:cs="Helv"/>
                  <w:color w:val="000000"/>
                </w:rPr>
                <w:t>NL,</w:t>
              </w:r>
              <w:r w:rsidRPr="00240AC5">
                <w:rPr>
                  <w:rFonts w:eastAsia="Helv" w:cs="Helv"/>
                  <w:color w:val="000000"/>
                </w:rPr>
                <w:t xml:space="preserve"> </w:t>
              </w:r>
              <w:r w:rsidRPr="00240AC5">
                <w:rPr>
                  <w:rFonts w:cs="Helv"/>
                  <w:color w:val="000000"/>
                </w:rPr>
                <w:t>WSP,</w:t>
              </w:r>
              <w:r w:rsidRPr="00240AC5">
                <w:rPr>
                  <w:rFonts w:eastAsia="Helv" w:cs="Helv"/>
                  <w:color w:val="000000"/>
                </w:rPr>
                <w:t xml:space="preserve"> </w:t>
              </w:r>
              <w:r w:rsidRPr="00240AC5">
                <w:rPr>
                  <w:rFonts w:cs="Helv"/>
                  <w:color w:val="000000"/>
                </w:rPr>
                <w:t>WSP+,</w:t>
              </w:r>
              <w:r w:rsidRPr="00240AC5">
                <w:rPr>
                  <w:rFonts w:eastAsia="Helv" w:cs="Helv"/>
                  <w:color w:val="000000"/>
                </w:rPr>
                <w:t xml:space="preserve"> </w:t>
              </w:r>
              <w:r w:rsidRPr="00240AC5">
                <w:rPr>
                  <w:rFonts w:cs="Helv"/>
                  <w:color w:val="000000"/>
                </w:rPr>
                <w:t>WSP*,</w:t>
              </w:r>
              <w:r w:rsidRPr="00240AC5">
                <w:rPr>
                  <w:rFonts w:eastAsia="Helv" w:cs="Helv"/>
                  <w:color w:val="000000"/>
                </w:rPr>
                <w:t xml:space="preserve"> </w:t>
              </w:r>
              <w:r w:rsidRPr="00240AC5">
                <w:rPr>
                  <w:rFonts w:cs="Helv"/>
                  <w:color w:val="000000"/>
                </w:rPr>
                <w:t>ES</w:t>
              </w:r>
              <w:r w:rsidRPr="00240AC5">
                <w:rPr>
                  <w:rFonts w:eastAsia="Helv" w:cs="Helv"/>
                  <w:color w:val="000000"/>
                </w:rPr>
                <w:t xml:space="preserve"> </w:t>
              </w:r>
              <w:r w:rsidRPr="00240AC5">
                <w:rPr>
                  <w:rFonts w:cs="Helv"/>
                  <w:color w:val="000000"/>
                </w:rPr>
                <w:t>)</w:t>
              </w:r>
              <w:r w:rsidRPr="00240AC5">
                <w:rPr>
                  <w:rFonts w:eastAsia="Helv" w:cs="Helv"/>
                  <w:color w:val="000000"/>
                </w:rPr>
                <w:t xml:space="preserve"> </w:t>
              </w:r>
              <w:r w:rsidRPr="00240AC5">
                <w:rPr>
                  <w:rFonts w:cs="Helv"/>
                  <w:color w:val="000000"/>
                </w:rPr>
                <w:t>are</w:t>
              </w:r>
              <w:r w:rsidRPr="00240AC5">
                <w:rPr>
                  <w:rFonts w:eastAsia="Helv" w:cs="Helv"/>
                  <w:color w:val="000000"/>
                </w:rPr>
                <w:t xml:space="preserve"> </w:t>
              </w:r>
              <w:r w:rsidRPr="00240AC5">
                <w:rPr>
                  <w:rFonts w:cs="Helv"/>
                  <w:color w:val="000000"/>
                </w:rPr>
                <w:t>not</w:t>
              </w:r>
              <w:r w:rsidRPr="00240AC5">
                <w:rPr>
                  <w:rFonts w:eastAsia="Helv" w:cs="Helv"/>
                  <w:color w:val="000000"/>
                </w:rPr>
                <w:t xml:space="preserve"> </w:t>
              </w:r>
              <w:r w:rsidRPr="00240AC5">
                <w:rPr>
                  <w:rFonts w:cs="Helv"/>
                  <w:color w:val="000000"/>
                </w:rPr>
                <w:t>allowed</w:t>
              </w:r>
            </w:ins>
          </w:p>
          <w:p w14:paraId="283E459D" w14:textId="77777777" w:rsidR="0062539F" w:rsidRDefault="0062539F" w:rsidP="0062539F">
            <w:pPr>
              <w:rPr>
                <w:ins w:id="10091" w:author="mbeckerle" w:date="2012-03-24T14:31:00Z"/>
              </w:rPr>
            </w:pPr>
            <w:ins w:id="10092" w:author="mbeckerle" w:date="2012-03-24T14:31:00Z">
              <w:r w:rsidRPr="00240AC5">
                <w:rPr>
                  <w:rFonts w:cs="Helv"/>
                  <w:color w:val="000000"/>
                </w:rPr>
                <w:t>It is a schema definition error if the string literal contains any of the disallowed constructs.</w:t>
              </w:r>
            </w:ins>
          </w:p>
          <w:p w14:paraId="78016CED" w14:textId="101ACCA9" w:rsidR="0062539F" w:rsidRPr="005223F4" w:rsidDel="00916D7B" w:rsidRDefault="0062539F" w:rsidP="00D67874">
            <w:pPr>
              <w:rPr>
                <w:del w:id="10093" w:author="mbeckerle" w:date="2012-04-22T18:21:00Z"/>
              </w:rPr>
            </w:pPr>
          </w:p>
          <w:p w14:paraId="69BCB895" w14:textId="77777777" w:rsidR="00B14023" w:rsidRPr="005223F4" w:rsidRDefault="00B14023" w:rsidP="00D67874">
            <w:r w:rsidRPr="005223F4">
              <w:t xml:space="preserve">Escape characters contribute to the </w:t>
            </w:r>
            <w:r w:rsidR="00576E99" w:rsidRPr="005223F4">
              <w:t>representation</w:t>
            </w:r>
            <w:r w:rsidRPr="005223F4">
              <w:t xml:space="preserve"> length of the field</w:t>
            </w:r>
          </w:p>
          <w:p w14:paraId="080208F8" w14:textId="77777777" w:rsidR="00B14023" w:rsidRPr="005223F4" w:rsidRDefault="00B14023" w:rsidP="00D67874">
            <w:r w:rsidRPr="005223F4">
              <w:t>Annotation: dfdl:escapeScheme</w:t>
            </w:r>
          </w:p>
        </w:tc>
      </w:tr>
      <w:tr w:rsidR="00B14023" w:rsidRPr="00240AC5" w14:paraId="4C6F9404" w14:textId="77777777" w:rsidTr="00240AC5">
        <w:tc>
          <w:tcPr>
            <w:tcW w:w="2448" w:type="dxa"/>
            <w:shd w:val="clear" w:color="auto" w:fill="auto"/>
          </w:tcPr>
          <w:p w14:paraId="24DBE039" w14:textId="77777777" w:rsidR="00B14023" w:rsidRPr="005223F4" w:rsidRDefault="00B14023" w:rsidP="00D67874">
            <w:r w:rsidRPr="005223F4">
              <w:t>escapeBlockStart</w:t>
            </w:r>
          </w:p>
        </w:tc>
        <w:tc>
          <w:tcPr>
            <w:tcW w:w="6840" w:type="dxa"/>
            <w:shd w:val="clear" w:color="auto" w:fill="auto"/>
          </w:tcPr>
          <w:p w14:paraId="2235A18F" w14:textId="77777777" w:rsidR="00B14023" w:rsidRPr="00240AC5" w:rsidRDefault="00C27124" w:rsidP="00240AC5">
            <w:pPr>
              <w:autoSpaceDE w:val="0"/>
              <w:autoSpaceDN w:val="0"/>
              <w:adjustRightInd w:val="0"/>
              <w:rPr>
                <w:rFonts w:eastAsia="MS Mincho" w:cs="Arial"/>
                <w:lang w:eastAsia="ja-JP" w:bidi="he-IL"/>
              </w:rPr>
            </w:pPr>
            <w:commentRangeStart w:id="10094"/>
            <w:commentRangeStart w:id="10095"/>
            <w:r w:rsidRPr="00240AC5">
              <w:rPr>
                <w:rFonts w:eastAsia="MS Mincho" w:cs="Arial"/>
                <w:lang w:eastAsia="ja-JP" w:bidi="he-IL"/>
              </w:rPr>
              <w:t xml:space="preserve">DFDL </w:t>
            </w:r>
            <w:r w:rsidR="00293086" w:rsidRPr="00240AC5">
              <w:rPr>
                <w:rFonts w:eastAsia="MS Mincho" w:cs="Arial"/>
                <w:lang w:eastAsia="ja-JP" w:bidi="he-IL"/>
              </w:rPr>
              <w:t>String Literal</w:t>
            </w:r>
            <w:r w:rsidR="00482AC5" w:rsidRPr="00240AC5">
              <w:rPr>
                <w:rFonts w:eastAsia="MS Mincho" w:cs="Arial"/>
                <w:lang w:eastAsia="ja-JP" w:bidi="he-IL"/>
              </w:rPr>
              <w:t xml:space="preserve"> </w:t>
            </w:r>
            <w:commentRangeEnd w:id="10094"/>
            <w:r w:rsidR="0055217D">
              <w:rPr>
                <w:rStyle w:val="CommentReference"/>
              </w:rPr>
              <w:commentReference w:id="10094"/>
            </w:r>
            <w:commentRangeEnd w:id="10095"/>
            <w:r w:rsidR="0062539F">
              <w:rPr>
                <w:rStyle w:val="CommentReference"/>
              </w:rPr>
              <w:commentReference w:id="10095"/>
            </w:r>
          </w:p>
          <w:p w14:paraId="7E839CEC" w14:textId="6F2A18D4" w:rsidR="00482AC5" w:rsidRPr="00240AC5" w:rsidDel="00916D7B" w:rsidRDefault="00482AC5" w:rsidP="00240AC5">
            <w:pPr>
              <w:autoSpaceDE w:val="0"/>
              <w:autoSpaceDN w:val="0"/>
              <w:adjustRightInd w:val="0"/>
              <w:rPr>
                <w:del w:id="10096" w:author="mbeckerle" w:date="2012-04-22T18:21:00Z"/>
                <w:rFonts w:eastAsia="MS Mincho" w:cs="Arial"/>
                <w:lang w:eastAsia="ja-JP" w:bidi="he-IL"/>
              </w:rPr>
            </w:pPr>
          </w:p>
          <w:p w14:paraId="1A280FDC" w14:textId="77777777" w:rsidR="00B14023" w:rsidRPr="00240AC5" w:rsidRDefault="00B14023" w:rsidP="00240AC5">
            <w:pPr>
              <w:autoSpaceDE w:val="0"/>
              <w:autoSpaceDN w:val="0"/>
              <w:adjustRightInd w:val="0"/>
              <w:rPr>
                <w:rFonts w:eastAsia="MS Mincho" w:cs="Arial"/>
                <w:lang w:eastAsia="ja-JP" w:bidi="he-IL"/>
              </w:rPr>
            </w:pPr>
            <w:r w:rsidRPr="00240AC5">
              <w:rPr>
                <w:rFonts w:eastAsia="MS Mincho" w:cs="Arial"/>
                <w:lang w:eastAsia="ja-JP" w:bidi="he-IL"/>
              </w:rPr>
              <w:t>The string of characters that denotes the beginning of a sequence of characters escaped by a pair of escape strings.</w:t>
            </w:r>
          </w:p>
          <w:p w14:paraId="0DF523CC" w14:textId="3D076804" w:rsidR="00A71DF4" w:rsidRPr="00240AC5" w:rsidDel="00916D7B" w:rsidRDefault="00A71DF4" w:rsidP="00240AC5">
            <w:pPr>
              <w:autoSpaceDE w:val="0"/>
              <w:autoSpaceDN w:val="0"/>
              <w:adjustRightInd w:val="0"/>
              <w:rPr>
                <w:del w:id="10097" w:author="mbeckerle" w:date="2012-04-22T18:21:00Z"/>
                <w:rFonts w:eastAsia="MS Mincho" w:cs="Arial"/>
                <w:lang w:eastAsia="ja-JP" w:bidi="he-IL"/>
              </w:rPr>
            </w:pPr>
          </w:p>
          <w:p w14:paraId="106AF76B" w14:textId="77777777" w:rsidR="00B14023" w:rsidRPr="00240AC5" w:rsidRDefault="00B14023" w:rsidP="00240AC5">
            <w:pPr>
              <w:autoSpaceDE w:val="0"/>
              <w:autoSpaceDN w:val="0"/>
              <w:adjustRightInd w:val="0"/>
              <w:rPr>
                <w:rFonts w:eastAsia="MS Mincho" w:cs="Arial"/>
                <w:lang w:eastAsia="ja-JP" w:bidi="he-IL"/>
              </w:rPr>
            </w:pPr>
            <w:r w:rsidRPr="00240AC5">
              <w:rPr>
                <w:rFonts w:eastAsia="MS Mincho" w:cs="Arial"/>
                <w:lang w:eastAsia="ja-JP" w:bidi="he-IL"/>
              </w:rPr>
              <w:t xml:space="preserve">Used when </w:t>
            </w:r>
            <w:r w:rsidR="0044569C" w:rsidRPr="00240AC5">
              <w:rPr>
                <w:rFonts w:eastAsia="MS Mincho" w:cs="Arial"/>
                <w:lang w:eastAsia="ja-JP" w:bidi="he-IL"/>
              </w:rPr>
              <w:t>dfdl:</w:t>
            </w:r>
            <w:r w:rsidRPr="00240AC5">
              <w:rPr>
                <w:rFonts w:eastAsia="MS Mincho" w:cs="Arial"/>
                <w:lang w:eastAsia="ja-JP" w:bidi="he-IL"/>
              </w:rPr>
              <w:t xml:space="preserve">escapeKind = ‘escapeBlock’ </w:t>
            </w:r>
          </w:p>
          <w:p w14:paraId="72A28116" w14:textId="77777777" w:rsidR="00B14023" w:rsidRPr="00240AC5" w:rsidRDefault="00B14023" w:rsidP="00240AC5">
            <w:pPr>
              <w:autoSpaceDE w:val="0"/>
              <w:autoSpaceDN w:val="0"/>
              <w:adjustRightInd w:val="0"/>
              <w:rPr>
                <w:ins w:id="10098" w:author="mbeckerle" w:date="2012-03-24T14:31:00Z"/>
                <w:rFonts w:eastAsia="MS Mincho" w:cs="Arial"/>
                <w:color w:val="000000"/>
                <w:lang w:eastAsia="ja-JP" w:bidi="he-IL"/>
              </w:rPr>
            </w:pPr>
            <w:r w:rsidRPr="00240AC5">
              <w:rPr>
                <w:rFonts w:eastAsia="MS Mincho" w:cs="Arial"/>
                <w:color w:val="000000"/>
                <w:lang w:eastAsia="ja-JP" w:bidi="he-IL"/>
              </w:rPr>
              <w:t xml:space="preserve">It is a schema definition error if escapeBlockStart is empty when </w:t>
            </w:r>
            <w:r w:rsidR="0044569C" w:rsidRPr="00240AC5">
              <w:rPr>
                <w:rFonts w:eastAsia="MS Mincho" w:cs="Arial"/>
                <w:color w:val="000000"/>
                <w:lang w:eastAsia="ja-JP" w:bidi="he-IL"/>
              </w:rPr>
              <w:t>dfdl:</w:t>
            </w:r>
            <w:r w:rsidRPr="00240AC5">
              <w:rPr>
                <w:rFonts w:eastAsia="MS Mincho" w:cs="Arial"/>
                <w:color w:val="000000"/>
                <w:lang w:eastAsia="ja-JP" w:bidi="he-IL"/>
              </w:rPr>
              <w:t xml:space="preserve">escapeKind is ‘escapeBlock’ </w:t>
            </w:r>
          </w:p>
          <w:p w14:paraId="11A9BC8B" w14:textId="4B6D3D1E" w:rsidR="0062539F" w:rsidDel="00916D7B" w:rsidRDefault="0062539F" w:rsidP="00240AC5">
            <w:pPr>
              <w:autoSpaceDE w:val="0"/>
              <w:autoSpaceDN w:val="0"/>
              <w:adjustRightInd w:val="0"/>
              <w:rPr>
                <w:del w:id="10099" w:author="mbeckerle" w:date="2012-03-24T14:31:00Z"/>
                <w:rFonts w:eastAsia="Arial"/>
                <w:color w:val="000000"/>
                <w:lang w:eastAsia="ja-JP" w:bidi="he-IL"/>
              </w:rPr>
            </w:pPr>
            <w:ins w:id="10100" w:author="mbeckerle" w:date="2012-03-24T14:31:00Z">
              <w:r w:rsidRPr="00240AC5">
                <w:rPr>
                  <w:rFonts w:eastAsia="Arial"/>
                  <w:color w:val="000000"/>
                  <w:lang w:eastAsia="ja-JP" w:bidi="he-IL"/>
                </w:rPr>
                <w:t>The string literal value is restricted in the same way as described in “</w:t>
              </w:r>
              <w:r w:rsidRPr="00240AC5">
                <w:rPr>
                  <w:rFonts w:eastAsia="Arial"/>
                  <w:i/>
                  <w:iCs/>
                  <w:color w:val="000000"/>
                  <w:lang w:eastAsia="ja-JP" w:bidi="he-IL"/>
                </w:rPr>
                <w:t>Escape and Quoting Character Restrictions</w:t>
              </w:r>
              <w:r w:rsidRPr="00240AC5">
                <w:rPr>
                  <w:rFonts w:eastAsia="Arial"/>
                  <w:color w:val="000000"/>
                  <w:lang w:eastAsia="ja-JP" w:bidi="he-IL"/>
                </w:rPr>
                <w:t xml:space="preserve">” in the description of the escapeCharacter </w:t>
              </w:r>
              <w:commentRangeStart w:id="10101"/>
              <w:r w:rsidRPr="00240AC5">
                <w:rPr>
                  <w:rFonts w:eastAsia="Arial"/>
                  <w:color w:val="000000"/>
                  <w:lang w:eastAsia="ja-JP" w:bidi="he-IL"/>
                </w:rPr>
                <w:t>property</w:t>
              </w:r>
            </w:ins>
            <w:commentRangeEnd w:id="10101"/>
            <w:r w:rsidR="00AD5F33">
              <w:rPr>
                <w:rStyle w:val="CommentReference"/>
              </w:rPr>
              <w:commentReference w:id="10101"/>
            </w:r>
            <w:ins w:id="10102" w:author="mbeckerle" w:date="2012-03-24T14:31:00Z">
              <w:r w:rsidRPr="00240AC5">
                <w:rPr>
                  <w:rFonts w:eastAsia="Arial"/>
                  <w:color w:val="000000"/>
                  <w:lang w:eastAsia="ja-JP" w:bidi="he-IL"/>
                </w:rPr>
                <w:t>.</w:t>
              </w:r>
            </w:ins>
          </w:p>
          <w:p w14:paraId="55735701" w14:textId="77777777" w:rsidR="00916D7B" w:rsidRPr="00240AC5" w:rsidRDefault="00916D7B" w:rsidP="00240AC5">
            <w:pPr>
              <w:autoSpaceDE w:val="0"/>
              <w:rPr>
                <w:ins w:id="10103" w:author="mbeckerle" w:date="2012-04-22T18:21:00Z"/>
                <w:rFonts w:eastAsia="MS Mincho"/>
                <w:lang w:eastAsia="ja-JP" w:bidi="he-IL"/>
              </w:rPr>
            </w:pPr>
          </w:p>
          <w:p w14:paraId="37B2D2B3" w14:textId="77777777" w:rsidR="00B14023" w:rsidRPr="00240AC5" w:rsidDel="0062539F" w:rsidRDefault="00B14023" w:rsidP="00240AC5">
            <w:pPr>
              <w:autoSpaceDE w:val="0"/>
              <w:rPr>
                <w:del w:id="10104" w:author="mbeckerle" w:date="2012-03-24T14:31:00Z"/>
                <w:rFonts w:eastAsia="MS Mincho" w:cs="Arial"/>
                <w:lang w:eastAsia="ja-JP" w:bidi="he-IL"/>
              </w:rPr>
            </w:pPr>
          </w:p>
          <w:p w14:paraId="6249EB53" w14:textId="77777777" w:rsidR="00B14023" w:rsidRPr="00240AC5" w:rsidRDefault="00B14023" w:rsidP="00240AC5">
            <w:pPr>
              <w:autoSpaceDE w:val="0"/>
              <w:autoSpaceDN w:val="0"/>
              <w:adjustRightInd w:val="0"/>
              <w:rPr>
                <w:rFonts w:eastAsia="MS Mincho" w:cs="Arial"/>
                <w:lang w:eastAsia="ja-JP" w:bidi="he-IL"/>
              </w:rPr>
            </w:pPr>
            <w:r w:rsidRPr="00240AC5">
              <w:rPr>
                <w:rFonts w:eastAsia="MS Mincho" w:cs="Arial"/>
                <w:lang w:eastAsia="ja-JP" w:bidi="he-IL"/>
              </w:rPr>
              <w:t xml:space="preserve">An </w:t>
            </w:r>
            <w:r w:rsidR="0044569C" w:rsidRPr="00240AC5">
              <w:rPr>
                <w:rFonts w:eastAsia="MS Mincho" w:cs="Arial"/>
                <w:lang w:eastAsia="ja-JP" w:bidi="he-IL"/>
              </w:rPr>
              <w:t>dfdl:</w:t>
            </w:r>
            <w:r w:rsidRPr="005223F4">
              <w:t xml:space="preserve">escapeBlockStart </w:t>
            </w:r>
            <w:r w:rsidRPr="00240AC5">
              <w:rPr>
                <w:rFonts w:eastAsia="MS Mincho" w:cs="Arial"/>
                <w:lang w:eastAsia="ja-JP" w:bidi="he-IL"/>
              </w:rPr>
              <w:t xml:space="preserve">string contributes to the </w:t>
            </w:r>
            <w:r w:rsidR="00576E99" w:rsidRPr="00240AC5">
              <w:rPr>
                <w:rFonts w:eastAsia="MS Mincho" w:cs="Arial"/>
                <w:lang w:eastAsia="ja-JP" w:bidi="he-IL"/>
              </w:rPr>
              <w:t>representation</w:t>
            </w:r>
            <w:r w:rsidRPr="00240AC5">
              <w:rPr>
                <w:rFonts w:eastAsia="MS Mincho" w:cs="Arial"/>
                <w:lang w:eastAsia="ja-JP" w:bidi="he-IL"/>
              </w:rPr>
              <w:t xml:space="preserve"> length of the field</w:t>
            </w:r>
          </w:p>
          <w:p w14:paraId="48D5C83C" w14:textId="77777777" w:rsidR="00B14023" w:rsidRPr="005223F4" w:rsidRDefault="00B14023" w:rsidP="00D67874">
            <w:r w:rsidRPr="005223F4">
              <w:t>Annotation: dfdl:escapeScheme</w:t>
            </w:r>
          </w:p>
        </w:tc>
      </w:tr>
      <w:tr w:rsidR="00B14023" w:rsidRPr="00240AC5" w14:paraId="2146B5F1" w14:textId="77777777" w:rsidTr="00240AC5">
        <w:tc>
          <w:tcPr>
            <w:tcW w:w="2448" w:type="dxa"/>
            <w:shd w:val="clear" w:color="auto" w:fill="auto"/>
          </w:tcPr>
          <w:p w14:paraId="6F8E3EB5" w14:textId="77777777" w:rsidR="00B14023" w:rsidRPr="005223F4" w:rsidDel="00ED5EAB" w:rsidRDefault="00B14023" w:rsidP="00D67874">
            <w:r w:rsidRPr="005223F4">
              <w:t>escapeBlockEnd</w:t>
            </w:r>
          </w:p>
        </w:tc>
        <w:tc>
          <w:tcPr>
            <w:tcW w:w="6840" w:type="dxa"/>
            <w:shd w:val="clear" w:color="auto" w:fill="auto"/>
          </w:tcPr>
          <w:p w14:paraId="3F089D1D" w14:textId="77777777" w:rsidR="00B14023" w:rsidRPr="00240AC5" w:rsidRDefault="00C27124" w:rsidP="00240AC5">
            <w:pPr>
              <w:autoSpaceDE w:val="0"/>
              <w:autoSpaceDN w:val="0"/>
              <w:adjustRightInd w:val="0"/>
              <w:rPr>
                <w:rFonts w:eastAsia="MS Mincho" w:cs="Arial"/>
                <w:lang w:eastAsia="ja-JP" w:bidi="he-IL"/>
              </w:rPr>
            </w:pPr>
            <w:commentRangeStart w:id="10105"/>
            <w:commentRangeStart w:id="10106"/>
            <w:r w:rsidRPr="00240AC5">
              <w:rPr>
                <w:rFonts w:eastAsia="MS Mincho" w:cs="Arial"/>
                <w:lang w:eastAsia="ja-JP" w:bidi="he-IL"/>
              </w:rPr>
              <w:t xml:space="preserve">DFDL </w:t>
            </w:r>
            <w:r w:rsidR="00293086" w:rsidRPr="00240AC5">
              <w:rPr>
                <w:rFonts w:eastAsia="MS Mincho" w:cs="Arial"/>
                <w:lang w:eastAsia="ja-JP" w:bidi="he-IL"/>
              </w:rPr>
              <w:t>String Literal</w:t>
            </w:r>
            <w:commentRangeEnd w:id="10105"/>
            <w:r w:rsidR="0055217D">
              <w:rPr>
                <w:rStyle w:val="CommentReference"/>
              </w:rPr>
              <w:commentReference w:id="10105"/>
            </w:r>
            <w:commentRangeEnd w:id="10106"/>
            <w:r w:rsidR="0062539F">
              <w:rPr>
                <w:rStyle w:val="CommentReference"/>
              </w:rPr>
              <w:commentReference w:id="10106"/>
            </w:r>
          </w:p>
          <w:p w14:paraId="48804903" w14:textId="602E239D" w:rsidR="00482AC5" w:rsidRPr="00240AC5" w:rsidDel="00916D7B" w:rsidRDefault="00482AC5" w:rsidP="00240AC5">
            <w:pPr>
              <w:autoSpaceDE w:val="0"/>
              <w:autoSpaceDN w:val="0"/>
              <w:adjustRightInd w:val="0"/>
              <w:rPr>
                <w:del w:id="10107" w:author="mbeckerle" w:date="2012-04-22T18:21:00Z"/>
                <w:rFonts w:eastAsia="MS Mincho" w:cs="Arial"/>
                <w:lang w:eastAsia="ja-JP" w:bidi="he-IL"/>
              </w:rPr>
            </w:pPr>
          </w:p>
          <w:p w14:paraId="7C7DCC02" w14:textId="77777777" w:rsidR="00B14023" w:rsidRPr="00240AC5" w:rsidRDefault="00B14023" w:rsidP="00240AC5">
            <w:pPr>
              <w:autoSpaceDE w:val="0"/>
              <w:autoSpaceDN w:val="0"/>
              <w:adjustRightInd w:val="0"/>
              <w:rPr>
                <w:rFonts w:eastAsia="MS Mincho" w:cs="Arial"/>
                <w:lang w:eastAsia="ja-JP" w:bidi="he-IL"/>
              </w:rPr>
            </w:pPr>
            <w:r w:rsidRPr="00240AC5">
              <w:rPr>
                <w:rFonts w:eastAsia="MS Mincho" w:cs="Arial"/>
                <w:lang w:eastAsia="ja-JP" w:bidi="he-IL"/>
              </w:rPr>
              <w:t xml:space="preserve">The string of characters that denotes the end of a sequence of characters escaped by a pair of escape strings. </w:t>
            </w:r>
          </w:p>
          <w:p w14:paraId="0108535B" w14:textId="651926C8" w:rsidR="00A71DF4" w:rsidRPr="00240AC5" w:rsidDel="00916D7B" w:rsidRDefault="00A71DF4" w:rsidP="00240AC5">
            <w:pPr>
              <w:autoSpaceDE w:val="0"/>
              <w:autoSpaceDN w:val="0"/>
              <w:adjustRightInd w:val="0"/>
              <w:rPr>
                <w:del w:id="10108" w:author="mbeckerle" w:date="2012-04-22T18:21:00Z"/>
                <w:rFonts w:eastAsia="MS Mincho" w:cs="Arial"/>
                <w:lang w:eastAsia="ja-JP" w:bidi="he-IL"/>
              </w:rPr>
            </w:pPr>
          </w:p>
          <w:p w14:paraId="37726974" w14:textId="77777777" w:rsidR="00B14023" w:rsidRPr="00240AC5" w:rsidRDefault="00B14023" w:rsidP="00240AC5">
            <w:pPr>
              <w:autoSpaceDE w:val="0"/>
              <w:autoSpaceDN w:val="0"/>
              <w:adjustRightInd w:val="0"/>
              <w:rPr>
                <w:rFonts w:eastAsia="MS Mincho" w:cs="Arial"/>
                <w:lang w:eastAsia="ja-JP" w:bidi="he-IL"/>
              </w:rPr>
            </w:pPr>
            <w:r w:rsidRPr="00240AC5">
              <w:rPr>
                <w:rFonts w:eastAsia="MS Mincho" w:cs="Arial"/>
                <w:lang w:eastAsia="ja-JP" w:bidi="he-IL"/>
              </w:rPr>
              <w:t xml:space="preserve">Used when </w:t>
            </w:r>
            <w:r w:rsidR="0044569C" w:rsidRPr="00240AC5">
              <w:rPr>
                <w:rFonts w:eastAsia="MS Mincho" w:cs="Arial"/>
                <w:lang w:eastAsia="ja-JP" w:bidi="he-IL"/>
              </w:rPr>
              <w:t>dfdl:</w:t>
            </w:r>
            <w:r w:rsidRPr="00240AC5">
              <w:rPr>
                <w:rFonts w:eastAsia="MS Mincho" w:cs="Arial"/>
                <w:lang w:eastAsia="ja-JP" w:bidi="he-IL"/>
              </w:rPr>
              <w:t xml:space="preserve">escapeKind = ‘escapeBlock’ </w:t>
            </w:r>
            <w:r w:rsidR="0044569C" w:rsidRPr="00240AC5">
              <w:rPr>
                <w:rFonts w:eastAsia="MS Mincho" w:cs="Arial"/>
                <w:lang w:eastAsia="ja-JP" w:bidi="he-IL"/>
              </w:rPr>
              <w:t>.</w:t>
            </w:r>
          </w:p>
          <w:p w14:paraId="3B44651A" w14:textId="77777777" w:rsidR="00B14023" w:rsidRPr="00240AC5" w:rsidRDefault="00B14023" w:rsidP="00240AC5">
            <w:pPr>
              <w:autoSpaceDE w:val="0"/>
              <w:autoSpaceDN w:val="0"/>
              <w:adjustRightInd w:val="0"/>
              <w:rPr>
                <w:ins w:id="10109" w:author="mbeckerle" w:date="2012-03-24T14:32:00Z"/>
                <w:rFonts w:eastAsia="MS Mincho" w:cs="Arial"/>
                <w:color w:val="000000"/>
                <w:lang w:eastAsia="ja-JP" w:bidi="he-IL"/>
              </w:rPr>
            </w:pPr>
            <w:r w:rsidRPr="00240AC5">
              <w:rPr>
                <w:rFonts w:eastAsia="MS Mincho" w:cs="Arial"/>
                <w:color w:val="000000"/>
                <w:lang w:eastAsia="ja-JP" w:bidi="he-IL"/>
              </w:rPr>
              <w:t xml:space="preserve">It is a schema definition error if </w:t>
            </w:r>
            <w:r w:rsidR="00B704CD" w:rsidRPr="00240AC5">
              <w:rPr>
                <w:rFonts w:eastAsia="MS Mincho" w:cs="Arial"/>
                <w:color w:val="000000"/>
                <w:lang w:eastAsia="ja-JP" w:bidi="he-IL"/>
              </w:rPr>
              <w:t>dfdl:</w:t>
            </w:r>
            <w:r w:rsidRPr="00240AC5">
              <w:rPr>
                <w:rFonts w:eastAsia="MS Mincho" w:cs="Arial"/>
                <w:color w:val="000000"/>
                <w:lang w:eastAsia="ja-JP" w:bidi="he-IL"/>
              </w:rPr>
              <w:t xml:space="preserve">escapeBlockEnd is empty when </w:t>
            </w:r>
            <w:r w:rsidR="0044569C" w:rsidRPr="00240AC5">
              <w:rPr>
                <w:rFonts w:eastAsia="MS Mincho" w:cs="Arial"/>
                <w:color w:val="000000"/>
                <w:lang w:eastAsia="ja-JP" w:bidi="he-IL"/>
              </w:rPr>
              <w:t>dfdl:</w:t>
            </w:r>
            <w:r w:rsidRPr="00240AC5">
              <w:rPr>
                <w:rFonts w:eastAsia="MS Mincho" w:cs="Arial"/>
                <w:color w:val="000000"/>
                <w:lang w:eastAsia="ja-JP" w:bidi="he-IL"/>
              </w:rPr>
              <w:t xml:space="preserve">escapeKind is ‘escapeBlock’ </w:t>
            </w:r>
          </w:p>
          <w:p w14:paraId="49E77335" w14:textId="77777777" w:rsidR="0062539F" w:rsidRPr="00240AC5" w:rsidRDefault="0062539F" w:rsidP="00240AC5">
            <w:pPr>
              <w:autoSpaceDE w:val="0"/>
              <w:rPr>
                <w:rFonts w:eastAsia="MS Mincho"/>
                <w:lang w:eastAsia="ja-JP" w:bidi="he-IL"/>
              </w:rPr>
            </w:pPr>
            <w:ins w:id="10110" w:author="mbeckerle" w:date="2012-03-24T14:32:00Z">
              <w:r w:rsidRPr="00240AC5">
                <w:rPr>
                  <w:rFonts w:eastAsia="Arial"/>
                  <w:color w:val="000000"/>
                  <w:lang w:eastAsia="ja-JP" w:bidi="he-IL"/>
                </w:rPr>
                <w:t>The string literal value is restricted in the same way as described in “</w:t>
              </w:r>
              <w:r w:rsidRPr="00240AC5">
                <w:rPr>
                  <w:rFonts w:eastAsia="Arial"/>
                  <w:i/>
                  <w:iCs/>
                  <w:color w:val="000000"/>
                  <w:lang w:eastAsia="ja-JP" w:bidi="he-IL"/>
                </w:rPr>
                <w:t>Escape and Quoting Character Restrictions</w:t>
              </w:r>
              <w:r w:rsidRPr="00240AC5">
                <w:rPr>
                  <w:rFonts w:eastAsia="Arial"/>
                  <w:color w:val="000000"/>
                  <w:lang w:eastAsia="ja-JP" w:bidi="he-IL"/>
                </w:rPr>
                <w:t>” in the description of the escapeCharacter property.</w:t>
              </w:r>
            </w:ins>
          </w:p>
          <w:p w14:paraId="4F3B8D26" w14:textId="10F1C450" w:rsidR="00B14023" w:rsidRPr="00240AC5" w:rsidDel="00916D7B" w:rsidRDefault="00B14023" w:rsidP="00240AC5">
            <w:pPr>
              <w:autoSpaceDE w:val="0"/>
              <w:autoSpaceDN w:val="0"/>
              <w:adjustRightInd w:val="0"/>
              <w:rPr>
                <w:del w:id="10111" w:author="mbeckerle" w:date="2012-04-22T18:21:00Z"/>
                <w:rFonts w:eastAsia="MS Mincho" w:cs="Arial"/>
                <w:lang w:eastAsia="ja-JP" w:bidi="he-IL"/>
              </w:rPr>
            </w:pPr>
          </w:p>
          <w:p w14:paraId="3AA2BCED" w14:textId="77777777" w:rsidR="00B14023" w:rsidRPr="00240AC5" w:rsidRDefault="00B14023" w:rsidP="00240AC5">
            <w:pPr>
              <w:autoSpaceDE w:val="0"/>
              <w:autoSpaceDN w:val="0"/>
              <w:adjustRightInd w:val="0"/>
              <w:rPr>
                <w:rFonts w:eastAsia="MS Mincho" w:cs="Arial"/>
                <w:lang w:eastAsia="ja-JP" w:bidi="he-IL"/>
              </w:rPr>
            </w:pPr>
            <w:r w:rsidRPr="00240AC5">
              <w:rPr>
                <w:rFonts w:eastAsia="MS Mincho" w:cs="Arial"/>
                <w:lang w:eastAsia="ja-JP" w:bidi="he-IL"/>
              </w:rPr>
              <w:t xml:space="preserve">A </w:t>
            </w:r>
            <w:r w:rsidR="00475EBD" w:rsidRPr="00240AC5">
              <w:rPr>
                <w:rFonts w:eastAsia="MS Mincho" w:cs="Arial"/>
                <w:lang w:eastAsia="ja-JP" w:bidi="he-IL"/>
              </w:rPr>
              <w:t>dfdl:</w:t>
            </w:r>
            <w:r w:rsidRPr="005223F4">
              <w:t>escapeBlockEnd</w:t>
            </w:r>
            <w:r w:rsidRPr="00240AC5">
              <w:rPr>
                <w:rFonts w:eastAsia="MS Mincho" w:cs="Arial"/>
                <w:lang w:eastAsia="ja-JP" w:bidi="he-IL"/>
              </w:rPr>
              <w:t xml:space="preserve"> string contributes to the </w:t>
            </w:r>
            <w:r w:rsidR="00576E99" w:rsidRPr="00240AC5">
              <w:rPr>
                <w:rFonts w:eastAsia="MS Mincho" w:cs="Arial"/>
                <w:lang w:eastAsia="ja-JP" w:bidi="he-IL"/>
              </w:rPr>
              <w:t>representation</w:t>
            </w:r>
            <w:r w:rsidRPr="00240AC5">
              <w:rPr>
                <w:rFonts w:eastAsia="MS Mincho" w:cs="Arial"/>
                <w:lang w:eastAsia="ja-JP" w:bidi="he-IL"/>
              </w:rPr>
              <w:t xml:space="preserve"> length of the field</w:t>
            </w:r>
          </w:p>
          <w:p w14:paraId="1036ACF0" w14:textId="2604FBFE" w:rsidR="00475EBD" w:rsidRPr="00240AC5" w:rsidDel="00916D7B" w:rsidRDefault="00475EBD" w:rsidP="00916F90">
            <w:pPr>
              <w:rPr>
                <w:del w:id="10112" w:author="mbeckerle" w:date="2012-04-22T18:21:00Z"/>
                <w:rFonts w:eastAsia="MS Mincho" w:cs="Arial"/>
                <w:lang w:eastAsia="ja-JP" w:bidi="he-IL"/>
              </w:rPr>
            </w:pPr>
          </w:p>
          <w:p w14:paraId="1C9528B0" w14:textId="77777777" w:rsidR="00B14023" w:rsidRPr="00240AC5" w:rsidRDefault="00B14023" w:rsidP="00916F90">
            <w:pPr>
              <w:rPr>
                <w:rFonts w:cs="Arial"/>
              </w:rPr>
            </w:pPr>
            <w:r w:rsidRPr="00240AC5">
              <w:rPr>
                <w:rFonts w:eastAsia="MS Mincho" w:cs="Arial"/>
                <w:lang w:eastAsia="ja-JP" w:bidi="he-IL"/>
              </w:rPr>
              <w:t>Annotation: dfdl:escapeScheme</w:t>
            </w:r>
          </w:p>
        </w:tc>
      </w:tr>
      <w:tr w:rsidR="00B14023" w:rsidRPr="00240AC5" w14:paraId="4A0FBB7D" w14:textId="77777777" w:rsidTr="00240AC5">
        <w:tc>
          <w:tcPr>
            <w:tcW w:w="2448" w:type="dxa"/>
            <w:shd w:val="clear" w:color="auto" w:fill="auto"/>
          </w:tcPr>
          <w:p w14:paraId="30BE9566" w14:textId="77777777" w:rsidR="00B14023" w:rsidRPr="00240AC5" w:rsidRDefault="00B14023" w:rsidP="00D67874">
            <w:pPr>
              <w:rPr>
                <w:szCs w:val="18"/>
              </w:rPr>
            </w:pPr>
            <w:r w:rsidRPr="005223F4">
              <w:t>escapeEscapeCharacter</w:t>
            </w:r>
          </w:p>
        </w:tc>
        <w:tc>
          <w:tcPr>
            <w:tcW w:w="6840" w:type="dxa"/>
            <w:shd w:val="clear" w:color="auto" w:fill="auto"/>
          </w:tcPr>
          <w:p w14:paraId="1A764266" w14:textId="77777777" w:rsidR="00B14023" w:rsidRPr="005223F4" w:rsidRDefault="00482AC5" w:rsidP="00D67874">
            <w:commentRangeStart w:id="10113"/>
            <w:commentRangeStart w:id="10114"/>
            <w:r w:rsidRPr="005223F4">
              <w:t xml:space="preserve">DFDL </w:t>
            </w:r>
            <w:r w:rsidR="00293086" w:rsidRPr="005223F4">
              <w:t>String Literal</w:t>
            </w:r>
            <w:r w:rsidR="00A71DF4" w:rsidRPr="005223F4">
              <w:t xml:space="preserve"> </w:t>
            </w:r>
            <w:commentRangeEnd w:id="10113"/>
            <w:r w:rsidR="0055217D" w:rsidRPr="00240AC5">
              <w:rPr>
                <w:rStyle w:val="CommentReference"/>
                <w:bCs/>
              </w:rPr>
              <w:commentReference w:id="10113"/>
            </w:r>
            <w:commentRangeEnd w:id="10114"/>
            <w:r w:rsidR="0062539F" w:rsidRPr="00240AC5">
              <w:rPr>
                <w:rStyle w:val="CommentReference"/>
                <w:bCs/>
              </w:rPr>
              <w:commentReference w:id="10114"/>
            </w:r>
            <w:r w:rsidR="00A71DF4" w:rsidRPr="005223F4">
              <w:t xml:space="preserve">or </w:t>
            </w:r>
            <w:r w:rsidR="00293086" w:rsidRPr="005223F4">
              <w:t>DFDL Expression</w:t>
            </w:r>
            <w:r w:rsidR="00A71DF4" w:rsidRPr="005223F4" w:rsidDel="00482AC5">
              <w:t xml:space="preserve"> </w:t>
            </w:r>
          </w:p>
          <w:p w14:paraId="45DDFC73" w14:textId="77777777" w:rsidR="00B14023" w:rsidRPr="005223F4" w:rsidRDefault="00B14023" w:rsidP="00D67874">
            <w:r w:rsidRPr="005223F4">
              <w:t xml:space="preserve">Specifies one character that escapes the subsequent escape character </w:t>
            </w:r>
            <w:r w:rsidR="001D4A47" w:rsidRPr="005223F4">
              <w:t>or first</w:t>
            </w:r>
            <w:r w:rsidRPr="005223F4">
              <w:t xml:space="preserve"> character of </w:t>
            </w:r>
            <w:r w:rsidR="0027446C">
              <w:t>dfdl:</w:t>
            </w:r>
            <w:r w:rsidRPr="00240AC5">
              <w:rPr>
                <w:rFonts w:eastAsia="MS Mincho" w:cs="Arial"/>
                <w:color w:val="000000"/>
              </w:rPr>
              <w:t>escapeBlockEnd</w:t>
            </w:r>
            <w:r w:rsidRPr="005223F4">
              <w:t xml:space="preserve">. </w:t>
            </w:r>
          </w:p>
          <w:p w14:paraId="702AA6DC" w14:textId="77777777" w:rsidR="00B14023" w:rsidRPr="005223F4" w:rsidRDefault="00B14023" w:rsidP="00D67874">
            <w:r w:rsidRPr="005223F4">
              <w:t xml:space="preserve">Used when </w:t>
            </w:r>
            <w:r w:rsidR="00475EBD" w:rsidRPr="005223F4">
              <w:t>dfdl:</w:t>
            </w:r>
            <w:r w:rsidRPr="005223F4">
              <w:t xml:space="preserve">escapeKind = ‘escapeCharacter’ or ‘escapeBlock’. </w:t>
            </w:r>
          </w:p>
          <w:p w14:paraId="2F503305" w14:textId="77777777" w:rsidR="00B14023" w:rsidRDefault="00A71DF4" w:rsidP="00D67874">
            <w:pPr>
              <w:rPr>
                <w:ins w:id="10115" w:author="mbeckerle" w:date="2012-03-24T14:32:00Z"/>
              </w:rPr>
            </w:pPr>
            <w:r w:rsidRPr="005223F4">
              <w:t>This property can be computed by way of an expression which returns a character</w:t>
            </w:r>
            <w:r w:rsidR="00A40483" w:rsidRPr="005223F4">
              <w:t xml:space="preserve">. </w:t>
            </w:r>
            <w:r w:rsidR="0077521F" w:rsidRPr="005223F4">
              <w:t>The expression must not contain forward references to elements which have not yet been processed.</w:t>
            </w:r>
          </w:p>
          <w:p w14:paraId="32C20C47" w14:textId="77777777" w:rsidR="0062539F" w:rsidRPr="00275A32" w:rsidRDefault="0062539F" w:rsidP="00240AC5">
            <w:pPr>
              <w:autoSpaceDE w:val="0"/>
              <w:rPr>
                <w:rFonts w:eastAsia="MS Mincho"/>
                <w:lang w:eastAsia="ja-JP" w:bidi="he-IL"/>
              </w:rPr>
            </w:pPr>
            <w:ins w:id="10116" w:author="mbeckerle" w:date="2012-03-24T14:32:00Z">
              <w:r w:rsidRPr="00240AC5">
                <w:rPr>
                  <w:rFonts w:eastAsia="Arial"/>
                  <w:color w:val="000000"/>
                  <w:lang w:eastAsia="ja-JP" w:bidi="he-IL"/>
                </w:rPr>
                <w:t>The string literal value is restricted in the same way as described in “</w:t>
              </w:r>
              <w:r w:rsidRPr="00240AC5">
                <w:rPr>
                  <w:rFonts w:eastAsia="Arial"/>
                  <w:i/>
                  <w:iCs/>
                  <w:color w:val="000000"/>
                  <w:lang w:eastAsia="ja-JP" w:bidi="he-IL"/>
                </w:rPr>
                <w:t>Escape and Quoting Character Restrictions</w:t>
              </w:r>
              <w:r w:rsidRPr="00240AC5">
                <w:rPr>
                  <w:rFonts w:eastAsia="Arial"/>
                  <w:color w:val="000000"/>
                  <w:lang w:eastAsia="ja-JP" w:bidi="he-IL"/>
                </w:rPr>
                <w:t>” in the description of the escapeCharacter property.</w:t>
              </w:r>
            </w:ins>
          </w:p>
          <w:p w14:paraId="595DC1E1" w14:textId="77777777" w:rsidR="00B14023" w:rsidRPr="005223F4" w:rsidRDefault="00B14023" w:rsidP="00D67874">
            <w:r w:rsidRPr="005223F4">
              <w:t>If the empty string is specified then no escaping of escape characters occurs.</w:t>
            </w:r>
          </w:p>
          <w:p w14:paraId="7CE3B684" w14:textId="77777777" w:rsidR="00B14023" w:rsidRPr="005223F4" w:rsidRDefault="00B14023" w:rsidP="00D67874">
            <w:r w:rsidRPr="005223F4">
              <w:t xml:space="preserve">It is explicitly allowed for both the </w:t>
            </w:r>
            <w:r w:rsidR="0027446C">
              <w:t>dfdl:</w:t>
            </w:r>
            <w:r w:rsidRPr="005223F4">
              <w:t xml:space="preserve">escapeCharacter and the </w:t>
            </w:r>
            <w:r w:rsidR="0027446C">
              <w:t>dfdl:</w:t>
            </w:r>
            <w:r w:rsidRPr="005223F4">
              <w:t>escapeEscapeCharacter to be the same character.</w:t>
            </w:r>
            <w:r w:rsidR="00300C9B" w:rsidRPr="005223F4">
              <w:t xml:space="preserve"> In that case processing functions as if the </w:t>
            </w:r>
            <w:r w:rsidR="0027446C">
              <w:t>dfdl:</w:t>
            </w:r>
            <w:r w:rsidR="00300C9B" w:rsidRPr="005223F4">
              <w:t>escapeCharacter escapes itself.</w:t>
            </w:r>
          </w:p>
          <w:p w14:paraId="46DDE7BB" w14:textId="77777777" w:rsidR="00B14023" w:rsidRPr="005223F4" w:rsidRDefault="00B14023" w:rsidP="00D67874">
            <w:r w:rsidRPr="005223F4">
              <w:t>Annotation: dfdl:escapeScheme</w:t>
            </w:r>
          </w:p>
        </w:tc>
      </w:tr>
      <w:tr w:rsidR="00B14023" w:rsidRPr="00240AC5" w14:paraId="1556DD27" w14:textId="77777777" w:rsidTr="00240AC5">
        <w:tc>
          <w:tcPr>
            <w:tcW w:w="2448" w:type="dxa"/>
            <w:shd w:val="clear" w:color="auto" w:fill="auto"/>
          </w:tcPr>
          <w:p w14:paraId="589879FC" w14:textId="77777777" w:rsidR="00B14023" w:rsidRPr="005223F4" w:rsidRDefault="00B14023" w:rsidP="00D67874">
            <w:r w:rsidRPr="005223F4">
              <w:t>extraEscapedCharacters</w:t>
            </w:r>
          </w:p>
        </w:tc>
        <w:tc>
          <w:tcPr>
            <w:tcW w:w="6840" w:type="dxa"/>
            <w:shd w:val="clear" w:color="auto" w:fill="auto"/>
          </w:tcPr>
          <w:p w14:paraId="6C8C8EA3" w14:textId="77777777" w:rsidR="00B14023" w:rsidRPr="00240AC5" w:rsidRDefault="00324F72" w:rsidP="00240AC5">
            <w:pPr>
              <w:autoSpaceDE w:val="0"/>
              <w:autoSpaceDN w:val="0"/>
              <w:adjustRightInd w:val="0"/>
              <w:rPr>
                <w:rFonts w:eastAsia="MS Mincho" w:cs="Arial"/>
                <w:color w:val="000000"/>
                <w:lang w:eastAsia="ja-JP" w:bidi="he-IL"/>
              </w:rPr>
            </w:pPr>
            <w:r w:rsidRPr="00240AC5">
              <w:rPr>
                <w:rFonts w:eastAsia="MS Mincho" w:cs="Arial"/>
                <w:lang w:eastAsia="ja-JP"/>
              </w:rPr>
              <w:t xml:space="preserve">List of </w:t>
            </w:r>
            <w:r w:rsidR="00454BAA" w:rsidRPr="00240AC5">
              <w:rPr>
                <w:rFonts w:eastAsia="MS Mincho" w:cs="Arial"/>
                <w:lang w:eastAsia="ja-JP"/>
              </w:rPr>
              <w:t>DFDL String Literals</w:t>
            </w:r>
          </w:p>
          <w:p w14:paraId="6748F81A" w14:textId="28440B54" w:rsidR="00482AC5" w:rsidRPr="00240AC5" w:rsidDel="00916D7B" w:rsidRDefault="00482AC5" w:rsidP="00240AC5">
            <w:pPr>
              <w:autoSpaceDE w:val="0"/>
              <w:autoSpaceDN w:val="0"/>
              <w:adjustRightInd w:val="0"/>
              <w:rPr>
                <w:del w:id="10117" w:author="mbeckerle" w:date="2012-04-22T18:21:00Z"/>
                <w:rFonts w:eastAsia="MS Mincho" w:cs="Arial"/>
                <w:color w:val="000000"/>
                <w:lang w:eastAsia="ja-JP" w:bidi="he-IL"/>
              </w:rPr>
            </w:pPr>
          </w:p>
          <w:p w14:paraId="7562E511" w14:textId="77777777" w:rsidR="00B14023" w:rsidRPr="00240AC5" w:rsidRDefault="00B14023" w:rsidP="00240AC5">
            <w:pPr>
              <w:autoSpaceDE w:val="0"/>
              <w:autoSpaceDN w:val="0"/>
              <w:adjustRightInd w:val="0"/>
              <w:rPr>
                <w:rFonts w:eastAsia="MS Mincho" w:cs="Arial"/>
                <w:color w:val="000000"/>
                <w:lang w:eastAsia="ja-JP" w:bidi="he-IL"/>
              </w:rPr>
            </w:pPr>
            <w:r w:rsidRPr="00240AC5">
              <w:rPr>
                <w:rFonts w:eastAsia="MS Mincho" w:cs="Arial"/>
                <w:color w:val="000000"/>
                <w:lang w:eastAsia="ja-JP" w:bidi="he-IL"/>
              </w:rPr>
              <w:t xml:space="preserve">A space separated list of single characters that must be escaped in addition to </w:t>
            </w:r>
            <w:r w:rsidR="00681EDF" w:rsidRPr="00240AC5">
              <w:rPr>
                <w:rFonts w:eastAsia="MS Mincho" w:cs="Arial"/>
                <w:color w:val="000000"/>
                <w:lang w:eastAsia="ja-JP" w:bidi="he-IL"/>
              </w:rPr>
              <w:t xml:space="preserve">the in-scope </w:t>
            </w:r>
            <w:r w:rsidR="00B11F88" w:rsidRPr="00240AC5">
              <w:rPr>
                <w:rFonts w:eastAsia="MS Mincho" w:cs="Arial"/>
                <w:color w:val="000000"/>
                <w:lang w:eastAsia="ja-JP" w:bidi="he-IL"/>
              </w:rPr>
              <w:t>delimiters</w:t>
            </w:r>
            <w:r w:rsidRPr="00240AC5">
              <w:rPr>
                <w:rFonts w:eastAsia="MS Mincho" w:cs="Arial"/>
                <w:color w:val="000000"/>
                <w:lang w:eastAsia="ja-JP" w:bidi="he-IL"/>
              </w:rPr>
              <w:t>.</w:t>
            </w:r>
            <w:ins w:id="10118" w:author="Steve Hanson" w:date="2012-02-23T16:03:00Z">
              <w:r w:rsidR="00FA089B" w:rsidRPr="00240AC5">
                <w:rPr>
                  <w:rFonts w:eastAsia="MS Mincho" w:cs="Arial"/>
                  <w:color w:val="000000"/>
                  <w:lang w:eastAsia="ja-JP" w:bidi="he-IL"/>
                </w:rPr>
                <w:t xml:space="preserve"> If there are no extra characters to escape the property should be set to “”.</w:t>
              </w:r>
            </w:ins>
          </w:p>
          <w:p w14:paraId="630B0E3C" w14:textId="327394F7" w:rsidR="007223DF" w:rsidRPr="00275A32" w:rsidRDefault="007223DF" w:rsidP="007223DF">
            <w:pPr>
              <w:autoSpaceDE w:val="0"/>
              <w:rPr>
                <w:ins w:id="10119" w:author="Steve Hanson" w:date="2012-08-06T14:41:00Z"/>
                <w:rFonts w:eastAsia="MS Mincho"/>
                <w:lang w:eastAsia="ja-JP" w:bidi="he-IL"/>
              </w:rPr>
            </w:pPr>
            <w:ins w:id="10120" w:author="Steve Hanson" w:date="2012-08-06T14:41:00Z">
              <w:r w:rsidRPr="00240AC5">
                <w:rPr>
                  <w:rFonts w:eastAsia="Arial"/>
                  <w:color w:val="000000"/>
                  <w:lang w:eastAsia="ja-JP" w:bidi="he-IL"/>
                </w:rPr>
                <w:t>The string literal value</w:t>
              </w:r>
              <w:r>
                <w:rPr>
                  <w:rFonts w:eastAsia="Arial"/>
                  <w:color w:val="000000"/>
                  <w:lang w:eastAsia="ja-JP" w:bidi="he-IL"/>
                </w:rPr>
                <w:t>s are</w:t>
              </w:r>
              <w:r w:rsidRPr="00240AC5">
                <w:rPr>
                  <w:rFonts w:eastAsia="Arial"/>
                  <w:color w:val="000000"/>
                  <w:lang w:eastAsia="ja-JP" w:bidi="he-IL"/>
                </w:rPr>
                <w:t xml:space="preserve"> restricted in the same way as described in “</w:t>
              </w:r>
              <w:r w:rsidRPr="00240AC5">
                <w:rPr>
                  <w:rFonts w:eastAsia="Arial"/>
                  <w:i/>
                  <w:iCs/>
                  <w:color w:val="000000"/>
                  <w:lang w:eastAsia="ja-JP" w:bidi="he-IL"/>
                </w:rPr>
                <w:t>Escape and Quoting Character Restrictions</w:t>
              </w:r>
              <w:r w:rsidRPr="00240AC5">
                <w:rPr>
                  <w:rFonts w:eastAsia="Arial"/>
                  <w:color w:val="000000"/>
                  <w:lang w:eastAsia="ja-JP" w:bidi="he-IL"/>
                </w:rPr>
                <w:t>” in the description of the escapeCharacter property.</w:t>
              </w:r>
            </w:ins>
          </w:p>
          <w:p w14:paraId="6DFAC565" w14:textId="0BCA1818" w:rsidR="00A801AE" w:rsidRPr="00240AC5" w:rsidRDefault="00A801AE" w:rsidP="00240AC5">
            <w:pPr>
              <w:autoSpaceDE w:val="0"/>
              <w:autoSpaceDN w:val="0"/>
              <w:adjustRightInd w:val="0"/>
              <w:rPr>
                <w:rFonts w:eastAsia="MS Mincho" w:cs="Arial"/>
                <w:color w:val="000000"/>
                <w:lang w:eastAsia="ja-JP" w:bidi="he-IL"/>
              </w:rPr>
            </w:pPr>
            <w:r w:rsidRPr="00240AC5">
              <w:rPr>
                <w:rFonts w:eastAsia="MS Mincho" w:cs="Arial"/>
                <w:color w:val="000000"/>
                <w:lang w:eastAsia="ja-JP" w:bidi="he-IL"/>
              </w:rPr>
              <w:t>This propert</w:t>
            </w:r>
            <w:r w:rsidR="00681EDF" w:rsidRPr="00240AC5">
              <w:rPr>
                <w:rFonts w:eastAsia="MS Mincho" w:cs="Arial"/>
                <w:color w:val="000000"/>
                <w:lang w:eastAsia="ja-JP" w:bidi="he-IL"/>
              </w:rPr>
              <w:t>y</w:t>
            </w:r>
            <w:r w:rsidRPr="00240AC5">
              <w:rPr>
                <w:rFonts w:eastAsia="MS Mincho" w:cs="Arial"/>
                <w:color w:val="000000"/>
                <w:lang w:eastAsia="ja-JP" w:bidi="he-IL"/>
              </w:rPr>
              <w:t xml:space="preserve"> only applies on unparsing</w:t>
            </w:r>
            <w:ins w:id="10121" w:author="Steve Hanson" w:date="2012-08-06T14:40:00Z">
              <w:r w:rsidR="007223DF">
                <w:rPr>
                  <w:rFonts w:eastAsia="MS Mincho" w:cs="Arial"/>
                  <w:color w:val="000000"/>
                  <w:lang w:eastAsia="ja-JP" w:bidi="he-IL"/>
                </w:rPr>
                <w:t>.</w:t>
              </w:r>
            </w:ins>
          </w:p>
          <w:p w14:paraId="48739639" w14:textId="77777777" w:rsidR="00B14023" w:rsidRPr="005223F4" w:rsidRDefault="00B14023" w:rsidP="00D67874">
            <w:r w:rsidRPr="005223F4">
              <w:t>Annotation: dfdl:escapeScheme</w:t>
            </w:r>
          </w:p>
        </w:tc>
      </w:tr>
      <w:tr w:rsidR="00B14023" w:rsidRPr="00240AC5" w14:paraId="355FD0FE" w14:textId="77777777" w:rsidTr="00240AC5">
        <w:tc>
          <w:tcPr>
            <w:tcW w:w="2448" w:type="dxa"/>
            <w:shd w:val="clear" w:color="auto" w:fill="auto"/>
          </w:tcPr>
          <w:p w14:paraId="406EEFD8" w14:textId="77777777" w:rsidR="00B14023" w:rsidRPr="005223F4" w:rsidRDefault="00B14023" w:rsidP="00D67874">
            <w:r w:rsidRPr="005223F4">
              <w:t>generateEscape</w:t>
            </w:r>
            <w:r w:rsidR="000A7F7B" w:rsidRPr="005223F4">
              <w:t>Block</w:t>
            </w:r>
          </w:p>
        </w:tc>
        <w:tc>
          <w:tcPr>
            <w:tcW w:w="6840" w:type="dxa"/>
            <w:shd w:val="clear" w:color="auto" w:fill="auto"/>
          </w:tcPr>
          <w:p w14:paraId="7AF400AA" w14:textId="77777777" w:rsidR="00B14023" w:rsidRPr="00240AC5" w:rsidRDefault="00B14023" w:rsidP="00240AC5">
            <w:pPr>
              <w:autoSpaceDE w:val="0"/>
              <w:autoSpaceDN w:val="0"/>
              <w:adjustRightInd w:val="0"/>
              <w:rPr>
                <w:rFonts w:eastAsia="MS Mincho" w:cs="Arial"/>
                <w:color w:val="000000"/>
                <w:sz w:val="18"/>
                <w:szCs w:val="18"/>
                <w:lang w:eastAsia="ja-JP" w:bidi="he-IL"/>
              </w:rPr>
            </w:pPr>
            <w:r w:rsidRPr="00240AC5">
              <w:rPr>
                <w:rFonts w:eastAsia="MS Mincho" w:cs="Arial"/>
                <w:color w:val="000000"/>
                <w:sz w:val="18"/>
                <w:szCs w:val="18"/>
                <w:lang w:eastAsia="ja-JP" w:bidi="he-IL"/>
              </w:rPr>
              <w:t>Enum</w:t>
            </w:r>
          </w:p>
          <w:p w14:paraId="7DCA79BB" w14:textId="77777777" w:rsidR="00B14023" w:rsidRPr="005223F4" w:rsidRDefault="00B14023" w:rsidP="00D67874">
            <w:r w:rsidRPr="005223F4">
              <w:t>Valid values ‘always’,  ‘whenNeeded’</w:t>
            </w:r>
          </w:p>
          <w:p w14:paraId="5BAD046D" w14:textId="77777777" w:rsidR="00B14023" w:rsidRPr="005223F4" w:rsidRDefault="00B14023" w:rsidP="00D67874">
            <w:r w:rsidRPr="005223F4">
              <w:t>Controls when escaping is used on unparsing</w:t>
            </w:r>
            <w:r w:rsidR="000A7F7B" w:rsidRPr="005223F4">
              <w:t xml:space="preserve"> when dfdl:escapeKind is ‘escapeBlock’</w:t>
            </w:r>
            <w:r w:rsidRPr="005223F4">
              <w:t xml:space="preserve">. </w:t>
            </w:r>
          </w:p>
          <w:p w14:paraId="178FAF6E" w14:textId="77777777" w:rsidR="00B14023" w:rsidRPr="00240AC5" w:rsidRDefault="00B14023" w:rsidP="00D67874">
            <w:pPr>
              <w:rPr>
                <w:color w:val="000000"/>
              </w:rPr>
            </w:pPr>
            <w:r w:rsidRPr="005223F4">
              <w:t xml:space="preserve">If ‘always’ then escaping is always </w:t>
            </w:r>
            <w:r w:rsidR="00513864" w:rsidRPr="005223F4">
              <w:t>occurs</w:t>
            </w:r>
            <w:r w:rsidRPr="005223F4">
              <w:t xml:space="preserve"> </w:t>
            </w:r>
            <w:r w:rsidR="001D4A47" w:rsidRPr="00240AC5">
              <w:rPr>
                <w:rFonts w:ascii="Helv" w:hAnsi="Helv" w:cs="Helv"/>
              </w:rPr>
              <w:t>as</w:t>
            </w:r>
            <w:r w:rsidRPr="00240AC5">
              <w:rPr>
                <w:color w:val="000000"/>
              </w:rPr>
              <w:t xml:space="preserve"> described in </w:t>
            </w:r>
            <w:r w:rsidR="000A7F7B" w:rsidRPr="00240AC5">
              <w:rPr>
                <w:color w:val="000000"/>
              </w:rPr>
              <w:t>dfdl:</w:t>
            </w:r>
            <w:r w:rsidRPr="00240AC5">
              <w:rPr>
                <w:color w:val="000000"/>
              </w:rPr>
              <w:t>escapeKind</w:t>
            </w:r>
            <w:r w:rsidRPr="005223F4">
              <w:t xml:space="preserve">. </w:t>
            </w:r>
            <w:r w:rsidRPr="00240AC5">
              <w:rPr>
                <w:color w:val="000000"/>
              </w:rPr>
              <w:t xml:space="preserve"> </w:t>
            </w:r>
          </w:p>
          <w:p w14:paraId="7E49BCAA" w14:textId="77777777" w:rsidR="00B14023" w:rsidRPr="005223F4" w:rsidRDefault="00B14023" w:rsidP="00D67874">
            <w:r w:rsidRPr="005223F4">
              <w:t>If ‘whenNeeded’ then escaping occurs</w:t>
            </w:r>
            <w:r w:rsidR="000A7F7B" w:rsidRPr="005223F4">
              <w:t xml:space="preserve"> as described in dfdl:escapeKind</w:t>
            </w:r>
            <w:r w:rsidRPr="005223F4">
              <w:t xml:space="preserve"> </w:t>
            </w:r>
            <w:r w:rsidR="00513864" w:rsidRPr="005223F4">
              <w:t>when the data contains any of the following</w:t>
            </w:r>
            <w:del w:id="10122" w:author="mbeckerle" w:date="2012-04-22T18:22:00Z">
              <w:r w:rsidR="00513864" w:rsidRPr="005223F4" w:rsidDel="00916D7B">
                <w:delText xml:space="preserve"> </w:delText>
              </w:r>
            </w:del>
            <w:r w:rsidR="000A7F7B" w:rsidRPr="005223F4">
              <w:t>:</w:t>
            </w:r>
          </w:p>
          <w:p w14:paraId="6DD7BE51" w14:textId="0366D8A6" w:rsidR="00B14023" w:rsidRPr="005223F4" w:rsidRDefault="003D4C17" w:rsidP="007223DF">
            <w:pPr>
              <w:numPr>
                <w:ilvl w:val="0"/>
                <w:numId w:val="145"/>
              </w:numPr>
            </w:pPr>
            <w:del w:id="10123" w:author="mbeckerle" w:date="2012-04-22T18:23:00Z">
              <w:r w:rsidRPr="005223F4" w:rsidDel="00916D7B">
                <w:delText xml:space="preserve">           </w:delText>
              </w:r>
            </w:del>
            <w:r w:rsidR="00B14023" w:rsidRPr="005223F4">
              <w:t xml:space="preserve">any in-scope terminating </w:t>
            </w:r>
            <w:r w:rsidR="00B11F88" w:rsidRPr="005223F4">
              <w:t>delimiter</w:t>
            </w:r>
            <w:del w:id="10124" w:author="mbeckerle" w:date="2012-04-22T18:22:00Z">
              <w:r w:rsidR="00B14023" w:rsidRPr="005223F4" w:rsidDel="00916D7B">
                <w:delText xml:space="preserve">  </w:delText>
              </w:r>
            </w:del>
          </w:p>
          <w:p w14:paraId="08AD0D4F" w14:textId="2C14C2EA" w:rsidR="00B14023" w:rsidRPr="005223F4" w:rsidRDefault="003D4C17" w:rsidP="007223DF">
            <w:pPr>
              <w:numPr>
                <w:ilvl w:val="0"/>
                <w:numId w:val="145"/>
              </w:numPr>
            </w:pPr>
            <w:del w:id="10125" w:author="mbeckerle" w:date="2012-04-22T18:23:00Z">
              <w:r w:rsidRPr="005223F4" w:rsidDel="00916D7B">
                <w:delText xml:space="preserve">           </w:delText>
              </w:r>
              <w:r w:rsidR="0027446C" w:rsidDel="00916D7B">
                <w:delText>d</w:delText>
              </w:r>
            </w:del>
            <w:ins w:id="10126" w:author="mbeckerle" w:date="2012-04-22T18:23:00Z">
              <w:r w:rsidR="00916D7B">
                <w:t>d</w:t>
              </w:r>
            </w:ins>
            <w:r w:rsidR="0027446C">
              <w:t>fdl:</w:t>
            </w:r>
            <w:r w:rsidR="00B14023" w:rsidRPr="005223F4">
              <w:t>escapeBlockStart at the start of the data</w:t>
            </w:r>
          </w:p>
          <w:p w14:paraId="71E4481E" w14:textId="33866167" w:rsidR="00B14023" w:rsidRPr="005223F4" w:rsidRDefault="003D4C17" w:rsidP="007223DF">
            <w:pPr>
              <w:numPr>
                <w:ilvl w:val="0"/>
                <w:numId w:val="145"/>
              </w:numPr>
            </w:pPr>
            <w:del w:id="10127" w:author="mbeckerle" w:date="2012-04-22T18:23:00Z">
              <w:r w:rsidRPr="005223F4" w:rsidDel="00916D7B">
                <w:delText xml:space="preserve">           </w:delText>
              </w:r>
            </w:del>
            <w:r w:rsidR="00B14023" w:rsidRPr="005223F4">
              <w:t xml:space="preserve">any </w:t>
            </w:r>
            <w:r w:rsidR="0027446C">
              <w:t>dfdl:</w:t>
            </w:r>
            <w:r w:rsidR="00B14023" w:rsidRPr="005223F4">
              <w:t>extraEscapedCharacters</w:t>
            </w:r>
            <w:del w:id="10128" w:author="mbeckerle" w:date="2012-04-22T18:22:00Z">
              <w:r w:rsidR="00B14023" w:rsidRPr="005223F4" w:rsidDel="00916D7B">
                <w:delText xml:space="preserve"> </w:delText>
              </w:r>
              <w:r w:rsidR="00B14023" w:rsidRPr="00240AC5" w:rsidDel="00916D7B">
                <w:rPr>
                  <w:rFonts w:eastAsia="MS Mincho" w:cs="Arial"/>
                  <w:color w:val="000000"/>
                </w:rPr>
                <w:delText xml:space="preserve"> </w:delText>
              </w:r>
            </w:del>
          </w:p>
          <w:p w14:paraId="5DAF9E7C" w14:textId="77777777" w:rsidR="00B14023" w:rsidRPr="005223F4" w:rsidRDefault="00B14023" w:rsidP="00D67874">
            <w:r w:rsidRPr="005223F4">
              <w:t>Annotation: dfdl:escapeScheme</w:t>
            </w:r>
          </w:p>
        </w:tc>
      </w:tr>
    </w:tbl>
    <w:p w14:paraId="37E160DD" w14:textId="64F4A833" w:rsidR="00A70C7E" w:rsidRPr="005223F4" w:rsidDel="00916D7B" w:rsidRDefault="00B14023">
      <w:pPr>
        <w:pStyle w:val="Heading2"/>
        <w:rPr>
          <w:del w:id="10129" w:author="mbeckerle" w:date="2012-04-22T18:23:00Z"/>
        </w:rPr>
        <w:pPrChange w:id="10130" w:author="mbeckerle" w:date="2013-01-20T17:05:00Z">
          <w:pPr>
            <w:pStyle w:val="nobreak"/>
          </w:pPr>
        </w:pPrChange>
      </w:pPr>
      <w:r w:rsidRPr="005223F4">
        <w:br w:type="page"/>
      </w:r>
    </w:p>
    <w:p w14:paraId="5C4DC7CA" w14:textId="051AA490" w:rsidR="00B14023" w:rsidRPr="005223F4" w:rsidDel="00916D7B" w:rsidRDefault="00B14023">
      <w:pPr>
        <w:pStyle w:val="Heading2"/>
        <w:rPr>
          <w:del w:id="10131" w:author="mbeckerle" w:date="2012-04-22T18:23:00Z"/>
        </w:rPr>
        <w:pPrChange w:id="10132" w:author="mbeckerle" w:date="2013-01-20T17:05:00Z">
          <w:pPr/>
        </w:pPrChange>
      </w:pPr>
      <w:bookmarkStart w:id="10133" w:name="_Toc322911338"/>
      <w:bookmarkStart w:id="10134" w:name="_Toc322911653"/>
      <w:bookmarkStart w:id="10135" w:name="_Toc322911901"/>
      <w:bookmarkStart w:id="10136" w:name="_Toc322912192"/>
      <w:bookmarkStart w:id="10137" w:name="_Toc329093041"/>
      <w:bookmarkStart w:id="10138" w:name="_Toc332701554"/>
      <w:bookmarkStart w:id="10139" w:name="_Toc332701858"/>
      <w:bookmarkStart w:id="10140" w:name="_Toc332711652"/>
      <w:bookmarkStart w:id="10141" w:name="_Toc332711960"/>
      <w:bookmarkStart w:id="10142" w:name="_Toc332712262"/>
      <w:bookmarkStart w:id="10143" w:name="_Toc332724178"/>
      <w:bookmarkStart w:id="10144" w:name="_Toc332724478"/>
      <w:bookmarkStart w:id="10145" w:name="_Toc341102774"/>
      <w:bookmarkStart w:id="10146" w:name="_Toc347241509"/>
      <w:bookmarkStart w:id="10147" w:name="_Toc347744702"/>
      <w:bookmarkStart w:id="10148" w:name="_Toc348984485"/>
      <w:bookmarkStart w:id="10149" w:name="_Toc348984790"/>
      <w:bookmarkStart w:id="10150" w:name="_Toc349037954"/>
      <w:bookmarkStart w:id="10151" w:name="_Toc349038256"/>
      <w:bookmarkStart w:id="10152" w:name="_Toc349042749"/>
      <w:bookmarkStart w:id="10153" w:name="_Toc349642163"/>
      <w:bookmarkStart w:id="10154" w:name="_Toc351912747"/>
      <w:bookmarkStart w:id="10155" w:name="_Toc351914768"/>
      <w:bookmarkStart w:id="10156" w:name="_Toc351915234"/>
      <w:bookmarkStart w:id="10157" w:name="_Toc361231291"/>
      <w:bookmarkStart w:id="10158" w:name="_Toc361231817"/>
      <w:bookmarkStart w:id="10159" w:name="_Toc362445115"/>
      <w:bookmarkStart w:id="10160" w:name="_Toc362451866"/>
      <w:bookmarkStart w:id="10161" w:name="_Toc362452415"/>
      <w:bookmarkStart w:id="10162" w:name="_Toc362452925"/>
      <w:bookmarkStart w:id="10163" w:name="_Toc362453313"/>
      <w:bookmarkEnd w:id="10133"/>
      <w:bookmarkEnd w:id="10134"/>
      <w:bookmarkEnd w:id="10135"/>
      <w:bookmarkEnd w:id="10136"/>
      <w:bookmarkEnd w:id="10137"/>
      <w:bookmarkEnd w:id="10138"/>
      <w:bookmarkEnd w:id="10139"/>
      <w:bookmarkEnd w:id="10140"/>
      <w:bookmarkEnd w:id="10141"/>
      <w:bookmarkEnd w:id="10142"/>
      <w:bookmarkEnd w:id="10143"/>
      <w:bookmarkEnd w:id="10144"/>
      <w:bookmarkEnd w:id="10145"/>
      <w:bookmarkEnd w:id="10146"/>
      <w:bookmarkEnd w:id="10147"/>
      <w:bookmarkEnd w:id="10148"/>
      <w:bookmarkEnd w:id="10149"/>
      <w:bookmarkEnd w:id="10150"/>
      <w:bookmarkEnd w:id="10151"/>
      <w:bookmarkEnd w:id="10152"/>
      <w:bookmarkEnd w:id="10153"/>
      <w:bookmarkEnd w:id="10154"/>
      <w:bookmarkEnd w:id="10155"/>
      <w:bookmarkEnd w:id="10156"/>
      <w:bookmarkEnd w:id="10157"/>
      <w:bookmarkEnd w:id="10158"/>
      <w:bookmarkEnd w:id="10159"/>
      <w:bookmarkEnd w:id="10160"/>
      <w:bookmarkEnd w:id="10161"/>
      <w:bookmarkEnd w:id="10162"/>
      <w:bookmarkEnd w:id="10163"/>
    </w:p>
    <w:p w14:paraId="2EF6717E" w14:textId="77777777" w:rsidR="00013813" w:rsidRPr="005223F4" w:rsidRDefault="00013813" w:rsidP="006E4FE8">
      <w:pPr>
        <w:pStyle w:val="Heading2"/>
      </w:pPr>
      <w:bookmarkStart w:id="10164" w:name="_Toc243112829"/>
      <w:bookmarkStart w:id="10165" w:name="_Toc349042750"/>
      <w:bookmarkStart w:id="10166" w:name="_Toc362453314"/>
      <w:bookmarkStart w:id="10167" w:name="_Toc177399098"/>
      <w:bookmarkStart w:id="10168" w:name="_Toc175057385"/>
      <w:bookmarkStart w:id="10169" w:name="_Toc199516321"/>
      <w:bookmarkStart w:id="10170" w:name="_Toc194983985"/>
      <w:r w:rsidRPr="005223F4">
        <w:t xml:space="preserve">Properties </w:t>
      </w:r>
      <w:r w:rsidR="0028558F" w:rsidRPr="005223F4">
        <w:t xml:space="preserve">for </w:t>
      </w:r>
      <w:r w:rsidR="002B072E" w:rsidRPr="005223F4">
        <w:t>Bidirectional</w:t>
      </w:r>
      <w:r w:rsidR="0028558F" w:rsidRPr="005223F4">
        <w:t xml:space="preserve"> support for</w:t>
      </w:r>
      <w:r w:rsidRPr="005223F4">
        <w:t xml:space="preserve"> All Simple Types with Text representation</w:t>
      </w:r>
      <w:bookmarkEnd w:id="10164"/>
      <w:bookmarkEnd w:id="10165"/>
      <w:bookmarkEnd w:id="10166"/>
    </w:p>
    <w:p w14:paraId="3F6CB1D6" w14:textId="77777777" w:rsidR="0028558F" w:rsidRPr="005223F4" w:rsidRDefault="0028558F" w:rsidP="0028558F">
      <w:pPr>
        <w:pStyle w:val="nobreak"/>
      </w:pPr>
      <w:r w:rsidRPr="005223F4">
        <w:t>Bidirectional text consists of mainly right-to-left text with some left-to-right nested segments (such as an Arabic text with some information in English), or vice versa (such as an English letter with a Hebrew address nested within it.)</w:t>
      </w:r>
    </w:p>
    <w:p w14:paraId="47EF2806" w14:textId="1EBC544A" w:rsidR="0028558F" w:rsidRPr="005223F4" w:rsidRDefault="0028558F" w:rsidP="0028558F">
      <w:r w:rsidRPr="005223F4">
        <w:t xml:space="preserve">Note: the bidirectional properties apply to the </w:t>
      </w:r>
      <w:del w:id="10171" w:author="mbeckerle" w:date="2013-01-28T14:07:00Z">
        <w:r w:rsidRPr="005223F4" w:rsidDel="00B8072A">
          <w:delText xml:space="preserve">value </w:delText>
        </w:r>
      </w:del>
      <w:ins w:id="10172" w:author="mbeckerle" w:date="2013-01-28T14:07:00Z">
        <w:r w:rsidR="00B8072A">
          <w:t>content</w:t>
        </w:r>
        <w:r w:rsidR="00B8072A" w:rsidRPr="005223F4">
          <w:t xml:space="preserve"> </w:t>
        </w:r>
      </w:ins>
      <w:r w:rsidRPr="005223F4">
        <w:t>of the element and not to the initiator, terminator or separator if defined.</w:t>
      </w:r>
    </w:p>
    <w:p w14:paraId="3CDF3A62" w14:textId="6A27D531" w:rsidR="0028558F" w:rsidRPr="005223F4" w:rsidDel="00916D7B" w:rsidRDefault="0028558F" w:rsidP="0028558F">
      <w:pPr>
        <w:rPr>
          <w:del w:id="10173" w:author="mbeckerle" w:date="2012-04-22T18:23:00Z"/>
        </w:rPr>
      </w:pPr>
    </w:p>
    <w:tbl>
      <w:tblPr>
        <w:tblW w:w="9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2448"/>
        <w:gridCol w:w="6660"/>
      </w:tblGrid>
      <w:tr w:rsidR="00FA089B" w:rsidRPr="00240AC5" w14:paraId="36AB86CC" w14:textId="77777777" w:rsidTr="00240AC5">
        <w:trPr>
          <w:trHeight w:val="402"/>
          <w:ins w:id="10174" w:author="Steve Hanson" w:date="2012-02-23T16:04:00Z"/>
        </w:trPr>
        <w:tc>
          <w:tcPr>
            <w:tcW w:w="2448" w:type="dxa"/>
            <w:shd w:val="clear" w:color="auto" w:fill="F3F3F3"/>
          </w:tcPr>
          <w:p w14:paraId="5ACF9106" w14:textId="77777777" w:rsidR="00FA089B" w:rsidRPr="00275A32" w:rsidRDefault="00FA089B" w:rsidP="00240AC5">
            <w:pPr>
              <w:tabs>
                <w:tab w:val="num" w:pos="360"/>
                <w:tab w:val="num" w:pos="540"/>
              </w:tabs>
              <w:spacing w:before="40" w:after="40"/>
              <w:ind w:left="181" w:hanging="181"/>
              <w:rPr>
                <w:ins w:id="10175" w:author="Steve Hanson" w:date="2012-02-23T16:04:00Z"/>
                <w:rFonts w:eastAsia="Arial Unicode MS" w:cs="Arial"/>
                <w:b/>
              </w:rPr>
            </w:pPr>
            <w:ins w:id="10176" w:author="Steve Hanson" w:date="2012-02-23T16:04:00Z">
              <w:r w:rsidRPr="00275A32">
                <w:rPr>
                  <w:rFonts w:eastAsia="Arial Unicode MS" w:cs="Arial"/>
                  <w:b/>
                </w:rPr>
                <w:t>Property name</w:t>
              </w:r>
            </w:ins>
          </w:p>
        </w:tc>
        <w:tc>
          <w:tcPr>
            <w:tcW w:w="6660" w:type="dxa"/>
            <w:shd w:val="clear" w:color="auto" w:fill="F3F3F3"/>
          </w:tcPr>
          <w:p w14:paraId="67FB81B2" w14:textId="77777777" w:rsidR="00FA089B" w:rsidRPr="007223DF" w:rsidRDefault="00FA089B" w:rsidP="00240AC5">
            <w:pPr>
              <w:tabs>
                <w:tab w:val="num" w:pos="360"/>
                <w:tab w:val="num" w:pos="540"/>
              </w:tabs>
              <w:spacing w:before="40" w:after="40"/>
              <w:ind w:left="540" w:hanging="180"/>
              <w:rPr>
                <w:ins w:id="10177" w:author="Steve Hanson" w:date="2012-02-23T16:04:00Z"/>
                <w:rFonts w:eastAsia="Arial Unicode MS"/>
                <w:b/>
              </w:rPr>
            </w:pPr>
            <w:ins w:id="10178" w:author="Steve Hanson" w:date="2012-02-23T16:04:00Z">
              <w:r w:rsidRPr="007223DF">
                <w:rPr>
                  <w:rFonts w:eastAsia="Arial Unicode MS"/>
                  <w:b/>
                </w:rPr>
                <w:t>Description</w:t>
              </w:r>
            </w:ins>
          </w:p>
        </w:tc>
      </w:tr>
      <w:tr w:rsidR="0028558F" w:rsidRPr="00240AC5" w14:paraId="22E4625B" w14:textId="77777777" w:rsidTr="00240AC5">
        <w:trPr>
          <w:trHeight w:val="402"/>
        </w:trPr>
        <w:tc>
          <w:tcPr>
            <w:tcW w:w="2448" w:type="dxa"/>
            <w:shd w:val="clear" w:color="auto" w:fill="auto"/>
          </w:tcPr>
          <w:p w14:paraId="6D5F009F" w14:textId="77777777" w:rsidR="0028558F" w:rsidRPr="00240AC5" w:rsidRDefault="0028558F" w:rsidP="00240AC5">
            <w:pPr>
              <w:tabs>
                <w:tab w:val="num" w:pos="360"/>
                <w:tab w:val="num" w:pos="540"/>
              </w:tabs>
              <w:spacing w:before="40" w:after="40"/>
              <w:rPr>
                <w:rFonts w:eastAsia="Arial Unicode MS" w:cs="Arial"/>
              </w:rPr>
            </w:pPr>
            <w:r w:rsidRPr="00240AC5">
              <w:rPr>
                <w:rFonts w:eastAsia="Arial Unicode MS" w:cs="Arial"/>
              </w:rPr>
              <w:t>textBidi</w:t>
            </w:r>
          </w:p>
        </w:tc>
        <w:tc>
          <w:tcPr>
            <w:tcW w:w="6660" w:type="dxa"/>
            <w:shd w:val="clear" w:color="auto" w:fill="auto"/>
          </w:tcPr>
          <w:p w14:paraId="70A7BCA9" w14:textId="77777777" w:rsidR="0037366D" w:rsidRPr="00240AC5" w:rsidRDefault="0037366D" w:rsidP="007223DF">
            <w:pPr>
              <w:rPr>
                <w:rFonts w:eastAsia="Arial Unicode MS"/>
              </w:rPr>
            </w:pPr>
            <w:r w:rsidRPr="00240AC5">
              <w:rPr>
                <w:rFonts w:eastAsia="Arial Unicode MS"/>
              </w:rPr>
              <w:t>Enum</w:t>
            </w:r>
          </w:p>
          <w:p w14:paraId="6DFD849F" w14:textId="77777777" w:rsidR="0037366D" w:rsidRPr="00240AC5" w:rsidRDefault="001B667E" w:rsidP="007223DF">
            <w:pPr>
              <w:rPr>
                <w:rFonts w:eastAsia="Arial Unicode MS"/>
              </w:rPr>
            </w:pPr>
            <w:r w:rsidRPr="00240AC5">
              <w:rPr>
                <w:rFonts w:eastAsia="Arial Unicode MS"/>
              </w:rPr>
              <w:t xml:space="preserve">Valid values are </w:t>
            </w:r>
            <w:r w:rsidR="00682090" w:rsidRPr="00240AC5">
              <w:rPr>
                <w:rFonts w:eastAsia="Arial Unicode MS"/>
              </w:rPr>
              <w:t>'yes'</w:t>
            </w:r>
            <w:r w:rsidRPr="00240AC5">
              <w:rPr>
                <w:rFonts w:eastAsia="Arial Unicode MS"/>
              </w:rPr>
              <w:t xml:space="preserve">, </w:t>
            </w:r>
            <w:r w:rsidR="00682090" w:rsidRPr="00240AC5">
              <w:rPr>
                <w:rFonts w:eastAsia="Arial Unicode MS"/>
              </w:rPr>
              <w:t>'no'</w:t>
            </w:r>
          </w:p>
          <w:p w14:paraId="31D5B0E3" w14:textId="0BD1F5C6" w:rsidR="0028558F" w:rsidRPr="00240AC5" w:rsidRDefault="0028558F" w:rsidP="007223DF">
            <w:pPr>
              <w:rPr>
                <w:rStyle w:val="TableCellCharChar"/>
                <w:rFonts w:cs="Arial"/>
                <w:sz w:val="20"/>
                <w:szCs w:val="20"/>
              </w:rPr>
            </w:pPr>
            <w:r w:rsidRPr="00240AC5">
              <w:rPr>
                <w:rStyle w:val="TableCellCharChar"/>
                <w:rFonts w:cs="Arial"/>
                <w:sz w:val="20"/>
                <w:szCs w:val="20"/>
              </w:rPr>
              <w:t xml:space="preserve">Indicates the text </w:t>
            </w:r>
            <w:del w:id="10179" w:author="mbeckerle" w:date="2013-01-28T14:07:00Z">
              <w:r w:rsidRPr="00240AC5" w:rsidDel="00B8072A">
                <w:rPr>
                  <w:rStyle w:val="TableCellCharChar"/>
                  <w:rFonts w:cs="Arial"/>
                  <w:sz w:val="20"/>
                  <w:szCs w:val="20"/>
                </w:rPr>
                <w:delText xml:space="preserve">value </w:delText>
              </w:r>
            </w:del>
            <w:ins w:id="10180" w:author="mbeckerle" w:date="2013-01-28T14:07:00Z">
              <w:r w:rsidR="00B8072A">
                <w:rPr>
                  <w:rStyle w:val="TableCellCharChar"/>
                  <w:rFonts w:cs="Arial"/>
                  <w:sz w:val="20"/>
                  <w:szCs w:val="20"/>
                </w:rPr>
                <w:t>content</w:t>
              </w:r>
              <w:r w:rsidR="00B8072A" w:rsidRPr="00240AC5">
                <w:rPr>
                  <w:rStyle w:val="TableCellCharChar"/>
                  <w:rFonts w:cs="Arial"/>
                  <w:sz w:val="20"/>
                  <w:szCs w:val="20"/>
                </w:rPr>
                <w:t xml:space="preserve"> </w:t>
              </w:r>
            </w:ins>
            <w:r w:rsidRPr="00240AC5">
              <w:rPr>
                <w:rStyle w:val="TableCellCharChar"/>
                <w:rFonts w:cs="Arial"/>
                <w:sz w:val="20"/>
                <w:szCs w:val="20"/>
              </w:rPr>
              <w:t>of the element is bidirectional.</w:t>
            </w:r>
          </w:p>
          <w:p w14:paraId="6DEFC84F" w14:textId="77777777" w:rsidR="0028558F" w:rsidRPr="00240AC5" w:rsidRDefault="0028558F" w:rsidP="007223DF">
            <w:pPr>
              <w:rPr>
                <w:rStyle w:val="TableCellCharChar"/>
                <w:sz w:val="20"/>
                <w:szCs w:val="20"/>
              </w:rPr>
            </w:pPr>
            <w:r w:rsidRPr="00240AC5">
              <w:rPr>
                <w:rStyle w:val="TableCellCharChar"/>
                <w:rFonts w:cs="Arial"/>
                <w:sz w:val="20"/>
                <w:szCs w:val="20"/>
              </w:rPr>
              <w:t>Annotation: dfdl:element, dfdl:simpleType (representatio</w:t>
            </w:r>
            <w:r w:rsidRPr="00240AC5">
              <w:rPr>
                <w:rStyle w:val="TableCellCharChar"/>
                <w:sz w:val="20"/>
                <w:szCs w:val="20"/>
              </w:rPr>
              <w:t>n text)</w:t>
            </w:r>
          </w:p>
        </w:tc>
      </w:tr>
      <w:tr w:rsidR="0028558F" w:rsidRPr="00240AC5" w14:paraId="6F795429" w14:textId="77777777" w:rsidTr="00240AC5">
        <w:trPr>
          <w:trHeight w:val="402"/>
        </w:trPr>
        <w:tc>
          <w:tcPr>
            <w:tcW w:w="2448" w:type="dxa"/>
            <w:shd w:val="clear" w:color="auto" w:fill="auto"/>
          </w:tcPr>
          <w:p w14:paraId="2E9E0704" w14:textId="77777777" w:rsidR="0028558F" w:rsidRPr="00240AC5" w:rsidRDefault="0028558F" w:rsidP="00240AC5">
            <w:pPr>
              <w:tabs>
                <w:tab w:val="num" w:pos="360"/>
                <w:tab w:val="num" w:pos="540"/>
              </w:tabs>
              <w:spacing w:before="40" w:after="40"/>
              <w:rPr>
                <w:rFonts w:eastAsia="Arial Unicode MS" w:cs="Arial"/>
              </w:rPr>
            </w:pPr>
            <w:commentRangeStart w:id="10181"/>
            <w:r w:rsidRPr="00240AC5">
              <w:rPr>
                <w:rFonts w:eastAsia="Arial Unicode MS" w:cs="Arial"/>
              </w:rPr>
              <w:t>textBidi</w:t>
            </w:r>
            <w:del w:id="10182" w:author="Steve Hanson" w:date="2012-02-23T16:06:00Z">
              <w:r w:rsidRPr="00240AC5" w:rsidDel="00FA089B">
                <w:rPr>
                  <w:rFonts w:eastAsia="Arial Unicode MS" w:cs="Arial"/>
                </w:rPr>
                <w:delText>Text</w:delText>
              </w:r>
            </w:del>
            <w:r w:rsidRPr="00240AC5">
              <w:rPr>
                <w:rFonts w:eastAsia="Arial Unicode MS" w:cs="Arial"/>
              </w:rPr>
              <w:t>Ordering</w:t>
            </w:r>
            <w:commentRangeEnd w:id="10181"/>
            <w:r w:rsidR="00FA089B">
              <w:rPr>
                <w:rStyle w:val="CommentReference"/>
              </w:rPr>
              <w:commentReference w:id="10181"/>
            </w:r>
          </w:p>
        </w:tc>
        <w:tc>
          <w:tcPr>
            <w:tcW w:w="6660" w:type="dxa"/>
            <w:shd w:val="clear" w:color="auto" w:fill="auto"/>
          </w:tcPr>
          <w:p w14:paraId="7F7FE2A4" w14:textId="77777777" w:rsidR="0028558F" w:rsidRPr="00240AC5" w:rsidRDefault="0028558F" w:rsidP="00240AC5">
            <w:pPr>
              <w:tabs>
                <w:tab w:val="num" w:pos="360"/>
                <w:tab w:val="num" w:pos="540"/>
              </w:tabs>
              <w:spacing w:before="40" w:after="40"/>
              <w:ind w:left="180" w:hanging="180"/>
              <w:rPr>
                <w:rStyle w:val="TableCellCharChar"/>
                <w:rFonts w:cs="Arial"/>
                <w:sz w:val="20"/>
                <w:szCs w:val="20"/>
              </w:rPr>
            </w:pPr>
            <w:r w:rsidRPr="00240AC5">
              <w:rPr>
                <w:rStyle w:val="TableCellCharChar"/>
                <w:rFonts w:cs="Arial"/>
                <w:sz w:val="20"/>
                <w:szCs w:val="20"/>
              </w:rPr>
              <w:t xml:space="preserve">Enum </w:t>
            </w:r>
          </w:p>
          <w:p w14:paraId="6826A4A3" w14:textId="77777777" w:rsidR="0028558F" w:rsidRPr="00240AC5" w:rsidRDefault="0028558F" w:rsidP="00240AC5">
            <w:pPr>
              <w:tabs>
                <w:tab w:val="num" w:pos="360"/>
                <w:tab w:val="num" w:pos="540"/>
              </w:tabs>
              <w:spacing w:before="40" w:after="40"/>
              <w:ind w:left="180" w:hanging="180"/>
              <w:rPr>
                <w:rStyle w:val="TableCellCharChar"/>
                <w:rFonts w:cs="Arial"/>
                <w:sz w:val="20"/>
                <w:szCs w:val="20"/>
              </w:rPr>
            </w:pPr>
            <w:r w:rsidRPr="00240AC5">
              <w:rPr>
                <w:rStyle w:val="TableCellCharChar"/>
                <w:rFonts w:cs="Arial"/>
                <w:sz w:val="20"/>
                <w:szCs w:val="20"/>
              </w:rPr>
              <w:t xml:space="preserve">Valid values ‘implicit’, ‘visual’. </w:t>
            </w:r>
          </w:p>
          <w:p w14:paraId="2D86F32F" w14:textId="77777777" w:rsidR="0028558F" w:rsidRPr="00240AC5" w:rsidRDefault="0028558F" w:rsidP="00240AC5">
            <w:pPr>
              <w:tabs>
                <w:tab w:val="num" w:pos="360"/>
                <w:tab w:val="num" w:pos="540"/>
              </w:tabs>
              <w:spacing w:before="40" w:after="40"/>
              <w:ind w:left="180" w:hanging="180"/>
              <w:rPr>
                <w:rStyle w:val="TableCellCharChar"/>
                <w:rFonts w:cs="Arial"/>
                <w:sz w:val="20"/>
                <w:szCs w:val="20"/>
              </w:rPr>
            </w:pPr>
            <w:r w:rsidRPr="00240AC5">
              <w:rPr>
                <w:rStyle w:val="TableCellCharChar"/>
                <w:rFonts w:cs="Arial"/>
                <w:sz w:val="20"/>
                <w:szCs w:val="20"/>
              </w:rPr>
              <w:t>Defines how bidirectional text is stored in memory.</w:t>
            </w:r>
          </w:p>
          <w:p w14:paraId="2D2C101E" w14:textId="77777777" w:rsidR="0028558F" w:rsidRPr="00240AC5" w:rsidRDefault="0028558F" w:rsidP="00240AC5">
            <w:pPr>
              <w:tabs>
                <w:tab w:val="num" w:pos="360"/>
                <w:tab w:val="num" w:pos="540"/>
              </w:tabs>
              <w:spacing w:before="40" w:after="40"/>
              <w:rPr>
                <w:rStyle w:val="TableCellCharChar"/>
                <w:sz w:val="20"/>
                <w:szCs w:val="20"/>
              </w:rPr>
            </w:pPr>
            <w:r w:rsidRPr="00240AC5">
              <w:rPr>
                <w:rStyle w:val="TableCellCharChar"/>
                <w:rFonts w:cs="Arial"/>
                <w:sz w:val="20"/>
                <w:szCs w:val="20"/>
              </w:rPr>
              <w:t>'Implicit' means that the characters are stored in the order they are read or typed. That is with the first character in the first p</w:t>
            </w:r>
            <w:r w:rsidRPr="00240AC5">
              <w:rPr>
                <w:rStyle w:val="TableCellCharChar"/>
                <w:sz w:val="20"/>
                <w:szCs w:val="20"/>
              </w:rPr>
              <w:t>osition in the data. (This is also called logical). 'Visual means that the characters are stored in the order they would be printed or displayed. That is, the last character of a right to left sequence is in the first position in the data and the first character of a left to right sequence is in the first position in the data.</w:t>
            </w:r>
          </w:p>
          <w:p w14:paraId="0E7311AA" w14:textId="77777777" w:rsidR="0028558F" w:rsidRPr="00240AC5" w:rsidRDefault="0028558F" w:rsidP="00240AC5">
            <w:pPr>
              <w:tabs>
                <w:tab w:val="num" w:pos="360"/>
                <w:tab w:val="num" w:pos="540"/>
              </w:tabs>
              <w:spacing w:before="40" w:after="40"/>
              <w:ind w:left="180" w:hanging="180"/>
              <w:rPr>
                <w:rStyle w:val="TableCellCharChar"/>
                <w:rFonts w:cs="Arial"/>
                <w:sz w:val="20"/>
                <w:szCs w:val="20"/>
              </w:rPr>
            </w:pPr>
            <w:r w:rsidRPr="00240AC5">
              <w:rPr>
                <w:rStyle w:val="TableCellCharChar"/>
                <w:rFonts w:cs="Arial"/>
                <w:sz w:val="20"/>
                <w:szCs w:val="20"/>
              </w:rPr>
              <w:t xml:space="preserve">Annotation: dfdl:element , dfdl:simpleType (representation text) , </w:t>
            </w:r>
          </w:p>
        </w:tc>
      </w:tr>
      <w:tr w:rsidR="0028558F" w:rsidRPr="00240AC5" w14:paraId="0CAEB5A1" w14:textId="77777777" w:rsidTr="00240AC5">
        <w:trPr>
          <w:trHeight w:val="402"/>
        </w:trPr>
        <w:tc>
          <w:tcPr>
            <w:tcW w:w="2448" w:type="dxa"/>
            <w:shd w:val="clear" w:color="auto" w:fill="auto"/>
          </w:tcPr>
          <w:p w14:paraId="1C9EABF2" w14:textId="77777777" w:rsidR="0028558F" w:rsidRPr="00240AC5" w:rsidRDefault="0028558F" w:rsidP="00240AC5">
            <w:pPr>
              <w:tabs>
                <w:tab w:val="num" w:pos="360"/>
                <w:tab w:val="num" w:pos="540"/>
              </w:tabs>
              <w:spacing w:before="40" w:after="40"/>
              <w:ind w:left="180" w:hanging="180"/>
              <w:rPr>
                <w:rFonts w:eastAsia="Arial Unicode MS" w:cs="Arial"/>
              </w:rPr>
            </w:pPr>
            <w:r w:rsidRPr="00240AC5">
              <w:rPr>
                <w:rFonts w:eastAsia="Arial Unicode MS" w:cs="Arial"/>
              </w:rPr>
              <w:t>textBidiOrientation</w:t>
            </w:r>
          </w:p>
        </w:tc>
        <w:tc>
          <w:tcPr>
            <w:tcW w:w="6660" w:type="dxa"/>
            <w:shd w:val="clear" w:color="auto" w:fill="auto"/>
          </w:tcPr>
          <w:p w14:paraId="0E3730EB" w14:textId="77777777" w:rsidR="0028558F" w:rsidRPr="00240AC5" w:rsidRDefault="0028558F" w:rsidP="00240AC5">
            <w:pPr>
              <w:tabs>
                <w:tab w:val="num" w:pos="360"/>
                <w:tab w:val="num" w:pos="540"/>
              </w:tabs>
              <w:spacing w:before="40" w:after="40"/>
              <w:ind w:left="180" w:hanging="180"/>
              <w:rPr>
                <w:rStyle w:val="TableCellCharChar"/>
                <w:rFonts w:cs="Arial"/>
                <w:sz w:val="20"/>
                <w:szCs w:val="20"/>
              </w:rPr>
            </w:pPr>
            <w:r w:rsidRPr="00240AC5">
              <w:rPr>
                <w:rStyle w:val="TableCellCharChar"/>
                <w:rFonts w:cs="Arial"/>
                <w:sz w:val="20"/>
                <w:szCs w:val="20"/>
              </w:rPr>
              <w:t>Enum</w:t>
            </w:r>
          </w:p>
          <w:p w14:paraId="765C5E37" w14:textId="77777777" w:rsidR="0028558F" w:rsidRPr="00240AC5" w:rsidRDefault="0028558F" w:rsidP="00240AC5">
            <w:pPr>
              <w:tabs>
                <w:tab w:val="num" w:pos="360"/>
                <w:tab w:val="num" w:pos="540"/>
              </w:tabs>
              <w:spacing w:before="40" w:after="40"/>
              <w:ind w:left="180" w:hanging="180"/>
              <w:rPr>
                <w:rStyle w:val="TableCellCharChar"/>
                <w:rFonts w:cs="Arial"/>
                <w:sz w:val="20"/>
                <w:szCs w:val="20"/>
              </w:rPr>
            </w:pPr>
            <w:r w:rsidRPr="00240AC5">
              <w:rPr>
                <w:rStyle w:val="TableCellCharChar"/>
                <w:rFonts w:cs="Arial"/>
                <w:sz w:val="20"/>
                <w:szCs w:val="20"/>
              </w:rPr>
              <w:t xml:space="preserve">Valid values ‘LTR’, ‘RTL’, ‘contextual_LTR’, ‘contextual_RTL’. </w:t>
            </w:r>
          </w:p>
          <w:p w14:paraId="509762AF" w14:textId="77777777" w:rsidR="0028558F" w:rsidRPr="00240AC5" w:rsidRDefault="0028558F" w:rsidP="00240AC5">
            <w:pPr>
              <w:tabs>
                <w:tab w:val="num" w:pos="360"/>
                <w:tab w:val="num" w:pos="540"/>
              </w:tabs>
              <w:spacing w:before="40" w:after="40"/>
              <w:ind w:left="180" w:hanging="180"/>
              <w:rPr>
                <w:rStyle w:val="TableCellCharChar"/>
                <w:sz w:val="20"/>
                <w:szCs w:val="20"/>
              </w:rPr>
            </w:pPr>
            <w:r w:rsidRPr="00240AC5">
              <w:rPr>
                <w:rStyle w:val="TableCellCharChar"/>
                <w:rFonts w:cs="Arial"/>
                <w:sz w:val="20"/>
                <w:szCs w:val="20"/>
              </w:rPr>
              <w:t>Indicates how the text sh</w:t>
            </w:r>
            <w:r w:rsidRPr="00240AC5">
              <w:rPr>
                <w:rStyle w:val="TableCellCharChar"/>
                <w:sz w:val="20"/>
                <w:szCs w:val="20"/>
              </w:rPr>
              <w:t>ould be displayed.</w:t>
            </w:r>
          </w:p>
          <w:p w14:paraId="5AB1B368" w14:textId="77777777" w:rsidR="0028558F" w:rsidRPr="00240AC5" w:rsidRDefault="0028558F" w:rsidP="00240AC5">
            <w:pPr>
              <w:tabs>
                <w:tab w:val="num" w:pos="360"/>
                <w:tab w:val="num" w:pos="540"/>
              </w:tabs>
              <w:spacing w:before="40" w:after="40"/>
              <w:ind w:left="180" w:hanging="180"/>
              <w:rPr>
                <w:rStyle w:val="TableCellCharChar"/>
                <w:rFonts w:cs="Arial"/>
                <w:sz w:val="20"/>
                <w:szCs w:val="20"/>
              </w:rPr>
            </w:pPr>
            <w:r w:rsidRPr="00240AC5">
              <w:rPr>
                <w:rStyle w:val="TableCellCharChar"/>
                <w:rFonts w:cs="Arial"/>
                <w:sz w:val="20"/>
                <w:szCs w:val="20"/>
              </w:rPr>
              <w:t>'LTR' means left-to-right</w:t>
            </w:r>
          </w:p>
          <w:p w14:paraId="6E3C82D5" w14:textId="77777777" w:rsidR="0028558F" w:rsidRPr="00240AC5" w:rsidRDefault="0028558F" w:rsidP="00240AC5">
            <w:pPr>
              <w:tabs>
                <w:tab w:val="num" w:pos="360"/>
                <w:tab w:val="num" w:pos="540"/>
              </w:tabs>
              <w:spacing w:before="40" w:after="40"/>
              <w:ind w:left="180" w:hanging="180"/>
              <w:rPr>
                <w:rStyle w:val="TableCellCharChar"/>
                <w:rFonts w:cs="Arial"/>
                <w:sz w:val="20"/>
                <w:szCs w:val="20"/>
              </w:rPr>
            </w:pPr>
            <w:r w:rsidRPr="00240AC5">
              <w:rPr>
                <w:rStyle w:val="TableCellCharChar"/>
                <w:rFonts w:cs="Arial"/>
                <w:sz w:val="20"/>
                <w:szCs w:val="20"/>
              </w:rPr>
              <w:t>'RTL' mean right to left.</w:t>
            </w:r>
          </w:p>
          <w:p w14:paraId="22740E5B" w14:textId="77777777" w:rsidR="0028558F" w:rsidRPr="00240AC5" w:rsidRDefault="0028558F" w:rsidP="007223DF">
            <w:pPr>
              <w:rPr>
                <w:rFonts w:eastAsia="Arial Unicode MS" w:cs="Arial"/>
                <w:b/>
                <w:bCs/>
                <w:i/>
                <w:iCs/>
                <w:szCs w:val="28"/>
              </w:rPr>
            </w:pPr>
            <w:r w:rsidRPr="00240AC5">
              <w:rPr>
                <w:rFonts w:eastAsia="Arial Unicode MS"/>
              </w:rPr>
              <w:t xml:space="preserve">'contextual_LTR' and 'contextual_RTL' means that the orientation should be taken from the context of the data. The data may contain </w:t>
            </w:r>
            <w:r w:rsidR="00CC2406" w:rsidRPr="00240AC5">
              <w:rPr>
                <w:rFonts w:eastAsia="Arial Unicode MS"/>
              </w:rPr>
              <w:t>'</w:t>
            </w:r>
            <w:r w:rsidRPr="00240AC5">
              <w:rPr>
                <w:rFonts w:eastAsia="Arial Unicode MS"/>
              </w:rPr>
              <w:t>strong</w:t>
            </w:r>
            <w:r w:rsidR="00CC2406" w:rsidRPr="00240AC5">
              <w:rPr>
                <w:rFonts w:eastAsia="Arial Unicode MS"/>
              </w:rPr>
              <w:t>'</w:t>
            </w:r>
            <w:r w:rsidRPr="00240AC5">
              <w:rPr>
                <w:rFonts w:eastAsia="Arial Unicode MS"/>
              </w:rPr>
              <w:t xml:space="preserve"> characters that are either orientation left or orientation right. The term following contextual (LTR or RTL) specifies what should be the default orientation when the </w:t>
            </w:r>
            <w:r w:rsidR="00F649F5" w:rsidRPr="00240AC5">
              <w:rPr>
                <w:rFonts w:eastAsia="Arial Unicode MS"/>
              </w:rPr>
              <w:t>data are</w:t>
            </w:r>
            <w:r w:rsidRPr="00240AC5">
              <w:rPr>
                <w:rFonts w:eastAsia="Arial Unicode MS"/>
              </w:rPr>
              <w:t xml:space="preserve"> orientation-neutral (i.e. there are no strong characters). </w:t>
            </w:r>
          </w:p>
          <w:p w14:paraId="59577EF7" w14:textId="77777777" w:rsidR="0028558F" w:rsidRPr="00240AC5" w:rsidRDefault="0028558F" w:rsidP="00240AC5">
            <w:pPr>
              <w:tabs>
                <w:tab w:val="num" w:pos="360"/>
                <w:tab w:val="num" w:pos="540"/>
              </w:tabs>
              <w:spacing w:before="40" w:after="40"/>
              <w:ind w:left="180" w:hanging="180"/>
              <w:rPr>
                <w:rStyle w:val="TableCellCharChar"/>
                <w:rFonts w:cs="Arial"/>
                <w:sz w:val="20"/>
                <w:szCs w:val="20"/>
              </w:rPr>
            </w:pPr>
            <w:r w:rsidRPr="00240AC5">
              <w:rPr>
                <w:rStyle w:val="TableCellCharChar"/>
                <w:rFonts w:cs="Arial"/>
                <w:sz w:val="20"/>
                <w:szCs w:val="20"/>
              </w:rPr>
              <w:t xml:space="preserve">Annotation: dfdl:element, dfdl:simpleType (representation text) </w:t>
            </w:r>
          </w:p>
        </w:tc>
      </w:tr>
      <w:tr w:rsidR="0028558F" w:rsidRPr="00240AC5" w14:paraId="6D70F09E" w14:textId="77777777" w:rsidTr="00240AC5">
        <w:trPr>
          <w:trHeight w:val="402"/>
        </w:trPr>
        <w:tc>
          <w:tcPr>
            <w:tcW w:w="2448" w:type="dxa"/>
            <w:shd w:val="clear" w:color="auto" w:fill="auto"/>
          </w:tcPr>
          <w:p w14:paraId="257AAA8C" w14:textId="77777777" w:rsidR="0028558F" w:rsidRPr="00240AC5" w:rsidRDefault="0028558F" w:rsidP="00240AC5">
            <w:pPr>
              <w:tabs>
                <w:tab w:val="num" w:pos="360"/>
                <w:tab w:val="num" w:pos="540"/>
              </w:tabs>
              <w:spacing w:before="40" w:after="40"/>
              <w:ind w:left="180" w:hanging="180"/>
              <w:rPr>
                <w:rFonts w:eastAsia="Arial Unicode MS" w:cs="Arial"/>
              </w:rPr>
            </w:pPr>
            <w:r w:rsidRPr="00240AC5">
              <w:rPr>
                <w:rFonts w:eastAsia="Arial Unicode MS" w:cs="Arial"/>
              </w:rPr>
              <w:t>textBidiSymmetric</w:t>
            </w:r>
          </w:p>
        </w:tc>
        <w:tc>
          <w:tcPr>
            <w:tcW w:w="6660" w:type="dxa"/>
            <w:shd w:val="clear" w:color="auto" w:fill="auto"/>
          </w:tcPr>
          <w:p w14:paraId="6DED7427" w14:textId="77777777" w:rsidR="0037366D" w:rsidRPr="00240AC5" w:rsidRDefault="0037366D" w:rsidP="007223DF">
            <w:pPr>
              <w:rPr>
                <w:rFonts w:eastAsia="Arial Unicode MS"/>
              </w:rPr>
            </w:pPr>
            <w:r w:rsidRPr="00240AC5">
              <w:rPr>
                <w:rFonts w:eastAsia="Arial Unicode MS"/>
              </w:rPr>
              <w:t>Enum</w:t>
            </w:r>
          </w:p>
          <w:p w14:paraId="498DFE51" w14:textId="77777777" w:rsidR="0028558F" w:rsidRPr="00240AC5" w:rsidRDefault="001B667E" w:rsidP="007223DF">
            <w:pPr>
              <w:rPr>
                <w:rStyle w:val="TableCellCharChar"/>
                <w:rFonts w:cs="Arial"/>
                <w:sz w:val="20"/>
                <w:szCs w:val="20"/>
              </w:rPr>
            </w:pPr>
            <w:r w:rsidRPr="00240AC5">
              <w:rPr>
                <w:rFonts w:eastAsia="Arial Unicode MS"/>
              </w:rPr>
              <w:t xml:space="preserve">Valid values are </w:t>
            </w:r>
            <w:r w:rsidR="00682090" w:rsidRPr="00240AC5">
              <w:rPr>
                <w:rFonts w:eastAsia="Arial Unicode MS"/>
              </w:rPr>
              <w:t>'yes'</w:t>
            </w:r>
            <w:r w:rsidRPr="00240AC5">
              <w:rPr>
                <w:rFonts w:eastAsia="Arial Unicode MS"/>
              </w:rPr>
              <w:t xml:space="preserve">, </w:t>
            </w:r>
            <w:r w:rsidR="00682090" w:rsidRPr="00240AC5">
              <w:rPr>
                <w:rFonts w:eastAsia="Arial Unicode MS"/>
              </w:rPr>
              <w:t>'no'</w:t>
            </w:r>
          </w:p>
          <w:p w14:paraId="676256E5" w14:textId="77777777" w:rsidR="0028558F" w:rsidRPr="00240AC5" w:rsidRDefault="0028558F" w:rsidP="007223DF">
            <w:pPr>
              <w:rPr>
                <w:rFonts w:eastAsia="Arial Unicode MS"/>
              </w:rPr>
            </w:pPr>
            <w:r w:rsidRPr="00240AC5">
              <w:rPr>
                <w:rFonts w:eastAsia="Arial Unicode MS"/>
              </w:rPr>
              <w:t>Defines whether characters such as &lt; ( [ { that have a symmetric character with an opposite directional meaning: &gt; ) ] } should be swapped</w:t>
            </w:r>
          </w:p>
          <w:p w14:paraId="42AC777E" w14:textId="77777777" w:rsidR="0028558F" w:rsidRPr="00240AC5" w:rsidRDefault="0028558F" w:rsidP="00240AC5">
            <w:pPr>
              <w:tabs>
                <w:tab w:val="num" w:pos="360"/>
                <w:tab w:val="num" w:pos="540"/>
              </w:tabs>
              <w:spacing w:before="40" w:after="40"/>
              <w:ind w:left="180" w:hanging="180"/>
              <w:rPr>
                <w:rStyle w:val="TableCellCharChar"/>
                <w:rFonts w:cs="Arial"/>
                <w:sz w:val="20"/>
                <w:szCs w:val="20"/>
              </w:rPr>
            </w:pPr>
            <w:r w:rsidRPr="00240AC5">
              <w:rPr>
                <w:rStyle w:val="TableCellCharChar"/>
                <w:rFonts w:cs="Arial"/>
                <w:sz w:val="20"/>
                <w:szCs w:val="20"/>
              </w:rPr>
              <w:t>Annotation: dfdl:element, dfdl:simpleType (representation text)</w:t>
            </w:r>
          </w:p>
        </w:tc>
      </w:tr>
      <w:tr w:rsidR="0028558F" w:rsidRPr="00240AC5" w14:paraId="76914FF5" w14:textId="77777777" w:rsidTr="00240AC5">
        <w:trPr>
          <w:trHeight w:val="402"/>
        </w:trPr>
        <w:tc>
          <w:tcPr>
            <w:tcW w:w="2448" w:type="dxa"/>
            <w:shd w:val="clear" w:color="auto" w:fill="auto"/>
          </w:tcPr>
          <w:p w14:paraId="20CBC10E" w14:textId="77777777" w:rsidR="0028558F" w:rsidRPr="00240AC5" w:rsidRDefault="0028558F" w:rsidP="00240AC5">
            <w:pPr>
              <w:tabs>
                <w:tab w:val="num" w:pos="360"/>
                <w:tab w:val="num" w:pos="540"/>
              </w:tabs>
              <w:spacing w:before="40" w:after="40"/>
              <w:ind w:left="180" w:hanging="180"/>
              <w:rPr>
                <w:rFonts w:eastAsia="Arial Unicode MS" w:cs="Arial"/>
              </w:rPr>
            </w:pPr>
            <w:bookmarkStart w:id="10183" w:name="OLE_LINK9"/>
            <w:commentRangeStart w:id="10184"/>
            <w:r w:rsidRPr="00240AC5">
              <w:rPr>
                <w:rFonts w:eastAsia="Arial Unicode MS" w:cs="Arial"/>
              </w:rPr>
              <w:t>textBidi</w:t>
            </w:r>
            <w:del w:id="10185" w:author="Steve Hanson" w:date="2012-02-23T16:06:00Z">
              <w:r w:rsidRPr="00240AC5" w:rsidDel="00FA089B">
                <w:rPr>
                  <w:rFonts w:eastAsia="Arial Unicode MS" w:cs="Arial"/>
                </w:rPr>
                <w:delText>Text</w:delText>
              </w:r>
            </w:del>
            <w:r w:rsidRPr="00240AC5">
              <w:rPr>
                <w:rFonts w:eastAsia="Arial Unicode MS" w:cs="Arial"/>
              </w:rPr>
              <w:t>Shaped</w:t>
            </w:r>
            <w:bookmarkEnd w:id="10183"/>
            <w:commentRangeEnd w:id="10184"/>
            <w:r w:rsidR="00FA089B">
              <w:rPr>
                <w:rStyle w:val="CommentReference"/>
              </w:rPr>
              <w:commentReference w:id="10184"/>
            </w:r>
          </w:p>
        </w:tc>
        <w:tc>
          <w:tcPr>
            <w:tcW w:w="6660" w:type="dxa"/>
            <w:shd w:val="clear" w:color="auto" w:fill="auto"/>
          </w:tcPr>
          <w:p w14:paraId="43BA000A" w14:textId="77777777" w:rsidR="0037366D" w:rsidRPr="00240AC5" w:rsidRDefault="0037366D" w:rsidP="007223DF">
            <w:pPr>
              <w:rPr>
                <w:rFonts w:eastAsia="Arial Unicode MS"/>
              </w:rPr>
            </w:pPr>
            <w:r w:rsidRPr="00240AC5">
              <w:rPr>
                <w:rFonts w:eastAsia="Arial Unicode MS"/>
              </w:rPr>
              <w:t>Enum</w:t>
            </w:r>
          </w:p>
          <w:p w14:paraId="51A06430" w14:textId="77777777" w:rsidR="0028558F" w:rsidRPr="00240AC5" w:rsidRDefault="001B667E" w:rsidP="007223DF">
            <w:pPr>
              <w:rPr>
                <w:rStyle w:val="TableCellCharChar"/>
                <w:rFonts w:cs="Arial"/>
                <w:sz w:val="20"/>
                <w:szCs w:val="20"/>
              </w:rPr>
            </w:pPr>
            <w:r w:rsidRPr="00240AC5">
              <w:rPr>
                <w:rFonts w:eastAsia="Arial Unicode MS"/>
              </w:rPr>
              <w:t xml:space="preserve">Valid values are </w:t>
            </w:r>
            <w:r w:rsidR="00682090" w:rsidRPr="00240AC5">
              <w:rPr>
                <w:rFonts w:eastAsia="Arial Unicode MS"/>
              </w:rPr>
              <w:t>'yes'</w:t>
            </w:r>
            <w:r w:rsidRPr="00240AC5">
              <w:rPr>
                <w:rFonts w:eastAsia="Arial Unicode MS"/>
              </w:rPr>
              <w:t xml:space="preserve">, </w:t>
            </w:r>
            <w:r w:rsidR="00682090" w:rsidRPr="00240AC5">
              <w:rPr>
                <w:rFonts w:eastAsia="Arial Unicode MS"/>
              </w:rPr>
              <w:t>'no'</w:t>
            </w:r>
          </w:p>
          <w:p w14:paraId="11305623" w14:textId="77777777" w:rsidR="0028558F" w:rsidRPr="00240AC5" w:rsidRDefault="0028558F" w:rsidP="007223DF">
            <w:pPr>
              <w:rPr>
                <w:rFonts w:eastAsia="Arial Unicode MS"/>
              </w:rPr>
            </w:pPr>
            <w:r w:rsidRPr="00240AC5">
              <w:rPr>
                <w:rFonts w:eastAsia="Arial Unicode MS"/>
              </w:rPr>
              <w:t>Defines whether characters should be shaped on unparsing. Character shaping occurs when the shape of a character is dependent on its position in a word.</w:t>
            </w:r>
          </w:p>
          <w:p w14:paraId="0665483F" w14:textId="77777777" w:rsidR="0028558F" w:rsidRPr="00240AC5" w:rsidRDefault="0028558F" w:rsidP="007223DF">
            <w:pPr>
              <w:rPr>
                <w:rFonts w:eastAsia="Arial Unicode MS"/>
              </w:rPr>
            </w:pPr>
            <w:r w:rsidRPr="00240AC5">
              <w:rPr>
                <w:rFonts w:eastAsia="Arial Unicode MS"/>
              </w:rPr>
              <w:t xml:space="preserve">Annotation: dfdl:element, dfdl:simpleType (representation text) </w:t>
            </w:r>
          </w:p>
        </w:tc>
      </w:tr>
      <w:tr w:rsidR="0028558F" w:rsidRPr="00240AC5" w14:paraId="6EC6B963" w14:textId="77777777" w:rsidTr="00240AC5">
        <w:trPr>
          <w:trHeight w:val="402"/>
        </w:trPr>
        <w:tc>
          <w:tcPr>
            <w:tcW w:w="2448" w:type="dxa"/>
            <w:shd w:val="clear" w:color="auto" w:fill="auto"/>
          </w:tcPr>
          <w:p w14:paraId="3FB55740" w14:textId="77777777" w:rsidR="0028558F" w:rsidRPr="00240AC5" w:rsidRDefault="0028558F" w:rsidP="00240AC5">
            <w:pPr>
              <w:tabs>
                <w:tab w:val="num" w:pos="360"/>
                <w:tab w:val="num" w:pos="540"/>
              </w:tabs>
              <w:spacing w:before="40" w:after="40"/>
              <w:ind w:left="180" w:hanging="180"/>
              <w:rPr>
                <w:rFonts w:eastAsia="Arial Unicode MS" w:cs="Arial"/>
              </w:rPr>
            </w:pPr>
            <w:r w:rsidRPr="00240AC5">
              <w:rPr>
                <w:rFonts w:eastAsia="Arial Unicode MS" w:cs="Arial"/>
              </w:rPr>
              <w:t>textBidiNumeralShapes</w:t>
            </w:r>
          </w:p>
        </w:tc>
        <w:tc>
          <w:tcPr>
            <w:tcW w:w="6660" w:type="dxa"/>
            <w:shd w:val="clear" w:color="auto" w:fill="auto"/>
          </w:tcPr>
          <w:p w14:paraId="2AE105CC" w14:textId="77777777" w:rsidR="0028558F" w:rsidRPr="00240AC5" w:rsidRDefault="0028558F" w:rsidP="007223DF">
            <w:pPr>
              <w:rPr>
                <w:rStyle w:val="TableCellCharChar"/>
                <w:rFonts w:cs="Arial"/>
                <w:sz w:val="20"/>
                <w:szCs w:val="20"/>
              </w:rPr>
            </w:pPr>
            <w:r w:rsidRPr="00240AC5">
              <w:rPr>
                <w:rStyle w:val="TableCellCharChar"/>
                <w:rFonts w:cs="Arial"/>
                <w:sz w:val="20"/>
                <w:szCs w:val="20"/>
              </w:rPr>
              <w:t>Enum</w:t>
            </w:r>
          </w:p>
          <w:p w14:paraId="15A82AE5" w14:textId="77777777" w:rsidR="0028558F" w:rsidRPr="00240AC5" w:rsidRDefault="0028558F" w:rsidP="007223DF">
            <w:pPr>
              <w:rPr>
                <w:rStyle w:val="TableCellCharChar"/>
                <w:rFonts w:cs="Arial"/>
                <w:sz w:val="20"/>
                <w:szCs w:val="20"/>
              </w:rPr>
            </w:pPr>
            <w:r w:rsidRPr="00240AC5">
              <w:rPr>
                <w:rStyle w:val="TableCellCharChar"/>
                <w:rFonts w:cs="Arial"/>
                <w:sz w:val="20"/>
                <w:szCs w:val="20"/>
              </w:rPr>
              <w:t>Valid values ‘nominal’, ‘national’.</w:t>
            </w:r>
          </w:p>
          <w:p w14:paraId="6F82471D" w14:textId="139AC05D" w:rsidR="0028558F" w:rsidRPr="00240AC5" w:rsidRDefault="0028558F" w:rsidP="007223DF">
            <w:pPr>
              <w:rPr>
                <w:rFonts w:eastAsia="Arial Unicode MS"/>
                <w:noProof/>
                <w:lang w:bidi="ar-EG"/>
              </w:rPr>
            </w:pPr>
            <w:r w:rsidRPr="00240AC5">
              <w:rPr>
                <w:rFonts w:eastAsia="Arial Unicode MS"/>
              </w:rPr>
              <w:t xml:space="preserve">Defines on unparsing whether logical numbers with text representation  should have Arabic shapes (0123456789) </w:t>
            </w:r>
            <w:del w:id="10186" w:author="mbeckerle" w:date="2012-04-22T18:25:00Z">
              <w:r w:rsidRPr="00240AC5" w:rsidDel="00916D7B">
                <w:rPr>
                  <w:rFonts w:eastAsia="Arial Unicode MS"/>
                </w:rPr>
                <w:delText xml:space="preserve"> </w:delText>
              </w:r>
            </w:del>
            <w:r w:rsidRPr="00240AC5">
              <w:rPr>
                <w:rFonts w:eastAsia="Arial Unicode MS"/>
              </w:rPr>
              <w:t xml:space="preserve">or Arabic-Indic ( </w:t>
            </w:r>
            <w:r w:rsidRPr="00240AC5">
              <w:rPr>
                <w:rFonts w:eastAsia="Arial Unicode MS" w:cs="Arial"/>
                <w:rtl/>
              </w:rPr>
              <w:t>٠١٢٣٤٥٦٧٨٩</w:t>
            </w:r>
            <w:r w:rsidRPr="00240AC5">
              <w:rPr>
                <w:rFonts w:eastAsia="Arial Unicode MS"/>
              </w:rPr>
              <w:t xml:space="preserve"> )</w:t>
            </w:r>
          </w:p>
          <w:p w14:paraId="73EF1F04" w14:textId="77777777" w:rsidR="0028558F" w:rsidRPr="00240AC5" w:rsidRDefault="003D4C17" w:rsidP="007223DF">
            <w:pPr>
              <w:rPr>
                <w:rFonts w:eastAsia="Arial Unicode MS"/>
              </w:rPr>
            </w:pPr>
            <w:r w:rsidRPr="00240AC5">
              <w:rPr>
                <w:rFonts w:eastAsia="Arial Unicode MS"/>
              </w:rPr>
              <w:t>When 'n</w:t>
            </w:r>
            <w:r w:rsidR="0028558F" w:rsidRPr="00240AC5">
              <w:rPr>
                <w:rFonts w:eastAsia="Arial Unicode MS"/>
              </w:rPr>
              <w:t>ominal</w:t>
            </w:r>
            <w:r w:rsidRPr="00240AC5">
              <w:rPr>
                <w:rFonts w:eastAsia="Arial Unicode MS"/>
              </w:rPr>
              <w:t>'</w:t>
            </w:r>
            <w:r w:rsidR="0028558F" w:rsidRPr="00240AC5">
              <w:rPr>
                <w:rFonts w:eastAsia="Arial Unicode MS"/>
              </w:rPr>
              <w:t>: All numbers are presented using Arabic shapes</w:t>
            </w:r>
          </w:p>
          <w:p w14:paraId="3785C37B" w14:textId="77777777" w:rsidR="0028558F" w:rsidRPr="00240AC5" w:rsidRDefault="003D4C17" w:rsidP="007223DF">
            <w:pPr>
              <w:rPr>
                <w:rFonts w:eastAsia="Arial Unicode MS"/>
              </w:rPr>
            </w:pPr>
            <w:r w:rsidRPr="00240AC5">
              <w:rPr>
                <w:rFonts w:eastAsia="Arial Unicode MS"/>
              </w:rPr>
              <w:t>When 'n</w:t>
            </w:r>
            <w:r w:rsidR="0028558F" w:rsidRPr="00240AC5">
              <w:rPr>
                <w:rFonts w:eastAsia="Arial Unicode MS"/>
              </w:rPr>
              <w:t>ational</w:t>
            </w:r>
            <w:r w:rsidRPr="00240AC5">
              <w:rPr>
                <w:rFonts w:eastAsia="Arial Unicode MS"/>
              </w:rPr>
              <w:t>'</w:t>
            </w:r>
            <w:r w:rsidR="0028558F" w:rsidRPr="00240AC5">
              <w:rPr>
                <w:rFonts w:eastAsia="Arial Unicode MS"/>
              </w:rPr>
              <w:t>: All numbers are presented using  Arabic-Indic shapes.</w:t>
            </w:r>
          </w:p>
          <w:p w14:paraId="21A9163C" w14:textId="77777777" w:rsidR="0028558F" w:rsidRPr="00240AC5" w:rsidRDefault="0028558F" w:rsidP="007223DF">
            <w:pPr>
              <w:rPr>
                <w:rFonts w:eastAsia="Arial Unicode MS"/>
              </w:rPr>
            </w:pPr>
            <w:r w:rsidRPr="00240AC5">
              <w:rPr>
                <w:rFonts w:eastAsia="Arial Unicode MS"/>
              </w:rPr>
              <w:t xml:space="preserve">Annotation: dfdl:element, dfdl:simpleType (number with representation text) </w:t>
            </w:r>
          </w:p>
        </w:tc>
      </w:tr>
    </w:tbl>
    <w:p w14:paraId="58C2F0A4" w14:textId="77777777" w:rsidR="0028558F" w:rsidRPr="005223F4" w:rsidRDefault="0028558F" w:rsidP="0028558F"/>
    <w:p w14:paraId="4996B026" w14:textId="77777777" w:rsidR="00E41F63" w:rsidRPr="005223F4" w:rsidRDefault="00B374FC" w:rsidP="006E4FE8">
      <w:pPr>
        <w:pStyle w:val="Heading2"/>
      </w:pPr>
      <w:bookmarkStart w:id="10187" w:name="_Toc243112830"/>
      <w:bookmarkStart w:id="10188" w:name="_Toc349042751"/>
      <w:bookmarkStart w:id="10189" w:name="_Toc362453315"/>
      <w:r w:rsidRPr="005223F4">
        <w:t xml:space="preserve">Properties Specific </w:t>
      </w:r>
      <w:r w:rsidR="003F62D1" w:rsidRPr="005223F4">
        <w:t>to</w:t>
      </w:r>
      <w:r w:rsidR="00454AC5" w:rsidRPr="005223F4">
        <w:t xml:space="preserve"> </w:t>
      </w:r>
      <w:bookmarkEnd w:id="9917"/>
      <w:bookmarkEnd w:id="9918"/>
      <w:r w:rsidR="007C6599" w:rsidRPr="005223F4">
        <w:t>String</w:t>
      </w:r>
      <w:bookmarkEnd w:id="10167"/>
      <w:bookmarkEnd w:id="10168"/>
      <w:bookmarkEnd w:id="10169"/>
      <w:bookmarkEnd w:id="10170"/>
      <w:r w:rsidR="00454AC5" w:rsidRPr="005223F4">
        <w:t>s with Text representation</w:t>
      </w:r>
      <w:bookmarkEnd w:id="10187"/>
      <w:bookmarkEnd w:id="10188"/>
      <w:bookmarkEnd w:id="10189"/>
    </w:p>
    <w:p w14:paraId="34F08336" w14:textId="77777777" w:rsidR="00035798" w:rsidRPr="005223F4" w:rsidRDefault="00035798" w:rsidP="00035798">
      <w:pPr>
        <w:pStyle w:val="nobreak"/>
      </w:pPr>
    </w:p>
    <w:tbl>
      <w:tblPr>
        <w:tblW w:w="9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2988"/>
        <w:gridCol w:w="6120"/>
      </w:tblGrid>
      <w:tr w:rsidR="00E41F63" w:rsidRPr="00240AC5" w14:paraId="3193324E" w14:textId="77777777" w:rsidTr="00240AC5">
        <w:trPr>
          <w:trHeight w:val="402"/>
        </w:trPr>
        <w:tc>
          <w:tcPr>
            <w:tcW w:w="2988" w:type="dxa"/>
            <w:shd w:val="clear" w:color="auto" w:fill="F3F3F3"/>
          </w:tcPr>
          <w:p w14:paraId="09E68D8E" w14:textId="77777777" w:rsidR="00E41F63" w:rsidRPr="005E3B09" w:rsidRDefault="00E41F63" w:rsidP="00240AC5">
            <w:pPr>
              <w:tabs>
                <w:tab w:val="num" w:pos="360"/>
                <w:tab w:val="num" w:pos="540"/>
              </w:tabs>
              <w:spacing w:before="40" w:after="40"/>
              <w:ind w:left="181" w:hanging="181"/>
              <w:rPr>
                <w:rFonts w:eastAsia="Arial Unicode MS" w:cs="Arial"/>
                <w:b/>
                <w:sz w:val="18"/>
                <w:szCs w:val="18"/>
              </w:rPr>
            </w:pPr>
            <w:r w:rsidRPr="00275A32">
              <w:rPr>
                <w:rFonts w:eastAsia="Arial Unicode MS"/>
                <w:b/>
                <w:szCs w:val="18"/>
              </w:rPr>
              <w:t>Property Name</w:t>
            </w:r>
          </w:p>
        </w:tc>
        <w:tc>
          <w:tcPr>
            <w:tcW w:w="6120" w:type="dxa"/>
            <w:shd w:val="clear" w:color="auto" w:fill="F3F3F3"/>
          </w:tcPr>
          <w:p w14:paraId="6CD13961" w14:textId="77777777" w:rsidR="00E41F63" w:rsidRPr="007223DF" w:rsidRDefault="00E41F63" w:rsidP="00240AC5">
            <w:pPr>
              <w:tabs>
                <w:tab w:val="num" w:pos="360"/>
                <w:tab w:val="num" w:pos="540"/>
              </w:tabs>
              <w:spacing w:before="40" w:after="40"/>
              <w:ind w:left="540" w:hanging="180"/>
              <w:rPr>
                <w:rFonts w:eastAsia="Arial Unicode MS"/>
                <w:b/>
              </w:rPr>
            </w:pPr>
            <w:r w:rsidRPr="007223DF">
              <w:rPr>
                <w:rFonts w:eastAsia="Arial Unicode MS"/>
                <w:b/>
              </w:rPr>
              <w:t>Description</w:t>
            </w:r>
          </w:p>
        </w:tc>
      </w:tr>
      <w:tr w:rsidR="00E41F63" w:rsidRPr="00240AC5" w14:paraId="3576B8E0" w14:textId="77777777" w:rsidTr="00240AC5">
        <w:trPr>
          <w:trHeight w:val="402"/>
        </w:trPr>
        <w:tc>
          <w:tcPr>
            <w:tcW w:w="2988" w:type="dxa"/>
            <w:shd w:val="clear" w:color="auto" w:fill="auto"/>
          </w:tcPr>
          <w:p w14:paraId="76FD9BBF" w14:textId="77777777" w:rsidR="00E41F63" w:rsidRPr="00240AC5" w:rsidRDefault="00E41F63" w:rsidP="00240AC5">
            <w:pPr>
              <w:tabs>
                <w:tab w:val="num" w:pos="360"/>
                <w:tab w:val="num" w:pos="540"/>
              </w:tabs>
              <w:spacing w:before="40" w:after="40"/>
              <w:ind w:left="180" w:hanging="180"/>
              <w:rPr>
                <w:rFonts w:eastAsia="Arial Unicode MS" w:cs="Arial"/>
              </w:rPr>
            </w:pPr>
            <w:r w:rsidRPr="00240AC5">
              <w:rPr>
                <w:rFonts w:eastAsia="Arial Unicode MS" w:cs="Arial"/>
              </w:rPr>
              <w:t>textStringJustification</w:t>
            </w:r>
          </w:p>
        </w:tc>
        <w:tc>
          <w:tcPr>
            <w:tcW w:w="6120" w:type="dxa"/>
            <w:shd w:val="clear" w:color="auto" w:fill="auto"/>
          </w:tcPr>
          <w:p w14:paraId="7A4CDE2D" w14:textId="77777777" w:rsidR="00E41F63" w:rsidRPr="00240AC5" w:rsidRDefault="00E41F63" w:rsidP="007223DF">
            <w:pPr>
              <w:rPr>
                <w:rStyle w:val="TableCellCharChar"/>
                <w:rFonts w:cs="Arial"/>
                <w:sz w:val="20"/>
                <w:szCs w:val="20"/>
              </w:rPr>
            </w:pPr>
            <w:r w:rsidRPr="00240AC5">
              <w:rPr>
                <w:rStyle w:val="TableCellCharChar"/>
                <w:rFonts w:cs="Arial"/>
                <w:sz w:val="20"/>
                <w:szCs w:val="20"/>
              </w:rPr>
              <w:t>Enum</w:t>
            </w:r>
          </w:p>
          <w:p w14:paraId="71F464D9" w14:textId="77777777" w:rsidR="00E41F63" w:rsidRPr="00240AC5" w:rsidRDefault="00E41F63" w:rsidP="007223DF">
            <w:pPr>
              <w:rPr>
                <w:rStyle w:val="TableCellCharChar"/>
                <w:rFonts w:cs="Arial"/>
                <w:sz w:val="20"/>
                <w:szCs w:val="20"/>
              </w:rPr>
            </w:pPr>
            <w:r w:rsidRPr="00240AC5">
              <w:rPr>
                <w:rStyle w:val="TableCellCharChar"/>
                <w:rFonts w:cs="Arial"/>
                <w:sz w:val="20"/>
                <w:szCs w:val="20"/>
              </w:rPr>
              <w:t>Valid values ‘left’, ‘right</w:t>
            </w:r>
            <w:r w:rsidR="00523897" w:rsidRPr="00240AC5">
              <w:rPr>
                <w:rStyle w:val="TableCellCharChar"/>
                <w:rFonts w:cs="Arial"/>
                <w:sz w:val="20"/>
                <w:szCs w:val="20"/>
              </w:rPr>
              <w:t>’</w:t>
            </w:r>
            <w:r w:rsidRPr="00240AC5">
              <w:rPr>
                <w:rStyle w:val="TableCellCharChar"/>
                <w:rFonts w:cs="Arial"/>
                <w:sz w:val="20"/>
                <w:szCs w:val="20"/>
              </w:rPr>
              <w:t>,</w:t>
            </w:r>
            <w:r w:rsidR="00523897" w:rsidRPr="00240AC5">
              <w:rPr>
                <w:rStyle w:val="TableCellCharChar"/>
                <w:rFonts w:cs="Arial"/>
                <w:sz w:val="20"/>
                <w:szCs w:val="20"/>
              </w:rPr>
              <w:t xml:space="preserve"> </w:t>
            </w:r>
            <w:r w:rsidR="001430D1" w:rsidRPr="00240AC5">
              <w:rPr>
                <w:rStyle w:val="TableCellCharChar"/>
                <w:rFonts w:cs="Arial"/>
                <w:sz w:val="20"/>
                <w:szCs w:val="20"/>
              </w:rPr>
              <w:t xml:space="preserve"> </w:t>
            </w:r>
            <w:r w:rsidR="00523897" w:rsidRPr="00240AC5">
              <w:rPr>
                <w:rStyle w:val="TableCellCharChar"/>
                <w:rFonts w:cs="Arial"/>
                <w:sz w:val="20"/>
                <w:szCs w:val="20"/>
              </w:rPr>
              <w:t>‘center’</w:t>
            </w:r>
          </w:p>
          <w:p w14:paraId="47CDC674" w14:textId="77777777" w:rsidR="00CB1E84" w:rsidRPr="00240AC5" w:rsidRDefault="00C54C5E" w:rsidP="007223DF">
            <w:pPr>
              <w:rPr>
                <w:rFonts w:eastAsia="Arial Unicode MS"/>
              </w:rPr>
            </w:pPr>
            <w:r w:rsidRPr="00240AC5">
              <w:rPr>
                <w:rFonts w:eastAsia="Arial Unicode MS"/>
              </w:rPr>
              <w:t>Unparsing</w:t>
            </w:r>
            <w:r w:rsidR="00CB1E84" w:rsidRPr="00240AC5">
              <w:rPr>
                <w:rFonts w:eastAsia="Arial Unicode MS"/>
              </w:rPr>
              <w:t>:</w:t>
            </w:r>
          </w:p>
          <w:p w14:paraId="3C432017" w14:textId="77777777" w:rsidR="00CB1E84" w:rsidRPr="00240AC5" w:rsidRDefault="00CB1E84" w:rsidP="007223DF">
            <w:pPr>
              <w:rPr>
                <w:rFonts w:eastAsia="Arial Unicode MS"/>
              </w:rPr>
            </w:pPr>
            <w:r w:rsidRPr="00240AC5">
              <w:rPr>
                <w:rFonts w:eastAsia="Arial Unicode MS"/>
              </w:rPr>
              <w:t xml:space="preserve">'left': Justifies to the left and adds padding chars to the string contents if the string is too short, to the length determined by the </w:t>
            </w:r>
            <w:r w:rsidR="00E46E8F" w:rsidRPr="00240AC5">
              <w:rPr>
                <w:rFonts w:eastAsia="Arial Unicode MS"/>
              </w:rPr>
              <w:t>dfdl:</w:t>
            </w:r>
            <w:r w:rsidRPr="00240AC5">
              <w:rPr>
                <w:rFonts w:eastAsia="Arial Unicode MS"/>
              </w:rPr>
              <w:t xml:space="preserve">textPadKind property. </w:t>
            </w:r>
          </w:p>
          <w:p w14:paraId="7632E4EC" w14:textId="77777777" w:rsidR="00CB1E84" w:rsidRPr="00240AC5" w:rsidRDefault="00CB1E84" w:rsidP="007223DF">
            <w:pPr>
              <w:rPr>
                <w:rFonts w:eastAsia="Arial Unicode MS"/>
              </w:rPr>
            </w:pPr>
            <w:r w:rsidRPr="00240AC5">
              <w:rPr>
                <w:rFonts w:eastAsia="Arial Unicode MS"/>
              </w:rPr>
              <w:t xml:space="preserve">'right': Justifies to the right and adds padding chars to the string contents if the string is too short, to the length determined by the </w:t>
            </w:r>
            <w:r w:rsidR="00E46E8F" w:rsidRPr="00240AC5">
              <w:rPr>
                <w:rFonts w:eastAsia="Arial Unicode MS"/>
              </w:rPr>
              <w:t>dfdl:</w:t>
            </w:r>
            <w:r w:rsidRPr="00240AC5">
              <w:rPr>
                <w:rFonts w:eastAsia="Arial Unicode MS"/>
              </w:rPr>
              <w:t>textPadKind property.</w:t>
            </w:r>
          </w:p>
          <w:p w14:paraId="19853862" w14:textId="77777777" w:rsidR="00CB1E84" w:rsidRPr="00240AC5" w:rsidRDefault="00CB1E84" w:rsidP="007223DF">
            <w:pPr>
              <w:rPr>
                <w:rFonts w:eastAsia="Arial Unicode MS"/>
              </w:rPr>
            </w:pPr>
            <w:r w:rsidRPr="00240AC5">
              <w:rPr>
                <w:rFonts w:eastAsia="Arial Unicode MS"/>
              </w:rPr>
              <w:t xml:space="preserve">‘center’: Adds equal padding chars left and right of the string contents if the string is too short, to the length determined by the </w:t>
            </w:r>
            <w:r w:rsidR="00E46E8F" w:rsidRPr="00240AC5">
              <w:rPr>
                <w:rFonts w:eastAsia="Arial Unicode MS"/>
              </w:rPr>
              <w:t>dfdl:</w:t>
            </w:r>
            <w:r w:rsidRPr="00240AC5">
              <w:rPr>
                <w:rFonts w:eastAsia="Arial Unicode MS"/>
              </w:rPr>
              <w:t xml:space="preserve">textPadKind property. It adds one extra padding char </w:t>
            </w:r>
            <w:r w:rsidR="00D43FD8" w:rsidRPr="00240AC5">
              <w:rPr>
                <w:rFonts w:eastAsia="Arial Unicode MS"/>
              </w:rPr>
              <w:t xml:space="preserve">on the left </w:t>
            </w:r>
            <w:r w:rsidRPr="00240AC5">
              <w:rPr>
                <w:rFonts w:eastAsia="Arial Unicode MS"/>
              </w:rPr>
              <w:t>if needed.</w:t>
            </w:r>
          </w:p>
          <w:p w14:paraId="26D0CAD0" w14:textId="77777777" w:rsidR="00CB1E84" w:rsidRPr="00240AC5" w:rsidRDefault="00C54C5E" w:rsidP="007223DF">
            <w:pPr>
              <w:rPr>
                <w:rFonts w:eastAsia="Arial Unicode MS"/>
              </w:rPr>
            </w:pPr>
            <w:r w:rsidRPr="00240AC5">
              <w:rPr>
                <w:rFonts w:eastAsia="Arial Unicode MS"/>
              </w:rPr>
              <w:t>Parsing</w:t>
            </w:r>
            <w:r w:rsidR="00CB1E84" w:rsidRPr="00240AC5">
              <w:rPr>
                <w:rFonts w:eastAsia="Arial Unicode MS"/>
              </w:rPr>
              <w:t>:</w:t>
            </w:r>
          </w:p>
          <w:p w14:paraId="330164C8" w14:textId="5B62C024" w:rsidR="00CB1E84" w:rsidRPr="00240AC5" w:rsidRDefault="00CB1E84" w:rsidP="007223DF">
            <w:pPr>
              <w:rPr>
                <w:rFonts w:eastAsia="Arial Unicode MS"/>
              </w:rPr>
            </w:pPr>
            <w:r w:rsidRPr="00240AC5">
              <w:rPr>
                <w:rFonts w:eastAsia="Arial Unicode MS"/>
              </w:rPr>
              <w:t xml:space="preserve">'left': Trims any </w:t>
            </w:r>
            <w:del w:id="10190" w:author="mbeckerle" w:date="2013-07-24T08:52:00Z">
              <w:r w:rsidRPr="00240AC5" w:rsidDel="00381C87">
                <w:rPr>
                  <w:rFonts w:eastAsia="Arial Unicode MS"/>
                </w:rPr>
                <w:delText>padding character</w:delText>
              </w:r>
            </w:del>
            <w:ins w:id="10191" w:author="mbeckerle" w:date="2013-07-24T08:52:00Z">
              <w:r w:rsidR="00381C87">
                <w:rPr>
                  <w:rFonts w:eastAsia="Arial Unicode MS"/>
                </w:rPr>
                <w:t>pad character</w:t>
              </w:r>
            </w:ins>
            <w:r w:rsidRPr="00240AC5">
              <w:rPr>
                <w:rFonts w:eastAsia="Arial Unicode MS"/>
              </w:rPr>
              <w:t xml:space="preserve">s from the right of the string, according to </w:t>
            </w:r>
            <w:r w:rsidR="00C965F1" w:rsidRPr="00240AC5">
              <w:rPr>
                <w:rFonts w:eastAsia="Arial Unicode MS"/>
              </w:rPr>
              <w:t>dfdl:</w:t>
            </w:r>
            <w:r w:rsidRPr="00240AC5">
              <w:rPr>
                <w:rFonts w:eastAsia="Arial Unicode MS"/>
              </w:rPr>
              <w:t>textTrimKind property.</w:t>
            </w:r>
          </w:p>
          <w:p w14:paraId="5784109D" w14:textId="10D9D1B0" w:rsidR="00CB1E84" w:rsidRPr="00240AC5" w:rsidRDefault="00CB1E84" w:rsidP="007223DF">
            <w:pPr>
              <w:rPr>
                <w:rFonts w:eastAsia="Arial Unicode MS"/>
              </w:rPr>
            </w:pPr>
            <w:r w:rsidRPr="00240AC5">
              <w:rPr>
                <w:rFonts w:eastAsia="Arial Unicode MS"/>
              </w:rPr>
              <w:t xml:space="preserve">'right': Trims any </w:t>
            </w:r>
            <w:del w:id="10192" w:author="mbeckerle" w:date="2013-07-24T08:52:00Z">
              <w:r w:rsidRPr="00240AC5" w:rsidDel="00381C87">
                <w:rPr>
                  <w:rFonts w:eastAsia="Arial Unicode MS"/>
                </w:rPr>
                <w:delText>padding character</w:delText>
              </w:r>
            </w:del>
            <w:ins w:id="10193" w:author="mbeckerle" w:date="2013-07-24T08:52:00Z">
              <w:r w:rsidR="00381C87">
                <w:rPr>
                  <w:rFonts w:eastAsia="Arial Unicode MS"/>
                </w:rPr>
                <w:t>pad character</w:t>
              </w:r>
            </w:ins>
            <w:r w:rsidRPr="00240AC5">
              <w:rPr>
                <w:rFonts w:eastAsia="Arial Unicode MS"/>
              </w:rPr>
              <w:t xml:space="preserve">s from the left of the string, according to </w:t>
            </w:r>
            <w:r w:rsidR="00C965F1" w:rsidRPr="00240AC5">
              <w:rPr>
                <w:rFonts w:eastAsia="Arial Unicode MS"/>
              </w:rPr>
              <w:t>dfdl:</w:t>
            </w:r>
            <w:r w:rsidRPr="00240AC5">
              <w:rPr>
                <w:rFonts w:eastAsia="Arial Unicode MS"/>
              </w:rPr>
              <w:t>textTrimKind property.</w:t>
            </w:r>
          </w:p>
          <w:p w14:paraId="007E4D93" w14:textId="41EDCC17" w:rsidR="00CB1E84" w:rsidRPr="00240AC5" w:rsidRDefault="00CB1E84" w:rsidP="007223DF">
            <w:pPr>
              <w:rPr>
                <w:rFonts w:eastAsia="Arial Unicode MS"/>
              </w:rPr>
            </w:pPr>
            <w:r w:rsidRPr="00240AC5">
              <w:rPr>
                <w:rFonts w:eastAsia="Arial Unicode MS"/>
              </w:rPr>
              <w:t xml:space="preserve">‘center’ Trims any </w:t>
            </w:r>
            <w:del w:id="10194" w:author="mbeckerle" w:date="2013-07-24T08:52:00Z">
              <w:r w:rsidRPr="00240AC5" w:rsidDel="00381C87">
                <w:rPr>
                  <w:rFonts w:eastAsia="Arial Unicode MS"/>
                </w:rPr>
                <w:delText>padding character</w:delText>
              </w:r>
            </w:del>
            <w:ins w:id="10195" w:author="mbeckerle" w:date="2013-07-24T08:52:00Z">
              <w:r w:rsidR="00381C87">
                <w:rPr>
                  <w:rFonts w:eastAsia="Arial Unicode MS"/>
                </w:rPr>
                <w:t>pad character</w:t>
              </w:r>
            </w:ins>
            <w:r w:rsidRPr="00240AC5">
              <w:rPr>
                <w:rFonts w:eastAsia="Arial Unicode MS"/>
              </w:rPr>
              <w:t xml:space="preserve">s from the left and right of the string, according to </w:t>
            </w:r>
            <w:r w:rsidR="00C965F1" w:rsidRPr="00240AC5">
              <w:rPr>
                <w:rFonts w:eastAsia="Arial Unicode MS"/>
              </w:rPr>
              <w:t>dfdl:</w:t>
            </w:r>
            <w:r w:rsidRPr="00240AC5">
              <w:rPr>
                <w:rFonts w:eastAsia="Arial Unicode MS"/>
              </w:rPr>
              <w:t>textTrimKind property.</w:t>
            </w:r>
          </w:p>
          <w:p w14:paraId="0872C185" w14:textId="77777777" w:rsidR="00E41F63" w:rsidRPr="00240AC5" w:rsidRDefault="00E41F63" w:rsidP="007223DF">
            <w:pPr>
              <w:rPr>
                <w:rFonts w:eastAsia="Arial Unicode MS"/>
              </w:rPr>
            </w:pPr>
            <w:r w:rsidRPr="00240AC5">
              <w:rPr>
                <w:rFonts w:eastAsia="Arial Unicode MS"/>
              </w:rPr>
              <w:t>Annotation: dfdl:element</w:t>
            </w:r>
            <w:r w:rsidR="00CC432E" w:rsidRPr="00240AC5">
              <w:rPr>
                <w:rFonts w:eastAsia="Arial Unicode MS"/>
              </w:rPr>
              <w:t xml:space="preserve">, dfdl:simpleType </w:t>
            </w:r>
          </w:p>
        </w:tc>
      </w:tr>
      <w:tr w:rsidR="00753C3C" w:rsidRPr="00240AC5" w14:paraId="53DEB44E" w14:textId="77777777" w:rsidTr="00240AC5">
        <w:trPr>
          <w:trHeight w:val="402"/>
        </w:trPr>
        <w:tc>
          <w:tcPr>
            <w:tcW w:w="2988" w:type="dxa"/>
            <w:shd w:val="clear" w:color="auto" w:fill="auto"/>
          </w:tcPr>
          <w:p w14:paraId="269F3923" w14:textId="77777777" w:rsidR="00753C3C" w:rsidRPr="00240AC5" w:rsidRDefault="00753C3C" w:rsidP="00240AC5">
            <w:pPr>
              <w:tabs>
                <w:tab w:val="num" w:pos="360"/>
                <w:tab w:val="num" w:pos="540"/>
              </w:tabs>
              <w:spacing w:before="40" w:after="40"/>
              <w:ind w:left="180" w:hanging="180"/>
              <w:rPr>
                <w:rFonts w:eastAsia="Arial Unicode MS" w:cs="Arial"/>
              </w:rPr>
            </w:pPr>
            <w:r w:rsidRPr="00240AC5">
              <w:rPr>
                <w:rFonts w:eastAsia="Arial Unicode MS" w:cs="Arial"/>
              </w:rPr>
              <w:t>textStringPadCharacter</w:t>
            </w:r>
          </w:p>
        </w:tc>
        <w:tc>
          <w:tcPr>
            <w:tcW w:w="6120" w:type="dxa"/>
            <w:shd w:val="clear" w:color="auto" w:fill="auto"/>
          </w:tcPr>
          <w:p w14:paraId="455FC816" w14:textId="77777777" w:rsidR="0046691B" w:rsidRPr="00240AC5" w:rsidRDefault="008014ED" w:rsidP="007223DF">
            <w:pPr>
              <w:rPr>
                <w:rStyle w:val="TableCellCharChar"/>
                <w:rFonts w:cs="Arial"/>
                <w:sz w:val="20"/>
                <w:szCs w:val="20"/>
              </w:rPr>
            </w:pPr>
            <w:commentRangeStart w:id="10196"/>
            <w:r w:rsidRPr="00240AC5">
              <w:rPr>
                <w:rStyle w:val="TableCellCharChar"/>
                <w:rFonts w:cs="Arial"/>
                <w:sz w:val="20"/>
                <w:szCs w:val="20"/>
              </w:rPr>
              <w:t xml:space="preserve">DFDL </w:t>
            </w:r>
            <w:r w:rsidR="00293086" w:rsidRPr="00240AC5">
              <w:rPr>
                <w:rStyle w:val="TableCellCharChar"/>
                <w:rFonts w:cs="Arial"/>
                <w:sz w:val="20"/>
                <w:szCs w:val="20"/>
              </w:rPr>
              <w:t>String Literal</w:t>
            </w:r>
            <w:commentRangeEnd w:id="10196"/>
            <w:r w:rsidR="001067C2">
              <w:rPr>
                <w:rStyle w:val="CommentReference"/>
              </w:rPr>
              <w:commentReference w:id="10196"/>
            </w:r>
          </w:p>
          <w:p w14:paraId="61F9CC4C" w14:textId="77777777" w:rsidR="00916D7B" w:rsidRDefault="004F4054" w:rsidP="007223DF">
            <w:pPr>
              <w:rPr>
                <w:ins w:id="10197" w:author="mbeckerle" w:date="2012-04-22T18:27:00Z"/>
                <w:rFonts w:eastAsia="Arial Unicode MS"/>
              </w:rPr>
            </w:pPr>
            <w:r w:rsidRPr="00240AC5">
              <w:rPr>
                <w:rFonts w:eastAsia="Arial Unicode MS"/>
              </w:rPr>
              <w:t xml:space="preserve">The value that is used when </w:t>
            </w:r>
            <w:r w:rsidR="00D43FD8" w:rsidRPr="00240AC5">
              <w:rPr>
                <w:rFonts w:eastAsia="Arial Unicode MS"/>
              </w:rPr>
              <w:t xml:space="preserve">padding </w:t>
            </w:r>
            <w:r w:rsidRPr="00240AC5">
              <w:rPr>
                <w:rFonts w:eastAsia="Arial Unicode MS"/>
              </w:rPr>
              <w:t xml:space="preserve">or trimming </w:t>
            </w:r>
            <w:r w:rsidR="0079228A" w:rsidRPr="00240AC5">
              <w:rPr>
                <w:rFonts w:eastAsia="Arial Unicode MS"/>
              </w:rPr>
              <w:t>string</w:t>
            </w:r>
            <w:r w:rsidRPr="00240AC5">
              <w:rPr>
                <w:rFonts w:eastAsia="Arial Unicode MS"/>
              </w:rPr>
              <w:t xml:space="preserve"> elements.</w:t>
            </w:r>
            <w:r w:rsidRPr="00240AC5">
              <w:rPr>
                <w:rFonts w:ascii="Tms Rmn" w:eastAsia="Arial Unicode MS" w:hAnsi="Tms Rmn" w:cs="Tms Rmn"/>
              </w:rPr>
              <w:t xml:space="preserve"> </w:t>
            </w:r>
            <w:r w:rsidRPr="00240AC5">
              <w:rPr>
                <w:rFonts w:ascii="Tms Rmn" w:eastAsia="Arial Unicode MS" w:hAnsi="Tms Rmn" w:cs="Tms Rmn"/>
              </w:rPr>
              <w:br/>
            </w:r>
            <w:r w:rsidRPr="00240AC5">
              <w:rPr>
                <w:rFonts w:eastAsia="Arial Unicode MS"/>
              </w:rPr>
              <w:t>The value can be a single character or a single byte.</w:t>
            </w:r>
          </w:p>
          <w:p w14:paraId="1C4F3911" w14:textId="77777777" w:rsidR="00916D7B" w:rsidRDefault="004F4054" w:rsidP="007223DF">
            <w:pPr>
              <w:rPr>
                <w:ins w:id="10198" w:author="mbeckerle" w:date="2012-04-22T18:27:00Z"/>
                <w:rFonts w:ascii="Tms Rmn" w:eastAsia="Arial Unicode MS" w:hAnsi="Tms Rmn" w:cs="Tms Rmn"/>
              </w:rPr>
            </w:pPr>
            <w:del w:id="10199" w:author="mbeckerle" w:date="2012-04-22T18:27:00Z">
              <w:r w:rsidRPr="00240AC5" w:rsidDel="00916D7B">
                <w:rPr>
                  <w:rFonts w:eastAsia="Arial Unicode MS"/>
                </w:rPr>
                <w:br/>
              </w:r>
            </w:del>
            <w:del w:id="10200" w:author="mbeckerle" w:date="2012-04-22T18:26:00Z">
              <w:r w:rsidRPr="00240AC5" w:rsidDel="00916D7B">
                <w:rPr>
                  <w:rFonts w:eastAsia="Arial Unicode MS"/>
                </w:rPr>
                <w:br/>
              </w:r>
            </w:del>
            <w:r w:rsidRPr="00240AC5">
              <w:rPr>
                <w:rFonts w:eastAsia="Arial Unicode MS"/>
              </w:rPr>
              <w:t>If a character, then it can be specified using a literal character or using DFDL entities.</w:t>
            </w:r>
            <w:r w:rsidRPr="00240AC5">
              <w:rPr>
                <w:rFonts w:ascii="Tms Rmn" w:eastAsia="Arial Unicode MS" w:hAnsi="Tms Rmn" w:cs="Tms Rmn"/>
              </w:rPr>
              <w:t xml:space="preserve"> </w:t>
            </w:r>
          </w:p>
          <w:p w14:paraId="19A19D42" w14:textId="77777777" w:rsidR="00D63A0F" w:rsidRDefault="004F4054" w:rsidP="007223DF">
            <w:pPr>
              <w:rPr>
                <w:ins w:id="10201" w:author="mbeckerle" w:date="2012-04-22T18:27:00Z"/>
                <w:rFonts w:eastAsia="Arial Unicode MS"/>
              </w:rPr>
            </w:pPr>
            <w:del w:id="10202" w:author="mbeckerle" w:date="2012-04-22T18:27:00Z">
              <w:r w:rsidRPr="00240AC5" w:rsidDel="00916D7B">
                <w:rPr>
                  <w:rFonts w:eastAsia="Arial Unicode MS"/>
                </w:rPr>
                <w:br/>
              </w:r>
            </w:del>
            <w:r w:rsidRPr="00240AC5">
              <w:rPr>
                <w:rFonts w:eastAsia="Arial Unicode MS"/>
              </w:rPr>
              <w:t xml:space="preserve">If a byte, then it must be specified using a single </w:t>
            </w:r>
            <w:r w:rsidR="00653D83" w:rsidRPr="00240AC5">
              <w:rPr>
                <w:rFonts w:eastAsia="Arial Unicode MS"/>
              </w:rPr>
              <w:t>byte value</w:t>
            </w:r>
            <w:r w:rsidRPr="00240AC5">
              <w:rPr>
                <w:rFonts w:eastAsia="Arial Unicode MS"/>
              </w:rPr>
              <w:t xml:space="preserve"> entity</w:t>
            </w:r>
            <w:r w:rsidR="00DB554E" w:rsidRPr="00240AC5">
              <w:rPr>
                <w:rFonts w:eastAsia="Arial Unicode MS"/>
              </w:rPr>
              <w:t xml:space="preserve"> otherwise it is a schema definition error</w:t>
            </w:r>
            <w:del w:id="10203" w:author="mbeckerle" w:date="2012-04-22T18:27:00Z">
              <w:r w:rsidRPr="00240AC5" w:rsidDel="00D63A0F">
                <w:rPr>
                  <w:rFonts w:eastAsia="Arial Unicode MS"/>
                  <w:strike/>
                </w:rPr>
                <w:br/>
              </w:r>
              <w:r w:rsidRPr="00240AC5" w:rsidDel="00D63A0F">
                <w:rPr>
                  <w:rFonts w:eastAsia="Arial Unicode MS"/>
                </w:rPr>
                <w:br/>
              </w:r>
            </w:del>
          </w:p>
          <w:p w14:paraId="1335D574" w14:textId="77777777" w:rsidR="00D63A0F" w:rsidRDefault="004F4054" w:rsidP="007223DF">
            <w:pPr>
              <w:rPr>
                <w:ins w:id="10204" w:author="mbeckerle" w:date="2012-04-22T18:28:00Z"/>
                <w:rFonts w:eastAsia="Arial Unicode MS"/>
              </w:rPr>
            </w:pPr>
            <w:r w:rsidRPr="00240AC5">
              <w:rPr>
                <w:rFonts w:eastAsia="Arial Unicode MS"/>
              </w:rPr>
              <w:t xml:space="preserve">If a pad character is specified when </w:t>
            </w:r>
            <w:r w:rsidR="00C965F1" w:rsidRPr="00240AC5">
              <w:rPr>
                <w:rFonts w:eastAsia="Arial Unicode MS"/>
              </w:rPr>
              <w:t>dfdl:</w:t>
            </w:r>
            <w:r w:rsidRPr="00240AC5">
              <w:rPr>
                <w:rFonts w:eastAsia="Arial Unicode MS"/>
              </w:rPr>
              <w:t>lengthUnits='bytes' then the pad character must be a single-byte character</w:t>
            </w:r>
            <w:del w:id="10205" w:author="mbeckerle" w:date="2012-04-22T18:27:00Z">
              <w:r w:rsidRPr="00240AC5" w:rsidDel="00D63A0F">
                <w:rPr>
                  <w:rFonts w:eastAsia="Arial Unicode MS"/>
                </w:rPr>
                <w:delText>.</w:delText>
              </w:r>
              <w:r w:rsidRPr="00240AC5" w:rsidDel="00D63A0F">
                <w:rPr>
                  <w:rFonts w:ascii="Tms Rmn" w:eastAsia="Arial Unicode MS" w:hAnsi="Tms Rmn" w:cs="Tms Rmn"/>
                </w:rPr>
                <w:delText xml:space="preserve"> </w:delText>
              </w:r>
            </w:del>
            <w:ins w:id="10206" w:author="mbeckerle" w:date="2012-04-22T18:27:00Z">
              <w:r w:rsidR="00D63A0F" w:rsidRPr="00240AC5">
                <w:rPr>
                  <w:rFonts w:eastAsia="Arial Unicode MS"/>
                </w:rPr>
                <w:t>.</w:t>
              </w:r>
            </w:ins>
            <w:del w:id="10207" w:author="mbeckerle" w:date="2012-04-22T18:28:00Z">
              <w:r w:rsidRPr="00240AC5" w:rsidDel="00D63A0F">
                <w:rPr>
                  <w:rFonts w:eastAsia="Arial Unicode MS"/>
                </w:rPr>
                <w:br/>
              </w:r>
            </w:del>
          </w:p>
          <w:p w14:paraId="068BBBB4" w14:textId="134A786B" w:rsidR="004F4054" w:rsidRPr="00240AC5" w:rsidRDefault="004F4054" w:rsidP="007223DF">
            <w:pPr>
              <w:rPr>
                <w:ins w:id="10208" w:author="mbeckerle" w:date="2012-03-24T15:08:00Z"/>
                <w:rFonts w:ascii="Tms Rmn" w:eastAsia="Arial Unicode MS" w:hAnsi="Tms Rmn" w:cs="Tms Rmn"/>
              </w:rPr>
            </w:pPr>
            <w:r w:rsidRPr="00240AC5">
              <w:rPr>
                <w:rFonts w:eastAsia="Arial Unicode MS"/>
              </w:rPr>
              <w:t xml:space="preserve">If a pad byte is specified when </w:t>
            </w:r>
            <w:r w:rsidR="00C965F1" w:rsidRPr="00240AC5">
              <w:rPr>
                <w:rFonts w:eastAsia="Arial Unicode MS"/>
              </w:rPr>
              <w:t>dfdl:</w:t>
            </w:r>
            <w:r w:rsidRPr="00240AC5">
              <w:rPr>
                <w:rFonts w:eastAsia="Arial Unicode MS"/>
              </w:rPr>
              <w:t xml:space="preserve">lengthUnits='characters' then </w:t>
            </w:r>
            <w:r w:rsidRPr="00240AC5">
              <w:rPr>
                <w:rFonts w:eastAsia="Arial Unicode MS"/>
              </w:rPr>
              <w:br/>
              <w:t>- the encoding must be a fixed-width encoding</w:t>
            </w:r>
            <w:r w:rsidRPr="00240AC5">
              <w:rPr>
                <w:rFonts w:ascii="Tms Rmn" w:eastAsia="Arial Unicode MS" w:hAnsi="Tms Rmn" w:cs="Tms Rmn"/>
                <w:sz w:val="24"/>
                <w:szCs w:val="24"/>
              </w:rPr>
              <w:t xml:space="preserve"> </w:t>
            </w:r>
            <w:r w:rsidRPr="00240AC5">
              <w:rPr>
                <w:rFonts w:eastAsia="Arial Unicode MS"/>
              </w:rPr>
              <w:br/>
              <w:t>- padding and trimming must be applied using a sequence of N pad bytes, where N is the width of a character in the fixed-width encoding.</w:t>
            </w:r>
            <w:r w:rsidRPr="00240AC5">
              <w:rPr>
                <w:rFonts w:ascii="Tms Rmn" w:eastAsia="Arial Unicode MS" w:hAnsi="Tms Rmn" w:cs="Tms Rmn"/>
              </w:rPr>
              <w:t xml:space="preserve"> </w:t>
            </w:r>
          </w:p>
          <w:p w14:paraId="39AC9559" w14:textId="5845AB34" w:rsidR="00871705" w:rsidRPr="00240AC5" w:rsidRDefault="001674A1" w:rsidP="007223DF">
            <w:pPr>
              <w:rPr>
                <w:ins w:id="10209" w:author="mbeckerle" w:date="2012-03-24T15:09:00Z"/>
                <w:rFonts w:eastAsia="Arial Unicode MS"/>
              </w:rPr>
            </w:pPr>
            <w:ins w:id="10210" w:author="mbeckerle" w:date="2012-04-22T19:06:00Z">
              <w:r>
                <w:rPr>
                  <w:rFonts w:eastAsia="Arial Unicode MS"/>
                  <w:i/>
                </w:rPr>
                <w:t>Padding</w:t>
              </w:r>
            </w:ins>
            <w:commentRangeStart w:id="10211"/>
            <w:commentRangeStart w:id="10212"/>
            <w:ins w:id="10213" w:author="mbeckerle" w:date="2012-03-24T15:09:00Z">
              <w:r w:rsidR="00871705" w:rsidRPr="00240AC5">
                <w:rPr>
                  <w:rFonts w:eastAsia="Arial Unicode MS"/>
                  <w:i/>
                </w:rPr>
                <w:t xml:space="preserve"> </w:t>
              </w:r>
            </w:ins>
            <w:commentRangeEnd w:id="10211"/>
            <w:r w:rsidR="00F14B22">
              <w:rPr>
                <w:rStyle w:val="CommentReference"/>
              </w:rPr>
              <w:commentReference w:id="10211"/>
            </w:r>
            <w:ins w:id="10214" w:author="mbeckerle" w:date="2012-03-24T15:09:00Z">
              <w:r w:rsidR="00871705" w:rsidRPr="00240AC5">
                <w:rPr>
                  <w:rFonts w:eastAsia="Arial Unicode MS"/>
                  <w:i/>
                </w:rPr>
                <w:t>Character Restrictions:</w:t>
              </w:r>
              <w:r w:rsidR="00871705" w:rsidRPr="00240AC5">
                <w:rPr>
                  <w:rFonts w:eastAsia="Arial Unicode MS"/>
                </w:rPr>
                <w:t xml:space="preserve"> The string literal is restricted to allow only certain kinds of </w:t>
              </w:r>
            </w:ins>
            <w:ins w:id="10215" w:author="mbeckerle" w:date="2013-01-28T13:08:00Z">
              <w:r w:rsidR="00976CB0">
                <w:rPr>
                  <w:rFonts w:eastAsia="Arial Unicode MS"/>
                </w:rPr>
                <w:t>syntax</w:t>
              </w:r>
            </w:ins>
            <w:ins w:id="10216" w:author="mbeckerle" w:date="2012-03-24T15:09:00Z">
              <w:r w:rsidR="00871705" w:rsidRPr="00240AC5">
                <w:rPr>
                  <w:rFonts w:eastAsia="Arial Unicode MS"/>
                </w:rPr>
                <w:t>:</w:t>
              </w:r>
            </w:ins>
          </w:p>
          <w:p w14:paraId="2CEA5093" w14:textId="77777777" w:rsidR="00871705" w:rsidRPr="00240AC5" w:rsidRDefault="00871705" w:rsidP="007223DF">
            <w:pPr>
              <w:numPr>
                <w:ilvl w:val="0"/>
                <w:numId w:val="146"/>
              </w:numPr>
              <w:rPr>
                <w:ins w:id="10217" w:author="mbeckerle" w:date="2012-03-24T15:09:00Z"/>
                <w:rFonts w:eastAsia="Arial Unicode MS"/>
              </w:rPr>
            </w:pPr>
            <w:ins w:id="10218" w:author="mbeckerle" w:date="2012-03-24T15:09:00Z">
              <w:r w:rsidRPr="00240AC5">
                <w:rPr>
                  <w:rFonts w:eastAsia="Arial Unicode MS"/>
                </w:rPr>
                <w:t>DFDL character entities are allowed</w:t>
              </w:r>
            </w:ins>
          </w:p>
          <w:p w14:paraId="3421D7B1" w14:textId="77777777" w:rsidR="00871705" w:rsidRPr="00240AC5" w:rsidRDefault="00871705" w:rsidP="007223DF">
            <w:pPr>
              <w:numPr>
                <w:ilvl w:val="0"/>
                <w:numId w:val="146"/>
              </w:numPr>
              <w:rPr>
                <w:ins w:id="10219" w:author="mbeckerle" w:date="2012-03-24T15:09:00Z"/>
                <w:rFonts w:eastAsia="Arial Unicode MS"/>
              </w:rPr>
            </w:pPr>
            <w:ins w:id="10220" w:author="mbeckerle" w:date="2012-03-24T15:09:00Z">
              <w:r w:rsidRPr="00240AC5">
                <w:rPr>
                  <w:rFonts w:eastAsia="Arial Unicode MS"/>
                </w:rPr>
                <w:t>The raw byte entity ( %#r ) is allowed.</w:t>
              </w:r>
            </w:ins>
          </w:p>
          <w:p w14:paraId="115C754C" w14:textId="77777777" w:rsidR="00871705" w:rsidRPr="00240AC5" w:rsidRDefault="00871705" w:rsidP="007223DF">
            <w:pPr>
              <w:numPr>
                <w:ilvl w:val="0"/>
                <w:numId w:val="146"/>
              </w:numPr>
              <w:rPr>
                <w:ins w:id="10221" w:author="mbeckerle" w:date="2012-03-24T15:09:00Z"/>
                <w:rFonts w:eastAsia="Arial Unicode MS"/>
              </w:rPr>
            </w:pPr>
            <w:ins w:id="10222" w:author="mbeckerle" w:date="2012-03-24T15:09:00Z">
              <w:r w:rsidRPr="00240AC5">
                <w:rPr>
                  <w:rFonts w:eastAsia="Arial Unicode MS"/>
                </w:rPr>
                <w:t>DFDL Character classes ( NL, WSP, WSP+, WSP*, ES ) are not allowed</w:t>
              </w:r>
            </w:ins>
          </w:p>
          <w:p w14:paraId="230CAFD7" w14:textId="29F52DB1" w:rsidR="00871705" w:rsidRPr="00240AC5" w:rsidRDefault="00871705" w:rsidP="007223DF">
            <w:pPr>
              <w:rPr>
                <w:ins w:id="10223" w:author="mbeckerle" w:date="2012-03-24T15:09:00Z"/>
                <w:rFonts w:eastAsia="Arial Unicode MS"/>
              </w:rPr>
            </w:pPr>
            <w:ins w:id="10224" w:author="mbeckerle" w:date="2012-03-24T15:09:00Z">
              <w:r w:rsidRPr="00240AC5">
                <w:rPr>
                  <w:rFonts w:eastAsia="Arial Unicode MS"/>
                </w:rPr>
                <w:t xml:space="preserve">It is a schema definition error if the string literal contains any of the disallowed </w:t>
              </w:r>
              <w:del w:id="10225" w:author="Steve Hanson" w:date="2013-05-31T10:44:00Z">
                <w:r w:rsidRPr="00240AC5" w:rsidDel="00B4791F">
                  <w:rPr>
                    <w:rFonts w:eastAsia="Arial Unicode MS"/>
                  </w:rPr>
                  <w:delText>construct</w:delText>
                </w:r>
              </w:del>
              <w:r w:rsidRPr="00240AC5">
                <w:rPr>
                  <w:rFonts w:eastAsia="Arial Unicode MS"/>
                </w:rPr>
                <w:t>s</w:t>
              </w:r>
            </w:ins>
            <w:ins w:id="10226" w:author="Steve Hanson" w:date="2013-05-31T10:44:00Z">
              <w:r w:rsidR="00B4791F">
                <w:rPr>
                  <w:rFonts w:eastAsia="Arial Unicode MS"/>
                </w:rPr>
                <w:t>yntax</w:t>
              </w:r>
            </w:ins>
            <w:ins w:id="10227" w:author="mbeckerle" w:date="2012-03-24T15:09:00Z">
              <w:r w:rsidRPr="00240AC5">
                <w:rPr>
                  <w:rFonts w:eastAsia="Arial Unicode MS"/>
                </w:rPr>
                <w:t>.</w:t>
              </w:r>
            </w:ins>
            <w:commentRangeEnd w:id="10212"/>
            <w:ins w:id="10228" w:author="mbeckerle" w:date="2012-03-24T15:17:00Z">
              <w:r>
                <w:rPr>
                  <w:rStyle w:val="CommentReference"/>
                </w:rPr>
                <w:commentReference w:id="10212"/>
              </w:r>
            </w:ins>
          </w:p>
          <w:p w14:paraId="38C28CAB" w14:textId="3DE6B5D8" w:rsidR="00871705" w:rsidRPr="00240AC5" w:rsidDel="00B4791F" w:rsidRDefault="00871705" w:rsidP="007223DF">
            <w:pPr>
              <w:rPr>
                <w:del w:id="10229" w:author="Steve Hanson" w:date="2013-05-31T10:44:00Z"/>
                <w:rFonts w:eastAsia="Arial Unicode MS"/>
              </w:rPr>
            </w:pPr>
          </w:p>
          <w:p w14:paraId="1A9B537D" w14:textId="77777777" w:rsidR="00753C3C" w:rsidRPr="00240AC5" w:rsidRDefault="0046691B" w:rsidP="007223DF">
            <w:pPr>
              <w:rPr>
                <w:rFonts w:eastAsia="Arial Unicode MS"/>
              </w:rPr>
            </w:pPr>
            <w:r w:rsidRPr="00240AC5">
              <w:rPr>
                <w:rFonts w:eastAsia="Arial Unicode MS"/>
              </w:rPr>
              <w:t>Annotation: dfdl:element, dfdl:simpleType</w:t>
            </w:r>
          </w:p>
        </w:tc>
      </w:tr>
      <w:tr w:rsidR="00300C9B" w:rsidRPr="00240AC5" w14:paraId="7A6C666F" w14:textId="77777777" w:rsidTr="00240AC5">
        <w:trPr>
          <w:trHeight w:val="402"/>
        </w:trPr>
        <w:tc>
          <w:tcPr>
            <w:tcW w:w="2988" w:type="dxa"/>
            <w:shd w:val="clear" w:color="auto" w:fill="auto"/>
          </w:tcPr>
          <w:p w14:paraId="21B802A2" w14:textId="77777777" w:rsidR="00300C9B" w:rsidRPr="00240AC5" w:rsidRDefault="00300C9B" w:rsidP="007223DF">
            <w:pPr>
              <w:rPr>
                <w:rFonts w:eastAsia="Arial Unicode MS"/>
              </w:rPr>
            </w:pPr>
            <w:r w:rsidRPr="00240AC5">
              <w:rPr>
                <w:rFonts w:eastAsia="Arial Unicode MS"/>
              </w:rPr>
              <w:t>truncate</w:t>
            </w:r>
            <w:r w:rsidR="0009322A" w:rsidRPr="00240AC5">
              <w:rPr>
                <w:rFonts w:eastAsia="Arial Unicode MS"/>
              </w:rPr>
              <w:t>Specified</w:t>
            </w:r>
            <w:r w:rsidRPr="00240AC5">
              <w:rPr>
                <w:rFonts w:eastAsia="Arial Unicode MS"/>
              </w:rPr>
              <w:t>LengthString</w:t>
            </w:r>
          </w:p>
          <w:p w14:paraId="2B49C2B7" w14:textId="77777777" w:rsidR="00300C9B" w:rsidRPr="00240AC5" w:rsidRDefault="00300C9B" w:rsidP="00240AC5">
            <w:pPr>
              <w:tabs>
                <w:tab w:val="num" w:pos="360"/>
                <w:tab w:val="num" w:pos="540"/>
              </w:tabs>
              <w:spacing w:before="40" w:after="40"/>
              <w:ind w:left="540" w:hanging="180"/>
              <w:rPr>
                <w:rFonts w:eastAsia="Arial Unicode MS" w:cs="Arial"/>
              </w:rPr>
            </w:pPr>
          </w:p>
        </w:tc>
        <w:tc>
          <w:tcPr>
            <w:tcW w:w="6120" w:type="dxa"/>
            <w:shd w:val="clear" w:color="auto" w:fill="auto"/>
          </w:tcPr>
          <w:p w14:paraId="47BFB35B" w14:textId="77777777" w:rsidR="00300C9B" w:rsidRPr="00240AC5" w:rsidRDefault="00300C9B" w:rsidP="007223DF">
            <w:pPr>
              <w:rPr>
                <w:rStyle w:val="TableCellCharChar"/>
                <w:rFonts w:cs="Arial"/>
                <w:sz w:val="20"/>
                <w:szCs w:val="20"/>
              </w:rPr>
            </w:pPr>
            <w:r w:rsidRPr="00240AC5">
              <w:rPr>
                <w:rStyle w:val="TableCellCharChar"/>
                <w:rFonts w:cs="Arial"/>
                <w:sz w:val="20"/>
                <w:szCs w:val="20"/>
              </w:rPr>
              <w:t>Enum</w:t>
            </w:r>
          </w:p>
          <w:p w14:paraId="205091D6" w14:textId="77777777" w:rsidR="00300C9B" w:rsidRPr="00240AC5" w:rsidRDefault="00300C9B" w:rsidP="007223DF">
            <w:pPr>
              <w:rPr>
                <w:rStyle w:val="TableCellCharChar"/>
                <w:rFonts w:cs="Arial"/>
                <w:sz w:val="20"/>
                <w:szCs w:val="20"/>
              </w:rPr>
            </w:pPr>
            <w:r w:rsidRPr="00240AC5">
              <w:rPr>
                <w:rStyle w:val="TableCellCharChar"/>
                <w:rFonts w:cs="Arial"/>
                <w:sz w:val="20"/>
                <w:szCs w:val="20"/>
              </w:rPr>
              <w:t xml:space="preserve">Valid values are </w:t>
            </w:r>
            <w:r w:rsidR="00D43FD8" w:rsidRPr="00240AC5">
              <w:rPr>
                <w:rStyle w:val="TableCellCharChar"/>
                <w:rFonts w:cs="Arial"/>
                <w:sz w:val="20"/>
                <w:szCs w:val="20"/>
              </w:rPr>
              <w:t>'y</w:t>
            </w:r>
            <w:r w:rsidRPr="00240AC5">
              <w:rPr>
                <w:rStyle w:val="TableCellCharChar"/>
                <w:rFonts w:cs="Arial"/>
                <w:sz w:val="20"/>
                <w:szCs w:val="20"/>
              </w:rPr>
              <w:t>es</w:t>
            </w:r>
            <w:r w:rsidR="00D43FD8" w:rsidRPr="00240AC5">
              <w:rPr>
                <w:rStyle w:val="TableCellCharChar"/>
                <w:rFonts w:cs="Arial"/>
                <w:sz w:val="20"/>
                <w:szCs w:val="20"/>
              </w:rPr>
              <w:t>'</w:t>
            </w:r>
            <w:r w:rsidRPr="00240AC5">
              <w:rPr>
                <w:rStyle w:val="TableCellCharChar"/>
                <w:rFonts w:cs="Arial"/>
                <w:sz w:val="20"/>
                <w:szCs w:val="20"/>
              </w:rPr>
              <w:t xml:space="preserve">, </w:t>
            </w:r>
            <w:r w:rsidR="00D43FD8" w:rsidRPr="00240AC5">
              <w:rPr>
                <w:rStyle w:val="TableCellCharChar"/>
                <w:rFonts w:cs="Arial"/>
                <w:sz w:val="20"/>
                <w:szCs w:val="20"/>
              </w:rPr>
              <w:t>'n</w:t>
            </w:r>
            <w:r w:rsidRPr="00240AC5">
              <w:rPr>
                <w:rStyle w:val="TableCellCharChar"/>
                <w:rFonts w:cs="Arial"/>
                <w:sz w:val="20"/>
                <w:szCs w:val="20"/>
              </w:rPr>
              <w:t>o</w:t>
            </w:r>
            <w:r w:rsidR="00D43FD8" w:rsidRPr="00240AC5">
              <w:rPr>
                <w:rStyle w:val="TableCellCharChar"/>
                <w:rFonts w:cs="Arial"/>
                <w:sz w:val="20"/>
                <w:szCs w:val="20"/>
              </w:rPr>
              <w:t>'</w:t>
            </w:r>
          </w:p>
          <w:p w14:paraId="4DF7882C" w14:textId="77777777" w:rsidR="00300C9B" w:rsidRPr="00240AC5" w:rsidRDefault="00300C9B" w:rsidP="007223DF">
            <w:pPr>
              <w:rPr>
                <w:rStyle w:val="TableCellCharChar"/>
                <w:rFonts w:cs="Arial"/>
                <w:sz w:val="20"/>
                <w:szCs w:val="20"/>
              </w:rPr>
            </w:pPr>
            <w:r w:rsidRPr="00240AC5">
              <w:rPr>
                <w:rStyle w:val="TableCellCharChar"/>
                <w:rFonts w:cs="Arial"/>
                <w:sz w:val="20"/>
                <w:szCs w:val="20"/>
              </w:rPr>
              <w:t>Used on unparsing only</w:t>
            </w:r>
          </w:p>
          <w:p w14:paraId="2C2FDA20" w14:textId="543493B4" w:rsidR="00300C9B" w:rsidRPr="00240AC5" w:rsidRDefault="00300C9B" w:rsidP="007223DF">
            <w:pPr>
              <w:rPr>
                <w:rStyle w:val="TableCellCharChar"/>
                <w:rFonts w:cs="Arial"/>
                <w:sz w:val="20"/>
                <w:szCs w:val="20"/>
              </w:rPr>
            </w:pPr>
            <w:del w:id="10230" w:author="mbeckerle" w:date="2012-04-22T18:26:00Z">
              <w:r w:rsidRPr="00240AC5" w:rsidDel="00916D7B">
                <w:rPr>
                  <w:rStyle w:val="TableCellCharChar"/>
                  <w:rFonts w:cs="Arial"/>
                  <w:sz w:val="20"/>
                  <w:szCs w:val="20"/>
                </w:rPr>
                <w:delText xml:space="preserve"> </w:delText>
              </w:r>
            </w:del>
            <w:r w:rsidR="00682090" w:rsidRPr="00240AC5">
              <w:rPr>
                <w:rStyle w:val="TableCellCharChar"/>
                <w:rFonts w:cs="Arial"/>
                <w:sz w:val="20"/>
                <w:szCs w:val="20"/>
              </w:rPr>
              <w:t>'yes'</w:t>
            </w:r>
            <w:r w:rsidRPr="00240AC5">
              <w:rPr>
                <w:rStyle w:val="TableCellCharChar"/>
                <w:rFonts w:cs="Arial"/>
                <w:sz w:val="20"/>
                <w:szCs w:val="20"/>
              </w:rPr>
              <w:t xml:space="preserve"> means if the </w:t>
            </w:r>
            <w:del w:id="10231" w:author="Steve Hanson" w:date="2012-02-23T16:09:00Z">
              <w:r w:rsidRPr="00240AC5" w:rsidDel="00FA089B">
                <w:rPr>
                  <w:rStyle w:val="TableCellCharChar"/>
                  <w:rFonts w:cs="Arial"/>
                  <w:sz w:val="20"/>
                  <w:szCs w:val="20"/>
                </w:rPr>
                <w:delText xml:space="preserve">item is a string (that is, the </w:delText>
              </w:r>
            </w:del>
            <w:r w:rsidRPr="00240AC5">
              <w:rPr>
                <w:rStyle w:val="TableCellCharChar"/>
                <w:rFonts w:cs="Arial"/>
                <w:sz w:val="20"/>
                <w:szCs w:val="20"/>
              </w:rPr>
              <w:t>logical type is xs:string</w:t>
            </w:r>
            <w:ins w:id="10232" w:author="Steve Hanson" w:date="2012-02-23T16:09:00Z">
              <w:r w:rsidR="00FA089B" w:rsidRPr="00240AC5">
                <w:rPr>
                  <w:rStyle w:val="TableCellCharChar"/>
                  <w:rFonts w:cs="Arial"/>
                  <w:sz w:val="20"/>
                  <w:szCs w:val="20"/>
                </w:rPr>
                <w:t xml:space="preserve"> and the value </w:t>
              </w:r>
            </w:ins>
            <w:del w:id="10233" w:author="Steve Hanson" w:date="2012-02-23T16:09:00Z">
              <w:r w:rsidRPr="00240AC5" w:rsidDel="00FA089B">
                <w:rPr>
                  <w:rStyle w:val="TableCellCharChar"/>
                  <w:rFonts w:cs="Arial"/>
                  <w:sz w:val="20"/>
                  <w:szCs w:val="20"/>
                </w:rPr>
                <w:delText xml:space="preserve">) that </w:delText>
              </w:r>
            </w:del>
            <w:r w:rsidRPr="00240AC5">
              <w:rPr>
                <w:rStyle w:val="TableCellCharChar"/>
                <w:rFonts w:cs="Arial"/>
                <w:sz w:val="20"/>
                <w:szCs w:val="20"/>
              </w:rPr>
              <w:t>is longer than the specified length, the string is truncated to this length.</w:t>
            </w:r>
            <w:r w:rsidR="00EB7562" w:rsidRPr="00240AC5">
              <w:rPr>
                <w:rStyle w:val="TableCellCharChar"/>
                <w:rFonts w:cs="Arial"/>
                <w:sz w:val="20"/>
                <w:szCs w:val="20"/>
              </w:rPr>
              <w:t xml:space="preserve"> (See section </w:t>
            </w:r>
            <w:r w:rsidR="00EB7562" w:rsidRPr="00240AC5">
              <w:rPr>
                <w:rStyle w:val="TableCellCharChar"/>
                <w:sz w:val="20"/>
                <w:szCs w:val="20"/>
              </w:rPr>
              <w:fldChar w:fldCharType="begin"/>
            </w:r>
            <w:r w:rsidR="00EB7562" w:rsidRPr="00240AC5">
              <w:rPr>
                <w:rStyle w:val="TableCellCharChar"/>
                <w:sz w:val="20"/>
                <w:szCs w:val="20"/>
              </w:rPr>
              <w:instrText xml:space="preserve"> REF _Ref251932750 \r \h </w:instrText>
            </w:r>
            <w:r w:rsidR="008F4FC4" w:rsidRPr="00240AC5">
              <w:rPr>
                <w:rFonts w:eastAsia="Arial Unicode MS"/>
              </w:rPr>
              <w:instrText xml:space="preserve"> \* MERGEFORMAT </w:instrText>
            </w:r>
            <w:r w:rsidR="00EB7562" w:rsidRPr="00240AC5">
              <w:rPr>
                <w:rStyle w:val="TableCellCharChar"/>
                <w:sz w:val="20"/>
                <w:szCs w:val="20"/>
              </w:rPr>
            </w:r>
            <w:r w:rsidR="00EB7562" w:rsidRPr="00240AC5">
              <w:rPr>
                <w:rStyle w:val="TableCellCharChar"/>
                <w:sz w:val="20"/>
                <w:szCs w:val="20"/>
              </w:rPr>
              <w:fldChar w:fldCharType="separate"/>
            </w:r>
            <w:ins w:id="10234" w:author="mbeckerle" w:date="2013-07-10T14:54:00Z">
              <w:r w:rsidR="008B68D7">
                <w:rPr>
                  <w:rStyle w:val="TableCellCharChar"/>
                  <w:sz w:val="20"/>
                  <w:szCs w:val="20"/>
                </w:rPr>
                <w:t>12.3.7</w:t>
              </w:r>
            </w:ins>
            <w:del w:id="10235" w:author="mbeckerle" w:date="2013-07-10T14:51:00Z">
              <w:r w:rsidR="00D04199" w:rsidRPr="00240AC5" w:rsidDel="00D9274F">
                <w:rPr>
                  <w:rStyle w:val="TableCellCharChar"/>
                  <w:sz w:val="20"/>
                  <w:szCs w:val="20"/>
                  <w:cs/>
                </w:rPr>
                <w:delText>‎</w:delText>
              </w:r>
              <w:r w:rsidR="00D04199" w:rsidRPr="00240AC5" w:rsidDel="00D9274F">
                <w:rPr>
                  <w:rStyle w:val="TableCellCharChar"/>
                  <w:sz w:val="20"/>
                  <w:szCs w:val="20"/>
                </w:rPr>
                <w:delText>12.3.7</w:delText>
              </w:r>
            </w:del>
            <w:r w:rsidR="00EB7562" w:rsidRPr="00240AC5">
              <w:rPr>
                <w:rStyle w:val="TableCellCharChar"/>
                <w:sz w:val="20"/>
                <w:szCs w:val="20"/>
              </w:rPr>
              <w:fldChar w:fldCharType="end"/>
            </w:r>
            <w:r w:rsidR="00EB7562" w:rsidRPr="00240AC5">
              <w:rPr>
                <w:rStyle w:val="TableCellCharChar"/>
                <w:rFonts w:cs="Arial"/>
                <w:sz w:val="20"/>
                <w:szCs w:val="20"/>
              </w:rPr>
              <w:t xml:space="preserve"> </w:t>
            </w:r>
            <w:commentRangeStart w:id="10236"/>
            <w:r w:rsidR="00EB7562" w:rsidRPr="00240AC5">
              <w:rPr>
                <w:rStyle w:val="TableCellCharChar"/>
                <w:sz w:val="20"/>
                <w:szCs w:val="20"/>
              </w:rPr>
              <w:fldChar w:fldCharType="begin"/>
            </w:r>
            <w:r w:rsidR="00EB7562" w:rsidRPr="00240AC5">
              <w:rPr>
                <w:rStyle w:val="TableCellCharChar"/>
                <w:sz w:val="20"/>
                <w:szCs w:val="20"/>
              </w:rPr>
              <w:instrText xml:space="preserve"> REF _Ref251932750 \h </w:instrText>
            </w:r>
            <w:r w:rsidR="008F4FC4" w:rsidRPr="00240AC5">
              <w:rPr>
                <w:rFonts w:eastAsia="Arial Unicode MS"/>
              </w:rPr>
              <w:instrText xml:space="preserve"> \* MERGEFORMAT </w:instrText>
            </w:r>
            <w:r w:rsidR="00EB7562" w:rsidRPr="00240AC5">
              <w:rPr>
                <w:rStyle w:val="TableCellCharChar"/>
                <w:sz w:val="20"/>
                <w:szCs w:val="20"/>
              </w:rPr>
            </w:r>
            <w:r w:rsidR="00EB7562" w:rsidRPr="00240AC5">
              <w:rPr>
                <w:rStyle w:val="TableCellCharChar"/>
                <w:sz w:val="20"/>
                <w:szCs w:val="20"/>
              </w:rPr>
              <w:fldChar w:fldCharType="separate"/>
            </w:r>
            <w:ins w:id="10237" w:author="mbeckerle" w:date="2013-07-10T14:54:00Z">
              <w:r w:rsidR="008B68D7" w:rsidRPr="008B68D7">
                <w:rPr>
                  <w:rFonts w:eastAsia="Arial Unicode MS"/>
                  <w:rPrChange w:id="10238" w:author="mbeckerle" w:date="2013-07-10T14:54:00Z">
                    <w:rPr/>
                  </w:rPrChange>
                </w:rPr>
                <w:t>Elements of Specified Length</w:t>
              </w:r>
            </w:ins>
            <w:del w:id="10239" w:author="mbeckerle" w:date="2013-07-10T14:51:00Z">
              <w:r w:rsidR="00D04199" w:rsidRPr="00240AC5" w:rsidDel="00D9274F">
                <w:rPr>
                  <w:rFonts w:eastAsia="Arial Unicode MS"/>
                </w:rPr>
                <w:delText>Elements of Specified Length</w:delText>
              </w:r>
            </w:del>
            <w:r w:rsidR="00EB7562" w:rsidRPr="00240AC5">
              <w:rPr>
                <w:rStyle w:val="TableCellCharChar"/>
                <w:sz w:val="20"/>
                <w:szCs w:val="20"/>
              </w:rPr>
              <w:fldChar w:fldCharType="end"/>
            </w:r>
            <w:commentRangeEnd w:id="10236"/>
            <w:ins w:id="10240" w:author="Steve Hanson" w:date="2012-04-11T15:53:00Z">
              <w:r w:rsidR="0082385A">
                <w:rPr>
                  <w:rStyle w:val="CommentReference"/>
                </w:rPr>
                <w:commentReference w:id="10236"/>
              </w:r>
            </w:ins>
            <w:ins w:id="10241" w:author="mbeckerle" w:date="2012-04-22T19:07:00Z">
              <w:r w:rsidR="001674A1">
                <w:rPr>
                  <w:rStyle w:val="TableCellCharChar"/>
                  <w:sz w:val="20"/>
                  <w:szCs w:val="20"/>
                </w:rPr>
                <w:t>.</w:t>
              </w:r>
            </w:ins>
            <w:ins w:id="10242" w:author="Steve Hanson" w:date="2012-04-11T15:53:00Z">
              <w:r w:rsidR="00EB7562" w:rsidRPr="00240AC5">
                <w:rPr>
                  <w:rStyle w:val="TableCellCharChar"/>
                  <w:rFonts w:cs="Arial"/>
                  <w:sz w:val="20"/>
                  <w:szCs w:val="20"/>
                </w:rPr>
                <w:t>)</w:t>
              </w:r>
            </w:ins>
            <w:del w:id="10243" w:author="Steve Hanson" w:date="2012-04-11T15:53:00Z">
              <w:r w:rsidR="00EB7562" w:rsidRPr="00240AC5">
                <w:rPr>
                  <w:rStyle w:val="TableCellCharChar"/>
                  <w:rFonts w:cs="Arial"/>
                  <w:sz w:val="20"/>
                  <w:szCs w:val="20"/>
                </w:rPr>
                <w:delText>)</w:delText>
              </w:r>
            </w:del>
            <w:r w:rsidRPr="00240AC5">
              <w:rPr>
                <w:rStyle w:val="TableCellCharChar"/>
                <w:rFonts w:cs="Arial"/>
                <w:sz w:val="20"/>
                <w:szCs w:val="20"/>
              </w:rPr>
              <w:t xml:space="preserve"> No </w:t>
            </w:r>
            <w:ins w:id="10244" w:author="Steve Hanson" w:date="2012-02-23T16:13:00Z">
              <w:r w:rsidR="00FA089B" w:rsidRPr="00240AC5">
                <w:rPr>
                  <w:rStyle w:val="TableCellCharChar"/>
                  <w:rFonts w:cs="Arial"/>
                  <w:sz w:val="20"/>
                  <w:szCs w:val="20"/>
                </w:rPr>
                <w:t xml:space="preserve">processing error </w:t>
              </w:r>
            </w:ins>
            <w:del w:id="10245" w:author="Steve Hanson" w:date="2012-02-23T16:13:00Z">
              <w:r w:rsidRPr="00240AC5" w:rsidDel="00FA089B">
                <w:rPr>
                  <w:rStyle w:val="TableCellCharChar"/>
                  <w:rFonts w:cs="Arial"/>
                  <w:sz w:val="20"/>
                  <w:szCs w:val="20"/>
                </w:rPr>
                <w:delText xml:space="preserve">exception </w:delText>
              </w:r>
            </w:del>
            <w:r w:rsidRPr="00240AC5">
              <w:rPr>
                <w:rStyle w:val="TableCellCharChar"/>
                <w:rFonts w:cs="Arial"/>
                <w:sz w:val="20"/>
                <w:szCs w:val="20"/>
              </w:rPr>
              <w:t>is raised</w:t>
            </w:r>
            <w:ins w:id="10246" w:author="Steve Hanson" w:date="2012-02-23T16:13:00Z">
              <w:r w:rsidR="00FA089B" w:rsidRPr="00240AC5">
                <w:rPr>
                  <w:rStyle w:val="TableCellCharChar"/>
                  <w:rFonts w:cs="Arial"/>
                  <w:sz w:val="20"/>
                  <w:szCs w:val="20"/>
                </w:rPr>
                <w:t xml:space="preserve">. </w:t>
              </w:r>
            </w:ins>
            <w:del w:id="10247" w:author="Steve Hanson" w:date="2012-02-23T16:13:00Z">
              <w:r w:rsidRPr="00240AC5" w:rsidDel="00FA089B">
                <w:rPr>
                  <w:rStyle w:val="TableCellCharChar"/>
                  <w:rFonts w:cs="Arial"/>
                  <w:sz w:val="20"/>
                  <w:szCs w:val="20"/>
                </w:rPr>
                <w:delText xml:space="preserve"> </w:delText>
              </w:r>
              <w:r w:rsidR="0079228A" w:rsidRPr="00240AC5" w:rsidDel="00FA089B">
                <w:rPr>
                  <w:rStyle w:val="TableCellCharChar"/>
                  <w:rFonts w:cs="Arial"/>
                  <w:sz w:val="20"/>
                  <w:szCs w:val="20"/>
                </w:rPr>
                <w:delText>on unparsing</w:delText>
              </w:r>
              <w:r w:rsidRPr="00240AC5" w:rsidDel="00FA089B">
                <w:rPr>
                  <w:rStyle w:val="TableCellCharChar"/>
                  <w:rFonts w:cs="Arial"/>
                  <w:sz w:val="20"/>
                  <w:szCs w:val="20"/>
                </w:rPr>
                <w:delText>, unless validation (see Validating messages) is active.</w:delText>
              </w:r>
            </w:del>
          </w:p>
          <w:p w14:paraId="0C90C0E5" w14:textId="77777777" w:rsidR="001674A1" w:rsidRDefault="00300C9B" w:rsidP="007223DF">
            <w:pPr>
              <w:rPr>
                <w:ins w:id="10248" w:author="mbeckerle" w:date="2012-04-22T19:07:00Z"/>
                <w:rFonts w:eastAsia="MS Mincho"/>
              </w:rPr>
            </w:pPr>
            <w:r w:rsidRPr="00240AC5">
              <w:rPr>
                <w:rFonts w:eastAsia="Arial Unicode MS"/>
              </w:rPr>
              <w:t xml:space="preserve">The position from which data is truncated is determined by the value of the </w:t>
            </w:r>
            <w:r w:rsidR="00907BFA" w:rsidRPr="00240AC5">
              <w:rPr>
                <w:rFonts w:eastAsia="Arial Unicode MS"/>
              </w:rPr>
              <w:t>dfdl:</w:t>
            </w:r>
            <w:r w:rsidRPr="00240AC5">
              <w:rPr>
                <w:rFonts w:eastAsia="Arial Unicode MS"/>
              </w:rPr>
              <w:t xml:space="preserve">textStringJustification property. If the value of the </w:t>
            </w:r>
            <w:r w:rsidR="00C965F1" w:rsidRPr="00240AC5">
              <w:rPr>
                <w:rFonts w:eastAsia="Arial Unicode MS"/>
              </w:rPr>
              <w:t>dfdl:</w:t>
            </w:r>
            <w:r w:rsidRPr="00240AC5">
              <w:rPr>
                <w:rFonts w:eastAsia="Arial Unicode MS"/>
              </w:rPr>
              <w:t>textStringJustification property is '</w:t>
            </w:r>
            <w:r w:rsidR="00907BFA" w:rsidRPr="00240AC5">
              <w:rPr>
                <w:rFonts w:eastAsia="Arial Unicode MS"/>
              </w:rPr>
              <w:t>l</w:t>
            </w:r>
            <w:r w:rsidRPr="00240AC5">
              <w:rPr>
                <w:rFonts w:eastAsia="Arial Unicode MS"/>
              </w:rPr>
              <w:t xml:space="preserve">eft', data is truncated from the right; if the value of the </w:t>
            </w:r>
            <w:r w:rsidR="00907BFA" w:rsidRPr="00240AC5">
              <w:rPr>
                <w:rFonts w:eastAsia="Arial Unicode MS"/>
              </w:rPr>
              <w:t>dfdl:</w:t>
            </w:r>
            <w:r w:rsidRPr="00240AC5">
              <w:rPr>
                <w:rFonts w:eastAsia="Arial Unicode MS"/>
              </w:rPr>
              <w:t>textStringJustification property is '</w:t>
            </w:r>
            <w:r w:rsidR="00907BFA" w:rsidRPr="00240AC5">
              <w:rPr>
                <w:rFonts w:eastAsia="Arial Unicode MS"/>
              </w:rPr>
              <w:t>r</w:t>
            </w:r>
            <w:r w:rsidRPr="00240AC5">
              <w:rPr>
                <w:rFonts w:eastAsia="Arial Unicode MS"/>
              </w:rPr>
              <w:t xml:space="preserve">ight', data is truncated from the left. </w:t>
            </w:r>
            <w:r w:rsidR="00907BFA" w:rsidRPr="00240AC5">
              <w:rPr>
                <w:rFonts w:eastAsia="MS Mincho"/>
              </w:rPr>
              <w:t xml:space="preserve">However if the value of the </w:t>
            </w:r>
            <w:r w:rsidR="002B49C3" w:rsidRPr="00240AC5">
              <w:rPr>
                <w:rFonts w:eastAsia="MS Mincho"/>
              </w:rPr>
              <w:t>dfdl:</w:t>
            </w:r>
            <w:r w:rsidR="00907BFA" w:rsidRPr="00240AC5">
              <w:rPr>
                <w:rFonts w:eastAsia="MS Mincho"/>
              </w:rPr>
              <w:t>textStringJustification property is 'center'</w:t>
            </w:r>
            <w:del w:id="10249" w:author="Steve Hanson" w:date="2012-02-23T16:17:00Z">
              <w:r w:rsidR="00907BFA" w:rsidRPr="00240AC5" w:rsidDel="00FA089B">
                <w:rPr>
                  <w:rFonts w:eastAsia="MS Mincho"/>
                </w:rPr>
                <w:delText xml:space="preserve"> or 'none'</w:delText>
              </w:r>
            </w:del>
            <w:r w:rsidR="00907BFA" w:rsidRPr="00240AC5">
              <w:rPr>
                <w:rFonts w:eastAsia="MS Mincho"/>
              </w:rPr>
              <w:t xml:space="preserve">, truncation does not occur and a processing error occurs if the </w:t>
            </w:r>
            <w:ins w:id="10250" w:author="Steve Hanson" w:date="2012-02-23T16:16:00Z">
              <w:r w:rsidR="00FA089B" w:rsidRPr="00240AC5">
                <w:rPr>
                  <w:rFonts w:eastAsia="MS Mincho"/>
                </w:rPr>
                <w:t>value</w:t>
              </w:r>
            </w:ins>
            <w:del w:id="10251" w:author="Steve Hanson" w:date="2012-02-23T16:16:00Z">
              <w:r w:rsidR="00907BFA" w:rsidRPr="00240AC5" w:rsidDel="00FA089B">
                <w:rPr>
                  <w:rFonts w:eastAsia="MS Mincho"/>
                </w:rPr>
                <w:delText xml:space="preserve">string </w:delText>
              </w:r>
            </w:del>
            <w:ins w:id="10252" w:author="Steve Hanson" w:date="2012-02-23T16:16:00Z">
              <w:r w:rsidR="00FA089B" w:rsidRPr="00240AC5">
                <w:rPr>
                  <w:rFonts w:eastAsia="MS Mincho"/>
                </w:rPr>
                <w:t xml:space="preserve"> </w:t>
              </w:r>
            </w:ins>
            <w:r w:rsidR="00907BFA" w:rsidRPr="00240AC5">
              <w:rPr>
                <w:rFonts w:eastAsia="MS Mincho"/>
              </w:rPr>
              <w:t>is too long.</w:t>
            </w:r>
          </w:p>
          <w:p w14:paraId="42CFC4CF" w14:textId="3A1EDA3E" w:rsidR="00300C9B" w:rsidRPr="00240AC5" w:rsidRDefault="001674A1" w:rsidP="007223DF">
            <w:pPr>
              <w:rPr>
                <w:ins w:id="10253" w:author="Steve Hanson" w:date="2012-02-23T16:13:00Z"/>
                <w:rFonts w:eastAsia="Arial Unicode MS"/>
              </w:rPr>
            </w:pPr>
            <w:ins w:id="10254" w:author="mbeckerle" w:date="2012-04-22T19:07:00Z">
              <w:r>
                <w:rPr>
                  <w:rFonts w:eastAsia="MS Mincho"/>
                </w:rPr>
                <w:t>When unparsing, validation errors cannot be prevented by truncation as validation takes place on the augmented infoset, before any truncation has occurred.</w:t>
              </w:r>
            </w:ins>
            <w:del w:id="10255" w:author="mbeckerle" w:date="2012-04-22T19:07:00Z">
              <w:r w:rsidR="00300C9B" w:rsidRPr="00240AC5" w:rsidDel="001674A1">
                <w:rPr>
                  <w:rFonts w:eastAsia="Arial Unicode MS"/>
                </w:rPr>
                <w:delText xml:space="preserve"> </w:delText>
              </w:r>
            </w:del>
            <w:commentRangeStart w:id="10256"/>
            <w:ins w:id="10257" w:author="Steve Hanson" w:date="2012-02-23T16:14:00Z">
              <w:del w:id="10258" w:author="mbeckerle" w:date="2012-04-22T19:07:00Z">
                <w:r w:rsidR="00FA089B" w:rsidRPr="00240AC5" w:rsidDel="001674A1">
                  <w:rPr>
                    <w:rFonts w:eastAsia="Arial Unicode MS"/>
                  </w:rPr>
                  <w:delText xml:space="preserve">  </w:delText>
                </w:r>
              </w:del>
              <w:commentRangeEnd w:id="10256"/>
              <w:r w:rsidR="00FA089B" w:rsidRPr="00240AC5">
                <w:rPr>
                  <w:rStyle w:val="CommentReference"/>
                  <w:rFonts w:eastAsia="Arial Unicode MS"/>
                  <w:bCs/>
                </w:rPr>
                <w:commentReference w:id="10259"/>
              </w:r>
              <w:r w:rsidR="00FA089B" w:rsidRPr="00240AC5">
                <w:rPr>
                  <w:rStyle w:val="CommentReference"/>
                  <w:rFonts w:eastAsia="Arial Unicode MS"/>
                  <w:bCs/>
                </w:rPr>
                <w:commentReference w:id="10256"/>
              </w:r>
            </w:ins>
          </w:p>
          <w:p w14:paraId="37BE021B" w14:textId="77777777" w:rsidR="00FA089B" w:rsidRPr="00240AC5" w:rsidDel="00FA089B" w:rsidRDefault="00FA089B" w:rsidP="007223DF">
            <w:pPr>
              <w:rPr>
                <w:del w:id="10260" w:author="Steve Hanson" w:date="2012-02-23T16:14:00Z"/>
                <w:rFonts w:eastAsia="Arial Unicode MS"/>
              </w:rPr>
            </w:pPr>
          </w:p>
          <w:p w14:paraId="0F639589" w14:textId="77777777" w:rsidR="00300C9B" w:rsidRPr="00240AC5" w:rsidRDefault="00300C9B" w:rsidP="007223DF">
            <w:pPr>
              <w:rPr>
                <w:rFonts w:eastAsia="Arial Unicode MS"/>
              </w:rPr>
            </w:pPr>
            <w:r w:rsidRPr="00240AC5">
              <w:rPr>
                <w:rFonts w:eastAsia="Arial Unicode MS"/>
                <w:color w:val="000000"/>
              </w:rPr>
              <w:t xml:space="preserve">Annotation: dfdl:element, </w:t>
            </w:r>
            <w:r w:rsidRPr="00240AC5">
              <w:rPr>
                <w:rFonts w:eastAsia="Arial Unicode MS"/>
              </w:rPr>
              <w:t>dfdl:simpleType</w:t>
            </w:r>
            <w:r w:rsidRPr="00240AC5">
              <w:rPr>
                <w:rFonts w:eastAsia="Arial Unicode MS"/>
                <w:color w:val="000000"/>
              </w:rPr>
              <w:t xml:space="preserve"> </w:t>
            </w:r>
            <w:del w:id="10261" w:author="Steve Hanson" w:date="2012-02-23T16:17:00Z">
              <w:r w:rsidRPr="00240AC5" w:rsidDel="00FA089B">
                <w:rPr>
                  <w:rFonts w:eastAsia="Arial Unicode MS"/>
                </w:rPr>
                <w:delText>(string</w:delText>
              </w:r>
            </w:del>
            <w:del w:id="10262" w:author="Steve Hanson" w:date="2012-02-23T16:16:00Z">
              <w:r w:rsidRPr="00240AC5" w:rsidDel="00FA089B">
                <w:rPr>
                  <w:rFonts w:eastAsia="Arial Unicode MS"/>
                </w:rPr>
                <w:delText xml:space="preserve"> simple type</w:delText>
              </w:r>
            </w:del>
            <w:del w:id="10263" w:author="Steve Hanson" w:date="2012-02-23T16:17:00Z">
              <w:r w:rsidRPr="00240AC5" w:rsidDel="00FA089B">
                <w:rPr>
                  <w:rFonts w:eastAsia="Arial Unicode MS"/>
                </w:rPr>
                <w:delText>)</w:delText>
              </w:r>
            </w:del>
          </w:p>
        </w:tc>
      </w:tr>
    </w:tbl>
    <w:p w14:paraId="2BA29CF9" w14:textId="77777777" w:rsidR="006E03A0" w:rsidRPr="005223F4" w:rsidRDefault="006E03A0" w:rsidP="00E17C97">
      <w:bookmarkStart w:id="10264" w:name="_Toc130873629"/>
      <w:bookmarkStart w:id="10265" w:name="_Toc140549601"/>
    </w:p>
    <w:p w14:paraId="186CBE9F" w14:textId="77777777" w:rsidR="00E17C97" w:rsidRPr="005223F4" w:rsidRDefault="006E03A0" w:rsidP="00E17C97">
      <w:r w:rsidRPr="005223F4">
        <w:br w:type="page"/>
      </w:r>
    </w:p>
    <w:p w14:paraId="1ED99C27" w14:textId="77777777" w:rsidR="00E7570F" w:rsidRPr="005223F4" w:rsidRDefault="00E7570F" w:rsidP="006E4FE8">
      <w:pPr>
        <w:pStyle w:val="Heading2"/>
      </w:pPr>
      <w:bookmarkStart w:id="10266" w:name="_Toc229813808"/>
      <w:bookmarkStart w:id="10267" w:name="_Toc229814002"/>
      <w:bookmarkStart w:id="10268" w:name="_Toc349042752"/>
      <w:bookmarkStart w:id="10269" w:name="_Toc362453316"/>
      <w:bookmarkStart w:id="10270" w:name="_Toc177399100"/>
      <w:bookmarkStart w:id="10271" w:name="_Toc175057387"/>
      <w:bookmarkStart w:id="10272" w:name="_Toc199516324"/>
      <w:bookmarkStart w:id="10273" w:name="_Toc194983987"/>
      <w:bookmarkStart w:id="10274" w:name="_Toc243112831"/>
      <w:bookmarkStart w:id="10275" w:name="_Ref251144933"/>
      <w:bookmarkEnd w:id="10266"/>
      <w:bookmarkEnd w:id="10267"/>
      <w:r w:rsidRPr="005223F4">
        <w:t>Properties Specific to Number with Text or Binary representation</w:t>
      </w:r>
      <w:bookmarkEnd w:id="10268"/>
      <w:bookmarkEnd w:id="10269"/>
    </w:p>
    <w:tbl>
      <w:tblPr>
        <w:tblW w:w="8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2697"/>
        <w:gridCol w:w="6159"/>
      </w:tblGrid>
      <w:tr w:rsidR="00E7570F" w:rsidRPr="005223F4" w14:paraId="3C5DFE25" w14:textId="77777777" w:rsidTr="00240AC5">
        <w:trPr>
          <w:trHeight w:val="402"/>
        </w:trPr>
        <w:tc>
          <w:tcPr>
            <w:tcW w:w="2697" w:type="dxa"/>
            <w:shd w:val="clear" w:color="auto" w:fill="F3F3F3"/>
          </w:tcPr>
          <w:p w14:paraId="1D483519" w14:textId="77777777" w:rsidR="00E7570F" w:rsidRPr="005E3B09" w:rsidRDefault="00E7570F" w:rsidP="00240AC5">
            <w:pPr>
              <w:tabs>
                <w:tab w:val="num" w:pos="360"/>
                <w:tab w:val="num" w:pos="540"/>
              </w:tabs>
              <w:spacing w:before="40" w:after="40"/>
              <w:ind w:left="181" w:hanging="181"/>
              <w:rPr>
                <w:rFonts w:eastAsia="Arial Unicode MS" w:cs="Arial"/>
                <w:b/>
                <w:sz w:val="18"/>
                <w:szCs w:val="18"/>
              </w:rPr>
            </w:pPr>
            <w:r w:rsidRPr="00275A32">
              <w:rPr>
                <w:rFonts w:eastAsia="Arial Unicode MS"/>
                <w:b/>
                <w:szCs w:val="18"/>
              </w:rPr>
              <w:t>Property Name</w:t>
            </w:r>
          </w:p>
        </w:tc>
        <w:tc>
          <w:tcPr>
            <w:tcW w:w="6159" w:type="dxa"/>
            <w:shd w:val="clear" w:color="auto" w:fill="F3F3F3"/>
          </w:tcPr>
          <w:p w14:paraId="7629CB02" w14:textId="77777777" w:rsidR="00E7570F" w:rsidRPr="00956598" w:rsidRDefault="00E7570F" w:rsidP="00240AC5">
            <w:pPr>
              <w:tabs>
                <w:tab w:val="num" w:pos="360"/>
                <w:tab w:val="num" w:pos="540"/>
              </w:tabs>
              <w:spacing w:before="40" w:after="40"/>
              <w:ind w:left="540" w:hanging="180"/>
              <w:rPr>
                <w:rFonts w:eastAsia="Arial Unicode MS"/>
                <w:b/>
              </w:rPr>
            </w:pPr>
            <w:r w:rsidRPr="00956598">
              <w:rPr>
                <w:rFonts w:eastAsia="Arial Unicode MS"/>
                <w:b/>
              </w:rPr>
              <w:t>Description</w:t>
            </w:r>
          </w:p>
        </w:tc>
      </w:tr>
      <w:tr w:rsidR="00E7570F" w:rsidRPr="005223F4" w14:paraId="16B6F469" w14:textId="77777777" w:rsidTr="00240AC5">
        <w:trPr>
          <w:trHeight w:val="402"/>
        </w:trPr>
        <w:tc>
          <w:tcPr>
            <w:tcW w:w="2697" w:type="dxa"/>
            <w:shd w:val="clear" w:color="auto" w:fill="auto"/>
          </w:tcPr>
          <w:p w14:paraId="7CEB9300" w14:textId="77777777" w:rsidR="00E7570F" w:rsidRPr="00240AC5" w:rsidRDefault="00E7570F" w:rsidP="00240AC5">
            <w:pPr>
              <w:tabs>
                <w:tab w:val="num" w:pos="360"/>
                <w:tab w:val="num" w:pos="540"/>
              </w:tabs>
              <w:spacing w:before="40" w:after="40"/>
              <w:ind w:left="180" w:hanging="180"/>
              <w:rPr>
                <w:rFonts w:eastAsia="Arial Unicode MS" w:cs="Arial"/>
              </w:rPr>
            </w:pPr>
            <w:r w:rsidRPr="00240AC5">
              <w:rPr>
                <w:rFonts w:eastAsia="Arial Unicode MS" w:cs="Arial"/>
              </w:rPr>
              <w:t>decimalSigned</w:t>
            </w:r>
          </w:p>
        </w:tc>
        <w:tc>
          <w:tcPr>
            <w:tcW w:w="6159" w:type="dxa"/>
            <w:shd w:val="clear" w:color="auto" w:fill="auto"/>
          </w:tcPr>
          <w:p w14:paraId="747364BA" w14:textId="77777777" w:rsidR="00E7570F" w:rsidRPr="00240AC5" w:rsidRDefault="00E7570F" w:rsidP="00240AC5">
            <w:pPr>
              <w:tabs>
                <w:tab w:val="num" w:pos="360"/>
                <w:tab w:val="num" w:pos="540"/>
              </w:tabs>
              <w:autoSpaceDE w:val="0"/>
              <w:autoSpaceDN w:val="0"/>
              <w:adjustRightInd w:val="0"/>
              <w:spacing w:before="40"/>
              <w:ind w:left="180" w:hanging="180"/>
              <w:rPr>
                <w:rFonts w:ascii="Tms Rmn" w:eastAsia="MS Mincho" w:hAnsi="Tms Rmn" w:cs="Tms Rmn"/>
                <w:color w:val="000000"/>
                <w:sz w:val="18"/>
                <w:szCs w:val="18"/>
                <w:lang w:eastAsia="ja-JP" w:bidi="he-IL"/>
              </w:rPr>
            </w:pPr>
            <w:r w:rsidRPr="00240AC5">
              <w:rPr>
                <w:rFonts w:eastAsia="MS Mincho" w:cs="Arial"/>
                <w:color w:val="000000"/>
                <w:sz w:val="18"/>
                <w:szCs w:val="18"/>
                <w:lang w:eastAsia="ja-JP" w:bidi="he-IL"/>
              </w:rPr>
              <w:t>Enum</w:t>
            </w:r>
          </w:p>
          <w:p w14:paraId="09EC2BFC" w14:textId="77777777" w:rsidR="00E7570F" w:rsidRPr="00240AC5" w:rsidRDefault="00E7570F" w:rsidP="00240AC5">
            <w:pPr>
              <w:tabs>
                <w:tab w:val="num" w:pos="360"/>
                <w:tab w:val="num" w:pos="540"/>
              </w:tabs>
              <w:spacing w:before="40" w:after="40"/>
              <w:ind w:left="180" w:hanging="180"/>
              <w:rPr>
                <w:rFonts w:eastAsia="Arial Unicode MS"/>
              </w:rPr>
            </w:pPr>
            <w:r w:rsidRPr="00240AC5">
              <w:rPr>
                <w:rFonts w:eastAsia="Arial Unicode MS"/>
              </w:rPr>
              <w:t>Valid values are 'yes', 'no'</w:t>
            </w:r>
          </w:p>
          <w:p w14:paraId="44601220" w14:textId="77777777" w:rsidR="00E7570F" w:rsidRPr="00240AC5" w:rsidRDefault="00E7570F" w:rsidP="00240AC5">
            <w:pPr>
              <w:tabs>
                <w:tab w:val="num" w:pos="360"/>
                <w:tab w:val="num" w:pos="540"/>
              </w:tabs>
              <w:spacing w:before="40" w:after="40"/>
              <w:rPr>
                <w:rFonts w:eastAsia="Arial Unicode MS" w:cs="Arial"/>
                <w:sz w:val="18"/>
                <w:szCs w:val="18"/>
              </w:rPr>
            </w:pPr>
            <w:r w:rsidRPr="00240AC5">
              <w:rPr>
                <w:rFonts w:eastAsia="Arial Unicode MS"/>
              </w:rPr>
              <w:t>Indicates whether an xs:decimal element is signed</w:t>
            </w:r>
            <w:r w:rsidR="007B22AF" w:rsidRPr="00240AC5">
              <w:rPr>
                <w:rFonts w:eastAsia="Arial Unicode MS"/>
              </w:rPr>
              <w:t xml:space="preserve">. See </w:t>
            </w:r>
            <w:r w:rsidR="007B22AF" w:rsidRPr="00240AC5">
              <w:rPr>
                <w:rFonts w:eastAsia="Arial Unicode MS"/>
              </w:rPr>
              <w:fldChar w:fldCharType="begin"/>
            </w:r>
            <w:r w:rsidR="007B22AF" w:rsidRPr="00240AC5">
              <w:rPr>
                <w:rFonts w:eastAsia="Arial Unicode MS"/>
              </w:rPr>
              <w:instrText xml:space="preserve"> REF _Ref263169391 \r \h </w:instrText>
            </w:r>
            <w:r w:rsidR="007B22AF" w:rsidRPr="00240AC5">
              <w:rPr>
                <w:rFonts w:eastAsia="Arial Unicode MS"/>
              </w:rPr>
            </w:r>
            <w:r w:rsidR="007B22AF" w:rsidRPr="00240AC5">
              <w:rPr>
                <w:rFonts w:eastAsia="Arial Unicode MS"/>
              </w:rPr>
              <w:fldChar w:fldCharType="separate"/>
            </w:r>
            <w:ins w:id="10276" w:author="mbeckerle" w:date="2013-07-10T14:54:00Z">
              <w:r w:rsidR="008B68D7">
                <w:rPr>
                  <w:rFonts w:eastAsia="Arial Unicode MS"/>
                </w:rPr>
                <w:t>13.6.2</w:t>
              </w:r>
            </w:ins>
            <w:del w:id="10277" w:author="mbeckerle" w:date="2013-07-10T14:51:00Z">
              <w:r w:rsidR="00D04199" w:rsidRPr="00240AC5" w:rsidDel="00D9274F">
                <w:rPr>
                  <w:rFonts w:eastAsia="Arial Unicode MS"/>
                  <w:cs/>
                </w:rPr>
                <w:delText>‎</w:delText>
              </w:r>
              <w:r w:rsidR="00D04199" w:rsidRPr="00240AC5" w:rsidDel="00D9274F">
                <w:rPr>
                  <w:rFonts w:eastAsia="Arial Unicode MS"/>
                </w:rPr>
                <w:delText>13.6.2</w:delText>
              </w:r>
            </w:del>
            <w:r w:rsidR="007B22AF" w:rsidRPr="00240AC5">
              <w:rPr>
                <w:rFonts w:eastAsia="Arial Unicode MS"/>
              </w:rPr>
              <w:fldChar w:fldCharType="end"/>
            </w:r>
            <w:r w:rsidR="007B22AF" w:rsidRPr="00240AC5">
              <w:rPr>
                <w:rFonts w:eastAsia="Arial Unicode MS"/>
              </w:rPr>
              <w:t xml:space="preserve"> </w:t>
            </w:r>
            <w:r w:rsidR="007B22AF" w:rsidRPr="00240AC5">
              <w:rPr>
                <w:rFonts w:eastAsia="Arial Unicode MS"/>
              </w:rPr>
              <w:fldChar w:fldCharType="begin"/>
            </w:r>
            <w:r w:rsidR="007B22AF" w:rsidRPr="00240AC5">
              <w:rPr>
                <w:rFonts w:eastAsia="Arial Unicode MS"/>
              </w:rPr>
              <w:instrText xml:space="preserve"> REF _Ref263169398 \h </w:instrText>
            </w:r>
            <w:r w:rsidR="007B22AF" w:rsidRPr="00240AC5">
              <w:rPr>
                <w:rFonts w:eastAsia="Arial Unicode MS"/>
              </w:rPr>
            </w:r>
            <w:r w:rsidR="007B22AF" w:rsidRPr="00240AC5">
              <w:rPr>
                <w:rFonts w:eastAsia="Arial Unicode MS"/>
              </w:rPr>
              <w:fldChar w:fldCharType="separate"/>
            </w:r>
            <w:ins w:id="10278" w:author="mbeckerle" w:date="2013-07-10T14:54:00Z">
              <w:r w:rsidR="008B68D7" w:rsidRPr="005223F4">
                <w:t>Converting logical numbers to/from text representation</w:t>
              </w:r>
            </w:ins>
            <w:del w:id="10279" w:author="mbeckerle" w:date="2013-07-10T14:51:00Z">
              <w:r w:rsidR="00D04199" w:rsidRPr="00240AC5" w:rsidDel="00D9274F">
                <w:rPr>
                  <w:rFonts w:eastAsia="Arial Unicode MS"/>
                </w:rPr>
                <w:delText>Converting logical numbers to/from text representation</w:delText>
              </w:r>
            </w:del>
            <w:r w:rsidR="007B22AF" w:rsidRPr="00240AC5">
              <w:rPr>
                <w:rFonts w:eastAsia="Arial Unicode MS"/>
              </w:rPr>
              <w:fldChar w:fldCharType="end"/>
            </w:r>
            <w:r w:rsidR="00524262" w:rsidRPr="00240AC5">
              <w:rPr>
                <w:rFonts w:eastAsia="Arial Unicode MS"/>
              </w:rPr>
              <w:t xml:space="preserve"> and </w:t>
            </w:r>
            <w:r w:rsidR="007B22AF" w:rsidRPr="00240AC5">
              <w:rPr>
                <w:rFonts w:eastAsia="Arial Unicode MS"/>
              </w:rPr>
              <w:fldChar w:fldCharType="begin"/>
            </w:r>
            <w:r w:rsidR="007B22AF" w:rsidRPr="00240AC5">
              <w:rPr>
                <w:rFonts w:eastAsia="Arial Unicode MS"/>
              </w:rPr>
              <w:instrText xml:space="preserve"> REF _Ref263169411 \r \h </w:instrText>
            </w:r>
            <w:r w:rsidR="007B22AF" w:rsidRPr="00240AC5">
              <w:rPr>
                <w:rFonts w:eastAsia="Arial Unicode MS"/>
              </w:rPr>
            </w:r>
            <w:r w:rsidR="007B22AF" w:rsidRPr="00240AC5">
              <w:rPr>
                <w:rFonts w:eastAsia="Arial Unicode MS"/>
              </w:rPr>
              <w:fldChar w:fldCharType="separate"/>
            </w:r>
            <w:ins w:id="10280" w:author="mbeckerle" w:date="2013-07-10T14:54:00Z">
              <w:r w:rsidR="008B68D7">
                <w:rPr>
                  <w:rFonts w:eastAsia="Arial Unicode MS"/>
                </w:rPr>
                <w:t>13.7.1</w:t>
              </w:r>
            </w:ins>
            <w:del w:id="10281" w:author="mbeckerle" w:date="2013-07-10T14:51:00Z">
              <w:r w:rsidR="00D04199" w:rsidRPr="00240AC5" w:rsidDel="00D9274F">
                <w:rPr>
                  <w:rFonts w:eastAsia="Arial Unicode MS"/>
                  <w:cs/>
                </w:rPr>
                <w:delText>‎</w:delText>
              </w:r>
              <w:r w:rsidR="00D04199" w:rsidRPr="00240AC5" w:rsidDel="00D9274F">
                <w:rPr>
                  <w:rFonts w:eastAsia="Arial Unicode MS"/>
                </w:rPr>
                <w:delText>13.7.1</w:delText>
              </w:r>
            </w:del>
            <w:r w:rsidR="007B22AF" w:rsidRPr="00240AC5">
              <w:rPr>
                <w:rFonts w:eastAsia="Arial Unicode MS"/>
              </w:rPr>
              <w:fldChar w:fldCharType="end"/>
            </w:r>
            <w:r w:rsidR="007B22AF" w:rsidRPr="00240AC5">
              <w:rPr>
                <w:rFonts w:eastAsia="Arial Unicode MS"/>
              </w:rPr>
              <w:t xml:space="preserve"> </w:t>
            </w:r>
            <w:r w:rsidR="007B22AF" w:rsidRPr="00240AC5">
              <w:rPr>
                <w:rFonts w:eastAsia="Arial Unicode MS"/>
              </w:rPr>
              <w:fldChar w:fldCharType="begin"/>
            </w:r>
            <w:r w:rsidR="007B22AF" w:rsidRPr="00240AC5">
              <w:rPr>
                <w:rFonts w:eastAsia="Arial Unicode MS"/>
              </w:rPr>
              <w:instrText xml:space="preserve"> REF _Ref263169417 \h </w:instrText>
            </w:r>
            <w:r w:rsidR="007B22AF" w:rsidRPr="00240AC5">
              <w:rPr>
                <w:rFonts w:eastAsia="Arial Unicode MS"/>
              </w:rPr>
            </w:r>
            <w:r w:rsidR="007B22AF" w:rsidRPr="00240AC5">
              <w:rPr>
                <w:rFonts w:eastAsia="Arial Unicode MS"/>
              </w:rPr>
              <w:fldChar w:fldCharType="separate"/>
            </w:r>
            <w:ins w:id="10282" w:author="mbeckerle" w:date="2013-07-10T14:54:00Z">
              <w:r w:rsidR="008B68D7" w:rsidRPr="005223F4">
                <w:t xml:space="preserve">Converting </w:t>
              </w:r>
              <w:r w:rsidR="008B68D7" w:rsidRPr="005223F4" w:rsidDel="00D541F9">
                <w:t xml:space="preserve">logical </w:t>
              </w:r>
              <w:r w:rsidR="008B68D7">
                <w:t>L</w:t>
              </w:r>
              <w:r w:rsidR="008B68D7" w:rsidRPr="005223F4">
                <w:t xml:space="preserve">ogical </w:t>
              </w:r>
              <w:r w:rsidR="008B68D7" w:rsidRPr="005223F4" w:rsidDel="00D541F9">
                <w:t xml:space="preserve">numbers </w:t>
              </w:r>
              <w:r w:rsidR="008B68D7">
                <w:t>N</w:t>
              </w:r>
              <w:r w:rsidR="008B68D7" w:rsidRPr="005223F4">
                <w:t xml:space="preserve">umbers to/from </w:t>
              </w:r>
              <w:r w:rsidR="008B68D7" w:rsidRPr="005223F4" w:rsidDel="00D541F9">
                <w:t xml:space="preserve">binary </w:t>
              </w:r>
              <w:r w:rsidR="008B68D7">
                <w:t>B</w:t>
              </w:r>
              <w:r w:rsidR="008B68D7" w:rsidRPr="005223F4">
                <w:t xml:space="preserve">inary </w:t>
              </w:r>
              <w:r w:rsidR="008B68D7" w:rsidRPr="005223F4" w:rsidDel="00D541F9">
                <w:t>representation</w:t>
              </w:r>
            </w:ins>
            <w:del w:id="10283" w:author="mbeckerle" w:date="2013-07-10T14:51:00Z">
              <w:r w:rsidR="00D04199" w:rsidRPr="00240AC5" w:rsidDel="00D9274F">
                <w:rPr>
                  <w:rFonts w:eastAsia="Arial Unicode MS"/>
                </w:rPr>
                <w:delText>Converting logical numbers to/from binary representation</w:delText>
              </w:r>
            </w:del>
            <w:r w:rsidR="007B22AF" w:rsidRPr="00240AC5">
              <w:rPr>
                <w:rFonts w:eastAsia="Arial Unicode MS"/>
              </w:rPr>
              <w:fldChar w:fldCharType="end"/>
            </w:r>
            <w:r w:rsidR="007B22AF" w:rsidRPr="00240AC5">
              <w:rPr>
                <w:rFonts w:eastAsia="Arial Unicode MS"/>
              </w:rPr>
              <w:t xml:space="preserve"> to see how this </w:t>
            </w:r>
            <w:r w:rsidR="00524262" w:rsidRPr="00240AC5">
              <w:rPr>
                <w:rFonts w:eastAsia="Arial Unicode MS"/>
              </w:rPr>
              <w:t>affects</w:t>
            </w:r>
            <w:r w:rsidR="007B22AF" w:rsidRPr="00240AC5">
              <w:rPr>
                <w:rFonts w:eastAsia="Arial Unicode MS"/>
              </w:rPr>
              <w:t xml:space="preserve"> the presence of the sign in the data stream.</w:t>
            </w:r>
          </w:p>
          <w:p w14:paraId="34A43C94" w14:textId="77777777" w:rsidR="00E7570F" w:rsidRPr="00240AC5" w:rsidRDefault="00E7570F" w:rsidP="00956598">
            <w:pPr>
              <w:rPr>
                <w:rFonts w:eastAsia="MS Mincho" w:cs="Arial"/>
                <w:color w:val="000000"/>
              </w:rPr>
            </w:pPr>
            <w:del w:id="10284" w:author="mbeckerle" w:date="2012-04-22T19:09:00Z">
              <w:r w:rsidRPr="00240AC5" w:rsidDel="00F85093">
                <w:rPr>
                  <w:rFonts w:eastAsia="MS Mincho" w:cs="Arial"/>
                  <w:color w:val="000000"/>
                </w:rPr>
                <w:delText xml:space="preserve"> </w:delText>
              </w:r>
            </w:del>
            <w:r w:rsidRPr="00240AC5">
              <w:rPr>
                <w:rFonts w:eastAsia="MS Mincho" w:cs="Arial"/>
                <w:color w:val="000000"/>
              </w:rPr>
              <w:t>‘yes'</w:t>
            </w:r>
            <w:r w:rsidRPr="00240AC5">
              <w:rPr>
                <w:rFonts w:eastAsia="Arial Unicode MS"/>
              </w:rPr>
              <w:t xml:space="preserve"> means that the xs:decimal element is signed</w:t>
            </w:r>
          </w:p>
          <w:p w14:paraId="1BB4C346" w14:textId="77777777" w:rsidR="00E7570F" w:rsidRPr="00240AC5" w:rsidRDefault="00E7570F" w:rsidP="00956598">
            <w:pPr>
              <w:rPr>
                <w:rFonts w:eastAsia="MS Mincho" w:cs="Arial"/>
                <w:color w:val="000000"/>
              </w:rPr>
            </w:pPr>
            <w:r w:rsidRPr="00240AC5">
              <w:rPr>
                <w:rFonts w:eastAsia="MS Mincho" w:cs="Arial"/>
                <w:color w:val="000000"/>
              </w:rPr>
              <w:t>‘no'</w:t>
            </w:r>
            <w:r w:rsidRPr="00240AC5">
              <w:rPr>
                <w:rFonts w:eastAsia="Arial Unicode MS"/>
              </w:rPr>
              <w:t xml:space="preserve"> means that the xs:decimal element is not signed</w:t>
            </w:r>
          </w:p>
          <w:p w14:paraId="00B40F2D" w14:textId="77777777" w:rsidR="00E7570F" w:rsidRPr="00240AC5" w:rsidRDefault="00E7570F" w:rsidP="00956598">
            <w:pPr>
              <w:rPr>
                <w:rStyle w:val="TableCellCharChar"/>
                <w:rFonts w:cs="Arial"/>
                <w:sz w:val="20"/>
                <w:szCs w:val="20"/>
              </w:rPr>
            </w:pPr>
            <w:r w:rsidRPr="00240AC5">
              <w:rPr>
                <w:rStyle w:val="TableCellCharChar"/>
                <w:rFonts w:cs="Arial"/>
                <w:sz w:val="20"/>
                <w:szCs w:val="20"/>
              </w:rPr>
              <w:t>Annotation: dfdl:element, dfdl:simpleType</w:t>
            </w:r>
          </w:p>
        </w:tc>
      </w:tr>
    </w:tbl>
    <w:p w14:paraId="03CB296E" w14:textId="77777777" w:rsidR="00E7570F" w:rsidRPr="005223F4" w:rsidRDefault="00E7570F" w:rsidP="00E7570F">
      <w:pPr>
        <w:pStyle w:val="nobreak"/>
      </w:pPr>
    </w:p>
    <w:p w14:paraId="2401124E" w14:textId="77777777" w:rsidR="007218E8" w:rsidRPr="005223F4" w:rsidRDefault="00AD0447" w:rsidP="006E4FE8">
      <w:pPr>
        <w:pStyle w:val="Heading2"/>
      </w:pPr>
      <w:bookmarkStart w:id="10285" w:name="_Toc349042753"/>
      <w:bookmarkStart w:id="10286" w:name="_Toc362453317"/>
      <w:commentRangeStart w:id="10287"/>
      <w:commentRangeStart w:id="10288"/>
      <w:r w:rsidRPr="005223F4">
        <w:t>Properties S</w:t>
      </w:r>
      <w:r w:rsidR="00E41F63" w:rsidRPr="005223F4">
        <w:t xml:space="preserve">pecific to </w:t>
      </w:r>
      <w:bookmarkEnd w:id="10264"/>
      <w:bookmarkEnd w:id="10265"/>
      <w:r w:rsidR="00392EE6" w:rsidRPr="005223F4">
        <w:t>Number</w:t>
      </w:r>
      <w:bookmarkEnd w:id="10270"/>
      <w:bookmarkEnd w:id="10271"/>
      <w:r w:rsidR="00454AC5" w:rsidRPr="005223F4">
        <w:t xml:space="preserve"> with Text representation</w:t>
      </w:r>
      <w:bookmarkEnd w:id="10272"/>
      <w:bookmarkEnd w:id="10273"/>
      <w:bookmarkEnd w:id="10274"/>
      <w:bookmarkEnd w:id="10275"/>
      <w:commentRangeEnd w:id="10287"/>
      <w:r w:rsidR="00CB46D8">
        <w:rPr>
          <w:rStyle w:val="CommentReference"/>
          <w:rFonts w:cs="Times New Roman"/>
          <w:b w:val="0"/>
          <w:bCs w:val="0"/>
          <w:i/>
          <w:iCs/>
        </w:rPr>
        <w:commentReference w:id="10287"/>
      </w:r>
      <w:commentRangeEnd w:id="10288"/>
      <w:r w:rsidR="007F00A0">
        <w:rPr>
          <w:rStyle w:val="CommentReference"/>
          <w:rFonts w:cs="Times New Roman"/>
          <w:b w:val="0"/>
          <w:bCs w:val="0"/>
          <w:i/>
          <w:iCs/>
        </w:rPr>
        <w:commentReference w:id="10288"/>
      </w:r>
      <w:bookmarkEnd w:id="10285"/>
      <w:bookmarkEnd w:id="10286"/>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Change w:id="10289" w:author="mbeckerle" w:date="2013-07-11T19:04:00Z">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PrChange>
      </w:tblPr>
      <w:tblGrid>
        <w:gridCol w:w="3169"/>
        <w:gridCol w:w="5687"/>
        <w:tblGridChange w:id="10290">
          <w:tblGrid>
            <w:gridCol w:w="3169"/>
            <w:gridCol w:w="5687"/>
          </w:tblGrid>
        </w:tblGridChange>
      </w:tblGrid>
      <w:tr w:rsidR="00E41F63" w:rsidRPr="00240AC5" w14:paraId="5C7B340B" w14:textId="77777777" w:rsidTr="002479C6">
        <w:trPr>
          <w:trHeight w:val="402"/>
          <w:jc w:val="center"/>
          <w:trPrChange w:id="10291" w:author="mbeckerle" w:date="2013-07-11T19:04:00Z">
            <w:trPr>
              <w:trHeight w:val="402"/>
              <w:jc w:val="center"/>
            </w:trPr>
          </w:trPrChange>
        </w:trPr>
        <w:tc>
          <w:tcPr>
            <w:tcW w:w="1789" w:type="pct"/>
            <w:shd w:val="clear" w:color="auto" w:fill="F2F2F2" w:themeFill="background1" w:themeFillShade="F2"/>
            <w:tcPrChange w:id="10292" w:author="mbeckerle" w:date="2013-07-11T19:04:00Z">
              <w:tcPr>
                <w:tcW w:w="1789" w:type="pct"/>
                <w:shd w:val="clear" w:color="auto" w:fill="F2F2F2" w:themeFill="background1" w:themeFillShade="F2"/>
              </w:tcPr>
            </w:tcPrChange>
          </w:tcPr>
          <w:p w14:paraId="5827F20B" w14:textId="77777777" w:rsidR="00E41F63" w:rsidRPr="005E3B09" w:rsidRDefault="00E41F63" w:rsidP="00240AC5">
            <w:pPr>
              <w:tabs>
                <w:tab w:val="num" w:pos="360"/>
                <w:tab w:val="num" w:pos="540"/>
              </w:tabs>
              <w:spacing w:before="40" w:after="40"/>
              <w:ind w:left="181" w:hanging="181"/>
              <w:rPr>
                <w:rFonts w:eastAsia="Arial Unicode MS" w:cs="Arial"/>
                <w:b/>
                <w:sz w:val="18"/>
                <w:szCs w:val="18"/>
              </w:rPr>
            </w:pPr>
            <w:r w:rsidRPr="00275A32">
              <w:rPr>
                <w:rFonts w:eastAsia="Arial Unicode MS"/>
                <w:b/>
                <w:szCs w:val="18"/>
              </w:rPr>
              <w:t>Property Name</w:t>
            </w:r>
          </w:p>
        </w:tc>
        <w:tc>
          <w:tcPr>
            <w:tcW w:w="3211" w:type="pct"/>
            <w:shd w:val="clear" w:color="auto" w:fill="F2F2F2" w:themeFill="background1" w:themeFillShade="F2"/>
            <w:tcPrChange w:id="10293" w:author="mbeckerle" w:date="2013-07-11T19:04:00Z">
              <w:tcPr>
                <w:tcW w:w="3211" w:type="pct"/>
                <w:shd w:val="clear" w:color="auto" w:fill="F2F2F2" w:themeFill="background1" w:themeFillShade="F2"/>
              </w:tcPr>
            </w:tcPrChange>
          </w:tcPr>
          <w:p w14:paraId="0F7D7EEE" w14:textId="77777777" w:rsidR="00E41F63" w:rsidRPr="00956598" w:rsidRDefault="00E41F63" w:rsidP="00956598">
            <w:pPr>
              <w:rPr>
                <w:rFonts w:eastAsia="Arial Unicode MS"/>
                <w:b/>
              </w:rPr>
            </w:pPr>
            <w:r w:rsidRPr="00956598">
              <w:rPr>
                <w:rFonts w:eastAsia="Arial Unicode MS"/>
                <w:b/>
              </w:rPr>
              <w:t>Description</w:t>
            </w:r>
          </w:p>
        </w:tc>
      </w:tr>
      <w:tr w:rsidR="00CD7583" w:rsidRPr="00240AC5" w14:paraId="53DE24A7" w14:textId="77777777" w:rsidTr="002479C6">
        <w:trPr>
          <w:trHeight w:val="402"/>
          <w:jc w:val="center"/>
          <w:trPrChange w:id="10294" w:author="mbeckerle" w:date="2013-07-11T19:04:00Z">
            <w:trPr>
              <w:trHeight w:val="402"/>
              <w:jc w:val="center"/>
            </w:trPr>
          </w:trPrChange>
        </w:trPr>
        <w:tc>
          <w:tcPr>
            <w:tcW w:w="1789" w:type="pct"/>
            <w:tcPrChange w:id="10295" w:author="mbeckerle" w:date="2013-07-11T19:04:00Z">
              <w:tcPr>
                <w:tcW w:w="1789" w:type="pct"/>
              </w:tcPr>
            </w:tcPrChange>
          </w:tcPr>
          <w:p w14:paraId="7D88840D" w14:textId="77777777" w:rsidR="00CD7583" w:rsidRPr="00240AC5" w:rsidRDefault="00DD19E7" w:rsidP="00240AC5">
            <w:pPr>
              <w:tabs>
                <w:tab w:val="num" w:pos="360"/>
                <w:tab w:val="num" w:pos="540"/>
              </w:tabs>
              <w:spacing w:before="40" w:after="40"/>
              <w:ind w:left="180" w:hanging="180"/>
              <w:rPr>
                <w:rFonts w:eastAsia="Arial Unicode MS" w:cs="Arial"/>
              </w:rPr>
            </w:pPr>
            <w:r w:rsidRPr="00240AC5">
              <w:rPr>
                <w:rFonts w:eastAsia="Arial Unicode MS" w:cs="Arial"/>
              </w:rPr>
              <w:t>textNumberRep</w:t>
            </w:r>
          </w:p>
        </w:tc>
        <w:tc>
          <w:tcPr>
            <w:tcW w:w="3211" w:type="pct"/>
            <w:tcPrChange w:id="10296" w:author="mbeckerle" w:date="2013-07-11T19:04:00Z">
              <w:tcPr>
                <w:tcW w:w="3211" w:type="pct"/>
              </w:tcPr>
            </w:tcPrChange>
          </w:tcPr>
          <w:p w14:paraId="793EE2CD" w14:textId="77777777" w:rsidR="00CD7583" w:rsidRPr="00240AC5" w:rsidRDefault="003E012B" w:rsidP="00956598">
            <w:pPr>
              <w:rPr>
                <w:rFonts w:ascii="Tms Rmn" w:eastAsia="MS Mincho" w:hAnsi="Tms Rmn" w:cs="Tms Rmn"/>
                <w:color w:val="000000"/>
                <w:lang w:eastAsia="ja-JP" w:bidi="he-IL"/>
              </w:rPr>
            </w:pPr>
            <w:r w:rsidRPr="00240AC5">
              <w:rPr>
                <w:rFonts w:eastAsia="MS Mincho" w:cs="Arial"/>
                <w:color w:val="000000"/>
                <w:lang w:eastAsia="ja-JP" w:bidi="he-IL"/>
              </w:rPr>
              <w:t>Enum</w:t>
            </w:r>
          </w:p>
          <w:p w14:paraId="7C8FCAE1" w14:textId="09DCDF7E" w:rsidR="00CD7583" w:rsidRPr="00240AC5" w:rsidRDefault="00CD7583" w:rsidP="00956598">
            <w:pPr>
              <w:rPr>
                <w:rFonts w:eastAsia="MS Mincho" w:cs="Arial"/>
                <w:color w:val="000000"/>
                <w:lang w:eastAsia="ja-JP" w:bidi="he-IL"/>
              </w:rPr>
            </w:pPr>
            <w:r w:rsidRPr="00240AC5">
              <w:rPr>
                <w:rFonts w:eastAsia="MS Mincho" w:cs="Arial"/>
                <w:color w:val="000000"/>
                <w:lang w:eastAsia="ja-JP" w:bidi="he-IL"/>
              </w:rPr>
              <w:t>Valid values are ‘</w:t>
            </w:r>
            <w:r w:rsidR="00AF1C60" w:rsidRPr="00240AC5">
              <w:rPr>
                <w:rFonts w:eastAsia="MS Mincho" w:cs="Arial"/>
                <w:color w:val="000000"/>
                <w:lang w:eastAsia="ja-JP" w:bidi="he-IL"/>
              </w:rPr>
              <w:t>standard'</w:t>
            </w:r>
            <w:r w:rsidRPr="00240AC5">
              <w:rPr>
                <w:rFonts w:eastAsia="MS Mincho" w:cs="Arial"/>
                <w:color w:val="000000"/>
                <w:lang w:eastAsia="ja-JP" w:bidi="he-IL"/>
              </w:rPr>
              <w:t>, ‘zoned’</w:t>
            </w:r>
            <w:del w:id="10297" w:author="mbeckerle" w:date="2012-04-22T19:10:00Z">
              <w:r w:rsidRPr="00240AC5" w:rsidDel="00B32B13">
                <w:rPr>
                  <w:rFonts w:eastAsia="MS Mincho" w:cs="Arial"/>
                  <w:color w:val="000000"/>
                  <w:lang w:eastAsia="ja-JP" w:bidi="he-IL"/>
                </w:rPr>
                <w:delText xml:space="preserve">, </w:delText>
              </w:r>
              <w:r w:rsidRPr="00240AC5" w:rsidDel="00B32B13">
                <w:rPr>
                  <w:rFonts w:eastAsia="MS Mincho" w:cs="Arial"/>
                  <w:color w:val="000000"/>
                  <w:lang w:eastAsia="ja-JP" w:bidi="he-IL"/>
                </w:rPr>
                <w:br/>
              </w:r>
            </w:del>
          </w:p>
          <w:p w14:paraId="3367160C" w14:textId="1DEDAF32" w:rsidR="00CD7583" w:rsidRPr="00240AC5" w:rsidRDefault="00CD7583" w:rsidP="00956598">
            <w:pPr>
              <w:rPr>
                <w:rFonts w:eastAsia="MS Mincho" w:cs="Arial"/>
                <w:color w:val="000000"/>
              </w:rPr>
            </w:pPr>
            <w:r w:rsidRPr="00240AC5">
              <w:rPr>
                <w:rFonts w:eastAsia="MS Mincho" w:cs="Arial"/>
                <w:color w:val="000000"/>
              </w:rPr>
              <w:t>‘</w:t>
            </w:r>
            <w:r w:rsidR="00AF1C60" w:rsidRPr="00240AC5">
              <w:rPr>
                <w:rFonts w:eastAsia="MS Mincho" w:cs="Arial"/>
                <w:color w:val="000000"/>
              </w:rPr>
              <w:t>standard'</w:t>
            </w:r>
            <w:r w:rsidR="00AF1C60" w:rsidRPr="00240AC5">
              <w:rPr>
                <w:rFonts w:eastAsia="Arial Unicode MS"/>
              </w:rPr>
              <w:t xml:space="preserve"> </w:t>
            </w:r>
            <w:r w:rsidRPr="00240AC5">
              <w:rPr>
                <w:rFonts w:eastAsia="Arial Unicode MS"/>
              </w:rPr>
              <w:t xml:space="preserve">means </w:t>
            </w:r>
            <w:r w:rsidR="001D4A47" w:rsidRPr="00240AC5">
              <w:rPr>
                <w:rFonts w:eastAsia="Arial Unicode MS"/>
              </w:rPr>
              <w:t>represented</w:t>
            </w:r>
            <w:r w:rsidRPr="00240AC5">
              <w:rPr>
                <w:rFonts w:eastAsia="Arial Unicode MS"/>
              </w:rPr>
              <w:t xml:space="preserve"> as characters in the</w:t>
            </w:r>
            <w:r w:rsidRPr="00240AC5">
              <w:rPr>
                <w:rFonts w:eastAsia="MS Mincho" w:cs="Arial"/>
                <w:color w:val="000000"/>
              </w:rPr>
              <w:t xml:space="preserve"> </w:t>
            </w:r>
            <w:del w:id="10298" w:author="Steve Hanson" w:date="2013-02-05T10:50:00Z">
              <w:r w:rsidRPr="00240AC5" w:rsidDel="00BE0D0F">
                <w:rPr>
                  <w:rFonts w:eastAsia="MS Mincho" w:cs="Arial"/>
                  <w:color w:val="000000"/>
                </w:rPr>
                <w:delText xml:space="preserve">‘encoding’ </w:delText>
              </w:r>
            </w:del>
            <w:r w:rsidRPr="00240AC5">
              <w:rPr>
                <w:rFonts w:eastAsia="MS Mincho" w:cs="Arial"/>
                <w:color w:val="000000"/>
              </w:rPr>
              <w:t>c</w:t>
            </w:r>
            <w:ins w:id="10299" w:author="mbeckerle" w:date="2013-01-29T13:30:00Z">
              <w:r w:rsidR="00DC47BE">
                <w:rPr>
                  <w:rFonts w:eastAsia="MS Mincho" w:cs="Arial"/>
                  <w:color w:val="000000"/>
                </w:rPr>
                <w:t>haracter set encoding</w:t>
              </w:r>
            </w:ins>
            <w:ins w:id="10300" w:author="Steve Hanson" w:date="2013-02-05T10:50:00Z">
              <w:r w:rsidR="00BE0D0F">
                <w:rPr>
                  <w:rFonts w:eastAsia="MS Mincho" w:cs="Arial"/>
                  <w:color w:val="000000"/>
                </w:rPr>
                <w:t xml:space="preserve"> </w:t>
              </w:r>
              <w:r w:rsidR="00BE0D0F">
                <w:rPr>
                  <w:rFonts w:eastAsia="Arial Unicode MS"/>
                </w:rPr>
                <w:t>specified by the dfdl:encoding property</w:t>
              </w:r>
            </w:ins>
            <w:ins w:id="10301" w:author="mbeckerle" w:date="2013-01-29T13:30:00Z">
              <w:r w:rsidR="00DC47BE">
                <w:rPr>
                  <w:rFonts w:eastAsia="MS Mincho" w:cs="Arial"/>
                  <w:color w:val="000000"/>
                </w:rPr>
                <w:t>.</w:t>
              </w:r>
            </w:ins>
            <w:del w:id="10302" w:author="mbeckerle" w:date="2013-01-29T13:30:00Z">
              <w:r w:rsidRPr="00240AC5" w:rsidDel="00DC47BE">
                <w:rPr>
                  <w:rFonts w:eastAsia="MS Mincho" w:cs="Arial"/>
                  <w:color w:val="000000"/>
                </w:rPr>
                <w:delText>ode page</w:delText>
              </w:r>
            </w:del>
          </w:p>
          <w:p w14:paraId="14C58B07" w14:textId="080707A5" w:rsidR="00CD7583" w:rsidRPr="00240AC5" w:rsidRDefault="00CD7583" w:rsidP="00956598">
            <w:pPr>
              <w:rPr>
                <w:rFonts w:eastAsia="Arial Unicode MS"/>
              </w:rPr>
            </w:pPr>
            <w:r w:rsidRPr="00240AC5">
              <w:rPr>
                <w:rFonts w:eastAsia="Arial Unicode MS"/>
              </w:rPr>
              <w:t xml:space="preserve">‘zoned’ means </w:t>
            </w:r>
            <w:r w:rsidR="001D4A47" w:rsidRPr="00240AC5">
              <w:rPr>
                <w:rFonts w:eastAsia="Arial Unicode MS"/>
              </w:rPr>
              <w:t>represented</w:t>
            </w:r>
            <w:r w:rsidRPr="00240AC5">
              <w:rPr>
                <w:rFonts w:eastAsia="Arial Unicode MS"/>
              </w:rPr>
              <w:t xml:space="preserve"> as a zoned decimal in the </w:t>
            </w:r>
            <w:ins w:id="10303" w:author="mbeckerle" w:date="2013-01-18T14:42:00Z">
              <w:r w:rsidR="00193398">
                <w:rPr>
                  <w:rFonts w:eastAsia="Arial Unicode MS"/>
                </w:rPr>
                <w:t xml:space="preserve">character set </w:t>
              </w:r>
            </w:ins>
            <w:del w:id="10304" w:author="mbeckerle" w:date="2013-01-18T14:42:00Z">
              <w:r w:rsidRPr="00240AC5" w:rsidDel="00193398">
                <w:rPr>
                  <w:rFonts w:eastAsia="Arial Unicode MS"/>
                </w:rPr>
                <w:delText>‘</w:delText>
              </w:r>
            </w:del>
            <w:r w:rsidRPr="00240AC5">
              <w:rPr>
                <w:rFonts w:eastAsia="Arial Unicode MS"/>
              </w:rPr>
              <w:t>encoding</w:t>
            </w:r>
            <w:ins w:id="10305" w:author="mbeckerle" w:date="2013-01-18T14:42:00Z">
              <w:r w:rsidR="00193398">
                <w:rPr>
                  <w:rFonts w:eastAsia="Arial Unicode MS"/>
                </w:rPr>
                <w:t xml:space="preserve"> specified by the dfdl:encoding property.</w:t>
              </w:r>
              <w:del w:id="10306" w:author="Steve Hanson" w:date="2013-02-05T10:50:00Z">
                <w:r w:rsidR="00193398" w:rsidDel="00BE0D0F">
                  <w:rPr>
                    <w:rFonts w:eastAsia="Arial Unicode MS"/>
                  </w:rPr>
                  <w:delText>.</w:delText>
                </w:r>
              </w:del>
            </w:ins>
            <w:del w:id="10307" w:author="mbeckerle" w:date="2013-01-18T14:42:00Z">
              <w:r w:rsidRPr="00240AC5" w:rsidDel="00193398">
                <w:rPr>
                  <w:rFonts w:eastAsia="Arial Unicode MS"/>
                </w:rPr>
                <w:delText>’ code page</w:delText>
              </w:r>
              <w:r w:rsidR="00BD1D22" w:rsidRPr="00240AC5" w:rsidDel="00193398">
                <w:rPr>
                  <w:rFonts w:eastAsia="Arial Unicode MS"/>
                </w:rPr>
                <w:delText>.</w:delText>
              </w:r>
            </w:del>
            <w:r w:rsidR="00BD1D22" w:rsidRPr="00240AC5">
              <w:rPr>
                <w:rFonts w:eastAsia="Arial Unicode MS"/>
              </w:rPr>
              <w:t xml:space="preserve"> Zoned is not supported for float and double numbers</w:t>
            </w:r>
            <w:ins w:id="10308" w:author="Steve Hanson" w:date="2012-02-23T16:18:00Z">
              <w:r w:rsidR="005617C6" w:rsidRPr="00240AC5">
                <w:rPr>
                  <w:rFonts w:eastAsia="Arial Unicode MS"/>
                </w:rPr>
                <w:t xml:space="preserve">. </w:t>
              </w:r>
              <w:commentRangeStart w:id="10309"/>
              <w:r w:rsidR="005617C6" w:rsidRPr="00240AC5">
                <w:rPr>
                  <w:rFonts w:eastAsia="Arial Unicode MS"/>
                </w:rPr>
                <w:t>Base 10 is assumed</w:t>
              </w:r>
            </w:ins>
            <w:commentRangeEnd w:id="10309"/>
            <w:ins w:id="10310" w:author="Steve Hanson" w:date="2012-02-27T19:52:00Z">
              <w:r w:rsidR="006574E4" w:rsidRPr="00240AC5">
                <w:rPr>
                  <w:rStyle w:val="CommentReference"/>
                  <w:rFonts w:eastAsia="Arial Unicode MS"/>
                  <w:bCs/>
                </w:rPr>
                <w:commentReference w:id="10309"/>
              </w:r>
            </w:ins>
            <w:ins w:id="10311" w:author="mbeckerle" w:date="2013-01-18T14:41:00Z">
              <w:r w:rsidR="00193398">
                <w:rPr>
                  <w:rFonts w:eastAsia="Arial Unicode MS"/>
                </w:rPr>
                <w:t xml:space="preserve">, </w:t>
              </w:r>
              <w:commentRangeStart w:id="10312"/>
              <w:r w:rsidR="00193398">
                <w:rPr>
                  <w:rFonts w:eastAsia="Arial Unicode MS"/>
                </w:rPr>
                <w:t>and the encoding must be for a single-byte character set. It is a schema definition error if any of these requirements are not met.</w:t>
              </w:r>
            </w:ins>
            <w:commentRangeEnd w:id="10312"/>
            <w:ins w:id="10313" w:author="mbeckerle" w:date="2013-01-18T14:42:00Z">
              <w:r w:rsidR="00193398">
                <w:rPr>
                  <w:rStyle w:val="CommentReference"/>
                </w:rPr>
                <w:commentReference w:id="10312"/>
              </w:r>
            </w:ins>
            <w:ins w:id="10314" w:author="Steve Hanson" w:date="2012-02-23T16:18:00Z">
              <w:del w:id="10315" w:author="mbeckerle" w:date="2013-01-18T14:41:00Z">
                <w:r w:rsidR="005617C6" w:rsidRPr="00240AC5" w:rsidDel="00193398">
                  <w:rPr>
                    <w:rFonts w:eastAsia="Arial Unicode MS"/>
                  </w:rPr>
                  <w:delText>.</w:delText>
                </w:r>
              </w:del>
            </w:ins>
            <w:del w:id="10316" w:author="Steve Hanson" w:date="2012-02-23T16:18:00Z">
              <w:r w:rsidRPr="00240AC5" w:rsidDel="005617C6">
                <w:rPr>
                  <w:rFonts w:eastAsia="Arial Unicode MS"/>
                </w:rPr>
                <w:delText xml:space="preserve"> </w:delText>
              </w:r>
            </w:del>
          </w:p>
          <w:p w14:paraId="797335A6" w14:textId="77777777" w:rsidR="00CD7583" w:rsidRPr="00240AC5" w:rsidRDefault="00CC432E" w:rsidP="00956598">
            <w:pPr>
              <w:rPr>
                <w:rStyle w:val="TableCellCharChar"/>
                <w:rFonts w:cs="Arial"/>
                <w:sz w:val="20"/>
                <w:szCs w:val="20"/>
              </w:rPr>
            </w:pPr>
            <w:r w:rsidRPr="00240AC5">
              <w:rPr>
                <w:rStyle w:val="TableCellCharChar"/>
                <w:rFonts w:cs="Arial"/>
                <w:sz w:val="20"/>
                <w:szCs w:val="20"/>
              </w:rPr>
              <w:t>Annotation: dfdl:element, dfdl:simpleType</w:t>
            </w:r>
          </w:p>
        </w:tc>
      </w:tr>
      <w:tr w:rsidR="00CD7583" w:rsidRPr="00240AC5" w14:paraId="262729FF" w14:textId="77777777" w:rsidTr="002479C6">
        <w:trPr>
          <w:trHeight w:val="402"/>
          <w:jc w:val="center"/>
          <w:trPrChange w:id="10317" w:author="mbeckerle" w:date="2013-07-11T19:04:00Z">
            <w:trPr>
              <w:trHeight w:val="402"/>
              <w:jc w:val="center"/>
            </w:trPr>
          </w:trPrChange>
        </w:trPr>
        <w:tc>
          <w:tcPr>
            <w:tcW w:w="1789" w:type="pct"/>
            <w:tcPrChange w:id="10318" w:author="mbeckerle" w:date="2013-07-11T19:04:00Z">
              <w:tcPr>
                <w:tcW w:w="1789" w:type="pct"/>
              </w:tcPr>
            </w:tcPrChange>
          </w:tcPr>
          <w:p w14:paraId="0C31048C" w14:textId="77777777" w:rsidR="00CD7583" w:rsidRPr="00240AC5" w:rsidRDefault="00CD7583" w:rsidP="00240AC5">
            <w:pPr>
              <w:tabs>
                <w:tab w:val="num" w:pos="360"/>
                <w:tab w:val="num" w:pos="540"/>
              </w:tabs>
              <w:spacing w:before="40" w:after="40"/>
              <w:ind w:left="180" w:hanging="180"/>
              <w:rPr>
                <w:rFonts w:eastAsia="Arial Unicode MS" w:cs="Arial"/>
              </w:rPr>
            </w:pPr>
            <w:r w:rsidRPr="00240AC5">
              <w:rPr>
                <w:rFonts w:eastAsia="Arial Unicode MS" w:cs="Arial"/>
              </w:rPr>
              <w:t>textNumberJustification</w:t>
            </w:r>
          </w:p>
        </w:tc>
        <w:tc>
          <w:tcPr>
            <w:tcW w:w="3211" w:type="pct"/>
            <w:tcPrChange w:id="10319" w:author="mbeckerle" w:date="2013-07-11T19:04:00Z">
              <w:tcPr>
                <w:tcW w:w="3211" w:type="pct"/>
              </w:tcPr>
            </w:tcPrChange>
          </w:tcPr>
          <w:p w14:paraId="4F881539" w14:textId="77777777" w:rsidR="00CD7583" w:rsidRPr="00240AC5" w:rsidRDefault="00CD7583" w:rsidP="00D46C4F">
            <w:pPr>
              <w:rPr>
                <w:rStyle w:val="TableCellCharChar"/>
                <w:rFonts w:cs="Arial"/>
                <w:sz w:val="20"/>
                <w:szCs w:val="20"/>
              </w:rPr>
            </w:pPr>
            <w:r w:rsidRPr="00240AC5">
              <w:rPr>
                <w:rStyle w:val="TableCellCharChar"/>
                <w:rFonts w:cs="Arial"/>
                <w:sz w:val="20"/>
                <w:szCs w:val="20"/>
              </w:rPr>
              <w:t>Enum</w:t>
            </w:r>
          </w:p>
          <w:p w14:paraId="32A3058C" w14:textId="79769AA5" w:rsidR="00CD7583" w:rsidRPr="00240AC5" w:rsidRDefault="00CD7583" w:rsidP="00D46C4F">
            <w:pPr>
              <w:rPr>
                <w:rStyle w:val="TableCellCharChar"/>
                <w:rFonts w:cs="Arial"/>
                <w:sz w:val="20"/>
                <w:szCs w:val="20"/>
              </w:rPr>
            </w:pPr>
            <w:r w:rsidRPr="00240AC5">
              <w:rPr>
                <w:rStyle w:val="TableCellCharChar"/>
                <w:rFonts w:cs="Arial"/>
                <w:sz w:val="20"/>
                <w:szCs w:val="20"/>
              </w:rPr>
              <w:t>Valid values ‘left’, ‘right</w:t>
            </w:r>
            <w:r w:rsidR="00CC2406" w:rsidRPr="00240AC5">
              <w:rPr>
                <w:rStyle w:val="TableCellCharChar"/>
                <w:rFonts w:cs="Arial"/>
                <w:sz w:val="20"/>
                <w:szCs w:val="20"/>
              </w:rPr>
              <w:t>'</w:t>
            </w:r>
            <w:r w:rsidRPr="00240AC5">
              <w:rPr>
                <w:rStyle w:val="TableCellCharChar"/>
                <w:rFonts w:cs="Arial"/>
                <w:sz w:val="20"/>
                <w:szCs w:val="20"/>
              </w:rPr>
              <w:t xml:space="preserve">, </w:t>
            </w:r>
            <w:del w:id="10320" w:author="mbeckerle" w:date="2012-04-22T19:10:00Z">
              <w:r w:rsidRPr="00240AC5" w:rsidDel="00B32B13">
                <w:rPr>
                  <w:rStyle w:val="TableCellCharChar"/>
                  <w:rFonts w:cs="Arial"/>
                  <w:sz w:val="20"/>
                  <w:szCs w:val="20"/>
                </w:rPr>
                <w:delText xml:space="preserve"> </w:delText>
              </w:r>
            </w:del>
            <w:r w:rsidRPr="00240AC5">
              <w:rPr>
                <w:rStyle w:val="TableCellCharChar"/>
                <w:rFonts w:cs="Arial"/>
                <w:sz w:val="20"/>
                <w:szCs w:val="20"/>
              </w:rPr>
              <w:t>‘center’</w:t>
            </w:r>
          </w:p>
          <w:p w14:paraId="33189D88" w14:textId="77777777" w:rsidR="00CD7583" w:rsidRPr="00240AC5" w:rsidRDefault="00CD7583" w:rsidP="00D46C4F">
            <w:pPr>
              <w:rPr>
                <w:rStyle w:val="TableCellCharChar"/>
                <w:rFonts w:cs="Arial"/>
                <w:sz w:val="20"/>
                <w:szCs w:val="20"/>
              </w:rPr>
            </w:pPr>
            <w:r w:rsidRPr="00240AC5">
              <w:rPr>
                <w:rStyle w:val="TableCellCharChar"/>
                <w:rFonts w:cs="Arial"/>
                <w:sz w:val="20"/>
                <w:szCs w:val="20"/>
              </w:rPr>
              <w:t xml:space="preserve">Controls </w:t>
            </w:r>
            <w:r w:rsidR="00BF34D2" w:rsidRPr="00240AC5">
              <w:rPr>
                <w:rStyle w:val="TableCellCharChar"/>
                <w:rFonts w:cs="Arial"/>
                <w:sz w:val="20"/>
                <w:szCs w:val="20"/>
              </w:rPr>
              <w:t>how the data</w:t>
            </w:r>
            <w:r w:rsidR="0027446C" w:rsidRPr="00240AC5">
              <w:rPr>
                <w:rStyle w:val="TableCellCharChar"/>
                <w:rFonts w:cs="Arial"/>
                <w:sz w:val="20"/>
                <w:szCs w:val="20"/>
              </w:rPr>
              <w:t xml:space="preserve"> is</w:t>
            </w:r>
            <w:r w:rsidR="00BF34D2" w:rsidRPr="00240AC5">
              <w:rPr>
                <w:rStyle w:val="TableCellCharChar"/>
                <w:rFonts w:cs="Arial"/>
                <w:sz w:val="20"/>
                <w:szCs w:val="20"/>
              </w:rPr>
              <w:t xml:space="preserve"> padded or trimmed </w:t>
            </w:r>
            <w:r w:rsidR="0079228A" w:rsidRPr="00240AC5">
              <w:rPr>
                <w:rStyle w:val="TableCellCharChar"/>
                <w:rFonts w:cs="Arial"/>
                <w:sz w:val="20"/>
                <w:szCs w:val="20"/>
              </w:rPr>
              <w:t xml:space="preserve">on </w:t>
            </w:r>
            <w:r w:rsidR="00BF34D2" w:rsidRPr="00240AC5">
              <w:rPr>
                <w:rStyle w:val="TableCellCharChar"/>
                <w:rFonts w:cs="Arial"/>
                <w:sz w:val="20"/>
                <w:szCs w:val="20"/>
              </w:rPr>
              <w:t xml:space="preserve">parsing and </w:t>
            </w:r>
            <w:r w:rsidR="0079228A" w:rsidRPr="00240AC5">
              <w:rPr>
                <w:rStyle w:val="TableCellCharChar"/>
                <w:rFonts w:cs="Arial"/>
                <w:sz w:val="20"/>
                <w:szCs w:val="20"/>
              </w:rPr>
              <w:t>unparsing</w:t>
            </w:r>
            <w:r w:rsidR="00BF34D2" w:rsidRPr="00240AC5">
              <w:rPr>
                <w:rStyle w:val="TableCellCharChar"/>
                <w:rFonts w:cs="Arial"/>
                <w:sz w:val="20"/>
                <w:szCs w:val="20"/>
              </w:rPr>
              <w:t>.</w:t>
            </w:r>
            <w:r w:rsidRPr="00240AC5">
              <w:rPr>
                <w:rStyle w:val="TableCellCharChar"/>
                <w:rFonts w:cs="Arial"/>
                <w:sz w:val="20"/>
                <w:szCs w:val="20"/>
              </w:rPr>
              <w:t xml:space="preserve"> </w:t>
            </w:r>
          </w:p>
          <w:p w14:paraId="526043CB" w14:textId="77777777" w:rsidR="00CD7583" w:rsidRPr="00240AC5" w:rsidRDefault="001D4A47" w:rsidP="00D46C4F">
            <w:pPr>
              <w:rPr>
                <w:rStyle w:val="TableCellCharChar"/>
                <w:rFonts w:cs="Arial"/>
                <w:sz w:val="20"/>
                <w:szCs w:val="20"/>
              </w:rPr>
            </w:pPr>
            <w:r w:rsidRPr="00240AC5">
              <w:rPr>
                <w:rStyle w:val="TableCellCharChar"/>
                <w:rFonts w:cs="Arial"/>
                <w:sz w:val="20"/>
                <w:szCs w:val="20"/>
              </w:rPr>
              <w:t>Behavior</w:t>
            </w:r>
            <w:r w:rsidR="00CD7583" w:rsidRPr="00240AC5">
              <w:rPr>
                <w:rStyle w:val="TableCellCharChar"/>
                <w:rFonts w:cs="Arial"/>
                <w:sz w:val="20"/>
                <w:szCs w:val="20"/>
              </w:rPr>
              <w:t xml:space="preserve"> as for </w:t>
            </w:r>
            <w:r w:rsidR="00A24AF0" w:rsidRPr="00240AC5">
              <w:rPr>
                <w:rStyle w:val="TableCellCharChar"/>
                <w:rFonts w:cs="Arial"/>
                <w:sz w:val="20"/>
                <w:szCs w:val="20"/>
              </w:rPr>
              <w:t>dfdl:</w:t>
            </w:r>
            <w:r w:rsidR="00CD7583" w:rsidRPr="00240AC5">
              <w:rPr>
                <w:rStyle w:val="TableCellCharChar"/>
                <w:rFonts w:cs="Arial"/>
                <w:sz w:val="20"/>
                <w:szCs w:val="20"/>
              </w:rPr>
              <w:t>textStringJustification.</w:t>
            </w:r>
          </w:p>
          <w:p w14:paraId="5215B755" w14:textId="77777777" w:rsidR="00CD7583" w:rsidRPr="00240AC5" w:rsidRDefault="00CC432E" w:rsidP="00D46C4F">
            <w:pPr>
              <w:rPr>
                <w:rStyle w:val="TableCellCharChar"/>
                <w:sz w:val="20"/>
                <w:szCs w:val="20"/>
              </w:rPr>
            </w:pPr>
            <w:r w:rsidRPr="00240AC5">
              <w:rPr>
                <w:rStyle w:val="TableCellCharChar"/>
                <w:rFonts w:cs="Arial"/>
                <w:sz w:val="20"/>
                <w:szCs w:val="20"/>
              </w:rPr>
              <w:t xml:space="preserve">Annotation: </w:t>
            </w:r>
            <w:r w:rsidRPr="00240AC5">
              <w:rPr>
                <w:rStyle w:val="TableCellCharChar"/>
                <w:sz w:val="20"/>
                <w:szCs w:val="20"/>
              </w:rPr>
              <w:t>dfdl:element, dfdl:simpleType</w:t>
            </w:r>
          </w:p>
        </w:tc>
      </w:tr>
      <w:tr w:rsidR="0046691B" w:rsidRPr="00240AC5" w14:paraId="5D5233CD" w14:textId="77777777" w:rsidTr="002479C6">
        <w:trPr>
          <w:trHeight w:val="402"/>
          <w:jc w:val="center"/>
          <w:trPrChange w:id="10321" w:author="mbeckerle" w:date="2013-07-11T19:04:00Z">
            <w:trPr>
              <w:trHeight w:val="402"/>
              <w:jc w:val="center"/>
            </w:trPr>
          </w:trPrChange>
        </w:trPr>
        <w:tc>
          <w:tcPr>
            <w:tcW w:w="1789" w:type="pct"/>
            <w:tcPrChange w:id="10322" w:author="mbeckerle" w:date="2013-07-11T19:04:00Z">
              <w:tcPr>
                <w:tcW w:w="1789" w:type="pct"/>
              </w:tcPr>
            </w:tcPrChange>
          </w:tcPr>
          <w:p w14:paraId="4782E79D" w14:textId="77777777" w:rsidR="0046691B" w:rsidRPr="00240AC5" w:rsidRDefault="0046691B" w:rsidP="00240AC5">
            <w:pPr>
              <w:tabs>
                <w:tab w:val="num" w:pos="360"/>
                <w:tab w:val="num" w:pos="540"/>
              </w:tabs>
              <w:spacing w:before="40" w:after="40"/>
              <w:ind w:left="180" w:hanging="180"/>
              <w:rPr>
                <w:rFonts w:eastAsia="Arial Unicode MS" w:cs="Arial"/>
              </w:rPr>
            </w:pPr>
            <w:r w:rsidRPr="00240AC5">
              <w:rPr>
                <w:rFonts w:eastAsia="Arial Unicode MS" w:cs="Arial"/>
              </w:rPr>
              <w:t>textNumberPadCharacter</w:t>
            </w:r>
          </w:p>
        </w:tc>
        <w:tc>
          <w:tcPr>
            <w:tcW w:w="3211" w:type="pct"/>
            <w:tcPrChange w:id="10323" w:author="mbeckerle" w:date="2013-07-11T19:04:00Z">
              <w:tcPr>
                <w:tcW w:w="3211" w:type="pct"/>
              </w:tcPr>
            </w:tcPrChange>
          </w:tcPr>
          <w:p w14:paraId="03FC52EC" w14:textId="77777777" w:rsidR="0046691B" w:rsidRPr="00240AC5" w:rsidRDefault="008014ED" w:rsidP="00D46C4F">
            <w:pPr>
              <w:rPr>
                <w:rStyle w:val="TableCellCharChar"/>
                <w:rFonts w:cs="Arial"/>
                <w:sz w:val="20"/>
                <w:szCs w:val="20"/>
              </w:rPr>
            </w:pPr>
            <w:commentRangeStart w:id="10324"/>
            <w:commentRangeStart w:id="10325"/>
            <w:r w:rsidRPr="00240AC5">
              <w:rPr>
                <w:rStyle w:val="TableCellCharChar"/>
                <w:rFonts w:cs="Arial"/>
                <w:sz w:val="20"/>
                <w:szCs w:val="20"/>
              </w:rPr>
              <w:t xml:space="preserve">DFDL </w:t>
            </w:r>
            <w:r w:rsidR="00293086" w:rsidRPr="00240AC5">
              <w:rPr>
                <w:rStyle w:val="TableCellCharChar"/>
                <w:rFonts w:cs="Arial"/>
                <w:sz w:val="20"/>
                <w:szCs w:val="20"/>
              </w:rPr>
              <w:t>String Literal</w:t>
            </w:r>
            <w:commentRangeEnd w:id="10324"/>
            <w:r w:rsidR="001067C2">
              <w:rPr>
                <w:rStyle w:val="CommentReference"/>
              </w:rPr>
              <w:commentReference w:id="10324"/>
            </w:r>
            <w:commentRangeEnd w:id="10325"/>
            <w:r w:rsidR="005964FC">
              <w:rPr>
                <w:rStyle w:val="CommentReference"/>
              </w:rPr>
              <w:commentReference w:id="10325"/>
            </w:r>
          </w:p>
          <w:p w14:paraId="0205D5E5" w14:textId="77777777" w:rsidR="00343885" w:rsidRPr="00240AC5" w:rsidRDefault="004F4054" w:rsidP="00D46C4F">
            <w:pPr>
              <w:rPr>
                <w:ins w:id="10326" w:author="mbeckerle" w:date="2012-03-24T15:46:00Z"/>
                <w:rFonts w:eastAsia="Arial Unicode MS"/>
              </w:rPr>
            </w:pPr>
            <w:r w:rsidRPr="00240AC5">
              <w:rPr>
                <w:rFonts w:eastAsia="Arial Unicode MS"/>
              </w:rPr>
              <w:t xml:space="preserve">The value that is used when </w:t>
            </w:r>
            <w:r w:rsidR="000C3D61" w:rsidRPr="00240AC5">
              <w:rPr>
                <w:rFonts w:eastAsia="Arial Unicode MS"/>
              </w:rPr>
              <w:t xml:space="preserve">padding </w:t>
            </w:r>
            <w:r w:rsidRPr="00240AC5">
              <w:rPr>
                <w:rFonts w:eastAsia="Arial Unicode MS"/>
              </w:rPr>
              <w:t xml:space="preserve">or trimming </w:t>
            </w:r>
            <w:r w:rsidR="0079228A" w:rsidRPr="00240AC5">
              <w:rPr>
                <w:rFonts w:eastAsia="Arial Unicode MS"/>
              </w:rPr>
              <w:t>number</w:t>
            </w:r>
            <w:r w:rsidRPr="00240AC5">
              <w:rPr>
                <w:rFonts w:eastAsia="Arial Unicode MS"/>
              </w:rPr>
              <w:t xml:space="preserve"> elements.</w:t>
            </w:r>
          </w:p>
          <w:p w14:paraId="62E693C6" w14:textId="77777777" w:rsidR="00B32B13" w:rsidRDefault="004F4054" w:rsidP="00D46C4F">
            <w:pPr>
              <w:rPr>
                <w:ins w:id="10327" w:author="mbeckerle" w:date="2012-04-22T19:10:00Z"/>
                <w:rFonts w:eastAsia="Arial Unicode MS"/>
              </w:rPr>
            </w:pPr>
            <w:del w:id="10328" w:author="mbeckerle" w:date="2012-03-24T15:46:00Z">
              <w:r w:rsidRPr="00240AC5" w:rsidDel="00343885">
                <w:rPr>
                  <w:rFonts w:ascii="Tms Rmn" w:eastAsia="Arial Unicode MS" w:hAnsi="Tms Rmn" w:cs="Tms Rmn"/>
                </w:rPr>
                <w:delText xml:space="preserve"> </w:delText>
              </w:r>
            </w:del>
            <w:r w:rsidRPr="00240AC5">
              <w:rPr>
                <w:rFonts w:eastAsia="Arial Unicode MS"/>
              </w:rPr>
              <w:t>The value can be a single character or a single byte.</w:t>
            </w:r>
            <w:del w:id="10329" w:author="mbeckerle" w:date="2012-04-22T19:10:00Z">
              <w:r w:rsidRPr="00240AC5" w:rsidDel="00B32B13">
                <w:rPr>
                  <w:rFonts w:eastAsia="Arial Unicode MS"/>
                </w:rPr>
                <w:br/>
              </w:r>
            </w:del>
          </w:p>
          <w:p w14:paraId="6D359A2C" w14:textId="77777777" w:rsidR="00B32B13" w:rsidRDefault="004F4054" w:rsidP="00D46C4F">
            <w:pPr>
              <w:rPr>
                <w:ins w:id="10330" w:author="mbeckerle" w:date="2012-04-22T19:10:00Z"/>
                <w:rFonts w:eastAsia="Arial Unicode MS"/>
              </w:rPr>
            </w:pPr>
            <w:r w:rsidRPr="00240AC5">
              <w:rPr>
                <w:rFonts w:eastAsia="Arial Unicode MS"/>
              </w:rPr>
              <w:t>If a character, then it can be specified using a literal character or using DFDL entities.</w:t>
            </w:r>
            <w:r w:rsidRPr="00240AC5">
              <w:rPr>
                <w:rFonts w:ascii="Tms Rmn" w:eastAsia="Arial Unicode MS" w:hAnsi="Tms Rmn" w:cs="Tms Rmn"/>
              </w:rPr>
              <w:t xml:space="preserve"> </w:t>
            </w:r>
            <w:r w:rsidRPr="00240AC5">
              <w:rPr>
                <w:rFonts w:eastAsia="Arial Unicode MS"/>
              </w:rPr>
              <w:br/>
              <w:t xml:space="preserve">If a byte, then it must be specified using a single </w:t>
            </w:r>
            <w:r w:rsidR="00653D83" w:rsidRPr="00240AC5">
              <w:rPr>
                <w:rFonts w:eastAsia="Arial Unicode MS"/>
              </w:rPr>
              <w:t>byte value</w:t>
            </w:r>
            <w:r w:rsidRPr="00240AC5">
              <w:rPr>
                <w:rFonts w:eastAsia="Arial Unicode MS"/>
              </w:rPr>
              <w:t xml:space="preserve"> entity</w:t>
            </w:r>
            <w:del w:id="10331" w:author="mbeckerle" w:date="2012-04-22T19:10:00Z">
              <w:r w:rsidRPr="00240AC5" w:rsidDel="00B32B13">
                <w:rPr>
                  <w:rFonts w:eastAsia="Arial Unicode MS"/>
                  <w:strike/>
                </w:rPr>
                <w:br/>
              </w:r>
              <w:r w:rsidRPr="00240AC5" w:rsidDel="00B32B13">
                <w:rPr>
                  <w:rFonts w:eastAsia="Arial Unicode MS"/>
                </w:rPr>
                <w:br/>
              </w:r>
            </w:del>
          </w:p>
          <w:p w14:paraId="73CB54B9" w14:textId="77777777" w:rsidR="00B32B13" w:rsidRDefault="004F4054" w:rsidP="00D46C4F">
            <w:pPr>
              <w:rPr>
                <w:ins w:id="10332" w:author="mbeckerle" w:date="2012-04-22T19:10:00Z"/>
                <w:rFonts w:eastAsia="Arial Unicode MS"/>
              </w:rPr>
            </w:pPr>
            <w:r w:rsidRPr="00240AC5">
              <w:rPr>
                <w:rFonts w:eastAsia="Arial Unicode MS"/>
              </w:rPr>
              <w:t xml:space="preserve">If a pad character is specified when </w:t>
            </w:r>
            <w:r w:rsidR="00C965F1" w:rsidRPr="00240AC5">
              <w:rPr>
                <w:rFonts w:eastAsia="Arial Unicode MS"/>
              </w:rPr>
              <w:t>dfdl:</w:t>
            </w:r>
            <w:r w:rsidRPr="00240AC5">
              <w:rPr>
                <w:rFonts w:eastAsia="Arial Unicode MS"/>
              </w:rPr>
              <w:t>lengthUnits='bytes' then the pad character must be a single-byte character.</w:t>
            </w:r>
            <w:r w:rsidRPr="00240AC5">
              <w:rPr>
                <w:rFonts w:ascii="Tms Rmn" w:eastAsia="Arial Unicode MS" w:hAnsi="Tms Rmn" w:cs="Tms Rmn"/>
              </w:rPr>
              <w:t xml:space="preserve"> </w:t>
            </w:r>
            <w:del w:id="10333" w:author="mbeckerle" w:date="2012-04-22T19:10:00Z">
              <w:r w:rsidRPr="00240AC5" w:rsidDel="00B32B13">
                <w:rPr>
                  <w:rFonts w:eastAsia="Arial Unicode MS"/>
                </w:rPr>
                <w:br/>
              </w:r>
            </w:del>
          </w:p>
          <w:p w14:paraId="46BD96EF" w14:textId="77777777" w:rsidR="00B32B13" w:rsidRDefault="004F4054" w:rsidP="00D46C4F">
            <w:pPr>
              <w:rPr>
                <w:ins w:id="10334" w:author="mbeckerle" w:date="2012-04-22T19:10:00Z"/>
                <w:rFonts w:eastAsia="Arial Unicode MS"/>
              </w:rPr>
            </w:pPr>
            <w:r w:rsidRPr="00240AC5">
              <w:rPr>
                <w:rFonts w:eastAsia="Arial Unicode MS"/>
              </w:rPr>
              <w:t xml:space="preserve">If a pad byte is specified when </w:t>
            </w:r>
            <w:r w:rsidR="00C965F1" w:rsidRPr="00240AC5">
              <w:rPr>
                <w:rFonts w:eastAsia="Arial Unicode MS"/>
              </w:rPr>
              <w:t>dfdl:</w:t>
            </w:r>
            <w:r w:rsidRPr="00240AC5">
              <w:rPr>
                <w:rFonts w:eastAsia="Arial Unicode MS"/>
              </w:rPr>
              <w:t xml:space="preserve">lengthUnits='characters' then </w:t>
            </w:r>
            <w:del w:id="10335" w:author="mbeckerle" w:date="2012-04-22T19:10:00Z">
              <w:r w:rsidRPr="00240AC5" w:rsidDel="00B32B13">
                <w:rPr>
                  <w:rFonts w:eastAsia="Arial Unicode MS"/>
                </w:rPr>
                <w:br/>
                <w:delText xml:space="preserve">- </w:delText>
              </w:r>
            </w:del>
          </w:p>
          <w:p w14:paraId="136C445C" w14:textId="77777777" w:rsidR="00B32B13" w:rsidRDefault="004F4054" w:rsidP="00D46C4F">
            <w:pPr>
              <w:numPr>
                <w:ilvl w:val="0"/>
                <w:numId w:val="149"/>
              </w:numPr>
              <w:rPr>
                <w:ins w:id="10336" w:author="mbeckerle" w:date="2012-04-22T19:11:00Z"/>
                <w:rFonts w:eastAsia="Arial Unicode MS"/>
              </w:rPr>
            </w:pPr>
            <w:r w:rsidRPr="00240AC5">
              <w:rPr>
                <w:rFonts w:eastAsia="Arial Unicode MS"/>
              </w:rPr>
              <w:t>the encoding must be a fixed-width encoding</w:t>
            </w:r>
          </w:p>
          <w:p w14:paraId="34EB6179" w14:textId="3B87408F" w:rsidR="004F4054" w:rsidRPr="00240AC5" w:rsidRDefault="004F4054" w:rsidP="00D46C4F">
            <w:pPr>
              <w:numPr>
                <w:ilvl w:val="0"/>
                <w:numId w:val="149"/>
              </w:numPr>
              <w:rPr>
                <w:rFonts w:ascii="Tms Rmn" w:eastAsia="Arial Unicode MS" w:hAnsi="Tms Rmn" w:cs="Tms Rmn"/>
              </w:rPr>
            </w:pPr>
            <w:del w:id="10337" w:author="mbeckerle" w:date="2012-04-22T19:11:00Z">
              <w:r w:rsidRPr="00240AC5" w:rsidDel="00B32B13">
                <w:rPr>
                  <w:rFonts w:ascii="Tms Rmn" w:eastAsia="Arial Unicode MS" w:hAnsi="Tms Rmn" w:cs="Tms Rmn"/>
                  <w:sz w:val="24"/>
                  <w:szCs w:val="24"/>
                </w:rPr>
                <w:delText xml:space="preserve"> </w:delText>
              </w:r>
            </w:del>
            <w:del w:id="10338" w:author="mbeckerle" w:date="2012-04-22T19:10:00Z">
              <w:r w:rsidRPr="00240AC5" w:rsidDel="00B32B13">
                <w:rPr>
                  <w:rFonts w:eastAsia="Arial Unicode MS"/>
                </w:rPr>
                <w:br/>
                <w:delText xml:space="preserve">- </w:delText>
              </w:r>
            </w:del>
            <w:r w:rsidRPr="00240AC5">
              <w:rPr>
                <w:rFonts w:eastAsia="Arial Unicode MS"/>
              </w:rPr>
              <w:t>padding and trimming must be applied using a sequence of N pad bytes, where N is the width of a character in the fixed-width encoding.</w:t>
            </w:r>
            <w:r w:rsidRPr="00240AC5">
              <w:rPr>
                <w:rFonts w:ascii="Tms Rmn" w:eastAsia="Arial Unicode MS" w:hAnsi="Tms Rmn" w:cs="Tms Rmn"/>
              </w:rPr>
              <w:t xml:space="preserve"> </w:t>
            </w:r>
          </w:p>
          <w:p w14:paraId="45072A0A" w14:textId="7F3DC160" w:rsidR="00343885" w:rsidRPr="00240AC5" w:rsidDel="00B32B13" w:rsidRDefault="00343885" w:rsidP="00D46C4F">
            <w:pPr>
              <w:rPr>
                <w:del w:id="10339" w:author="mbeckerle" w:date="2012-04-22T19:11:00Z"/>
                <w:rFonts w:ascii="Helv" w:eastAsia="Arial Unicode MS" w:hAnsi="Helv" w:cs="Helv"/>
                <w:color w:val="000000"/>
              </w:rPr>
            </w:pPr>
          </w:p>
          <w:p w14:paraId="3EE48C43" w14:textId="77777777" w:rsidR="00343885" w:rsidRPr="00275A32" w:rsidRDefault="00343885" w:rsidP="00D46C4F">
            <w:pPr>
              <w:rPr>
                <w:rFonts w:ascii="Helv" w:eastAsia="Arial Unicode MS" w:hAnsi="Helv" w:cs="Helv"/>
                <w:color w:val="000000"/>
              </w:rPr>
            </w:pPr>
            <w:commentRangeStart w:id="10340"/>
            <w:r w:rsidRPr="00240AC5">
              <w:rPr>
                <w:rFonts w:ascii="Helv" w:eastAsia="Arial Unicode MS" w:hAnsi="Helv" w:cs="Helv"/>
                <w:color w:val="000000"/>
              </w:rPr>
              <w:t>When trimming, the</w:t>
            </w:r>
            <w:r w:rsidRPr="00240AC5">
              <w:rPr>
                <w:rFonts w:ascii="Helv" w:eastAsia="Helv" w:hAnsi="Helv" w:cs="Helv"/>
                <w:color w:val="000000"/>
              </w:rPr>
              <w:t xml:space="preserve"> </w:t>
            </w:r>
            <w:r w:rsidRPr="00240AC5">
              <w:rPr>
                <w:rFonts w:ascii="Helv" w:eastAsia="Arial Unicode MS" w:hAnsi="Helv" w:cs="Helv"/>
                <w:color w:val="000000"/>
              </w:rPr>
              <w:t>last</w:t>
            </w:r>
            <w:r w:rsidRPr="00240AC5">
              <w:rPr>
                <w:rFonts w:ascii="Helv" w:eastAsia="Helv" w:hAnsi="Helv" w:cs="Helv"/>
                <w:color w:val="000000"/>
              </w:rPr>
              <w:t xml:space="preserve"> </w:t>
            </w:r>
            <w:r w:rsidRPr="00240AC5">
              <w:rPr>
                <w:rFonts w:ascii="Helv" w:eastAsia="Arial Unicode MS" w:hAnsi="Helv" w:cs="Helv"/>
                <w:color w:val="000000"/>
              </w:rPr>
              <w:t>remaining</w:t>
            </w:r>
            <w:r w:rsidRPr="00240AC5">
              <w:rPr>
                <w:rFonts w:ascii="Helv" w:eastAsia="Helv" w:hAnsi="Helv" w:cs="Helv"/>
                <w:color w:val="000000"/>
              </w:rPr>
              <w:t xml:space="preserve"> </w:t>
            </w:r>
            <w:r w:rsidRPr="00240AC5">
              <w:rPr>
                <w:rFonts w:ascii="Helv" w:eastAsia="Arial Unicode MS" w:hAnsi="Helv" w:cs="Helv"/>
                <w:color w:val="000000"/>
              </w:rPr>
              <w:t>digit</w:t>
            </w:r>
            <w:r w:rsidRPr="00240AC5">
              <w:rPr>
                <w:rFonts w:ascii="Helv" w:eastAsia="Helv" w:hAnsi="Helv" w:cs="Helv"/>
                <w:color w:val="000000"/>
              </w:rPr>
              <w:t xml:space="preserve"> </w:t>
            </w:r>
            <w:r w:rsidRPr="00240AC5">
              <w:rPr>
                <w:rFonts w:ascii="Helv" w:eastAsia="Arial Unicode MS" w:hAnsi="Helv" w:cs="Helv"/>
                <w:color w:val="000000"/>
              </w:rPr>
              <w:t>is</w:t>
            </w:r>
            <w:r w:rsidRPr="00240AC5">
              <w:rPr>
                <w:rFonts w:ascii="Helv" w:eastAsia="Helv" w:hAnsi="Helv" w:cs="Helv"/>
                <w:color w:val="000000"/>
              </w:rPr>
              <w:t xml:space="preserve"> </w:t>
            </w:r>
            <w:r w:rsidRPr="00240AC5">
              <w:rPr>
                <w:rFonts w:ascii="Helv" w:eastAsia="Arial Unicode MS" w:hAnsi="Helv" w:cs="Helv"/>
                <w:color w:val="000000"/>
              </w:rPr>
              <w:t>never</w:t>
            </w:r>
            <w:r w:rsidRPr="00240AC5">
              <w:rPr>
                <w:rFonts w:ascii="Helv" w:eastAsia="Helv" w:hAnsi="Helv" w:cs="Helv"/>
                <w:color w:val="000000"/>
              </w:rPr>
              <w:t xml:space="preserve"> </w:t>
            </w:r>
            <w:r w:rsidRPr="00240AC5">
              <w:rPr>
                <w:rFonts w:ascii="Helv" w:eastAsia="Arial Unicode MS" w:hAnsi="Helv" w:cs="Helv"/>
                <w:color w:val="000000"/>
              </w:rPr>
              <w:t>trimmed</w:t>
            </w:r>
            <w:r w:rsidRPr="00240AC5">
              <w:rPr>
                <w:rFonts w:ascii="Helv" w:eastAsia="Helv" w:hAnsi="Helv" w:cs="Helv"/>
                <w:color w:val="000000"/>
              </w:rPr>
              <w:t xml:space="preserve"> </w:t>
            </w:r>
            <w:r w:rsidRPr="00240AC5">
              <w:rPr>
                <w:rFonts w:ascii="Helv" w:eastAsia="Arial Unicode MS" w:hAnsi="Helv" w:cs="Helv"/>
                <w:color w:val="000000"/>
              </w:rPr>
              <w:t>for</w:t>
            </w:r>
            <w:r w:rsidRPr="00240AC5">
              <w:rPr>
                <w:rFonts w:ascii="Helv" w:eastAsia="Helv" w:hAnsi="Helv" w:cs="Helv"/>
                <w:color w:val="000000"/>
              </w:rPr>
              <w:t xml:space="preserve"> </w:t>
            </w:r>
            <w:r w:rsidRPr="00240AC5">
              <w:rPr>
                <w:rFonts w:ascii="Helv" w:eastAsia="Arial Unicode MS" w:hAnsi="Helv" w:cs="Helv"/>
                <w:color w:val="000000"/>
              </w:rPr>
              <w:t>text</w:t>
            </w:r>
            <w:r w:rsidRPr="00240AC5">
              <w:rPr>
                <w:rFonts w:ascii="Helv" w:eastAsia="Helv" w:hAnsi="Helv" w:cs="Helv"/>
                <w:color w:val="000000"/>
              </w:rPr>
              <w:t xml:space="preserve"> </w:t>
            </w:r>
            <w:r w:rsidRPr="00240AC5">
              <w:rPr>
                <w:rFonts w:ascii="Helv" w:eastAsia="Arial Unicode MS" w:hAnsi="Helv" w:cs="Helv"/>
                <w:color w:val="000000"/>
              </w:rPr>
              <w:t>numbers</w:t>
            </w:r>
            <w:r w:rsidRPr="00240AC5">
              <w:rPr>
                <w:rFonts w:ascii="Helv" w:eastAsia="Helv" w:hAnsi="Helv" w:cs="Helv"/>
                <w:color w:val="000000"/>
              </w:rPr>
              <w:t xml:space="preserve"> </w:t>
            </w:r>
            <w:r w:rsidRPr="00240AC5">
              <w:rPr>
                <w:rFonts w:ascii="Helv" w:eastAsia="Arial Unicode MS" w:hAnsi="Helv" w:cs="Helv"/>
                <w:color w:val="000000"/>
              </w:rPr>
              <w:t>regardless</w:t>
            </w:r>
            <w:r w:rsidRPr="00240AC5">
              <w:rPr>
                <w:rFonts w:ascii="Helv" w:eastAsia="Helv" w:hAnsi="Helv" w:cs="Helv"/>
                <w:color w:val="000000"/>
              </w:rPr>
              <w:t xml:space="preserve"> </w:t>
            </w:r>
            <w:r w:rsidRPr="00240AC5">
              <w:rPr>
                <w:rFonts w:ascii="Helv" w:eastAsia="Arial Unicode MS" w:hAnsi="Helv" w:cs="Helv"/>
                <w:color w:val="000000"/>
              </w:rPr>
              <w:t>of</w:t>
            </w:r>
            <w:r w:rsidRPr="00240AC5">
              <w:rPr>
                <w:rFonts w:ascii="Helv" w:eastAsia="Helv" w:hAnsi="Helv" w:cs="Helv"/>
                <w:color w:val="000000"/>
              </w:rPr>
              <w:t xml:space="preserve"> </w:t>
            </w:r>
            <w:r w:rsidRPr="00240AC5">
              <w:rPr>
                <w:rFonts w:ascii="Helv" w:eastAsia="Arial Unicode MS" w:hAnsi="Helv" w:cs="Helv"/>
                <w:color w:val="000000"/>
              </w:rPr>
              <w:t>its</w:t>
            </w:r>
            <w:r w:rsidRPr="00240AC5">
              <w:rPr>
                <w:rFonts w:ascii="Helv" w:eastAsia="Helv" w:hAnsi="Helv" w:cs="Helv"/>
                <w:color w:val="000000"/>
              </w:rPr>
              <w:t xml:space="preserve"> </w:t>
            </w:r>
            <w:r w:rsidRPr="00240AC5">
              <w:rPr>
                <w:rFonts w:ascii="Helv" w:eastAsia="Arial Unicode MS" w:hAnsi="Helv" w:cs="Helv"/>
                <w:color w:val="000000"/>
              </w:rPr>
              <w:t>value (so even if the textNumberPadCharacter is 0, data containing 0000 will be trimmed to 0, not empty string.</w:t>
            </w:r>
            <w:commentRangeEnd w:id="10340"/>
            <w:r w:rsidRPr="00240AC5">
              <w:rPr>
                <w:rStyle w:val="CommentReference"/>
                <w:rFonts w:eastAsia="Arial Unicode MS"/>
              </w:rPr>
              <w:commentReference w:id="10340"/>
            </w:r>
          </w:p>
          <w:p w14:paraId="60E5BCE1" w14:textId="2312A5D1" w:rsidR="00871705" w:rsidRPr="00240AC5" w:rsidRDefault="0025238D" w:rsidP="00D46C4F">
            <w:pPr>
              <w:rPr>
                <w:rFonts w:eastAsia="Arial Unicode MS"/>
              </w:rPr>
            </w:pPr>
            <w:ins w:id="10341" w:author="mbeckerle" w:date="2012-04-22T19:12:00Z">
              <w:r w:rsidRPr="00240AC5">
                <w:rPr>
                  <w:rFonts w:eastAsia="Arial Unicode MS"/>
                </w:rPr>
                <w:t>The string literal value is restricted in the same way as described in “</w:t>
              </w:r>
            </w:ins>
            <w:ins w:id="10342" w:author="mbeckerle" w:date="2013-07-24T08:52:00Z">
              <w:r w:rsidR="00381C87">
                <w:rPr>
                  <w:rFonts w:eastAsia="Arial Unicode MS"/>
                </w:rPr>
                <w:t xml:space="preserve">Pad </w:t>
              </w:r>
            </w:ins>
            <w:ins w:id="10343" w:author="mbeckerle" w:date="2013-07-24T08:53:00Z">
              <w:r w:rsidR="00381C87">
                <w:rPr>
                  <w:rFonts w:eastAsia="Arial Unicode MS"/>
                </w:rPr>
                <w:t>C</w:t>
              </w:r>
            </w:ins>
            <w:ins w:id="10344" w:author="mbeckerle" w:date="2013-07-24T08:52:00Z">
              <w:r w:rsidR="00381C87">
                <w:rPr>
                  <w:rFonts w:eastAsia="Arial Unicode MS"/>
                </w:rPr>
                <w:t>haracter</w:t>
              </w:r>
            </w:ins>
            <w:commentRangeStart w:id="10345"/>
            <w:ins w:id="10346" w:author="mbeckerle" w:date="2012-04-22T19:12:00Z">
              <w:r w:rsidRPr="00240AC5">
                <w:rPr>
                  <w:rFonts w:eastAsia="Arial Unicode MS"/>
                </w:rPr>
                <w:t xml:space="preserve"> Restrictions</w:t>
              </w:r>
              <w:commentRangeEnd w:id="10345"/>
              <w:r>
                <w:rPr>
                  <w:rStyle w:val="CommentReference"/>
                </w:rPr>
                <w:commentReference w:id="10345"/>
              </w:r>
              <w:r w:rsidRPr="00240AC5">
                <w:rPr>
                  <w:rFonts w:eastAsia="Arial Unicode MS"/>
                </w:rPr>
                <w:t xml:space="preserve">” in the description of the </w:t>
              </w:r>
              <w:commentRangeStart w:id="10347"/>
              <w:r w:rsidRPr="00240AC5">
                <w:rPr>
                  <w:rFonts w:eastAsia="Arial"/>
                </w:rPr>
                <w:t>textStringPadCharacter</w:t>
              </w:r>
              <w:commentRangeEnd w:id="10347"/>
              <w:r w:rsidRPr="00240AC5">
                <w:rPr>
                  <w:rStyle w:val="CommentReference"/>
                  <w:rFonts w:eastAsia="Arial Unicode MS"/>
                </w:rPr>
                <w:commentReference w:id="10347"/>
              </w:r>
              <w:r w:rsidRPr="00240AC5">
                <w:rPr>
                  <w:rFonts w:eastAsia="Arial Unicode MS"/>
                </w:rPr>
                <w:t xml:space="preserve"> property.</w:t>
              </w:r>
            </w:ins>
            <w:commentRangeStart w:id="10348"/>
            <w:del w:id="10349" w:author="mbeckerle" w:date="2012-04-22T19:12:00Z">
              <w:r w:rsidR="00D67874" w:rsidRPr="00240AC5" w:rsidDel="0025238D">
                <w:rPr>
                  <w:rFonts w:eastAsia="Arial"/>
                </w:rPr>
                <w:delText></w:delText>
              </w:r>
              <w:r w:rsidR="00D67874" w:rsidRPr="00240AC5" w:rsidDel="0025238D">
                <w:rPr>
                  <w:rFonts w:eastAsia="Arial"/>
                </w:rPr>
                <w:delText></w:delText>
              </w:r>
              <w:r w:rsidR="00D67874" w:rsidRPr="00240AC5" w:rsidDel="0025238D">
                <w:rPr>
                  <w:rFonts w:eastAsia="Arial"/>
                </w:rPr>
                <w:delText></w:delText>
              </w:r>
              <w:r w:rsidR="00D67874" w:rsidRPr="00240AC5" w:rsidDel="0025238D">
                <w:rPr>
                  <w:rFonts w:eastAsia="Arial"/>
                </w:rPr>
                <w:delText></w:delText>
              </w:r>
              <w:r w:rsidR="00D67874" w:rsidRPr="00240AC5" w:rsidDel="0025238D">
                <w:rPr>
                  <w:rFonts w:eastAsia="Arial"/>
                </w:rPr>
                <w:delText></w:delText>
              </w:r>
              <w:r w:rsidR="00D67874" w:rsidRPr="00240AC5" w:rsidDel="0025238D">
                <w:rPr>
                  <w:rFonts w:eastAsia="Arial"/>
                </w:rPr>
                <w:delText></w:delText>
              </w:r>
              <w:r w:rsidR="00D67874" w:rsidRPr="00240AC5" w:rsidDel="0025238D">
                <w:rPr>
                  <w:rFonts w:eastAsia="Arial"/>
                </w:rPr>
                <w:delText></w:delText>
              </w:r>
              <w:r w:rsidR="00D67874" w:rsidRPr="00240AC5" w:rsidDel="0025238D">
                <w:rPr>
                  <w:rFonts w:eastAsia="Arial"/>
                </w:rPr>
                <w:delText></w:delText>
              </w:r>
              <w:r w:rsidR="00D67874" w:rsidRPr="00240AC5" w:rsidDel="0025238D">
                <w:rPr>
                  <w:rFonts w:eastAsia="Arial"/>
                </w:rPr>
                <w:delText></w:delText>
              </w:r>
              <w:r w:rsidR="00D67874" w:rsidRPr="00240AC5" w:rsidDel="0025238D">
                <w:rPr>
                  <w:rFonts w:eastAsia="Arial"/>
                </w:rPr>
                <w:delText></w:delText>
              </w:r>
              <w:r w:rsidR="00D67874" w:rsidRPr="00240AC5" w:rsidDel="0025238D">
                <w:rPr>
                  <w:rFonts w:eastAsia="Arial"/>
                </w:rPr>
                <w:delText></w:delText>
              </w:r>
              <w:r w:rsidR="00D67874" w:rsidRPr="00240AC5" w:rsidDel="0025238D">
                <w:rPr>
                  <w:rFonts w:eastAsia="Arial"/>
                </w:rPr>
                <w:delText></w:delText>
              </w:r>
              <w:r w:rsidR="00D67874" w:rsidRPr="00240AC5" w:rsidDel="0025238D">
                <w:rPr>
                  <w:rFonts w:eastAsia="Arial"/>
                </w:rPr>
                <w:delText></w:delText>
              </w:r>
              <w:r w:rsidR="00D67874" w:rsidRPr="00240AC5" w:rsidDel="0025238D">
                <w:rPr>
                  <w:rFonts w:eastAsia="Arial"/>
                </w:rPr>
                <w:delText></w:delText>
              </w:r>
              <w:r w:rsidR="00D67874" w:rsidRPr="00240AC5" w:rsidDel="0025238D">
                <w:rPr>
                  <w:rFonts w:eastAsia="Arial"/>
                </w:rPr>
                <w:delText></w:delText>
              </w:r>
              <w:r w:rsidR="00D67874" w:rsidRPr="00240AC5" w:rsidDel="0025238D">
                <w:rPr>
                  <w:rFonts w:eastAsia="Arial"/>
                </w:rPr>
                <w:delText></w:delText>
              </w:r>
              <w:r w:rsidR="00D67874" w:rsidRPr="00240AC5" w:rsidDel="0025238D">
                <w:rPr>
                  <w:rFonts w:eastAsia="Arial"/>
                </w:rPr>
                <w:delText></w:delText>
              </w:r>
              <w:r w:rsidR="00D67874" w:rsidRPr="00240AC5" w:rsidDel="0025238D">
                <w:rPr>
                  <w:rFonts w:eastAsia="Arial"/>
                </w:rPr>
                <w:delText></w:delText>
              </w:r>
              <w:r w:rsidR="00D67874" w:rsidRPr="00240AC5" w:rsidDel="0025238D">
                <w:rPr>
                  <w:rFonts w:eastAsia="Arial"/>
                </w:rPr>
                <w:delText></w:delText>
              </w:r>
              <w:r w:rsidR="00D67874" w:rsidRPr="00240AC5" w:rsidDel="0025238D">
                <w:rPr>
                  <w:rFonts w:eastAsia="Arial"/>
                </w:rPr>
                <w:delText></w:delText>
              </w:r>
              <w:r w:rsidR="00D67874" w:rsidRPr="00240AC5" w:rsidDel="0025238D">
                <w:rPr>
                  <w:rFonts w:eastAsia="Arial"/>
                </w:rPr>
                <w:delText></w:delText>
              </w:r>
              <w:r w:rsidR="00D67874" w:rsidRPr="00240AC5" w:rsidDel="0025238D">
                <w:rPr>
                  <w:rFonts w:eastAsia="Arial"/>
                </w:rPr>
                <w:delText></w:delText>
              </w:r>
              <w:r w:rsidR="00D67874" w:rsidRPr="00240AC5" w:rsidDel="0025238D">
                <w:rPr>
                  <w:rFonts w:eastAsia="Arial"/>
                </w:rPr>
                <w:delText></w:delText>
              </w:r>
              <w:r w:rsidR="00D67874" w:rsidRPr="00240AC5" w:rsidDel="0025238D">
                <w:rPr>
                  <w:rFonts w:eastAsia="Arial"/>
                </w:rPr>
                <w:delText></w:delText>
              </w:r>
              <w:r w:rsidR="00D67874" w:rsidRPr="00240AC5" w:rsidDel="0025238D">
                <w:rPr>
                  <w:rFonts w:eastAsia="Arial"/>
                </w:rPr>
                <w:delText></w:delText>
              </w:r>
              <w:r w:rsidR="00D67874" w:rsidRPr="00240AC5" w:rsidDel="0025238D">
                <w:rPr>
                  <w:rFonts w:eastAsia="Arial"/>
                </w:rPr>
                <w:delText></w:delText>
              </w:r>
              <w:r w:rsidR="00D67874" w:rsidRPr="00240AC5" w:rsidDel="0025238D">
                <w:rPr>
                  <w:rFonts w:eastAsia="Arial"/>
                </w:rPr>
                <w:delText></w:delText>
              </w:r>
              <w:r w:rsidR="00D67874" w:rsidRPr="00240AC5" w:rsidDel="0025238D">
                <w:rPr>
                  <w:rFonts w:eastAsia="Arial"/>
                </w:rPr>
                <w:delText></w:delText>
              </w:r>
              <w:r w:rsidR="00D67874" w:rsidRPr="00240AC5" w:rsidDel="0025238D">
                <w:rPr>
                  <w:rFonts w:eastAsia="Arial"/>
                </w:rPr>
                <w:delText></w:delText>
              </w:r>
              <w:r w:rsidR="00D67874" w:rsidRPr="00240AC5" w:rsidDel="0025238D">
                <w:rPr>
                  <w:rFonts w:eastAsia="Arial"/>
                </w:rPr>
                <w:delText></w:delText>
              </w:r>
              <w:r w:rsidR="00D67874" w:rsidRPr="00240AC5" w:rsidDel="0025238D">
                <w:rPr>
                  <w:rFonts w:eastAsia="Arial"/>
                </w:rPr>
                <w:delText></w:delText>
              </w:r>
              <w:r w:rsidR="00D67874" w:rsidRPr="00240AC5" w:rsidDel="0025238D">
                <w:rPr>
                  <w:rFonts w:eastAsia="Arial"/>
                </w:rPr>
                <w:delText></w:delText>
              </w:r>
              <w:r w:rsidR="00D67874" w:rsidRPr="00240AC5" w:rsidDel="0025238D">
                <w:rPr>
                  <w:rFonts w:eastAsia="Arial"/>
                </w:rPr>
                <w:delText></w:delText>
              </w:r>
              <w:r w:rsidR="00D67874" w:rsidRPr="00240AC5" w:rsidDel="0025238D">
                <w:rPr>
                  <w:rFonts w:eastAsia="Arial"/>
                </w:rPr>
                <w:delText></w:delText>
              </w:r>
              <w:r w:rsidR="00D67874" w:rsidRPr="00240AC5" w:rsidDel="0025238D">
                <w:rPr>
                  <w:rFonts w:eastAsia="Arial"/>
                </w:rPr>
                <w:delText></w:delText>
              </w:r>
              <w:r w:rsidR="00D67874" w:rsidRPr="00240AC5" w:rsidDel="0025238D">
                <w:rPr>
                  <w:rFonts w:eastAsia="Arial"/>
                </w:rPr>
                <w:delText></w:delText>
              </w:r>
              <w:r w:rsidR="00D67874" w:rsidRPr="00240AC5" w:rsidDel="0025238D">
                <w:rPr>
                  <w:rFonts w:eastAsia="Arial"/>
                </w:rPr>
                <w:delText></w:delText>
              </w:r>
              <w:r w:rsidR="00D67874" w:rsidRPr="00240AC5" w:rsidDel="0025238D">
                <w:rPr>
                  <w:rFonts w:eastAsia="Arial"/>
                </w:rPr>
                <w:delText></w:delText>
              </w:r>
              <w:r w:rsidR="00D67874" w:rsidRPr="00240AC5" w:rsidDel="0025238D">
                <w:rPr>
                  <w:rFonts w:eastAsia="Arial"/>
                </w:rPr>
                <w:delText></w:delText>
              </w:r>
              <w:r w:rsidR="00D67874" w:rsidRPr="00240AC5" w:rsidDel="0025238D">
                <w:rPr>
                  <w:rFonts w:eastAsia="Arial"/>
                </w:rPr>
                <w:delText></w:delText>
              </w:r>
              <w:r w:rsidR="00D67874" w:rsidRPr="00240AC5" w:rsidDel="0025238D">
                <w:rPr>
                  <w:rFonts w:eastAsia="Arial"/>
                </w:rPr>
                <w:delText></w:delText>
              </w:r>
              <w:r w:rsidR="00D67874" w:rsidRPr="00240AC5" w:rsidDel="0025238D">
                <w:rPr>
                  <w:rFonts w:eastAsia="Arial"/>
                </w:rPr>
                <w:delText></w:delText>
              </w:r>
              <w:r w:rsidR="00D67874" w:rsidRPr="00240AC5" w:rsidDel="0025238D">
                <w:rPr>
                  <w:rFonts w:eastAsia="Arial"/>
                </w:rPr>
                <w:delText></w:delText>
              </w:r>
              <w:r w:rsidR="00D67874" w:rsidRPr="00240AC5" w:rsidDel="0025238D">
                <w:rPr>
                  <w:rFonts w:eastAsia="Arial"/>
                </w:rPr>
                <w:delText></w:delText>
              </w:r>
              <w:r w:rsidR="00D67874" w:rsidRPr="00240AC5" w:rsidDel="0025238D">
                <w:rPr>
                  <w:rFonts w:eastAsia="Arial"/>
                </w:rPr>
                <w:delText></w:delText>
              </w:r>
              <w:r w:rsidR="00D67874" w:rsidRPr="00240AC5" w:rsidDel="0025238D">
                <w:rPr>
                  <w:rFonts w:eastAsia="Arial"/>
                </w:rPr>
                <w:delText></w:delText>
              </w:r>
              <w:r w:rsidR="00D67874" w:rsidRPr="00240AC5" w:rsidDel="0025238D">
                <w:rPr>
                  <w:rFonts w:eastAsia="Arial"/>
                </w:rPr>
                <w:delText></w:delText>
              </w:r>
              <w:r w:rsidR="00D67874" w:rsidRPr="00240AC5" w:rsidDel="0025238D">
                <w:rPr>
                  <w:rFonts w:eastAsia="Arial"/>
                </w:rPr>
                <w:delText></w:delText>
              </w:r>
              <w:r w:rsidR="00D67874" w:rsidRPr="00240AC5" w:rsidDel="0025238D">
                <w:rPr>
                  <w:rFonts w:eastAsia="Arial"/>
                </w:rPr>
                <w:delText></w:delText>
              </w:r>
              <w:r w:rsidR="00D67874" w:rsidRPr="00240AC5" w:rsidDel="0025238D">
                <w:rPr>
                  <w:rFonts w:eastAsia="Arial"/>
                </w:rPr>
                <w:delText></w:delText>
              </w:r>
              <w:r w:rsidR="00D67874" w:rsidRPr="00240AC5" w:rsidDel="0025238D">
                <w:rPr>
                  <w:rFonts w:eastAsia="Arial"/>
                </w:rPr>
                <w:delText></w:delText>
              </w:r>
              <w:r w:rsidR="00D67874" w:rsidRPr="00240AC5" w:rsidDel="0025238D">
                <w:rPr>
                  <w:rFonts w:eastAsia="Arial"/>
                </w:rPr>
                <w:delText></w:delText>
              </w:r>
              <w:r w:rsidR="00D67874" w:rsidRPr="00240AC5" w:rsidDel="0025238D">
                <w:rPr>
                  <w:rFonts w:eastAsia="Arial"/>
                </w:rPr>
                <w:delText></w:delText>
              </w:r>
              <w:r w:rsidR="00D67874" w:rsidRPr="00240AC5" w:rsidDel="0025238D">
                <w:rPr>
                  <w:rFonts w:eastAsia="Arial"/>
                </w:rPr>
                <w:delText></w:delText>
              </w:r>
              <w:r w:rsidR="00D67874" w:rsidRPr="00240AC5" w:rsidDel="0025238D">
                <w:rPr>
                  <w:rFonts w:eastAsia="Arial"/>
                </w:rPr>
                <w:delText></w:delText>
              </w:r>
              <w:r w:rsidR="00D67874" w:rsidRPr="00240AC5" w:rsidDel="0025238D">
                <w:rPr>
                  <w:rFonts w:eastAsia="Arial"/>
                </w:rPr>
                <w:delText></w:delText>
              </w:r>
              <w:r w:rsidR="00D67874" w:rsidRPr="00240AC5" w:rsidDel="0025238D">
                <w:rPr>
                  <w:rFonts w:eastAsia="Arial"/>
                </w:rPr>
                <w:delText></w:delText>
              </w:r>
              <w:r w:rsidR="00D67874" w:rsidRPr="00240AC5" w:rsidDel="0025238D">
                <w:rPr>
                  <w:rFonts w:eastAsia="Arial"/>
                </w:rPr>
                <w:delText></w:delText>
              </w:r>
              <w:r w:rsidR="00D67874" w:rsidRPr="00240AC5" w:rsidDel="0025238D">
                <w:rPr>
                  <w:rFonts w:eastAsia="Arial"/>
                </w:rPr>
                <w:delText></w:delText>
              </w:r>
              <w:r w:rsidR="00D67874" w:rsidRPr="00240AC5" w:rsidDel="0025238D">
                <w:rPr>
                  <w:rFonts w:eastAsia="Arial"/>
                </w:rPr>
                <w:delText></w:delText>
              </w:r>
              <w:r w:rsidR="00D67874" w:rsidRPr="00240AC5" w:rsidDel="0025238D">
                <w:rPr>
                  <w:rFonts w:eastAsia="Arial"/>
                </w:rPr>
                <w:delText></w:delText>
              </w:r>
              <w:r w:rsidR="00D67874" w:rsidRPr="00240AC5" w:rsidDel="0025238D">
                <w:rPr>
                  <w:rFonts w:eastAsia="Arial"/>
                </w:rPr>
                <w:delText></w:delText>
              </w:r>
              <w:r w:rsidR="00D67874" w:rsidRPr="00240AC5" w:rsidDel="0025238D">
                <w:rPr>
                  <w:rFonts w:eastAsia="Arial"/>
                </w:rPr>
                <w:delText></w:delText>
              </w:r>
              <w:r w:rsidR="00D67874" w:rsidRPr="00240AC5" w:rsidDel="0025238D">
                <w:rPr>
                  <w:rFonts w:eastAsia="Arial"/>
                </w:rPr>
                <w:delText></w:delText>
              </w:r>
              <w:r w:rsidR="00D67874" w:rsidRPr="00240AC5" w:rsidDel="0025238D">
                <w:rPr>
                  <w:rFonts w:eastAsia="Arial"/>
                </w:rPr>
                <w:delText></w:delText>
              </w:r>
              <w:r w:rsidR="00D67874" w:rsidRPr="00240AC5" w:rsidDel="0025238D">
                <w:rPr>
                  <w:rFonts w:eastAsia="Arial"/>
                </w:rPr>
                <w:delText></w:delText>
              </w:r>
              <w:r w:rsidR="00D67874" w:rsidRPr="00240AC5" w:rsidDel="0025238D">
                <w:rPr>
                  <w:rFonts w:eastAsia="Arial"/>
                </w:rPr>
                <w:delText></w:delText>
              </w:r>
              <w:r w:rsidR="00D67874" w:rsidRPr="00240AC5" w:rsidDel="0025238D">
                <w:rPr>
                  <w:rFonts w:eastAsia="Arial"/>
                </w:rPr>
                <w:delText></w:delText>
              </w:r>
              <w:r w:rsidR="00D67874" w:rsidRPr="00240AC5" w:rsidDel="0025238D">
                <w:rPr>
                  <w:rFonts w:eastAsia="Arial"/>
                </w:rPr>
                <w:delText></w:delText>
              </w:r>
              <w:r w:rsidR="00D67874" w:rsidRPr="00240AC5" w:rsidDel="0025238D">
                <w:rPr>
                  <w:rFonts w:eastAsia="Arial"/>
                </w:rPr>
                <w:delText></w:delText>
              </w:r>
              <w:r w:rsidR="00D67874" w:rsidRPr="00240AC5" w:rsidDel="0025238D">
                <w:rPr>
                  <w:rFonts w:eastAsia="Arial"/>
                </w:rPr>
                <w:delText></w:delText>
              </w:r>
              <w:r w:rsidR="00D67874" w:rsidRPr="00240AC5" w:rsidDel="0025238D">
                <w:rPr>
                  <w:rFonts w:eastAsia="Arial"/>
                </w:rPr>
                <w:delText></w:delText>
              </w:r>
              <w:r w:rsidR="00D67874" w:rsidRPr="00275A32" w:rsidDel="0025238D">
                <w:rPr>
                  <w:rFonts w:eastAsia="Arial"/>
                </w:rPr>
                <w:delText></w:delText>
              </w:r>
              <w:r w:rsidR="00D67874" w:rsidRPr="00275A32" w:rsidDel="0025238D">
                <w:rPr>
                  <w:rFonts w:eastAsia="Arial"/>
                </w:rPr>
                <w:delText></w:delText>
              </w:r>
              <w:r w:rsidR="00D67874" w:rsidRPr="00275A32" w:rsidDel="0025238D">
                <w:rPr>
                  <w:rFonts w:eastAsia="Arial"/>
                </w:rPr>
                <w:delText></w:delText>
              </w:r>
              <w:r w:rsidR="00D67874" w:rsidRPr="00275A32" w:rsidDel="0025238D">
                <w:rPr>
                  <w:rFonts w:eastAsia="Arial"/>
                </w:rPr>
                <w:delText></w:delText>
              </w:r>
              <w:r w:rsidR="00D67874" w:rsidRPr="00275A32" w:rsidDel="0025238D">
                <w:rPr>
                  <w:rFonts w:eastAsia="Arial"/>
                </w:rPr>
                <w:delText></w:delText>
              </w:r>
              <w:r w:rsidR="00D67874" w:rsidRPr="00275A32" w:rsidDel="0025238D">
                <w:rPr>
                  <w:rFonts w:eastAsia="Arial"/>
                </w:rPr>
                <w:delText></w:delText>
              </w:r>
              <w:r w:rsidR="00D67874" w:rsidRPr="00275A32" w:rsidDel="0025238D">
                <w:rPr>
                  <w:rFonts w:eastAsia="Arial"/>
                </w:rPr>
                <w:delText></w:delText>
              </w:r>
              <w:r w:rsidR="00D67874" w:rsidRPr="00275A32" w:rsidDel="0025238D">
                <w:rPr>
                  <w:rFonts w:eastAsia="Arial"/>
                </w:rPr>
                <w:delText></w:delText>
              </w:r>
              <w:r w:rsidR="00D67874" w:rsidRPr="00275A32" w:rsidDel="0025238D">
                <w:rPr>
                  <w:rFonts w:eastAsia="Arial"/>
                </w:rPr>
                <w:delText></w:delText>
              </w:r>
              <w:r w:rsidR="00D67874" w:rsidRPr="00275A32" w:rsidDel="0025238D">
                <w:rPr>
                  <w:rFonts w:eastAsia="Arial"/>
                </w:rPr>
                <w:delText></w:delText>
              </w:r>
              <w:r w:rsidR="00D67874" w:rsidRPr="00275A32" w:rsidDel="0025238D">
                <w:rPr>
                  <w:rFonts w:eastAsia="Arial"/>
                </w:rPr>
                <w:delText></w:delText>
              </w:r>
              <w:r w:rsidR="00D67874" w:rsidRPr="00275A32" w:rsidDel="0025238D">
                <w:rPr>
                  <w:rFonts w:eastAsia="Arial"/>
                </w:rPr>
                <w:delText></w:delText>
              </w:r>
              <w:r w:rsidR="00D67874" w:rsidRPr="00275A32" w:rsidDel="0025238D">
                <w:rPr>
                  <w:rFonts w:eastAsia="Arial"/>
                </w:rPr>
                <w:delText></w:delText>
              </w:r>
              <w:r w:rsidR="00D67874" w:rsidRPr="00275A32" w:rsidDel="0025238D">
                <w:rPr>
                  <w:rFonts w:eastAsia="Arial"/>
                </w:rPr>
                <w:delText></w:delText>
              </w:r>
              <w:r w:rsidR="00D67874" w:rsidRPr="00275A32" w:rsidDel="0025238D">
                <w:rPr>
                  <w:rFonts w:eastAsia="Arial"/>
                </w:rPr>
                <w:delText></w:delText>
              </w:r>
              <w:r w:rsidR="00D67874" w:rsidRPr="00275A32" w:rsidDel="0025238D">
                <w:rPr>
                  <w:rFonts w:eastAsia="Arial"/>
                </w:rPr>
                <w:delText></w:delText>
              </w:r>
              <w:r w:rsidR="00D67874" w:rsidRPr="00275A32" w:rsidDel="0025238D">
                <w:rPr>
                  <w:rFonts w:eastAsia="Arial"/>
                </w:rPr>
                <w:delText></w:delText>
              </w:r>
              <w:r w:rsidR="00D67874" w:rsidRPr="00275A32" w:rsidDel="0025238D">
                <w:rPr>
                  <w:rFonts w:eastAsia="Arial"/>
                </w:rPr>
                <w:delText></w:delText>
              </w:r>
              <w:r w:rsidR="00D67874" w:rsidRPr="00275A32" w:rsidDel="0025238D">
                <w:rPr>
                  <w:rFonts w:eastAsia="Arial"/>
                </w:rPr>
                <w:delText></w:delText>
              </w:r>
              <w:r w:rsidR="00D67874" w:rsidRPr="00275A32" w:rsidDel="0025238D">
                <w:rPr>
                  <w:rFonts w:eastAsia="Arial"/>
                </w:rPr>
                <w:delText></w:delText>
              </w:r>
              <w:r w:rsidR="00D67874" w:rsidRPr="00275A32" w:rsidDel="0025238D">
                <w:rPr>
                  <w:rFonts w:eastAsia="Arial"/>
                </w:rPr>
                <w:delText></w:delText>
              </w:r>
              <w:r w:rsidR="00D67874" w:rsidRPr="00275A32" w:rsidDel="0025238D">
                <w:rPr>
                  <w:rFonts w:eastAsia="Arial"/>
                </w:rPr>
                <w:delText></w:delText>
              </w:r>
              <w:r w:rsidR="00D67874" w:rsidRPr="00275A32" w:rsidDel="0025238D">
                <w:rPr>
                  <w:rFonts w:eastAsia="Arial"/>
                </w:rPr>
                <w:delText></w:delText>
              </w:r>
              <w:r w:rsidR="00D67874" w:rsidRPr="00275A32" w:rsidDel="0025238D">
                <w:rPr>
                  <w:rFonts w:eastAsia="Arial"/>
                </w:rPr>
                <w:delText></w:delText>
              </w:r>
              <w:r w:rsidR="00D67874" w:rsidRPr="00275A32" w:rsidDel="0025238D">
                <w:rPr>
                  <w:rFonts w:eastAsia="Arial"/>
                </w:rPr>
                <w:delText></w:delText>
              </w:r>
              <w:r w:rsidR="00D67874" w:rsidRPr="00275A32" w:rsidDel="0025238D">
                <w:rPr>
                  <w:rFonts w:eastAsia="Arial"/>
                </w:rPr>
                <w:delText></w:delText>
              </w:r>
              <w:r w:rsidR="00D67874" w:rsidRPr="00275A32" w:rsidDel="0025238D">
                <w:rPr>
                  <w:rFonts w:eastAsia="Arial"/>
                </w:rPr>
                <w:delText></w:delText>
              </w:r>
              <w:r w:rsidR="00D67874" w:rsidRPr="00275A32" w:rsidDel="0025238D">
                <w:rPr>
                  <w:rFonts w:eastAsia="Arial"/>
                </w:rPr>
                <w:delText></w:delText>
              </w:r>
              <w:r w:rsidR="00D67874" w:rsidRPr="00275A32" w:rsidDel="0025238D">
                <w:rPr>
                  <w:rFonts w:eastAsia="Arial"/>
                </w:rPr>
                <w:delText></w:delText>
              </w:r>
              <w:r w:rsidR="00D67874" w:rsidRPr="00275A32" w:rsidDel="0025238D">
                <w:rPr>
                  <w:rFonts w:eastAsia="Arial"/>
                </w:rPr>
                <w:delText></w:delText>
              </w:r>
              <w:r w:rsidR="00D67874" w:rsidRPr="00275A32" w:rsidDel="0025238D">
                <w:rPr>
                  <w:rFonts w:eastAsia="Arial"/>
                </w:rPr>
                <w:delText></w:delText>
              </w:r>
              <w:r w:rsidR="00D67874" w:rsidRPr="00275A32" w:rsidDel="0025238D">
                <w:rPr>
                  <w:rFonts w:eastAsia="Arial"/>
                </w:rPr>
                <w:delText></w:delText>
              </w:r>
              <w:r w:rsidR="00D67874" w:rsidRPr="00275A32" w:rsidDel="0025238D">
                <w:rPr>
                  <w:rFonts w:eastAsia="Arial"/>
                </w:rPr>
                <w:delText></w:delText>
              </w:r>
              <w:r w:rsidR="00D67874" w:rsidRPr="00275A32" w:rsidDel="0025238D">
                <w:rPr>
                  <w:rFonts w:eastAsia="Arial"/>
                </w:rPr>
                <w:delText></w:delText>
              </w:r>
              <w:r w:rsidR="00D67874" w:rsidRPr="00275A32" w:rsidDel="0025238D">
                <w:rPr>
                  <w:rFonts w:eastAsia="Arial"/>
                </w:rPr>
                <w:delText></w:delText>
              </w:r>
              <w:r w:rsidR="00D67874" w:rsidRPr="00275A32" w:rsidDel="0025238D">
                <w:rPr>
                  <w:rFonts w:eastAsia="Arial"/>
                </w:rPr>
                <w:delText></w:delText>
              </w:r>
              <w:r w:rsidR="00D67874" w:rsidRPr="00275A32" w:rsidDel="0025238D">
                <w:rPr>
                  <w:rFonts w:eastAsia="Arial"/>
                </w:rPr>
                <w:delText></w:delText>
              </w:r>
              <w:r w:rsidR="00D67874" w:rsidRPr="00275A32" w:rsidDel="0025238D">
                <w:rPr>
                  <w:rFonts w:eastAsia="Arial"/>
                </w:rPr>
                <w:delText></w:delText>
              </w:r>
              <w:r w:rsidR="00D67874" w:rsidRPr="00275A32" w:rsidDel="0025238D">
                <w:rPr>
                  <w:rFonts w:eastAsia="Arial"/>
                </w:rPr>
                <w:delText></w:delText>
              </w:r>
              <w:r w:rsidR="00D67874" w:rsidRPr="00275A32" w:rsidDel="0025238D">
                <w:rPr>
                  <w:rFonts w:eastAsia="Arial"/>
                </w:rPr>
                <w:delText></w:delText>
              </w:r>
              <w:r w:rsidR="00D67874" w:rsidRPr="00275A32" w:rsidDel="0025238D">
                <w:rPr>
                  <w:rFonts w:eastAsia="Arial"/>
                </w:rPr>
                <w:delText></w:delText>
              </w:r>
              <w:r w:rsidR="00D67874" w:rsidRPr="00240AC5" w:rsidDel="0025238D">
                <w:rPr>
                  <w:rFonts w:eastAsia="Arial"/>
                </w:rPr>
                <w:delText></w:delText>
              </w:r>
              <w:r w:rsidR="00D67874" w:rsidRPr="00240AC5" w:rsidDel="0025238D">
                <w:rPr>
                  <w:rFonts w:eastAsia="Arial"/>
                </w:rPr>
                <w:delText></w:delText>
              </w:r>
              <w:r w:rsidR="00D67874" w:rsidRPr="00240AC5" w:rsidDel="0025238D">
                <w:rPr>
                  <w:rFonts w:eastAsia="Arial"/>
                </w:rPr>
                <w:delText></w:delText>
              </w:r>
              <w:r w:rsidR="00D67874" w:rsidRPr="00240AC5" w:rsidDel="0025238D">
                <w:rPr>
                  <w:rFonts w:eastAsia="Arial"/>
                </w:rPr>
                <w:delText></w:delText>
              </w:r>
              <w:r w:rsidR="00D67874" w:rsidRPr="00240AC5" w:rsidDel="0025238D">
                <w:rPr>
                  <w:rFonts w:eastAsia="Arial"/>
                </w:rPr>
                <w:delText></w:delText>
              </w:r>
              <w:r w:rsidR="00D67874" w:rsidRPr="00240AC5" w:rsidDel="0025238D">
                <w:rPr>
                  <w:rFonts w:eastAsia="Arial"/>
                </w:rPr>
                <w:delText></w:delText>
              </w:r>
              <w:r w:rsidR="00D67874" w:rsidRPr="00240AC5" w:rsidDel="0025238D">
                <w:rPr>
                  <w:rFonts w:eastAsia="Arial"/>
                </w:rPr>
                <w:delText></w:delText>
              </w:r>
              <w:r w:rsidR="00D67874" w:rsidRPr="00240AC5" w:rsidDel="0025238D">
                <w:rPr>
                  <w:rFonts w:eastAsia="Arial"/>
                </w:rPr>
                <w:delText></w:delText>
              </w:r>
              <w:r w:rsidR="00D67874" w:rsidRPr="00240AC5" w:rsidDel="0025238D">
                <w:rPr>
                  <w:rFonts w:eastAsia="Arial"/>
                </w:rPr>
                <w:delText></w:delText>
              </w:r>
              <w:r w:rsidR="00D67874" w:rsidRPr="00240AC5" w:rsidDel="0025238D">
                <w:rPr>
                  <w:rFonts w:eastAsia="Arial"/>
                </w:rPr>
                <w:delText></w:delText>
              </w:r>
              <w:r w:rsidR="00D67874" w:rsidRPr="00240AC5" w:rsidDel="0025238D">
                <w:rPr>
                  <w:rFonts w:eastAsia="Arial"/>
                </w:rPr>
                <w:delText></w:delText>
              </w:r>
              <w:r w:rsidR="00D67874" w:rsidRPr="00240AC5" w:rsidDel="0025238D">
                <w:rPr>
                  <w:rFonts w:eastAsia="Arial"/>
                </w:rPr>
                <w:delText></w:delText>
              </w:r>
              <w:r w:rsidR="00D67874" w:rsidRPr="00240AC5" w:rsidDel="0025238D">
                <w:rPr>
                  <w:rFonts w:eastAsia="Arial"/>
                </w:rPr>
                <w:delText></w:delText>
              </w:r>
              <w:r w:rsidR="00D67874" w:rsidRPr="00240AC5" w:rsidDel="0025238D">
                <w:rPr>
                  <w:rFonts w:eastAsia="Arial"/>
                </w:rPr>
                <w:delText></w:delText>
              </w:r>
              <w:r w:rsidR="00D67874" w:rsidRPr="00240AC5" w:rsidDel="0025238D">
                <w:rPr>
                  <w:rFonts w:eastAsia="Arial"/>
                </w:rPr>
                <w:delText></w:delText>
              </w:r>
              <w:r w:rsidR="00D67874" w:rsidRPr="00240AC5" w:rsidDel="0025238D">
                <w:rPr>
                  <w:rFonts w:eastAsia="Arial"/>
                </w:rPr>
                <w:delText></w:delText>
              </w:r>
              <w:r w:rsidR="00D67874" w:rsidRPr="00240AC5" w:rsidDel="0025238D">
                <w:rPr>
                  <w:rFonts w:eastAsia="Arial"/>
                </w:rPr>
                <w:delText></w:delText>
              </w:r>
              <w:r w:rsidR="00D67874" w:rsidRPr="00240AC5" w:rsidDel="0025238D">
                <w:rPr>
                  <w:rFonts w:eastAsia="Arial"/>
                </w:rPr>
                <w:delText></w:delText>
              </w:r>
              <w:r w:rsidR="00D67874" w:rsidRPr="00240AC5" w:rsidDel="0025238D">
                <w:rPr>
                  <w:rFonts w:eastAsia="Arial"/>
                </w:rPr>
                <w:delText></w:delText>
              </w:r>
              <w:r w:rsidR="00D67874" w:rsidRPr="00240AC5" w:rsidDel="0025238D">
                <w:rPr>
                  <w:rFonts w:eastAsia="Arial"/>
                </w:rPr>
                <w:delText></w:delText>
              </w:r>
              <w:r w:rsidR="00D67874" w:rsidRPr="00240AC5" w:rsidDel="0025238D">
                <w:rPr>
                  <w:rFonts w:eastAsia="Arial"/>
                </w:rPr>
                <w:delText></w:delText>
              </w:r>
              <w:r w:rsidR="00D67874" w:rsidRPr="00240AC5" w:rsidDel="0025238D">
                <w:rPr>
                  <w:rFonts w:eastAsia="Arial"/>
                </w:rPr>
                <w:delText></w:delText>
              </w:r>
              <w:r w:rsidR="00D67874" w:rsidRPr="00240AC5" w:rsidDel="0025238D">
                <w:rPr>
                  <w:rFonts w:eastAsia="Arial"/>
                </w:rPr>
                <w:delText></w:delText>
              </w:r>
              <w:r w:rsidR="00D67874" w:rsidRPr="00240AC5" w:rsidDel="0025238D">
                <w:rPr>
                  <w:rFonts w:eastAsia="Arial"/>
                </w:rPr>
                <w:delText></w:delText>
              </w:r>
              <w:r w:rsidR="00D67874" w:rsidRPr="00240AC5" w:rsidDel="0025238D">
                <w:rPr>
                  <w:rFonts w:eastAsia="Arial"/>
                </w:rPr>
                <w:delText></w:delText>
              </w:r>
              <w:r w:rsidR="00D67874" w:rsidRPr="00240AC5" w:rsidDel="0025238D">
                <w:rPr>
                  <w:rFonts w:eastAsia="Arial"/>
                </w:rPr>
                <w:delText></w:delText>
              </w:r>
              <w:r w:rsidR="00D67874" w:rsidRPr="00240AC5" w:rsidDel="0025238D">
                <w:rPr>
                  <w:rFonts w:eastAsia="Arial"/>
                </w:rPr>
                <w:delText></w:delText>
              </w:r>
              <w:r w:rsidR="00D67874" w:rsidRPr="00240AC5" w:rsidDel="0025238D">
                <w:rPr>
                  <w:rFonts w:eastAsia="Arial"/>
                </w:rPr>
                <w:delText></w:delText>
              </w:r>
              <w:r w:rsidR="00D67874" w:rsidRPr="00240AC5" w:rsidDel="0025238D">
                <w:rPr>
                  <w:rFonts w:eastAsia="Arial"/>
                </w:rPr>
                <w:delText></w:delText>
              </w:r>
              <w:r w:rsidR="00D67874" w:rsidRPr="00240AC5" w:rsidDel="0025238D">
                <w:rPr>
                  <w:rFonts w:eastAsia="Arial"/>
                </w:rPr>
                <w:delText></w:delText>
              </w:r>
              <w:r w:rsidR="00D67874" w:rsidRPr="00240AC5" w:rsidDel="0025238D">
                <w:rPr>
                  <w:rFonts w:eastAsia="Arial"/>
                </w:rPr>
                <w:delText></w:delText>
              </w:r>
              <w:r w:rsidR="00D67874" w:rsidRPr="00240AC5" w:rsidDel="0025238D">
                <w:rPr>
                  <w:rFonts w:eastAsia="Arial"/>
                </w:rPr>
                <w:delText></w:delText>
              </w:r>
              <w:r w:rsidR="00D67874" w:rsidRPr="00240AC5" w:rsidDel="0025238D">
                <w:rPr>
                  <w:rFonts w:eastAsia="Arial"/>
                </w:rPr>
                <w:delText></w:delText>
              </w:r>
              <w:r w:rsidR="00D67874" w:rsidRPr="00240AC5" w:rsidDel="0025238D">
                <w:rPr>
                  <w:rFonts w:eastAsia="Arial"/>
                </w:rPr>
                <w:delText></w:delText>
              </w:r>
              <w:r w:rsidR="00D67874" w:rsidRPr="00240AC5" w:rsidDel="0025238D">
                <w:rPr>
                  <w:rFonts w:eastAsia="Arial"/>
                </w:rPr>
                <w:delText></w:delText>
              </w:r>
              <w:r w:rsidR="00D67874" w:rsidRPr="00240AC5" w:rsidDel="0025238D">
                <w:rPr>
                  <w:rFonts w:eastAsia="Arial"/>
                </w:rPr>
                <w:delText></w:delText>
              </w:r>
              <w:r w:rsidR="00D67874" w:rsidRPr="00240AC5" w:rsidDel="0025238D">
                <w:rPr>
                  <w:rFonts w:eastAsia="Arial"/>
                </w:rPr>
                <w:delText></w:delText>
              </w:r>
              <w:r w:rsidR="00D67874" w:rsidRPr="00240AC5" w:rsidDel="0025238D">
                <w:rPr>
                  <w:rFonts w:eastAsia="Arial"/>
                </w:rPr>
                <w:delText></w:delText>
              </w:r>
              <w:r w:rsidR="00D67874" w:rsidRPr="00240AC5" w:rsidDel="0025238D">
                <w:rPr>
                  <w:rFonts w:eastAsia="Arial"/>
                </w:rPr>
                <w:delText></w:delText>
              </w:r>
              <w:r w:rsidR="00D67874" w:rsidRPr="00240AC5" w:rsidDel="0025238D">
                <w:rPr>
                  <w:rFonts w:eastAsia="Arial"/>
                </w:rPr>
                <w:delText></w:delText>
              </w:r>
              <w:r w:rsidR="00D67874" w:rsidRPr="00240AC5" w:rsidDel="0025238D">
                <w:rPr>
                  <w:rFonts w:eastAsia="Arial"/>
                </w:rPr>
                <w:delText></w:delText>
              </w:r>
              <w:r w:rsidR="00D67874" w:rsidRPr="00240AC5" w:rsidDel="0025238D">
                <w:rPr>
                  <w:rFonts w:eastAsia="Arial"/>
                </w:rPr>
                <w:delText></w:delText>
              </w:r>
              <w:r w:rsidR="00D67874" w:rsidRPr="00240AC5" w:rsidDel="0025238D">
                <w:rPr>
                  <w:rFonts w:eastAsia="Arial"/>
                </w:rPr>
                <w:delText></w:delText>
              </w:r>
              <w:r w:rsidR="00D67874" w:rsidRPr="00240AC5" w:rsidDel="0025238D">
                <w:rPr>
                  <w:rFonts w:eastAsia="Arial"/>
                </w:rPr>
                <w:delText></w:delText>
              </w:r>
              <w:r w:rsidR="00D67874" w:rsidRPr="00240AC5" w:rsidDel="0025238D">
                <w:rPr>
                  <w:rFonts w:eastAsia="Arial"/>
                </w:rPr>
                <w:delText></w:delText>
              </w:r>
              <w:r w:rsidR="00D67874" w:rsidRPr="00240AC5" w:rsidDel="0025238D">
                <w:rPr>
                  <w:rFonts w:eastAsia="Arial"/>
                </w:rPr>
                <w:delText></w:delText>
              </w:r>
              <w:r w:rsidR="00D67874" w:rsidRPr="00240AC5" w:rsidDel="0025238D">
                <w:rPr>
                  <w:rFonts w:eastAsia="Arial"/>
                </w:rPr>
                <w:delText></w:delText>
              </w:r>
              <w:r w:rsidR="00D67874" w:rsidRPr="00240AC5" w:rsidDel="0025238D">
                <w:rPr>
                  <w:rFonts w:eastAsia="Arial"/>
                </w:rPr>
                <w:delText></w:delText>
              </w:r>
              <w:r w:rsidR="00D67874" w:rsidRPr="00240AC5" w:rsidDel="0025238D">
                <w:rPr>
                  <w:rFonts w:eastAsia="Arial"/>
                </w:rPr>
                <w:delText></w:delText>
              </w:r>
              <w:r w:rsidR="00D67874" w:rsidRPr="00240AC5" w:rsidDel="0025238D">
                <w:rPr>
                  <w:rFonts w:eastAsia="Arial"/>
                </w:rPr>
                <w:delText></w:delText>
              </w:r>
              <w:r w:rsidR="00D67874" w:rsidRPr="00240AC5" w:rsidDel="0025238D">
                <w:rPr>
                  <w:rFonts w:eastAsia="Arial"/>
                </w:rPr>
                <w:delText></w:delText>
              </w:r>
              <w:r w:rsidR="00D67874" w:rsidRPr="00240AC5" w:rsidDel="0025238D">
                <w:rPr>
                  <w:rFonts w:eastAsia="Arial"/>
                </w:rPr>
                <w:delText></w:delText>
              </w:r>
              <w:r w:rsidR="00D67874" w:rsidRPr="00240AC5" w:rsidDel="0025238D">
                <w:rPr>
                  <w:rFonts w:eastAsia="Arial"/>
                </w:rPr>
                <w:delText></w:delText>
              </w:r>
              <w:r w:rsidR="00D67874" w:rsidRPr="00240AC5" w:rsidDel="0025238D">
                <w:rPr>
                  <w:rFonts w:eastAsia="Arial"/>
                </w:rPr>
                <w:delText></w:delText>
              </w:r>
              <w:r w:rsidR="00D67874" w:rsidRPr="00240AC5" w:rsidDel="0025238D">
                <w:rPr>
                  <w:rFonts w:eastAsia="Arial"/>
                </w:rPr>
                <w:delText></w:delText>
              </w:r>
              <w:r w:rsidR="00D67874" w:rsidRPr="00240AC5" w:rsidDel="0025238D">
                <w:rPr>
                  <w:rFonts w:eastAsia="Arial"/>
                </w:rPr>
                <w:delText></w:delText>
              </w:r>
              <w:r w:rsidR="00D67874" w:rsidRPr="00240AC5" w:rsidDel="0025238D">
                <w:rPr>
                  <w:rFonts w:eastAsia="Arial"/>
                </w:rPr>
                <w:delText></w:delText>
              </w:r>
              <w:r w:rsidR="00D67874" w:rsidRPr="00240AC5" w:rsidDel="0025238D">
                <w:rPr>
                  <w:rFonts w:eastAsia="Arial"/>
                </w:rPr>
                <w:delText></w:delText>
              </w:r>
              <w:r w:rsidR="00D67874" w:rsidRPr="00240AC5" w:rsidDel="0025238D">
                <w:rPr>
                  <w:rFonts w:eastAsia="Arial"/>
                </w:rPr>
                <w:delText></w:delText>
              </w:r>
              <w:r w:rsidR="00D67874" w:rsidRPr="00240AC5" w:rsidDel="0025238D">
                <w:rPr>
                  <w:rFonts w:eastAsia="Arial"/>
                </w:rPr>
                <w:delText></w:delText>
              </w:r>
              <w:commentRangeEnd w:id="10348"/>
              <w:r w:rsidR="008E09C0" w:rsidDel="0025238D">
                <w:rPr>
                  <w:rStyle w:val="CommentReference"/>
                </w:rPr>
                <w:commentReference w:id="10348"/>
              </w:r>
            </w:del>
          </w:p>
          <w:p w14:paraId="688BFC12" w14:textId="77777777" w:rsidR="0046691B" w:rsidRPr="00240AC5" w:rsidRDefault="0046691B" w:rsidP="00D46C4F">
            <w:pPr>
              <w:rPr>
                <w:rFonts w:eastAsia="Arial Unicode MS"/>
              </w:rPr>
            </w:pPr>
            <w:r w:rsidRPr="00240AC5">
              <w:rPr>
                <w:rFonts w:eastAsia="Arial Unicode MS"/>
              </w:rPr>
              <w:t>Annotation: dfdl:element, dfdl:simpleType</w:t>
            </w:r>
          </w:p>
        </w:tc>
      </w:tr>
      <w:tr w:rsidR="006E03A0" w:rsidRPr="00240AC5" w14:paraId="67B3F69F" w14:textId="77777777" w:rsidTr="002479C6">
        <w:trPr>
          <w:trHeight w:val="402"/>
          <w:jc w:val="center"/>
          <w:trPrChange w:id="10350" w:author="mbeckerle" w:date="2013-07-11T19:04:00Z">
            <w:trPr>
              <w:trHeight w:val="402"/>
              <w:jc w:val="center"/>
            </w:trPr>
          </w:trPrChange>
        </w:trPr>
        <w:tc>
          <w:tcPr>
            <w:tcW w:w="1789" w:type="pct"/>
            <w:tcPrChange w:id="10351" w:author="mbeckerle" w:date="2013-07-11T19:04:00Z">
              <w:tcPr>
                <w:tcW w:w="1789" w:type="pct"/>
              </w:tcPr>
            </w:tcPrChange>
          </w:tcPr>
          <w:p w14:paraId="359A2394" w14:textId="77777777" w:rsidR="006E03A0" w:rsidRPr="00240AC5" w:rsidRDefault="00824D18" w:rsidP="00240AC5">
            <w:pPr>
              <w:tabs>
                <w:tab w:val="num" w:pos="360"/>
                <w:tab w:val="num" w:pos="540"/>
              </w:tabs>
              <w:spacing w:before="40" w:after="40"/>
              <w:ind w:left="180" w:hanging="180"/>
              <w:rPr>
                <w:rFonts w:eastAsia="Arial Unicode MS" w:cs="Arial"/>
              </w:rPr>
            </w:pPr>
            <w:r w:rsidRPr="00240AC5">
              <w:rPr>
                <w:rFonts w:eastAsia="Arial Unicode MS"/>
              </w:rPr>
              <w:t>textNumberPattern</w:t>
            </w:r>
          </w:p>
        </w:tc>
        <w:tc>
          <w:tcPr>
            <w:tcW w:w="3211" w:type="pct"/>
            <w:tcPrChange w:id="10352" w:author="mbeckerle" w:date="2013-07-11T19:04:00Z">
              <w:tcPr>
                <w:tcW w:w="3211" w:type="pct"/>
              </w:tcPr>
            </w:tcPrChange>
          </w:tcPr>
          <w:p w14:paraId="7553B204" w14:textId="77777777" w:rsidR="006E03A0" w:rsidRPr="00240AC5" w:rsidRDefault="00293086" w:rsidP="00D46C4F">
            <w:pPr>
              <w:rPr>
                <w:rStyle w:val="TableCellCharChar"/>
                <w:rFonts w:cs="Arial"/>
                <w:sz w:val="20"/>
                <w:szCs w:val="20"/>
              </w:rPr>
            </w:pPr>
            <w:r w:rsidRPr="00240AC5">
              <w:rPr>
                <w:rStyle w:val="TableCellCharChar"/>
                <w:rFonts w:cs="Arial"/>
                <w:sz w:val="20"/>
                <w:szCs w:val="20"/>
              </w:rPr>
              <w:t xml:space="preserve">String </w:t>
            </w:r>
          </w:p>
          <w:p w14:paraId="26E127B6" w14:textId="77777777" w:rsidR="006E03A0" w:rsidRPr="00240AC5" w:rsidRDefault="006E03A0" w:rsidP="00D46C4F">
            <w:pPr>
              <w:rPr>
                <w:rStyle w:val="TableCellCharChar"/>
                <w:sz w:val="20"/>
                <w:szCs w:val="20"/>
              </w:rPr>
            </w:pPr>
            <w:r w:rsidRPr="00240AC5">
              <w:rPr>
                <w:rStyle w:val="TableCellCharChar"/>
                <w:rFonts w:cs="Arial"/>
                <w:sz w:val="20"/>
                <w:szCs w:val="20"/>
              </w:rPr>
              <w:t>Defines the ICU-like pattern that describes the format of the text number. The pattern defines where grouping separators, decimal separators, implied decimal points, exponents, positive signs and negative signs appear. It permi</w:t>
            </w:r>
            <w:r w:rsidRPr="00240AC5">
              <w:rPr>
                <w:rStyle w:val="TableCellCharChar"/>
                <w:sz w:val="20"/>
                <w:szCs w:val="20"/>
              </w:rPr>
              <w:t>ts definition by either digits/fractions or significant digits. Allows rounding.</w:t>
            </w:r>
          </w:p>
          <w:p w14:paraId="26BD2618" w14:textId="77777777" w:rsidR="007E0EA2" w:rsidRPr="00240AC5" w:rsidRDefault="007E0EA2" w:rsidP="00D46C4F">
            <w:pPr>
              <w:rPr>
                <w:rStyle w:val="TableCellCharChar"/>
                <w:rFonts w:cs="Arial"/>
                <w:sz w:val="20"/>
                <w:szCs w:val="20"/>
              </w:rPr>
            </w:pPr>
            <w:r w:rsidRPr="00240AC5">
              <w:rPr>
                <w:rFonts w:eastAsia="Arial Unicode MS"/>
              </w:rPr>
              <w:t>When dfdl:textNumberRep is 'standard' this property only applie</w:t>
            </w:r>
            <w:r w:rsidR="00563988" w:rsidRPr="00240AC5">
              <w:rPr>
                <w:rFonts w:eastAsia="Arial Unicode MS"/>
              </w:rPr>
              <w:t>s</w:t>
            </w:r>
            <w:r w:rsidRPr="00240AC5">
              <w:rPr>
                <w:rFonts w:eastAsia="Arial Unicode MS"/>
              </w:rPr>
              <w:t xml:space="preserve"> when  dfdl:textStandardBase is 10</w:t>
            </w:r>
            <w:r w:rsidR="00516F57" w:rsidRPr="00240AC5">
              <w:rPr>
                <w:rFonts w:eastAsia="Arial Unicode MS"/>
              </w:rPr>
              <w:t>. When</w:t>
            </w:r>
            <w:r w:rsidR="00DA0257" w:rsidRPr="00240AC5">
              <w:rPr>
                <w:rFonts w:eastAsia="Arial Unicode MS"/>
              </w:rPr>
              <w:t xml:space="preserve"> dfdl:textNumberRep is 'standard' and </w:t>
            </w:r>
            <w:r w:rsidR="00516F57" w:rsidRPr="00240AC5">
              <w:rPr>
                <w:rFonts w:eastAsia="Arial Unicode MS"/>
              </w:rPr>
              <w:t xml:space="preserve">dfdl:textStandardBase is not 10 </w:t>
            </w:r>
            <w:r w:rsidR="00DA0257" w:rsidRPr="00240AC5">
              <w:rPr>
                <w:rFonts w:eastAsia="Arial Unicode MS"/>
              </w:rPr>
              <w:t xml:space="preserve">the number is </w:t>
            </w:r>
            <w:r w:rsidR="004E2460" w:rsidRPr="00240AC5">
              <w:rPr>
                <w:rFonts w:eastAsia="Arial Unicode MS"/>
              </w:rPr>
              <w:t>represented as t</w:t>
            </w:r>
            <w:r w:rsidR="00DA0257" w:rsidRPr="00240AC5">
              <w:rPr>
                <w:rFonts w:eastAsia="Arial Unicode MS"/>
              </w:rPr>
              <w:t xml:space="preserve">he  minimum number of characters to represent the digits. </w:t>
            </w:r>
            <w:r w:rsidR="004E2460" w:rsidRPr="00240AC5">
              <w:rPr>
                <w:rFonts w:eastAsia="Arial Unicode MS"/>
              </w:rPr>
              <w:t>There is no sign or virtual decimal point.</w:t>
            </w:r>
          </w:p>
          <w:p w14:paraId="416B2A4E" w14:textId="77777777" w:rsidR="00224B81" w:rsidRPr="00240AC5" w:rsidRDefault="00224B81" w:rsidP="00D46C4F">
            <w:pPr>
              <w:rPr>
                <w:rStyle w:val="TableCellCharChar"/>
                <w:rFonts w:cs="Arial"/>
                <w:sz w:val="20"/>
                <w:szCs w:val="20"/>
              </w:rPr>
            </w:pPr>
            <w:r w:rsidRPr="00240AC5">
              <w:rPr>
                <w:rStyle w:val="TableCellCharChar"/>
                <w:rFonts w:cs="Arial"/>
                <w:sz w:val="20"/>
                <w:szCs w:val="20"/>
              </w:rPr>
              <w:t xml:space="preserve">The syntax of </w:t>
            </w:r>
            <w:r w:rsidR="00C965F1" w:rsidRPr="00240AC5">
              <w:rPr>
                <w:rFonts w:eastAsia="Arial Unicode MS"/>
              </w:rPr>
              <w:t>dfdl:</w:t>
            </w:r>
            <w:r w:rsidR="00824D18" w:rsidRPr="00240AC5">
              <w:rPr>
                <w:rStyle w:val="TableCellCharChar"/>
                <w:rFonts w:cs="Arial"/>
                <w:sz w:val="20"/>
                <w:szCs w:val="20"/>
              </w:rPr>
              <w:t>textNumberPattern</w:t>
            </w:r>
            <w:r w:rsidRPr="00240AC5">
              <w:rPr>
                <w:rStyle w:val="TableCellCharChar"/>
                <w:rFonts w:cs="Arial"/>
                <w:sz w:val="20"/>
                <w:szCs w:val="20"/>
              </w:rPr>
              <w:t xml:space="preserve"> is </w:t>
            </w:r>
            <w:r w:rsidR="00563988" w:rsidRPr="00240AC5">
              <w:rPr>
                <w:rStyle w:val="TableCellCharChar"/>
                <w:rFonts w:cs="Arial"/>
                <w:sz w:val="20"/>
                <w:szCs w:val="20"/>
              </w:rPr>
              <w:t>described</w:t>
            </w:r>
            <w:r w:rsidRPr="00240AC5">
              <w:rPr>
                <w:rStyle w:val="TableCellCharChar"/>
                <w:rFonts w:cs="Arial"/>
                <w:sz w:val="20"/>
                <w:szCs w:val="20"/>
              </w:rPr>
              <w:t xml:space="preserve"> in section </w:t>
            </w:r>
            <w:r w:rsidRPr="00240AC5">
              <w:rPr>
                <w:rStyle w:val="TableCellCharChar"/>
                <w:sz w:val="20"/>
                <w:szCs w:val="20"/>
              </w:rPr>
              <w:fldChar w:fldCharType="begin"/>
            </w:r>
            <w:r w:rsidRPr="00240AC5">
              <w:rPr>
                <w:rStyle w:val="TableCellCharChar"/>
                <w:sz w:val="20"/>
                <w:szCs w:val="20"/>
              </w:rPr>
              <w:instrText xml:space="preserve"> REF _Ref254704660 \r \h </w:instrText>
            </w:r>
            <w:r w:rsidR="008F4FC4" w:rsidRPr="00240AC5">
              <w:rPr>
                <w:rStyle w:val="TableCellCharChar"/>
                <w:sz w:val="20"/>
                <w:szCs w:val="20"/>
              </w:rPr>
              <w:instrText xml:space="preserve"> \* MERGEFORMAT </w:instrText>
            </w:r>
            <w:r w:rsidRPr="00240AC5">
              <w:rPr>
                <w:rStyle w:val="TableCellCharChar"/>
                <w:sz w:val="20"/>
                <w:szCs w:val="20"/>
              </w:rPr>
            </w:r>
            <w:r w:rsidRPr="00240AC5">
              <w:rPr>
                <w:rStyle w:val="TableCellCharChar"/>
                <w:sz w:val="20"/>
                <w:szCs w:val="20"/>
              </w:rPr>
              <w:fldChar w:fldCharType="separate"/>
            </w:r>
            <w:ins w:id="10353" w:author="mbeckerle" w:date="2013-07-10T14:54:00Z">
              <w:r w:rsidR="008B68D7">
                <w:rPr>
                  <w:rStyle w:val="TableCellCharChar"/>
                  <w:sz w:val="20"/>
                  <w:szCs w:val="20"/>
                </w:rPr>
                <w:t>13.6.1</w:t>
              </w:r>
            </w:ins>
            <w:del w:id="10354" w:author="mbeckerle" w:date="2013-07-10T14:51:00Z">
              <w:r w:rsidR="00D04199" w:rsidRPr="00240AC5" w:rsidDel="00D9274F">
                <w:rPr>
                  <w:rStyle w:val="TableCellCharChar"/>
                  <w:sz w:val="20"/>
                  <w:szCs w:val="20"/>
                  <w:cs/>
                </w:rPr>
                <w:delText>‎</w:delText>
              </w:r>
              <w:r w:rsidR="00D04199" w:rsidRPr="00240AC5" w:rsidDel="00D9274F">
                <w:rPr>
                  <w:rStyle w:val="TableCellCharChar"/>
                  <w:sz w:val="20"/>
                  <w:szCs w:val="20"/>
                </w:rPr>
                <w:delText>13.6.1</w:delText>
              </w:r>
            </w:del>
            <w:r w:rsidRPr="00240AC5">
              <w:rPr>
                <w:rStyle w:val="TableCellCharChar"/>
                <w:sz w:val="20"/>
                <w:szCs w:val="20"/>
              </w:rPr>
              <w:fldChar w:fldCharType="end"/>
            </w:r>
            <w:r w:rsidRPr="00240AC5">
              <w:rPr>
                <w:rStyle w:val="TableCellCharChar"/>
                <w:rFonts w:cs="Arial"/>
                <w:sz w:val="20"/>
                <w:szCs w:val="20"/>
              </w:rPr>
              <w:t xml:space="preserve"> </w:t>
            </w:r>
            <w:r w:rsidRPr="00240AC5">
              <w:rPr>
                <w:rStyle w:val="TableCellCharChar"/>
                <w:sz w:val="20"/>
                <w:szCs w:val="20"/>
              </w:rPr>
              <w:fldChar w:fldCharType="begin"/>
            </w:r>
            <w:r w:rsidRPr="00240AC5">
              <w:rPr>
                <w:rStyle w:val="TableCellCharChar"/>
                <w:sz w:val="20"/>
                <w:szCs w:val="20"/>
              </w:rPr>
              <w:instrText xml:space="preserve"> REF _Ref254704660 \h </w:instrText>
            </w:r>
            <w:r w:rsidR="008F4FC4" w:rsidRPr="00240AC5">
              <w:rPr>
                <w:rStyle w:val="TableCellCharChar"/>
                <w:sz w:val="20"/>
                <w:szCs w:val="20"/>
              </w:rPr>
              <w:instrText xml:space="preserve"> \* MERGEFORMAT </w:instrText>
            </w:r>
            <w:r w:rsidRPr="00240AC5">
              <w:rPr>
                <w:rStyle w:val="TableCellCharChar"/>
                <w:sz w:val="20"/>
                <w:szCs w:val="20"/>
              </w:rPr>
            </w:r>
            <w:r w:rsidRPr="00240AC5">
              <w:rPr>
                <w:rStyle w:val="TableCellCharChar"/>
                <w:sz w:val="20"/>
                <w:szCs w:val="20"/>
              </w:rPr>
              <w:fldChar w:fldCharType="separate"/>
            </w:r>
            <w:ins w:id="10355" w:author="mbeckerle" w:date="2013-07-10T14:54:00Z">
              <w:r w:rsidR="008B68D7" w:rsidRPr="008B68D7">
                <w:rPr>
                  <w:rFonts w:eastAsia="Arial Unicode MS"/>
                  <w:rPrChange w:id="10356" w:author="mbeckerle" w:date="2013-07-10T14:54:00Z">
                    <w:rPr/>
                  </w:rPrChange>
                </w:rPr>
                <w:t>The textNumberPattern Property</w:t>
              </w:r>
            </w:ins>
            <w:del w:id="10357" w:author="mbeckerle" w:date="2013-07-10T14:51:00Z">
              <w:r w:rsidR="00D04199" w:rsidRPr="00240AC5" w:rsidDel="00D9274F">
                <w:rPr>
                  <w:rFonts w:eastAsia="Arial Unicode MS"/>
                </w:rPr>
                <w:delText>The textNumberPattern Property</w:delText>
              </w:r>
            </w:del>
            <w:r w:rsidRPr="00240AC5">
              <w:rPr>
                <w:rStyle w:val="TableCellCharChar"/>
                <w:sz w:val="20"/>
                <w:szCs w:val="20"/>
              </w:rPr>
              <w:fldChar w:fldCharType="end"/>
            </w:r>
          </w:p>
          <w:p w14:paraId="4742C608" w14:textId="77777777" w:rsidR="006E03A0" w:rsidRPr="00240AC5" w:rsidRDefault="006E03A0" w:rsidP="00D46C4F">
            <w:pPr>
              <w:rPr>
                <w:rFonts w:eastAsia="Arial Unicode MS"/>
              </w:rPr>
            </w:pPr>
            <w:r w:rsidRPr="00240AC5">
              <w:rPr>
                <w:rFonts w:eastAsia="Arial Unicode MS"/>
              </w:rPr>
              <w:t xml:space="preserve">Annotation: </w:t>
            </w:r>
            <w:r w:rsidRPr="00240AC5">
              <w:rPr>
                <w:rFonts w:eastAsia="MS Mincho" w:cs="Arial"/>
              </w:rPr>
              <w:t xml:space="preserve">dfdl:element, </w:t>
            </w:r>
            <w:r w:rsidRPr="00240AC5">
              <w:rPr>
                <w:rFonts w:eastAsia="Arial Unicode MS"/>
              </w:rPr>
              <w:t>dfdl:simpleType</w:t>
            </w:r>
          </w:p>
        </w:tc>
      </w:tr>
      <w:tr w:rsidR="002479C6" w14:paraId="422ED31A" w14:textId="77777777" w:rsidTr="002479C6">
        <w:trPr>
          <w:trHeight w:val="402"/>
          <w:jc w:val="center"/>
          <w:ins w:id="10358" w:author="mbeckerle" w:date="2013-07-11T19:04:00Z"/>
        </w:trPr>
        <w:tc>
          <w:tcPr>
            <w:tcW w:w="1789" w:type="pct"/>
            <w:tcBorders>
              <w:top w:val="single" w:sz="4" w:space="0" w:color="auto"/>
              <w:left w:val="single" w:sz="4" w:space="0" w:color="auto"/>
              <w:bottom w:val="single" w:sz="4" w:space="0" w:color="auto"/>
              <w:right w:val="single" w:sz="4" w:space="0" w:color="auto"/>
            </w:tcBorders>
          </w:tcPr>
          <w:p w14:paraId="11DC637C" w14:textId="77777777" w:rsidR="002479C6" w:rsidRPr="002479C6" w:rsidRDefault="002479C6" w:rsidP="002479C6">
            <w:pPr>
              <w:tabs>
                <w:tab w:val="num" w:pos="360"/>
                <w:tab w:val="num" w:pos="540"/>
              </w:tabs>
              <w:spacing w:before="40" w:after="40"/>
              <w:ind w:left="180" w:hanging="180"/>
              <w:rPr>
                <w:ins w:id="10359" w:author="mbeckerle" w:date="2013-07-11T19:04:00Z"/>
                <w:rFonts w:eastAsia="Arial Unicode MS"/>
              </w:rPr>
            </w:pPr>
            <w:commentRangeStart w:id="10360"/>
            <w:ins w:id="10361" w:author="mbeckerle" w:date="2013-07-11T19:04:00Z">
              <w:r w:rsidRPr="002479C6">
                <w:rPr>
                  <w:rFonts w:eastAsia="Arial Unicode MS"/>
                </w:rPr>
                <w:t>textNumberRounding</w:t>
              </w:r>
            </w:ins>
            <w:commentRangeEnd w:id="10360"/>
            <w:ins w:id="10362" w:author="mbeckerle" w:date="2013-07-11T19:06:00Z">
              <w:r>
                <w:rPr>
                  <w:rStyle w:val="CommentReference"/>
                </w:rPr>
                <w:commentReference w:id="10360"/>
              </w:r>
            </w:ins>
          </w:p>
        </w:tc>
        <w:tc>
          <w:tcPr>
            <w:tcW w:w="3211" w:type="pct"/>
            <w:tcBorders>
              <w:top w:val="single" w:sz="4" w:space="0" w:color="auto"/>
              <w:left w:val="single" w:sz="4" w:space="0" w:color="auto"/>
              <w:bottom w:val="single" w:sz="4" w:space="0" w:color="auto"/>
              <w:right w:val="single" w:sz="4" w:space="0" w:color="auto"/>
            </w:tcBorders>
          </w:tcPr>
          <w:p w14:paraId="4EE14225" w14:textId="77777777" w:rsidR="002479C6" w:rsidRPr="002479C6" w:rsidRDefault="002479C6" w:rsidP="002479C6">
            <w:pPr>
              <w:rPr>
                <w:ins w:id="10363" w:author="mbeckerle" w:date="2013-07-11T19:04:00Z"/>
                <w:rFonts w:eastAsia="Arial Unicode MS" w:cs="Arial"/>
              </w:rPr>
            </w:pPr>
            <w:ins w:id="10364" w:author="mbeckerle" w:date="2013-07-11T19:04:00Z">
              <w:r w:rsidRPr="002479C6">
                <w:rPr>
                  <w:rFonts w:eastAsia="Arial Unicode MS" w:cs="Arial"/>
                </w:rPr>
                <w:t>Enum</w:t>
              </w:r>
            </w:ins>
          </w:p>
          <w:p w14:paraId="32B364D4" w14:textId="77777777" w:rsidR="002479C6" w:rsidRPr="002479C6" w:rsidRDefault="002479C6" w:rsidP="002479C6">
            <w:pPr>
              <w:rPr>
                <w:ins w:id="10365" w:author="mbeckerle" w:date="2013-07-11T19:04:00Z"/>
                <w:rFonts w:eastAsia="Arial Unicode MS" w:cs="Arial"/>
              </w:rPr>
            </w:pPr>
            <w:ins w:id="10366" w:author="mbeckerle" w:date="2013-07-11T19:04:00Z">
              <w:r w:rsidRPr="002479C6">
                <w:rPr>
                  <w:rFonts w:eastAsia="Arial Unicode MS" w:cs="Arial"/>
                </w:rPr>
                <w:t>Specifies how rounding is controlled during unparsing.</w:t>
              </w:r>
            </w:ins>
          </w:p>
          <w:p w14:paraId="272FD543" w14:textId="77777777" w:rsidR="002479C6" w:rsidRPr="002479C6" w:rsidRDefault="002479C6" w:rsidP="002479C6">
            <w:pPr>
              <w:rPr>
                <w:ins w:id="10367" w:author="mbeckerle" w:date="2013-07-11T19:04:00Z"/>
                <w:rFonts w:eastAsia="Arial Unicode MS" w:cs="Arial"/>
              </w:rPr>
            </w:pPr>
            <w:ins w:id="10368" w:author="mbeckerle" w:date="2013-07-11T19:04:00Z">
              <w:r w:rsidRPr="002479C6">
                <w:rPr>
                  <w:rFonts w:eastAsia="Arial Unicode MS" w:cs="Arial"/>
                </w:rPr>
                <w:t>Valid values ‘pattern', 'explicit'</w:t>
              </w:r>
            </w:ins>
          </w:p>
          <w:p w14:paraId="71152050" w14:textId="77777777" w:rsidR="002479C6" w:rsidRPr="002479C6" w:rsidRDefault="002479C6" w:rsidP="002479C6">
            <w:pPr>
              <w:rPr>
                <w:ins w:id="10369" w:author="mbeckerle" w:date="2013-07-11T19:04:00Z"/>
                <w:rFonts w:eastAsia="Arial Unicode MS" w:cs="Arial"/>
              </w:rPr>
            </w:pPr>
            <w:ins w:id="10370" w:author="mbeckerle" w:date="2013-07-11T19:04:00Z">
              <w:r w:rsidRPr="002479C6">
                <w:rPr>
                  <w:rFonts w:eastAsia="Arial Unicode MS" w:cs="Arial"/>
                </w:rPr>
                <w:t>When dfdl:textNumberRep is 'standard' this property only applies when dfdl:textStandardBase is 10.</w:t>
              </w:r>
            </w:ins>
          </w:p>
          <w:p w14:paraId="52858703" w14:textId="77777777" w:rsidR="002479C6" w:rsidRPr="002479C6" w:rsidRDefault="002479C6" w:rsidP="002479C6">
            <w:pPr>
              <w:rPr>
                <w:ins w:id="10371" w:author="mbeckerle" w:date="2013-07-11T19:04:00Z"/>
                <w:rFonts w:eastAsia="Arial Unicode MS" w:cs="Arial"/>
              </w:rPr>
            </w:pPr>
            <w:ins w:id="10372" w:author="mbeckerle" w:date="2013-07-11T19:04:00Z">
              <w:r w:rsidRPr="002479C6">
                <w:rPr>
                  <w:rFonts w:eastAsia="Arial Unicode MS" w:cs="Arial"/>
                </w:rPr>
                <w:t xml:space="preserve">If 'pattern' then rounding takes place according to the pattern. A rounding increment may be specified in the dfdl:textNumberPattern using digits '1' though '9', otherwise rounding is to the width of the pattern. The rounding mode is always 'roundHalfEven'. </w:t>
              </w:r>
            </w:ins>
          </w:p>
          <w:p w14:paraId="679951EF" w14:textId="77777777" w:rsidR="002479C6" w:rsidRPr="002479C6" w:rsidRDefault="002479C6" w:rsidP="002479C6">
            <w:pPr>
              <w:rPr>
                <w:ins w:id="10373" w:author="mbeckerle" w:date="2013-07-11T19:04:00Z"/>
                <w:rFonts w:eastAsia="Arial Unicode MS" w:cs="Arial"/>
              </w:rPr>
            </w:pPr>
            <w:ins w:id="10374" w:author="mbeckerle" w:date="2013-07-11T19:04:00Z">
              <w:r w:rsidRPr="002479C6">
                <w:rPr>
                  <w:rFonts w:eastAsia="Arial Unicode MS" w:cs="Arial"/>
                </w:rPr>
                <w:t xml:space="preserve">If 'explicit' then the rounding increment is specified by the dfdl:textNumberRoundingIncrement property, and any digits '1' through '9' in the dfdl:textNumberPattern are treated as digit '0'. The rounding mode is specified by the dfdl:textRoundingMode property. </w:t>
              </w:r>
            </w:ins>
          </w:p>
          <w:p w14:paraId="7FE9217A" w14:textId="77777777" w:rsidR="002479C6" w:rsidRPr="002479C6" w:rsidRDefault="002479C6" w:rsidP="002479C6">
            <w:pPr>
              <w:rPr>
                <w:ins w:id="10375" w:author="mbeckerle" w:date="2013-07-11T19:04:00Z"/>
                <w:rFonts w:eastAsia="Arial Unicode MS" w:cs="Arial"/>
              </w:rPr>
            </w:pPr>
            <w:ins w:id="10376" w:author="mbeckerle" w:date="2013-07-11T19:04:00Z">
              <w:r w:rsidRPr="002479C6">
                <w:rPr>
                  <w:rFonts w:eastAsia="Arial Unicode MS" w:cs="Arial"/>
                </w:rPr>
                <w:t xml:space="preserve">To disable rounding, use 'explicit' in conjunction with 'roundUnnecessary' for the dfdl:textNumberRoundingMode. If rounding is disabled then any excess precision is treated as a processing error. </w:t>
              </w:r>
            </w:ins>
          </w:p>
          <w:p w14:paraId="2DB6357D" w14:textId="77777777" w:rsidR="002479C6" w:rsidRPr="002479C6" w:rsidRDefault="002479C6" w:rsidP="002479C6">
            <w:pPr>
              <w:rPr>
                <w:ins w:id="10377" w:author="mbeckerle" w:date="2013-07-11T19:04:00Z"/>
                <w:rFonts w:eastAsia="Arial Unicode MS" w:cs="Arial"/>
              </w:rPr>
            </w:pPr>
            <w:ins w:id="10378" w:author="mbeckerle" w:date="2013-07-11T19:04:00Z">
              <w:r w:rsidRPr="002479C6">
                <w:rPr>
                  <w:rFonts w:eastAsia="Arial Unicode MS" w:cs="Arial"/>
                </w:rPr>
                <w:t>Annotation: dfdl:element, dfdl:simpleType</w:t>
              </w:r>
            </w:ins>
          </w:p>
        </w:tc>
      </w:tr>
      <w:tr w:rsidR="002479C6" w14:paraId="4F47CF2A" w14:textId="77777777" w:rsidTr="002479C6">
        <w:trPr>
          <w:trHeight w:val="402"/>
          <w:jc w:val="center"/>
          <w:ins w:id="10379" w:author="mbeckerle" w:date="2013-07-11T19:04:00Z"/>
        </w:trPr>
        <w:tc>
          <w:tcPr>
            <w:tcW w:w="1789" w:type="pct"/>
            <w:tcBorders>
              <w:top w:val="single" w:sz="4" w:space="0" w:color="auto"/>
              <w:left w:val="single" w:sz="4" w:space="0" w:color="auto"/>
              <w:bottom w:val="single" w:sz="4" w:space="0" w:color="auto"/>
              <w:right w:val="single" w:sz="4" w:space="0" w:color="auto"/>
            </w:tcBorders>
          </w:tcPr>
          <w:p w14:paraId="19656C5B" w14:textId="77777777" w:rsidR="002479C6" w:rsidRPr="002479C6" w:rsidRDefault="002479C6" w:rsidP="002479C6">
            <w:pPr>
              <w:tabs>
                <w:tab w:val="num" w:pos="360"/>
                <w:tab w:val="num" w:pos="540"/>
              </w:tabs>
              <w:spacing w:before="40" w:after="40"/>
              <w:ind w:left="180" w:hanging="180"/>
              <w:rPr>
                <w:ins w:id="10380" w:author="mbeckerle" w:date="2013-07-11T19:04:00Z"/>
                <w:rFonts w:eastAsia="Arial Unicode MS"/>
              </w:rPr>
            </w:pPr>
            <w:ins w:id="10381" w:author="mbeckerle" w:date="2013-07-11T19:04:00Z">
              <w:r w:rsidRPr="002479C6">
                <w:rPr>
                  <w:rFonts w:eastAsia="Arial Unicode MS"/>
                </w:rPr>
                <w:t>textNumberRoundingMode</w:t>
              </w:r>
            </w:ins>
          </w:p>
        </w:tc>
        <w:tc>
          <w:tcPr>
            <w:tcW w:w="3211" w:type="pct"/>
            <w:tcBorders>
              <w:top w:val="single" w:sz="4" w:space="0" w:color="auto"/>
              <w:left w:val="single" w:sz="4" w:space="0" w:color="auto"/>
              <w:bottom w:val="single" w:sz="4" w:space="0" w:color="auto"/>
              <w:right w:val="single" w:sz="4" w:space="0" w:color="auto"/>
            </w:tcBorders>
          </w:tcPr>
          <w:p w14:paraId="62FAA5B7" w14:textId="77777777" w:rsidR="002479C6" w:rsidRPr="002479C6" w:rsidRDefault="002479C6" w:rsidP="002479C6">
            <w:pPr>
              <w:rPr>
                <w:ins w:id="10382" w:author="mbeckerle" w:date="2013-07-11T19:04:00Z"/>
                <w:rFonts w:eastAsia="Arial Unicode MS" w:cs="Arial"/>
              </w:rPr>
            </w:pPr>
            <w:ins w:id="10383" w:author="mbeckerle" w:date="2013-07-11T19:04:00Z">
              <w:r w:rsidRPr="002479C6">
                <w:rPr>
                  <w:rFonts w:eastAsia="Arial Unicode MS" w:cs="Arial"/>
                </w:rPr>
                <w:t>Enum</w:t>
              </w:r>
            </w:ins>
          </w:p>
          <w:p w14:paraId="44B44256" w14:textId="77777777" w:rsidR="002479C6" w:rsidRPr="002479C6" w:rsidRDefault="002479C6" w:rsidP="002479C6">
            <w:pPr>
              <w:rPr>
                <w:ins w:id="10384" w:author="mbeckerle" w:date="2013-07-11T19:04:00Z"/>
                <w:rFonts w:eastAsia="Arial Unicode MS" w:cs="Arial"/>
              </w:rPr>
            </w:pPr>
            <w:ins w:id="10385" w:author="mbeckerle" w:date="2013-07-11T19:04:00Z">
              <w:r w:rsidRPr="002479C6">
                <w:rPr>
                  <w:rFonts w:eastAsia="Arial Unicode MS" w:cs="Arial"/>
                </w:rPr>
                <w:t>Specifies how rounding occurs during unparsing, when dfdl:textNumberRounding is 'explicit'.</w:t>
              </w:r>
            </w:ins>
          </w:p>
          <w:p w14:paraId="5261A373" w14:textId="77777777" w:rsidR="002479C6" w:rsidRPr="002479C6" w:rsidRDefault="002479C6" w:rsidP="002479C6">
            <w:pPr>
              <w:rPr>
                <w:ins w:id="10386" w:author="mbeckerle" w:date="2013-07-11T19:04:00Z"/>
                <w:rFonts w:eastAsia="Arial Unicode MS" w:cs="Arial"/>
              </w:rPr>
            </w:pPr>
            <w:ins w:id="10387" w:author="mbeckerle" w:date="2013-07-11T19:04:00Z">
              <w:r w:rsidRPr="002479C6">
                <w:rPr>
                  <w:rFonts w:eastAsia="Arial Unicode MS" w:cs="Arial"/>
                </w:rPr>
                <w:t>When dfdl:textNumberRep is 'standard' this property only applies when  dfdl:textStandardBase is 10.</w:t>
              </w:r>
            </w:ins>
          </w:p>
          <w:p w14:paraId="06C85430" w14:textId="77777777" w:rsidR="002479C6" w:rsidRPr="002479C6" w:rsidRDefault="002479C6" w:rsidP="002479C6">
            <w:pPr>
              <w:rPr>
                <w:ins w:id="10388" w:author="mbeckerle" w:date="2013-07-11T19:04:00Z"/>
                <w:rFonts w:eastAsia="Arial Unicode MS" w:cs="Arial"/>
              </w:rPr>
            </w:pPr>
            <w:ins w:id="10389" w:author="mbeckerle" w:date="2013-07-11T19:04:00Z">
              <w:r w:rsidRPr="002479C6">
                <w:rPr>
                  <w:rFonts w:eastAsia="Arial Unicode MS" w:cs="Arial"/>
                </w:rPr>
                <w:t xml:space="preserve">To switch off rounding, use 'roundUnnecessary'. </w:t>
              </w:r>
            </w:ins>
          </w:p>
          <w:p w14:paraId="4E526E02" w14:textId="77777777" w:rsidR="002479C6" w:rsidRPr="002479C6" w:rsidRDefault="002479C6" w:rsidP="002479C6">
            <w:pPr>
              <w:rPr>
                <w:ins w:id="10390" w:author="mbeckerle" w:date="2013-07-11T19:04:00Z"/>
                <w:rFonts w:eastAsia="Arial Unicode MS" w:cs="Arial"/>
              </w:rPr>
            </w:pPr>
            <w:ins w:id="10391" w:author="mbeckerle" w:date="2013-07-11T19:04:00Z">
              <w:r w:rsidRPr="002479C6">
                <w:rPr>
                  <w:rFonts w:eastAsia="Arial Unicode MS" w:cs="Arial"/>
                </w:rPr>
                <w:t>Valid values ‘roundCeiling’,  ‘roundFloor’, ‘roundDown’, ‘roundUp’, ‘roundHalfEven’,  ‘roundHalfDown’, ‘roundHalfUp', 'roundUnnecessary'</w:t>
              </w:r>
            </w:ins>
          </w:p>
          <w:p w14:paraId="4B5321E3" w14:textId="77777777" w:rsidR="002479C6" w:rsidRPr="002479C6" w:rsidRDefault="002479C6" w:rsidP="002479C6">
            <w:pPr>
              <w:rPr>
                <w:ins w:id="10392" w:author="mbeckerle" w:date="2013-07-11T19:04:00Z"/>
                <w:rFonts w:eastAsia="Arial Unicode MS" w:cs="Arial"/>
              </w:rPr>
            </w:pPr>
            <w:ins w:id="10393" w:author="mbeckerle" w:date="2013-07-11T19:04:00Z">
              <w:r w:rsidRPr="002479C6">
                <w:rPr>
                  <w:rFonts w:eastAsia="Arial Unicode MS" w:cs="Arial"/>
                </w:rPr>
                <w:t>Annotation: dfdl:element, dfdl:simpleType</w:t>
              </w:r>
            </w:ins>
          </w:p>
        </w:tc>
      </w:tr>
      <w:tr w:rsidR="002479C6" w14:paraId="33352F69" w14:textId="77777777" w:rsidTr="002479C6">
        <w:trPr>
          <w:trHeight w:val="402"/>
          <w:jc w:val="center"/>
          <w:ins w:id="10394" w:author="mbeckerle" w:date="2013-07-11T19:04:00Z"/>
        </w:trPr>
        <w:tc>
          <w:tcPr>
            <w:tcW w:w="1789" w:type="pct"/>
            <w:tcBorders>
              <w:top w:val="single" w:sz="4" w:space="0" w:color="auto"/>
              <w:left w:val="single" w:sz="4" w:space="0" w:color="auto"/>
              <w:bottom w:val="single" w:sz="4" w:space="0" w:color="auto"/>
              <w:right w:val="single" w:sz="4" w:space="0" w:color="auto"/>
            </w:tcBorders>
          </w:tcPr>
          <w:p w14:paraId="10E365F6" w14:textId="77777777" w:rsidR="002479C6" w:rsidRPr="002479C6" w:rsidRDefault="002479C6" w:rsidP="002479C6">
            <w:pPr>
              <w:tabs>
                <w:tab w:val="num" w:pos="360"/>
                <w:tab w:val="num" w:pos="540"/>
              </w:tabs>
              <w:spacing w:before="40" w:after="40"/>
              <w:ind w:left="180" w:hanging="180"/>
              <w:rPr>
                <w:ins w:id="10395" w:author="mbeckerle" w:date="2013-07-11T19:04:00Z"/>
                <w:rFonts w:eastAsia="Arial Unicode MS"/>
              </w:rPr>
            </w:pPr>
            <w:ins w:id="10396" w:author="mbeckerle" w:date="2013-07-11T19:04:00Z">
              <w:r w:rsidRPr="002479C6">
                <w:rPr>
                  <w:rFonts w:eastAsia="Arial Unicode MS"/>
                </w:rPr>
                <w:t>textNumberRoundingIncrement</w:t>
              </w:r>
            </w:ins>
          </w:p>
        </w:tc>
        <w:tc>
          <w:tcPr>
            <w:tcW w:w="3211" w:type="pct"/>
            <w:tcBorders>
              <w:top w:val="single" w:sz="4" w:space="0" w:color="auto"/>
              <w:left w:val="single" w:sz="4" w:space="0" w:color="auto"/>
              <w:bottom w:val="single" w:sz="4" w:space="0" w:color="auto"/>
              <w:right w:val="single" w:sz="4" w:space="0" w:color="auto"/>
            </w:tcBorders>
          </w:tcPr>
          <w:p w14:paraId="7ECB50D3" w14:textId="77777777" w:rsidR="002479C6" w:rsidRPr="002479C6" w:rsidRDefault="002479C6" w:rsidP="002479C6">
            <w:pPr>
              <w:rPr>
                <w:ins w:id="10397" w:author="mbeckerle" w:date="2013-07-11T19:04:00Z"/>
                <w:rFonts w:eastAsia="Arial Unicode MS" w:cs="Arial"/>
              </w:rPr>
            </w:pPr>
            <w:ins w:id="10398" w:author="mbeckerle" w:date="2013-07-11T19:04:00Z">
              <w:r w:rsidRPr="002479C6">
                <w:rPr>
                  <w:rFonts w:eastAsia="Arial Unicode MS" w:cs="Arial"/>
                </w:rPr>
                <w:t>Double</w:t>
              </w:r>
            </w:ins>
          </w:p>
          <w:p w14:paraId="58E8B346" w14:textId="77777777" w:rsidR="002479C6" w:rsidRPr="002479C6" w:rsidRDefault="002479C6" w:rsidP="002479C6">
            <w:pPr>
              <w:rPr>
                <w:ins w:id="10399" w:author="mbeckerle" w:date="2013-07-11T19:04:00Z"/>
                <w:rFonts w:eastAsia="Arial Unicode MS" w:cs="Arial"/>
              </w:rPr>
            </w:pPr>
            <w:ins w:id="10400" w:author="mbeckerle" w:date="2013-07-11T19:04:00Z">
              <w:r w:rsidRPr="002479C6">
                <w:rPr>
                  <w:rFonts w:eastAsia="Arial Unicode MS" w:cs="Arial"/>
                </w:rPr>
                <w:t>Specifies the rounding increment to use during unparsing, when dfdl:textNumberRounding is 'explicit'.</w:t>
              </w:r>
            </w:ins>
          </w:p>
          <w:p w14:paraId="723271BF" w14:textId="77777777" w:rsidR="002479C6" w:rsidRPr="002479C6" w:rsidRDefault="002479C6" w:rsidP="002479C6">
            <w:pPr>
              <w:rPr>
                <w:ins w:id="10401" w:author="mbeckerle" w:date="2013-07-11T19:04:00Z"/>
                <w:rFonts w:eastAsia="Arial Unicode MS" w:cs="Arial"/>
              </w:rPr>
            </w:pPr>
            <w:ins w:id="10402" w:author="mbeckerle" w:date="2013-07-11T19:04:00Z">
              <w:r w:rsidRPr="002479C6">
                <w:rPr>
                  <w:rFonts w:eastAsia="Arial Unicode MS" w:cs="Arial"/>
                </w:rPr>
                <w:t>When dfdl:textNumberRep is 'standard' this property only applies when  dfdl:textStandardBase is 10.</w:t>
              </w:r>
            </w:ins>
          </w:p>
          <w:p w14:paraId="1442AD1E" w14:textId="77777777" w:rsidR="002479C6" w:rsidRPr="002479C6" w:rsidRDefault="002479C6" w:rsidP="002479C6">
            <w:pPr>
              <w:rPr>
                <w:ins w:id="10403" w:author="mbeckerle" w:date="2013-07-11T19:04:00Z"/>
                <w:rFonts w:eastAsia="Arial Unicode MS" w:cs="Arial"/>
              </w:rPr>
            </w:pPr>
            <w:ins w:id="10404" w:author="mbeckerle" w:date="2013-07-11T19:04:00Z">
              <w:r w:rsidRPr="002479C6">
                <w:rPr>
                  <w:rFonts w:eastAsia="Arial Unicode MS" w:cs="Arial"/>
                </w:rPr>
                <w:t>A negative value is a schema definition error.</w:t>
              </w:r>
            </w:ins>
          </w:p>
          <w:p w14:paraId="5CF80DC5" w14:textId="77777777" w:rsidR="002479C6" w:rsidRPr="002479C6" w:rsidRDefault="002479C6" w:rsidP="002479C6">
            <w:pPr>
              <w:rPr>
                <w:ins w:id="10405" w:author="mbeckerle" w:date="2013-07-11T19:04:00Z"/>
                <w:rFonts w:eastAsia="Arial Unicode MS" w:cs="Arial"/>
              </w:rPr>
            </w:pPr>
            <w:ins w:id="10406" w:author="mbeckerle" w:date="2013-07-11T19:04:00Z">
              <w:r w:rsidRPr="002479C6">
                <w:rPr>
                  <w:rFonts w:eastAsia="Arial Unicode MS" w:cs="Arial"/>
                </w:rPr>
                <w:t>Annotation: dfdl:element, dfdl:simpleType</w:t>
              </w:r>
            </w:ins>
          </w:p>
        </w:tc>
      </w:tr>
      <w:tr w:rsidR="002479C6" w:rsidRPr="00240AC5" w14:paraId="4C46BE19" w14:textId="77777777" w:rsidTr="002479C6">
        <w:trPr>
          <w:trHeight w:val="402"/>
          <w:jc w:val="center"/>
          <w:trPrChange w:id="10407" w:author="mbeckerle" w:date="2013-07-11T19:04:00Z">
            <w:trPr>
              <w:trHeight w:val="402"/>
              <w:jc w:val="center"/>
            </w:trPr>
          </w:trPrChange>
        </w:trPr>
        <w:tc>
          <w:tcPr>
            <w:tcW w:w="1789" w:type="pct"/>
            <w:tcPrChange w:id="10408" w:author="mbeckerle" w:date="2013-07-11T19:04:00Z">
              <w:tcPr>
                <w:tcW w:w="1789" w:type="pct"/>
              </w:tcPr>
            </w:tcPrChange>
          </w:tcPr>
          <w:p w14:paraId="7E092A2B" w14:textId="62A7CDF5" w:rsidR="002479C6" w:rsidRPr="00240AC5" w:rsidRDefault="002479C6" w:rsidP="00240AC5">
            <w:pPr>
              <w:tabs>
                <w:tab w:val="num" w:pos="360"/>
                <w:tab w:val="num" w:pos="540"/>
              </w:tabs>
              <w:spacing w:before="40" w:after="40"/>
              <w:rPr>
                <w:rStyle w:val="TableCellCharChar"/>
                <w:sz w:val="20"/>
                <w:szCs w:val="20"/>
              </w:rPr>
            </w:pPr>
            <w:ins w:id="10409" w:author="mbeckerle" w:date="2013-07-11T19:04:00Z">
              <w:r w:rsidRPr="00240AC5">
                <w:rPr>
                  <w:rStyle w:val="TableCellCharChar"/>
                  <w:rFonts w:cs="Arial"/>
                  <w:sz w:val="20"/>
                  <w:szCs w:val="20"/>
                </w:rPr>
                <w:t>textNumberCheckPolicy</w:t>
              </w:r>
            </w:ins>
            <w:del w:id="10410" w:author="mbeckerle" w:date="2013-07-11T19:04:00Z">
              <w:r w:rsidRPr="00240AC5" w:rsidDel="001D1BA5">
                <w:rPr>
                  <w:rFonts w:eastAsia="Arial Unicode MS"/>
                </w:rPr>
                <w:delText>textNumberRounding</w:delText>
              </w:r>
            </w:del>
          </w:p>
        </w:tc>
        <w:tc>
          <w:tcPr>
            <w:tcW w:w="3211" w:type="pct"/>
            <w:tcPrChange w:id="10411" w:author="mbeckerle" w:date="2013-07-11T19:04:00Z">
              <w:tcPr>
                <w:tcW w:w="3211" w:type="pct"/>
              </w:tcPr>
            </w:tcPrChange>
          </w:tcPr>
          <w:p w14:paraId="4FEFCF9A" w14:textId="77777777" w:rsidR="002479C6" w:rsidRPr="00240AC5" w:rsidRDefault="002479C6" w:rsidP="00D46C4F">
            <w:pPr>
              <w:rPr>
                <w:ins w:id="10412" w:author="mbeckerle" w:date="2013-07-11T19:04:00Z"/>
                <w:rFonts w:eastAsia="Arial Unicode MS"/>
              </w:rPr>
            </w:pPr>
            <w:ins w:id="10413" w:author="mbeckerle" w:date="2013-07-11T19:04:00Z">
              <w:r w:rsidRPr="00240AC5">
                <w:rPr>
                  <w:rFonts w:eastAsia="Arial Unicode MS"/>
                </w:rPr>
                <w:t>Enum</w:t>
              </w:r>
            </w:ins>
          </w:p>
          <w:p w14:paraId="3DFC147F" w14:textId="77777777" w:rsidR="002479C6" w:rsidRPr="00240AC5" w:rsidRDefault="002479C6" w:rsidP="00D46C4F">
            <w:pPr>
              <w:rPr>
                <w:ins w:id="10414" w:author="mbeckerle" w:date="2013-07-11T19:04:00Z"/>
                <w:rFonts w:eastAsia="Arial Unicode MS"/>
              </w:rPr>
            </w:pPr>
            <w:ins w:id="10415" w:author="mbeckerle" w:date="2013-07-11T19:04:00Z">
              <w:r w:rsidRPr="00240AC5">
                <w:rPr>
                  <w:rFonts w:eastAsia="Arial Unicode MS"/>
                </w:rPr>
                <w:t xml:space="preserve">Values are 'strict' and 'lax'. </w:t>
              </w:r>
            </w:ins>
          </w:p>
          <w:p w14:paraId="0AAB25E8" w14:textId="77777777" w:rsidR="002479C6" w:rsidRPr="00240AC5" w:rsidRDefault="002479C6" w:rsidP="00D46C4F">
            <w:pPr>
              <w:rPr>
                <w:ins w:id="10416" w:author="mbeckerle" w:date="2013-07-11T19:04:00Z"/>
                <w:rFonts w:eastAsia="Arial Unicode MS"/>
              </w:rPr>
            </w:pPr>
            <w:ins w:id="10417" w:author="mbeckerle" w:date="2013-07-11T19:04:00Z">
              <w:r w:rsidRPr="00240AC5">
                <w:rPr>
                  <w:rFonts w:eastAsia="Arial Unicode MS"/>
                </w:rPr>
                <w:t xml:space="preserve">Indicates how lenient to be when parsing against the pattern. </w:t>
              </w:r>
            </w:ins>
          </w:p>
          <w:p w14:paraId="62D9D99F" w14:textId="77777777" w:rsidR="002479C6" w:rsidRPr="00240AC5" w:rsidRDefault="002479C6" w:rsidP="00D46C4F">
            <w:pPr>
              <w:rPr>
                <w:ins w:id="10418" w:author="mbeckerle" w:date="2013-07-11T19:04:00Z"/>
                <w:rFonts w:eastAsia="Arial Unicode MS"/>
              </w:rPr>
            </w:pPr>
            <w:ins w:id="10419" w:author="mbeckerle" w:date="2013-07-11T19:04:00Z">
              <w:r w:rsidRPr="00240AC5">
                <w:rPr>
                  <w:rFonts w:eastAsia="Arial Unicode MS"/>
                </w:rPr>
                <w:t>When dfdl:textNumberRep is 'standard' this property only applies when  dfdl:textStandardBase is 10.</w:t>
              </w:r>
            </w:ins>
          </w:p>
          <w:p w14:paraId="5A7E8645" w14:textId="77777777" w:rsidR="002479C6" w:rsidRDefault="002479C6" w:rsidP="00D46C4F">
            <w:pPr>
              <w:rPr>
                <w:ins w:id="10420" w:author="mbeckerle" w:date="2013-07-11T19:04:00Z"/>
                <w:rFonts w:cs="Arial"/>
                <w:color w:val="000000"/>
              </w:rPr>
            </w:pPr>
            <w:ins w:id="10421" w:author="mbeckerle" w:date="2013-07-11T19:04:00Z">
              <w:r w:rsidRPr="00240AC5">
                <w:rPr>
                  <w:rFonts w:eastAsia="Arial Unicode MS" w:cs="Arial"/>
                  <w:color w:val="000000"/>
                </w:rPr>
                <w:t>If</w:t>
              </w:r>
              <w:r w:rsidRPr="00240AC5">
                <w:rPr>
                  <w:rFonts w:eastAsia="Arial" w:cs="Arial"/>
                  <w:color w:val="000000"/>
                </w:rPr>
                <w:t xml:space="preserve"> ‘</w:t>
              </w:r>
              <w:r w:rsidRPr="00240AC5">
                <w:rPr>
                  <w:rFonts w:eastAsia="Arial Unicode MS" w:cs="Arial"/>
                  <w:color w:val="000000"/>
                </w:rPr>
                <w:t>lax'</w:t>
              </w:r>
              <w:r w:rsidRPr="00240AC5">
                <w:rPr>
                  <w:rFonts w:eastAsia="Arial" w:cs="Arial"/>
                  <w:color w:val="000000"/>
                </w:rPr>
                <w:t xml:space="preserve"> </w:t>
              </w:r>
              <w:r w:rsidRPr="00240AC5">
                <w:rPr>
                  <w:rFonts w:eastAsia="Arial Unicode MS" w:cs="Arial"/>
                  <w:color w:val="000000"/>
                </w:rPr>
                <w:t>and</w:t>
              </w:r>
              <w:r w:rsidRPr="00240AC5">
                <w:rPr>
                  <w:rFonts w:eastAsia="Arial" w:cs="Arial"/>
                  <w:color w:val="000000"/>
                </w:rPr>
                <w:t xml:space="preserve"> </w:t>
              </w:r>
              <w:r w:rsidRPr="00240AC5">
                <w:rPr>
                  <w:rFonts w:eastAsia="Arial Unicode MS" w:cs="Arial"/>
                  <w:color w:val="000000"/>
                </w:rPr>
                <w:t>dfdl:textNumberRep</w:t>
              </w:r>
              <w:r w:rsidRPr="00240AC5">
                <w:rPr>
                  <w:rFonts w:eastAsia="Arial" w:cs="Arial"/>
                  <w:color w:val="000000"/>
                </w:rPr>
                <w:t xml:space="preserve"> </w:t>
              </w:r>
              <w:r w:rsidRPr="00240AC5">
                <w:rPr>
                  <w:rFonts w:eastAsia="Arial Unicode MS" w:cs="Arial"/>
                  <w:color w:val="000000"/>
                </w:rPr>
                <w:t>is</w:t>
              </w:r>
              <w:r w:rsidRPr="00240AC5">
                <w:rPr>
                  <w:rFonts w:eastAsia="Arial" w:cs="Arial"/>
                  <w:color w:val="000000"/>
                </w:rPr>
                <w:t xml:space="preserve"> </w:t>
              </w:r>
              <w:r w:rsidRPr="00240AC5">
                <w:rPr>
                  <w:rFonts w:eastAsia="Arial Unicode MS" w:cs="Arial"/>
                  <w:color w:val="000000"/>
                </w:rPr>
                <w:t>'standard'</w:t>
              </w:r>
              <w:r w:rsidRPr="00240AC5">
                <w:rPr>
                  <w:rFonts w:eastAsia="Arial" w:cs="Arial"/>
                  <w:color w:val="000000"/>
                </w:rPr>
                <w:t xml:space="preserve"> </w:t>
              </w:r>
              <w:r w:rsidRPr="00240AC5">
                <w:rPr>
                  <w:rFonts w:eastAsia="Arial Unicode MS" w:cs="Arial"/>
                  <w:color w:val="000000"/>
                </w:rPr>
                <w:t>then</w:t>
              </w:r>
              <w:r w:rsidRPr="00240AC5">
                <w:rPr>
                  <w:rFonts w:eastAsia="Arial" w:cs="Arial"/>
                  <w:color w:val="000000"/>
                </w:rPr>
                <w:t xml:space="preserve"> </w:t>
              </w:r>
              <w:r w:rsidRPr="00240AC5">
                <w:rPr>
                  <w:rFonts w:eastAsia="Arial Unicode MS" w:cs="Arial"/>
                  <w:color w:val="000000"/>
                </w:rPr>
                <w:t>grouping</w:t>
              </w:r>
              <w:r w:rsidRPr="00240AC5">
                <w:rPr>
                  <w:rFonts w:eastAsia="Arial" w:cs="Arial"/>
                  <w:color w:val="000000"/>
                </w:rPr>
                <w:t xml:space="preserve"> </w:t>
              </w:r>
              <w:r w:rsidRPr="00240AC5">
                <w:rPr>
                  <w:rFonts w:eastAsia="Arial Unicode MS" w:cs="Arial"/>
                  <w:color w:val="000000"/>
                </w:rPr>
                <w:t>separators</w:t>
              </w:r>
              <w:r w:rsidRPr="00240AC5">
                <w:rPr>
                  <w:rFonts w:eastAsia="Arial" w:cs="Arial"/>
                  <w:color w:val="000000"/>
                </w:rPr>
                <w:t xml:space="preserve"> </w:t>
              </w:r>
              <w:r w:rsidRPr="00240AC5">
                <w:rPr>
                  <w:rFonts w:eastAsia="Arial Unicode MS" w:cs="Arial"/>
                  <w:color w:val="000000"/>
                </w:rPr>
                <w:t>are</w:t>
              </w:r>
              <w:r w:rsidRPr="00240AC5">
                <w:rPr>
                  <w:rFonts w:eastAsia="Arial" w:cs="Arial"/>
                  <w:color w:val="000000"/>
                </w:rPr>
                <w:t xml:space="preserve"> </w:t>
              </w:r>
              <w:r w:rsidRPr="00240AC5">
                <w:rPr>
                  <w:rFonts w:eastAsia="Arial Unicode MS" w:cs="Arial"/>
                  <w:color w:val="000000"/>
                </w:rPr>
                <w:t>ignored,</w:t>
              </w:r>
              <w:r w:rsidRPr="00240AC5">
                <w:rPr>
                  <w:rFonts w:eastAsia="Arial" w:cs="Arial"/>
                  <w:color w:val="000000"/>
                </w:rPr>
                <w:t xml:space="preserve"> </w:t>
              </w:r>
              <w:r w:rsidRPr="00240AC5">
                <w:rPr>
                  <w:rFonts w:eastAsia="Arial Unicode MS" w:cs="Arial"/>
                  <w:color w:val="000000"/>
                </w:rPr>
                <w:t>leading</w:t>
              </w:r>
              <w:r w:rsidRPr="00240AC5">
                <w:rPr>
                  <w:rFonts w:eastAsia="Arial" w:cs="Arial"/>
                  <w:color w:val="000000"/>
                </w:rPr>
                <w:t xml:space="preserve"> </w:t>
              </w:r>
              <w:r w:rsidRPr="00240AC5">
                <w:rPr>
                  <w:rFonts w:eastAsia="Arial Unicode MS" w:cs="Arial"/>
                  <w:color w:val="000000"/>
                </w:rPr>
                <w:t>and</w:t>
              </w:r>
              <w:r w:rsidRPr="00240AC5">
                <w:rPr>
                  <w:rFonts w:eastAsia="Arial" w:cs="Arial"/>
                  <w:color w:val="000000"/>
                </w:rPr>
                <w:t xml:space="preserve"> </w:t>
              </w:r>
              <w:r w:rsidRPr="00240AC5">
                <w:rPr>
                  <w:rFonts w:eastAsia="Arial Unicode MS" w:cs="Arial"/>
                  <w:color w:val="000000"/>
                </w:rPr>
                <w:t>trailing</w:t>
              </w:r>
              <w:r w:rsidRPr="00240AC5">
                <w:rPr>
                  <w:rFonts w:eastAsia="Arial" w:cs="Arial"/>
                  <w:color w:val="000000"/>
                </w:rPr>
                <w:t xml:space="preserve"> </w:t>
              </w:r>
              <w:r w:rsidRPr="00240AC5">
                <w:rPr>
                  <w:rFonts w:eastAsia="Arial Unicode MS" w:cs="Arial"/>
                  <w:color w:val="000000"/>
                </w:rPr>
                <w:t>whitespace</w:t>
              </w:r>
              <w:r w:rsidRPr="00240AC5">
                <w:rPr>
                  <w:rFonts w:eastAsia="Arial" w:cs="Arial"/>
                  <w:color w:val="000000"/>
                </w:rPr>
                <w:t xml:space="preserve">  </w:t>
              </w:r>
              <w:r w:rsidRPr="00240AC5">
                <w:rPr>
                  <w:rFonts w:eastAsia="Arial Unicode MS" w:cs="Arial"/>
                  <w:color w:val="000000"/>
                </w:rPr>
                <w:t>is</w:t>
              </w:r>
              <w:r w:rsidRPr="00240AC5">
                <w:rPr>
                  <w:rFonts w:eastAsia="Arial" w:cs="Arial"/>
                  <w:color w:val="000000"/>
                </w:rPr>
                <w:t xml:space="preserve"> </w:t>
              </w:r>
              <w:r w:rsidRPr="00240AC5">
                <w:rPr>
                  <w:rFonts w:eastAsia="Arial Unicode MS" w:cs="Arial"/>
                  <w:color w:val="000000"/>
                </w:rPr>
                <w:t>ignored,</w:t>
              </w:r>
              <w:r w:rsidRPr="00240AC5">
                <w:rPr>
                  <w:rFonts w:eastAsia="Arial" w:cs="Arial"/>
                  <w:color w:val="000000"/>
                </w:rPr>
                <w:t xml:space="preserve"> </w:t>
              </w:r>
              <w:r w:rsidRPr="00240AC5">
                <w:rPr>
                  <w:rFonts w:eastAsia="Arial Unicode MS" w:cs="Arial"/>
                  <w:color w:val="000000"/>
                </w:rPr>
                <w:t>leading</w:t>
              </w:r>
              <w:r w:rsidRPr="00240AC5">
                <w:rPr>
                  <w:rFonts w:eastAsia="Arial" w:cs="Arial"/>
                  <w:color w:val="000000"/>
                </w:rPr>
                <w:t xml:space="preserve"> </w:t>
              </w:r>
              <w:r w:rsidRPr="00240AC5">
                <w:rPr>
                  <w:rFonts w:eastAsia="Arial Unicode MS" w:cs="Arial"/>
                  <w:color w:val="000000"/>
                </w:rPr>
                <w:t>zeros</w:t>
              </w:r>
              <w:r w:rsidRPr="00240AC5">
                <w:rPr>
                  <w:rFonts w:eastAsia="Arial" w:cs="Arial"/>
                  <w:color w:val="000000"/>
                </w:rPr>
                <w:t xml:space="preserve"> </w:t>
              </w:r>
              <w:r w:rsidRPr="00240AC5">
                <w:rPr>
                  <w:rFonts w:eastAsia="Arial Unicode MS" w:cs="Arial"/>
                  <w:color w:val="000000"/>
                </w:rPr>
                <w:t>are</w:t>
              </w:r>
              <w:r w:rsidRPr="00240AC5">
                <w:rPr>
                  <w:rFonts w:eastAsia="Arial" w:cs="Arial"/>
                  <w:color w:val="000000"/>
                </w:rPr>
                <w:t xml:space="preserve"> </w:t>
              </w:r>
              <w:r w:rsidRPr="00240AC5">
                <w:rPr>
                  <w:rFonts w:eastAsia="Arial Unicode MS" w:cs="Arial"/>
                  <w:color w:val="000000"/>
                </w:rPr>
                <w:t>ignored</w:t>
              </w:r>
              <w:r>
                <w:rPr>
                  <w:rFonts w:eastAsia="Arial Unicode MS" w:cs="Arial"/>
                  <w:color w:val="000000"/>
                </w:rPr>
                <w:t xml:space="preserve"> and </w:t>
              </w:r>
              <w:r>
                <w:rPr>
                  <w:rFonts w:cs="Arial"/>
                  <w:color w:val="000000"/>
                </w:rPr>
                <w:t>quoted characters may be omitted</w:t>
              </w:r>
              <w:r w:rsidRPr="0058049E">
                <w:rPr>
                  <w:rFonts w:cs="Arial"/>
                  <w:color w:val="000000"/>
                </w:rPr>
                <w:t>.</w:t>
              </w:r>
            </w:ins>
          </w:p>
          <w:p w14:paraId="42F1F948" w14:textId="77777777" w:rsidR="002479C6" w:rsidRPr="00240AC5" w:rsidDel="00057EF1" w:rsidRDefault="002479C6">
            <w:pPr>
              <w:rPr>
                <w:ins w:id="10422" w:author="mbeckerle" w:date="2013-07-11T19:04:00Z"/>
                <w:rFonts w:eastAsia="MS Mincho"/>
                <w:color w:val="000000"/>
              </w:rPr>
              <w:pPrChange w:id="10423" w:author="mbeckerle" w:date="2012-04-22T19:09:00Z">
                <w:pPr>
                  <w:numPr>
                    <w:numId w:val="8"/>
                  </w:numPr>
                  <w:tabs>
                    <w:tab w:val="num" w:pos="360"/>
                    <w:tab w:val="num" w:pos="540"/>
                    <w:tab w:val="num" w:pos="1080"/>
                  </w:tabs>
                  <w:spacing w:before="40" w:after="40"/>
                  <w:ind w:left="540" w:hanging="180"/>
                </w:pPr>
              </w:pPrChange>
            </w:pPr>
            <w:commentRangeStart w:id="10424"/>
            <w:ins w:id="10425" w:author="mbeckerle" w:date="2013-07-11T19:04:00Z">
              <w:r w:rsidRPr="00240AC5" w:rsidDel="00057EF1">
                <w:rPr>
                  <w:rFonts w:eastAsia="Arial Unicode MS"/>
                </w:rPr>
                <w:t>If ‘lax' and dfdl:</w:t>
              </w:r>
              <w:r w:rsidRPr="00240AC5" w:rsidDel="00057EF1">
                <w:rPr>
                  <w:rFonts w:eastAsia="MS Mincho"/>
                  <w:color w:val="000000"/>
                </w:rPr>
                <w:t>textNumberRep is 'standard'</w:t>
              </w:r>
              <w:r w:rsidRPr="00240AC5" w:rsidDel="00057EF1">
                <w:rPr>
                  <w:rFonts w:eastAsia="Arial Unicode MS"/>
                </w:rPr>
                <w:t xml:space="preserve"> then grouping separators can be omitted, decimal separator can be either ‘.’ or ‘,’ (as long as this is unambiguous), leading positive sign can be omitted, all whitespace is treated as zero, and leading and trailing whitespace is ignored. Also the </w:t>
              </w:r>
              <w:r w:rsidRPr="00240AC5" w:rsidDel="00057EF1">
                <w:rPr>
                  <w:rFonts w:eastAsia="MS Mincho"/>
                  <w:color w:val="000000"/>
                </w:rPr>
                <w:t>exponent is also optional and assumed to be '1' if not supplied</w:t>
              </w:r>
              <w:commentRangeEnd w:id="10424"/>
              <w:r w:rsidRPr="00240AC5" w:rsidDel="00057EF1">
                <w:rPr>
                  <w:rStyle w:val="CommentReference"/>
                  <w:rFonts w:eastAsia="Arial Unicode MS"/>
                  <w:bCs/>
                </w:rPr>
                <w:commentReference w:id="10426"/>
              </w:r>
              <w:r>
                <w:rPr>
                  <w:rStyle w:val="CommentReference"/>
                </w:rPr>
                <w:commentReference w:id="10427"/>
              </w:r>
              <w:r w:rsidRPr="00240AC5" w:rsidDel="00057EF1">
                <w:rPr>
                  <w:rStyle w:val="CommentReference"/>
                  <w:rFonts w:eastAsia="Arial Unicode MS"/>
                  <w:bCs/>
                </w:rPr>
                <w:commentReference w:id="10424"/>
              </w:r>
            </w:ins>
          </w:p>
          <w:p w14:paraId="57F50E6E" w14:textId="77777777" w:rsidR="002479C6" w:rsidRDefault="002479C6" w:rsidP="00D46C4F">
            <w:pPr>
              <w:rPr>
                <w:ins w:id="10428" w:author="mbeckerle" w:date="2013-07-11T19:04:00Z"/>
                <w:rFonts w:eastAsia="Arial Unicode MS"/>
              </w:rPr>
            </w:pPr>
            <w:ins w:id="10429" w:author="mbeckerle" w:date="2013-07-11T19:04:00Z">
              <w:r w:rsidRPr="00240AC5">
                <w:rPr>
                  <w:rFonts w:eastAsia="Arial Unicode MS"/>
                </w:rPr>
                <w:t>If 'lax' and dfdl:textNumberRep is 'zoned' then positive punched data is accepted when parsing an unsigned type, and unpunched data is accepted when parsing a signed type</w:t>
              </w:r>
            </w:ins>
          </w:p>
          <w:p w14:paraId="6F37728A" w14:textId="77777777" w:rsidR="002479C6" w:rsidRDefault="002479C6" w:rsidP="00527F3C">
            <w:pPr>
              <w:autoSpaceDE w:val="0"/>
              <w:rPr>
                <w:ins w:id="10430" w:author="mbeckerle" w:date="2013-07-11T19:04:00Z"/>
                <w:rFonts w:eastAsia="Arial" w:cs="Arial"/>
                <w:color w:val="000000"/>
              </w:rPr>
            </w:pPr>
            <w:commentRangeStart w:id="10431"/>
            <w:ins w:id="10432" w:author="mbeckerle" w:date="2013-07-11T19:04:00Z">
              <w:r>
                <w:rPr>
                  <w:rFonts w:eastAsia="Arial" w:cs="Arial"/>
                  <w:color w:val="000000"/>
                </w:rPr>
                <w:t>If ‘strict’ and dfdl:textNumberRep is ‘standard’ then the data must follow the pattern with the exceptions that digits 0-9, decimal separator and exponent separator are always recognised and parsed.</w:t>
              </w:r>
              <w:commentRangeEnd w:id="10431"/>
            </w:ins>
          </w:p>
          <w:p w14:paraId="3D321D81" w14:textId="77777777" w:rsidR="002479C6" w:rsidRPr="00527F3C" w:rsidRDefault="002479C6" w:rsidP="00527F3C">
            <w:pPr>
              <w:autoSpaceDE w:val="0"/>
              <w:rPr>
                <w:ins w:id="10433" w:author="mbeckerle" w:date="2013-07-11T19:04:00Z"/>
                <w:rFonts w:eastAsia="Arial" w:cs="Arial"/>
                <w:color w:val="000000"/>
              </w:rPr>
            </w:pPr>
            <w:commentRangeStart w:id="10434"/>
            <w:ins w:id="10435" w:author="mbeckerle" w:date="2013-07-11T19:04:00Z">
              <w:r>
                <w:rPr>
                  <w:rFonts w:eastAsia="Arial" w:cs="Arial"/>
                  <w:color w:val="000000"/>
                </w:rPr>
                <w:t>If ‘strict’ and dfdl:textNumberRep is ‘zoned’ then the data must follow the pattern</w:t>
              </w:r>
              <w:commentRangeEnd w:id="10434"/>
              <w:r>
                <w:rPr>
                  <w:rStyle w:val="CommentReference"/>
                </w:rPr>
                <w:commentReference w:id="10434"/>
              </w:r>
              <w:r>
                <w:rPr>
                  <w:rFonts w:eastAsia="Arial" w:cs="Arial"/>
                  <w:color w:val="000000"/>
                </w:rPr>
                <w:t>.</w:t>
              </w:r>
              <w:r>
                <w:rPr>
                  <w:rStyle w:val="CommentReference"/>
                </w:rPr>
                <w:t xml:space="preserve"> </w:t>
              </w:r>
              <w:r>
                <w:rPr>
                  <w:rStyle w:val="CommentReference"/>
                </w:rPr>
                <w:commentReference w:id="10431"/>
              </w:r>
            </w:ins>
          </w:p>
          <w:p w14:paraId="46A2C3FE" w14:textId="77777777" w:rsidR="002479C6" w:rsidRPr="00240AC5" w:rsidRDefault="002479C6" w:rsidP="00D46C4F">
            <w:pPr>
              <w:rPr>
                <w:ins w:id="10436" w:author="mbeckerle" w:date="2013-07-11T19:04:00Z"/>
                <w:rFonts w:eastAsia="Arial Unicode MS"/>
              </w:rPr>
            </w:pPr>
            <w:ins w:id="10437" w:author="mbeckerle" w:date="2013-07-11T19:04:00Z">
              <w:r w:rsidRPr="00240AC5">
                <w:rPr>
                  <w:rFonts w:eastAsia="Arial Unicode MS"/>
                </w:rPr>
                <w:t xml:space="preserve">On unparsing the pattern is always followed and follow the rules in </w:t>
              </w:r>
              <w:r w:rsidRPr="00240AC5">
                <w:rPr>
                  <w:rFonts w:eastAsia="Arial Unicode MS"/>
                </w:rPr>
                <w:fldChar w:fldCharType="begin"/>
              </w:r>
              <w:r w:rsidRPr="00240AC5">
                <w:rPr>
                  <w:rFonts w:eastAsia="Arial Unicode MS"/>
                </w:rPr>
                <w:instrText xml:space="preserve"> REF _Ref263169391 \r \h </w:instrText>
              </w:r>
              <w:r>
                <w:rPr>
                  <w:rFonts w:eastAsia="Arial Unicode MS"/>
                </w:rPr>
                <w:instrText xml:space="preserve"> \* MERGEFORMAT </w:instrText>
              </w:r>
            </w:ins>
            <w:r w:rsidRPr="00240AC5">
              <w:rPr>
                <w:rFonts w:eastAsia="Arial Unicode MS"/>
              </w:rPr>
            </w:r>
            <w:ins w:id="10438" w:author="mbeckerle" w:date="2013-07-11T19:04:00Z">
              <w:r w:rsidRPr="00240AC5">
                <w:rPr>
                  <w:rFonts w:eastAsia="Arial Unicode MS"/>
                </w:rPr>
                <w:fldChar w:fldCharType="separate"/>
              </w:r>
              <w:r>
                <w:rPr>
                  <w:rFonts w:eastAsia="Arial Unicode MS"/>
                </w:rPr>
                <w:t>13.6.2</w:t>
              </w:r>
              <w:r w:rsidRPr="00240AC5" w:rsidDel="00D9274F">
                <w:rPr>
                  <w:rFonts w:eastAsia="Arial Unicode MS"/>
                  <w:cs/>
                </w:rPr>
                <w:t>‎</w:t>
              </w:r>
              <w:r w:rsidRPr="00240AC5" w:rsidDel="00D9274F">
                <w:rPr>
                  <w:rFonts w:eastAsia="Arial Unicode MS"/>
                </w:rPr>
                <w:t>13.6.2</w:t>
              </w:r>
              <w:r w:rsidRPr="00240AC5">
                <w:rPr>
                  <w:rFonts w:eastAsia="Arial Unicode MS"/>
                </w:rPr>
                <w:fldChar w:fldCharType="end"/>
              </w:r>
              <w:r w:rsidRPr="00240AC5">
                <w:rPr>
                  <w:rFonts w:eastAsia="Arial Unicode MS"/>
                </w:rPr>
                <w:t xml:space="preserve"> </w:t>
              </w:r>
              <w:r w:rsidRPr="00240AC5">
                <w:rPr>
                  <w:rFonts w:eastAsia="Arial Unicode MS"/>
                </w:rPr>
                <w:fldChar w:fldCharType="begin"/>
              </w:r>
              <w:r w:rsidRPr="00240AC5">
                <w:rPr>
                  <w:rFonts w:eastAsia="Arial Unicode MS"/>
                </w:rPr>
                <w:instrText xml:space="preserve"> REF _Ref263169391 \h </w:instrText>
              </w:r>
              <w:r>
                <w:rPr>
                  <w:rFonts w:eastAsia="Arial Unicode MS"/>
                </w:rPr>
                <w:instrText xml:space="preserve"> \* MERGEFORMAT </w:instrText>
              </w:r>
            </w:ins>
            <w:r w:rsidRPr="00240AC5">
              <w:rPr>
                <w:rFonts w:eastAsia="Arial Unicode MS"/>
              </w:rPr>
            </w:r>
            <w:ins w:id="10439" w:author="mbeckerle" w:date="2013-07-11T19:04:00Z">
              <w:r w:rsidRPr="00240AC5">
                <w:rPr>
                  <w:rFonts w:eastAsia="Arial Unicode MS"/>
                </w:rPr>
                <w:fldChar w:fldCharType="separate"/>
              </w:r>
              <w:r w:rsidRPr="008B68D7">
                <w:rPr>
                  <w:rFonts w:eastAsia="Arial Unicode MS"/>
                  <w:rPrChange w:id="10440" w:author="mbeckerle" w:date="2013-07-10T14:54:00Z">
                    <w:rPr/>
                  </w:rPrChange>
                </w:rPr>
                <w:t>Converting logical numbers to/from text representation</w:t>
              </w:r>
              <w:r w:rsidRPr="00240AC5" w:rsidDel="00D9274F">
                <w:rPr>
                  <w:rFonts w:eastAsia="Arial Unicode MS"/>
                </w:rPr>
                <w:t>Converting logical numbers to/from text representation</w:t>
              </w:r>
              <w:r w:rsidRPr="00240AC5">
                <w:rPr>
                  <w:rFonts w:eastAsia="Arial Unicode MS"/>
                </w:rPr>
                <w:fldChar w:fldCharType="end"/>
              </w:r>
              <w:r w:rsidRPr="00240AC5">
                <w:rPr>
                  <w:rFonts w:eastAsia="Arial Unicode MS"/>
                </w:rPr>
                <w:t>.</w:t>
              </w:r>
            </w:ins>
          </w:p>
          <w:p w14:paraId="40A3AFDA" w14:textId="6D45B0DA" w:rsidR="002479C6" w:rsidRPr="00240AC5" w:rsidDel="001D1BA5" w:rsidRDefault="002479C6" w:rsidP="00D46C4F">
            <w:pPr>
              <w:rPr>
                <w:del w:id="10441" w:author="mbeckerle" w:date="2013-07-11T19:04:00Z"/>
                <w:rFonts w:eastAsia="Arial Unicode MS"/>
              </w:rPr>
            </w:pPr>
            <w:ins w:id="10442" w:author="mbeckerle" w:date="2013-07-11T19:04:00Z">
              <w:r w:rsidRPr="00240AC5">
                <w:rPr>
                  <w:rFonts w:eastAsia="Arial Unicode MS"/>
                </w:rPr>
                <w:t xml:space="preserve">Annotation: </w:t>
              </w:r>
              <w:r w:rsidRPr="00240AC5">
                <w:rPr>
                  <w:rFonts w:eastAsia="MS Mincho" w:cs="Arial"/>
                </w:rPr>
                <w:t xml:space="preserve">dfdl:element, </w:t>
              </w:r>
              <w:r w:rsidRPr="00240AC5">
                <w:rPr>
                  <w:rFonts w:eastAsia="Arial Unicode MS"/>
                </w:rPr>
                <w:t>dfdl:simpleType</w:t>
              </w:r>
            </w:ins>
            <w:del w:id="10443" w:author="mbeckerle" w:date="2013-07-11T19:04:00Z">
              <w:r w:rsidRPr="00240AC5" w:rsidDel="001D1BA5">
                <w:rPr>
                  <w:rFonts w:eastAsia="Arial Unicode MS"/>
                </w:rPr>
                <w:delText>Enum</w:delText>
              </w:r>
            </w:del>
          </w:p>
          <w:p w14:paraId="629E1E54" w14:textId="22AA5503" w:rsidR="002479C6" w:rsidRPr="00240AC5" w:rsidDel="001D1BA5" w:rsidRDefault="002479C6" w:rsidP="00D46C4F">
            <w:pPr>
              <w:rPr>
                <w:del w:id="10444" w:author="mbeckerle" w:date="2013-07-11T19:04:00Z"/>
                <w:rFonts w:eastAsia="Arial Unicode MS"/>
              </w:rPr>
            </w:pPr>
            <w:del w:id="10445" w:author="mbeckerle" w:date="2013-07-11T19:04:00Z">
              <w:r w:rsidRPr="00240AC5" w:rsidDel="001D1BA5">
                <w:rPr>
                  <w:rFonts w:eastAsia="Arial Unicode MS"/>
                </w:rPr>
                <w:delText>Specifies how rounding is controlled during unparsing.</w:delText>
              </w:r>
            </w:del>
          </w:p>
          <w:p w14:paraId="66FE5813" w14:textId="7B8C295B" w:rsidR="002479C6" w:rsidRPr="00240AC5" w:rsidDel="001D1BA5" w:rsidRDefault="002479C6" w:rsidP="00D46C4F">
            <w:pPr>
              <w:rPr>
                <w:del w:id="10446" w:author="mbeckerle" w:date="2013-07-11T19:04:00Z"/>
                <w:rFonts w:eastAsia="Arial Unicode MS"/>
              </w:rPr>
            </w:pPr>
            <w:del w:id="10447" w:author="mbeckerle" w:date="2013-07-11T19:04:00Z">
              <w:r w:rsidRPr="00240AC5" w:rsidDel="001D1BA5">
                <w:rPr>
                  <w:rFonts w:eastAsia="Arial Unicode MS"/>
                </w:rPr>
                <w:delText>Valid values ‘pattern' 'explicit'</w:delText>
              </w:r>
            </w:del>
          </w:p>
          <w:p w14:paraId="4685CFC2" w14:textId="7898177B" w:rsidR="002479C6" w:rsidRPr="00240AC5" w:rsidDel="001D1BA5" w:rsidRDefault="002479C6" w:rsidP="00D46C4F">
            <w:pPr>
              <w:rPr>
                <w:del w:id="10448" w:author="mbeckerle" w:date="2013-07-11T19:04:00Z"/>
                <w:rFonts w:eastAsia="Arial Unicode MS"/>
              </w:rPr>
            </w:pPr>
            <w:del w:id="10449" w:author="mbeckerle" w:date="2013-07-11T19:04:00Z">
              <w:r w:rsidRPr="00240AC5" w:rsidDel="001D1BA5">
                <w:rPr>
                  <w:rFonts w:eastAsia="Arial Unicode MS"/>
                </w:rPr>
                <w:delText>When dfdl:textNumberRep is 'standard' this property only applies when  dfdl:textStandardBase is 10.</w:delText>
              </w:r>
            </w:del>
          </w:p>
          <w:p w14:paraId="16800CD0" w14:textId="7DC9D4BF" w:rsidR="002479C6" w:rsidRPr="00240AC5" w:rsidDel="001D1BA5" w:rsidRDefault="002479C6" w:rsidP="00D46C4F">
            <w:pPr>
              <w:rPr>
                <w:del w:id="10450" w:author="mbeckerle" w:date="2013-07-11T19:04:00Z"/>
                <w:rFonts w:eastAsia="Arial Unicode MS"/>
              </w:rPr>
            </w:pPr>
            <w:del w:id="10451" w:author="mbeckerle" w:date="2013-07-11T19:04:00Z">
              <w:r w:rsidRPr="00240AC5" w:rsidDel="001D1BA5">
                <w:rPr>
                  <w:rFonts w:eastAsia="Arial Unicode MS"/>
                </w:rPr>
                <w:delText>If 'pattern' then the rounding increment is specified in the dfdl:textNumberPattern using digits '1' though '9'. The rounding mode is always 'roundHalfEven'. To switch off rounding, do not use digits '1' through '9'.</w:delText>
              </w:r>
            </w:del>
          </w:p>
          <w:p w14:paraId="7792E674" w14:textId="59CA08C1" w:rsidR="002479C6" w:rsidRPr="00240AC5" w:rsidDel="001D1BA5" w:rsidRDefault="002479C6" w:rsidP="00D46C4F">
            <w:pPr>
              <w:rPr>
                <w:del w:id="10452" w:author="mbeckerle" w:date="2013-07-11T19:04:00Z"/>
                <w:rFonts w:eastAsia="Arial Unicode MS"/>
              </w:rPr>
            </w:pPr>
            <w:del w:id="10453" w:author="mbeckerle" w:date="2013-07-11T19:04:00Z">
              <w:r w:rsidRPr="00240AC5" w:rsidDel="001D1BA5">
                <w:rPr>
                  <w:rFonts w:eastAsia="Arial Unicode MS"/>
                </w:rPr>
                <w:delText xml:space="preserve">If 'explicit' then the rounding increment is specified by the dfdl:textNumberRoundingIncrement property, and any digits '1' through '9' in the dfdl:textNumberPattern are treated as digit '0'. The rounding mode is specified by the dfdl:textRoundingMode property. To switch off rounding, use 0.0 for the dfdl:textNumberRoundingIncrement. </w:delText>
              </w:r>
            </w:del>
          </w:p>
          <w:p w14:paraId="240AC57B" w14:textId="36BEC747" w:rsidR="002479C6" w:rsidRPr="00240AC5" w:rsidRDefault="002479C6" w:rsidP="00D46C4F">
            <w:pPr>
              <w:rPr>
                <w:rFonts w:eastAsia="Arial Unicode MS"/>
              </w:rPr>
            </w:pPr>
            <w:del w:id="10454" w:author="mbeckerle" w:date="2013-07-11T19:04:00Z">
              <w:r w:rsidRPr="00240AC5" w:rsidDel="001D1BA5">
                <w:rPr>
                  <w:rFonts w:eastAsia="Arial Unicode MS"/>
                </w:rPr>
                <w:delText>Annotation: dfdl:element, dfdl:simpleType</w:delText>
              </w:r>
            </w:del>
          </w:p>
        </w:tc>
      </w:tr>
      <w:tr w:rsidR="002479C6" w:rsidRPr="00240AC5" w14:paraId="6177258A" w14:textId="77777777" w:rsidTr="002479C6">
        <w:trPr>
          <w:trHeight w:val="402"/>
          <w:jc w:val="center"/>
          <w:trPrChange w:id="10455" w:author="mbeckerle" w:date="2013-07-11T19:04:00Z">
            <w:trPr>
              <w:trHeight w:val="402"/>
              <w:jc w:val="center"/>
            </w:trPr>
          </w:trPrChange>
        </w:trPr>
        <w:tc>
          <w:tcPr>
            <w:tcW w:w="1789" w:type="pct"/>
            <w:tcPrChange w:id="10456" w:author="mbeckerle" w:date="2013-07-11T19:04:00Z">
              <w:tcPr>
                <w:tcW w:w="1789" w:type="pct"/>
              </w:tcPr>
            </w:tcPrChange>
          </w:tcPr>
          <w:p w14:paraId="50F7AAAF" w14:textId="42BDE50A" w:rsidR="002479C6" w:rsidRPr="00240AC5" w:rsidRDefault="002479C6" w:rsidP="00240AC5">
            <w:pPr>
              <w:tabs>
                <w:tab w:val="num" w:pos="360"/>
                <w:tab w:val="num" w:pos="540"/>
              </w:tabs>
              <w:spacing w:before="40" w:after="40"/>
              <w:rPr>
                <w:rStyle w:val="TableCellCharChar"/>
                <w:rFonts w:cs="Arial"/>
                <w:sz w:val="20"/>
                <w:szCs w:val="20"/>
              </w:rPr>
            </w:pPr>
            <w:ins w:id="10457" w:author="mbeckerle" w:date="2013-07-11T19:04:00Z">
              <w:r w:rsidRPr="00240AC5">
                <w:rPr>
                  <w:rStyle w:val="TableCellCharChar"/>
                  <w:rFonts w:cs="Arial"/>
                  <w:sz w:val="20"/>
                  <w:szCs w:val="20"/>
                </w:rPr>
                <w:t>text</w:t>
              </w:r>
              <w:r w:rsidRPr="00240AC5">
                <w:rPr>
                  <w:rFonts w:ascii="Helv" w:eastAsia="MS Mincho" w:hAnsi="Helv" w:cs="Helv"/>
                  <w:color w:val="000000"/>
                  <w:lang w:eastAsia="ja-JP"/>
                </w:rPr>
                <w:t>Standard</w:t>
              </w:r>
              <w:r w:rsidRPr="00240AC5">
                <w:rPr>
                  <w:rStyle w:val="TableCellCharChar"/>
                  <w:rFonts w:cs="Arial"/>
                  <w:sz w:val="20"/>
                  <w:szCs w:val="20"/>
                </w:rPr>
                <w:t>DecimalSeparator</w:t>
              </w:r>
            </w:ins>
            <w:del w:id="10458" w:author="mbeckerle" w:date="2013-07-11T19:04:00Z">
              <w:r w:rsidRPr="00240AC5" w:rsidDel="001D1BA5">
                <w:rPr>
                  <w:rStyle w:val="TableCellCharChar"/>
                  <w:rFonts w:cs="Arial"/>
                  <w:sz w:val="20"/>
                  <w:szCs w:val="20"/>
                </w:rPr>
                <w:delText>textNumberRoundingMode</w:delText>
              </w:r>
            </w:del>
          </w:p>
        </w:tc>
        <w:tc>
          <w:tcPr>
            <w:tcW w:w="3211" w:type="pct"/>
            <w:tcPrChange w:id="10459" w:author="mbeckerle" w:date="2013-07-11T19:04:00Z">
              <w:tcPr>
                <w:tcW w:w="3211" w:type="pct"/>
              </w:tcPr>
            </w:tcPrChange>
          </w:tcPr>
          <w:p w14:paraId="1BA1D177" w14:textId="77777777" w:rsidR="002479C6" w:rsidRPr="00240AC5" w:rsidRDefault="002479C6" w:rsidP="00D46C4F">
            <w:pPr>
              <w:rPr>
                <w:ins w:id="10460" w:author="mbeckerle" w:date="2013-07-11T19:04:00Z"/>
                <w:rFonts w:eastAsia="Arial Unicode MS"/>
              </w:rPr>
            </w:pPr>
            <w:ins w:id="10461" w:author="mbeckerle" w:date="2013-07-11T19:04:00Z">
              <w:r>
                <w:rPr>
                  <w:rFonts w:eastAsia="Arial Unicode MS"/>
                </w:rPr>
                <w:t xml:space="preserve">List of </w:t>
              </w:r>
              <w:commentRangeStart w:id="10462"/>
              <w:commentRangeStart w:id="10463"/>
              <w:r w:rsidRPr="00240AC5">
                <w:rPr>
                  <w:rFonts w:eastAsia="Arial Unicode MS"/>
                </w:rPr>
                <w:t>DFDL String Literal</w:t>
              </w:r>
              <w:r>
                <w:rPr>
                  <w:rFonts w:eastAsia="Arial Unicode MS"/>
                </w:rPr>
                <w:t>s</w:t>
              </w:r>
              <w:r w:rsidRPr="00240AC5" w:rsidDel="0025238D">
                <w:rPr>
                  <w:rFonts w:eastAsia="Arial Unicode MS"/>
                </w:rPr>
                <w:t xml:space="preserve"> </w:t>
              </w:r>
              <w:r w:rsidRPr="00240AC5">
                <w:rPr>
                  <w:rFonts w:eastAsia="Arial Unicode MS"/>
                </w:rPr>
                <w:t xml:space="preserve"> </w:t>
              </w:r>
              <w:commentRangeEnd w:id="10462"/>
              <w:r w:rsidRPr="00240AC5">
                <w:rPr>
                  <w:rStyle w:val="CommentReference"/>
                  <w:rFonts w:eastAsia="Arial Unicode MS"/>
                  <w:bCs/>
                </w:rPr>
                <w:commentReference w:id="10462"/>
              </w:r>
              <w:r w:rsidRPr="00240AC5">
                <w:rPr>
                  <w:rFonts w:eastAsia="Arial Unicode MS"/>
                  <w:szCs w:val="18"/>
                </w:rPr>
                <w:t>o</w:t>
              </w:r>
              <w:commentRangeEnd w:id="10463"/>
              <w:r w:rsidRPr="00240AC5">
                <w:rPr>
                  <w:rStyle w:val="CommentReference"/>
                  <w:rFonts w:eastAsia="Arial Unicode MS"/>
                  <w:bCs/>
                </w:rPr>
                <w:commentReference w:id="10463"/>
              </w:r>
              <w:r w:rsidRPr="00240AC5">
                <w:rPr>
                  <w:rFonts w:eastAsia="Arial Unicode MS"/>
                  <w:szCs w:val="18"/>
                </w:rPr>
                <w:t>r</w:t>
              </w:r>
              <w:r w:rsidRPr="00240AC5">
                <w:rPr>
                  <w:rFonts w:eastAsia="Arial Unicode MS"/>
                </w:rPr>
                <w:t xml:space="preserve"> </w:t>
              </w:r>
              <w:r w:rsidRPr="00240AC5">
                <w:rPr>
                  <w:rFonts w:eastAsia="Arial Unicode MS"/>
                  <w:szCs w:val="18"/>
                </w:rPr>
                <w:t>DFDL Expression</w:t>
              </w:r>
            </w:ins>
          </w:p>
          <w:p w14:paraId="29ED7DBA" w14:textId="77777777" w:rsidR="002479C6" w:rsidRPr="00240AC5" w:rsidRDefault="002479C6" w:rsidP="00D46C4F">
            <w:pPr>
              <w:rPr>
                <w:ins w:id="10464" w:author="mbeckerle" w:date="2013-07-11T19:04:00Z"/>
                <w:rFonts w:eastAsia="Arial Unicode MS"/>
              </w:rPr>
            </w:pPr>
            <w:ins w:id="10465" w:author="mbeckerle" w:date="2013-07-11T19:04:00Z">
              <w:r w:rsidRPr="00240AC5">
                <w:rPr>
                  <w:rFonts w:eastAsia="Arial Unicode MS"/>
                </w:rPr>
                <w:t xml:space="preserve">Defines </w:t>
              </w:r>
              <w:r w:rsidRPr="00240AC5" w:rsidDel="0025238D">
                <w:rPr>
                  <w:rFonts w:eastAsia="Arial Unicode MS"/>
                </w:rPr>
                <w:t xml:space="preserve">the </w:t>
              </w:r>
              <w:r>
                <w:rPr>
                  <w:rFonts w:eastAsia="Arial Unicode MS"/>
                </w:rPr>
                <w:t>a whitespace separated list of</w:t>
              </w:r>
              <w:r w:rsidRPr="00240AC5">
                <w:rPr>
                  <w:rFonts w:eastAsia="Arial Unicode MS"/>
                </w:rPr>
                <w:t xml:space="preserve"> single character</w:t>
              </w:r>
              <w:r>
                <w:rPr>
                  <w:rFonts w:eastAsia="Arial Unicode MS"/>
                </w:rPr>
                <w:t>s</w:t>
              </w:r>
              <w:r w:rsidRPr="00240AC5">
                <w:rPr>
                  <w:rFonts w:eastAsia="Arial Unicode MS"/>
                </w:rPr>
                <w:t xml:space="preserve"> that </w:t>
              </w:r>
              <w:r w:rsidRPr="00240AC5" w:rsidDel="0025238D">
                <w:rPr>
                  <w:rFonts w:eastAsia="Arial Unicode MS"/>
                </w:rPr>
                <w:t xml:space="preserve">will </w:t>
              </w:r>
              <w:r w:rsidRPr="00240AC5">
                <w:rPr>
                  <w:rFonts w:eastAsia="Arial Unicode MS"/>
                </w:rPr>
                <w:t>appear</w:t>
              </w:r>
              <w:r>
                <w:rPr>
                  <w:rFonts w:eastAsia="Arial Unicode MS"/>
                </w:rPr>
                <w:t xml:space="preserve"> (individually)</w:t>
              </w:r>
              <w:r w:rsidRPr="00240AC5">
                <w:rPr>
                  <w:rFonts w:eastAsia="Arial Unicode MS"/>
                </w:rPr>
                <w:t xml:space="preserve"> in the data as the decimal separator. </w:t>
              </w:r>
            </w:ins>
          </w:p>
          <w:p w14:paraId="16FD0497" w14:textId="77777777" w:rsidR="002479C6" w:rsidRPr="00240AC5" w:rsidRDefault="002479C6" w:rsidP="00D46C4F">
            <w:pPr>
              <w:rPr>
                <w:ins w:id="10466" w:author="mbeckerle" w:date="2013-07-11T19:04:00Z"/>
                <w:rFonts w:eastAsia="Arial Unicode MS"/>
              </w:rPr>
            </w:pPr>
            <w:ins w:id="10467" w:author="mbeckerle" w:date="2013-07-11T19:04:00Z">
              <w:r w:rsidRPr="00240AC5">
                <w:rPr>
                  <w:rFonts w:eastAsia="Arial Unicode MS"/>
                </w:rPr>
                <w:t xml:space="preserve">This property is applicable when type is </w:t>
              </w:r>
              <w:commentRangeStart w:id="10468"/>
              <w:r w:rsidRPr="00240AC5">
                <w:rPr>
                  <w:rFonts w:eastAsia="Arial Unicode MS"/>
                </w:rPr>
                <w:t>xs:decimal, xs:float or xs:double</w:t>
              </w:r>
              <w:commentRangeEnd w:id="10468"/>
              <w:r w:rsidRPr="00240AC5">
                <w:rPr>
                  <w:rStyle w:val="CommentReference"/>
                  <w:rFonts w:eastAsia="Arial Unicode MS"/>
                  <w:bCs/>
                </w:rPr>
                <w:commentReference w:id="10468"/>
              </w:r>
              <w:r w:rsidRPr="00240AC5">
                <w:rPr>
                  <w:rFonts w:eastAsia="Arial Unicode MS"/>
                </w:rPr>
                <w:t xml:space="preserve"> and dfdl:textNumberRep is 'standard' and dfdl:textStandardBase is 10. </w:t>
              </w:r>
              <w:commentRangeStart w:id="10469"/>
              <w:r w:rsidRPr="00240AC5">
                <w:rPr>
                  <w:rFonts w:eastAsia="Arial Unicode MS"/>
                </w:rPr>
                <w:t>It must be set if  dfdl:textNumberPattern contains a decimal separator symbol</w:t>
              </w:r>
              <w:r>
                <w:rPr>
                  <w:rFonts w:eastAsia="Arial Unicode MS"/>
                </w:rPr>
                <w:t xml:space="preserve"> ("."), or the E or @ symbols</w:t>
              </w:r>
              <w:r w:rsidDel="004D27BC">
                <w:rPr>
                  <w:rFonts w:eastAsia="Arial Unicode MS"/>
                </w:rPr>
                <w:t>.</w:t>
              </w:r>
              <w:r w:rsidRPr="00240AC5">
                <w:rPr>
                  <w:rFonts w:eastAsia="Arial Unicode MS"/>
                </w:rPr>
                <w:t xml:space="preserve"> (</w:t>
              </w:r>
              <w:r>
                <w:rPr>
                  <w:rFonts w:eastAsia="Arial Unicode MS"/>
                </w:rPr>
                <w:t xml:space="preserve">it is a </w:t>
              </w:r>
              <w:r w:rsidRPr="00240AC5">
                <w:rPr>
                  <w:rFonts w:eastAsia="Arial Unicode MS"/>
                </w:rPr>
                <w:t xml:space="preserve">schema definition error </w:t>
              </w:r>
              <w:commentRangeStart w:id="10470"/>
              <w:r w:rsidRPr="00240AC5">
                <w:rPr>
                  <w:rFonts w:eastAsia="Arial Unicode MS"/>
                </w:rPr>
                <w:t>otherwise</w:t>
              </w:r>
              <w:commentRangeEnd w:id="10470"/>
              <w:r>
                <w:rPr>
                  <w:rStyle w:val="CommentReference"/>
                </w:rPr>
                <w:commentReference w:id="10470"/>
              </w:r>
              <w:r>
                <w:rPr>
                  <w:rFonts w:eastAsia="Arial Unicode MS"/>
                </w:rPr>
                <w:t>.</w:t>
              </w:r>
              <w:r w:rsidRPr="00240AC5">
                <w:rPr>
                  <w:rFonts w:eastAsia="Arial Unicode MS"/>
                </w:rPr>
                <w:t xml:space="preserve">) Empty string is not an allowable value. </w:t>
              </w:r>
              <w:commentRangeEnd w:id="10469"/>
              <w:r w:rsidRPr="00240AC5">
                <w:rPr>
                  <w:rStyle w:val="CommentReference"/>
                  <w:rFonts w:eastAsia="Arial Unicode MS"/>
                  <w:bCs/>
                </w:rPr>
                <w:commentReference w:id="10469"/>
              </w:r>
            </w:ins>
          </w:p>
          <w:p w14:paraId="03A5DB4B" w14:textId="77777777" w:rsidR="002479C6" w:rsidRPr="00240AC5" w:rsidDel="0085331E" w:rsidRDefault="002479C6" w:rsidP="00D46C4F">
            <w:pPr>
              <w:rPr>
                <w:ins w:id="10471" w:author="mbeckerle" w:date="2013-07-11T19:04:00Z"/>
                <w:rFonts w:eastAsia="Arial Unicode MS"/>
              </w:rPr>
            </w:pPr>
          </w:p>
          <w:p w14:paraId="0CDA75D6" w14:textId="77777777" w:rsidR="002479C6" w:rsidRPr="00240AC5" w:rsidRDefault="002479C6" w:rsidP="00D46C4F">
            <w:pPr>
              <w:rPr>
                <w:ins w:id="10472" w:author="mbeckerle" w:date="2013-07-11T19:04:00Z"/>
                <w:rFonts w:eastAsia="Arial Unicode MS"/>
              </w:rPr>
            </w:pPr>
            <w:ins w:id="10473" w:author="mbeckerle" w:date="2013-07-11T19:04:00Z">
              <w:r w:rsidRPr="00240AC5">
                <w:rPr>
                  <w:rFonts w:eastAsia="Arial Unicode MS"/>
                </w:rPr>
                <w:t>This property can be computed by way of an expression which returns a character. The expression must not contain forward references to elements which have not yet been processed.</w:t>
              </w:r>
            </w:ins>
          </w:p>
          <w:p w14:paraId="33E73EF3" w14:textId="77777777" w:rsidR="002479C6" w:rsidRPr="00240AC5" w:rsidRDefault="002479C6" w:rsidP="00D46C4F">
            <w:pPr>
              <w:rPr>
                <w:ins w:id="10474" w:author="mbeckerle" w:date="2013-07-11T19:04:00Z"/>
                <w:rFonts w:eastAsia="Arial Unicode MS"/>
              </w:rPr>
            </w:pPr>
            <w:ins w:id="10475" w:author="mbeckerle" w:date="2013-07-11T19:04:00Z">
              <w:r>
                <w:rPr>
                  <w:rFonts w:eastAsia="Arial Unicode MS"/>
                  <w:i/>
                </w:rPr>
                <w:t>Text Number</w:t>
              </w:r>
              <w:commentRangeStart w:id="10476"/>
              <w:r w:rsidRPr="00240AC5">
                <w:rPr>
                  <w:rFonts w:eastAsia="Arial Unicode MS"/>
                  <w:i/>
                </w:rPr>
                <w:t xml:space="preserve"> </w:t>
              </w:r>
              <w:commentRangeEnd w:id="10476"/>
              <w:r>
                <w:rPr>
                  <w:rStyle w:val="CommentReference"/>
                </w:rPr>
                <w:commentReference w:id="10476"/>
              </w:r>
              <w:r w:rsidRPr="00240AC5">
                <w:rPr>
                  <w:rFonts w:eastAsia="Arial Unicode MS"/>
                  <w:i/>
                </w:rPr>
                <w:t>Character Restrictions:</w:t>
              </w:r>
              <w:r w:rsidRPr="00240AC5">
                <w:rPr>
                  <w:rFonts w:eastAsia="Arial Unicode MS"/>
                </w:rPr>
                <w:t xml:space="preserve"> The the string </w:t>
              </w:r>
              <w:commentRangeStart w:id="10477"/>
              <w:r w:rsidRPr="00240AC5">
                <w:rPr>
                  <w:rFonts w:eastAsia="Arial Unicode MS"/>
                </w:rPr>
                <w:t>literal</w:t>
              </w:r>
              <w:commentRangeEnd w:id="10477"/>
              <w:r>
                <w:rPr>
                  <w:rStyle w:val="CommentReference"/>
                </w:rPr>
                <w:commentReference w:id="10477"/>
              </w:r>
              <w:r w:rsidRPr="00240AC5">
                <w:rPr>
                  <w:rFonts w:eastAsia="Arial Unicode MS"/>
                </w:rPr>
                <w:t xml:space="preserve"> is restricted to allow only certain kinds of </w:t>
              </w:r>
              <w:r>
                <w:rPr>
                  <w:rFonts w:eastAsia="Arial Unicode MS"/>
                </w:rPr>
                <w:t>syntax</w:t>
              </w:r>
              <w:r w:rsidRPr="00240AC5">
                <w:rPr>
                  <w:rFonts w:eastAsia="Arial Unicode MS"/>
                </w:rPr>
                <w:t>:</w:t>
              </w:r>
            </w:ins>
          </w:p>
          <w:p w14:paraId="4966D08F" w14:textId="77777777" w:rsidR="002479C6" w:rsidRPr="00240AC5" w:rsidRDefault="002479C6" w:rsidP="00D46C4F">
            <w:pPr>
              <w:numPr>
                <w:ilvl w:val="0"/>
                <w:numId w:val="150"/>
              </w:numPr>
              <w:rPr>
                <w:ins w:id="10478" w:author="mbeckerle" w:date="2013-07-11T19:04:00Z"/>
                <w:rFonts w:eastAsia="Arial Unicode MS"/>
              </w:rPr>
            </w:pPr>
            <w:ins w:id="10479" w:author="mbeckerle" w:date="2013-07-11T19:04:00Z">
              <w:r w:rsidRPr="00240AC5">
                <w:rPr>
                  <w:rFonts w:eastAsia="Arial Unicode MS"/>
                </w:rPr>
                <w:t>DFDL character entities are allowed</w:t>
              </w:r>
            </w:ins>
          </w:p>
          <w:p w14:paraId="085BE774" w14:textId="77777777" w:rsidR="002479C6" w:rsidRPr="00240AC5" w:rsidRDefault="002479C6" w:rsidP="00D46C4F">
            <w:pPr>
              <w:numPr>
                <w:ilvl w:val="0"/>
                <w:numId w:val="150"/>
              </w:numPr>
              <w:rPr>
                <w:ins w:id="10480" w:author="mbeckerle" w:date="2013-07-11T19:04:00Z"/>
                <w:rFonts w:eastAsia="Arial Unicode MS"/>
              </w:rPr>
            </w:pPr>
            <w:ins w:id="10481" w:author="mbeckerle" w:date="2013-07-11T19:04:00Z">
              <w:r w:rsidRPr="00240AC5">
                <w:rPr>
                  <w:rFonts w:eastAsia="Arial Unicode MS"/>
                </w:rPr>
                <w:t>The raw byte entity ( %#r ) is not allowed.</w:t>
              </w:r>
            </w:ins>
          </w:p>
          <w:p w14:paraId="48CAF706" w14:textId="77777777" w:rsidR="002479C6" w:rsidRPr="00240AC5" w:rsidRDefault="002479C6" w:rsidP="00D46C4F">
            <w:pPr>
              <w:numPr>
                <w:ilvl w:val="0"/>
                <w:numId w:val="150"/>
              </w:numPr>
              <w:rPr>
                <w:ins w:id="10482" w:author="mbeckerle" w:date="2013-07-11T19:04:00Z"/>
                <w:rFonts w:eastAsia="Arial Unicode MS"/>
              </w:rPr>
            </w:pPr>
            <w:ins w:id="10483" w:author="mbeckerle" w:date="2013-07-11T19:04:00Z">
              <w:r w:rsidRPr="00240AC5">
                <w:rPr>
                  <w:rFonts w:eastAsia="Arial Unicode MS"/>
                </w:rPr>
                <w:t>DFDL Character classes ( NL, WSP, WSP+, WSP*, ES ) are not allowed</w:t>
              </w:r>
            </w:ins>
          </w:p>
          <w:p w14:paraId="2D738FA0" w14:textId="77777777" w:rsidR="002479C6" w:rsidRPr="00240AC5" w:rsidRDefault="002479C6" w:rsidP="00D46C4F">
            <w:pPr>
              <w:rPr>
                <w:ins w:id="10484" w:author="mbeckerle" w:date="2013-07-11T19:04:00Z"/>
                <w:rFonts w:eastAsia="Arial Unicode MS"/>
              </w:rPr>
            </w:pPr>
            <w:ins w:id="10485" w:author="mbeckerle" w:date="2013-07-11T19:04:00Z">
              <w:r w:rsidRPr="00240AC5">
                <w:rPr>
                  <w:rFonts w:eastAsia="Arial Unicode MS"/>
                </w:rPr>
                <w:t xml:space="preserve">It is a schema definition error if the string literal contains any of the disallowed </w:t>
              </w:r>
              <w:r>
                <w:rPr>
                  <w:rFonts w:eastAsia="Arial Unicode MS"/>
                </w:rPr>
                <w:t>syntax</w:t>
              </w:r>
              <w:r w:rsidRPr="00240AC5" w:rsidDel="004D27BC">
                <w:rPr>
                  <w:rFonts w:eastAsia="Arial Unicode MS"/>
                </w:rPr>
                <w:t>constructs</w:t>
              </w:r>
              <w:r w:rsidRPr="00240AC5">
                <w:rPr>
                  <w:rFonts w:eastAsia="Arial Unicode MS"/>
                </w:rPr>
                <w:t>.</w:t>
              </w:r>
            </w:ins>
          </w:p>
          <w:p w14:paraId="4559BCEC" w14:textId="77777777" w:rsidR="002479C6" w:rsidRPr="00240AC5" w:rsidDel="0025238D" w:rsidRDefault="002479C6" w:rsidP="00D46C4F">
            <w:pPr>
              <w:rPr>
                <w:ins w:id="10486" w:author="mbeckerle" w:date="2013-07-11T19:04:00Z"/>
                <w:rFonts w:eastAsia="Arial Unicode MS"/>
              </w:rPr>
            </w:pPr>
          </w:p>
          <w:p w14:paraId="1EB194BC" w14:textId="77777777" w:rsidR="002479C6" w:rsidRPr="00240AC5" w:rsidDel="0025238D" w:rsidRDefault="002479C6" w:rsidP="00D46C4F">
            <w:pPr>
              <w:rPr>
                <w:ins w:id="10487" w:author="mbeckerle" w:date="2013-07-11T19:04:00Z"/>
                <w:rFonts w:eastAsia="Arial Unicode MS"/>
              </w:rPr>
            </w:pPr>
            <w:commentRangeStart w:id="10488"/>
            <w:ins w:id="10489" w:author="mbeckerle" w:date="2013-07-11T19:04:00Z">
              <w:r w:rsidRPr="00240AC5" w:rsidDel="0025238D">
                <w:rPr>
                  <w:rFonts w:eastAsia="Arial Unicode MS"/>
                </w:rPr>
                <w:t>Only applies if.</w:t>
              </w:r>
              <w:commentRangeEnd w:id="10488"/>
              <w:r w:rsidDel="0025238D">
                <w:rPr>
                  <w:rStyle w:val="CommentReference"/>
                </w:rPr>
                <w:commentReference w:id="10488"/>
              </w:r>
            </w:ins>
          </w:p>
          <w:p w14:paraId="485BE11A" w14:textId="1DA3B276" w:rsidR="002479C6" w:rsidRPr="00240AC5" w:rsidDel="001D1BA5" w:rsidRDefault="002479C6" w:rsidP="00D46C4F">
            <w:pPr>
              <w:rPr>
                <w:del w:id="10490" w:author="mbeckerle" w:date="2013-07-11T19:04:00Z"/>
                <w:rFonts w:eastAsia="Arial Unicode MS"/>
              </w:rPr>
            </w:pPr>
            <w:ins w:id="10491" w:author="mbeckerle" w:date="2013-07-11T19:04:00Z">
              <w:r w:rsidRPr="00240AC5">
                <w:rPr>
                  <w:rFonts w:eastAsia="Arial Unicode MS"/>
                </w:rPr>
                <w:t xml:space="preserve">Annotation: </w:t>
              </w:r>
              <w:r w:rsidRPr="00240AC5">
                <w:rPr>
                  <w:rFonts w:eastAsia="MS Mincho" w:cs="Arial"/>
                </w:rPr>
                <w:t xml:space="preserve">dfdl:element, </w:t>
              </w:r>
              <w:r w:rsidRPr="00240AC5">
                <w:rPr>
                  <w:rFonts w:eastAsia="Arial Unicode MS"/>
                </w:rPr>
                <w:t>dfdl:simpleType</w:t>
              </w:r>
            </w:ins>
            <w:del w:id="10492" w:author="mbeckerle" w:date="2013-07-11T19:04:00Z">
              <w:r w:rsidRPr="00240AC5" w:rsidDel="001D1BA5">
                <w:rPr>
                  <w:rFonts w:eastAsia="Arial Unicode MS"/>
                </w:rPr>
                <w:delText>Enum</w:delText>
              </w:r>
            </w:del>
          </w:p>
          <w:p w14:paraId="07D78102" w14:textId="025690EC" w:rsidR="002479C6" w:rsidRPr="00240AC5" w:rsidDel="001D1BA5" w:rsidRDefault="002479C6" w:rsidP="00D46C4F">
            <w:pPr>
              <w:rPr>
                <w:del w:id="10493" w:author="mbeckerle" w:date="2013-07-11T19:04:00Z"/>
                <w:rFonts w:eastAsia="Arial Unicode MS"/>
              </w:rPr>
            </w:pPr>
            <w:del w:id="10494" w:author="mbeckerle" w:date="2013-07-11T19:04:00Z">
              <w:r w:rsidRPr="00240AC5" w:rsidDel="001D1BA5">
                <w:rPr>
                  <w:rFonts w:eastAsia="Arial Unicode MS"/>
                </w:rPr>
                <w:delText>Specifies how rounding occurs during unparsing, when dfdl:textNumberRounding is 'explicit'.</w:delText>
              </w:r>
            </w:del>
          </w:p>
          <w:p w14:paraId="717CE60B" w14:textId="4E0253F3" w:rsidR="002479C6" w:rsidRPr="00240AC5" w:rsidDel="001D1BA5" w:rsidRDefault="002479C6" w:rsidP="00D46C4F">
            <w:pPr>
              <w:rPr>
                <w:del w:id="10495" w:author="mbeckerle" w:date="2013-07-11T19:04:00Z"/>
                <w:rFonts w:eastAsia="Arial Unicode MS"/>
              </w:rPr>
            </w:pPr>
            <w:del w:id="10496" w:author="mbeckerle" w:date="2013-07-11T19:04:00Z">
              <w:r w:rsidRPr="00240AC5" w:rsidDel="001D1BA5">
                <w:rPr>
                  <w:rFonts w:eastAsia="Arial Unicode MS"/>
                </w:rPr>
                <w:delText>When dfdl:textNumberRep is 'standard' this property only applies when  dfdl:textStandardBase is 10.</w:delText>
              </w:r>
            </w:del>
          </w:p>
          <w:p w14:paraId="5F92164D" w14:textId="2E129EA1" w:rsidR="002479C6" w:rsidRPr="00240AC5" w:rsidDel="001D1BA5" w:rsidRDefault="002479C6" w:rsidP="00D46C4F">
            <w:pPr>
              <w:rPr>
                <w:del w:id="10497" w:author="mbeckerle" w:date="2013-07-11T19:04:00Z"/>
                <w:rFonts w:eastAsia="Arial Unicode MS"/>
              </w:rPr>
            </w:pPr>
            <w:del w:id="10498" w:author="mbeckerle" w:date="2013-07-11T19:04:00Z">
              <w:r w:rsidRPr="00240AC5" w:rsidDel="001D1BA5">
                <w:rPr>
                  <w:rFonts w:eastAsia="Arial Unicode MS"/>
                </w:rPr>
                <w:delText>Valid values ‘roundCeiling’,  ‘roundFloor’, ‘roundDown’, ‘roundUp’, ‘roundHalfEven’,  ‘roundHalfDown’, ‘roundHalfUp'</w:delText>
              </w:r>
            </w:del>
          </w:p>
          <w:p w14:paraId="026E6DCE" w14:textId="037787CF" w:rsidR="002479C6" w:rsidRPr="00240AC5" w:rsidRDefault="002479C6" w:rsidP="00D46C4F">
            <w:pPr>
              <w:rPr>
                <w:rFonts w:eastAsia="Arial Unicode MS" w:cs="Arial"/>
              </w:rPr>
            </w:pPr>
            <w:del w:id="10499" w:author="mbeckerle" w:date="2013-07-11T19:04:00Z">
              <w:r w:rsidRPr="00240AC5" w:rsidDel="001D1BA5">
                <w:rPr>
                  <w:rFonts w:eastAsia="Arial Unicode MS"/>
                </w:rPr>
                <w:delText xml:space="preserve">Annotation: </w:delText>
              </w:r>
              <w:r w:rsidRPr="00240AC5" w:rsidDel="001D1BA5">
                <w:rPr>
                  <w:rFonts w:eastAsia="MS Mincho" w:cs="Arial"/>
                </w:rPr>
                <w:delText xml:space="preserve">dfdl:element, </w:delText>
              </w:r>
              <w:r w:rsidRPr="00240AC5" w:rsidDel="001D1BA5">
                <w:rPr>
                  <w:rFonts w:eastAsia="Arial Unicode MS"/>
                </w:rPr>
                <w:delText>dfdl:simpleType</w:delText>
              </w:r>
            </w:del>
          </w:p>
        </w:tc>
      </w:tr>
      <w:tr w:rsidR="002479C6" w:rsidRPr="00240AC5" w14:paraId="4B49D2B9" w14:textId="77777777" w:rsidTr="002479C6">
        <w:trPr>
          <w:trHeight w:val="402"/>
          <w:jc w:val="center"/>
          <w:trPrChange w:id="10500" w:author="mbeckerle" w:date="2013-07-11T19:04:00Z">
            <w:trPr>
              <w:trHeight w:val="402"/>
              <w:jc w:val="center"/>
            </w:trPr>
          </w:trPrChange>
        </w:trPr>
        <w:tc>
          <w:tcPr>
            <w:tcW w:w="1789" w:type="pct"/>
            <w:tcPrChange w:id="10501" w:author="mbeckerle" w:date="2013-07-11T19:04:00Z">
              <w:tcPr>
                <w:tcW w:w="1789" w:type="pct"/>
              </w:tcPr>
            </w:tcPrChange>
          </w:tcPr>
          <w:p w14:paraId="32E817B2" w14:textId="31D8717C" w:rsidR="002479C6" w:rsidRPr="00240AC5" w:rsidRDefault="002479C6" w:rsidP="00240AC5">
            <w:pPr>
              <w:tabs>
                <w:tab w:val="num" w:pos="360"/>
                <w:tab w:val="num" w:pos="540"/>
              </w:tabs>
              <w:spacing w:before="40" w:after="40"/>
              <w:rPr>
                <w:rStyle w:val="TableCellCharChar"/>
                <w:sz w:val="20"/>
                <w:szCs w:val="20"/>
              </w:rPr>
            </w:pPr>
            <w:ins w:id="10502" w:author="mbeckerle" w:date="2013-07-11T19:04:00Z">
              <w:r w:rsidRPr="00240AC5">
                <w:rPr>
                  <w:rStyle w:val="TableCellCharChar"/>
                  <w:rFonts w:cs="Arial"/>
                  <w:sz w:val="20"/>
                  <w:szCs w:val="20"/>
                </w:rPr>
                <w:t>textStandardGroupingSeparator</w:t>
              </w:r>
            </w:ins>
            <w:del w:id="10503" w:author="mbeckerle" w:date="2013-07-11T19:04:00Z">
              <w:r w:rsidRPr="00240AC5" w:rsidDel="001D1BA5">
                <w:rPr>
                  <w:rFonts w:eastAsia="Arial Unicode MS"/>
                </w:rPr>
                <w:delText>textNumberRoundingIncrement</w:delText>
              </w:r>
            </w:del>
          </w:p>
        </w:tc>
        <w:tc>
          <w:tcPr>
            <w:tcW w:w="3211" w:type="pct"/>
            <w:tcPrChange w:id="10504" w:author="mbeckerle" w:date="2013-07-11T19:04:00Z">
              <w:tcPr>
                <w:tcW w:w="3211" w:type="pct"/>
              </w:tcPr>
            </w:tcPrChange>
          </w:tcPr>
          <w:p w14:paraId="7C1DE5B3" w14:textId="77777777" w:rsidR="002479C6" w:rsidRPr="00240AC5" w:rsidRDefault="002479C6" w:rsidP="00D46C4F">
            <w:pPr>
              <w:rPr>
                <w:ins w:id="10505" w:author="mbeckerle" w:date="2013-07-11T19:04:00Z"/>
                <w:rFonts w:eastAsia="Arial Unicode MS"/>
              </w:rPr>
            </w:pPr>
            <w:commentRangeStart w:id="10506"/>
            <w:ins w:id="10507" w:author="mbeckerle" w:date="2013-07-11T19:04:00Z">
              <w:r w:rsidRPr="00240AC5">
                <w:rPr>
                  <w:rFonts w:eastAsia="Arial Unicode MS"/>
                </w:rPr>
                <w:t xml:space="preserve">DFDL String Literal </w:t>
              </w:r>
              <w:commentRangeEnd w:id="10506"/>
              <w:r w:rsidRPr="00240AC5">
                <w:rPr>
                  <w:rStyle w:val="CommentReference"/>
                  <w:rFonts w:eastAsia="Arial Unicode MS"/>
                  <w:bCs/>
                </w:rPr>
                <w:commentReference w:id="10506"/>
              </w:r>
              <w:r w:rsidRPr="00240AC5">
                <w:rPr>
                  <w:rFonts w:eastAsia="Arial Unicode MS"/>
                  <w:szCs w:val="18"/>
                </w:rPr>
                <w:t>or</w:t>
              </w:r>
              <w:r w:rsidRPr="00240AC5">
                <w:rPr>
                  <w:rFonts w:eastAsia="Arial Unicode MS"/>
                </w:rPr>
                <w:t xml:space="preserve"> </w:t>
              </w:r>
              <w:r w:rsidRPr="00240AC5">
                <w:rPr>
                  <w:rFonts w:eastAsia="Arial Unicode MS"/>
                  <w:szCs w:val="18"/>
                </w:rPr>
                <w:t>DFDL Expression</w:t>
              </w:r>
            </w:ins>
          </w:p>
          <w:p w14:paraId="2201F459" w14:textId="77777777" w:rsidR="002479C6" w:rsidRPr="00240AC5" w:rsidRDefault="002479C6" w:rsidP="00D46C4F">
            <w:pPr>
              <w:rPr>
                <w:ins w:id="10508" w:author="mbeckerle" w:date="2013-07-11T19:04:00Z"/>
                <w:rFonts w:eastAsia="Arial Unicode MS"/>
              </w:rPr>
            </w:pPr>
            <w:ins w:id="10509" w:author="mbeckerle" w:date="2013-07-11T19:04:00Z">
              <w:r w:rsidRPr="00240AC5">
                <w:rPr>
                  <w:rFonts w:eastAsia="Arial Unicode MS"/>
                </w:rPr>
                <w:t xml:space="preserve">Defines the single character that will appear in the data as the grouping separator. </w:t>
              </w:r>
            </w:ins>
          </w:p>
          <w:p w14:paraId="4007B899" w14:textId="77777777" w:rsidR="002479C6" w:rsidRPr="00240AC5" w:rsidRDefault="002479C6" w:rsidP="00D46C4F">
            <w:pPr>
              <w:rPr>
                <w:ins w:id="10510" w:author="mbeckerle" w:date="2013-07-11T19:04:00Z"/>
                <w:rFonts w:eastAsia="Arial Unicode MS"/>
              </w:rPr>
            </w:pPr>
            <w:ins w:id="10511" w:author="mbeckerle" w:date="2013-07-11T19:04:00Z">
              <w:r w:rsidRPr="00240AC5">
                <w:rPr>
                  <w:rFonts w:eastAsia="Arial Unicode MS"/>
                </w:rPr>
                <w:t xml:space="preserve">This property is applicable when dfdl:textNumberRep is 'standard' and dfdl:textStandardBase is 10. </w:t>
              </w:r>
              <w:commentRangeStart w:id="10512"/>
              <w:r w:rsidRPr="00240AC5">
                <w:rPr>
                  <w:rFonts w:eastAsia="Arial Unicode MS"/>
                </w:rPr>
                <w:t>It must be set if  dfdl:textNumberPattern contains a grouping separator symbol (</w:t>
              </w:r>
              <w:r>
                <w:rPr>
                  <w:rFonts w:eastAsia="Arial Unicode MS"/>
                </w:rPr>
                <w:t xml:space="preserve">it is a </w:t>
              </w:r>
              <w:r w:rsidRPr="00240AC5">
                <w:rPr>
                  <w:rFonts w:eastAsia="Arial Unicode MS"/>
                </w:rPr>
                <w:t xml:space="preserve">schema definition error </w:t>
              </w:r>
              <w:commentRangeStart w:id="10513"/>
              <w:r w:rsidRPr="00240AC5">
                <w:rPr>
                  <w:rFonts w:eastAsia="Arial Unicode MS"/>
                </w:rPr>
                <w:t>otherwise</w:t>
              </w:r>
              <w:commentRangeEnd w:id="10513"/>
              <w:r>
                <w:rPr>
                  <w:rStyle w:val="CommentReference"/>
                </w:rPr>
                <w:commentReference w:id="10513"/>
              </w:r>
              <w:r>
                <w:rPr>
                  <w:rFonts w:eastAsia="Arial Unicode MS"/>
                </w:rPr>
                <w:t>.</w:t>
              </w:r>
              <w:r w:rsidRPr="00240AC5">
                <w:rPr>
                  <w:rFonts w:eastAsia="Arial Unicode MS"/>
                </w:rPr>
                <w:t>) Empty string is not an allowable value.</w:t>
              </w:r>
              <w:commentRangeEnd w:id="10512"/>
              <w:r w:rsidRPr="00240AC5">
                <w:rPr>
                  <w:rStyle w:val="CommentReference"/>
                  <w:rFonts w:eastAsia="Arial Unicode MS"/>
                  <w:bCs/>
                </w:rPr>
                <w:commentReference w:id="10512"/>
              </w:r>
            </w:ins>
          </w:p>
          <w:p w14:paraId="03419D41" w14:textId="77777777" w:rsidR="002479C6" w:rsidRPr="00240AC5" w:rsidRDefault="002479C6" w:rsidP="00D46C4F">
            <w:pPr>
              <w:rPr>
                <w:ins w:id="10514" w:author="mbeckerle" w:date="2013-07-11T19:04:00Z"/>
                <w:rFonts w:eastAsia="Arial Unicode MS"/>
              </w:rPr>
            </w:pPr>
            <w:ins w:id="10515" w:author="mbeckerle" w:date="2013-07-11T19:04:00Z">
              <w:r w:rsidRPr="00240AC5">
                <w:rPr>
                  <w:rFonts w:eastAsia="Arial Unicode MS"/>
                </w:rPr>
                <w:t>This property can be computed by way of an expression which returns a character. The expression must not contain forward references to elements which have not yet been processed.</w:t>
              </w:r>
            </w:ins>
          </w:p>
          <w:p w14:paraId="073A67A9" w14:textId="77777777" w:rsidR="002479C6" w:rsidRPr="00240AC5" w:rsidRDefault="002479C6" w:rsidP="00D46C4F">
            <w:pPr>
              <w:rPr>
                <w:ins w:id="10516" w:author="mbeckerle" w:date="2013-07-11T19:04:00Z"/>
                <w:rFonts w:eastAsia="MS Mincho"/>
                <w:lang w:eastAsia="ja-JP" w:bidi="he-IL"/>
              </w:rPr>
            </w:pPr>
            <w:ins w:id="10517" w:author="mbeckerle" w:date="2013-07-11T19:04:00Z">
              <w:r w:rsidRPr="00240AC5">
                <w:rPr>
                  <w:rFonts w:eastAsia="Arial"/>
                  <w:color w:val="000000"/>
                  <w:lang w:eastAsia="ja-JP" w:bidi="he-IL"/>
                </w:rPr>
                <w:t>The string literal value is restricted in the same way as described in “</w:t>
              </w:r>
              <w:r>
                <w:rPr>
                  <w:rFonts w:eastAsia="Arial"/>
                  <w:i/>
                  <w:iCs/>
                  <w:color w:val="000000"/>
                  <w:lang w:eastAsia="ja-JP" w:bidi="he-IL"/>
                </w:rPr>
                <w:t xml:space="preserve">Text Number </w:t>
              </w:r>
              <w:r>
                <w:rPr>
                  <w:rStyle w:val="CommentReference"/>
                </w:rPr>
                <w:commentReference w:id="10518"/>
              </w:r>
              <w:r w:rsidRPr="00240AC5">
                <w:rPr>
                  <w:rFonts w:eastAsia="Arial"/>
                  <w:i/>
                  <w:iCs/>
                  <w:color w:val="000000"/>
                  <w:lang w:eastAsia="ja-JP" w:bidi="he-IL"/>
                </w:rPr>
                <w:t>Character Restrictions</w:t>
              </w:r>
              <w:r w:rsidRPr="00240AC5">
                <w:rPr>
                  <w:rFonts w:eastAsia="Arial"/>
                  <w:color w:val="000000"/>
                  <w:lang w:eastAsia="ja-JP" w:bidi="he-IL"/>
                </w:rPr>
                <w:t xml:space="preserve">” in the description of the </w:t>
              </w:r>
              <w:r>
                <w:rPr>
                  <w:rFonts w:eastAsia="Arial"/>
                  <w:color w:val="000000"/>
                  <w:lang w:eastAsia="ja-JP" w:bidi="he-IL"/>
                </w:rPr>
                <w:t>dfdl:</w:t>
              </w:r>
              <w:commentRangeStart w:id="10519"/>
              <w:r w:rsidRPr="00240AC5">
                <w:rPr>
                  <w:rFonts w:eastAsia="Arial"/>
                  <w:color w:val="000000"/>
                  <w:lang w:eastAsia="ja-JP" w:bidi="he-IL"/>
                </w:rPr>
                <w:t>textStandardDecimalSeparator</w:t>
              </w:r>
              <w:commentRangeEnd w:id="10519"/>
              <w:r>
                <w:rPr>
                  <w:rStyle w:val="CommentReference"/>
                </w:rPr>
                <w:commentReference w:id="10519"/>
              </w:r>
              <w:r w:rsidRPr="00240AC5">
                <w:rPr>
                  <w:rFonts w:eastAsia="Arial"/>
                  <w:color w:val="000000"/>
                  <w:lang w:eastAsia="ja-JP" w:bidi="he-IL"/>
                </w:rPr>
                <w:t xml:space="preserve"> property.</w:t>
              </w:r>
            </w:ins>
          </w:p>
          <w:p w14:paraId="66A775D7" w14:textId="77777777" w:rsidR="002479C6" w:rsidRPr="00240AC5" w:rsidDel="00D46C4F" w:rsidRDefault="002479C6" w:rsidP="00D46C4F">
            <w:pPr>
              <w:rPr>
                <w:ins w:id="10520" w:author="mbeckerle" w:date="2013-07-11T19:04:00Z"/>
                <w:rFonts w:eastAsia="Arial Unicode MS"/>
              </w:rPr>
            </w:pPr>
          </w:p>
          <w:p w14:paraId="0CE1DC1D" w14:textId="4160B9D3" w:rsidR="002479C6" w:rsidRPr="00240AC5" w:rsidDel="001D1BA5" w:rsidRDefault="002479C6" w:rsidP="00D46C4F">
            <w:pPr>
              <w:rPr>
                <w:del w:id="10521" w:author="mbeckerle" w:date="2013-07-11T19:04:00Z"/>
                <w:rFonts w:eastAsia="Arial Unicode MS"/>
              </w:rPr>
            </w:pPr>
            <w:ins w:id="10522" w:author="mbeckerle" w:date="2013-07-11T19:04:00Z">
              <w:r w:rsidRPr="00240AC5">
                <w:rPr>
                  <w:rFonts w:eastAsia="Arial Unicode MS"/>
                </w:rPr>
                <w:t xml:space="preserve">Annotation: </w:t>
              </w:r>
              <w:r w:rsidRPr="00240AC5">
                <w:rPr>
                  <w:rFonts w:eastAsia="MS Mincho" w:cs="Arial"/>
                </w:rPr>
                <w:t xml:space="preserve">dfdl:element, </w:t>
              </w:r>
              <w:r w:rsidRPr="00240AC5">
                <w:rPr>
                  <w:rFonts w:eastAsia="Arial Unicode MS"/>
                </w:rPr>
                <w:t>dfdl:simpleType</w:t>
              </w:r>
            </w:ins>
            <w:del w:id="10523" w:author="mbeckerle" w:date="2013-07-11T19:04:00Z">
              <w:r w:rsidRPr="00240AC5" w:rsidDel="001D1BA5">
                <w:rPr>
                  <w:rFonts w:eastAsia="Arial Unicode MS"/>
                </w:rPr>
                <w:delText>Double</w:delText>
              </w:r>
            </w:del>
          </w:p>
          <w:p w14:paraId="4FC5ECD9" w14:textId="5C37918D" w:rsidR="002479C6" w:rsidRPr="00240AC5" w:rsidDel="001D1BA5" w:rsidRDefault="002479C6" w:rsidP="00D46C4F">
            <w:pPr>
              <w:rPr>
                <w:del w:id="10524" w:author="mbeckerle" w:date="2013-07-11T19:04:00Z"/>
                <w:rFonts w:eastAsia="Arial Unicode MS"/>
              </w:rPr>
            </w:pPr>
            <w:del w:id="10525" w:author="mbeckerle" w:date="2013-07-11T19:04:00Z">
              <w:r w:rsidRPr="00240AC5" w:rsidDel="001D1BA5">
                <w:rPr>
                  <w:rFonts w:eastAsia="Arial Unicode MS"/>
                </w:rPr>
                <w:delText>Specifies the rounding increment to use during unparsing, when dfdl:textNumberRounding is 'explicit'.</w:delText>
              </w:r>
            </w:del>
          </w:p>
          <w:p w14:paraId="771C1007" w14:textId="2011EB92" w:rsidR="002479C6" w:rsidRPr="00240AC5" w:rsidDel="001D1BA5" w:rsidRDefault="002479C6" w:rsidP="00D46C4F">
            <w:pPr>
              <w:rPr>
                <w:del w:id="10526" w:author="mbeckerle" w:date="2013-07-11T19:04:00Z"/>
                <w:rFonts w:eastAsia="Arial Unicode MS"/>
              </w:rPr>
            </w:pPr>
            <w:del w:id="10527" w:author="mbeckerle" w:date="2013-07-11T19:04:00Z">
              <w:r w:rsidRPr="00240AC5" w:rsidDel="001D1BA5">
                <w:rPr>
                  <w:rFonts w:eastAsia="Arial Unicode MS"/>
                </w:rPr>
                <w:delText>When dfdl:textNumberRep is 'standard' this property only applies when  dfdl:textStandardBase is 10.</w:delText>
              </w:r>
            </w:del>
          </w:p>
          <w:p w14:paraId="12BB90E2" w14:textId="2ED28B69" w:rsidR="002479C6" w:rsidRPr="00240AC5" w:rsidDel="001D1BA5" w:rsidRDefault="002479C6" w:rsidP="00D46C4F">
            <w:pPr>
              <w:rPr>
                <w:del w:id="10528" w:author="mbeckerle" w:date="2013-07-11T19:04:00Z"/>
                <w:rFonts w:eastAsia="Arial Unicode MS"/>
              </w:rPr>
            </w:pPr>
            <w:del w:id="10529" w:author="mbeckerle" w:date="2013-07-11T19:04:00Z">
              <w:r w:rsidRPr="00240AC5" w:rsidDel="001D1BA5">
                <w:rPr>
                  <w:rFonts w:eastAsia="Arial Unicode MS"/>
                </w:rPr>
                <w:delText xml:space="preserve">To switch off rounding, use 0.0. </w:delText>
              </w:r>
            </w:del>
          </w:p>
          <w:p w14:paraId="31DBBD73" w14:textId="19EBECE1" w:rsidR="002479C6" w:rsidRPr="00240AC5" w:rsidDel="001D1BA5" w:rsidRDefault="002479C6" w:rsidP="00D46C4F">
            <w:pPr>
              <w:rPr>
                <w:del w:id="10530" w:author="mbeckerle" w:date="2013-07-11T19:04:00Z"/>
                <w:rFonts w:eastAsia="Arial Unicode MS"/>
              </w:rPr>
            </w:pPr>
            <w:del w:id="10531" w:author="mbeckerle" w:date="2013-07-11T19:04:00Z">
              <w:r w:rsidRPr="00240AC5" w:rsidDel="001D1BA5">
                <w:rPr>
                  <w:rFonts w:eastAsia="Arial Unicode MS"/>
                </w:rPr>
                <w:delText>A negative value is a schema definition error.</w:delText>
              </w:r>
            </w:del>
          </w:p>
          <w:p w14:paraId="55FFA42A" w14:textId="0AEB335B" w:rsidR="002479C6" w:rsidRPr="00240AC5" w:rsidRDefault="002479C6" w:rsidP="00D46C4F">
            <w:pPr>
              <w:rPr>
                <w:rFonts w:eastAsia="Arial Unicode MS"/>
              </w:rPr>
            </w:pPr>
            <w:del w:id="10532" w:author="mbeckerle" w:date="2013-07-11T19:04:00Z">
              <w:r w:rsidRPr="00240AC5" w:rsidDel="001D1BA5">
                <w:rPr>
                  <w:rFonts w:eastAsia="Arial Unicode MS"/>
                </w:rPr>
                <w:delText>Annotation: dfdl:element, dfdl:simpleType</w:delText>
              </w:r>
            </w:del>
          </w:p>
        </w:tc>
      </w:tr>
      <w:tr w:rsidR="002479C6" w:rsidRPr="00240AC5" w14:paraId="3990ACF9" w14:textId="77777777" w:rsidTr="002479C6">
        <w:trPr>
          <w:trHeight w:val="402"/>
          <w:jc w:val="center"/>
          <w:trPrChange w:id="10533" w:author="mbeckerle" w:date="2013-07-11T19:04:00Z">
            <w:trPr>
              <w:trHeight w:val="402"/>
              <w:jc w:val="center"/>
            </w:trPr>
          </w:trPrChange>
        </w:trPr>
        <w:tc>
          <w:tcPr>
            <w:tcW w:w="1789" w:type="pct"/>
            <w:tcPrChange w:id="10534" w:author="mbeckerle" w:date="2013-07-11T19:04:00Z">
              <w:tcPr>
                <w:tcW w:w="1789" w:type="pct"/>
              </w:tcPr>
            </w:tcPrChange>
          </w:tcPr>
          <w:p w14:paraId="6A25D986" w14:textId="6CD79670" w:rsidR="002479C6" w:rsidRPr="00240AC5" w:rsidRDefault="002479C6" w:rsidP="00240AC5">
            <w:pPr>
              <w:tabs>
                <w:tab w:val="num" w:pos="360"/>
                <w:tab w:val="num" w:pos="540"/>
              </w:tabs>
              <w:spacing w:before="40" w:after="40"/>
              <w:rPr>
                <w:rStyle w:val="TableCellCharChar"/>
                <w:rFonts w:cs="Arial"/>
                <w:sz w:val="20"/>
                <w:szCs w:val="20"/>
              </w:rPr>
            </w:pPr>
            <w:commentRangeStart w:id="10535"/>
            <w:ins w:id="10536" w:author="mbeckerle" w:date="2013-07-11T19:04:00Z">
              <w:r w:rsidRPr="00240AC5">
                <w:rPr>
                  <w:rStyle w:val="TableCellCharChar"/>
                  <w:rFonts w:cs="Arial"/>
                  <w:sz w:val="20"/>
                  <w:szCs w:val="20"/>
                </w:rPr>
                <w:t>textStandardExponentRep</w:t>
              </w:r>
              <w:r w:rsidRPr="00240AC5" w:rsidDel="00B76C05">
                <w:rPr>
                  <w:rStyle w:val="TableCellCharChar"/>
                  <w:rFonts w:cs="Arial"/>
                  <w:sz w:val="20"/>
                  <w:szCs w:val="20"/>
                </w:rPr>
                <w:t>Character</w:t>
              </w:r>
              <w:commentRangeEnd w:id="10535"/>
              <w:r>
                <w:rPr>
                  <w:rStyle w:val="CommentReference"/>
                </w:rPr>
                <w:commentReference w:id="10535"/>
              </w:r>
            </w:ins>
            <w:del w:id="10537" w:author="mbeckerle" w:date="2013-07-11T19:04:00Z">
              <w:r w:rsidRPr="00240AC5" w:rsidDel="001D1BA5">
                <w:rPr>
                  <w:rStyle w:val="TableCellCharChar"/>
                  <w:rFonts w:cs="Arial"/>
                  <w:sz w:val="20"/>
                  <w:szCs w:val="20"/>
                </w:rPr>
                <w:delText>textNumberCheckPolicy</w:delText>
              </w:r>
            </w:del>
          </w:p>
        </w:tc>
        <w:tc>
          <w:tcPr>
            <w:tcW w:w="3211" w:type="pct"/>
            <w:tcPrChange w:id="10538" w:author="mbeckerle" w:date="2013-07-11T19:04:00Z">
              <w:tcPr>
                <w:tcW w:w="3211" w:type="pct"/>
              </w:tcPr>
            </w:tcPrChange>
          </w:tcPr>
          <w:p w14:paraId="7B280D5F" w14:textId="77777777" w:rsidR="002479C6" w:rsidRPr="00240AC5" w:rsidRDefault="002479C6" w:rsidP="00D46C4F">
            <w:pPr>
              <w:rPr>
                <w:ins w:id="10539" w:author="mbeckerle" w:date="2013-07-11T19:04:00Z"/>
                <w:rFonts w:eastAsia="Arial Unicode MS"/>
              </w:rPr>
            </w:pPr>
            <w:commentRangeStart w:id="10540"/>
            <w:ins w:id="10541" w:author="mbeckerle" w:date="2013-07-11T19:04:00Z">
              <w:r w:rsidRPr="00240AC5">
                <w:rPr>
                  <w:rFonts w:eastAsia="Arial Unicode MS"/>
                </w:rPr>
                <w:t xml:space="preserve">DFDL String Literal </w:t>
              </w:r>
              <w:commentRangeEnd w:id="10540"/>
              <w:r w:rsidRPr="00240AC5">
                <w:rPr>
                  <w:rStyle w:val="CommentReference"/>
                  <w:rFonts w:eastAsia="Arial Unicode MS"/>
                  <w:bCs/>
                </w:rPr>
                <w:commentReference w:id="10540"/>
              </w:r>
              <w:r w:rsidRPr="00240AC5">
                <w:rPr>
                  <w:rFonts w:eastAsia="Arial Unicode MS"/>
                  <w:szCs w:val="18"/>
                </w:rPr>
                <w:t>or</w:t>
              </w:r>
              <w:r w:rsidRPr="00240AC5">
                <w:rPr>
                  <w:rFonts w:eastAsia="Arial Unicode MS"/>
                </w:rPr>
                <w:t xml:space="preserve"> </w:t>
              </w:r>
              <w:r w:rsidRPr="00240AC5">
                <w:rPr>
                  <w:rFonts w:eastAsia="Arial Unicode MS"/>
                  <w:szCs w:val="18"/>
                </w:rPr>
                <w:t>DFDL Expression</w:t>
              </w:r>
            </w:ins>
          </w:p>
          <w:p w14:paraId="4A95F26B" w14:textId="77777777" w:rsidR="002479C6" w:rsidRPr="00240AC5" w:rsidRDefault="002479C6" w:rsidP="00D46C4F">
            <w:pPr>
              <w:rPr>
                <w:ins w:id="10542" w:author="mbeckerle" w:date="2013-07-11T19:04:00Z"/>
                <w:rFonts w:eastAsia="Arial Unicode MS"/>
              </w:rPr>
            </w:pPr>
            <w:ins w:id="10543" w:author="mbeckerle" w:date="2013-07-11T19:04:00Z">
              <w:r w:rsidRPr="00240AC5">
                <w:rPr>
                  <w:rFonts w:eastAsia="Arial Unicode MS"/>
                </w:rPr>
                <w:t xml:space="preserve">Defines the actual </w:t>
              </w:r>
              <w:commentRangeStart w:id="10544"/>
              <w:r w:rsidRPr="00240AC5">
                <w:rPr>
                  <w:rFonts w:eastAsia="Arial Unicode MS"/>
                </w:rPr>
                <w:t>character(s)</w:t>
              </w:r>
              <w:r w:rsidRPr="00240AC5" w:rsidDel="00B76C05">
                <w:rPr>
                  <w:rFonts w:eastAsia="Arial Unicode MS"/>
                </w:rPr>
                <w:t xml:space="preserve"> </w:t>
              </w:r>
              <w:r w:rsidRPr="00240AC5">
                <w:rPr>
                  <w:rFonts w:eastAsia="Arial Unicode MS"/>
                </w:rPr>
                <w:t>th</w:t>
              </w:r>
              <w:r w:rsidRPr="00240AC5" w:rsidDel="00B76C05">
                <w:rPr>
                  <w:rFonts w:eastAsia="Arial Unicode MS"/>
                </w:rPr>
                <w:t>r</w:t>
              </w:r>
              <w:commentRangeEnd w:id="10544"/>
              <w:r w:rsidRPr="00240AC5" w:rsidDel="00B76C05">
                <w:rPr>
                  <w:rStyle w:val="CommentReference"/>
                  <w:rFonts w:eastAsia="Arial Unicode MS"/>
                  <w:bCs/>
                </w:rPr>
                <w:commentReference w:id="10544"/>
              </w:r>
              <w:r w:rsidRPr="00240AC5" w:rsidDel="00B76C05">
                <w:rPr>
                  <w:rFonts w:eastAsia="Arial Unicode MS"/>
                </w:rPr>
                <w:t xml:space="preserve"> th</w:t>
              </w:r>
              <w:r w:rsidRPr="00240AC5">
                <w:rPr>
                  <w:rFonts w:eastAsia="Arial Unicode MS"/>
                </w:rPr>
                <w:t>at will appear in the data as the exponent indicator. If the empty string is specified then no exponent character will be used.</w:t>
              </w:r>
            </w:ins>
          </w:p>
          <w:p w14:paraId="7581C4EA" w14:textId="77777777" w:rsidR="002479C6" w:rsidRDefault="002479C6" w:rsidP="00D46C4F">
            <w:pPr>
              <w:rPr>
                <w:ins w:id="10545" w:author="mbeckerle" w:date="2013-07-11T19:04:00Z"/>
                <w:rFonts w:eastAsia="Arial Unicode MS"/>
              </w:rPr>
            </w:pPr>
            <w:ins w:id="10546" w:author="mbeckerle" w:date="2013-07-11T19:04:00Z">
              <w:r w:rsidRPr="00240AC5">
                <w:rPr>
                  <w:rFonts w:eastAsia="Arial Unicode MS"/>
                </w:rPr>
                <w:t xml:space="preserve">This property is applicable when dfdl:textNumberRep is 'standard' and dfdl:textStandardBase is 10. </w:t>
              </w:r>
              <w:commentRangeStart w:id="10547"/>
              <w:r w:rsidDel="00527F3C">
                <w:rPr>
                  <w:rFonts w:eastAsia="Arial Unicode MS"/>
                </w:rPr>
                <w:t>.</w:t>
              </w:r>
              <w:commentRangeStart w:id="10548"/>
              <w:r w:rsidRPr="00240AC5">
                <w:rPr>
                  <w:rFonts w:eastAsia="Arial Unicode MS"/>
                </w:rPr>
                <w:t xml:space="preserve">Empty string is </w:t>
              </w:r>
              <w:r w:rsidRPr="00240AC5" w:rsidDel="00633BBA">
                <w:rPr>
                  <w:rFonts w:eastAsia="Arial Unicode MS"/>
                </w:rPr>
                <w:t xml:space="preserve">not </w:t>
              </w:r>
              <w:r w:rsidRPr="00240AC5">
                <w:rPr>
                  <w:rFonts w:eastAsia="Arial Unicode MS"/>
                </w:rPr>
                <w:t xml:space="preserve">an allowable </w:t>
              </w:r>
              <w:commentRangeEnd w:id="10547"/>
              <w:r w:rsidRPr="00240AC5">
                <w:rPr>
                  <w:rStyle w:val="CommentReference"/>
                  <w:rFonts w:eastAsia="Arial Unicode MS"/>
                  <w:bCs/>
                </w:rPr>
                <w:commentReference w:id="10547"/>
              </w:r>
              <w:r w:rsidRPr="00240AC5">
                <w:rPr>
                  <w:rFonts w:eastAsia="Arial Unicode MS"/>
                </w:rPr>
                <w:t>value</w:t>
              </w:r>
              <w:r>
                <w:rPr>
                  <w:rFonts w:eastAsia="Arial Unicode MS"/>
                </w:rPr>
                <w:t xml:space="preserve">, so that formats like NNN+M (meaning NNN x 10 with MM exponent) can be expressed. </w:t>
              </w:r>
            </w:ins>
          </w:p>
          <w:p w14:paraId="0E6C413E" w14:textId="77777777" w:rsidR="002479C6" w:rsidRPr="00240AC5" w:rsidRDefault="002479C6" w:rsidP="00D46C4F">
            <w:pPr>
              <w:rPr>
                <w:ins w:id="10549" w:author="mbeckerle" w:date="2013-07-11T19:04:00Z"/>
                <w:rFonts w:eastAsia="Arial Unicode MS"/>
              </w:rPr>
            </w:pPr>
            <w:ins w:id="10550" w:author="mbeckerle" w:date="2013-07-11T19:04:00Z">
              <w:r>
                <w:rPr>
                  <w:rFonts w:eastAsia="Arial Unicode MS"/>
                </w:rPr>
                <w:t>This property must be set even if the dfdl:textNumberPattern does not contain an 'E' (exponent) character. It is a schema definition error if this property is not set or in scope for any number with dfdl:representation='text'</w:t>
              </w:r>
              <w:commentRangeEnd w:id="10548"/>
              <w:r>
                <w:rPr>
                  <w:rStyle w:val="CommentReference"/>
                </w:rPr>
                <w:commentReference w:id="10548"/>
              </w:r>
              <w:r>
                <w:rPr>
                  <w:rFonts w:eastAsia="Arial Unicode MS"/>
                </w:rPr>
                <w:t>.</w:t>
              </w:r>
              <w:r w:rsidRPr="00240AC5" w:rsidDel="00633BBA">
                <w:rPr>
                  <w:rFonts w:eastAsia="Arial Unicode MS"/>
                </w:rPr>
                <w:t>.</w:t>
              </w:r>
            </w:ins>
          </w:p>
          <w:p w14:paraId="6A0FA14A" w14:textId="77777777" w:rsidR="002479C6" w:rsidRPr="00240AC5" w:rsidRDefault="002479C6" w:rsidP="00D46C4F">
            <w:pPr>
              <w:rPr>
                <w:ins w:id="10551" w:author="mbeckerle" w:date="2013-07-11T19:04:00Z"/>
                <w:rFonts w:eastAsia="Arial Unicode MS"/>
              </w:rPr>
            </w:pPr>
            <w:ins w:id="10552" w:author="mbeckerle" w:date="2013-07-11T19:04:00Z">
              <w:r w:rsidRPr="00240AC5">
                <w:rPr>
                  <w:rFonts w:eastAsia="Arial Unicode MS"/>
                </w:rPr>
                <w:t>This property can be computed by way of an expression which returns a DFDL String Literal</w:t>
              </w:r>
              <w:r w:rsidRPr="00240AC5" w:rsidDel="00B76C05">
                <w:rPr>
                  <w:rFonts w:eastAsia="Arial Unicode MS"/>
                </w:rPr>
                <w:t>character</w:t>
              </w:r>
              <w:r w:rsidRPr="00240AC5">
                <w:rPr>
                  <w:rFonts w:eastAsia="Arial Unicode MS"/>
                </w:rPr>
                <w:t>. The expression must not contain forward references to elements which have not yet been processed.</w:t>
              </w:r>
            </w:ins>
          </w:p>
          <w:p w14:paraId="74AB95CE" w14:textId="77777777" w:rsidR="002479C6" w:rsidRPr="005E3B09" w:rsidRDefault="002479C6" w:rsidP="00D46C4F">
            <w:pPr>
              <w:rPr>
                <w:ins w:id="10553" w:author="mbeckerle" w:date="2013-07-11T19:04:00Z"/>
                <w:rFonts w:eastAsia="MS Mincho"/>
                <w:lang w:eastAsia="ja-JP" w:bidi="he-IL"/>
              </w:rPr>
            </w:pPr>
            <w:ins w:id="10554" w:author="mbeckerle" w:date="2013-07-11T19:04:00Z">
              <w:r w:rsidRPr="00240AC5">
                <w:rPr>
                  <w:rFonts w:eastAsia="Arial"/>
                  <w:color w:val="000000"/>
                  <w:lang w:eastAsia="ja-JP" w:bidi="he-IL"/>
                </w:rPr>
                <w:t>The string literal value is restricted in the same way as described in “</w:t>
              </w:r>
              <w:r>
                <w:rPr>
                  <w:rFonts w:eastAsia="Arial"/>
                  <w:i/>
                  <w:iCs/>
                  <w:color w:val="000000"/>
                  <w:lang w:eastAsia="ja-JP" w:bidi="he-IL"/>
                </w:rPr>
                <w:t>Text Number C</w:t>
              </w:r>
              <w:r w:rsidDel="000F0762">
                <w:rPr>
                  <w:rStyle w:val="CommentReference"/>
                </w:rPr>
                <w:commentReference w:id="10555"/>
              </w:r>
              <w:r w:rsidRPr="00240AC5">
                <w:rPr>
                  <w:rFonts w:eastAsia="Arial"/>
                  <w:i/>
                  <w:iCs/>
                  <w:color w:val="000000"/>
                  <w:lang w:eastAsia="ja-JP" w:bidi="he-IL"/>
                </w:rPr>
                <w:t>haracter Restrictions</w:t>
              </w:r>
              <w:r w:rsidRPr="00240AC5">
                <w:rPr>
                  <w:rFonts w:eastAsia="Arial"/>
                  <w:color w:val="000000"/>
                  <w:lang w:eastAsia="ja-JP" w:bidi="he-IL"/>
                </w:rPr>
                <w:t xml:space="preserve">” in the description of the </w:t>
              </w:r>
              <w:r>
                <w:rPr>
                  <w:rFonts w:eastAsia="Arial"/>
                  <w:color w:val="000000"/>
                  <w:lang w:eastAsia="ja-JP" w:bidi="he-IL"/>
                </w:rPr>
                <w:t>dfdl:</w:t>
              </w:r>
              <w:commentRangeStart w:id="10556"/>
              <w:r w:rsidRPr="00240AC5">
                <w:rPr>
                  <w:rFonts w:eastAsia="Arial"/>
                  <w:color w:val="000000"/>
                  <w:lang w:eastAsia="ja-JP" w:bidi="he-IL"/>
                </w:rPr>
                <w:t>textStandardDecimalSeparator</w:t>
              </w:r>
              <w:commentRangeEnd w:id="10556"/>
              <w:r>
                <w:rPr>
                  <w:rStyle w:val="CommentReference"/>
                </w:rPr>
                <w:commentReference w:id="10556"/>
              </w:r>
              <w:r w:rsidRPr="00240AC5">
                <w:rPr>
                  <w:rFonts w:eastAsia="Arial"/>
                  <w:color w:val="000000"/>
                  <w:lang w:eastAsia="ja-JP" w:bidi="he-IL"/>
                </w:rPr>
                <w:t xml:space="preserve"> property.</w:t>
              </w:r>
            </w:ins>
          </w:p>
          <w:p w14:paraId="759EFEB0" w14:textId="77777777" w:rsidR="002479C6" w:rsidRPr="00240AC5" w:rsidRDefault="002479C6" w:rsidP="00D46C4F">
            <w:pPr>
              <w:rPr>
                <w:ins w:id="10557" w:author="mbeckerle" w:date="2013-07-11T19:04:00Z"/>
                <w:rFonts w:eastAsia="Arial Unicode MS"/>
              </w:rPr>
            </w:pPr>
            <w:ins w:id="10558" w:author="mbeckerle" w:date="2013-07-11T19:04:00Z">
              <w:r w:rsidRPr="00240AC5">
                <w:rPr>
                  <w:rFonts w:eastAsia="Arial Unicode MS"/>
                </w:rPr>
                <w:t>If dfdl:ignoreCase is 'yes' then the case of the string is ignored by the parser.</w:t>
              </w:r>
            </w:ins>
          </w:p>
          <w:p w14:paraId="4916CD1C" w14:textId="6F9D93B4" w:rsidR="002479C6" w:rsidRPr="00240AC5" w:rsidDel="001D1BA5" w:rsidRDefault="002479C6" w:rsidP="00D46C4F">
            <w:pPr>
              <w:rPr>
                <w:del w:id="10559" w:author="mbeckerle" w:date="2013-07-11T19:04:00Z"/>
                <w:rFonts w:eastAsia="Arial Unicode MS"/>
              </w:rPr>
            </w:pPr>
            <w:ins w:id="10560" w:author="mbeckerle" w:date="2013-07-11T19:04:00Z">
              <w:r w:rsidRPr="00240AC5">
                <w:rPr>
                  <w:rFonts w:eastAsia="Arial Unicode MS"/>
                </w:rPr>
                <w:t xml:space="preserve">Annotation: </w:t>
              </w:r>
              <w:r w:rsidRPr="00240AC5">
                <w:rPr>
                  <w:rFonts w:eastAsia="MS Mincho" w:cs="Arial"/>
                </w:rPr>
                <w:t xml:space="preserve">dfdl:element, </w:t>
              </w:r>
              <w:r w:rsidRPr="00240AC5">
                <w:rPr>
                  <w:rFonts w:eastAsia="Arial Unicode MS"/>
                </w:rPr>
                <w:t>dfdl:simpleType</w:t>
              </w:r>
            </w:ins>
            <w:del w:id="10561" w:author="mbeckerle" w:date="2013-07-11T19:04:00Z">
              <w:r w:rsidRPr="00240AC5" w:rsidDel="001D1BA5">
                <w:rPr>
                  <w:rFonts w:eastAsia="Arial Unicode MS"/>
                </w:rPr>
                <w:delText>Enum</w:delText>
              </w:r>
            </w:del>
          </w:p>
          <w:p w14:paraId="0AC78670" w14:textId="6E977633" w:rsidR="002479C6" w:rsidRPr="00240AC5" w:rsidDel="001D1BA5" w:rsidRDefault="002479C6" w:rsidP="00D46C4F">
            <w:pPr>
              <w:rPr>
                <w:del w:id="10562" w:author="mbeckerle" w:date="2013-07-11T19:04:00Z"/>
                <w:rFonts w:eastAsia="Arial Unicode MS"/>
              </w:rPr>
            </w:pPr>
            <w:del w:id="10563" w:author="mbeckerle" w:date="2013-07-11T19:04:00Z">
              <w:r w:rsidRPr="00240AC5" w:rsidDel="001D1BA5">
                <w:rPr>
                  <w:rFonts w:eastAsia="Arial Unicode MS"/>
                </w:rPr>
                <w:delText xml:space="preserve">Values are 'strict' and 'lax'. </w:delText>
              </w:r>
            </w:del>
          </w:p>
          <w:p w14:paraId="237D334E" w14:textId="439E7F95" w:rsidR="002479C6" w:rsidRPr="00240AC5" w:rsidDel="001D1BA5" w:rsidRDefault="002479C6" w:rsidP="00D46C4F">
            <w:pPr>
              <w:rPr>
                <w:del w:id="10564" w:author="mbeckerle" w:date="2013-07-11T19:04:00Z"/>
                <w:rFonts w:eastAsia="Arial Unicode MS"/>
              </w:rPr>
            </w:pPr>
            <w:del w:id="10565" w:author="mbeckerle" w:date="2013-07-11T19:04:00Z">
              <w:r w:rsidRPr="00240AC5" w:rsidDel="001D1BA5">
                <w:rPr>
                  <w:rFonts w:eastAsia="Arial Unicode MS"/>
                </w:rPr>
                <w:delText xml:space="preserve">Indicates how lenient to be when parsing against the pattern. </w:delText>
              </w:r>
            </w:del>
          </w:p>
          <w:p w14:paraId="15260F28" w14:textId="0CC7C12A" w:rsidR="002479C6" w:rsidRPr="00240AC5" w:rsidDel="001D1BA5" w:rsidRDefault="002479C6" w:rsidP="00D46C4F">
            <w:pPr>
              <w:rPr>
                <w:del w:id="10566" w:author="mbeckerle" w:date="2013-07-11T19:04:00Z"/>
                <w:rFonts w:eastAsia="Arial Unicode MS"/>
              </w:rPr>
            </w:pPr>
            <w:del w:id="10567" w:author="mbeckerle" w:date="2013-07-11T19:04:00Z">
              <w:r w:rsidRPr="00240AC5" w:rsidDel="001D1BA5">
                <w:rPr>
                  <w:rFonts w:eastAsia="Arial Unicode MS"/>
                </w:rPr>
                <w:delText>When dfdl:textNumberRep is 'standard' this property only applies when  dfdl:textStandardBase is 10.</w:delText>
              </w:r>
            </w:del>
          </w:p>
          <w:p w14:paraId="70202082" w14:textId="5AF4DD3F" w:rsidR="002479C6" w:rsidRPr="00240AC5" w:rsidDel="00057EF1" w:rsidRDefault="002479C6">
            <w:pPr>
              <w:rPr>
                <w:del w:id="10568" w:author="mbeckerle" w:date="2012-03-24T15:42:00Z"/>
                <w:rFonts w:eastAsia="MS Mincho"/>
                <w:color w:val="000000"/>
              </w:rPr>
              <w:pPrChange w:id="10569" w:author="mbeckerle" w:date="2012-04-22T19:09:00Z">
                <w:pPr>
                  <w:numPr>
                    <w:numId w:val="8"/>
                  </w:numPr>
                  <w:tabs>
                    <w:tab w:val="num" w:pos="360"/>
                    <w:tab w:val="num" w:pos="540"/>
                    <w:tab w:val="num" w:pos="1080"/>
                  </w:tabs>
                  <w:spacing w:before="40" w:after="40"/>
                  <w:ind w:left="540" w:hanging="180"/>
                </w:pPr>
              </w:pPrChange>
            </w:pPr>
            <w:commentRangeStart w:id="10570"/>
            <w:del w:id="10571" w:author="mbeckerle" w:date="2012-03-24T15:42:00Z">
              <w:r w:rsidRPr="00240AC5" w:rsidDel="00057EF1">
                <w:rPr>
                  <w:rFonts w:eastAsia="Arial Unicode MS"/>
                </w:rPr>
                <w:delText>If ‘lax' and dfdl:</w:delText>
              </w:r>
              <w:r w:rsidRPr="00240AC5" w:rsidDel="00057EF1">
                <w:rPr>
                  <w:rFonts w:eastAsia="MS Mincho"/>
                  <w:color w:val="000000"/>
                </w:rPr>
                <w:delText>textNumberRep is 'standard'</w:delText>
              </w:r>
              <w:r w:rsidRPr="00240AC5" w:rsidDel="00057EF1">
                <w:rPr>
                  <w:rFonts w:eastAsia="Arial Unicode MS"/>
                </w:rPr>
                <w:delText xml:space="preserve"> then grouping separators can be omitted, decimal separator can be either ‘.’ or ‘,’ (as long as this is unambiguous), leading positive sign can be omitted, all whitespace is treated as zero, and leading and trailing whitespace is ignored. Also the </w:delText>
              </w:r>
              <w:r w:rsidRPr="00240AC5" w:rsidDel="00057EF1">
                <w:rPr>
                  <w:rFonts w:eastAsia="MS Mincho"/>
                  <w:color w:val="000000"/>
                </w:rPr>
                <w:delText>exponent is also optional and assumed to be '1' if not supplied</w:delText>
              </w:r>
              <w:commentRangeEnd w:id="10570"/>
              <w:r w:rsidRPr="00240AC5" w:rsidDel="00057EF1">
                <w:rPr>
                  <w:rStyle w:val="CommentReference"/>
                  <w:rFonts w:eastAsia="Arial Unicode MS"/>
                  <w:bCs/>
                </w:rPr>
                <w:commentReference w:id="10572"/>
              </w:r>
            </w:del>
            <w:del w:id="10573" w:author="mbeckerle" w:date="2013-07-11T19:04:00Z">
              <w:r w:rsidDel="001D1BA5">
                <w:rPr>
                  <w:rStyle w:val="CommentReference"/>
                </w:rPr>
                <w:commentReference w:id="10574"/>
              </w:r>
            </w:del>
            <w:del w:id="10575" w:author="mbeckerle" w:date="2012-03-24T15:42:00Z">
              <w:r w:rsidRPr="00240AC5" w:rsidDel="00057EF1">
                <w:rPr>
                  <w:rStyle w:val="CommentReference"/>
                  <w:rFonts w:eastAsia="Arial Unicode MS"/>
                  <w:bCs/>
                </w:rPr>
                <w:commentReference w:id="10570"/>
              </w:r>
            </w:del>
          </w:p>
          <w:p w14:paraId="5774D4DE" w14:textId="36D53224" w:rsidR="002479C6" w:rsidDel="001D1BA5" w:rsidRDefault="002479C6" w:rsidP="00527F3C">
            <w:pPr>
              <w:autoSpaceDE w:val="0"/>
              <w:rPr>
                <w:ins w:id="10576" w:author="Steve Hanson" w:date="2013-02-05T09:16:00Z"/>
                <w:del w:id="10577" w:author="mbeckerle" w:date="2013-07-11T19:04:00Z"/>
                <w:rFonts w:eastAsia="Arial" w:cs="Arial"/>
                <w:color w:val="000000"/>
              </w:rPr>
            </w:pPr>
            <w:del w:id="10578" w:author="mbeckerle" w:date="2013-07-11T19:04:00Z">
              <w:r w:rsidRPr="00240AC5" w:rsidDel="001D1BA5">
                <w:rPr>
                  <w:rFonts w:eastAsia="Arial Unicode MS"/>
                </w:rPr>
                <w:delText>If 'lax' and dfdl:textNumberRep is 'zoned' then positive punched data is accepted when parsing an unsigned type, and unpunched data is accepted when parsing a signed type</w:delText>
              </w:r>
            </w:del>
          </w:p>
          <w:p w14:paraId="46FB59AB" w14:textId="4923F7F8" w:rsidR="002479C6" w:rsidRPr="00527F3C" w:rsidDel="001D1BA5" w:rsidRDefault="002479C6" w:rsidP="00527F3C">
            <w:pPr>
              <w:autoSpaceDE w:val="0"/>
              <w:rPr>
                <w:del w:id="10579" w:author="mbeckerle" w:date="2013-07-11T19:04:00Z"/>
                <w:rFonts w:eastAsia="Arial" w:cs="Arial"/>
                <w:color w:val="000000"/>
              </w:rPr>
            </w:pPr>
            <w:commentRangeStart w:id="10580"/>
            <w:ins w:id="10581" w:author="Steve Hanson" w:date="2013-02-05T09:16:00Z">
              <w:del w:id="10582" w:author="mbeckerle" w:date="2013-07-11T19:04:00Z">
                <w:r w:rsidDel="001D1BA5">
                  <w:rPr>
                    <w:rFonts w:eastAsia="Arial" w:cs="Arial"/>
                    <w:color w:val="000000"/>
                  </w:rPr>
                  <w:delText>If ‘strict’ and dfdl:textNumberRep is ‘zoned’ then the data must follow the pattern</w:delText>
                </w:r>
              </w:del>
            </w:ins>
            <w:commentRangeEnd w:id="10580"/>
            <w:ins w:id="10583" w:author="Steve Hanson" w:date="2013-02-05T09:43:00Z">
              <w:del w:id="10584" w:author="mbeckerle" w:date="2013-07-11T19:04:00Z">
                <w:r w:rsidDel="001D1BA5">
                  <w:rPr>
                    <w:rStyle w:val="CommentReference"/>
                  </w:rPr>
                  <w:commentReference w:id="10580"/>
                </w:r>
              </w:del>
            </w:ins>
            <w:ins w:id="10585" w:author="Steve Hanson" w:date="2013-02-05T09:17:00Z">
              <w:del w:id="10586" w:author="mbeckerle" w:date="2013-07-11T19:04:00Z">
                <w:r w:rsidDel="001D1BA5">
                  <w:rPr>
                    <w:rFonts w:eastAsia="Arial" w:cs="Arial"/>
                    <w:color w:val="000000"/>
                  </w:rPr>
                  <w:delText>.</w:delText>
                </w:r>
              </w:del>
            </w:ins>
            <w:ins w:id="10587" w:author="Steve Hanson" w:date="2013-02-05T09:16:00Z">
              <w:del w:id="10588" w:author="mbeckerle" w:date="2013-07-11T19:04:00Z">
                <w:r w:rsidDel="001D1BA5">
                  <w:rPr>
                    <w:rStyle w:val="CommentReference"/>
                  </w:rPr>
                  <w:delText xml:space="preserve"> </w:delText>
                </w:r>
              </w:del>
            </w:ins>
          </w:p>
          <w:p w14:paraId="68614427" w14:textId="212A2451" w:rsidR="002479C6" w:rsidRPr="00240AC5" w:rsidDel="001D1BA5" w:rsidRDefault="002479C6" w:rsidP="00D46C4F">
            <w:pPr>
              <w:rPr>
                <w:del w:id="10589" w:author="mbeckerle" w:date="2013-07-11T19:04:00Z"/>
                <w:rFonts w:eastAsia="Arial Unicode MS"/>
              </w:rPr>
            </w:pPr>
            <w:del w:id="10590" w:author="mbeckerle" w:date="2013-07-11T19:04:00Z">
              <w:r w:rsidRPr="00240AC5" w:rsidDel="001D1BA5">
                <w:rPr>
                  <w:rFonts w:eastAsia="Arial Unicode MS"/>
                </w:rPr>
                <w:delText xml:space="preserve">On unparsing the pattern is always followed and follow the rules in </w:delText>
              </w:r>
              <w:r w:rsidRPr="00240AC5" w:rsidDel="001D1BA5">
                <w:rPr>
                  <w:rFonts w:eastAsia="Arial Unicode MS"/>
                </w:rPr>
                <w:fldChar w:fldCharType="begin"/>
              </w:r>
              <w:r w:rsidRPr="00240AC5" w:rsidDel="001D1BA5">
                <w:rPr>
                  <w:rFonts w:eastAsia="Arial Unicode MS"/>
                </w:rPr>
                <w:delInstrText xml:space="preserve"> REF _Ref263169391 \r \h </w:delInstrText>
              </w:r>
              <w:r w:rsidDel="001D1BA5">
                <w:rPr>
                  <w:rFonts w:eastAsia="Arial Unicode MS"/>
                </w:rPr>
                <w:delInstrText xml:space="preserve"> \* MERGEFORMAT </w:delInstrText>
              </w:r>
              <w:r w:rsidRPr="00240AC5" w:rsidDel="001D1BA5">
                <w:rPr>
                  <w:rFonts w:eastAsia="Arial Unicode MS"/>
                </w:rPr>
              </w:r>
              <w:r w:rsidRPr="00240AC5" w:rsidDel="001D1BA5">
                <w:rPr>
                  <w:rFonts w:eastAsia="Arial Unicode MS"/>
                </w:rPr>
                <w:fldChar w:fldCharType="separate"/>
              </w:r>
            </w:del>
            <w:del w:id="10591" w:author="mbeckerle" w:date="2013-07-10T14:51:00Z">
              <w:r w:rsidRPr="00240AC5" w:rsidDel="00D9274F">
                <w:rPr>
                  <w:rFonts w:eastAsia="Arial Unicode MS"/>
                  <w:cs/>
                </w:rPr>
                <w:delText>‎</w:delText>
              </w:r>
              <w:r w:rsidRPr="00240AC5" w:rsidDel="00D9274F">
                <w:rPr>
                  <w:rFonts w:eastAsia="Arial Unicode MS"/>
                </w:rPr>
                <w:delText>13.6.2</w:delText>
              </w:r>
            </w:del>
            <w:del w:id="10592" w:author="mbeckerle" w:date="2013-07-11T19:04:00Z">
              <w:r w:rsidRPr="00240AC5" w:rsidDel="001D1BA5">
                <w:rPr>
                  <w:rFonts w:eastAsia="Arial Unicode MS"/>
                </w:rPr>
                <w:fldChar w:fldCharType="end"/>
              </w:r>
              <w:r w:rsidRPr="00240AC5" w:rsidDel="001D1BA5">
                <w:rPr>
                  <w:rFonts w:eastAsia="Arial Unicode MS"/>
                </w:rPr>
                <w:delText xml:space="preserve"> </w:delText>
              </w:r>
              <w:r w:rsidRPr="00240AC5" w:rsidDel="001D1BA5">
                <w:rPr>
                  <w:rFonts w:eastAsia="Arial Unicode MS"/>
                </w:rPr>
                <w:fldChar w:fldCharType="begin"/>
              </w:r>
              <w:r w:rsidRPr="00240AC5" w:rsidDel="001D1BA5">
                <w:rPr>
                  <w:rFonts w:eastAsia="Arial Unicode MS"/>
                </w:rPr>
                <w:delInstrText xml:space="preserve"> REF _Ref263169391 \h </w:delInstrText>
              </w:r>
              <w:r w:rsidDel="001D1BA5">
                <w:rPr>
                  <w:rFonts w:eastAsia="Arial Unicode MS"/>
                </w:rPr>
                <w:delInstrText xml:space="preserve"> \* MERGEFORMAT </w:delInstrText>
              </w:r>
              <w:r w:rsidRPr="00240AC5" w:rsidDel="001D1BA5">
                <w:rPr>
                  <w:rFonts w:eastAsia="Arial Unicode MS"/>
                </w:rPr>
              </w:r>
              <w:r w:rsidRPr="00240AC5" w:rsidDel="001D1BA5">
                <w:rPr>
                  <w:rFonts w:eastAsia="Arial Unicode MS"/>
                </w:rPr>
                <w:fldChar w:fldCharType="separate"/>
              </w:r>
            </w:del>
            <w:del w:id="10593" w:author="mbeckerle" w:date="2013-07-10T14:51:00Z">
              <w:r w:rsidRPr="00240AC5" w:rsidDel="00D9274F">
                <w:rPr>
                  <w:rFonts w:eastAsia="Arial Unicode MS"/>
                </w:rPr>
                <w:delText>Converting logical numbers to/from text representation</w:delText>
              </w:r>
            </w:del>
            <w:del w:id="10594" w:author="mbeckerle" w:date="2013-07-11T19:04:00Z">
              <w:r w:rsidRPr="00240AC5" w:rsidDel="001D1BA5">
                <w:rPr>
                  <w:rFonts w:eastAsia="Arial Unicode MS"/>
                </w:rPr>
                <w:fldChar w:fldCharType="end"/>
              </w:r>
              <w:r w:rsidRPr="00240AC5" w:rsidDel="001D1BA5">
                <w:rPr>
                  <w:rFonts w:eastAsia="Arial Unicode MS"/>
                </w:rPr>
                <w:delText>.</w:delText>
              </w:r>
            </w:del>
          </w:p>
          <w:p w14:paraId="76807836" w14:textId="766AD2DB" w:rsidR="002479C6" w:rsidRPr="00240AC5" w:rsidRDefault="002479C6" w:rsidP="00D46C4F">
            <w:pPr>
              <w:rPr>
                <w:rFonts w:eastAsia="Arial Unicode MS"/>
              </w:rPr>
            </w:pPr>
            <w:del w:id="10595" w:author="mbeckerle" w:date="2013-07-11T19:04:00Z">
              <w:r w:rsidRPr="00240AC5" w:rsidDel="001D1BA5">
                <w:rPr>
                  <w:rFonts w:eastAsia="Arial Unicode MS"/>
                </w:rPr>
                <w:delText xml:space="preserve">Annotation: </w:delText>
              </w:r>
              <w:r w:rsidRPr="00240AC5" w:rsidDel="001D1BA5">
                <w:rPr>
                  <w:rFonts w:eastAsia="MS Mincho" w:cs="Arial"/>
                </w:rPr>
                <w:delText xml:space="preserve">dfdl:element, </w:delText>
              </w:r>
              <w:r w:rsidRPr="00240AC5" w:rsidDel="001D1BA5">
                <w:rPr>
                  <w:rFonts w:eastAsia="Arial Unicode MS"/>
                </w:rPr>
                <w:delText>dfdl:simpleType</w:delText>
              </w:r>
            </w:del>
          </w:p>
        </w:tc>
      </w:tr>
      <w:tr w:rsidR="002479C6" w:rsidRPr="00240AC5" w:rsidDel="007E748B" w14:paraId="589DEF2C" w14:textId="77777777" w:rsidTr="002479C6">
        <w:trPr>
          <w:trHeight w:val="402"/>
          <w:jc w:val="center"/>
          <w:trPrChange w:id="10596" w:author="mbeckerle" w:date="2013-07-11T19:04:00Z">
            <w:trPr>
              <w:trHeight w:val="402"/>
              <w:jc w:val="center"/>
            </w:trPr>
          </w:trPrChange>
        </w:trPr>
        <w:tc>
          <w:tcPr>
            <w:tcW w:w="1789" w:type="pct"/>
            <w:tcPrChange w:id="10597" w:author="mbeckerle" w:date="2013-07-11T19:04:00Z">
              <w:tcPr>
                <w:tcW w:w="1789" w:type="pct"/>
              </w:tcPr>
            </w:tcPrChange>
          </w:tcPr>
          <w:p w14:paraId="7E48A1F2" w14:textId="662080DB" w:rsidR="002479C6" w:rsidRPr="005223F4" w:rsidRDefault="002479C6" w:rsidP="00240AC5">
            <w:pPr>
              <w:tabs>
                <w:tab w:val="num" w:pos="360"/>
                <w:tab w:val="num" w:pos="540"/>
              </w:tabs>
              <w:spacing w:before="40" w:after="40"/>
              <w:ind w:left="180" w:hanging="180"/>
              <w:rPr>
                <w:rStyle w:val="TableCellCharChar"/>
              </w:rPr>
            </w:pPr>
            <w:ins w:id="10598" w:author="mbeckerle" w:date="2013-07-11T19:04:00Z">
              <w:r w:rsidRPr="00240AC5">
                <w:rPr>
                  <w:rStyle w:val="TableCellCharChar"/>
                  <w:rFonts w:cs="Arial"/>
                  <w:sz w:val="20"/>
                  <w:szCs w:val="20"/>
                </w:rPr>
                <w:t>textStandardInfinityRep</w:t>
              </w:r>
            </w:ins>
            <w:del w:id="10599" w:author="mbeckerle" w:date="2013-07-11T19:04:00Z">
              <w:r w:rsidRPr="00240AC5" w:rsidDel="001D1BA5">
                <w:rPr>
                  <w:rStyle w:val="TableCellCharChar"/>
                  <w:rFonts w:cs="Arial"/>
                  <w:sz w:val="20"/>
                  <w:szCs w:val="20"/>
                </w:rPr>
                <w:delText>text</w:delText>
              </w:r>
              <w:r w:rsidRPr="00240AC5" w:rsidDel="001D1BA5">
                <w:rPr>
                  <w:rFonts w:ascii="Helv" w:eastAsia="MS Mincho" w:hAnsi="Helv" w:cs="Helv"/>
                  <w:color w:val="000000"/>
                  <w:lang w:eastAsia="ja-JP"/>
                </w:rPr>
                <w:delText>Standard</w:delText>
              </w:r>
              <w:r w:rsidRPr="00240AC5" w:rsidDel="001D1BA5">
                <w:rPr>
                  <w:rStyle w:val="TableCellCharChar"/>
                  <w:rFonts w:cs="Arial"/>
                  <w:sz w:val="20"/>
                  <w:szCs w:val="20"/>
                </w:rPr>
                <w:delText>DecimalSeparator</w:delText>
              </w:r>
            </w:del>
          </w:p>
        </w:tc>
        <w:tc>
          <w:tcPr>
            <w:tcW w:w="3211" w:type="pct"/>
            <w:tcPrChange w:id="10600" w:author="mbeckerle" w:date="2013-07-11T19:04:00Z">
              <w:tcPr>
                <w:tcW w:w="3211" w:type="pct"/>
              </w:tcPr>
            </w:tcPrChange>
          </w:tcPr>
          <w:p w14:paraId="26D44BE5" w14:textId="77777777" w:rsidR="002479C6" w:rsidRPr="00240AC5" w:rsidRDefault="002479C6" w:rsidP="00D46C4F">
            <w:pPr>
              <w:rPr>
                <w:ins w:id="10601" w:author="mbeckerle" w:date="2013-07-11T19:04:00Z"/>
                <w:rFonts w:eastAsia="Arial Unicode MS"/>
              </w:rPr>
            </w:pPr>
            <w:commentRangeStart w:id="10602"/>
            <w:ins w:id="10603" w:author="mbeckerle" w:date="2013-07-11T19:04:00Z">
              <w:r w:rsidRPr="00240AC5">
                <w:rPr>
                  <w:rFonts w:eastAsia="Arial Unicode MS"/>
                </w:rPr>
                <w:t>DFDL String Literal</w:t>
              </w:r>
              <w:commentRangeEnd w:id="10602"/>
              <w:r w:rsidRPr="00240AC5">
                <w:rPr>
                  <w:rStyle w:val="CommentReference"/>
                  <w:rFonts w:eastAsia="Arial Unicode MS"/>
                  <w:bCs/>
                </w:rPr>
                <w:commentReference w:id="10602"/>
              </w:r>
            </w:ins>
          </w:p>
          <w:p w14:paraId="39705E44" w14:textId="77777777" w:rsidR="002479C6" w:rsidRPr="00240AC5" w:rsidRDefault="002479C6" w:rsidP="00D46C4F">
            <w:pPr>
              <w:rPr>
                <w:ins w:id="10604" w:author="mbeckerle" w:date="2013-07-11T19:04:00Z"/>
                <w:rFonts w:eastAsia="Arial Unicode MS"/>
              </w:rPr>
            </w:pPr>
            <w:ins w:id="10605" w:author="mbeckerle" w:date="2013-07-11T19:04:00Z">
              <w:r w:rsidRPr="00240AC5">
                <w:rPr>
                  <w:rFonts w:eastAsia="Arial Unicode MS"/>
                </w:rPr>
                <w:t>The value used to represent infinity.</w:t>
              </w:r>
            </w:ins>
          </w:p>
          <w:p w14:paraId="26DD3AE2" w14:textId="77777777" w:rsidR="002479C6" w:rsidRPr="00240AC5" w:rsidRDefault="002479C6" w:rsidP="00D46C4F">
            <w:pPr>
              <w:rPr>
                <w:ins w:id="10606" w:author="mbeckerle" w:date="2013-07-11T19:04:00Z"/>
                <w:rFonts w:eastAsia="Arial Unicode MS"/>
              </w:rPr>
            </w:pPr>
            <w:ins w:id="10607" w:author="mbeckerle" w:date="2013-07-11T19:04:00Z">
              <w:r w:rsidRPr="00240AC5">
                <w:rPr>
                  <w:rFonts w:eastAsia="Arial Unicode MS"/>
                </w:rPr>
                <w:t xml:space="preserve">Infinity is represented as a string with the positive or negative prefixes and suffixes </w:t>
              </w:r>
              <w:r w:rsidRPr="00240AC5">
                <w:rPr>
                  <w:rFonts w:eastAsia="MS Mincho"/>
                </w:rPr>
                <w:t xml:space="preserve">from the dfdl:textNumberPattern </w:t>
              </w:r>
              <w:r w:rsidRPr="00240AC5">
                <w:rPr>
                  <w:rFonts w:eastAsia="Arial Unicode MS"/>
                </w:rPr>
                <w:t>applied</w:t>
              </w:r>
              <w:r>
                <w:rPr>
                  <w:rFonts w:eastAsia="Arial Unicode MS"/>
                </w:rPr>
                <w:t>.</w:t>
              </w:r>
            </w:ins>
          </w:p>
          <w:p w14:paraId="1028C453" w14:textId="77777777" w:rsidR="002479C6" w:rsidRPr="00240AC5" w:rsidRDefault="002479C6" w:rsidP="00D46C4F">
            <w:pPr>
              <w:rPr>
                <w:ins w:id="10608" w:author="mbeckerle" w:date="2013-07-11T19:04:00Z"/>
                <w:rFonts w:eastAsia="Arial Unicode MS"/>
              </w:rPr>
            </w:pPr>
            <w:ins w:id="10609" w:author="mbeckerle" w:date="2013-07-11T19:04:00Z">
              <w:r w:rsidRPr="00240AC5">
                <w:rPr>
                  <w:rFonts w:eastAsia="Arial Unicode MS"/>
                </w:rPr>
                <w:t>This property is applicable when dfdl:textNumberRep is 'standard', dfdl:textStandardBase is 10 and the simple type is float or double</w:t>
              </w:r>
              <w:r>
                <w:rPr>
                  <w:rFonts w:eastAsia="Arial Unicode MS"/>
                </w:rPr>
                <w:t>.</w:t>
              </w:r>
            </w:ins>
          </w:p>
          <w:p w14:paraId="07005DED" w14:textId="77777777" w:rsidR="002479C6" w:rsidRPr="00240AC5" w:rsidRDefault="002479C6" w:rsidP="00D46C4F">
            <w:pPr>
              <w:rPr>
                <w:ins w:id="10610" w:author="mbeckerle" w:date="2013-07-11T19:04:00Z"/>
                <w:rFonts w:eastAsia="Arial Unicode MS"/>
              </w:rPr>
            </w:pPr>
            <w:ins w:id="10611" w:author="mbeckerle" w:date="2013-07-11T19:04:00Z">
              <w:r w:rsidRPr="00240AC5">
                <w:rPr>
                  <w:rFonts w:eastAsia="Arial Unicode MS"/>
                </w:rPr>
                <w:t>If dfdl:ignoreCase is 'yes' then the case of the string is ignored by the parser.</w:t>
              </w:r>
            </w:ins>
          </w:p>
          <w:p w14:paraId="3420024C" w14:textId="77777777" w:rsidR="002479C6" w:rsidRPr="005E3B09" w:rsidRDefault="002479C6" w:rsidP="00D46C4F">
            <w:pPr>
              <w:rPr>
                <w:ins w:id="10612" w:author="mbeckerle" w:date="2013-07-11T19:04:00Z"/>
                <w:rFonts w:eastAsia="MS Mincho"/>
                <w:lang w:eastAsia="ja-JP" w:bidi="he-IL"/>
              </w:rPr>
            </w:pPr>
            <w:ins w:id="10613" w:author="mbeckerle" w:date="2013-07-11T19:04:00Z">
              <w:r w:rsidRPr="00240AC5">
                <w:rPr>
                  <w:rFonts w:eastAsia="Arial"/>
                  <w:color w:val="000000"/>
                  <w:lang w:eastAsia="ja-JP" w:bidi="he-IL"/>
                </w:rPr>
                <w:t>The string literal value is restricted in the same way as described in “</w:t>
              </w:r>
              <w:r>
                <w:rPr>
                  <w:rFonts w:eastAsia="Arial"/>
                  <w:i/>
                  <w:iCs/>
                  <w:color w:val="000000"/>
                  <w:lang w:eastAsia="ja-JP" w:bidi="he-IL"/>
                </w:rPr>
                <w:t>Text Number</w:t>
              </w:r>
              <w:commentRangeStart w:id="10614"/>
              <w:r w:rsidRPr="00240AC5">
                <w:rPr>
                  <w:rFonts w:eastAsia="Arial"/>
                  <w:i/>
                  <w:iCs/>
                  <w:color w:val="000000"/>
                  <w:lang w:eastAsia="ja-JP" w:bidi="he-IL"/>
                </w:rPr>
                <w:t xml:space="preserve"> </w:t>
              </w:r>
              <w:commentRangeEnd w:id="10614"/>
              <w:r>
                <w:rPr>
                  <w:rStyle w:val="CommentReference"/>
                </w:rPr>
                <w:commentReference w:id="10614"/>
              </w:r>
              <w:r w:rsidRPr="00240AC5">
                <w:rPr>
                  <w:rFonts w:eastAsia="Arial"/>
                  <w:i/>
                  <w:iCs/>
                  <w:color w:val="000000"/>
                  <w:lang w:eastAsia="ja-JP" w:bidi="he-IL"/>
                </w:rPr>
                <w:t>Character Restrictions</w:t>
              </w:r>
              <w:r w:rsidRPr="00240AC5">
                <w:rPr>
                  <w:rFonts w:eastAsia="Arial"/>
                  <w:color w:val="000000"/>
                  <w:lang w:eastAsia="ja-JP" w:bidi="he-IL"/>
                </w:rPr>
                <w:t xml:space="preserve">” in the description of the </w:t>
              </w:r>
              <w:r>
                <w:rPr>
                  <w:rFonts w:eastAsia="Arial"/>
                  <w:color w:val="000000"/>
                  <w:lang w:eastAsia="ja-JP" w:bidi="he-IL"/>
                </w:rPr>
                <w:t>dfdl:</w:t>
              </w:r>
              <w:commentRangeStart w:id="10615"/>
              <w:r w:rsidRPr="00240AC5">
                <w:rPr>
                  <w:rFonts w:eastAsia="Arial"/>
                  <w:color w:val="000000"/>
                  <w:lang w:eastAsia="ja-JP" w:bidi="he-IL"/>
                </w:rPr>
                <w:t>textStandardDecimalSeparator</w:t>
              </w:r>
              <w:commentRangeEnd w:id="10615"/>
              <w:r>
                <w:rPr>
                  <w:rStyle w:val="CommentReference"/>
                </w:rPr>
                <w:commentReference w:id="10615"/>
              </w:r>
              <w:r w:rsidRPr="00240AC5">
                <w:rPr>
                  <w:rFonts w:eastAsia="Arial"/>
                  <w:color w:val="000000"/>
                  <w:lang w:eastAsia="ja-JP" w:bidi="he-IL"/>
                </w:rPr>
                <w:t xml:space="preserve"> property.</w:t>
              </w:r>
            </w:ins>
          </w:p>
          <w:p w14:paraId="4379CAC8" w14:textId="4B04F619" w:rsidR="002479C6" w:rsidRPr="00240AC5" w:rsidDel="001D1BA5" w:rsidRDefault="002479C6" w:rsidP="00D46C4F">
            <w:pPr>
              <w:rPr>
                <w:del w:id="10616" w:author="mbeckerle" w:date="2013-07-11T19:04:00Z"/>
                <w:rFonts w:eastAsia="Arial Unicode MS"/>
              </w:rPr>
            </w:pPr>
            <w:ins w:id="10617" w:author="mbeckerle" w:date="2013-07-11T19:04:00Z">
              <w:r w:rsidRPr="00240AC5">
                <w:rPr>
                  <w:rFonts w:eastAsia="Arial Unicode MS"/>
                </w:rPr>
                <w:t xml:space="preserve">Annotation: </w:t>
              </w:r>
              <w:r w:rsidRPr="00240AC5">
                <w:rPr>
                  <w:rFonts w:eastAsia="MS Mincho" w:cs="Arial"/>
                </w:rPr>
                <w:t xml:space="preserve">dfdl:element, </w:t>
              </w:r>
              <w:r w:rsidRPr="00240AC5">
                <w:rPr>
                  <w:rFonts w:eastAsia="Arial Unicode MS"/>
                </w:rPr>
                <w:t>dfdl:simpleType</w:t>
              </w:r>
            </w:ins>
            <w:commentRangeStart w:id="10618"/>
            <w:commentRangeStart w:id="10619"/>
            <w:del w:id="10620" w:author="mbeckerle" w:date="2013-07-11T19:04:00Z">
              <w:r w:rsidRPr="00240AC5" w:rsidDel="001D1BA5">
                <w:rPr>
                  <w:rFonts w:eastAsia="Arial Unicode MS"/>
                </w:rPr>
                <w:delText>DFDL String Literal</w:delText>
              </w:r>
            </w:del>
            <w:del w:id="10621" w:author="mbeckerle" w:date="2012-04-22T19:13:00Z">
              <w:r w:rsidRPr="00240AC5" w:rsidDel="0025238D">
                <w:rPr>
                  <w:rFonts w:eastAsia="Arial Unicode MS"/>
                </w:rPr>
                <w:delText xml:space="preserve"> </w:delText>
              </w:r>
            </w:del>
            <w:del w:id="10622" w:author="mbeckerle" w:date="2013-07-11T19:04:00Z">
              <w:r w:rsidRPr="00240AC5" w:rsidDel="001D1BA5">
                <w:rPr>
                  <w:rFonts w:eastAsia="Arial Unicode MS"/>
                </w:rPr>
                <w:delText xml:space="preserve"> </w:delText>
              </w:r>
              <w:commentRangeEnd w:id="10618"/>
              <w:r w:rsidRPr="00240AC5" w:rsidDel="001D1BA5">
                <w:rPr>
                  <w:rStyle w:val="CommentReference"/>
                  <w:rFonts w:eastAsia="Arial Unicode MS"/>
                  <w:bCs/>
                </w:rPr>
                <w:commentReference w:id="10618"/>
              </w:r>
              <w:r w:rsidRPr="00240AC5" w:rsidDel="001D1BA5">
                <w:rPr>
                  <w:rFonts w:eastAsia="Arial Unicode MS"/>
                  <w:szCs w:val="18"/>
                </w:rPr>
                <w:delText>o</w:delText>
              </w:r>
              <w:commentRangeEnd w:id="10619"/>
              <w:r w:rsidRPr="00240AC5" w:rsidDel="001D1BA5">
                <w:rPr>
                  <w:rStyle w:val="CommentReference"/>
                  <w:rFonts w:eastAsia="Arial Unicode MS"/>
                  <w:bCs/>
                </w:rPr>
                <w:commentReference w:id="10619"/>
              </w:r>
              <w:r w:rsidRPr="00240AC5" w:rsidDel="001D1BA5">
                <w:rPr>
                  <w:rFonts w:eastAsia="Arial Unicode MS"/>
                  <w:szCs w:val="18"/>
                </w:rPr>
                <w:delText>r</w:delText>
              </w:r>
              <w:r w:rsidRPr="00240AC5" w:rsidDel="001D1BA5">
                <w:rPr>
                  <w:rFonts w:eastAsia="Arial Unicode MS"/>
                </w:rPr>
                <w:delText xml:space="preserve"> </w:delText>
              </w:r>
              <w:r w:rsidRPr="00240AC5" w:rsidDel="001D1BA5">
                <w:rPr>
                  <w:rFonts w:eastAsia="Arial Unicode MS"/>
                  <w:szCs w:val="18"/>
                </w:rPr>
                <w:delText>DFDL Expression</w:delText>
              </w:r>
            </w:del>
          </w:p>
          <w:p w14:paraId="32653CE3" w14:textId="5F4A96B7" w:rsidR="002479C6" w:rsidRPr="00240AC5" w:rsidDel="001D1BA5" w:rsidRDefault="002479C6" w:rsidP="00D46C4F">
            <w:pPr>
              <w:rPr>
                <w:del w:id="10623" w:author="mbeckerle" w:date="2013-07-11T19:04:00Z"/>
                <w:rFonts w:eastAsia="Arial Unicode MS"/>
              </w:rPr>
            </w:pPr>
            <w:del w:id="10624" w:author="mbeckerle" w:date="2013-07-11T19:04:00Z">
              <w:r w:rsidRPr="00240AC5" w:rsidDel="001D1BA5">
                <w:rPr>
                  <w:rFonts w:eastAsia="Arial Unicode MS"/>
                </w:rPr>
                <w:delText xml:space="preserve">Defines </w:delText>
              </w:r>
            </w:del>
            <w:del w:id="10625" w:author="mbeckerle" w:date="2012-04-22T19:13:00Z">
              <w:r w:rsidRPr="00240AC5" w:rsidDel="0025238D">
                <w:rPr>
                  <w:rFonts w:eastAsia="Arial Unicode MS"/>
                </w:rPr>
                <w:delText xml:space="preserve">the </w:delText>
              </w:r>
            </w:del>
            <w:del w:id="10626" w:author="mbeckerle" w:date="2013-07-11T19:04:00Z">
              <w:r w:rsidRPr="00240AC5" w:rsidDel="001D1BA5">
                <w:rPr>
                  <w:rFonts w:eastAsia="Arial Unicode MS"/>
                </w:rPr>
                <w:delText xml:space="preserve">single character that </w:delText>
              </w:r>
            </w:del>
            <w:del w:id="10627" w:author="mbeckerle" w:date="2012-04-22T19:13:00Z">
              <w:r w:rsidRPr="00240AC5" w:rsidDel="0025238D">
                <w:rPr>
                  <w:rFonts w:eastAsia="Arial Unicode MS"/>
                </w:rPr>
                <w:delText xml:space="preserve">will </w:delText>
              </w:r>
            </w:del>
            <w:del w:id="10628" w:author="mbeckerle" w:date="2013-07-11T19:04:00Z">
              <w:r w:rsidRPr="00240AC5" w:rsidDel="001D1BA5">
                <w:rPr>
                  <w:rFonts w:eastAsia="Arial Unicode MS"/>
                </w:rPr>
                <w:delText xml:space="preserve">appear in the data as the decimal separator. </w:delText>
              </w:r>
            </w:del>
          </w:p>
          <w:p w14:paraId="70DDAF52" w14:textId="22425974" w:rsidR="002479C6" w:rsidRPr="00240AC5" w:rsidDel="001D1BA5" w:rsidRDefault="002479C6" w:rsidP="00D46C4F">
            <w:pPr>
              <w:rPr>
                <w:ins w:id="10629" w:author="Steve Hanson" w:date="2012-02-29T10:53:00Z"/>
                <w:del w:id="10630" w:author="mbeckerle" w:date="2013-07-11T19:04:00Z"/>
                <w:rFonts w:eastAsia="Arial Unicode MS"/>
              </w:rPr>
            </w:pPr>
            <w:del w:id="10631" w:author="mbeckerle" w:date="2013-07-11T19:04:00Z">
              <w:r w:rsidRPr="00240AC5" w:rsidDel="001D1BA5">
                <w:rPr>
                  <w:rFonts w:eastAsia="Arial Unicode MS"/>
                </w:rPr>
                <w:delText xml:space="preserve">This property is applicable when </w:delText>
              </w:r>
            </w:del>
            <w:ins w:id="10632" w:author="Steve Hanson" w:date="2012-02-29T10:59:00Z">
              <w:del w:id="10633" w:author="mbeckerle" w:date="2013-07-11T19:04:00Z">
                <w:r w:rsidRPr="00240AC5" w:rsidDel="001D1BA5">
                  <w:rPr>
                    <w:rFonts w:eastAsia="Arial Unicode MS"/>
                  </w:rPr>
                  <w:delText xml:space="preserve">type is </w:delText>
                </w:r>
                <w:commentRangeStart w:id="10634"/>
                <w:r w:rsidRPr="00240AC5" w:rsidDel="001D1BA5">
                  <w:rPr>
                    <w:rFonts w:eastAsia="Arial Unicode MS"/>
                  </w:rPr>
                  <w:delText>xs:decimal, xs:float or xs:double</w:delText>
                </w:r>
              </w:del>
            </w:ins>
            <w:commentRangeEnd w:id="10634"/>
            <w:ins w:id="10635" w:author="Steve Hanson" w:date="2012-02-29T11:00:00Z">
              <w:del w:id="10636" w:author="mbeckerle" w:date="2013-07-11T19:04:00Z">
                <w:r w:rsidRPr="00240AC5" w:rsidDel="001D1BA5">
                  <w:rPr>
                    <w:rStyle w:val="CommentReference"/>
                    <w:rFonts w:eastAsia="Arial Unicode MS"/>
                    <w:bCs/>
                  </w:rPr>
                  <w:commentReference w:id="10634"/>
                </w:r>
              </w:del>
            </w:ins>
            <w:ins w:id="10637" w:author="Steve Hanson" w:date="2012-02-29T10:59:00Z">
              <w:del w:id="10638" w:author="mbeckerle" w:date="2013-07-11T19:04:00Z">
                <w:r w:rsidRPr="00240AC5" w:rsidDel="001D1BA5">
                  <w:rPr>
                    <w:rFonts w:eastAsia="Arial Unicode MS"/>
                  </w:rPr>
                  <w:delText xml:space="preserve"> </w:delText>
                </w:r>
              </w:del>
            </w:ins>
            <w:ins w:id="10639" w:author="Steve Hanson" w:date="2012-02-29T11:00:00Z">
              <w:del w:id="10640" w:author="mbeckerle" w:date="2013-07-11T19:04:00Z">
                <w:r w:rsidRPr="00240AC5" w:rsidDel="001D1BA5">
                  <w:rPr>
                    <w:rFonts w:eastAsia="Arial Unicode MS"/>
                  </w:rPr>
                  <w:delText xml:space="preserve">and </w:delText>
                </w:r>
              </w:del>
            </w:ins>
            <w:del w:id="10641" w:author="mbeckerle" w:date="2013-07-11T19:04:00Z">
              <w:r w:rsidRPr="00240AC5" w:rsidDel="001D1BA5">
                <w:rPr>
                  <w:rFonts w:eastAsia="Arial Unicode MS"/>
                </w:rPr>
                <w:delText>dfdl:textNumberRep is 'standard' and dfdl:textStandardBase is 10.</w:delText>
              </w:r>
            </w:del>
            <w:ins w:id="10642" w:author="Steve Hanson" w:date="2012-02-29T10:53:00Z">
              <w:del w:id="10643" w:author="mbeckerle" w:date="2013-07-11T19:04:00Z">
                <w:r w:rsidRPr="00240AC5" w:rsidDel="001D1BA5">
                  <w:rPr>
                    <w:rFonts w:eastAsia="Arial Unicode MS"/>
                  </w:rPr>
                  <w:delText xml:space="preserve"> </w:delText>
                </w:r>
                <w:commentRangeStart w:id="10644"/>
                <w:r w:rsidRPr="00240AC5" w:rsidDel="001D1BA5">
                  <w:rPr>
                    <w:rFonts w:eastAsia="Arial Unicode MS"/>
                  </w:rPr>
                  <w:delText>It must be set if</w:delText>
                </w:r>
              </w:del>
            </w:ins>
            <w:ins w:id="10645" w:author="Steve Hanson" w:date="2012-02-29T10:54:00Z">
              <w:del w:id="10646" w:author="mbeckerle" w:date="2013-07-11T19:04:00Z">
                <w:r w:rsidRPr="00240AC5" w:rsidDel="001D1BA5">
                  <w:rPr>
                    <w:rFonts w:eastAsia="Arial Unicode MS"/>
                  </w:rPr>
                  <w:delText xml:space="preserve"> </w:delText>
                </w:r>
              </w:del>
            </w:ins>
            <w:ins w:id="10647" w:author="Steve Hanson" w:date="2012-02-29T10:53:00Z">
              <w:del w:id="10648" w:author="mbeckerle" w:date="2013-07-11T19:04:00Z">
                <w:r w:rsidRPr="00240AC5" w:rsidDel="001D1BA5">
                  <w:rPr>
                    <w:rFonts w:eastAsia="Arial Unicode MS"/>
                  </w:rPr>
                  <w:delText xml:space="preserve"> dfdl:textNumberPattern contains a decimal separator symbol</w:delText>
                </w:r>
              </w:del>
            </w:ins>
            <w:ins w:id="10649" w:author="Steve Hanson" w:date="2012-02-29T10:54:00Z">
              <w:del w:id="10650" w:author="mbeckerle" w:date="2013-07-11T19:04:00Z">
                <w:r w:rsidRPr="00240AC5" w:rsidDel="001D1BA5">
                  <w:rPr>
                    <w:rFonts w:eastAsia="Arial Unicode MS"/>
                  </w:rPr>
                  <w:delText xml:space="preserve"> (</w:delText>
                </w:r>
              </w:del>
            </w:ins>
            <w:ins w:id="10651" w:author="Steve Hanson" w:date="2013-05-31T10:38:00Z">
              <w:del w:id="10652" w:author="mbeckerle" w:date="2013-07-11T19:04:00Z">
                <w:r w:rsidDel="001D1BA5">
                  <w:rPr>
                    <w:rFonts w:eastAsia="Arial Unicode MS"/>
                  </w:rPr>
                  <w:delText xml:space="preserve">it is a </w:delText>
                </w:r>
              </w:del>
            </w:ins>
            <w:ins w:id="10653" w:author="Steve Hanson" w:date="2012-02-29T10:54:00Z">
              <w:del w:id="10654" w:author="mbeckerle" w:date="2013-07-11T19:04:00Z">
                <w:r w:rsidRPr="00240AC5" w:rsidDel="001D1BA5">
                  <w:rPr>
                    <w:rFonts w:eastAsia="Arial Unicode MS"/>
                  </w:rPr>
                  <w:delText xml:space="preserve">schema definition error </w:delText>
                </w:r>
                <w:commentRangeStart w:id="10655"/>
                <w:r w:rsidRPr="00240AC5" w:rsidDel="001D1BA5">
                  <w:rPr>
                    <w:rFonts w:eastAsia="Arial Unicode MS"/>
                  </w:rPr>
                  <w:delText>otherwise</w:delText>
                </w:r>
              </w:del>
            </w:ins>
            <w:commentRangeEnd w:id="10655"/>
            <w:ins w:id="10656" w:author="Steve Hanson" w:date="2012-04-11T13:24:00Z">
              <w:del w:id="10657" w:author="mbeckerle" w:date="2013-07-11T19:04:00Z">
                <w:r w:rsidDel="001D1BA5">
                  <w:rPr>
                    <w:rStyle w:val="CommentReference"/>
                  </w:rPr>
                  <w:commentReference w:id="10655"/>
                </w:r>
              </w:del>
            </w:ins>
            <w:ins w:id="10658" w:author="Steve Hanson" w:date="2012-02-29T10:54:00Z">
              <w:del w:id="10659" w:author="mbeckerle" w:date="2013-07-11T19:04:00Z">
                <w:r w:rsidRPr="00240AC5" w:rsidDel="001D1BA5">
                  <w:rPr>
                    <w:rFonts w:eastAsia="Arial Unicode MS"/>
                  </w:rPr>
                  <w:delText>)</w:delText>
                </w:r>
              </w:del>
            </w:ins>
            <w:ins w:id="10660" w:author="Steve Hanson" w:date="2012-02-29T10:53:00Z">
              <w:del w:id="10661" w:author="mbeckerle" w:date="2013-07-11T19:04:00Z">
                <w:r w:rsidRPr="00240AC5" w:rsidDel="001D1BA5">
                  <w:rPr>
                    <w:rFonts w:eastAsia="Arial Unicode MS"/>
                  </w:rPr>
                  <w:delText xml:space="preserve"> Empty string is not an allowable value. </w:delText>
                </w:r>
              </w:del>
            </w:ins>
            <w:commentRangeEnd w:id="10644"/>
            <w:ins w:id="10662" w:author="Steve Hanson" w:date="2012-02-29T10:56:00Z">
              <w:del w:id="10663" w:author="mbeckerle" w:date="2013-07-11T19:04:00Z">
                <w:r w:rsidRPr="00240AC5" w:rsidDel="001D1BA5">
                  <w:rPr>
                    <w:rStyle w:val="CommentReference"/>
                    <w:rFonts w:eastAsia="Arial Unicode MS"/>
                    <w:bCs/>
                  </w:rPr>
                  <w:commentReference w:id="10644"/>
                </w:r>
              </w:del>
            </w:ins>
          </w:p>
          <w:p w14:paraId="039BDB59" w14:textId="666E8716" w:rsidR="002479C6" w:rsidRPr="00240AC5" w:rsidDel="001D1BA5" w:rsidRDefault="002479C6" w:rsidP="00D46C4F">
            <w:pPr>
              <w:rPr>
                <w:del w:id="10664" w:author="mbeckerle" w:date="2013-07-11T19:04:00Z"/>
                <w:rFonts w:eastAsia="Arial Unicode MS"/>
              </w:rPr>
            </w:pPr>
          </w:p>
          <w:p w14:paraId="73A79416" w14:textId="45407702" w:rsidR="002479C6" w:rsidRPr="00240AC5" w:rsidDel="0025238D" w:rsidRDefault="002479C6" w:rsidP="00D46C4F">
            <w:pPr>
              <w:rPr>
                <w:ins w:id="10665" w:author="Steve Hanson" w:date="2012-02-29T10:52:00Z"/>
                <w:del w:id="10666" w:author="mbeckerle" w:date="2012-04-22T19:15:00Z"/>
                <w:rFonts w:eastAsia="Arial Unicode MS"/>
              </w:rPr>
            </w:pPr>
            <w:del w:id="10667" w:author="mbeckerle" w:date="2013-07-11T19:04:00Z">
              <w:r w:rsidRPr="00240AC5" w:rsidDel="001D1BA5">
                <w:rPr>
                  <w:rFonts w:eastAsia="Arial Unicode MS"/>
                </w:rPr>
                <w:delText>This property can be computed by way of an expression which returns a character. The expression must not contain forward references to elements which have not yet been processed.</w:delText>
              </w:r>
              <w:r w:rsidDel="001D1BA5">
                <w:rPr>
                  <w:rStyle w:val="CommentReference"/>
                </w:rPr>
                <w:commentReference w:id="10668"/>
              </w:r>
            </w:del>
            <w:ins w:id="10669" w:author="Steve Hanson" w:date="2013-05-31T10:39:00Z">
              <w:del w:id="10670" w:author="mbeckerle" w:date="2013-07-11T19:04:00Z">
                <w:r w:rsidDel="001D1BA5">
                  <w:rPr>
                    <w:rFonts w:eastAsia="Arial Unicode MS"/>
                  </w:rPr>
                  <w:delText>syntax</w:delText>
                </w:r>
              </w:del>
            </w:ins>
          </w:p>
          <w:p w14:paraId="7EE8FD89" w14:textId="3EE9D543" w:rsidR="002479C6" w:rsidRPr="00240AC5" w:rsidDel="0025238D" w:rsidRDefault="002479C6" w:rsidP="00D46C4F">
            <w:pPr>
              <w:rPr>
                <w:del w:id="10671" w:author="mbeckerle" w:date="2012-04-22T19:15:00Z"/>
                <w:rFonts w:eastAsia="Arial Unicode MS"/>
              </w:rPr>
            </w:pPr>
            <w:commentRangeStart w:id="10672"/>
            <w:ins w:id="10673" w:author="Steve Hanson" w:date="2012-02-23T16:20:00Z">
              <w:del w:id="10674" w:author="mbeckerle" w:date="2012-04-22T19:15:00Z">
                <w:r w:rsidRPr="00240AC5" w:rsidDel="0025238D">
                  <w:rPr>
                    <w:rFonts w:eastAsia="Arial Unicode MS"/>
                  </w:rPr>
                  <w:delText>Only applies if</w:delText>
                </w:r>
              </w:del>
            </w:ins>
            <w:ins w:id="10675" w:author="Steve Hanson" w:date="2012-02-23T16:21:00Z">
              <w:del w:id="10676" w:author="mbeckerle" w:date="2012-04-22T19:15:00Z">
                <w:r w:rsidRPr="00240AC5" w:rsidDel="0025238D">
                  <w:rPr>
                    <w:rFonts w:eastAsia="Arial Unicode MS"/>
                  </w:rPr>
                  <w:delText>.</w:delText>
                </w:r>
              </w:del>
            </w:ins>
            <w:commentRangeEnd w:id="10672"/>
            <w:del w:id="10677" w:author="mbeckerle" w:date="2012-04-22T19:15:00Z">
              <w:r w:rsidDel="0025238D">
                <w:rPr>
                  <w:rStyle w:val="CommentReference"/>
                </w:rPr>
                <w:commentReference w:id="10672"/>
              </w:r>
            </w:del>
          </w:p>
          <w:p w14:paraId="4B536030" w14:textId="23C71098" w:rsidR="002479C6" w:rsidRPr="00240AC5" w:rsidRDefault="002479C6" w:rsidP="00D46C4F">
            <w:pPr>
              <w:rPr>
                <w:rFonts w:eastAsia="Arial Unicode MS"/>
              </w:rPr>
            </w:pPr>
            <w:del w:id="10678" w:author="mbeckerle" w:date="2013-07-11T19:04:00Z">
              <w:r w:rsidRPr="00240AC5" w:rsidDel="001D1BA5">
                <w:rPr>
                  <w:rFonts w:eastAsia="Arial Unicode MS"/>
                </w:rPr>
                <w:delText xml:space="preserve">Annotation: </w:delText>
              </w:r>
              <w:r w:rsidRPr="00240AC5" w:rsidDel="001D1BA5">
                <w:rPr>
                  <w:rFonts w:eastAsia="MS Mincho" w:cs="Arial"/>
                </w:rPr>
                <w:delText xml:space="preserve">dfdl:element, </w:delText>
              </w:r>
              <w:r w:rsidRPr="00240AC5" w:rsidDel="001D1BA5">
                <w:rPr>
                  <w:rFonts w:eastAsia="Arial Unicode MS"/>
                </w:rPr>
                <w:delText>dfdl:simpleType</w:delText>
              </w:r>
            </w:del>
          </w:p>
        </w:tc>
      </w:tr>
      <w:tr w:rsidR="002479C6" w:rsidRPr="00240AC5" w:rsidDel="007E748B" w14:paraId="5FDEE710" w14:textId="77777777" w:rsidTr="002479C6">
        <w:trPr>
          <w:trHeight w:val="402"/>
          <w:jc w:val="center"/>
          <w:trPrChange w:id="10679" w:author="mbeckerle" w:date="2013-07-11T19:04:00Z">
            <w:trPr>
              <w:trHeight w:val="402"/>
              <w:jc w:val="center"/>
            </w:trPr>
          </w:trPrChange>
        </w:trPr>
        <w:tc>
          <w:tcPr>
            <w:tcW w:w="1789" w:type="pct"/>
            <w:tcPrChange w:id="10680" w:author="mbeckerle" w:date="2013-07-11T19:04:00Z">
              <w:tcPr>
                <w:tcW w:w="1789" w:type="pct"/>
              </w:tcPr>
            </w:tcPrChange>
          </w:tcPr>
          <w:p w14:paraId="3DED4DBE" w14:textId="0A664364" w:rsidR="002479C6" w:rsidRPr="00240AC5" w:rsidDel="00824D18" w:rsidRDefault="002479C6" w:rsidP="00240AC5">
            <w:pPr>
              <w:tabs>
                <w:tab w:val="num" w:pos="360"/>
                <w:tab w:val="num" w:pos="540"/>
              </w:tabs>
              <w:spacing w:before="40" w:after="40"/>
              <w:ind w:left="180" w:hanging="180"/>
              <w:rPr>
                <w:rStyle w:val="TableCellCharChar"/>
                <w:rFonts w:cs="Arial"/>
                <w:sz w:val="20"/>
                <w:szCs w:val="20"/>
              </w:rPr>
            </w:pPr>
            <w:commentRangeStart w:id="10681"/>
            <w:ins w:id="10682" w:author="mbeckerle" w:date="2013-07-11T19:04:00Z">
              <w:r w:rsidRPr="00240AC5">
                <w:rPr>
                  <w:rStyle w:val="TableCellCharChar"/>
                  <w:rFonts w:cs="Arial"/>
                  <w:sz w:val="20"/>
                  <w:szCs w:val="20"/>
                </w:rPr>
                <w:t>textStandardNaN</w:t>
              </w:r>
              <w:r w:rsidRPr="00240AC5" w:rsidDel="005617C6">
                <w:rPr>
                  <w:rStyle w:val="TableCellCharChar"/>
                  <w:rFonts w:cs="Arial"/>
                  <w:sz w:val="20"/>
                  <w:szCs w:val="20"/>
                </w:rPr>
                <w:t>n</w:t>
              </w:r>
              <w:r w:rsidRPr="00240AC5">
                <w:rPr>
                  <w:rStyle w:val="TableCellCharChar"/>
                  <w:rFonts w:cs="Arial"/>
                  <w:sz w:val="20"/>
                  <w:szCs w:val="20"/>
                </w:rPr>
                <w:t>Rep</w:t>
              </w:r>
              <w:commentRangeEnd w:id="10681"/>
              <w:r>
                <w:rPr>
                  <w:rStyle w:val="CommentReference"/>
                </w:rPr>
                <w:commentReference w:id="10681"/>
              </w:r>
            </w:ins>
            <w:del w:id="10683" w:author="mbeckerle" w:date="2013-07-11T19:04:00Z">
              <w:r w:rsidRPr="00240AC5" w:rsidDel="001D1BA5">
                <w:rPr>
                  <w:rStyle w:val="TableCellCharChar"/>
                  <w:rFonts w:cs="Arial"/>
                  <w:sz w:val="20"/>
                  <w:szCs w:val="20"/>
                </w:rPr>
                <w:delText>textStandardGroupingSeparator</w:delText>
              </w:r>
            </w:del>
          </w:p>
        </w:tc>
        <w:tc>
          <w:tcPr>
            <w:tcW w:w="3211" w:type="pct"/>
            <w:tcPrChange w:id="10684" w:author="mbeckerle" w:date="2013-07-11T19:04:00Z">
              <w:tcPr>
                <w:tcW w:w="3211" w:type="pct"/>
              </w:tcPr>
            </w:tcPrChange>
          </w:tcPr>
          <w:p w14:paraId="1778BADF" w14:textId="77777777" w:rsidR="002479C6" w:rsidRPr="00240AC5" w:rsidRDefault="002479C6" w:rsidP="00D46C4F">
            <w:pPr>
              <w:rPr>
                <w:ins w:id="10685" w:author="mbeckerle" w:date="2013-07-11T19:04:00Z"/>
                <w:rFonts w:eastAsia="Arial Unicode MS"/>
              </w:rPr>
            </w:pPr>
            <w:commentRangeStart w:id="10686"/>
            <w:ins w:id="10687" w:author="mbeckerle" w:date="2013-07-11T19:04:00Z">
              <w:r w:rsidRPr="00240AC5">
                <w:rPr>
                  <w:rFonts w:eastAsia="Arial Unicode MS"/>
                </w:rPr>
                <w:t>DFDL String Literal</w:t>
              </w:r>
              <w:commentRangeEnd w:id="10686"/>
              <w:r w:rsidRPr="00240AC5">
                <w:rPr>
                  <w:rStyle w:val="CommentReference"/>
                  <w:rFonts w:eastAsia="Arial Unicode MS"/>
                  <w:bCs/>
                </w:rPr>
                <w:commentReference w:id="10686"/>
              </w:r>
            </w:ins>
          </w:p>
          <w:p w14:paraId="0DA5B49D" w14:textId="77777777" w:rsidR="002479C6" w:rsidRPr="00240AC5" w:rsidRDefault="002479C6" w:rsidP="00D46C4F">
            <w:pPr>
              <w:rPr>
                <w:ins w:id="10688" w:author="mbeckerle" w:date="2013-07-11T19:04:00Z"/>
                <w:rFonts w:eastAsia="Arial Unicode MS"/>
              </w:rPr>
            </w:pPr>
            <w:ins w:id="10689" w:author="mbeckerle" w:date="2013-07-11T19:04:00Z">
              <w:r w:rsidRPr="00240AC5">
                <w:rPr>
                  <w:rFonts w:eastAsia="Arial Unicode MS"/>
                </w:rPr>
                <w:t>The value used to represent NaN.</w:t>
              </w:r>
            </w:ins>
          </w:p>
          <w:p w14:paraId="290E95F9" w14:textId="77777777" w:rsidR="002479C6" w:rsidRPr="00240AC5" w:rsidRDefault="002479C6" w:rsidP="00D46C4F">
            <w:pPr>
              <w:rPr>
                <w:ins w:id="10690" w:author="mbeckerle" w:date="2013-07-11T19:04:00Z"/>
                <w:rFonts w:eastAsia="Arial Unicode MS"/>
              </w:rPr>
            </w:pPr>
            <w:ins w:id="10691" w:author="mbeckerle" w:date="2013-07-11T19:04:00Z">
              <w:r w:rsidRPr="00240AC5">
                <w:rPr>
                  <w:rStyle w:val="HTMLCode"/>
                  <w:rFonts w:ascii="Arial" w:hAnsi="Arial" w:cs="Arial"/>
                  <w:color w:val="000000"/>
                  <w:sz w:val="18"/>
                  <w:szCs w:val="18"/>
                </w:rPr>
                <w:t>NaN</w:t>
              </w:r>
              <w:r w:rsidRPr="00240AC5">
                <w:rPr>
                  <w:rFonts w:eastAsia="Arial Unicode MS"/>
                </w:rPr>
                <w:t xml:space="preserve"> is represented as string and the positive or negative</w:t>
              </w:r>
              <w:r w:rsidRPr="00240AC5">
                <w:rPr>
                  <w:rFonts w:eastAsia="Arial Unicode MS"/>
                  <w:color w:val="FF0000"/>
                </w:rPr>
                <w:t xml:space="preserve"> </w:t>
              </w:r>
              <w:r w:rsidRPr="00240AC5">
                <w:rPr>
                  <w:rFonts w:eastAsia="Arial Unicode MS"/>
                </w:rPr>
                <w:t>prefixes and suffixes from the dfdl:textNumberPattern are not used</w:t>
              </w:r>
              <w:r>
                <w:rPr>
                  <w:rFonts w:eastAsia="Arial Unicode MS"/>
                </w:rPr>
                <w:t>.</w:t>
              </w:r>
            </w:ins>
          </w:p>
          <w:p w14:paraId="2F9C2802" w14:textId="77777777" w:rsidR="002479C6" w:rsidRPr="00240AC5" w:rsidRDefault="002479C6" w:rsidP="00D46C4F">
            <w:pPr>
              <w:rPr>
                <w:ins w:id="10692" w:author="mbeckerle" w:date="2013-07-11T19:04:00Z"/>
                <w:rFonts w:eastAsia="Arial Unicode MS"/>
              </w:rPr>
            </w:pPr>
            <w:ins w:id="10693" w:author="mbeckerle" w:date="2013-07-11T19:04:00Z">
              <w:r w:rsidRPr="00240AC5">
                <w:rPr>
                  <w:rFonts w:eastAsia="Arial Unicode MS"/>
                </w:rPr>
                <w:t>This property is applicable when dfdl:textNumberRep is 'standard', dfdl:textStandardBase is 10 and the simple type is float or double.</w:t>
              </w:r>
            </w:ins>
          </w:p>
          <w:p w14:paraId="14B79132" w14:textId="77777777" w:rsidR="002479C6" w:rsidRPr="00240AC5" w:rsidRDefault="002479C6" w:rsidP="00D46C4F">
            <w:pPr>
              <w:rPr>
                <w:ins w:id="10694" w:author="mbeckerle" w:date="2013-07-11T19:04:00Z"/>
                <w:rFonts w:eastAsia="Arial Unicode MS"/>
              </w:rPr>
            </w:pPr>
            <w:ins w:id="10695" w:author="mbeckerle" w:date="2013-07-11T19:04:00Z">
              <w:r w:rsidRPr="00240AC5">
                <w:rPr>
                  <w:rFonts w:eastAsia="Arial Unicode MS"/>
                </w:rPr>
                <w:t>If dfdl:ignoreCase is 'yes' then the case of the string is ignored by the parser.</w:t>
              </w:r>
            </w:ins>
          </w:p>
          <w:p w14:paraId="6149F50B" w14:textId="77777777" w:rsidR="002479C6" w:rsidRPr="005E3B09" w:rsidRDefault="002479C6" w:rsidP="00D46C4F">
            <w:pPr>
              <w:rPr>
                <w:ins w:id="10696" w:author="mbeckerle" w:date="2013-07-11T19:04:00Z"/>
                <w:rFonts w:eastAsia="MS Mincho"/>
                <w:lang w:eastAsia="ja-JP" w:bidi="he-IL"/>
              </w:rPr>
            </w:pPr>
            <w:ins w:id="10697" w:author="mbeckerle" w:date="2013-07-11T19:04:00Z">
              <w:r w:rsidRPr="00240AC5">
                <w:rPr>
                  <w:rFonts w:eastAsia="Arial"/>
                  <w:color w:val="000000"/>
                  <w:lang w:eastAsia="ja-JP" w:bidi="he-IL"/>
                </w:rPr>
                <w:t>The string literal value is restricted in the same way as described in “</w:t>
              </w:r>
              <w:r>
                <w:rPr>
                  <w:rFonts w:eastAsia="Arial"/>
                  <w:i/>
                  <w:iCs/>
                  <w:color w:val="000000"/>
                  <w:lang w:eastAsia="ja-JP" w:bidi="he-IL"/>
                </w:rPr>
                <w:t>Text Number</w:t>
              </w:r>
              <w:r>
                <w:rPr>
                  <w:rStyle w:val="CommentReference"/>
                </w:rPr>
                <w:commentReference w:id="10698"/>
              </w:r>
              <w:r>
                <w:rPr>
                  <w:rFonts w:eastAsia="Arial"/>
                  <w:i/>
                  <w:iCs/>
                  <w:color w:val="000000"/>
                  <w:lang w:eastAsia="ja-JP" w:bidi="he-IL"/>
                </w:rPr>
                <w:t xml:space="preserve"> </w:t>
              </w:r>
              <w:r w:rsidRPr="00240AC5">
                <w:rPr>
                  <w:rFonts w:eastAsia="Arial"/>
                  <w:i/>
                  <w:iCs/>
                  <w:color w:val="000000"/>
                  <w:lang w:eastAsia="ja-JP" w:bidi="he-IL"/>
                </w:rPr>
                <w:t>Character Restrictions</w:t>
              </w:r>
              <w:r w:rsidRPr="00240AC5">
                <w:rPr>
                  <w:rFonts w:eastAsia="Arial"/>
                  <w:color w:val="000000"/>
                  <w:lang w:eastAsia="ja-JP" w:bidi="he-IL"/>
                </w:rPr>
                <w:t xml:space="preserve">” in the description of the </w:t>
              </w:r>
              <w:r>
                <w:rPr>
                  <w:rFonts w:eastAsia="Arial"/>
                  <w:color w:val="000000"/>
                  <w:lang w:eastAsia="ja-JP" w:bidi="he-IL"/>
                </w:rPr>
                <w:t>dfdl:</w:t>
              </w:r>
              <w:commentRangeStart w:id="10699"/>
              <w:r w:rsidRPr="00240AC5">
                <w:rPr>
                  <w:rFonts w:eastAsia="Arial"/>
                  <w:color w:val="000000"/>
                  <w:lang w:eastAsia="ja-JP" w:bidi="he-IL"/>
                </w:rPr>
                <w:t>textStandardDecimalSeparator</w:t>
              </w:r>
              <w:commentRangeEnd w:id="10699"/>
              <w:r>
                <w:rPr>
                  <w:rStyle w:val="CommentReference"/>
                </w:rPr>
                <w:commentReference w:id="10699"/>
              </w:r>
              <w:r w:rsidRPr="00240AC5">
                <w:rPr>
                  <w:rFonts w:eastAsia="Arial"/>
                  <w:color w:val="000000"/>
                  <w:lang w:eastAsia="ja-JP" w:bidi="he-IL"/>
                </w:rPr>
                <w:t xml:space="preserve"> property.</w:t>
              </w:r>
            </w:ins>
          </w:p>
          <w:p w14:paraId="53CC34EF" w14:textId="6D4A8494" w:rsidR="002479C6" w:rsidRPr="00240AC5" w:rsidDel="001D1BA5" w:rsidRDefault="002479C6" w:rsidP="00D46C4F">
            <w:pPr>
              <w:rPr>
                <w:del w:id="10700" w:author="mbeckerle" w:date="2013-07-11T19:04:00Z"/>
                <w:rFonts w:eastAsia="Arial Unicode MS"/>
              </w:rPr>
            </w:pPr>
            <w:ins w:id="10701" w:author="mbeckerle" w:date="2013-07-11T19:04:00Z">
              <w:r w:rsidRPr="00240AC5">
                <w:rPr>
                  <w:rFonts w:eastAsia="Arial Unicode MS"/>
                </w:rPr>
                <w:t xml:space="preserve">Annotation: </w:t>
              </w:r>
              <w:r w:rsidRPr="00240AC5">
                <w:rPr>
                  <w:rFonts w:eastAsia="MS Mincho" w:cs="Arial"/>
                </w:rPr>
                <w:t xml:space="preserve">dfdl:element, </w:t>
              </w:r>
              <w:r w:rsidRPr="00240AC5">
                <w:rPr>
                  <w:rFonts w:eastAsia="Arial Unicode MS"/>
                </w:rPr>
                <w:t>dfdl:simpleType</w:t>
              </w:r>
            </w:ins>
            <w:commentRangeStart w:id="10702"/>
            <w:del w:id="10703" w:author="mbeckerle" w:date="2013-07-11T19:04:00Z">
              <w:r w:rsidRPr="00240AC5" w:rsidDel="001D1BA5">
                <w:rPr>
                  <w:rFonts w:eastAsia="Arial Unicode MS"/>
                </w:rPr>
                <w:delText xml:space="preserve">DFDL String Literal </w:delText>
              </w:r>
              <w:commentRangeEnd w:id="10702"/>
              <w:r w:rsidRPr="00240AC5" w:rsidDel="001D1BA5">
                <w:rPr>
                  <w:rStyle w:val="CommentReference"/>
                  <w:rFonts w:eastAsia="Arial Unicode MS"/>
                  <w:bCs/>
                </w:rPr>
                <w:commentReference w:id="10702"/>
              </w:r>
              <w:r w:rsidRPr="00240AC5" w:rsidDel="001D1BA5">
                <w:rPr>
                  <w:rFonts w:eastAsia="Arial Unicode MS"/>
                  <w:szCs w:val="18"/>
                </w:rPr>
                <w:delText>or</w:delText>
              </w:r>
              <w:r w:rsidRPr="00240AC5" w:rsidDel="001D1BA5">
                <w:rPr>
                  <w:rFonts w:eastAsia="Arial Unicode MS"/>
                </w:rPr>
                <w:delText xml:space="preserve"> </w:delText>
              </w:r>
              <w:r w:rsidRPr="00240AC5" w:rsidDel="001D1BA5">
                <w:rPr>
                  <w:rFonts w:eastAsia="Arial Unicode MS"/>
                  <w:szCs w:val="18"/>
                </w:rPr>
                <w:delText>DFDL Expression</w:delText>
              </w:r>
            </w:del>
          </w:p>
          <w:p w14:paraId="5C179688" w14:textId="50872D63" w:rsidR="002479C6" w:rsidRPr="00240AC5" w:rsidDel="001D1BA5" w:rsidRDefault="002479C6" w:rsidP="00D46C4F">
            <w:pPr>
              <w:rPr>
                <w:del w:id="10704" w:author="mbeckerle" w:date="2013-07-11T19:04:00Z"/>
                <w:rFonts w:eastAsia="Arial Unicode MS"/>
              </w:rPr>
            </w:pPr>
            <w:del w:id="10705" w:author="mbeckerle" w:date="2013-07-11T19:04:00Z">
              <w:r w:rsidRPr="00240AC5" w:rsidDel="001D1BA5">
                <w:rPr>
                  <w:rFonts w:eastAsia="Arial Unicode MS"/>
                </w:rPr>
                <w:delText xml:space="preserve">Defines the single character that will appear in the data as the grouping separator. </w:delText>
              </w:r>
            </w:del>
          </w:p>
          <w:p w14:paraId="0FF6B3DB" w14:textId="17791BAA" w:rsidR="002479C6" w:rsidRPr="00240AC5" w:rsidDel="001D1BA5" w:rsidRDefault="002479C6" w:rsidP="00D46C4F">
            <w:pPr>
              <w:rPr>
                <w:del w:id="10706" w:author="mbeckerle" w:date="2013-07-11T19:04:00Z"/>
                <w:rFonts w:eastAsia="Arial Unicode MS"/>
              </w:rPr>
            </w:pPr>
            <w:del w:id="10707" w:author="mbeckerle" w:date="2013-07-11T19:04:00Z">
              <w:r w:rsidRPr="00240AC5" w:rsidDel="001D1BA5">
                <w:rPr>
                  <w:rFonts w:eastAsia="Arial Unicode MS"/>
                </w:rPr>
                <w:delText>This property is applicable when dfdl:textNumberRep is 'standard' and dfdl:textStandardBase is 10.</w:delText>
              </w:r>
            </w:del>
            <w:ins w:id="10708" w:author="Steve Hanson" w:date="2012-02-29T10:54:00Z">
              <w:del w:id="10709" w:author="mbeckerle" w:date="2013-07-11T19:04:00Z">
                <w:r w:rsidRPr="00240AC5" w:rsidDel="001D1BA5">
                  <w:rPr>
                    <w:rFonts w:eastAsia="Arial Unicode MS"/>
                  </w:rPr>
                  <w:delText xml:space="preserve"> </w:delText>
                </w:r>
              </w:del>
            </w:ins>
            <w:commentRangeStart w:id="10710"/>
            <w:ins w:id="10711" w:author="Steve Hanson" w:date="2012-02-29T10:55:00Z">
              <w:del w:id="10712" w:author="mbeckerle" w:date="2013-07-11T19:04:00Z">
                <w:r w:rsidRPr="00240AC5" w:rsidDel="001D1BA5">
                  <w:rPr>
                    <w:rFonts w:eastAsia="Arial Unicode MS"/>
                  </w:rPr>
                  <w:delText>It must be set if  dfdl:textNumberPattern contains a grouping separator symbol (</w:delText>
                </w:r>
              </w:del>
            </w:ins>
            <w:ins w:id="10713" w:author="Steve Hanson" w:date="2013-05-31T10:41:00Z">
              <w:del w:id="10714" w:author="mbeckerle" w:date="2013-07-11T19:04:00Z">
                <w:r w:rsidDel="001D1BA5">
                  <w:rPr>
                    <w:rFonts w:eastAsia="Arial Unicode MS"/>
                  </w:rPr>
                  <w:delText xml:space="preserve">it is a </w:delText>
                </w:r>
              </w:del>
            </w:ins>
            <w:ins w:id="10715" w:author="Steve Hanson" w:date="2012-02-29T10:55:00Z">
              <w:del w:id="10716" w:author="mbeckerle" w:date="2013-07-11T19:04:00Z">
                <w:r w:rsidRPr="00240AC5" w:rsidDel="001D1BA5">
                  <w:rPr>
                    <w:rFonts w:eastAsia="Arial Unicode MS"/>
                  </w:rPr>
                  <w:delText xml:space="preserve">schema definition error </w:delText>
                </w:r>
                <w:commentRangeStart w:id="10717"/>
                <w:r w:rsidRPr="00240AC5" w:rsidDel="001D1BA5">
                  <w:rPr>
                    <w:rFonts w:eastAsia="Arial Unicode MS"/>
                  </w:rPr>
                  <w:delText>otherwise</w:delText>
                </w:r>
              </w:del>
            </w:ins>
            <w:commentRangeEnd w:id="10717"/>
            <w:ins w:id="10718" w:author="Steve Hanson" w:date="2012-04-11T13:24:00Z">
              <w:del w:id="10719" w:author="mbeckerle" w:date="2013-07-11T19:04:00Z">
                <w:r w:rsidDel="001D1BA5">
                  <w:rPr>
                    <w:rStyle w:val="CommentReference"/>
                  </w:rPr>
                  <w:commentReference w:id="10717"/>
                </w:r>
              </w:del>
            </w:ins>
            <w:ins w:id="10720" w:author="Steve Hanson" w:date="2012-02-29T10:55:00Z">
              <w:del w:id="10721" w:author="mbeckerle" w:date="2013-07-11T19:04:00Z">
                <w:r w:rsidRPr="00240AC5" w:rsidDel="001D1BA5">
                  <w:rPr>
                    <w:rFonts w:eastAsia="Arial Unicode MS"/>
                  </w:rPr>
                  <w:delText>) Empty string is not an allowable value.</w:delText>
                </w:r>
              </w:del>
            </w:ins>
            <w:commentRangeEnd w:id="10710"/>
            <w:del w:id="10722" w:author="mbeckerle" w:date="2013-07-11T19:04:00Z">
              <w:r w:rsidRPr="00240AC5" w:rsidDel="001D1BA5">
                <w:rPr>
                  <w:rStyle w:val="CommentReference"/>
                  <w:rFonts w:eastAsia="Arial Unicode MS"/>
                  <w:bCs/>
                </w:rPr>
                <w:commentReference w:id="10710"/>
              </w:r>
            </w:del>
          </w:p>
          <w:p w14:paraId="1C2E833C" w14:textId="43A3E4B5" w:rsidR="002479C6" w:rsidRPr="00240AC5" w:rsidDel="001D1BA5" w:rsidRDefault="002479C6" w:rsidP="00D46C4F">
            <w:pPr>
              <w:rPr>
                <w:del w:id="10723" w:author="mbeckerle" w:date="2013-07-11T19:04:00Z"/>
                <w:rFonts w:eastAsia="Arial Unicode MS"/>
              </w:rPr>
            </w:pPr>
            <w:del w:id="10724" w:author="mbeckerle" w:date="2013-07-11T19:04:00Z">
              <w:r w:rsidRPr="00240AC5" w:rsidDel="001D1BA5">
                <w:rPr>
                  <w:rFonts w:eastAsia="Arial Unicode MS"/>
                </w:rPr>
                <w:delText>This property can be computed by way of an expression which returns a character. The expression must not contain forward references to elements which have not yet been processed.</w:delText>
              </w:r>
              <w:r w:rsidDel="001D1BA5">
                <w:rPr>
                  <w:rStyle w:val="CommentReference"/>
                </w:rPr>
                <w:commentReference w:id="10725"/>
              </w:r>
            </w:del>
            <w:ins w:id="10726" w:author="Steve Hanson" w:date="2013-02-05T09:23:00Z">
              <w:del w:id="10727" w:author="mbeckerle" w:date="2013-07-11T19:04:00Z">
                <w:r w:rsidDel="001D1BA5">
                  <w:rPr>
                    <w:rFonts w:eastAsia="Arial"/>
                    <w:color w:val="000000"/>
                    <w:lang w:eastAsia="ja-JP" w:bidi="he-IL"/>
                  </w:rPr>
                  <w:delText>dfdl:</w:delText>
                </w:r>
              </w:del>
            </w:ins>
          </w:p>
          <w:p w14:paraId="3F6D5190" w14:textId="35F1C754" w:rsidR="002479C6" w:rsidRPr="00240AC5" w:rsidRDefault="002479C6" w:rsidP="00D46C4F">
            <w:pPr>
              <w:rPr>
                <w:rFonts w:eastAsia="Arial Unicode MS"/>
              </w:rPr>
            </w:pPr>
            <w:del w:id="10728" w:author="mbeckerle" w:date="2013-07-11T19:04:00Z">
              <w:r w:rsidRPr="00240AC5" w:rsidDel="001D1BA5">
                <w:rPr>
                  <w:rFonts w:eastAsia="Arial Unicode MS"/>
                </w:rPr>
                <w:delText xml:space="preserve">Annotation: </w:delText>
              </w:r>
              <w:r w:rsidRPr="00240AC5" w:rsidDel="001D1BA5">
                <w:rPr>
                  <w:rFonts w:eastAsia="MS Mincho" w:cs="Arial"/>
                </w:rPr>
                <w:delText xml:space="preserve">dfdl:element, </w:delText>
              </w:r>
              <w:r w:rsidRPr="00240AC5" w:rsidDel="001D1BA5">
                <w:rPr>
                  <w:rFonts w:eastAsia="Arial Unicode MS"/>
                </w:rPr>
                <w:delText>dfdl:simpleType</w:delText>
              </w:r>
            </w:del>
          </w:p>
        </w:tc>
      </w:tr>
      <w:tr w:rsidR="002479C6" w:rsidRPr="00240AC5" w:rsidDel="007E748B" w14:paraId="0C825E42" w14:textId="77777777" w:rsidTr="002479C6">
        <w:trPr>
          <w:trHeight w:val="402"/>
          <w:jc w:val="center"/>
          <w:trPrChange w:id="10729" w:author="mbeckerle" w:date="2013-07-11T19:04:00Z">
            <w:trPr>
              <w:trHeight w:val="402"/>
              <w:jc w:val="center"/>
            </w:trPr>
          </w:trPrChange>
        </w:trPr>
        <w:tc>
          <w:tcPr>
            <w:tcW w:w="1789" w:type="pct"/>
            <w:tcPrChange w:id="10730" w:author="mbeckerle" w:date="2013-07-11T19:04:00Z">
              <w:tcPr>
                <w:tcW w:w="1789" w:type="pct"/>
              </w:tcPr>
            </w:tcPrChange>
          </w:tcPr>
          <w:p w14:paraId="05534448" w14:textId="7FBE2739" w:rsidR="002479C6" w:rsidRPr="00240AC5" w:rsidRDefault="002479C6" w:rsidP="00240AC5">
            <w:pPr>
              <w:tabs>
                <w:tab w:val="num" w:pos="360"/>
                <w:tab w:val="num" w:pos="540"/>
              </w:tabs>
              <w:spacing w:before="40" w:after="40"/>
              <w:rPr>
                <w:rStyle w:val="TableCellCharChar"/>
                <w:rFonts w:cs="Arial"/>
                <w:sz w:val="20"/>
                <w:szCs w:val="20"/>
              </w:rPr>
            </w:pPr>
            <w:ins w:id="10731" w:author="mbeckerle" w:date="2013-07-11T19:04:00Z">
              <w:r w:rsidRPr="00240AC5">
                <w:rPr>
                  <w:rStyle w:val="TableCellCharChar"/>
                  <w:rFonts w:cs="Arial"/>
                  <w:sz w:val="20"/>
                  <w:szCs w:val="20"/>
                </w:rPr>
                <w:t>textStandardZeroRep</w:t>
              </w:r>
            </w:ins>
            <w:commentRangeStart w:id="10732"/>
            <w:del w:id="10733" w:author="mbeckerle" w:date="2013-07-11T19:04:00Z">
              <w:r w:rsidRPr="00240AC5" w:rsidDel="001D1BA5">
                <w:rPr>
                  <w:rStyle w:val="TableCellCharChar"/>
                  <w:rFonts w:cs="Arial"/>
                  <w:sz w:val="20"/>
                  <w:szCs w:val="20"/>
                </w:rPr>
                <w:delText>textStandardExponent</w:delText>
              </w:r>
            </w:del>
            <w:ins w:id="10734" w:author="Steve Hanson" w:date="2012-02-29T12:37:00Z">
              <w:del w:id="10735" w:author="mbeckerle" w:date="2013-07-11T19:04:00Z">
                <w:r w:rsidRPr="00240AC5" w:rsidDel="001D1BA5">
                  <w:rPr>
                    <w:rStyle w:val="TableCellCharChar"/>
                    <w:rFonts w:cs="Arial"/>
                    <w:sz w:val="20"/>
                    <w:szCs w:val="20"/>
                  </w:rPr>
                  <w:delText>Rep</w:delText>
                </w:r>
              </w:del>
            </w:ins>
            <w:del w:id="10736" w:author="mbeckerle" w:date="2013-07-11T19:04:00Z">
              <w:r w:rsidRPr="00240AC5" w:rsidDel="001D1BA5">
                <w:rPr>
                  <w:rStyle w:val="TableCellCharChar"/>
                  <w:rFonts w:cs="Arial"/>
                  <w:sz w:val="20"/>
                  <w:szCs w:val="20"/>
                </w:rPr>
                <w:delText>Character</w:delText>
              </w:r>
              <w:commentRangeEnd w:id="10732"/>
              <w:r w:rsidDel="001D1BA5">
                <w:rPr>
                  <w:rStyle w:val="CommentReference"/>
                </w:rPr>
                <w:commentReference w:id="10732"/>
              </w:r>
            </w:del>
          </w:p>
        </w:tc>
        <w:tc>
          <w:tcPr>
            <w:tcW w:w="3211" w:type="pct"/>
            <w:tcPrChange w:id="10737" w:author="mbeckerle" w:date="2013-07-11T19:04:00Z">
              <w:tcPr>
                <w:tcW w:w="3211" w:type="pct"/>
              </w:tcPr>
            </w:tcPrChange>
          </w:tcPr>
          <w:p w14:paraId="68AD230A" w14:textId="77777777" w:rsidR="002479C6" w:rsidRPr="00240AC5" w:rsidRDefault="002479C6" w:rsidP="00D46C4F">
            <w:pPr>
              <w:rPr>
                <w:ins w:id="10738" w:author="mbeckerle" w:date="2013-07-11T19:04:00Z"/>
                <w:rFonts w:eastAsia="Arial Unicode MS"/>
              </w:rPr>
            </w:pPr>
            <w:ins w:id="10739" w:author="mbeckerle" w:date="2013-07-11T19:04:00Z">
              <w:r w:rsidRPr="00240AC5">
                <w:rPr>
                  <w:rFonts w:eastAsia="Arial Unicode MS"/>
                </w:rPr>
                <w:t xml:space="preserve">List of </w:t>
              </w:r>
              <w:commentRangeStart w:id="10740"/>
              <w:r w:rsidRPr="00240AC5">
                <w:rPr>
                  <w:rFonts w:eastAsia="Arial Unicode MS"/>
                </w:rPr>
                <w:t>DFDL String Literals</w:t>
              </w:r>
              <w:commentRangeEnd w:id="10740"/>
              <w:r w:rsidRPr="00240AC5">
                <w:rPr>
                  <w:rStyle w:val="CommentReference"/>
                  <w:rFonts w:eastAsia="Arial Unicode MS"/>
                  <w:bCs/>
                </w:rPr>
                <w:commentReference w:id="10740"/>
              </w:r>
            </w:ins>
          </w:p>
          <w:p w14:paraId="552618CA" w14:textId="77777777" w:rsidR="002479C6" w:rsidRPr="00240AC5" w:rsidRDefault="002479C6" w:rsidP="00D46C4F">
            <w:pPr>
              <w:rPr>
                <w:ins w:id="10741" w:author="mbeckerle" w:date="2013-07-11T19:04:00Z"/>
                <w:rFonts w:eastAsia="Arial Unicode MS"/>
              </w:rPr>
            </w:pPr>
            <w:ins w:id="10742" w:author="mbeckerle" w:date="2013-07-11T19:04:00Z">
              <w:r w:rsidRPr="00240AC5">
                <w:rPr>
                  <w:rFonts w:eastAsia="Arial Unicode MS"/>
                </w:rPr>
                <w:t>Valid values: empty string, any character string</w:t>
              </w:r>
            </w:ins>
          </w:p>
          <w:p w14:paraId="3191D546" w14:textId="77777777" w:rsidR="002479C6" w:rsidRDefault="002479C6" w:rsidP="00D46C4F">
            <w:pPr>
              <w:rPr>
                <w:ins w:id="10743" w:author="mbeckerle" w:date="2013-07-11T19:04:00Z"/>
                <w:rFonts w:eastAsia="Arial Unicode MS"/>
              </w:rPr>
            </w:pPr>
            <w:ins w:id="10744" w:author="mbeckerle" w:date="2013-07-11T19:04:00Z">
              <w:r w:rsidRPr="00240AC5">
                <w:rPr>
                  <w:rFonts w:eastAsia="Arial Unicode MS"/>
                </w:rPr>
                <w:t>The whitespace separated list of alternative literal strings that are equivalent to zero, for example the characters ‘zero’.</w:t>
              </w:r>
              <w:commentRangeStart w:id="10745"/>
              <w:commentRangeStart w:id="10746"/>
              <w:r w:rsidRPr="00240AC5">
                <w:rPr>
                  <w:rFonts w:eastAsia="Arial Unicode MS"/>
                </w:rPr>
                <w:t xml:space="preserve"> </w:t>
              </w:r>
              <w:commentRangeEnd w:id="10745"/>
              <w:r w:rsidRPr="00240AC5">
                <w:rPr>
                  <w:rStyle w:val="CommentReference"/>
                  <w:rFonts w:eastAsia="Arial Unicode MS"/>
                  <w:bCs/>
                </w:rPr>
                <w:commentReference w:id="10745"/>
              </w:r>
              <w:commentRangeEnd w:id="10746"/>
            </w:ins>
          </w:p>
          <w:p w14:paraId="42AFBABE" w14:textId="77777777" w:rsidR="002479C6" w:rsidRPr="00240AC5" w:rsidRDefault="002479C6" w:rsidP="00D46C4F">
            <w:pPr>
              <w:rPr>
                <w:ins w:id="10747" w:author="mbeckerle" w:date="2013-07-11T19:04:00Z"/>
                <w:rFonts w:eastAsia="Arial Unicode MS"/>
              </w:rPr>
            </w:pPr>
            <w:ins w:id="10748" w:author="mbeckerle" w:date="2013-07-11T19:04:00Z">
              <w:r>
                <w:rPr>
                  <w:rFonts w:eastAsia="Arial Unicode MS"/>
                </w:rPr>
                <w:t>The representation is examined for a match to one of the values of this property after padding has been trimmed away.</w:t>
              </w:r>
              <w:r>
                <w:rPr>
                  <w:rStyle w:val="CommentReference"/>
                </w:rPr>
                <w:commentReference w:id="10746"/>
              </w:r>
            </w:ins>
          </w:p>
          <w:p w14:paraId="6A9BDC78" w14:textId="77777777" w:rsidR="002479C6" w:rsidRPr="00240AC5" w:rsidRDefault="002479C6" w:rsidP="00D46C4F">
            <w:pPr>
              <w:rPr>
                <w:ins w:id="10749" w:author="mbeckerle" w:date="2013-07-11T19:04:00Z"/>
                <w:rFonts w:eastAsia="Arial Unicode MS"/>
              </w:rPr>
            </w:pPr>
            <w:ins w:id="10750" w:author="mbeckerle" w:date="2013-07-11T19:04:00Z">
              <w:r w:rsidRPr="00240AC5">
                <w:rPr>
                  <w:rFonts w:eastAsia="Arial Unicode MS"/>
                </w:rPr>
                <w:t>On unparsing the first value is used.</w:t>
              </w:r>
            </w:ins>
          </w:p>
          <w:p w14:paraId="7865D270" w14:textId="77777777" w:rsidR="002479C6" w:rsidRPr="00240AC5" w:rsidRDefault="002479C6" w:rsidP="00D46C4F">
            <w:pPr>
              <w:rPr>
                <w:ins w:id="10751" w:author="mbeckerle" w:date="2013-07-11T19:04:00Z"/>
                <w:rFonts w:eastAsia="Arial Unicode MS"/>
              </w:rPr>
            </w:pPr>
            <w:ins w:id="10752" w:author="mbeckerle" w:date="2013-07-11T19:04:00Z">
              <w:r w:rsidRPr="00240AC5">
                <w:rPr>
                  <w:rFonts w:eastAsia="Arial Unicode MS"/>
                </w:rPr>
                <w:t>If dfdl:ignoreCase is 'yes' then the case of the string is ignored by the parser.</w:t>
              </w:r>
            </w:ins>
          </w:p>
          <w:p w14:paraId="754713A3" w14:textId="77777777" w:rsidR="002479C6" w:rsidRPr="00240AC5" w:rsidRDefault="002479C6" w:rsidP="00D46C4F">
            <w:pPr>
              <w:rPr>
                <w:ins w:id="10753" w:author="mbeckerle" w:date="2013-07-11T19:04:00Z"/>
                <w:rFonts w:eastAsia="Arial Unicode MS"/>
              </w:rPr>
            </w:pPr>
            <w:ins w:id="10754" w:author="mbeckerle" w:date="2013-07-11T19:04:00Z">
              <w:r w:rsidRPr="00240AC5">
                <w:rPr>
                  <w:rFonts w:eastAsia="Arial Unicode MS"/>
                </w:rPr>
                <w:t xml:space="preserve">The empty string means that there is no special literal string for zero.  </w:t>
              </w:r>
            </w:ins>
          </w:p>
          <w:p w14:paraId="42C94548" w14:textId="77777777" w:rsidR="002479C6" w:rsidRPr="00240AC5" w:rsidRDefault="002479C6" w:rsidP="00D46C4F">
            <w:pPr>
              <w:rPr>
                <w:ins w:id="10755" w:author="mbeckerle" w:date="2013-07-11T19:04:00Z"/>
                <w:rFonts w:eastAsia="Arial Unicode MS"/>
              </w:rPr>
            </w:pPr>
            <w:ins w:id="10756" w:author="mbeckerle" w:date="2013-07-11T19:04:00Z">
              <w:r w:rsidRPr="00240AC5">
                <w:rPr>
                  <w:rFonts w:eastAsia="Arial Unicode MS"/>
                </w:rPr>
                <w:t>This property is applicable when dfdl:textNumberRep is 'standard' and dfdl:textStandardBase is 10.</w:t>
              </w:r>
            </w:ins>
          </w:p>
          <w:p w14:paraId="3E73B8BE" w14:textId="77777777" w:rsidR="002479C6" w:rsidRPr="00240AC5" w:rsidRDefault="002479C6" w:rsidP="00D46C4F">
            <w:pPr>
              <w:rPr>
                <w:ins w:id="10757" w:author="mbeckerle" w:date="2013-07-11T19:04:00Z"/>
                <w:rFonts w:eastAsia="Arial Unicode MS"/>
              </w:rPr>
            </w:pPr>
            <w:ins w:id="10758" w:author="mbeckerle" w:date="2013-07-11T19:04:00Z">
              <w:r>
                <w:rPr>
                  <w:rStyle w:val="CommentReference"/>
                </w:rPr>
                <w:commentReference w:id="10759"/>
              </w:r>
              <w:r w:rsidRPr="00240AC5">
                <w:rPr>
                  <w:rFonts w:eastAsia="Arial Unicode MS"/>
                </w:rPr>
                <w:t xml:space="preserve">The string </w:t>
              </w:r>
              <w:commentRangeStart w:id="10760"/>
              <w:r w:rsidRPr="00240AC5">
                <w:rPr>
                  <w:rFonts w:eastAsia="Arial Unicode MS"/>
                </w:rPr>
                <w:t>literal</w:t>
              </w:r>
              <w:commentRangeEnd w:id="10760"/>
              <w:r>
                <w:rPr>
                  <w:rStyle w:val="CommentReference"/>
                </w:rPr>
                <w:commentReference w:id="10760"/>
              </w:r>
              <w:r w:rsidRPr="00240AC5">
                <w:rPr>
                  <w:rFonts w:eastAsia="Arial Unicode MS"/>
                </w:rPr>
                <w:t xml:space="preserve"> is restricted to allow only certain kinds of </w:t>
              </w:r>
              <w:r>
                <w:rPr>
                  <w:rFonts w:eastAsia="Arial Unicode MS"/>
                </w:rPr>
                <w:t>syntax</w:t>
              </w:r>
              <w:r w:rsidRPr="00240AC5">
                <w:rPr>
                  <w:rFonts w:eastAsia="Arial Unicode MS"/>
                </w:rPr>
                <w:t>:</w:t>
              </w:r>
            </w:ins>
          </w:p>
          <w:p w14:paraId="788325D7" w14:textId="77777777" w:rsidR="002479C6" w:rsidRPr="00240AC5" w:rsidRDefault="002479C6" w:rsidP="00D46C4F">
            <w:pPr>
              <w:numPr>
                <w:ilvl w:val="0"/>
                <w:numId w:val="151"/>
              </w:numPr>
              <w:rPr>
                <w:ins w:id="10761" w:author="mbeckerle" w:date="2013-07-11T19:04:00Z"/>
                <w:rFonts w:eastAsia="Arial Unicode MS"/>
              </w:rPr>
            </w:pPr>
            <w:ins w:id="10762" w:author="mbeckerle" w:date="2013-07-11T19:04:00Z">
              <w:r w:rsidRPr="00240AC5">
                <w:rPr>
                  <w:rFonts w:eastAsia="Arial Unicode MS"/>
                </w:rPr>
                <w:t>DFDL character entities are allowed</w:t>
              </w:r>
              <w:r>
                <w:rPr>
                  <w:rFonts w:eastAsia="Arial Unicode MS"/>
                </w:rPr>
                <w:t>.</w:t>
              </w:r>
            </w:ins>
          </w:p>
          <w:p w14:paraId="5A4F9A9F" w14:textId="77777777" w:rsidR="002479C6" w:rsidRPr="00240AC5" w:rsidRDefault="002479C6" w:rsidP="00D46C4F">
            <w:pPr>
              <w:numPr>
                <w:ilvl w:val="0"/>
                <w:numId w:val="151"/>
              </w:numPr>
              <w:rPr>
                <w:ins w:id="10763" w:author="mbeckerle" w:date="2013-07-11T19:04:00Z"/>
                <w:rFonts w:eastAsia="Arial Unicode MS"/>
              </w:rPr>
            </w:pPr>
            <w:ins w:id="10764" w:author="mbeckerle" w:date="2013-07-11T19:04:00Z">
              <w:r w:rsidRPr="00240AC5">
                <w:rPr>
                  <w:rFonts w:eastAsia="Arial Unicode MS"/>
                </w:rPr>
                <w:t>The raw byte entity ( %#r ) is not allowed.</w:t>
              </w:r>
            </w:ins>
          </w:p>
          <w:p w14:paraId="3AEBA6CB" w14:textId="77777777" w:rsidR="002479C6" w:rsidRPr="00240AC5" w:rsidRDefault="002479C6" w:rsidP="00D46C4F">
            <w:pPr>
              <w:numPr>
                <w:ilvl w:val="0"/>
                <w:numId w:val="151"/>
              </w:numPr>
              <w:rPr>
                <w:ins w:id="10765" w:author="mbeckerle" w:date="2013-07-11T19:04:00Z"/>
                <w:rFonts w:eastAsia="Arial Unicode MS"/>
              </w:rPr>
            </w:pPr>
            <w:ins w:id="10766" w:author="mbeckerle" w:date="2013-07-11T19:04:00Z">
              <w:r w:rsidRPr="00240AC5">
                <w:rPr>
                  <w:rFonts w:eastAsia="Arial Unicode MS"/>
                </w:rPr>
                <w:t xml:space="preserve">DFDL Character classes ( NL </w:t>
              </w:r>
              <w:commentRangeStart w:id="10767"/>
              <w:r w:rsidRPr="00240AC5">
                <w:rPr>
                  <w:rFonts w:eastAsia="Arial Unicode MS"/>
                </w:rPr>
                <w:t xml:space="preserve">ES </w:t>
              </w:r>
              <w:commentRangeEnd w:id="10767"/>
              <w:r>
                <w:rPr>
                  <w:rStyle w:val="CommentReference"/>
                </w:rPr>
                <w:commentReference w:id="10767"/>
              </w:r>
              <w:r w:rsidRPr="00240AC5">
                <w:rPr>
                  <w:rFonts w:eastAsia="Arial Unicode MS"/>
                </w:rPr>
                <w:t>) are not allowed</w:t>
              </w:r>
              <w:r>
                <w:rPr>
                  <w:rFonts w:eastAsia="Arial Unicode MS"/>
                </w:rPr>
                <w:t>.</w:t>
              </w:r>
            </w:ins>
          </w:p>
          <w:p w14:paraId="7D6A9C33" w14:textId="77777777" w:rsidR="002479C6" w:rsidRPr="00240AC5" w:rsidRDefault="002479C6" w:rsidP="00D46C4F">
            <w:pPr>
              <w:numPr>
                <w:ilvl w:val="0"/>
                <w:numId w:val="151"/>
              </w:numPr>
              <w:rPr>
                <w:ins w:id="10768" w:author="mbeckerle" w:date="2013-07-11T19:04:00Z"/>
                <w:rFonts w:eastAsia="Arial Unicode MS"/>
              </w:rPr>
            </w:pPr>
            <w:ins w:id="10769" w:author="mbeckerle" w:date="2013-07-11T19:04:00Z">
              <w:r w:rsidRPr="00240AC5">
                <w:rPr>
                  <w:rFonts w:eastAsia="Arial Unicode MS"/>
                </w:rPr>
                <w:t>DFDL Character classes ( WSP, WSP+, WSP* ) are allowed</w:t>
              </w:r>
              <w:r>
                <w:rPr>
                  <w:rFonts w:eastAsia="Arial Unicode MS"/>
                </w:rPr>
                <w:t>.</w:t>
              </w:r>
            </w:ins>
          </w:p>
          <w:p w14:paraId="7DF7444A" w14:textId="77777777" w:rsidR="002479C6" w:rsidRPr="00240AC5" w:rsidRDefault="002479C6" w:rsidP="00D46C4F">
            <w:pPr>
              <w:rPr>
                <w:ins w:id="10770" w:author="mbeckerle" w:date="2013-07-11T19:04:00Z"/>
                <w:rFonts w:eastAsia="Arial Unicode MS"/>
              </w:rPr>
            </w:pPr>
            <w:ins w:id="10771" w:author="mbeckerle" w:date="2013-07-11T19:04:00Z">
              <w:r w:rsidRPr="00240AC5">
                <w:rPr>
                  <w:rFonts w:eastAsia="Arial Unicode MS"/>
                </w:rPr>
                <w:t xml:space="preserve">It is a schema definition error if the string literal contains any of the disallowed </w:t>
              </w:r>
              <w:r>
                <w:rPr>
                  <w:rFonts w:eastAsia="Arial Unicode MS"/>
                </w:rPr>
                <w:t>syntax</w:t>
              </w:r>
              <w:r w:rsidRPr="00240AC5" w:rsidDel="00B4791F">
                <w:rPr>
                  <w:rFonts w:eastAsia="Arial Unicode MS"/>
                </w:rPr>
                <w:t>constructs</w:t>
              </w:r>
              <w:r w:rsidRPr="00240AC5">
                <w:rPr>
                  <w:rFonts w:eastAsia="Arial Unicode MS"/>
                </w:rPr>
                <w:t>.</w:t>
              </w:r>
            </w:ins>
          </w:p>
          <w:p w14:paraId="666F2E1C" w14:textId="1203BD27" w:rsidR="002479C6" w:rsidRPr="00240AC5" w:rsidDel="001D1BA5" w:rsidRDefault="002479C6" w:rsidP="00D46C4F">
            <w:pPr>
              <w:rPr>
                <w:del w:id="10772" w:author="mbeckerle" w:date="2013-07-11T19:04:00Z"/>
                <w:rFonts w:eastAsia="Arial Unicode MS"/>
              </w:rPr>
            </w:pPr>
            <w:ins w:id="10773" w:author="mbeckerle" w:date="2013-07-11T19:04:00Z">
              <w:r w:rsidRPr="00240AC5">
                <w:rPr>
                  <w:rFonts w:eastAsia="Arial Unicode MS"/>
                </w:rPr>
                <w:t xml:space="preserve">Annotation: </w:t>
              </w:r>
              <w:r w:rsidRPr="00240AC5">
                <w:rPr>
                  <w:rFonts w:eastAsia="MS Mincho" w:cs="Arial"/>
                </w:rPr>
                <w:t xml:space="preserve">dfdl:element, </w:t>
              </w:r>
              <w:r w:rsidRPr="00240AC5">
                <w:rPr>
                  <w:rFonts w:eastAsia="Arial Unicode MS"/>
                </w:rPr>
                <w:t>dfdl:simpleType</w:t>
              </w:r>
            </w:ins>
            <w:commentRangeStart w:id="10774"/>
            <w:del w:id="10775" w:author="mbeckerle" w:date="2013-07-11T19:04:00Z">
              <w:r w:rsidRPr="00240AC5" w:rsidDel="001D1BA5">
                <w:rPr>
                  <w:rFonts w:eastAsia="Arial Unicode MS"/>
                </w:rPr>
                <w:delText xml:space="preserve">DFDL String Literal </w:delText>
              </w:r>
              <w:commentRangeEnd w:id="10774"/>
              <w:r w:rsidRPr="00240AC5" w:rsidDel="001D1BA5">
                <w:rPr>
                  <w:rStyle w:val="CommentReference"/>
                  <w:rFonts w:eastAsia="Arial Unicode MS"/>
                  <w:bCs/>
                </w:rPr>
                <w:commentReference w:id="10774"/>
              </w:r>
              <w:r w:rsidRPr="00240AC5" w:rsidDel="001D1BA5">
                <w:rPr>
                  <w:rFonts w:eastAsia="Arial Unicode MS"/>
                  <w:szCs w:val="18"/>
                </w:rPr>
                <w:delText>or</w:delText>
              </w:r>
              <w:r w:rsidRPr="00240AC5" w:rsidDel="001D1BA5">
                <w:rPr>
                  <w:rFonts w:eastAsia="Arial Unicode MS"/>
                </w:rPr>
                <w:delText xml:space="preserve"> </w:delText>
              </w:r>
              <w:r w:rsidRPr="00240AC5" w:rsidDel="001D1BA5">
                <w:rPr>
                  <w:rFonts w:eastAsia="Arial Unicode MS"/>
                  <w:szCs w:val="18"/>
                </w:rPr>
                <w:delText>DFDL Expression</w:delText>
              </w:r>
            </w:del>
          </w:p>
          <w:p w14:paraId="5248CB9A" w14:textId="575EC1E3" w:rsidR="002479C6" w:rsidRPr="00240AC5" w:rsidDel="001D1BA5" w:rsidRDefault="002479C6" w:rsidP="00D46C4F">
            <w:pPr>
              <w:rPr>
                <w:del w:id="10776" w:author="mbeckerle" w:date="2013-07-11T19:04:00Z"/>
                <w:rFonts w:eastAsia="Arial Unicode MS"/>
              </w:rPr>
            </w:pPr>
            <w:del w:id="10777" w:author="mbeckerle" w:date="2013-07-11T19:04:00Z">
              <w:r w:rsidRPr="00240AC5" w:rsidDel="001D1BA5">
                <w:rPr>
                  <w:rFonts w:eastAsia="Arial Unicode MS"/>
                </w:rPr>
                <w:delText xml:space="preserve">Defines the actual </w:delText>
              </w:r>
              <w:commentRangeStart w:id="10778"/>
              <w:r w:rsidRPr="00240AC5" w:rsidDel="001D1BA5">
                <w:rPr>
                  <w:rFonts w:eastAsia="Arial Unicode MS"/>
                </w:rPr>
                <w:delText>characte</w:delText>
              </w:r>
            </w:del>
            <w:ins w:id="10779" w:author="Steve Hanson" w:date="2012-02-29T12:39:00Z">
              <w:del w:id="10780" w:author="mbeckerle" w:date="2013-07-11T19:04:00Z">
                <w:r w:rsidRPr="00240AC5" w:rsidDel="001D1BA5">
                  <w:rPr>
                    <w:rFonts w:eastAsia="Arial Unicode MS"/>
                  </w:rPr>
                  <w:delText xml:space="preserve">r(s) </w:delText>
                </w:r>
              </w:del>
            </w:ins>
            <w:ins w:id="10781" w:author="Steve Hanson" w:date="2012-02-29T12:40:00Z">
              <w:del w:id="10782" w:author="mbeckerle" w:date="2013-07-11T19:04:00Z">
                <w:r w:rsidRPr="00240AC5" w:rsidDel="001D1BA5">
                  <w:rPr>
                    <w:rFonts w:eastAsia="Arial Unicode MS"/>
                  </w:rPr>
                  <w:delText>th</w:delText>
                </w:r>
              </w:del>
            </w:ins>
            <w:del w:id="10783" w:author="mbeckerle" w:date="2013-07-11T19:04:00Z">
              <w:r w:rsidRPr="00240AC5" w:rsidDel="001D1BA5">
                <w:rPr>
                  <w:rFonts w:eastAsia="Arial Unicode MS"/>
                </w:rPr>
                <w:delText>r</w:delText>
              </w:r>
              <w:commentRangeEnd w:id="10778"/>
              <w:r w:rsidRPr="00240AC5" w:rsidDel="001D1BA5">
                <w:rPr>
                  <w:rStyle w:val="CommentReference"/>
                  <w:rFonts w:eastAsia="Arial Unicode MS"/>
                  <w:bCs/>
                </w:rPr>
                <w:commentReference w:id="10778"/>
              </w:r>
              <w:r w:rsidRPr="00240AC5" w:rsidDel="001D1BA5">
                <w:rPr>
                  <w:rFonts w:eastAsia="Arial Unicode MS"/>
                </w:rPr>
                <w:delText xml:space="preserve"> that will appear in the data as the exponent indicator. If the empty string is specified then no exponent character will be used.</w:delText>
              </w:r>
            </w:del>
          </w:p>
          <w:p w14:paraId="4DB7AE35" w14:textId="55907CA6" w:rsidR="002479C6" w:rsidRPr="00240AC5" w:rsidDel="001D1BA5" w:rsidRDefault="002479C6" w:rsidP="00D46C4F">
            <w:pPr>
              <w:rPr>
                <w:del w:id="10784" w:author="mbeckerle" w:date="2013-07-11T19:04:00Z"/>
                <w:rFonts w:eastAsia="Arial Unicode MS"/>
              </w:rPr>
            </w:pPr>
            <w:del w:id="10785" w:author="mbeckerle" w:date="2013-07-11T19:04:00Z">
              <w:r w:rsidRPr="00240AC5" w:rsidDel="001D1BA5">
                <w:rPr>
                  <w:rFonts w:eastAsia="Arial Unicode MS"/>
                </w:rPr>
                <w:delText>This property is applicable when dfdl:textNumberRep is 'standard' and dfdl:textStandardBase is 10.</w:delText>
              </w:r>
            </w:del>
            <w:ins w:id="10786" w:author="Steve Hanson" w:date="2012-02-29T10:55:00Z">
              <w:del w:id="10787" w:author="mbeckerle" w:date="2013-07-11T19:04:00Z">
                <w:r w:rsidRPr="00240AC5" w:rsidDel="001D1BA5">
                  <w:rPr>
                    <w:rFonts w:eastAsia="Arial Unicode MS"/>
                  </w:rPr>
                  <w:delText xml:space="preserve"> </w:delText>
                </w:r>
                <w:commentRangeStart w:id="10788"/>
                <w:r w:rsidRPr="00240AC5" w:rsidDel="001D1BA5">
                  <w:rPr>
                    <w:rFonts w:eastAsia="Arial Unicode MS"/>
                  </w:rPr>
                  <w:delText xml:space="preserve">Empty string is </w:delText>
                </w:r>
              </w:del>
              <w:del w:id="10789" w:author="mbeckerle" w:date="2013-02-04T10:59:00Z">
                <w:r w:rsidRPr="00240AC5" w:rsidDel="00633BBA">
                  <w:rPr>
                    <w:rFonts w:eastAsia="Arial Unicode MS"/>
                  </w:rPr>
                  <w:delText xml:space="preserve">not </w:delText>
                </w:r>
              </w:del>
              <w:del w:id="10790" w:author="mbeckerle" w:date="2013-07-11T19:04:00Z">
                <w:r w:rsidRPr="00240AC5" w:rsidDel="001D1BA5">
                  <w:rPr>
                    <w:rFonts w:eastAsia="Arial Unicode MS"/>
                  </w:rPr>
                  <w:delText xml:space="preserve">an allowable </w:delText>
                </w:r>
              </w:del>
            </w:ins>
            <w:commentRangeEnd w:id="10788"/>
            <w:ins w:id="10791" w:author="Steve Hanson" w:date="2012-02-29T10:56:00Z">
              <w:del w:id="10792" w:author="mbeckerle" w:date="2013-07-11T19:04:00Z">
                <w:r w:rsidRPr="00240AC5" w:rsidDel="001D1BA5">
                  <w:rPr>
                    <w:rStyle w:val="CommentReference"/>
                    <w:rFonts w:eastAsia="Arial Unicode MS"/>
                    <w:bCs/>
                  </w:rPr>
                  <w:commentReference w:id="10788"/>
                </w:r>
              </w:del>
            </w:ins>
            <w:ins w:id="10793" w:author="Steve Hanson" w:date="2012-02-29T10:55:00Z">
              <w:del w:id="10794" w:author="mbeckerle" w:date="2013-07-11T19:04:00Z">
                <w:r w:rsidRPr="00240AC5" w:rsidDel="001D1BA5">
                  <w:rPr>
                    <w:rFonts w:eastAsia="Arial Unicode MS"/>
                  </w:rPr>
                  <w:delText>value</w:delText>
                </w:r>
              </w:del>
            </w:ins>
            <w:ins w:id="10795" w:author="Steve Hanson" w:date="2013-02-05T09:23:00Z">
              <w:del w:id="10796" w:author="mbeckerle" w:date="2013-07-11T19:04:00Z">
                <w:r w:rsidDel="001D1BA5">
                  <w:rPr>
                    <w:rFonts w:eastAsia="Arial Unicode MS"/>
                  </w:rPr>
                  <w:delText>dfdl:</w:delText>
                </w:r>
              </w:del>
            </w:ins>
            <w:ins w:id="10797" w:author="Steve Hanson" w:date="2012-02-29T10:55:00Z">
              <w:del w:id="10798" w:author="mbeckerle" w:date="2013-02-04T10:59:00Z">
                <w:r w:rsidRPr="00240AC5" w:rsidDel="00633BBA">
                  <w:rPr>
                    <w:rFonts w:eastAsia="Arial Unicode MS"/>
                  </w:rPr>
                  <w:delText>.</w:delText>
                </w:r>
              </w:del>
            </w:ins>
          </w:p>
          <w:p w14:paraId="7BCC779C" w14:textId="3DAAF3AE" w:rsidR="002479C6" w:rsidRPr="005E3B09" w:rsidDel="001D1BA5" w:rsidRDefault="002479C6" w:rsidP="00D46C4F">
            <w:pPr>
              <w:rPr>
                <w:del w:id="10799" w:author="mbeckerle" w:date="2013-07-11T19:04:00Z"/>
                <w:rFonts w:eastAsia="MS Mincho"/>
                <w:lang w:eastAsia="ja-JP" w:bidi="he-IL"/>
              </w:rPr>
            </w:pPr>
            <w:del w:id="10800" w:author="mbeckerle" w:date="2013-07-11T19:04:00Z">
              <w:r w:rsidRPr="00240AC5" w:rsidDel="001D1BA5">
                <w:rPr>
                  <w:rFonts w:eastAsia="Arial Unicode MS"/>
                </w:rPr>
                <w:delText xml:space="preserve">This property can be computed by way of an expression which returns a </w:delText>
              </w:r>
            </w:del>
            <w:ins w:id="10801" w:author="Steve Hanson" w:date="2012-02-29T12:39:00Z">
              <w:del w:id="10802" w:author="mbeckerle" w:date="2013-07-11T19:04:00Z">
                <w:r w:rsidRPr="00240AC5" w:rsidDel="001D1BA5">
                  <w:rPr>
                    <w:rFonts w:eastAsia="Arial Unicode MS"/>
                  </w:rPr>
                  <w:delText>DFDL S</w:delText>
                </w:r>
              </w:del>
            </w:ins>
            <w:ins w:id="10803" w:author="Steve Hanson" w:date="2012-02-29T12:38:00Z">
              <w:del w:id="10804" w:author="mbeckerle" w:date="2013-07-11T19:04:00Z">
                <w:r w:rsidRPr="00240AC5" w:rsidDel="001D1BA5">
                  <w:rPr>
                    <w:rFonts w:eastAsia="Arial Unicode MS"/>
                  </w:rPr>
                  <w:delText>tring</w:delText>
                </w:r>
              </w:del>
            </w:ins>
            <w:ins w:id="10805" w:author="Steve Hanson" w:date="2012-02-29T12:39:00Z">
              <w:del w:id="10806" w:author="mbeckerle" w:date="2013-07-11T19:04:00Z">
                <w:r w:rsidRPr="00240AC5" w:rsidDel="001D1BA5">
                  <w:rPr>
                    <w:rFonts w:eastAsia="Arial Unicode MS"/>
                  </w:rPr>
                  <w:delText xml:space="preserve"> Literal</w:delText>
                </w:r>
              </w:del>
            </w:ins>
            <w:del w:id="10807" w:author="mbeckerle" w:date="2013-07-11T19:04:00Z">
              <w:r w:rsidRPr="00240AC5" w:rsidDel="001D1BA5">
                <w:rPr>
                  <w:rFonts w:eastAsia="Arial Unicode MS"/>
                </w:rPr>
                <w:delText>character. The expression must not contain forward references to elements which have not yet been processed.</w:delText>
              </w:r>
            </w:del>
            <w:del w:id="10808" w:author="mbeckerle" w:date="2012-04-22T19:17:00Z">
              <w:r w:rsidDel="000F0762">
                <w:rPr>
                  <w:rStyle w:val="CommentReference"/>
                </w:rPr>
                <w:commentReference w:id="10809"/>
              </w:r>
            </w:del>
            <w:ins w:id="10810" w:author="Steve Hanson" w:date="2013-02-05T09:23:00Z">
              <w:del w:id="10811" w:author="mbeckerle" w:date="2013-07-11T19:04:00Z">
                <w:r w:rsidDel="001D1BA5">
                  <w:rPr>
                    <w:rFonts w:eastAsia="Arial"/>
                    <w:color w:val="000000"/>
                    <w:lang w:eastAsia="ja-JP" w:bidi="he-IL"/>
                  </w:rPr>
                  <w:delText>dfdl:</w:delText>
                </w:r>
              </w:del>
            </w:ins>
          </w:p>
          <w:p w14:paraId="6E159760" w14:textId="3CCB1697" w:rsidR="002479C6" w:rsidRPr="00240AC5" w:rsidDel="001D1BA5" w:rsidRDefault="002479C6" w:rsidP="00D46C4F">
            <w:pPr>
              <w:rPr>
                <w:del w:id="10812" w:author="mbeckerle" w:date="2013-07-11T19:04:00Z"/>
                <w:rFonts w:eastAsia="Arial Unicode MS"/>
              </w:rPr>
            </w:pPr>
            <w:del w:id="10813" w:author="mbeckerle" w:date="2013-07-11T19:04:00Z">
              <w:r w:rsidRPr="00240AC5" w:rsidDel="001D1BA5">
                <w:rPr>
                  <w:rFonts w:eastAsia="Arial Unicode MS"/>
                </w:rPr>
                <w:delText>If dfdl:ignoreCase is 'yes' then the case of the string is ignored by the parser.</w:delText>
              </w:r>
            </w:del>
          </w:p>
          <w:p w14:paraId="4D5D39E1" w14:textId="4075222E" w:rsidR="002479C6" w:rsidRPr="00240AC5" w:rsidRDefault="002479C6" w:rsidP="00D46C4F">
            <w:pPr>
              <w:rPr>
                <w:rFonts w:eastAsia="Arial Unicode MS"/>
              </w:rPr>
            </w:pPr>
            <w:del w:id="10814" w:author="mbeckerle" w:date="2013-07-11T19:04:00Z">
              <w:r w:rsidRPr="00240AC5" w:rsidDel="001D1BA5">
                <w:rPr>
                  <w:rFonts w:eastAsia="Arial Unicode MS"/>
                </w:rPr>
                <w:delText xml:space="preserve">Annotation: </w:delText>
              </w:r>
              <w:r w:rsidRPr="00240AC5" w:rsidDel="001D1BA5">
                <w:rPr>
                  <w:rFonts w:eastAsia="MS Mincho" w:cs="Arial"/>
                </w:rPr>
                <w:delText xml:space="preserve">dfdl:element, </w:delText>
              </w:r>
              <w:r w:rsidRPr="00240AC5" w:rsidDel="001D1BA5">
                <w:rPr>
                  <w:rFonts w:eastAsia="Arial Unicode MS"/>
                </w:rPr>
                <w:delText>dfdl:simpleType</w:delText>
              </w:r>
            </w:del>
          </w:p>
        </w:tc>
      </w:tr>
      <w:tr w:rsidR="002479C6" w:rsidRPr="00240AC5" w:rsidDel="007E748B" w14:paraId="710DC8BF" w14:textId="77777777" w:rsidTr="002479C6">
        <w:trPr>
          <w:trHeight w:val="402"/>
          <w:jc w:val="center"/>
          <w:trPrChange w:id="10815" w:author="mbeckerle" w:date="2013-07-11T19:04:00Z">
            <w:trPr>
              <w:trHeight w:val="402"/>
              <w:jc w:val="center"/>
            </w:trPr>
          </w:trPrChange>
        </w:trPr>
        <w:tc>
          <w:tcPr>
            <w:tcW w:w="1789" w:type="pct"/>
            <w:tcPrChange w:id="10816" w:author="mbeckerle" w:date="2013-07-11T19:04:00Z">
              <w:tcPr>
                <w:tcW w:w="1789" w:type="pct"/>
              </w:tcPr>
            </w:tcPrChange>
          </w:tcPr>
          <w:p w14:paraId="0066C493" w14:textId="65C8FA17" w:rsidR="002479C6" w:rsidRPr="00240AC5" w:rsidRDefault="002479C6" w:rsidP="00240AC5">
            <w:pPr>
              <w:tabs>
                <w:tab w:val="num" w:pos="360"/>
                <w:tab w:val="num" w:pos="540"/>
              </w:tabs>
              <w:spacing w:before="40" w:after="40"/>
              <w:rPr>
                <w:rStyle w:val="TableCellCharChar"/>
                <w:rFonts w:cs="Arial"/>
                <w:sz w:val="20"/>
                <w:szCs w:val="20"/>
              </w:rPr>
            </w:pPr>
            <w:ins w:id="10817" w:author="mbeckerle" w:date="2013-07-11T19:04:00Z">
              <w:r w:rsidRPr="00240AC5">
                <w:rPr>
                  <w:rFonts w:eastAsia="Arial Unicode MS"/>
                </w:rPr>
                <w:t>text</w:t>
              </w:r>
              <w:r w:rsidRPr="00240AC5">
                <w:rPr>
                  <w:rFonts w:ascii="Helv" w:eastAsia="MS Mincho" w:hAnsi="Helv" w:cs="Helv"/>
                  <w:color w:val="000000"/>
                  <w:lang w:eastAsia="ja-JP"/>
                </w:rPr>
                <w:t>Standard</w:t>
              </w:r>
              <w:r w:rsidRPr="00240AC5">
                <w:rPr>
                  <w:rFonts w:eastAsia="Arial Unicode MS"/>
                </w:rPr>
                <w:t>Base</w:t>
              </w:r>
            </w:ins>
            <w:del w:id="10818" w:author="mbeckerle" w:date="2013-07-11T19:04:00Z">
              <w:r w:rsidRPr="00240AC5" w:rsidDel="001D1BA5">
                <w:rPr>
                  <w:rStyle w:val="TableCellCharChar"/>
                  <w:rFonts w:cs="Arial"/>
                  <w:sz w:val="20"/>
                  <w:szCs w:val="20"/>
                </w:rPr>
                <w:delText>textStandardInfinityRep</w:delText>
              </w:r>
            </w:del>
          </w:p>
        </w:tc>
        <w:tc>
          <w:tcPr>
            <w:tcW w:w="3211" w:type="pct"/>
            <w:tcPrChange w:id="10819" w:author="mbeckerle" w:date="2013-07-11T19:04:00Z">
              <w:tcPr>
                <w:tcW w:w="3211" w:type="pct"/>
              </w:tcPr>
            </w:tcPrChange>
          </w:tcPr>
          <w:p w14:paraId="53E3603D" w14:textId="77777777" w:rsidR="002479C6" w:rsidRPr="00240AC5" w:rsidRDefault="002479C6" w:rsidP="00D46C4F">
            <w:pPr>
              <w:rPr>
                <w:ins w:id="10820" w:author="mbeckerle" w:date="2013-07-11T19:04:00Z"/>
                <w:rFonts w:eastAsia="MS Mincho" w:cs="Arial"/>
                <w:lang w:eastAsia="ja-JP"/>
              </w:rPr>
            </w:pPr>
            <w:ins w:id="10821" w:author="mbeckerle" w:date="2013-07-11T19:04:00Z">
              <w:r w:rsidRPr="00240AC5">
                <w:rPr>
                  <w:rFonts w:eastAsia="MS Mincho" w:cs="Arial"/>
                  <w:lang w:eastAsia="ja-JP"/>
                </w:rPr>
                <w:t>Non-negative Integer</w:t>
              </w:r>
            </w:ins>
          </w:p>
          <w:p w14:paraId="54EFE185" w14:textId="77777777" w:rsidR="002479C6" w:rsidRPr="00240AC5" w:rsidRDefault="002479C6" w:rsidP="00D46C4F">
            <w:pPr>
              <w:rPr>
                <w:ins w:id="10822" w:author="mbeckerle" w:date="2013-07-11T19:04:00Z"/>
                <w:rStyle w:val="TableCellCharChar"/>
                <w:rFonts w:cs="Arial"/>
                <w:sz w:val="20"/>
                <w:szCs w:val="20"/>
              </w:rPr>
            </w:pPr>
            <w:ins w:id="10823" w:author="mbeckerle" w:date="2013-07-11T19:04:00Z">
              <w:r w:rsidRPr="00240AC5">
                <w:rPr>
                  <w:rStyle w:val="TableCellCharChar"/>
                  <w:rFonts w:cs="Arial"/>
                  <w:sz w:val="20"/>
                  <w:szCs w:val="20"/>
                </w:rPr>
                <w:t xml:space="preserve">Valid Values 2, 8, 10, 16 </w:t>
              </w:r>
            </w:ins>
          </w:p>
          <w:p w14:paraId="11AB9199" w14:textId="77777777" w:rsidR="002479C6" w:rsidRPr="00240AC5" w:rsidRDefault="002479C6" w:rsidP="00D46C4F">
            <w:pPr>
              <w:rPr>
                <w:ins w:id="10824" w:author="mbeckerle" w:date="2013-07-11T19:04:00Z"/>
                <w:rStyle w:val="TableCellCharChar"/>
                <w:rFonts w:cs="Arial"/>
                <w:sz w:val="20"/>
                <w:szCs w:val="20"/>
              </w:rPr>
            </w:pPr>
            <w:ins w:id="10825" w:author="mbeckerle" w:date="2013-07-11T19:04:00Z">
              <w:r w:rsidRPr="00240AC5">
                <w:rPr>
                  <w:rStyle w:val="TableCellCharChar"/>
                  <w:rFonts w:cs="Arial"/>
                  <w:sz w:val="20"/>
                  <w:szCs w:val="20"/>
                </w:rPr>
                <w:t xml:space="preserve">Indicates the number base. </w:t>
              </w:r>
            </w:ins>
          </w:p>
          <w:p w14:paraId="7DFD4BBB" w14:textId="77777777" w:rsidR="002479C6" w:rsidRPr="00240AC5" w:rsidRDefault="002479C6" w:rsidP="00D46C4F">
            <w:pPr>
              <w:rPr>
                <w:ins w:id="10826" w:author="mbeckerle" w:date="2013-07-11T19:04:00Z"/>
                <w:rStyle w:val="TableCellCharChar"/>
                <w:rFonts w:cs="Arial"/>
                <w:sz w:val="20"/>
                <w:szCs w:val="20"/>
              </w:rPr>
            </w:pPr>
            <w:ins w:id="10827" w:author="mbeckerle" w:date="2013-07-11T19:04:00Z">
              <w:r w:rsidRPr="00240AC5">
                <w:rPr>
                  <w:rStyle w:val="TableCellCharChar"/>
                  <w:rFonts w:cs="Arial"/>
                  <w:sz w:val="20"/>
                  <w:szCs w:val="20"/>
                </w:rPr>
                <w:t>Only used when dfdl:textNumber</w:t>
              </w:r>
              <w:r w:rsidRPr="00240AC5">
                <w:rPr>
                  <w:rStyle w:val="TableCellCharChar"/>
                  <w:sz w:val="20"/>
                  <w:szCs w:val="20"/>
                </w:rPr>
                <w:t xml:space="preserve">Rep is 'standard'. </w:t>
              </w:r>
            </w:ins>
          </w:p>
          <w:p w14:paraId="794F4B21" w14:textId="77777777" w:rsidR="002479C6" w:rsidRPr="00240AC5" w:rsidRDefault="002479C6" w:rsidP="00D46C4F">
            <w:pPr>
              <w:rPr>
                <w:ins w:id="10828" w:author="mbeckerle" w:date="2013-07-11T19:04:00Z"/>
                <w:rStyle w:val="TableCellCharChar"/>
                <w:rFonts w:cs="Arial"/>
                <w:sz w:val="20"/>
                <w:szCs w:val="20"/>
              </w:rPr>
            </w:pPr>
            <w:ins w:id="10829" w:author="mbeckerle" w:date="2013-07-11T19:04:00Z">
              <w:r w:rsidRPr="00240AC5">
                <w:rPr>
                  <w:rFonts w:eastAsia="Arial Unicode MS"/>
                  <w:lang w:val="en-GB"/>
                </w:rPr>
                <w:t>When base is not 10, xs:decimal, xs:float and xs:double are not supported.</w:t>
              </w:r>
            </w:ins>
          </w:p>
          <w:p w14:paraId="7202171D" w14:textId="77777777" w:rsidR="002479C6" w:rsidRPr="00240AC5" w:rsidRDefault="002479C6" w:rsidP="00D46C4F">
            <w:pPr>
              <w:rPr>
                <w:ins w:id="10830" w:author="mbeckerle" w:date="2013-07-11T19:04:00Z"/>
                <w:rStyle w:val="TableCellCharChar"/>
                <w:rFonts w:cs="Arial"/>
                <w:sz w:val="20"/>
                <w:szCs w:val="20"/>
              </w:rPr>
            </w:pPr>
            <w:ins w:id="10831" w:author="mbeckerle" w:date="2013-07-11T19:04:00Z">
              <w:r w:rsidRPr="00240AC5">
                <w:rPr>
                  <w:rStyle w:val="TableCellCharChar"/>
                  <w:rFonts w:cs="Arial"/>
                  <w:sz w:val="20"/>
                  <w:szCs w:val="20"/>
                </w:rPr>
                <w:t xml:space="preserve">When dfdl:textNumberRep is 'zoned' </w:t>
              </w:r>
              <w:r w:rsidRPr="00240AC5">
                <w:rPr>
                  <w:rFonts w:eastAsia="Arial Unicode MS"/>
                </w:rPr>
                <w:t>dfdl:</w:t>
              </w:r>
              <w:r w:rsidRPr="00240AC5">
                <w:rPr>
                  <w:rStyle w:val="TableCellCharChar"/>
                  <w:rFonts w:cs="Arial"/>
                  <w:sz w:val="20"/>
                  <w:szCs w:val="20"/>
                </w:rPr>
                <w:t xml:space="preserve">textNumberBase </w:t>
              </w:r>
              <w:r w:rsidRPr="00240AC5" w:rsidDel="005617C6">
                <w:rPr>
                  <w:rStyle w:val="TableCellCharChar"/>
                  <w:rFonts w:cs="Arial"/>
                  <w:sz w:val="20"/>
                  <w:szCs w:val="20"/>
                </w:rPr>
                <w:t xml:space="preserve">10 </w:t>
              </w:r>
              <w:r w:rsidRPr="00240AC5">
                <w:rPr>
                  <w:rStyle w:val="TableCellCharChar"/>
                  <w:rFonts w:cs="Arial"/>
                  <w:sz w:val="20"/>
                  <w:szCs w:val="20"/>
                </w:rPr>
                <w:t xml:space="preserve">is </w:t>
              </w:r>
              <w:commentRangeStart w:id="10832"/>
              <w:r w:rsidRPr="00240AC5">
                <w:rPr>
                  <w:rStyle w:val="TableCellCharChar"/>
                  <w:rFonts w:cs="Arial"/>
                  <w:sz w:val="20"/>
                  <w:szCs w:val="20"/>
                </w:rPr>
                <w:t xml:space="preserve">not used and base 10 is </w:t>
              </w:r>
              <w:commentRangeEnd w:id="10832"/>
              <w:r>
                <w:rPr>
                  <w:rStyle w:val="CommentReference"/>
                </w:rPr>
                <w:commentReference w:id="10832"/>
              </w:r>
              <w:r w:rsidRPr="00240AC5">
                <w:rPr>
                  <w:rStyle w:val="TableCellCharChar"/>
                  <w:rFonts w:cs="Arial"/>
                  <w:sz w:val="20"/>
                  <w:szCs w:val="20"/>
                </w:rPr>
                <w:t>assumed.</w:t>
              </w:r>
            </w:ins>
          </w:p>
          <w:p w14:paraId="018FF088" w14:textId="553DA38D" w:rsidR="002479C6" w:rsidRPr="00240AC5" w:rsidDel="001D1BA5" w:rsidRDefault="002479C6" w:rsidP="00D46C4F">
            <w:pPr>
              <w:rPr>
                <w:del w:id="10833" w:author="mbeckerle" w:date="2013-07-11T19:04:00Z"/>
                <w:rFonts w:eastAsia="Arial Unicode MS"/>
              </w:rPr>
            </w:pPr>
            <w:ins w:id="10834" w:author="mbeckerle" w:date="2013-07-11T19:04:00Z">
              <w:r w:rsidRPr="00240AC5">
                <w:rPr>
                  <w:rStyle w:val="TableCellCharChar"/>
                  <w:rFonts w:cs="Arial"/>
                  <w:sz w:val="20"/>
                  <w:szCs w:val="20"/>
                </w:rPr>
                <w:t>Annotation: dfdl:element, dfdl:simpleType</w:t>
              </w:r>
            </w:ins>
            <w:commentRangeStart w:id="10835"/>
            <w:del w:id="10836" w:author="mbeckerle" w:date="2013-07-11T19:04:00Z">
              <w:r w:rsidRPr="00240AC5" w:rsidDel="001D1BA5">
                <w:rPr>
                  <w:rFonts w:eastAsia="Arial Unicode MS"/>
                </w:rPr>
                <w:delText>DFDL String Literal</w:delText>
              </w:r>
              <w:commentRangeEnd w:id="10835"/>
              <w:r w:rsidRPr="00240AC5" w:rsidDel="001D1BA5">
                <w:rPr>
                  <w:rStyle w:val="CommentReference"/>
                  <w:rFonts w:eastAsia="Arial Unicode MS"/>
                  <w:bCs/>
                </w:rPr>
                <w:commentReference w:id="10835"/>
              </w:r>
            </w:del>
          </w:p>
          <w:p w14:paraId="0A0B3C92" w14:textId="48F34E9F" w:rsidR="002479C6" w:rsidRPr="00240AC5" w:rsidDel="001D1BA5" w:rsidRDefault="002479C6" w:rsidP="00D46C4F">
            <w:pPr>
              <w:rPr>
                <w:del w:id="10837" w:author="mbeckerle" w:date="2013-07-11T19:04:00Z"/>
                <w:rFonts w:eastAsia="Arial Unicode MS"/>
              </w:rPr>
            </w:pPr>
            <w:del w:id="10838" w:author="mbeckerle" w:date="2013-07-11T19:04:00Z">
              <w:r w:rsidRPr="00240AC5" w:rsidDel="001D1BA5">
                <w:rPr>
                  <w:rFonts w:eastAsia="Arial Unicode MS"/>
                </w:rPr>
                <w:delText>The value used to represent infinity.</w:delText>
              </w:r>
            </w:del>
          </w:p>
          <w:p w14:paraId="6C1F6080" w14:textId="59E9667C" w:rsidR="002479C6" w:rsidRPr="00240AC5" w:rsidDel="001D1BA5" w:rsidRDefault="002479C6" w:rsidP="00D46C4F">
            <w:pPr>
              <w:rPr>
                <w:del w:id="10839" w:author="mbeckerle" w:date="2013-07-11T19:04:00Z"/>
                <w:rFonts w:eastAsia="Arial Unicode MS"/>
              </w:rPr>
            </w:pPr>
            <w:del w:id="10840" w:author="mbeckerle" w:date="2013-07-11T19:04:00Z">
              <w:r w:rsidRPr="00240AC5" w:rsidDel="001D1BA5">
                <w:rPr>
                  <w:rFonts w:eastAsia="Arial Unicode MS"/>
                </w:rPr>
                <w:delText xml:space="preserve">Infinity is represented as a string with the positive or negative prefixes and suffixes </w:delText>
              </w:r>
              <w:r w:rsidRPr="00240AC5" w:rsidDel="001D1BA5">
                <w:rPr>
                  <w:rFonts w:eastAsia="MS Mincho"/>
                </w:rPr>
                <w:delText xml:space="preserve">from the dfdl:textNumberPattern </w:delText>
              </w:r>
              <w:r w:rsidRPr="00240AC5" w:rsidDel="001D1BA5">
                <w:rPr>
                  <w:rFonts w:eastAsia="Arial Unicode MS"/>
                </w:rPr>
                <w:delText>applied</w:delText>
              </w:r>
            </w:del>
            <w:ins w:id="10841" w:author="Steve Hanson" w:date="2013-05-31T10:43:00Z">
              <w:del w:id="10842" w:author="mbeckerle" w:date="2013-07-11T19:04:00Z">
                <w:r w:rsidDel="001D1BA5">
                  <w:rPr>
                    <w:rFonts w:eastAsia="Arial Unicode MS"/>
                  </w:rPr>
                  <w:delText>.</w:delText>
                </w:r>
              </w:del>
            </w:ins>
          </w:p>
          <w:p w14:paraId="0AC5FB26" w14:textId="19D244BB" w:rsidR="002479C6" w:rsidRPr="00240AC5" w:rsidDel="001D1BA5" w:rsidRDefault="002479C6" w:rsidP="00D46C4F">
            <w:pPr>
              <w:rPr>
                <w:del w:id="10843" w:author="mbeckerle" w:date="2013-07-11T19:04:00Z"/>
                <w:rFonts w:eastAsia="Arial Unicode MS"/>
              </w:rPr>
            </w:pPr>
            <w:del w:id="10844" w:author="mbeckerle" w:date="2013-07-11T19:04:00Z">
              <w:r w:rsidRPr="00240AC5" w:rsidDel="001D1BA5">
                <w:rPr>
                  <w:rFonts w:eastAsia="Arial Unicode MS"/>
                </w:rPr>
                <w:delText>This property is applicable when dfdl:textNumberRep is 'standard', dfdl:textStandardBase is 10 and the simple type is float or double</w:delText>
              </w:r>
            </w:del>
            <w:ins w:id="10845" w:author="Steve Hanson" w:date="2013-05-31T10:43:00Z">
              <w:del w:id="10846" w:author="mbeckerle" w:date="2013-07-11T19:04:00Z">
                <w:r w:rsidDel="001D1BA5">
                  <w:rPr>
                    <w:rFonts w:eastAsia="Arial Unicode MS"/>
                  </w:rPr>
                  <w:delText>.</w:delText>
                </w:r>
              </w:del>
            </w:ins>
          </w:p>
          <w:p w14:paraId="12B8C67C" w14:textId="73D26291" w:rsidR="002479C6" w:rsidRPr="005E3B09" w:rsidDel="001D1BA5" w:rsidRDefault="002479C6" w:rsidP="00D46C4F">
            <w:pPr>
              <w:rPr>
                <w:del w:id="10847" w:author="mbeckerle" w:date="2013-07-11T19:04:00Z"/>
                <w:rFonts w:eastAsia="MS Mincho"/>
                <w:lang w:eastAsia="ja-JP" w:bidi="he-IL"/>
              </w:rPr>
            </w:pPr>
            <w:del w:id="10848" w:author="mbeckerle" w:date="2013-07-11T19:04:00Z">
              <w:r w:rsidRPr="00240AC5" w:rsidDel="001D1BA5">
                <w:rPr>
                  <w:rFonts w:eastAsia="Arial Unicode MS"/>
                </w:rPr>
                <w:delText>If dfdl:ignoreCase is 'yes' then the case of the string is ignored by the parser.</w:delText>
              </w:r>
              <w:r w:rsidDel="001D1BA5">
                <w:rPr>
                  <w:rStyle w:val="CommentReference"/>
                </w:rPr>
                <w:commentReference w:id="10849"/>
              </w:r>
            </w:del>
            <w:ins w:id="10850" w:author="Steve Hanson" w:date="2013-02-05T09:23:00Z">
              <w:del w:id="10851" w:author="mbeckerle" w:date="2013-07-11T19:04:00Z">
                <w:r w:rsidDel="001D1BA5">
                  <w:rPr>
                    <w:rFonts w:eastAsia="Arial"/>
                    <w:color w:val="000000"/>
                    <w:lang w:eastAsia="ja-JP" w:bidi="he-IL"/>
                  </w:rPr>
                  <w:delText>dfdl:</w:delText>
                </w:r>
              </w:del>
            </w:ins>
          </w:p>
          <w:p w14:paraId="55A333F9" w14:textId="36897F3F" w:rsidR="002479C6" w:rsidRPr="00240AC5" w:rsidRDefault="002479C6" w:rsidP="00D46C4F">
            <w:pPr>
              <w:rPr>
                <w:rFonts w:eastAsia="Arial Unicode MS"/>
              </w:rPr>
            </w:pPr>
            <w:del w:id="10852" w:author="mbeckerle" w:date="2013-07-11T19:04:00Z">
              <w:r w:rsidRPr="00240AC5" w:rsidDel="001D1BA5">
                <w:rPr>
                  <w:rFonts w:eastAsia="Arial Unicode MS"/>
                </w:rPr>
                <w:delText xml:space="preserve">Annotation: </w:delText>
              </w:r>
              <w:r w:rsidRPr="00240AC5" w:rsidDel="001D1BA5">
                <w:rPr>
                  <w:rFonts w:eastAsia="MS Mincho" w:cs="Arial"/>
                </w:rPr>
                <w:delText xml:space="preserve">dfdl:element, </w:delText>
              </w:r>
              <w:r w:rsidRPr="00240AC5" w:rsidDel="001D1BA5">
                <w:rPr>
                  <w:rFonts w:eastAsia="Arial Unicode MS"/>
                </w:rPr>
                <w:delText>dfdl:simpleType</w:delText>
              </w:r>
            </w:del>
          </w:p>
        </w:tc>
      </w:tr>
      <w:tr w:rsidR="002479C6" w:rsidRPr="00240AC5" w:rsidDel="007E748B" w14:paraId="2FC48BE2" w14:textId="77777777" w:rsidTr="002479C6">
        <w:trPr>
          <w:trHeight w:val="402"/>
          <w:jc w:val="center"/>
          <w:trPrChange w:id="10853" w:author="mbeckerle" w:date="2013-07-11T19:04:00Z">
            <w:trPr>
              <w:trHeight w:val="402"/>
              <w:jc w:val="center"/>
            </w:trPr>
          </w:trPrChange>
        </w:trPr>
        <w:tc>
          <w:tcPr>
            <w:tcW w:w="1789" w:type="pct"/>
            <w:tcPrChange w:id="10854" w:author="mbeckerle" w:date="2013-07-11T19:04:00Z">
              <w:tcPr>
                <w:tcW w:w="1789" w:type="pct"/>
              </w:tcPr>
            </w:tcPrChange>
          </w:tcPr>
          <w:p w14:paraId="38DB39CE" w14:textId="2BD217AD" w:rsidR="002479C6" w:rsidRPr="00240AC5" w:rsidRDefault="002479C6" w:rsidP="00240AC5">
            <w:pPr>
              <w:tabs>
                <w:tab w:val="num" w:pos="360"/>
                <w:tab w:val="num" w:pos="540"/>
              </w:tabs>
              <w:spacing w:before="40" w:after="40"/>
              <w:rPr>
                <w:rStyle w:val="TableCellCharChar"/>
                <w:rFonts w:cs="Arial"/>
                <w:sz w:val="20"/>
                <w:szCs w:val="20"/>
              </w:rPr>
            </w:pPr>
            <w:ins w:id="10855" w:author="mbeckerle" w:date="2013-07-11T19:04:00Z">
              <w:r w:rsidRPr="00240AC5">
                <w:rPr>
                  <w:rStyle w:val="TableCellCharChar"/>
                  <w:rFonts w:cs="Arial"/>
                  <w:sz w:val="20"/>
                  <w:szCs w:val="20"/>
                </w:rPr>
                <w:t>textZonedSignStyle</w:t>
              </w:r>
            </w:ins>
            <w:commentRangeStart w:id="10856"/>
            <w:del w:id="10857" w:author="mbeckerle" w:date="2013-07-11T19:04:00Z">
              <w:r w:rsidRPr="00240AC5" w:rsidDel="001D1BA5">
                <w:rPr>
                  <w:rStyle w:val="TableCellCharChar"/>
                  <w:rFonts w:cs="Arial"/>
                  <w:sz w:val="20"/>
                  <w:szCs w:val="20"/>
                </w:rPr>
                <w:delText>textStandardNa</w:delText>
              </w:r>
            </w:del>
            <w:ins w:id="10858" w:author="Steve Hanson" w:date="2012-02-23T16:22:00Z">
              <w:del w:id="10859" w:author="mbeckerle" w:date="2013-07-11T19:04:00Z">
                <w:r w:rsidRPr="00240AC5" w:rsidDel="001D1BA5">
                  <w:rPr>
                    <w:rStyle w:val="TableCellCharChar"/>
                    <w:rFonts w:cs="Arial"/>
                    <w:sz w:val="20"/>
                    <w:szCs w:val="20"/>
                  </w:rPr>
                  <w:delText>N</w:delText>
                </w:r>
              </w:del>
            </w:ins>
            <w:del w:id="10860" w:author="mbeckerle" w:date="2013-07-11T19:04:00Z">
              <w:r w:rsidRPr="00240AC5" w:rsidDel="001D1BA5">
                <w:rPr>
                  <w:rStyle w:val="TableCellCharChar"/>
                  <w:rFonts w:cs="Arial"/>
                  <w:sz w:val="20"/>
                  <w:szCs w:val="20"/>
                </w:rPr>
                <w:delText>nRep</w:delText>
              </w:r>
              <w:commentRangeEnd w:id="10856"/>
              <w:r w:rsidDel="001D1BA5">
                <w:rPr>
                  <w:rStyle w:val="CommentReference"/>
                </w:rPr>
                <w:commentReference w:id="10856"/>
              </w:r>
            </w:del>
          </w:p>
        </w:tc>
        <w:tc>
          <w:tcPr>
            <w:tcW w:w="3211" w:type="pct"/>
            <w:tcPrChange w:id="10861" w:author="mbeckerle" w:date="2013-07-11T19:04:00Z">
              <w:tcPr>
                <w:tcW w:w="3211" w:type="pct"/>
              </w:tcPr>
            </w:tcPrChange>
          </w:tcPr>
          <w:p w14:paraId="4611C1CB" w14:textId="77777777" w:rsidR="002479C6" w:rsidRPr="00240AC5" w:rsidRDefault="002479C6" w:rsidP="00D46C4F">
            <w:pPr>
              <w:rPr>
                <w:ins w:id="10862" w:author="mbeckerle" w:date="2013-07-11T19:04:00Z"/>
                <w:rFonts w:eastAsia="Arial Unicode MS"/>
              </w:rPr>
            </w:pPr>
            <w:ins w:id="10863" w:author="mbeckerle" w:date="2013-07-11T19:04:00Z">
              <w:r w:rsidRPr="00240AC5">
                <w:rPr>
                  <w:rFonts w:eastAsia="Arial Unicode MS"/>
                </w:rPr>
                <w:t>Enum</w:t>
              </w:r>
            </w:ins>
          </w:p>
          <w:p w14:paraId="32445E17" w14:textId="77777777" w:rsidR="002479C6" w:rsidRPr="00240AC5" w:rsidRDefault="002479C6" w:rsidP="00D46C4F">
            <w:pPr>
              <w:rPr>
                <w:ins w:id="10864" w:author="mbeckerle" w:date="2013-07-11T19:04:00Z"/>
                <w:rFonts w:eastAsia="Arial Unicode MS"/>
              </w:rPr>
            </w:pPr>
            <w:ins w:id="10865" w:author="mbeckerle" w:date="2013-07-11T19:04:00Z">
              <w:r w:rsidRPr="00240AC5">
                <w:rPr>
                  <w:rFonts w:eastAsia="Arial Unicode MS"/>
                </w:rPr>
                <w:t>Specifies the characters that are used to overpunch the sign nibble when the encoding is an ASCII</w:t>
              </w:r>
              <w:r>
                <w:rPr>
                  <w:rFonts w:eastAsia="Arial Unicode MS"/>
                </w:rPr>
                <w:t>-derived</w:t>
              </w:r>
              <w:r w:rsidRPr="00240AC5">
                <w:rPr>
                  <w:rFonts w:eastAsia="Arial Unicode MS"/>
                </w:rPr>
                <w:t xml:space="preserve"> character set.</w:t>
              </w:r>
              <w:r>
                <w:rPr>
                  <w:rFonts w:eastAsia="Arial Unicode MS"/>
                </w:rPr>
                <w:t>encoding.</w:t>
              </w:r>
              <w:r w:rsidRPr="00240AC5">
                <w:rPr>
                  <w:rFonts w:ascii="Helv" w:eastAsia="MS Mincho" w:hAnsi="Helv" w:cs="Helv"/>
                  <w:i/>
                  <w:iCs/>
                  <w:color w:val="0000FF"/>
                </w:rPr>
                <w:t xml:space="preserve"> </w:t>
              </w:r>
              <w:r w:rsidRPr="00240AC5">
                <w:rPr>
                  <w:rFonts w:eastAsia="Arial Unicode MS"/>
                </w:rPr>
                <w:t>The location of this sign nibble is indicated in the dfdl:textNumberPattern.</w:t>
              </w:r>
            </w:ins>
          </w:p>
          <w:p w14:paraId="03DA6DED" w14:textId="77777777" w:rsidR="002479C6" w:rsidRPr="00240AC5" w:rsidRDefault="002479C6" w:rsidP="00D46C4F">
            <w:pPr>
              <w:rPr>
                <w:ins w:id="10866" w:author="mbeckerle" w:date="2013-07-11T19:04:00Z"/>
                <w:rFonts w:eastAsia="Arial Unicode MS"/>
              </w:rPr>
            </w:pPr>
            <w:ins w:id="10867" w:author="mbeckerle" w:date="2013-07-11T19:04:00Z">
              <w:r w:rsidRPr="00240AC5">
                <w:rPr>
                  <w:rFonts w:eastAsia="Arial Unicode MS"/>
                </w:rPr>
                <w:t>This property is applicable when dfdl:textNumberRep is 'zoned'</w:t>
              </w:r>
            </w:ins>
          </w:p>
          <w:p w14:paraId="6DB7E134" w14:textId="30E81E5E" w:rsidR="002479C6" w:rsidRPr="00240AC5" w:rsidRDefault="002479C6" w:rsidP="00D46C4F">
            <w:pPr>
              <w:rPr>
                <w:ins w:id="10868" w:author="mbeckerle" w:date="2013-07-11T19:04:00Z"/>
                <w:rFonts w:eastAsia="Arial Unicode MS"/>
              </w:rPr>
            </w:pPr>
            <w:ins w:id="10869" w:author="mbeckerle" w:date="2013-07-11T19:04:00Z">
              <w:r w:rsidRPr="00240AC5">
                <w:rPr>
                  <w:rFonts w:eastAsia="Arial Unicode MS"/>
                </w:rPr>
                <w:t xml:space="preserve">Used only when </w:t>
              </w:r>
              <w:r>
                <w:rPr>
                  <w:rFonts w:eastAsia="Arial Unicode MS"/>
                </w:rPr>
                <w:t>dfdl:</w:t>
              </w:r>
              <w:r w:rsidRPr="00240AC5">
                <w:rPr>
                  <w:rFonts w:eastAsia="Arial Unicode MS"/>
                </w:rPr>
                <w:t>encoding specifies an ASCII-derived character set</w:t>
              </w:r>
              <w:r>
                <w:rPr>
                  <w:rFonts w:eastAsia="Arial Unicode MS"/>
                </w:rPr>
                <w:t xml:space="preserve"> encoding</w:t>
              </w:r>
              <w:r w:rsidRPr="00240AC5">
                <w:rPr>
                  <w:rFonts w:eastAsia="Arial Unicode MS"/>
                </w:rPr>
                <w:t xml:space="preserve">. That is </w:t>
              </w:r>
              <w:r>
                <w:rPr>
                  <w:rFonts w:eastAsia="Arial Unicode MS"/>
                </w:rPr>
                <w:t xml:space="preserve">when the </w:t>
              </w:r>
              <w:r w:rsidRPr="00240AC5" w:rsidDel="00B87B3C">
                <w:rPr>
                  <w:rFonts w:eastAsia="Arial Unicode MS"/>
                </w:rPr>
                <w:t xml:space="preserve">printable </w:t>
              </w:r>
              <w:r w:rsidRPr="00240AC5">
                <w:rPr>
                  <w:rFonts w:eastAsia="Arial Unicode MS"/>
                </w:rPr>
                <w:t>character codepoints 0x20 - 0x7E</w:t>
              </w:r>
              <w:r w:rsidRPr="00240AC5" w:rsidDel="00400328">
                <w:rPr>
                  <w:rFonts w:eastAsia="Arial Unicode MS"/>
                </w:rPr>
                <w:t xml:space="preserve"> </w:t>
              </w:r>
              <w:r w:rsidRPr="00240AC5">
                <w:rPr>
                  <w:rFonts w:eastAsia="Arial Unicode MS"/>
                </w:rPr>
                <w:t xml:space="preserve">are </w:t>
              </w:r>
              <w:r w:rsidRPr="00240AC5" w:rsidDel="00B87B3C">
                <w:rPr>
                  <w:rFonts w:eastAsia="Arial Unicode MS"/>
                </w:rPr>
                <w:t xml:space="preserve">the </w:t>
              </w:r>
              <w:r>
                <w:rPr>
                  <w:rFonts w:eastAsia="Arial Unicode MS"/>
                </w:rPr>
                <w:t>assigned the same characters as</w:t>
              </w:r>
              <w:r w:rsidRPr="00240AC5" w:rsidDel="00B87B3C">
                <w:rPr>
                  <w:rFonts w:eastAsia="Arial Unicode MS"/>
                </w:rPr>
                <w:t>same as</w:t>
              </w:r>
              <w:r>
                <w:rPr>
                  <w:rFonts w:eastAsia="Arial Unicode MS"/>
                </w:rPr>
                <w:t xml:space="preserve"> in the</w:t>
              </w:r>
              <w:r w:rsidRPr="00240AC5">
                <w:rPr>
                  <w:rFonts w:eastAsia="Arial Unicode MS"/>
                </w:rPr>
                <w:t xml:space="preserve"> US-ASCII</w:t>
              </w:r>
              <w:r>
                <w:rPr>
                  <w:rFonts w:eastAsia="Arial Unicode MS"/>
                </w:rPr>
                <w:t xml:space="preserve"> encoding</w:t>
              </w:r>
              <w:r w:rsidRPr="00240AC5">
                <w:rPr>
                  <w:rFonts w:eastAsia="Arial Unicode MS"/>
                </w:rPr>
                <w:t>. This includes all the Unicode character set</w:t>
              </w:r>
              <w:r>
                <w:rPr>
                  <w:rFonts w:eastAsia="Arial Unicode MS"/>
                </w:rPr>
                <w:t xml:space="preserve"> encodings</w:t>
              </w:r>
              <w:r w:rsidRPr="00240AC5" w:rsidDel="00B87B3C">
                <w:rPr>
                  <w:rFonts w:eastAsia="Arial Unicode MS"/>
                </w:rPr>
                <w:t>s</w:t>
              </w:r>
              <w:r w:rsidRPr="00240AC5">
                <w:rPr>
                  <w:rFonts w:eastAsia="Arial Unicode MS"/>
                </w:rPr>
                <w:t xml:space="preserve">, and all variations of ASCII and ISO-8859. </w:t>
              </w:r>
            </w:ins>
          </w:p>
          <w:p w14:paraId="42478C5D" w14:textId="77777777" w:rsidR="002479C6" w:rsidRPr="00240AC5" w:rsidRDefault="002479C6" w:rsidP="00D46C4F">
            <w:pPr>
              <w:rPr>
                <w:ins w:id="10870" w:author="mbeckerle" w:date="2013-07-11T19:04:00Z"/>
                <w:rFonts w:eastAsia="Arial Unicode MS"/>
              </w:rPr>
            </w:pPr>
            <w:ins w:id="10871" w:author="mbeckerle" w:date="2013-07-11T19:04:00Z">
              <w:r w:rsidRPr="00240AC5">
                <w:rPr>
                  <w:rFonts w:eastAsia="Arial Unicode MS"/>
                </w:rPr>
                <w:t>Valid values 'asciiStandard', ‘asciiTranslatedEBCDIC', ‘asciiCARealiaModified'</w:t>
              </w:r>
              <w:r>
                <w:rPr>
                  <w:rFonts w:eastAsia="Arial Unicode MS"/>
                </w:rPr>
                <w:t xml:space="preserve">, and </w:t>
              </w:r>
              <w:r>
                <w:rPr>
                  <w:rFonts w:ascii="Helv" w:hAnsi="Helv" w:cs="Helv"/>
                  <w:color w:val="0000FF"/>
                </w:rPr>
                <w:t>'asciiTandemModified’</w:t>
              </w:r>
            </w:ins>
          </w:p>
          <w:p w14:paraId="4DE0AB05" w14:textId="77777777" w:rsidR="002479C6" w:rsidRPr="00240AC5" w:rsidRDefault="002479C6" w:rsidP="00D46C4F">
            <w:pPr>
              <w:rPr>
                <w:ins w:id="10872" w:author="mbeckerle" w:date="2013-07-11T19:04:00Z"/>
                <w:rFonts w:eastAsia="Arial Unicode MS"/>
              </w:rPr>
            </w:pPr>
            <w:ins w:id="10873" w:author="mbeckerle" w:date="2013-07-11T19:04:00Z">
              <w:r w:rsidRPr="00240AC5">
                <w:rPr>
                  <w:rFonts w:eastAsia="Arial Unicode MS"/>
                </w:rPr>
                <w:t xml:space="preserve">Which characters are used to represent ‘overpunched’ (included) positive and negative signs, varies by encoding, Cobol compiler and system. It is fixed for EBCDIC systems but not for ASCII. </w:t>
              </w:r>
            </w:ins>
          </w:p>
          <w:p w14:paraId="3F0DB37C" w14:textId="77777777" w:rsidR="002479C6" w:rsidRPr="00240AC5" w:rsidRDefault="002479C6" w:rsidP="00D46C4F">
            <w:pPr>
              <w:rPr>
                <w:ins w:id="10874" w:author="mbeckerle" w:date="2013-07-11T19:04:00Z"/>
                <w:rFonts w:eastAsia="Arial Unicode MS"/>
              </w:rPr>
            </w:pPr>
            <w:ins w:id="10875" w:author="mbeckerle" w:date="2013-07-11T19:04:00Z">
              <w:r w:rsidRPr="00240AC5">
                <w:rPr>
                  <w:rFonts w:eastAsia="Arial Unicode MS"/>
                </w:rPr>
                <w:t>In EBCDIC-based encodings, characters ‘{ABCDEFGHI’ or '0123456789' represent a positive sign and digits 0 to 9. (Character codes 0xC0 to 0xC9 or  0xF0 to 0xF9).  The characters ‘}JKLMNOPQR’ or  '^£¥·©§¶¼½¾ 'represent a negative sign and digits 0 to 9.  (character codes 0xD0 to 0xD9 or 0xB0 to 0xB9) On parsing both ranges of characters will be accepted. On unparsing the range 0xC0 to 0xC9 will be produced for positive signs and 0xD0 to 0xD9 will be produced for negative signs.</w:t>
              </w:r>
            </w:ins>
          </w:p>
          <w:p w14:paraId="0BAB7FA1" w14:textId="77777777" w:rsidR="002479C6" w:rsidRPr="00240AC5" w:rsidRDefault="002479C6" w:rsidP="00D46C4F">
            <w:pPr>
              <w:rPr>
                <w:ins w:id="10876" w:author="mbeckerle" w:date="2013-07-11T19:04:00Z"/>
                <w:rFonts w:eastAsia="Arial Unicode MS"/>
              </w:rPr>
            </w:pPr>
            <w:ins w:id="10877" w:author="mbeckerle" w:date="2013-07-11T19:04:00Z">
              <w:r w:rsidRPr="00240AC5">
                <w:rPr>
                  <w:rFonts w:eastAsia="Arial Unicode MS"/>
                </w:rPr>
                <w:t>asciiStandard: ASCII characters ‘0123456789’ represent a positive sign and the corresponding digit. (Sign nibble for ‘+’ is 0x3, which is the high nibble of these character codes unmodified.) ASCII characters ‘pqrstuvwxy’ represent negative sign and digits 0 to 9. (Character codes 0x70 to 0x79)</w:t>
              </w:r>
            </w:ins>
          </w:p>
          <w:p w14:paraId="4D4C0653" w14:textId="77777777" w:rsidR="002479C6" w:rsidRPr="00240AC5" w:rsidRDefault="002479C6" w:rsidP="00D46C4F">
            <w:pPr>
              <w:rPr>
                <w:ins w:id="10878" w:author="mbeckerle" w:date="2013-07-11T19:04:00Z"/>
                <w:rFonts w:eastAsia="Arial Unicode MS"/>
              </w:rPr>
            </w:pPr>
            <w:ins w:id="10879" w:author="mbeckerle" w:date="2013-07-11T19:04:00Z">
              <w:r w:rsidRPr="00240AC5">
                <w:rPr>
                  <w:rFonts w:eastAsia="Arial Unicode MS"/>
                </w:rPr>
                <w:t xml:space="preserve">asciiTranslatedEBCDIC:  The overpunched character is the ASCII equivalent of the EBCDIC above. So the characters ‘{ABCDEFGHI’  still represent a positive sign and digits 0 to 9. (These are character codes 0x7B, 0x41 through 0x49). The characters ‘}JKLMNOPQR’ still represent negative sign and digits 0 to 9. (These are character codes 0x7D, 0x4A through 0x52). This case comes up if ebcdic zoned decimal data is translated to ASCII as if it were textual data. </w:t>
              </w:r>
            </w:ins>
          </w:p>
          <w:p w14:paraId="789B78E3" w14:textId="77777777" w:rsidR="002479C6" w:rsidRDefault="002479C6" w:rsidP="00D46C4F">
            <w:pPr>
              <w:rPr>
                <w:ins w:id="10880" w:author="mbeckerle" w:date="2013-07-11T19:04:00Z"/>
                <w:rFonts w:eastAsia="Arial Unicode MS"/>
              </w:rPr>
            </w:pPr>
            <w:ins w:id="10881" w:author="mbeckerle" w:date="2013-07-11T19:04:00Z">
              <w:r w:rsidRPr="00240AC5">
                <w:rPr>
                  <w:rFonts w:eastAsia="Arial Unicode MS"/>
                </w:rPr>
                <w:t>asciiCARealiaModified</w:t>
              </w:r>
              <w:r w:rsidRPr="00240AC5">
                <w:rPr>
                  <w:rStyle w:val="FootnoteReference"/>
                  <w:rFonts w:eastAsia="Arial Unicode MS"/>
                  <w:szCs w:val="18"/>
                </w:rPr>
                <w:footnoteReference w:id="23"/>
              </w:r>
              <w:r w:rsidRPr="00240AC5">
                <w:rPr>
                  <w:rFonts w:eastAsia="Arial Unicode MS"/>
                </w:rPr>
                <w:t>: In this style, the ASCII characters ‘0123456789’ represent positive sign and digits 0 to 9 as in standard. However, ASCII characters from code 0x20 to 0x29 are used for negative sign and the corresponding decimal digit. This doesn't translate well into printing characters. These characters include the space (‘ ‘) for zero, characters ‘!”#$%&amp;’ for 1 through 6, the single quote character “’” for 7, and the parenthesis ‘()’ for 8 and 9.</w:t>
              </w:r>
            </w:ins>
          </w:p>
          <w:p w14:paraId="7F799B64" w14:textId="77777777" w:rsidR="002479C6" w:rsidRDefault="002479C6" w:rsidP="00D46C4F">
            <w:pPr>
              <w:rPr>
                <w:ins w:id="10887" w:author="mbeckerle" w:date="2013-07-11T19:04:00Z"/>
                <w:rFonts w:ascii="Helv" w:hAnsi="Helv" w:cs="Helv"/>
                <w:color w:val="0000FF"/>
              </w:rPr>
            </w:pPr>
            <w:commentRangeStart w:id="10888"/>
            <w:ins w:id="10889" w:author="mbeckerle" w:date="2013-07-11T19:04:00Z">
              <w:r>
                <w:rPr>
                  <w:rFonts w:ascii="Helv" w:hAnsi="Helv" w:cs="Helv"/>
                  <w:color w:val="0000FF"/>
                </w:rPr>
                <w:t>asciiTandemModified: In this style the ascii characters ‘0-9’ represent positive sign and digits 0 to 9, but bytes from 0x80 to 0x89 are used to represent overpunched negative sign and a digit. There are no corresponding character codepoints in the standard ASCII encoding since these values are all above 128 (decimal). (Note that neither ISO-8859-1 encoding nor Unicode have assigned glyphs for these codepoints. They are considered control characters.)</w:t>
              </w:r>
              <w:commentRangeEnd w:id="10888"/>
              <w:r>
                <w:rPr>
                  <w:rStyle w:val="CommentReference"/>
                </w:rPr>
                <w:commentReference w:id="10888"/>
              </w:r>
            </w:ins>
          </w:p>
          <w:p w14:paraId="774B4023" w14:textId="77777777" w:rsidR="002479C6" w:rsidRPr="00240AC5" w:rsidDel="00F832C2" w:rsidRDefault="002479C6" w:rsidP="00D46C4F">
            <w:pPr>
              <w:rPr>
                <w:ins w:id="10890" w:author="mbeckerle" w:date="2013-07-11T19:04:00Z"/>
                <w:rFonts w:eastAsia="Arial Unicode MS"/>
              </w:rPr>
            </w:pPr>
          </w:p>
          <w:p w14:paraId="4D455566" w14:textId="1CE885D0" w:rsidR="002479C6" w:rsidRPr="00240AC5" w:rsidDel="001D1BA5" w:rsidRDefault="002479C6" w:rsidP="00D46C4F">
            <w:pPr>
              <w:rPr>
                <w:del w:id="10891" w:author="mbeckerle" w:date="2013-07-11T19:04:00Z"/>
                <w:rFonts w:eastAsia="Arial Unicode MS"/>
              </w:rPr>
            </w:pPr>
            <w:ins w:id="10892" w:author="mbeckerle" w:date="2013-07-11T19:04:00Z">
              <w:r w:rsidRPr="00240AC5">
                <w:rPr>
                  <w:rFonts w:eastAsia="Arial Unicode MS"/>
                </w:rPr>
                <w:t xml:space="preserve">Annotation: </w:t>
              </w:r>
              <w:r w:rsidRPr="00240AC5">
                <w:rPr>
                  <w:rFonts w:eastAsia="MS Mincho" w:cs="Arial"/>
                </w:rPr>
                <w:t xml:space="preserve">dfdl:element, </w:t>
              </w:r>
              <w:r w:rsidRPr="00240AC5">
                <w:rPr>
                  <w:rFonts w:eastAsia="Arial Unicode MS"/>
                </w:rPr>
                <w:t>dfdl:simpleType</w:t>
              </w:r>
            </w:ins>
            <w:commentRangeStart w:id="10893"/>
            <w:del w:id="10894" w:author="mbeckerle" w:date="2013-07-11T19:04:00Z">
              <w:r w:rsidRPr="00240AC5" w:rsidDel="001D1BA5">
                <w:rPr>
                  <w:rFonts w:eastAsia="Arial Unicode MS"/>
                </w:rPr>
                <w:delText>DFDL String Literal</w:delText>
              </w:r>
              <w:commentRangeEnd w:id="10893"/>
              <w:r w:rsidRPr="00240AC5" w:rsidDel="001D1BA5">
                <w:rPr>
                  <w:rStyle w:val="CommentReference"/>
                  <w:rFonts w:eastAsia="Arial Unicode MS"/>
                  <w:bCs/>
                </w:rPr>
                <w:commentReference w:id="10893"/>
              </w:r>
            </w:del>
          </w:p>
          <w:p w14:paraId="77EA016B" w14:textId="0F9D75C5" w:rsidR="002479C6" w:rsidRPr="00240AC5" w:rsidDel="001D1BA5" w:rsidRDefault="002479C6" w:rsidP="00D46C4F">
            <w:pPr>
              <w:rPr>
                <w:del w:id="10895" w:author="mbeckerle" w:date="2013-07-11T19:04:00Z"/>
                <w:rFonts w:eastAsia="Arial Unicode MS"/>
              </w:rPr>
            </w:pPr>
            <w:del w:id="10896" w:author="mbeckerle" w:date="2013-07-11T19:04:00Z">
              <w:r w:rsidRPr="00240AC5" w:rsidDel="001D1BA5">
                <w:rPr>
                  <w:rFonts w:eastAsia="Arial Unicode MS"/>
                </w:rPr>
                <w:delText>The value used to represent NaN.</w:delText>
              </w:r>
            </w:del>
          </w:p>
          <w:p w14:paraId="67455E21" w14:textId="75724C1A" w:rsidR="002479C6" w:rsidRPr="00240AC5" w:rsidDel="001D1BA5" w:rsidRDefault="002479C6" w:rsidP="00D46C4F">
            <w:pPr>
              <w:rPr>
                <w:del w:id="10897" w:author="mbeckerle" w:date="2013-07-11T19:04:00Z"/>
                <w:rFonts w:eastAsia="Arial Unicode MS"/>
              </w:rPr>
            </w:pPr>
            <w:del w:id="10898" w:author="mbeckerle" w:date="2013-07-11T19:04:00Z">
              <w:r w:rsidRPr="00240AC5" w:rsidDel="001D1BA5">
                <w:rPr>
                  <w:rStyle w:val="HTMLCode"/>
                  <w:rFonts w:ascii="Arial" w:hAnsi="Arial" w:cs="Arial"/>
                  <w:color w:val="000000"/>
                  <w:sz w:val="18"/>
                  <w:szCs w:val="18"/>
                </w:rPr>
                <w:delText>NaN</w:delText>
              </w:r>
              <w:r w:rsidRPr="00240AC5" w:rsidDel="001D1BA5">
                <w:rPr>
                  <w:rFonts w:eastAsia="Arial Unicode MS"/>
                </w:rPr>
                <w:delText xml:space="preserve"> is represented as string and the positive or negative</w:delText>
              </w:r>
              <w:r w:rsidRPr="00240AC5" w:rsidDel="001D1BA5">
                <w:rPr>
                  <w:rFonts w:eastAsia="Arial Unicode MS"/>
                  <w:color w:val="FF0000"/>
                </w:rPr>
                <w:delText xml:space="preserve"> </w:delText>
              </w:r>
              <w:r w:rsidRPr="00240AC5" w:rsidDel="001D1BA5">
                <w:rPr>
                  <w:rFonts w:eastAsia="Arial Unicode MS"/>
                </w:rPr>
                <w:delText>prefixes and suffixes from the dfdl:textNumberPattern are not used</w:delText>
              </w:r>
            </w:del>
            <w:ins w:id="10899" w:author="Steve Hanson" w:date="2013-05-31T10:43:00Z">
              <w:del w:id="10900" w:author="mbeckerle" w:date="2013-07-11T19:04:00Z">
                <w:r w:rsidDel="001D1BA5">
                  <w:rPr>
                    <w:rFonts w:eastAsia="Arial Unicode MS"/>
                  </w:rPr>
                  <w:delText>.</w:delText>
                </w:r>
              </w:del>
            </w:ins>
          </w:p>
          <w:p w14:paraId="6B39065B" w14:textId="6522AB96" w:rsidR="002479C6" w:rsidRPr="00240AC5" w:rsidDel="001D1BA5" w:rsidRDefault="002479C6" w:rsidP="00D46C4F">
            <w:pPr>
              <w:rPr>
                <w:del w:id="10901" w:author="mbeckerle" w:date="2013-07-11T19:04:00Z"/>
                <w:rFonts w:eastAsia="Arial Unicode MS"/>
              </w:rPr>
            </w:pPr>
            <w:del w:id="10902" w:author="mbeckerle" w:date="2013-07-11T19:04:00Z">
              <w:r w:rsidRPr="00240AC5" w:rsidDel="001D1BA5">
                <w:rPr>
                  <w:rFonts w:eastAsia="Arial Unicode MS"/>
                </w:rPr>
                <w:delText>This property is applicable when dfdl:textNumberRep is 'standard', dfdl:textStandardBase is 10 and the simple type is float or double</w:delText>
              </w:r>
            </w:del>
            <w:ins w:id="10903" w:author="Steve Hanson" w:date="2012-02-29T10:45:00Z">
              <w:del w:id="10904" w:author="mbeckerle" w:date="2013-07-11T19:04:00Z">
                <w:r w:rsidRPr="00240AC5" w:rsidDel="001D1BA5">
                  <w:rPr>
                    <w:rFonts w:eastAsia="Arial Unicode MS"/>
                  </w:rPr>
                  <w:delText>.</w:delText>
                </w:r>
              </w:del>
            </w:ins>
          </w:p>
          <w:p w14:paraId="289D465F" w14:textId="777C4083" w:rsidR="002479C6" w:rsidRPr="005E3B09" w:rsidDel="001D1BA5" w:rsidRDefault="002479C6" w:rsidP="00D46C4F">
            <w:pPr>
              <w:rPr>
                <w:del w:id="10905" w:author="mbeckerle" w:date="2013-07-11T19:04:00Z"/>
                <w:rFonts w:eastAsia="MS Mincho"/>
                <w:lang w:eastAsia="ja-JP" w:bidi="he-IL"/>
              </w:rPr>
            </w:pPr>
            <w:del w:id="10906" w:author="mbeckerle" w:date="2013-07-11T19:04:00Z">
              <w:r w:rsidRPr="00240AC5" w:rsidDel="001D1BA5">
                <w:rPr>
                  <w:rFonts w:eastAsia="Arial Unicode MS"/>
                </w:rPr>
                <w:delText>If dfdl:ignoreCase is 'yes' then the case of the string is ignored by the parser.</w:delText>
              </w:r>
              <w:r w:rsidDel="001D1BA5">
                <w:rPr>
                  <w:rStyle w:val="CommentReference"/>
                </w:rPr>
                <w:commentReference w:id="10907"/>
              </w:r>
            </w:del>
            <w:ins w:id="10908" w:author="Steve Hanson" w:date="2013-02-05T09:23:00Z">
              <w:del w:id="10909" w:author="mbeckerle" w:date="2013-07-11T19:04:00Z">
                <w:r w:rsidDel="001D1BA5">
                  <w:rPr>
                    <w:rFonts w:eastAsia="Arial"/>
                    <w:color w:val="000000"/>
                    <w:lang w:eastAsia="ja-JP" w:bidi="he-IL"/>
                  </w:rPr>
                  <w:delText>dfdl:</w:delText>
                </w:r>
              </w:del>
            </w:ins>
          </w:p>
          <w:p w14:paraId="34A16C4D" w14:textId="3E248D3C" w:rsidR="002479C6" w:rsidRPr="00240AC5" w:rsidRDefault="002479C6" w:rsidP="00D46C4F">
            <w:pPr>
              <w:rPr>
                <w:rFonts w:eastAsia="Arial Unicode MS"/>
              </w:rPr>
            </w:pPr>
            <w:del w:id="10910" w:author="mbeckerle" w:date="2013-07-11T19:04:00Z">
              <w:r w:rsidRPr="00240AC5" w:rsidDel="001D1BA5">
                <w:rPr>
                  <w:rFonts w:eastAsia="Arial Unicode MS"/>
                </w:rPr>
                <w:delText xml:space="preserve">Annotation: </w:delText>
              </w:r>
              <w:r w:rsidRPr="00240AC5" w:rsidDel="001D1BA5">
                <w:rPr>
                  <w:rFonts w:eastAsia="MS Mincho" w:cs="Arial"/>
                </w:rPr>
                <w:delText xml:space="preserve">dfdl:element, </w:delText>
              </w:r>
              <w:r w:rsidRPr="00240AC5" w:rsidDel="001D1BA5">
                <w:rPr>
                  <w:rFonts w:eastAsia="Arial Unicode MS"/>
                </w:rPr>
                <w:delText>dfdl:simpleType</w:delText>
              </w:r>
            </w:del>
          </w:p>
        </w:tc>
      </w:tr>
      <w:tr w:rsidR="002479C6" w:rsidRPr="00240AC5" w:rsidDel="007E748B" w14:paraId="01F65077" w14:textId="77777777" w:rsidTr="002479C6">
        <w:trPr>
          <w:trHeight w:val="402"/>
          <w:jc w:val="center"/>
          <w:trPrChange w:id="10911" w:author="mbeckerle" w:date="2013-07-11T19:04:00Z">
            <w:trPr>
              <w:trHeight w:val="402"/>
              <w:jc w:val="center"/>
            </w:trPr>
          </w:trPrChange>
        </w:trPr>
        <w:tc>
          <w:tcPr>
            <w:tcW w:w="1789" w:type="pct"/>
            <w:tcPrChange w:id="10912" w:author="mbeckerle" w:date="2013-07-11T19:04:00Z">
              <w:tcPr>
                <w:tcW w:w="1789" w:type="pct"/>
              </w:tcPr>
            </w:tcPrChange>
          </w:tcPr>
          <w:p w14:paraId="223722A3" w14:textId="6A3C0150" w:rsidR="002479C6" w:rsidRPr="00240AC5" w:rsidRDefault="002479C6" w:rsidP="00240AC5">
            <w:pPr>
              <w:tabs>
                <w:tab w:val="num" w:pos="360"/>
                <w:tab w:val="num" w:pos="540"/>
              </w:tabs>
              <w:spacing w:before="40" w:after="40"/>
              <w:rPr>
                <w:rStyle w:val="TableCellCharChar"/>
                <w:rFonts w:cs="Arial"/>
                <w:sz w:val="20"/>
                <w:szCs w:val="20"/>
              </w:rPr>
            </w:pPr>
            <w:del w:id="10913" w:author="mbeckerle" w:date="2013-07-11T19:04:00Z">
              <w:r w:rsidRPr="00240AC5" w:rsidDel="009D7D0D">
                <w:rPr>
                  <w:rStyle w:val="TableCellCharChar"/>
                  <w:rFonts w:cs="Arial"/>
                  <w:sz w:val="20"/>
                  <w:szCs w:val="20"/>
                </w:rPr>
                <w:delText>textStandardZeroRep</w:delText>
              </w:r>
            </w:del>
          </w:p>
        </w:tc>
        <w:tc>
          <w:tcPr>
            <w:tcW w:w="3211" w:type="pct"/>
            <w:tcPrChange w:id="10914" w:author="mbeckerle" w:date="2013-07-11T19:04:00Z">
              <w:tcPr>
                <w:tcW w:w="3211" w:type="pct"/>
              </w:tcPr>
            </w:tcPrChange>
          </w:tcPr>
          <w:p w14:paraId="38389045" w14:textId="0D43E96A" w:rsidR="002479C6" w:rsidRPr="00240AC5" w:rsidDel="009D7D0D" w:rsidRDefault="002479C6" w:rsidP="00D46C4F">
            <w:pPr>
              <w:rPr>
                <w:del w:id="10915" w:author="mbeckerle" w:date="2013-07-11T19:04:00Z"/>
                <w:rFonts w:eastAsia="Arial Unicode MS"/>
              </w:rPr>
            </w:pPr>
            <w:del w:id="10916" w:author="mbeckerle" w:date="2013-07-11T19:04:00Z">
              <w:r w:rsidRPr="00240AC5" w:rsidDel="009D7D0D">
                <w:rPr>
                  <w:rFonts w:eastAsia="Arial Unicode MS"/>
                </w:rPr>
                <w:delText xml:space="preserve">List of </w:delText>
              </w:r>
              <w:commentRangeStart w:id="10917"/>
              <w:r w:rsidRPr="00240AC5" w:rsidDel="009D7D0D">
                <w:rPr>
                  <w:rFonts w:eastAsia="Arial Unicode MS"/>
                </w:rPr>
                <w:delText>DFDL String Literals</w:delText>
              </w:r>
              <w:commentRangeEnd w:id="10917"/>
              <w:r w:rsidRPr="00240AC5" w:rsidDel="009D7D0D">
                <w:rPr>
                  <w:rStyle w:val="CommentReference"/>
                  <w:rFonts w:eastAsia="Arial Unicode MS"/>
                  <w:bCs/>
                </w:rPr>
                <w:commentReference w:id="10917"/>
              </w:r>
            </w:del>
          </w:p>
          <w:p w14:paraId="6D0384B9" w14:textId="015E307F" w:rsidR="002479C6" w:rsidRPr="00240AC5" w:rsidDel="009D7D0D" w:rsidRDefault="002479C6" w:rsidP="00D46C4F">
            <w:pPr>
              <w:rPr>
                <w:del w:id="10918" w:author="mbeckerle" w:date="2013-07-11T19:04:00Z"/>
                <w:rFonts w:eastAsia="Arial Unicode MS"/>
              </w:rPr>
            </w:pPr>
            <w:del w:id="10919" w:author="mbeckerle" w:date="2013-07-11T19:04:00Z">
              <w:r w:rsidRPr="00240AC5" w:rsidDel="009D7D0D">
                <w:rPr>
                  <w:rFonts w:eastAsia="Arial Unicode MS"/>
                </w:rPr>
                <w:delText>Valid values: empty string, any character string</w:delText>
              </w:r>
            </w:del>
          </w:p>
          <w:p w14:paraId="5EB9D3F6" w14:textId="68363F28" w:rsidR="002479C6" w:rsidRPr="00240AC5" w:rsidDel="009D7D0D" w:rsidRDefault="002479C6" w:rsidP="00D46C4F">
            <w:pPr>
              <w:rPr>
                <w:del w:id="10920" w:author="mbeckerle" w:date="2013-07-11T19:04:00Z"/>
                <w:rFonts w:eastAsia="Arial Unicode MS"/>
              </w:rPr>
            </w:pPr>
            <w:del w:id="10921" w:author="mbeckerle" w:date="2013-07-11T19:04:00Z">
              <w:r w:rsidRPr="00240AC5" w:rsidDel="009D7D0D">
                <w:rPr>
                  <w:rFonts w:eastAsia="Arial Unicode MS"/>
                </w:rPr>
                <w:delText>The whitespace separated list of alternative literal strings that are equivalent to zero, for example the characters ‘zero’.</w:delText>
              </w:r>
            </w:del>
            <w:commentRangeStart w:id="10922"/>
            <w:commentRangeStart w:id="10923"/>
            <w:ins w:id="10924" w:author="Steve Hanson" w:date="2012-02-29T10:58:00Z">
              <w:del w:id="10925" w:author="mbeckerle" w:date="2013-07-11T19:04:00Z">
                <w:r w:rsidRPr="00240AC5" w:rsidDel="009D7D0D">
                  <w:rPr>
                    <w:rFonts w:eastAsia="Arial Unicode MS"/>
                  </w:rPr>
                  <w:delText xml:space="preserve"> </w:delText>
                </w:r>
              </w:del>
            </w:ins>
            <w:commentRangeEnd w:id="10922"/>
            <w:del w:id="10926" w:author="mbeckerle" w:date="2013-07-11T19:04:00Z">
              <w:r w:rsidRPr="00240AC5" w:rsidDel="009D7D0D">
                <w:rPr>
                  <w:rStyle w:val="CommentReference"/>
                  <w:rFonts w:eastAsia="Arial Unicode MS"/>
                  <w:bCs/>
                </w:rPr>
                <w:commentReference w:id="10922"/>
              </w:r>
              <w:commentRangeEnd w:id="10923"/>
              <w:r w:rsidDel="009D7D0D">
                <w:rPr>
                  <w:rStyle w:val="CommentReference"/>
                </w:rPr>
                <w:commentReference w:id="10923"/>
              </w:r>
            </w:del>
          </w:p>
          <w:p w14:paraId="30DF2388" w14:textId="0421C5B7" w:rsidR="002479C6" w:rsidRPr="00240AC5" w:rsidDel="009D7D0D" w:rsidRDefault="002479C6" w:rsidP="00D46C4F">
            <w:pPr>
              <w:rPr>
                <w:del w:id="10927" w:author="mbeckerle" w:date="2013-07-11T19:04:00Z"/>
                <w:rFonts w:eastAsia="Arial Unicode MS"/>
              </w:rPr>
            </w:pPr>
            <w:del w:id="10928" w:author="mbeckerle" w:date="2013-07-11T19:04:00Z">
              <w:r w:rsidRPr="00240AC5" w:rsidDel="009D7D0D">
                <w:rPr>
                  <w:rFonts w:eastAsia="Arial Unicode MS"/>
                </w:rPr>
                <w:delText>On unparsing the first value is used.</w:delText>
              </w:r>
            </w:del>
          </w:p>
          <w:p w14:paraId="7B62DA57" w14:textId="1EAAAB57" w:rsidR="002479C6" w:rsidRPr="00240AC5" w:rsidDel="009D7D0D" w:rsidRDefault="002479C6" w:rsidP="00D46C4F">
            <w:pPr>
              <w:rPr>
                <w:del w:id="10929" w:author="mbeckerle" w:date="2013-07-11T19:04:00Z"/>
                <w:rFonts w:eastAsia="Arial Unicode MS"/>
              </w:rPr>
            </w:pPr>
            <w:del w:id="10930" w:author="mbeckerle" w:date="2013-07-11T19:04:00Z">
              <w:r w:rsidRPr="00240AC5" w:rsidDel="009D7D0D">
                <w:rPr>
                  <w:rFonts w:eastAsia="Arial Unicode MS"/>
                </w:rPr>
                <w:delText>If dfdl:ignoreCase is 'yes' then the case of the string is ignored by the parser.</w:delText>
              </w:r>
            </w:del>
          </w:p>
          <w:p w14:paraId="1A5F35D1" w14:textId="60E8F9B5" w:rsidR="002479C6" w:rsidRPr="00240AC5" w:rsidDel="009D7D0D" w:rsidRDefault="002479C6" w:rsidP="00D46C4F">
            <w:pPr>
              <w:rPr>
                <w:del w:id="10931" w:author="mbeckerle" w:date="2013-07-11T19:04:00Z"/>
                <w:rFonts w:eastAsia="Arial Unicode MS"/>
              </w:rPr>
            </w:pPr>
            <w:del w:id="10932" w:author="mbeckerle" w:date="2013-07-11T19:04:00Z">
              <w:r w:rsidRPr="00240AC5" w:rsidDel="009D7D0D">
                <w:rPr>
                  <w:rFonts w:eastAsia="Arial Unicode MS"/>
                </w:rPr>
                <w:delText>The empty string means that there is no special literal string for zero</w:delText>
              </w:r>
            </w:del>
            <w:ins w:id="10933" w:author="Steve Hanson" w:date="2012-02-29T10:45:00Z">
              <w:del w:id="10934" w:author="mbeckerle" w:date="2013-07-11T19:04:00Z">
                <w:r w:rsidRPr="00240AC5" w:rsidDel="009D7D0D">
                  <w:rPr>
                    <w:rFonts w:eastAsia="Arial Unicode MS"/>
                  </w:rPr>
                  <w:delText>.</w:delText>
                </w:r>
              </w:del>
            </w:ins>
            <w:ins w:id="10935" w:author="Steve Hanson" w:date="2012-02-29T10:58:00Z">
              <w:del w:id="10936" w:author="mbeckerle" w:date="2013-07-11T19:04:00Z">
                <w:r w:rsidRPr="00240AC5" w:rsidDel="009D7D0D">
                  <w:rPr>
                    <w:rFonts w:eastAsia="Arial Unicode MS"/>
                  </w:rPr>
                  <w:delText xml:space="preserve">  </w:delText>
                </w:r>
              </w:del>
            </w:ins>
          </w:p>
          <w:p w14:paraId="7BE3ACB0" w14:textId="5CE250E0" w:rsidR="002479C6" w:rsidRPr="00240AC5" w:rsidDel="009D7D0D" w:rsidRDefault="002479C6" w:rsidP="00D46C4F">
            <w:pPr>
              <w:rPr>
                <w:del w:id="10937" w:author="mbeckerle" w:date="2013-07-11T19:04:00Z"/>
                <w:rFonts w:eastAsia="Arial Unicode MS"/>
              </w:rPr>
            </w:pPr>
            <w:del w:id="10938" w:author="mbeckerle" w:date="2013-07-11T19:04:00Z">
              <w:r w:rsidRPr="00240AC5" w:rsidDel="009D7D0D">
                <w:rPr>
                  <w:rFonts w:eastAsia="Arial Unicode MS"/>
                </w:rPr>
                <w:delText>This property is applicable when dfdl:textNumberRep is 'standard' and dfdl:textStandardBase is 10.</w:delText>
              </w:r>
              <w:r w:rsidDel="009D7D0D">
                <w:rPr>
                  <w:rStyle w:val="CommentReference"/>
                </w:rPr>
                <w:commentReference w:id="10939"/>
              </w:r>
            </w:del>
            <w:ins w:id="10940" w:author="Steve Hanson" w:date="2013-05-31T10:44:00Z">
              <w:del w:id="10941" w:author="mbeckerle" w:date="2013-07-11T19:04:00Z">
                <w:r w:rsidDel="009D7D0D">
                  <w:rPr>
                    <w:rFonts w:eastAsia="Arial Unicode MS"/>
                  </w:rPr>
                  <w:delText>syntax</w:delText>
                </w:r>
              </w:del>
            </w:ins>
          </w:p>
          <w:p w14:paraId="6864E6C7" w14:textId="48BBDDE2" w:rsidR="002479C6" w:rsidRPr="00240AC5" w:rsidRDefault="002479C6" w:rsidP="00D46C4F">
            <w:pPr>
              <w:rPr>
                <w:rFonts w:eastAsia="Arial Unicode MS"/>
              </w:rPr>
            </w:pPr>
            <w:del w:id="10942" w:author="mbeckerle" w:date="2013-07-11T19:04:00Z">
              <w:r w:rsidRPr="00240AC5" w:rsidDel="009D7D0D">
                <w:rPr>
                  <w:rFonts w:eastAsia="Arial Unicode MS"/>
                </w:rPr>
                <w:delText xml:space="preserve">Annotation: </w:delText>
              </w:r>
              <w:r w:rsidRPr="00240AC5" w:rsidDel="009D7D0D">
                <w:rPr>
                  <w:rFonts w:eastAsia="MS Mincho" w:cs="Arial"/>
                </w:rPr>
                <w:delText xml:space="preserve">dfdl:element, </w:delText>
              </w:r>
              <w:r w:rsidRPr="00240AC5" w:rsidDel="009D7D0D">
                <w:rPr>
                  <w:rFonts w:eastAsia="Arial Unicode MS"/>
                </w:rPr>
                <w:delText>dfdl:simpleType</w:delText>
              </w:r>
            </w:del>
          </w:p>
        </w:tc>
      </w:tr>
      <w:tr w:rsidR="002479C6" w:rsidRPr="00240AC5" w:rsidDel="007E748B" w14:paraId="58943C3D" w14:textId="77777777" w:rsidTr="002479C6">
        <w:trPr>
          <w:trHeight w:val="402"/>
          <w:jc w:val="center"/>
          <w:trPrChange w:id="10943" w:author="mbeckerle" w:date="2013-07-11T19:04:00Z">
            <w:trPr>
              <w:trHeight w:val="402"/>
              <w:jc w:val="center"/>
            </w:trPr>
          </w:trPrChange>
        </w:trPr>
        <w:tc>
          <w:tcPr>
            <w:tcW w:w="1789" w:type="pct"/>
            <w:tcPrChange w:id="10944" w:author="mbeckerle" w:date="2013-07-11T19:04:00Z">
              <w:tcPr>
                <w:tcW w:w="1789" w:type="pct"/>
              </w:tcPr>
            </w:tcPrChange>
          </w:tcPr>
          <w:p w14:paraId="6179957C" w14:textId="2CDC8AB1" w:rsidR="002479C6" w:rsidRPr="00240AC5" w:rsidRDefault="002479C6" w:rsidP="00240AC5">
            <w:pPr>
              <w:tabs>
                <w:tab w:val="num" w:pos="360"/>
                <w:tab w:val="num" w:pos="540"/>
              </w:tabs>
              <w:spacing w:before="40" w:after="40"/>
              <w:ind w:left="180" w:hanging="180"/>
              <w:rPr>
                <w:rFonts w:eastAsia="Arial Unicode MS" w:cs="Arial"/>
              </w:rPr>
            </w:pPr>
            <w:del w:id="10945" w:author="mbeckerle" w:date="2013-07-11T19:04:00Z">
              <w:r w:rsidRPr="00240AC5" w:rsidDel="009D7D0D">
                <w:rPr>
                  <w:rFonts w:eastAsia="Arial Unicode MS"/>
                </w:rPr>
                <w:delText>text</w:delText>
              </w:r>
              <w:r w:rsidRPr="00240AC5" w:rsidDel="009D7D0D">
                <w:rPr>
                  <w:rFonts w:ascii="Helv" w:eastAsia="MS Mincho" w:hAnsi="Helv" w:cs="Helv"/>
                  <w:color w:val="000000"/>
                  <w:lang w:eastAsia="ja-JP"/>
                </w:rPr>
                <w:delText>Standard</w:delText>
              </w:r>
              <w:r w:rsidRPr="00240AC5" w:rsidDel="009D7D0D">
                <w:rPr>
                  <w:rFonts w:eastAsia="Arial Unicode MS"/>
                </w:rPr>
                <w:delText>Base</w:delText>
              </w:r>
            </w:del>
          </w:p>
        </w:tc>
        <w:tc>
          <w:tcPr>
            <w:tcW w:w="3211" w:type="pct"/>
            <w:tcPrChange w:id="10946" w:author="mbeckerle" w:date="2013-07-11T19:04:00Z">
              <w:tcPr>
                <w:tcW w:w="3211" w:type="pct"/>
              </w:tcPr>
            </w:tcPrChange>
          </w:tcPr>
          <w:p w14:paraId="10688EFE" w14:textId="1B0B4E94" w:rsidR="002479C6" w:rsidRPr="00240AC5" w:rsidDel="009D7D0D" w:rsidRDefault="002479C6" w:rsidP="00D46C4F">
            <w:pPr>
              <w:rPr>
                <w:del w:id="10947" w:author="mbeckerle" w:date="2013-07-11T19:04:00Z"/>
                <w:rFonts w:eastAsia="MS Mincho" w:cs="Arial"/>
                <w:lang w:eastAsia="ja-JP"/>
              </w:rPr>
            </w:pPr>
            <w:del w:id="10948" w:author="mbeckerle" w:date="2013-07-11T19:04:00Z">
              <w:r w:rsidRPr="00240AC5" w:rsidDel="009D7D0D">
                <w:rPr>
                  <w:rFonts w:eastAsia="MS Mincho" w:cs="Arial"/>
                  <w:lang w:eastAsia="ja-JP"/>
                </w:rPr>
                <w:delText>Non-negative Integer</w:delText>
              </w:r>
            </w:del>
          </w:p>
          <w:p w14:paraId="164261B2" w14:textId="1BD2488D" w:rsidR="002479C6" w:rsidRPr="00240AC5" w:rsidDel="009D7D0D" w:rsidRDefault="002479C6" w:rsidP="00D46C4F">
            <w:pPr>
              <w:rPr>
                <w:del w:id="10949" w:author="mbeckerle" w:date="2013-07-11T19:04:00Z"/>
                <w:rStyle w:val="TableCellCharChar"/>
                <w:rFonts w:cs="Arial"/>
                <w:sz w:val="20"/>
                <w:szCs w:val="20"/>
              </w:rPr>
            </w:pPr>
            <w:del w:id="10950" w:author="mbeckerle" w:date="2013-07-11T19:04:00Z">
              <w:r w:rsidRPr="00240AC5" w:rsidDel="009D7D0D">
                <w:rPr>
                  <w:rStyle w:val="TableCellCharChar"/>
                  <w:rFonts w:cs="Arial"/>
                  <w:sz w:val="20"/>
                  <w:szCs w:val="20"/>
                </w:rPr>
                <w:delText xml:space="preserve">Valid Values 2, 8, 10, 16 </w:delText>
              </w:r>
            </w:del>
          </w:p>
          <w:p w14:paraId="0BAA9EB8" w14:textId="6D361952" w:rsidR="002479C6" w:rsidRPr="00240AC5" w:rsidDel="009D7D0D" w:rsidRDefault="002479C6" w:rsidP="00D46C4F">
            <w:pPr>
              <w:rPr>
                <w:del w:id="10951" w:author="mbeckerle" w:date="2013-07-11T19:04:00Z"/>
                <w:rStyle w:val="TableCellCharChar"/>
                <w:rFonts w:cs="Arial"/>
                <w:sz w:val="20"/>
                <w:szCs w:val="20"/>
              </w:rPr>
            </w:pPr>
            <w:del w:id="10952" w:author="mbeckerle" w:date="2013-07-11T19:04:00Z">
              <w:r w:rsidRPr="00240AC5" w:rsidDel="009D7D0D">
                <w:rPr>
                  <w:rStyle w:val="TableCellCharChar"/>
                  <w:rFonts w:cs="Arial"/>
                  <w:sz w:val="20"/>
                  <w:szCs w:val="20"/>
                </w:rPr>
                <w:delText xml:space="preserve">Indicates the number base. </w:delText>
              </w:r>
            </w:del>
          </w:p>
          <w:p w14:paraId="2B979D09" w14:textId="5B2C30FA" w:rsidR="002479C6" w:rsidRPr="00240AC5" w:rsidDel="009D7D0D" w:rsidRDefault="002479C6" w:rsidP="00D46C4F">
            <w:pPr>
              <w:rPr>
                <w:del w:id="10953" w:author="mbeckerle" w:date="2013-07-11T19:04:00Z"/>
                <w:rStyle w:val="TableCellCharChar"/>
                <w:rFonts w:cs="Arial"/>
                <w:sz w:val="20"/>
                <w:szCs w:val="20"/>
              </w:rPr>
            </w:pPr>
            <w:del w:id="10954" w:author="mbeckerle" w:date="2013-07-11T19:04:00Z">
              <w:r w:rsidRPr="00240AC5" w:rsidDel="009D7D0D">
                <w:rPr>
                  <w:rStyle w:val="TableCellCharChar"/>
                  <w:rFonts w:cs="Arial"/>
                  <w:sz w:val="20"/>
                  <w:szCs w:val="20"/>
                </w:rPr>
                <w:delText>Only used when dfdl:textNumber</w:delText>
              </w:r>
              <w:r w:rsidRPr="00240AC5" w:rsidDel="009D7D0D">
                <w:rPr>
                  <w:rStyle w:val="TableCellCharChar"/>
                  <w:sz w:val="20"/>
                  <w:szCs w:val="20"/>
                </w:rPr>
                <w:delText xml:space="preserve">Rep is 'standard'. </w:delText>
              </w:r>
            </w:del>
          </w:p>
          <w:p w14:paraId="727031D7" w14:textId="7E3D2DB6" w:rsidR="002479C6" w:rsidRPr="00240AC5" w:rsidDel="009D7D0D" w:rsidRDefault="002479C6" w:rsidP="00D46C4F">
            <w:pPr>
              <w:rPr>
                <w:del w:id="10955" w:author="mbeckerle" w:date="2013-07-11T19:04:00Z"/>
                <w:rStyle w:val="TableCellCharChar"/>
                <w:rFonts w:cs="Arial"/>
                <w:sz w:val="20"/>
                <w:szCs w:val="20"/>
              </w:rPr>
            </w:pPr>
            <w:del w:id="10956" w:author="mbeckerle" w:date="2013-07-11T19:04:00Z">
              <w:r w:rsidRPr="00240AC5" w:rsidDel="009D7D0D">
                <w:rPr>
                  <w:rFonts w:eastAsia="Arial Unicode MS"/>
                  <w:lang w:val="en-GB"/>
                </w:rPr>
                <w:delText>When base is not 10, xs:decimal, xs:float and xs:double are not supported.</w:delText>
              </w:r>
            </w:del>
          </w:p>
          <w:p w14:paraId="5535018F" w14:textId="1E07EC60" w:rsidR="002479C6" w:rsidRPr="00240AC5" w:rsidDel="009D7D0D" w:rsidRDefault="002479C6" w:rsidP="00D46C4F">
            <w:pPr>
              <w:rPr>
                <w:del w:id="10957" w:author="mbeckerle" w:date="2013-07-11T19:04:00Z"/>
                <w:rStyle w:val="TableCellCharChar"/>
                <w:rFonts w:cs="Arial"/>
                <w:sz w:val="20"/>
                <w:szCs w:val="20"/>
              </w:rPr>
            </w:pPr>
            <w:del w:id="10958" w:author="mbeckerle" w:date="2013-07-11T19:04:00Z">
              <w:r w:rsidRPr="00240AC5" w:rsidDel="009D7D0D">
                <w:rPr>
                  <w:rStyle w:val="TableCellCharChar"/>
                  <w:rFonts w:cs="Arial"/>
                  <w:sz w:val="20"/>
                  <w:szCs w:val="20"/>
                </w:rPr>
                <w:delText xml:space="preserve">When dfdl:textNumberRep is 'zoned' </w:delText>
              </w:r>
              <w:r w:rsidRPr="00240AC5" w:rsidDel="009D7D0D">
                <w:rPr>
                  <w:rFonts w:eastAsia="Arial Unicode MS"/>
                </w:rPr>
                <w:delText>dfdl:</w:delText>
              </w:r>
              <w:r w:rsidRPr="00240AC5" w:rsidDel="009D7D0D">
                <w:rPr>
                  <w:rStyle w:val="TableCellCharChar"/>
                  <w:rFonts w:cs="Arial"/>
                  <w:sz w:val="20"/>
                  <w:szCs w:val="20"/>
                </w:rPr>
                <w:delText xml:space="preserve">textNumberBase 10 is </w:delText>
              </w:r>
            </w:del>
            <w:commentRangeStart w:id="10959"/>
            <w:ins w:id="10960" w:author="Steve Hanson" w:date="2012-02-23T16:24:00Z">
              <w:del w:id="10961" w:author="mbeckerle" w:date="2013-07-11T19:04:00Z">
                <w:r w:rsidRPr="00240AC5" w:rsidDel="009D7D0D">
                  <w:rPr>
                    <w:rStyle w:val="TableCellCharChar"/>
                    <w:rFonts w:cs="Arial"/>
                    <w:sz w:val="20"/>
                    <w:szCs w:val="20"/>
                  </w:rPr>
                  <w:delText xml:space="preserve">not used and base 10 is </w:delText>
                </w:r>
              </w:del>
            </w:ins>
            <w:commentRangeEnd w:id="10959"/>
            <w:del w:id="10962" w:author="mbeckerle" w:date="2013-07-11T19:04:00Z">
              <w:r w:rsidDel="009D7D0D">
                <w:rPr>
                  <w:rStyle w:val="CommentReference"/>
                </w:rPr>
                <w:commentReference w:id="10959"/>
              </w:r>
              <w:r w:rsidRPr="00240AC5" w:rsidDel="009D7D0D">
                <w:rPr>
                  <w:rStyle w:val="TableCellCharChar"/>
                  <w:rFonts w:cs="Arial"/>
                  <w:sz w:val="20"/>
                  <w:szCs w:val="20"/>
                </w:rPr>
                <w:delText>assumed</w:delText>
              </w:r>
            </w:del>
            <w:ins w:id="10963" w:author="Steve Hanson" w:date="2012-02-23T16:24:00Z">
              <w:del w:id="10964" w:author="mbeckerle" w:date="2013-07-11T19:04:00Z">
                <w:r w:rsidRPr="00240AC5" w:rsidDel="009D7D0D">
                  <w:rPr>
                    <w:rStyle w:val="TableCellCharChar"/>
                    <w:rFonts w:cs="Arial"/>
                    <w:sz w:val="20"/>
                    <w:szCs w:val="20"/>
                  </w:rPr>
                  <w:delText>.</w:delText>
                </w:r>
              </w:del>
            </w:ins>
          </w:p>
          <w:p w14:paraId="6D89BFE9" w14:textId="3103ECA7" w:rsidR="002479C6" w:rsidRPr="00240AC5" w:rsidRDefault="002479C6" w:rsidP="00D46C4F">
            <w:pPr>
              <w:rPr>
                <w:rStyle w:val="TableCellCharChar"/>
                <w:sz w:val="20"/>
                <w:szCs w:val="20"/>
              </w:rPr>
            </w:pPr>
            <w:del w:id="10965" w:author="mbeckerle" w:date="2013-07-11T19:04:00Z">
              <w:r w:rsidRPr="00240AC5" w:rsidDel="009D7D0D">
                <w:rPr>
                  <w:rStyle w:val="TableCellCharChar"/>
                  <w:rFonts w:cs="Arial"/>
                  <w:sz w:val="20"/>
                  <w:szCs w:val="20"/>
                </w:rPr>
                <w:delText>Annotation: dfdl:element, dfdl:simpleType</w:delText>
              </w:r>
            </w:del>
          </w:p>
        </w:tc>
      </w:tr>
      <w:tr w:rsidR="002479C6" w:rsidRPr="00240AC5" w:rsidDel="007E748B" w14:paraId="4732F9BD" w14:textId="77777777" w:rsidTr="002479C6">
        <w:trPr>
          <w:trHeight w:val="402"/>
          <w:jc w:val="center"/>
          <w:trPrChange w:id="10966" w:author="mbeckerle" w:date="2013-07-11T19:04:00Z">
            <w:trPr>
              <w:trHeight w:val="402"/>
              <w:jc w:val="center"/>
            </w:trPr>
          </w:trPrChange>
        </w:trPr>
        <w:tc>
          <w:tcPr>
            <w:tcW w:w="1789" w:type="pct"/>
            <w:tcPrChange w:id="10967" w:author="mbeckerle" w:date="2013-07-11T19:04:00Z">
              <w:tcPr>
                <w:tcW w:w="1789" w:type="pct"/>
              </w:tcPr>
            </w:tcPrChange>
          </w:tcPr>
          <w:p w14:paraId="49D7CDE5" w14:textId="0C0A0E73" w:rsidR="002479C6" w:rsidRPr="00240AC5" w:rsidRDefault="002479C6" w:rsidP="00240AC5">
            <w:pPr>
              <w:tabs>
                <w:tab w:val="num" w:pos="360"/>
                <w:tab w:val="num" w:pos="540"/>
              </w:tabs>
              <w:spacing w:before="40" w:after="40"/>
              <w:rPr>
                <w:rStyle w:val="TableCellCharChar"/>
                <w:rFonts w:cs="Arial"/>
                <w:sz w:val="20"/>
                <w:szCs w:val="20"/>
              </w:rPr>
            </w:pPr>
            <w:del w:id="10968" w:author="mbeckerle" w:date="2013-07-11T19:04:00Z">
              <w:r w:rsidRPr="00240AC5" w:rsidDel="009D7D0D">
                <w:rPr>
                  <w:rStyle w:val="TableCellCharChar"/>
                  <w:rFonts w:cs="Arial"/>
                  <w:sz w:val="20"/>
                  <w:szCs w:val="20"/>
                </w:rPr>
                <w:delText>textZonedSignStyle</w:delText>
              </w:r>
            </w:del>
          </w:p>
        </w:tc>
        <w:tc>
          <w:tcPr>
            <w:tcW w:w="3211" w:type="pct"/>
            <w:tcPrChange w:id="10969" w:author="mbeckerle" w:date="2013-07-11T19:04:00Z">
              <w:tcPr>
                <w:tcW w:w="3211" w:type="pct"/>
              </w:tcPr>
            </w:tcPrChange>
          </w:tcPr>
          <w:p w14:paraId="7702ACF2" w14:textId="23C1867D" w:rsidR="002479C6" w:rsidRPr="00240AC5" w:rsidDel="009D7D0D" w:rsidRDefault="002479C6" w:rsidP="00D46C4F">
            <w:pPr>
              <w:rPr>
                <w:del w:id="10970" w:author="mbeckerle" w:date="2013-07-11T19:04:00Z"/>
                <w:rFonts w:eastAsia="Arial Unicode MS"/>
              </w:rPr>
            </w:pPr>
            <w:del w:id="10971" w:author="mbeckerle" w:date="2013-07-11T19:04:00Z">
              <w:r w:rsidRPr="00240AC5" w:rsidDel="009D7D0D">
                <w:rPr>
                  <w:rFonts w:eastAsia="Arial Unicode MS"/>
                </w:rPr>
                <w:delText>Enum</w:delText>
              </w:r>
            </w:del>
          </w:p>
          <w:p w14:paraId="3CB1A930" w14:textId="4E33FAF4" w:rsidR="002479C6" w:rsidRPr="00240AC5" w:rsidDel="009D7D0D" w:rsidRDefault="002479C6" w:rsidP="00D46C4F">
            <w:pPr>
              <w:rPr>
                <w:del w:id="10972" w:author="mbeckerle" w:date="2013-07-11T19:04:00Z"/>
                <w:rFonts w:eastAsia="Arial Unicode MS"/>
              </w:rPr>
            </w:pPr>
            <w:del w:id="10973" w:author="mbeckerle" w:date="2013-07-11T19:04:00Z">
              <w:r w:rsidRPr="00240AC5" w:rsidDel="009D7D0D">
                <w:rPr>
                  <w:rFonts w:eastAsia="Arial Unicode MS"/>
                </w:rPr>
                <w:delText>Specifies the characters that are used to overpunch the sign nibble when the encoding is an ASCII character set.</w:delText>
              </w:r>
              <w:r w:rsidRPr="00240AC5" w:rsidDel="009D7D0D">
                <w:rPr>
                  <w:rFonts w:ascii="Helv" w:eastAsia="MS Mincho" w:hAnsi="Helv" w:cs="Helv"/>
                  <w:i/>
                  <w:iCs/>
                  <w:color w:val="0000FF"/>
                </w:rPr>
                <w:delText xml:space="preserve"> </w:delText>
              </w:r>
              <w:r w:rsidRPr="00240AC5" w:rsidDel="009D7D0D">
                <w:rPr>
                  <w:rFonts w:eastAsia="Arial Unicode MS"/>
                </w:rPr>
                <w:delText>The location of this sign nibble is indicated in the dfdl:textNumberPattern.</w:delText>
              </w:r>
            </w:del>
          </w:p>
          <w:p w14:paraId="06B47839" w14:textId="3B2F5282" w:rsidR="002479C6" w:rsidRPr="00240AC5" w:rsidDel="009D7D0D" w:rsidRDefault="002479C6" w:rsidP="00D46C4F">
            <w:pPr>
              <w:rPr>
                <w:del w:id="10974" w:author="mbeckerle" w:date="2013-07-11T19:04:00Z"/>
                <w:rFonts w:eastAsia="Arial Unicode MS"/>
              </w:rPr>
            </w:pPr>
            <w:del w:id="10975" w:author="mbeckerle" w:date="2013-07-11T19:04:00Z">
              <w:r w:rsidRPr="00240AC5" w:rsidDel="009D7D0D">
                <w:rPr>
                  <w:rFonts w:eastAsia="Arial Unicode MS"/>
                </w:rPr>
                <w:delText>This property is applicable when dfdl:textNumberRep is 'zoned'</w:delText>
              </w:r>
            </w:del>
          </w:p>
          <w:p w14:paraId="5474D7C1" w14:textId="3FD29AAD" w:rsidR="002479C6" w:rsidRPr="00240AC5" w:rsidDel="009D7D0D" w:rsidRDefault="002479C6" w:rsidP="00D46C4F">
            <w:pPr>
              <w:rPr>
                <w:del w:id="10976" w:author="mbeckerle" w:date="2013-07-11T19:04:00Z"/>
                <w:rFonts w:eastAsia="Arial Unicode MS"/>
              </w:rPr>
            </w:pPr>
            <w:del w:id="10977" w:author="mbeckerle" w:date="2013-07-11T19:04:00Z">
              <w:r w:rsidRPr="00240AC5" w:rsidDel="009D7D0D">
                <w:rPr>
                  <w:rFonts w:eastAsia="Arial Unicode MS"/>
                </w:rPr>
                <w:delText xml:space="preserve">Used only when encoding specifies an ASCII-derived character set. That is </w:delText>
              </w:r>
            </w:del>
            <w:del w:id="10978" w:author="mbeckerle" w:date="2013-01-29T13:51:00Z">
              <w:r w:rsidRPr="00240AC5" w:rsidDel="00B87B3C">
                <w:rPr>
                  <w:rFonts w:eastAsia="Arial Unicode MS"/>
                </w:rPr>
                <w:delText xml:space="preserve">printable </w:delText>
              </w:r>
            </w:del>
            <w:del w:id="10979" w:author="mbeckerle" w:date="2013-07-11T19:04:00Z">
              <w:r w:rsidRPr="00240AC5" w:rsidDel="009D7D0D">
                <w:rPr>
                  <w:rFonts w:eastAsia="Arial Unicode MS"/>
                </w:rPr>
                <w:delText xml:space="preserve">character codepoints 0x20 - 0x7E are </w:delText>
              </w:r>
            </w:del>
            <w:del w:id="10980" w:author="mbeckerle" w:date="2013-01-29T13:51:00Z">
              <w:r w:rsidRPr="00240AC5" w:rsidDel="00B87B3C">
                <w:rPr>
                  <w:rFonts w:eastAsia="Arial Unicode MS"/>
                </w:rPr>
                <w:delText xml:space="preserve">the </w:delText>
              </w:r>
            </w:del>
            <w:del w:id="10981" w:author="mbeckerle" w:date="2013-01-29T13:52:00Z">
              <w:r w:rsidRPr="00240AC5" w:rsidDel="00B87B3C">
                <w:rPr>
                  <w:rFonts w:eastAsia="Arial Unicode MS"/>
                </w:rPr>
                <w:delText>same as</w:delText>
              </w:r>
            </w:del>
            <w:del w:id="10982" w:author="mbeckerle" w:date="2013-07-11T19:04:00Z">
              <w:r w:rsidRPr="00240AC5" w:rsidDel="009D7D0D">
                <w:rPr>
                  <w:rFonts w:eastAsia="Arial Unicode MS"/>
                </w:rPr>
                <w:delText xml:space="preserve"> US-ASCII. This includes all the Unicode character set</w:delText>
              </w:r>
            </w:del>
            <w:del w:id="10983" w:author="mbeckerle" w:date="2013-01-29T13:50:00Z">
              <w:r w:rsidRPr="00240AC5" w:rsidDel="00B87B3C">
                <w:rPr>
                  <w:rFonts w:eastAsia="Arial Unicode MS"/>
                </w:rPr>
                <w:delText>s</w:delText>
              </w:r>
            </w:del>
            <w:del w:id="10984" w:author="mbeckerle" w:date="2013-07-11T19:04:00Z">
              <w:r w:rsidRPr="00240AC5" w:rsidDel="009D7D0D">
                <w:rPr>
                  <w:rFonts w:eastAsia="Arial Unicode MS"/>
                </w:rPr>
                <w:delText xml:space="preserve">, and all variations of ASCII and ISO-8859. </w:delText>
              </w:r>
            </w:del>
          </w:p>
          <w:p w14:paraId="2185F808" w14:textId="68ECF317" w:rsidR="002479C6" w:rsidRPr="00240AC5" w:rsidDel="009D7D0D" w:rsidRDefault="002479C6" w:rsidP="00D46C4F">
            <w:pPr>
              <w:rPr>
                <w:del w:id="10985" w:author="mbeckerle" w:date="2013-07-11T19:04:00Z"/>
                <w:rFonts w:eastAsia="Arial Unicode MS"/>
              </w:rPr>
            </w:pPr>
            <w:del w:id="10986" w:author="mbeckerle" w:date="2013-07-11T19:04:00Z">
              <w:r w:rsidRPr="00240AC5" w:rsidDel="009D7D0D">
                <w:rPr>
                  <w:rFonts w:eastAsia="Arial Unicode MS"/>
                </w:rPr>
                <w:delText>Valid values 'asciiStandard', ‘asciiTranslatedEBCDIC', ‘asciiCARealiaModified'</w:delText>
              </w:r>
            </w:del>
          </w:p>
          <w:p w14:paraId="2B891A7B" w14:textId="6536AFAA" w:rsidR="002479C6" w:rsidRPr="00240AC5" w:rsidDel="009D7D0D" w:rsidRDefault="002479C6" w:rsidP="00D46C4F">
            <w:pPr>
              <w:rPr>
                <w:del w:id="10987" w:author="mbeckerle" w:date="2013-07-11T19:04:00Z"/>
                <w:rFonts w:eastAsia="Arial Unicode MS"/>
              </w:rPr>
            </w:pPr>
            <w:del w:id="10988" w:author="mbeckerle" w:date="2013-07-11T19:04:00Z">
              <w:r w:rsidRPr="00240AC5" w:rsidDel="009D7D0D">
                <w:rPr>
                  <w:rFonts w:eastAsia="Arial Unicode MS"/>
                </w:rPr>
                <w:delText xml:space="preserve">Which characters are used to represent ‘overpunched’ (included) positive and negative signs, varies by encoding, Cobol compiler and system. It is fixed for EBCDIC systems but not for ASCII. </w:delText>
              </w:r>
            </w:del>
          </w:p>
          <w:p w14:paraId="45C9B6C7" w14:textId="4908ACA2" w:rsidR="002479C6" w:rsidRPr="00240AC5" w:rsidDel="009D7D0D" w:rsidRDefault="002479C6" w:rsidP="00D46C4F">
            <w:pPr>
              <w:rPr>
                <w:del w:id="10989" w:author="mbeckerle" w:date="2013-07-11T19:04:00Z"/>
                <w:rFonts w:eastAsia="Arial Unicode MS"/>
              </w:rPr>
            </w:pPr>
            <w:del w:id="10990" w:author="mbeckerle" w:date="2013-07-11T19:04:00Z">
              <w:r w:rsidRPr="00240AC5" w:rsidDel="009D7D0D">
                <w:rPr>
                  <w:rFonts w:eastAsia="Arial Unicode MS"/>
                </w:rPr>
                <w:delText>In EBCDIC-based encodings, characters ‘{ABCDEFGHI’ or '0123456789' represent a positive sign and digits 0 to 9. (Character codes 0xC0 to 0xC9 or  0xF0 to 0xF9).  The characters ‘}JKLMNOPQR’ or  '^£¥·©§¶¼½¾ 'represent a negative sign and digits 0 to 9.  (character codes 0xD0 to 0xD9 or 0xB0 to 0xB9) On parsing both ranges of characters will be accepted. On unparsing the range 0xC0 to 0xC9 will be produced for positive signs and 0xD0 to 0xD9 will be produced for negative signs.</w:delText>
              </w:r>
            </w:del>
          </w:p>
          <w:p w14:paraId="6675BED1" w14:textId="0F2EACF5" w:rsidR="002479C6" w:rsidRPr="00240AC5" w:rsidDel="009D7D0D" w:rsidRDefault="002479C6" w:rsidP="00D46C4F">
            <w:pPr>
              <w:rPr>
                <w:del w:id="10991" w:author="mbeckerle" w:date="2013-07-11T19:04:00Z"/>
                <w:rFonts w:eastAsia="Arial Unicode MS"/>
              </w:rPr>
            </w:pPr>
            <w:del w:id="10992" w:author="mbeckerle" w:date="2013-07-11T19:04:00Z">
              <w:r w:rsidRPr="00240AC5" w:rsidDel="009D7D0D">
                <w:rPr>
                  <w:rFonts w:eastAsia="Arial Unicode MS"/>
                </w:rPr>
                <w:delText>asciiStandard: ASCII characters ‘0123456789’ represent a positive sign and the corresponding digit. (Sign nibble for ‘+’ is 0x3, which is the high nibble of these character codes unmodified.) ASCII characters ‘pqrstuvwxy’ represent negative sign and digits 0 to 9. (Character codes 0x70 to 0x79)</w:delText>
              </w:r>
            </w:del>
          </w:p>
          <w:p w14:paraId="4E263F8D" w14:textId="4CBE8637" w:rsidR="002479C6" w:rsidRPr="00240AC5" w:rsidDel="009D7D0D" w:rsidRDefault="002479C6" w:rsidP="00D46C4F">
            <w:pPr>
              <w:rPr>
                <w:del w:id="10993" w:author="mbeckerle" w:date="2013-07-11T19:04:00Z"/>
                <w:rFonts w:eastAsia="Arial Unicode MS"/>
              </w:rPr>
            </w:pPr>
            <w:del w:id="10994" w:author="mbeckerle" w:date="2013-07-11T19:04:00Z">
              <w:r w:rsidRPr="00240AC5" w:rsidDel="009D7D0D">
                <w:rPr>
                  <w:rFonts w:eastAsia="Arial Unicode MS"/>
                </w:rPr>
                <w:delText xml:space="preserve">asciiTranslatedEBCDIC:  The overpunched character is the ASCII equivalent of the EBCDIC above. So the characters ‘{ABCDEFGHI’  still represent a positive sign and digits 0 to 9. (These are character codes 0x7B, 0x41 through 0x49). The characters ‘}JKLMNOPQR’ still represent negative sign and digits 0 to 9. (These are character codes 0x7D, 0x4A through 0x52). This case comes up if ebcdic zoned decimal data is translated to ASCII as if it were textual data. </w:delText>
              </w:r>
            </w:del>
          </w:p>
          <w:p w14:paraId="0DE44BF1" w14:textId="412D02DF" w:rsidR="002479C6" w:rsidRPr="00240AC5" w:rsidDel="00F832C2" w:rsidRDefault="002479C6" w:rsidP="00D46C4F">
            <w:pPr>
              <w:rPr>
                <w:del w:id="10995" w:author="mbeckerle" w:date="2012-07-03T14:24:00Z"/>
                <w:rFonts w:eastAsia="Arial Unicode MS"/>
              </w:rPr>
            </w:pPr>
            <w:del w:id="10996" w:author="mbeckerle" w:date="2013-07-11T19:04:00Z">
              <w:r w:rsidRPr="00240AC5" w:rsidDel="009D7D0D">
                <w:rPr>
                  <w:rFonts w:eastAsia="Arial Unicode MS"/>
                </w:rPr>
                <w:delText>asciiCARealiaModified</w:delText>
              </w:r>
              <w:r w:rsidRPr="00240AC5" w:rsidDel="009D7D0D">
                <w:rPr>
                  <w:rStyle w:val="FootnoteReference"/>
                  <w:rFonts w:eastAsia="Arial Unicode MS"/>
                  <w:szCs w:val="18"/>
                </w:rPr>
                <w:footnoteReference w:id="24"/>
              </w:r>
              <w:r w:rsidRPr="00240AC5" w:rsidDel="009D7D0D">
                <w:rPr>
                  <w:rFonts w:eastAsia="Arial Unicode MS"/>
                </w:rPr>
                <w:delText>: In this style, the ASCII characters ‘0123456789’ represent positive sign and digits 0 to 9 as in standard. However, ASCII characters from code 0x20 to 0x29 are used for negative sign and the corresponding decimal digit. This doesn't translate well into printing characters. These characters include the space (‘ ‘) for zero, characters ‘!”#$%&amp;’ for 1 through 6, the single quote character “’” for 7, and the parenthesis ‘()’ for 8 and 9.</w:delText>
              </w:r>
            </w:del>
          </w:p>
          <w:p w14:paraId="1C676FA6" w14:textId="614415ED" w:rsidR="002479C6" w:rsidRPr="00240AC5" w:rsidRDefault="002479C6" w:rsidP="00D46C4F">
            <w:pPr>
              <w:rPr>
                <w:rFonts w:eastAsia="Arial Unicode MS"/>
              </w:rPr>
            </w:pPr>
            <w:del w:id="11002" w:author="mbeckerle" w:date="2013-07-11T19:04:00Z">
              <w:r w:rsidRPr="00240AC5" w:rsidDel="009D7D0D">
                <w:rPr>
                  <w:rFonts w:eastAsia="Arial Unicode MS"/>
                </w:rPr>
                <w:delText xml:space="preserve">Annotation: </w:delText>
              </w:r>
              <w:r w:rsidRPr="00240AC5" w:rsidDel="009D7D0D">
                <w:rPr>
                  <w:rFonts w:eastAsia="MS Mincho" w:cs="Arial"/>
                </w:rPr>
                <w:delText xml:space="preserve">dfdl:element, </w:delText>
              </w:r>
              <w:r w:rsidRPr="00240AC5" w:rsidDel="009D7D0D">
                <w:rPr>
                  <w:rFonts w:eastAsia="Arial Unicode MS"/>
                </w:rPr>
                <w:delText>dfdl:simpleType</w:delText>
              </w:r>
            </w:del>
          </w:p>
        </w:tc>
      </w:tr>
    </w:tbl>
    <w:p w14:paraId="13DFF54C" w14:textId="2C3B0408" w:rsidR="0033107C" w:rsidRDefault="0033107C" w:rsidP="0033107C">
      <w:pPr>
        <w:rPr>
          <w:ins w:id="11003" w:author="mbeckerle" w:date="2013-01-20T15:05:00Z"/>
        </w:rPr>
      </w:pPr>
      <w:bookmarkStart w:id="11004" w:name="_Toc130873640"/>
      <w:bookmarkStart w:id="11005" w:name="_Toc140549612"/>
      <w:bookmarkStart w:id="11006" w:name="_Ref140946684"/>
      <w:bookmarkStart w:id="11007" w:name="_Ref140946689"/>
      <w:bookmarkStart w:id="11008" w:name="_Toc177399101"/>
      <w:bookmarkStart w:id="11009" w:name="_Toc175057388"/>
      <w:bookmarkStart w:id="11010" w:name="_Toc199516325"/>
      <w:bookmarkStart w:id="11011" w:name="_Toc194983988"/>
      <w:bookmarkStart w:id="11012" w:name="_Ref215978163"/>
      <w:bookmarkStart w:id="11013" w:name="_Ref215978195"/>
      <w:bookmarkStart w:id="11014" w:name="_Toc243112832"/>
      <w:commentRangeStart w:id="11015"/>
      <w:ins w:id="11016" w:author="mbeckerle" w:date="2012-11-19T14:04:00Z">
        <w:r>
          <w:t xml:space="preserve">The </w:t>
        </w:r>
      </w:ins>
      <w:ins w:id="11017" w:author="mbeckerle" w:date="2012-11-19T14:05:00Z">
        <w:r>
          <w:t>dfdl:textStandardD</w:t>
        </w:r>
      </w:ins>
      <w:ins w:id="11018" w:author="mbeckerle" w:date="2012-11-19T14:04:00Z">
        <w:r w:rsidRPr="0033107C">
          <w:t>ecimal</w:t>
        </w:r>
      </w:ins>
      <w:ins w:id="11019" w:author="mbeckerle" w:date="2012-11-19T14:05:00Z">
        <w:r>
          <w:t>S</w:t>
        </w:r>
      </w:ins>
      <w:ins w:id="11020" w:author="mbeckerle" w:date="2012-11-19T14:04:00Z">
        <w:r w:rsidRPr="0033107C">
          <w:t xml:space="preserve">eparator, </w:t>
        </w:r>
      </w:ins>
      <w:ins w:id="11021" w:author="mbeckerle" w:date="2012-11-19T14:05:00Z">
        <w:r>
          <w:t>dfdl:textStandardG</w:t>
        </w:r>
      </w:ins>
      <w:ins w:id="11022" w:author="mbeckerle" w:date="2012-11-19T14:04:00Z">
        <w:r w:rsidRPr="0033107C">
          <w:t>roup</w:t>
        </w:r>
      </w:ins>
      <w:ins w:id="11023" w:author="mbeckerle" w:date="2012-11-19T14:05:00Z">
        <w:r>
          <w:t>ing</w:t>
        </w:r>
      </w:ins>
      <w:ins w:id="11024" w:author="mbeckerle" w:date="2012-11-19T14:06:00Z">
        <w:r>
          <w:t>S</w:t>
        </w:r>
      </w:ins>
      <w:ins w:id="11025" w:author="mbeckerle" w:date="2012-11-19T14:04:00Z">
        <w:r w:rsidRPr="0033107C">
          <w:t xml:space="preserve">eparator, </w:t>
        </w:r>
      </w:ins>
      <w:ins w:id="11026" w:author="mbeckerle" w:date="2012-11-19T14:05:00Z">
        <w:r>
          <w:t>dfdl:textStandard</w:t>
        </w:r>
      </w:ins>
      <w:ins w:id="11027" w:author="mbeckerle" w:date="2012-11-19T14:06:00Z">
        <w:r>
          <w:t>E</w:t>
        </w:r>
      </w:ins>
      <w:ins w:id="11028" w:author="mbeckerle" w:date="2012-11-19T14:04:00Z">
        <w:r w:rsidRPr="0033107C">
          <w:t>xponent</w:t>
        </w:r>
      </w:ins>
      <w:ins w:id="11029" w:author="mbeckerle" w:date="2012-11-19T14:06:00Z">
        <w:r>
          <w:t>R</w:t>
        </w:r>
      </w:ins>
      <w:ins w:id="11030" w:author="mbeckerle" w:date="2012-11-19T14:04:00Z">
        <w:r w:rsidRPr="0033107C">
          <w:t xml:space="preserve">ep, </w:t>
        </w:r>
      </w:ins>
      <w:ins w:id="11031" w:author="mbeckerle" w:date="2012-11-19T14:05:00Z">
        <w:r>
          <w:t>dfdl:textStandard</w:t>
        </w:r>
      </w:ins>
      <w:ins w:id="11032" w:author="mbeckerle" w:date="2012-11-19T14:04:00Z">
        <w:r w:rsidRPr="0033107C">
          <w:t>Inf</w:t>
        </w:r>
      </w:ins>
      <w:ins w:id="11033" w:author="mbeckerle" w:date="2012-11-19T14:06:00Z">
        <w:r>
          <w:t>inityRep</w:t>
        </w:r>
      </w:ins>
      <w:ins w:id="11034" w:author="mbeckerle" w:date="2012-11-19T14:04:00Z">
        <w:r w:rsidRPr="0033107C">
          <w:t xml:space="preserve">, </w:t>
        </w:r>
      </w:ins>
      <w:ins w:id="11035" w:author="mbeckerle" w:date="2012-11-19T14:05:00Z">
        <w:r>
          <w:t>dfdl:textStandard</w:t>
        </w:r>
      </w:ins>
      <w:ins w:id="11036" w:author="mbeckerle" w:date="2012-11-19T14:04:00Z">
        <w:r w:rsidRPr="0033107C">
          <w:t>NaN</w:t>
        </w:r>
      </w:ins>
      <w:ins w:id="11037" w:author="mbeckerle" w:date="2012-11-19T14:06:00Z">
        <w:r>
          <w:t>Rep,</w:t>
        </w:r>
      </w:ins>
      <w:ins w:id="11038" w:author="mbeckerle" w:date="2012-11-19T14:04:00Z">
        <w:r w:rsidRPr="0033107C">
          <w:t xml:space="preserve"> and </w:t>
        </w:r>
        <w:r>
          <w:t xml:space="preserve">dfdl:textStandardZeroRep must all be distinct, and it is a </w:t>
        </w:r>
        <w:r w:rsidRPr="0033107C">
          <w:t xml:space="preserve">schema definition error otherwise. Note that if </w:t>
        </w:r>
      </w:ins>
      <w:ins w:id="11039" w:author="mbeckerle" w:date="2012-11-19T14:06:00Z">
        <w:r>
          <w:t>dfdl:textStandardD</w:t>
        </w:r>
        <w:r w:rsidRPr="0033107C">
          <w:t>ecimal</w:t>
        </w:r>
        <w:r>
          <w:t>S</w:t>
        </w:r>
        <w:r w:rsidRPr="0033107C">
          <w:t xml:space="preserve">eparator, </w:t>
        </w:r>
        <w:r>
          <w:t>dfdl:textStandardG</w:t>
        </w:r>
        <w:r w:rsidRPr="0033107C">
          <w:t>roup</w:t>
        </w:r>
        <w:r>
          <w:t>ingS</w:t>
        </w:r>
        <w:r w:rsidRPr="0033107C">
          <w:t xml:space="preserve">eparator, </w:t>
        </w:r>
      </w:ins>
      <w:ins w:id="11040" w:author="mbeckerle" w:date="2012-11-19T14:07:00Z">
        <w:r>
          <w:t xml:space="preserve">or </w:t>
        </w:r>
      </w:ins>
      <w:ins w:id="11041" w:author="mbeckerle" w:date="2012-11-19T14:06:00Z">
        <w:r>
          <w:t>dfdl:textStandardE</w:t>
        </w:r>
        <w:r w:rsidRPr="0033107C">
          <w:t>xponent</w:t>
        </w:r>
        <w:r>
          <w:t>R</w:t>
        </w:r>
        <w:r w:rsidRPr="0033107C">
          <w:t xml:space="preserve">ep </w:t>
        </w:r>
      </w:ins>
      <w:ins w:id="11042" w:author="mbeckerle" w:date="2012-11-19T14:04:00Z">
        <w:r w:rsidRPr="0033107C">
          <w:t xml:space="preserve">are expressions, this checking </w:t>
        </w:r>
      </w:ins>
      <w:ins w:id="11043" w:author="mbeckerle" w:date="2012-11-19T14:07:00Z">
        <w:r>
          <w:t>can only be carried out during processing (parsing</w:t>
        </w:r>
      </w:ins>
      <w:ins w:id="11044" w:author="Steve Hanson" w:date="2013-02-05T12:38:00Z">
        <w:r w:rsidR="00F5368D">
          <w:t xml:space="preserve"> or </w:t>
        </w:r>
      </w:ins>
      <w:ins w:id="11045" w:author="mbeckerle" w:date="2012-11-19T14:07:00Z">
        <w:del w:id="11046" w:author="Steve Hanson" w:date="2013-02-05T12:38:00Z">
          <w:r w:rsidDel="00F5368D">
            <w:delText>/</w:delText>
          </w:r>
        </w:del>
        <w:r>
          <w:t>unparsing.)</w:t>
        </w:r>
      </w:ins>
      <w:commentRangeEnd w:id="11015"/>
      <w:ins w:id="11047" w:author="mbeckerle" w:date="2013-01-20T15:04:00Z">
        <w:r w:rsidR="00D541F9">
          <w:rPr>
            <w:rStyle w:val="CommentReference"/>
          </w:rPr>
          <w:commentReference w:id="11015"/>
        </w:r>
      </w:ins>
    </w:p>
    <w:p w14:paraId="74CE2814" w14:textId="6F166A30" w:rsidR="00D541F9" w:rsidRPr="005223F4" w:rsidRDefault="00D541F9" w:rsidP="0033107C">
      <w:pPr>
        <w:rPr>
          <w:ins w:id="11048" w:author="mbeckerle" w:date="2012-11-19T14:04:00Z"/>
        </w:rPr>
      </w:pPr>
      <w:ins w:id="11049" w:author="mbeckerle" w:date="2013-01-20T15:06:00Z">
        <w:r>
          <w:rPr>
            <w:rFonts w:ascii="Helv" w:hAnsi="Helv" w:cs="Helv"/>
            <w:lang w:eastAsia="en-GB"/>
          </w:rPr>
          <w:t xml:space="preserve">Implementation note: </w:t>
        </w:r>
      </w:ins>
      <w:ins w:id="11050" w:author="mbeckerle" w:date="2013-01-20T15:05:00Z">
        <w:r>
          <w:rPr>
            <w:rFonts w:ascii="Helv" w:hAnsi="Helv" w:cs="Helv"/>
            <w:lang w:eastAsia="en-GB"/>
          </w:rPr>
          <w:t>This rule is in the interests of clarity, and is an extra constraint compared to ICU</w:t>
        </w:r>
      </w:ins>
      <w:ins w:id="11051" w:author="Steve Hanson" w:date="2013-02-05T12:38:00Z">
        <w:r w:rsidR="00F5368D">
          <w:rPr>
            <w:rFonts w:ascii="Helv" w:hAnsi="Helv" w:cs="Helv"/>
            <w:lang w:eastAsia="en-GB"/>
          </w:rPr>
          <w:t>.</w:t>
        </w:r>
      </w:ins>
    </w:p>
    <w:p w14:paraId="09A3979D" w14:textId="40E2EAB7" w:rsidR="00451198" w:rsidRPr="005223F4" w:rsidDel="004D3284" w:rsidRDefault="00451198" w:rsidP="00451198">
      <w:pPr>
        <w:rPr>
          <w:del w:id="11052" w:author="mbeckerle" w:date="2012-04-22T19:26:00Z"/>
        </w:rPr>
      </w:pPr>
    </w:p>
    <w:bookmarkEnd w:id="11004"/>
    <w:bookmarkEnd w:id="11005"/>
    <w:bookmarkEnd w:id="11006"/>
    <w:bookmarkEnd w:id="11007"/>
    <w:bookmarkEnd w:id="11008"/>
    <w:bookmarkEnd w:id="11009"/>
    <w:bookmarkEnd w:id="11010"/>
    <w:bookmarkEnd w:id="11011"/>
    <w:bookmarkEnd w:id="11012"/>
    <w:bookmarkEnd w:id="11013"/>
    <w:bookmarkEnd w:id="11014"/>
    <w:p w14:paraId="63FC0E3E" w14:textId="77777777" w:rsidR="006631AF" w:rsidRPr="005223F4" w:rsidRDefault="006631AF" w:rsidP="00C315F7"/>
    <w:p w14:paraId="57BB40CE" w14:textId="77777777" w:rsidR="000B19ED" w:rsidRPr="005223F4" w:rsidRDefault="00C80A71" w:rsidP="0031368F">
      <w:pPr>
        <w:pStyle w:val="Heading3"/>
      </w:pPr>
      <w:bookmarkStart w:id="11053" w:name="_Toc254776341"/>
      <w:bookmarkStart w:id="11054" w:name="_Toc254776342"/>
      <w:bookmarkStart w:id="11055" w:name="_Toc254776343"/>
      <w:bookmarkStart w:id="11056" w:name="_Toc254776344"/>
      <w:bookmarkStart w:id="11057" w:name="_Ref254704660"/>
      <w:bookmarkStart w:id="11058" w:name="_Toc349042754"/>
      <w:bookmarkStart w:id="11059" w:name="_Toc362453318"/>
      <w:bookmarkEnd w:id="11053"/>
      <w:bookmarkEnd w:id="11054"/>
      <w:bookmarkEnd w:id="11055"/>
      <w:bookmarkEnd w:id="11056"/>
      <w:r w:rsidRPr="005223F4">
        <w:t xml:space="preserve">The </w:t>
      </w:r>
      <w:r w:rsidR="00824D18" w:rsidRPr="005223F4">
        <w:t>textNumberPattern</w:t>
      </w:r>
      <w:r w:rsidRPr="005223F4">
        <w:t xml:space="preserve"> Property</w:t>
      </w:r>
      <w:bookmarkEnd w:id="11057"/>
      <w:bookmarkEnd w:id="11058"/>
      <w:bookmarkEnd w:id="11059"/>
    </w:p>
    <w:p w14:paraId="45B20856" w14:textId="77777777" w:rsidR="000B19ED" w:rsidRPr="005223F4" w:rsidRDefault="001A3AEC" w:rsidP="00085288">
      <w:r w:rsidRPr="005223F4">
        <w:t xml:space="preserve">The </w:t>
      </w:r>
      <w:r w:rsidR="00444B09" w:rsidRPr="005223F4">
        <w:t>dfdl:</w:t>
      </w:r>
      <w:r w:rsidR="00824D18" w:rsidRPr="005223F4">
        <w:t>textNumberPattern</w:t>
      </w:r>
      <w:r w:rsidRPr="005223F4">
        <w:t xml:space="preserve"> describes how to parse and unparse text representations of number logical types</w:t>
      </w:r>
      <w:r w:rsidR="00085288">
        <w:t xml:space="preserve"> </w:t>
      </w:r>
      <w:r w:rsidR="00085288" w:rsidRPr="005223F4">
        <w:t>with</w:t>
      </w:r>
      <w:r w:rsidR="00085288">
        <w:t xml:space="preserve"> b</w:t>
      </w:r>
      <w:r w:rsidR="00085288" w:rsidRPr="005223F4">
        <w:t>ase 10</w:t>
      </w:r>
      <w:r w:rsidRPr="005223F4">
        <w:t xml:space="preserve">. </w:t>
      </w:r>
    </w:p>
    <w:p w14:paraId="59F69B7D" w14:textId="10CE60EF" w:rsidR="00936F8F" w:rsidRPr="005223F4" w:rsidRDefault="00936F8F" w:rsidP="00444B09">
      <w:r w:rsidRPr="005223F4">
        <w:t>The length of the representation of the number is determined first, and the number pattern is used only for conversion of the</w:t>
      </w:r>
      <w:ins w:id="11060" w:author="mbeckerle" w:date="2013-01-28T14:10:00Z">
        <w:r w:rsidR="00B8072A">
          <w:t xml:space="preserve"> content</w:t>
        </w:r>
      </w:ins>
      <w:r w:rsidRPr="005223F4">
        <w:t xml:space="preserve"> text to and from a numeric logical infoset value.</w:t>
      </w:r>
    </w:p>
    <w:p w14:paraId="64B7F8DA" w14:textId="77777777" w:rsidR="00433E95" w:rsidRPr="005223F4" w:rsidRDefault="00433E95" w:rsidP="00433E95">
      <w:r w:rsidRPr="005223F4">
        <w:t xml:space="preserve">The pattern described below is derived from the ICU DecimalFormat class described here: [ICUDecForm] </w:t>
      </w:r>
    </w:p>
    <w:p w14:paraId="00D2B95D" w14:textId="5C53362F" w:rsidR="00444B09" w:rsidRPr="005223F4" w:rsidDel="004D3284" w:rsidRDefault="00444B09" w:rsidP="00433E95">
      <w:pPr>
        <w:rPr>
          <w:del w:id="11061" w:author="mbeckerle" w:date="2012-04-22T19:27:00Z"/>
        </w:rPr>
      </w:pPr>
    </w:p>
    <w:p w14:paraId="2F1DC30F" w14:textId="77777777" w:rsidR="00AD13B5" w:rsidRPr="005223F4" w:rsidRDefault="00AD13B5" w:rsidP="00865699">
      <w:r w:rsidRPr="005223F4">
        <w:t xml:space="preserve">The pattern </w:t>
      </w:r>
      <w:r w:rsidR="00865699" w:rsidRPr="005223F4">
        <w:t xml:space="preserve">is an ICU-like syntax that </w:t>
      </w:r>
      <w:r w:rsidRPr="005223F4">
        <w:t>define</w:t>
      </w:r>
      <w:r w:rsidR="00865699" w:rsidRPr="005223F4">
        <w:t>s</w:t>
      </w:r>
      <w:r w:rsidRPr="005223F4">
        <w:t xml:space="preserve"> where grouping separators, decimal separators, implied decimal points, exponents, positive signs and negative signs appear. It permits definition by either digits/fractions or significant digits.</w:t>
      </w:r>
    </w:p>
    <w:p w14:paraId="23D0D89D" w14:textId="77777777" w:rsidR="00C315F7" w:rsidRPr="005223F4" w:rsidRDefault="00C315F7" w:rsidP="00865699">
      <w:r w:rsidRPr="005223F4">
        <w:t xml:space="preserve">If the pattern uses digits/fractions then these must match any </w:t>
      </w:r>
      <w:r w:rsidR="007F5736" w:rsidRPr="005223F4">
        <w:t>XML schema</w:t>
      </w:r>
      <w:r w:rsidRPr="005223F4">
        <w:t xml:space="preserve"> facets. If not it is a schema definition error.</w:t>
      </w:r>
    </w:p>
    <w:p w14:paraId="1E12CCED" w14:textId="7F52A2C1" w:rsidR="00444B09" w:rsidRPr="005223F4" w:rsidDel="004D3284" w:rsidRDefault="00444B09" w:rsidP="00865699">
      <w:pPr>
        <w:rPr>
          <w:del w:id="11062" w:author="mbeckerle" w:date="2012-04-22T19:28:00Z"/>
        </w:rPr>
      </w:pPr>
    </w:p>
    <w:p w14:paraId="524C5FAC" w14:textId="77777777" w:rsidR="0077279F" w:rsidRPr="004D3284" w:rsidRDefault="00E76101">
      <w:pPr>
        <w:pStyle w:val="Heading4"/>
      </w:pPr>
      <w:bookmarkStart w:id="11063" w:name="_Ref275431294"/>
      <w:r w:rsidRPr="004D3284">
        <w:t>dfdl:</w:t>
      </w:r>
      <w:r w:rsidR="0077279F" w:rsidRPr="004D3284">
        <w:t xml:space="preserve">textNumberPattern for </w:t>
      </w:r>
      <w:r w:rsidR="00F87B81" w:rsidRPr="004D3284">
        <w:t>dfdl:</w:t>
      </w:r>
      <w:r w:rsidR="0077279F" w:rsidRPr="00D46C4F">
        <w:t>textNumberRep 'standard'</w:t>
      </w:r>
      <w:bookmarkEnd w:id="11063"/>
    </w:p>
    <w:p w14:paraId="56FF3B30" w14:textId="77777777" w:rsidR="007E0EA2" w:rsidRPr="005223F4" w:rsidRDefault="007E0EA2" w:rsidP="00AD13B5">
      <w:r w:rsidRPr="005223F4">
        <w:t>When dfdl:textNumberRep is 'standard' this property only applie</w:t>
      </w:r>
      <w:r w:rsidR="00E76101" w:rsidRPr="005223F4">
        <w:t>s</w:t>
      </w:r>
      <w:r w:rsidRPr="005223F4">
        <w:t xml:space="preserve"> when  dfdl:textStandardBase is 10</w:t>
      </w:r>
    </w:p>
    <w:p w14:paraId="188E7F99" w14:textId="77777777" w:rsidR="00AD13B5" w:rsidRPr="005223F4" w:rsidRDefault="00AD13B5" w:rsidP="00AD13B5">
      <w:r w:rsidRPr="005223F4">
        <w:t>The pattern comes in two parts separated by a semi-colon. The first is mandatory and applies to positive numbers, the second is optional and applies to negative numbers.</w:t>
      </w:r>
    </w:p>
    <w:p w14:paraId="2DC1DE49" w14:textId="77777777" w:rsidR="00AD13B5" w:rsidRPr="005223F4" w:rsidRDefault="00AD13B5" w:rsidP="00AD13B5">
      <w:r w:rsidRPr="005223F4">
        <w:t>Examples</w:t>
      </w:r>
      <w:r w:rsidR="00E76101" w:rsidRPr="005223F4">
        <w:t>:</w:t>
      </w:r>
      <w:r w:rsidRPr="005223F4">
        <w:t xml:space="preserve"> The first shows digits/fractions and positive/negative signs, the second shows exponent, the third shows </w:t>
      </w:r>
      <w:ins w:id="11064" w:author="Steve Hanson" w:date="2012-02-23T16:26:00Z">
        <w:r w:rsidR="005617C6">
          <w:t>virtual decimal point</w:t>
        </w:r>
      </w:ins>
      <w:ins w:id="11065" w:author="Steve Hanson" w:date="2012-02-23T16:28:00Z">
        <w:r w:rsidR="005617C6">
          <w:t xml:space="preserve">, the fourth shows scaling </w:t>
        </w:r>
      </w:ins>
      <w:ins w:id="11066" w:author="Steve Hanson" w:date="2012-02-23T16:29:00Z">
        <w:r w:rsidR="005617C6">
          <w:t>position</w:t>
        </w:r>
      </w:ins>
      <w:del w:id="11067" w:author="Steve Hanson" w:date="2012-02-23T16:26:00Z">
        <w:r w:rsidRPr="005223F4" w:rsidDel="005617C6">
          <w:delText>significant digits</w:delText>
        </w:r>
      </w:del>
      <w:r w:rsidRPr="005223F4">
        <w:t>.</w:t>
      </w:r>
    </w:p>
    <w:p w14:paraId="017957DC" w14:textId="77777777" w:rsidR="00AD13B5" w:rsidRPr="005223F4" w:rsidRDefault="00AD13B5" w:rsidP="00AD13B5">
      <w:r w:rsidRPr="005223F4">
        <w:t>+###,##0.00;(###,##0.00)</w:t>
      </w:r>
    </w:p>
    <w:p w14:paraId="272C5563" w14:textId="77777777" w:rsidR="00AD13B5" w:rsidRPr="005223F4" w:rsidRDefault="00AD13B5" w:rsidP="00AD13B5">
      <w:pPr>
        <w:rPr>
          <w:rFonts w:cs="Arial"/>
          <w:color w:val="000000"/>
        </w:rPr>
      </w:pPr>
      <w:r w:rsidRPr="005223F4">
        <w:rPr>
          <w:rFonts w:cs="Arial"/>
          <w:color w:val="000000"/>
        </w:rPr>
        <w:t>##0.</w:t>
      </w:r>
      <w:r w:rsidR="00974F06">
        <w:rPr>
          <w:rFonts w:cs="Arial"/>
          <w:color w:val="000000"/>
        </w:rPr>
        <w:t>0</w:t>
      </w:r>
      <w:r w:rsidRPr="005223F4">
        <w:rPr>
          <w:rFonts w:cs="Arial"/>
          <w:color w:val="000000"/>
        </w:rPr>
        <w:t>#E0</w:t>
      </w:r>
    </w:p>
    <w:p w14:paraId="6AD46EDC" w14:textId="77777777" w:rsidR="00AD13B5" w:rsidRDefault="00AD13B5" w:rsidP="00AD13B5">
      <w:pPr>
        <w:rPr>
          <w:ins w:id="11068" w:author="Steve Hanson" w:date="2012-02-23T16:29:00Z"/>
          <w:rFonts w:cs="Arial"/>
          <w:color w:val="000000"/>
        </w:rPr>
      </w:pPr>
      <w:del w:id="11069" w:author="Steve Hanson" w:date="2012-02-23T16:28:00Z">
        <w:r w:rsidRPr="005223F4" w:rsidDel="005617C6">
          <w:rPr>
            <w:rFonts w:cs="Arial"/>
            <w:color w:val="000000"/>
          </w:rPr>
          <w:delText>+</w:delText>
        </w:r>
      </w:del>
      <w:ins w:id="11070" w:author="Steve Hanson" w:date="2012-02-23T16:28:00Z">
        <w:r w:rsidR="005617C6">
          <w:rPr>
            <w:rFonts w:cs="Arial"/>
            <w:color w:val="000000"/>
          </w:rPr>
          <w:t>000</w:t>
        </w:r>
      </w:ins>
      <w:del w:id="11071" w:author="Steve Hanson" w:date="2012-02-23T16:28:00Z">
        <w:r w:rsidRPr="005223F4" w:rsidDel="005617C6">
          <w:rPr>
            <w:rFonts w:cs="Arial"/>
            <w:color w:val="000000"/>
          </w:rPr>
          <w:delText>###</w:delText>
        </w:r>
      </w:del>
      <w:r w:rsidRPr="005223F4">
        <w:rPr>
          <w:rFonts w:cs="Arial"/>
          <w:color w:val="000000"/>
        </w:rPr>
        <w:t>V</w:t>
      </w:r>
      <w:ins w:id="11072" w:author="Steve Hanson" w:date="2012-02-23T16:26:00Z">
        <w:r w:rsidR="005617C6">
          <w:rPr>
            <w:rFonts w:cs="Arial"/>
            <w:color w:val="000000"/>
          </w:rPr>
          <w:t>0</w:t>
        </w:r>
      </w:ins>
      <w:del w:id="11073" w:author="Steve Hanson" w:date="2012-02-23T16:26:00Z">
        <w:r w:rsidRPr="005223F4" w:rsidDel="005617C6">
          <w:rPr>
            <w:rFonts w:cs="Arial"/>
            <w:color w:val="000000"/>
          </w:rPr>
          <w:delText>#</w:delText>
        </w:r>
      </w:del>
      <w:r w:rsidR="0005422F">
        <w:rPr>
          <w:rFonts w:cs="Arial"/>
          <w:color w:val="000000"/>
        </w:rPr>
        <w:t>0</w:t>
      </w:r>
    </w:p>
    <w:p w14:paraId="72ADE697" w14:textId="77777777" w:rsidR="005617C6" w:rsidRPr="005223F4" w:rsidRDefault="005617C6" w:rsidP="00AD13B5">
      <w:pPr>
        <w:rPr>
          <w:rFonts w:cs="Arial"/>
          <w:color w:val="000000"/>
        </w:rPr>
      </w:pPr>
      <w:ins w:id="11074" w:author="Steve Hanson" w:date="2012-02-23T16:29:00Z">
        <w:r>
          <w:rPr>
            <w:rFonts w:cs="Arial"/>
            <w:color w:val="000000"/>
          </w:rPr>
          <w:t>PPP0000</w:t>
        </w:r>
      </w:ins>
    </w:p>
    <w:p w14:paraId="14743069" w14:textId="203AC5B8" w:rsidR="008F14A5" w:rsidDel="004D3284" w:rsidRDefault="008F14A5" w:rsidP="00460084">
      <w:pPr>
        <w:rPr>
          <w:del w:id="11075" w:author="mbeckerle" w:date="2012-04-22T19:28:00Z"/>
          <w:rFonts w:cs="Arial"/>
          <w:color w:val="000000"/>
        </w:rPr>
      </w:pPr>
    </w:p>
    <w:p w14:paraId="4871E1DE" w14:textId="77777777" w:rsidR="00AD13B5" w:rsidRDefault="005617C6" w:rsidP="00460084">
      <w:pPr>
        <w:rPr>
          <w:ins w:id="11076" w:author="Steve Hanson" w:date="2012-02-23T16:29:00Z"/>
          <w:rFonts w:cs="Arial"/>
          <w:color w:val="000000"/>
        </w:rPr>
      </w:pPr>
      <w:ins w:id="11077" w:author="Steve Hanson" w:date="2012-02-23T16:29:00Z">
        <w:r>
          <w:rPr>
            <w:rFonts w:cs="Arial"/>
            <w:color w:val="000000"/>
          </w:rPr>
          <w:t>The</w:t>
        </w:r>
      </w:ins>
      <w:del w:id="11078" w:author="Steve Hanson" w:date="2012-02-23T16:29:00Z">
        <w:r w:rsidR="00AD13B5" w:rsidRPr="005223F4" w:rsidDel="005617C6">
          <w:rPr>
            <w:rFonts w:cs="Arial"/>
            <w:color w:val="000000"/>
          </w:rPr>
          <w:delText>Note that</w:delText>
        </w:r>
      </w:del>
      <w:r w:rsidR="00AD13B5" w:rsidRPr="005223F4">
        <w:rPr>
          <w:rFonts w:cs="Arial"/>
          <w:color w:val="000000"/>
        </w:rPr>
        <w:t xml:space="preserve"> 'V' </w:t>
      </w:r>
      <w:ins w:id="11079" w:author="Steve Hanson" w:date="2012-02-23T16:29:00Z">
        <w:r>
          <w:rPr>
            <w:rFonts w:cs="Arial"/>
            <w:color w:val="000000"/>
          </w:rPr>
          <w:t xml:space="preserve">symbol </w:t>
        </w:r>
      </w:ins>
      <w:r w:rsidR="00AD13B5" w:rsidRPr="005223F4">
        <w:rPr>
          <w:rFonts w:cs="Arial"/>
          <w:color w:val="000000"/>
        </w:rPr>
        <w:t>is used to indicate the location of an implied decimal point for fixed point number</w:t>
      </w:r>
      <w:r w:rsidR="00460084" w:rsidRPr="005223F4">
        <w:rPr>
          <w:rFonts w:cs="Arial"/>
          <w:color w:val="000000"/>
        </w:rPr>
        <w:t xml:space="preserve"> representations</w:t>
      </w:r>
      <w:r w:rsidR="00AD13B5" w:rsidRPr="005223F4">
        <w:rPr>
          <w:rFonts w:cs="Arial"/>
          <w:color w:val="000000"/>
        </w:rPr>
        <w:t>. (This is an extension to the ICU pattern language.)</w:t>
      </w:r>
    </w:p>
    <w:p w14:paraId="53F2E48E" w14:textId="77777777" w:rsidR="005617C6" w:rsidRPr="005223F4" w:rsidRDefault="005617C6" w:rsidP="00460084">
      <w:pPr>
        <w:rPr>
          <w:rFonts w:cs="Arial"/>
        </w:rPr>
      </w:pPr>
      <w:ins w:id="11080" w:author="Steve Hanson" w:date="2012-02-23T16:29:00Z">
        <w:r>
          <w:rPr>
            <w:rFonts w:cs="Arial"/>
            <w:color w:val="000000"/>
          </w:rPr>
          <w:t xml:space="preserve">The ‘P’ symbol is used to </w:t>
        </w:r>
      </w:ins>
      <w:ins w:id="11081" w:author="Steve Hanson" w:date="2012-02-23T16:30:00Z">
        <w:r>
          <w:rPr>
            <w:rFonts w:cs="Arial"/>
            <w:color w:val="000000"/>
          </w:rPr>
          <w:t xml:space="preserve">indicate that a decimal scaling factor needs to be applied. </w:t>
        </w:r>
        <w:r w:rsidRPr="005223F4">
          <w:rPr>
            <w:rFonts w:cs="Arial"/>
            <w:color w:val="000000"/>
          </w:rPr>
          <w:t>(This is an extension to the ICU pattern language.)</w:t>
        </w:r>
      </w:ins>
    </w:p>
    <w:p w14:paraId="2836EC6F" w14:textId="77777777" w:rsidR="00AD13B5" w:rsidRPr="005223F4" w:rsidRDefault="00AD13B5" w:rsidP="00AD13B5">
      <w:r w:rsidRPr="005223F4">
        <w:t>The actual grouping separator, decimal separator and exponent characters are defined independently of the pattern.</w:t>
      </w:r>
    </w:p>
    <w:p w14:paraId="5E1937C9" w14:textId="77777777" w:rsidR="00AD13B5" w:rsidRPr="005223F4" w:rsidRDefault="00AD13B5" w:rsidP="00AD13B5">
      <w:r w:rsidRPr="005223F4">
        <w:t>The actual positive sign and negative sign are defined within the pattern itself.</w:t>
      </w:r>
    </w:p>
    <w:p w14:paraId="087E1594" w14:textId="09BFE436" w:rsidR="00444B09" w:rsidRPr="005223F4" w:rsidDel="004D3284" w:rsidRDefault="00444B09" w:rsidP="00AD13B5">
      <w:pPr>
        <w:rPr>
          <w:del w:id="11082" w:author="mbeckerle" w:date="2012-04-22T19:28:00Z"/>
        </w:rPr>
      </w:pPr>
    </w:p>
    <w:p w14:paraId="680E9665" w14:textId="597C6D29" w:rsidR="00880642" w:rsidRPr="005223F4" w:rsidRDefault="00880642" w:rsidP="00D56D66">
      <w:pPr>
        <w:spacing w:after="120"/>
      </w:pPr>
      <w:r w:rsidRPr="005223F4">
        <w:t xml:space="preserve">Many characters in a pattern are taken literally; they are matched during parsing and output unchanged during </w:t>
      </w:r>
      <w:del w:id="11083" w:author="mbeckerle" w:date="2012-08-14T12:25:00Z">
        <w:r w:rsidRPr="005223F4" w:rsidDel="00593E88">
          <w:delText>formatting</w:delText>
        </w:r>
      </w:del>
      <w:ins w:id="11084" w:author="mbeckerle" w:date="2012-08-14T12:25:00Z">
        <w:r w:rsidR="00593E88">
          <w:t>unparsing</w:t>
        </w:r>
      </w:ins>
      <w:r w:rsidRPr="005223F4">
        <w:t>. Special characters, on the other hand, stand for other characters, strings, or classes of characters. For example, the '#' character is replaced by a digit.</w:t>
      </w:r>
    </w:p>
    <w:p w14:paraId="12AC9369" w14:textId="77777777" w:rsidR="00880642" w:rsidRDefault="009C2D34" w:rsidP="00880642">
      <w:pPr>
        <w:spacing w:after="120"/>
        <w:rPr>
          <w:ins w:id="11085" w:author="mbeckerle" w:date="2013-01-28T16:39:00Z"/>
        </w:rPr>
      </w:pPr>
      <w:r w:rsidRPr="005223F4">
        <w:t>To insert a special character in a pattern as a literal, that is, without any special meaning, the character must be quoted. There are some exceptions to this which are noted below.</w:t>
      </w:r>
    </w:p>
    <w:p w14:paraId="7EA1DD5B" w14:textId="77777777" w:rsidR="00B51083" w:rsidRPr="005223F4" w:rsidRDefault="00B51083" w:rsidP="00880642">
      <w:pPr>
        <w:spacing w:after="120"/>
      </w:pPr>
    </w:p>
    <w:tbl>
      <w:tblPr>
        <w:tblStyle w:val="TableGrid"/>
        <w:tblW w:w="0" w:type="auto"/>
        <w:tblLook w:val="0000" w:firstRow="0" w:lastRow="0" w:firstColumn="0" w:lastColumn="0" w:noHBand="0" w:noVBand="0"/>
      </w:tblPr>
      <w:tblGrid>
        <w:gridCol w:w="1668"/>
        <w:gridCol w:w="2314"/>
        <w:gridCol w:w="4874"/>
      </w:tblGrid>
      <w:tr w:rsidR="001B16F7" w:rsidRPr="005223F4" w14:paraId="320869C7" w14:textId="77777777" w:rsidTr="00D46C4F">
        <w:tc>
          <w:tcPr>
            <w:tcW w:w="0" w:type="auto"/>
            <w:shd w:val="clear" w:color="auto" w:fill="F2F2F2" w:themeFill="background1" w:themeFillShade="F2"/>
          </w:tcPr>
          <w:p w14:paraId="019FDA25" w14:textId="77777777" w:rsidR="001B16F7" w:rsidRPr="00D46C4F" w:rsidRDefault="001B16F7" w:rsidP="00D67874">
            <w:pPr>
              <w:rPr>
                <w:b/>
              </w:rPr>
            </w:pPr>
            <w:commentRangeStart w:id="11086"/>
            <w:r w:rsidRPr="00D46C4F">
              <w:rPr>
                <w:b/>
              </w:rPr>
              <w:t>Symbol</w:t>
            </w:r>
            <w:commentRangeEnd w:id="11086"/>
            <w:r w:rsidR="005617C6" w:rsidRPr="00D46C4F">
              <w:rPr>
                <w:rStyle w:val="CommentReference"/>
                <w:b/>
              </w:rPr>
              <w:commentReference w:id="11086"/>
            </w:r>
            <w:r w:rsidRPr="00D46C4F">
              <w:rPr>
                <w:b/>
              </w:rPr>
              <w:t xml:space="preserve"> </w:t>
            </w:r>
          </w:p>
        </w:tc>
        <w:tc>
          <w:tcPr>
            <w:tcW w:w="0" w:type="auto"/>
            <w:shd w:val="clear" w:color="auto" w:fill="F2F2F2" w:themeFill="background1" w:themeFillShade="F2"/>
          </w:tcPr>
          <w:p w14:paraId="6C807D5A" w14:textId="77777777" w:rsidR="001B16F7" w:rsidRPr="00D46C4F" w:rsidRDefault="001B16F7" w:rsidP="00D67874">
            <w:pPr>
              <w:rPr>
                <w:b/>
              </w:rPr>
            </w:pPr>
            <w:commentRangeStart w:id="11087"/>
            <w:commentRangeStart w:id="11088"/>
            <w:r w:rsidRPr="00D46C4F">
              <w:rPr>
                <w:b/>
              </w:rPr>
              <w:t>Location</w:t>
            </w:r>
            <w:commentRangeEnd w:id="11087"/>
            <w:r w:rsidR="005617C6" w:rsidRPr="00D46C4F">
              <w:rPr>
                <w:rStyle w:val="CommentReference"/>
                <w:b/>
              </w:rPr>
              <w:commentReference w:id="11087"/>
            </w:r>
            <w:commentRangeEnd w:id="11088"/>
            <w:r w:rsidR="005964FC" w:rsidRPr="00D46C4F">
              <w:rPr>
                <w:rStyle w:val="CommentReference"/>
                <w:b/>
              </w:rPr>
              <w:commentReference w:id="11088"/>
            </w:r>
            <w:r w:rsidRPr="00D46C4F">
              <w:rPr>
                <w:b/>
              </w:rPr>
              <w:t xml:space="preserve"> </w:t>
            </w:r>
          </w:p>
        </w:tc>
        <w:tc>
          <w:tcPr>
            <w:tcW w:w="0" w:type="auto"/>
            <w:shd w:val="clear" w:color="auto" w:fill="F2F2F2" w:themeFill="background1" w:themeFillShade="F2"/>
          </w:tcPr>
          <w:p w14:paraId="1855E394" w14:textId="77777777" w:rsidR="001B16F7" w:rsidRPr="00D46C4F" w:rsidRDefault="001B16F7" w:rsidP="00D67874">
            <w:pPr>
              <w:rPr>
                <w:b/>
              </w:rPr>
            </w:pPr>
            <w:r w:rsidRPr="00D46C4F">
              <w:rPr>
                <w:b/>
              </w:rPr>
              <w:t xml:space="preserve">Meaning </w:t>
            </w:r>
          </w:p>
        </w:tc>
      </w:tr>
      <w:tr w:rsidR="001B16F7" w:rsidRPr="005223F4" w14:paraId="5A6A27A9" w14:textId="77777777" w:rsidTr="00B03EAB">
        <w:tc>
          <w:tcPr>
            <w:tcW w:w="0" w:type="auto"/>
          </w:tcPr>
          <w:p w14:paraId="07CEB5F0" w14:textId="77777777" w:rsidR="001B16F7" w:rsidRPr="005223F4" w:rsidRDefault="001B16F7" w:rsidP="00D67874">
            <w:r w:rsidRPr="005223F4">
              <w:t xml:space="preserve">0 </w:t>
            </w:r>
          </w:p>
        </w:tc>
        <w:tc>
          <w:tcPr>
            <w:tcW w:w="0" w:type="auto"/>
          </w:tcPr>
          <w:p w14:paraId="202665F9" w14:textId="77777777" w:rsidR="001B16F7" w:rsidRPr="005223F4" w:rsidRDefault="001B16F7" w:rsidP="00D67874">
            <w:r w:rsidRPr="005223F4">
              <w:t xml:space="preserve">Number </w:t>
            </w:r>
          </w:p>
        </w:tc>
        <w:tc>
          <w:tcPr>
            <w:tcW w:w="0" w:type="auto"/>
          </w:tcPr>
          <w:p w14:paraId="7C22B441" w14:textId="77777777" w:rsidR="001B16F7" w:rsidRPr="005223F4" w:rsidRDefault="001B16F7" w:rsidP="00D67874">
            <w:r w:rsidRPr="005223F4">
              <w:t xml:space="preserve">Digit </w:t>
            </w:r>
          </w:p>
        </w:tc>
      </w:tr>
      <w:tr w:rsidR="001B16F7" w:rsidRPr="005223F4" w14:paraId="6782F04F" w14:textId="77777777" w:rsidTr="00B03EAB">
        <w:tc>
          <w:tcPr>
            <w:tcW w:w="0" w:type="auto"/>
          </w:tcPr>
          <w:p w14:paraId="35805696" w14:textId="77777777" w:rsidR="001B16F7" w:rsidRPr="005223F4" w:rsidRDefault="001B16F7" w:rsidP="00D67874">
            <w:r w:rsidRPr="005223F4">
              <w:t xml:space="preserve">1-9 </w:t>
            </w:r>
          </w:p>
        </w:tc>
        <w:tc>
          <w:tcPr>
            <w:tcW w:w="0" w:type="auto"/>
          </w:tcPr>
          <w:p w14:paraId="17868A51" w14:textId="77777777" w:rsidR="001B16F7" w:rsidRPr="005223F4" w:rsidRDefault="001B16F7" w:rsidP="00D67874">
            <w:r w:rsidRPr="005223F4">
              <w:t xml:space="preserve">Number </w:t>
            </w:r>
          </w:p>
        </w:tc>
        <w:tc>
          <w:tcPr>
            <w:tcW w:w="0" w:type="auto"/>
          </w:tcPr>
          <w:p w14:paraId="1F750664" w14:textId="77777777" w:rsidR="001B16F7" w:rsidRPr="005223F4" w:rsidRDefault="001B16F7" w:rsidP="00D67874">
            <w:r w:rsidRPr="005223F4">
              <w:t xml:space="preserve">'1' through '9' indicates rounding. </w:t>
            </w:r>
          </w:p>
        </w:tc>
      </w:tr>
      <w:tr w:rsidR="001B16F7" w:rsidRPr="005223F4" w14:paraId="1F591206" w14:textId="77777777" w:rsidTr="00B03EAB">
        <w:tc>
          <w:tcPr>
            <w:tcW w:w="0" w:type="auto"/>
          </w:tcPr>
          <w:p w14:paraId="2549F991" w14:textId="77777777" w:rsidR="001B16F7" w:rsidRPr="005223F4" w:rsidRDefault="001B16F7" w:rsidP="00D67874">
            <w:r w:rsidRPr="005223F4">
              <w:t xml:space="preserve"># </w:t>
            </w:r>
          </w:p>
        </w:tc>
        <w:tc>
          <w:tcPr>
            <w:tcW w:w="0" w:type="auto"/>
          </w:tcPr>
          <w:p w14:paraId="21F7F49D" w14:textId="77777777" w:rsidR="001B16F7" w:rsidRPr="005223F4" w:rsidRDefault="001B16F7" w:rsidP="00D67874">
            <w:r w:rsidRPr="005223F4">
              <w:t xml:space="preserve">Number </w:t>
            </w:r>
          </w:p>
        </w:tc>
        <w:tc>
          <w:tcPr>
            <w:tcW w:w="0" w:type="auto"/>
          </w:tcPr>
          <w:p w14:paraId="406FE2B5" w14:textId="77777777" w:rsidR="001B16F7" w:rsidRPr="005223F4" w:rsidRDefault="001B16F7" w:rsidP="00D67874">
            <w:r w:rsidRPr="005223F4">
              <w:t xml:space="preserve">Digit, zero shows as absent </w:t>
            </w:r>
          </w:p>
        </w:tc>
      </w:tr>
      <w:tr w:rsidR="001B16F7" w:rsidRPr="005223F4" w14:paraId="02BDCB0C" w14:textId="77777777" w:rsidTr="00B03EAB">
        <w:tc>
          <w:tcPr>
            <w:tcW w:w="0" w:type="auto"/>
          </w:tcPr>
          <w:p w14:paraId="3715229B" w14:textId="77777777" w:rsidR="001B16F7" w:rsidRPr="005223F4" w:rsidRDefault="001B16F7" w:rsidP="00D67874">
            <w:r w:rsidRPr="005223F4">
              <w:t xml:space="preserve">. </w:t>
            </w:r>
          </w:p>
        </w:tc>
        <w:tc>
          <w:tcPr>
            <w:tcW w:w="0" w:type="auto"/>
          </w:tcPr>
          <w:p w14:paraId="40DD7784" w14:textId="77777777" w:rsidR="001B16F7" w:rsidRPr="005223F4" w:rsidRDefault="001B16F7" w:rsidP="00D67874">
            <w:r w:rsidRPr="005223F4">
              <w:t xml:space="preserve">Number </w:t>
            </w:r>
          </w:p>
        </w:tc>
        <w:tc>
          <w:tcPr>
            <w:tcW w:w="0" w:type="auto"/>
          </w:tcPr>
          <w:p w14:paraId="0B3EC950" w14:textId="77777777" w:rsidR="001B16F7" w:rsidRPr="005223F4" w:rsidRDefault="001B16F7" w:rsidP="00D67874">
            <w:r w:rsidRPr="005223F4">
              <w:t xml:space="preserve">Decimal separator or monetary decimal separator </w:t>
            </w:r>
          </w:p>
        </w:tc>
      </w:tr>
      <w:tr w:rsidR="001B16F7" w:rsidRPr="005223F4" w14:paraId="0943F590" w14:textId="77777777" w:rsidTr="00B03EAB">
        <w:tc>
          <w:tcPr>
            <w:tcW w:w="0" w:type="auto"/>
          </w:tcPr>
          <w:p w14:paraId="46233BB0" w14:textId="77777777" w:rsidR="001B16F7" w:rsidRPr="005223F4" w:rsidRDefault="001B16F7" w:rsidP="00D67874">
            <w:r w:rsidRPr="005223F4">
              <w:t xml:space="preserve">- </w:t>
            </w:r>
          </w:p>
        </w:tc>
        <w:tc>
          <w:tcPr>
            <w:tcW w:w="0" w:type="auto"/>
          </w:tcPr>
          <w:p w14:paraId="50B5AED9" w14:textId="77777777" w:rsidR="001B16F7" w:rsidRPr="005223F4" w:rsidRDefault="001B16F7" w:rsidP="00D67874">
            <w:r w:rsidRPr="005223F4">
              <w:t xml:space="preserve">Number </w:t>
            </w:r>
          </w:p>
        </w:tc>
        <w:tc>
          <w:tcPr>
            <w:tcW w:w="0" w:type="auto"/>
          </w:tcPr>
          <w:p w14:paraId="6501987E" w14:textId="77777777" w:rsidR="001B16F7" w:rsidRPr="005223F4" w:rsidRDefault="001B16F7" w:rsidP="00D67874">
            <w:r w:rsidRPr="005223F4">
              <w:t xml:space="preserve">Minus sign </w:t>
            </w:r>
          </w:p>
        </w:tc>
      </w:tr>
      <w:tr w:rsidR="001B16F7" w:rsidRPr="005223F4" w14:paraId="2E483C78" w14:textId="77777777" w:rsidTr="00B03EAB">
        <w:tc>
          <w:tcPr>
            <w:tcW w:w="0" w:type="auto"/>
          </w:tcPr>
          <w:p w14:paraId="0F305C59" w14:textId="77777777" w:rsidR="001B16F7" w:rsidRPr="005223F4" w:rsidRDefault="001B16F7" w:rsidP="00D67874">
            <w:r w:rsidRPr="005223F4">
              <w:t xml:space="preserve">, </w:t>
            </w:r>
          </w:p>
        </w:tc>
        <w:tc>
          <w:tcPr>
            <w:tcW w:w="0" w:type="auto"/>
          </w:tcPr>
          <w:p w14:paraId="4D537D4D" w14:textId="77777777" w:rsidR="001B16F7" w:rsidRPr="005223F4" w:rsidRDefault="001B16F7" w:rsidP="00D67874">
            <w:r w:rsidRPr="005223F4">
              <w:t xml:space="preserve">Number </w:t>
            </w:r>
          </w:p>
        </w:tc>
        <w:tc>
          <w:tcPr>
            <w:tcW w:w="0" w:type="auto"/>
          </w:tcPr>
          <w:p w14:paraId="16FACAF1" w14:textId="77777777" w:rsidR="001B16F7" w:rsidRPr="005223F4" w:rsidRDefault="001B16F7" w:rsidP="00D67874">
            <w:r w:rsidRPr="005223F4">
              <w:t xml:space="preserve">Grouping separator </w:t>
            </w:r>
          </w:p>
        </w:tc>
      </w:tr>
      <w:tr w:rsidR="001B16F7" w:rsidRPr="005223F4" w14:paraId="4557C90E" w14:textId="77777777" w:rsidTr="00B03EAB">
        <w:tc>
          <w:tcPr>
            <w:tcW w:w="0" w:type="auto"/>
          </w:tcPr>
          <w:p w14:paraId="244494EC" w14:textId="77777777" w:rsidR="001B16F7" w:rsidRPr="005223F4" w:rsidRDefault="001B16F7" w:rsidP="00D67874">
            <w:r w:rsidRPr="005223F4">
              <w:t xml:space="preserve">E </w:t>
            </w:r>
          </w:p>
        </w:tc>
        <w:tc>
          <w:tcPr>
            <w:tcW w:w="0" w:type="auto"/>
          </w:tcPr>
          <w:p w14:paraId="7611E697" w14:textId="77777777" w:rsidR="001B16F7" w:rsidRPr="005223F4" w:rsidRDefault="001B16F7" w:rsidP="00D67874">
            <w:r w:rsidRPr="005223F4">
              <w:t xml:space="preserve">Number </w:t>
            </w:r>
          </w:p>
        </w:tc>
        <w:tc>
          <w:tcPr>
            <w:tcW w:w="0" w:type="auto"/>
          </w:tcPr>
          <w:p w14:paraId="27C82C4A" w14:textId="77777777" w:rsidR="001B16F7" w:rsidRPr="005223F4" w:rsidRDefault="001B16F7" w:rsidP="00D67874">
            <w:r w:rsidRPr="005223F4">
              <w:t xml:space="preserve">Separates mantissa and exponent in scientific notation. Need not be quoted in prefix or suffix. </w:t>
            </w:r>
          </w:p>
        </w:tc>
      </w:tr>
      <w:tr w:rsidR="001B16F7" w:rsidRPr="005223F4" w14:paraId="15EA8D18" w14:textId="77777777" w:rsidTr="00B03EAB">
        <w:tc>
          <w:tcPr>
            <w:tcW w:w="0" w:type="auto"/>
          </w:tcPr>
          <w:p w14:paraId="53C90470" w14:textId="77777777" w:rsidR="001B16F7" w:rsidRPr="005223F4" w:rsidRDefault="001B16F7" w:rsidP="00D67874">
            <w:r w:rsidRPr="005223F4">
              <w:t xml:space="preserve">+ </w:t>
            </w:r>
          </w:p>
        </w:tc>
        <w:tc>
          <w:tcPr>
            <w:tcW w:w="0" w:type="auto"/>
          </w:tcPr>
          <w:p w14:paraId="61BC1B2C" w14:textId="77777777" w:rsidR="001B16F7" w:rsidRPr="005223F4" w:rsidRDefault="001B16F7" w:rsidP="00D67874">
            <w:r w:rsidRPr="005223F4">
              <w:t xml:space="preserve">Exponent </w:t>
            </w:r>
          </w:p>
        </w:tc>
        <w:tc>
          <w:tcPr>
            <w:tcW w:w="0" w:type="auto"/>
          </w:tcPr>
          <w:p w14:paraId="086B42B3" w14:textId="77777777" w:rsidR="001B16F7" w:rsidRPr="005223F4" w:rsidRDefault="001B16F7" w:rsidP="00D67874">
            <w:r w:rsidRPr="005223F4">
              <w:t xml:space="preserve">Prefix positive exponents with plus sign. Need not be quoted in prefix or suffix. </w:t>
            </w:r>
          </w:p>
        </w:tc>
      </w:tr>
      <w:tr w:rsidR="001B16F7" w:rsidRPr="005223F4" w14:paraId="20A87502" w14:textId="77777777" w:rsidTr="00B03EAB">
        <w:tc>
          <w:tcPr>
            <w:tcW w:w="0" w:type="auto"/>
          </w:tcPr>
          <w:p w14:paraId="623390CE" w14:textId="77777777" w:rsidR="001B16F7" w:rsidRPr="005223F4" w:rsidRDefault="001B16F7" w:rsidP="00D67874">
            <w:r w:rsidRPr="005223F4">
              <w:t xml:space="preserve">; </w:t>
            </w:r>
          </w:p>
        </w:tc>
        <w:tc>
          <w:tcPr>
            <w:tcW w:w="0" w:type="auto"/>
          </w:tcPr>
          <w:p w14:paraId="6F472CCA" w14:textId="77777777" w:rsidR="001B16F7" w:rsidRPr="005223F4" w:rsidRDefault="001B16F7" w:rsidP="00D67874">
            <w:r w:rsidRPr="005223F4">
              <w:t xml:space="preserve">Subpattern boundary </w:t>
            </w:r>
          </w:p>
        </w:tc>
        <w:tc>
          <w:tcPr>
            <w:tcW w:w="0" w:type="auto"/>
          </w:tcPr>
          <w:p w14:paraId="188E2830" w14:textId="77777777" w:rsidR="001B16F7" w:rsidRPr="005223F4" w:rsidRDefault="001B16F7" w:rsidP="00D67874">
            <w:r w:rsidRPr="005223F4">
              <w:t xml:space="preserve">Separates positive and negative subpatterns </w:t>
            </w:r>
          </w:p>
        </w:tc>
      </w:tr>
      <w:tr w:rsidR="001B16F7" w:rsidRPr="005223F4" w14:paraId="5BC51B75" w14:textId="77777777" w:rsidTr="00B03EAB">
        <w:tc>
          <w:tcPr>
            <w:tcW w:w="0" w:type="auto"/>
          </w:tcPr>
          <w:p w14:paraId="799D90B6" w14:textId="77777777" w:rsidR="001B16F7" w:rsidRPr="005223F4" w:rsidRDefault="001B16F7" w:rsidP="00D67874">
            <w:r w:rsidRPr="005223F4">
              <w:t xml:space="preserve">' </w:t>
            </w:r>
          </w:p>
        </w:tc>
        <w:tc>
          <w:tcPr>
            <w:tcW w:w="0" w:type="auto"/>
          </w:tcPr>
          <w:p w14:paraId="2CC57ECB" w14:textId="77777777" w:rsidR="001B16F7" w:rsidRPr="005223F4" w:rsidRDefault="001B16F7" w:rsidP="00D67874">
            <w:r w:rsidRPr="005223F4">
              <w:t xml:space="preserve">Prefix or suffix </w:t>
            </w:r>
          </w:p>
        </w:tc>
        <w:tc>
          <w:tcPr>
            <w:tcW w:w="0" w:type="auto"/>
          </w:tcPr>
          <w:p w14:paraId="2F9E0225" w14:textId="77777777" w:rsidR="001B16F7" w:rsidRPr="005223F4" w:rsidRDefault="001B16F7" w:rsidP="00D67874">
            <w:r w:rsidRPr="005223F4">
              <w:t xml:space="preserve">Used to quote special characters in a prefix or suffix, for example, "'#'#" formats 123 to "#123". To create a single quote itself, use two in a row: "# o''clock". </w:t>
            </w:r>
          </w:p>
        </w:tc>
      </w:tr>
      <w:tr w:rsidR="001B16F7" w:rsidRPr="005223F4" w14:paraId="56CDE8A9" w14:textId="77777777" w:rsidTr="00B03EAB">
        <w:tc>
          <w:tcPr>
            <w:tcW w:w="0" w:type="auto"/>
          </w:tcPr>
          <w:p w14:paraId="33BB456D" w14:textId="77777777" w:rsidR="001B16F7" w:rsidRPr="005223F4" w:rsidRDefault="001B16F7" w:rsidP="00D67874">
            <w:r w:rsidRPr="005223F4">
              <w:t xml:space="preserve">* </w:t>
            </w:r>
          </w:p>
        </w:tc>
        <w:tc>
          <w:tcPr>
            <w:tcW w:w="0" w:type="auto"/>
          </w:tcPr>
          <w:p w14:paraId="32632BFB" w14:textId="77777777" w:rsidR="001B16F7" w:rsidRPr="005223F4" w:rsidRDefault="001B16F7" w:rsidP="00D67874">
            <w:r w:rsidRPr="005223F4">
              <w:t xml:space="preserve">Prefix or suffix boundary </w:t>
            </w:r>
          </w:p>
        </w:tc>
        <w:tc>
          <w:tcPr>
            <w:tcW w:w="0" w:type="auto"/>
          </w:tcPr>
          <w:p w14:paraId="219B1DAB" w14:textId="77777777" w:rsidR="001B16F7" w:rsidRPr="005223F4" w:rsidRDefault="001B16F7" w:rsidP="00D67874">
            <w:r w:rsidRPr="005223F4">
              <w:t xml:space="preserve">Pad escape, precedes pad character </w:t>
            </w:r>
          </w:p>
        </w:tc>
      </w:tr>
      <w:tr w:rsidR="001B16F7" w:rsidRPr="005223F4" w14:paraId="34EE6904" w14:textId="77777777" w:rsidTr="00B03EAB">
        <w:tc>
          <w:tcPr>
            <w:tcW w:w="0" w:type="auto"/>
          </w:tcPr>
          <w:p w14:paraId="3463766F" w14:textId="77777777" w:rsidR="001B16F7" w:rsidRPr="005223F4" w:rsidRDefault="001B16F7" w:rsidP="00D67874">
            <w:r w:rsidRPr="005223F4">
              <w:t>V</w:t>
            </w:r>
          </w:p>
        </w:tc>
        <w:tc>
          <w:tcPr>
            <w:tcW w:w="0" w:type="auto"/>
          </w:tcPr>
          <w:p w14:paraId="66C34E66" w14:textId="77777777" w:rsidR="001B16F7" w:rsidRPr="005223F4" w:rsidRDefault="001B16F7" w:rsidP="00D67874">
            <w:r w:rsidRPr="005223F4">
              <w:t>Number</w:t>
            </w:r>
          </w:p>
        </w:tc>
        <w:tc>
          <w:tcPr>
            <w:tcW w:w="0" w:type="auto"/>
          </w:tcPr>
          <w:p w14:paraId="6DA3833B" w14:textId="67B81A45" w:rsidR="001B16F7" w:rsidRPr="005223F4" w:rsidRDefault="001B16F7" w:rsidP="00D67874">
            <w:r w:rsidRPr="005223F4">
              <w:t>Virtual decimal point marker</w:t>
            </w:r>
            <w:r w:rsidR="00460084" w:rsidRPr="005223F4">
              <w:t xml:space="preserve">. Only used with decimal, </w:t>
            </w:r>
            <w:commentRangeStart w:id="11089"/>
            <w:commentRangeStart w:id="11090"/>
            <w:r w:rsidR="00460084" w:rsidRPr="005223F4">
              <w:t>float and double</w:t>
            </w:r>
            <w:commentRangeEnd w:id="11089"/>
            <w:r w:rsidR="00B56930">
              <w:rPr>
                <w:rStyle w:val="CommentReference"/>
              </w:rPr>
              <w:commentReference w:id="11089"/>
            </w:r>
            <w:commentRangeEnd w:id="11090"/>
            <w:r w:rsidR="005964FC">
              <w:rPr>
                <w:rStyle w:val="CommentReference"/>
              </w:rPr>
              <w:commentReference w:id="11090"/>
            </w:r>
            <w:r w:rsidR="00460084" w:rsidRPr="005223F4">
              <w:t xml:space="preserve"> simple types.</w:t>
            </w:r>
          </w:p>
        </w:tc>
      </w:tr>
      <w:tr w:rsidR="0026523E" w:rsidRPr="005223F4" w14:paraId="119B68DD" w14:textId="77777777" w:rsidTr="00B03EAB">
        <w:tc>
          <w:tcPr>
            <w:tcW w:w="0" w:type="auto"/>
          </w:tcPr>
          <w:p w14:paraId="02423D95" w14:textId="55947733" w:rsidR="0034462A" w:rsidRPr="0034462A" w:rsidRDefault="0026523E">
            <w:r w:rsidRPr="00B35EE3">
              <w:t>P</w:t>
            </w:r>
          </w:p>
        </w:tc>
        <w:tc>
          <w:tcPr>
            <w:tcW w:w="0" w:type="auto"/>
          </w:tcPr>
          <w:p w14:paraId="609B1195" w14:textId="77EE17AD" w:rsidR="0034462A" w:rsidRPr="0034462A" w:rsidRDefault="0026523E">
            <w:r w:rsidRPr="00B35EE3">
              <w:t>Number</w:t>
            </w:r>
          </w:p>
        </w:tc>
        <w:tc>
          <w:tcPr>
            <w:tcW w:w="0" w:type="auto"/>
          </w:tcPr>
          <w:p w14:paraId="343C8A89" w14:textId="7F1F02EA" w:rsidR="0034462A" w:rsidRPr="0034462A" w:rsidRDefault="0026523E">
            <w:r w:rsidRPr="00B35EE3">
              <w:rPr>
                <w:rStyle w:val="apple-style-span"/>
              </w:rPr>
              <w:t>Decimal scaling position.</w:t>
            </w:r>
            <w:r w:rsidRPr="00B35EE3">
              <w:rPr>
                <w:rStyle w:val="apple-style-span"/>
                <w:sz w:val="19"/>
                <w:szCs w:val="19"/>
              </w:rPr>
              <w:t xml:space="preserve"> </w:t>
            </w:r>
            <w:r w:rsidRPr="00B35EE3">
              <w:t>Only used with decimal, float and double simple types.</w:t>
            </w:r>
          </w:p>
        </w:tc>
      </w:tr>
      <w:tr w:rsidR="00FF7CE4" w:rsidRPr="005223F4" w14:paraId="3689AA45" w14:textId="77777777" w:rsidTr="004D3284">
        <w:trPr>
          <w:ins w:id="11091" w:author="mbeckerle" w:date="2012-04-22T19:30:00Z"/>
        </w:trPr>
        <w:tc>
          <w:tcPr>
            <w:tcW w:w="0" w:type="auto"/>
          </w:tcPr>
          <w:p w14:paraId="06DD7E52" w14:textId="3BADCE46" w:rsidR="00FF7CE4" w:rsidRPr="00B35EE3" w:rsidRDefault="00FF7CE4" w:rsidP="00D67874">
            <w:pPr>
              <w:rPr>
                <w:ins w:id="11092" w:author="mbeckerle" w:date="2012-04-22T19:30:00Z"/>
              </w:rPr>
            </w:pPr>
            <w:ins w:id="11093" w:author="mbeckerle" w:date="2012-04-22T19:31:00Z">
              <w:r>
                <w:t>@</w:t>
              </w:r>
            </w:ins>
          </w:p>
        </w:tc>
        <w:tc>
          <w:tcPr>
            <w:tcW w:w="0" w:type="auto"/>
          </w:tcPr>
          <w:p w14:paraId="7A43B10E" w14:textId="668ADA85" w:rsidR="00FF7CE4" w:rsidRPr="00B35EE3" w:rsidRDefault="00FF7CE4" w:rsidP="00D67874">
            <w:pPr>
              <w:rPr>
                <w:ins w:id="11094" w:author="mbeckerle" w:date="2012-04-22T19:30:00Z"/>
              </w:rPr>
            </w:pPr>
            <w:ins w:id="11095" w:author="mbeckerle" w:date="2012-04-22T19:31:00Z">
              <w:r>
                <w:t>Number</w:t>
              </w:r>
            </w:ins>
          </w:p>
        </w:tc>
        <w:tc>
          <w:tcPr>
            <w:tcW w:w="0" w:type="auto"/>
          </w:tcPr>
          <w:p w14:paraId="11EC6FCC" w14:textId="4CC365A3" w:rsidR="00FF7CE4" w:rsidRPr="00B35EE3" w:rsidRDefault="00FF7CE4" w:rsidP="00D67874">
            <w:pPr>
              <w:rPr>
                <w:ins w:id="11096" w:author="mbeckerle" w:date="2012-04-22T19:30:00Z"/>
                <w:rStyle w:val="apple-style-span"/>
              </w:rPr>
            </w:pPr>
            <w:ins w:id="11097" w:author="mbeckerle" w:date="2012-04-22T19:31:00Z">
              <w:r>
                <w:t>Significant digits specifier. Only used with decimal simple type. Controls number of significant digits when used alone or in conjunction with the # character.</w:t>
              </w:r>
            </w:ins>
          </w:p>
        </w:tc>
      </w:tr>
    </w:tbl>
    <w:p w14:paraId="12129784" w14:textId="77777777" w:rsidR="000B19ED" w:rsidRPr="005223F4" w:rsidRDefault="005D50B5" w:rsidP="005D50B5">
      <w:pPr>
        <w:pStyle w:val="Caption"/>
        <w:rPr>
          <w:noProof/>
        </w:rPr>
      </w:pPr>
      <w:r w:rsidRPr="005223F4">
        <w:t xml:space="preserve">Table </w:t>
      </w:r>
      <w:fldSimple w:instr=" SEQ Table \* ARABIC ">
        <w:ins w:id="11098" w:author="mbeckerle" w:date="2013-07-10T14:54:00Z">
          <w:r w:rsidR="008B68D7">
            <w:rPr>
              <w:noProof/>
            </w:rPr>
            <w:t>19</w:t>
          </w:r>
        </w:ins>
        <w:del w:id="11099" w:author="mbeckerle" w:date="2013-07-10T14:51:00Z">
          <w:r w:rsidR="00D04199" w:rsidDel="00D9274F">
            <w:rPr>
              <w:noProof/>
            </w:rPr>
            <w:delText>20</w:delText>
          </w:r>
        </w:del>
      </w:fldSimple>
      <w:r w:rsidRPr="005223F4">
        <w:rPr>
          <w:noProof/>
        </w:rPr>
        <w:t xml:space="preserve"> dfdl:</w:t>
      </w:r>
      <w:r w:rsidR="00824D18" w:rsidRPr="005223F4">
        <w:rPr>
          <w:noProof/>
        </w:rPr>
        <w:t>textNumberPattern</w:t>
      </w:r>
      <w:r w:rsidRPr="005223F4">
        <w:rPr>
          <w:noProof/>
        </w:rPr>
        <w:t xml:space="preserve"> special characters</w:t>
      </w:r>
    </w:p>
    <w:p w14:paraId="6E4B6364" w14:textId="15CF18BE" w:rsidR="0026523E" w:rsidDel="00FF7CE4" w:rsidRDefault="0026523E" w:rsidP="007151D0">
      <w:pPr>
        <w:rPr>
          <w:del w:id="11100" w:author="mbeckerle" w:date="2012-04-22T19:31:00Z"/>
        </w:rPr>
      </w:pPr>
    </w:p>
    <w:p w14:paraId="5D30D542" w14:textId="77777777" w:rsidR="009C2D34" w:rsidRPr="005223F4" w:rsidRDefault="009C2D34" w:rsidP="007151D0">
      <w:r w:rsidRPr="005223F4">
        <w:t xml:space="preserve">A pattern contains a </w:t>
      </w:r>
      <w:r w:rsidR="002A268D" w:rsidRPr="005223F4">
        <w:t>positive</w:t>
      </w:r>
      <w:r w:rsidRPr="005223F4">
        <w:t xml:space="preserve"> and negative subpattern, for example, "#,##0.00;(#,##0.00)". Each subpattern has a prefix, a numeric part, and a suffix. If there is no explicit negative subpattern, the negative subpattern is the  minus sign prefixed to the positive subpattern. That is, "0.00" alone is equivalent to "0.00;-0.00". If there is an explicit negative subpattern, it serves only to specify the negative prefix and suffix; the number of digits, minimal digits, and other characteristics are ignored in the negative subpattern. That means that "#,##0.0#;(#)" has precisely the same result as "#,##0.0#;(#,##0.0#)".</w:t>
      </w:r>
    </w:p>
    <w:p w14:paraId="35722E67" w14:textId="44F4E52C" w:rsidR="00444B09" w:rsidRPr="005223F4" w:rsidDel="00FF7CE4" w:rsidRDefault="00444B09" w:rsidP="007151D0">
      <w:pPr>
        <w:rPr>
          <w:del w:id="11101" w:author="mbeckerle" w:date="2012-04-22T19:31:00Z"/>
        </w:rPr>
      </w:pPr>
      <w:commentRangeStart w:id="11102"/>
    </w:p>
    <w:p w14:paraId="786AEEB2" w14:textId="352D2196" w:rsidR="009C2D34" w:rsidRDefault="009C2D34" w:rsidP="0005422F">
      <w:pPr>
        <w:rPr>
          <w:ins w:id="11103" w:author="mbeckerle" w:date="2012-11-19T14:01:00Z"/>
        </w:rPr>
      </w:pPr>
      <w:r w:rsidRPr="005223F4">
        <w:t xml:space="preserve">The prefixes, suffixes, and various symbols used for infinity, digits, </w:t>
      </w:r>
      <w:r w:rsidR="00625832" w:rsidRPr="005223F4">
        <w:t>grouping</w:t>
      </w:r>
      <w:r w:rsidRPr="005223F4">
        <w:t xml:space="preserve"> separators, decimal separators, etc. may be set to arbitrary values, and they will appear properly during </w:t>
      </w:r>
      <w:del w:id="11104" w:author="mbeckerle" w:date="2012-08-14T12:26:00Z">
        <w:r w:rsidRPr="005223F4" w:rsidDel="00593E88">
          <w:delText>formatting</w:delText>
        </w:r>
      </w:del>
      <w:ins w:id="11105" w:author="mbeckerle" w:date="2012-08-14T12:26:00Z">
        <w:r w:rsidR="00593E88">
          <w:t>unparsing</w:t>
        </w:r>
      </w:ins>
      <w:r w:rsidRPr="005223F4">
        <w:t xml:space="preserve">. However, care must be taken that the symbols and strings do not conflict, or parsing will be unreliable. For example, either the positive and negative prefixes or the suffixes must be distinct for </w:t>
      </w:r>
      <w:hyperlink r:id="rId22" w:anchor="fe6f4084b4a6ccff6977501d90011fa4" w:tooltip="Parse the given string using this object's choices." w:history="1">
        <w:r w:rsidRPr="005223F4">
          <w:rPr>
            <w:rStyle w:val="Hyperlink"/>
            <w:color w:val="auto"/>
          </w:rPr>
          <w:t>parse</w:t>
        </w:r>
      </w:hyperlink>
      <w:r w:rsidRPr="005223F4">
        <w:t xml:space="preserve"> to be able to distinguish positive from negative values</w:t>
      </w:r>
      <w:del w:id="11106" w:author="mbeckerle" w:date="2012-11-19T14:09:00Z">
        <w:r w:rsidRPr="005223F4" w:rsidDel="00EE306F">
          <w:delText xml:space="preserve">. Another example is that the decimal separator and </w:delText>
        </w:r>
        <w:r w:rsidR="00625832" w:rsidRPr="005223F4" w:rsidDel="00EE306F">
          <w:delText>grouping</w:delText>
        </w:r>
        <w:r w:rsidRPr="005223F4" w:rsidDel="00EE306F">
          <w:delText xml:space="preserve"> separator should be distinct characters, or parsing will be impossible</w:delText>
        </w:r>
      </w:del>
      <w:r w:rsidRPr="005223F4">
        <w:t>.</w:t>
      </w:r>
      <w:commentRangeEnd w:id="11102"/>
      <w:r w:rsidR="00593E88">
        <w:rPr>
          <w:rStyle w:val="CommentReference"/>
        </w:rPr>
        <w:commentReference w:id="11102"/>
      </w:r>
    </w:p>
    <w:p w14:paraId="3FC147EE" w14:textId="09114864" w:rsidR="0033107C" w:rsidRPr="005223F4" w:rsidDel="0033107C" w:rsidRDefault="0033107C" w:rsidP="0005422F">
      <w:pPr>
        <w:rPr>
          <w:del w:id="11107" w:author="mbeckerle" w:date="2012-11-19T14:04:00Z"/>
        </w:rPr>
      </w:pPr>
    </w:p>
    <w:p w14:paraId="3954153B" w14:textId="0208B303" w:rsidR="00444B09" w:rsidRPr="005223F4" w:rsidDel="00FF7CE4" w:rsidRDefault="00444B09" w:rsidP="007151D0">
      <w:pPr>
        <w:rPr>
          <w:del w:id="11108" w:author="mbeckerle" w:date="2012-04-22T19:31:00Z"/>
        </w:rPr>
      </w:pPr>
    </w:p>
    <w:p w14:paraId="69BF47EE" w14:textId="77777777" w:rsidR="009C2D34" w:rsidRDefault="009C2D34" w:rsidP="007151D0">
      <w:r w:rsidRPr="005223F4">
        <w:t xml:space="preserve">The </w:t>
      </w:r>
      <w:r w:rsidRPr="005223F4">
        <w:rPr>
          <w:rStyle w:val="Emphasis"/>
        </w:rPr>
        <w:t>grouping separator</w:t>
      </w:r>
      <w:r w:rsidRPr="005223F4">
        <w:t xml:space="preserve"> is a character that separates clusters of integer digits to make large numbers more legible. It commonly used for thousands, but in some locales it separates ten-thousands. The </w:t>
      </w:r>
      <w:r w:rsidRPr="005223F4">
        <w:rPr>
          <w:rStyle w:val="Emphasis"/>
        </w:rPr>
        <w:t>grouping size</w:t>
      </w:r>
      <w:r w:rsidRPr="005223F4">
        <w:t xml:space="preserve"> is the number of digits between the grouping separators, such as 3 for "100,000,000" or 4 for "1 0000 0000". There are actually two different grouping sizes: One used for the least significant integer digits, the </w:t>
      </w:r>
      <w:r w:rsidRPr="005223F4">
        <w:rPr>
          <w:rStyle w:val="Emphasis"/>
        </w:rPr>
        <w:t>primary grouping size</w:t>
      </w:r>
      <w:r w:rsidRPr="005223F4">
        <w:t xml:space="preserve">, and one used for all others, the </w:t>
      </w:r>
      <w:r w:rsidRPr="005223F4">
        <w:rPr>
          <w:rStyle w:val="Emphasis"/>
        </w:rPr>
        <w:t>secondary grouping size</w:t>
      </w:r>
      <w:r w:rsidRPr="005223F4">
        <w:t>. In most locales these are the same, but sometimes they are different. For example, if the primary grouping interval is 3, and the secondary is 2, then this corresponds to the pattern "#,##,##0", and the number 123456789 is formatted as "12,34,56,789". If a pattern contains multiple grouping separators, the interval between the last one and the end of the integer defines the primary grouping size, and the interval between the last two defines the secondary grouping size. All others are ignored, so "#,##,###,####" == "###,###,####" == "##,#,###,####".</w:t>
      </w:r>
    </w:p>
    <w:p w14:paraId="6A376AF2" w14:textId="22C82E64" w:rsidR="0026523E" w:rsidDel="00FF7CE4" w:rsidRDefault="0026523E" w:rsidP="007151D0">
      <w:pPr>
        <w:rPr>
          <w:del w:id="11109" w:author="mbeckerle" w:date="2012-04-22T19:31:00Z"/>
        </w:rPr>
      </w:pPr>
    </w:p>
    <w:p w14:paraId="6B0EBEEC" w14:textId="77777777" w:rsidR="0026523E" w:rsidRPr="005617C6" w:rsidDel="005617C6" w:rsidRDefault="0026523E" w:rsidP="0026523E">
      <w:pPr>
        <w:rPr>
          <w:del w:id="11110" w:author="Steve Hanson" w:date="2012-02-23T16:32:00Z"/>
          <w:rFonts w:cs="Arial"/>
        </w:rPr>
      </w:pPr>
    </w:p>
    <w:p w14:paraId="2FBF4AFD" w14:textId="77777777" w:rsidR="0026523E" w:rsidRPr="001E72F9" w:rsidRDefault="0026523E" w:rsidP="0026523E">
      <w:pPr>
        <w:rPr>
          <w:rStyle w:val="apple-style-span"/>
          <w:rFonts w:cs="Arial"/>
          <w:color w:val="000000"/>
        </w:rPr>
      </w:pPr>
      <w:r w:rsidRPr="001E72F9">
        <w:rPr>
          <w:rStyle w:val="apple-style-span"/>
          <w:rFonts w:cs="Arial"/>
          <w:color w:val="000000"/>
        </w:rPr>
        <w:t xml:space="preserve">The P symbol is used to </w:t>
      </w:r>
      <w:ins w:id="11111" w:author="Steve Hanson" w:date="2012-02-23T16:34:00Z">
        <w:r w:rsidR="005617C6">
          <w:rPr>
            <w:rStyle w:val="apple-style-span"/>
            <w:rFonts w:cs="Arial"/>
            <w:color w:val="000000"/>
          </w:rPr>
          <w:t>derive</w:t>
        </w:r>
      </w:ins>
      <w:del w:id="11112" w:author="Steve Hanson" w:date="2012-02-23T16:34:00Z">
        <w:r w:rsidRPr="001E72F9" w:rsidDel="005617C6">
          <w:rPr>
            <w:rStyle w:val="apple-style-span"/>
            <w:rFonts w:cs="Arial"/>
            <w:color w:val="000000"/>
          </w:rPr>
          <w:delText>specify</w:delText>
        </w:r>
      </w:del>
      <w:r w:rsidRPr="001E72F9">
        <w:rPr>
          <w:rStyle w:val="apple-style-span"/>
          <w:rFonts w:cs="Arial"/>
          <w:color w:val="000000"/>
        </w:rPr>
        <w:t xml:space="preserve"> the location of an assumed decimal point when the point is not within the number that appears in the data.</w:t>
      </w:r>
      <w:ins w:id="11113" w:author="Steve Hanson" w:date="2012-02-23T16:34:00Z">
        <w:r w:rsidR="005617C6">
          <w:rPr>
            <w:rStyle w:val="apple-style-span"/>
            <w:rFonts w:cs="Arial"/>
            <w:color w:val="000000"/>
          </w:rPr>
          <w:t xml:space="preserve"> It acts as a decimal scaling factor.</w:t>
        </w:r>
      </w:ins>
    </w:p>
    <w:p w14:paraId="58AC8B13" w14:textId="77777777" w:rsidR="0026523E" w:rsidRPr="005617C6" w:rsidRDefault="0026523E" w:rsidP="00A87C94">
      <w:pPr>
        <w:rPr>
          <w:rFonts w:cs="Arial"/>
        </w:rPr>
      </w:pPr>
      <w:r w:rsidRPr="001E72F9">
        <w:rPr>
          <w:rFonts w:cs="Arial"/>
          <w:color w:val="000000"/>
        </w:rPr>
        <w:t xml:space="preserve">The symbol P can be specified only as a continuous string of Ps in the leftmost or rightmost digit positions in </w:t>
      </w:r>
      <w:commentRangeStart w:id="11114"/>
      <w:r w:rsidRPr="001E72F9">
        <w:rPr>
          <w:rFonts w:cs="Arial"/>
          <w:color w:val="000000"/>
        </w:rPr>
        <w:t xml:space="preserve">the </w:t>
      </w:r>
      <w:ins w:id="11115" w:author="Steve Hanson" w:date="2012-02-23T16:33:00Z">
        <w:r w:rsidR="005617C6" w:rsidRPr="001E72F9">
          <w:rPr>
            <w:rFonts w:ascii="Courier New" w:hAnsi="Courier New" w:cs="Courier New"/>
            <w:color w:val="000000"/>
          </w:rPr>
          <w:t>vpinteger</w:t>
        </w:r>
      </w:ins>
      <w:del w:id="11116" w:author="Steve Hanson" w:date="2012-02-23T16:33:00Z">
        <w:r w:rsidRPr="001E72F9" w:rsidDel="005617C6">
          <w:rPr>
            <w:rFonts w:cs="Arial"/>
            <w:color w:val="000000"/>
          </w:rPr>
          <w:delText>number</w:delText>
        </w:r>
      </w:del>
      <w:r w:rsidRPr="001E72F9">
        <w:rPr>
          <w:rStyle w:val="apple-converted-space"/>
          <w:rFonts w:cs="Arial"/>
          <w:color w:val="000000"/>
        </w:rPr>
        <w:t> </w:t>
      </w:r>
      <w:commentRangeEnd w:id="11114"/>
      <w:r w:rsidR="00557DF4">
        <w:rPr>
          <w:rStyle w:val="CommentReference"/>
        </w:rPr>
        <w:commentReference w:id="11114"/>
      </w:r>
      <w:r w:rsidRPr="001E72F9">
        <w:rPr>
          <w:rStyle w:val="apple-converted-space"/>
          <w:rFonts w:cs="Arial"/>
          <w:color w:val="000000"/>
        </w:rPr>
        <w:t>region of the pattern.</w:t>
      </w:r>
      <w:del w:id="11117" w:author="Steve Hanson" w:date="2012-02-23T16:35:00Z">
        <w:r w:rsidRPr="001E72F9" w:rsidDel="005617C6">
          <w:rPr>
            <w:rStyle w:val="apple-converted-space"/>
            <w:rFonts w:cs="Arial"/>
            <w:color w:val="000000"/>
          </w:rPr>
          <w:delText xml:space="preserve"> </w:delText>
        </w:r>
        <w:r w:rsidRPr="001E72F9" w:rsidDel="005617C6">
          <w:rPr>
            <w:rStyle w:val="apple-style-span"/>
            <w:rFonts w:cs="Arial"/>
            <w:color w:val="000000"/>
          </w:rPr>
          <w:delText xml:space="preserve">The decimal point </w:delText>
        </w:r>
      </w:del>
      <w:del w:id="11118" w:author="Steve Hanson" w:date="2012-02-23T16:33:00Z">
        <w:r w:rsidRPr="001E72F9" w:rsidDel="005617C6">
          <w:rPr>
            <w:rStyle w:val="apple-style-span"/>
            <w:rFonts w:cs="Arial"/>
            <w:color w:val="000000"/>
          </w:rPr>
          <w:delText xml:space="preserve">symbol V </w:delText>
        </w:r>
      </w:del>
      <w:del w:id="11119" w:author="Steve Hanson" w:date="2012-02-23T16:35:00Z">
        <w:r w:rsidRPr="001E72F9" w:rsidDel="005617C6">
          <w:rPr>
            <w:rStyle w:val="apple-style-span"/>
            <w:rFonts w:cs="Arial"/>
            <w:color w:val="000000"/>
          </w:rPr>
          <w:delText xml:space="preserve">is </w:delText>
        </w:r>
        <w:r w:rsidR="00A87C94" w:rsidRPr="001E72F9" w:rsidDel="005617C6">
          <w:rPr>
            <w:rStyle w:val="apple-style-span"/>
            <w:rFonts w:cs="Arial"/>
            <w:color w:val="000000"/>
          </w:rPr>
          <w:delText>assumed</w:delText>
        </w:r>
        <w:r w:rsidRPr="001E72F9" w:rsidDel="005617C6">
          <w:rPr>
            <w:rStyle w:val="apple-style-span"/>
            <w:rFonts w:cs="Arial"/>
            <w:color w:val="000000"/>
          </w:rPr>
          <w:delText xml:space="preserve"> as either the leftmost or rightmost character of the number region.</w:delText>
        </w:r>
      </w:del>
    </w:p>
    <w:p w14:paraId="6E603676" w14:textId="74A883ED" w:rsidR="0026523E" w:rsidDel="00FF7CE4" w:rsidRDefault="0026523E" w:rsidP="0026523E">
      <w:pPr>
        <w:rPr>
          <w:del w:id="11120" w:author="mbeckerle" w:date="2012-04-22T19:31:00Z"/>
        </w:rPr>
      </w:pPr>
    </w:p>
    <w:p w14:paraId="7C162F8B" w14:textId="77777777" w:rsidR="0026523E" w:rsidRDefault="0026523E" w:rsidP="0026523E">
      <w:r>
        <w:t>It is a schema definition error if any symbols other than "0", "1"</w:t>
      </w:r>
      <w:ins w:id="11121" w:author="Steve Hanson" w:date="2012-02-23T16:35:00Z">
        <w:r w:rsidR="005617C6">
          <w:t xml:space="preserve"> through </w:t>
        </w:r>
      </w:ins>
      <w:del w:id="11122" w:author="Steve Hanson" w:date="2012-02-23T16:35:00Z">
        <w:r w:rsidDel="005617C6">
          <w:delText>-</w:delText>
        </w:r>
      </w:del>
      <w:r>
        <w:t xml:space="preserve">"9" or # are used in the </w:t>
      </w:r>
      <w:ins w:id="11123" w:author="Steve Hanson" w:date="2012-02-23T16:35:00Z">
        <w:r w:rsidR="005617C6" w:rsidRPr="001E72F9">
          <w:rPr>
            <w:rFonts w:ascii="Courier New" w:hAnsi="Courier New" w:cs="Courier New"/>
          </w:rPr>
          <w:t>vpinteger</w:t>
        </w:r>
      </w:ins>
      <w:del w:id="11124" w:author="Steve Hanson" w:date="2012-02-23T16:35:00Z">
        <w:r w:rsidDel="005617C6">
          <w:delText>same number</w:delText>
        </w:r>
      </w:del>
      <w:r>
        <w:t xml:space="preserve"> region of the pattern</w:t>
      </w:r>
      <w:del w:id="11125" w:author="Steve Hanson" w:date="2012-02-23T16:36:00Z">
        <w:r w:rsidDel="005617C6">
          <w:delText xml:space="preserve"> as V or P</w:delText>
        </w:r>
      </w:del>
      <w:r>
        <w:t xml:space="preserve">. </w:t>
      </w:r>
    </w:p>
    <w:p w14:paraId="7A2AF03D" w14:textId="7FDA0485" w:rsidR="0026523E" w:rsidDel="00FF7CE4" w:rsidRDefault="0026523E" w:rsidP="007151D0">
      <w:pPr>
        <w:rPr>
          <w:del w:id="11126" w:author="mbeckerle" w:date="2012-04-22T19:31:00Z"/>
        </w:rPr>
      </w:pPr>
    </w:p>
    <w:p w14:paraId="5C4F4108" w14:textId="77777777" w:rsidR="00AF4E5B" w:rsidRPr="001E72F9" w:rsidRDefault="00AF4E5B" w:rsidP="00AF4E5B">
      <w:pPr>
        <w:rPr>
          <w:b/>
        </w:rPr>
      </w:pPr>
      <w:r w:rsidRPr="001E72F9">
        <w:rPr>
          <w:b/>
        </w:rPr>
        <w:t>Examples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40"/>
        <w:gridCol w:w="2841"/>
        <w:gridCol w:w="2841"/>
      </w:tblGrid>
      <w:tr w:rsidR="00B35EE3" w14:paraId="2F5CDCA1" w14:textId="77777777" w:rsidTr="00240AC5">
        <w:tc>
          <w:tcPr>
            <w:tcW w:w="2840" w:type="dxa"/>
            <w:shd w:val="clear" w:color="auto" w:fill="F3F3F3"/>
          </w:tcPr>
          <w:p w14:paraId="677EA6E5" w14:textId="77777777" w:rsidR="00B35EE3" w:rsidRPr="005E3B09" w:rsidRDefault="00B35EE3" w:rsidP="00540E95">
            <w:pPr>
              <w:rPr>
                <w:b/>
              </w:rPr>
            </w:pPr>
            <w:r w:rsidRPr="005E3B09">
              <w:rPr>
                <w:b/>
              </w:rPr>
              <w:t>Data representation</w:t>
            </w:r>
          </w:p>
        </w:tc>
        <w:tc>
          <w:tcPr>
            <w:tcW w:w="2841" w:type="dxa"/>
            <w:shd w:val="clear" w:color="auto" w:fill="F3F3F3"/>
          </w:tcPr>
          <w:p w14:paraId="00D59AFA" w14:textId="77777777" w:rsidR="00B35EE3" w:rsidRPr="00F81703" w:rsidRDefault="00B35EE3" w:rsidP="00540E95">
            <w:pPr>
              <w:rPr>
                <w:b/>
              </w:rPr>
            </w:pPr>
            <w:r w:rsidRPr="00F81703">
              <w:rPr>
                <w:b/>
              </w:rPr>
              <w:t>Pattern</w:t>
            </w:r>
          </w:p>
        </w:tc>
        <w:tc>
          <w:tcPr>
            <w:tcW w:w="2841" w:type="dxa"/>
            <w:shd w:val="clear" w:color="auto" w:fill="F3F3F3"/>
          </w:tcPr>
          <w:p w14:paraId="1DA71EFF" w14:textId="77777777" w:rsidR="00B35EE3" w:rsidRPr="00F81703" w:rsidRDefault="00B35EE3" w:rsidP="00540E95">
            <w:pPr>
              <w:rPr>
                <w:b/>
              </w:rPr>
            </w:pPr>
            <w:r w:rsidRPr="00F81703">
              <w:rPr>
                <w:b/>
              </w:rPr>
              <w:t>Value</w:t>
            </w:r>
          </w:p>
        </w:tc>
      </w:tr>
      <w:tr w:rsidR="00AF4E5B" w14:paraId="7A247728" w14:textId="77777777" w:rsidTr="00240AC5">
        <w:tc>
          <w:tcPr>
            <w:tcW w:w="2840" w:type="dxa"/>
            <w:shd w:val="clear" w:color="auto" w:fill="auto"/>
          </w:tcPr>
          <w:p w14:paraId="1888D01D" w14:textId="77777777" w:rsidR="00AF4E5B" w:rsidRDefault="00AF4E5B" w:rsidP="00540E95">
            <w:r>
              <w:t>123</w:t>
            </w:r>
          </w:p>
        </w:tc>
        <w:tc>
          <w:tcPr>
            <w:tcW w:w="2841" w:type="dxa"/>
            <w:shd w:val="clear" w:color="auto" w:fill="auto"/>
          </w:tcPr>
          <w:p w14:paraId="53A4AC88" w14:textId="77777777" w:rsidR="00AF4E5B" w:rsidRDefault="00AF4E5B" w:rsidP="00540E95">
            <w:r>
              <w:t>PP000</w:t>
            </w:r>
          </w:p>
        </w:tc>
        <w:tc>
          <w:tcPr>
            <w:tcW w:w="2841" w:type="dxa"/>
            <w:shd w:val="clear" w:color="auto" w:fill="auto"/>
          </w:tcPr>
          <w:p w14:paraId="6F7BC43E" w14:textId="77777777" w:rsidR="00AF4E5B" w:rsidRDefault="00AF4E5B" w:rsidP="00540E95">
            <w:r>
              <w:t>0.00123</w:t>
            </w:r>
          </w:p>
        </w:tc>
      </w:tr>
      <w:tr w:rsidR="00AF4E5B" w14:paraId="02C6AC95" w14:textId="77777777" w:rsidTr="00240AC5">
        <w:tc>
          <w:tcPr>
            <w:tcW w:w="2840" w:type="dxa"/>
            <w:shd w:val="clear" w:color="auto" w:fill="auto"/>
          </w:tcPr>
          <w:p w14:paraId="63FC2474" w14:textId="77777777" w:rsidR="00AF4E5B" w:rsidRDefault="00AF4E5B" w:rsidP="00540E95">
            <w:r>
              <w:t>123</w:t>
            </w:r>
          </w:p>
        </w:tc>
        <w:tc>
          <w:tcPr>
            <w:tcW w:w="2841" w:type="dxa"/>
            <w:shd w:val="clear" w:color="auto" w:fill="auto"/>
          </w:tcPr>
          <w:p w14:paraId="5B0F57C5" w14:textId="77777777" w:rsidR="00AF4E5B" w:rsidRDefault="00AF4E5B" w:rsidP="00540E95">
            <w:r>
              <w:t>000PP</w:t>
            </w:r>
          </w:p>
        </w:tc>
        <w:tc>
          <w:tcPr>
            <w:tcW w:w="2841" w:type="dxa"/>
            <w:shd w:val="clear" w:color="auto" w:fill="auto"/>
          </w:tcPr>
          <w:p w14:paraId="76A71467" w14:textId="77777777" w:rsidR="00AF4E5B" w:rsidRDefault="00AF4E5B" w:rsidP="00540E95">
            <w:r>
              <w:t>12300</w:t>
            </w:r>
          </w:p>
        </w:tc>
      </w:tr>
    </w:tbl>
    <w:p w14:paraId="1AD778AB" w14:textId="69EC5208" w:rsidR="00AF4E5B" w:rsidRPr="005223F4" w:rsidDel="00FF7CE4" w:rsidRDefault="00AF4E5B" w:rsidP="007151D0">
      <w:pPr>
        <w:rPr>
          <w:del w:id="11127" w:author="mbeckerle" w:date="2012-04-22T19:31:00Z"/>
        </w:rPr>
      </w:pPr>
    </w:p>
    <w:p w14:paraId="573CF5DD" w14:textId="77777777" w:rsidR="00444B09" w:rsidRPr="005223F4" w:rsidRDefault="00444B09" w:rsidP="007151D0"/>
    <w:p w14:paraId="58B1038A" w14:textId="77777777" w:rsidR="009C2D34" w:rsidRPr="001E72F9" w:rsidDel="005617C6" w:rsidRDefault="005617C6" w:rsidP="007151D0">
      <w:pPr>
        <w:rPr>
          <w:del w:id="11128" w:author="Steve Hanson" w:date="2012-02-23T16:36:00Z"/>
          <w:b/>
        </w:rPr>
      </w:pPr>
      <w:ins w:id="11129" w:author="Steve Hanson" w:date="2012-02-23T16:36:00Z">
        <w:r>
          <w:rPr>
            <w:b/>
          </w:rPr>
          <w:t xml:space="preserve"> </w:t>
        </w:r>
      </w:ins>
      <w:del w:id="11130" w:author="Steve Hanson" w:date="2012-02-23T16:36:00Z">
        <w:r w:rsidR="009C2D34" w:rsidRPr="001E72F9" w:rsidDel="005617C6">
          <w:rPr>
            <w:b/>
          </w:rPr>
          <w:delText>Pattern BNF</w:delText>
        </w:r>
      </w:del>
    </w:p>
    <w:p w14:paraId="19E1A053" w14:textId="77777777" w:rsidR="009C2D34" w:rsidRPr="00014CEC" w:rsidRDefault="009C2D34" w:rsidP="009C2D34">
      <w:pPr>
        <w:pStyle w:val="XMLExcerpt"/>
        <w:rPr>
          <w:lang w:val="de-DE"/>
        </w:rPr>
      </w:pPr>
      <w:del w:id="11131" w:author="Steve Hanson" w:date="2012-02-23T16:36:00Z">
        <w:r w:rsidRPr="00014CEC" w:rsidDel="005617C6">
          <w:rPr>
            <w:lang w:val="de-DE"/>
          </w:rPr>
          <w:delText xml:space="preserve"> </w:delText>
        </w:r>
      </w:del>
      <w:r w:rsidRPr="00014CEC">
        <w:rPr>
          <w:lang w:val="de-DE"/>
        </w:rPr>
        <w:t>pattern    := subpattern (';' subpattern)?</w:t>
      </w:r>
    </w:p>
    <w:p w14:paraId="7FD045CC" w14:textId="79B563FB" w:rsidR="009C2D34" w:rsidRPr="005223F4" w:rsidRDefault="009C2D34" w:rsidP="00A87C94">
      <w:pPr>
        <w:pStyle w:val="XMLExcerpt"/>
        <w:rPr>
          <w:lang w:val="en-US"/>
        </w:rPr>
      </w:pPr>
      <w:r w:rsidRPr="00014CEC">
        <w:rPr>
          <w:lang w:val="de-DE"/>
        </w:rPr>
        <w:t xml:space="preserve"> </w:t>
      </w:r>
      <w:r w:rsidRPr="005223F4">
        <w:rPr>
          <w:lang w:val="en-US"/>
        </w:rPr>
        <w:t xml:space="preserve">subpattern := prefix? </w:t>
      </w:r>
      <w:r w:rsidR="00A87C94">
        <w:rPr>
          <w:lang w:val="en-US"/>
        </w:rPr>
        <w:t>((</w:t>
      </w:r>
      <w:r w:rsidR="00A87C94" w:rsidRPr="005223F4">
        <w:rPr>
          <w:lang w:val="en-US"/>
        </w:rPr>
        <w:t>number exponent?</w:t>
      </w:r>
      <w:r w:rsidR="00A87C94">
        <w:rPr>
          <w:lang w:val="en-US"/>
        </w:rPr>
        <w:t>)|</w:t>
      </w:r>
      <w:del w:id="11132" w:author="Steve Hanson" w:date="2012-02-23T16:33:00Z">
        <w:r w:rsidR="00A87C94" w:rsidDel="005617C6">
          <w:rPr>
            <w:lang w:val="en-US"/>
          </w:rPr>
          <w:delText>(</w:delText>
        </w:r>
      </w:del>
      <w:ins w:id="11133" w:author="Steve Hanson" w:date="2012-02-23T16:33:00Z">
        <w:r w:rsidR="005617C6">
          <w:rPr>
            <w:lang w:val="en-US"/>
          </w:rPr>
          <w:t xml:space="preserve"> </w:t>
        </w:r>
      </w:ins>
      <w:r w:rsidR="00A87C94">
        <w:rPr>
          <w:lang w:val="en-US"/>
        </w:rPr>
        <w:t xml:space="preserve">vpinteger) </w:t>
      </w:r>
      <w:r w:rsidRPr="005223F4">
        <w:rPr>
          <w:lang w:val="en-US"/>
        </w:rPr>
        <w:t>suffix?</w:t>
      </w:r>
    </w:p>
    <w:p w14:paraId="7412A568" w14:textId="77777777" w:rsidR="009C2D34" w:rsidRPr="001E72F9" w:rsidRDefault="009C2D34" w:rsidP="00A87C94">
      <w:pPr>
        <w:pStyle w:val="XMLExcerpt"/>
        <w:rPr>
          <w:lang w:val="de-DE"/>
        </w:rPr>
      </w:pPr>
      <w:r w:rsidRPr="005223F4">
        <w:rPr>
          <w:lang w:val="en-US"/>
        </w:rPr>
        <w:t xml:space="preserve"> number     := (integer ('.' fraction)?) </w:t>
      </w:r>
      <w:ins w:id="11134" w:author="mbeckerle" w:date="2012-04-03T11:30:00Z">
        <w:r w:rsidR="00F81703" w:rsidRPr="001E72F9">
          <w:rPr>
            <w:lang w:val="de-DE"/>
          </w:rPr>
          <w:t xml:space="preserve">| </w:t>
        </w:r>
        <w:commentRangeStart w:id="11135"/>
        <w:r w:rsidR="00F81703" w:rsidRPr="001E72F9">
          <w:rPr>
            <w:lang w:val="de-DE"/>
          </w:rPr>
          <w:t>sigdigits</w:t>
        </w:r>
        <w:commentRangeEnd w:id="11135"/>
        <w:r w:rsidR="00F81703">
          <w:rPr>
            <w:rStyle w:val="CommentReference"/>
            <w:rFonts w:ascii="Arial" w:hAnsi="Arial" w:cs="Times New Roman"/>
            <w:noProof w:val="0"/>
            <w:lang w:val="en-US" w:eastAsia="en-US"/>
          </w:rPr>
          <w:commentReference w:id="11135"/>
        </w:r>
      </w:ins>
    </w:p>
    <w:p w14:paraId="0A608231" w14:textId="77777777" w:rsidR="00A87C94" w:rsidRPr="001E72F9" w:rsidRDefault="00A87C94" w:rsidP="009C2D34">
      <w:pPr>
        <w:pStyle w:val="XMLExcerpt"/>
        <w:rPr>
          <w:lang w:val="de-DE"/>
        </w:rPr>
      </w:pPr>
    </w:p>
    <w:p w14:paraId="336F4B92" w14:textId="62DAF888" w:rsidR="00A87C94" w:rsidRPr="00014CEC" w:rsidRDefault="00AF4E5B" w:rsidP="00A87C94">
      <w:pPr>
        <w:pStyle w:val="XMLExcerpt"/>
        <w:rPr>
          <w:lang w:val="de-DE"/>
        </w:rPr>
      </w:pPr>
      <w:r w:rsidRPr="001E72F9">
        <w:rPr>
          <w:lang w:val="de-DE"/>
        </w:rPr>
        <w:t xml:space="preserve"> </w:t>
      </w:r>
      <w:r w:rsidR="00A87C94" w:rsidRPr="00014CEC">
        <w:rPr>
          <w:lang w:val="de-DE"/>
        </w:rPr>
        <w:t xml:space="preserve">vpinteger  := </w:t>
      </w:r>
      <w:del w:id="11136" w:author="Steve Hanson" w:date="2013-02-05T10:33:00Z">
        <w:r w:rsidR="00A87C94" w:rsidRPr="00014CEC" w:rsidDel="00BE6B96">
          <w:rPr>
            <w:lang w:val="de-DE"/>
          </w:rPr>
          <w:delText>(</w:delText>
        </w:r>
      </w:del>
      <w:r w:rsidR="00A87C94" w:rsidRPr="00014CEC">
        <w:rPr>
          <w:lang w:val="de-DE"/>
        </w:rPr>
        <w:t xml:space="preserve">pinteger | </w:t>
      </w:r>
      <w:ins w:id="11137" w:author="Steve Hanson" w:date="2013-02-05T10:32:00Z">
        <w:r w:rsidR="00BE6B96">
          <w:rPr>
            <w:lang w:val="de-DE"/>
          </w:rPr>
          <w:t>(</w:t>
        </w:r>
      </w:ins>
      <w:commentRangeStart w:id="11138"/>
      <w:del w:id="11139" w:author="mbeckerle" w:date="2013-02-04T11:38:00Z">
        <w:r w:rsidR="00A87C94" w:rsidRPr="00014CEC" w:rsidDel="00170605">
          <w:rPr>
            <w:lang w:val="de-DE"/>
          </w:rPr>
          <w:delText>vinteger</w:delText>
        </w:r>
      </w:del>
      <w:ins w:id="11140" w:author="mbeckerle" w:date="2013-02-04T11:38:00Z">
        <w:r w:rsidR="00170605" w:rsidRPr="00014CEC">
          <w:rPr>
            <w:lang w:val="de-DE"/>
          </w:rPr>
          <w:t>v</w:t>
        </w:r>
      </w:ins>
      <w:ins w:id="11141" w:author="Steve Hanson" w:date="2013-02-05T10:32:00Z">
        <w:r w:rsidR="00BE6B96">
          <w:rPr>
            <w:lang w:val="de-DE"/>
          </w:rPr>
          <w:t>integer exponent?</w:t>
        </w:r>
      </w:ins>
      <w:ins w:id="11142" w:author="mbeckerle" w:date="2013-02-04T11:38:00Z">
        <w:del w:id="11143" w:author="Steve Hanson" w:date="2013-02-05T10:32:00Z">
          <w:r w:rsidR="00170605" w:rsidDel="00BE6B96">
            <w:rPr>
              <w:lang w:val="de-DE"/>
            </w:rPr>
            <w:delText>number</w:delText>
          </w:r>
        </w:del>
      </w:ins>
      <w:commentRangeEnd w:id="11138"/>
      <w:ins w:id="11144" w:author="mbeckerle" w:date="2013-02-04T11:40:00Z">
        <w:r w:rsidR="00170605">
          <w:rPr>
            <w:rStyle w:val="CommentReference"/>
            <w:rFonts w:ascii="Arial" w:hAnsi="Arial" w:cs="Times New Roman"/>
            <w:noProof w:val="0"/>
            <w:lang w:val="en-US" w:eastAsia="en-US"/>
          </w:rPr>
          <w:commentReference w:id="11138"/>
        </w:r>
      </w:ins>
      <w:r w:rsidR="00A87C94" w:rsidRPr="00014CEC">
        <w:rPr>
          <w:lang w:val="de-DE"/>
        </w:rPr>
        <w:t>)</w:t>
      </w:r>
    </w:p>
    <w:p w14:paraId="4FB2FB9A" w14:textId="77777777" w:rsidR="00A87C94" w:rsidRPr="00014CEC" w:rsidRDefault="00A87C94" w:rsidP="00A87C94">
      <w:pPr>
        <w:pStyle w:val="XMLExcerpt"/>
        <w:rPr>
          <w:lang w:val="de-DE"/>
        </w:rPr>
      </w:pPr>
      <w:r w:rsidRPr="00014CEC">
        <w:rPr>
          <w:lang w:val="de-DE"/>
        </w:rPr>
        <w:t xml:space="preserve"> </w:t>
      </w:r>
      <w:commentRangeStart w:id="11145"/>
      <w:commentRangeStart w:id="11146"/>
      <w:r w:rsidRPr="00014CEC">
        <w:rPr>
          <w:lang w:val="de-DE"/>
        </w:rPr>
        <w:t xml:space="preserve">pinteger   := ('P'* integer) | (integer 'P'* )  </w:t>
      </w:r>
    </w:p>
    <w:p w14:paraId="4F22EBEA" w14:textId="057D5952" w:rsidR="00170605" w:rsidDel="00BE6B96" w:rsidRDefault="00BE6B96" w:rsidP="00A87C94">
      <w:pPr>
        <w:pStyle w:val="XMLExcerpt"/>
        <w:rPr>
          <w:ins w:id="11147" w:author="mbeckerle" w:date="2013-02-04T11:38:00Z"/>
          <w:del w:id="11148" w:author="Steve Hanson" w:date="2013-02-05T10:32:00Z"/>
          <w:lang w:val="de-DE"/>
        </w:rPr>
      </w:pPr>
      <w:ins w:id="11149" w:author="Steve Hanson" w:date="2013-02-05T10:33:00Z">
        <w:r>
          <w:rPr>
            <w:lang w:val="de-DE"/>
          </w:rPr>
          <w:t xml:space="preserve"> </w:t>
        </w:r>
      </w:ins>
      <w:del w:id="11150" w:author="Steve Hanson" w:date="2013-02-05T10:32:00Z">
        <w:r w:rsidR="00A87C94" w:rsidRPr="00014CEC" w:rsidDel="00BE6B96">
          <w:rPr>
            <w:lang w:val="de-DE"/>
          </w:rPr>
          <w:delText xml:space="preserve"> </w:delText>
        </w:r>
      </w:del>
      <w:ins w:id="11151" w:author="mbeckerle" w:date="2013-02-04T11:38:00Z">
        <w:del w:id="11152" w:author="Steve Hanson" w:date="2013-02-05T10:32:00Z">
          <w:r w:rsidR="00170605" w:rsidDel="00BE6B96">
            <w:rPr>
              <w:lang w:val="de-DE"/>
            </w:rPr>
            <w:delText>vnumber</w:delText>
          </w:r>
          <w:r w:rsidR="00170605" w:rsidDel="00BE6B96">
            <w:rPr>
              <w:lang w:val="de-DE"/>
            </w:rPr>
            <w:tab/>
            <w:delText xml:space="preserve">:= vinteger </w:delText>
          </w:r>
        </w:del>
      </w:ins>
      <w:ins w:id="11153" w:author="mbeckerle" w:date="2013-02-04T11:39:00Z">
        <w:del w:id="11154" w:author="Steve Hanson" w:date="2013-02-05T10:32:00Z">
          <w:r w:rsidR="00170605" w:rsidDel="00BE6B96">
            <w:rPr>
              <w:lang w:val="de-DE"/>
            </w:rPr>
            <w:delText>exponent</w:delText>
          </w:r>
        </w:del>
      </w:ins>
      <w:ins w:id="11155" w:author="mbeckerle" w:date="2013-02-04T11:38:00Z">
        <w:del w:id="11156" w:author="Steve Hanson" w:date="2013-02-05T10:32:00Z">
          <w:r w:rsidR="00170605" w:rsidDel="00BE6B96">
            <w:rPr>
              <w:lang w:val="de-DE"/>
            </w:rPr>
            <w:delText>?</w:delText>
          </w:r>
        </w:del>
      </w:ins>
    </w:p>
    <w:p w14:paraId="206B1B70" w14:textId="67098305" w:rsidR="00A87C94" w:rsidRPr="00014CEC" w:rsidRDefault="00170605" w:rsidP="00A87C94">
      <w:pPr>
        <w:pStyle w:val="XMLExcerpt"/>
        <w:rPr>
          <w:lang w:val="de-DE"/>
        </w:rPr>
      </w:pPr>
      <w:ins w:id="11157" w:author="mbeckerle" w:date="2013-02-04T11:38:00Z">
        <w:del w:id="11158" w:author="Steve Hanson" w:date="2013-02-05T10:32:00Z">
          <w:r w:rsidDel="00BE6B96">
            <w:rPr>
              <w:lang w:val="de-DE"/>
            </w:rPr>
            <w:delText xml:space="preserve"> </w:delText>
          </w:r>
        </w:del>
      </w:ins>
      <w:r w:rsidR="00A87C94" w:rsidRPr="00014CEC">
        <w:rPr>
          <w:lang w:val="de-DE"/>
        </w:rPr>
        <w:t>vinteger   := ('V'? integer) |</w:t>
      </w:r>
    </w:p>
    <w:p w14:paraId="48085F05" w14:textId="77777777" w:rsidR="00A87C94" w:rsidRPr="00014CEC" w:rsidRDefault="00A87C94" w:rsidP="00A87C94">
      <w:pPr>
        <w:pStyle w:val="XMLExcerpt"/>
        <w:rPr>
          <w:lang w:val="de-DE"/>
        </w:rPr>
      </w:pPr>
      <w:r w:rsidRPr="00014CEC">
        <w:rPr>
          <w:lang w:val="de-DE"/>
        </w:rPr>
        <w:t xml:space="preserve">               ('#'* 'V'? integer)|</w:t>
      </w:r>
    </w:p>
    <w:p w14:paraId="043219AA" w14:textId="77777777" w:rsidR="00A87C94" w:rsidRDefault="00A87C94" w:rsidP="00A87C94">
      <w:pPr>
        <w:pStyle w:val="XMLExcerpt"/>
        <w:rPr>
          <w:lang w:val="en-US"/>
        </w:rPr>
      </w:pPr>
      <w:r w:rsidRPr="00014CEC">
        <w:rPr>
          <w:lang w:val="de-DE"/>
        </w:rPr>
        <w:t xml:space="preserve">               </w:t>
      </w:r>
      <w:r>
        <w:rPr>
          <w:lang w:val="en-US"/>
        </w:rPr>
        <w:t>(</w:t>
      </w:r>
      <w:r w:rsidRPr="005223F4">
        <w:rPr>
          <w:lang w:val="en-US"/>
        </w:rPr>
        <w:t>'#'*</w:t>
      </w:r>
      <w:r>
        <w:rPr>
          <w:lang w:val="en-US"/>
        </w:rPr>
        <w:t xml:space="preserve"> </w:t>
      </w:r>
      <w:r w:rsidRPr="005223F4">
        <w:rPr>
          <w:lang w:val="en-US"/>
        </w:rPr>
        <w:t xml:space="preserve">'0'* </w:t>
      </w:r>
      <w:r>
        <w:rPr>
          <w:lang w:val="en-US"/>
        </w:rPr>
        <w:t xml:space="preserve">'V'? </w:t>
      </w:r>
      <w:r w:rsidRPr="005223F4">
        <w:rPr>
          <w:lang w:val="en-US"/>
        </w:rPr>
        <w:t>'0'*</w:t>
      </w:r>
      <w:r>
        <w:rPr>
          <w:lang w:val="en-US"/>
        </w:rPr>
        <w:t xml:space="preserve"> </w:t>
      </w:r>
      <w:r w:rsidRPr="005223F4">
        <w:rPr>
          <w:lang w:val="en-US"/>
        </w:rPr>
        <w:t>'0'</w:t>
      </w:r>
      <w:r>
        <w:rPr>
          <w:lang w:val="en-US"/>
        </w:rPr>
        <w:t>)|</w:t>
      </w:r>
    </w:p>
    <w:p w14:paraId="110F2FE1" w14:textId="7D8F45C7" w:rsidR="00A87C94" w:rsidRPr="005223F4" w:rsidRDefault="00A87C94" w:rsidP="00A87C94">
      <w:pPr>
        <w:pStyle w:val="XMLExcerpt"/>
        <w:rPr>
          <w:lang w:val="en-US"/>
        </w:rPr>
      </w:pPr>
      <w:r>
        <w:rPr>
          <w:lang w:val="en-US"/>
        </w:rPr>
        <w:t xml:space="preserve">               (integer 'V'?) </w:t>
      </w:r>
      <w:commentRangeEnd w:id="11145"/>
      <w:r w:rsidR="00D72575">
        <w:rPr>
          <w:rStyle w:val="CommentReference"/>
          <w:rFonts w:ascii="Arial" w:hAnsi="Arial" w:cs="Times New Roman"/>
          <w:noProof w:val="0"/>
          <w:lang w:val="en-US" w:eastAsia="en-US"/>
        </w:rPr>
        <w:commentReference w:id="11145"/>
      </w:r>
      <w:commentRangeEnd w:id="11146"/>
      <w:r w:rsidR="005964FC">
        <w:rPr>
          <w:rStyle w:val="CommentReference"/>
          <w:rFonts w:ascii="Arial" w:hAnsi="Arial" w:cs="Times New Roman"/>
          <w:noProof w:val="0"/>
          <w:lang w:val="en-US" w:eastAsia="en-US"/>
        </w:rPr>
        <w:commentReference w:id="11146"/>
      </w:r>
    </w:p>
    <w:p w14:paraId="0EAC8928" w14:textId="77777777" w:rsidR="00A87C94" w:rsidRPr="005223F4" w:rsidRDefault="00A87C94" w:rsidP="009C2D34">
      <w:pPr>
        <w:pStyle w:val="XMLExcerpt"/>
        <w:rPr>
          <w:lang w:val="en-US"/>
        </w:rPr>
      </w:pPr>
    </w:p>
    <w:p w14:paraId="0C1682C6" w14:textId="77777777" w:rsidR="009C2D34" w:rsidRPr="005223F4" w:rsidRDefault="009C2D34" w:rsidP="009C2D34">
      <w:pPr>
        <w:pStyle w:val="XMLExcerpt"/>
        <w:rPr>
          <w:lang w:val="en-US"/>
        </w:rPr>
      </w:pPr>
      <w:r w:rsidRPr="005223F4">
        <w:rPr>
          <w:lang w:val="en-US"/>
        </w:rPr>
        <w:t xml:space="preserve"> prefix     := '\u0000'..'\uFFFD' - specialCharacters</w:t>
      </w:r>
    </w:p>
    <w:p w14:paraId="56A3A518" w14:textId="77777777" w:rsidR="009C2D34" w:rsidRPr="005223F4" w:rsidRDefault="009C2D34" w:rsidP="009C2D34">
      <w:pPr>
        <w:pStyle w:val="XMLExcerpt"/>
        <w:rPr>
          <w:lang w:val="en-US"/>
        </w:rPr>
      </w:pPr>
      <w:r w:rsidRPr="005223F4">
        <w:rPr>
          <w:lang w:val="en-US"/>
        </w:rPr>
        <w:t xml:space="preserve"> suffix     := '\u0000'..'\uFFFD' - specialCharacters</w:t>
      </w:r>
    </w:p>
    <w:p w14:paraId="5F016847" w14:textId="77777777" w:rsidR="009C2D34" w:rsidRPr="001E72F9" w:rsidRDefault="009C2D34" w:rsidP="009C2D34">
      <w:pPr>
        <w:pStyle w:val="XMLExcerpt"/>
        <w:rPr>
          <w:lang w:val="de-DE"/>
        </w:rPr>
      </w:pPr>
      <w:r w:rsidRPr="005223F4">
        <w:rPr>
          <w:lang w:val="en-US"/>
        </w:rPr>
        <w:t xml:space="preserve"> </w:t>
      </w:r>
      <w:r w:rsidRPr="001E72F9">
        <w:rPr>
          <w:lang w:val="de-DE"/>
        </w:rPr>
        <w:t>integer    := '#'* '0'* '0'</w:t>
      </w:r>
    </w:p>
    <w:p w14:paraId="540A4E79" w14:textId="77777777" w:rsidR="009C2D34" w:rsidRPr="001E72F9" w:rsidRDefault="009C2D34" w:rsidP="009C2D34">
      <w:pPr>
        <w:pStyle w:val="XMLExcerpt"/>
        <w:rPr>
          <w:ins w:id="11159" w:author="mbeckerle" w:date="2012-04-03T11:31:00Z"/>
          <w:lang w:val="de-DE"/>
        </w:rPr>
      </w:pPr>
      <w:r w:rsidRPr="001E72F9">
        <w:rPr>
          <w:lang w:val="de-DE"/>
        </w:rPr>
        <w:t xml:space="preserve"> fraction   := '0'* '#'*</w:t>
      </w:r>
    </w:p>
    <w:p w14:paraId="5879476A" w14:textId="4834DB3E" w:rsidR="00FF7CE4" w:rsidRPr="001E72F9" w:rsidRDefault="009C2D34" w:rsidP="00A87C94">
      <w:pPr>
        <w:pStyle w:val="XMLExcerpt"/>
        <w:rPr>
          <w:ins w:id="11160" w:author="mbeckerle" w:date="2012-04-22T19:34:00Z"/>
          <w:lang w:val="de-DE"/>
        </w:rPr>
      </w:pPr>
      <w:del w:id="11161" w:author="mbeckerle" w:date="2012-04-22T19:34:00Z">
        <w:r w:rsidRPr="001E72F9" w:rsidDel="00FF7CE4">
          <w:rPr>
            <w:lang w:val="de-DE"/>
          </w:rPr>
          <w:delText xml:space="preserve"> </w:delText>
        </w:r>
      </w:del>
      <w:ins w:id="11162" w:author="mbeckerle" w:date="2012-04-22T19:34:00Z">
        <w:r w:rsidR="00FF7CE4" w:rsidRPr="001E72F9">
          <w:rPr>
            <w:lang w:val="de-DE"/>
          </w:rPr>
          <w:t xml:space="preserve"> sigDigits  := '#'* '@' '@'* '#'*</w:t>
        </w:r>
      </w:ins>
    </w:p>
    <w:p w14:paraId="59A0A22B" w14:textId="0B78654C" w:rsidR="009C2D34" w:rsidRPr="005223F4" w:rsidRDefault="00FF7CE4" w:rsidP="00A87C94">
      <w:pPr>
        <w:pStyle w:val="XMLExcerpt"/>
        <w:rPr>
          <w:lang w:val="en-US"/>
        </w:rPr>
      </w:pPr>
      <w:ins w:id="11163" w:author="mbeckerle" w:date="2012-04-22T19:34:00Z">
        <w:r w:rsidRPr="001E72F9">
          <w:rPr>
            <w:lang w:val="de-DE"/>
          </w:rPr>
          <w:t xml:space="preserve"> </w:t>
        </w:r>
      </w:ins>
      <w:r w:rsidR="009C2D34" w:rsidRPr="001E72F9">
        <w:rPr>
          <w:lang w:val="de-DE"/>
        </w:rPr>
        <w:t xml:space="preserve">exponent   := </w:t>
      </w:r>
      <w:commentRangeStart w:id="11164"/>
      <w:r w:rsidR="009C2D34" w:rsidRPr="001E72F9">
        <w:rPr>
          <w:lang w:val="de-DE"/>
        </w:rPr>
        <w:t>'E'</w:t>
      </w:r>
      <w:ins w:id="11165" w:author="mbeckerle" w:date="2013-02-04T11:36:00Z">
        <w:r w:rsidR="00170605">
          <w:rPr>
            <w:lang w:val="de-DE"/>
          </w:rPr>
          <w:t>?</w:t>
        </w:r>
      </w:ins>
      <w:r w:rsidR="009C2D34" w:rsidRPr="001E72F9">
        <w:rPr>
          <w:lang w:val="de-DE"/>
        </w:rPr>
        <w:t xml:space="preserve"> </w:t>
      </w:r>
      <w:commentRangeEnd w:id="11164"/>
      <w:r w:rsidR="00170605">
        <w:rPr>
          <w:rStyle w:val="CommentReference"/>
          <w:rFonts w:ascii="Arial" w:hAnsi="Arial" w:cs="Times New Roman"/>
          <w:noProof w:val="0"/>
          <w:lang w:val="en-US" w:eastAsia="en-US"/>
        </w:rPr>
        <w:commentReference w:id="11164"/>
      </w:r>
      <w:r w:rsidR="009C2D34" w:rsidRPr="001E72F9">
        <w:rPr>
          <w:lang w:val="de-DE"/>
        </w:rPr>
        <w:t xml:space="preserve">'+'? </w:t>
      </w:r>
      <w:r w:rsidR="009C2D34" w:rsidRPr="005223F4">
        <w:rPr>
          <w:lang w:val="en-US"/>
        </w:rPr>
        <w:t>'0'* '0'</w:t>
      </w:r>
    </w:p>
    <w:p w14:paraId="027A1FB2" w14:textId="77777777" w:rsidR="009C2D34" w:rsidRPr="005223F4" w:rsidRDefault="009C2D34" w:rsidP="009C2D34">
      <w:pPr>
        <w:pStyle w:val="XMLExcerpt"/>
        <w:rPr>
          <w:lang w:val="en-US"/>
        </w:rPr>
      </w:pPr>
      <w:r w:rsidRPr="005223F4">
        <w:rPr>
          <w:lang w:val="en-US"/>
        </w:rPr>
        <w:t xml:space="preserve"> padSpec    := '*' padChar</w:t>
      </w:r>
    </w:p>
    <w:p w14:paraId="221E9B80" w14:textId="77777777" w:rsidR="009C2D34" w:rsidRPr="005223F4" w:rsidRDefault="009C2D34" w:rsidP="009C2D34">
      <w:pPr>
        <w:pStyle w:val="XMLExcerpt"/>
        <w:rPr>
          <w:lang w:val="en-US"/>
        </w:rPr>
      </w:pPr>
      <w:r w:rsidRPr="005223F4">
        <w:rPr>
          <w:lang w:val="en-US"/>
        </w:rPr>
        <w:t xml:space="preserve"> padChar    := '\u0000'..'\uFFFD' - quote</w:t>
      </w:r>
    </w:p>
    <w:p w14:paraId="0B403AF2" w14:textId="77777777" w:rsidR="009C2D34" w:rsidRPr="005223F4" w:rsidRDefault="009C2D34" w:rsidP="009C2D34">
      <w:pPr>
        <w:pStyle w:val="XMLExcerpt"/>
        <w:rPr>
          <w:lang w:val="en-US"/>
        </w:rPr>
      </w:pPr>
      <w:r w:rsidRPr="005223F4">
        <w:rPr>
          <w:lang w:val="en-US"/>
        </w:rPr>
        <w:t xml:space="preserve">  </w:t>
      </w:r>
    </w:p>
    <w:p w14:paraId="3A221E4C" w14:textId="77777777" w:rsidR="009C2D34" w:rsidRPr="005223F4" w:rsidRDefault="009C2D34" w:rsidP="00625832">
      <w:pPr>
        <w:pStyle w:val="XMLExcerpt"/>
        <w:rPr>
          <w:lang w:val="en-US"/>
        </w:rPr>
      </w:pPr>
      <w:r w:rsidRPr="005223F4">
        <w:rPr>
          <w:lang w:val="en-US"/>
        </w:rPr>
        <w:t xml:space="preserve"> Notation:</w:t>
      </w:r>
    </w:p>
    <w:p w14:paraId="49F10EEB" w14:textId="77777777" w:rsidR="009C2D34" w:rsidRPr="005223F4" w:rsidRDefault="009C2D34" w:rsidP="009C2D34">
      <w:pPr>
        <w:pStyle w:val="XMLExcerpt"/>
        <w:rPr>
          <w:lang w:val="en-US"/>
        </w:rPr>
      </w:pPr>
      <w:r w:rsidRPr="005223F4">
        <w:rPr>
          <w:lang w:val="en-US"/>
        </w:rPr>
        <w:t xml:space="preserve">   X*       0 or more instances of X</w:t>
      </w:r>
    </w:p>
    <w:p w14:paraId="3FD627E3" w14:textId="77777777" w:rsidR="009C2D34" w:rsidRPr="005223F4" w:rsidRDefault="009C2D34" w:rsidP="009C2D34">
      <w:pPr>
        <w:pStyle w:val="XMLExcerpt"/>
        <w:rPr>
          <w:lang w:val="en-US"/>
        </w:rPr>
      </w:pPr>
      <w:r w:rsidRPr="005223F4">
        <w:rPr>
          <w:lang w:val="en-US"/>
        </w:rPr>
        <w:t xml:space="preserve">   X?       0 or 1 instances of X</w:t>
      </w:r>
    </w:p>
    <w:p w14:paraId="15C4F321" w14:textId="77777777" w:rsidR="009C2D34" w:rsidRPr="005223F4" w:rsidRDefault="009C2D34" w:rsidP="009C2D34">
      <w:pPr>
        <w:pStyle w:val="XMLExcerpt"/>
        <w:rPr>
          <w:lang w:val="en-US"/>
        </w:rPr>
      </w:pPr>
      <w:r w:rsidRPr="005223F4">
        <w:rPr>
          <w:lang w:val="en-US"/>
        </w:rPr>
        <w:t xml:space="preserve">   X|Y      either X or Y</w:t>
      </w:r>
    </w:p>
    <w:p w14:paraId="3FAFED4A" w14:textId="77777777" w:rsidR="009C2D34" w:rsidRPr="005223F4" w:rsidRDefault="009C2D34" w:rsidP="009C2D34">
      <w:pPr>
        <w:pStyle w:val="XMLExcerpt"/>
        <w:rPr>
          <w:lang w:val="en-US"/>
        </w:rPr>
      </w:pPr>
      <w:r w:rsidRPr="005223F4">
        <w:rPr>
          <w:lang w:val="en-US"/>
        </w:rPr>
        <w:t xml:space="preserve">   C..D     any character from C up to D, inclusive</w:t>
      </w:r>
    </w:p>
    <w:p w14:paraId="5B2F017A" w14:textId="77777777" w:rsidR="009C2D34" w:rsidRPr="005223F4" w:rsidRDefault="009C2D34" w:rsidP="009C2D34">
      <w:pPr>
        <w:pStyle w:val="XMLExcerpt"/>
        <w:rPr>
          <w:lang w:val="en-US"/>
        </w:rPr>
      </w:pPr>
      <w:r w:rsidRPr="005223F4">
        <w:rPr>
          <w:lang w:val="en-US"/>
        </w:rPr>
        <w:t xml:space="preserve">   S-T      characters in S, except those in T</w:t>
      </w:r>
    </w:p>
    <w:p w14:paraId="35589E1B" w14:textId="4EAE426E" w:rsidR="009C2D34" w:rsidRPr="005223F4" w:rsidRDefault="009C2D34" w:rsidP="00E76101">
      <w:pPr>
        <w:pStyle w:val="Caption"/>
      </w:pPr>
      <w:r w:rsidRPr="005223F4">
        <w:t xml:space="preserve"> </w:t>
      </w:r>
      <w:r w:rsidR="00625832" w:rsidRPr="005223F4">
        <w:t xml:space="preserve">Figure </w:t>
      </w:r>
      <w:fldSimple w:instr=" SEQ Figure \* ARABIC ">
        <w:r w:rsidR="008B68D7">
          <w:rPr>
            <w:noProof/>
          </w:rPr>
          <w:t>5</w:t>
        </w:r>
      </w:fldSimple>
      <w:r w:rsidR="00625832" w:rsidRPr="005223F4">
        <w:t xml:space="preserve"> </w:t>
      </w:r>
      <w:r w:rsidR="00E76101" w:rsidRPr="005223F4">
        <w:t>dfdl:</w:t>
      </w:r>
      <w:ins w:id="11166" w:author="mbeckerle" w:date="2012-08-14T12:23:00Z">
        <w:r w:rsidR="00593E88">
          <w:t>textN</w:t>
        </w:r>
      </w:ins>
      <w:del w:id="11167" w:author="mbeckerle" w:date="2012-08-14T12:23:00Z">
        <w:r w:rsidR="00E76101" w:rsidRPr="005223F4" w:rsidDel="00593E88">
          <w:delText>n</w:delText>
        </w:r>
      </w:del>
      <w:r w:rsidR="00E76101" w:rsidRPr="005223F4">
        <w:t>umberP</w:t>
      </w:r>
      <w:r w:rsidR="00625832" w:rsidRPr="005223F4">
        <w:t xml:space="preserve">attern </w:t>
      </w:r>
      <w:ins w:id="11168" w:author="Steve Hanson" w:date="2012-02-23T16:36:00Z">
        <w:r w:rsidR="005617C6">
          <w:t xml:space="preserve">BNF </w:t>
        </w:r>
      </w:ins>
      <w:commentRangeStart w:id="11169"/>
      <w:r w:rsidR="00625832" w:rsidRPr="005223F4">
        <w:t>syntax</w:t>
      </w:r>
      <w:commentRangeEnd w:id="11169"/>
      <w:r w:rsidR="005617C6">
        <w:rPr>
          <w:rStyle w:val="CommentReference"/>
          <w:b w:val="0"/>
        </w:rPr>
        <w:commentReference w:id="11170"/>
      </w:r>
      <w:r w:rsidR="005964FC">
        <w:rPr>
          <w:rStyle w:val="CommentReference"/>
          <w:b w:val="0"/>
        </w:rPr>
        <w:commentReference w:id="11171"/>
      </w:r>
      <w:r w:rsidR="005617C6">
        <w:rPr>
          <w:rStyle w:val="CommentReference"/>
          <w:b w:val="0"/>
        </w:rPr>
        <w:commentReference w:id="11169"/>
      </w:r>
    </w:p>
    <w:p w14:paraId="23B64428" w14:textId="77777777" w:rsidR="009C2D34" w:rsidRPr="005223F4" w:rsidRDefault="009C2D34" w:rsidP="009C2D34">
      <w:r w:rsidRPr="005223F4">
        <w:t>The first subpattern is for positive numbers. The second (optional) subpattern is for negative numbers.</w:t>
      </w:r>
    </w:p>
    <w:p w14:paraId="22617DE9" w14:textId="77777777" w:rsidR="009C2D34" w:rsidRPr="005223F4" w:rsidRDefault="009C2D34" w:rsidP="007151D0">
      <w:r w:rsidRPr="005223F4">
        <w:t>Not indicated in the BNF syntax above:</w:t>
      </w:r>
    </w:p>
    <w:p w14:paraId="11282326" w14:textId="77777777" w:rsidR="009C2D34" w:rsidRPr="005223F4" w:rsidRDefault="009C2D34" w:rsidP="00321353">
      <w:pPr>
        <w:numPr>
          <w:ilvl w:val="0"/>
          <w:numId w:val="56"/>
        </w:numPr>
        <w:spacing w:before="100" w:beforeAutospacing="1" w:after="100" w:afterAutospacing="1"/>
      </w:pPr>
      <w:r w:rsidRPr="005223F4">
        <w:t xml:space="preserve">The grouping separator ',' can occur inside the </w:t>
      </w:r>
      <w:r w:rsidRPr="001E72F9">
        <w:rPr>
          <w:rFonts w:ascii="Courier New" w:hAnsi="Courier New" w:cs="Courier New"/>
        </w:rPr>
        <w:t>integer</w:t>
      </w:r>
      <w:r w:rsidRPr="005223F4">
        <w:t xml:space="preserve"> </w:t>
      </w:r>
      <w:ins w:id="11172" w:author="Steve Hanson" w:date="2012-02-23T16:37:00Z">
        <w:r w:rsidR="005617C6">
          <w:t>region</w:t>
        </w:r>
      </w:ins>
      <w:del w:id="11173" w:author="Steve Hanson" w:date="2012-02-23T16:37:00Z">
        <w:r w:rsidRPr="005223F4" w:rsidDel="005617C6">
          <w:delText>elem</w:delText>
        </w:r>
      </w:del>
      <w:del w:id="11174" w:author="Steve Hanson" w:date="2012-02-23T16:38:00Z">
        <w:r w:rsidRPr="005223F4" w:rsidDel="005617C6">
          <w:delText>ents</w:delText>
        </w:r>
      </w:del>
      <w:r w:rsidRPr="005223F4">
        <w:t xml:space="preserve">, between any two pattern characters of that </w:t>
      </w:r>
      <w:ins w:id="11175" w:author="Steve Hanson" w:date="2012-02-23T16:38:00Z">
        <w:r w:rsidR="005617C6">
          <w:t>region</w:t>
        </w:r>
      </w:ins>
      <w:del w:id="11176" w:author="Steve Hanson" w:date="2012-02-23T16:38:00Z">
        <w:r w:rsidRPr="005223F4" w:rsidDel="005617C6">
          <w:delText>element</w:delText>
        </w:r>
      </w:del>
      <w:r w:rsidRPr="005223F4">
        <w:t xml:space="preserve">, as long as the </w:t>
      </w:r>
      <w:ins w:id="11177" w:author="Steve Hanson" w:date="2012-02-23T16:39:00Z">
        <w:r w:rsidR="005617C6" w:rsidRPr="001E72F9">
          <w:rPr>
            <w:rFonts w:ascii="Courier New" w:hAnsi="Courier New" w:cs="Courier New"/>
          </w:rPr>
          <w:t>number</w:t>
        </w:r>
      </w:ins>
      <w:del w:id="11178" w:author="Steve Hanson" w:date="2012-02-23T16:39:00Z">
        <w:r w:rsidRPr="005223F4" w:rsidDel="005617C6">
          <w:delText>integer or sigDigits</w:delText>
        </w:r>
      </w:del>
      <w:r w:rsidRPr="005223F4">
        <w:t xml:space="preserve"> </w:t>
      </w:r>
      <w:ins w:id="11179" w:author="Steve Hanson" w:date="2012-02-23T16:38:00Z">
        <w:r w:rsidR="005617C6">
          <w:t>region</w:t>
        </w:r>
      </w:ins>
      <w:del w:id="11180" w:author="Steve Hanson" w:date="2012-02-23T16:38:00Z">
        <w:r w:rsidRPr="005223F4" w:rsidDel="005617C6">
          <w:delText>element</w:delText>
        </w:r>
      </w:del>
      <w:r w:rsidRPr="005223F4">
        <w:t xml:space="preserve"> is not followed by </w:t>
      </w:r>
      <w:ins w:id="11181" w:author="Steve Hanson" w:date="2012-02-23T16:39:00Z">
        <w:r w:rsidR="005617C6">
          <w:t>an</w:t>
        </w:r>
      </w:ins>
      <w:del w:id="11182" w:author="Steve Hanson" w:date="2012-02-23T16:39:00Z">
        <w:r w:rsidRPr="005223F4" w:rsidDel="005617C6">
          <w:delText>the</w:delText>
        </w:r>
      </w:del>
      <w:r w:rsidRPr="005223F4">
        <w:t xml:space="preserve"> exponent </w:t>
      </w:r>
      <w:ins w:id="11183" w:author="Steve Hanson" w:date="2012-02-23T16:38:00Z">
        <w:r w:rsidR="005617C6">
          <w:t>region</w:t>
        </w:r>
      </w:ins>
      <w:del w:id="11184" w:author="Steve Hanson" w:date="2012-02-23T16:38:00Z">
        <w:r w:rsidRPr="005223F4" w:rsidDel="005617C6">
          <w:delText>element</w:delText>
        </w:r>
      </w:del>
      <w:r w:rsidRPr="005223F4">
        <w:t>.</w:t>
      </w:r>
    </w:p>
    <w:p w14:paraId="4BD91191" w14:textId="77777777" w:rsidR="009C2D34" w:rsidRPr="005223F4" w:rsidRDefault="009C2D34" w:rsidP="009C2D34">
      <w:pPr>
        <w:numPr>
          <w:ilvl w:val="0"/>
          <w:numId w:val="56"/>
        </w:numPr>
        <w:spacing w:before="100" w:beforeAutospacing="1" w:after="100" w:afterAutospacing="1"/>
      </w:pPr>
      <w:r w:rsidRPr="005223F4">
        <w:t>Two grouping intervals are recognized: That between the decimal point and the first grouping symbol, and that between the first and second grouping symbols. These intervals are identical in most locales, but in some locales they differ. For example, the pattern "#,##,###" formats the number 123456789 as "12,34,56,789".</w:t>
      </w:r>
    </w:p>
    <w:p w14:paraId="6183BA52" w14:textId="77777777" w:rsidR="009C2D34" w:rsidRPr="005223F4" w:rsidRDefault="009C2D34" w:rsidP="009C2D34">
      <w:pPr>
        <w:numPr>
          <w:ilvl w:val="0"/>
          <w:numId w:val="56"/>
        </w:numPr>
        <w:spacing w:before="100" w:beforeAutospacing="1" w:after="100" w:afterAutospacing="1"/>
      </w:pPr>
      <w:r w:rsidRPr="005223F4">
        <w:t xml:space="preserve">The pad specifier </w:t>
      </w:r>
      <w:r w:rsidRPr="005223F4">
        <w:rPr>
          <w:rStyle w:val="HTMLCode"/>
        </w:rPr>
        <w:t>padSpec</w:t>
      </w:r>
      <w:r w:rsidRPr="005223F4">
        <w:t xml:space="preserve"> may appear before the prefix, after the prefix, before the suffix, after the suffix, or not at all.</w:t>
      </w:r>
    </w:p>
    <w:p w14:paraId="158FC30B" w14:textId="77777777" w:rsidR="009C2D34" w:rsidRDefault="009C2D34" w:rsidP="009C2D34">
      <w:pPr>
        <w:numPr>
          <w:ilvl w:val="0"/>
          <w:numId w:val="56"/>
        </w:numPr>
        <w:spacing w:before="100" w:beforeAutospacing="1" w:after="100" w:afterAutospacing="1"/>
        <w:rPr>
          <w:ins w:id="11185" w:author="mbeckerle" w:date="2012-04-03T11:49:00Z"/>
        </w:rPr>
      </w:pPr>
      <w:r w:rsidRPr="005223F4">
        <w:t xml:space="preserve">In place of '0', the digits '1' through '9' </w:t>
      </w:r>
      <w:ins w:id="11186" w:author="Steve Hanson" w:date="2012-02-23T16:42:00Z">
        <w:r w:rsidR="00A03C85">
          <w:t xml:space="preserve">in the </w:t>
        </w:r>
        <w:r w:rsidR="00A03C85" w:rsidRPr="001E72F9">
          <w:rPr>
            <w:rFonts w:ascii="Courier New" w:hAnsi="Courier New" w:cs="Courier New"/>
          </w:rPr>
          <w:t>number</w:t>
        </w:r>
        <w:r w:rsidR="00A03C85">
          <w:t xml:space="preserve"> </w:t>
        </w:r>
      </w:ins>
      <w:ins w:id="11187" w:author="Steve Hanson" w:date="2012-02-23T16:43:00Z">
        <w:r w:rsidR="00A03C85">
          <w:t xml:space="preserve">or </w:t>
        </w:r>
        <w:r w:rsidR="00A03C85" w:rsidRPr="001E72F9">
          <w:rPr>
            <w:rFonts w:ascii="Courier New" w:hAnsi="Courier New" w:cs="Courier New"/>
          </w:rPr>
          <w:t>vpinteger</w:t>
        </w:r>
        <w:r w:rsidR="00A03C85">
          <w:t xml:space="preserve"> </w:t>
        </w:r>
      </w:ins>
      <w:ins w:id="11188" w:author="Steve Hanson" w:date="2012-02-23T16:42:00Z">
        <w:r w:rsidR="00A03C85">
          <w:t xml:space="preserve">region </w:t>
        </w:r>
      </w:ins>
      <w:r w:rsidRPr="005223F4">
        <w:t xml:space="preserve">may be used to indicate a rounding increment. </w:t>
      </w:r>
    </w:p>
    <w:p w14:paraId="473A3C03" w14:textId="77777777" w:rsidR="006876DF" w:rsidRDefault="006876DF" w:rsidP="009C2D34">
      <w:pPr>
        <w:numPr>
          <w:ilvl w:val="0"/>
          <w:numId w:val="56"/>
        </w:numPr>
        <w:spacing w:before="100" w:beforeAutospacing="1" w:after="100" w:afterAutospacing="1"/>
        <w:rPr>
          <w:ins w:id="11189" w:author="mbeckerle" w:date="2012-04-03T11:51:00Z"/>
        </w:rPr>
      </w:pPr>
      <w:commentRangeStart w:id="11190"/>
      <w:ins w:id="11191" w:author="mbeckerle" w:date="2012-04-03T11:49:00Z">
        <w:r>
          <w:t xml:space="preserve">The </w:t>
        </w:r>
      </w:ins>
      <w:ins w:id="11192" w:author="mbeckerle" w:date="2012-04-03T11:50:00Z">
        <w:r>
          <w:t xml:space="preserve">term </w:t>
        </w:r>
        <w:r w:rsidRPr="001E72F9">
          <w:rPr>
            <w:i/>
          </w:rPr>
          <w:t>maximum fraction digits</w:t>
        </w:r>
        <w:r>
          <w:t xml:space="preserve"> is the total number of ‘0’ and ‘#’ characters in the </w:t>
        </w:r>
        <w:r w:rsidRPr="001E72F9">
          <w:rPr>
            <w:rFonts w:ascii="Courier New" w:hAnsi="Courier New" w:cs="Courier New"/>
          </w:rPr>
          <w:t>fraction</w:t>
        </w:r>
        <w:r>
          <w:t xml:space="preserve"> sub-pattern above.</w:t>
        </w:r>
      </w:ins>
    </w:p>
    <w:p w14:paraId="201D0FB7" w14:textId="77777777" w:rsidR="006876DF" w:rsidRDefault="006876DF" w:rsidP="006876DF">
      <w:pPr>
        <w:numPr>
          <w:ilvl w:val="0"/>
          <w:numId w:val="56"/>
        </w:numPr>
        <w:spacing w:before="100" w:beforeAutospacing="1" w:after="100" w:afterAutospacing="1"/>
        <w:rPr>
          <w:ins w:id="11193" w:author="mbeckerle" w:date="2012-04-03T11:51:00Z"/>
        </w:rPr>
      </w:pPr>
      <w:ins w:id="11194" w:author="mbeckerle" w:date="2012-04-03T11:51:00Z">
        <w:r>
          <w:t xml:space="preserve">The term </w:t>
        </w:r>
        <w:r w:rsidRPr="001E72F9">
          <w:rPr>
            <w:i/>
          </w:rPr>
          <w:t>minimum fraction digits</w:t>
        </w:r>
        <w:r>
          <w:t xml:space="preserve"> is the total number of ‘0’ characters (only) in the </w:t>
        </w:r>
        <w:r w:rsidRPr="00900670">
          <w:rPr>
            <w:rFonts w:ascii="Courier New" w:hAnsi="Courier New" w:cs="Courier New"/>
          </w:rPr>
          <w:t>fraction</w:t>
        </w:r>
        <w:r>
          <w:t xml:space="preserve"> sub-pattern above.</w:t>
        </w:r>
      </w:ins>
    </w:p>
    <w:p w14:paraId="15F0A40B" w14:textId="63BC0048" w:rsidR="006876DF" w:rsidRDefault="006876DF" w:rsidP="006876DF">
      <w:pPr>
        <w:numPr>
          <w:ilvl w:val="0"/>
          <w:numId w:val="56"/>
        </w:numPr>
        <w:spacing w:before="100" w:beforeAutospacing="1" w:after="100" w:afterAutospacing="1"/>
        <w:rPr>
          <w:ins w:id="11195" w:author="mbeckerle" w:date="2012-04-03T11:51:00Z"/>
        </w:rPr>
      </w:pPr>
      <w:ins w:id="11196" w:author="mbeckerle" w:date="2012-04-03T11:51:00Z">
        <w:r>
          <w:t xml:space="preserve">The term </w:t>
        </w:r>
        <w:r w:rsidRPr="001E72F9">
          <w:rPr>
            <w:i/>
          </w:rPr>
          <w:t xml:space="preserve">maximum </w:t>
        </w:r>
      </w:ins>
      <w:ins w:id="11197" w:author="mbeckerle" w:date="2012-04-03T11:52:00Z">
        <w:r>
          <w:rPr>
            <w:i/>
          </w:rPr>
          <w:t>integer</w:t>
        </w:r>
      </w:ins>
      <w:ins w:id="11198" w:author="mbeckerle" w:date="2012-04-03T11:51:00Z">
        <w:r w:rsidRPr="001E72F9">
          <w:rPr>
            <w:i/>
          </w:rPr>
          <w:t xml:space="preserve"> digits</w:t>
        </w:r>
        <w:r>
          <w:t xml:space="preserve"> </w:t>
        </w:r>
        <w:commentRangeStart w:id="11199"/>
        <w:r>
          <w:t>is</w:t>
        </w:r>
      </w:ins>
      <w:ins w:id="11200" w:author="mbeckerle" w:date="2013-02-18T19:21:00Z">
        <w:r w:rsidR="00BB561B">
          <w:t xml:space="preserve"> a limit that is</w:t>
        </w:r>
      </w:ins>
      <w:ins w:id="11201" w:author="mbeckerle" w:date="2012-04-03T11:51:00Z">
        <w:r>
          <w:t xml:space="preserve"> </w:t>
        </w:r>
      </w:ins>
      <w:commentRangeStart w:id="11202"/>
      <w:ins w:id="11203" w:author="Steve Hanson" w:date="2013-02-05T09:40:00Z">
        <w:del w:id="11204" w:author="mbeckerle" w:date="2013-02-18T19:20:00Z">
          <w:r w:rsidR="001767BD" w:rsidDel="00BB561B">
            <w:delText>309 (t</w:delText>
          </w:r>
        </w:del>
      </w:ins>
      <w:ins w:id="11205" w:author="Steve Hanson" w:date="2013-02-05T09:41:00Z">
        <w:del w:id="11206" w:author="mbeckerle" w:date="2013-02-18T19:20:00Z">
          <w:r w:rsidR="001767BD" w:rsidDel="00BB561B">
            <w:delText>o match t</w:delText>
          </w:r>
        </w:del>
      </w:ins>
      <w:ins w:id="11207" w:author="Steve Hanson" w:date="2013-02-05T09:40:00Z">
        <w:del w:id="11208" w:author="mbeckerle" w:date="2013-02-18T19:20:00Z">
          <w:r w:rsidR="001767BD" w:rsidDel="00BB561B">
            <w:delText>he maximum allowed by ICU)</w:delText>
          </w:r>
        </w:del>
      </w:ins>
      <w:ins w:id="11209" w:author="mbeckerle" w:date="2013-02-18T19:20:00Z">
        <w:r w:rsidR="00BB561B">
          <w:t>implementation dependent, but must be at</w:t>
        </w:r>
      </w:ins>
      <w:ins w:id="11210" w:author="mbeckerle" w:date="2013-02-18T19:21:00Z">
        <w:r w:rsidR="00BB561B">
          <w:t xml:space="preserve"> least 20</w:t>
        </w:r>
      </w:ins>
      <w:ins w:id="11211" w:author="mbeckerle" w:date="2013-02-18T19:25:00Z">
        <w:r w:rsidR="00BB561B">
          <w:t xml:space="preserve"> (</w:t>
        </w:r>
      </w:ins>
      <w:ins w:id="11212" w:author="mbeckerle" w:date="2013-02-18T19:24:00Z">
        <w:r w:rsidR="00BB561B">
          <w:t>which is the number of digits in a base 10 unsigned long</w:t>
        </w:r>
      </w:ins>
      <w:ins w:id="11213" w:author="mbeckerle" w:date="2013-02-18T19:25:00Z">
        <w:r w:rsidR="00BB561B">
          <w:t>)</w:t>
        </w:r>
      </w:ins>
      <w:ins w:id="11214" w:author="mbeckerle" w:date="2013-02-18T19:24:00Z">
        <w:r w:rsidR="00BB561B">
          <w:t>.</w:t>
        </w:r>
      </w:ins>
      <w:ins w:id="11215" w:author="mbeckerle" w:date="2013-02-18T19:23:00Z">
        <w:r w:rsidR="00BB561B">
          <w:rPr>
            <w:rStyle w:val="FootnoteReference"/>
          </w:rPr>
          <w:footnoteReference w:id="25"/>
        </w:r>
      </w:ins>
      <w:ins w:id="11221" w:author="Steve Hanson" w:date="2013-02-05T09:40:00Z">
        <w:r w:rsidR="001767BD">
          <w:t>.</w:t>
        </w:r>
      </w:ins>
      <w:commentRangeEnd w:id="11202"/>
      <w:ins w:id="11222" w:author="Steve Hanson" w:date="2013-02-05T09:41:00Z">
        <w:r w:rsidR="001767BD">
          <w:rPr>
            <w:rStyle w:val="CommentReference"/>
          </w:rPr>
          <w:commentReference w:id="11202"/>
        </w:r>
      </w:ins>
      <w:ins w:id="11223" w:author="mbeckerle" w:date="2012-04-03T11:51:00Z">
        <w:del w:id="11224" w:author="Steve Hanson" w:date="2013-02-05T09:41:00Z">
          <w:r w:rsidDel="001767BD">
            <w:delText xml:space="preserve">the total number of ‘0’ and ‘#’ characters in the </w:delText>
          </w:r>
        </w:del>
      </w:ins>
      <w:ins w:id="11225" w:author="mbeckerle" w:date="2012-04-03T11:52:00Z">
        <w:del w:id="11226" w:author="Steve Hanson" w:date="2013-02-05T09:41:00Z">
          <w:r w:rsidR="0020674D" w:rsidDel="001767BD">
            <w:rPr>
              <w:rFonts w:ascii="Courier New" w:hAnsi="Courier New" w:cs="Courier New"/>
            </w:rPr>
            <w:delText>integer</w:delText>
          </w:r>
        </w:del>
      </w:ins>
      <w:ins w:id="11227" w:author="mbeckerle" w:date="2012-04-03T11:51:00Z">
        <w:del w:id="11228" w:author="Steve Hanson" w:date="2013-02-05T09:41:00Z">
          <w:r w:rsidDel="001767BD">
            <w:delText xml:space="preserve"> sub-pattern above.</w:delText>
          </w:r>
        </w:del>
      </w:ins>
      <w:commentRangeEnd w:id="11199"/>
      <w:ins w:id="11229" w:author="mbeckerle" w:date="2013-02-18T19:21:00Z">
        <w:r w:rsidR="00BB561B">
          <w:rPr>
            <w:rStyle w:val="CommentReference"/>
          </w:rPr>
          <w:commentReference w:id="11199"/>
        </w:r>
      </w:ins>
    </w:p>
    <w:p w14:paraId="50B81F4F" w14:textId="5E1BCDB2" w:rsidR="006876DF" w:rsidRDefault="006876DF">
      <w:pPr>
        <w:numPr>
          <w:ilvl w:val="0"/>
          <w:numId w:val="56"/>
        </w:numPr>
        <w:spacing w:before="100" w:beforeAutospacing="1" w:after="100" w:afterAutospacing="1"/>
      </w:pPr>
      <w:ins w:id="11230" w:author="mbeckerle" w:date="2012-04-03T11:51:00Z">
        <w:r>
          <w:t xml:space="preserve">The term </w:t>
        </w:r>
        <w:r w:rsidRPr="001E72F9">
          <w:rPr>
            <w:i/>
          </w:rPr>
          <w:t xml:space="preserve">minimum </w:t>
        </w:r>
      </w:ins>
      <w:ins w:id="11231" w:author="mbeckerle" w:date="2012-04-03T11:52:00Z">
        <w:r w:rsidR="0020674D">
          <w:rPr>
            <w:i/>
          </w:rPr>
          <w:t>integer</w:t>
        </w:r>
      </w:ins>
      <w:ins w:id="11232" w:author="mbeckerle" w:date="2012-04-03T11:51:00Z">
        <w:r w:rsidRPr="001E72F9">
          <w:rPr>
            <w:i/>
          </w:rPr>
          <w:t xml:space="preserve"> digits</w:t>
        </w:r>
        <w:r>
          <w:t xml:space="preserve"> is the total number of ‘0’ characters (only) in the </w:t>
        </w:r>
      </w:ins>
      <w:ins w:id="11233" w:author="mbeckerle" w:date="2012-04-03T11:52:00Z">
        <w:r w:rsidR="0020674D">
          <w:rPr>
            <w:rFonts w:ascii="Courier New" w:hAnsi="Courier New" w:cs="Courier New"/>
          </w:rPr>
          <w:t>integer</w:t>
        </w:r>
      </w:ins>
      <w:ins w:id="11234" w:author="mbeckerle" w:date="2012-04-03T11:51:00Z">
        <w:r>
          <w:t xml:space="preserve"> sub-pattern above.</w:t>
        </w:r>
      </w:ins>
      <w:commentRangeEnd w:id="11190"/>
      <w:ins w:id="11235" w:author="mbeckerle" w:date="2013-02-04T11:06:00Z">
        <w:r w:rsidR="007E1394">
          <w:rPr>
            <w:rStyle w:val="CommentReference"/>
          </w:rPr>
          <w:commentReference w:id="11190"/>
        </w:r>
      </w:ins>
    </w:p>
    <w:p w14:paraId="14C103B2" w14:textId="77777777" w:rsidR="00E834F0" w:rsidRDefault="00E834F0" w:rsidP="00E834F0">
      <w:pPr>
        <w:numPr>
          <w:ilvl w:val="0"/>
          <w:numId w:val="56"/>
        </w:numPr>
        <w:autoSpaceDE w:val="0"/>
        <w:autoSpaceDN w:val="0"/>
        <w:adjustRightInd w:val="0"/>
        <w:spacing w:before="0" w:after="0"/>
        <w:rPr>
          <w:rFonts w:ascii="Helv" w:hAnsi="Helv" w:cs="Helv"/>
          <w:color w:val="0000FF"/>
        </w:rPr>
      </w:pPr>
      <w:commentRangeStart w:id="11236"/>
      <w:r>
        <w:rPr>
          <w:rFonts w:ascii="Helv" w:hAnsi="Helv" w:cs="Helv"/>
          <w:color w:val="0000FF"/>
        </w:rPr>
        <w:t>A pattern with a V symbol must not have # symbols to the right of the V symbol.</w:t>
      </w:r>
    </w:p>
    <w:p w14:paraId="4BB76D66" w14:textId="77777777" w:rsidR="00E834F0" w:rsidRDefault="00E834F0" w:rsidP="00E834F0">
      <w:pPr>
        <w:numPr>
          <w:ilvl w:val="0"/>
          <w:numId w:val="56"/>
        </w:numPr>
        <w:autoSpaceDE w:val="0"/>
        <w:autoSpaceDN w:val="0"/>
        <w:adjustRightInd w:val="0"/>
        <w:spacing w:before="0" w:after="0"/>
        <w:rPr>
          <w:rFonts w:ascii="Helv" w:hAnsi="Helv" w:cs="Helv"/>
          <w:color w:val="0000FF"/>
        </w:rPr>
      </w:pPr>
      <w:r>
        <w:rPr>
          <w:rFonts w:ascii="Helv" w:hAnsi="Helv" w:cs="Helv"/>
          <w:color w:val="0000FF"/>
        </w:rPr>
        <w:t xml:space="preserve">A pattern with P symbols at the left end must not have # symbols . </w:t>
      </w:r>
    </w:p>
    <w:p w14:paraId="56ECC290" w14:textId="77777777" w:rsidR="00E834F0" w:rsidRDefault="00E834F0" w:rsidP="00E834F0">
      <w:pPr>
        <w:numPr>
          <w:ilvl w:val="0"/>
          <w:numId w:val="56"/>
        </w:numPr>
        <w:autoSpaceDE w:val="0"/>
        <w:autoSpaceDN w:val="0"/>
        <w:adjustRightInd w:val="0"/>
        <w:spacing w:before="0" w:after="0"/>
        <w:rPr>
          <w:ins w:id="11237" w:author="mbeckerle" w:date="2012-07-03T13:15:00Z"/>
          <w:rFonts w:ascii="Helv" w:hAnsi="Helv" w:cs="Helv"/>
          <w:color w:val="0000FF"/>
        </w:rPr>
      </w:pPr>
      <w:r>
        <w:rPr>
          <w:rFonts w:ascii="Helv" w:hAnsi="Helv" w:cs="Helv"/>
          <w:color w:val="0000FF"/>
        </w:rPr>
        <w:t>A pattern with P symbols at the right end can have # symbols.</w:t>
      </w:r>
      <w:commentRangeEnd w:id="11236"/>
      <w:r>
        <w:rPr>
          <w:rStyle w:val="CommentReference"/>
        </w:rPr>
        <w:commentReference w:id="11236"/>
      </w:r>
    </w:p>
    <w:p w14:paraId="7AB4A828" w14:textId="5A1163F4" w:rsidR="00E834F0" w:rsidRDefault="00E834F0" w:rsidP="00E834F0">
      <w:pPr>
        <w:numPr>
          <w:ilvl w:val="0"/>
          <w:numId w:val="56"/>
        </w:numPr>
        <w:autoSpaceDE w:val="0"/>
        <w:autoSpaceDN w:val="0"/>
        <w:adjustRightInd w:val="0"/>
        <w:spacing w:before="0" w:after="0"/>
        <w:rPr>
          <w:ins w:id="11238" w:author="mbeckerle" w:date="2012-07-03T13:15:00Z"/>
          <w:rFonts w:ascii="Helv" w:hAnsi="Helv" w:cs="Helv"/>
          <w:color w:val="0000FF"/>
        </w:rPr>
      </w:pPr>
      <w:commentRangeStart w:id="11239"/>
      <w:ins w:id="11240" w:author="mbeckerle" w:date="2012-07-03T13:15:00Z">
        <w:r>
          <w:rPr>
            <w:rFonts w:ascii="Helv" w:hAnsi="Helv" w:cs="Helv"/>
            <w:color w:val="0000FF"/>
          </w:rPr>
          <w:t>A pattern with a V symbol must not have @ or * symbols.</w:t>
        </w:r>
      </w:ins>
    </w:p>
    <w:p w14:paraId="7FA40023" w14:textId="77777777" w:rsidR="00E834F0" w:rsidRDefault="00E834F0" w:rsidP="00E834F0">
      <w:pPr>
        <w:numPr>
          <w:ilvl w:val="0"/>
          <w:numId w:val="56"/>
        </w:numPr>
        <w:autoSpaceDE w:val="0"/>
        <w:autoSpaceDN w:val="0"/>
        <w:adjustRightInd w:val="0"/>
        <w:spacing w:before="0" w:after="0"/>
        <w:rPr>
          <w:ins w:id="11241" w:author="mbeckerle" w:date="2012-07-03T13:15:00Z"/>
          <w:rFonts w:ascii="Helv" w:hAnsi="Helv" w:cs="Helv"/>
          <w:color w:val="0000FF"/>
        </w:rPr>
      </w:pPr>
      <w:ins w:id="11242" w:author="mbeckerle" w:date="2012-07-03T13:15:00Z">
        <w:r>
          <w:rPr>
            <w:rFonts w:ascii="Helv" w:hAnsi="Helv" w:cs="Helv"/>
            <w:color w:val="0000FF"/>
          </w:rPr>
          <w:t>A pattern with P symbols must not have @ or E or * symbols.</w:t>
        </w:r>
      </w:ins>
      <w:commentRangeEnd w:id="11239"/>
      <w:ins w:id="11243" w:author="mbeckerle" w:date="2012-07-03T13:16:00Z">
        <w:r>
          <w:rPr>
            <w:rStyle w:val="CommentReference"/>
          </w:rPr>
          <w:commentReference w:id="11239"/>
        </w:r>
      </w:ins>
    </w:p>
    <w:p w14:paraId="63531045" w14:textId="77777777" w:rsidR="00E834F0" w:rsidRDefault="00E834F0" w:rsidP="001E72F9">
      <w:pPr>
        <w:autoSpaceDE w:val="0"/>
        <w:autoSpaceDN w:val="0"/>
        <w:adjustRightInd w:val="0"/>
        <w:spacing w:before="0" w:after="0"/>
        <w:ind w:left="720"/>
        <w:rPr>
          <w:rFonts w:ascii="Helv" w:hAnsi="Helv" w:cs="Helv"/>
          <w:color w:val="0000FF"/>
        </w:rPr>
      </w:pPr>
    </w:p>
    <w:p w14:paraId="15B67C08" w14:textId="4F40E246" w:rsidR="00E834F0" w:rsidRPr="005223F4" w:rsidDel="001E72F9" w:rsidRDefault="00E834F0" w:rsidP="001E72F9">
      <w:pPr>
        <w:spacing w:before="100" w:beforeAutospacing="1" w:after="100" w:afterAutospacing="1"/>
        <w:ind w:left="720"/>
        <w:rPr>
          <w:ins w:id="11244" w:author="mbeckerle" w:date="2012-04-11T15:53:00Z"/>
          <w:del w:id="11245" w:author="Steve Hanson" w:date="2012-08-06T14:56:00Z"/>
        </w:rPr>
      </w:pPr>
    </w:p>
    <w:p w14:paraId="4295F09E" w14:textId="77777777" w:rsidR="009C2D34" w:rsidRPr="005223F4" w:rsidRDefault="009C2D34" w:rsidP="007151D0">
      <w:pPr>
        <w:rPr>
          <w:b/>
          <w:bCs/>
        </w:rPr>
      </w:pPr>
      <w:commentRangeStart w:id="11246"/>
      <w:r w:rsidRPr="005223F4">
        <w:rPr>
          <w:b/>
          <w:bCs/>
        </w:rPr>
        <w:t>Parsing</w:t>
      </w:r>
      <w:commentRangeEnd w:id="11246"/>
      <w:r w:rsidR="00996EB7">
        <w:rPr>
          <w:rStyle w:val="CommentReference"/>
        </w:rPr>
        <w:commentReference w:id="11246"/>
      </w:r>
    </w:p>
    <w:p w14:paraId="0D3CABDA" w14:textId="77777777" w:rsidR="009C2D34" w:rsidRPr="005223F4" w:rsidRDefault="009C2D34" w:rsidP="00D74CC9">
      <w:r w:rsidRPr="005223F4">
        <w:t xml:space="preserve">During parsing, grouping separators are </w:t>
      </w:r>
      <w:r w:rsidR="00D74CC9" w:rsidRPr="005223F4">
        <w:t>removed from the data</w:t>
      </w:r>
      <w:r w:rsidRPr="005223F4">
        <w:t>.</w:t>
      </w:r>
    </w:p>
    <w:p w14:paraId="6B99847D" w14:textId="6BAF00B3" w:rsidR="00D74CC9" w:rsidRPr="00B03EAB" w:rsidDel="00FF7CE4" w:rsidRDefault="00D74CC9" w:rsidP="007151D0">
      <w:pPr>
        <w:rPr>
          <w:del w:id="11247" w:author="mbeckerle" w:date="2012-04-22T19:35:00Z"/>
          <w:b/>
        </w:rPr>
      </w:pPr>
    </w:p>
    <w:p w14:paraId="7B7C9562" w14:textId="5C16C07A" w:rsidR="009C2D34" w:rsidRPr="00593E88" w:rsidRDefault="009C2D34" w:rsidP="007151D0">
      <w:pPr>
        <w:rPr>
          <w:b/>
          <w:bCs/>
        </w:rPr>
      </w:pPr>
      <w:del w:id="11248" w:author="mbeckerle" w:date="2012-08-14T12:24:00Z">
        <w:r w:rsidRPr="00593E88" w:rsidDel="00593E88">
          <w:rPr>
            <w:b/>
            <w:bCs/>
          </w:rPr>
          <w:delText>Formatting</w:delText>
        </w:r>
      </w:del>
      <w:ins w:id="11249" w:author="mbeckerle" w:date="2012-08-14T12:24:00Z">
        <w:r w:rsidR="00593E88" w:rsidRPr="00B03EAB">
          <w:rPr>
            <w:b/>
          </w:rPr>
          <w:t>Unparsing</w:t>
        </w:r>
      </w:ins>
    </w:p>
    <w:p w14:paraId="757BD90B" w14:textId="33BAC778" w:rsidR="00D74CC9" w:rsidRPr="005223F4" w:rsidDel="00FF7CE4" w:rsidRDefault="00D74CC9" w:rsidP="007151D0">
      <w:pPr>
        <w:rPr>
          <w:del w:id="11250" w:author="mbeckerle" w:date="2012-04-22T19:35:00Z"/>
        </w:rPr>
      </w:pPr>
    </w:p>
    <w:p w14:paraId="2B42725C" w14:textId="22E60DE0" w:rsidR="009C2D34" w:rsidRPr="005223F4" w:rsidRDefault="009C2D34" w:rsidP="007151D0">
      <w:del w:id="11251" w:author="mbeckerle" w:date="2012-08-14T12:24:00Z">
        <w:r w:rsidRPr="005223F4" w:rsidDel="00593E88">
          <w:delText>Formatting</w:delText>
        </w:r>
      </w:del>
      <w:ins w:id="11252" w:author="mbeckerle" w:date="2012-08-14T12:24:00Z">
        <w:r w:rsidR="00593E88">
          <w:t>Unparsing</w:t>
        </w:r>
      </w:ins>
      <w:r w:rsidRPr="005223F4">
        <w:t xml:space="preserve"> is guided by several parameters all of which can be specified using a pattern. The following description applies to formats that do not use scientific notation.</w:t>
      </w:r>
    </w:p>
    <w:p w14:paraId="2F29F489" w14:textId="77777777" w:rsidR="009C2D34" w:rsidRPr="005223F4" w:rsidRDefault="009C2D34" w:rsidP="009C2D34">
      <w:pPr>
        <w:numPr>
          <w:ilvl w:val="0"/>
          <w:numId w:val="57"/>
        </w:numPr>
        <w:spacing w:before="100" w:beforeAutospacing="1" w:after="100" w:afterAutospacing="1"/>
      </w:pPr>
      <w:commentRangeStart w:id="11253"/>
      <w:r w:rsidRPr="005223F4">
        <w:t xml:space="preserve">If the number of actual integer digits exceeds the </w:t>
      </w:r>
      <w:r w:rsidRPr="005223F4">
        <w:rPr>
          <w:rStyle w:val="Emphasis"/>
        </w:rPr>
        <w:t>maximum integer digits</w:t>
      </w:r>
      <w:r w:rsidRPr="005223F4">
        <w:t xml:space="preserve">, then only the least significant digits are shown. For example, 1997 is formatted as "97" if the maximum integer digits is </w:t>
      </w:r>
      <w:del w:id="11254" w:author="mbeckerle" w:date="2012-04-03T11:53:00Z">
        <w:r w:rsidRPr="005223F4" w:rsidDel="0020674D">
          <w:delText xml:space="preserve">set </w:delText>
        </w:r>
      </w:del>
      <w:del w:id="11255" w:author="mbeckerle" w:date="2012-04-03T11:54:00Z">
        <w:r w:rsidRPr="005223F4" w:rsidDel="0020674D">
          <w:delText xml:space="preserve">to </w:delText>
        </w:r>
      </w:del>
      <w:r w:rsidRPr="005223F4">
        <w:t>2.</w:t>
      </w:r>
    </w:p>
    <w:p w14:paraId="7796FFB0" w14:textId="77777777" w:rsidR="009C2D34" w:rsidRPr="005223F4" w:rsidRDefault="009C2D34" w:rsidP="009C2D34">
      <w:pPr>
        <w:numPr>
          <w:ilvl w:val="0"/>
          <w:numId w:val="57"/>
        </w:numPr>
        <w:spacing w:before="100" w:beforeAutospacing="1" w:after="100" w:afterAutospacing="1"/>
      </w:pPr>
      <w:r w:rsidRPr="005223F4">
        <w:t xml:space="preserve">If the number of actual integer digits is less than the </w:t>
      </w:r>
      <w:r w:rsidRPr="005223F4">
        <w:rPr>
          <w:rStyle w:val="Emphasis"/>
        </w:rPr>
        <w:t>minimum integer digits</w:t>
      </w:r>
      <w:r w:rsidRPr="005223F4">
        <w:t xml:space="preserve">, then leading zeros are added. For example, 1997 is formatted as "01997" if the minimum integer digits is </w:t>
      </w:r>
      <w:del w:id="11256" w:author="mbeckerle" w:date="2012-04-03T11:54:00Z">
        <w:r w:rsidRPr="005223F4" w:rsidDel="0020674D">
          <w:delText xml:space="preserve">set to </w:delText>
        </w:r>
      </w:del>
      <w:r w:rsidRPr="005223F4">
        <w:t>5.</w:t>
      </w:r>
    </w:p>
    <w:p w14:paraId="76DBED8F" w14:textId="77777777" w:rsidR="009C2D34" w:rsidRPr="005223F4" w:rsidRDefault="009C2D34" w:rsidP="009C2D34">
      <w:pPr>
        <w:numPr>
          <w:ilvl w:val="0"/>
          <w:numId w:val="57"/>
        </w:numPr>
        <w:spacing w:before="100" w:beforeAutospacing="1" w:after="100" w:afterAutospacing="1"/>
      </w:pPr>
      <w:r w:rsidRPr="005223F4">
        <w:t xml:space="preserve">If the number of actual fraction digits exceeds the </w:t>
      </w:r>
      <w:r w:rsidRPr="005223F4">
        <w:rPr>
          <w:rStyle w:val="Emphasis"/>
        </w:rPr>
        <w:t>maximum fraction digits</w:t>
      </w:r>
      <w:r w:rsidRPr="005223F4">
        <w:t>, then half-even rounding it performed to the maximum fraction digits. For example, 0.125 is formatted as "0.12" if the maximum fraction digits is 2. This behavior can be changed by specifying a rounding increment and a rounding mode.</w:t>
      </w:r>
    </w:p>
    <w:p w14:paraId="6E357311" w14:textId="77777777" w:rsidR="009C2D34" w:rsidRPr="005223F4" w:rsidRDefault="009C2D34" w:rsidP="009C2D34">
      <w:pPr>
        <w:numPr>
          <w:ilvl w:val="0"/>
          <w:numId w:val="57"/>
        </w:numPr>
        <w:spacing w:before="100" w:beforeAutospacing="1" w:after="100" w:afterAutospacing="1"/>
      </w:pPr>
      <w:r w:rsidRPr="005223F4">
        <w:t xml:space="preserve">If the number of actual fraction digits is less than the </w:t>
      </w:r>
      <w:r w:rsidRPr="005223F4">
        <w:rPr>
          <w:rStyle w:val="Emphasis"/>
        </w:rPr>
        <w:t>minimum fraction digits</w:t>
      </w:r>
      <w:r w:rsidRPr="005223F4">
        <w:t xml:space="preserve">, then trailing zeros are added. For example, 0.125 is formatted as "0.1250" if the </w:t>
      </w:r>
      <w:r w:rsidR="002A268D" w:rsidRPr="005223F4">
        <w:t>minimum</w:t>
      </w:r>
      <w:r w:rsidRPr="005223F4">
        <w:t xml:space="preserve"> fraction digits is </w:t>
      </w:r>
      <w:del w:id="11257" w:author="mbeckerle" w:date="2012-04-03T11:54:00Z">
        <w:r w:rsidRPr="005223F4" w:rsidDel="0020674D">
          <w:delText xml:space="preserve">set to </w:delText>
        </w:r>
      </w:del>
      <w:r w:rsidRPr="005223F4">
        <w:t>4.</w:t>
      </w:r>
    </w:p>
    <w:p w14:paraId="138C5794" w14:textId="77777777" w:rsidR="009C2D34" w:rsidRPr="005223F4" w:rsidRDefault="009C2D34" w:rsidP="009C2D34">
      <w:pPr>
        <w:numPr>
          <w:ilvl w:val="0"/>
          <w:numId w:val="57"/>
        </w:numPr>
        <w:spacing w:before="100" w:beforeAutospacing="1" w:after="100" w:afterAutospacing="1"/>
      </w:pPr>
      <w:r w:rsidRPr="005223F4">
        <w:t>Trailing fractional zeros are not displayed if they occur</w:t>
      </w:r>
      <w:ins w:id="11258" w:author="mbeckerle" w:date="2012-04-03T11:54:00Z">
        <w:r w:rsidR="0020674D">
          <w:t xml:space="preserve"> </w:t>
        </w:r>
      </w:ins>
      <w:del w:id="11259" w:author="Steve Hanson" w:date="2012-04-11T15:53:00Z">
        <w:r w:rsidRPr="005223F4">
          <w:delText xml:space="preserve"> </w:delText>
        </w:r>
      </w:del>
      <w:r w:rsidRPr="005223F4">
        <w:rPr>
          <w:rStyle w:val="Emphasis"/>
        </w:rPr>
        <w:t>j</w:t>
      </w:r>
      <w:del w:id="11260" w:author="Steve Hanson" w:date="2012-04-11T15:53:00Z">
        <w:r w:rsidRPr="005223F4">
          <w:delText xml:space="preserve"> </w:delText>
        </w:r>
      </w:del>
      <w:ins w:id="11261" w:author="mbeckerle" w:date="2012-04-03T11:54:00Z">
        <w:r w:rsidR="0020674D">
          <w:t xml:space="preserve"> </w:t>
        </w:r>
      </w:ins>
      <w:r w:rsidRPr="005223F4">
        <w:t xml:space="preserve">positions after the decimal, where </w:t>
      </w:r>
      <w:r w:rsidRPr="005223F4">
        <w:rPr>
          <w:rStyle w:val="Emphasis"/>
        </w:rPr>
        <w:t>j</w:t>
      </w:r>
      <w:r w:rsidRPr="005223F4">
        <w:t xml:space="preserve"> is less than the maximum fraction digits. For example, 0.10004 is formatted as "0.1" if the maximum fraction digits is four or less. </w:t>
      </w:r>
    </w:p>
    <w:commentRangeEnd w:id="11253"/>
    <w:p w14:paraId="0A087ABF" w14:textId="6BED0DD0" w:rsidR="009C2D34" w:rsidRPr="005223F4" w:rsidRDefault="002431C2" w:rsidP="007151D0">
      <w:pPr>
        <w:rPr>
          <w:b/>
          <w:bCs/>
        </w:rPr>
      </w:pPr>
      <w:r>
        <w:rPr>
          <w:rStyle w:val="CommentReference"/>
        </w:rPr>
        <w:commentReference w:id="11253"/>
      </w:r>
      <w:r w:rsidR="009C2D34" w:rsidRPr="005223F4">
        <w:rPr>
          <w:b/>
          <w:bCs/>
        </w:rPr>
        <w:t>Special Values</w:t>
      </w:r>
    </w:p>
    <w:p w14:paraId="0259AAC9" w14:textId="77777777" w:rsidR="009C2D34" w:rsidRPr="005223F4" w:rsidRDefault="009C2D34" w:rsidP="00FA15E3">
      <w:r w:rsidRPr="005223F4">
        <w:rPr>
          <w:rStyle w:val="HTMLCode"/>
        </w:rPr>
        <w:t>NaN</w:t>
      </w:r>
      <w:r w:rsidRPr="005223F4">
        <w:t xml:space="preserve"> is represented as a </w:t>
      </w:r>
      <w:r w:rsidR="007576F8" w:rsidRPr="005223F4">
        <w:t>string</w:t>
      </w:r>
      <w:r w:rsidR="00FA15E3" w:rsidRPr="005223F4">
        <w:t xml:space="preserve"> </w:t>
      </w:r>
      <w:r w:rsidRPr="005223F4">
        <w:t xml:space="preserve">determined by the </w:t>
      </w:r>
      <w:commentRangeStart w:id="11262"/>
      <w:r w:rsidR="00AD5B6D" w:rsidRPr="005223F4">
        <w:t>dfdl:</w:t>
      </w:r>
      <w:r w:rsidR="00E05760" w:rsidRPr="005223F4">
        <w:rPr>
          <w:szCs w:val="18"/>
        </w:rPr>
        <w:t>textStandardNa</w:t>
      </w:r>
      <w:ins w:id="11263" w:author="Steve Hanson" w:date="2012-02-23T17:35:00Z">
        <w:r w:rsidR="00963EB3">
          <w:rPr>
            <w:szCs w:val="18"/>
          </w:rPr>
          <w:t>N</w:t>
        </w:r>
      </w:ins>
      <w:del w:id="11264" w:author="Steve Hanson" w:date="2012-02-23T17:35:00Z">
        <w:r w:rsidR="00E05760" w:rsidRPr="005223F4" w:rsidDel="00963EB3">
          <w:rPr>
            <w:szCs w:val="18"/>
          </w:rPr>
          <w:delText>n</w:delText>
        </w:r>
      </w:del>
      <w:r w:rsidR="00E05760" w:rsidRPr="005223F4">
        <w:rPr>
          <w:szCs w:val="18"/>
        </w:rPr>
        <w:t>Rep</w:t>
      </w:r>
      <w:r w:rsidR="00AD5B6D" w:rsidRPr="005223F4">
        <w:t xml:space="preserve"> </w:t>
      </w:r>
      <w:commentRangeEnd w:id="11262"/>
      <w:r w:rsidR="00A25B7C">
        <w:rPr>
          <w:rStyle w:val="CommentReference"/>
        </w:rPr>
        <w:commentReference w:id="11262"/>
      </w:r>
      <w:r w:rsidR="00AD5B6D" w:rsidRPr="005223F4">
        <w:t>property</w:t>
      </w:r>
      <w:r w:rsidRPr="005223F4">
        <w:t>. This is the only value for which the prefixes and suffixes are not used.</w:t>
      </w:r>
    </w:p>
    <w:p w14:paraId="44F999BE" w14:textId="77777777" w:rsidR="009C2D34" w:rsidRPr="005223F4" w:rsidRDefault="009C2D34" w:rsidP="007576F8">
      <w:r w:rsidRPr="005223F4">
        <w:t xml:space="preserve">Infinity is represented as a </w:t>
      </w:r>
      <w:r w:rsidR="007576F8" w:rsidRPr="005223F4">
        <w:t>string</w:t>
      </w:r>
      <w:r w:rsidRPr="005223F4">
        <w:t xml:space="preserve"> with the positive or negative prefixes and suffixes applied. The infinity </w:t>
      </w:r>
      <w:r w:rsidR="007576F8" w:rsidRPr="005223F4">
        <w:t xml:space="preserve">string </w:t>
      </w:r>
      <w:r w:rsidRPr="005223F4">
        <w:t xml:space="preserve">is determined by the </w:t>
      </w:r>
      <w:r w:rsidR="005C3E86" w:rsidRPr="005223F4">
        <w:t>dfdl:</w:t>
      </w:r>
      <w:r w:rsidR="00E05760" w:rsidRPr="005223F4">
        <w:rPr>
          <w:szCs w:val="18"/>
        </w:rPr>
        <w:t>textStandardInfinityRep</w:t>
      </w:r>
      <w:r w:rsidR="00AD5B6D" w:rsidRPr="005223F4">
        <w:t xml:space="preserve"> property</w:t>
      </w:r>
      <w:r w:rsidRPr="005223F4">
        <w:t>.</w:t>
      </w:r>
    </w:p>
    <w:p w14:paraId="368BD4C2" w14:textId="1F830490" w:rsidR="00873044" w:rsidRPr="005223F4" w:rsidDel="00FF7CE4" w:rsidRDefault="00873044" w:rsidP="007151D0">
      <w:pPr>
        <w:rPr>
          <w:del w:id="11265" w:author="mbeckerle" w:date="2012-04-22T19:36:00Z"/>
        </w:rPr>
      </w:pPr>
      <w:bookmarkStart w:id="11266" w:name="sci"/>
      <w:bookmarkEnd w:id="11266"/>
    </w:p>
    <w:p w14:paraId="2D6DF2F1" w14:textId="77777777" w:rsidR="009C2D34" w:rsidRPr="005223F4" w:rsidRDefault="009C2D34" w:rsidP="007151D0">
      <w:pPr>
        <w:rPr>
          <w:b/>
          <w:bCs/>
        </w:rPr>
      </w:pPr>
      <w:r w:rsidRPr="005223F4">
        <w:rPr>
          <w:b/>
          <w:bCs/>
        </w:rPr>
        <w:t>Scientific Notation</w:t>
      </w:r>
    </w:p>
    <w:p w14:paraId="6E0DC092" w14:textId="77777777" w:rsidR="009C2D34" w:rsidRPr="005223F4" w:rsidRDefault="009C2D34" w:rsidP="007151D0">
      <w:r w:rsidRPr="005223F4">
        <w:t>Numbers in scientific notation are expressed as the product of a mantissa and a power of ten, for example, 1234 can be expressed as 1.234 x 10</w:t>
      </w:r>
      <w:r w:rsidRPr="005223F4">
        <w:rPr>
          <w:vertAlign w:val="superscript"/>
        </w:rPr>
        <w:t>3</w:t>
      </w:r>
      <w:r w:rsidRPr="005223F4">
        <w:t>. The mantissa is typically in the half-open interval [1.0, 10.0) or sometimes [0.0, 1.0), but it need not be. In a pattern, the exponent character immediately followed by one or more digit characters indicates scientific notation. Example: "0.###E0" formats the number 1234 as "1.234E3".</w:t>
      </w:r>
    </w:p>
    <w:p w14:paraId="20A183A6" w14:textId="77777777" w:rsidR="009C2D34" w:rsidRPr="005223F4" w:rsidRDefault="009C2D34" w:rsidP="00D56D66">
      <w:pPr>
        <w:numPr>
          <w:ilvl w:val="0"/>
          <w:numId w:val="58"/>
        </w:numPr>
        <w:spacing w:before="100" w:beforeAutospacing="1" w:after="100" w:afterAutospacing="1"/>
      </w:pPr>
      <w:r w:rsidRPr="005223F4">
        <w:t xml:space="preserve">The number of digit characters after the exponent character gives the minimum exponent digit count. There is no maximum. Negative exponents are formatted using the  minus sign, </w:t>
      </w:r>
      <w:r w:rsidRPr="005223F4">
        <w:rPr>
          <w:rStyle w:val="Emphasis"/>
        </w:rPr>
        <w:t>not</w:t>
      </w:r>
      <w:r w:rsidRPr="005223F4">
        <w:t xml:space="preserve"> the prefix and suffix from the pattern. This allows patterns such as "0.###E0 m/s". To prefix positive exponents with a  plus sign, specify '+' between the exponent and the digits: "0.###E+0" will produce formats "1E+1", "1E+0", "1E-1", etc. </w:t>
      </w:r>
    </w:p>
    <w:p w14:paraId="6F442C47" w14:textId="77777777" w:rsidR="009C2D34" w:rsidRPr="005223F4" w:rsidRDefault="009C2D34" w:rsidP="009C2D34">
      <w:pPr>
        <w:numPr>
          <w:ilvl w:val="0"/>
          <w:numId w:val="58"/>
        </w:numPr>
        <w:spacing w:before="100" w:beforeAutospacing="1" w:after="100" w:afterAutospacing="1"/>
      </w:pPr>
      <w:r w:rsidRPr="005223F4">
        <w:t>The minimum number of integer digits is achieved by adjusting the exponent. Example: 0.00123 formatted with "00.###E0" yields "12.3E-4". This only happens if there is no maximum number of integer digits. If there is a maximum, then the minimum number of integer digits is fixed at one.</w:t>
      </w:r>
    </w:p>
    <w:p w14:paraId="256389BE" w14:textId="77777777" w:rsidR="009C2D34" w:rsidRPr="005223F4" w:rsidRDefault="009C2D34" w:rsidP="009C2D34">
      <w:pPr>
        <w:numPr>
          <w:ilvl w:val="0"/>
          <w:numId w:val="58"/>
        </w:numPr>
        <w:spacing w:before="100" w:beforeAutospacing="1" w:after="100" w:afterAutospacing="1"/>
      </w:pPr>
      <w:r w:rsidRPr="005223F4">
        <w:t xml:space="preserve">The maximum number of integer digits, if present, specifies the exponent grouping. The most common use of this is to generate </w:t>
      </w:r>
      <w:r w:rsidRPr="005223F4">
        <w:rPr>
          <w:rStyle w:val="Emphasis"/>
        </w:rPr>
        <w:t>engineering notation</w:t>
      </w:r>
      <w:r w:rsidRPr="005223F4">
        <w:t>, in which the exponent is a multiple of three, e.g., "##0.###E0". The number 12345 is formatted using "##0.####E0" as "12.345E3".</w:t>
      </w:r>
    </w:p>
    <w:p w14:paraId="76A811DD" w14:textId="77777777" w:rsidR="009C2D34" w:rsidRPr="005223F4" w:rsidRDefault="009C2D34" w:rsidP="003C697A">
      <w:pPr>
        <w:numPr>
          <w:ilvl w:val="0"/>
          <w:numId w:val="58"/>
        </w:numPr>
        <w:spacing w:before="100" w:beforeAutospacing="1" w:after="100" w:afterAutospacing="1"/>
      </w:pPr>
      <w:r w:rsidRPr="005223F4">
        <w:t>When using scientific notation, the formatter controls the digit counts using significant digits logic. The maximum number of significant digits limits the total number of integer and fraction digits that will be shown in the mantissa; it does not affect parsing. For example, 12345 formatted with "##0.##E0" is "12.3E3". .</w:t>
      </w:r>
    </w:p>
    <w:p w14:paraId="28C2554E" w14:textId="77777777" w:rsidR="009C2D34" w:rsidRPr="005223F4" w:rsidRDefault="009C2D34" w:rsidP="009C2D34">
      <w:pPr>
        <w:numPr>
          <w:ilvl w:val="0"/>
          <w:numId w:val="58"/>
        </w:numPr>
        <w:spacing w:before="100" w:beforeAutospacing="1" w:after="100" w:afterAutospacing="1"/>
      </w:pPr>
      <w:r w:rsidRPr="005223F4">
        <w:t xml:space="preserve">Exponential patterns may not contain grouping separators. </w:t>
      </w:r>
    </w:p>
    <w:p w14:paraId="424F5B4A" w14:textId="77777777" w:rsidR="00F81703" w:rsidRPr="00F81703" w:rsidRDefault="00F81703" w:rsidP="00F81703">
      <w:pPr>
        <w:rPr>
          <w:ins w:id="11267" w:author="mbeckerle" w:date="2012-04-03T11:32:00Z"/>
          <w:b/>
        </w:rPr>
      </w:pPr>
      <w:commentRangeStart w:id="11268"/>
      <w:ins w:id="11269" w:author="mbeckerle" w:date="2012-04-03T11:32:00Z">
        <w:r w:rsidRPr="00F81703">
          <w:rPr>
            <w:b/>
          </w:rPr>
          <w:t>Significant Digits</w:t>
        </w:r>
      </w:ins>
      <w:commentRangeEnd w:id="11268"/>
      <w:ins w:id="11270" w:author="mbeckerle" w:date="2012-04-03T11:39:00Z">
        <w:r>
          <w:rPr>
            <w:rStyle w:val="CommentReference"/>
          </w:rPr>
          <w:commentReference w:id="11268"/>
        </w:r>
      </w:ins>
    </w:p>
    <w:p w14:paraId="796E0A6F" w14:textId="766F8B01" w:rsidR="00F81703" w:rsidRDefault="00F81703" w:rsidP="00F81703">
      <w:pPr>
        <w:rPr>
          <w:ins w:id="11271" w:author="mbeckerle" w:date="2012-04-03T11:32:00Z"/>
        </w:rPr>
      </w:pPr>
      <w:ins w:id="11272" w:author="mbeckerle" w:date="2012-04-03T11:33:00Z">
        <w:r>
          <w:t>The ‘@</w:t>
        </w:r>
      </w:ins>
      <w:ins w:id="11273" w:author="mbeckerle" w:date="2012-04-03T11:34:00Z">
        <w:r>
          <w:t xml:space="preserve">’ pattern character can be used with the ‘#’ to control how </w:t>
        </w:r>
      </w:ins>
      <w:ins w:id="11274" w:author="mbeckerle" w:date="2012-04-03T11:32:00Z">
        <w:r>
          <w:t xml:space="preserve">many integer and fraction digits are </w:t>
        </w:r>
      </w:ins>
      <w:ins w:id="11275" w:author="mbeckerle" w:date="2013-01-28T12:35:00Z">
        <w:r w:rsidR="004F385A">
          <w:t>needed</w:t>
        </w:r>
      </w:ins>
      <w:ins w:id="11276" w:author="mbeckerle" w:date="2012-04-03T11:32:00Z">
        <w:r>
          <w:t xml:space="preserve"> to display the specified number of significant digits. </w:t>
        </w:r>
      </w:ins>
      <w:ins w:id="11277" w:author="mbeckerle" w:date="2012-04-03T11:41:00Z">
        <w:r>
          <w:t xml:space="preserve">The ‘@’ only affects unparsing behavior. </w:t>
        </w:r>
      </w:ins>
      <w:ins w:id="11278" w:author="mbeckerle" w:date="2012-04-03T11:32:00Z">
        <w:r>
          <w:t>Examples:</w:t>
        </w:r>
      </w:ins>
    </w:p>
    <w:tbl>
      <w:tblPr>
        <w:tblStyle w:val="TableGrid"/>
        <w:tblW w:w="0" w:type="auto"/>
        <w:tblLook w:val="04A0" w:firstRow="1" w:lastRow="0" w:firstColumn="1" w:lastColumn="0" w:noHBand="0" w:noVBand="1"/>
      </w:tblPr>
      <w:tblGrid>
        <w:gridCol w:w="906"/>
        <w:gridCol w:w="2267"/>
        <w:gridCol w:w="2298"/>
        <w:gridCol w:w="972"/>
        <w:gridCol w:w="2413"/>
      </w:tblGrid>
      <w:tr w:rsidR="00F81703" w14:paraId="75AF5EA3" w14:textId="77777777" w:rsidTr="001E72F9">
        <w:trPr>
          <w:ins w:id="11279" w:author="mbeckerle" w:date="2012-04-03T11:32:00Z"/>
        </w:trPr>
        <w:tc>
          <w:tcPr>
            <w:tcW w:w="0" w:type="auto"/>
            <w:shd w:val="clear" w:color="auto" w:fill="F2F2F2" w:themeFill="background1" w:themeFillShade="F2"/>
            <w:hideMark/>
          </w:tcPr>
          <w:p w14:paraId="0D933B64" w14:textId="77777777" w:rsidR="00F81703" w:rsidRPr="001E72F9" w:rsidRDefault="00F81703" w:rsidP="00F81703">
            <w:pPr>
              <w:rPr>
                <w:ins w:id="11280" w:author="mbeckerle" w:date="2012-04-03T11:32:00Z"/>
                <w:b/>
                <w:sz w:val="24"/>
                <w:szCs w:val="24"/>
              </w:rPr>
            </w:pPr>
            <w:ins w:id="11281" w:author="mbeckerle" w:date="2012-04-03T11:32:00Z">
              <w:r w:rsidRPr="001E72F9">
                <w:rPr>
                  <w:b/>
                </w:rPr>
                <w:t xml:space="preserve">Pattern </w:t>
              </w:r>
            </w:ins>
          </w:p>
        </w:tc>
        <w:tc>
          <w:tcPr>
            <w:tcW w:w="0" w:type="auto"/>
            <w:shd w:val="clear" w:color="auto" w:fill="F2F2F2" w:themeFill="background1" w:themeFillShade="F2"/>
            <w:hideMark/>
          </w:tcPr>
          <w:p w14:paraId="645A1091" w14:textId="77777777" w:rsidR="00F81703" w:rsidRPr="001E72F9" w:rsidRDefault="00F81703" w:rsidP="00F81703">
            <w:pPr>
              <w:rPr>
                <w:ins w:id="11282" w:author="mbeckerle" w:date="2012-04-03T11:32:00Z"/>
                <w:b/>
                <w:sz w:val="24"/>
                <w:szCs w:val="24"/>
              </w:rPr>
            </w:pPr>
            <w:ins w:id="11283" w:author="mbeckerle" w:date="2012-04-03T11:32:00Z">
              <w:r w:rsidRPr="001E72F9">
                <w:rPr>
                  <w:b/>
                </w:rPr>
                <w:t xml:space="preserve">Minimum significant digits </w:t>
              </w:r>
            </w:ins>
          </w:p>
        </w:tc>
        <w:tc>
          <w:tcPr>
            <w:tcW w:w="0" w:type="auto"/>
            <w:shd w:val="clear" w:color="auto" w:fill="F2F2F2" w:themeFill="background1" w:themeFillShade="F2"/>
            <w:hideMark/>
          </w:tcPr>
          <w:p w14:paraId="6E3A6F14" w14:textId="77777777" w:rsidR="00F81703" w:rsidRPr="001E72F9" w:rsidRDefault="00F81703" w:rsidP="00F81703">
            <w:pPr>
              <w:rPr>
                <w:ins w:id="11284" w:author="mbeckerle" w:date="2012-04-03T11:32:00Z"/>
                <w:b/>
                <w:sz w:val="24"/>
                <w:szCs w:val="24"/>
              </w:rPr>
            </w:pPr>
            <w:ins w:id="11285" w:author="mbeckerle" w:date="2012-04-03T11:32:00Z">
              <w:r w:rsidRPr="001E72F9">
                <w:rPr>
                  <w:b/>
                </w:rPr>
                <w:t xml:space="preserve">Maximum significant digits </w:t>
              </w:r>
            </w:ins>
          </w:p>
        </w:tc>
        <w:tc>
          <w:tcPr>
            <w:tcW w:w="0" w:type="auto"/>
            <w:shd w:val="clear" w:color="auto" w:fill="F2F2F2" w:themeFill="background1" w:themeFillShade="F2"/>
            <w:hideMark/>
          </w:tcPr>
          <w:p w14:paraId="52C43B64" w14:textId="77777777" w:rsidR="00F81703" w:rsidRPr="001E72F9" w:rsidRDefault="00F81703" w:rsidP="00F81703">
            <w:pPr>
              <w:rPr>
                <w:ins w:id="11286" w:author="mbeckerle" w:date="2012-04-03T11:32:00Z"/>
                <w:b/>
                <w:sz w:val="24"/>
                <w:szCs w:val="24"/>
              </w:rPr>
            </w:pPr>
            <w:ins w:id="11287" w:author="mbeckerle" w:date="2012-04-03T11:32:00Z">
              <w:r w:rsidRPr="001E72F9">
                <w:rPr>
                  <w:b/>
                </w:rPr>
                <w:t xml:space="preserve">Number </w:t>
              </w:r>
            </w:ins>
          </w:p>
        </w:tc>
        <w:tc>
          <w:tcPr>
            <w:tcW w:w="0" w:type="auto"/>
            <w:shd w:val="clear" w:color="auto" w:fill="F2F2F2" w:themeFill="background1" w:themeFillShade="F2"/>
            <w:hideMark/>
          </w:tcPr>
          <w:p w14:paraId="4D273F2C" w14:textId="09974293" w:rsidR="00F81703" w:rsidRPr="001E72F9" w:rsidRDefault="001E72F9" w:rsidP="001E72F9">
            <w:pPr>
              <w:rPr>
                <w:ins w:id="11288" w:author="mbeckerle" w:date="2012-04-03T11:32:00Z"/>
                <w:b/>
                <w:sz w:val="24"/>
                <w:szCs w:val="24"/>
              </w:rPr>
            </w:pPr>
            <w:ins w:id="11289" w:author="Steve Hanson" w:date="2012-08-06T14:57:00Z">
              <w:r w:rsidRPr="001E72F9">
                <w:rPr>
                  <w:b/>
                </w:rPr>
                <w:t xml:space="preserve">Formatted </w:t>
              </w:r>
            </w:ins>
            <w:ins w:id="11290" w:author="mbeckerle" w:date="2012-04-03T11:32:00Z">
              <w:r w:rsidR="00F81703" w:rsidRPr="001E72F9">
                <w:rPr>
                  <w:b/>
                </w:rPr>
                <w:t xml:space="preserve">Output </w:t>
              </w:r>
              <w:del w:id="11291" w:author="Steve Hanson" w:date="2012-08-06T14:57:00Z">
                <w:r w:rsidR="00F81703" w:rsidRPr="001E72F9" w:rsidDel="001E72F9">
                  <w:rPr>
                    <w:b/>
                  </w:rPr>
                  <w:delText xml:space="preserve">of </w:delText>
                </w:r>
                <w:r w:rsidR="00F81703" w:rsidRPr="001E72F9" w:rsidDel="001E72F9">
                  <w:rPr>
                    <w:b/>
                  </w:rPr>
                  <w:fldChar w:fldCharType="begin"/>
                </w:r>
                <w:r w:rsidR="00F81703" w:rsidRPr="001E72F9" w:rsidDel="001E72F9">
                  <w:rPr>
                    <w:b/>
                  </w:rPr>
                  <w:delInstrText xml:space="preserve"> HYPERLINK "http://icu-project.org/apiref/icu4c/classDecimalFormat.html" \l "aed19f9279def60133b3122a2435ea568" \o "Format a double or long number using base-10 representation." </w:delInstrText>
                </w:r>
                <w:r w:rsidR="00F81703" w:rsidRPr="001E72F9" w:rsidDel="001E72F9">
                  <w:rPr>
                    <w:b/>
                  </w:rPr>
                  <w:fldChar w:fldCharType="separate"/>
                </w:r>
                <w:r w:rsidR="00F81703" w:rsidRPr="001E72F9" w:rsidDel="001E72F9">
                  <w:rPr>
                    <w:rStyle w:val="Hyperlink"/>
                    <w:b/>
                  </w:rPr>
                  <w:delText>format()</w:delText>
                </w:r>
                <w:r w:rsidR="00F81703" w:rsidRPr="001E72F9" w:rsidDel="001E72F9">
                  <w:rPr>
                    <w:b/>
                  </w:rPr>
                  <w:fldChar w:fldCharType="end"/>
                </w:r>
                <w:r w:rsidR="00F81703" w:rsidRPr="001E72F9" w:rsidDel="001E72F9">
                  <w:rPr>
                    <w:b/>
                  </w:rPr>
                  <w:delText xml:space="preserve"> </w:delText>
                </w:r>
              </w:del>
            </w:ins>
          </w:p>
        </w:tc>
      </w:tr>
      <w:tr w:rsidR="00F81703" w14:paraId="56BBEC74" w14:textId="77777777" w:rsidTr="001E72F9">
        <w:trPr>
          <w:ins w:id="11292" w:author="mbeckerle" w:date="2012-04-03T11:32:00Z"/>
        </w:trPr>
        <w:tc>
          <w:tcPr>
            <w:tcW w:w="0" w:type="auto"/>
            <w:hideMark/>
          </w:tcPr>
          <w:p w14:paraId="63CE8361" w14:textId="77777777" w:rsidR="00F81703" w:rsidRDefault="00F81703" w:rsidP="00F81703">
            <w:pPr>
              <w:rPr>
                <w:ins w:id="11293" w:author="mbeckerle" w:date="2012-04-03T11:32:00Z"/>
                <w:sz w:val="24"/>
                <w:szCs w:val="24"/>
              </w:rPr>
            </w:pPr>
            <w:ins w:id="11294" w:author="mbeckerle" w:date="2012-04-03T11:32:00Z">
              <w:r>
                <w:rPr>
                  <w:rStyle w:val="HTMLCode"/>
                </w:rPr>
                <w:t>@@@</w:t>
              </w:r>
              <w:r>
                <w:t xml:space="preserve"> </w:t>
              </w:r>
            </w:ins>
          </w:p>
        </w:tc>
        <w:tc>
          <w:tcPr>
            <w:tcW w:w="0" w:type="auto"/>
            <w:hideMark/>
          </w:tcPr>
          <w:p w14:paraId="04931D4C" w14:textId="77777777" w:rsidR="00F81703" w:rsidRDefault="00F81703" w:rsidP="00F81703">
            <w:pPr>
              <w:rPr>
                <w:ins w:id="11295" w:author="mbeckerle" w:date="2012-04-03T11:32:00Z"/>
                <w:sz w:val="24"/>
                <w:szCs w:val="24"/>
              </w:rPr>
            </w:pPr>
            <w:ins w:id="11296" w:author="mbeckerle" w:date="2012-04-03T11:32:00Z">
              <w:r>
                <w:t xml:space="preserve">3 </w:t>
              </w:r>
            </w:ins>
          </w:p>
        </w:tc>
        <w:tc>
          <w:tcPr>
            <w:tcW w:w="0" w:type="auto"/>
            <w:hideMark/>
          </w:tcPr>
          <w:p w14:paraId="1AD7A628" w14:textId="77777777" w:rsidR="00F81703" w:rsidRDefault="00F81703" w:rsidP="002B5628">
            <w:pPr>
              <w:rPr>
                <w:ins w:id="11297" w:author="mbeckerle" w:date="2012-04-03T11:32:00Z"/>
                <w:sz w:val="24"/>
                <w:szCs w:val="24"/>
              </w:rPr>
            </w:pPr>
            <w:ins w:id="11298" w:author="mbeckerle" w:date="2012-04-03T11:32:00Z">
              <w:r>
                <w:t xml:space="preserve">3 </w:t>
              </w:r>
            </w:ins>
          </w:p>
        </w:tc>
        <w:tc>
          <w:tcPr>
            <w:tcW w:w="0" w:type="auto"/>
            <w:hideMark/>
          </w:tcPr>
          <w:p w14:paraId="5E0E1330" w14:textId="77777777" w:rsidR="00F81703" w:rsidRDefault="00F81703" w:rsidP="002B5628">
            <w:pPr>
              <w:rPr>
                <w:ins w:id="11299" w:author="mbeckerle" w:date="2012-04-03T11:32:00Z"/>
                <w:sz w:val="24"/>
                <w:szCs w:val="24"/>
              </w:rPr>
            </w:pPr>
            <w:ins w:id="11300" w:author="mbeckerle" w:date="2012-04-03T11:32:00Z">
              <w:r>
                <w:t xml:space="preserve">12345 </w:t>
              </w:r>
            </w:ins>
          </w:p>
        </w:tc>
        <w:tc>
          <w:tcPr>
            <w:tcW w:w="0" w:type="auto"/>
            <w:hideMark/>
          </w:tcPr>
          <w:p w14:paraId="5D02FD4A" w14:textId="77777777" w:rsidR="00F81703" w:rsidRDefault="00F81703" w:rsidP="002B5628">
            <w:pPr>
              <w:rPr>
                <w:ins w:id="11301" w:author="mbeckerle" w:date="2012-04-03T11:32:00Z"/>
                <w:sz w:val="24"/>
                <w:szCs w:val="24"/>
              </w:rPr>
            </w:pPr>
            <w:ins w:id="11302" w:author="mbeckerle" w:date="2012-04-03T11:32:00Z">
              <w:r>
                <w:rPr>
                  <w:rStyle w:val="HTMLCode"/>
                </w:rPr>
                <w:t>12300</w:t>
              </w:r>
              <w:r>
                <w:t xml:space="preserve"> </w:t>
              </w:r>
            </w:ins>
          </w:p>
        </w:tc>
      </w:tr>
      <w:tr w:rsidR="00F81703" w14:paraId="3EE33E5C" w14:textId="77777777" w:rsidTr="001E72F9">
        <w:trPr>
          <w:ins w:id="11303" w:author="mbeckerle" w:date="2012-04-03T11:32:00Z"/>
        </w:trPr>
        <w:tc>
          <w:tcPr>
            <w:tcW w:w="0" w:type="auto"/>
            <w:hideMark/>
          </w:tcPr>
          <w:p w14:paraId="026AFF8D" w14:textId="77777777" w:rsidR="00F81703" w:rsidRDefault="00F81703" w:rsidP="00F81703">
            <w:pPr>
              <w:rPr>
                <w:ins w:id="11304" w:author="mbeckerle" w:date="2012-04-03T11:32:00Z"/>
                <w:sz w:val="24"/>
                <w:szCs w:val="24"/>
              </w:rPr>
            </w:pPr>
            <w:ins w:id="11305" w:author="mbeckerle" w:date="2012-04-03T11:32:00Z">
              <w:r>
                <w:rPr>
                  <w:rStyle w:val="HTMLCode"/>
                </w:rPr>
                <w:t>@@@</w:t>
              </w:r>
              <w:r>
                <w:t xml:space="preserve"> </w:t>
              </w:r>
            </w:ins>
          </w:p>
        </w:tc>
        <w:tc>
          <w:tcPr>
            <w:tcW w:w="0" w:type="auto"/>
            <w:hideMark/>
          </w:tcPr>
          <w:p w14:paraId="5DDA7CCB" w14:textId="77777777" w:rsidR="00F81703" w:rsidRDefault="00F81703" w:rsidP="00F81703">
            <w:pPr>
              <w:rPr>
                <w:ins w:id="11306" w:author="mbeckerle" w:date="2012-04-03T11:32:00Z"/>
                <w:sz w:val="24"/>
                <w:szCs w:val="24"/>
              </w:rPr>
            </w:pPr>
            <w:ins w:id="11307" w:author="mbeckerle" w:date="2012-04-03T11:32:00Z">
              <w:r>
                <w:t xml:space="preserve">3 </w:t>
              </w:r>
            </w:ins>
          </w:p>
        </w:tc>
        <w:tc>
          <w:tcPr>
            <w:tcW w:w="0" w:type="auto"/>
            <w:hideMark/>
          </w:tcPr>
          <w:p w14:paraId="21F256E9" w14:textId="77777777" w:rsidR="00F81703" w:rsidRDefault="00F81703" w:rsidP="002B5628">
            <w:pPr>
              <w:rPr>
                <w:ins w:id="11308" w:author="mbeckerle" w:date="2012-04-03T11:32:00Z"/>
                <w:sz w:val="24"/>
                <w:szCs w:val="24"/>
              </w:rPr>
            </w:pPr>
            <w:ins w:id="11309" w:author="mbeckerle" w:date="2012-04-03T11:32:00Z">
              <w:r>
                <w:t xml:space="preserve">3 </w:t>
              </w:r>
            </w:ins>
          </w:p>
        </w:tc>
        <w:tc>
          <w:tcPr>
            <w:tcW w:w="0" w:type="auto"/>
            <w:hideMark/>
          </w:tcPr>
          <w:p w14:paraId="68FCE6FC" w14:textId="77777777" w:rsidR="00F81703" w:rsidRDefault="00F81703" w:rsidP="002B5628">
            <w:pPr>
              <w:rPr>
                <w:ins w:id="11310" w:author="mbeckerle" w:date="2012-04-03T11:32:00Z"/>
                <w:sz w:val="24"/>
                <w:szCs w:val="24"/>
              </w:rPr>
            </w:pPr>
            <w:ins w:id="11311" w:author="mbeckerle" w:date="2012-04-03T11:32:00Z">
              <w:r>
                <w:t xml:space="preserve">0.12345 </w:t>
              </w:r>
            </w:ins>
          </w:p>
        </w:tc>
        <w:tc>
          <w:tcPr>
            <w:tcW w:w="0" w:type="auto"/>
            <w:hideMark/>
          </w:tcPr>
          <w:p w14:paraId="4936302E" w14:textId="77777777" w:rsidR="00F81703" w:rsidRDefault="00F81703" w:rsidP="002B5628">
            <w:pPr>
              <w:rPr>
                <w:ins w:id="11312" w:author="mbeckerle" w:date="2012-04-03T11:32:00Z"/>
                <w:sz w:val="24"/>
                <w:szCs w:val="24"/>
              </w:rPr>
            </w:pPr>
            <w:ins w:id="11313" w:author="mbeckerle" w:date="2012-04-03T11:32:00Z">
              <w:r>
                <w:rPr>
                  <w:rStyle w:val="HTMLCode"/>
                </w:rPr>
                <w:t>0.123</w:t>
              </w:r>
              <w:r>
                <w:t xml:space="preserve"> </w:t>
              </w:r>
            </w:ins>
          </w:p>
        </w:tc>
      </w:tr>
      <w:tr w:rsidR="00F81703" w14:paraId="6330849B" w14:textId="77777777" w:rsidTr="001E72F9">
        <w:trPr>
          <w:ins w:id="11314" w:author="mbeckerle" w:date="2012-04-03T11:32:00Z"/>
        </w:trPr>
        <w:tc>
          <w:tcPr>
            <w:tcW w:w="0" w:type="auto"/>
            <w:hideMark/>
          </w:tcPr>
          <w:p w14:paraId="2EDC2D9C" w14:textId="77777777" w:rsidR="00F81703" w:rsidRDefault="00F81703" w:rsidP="00F81703">
            <w:pPr>
              <w:rPr>
                <w:ins w:id="11315" w:author="mbeckerle" w:date="2012-04-03T11:32:00Z"/>
                <w:sz w:val="24"/>
                <w:szCs w:val="24"/>
              </w:rPr>
            </w:pPr>
            <w:ins w:id="11316" w:author="mbeckerle" w:date="2012-04-03T11:32:00Z">
              <w:r>
                <w:rPr>
                  <w:rStyle w:val="HTMLCode"/>
                </w:rPr>
                <w:t>@@##</w:t>
              </w:r>
              <w:r>
                <w:t xml:space="preserve"> </w:t>
              </w:r>
            </w:ins>
          </w:p>
        </w:tc>
        <w:tc>
          <w:tcPr>
            <w:tcW w:w="0" w:type="auto"/>
            <w:hideMark/>
          </w:tcPr>
          <w:p w14:paraId="4FCE7983" w14:textId="77777777" w:rsidR="00F81703" w:rsidRDefault="00F81703" w:rsidP="00F81703">
            <w:pPr>
              <w:rPr>
                <w:ins w:id="11317" w:author="mbeckerle" w:date="2012-04-03T11:32:00Z"/>
                <w:sz w:val="24"/>
                <w:szCs w:val="24"/>
              </w:rPr>
            </w:pPr>
            <w:ins w:id="11318" w:author="mbeckerle" w:date="2012-04-03T11:32:00Z">
              <w:r>
                <w:t xml:space="preserve">2 </w:t>
              </w:r>
            </w:ins>
          </w:p>
        </w:tc>
        <w:tc>
          <w:tcPr>
            <w:tcW w:w="0" w:type="auto"/>
            <w:hideMark/>
          </w:tcPr>
          <w:p w14:paraId="3F186723" w14:textId="77777777" w:rsidR="00F81703" w:rsidRDefault="00F81703" w:rsidP="002B5628">
            <w:pPr>
              <w:rPr>
                <w:ins w:id="11319" w:author="mbeckerle" w:date="2012-04-03T11:32:00Z"/>
                <w:sz w:val="24"/>
                <w:szCs w:val="24"/>
              </w:rPr>
            </w:pPr>
            <w:ins w:id="11320" w:author="mbeckerle" w:date="2012-04-03T11:32:00Z">
              <w:r>
                <w:t xml:space="preserve">4 </w:t>
              </w:r>
            </w:ins>
          </w:p>
        </w:tc>
        <w:tc>
          <w:tcPr>
            <w:tcW w:w="0" w:type="auto"/>
            <w:hideMark/>
          </w:tcPr>
          <w:p w14:paraId="26398DAC" w14:textId="77777777" w:rsidR="00F81703" w:rsidRDefault="00F81703" w:rsidP="002B5628">
            <w:pPr>
              <w:rPr>
                <w:ins w:id="11321" w:author="mbeckerle" w:date="2012-04-03T11:32:00Z"/>
                <w:sz w:val="24"/>
                <w:szCs w:val="24"/>
              </w:rPr>
            </w:pPr>
            <w:ins w:id="11322" w:author="mbeckerle" w:date="2012-04-03T11:32:00Z">
              <w:r>
                <w:t xml:space="preserve">3.14159 </w:t>
              </w:r>
            </w:ins>
          </w:p>
        </w:tc>
        <w:tc>
          <w:tcPr>
            <w:tcW w:w="0" w:type="auto"/>
            <w:hideMark/>
          </w:tcPr>
          <w:p w14:paraId="08FCBECD" w14:textId="77777777" w:rsidR="00F81703" w:rsidRDefault="00F81703" w:rsidP="002B5628">
            <w:pPr>
              <w:rPr>
                <w:ins w:id="11323" w:author="mbeckerle" w:date="2012-04-03T11:32:00Z"/>
                <w:sz w:val="24"/>
                <w:szCs w:val="24"/>
              </w:rPr>
            </w:pPr>
            <w:ins w:id="11324" w:author="mbeckerle" w:date="2012-04-03T11:32:00Z">
              <w:r>
                <w:rPr>
                  <w:rStyle w:val="HTMLCode"/>
                </w:rPr>
                <w:t>3.142</w:t>
              </w:r>
              <w:r>
                <w:t xml:space="preserve"> </w:t>
              </w:r>
            </w:ins>
          </w:p>
        </w:tc>
      </w:tr>
      <w:tr w:rsidR="00F81703" w14:paraId="484ABB96" w14:textId="77777777" w:rsidTr="001E72F9">
        <w:trPr>
          <w:ins w:id="11325" w:author="mbeckerle" w:date="2012-04-03T11:32:00Z"/>
        </w:trPr>
        <w:tc>
          <w:tcPr>
            <w:tcW w:w="0" w:type="auto"/>
            <w:hideMark/>
          </w:tcPr>
          <w:p w14:paraId="575C08BF" w14:textId="77777777" w:rsidR="00F81703" w:rsidRDefault="00F81703" w:rsidP="00F81703">
            <w:pPr>
              <w:rPr>
                <w:ins w:id="11326" w:author="mbeckerle" w:date="2012-04-03T11:32:00Z"/>
                <w:sz w:val="24"/>
                <w:szCs w:val="24"/>
              </w:rPr>
            </w:pPr>
            <w:ins w:id="11327" w:author="mbeckerle" w:date="2012-04-03T11:32:00Z">
              <w:r>
                <w:rPr>
                  <w:rStyle w:val="HTMLCode"/>
                </w:rPr>
                <w:t>@@##</w:t>
              </w:r>
              <w:r>
                <w:t xml:space="preserve"> </w:t>
              </w:r>
            </w:ins>
          </w:p>
        </w:tc>
        <w:tc>
          <w:tcPr>
            <w:tcW w:w="0" w:type="auto"/>
            <w:hideMark/>
          </w:tcPr>
          <w:p w14:paraId="00C86A72" w14:textId="77777777" w:rsidR="00F81703" w:rsidRDefault="00F81703" w:rsidP="00F81703">
            <w:pPr>
              <w:rPr>
                <w:ins w:id="11328" w:author="mbeckerle" w:date="2012-04-03T11:32:00Z"/>
                <w:sz w:val="24"/>
                <w:szCs w:val="24"/>
              </w:rPr>
            </w:pPr>
            <w:ins w:id="11329" w:author="mbeckerle" w:date="2012-04-03T11:32:00Z">
              <w:r>
                <w:t xml:space="preserve">2 </w:t>
              </w:r>
            </w:ins>
          </w:p>
        </w:tc>
        <w:tc>
          <w:tcPr>
            <w:tcW w:w="0" w:type="auto"/>
            <w:hideMark/>
          </w:tcPr>
          <w:p w14:paraId="23A84FD6" w14:textId="77777777" w:rsidR="00F81703" w:rsidRDefault="00F81703" w:rsidP="002B5628">
            <w:pPr>
              <w:rPr>
                <w:ins w:id="11330" w:author="mbeckerle" w:date="2012-04-03T11:32:00Z"/>
                <w:sz w:val="24"/>
                <w:szCs w:val="24"/>
              </w:rPr>
            </w:pPr>
            <w:ins w:id="11331" w:author="mbeckerle" w:date="2012-04-03T11:32:00Z">
              <w:r>
                <w:t xml:space="preserve">4 </w:t>
              </w:r>
            </w:ins>
          </w:p>
        </w:tc>
        <w:tc>
          <w:tcPr>
            <w:tcW w:w="0" w:type="auto"/>
            <w:hideMark/>
          </w:tcPr>
          <w:p w14:paraId="0B0B95F8" w14:textId="77777777" w:rsidR="00F81703" w:rsidRDefault="00F81703" w:rsidP="002B5628">
            <w:pPr>
              <w:rPr>
                <w:ins w:id="11332" w:author="mbeckerle" w:date="2012-04-03T11:32:00Z"/>
                <w:sz w:val="24"/>
                <w:szCs w:val="24"/>
              </w:rPr>
            </w:pPr>
            <w:ins w:id="11333" w:author="mbeckerle" w:date="2012-04-03T11:32:00Z">
              <w:r>
                <w:t xml:space="preserve">1.23004 </w:t>
              </w:r>
            </w:ins>
          </w:p>
        </w:tc>
        <w:tc>
          <w:tcPr>
            <w:tcW w:w="0" w:type="auto"/>
            <w:hideMark/>
          </w:tcPr>
          <w:p w14:paraId="5685062C" w14:textId="77777777" w:rsidR="00F81703" w:rsidRDefault="00F81703" w:rsidP="002B5628">
            <w:pPr>
              <w:rPr>
                <w:ins w:id="11334" w:author="mbeckerle" w:date="2012-04-03T11:32:00Z"/>
                <w:sz w:val="24"/>
                <w:szCs w:val="24"/>
              </w:rPr>
            </w:pPr>
            <w:ins w:id="11335" w:author="mbeckerle" w:date="2012-04-03T11:32:00Z">
              <w:r>
                <w:rPr>
                  <w:rStyle w:val="HTMLCode"/>
                </w:rPr>
                <w:t>1.23</w:t>
              </w:r>
              <w:r>
                <w:t xml:space="preserve"> </w:t>
              </w:r>
            </w:ins>
          </w:p>
        </w:tc>
      </w:tr>
    </w:tbl>
    <w:p w14:paraId="760B335E" w14:textId="77777777" w:rsidR="00F81703" w:rsidRDefault="00F81703" w:rsidP="00F81703">
      <w:pPr>
        <w:numPr>
          <w:ilvl w:val="0"/>
          <w:numId w:val="132"/>
        </w:numPr>
        <w:rPr>
          <w:ins w:id="11336" w:author="mbeckerle" w:date="2012-04-03T11:32:00Z"/>
        </w:rPr>
      </w:pPr>
      <w:ins w:id="11337" w:author="mbeckerle" w:date="2012-04-03T11:32:00Z">
        <w:r>
          <w:t xml:space="preserve">Significant digit counts may be expressed using patterns that specify a minimum and maximum number of significant digits. These are indicated by the </w:t>
        </w:r>
        <w:r>
          <w:rPr>
            <w:rStyle w:val="HTMLCode"/>
          </w:rPr>
          <w:t>'@'</w:t>
        </w:r>
        <w:r>
          <w:t xml:space="preserve"> and </w:t>
        </w:r>
        <w:r>
          <w:rPr>
            <w:rStyle w:val="HTMLCode"/>
          </w:rPr>
          <w:t>'#'</w:t>
        </w:r>
        <w:r>
          <w:t xml:space="preserve"> characters. The minimum number of significant digits is the number of </w:t>
        </w:r>
        <w:r>
          <w:rPr>
            <w:rStyle w:val="HTMLCode"/>
          </w:rPr>
          <w:t>'@'</w:t>
        </w:r>
        <w:r>
          <w:t xml:space="preserve"> characters. The maximum number of significant digits is the number of </w:t>
        </w:r>
        <w:r>
          <w:rPr>
            <w:rStyle w:val="HTMLCode"/>
          </w:rPr>
          <w:t>'@'</w:t>
        </w:r>
        <w:r>
          <w:t xml:space="preserve"> characters plus the number of </w:t>
        </w:r>
        <w:r>
          <w:rPr>
            <w:rStyle w:val="HTMLCode"/>
          </w:rPr>
          <w:t>'#'</w:t>
        </w:r>
        <w:r>
          <w:t xml:space="preserve"> characters following on the right. For example, the pattern </w:t>
        </w:r>
        <w:r>
          <w:rPr>
            <w:rStyle w:val="HTMLCode"/>
          </w:rPr>
          <w:t>"@@@"</w:t>
        </w:r>
        <w:r>
          <w:t xml:space="preserve"> indicates exactly 3 significant digits. The pattern </w:t>
        </w:r>
        <w:r>
          <w:rPr>
            <w:rStyle w:val="HTMLCode"/>
          </w:rPr>
          <w:t>"@##"</w:t>
        </w:r>
        <w:r>
          <w:t xml:space="preserve"> indicates from 1 to 3 significant digits. Trailing zero digits to the right of the decimal separator are suppressed after the minimum number of significant digits have been shown. For example, the pattern </w:t>
        </w:r>
        <w:r>
          <w:rPr>
            <w:rStyle w:val="HTMLCode"/>
          </w:rPr>
          <w:t>"@##"</w:t>
        </w:r>
        <w:r>
          <w:t xml:space="preserve"> formats the number 0.1203 as </w:t>
        </w:r>
        <w:r>
          <w:rPr>
            <w:rStyle w:val="HTMLCode"/>
          </w:rPr>
          <w:t>"0.12"</w:t>
        </w:r>
        <w:r>
          <w:t>.</w:t>
        </w:r>
      </w:ins>
    </w:p>
    <w:p w14:paraId="26BEA119" w14:textId="77777777" w:rsidR="00F81703" w:rsidRDefault="00F81703" w:rsidP="00F81703">
      <w:pPr>
        <w:numPr>
          <w:ilvl w:val="0"/>
          <w:numId w:val="132"/>
        </w:numPr>
        <w:rPr>
          <w:ins w:id="11338" w:author="mbeckerle" w:date="2012-04-03T11:32:00Z"/>
        </w:rPr>
      </w:pPr>
      <w:ins w:id="11339" w:author="mbeckerle" w:date="2012-04-03T11:32:00Z">
        <w:r>
          <w:t xml:space="preserve">If a pattern uses significant digits, it may not contain a decimal separator, nor the </w:t>
        </w:r>
        <w:r>
          <w:rPr>
            <w:rStyle w:val="HTMLCode"/>
          </w:rPr>
          <w:t>'0'</w:t>
        </w:r>
        <w:r>
          <w:t xml:space="preserve"> pattern character. Patterns such as </w:t>
        </w:r>
        <w:r>
          <w:rPr>
            <w:rStyle w:val="HTMLCode"/>
          </w:rPr>
          <w:t>"@00"</w:t>
        </w:r>
        <w:r>
          <w:t xml:space="preserve"> or </w:t>
        </w:r>
        <w:r>
          <w:rPr>
            <w:rStyle w:val="HTMLCode"/>
          </w:rPr>
          <w:t>"@.###"</w:t>
        </w:r>
        <w:r>
          <w:t xml:space="preserve"> are disallowed.</w:t>
        </w:r>
      </w:ins>
    </w:p>
    <w:p w14:paraId="7A3710F9" w14:textId="77777777" w:rsidR="00F81703" w:rsidRDefault="00F81703" w:rsidP="00F81703">
      <w:pPr>
        <w:numPr>
          <w:ilvl w:val="0"/>
          <w:numId w:val="132"/>
        </w:numPr>
        <w:rPr>
          <w:ins w:id="11340" w:author="mbeckerle" w:date="2012-04-03T11:32:00Z"/>
        </w:rPr>
      </w:pPr>
      <w:ins w:id="11341" w:author="mbeckerle" w:date="2012-04-03T11:32:00Z">
        <w:r>
          <w:t xml:space="preserve">Any number of </w:t>
        </w:r>
        <w:r>
          <w:rPr>
            <w:rStyle w:val="HTMLCode"/>
          </w:rPr>
          <w:t>'#'</w:t>
        </w:r>
        <w:r>
          <w:t xml:space="preserve"> characters may be prepended to the left of the leftmost </w:t>
        </w:r>
        <w:r>
          <w:rPr>
            <w:rStyle w:val="HTMLCode"/>
          </w:rPr>
          <w:t>'@'</w:t>
        </w:r>
        <w:r>
          <w:t xml:space="preserve"> character. These have no effect on the minimum and maximum significant digits counts, but may be used to position grouping separators. For example, </w:t>
        </w:r>
        <w:r>
          <w:rPr>
            <w:rStyle w:val="HTMLCode"/>
          </w:rPr>
          <w:t>"#,#@#"</w:t>
        </w:r>
        <w:r>
          <w:t xml:space="preserve"> indicates a minimum of one significant digits, a maximum of two significant digits, and a grouping size of three.</w:t>
        </w:r>
      </w:ins>
    </w:p>
    <w:p w14:paraId="2D9318F1" w14:textId="52F5101B" w:rsidR="00F81703" w:rsidDel="001E72F9" w:rsidRDefault="00F81703" w:rsidP="00F81703">
      <w:pPr>
        <w:numPr>
          <w:ilvl w:val="0"/>
          <w:numId w:val="132"/>
        </w:numPr>
        <w:rPr>
          <w:ins w:id="11342" w:author="mbeckerle" w:date="2012-04-03T11:32:00Z"/>
          <w:del w:id="11343" w:author="Steve Hanson" w:date="2012-08-06T15:00:00Z"/>
        </w:rPr>
      </w:pPr>
      <w:commentRangeStart w:id="11344"/>
      <w:ins w:id="11345" w:author="mbeckerle" w:date="2012-04-03T11:32:00Z">
        <w:del w:id="11346" w:author="Steve Hanson" w:date="2012-08-06T15:00:00Z">
          <w:r w:rsidDel="001E72F9">
            <w:delText xml:space="preserve">In order to enable significant digits formatting, use a pattern containing the </w:delText>
          </w:r>
          <w:r w:rsidDel="001E72F9">
            <w:rPr>
              <w:rStyle w:val="HTMLCode"/>
            </w:rPr>
            <w:delText>'@'</w:delText>
          </w:r>
          <w:r w:rsidDel="001E72F9">
            <w:delText xml:space="preserve"> pattern character. </w:delText>
          </w:r>
        </w:del>
      </w:ins>
    </w:p>
    <w:p w14:paraId="7F30B262" w14:textId="738E69E9" w:rsidR="00F81703" w:rsidDel="001E72F9" w:rsidRDefault="00F81703" w:rsidP="00F81703">
      <w:pPr>
        <w:numPr>
          <w:ilvl w:val="0"/>
          <w:numId w:val="132"/>
        </w:numPr>
        <w:rPr>
          <w:ins w:id="11347" w:author="mbeckerle" w:date="2012-04-03T11:32:00Z"/>
          <w:del w:id="11348" w:author="Steve Hanson" w:date="2012-08-06T15:00:00Z"/>
        </w:rPr>
      </w:pPr>
      <w:ins w:id="11349" w:author="mbeckerle" w:date="2012-04-03T11:32:00Z">
        <w:del w:id="11350" w:author="Steve Hanson" w:date="2012-08-06T15:00:00Z">
          <w:r w:rsidDel="001E72F9">
            <w:delText xml:space="preserve">In order to disable significant digits formatting, use a pattern that does not contain the </w:delText>
          </w:r>
          <w:r w:rsidDel="001E72F9">
            <w:rPr>
              <w:rStyle w:val="HTMLCode"/>
            </w:rPr>
            <w:delText>'@'</w:delText>
          </w:r>
          <w:r w:rsidDel="001E72F9">
            <w:delText xml:space="preserve"> pattern character. </w:delText>
          </w:r>
        </w:del>
      </w:ins>
    </w:p>
    <w:p w14:paraId="0A385BD5" w14:textId="77777777" w:rsidR="00F81703" w:rsidRDefault="00F81703" w:rsidP="00F81703">
      <w:pPr>
        <w:numPr>
          <w:ilvl w:val="0"/>
          <w:numId w:val="132"/>
        </w:numPr>
        <w:rPr>
          <w:ins w:id="11351" w:author="mbeckerle" w:date="2012-04-03T11:32:00Z"/>
        </w:rPr>
      </w:pPr>
      <w:ins w:id="11352" w:author="mbeckerle" w:date="2012-04-03T11:32:00Z">
        <w:r>
          <w:t>The number of significant digits has no effect on parsing.</w:t>
        </w:r>
      </w:ins>
    </w:p>
    <w:p w14:paraId="2F27A22B" w14:textId="77777777" w:rsidR="00F81703" w:rsidRDefault="00F81703" w:rsidP="00F81703">
      <w:pPr>
        <w:numPr>
          <w:ilvl w:val="0"/>
          <w:numId w:val="132"/>
        </w:numPr>
        <w:rPr>
          <w:ins w:id="11353" w:author="mbeckerle" w:date="2012-04-03T11:32:00Z"/>
        </w:rPr>
      </w:pPr>
      <w:ins w:id="11354" w:author="mbeckerle" w:date="2012-04-03T11:32:00Z">
        <w:r>
          <w:t xml:space="preserve">Significant digits may be used together with exponential notation. </w:t>
        </w:r>
      </w:ins>
      <w:ins w:id="11355" w:author="mbeckerle" w:date="2012-04-03T14:55:00Z">
        <w:r w:rsidR="0018062C">
          <w:t xml:space="preserve"> </w:t>
        </w:r>
      </w:ins>
      <w:ins w:id="11356" w:author="mbeckerle" w:date="2012-04-03T11:32:00Z">
        <w:r>
          <w:t xml:space="preserve">For example, the pattern </w:t>
        </w:r>
        <w:r>
          <w:rPr>
            <w:rStyle w:val="HTMLCode"/>
          </w:rPr>
          <w:t>"@@###E0"</w:t>
        </w:r>
        <w:r>
          <w:t xml:space="preserve"> is equivalent to </w:t>
        </w:r>
        <w:r>
          <w:rPr>
            <w:rStyle w:val="HTMLCode"/>
          </w:rPr>
          <w:t>"0.0###E0"</w:t>
        </w:r>
        <w:r>
          <w:t>.</w:t>
        </w:r>
      </w:ins>
      <w:commentRangeEnd w:id="11344"/>
      <w:ins w:id="11357" w:author="mbeckerle" w:date="2012-04-03T14:55:00Z">
        <w:r w:rsidR="0018062C">
          <w:rPr>
            <w:rStyle w:val="CommentReference"/>
          </w:rPr>
          <w:commentReference w:id="11344"/>
        </w:r>
      </w:ins>
    </w:p>
    <w:p w14:paraId="1E851068" w14:textId="77777777" w:rsidR="00F81703" w:rsidRDefault="00F81703" w:rsidP="00F81703">
      <w:pPr>
        <w:numPr>
          <w:ilvl w:val="0"/>
          <w:numId w:val="132"/>
        </w:numPr>
        <w:rPr>
          <w:ins w:id="11358" w:author="mbeckerle" w:date="2012-04-03T11:37:00Z"/>
        </w:rPr>
      </w:pPr>
      <w:commentRangeStart w:id="11359"/>
      <w:commentRangeStart w:id="11360"/>
      <w:ins w:id="11361" w:author="mbeckerle" w:date="2012-04-03T11:36:00Z">
        <w:r>
          <w:t xml:space="preserve">The ‘@’ pattern character can be used only in </w:t>
        </w:r>
      </w:ins>
      <w:ins w:id="11362" w:author="mbeckerle" w:date="2012-04-03T11:37:00Z">
        <w:r>
          <w:t>‘standard’ textNumberRep (not ‘zoned’), and excludes the ‘P’ and ‘V’ pattern characters. It is a schema definition error if the ‘@</w:t>
        </w:r>
      </w:ins>
      <w:ins w:id="11363" w:author="mbeckerle" w:date="2012-04-03T11:38:00Z">
        <w:r>
          <w:t>’ pattern character appears in ‘zoned’ textNumberRep, or in conjunction with the ‘P’ or ‘V’ pattern characters.</w:t>
        </w:r>
        <w:commentRangeEnd w:id="11359"/>
        <w:r>
          <w:rPr>
            <w:rStyle w:val="CommentReference"/>
          </w:rPr>
          <w:commentReference w:id="11359"/>
        </w:r>
      </w:ins>
      <w:commentRangeEnd w:id="11360"/>
      <w:ins w:id="11364" w:author="mbeckerle" w:date="2012-04-22T22:44:00Z">
        <w:r w:rsidR="00DA38ED">
          <w:rPr>
            <w:rStyle w:val="CommentReference"/>
          </w:rPr>
          <w:commentReference w:id="11360"/>
        </w:r>
      </w:ins>
    </w:p>
    <w:p w14:paraId="4EC6D93F" w14:textId="77777777" w:rsidR="003C697A" w:rsidRPr="005223F4" w:rsidRDefault="003C697A" w:rsidP="007151D0">
      <w:pPr>
        <w:rPr>
          <w:b/>
          <w:bCs/>
        </w:rPr>
      </w:pPr>
      <w:r w:rsidRPr="005223F4">
        <w:rPr>
          <w:b/>
          <w:bCs/>
        </w:rPr>
        <w:t>Padding</w:t>
      </w:r>
    </w:p>
    <w:p w14:paraId="3D891DEE" w14:textId="77777777" w:rsidR="003C697A" w:rsidRPr="005223F4" w:rsidRDefault="003C697A" w:rsidP="00D56D66">
      <w:del w:id="11365" w:author="mbeckerle" w:date="2012-04-22T19:37:00Z">
        <w:r w:rsidRPr="005223F4" w:rsidDel="00FF7CE4">
          <w:delText xml:space="preserve"> </w:delText>
        </w:r>
      </w:del>
      <w:r w:rsidRPr="005223F4">
        <w:t>Padding may be specified through the pattern syntax. In a pattern the pad escape character, followed by a single pad character, causes padding to be parsed and formatted. The pad escape character is '*'</w:t>
      </w:r>
      <w:r w:rsidR="004D2ADD" w:rsidRPr="005223F4">
        <w:t>.</w:t>
      </w:r>
      <w:r w:rsidRPr="005223F4">
        <w:t xml:space="preserve"> For example, </w:t>
      </w:r>
      <w:r w:rsidRPr="005223F4">
        <w:rPr>
          <w:rStyle w:val="HTMLCode"/>
        </w:rPr>
        <w:t>"*x#,##0.00"</w:t>
      </w:r>
      <w:r w:rsidRPr="005223F4">
        <w:t xml:space="preserve"> formats 123 to </w:t>
      </w:r>
      <w:r w:rsidRPr="005223F4">
        <w:rPr>
          <w:rStyle w:val="HTMLCode"/>
        </w:rPr>
        <w:t>"xx123.00"</w:t>
      </w:r>
      <w:r w:rsidRPr="005223F4">
        <w:t xml:space="preserve">, and 1234 to </w:t>
      </w:r>
      <w:r w:rsidRPr="005223F4">
        <w:rPr>
          <w:rStyle w:val="HTMLCode"/>
        </w:rPr>
        <w:t>"1,234.00"</w:t>
      </w:r>
      <w:r w:rsidRPr="005223F4">
        <w:t>.</w:t>
      </w:r>
    </w:p>
    <w:p w14:paraId="504DF758" w14:textId="77777777" w:rsidR="003C697A" w:rsidRPr="005223F4" w:rsidRDefault="003C697A" w:rsidP="003C697A">
      <w:pPr>
        <w:numPr>
          <w:ilvl w:val="0"/>
          <w:numId w:val="59"/>
        </w:numPr>
        <w:spacing w:before="100" w:beforeAutospacing="1" w:after="100" w:afterAutospacing="1"/>
      </w:pPr>
      <w:r w:rsidRPr="005223F4">
        <w:t xml:space="preserve">When padding is in effect, the width of the positive subpattern, including prefix and suffix, determines the format width. For example, in the pattern </w:t>
      </w:r>
      <w:r w:rsidRPr="005223F4">
        <w:rPr>
          <w:rStyle w:val="HTMLCode"/>
        </w:rPr>
        <w:t>"* #0 o''clock"</w:t>
      </w:r>
      <w:r w:rsidRPr="005223F4">
        <w:t>, the format width is 10.</w:t>
      </w:r>
    </w:p>
    <w:p w14:paraId="5A16DA89" w14:textId="163A6BDD" w:rsidR="003C697A" w:rsidRPr="005223F4" w:rsidRDefault="003C697A" w:rsidP="004D2ADD">
      <w:pPr>
        <w:numPr>
          <w:ilvl w:val="0"/>
          <w:numId w:val="59"/>
        </w:numPr>
        <w:spacing w:before="100" w:beforeAutospacing="1" w:after="100" w:afterAutospacing="1"/>
      </w:pPr>
      <w:r w:rsidRPr="005223F4">
        <w:t xml:space="preserve">The width </w:t>
      </w:r>
      <w:r w:rsidR="004D2ADD" w:rsidRPr="005223F4">
        <w:t xml:space="preserve">is counted in </w:t>
      </w:r>
      <w:ins w:id="11366" w:author="mbeckerle" w:date="2013-07-25T11:56:00Z">
        <w:r w:rsidR="005F7501">
          <w:t xml:space="preserve">units of </w:t>
        </w:r>
      </w:ins>
      <w:r w:rsidR="004D2ADD" w:rsidRPr="005223F4">
        <w:t xml:space="preserve">16-bit </w:t>
      </w:r>
      <w:del w:id="11367" w:author="mbeckerle" w:date="2013-07-25T11:56:00Z">
        <w:r w:rsidR="004D2ADD" w:rsidRPr="005223F4" w:rsidDel="005F7501">
          <w:delText>code units</w:delText>
        </w:r>
      </w:del>
      <w:ins w:id="11368" w:author="mbeckerle" w:date="2013-07-25T11:56:00Z">
        <w:r w:rsidR="005F7501">
          <w:t>character codes</w:t>
        </w:r>
      </w:ins>
      <w:r w:rsidR="004D2ADD" w:rsidRPr="005223F4">
        <w:t>.</w:t>
      </w:r>
    </w:p>
    <w:p w14:paraId="39CAA55E" w14:textId="77777777" w:rsidR="003C697A" w:rsidRPr="005223F4" w:rsidRDefault="003C697A" w:rsidP="003C697A">
      <w:pPr>
        <w:numPr>
          <w:ilvl w:val="0"/>
          <w:numId w:val="59"/>
        </w:numPr>
        <w:spacing w:before="100" w:beforeAutospacing="1" w:after="100" w:afterAutospacing="1"/>
      </w:pPr>
      <w:r w:rsidRPr="005223F4">
        <w:t>Some parameters which usually do not matter have meaning when padding is used, because the pattern width is significant with padding. In the pattern "* ##,##,#,##0.##", the format width is 14. The initial characters "##,##," do not affect the grouping size or maximum integer digits, but they do affect the format width.</w:t>
      </w:r>
    </w:p>
    <w:p w14:paraId="2E36DAB2" w14:textId="77777777" w:rsidR="003C697A" w:rsidRPr="005223F4" w:rsidRDefault="003C697A" w:rsidP="004D2ADD">
      <w:pPr>
        <w:numPr>
          <w:ilvl w:val="0"/>
          <w:numId w:val="59"/>
        </w:numPr>
        <w:spacing w:before="100" w:beforeAutospacing="1" w:after="100" w:afterAutospacing="1"/>
      </w:pPr>
      <w:r w:rsidRPr="005223F4">
        <w:t>Padding may be inserted at one of four locations: before the prefix, after the prefix, before the suffix, or after the suffix. If there is no prefix, before the prefix and after the prefix are equivalent, likewise for the suffix.</w:t>
      </w:r>
    </w:p>
    <w:p w14:paraId="0970A673" w14:textId="77777777" w:rsidR="003C697A" w:rsidRPr="005223F4" w:rsidRDefault="003C697A" w:rsidP="003C697A">
      <w:pPr>
        <w:numPr>
          <w:ilvl w:val="0"/>
          <w:numId w:val="59"/>
        </w:numPr>
        <w:spacing w:before="100" w:beforeAutospacing="1" w:after="100" w:afterAutospacing="1"/>
      </w:pPr>
      <w:r w:rsidRPr="005223F4">
        <w:t xml:space="preserve">When specified in a pattern, the </w:t>
      </w:r>
      <w:commentRangeStart w:id="11369"/>
      <w:r w:rsidRPr="005223F4">
        <w:t>32-bit code</w:t>
      </w:r>
      <w:del w:id="11370" w:author="mbeckerle" w:date="2013-01-28T10:03:00Z">
        <w:r w:rsidRPr="005223F4" w:rsidDel="00EC5C2D">
          <w:delText xml:space="preserve"> </w:delText>
        </w:r>
      </w:del>
      <w:r w:rsidRPr="005223F4">
        <w:t xml:space="preserve">point </w:t>
      </w:r>
      <w:commentRangeEnd w:id="11369"/>
      <w:r w:rsidR="005F7501">
        <w:rPr>
          <w:rStyle w:val="CommentReference"/>
        </w:rPr>
        <w:commentReference w:id="11369"/>
      </w:r>
      <w:r w:rsidRPr="005223F4">
        <w:t xml:space="preserve">immediately following the pad escape is the pad character. This may be any character, including a special pattern character. That is, the pad escape </w:t>
      </w:r>
      <w:r w:rsidRPr="005223F4">
        <w:rPr>
          <w:rStyle w:val="Emphasis"/>
        </w:rPr>
        <w:t>escapes</w:t>
      </w:r>
      <w:r w:rsidRPr="005223F4">
        <w:t xml:space="preserve"> the following character. If there is no character after the pad escape, then the pattern is illegal.</w:t>
      </w:r>
    </w:p>
    <w:p w14:paraId="41AE3DB4" w14:textId="77777777" w:rsidR="00BE4761" w:rsidRPr="005223F4" w:rsidRDefault="00FA15E3" w:rsidP="00BE4761">
      <w:r w:rsidRPr="005223F4">
        <w:t xml:space="preserve">Note: </w:t>
      </w:r>
      <w:del w:id="11371" w:author="Steve Hanson" w:date="2012-02-23T16:44:00Z">
        <w:r w:rsidRPr="005223F4" w:rsidDel="00A03C85">
          <w:delText>This p</w:delText>
        </w:r>
      </w:del>
      <w:ins w:id="11372" w:author="Steve Hanson" w:date="2012-02-23T16:44:00Z">
        <w:r w:rsidR="00A03C85">
          <w:t>P</w:t>
        </w:r>
      </w:ins>
      <w:r w:rsidRPr="005223F4">
        <w:t xml:space="preserve">adding </w:t>
      </w:r>
      <w:ins w:id="11373" w:author="Steve Hanson" w:date="2012-02-23T16:44:00Z">
        <w:r w:rsidR="00A03C85">
          <w:t xml:space="preserve">specified through the pattern syntax </w:t>
        </w:r>
      </w:ins>
      <w:r w:rsidRPr="005223F4">
        <w:t xml:space="preserve">is </w:t>
      </w:r>
      <w:ins w:id="11374" w:author="Steve Hanson" w:date="2012-02-23T16:44:00Z">
        <w:r w:rsidR="00A03C85">
          <w:t xml:space="preserve">distinct from, and </w:t>
        </w:r>
      </w:ins>
      <w:r w:rsidRPr="005223F4">
        <w:t>in addition to</w:t>
      </w:r>
      <w:ins w:id="11375" w:author="Steve Hanson" w:date="2012-02-23T16:45:00Z">
        <w:r w:rsidR="00A03C85">
          <w:t>, padding specified using dfdl:textPadKind</w:t>
        </w:r>
      </w:ins>
      <w:del w:id="11376" w:author="Steve Hanson" w:date="2012-02-23T16:45:00Z">
        <w:r w:rsidRPr="005223F4" w:rsidDel="00A03C85">
          <w:delText xml:space="preserve"> the normal</w:delText>
        </w:r>
        <w:r w:rsidR="00BE4761" w:rsidRPr="005223F4" w:rsidDel="00A03C85">
          <w:delText xml:space="preserve"> DFDL </w:delText>
        </w:r>
        <w:r w:rsidRPr="005223F4" w:rsidDel="00A03C85">
          <w:delText>text padding</w:delText>
        </w:r>
      </w:del>
      <w:r w:rsidR="00BE4761" w:rsidRPr="005223F4">
        <w:t>.</w:t>
      </w:r>
    </w:p>
    <w:p w14:paraId="5481F782" w14:textId="09AC0A58" w:rsidR="00FA15E3" w:rsidRPr="005223F4" w:rsidDel="00FF7CE4" w:rsidRDefault="00FA15E3" w:rsidP="00BE4761">
      <w:pPr>
        <w:rPr>
          <w:del w:id="11377" w:author="mbeckerle" w:date="2012-04-22T19:37:00Z"/>
        </w:rPr>
      </w:pPr>
      <w:del w:id="11378" w:author="mbeckerle" w:date="2012-04-22T19:37:00Z">
        <w:r w:rsidRPr="005223F4" w:rsidDel="00FF7CE4">
          <w:delText xml:space="preserve"> </w:delText>
        </w:r>
      </w:del>
    </w:p>
    <w:p w14:paraId="19011D41" w14:textId="77777777" w:rsidR="003C697A" w:rsidRPr="005223F4" w:rsidRDefault="003C697A" w:rsidP="007151D0">
      <w:pPr>
        <w:rPr>
          <w:b/>
          <w:bCs/>
        </w:rPr>
      </w:pPr>
      <w:r w:rsidRPr="005223F4">
        <w:rPr>
          <w:b/>
          <w:bCs/>
        </w:rPr>
        <w:t>Rounding</w:t>
      </w:r>
    </w:p>
    <w:p w14:paraId="5ACC1716" w14:textId="28158B6E" w:rsidR="0020795B" w:rsidRPr="005223F4" w:rsidDel="00FF7CE4" w:rsidRDefault="0020795B" w:rsidP="007151D0">
      <w:pPr>
        <w:rPr>
          <w:del w:id="11379" w:author="mbeckerle" w:date="2012-04-22T19:37:00Z"/>
        </w:rPr>
      </w:pPr>
    </w:p>
    <w:p w14:paraId="629E83FA" w14:textId="77777777" w:rsidR="00565143" w:rsidRPr="005223F4" w:rsidRDefault="00565143" w:rsidP="00565143">
      <w:pPr>
        <w:autoSpaceDE w:val="0"/>
        <w:autoSpaceDN w:val="0"/>
        <w:adjustRightInd w:val="0"/>
        <w:rPr>
          <w:rFonts w:eastAsia="MS Mincho" w:cs="Arial"/>
          <w:color w:val="000000"/>
          <w:lang w:eastAsia="ja-JP"/>
        </w:rPr>
      </w:pPr>
      <w:r w:rsidRPr="005223F4">
        <w:rPr>
          <w:rFonts w:eastAsia="MS Mincho" w:cs="Arial"/>
          <w:color w:val="000000"/>
          <w:lang w:eastAsia="ja-JP"/>
        </w:rPr>
        <w:t xml:space="preserve">How rounding is controlled is given by dfdl:textNumberRounding.  The rounding increment may be specified in the dfdl:textNumberPattern itself </w:t>
      </w:r>
      <w:commentRangeStart w:id="11380"/>
      <w:r w:rsidRPr="005223F4">
        <w:rPr>
          <w:rFonts w:eastAsia="MS Mincho" w:cs="Arial"/>
          <w:color w:val="000000"/>
          <w:lang w:eastAsia="ja-JP"/>
        </w:rPr>
        <w:t>using digits '1' through '9' or using an explicit increment in dfdl:textNumberRoundingIncrement</w:t>
      </w:r>
      <w:commentRangeEnd w:id="11380"/>
      <w:r w:rsidR="00C713A0">
        <w:rPr>
          <w:rStyle w:val="CommentReference"/>
        </w:rPr>
        <w:commentReference w:id="11380"/>
      </w:r>
      <w:r w:rsidRPr="005223F4">
        <w:rPr>
          <w:rFonts w:eastAsia="MS Mincho" w:cs="Arial"/>
          <w:color w:val="000000"/>
          <w:lang w:eastAsia="ja-JP"/>
        </w:rPr>
        <w:t xml:space="preserve">. For example, 1230 rounded to the nearest 50 is 1250. 1.234 rounded to the nearest 0.65 is 1.3. </w:t>
      </w:r>
    </w:p>
    <w:p w14:paraId="7639F79E" w14:textId="255CA280" w:rsidR="00565143" w:rsidRPr="005223F4" w:rsidRDefault="00565143" w:rsidP="00AC74CE">
      <w:pPr>
        <w:numPr>
          <w:ilvl w:val="0"/>
          <w:numId w:val="102"/>
        </w:numPr>
        <w:autoSpaceDE w:val="0"/>
        <w:autoSpaceDN w:val="0"/>
        <w:adjustRightInd w:val="0"/>
        <w:spacing w:before="120" w:after="120"/>
        <w:rPr>
          <w:rFonts w:eastAsia="MS Mincho" w:cs="Arial"/>
          <w:color w:val="000000"/>
          <w:lang w:eastAsia="ja-JP"/>
        </w:rPr>
      </w:pPr>
      <w:r w:rsidRPr="005223F4">
        <w:rPr>
          <w:rFonts w:eastAsia="MS Mincho" w:cs="Arial"/>
          <w:color w:val="000000"/>
          <w:lang w:eastAsia="ja-JP"/>
        </w:rPr>
        <w:t xml:space="preserve">Rounding only affects the string produced by </w:t>
      </w:r>
      <w:del w:id="11381" w:author="mbeckerle" w:date="2012-08-14T12:25:00Z">
        <w:r w:rsidRPr="005223F4" w:rsidDel="00593E88">
          <w:rPr>
            <w:rFonts w:eastAsia="MS Mincho" w:cs="Arial"/>
            <w:color w:val="000000"/>
            <w:lang w:eastAsia="ja-JP"/>
          </w:rPr>
          <w:delText>formatting</w:delText>
        </w:r>
      </w:del>
      <w:ins w:id="11382" w:author="mbeckerle" w:date="2012-08-14T12:25:00Z">
        <w:r w:rsidR="00593E88">
          <w:rPr>
            <w:rFonts w:eastAsia="MS Mincho" w:cs="Arial"/>
            <w:color w:val="000000"/>
            <w:lang w:eastAsia="ja-JP"/>
          </w:rPr>
          <w:t>unparsing</w:t>
        </w:r>
      </w:ins>
      <w:r w:rsidRPr="005223F4">
        <w:rPr>
          <w:rFonts w:eastAsia="MS Mincho" w:cs="Arial"/>
          <w:color w:val="000000"/>
          <w:lang w:eastAsia="ja-JP"/>
        </w:rPr>
        <w:t>. It does not affect parsing or change any numerical values.</w:t>
      </w:r>
    </w:p>
    <w:p w14:paraId="28DD5486" w14:textId="77777777" w:rsidR="00565143" w:rsidRPr="005223F4" w:rsidRDefault="00565143" w:rsidP="00AC74CE">
      <w:pPr>
        <w:numPr>
          <w:ilvl w:val="0"/>
          <w:numId w:val="102"/>
        </w:numPr>
        <w:autoSpaceDE w:val="0"/>
        <w:autoSpaceDN w:val="0"/>
        <w:adjustRightInd w:val="0"/>
        <w:spacing w:before="120" w:after="120"/>
        <w:rPr>
          <w:rFonts w:eastAsia="MS Mincho" w:cs="Arial"/>
          <w:color w:val="000000"/>
          <w:lang w:eastAsia="ja-JP"/>
        </w:rPr>
      </w:pPr>
      <w:r w:rsidRPr="005223F4">
        <w:rPr>
          <w:rFonts w:eastAsia="MS Mincho" w:cs="Arial"/>
          <w:color w:val="000000"/>
          <w:lang w:eastAsia="ja-JP"/>
        </w:rPr>
        <w:t xml:space="preserve">In a pattern, digits '1' through '9' specify rounding, but otherwise behave identically to digit '0'. For example, "#,#50" specifies a rounding increment of 50. </w:t>
      </w:r>
    </w:p>
    <w:p w14:paraId="4E00505A" w14:textId="77777777" w:rsidR="00565143" w:rsidRPr="005223F4" w:rsidRDefault="00565143" w:rsidP="00565143">
      <w:pPr>
        <w:numPr>
          <w:ilvl w:val="0"/>
          <w:numId w:val="101"/>
        </w:numPr>
        <w:tabs>
          <w:tab w:val="left" w:pos="720"/>
        </w:tabs>
        <w:autoSpaceDE w:val="0"/>
        <w:autoSpaceDN w:val="0"/>
        <w:adjustRightInd w:val="0"/>
        <w:spacing w:before="120" w:after="120"/>
        <w:ind w:left="720" w:hanging="360"/>
        <w:rPr>
          <w:rFonts w:eastAsia="MS Mincho" w:cs="Arial"/>
          <w:color w:val="000000"/>
          <w:lang w:eastAsia="ja-JP"/>
        </w:rPr>
      </w:pPr>
      <w:r w:rsidRPr="005223F4">
        <w:rPr>
          <w:rFonts w:eastAsia="MS Mincho" w:cs="Arial"/>
          <w:color w:val="000000"/>
          <w:lang w:eastAsia="ja-JP"/>
        </w:rPr>
        <w:t>Using digits in a pattern, rounding is always 'half even', meaning rounds towards the nearest integer, or towards the nearest even integer if equidistant.</w:t>
      </w:r>
    </w:p>
    <w:p w14:paraId="7D1764F5" w14:textId="77777777" w:rsidR="005D50B5" w:rsidRPr="005223F4" w:rsidRDefault="00565143" w:rsidP="005D50B5">
      <w:r w:rsidRPr="005223F4">
        <w:rPr>
          <w:rFonts w:eastAsia="MS Mincho" w:cs="Arial"/>
          <w:color w:val="000000"/>
          <w:lang w:eastAsia="ja-JP"/>
        </w:rPr>
        <w:t>Using an explicit rounding increment, dfdl:textNumberRoundingMode determines how values are rounded.</w:t>
      </w:r>
      <w:r w:rsidRPr="005223F4" w:rsidDel="00565143">
        <w:t xml:space="preserve"> </w:t>
      </w:r>
    </w:p>
    <w:p w14:paraId="05890A29" w14:textId="77777777" w:rsidR="0077279F" w:rsidRPr="005223F4" w:rsidRDefault="00BB3DD6" w:rsidP="0077279F">
      <w:pPr>
        <w:pStyle w:val="Heading4"/>
        <w:rPr>
          <w:rFonts w:cs="Arial"/>
          <w:sz w:val="18"/>
          <w:szCs w:val="18"/>
        </w:rPr>
      </w:pPr>
      <w:commentRangeStart w:id="11383"/>
      <w:r>
        <w:t>dfdl:</w:t>
      </w:r>
      <w:r w:rsidR="0077279F" w:rsidRPr="005223F4">
        <w:t xml:space="preserve">textNumberPattern for </w:t>
      </w:r>
      <w:r w:rsidR="00F87B81">
        <w:t>dfdl:</w:t>
      </w:r>
      <w:r w:rsidR="0077279F" w:rsidRPr="005223F4">
        <w:rPr>
          <w:rFonts w:cs="Arial"/>
          <w:sz w:val="18"/>
          <w:szCs w:val="18"/>
        </w:rPr>
        <w:t>textNumberRep 'zoned'</w:t>
      </w:r>
      <w:commentRangeEnd w:id="11383"/>
      <w:r w:rsidR="00B76C05">
        <w:rPr>
          <w:rStyle w:val="CommentReference"/>
          <w:b w:val="0"/>
          <w:bCs w:val="0"/>
        </w:rPr>
        <w:commentReference w:id="11383"/>
      </w:r>
    </w:p>
    <w:p w14:paraId="755783CF" w14:textId="5D92BAC3" w:rsidR="0077279F" w:rsidRPr="005223F4" w:rsidDel="00FF7CE4" w:rsidRDefault="0077279F" w:rsidP="0077279F">
      <w:pPr>
        <w:rPr>
          <w:del w:id="11384" w:author="mbeckerle" w:date="2012-04-22T19:37:00Z"/>
        </w:rPr>
      </w:pPr>
    </w:p>
    <w:p w14:paraId="39688FE4" w14:textId="17D44B97" w:rsidR="00BF5031" w:rsidRDefault="0077279F" w:rsidP="006766F5">
      <w:pPr>
        <w:rPr>
          <w:ins w:id="11385" w:author="mbeckerle" w:date="2012-03-24T17:01:00Z"/>
        </w:rPr>
      </w:pPr>
      <w:r w:rsidRPr="005223F4">
        <w:t xml:space="preserve">When dfdl:textNumberRep is ‘zoned’ </w:t>
      </w:r>
      <w:del w:id="11386" w:author="mbeckerle" w:date="2012-03-24T16:58:00Z">
        <w:r w:rsidRPr="005223F4" w:rsidDel="00BF5031">
          <w:delText xml:space="preserve">only </w:delText>
        </w:r>
      </w:del>
      <w:ins w:id="11387" w:author="mbeckerle" w:date="2012-03-24T16:58:00Z">
        <w:r w:rsidR="00BF5031">
          <w:t>a subset of the number pattern language</w:t>
        </w:r>
      </w:ins>
      <w:ins w:id="11388" w:author="mbeckerle" w:date="2012-03-24T16:59:00Z">
        <w:r w:rsidR="00BF5031">
          <w:t xml:space="preserve"> described in Section</w:t>
        </w:r>
      </w:ins>
      <w:ins w:id="11389" w:author="mbeckerle" w:date="2012-03-24T17:00:00Z">
        <w:r w:rsidR="00BF5031">
          <w:t xml:space="preserve"> </w:t>
        </w:r>
      </w:ins>
      <w:ins w:id="11390" w:author="mbeckerle" w:date="2012-03-24T17:01:00Z">
        <w:r w:rsidR="00BF5031">
          <w:fldChar w:fldCharType="begin"/>
        </w:r>
        <w:r w:rsidR="00BF5031">
          <w:instrText xml:space="preserve"> REF _Ref275431294 \r \h </w:instrText>
        </w:r>
      </w:ins>
      <w:r w:rsidR="00BF5031">
        <w:fldChar w:fldCharType="separate"/>
      </w:r>
      <w:ins w:id="11391" w:author="mbeckerle" w:date="2013-07-10T14:54:00Z">
        <w:r w:rsidR="008B68D7">
          <w:t>13.6.1.1</w:t>
        </w:r>
      </w:ins>
      <w:ins w:id="11392" w:author="mbeckerle" w:date="2012-03-24T17:01:00Z">
        <w:r w:rsidR="00BF5031">
          <w:fldChar w:fldCharType="end"/>
        </w:r>
        <w:r w:rsidR="00BF5031">
          <w:t xml:space="preserve"> </w:t>
        </w:r>
      </w:ins>
      <w:ins w:id="11393" w:author="mbeckerle" w:date="2012-03-24T16:59:00Z">
        <w:r w:rsidR="00BF5031" w:rsidRPr="00163AF4">
          <w:fldChar w:fldCharType="begin"/>
        </w:r>
        <w:r w:rsidR="00BF5031" w:rsidRPr="00DA38ED">
          <w:instrText xml:space="preserve"> REF _Ref275431294 \h </w:instrText>
        </w:r>
      </w:ins>
      <w:r w:rsidR="00DA38ED">
        <w:instrText xml:space="preserve"> \* MERGEFORMAT </w:instrText>
      </w:r>
      <w:r w:rsidR="00BF5031" w:rsidRPr="00163AF4">
        <w:fldChar w:fldCharType="separate"/>
      </w:r>
      <w:ins w:id="11394" w:author="mbeckerle" w:date="2013-07-10T14:54:00Z">
        <w:r w:rsidR="008B68D7" w:rsidRPr="004D3284">
          <w:t>dfdl:textNumberPattern for dfdl:</w:t>
        </w:r>
        <w:r w:rsidR="008B68D7" w:rsidRPr="00D46C4F">
          <w:t>textNumberRep 'standard'</w:t>
        </w:r>
      </w:ins>
      <w:ins w:id="11395" w:author="mbeckerle" w:date="2012-03-24T16:59:00Z">
        <w:r w:rsidR="00BF5031" w:rsidRPr="00163AF4">
          <w:fldChar w:fldCharType="end"/>
        </w:r>
      </w:ins>
      <w:ins w:id="11396" w:author="mbeckerle" w:date="2012-03-24T16:58:00Z">
        <w:r w:rsidR="00BF5031" w:rsidRPr="00DA38ED">
          <w:t xml:space="preserve"> is </w:t>
        </w:r>
        <w:r w:rsidR="00BF5031">
          <w:t>used.</w:t>
        </w:r>
      </w:ins>
    </w:p>
    <w:p w14:paraId="68595101" w14:textId="77777777" w:rsidR="0077279F" w:rsidRPr="005223F4" w:rsidRDefault="00BF5031" w:rsidP="006766F5">
      <w:ins w:id="11397" w:author="mbeckerle" w:date="2012-03-24T16:58:00Z">
        <w:r>
          <w:t>Only</w:t>
        </w:r>
        <w:r w:rsidRPr="005223F4">
          <w:t xml:space="preserve"> </w:t>
        </w:r>
      </w:ins>
      <w:r w:rsidR="0077279F" w:rsidRPr="005223F4">
        <w:t xml:space="preserve">the pattern for positive numbers is used. </w:t>
      </w:r>
      <w:r w:rsidR="00AC2AEB" w:rsidRPr="005223F4">
        <w:t>It is a schema definition error i</w:t>
      </w:r>
      <w:r w:rsidR="006766F5">
        <w:t>f</w:t>
      </w:r>
      <w:r w:rsidR="00AC2AEB" w:rsidRPr="005223F4">
        <w:t xml:space="preserve"> the negative pattern is specified.</w:t>
      </w:r>
    </w:p>
    <w:p w14:paraId="45856FE6" w14:textId="6113AB15" w:rsidR="0077279F" w:rsidRPr="005223F4" w:rsidDel="00FF7CE4" w:rsidRDefault="0077279F" w:rsidP="0077279F">
      <w:pPr>
        <w:rPr>
          <w:del w:id="11398" w:author="mbeckerle" w:date="2012-04-22T19:37:00Z"/>
        </w:rPr>
      </w:pPr>
    </w:p>
    <w:p w14:paraId="2B22B0E9" w14:textId="77777777" w:rsidR="0077279F" w:rsidRPr="005223F4" w:rsidRDefault="00BF5031" w:rsidP="0077279F">
      <w:ins w:id="11399" w:author="mbeckerle" w:date="2012-03-24T16:58:00Z">
        <w:r>
          <w:t>In addition, o</w:t>
        </w:r>
      </w:ins>
      <w:del w:id="11400" w:author="mbeckerle" w:date="2012-03-24T16:58:00Z">
        <w:r w:rsidR="0077279F" w:rsidRPr="005223F4" w:rsidDel="00BF5031">
          <w:delText>O</w:delText>
        </w:r>
      </w:del>
      <w:r w:rsidR="0077279F" w:rsidRPr="005223F4">
        <w:t>nly the following pattern characters may be used:</w:t>
      </w:r>
    </w:p>
    <w:p w14:paraId="6CE992C3" w14:textId="4A973DDD" w:rsidR="0077279F" w:rsidRPr="005223F4" w:rsidDel="00FF7CE4" w:rsidRDefault="0077279F" w:rsidP="0077279F">
      <w:pPr>
        <w:rPr>
          <w:del w:id="11401" w:author="mbeckerle" w:date="2012-04-22T19:37:00Z"/>
        </w:rPr>
      </w:pPr>
    </w:p>
    <w:p w14:paraId="57B044EA" w14:textId="77777777" w:rsidR="0077279F" w:rsidRPr="005223F4" w:rsidRDefault="0077279F" w:rsidP="0077279F">
      <w:pPr>
        <w:numPr>
          <w:ilvl w:val="0"/>
          <w:numId w:val="74"/>
        </w:numPr>
        <w:rPr>
          <w:rFonts w:ascii="Tms Rmn" w:eastAsia="MS Mincho" w:hAnsi="Tms Rmn" w:cs="Tms Rmn"/>
          <w:sz w:val="24"/>
          <w:szCs w:val="24"/>
          <w:lang w:eastAsia="ja-JP"/>
        </w:rPr>
      </w:pPr>
      <w:r w:rsidRPr="005223F4">
        <w:rPr>
          <w:rFonts w:eastAsia="MS Mincho" w:cs="Arial"/>
          <w:lang w:eastAsia="ja-JP"/>
        </w:rPr>
        <w:t>'+' MUST BE present at the beginning or end of the pattern to indicate whether the leading or trailing digit carries the overpunched sign, if the logical type is signed</w:t>
      </w:r>
      <w:r w:rsidRPr="005223F4">
        <w:rPr>
          <w:rFonts w:ascii="Tms Rmn" w:eastAsia="MS Mincho" w:hAnsi="Tms Rmn" w:cs="Tms Rmn"/>
          <w:sz w:val="24"/>
          <w:szCs w:val="24"/>
          <w:lang w:eastAsia="ja-JP"/>
        </w:rPr>
        <w:t xml:space="preserve"> </w:t>
      </w:r>
    </w:p>
    <w:p w14:paraId="2050AB70" w14:textId="77777777" w:rsidR="0077279F" w:rsidRPr="005223F4" w:rsidRDefault="0077279F" w:rsidP="004D0724">
      <w:pPr>
        <w:numPr>
          <w:ilvl w:val="0"/>
          <w:numId w:val="73"/>
        </w:numPr>
        <w:rPr>
          <w:rFonts w:eastAsia="MS Mincho" w:cs="Arial"/>
          <w:lang w:eastAsia="ja-JP"/>
        </w:rPr>
      </w:pPr>
      <w:r w:rsidRPr="005223F4">
        <w:rPr>
          <w:rFonts w:eastAsia="MS Mincho" w:cs="Arial"/>
          <w:lang w:eastAsia="ja-JP"/>
        </w:rPr>
        <w:t xml:space="preserve"> '+' MAY BE present at the beginning or end of the pattern to indicate whether the leading or trailing digit carries the overpunched sign, if the logical type is unsigned</w:t>
      </w:r>
      <w:r w:rsidR="004D0724" w:rsidRPr="005223F4">
        <w:rPr>
          <w:rFonts w:eastAsia="MS Mincho" w:cs="Arial"/>
          <w:lang w:eastAsia="ja-JP"/>
        </w:rPr>
        <w:t>. If logical type is unsigned and dfdl:textNumberPolicy = 'lax' specified it is a schema definition error if no '+' is present.</w:t>
      </w:r>
    </w:p>
    <w:p w14:paraId="51CDA6C7" w14:textId="77777777" w:rsidR="0077279F" w:rsidRPr="00AF4E5B" w:rsidRDefault="0077279F" w:rsidP="0077279F">
      <w:pPr>
        <w:numPr>
          <w:ilvl w:val="0"/>
          <w:numId w:val="73"/>
        </w:numPr>
      </w:pPr>
      <w:r w:rsidRPr="005223F4">
        <w:rPr>
          <w:rFonts w:eastAsia="MS Mincho" w:cs="Arial"/>
          <w:lang w:eastAsia="ja-JP"/>
        </w:rPr>
        <w:t xml:space="preserve"> 'V' MAY BE used  to indicate the location of an implied decimal point </w:t>
      </w:r>
    </w:p>
    <w:p w14:paraId="5983F7E2" w14:textId="77777777" w:rsidR="00AF4E5B" w:rsidRPr="005223F4" w:rsidRDefault="00AF4E5B" w:rsidP="00AF4E5B">
      <w:pPr>
        <w:numPr>
          <w:ilvl w:val="0"/>
          <w:numId w:val="73"/>
        </w:numPr>
      </w:pPr>
      <w:r w:rsidRPr="005223F4">
        <w:rPr>
          <w:rFonts w:eastAsia="MS Mincho" w:cs="Arial"/>
          <w:lang w:eastAsia="ja-JP"/>
        </w:rPr>
        <w:t>'</w:t>
      </w:r>
      <w:r>
        <w:rPr>
          <w:rFonts w:eastAsia="MS Mincho" w:cs="Arial"/>
          <w:lang w:eastAsia="ja-JP"/>
        </w:rPr>
        <w:t>P</w:t>
      </w:r>
      <w:r w:rsidRPr="005223F4">
        <w:rPr>
          <w:rFonts w:eastAsia="MS Mincho" w:cs="Arial"/>
          <w:lang w:eastAsia="ja-JP"/>
        </w:rPr>
        <w:t xml:space="preserve">' MAY BE used  to indicate the </w:t>
      </w:r>
      <w:r>
        <w:rPr>
          <w:rFonts w:eastAsia="MS Mincho" w:cs="Arial"/>
          <w:lang w:eastAsia="ja-JP"/>
        </w:rPr>
        <w:t xml:space="preserve">decimal </w:t>
      </w:r>
      <w:r w:rsidRPr="005223F4">
        <w:rPr>
          <w:rFonts w:eastAsia="MS Mincho" w:cs="Arial"/>
          <w:lang w:eastAsia="ja-JP"/>
        </w:rPr>
        <w:t xml:space="preserve"> </w:t>
      </w:r>
      <w:r>
        <w:rPr>
          <w:rFonts w:eastAsia="MS Mincho" w:cs="Arial"/>
          <w:lang w:eastAsia="ja-JP"/>
        </w:rPr>
        <w:t>scaling</w:t>
      </w:r>
    </w:p>
    <w:p w14:paraId="36C97FE7" w14:textId="5DECE751" w:rsidR="0077279F" w:rsidRPr="005223F4" w:rsidRDefault="0077279F" w:rsidP="002D597A">
      <w:pPr>
        <w:numPr>
          <w:ilvl w:val="0"/>
          <w:numId w:val="73"/>
        </w:numPr>
      </w:pPr>
      <w:r w:rsidRPr="005223F4">
        <w:rPr>
          <w:rFonts w:eastAsia="MS Mincho" w:cs="Arial"/>
          <w:lang w:eastAsia="ja-JP"/>
        </w:rPr>
        <w:t xml:space="preserve"> '0</w:t>
      </w:r>
      <w:r w:rsidR="002D597A">
        <w:rPr>
          <w:rFonts w:eastAsia="MS Mincho" w:cs="Arial"/>
          <w:lang w:eastAsia="ja-JP"/>
        </w:rPr>
        <w:t>-9</w:t>
      </w:r>
      <w:r w:rsidRPr="005223F4">
        <w:rPr>
          <w:rFonts w:eastAsia="MS Mincho" w:cs="Arial"/>
          <w:lang w:eastAsia="ja-JP"/>
        </w:rPr>
        <w:t xml:space="preserve">' indicates the number of </w:t>
      </w:r>
      <w:del w:id="11402" w:author="mbeckerle" w:date="2013-01-28T12:35:00Z">
        <w:r w:rsidRPr="005223F4" w:rsidDel="004F385A">
          <w:rPr>
            <w:rFonts w:eastAsia="MS Mincho" w:cs="Arial"/>
            <w:lang w:eastAsia="ja-JP"/>
          </w:rPr>
          <w:delText xml:space="preserve">required </w:delText>
        </w:r>
      </w:del>
      <w:ins w:id="11403" w:author="mbeckerle" w:date="2013-01-28T12:35:00Z">
        <w:r w:rsidR="004F385A">
          <w:rPr>
            <w:rFonts w:eastAsia="MS Mincho" w:cs="Arial"/>
            <w:lang w:eastAsia="ja-JP"/>
          </w:rPr>
          <w:t>needed</w:t>
        </w:r>
        <w:r w:rsidR="004F385A" w:rsidRPr="005223F4">
          <w:rPr>
            <w:rFonts w:eastAsia="MS Mincho" w:cs="Arial"/>
            <w:lang w:eastAsia="ja-JP"/>
          </w:rPr>
          <w:t xml:space="preserve"> </w:t>
        </w:r>
      </w:ins>
      <w:r w:rsidRPr="005223F4">
        <w:rPr>
          <w:rFonts w:eastAsia="MS Mincho" w:cs="Arial"/>
          <w:lang w:eastAsia="ja-JP"/>
        </w:rPr>
        <w:t xml:space="preserve">digits (including overpunched). </w:t>
      </w:r>
    </w:p>
    <w:p w14:paraId="6B3CA2D9" w14:textId="0CA4C82B" w:rsidR="0077279F" w:rsidRPr="005223F4" w:rsidRDefault="0077279F" w:rsidP="0077279F">
      <w:pPr>
        <w:numPr>
          <w:ilvl w:val="0"/>
          <w:numId w:val="73"/>
        </w:numPr>
      </w:pPr>
      <w:commentRangeStart w:id="11404"/>
      <w:commentRangeStart w:id="11405"/>
      <w:r w:rsidRPr="005223F4">
        <w:rPr>
          <w:rFonts w:ascii="Helv" w:eastAsia="MS Mincho" w:hAnsi="Helv" w:cs="Helv"/>
          <w:lang w:eastAsia="ja-JP"/>
        </w:rPr>
        <w:t xml:space="preserve">'#' </w:t>
      </w:r>
      <w:r w:rsidRPr="005223F4">
        <w:rPr>
          <w:rFonts w:eastAsia="MS Mincho" w:cs="Arial"/>
          <w:lang w:eastAsia="ja-JP"/>
        </w:rPr>
        <w:t>indicates the number</w:t>
      </w:r>
      <w:ins w:id="11406" w:author="mbeckerle" w:date="2013-01-28T16:42:00Z">
        <w:r w:rsidR="00B51083">
          <w:rPr>
            <w:rFonts w:eastAsia="MS Mincho" w:cs="Arial"/>
            <w:lang w:eastAsia="ja-JP"/>
          </w:rPr>
          <w:t xml:space="preserve"> of</w:t>
        </w:r>
      </w:ins>
      <w:r w:rsidRPr="005223F4">
        <w:rPr>
          <w:rFonts w:eastAsia="MS Mincho" w:cs="Arial"/>
          <w:lang w:eastAsia="ja-JP"/>
        </w:rPr>
        <w:t xml:space="preserve"> </w:t>
      </w:r>
      <w:commentRangeStart w:id="11407"/>
      <w:r w:rsidRPr="005223F4">
        <w:rPr>
          <w:rFonts w:eastAsia="MS Mincho" w:cs="Arial"/>
          <w:lang w:eastAsia="ja-JP"/>
        </w:rPr>
        <w:t>optional</w:t>
      </w:r>
      <w:commentRangeEnd w:id="11407"/>
      <w:r w:rsidR="008409C5">
        <w:rPr>
          <w:rStyle w:val="CommentReference"/>
        </w:rPr>
        <w:commentReference w:id="11407"/>
      </w:r>
      <w:r w:rsidRPr="005223F4">
        <w:rPr>
          <w:rFonts w:eastAsia="MS Mincho" w:cs="Arial"/>
          <w:lang w:eastAsia="ja-JP"/>
        </w:rPr>
        <w:t xml:space="preserve"> digits.</w:t>
      </w:r>
      <w:commentRangeEnd w:id="11404"/>
      <w:r w:rsidR="00BF5031">
        <w:rPr>
          <w:rStyle w:val="CommentReference"/>
        </w:rPr>
        <w:commentReference w:id="11404"/>
      </w:r>
      <w:commentRangeEnd w:id="11405"/>
      <w:r w:rsidR="00DA38ED">
        <w:rPr>
          <w:rStyle w:val="CommentReference"/>
        </w:rPr>
        <w:commentReference w:id="11405"/>
      </w:r>
    </w:p>
    <w:p w14:paraId="1040482F" w14:textId="7736F646" w:rsidR="0077279F" w:rsidRPr="00DC47BE" w:rsidDel="00FF7CE4" w:rsidRDefault="00A03C85" w:rsidP="0077279F">
      <w:pPr>
        <w:rPr>
          <w:del w:id="11408" w:author="mbeckerle" w:date="2012-04-22T19:38:00Z"/>
          <w:rFonts w:cs="Arial"/>
        </w:rPr>
      </w:pPr>
      <w:commentRangeStart w:id="11409"/>
      <w:commentRangeStart w:id="11410"/>
      <w:ins w:id="11411" w:author="Steve Hanson" w:date="2012-02-23T16:46:00Z">
        <w:del w:id="11412" w:author="mbeckerle" w:date="2012-04-22T19:37:00Z">
          <w:r w:rsidRPr="00DC47BE" w:rsidDel="00FF7CE4">
            <w:rPr>
              <w:rFonts w:cs="Arial"/>
            </w:rPr>
            <w:delText xml:space="preserve">  </w:delText>
          </w:r>
        </w:del>
      </w:ins>
      <w:commentRangeEnd w:id="11409"/>
      <w:r w:rsidRPr="005D15EC">
        <w:rPr>
          <w:rStyle w:val="CommentReference"/>
          <w:rFonts w:cs="Arial"/>
          <w:sz w:val="20"/>
          <w:szCs w:val="20"/>
        </w:rPr>
        <w:commentReference w:id="11409"/>
      </w:r>
      <w:commentRangeEnd w:id="11410"/>
      <w:r w:rsidR="00DA38ED" w:rsidRPr="009105C7">
        <w:rPr>
          <w:rStyle w:val="CommentReference"/>
          <w:rFonts w:cs="Arial"/>
          <w:sz w:val="20"/>
          <w:szCs w:val="20"/>
        </w:rPr>
        <w:commentReference w:id="11410"/>
      </w:r>
    </w:p>
    <w:p w14:paraId="0D1DF58A" w14:textId="272D1D14" w:rsidR="0077279F" w:rsidRPr="001C661F" w:rsidDel="00FF7CE4" w:rsidRDefault="0077279F" w:rsidP="0077279F">
      <w:pPr>
        <w:rPr>
          <w:del w:id="11413" w:author="mbeckerle" w:date="2012-04-22T19:37:00Z"/>
          <w:rFonts w:cs="Arial"/>
        </w:rPr>
      </w:pPr>
    </w:p>
    <w:p w14:paraId="51616707" w14:textId="04F932BA" w:rsidR="0077279F" w:rsidRPr="00DC47BE" w:rsidRDefault="00283F74" w:rsidP="00283F74">
      <w:pPr>
        <w:rPr>
          <w:rFonts w:cs="Arial"/>
        </w:rPr>
      </w:pPr>
      <w:r w:rsidRPr="001C661F">
        <w:rPr>
          <w:rFonts w:cs="Arial"/>
        </w:rPr>
        <w:t xml:space="preserve">Rounding occurs as described under Rounding in </w:t>
      </w:r>
      <w:r w:rsidRPr="001C661F">
        <w:rPr>
          <w:rFonts w:cs="Arial"/>
        </w:rPr>
        <w:fldChar w:fldCharType="begin"/>
      </w:r>
      <w:r w:rsidRPr="009E2C11">
        <w:rPr>
          <w:rFonts w:cs="Arial"/>
        </w:rPr>
        <w:instrText xml:space="preserve"> REF _Ref275431294 \r \h </w:instrText>
      </w:r>
      <w:r w:rsidR="000949E1" w:rsidRPr="000949E1">
        <w:rPr>
          <w:rFonts w:cs="Arial"/>
        </w:rPr>
        <w:instrText xml:space="preserve"> \* MERGEFORMAT </w:instrText>
      </w:r>
      <w:r w:rsidRPr="001C661F">
        <w:rPr>
          <w:rFonts w:cs="Arial"/>
        </w:rPr>
      </w:r>
      <w:r w:rsidRPr="001C661F">
        <w:rPr>
          <w:rFonts w:cs="Arial"/>
        </w:rPr>
        <w:fldChar w:fldCharType="separate"/>
      </w:r>
      <w:ins w:id="11414" w:author="mbeckerle" w:date="2013-07-10T14:54:00Z">
        <w:r w:rsidR="008B68D7">
          <w:rPr>
            <w:rFonts w:cs="Arial"/>
          </w:rPr>
          <w:t>13.6.1.1</w:t>
        </w:r>
      </w:ins>
      <w:del w:id="11415" w:author="mbeckerle" w:date="2013-07-10T14:51:00Z">
        <w:r w:rsidR="00D04199" w:rsidRPr="001C661F" w:rsidDel="00D9274F">
          <w:rPr>
            <w:rFonts w:cs="Arial"/>
            <w:cs/>
          </w:rPr>
          <w:delText>‎</w:delText>
        </w:r>
        <w:r w:rsidR="00D04199" w:rsidRPr="001C661F" w:rsidDel="00D9274F">
          <w:rPr>
            <w:rFonts w:cs="Arial"/>
          </w:rPr>
          <w:delText>13.6.1.1</w:delText>
        </w:r>
      </w:del>
      <w:r w:rsidRPr="001C661F">
        <w:rPr>
          <w:rFonts w:cs="Arial"/>
        </w:rPr>
        <w:fldChar w:fldCharType="end"/>
      </w:r>
      <w:r w:rsidRPr="00DC47BE">
        <w:rPr>
          <w:rFonts w:cs="Arial"/>
        </w:rPr>
        <w:t xml:space="preserve"> </w:t>
      </w:r>
      <w:commentRangeStart w:id="11416"/>
      <w:r w:rsidRPr="001C661F">
        <w:rPr>
          <w:rFonts w:cs="Arial"/>
        </w:rPr>
        <w:fldChar w:fldCharType="begin"/>
      </w:r>
      <w:r w:rsidRPr="009E2C11">
        <w:rPr>
          <w:rFonts w:cs="Arial"/>
        </w:rPr>
        <w:instrText xml:space="preserve"> REF _Ref275431294 \h </w:instrText>
      </w:r>
      <w:r w:rsidR="000949E1" w:rsidRPr="000949E1">
        <w:rPr>
          <w:rFonts w:cs="Arial"/>
        </w:rPr>
        <w:instrText xml:space="preserve"> \* MERGEFORMAT </w:instrText>
      </w:r>
      <w:r w:rsidRPr="001C661F">
        <w:rPr>
          <w:rFonts w:cs="Arial"/>
        </w:rPr>
      </w:r>
      <w:r w:rsidRPr="001C661F">
        <w:rPr>
          <w:rFonts w:cs="Arial"/>
        </w:rPr>
        <w:fldChar w:fldCharType="separate"/>
      </w:r>
      <w:ins w:id="11417" w:author="mbeckerle" w:date="2013-07-10T14:54:00Z">
        <w:r w:rsidR="008B68D7" w:rsidRPr="00D627B9">
          <w:rPr>
            <w:rFonts w:cs="Arial"/>
          </w:rPr>
          <w:t>dfdl:textNumberPattern for dfdl:textNumberRep 'standard'</w:t>
        </w:r>
      </w:ins>
      <w:del w:id="11418" w:author="mbeckerle" w:date="2013-07-10T14:51:00Z">
        <w:r w:rsidR="00D04199" w:rsidRPr="001C661F" w:rsidDel="00D9274F">
          <w:rPr>
            <w:rFonts w:cs="Arial"/>
          </w:rPr>
          <w:delText>dfdl:textNumberPattern for dfdl:textNumberRep 'standard'</w:delText>
        </w:r>
      </w:del>
      <w:r w:rsidRPr="001C661F">
        <w:rPr>
          <w:rFonts w:cs="Arial"/>
        </w:rPr>
        <w:fldChar w:fldCharType="end"/>
      </w:r>
      <w:commentRangeEnd w:id="11416"/>
      <w:r w:rsidR="008409C5" w:rsidRPr="005D15EC">
        <w:rPr>
          <w:rStyle w:val="CommentReference"/>
          <w:rFonts w:cs="Arial"/>
          <w:sz w:val="20"/>
          <w:szCs w:val="20"/>
        </w:rPr>
        <w:commentReference w:id="11416"/>
      </w:r>
    </w:p>
    <w:p w14:paraId="20BA64B7" w14:textId="77777777" w:rsidR="00C315F7" w:rsidRPr="005223F4" w:rsidRDefault="00C315F7" w:rsidP="0031368F">
      <w:pPr>
        <w:pStyle w:val="Heading3"/>
      </w:pPr>
      <w:bookmarkStart w:id="11419" w:name="_Ref263169391"/>
      <w:bookmarkStart w:id="11420" w:name="_Ref263169398"/>
      <w:bookmarkStart w:id="11421" w:name="_Toc349042755"/>
      <w:bookmarkStart w:id="11422" w:name="_Toc362453319"/>
      <w:r w:rsidRPr="005223F4">
        <w:t>Converting logical numbers to/from text representation</w:t>
      </w:r>
      <w:bookmarkEnd w:id="11419"/>
      <w:bookmarkEnd w:id="11420"/>
      <w:bookmarkEnd w:id="11421"/>
      <w:bookmarkEnd w:id="11422"/>
    </w:p>
    <w:p w14:paraId="29B68CE9" w14:textId="77777777" w:rsidR="00C315F7" w:rsidRPr="005223F4" w:rsidRDefault="00C315F7" w:rsidP="008462CA">
      <w:pPr>
        <w:pStyle w:val="nobreak"/>
        <w:numPr>
          <w:ilvl w:val="0"/>
          <w:numId w:val="75"/>
        </w:numPr>
        <w:rPr>
          <w:rFonts w:cs="Arial"/>
          <w:szCs w:val="20"/>
        </w:rPr>
      </w:pPr>
      <w:r w:rsidRPr="005223F4">
        <w:rPr>
          <w:szCs w:val="20"/>
        </w:rPr>
        <w:t xml:space="preserve">Signed numbers with </w:t>
      </w:r>
      <w:r w:rsidR="005C3E86" w:rsidRPr="005223F4">
        <w:rPr>
          <w:szCs w:val="20"/>
        </w:rPr>
        <w:t>dfdl:</w:t>
      </w:r>
      <w:r w:rsidR="00DD19E7" w:rsidRPr="005223F4">
        <w:rPr>
          <w:rFonts w:cs="Arial"/>
          <w:szCs w:val="20"/>
        </w:rPr>
        <w:t>textNumberRep</w:t>
      </w:r>
      <w:r w:rsidRPr="005223F4">
        <w:rPr>
          <w:rFonts w:cs="Arial"/>
          <w:szCs w:val="20"/>
        </w:rPr>
        <w:t xml:space="preserve"> 'standard' </w:t>
      </w:r>
      <w:r w:rsidR="004E2460">
        <w:rPr>
          <w:rFonts w:cs="Arial"/>
          <w:szCs w:val="20"/>
        </w:rPr>
        <w:t xml:space="preserve">and </w:t>
      </w:r>
      <w:r w:rsidR="004E2460" w:rsidRPr="008F4FC4">
        <w:t>dfdl:textStandardBase 10</w:t>
      </w:r>
      <w:r w:rsidR="004E2460">
        <w:t xml:space="preserve"> </w:t>
      </w:r>
      <w:r w:rsidRPr="005223F4">
        <w:rPr>
          <w:rFonts w:cs="Arial"/>
          <w:szCs w:val="20"/>
        </w:rPr>
        <w:t>are mapped using the dfdl:</w:t>
      </w:r>
      <w:r w:rsidR="00824D18" w:rsidRPr="005223F4">
        <w:rPr>
          <w:rFonts w:cs="Arial"/>
          <w:szCs w:val="20"/>
        </w:rPr>
        <w:t>textNumberPattern</w:t>
      </w:r>
      <w:r w:rsidRPr="005223F4">
        <w:rPr>
          <w:rFonts w:cs="Arial"/>
          <w:szCs w:val="20"/>
        </w:rPr>
        <w:t>.</w:t>
      </w:r>
    </w:p>
    <w:p w14:paraId="5B48849C" w14:textId="77777777" w:rsidR="004E2460" w:rsidRPr="004E2460" w:rsidRDefault="004E2460" w:rsidP="008462CA">
      <w:pPr>
        <w:pStyle w:val="nobreak"/>
        <w:numPr>
          <w:ilvl w:val="0"/>
          <w:numId w:val="75"/>
        </w:numPr>
        <w:rPr>
          <w:rFonts w:cs="Arial"/>
          <w:szCs w:val="20"/>
        </w:rPr>
      </w:pPr>
      <w:r w:rsidRPr="005223F4">
        <w:t xml:space="preserve">Signed numbers with dfdl:textNumberRep 'standard' </w:t>
      </w:r>
      <w:r>
        <w:t xml:space="preserve">and </w:t>
      </w:r>
      <w:r w:rsidRPr="008F4FC4">
        <w:t xml:space="preserve">dfdl:textStandardBase </w:t>
      </w:r>
      <w:r>
        <w:t>not</w:t>
      </w:r>
      <w:r w:rsidRPr="008F4FC4">
        <w:t xml:space="preserve"> 10</w:t>
      </w:r>
      <w:r>
        <w:t xml:space="preserve"> are mapped </w:t>
      </w:r>
      <w:r w:rsidR="008462CA">
        <w:t>to an un</w:t>
      </w:r>
      <w:r w:rsidR="00EE7C44">
        <w:t>signed</w:t>
      </w:r>
      <w:r w:rsidR="008462CA">
        <w:t xml:space="preserve"> representation</w:t>
      </w:r>
      <w:r w:rsidR="00EE7C44">
        <w:t xml:space="preserve">. On unparsing </w:t>
      </w:r>
      <w:r>
        <w:t>the minimum number of characters to represent the digits</w:t>
      </w:r>
      <w:r w:rsidR="00F41A95">
        <w:t xml:space="preserve"> </w:t>
      </w:r>
      <w:r w:rsidR="00AF0AE1">
        <w:t>is</w:t>
      </w:r>
      <w:r w:rsidR="00F41A95">
        <w:t xml:space="preserve"> output</w:t>
      </w:r>
      <w:r w:rsidR="008462CA">
        <w:t xml:space="preserve"> and i</w:t>
      </w:r>
      <w:r w:rsidR="00DA2FC9" w:rsidRPr="005223F4">
        <w:rPr>
          <w:rFonts w:cs="Arial"/>
        </w:rPr>
        <w:t xml:space="preserve">t is a processing error if the </w:t>
      </w:r>
      <w:r w:rsidR="00DA2FC9">
        <w:rPr>
          <w:rFonts w:cs="Arial"/>
        </w:rPr>
        <w:t xml:space="preserve">value is </w:t>
      </w:r>
      <w:r w:rsidR="00DA2FC9" w:rsidRPr="005223F4">
        <w:rPr>
          <w:rFonts w:cs="Arial"/>
        </w:rPr>
        <w:t>negative.</w:t>
      </w:r>
    </w:p>
    <w:p w14:paraId="081436D5" w14:textId="77777777" w:rsidR="00C315F7" w:rsidRPr="005223F4" w:rsidRDefault="00C315F7" w:rsidP="001447FB">
      <w:pPr>
        <w:numPr>
          <w:ilvl w:val="0"/>
          <w:numId w:val="75"/>
        </w:numPr>
        <w:rPr>
          <w:rFonts w:cs="Arial"/>
        </w:rPr>
      </w:pPr>
      <w:r w:rsidRPr="005223F4">
        <w:t xml:space="preserve">Signed numbers with </w:t>
      </w:r>
      <w:r w:rsidR="005C3E86" w:rsidRPr="005223F4">
        <w:t>dfdl:</w:t>
      </w:r>
      <w:r w:rsidR="00DD19E7" w:rsidRPr="005223F4">
        <w:rPr>
          <w:rFonts w:cs="Arial"/>
        </w:rPr>
        <w:t>textNumberRep</w:t>
      </w:r>
      <w:r w:rsidRPr="005223F4">
        <w:rPr>
          <w:rFonts w:cs="Arial"/>
        </w:rPr>
        <w:t xml:space="preserve"> 'zoned' are mapped using the dfdl:</w:t>
      </w:r>
      <w:r w:rsidR="00824D18" w:rsidRPr="005223F4">
        <w:rPr>
          <w:rFonts w:cs="Arial"/>
        </w:rPr>
        <w:t>textNumberPattern</w:t>
      </w:r>
      <w:r w:rsidRPr="005223F4">
        <w:rPr>
          <w:rFonts w:cs="Arial"/>
        </w:rPr>
        <w:t xml:space="preserve"> to indicate the position of the sign and virtual decimal point. On parsing if the sign is not overpunched</w:t>
      </w:r>
      <w:r w:rsidR="00036F18" w:rsidRPr="005223F4">
        <w:rPr>
          <w:rFonts w:cs="Arial"/>
        </w:rPr>
        <w:t xml:space="preserve">, that is it does not have a sign, </w:t>
      </w:r>
      <w:r w:rsidRPr="005223F4">
        <w:rPr>
          <w:rFonts w:cs="Arial"/>
        </w:rPr>
        <w:t>it is treated as positive. On unparsing the sign is always overpunched.</w:t>
      </w:r>
    </w:p>
    <w:p w14:paraId="0A883AE9" w14:textId="77777777" w:rsidR="00F41A95" w:rsidRDefault="00C315F7" w:rsidP="008462CA">
      <w:pPr>
        <w:numPr>
          <w:ilvl w:val="0"/>
          <w:numId w:val="75"/>
        </w:numPr>
        <w:rPr>
          <w:rFonts w:cs="Arial"/>
        </w:rPr>
      </w:pPr>
      <w:r w:rsidRPr="005223F4">
        <w:t xml:space="preserve">Unsigned numbers with </w:t>
      </w:r>
      <w:r w:rsidR="005C3E86" w:rsidRPr="005223F4">
        <w:t>dfdl:</w:t>
      </w:r>
      <w:r w:rsidR="00DD19E7" w:rsidRPr="005223F4">
        <w:rPr>
          <w:rFonts w:cs="Arial"/>
        </w:rPr>
        <w:t>textNumberRep</w:t>
      </w:r>
      <w:r w:rsidRPr="005223F4">
        <w:rPr>
          <w:rFonts w:cs="Arial"/>
        </w:rPr>
        <w:t xml:space="preserve"> 'standard'</w:t>
      </w:r>
      <w:r w:rsidR="00F41A95">
        <w:rPr>
          <w:rFonts w:cs="Arial"/>
        </w:rPr>
        <w:t xml:space="preserve"> and </w:t>
      </w:r>
      <w:r w:rsidR="00F41A95" w:rsidRPr="008F4FC4">
        <w:t>dfdl:textStandardBase 10</w:t>
      </w:r>
      <w:r w:rsidR="00F41A95">
        <w:t xml:space="preserve"> </w:t>
      </w:r>
      <w:r w:rsidRPr="005223F4">
        <w:rPr>
          <w:rFonts w:cs="Arial"/>
        </w:rPr>
        <w:t xml:space="preserve"> are mapped</w:t>
      </w:r>
      <w:r w:rsidR="00F41A95">
        <w:rPr>
          <w:rFonts w:cs="Arial"/>
        </w:rPr>
        <w:t xml:space="preserve"> </w:t>
      </w:r>
      <w:r w:rsidR="00F41A95" w:rsidRPr="005223F4">
        <w:rPr>
          <w:rFonts w:cs="Arial"/>
        </w:rPr>
        <w:t>using the dfdl:textNumberPattern</w:t>
      </w:r>
      <w:r w:rsidRPr="005223F4">
        <w:rPr>
          <w:rFonts w:cs="Arial"/>
        </w:rPr>
        <w:t>.</w:t>
      </w:r>
      <w:r w:rsidR="00F41A95">
        <w:rPr>
          <w:rFonts w:cs="Arial"/>
        </w:rPr>
        <w:t xml:space="preserve"> On parsing i</w:t>
      </w:r>
      <w:r w:rsidRPr="005223F4">
        <w:rPr>
          <w:rFonts w:cs="Arial"/>
        </w:rPr>
        <w:t>t is a processing error if the data are negative.</w:t>
      </w:r>
    </w:p>
    <w:p w14:paraId="2748B298" w14:textId="77777777" w:rsidR="00C315F7" w:rsidRPr="005223F4" w:rsidRDefault="00F41A95" w:rsidP="008462CA">
      <w:pPr>
        <w:numPr>
          <w:ilvl w:val="0"/>
          <w:numId w:val="75"/>
        </w:numPr>
        <w:rPr>
          <w:rFonts w:cs="Arial"/>
        </w:rPr>
      </w:pPr>
      <w:r w:rsidRPr="005223F4">
        <w:t>Unsigned numbers with dfdl:</w:t>
      </w:r>
      <w:r w:rsidRPr="005223F4">
        <w:rPr>
          <w:rFonts w:cs="Arial"/>
        </w:rPr>
        <w:t>textNumberRep 'standard'</w:t>
      </w:r>
      <w:r>
        <w:rPr>
          <w:rFonts w:cs="Arial"/>
        </w:rPr>
        <w:t xml:space="preserve"> and </w:t>
      </w:r>
      <w:r w:rsidRPr="008F4FC4">
        <w:t xml:space="preserve">dfdl:textStandardBase </w:t>
      </w:r>
      <w:r>
        <w:t>not</w:t>
      </w:r>
      <w:r w:rsidRPr="008F4FC4">
        <w:t xml:space="preserve"> 10</w:t>
      </w:r>
      <w:r>
        <w:t xml:space="preserve"> </w:t>
      </w:r>
      <w:r w:rsidRPr="005223F4">
        <w:rPr>
          <w:rFonts w:cs="Arial"/>
        </w:rPr>
        <w:t xml:space="preserve"> are mapped</w:t>
      </w:r>
      <w:r>
        <w:rPr>
          <w:rFonts w:cs="Arial"/>
        </w:rPr>
        <w:t xml:space="preserve"> </w:t>
      </w:r>
      <w:r w:rsidR="008462CA">
        <w:t>to an unsigned representation</w:t>
      </w:r>
      <w:r w:rsidRPr="005223F4">
        <w:rPr>
          <w:rFonts w:cs="Arial"/>
        </w:rPr>
        <w:t>.</w:t>
      </w:r>
      <w:r>
        <w:rPr>
          <w:rFonts w:cs="Arial"/>
        </w:rPr>
        <w:t xml:space="preserve"> </w:t>
      </w:r>
      <w:r>
        <w:t>On unparsing the minimum number of characters to represent the digits</w:t>
      </w:r>
      <w:r w:rsidR="00AF0AE1">
        <w:t xml:space="preserve"> is output</w:t>
      </w:r>
      <w:r>
        <w:t>.</w:t>
      </w:r>
      <w:r w:rsidR="00C315F7" w:rsidRPr="005223F4">
        <w:rPr>
          <w:rFonts w:cs="Arial"/>
        </w:rPr>
        <w:t xml:space="preserve"> .</w:t>
      </w:r>
    </w:p>
    <w:p w14:paraId="2AF842AB" w14:textId="77777777" w:rsidR="00C315F7" w:rsidRDefault="00C315F7" w:rsidP="00AF0AE1">
      <w:pPr>
        <w:numPr>
          <w:ilvl w:val="0"/>
          <w:numId w:val="75"/>
        </w:numPr>
        <w:rPr>
          <w:ins w:id="11423" w:author="mbeckerle" w:date="2012-04-22T20:50:00Z"/>
          <w:rFonts w:cs="Arial"/>
        </w:rPr>
      </w:pPr>
      <w:r w:rsidRPr="005223F4">
        <w:t xml:space="preserve">Unsigned numbers with </w:t>
      </w:r>
      <w:r w:rsidR="005C3E86" w:rsidRPr="005223F4">
        <w:t>dfdl:</w:t>
      </w:r>
      <w:r w:rsidR="00DD19E7" w:rsidRPr="005223F4">
        <w:rPr>
          <w:rFonts w:cs="Arial"/>
        </w:rPr>
        <w:t>textNumberRep</w:t>
      </w:r>
      <w:r w:rsidRPr="005223F4">
        <w:rPr>
          <w:rFonts w:cs="Arial"/>
        </w:rPr>
        <w:t xml:space="preserve"> 'zoned' are mapped</w:t>
      </w:r>
      <w:r w:rsidR="00AF0AE1">
        <w:rPr>
          <w:rFonts w:cs="Arial"/>
        </w:rPr>
        <w:t xml:space="preserve"> </w:t>
      </w:r>
      <w:r w:rsidR="00AF0AE1" w:rsidRPr="005223F4">
        <w:rPr>
          <w:rFonts w:cs="Arial"/>
        </w:rPr>
        <w:t>using the dfdl:textNumberPattern</w:t>
      </w:r>
      <w:r w:rsidR="00AF0AE1">
        <w:rPr>
          <w:rFonts w:cs="Arial"/>
        </w:rPr>
        <w:t xml:space="preserve"> </w:t>
      </w:r>
      <w:r w:rsidR="00AF0AE1" w:rsidRPr="005223F4">
        <w:rPr>
          <w:rFonts w:cs="Arial"/>
        </w:rPr>
        <w:t>to indicate the position of the sign and virtual decimal point</w:t>
      </w:r>
      <w:r w:rsidR="00AF0AE1">
        <w:rPr>
          <w:rFonts w:cs="Arial"/>
        </w:rPr>
        <w:t>.</w:t>
      </w:r>
      <w:r w:rsidRPr="005223F4">
        <w:rPr>
          <w:rFonts w:cs="Arial"/>
        </w:rPr>
        <w:t xml:space="preserve"> </w:t>
      </w:r>
      <w:r w:rsidR="00AF0AE1">
        <w:rPr>
          <w:rFonts w:cs="Arial"/>
        </w:rPr>
        <w:t>On parsing i</w:t>
      </w:r>
      <w:r w:rsidRPr="005223F4">
        <w:rPr>
          <w:rFonts w:cs="Arial"/>
        </w:rPr>
        <w:t>t is a processing error if the data are negative. On unparsing the data are not overpunched with a sign.</w:t>
      </w:r>
    </w:p>
    <w:p w14:paraId="69197416" w14:textId="77777777" w:rsidR="00316B66" w:rsidRPr="005223F4" w:rsidRDefault="00316B66" w:rsidP="001E72F9">
      <w:pPr>
        <w:ind w:left="720"/>
        <w:rPr>
          <w:rFonts w:cs="Arial"/>
        </w:rPr>
      </w:pPr>
    </w:p>
    <w:p w14:paraId="11225E9C" w14:textId="10876C44" w:rsidR="00C315F7" w:rsidRPr="005223F4" w:rsidDel="00FF7CE4" w:rsidRDefault="00316B66">
      <w:pPr>
        <w:pStyle w:val="Heading2"/>
        <w:rPr>
          <w:del w:id="11424" w:author="mbeckerle" w:date="2012-04-22T19:38:00Z"/>
        </w:rPr>
        <w:pPrChange w:id="11425" w:author="mbeckerle" w:date="2013-01-20T17:05:00Z">
          <w:pPr/>
        </w:pPrChange>
      </w:pPr>
      <w:ins w:id="11426" w:author="mbeckerle" w:date="2012-04-22T20:50:00Z">
        <w:r>
          <w:br w:type="page"/>
        </w:r>
      </w:ins>
      <w:commentRangeStart w:id="11427"/>
    </w:p>
    <w:p w14:paraId="6E943AE5" w14:textId="24AAC280" w:rsidR="00C315F7" w:rsidRPr="005223F4" w:rsidDel="00FF7CE4" w:rsidRDefault="00C315F7">
      <w:pPr>
        <w:pStyle w:val="Heading2"/>
        <w:rPr>
          <w:del w:id="11428" w:author="mbeckerle" w:date="2012-04-22T19:38:00Z"/>
        </w:rPr>
        <w:pPrChange w:id="11429" w:author="mbeckerle" w:date="2013-01-20T17:05:00Z">
          <w:pPr/>
        </w:pPrChange>
      </w:pPr>
      <w:bookmarkStart w:id="11430" w:name="_Toc322911345"/>
      <w:bookmarkStart w:id="11431" w:name="_Toc322911660"/>
      <w:bookmarkStart w:id="11432" w:name="_Toc322911908"/>
      <w:bookmarkStart w:id="11433" w:name="_Toc322912199"/>
      <w:bookmarkStart w:id="11434" w:name="_Toc329093048"/>
      <w:bookmarkStart w:id="11435" w:name="_Toc332701561"/>
      <w:bookmarkStart w:id="11436" w:name="_Toc332701865"/>
      <w:bookmarkStart w:id="11437" w:name="_Toc332711659"/>
      <w:bookmarkStart w:id="11438" w:name="_Toc332711967"/>
      <w:bookmarkStart w:id="11439" w:name="_Toc332712269"/>
      <w:bookmarkStart w:id="11440" w:name="_Toc332724185"/>
      <w:bookmarkStart w:id="11441" w:name="_Toc332724485"/>
      <w:bookmarkStart w:id="11442" w:name="_Toc341102781"/>
      <w:bookmarkStart w:id="11443" w:name="_Toc347241516"/>
      <w:bookmarkStart w:id="11444" w:name="_Toc347744709"/>
      <w:bookmarkStart w:id="11445" w:name="_Toc348984492"/>
      <w:bookmarkStart w:id="11446" w:name="_Toc348984797"/>
      <w:bookmarkStart w:id="11447" w:name="_Toc349037961"/>
      <w:bookmarkStart w:id="11448" w:name="_Toc349038263"/>
      <w:bookmarkStart w:id="11449" w:name="_Toc349042756"/>
      <w:bookmarkStart w:id="11450" w:name="_Toc349642170"/>
      <w:bookmarkStart w:id="11451" w:name="_Toc351912754"/>
      <w:bookmarkStart w:id="11452" w:name="_Toc351914775"/>
      <w:bookmarkStart w:id="11453" w:name="_Toc351915241"/>
      <w:bookmarkStart w:id="11454" w:name="_Toc361231298"/>
      <w:bookmarkStart w:id="11455" w:name="_Toc361231824"/>
      <w:bookmarkStart w:id="11456" w:name="_Toc362445122"/>
      <w:bookmarkStart w:id="11457" w:name="_Toc362451873"/>
      <w:bookmarkStart w:id="11458" w:name="_Toc362452422"/>
      <w:bookmarkStart w:id="11459" w:name="_Toc362452932"/>
      <w:bookmarkStart w:id="11460" w:name="_Toc362453320"/>
      <w:bookmarkEnd w:id="11430"/>
      <w:bookmarkEnd w:id="11431"/>
      <w:bookmarkEnd w:id="11432"/>
      <w:bookmarkEnd w:id="11433"/>
      <w:bookmarkEnd w:id="11434"/>
      <w:bookmarkEnd w:id="11435"/>
      <w:bookmarkEnd w:id="11436"/>
      <w:bookmarkEnd w:id="11437"/>
      <w:bookmarkEnd w:id="11438"/>
      <w:bookmarkEnd w:id="11439"/>
      <w:bookmarkEnd w:id="11440"/>
      <w:bookmarkEnd w:id="11441"/>
      <w:bookmarkEnd w:id="11442"/>
      <w:bookmarkEnd w:id="11443"/>
      <w:bookmarkEnd w:id="11444"/>
      <w:bookmarkEnd w:id="11445"/>
      <w:bookmarkEnd w:id="11446"/>
      <w:bookmarkEnd w:id="11447"/>
      <w:bookmarkEnd w:id="11448"/>
      <w:bookmarkEnd w:id="11449"/>
      <w:bookmarkEnd w:id="11450"/>
      <w:bookmarkEnd w:id="11451"/>
      <w:bookmarkEnd w:id="11452"/>
      <w:bookmarkEnd w:id="11453"/>
      <w:bookmarkEnd w:id="11454"/>
      <w:bookmarkEnd w:id="11455"/>
      <w:bookmarkEnd w:id="11456"/>
      <w:bookmarkEnd w:id="11457"/>
      <w:bookmarkEnd w:id="11458"/>
      <w:bookmarkEnd w:id="11459"/>
      <w:bookmarkEnd w:id="11460"/>
    </w:p>
    <w:p w14:paraId="47A4542F" w14:textId="77777777" w:rsidR="00806712" w:rsidRPr="005223F4" w:rsidRDefault="00806712" w:rsidP="006E4FE8">
      <w:pPr>
        <w:pStyle w:val="Heading2"/>
      </w:pPr>
      <w:bookmarkStart w:id="11461" w:name="_Toc243112833"/>
      <w:bookmarkStart w:id="11462" w:name="_Ref251248830"/>
      <w:bookmarkStart w:id="11463" w:name="_Ref274819885"/>
      <w:bookmarkStart w:id="11464" w:name="_Toc349042757"/>
      <w:bookmarkStart w:id="11465" w:name="_Toc362453321"/>
      <w:bookmarkStart w:id="11466" w:name="_Toc130873631"/>
      <w:bookmarkStart w:id="11467" w:name="_Toc140549603"/>
      <w:bookmarkStart w:id="11468" w:name="_Toc177399102"/>
      <w:bookmarkStart w:id="11469" w:name="_Toc175057389"/>
      <w:bookmarkStart w:id="11470" w:name="_Toc199516326"/>
      <w:bookmarkStart w:id="11471" w:name="_Toc194983989"/>
      <w:r w:rsidRPr="005223F4">
        <w:t>Properties Specific to Number</w:t>
      </w:r>
      <w:r w:rsidR="00392192" w:rsidRPr="005223F4">
        <w:t>s</w:t>
      </w:r>
      <w:r w:rsidRPr="005223F4">
        <w:t xml:space="preserve"> with Binary representation</w:t>
      </w:r>
      <w:bookmarkEnd w:id="11461"/>
      <w:bookmarkEnd w:id="11462"/>
      <w:bookmarkEnd w:id="11463"/>
      <w:commentRangeEnd w:id="11427"/>
      <w:r w:rsidR="003C4D8A">
        <w:rPr>
          <w:rStyle w:val="CommentReference"/>
          <w:rFonts w:cs="Times New Roman"/>
          <w:b w:val="0"/>
          <w:bCs w:val="0"/>
          <w:i/>
          <w:iCs/>
        </w:rPr>
        <w:commentReference w:id="11427"/>
      </w:r>
      <w:bookmarkEnd w:id="11464"/>
      <w:bookmarkEnd w:id="11465"/>
    </w:p>
    <w:p w14:paraId="063E659F" w14:textId="45F46FAF" w:rsidR="0075038D" w:rsidRPr="005223F4" w:rsidDel="00FF7CE4" w:rsidRDefault="0075038D" w:rsidP="000B19ED">
      <w:pPr>
        <w:rPr>
          <w:del w:id="11472" w:author="mbeckerle" w:date="2012-04-22T19:38:00Z"/>
        </w:rPr>
      </w:pPr>
    </w:p>
    <w:p w14:paraId="22CD305F" w14:textId="24854F3C" w:rsidR="00113D4B" w:rsidRPr="005223F4" w:rsidRDefault="0075038D" w:rsidP="00036F18">
      <w:r w:rsidRPr="005223F4">
        <w:t>These properties are applicable to decimals</w:t>
      </w:r>
      <w:r w:rsidR="00036F18" w:rsidRPr="005223F4">
        <w:t xml:space="preserve"> types and </w:t>
      </w:r>
      <w:r w:rsidRPr="005223F4">
        <w:t xml:space="preserve">its derived types. </w:t>
      </w:r>
      <w:r w:rsidR="00805B11" w:rsidRPr="005223F4">
        <w:t>These properties are not applicable to types float and double.</w:t>
      </w:r>
      <w:r w:rsidR="00113D4B" w:rsidRPr="005223F4">
        <w:t xml:space="preserve"> See section </w:t>
      </w:r>
      <w:r w:rsidR="00113D4B" w:rsidRPr="005223F4">
        <w:fldChar w:fldCharType="begin"/>
      </w:r>
      <w:r w:rsidR="00113D4B" w:rsidRPr="005223F4">
        <w:instrText xml:space="preserve"> REF _Ref251331995 \r \h </w:instrText>
      </w:r>
      <w:r w:rsidR="00113D4B" w:rsidRPr="005223F4">
        <w:fldChar w:fldCharType="separate"/>
      </w:r>
      <w:ins w:id="11473" w:author="mbeckerle" w:date="2013-07-10T14:54:00Z">
        <w:r w:rsidR="008B68D7">
          <w:t>1.1</w:t>
        </w:r>
      </w:ins>
      <w:del w:id="11474" w:author="mbeckerle" w:date="2013-07-10T14:51:00Z">
        <w:r w:rsidR="00D04199" w:rsidDel="00D9274F">
          <w:rPr>
            <w:cs/>
          </w:rPr>
          <w:delText>‎</w:delText>
        </w:r>
        <w:r w:rsidR="00D04199" w:rsidDel="00D9274F">
          <w:delText>13.8</w:delText>
        </w:r>
      </w:del>
      <w:r w:rsidR="00113D4B" w:rsidRPr="005223F4">
        <w:fldChar w:fldCharType="end"/>
      </w:r>
      <w:r w:rsidR="00113D4B" w:rsidRPr="005223F4">
        <w:t xml:space="preserve"> </w:t>
      </w:r>
      <w:r w:rsidR="00113D4B" w:rsidRPr="005223F4">
        <w:fldChar w:fldCharType="begin"/>
      </w:r>
      <w:r w:rsidR="00113D4B" w:rsidRPr="005223F4">
        <w:instrText xml:space="preserve"> REF _Ref251332000 \h </w:instrText>
      </w:r>
      <w:r w:rsidR="00113D4B" w:rsidRPr="005223F4">
        <w:fldChar w:fldCharType="separate"/>
      </w:r>
      <w:ins w:id="11475" w:author="mbeckerle" w:date="2013-07-10T14:54:00Z">
        <w:r w:rsidR="008B68D7">
          <w:br w:type="page"/>
        </w:r>
        <w:r w:rsidR="008B68D7" w:rsidRPr="005223F4" w:rsidDel="007E1D66">
          <w:t>Properties Specific to Float/Double with Binary representation</w:t>
        </w:r>
      </w:ins>
      <w:del w:id="11476" w:author="mbeckerle" w:date="2013-07-10T14:51:00Z">
        <w:r w:rsidR="00D04199" w:rsidRPr="005223F4" w:rsidDel="00D9274F">
          <w:delText>Properties Specific to Float/Double with Binary representation</w:delText>
        </w:r>
      </w:del>
      <w:r w:rsidR="00113D4B" w:rsidRPr="005223F4">
        <w:fldChar w:fldCharType="end"/>
      </w:r>
      <w:ins w:id="11477" w:author="mbeckerle" w:date="2013-01-20T15:08:00Z">
        <w:r w:rsidR="00D541F9">
          <w:t>.</w:t>
        </w:r>
      </w:ins>
    </w:p>
    <w:p w14:paraId="34C57B6A" w14:textId="4D6D557B" w:rsidR="0011323E" w:rsidRPr="005223F4" w:rsidDel="00FF7CE4" w:rsidRDefault="0011323E" w:rsidP="00036F18">
      <w:pPr>
        <w:rPr>
          <w:del w:id="11478" w:author="mbeckerle" w:date="2012-04-22T19:38:00Z"/>
        </w:rPr>
      </w:pPr>
    </w:p>
    <w:tbl>
      <w:tblPr>
        <w:tblW w:w="89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628"/>
        <w:gridCol w:w="6300"/>
      </w:tblGrid>
      <w:tr w:rsidR="00806712" w:rsidRPr="005223F4" w14:paraId="41A76DC1" w14:textId="77777777" w:rsidTr="00240AC5">
        <w:trPr>
          <w:cantSplit/>
        </w:trPr>
        <w:tc>
          <w:tcPr>
            <w:tcW w:w="2628" w:type="dxa"/>
            <w:shd w:val="clear" w:color="auto" w:fill="F3F3F3"/>
          </w:tcPr>
          <w:p w14:paraId="171C4F40" w14:textId="77777777" w:rsidR="00806712" w:rsidRPr="001E72F9" w:rsidRDefault="00113D4B" w:rsidP="00D67874">
            <w:pPr>
              <w:rPr>
                <w:b/>
              </w:rPr>
            </w:pPr>
            <w:r w:rsidRPr="001E72F9">
              <w:rPr>
                <w:b/>
              </w:rPr>
              <w:t xml:space="preserve"> </w:t>
            </w:r>
            <w:r w:rsidR="00806712" w:rsidRPr="001E72F9">
              <w:rPr>
                <w:b/>
              </w:rPr>
              <w:t>Property Name</w:t>
            </w:r>
          </w:p>
        </w:tc>
        <w:tc>
          <w:tcPr>
            <w:tcW w:w="6300" w:type="dxa"/>
            <w:shd w:val="clear" w:color="auto" w:fill="F3F3F3"/>
          </w:tcPr>
          <w:p w14:paraId="34191781" w14:textId="77777777" w:rsidR="00806712" w:rsidRPr="001E72F9" w:rsidRDefault="00806712">
            <w:pPr>
              <w:rPr>
                <w:b/>
              </w:rPr>
            </w:pPr>
            <w:r w:rsidRPr="001E72F9">
              <w:rPr>
                <w:b/>
              </w:rPr>
              <w:t>Description</w:t>
            </w:r>
          </w:p>
        </w:tc>
      </w:tr>
      <w:tr w:rsidR="007D75BE" w:rsidRPr="005223F4" w14:paraId="4B561990" w14:textId="77777777" w:rsidTr="00240AC5">
        <w:trPr>
          <w:cantSplit/>
        </w:trPr>
        <w:tc>
          <w:tcPr>
            <w:tcW w:w="2628" w:type="dxa"/>
            <w:shd w:val="clear" w:color="auto" w:fill="auto"/>
          </w:tcPr>
          <w:p w14:paraId="4F2A604D" w14:textId="77777777" w:rsidR="007D75BE" w:rsidRPr="005223F4" w:rsidRDefault="00D52F37" w:rsidP="00D67874">
            <w:r w:rsidRPr="005223F4">
              <w:t>binaryNumberRep</w:t>
            </w:r>
          </w:p>
        </w:tc>
        <w:tc>
          <w:tcPr>
            <w:tcW w:w="6300" w:type="dxa"/>
            <w:shd w:val="clear" w:color="auto" w:fill="auto"/>
          </w:tcPr>
          <w:p w14:paraId="27BD45FD" w14:textId="77777777" w:rsidR="007D75BE" w:rsidRPr="00240AC5" w:rsidRDefault="00D74CC9" w:rsidP="001E72F9">
            <w:pPr>
              <w:rPr>
                <w:rFonts w:ascii="Tms Rmn" w:eastAsia="MS Mincho" w:hAnsi="Tms Rmn" w:cs="Tms Rmn"/>
                <w:lang w:eastAsia="ja-JP" w:bidi="he-IL"/>
              </w:rPr>
            </w:pPr>
            <w:r w:rsidRPr="00240AC5">
              <w:rPr>
                <w:rFonts w:eastAsia="MS Mincho"/>
                <w:lang w:eastAsia="ja-JP" w:bidi="he-IL"/>
              </w:rPr>
              <w:t>Enum</w:t>
            </w:r>
          </w:p>
          <w:p w14:paraId="2332B07C" w14:textId="3DA663CE" w:rsidR="007D75BE" w:rsidRPr="00240AC5" w:rsidRDefault="007D75BE" w:rsidP="001E72F9">
            <w:pPr>
              <w:rPr>
                <w:rFonts w:ascii="Tms Rmn" w:eastAsia="MS Mincho" w:hAnsi="Tms Rmn" w:cs="Tms Rmn"/>
                <w:lang w:eastAsia="ja-JP" w:bidi="he-IL"/>
              </w:rPr>
            </w:pPr>
            <w:r w:rsidRPr="00240AC5">
              <w:rPr>
                <w:rFonts w:eastAsia="MS Mincho"/>
                <w:lang w:eastAsia="ja-JP" w:bidi="he-IL"/>
              </w:rPr>
              <w:t>Valid values are  ‘packed’, ‘</w:t>
            </w:r>
            <w:r w:rsidR="00017371" w:rsidRPr="00240AC5">
              <w:rPr>
                <w:rFonts w:eastAsia="MS Mincho"/>
                <w:lang w:eastAsia="ja-JP" w:bidi="he-IL"/>
              </w:rPr>
              <w:t>bcd</w:t>
            </w:r>
            <w:r w:rsidRPr="00240AC5">
              <w:rPr>
                <w:rFonts w:eastAsia="MS Mincho"/>
                <w:lang w:eastAsia="ja-JP" w:bidi="he-IL"/>
              </w:rPr>
              <w:t>’, 'binary'</w:t>
            </w:r>
            <w:ins w:id="11479" w:author="Steve Hanson" w:date="2013-02-05T11:28:00Z">
              <w:r w:rsidR="00291C37">
                <w:rPr>
                  <w:rFonts w:eastAsia="MS Mincho"/>
                  <w:lang w:eastAsia="ja-JP" w:bidi="he-IL"/>
                </w:rPr>
                <w:t xml:space="preserve">, </w:t>
              </w:r>
            </w:ins>
            <w:ins w:id="11480" w:author="mbeckerle" w:date="2013-01-20T15:12:00Z">
              <w:del w:id="11481" w:author="Steve Hanson" w:date="2013-02-05T11:28:00Z">
                <w:r w:rsidR="001B252B" w:rsidDel="00291C37">
                  <w:rPr>
                    <w:rFonts w:eastAsia="MS Mincho"/>
                    <w:lang w:eastAsia="ja-JP" w:bidi="he-IL"/>
                  </w:rPr>
                  <w:delText xml:space="preserve"> and </w:delText>
                </w:r>
              </w:del>
              <w:r w:rsidR="001B252B">
                <w:rPr>
                  <w:rFonts w:eastAsia="MS Mincho"/>
                  <w:lang w:eastAsia="ja-JP" w:bidi="he-IL"/>
                </w:rPr>
                <w:t>‘</w:t>
              </w:r>
              <w:r w:rsidR="001B252B">
                <w:rPr>
                  <w:rFonts w:cs="Arial"/>
                  <w:lang w:eastAsia="en-GB"/>
                </w:rPr>
                <w:t>ibm4690Packed’</w:t>
              </w:r>
            </w:ins>
            <w:r w:rsidRPr="00240AC5">
              <w:rPr>
                <w:rFonts w:ascii="Tms Rmn" w:eastAsia="MS Mincho" w:hAnsi="Tms Rmn" w:cs="Tms Rmn"/>
                <w:lang w:eastAsia="ja-JP" w:bidi="he-IL"/>
              </w:rPr>
              <w:t xml:space="preserve"> </w:t>
            </w:r>
          </w:p>
          <w:p w14:paraId="6AA95A03" w14:textId="0642BCD0" w:rsidR="007D75BE" w:rsidRPr="00240AC5" w:rsidRDefault="007D75BE" w:rsidP="001E72F9">
            <w:pPr>
              <w:rPr>
                <w:rFonts w:eastAsia="MS Mincho"/>
                <w:lang w:eastAsia="ja-JP" w:bidi="he-IL"/>
              </w:rPr>
            </w:pPr>
            <w:r w:rsidRPr="00240AC5">
              <w:rPr>
                <w:rFonts w:eastAsia="MS Mincho"/>
                <w:lang w:eastAsia="ja-JP" w:bidi="he-IL"/>
              </w:rPr>
              <w:t>Allowable values for each number type are</w:t>
            </w:r>
            <w:ins w:id="11482" w:author="mbeckerle" w:date="2012-04-22T19:39:00Z">
              <w:r w:rsidR="00FF7CE4">
                <w:rPr>
                  <w:rFonts w:eastAsia="MS Mincho"/>
                  <w:lang w:eastAsia="ja-JP" w:bidi="he-IL"/>
                </w:rPr>
                <w:t>:</w:t>
              </w:r>
            </w:ins>
            <w:del w:id="11483" w:author="mbeckerle" w:date="2012-04-22T19:39:00Z">
              <w:r w:rsidRPr="00240AC5" w:rsidDel="00FF7CE4">
                <w:rPr>
                  <w:rFonts w:eastAsia="MS Mincho"/>
                  <w:lang w:eastAsia="ja-JP" w:bidi="he-IL"/>
                </w:rPr>
                <w:br/>
              </w:r>
            </w:del>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947"/>
              <w:gridCol w:w="2880"/>
            </w:tblGrid>
            <w:tr w:rsidR="007D75BE" w:rsidRPr="005223F4" w14:paraId="405610DB" w14:textId="77777777" w:rsidTr="001E72F9">
              <w:tc>
                <w:tcPr>
                  <w:tcW w:w="2947" w:type="dxa"/>
                  <w:shd w:val="clear" w:color="auto" w:fill="F3F3F3"/>
                </w:tcPr>
                <w:p w14:paraId="7DEF248A" w14:textId="77777777" w:rsidR="007D75BE" w:rsidRPr="005E3B09" w:rsidRDefault="00963EB3">
                  <w:pPr>
                    <w:rPr>
                      <w:b/>
                      <w:iCs/>
                    </w:rPr>
                  </w:pPr>
                  <w:ins w:id="11484" w:author="Steve Hanson" w:date="2012-02-23T17:28:00Z">
                    <w:r w:rsidRPr="00240AC5">
                      <w:rPr>
                        <w:b/>
                        <w:iCs/>
                      </w:rPr>
                      <w:t xml:space="preserve">Logical </w:t>
                    </w:r>
                  </w:ins>
                  <w:ins w:id="11485" w:author="Steve Hanson" w:date="2012-02-23T17:27:00Z">
                    <w:r w:rsidRPr="005E3B09">
                      <w:rPr>
                        <w:b/>
                        <w:iCs/>
                      </w:rPr>
                      <w:t>T</w:t>
                    </w:r>
                  </w:ins>
                  <w:del w:id="11486" w:author="Steve Hanson" w:date="2012-02-23T17:27:00Z">
                    <w:r w:rsidR="007D75BE" w:rsidRPr="005E3B09" w:rsidDel="00963EB3">
                      <w:rPr>
                        <w:b/>
                        <w:iCs/>
                      </w:rPr>
                      <w:delText>t</w:delText>
                    </w:r>
                  </w:del>
                  <w:r w:rsidR="007D75BE" w:rsidRPr="005E3B09">
                    <w:rPr>
                      <w:b/>
                      <w:iCs/>
                    </w:rPr>
                    <w:t>ype</w:t>
                  </w:r>
                </w:p>
              </w:tc>
              <w:tc>
                <w:tcPr>
                  <w:tcW w:w="2880" w:type="dxa"/>
                  <w:shd w:val="clear" w:color="auto" w:fill="F3F3F3"/>
                </w:tcPr>
                <w:p w14:paraId="5A59C136" w14:textId="4D1CCFC9" w:rsidR="007D75BE" w:rsidRPr="00F81703" w:rsidRDefault="00F36279" w:rsidP="001E72F9">
                  <w:pPr>
                    <w:rPr>
                      <w:b/>
                      <w:iCs/>
                    </w:rPr>
                  </w:pPr>
                  <w:r w:rsidRPr="00F81703">
                    <w:rPr>
                      <w:b/>
                      <w:iCs/>
                    </w:rPr>
                    <w:t xml:space="preserve">Permitted </w:t>
                  </w:r>
                  <w:ins w:id="11487" w:author="Steve Hanson" w:date="2012-08-06T15:04:00Z">
                    <w:r w:rsidR="001E72F9">
                      <w:rPr>
                        <w:b/>
                        <w:iCs/>
                      </w:rPr>
                      <w:t>V</w:t>
                    </w:r>
                  </w:ins>
                  <w:del w:id="11488" w:author="Steve Hanson" w:date="2012-08-06T15:04:00Z">
                    <w:r w:rsidRPr="00F81703" w:rsidDel="001E72F9">
                      <w:rPr>
                        <w:b/>
                        <w:iCs/>
                      </w:rPr>
                      <w:delText>v</w:delText>
                    </w:r>
                  </w:del>
                  <w:r w:rsidRPr="00F81703">
                    <w:rPr>
                      <w:b/>
                      <w:iCs/>
                    </w:rPr>
                    <w:t>alue</w:t>
                  </w:r>
                </w:p>
              </w:tc>
            </w:tr>
            <w:tr w:rsidR="007D75BE" w:rsidRPr="005223F4" w14:paraId="231FF260" w14:textId="77777777" w:rsidTr="001E72F9">
              <w:tc>
                <w:tcPr>
                  <w:tcW w:w="2947" w:type="dxa"/>
                  <w:shd w:val="clear" w:color="auto" w:fill="auto"/>
                </w:tcPr>
                <w:p w14:paraId="40D16C0A" w14:textId="77777777" w:rsidR="007D75BE" w:rsidRPr="005223F4" w:rsidRDefault="007D75BE">
                  <w:r w:rsidRPr="005223F4">
                    <w:t>Decimal</w:t>
                  </w:r>
                  <w:r w:rsidR="00BE3BCB" w:rsidRPr="005223F4">
                    <w:t xml:space="preserve">, </w:t>
                  </w:r>
                  <w:r w:rsidRPr="005223F4">
                    <w:t>Integer</w:t>
                  </w:r>
                  <w:r w:rsidR="00BE3BCB" w:rsidRPr="005223F4">
                    <w:t xml:space="preserve">, </w:t>
                  </w:r>
                  <w:ins w:id="11489" w:author="Steve Hanson" w:date="2012-02-23T17:28:00Z">
                    <w:r w:rsidR="00963EB3">
                      <w:t>N</w:t>
                    </w:r>
                  </w:ins>
                  <w:del w:id="11490" w:author="Steve Hanson" w:date="2012-02-23T17:28:00Z">
                    <w:r w:rsidR="00BE3BCB" w:rsidRPr="005223F4" w:rsidDel="00963EB3">
                      <w:delText>n</w:delText>
                    </w:r>
                  </w:del>
                  <w:r w:rsidR="00BE3BCB" w:rsidRPr="005223F4" w:rsidDel="00400E16">
                    <w:t>onNegativeInteger</w:t>
                  </w:r>
                </w:p>
              </w:tc>
              <w:tc>
                <w:tcPr>
                  <w:tcW w:w="2880" w:type="dxa"/>
                  <w:tcBorders>
                    <w:bottom w:val="single" w:sz="4" w:space="0" w:color="auto"/>
                  </w:tcBorders>
                  <w:shd w:val="clear" w:color="auto" w:fill="auto"/>
                </w:tcPr>
                <w:p w14:paraId="3D2A843D" w14:textId="39C9CEB9" w:rsidR="007D75BE" w:rsidRPr="005223F4" w:rsidRDefault="007D75BE" w:rsidP="001E72F9">
                  <w:r w:rsidRPr="005223F4">
                    <w:t xml:space="preserve">packed, </w:t>
                  </w:r>
                  <w:r w:rsidR="00017371" w:rsidRPr="005223F4">
                    <w:t>bcd</w:t>
                  </w:r>
                  <w:r w:rsidR="00AB01D6" w:rsidRPr="005223F4">
                    <w:t xml:space="preserve">, </w:t>
                  </w:r>
                  <w:commentRangeStart w:id="11491"/>
                  <w:r w:rsidR="00AB01D6" w:rsidRPr="005223F4">
                    <w:t>binary</w:t>
                  </w:r>
                  <w:commentRangeEnd w:id="11491"/>
                  <w:r w:rsidR="00B724C6">
                    <w:rPr>
                      <w:rStyle w:val="CommentReference"/>
                    </w:rPr>
                    <w:commentReference w:id="11491"/>
                  </w:r>
                  <w:ins w:id="11492" w:author="mbeckerle" w:date="2013-01-20T15:13:00Z">
                    <w:r w:rsidR="001B252B">
                      <w:t xml:space="preserve">, </w:t>
                    </w:r>
                    <w:r w:rsidR="001B252B">
                      <w:rPr>
                        <w:rFonts w:cs="Arial"/>
                        <w:lang w:eastAsia="en-GB"/>
                      </w:rPr>
                      <w:t>ibm4690Packed</w:t>
                    </w:r>
                  </w:ins>
                </w:p>
              </w:tc>
            </w:tr>
            <w:tr w:rsidR="007D75BE" w:rsidRPr="005223F4" w14:paraId="015A869E" w14:textId="77777777" w:rsidTr="001E72F9">
              <w:tc>
                <w:tcPr>
                  <w:tcW w:w="2947" w:type="dxa"/>
                  <w:shd w:val="clear" w:color="auto" w:fill="auto"/>
                </w:tcPr>
                <w:p w14:paraId="1BA21B07" w14:textId="77777777" w:rsidR="007D75BE" w:rsidRPr="005223F4" w:rsidRDefault="007D75BE">
                  <w:r w:rsidRPr="005223F4">
                    <w:t>Long, Int, Short, Byte,</w:t>
                  </w:r>
                </w:p>
              </w:tc>
              <w:tc>
                <w:tcPr>
                  <w:tcW w:w="2880" w:type="dxa"/>
                  <w:shd w:val="clear" w:color="auto" w:fill="auto"/>
                </w:tcPr>
                <w:p w14:paraId="34F3A054" w14:textId="591F56FA" w:rsidR="007D75BE" w:rsidRPr="005223F4" w:rsidRDefault="007D75BE" w:rsidP="001E72F9">
                  <w:r w:rsidRPr="005223F4">
                    <w:t xml:space="preserve">packed, </w:t>
                  </w:r>
                  <w:r w:rsidRPr="00240AC5">
                    <w:rPr>
                      <w:rFonts w:ascii="Helvetica" w:hAnsi="Helvetica" w:cs="Times"/>
                    </w:rPr>
                    <w:t>binary</w:t>
                  </w:r>
                  <w:ins w:id="11493" w:author="mbeckerle" w:date="2013-01-20T15:13:00Z">
                    <w:r w:rsidR="001B252B">
                      <w:rPr>
                        <w:rFonts w:ascii="Helvetica" w:hAnsi="Helvetica" w:cs="Times"/>
                      </w:rPr>
                      <w:t xml:space="preserve">, </w:t>
                    </w:r>
                    <w:r w:rsidR="001B252B">
                      <w:rPr>
                        <w:rFonts w:cs="Arial"/>
                        <w:lang w:eastAsia="en-GB"/>
                      </w:rPr>
                      <w:t>ibm4690Packed</w:t>
                    </w:r>
                  </w:ins>
                  <w:ins w:id="11494" w:author="mbeckerle" w:date="2013-01-20T15:38:00Z">
                    <w:r w:rsidR="003A3C05">
                      <w:rPr>
                        <w:rFonts w:cs="Arial"/>
                        <w:lang w:eastAsia="en-GB"/>
                      </w:rPr>
                      <w:t xml:space="preserve"> (but not bcd)</w:t>
                    </w:r>
                  </w:ins>
                </w:p>
              </w:tc>
            </w:tr>
            <w:tr w:rsidR="007D75BE" w:rsidRPr="005223F4" w14:paraId="2FF97685" w14:textId="77777777" w:rsidTr="001E72F9">
              <w:tc>
                <w:tcPr>
                  <w:tcW w:w="2947" w:type="dxa"/>
                  <w:shd w:val="clear" w:color="auto" w:fill="auto"/>
                </w:tcPr>
                <w:p w14:paraId="08EB158C" w14:textId="77777777" w:rsidR="007D75BE" w:rsidRPr="005223F4" w:rsidRDefault="007D75BE">
                  <w:r w:rsidRPr="005223F4">
                    <w:t xml:space="preserve">UnsignedLong, Unsignedint, </w:t>
                  </w:r>
                  <w:r w:rsidR="002A268D" w:rsidRPr="005223F4">
                    <w:t>UnsignedShort</w:t>
                  </w:r>
                  <w:r w:rsidRPr="005223F4">
                    <w:t xml:space="preserve">, </w:t>
                  </w:r>
                  <w:r w:rsidR="002A268D" w:rsidRPr="005223F4">
                    <w:t>UnsignedByte</w:t>
                  </w:r>
                </w:p>
              </w:tc>
              <w:tc>
                <w:tcPr>
                  <w:tcW w:w="2880" w:type="dxa"/>
                  <w:shd w:val="clear" w:color="auto" w:fill="auto"/>
                </w:tcPr>
                <w:p w14:paraId="3DA64D8A" w14:textId="3C934B79" w:rsidR="007D75BE" w:rsidRPr="005223F4" w:rsidRDefault="007D75BE" w:rsidP="001E72F9">
                  <w:r w:rsidRPr="005223F4">
                    <w:t xml:space="preserve">packed, </w:t>
                  </w:r>
                  <w:r w:rsidR="00017371" w:rsidRPr="005223F4">
                    <w:t>bcd</w:t>
                  </w:r>
                  <w:r w:rsidRPr="005223F4">
                    <w:t xml:space="preserve">, </w:t>
                  </w:r>
                  <w:r w:rsidRPr="00240AC5">
                    <w:rPr>
                      <w:rFonts w:ascii="Helvetica" w:hAnsi="Helvetica" w:cs="Times"/>
                    </w:rPr>
                    <w:t>binary</w:t>
                  </w:r>
                  <w:ins w:id="11495" w:author="mbeckerle" w:date="2013-01-20T15:13:00Z">
                    <w:r w:rsidR="001B252B">
                      <w:rPr>
                        <w:rFonts w:ascii="Helvetica" w:hAnsi="Helvetica" w:cs="Times"/>
                      </w:rPr>
                      <w:t xml:space="preserve">, </w:t>
                    </w:r>
                    <w:r w:rsidR="001B252B">
                      <w:rPr>
                        <w:rFonts w:cs="Arial"/>
                        <w:lang w:eastAsia="en-GB"/>
                      </w:rPr>
                      <w:t>ibm4690Packed</w:t>
                    </w:r>
                  </w:ins>
                </w:p>
              </w:tc>
            </w:tr>
          </w:tbl>
          <w:p w14:paraId="1044A423" w14:textId="49523DEC" w:rsidR="007D75BE" w:rsidRPr="005223F4" w:rsidDel="00FF7CE4" w:rsidRDefault="007D75BE">
            <w:pPr>
              <w:rPr>
                <w:del w:id="11496" w:author="mbeckerle" w:date="2012-04-22T19:39:00Z"/>
              </w:rPr>
            </w:pPr>
          </w:p>
          <w:p w14:paraId="345981B2" w14:textId="23C585CB" w:rsidR="007D75BE" w:rsidRPr="005223F4" w:rsidRDefault="007D75BE">
            <w:r w:rsidRPr="00240AC5">
              <w:rPr>
                <w:rFonts w:eastAsia="MS Mincho" w:cs="Arial"/>
                <w:color w:val="000000"/>
              </w:rPr>
              <w:t>‘</w:t>
            </w:r>
            <w:r w:rsidRPr="005223F4">
              <w:t xml:space="preserve">packed’ means </w:t>
            </w:r>
            <w:r w:rsidR="001D4A47" w:rsidRPr="005223F4">
              <w:t>represented</w:t>
            </w:r>
            <w:r w:rsidRPr="005223F4">
              <w:t xml:space="preserve"> as a</w:t>
            </w:r>
            <w:ins w:id="11497" w:author="Steve Hanson" w:date="2013-02-06T13:51:00Z">
              <w:r w:rsidR="0085659C">
                <w:t>n IBM 390</w:t>
              </w:r>
            </w:ins>
            <w:r w:rsidRPr="005223F4">
              <w:t xml:space="preserve"> packed decimal.</w:t>
            </w:r>
            <w:r w:rsidR="00384B64" w:rsidRPr="005223F4">
              <w:t xml:space="preserve"> </w:t>
            </w:r>
            <w:del w:id="11498" w:author="Steve Hanson" w:date="2013-02-06T13:51:00Z">
              <w:r w:rsidR="00384B64" w:rsidRPr="005223F4" w:rsidDel="0085659C">
                <w:delText>In</w:delText>
              </w:r>
              <w:r w:rsidR="00C35B7C" w:rsidRPr="005223F4" w:rsidDel="0085659C">
                <w:delText xml:space="preserve"> the</w:delText>
              </w:r>
              <w:r w:rsidR="00384B64" w:rsidRPr="005223F4" w:rsidDel="0085659C">
                <w:delText xml:space="preserve"> packed </w:delText>
              </w:r>
              <w:r w:rsidR="00C35B7C" w:rsidRPr="005223F4" w:rsidDel="0085659C">
                <w:delText>decimal</w:delText>
              </w:r>
              <w:r w:rsidR="00384B64" w:rsidRPr="005223F4" w:rsidDel="0085659C">
                <w:delText xml:space="preserve"> format, e</w:delText>
              </w:r>
            </w:del>
            <w:ins w:id="11499" w:author="Steve Hanson" w:date="2013-02-06T13:51:00Z">
              <w:r w:rsidR="0085659C">
                <w:t>E</w:t>
              </w:r>
            </w:ins>
            <w:r w:rsidR="00384B64" w:rsidRPr="005223F4">
              <w:t>ach b</w:t>
            </w:r>
            <w:r w:rsidR="00AC74CE">
              <w:t>yte contains two decimal digits</w:t>
            </w:r>
            <w:r w:rsidR="00384B64" w:rsidRPr="005223F4">
              <w:t xml:space="preserve">, except for the </w:t>
            </w:r>
            <w:r w:rsidR="000147FF" w:rsidRPr="005223F4">
              <w:t>least significant</w:t>
            </w:r>
            <w:r w:rsidR="00384B64" w:rsidRPr="005223F4">
              <w:t xml:space="preserve"> byte, which contains a sign </w:t>
            </w:r>
            <w:r w:rsidR="000147FF" w:rsidRPr="005223F4">
              <w:t>in the least significant nibble</w:t>
            </w:r>
            <w:r w:rsidR="00384B64" w:rsidRPr="005223F4">
              <w:t>.</w:t>
            </w:r>
          </w:p>
          <w:p w14:paraId="68D15F3B" w14:textId="77777777" w:rsidR="007D75BE" w:rsidRPr="005223F4" w:rsidRDefault="007D75BE">
            <w:r w:rsidRPr="00240AC5">
              <w:rPr>
                <w:rFonts w:eastAsia="MS Mincho" w:cs="Arial"/>
                <w:color w:val="000000"/>
              </w:rPr>
              <w:t>‘</w:t>
            </w:r>
            <w:r w:rsidR="00017371" w:rsidRPr="00240AC5">
              <w:rPr>
                <w:rFonts w:eastAsia="MS Mincho" w:cs="Arial"/>
                <w:color w:val="000000"/>
              </w:rPr>
              <w:t>bcd</w:t>
            </w:r>
            <w:r w:rsidRPr="005223F4">
              <w:t xml:space="preserve">’ means </w:t>
            </w:r>
            <w:r w:rsidR="001D4A47" w:rsidRPr="005223F4">
              <w:t>represented</w:t>
            </w:r>
            <w:r w:rsidRPr="005223F4">
              <w:t xml:space="preserve"> as a binary coded decimal</w:t>
            </w:r>
            <w:r w:rsidR="009016A5" w:rsidRPr="005223F4">
              <w:t xml:space="preserve"> with two digits per byte</w:t>
            </w:r>
            <w:r w:rsidRPr="005223F4">
              <w:t>.</w:t>
            </w:r>
            <w:r w:rsidR="00C35B7C" w:rsidRPr="005223F4">
              <w:t xml:space="preserve"> </w:t>
            </w:r>
          </w:p>
          <w:p w14:paraId="075D3B32" w14:textId="77777777" w:rsidR="00D541F9" w:rsidRDefault="007D75BE">
            <w:pPr>
              <w:rPr>
                <w:ins w:id="11500" w:author="mbeckerle" w:date="2013-01-20T15:09:00Z"/>
              </w:rPr>
            </w:pPr>
            <w:r w:rsidRPr="00240AC5">
              <w:rPr>
                <w:rFonts w:eastAsia="MS Mincho" w:cs="Arial"/>
                <w:color w:val="000000"/>
              </w:rPr>
              <w:t>‘</w:t>
            </w:r>
            <w:r w:rsidRPr="005223F4">
              <w:t xml:space="preserve">binary’ means </w:t>
            </w:r>
            <w:r w:rsidR="001D4A47" w:rsidRPr="005223F4">
              <w:t>represented</w:t>
            </w:r>
            <w:r w:rsidRPr="005223F4">
              <w:t xml:space="preserve"> as twos complement for signed types and unsigned binary for unsigned types.</w:t>
            </w:r>
            <w:ins w:id="11501" w:author="mbeckerle" w:date="2013-01-20T15:08:00Z">
              <w:r w:rsidR="00D541F9">
                <w:t xml:space="preserve"> </w:t>
              </w:r>
            </w:ins>
          </w:p>
          <w:p w14:paraId="433F44E8" w14:textId="540BE866" w:rsidR="005A400F" w:rsidRDefault="00D541F9">
            <w:pPr>
              <w:rPr>
                <w:ins w:id="11502" w:author="mbeckerle" w:date="2013-01-20T15:13:00Z"/>
              </w:rPr>
            </w:pPr>
            <w:commentRangeStart w:id="11503"/>
            <w:ins w:id="11504" w:author="mbeckerle" w:date="2013-01-20T15:08:00Z">
              <w:r>
                <w:t xml:space="preserve">Note that the maximum allowed value for twos-complement binary integers is implementation dependent, but must be at least </w:t>
              </w:r>
            </w:ins>
            <w:ins w:id="11505" w:author="mbeckerle" w:date="2013-01-28T14:11:00Z">
              <w:r w:rsidR="00B8072A">
                <w:t xml:space="preserve">that of a xs:long type, which is the equivalent of an </w:t>
              </w:r>
            </w:ins>
            <w:ins w:id="11506" w:author="mbeckerle" w:date="2013-01-20T15:08:00Z">
              <w:r w:rsidR="00B8072A">
                <w:t>8 byte/64-bit</w:t>
              </w:r>
            </w:ins>
            <w:ins w:id="11507" w:author="mbeckerle" w:date="2013-01-28T14:12:00Z">
              <w:r w:rsidR="00B8072A">
                <w:t xml:space="preserve"> signed integer</w:t>
              </w:r>
            </w:ins>
            <w:ins w:id="11508" w:author="mbeckerle" w:date="2013-01-20T15:08:00Z">
              <w:r>
                <w:t>.</w:t>
              </w:r>
            </w:ins>
            <w:commentRangeEnd w:id="11503"/>
            <w:ins w:id="11509" w:author="mbeckerle" w:date="2013-01-20T15:09:00Z">
              <w:r>
                <w:rPr>
                  <w:rStyle w:val="CommentReference"/>
                </w:rPr>
                <w:commentReference w:id="11503"/>
              </w:r>
            </w:ins>
          </w:p>
          <w:p w14:paraId="00D935EF" w14:textId="799A8C45" w:rsidR="001B252B" w:rsidRDefault="001B252B" w:rsidP="001B252B">
            <w:pPr>
              <w:autoSpaceDE w:val="0"/>
              <w:rPr>
                <w:ins w:id="11510" w:author="mbeckerle" w:date="2013-01-20T15:14:00Z"/>
                <w:rFonts w:cs="Arial"/>
                <w:lang w:eastAsia="en-GB"/>
              </w:rPr>
            </w:pPr>
            <w:ins w:id="11511" w:author="mbeckerle" w:date="2013-01-20T15:13:00Z">
              <w:r>
                <w:rPr>
                  <w:rFonts w:cs="Arial"/>
                  <w:lang w:eastAsia="en-GB"/>
                </w:rPr>
                <w:t>‘ibm4690Packed’</w:t>
              </w:r>
            </w:ins>
            <w:ins w:id="11512" w:author="mbeckerle" w:date="2013-01-20T15:14:00Z">
              <w:r>
                <w:rPr>
                  <w:rFonts w:cs="Arial"/>
                  <w:lang w:eastAsia="en-GB"/>
                </w:rPr>
                <w:t xml:space="preserve"> is a variant of a packed decimal having the following characteristics:</w:t>
              </w:r>
            </w:ins>
          </w:p>
          <w:p w14:paraId="27F6C96C" w14:textId="3842C2E4" w:rsidR="001B252B" w:rsidRPr="00485628" w:rsidRDefault="001B252B" w:rsidP="00291C37">
            <w:pPr>
              <w:numPr>
                <w:ilvl w:val="0"/>
                <w:numId w:val="183"/>
              </w:numPr>
              <w:spacing w:before="100" w:beforeAutospacing="1" w:after="0"/>
              <w:ind w:left="357" w:hanging="357"/>
              <w:rPr>
                <w:ins w:id="11513" w:author="mbeckerle" w:date="2013-01-20T15:14:00Z"/>
                <w:rFonts w:cs="Arial"/>
                <w:lang w:eastAsia="en-GB"/>
              </w:rPr>
            </w:pPr>
            <w:ins w:id="11514" w:author="mbeckerle" w:date="2013-01-20T15:14:00Z">
              <w:r w:rsidRPr="00485628">
                <w:rPr>
                  <w:rFonts w:cs="Arial"/>
                  <w:lang w:eastAsia="en-GB"/>
                </w:rPr>
                <w:t>Nibbles represent digits 0 - 9 in the usual BCD manner</w:t>
              </w:r>
            </w:ins>
            <w:ins w:id="11515" w:author="mbeckerle" w:date="2013-01-20T15:15:00Z">
              <w:r>
                <w:rPr>
                  <w:rFonts w:cs="Arial"/>
                  <w:lang w:eastAsia="en-GB"/>
                </w:rPr>
                <w:t>.</w:t>
              </w:r>
            </w:ins>
          </w:p>
          <w:p w14:paraId="419A0588" w14:textId="43155C3C" w:rsidR="001B252B" w:rsidRPr="00485628" w:rsidRDefault="001B252B" w:rsidP="00291C37">
            <w:pPr>
              <w:numPr>
                <w:ilvl w:val="0"/>
                <w:numId w:val="183"/>
              </w:numPr>
              <w:spacing w:before="100" w:beforeAutospacing="1" w:after="0"/>
              <w:ind w:left="357" w:hanging="357"/>
              <w:rPr>
                <w:ins w:id="11516" w:author="mbeckerle" w:date="2013-01-20T15:14:00Z"/>
                <w:rFonts w:cs="Arial"/>
                <w:lang w:eastAsia="en-GB"/>
              </w:rPr>
            </w:pPr>
            <w:ins w:id="11517" w:author="mbeckerle" w:date="2013-01-20T15:14:00Z">
              <w:r w:rsidRPr="00485628">
                <w:rPr>
                  <w:rFonts w:cs="Arial"/>
                  <w:lang w:eastAsia="en-GB"/>
                </w:rPr>
                <w:t>A positive value is simply indicated by digits</w:t>
              </w:r>
            </w:ins>
            <w:ins w:id="11518" w:author="mbeckerle" w:date="2013-01-20T15:15:00Z">
              <w:r>
                <w:rPr>
                  <w:rFonts w:cs="Arial"/>
                  <w:lang w:eastAsia="en-GB"/>
                </w:rPr>
                <w:t>.</w:t>
              </w:r>
            </w:ins>
          </w:p>
          <w:p w14:paraId="4CD31AD2" w14:textId="23353BAF" w:rsidR="001B252B" w:rsidRPr="00485628" w:rsidRDefault="001B252B" w:rsidP="00291C37">
            <w:pPr>
              <w:numPr>
                <w:ilvl w:val="0"/>
                <w:numId w:val="183"/>
              </w:numPr>
              <w:spacing w:before="100" w:beforeAutospacing="1" w:after="0"/>
              <w:ind w:left="357" w:hanging="357"/>
              <w:rPr>
                <w:ins w:id="11519" w:author="mbeckerle" w:date="2013-01-20T15:14:00Z"/>
                <w:rFonts w:cs="Arial"/>
                <w:lang w:eastAsia="en-GB"/>
              </w:rPr>
            </w:pPr>
            <w:ins w:id="11520" w:author="mbeckerle" w:date="2013-01-20T15:14:00Z">
              <w:r w:rsidRPr="00485628">
                <w:rPr>
                  <w:rFonts w:cs="Arial"/>
                  <w:lang w:eastAsia="en-GB"/>
                </w:rPr>
                <w:t>A negative number is indicated by digits with the le</w:t>
              </w:r>
              <w:r>
                <w:rPr>
                  <w:rFonts w:cs="Arial"/>
                  <w:lang w:eastAsia="en-GB"/>
                </w:rPr>
                <w:t>ftmost</w:t>
              </w:r>
              <w:r w:rsidRPr="00485628">
                <w:rPr>
                  <w:rFonts w:cs="Arial"/>
                  <w:lang w:eastAsia="en-GB"/>
                </w:rPr>
                <w:t xml:space="preserve"> nibble being xD</w:t>
              </w:r>
            </w:ins>
            <w:ins w:id="11521" w:author="mbeckerle" w:date="2013-01-20T15:15:00Z">
              <w:r>
                <w:rPr>
                  <w:rFonts w:cs="Arial"/>
                  <w:lang w:eastAsia="en-GB"/>
                </w:rPr>
                <w:t>.</w:t>
              </w:r>
            </w:ins>
          </w:p>
          <w:p w14:paraId="22BC36BB" w14:textId="2EBFF3F6" w:rsidR="001B252B" w:rsidRPr="001B125E" w:rsidRDefault="001B252B" w:rsidP="001B125E">
            <w:pPr>
              <w:numPr>
                <w:ilvl w:val="0"/>
                <w:numId w:val="183"/>
              </w:numPr>
              <w:spacing w:before="100" w:beforeAutospacing="1" w:after="100" w:afterAutospacing="1"/>
              <w:rPr>
                <w:ins w:id="11522" w:author="mbeckerle" w:date="2012-04-22T19:40:00Z"/>
                <w:rFonts w:cs="Arial"/>
                <w:lang w:eastAsia="en-GB"/>
              </w:rPr>
            </w:pPr>
            <w:ins w:id="11523" w:author="mbeckerle" w:date="2013-01-20T15:14:00Z">
              <w:r w:rsidRPr="00485628">
                <w:rPr>
                  <w:rFonts w:cs="Arial"/>
                  <w:lang w:eastAsia="en-GB"/>
                </w:rPr>
                <w:t xml:space="preserve">If a positive or negative value packs to an odd number of nibbles, </w:t>
              </w:r>
              <w:r>
                <w:rPr>
                  <w:rFonts w:cs="Arial"/>
                  <w:lang w:eastAsia="en-GB"/>
                </w:rPr>
                <w:t>an extra</w:t>
              </w:r>
              <w:r w:rsidRPr="00485628">
                <w:rPr>
                  <w:rFonts w:cs="Arial"/>
                  <w:lang w:eastAsia="en-GB"/>
                </w:rPr>
                <w:t xml:space="preserve"> xF</w:t>
              </w:r>
              <w:r>
                <w:rPr>
                  <w:rFonts w:cs="Arial"/>
                  <w:lang w:eastAsia="en-GB"/>
                </w:rPr>
                <w:t xml:space="preserve"> nibble is added on the left</w:t>
              </w:r>
            </w:ins>
            <w:ins w:id="11524" w:author="mbeckerle" w:date="2013-01-20T15:15:00Z">
              <w:r>
                <w:rPr>
                  <w:rFonts w:cs="Arial"/>
                  <w:lang w:eastAsia="en-GB"/>
                </w:rPr>
                <w:t>.</w:t>
              </w:r>
            </w:ins>
          </w:p>
          <w:p w14:paraId="26C4D5F8" w14:textId="08E17B5E" w:rsidR="001D6CE4" w:rsidRPr="005223F4" w:rsidRDefault="0085659C">
            <w:ins w:id="11525" w:author="Steve Hanson" w:date="2013-02-06T13:52:00Z">
              <w:r>
                <w:t>For all values, t</w:t>
              </w:r>
            </w:ins>
            <w:ins w:id="11526" w:author="mbeckerle" w:date="2012-04-22T19:40:00Z">
              <w:del w:id="11527" w:author="Steve Hanson" w:date="2013-02-06T13:52:00Z">
                <w:r w:rsidR="001D6CE4" w:rsidDel="0085659C">
                  <w:delText>T</w:delText>
                </w:r>
              </w:del>
              <w:r w:rsidR="001D6CE4">
                <w:t>he dfdl:byteOrder property is used to determine the numeric significance of the bytes making up the representation.</w:t>
              </w:r>
            </w:ins>
          </w:p>
          <w:p w14:paraId="6D435664" w14:textId="77777777" w:rsidR="007D75BE" w:rsidRPr="005223F4" w:rsidRDefault="005A400F">
            <w:r w:rsidRPr="005223F4">
              <w:t>Annotation: dfdl:element, dfdl:simpleType</w:t>
            </w:r>
            <w:commentRangeStart w:id="11528"/>
            <w:ins w:id="11529" w:author="Steve Hanson" w:date="2012-02-23T17:31:00Z">
              <w:r w:rsidR="00963EB3">
                <w:t xml:space="preserve">  </w:t>
              </w:r>
            </w:ins>
            <w:commentRangeEnd w:id="11528"/>
            <w:r w:rsidR="00963EB3" w:rsidRPr="00240AC5">
              <w:rPr>
                <w:rStyle w:val="CommentReference"/>
                <w:bCs/>
              </w:rPr>
              <w:commentReference w:id="11528"/>
            </w:r>
          </w:p>
        </w:tc>
      </w:tr>
      <w:tr w:rsidR="00806712" w:rsidRPr="005223F4" w14:paraId="1ACD609C" w14:textId="77777777" w:rsidTr="00240AC5">
        <w:trPr>
          <w:cantSplit/>
        </w:trPr>
        <w:tc>
          <w:tcPr>
            <w:tcW w:w="2628" w:type="dxa"/>
            <w:shd w:val="clear" w:color="auto" w:fill="auto"/>
          </w:tcPr>
          <w:p w14:paraId="411F7E0F" w14:textId="77777777" w:rsidR="00806712" w:rsidRPr="005223F4" w:rsidRDefault="00017371" w:rsidP="00D67874">
            <w:r w:rsidRPr="005223F4">
              <w:t>binaryD</w:t>
            </w:r>
            <w:r w:rsidR="00806712" w:rsidRPr="005223F4">
              <w:t>ecimalVirtualPoint</w:t>
            </w:r>
          </w:p>
        </w:tc>
        <w:tc>
          <w:tcPr>
            <w:tcW w:w="6300" w:type="dxa"/>
            <w:shd w:val="clear" w:color="auto" w:fill="auto"/>
          </w:tcPr>
          <w:p w14:paraId="7033C9A2" w14:textId="77777777" w:rsidR="00806712" w:rsidRPr="005223F4" w:rsidRDefault="00FE1853" w:rsidP="005B1DEB">
            <w:r w:rsidRPr="005223F4">
              <w:t>I</w:t>
            </w:r>
            <w:r w:rsidR="00B937D4" w:rsidRPr="005223F4">
              <w:t>nteger</w:t>
            </w:r>
            <w:r w:rsidR="00806712" w:rsidRPr="005223F4">
              <w:t>.</w:t>
            </w:r>
          </w:p>
          <w:p w14:paraId="0DCB30EF" w14:textId="77777777" w:rsidR="00806712" w:rsidRPr="005223F4" w:rsidRDefault="00806712" w:rsidP="005B1DEB">
            <w:r w:rsidRPr="005223F4">
              <w:t>Used</w:t>
            </w:r>
            <w:r w:rsidR="00A24AF0">
              <w:t xml:space="preserve"> when</w:t>
            </w:r>
            <w:r w:rsidRPr="005223F4">
              <w:t xml:space="preserve"> </w:t>
            </w:r>
            <w:r w:rsidR="00D4772B" w:rsidRPr="005223F4">
              <w:t>base</w:t>
            </w:r>
            <w:r w:rsidR="00FE1853" w:rsidRPr="005223F4">
              <w:t xml:space="preserve"> simpleType is xs:decimal.</w:t>
            </w:r>
          </w:p>
          <w:p w14:paraId="4720F5A6" w14:textId="77777777" w:rsidR="00360A74" w:rsidRPr="005223F4" w:rsidRDefault="002A268D" w:rsidP="005B1DEB">
            <w:r w:rsidRPr="005223F4">
              <w:t>An</w:t>
            </w:r>
            <w:r w:rsidR="00C123A8" w:rsidRPr="005223F4">
              <w:t xml:space="preserve"> integer that represents the position of an implied decimal point within a number, or specify 0. </w:t>
            </w:r>
          </w:p>
          <w:p w14:paraId="567CBD51" w14:textId="77777777" w:rsidR="00360A74" w:rsidRPr="005223F4" w:rsidRDefault="00360A74" w:rsidP="005B1DEB">
            <w:r w:rsidRPr="005223F4">
              <w:t>If you specify 0 then there is no virtual decimal point</w:t>
            </w:r>
          </w:p>
          <w:p w14:paraId="0A77A85E" w14:textId="77777777" w:rsidR="00C123A8" w:rsidRPr="005223F4" w:rsidRDefault="00C123A8" w:rsidP="005B1DEB">
            <w:r w:rsidRPr="005223F4">
              <w:t>If you specify a positive integer, the position of the decimal point is moved left from the right side of the number. For example, if you specify 3, the decimal value 1234 represents 1.234</w:t>
            </w:r>
          </w:p>
          <w:p w14:paraId="2B82CCC1" w14:textId="77777777" w:rsidR="00C123A8" w:rsidRPr="005223F4" w:rsidRDefault="00C123A8" w:rsidP="005B1DEB">
            <w:r w:rsidRPr="005223F4">
              <w:t>If you specify a negative integer, the position of the decimal point is moved right from the right side of the number. For example, if you specify -3, the decimal value 1234 represents 1 234 000</w:t>
            </w:r>
          </w:p>
          <w:p w14:paraId="53F5E134" w14:textId="77777777" w:rsidR="005A400F" w:rsidRPr="005223F4" w:rsidRDefault="005A400F" w:rsidP="005B1DEB">
            <w:r w:rsidRPr="005223F4">
              <w:t>Annotation: dfdl:element, dfdl:simpleType</w:t>
            </w:r>
          </w:p>
        </w:tc>
      </w:tr>
      <w:tr w:rsidR="00806712" w:rsidRPr="005223F4" w14:paraId="638CE22E" w14:textId="77777777" w:rsidTr="00240AC5">
        <w:trPr>
          <w:cantSplit/>
        </w:trPr>
        <w:tc>
          <w:tcPr>
            <w:tcW w:w="2628" w:type="dxa"/>
            <w:shd w:val="clear" w:color="auto" w:fill="auto"/>
          </w:tcPr>
          <w:p w14:paraId="53FFF68B" w14:textId="77777777" w:rsidR="00806712" w:rsidRPr="005223F4" w:rsidRDefault="00017371" w:rsidP="00D67874">
            <w:r w:rsidRPr="005223F4">
              <w:t>binaryPackedSignCodes</w:t>
            </w:r>
          </w:p>
        </w:tc>
        <w:tc>
          <w:tcPr>
            <w:tcW w:w="6300" w:type="dxa"/>
            <w:shd w:val="clear" w:color="auto" w:fill="auto"/>
          </w:tcPr>
          <w:p w14:paraId="1DA22357" w14:textId="77777777" w:rsidR="00806712" w:rsidRPr="005223F4" w:rsidRDefault="00554B12" w:rsidP="005B1DEB">
            <w:r w:rsidRPr="005223F4">
              <w:t>List of Character</w:t>
            </w:r>
          </w:p>
          <w:p w14:paraId="70328935" w14:textId="77777777" w:rsidR="00806712" w:rsidRPr="005223F4" w:rsidRDefault="00806712" w:rsidP="005B1DEB">
            <w:r w:rsidRPr="005223F4">
              <w:t xml:space="preserve">Used only when </w:t>
            </w:r>
            <w:r w:rsidR="00F87B81">
              <w:t>dfdl:</w:t>
            </w:r>
            <w:r w:rsidR="00D52F37" w:rsidRPr="005223F4">
              <w:t>binaryNumberRep</w:t>
            </w:r>
            <w:r w:rsidR="00EC52DC" w:rsidRPr="005223F4" w:rsidDel="00EC52DC">
              <w:t xml:space="preserve"> </w:t>
            </w:r>
            <w:r w:rsidR="00F042E2" w:rsidRPr="005223F4">
              <w:t xml:space="preserve">or </w:t>
            </w:r>
            <w:r w:rsidR="00F87B81">
              <w:t>dfdl:</w:t>
            </w:r>
            <w:r w:rsidR="00ED60BB" w:rsidRPr="005223F4">
              <w:t>binaryCalendarRep</w:t>
            </w:r>
            <w:r w:rsidR="00F042E2" w:rsidRPr="005223F4">
              <w:t xml:space="preserve"> </w:t>
            </w:r>
            <w:r w:rsidRPr="005223F4">
              <w:t>is ‘packed’</w:t>
            </w:r>
          </w:p>
          <w:p w14:paraId="5DC6B6D4" w14:textId="77777777" w:rsidR="00806712" w:rsidRPr="005223F4" w:rsidRDefault="00806712" w:rsidP="005B1DEB">
            <w:r w:rsidRPr="005223F4">
              <w:t>A space separated string giving the hex sign nibbles to use for a positive value, a negative value, an unsigned value, and zero.</w:t>
            </w:r>
          </w:p>
          <w:p w14:paraId="2B60D788" w14:textId="77777777" w:rsidR="00806712" w:rsidRPr="005223F4" w:rsidRDefault="00806712" w:rsidP="005B1DEB">
            <w:r w:rsidRPr="005223F4">
              <w:t>Valid values for positive nibble: A, C, E, F</w:t>
            </w:r>
          </w:p>
          <w:p w14:paraId="3D394131" w14:textId="77777777" w:rsidR="00806712" w:rsidRPr="005223F4" w:rsidRDefault="00806712" w:rsidP="005B1DEB">
            <w:r w:rsidRPr="005223F4">
              <w:t>Valid values for negative nibble: B, D</w:t>
            </w:r>
          </w:p>
          <w:p w14:paraId="5886C4E6" w14:textId="77777777" w:rsidR="00806712" w:rsidRPr="005223F4" w:rsidRDefault="00806712" w:rsidP="005B1DEB">
            <w:r w:rsidRPr="005223F4">
              <w:t>Valid values for unsigned nibble: F</w:t>
            </w:r>
          </w:p>
          <w:p w14:paraId="453C8C10" w14:textId="77777777" w:rsidR="00806712" w:rsidRPr="005223F4" w:rsidRDefault="00806712" w:rsidP="005B1DEB">
            <w:r w:rsidRPr="005223F4">
              <w:t>Valid values for zero sign: A C E F 0</w:t>
            </w:r>
          </w:p>
          <w:p w14:paraId="3ED619DB" w14:textId="77777777" w:rsidR="00806712" w:rsidRPr="005223F4" w:rsidRDefault="00806712" w:rsidP="005B1DEB">
            <w:r w:rsidRPr="005223F4">
              <w:t xml:space="preserve">Example: ‘C D F C’ – typical S/390 usage </w:t>
            </w:r>
          </w:p>
          <w:p w14:paraId="36AAAA72" w14:textId="77777777" w:rsidR="00806712" w:rsidRPr="005223F4" w:rsidRDefault="00806712" w:rsidP="005B1DEB">
            <w:r w:rsidRPr="005223F4">
              <w:t xml:space="preserve">Example: ‘C D F 0’ – handle special case for zero </w:t>
            </w:r>
          </w:p>
          <w:p w14:paraId="4C59A09E" w14:textId="77777777" w:rsidR="00806712" w:rsidRPr="005223F4" w:rsidRDefault="00806712" w:rsidP="005B1DEB">
            <w:r w:rsidRPr="005223F4">
              <w:t xml:space="preserve">On parsing, whether to accept all valid values for a positive, negative or unsigned number, and for zero, is governed by the </w:t>
            </w:r>
            <w:r w:rsidR="00F87B81">
              <w:t>dfdl:</w:t>
            </w:r>
            <w:r w:rsidR="00D74CC9" w:rsidRPr="005223F4">
              <w:t>binary</w:t>
            </w:r>
            <w:r w:rsidR="00824D18" w:rsidRPr="005223F4">
              <w:t>NumberCheckPolicy</w:t>
            </w:r>
            <w:r w:rsidRPr="005223F4">
              <w:t xml:space="preserve"> property. On unparsing, the specified values are always used. </w:t>
            </w:r>
          </w:p>
          <w:p w14:paraId="2573B8FF" w14:textId="77777777" w:rsidR="005A400F" w:rsidRPr="005223F4" w:rsidRDefault="005A400F" w:rsidP="005B1DEB">
            <w:r w:rsidRPr="005223F4">
              <w:t>Annotation: dfdl:element, dfdl:simpleType</w:t>
            </w:r>
          </w:p>
        </w:tc>
      </w:tr>
      <w:tr w:rsidR="00017371" w:rsidRPr="005223F4" w14:paraId="07BE8223" w14:textId="77777777" w:rsidTr="00240AC5">
        <w:trPr>
          <w:cantSplit/>
        </w:trPr>
        <w:tc>
          <w:tcPr>
            <w:tcW w:w="2628" w:type="dxa"/>
            <w:shd w:val="clear" w:color="auto" w:fill="auto"/>
          </w:tcPr>
          <w:p w14:paraId="2ECDECDB" w14:textId="77777777" w:rsidR="00017371" w:rsidRPr="005223F4" w:rsidRDefault="00017371" w:rsidP="00D67874">
            <w:r w:rsidRPr="005223F4">
              <w:t>binaryNumberCheckPolicy</w:t>
            </w:r>
          </w:p>
        </w:tc>
        <w:tc>
          <w:tcPr>
            <w:tcW w:w="6300" w:type="dxa"/>
            <w:shd w:val="clear" w:color="auto" w:fill="auto"/>
          </w:tcPr>
          <w:p w14:paraId="2D0467D9" w14:textId="77777777" w:rsidR="00017371" w:rsidRPr="005223F4" w:rsidRDefault="00017371" w:rsidP="005B1DEB">
            <w:r w:rsidRPr="005223F4">
              <w:t xml:space="preserve">Enum </w:t>
            </w:r>
          </w:p>
          <w:p w14:paraId="1D10C4F4" w14:textId="77777777" w:rsidR="00017371" w:rsidRPr="005223F4" w:rsidRDefault="00017371" w:rsidP="005B1DEB">
            <w:r w:rsidRPr="005223F4">
              <w:t xml:space="preserve">Values are </w:t>
            </w:r>
            <w:r w:rsidR="009E7B65" w:rsidRPr="005223F4">
              <w:t>'</w:t>
            </w:r>
            <w:r w:rsidRPr="005223F4">
              <w:t>strict</w:t>
            </w:r>
            <w:r w:rsidR="009E7B65" w:rsidRPr="005223F4">
              <w:t>'</w:t>
            </w:r>
            <w:r w:rsidRPr="005223F4">
              <w:t xml:space="preserve"> and </w:t>
            </w:r>
            <w:r w:rsidR="009E7B65" w:rsidRPr="005223F4">
              <w:t>'</w:t>
            </w:r>
            <w:r w:rsidRPr="005223F4">
              <w:t>lax</w:t>
            </w:r>
            <w:r w:rsidR="009E7B65" w:rsidRPr="005223F4">
              <w:t>'</w:t>
            </w:r>
            <w:r w:rsidRPr="005223F4">
              <w:t xml:space="preserve">. </w:t>
            </w:r>
          </w:p>
          <w:p w14:paraId="2760854E" w14:textId="77777777" w:rsidR="00017371" w:rsidRPr="005223F4" w:rsidRDefault="00017371" w:rsidP="005B1DEB">
            <w:r w:rsidRPr="005223F4">
              <w:t xml:space="preserve">Indicates how lenient to be when parsing binary numbers. </w:t>
            </w:r>
          </w:p>
          <w:p w14:paraId="3CE6D1CF" w14:textId="77777777" w:rsidR="00017371" w:rsidRPr="005223F4" w:rsidRDefault="00017371" w:rsidP="005B1DEB">
            <w:r w:rsidRPr="005223F4">
              <w:t>If ‘lax</w:t>
            </w:r>
            <w:r w:rsidR="009E7B65" w:rsidRPr="005223F4">
              <w:t>'</w:t>
            </w:r>
            <w:r w:rsidRPr="005223F4">
              <w:t xml:space="preserve"> then the parser tolerates all valid alternatives where such alternatives exist. Specifically, for </w:t>
            </w:r>
            <w:r w:rsidR="00F87B81">
              <w:t>dfdl:</w:t>
            </w:r>
            <w:r w:rsidR="00D52F37" w:rsidRPr="005223F4">
              <w:t>binaryNumberRep</w:t>
            </w:r>
            <w:r w:rsidRPr="005223F4">
              <w:t xml:space="preserve"> = 'packed' the sign nibble for positive, negative, unsigned and zero is allowed to be any of the valid respective values. </w:t>
            </w:r>
          </w:p>
          <w:p w14:paraId="7E0BCF2F" w14:textId="77777777" w:rsidR="00017371" w:rsidRPr="005223F4" w:rsidRDefault="00017371" w:rsidP="005B1DEB">
            <w:r w:rsidRPr="005223F4">
              <w:t>On unparsing, the specified value is always used</w:t>
            </w:r>
          </w:p>
          <w:p w14:paraId="261827E0" w14:textId="77777777" w:rsidR="005A400F" w:rsidRPr="005223F4" w:rsidRDefault="005A400F" w:rsidP="005B1DEB">
            <w:r w:rsidRPr="005223F4">
              <w:t>Annotation: dfdl:element, dfdl:simpleType</w:t>
            </w:r>
          </w:p>
        </w:tc>
      </w:tr>
    </w:tbl>
    <w:p w14:paraId="32933050" w14:textId="77777777" w:rsidR="00806712" w:rsidRPr="005223F4" w:rsidRDefault="00806712" w:rsidP="00806712"/>
    <w:p w14:paraId="53B13E5C" w14:textId="53DB39AA" w:rsidR="00594593" w:rsidRPr="005223F4" w:rsidRDefault="00F154AC" w:rsidP="0031368F">
      <w:pPr>
        <w:pStyle w:val="Heading3"/>
      </w:pPr>
      <w:bookmarkStart w:id="11530" w:name="_Ref263169411"/>
      <w:bookmarkStart w:id="11531" w:name="_Ref263169417"/>
      <w:bookmarkStart w:id="11532" w:name="_Toc349042758"/>
      <w:bookmarkStart w:id="11533" w:name="_Toc362453322"/>
      <w:bookmarkStart w:id="11534" w:name="_Ref216517198"/>
      <w:bookmarkStart w:id="11535" w:name="_Toc243112834"/>
      <w:r w:rsidRPr="005223F4">
        <w:t xml:space="preserve">Converting </w:t>
      </w:r>
      <w:del w:id="11536" w:author="mbeckerle" w:date="2013-01-20T15:02:00Z">
        <w:r w:rsidR="00594593" w:rsidRPr="005223F4" w:rsidDel="00D541F9">
          <w:delText xml:space="preserve">logical </w:delText>
        </w:r>
      </w:del>
      <w:ins w:id="11537" w:author="mbeckerle" w:date="2013-01-20T15:02:00Z">
        <w:r w:rsidR="00D541F9">
          <w:t>L</w:t>
        </w:r>
        <w:r w:rsidR="00D541F9" w:rsidRPr="005223F4">
          <w:t xml:space="preserve">ogical </w:t>
        </w:r>
      </w:ins>
      <w:del w:id="11538" w:author="mbeckerle" w:date="2013-01-20T15:02:00Z">
        <w:r w:rsidR="00594593" w:rsidRPr="005223F4" w:rsidDel="00D541F9">
          <w:delText xml:space="preserve">numbers </w:delText>
        </w:r>
      </w:del>
      <w:ins w:id="11539" w:author="mbeckerle" w:date="2013-01-20T15:02:00Z">
        <w:r w:rsidR="00D541F9">
          <w:t>N</w:t>
        </w:r>
        <w:r w:rsidR="00D541F9" w:rsidRPr="005223F4">
          <w:t xml:space="preserve">umbers </w:t>
        </w:r>
      </w:ins>
      <w:r w:rsidR="00594593" w:rsidRPr="005223F4">
        <w:t>to</w:t>
      </w:r>
      <w:r w:rsidRPr="005223F4">
        <w:t>/from</w:t>
      </w:r>
      <w:r w:rsidR="00594593" w:rsidRPr="005223F4">
        <w:t xml:space="preserve"> </w:t>
      </w:r>
      <w:del w:id="11540" w:author="mbeckerle" w:date="2013-01-20T15:02:00Z">
        <w:r w:rsidR="00594593" w:rsidRPr="005223F4" w:rsidDel="00D541F9">
          <w:delText xml:space="preserve">binary </w:delText>
        </w:r>
      </w:del>
      <w:ins w:id="11541" w:author="mbeckerle" w:date="2013-01-20T15:02:00Z">
        <w:r w:rsidR="00D541F9">
          <w:t>B</w:t>
        </w:r>
        <w:r w:rsidR="00D541F9" w:rsidRPr="005223F4">
          <w:t xml:space="preserve">inary </w:t>
        </w:r>
      </w:ins>
      <w:del w:id="11542" w:author="mbeckerle" w:date="2013-01-20T15:02:00Z">
        <w:r w:rsidR="00594593" w:rsidRPr="005223F4" w:rsidDel="00D541F9">
          <w:delText>representation</w:delText>
        </w:r>
      </w:del>
      <w:bookmarkEnd w:id="11530"/>
      <w:bookmarkEnd w:id="11531"/>
      <w:ins w:id="11543" w:author="mbeckerle" w:date="2013-01-20T15:02:00Z">
        <w:r w:rsidR="00D541F9">
          <w:t>R</w:t>
        </w:r>
        <w:r w:rsidR="00D541F9" w:rsidRPr="005223F4">
          <w:t>epresentation</w:t>
        </w:r>
      </w:ins>
      <w:bookmarkEnd w:id="11532"/>
      <w:bookmarkEnd w:id="11533"/>
    </w:p>
    <w:p w14:paraId="51B22C55" w14:textId="0D7BD543" w:rsidR="00594593" w:rsidRPr="005223F4" w:rsidRDefault="00594593" w:rsidP="00291C37">
      <w:r w:rsidRPr="005223F4">
        <w:t xml:space="preserve">Signed numbers with </w:t>
      </w:r>
      <w:r w:rsidR="009E7B65" w:rsidRPr="005223F4">
        <w:t>dfdl:</w:t>
      </w:r>
      <w:r w:rsidR="00D52F37" w:rsidRPr="005223F4">
        <w:t>binaryNumberRep</w:t>
      </w:r>
      <w:r w:rsidRPr="005223F4">
        <w:t xml:space="preserve"> 'packed' are </w:t>
      </w:r>
      <w:ins w:id="11544" w:author="Steve Hanson" w:date="2013-02-05T11:26:00Z">
        <w:r w:rsidR="00291C37">
          <w:t>parsed</w:t>
        </w:r>
      </w:ins>
      <w:del w:id="11545" w:author="Steve Hanson" w:date="2013-02-05T11:26:00Z">
        <w:r w:rsidRPr="005223F4" w:rsidDel="00291C37">
          <w:delText>mapped</w:delText>
        </w:r>
      </w:del>
      <w:r w:rsidRPr="005223F4">
        <w:t xml:space="preserve"> using sign nibble</w:t>
      </w:r>
      <w:r w:rsidR="00C2281E" w:rsidRPr="005223F4">
        <w:t xml:space="preserve"> to indicate the sign.</w:t>
      </w:r>
      <w:r w:rsidRPr="005223F4">
        <w:t xml:space="preserve"> The unsigned nibble is </w:t>
      </w:r>
      <w:r w:rsidR="002B072E" w:rsidRPr="005223F4">
        <w:t>treated</w:t>
      </w:r>
      <w:r w:rsidRPr="005223F4">
        <w:t xml:space="preserve"> as positive. On unparsing </w:t>
      </w:r>
      <w:r w:rsidR="00C2281E" w:rsidRPr="005223F4">
        <w:t>the sign nibble is written according to dfdl:</w:t>
      </w:r>
      <w:r w:rsidR="00C2281E" w:rsidRPr="005223F4">
        <w:rPr>
          <w:szCs w:val="18"/>
        </w:rPr>
        <w:t xml:space="preserve">binaryPackedSignCodes. The </w:t>
      </w:r>
      <w:r w:rsidR="002B072E" w:rsidRPr="005223F4">
        <w:rPr>
          <w:szCs w:val="18"/>
        </w:rPr>
        <w:t>unsigned</w:t>
      </w:r>
      <w:r w:rsidR="00C2281E" w:rsidRPr="005223F4">
        <w:rPr>
          <w:szCs w:val="18"/>
        </w:rPr>
        <w:t xml:space="preserve"> nibble is never </w:t>
      </w:r>
      <w:ins w:id="11546" w:author="mbeckerle" w:date="2013-01-20T15:01:00Z">
        <w:r w:rsidR="00D541F9">
          <w:rPr>
            <w:szCs w:val="18"/>
          </w:rPr>
          <w:t>written</w:t>
        </w:r>
      </w:ins>
      <w:del w:id="11547" w:author="mbeckerle" w:date="2013-01-20T15:01:00Z">
        <w:r w:rsidR="00C2281E" w:rsidRPr="005223F4" w:rsidDel="00D541F9">
          <w:rPr>
            <w:szCs w:val="18"/>
          </w:rPr>
          <w:delText>used</w:delText>
        </w:r>
      </w:del>
      <w:r w:rsidR="00C2281E" w:rsidRPr="005223F4">
        <w:rPr>
          <w:szCs w:val="18"/>
        </w:rPr>
        <w:t>.</w:t>
      </w:r>
    </w:p>
    <w:p w14:paraId="3B5B9BB6" w14:textId="77777777" w:rsidR="00594593" w:rsidRDefault="00594593" w:rsidP="00291C37">
      <w:pPr>
        <w:rPr>
          <w:ins w:id="11548" w:author="mbeckerle" w:date="2013-01-20T15:40:00Z"/>
        </w:rPr>
      </w:pPr>
      <w:r w:rsidRPr="005223F4">
        <w:t xml:space="preserve">Signed numbers with </w:t>
      </w:r>
      <w:r w:rsidR="009E7B65" w:rsidRPr="005223F4">
        <w:t>dfdl:</w:t>
      </w:r>
      <w:r w:rsidR="004D7914" w:rsidRPr="005223F4">
        <w:t>binary</w:t>
      </w:r>
      <w:r w:rsidRPr="005223F4">
        <w:t xml:space="preserve">NumberRep </w:t>
      </w:r>
      <w:r w:rsidR="00C2281E" w:rsidRPr="005223F4">
        <w:t>'bcd' are always positive</w:t>
      </w:r>
      <w:r w:rsidRPr="005223F4">
        <w:t xml:space="preserve">. On </w:t>
      </w:r>
      <w:r w:rsidR="00DB554E" w:rsidRPr="005223F4">
        <w:t>un</w:t>
      </w:r>
      <w:r w:rsidRPr="005223F4">
        <w:t>parsing</w:t>
      </w:r>
      <w:r w:rsidR="00C2281E" w:rsidRPr="005223F4">
        <w:t xml:space="preserve"> it is a processing error i</w:t>
      </w:r>
      <w:r w:rsidR="00DB554E" w:rsidRPr="005223F4">
        <w:t>f</w:t>
      </w:r>
      <w:r w:rsidR="00C2281E" w:rsidRPr="005223F4">
        <w:t xml:space="preserve"> the data </w:t>
      </w:r>
      <w:r w:rsidR="00DB554E" w:rsidRPr="005223F4">
        <w:t xml:space="preserve">is </w:t>
      </w:r>
      <w:r w:rsidR="00C2281E" w:rsidRPr="005223F4">
        <w:t>negative.</w:t>
      </w:r>
    </w:p>
    <w:p w14:paraId="5FFA654F" w14:textId="1199C080" w:rsidR="003A3C05" w:rsidRPr="005223F4" w:rsidRDefault="003A3C05" w:rsidP="00291C37">
      <w:commentRangeStart w:id="11549"/>
      <w:ins w:id="11550" w:author="mbeckerle" w:date="2013-01-20T15:40:00Z">
        <w:r>
          <w:t xml:space="preserve">Signed numbers with dfdl:binaryNumberRep ‘ibm4690Packed’ are </w:t>
        </w:r>
        <w:del w:id="11551" w:author="Steve Hanson" w:date="2013-02-05T11:26:00Z">
          <w:r w:rsidDel="00291C37">
            <w:delText>mapped</w:delText>
          </w:r>
        </w:del>
      </w:ins>
      <w:ins w:id="11552" w:author="Steve Hanson" w:date="2013-02-05T11:26:00Z">
        <w:r w:rsidR="00291C37">
          <w:t>parsed</w:t>
        </w:r>
      </w:ins>
      <w:ins w:id="11553" w:author="mbeckerle" w:date="2013-01-20T15:40:00Z">
        <w:r>
          <w:t xml:space="preserve"> using the sign nibble to identify negative values. There is no sign nibble for positive values. On unparsing the </w:t>
        </w:r>
      </w:ins>
      <w:ins w:id="11554" w:author="mbeckerle" w:date="2013-01-20T15:41:00Z">
        <w:r>
          <w:t>nibble 0xD is written for negative values.</w:t>
        </w:r>
      </w:ins>
      <w:commentRangeEnd w:id="11549"/>
      <w:ins w:id="11555" w:author="mbeckerle" w:date="2013-01-20T15:43:00Z">
        <w:r w:rsidR="00266224">
          <w:rPr>
            <w:rStyle w:val="CommentReference"/>
          </w:rPr>
          <w:commentReference w:id="11549"/>
        </w:r>
      </w:ins>
    </w:p>
    <w:p w14:paraId="44715EFF" w14:textId="21393D4A" w:rsidR="00594593" w:rsidRPr="005223F4" w:rsidRDefault="00594593" w:rsidP="00291C37">
      <w:r w:rsidRPr="005223F4">
        <w:t xml:space="preserve">Unsigned numbers with </w:t>
      </w:r>
      <w:r w:rsidR="009E7B65" w:rsidRPr="005223F4">
        <w:t>dfdl:</w:t>
      </w:r>
      <w:r w:rsidR="004D7914" w:rsidRPr="005223F4">
        <w:t>binary</w:t>
      </w:r>
      <w:r w:rsidRPr="005223F4">
        <w:t xml:space="preserve">NumberRep </w:t>
      </w:r>
      <w:r w:rsidR="00C2281E" w:rsidRPr="005223F4">
        <w:t>'packed'</w:t>
      </w:r>
      <w:r w:rsidRPr="005223F4">
        <w:t xml:space="preserve"> are </w:t>
      </w:r>
      <w:del w:id="11556" w:author="mbeckerle" w:date="2013-01-20T15:01:00Z">
        <w:r w:rsidRPr="005223F4" w:rsidDel="00D541F9">
          <w:delText xml:space="preserve">mapped </w:delText>
        </w:r>
      </w:del>
      <w:ins w:id="11557" w:author="mbeckerle" w:date="2013-01-20T15:01:00Z">
        <w:r w:rsidR="00D541F9">
          <w:t>parsed</w:t>
        </w:r>
        <w:r w:rsidR="00D541F9" w:rsidRPr="005223F4">
          <w:t xml:space="preserve"> </w:t>
        </w:r>
      </w:ins>
      <w:r w:rsidRPr="005223F4">
        <w:t xml:space="preserve">if the </w:t>
      </w:r>
      <w:r w:rsidR="006B5A95" w:rsidRPr="005223F4">
        <w:t xml:space="preserve">nibble is </w:t>
      </w:r>
      <w:r w:rsidR="002B072E" w:rsidRPr="005223F4">
        <w:t>positive</w:t>
      </w:r>
      <w:r w:rsidR="006B5A95" w:rsidRPr="005223F4">
        <w:t xml:space="preserve"> or unsigned</w:t>
      </w:r>
      <w:r w:rsidRPr="005223F4">
        <w:t xml:space="preserve">. It is a processing error if the data </w:t>
      </w:r>
      <w:del w:id="11558" w:author="mbeckerle" w:date="2013-01-20T15:01:00Z">
        <w:r w:rsidR="00A625D6" w:rsidRPr="005223F4" w:rsidDel="00D541F9">
          <w:delText>are</w:delText>
        </w:r>
        <w:r w:rsidRPr="005223F4" w:rsidDel="00D541F9">
          <w:delText xml:space="preserve"> </w:delText>
        </w:r>
      </w:del>
      <w:ins w:id="11559" w:author="mbeckerle" w:date="2013-01-20T15:01:00Z">
        <w:r w:rsidR="00D541F9">
          <w:t>is</w:t>
        </w:r>
        <w:r w:rsidR="00D541F9" w:rsidRPr="005223F4">
          <w:t xml:space="preserve"> </w:t>
        </w:r>
      </w:ins>
      <w:r w:rsidRPr="005223F4">
        <w:t xml:space="preserve">negative. On unparsing </w:t>
      </w:r>
      <w:r w:rsidR="006B5A95" w:rsidRPr="005223F4">
        <w:t>the unsigned nibble is used</w:t>
      </w:r>
      <w:ins w:id="11560" w:author="mbeckerle" w:date="2013-01-20T15:01:00Z">
        <w:r w:rsidR="00D541F9">
          <w:t>.</w:t>
        </w:r>
      </w:ins>
    </w:p>
    <w:p w14:paraId="4C563A39" w14:textId="7776A4A6" w:rsidR="00594593" w:rsidRDefault="006B5A95" w:rsidP="00291C37">
      <w:pPr>
        <w:rPr>
          <w:ins w:id="11561" w:author="mbeckerle" w:date="2013-01-20T15:41:00Z"/>
        </w:rPr>
      </w:pPr>
      <w:r w:rsidRPr="005223F4">
        <w:t>Uns</w:t>
      </w:r>
      <w:r w:rsidR="00594593" w:rsidRPr="005223F4">
        <w:t xml:space="preserve">igned numbers with </w:t>
      </w:r>
      <w:r w:rsidR="009E7B65" w:rsidRPr="005223F4">
        <w:t>dfdl:</w:t>
      </w:r>
      <w:r w:rsidR="004D7914" w:rsidRPr="005223F4">
        <w:t>binary</w:t>
      </w:r>
      <w:r w:rsidR="00594593" w:rsidRPr="005223F4">
        <w:t>NumberRep</w:t>
      </w:r>
      <w:r w:rsidR="004D7914" w:rsidRPr="005223F4">
        <w:t xml:space="preserve"> </w:t>
      </w:r>
      <w:r w:rsidRPr="005223F4">
        <w:t xml:space="preserve">'bcd' </w:t>
      </w:r>
      <w:r w:rsidR="00594593" w:rsidRPr="005223F4">
        <w:t xml:space="preserve">are </w:t>
      </w:r>
      <w:del w:id="11562" w:author="mbeckerle" w:date="2013-01-20T15:02:00Z">
        <w:r w:rsidR="00594593" w:rsidRPr="005223F4" w:rsidDel="00D541F9">
          <w:delText xml:space="preserve">mapped </w:delText>
        </w:r>
      </w:del>
      <w:ins w:id="11563" w:author="mbeckerle" w:date="2013-01-20T15:02:00Z">
        <w:r w:rsidR="00D541F9">
          <w:t>readily parsed</w:t>
        </w:r>
        <w:r w:rsidR="00D541F9" w:rsidRPr="005223F4">
          <w:t xml:space="preserve"> </w:t>
        </w:r>
      </w:ins>
      <w:r w:rsidRPr="005223F4">
        <w:t xml:space="preserve">as </w:t>
      </w:r>
      <w:r w:rsidR="009E7B65" w:rsidRPr="005223F4">
        <w:t xml:space="preserve">BCD </w:t>
      </w:r>
      <w:r w:rsidR="00594593" w:rsidRPr="005223F4">
        <w:t xml:space="preserve">data </w:t>
      </w:r>
      <w:r w:rsidR="00DB554E" w:rsidRPr="005223F4">
        <w:t xml:space="preserve">is </w:t>
      </w:r>
      <w:r w:rsidR="00F11FF2" w:rsidRPr="005223F4">
        <w:t xml:space="preserve">always </w:t>
      </w:r>
      <w:r w:rsidR="00594593" w:rsidRPr="005223F4">
        <w:t>positive</w:t>
      </w:r>
      <w:ins w:id="11564" w:author="mbeckerle" w:date="2013-01-20T15:41:00Z">
        <w:r w:rsidR="003A3C05">
          <w:t>.</w:t>
        </w:r>
      </w:ins>
    </w:p>
    <w:p w14:paraId="1AA9999C" w14:textId="4BF4A930" w:rsidR="003A3C05" w:rsidRDefault="003A3C05" w:rsidP="00291C37">
      <w:pPr>
        <w:rPr>
          <w:ins w:id="11565" w:author="mbeckerle" w:date="2013-01-20T14:57:00Z"/>
        </w:rPr>
      </w:pPr>
      <w:commentRangeStart w:id="11566"/>
      <w:ins w:id="11567" w:author="mbeckerle" w:date="2013-01-20T15:41:00Z">
        <w:r>
          <w:t xml:space="preserve">Unsigned numbers with dfdl:binaryNumberRep ‘ibm4690Packed’ </w:t>
        </w:r>
        <w:r w:rsidR="00266224">
          <w:t>are parsed if there is no sign nibble of 0xD to identify a negative value. It is a processing error if the data is negative. On unparsing no sign nibble is written.</w:t>
        </w:r>
      </w:ins>
      <w:commentRangeEnd w:id="11566"/>
      <w:ins w:id="11568" w:author="mbeckerle" w:date="2013-01-20T15:43:00Z">
        <w:r w:rsidR="00266224">
          <w:rPr>
            <w:rStyle w:val="CommentReference"/>
          </w:rPr>
          <w:commentReference w:id="11566"/>
        </w:r>
      </w:ins>
    </w:p>
    <w:p w14:paraId="4293343A" w14:textId="33E3887D" w:rsidR="00260BAB" w:rsidRPr="005223F4" w:rsidRDefault="00260BAB" w:rsidP="00291C37">
      <w:commentRangeStart w:id="11569"/>
      <w:ins w:id="11570" w:author="mbeckerle" w:date="2013-01-20T14:58:00Z">
        <w:r>
          <w:rPr>
            <w:rFonts w:ascii="Helv" w:hAnsi="Helv" w:cs="Helv"/>
            <w:color w:val="0000FF"/>
            <w:lang w:eastAsia="en-GB"/>
          </w:rPr>
          <w:t>W</w:t>
        </w:r>
      </w:ins>
      <w:ins w:id="11571" w:author="mbeckerle" w:date="2013-01-20T14:57:00Z">
        <w:r>
          <w:rPr>
            <w:rFonts w:ascii="Helv" w:hAnsi="Helv" w:cs="Helv"/>
            <w:color w:val="0000FF"/>
            <w:lang w:eastAsia="en-GB"/>
          </w:rPr>
          <w:t xml:space="preserve">hen unparsing a number and excess precision is supplied in the Infoset </w:t>
        </w:r>
      </w:ins>
      <w:ins w:id="11572" w:author="mbeckerle" w:date="2013-01-20T15:00:00Z">
        <w:r w:rsidR="00D541F9">
          <w:rPr>
            <w:rFonts w:ascii="Helv" w:hAnsi="Helv" w:cs="Helv"/>
            <w:color w:val="0000FF"/>
            <w:lang w:eastAsia="en-GB"/>
          </w:rPr>
          <w:t>no rounding occurs. I</w:t>
        </w:r>
      </w:ins>
      <w:ins w:id="11573" w:author="mbeckerle" w:date="2013-01-20T14:57:00Z">
        <w:r>
          <w:rPr>
            <w:rFonts w:ascii="Helv" w:hAnsi="Helv" w:cs="Helv"/>
            <w:color w:val="0000FF"/>
            <w:lang w:eastAsia="en-GB"/>
          </w:rPr>
          <w:t>t is a processing error.</w:t>
        </w:r>
      </w:ins>
      <w:commentRangeEnd w:id="11569"/>
      <w:ins w:id="11574" w:author="mbeckerle" w:date="2013-01-20T14:59:00Z">
        <w:r w:rsidR="00D541F9">
          <w:rPr>
            <w:rStyle w:val="CommentReference"/>
          </w:rPr>
          <w:commentReference w:id="11569"/>
        </w:r>
      </w:ins>
    </w:p>
    <w:p w14:paraId="2F91936D" w14:textId="18232AC9" w:rsidR="001D6CE4" w:rsidRPr="001D6CE4" w:rsidDel="001D6CE4" w:rsidRDefault="00316B66">
      <w:pPr>
        <w:pStyle w:val="Heading2"/>
        <w:rPr>
          <w:del w:id="11575" w:author="mbeckerle" w:date="2012-04-22T19:41:00Z"/>
        </w:rPr>
        <w:pPrChange w:id="11576" w:author="mbeckerle" w:date="2013-01-20T17:05:00Z">
          <w:pPr/>
        </w:pPrChange>
      </w:pPr>
      <w:bookmarkStart w:id="11577" w:name="_Ref251331995"/>
      <w:bookmarkStart w:id="11578" w:name="_Ref251332000"/>
      <w:ins w:id="11579" w:author="mbeckerle" w:date="2012-04-22T20:50:00Z">
        <w:r>
          <w:br w:type="page"/>
        </w:r>
      </w:ins>
      <w:del w:id="11580" w:author="mbeckerle" w:date="2012-04-23T02:29:00Z">
        <w:r w:rsidR="00805B11" w:rsidRPr="005223F4" w:rsidDel="007E1D66">
          <w:delText>Properties Specific to Float/Double with Binary representation</w:delText>
        </w:r>
      </w:del>
      <w:bookmarkEnd w:id="11534"/>
      <w:bookmarkEnd w:id="11535"/>
      <w:bookmarkEnd w:id="11577"/>
      <w:bookmarkEnd w:id="11578"/>
    </w:p>
    <w:p w14:paraId="7C841331" w14:textId="5F7BA554" w:rsidR="00805B11" w:rsidRPr="005223F4" w:rsidRDefault="007E1D66" w:rsidP="006E4FE8">
      <w:pPr>
        <w:pStyle w:val="Heading2"/>
      </w:pPr>
      <w:bookmarkStart w:id="11581" w:name="_Toc349042759"/>
      <w:bookmarkStart w:id="11582" w:name="_Toc362453323"/>
      <w:ins w:id="11583" w:author="mbeckerle" w:date="2012-04-23T02:29:00Z">
        <w:r w:rsidRPr="005223F4">
          <w:t>Properties Specific to Float/Double with Binary representation</w:t>
        </w:r>
      </w:ins>
      <w:bookmarkEnd w:id="11581"/>
      <w:bookmarkEnd w:id="11582"/>
      <w:del w:id="11584" w:author="mbeckerle" w:date="2012-04-22T19:41:00Z">
        <w:r w:rsidR="00805B11" w:rsidRPr="005223F4" w:rsidDel="001D6CE4">
          <w:delText>.</w:delText>
        </w:r>
      </w:del>
    </w:p>
    <w:tbl>
      <w:tblPr>
        <w:tblW w:w="8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2178"/>
        <w:gridCol w:w="6678"/>
      </w:tblGrid>
      <w:tr w:rsidR="00805B11" w:rsidRPr="00240AC5" w14:paraId="7E18CD16" w14:textId="77777777" w:rsidTr="005B1DEB">
        <w:trPr>
          <w:trHeight w:val="402"/>
        </w:trPr>
        <w:tc>
          <w:tcPr>
            <w:tcW w:w="2178" w:type="dxa"/>
            <w:shd w:val="clear" w:color="auto" w:fill="F3F3F3"/>
          </w:tcPr>
          <w:p w14:paraId="71E1461E" w14:textId="77777777" w:rsidR="00805B11" w:rsidRPr="005B1DEB" w:rsidRDefault="00805B11" w:rsidP="00240AC5">
            <w:pPr>
              <w:tabs>
                <w:tab w:val="num" w:pos="360"/>
                <w:tab w:val="num" w:pos="540"/>
              </w:tabs>
              <w:spacing w:before="40" w:after="40"/>
              <w:ind w:left="540" w:hanging="180"/>
              <w:rPr>
                <w:rFonts w:eastAsia="Arial Unicode MS"/>
                <w:b/>
              </w:rPr>
            </w:pPr>
            <w:r w:rsidRPr="00291C37">
              <w:rPr>
                <w:rFonts w:eastAsia="Arial Unicode MS"/>
                <w:b/>
              </w:rPr>
              <w:t>Property Name</w:t>
            </w:r>
          </w:p>
        </w:tc>
        <w:tc>
          <w:tcPr>
            <w:tcW w:w="6678" w:type="dxa"/>
            <w:shd w:val="clear" w:color="auto" w:fill="F3F3F3"/>
          </w:tcPr>
          <w:p w14:paraId="6A4BEEE6" w14:textId="77777777" w:rsidR="00805B11" w:rsidRPr="005B1DEB" w:rsidRDefault="00805B11" w:rsidP="00240AC5">
            <w:pPr>
              <w:tabs>
                <w:tab w:val="num" w:pos="360"/>
                <w:tab w:val="num" w:pos="540"/>
              </w:tabs>
              <w:spacing w:before="40" w:after="40"/>
              <w:ind w:left="540" w:hanging="180"/>
              <w:rPr>
                <w:rFonts w:eastAsia="Arial Unicode MS"/>
                <w:b/>
              </w:rPr>
            </w:pPr>
            <w:r w:rsidRPr="005B1DEB">
              <w:rPr>
                <w:rFonts w:eastAsia="Arial Unicode MS"/>
                <w:b/>
              </w:rPr>
              <w:t>Description</w:t>
            </w:r>
          </w:p>
        </w:tc>
      </w:tr>
      <w:tr w:rsidR="00805B11" w:rsidRPr="00240AC5" w14:paraId="5B143B30" w14:textId="77777777" w:rsidTr="005B1DEB">
        <w:trPr>
          <w:trHeight w:val="1061"/>
        </w:trPr>
        <w:tc>
          <w:tcPr>
            <w:tcW w:w="2178" w:type="dxa"/>
            <w:shd w:val="clear" w:color="auto" w:fill="auto"/>
          </w:tcPr>
          <w:p w14:paraId="1880B58A" w14:textId="77777777" w:rsidR="00805B11" w:rsidRPr="00240AC5" w:rsidRDefault="000A301D" w:rsidP="00240AC5">
            <w:pPr>
              <w:pStyle w:val="StyleTableCellComplex9ptBefore0cmHanging032cm"/>
              <w:tabs>
                <w:tab w:val="num" w:pos="360"/>
                <w:tab w:val="num" w:pos="540"/>
              </w:tabs>
              <w:spacing w:after="40"/>
              <w:rPr>
                <w:rFonts w:eastAsia="Arial Unicode MS"/>
              </w:rPr>
            </w:pPr>
            <w:r w:rsidRPr="00240AC5">
              <w:rPr>
                <w:rFonts w:eastAsia="Arial Unicode MS"/>
              </w:rPr>
              <w:t>binaryFloatRep</w:t>
            </w:r>
          </w:p>
        </w:tc>
        <w:tc>
          <w:tcPr>
            <w:tcW w:w="6678" w:type="dxa"/>
            <w:shd w:val="clear" w:color="auto" w:fill="auto"/>
          </w:tcPr>
          <w:p w14:paraId="1CC11C04" w14:textId="77777777" w:rsidR="00805B11" w:rsidRPr="00240AC5" w:rsidRDefault="00805B11" w:rsidP="00240AC5">
            <w:pPr>
              <w:pStyle w:val="BodyText"/>
              <w:tabs>
                <w:tab w:val="num" w:pos="360"/>
                <w:tab w:val="num" w:pos="540"/>
              </w:tabs>
              <w:rPr>
                <w:rFonts w:eastAsia="Arial Unicode MS"/>
              </w:rPr>
            </w:pPr>
            <w:r w:rsidRPr="00240AC5">
              <w:rPr>
                <w:rFonts w:eastAsia="Arial Unicode MS"/>
              </w:rPr>
              <w:t>Enum</w:t>
            </w:r>
            <w:r w:rsidR="00F35F85" w:rsidRPr="00240AC5">
              <w:rPr>
                <w:rFonts w:eastAsia="Arial Unicode MS"/>
              </w:rPr>
              <w:t xml:space="preserve"> or </w:t>
            </w:r>
            <w:r w:rsidR="00293086" w:rsidRPr="00240AC5">
              <w:rPr>
                <w:rFonts w:eastAsia="Arial Unicode MS"/>
              </w:rPr>
              <w:t>DFDL Expression</w:t>
            </w:r>
          </w:p>
          <w:p w14:paraId="375C97BA" w14:textId="77777777" w:rsidR="00805B11" w:rsidRPr="00240AC5" w:rsidRDefault="00805B11" w:rsidP="00240AC5">
            <w:pPr>
              <w:pStyle w:val="BodyText"/>
              <w:tabs>
                <w:tab w:val="num" w:pos="360"/>
                <w:tab w:val="num" w:pos="540"/>
              </w:tabs>
              <w:rPr>
                <w:rFonts w:eastAsia="Arial Unicode MS"/>
              </w:rPr>
            </w:pPr>
            <w:r w:rsidRPr="00240AC5">
              <w:rPr>
                <w:rFonts w:eastAsia="Arial Unicode MS"/>
              </w:rPr>
              <w:t xml:space="preserve">This specifies the encoding method for the float and double.  </w:t>
            </w:r>
          </w:p>
          <w:p w14:paraId="76357EFA" w14:textId="3147D769" w:rsidR="00805B11" w:rsidRPr="00240AC5" w:rsidDel="003F20CE" w:rsidRDefault="00805B11" w:rsidP="00240AC5">
            <w:pPr>
              <w:pStyle w:val="BodyText"/>
              <w:tabs>
                <w:tab w:val="num" w:pos="360"/>
                <w:tab w:val="num" w:pos="540"/>
              </w:tabs>
              <w:spacing w:before="40"/>
              <w:rPr>
                <w:del w:id="11585" w:author="mbeckerle" w:date="2012-03-24T19:29:00Z"/>
                <w:rFonts w:eastAsia="Arial Unicode MS"/>
              </w:rPr>
            </w:pPr>
            <w:r w:rsidRPr="00240AC5">
              <w:rPr>
                <w:rFonts w:eastAsia="Arial Unicode MS"/>
              </w:rPr>
              <w:t xml:space="preserve">Valid values are </w:t>
            </w:r>
            <w:commentRangeStart w:id="11586"/>
            <w:r w:rsidRPr="00240AC5">
              <w:rPr>
                <w:rFonts w:eastAsia="Arial Unicode MS"/>
              </w:rPr>
              <w:t>‘ieee’</w:t>
            </w:r>
            <w:commentRangeEnd w:id="11586"/>
            <w:ins w:id="11587" w:author="Steve Hanson" w:date="2012-04-11T15:53:00Z">
              <w:r w:rsidRPr="00240AC5">
                <w:rPr>
                  <w:rFonts w:eastAsia="Arial Unicode MS"/>
                </w:rPr>
                <w:t>, ‘ibm390Hex’,</w:t>
              </w:r>
            </w:ins>
            <w:del w:id="11588" w:author="Steve Hanson" w:date="2012-04-11T15:53:00Z">
              <w:r w:rsidR="00F013DD" w:rsidRPr="00240AC5">
                <w:rPr>
                  <w:rStyle w:val="CommentReference"/>
                  <w:rFonts w:eastAsia="Arial Unicode MS"/>
                  <w:bCs/>
                </w:rPr>
                <w:commentReference w:id="11586"/>
              </w:r>
              <w:r w:rsidRPr="00240AC5">
                <w:rPr>
                  <w:rFonts w:eastAsia="Arial Unicode MS"/>
                </w:rPr>
                <w:delText>, ‘</w:delText>
              </w:r>
              <w:commentRangeStart w:id="11589"/>
              <w:r w:rsidRPr="00240AC5">
                <w:rPr>
                  <w:rFonts w:eastAsia="Arial Unicode MS"/>
                </w:rPr>
                <w:delText>ibm390Hex</w:delText>
              </w:r>
              <w:commentRangeEnd w:id="11589"/>
              <w:r w:rsidR="00F013DD" w:rsidRPr="00240AC5">
                <w:rPr>
                  <w:rStyle w:val="CommentReference"/>
                  <w:rFonts w:eastAsia="Arial Unicode MS"/>
                  <w:bCs/>
                </w:rPr>
                <w:commentReference w:id="11589"/>
              </w:r>
              <w:r w:rsidRPr="00240AC5">
                <w:rPr>
                  <w:rFonts w:eastAsia="Arial Unicode MS"/>
                </w:rPr>
                <w:delText>’,</w:delText>
              </w:r>
            </w:del>
            <w:del w:id="11590" w:author="mbeckerle" w:date="2012-03-25T10:24:00Z">
              <w:r w:rsidRPr="00240AC5" w:rsidDel="009A0F4F">
                <w:rPr>
                  <w:rFonts w:eastAsia="Arial Unicode MS"/>
                </w:rPr>
                <w:delText xml:space="preserve"> </w:delText>
              </w:r>
            </w:del>
          </w:p>
          <w:p w14:paraId="7D5536CD" w14:textId="77777777" w:rsidR="009A0F4F" w:rsidRPr="00240AC5" w:rsidRDefault="001A52E4" w:rsidP="00240AC5">
            <w:pPr>
              <w:pStyle w:val="BodyText"/>
              <w:tabs>
                <w:tab w:val="num" w:pos="360"/>
                <w:tab w:val="num" w:pos="540"/>
              </w:tabs>
              <w:spacing w:before="40"/>
              <w:rPr>
                <w:ins w:id="11591" w:author="mbeckerle" w:date="2012-03-25T10:28:00Z"/>
                <w:rFonts w:eastAsia="Arial Unicode MS"/>
              </w:rPr>
            </w:pPr>
            <w:r w:rsidRPr="00240AC5">
              <w:rPr>
                <w:rFonts w:eastAsia="Arial Unicode MS"/>
              </w:rPr>
              <w:t xml:space="preserve">This property can be computed by way of an expression which returns </w:t>
            </w:r>
            <w:ins w:id="11592" w:author="Steve Hanson" w:date="2012-02-29T19:16:00Z">
              <w:r w:rsidR="00F013DD" w:rsidRPr="00240AC5">
                <w:rPr>
                  <w:rFonts w:eastAsia="Arial Unicode MS"/>
                </w:rPr>
                <w:t>a</w:t>
              </w:r>
            </w:ins>
            <w:del w:id="11593" w:author="Steve Hanson" w:date="2012-02-29T19:16:00Z">
              <w:r w:rsidRPr="00240AC5" w:rsidDel="00F013DD">
                <w:rPr>
                  <w:rFonts w:eastAsia="Arial Unicode MS"/>
                </w:rPr>
                <w:delText>the</w:delText>
              </w:r>
            </w:del>
            <w:r w:rsidRPr="00240AC5">
              <w:rPr>
                <w:rFonts w:eastAsia="Arial Unicode MS"/>
              </w:rPr>
              <w:t xml:space="preserve"> string of 'ieee' or ' ibm390Hex’ .</w:t>
            </w:r>
            <w:r w:rsidR="00A40483" w:rsidRPr="00240AC5">
              <w:rPr>
                <w:rFonts w:eastAsia="Arial Unicode MS"/>
              </w:rPr>
              <w:t xml:space="preserve"> </w:t>
            </w:r>
            <w:r w:rsidR="0077521F" w:rsidRPr="00240AC5">
              <w:rPr>
                <w:rFonts w:eastAsia="Arial Unicode MS"/>
              </w:rPr>
              <w:t>The expression must not contain forward references to elements which have not yet been processed.</w:t>
            </w:r>
          </w:p>
          <w:p w14:paraId="49244B96" w14:textId="77777777" w:rsidR="009A0F4F" w:rsidRPr="00240AC5" w:rsidRDefault="009A0F4F" w:rsidP="00240AC5">
            <w:pPr>
              <w:pStyle w:val="BodyText"/>
              <w:tabs>
                <w:tab w:val="num" w:pos="360"/>
                <w:tab w:val="num" w:pos="540"/>
              </w:tabs>
              <w:spacing w:before="40"/>
              <w:rPr>
                <w:ins w:id="11594" w:author="mbeckerle" w:date="2012-03-25T10:28:00Z"/>
                <w:rFonts w:eastAsia="Arial Unicode MS"/>
              </w:rPr>
            </w:pPr>
            <w:ins w:id="11595" w:author="mbeckerle" w:date="2012-03-25T10:28:00Z">
              <w:r w:rsidRPr="00240AC5">
                <w:rPr>
                  <w:rFonts w:eastAsia="Arial Unicode MS"/>
                </w:rPr>
                <w:t xml:space="preserve">The enumeration value </w:t>
              </w:r>
            </w:ins>
            <w:ins w:id="11596" w:author="mbeckerle" w:date="2012-03-24T19:25:00Z">
              <w:r w:rsidR="003F20CE" w:rsidRPr="00240AC5">
                <w:rPr>
                  <w:rFonts w:eastAsia="Arial Unicode MS"/>
                </w:rPr>
                <w:t>‘ieee’ refers to the IEEE 754-1985 specification.</w:t>
              </w:r>
            </w:ins>
          </w:p>
          <w:p w14:paraId="717DEDEC" w14:textId="53AD5563" w:rsidR="00B82FA6" w:rsidRDefault="003F20CE" w:rsidP="00B82FA6">
            <w:pPr>
              <w:pStyle w:val="BodyText"/>
              <w:tabs>
                <w:tab w:val="num" w:pos="360"/>
                <w:tab w:val="num" w:pos="540"/>
              </w:tabs>
              <w:spacing w:before="40"/>
              <w:rPr>
                <w:ins w:id="11597" w:author="mbeckerle" w:date="2012-11-19T15:45:00Z"/>
                <w:rFonts w:eastAsia="Arial Unicode MS"/>
              </w:rPr>
            </w:pPr>
            <w:ins w:id="11598" w:author="mbeckerle" w:date="2012-03-24T19:26:00Z">
              <w:r w:rsidRPr="00240AC5">
                <w:rPr>
                  <w:rFonts w:eastAsia="Arial Unicode MS"/>
                </w:rPr>
                <w:t xml:space="preserve"> </w:t>
              </w:r>
            </w:ins>
            <w:ins w:id="11599" w:author="mbeckerle" w:date="2012-03-24T19:27:00Z">
              <w:r w:rsidRPr="00240AC5">
                <w:rPr>
                  <w:rFonts w:eastAsia="Arial Unicode MS"/>
                </w:rPr>
                <w:t>For both ‘ieee’ and ‘ibm390hex’, a</w:t>
              </w:r>
            </w:ins>
            <w:ins w:id="11600" w:author="mbeckerle" w:date="2012-03-24T19:26:00Z">
              <w:r w:rsidRPr="00240AC5">
                <w:rPr>
                  <w:rFonts w:eastAsia="Arial Unicode MS"/>
                </w:rPr>
                <w:t>n xs:float must have</w:t>
              </w:r>
              <w:r w:rsidR="00B82FA6">
                <w:rPr>
                  <w:rFonts w:eastAsia="Arial Unicode MS"/>
                </w:rPr>
                <w:t xml:space="preserve"> a physical length of 4 bytes. </w:t>
              </w:r>
            </w:ins>
            <w:ins w:id="11601" w:author="mbeckerle" w:date="2012-11-19T15:45:00Z">
              <w:r w:rsidR="00B82FA6">
                <w:t>It is a schema definition error if there is a specified length not equivalent to 4 bytes.</w:t>
              </w:r>
            </w:ins>
          </w:p>
          <w:p w14:paraId="353D71FE" w14:textId="3C8102EE" w:rsidR="00B82FA6" w:rsidRDefault="003F20CE" w:rsidP="00240AC5">
            <w:pPr>
              <w:pStyle w:val="BodyText"/>
              <w:tabs>
                <w:tab w:val="num" w:pos="360"/>
                <w:tab w:val="num" w:pos="540"/>
              </w:tabs>
              <w:spacing w:before="40"/>
              <w:rPr>
                <w:ins w:id="11602" w:author="mbeckerle" w:date="2012-11-19T15:45:00Z"/>
                <w:rFonts w:eastAsia="Arial Unicode MS"/>
              </w:rPr>
            </w:pPr>
            <w:ins w:id="11603" w:author="mbeckerle" w:date="2012-03-24T19:26:00Z">
              <w:r w:rsidRPr="00240AC5">
                <w:rPr>
                  <w:rFonts w:eastAsia="Arial Unicode MS"/>
                </w:rPr>
                <w:t>Similarly,</w:t>
              </w:r>
            </w:ins>
            <w:ins w:id="11604" w:author="mbeckerle" w:date="2012-03-24T19:27:00Z">
              <w:r w:rsidRPr="00240AC5">
                <w:rPr>
                  <w:rFonts w:eastAsia="Arial Unicode MS"/>
                </w:rPr>
                <w:t xml:space="preserve"> for both ‘ieee’ and ‘ibm390hex’,</w:t>
              </w:r>
            </w:ins>
            <w:ins w:id="11605" w:author="mbeckerle" w:date="2012-03-24T19:26:00Z">
              <w:r w:rsidRPr="00240AC5">
                <w:rPr>
                  <w:rFonts w:eastAsia="Arial Unicode MS"/>
                </w:rPr>
                <w:t xml:space="preserve"> an xs:double must have a physical length of 8 bytes</w:t>
              </w:r>
            </w:ins>
            <w:ins w:id="11606" w:author="mbeckerle" w:date="2012-03-24T19:27:00Z">
              <w:r w:rsidRPr="00240AC5">
                <w:rPr>
                  <w:rFonts w:eastAsia="Arial Unicode MS"/>
                </w:rPr>
                <w:t>.</w:t>
              </w:r>
            </w:ins>
            <w:ins w:id="11607" w:author="mbeckerle" w:date="2012-11-19T15:45:00Z">
              <w:r w:rsidR="00B82FA6">
                <w:rPr>
                  <w:rFonts w:eastAsia="Arial Unicode MS"/>
                </w:rPr>
                <w:t xml:space="preserve"> </w:t>
              </w:r>
              <w:r w:rsidR="00B82FA6">
                <w:t>It is a schema definition error if there is a specified length not equivalent to 8 bytes.</w:t>
              </w:r>
            </w:ins>
          </w:p>
          <w:p w14:paraId="6CA77C59" w14:textId="72599389" w:rsidR="005B1DEB" w:rsidDel="00B82FA6" w:rsidRDefault="005B1DEB" w:rsidP="00240AC5">
            <w:pPr>
              <w:pStyle w:val="BodyText"/>
              <w:tabs>
                <w:tab w:val="num" w:pos="360"/>
                <w:tab w:val="num" w:pos="540"/>
              </w:tabs>
              <w:spacing w:before="40"/>
              <w:rPr>
                <w:ins w:id="11608" w:author="Steve Hanson" w:date="2012-08-06T15:06:00Z"/>
                <w:del w:id="11609" w:author="mbeckerle" w:date="2012-11-19T15:45:00Z"/>
                <w:rFonts w:eastAsia="Arial Unicode MS"/>
              </w:rPr>
            </w:pPr>
          </w:p>
          <w:p w14:paraId="10748FBD" w14:textId="705A48C2" w:rsidR="003F20CE" w:rsidRPr="00240AC5" w:rsidRDefault="009A0F4F" w:rsidP="00240AC5">
            <w:pPr>
              <w:pStyle w:val="BodyText"/>
              <w:tabs>
                <w:tab w:val="num" w:pos="360"/>
                <w:tab w:val="num" w:pos="540"/>
              </w:tabs>
              <w:spacing w:before="40"/>
              <w:rPr>
                <w:ins w:id="11610" w:author="mbeckerle" w:date="2012-03-24T19:28:00Z"/>
                <w:rFonts w:eastAsia="Arial Unicode MS"/>
              </w:rPr>
            </w:pPr>
            <w:ins w:id="11611" w:author="mbeckerle" w:date="2012-03-25T10:29:00Z">
              <w:r w:rsidRPr="00240AC5">
                <w:rPr>
                  <w:rFonts w:eastAsia="Arial Unicode MS"/>
                </w:rPr>
                <w:t xml:space="preserve">The byteOrder property is used to construct a value from the bytes in the binary representation. </w:t>
              </w:r>
            </w:ins>
          </w:p>
          <w:p w14:paraId="62BAFBC2" w14:textId="77777777" w:rsidR="003F20CE" w:rsidRDefault="009A0F4F" w:rsidP="00240AC5">
            <w:pPr>
              <w:pStyle w:val="BodyText"/>
              <w:tabs>
                <w:tab w:val="num" w:pos="360"/>
                <w:tab w:val="num" w:pos="540"/>
              </w:tabs>
              <w:spacing w:before="40"/>
              <w:rPr>
                <w:ins w:id="11612" w:author="mbeckerle" w:date="2012-04-22T19:42:00Z"/>
                <w:rFonts w:eastAsia="Arial Unicode MS" w:cs="Arial"/>
                <w:color w:val="000000"/>
              </w:rPr>
            </w:pPr>
            <w:ins w:id="11613" w:author="mbeckerle" w:date="2012-03-25T10:25:00Z">
              <w:r w:rsidRPr="00240AC5">
                <w:rPr>
                  <w:rFonts w:eastAsia="Arial Unicode MS"/>
                </w:rPr>
                <w:t>Keep in mind that the DFDL Infoset float and double data types match the precision of the IEEE specification. There</w:t>
              </w:r>
            </w:ins>
            <w:ins w:id="11614" w:author="mbeckerle" w:date="2012-03-24T19:28:00Z">
              <w:r w:rsidR="003F20CE" w:rsidRPr="00240AC5">
                <w:rPr>
                  <w:rFonts w:eastAsia="Arial" w:cs="Arial"/>
                  <w:color w:val="000000"/>
                </w:rPr>
                <w:t xml:space="preserve"> </w:t>
              </w:r>
              <w:r w:rsidR="003F20CE" w:rsidRPr="00240AC5">
                <w:rPr>
                  <w:rFonts w:eastAsia="Arial Unicode MS" w:cs="Arial"/>
                  <w:color w:val="000000"/>
                </w:rPr>
                <w:t>may</w:t>
              </w:r>
              <w:r w:rsidR="003F20CE" w:rsidRPr="00240AC5">
                <w:rPr>
                  <w:rFonts w:eastAsia="Arial" w:cs="Arial"/>
                  <w:color w:val="000000"/>
                </w:rPr>
                <w:t xml:space="preserve"> </w:t>
              </w:r>
              <w:r w:rsidR="003F20CE" w:rsidRPr="00240AC5">
                <w:rPr>
                  <w:rFonts w:eastAsia="Arial Unicode MS" w:cs="Arial"/>
                  <w:color w:val="000000"/>
                </w:rPr>
                <w:t>be</w:t>
              </w:r>
              <w:r w:rsidR="003F20CE" w:rsidRPr="00240AC5">
                <w:rPr>
                  <w:rFonts w:eastAsia="Arial" w:cs="Arial"/>
                  <w:color w:val="000000"/>
                </w:rPr>
                <w:t xml:space="preserve"> </w:t>
              </w:r>
              <w:r w:rsidR="003F20CE" w:rsidRPr="00240AC5">
                <w:rPr>
                  <w:rFonts w:eastAsia="Arial Unicode MS" w:cs="Arial"/>
                  <w:color w:val="000000"/>
                </w:rPr>
                <w:t>precision/rounding</w:t>
              </w:r>
              <w:r w:rsidR="003F20CE" w:rsidRPr="00240AC5">
                <w:rPr>
                  <w:rFonts w:eastAsia="Arial" w:cs="Arial"/>
                  <w:color w:val="000000"/>
                </w:rPr>
                <w:t xml:space="preserve"> </w:t>
              </w:r>
              <w:r w:rsidR="003F20CE" w:rsidRPr="00240AC5">
                <w:rPr>
                  <w:rFonts w:eastAsia="Arial Unicode MS" w:cs="Arial"/>
                  <w:color w:val="000000"/>
                </w:rPr>
                <w:t>issues</w:t>
              </w:r>
              <w:r w:rsidR="003F20CE" w:rsidRPr="00240AC5">
                <w:rPr>
                  <w:rFonts w:eastAsia="Arial" w:cs="Arial"/>
                  <w:color w:val="000000"/>
                </w:rPr>
                <w:t xml:space="preserve"> </w:t>
              </w:r>
              <w:r w:rsidR="003F20CE" w:rsidRPr="00240AC5">
                <w:rPr>
                  <w:rFonts w:eastAsia="Arial Unicode MS" w:cs="Arial"/>
                  <w:color w:val="000000"/>
                </w:rPr>
                <w:t>when</w:t>
              </w:r>
              <w:r w:rsidR="003F20CE" w:rsidRPr="00240AC5">
                <w:rPr>
                  <w:rFonts w:eastAsia="Arial" w:cs="Arial"/>
                  <w:color w:val="000000"/>
                </w:rPr>
                <w:t xml:space="preserve"> </w:t>
              </w:r>
              <w:r w:rsidR="003F20CE" w:rsidRPr="00240AC5">
                <w:rPr>
                  <w:rFonts w:eastAsia="Arial Unicode MS" w:cs="Arial"/>
                  <w:color w:val="000000"/>
                </w:rPr>
                <w:t>converting</w:t>
              </w:r>
              <w:r w:rsidR="003F20CE" w:rsidRPr="00240AC5">
                <w:rPr>
                  <w:rFonts w:eastAsia="Arial" w:cs="Arial"/>
                  <w:color w:val="000000"/>
                </w:rPr>
                <w:t xml:space="preserve"> </w:t>
              </w:r>
              <w:r w:rsidR="003F20CE" w:rsidRPr="00240AC5">
                <w:rPr>
                  <w:rFonts w:eastAsia="Arial Unicode MS" w:cs="Arial"/>
                  <w:color w:val="000000"/>
                </w:rPr>
                <w:t>IBM</w:t>
              </w:r>
              <w:r w:rsidR="003F20CE" w:rsidRPr="00240AC5">
                <w:rPr>
                  <w:rFonts w:eastAsia="Arial" w:cs="Arial"/>
                  <w:color w:val="000000"/>
                </w:rPr>
                <w:t xml:space="preserve"> </w:t>
              </w:r>
              <w:r w:rsidR="003F20CE" w:rsidRPr="00240AC5">
                <w:rPr>
                  <w:rFonts w:eastAsia="Arial Unicode MS" w:cs="Arial"/>
                  <w:color w:val="000000"/>
                </w:rPr>
                <w:t>float/double</w:t>
              </w:r>
              <w:r w:rsidR="003F20CE" w:rsidRPr="00240AC5">
                <w:rPr>
                  <w:rFonts w:eastAsia="Arial" w:cs="Arial"/>
                  <w:color w:val="000000"/>
                </w:rPr>
                <w:t xml:space="preserve"> </w:t>
              </w:r>
              <w:r w:rsidR="003F20CE" w:rsidRPr="00240AC5">
                <w:rPr>
                  <w:rFonts w:eastAsia="Arial Unicode MS" w:cs="Arial"/>
                  <w:color w:val="000000"/>
                </w:rPr>
                <w:t>to/from</w:t>
              </w:r>
              <w:r w:rsidR="003F20CE" w:rsidRPr="00240AC5">
                <w:rPr>
                  <w:rFonts w:eastAsia="Arial" w:cs="Arial"/>
                  <w:color w:val="000000"/>
                </w:rPr>
                <w:t xml:space="preserve"> the DFDL i</w:t>
              </w:r>
              <w:r w:rsidR="003F20CE" w:rsidRPr="00240AC5">
                <w:rPr>
                  <w:rFonts w:eastAsia="Arial Unicode MS" w:cs="Arial"/>
                  <w:color w:val="000000"/>
                </w:rPr>
                <w:t>nfoset</w:t>
              </w:r>
              <w:r w:rsidR="003F20CE" w:rsidRPr="00240AC5">
                <w:rPr>
                  <w:rFonts w:eastAsia="Arial" w:cs="Arial"/>
                  <w:color w:val="000000"/>
                </w:rPr>
                <w:t xml:space="preserve"> </w:t>
              </w:r>
              <w:r w:rsidR="003F20CE" w:rsidRPr="00240AC5">
                <w:rPr>
                  <w:rFonts w:eastAsia="Arial Unicode MS" w:cs="Arial"/>
                  <w:color w:val="000000"/>
                </w:rPr>
                <w:t>float/double</w:t>
              </w:r>
              <w:r w:rsidR="003F20CE" w:rsidRPr="00240AC5">
                <w:rPr>
                  <w:rFonts w:eastAsia="Arial" w:cs="Arial"/>
                  <w:color w:val="000000"/>
                </w:rPr>
                <w:t xml:space="preserve"> </w:t>
              </w:r>
            </w:ins>
            <w:ins w:id="11615" w:author="mbeckerle" w:date="2012-03-25T10:26:00Z">
              <w:r w:rsidRPr="00240AC5">
                <w:rPr>
                  <w:rFonts w:eastAsia="Arial Unicode MS" w:cs="Arial"/>
                  <w:color w:val="000000"/>
                </w:rPr>
                <w:t>types.</w:t>
              </w:r>
            </w:ins>
          </w:p>
          <w:p w14:paraId="3A5920DC" w14:textId="629C4277" w:rsidR="008F747A" w:rsidDel="001D6CE4" w:rsidRDefault="003F20CE" w:rsidP="00240AC5">
            <w:pPr>
              <w:pStyle w:val="BodyText"/>
              <w:tabs>
                <w:tab w:val="num" w:pos="360"/>
                <w:tab w:val="num" w:pos="540"/>
              </w:tabs>
              <w:rPr>
                <w:del w:id="11616" w:author="mbeckerle" w:date="2012-03-25T10:25:00Z"/>
                <w:rFonts w:eastAsia="Arial Unicode MS" w:cs="Arial"/>
                <w:color w:val="000000"/>
              </w:rPr>
            </w:pPr>
            <w:ins w:id="11617" w:author="mbeckerle" w:date="2012-03-24T19:28:00Z">
              <w:r w:rsidRPr="00240AC5">
                <w:rPr>
                  <w:rFonts w:eastAsia="Arial Unicode MS" w:cs="Arial"/>
                  <w:color w:val="000000"/>
                </w:rPr>
                <w:t>Half-precision</w:t>
              </w:r>
              <w:r w:rsidRPr="00240AC5">
                <w:rPr>
                  <w:rFonts w:eastAsia="Arial" w:cs="Arial"/>
                  <w:color w:val="000000"/>
                </w:rPr>
                <w:t xml:space="preserve"> </w:t>
              </w:r>
              <w:r w:rsidRPr="00240AC5">
                <w:rPr>
                  <w:rFonts w:eastAsia="Arial Unicode MS" w:cs="Arial"/>
                  <w:color w:val="000000"/>
                </w:rPr>
                <w:t>IEEE</w:t>
              </w:r>
              <w:r w:rsidRPr="00240AC5">
                <w:rPr>
                  <w:rFonts w:eastAsia="Arial" w:cs="Arial"/>
                  <w:color w:val="000000"/>
                </w:rPr>
                <w:t xml:space="preserve"> </w:t>
              </w:r>
              <w:r w:rsidRPr="00240AC5">
                <w:rPr>
                  <w:rFonts w:eastAsia="Arial Unicode MS" w:cs="Arial"/>
                  <w:color w:val="000000"/>
                </w:rPr>
                <w:t>and</w:t>
              </w:r>
              <w:r w:rsidRPr="00240AC5">
                <w:rPr>
                  <w:rFonts w:eastAsia="Arial" w:cs="Arial"/>
                  <w:color w:val="000000"/>
                </w:rPr>
                <w:t xml:space="preserve"> </w:t>
              </w:r>
              <w:r w:rsidRPr="00240AC5">
                <w:rPr>
                  <w:rFonts w:eastAsia="Arial Unicode MS" w:cs="Arial"/>
                  <w:color w:val="000000"/>
                </w:rPr>
                <w:t>quad-precision</w:t>
              </w:r>
              <w:r w:rsidRPr="00240AC5">
                <w:rPr>
                  <w:rFonts w:eastAsia="Arial" w:cs="Arial"/>
                  <w:color w:val="000000"/>
                </w:rPr>
                <w:t xml:space="preserve"> </w:t>
              </w:r>
              <w:r w:rsidRPr="00240AC5">
                <w:rPr>
                  <w:rFonts w:eastAsia="Arial Unicode MS" w:cs="Arial"/>
                  <w:color w:val="000000"/>
                </w:rPr>
                <w:t>IEEE/IBM</w:t>
              </w:r>
              <w:r w:rsidRPr="00240AC5">
                <w:rPr>
                  <w:rFonts w:eastAsia="Arial" w:cs="Arial"/>
                  <w:color w:val="000000"/>
                </w:rPr>
                <w:t xml:space="preserve"> </w:t>
              </w:r>
              <w:r w:rsidRPr="00240AC5">
                <w:rPr>
                  <w:rFonts w:eastAsia="Arial Unicode MS" w:cs="Arial"/>
                  <w:color w:val="000000"/>
                </w:rPr>
                <w:t>are</w:t>
              </w:r>
              <w:r w:rsidRPr="00240AC5">
                <w:rPr>
                  <w:rFonts w:eastAsia="Arial" w:cs="Arial"/>
                  <w:color w:val="000000"/>
                </w:rPr>
                <w:t xml:space="preserve"> </w:t>
              </w:r>
              <w:r w:rsidRPr="00240AC5">
                <w:rPr>
                  <w:rFonts w:eastAsia="Arial Unicode MS" w:cs="Arial"/>
                  <w:color w:val="000000"/>
                </w:rPr>
                <w:t>not</w:t>
              </w:r>
              <w:r w:rsidRPr="00240AC5">
                <w:rPr>
                  <w:rFonts w:eastAsia="Arial" w:cs="Arial"/>
                  <w:color w:val="000000"/>
                </w:rPr>
                <w:t xml:space="preserve"> </w:t>
              </w:r>
              <w:r w:rsidRPr="00240AC5">
                <w:rPr>
                  <w:rFonts w:eastAsia="Arial Unicode MS" w:cs="Arial"/>
                  <w:color w:val="000000"/>
                </w:rPr>
                <w:t>supported</w:t>
              </w:r>
            </w:ins>
            <w:ins w:id="11618" w:author="mbeckerle" w:date="2012-03-25T10:31:00Z">
              <w:r w:rsidR="009A0F4F" w:rsidRPr="00240AC5">
                <w:rPr>
                  <w:rFonts w:eastAsia="Arial Unicode MS" w:cs="Arial"/>
                  <w:color w:val="000000"/>
                </w:rPr>
                <w:t>.</w:t>
              </w:r>
              <w:r w:rsidR="008F747A" w:rsidRPr="00240AC5">
                <w:rPr>
                  <w:rStyle w:val="FootnoteReference"/>
                  <w:rFonts w:eastAsia="Arial Unicode MS" w:cs="Arial"/>
                  <w:color w:val="000000"/>
                </w:rPr>
                <w:footnoteReference w:id="26"/>
              </w:r>
            </w:ins>
          </w:p>
          <w:p w14:paraId="6E31D2C4" w14:textId="77777777" w:rsidR="001D6CE4" w:rsidRPr="00240AC5" w:rsidRDefault="001D6CE4" w:rsidP="00240AC5">
            <w:pPr>
              <w:pStyle w:val="BodyText"/>
              <w:tabs>
                <w:tab w:val="num" w:pos="360"/>
                <w:tab w:val="num" w:pos="540"/>
              </w:tabs>
              <w:spacing w:before="40"/>
              <w:rPr>
                <w:ins w:id="11621" w:author="mbeckerle" w:date="2012-04-22T19:43:00Z"/>
                <w:rFonts w:eastAsia="Arial Unicode MS"/>
              </w:rPr>
            </w:pPr>
          </w:p>
          <w:p w14:paraId="084E7A88" w14:textId="77777777" w:rsidR="00F013DD" w:rsidRPr="00240AC5" w:rsidDel="009A0F4F" w:rsidRDefault="00F013DD" w:rsidP="00240AC5">
            <w:pPr>
              <w:pStyle w:val="BodyText"/>
              <w:tabs>
                <w:tab w:val="num" w:pos="360"/>
                <w:tab w:val="num" w:pos="540"/>
              </w:tabs>
              <w:spacing w:before="40"/>
              <w:rPr>
                <w:del w:id="11622" w:author="mbeckerle" w:date="2012-03-25T10:28:00Z"/>
                <w:rFonts w:eastAsia="Arial Unicode MS" w:cs="Arial"/>
              </w:rPr>
            </w:pPr>
            <w:commentRangeStart w:id="11623"/>
            <w:ins w:id="11624" w:author="Steve Hanson" w:date="2012-02-29T19:17:00Z">
              <w:del w:id="11625" w:author="mbeckerle" w:date="2012-03-25T10:28:00Z">
                <w:r w:rsidRPr="00240AC5" w:rsidDel="009A0F4F">
                  <w:rPr>
                    <w:rFonts w:eastAsia="Arial Unicode MS"/>
                  </w:rPr>
                  <w:delText xml:space="preserve"> </w:delText>
                </w:r>
              </w:del>
            </w:ins>
            <w:commentRangeEnd w:id="11623"/>
            <w:del w:id="11626" w:author="mbeckerle" w:date="2012-03-25T10:28:00Z">
              <w:r w:rsidDel="009A0F4F">
                <w:rPr>
                  <w:rStyle w:val="CommentReference"/>
                </w:rPr>
                <w:commentReference w:id="11623"/>
              </w:r>
            </w:del>
          </w:p>
          <w:p w14:paraId="45BF6861" w14:textId="77777777" w:rsidR="00805B11" w:rsidRPr="00240AC5" w:rsidRDefault="005A400F" w:rsidP="00240AC5">
            <w:pPr>
              <w:pStyle w:val="BodyText"/>
              <w:tabs>
                <w:tab w:val="num" w:pos="360"/>
                <w:tab w:val="num" w:pos="540"/>
              </w:tabs>
              <w:rPr>
                <w:rFonts w:eastAsia="Arial Unicode MS"/>
              </w:rPr>
            </w:pPr>
            <w:r w:rsidRPr="00240AC5">
              <w:rPr>
                <w:rFonts w:eastAsia="Arial Unicode MS"/>
              </w:rPr>
              <w:t>Annotation: dfdl:element, dfdl:simpleType</w:t>
            </w:r>
            <w:ins w:id="11627" w:author="Steve Hanson" w:date="2012-02-23T17:34:00Z">
              <w:r w:rsidR="00963EB3" w:rsidRPr="00240AC5">
                <w:rPr>
                  <w:rFonts w:eastAsia="Arial Unicode MS"/>
                </w:rPr>
                <w:t xml:space="preserve"> </w:t>
              </w:r>
              <w:commentRangeStart w:id="11628"/>
              <w:r w:rsidR="00963EB3" w:rsidRPr="00240AC5">
                <w:rPr>
                  <w:rFonts w:eastAsia="Arial Unicode MS"/>
                </w:rPr>
                <w:t xml:space="preserve"> </w:t>
              </w:r>
            </w:ins>
            <w:commentRangeEnd w:id="11628"/>
            <w:r w:rsidR="00963EB3" w:rsidRPr="00240AC5">
              <w:rPr>
                <w:rStyle w:val="CommentReference"/>
                <w:bCs/>
              </w:rPr>
              <w:commentReference w:id="11628"/>
            </w:r>
          </w:p>
        </w:tc>
      </w:tr>
    </w:tbl>
    <w:p w14:paraId="322F7422" w14:textId="77777777" w:rsidR="00805B11" w:rsidRPr="005223F4" w:rsidRDefault="00805B11" w:rsidP="002614BB"/>
    <w:p w14:paraId="61871211" w14:textId="77777777" w:rsidR="00E41F63" w:rsidRPr="005223F4" w:rsidRDefault="00E41F63" w:rsidP="006E4FE8">
      <w:pPr>
        <w:pStyle w:val="Heading2"/>
      </w:pPr>
      <w:bookmarkStart w:id="11629" w:name="_Toc243112835"/>
      <w:bookmarkStart w:id="11630" w:name="_Toc349042760"/>
      <w:bookmarkStart w:id="11631" w:name="_Toc362453324"/>
      <w:r w:rsidRPr="005223F4">
        <w:t xml:space="preserve">Properties </w:t>
      </w:r>
      <w:r w:rsidR="00AD0447" w:rsidRPr="005223F4">
        <w:t>S</w:t>
      </w:r>
      <w:r w:rsidRPr="005223F4">
        <w:t xml:space="preserve">pecific </w:t>
      </w:r>
      <w:bookmarkEnd w:id="11466"/>
      <w:bookmarkEnd w:id="11467"/>
      <w:r w:rsidR="00B81283" w:rsidRPr="005223F4">
        <w:t xml:space="preserve">to </w:t>
      </w:r>
      <w:r w:rsidR="00392EE6" w:rsidRPr="005223F4">
        <w:t>Boolean</w:t>
      </w:r>
      <w:bookmarkEnd w:id="11468"/>
      <w:bookmarkEnd w:id="11469"/>
      <w:bookmarkEnd w:id="11470"/>
      <w:bookmarkEnd w:id="11471"/>
      <w:r w:rsidR="003630ED" w:rsidRPr="005223F4">
        <w:t xml:space="preserve"> with Text representation</w:t>
      </w:r>
      <w:bookmarkEnd w:id="11629"/>
      <w:bookmarkEnd w:id="11630"/>
      <w:bookmarkEnd w:id="11631"/>
    </w:p>
    <w:tbl>
      <w:tblPr>
        <w:tblW w:w="89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2677"/>
        <w:gridCol w:w="6251"/>
      </w:tblGrid>
      <w:tr w:rsidR="00E41F63" w:rsidRPr="00240AC5" w14:paraId="2824B768" w14:textId="77777777" w:rsidTr="00240AC5">
        <w:trPr>
          <w:trHeight w:val="402"/>
        </w:trPr>
        <w:tc>
          <w:tcPr>
            <w:tcW w:w="2677" w:type="dxa"/>
            <w:shd w:val="clear" w:color="auto" w:fill="F3F3F3"/>
          </w:tcPr>
          <w:p w14:paraId="15CD0E97" w14:textId="77777777" w:rsidR="00E41F63" w:rsidRPr="005E3B09" w:rsidRDefault="00E41F63" w:rsidP="00240AC5">
            <w:pPr>
              <w:tabs>
                <w:tab w:val="num" w:pos="360"/>
                <w:tab w:val="num" w:pos="540"/>
              </w:tabs>
              <w:spacing w:before="40" w:after="40"/>
              <w:ind w:left="181" w:hanging="181"/>
              <w:rPr>
                <w:rFonts w:eastAsia="Arial Unicode MS" w:cs="Arial"/>
                <w:b/>
                <w:sz w:val="18"/>
                <w:szCs w:val="18"/>
              </w:rPr>
            </w:pPr>
            <w:r w:rsidRPr="005E3B09">
              <w:rPr>
                <w:rFonts w:eastAsia="Arial Unicode MS"/>
                <w:b/>
                <w:sz w:val="18"/>
                <w:szCs w:val="18"/>
              </w:rPr>
              <w:t>Property Name</w:t>
            </w:r>
          </w:p>
        </w:tc>
        <w:tc>
          <w:tcPr>
            <w:tcW w:w="6251" w:type="dxa"/>
            <w:shd w:val="clear" w:color="auto" w:fill="F3F3F3"/>
          </w:tcPr>
          <w:p w14:paraId="76B5665B" w14:textId="77777777" w:rsidR="00E41F63" w:rsidRPr="005B1DEB" w:rsidRDefault="00E41F63" w:rsidP="005B1DEB">
            <w:pPr>
              <w:rPr>
                <w:rFonts w:eastAsia="Arial Unicode MS"/>
                <w:b/>
              </w:rPr>
            </w:pPr>
            <w:r w:rsidRPr="005B1DEB">
              <w:rPr>
                <w:rFonts w:eastAsia="Arial Unicode MS"/>
                <w:b/>
              </w:rPr>
              <w:t>Description</w:t>
            </w:r>
          </w:p>
        </w:tc>
      </w:tr>
      <w:tr w:rsidR="00E41F63" w:rsidRPr="00240AC5" w14:paraId="38A1A32A" w14:textId="77777777" w:rsidTr="00240AC5">
        <w:trPr>
          <w:trHeight w:val="402"/>
        </w:trPr>
        <w:tc>
          <w:tcPr>
            <w:tcW w:w="2677" w:type="dxa"/>
            <w:shd w:val="clear" w:color="auto" w:fill="auto"/>
          </w:tcPr>
          <w:p w14:paraId="239CDE7C" w14:textId="77777777" w:rsidR="00E41F63" w:rsidRPr="00240AC5" w:rsidRDefault="00E41F63" w:rsidP="00240AC5">
            <w:pPr>
              <w:tabs>
                <w:tab w:val="num" w:pos="360"/>
                <w:tab w:val="num" w:pos="540"/>
              </w:tabs>
              <w:spacing w:before="40" w:after="40"/>
              <w:ind w:left="180" w:hanging="180"/>
              <w:rPr>
                <w:rFonts w:eastAsia="Arial Unicode MS" w:cs="Arial"/>
              </w:rPr>
            </w:pPr>
            <w:r w:rsidRPr="00240AC5">
              <w:rPr>
                <w:rFonts w:eastAsia="Arial Unicode MS" w:cs="Arial"/>
              </w:rPr>
              <w:t>textBooleanTrueRep</w:t>
            </w:r>
          </w:p>
        </w:tc>
        <w:tc>
          <w:tcPr>
            <w:tcW w:w="6251" w:type="dxa"/>
            <w:shd w:val="clear" w:color="auto" w:fill="auto"/>
          </w:tcPr>
          <w:p w14:paraId="540FFC62" w14:textId="77777777" w:rsidR="00E41F63" w:rsidRPr="00240AC5" w:rsidRDefault="007F6D4B" w:rsidP="005B1DEB">
            <w:pPr>
              <w:rPr>
                <w:rFonts w:eastAsia="Arial Unicode MS"/>
              </w:rPr>
            </w:pPr>
            <w:r w:rsidRPr="00240AC5">
              <w:rPr>
                <w:rFonts w:eastAsia="Arial Unicode MS"/>
              </w:rPr>
              <w:t xml:space="preserve">List of </w:t>
            </w:r>
            <w:commentRangeStart w:id="11632"/>
            <w:r w:rsidRPr="00240AC5">
              <w:rPr>
                <w:rFonts w:eastAsia="Arial Unicode MS"/>
              </w:rPr>
              <w:t xml:space="preserve">DFDL </w:t>
            </w:r>
            <w:r w:rsidR="00C1250C" w:rsidRPr="00240AC5">
              <w:rPr>
                <w:rFonts w:eastAsia="Arial Unicode MS"/>
              </w:rPr>
              <w:t>S</w:t>
            </w:r>
            <w:r w:rsidRPr="00240AC5">
              <w:rPr>
                <w:rFonts w:eastAsia="Arial Unicode MS"/>
              </w:rPr>
              <w:t xml:space="preserve">tring </w:t>
            </w:r>
            <w:r w:rsidR="00C1250C" w:rsidRPr="00240AC5">
              <w:rPr>
                <w:rFonts w:eastAsia="Arial Unicode MS"/>
              </w:rPr>
              <w:t>L</w:t>
            </w:r>
            <w:r w:rsidRPr="00240AC5">
              <w:rPr>
                <w:rFonts w:eastAsia="Arial Unicode MS"/>
              </w:rPr>
              <w:t>iterals</w:t>
            </w:r>
            <w:r w:rsidR="00F35F85" w:rsidRPr="00240AC5">
              <w:rPr>
                <w:rFonts w:eastAsia="Arial Unicode MS"/>
              </w:rPr>
              <w:t xml:space="preserve"> </w:t>
            </w:r>
            <w:commentRangeEnd w:id="11632"/>
            <w:r w:rsidR="001067C2" w:rsidRPr="00240AC5">
              <w:rPr>
                <w:rStyle w:val="CommentReference"/>
                <w:bCs/>
              </w:rPr>
              <w:commentReference w:id="11632"/>
            </w:r>
            <w:r w:rsidR="00F35F85" w:rsidRPr="00240AC5">
              <w:rPr>
                <w:rFonts w:eastAsia="Arial Unicode MS"/>
              </w:rPr>
              <w:t xml:space="preserve">or </w:t>
            </w:r>
            <w:r w:rsidR="00293086" w:rsidRPr="00240AC5">
              <w:rPr>
                <w:rFonts w:eastAsia="Arial Unicode MS"/>
              </w:rPr>
              <w:t>DFDL Expression</w:t>
            </w:r>
          </w:p>
          <w:p w14:paraId="0452246E" w14:textId="13F545F3" w:rsidR="00E41F63" w:rsidRPr="00240AC5" w:rsidRDefault="00400887" w:rsidP="005B1DEB">
            <w:pPr>
              <w:rPr>
                <w:ins w:id="11633" w:author="mbeckerle" w:date="2012-03-24T16:17:00Z"/>
                <w:rFonts w:eastAsia="Arial Unicode MS"/>
              </w:rPr>
            </w:pPr>
            <w:r w:rsidRPr="00240AC5">
              <w:rPr>
                <w:rFonts w:eastAsia="Arial Unicode MS"/>
              </w:rPr>
              <w:t xml:space="preserve">A whitespace separated list of </w:t>
            </w:r>
            <w:del w:id="11634" w:author="mbeckerle" w:date="2013-01-28T14:47:00Z">
              <w:r w:rsidRPr="00240AC5" w:rsidDel="00A66DCE">
                <w:rPr>
                  <w:rFonts w:eastAsia="Arial Unicode MS"/>
                </w:rPr>
                <w:delText>r</w:delText>
              </w:r>
              <w:r w:rsidR="00B374FC" w:rsidRPr="00240AC5" w:rsidDel="00A66DCE">
                <w:rPr>
                  <w:rFonts w:eastAsia="Arial Unicode MS"/>
                </w:rPr>
                <w:delText>epresentation v</w:delText>
              </w:r>
              <w:r w:rsidR="00E41F63" w:rsidRPr="00240AC5" w:rsidDel="00A66DCE">
                <w:rPr>
                  <w:rFonts w:eastAsia="Arial Unicode MS"/>
                </w:rPr>
                <w:delText>alue</w:delText>
              </w:r>
            </w:del>
            <w:ins w:id="11635" w:author="mbeckerle" w:date="2013-01-28T14:47:00Z">
              <w:r w:rsidR="00A66DCE">
                <w:rPr>
                  <w:rFonts w:eastAsia="Arial Unicode MS"/>
                </w:rPr>
                <w:t>representation</w:t>
              </w:r>
            </w:ins>
            <w:r w:rsidRPr="00240AC5">
              <w:rPr>
                <w:rFonts w:eastAsia="Arial Unicode MS"/>
              </w:rPr>
              <w:t>s</w:t>
            </w:r>
            <w:r w:rsidR="00E41F63" w:rsidRPr="00240AC5">
              <w:rPr>
                <w:rFonts w:eastAsia="Arial Unicode MS"/>
              </w:rPr>
              <w:t xml:space="preserve"> to be used for ‘true’</w:t>
            </w:r>
            <w:del w:id="11636" w:author="mbeckerle" w:date="2013-01-28T14:45:00Z">
              <w:r w:rsidR="00E41F63" w:rsidRPr="00240AC5" w:rsidDel="00A66DCE">
                <w:rPr>
                  <w:rFonts w:eastAsia="Arial Unicode MS"/>
                </w:rPr>
                <w:delText xml:space="preserve"> </w:delText>
              </w:r>
            </w:del>
            <w:ins w:id="11637" w:author="mbeckerle" w:date="2013-01-28T14:45:00Z">
              <w:r w:rsidR="00A66DCE">
                <w:rPr>
                  <w:rFonts w:eastAsia="Arial Unicode MS"/>
                </w:rPr>
                <w:t>.</w:t>
              </w:r>
            </w:ins>
            <w:commentRangeStart w:id="11638"/>
            <w:ins w:id="11639" w:author="Steve Hanson" w:date="2012-02-29T11:03:00Z">
              <w:r w:rsidR="002431C2" w:rsidRPr="00240AC5">
                <w:rPr>
                  <w:rFonts w:eastAsia="Arial Unicode MS"/>
                </w:rPr>
                <w:t xml:space="preserve"> </w:t>
              </w:r>
            </w:ins>
            <w:commentRangeEnd w:id="11638"/>
            <w:r w:rsidR="002431C2" w:rsidRPr="00240AC5">
              <w:rPr>
                <w:rStyle w:val="CommentReference"/>
                <w:bCs/>
              </w:rPr>
              <w:commentReference w:id="11638"/>
            </w:r>
            <w:ins w:id="11640" w:author="mbeckerle" w:date="2012-03-24T16:15:00Z">
              <w:r w:rsidR="00D431CF" w:rsidRPr="00240AC5">
                <w:rPr>
                  <w:rFonts w:eastAsia="Arial Unicode MS"/>
                </w:rPr>
                <w:t>These are compared after trimming when parsing, and before padding when unparsing.</w:t>
              </w:r>
            </w:ins>
          </w:p>
          <w:p w14:paraId="5E4C47DB" w14:textId="77777777" w:rsidR="00D431CF" w:rsidRPr="00240AC5" w:rsidRDefault="00D431CF" w:rsidP="005B1DEB">
            <w:pPr>
              <w:rPr>
                <w:rFonts w:eastAsia="Arial Unicode MS"/>
              </w:rPr>
            </w:pPr>
            <w:ins w:id="11641" w:author="mbeckerle" w:date="2012-03-24T16:17:00Z">
              <w:r w:rsidRPr="00240AC5">
                <w:rPr>
                  <w:rFonts w:eastAsia="Arial Unicode MS" w:cs="Arial"/>
                  <w:color w:val="000000"/>
                </w:rPr>
                <w:t>If</w:t>
              </w:r>
              <w:r w:rsidRPr="00240AC5">
                <w:rPr>
                  <w:rFonts w:eastAsia="Arial" w:cs="Arial"/>
                  <w:color w:val="000000"/>
                </w:rPr>
                <w:t xml:space="preserve"> </w:t>
              </w:r>
              <w:r w:rsidRPr="00240AC5">
                <w:rPr>
                  <w:rFonts w:eastAsia="Arial Unicode MS" w:cs="Arial"/>
                  <w:color w:val="000000"/>
                </w:rPr>
                <w:t>lengthKind</w:t>
              </w:r>
              <w:r w:rsidRPr="00240AC5">
                <w:rPr>
                  <w:rFonts w:eastAsia="Arial" w:cs="Arial"/>
                  <w:color w:val="000000"/>
                </w:rPr>
                <w:t xml:space="preserve"> </w:t>
              </w:r>
              <w:r w:rsidRPr="00240AC5">
                <w:rPr>
                  <w:rFonts w:eastAsia="Arial Unicode MS" w:cs="Arial"/>
                  <w:color w:val="000000"/>
                </w:rPr>
                <w:t>is</w:t>
              </w:r>
              <w:r w:rsidRPr="00240AC5">
                <w:rPr>
                  <w:rFonts w:eastAsia="Arial" w:cs="Arial"/>
                  <w:color w:val="000000"/>
                </w:rPr>
                <w:t xml:space="preserve"> ‘</w:t>
              </w:r>
              <w:r w:rsidRPr="00240AC5">
                <w:rPr>
                  <w:rFonts w:eastAsia="Arial Unicode MS" w:cs="Arial"/>
                  <w:color w:val="000000"/>
                </w:rPr>
                <w:t>explicit</w:t>
              </w:r>
              <w:r w:rsidRPr="00240AC5">
                <w:rPr>
                  <w:rFonts w:eastAsia="Arial" w:cs="Arial"/>
                  <w:color w:val="000000"/>
                </w:rPr>
                <w:t xml:space="preserve">’ </w:t>
              </w:r>
              <w:r w:rsidRPr="00240AC5">
                <w:rPr>
                  <w:rFonts w:eastAsia="Arial Unicode MS" w:cs="Arial"/>
                  <w:color w:val="000000"/>
                </w:rPr>
                <w:t>or</w:t>
              </w:r>
              <w:r w:rsidRPr="00240AC5">
                <w:rPr>
                  <w:rFonts w:eastAsia="Arial" w:cs="Arial"/>
                  <w:color w:val="000000"/>
                </w:rPr>
                <w:t xml:space="preserve"> ‘</w:t>
              </w:r>
              <w:r w:rsidRPr="00240AC5">
                <w:rPr>
                  <w:rFonts w:eastAsia="Arial Unicode MS" w:cs="Arial"/>
                  <w:color w:val="000000"/>
                </w:rPr>
                <w:t>implicit</w:t>
              </w:r>
              <w:r w:rsidRPr="00240AC5">
                <w:rPr>
                  <w:rFonts w:eastAsia="Arial" w:cs="Arial"/>
                  <w:color w:val="000000"/>
                </w:rPr>
                <w:t xml:space="preserve">’ </w:t>
              </w:r>
              <w:r w:rsidRPr="00240AC5">
                <w:rPr>
                  <w:rFonts w:eastAsia="Arial Unicode MS" w:cs="Arial"/>
                  <w:color w:val="000000"/>
                </w:rPr>
                <w:t>and</w:t>
              </w:r>
              <w:r w:rsidRPr="00240AC5">
                <w:rPr>
                  <w:rFonts w:eastAsia="Arial" w:cs="Arial"/>
                  <w:color w:val="000000"/>
                </w:rPr>
                <w:t xml:space="preserve"> </w:t>
              </w:r>
              <w:r w:rsidRPr="00240AC5">
                <w:rPr>
                  <w:rFonts w:eastAsia="Arial Unicode MS" w:cs="Arial"/>
                  <w:color w:val="000000"/>
                </w:rPr>
                <w:t>either</w:t>
              </w:r>
              <w:r w:rsidRPr="00240AC5">
                <w:rPr>
                  <w:rFonts w:eastAsia="Arial" w:cs="Arial"/>
                  <w:color w:val="000000"/>
                </w:rPr>
                <w:t xml:space="preserve"> </w:t>
              </w:r>
              <w:r w:rsidRPr="00240AC5">
                <w:rPr>
                  <w:rFonts w:eastAsia="Arial Unicode MS" w:cs="Arial"/>
                  <w:color w:val="000000"/>
                </w:rPr>
                <w:t>textPadKind</w:t>
              </w:r>
              <w:r w:rsidRPr="00240AC5">
                <w:rPr>
                  <w:rFonts w:eastAsia="Arial" w:cs="Arial"/>
                  <w:color w:val="000000"/>
                </w:rPr>
                <w:t xml:space="preserve"> </w:t>
              </w:r>
              <w:r w:rsidRPr="00240AC5">
                <w:rPr>
                  <w:rFonts w:eastAsia="Arial Unicode MS" w:cs="Arial"/>
                  <w:color w:val="000000"/>
                </w:rPr>
                <w:t>or</w:t>
              </w:r>
              <w:r w:rsidRPr="00240AC5">
                <w:rPr>
                  <w:rFonts w:eastAsia="Arial" w:cs="Arial"/>
                  <w:color w:val="000000"/>
                </w:rPr>
                <w:t xml:space="preserve"> </w:t>
              </w:r>
              <w:r w:rsidRPr="00240AC5">
                <w:rPr>
                  <w:rFonts w:eastAsia="Arial Unicode MS" w:cs="Arial"/>
                  <w:color w:val="000000"/>
                </w:rPr>
                <w:t>textTrimKind</w:t>
              </w:r>
              <w:r w:rsidRPr="00240AC5">
                <w:rPr>
                  <w:rFonts w:eastAsia="Arial" w:cs="Arial"/>
                  <w:color w:val="000000"/>
                </w:rPr>
                <w:t xml:space="preserve">  </w:t>
              </w:r>
              <w:r w:rsidRPr="00240AC5">
                <w:rPr>
                  <w:rFonts w:eastAsia="Arial Unicode MS" w:cs="Arial"/>
                  <w:color w:val="000000"/>
                </w:rPr>
                <w:t>is</w:t>
              </w:r>
              <w:r w:rsidRPr="00240AC5">
                <w:rPr>
                  <w:rFonts w:eastAsia="Arial" w:cs="Arial"/>
                  <w:color w:val="000000"/>
                </w:rPr>
                <w:t xml:space="preserve"> ‘</w:t>
              </w:r>
              <w:r w:rsidRPr="00240AC5">
                <w:rPr>
                  <w:rFonts w:eastAsia="Arial Unicode MS" w:cs="Arial"/>
                  <w:color w:val="000000"/>
                </w:rPr>
                <w:t>none</w:t>
              </w:r>
              <w:r w:rsidRPr="00240AC5">
                <w:rPr>
                  <w:rFonts w:eastAsia="Arial" w:cs="Arial"/>
                  <w:color w:val="000000"/>
                </w:rPr>
                <w:t xml:space="preserve">’ </w:t>
              </w:r>
              <w:r w:rsidRPr="00240AC5">
                <w:rPr>
                  <w:rFonts w:eastAsia="Arial Unicode MS" w:cs="Arial"/>
                  <w:color w:val="000000"/>
                </w:rPr>
                <w:t>then</w:t>
              </w:r>
              <w:r w:rsidRPr="00240AC5">
                <w:rPr>
                  <w:rFonts w:eastAsia="Arial" w:cs="Arial"/>
                  <w:color w:val="000000"/>
                </w:rPr>
                <w:t xml:space="preserve"> </w:t>
              </w:r>
              <w:r w:rsidRPr="00240AC5">
                <w:rPr>
                  <w:rFonts w:eastAsia="Arial Unicode MS" w:cs="Arial"/>
                  <w:color w:val="000000"/>
                </w:rPr>
                <w:t>both textBooleanTrueRep and textBooleanFalseRep</w:t>
              </w:r>
              <w:r w:rsidRPr="00240AC5">
                <w:rPr>
                  <w:rFonts w:eastAsia="Arial" w:cs="Arial"/>
                  <w:color w:val="000000"/>
                </w:rPr>
                <w:t xml:space="preserve"> </w:t>
              </w:r>
              <w:r w:rsidRPr="00240AC5">
                <w:rPr>
                  <w:rFonts w:eastAsia="Arial Unicode MS" w:cs="Arial"/>
                  <w:color w:val="000000"/>
                </w:rPr>
                <w:t>must</w:t>
              </w:r>
              <w:r w:rsidRPr="00240AC5">
                <w:rPr>
                  <w:rFonts w:eastAsia="Arial" w:cs="Arial"/>
                  <w:color w:val="000000"/>
                </w:rPr>
                <w:t xml:space="preserve"> </w:t>
              </w:r>
              <w:r w:rsidRPr="00240AC5">
                <w:rPr>
                  <w:rFonts w:eastAsia="Arial Unicode MS" w:cs="Arial"/>
                  <w:color w:val="000000"/>
                </w:rPr>
                <w:t>have</w:t>
              </w:r>
              <w:r w:rsidRPr="00240AC5">
                <w:rPr>
                  <w:rFonts w:eastAsia="Arial" w:cs="Arial"/>
                  <w:color w:val="000000"/>
                </w:rPr>
                <w:t xml:space="preserve"> </w:t>
              </w:r>
              <w:r w:rsidRPr="00240AC5">
                <w:rPr>
                  <w:rFonts w:eastAsia="Arial Unicode MS" w:cs="Arial"/>
                  <w:color w:val="000000"/>
                </w:rPr>
                <w:t>the</w:t>
              </w:r>
              <w:r w:rsidRPr="00240AC5">
                <w:rPr>
                  <w:rFonts w:eastAsia="Arial" w:cs="Arial"/>
                  <w:color w:val="000000"/>
                </w:rPr>
                <w:t xml:space="preserve"> </w:t>
              </w:r>
              <w:r w:rsidRPr="00240AC5">
                <w:rPr>
                  <w:rFonts w:eastAsia="Arial Unicode MS" w:cs="Arial"/>
                  <w:color w:val="000000"/>
                </w:rPr>
                <w:t>same</w:t>
              </w:r>
              <w:r w:rsidRPr="00240AC5">
                <w:rPr>
                  <w:rFonts w:eastAsia="Arial" w:cs="Arial"/>
                  <w:color w:val="000000"/>
                </w:rPr>
                <w:t xml:space="preserve"> </w:t>
              </w:r>
              <w:r w:rsidRPr="00240AC5">
                <w:rPr>
                  <w:rFonts w:eastAsia="Arial Unicode MS" w:cs="Arial"/>
                  <w:color w:val="000000"/>
                </w:rPr>
                <w:t>length</w:t>
              </w:r>
              <w:r w:rsidRPr="00240AC5">
                <w:rPr>
                  <w:rFonts w:eastAsia="Arial" w:cs="Arial"/>
                  <w:color w:val="000000"/>
                </w:rPr>
                <w:t xml:space="preserve"> </w:t>
              </w:r>
              <w:r w:rsidRPr="00240AC5">
                <w:rPr>
                  <w:rFonts w:eastAsia="Arial Unicode MS" w:cs="Arial"/>
                  <w:color w:val="000000"/>
                </w:rPr>
                <w:t>else</w:t>
              </w:r>
              <w:r w:rsidRPr="00240AC5">
                <w:rPr>
                  <w:rFonts w:eastAsia="Arial" w:cs="Arial"/>
                  <w:color w:val="000000"/>
                </w:rPr>
                <w:t xml:space="preserve"> </w:t>
              </w:r>
              <w:r w:rsidRPr="00240AC5">
                <w:rPr>
                  <w:rFonts w:eastAsia="Arial Unicode MS" w:cs="Arial"/>
                  <w:color w:val="000000"/>
                </w:rPr>
                <w:t>it</w:t>
              </w:r>
              <w:r w:rsidRPr="00240AC5">
                <w:rPr>
                  <w:rFonts w:eastAsia="Arial" w:cs="Arial"/>
                  <w:color w:val="000000"/>
                </w:rPr>
                <w:t xml:space="preserve"> </w:t>
              </w:r>
              <w:r w:rsidRPr="00240AC5">
                <w:rPr>
                  <w:rFonts w:eastAsia="Arial Unicode MS" w:cs="Arial"/>
                  <w:color w:val="000000"/>
                </w:rPr>
                <w:t>is</w:t>
              </w:r>
              <w:r w:rsidRPr="00240AC5">
                <w:rPr>
                  <w:rFonts w:eastAsia="Arial" w:cs="Arial"/>
                  <w:color w:val="000000"/>
                </w:rPr>
                <w:t xml:space="preserve"> </w:t>
              </w:r>
              <w:r w:rsidRPr="00240AC5">
                <w:rPr>
                  <w:rFonts w:eastAsia="Arial Unicode MS" w:cs="Arial"/>
                  <w:color w:val="000000"/>
                </w:rPr>
                <w:t>a</w:t>
              </w:r>
              <w:r w:rsidRPr="00240AC5">
                <w:rPr>
                  <w:rFonts w:eastAsia="Arial" w:cs="Arial"/>
                  <w:color w:val="000000"/>
                </w:rPr>
                <w:t xml:space="preserve"> </w:t>
              </w:r>
              <w:r w:rsidRPr="00240AC5">
                <w:rPr>
                  <w:rFonts w:eastAsia="Arial Unicode MS" w:cs="Arial"/>
                  <w:color w:val="000000"/>
                </w:rPr>
                <w:t>schema</w:t>
              </w:r>
              <w:r w:rsidRPr="00240AC5">
                <w:rPr>
                  <w:rFonts w:eastAsia="Arial" w:cs="Arial"/>
                  <w:color w:val="000000"/>
                </w:rPr>
                <w:t xml:space="preserve"> </w:t>
              </w:r>
              <w:r w:rsidRPr="00240AC5">
                <w:rPr>
                  <w:rFonts w:eastAsia="Arial Unicode MS" w:cs="Arial"/>
                  <w:color w:val="000000"/>
                </w:rPr>
                <w:t>definition</w:t>
              </w:r>
              <w:r w:rsidRPr="00240AC5">
                <w:rPr>
                  <w:rFonts w:eastAsia="Arial" w:cs="Arial"/>
                  <w:color w:val="000000"/>
                </w:rPr>
                <w:t xml:space="preserve"> </w:t>
              </w:r>
              <w:r w:rsidRPr="00240AC5">
                <w:rPr>
                  <w:rFonts w:eastAsia="Arial Unicode MS" w:cs="Arial"/>
                  <w:color w:val="000000"/>
                </w:rPr>
                <w:t>error.</w:t>
              </w:r>
            </w:ins>
          </w:p>
          <w:p w14:paraId="2F6D89BB" w14:textId="77777777" w:rsidR="001A52E4" w:rsidRPr="00240AC5" w:rsidRDefault="001A52E4" w:rsidP="005B1DEB">
            <w:pPr>
              <w:rPr>
                <w:rFonts w:eastAsia="Arial Unicode MS" w:cs="Arial"/>
              </w:rPr>
            </w:pPr>
            <w:r w:rsidRPr="00240AC5">
              <w:rPr>
                <w:rFonts w:eastAsia="Arial Unicode MS"/>
              </w:rPr>
              <w:t>This property can be computed by way of an expression which returns a string of whitespace separated list of values.</w:t>
            </w:r>
            <w:r w:rsidR="00A40483" w:rsidRPr="00240AC5">
              <w:rPr>
                <w:rFonts w:eastAsia="Arial Unicode MS"/>
              </w:rPr>
              <w:t xml:space="preserve"> </w:t>
            </w:r>
            <w:r w:rsidR="0077521F" w:rsidRPr="00240AC5">
              <w:rPr>
                <w:rFonts w:eastAsia="Arial Unicode MS"/>
              </w:rPr>
              <w:t>The expression must not contain forward references to elements which have not yet been processed.</w:t>
            </w:r>
          </w:p>
          <w:p w14:paraId="1849975D" w14:textId="77777777" w:rsidR="00400887" w:rsidRPr="00240AC5" w:rsidRDefault="00400887" w:rsidP="005B1DEB">
            <w:pPr>
              <w:rPr>
                <w:rFonts w:eastAsia="Arial Unicode MS"/>
              </w:rPr>
            </w:pPr>
            <w:r w:rsidRPr="00240AC5">
              <w:rPr>
                <w:rFonts w:eastAsia="Arial Unicode MS"/>
              </w:rPr>
              <w:t>On unparsing the first value is used</w:t>
            </w:r>
          </w:p>
          <w:p w14:paraId="5A4088C0" w14:textId="77777777" w:rsidR="00F54C1D" w:rsidRPr="00240AC5" w:rsidRDefault="00F54C1D" w:rsidP="005B1DEB">
            <w:pPr>
              <w:rPr>
                <w:ins w:id="11642" w:author="mbeckerle" w:date="2012-03-24T15:34:00Z"/>
                <w:rFonts w:eastAsia="Arial Unicode MS"/>
              </w:rPr>
            </w:pPr>
            <w:r w:rsidRPr="00240AC5">
              <w:rPr>
                <w:rFonts w:eastAsia="Arial Unicode MS"/>
              </w:rPr>
              <w:t>If dfdl:ignore</w:t>
            </w:r>
            <w:r w:rsidR="00C0708E" w:rsidRPr="00240AC5">
              <w:rPr>
                <w:rFonts w:eastAsia="Arial Unicode MS"/>
              </w:rPr>
              <w:t>C</w:t>
            </w:r>
            <w:r w:rsidRPr="00240AC5">
              <w:rPr>
                <w:rFonts w:eastAsia="Arial Unicode MS"/>
              </w:rPr>
              <w:t xml:space="preserve">ase is </w:t>
            </w:r>
            <w:r w:rsidR="00682090" w:rsidRPr="00240AC5">
              <w:rPr>
                <w:rFonts w:eastAsia="Arial Unicode MS"/>
              </w:rPr>
              <w:t>'yes'</w:t>
            </w:r>
            <w:r w:rsidR="00295475" w:rsidRPr="00240AC5">
              <w:rPr>
                <w:rFonts w:eastAsia="Arial Unicode MS"/>
              </w:rPr>
              <w:t xml:space="preserve"> </w:t>
            </w:r>
            <w:r w:rsidRPr="00240AC5">
              <w:rPr>
                <w:rFonts w:eastAsia="Arial Unicode MS"/>
              </w:rPr>
              <w:t>then the case of the string is ignored</w:t>
            </w:r>
            <w:r w:rsidR="008B7EF6" w:rsidRPr="00240AC5">
              <w:rPr>
                <w:rFonts w:eastAsia="Arial Unicode MS"/>
              </w:rPr>
              <w:t xml:space="preserve"> by the parser.</w:t>
            </w:r>
          </w:p>
          <w:p w14:paraId="78CB0FE7" w14:textId="5EB9F613" w:rsidR="008C55EF" w:rsidRPr="00240AC5" w:rsidRDefault="001D6CE4" w:rsidP="005B1DEB">
            <w:pPr>
              <w:rPr>
                <w:ins w:id="11643" w:author="mbeckerle" w:date="2012-03-24T15:34:00Z"/>
                <w:rFonts w:eastAsia="Arial Unicode MS"/>
              </w:rPr>
            </w:pPr>
            <w:ins w:id="11644" w:author="mbeckerle" w:date="2012-04-22T19:43:00Z">
              <w:r>
                <w:rPr>
                  <w:rFonts w:eastAsia="Arial Unicode MS"/>
                  <w:i/>
                </w:rPr>
                <w:t>Text Boolean</w:t>
              </w:r>
            </w:ins>
            <w:commentRangeStart w:id="11645"/>
            <w:ins w:id="11646" w:author="mbeckerle" w:date="2012-03-24T15:34:00Z">
              <w:r w:rsidR="008C55EF" w:rsidRPr="00240AC5">
                <w:rPr>
                  <w:rFonts w:eastAsia="Arial Unicode MS"/>
                  <w:i/>
                </w:rPr>
                <w:t xml:space="preserve"> Character Restrictions</w:t>
              </w:r>
            </w:ins>
            <w:commentRangeEnd w:id="11645"/>
            <w:r w:rsidR="00D02348">
              <w:rPr>
                <w:rStyle w:val="CommentReference"/>
              </w:rPr>
              <w:commentReference w:id="11645"/>
            </w:r>
            <w:ins w:id="11647" w:author="mbeckerle" w:date="2012-03-24T15:34:00Z">
              <w:r w:rsidR="008C55EF" w:rsidRPr="00240AC5">
                <w:rPr>
                  <w:rFonts w:eastAsia="Arial Unicode MS"/>
                  <w:i/>
                </w:rPr>
                <w:t>:</w:t>
              </w:r>
              <w:r w:rsidR="008C55EF" w:rsidRPr="00240AC5">
                <w:rPr>
                  <w:rFonts w:eastAsia="Arial Unicode MS"/>
                </w:rPr>
                <w:t xml:space="preserve"> The string </w:t>
              </w:r>
              <w:commentRangeStart w:id="11648"/>
              <w:r w:rsidR="008C55EF" w:rsidRPr="00240AC5">
                <w:rPr>
                  <w:rFonts w:eastAsia="Arial Unicode MS"/>
                </w:rPr>
                <w:t>literal</w:t>
              </w:r>
              <w:commentRangeEnd w:id="11648"/>
              <w:r w:rsidR="008C55EF">
                <w:rPr>
                  <w:rStyle w:val="CommentReference"/>
                </w:rPr>
                <w:commentReference w:id="11648"/>
              </w:r>
              <w:r w:rsidR="008C55EF" w:rsidRPr="00240AC5">
                <w:rPr>
                  <w:rFonts w:eastAsia="Arial Unicode MS"/>
                </w:rPr>
                <w:t xml:space="preserve"> is restricted to allow only certain kinds of </w:t>
              </w:r>
            </w:ins>
            <w:ins w:id="11649" w:author="mbeckerle" w:date="2013-01-28T13:09:00Z">
              <w:r w:rsidR="00976CB0">
                <w:rPr>
                  <w:rFonts w:eastAsia="Arial Unicode MS"/>
                </w:rPr>
                <w:t>syntax</w:t>
              </w:r>
            </w:ins>
            <w:ins w:id="11650" w:author="mbeckerle" w:date="2012-03-24T15:34:00Z">
              <w:r w:rsidR="008C55EF" w:rsidRPr="00240AC5">
                <w:rPr>
                  <w:rFonts w:eastAsia="Arial Unicode MS"/>
                </w:rPr>
                <w:t>:</w:t>
              </w:r>
            </w:ins>
          </w:p>
          <w:p w14:paraId="212E0F2D" w14:textId="77777777" w:rsidR="008C55EF" w:rsidRPr="00240AC5" w:rsidRDefault="008C55EF" w:rsidP="005B1DEB">
            <w:pPr>
              <w:numPr>
                <w:ilvl w:val="0"/>
                <w:numId w:val="152"/>
              </w:numPr>
              <w:rPr>
                <w:ins w:id="11651" w:author="mbeckerle" w:date="2012-03-24T15:34:00Z"/>
                <w:rFonts w:eastAsia="Arial Unicode MS"/>
              </w:rPr>
            </w:pPr>
            <w:ins w:id="11652" w:author="mbeckerle" w:date="2012-03-24T15:34:00Z">
              <w:r w:rsidRPr="00240AC5">
                <w:rPr>
                  <w:rFonts w:eastAsia="Arial Unicode MS"/>
                </w:rPr>
                <w:t>DFDL character entities are allowed</w:t>
              </w:r>
            </w:ins>
          </w:p>
          <w:p w14:paraId="7F08E75E" w14:textId="77777777" w:rsidR="008C55EF" w:rsidRPr="00240AC5" w:rsidRDefault="008C55EF" w:rsidP="005B1DEB">
            <w:pPr>
              <w:numPr>
                <w:ilvl w:val="0"/>
                <w:numId w:val="152"/>
              </w:numPr>
              <w:rPr>
                <w:ins w:id="11653" w:author="mbeckerle" w:date="2012-03-24T15:34:00Z"/>
                <w:rFonts w:eastAsia="Arial Unicode MS"/>
              </w:rPr>
            </w:pPr>
            <w:ins w:id="11654" w:author="mbeckerle" w:date="2012-03-24T15:34:00Z">
              <w:r w:rsidRPr="00240AC5">
                <w:rPr>
                  <w:rFonts w:eastAsia="Arial Unicode MS"/>
                </w:rPr>
                <w:t>The raw byte entity ( %#r ) is not allowed.</w:t>
              </w:r>
            </w:ins>
          </w:p>
          <w:p w14:paraId="13A0FFEE" w14:textId="77777777" w:rsidR="008C55EF" w:rsidRPr="00240AC5" w:rsidRDefault="008C55EF" w:rsidP="005B1DEB">
            <w:pPr>
              <w:numPr>
                <w:ilvl w:val="0"/>
                <w:numId w:val="152"/>
              </w:numPr>
              <w:rPr>
                <w:ins w:id="11655" w:author="mbeckerle" w:date="2012-03-24T15:34:00Z"/>
                <w:rFonts w:eastAsia="Arial Unicode MS"/>
              </w:rPr>
            </w:pPr>
            <w:ins w:id="11656" w:author="mbeckerle" w:date="2012-03-24T15:34:00Z">
              <w:r w:rsidRPr="00240AC5">
                <w:rPr>
                  <w:rFonts w:eastAsia="Arial Unicode MS"/>
                </w:rPr>
                <w:t>DFDL Character classes ( NL, WSP, WSP+, WSP*, ES ) are not allowed</w:t>
              </w:r>
            </w:ins>
          </w:p>
          <w:p w14:paraId="22870DD4" w14:textId="77777777" w:rsidR="008C55EF" w:rsidRPr="00240AC5" w:rsidRDefault="008C55EF" w:rsidP="005B1DEB">
            <w:pPr>
              <w:rPr>
                <w:ins w:id="11657" w:author="mbeckerle" w:date="2012-03-24T15:34:00Z"/>
                <w:rFonts w:eastAsia="Arial Unicode MS"/>
              </w:rPr>
            </w:pPr>
            <w:ins w:id="11658" w:author="mbeckerle" w:date="2012-03-24T15:34:00Z">
              <w:r w:rsidRPr="00240AC5">
                <w:rPr>
                  <w:rFonts w:eastAsia="Arial Unicode MS"/>
                </w:rPr>
                <w:t>It is a schema definition error if the string literal contains any of the disallowed constructs.</w:t>
              </w:r>
            </w:ins>
          </w:p>
          <w:p w14:paraId="322A329E" w14:textId="67293B62" w:rsidR="008C55EF" w:rsidRPr="00240AC5" w:rsidDel="001D6CE4" w:rsidRDefault="008C55EF" w:rsidP="005B1DEB">
            <w:pPr>
              <w:rPr>
                <w:del w:id="11659" w:author="mbeckerle" w:date="2012-04-22T19:44:00Z"/>
                <w:rFonts w:eastAsia="Arial Unicode MS"/>
              </w:rPr>
            </w:pPr>
          </w:p>
          <w:p w14:paraId="17E49E82" w14:textId="77777777" w:rsidR="00E41F63" w:rsidRPr="00240AC5" w:rsidRDefault="005A400F" w:rsidP="005B1DEB">
            <w:pPr>
              <w:rPr>
                <w:rFonts w:eastAsia="Arial Unicode MS"/>
              </w:rPr>
            </w:pPr>
            <w:r w:rsidRPr="00240AC5">
              <w:rPr>
                <w:rFonts w:eastAsia="Arial Unicode MS"/>
              </w:rPr>
              <w:t>Annotation: dfdl:element, dfdl:simpleType</w:t>
            </w:r>
          </w:p>
        </w:tc>
      </w:tr>
      <w:tr w:rsidR="00E41F63" w:rsidRPr="00240AC5" w14:paraId="69ECA8BD" w14:textId="77777777" w:rsidTr="00240AC5">
        <w:trPr>
          <w:trHeight w:val="1377"/>
        </w:trPr>
        <w:tc>
          <w:tcPr>
            <w:tcW w:w="2677" w:type="dxa"/>
            <w:shd w:val="clear" w:color="auto" w:fill="auto"/>
          </w:tcPr>
          <w:p w14:paraId="2BFD561B" w14:textId="77777777" w:rsidR="00E41F63" w:rsidRPr="00240AC5" w:rsidRDefault="00E41F63" w:rsidP="00240AC5">
            <w:pPr>
              <w:tabs>
                <w:tab w:val="num" w:pos="360"/>
                <w:tab w:val="num" w:pos="540"/>
              </w:tabs>
              <w:spacing w:before="40" w:after="40"/>
              <w:ind w:left="180" w:hanging="180"/>
              <w:rPr>
                <w:rFonts w:eastAsia="Arial Unicode MS" w:cs="Arial"/>
              </w:rPr>
            </w:pPr>
            <w:r w:rsidRPr="00240AC5">
              <w:rPr>
                <w:rFonts w:eastAsia="Arial Unicode MS" w:cs="Arial"/>
              </w:rPr>
              <w:t>textBooleanFalseRep</w:t>
            </w:r>
          </w:p>
        </w:tc>
        <w:tc>
          <w:tcPr>
            <w:tcW w:w="6251" w:type="dxa"/>
            <w:shd w:val="clear" w:color="auto" w:fill="auto"/>
          </w:tcPr>
          <w:p w14:paraId="30DD071A" w14:textId="77777777" w:rsidR="00E41F63" w:rsidRPr="00240AC5" w:rsidRDefault="007F6D4B" w:rsidP="005B1DEB">
            <w:pPr>
              <w:rPr>
                <w:rFonts w:eastAsia="Arial Unicode MS"/>
              </w:rPr>
            </w:pPr>
            <w:r w:rsidRPr="00240AC5">
              <w:rPr>
                <w:rFonts w:eastAsia="Arial Unicode MS"/>
              </w:rPr>
              <w:t xml:space="preserve">List of </w:t>
            </w:r>
            <w:commentRangeStart w:id="11660"/>
            <w:r w:rsidRPr="00240AC5">
              <w:rPr>
                <w:rFonts w:eastAsia="Arial Unicode MS"/>
              </w:rPr>
              <w:t xml:space="preserve">DFDL </w:t>
            </w:r>
            <w:r w:rsidR="00C1250C" w:rsidRPr="00240AC5">
              <w:rPr>
                <w:rFonts w:eastAsia="Arial Unicode MS"/>
              </w:rPr>
              <w:t>S</w:t>
            </w:r>
            <w:r w:rsidRPr="00240AC5">
              <w:rPr>
                <w:rFonts w:eastAsia="Arial Unicode MS"/>
              </w:rPr>
              <w:t xml:space="preserve">tring </w:t>
            </w:r>
            <w:r w:rsidR="00C1250C" w:rsidRPr="00240AC5">
              <w:rPr>
                <w:rFonts w:eastAsia="Arial Unicode MS"/>
              </w:rPr>
              <w:t>L</w:t>
            </w:r>
            <w:r w:rsidRPr="00240AC5">
              <w:rPr>
                <w:rFonts w:eastAsia="Arial Unicode MS"/>
              </w:rPr>
              <w:t>iterals</w:t>
            </w:r>
            <w:r w:rsidR="00F35F85" w:rsidRPr="00240AC5">
              <w:rPr>
                <w:rFonts w:eastAsia="Arial Unicode MS"/>
              </w:rPr>
              <w:t xml:space="preserve"> </w:t>
            </w:r>
            <w:commentRangeEnd w:id="11660"/>
            <w:r w:rsidR="001067C2" w:rsidRPr="00240AC5">
              <w:rPr>
                <w:rStyle w:val="CommentReference"/>
                <w:bCs/>
              </w:rPr>
              <w:commentReference w:id="11660"/>
            </w:r>
            <w:r w:rsidR="00F35F85" w:rsidRPr="00240AC5">
              <w:rPr>
                <w:rFonts w:eastAsia="Arial Unicode MS"/>
              </w:rPr>
              <w:t xml:space="preserve">or </w:t>
            </w:r>
            <w:r w:rsidR="00293086" w:rsidRPr="00240AC5">
              <w:rPr>
                <w:rFonts w:eastAsia="Arial Unicode MS"/>
              </w:rPr>
              <w:t>DFDL Expression</w:t>
            </w:r>
          </w:p>
          <w:p w14:paraId="2A663A40" w14:textId="13149032" w:rsidR="001A52E4" w:rsidRPr="00240AC5" w:rsidRDefault="00400887" w:rsidP="005B1DEB">
            <w:pPr>
              <w:rPr>
                <w:rFonts w:eastAsia="Arial Unicode MS"/>
              </w:rPr>
            </w:pPr>
            <w:r w:rsidRPr="00240AC5">
              <w:rPr>
                <w:rFonts w:eastAsia="Arial Unicode MS"/>
              </w:rPr>
              <w:t xml:space="preserve">A whitespace separated list of </w:t>
            </w:r>
            <w:del w:id="11661" w:author="mbeckerle" w:date="2013-01-28T14:47:00Z">
              <w:r w:rsidRPr="00240AC5" w:rsidDel="00A66DCE">
                <w:rPr>
                  <w:rFonts w:eastAsia="Arial Unicode MS"/>
                </w:rPr>
                <w:delText>r</w:delText>
              </w:r>
              <w:r w:rsidR="00B374FC" w:rsidRPr="00240AC5" w:rsidDel="00A66DCE">
                <w:rPr>
                  <w:rFonts w:eastAsia="Arial Unicode MS"/>
                </w:rPr>
                <w:delText>epresentation v</w:delText>
              </w:r>
              <w:r w:rsidR="00E41F63" w:rsidRPr="00240AC5" w:rsidDel="00A66DCE">
                <w:rPr>
                  <w:rFonts w:eastAsia="Arial Unicode MS"/>
                </w:rPr>
                <w:delText>alue</w:delText>
              </w:r>
            </w:del>
            <w:ins w:id="11662" w:author="mbeckerle" w:date="2013-01-28T14:47:00Z">
              <w:r w:rsidR="00A66DCE">
                <w:rPr>
                  <w:rFonts w:eastAsia="Arial Unicode MS"/>
                </w:rPr>
                <w:t>representation</w:t>
              </w:r>
            </w:ins>
            <w:ins w:id="11663" w:author="mbeckerle" w:date="2013-01-28T14:13:00Z">
              <w:r w:rsidR="009410BB">
                <w:rPr>
                  <w:rFonts w:eastAsia="Arial Unicode MS"/>
                </w:rPr>
                <w:t>s</w:t>
              </w:r>
            </w:ins>
            <w:r w:rsidR="00E41F63" w:rsidRPr="00240AC5">
              <w:rPr>
                <w:rFonts w:eastAsia="Arial Unicode MS"/>
              </w:rPr>
              <w:t xml:space="preserve"> to be used for ‘false’</w:t>
            </w:r>
            <w:commentRangeStart w:id="11664"/>
            <w:ins w:id="11665" w:author="mbeckerle" w:date="2012-03-24T16:16:00Z">
              <w:r w:rsidR="00D431CF" w:rsidRPr="00240AC5">
                <w:rPr>
                  <w:rFonts w:eastAsia="Arial Unicode MS"/>
                </w:rPr>
                <w:t xml:space="preserve"> </w:t>
              </w:r>
              <w:commentRangeEnd w:id="11664"/>
              <w:r w:rsidR="00D431CF" w:rsidRPr="00240AC5">
                <w:rPr>
                  <w:rStyle w:val="CommentReference"/>
                  <w:bCs/>
                </w:rPr>
                <w:commentReference w:id="11664"/>
              </w:r>
              <w:r w:rsidR="00D431CF" w:rsidRPr="00240AC5">
                <w:rPr>
                  <w:rFonts w:eastAsia="Arial Unicode MS"/>
                </w:rPr>
                <w:t>These are compared after trimming when parsing, and before padding when unparsing.</w:t>
              </w:r>
            </w:ins>
            <w:ins w:id="11666" w:author="Steve Hanson" w:date="2012-02-29T11:03:00Z">
              <w:r w:rsidR="002431C2" w:rsidRPr="00240AC5">
                <w:rPr>
                  <w:rFonts w:eastAsia="Arial Unicode MS"/>
                </w:rPr>
                <w:t xml:space="preserve">  </w:t>
              </w:r>
            </w:ins>
          </w:p>
          <w:p w14:paraId="2ED57FDE" w14:textId="77777777" w:rsidR="00D431CF" w:rsidRPr="00240AC5" w:rsidRDefault="00D431CF" w:rsidP="005B1DEB">
            <w:pPr>
              <w:rPr>
                <w:ins w:id="11667" w:author="mbeckerle" w:date="2012-03-24T16:17:00Z"/>
                <w:rFonts w:eastAsia="Arial Unicode MS"/>
              </w:rPr>
            </w:pPr>
            <w:ins w:id="11668" w:author="mbeckerle" w:date="2012-03-24T16:18:00Z">
              <w:r w:rsidRPr="00240AC5">
                <w:rPr>
                  <w:rFonts w:eastAsia="Arial Unicode MS" w:cs="Arial"/>
                  <w:color w:val="000000"/>
                </w:rPr>
                <w:t>If</w:t>
              </w:r>
              <w:r w:rsidRPr="00240AC5">
                <w:rPr>
                  <w:rFonts w:eastAsia="Arial" w:cs="Arial"/>
                  <w:color w:val="000000"/>
                </w:rPr>
                <w:t xml:space="preserve"> </w:t>
              </w:r>
              <w:r w:rsidRPr="00240AC5">
                <w:rPr>
                  <w:rFonts w:eastAsia="Arial Unicode MS" w:cs="Arial"/>
                  <w:color w:val="000000"/>
                </w:rPr>
                <w:t>lengthKind</w:t>
              </w:r>
              <w:r w:rsidRPr="00240AC5">
                <w:rPr>
                  <w:rFonts w:eastAsia="Arial" w:cs="Arial"/>
                  <w:color w:val="000000"/>
                </w:rPr>
                <w:t xml:space="preserve"> </w:t>
              </w:r>
              <w:r w:rsidRPr="00240AC5">
                <w:rPr>
                  <w:rFonts w:eastAsia="Arial Unicode MS" w:cs="Arial"/>
                  <w:color w:val="000000"/>
                </w:rPr>
                <w:t>is</w:t>
              </w:r>
              <w:r w:rsidRPr="00240AC5">
                <w:rPr>
                  <w:rFonts w:eastAsia="Arial" w:cs="Arial"/>
                  <w:color w:val="000000"/>
                </w:rPr>
                <w:t xml:space="preserve"> ‘</w:t>
              </w:r>
              <w:r w:rsidRPr="00240AC5">
                <w:rPr>
                  <w:rFonts w:eastAsia="Arial Unicode MS" w:cs="Arial"/>
                  <w:color w:val="000000"/>
                </w:rPr>
                <w:t>explicit</w:t>
              </w:r>
              <w:r w:rsidRPr="00240AC5">
                <w:rPr>
                  <w:rFonts w:eastAsia="Arial" w:cs="Arial"/>
                  <w:color w:val="000000"/>
                </w:rPr>
                <w:t xml:space="preserve">’ </w:t>
              </w:r>
              <w:r w:rsidRPr="00240AC5">
                <w:rPr>
                  <w:rFonts w:eastAsia="Arial Unicode MS" w:cs="Arial"/>
                  <w:color w:val="000000"/>
                </w:rPr>
                <w:t>or</w:t>
              </w:r>
              <w:r w:rsidRPr="00240AC5">
                <w:rPr>
                  <w:rFonts w:eastAsia="Arial" w:cs="Arial"/>
                  <w:color w:val="000000"/>
                </w:rPr>
                <w:t xml:space="preserve"> ‘</w:t>
              </w:r>
              <w:r w:rsidRPr="00240AC5">
                <w:rPr>
                  <w:rFonts w:eastAsia="Arial Unicode MS" w:cs="Arial"/>
                  <w:color w:val="000000"/>
                </w:rPr>
                <w:t>implicit</w:t>
              </w:r>
              <w:r w:rsidRPr="00240AC5">
                <w:rPr>
                  <w:rFonts w:eastAsia="Arial" w:cs="Arial"/>
                  <w:color w:val="000000"/>
                </w:rPr>
                <w:t xml:space="preserve">’ </w:t>
              </w:r>
              <w:r w:rsidRPr="00240AC5">
                <w:rPr>
                  <w:rFonts w:eastAsia="Arial Unicode MS" w:cs="Arial"/>
                  <w:color w:val="000000"/>
                </w:rPr>
                <w:t>and</w:t>
              </w:r>
              <w:r w:rsidRPr="00240AC5">
                <w:rPr>
                  <w:rFonts w:eastAsia="Arial" w:cs="Arial"/>
                  <w:color w:val="000000"/>
                </w:rPr>
                <w:t xml:space="preserve"> </w:t>
              </w:r>
              <w:r w:rsidRPr="00240AC5">
                <w:rPr>
                  <w:rFonts w:eastAsia="Arial Unicode MS" w:cs="Arial"/>
                  <w:color w:val="000000"/>
                </w:rPr>
                <w:t>either</w:t>
              </w:r>
              <w:r w:rsidRPr="00240AC5">
                <w:rPr>
                  <w:rFonts w:eastAsia="Arial" w:cs="Arial"/>
                  <w:color w:val="000000"/>
                </w:rPr>
                <w:t xml:space="preserve"> </w:t>
              </w:r>
              <w:r w:rsidRPr="00240AC5">
                <w:rPr>
                  <w:rFonts w:eastAsia="Arial Unicode MS" w:cs="Arial"/>
                  <w:color w:val="000000"/>
                </w:rPr>
                <w:t>textPadKind</w:t>
              </w:r>
              <w:r w:rsidRPr="00240AC5">
                <w:rPr>
                  <w:rFonts w:eastAsia="Arial" w:cs="Arial"/>
                  <w:color w:val="000000"/>
                </w:rPr>
                <w:t xml:space="preserve"> </w:t>
              </w:r>
              <w:r w:rsidRPr="00240AC5">
                <w:rPr>
                  <w:rFonts w:eastAsia="Arial Unicode MS" w:cs="Arial"/>
                  <w:color w:val="000000"/>
                </w:rPr>
                <w:t>or</w:t>
              </w:r>
              <w:r w:rsidRPr="00240AC5">
                <w:rPr>
                  <w:rFonts w:eastAsia="Arial" w:cs="Arial"/>
                  <w:color w:val="000000"/>
                </w:rPr>
                <w:t xml:space="preserve"> </w:t>
              </w:r>
              <w:r w:rsidRPr="00240AC5">
                <w:rPr>
                  <w:rFonts w:eastAsia="Arial Unicode MS" w:cs="Arial"/>
                  <w:color w:val="000000"/>
                </w:rPr>
                <w:t>textTrimKind</w:t>
              </w:r>
              <w:r w:rsidRPr="00240AC5">
                <w:rPr>
                  <w:rFonts w:eastAsia="Arial" w:cs="Arial"/>
                  <w:color w:val="000000"/>
                </w:rPr>
                <w:t xml:space="preserve">  </w:t>
              </w:r>
              <w:r w:rsidRPr="00240AC5">
                <w:rPr>
                  <w:rFonts w:eastAsia="Arial Unicode MS" w:cs="Arial"/>
                  <w:color w:val="000000"/>
                </w:rPr>
                <w:t>is</w:t>
              </w:r>
              <w:r w:rsidRPr="00240AC5">
                <w:rPr>
                  <w:rFonts w:eastAsia="Arial" w:cs="Arial"/>
                  <w:color w:val="000000"/>
                </w:rPr>
                <w:t xml:space="preserve"> ‘</w:t>
              </w:r>
              <w:r w:rsidRPr="00240AC5">
                <w:rPr>
                  <w:rFonts w:eastAsia="Arial Unicode MS" w:cs="Arial"/>
                  <w:color w:val="000000"/>
                </w:rPr>
                <w:t>none</w:t>
              </w:r>
              <w:r w:rsidRPr="00240AC5">
                <w:rPr>
                  <w:rFonts w:eastAsia="Arial" w:cs="Arial"/>
                  <w:color w:val="000000"/>
                </w:rPr>
                <w:t xml:space="preserve">’ </w:t>
              </w:r>
              <w:r w:rsidRPr="00240AC5">
                <w:rPr>
                  <w:rFonts w:eastAsia="Arial Unicode MS" w:cs="Arial"/>
                  <w:color w:val="000000"/>
                </w:rPr>
                <w:t>then</w:t>
              </w:r>
              <w:r w:rsidRPr="00240AC5">
                <w:rPr>
                  <w:rFonts w:eastAsia="Arial" w:cs="Arial"/>
                  <w:color w:val="000000"/>
                </w:rPr>
                <w:t xml:space="preserve"> </w:t>
              </w:r>
              <w:r w:rsidRPr="00240AC5">
                <w:rPr>
                  <w:rFonts w:eastAsia="Arial Unicode MS" w:cs="Arial"/>
                  <w:color w:val="000000"/>
                </w:rPr>
                <w:t>both textBooleanTrueRep and textBooleanFalseRep</w:t>
              </w:r>
              <w:r w:rsidRPr="00240AC5">
                <w:rPr>
                  <w:rFonts w:eastAsia="Arial" w:cs="Arial"/>
                  <w:color w:val="000000"/>
                </w:rPr>
                <w:t xml:space="preserve"> </w:t>
              </w:r>
              <w:r w:rsidRPr="00240AC5">
                <w:rPr>
                  <w:rFonts w:eastAsia="Arial Unicode MS" w:cs="Arial"/>
                  <w:color w:val="000000"/>
                </w:rPr>
                <w:t>must</w:t>
              </w:r>
              <w:r w:rsidRPr="00240AC5">
                <w:rPr>
                  <w:rFonts w:eastAsia="Arial" w:cs="Arial"/>
                  <w:color w:val="000000"/>
                </w:rPr>
                <w:t xml:space="preserve"> </w:t>
              </w:r>
              <w:r w:rsidRPr="00240AC5">
                <w:rPr>
                  <w:rFonts w:eastAsia="Arial Unicode MS" w:cs="Arial"/>
                  <w:color w:val="000000"/>
                </w:rPr>
                <w:t>have</w:t>
              </w:r>
              <w:r w:rsidRPr="00240AC5">
                <w:rPr>
                  <w:rFonts w:eastAsia="Arial" w:cs="Arial"/>
                  <w:color w:val="000000"/>
                </w:rPr>
                <w:t xml:space="preserve"> </w:t>
              </w:r>
              <w:r w:rsidRPr="00240AC5">
                <w:rPr>
                  <w:rFonts w:eastAsia="Arial Unicode MS" w:cs="Arial"/>
                  <w:color w:val="000000"/>
                </w:rPr>
                <w:t>the</w:t>
              </w:r>
              <w:r w:rsidRPr="00240AC5">
                <w:rPr>
                  <w:rFonts w:eastAsia="Arial" w:cs="Arial"/>
                  <w:color w:val="000000"/>
                </w:rPr>
                <w:t xml:space="preserve"> </w:t>
              </w:r>
              <w:r w:rsidRPr="00240AC5">
                <w:rPr>
                  <w:rFonts w:eastAsia="Arial Unicode MS" w:cs="Arial"/>
                  <w:color w:val="000000"/>
                </w:rPr>
                <w:t>same</w:t>
              </w:r>
              <w:r w:rsidRPr="00240AC5">
                <w:rPr>
                  <w:rFonts w:eastAsia="Arial" w:cs="Arial"/>
                  <w:color w:val="000000"/>
                </w:rPr>
                <w:t xml:space="preserve"> </w:t>
              </w:r>
              <w:r w:rsidRPr="00240AC5">
                <w:rPr>
                  <w:rFonts w:eastAsia="Arial Unicode MS" w:cs="Arial"/>
                  <w:color w:val="000000"/>
                </w:rPr>
                <w:t>length</w:t>
              </w:r>
              <w:r w:rsidRPr="00240AC5">
                <w:rPr>
                  <w:rFonts w:eastAsia="Arial" w:cs="Arial"/>
                  <w:color w:val="000000"/>
                </w:rPr>
                <w:t xml:space="preserve"> </w:t>
              </w:r>
              <w:r w:rsidRPr="00240AC5">
                <w:rPr>
                  <w:rFonts w:eastAsia="Arial Unicode MS" w:cs="Arial"/>
                  <w:color w:val="000000"/>
                </w:rPr>
                <w:t>else</w:t>
              </w:r>
              <w:r w:rsidRPr="00240AC5">
                <w:rPr>
                  <w:rFonts w:eastAsia="Arial" w:cs="Arial"/>
                  <w:color w:val="000000"/>
                </w:rPr>
                <w:t xml:space="preserve"> </w:t>
              </w:r>
              <w:r w:rsidRPr="00240AC5">
                <w:rPr>
                  <w:rFonts w:eastAsia="Arial Unicode MS" w:cs="Arial"/>
                  <w:color w:val="000000"/>
                </w:rPr>
                <w:t>it</w:t>
              </w:r>
              <w:r w:rsidRPr="00240AC5">
                <w:rPr>
                  <w:rFonts w:eastAsia="Arial" w:cs="Arial"/>
                  <w:color w:val="000000"/>
                </w:rPr>
                <w:t xml:space="preserve"> </w:t>
              </w:r>
              <w:r w:rsidRPr="00240AC5">
                <w:rPr>
                  <w:rFonts w:eastAsia="Arial Unicode MS" w:cs="Arial"/>
                  <w:color w:val="000000"/>
                </w:rPr>
                <w:t>is</w:t>
              </w:r>
              <w:r w:rsidRPr="00240AC5">
                <w:rPr>
                  <w:rFonts w:eastAsia="Arial" w:cs="Arial"/>
                  <w:color w:val="000000"/>
                </w:rPr>
                <w:t xml:space="preserve"> </w:t>
              </w:r>
              <w:r w:rsidRPr="00240AC5">
                <w:rPr>
                  <w:rFonts w:eastAsia="Arial Unicode MS" w:cs="Arial"/>
                  <w:color w:val="000000"/>
                </w:rPr>
                <w:t>a</w:t>
              </w:r>
              <w:r w:rsidRPr="00240AC5">
                <w:rPr>
                  <w:rFonts w:eastAsia="Arial" w:cs="Arial"/>
                  <w:color w:val="000000"/>
                </w:rPr>
                <w:t xml:space="preserve"> </w:t>
              </w:r>
              <w:r w:rsidRPr="00240AC5">
                <w:rPr>
                  <w:rFonts w:eastAsia="Arial Unicode MS" w:cs="Arial"/>
                  <w:color w:val="000000"/>
                </w:rPr>
                <w:t>schema</w:t>
              </w:r>
              <w:r w:rsidRPr="00240AC5">
                <w:rPr>
                  <w:rFonts w:eastAsia="Arial" w:cs="Arial"/>
                  <w:color w:val="000000"/>
                </w:rPr>
                <w:t xml:space="preserve"> </w:t>
              </w:r>
              <w:r w:rsidRPr="00240AC5">
                <w:rPr>
                  <w:rFonts w:eastAsia="Arial Unicode MS" w:cs="Arial"/>
                  <w:color w:val="000000"/>
                </w:rPr>
                <w:t>definition</w:t>
              </w:r>
              <w:r w:rsidRPr="00240AC5">
                <w:rPr>
                  <w:rFonts w:eastAsia="Arial" w:cs="Arial"/>
                  <w:color w:val="000000"/>
                </w:rPr>
                <w:t xml:space="preserve"> </w:t>
              </w:r>
              <w:r w:rsidRPr="00240AC5">
                <w:rPr>
                  <w:rFonts w:eastAsia="Arial Unicode MS" w:cs="Arial"/>
                  <w:color w:val="000000"/>
                </w:rPr>
                <w:t>error.</w:t>
              </w:r>
            </w:ins>
          </w:p>
          <w:p w14:paraId="4F974096" w14:textId="77777777" w:rsidR="001A52E4" w:rsidRPr="00240AC5" w:rsidRDefault="001A52E4" w:rsidP="005B1DEB">
            <w:pPr>
              <w:rPr>
                <w:rFonts w:eastAsia="Arial Unicode MS" w:cs="Arial"/>
              </w:rPr>
            </w:pPr>
            <w:r w:rsidRPr="00240AC5">
              <w:rPr>
                <w:rFonts w:eastAsia="Arial Unicode MS"/>
              </w:rPr>
              <w:t>This property can be computed by way of an expression which returns a string of whitespace separated list of values.</w:t>
            </w:r>
            <w:r w:rsidR="00A40483" w:rsidRPr="00240AC5">
              <w:rPr>
                <w:rFonts w:eastAsia="Arial Unicode MS"/>
              </w:rPr>
              <w:t xml:space="preserve"> </w:t>
            </w:r>
            <w:r w:rsidR="0077521F" w:rsidRPr="00240AC5">
              <w:rPr>
                <w:rFonts w:eastAsia="Arial Unicode MS"/>
              </w:rPr>
              <w:t>The expression must not contain forward references to elements which have not yet been processed.</w:t>
            </w:r>
          </w:p>
          <w:p w14:paraId="7895ABA1" w14:textId="77777777" w:rsidR="00400887" w:rsidRPr="00240AC5" w:rsidRDefault="00400887" w:rsidP="005B1DEB">
            <w:pPr>
              <w:rPr>
                <w:rFonts w:eastAsia="Arial Unicode MS"/>
              </w:rPr>
            </w:pPr>
            <w:r w:rsidRPr="00240AC5">
              <w:rPr>
                <w:rFonts w:eastAsia="Arial Unicode MS"/>
              </w:rPr>
              <w:t>On unparsing the first value is used</w:t>
            </w:r>
          </w:p>
          <w:p w14:paraId="20E64A55" w14:textId="77777777" w:rsidR="00F54C1D" w:rsidRPr="00240AC5" w:rsidRDefault="00F54C1D" w:rsidP="005B1DEB">
            <w:pPr>
              <w:rPr>
                <w:ins w:id="11669" w:author="mbeckerle" w:date="2012-03-24T15:35:00Z"/>
                <w:rFonts w:eastAsia="Arial Unicode MS"/>
              </w:rPr>
            </w:pPr>
            <w:r w:rsidRPr="00240AC5">
              <w:rPr>
                <w:rFonts w:eastAsia="Arial Unicode MS"/>
              </w:rPr>
              <w:t>If dfdl:ignore</w:t>
            </w:r>
            <w:r w:rsidR="00C0708E" w:rsidRPr="00240AC5">
              <w:rPr>
                <w:rFonts w:eastAsia="Arial Unicode MS"/>
              </w:rPr>
              <w:t>C</w:t>
            </w:r>
            <w:r w:rsidRPr="00240AC5">
              <w:rPr>
                <w:rFonts w:eastAsia="Arial Unicode MS"/>
              </w:rPr>
              <w:t xml:space="preserve">ase is </w:t>
            </w:r>
            <w:r w:rsidR="00682090" w:rsidRPr="00240AC5">
              <w:rPr>
                <w:rFonts w:eastAsia="Arial Unicode MS"/>
              </w:rPr>
              <w:t>'yes'</w:t>
            </w:r>
            <w:r w:rsidR="00295475" w:rsidRPr="00240AC5">
              <w:rPr>
                <w:rFonts w:eastAsia="Arial Unicode MS"/>
              </w:rPr>
              <w:t xml:space="preserve"> </w:t>
            </w:r>
            <w:r w:rsidRPr="00240AC5">
              <w:rPr>
                <w:rFonts w:eastAsia="Arial Unicode MS"/>
              </w:rPr>
              <w:t>then the case of the string is ignored</w:t>
            </w:r>
            <w:r w:rsidR="008B7EF6" w:rsidRPr="00240AC5">
              <w:rPr>
                <w:rFonts w:eastAsia="Arial Unicode MS"/>
              </w:rPr>
              <w:t xml:space="preserve"> by the parser.</w:t>
            </w:r>
          </w:p>
          <w:p w14:paraId="3DBE68AF" w14:textId="58C897B8" w:rsidR="008C55EF" w:rsidRPr="00240AC5" w:rsidRDefault="008C55EF" w:rsidP="005B1DEB">
            <w:pPr>
              <w:rPr>
                <w:rFonts w:eastAsia="Arial Unicode MS"/>
              </w:rPr>
            </w:pPr>
            <w:ins w:id="11670" w:author="mbeckerle" w:date="2012-03-24T15:35:00Z">
              <w:r w:rsidRPr="00240AC5">
                <w:rPr>
                  <w:rFonts w:eastAsia="Arial"/>
                  <w:color w:val="000000"/>
                  <w:lang w:eastAsia="ja-JP" w:bidi="he-IL"/>
                </w:rPr>
                <w:t>The string literal value is restricted in the same way as described in “</w:t>
              </w:r>
            </w:ins>
            <w:ins w:id="11671" w:author="mbeckerle" w:date="2012-04-22T19:44:00Z">
              <w:r w:rsidR="001D6CE4">
                <w:rPr>
                  <w:rFonts w:eastAsia="Arial"/>
                  <w:i/>
                  <w:iCs/>
                  <w:color w:val="000000"/>
                  <w:lang w:eastAsia="ja-JP" w:bidi="he-IL"/>
                </w:rPr>
                <w:t>Text Boolean</w:t>
              </w:r>
            </w:ins>
            <w:commentRangeStart w:id="11672"/>
            <w:ins w:id="11673" w:author="mbeckerle" w:date="2012-03-24T15:35:00Z">
              <w:r w:rsidRPr="00240AC5">
                <w:rPr>
                  <w:rFonts w:eastAsia="Arial"/>
                  <w:i/>
                  <w:iCs/>
                  <w:color w:val="000000"/>
                  <w:lang w:eastAsia="ja-JP" w:bidi="he-IL"/>
                </w:rPr>
                <w:t xml:space="preserve"> Character Restrictions</w:t>
              </w:r>
            </w:ins>
            <w:commentRangeEnd w:id="11672"/>
            <w:r w:rsidR="00D02348">
              <w:rPr>
                <w:rStyle w:val="CommentReference"/>
              </w:rPr>
              <w:commentReference w:id="11672"/>
            </w:r>
            <w:ins w:id="11674" w:author="mbeckerle" w:date="2012-03-24T15:35:00Z">
              <w:r w:rsidRPr="00240AC5">
                <w:rPr>
                  <w:rFonts w:eastAsia="Arial"/>
                  <w:color w:val="000000"/>
                  <w:lang w:eastAsia="ja-JP" w:bidi="he-IL"/>
                </w:rPr>
                <w:t xml:space="preserve">” in the description of the </w:t>
              </w:r>
            </w:ins>
            <w:ins w:id="11675" w:author="mbeckerle" w:date="2012-03-24T15:50:00Z">
              <w:r w:rsidR="004E75E3" w:rsidRPr="00240AC5">
                <w:rPr>
                  <w:rFonts w:eastAsia="Arial"/>
                  <w:color w:val="000000"/>
                  <w:lang w:eastAsia="ja-JP" w:bidi="he-IL"/>
                </w:rPr>
                <w:t>textBooleanTrueRep</w:t>
              </w:r>
            </w:ins>
            <w:ins w:id="11676" w:author="mbeckerle" w:date="2012-03-24T15:35:00Z">
              <w:r w:rsidRPr="00240AC5">
                <w:rPr>
                  <w:rFonts w:eastAsia="Arial"/>
                  <w:color w:val="000000"/>
                  <w:lang w:eastAsia="ja-JP" w:bidi="he-IL"/>
                </w:rPr>
                <w:t xml:space="preserve"> property.</w:t>
              </w:r>
            </w:ins>
          </w:p>
          <w:p w14:paraId="4CC2D831" w14:textId="77777777" w:rsidR="00E41F63" w:rsidRPr="00240AC5" w:rsidRDefault="005A400F" w:rsidP="005B1DEB">
            <w:pPr>
              <w:rPr>
                <w:rFonts w:eastAsia="Arial Unicode MS"/>
              </w:rPr>
            </w:pPr>
            <w:r w:rsidRPr="00240AC5">
              <w:rPr>
                <w:rFonts w:eastAsia="Arial Unicode MS"/>
              </w:rPr>
              <w:t xml:space="preserve">Annotation: dfdl:element, dfdl:simpleType </w:t>
            </w:r>
          </w:p>
        </w:tc>
      </w:tr>
      <w:tr w:rsidR="003B18C9" w:rsidRPr="00240AC5" w14:paraId="23F798C9" w14:textId="77777777" w:rsidTr="00240AC5">
        <w:trPr>
          <w:trHeight w:val="402"/>
        </w:trPr>
        <w:tc>
          <w:tcPr>
            <w:tcW w:w="2677" w:type="dxa"/>
            <w:shd w:val="clear" w:color="auto" w:fill="auto"/>
          </w:tcPr>
          <w:p w14:paraId="37124BCE" w14:textId="77777777" w:rsidR="003B18C9" w:rsidRPr="00240AC5" w:rsidRDefault="003B18C9" w:rsidP="00240AC5">
            <w:pPr>
              <w:tabs>
                <w:tab w:val="num" w:pos="360"/>
                <w:tab w:val="num" w:pos="540"/>
              </w:tabs>
              <w:spacing w:before="40" w:after="40"/>
              <w:ind w:left="180" w:hanging="180"/>
              <w:rPr>
                <w:rFonts w:eastAsia="Arial Unicode MS" w:cs="Arial"/>
              </w:rPr>
            </w:pPr>
            <w:r w:rsidRPr="00240AC5">
              <w:rPr>
                <w:rFonts w:eastAsia="Arial Unicode MS" w:cs="Arial"/>
              </w:rPr>
              <w:t>textBooleanJustification</w:t>
            </w:r>
          </w:p>
        </w:tc>
        <w:tc>
          <w:tcPr>
            <w:tcW w:w="6251" w:type="dxa"/>
            <w:shd w:val="clear" w:color="auto" w:fill="auto"/>
          </w:tcPr>
          <w:p w14:paraId="53F2DBF3" w14:textId="77777777" w:rsidR="003B18C9" w:rsidRPr="008F4FC4" w:rsidRDefault="003B18C9" w:rsidP="005B1DEB">
            <w:r w:rsidRPr="008F4FC4">
              <w:t>Enum</w:t>
            </w:r>
          </w:p>
          <w:p w14:paraId="26ECE95F" w14:textId="77777777" w:rsidR="003B18C9" w:rsidRPr="008F4FC4" w:rsidRDefault="003B18C9" w:rsidP="005B1DEB">
            <w:r w:rsidRPr="008F4FC4">
              <w:t>Valid values ‘left’, ‘right</w:t>
            </w:r>
            <w:r w:rsidR="00CC2406" w:rsidRPr="008F4FC4">
              <w:t>'</w:t>
            </w:r>
            <w:r w:rsidRPr="008F4FC4">
              <w:t>,  ‘center’</w:t>
            </w:r>
          </w:p>
          <w:p w14:paraId="69C1B129" w14:textId="77777777" w:rsidR="00BF34D2" w:rsidRPr="00240AC5" w:rsidRDefault="00BF34D2" w:rsidP="005B1DEB">
            <w:pPr>
              <w:rPr>
                <w:rFonts w:cs="Arial"/>
              </w:rPr>
            </w:pPr>
            <w:r w:rsidRPr="00240AC5">
              <w:rPr>
                <w:rStyle w:val="TableCellCharChar"/>
                <w:rFonts w:cs="Arial"/>
                <w:sz w:val="20"/>
                <w:szCs w:val="20"/>
              </w:rPr>
              <w:t>Controls how the</w:t>
            </w:r>
            <w:r w:rsidR="00A24AF0" w:rsidRPr="00240AC5">
              <w:rPr>
                <w:rStyle w:val="TableCellCharChar"/>
                <w:rFonts w:cs="Arial"/>
                <w:sz w:val="20"/>
                <w:szCs w:val="20"/>
              </w:rPr>
              <w:t xml:space="preserve"> </w:t>
            </w:r>
            <w:r w:rsidRPr="00240AC5">
              <w:rPr>
                <w:rStyle w:val="TableCellCharChar"/>
                <w:rFonts w:cs="Arial"/>
                <w:sz w:val="20"/>
                <w:szCs w:val="20"/>
              </w:rPr>
              <w:t>data</w:t>
            </w:r>
            <w:r w:rsidR="00A24AF0" w:rsidRPr="00240AC5">
              <w:rPr>
                <w:rStyle w:val="TableCellCharChar"/>
                <w:rFonts w:cs="Arial"/>
                <w:sz w:val="20"/>
                <w:szCs w:val="20"/>
              </w:rPr>
              <w:t xml:space="preserve"> is</w:t>
            </w:r>
            <w:r w:rsidRPr="00240AC5">
              <w:rPr>
                <w:rStyle w:val="TableCellCharChar"/>
                <w:rFonts w:cs="Arial"/>
                <w:sz w:val="20"/>
                <w:szCs w:val="20"/>
              </w:rPr>
              <w:t xml:space="preserve"> padded or trimmed on parsing and unparsing.</w:t>
            </w:r>
          </w:p>
          <w:p w14:paraId="46B64EF5" w14:textId="77777777" w:rsidR="003B18C9" w:rsidRPr="008F4FC4" w:rsidRDefault="001D4A47" w:rsidP="005B1DEB">
            <w:r w:rsidRPr="008F4FC4">
              <w:t>Behavior</w:t>
            </w:r>
            <w:r w:rsidR="003B18C9" w:rsidRPr="008F4FC4">
              <w:t xml:space="preserve"> as for </w:t>
            </w:r>
            <w:r w:rsidR="00A24AF0">
              <w:t>dfdl:</w:t>
            </w:r>
            <w:r w:rsidR="003B18C9" w:rsidRPr="008F4FC4">
              <w:t>textStringJustification.</w:t>
            </w:r>
          </w:p>
          <w:p w14:paraId="5AFFD768" w14:textId="77777777" w:rsidR="003B18C9" w:rsidRPr="00240AC5" w:rsidRDefault="005A400F" w:rsidP="005B1DEB">
            <w:pPr>
              <w:rPr>
                <w:rFonts w:eastAsia="Arial Unicode MS"/>
              </w:rPr>
            </w:pPr>
            <w:r w:rsidRPr="00240AC5">
              <w:rPr>
                <w:rFonts w:eastAsia="Arial Unicode MS"/>
              </w:rPr>
              <w:t>Annotation: dfdl:element, dfdl:simpleType</w:t>
            </w:r>
          </w:p>
        </w:tc>
      </w:tr>
      <w:tr w:rsidR="009E7B65" w:rsidRPr="00240AC5" w14:paraId="02796CD3" w14:textId="77777777" w:rsidTr="00240AC5">
        <w:trPr>
          <w:trHeight w:val="402"/>
        </w:trPr>
        <w:tc>
          <w:tcPr>
            <w:tcW w:w="2677" w:type="dxa"/>
            <w:shd w:val="clear" w:color="auto" w:fill="auto"/>
          </w:tcPr>
          <w:p w14:paraId="6CAD0EFD" w14:textId="77777777" w:rsidR="009E7B65" w:rsidRPr="00240AC5" w:rsidRDefault="009E7B65" w:rsidP="00240AC5">
            <w:pPr>
              <w:tabs>
                <w:tab w:val="num" w:pos="360"/>
                <w:tab w:val="num" w:pos="540"/>
              </w:tabs>
              <w:spacing w:before="40" w:after="40"/>
              <w:ind w:left="180" w:hanging="180"/>
              <w:rPr>
                <w:rFonts w:eastAsia="Arial Unicode MS" w:cs="Arial"/>
              </w:rPr>
            </w:pPr>
            <w:r w:rsidRPr="00240AC5">
              <w:rPr>
                <w:rFonts w:eastAsia="Arial Unicode MS" w:cs="Arial"/>
              </w:rPr>
              <w:t>textBooleanPadCharacter</w:t>
            </w:r>
          </w:p>
        </w:tc>
        <w:tc>
          <w:tcPr>
            <w:tcW w:w="6251" w:type="dxa"/>
            <w:shd w:val="clear" w:color="auto" w:fill="auto"/>
          </w:tcPr>
          <w:p w14:paraId="4624F40D" w14:textId="77777777" w:rsidR="009E7B65" w:rsidRPr="00240AC5" w:rsidRDefault="009E7B65" w:rsidP="005B1DEB">
            <w:pPr>
              <w:rPr>
                <w:rFonts w:eastAsia="Arial Unicode MS"/>
              </w:rPr>
            </w:pPr>
            <w:commentRangeStart w:id="11677"/>
            <w:r w:rsidRPr="00240AC5">
              <w:rPr>
                <w:rFonts w:eastAsia="Arial Unicode MS"/>
              </w:rPr>
              <w:t>DFDL String Literal</w:t>
            </w:r>
            <w:commentRangeEnd w:id="11677"/>
            <w:r w:rsidR="001067C2" w:rsidRPr="00240AC5">
              <w:rPr>
                <w:rStyle w:val="CommentReference"/>
                <w:bCs/>
              </w:rPr>
              <w:commentReference w:id="11677"/>
            </w:r>
          </w:p>
          <w:p w14:paraId="12B35F2E" w14:textId="70B06428" w:rsidR="009E7B65" w:rsidRPr="00240AC5" w:rsidDel="001D6CE4" w:rsidRDefault="009E7B65" w:rsidP="005B1DEB">
            <w:pPr>
              <w:rPr>
                <w:del w:id="11678" w:author="mbeckerle" w:date="2012-04-22T19:45:00Z"/>
                <w:rFonts w:eastAsia="Arial Unicode MS"/>
              </w:rPr>
            </w:pPr>
            <w:r w:rsidRPr="00240AC5">
              <w:rPr>
                <w:rFonts w:eastAsia="Arial Unicode MS"/>
              </w:rPr>
              <w:t xml:space="preserve">The value that is used when </w:t>
            </w:r>
            <w:r w:rsidR="009B7948" w:rsidRPr="00240AC5">
              <w:rPr>
                <w:rFonts w:eastAsia="Arial Unicode MS"/>
              </w:rPr>
              <w:t xml:space="preserve">padding </w:t>
            </w:r>
            <w:r w:rsidRPr="00240AC5">
              <w:rPr>
                <w:rFonts w:eastAsia="Arial Unicode MS"/>
              </w:rPr>
              <w:t>or trimming boolean elements.</w:t>
            </w:r>
            <w:r w:rsidRPr="00240AC5">
              <w:rPr>
                <w:rFonts w:ascii="Tms Rmn" w:eastAsia="Arial Unicode MS" w:hAnsi="Tms Rmn" w:cs="Tms Rmn"/>
              </w:rPr>
              <w:t xml:space="preserve"> </w:t>
            </w:r>
            <w:r w:rsidRPr="00240AC5">
              <w:rPr>
                <w:rFonts w:eastAsia="Arial Unicode MS"/>
              </w:rPr>
              <w:t>The value can be a single character or a single byte.</w:t>
            </w:r>
            <w:r w:rsidRPr="00240AC5">
              <w:rPr>
                <w:rFonts w:eastAsia="Arial Unicode MS"/>
              </w:rPr>
              <w:br/>
            </w:r>
          </w:p>
          <w:p w14:paraId="065733FE" w14:textId="77777777" w:rsidR="009E7B65" w:rsidRPr="00240AC5" w:rsidRDefault="009E7B65" w:rsidP="005B1DEB">
            <w:pPr>
              <w:rPr>
                <w:rFonts w:eastAsia="Arial Unicode MS"/>
              </w:rPr>
            </w:pPr>
            <w:r w:rsidRPr="00240AC5">
              <w:rPr>
                <w:rFonts w:eastAsia="Arial Unicode MS"/>
              </w:rPr>
              <w:t>If a character, then it can be specified using a literal character or using DFDL entities.</w:t>
            </w:r>
            <w:r w:rsidRPr="00240AC5">
              <w:rPr>
                <w:rFonts w:ascii="Tms Rmn" w:eastAsia="Arial Unicode MS" w:hAnsi="Tms Rmn" w:cs="Tms Rmn"/>
              </w:rPr>
              <w:t xml:space="preserve"> </w:t>
            </w:r>
          </w:p>
          <w:p w14:paraId="5A72474D" w14:textId="39FF549C" w:rsidR="009E7B65" w:rsidRPr="00240AC5" w:rsidDel="001D6CE4" w:rsidRDefault="009E7B65" w:rsidP="005B1DEB">
            <w:pPr>
              <w:rPr>
                <w:del w:id="11679" w:author="mbeckerle" w:date="2012-04-22T19:45:00Z"/>
                <w:rFonts w:eastAsia="Arial Unicode MS"/>
              </w:rPr>
            </w:pPr>
            <w:r w:rsidRPr="00240AC5">
              <w:rPr>
                <w:rFonts w:eastAsia="Arial Unicode MS"/>
              </w:rPr>
              <w:t>If a byte, then it must be specified using a single byte value entity</w:t>
            </w:r>
            <w:r w:rsidRPr="00240AC5">
              <w:rPr>
                <w:rFonts w:eastAsia="Arial Unicode MS"/>
                <w:strike/>
              </w:rPr>
              <w:br/>
            </w:r>
          </w:p>
          <w:p w14:paraId="6D263F5E" w14:textId="77777777" w:rsidR="009E7B65" w:rsidRPr="00240AC5" w:rsidRDefault="009E7B65" w:rsidP="005B1DEB">
            <w:pPr>
              <w:rPr>
                <w:rFonts w:ascii="Tms Rmn" w:eastAsia="Arial Unicode MS" w:hAnsi="Tms Rmn" w:cs="Tms Rmn"/>
              </w:rPr>
            </w:pPr>
            <w:r w:rsidRPr="00240AC5">
              <w:rPr>
                <w:rFonts w:eastAsia="Arial Unicode MS"/>
              </w:rPr>
              <w:t>If a pad character is specified when lengthUnits='bytes' then the pad character must be a single-byte character.</w:t>
            </w:r>
            <w:r w:rsidRPr="00240AC5">
              <w:rPr>
                <w:rFonts w:ascii="Tms Rmn" w:eastAsia="Arial Unicode MS" w:hAnsi="Tms Rmn" w:cs="Tms Rmn"/>
              </w:rPr>
              <w:t xml:space="preserve"> </w:t>
            </w:r>
          </w:p>
          <w:p w14:paraId="7C55FC2C" w14:textId="77777777" w:rsidR="001D6CE4" w:rsidRDefault="009E7B65" w:rsidP="005B1DEB">
            <w:pPr>
              <w:rPr>
                <w:ins w:id="11680" w:author="mbeckerle" w:date="2012-04-22T19:46:00Z"/>
                <w:rFonts w:eastAsia="Arial Unicode MS"/>
              </w:rPr>
            </w:pPr>
            <w:r w:rsidRPr="00240AC5">
              <w:rPr>
                <w:rFonts w:eastAsia="Arial Unicode MS"/>
              </w:rPr>
              <w:t>If a pad byte is specified when lengthUnits='characters' then</w:t>
            </w:r>
            <w:del w:id="11681" w:author="mbeckerle" w:date="2012-04-22T19:46:00Z">
              <w:r w:rsidRPr="00240AC5" w:rsidDel="001D6CE4">
                <w:rPr>
                  <w:rFonts w:eastAsia="Arial Unicode MS"/>
                </w:rPr>
                <w:delText xml:space="preserve"> </w:delText>
              </w:r>
              <w:r w:rsidRPr="00240AC5" w:rsidDel="001D6CE4">
                <w:rPr>
                  <w:rFonts w:eastAsia="Arial Unicode MS"/>
                </w:rPr>
                <w:br/>
                <w:delText>-</w:delText>
              </w:r>
            </w:del>
          </w:p>
          <w:p w14:paraId="1E550EC0" w14:textId="60E9C5D8" w:rsidR="001D6CE4" w:rsidRDefault="009E7B65" w:rsidP="005B1DEB">
            <w:pPr>
              <w:numPr>
                <w:ilvl w:val="0"/>
                <w:numId w:val="153"/>
              </w:numPr>
              <w:rPr>
                <w:ins w:id="11682" w:author="mbeckerle" w:date="2012-04-22T19:46:00Z"/>
                <w:rFonts w:eastAsia="Arial Unicode MS"/>
              </w:rPr>
            </w:pPr>
            <w:del w:id="11683" w:author="mbeckerle" w:date="2012-04-22T19:46:00Z">
              <w:r w:rsidRPr="00240AC5" w:rsidDel="001D6CE4">
                <w:rPr>
                  <w:rFonts w:eastAsia="Arial Unicode MS"/>
                </w:rPr>
                <w:delText xml:space="preserve"> </w:delText>
              </w:r>
            </w:del>
            <w:r w:rsidRPr="00240AC5">
              <w:rPr>
                <w:rFonts w:eastAsia="Arial Unicode MS"/>
              </w:rPr>
              <w:t>the encoding must be a fixed-width encoding</w:t>
            </w:r>
            <w:del w:id="11684" w:author="mbeckerle" w:date="2012-04-22T19:46:00Z">
              <w:r w:rsidRPr="00240AC5" w:rsidDel="001D6CE4">
                <w:rPr>
                  <w:rFonts w:ascii="Tms Rmn" w:eastAsia="Arial Unicode MS" w:hAnsi="Tms Rmn" w:cs="Tms Rmn"/>
                </w:rPr>
                <w:delText xml:space="preserve"> </w:delText>
              </w:r>
              <w:r w:rsidRPr="00240AC5" w:rsidDel="001D6CE4">
                <w:rPr>
                  <w:rFonts w:eastAsia="Arial Unicode MS"/>
                </w:rPr>
                <w:br/>
                <w:delText xml:space="preserve">- </w:delText>
              </w:r>
            </w:del>
          </w:p>
          <w:p w14:paraId="6F59F6A7" w14:textId="40238B1B" w:rsidR="009E7B65" w:rsidRPr="00240AC5" w:rsidRDefault="009E7B65" w:rsidP="005B1DEB">
            <w:pPr>
              <w:numPr>
                <w:ilvl w:val="0"/>
                <w:numId w:val="153"/>
              </w:numPr>
              <w:rPr>
                <w:ins w:id="11685" w:author="mbeckerle" w:date="2012-03-24T15:19:00Z"/>
                <w:rFonts w:eastAsia="Arial Unicode MS"/>
              </w:rPr>
            </w:pPr>
            <w:r w:rsidRPr="00240AC5">
              <w:rPr>
                <w:rFonts w:eastAsia="Arial Unicode MS"/>
              </w:rPr>
              <w:t>padding and trimming must be applied using a sequence of N pad bytes, where N is the width of a character in the fixed-width encoding.</w:t>
            </w:r>
          </w:p>
          <w:p w14:paraId="69584818" w14:textId="1E69ACF2" w:rsidR="009156AB" w:rsidRPr="00240AC5" w:rsidRDefault="00D67874" w:rsidP="005B1DEB">
            <w:pPr>
              <w:rPr>
                <w:rFonts w:eastAsia="Arial Unicode MS"/>
              </w:rPr>
            </w:pPr>
            <w:ins w:id="11686" w:author="mbeckerle" w:date="2012-03-24T15:28:00Z">
              <w:r w:rsidRPr="00240AC5">
                <w:rPr>
                  <w:rFonts w:eastAsia="Arial Unicode MS"/>
                </w:rPr>
                <w:t>The string literal value is restricted in the same way as described in “</w:t>
              </w:r>
            </w:ins>
            <w:ins w:id="11687" w:author="mbeckerle" w:date="2013-07-24T08:52:00Z">
              <w:r w:rsidR="00381C87">
                <w:rPr>
                  <w:rFonts w:eastAsia="Arial Unicode MS"/>
                </w:rPr>
                <w:t xml:space="preserve">Pad </w:t>
              </w:r>
            </w:ins>
            <w:ins w:id="11688" w:author="mbeckerle" w:date="2013-07-24T08:53:00Z">
              <w:r w:rsidR="00381C87">
                <w:rPr>
                  <w:rFonts w:eastAsia="Arial Unicode MS"/>
                </w:rPr>
                <w:t>C</w:t>
              </w:r>
            </w:ins>
            <w:ins w:id="11689" w:author="mbeckerle" w:date="2013-07-24T08:52:00Z">
              <w:r w:rsidR="00381C87">
                <w:rPr>
                  <w:rFonts w:eastAsia="Arial Unicode MS"/>
                </w:rPr>
                <w:t>haracter</w:t>
              </w:r>
            </w:ins>
            <w:commentRangeStart w:id="11690"/>
            <w:ins w:id="11691" w:author="mbeckerle" w:date="2012-03-24T15:28:00Z">
              <w:r w:rsidRPr="00240AC5">
                <w:rPr>
                  <w:rFonts w:eastAsia="Arial Unicode MS"/>
                </w:rPr>
                <w:t xml:space="preserve"> Restrictions</w:t>
              </w:r>
            </w:ins>
            <w:commentRangeEnd w:id="11690"/>
            <w:r w:rsidR="00D72575">
              <w:rPr>
                <w:rStyle w:val="CommentReference"/>
              </w:rPr>
              <w:commentReference w:id="11690"/>
            </w:r>
            <w:ins w:id="11692" w:author="mbeckerle" w:date="2012-03-24T15:28:00Z">
              <w:r w:rsidRPr="00240AC5">
                <w:rPr>
                  <w:rFonts w:eastAsia="Arial Unicode MS"/>
                </w:rPr>
                <w:t xml:space="preserve">” in the description of the </w:t>
              </w:r>
              <w:commentRangeStart w:id="11693"/>
              <w:r w:rsidRPr="00240AC5">
                <w:rPr>
                  <w:rFonts w:eastAsia="Arial"/>
                </w:rPr>
                <w:t>textStringPadCharacter</w:t>
              </w:r>
              <w:commentRangeEnd w:id="11693"/>
              <w:r w:rsidRPr="00240AC5">
                <w:rPr>
                  <w:rStyle w:val="CommentReference"/>
                  <w:rFonts w:eastAsia="Arial Unicode MS"/>
                </w:rPr>
                <w:commentReference w:id="11693"/>
              </w:r>
              <w:r w:rsidRPr="00240AC5">
                <w:rPr>
                  <w:rFonts w:eastAsia="Arial Unicode MS"/>
                </w:rPr>
                <w:t xml:space="preserve"> property.</w:t>
              </w:r>
            </w:ins>
          </w:p>
          <w:p w14:paraId="7AD2C26B" w14:textId="77777777" w:rsidR="009E7B65" w:rsidRPr="008F4FC4" w:rsidRDefault="009E7B65" w:rsidP="005B1DEB">
            <w:r w:rsidRPr="00240AC5">
              <w:rPr>
                <w:rFonts w:eastAsia="MS Mincho" w:cs="Arial"/>
                <w:color w:val="000000"/>
                <w:lang w:eastAsia="ja-JP" w:bidi="he-IL"/>
              </w:rPr>
              <w:t xml:space="preserve">Annotation: dfdl:element, </w:t>
            </w:r>
            <w:r w:rsidRPr="00240AC5">
              <w:rPr>
                <w:color w:val="000000"/>
              </w:rPr>
              <w:t>dfdl:simpleType</w:t>
            </w:r>
          </w:p>
        </w:tc>
      </w:tr>
    </w:tbl>
    <w:p w14:paraId="07508823" w14:textId="135DA4BD" w:rsidR="004F4054" w:rsidDel="001D6CE4" w:rsidRDefault="004F4054">
      <w:pPr>
        <w:rPr>
          <w:del w:id="11694" w:author="mbeckerle" w:date="2012-04-22T19:45:00Z"/>
        </w:rPr>
        <w:pPrChange w:id="11695" w:author="mbeckerle" w:date="2012-04-22T19:45:00Z">
          <w:pPr>
            <w:pStyle w:val="nobreak"/>
          </w:pPr>
        </w:pPrChange>
      </w:pPr>
    </w:p>
    <w:p w14:paraId="49CC76A8" w14:textId="77777777" w:rsidR="001D6CE4" w:rsidRPr="001D6CE4" w:rsidRDefault="001D6CE4">
      <w:pPr>
        <w:rPr>
          <w:ins w:id="11696" w:author="mbeckerle" w:date="2012-04-22T19:45:00Z"/>
        </w:rPr>
      </w:pPr>
    </w:p>
    <w:p w14:paraId="37836402" w14:textId="0A85A5C1" w:rsidR="00E41F63" w:rsidRPr="005223F4" w:rsidDel="001D6CE4" w:rsidRDefault="00E41F63">
      <w:pPr>
        <w:pStyle w:val="Heading2"/>
        <w:rPr>
          <w:del w:id="11697" w:author="mbeckerle" w:date="2012-04-22T19:45:00Z"/>
        </w:rPr>
        <w:pPrChange w:id="11698" w:author="mbeckerle" w:date="2013-01-20T17:05:00Z">
          <w:pPr>
            <w:pStyle w:val="nobreak"/>
          </w:pPr>
        </w:pPrChange>
      </w:pPr>
      <w:bookmarkStart w:id="11699" w:name="_Toc322911351"/>
      <w:bookmarkStart w:id="11700" w:name="_Toc322911913"/>
      <w:bookmarkStart w:id="11701" w:name="_Toc322912204"/>
      <w:bookmarkStart w:id="11702" w:name="_Toc329093053"/>
      <w:bookmarkStart w:id="11703" w:name="_Toc332701566"/>
      <w:bookmarkStart w:id="11704" w:name="_Toc332701870"/>
      <w:bookmarkStart w:id="11705" w:name="_Toc332711664"/>
      <w:bookmarkStart w:id="11706" w:name="_Toc332711972"/>
      <w:bookmarkStart w:id="11707" w:name="_Toc332712274"/>
      <w:bookmarkStart w:id="11708" w:name="_Toc332724190"/>
      <w:bookmarkStart w:id="11709" w:name="_Toc332724490"/>
      <w:bookmarkStart w:id="11710" w:name="_Toc341102786"/>
      <w:bookmarkStart w:id="11711" w:name="_Toc347241521"/>
      <w:bookmarkStart w:id="11712" w:name="_Toc347744714"/>
      <w:bookmarkStart w:id="11713" w:name="_Toc348984497"/>
      <w:bookmarkStart w:id="11714" w:name="_Toc348984802"/>
      <w:bookmarkStart w:id="11715" w:name="_Toc349037966"/>
      <w:bookmarkStart w:id="11716" w:name="_Toc349038268"/>
      <w:bookmarkStart w:id="11717" w:name="_Toc349042761"/>
      <w:bookmarkStart w:id="11718" w:name="_Toc349642175"/>
      <w:bookmarkStart w:id="11719" w:name="_Toc351912759"/>
      <w:bookmarkStart w:id="11720" w:name="_Toc351914780"/>
      <w:bookmarkStart w:id="11721" w:name="_Toc351915246"/>
      <w:bookmarkStart w:id="11722" w:name="_Toc361231303"/>
      <w:bookmarkStart w:id="11723" w:name="_Toc361231829"/>
      <w:bookmarkStart w:id="11724" w:name="_Toc362445127"/>
      <w:bookmarkStart w:id="11725" w:name="_Toc362451878"/>
      <w:bookmarkStart w:id="11726" w:name="_Toc362452427"/>
      <w:bookmarkStart w:id="11727" w:name="_Toc362452937"/>
      <w:bookmarkStart w:id="11728" w:name="_Toc362453325"/>
      <w:bookmarkEnd w:id="11699"/>
      <w:bookmarkEnd w:id="11700"/>
      <w:bookmarkEnd w:id="11701"/>
      <w:bookmarkEnd w:id="11702"/>
      <w:bookmarkEnd w:id="11703"/>
      <w:bookmarkEnd w:id="11704"/>
      <w:bookmarkEnd w:id="11705"/>
      <w:bookmarkEnd w:id="11706"/>
      <w:bookmarkEnd w:id="11707"/>
      <w:bookmarkEnd w:id="11708"/>
      <w:bookmarkEnd w:id="11709"/>
      <w:bookmarkEnd w:id="11710"/>
      <w:bookmarkEnd w:id="11711"/>
      <w:bookmarkEnd w:id="11712"/>
      <w:bookmarkEnd w:id="11713"/>
      <w:bookmarkEnd w:id="11714"/>
      <w:bookmarkEnd w:id="11715"/>
      <w:bookmarkEnd w:id="11716"/>
      <w:bookmarkEnd w:id="11717"/>
      <w:bookmarkEnd w:id="11718"/>
      <w:bookmarkEnd w:id="11719"/>
      <w:bookmarkEnd w:id="11720"/>
      <w:bookmarkEnd w:id="11721"/>
      <w:bookmarkEnd w:id="11722"/>
      <w:bookmarkEnd w:id="11723"/>
      <w:bookmarkEnd w:id="11724"/>
      <w:bookmarkEnd w:id="11725"/>
      <w:bookmarkEnd w:id="11726"/>
      <w:bookmarkEnd w:id="11727"/>
      <w:bookmarkEnd w:id="11728"/>
    </w:p>
    <w:p w14:paraId="46A08186" w14:textId="3CE93EDD" w:rsidR="00E41F63" w:rsidRPr="005223F4" w:rsidDel="001D6CE4" w:rsidRDefault="00392EE6">
      <w:pPr>
        <w:pStyle w:val="Heading2"/>
        <w:rPr>
          <w:del w:id="11729" w:author="mbeckerle" w:date="2012-04-22T19:45:00Z"/>
        </w:rPr>
      </w:pPr>
      <w:bookmarkStart w:id="11730" w:name="_Toc130873632"/>
      <w:bookmarkStart w:id="11731" w:name="_Toc140549604"/>
      <w:bookmarkStart w:id="11732" w:name="_Toc177399103"/>
      <w:bookmarkStart w:id="11733" w:name="_Toc175057390"/>
      <w:bookmarkStart w:id="11734" w:name="_Toc199516327"/>
      <w:bookmarkStart w:id="11735" w:name="_Toc194983990"/>
      <w:bookmarkStart w:id="11736" w:name="_Toc243112836"/>
      <w:bookmarkStart w:id="11737" w:name="_Toc322911914"/>
      <w:bookmarkStart w:id="11738" w:name="_Toc349642176"/>
      <w:bookmarkStart w:id="11739" w:name="_Toc362452938"/>
      <w:del w:id="11740" w:author="mbeckerle" w:date="2012-04-23T02:31:00Z">
        <w:r w:rsidRPr="005223F4" w:rsidDel="007E1D66">
          <w:delText>Properties S</w:delText>
        </w:r>
        <w:r w:rsidR="00E41F63" w:rsidRPr="005223F4" w:rsidDel="007E1D66">
          <w:delText xml:space="preserve">pecific to </w:delText>
        </w:r>
        <w:bookmarkEnd w:id="11730"/>
        <w:bookmarkEnd w:id="11731"/>
        <w:bookmarkEnd w:id="11732"/>
        <w:bookmarkEnd w:id="11733"/>
        <w:bookmarkEnd w:id="11734"/>
        <w:bookmarkEnd w:id="11735"/>
        <w:r w:rsidR="001B71B7" w:rsidRPr="005223F4" w:rsidDel="007E1D66">
          <w:delText>Boolean</w:delText>
        </w:r>
        <w:r w:rsidR="003630ED" w:rsidRPr="005223F4" w:rsidDel="007E1D66">
          <w:delText xml:space="preserve"> </w:delText>
        </w:r>
        <w:r w:rsidR="001B71B7" w:rsidRPr="005223F4" w:rsidDel="007E1D66">
          <w:delText>with Binary representation</w:delText>
        </w:r>
      </w:del>
      <w:bookmarkStart w:id="11741" w:name="_Toc322912205"/>
      <w:bookmarkStart w:id="11742" w:name="_Toc329093054"/>
      <w:bookmarkStart w:id="11743" w:name="_Toc332701567"/>
      <w:bookmarkStart w:id="11744" w:name="_Toc332701871"/>
      <w:bookmarkStart w:id="11745" w:name="_Toc332711665"/>
      <w:bookmarkStart w:id="11746" w:name="_Toc332711973"/>
      <w:bookmarkStart w:id="11747" w:name="_Toc332712275"/>
      <w:bookmarkStart w:id="11748" w:name="_Toc332724191"/>
      <w:bookmarkStart w:id="11749" w:name="_Toc332724491"/>
      <w:bookmarkStart w:id="11750" w:name="_Toc341102787"/>
      <w:bookmarkStart w:id="11751" w:name="_Toc347241522"/>
      <w:bookmarkStart w:id="11752" w:name="_Toc347744715"/>
      <w:bookmarkStart w:id="11753" w:name="_Toc348984498"/>
      <w:bookmarkStart w:id="11754" w:name="_Toc348984803"/>
      <w:bookmarkStart w:id="11755" w:name="_Toc349037967"/>
      <w:bookmarkStart w:id="11756" w:name="_Toc349038269"/>
      <w:bookmarkStart w:id="11757" w:name="_Toc349042762"/>
      <w:bookmarkStart w:id="11758" w:name="_Toc351912760"/>
      <w:bookmarkStart w:id="11759" w:name="_Toc351914781"/>
      <w:bookmarkStart w:id="11760" w:name="_Toc351915247"/>
      <w:bookmarkStart w:id="11761" w:name="_Toc361231304"/>
      <w:bookmarkStart w:id="11762" w:name="_Toc361231830"/>
      <w:bookmarkStart w:id="11763" w:name="_Toc362445128"/>
      <w:bookmarkStart w:id="11764" w:name="_Toc362451879"/>
      <w:bookmarkStart w:id="11765" w:name="_Toc362452428"/>
      <w:bookmarkStart w:id="11766" w:name="_Toc362453326"/>
      <w:bookmarkEnd w:id="11736"/>
      <w:bookmarkEnd w:id="11737"/>
      <w:bookmarkEnd w:id="11738"/>
      <w:bookmarkEnd w:id="11741"/>
      <w:bookmarkEnd w:id="11742"/>
      <w:bookmarkEnd w:id="11743"/>
      <w:bookmarkEnd w:id="11744"/>
      <w:bookmarkEnd w:id="11745"/>
      <w:bookmarkEnd w:id="11746"/>
      <w:bookmarkEnd w:id="11747"/>
      <w:bookmarkEnd w:id="11748"/>
      <w:bookmarkEnd w:id="11749"/>
      <w:bookmarkEnd w:id="11750"/>
      <w:bookmarkEnd w:id="11751"/>
      <w:bookmarkEnd w:id="11752"/>
      <w:bookmarkEnd w:id="11753"/>
      <w:bookmarkEnd w:id="11754"/>
      <w:bookmarkEnd w:id="11755"/>
      <w:bookmarkEnd w:id="11756"/>
      <w:bookmarkEnd w:id="11757"/>
      <w:bookmarkEnd w:id="11758"/>
      <w:bookmarkEnd w:id="11759"/>
      <w:bookmarkEnd w:id="11760"/>
      <w:bookmarkEnd w:id="11761"/>
      <w:bookmarkEnd w:id="11762"/>
      <w:bookmarkEnd w:id="11763"/>
      <w:bookmarkEnd w:id="11764"/>
      <w:bookmarkEnd w:id="11765"/>
      <w:bookmarkEnd w:id="11739"/>
      <w:bookmarkEnd w:id="11766"/>
    </w:p>
    <w:p w14:paraId="1695D650" w14:textId="22B5269A" w:rsidR="00E41F63" w:rsidRPr="005223F4" w:rsidRDefault="007E1D66" w:rsidP="006E4FE8">
      <w:pPr>
        <w:pStyle w:val="Heading2"/>
      </w:pPr>
      <w:bookmarkStart w:id="11767" w:name="_Toc349042763"/>
      <w:bookmarkStart w:id="11768" w:name="_Toc362453327"/>
      <w:ins w:id="11769" w:author="mbeckerle" w:date="2012-04-23T02:30:00Z">
        <w:r>
          <w:t>Properties Specific to Boolean with Binary Representation</w:t>
        </w:r>
      </w:ins>
      <w:bookmarkEnd w:id="11767"/>
      <w:bookmarkEnd w:id="11768"/>
      <w:del w:id="11770" w:author="mbeckerle" w:date="2012-04-22T19:45:00Z">
        <w:r w:rsidR="00E41F63" w:rsidRPr="005223F4" w:rsidDel="001D6CE4">
          <w:delText>.</w:delText>
        </w:r>
      </w:del>
    </w:p>
    <w:tbl>
      <w:tblPr>
        <w:tblW w:w="8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2448"/>
        <w:gridCol w:w="6408"/>
      </w:tblGrid>
      <w:tr w:rsidR="00E41F63" w:rsidRPr="00240AC5" w14:paraId="23A63A66" w14:textId="77777777" w:rsidTr="00240AC5">
        <w:trPr>
          <w:trHeight w:val="404"/>
        </w:trPr>
        <w:tc>
          <w:tcPr>
            <w:tcW w:w="2448" w:type="dxa"/>
            <w:shd w:val="clear" w:color="auto" w:fill="F3F3F3"/>
          </w:tcPr>
          <w:p w14:paraId="0D4B6C5E" w14:textId="77777777" w:rsidR="00E41F63" w:rsidRPr="005B1DEB" w:rsidRDefault="00E41F63" w:rsidP="00240AC5">
            <w:pPr>
              <w:tabs>
                <w:tab w:val="num" w:pos="360"/>
                <w:tab w:val="num" w:pos="540"/>
              </w:tabs>
              <w:spacing w:before="40" w:after="40"/>
              <w:ind w:left="540" w:hanging="180"/>
              <w:rPr>
                <w:rFonts w:eastAsia="Arial Unicode MS"/>
                <w:b/>
              </w:rPr>
            </w:pPr>
            <w:r w:rsidRPr="005B1DEB">
              <w:rPr>
                <w:rFonts w:eastAsia="Arial Unicode MS"/>
                <w:b/>
                <w:rPrChange w:id="11771" w:author="Steve Hanson" w:date="2012-08-06T15:09:00Z">
                  <w:rPr>
                    <w:rFonts w:eastAsia="Arial Unicode MS"/>
                    <w:szCs w:val="24"/>
                  </w:rPr>
                </w:rPrChange>
              </w:rPr>
              <w:t>Property Name</w:t>
            </w:r>
          </w:p>
        </w:tc>
        <w:tc>
          <w:tcPr>
            <w:tcW w:w="6408" w:type="dxa"/>
            <w:shd w:val="clear" w:color="auto" w:fill="F3F3F3"/>
          </w:tcPr>
          <w:p w14:paraId="2189198F" w14:textId="77777777" w:rsidR="00E41F63" w:rsidRPr="005B1DEB" w:rsidRDefault="00E41F63" w:rsidP="005B1DEB">
            <w:pPr>
              <w:rPr>
                <w:rFonts w:eastAsia="Arial Unicode MS"/>
                <w:b/>
              </w:rPr>
            </w:pPr>
            <w:r w:rsidRPr="005B1DEB">
              <w:rPr>
                <w:rFonts w:eastAsia="Arial Unicode MS"/>
                <w:b/>
              </w:rPr>
              <w:t>Description</w:t>
            </w:r>
          </w:p>
        </w:tc>
      </w:tr>
      <w:tr w:rsidR="00E41F63" w:rsidRPr="00240AC5" w14:paraId="471D1446" w14:textId="77777777" w:rsidTr="00240AC5">
        <w:trPr>
          <w:trHeight w:val="1065"/>
        </w:trPr>
        <w:tc>
          <w:tcPr>
            <w:tcW w:w="2448" w:type="dxa"/>
            <w:shd w:val="clear" w:color="auto" w:fill="auto"/>
          </w:tcPr>
          <w:p w14:paraId="3B1B1E6A" w14:textId="77777777" w:rsidR="00E41F63" w:rsidRPr="00240AC5" w:rsidRDefault="00B51419" w:rsidP="00240AC5">
            <w:pPr>
              <w:tabs>
                <w:tab w:val="num" w:pos="360"/>
                <w:tab w:val="num" w:pos="540"/>
              </w:tabs>
              <w:spacing w:before="40" w:after="40"/>
              <w:ind w:left="180" w:hanging="180"/>
              <w:rPr>
                <w:rFonts w:eastAsia="Arial Unicode MS" w:cs="Arial"/>
              </w:rPr>
            </w:pPr>
            <w:r w:rsidRPr="00240AC5">
              <w:rPr>
                <w:rFonts w:eastAsia="Arial Unicode MS" w:cs="Arial"/>
              </w:rPr>
              <w:t>binary</w:t>
            </w:r>
            <w:r w:rsidR="00E41F63" w:rsidRPr="00240AC5">
              <w:rPr>
                <w:rFonts w:eastAsia="Arial Unicode MS" w:cs="Arial"/>
              </w:rPr>
              <w:t>BooleanTrueRep</w:t>
            </w:r>
          </w:p>
        </w:tc>
        <w:tc>
          <w:tcPr>
            <w:tcW w:w="6408" w:type="dxa"/>
            <w:shd w:val="clear" w:color="auto" w:fill="auto"/>
          </w:tcPr>
          <w:p w14:paraId="1A6AADAA" w14:textId="77777777" w:rsidR="00E41F63" w:rsidRPr="00240AC5" w:rsidRDefault="00F10615" w:rsidP="005B1DEB">
            <w:pPr>
              <w:rPr>
                <w:rFonts w:eastAsia="Arial Unicode MS"/>
              </w:rPr>
            </w:pPr>
            <w:r w:rsidRPr="00240AC5">
              <w:rPr>
                <w:rFonts w:eastAsia="Arial Unicode MS"/>
              </w:rPr>
              <w:t xml:space="preserve">Non-negative </w:t>
            </w:r>
            <w:r w:rsidR="00E41F63" w:rsidRPr="00240AC5">
              <w:rPr>
                <w:rFonts w:eastAsia="Arial Unicode MS"/>
              </w:rPr>
              <w:t>Integer</w:t>
            </w:r>
          </w:p>
          <w:p w14:paraId="09950E7B" w14:textId="7644E727" w:rsidR="00E41F63" w:rsidRPr="00240AC5" w:rsidRDefault="002148E5" w:rsidP="005B1DEB">
            <w:pPr>
              <w:rPr>
                <w:rFonts w:eastAsia="Arial Unicode MS"/>
              </w:rPr>
            </w:pPr>
            <w:del w:id="11772" w:author="mbeckerle" w:date="2013-01-28T14:48:00Z">
              <w:r w:rsidRPr="00240AC5" w:rsidDel="00A66DCE">
                <w:rPr>
                  <w:rFonts w:eastAsia="Arial Unicode MS"/>
                </w:rPr>
                <w:delText>Representation v</w:delText>
              </w:r>
              <w:r w:rsidR="00E41F63" w:rsidRPr="00240AC5" w:rsidDel="00A66DCE">
                <w:rPr>
                  <w:rFonts w:eastAsia="Arial Unicode MS"/>
                </w:rPr>
                <w:delText>alue</w:delText>
              </w:r>
            </w:del>
            <w:ins w:id="11773" w:author="mbeckerle" w:date="2013-01-28T14:48:00Z">
              <w:r w:rsidR="00A66DCE">
                <w:rPr>
                  <w:rFonts w:eastAsia="Arial Unicode MS"/>
                </w:rPr>
                <w:t>Representation</w:t>
              </w:r>
            </w:ins>
            <w:r w:rsidR="00E41F63" w:rsidRPr="00240AC5">
              <w:rPr>
                <w:rFonts w:eastAsia="Arial Unicode MS"/>
              </w:rPr>
              <w:t xml:space="preserve"> to be used for ‘true’ </w:t>
            </w:r>
          </w:p>
          <w:p w14:paraId="36592F3E" w14:textId="77777777" w:rsidR="00B016DD" w:rsidRPr="00240AC5" w:rsidRDefault="00B016DD" w:rsidP="005B1DEB">
            <w:pPr>
              <w:rPr>
                <w:rFonts w:eastAsia="Arial Unicode MS"/>
              </w:rPr>
            </w:pPr>
            <w:r w:rsidRPr="00240AC5">
              <w:rPr>
                <w:rFonts w:eastAsia="Arial Unicode MS"/>
              </w:rPr>
              <w:t xml:space="preserve">The empty string means </w:t>
            </w:r>
            <w:r w:rsidR="00E76101" w:rsidRPr="00240AC5">
              <w:rPr>
                <w:rFonts w:eastAsia="Arial Unicode MS"/>
              </w:rPr>
              <w:t>dfdl:</w:t>
            </w:r>
            <w:r w:rsidRPr="00240AC5">
              <w:rPr>
                <w:rFonts w:eastAsia="Arial Unicode MS"/>
              </w:rPr>
              <w:t>binaryBooleanTrueRep is any value other than dfdl:binaryBooleanFalseRep.</w:t>
            </w:r>
          </w:p>
          <w:p w14:paraId="06FD6532" w14:textId="45499564" w:rsidR="004C2B6B" w:rsidRDefault="00B82FA6" w:rsidP="005B1DEB">
            <w:pPr>
              <w:rPr>
                <w:ins w:id="11774" w:author="mbeckerle" w:date="2012-11-19T15:50:00Z"/>
                <w:rFonts w:eastAsia="Arial Unicode MS"/>
              </w:rPr>
            </w:pPr>
            <w:ins w:id="11775" w:author="mbeckerle" w:date="2012-11-19T15:52:00Z">
              <w:r>
                <w:rPr>
                  <w:rFonts w:eastAsia="Arial Unicode MS"/>
                </w:rPr>
                <w:t>If provided,</w:t>
              </w:r>
            </w:ins>
            <w:del w:id="11776" w:author="mbeckerle" w:date="2012-11-19T15:52:00Z">
              <w:r w:rsidR="00F10615" w:rsidRPr="00240AC5" w:rsidDel="00B82FA6">
                <w:rPr>
                  <w:rFonts w:eastAsia="Arial Unicode MS"/>
                </w:rPr>
                <w:delText>T</w:delText>
              </w:r>
            </w:del>
            <w:del w:id="11777" w:author="mbeckerle" w:date="2012-11-19T15:59:00Z">
              <w:r w:rsidR="00F10615" w:rsidRPr="00240AC5" w:rsidDel="004C2B6B">
                <w:rPr>
                  <w:rFonts w:eastAsia="Arial Unicode MS"/>
                </w:rPr>
                <w:delText>he value must be consistent with the representation as an xs:unsignedInt</w:delText>
              </w:r>
            </w:del>
            <w:ins w:id="11778" w:author="mbeckerle" w:date="2012-11-19T15:59:00Z">
              <w:r w:rsidR="004C2B6B">
                <w:rPr>
                  <w:rFonts w:eastAsia="Arial Unicode MS"/>
                </w:rPr>
                <w:t xml:space="preserve"> then i</w:t>
              </w:r>
            </w:ins>
            <w:ins w:id="11779" w:author="mbeckerle" w:date="2012-11-19T15:52:00Z">
              <w:r>
                <w:rPr>
                  <w:rFonts w:eastAsia="Arial Unicode MS"/>
                </w:rPr>
                <w:t xml:space="preserve">f the element has specified length, then </w:t>
              </w:r>
            </w:ins>
            <w:ins w:id="11780" w:author="mbeckerle" w:date="2012-11-19T15:54:00Z">
              <w:r w:rsidR="004C2B6B">
                <w:rPr>
                  <w:rFonts w:eastAsia="Arial Unicode MS"/>
                </w:rPr>
                <w:t>is is a schema definition error if the</w:t>
              </w:r>
            </w:ins>
            <w:ins w:id="11781" w:author="mbeckerle" w:date="2012-11-19T15:52:00Z">
              <w:r>
                <w:rPr>
                  <w:rFonts w:eastAsia="Arial Unicode MS"/>
                </w:rPr>
                <w:t xml:space="preserve"> length </w:t>
              </w:r>
            </w:ins>
            <w:ins w:id="11782" w:author="mbeckerle" w:date="2012-11-19T15:54:00Z">
              <w:r w:rsidR="004C2B6B">
                <w:rPr>
                  <w:rFonts w:eastAsia="Arial Unicode MS"/>
                </w:rPr>
                <w:t>is not</w:t>
              </w:r>
            </w:ins>
            <w:ins w:id="11783" w:author="mbeckerle" w:date="2012-11-19T15:52:00Z">
              <w:r>
                <w:rPr>
                  <w:rFonts w:eastAsia="Arial Unicode MS"/>
                </w:rPr>
                <w:t xml:space="preserve"> </w:t>
              </w:r>
            </w:ins>
            <w:ins w:id="11784" w:author="mbeckerle" w:date="2012-11-19T15:55:00Z">
              <w:r w:rsidR="004C2B6B">
                <w:rPr>
                  <w:rFonts w:eastAsia="Arial Unicode MS"/>
                </w:rPr>
                <w:t>between 1 bit and 32 bits (</w:t>
              </w:r>
            </w:ins>
            <w:ins w:id="11785" w:author="mbeckerle" w:date="2012-11-19T15:52:00Z">
              <w:r>
                <w:rPr>
                  <w:rFonts w:eastAsia="Arial Unicode MS"/>
                </w:rPr>
                <w:t>4 bytes</w:t>
              </w:r>
            </w:ins>
            <w:ins w:id="11786" w:author="mbeckerle" w:date="2012-11-19T15:55:00Z">
              <w:r w:rsidR="004C2B6B">
                <w:rPr>
                  <w:rFonts w:eastAsia="Arial Unicode MS"/>
                </w:rPr>
                <w:t>).</w:t>
              </w:r>
            </w:ins>
            <w:ins w:id="11787" w:author="mbeckerle" w:date="2012-11-19T15:57:00Z">
              <w:r w:rsidR="004C2B6B">
                <w:rPr>
                  <w:rFonts w:eastAsia="Arial Unicode MS"/>
                </w:rPr>
                <w:t xml:space="preserve"> It is also a schema definition error if the </w:t>
              </w:r>
            </w:ins>
            <w:ins w:id="11788" w:author="mbeckerle" w:date="2012-11-19T16:00:00Z">
              <w:r w:rsidR="004C2B6B">
                <w:rPr>
                  <w:rFonts w:eastAsia="Arial Unicode MS"/>
                </w:rPr>
                <w:t xml:space="preserve">value of the </w:t>
              </w:r>
            </w:ins>
            <w:ins w:id="11789" w:author="mbeckerle" w:date="2012-11-19T15:57:00Z">
              <w:r w:rsidR="004C2B6B">
                <w:rPr>
                  <w:rFonts w:eastAsia="Arial Unicode MS"/>
                </w:rPr>
                <w:t xml:space="preserve">binaryBooleanTrueRep cannot fit as an unsigned binary integer in the specified length. </w:t>
              </w:r>
            </w:ins>
          </w:p>
          <w:p w14:paraId="16763DF6" w14:textId="78E7F273" w:rsidR="00F10615" w:rsidRPr="00240AC5" w:rsidDel="00B82FA6" w:rsidRDefault="00F10615" w:rsidP="005B1DEB">
            <w:pPr>
              <w:rPr>
                <w:del w:id="11790" w:author="mbeckerle" w:date="2012-11-19T15:53:00Z"/>
                <w:rFonts w:eastAsia="Arial Unicode MS"/>
              </w:rPr>
            </w:pPr>
            <w:del w:id="11791" w:author="mbeckerle" w:date="2012-11-19T15:46:00Z">
              <w:r w:rsidRPr="00240AC5" w:rsidDel="00B82FA6">
                <w:rPr>
                  <w:rFonts w:eastAsia="Arial Unicode MS"/>
                </w:rPr>
                <w:delText>, including that i</w:delText>
              </w:r>
            </w:del>
            <w:del w:id="11792" w:author="mbeckerle" w:date="2012-11-19T15:53:00Z">
              <w:r w:rsidRPr="00240AC5" w:rsidDel="00B82FA6">
                <w:rPr>
                  <w:rFonts w:eastAsia="Arial Unicode MS"/>
                </w:rPr>
                <w:delText xml:space="preserve">t must be within the range allowed by </w:delText>
              </w:r>
            </w:del>
            <w:del w:id="11793" w:author="mbeckerle" w:date="2012-11-19T15:47:00Z">
              <w:r w:rsidRPr="00240AC5" w:rsidDel="00B82FA6">
                <w:rPr>
                  <w:rFonts w:eastAsia="Arial Unicode MS"/>
                </w:rPr>
                <w:delText xml:space="preserve">the </w:delText>
              </w:r>
            </w:del>
            <w:del w:id="11794" w:author="mbeckerle" w:date="2012-11-19T15:48:00Z">
              <w:r w:rsidRPr="00240AC5" w:rsidDel="00B82FA6">
                <w:rPr>
                  <w:rFonts w:eastAsia="Arial Unicode MS"/>
                </w:rPr>
                <w:delText xml:space="preserve">number of bits, when </w:delText>
              </w:r>
            </w:del>
            <w:del w:id="11795" w:author="mbeckerle" w:date="2012-11-19T15:53:00Z">
              <w:r w:rsidRPr="00240AC5" w:rsidDel="00B82FA6">
                <w:rPr>
                  <w:rFonts w:eastAsia="Arial Unicode MS"/>
                </w:rPr>
                <w:delText>dfdl:lengthUnits=</w:delText>
              </w:r>
              <w:r w:rsidR="00CC2406" w:rsidRPr="00240AC5" w:rsidDel="00B82FA6">
                <w:rPr>
                  <w:rFonts w:eastAsia="Arial Unicode MS"/>
                </w:rPr>
                <w:delText>'</w:delText>
              </w:r>
              <w:r w:rsidRPr="00240AC5" w:rsidDel="00B82FA6">
                <w:rPr>
                  <w:rFonts w:eastAsia="Arial Unicode MS"/>
                </w:rPr>
                <w:delText>bits</w:delText>
              </w:r>
              <w:r w:rsidR="00CC2406" w:rsidRPr="00240AC5" w:rsidDel="00B82FA6">
                <w:rPr>
                  <w:rFonts w:eastAsia="Arial Unicode MS"/>
                </w:rPr>
                <w:delText>'</w:delText>
              </w:r>
              <w:r w:rsidRPr="00240AC5" w:rsidDel="00B82FA6">
                <w:rPr>
                  <w:rFonts w:eastAsia="Arial Unicode MS"/>
                </w:rPr>
                <w:delText xml:space="preserve"> is specifie</w:delText>
              </w:r>
            </w:del>
            <w:del w:id="11796" w:author="mbeckerle" w:date="2012-11-19T15:49:00Z">
              <w:r w:rsidRPr="00240AC5" w:rsidDel="00B82FA6">
                <w:rPr>
                  <w:rFonts w:eastAsia="Arial Unicode MS"/>
                </w:rPr>
                <w:delText>d</w:delText>
              </w:r>
            </w:del>
            <w:del w:id="11797" w:author="mbeckerle" w:date="2012-11-19T15:47:00Z">
              <w:r w:rsidRPr="00240AC5" w:rsidDel="00B82FA6">
                <w:rPr>
                  <w:rFonts w:eastAsia="Arial Unicode MS"/>
                </w:rPr>
                <w:delText xml:space="preserve">, and the dfdl:length is </w:delText>
              </w:r>
            </w:del>
            <w:del w:id="11798" w:author="mbeckerle" w:date="2012-11-19T15:53:00Z">
              <w:r w:rsidRPr="00240AC5" w:rsidDel="00B82FA6">
                <w:rPr>
                  <w:rFonts w:eastAsia="Arial Unicode MS"/>
                </w:rPr>
                <w:delText>less than 32.</w:delText>
              </w:r>
            </w:del>
          </w:p>
          <w:p w14:paraId="5133B113" w14:textId="77777777" w:rsidR="00E41F63" w:rsidRPr="00240AC5" w:rsidRDefault="005A400F" w:rsidP="005B1DEB">
            <w:pPr>
              <w:rPr>
                <w:rFonts w:eastAsia="Arial Unicode MS"/>
              </w:rPr>
            </w:pPr>
            <w:r w:rsidRPr="00240AC5">
              <w:rPr>
                <w:rFonts w:eastAsia="Arial Unicode MS"/>
              </w:rPr>
              <w:t>Annotation: dfdl:element, dfdl:simpleType</w:t>
            </w:r>
          </w:p>
        </w:tc>
      </w:tr>
      <w:tr w:rsidR="00E41F63" w:rsidRPr="00240AC5" w14:paraId="2F5E0C1F" w14:textId="77777777" w:rsidTr="00240AC5">
        <w:trPr>
          <w:trHeight w:val="1065"/>
        </w:trPr>
        <w:tc>
          <w:tcPr>
            <w:tcW w:w="2448" w:type="dxa"/>
            <w:shd w:val="clear" w:color="auto" w:fill="auto"/>
          </w:tcPr>
          <w:p w14:paraId="419F8A43" w14:textId="77777777" w:rsidR="00E41F63" w:rsidRPr="00240AC5" w:rsidRDefault="00B51419" w:rsidP="00240AC5">
            <w:pPr>
              <w:tabs>
                <w:tab w:val="num" w:pos="360"/>
                <w:tab w:val="num" w:pos="540"/>
              </w:tabs>
              <w:spacing w:before="40" w:after="40"/>
              <w:ind w:left="180" w:hanging="180"/>
              <w:rPr>
                <w:rFonts w:eastAsia="Arial Unicode MS" w:cs="Arial"/>
              </w:rPr>
            </w:pPr>
            <w:r w:rsidRPr="00240AC5">
              <w:rPr>
                <w:rFonts w:eastAsia="Arial Unicode MS" w:cs="Arial"/>
              </w:rPr>
              <w:t>binary</w:t>
            </w:r>
            <w:r w:rsidR="00E41F63" w:rsidRPr="00240AC5">
              <w:rPr>
                <w:rFonts w:eastAsia="Arial Unicode MS" w:cs="Arial"/>
              </w:rPr>
              <w:t>BooleanFalseRep</w:t>
            </w:r>
          </w:p>
        </w:tc>
        <w:tc>
          <w:tcPr>
            <w:tcW w:w="6408" w:type="dxa"/>
            <w:shd w:val="clear" w:color="auto" w:fill="auto"/>
          </w:tcPr>
          <w:p w14:paraId="2087F519" w14:textId="77777777" w:rsidR="00E41F63" w:rsidRPr="00240AC5" w:rsidRDefault="00F10615" w:rsidP="005B1DEB">
            <w:pPr>
              <w:rPr>
                <w:rFonts w:eastAsia="Arial Unicode MS"/>
              </w:rPr>
            </w:pPr>
            <w:r w:rsidRPr="00240AC5">
              <w:rPr>
                <w:rFonts w:eastAsia="Arial Unicode MS"/>
              </w:rPr>
              <w:t xml:space="preserve">Non-negative </w:t>
            </w:r>
            <w:r w:rsidR="00E41F63" w:rsidRPr="00240AC5">
              <w:rPr>
                <w:rFonts w:eastAsia="Arial Unicode MS"/>
              </w:rPr>
              <w:t>Integer</w:t>
            </w:r>
          </w:p>
          <w:p w14:paraId="1AD281DF" w14:textId="4D9FC82D" w:rsidR="00E41F63" w:rsidRPr="00240AC5" w:rsidRDefault="002148E5" w:rsidP="005B1DEB">
            <w:pPr>
              <w:rPr>
                <w:rFonts w:eastAsia="Arial Unicode MS"/>
              </w:rPr>
            </w:pPr>
            <w:del w:id="11799" w:author="mbeckerle" w:date="2013-01-28T14:48:00Z">
              <w:r w:rsidRPr="00240AC5" w:rsidDel="00A66DCE">
                <w:rPr>
                  <w:rFonts w:eastAsia="Arial Unicode MS"/>
                </w:rPr>
                <w:delText>Representation value</w:delText>
              </w:r>
            </w:del>
            <w:ins w:id="11800" w:author="mbeckerle" w:date="2013-01-28T14:48:00Z">
              <w:r w:rsidR="00A66DCE">
                <w:rPr>
                  <w:rFonts w:eastAsia="Arial Unicode MS"/>
                </w:rPr>
                <w:t>Representation</w:t>
              </w:r>
            </w:ins>
            <w:r w:rsidRPr="00240AC5">
              <w:rPr>
                <w:rFonts w:eastAsia="Arial Unicode MS"/>
              </w:rPr>
              <w:t xml:space="preserve"> </w:t>
            </w:r>
            <w:del w:id="11801" w:author="mbeckerle" w:date="2013-01-28T14:47:00Z">
              <w:r w:rsidR="00E41F63" w:rsidRPr="00240AC5" w:rsidDel="00A66DCE">
                <w:rPr>
                  <w:rFonts w:eastAsia="Arial Unicode MS"/>
                </w:rPr>
                <w:delText xml:space="preserve"> </w:delText>
              </w:r>
            </w:del>
            <w:r w:rsidR="00E41F63" w:rsidRPr="00240AC5">
              <w:rPr>
                <w:rFonts w:eastAsia="Arial Unicode MS"/>
              </w:rPr>
              <w:t xml:space="preserve">to be used for ‘false’ </w:t>
            </w:r>
          </w:p>
          <w:p w14:paraId="76FF1DFC" w14:textId="160E7FCD" w:rsidR="004C2B6B" w:rsidRDefault="004C2B6B" w:rsidP="004C2B6B">
            <w:pPr>
              <w:rPr>
                <w:ins w:id="11802" w:author="mbeckerle" w:date="2012-11-19T15:59:00Z"/>
                <w:rFonts w:eastAsia="Arial Unicode MS"/>
              </w:rPr>
            </w:pPr>
            <w:ins w:id="11803" w:author="mbeckerle" w:date="2012-11-19T15:59:00Z">
              <w:r>
                <w:rPr>
                  <w:rFonts w:eastAsia="Arial Unicode MS"/>
                </w:rPr>
                <w:t xml:space="preserve">If the element has specified length, then is is a schema definition error if the length is not between 1 bit and 32 bits (4 bytes). It is also a schema definition error if the </w:t>
              </w:r>
            </w:ins>
            <w:ins w:id="11804" w:author="mbeckerle" w:date="2012-11-19T16:00:00Z">
              <w:r>
                <w:rPr>
                  <w:rFonts w:eastAsia="Arial Unicode MS"/>
                </w:rPr>
                <w:t xml:space="preserve">value of the </w:t>
              </w:r>
            </w:ins>
            <w:ins w:id="11805" w:author="mbeckerle" w:date="2012-11-19T15:59:00Z">
              <w:r>
                <w:rPr>
                  <w:rFonts w:eastAsia="Arial Unicode MS"/>
                </w:rPr>
                <w:t>binaryBoolean</w:t>
              </w:r>
            </w:ins>
            <w:ins w:id="11806" w:author="mbeckerle" w:date="2012-11-19T16:00:00Z">
              <w:r>
                <w:rPr>
                  <w:rFonts w:eastAsia="Arial Unicode MS"/>
                </w:rPr>
                <w:t>False</w:t>
              </w:r>
            </w:ins>
            <w:ins w:id="11807" w:author="mbeckerle" w:date="2012-11-19T15:59:00Z">
              <w:r>
                <w:rPr>
                  <w:rFonts w:eastAsia="Arial Unicode MS"/>
                </w:rPr>
                <w:t xml:space="preserve">Rep cannot fit as an unsigned binary integer in the specified length. </w:t>
              </w:r>
            </w:ins>
          </w:p>
          <w:p w14:paraId="18CD0DEC" w14:textId="5408F72B" w:rsidR="00F10615" w:rsidRPr="00240AC5" w:rsidDel="004C2B6B" w:rsidRDefault="00F10615" w:rsidP="005B1DEB">
            <w:pPr>
              <w:rPr>
                <w:del w:id="11808" w:author="mbeckerle" w:date="2012-11-19T15:59:00Z"/>
                <w:rFonts w:eastAsia="Arial Unicode MS"/>
                <w:szCs w:val="18"/>
              </w:rPr>
            </w:pPr>
            <w:del w:id="11809" w:author="mbeckerle" w:date="2012-11-19T15:59:00Z">
              <w:r w:rsidRPr="00240AC5" w:rsidDel="004C2B6B">
                <w:rPr>
                  <w:rFonts w:eastAsia="Arial Unicode MS"/>
                </w:rPr>
                <w:delText>The value must be consistent with the representation as an xs:unsignedInt, including that it must be within the range allowed by the number of bits, when dfdl:lengthUnits=</w:delText>
              </w:r>
              <w:r w:rsidR="00CC2406" w:rsidRPr="00240AC5" w:rsidDel="004C2B6B">
                <w:rPr>
                  <w:rFonts w:eastAsia="Arial Unicode MS"/>
                </w:rPr>
                <w:delText>'</w:delText>
              </w:r>
              <w:r w:rsidRPr="00240AC5" w:rsidDel="004C2B6B">
                <w:rPr>
                  <w:rFonts w:eastAsia="Arial Unicode MS"/>
                </w:rPr>
                <w:delText>bits</w:delText>
              </w:r>
              <w:r w:rsidR="00CC2406" w:rsidRPr="00240AC5" w:rsidDel="004C2B6B">
                <w:rPr>
                  <w:rFonts w:eastAsia="Arial Unicode MS"/>
                </w:rPr>
                <w:delText>'</w:delText>
              </w:r>
              <w:r w:rsidRPr="00240AC5" w:rsidDel="004C2B6B">
                <w:rPr>
                  <w:rFonts w:eastAsia="Arial Unicode MS"/>
                </w:rPr>
                <w:delText xml:space="preserve"> is specified, and the dfdl:length is less than 32.</w:delText>
              </w:r>
            </w:del>
          </w:p>
          <w:p w14:paraId="0D9BDC45" w14:textId="77777777" w:rsidR="00E41F63" w:rsidRPr="00240AC5" w:rsidRDefault="005A400F" w:rsidP="005B1DEB">
            <w:pPr>
              <w:rPr>
                <w:rFonts w:eastAsia="Arial Unicode MS"/>
              </w:rPr>
            </w:pPr>
            <w:r w:rsidRPr="00240AC5">
              <w:rPr>
                <w:rFonts w:eastAsia="Arial Unicode MS"/>
              </w:rPr>
              <w:t>Annotation: dfdl:element, dfdl:simpleType</w:t>
            </w:r>
          </w:p>
        </w:tc>
      </w:tr>
    </w:tbl>
    <w:p w14:paraId="4603DEEC" w14:textId="5FB52D74" w:rsidR="00E41F63" w:rsidRPr="005223F4" w:rsidDel="001D6CE4" w:rsidRDefault="00E41F63" w:rsidP="00F340A0">
      <w:pPr>
        <w:rPr>
          <w:del w:id="11810" w:author="mbeckerle" w:date="2012-04-22T19:45:00Z"/>
        </w:rPr>
      </w:pPr>
    </w:p>
    <w:p w14:paraId="1D8BDF86" w14:textId="449DA025" w:rsidR="00E41F63" w:rsidRPr="005223F4" w:rsidDel="001D6CE4" w:rsidRDefault="00E41F63" w:rsidP="00D43C30">
      <w:pPr>
        <w:rPr>
          <w:del w:id="11811" w:author="mbeckerle" w:date="2012-04-22T19:45:00Z"/>
        </w:rPr>
      </w:pPr>
    </w:p>
    <w:p w14:paraId="1A0ADEB7" w14:textId="6E157F95" w:rsidR="001D1194" w:rsidRPr="005223F4" w:rsidDel="001D6CE4" w:rsidRDefault="001D1194" w:rsidP="001D1194">
      <w:pPr>
        <w:pStyle w:val="nobreak"/>
        <w:rPr>
          <w:del w:id="11812" w:author="mbeckerle" w:date="2012-04-22T19:45:00Z"/>
        </w:rPr>
      </w:pPr>
      <w:bookmarkStart w:id="11813" w:name="_Toc130873634"/>
      <w:bookmarkStart w:id="11814" w:name="_Toc140549606"/>
      <w:bookmarkStart w:id="11815" w:name="_Toc177399105"/>
      <w:bookmarkStart w:id="11816" w:name="_Toc175057392"/>
      <w:bookmarkStart w:id="11817" w:name="_Toc199516329"/>
      <w:bookmarkStart w:id="11818" w:name="_Toc194983992"/>
    </w:p>
    <w:p w14:paraId="2E0ECD73" w14:textId="77777777" w:rsidR="001D1194" w:rsidRPr="005223F4" w:rsidRDefault="001D1194" w:rsidP="001D1194"/>
    <w:p w14:paraId="08EC8CBF" w14:textId="3AAE6D22" w:rsidR="00830FE8" w:rsidRPr="005223F4" w:rsidRDefault="00E73F2C" w:rsidP="006E4FE8">
      <w:pPr>
        <w:pStyle w:val="Heading2"/>
      </w:pPr>
      <w:bookmarkStart w:id="11819" w:name="_Ref229814365"/>
      <w:bookmarkStart w:id="11820" w:name="_Ref229814405"/>
      <w:bookmarkStart w:id="11821" w:name="_Toc243112838"/>
      <w:bookmarkStart w:id="11822" w:name="_Toc349042764"/>
      <w:bookmarkStart w:id="11823" w:name="_Toc362453328"/>
      <w:r w:rsidRPr="005223F4">
        <w:t xml:space="preserve">Properties specific to </w:t>
      </w:r>
      <w:del w:id="11824" w:author="mbeckerle" w:date="2013-01-20T15:17:00Z">
        <w:r w:rsidRPr="005223F4" w:rsidDel="001B252B">
          <w:delText xml:space="preserve">calendar </w:delText>
        </w:r>
      </w:del>
      <w:ins w:id="11825" w:author="mbeckerle" w:date="2013-01-20T15:17:00Z">
        <w:r w:rsidR="001B252B">
          <w:t>C</w:t>
        </w:r>
        <w:r w:rsidR="001B252B" w:rsidRPr="005223F4">
          <w:t xml:space="preserve">alendar </w:t>
        </w:r>
      </w:ins>
      <w:r w:rsidRPr="005223F4">
        <w:t>with Text or Binary representatio</w:t>
      </w:r>
      <w:bookmarkEnd w:id="11819"/>
      <w:bookmarkEnd w:id="11820"/>
      <w:bookmarkEnd w:id="11821"/>
      <w:r w:rsidR="00205321" w:rsidRPr="005223F4">
        <w:t>n</w:t>
      </w:r>
      <w:bookmarkEnd w:id="11822"/>
      <w:bookmarkEnd w:id="11823"/>
    </w:p>
    <w:p w14:paraId="75E0384D" w14:textId="16B97D33" w:rsidR="00830FE8" w:rsidRPr="005223F4" w:rsidRDefault="00E73F2C" w:rsidP="00E73F2C">
      <w:pPr>
        <w:pStyle w:val="nobreak"/>
      </w:pPr>
      <w:r w:rsidRPr="005223F4">
        <w:t>T</w:t>
      </w:r>
      <w:r w:rsidR="00830FE8" w:rsidRPr="005223F4">
        <w:t>he properties describe how a calendar is to be interpreted</w:t>
      </w:r>
      <w:r w:rsidRPr="005223F4">
        <w:t xml:space="preserve"> including </w:t>
      </w:r>
      <w:r w:rsidR="00830FE8" w:rsidRPr="005223F4">
        <w:t xml:space="preserve">a </w:t>
      </w:r>
      <w:del w:id="11826" w:author="mbeckerle" w:date="2012-08-14T12:26:00Z">
        <w:r w:rsidR="00830FE8" w:rsidRPr="005223F4" w:rsidDel="00593E88">
          <w:delText xml:space="preserve">formatting </w:delText>
        </w:r>
      </w:del>
      <w:ins w:id="11827" w:author="mbeckerle" w:date="2012-08-14T12:26:00Z">
        <w:r w:rsidR="00593E88">
          <w:t>unparsing</w:t>
        </w:r>
        <w:r w:rsidR="00593E88" w:rsidRPr="005223F4">
          <w:t xml:space="preserve"> </w:t>
        </w:r>
      </w:ins>
      <w:r w:rsidR="00830FE8" w:rsidRPr="005223F4">
        <w:t>pattern property plus properties that qualify the pattern.</w:t>
      </w:r>
    </w:p>
    <w:p w14:paraId="35DCD5AA" w14:textId="6F7DDBDA" w:rsidR="00830FE8" w:rsidRPr="005223F4" w:rsidDel="001D6CE4" w:rsidRDefault="00E73F2C" w:rsidP="00AB5ECE">
      <w:pPr>
        <w:pStyle w:val="nobreak"/>
        <w:rPr>
          <w:del w:id="11828" w:author="mbeckerle" w:date="2012-04-22T19:46:00Z"/>
        </w:rPr>
      </w:pPr>
      <w:r w:rsidRPr="005223F4">
        <w:t xml:space="preserve">These properties </w:t>
      </w:r>
      <w:r w:rsidR="00830FE8" w:rsidRPr="005223F4">
        <w:t xml:space="preserve">can be used when a calendar has </w:t>
      </w:r>
      <w:del w:id="11829" w:author="Steve Hanson" w:date="2013-02-06T13:53:00Z">
        <w:r w:rsidR="00830FE8" w:rsidRPr="005223F4" w:rsidDel="0085659C">
          <w:delText xml:space="preserve">a </w:delText>
        </w:r>
      </w:del>
      <w:ins w:id="11830" w:author="Steve Hanson" w:date="2013-02-06T13:53:00Z">
        <w:r w:rsidR="0085659C">
          <w:t>dfdl:</w:t>
        </w:r>
      </w:ins>
      <w:r w:rsidR="00830FE8" w:rsidRPr="005223F4">
        <w:t xml:space="preserve">representation </w:t>
      </w:r>
      <w:del w:id="11831" w:author="Steve Hanson" w:date="2013-02-06T13:53:00Z">
        <w:r w:rsidR="00830FE8" w:rsidRPr="005223F4" w:rsidDel="0085659C">
          <w:delText xml:space="preserve">of </w:delText>
        </w:r>
      </w:del>
      <w:r w:rsidR="00830FE8" w:rsidRPr="005223F4">
        <w:t xml:space="preserve">‘text’ or </w:t>
      </w:r>
      <w:ins w:id="11832" w:author="Steve Hanson" w:date="2013-02-06T13:53:00Z">
        <w:r w:rsidR="0085659C">
          <w:t>dfdl</w:t>
        </w:r>
      </w:ins>
      <w:del w:id="11833" w:author="Steve Hanson" w:date="2013-02-06T13:53:00Z">
        <w:r w:rsidR="00830FE8" w:rsidRPr="005223F4" w:rsidDel="0085659C">
          <w:delText>a</w:delText>
        </w:r>
      </w:del>
      <w:ins w:id="11834" w:author="Steve Hanson" w:date="2013-02-06T13:53:00Z">
        <w:r w:rsidR="0085659C">
          <w:t>:</w:t>
        </w:r>
      </w:ins>
      <w:del w:id="11835" w:author="Steve Hanson" w:date="2013-02-06T13:53:00Z">
        <w:r w:rsidR="00AB5ECE" w:rsidRPr="005223F4" w:rsidDel="0085659C">
          <w:delText xml:space="preserve"> </w:delText>
        </w:r>
      </w:del>
      <w:r w:rsidR="00AB5ECE" w:rsidRPr="005223F4">
        <w:t xml:space="preserve">representation </w:t>
      </w:r>
      <w:del w:id="11836" w:author="Steve Hanson" w:date="2013-02-06T13:53:00Z">
        <w:r w:rsidR="00AB5ECE" w:rsidRPr="005223F4" w:rsidDel="0085659C">
          <w:delText xml:space="preserve">of </w:delText>
        </w:r>
      </w:del>
      <w:r w:rsidR="00AB5ECE" w:rsidRPr="005223F4">
        <w:t xml:space="preserve">‘binary' and a </w:t>
      </w:r>
      <w:ins w:id="11837" w:author="Steve Hanson" w:date="2013-02-06T13:53:00Z">
        <w:r w:rsidR="0085659C">
          <w:t>packed decimal representation</w:t>
        </w:r>
      </w:ins>
      <w:del w:id="11838" w:author="Steve Hanson" w:date="2013-02-06T13:53:00Z">
        <w:r w:rsidR="00F87B81" w:rsidDel="0085659C">
          <w:delText>dfdl:</w:delText>
        </w:r>
        <w:r w:rsidR="00ED60BB" w:rsidRPr="005223F4" w:rsidDel="0085659C">
          <w:delText>binaryCalendarRep</w:delText>
        </w:r>
        <w:r w:rsidR="00830FE8" w:rsidRPr="005223F4" w:rsidDel="0085659C">
          <w:delText xml:space="preserve">  of ‘packed’</w:delText>
        </w:r>
      </w:del>
      <w:ins w:id="11839" w:author="mbeckerle" w:date="2013-01-20T15:44:00Z">
        <w:del w:id="11840" w:author="Steve Hanson" w:date="2013-02-06T13:53:00Z">
          <w:r w:rsidR="00266224" w:rsidDel="0085659C">
            <w:delText>,</w:delText>
          </w:r>
        </w:del>
      </w:ins>
      <w:del w:id="11841" w:author="Steve Hanson" w:date="2013-02-06T13:53:00Z">
        <w:r w:rsidR="00830FE8" w:rsidRPr="005223F4" w:rsidDel="0085659C">
          <w:delText xml:space="preserve"> </w:delText>
        </w:r>
      </w:del>
      <w:del w:id="11842" w:author="mbeckerle" w:date="2013-01-20T15:44:00Z">
        <w:r w:rsidR="00830FE8" w:rsidRPr="005223F4" w:rsidDel="00266224">
          <w:delText xml:space="preserve">or </w:delText>
        </w:r>
      </w:del>
      <w:del w:id="11843" w:author="Steve Hanson" w:date="2013-02-06T13:53:00Z">
        <w:r w:rsidR="00830FE8" w:rsidRPr="005223F4" w:rsidDel="0085659C">
          <w:delText>‘</w:delText>
        </w:r>
        <w:r w:rsidR="00017371" w:rsidRPr="005223F4" w:rsidDel="0085659C">
          <w:delText>bcd</w:delText>
        </w:r>
        <w:r w:rsidR="00830FE8" w:rsidRPr="005223F4" w:rsidDel="0085659C">
          <w:delText>’</w:delText>
        </w:r>
      </w:del>
      <w:ins w:id="11844" w:author="mbeckerle" w:date="2013-01-20T15:44:00Z">
        <w:del w:id="11845" w:author="Steve Hanson" w:date="2013-02-06T13:53:00Z">
          <w:r w:rsidR="00266224" w:rsidDel="0085659C">
            <w:delText>, or ‘ibm4690Packed’</w:delText>
          </w:r>
        </w:del>
      </w:ins>
      <w:r w:rsidR="00830FE8" w:rsidRPr="005223F4">
        <w:t>.</w:t>
      </w:r>
      <w:del w:id="11846" w:author="mbeckerle" w:date="2012-04-22T19:46:00Z">
        <w:r w:rsidR="00830FE8" w:rsidRPr="005223F4" w:rsidDel="001D6CE4">
          <w:delText xml:space="preserve"> </w:delText>
        </w:r>
      </w:del>
    </w:p>
    <w:p w14:paraId="73FD9F9D" w14:textId="5A756905" w:rsidR="00C35B7C" w:rsidRPr="005223F4" w:rsidDel="001D6CE4" w:rsidRDefault="00C35B7C">
      <w:pPr>
        <w:pStyle w:val="nobreak"/>
        <w:rPr>
          <w:del w:id="11847" w:author="mbeckerle" w:date="2012-04-22T19:46:00Z"/>
        </w:rPr>
        <w:pPrChange w:id="11848" w:author="mbeckerle" w:date="2012-04-22T19:46:00Z">
          <w:pPr/>
        </w:pPrChange>
      </w:pPr>
    </w:p>
    <w:p w14:paraId="63E14777" w14:textId="654AC5D9" w:rsidR="00C35B7C" w:rsidRPr="005223F4" w:rsidDel="001D6CE4" w:rsidRDefault="00C35B7C" w:rsidP="00C35B7C">
      <w:pPr>
        <w:rPr>
          <w:del w:id="11849" w:author="mbeckerle" w:date="2012-04-22T19:46:00Z"/>
        </w:rPr>
      </w:pPr>
    </w:p>
    <w:p w14:paraId="547F7CC4" w14:textId="77777777" w:rsidR="00830FE8" w:rsidRPr="005223F4" w:rsidRDefault="00830FE8" w:rsidP="00830FE8"/>
    <w:tbl>
      <w:tblPr>
        <w:tblW w:w="9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628"/>
        <w:gridCol w:w="6840"/>
      </w:tblGrid>
      <w:tr w:rsidR="00830FE8" w:rsidRPr="005223F4" w14:paraId="7F99F53F" w14:textId="77777777" w:rsidTr="005B1DEB">
        <w:tc>
          <w:tcPr>
            <w:tcW w:w="2628" w:type="dxa"/>
            <w:tcBorders>
              <w:top w:val="single" w:sz="4" w:space="0" w:color="auto"/>
              <w:left w:val="single" w:sz="4" w:space="0" w:color="auto"/>
              <w:bottom w:val="single" w:sz="4" w:space="0" w:color="auto"/>
              <w:right w:val="single" w:sz="4" w:space="0" w:color="auto"/>
            </w:tcBorders>
            <w:shd w:val="clear" w:color="auto" w:fill="F3F3F3"/>
          </w:tcPr>
          <w:p w14:paraId="39E2518E" w14:textId="77777777" w:rsidR="00830FE8" w:rsidRPr="005B1DEB" w:rsidRDefault="00830FE8" w:rsidP="005B1DEB">
            <w:pPr>
              <w:rPr>
                <w:b/>
              </w:rPr>
            </w:pPr>
            <w:r w:rsidRPr="005B1DEB">
              <w:rPr>
                <w:b/>
              </w:rPr>
              <w:t>Property Name</w:t>
            </w:r>
          </w:p>
        </w:tc>
        <w:tc>
          <w:tcPr>
            <w:tcW w:w="6840" w:type="dxa"/>
            <w:tcBorders>
              <w:top w:val="single" w:sz="4" w:space="0" w:color="auto"/>
              <w:left w:val="single" w:sz="4" w:space="0" w:color="auto"/>
              <w:bottom w:val="single" w:sz="4" w:space="0" w:color="auto"/>
              <w:right w:val="single" w:sz="4" w:space="0" w:color="auto"/>
            </w:tcBorders>
            <w:shd w:val="clear" w:color="auto" w:fill="F3F3F3"/>
          </w:tcPr>
          <w:p w14:paraId="3A5F9312" w14:textId="77777777" w:rsidR="00830FE8" w:rsidRPr="005B1DEB" w:rsidRDefault="00830FE8">
            <w:pPr>
              <w:rPr>
                <w:b/>
              </w:rPr>
            </w:pPr>
            <w:r w:rsidRPr="005B1DEB">
              <w:rPr>
                <w:b/>
              </w:rPr>
              <w:t>Description</w:t>
            </w:r>
          </w:p>
        </w:tc>
      </w:tr>
      <w:tr w:rsidR="00830FE8" w:rsidRPr="005223F4" w14:paraId="30B2D9C1" w14:textId="77777777" w:rsidTr="005B1DEB">
        <w:tc>
          <w:tcPr>
            <w:tcW w:w="2628" w:type="dxa"/>
            <w:tcBorders>
              <w:top w:val="single" w:sz="4" w:space="0" w:color="auto"/>
              <w:left w:val="single" w:sz="4" w:space="0" w:color="auto"/>
              <w:bottom w:val="single" w:sz="4" w:space="0" w:color="auto"/>
              <w:right w:val="single" w:sz="4" w:space="0" w:color="auto"/>
            </w:tcBorders>
            <w:shd w:val="clear" w:color="auto" w:fill="auto"/>
          </w:tcPr>
          <w:p w14:paraId="50627EAD" w14:textId="77777777" w:rsidR="00830FE8" w:rsidRPr="005223F4" w:rsidRDefault="003B6ABE">
            <w:r w:rsidRPr="005223F4">
              <w:t>calendar</w:t>
            </w:r>
            <w:r w:rsidR="00830FE8" w:rsidRPr="005223F4">
              <w:t>Pattern</w:t>
            </w:r>
          </w:p>
        </w:tc>
        <w:tc>
          <w:tcPr>
            <w:tcW w:w="6840" w:type="dxa"/>
            <w:tcBorders>
              <w:top w:val="single" w:sz="4" w:space="0" w:color="auto"/>
              <w:left w:val="single" w:sz="4" w:space="0" w:color="auto"/>
              <w:bottom w:val="single" w:sz="4" w:space="0" w:color="auto"/>
              <w:right w:val="single" w:sz="4" w:space="0" w:color="auto"/>
            </w:tcBorders>
            <w:shd w:val="clear" w:color="auto" w:fill="auto"/>
          </w:tcPr>
          <w:p w14:paraId="6DA2985F" w14:textId="77777777" w:rsidR="00830FE8" w:rsidRPr="005223F4" w:rsidRDefault="00293086" w:rsidP="005B1DEB">
            <w:r w:rsidRPr="005223F4">
              <w:t xml:space="preserve">String </w:t>
            </w:r>
          </w:p>
          <w:p w14:paraId="11BC7970" w14:textId="499A3F86" w:rsidR="00830FE8" w:rsidRPr="005223F4" w:rsidRDefault="00830FE8" w:rsidP="005B1DEB">
            <w:r w:rsidRPr="005223F4">
              <w:t>Defines the ICU pattern that describes the format of the calendar. The pattern defines where the year, month, day, hour, minute, second, fractional second and time zone components appear. See calendarPattern property section below.</w:t>
            </w:r>
            <w:ins w:id="11850" w:author="Steve Hanson" w:date="2012-02-29T12:22:00Z">
              <w:r w:rsidR="00557DF4">
                <w:t xml:space="preserve"> </w:t>
              </w:r>
              <w:commentRangeStart w:id="11851"/>
              <w:r w:rsidR="00557DF4">
                <w:t xml:space="preserve"> </w:t>
              </w:r>
            </w:ins>
            <w:commentRangeEnd w:id="11851"/>
            <w:ins w:id="11852" w:author="Steve Hanson" w:date="2012-02-29T14:26:00Z">
              <w:r w:rsidR="00D21E42">
                <w:t xml:space="preserve"> </w:t>
              </w:r>
            </w:ins>
            <w:del w:id="11853" w:author="Steve Hanson" w:date="2012-04-11T15:53:00Z">
              <w:r w:rsidR="00557DF4">
                <w:rPr>
                  <w:rStyle w:val="CommentReference"/>
                  <w:bCs/>
                </w:rPr>
                <w:commentReference w:id="11851"/>
              </w:r>
            </w:del>
            <w:commentRangeStart w:id="11854"/>
            <w:ins w:id="11855" w:author="Steve Hanson" w:date="2012-02-29T14:26:00Z">
              <w:r w:rsidR="00D21E42">
                <w:t xml:space="preserve"> </w:t>
              </w:r>
            </w:ins>
            <w:commentRangeEnd w:id="11854"/>
            <w:del w:id="11856" w:author="Steve Hanson" w:date="2012-04-11T15:53:00Z">
              <w:r w:rsidR="00D21E42">
                <w:rPr>
                  <w:rStyle w:val="CommentReference"/>
                  <w:bCs/>
                </w:rPr>
                <w:commentReference w:id="11854"/>
              </w:r>
            </w:del>
          </w:p>
          <w:p w14:paraId="068B7A29" w14:textId="76F1A986" w:rsidR="00830FE8" w:rsidRDefault="00830FE8">
            <w:pPr>
              <w:rPr>
                <w:ins w:id="11857" w:author="mbeckerle" w:date="2012-03-24T18:02:00Z"/>
              </w:rPr>
            </w:pPr>
            <w:r w:rsidRPr="005223F4">
              <w:t xml:space="preserve">When the </w:t>
            </w:r>
            <w:r w:rsidR="00205321" w:rsidRPr="005223F4">
              <w:t>dfdl</w:t>
            </w:r>
            <w:r w:rsidR="00205321" w:rsidRPr="005223F4">
              <w:rPr>
                <w:i/>
                <w:iCs/>
              </w:rPr>
              <w:t>:</w:t>
            </w:r>
            <w:r w:rsidRPr="005223F4">
              <w:t xml:space="preserve">representation is </w:t>
            </w:r>
            <w:r w:rsidR="00205321" w:rsidRPr="005223F4">
              <w:rPr>
                <w:i/>
                <w:iCs/>
              </w:rPr>
              <w:t>'</w:t>
            </w:r>
            <w:r w:rsidRPr="005223F4">
              <w:t>binary</w:t>
            </w:r>
            <w:r w:rsidR="00205321" w:rsidRPr="005223F4">
              <w:rPr>
                <w:i/>
                <w:iCs/>
              </w:rPr>
              <w:t>'</w:t>
            </w:r>
            <w:r w:rsidRPr="005223F4">
              <w:t xml:space="preserve"> </w:t>
            </w:r>
            <w:r w:rsidR="00205321" w:rsidRPr="005223F4">
              <w:t xml:space="preserve">and </w:t>
            </w:r>
            <w:ins w:id="11858" w:author="Steve Hanson" w:date="2013-02-06T13:54:00Z">
              <w:r w:rsidR="0085659C">
                <w:t>the representation is a packed decimal</w:t>
              </w:r>
            </w:ins>
            <w:del w:id="11859" w:author="Steve Hanson" w:date="2013-02-06T13:54:00Z">
              <w:r w:rsidR="00205321" w:rsidRPr="005223F4" w:rsidDel="0085659C">
                <w:delText>dfdl</w:delText>
              </w:r>
              <w:r w:rsidR="00205321" w:rsidRPr="005223F4" w:rsidDel="0085659C">
                <w:rPr>
                  <w:i/>
                  <w:iCs/>
                </w:rPr>
                <w:delText>:</w:delText>
              </w:r>
              <w:r w:rsidR="00205321" w:rsidRPr="005223F4" w:rsidDel="0085659C">
                <w:delText>binaryCalendarRep</w:delText>
              </w:r>
              <w:r w:rsidR="00205321" w:rsidRPr="005223F4" w:rsidDel="0085659C">
                <w:rPr>
                  <w:i/>
                  <w:iCs/>
                </w:rPr>
                <w:delText xml:space="preserve"> </w:delText>
              </w:r>
              <w:r w:rsidR="00205321" w:rsidRPr="005223F4" w:rsidDel="0085659C">
                <w:delText>is 'packed'</w:delText>
              </w:r>
            </w:del>
            <w:ins w:id="11860" w:author="mbeckerle" w:date="2013-01-20T15:44:00Z">
              <w:del w:id="11861" w:author="Steve Hanson" w:date="2013-02-06T13:54:00Z">
                <w:r w:rsidR="00266224" w:rsidDel="0085659C">
                  <w:delText xml:space="preserve">, </w:delText>
                </w:r>
              </w:del>
            </w:ins>
            <w:del w:id="11862" w:author="mbeckerle" w:date="2013-01-20T15:44:00Z">
              <w:r w:rsidR="00205321" w:rsidRPr="005223F4" w:rsidDel="00266224">
                <w:delText xml:space="preserve"> or </w:delText>
              </w:r>
            </w:del>
            <w:del w:id="11863" w:author="Steve Hanson" w:date="2013-02-06T13:54:00Z">
              <w:r w:rsidR="00205321" w:rsidRPr="005223F4" w:rsidDel="0085659C">
                <w:delText>'bcd'</w:delText>
              </w:r>
            </w:del>
            <w:ins w:id="11864" w:author="mbeckerle" w:date="2013-01-20T15:44:00Z">
              <w:del w:id="11865" w:author="Steve Hanson" w:date="2013-02-06T13:54:00Z">
                <w:r w:rsidR="00266224" w:rsidDel="0085659C">
                  <w:delText>, or ‘ibm4690Packed’</w:delText>
                </w:r>
              </w:del>
            </w:ins>
            <w:r w:rsidR="00205321" w:rsidRPr="005223F4">
              <w:rPr>
                <w:i/>
                <w:iCs/>
              </w:rPr>
              <w:t xml:space="preserve"> </w:t>
            </w:r>
            <w:r w:rsidRPr="005223F4">
              <w:t xml:space="preserve">then the pattern can contain only </w:t>
            </w:r>
            <w:ins w:id="11866" w:author="Steve Hanson" w:date="2012-02-23T17:38:00Z">
              <w:r w:rsidR="008F2617">
                <w:t>characters and symbols</w:t>
              </w:r>
            </w:ins>
            <w:del w:id="11867" w:author="Steve Hanson" w:date="2012-02-23T17:38:00Z">
              <w:r w:rsidRPr="005223F4" w:rsidDel="008F2617">
                <w:delText>characters</w:delText>
              </w:r>
            </w:del>
            <w:r w:rsidRPr="005223F4">
              <w:t xml:space="preserve"> that </w:t>
            </w:r>
            <w:ins w:id="11868" w:author="Steve Hanson" w:date="2012-02-23T17:38:00Z">
              <w:r w:rsidR="008F2617">
                <w:t xml:space="preserve">always </w:t>
              </w:r>
            </w:ins>
            <w:r w:rsidRPr="005223F4">
              <w:t xml:space="preserve">result in </w:t>
            </w:r>
            <w:ins w:id="11869" w:author="Steve Hanson" w:date="2012-02-23T17:37:00Z">
              <w:r w:rsidR="00963EB3">
                <w:t>the</w:t>
              </w:r>
            </w:ins>
            <w:del w:id="11870" w:author="Steve Hanson" w:date="2012-02-23T17:37:00Z">
              <w:r w:rsidRPr="005223F4" w:rsidDel="00963EB3">
                <w:delText>a</w:delText>
              </w:r>
            </w:del>
            <w:r w:rsidRPr="005223F4">
              <w:t xml:space="preserve"> presentation of </w:t>
            </w:r>
            <w:ins w:id="11871" w:author="Steve Hanson" w:date="2012-02-23T17:37:00Z">
              <w:r w:rsidR="00963EB3">
                <w:t>digits</w:t>
              </w:r>
            </w:ins>
            <w:del w:id="11872" w:author="Steve Hanson" w:date="2012-02-23T17:37:00Z">
              <w:r w:rsidRPr="005223F4" w:rsidDel="00963EB3">
                <w:delText>number</w:delText>
              </w:r>
            </w:del>
            <w:r w:rsidRPr="005223F4">
              <w:t>.</w:t>
            </w:r>
          </w:p>
          <w:p w14:paraId="2FDA1A69" w14:textId="76AC4858" w:rsidR="003F0D4D" w:rsidRPr="003F0D4D" w:rsidDel="001D6CE4" w:rsidRDefault="003F0D4D">
            <w:pPr>
              <w:rPr>
                <w:del w:id="11873" w:author="mbeckerle" w:date="2012-04-22T19:47:00Z"/>
              </w:rPr>
            </w:pPr>
          </w:p>
          <w:p w14:paraId="5D340BBA" w14:textId="77777777" w:rsidR="00830FE8" w:rsidRPr="005223F4" w:rsidRDefault="00AB5ECE">
            <w:r w:rsidRPr="005223F4">
              <w:t>Annotation: dfdl:element, dfdl:simpleType</w:t>
            </w:r>
          </w:p>
        </w:tc>
      </w:tr>
      <w:tr w:rsidR="00830FE8" w:rsidRPr="005223F4" w14:paraId="068560DB" w14:textId="77777777" w:rsidTr="005B1DEB">
        <w:tc>
          <w:tcPr>
            <w:tcW w:w="2628" w:type="dxa"/>
            <w:tcBorders>
              <w:top w:val="single" w:sz="4" w:space="0" w:color="auto"/>
              <w:left w:val="single" w:sz="4" w:space="0" w:color="auto"/>
              <w:bottom w:val="single" w:sz="4" w:space="0" w:color="auto"/>
              <w:right w:val="single" w:sz="4" w:space="0" w:color="auto"/>
            </w:tcBorders>
            <w:shd w:val="clear" w:color="auto" w:fill="auto"/>
          </w:tcPr>
          <w:p w14:paraId="58588C44" w14:textId="77777777" w:rsidR="00830FE8" w:rsidRPr="005223F4" w:rsidRDefault="003B6ABE">
            <w:r w:rsidRPr="005223F4">
              <w:t>calendar</w:t>
            </w:r>
            <w:r w:rsidR="00830FE8" w:rsidRPr="005223F4">
              <w:t>PatternKind</w:t>
            </w:r>
          </w:p>
        </w:tc>
        <w:tc>
          <w:tcPr>
            <w:tcW w:w="6840" w:type="dxa"/>
            <w:tcBorders>
              <w:top w:val="single" w:sz="4" w:space="0" w:color="auto"/>
              <w:left w:val="single" w:sz="4" w:space="0" w:color="auto"/>
              <w:bottom w:val="single" w:sz="4" w:space="0" w:color="auto"/>
              <w:right w:val="single" w:sz="4" w:space="0" w:color="auto"/>
            </w:tcBorders>
            <w:shd w:val="clear" w:color="auto" w:fill="auto"/>
          </w:tcPr>
          <w:p w14:paraId="5809EDA9" w14:textId="77777777" w:rsidR="00830FE8" w:rsidRPr="005223F4" w:rsidRDefault="00830FE8" w:rsidP="005B1DEB">
            <w:r w:rsidRPr="005223F4">
              <w:t>Enum</w:t>
            </w:r>
          </w:p>
          <w:p w14:paraId="0FEF47E3" w14:textId="77777777" w:rsidR="00830FE8" w:rsidRPr="005223F4" w:rsidRDefault="00830FE8" w:rsidP="005B1DEB">
            <w:r w:rsidRPr="005223F4">
              <w:t>Valid values ‘explicit’, ‘implicit’</w:t>
            </w:r>
          </w:p>
          <w:p w14:paraId="69A57A9F" w14:textId="77777777" w:rsidR="00830FE8" w:rsidRPr="005223F4" w:rsidRDefault="00830FE8" w:rsidP="005B1DEB">
            <w:r w:rsidRPr="005223F4">
              <w:t>‘</w:t>
            </w:r>
            <w:r w:rsidR="009B7948" w:rsidRPr="005223F4">
              <w:t>e</w:t>
            </w:r>
            <w:r w:rsidRPr="005223F4">
              <w:t xml:space="preserve">xplicit’ means the pattern is given by </w:t>
            </w:r>
            <w:r w:rsidR="009F626B">
              <w:t>dfdl:</w:t>
            </w:r>
            <w:r w:rsidRPr="005223F4">
              <w:t xml:space="preserve">calendarPattern, </w:t>
            </w:r>
          </w:p>
          <w:p w14:paraId="0C5E1795" w14:textId="77777777" w:rsidR="00830FE8" w:rsidRPr="005223F4" w:rsidRDefault="00830FE8" w:rsidP="005B1DEB">
            <w:r w:rsidRPr="005223F4">
              <w:t>‘implicit’ means the pattern is derived from the XML schema date/time type.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304"/>
              <w:gridCol w:w="3063"/>
            </w:tblGrid>
            <w:tr w:rsidR="00830FE8" w:rsidRPr="00240AC5" w14:paraId="0705CA7F" w14:textId="77777777" w:rsidTr="00240AC5">
              <w:tc>
                <w:tcPr>
                  <w:tcW w:w="3304" w:type="dxa"/>
                  <w:tcBorders>
                    <w:top w:val="single" w:sz="4" w:space="0" w:color="auto"/>
                    <w:left w:val="single" w:sz="4" w:space="0" w:color="auto"/>
                    <w:bottom w:val="single" w:sz="4" w:space="0" w:color="auto"/>
                    <w:right w:val="single" w:sz="4" w:space="0" w:color="auto"/>
                  </w:tcBorders>
                  <w:shd w:val="clear" w:color="auto" w:fill="F3F3F3"/>
                </w:tcPr>
                <w:p w14:paraId="10BB5F3C" w14:textId="77777777" w:rsidR="00830FE8" w:rsidRPr="005B1DEB" w:rsidRDefault="00830FE8" w:rsidP="005B1DEB">
                  <w:pPr>
                    <w:rPr>
                      <w:b/>
                    </w:rPr>
                  </w:pPr>
                  <w:r w:rsidRPr="005B1DEB">
                    <w:rPr>
                      <w:b/>
                    </w:rPr>
                    <w:t xml:space="preserve">Logical Type </w:t>
                  </w:r>
                </w:p>
              </w:tc>
              <w:tc>
                <w:tcPr>
                  <w:tcW w:w="3063" w:type="dxa"/>
                  <w:tcBorders>
                    <w:top w:val="single" w:sz="4" w:space="0" w:color="auto"/>
                    <w:left w:val="single" w:sz="4" w:space="0" w:color="auto"/>
                    <w:bottom w:val="single" w:sz="4" w:space="0" w:color="auto"/>
                    <w:right w:val="single" w:sz="4" w:space="0" w:color="auto"/>
                  </w:tcBorders>
                  <w:shd w:val="clear" w:color="auto" w:fill="F3F3F3"/>
                </w:tcPr>
                <w:p w14:paraId="7F414BCC" w14:textId="77777777" w:rsidR="00830FE8" w:rsidRPr="005B1DEB" w:rsidRDefault="00830FE8">
                  <w:pPr>
                    <w:rPr>
                      <w:b/>
                    </w:rPr>
                  </w:pPr>
                  <w:r w:rsidRPr="005B1DEB">
                    <w:rPr>
                      <w:b/>
                    </w:rPr>
                    <w:t xml:space="preserve">Default </w:t>
                  </w:r>
                  <w:r w:rsidR="009B7948" w:rsidRPr="005B1DEB">
                    <w:rPr>
                      <w:b/>
                    </w:rPr>
                    <w:t>Pattern</w:t>
                  </w:r>
                </w:p>
              </w:tc>
            </w:tr>
            <w:tr w:rsidR="00830FE8" w:rsidRPr="00240AC5" w14:paraId="1DA04FB7" w14:textId="77777777" w:rsidTr="00240AC5">
              <w:tc>
                <w:tcPr>
                  <w:tcW w:w="3304" w:type="dxa"/>
                  <w:tcBorders>
                    <w:top w:val="single" w:sz="4" w:space="0" w:color="auto"/>
                    <w:left w:val="single" w:sz="4" w:space="0" w:color="auto"/>
                    <w:bottom w:val="single" w:sz="4" w:space="0" w:color="auto"/>
                    <w:right w:val="single" w:sz="4" w:space="0" w:color="auto"/>
                  </w:tcBorders>
                  <w:shd w:val="clear" w:color="auto" w:fill="auto"/>
                </w:tcPr>
                <w:p w14:paraId="04362782" w14:textId="77777777" w:rsidR="00830FE8" w:rsidRPr="005223F4" w:rsidRDefault="009B7948">
                  <w:r w:rsidRPr="005223F4">
                    <w:t>xs:d</w:t>
                  </w:r>
                  <w:r w:rsidR="00830FE8" w:rsidRPr="005223F4">
                    <w:t>ate</w:t>
                  </w:r>
                </w:p>
              </w:tc>
              <w:tc>
                <w:tcPr>
                  <w:tcW w:w="3063" w:type="dxa"/>
                  <w:tcBorders>
                    <w:top w:val="single" w:sz="4" w:space="0" w:color="auto"/>
                    <w:left w:val="single" w:sz="4" w:space="0" w:color="auto"/>
                    <w:bottom w:val="single" w:sz="4" w:space="0" w:color="auto"/>
                    <w:right w:val="single" w:sz="4" w:space="0" w:color="auto"/>
                  </w:tcBorders>
                  <w:shd w:val="clear" w:color="auto" w:fill="auto"/>
                </w:tcPr>
                <w:p w14:paraId="2C9650A3" w14:textId="77777777" w:rsidR="00830FE8" w:rsidRPr="005223F4" w:rsidRDefault="00830FE8" w:rsidP="005B1DEB">
                  <w:r w:rsidRPr="005223F4">
                    <w:t>yyyy-MM-dd</w:t>
                  </w:r>
                </w:p>
              </w:tc>
            </w:tr>
            <w:tr w:rsidR="00830FE8" w:rsidRPr="00240AC5" w14:paraId="53A52B00" w14:textId="77777777" w:rsidTr="00240AC5">
              <w:tc>
                <w:tcPr>
                  <w:tcW w:w="3304" w:type="dxa"/>
                  <w:tcBorders>
                    <w:top w:val="single" w:sz="4" w:space="0" w:color="auto"/>
                    <w:left w:val="single" w:sz="4" w:space="0" w:color="auto"/>
                    <w:bottom w:val="single" w:sz="4" w:space="0" w:color="auto"/>
                    <w:right w:val="single" w:sz="4" w:space="0" w:color="auto"/>
                  </w:tcBorders>
                  <w:shd w:val="clear" w:color="auto" w:fill="auto"/>
                </w:tcPr>
                <w:p w14:paraId="2A1ED26F" w14:textId="77777777" w:rsidR="00830FE8" w:rsidRPr="005223F4" w:rsidRDefault="009B7948" w:rsidP="005B1DEB">
                  <w:r w:rsidRPr="005223F4">
                    <w:t>xs:</w:t>
                  </w:r>
                  <w:r w:rsidR="00830FE8" w:rsidRPr="005223F4">
                    <w:t>dateTime</w:t>
                  </w:r>
                </w:p>
              </w:tc>
              <w:tc>
                <w:tcPr>
                  <w:tcW w:w="3063" w:type="dxa"/>
                  <w:tcBorders>
                    <w:top w:val="single" w:sz="4" w:space="0" w:color="auto"/>
                    <w:left w:val="single" w:sz="4" w:space="0" w:color="auto"/>
                    <w:bottom w:val="single" w:sz="4" w:space="0" w:color="auto"/>
                    <w:right w:val="single" w:sz="4" w:space="0" w:color="auto"/>
                  </w:tcBorders>
                  <w:shd w:val="clear" w:color="auto" w:fill="auto"/>
                </w:tcPr>
                <w:p w14:paraId="7B7BB394" w14:textId="77777777" w:rsidR="00830FE8" w:rsidRPr="005223F4" w:rsidRDefault="00830FE8" w:rsidP="005B1DEB">
                  <w:r w:rsidRPr="005223F4">
                    <w:t>yyyy-MM-dd'T'HH:mm:ss</w:t>
                  </w:r>
                </w:p>
              </w:tc>
            </w:tr>
            <w:tr w:rsidR="00830FE8" w:rsidRPr="00240AC5" w14:paraId="78182D42" w14:textId="77777777" w:rsidTr="00240AC5">
              <w:tc>
                <w:tcPr>
                  <w:tcW w:w="3304" w:type="dxa"/>
                  <w:tcBorders>
                    <w:top w:val="single" w:sz="4" w:space="0" w:color="auto"/>
                    <w:left w:val="single" w:sz="4" w:space="0" w:color="auto"/>
                    <w:bottom w:val="single" w:sz="4" w:space="0" w:color="auto"/>
                    <w:right w:val="single" w:sz="4" w:space="0" w:color="auto"/>
                  </w:tcBorders>
                  <w:shd w:val="clear" w:color="auto" w:fill="auto"/>
                </w:tcPr>
                <w:p w14:paraId="026F911F" w14:textId="77777777" w:rsidR="00830FE8" w:rsidRPr="005223F4" w:rsidRDefault="009B7948" w:rsidP="005B1DEB">
                  <w:r w:rsidRPr="005223F4">
                    <w:t>xs:t</w:t>
                  </w:r>
                  <w:r w:rsidR="00830FE8" w:rsidRPr="005223F4">
                    <w:t>ime</w:t>
                  </w:r>
                </w:p>
              </w:tc>
              <w:tc>
                <w:tcPr>
                  <w:tcW w:w="3063" w:type="dxa"/>
                  <w:tcBorders>
                    <w:top w:val="single" w:sz="4" w:space="0" w:color="auto"/>
                    <w:left w:val="single" w:sz="4" w:space="0" w:color="auto"/>
                    <w:bottom w:val="single" w:sz="4" w:space="0" w:color="auto"/>
                    <w:right w:val="single" w:sz="4" w:space="0" w:color="auto"/>
                  </w:tcBorders>
                  <w:shd w:val="clear" w:color="auto" w:fill="auto"/>
                </w:tcPr>
                <w:p w14:paraId="0D1EF7E1" w14:textId="77777777" w:rsidR="00830FE8" w:rsidRPr="005223F4" w:rsidRDefault="00830FE8" w:rsidP="005B1DEB">
                  <w:commentRangeStart w:id="11874"/>
                  <w:r w:rsidRPr="005223F4">
                    <w:t>HH:mm:ssZ</w:t>
                  </w:r>
                  <w:commentRangeEnd w:id="11874"/>
                  <w:r w:rsidR="0065576A">
                    <w:rPr>
                      <w:rStyle w:val="CommentReference"/>
                    </w:rPr>
                    <w:commentReference w:id="11874"/>
                  </w:r>
                  <w:del w:id="11875" w:author="mbeckerle" w:date="2013-07-11T18:39:00Z">
                    <w:r w:rsidRPr="005223F4" w:rsidDel="0065576A">
                      <w:delText>ZZ</w:delText>
                    </w:r>
                  </w:del>
                </w:p>
              </w:tc>
            </w:tr>
          </w:tbl>
          <w:p w14:paraId="528D287D" w14:textId="4A605CD1" w:rsidR="00830FE8" w:rsidRPr="005223F4" w:rsidDel="001D6CE4" w:rsidRDefault="00830FE8">
            <w:pPr>
              <w:rPr>
                <w:del w:id="11876" w:author="mbeckerle" w:date="2012-04-22T19:47:00Z"/>
              </w:rPr>
            </w:pPr>
          </w:p>
          <w:p w14:paraId="0C572725" w14:textId="77777777" w:rsidR="00830FE8" w:rsidRPr="005223F4" w:rsidRDefault="00AB5ECE">
            <w:r w:rsidRPr="005223F4">
              <w:t>Annotation: dfdl:element, dfdl:simpleType</w:t>
            </w:r>
            <w:r w:rsidRPr="005223F4" w:rsidDel="00AB5ECE">
              <w:t xml:space="preserve"> </w:t>
            </w:r>
          </w:p>
        </w:tc>
      </w:tr>
      <w:tr w:rsidR="00830FE8" w:rsidRPr="005223F4" w14:paraId="1E3B6115" w14:textId="77777777" w:rsidTr="005B1DEB">
        <w:tc>
          <w:tcPr>
            <w:tcW w:w="2628" w:type="dxa"/>
            <w:tcBorders>
              <w:top w:val="single" w:sz="4" w:space="0" w:color="auto"/>
              <w:left w:val="single" w:sz="4" w:space="0" w:color="auto"/>
              <w:bottom w:val="single" w:sz="4" w:space="0" w:color="auto"/>
              <w:right w:val="single" w:sz="4" w:space="0" w:color="auto"/>
            </w:tcBorders>
            <w:shd w:val="clear" w:color="auto" w:fill="auto"/>
          </w:tcPr>
          <w:p w14:paraId="45E15DB1" w14:textId="77777777" w:rsidR="00830FE8" w:rsidRPr="005223F4" w:rsidRDefault="003B6ABE">
            <w:r w:rsidRPr="005223F4">
              <w:t>calendar</w:t>
            </w:r>
            <w:r w:rsidR="00830FE8" w:rsidRPr="005223F4">
              <w:t>Check</w:t>
            </w:r>
            <w:r w:rsidR="009B7948" w:rsidRPr="005223F4">
              <w:t>Policy</w:t>
            </w:r>
          </w:p>
        </w:tc>
        <w:tc>
          <w:tcPr>
            <w:tcW w:w="6840" w:type="dxa"/>
            <w:tcBorders>
              <w:top w:val="single" w:sz="4" w:space="0" w:color="auto"/>
              <w:left w:val="single" w:sz="4" w:space="0" w:color="auto"/>
              <w:bottom w:val="single" w:sz="4" w:space="0" w:color="auto"/>
              <w:right w:val="single" w:sz="4" w:space="0" w:color="auto"/>
            </w:tcBorders>
            <w:shd w:val="clear" w:color="auto" w:fill="auto"/>
          </w:tcPr>
          <w:p w14:paraId="71D4289D" w14:textId="77777777" w:rsidR="0037366D" w:rsidRPr="005223F4" w:rsidRDefault="0037366D" w:rsidP="005B1DEB">
            <w:r w:rsidRPr="005223F4">
              <w:t>Enum</w:t>
            </w:r>
          </w:p>
          <w:p w14:paraId="7326FCA7" w14:textId="77777777" w:rsidR="00830FE8" w:rsidRPr="005223F4" w:rsidRDefault="001B667E" w:rsidP="005B1DEB">
            <w:r w:rsidRPr="005223F4">
              <w:t xml:space="preserve">Valid values are </w:t>
            </w:r>
            <w:r w:rsidR="00682090" w:rsidRPr="005223F4">
              <w:t>'</w:t>
            </w:r>
            <w:r w:rsidR="009B7948" w:rsidRPr="005223F4">
              <w:t>strict</w:t>
            </w:r>
            <w:r w:rsidR="00682090" w:rsidRPr="005223F4">
              <w:t>'</w:t>
            </w:r>
            <w:r w:rsidRPr="005223F4">
              <w:t xml:space="preserve">, </w:t>
            </w:r>
            <w:r w:rsidR="00682090" w:rsidRPr="005223F4">
              <w:t>'</w:t>
            </w:r>
            <w:r w:rsidR="009B7948" w:rsidRPr="005223F4">
              <w:t>lax</w:t>
            </w:r>
            <w:r w:rsidR="00682090" w:rsidRPr="005223F4">
              <w:t>'</w:t>
            </w:r>
          </w:p>
          <w:p w14:paraId="39B788FB" w14:textId="77777777" w:rsidR="00830FE8" w:rsidRPr="005223F4" w:rsidRDefault="00830FE8" w:rsidP="005B1DEB">
            <w:r w:rsidRPr="005223F4">
              <w:t xml:space="preserve">Indicates how lenient to be when parsing against the pattern. </w:t>
            </w:r>
          </w:p>
          <w:p w14:paraId="510ED7D4" w14:textId="77777777" w:rsidR="00830FE8" w:rsidRPr="005223F4" w:rsidRDefault="00830FE8" w:rsidP="005B1DEB">
            <w:r w:rsidRPr="005223F4">
              <w:t xml:space="preserve">If </w:t>
            </w:r>
            <w:r w:rsidR="00682090" w:rsidRPr="005223F4">
              <w:t>'</w:t>
            </w:r>
            <w:r w:rsidR="009B7948" w:rsidRPr="005223F4">
              <w:t>lax</w:t>
            </w:r>
            <w:r w:rsidR="00682090" w:rsidRPr="005223F4">
              <w:t>'</w:t>
            </w:r>
            <w:r w:rsidRPr="005223F4">
              <w:t xml:space="preserve"> then the parser will convert </w:t>
            </w:r>
            <w:r w:rsidR="00360A74" w:rsidRPr="005223F4">
              <w:t xml:space="preserve">invalid </w:t>
            </w:r>
            <w:r w:rsidRPr="005223F4">
              <w:t>date</w:t>
            </w:r>
            <w:r w:rsidR="00A24AF0">
              <w:t>/</w:t>
            </w:r>
            <w:r w:rsidR="007E34FE" w:rsidRPr="005223F4">
              <w:t>t</w:t>
            </w:r>
            <w:r w:rsidRPr="005223F4">
              <w:t>ime values to the appropriate in-band value. For example, a date of 2005-05-32 will be converted to 2005-06-</w:t>
            </w:r>
            <w:commentRangeStart w:id="11877"/>
            <w:r w:rsidRPr="005223F4">
              <w:t>01</w:t>
            </w:r>
            <w:commentRangeEnd w:id="11877"/>
            <w:r w:rsidR="00241AEA">
              <w:rPr>
                <w:rStyle w:val="CommentReference"/>
              </w:rPr>
              <w:commentReference w:id="11877"/>
            </w:r>
            <w:r w:rsidRPr="005223F4">
              <w:t>.</w:t>
            </w:r>
          </w:p>
          <w:p w14:paraId="417AC744" w14:textId="77777777" w:rsidR="00830FE8" w:rsidRPr="005223F4" w:rsidRDefault="00AB5ECE" w:rsidP="005B1DEB">
            <w:r w:rsidRPr="005223F4">
              <w:t>Annotation: dfdl:element, dfdl:simpleType</w:t>
            </w:r>
          </w:p>
        </w:tc>
      </w:tr>
      <w:tr w:rsidR="00830FE8" w:rsidRPr="005223F4" w14:paraId="395C26AC" w14:textId="77777777" w:rsidTr="005B1DEB">
        <w:tc>
          <w:tcPr>
            <w:tcW w:w="2628" w:type="dxa"/>
            <w:tcBorders>
              <w:top w:val="single" w:sz="4" w:space="0" w:color="auto"/>
              <w:left w:val="single" w:sz="4" w:space="0" w:color="auto"/>
              <w:bottom w:val="single" w:sz="4" w:space="0" w:color="auto"/>
              <w:right w:val="single" w:sz="4" w:space="0" w:color="auto"/>
            </w:tcBorders>
            <w:shd w:val="clear" w:color="auto" w:fill="auto"/>
          </w:tcPr>
          <w:p w14:paraId="67083340" w14:textId="77777777" w:rsidR="00830FE8" w:rsidRPr="005223F4" w:rsidRDefault="003B6ABE">
            <w:r w:rsidRPr="005223F4">
              <w:t>calendar</w:t>
            </w:r>
            <w:r w:rsidR="00830FE8" w:rsidRPr="005223F4">
              <w:t>TimeZone</w:t>
            </w:r>
          </w:p>
        </w:tc>
        <w:tc>
          <w:tcPr>
            <w:tcW w:w="6840" w:type="dxa"/>
            <w:tcBorders>
              <w:top w:val="single" w:sz="4" w:space="0" w:color="auto"/>
              <w:left w:val="single" w:sz="4" w:space="0" w:color="auto"/>
              <w:bottom w:val="single" w:sz="4" w:space="0" w:color="auto"/>
              <w:right w:val="single" w:sz="4" w:space="0" w:color="auto"/>
            </w:tcBorders>
            <w:shd w:val="clear" w:color="auto" w:fill="auto"/>
          </w:tcPr>
          <w:p w14:paraId="40A3092C" w14:textId="6B4AE148" w:rsidR="00830FE8" w:rsidRDefault="00830FE8" w:rsidP="005B1DEB">
            <w:pPr>
              <w:rPr>
                <w:ins w:id="11878" w:author="mbeckerle" w:date="2012-03-24T17:20:00Z"/>
              </w:rPr>
            </w:pPr>
            <w:del w:id="11879" w:author="mbeckerle" w:date="2012-03-24T17:08:00Z">
              <w:r w:rsidRPr="005223F4" w:rsidDel="00DD553A">
                <w:delText>Enum</w:delText>
              </w:r>
              <w:commentRangeStart w:id="11880"/>
              <w:r w:rsidRPr="005223F4" w:rsidDel="00DD553A">
                <w:delText>Enum</w:delText>
              </w:r>
              <w:commentRangeEnd w:id="11880"/>
              <w:r w:rsidR="00B76C05" w:rsidDel="00DD553A">
                <w:rPr>
                  <w:rStyle w:val="CommentReference"/>
                  <w:bCs/>
                </w:rPr>
                <w:commentReference w:id="11880"/>
              </w:r>
            </w:del>
            <w:ins w:id="11881" w:author="mbeckerle" w:date="2012-03-24T17:08:00Z">
              <w:r w:rsidR="00DD553A">
                <w:t>String</w:t>
              </w:r>
            </w:ins>
            <w:r w:rsidR="00FB546F">
              <w:rPr>
                <w:rStyle w:val="CommentReference"/>
              </w:rPr>
              <w:commentReference w:id="11882"/>
            </w:r>
          </w:p>
          <w:p w14:paraId="49A3BE8A" w14:textId="77777777" w:rsidR="00DF61DD" w:rsidRPr="00DF61DD" w:rsidRDefault="00DF61DD">
            <w:ins w:id="11883" w:author="mbeckerle" w:date="2012-03-24T17:20:00Z">
              <w:r>
                <w:t>This propert</w:t>
              </w:r>
              <w:del w:id="11884" w:author="Steve Hanson" w:date="2012-08-06T15:10:00Z">
                <w:r w:rsidDel="005B1DEB">
                  <w:delText>l</w:delText>
                </w:r>
              </w:del>
              <w:r>
                <w:t>y provides t</w:t>
              </w:r>
              <w:r w:rsidRPr="005223F4">
                <w:t>he time zone that will be assumed if no time zone explicitly occurs in the data.</w:t>
              </w:r>
              <w:commentRangeStart w:id="11885"/>
              <w:r>
                <w:t xml:space="preserve"> </w:t>
              </w:r>
              <w:commentRangeEnd w:id="11885"/>
              <w:r>
                <w:rPr>
                  <w:rStyle w:val="CommentReference"/>
                  <w:bCs/>
                </w:rPr>
                <w:commentReference w:id="11885"/>
              </w:r>
            </w:ins>
          </w:p>
          <w:p w14:paraId="29D1A101" w14:textId="77777777" w:rsidR="00DD553A" w:rsidRDefault="00830FE8" w:rsidP="005B1DEB">
            <w:pPr>
              <w:rPr>
                <w:ins w:id="11886" w:author="mbeckerle" w:date="2012-03-24T17:09:00Z"/>
              </w:rPr>
            </w:pPr>
            <w:r w:rsidRPr="005223F4">
              <w:t xml:space="preserve">Valid values </w:t>
            </w:r>
            <w:ins w:id="11887" w:author="mbeckerle" w:date="2012-03-24T17:53:00Z">
              <w:r w:rsidR="005B629D">
                <w:t xml:space="preserve">specify a </w:t>
              </w:r>
            </w:ins>
            <w:ins w:id="11888" w:author="mbeckerle" w:date="2012-03-24T17:57:00Z">
              <w:r w:rsidR="00B028CB">
                <w:t xml:space="preserve">UTC </w:t>
              </w:r>
            </w:ins>
            <w:ins w:id="11889" w:author="mbeckerle" w:date="2012-03-24T17:53:00Z">
              <w:r w:rsidR="005B629D">
                <w:t xml:space="preserve">time zone offset by matching </w:t>
              </w:r>
            </w:ins>
            <w:ins w:id="11890" w:author="mbeckerle" w:date="2012-03-24T17:09:00Z">
              <w:r w:rsidR="00DD553A">
                <w:t xml:space="preserve">the regular expression: </w:t>
              </w:r>
            </w:ins>
          </w:p>
          <w:p w14:paraId="6A1A7A47" w14:textId="77777777" w:rsidR="00DF61DD" w:rsidRDefault="00DD553A" w:rsidP="005B1DEB">
            <w:pPr>
              <w:rPr>
                <w:ins w:id="11891" w:author="mbeckerle" w:date="2012-03-24T17:09:00Z"/>
                <w:rFonts w:ascii="Courier New" w:eastAsia="Courier New" w:hAnsi="Courier New" w:cs="Courier New"/>
                <w:lang w:eastAsia="en-GB"/>
              </w:rPr>
            </w:pPr>
            <w:ins w:id="11892" w:author="mbeckerle" w:date="2012-03-24T17:09:00Z">
              <w:r>
                <w:rPr>
                  <w:rFonts w:ascii="Courier New" w:hAnsi="Courier New" w:cs="Courier New"/>
                  <w:lang w:eastAsia="en-GB"/>
                </w:rPr>
                <w:t>(UTC)([+\-]([01]\d|\d)((([:][0-5]\d){1,2})?))?)</w:t>
              </w:r>
              <w:r>
                <w:rPr>
                  <w:rFonts w:ascii="Courier New" w:eastAsia="Courier New" w:hAnsi="Courier New" w:cs="Courier New"/>
                  <w:lang w:eastAsia="en-GB"/>
                </w:rPr>
                <w:t xml:space="preserve"> </w:t>
              </w:r>
            </w:ins>
          </w:p>
          <w:p w14:paraId="14D1EA9C" w14:textId="229AF14F" w:rsidR="00830FE8" w:rsidRPr="005223F4" w:rsidDel="001D6CE4" w:rsidRDefault="00830FE8">
            <w:pPr>
              <w:rPr>
                <w:del w:id="11893" w:author="mbeckerle" w:date="2012-04-22T19:47:00Z"/>
              </w:rPr>
            </w:pPr>
            <w:del w:id="11894" w:author="mbeckerle" w:date="2012-03-24T17:10:00Z">
              <w:r w:rsidRPr="005223F4" w:rsidDel="00DD553A">
                <w:delText>are the list of time zone designations</w:delText>
              </w:r>
              <w:r w:rsidR="007B67FE" w:rsidRPr="005223F4" w:rsidDel="00DD553A">
                <w:delText xml:space="preserve"> in the form UTC±n where n is the offset in hours. The offset can be expressed as the hours or hours and minutes</w:delText>
              </w:r>
              <w:r w:rsidRPr="005223F4" w:rsidDel="00DD553A">
                <w:delText>.</w:delText>
              </w:r>
              <w:r w:rsidR="007B67FE" w:rsidRPr="005223F4" w:rsidDel="00DD553A">
                <w:delText xml:space="preserve"> Examples UTC-1,  UTC+4:30</w:delText>
              </w:r>
            </w:del>
            <w:ins w:id="11895" w:author="Steve Hanson" w:date="2012-02-29T12:28:00Z">
              <w:del w:id="11896" w:author="mbeckerle" w:date="2012-04-22T19:47:00Z">
                <w:r w:rsidR="00B76C05" w:rsidDel="001D6CE4">
                  <w:delText>.</w:delText>
                </w:r>
                <w:commentRangeStart w:id="11897"/>
                <w:r w:rsidR="00B76C05" w:rsidDel="001D6CE4">
                  <w:delText xml:space="preserve"> </w:delText>
                </w:r>
              </w:del>
            </w:ins>
            <w:commentRangeEnd w:id="11897"/>
            <w:ins w:id="11898" w:author="Steve Hanson" w:date="2012-02-29T12:29:00Z">
              <w:del w:id="11899" w:author="mbeckerle" w:date="2012-04-22T19:47:00Z">
                <w:r w:rsidR="00B76C05" w:rsidDel="001D6CE4">
                  <w:delText xml:space="preserve"> </w:delText>
                </w:r>
              </w:del>
            </w:ins>
            <w:del w:id="11900" w:author="Steve Hanson" w:date="2012-04-11T15:53:00Z">
              <w:r w:rsidR="00B76C05">
                <w:rPr>
                  <w:rStyle w:val="CommentReference"/>
                  <w:bCs/>
                </w:rPr>
                <w:commentReference w:id="11897"/>
              </w:r>
            </w:del>
            <w:commentRangeStart w:id="11901"/>
            <w:ins w:id="11902" w:author="Steve Hanson" w:date="2012-02-29T12:29:00Z">
              <w:del w:id="11903" w:author="mbeckerle" w:date="2012-04-22T19:47:00Z">
                <w:r w:rsidR="00B76C05" w:rsidDel="001D6CE4">
                  <w:delText xml:space="preserve"> </w:delText>
                </w:r>
              </w:del>
            </w:ins>
            <w:commentRangeEnd w:id="11901"/>
            <w:del w:id="11904" w:author="Steve Hanson" w:date="2012-04-11T15:53:00Z">
              <w:r w:rsidR="00B76C05">
                <w:rPr>
                  <w:rStyle w:val="CommentReference"/>
                  <w:bCs/>
                </w:rPr>
                <w:commentReference w:id="11901"/>
              </w:r>
            </w:del>
            <w:del w:id="11905" w:author="Steve Hanson" w:date="2012-02-29T12:28:00Z">
              <w:r w:rsidR="007B67FE" w:rsidRPr="005223F4" w:rsidDel="00B76C05">
                <w:delText xml:space="preserve">, </w:delText>
              </w:r>
            </w:del>
          </w:p>
          <w:p w14:paraId="0653A2C4" w14:textId="2AB7400D" w:rsidR="00B028CB" w:rsidRPr="00B028CB" w:rsidRDefault="00DF61DD">
            <w:pPr>
              <w:rPr>
                <w:ins w:id="11906" w:author="mbeckerle" w:date="2012-03-24T17:20:00Z"/>
              </w:rPr>
            </w:pPr>
            <w:ins w:id="11907" w:author="mbeckerle" w:date="2012-03-24T17:19:00Z">
              <w:r>
                <w:t>In addition, empty string can be specified to indicate “no time zone”</w:t>
              </w:r>
            </w:ins>
            <w:ins w:id="11908" w:author="mbeckerle" w:date="2012-03-24T17:52:00Z">
              <w:r w:rsidR="005B629D">
                <w:t xml:space="preserve">, or the </w:t>
              </w:r>
            </w:ins>
            <w:ins w:id="11909" w:author="mbeckerle" w:date="2012-03-24T17:56:00Z">
              <w:r w:rsidR="005B629D">
                <w:t xml:space="preserve">IANA time zone format (also known as the </w:t>
              </w:r>
            </w:ins>
            <w:ins w:id="11910" w:author="mbeckerle" w:date="2012-03-24T17:52:00Z">
              <w:r w:rsidR="005B629D">
                <w:t>Olson time zone format</w:t>
              </w:r>
            </w:ins>
            <w:ins w:id="11911" w:author="mbeckerle" w:date="2012-03-24T17:57:00Z">
              <w:r w:rsidR="005B629D">
                <w:t>)</w:t>
              </w:r>
            </w:ins>
            <w:ins w:id="11912" w:author="mbeckerle" w:date="2012-03-24T17:52:00Z">
              <w:r w:rsidR="005B629D">
                <w:t xml:space="preserve"> may be used. </w:t>
              </w:r>
            </w:ins>
            <w:ins w:id="11913" w:author="mbeckerle" w:date="2012-03-24T17:54:00Z">
              <w:r w:rsidR="005B629D">
                <w:t xml:space="preserve">(e.g, </w:t>
              </w:r>
            </w:ins>
            <w:ins w:id="11914" w:author="mbeckerle" w:date="2012-04-22T19:48:00Z">
              <w:r w:rsidR="001D6CE4" w:rsidRPr="005B1DEB">
                <w:t>America/New_York</w:t>
              </w:r>
            </w:ins>
            <w:ins w:id="11915" w:author="mbeckerle" w:date="2012-03-24T17:54:00Z">
              <w:r w:rsidR="005B629D" w:rsidRPr="001D6CE4">
                <w:t>)</w:t>
              </w:r>
              <w:r w:rsidR="005B629D">
                <w:t>)</w:t>
              </w:r>
            </w:ins>
            <w:ins w:id="11916" w:author="mbeckerle" w:date="2012-03-24T17:57:00Z">
              <w:r w:rsidR="005B629D">
                <w:t xml:space="preserve"> See [OLSON].</w:t>
              </w:r>
            </w:ins>
          </w:p>
          <w:p w14:paraId="5320E9A5" w14:textId="77777777" w:rsidR="001D6CE4" w:rsidRDefault="00DF61DD">
            <w:pPr>
              <w:rPr>
                <w:ins w:id="11917" w:author="mbeckerle" w:date="2012-04-22T19:49:00Z"/>
              </w:rPr>
            </w:pPr>
            <w:ins w:id="11918" w:author="mbeckerle" w:date="2012-03-24T17:20:00Z">
              <w:r>
                <w:t xml:space="preserve">Note that this property is used when parsing only. </w:t>
              </w:r>
            </w:ins>
          </w:p>
          <w:p w14:paraId="5197DCCB" w14:textId="30B03E40" w:rsidR="00830FE8" w:rsidRPr="005223F4" w:rsidDel="00DF61DD" w:rsidRDefault="00830FE8">
            <w:pPr>
              <w:rPr>
                <w:del w:id="11919" w:author="mbeckerle" w:date="2012-03-24T17:20:00Z"/>
              </w:rPr>
            </w:pPr>
            <w:del w:id="11920" w:author="mbeckerle" w:date="2012-03-24T17:09:00Z">
              <w:r w:rsidRPr="005223F4" w:rsidDel="00DD553A">
                <w:delText>T</w:delText>
              </w:r>
            </w:del>
            <w:del w:id="11921" w:author="mbeckerle" w:date="2012-03-24T17:20:00Z">
              <w:r w:rsidRPr="005223F4" w:rsidDel="00DF61DD">
                <w:delText>he time zone that will be assumed if no time zone explicitly occurs in the data.</w:delText>
              </w:r>
            </w:del>
            <w:ins w:id="11922" w:author="Steve Hanson" w:date="2012-02-29T12:30:00Z">
              <w:del w:id="11923" w:author="mbeckerle" w:date="2012-03-24T17:20:00Z">
                <w:r w:rsidR="00B76C05" w:rsidDel="00DF61DD">
                  <w:delText xml:space="preserve"> </w:delText>
                </w:r>
              </w:del>
            </w:ins>
          </w:p>
          <w:p w14:paraId="49FE3C4D" w14:textId="77777777" w:rsidR="00830FE8" w:rsidRPr="005223F4" w:rsidRDefault="00AB5ECE">
            <w:r w:rsidRPr="005223F4">
              <w:t>Annotation: dfdl:element, dfdl:simpleType</w:t>
            </w:r>
          </w:p>
        </w:tc>
      </w:tr>
      <w:tr w:rsidR="00830FE8" w:rsidRPr="005223F4" w14:paraId="7C69B2C5" w14:textId="77777777" w:rsidTr="005B1DEB">
        <w:tc>
          <w:tcPr>
            <w:tcW w:w="2628" w:type="dxa"/>
            <w:tcBorders>
              <w:top w:val="single" w:sz="4" w:space="0" w:color="auto"/>
              <w:left w:val="single" w:sz="4" w:space="0" w:color="auto"/>
              <w:bottom w:val="single" w:sz="4" w:space="0" w:color="auto"/>
              <w:right w:val="single" w:sz="4" w:space="0" w:color="auto"/>
            </w:tcBorders>
            <w:shd w:val="clear" w:color="auto" w:fill="auto"/>
          </w:tcPr>
          <w:p w14:paraId="1F446004" w14:textId="77777777" w:rsidR="00830FE8" w:rsidRPr="005223F4" w:rsidRDefault="003B6ABE">
            <w:r w:rsidRPr="005223F4">
              <w:t>calendar</w:t>
            </w:r>
            <w:r w:rsidR="00830FE8" w:rsidRPr="005223F4">
              <w:t>ObserveDST</w:t>
            </w:r>
          </w:p>
        </w:tc>
        <w:tc>
          <w:tcPr>
            <w:tcW w:w="6840" w:type="dxa"/>
            <w:tcBorders>
              <w:top w:val="single" w:sz="4" w:space="0" w:color="auto"/>
              <w:left w:val="single" w:sz="4" w:space="0" w:color="auto"/>
              <w:bottom w:val="single" w:sz="4" w:space="0" w:color="auto"/>
              <w:right w:val="single" w:sz="4" w:space="0" w:color="auto"/>
            </w:tcBorders>
            <w:shd w:val="clear" w:color="auto" w:fill="auto"/>
          </w:tcPr>
          <w:p w14:paraId="1D243087" w14:textId="77777777" w:rsidR="0037366D" w:rsidRPr="005223F4" w:rsidRDefault="0037366D" w:rsidP="005B1DEB">
            <w:r w:rsidRPr="005223F4">
              <w:t>Enum</w:t>
            </w:r>
          </w:p>
          <w:p w14:paraId="106671EE" w14:textId="77777777" w:rsidR="00830FE8" w:rsidRPr="005223F4" w:rsidRDefault="001B667E" w:rsidP="005B1DEB">
            <w:r w:rsidRPr="005223F4">
              <w:t xml:space="preserve">Valid values are </w:t>
            </w:r>
            <w:r w:rsidR="00682090" w:rsidRPr="005223F4">
              <w:t>'yes'</w:t>
            </w:r>
            <w:r w:rsidRPr="005223F4">
              <w:t xml:space="preserve">, </w:t>
            </w:r>
            <w:r w:rsidR="00682090" w:rsidRPr="005223F4">
              <w:t>'no'</w:t>
            </w:r>
          </w:p>
          <w:p w14:paraId="452D647E" w14:textId="77F2B156" w:rsidR="00830FE8" w:rsidRDefault="00830FE8" w:rsidP="005B1DEB">
            <w:pPr>
              <w:rPr>
                <w:ins w:id="11924" w:author="mbeckerle" w:date="2012-03-24T17:59:00Z"/>
              </w:rPr>
            </w:pPr>
            <w:r w:rsidRPr="005223F4">
              <w:t xml:space="preserve">Whether the time zone given in </w:t>
            </w:r>
            <w:r w:rsidR="009F626B">
              <w:t>dfdl:</w:t>
            </w:r>
            <w:r w:rsidRPr="005223F4">
              <w:t>calendarTimeZone observes daylight savings time.</w:t>
            </w:r>
            <w:commentRangeStart w:id="11925"/>
            <w:ins w:id="11926" w:author="Steve Hanson" w:date="2012-02-29T12:31:00Z">
              <w:r w:rsidR="00B76C05">
                <w:t xml:space="preserve"> </w:t>
              </w:r>
            </w:ins>
            <w:commentRangeEnd w:id="11925"/>
            <w:ins w:id="11927" w:author="Steve Hanson" w:date="2012-02-29T12:32:00Z">
              <w:r w:rsidR="00B76C05">
                <w:t xml:space="preserve"> </w:t>
              </w:r>
            </w:ins>
            <w:del w:id="11928" w:author="Steve Hanson" w:date="2012-04-11T15:53:00Z">
              <w:r w:rsidR="00B76C05">
                <w:rPr>
                  <w:rStyle w:val="CommentReference"/>
                  <w:bCs/>
                </w:rPr>
                <w:commentReference w:id="11925"/>
              </w:r>
            </w:del>
            <w:commentRangeStart w:id="11929"/>
            <w:ins w:id="11930" w:author="Steve Hanson" w:date="2012-02-29T12:32:00Z">
              <w:r w:rsidR="00B76C05">
                <w:t xml:space="preserve"> </w:t>
              </w:r>
            </w:ins>
            <w:commentRangeEnd w:id="11929"/>
            <w:del w:id="11931" w:author="Steve Hanson" w:date="2012-04-11T15:53:00Z">
              <w:r w:rsidR="00B76C05">
                <w:rPr>
                  <w:rStyle w:val="CommentReference"/>
                  <w:bCs/>
                </w:rPr>
                <w:commentReference w:id="11929"/>
              </w:r>
            </w:del>
          </w:p>
          <w:p w14:paraId="797515FA" w14:textId="1A967F76" w:rsidR="00B028CB" w:rsidRPr="00B028CB" w:rsidRDefault="00B028CB">
            <w:pPr>
              <w:rPr>
                <w:ins w:id="11932" w:author="mbeckerle" w:date="2012-03-24T17:58:00Z"/>
              </w:rPr>
            </w:pPr>
            <w:commentRangeStart w:id="11933"/>
            <w:ins w:id="11934" w:author="mbeckerle" w:date="2012-03-24T17:59:00Z">
              <w:r>
                <w:t xml:space="preserve">Ignored if calendarTimeZone is specified in </w:t>
              </w:r>
            </w:ins>
            <w:ins w:id="11935" w:author="mbeckerle" w:date="2012-04-22T19:51:00Z">
              <w:r w:rsidR="00506168">
                <w:t>UTC format, or if calendarTimeZone is empty string. That is, this property is used only if the</w:t>
              </w:r>
            </w:ins>
            <w:ins w:id="11936" w:author="mbeckerle" w:date="2012-03-24T17:59:00Z">
              <w:r>
                <w:t xml:space="preserve"> </w:t>
              </w:r>
            </w:ins>
            <w:ins w:id="11937" w:author="mbeckerle" w:date="2012-04-22T19:52:00Z">
              <w:r w:rsidR="00506168">
                <w:t>calendarTimeZone is in IANA (aka Olson)</w:t>
              </w:r>
            </w:ins>
            <w:ins w:id="11938" w:author="mbeckerle" w:date="2012-03-24T17:59:00Z">
              <w:r>
                <w:t xml:space="preserve"> format</w:t>
              </w:r>
            </w:ins>
            <w:commentRangeEnd w:id="11933"/>
            <w:r w:rsidR="00D72575">
              <w:rPr>
                <w:rStyle w:val="CommentReference"/>
              </w:rPr>
              <w:commentReference w:id="11933"/>
            </w:r>
            <w:ins w:id="11939" w:author="mbeckerle" w:date="2012-03-24T17:59:00Z">
              <w:r>
                <w:t>.</w:t>
              </w:r>
            </w:ins>
          </w:p>
          <w:p w14:paraId="1BD920B8" w14:textId="77777777" w:rsidR="00B028CB" w:rsidRPr="00B028CB" w:rsidRDefault="00B028CB">
            <w:ins w:id="11940" w:author="mbeckerle" w:date="2012-03-24T17:58:00Z">
              <w:r>
                <w:t xml:space="preserve">This property applies to parsing only. </w:t>
              </w:r>
            </w:ins>
          </w:p>
          <w:p w14:paraId="73C8E0EC" w14:textId="77777777" w:rsidR="00830FE8" w:rsidRPr="005223F4" w:rsidRDefault="00AB5ECE">
            <w:r w:rsidRPr="005223F4">
              <w:t>Annotation: dfdl:element, dfdl:simpleType</w:t>
            </w:r>
          </w:p>
        </w:tc>
      </w:tr>
      <w:tr w:rsidR="00830FE8" w:rsidRPr="005223F4" w14:paraId="21CF6B0E" w14:textId="77777777" w:rsidTr="005B1DEB">
        <w:tc>
          <w:tcPr>
            <w:tcW w:w="2628" w:type="dxa"/>
            <w:tcBorders>
              <w:top w:val="single" w:sz="4" w:space="0" w:color="auto"/>
              <w:left w:val="single" w:sz="4" w:space="0" w:color="auto"/>
              <w:bottom w:val="single" w:sz="4" w:space="0" w:color="auto"/>
              <w:right w:val="single" w:sz="4" w:space="0" w:color="auto"/>
            </w:tcBorders>
            <w:shd w:val="clear" w:color="auto" w:fill="auto"/>
          </w:tcPr>
          <w:p w14:paraId="7DFC2546" w14:textId="77777777" w:rsidR="00830FE8" w:rsidRPr="005223F4" w:rsidRDefault="003B6ABE">
            <w:r w:rsidRPr="005223F4">
              <w:t>calendar</w:t>
            </w:r>
            <w:r w:rsidR="00830FE8" w:rsidRPr="005223F4">
              <w:t>FirstDayOfWeek</w:t>
            </w:r>
          </w:p>
        </w:tc>
        <w:tc>
          <w:tcPr>
            <w:tcW w:w="6840" w:type="dxa"/>
            <w:tcBorders>
              <w:top w:val="single" w:sz="4" w:space="0" w:color="auto"/>
              <w:left w:val="single" w:sz="4" w:space="0" w:color="auto"/>
              <w:bottom w:val="single" w:sz="4" w:space="0" w:color="auto"/>
              <w:right w:val="single" w:sz="4" w:space="0" w:color="auto"/>
            </w:tcBorders>
            <w:shd w:val="clear" w:color="auto" w:fill="auto"/>
          </w:tcPr>
          <w:p w14:paraId="4D2EFC6B" w14:textId="77777777" w:rsidR="00830FE8" w:rsidRPr="005223F4" w:rsidRDefault="00830FE8" w:rsidP="005B1DEB">
            <w:r w:rsidRPr="005223F4">
              <w:t>Enum</w:t>
            </w:r>
          </w:p>
          <w:p w14:paraId="1E9676CE" w14:textId="77777777" w:rsidR="00830FE8" w:rsidRPr="005223F4" w:rsidRDefault="00830FE8" w:rsidP="005B1DEB">
            <w:r w:rsidRPr="005223F4">
              <w:t>Valid values ‘Monday’ … ‘Sunday’</w:t>
            </w:r>
          </w:p>
          <w:p w14:paraId="0D587FD3" w14:textId="77777777" w:rsidR="00830FE8" w:rsidRPr="005223F4" w:rsidRDefault="00830FE8" w:rsidP="005B1DEB">
            <w:r w:rsidRPr="005223F4">
              <w:t>The day of the week upon which a new week is considered to start.</w:t>
            </w:r>
          </w:p>
          <w:p w14:paraId="172C83F7" w14:textId="77777777" w:rsidR="00830FE8" w:rsidRPr="005223F4" w:rsidRDefault="00AB5ECE" w:rsidP="005B1DEB">
            <w:r w:rsidRPr="005223F4">
              <w:t>Annotation: dfdl:element, dfdl:simpleType</w:t>
            </w:r>
          </w:p>
        </w:tc>
      </w:tr>
      <w:tr w:rsidR="00830FE8" w:rsidRPr="005223F4" w14:paraId="1329E206" w14:textId="77777777" w:rsidTr="005B1DEB">
        <w:tc>
          <w:tcPr>
            <w:tcW w:w="2628" w:type="dxa"/>
            <w:tcBorders>
              <w:top w:val="single" w:sz="4" w:space="0" w:color="auto"/>
              <w:left w:val="single" w:sz="4" w:space="0" w:color="auto"/>
              <w:bottom w:val="single" w:sz="4" w:space="0" w:color="auto"/>
              <w:right w:val="single" w:sz="4" w:space="0" w:color="auto"/>
            </w:tcBorders>
            <w:shd w:val="clear" w:color="auto" w:fill="auto"/>
          </w:tcPr>
          <w:p w14:paraId="2D4AC723" w14:textId="77777777" w:rsidR="00830FE8" w:rsidRPr="005223F4" w:rsidRDefault="003B6ABE">
            <w:r w:rsidRPr="005223F4">
              <w:t>calendar</w:t>
            </w:r>
            <w:r w:rsidR="00830FE8" w:rsidRPr="005223F4">
              <w:t>DaysInFirstWeek</w:t>
            </w:r>
          </w:p>
        </w:tc>
        <w:tc>
          <w:tcPr>
            <w:tcW w:w="6840" w:type="dxa"/>
            <w:tcBorders>
              <w:top w:val="single" w:sz="4" w:space="0" w:color="auto"/>
              <w:left w:val="single" w:sz="4" w:space="0" w:color="auto"/>
              <w:bottom w:val="single" w:sz="4" w:space="0" w:color="auto"/>
              <w:right w:val="single" w:sz="4" w:space="0" w:color="auto"/>
            </w:tcBorders>
            <w:shd w:val="clear" w:color="auto" w:fill="auto"/>
          </w:tcPr>
          <w:p w14:paraId="28C65565" w14:textId="77777777" w:rsidR="00830FE8" w:rsidRPr="005223F4" w:rsidRDefault="00681EDF" w:rsidP="005B1DEB">
            <w:r w:rsidRPr="005223F4">
              <w:t>Non-negative Integer</w:t>
            </w:r>
          </w:p>
          <w:p w14:paraId="5BC6C8B3" w14:textId="77777777" w:rsidR="00830FE8" w:rsidRPr="005223F4" w:rsidRDefault="00830FE8" w:rsidP="005B1DEB">
            <w:r w:rsidRPr="005223F4">
              <w:t>Valid values 1 to 7</w:t>
            </w:r>
          </w:p>
          <w:p w14:paraId="740E6007" w14:textId="77777777" w:rsidR="00830FE8" w:rsidRPr="005223F4" w:rsidRDefault="00830FE8" w:rsidP="005B1DEB">
            <w:r w:rsidRPr="005223F4">
              <w:t xml:space="preserve">Specify the number of days of the new year that must fall within the first week. </w:t>
            </w:r>
          </w:p>
          <w:p w14:paraId="6686E70C" w14:textId="77777777" w:rsidR="00830FE8" w:rsidRPr="005223F4" w:rsidRDefault="00830FE8" w:rsidP="005B1DEB">
            <w:pPr>
              <w:rPr>
                <w:szCs w:val="18"/>
              </w:rPr>
            </w:pPr>
            <w:r w:rsidRPr="005223F4">
              <w:t>The start of a year usually falls in the middle of a week. If the number of days in that week is less than the value specified here, the week is considered to be the last week of the previous year; hence week 1 starts some days into the new year. Otherwise it is considered to be the first week of the new year; hence week 1 starts some days before the new year.</w:t>
            </w:r>
          </w:p>
          <w:p w14:paraId="605AB6F6" w14:textId="77777777" w:rsidR="00830FE8" w:rsidRPr="005223F4" w:rsidRDefault="00AB5ECE" w:rsidP="005B1DEB">
            <w:r w:rsidRPr="005223F4">
              <w:t>Annotation: dfdl:element, dfdl:simpleType</w:t>
            </w:r>
          </w:p>
        </w:tc>
      </w:tr>
      <w:tr w:rsidR="00830FE8" w:rsidRPr="005223F4" w14:paraId="3F8944D5" w14:textId="77777777" w:rsidTr="005B1DEB">
        <w:tc>
          <w:tcPr>
            <w:tcW w:w="2628" w:type="dxa"/>
            <w:tcBorders>
              <w:top w:val="single" w:sz="4" w:space="0" w:color="auto"/>
              <w:left w:val="single" w:sz="4" w:space="0" w:color="auto"/>
              <w:bottom w:val="single" w:sz="4" w:space="0" w:color="auto"/>
              <w:right w:val="single" w:sz="4" w:space="0" w:color="auto"/>
            </w:tcBorders>
            <w:shd w:val="clear" w:color="auto" w:fill="auto"/>
          </w:tcPr>
          <w:p w14:paraId="48D0ADD0" w14:textId="77777777" w:rsidR="00830FE8" w:rsidRPr="005223F4" w:rsidRDefault="003B6ABE">
            <w:r w:rsidRPr="005223F4">
              <w:t>calendar</w:t>
            </w:r>
            <w:r w:rsidR="00830FE8" w:rsidRPr="005223F4">
              <w:t>CenturyStart</w:t>
            </w:r>
          </w:p>
        </w:tc>
        <w:tc>
          <w:tcPr>
            <w:tcW w:w="6840" w:type="dxa"/>
            <w:tcBorders>
              <w:top w:val="single" w:sz="4" w:space="0" w:color="auto"/>
              <w:left w:val="single" w:sz="4" w:space="0" w:color="auto"/>
              <w:bottom w:val="single" w:sz="4" w:space="0" w:color="auto"/>
              <w:right w:val="single" w:sz="4" w:space="0" w:color="auto"/>
            </w:tcBorders>
            <w:shd w:val="clear" w:color="auto" w:fill="auto"/>
          </w:tcPr>
          <w:p w14:paraId="08A8CFCB" w14:textId="77777777" w:rsidR="00830FE8" w:rsidRPr="005223F4" w:rsidRDefault="00681EDF" w:rsidP="005B1DEB">
            <w:r w:rsidRPr="005223F4">
              <w:t>Non-negative Integer</w:t>
            </w:r>
          </w:p>
          <w:p w14:paraId="4F38604F" w14:textId="77777777" w:rsidR="00830FE8" w:rsidRPr="005223F4" w:rsidRDefault="00830FE8" w:rsidP="005B1DEB">
            <w:r w:rsidRPr="005223F4">
              <w:t>Valid values 0 to 99.</w:t>
            </w:r>
          </w:p>
          <w:p w14:paraId="40D38E11" w14:textId="77777777" w:rsidR="00830FE8" w:rsidRPr="005223F4" w:rsidRDefault="00830FE8" w:rsidP="005B1DEB">
            <w:r w:rsidRPr="005223F4">
              <w:t xml:space="preserve">This property determines </w:t>
            </w:r>
            <w:r w:rsidR="00DD453D" w:rsidRPr="005223F4">
              <w:t xml:space="preserve">on parsing </w:t>
            </w:r>
            <w:r w:rsidRPr="005223F4">
              <w:t xml:space="preserve">how two-digit years are interpreted. Specify the two digits that start a 100-year window that contains the current year. For example, if you specify </w:t>
            </w:r>
            <w:r w:rsidRPr="005223F4">
              <w:rPr>
                <w:rStyle w:val="msobjpropval1"/>
                <w:rFonts w:cs="Arial"/>
                <w:color w:val="000000"/>
              </w:rPr>
              <w:t>89</w:t>
            </w:r>
            <w:r w:rsidRPr="005223F4">
              <w:t>, and the current year is 2006, all two-digit dates are interpreted as being in the range 1989 to 2088. A two-digit year less than 89 will be interpreted as 20nn and a two-digit year more than or equal to 89 will be treated as 19nn.</w:t>
            </w:r>
          </w:p>
          <w:p w14:paraId="0EFDF413" w14:textId="77777777" w:rsidR="00830FE8" w:rsidRPr="005223F4" w:rsidRDefault="00AB5ECE" w:rsidP="005B1DEB">
            <w:r w:rsidRPr="005223F4">
              <w:t>Annotation: dfdl:element, dfdl:simpleType</w:t>
            </w:r>
          </w:p>
        </w:tc>
      </w:tr>
      <w:tr w:rsidR="00100A31" w:rsidRPr="005223F4" w14:paraId="2FEE183D" w14:textId="77777777" w:rsidTr="005B1DEB">
        <w:tc>
          <w:tcPr>
            <w:tcW w:w="2628" w:type="dxa"/>
            <w:tcBorders>
              <w:top w:val="single" w:sz="4" w:space="0" w:color="auto"/>
              <w:left w:val="single" w:sz="4" w:space="0" w:color="auto"/>
              <w:bottom w:val="single" w:sz="4" w:space="0" w:color="auto"/>
              <w:right w:val="single" w:sz="4" w:space="0" w:color="auto"/>
            </w:tcBorders>
            <w:shd w:val="clear" w:color="auto" w:fill="auto"/>
          </w:tcPr>
          <w:p w14:paraId="1022879B" w14:textId="77777777" w:rsidR="00100A31" w:rsidRPr="005223F4" w:rsidRDefault="00100A31">
            <w:r w:rsidRPr="005223F4">
              <w:t>calendarLanguage</w:t>
            </w:r>
          </w:p>
        </w:tc>
        <w:tc>
          <w:tcPr>
            <w:tcW w:w="6840" w:type="dxa"/>
            <w:tcBorders>
              <w:top w:val="single" w:sz="4" w:space="0" w:color="auto"/>
              <w:left w:val="single" w:sz="4" w:space="0" w:color="auto"/>
              <w:bottom w:val="single" w:sz="4" w:space="0" w:color="auto"/>
              <w:right w:val="single" w:sz="4" w:space="0" w:color="auto"/>
            </w:tcBorders>
            <w:shd w:val="clear" w:color="auto" w:fill="auto"/>
          </w:tcPr>
          <w:p w14:paraId="17B91230" w14:textId="5A125C71" w:rsidR="00100A31" w:rsidRPr="005223F4" w:rsidRDefault="00454BAA" w:rsidP="005B1DEB">
            <w:del w:id="11941" w:author="mbeckerle" w:date="2012-03-24T17:13:00Z">
              <w:r w:rsidRPr="005223F4" w:rsidDel="00DD553A">
                <w:delText>Enum</w:delText>
              </w:r>
            </w:del>
            <w:ins w:id="11942" w:author="mbeckerle" w:date="2012-03-24T17:13:00Z">
              <w:r w:rsidR="00DD553A">
                <w:t>String</w:t>
              </w:r>
            </w:ins>
            <w:commentRangeStart w:id="11943"/>
            <w:del w:id="11944" w:author="mbeckerle" w:date="2012-03-24T17:13:00Z">
              <w:r w:rsidRPr="005223F4" w:rsidDel="00DD553A">
                <w:delText>Enum</w:delText>
              </w:r>
              <w:commentRangeEnd w:id="11943"/>
              <w:r w:rsidR="00B76C05" w:rsidDel="00DD553A">
                <w:rPr>
                  <w:rStyle w:val="CommentReference"/>
                  <w:bCs/>
                </w:rPr>
                <w:commentReference w:id="11943"/>
              </w:r>
            </w:del>
            <w:del w:id="11945" w:author="mbeckerle" w:date="2012-04-22T19:52:00Z">
              <w:r w:rsidR="00FB546F" w:rsidDel="00506168">
                <w:rPr>
                  <w:rStyle w:val="CommentReference"/>
                </w:rPr>
                <w:commentReference w:id="11946"/>
              </w:r>
            </w:del>
          </w:p>
          <w:p w14:paraId="31FB7CDA" w14:textId="77777777" w:rsidR="00100A31" w:rsidRPr="005223F4" w:rsidRDefault="00100A31">
            <w:r w:rsidRPr="005223F4">
              <w:t>The language that is used when the pattern produces a presentation in tex</w:t>
            </w:r>
            <w:r w:rsidR="006E20B3" w:rsidRPr="005223F4">
              <w:t>t</w:t>
            </w:r>
            <w:r w:rsidRPr="005223F4">
              <w:t>. For example 'Monday'</w:t>
            </w:r>
          </w:p>
          <w:p w14:paraId="17F180A1" w14:textId="77777777" w:rsidR="00DD553A" w:rsidRDefault="00100A31">
            <w:pPr>
              <w:rPr>
                <w:ins w:id="11947" w:author="mbeckerle" w:date="2012-03-24T17:13:00Z"/>
              </w:rPr>
            </w:pPr>
            <w:r w:rsidRPr="005223F4">
              <w:t xml:space="preserve">The valid values </w:t>
            </w:r>
            <w:ins w:id="11948" w:author="mbeckerle" w:date="2012-03-24T17:13:00Z">
              <w:r w:rsidR="00DD553A">
                <w:t xml:space="preserve">must match the regular expression: </w:t>
              </w:r>
            </w:ins>
          </w:p>
          <w:p w14:paraId="26E05444" w14:textId="6CDF4A08" w:rsidR="00DD553A" w:rsidRPr="00506168" w:rsidRDefault="00DD553A">
            <w:pPr>
              <w:rPr>
                <w:ins w:id="11949" w:author="mbeckerle" w:date="2012-03-24T17:13:00Z"/>
                <w:rFonts w:ascii="Courier New" w:hAnsi="Courier New" w:cs="Courier New"/>
                <w:lang w:eastAsia="en-GB"/>
              </w:rPr>
            </w:pPr>
            <w:commentRangeStart w:id="11950"/>
            <w:ins w:id="11951" w:author="mbeckerle" w:date="2012-03-24T17:13:00Z">
              <w:r w:rsidRPr="00506168">
                <w:rPr>
                  <w:rFonts w:ascii="Courier New" w:hAnsi="Courier New" w:cs="Courier New"/>
                  <w:lang w:eastAsia="en-GB"/>
                </w:rPr>
                <w:t>([A-</w:t>
              </w:r>
              <w:r w:rsidRPr="005B1DEB">
                <w:rPr>
                  <w:rFonts w:ascii="Courier New" w:hAnsi="Courier New" w:cs="Courier New"/>
                  <w:color w:val="000000"/>
                  <w:lang w:eastAsia="en-GB"/>
                </w:rPr>
                <w:t>Za</w:t>
              </w:r>
              <w:r w:rsidRPr="00506168">
                <w:rPr>
                  <w:rFonts w:ascii="Courier New" w:hAnsi="Courier New" w:cs="Courier New"/>
                  <w:lang w:eastAsia="en-GB"/>
                </w:rPr>
                <w:t>-z]{1,8}([\-][A-</w:t>
              </w:r>
              <w:r w:rsidRPr="005B1DEB">
                <w:rPr>
                  <w:rFonts w:ascii="Courier New" w:hAnsi="Courier New" w:cs="Courier New"/>
                  <w:color w:val="000000"/>
                  <w:lang w:eastAsia="en-GB"/>
                </w:rPr>
                <w:t>Za</w:t>
              </w:r>
            </w:ins>
            <w:commentRangeEnd w:id="11950"/>
            <w:r w:rsidR="00FB546F" w:rsidRPr="00506168">
              <w:rPr>
                <w:rStyle w:val="CommentReference"/>
              </w:rPr>
              <w:commentReference w:id="11950"/>
            </w:r>
            <w:ins w:id="11952" w:author="mbeckerle" w:date="2012-03-24T17:13:00Z">
              <w:r w:rsidRPr="00506168">
                <w:rPr>
                  <w:rFonts w:ascii="Courier New" w:hAnsi="Courier New" w:cs="Courier New"/>
                  <w:lang w:eastAsia="en-GB"/>
                </w:rPr>
                <w:t>-z0-9]{1,8})*)</w:t>
              </w:r>
            </w:ins>
          </w:p>
          <w:p w14:paraId="070D7BE4" w14:textId="77777777" w:rsidR="00100A31" w:rsidRPr="005223F4" w:rsidDel="00DD553A" w:rsidRDefault="00100A31">
            <w:pPr>
              <w:rPr>
                <w:del w:id="11953" w:author="mbeckerle" w:date="2012-03-24T17:13:00Z"/>
              </w:rPr>
            </w:pPr>
            <w:del w:id="11954" w:author="mbeckerle" w:date="2012-03-24T17:13:00Z">
              <w:r w:rsidRPr="005223F4" w:rsidDel="00DD553A">
                <w:delText xml:space="preserve">are as defined by [IETF RFC 3066], </w:delText>
              </w:r>
              <w:r w:rsidRPr="005223F4" w:rsidDel="00DD553A">
                <w:rPr>
                  <w:rStyle w:val="HTMLCite"/>
                  <w:i w:val="0"/>
                  <w:iCs w:val="0"/>
                </w:rPr>
                <w:delText>Tags for the Identification of Languages</w:delText>
              </w:r>
              <w:r w:rsidRPr="005223F4" w:rsidDel="00DD553A">
                <w:delText>, or its successors. For example 'en-GB'</w:delText>
              </w:r>
            </w:del>
          </w:p>
          <w:p w14:paraId="2B567C5F" w14:textId="77777777" w:rsidR="00100A31" w:rsidRPr="005223F4" w:rsidRDefault="00AB5ECE">
            <w:r w:rsidRPr="005223F4">
              <w:t>Annotation: dfdl:element, dfdl:simpleType</w:t>
            </w:r>
          </w:p>
        </w:tc>
      </w:tr>
    </w:tbl>
    <w:p w14:paraId="5C2499D3" w14:textId="0A3824E6" w:rsidR="001D1194" w:rsidRPr="005223F4" w:rsidDel="00506168" w:rsidRDefault="001D1194" w:rsidP="001D1194">
      <w:pPr>
        <w:rPr>
          <w:del w:id="11955" w:author="mbeckerle" w:date="2012-04-22T19:53:00Z"/>
        </w:rPr>
      </w:pPr>
    </w:p>
    <w:p w14:paraId="032E204D" w14:textId="77777777" w:rsidR="00830FE8" w:rsidRPr="005223F4" w:rsidRDefault="00830FE8" w:rsidP="00830FE8">
      <w:pPr>
        <w:pStyle w:val="nobreak"/>
        <w:rPr>
          <w:rFonts w:cs="Arial"/>
          <w:b/>
          <w:bCs/>
          <w:iCs/>
          <w:szCs w:val="28"/>
        </w:rPr>
      </w:pPr>
      <w:bookmarkStart w:id="11956" w:name="_Toc142877208"/>
    </w:p>
    <w:p w14:paraId="1B99EBFD" w14:textId="77777777" w:rsidR="00830FE8" w:rsidRPr="005223F4" w:rsidRDefault="00830FE8" w:rsidP="0031368F">
      <w:pPr>
        <w:pStyle w:val="Heading3"/>
      </w:pPr>
      <w:bookmarkStart w:id="11957" w:name="_Toc243112839"/>
      <w:bookmarkStart w:id="11958" w:name="_Toc349042765"/>
      <w:bookmarkStart w:id="11959" w:name="_Toc362453329"/>
      <w:r w:rsidRPr="005223F4">
        <w:t xml:space="preserve">The </w:t>
      </w:r>
      <w:r w:rsidR="00BB3DD6">
        <w:t>dfdl:</w:t>
      </w:r>
      <w:r w:rsidRPr="005223F4">
        <w:t>calendarPattern property</w:t>
      </w:r>
      <w:bookmarkEnd w:id="11957"/>
      <w:bookmarkEnd w:id="11958"/>
      <w:bookmarkEnd w:id="11959"/>
    </w:p>
    <w:p w14:paraId="7AFEFD5C" w14:textId="77777777" w:rsidR="00830FE8" w:rsidRPr="005223F4" w:rsidRDefault="00830FE8" w:rsidP="004F679B">
      <w:r w:rsidRPr="005223F4">
        <w:t xml:space="preserve">The </w:t>
      </w:r>
      <w:r w:rsidR="009F626B">
        <w:t>dfdl:</w:t>
      </w:r>
      <w:r w:rsidRPr="005223F4">
        <w:t>calendarPattern describes how to parse and unparse text and binary representations of dateTime, date and time logical types.</w:t>
      </w:r>
      <w:r w:rsidR="004F679B" w:rsidRPr="005223F4">
        <w:t xml:space="preserve"> The pattern is </w:t>
      </w:r>
      <w:r w:rsidR="002B072E" w:rsidRPr="005223F4">
        <w:t>primarily</w:t>
      </w:r>
      <w:r w:rsidR="004F679B" w:rsidRPr="005223F4">
        <w:t xml:space="preserve"> used on unparsing to define the format but is also used to aid parsing.</w:t>
      </w:r>
    </w:p>
    <w:p w14:paraId="76342797" w14:textId="77777777" w:rsidR="009F0AEF" w:rsidRDefault="00830FE8" w:rsidP="0062539F">
      <w:pPr>
        <w:rPr>
          <w:ins w:id="11960" w:author="Steve Hanson" w:date="2012-08-10T15:14:00Z"/>
        </w:rPr>
      </w:pPr>
      <w:del w:id="11961" w:author="Steve Hanson" w:date="2012-02-29T14:25:00Z">
        <w:r w:rsidRPr="005223F4" w:rsidDel="00D21E42">
          <w:delText>When parsing and unparsing the</w:delText>
        </w:r>
      </w:del>
      <w:ins w:id="11962" w:author="Steve Hanson" w:date="2012-02-29T14:25:00Z">
        <w:r w:rsidR="00D21E42">
          <w:t>The</w:t>
        </w:r>
      </w:ins>
      <w:r w:rsidRPr="005223F4">
        <w:t xml:space="preserve"> </w:t>
      </w:r>
      <w:ins w:id="11963" w:author="Steve Hanson" w:date="2012-02-29T14:25:00Z">
        <w:r w:rsidR="00D21E42">
          <w:t>p</w:t>
        </w:r>
      </w:ins>
      <w:del w:id="11964" w:author="Steve Hanson" w:date="2012-02-29T14:25:00Z">
        <w:r w:rsidRPr="005223F4" w:rsidDel="00D21E42">
          <w:delText>P</w:delText>
        </w:r>
      </w:del>
      <w:r w:rsidRPr="005223F4">
        <w:t xml:space="preserve">attern is derived from the ICU SimpleDatetimeFormat class described here: </w:t>
      </w:r>
      <w:ins w:id="11965" w:author="Steve Hanson" w:date="2012-08-10T15:14:00Z">
        <w:r w:rsidR="009F0AEF">
          <w:t>[ICUCalForm]</w:t>
        </w:r>
      </w:ins>
    </w:p>
    <w:p w14:paraId="234AA8F6" w14:textId="084C71CF" w:rsidR="0062539F" w:rsidDel="009F0AEF" w:rsidRDefault="000F5871" w:rsidP="0062539F">
      <w:pPr>
        <w:rPr>
          <w:ins w:id="11966" w:author="mbeckerle" w:date="2012-03-24T14:34:00Z"/>
          <w:del w:id="11967" w:author="Steve Hanson" w:date="2012-08-10T15:15:00Z"/>
          <w:rStyle w:val="normalChar1"/>
          <w:rFonts w:cs="Helv"/>
          <w:color w:val="000000"/>
          <w:u w:val="single"/>
        </w:rPr>
      </w:pPr>
      <w:ins w:id="11968" w:author="mbeckerle" w:date="2012-08-14T12:33:00Z">
        <w:r>
          <w:t>An e</w:t>
        </w:r>
      </w:ins>
      <w:del w:id="11969" w:author="Steve Hanson" w:date="2012-08-10T15:15:00Z">
        <w:r w:rsidR="004C4665" w:rsidDel="009F0AEF">
          <w:fldChar w:fldCharType="begin"/>
        </w:r>
        <w:r w:rsidR="004C4665" w:rsidDel="009F0AEF">
          <w:delInstrText xml:space="preserve"> HYPERLINK "http://icu.sourceforge.net/apiref/icu4c/classSimpleDateFormat.html" </w:delInstrText>
        </w:r>
        <w:r w:rsidR="004C4665" w:rsidDel="009F0AEF">
          <w:fldChar w:fldCharType="separate"/>
        </w:r>
        <w:r w:rsidR="00830FE8" w:rsidRPr="005223F4" w:rsidDel="009F0AEF">
          <w:rPr>
            <w:rStyle w:val="Hyperlink"/>
          </w:rPr>
          <w:delText>http://icu.sourceforge.net/apiref/icu4c/classSimpleDateFormat.html</w:delText>
        </w:r>
        <w:r w:rsidR="004C4665" w:rsidDel="009F0AEF">
          <w:rPr>
            <w:rStyle w:val="Hyperlink"/>
          </w:rPr>
          <w:fldChar w:fldCharType="end"/>
        </w:r>
      </w:del>
      <w:ins w:id="11970" w:author="mbeckerle" w:date="2012-03-24T14:34:00Z">
        <w:del w:id="11971" w:author="Steve Hanson" w:date="2012-08-10T15:15:00Z">
          <w:r w:rsidR="0062539F" w:rsidDel="009F0AEF">
            <w:delText xml:space="preserve"> </w:delText>
          </w:r>
          <w:r w:rsidR="0062539F" w:rsidDel="009F0AEF">
            <w:rPr>
              <w:rStyle w:val="normalChar1"/>
            </w:rPr>
            <w:delText xml:space="preserve">and </w:delText>
          </w:r>
          <w:commentRangeStart w:id="11972"/>
          <w:r w:rsidR="0062539F" w:rsidDel="009F0AEF">
            <w:fldChar w:fldCharType="begin"/>
          </w:r>
          <w:r w:rsidR="0062539F" w:rsidDel="009F0AEF">
            <w:delInstrText xml:space="preserve"> HYPERLINK "http://userguide.icu-project.org/formatparse/datetime" </w:delInstrText>
          </w:r>
          <w:r w:rsidR="0062539F" w:rsidDel="009F0AEF">
            <w:fldChar w:fldCharType="separate"/>
          </w:r>
          <w:r w:rsidR="0062539F" w:rsidDel="009F0AEF">
            <w:rPr>
              <w:rStyle w:val="Hyperlink"/>
            </w:rPr>
            <w:delText>http://userguide.icu-project.org/formatparse/datetime</w:delText>
          </w:r>
          <w:r w:rsidR="0062539F" w:rsidDel="009F0AEF">
            <w:fldChar w:fldCharType="end"/>
          </w:r>
        </w:del>
      </w:ins>
      <w:commentRangeEnd w:id="11972"/>
      <w:ins w:id="11973" w:author="mbeckerle" w:date="2012-03-24T14:36:00Z">
        <w:r w:rsidR="00DB5435">
          <w:rPr>
            <w:rStyle w:val="CommentReference"/>
          </w:rPr>
          <w:commentReference w:id="11972"/>
        </w:r>
      </w:ins>
      <w:ins w:id="11974" w:author="mbeckerle" w:date="2012-03-24T14:34:00Z">
        <w:del w:id="11975" w:author="Steve Hanson" w:date="2012-08-10T15:15:00Z">
          <w:r w:rsidR="0062539F" w:rsidDel="009F0AEF">
            <w:rPr>
              <w:rStyle w:val="normalChar1"/>
              <w:rFonts w:cs="Helv"/>
              <w:color w:val="000000"/>
              <w:u w:val="single"/>
            </w:rPr>
            <w:delText>.</w:delText>
          </w:r>
        </w:del>
      </w:ins>
    </w:p>
    <w:p w14:paraId="0240A6A2" w14:textId="7929692A" w:rsidR="00830FE8" w:rsidRPr="005223F4" w:rsidDel="005C7099" w:rsidRDefault="00830FE8" w:rsidP="00830FE8">
      <w:pPr>
        <w:rPr>
          <w:del w:id="11976" w:author="mbeckerle" w:date="2012-04-22T19:53:00Z"/>
        </w:rPr>
      </w:pPr>
    </w:p>
    <w:p w14:paraId="05455059" w14:textId="4B492E1E" w:rsidR="00830FE8" w:rsidRPr="005223F4" w:rsidRDefault="00830FE8" w:rsidP="000F5871">
      <w:pPr>
        <w:rPr>
          <w:rStyle w:val="normalChar1"/>
        </w:rPr>
      </w:pPr>
      <w:del w:id="11977" w:author="mbeckerle" w:date="2012-08-14T12:33:00Z">
        <w:r w:rsidRPr="005223F4" w:rsidDel="000F5871">
          <w:rPr>
            <w:rStyle w:val="normalChar1"/>
          </w:rPr>
          <w:delText>E</w:delText>
        </w:r>
      </w:del>
      <w:r w:rsidRPr="005223F4">
        <w:rPr>
          <w:rStyle w:val="normalChar1"/>
        </w:rPr>
        <w:t>xtension</w:t>
      </w:r>
      <w:del w:id="11978" w:author="mbeckerle" w:date="2012-08-14T12:33:00Z">
        <w:r w:rsidRPr="005223F4" w:rsidDel="000F5871">
          <w:rPr>
            <w:rStyle w:val="normalChar1"/>
          </w:rPr>
          <w:delText xml:space="preserve">s are </w:delText>
        </w:r>
      </w:del>
      <w:ins w:id="11979" w:author="mbeckerle" w:date="2012-08-14T12:33:00Z">
        <w:r w:rsidR="000F5871">
          <w:rPr>
            <w:rStyle w:val="normalChar1"/>
          </w:rPr>
          <w:t xml:space="preserve"> is the </w:t>
        </w:r>
      </w:ins>
      <w:del w:id="11980" w:author="mbeckerle" w:date="2012-08-14T12:33:00Z">
        <w:r w:rsidRPr="005223F4" w:rsidDel="000F5871">
          <w:rPr>
            <w:rStyle w:val="normalChar1"/>
          </w:rPr>
          <w:delText>t</w:delText>
        </w:r>
      </w:del>
      <w:del w:id="11981" w:author="mbeckerle" w:date="2012-08-14T12:34:00Z">
        <w:r w:rsidRPr="005223F4" w:rsidDel="000F5871">
          <w:rPr>
            <w:rStyle w:val="normalChar1"/>
          </w:rPr>
          <w:delText xml:space="preserve">wo </w:delText>
        </w:r>
      </w:del>
      <w:r w:rsidRPr="005223F4">
        <w:rPr>
          <w:rStyle w:val="normalChar1"/>
        </w:rPr>
        <w:t>formatting symbol</w:t>
      </w:r>
      <w:del w:id="11982" w:author="mbeckerle" w:date="2013-07-11T17:53:00Z">
        <w:r w:rsidRPr="005223F4" w:rsidDel="00037BDF">
          <w:rPr>
            <w:rStyle w:val="normalChar1"/>
          </w:rPr>
          <w:delText>s</w:delText>
        </w:r>
      </w:del>
      <w:r w:rsidRPr="005223F4">
        <w:rPr>
          <w:rStyle w:val="normalChar1"/>
        </w:rPr>
        <w:t xml:space="preserve"> I </w:t>
      </w:r>
      <w:del w:id="11983" w:author="mbeckerle" w:date="2012-08-14T12:34:00Z">
        <w:r w:rsidRPr="005223F4" w:rsidDel="000F5871">
          <w:rPr>
            <w:rStyle w:val="normalChar1"/>
          </w:rPr>
          <w:delText xml:space="preserve">and </w:delText>
        </w:r>
      </w:del>
      <w:ins w:id="11984" w:author="Steve Hanson" w:date="2012-02-29T14:28:00Z">
        <w:del w:id="11985" w:author="mbeckerle" w:date="2012-08-14T12:34:00Z">
          <w:r w:rsidR="00D21E42" w:rsidDel="000F5871">
            <w:rPr>
              <w:rStyle w:val="normalChar1"/>
            </w:rPr>
            <w:delText>U</w:delText>
          </w:r>
        </w:del>
      </w:ins>
      <w:del w:id="11986" w:author="Steve Hanson" w:date="2012-02-29T14:28:00Z">
        <w:r w:rsidRPr="005223F4" w:rsidDel="00D21E42">
          <w:rPr>
            <w:rStyle w:val="normalChar1"/>
          </w:rPr>
          <w:delText>T</w:delText>
        </w:r>
      </w:del>
      <w:del w:id="11987" w:author="mbeckerle" w:date="2012-08-14T12:34:00Z">
        <w:r w:rsidRPr="005223F4" w:rsidDel="000F5871">
          <w:rPr>
            <w:rStyle w:val="normalChar1"/>
          </w:rPr>
          <w:delText xml:space="preserve">, </w:delText>
        </w:r>
      </w:del>
      <w:r w:rsidRPr="005223F4">
        <w:rPr>
          <w:rStyle w:val="normalChar1"/>
        </w:rPr>
        <w:t>which mean</w:t>
      </w:r>
      <w:ins w:id="11988" w:author="mbeckerle" w:date="2012-08-14T12:34:00Z">
        <w:r w:rsidR="000F5871">
          <w:rPr>
            <w:rStyle w:val="normalChar1"/>
          </w:rPr>
          <w:t>s</w:t>
        </w:r>
      </w:ins>
      <w:r w:rsidRPr="005223F4">
        <w:rPr>
          <w:rStyle w:val="normalChar1"/>
        </w:rPr>
        <w:t xml:space="preserve"> accept </w:t>
      </w:r>
      <w:r w:rsidR="000C2438" w:rsidRPr="005223F4">
        <w:rPr>
          <w:rStyle w:val="normalChar1"/>
        </w:rPr>
        <w:t xml:space="preserve">a subset of </w:t>
      </w:r>
      <w:r w:rsidRPr="005223F4">
        <w:rPr>
          <w:rStyle w:val="normalChar1"/>
        </w:rPr>
        <w:t xml:space="preserve">ISO 8601 compliant </w:t>
      </w:r>
      <w:commentRangeStart w:id="11989"/>
      <w:ins w:id="11990" w:author="Steve Hanson" w:date="2012-02-29T14:29:00Z">
        <w:r w:rsidR="00D21E42">
          <w:rPr>
            <w:rStyle w:val="normalChar1"/>
          </w:rPr>
          <w:t>calendars</w:t>
        </w:r>
      </w:ins>
      <w:ins w:id="11991" w:author="mbeckerle" w:date="2012-08-14T12:35:00Z">
        <w:r w:rsidR="000F5871">
          <w:rPr>
            <w:rStyle w:val="normalChar1"/>
          </w:rPr>
          <w:t xml:space="preserve"> </w:t>
        </w:r>
      </w:ins>
      <w:del w:id="11992" w:author="Steve Hanson" w:date="2012-02-29T14:29:00Z">
        <w:r w:rsidR="00E76101" w:rsidRPr="005223F4" w:rsidDel="00D21E42">
          <w:rPr>
            <w:rStyle w:val="normalChar1"/>
          </w:rPr>
          <w:delText>xs:</w:delText>
        </w:r>
        <w:r w:rsidRPr="005223F4" w:rsidDel="00D21E42">
          <w:rPr>
            <w:rStyle w:val="normalChar1"/>
          </w:rPr>
          <w:delText>date</w:delText>
        </w:r>
        <w:r w:rsidR="00BB3DD6" w:rsidDel="00D21E42">
          <w:rPr>
            <w:rStyle w:val="normalChar1"/>
          </w:rPr>
          <w:delText>T</w:delText>
        </w:r>
        <w:r w:rsidRPr="005223F4" w:rsidDel="00D21E42">
          <w:rPr>
            <w:rStyle w:val="normalChar1"/>
          </w:rPr>
          <w:delText xml:space="preserve">ime and </w:delText>
        </w:r>
        <w:r w:rsidR="00E76101" w:rsidRPr="005223F4" w:rsidDel="00D21E42">
          <w:rPr>
            <w:rStyle w:val="normalChar1"/>
          </w:rPr>
          <w:delText>xs:</w:delText>
        </w:r>
        <w:r w:rsidRPr="005223F4" w:rsidDel="00D21E42">
          <w:rPr>
            <w:rStyle w:val="normalChar1"/>
          </w:rPr>
          <w:delText>time, respectively</w:delText>
        </w:r>
      </w:del>
      <w:del w:id="11993" w:author="mbeckerle" w:date="2012-08-14T12:35:00Z">
        <w:r w:rsidRPr="005223F4" w:rsidDel="000F5871">
          <w:rPr>
            <w:rStyle w:val="normalChar1"/>
          </w:rPr>
          <w:delText xml:space="preserve">, </w:delText>
        </w:r>
      </w:del>
      <w:del w:id="11994" w:author="mbeckerle" w:date="2012-08-14T12:30:00Z">
        <w:r w:rsidRPr="005223F4" w:rsidDel="000F5871">
          <w:rPr>
            <w:rStyle w:val="normalChar1"/>
          </w:rPr>
          <w:delText xml:space="preserve">and </w:delText>
        </w:r>
      </w:del>
      <w:del w:id="11995" w:author="mbeckerle" w:date="2012-08-14T12:35:00Z">
        <w:r w:rsidRPr="005223F4" w:rsidDel="000F5871">
          <w:rPr>
            <w:rStyle w:val="normalChar1"/>
          </w:rPr>
          <w:delText xml:space="preserve">the </w:delText>
        </w:r>
      </w:del>
      <w:del w:id="11996" w:author="mbeckerle" w:date="2012-08-14T12:31:00Z">
        <w:r w:rsidRPr="005223F4" w:rsidDel="000F5871">
          <w:rPr>
            <w:rStyle w:val="normalChar1"/>
          </w:rPr>
          <w:delText xml:space="preserve">acceptance </w:delText>
        </w:r>
      </w:del>
      <w:del w:id="11997" w:author="Steve Hanson" w:date="2012-02-29T14:29:00Z">
        <w:r w:rsidRPr="005223F4" w:rsidDel="00D21E42">
          <w:rPr>
            <w:rStyle w:val="normalChar1"/>
          </w:rPr>
          <w:delText xml:space="preserve">of </w:delText>
        </w:r>
      </w:del>
      <w:del w:id="11998" w:author="mbeckerle" w:date="2012-08-14T12:31:00Z">
        <w:r w:rsidRPr="005223F4" w:rsidDel="000F5871">
          <w:rPr>
            <w:rStyle w:val="normalChar1"/>
          </w:rPr>
          <w:delText>the</w:delText>
        </w:r>
      </w:del>
      <w:del w:id="11999" w:author="mbeckerle" w:date="2012-08-14T12:35:00Z">
        <w:r w:rsidRPr="005223F4" w:rsidDel="000F5871">
          <w:rPr>
            <w:rStyle w:val="normalChar1"/>
          </w:rPr>
          <w:delText xml:space="preserve"> ‘Z’ character to mean UTC</w:delText>
        </w:r>
      </w:del>
      <w:ins w:id="12000" w:author="Steve Hanson" w:date="2012-02-29T14:29:00Z">
        <w:del w:id="12001" w:author="mbeckerle" w:date="2012-08-14T12:35:00Z">
          <w:r w:rsidR="00D21E42" w:rsidDel="000F5871">
            <w:rPr>
              <w:rStyle w:val="normalChar1"/>
            </w:rPr>
            <w:delText>, respectively</w:delText>
          </w:r>
        </w:del>
      </w:ins>
      <w:commentRangeEnd w:id="11989"/>
      <w:r w:rsidR="00037BDF">
        <w:rPr>
          <w:rStyle w:val="CommentReference"/>
        </w:rPr>
        <w:commentReference w:id="11989"/>
      </w:r>
      <w:del w:id="12002" w:author="mbeckerle" w:date="2012-08-14T12:35:00Z">
        <w:r w:rsidRPr="005223F4" w:rsidDel="000F5871">
          <w:rPr>
            <w:rStyle w:val="normalChar1"/>
          </w:rPr>
          <w:delText>.</w:delText>
        </w:r>
      </w:del>
      <w:commentRangeStart w:id="12003"/>
      <w:ins w:id="12004" w:author="Steve Hanson" w:date="2012-02-29T14:29:00Z">
        <w:r w:rsidR="00D21E42">
          <w:rPr>
            <w:rStyle w:val="normalChar1"/>
          </w:rPr>
          <w:t xml:space="preserve"> </w:t>
        </w:r>
      </w:ins>
      <w:commentRangeEnd w:id="12003"/>
      <w:r w:rsidR="00D21E42">
        <w:rPr>
          <w:rStyle w:val="CommentReference"/>
        </w:rPr>
        <w:commentReference w:id="12003"/>
      </w:r>
    </w:p>
    <w:p w14:paraId="4F28225A" w14:textId="44B47003" w:rsidR="00FB5493" w:rsidRPr="005223F4" w:rsidDel="005C7099" w:rsidRDefault="00FB5493" w:rsidP="00F11F63">
      <w:pPr>
        <w:rPr>
          <w:del w:id="12005" w:author="mbeckerle" w:date="2012-04-22T19:53:00Z"/>
          <w:rStyle w:val="normalChar1"/>
        </w:rPr>
      </w:pPr>
    </w:p>
    <w:p w14:paraId="51BAB41F" w14:textId="204034F1" w:rsidR="00895D9B" w:rsidRPr="005B1DEB" w:rsidDel="00716607" w:rsidRDefault="00895D9B" w:rsidP="0089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del w:id="12006" w:author="mbeckerle" w:date="2012-04-22T20:14:00Z"/>
          <w:rFonts w:eastAsia="MS Mincho" w:cs="Arial"/>
          <w:b/>
          <w:lang w:eastAsia="ja-JP"/>
        </w:rPr>
      </w:pPr>
      <w:commentRangeStart w:id="12007"/>
      <w:del w:id="12008" w:author="mbeckerle" w:date="2012-04-22T20:14:00Z">
        <w:r w:rsidRPr="005B1DEB" w:rsidDel="00716607">
          <w:rPr>
            <w:rFonts w:eastAsia="MS Mincho" w:cs="Arial"/>
            <w:b/>
            <w:lang w:eastAsia="ja-JP"/>
          </w:rPr>
          <w:delText>Symbol</w:delText>
        </w:r>
        <w:commentRangeEnd w:id="12007"/>
        <w:r w:rsidR="008F2617" w:rsidDel="00716607">
          <w:rPr>
            <w:rStyle w:val="CommentReference"/>
          </w:rPr>
          <w:commentReference w:id="12007"/>
        </w:r>
        <w:r w:rsidRPr="005B1DEB" w:rsidDel="00716607">
          <w:rPr>
            <w:rFonts w:eastAsia="MS Mincho" w:cs="Arial"/>
            <w:b/>
            <w:lang w:eastAsia="ja-JP"/>
          </w:rPr>
          <w:delText xml:space="preserve">   Meaning                </w:delText>
        </w:r>
        <w:r w:rsidRPr="005B1DEB" w:rsidDel="00716607">
          <w:rPr>
            <w:rFonts w:eastAsia="MS Mincho" w:cs="Arial"/>
            <w:b/>
            <w:lang w:eastAsia="ja-JP"/>
          </w:rPr>
          <w:tab/>
        </w:r>
        <w:r w:rsidRPr="005B1DEB" w:rsidDel="00716607">
          <w:rPr>
            <w:rFonts w:eastAsia="MS Mincho" w:cs="Arial"/>
            <w:b/>
            <w:lang w:eastAsia="ja-JP"/>
          </w:rPr>
          <w:tab/>
          <w:delText xml:space="preserve"> Presentation        </w:delText>
        </w:r>
        <w:r w:rsidRPr="005B1DEB" w:rsidDel="00716607">
          <w:rPr>
            <w:rFonts w:eastAsia="MS Mincho" w:cs="Arial"/>
            <w:b/>
            <w:lang w:eastAsia="ja-JP"/>
          </w:rPr>
          <w:tab/>
          <w:delText>Example</w:delText>
        </w:r>
      </w:del>
    </w:p>
    <w:p w14:paraId="029CE73A" w14:textId="5A3BC13D" w:rsidR="00895D9B" w:rsidRPr="005223F4" w:rsidDel="00716607" w:rsidRDefault="00895D9B" w:rsidP="0089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del w:id="12009" w:author="mbeckerle" w:date="2012-04-22T20:14:00Z"/>
          <w:rFonts w:eastAsia="MS Mincho" w:cs="Arial"/>
          <w:lang w:eastAsia="ja-JP"/>
        </w:rPr>
      </w:pPr>
      <w:del w:id="12010" w:author="mbeckerle" w:date="2012-04-22T20:14:00Z">
        <w:r w:rsidRPr="005223F4" w:rsidDel="00716607">
          <w:rPr>
            <w:rFonts w:eastAsia="MS Mincho" w:cs="Arial"/>
            <w:lang w:eastAsia="ja-JP"/>
          </w:rPr>
          <w:delText xml:space="preserve">G        </w:delText>
        </w:r>
        <w:r w:rsidRPr="005223F4" w:rsidDel="00716607">
          <w:rPr>
            <w:rFonts w:eastAsia="MS Mincho" w:cs="Arial"/>
            <w:lang w:eastAsia="ja-JP"/>
          </w:rPr>
          <w:tab/>
          <w:delText xml:space="preserve">era designator          </w:delText>
        </w:r>
        <w:r w:rsidRPr="005223F4" w:rsidDel="00716607">
          <w:rPr>
            <w:rFonts w:eastAsia="MS Mincho" w:cs="Arial"/>
            <w:lang w:eastAsia="ja-JP"/>
          </w:rPr>
          <w:tab/>
          <w:delText xml:space="preserve">(Text)              </w:delText>
        </w:r>
        <w:r w:rsidRPr="005223F4" w:rsidDel="00716607">
          <w:rPr>
            <w:rFonts w:eastAsia="MS Mincho" w:cs="Arial"/>
            <w:lang w:eastAsia="ja-JP"/>
          </w:rPr>
          <w:tab/>
          <w:delText>AD</w:delText>
        </w:r>
      </w:del>
    </w:p>
    <w:p w14:paraId="5A33CE47" w14:textId="1B2E4A73" w:rsidR="00DF61DD" w:rsidRPr="005223F4" w:rsidDel="00716607" w:rsidRDefault="00895D9B" w:rsidP="0089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del w:id="12011" w:author="mbeckerle" w:date="2012-04-22T20:14:00Z"/>
          <w:rFonts w:eastAsia="MS Mincho" w:cs="Arial"/>
          <w:lang w:eastAsia="ja-JP"/>
        </w:rPr>
      </w:pPr>
      <w:del w:id="12012" w:author="mbeckerle" w:date="2012-04-22T20:14:00Z">
        <w:r w:rsidRPr="005223F4" w:rsidDel="00716607">
          <w:rPr>
            <w:rFonts w:eastAsia="MS Mincho" w:cs="Arial"/>
            <w:lang w:eastAsia="ja-JP"/>
          </w:rPr>
          <w:delText xml:space="preserve"> y        </w:delText>
        </w:r>
        <w:r w:rsidRPr="005223F4" w:rsidDel="00716607">
          <w:rPr>
            <w:rFonts w:eastAsia="MS Mincho" w:cs="Arial"/>
            <w:lang w:eastAsia="ja-JP"/>
          </w:rPr>
          <w:tab/>
          <w:delText xml:space="preserve">year                    </w:delText>
        </w:r>
        <w:r w:rsidRPr="005223F4" w:rsidDel="00716607">
          <w:rPr>
            <w:rFonts w:eastAsia="MS Mincho" w:cs="Arial"/>
            <w:lang w:eastAsia="ja-JP"/>
          </w:rPr>
          <w:tab/>
        </w:r>
        <w:r w:rsidRPr="005223F4" w:rsidDel="00716607">
          <w:rPr>
            <w:rFonts w:eastAsia="MS Mincho" w:cs="Arial"/>
            <w:lang w:eastAsia="ja-JP"/>
          </w:rPr>
          <w:tab/>
          <w:delText xml:space="preserve">(Number)            </w:delText>
        </w:r>
        <w:r w:rsidRPr="005223F4" w:rsidDel="00716607">
          <w:rPr>
            <w:rFonts w:eastAsia="MS Mincho" w:cs="Arial"/>
            <w:lang w:eastAsia="ja-JP"/>
          </w:rPr>
          <w:tab/>
          <w:delText>1996</w:delText>
        </w:r>
      </w:del>
    </w:p>
    <w:p w14:paraId="107D4D44" w14:textId="5B9A3BCE" w:rsidR="00895D9B" w:rsidRPr="005223F4" w:rsidDel="00716607" w:rsidRDefault="00895D9B" w:rsidP="0089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del w:id="12013" w:author="mbeckerle" w:date="2012-04-22T20:14:00Z"/>
          <w:rFonts w:eastAsia="MS Mincho" w:cs="Arial"/>
          <w:lang w:eastAsia="ja-JP"/>
        </w:rPr>
      </w:pPr>
      <w:del w:id="12014" w:author="mbeckerle" w:date="2012-04-22T20:14:00Z">
        <w:r w:rsidRPr="005223F4" w:rsidDel="00716607">
          <w:rPr>
            <w:rFonts w:eastAsia="MS Mincho" w:cs="Arial"/>
            <w:lang w:eastAsia="ja-JP"/>
          </w:rPr>
          <w:delText xml:space="preserve"> Y        </w:delText>
        </w:r>
        <w:r w:rsidRPr="005223F4" w:rsidDel="00716607">
          <w:rPr>
            <w:rFonts w:eastAsia="MS Mincho" w:cs="Arial"/>
            <w:lang w:eastAsia="ja-JP"/>
          </w:rPr>
          <w:tab/>
          <w:delText>year (week of year)</w:delText>
        </w:r>
      </w:del>
      <w:del w:id="12015" w:author="mbeckerle" w:date="2012-03-24T17:25:00Z">
        <w:r w:rsidRPr="005223F4" w:rsidDel="00DF61DD">
          <w:rPr>
            <w:rFonts w:eastAsia="MS Mincho" w:cs="Arial"/>
            <w:lang w:eastAsia="ja-JP"/>
          </w:rPr>
          <w:delText xml:space="preserve"> </w:delText>
        </w:r>
      </w:del>
      <w:del w:id="12016" w:author="mbeckerle" w:date="2012-04-22T20:14:00Z">
        <w:r w:rsidRPr="005223F4" w:rsidDel="00716607">
          <w:rPr>
            <w:rFonts w:eastAsia="MS Mincho" w:cs="Arial"/>
            <w:lang w:eastAsia="ja-JP"/>
          </w:rPr>
          <w:delText xml:space="preserve">(Number)            </w:delText>
        </w:r>
        <w:r w:rsidRPr="005223F4" w:rsidDel="00716607">
          <w:rPr>
            <w:rFonts w:eastAsia="MS Mincho" w:cs="Arial"/>
            <w:lang w:eastAsia="ja-JP"/>
          </w:rPr>
          <w:tab/>
          <w:delText>1997</w:delText>
        </w:r>
      </w:del>
    </w:p>
    <w:p w14:paraId="3209EA84" w14:textId="46F54712" w:rsidR="00895D9B" w:rsidRPr="005223F4" w:rsidDel="00716607" w:rsidRDefault="00895D9B" w:rsidP="0089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del w:id="12017" w:author="mbeckerle" w:date="2012-04-22T20:14:00Z"/>
          <w:rFonts w:eastAsia="MS Mincho" w:cs="Arial"/>
          <w:lang w:eastAsia="ja-JP"/>
        </w:rPr>
      </w:pPr>
      <w:del w:id="12018" w:author="mbeckerle" w:date="2012-04-22T20:14:00Z">
        <w:r w:rsidRPr="005223F4" w:rsidDel="00716607">
          <w:rPr>
            <w:rFonts w:eastAsia="MS Mincho" w:cs="Arial"/>
            <w:lang w:eastAsia="ja-JP"/>
          </w:rPr>
          <w:delText xml:space="preserve"> M        </w:delText>
        </w:r>
        <w:r w:rsidRPr="005223F4" w:rsidDel="00716607">
          <w:rPr>
            <w:rFonts w:eastAsia="MS Mincho" w:cs="Arial"/>
            <w:lang w:eastAsia="ja-JP"/>
          </w:rPr>
          <w:tab/>
          <w:delText xml:space="preserve">month in year          </w:delText>
        </w:r>
        <w:r w:rsidRPr="005223F4" w:rsidDel="00716607">
          <w:rPr>
            <w:rFonts w:eastAsia="MS Mincho" w:cs="Arial"/>
            <w:lang w:eastAsia="ja-JP"/>
          </w:rPr>
          <w:tab/>
        </w:r>
        <w:r w:rsidRPr="005223F4" w:rsidDel="00716607">
          <w:rPr>
            <w:rFonts w:eastAsia="MS Mincho" w:cs="Arial"/>
            <w:lang w:eastAsia="ja-JP"/>
          </w:rPr>
          <w:tab/>
          <w:delText xml:space="preserve"> (Text &amp; Number)   </w:delText>
        </w:r>
        <w:r w:rsidRPr="005223F4" w:rsidDel="00716607">
          <w:rPr>
            <w:rFonts w:eastAsia="MS Mincho" w:cs="Arial"/>
            <w:lang w:eastAsia="ja-JP"/>
          </w:rPr>
          <w:tab/>
          <w:delText xml:space="preserve"> July &amp; 07</w:delText>
        </w:r>
      </w:del>
    </w:p>
    <w:p w14:paraId="4176A85D" w14:textId="02EDBCE6" w:rsidR="00895D9B" w:rsidRPr="005223F4" w:rsidDel="00716607" w:rsidRDefault="00895D9B" w:rsidP="0089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del w:id="12019" w:author="mbeckerle" w:date="2012-04-22T20:14:00Z"/>
          <w:rFonts w:eastAsia="MS Mincho" w:cs="Arial"/>
          <w:lang w:eastAsia="ja-JP"/>
        </w:rPr>
      </w:pPr>
      <w:del w:id="12020" w:author="mbeckerle" w:date="2012-04-22T20:14:00Z">
        <w:r w:rsidRPr="005223F4" w:rsidDel="00716607">
          <w:rPr>
            <w:rFonts w:eastAsia="MS Mincho" w:cs="Arial"/>
            <w:lang w:eastAsia="ja-JP"/>
          </w:rPr>
          <w:delText xml:space="preserve"> d        </w:delText>
        </w:r>
        <w:r w:rsidRPr="005223F4" w:rsidDel="00716607">
          <w:rPr>
            <w:rFonts w:eastAsia="MS Mincho" w:cs="Arial"/>
            <w:lang w:eastAsia="ja-JP"/>
          </w:rPr>
          <w:tab/>
          <w:delText xml:space="preserve">day in month            </w:delText>
        </w:r>
        <w:r w:rsidRPr="005223F4" w:rsidDel="00716607">
          <w:rPr>
            <w:rFonts w:eastAsia="MS Mincho" w:cs="Arial"/>
            <w:lang w:eastAsia="ja-JP"/>
          </w:rPr>
          <w:tab/>
        </w:r>
        <w:r w:rsidRPr="005223F4" w:rsidDel="00716607">
          <w:rPr>
            <w:rFonts w:eastAsia="MS Mincho" w:cs="Arial"/>
            <w:lang w:eastAsia="ja-JP"/>
          </w:rPr>
          <w:tab/>
          <w:delText xml:space="preserve">(Number)            </w:delText>
        </w:r>
        <w:r w:rsidRPr="005223F4" w:rsidDel="00716607">
          <w:rPr>
            <w:rFonts w:eastAsia="MS Mincho" w:cs="Arial"/>
            <w:lang w:eastAsia="ja-JP"/>
          </w:rPr>
          <w:tab/>
          <w:delText>10</w:delText>
        </w:r>
      </w:del>
    </w:p>
    <w:p w14:paraId="0025CC89" w14:textId="75746EEF" w:rsidR="00895D9B" w:rsidRPr="005223F4" w:rsidDel="00716607" w:rsidRDefault="00895D9B" w:rsidP="0089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del w:id="12021" w:author="mbeckerle" w:date="2012-04-22T20:14:00Z"/>
          <w:rFonts w:eastAsia="MS Mincho" w:cs="Arial"/>
          <w:lang w:eastAsia="ja-JP"/>
        </w:rPr>
      </w:pPr>
      <w:del w:id="12022" w:author="mbeckerle" w:date="2012-04-22T20:14:00Z">
        <w:r w:rsidRPr="005223F4" w:rsidDel="00716607">
          <w:rPr>
            <w:rFonts w:eastAsia="MS Mincho" w:cs="Arial"/>
            <w:lang w:eastAsia="ja-JP"/>
          </w:rPr>
          <w:delText xml:space="preserve"> h        </w:delText>
        </w:r>
        <w:r w:rsidRPr="005223F4" w:rsidDel="00716607">
          <w:rPr>
            <w:rFonts w:eastAsia="MS Mincho" w:cs="Arial"/>
            <w:lang w:eastAsia="ja-JP"/>
          </w:rPr>
          <w:tab/>
          <w:delText xml:space="preserve">hour in am/pm (1~12)    </w:delText>
        </w:r>
        <w:r w:rsidRPr="005223F4" w:rsidDel="00716607">
          <w:rPr>
            <w:rFonts w:eastAsia="MS Mincho" w:cs="Arial"/>
            <w:lang w:eastAsia="ja-JP"/>
          </w:rPr>
          <w:tab/>
          <w:delText xml:space="preserve">(Number)            </w:delText>
        </w:r>
        <w:r w:rsidRPr="005223F4" w:rsidDel="00716607">
          <w:rPr>
            <w:rFonts w:eastAsia="MS Mincho" w:cs="Arial"/>
            <w:lang w:eastAsia="ja-JP"/>
          </w:rPr>
          <w:tab/>
          <w:delText>12</w:delText>
        </w:r>
      </w:del>
    </w:p>
    <w:p w14:paraId="45244197" w14:textId="0ED0CD8D" w:rsidR="00895D9B" w:rsidRPr="005223F4" w:rsidDel="00716607" w:rsidRDefault="00895D9B" w:rsidP="0089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del w:id="12023" w:author="mbeckerle" w:date="2012-04-22T20:14:00Z"/>
          <w:rFonts w:eastAsia="MS Mincho" w:cs="Arial"/>
          <w:lang w:eastAsia="ja-JP"/>
        </w:rPr>
      </w:pPr>
      <w:del w:id="12024" w:author="mbeckerle" w:date="2012-04-22T20:14:00Z">
        <w:r w:rsidRPr="005223F4" w:rsidDel="00716607">
          <w:rPr>
            <w:rFonts w:eastAsia="MS Mincho" w:cs="Arial"/>
            <w:lang w:eastAsia="ja-JP"/>
          </w:rPr>
          <w:delText xml:space="preserve"> H        </w:delText>
        </w:r>
        <w:r w:rsidRPr="005223F4" w:rsidDel="00716607">
          <w:rPr>
            <w:rFonts w:eastAsia="MS Mincho" w:cs="Arial"/>
            <w:lang w:eastAsia="ja-JP"/>
          </w:rPr>
          <w:tab/>
          <w:delText xml:space="preserve">hour in day (0~23)     </w:delText>
        </w:r>
        <w:r w:rsidRPr="005223F4" w:rsidDel="00716607">
          <w:rPr>
            <w:rFonts w:eastAsia="MS Mincho" w:cs="Arial"/>
            <w:lang w:eastAsia="ja-JP"/>
          </w:rPr>
          <w:tab/>
          <w:delText xml:space="preserve"> (Number)           </w:delText>
        </w:r>
        <w:r w:rsidRPr="005223F4" w:rsidDel="00716607">
          <w:rPr>
            <w:rFonts w:eastAsia="MS Mincho" w:cs="Arial"/>
            <w:lang w:eastAsia="ja-JP"/>
          </w:rPr>
          <w:tab/>
          <w:delText xml:space="preserve"> 0</w:delText>
        </w:r>
      </w:del>
    </w:p>
    <w:p w14:paraId="1AF522F0" w14:textId="7B6A550A" w:rsidR="00895D9B" w:rsidRPr="005223F4" w:rsidDel="00716607" w:rsidRDefault="00895D9B" w:rsidP="0089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del w:id="12025" w:author="mbeckerle" w:date="2012-04-22T20:14:00Z"/>
          <w:rFonts w:eastAsia="MS Mincho" w:cs="Arial"/>
          <w:lang w:eastAsia="ja-JP"/>
        </w:rPr>
      </w:pPr>
      <w:del w:id="12026" w:author="mbeckerle" w:date="2012-04-22T20:14:00Z">
        <w:r w:rsidRPr="005223F4" w:rsidDel="00716607">
          <w:rPr>
            <w:rFonts w:eastAsia="MS Mincho" w:cs="Arial"/>
            <w:lang w:eastAsia="ja-JP"/>
          </w:rPr>
          <w:delText xml:space="preserve"> m        </w:delText>
        </w:r>
        <w:r w:rsidRPr="005223F4" w:rsidDel="00716607">
          <w:rPr>
            <w:rFonts w:eastAsia="MS Mincho" w:cs="Arial"/>
            <w:lang w:eastAsia="ja-JP"/>
          </w:rPr>
          <w:tab/>
          <w:delText xml:space="preserve">minute in hour          </w:delText>
        </w:r>
        <w:r w:rsidRPr="005223F4" w:rsidDel="00716607">
          <w:rPr>
            <w:rFonts w:eastAsia="MS Mincho" w:cs="Arial"/>
            <w:lang w:eastAsia="ja-JP"/>
          </w:rPr>
          <w:tab/>
        </w:r>
        <w:r w:rsidRPr="005223F4" w:rsidDel="00716607">
          <w:rPr>
            <w:rFonts w:eastAsia="MS Mincho" w:cs="Arial"/>
            <w:lang w:eastAsia="ja-JP"/>
          </w:rPr>
          <w:tab/>
          <w:delText xml:space="preserve">(Number)            </w:delText>
        </w:r>
        <w:r w:rsidRPr="005223F4" w:rsidDel="00716607">
          <w:rPr>
            <w:rFonts w:eastAsia="MS Mincho" w:cs="Arial"/>
            <w:lang w:eastAsia="ja-JP"/>
          </w:rPr>
          <w:tab/>
          <w:delText>30</w:delText>
        </w:r>
      </w:del>
    </w:p>
    <w:p w14:paraId="494A1453" w14:textId="662A3EB3" w:rsidR="00895D9B" w:rsidRPr="005223F4" w:rsidDel="00716607" w:rsidRDefault="00895D9B" w:rsidP="0089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del w:id="12027" w:author="mbeckerle" w:date="2012-04-22T20:14:00Z"/>
          <w:rFonts w:eastAsia="MS Mincho" w:cs="Arial"/>
          <w:lang w:eastAsia="ja-JP"/>
        </w:rPr>
      </w:pPr>
      <w:del w:id="12028" w:author="mbeckerle" w:date="2012-04-22T20:14:00Z">
        <w:r w:rsidRPr="005223F4" w:rsidDel="00716607">
          <w:rPr>
            <w:rFonts w:eastAsia="MS Mincho" w:cs="Arial"/>
            <w:lang w:eastAsia="ja-JP"/>
          </w:rPr>
          <w:delText xml:space="preserve"> s        </w:delText>
        </w:r>
        <w:r w:rsidRPr="005223F4" w:rsidDel="00716607">
          <w:rPr>
            <w:rFonts w:eastAsia="MS Mincho" w:cs="Arial"/>
            <w:lang w:eastAsia="ja-JP"/>
          </w:rPr>
          <w:tab/>
          <w:delText xml:space="preserve">second in minute        </w:delText>
        </w:r>
        <w:r w:rsidRPr="005223F4" w:rsidDel="00716607">
          <w:rPr>
            <w:rFonts w:eastAsia="MS Mincho" w:cs="Arial"/>
            <w:lang w:eastAsia="ja-JP"/>
          </w:rPr>
          <w:tab/>
          <w:delText xml:space="preserve">(Number)           </w:delText>
        </w:r>
        <w:r w:rsidRPr="005223F4" w:rsidDel="00716607">
          <w:rPr>
            <w:rFonts w:eastAsia="MS Mincho" w:cs="Arial"/>
            <w:lang w:eastAsia="ja-JP"/>
          </w:rPr>
          <w:tab/>
          <w:delText>55</w:delText>
        </w:r>
      </w:del>
    </w:p>
    <w:p w14:paraId="39FA8467" w14:textId="29A4F4A1" w:rsidR="00895D9B" w:rsidRPr="005223F4" w:rsidDel="00716607" w:rsidRDefault="00895D9B" w:rsidP="001301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del w:id="12029" w:author="mbeckerle" w:date="2012-04-22T20:14:00Z"/>
          <w:rFonts w:eastAsia="MS Mincho" w:cs="Arial"/>
          <w:lang w:eastAsia="ja-JP"/>
        </w:rPr>
      </w:pPr>
      <w:del w:id="12030" w:author="mbeckerle" w:date="2012-04-22T20:14:00Z">
        <w:r w:rsidRPr="005223F4" w:rsidDel="00716607">
          <w:rPr>
            <w:rFonts w:eastAsia="MS Mincho" w:cs="Arial"/>
            <w:lang w:eastAsia="ja-JP"/>
          </w:rPr>
          <w:delText xml:space="preserve"> S        </w:delText>
        </w:r>
        <w:r w:rsidRPr="005223F4" w:rsidDel="00716607">
          <w:rPr>
            <w:rFonts w:eastAsia="MS Mincho" w:cs="Arial"/>
            <w:lang w:eastAsia="ja-JP"/>
          </w:rPr>
          <w:tab/>
          <w:delText>fractional second</w:delText>
        </w:r>
        <w:r w:rsidR="00130141" w:rsidDel="00716607">
          <w:rPr>
            <w:rFonts w:eastAsia="MS Mincho" w:cs="Arial"/>
            <w:lang w:eastAsia="ja-JP"/>
          </w:rPr>
          <w:delText xml:space="preserve"> (see note 1)</w:delText>
        </w:r>
        <w:r w:rsidRPr="005223F4" w:rsidDel="00716607">
          <w:rPr>
            <w:rFonts w:eastAsia="MS Mincho" w:cs="Arial"/>
            <w:lang w:eastAsia="ja-JP"/>
          </w:rPr>
          <w:delText xml:space="preserve">  </w:delText>
        </w:r>
        <w:r w:rsidRPr="005223F4" w:rsidDel="00716607">
          <w:rPr>
            <w:rFonts w:eastAsia="MS Mincho" w:cs="Arial"/>
            <w:lang w:eastAsia="ja-JP"/>
          </w:rPr>
          <w:tab/>
          <w:delText xml:space="preserve">(Number)         </w:delText>
        </w:r>
        <w:r w:rsidRPr="005223F4" w:rsidDel="00716607">
          <w:rPr>
            <w:rFonts w:eastAsia="MS Mincho" w:cs="Arial"/>
            <w:lang w:eastAsia="ja-JP"/>
          </w:rPr>
          <w:tab/>
          <w:delText xml:space="preserve"> 978</w:delText>
        </w:r>
      </w:del>
    </w:p>
    <w:p w14:paraId="5AB62B7F" w14:textId="76696671" w:rsidR="00895D9B" w:rsidRPr="005223F4" w:rsidDel="00716607" w:rsidRDefault="00AB1F80" w:rsidP="0089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del w:id="12031" w:author="mbeckerle" w:date="2012-04-22T20:14:00Z"/>
          <w:rFonts w:eastAsia="MS Mincho" w:cs="Arial"/>
          <w:lang w:eastAsia="ja-JP"/>
        </w:rPr>
      </w:pPr>
      <w:del w:id="12032" w:author="mbeckerle" w:date="2012-04-22T20:14:00Z">
        <w:r w:rsidDel="00716607">
          <w:rPr>
            <w:rFonts w:eastAsia="MS Mincho" w:cs="Arial"/>
            <w:lang w:eastAsia="ja-JP"/>
          </w:rPr>
          <w:delText xml:space="preserve"> </w:delText>
        </w:r>
        <w:r w:rsidR="00895D9B" w:rsidRPr="005223F4" w:rsidDel="00716607">
          <w:rPr>
            <w:rFonts w:eastAsia="MS Mincho" w:cs="Arial"/>
            <w:lang w:eastAsia="ja-JP"/>
          </w:rPr>
          <w:delText xml:space="preserve">E        </w:delText>
        </w:r>
        <w:r w:rsidR="00895D9B" w:rsidRPr="005223F4" w:rsidDel="00716607">
          <w:rPr>
            <w:rFonts w:eastAsia="MS Mincho" w:cs="Arial"/>
            <w:lang w:eastAsia="ja-JP"/>
          </w:rPr>
          <w:tab/>
          <w:delText xml:space="preserve">day of week             </w:delText>
        </w:r>
        <w:r w:rsidR="00895D9B" w:rsidRPr="005223F4" w:rsidDel="00716607">
          <w:rPr>
            <w:rFonts w:eastAsia="MS Mincho" w:cs="Arial"/>
            <w:lang w:eastAsia="ja-JP"/>
          </w:rPr>
          <w:tab/>
        </w:r>
        <w:r w:rsidR="00895D9B" w:rsidRPr="005223F4" w:rsidDel="00716607">
          <w:rPr>
            <w:rFonts w:eastAsia="MS Mincho" w:cs="Arial"/>
            <w:lang w:eastAsia="ja-JP"/>
          </w:rPr>
          <w:tab/>
          <w:delText xml:space="preserve">(Text)              </w:delText>
        </w:r>
        <w:r w:rsidR="00895D9B" w:rsidRPr="005223F4" w:rsidDel="00716607">
          <w:rPr>
            <w:rFonts w:eastAsia="MS Mincho" w:cs="Arial"/>
            <w:lang w:eastAsia="ja-JP"/>
          </w:rPr>
          <w:tab/>
          <w:delText>Tuesday</w:delText>
        </w:r>
      </w:del>
    </w:p>
    <w:p w14:paraId="19AF9D4D" w14:textId="448BF263" w:rsidR="00895D9B" w:rsidRPr="005223F4" w:rsidDel="00716607" w:rsidRDefault="00895D9B" w:rsidP="0089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del w:id="12033" w:author="mbeckerle" w:date="2012-04-22T20:14:00Z"/>
          <w:rFonts w:eastAsia="MS Mincho" w:cs="Arial"/>
          <w:lang w:eastAsia="ja-JP"/>
        </w:rPr>
      </w:pPr>
      <w:del w:id="12034" w:author="mbeckerle" w:date="2012-04-22T20:14:00Z">
        <w:r w:rsidRPr="005223F4" w:rsidDel="00716607">
          <w:rPr>
            <w:rFonts w:eastAsia="MS Mincho" w:cs="Arial"/>
            <w:lang w:eastAsia="ja-JP"/>
          </w:rPr>
          <w:delText xml:space="preserve"> e        </w:delText>
        </w:r>
        <w:r w:rsidRPr="005223F4" w:rsidDel="00716607">
          <w:rPr>
            <w:rFonts w:eastAsia="MS Mincho" w:cs="Arial"/>
            <w:lang w:eastAsia="ja-JP"/>
          </w:rPr>
          <w:tab/>
          <w:delText xml:space="preserve">day of week (local 1~7) </w:delText>
        </w:r>
        <w:r w:rsidRPr="005223F4" w:rsidDel="00716607">
          <w:rPr>
            <w:rFonts w:eastAsia="MS Mincho" w:cs="Arial"/>
            <w:lang w:eastAsia="ja-JP"/>
          </w:rPr>
          <w:tab/>
          <w:delText xml:space="preserve">(Text &amp; Number)     </w:delText>
        </w:r>
        <w:r w:rsidRPr="005223F4" w:rsidDel="00716607">
          <w:rPr>
            <w:rFonts w:eastAsia="MS Mincho" w:cs="Arial"/>
            <w:lang w:eastAsia="ja-JP"/>
          </w:rPr>
          <w:tab/>
          <w:delText>Tues &amp; 2</w:delText>
        </w:r>
      </w:del>
    </w:p>
    <w:p w14:paraId="0132579C" w14:textId="445A2781" w:rsidR="00895D9B" w:rsidRPr="005223F4" w:rsidDel="00716607" w:rsidRDefault="00895D9B" w:rsidP="0089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del w:id="12035" w:author="mbeckerle" w:date="2012-04-22T20:14:00Z"/>
          <w:rFonts w:eastAsia="MS Mincho" w:cs="Arial"/>
          <w:lang w:eastAsia="ja-JP"/>
        </w:rPr>
      </w:pPr>
      <w:del w:id="12036" w:author="mbeckerle" w:date="2012-04-22T20:14:00Z">
        <w:r w:rsidRPr="005223F4" w:rsidDel="00716607">
          <w:rPr>
            <w:rFonts w:eastAsia="MS Mincho" w:cs="Arial"/>
            <w:lang w:eastAsia="ja-JP"/>
          </w:rPr>
          <w:delText xml:space="preserve"> D        </w:delText>
        </w:r>
        <w:r w:rsidRPr="005223F4" w:rsidDel="00716607">
          <w:rPr>
            <w:rFonts w:eastAsia="MS Mincho" w:cs="Arial"/>
            <w:lang w:eastAsia="ja-JP"/>
          </w:rPr>
          <w:tab/>
          <w:delText xml:space="preserve">day in year             </w:delText>
        </w:r>
        <w:r w:rsidRPr="005223F4" w:rsidDel="00716607">
          <w:rPr>
            <w:rFonts w:eastAsia="MS Mincho" w:cs="Arial"/>
            <w:lang w:eastAsia="ja-JP"/>
          </w:rPr>
          <w:tab/>
        </w:r>
        <w:r w:rsidRPr="005223F4" w:rsidDel="00716607">
          <w:rPr>
            <w:rFonts w:eastAsia="MS Mincho" w:cs="Arial"/>
            <w:lang w:eastAsia="ja-JP"/>
          </w:rPr>
          <w:tab/>
          <w:delText xml:space="preserve">(Number)            </w:delText>
        </w:r>
        <w:r w:rsidRPr="005223F4" w:rsidDel="00716607">
          <w:rPr>
            <w:rFonts w:eastAsia="MS Mincho" w:cs="Arial"/>
            <w:lang w:eastAsia="ja-JP"/>
          </w:rPr>
          <w:tab/>
          <w:delText>189</w:delText>
        </w:r>
      </w:del>
    </w:p>
    <w:p w14:paraId="0357BDD6" w14:textId="51AA5C40" w:rsidR="00895D9B" w:rsidRPr="005223F4" w:rsidDel="00716607" w:rsidRDefault="00895D9B" w:rsidP="0089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del w:id="12037" w:author="mbeckerle" w:date="2012-04-22T20:14:00Z"/>
          <w:rFonts w:eastAsia="MS Mincho" w:cs="Arial"/>
          <w:lang w:eastAsia="ja-JP"/>
        </w:rPr>
      </w:pPr>
      <w:del w:id="12038" w:author="mbeckerle" w:date="2012-04-22T20:14:00Z">
        <w:r w:rsidRPr="005223F4" w:rsidDel="00716607">
          <w:rPr>
            <w:rFonts w:eastAsia="MS Mincho" w:cs="Arial"/>
            <w:lang w:eastAsia="ja-JP"/>
          </w:rPr>
          <w:delText xml:space="preserve"> F        </w:delText>
        </w:r>
        <w:r w:rsidRPr="005223F4" w:rsidDel="00716607">
          <w:rPr>
            <w:rFonts w:eastAsia="MS Mincho" w:cs="Arial"/>
            <w:lang w:eastAsia="ja-JP"/>
          </w:rPr>
          <w:tab/>
          <w:delText xml:space="preserve">day of week in month   </w:delText>
        </w:r>
        <w:r w:rsidRPr="005223F4" w:rsidDel="00716607">
          <w:rPr>
            <w:rFonts w:eastAsia="MS Mincho" w:cs="Arial"/>
            <w:lang w:eastAsia="ja-JP"/>
          </w:rPr>
          <w:tab/>
          <w:delText xml:space="preserve"> (Number)            </w:delText>
        </w:r>
        <w:r w:rsidRPr="005223F4" w:rsidDel="00716607">
          <w:rPr>
            <w:rFonts w:eastAsia="MS Mincho" w:cs="Arial"/>
            <w:lang w:eastAsia="ja-JP"/>
          </w:rPr>
          <w:tab/>
          <w:delText>2 (2nd Wed in July)</w:delText>
        </w:r>
      </w:del>
    </w:p>
    <w:p w14:paraId="581A7D21" w14:textId="0FA1DBAB" w:rsidR="00895D9B" w:rsidRPr="005223F4" w:rsidDel="00716607" w:rsidRDefault="00895D9B" w:rsidP="0089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del w:id="12039" w:author="mbeckerle" w:date="2012-04-22T20:14:00Z"/>
          <w:rFonts w:eastAsia="MS Mincho" w:cs="Arial"/>
          <w:lang w:eastAsia="ja-JP"/>
        </w:rPr>
      </w:pPr>
      <w:del w:id="12040" w:author="mbeckerle" w:date="2012-04-22T20:14:00Z">
        <w:r w:rsidRPr="005223F4" w:rsidDel="00716607">
          <w:rPr>
            <w:rFonts w:eastAsia="MS Mincho" w:cs="Arial"/>
            <w:lang w:eastAsia="ja-JP"/>
          </w:rPr>
          <w:delText xml:space="preserve"> w        </w:delText>
        </w:r>
        <w:r w:rsidRPr="005223F4" w:rsidDel="00716607">
          <w:rPr>
            <w:rFonts w:eastAsia="MS Mincho" w:cs="Arial"/>
            <w:lang w:eastAsia="ja-JP"/>
          </w:rPr>
          <w:tab/>
          <w:delText xml:space="preserve">week in year            </w:delText>
        </w:r>
        <w:r w:rsidRPr="005223F4" w:rsidDel="00716607">
          <w:rPr>
            <w:rFonts w:eastAsia="MS Mincho" w:cs="Arial"/>
            <w:lang w:eastAsia="ja-JP"/>
          </w:rPr>
          <w:tab/>
        </w:r>
        <w:r w:rsidRPr="005223F4" w:rsidDel="00716607">
          <w:rPr>
            <w:rFonts w:eastAsia="MS Mincho" w:cs="Arial"/>
            <w:lang w:eastAsia="ja-JP"/>
          </w:rPr>
          <w:tab/>
          <w:delText xml:space="preserve">(Number)            </w:delText>
        </w:r>
        <w:r w:rsidRPr="005223F4" w:rsidDel="00716607">
          <w:rPr>
            <w:rFonts w:eastAsia="MS Mincho" w:cs="Arial"/>
            <w:lang w:eastAsia="ja-JP"/>
          </w:rPr>
          <w:tab/>
          <w:delText>27</w:delText>
        </w:r>
      </w:del>
    </w:p>
    <w:p w14:paraId="0B3F3DC8" w14:textId="4F74EF7C" w:rsidR="00895D9B" w:rsidRPr="005223F4" w:rsidDel="00716607" w:rsidRDefault="00895D9B" w:rsidP="0089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del w:id="12041" w:author="mbeckerle" w:date="2012-04-22T20:14:00Z"/>
          <w:rFonts w:eastAsia="MS Mincho" w:cs="Arial"/>
          <w:lang w:eastAsia="ja-JP"/>
        </w:rPr>
      </w:pPr>
      <w:del w:id="12042" w:author="mbeckerle" w:date="2012-04-22T20:14:00Z">
        <w:r w:rsidRPr="005223F4" w:rsidDel="00716607">
          <w:rPr>
            <w:rFonts w:eastAsia="MS Mincho" w:cs="Arial"/>
            <w:lang w:eastAsia="ja-JP"/>
          </w:rPr>
          <w:delText xml:space="preserve"> W        </w:delText>
        </w:r>
        <w:r w:rsidRPr="005223F4" w:rsidDel="00716607">
          <w:rPr>
            <w:rFonts w:eastAsia="MS Mincho" w:cs="Arial"/>
            <w:lang w:eastAsia="ja-JP"/>
          </w:rPr>
          <w:tab/>
          <w:delText xml:space="preserve">week in month           </w:delText>
        </w:r>
        <w:r w:rsidRPr="005223F4" w:rsidDel="00716607">
          <w:rPr>
            <w:rFonts w:eastAsia="MS Mincho" w:cs="Arial"/>
            <w:lang w:eastAsia="ja-JP"/>
          </w:rPr>
          <w:tab/>
          <w:delText xml:space="preserve">(Number)            </w:delText>
        </w:r>
        <w:r w:rsidRPr="005223F4" w:rsidDel="00716607">
          <w:rPr>
            <w:rFonts w:eastAsia="MS Mincho" w:cs="Arial"/>
            <w:lang w:eastAsia="ja-JP"/>
          </w:rPr>
          <w:tab/>
          <w:delText>2</w:delText>
        </w:r>
      </w:del>
    </w:p>
    <w:p w14:paraId="1431CD44" w14:textId="285B9133" w:rsidR="00895D9B" w:rsidRPr="005223F4" w:rsidDel="00716607" w:rsidRDefault="00895D9B" w:rsidP="0089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del w:id="12043" w:author="mbeckerle" w:date="2012-04-22T20:14:00Z"/>
          <w:rFonts w:eastAsia="MS Mincho" w:cs="Arial"/>
          <w:lang w:eastAsia="ja-JP"/>
        </w:rPr>
      </w:pPr>
      <w:del w:id="12044" w:author="mbeckerle" w:date="2012-04-22T20:14:00Z">
        <w:r w:rsidRPr="005223F4" w:rsidDel="00716607">
          <w:rPr>
            <w:rFonts w:eastAsia="MS Mincho" w:cs="Arial"/>
            <w:lang w:eastAsia="ja-JP"/>
          </w:rPr>
          <w:delText xml:space="preserve"> a        </w:delText>
        </w:r>
        <w:r w:rsidRPr="005223F4" w:rsidDel="00716607">
          <w:rPr>
            <w:rFonts w:eastAsia="MS Mincho" w:cs="Arial"/>
            <w:lang w:eastAsia="ja-JP"/>
          </w:rPr>
          <w:tab/>
          <w:delText xml:space="preserve">am/pm marker           </w:delText>
        </w:r>
        <w:r w:rsidRPr="005223F4" w:rsidDel="00716607">
          <w:rPr>
            <w:rFonts w:eastAsia="MS Mincho" w:cs="Arial"/>
            <w:lang w:eastAsia="ja-JP"/>
          </w:rPr>
          <w:tab/>
          <w:delText xml:space="preserve"> (Text)              </w:delText>
        </w:r>
        <w:r w:rsidRPr="005223F4" w:rsidDel="00716607">
          <w:rPr>
            <w:rFonts w:eastAsia="MS Mincho" w:cs="Arial"/>
            <w:lang w:eastAsia="ja-JP"/>
          </w:rPr>
          <w:tab/>
          <w:delText>PM</w:delText>
        </w:r>
      </w:del>
    </w:p>
    <w:p w14:paraId="559C789A" w14:textId="2C81E979" w:rsidR="00895D9B" w:rsidRPr="005223F4" w:rsidDel="00716607" w:rsidRDefault="00895D9B" w:rsidP="0089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del w:id="12045" w:author="mbeckerle" w:date="2012-04-22T20:14:00Z"/>
          <w:rFonts w:eastAsia="MS Mincho" w:cs="Arial"/>
          <w:lang w:eastAsia="ja-JP"/>
        </w:rPr>
      </w:pPr>
      <w:del w:id="12046" w:author="mbeckerle" w:date="2012-04-22T20:14:00Z">
        <w:r w:rsidRPr="005223F4" w:rsidDel="00716607">
          <w:rPr>
            <w:rFonts w:eastAsia="MS Mincho" w:cs="Arial"/>
            <w:lang w:eastAsia="ja-JP"/>
          </w:rPr>
          <w:delText xml:space="preserve"> k        </w:delText>
        </w:r>
        <w:r w:rsidRPr="005223F4" w:rsidDel="00716607">
          <w:rPr>
            <w:rFonts w:eastAsia="MS Mincho" w:cs="Arial"/>
            <w:lang w:eastAsia="ja-JP"/>
          </w:rPr>
          <w:tab/>
          <w:delText>hour in day (</w:delText>
        </w:r>
        <w:r w:rsidR="00E3558A" w:rsidRPr="005223F4" w:rsidDel="00716607">
          <w:rPr>
            <w:rFonts w:eastAsia="MS Mincho" w:cs="Arial"/>
            <w:lang w:eastAsia="ja-JP"/>
          </w:rPr>
          <w:delText>0</w:delText>
        </w:r>
        <w:r w:rsidRPr="005223F4" w:rsidDel="00716607">
          <w:rPr>
            <w:rFonts w:eastAsia="MS Mincho" w:cs="Arial"/>
            <w:lang w:eastAsia="ja-JP"/>
          </w:rPr>
          <w:delText>~24</w:delText>
        </w:r>
        <w:r w:rsidR="00E3558A" w:rsidRPr="005223F4" w:rsidDel="00716607">
          <w:rPr>
            <w:rStyle w:val="FootnoteReference"/>
            <w:rFonts w:eastAsia="MS Mincho" w:cs="Arial"/>
            <w:lang w:eastAsia="ja-JP"/>
          </w:rPr>
          <w:footnoteReference w:id="27"/>
        </w:r>
        <w:r w:rsidRPr="005223F4" w:rsidDel="00716607">
          <w:rPr>
            <w:rFonts w:eastAsia="MS Mincho" w:cs="Arial"/>
            <w:lang w:eastAsia="ja-JP"/>
          </w:rPr>
          <w:delText xml:space="preserve">)      </w:delText>
        </w:r>
        <w:r w:rsidRPr="005223F4" w:rsidDel="00716607">
          <w:rPr>
            <w:rFonts w:eastAsia="MS Mincho" w:cs="Arial"/>
            <w:lang w:eastAsia="ja-JP"/>
          </w:rPr>
          <w:tab/>
          <w:delText xml:space="preserve">(Number)            </w:delText>
        </w:r>
        <w:r w:rsidRPr="005223F4" w:rsidDel="00716607">
          <w:rPr>
            <w:rFonts w:eastAsia="MS Mincho" w:cs="Arial"/>
            <w:lang w:eastAsia="ja-JP"/>
          </w:rPr>
          <w:tab/>
          <w:delText>24</w:delText>
        </w:r>
      </w:del>
    </w:p>
    <w:p w14:paraId="6ECB900C" w14:textId="0EE697A8" w:rsidR="00895D9B" w:rsidRPr="005223F4" w:rsidDel="00716607" w:rsidRDefault="00895D9B" w:rsidP="0089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del w:id="12049" w:author="mbeckerle" w:date="2012-04-22T20:14:00Z"/>
          <w:rFonts w:eastAsia="MS Mincho" w:cs="Arial"/>
          <w:lang w:eastAsia="ja-JP"/>
        </w:rPr>
      </w:pPr>
      <w:del w:id="12050" w:author="mbeckerle" w:date="2012-04-22T20:14:00Z">
        <w:r w:rsidRPr="005223F4" w:rsidDel="00716607">
          <w:rPr>
            <w:rFonts w:eastAsia="MS Mincho" w:cs="Arial"/>
            <w:lang w:eastAsia="ja-JP"/>
          </w:rPr>
          <w:delText xml:space="preserve"> K        </w:delText>
        </w:r>
        <w:r w:rsidRPr="005223F4" w:rsidDel="00716607">
          <w:rPr>
            <w:rFonts w:eastAsia="MS Mincho" w:cs="Arial"/>
            <w:lang w:eastAsia="ja-JP"/>
          </w:rPr>
          <w:tab/>
          <w:delText xml:space="preserve">hour in am/pm (0~11)   </w:delText>
        </w:r>
        <w:r w:rsidRPr="005223F4" w:rsidDel="00716607">
          <w:rPr>
            <w:rFonts w:eastAsia="MS Mincho" w:cs="Arial"/>
            <w:lang w:eastAsia="ja-JP"/>
          </w:rPr>
          <w:tab/>
          <w:delText xml:space="preserve"> (Number)            </w:delText>
        </w:r>
        <w:r w:rsidRPr="005223F4" w:rsidDel="00716607">
          <w:rPr>
            <w:rFonts w:eastAsia="MS Mincho" w:cs="Arial"/>
            <w:lang w:eastAsia="ja-JP"/>
          </w:rPr>
          <w:tab/>
          <w:delText>0</w:delText>
        </w:r>
      </w:del>
    </w:p>
    <w:p w14:paraId="12620FFA" w14:textId="003B7A17" w:rsidR="00DB5435" w:rsidRPr="00B31D55" w:rsidDel="00DB5435" w:rsidRDefault="00C40984" w:rsidP="00DB54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del w:id="12051" w:author="mbeckerle" w:date="2012-03-24T14:42:00Z"/>
          <w:rFonts w:ascii="Helv" w:hAnsi="Helv" w:cs="Helv"/>
          <w:color w:val="000000"/>
        </w:rPr>
      </w:pPr>
      <w:commentRangeStart w:id="12052"/>
      <w:del w:id="12053" w:author="mbeckerle" w:date="2012-04-22T20:14:00Z">
        <w:r w:rsidDel="00716607">
          <w:rPr>
            <w:rStyle w:val="CommentReference"/>
          </w:rPr>
          <w:commentReference w:id="12054"/>
        </w:r>
        <w:commentRangeEnd w:id="12052"/>
        <w:r w:rsidR="00FB546F" w:rsidDel="00716607">
          <w:rPr>
            <w:rStyle w:val="CommentReference"/>
          </w:rPr>
          <w:commentReference w:id="12052"/>
        </w:r>
      </w:del>
      <w:del w:id="12055" w:author="mbeckerle" w:date="2012-03-24T14:42:00Z">
        <w:r w:rsidR="00DB5435" w:rsidRPr="00DB5435" w:rsidDel="00DB5435">
          <w:rPr>
            <w:rFonts w:eastAsia="MS Mincho" w:cs="Arial"/>
            <w:lang w:eastAsia="ja-JP"/>
          </w:rPr>
          <w:delText xml:space="preserve">z    </w:delText>
        </w:r>
        <w:r w:rsidR="00DB5435" w:rsidRPr="00DB5435" w:rsidDel="00DB5435">
          <w:rPr>
            <w:rFonts w:eastAsia="MS Mincho" w:cs="Arial"/>
            <w:lang w:eastAsia="ja-JP"/>
          </w:rPr>
          <w:tab/>
          <w:delText xml:space="preserve">time zone      </w:delText>
        </w:r>
        <w:r w:rsidR="00DB5435" w:rsidRPr="00DB5435" w:rsidDel="00DB5435">
          <w:rPr>
            <w:rFonts w:eastAsia="MS Mincho" w:cs="Arial"/>
            <w:lang w:eastAsia="ja-JP"/>
          </w:rPr>
          <w:tab/>
        </w:r>
        <w:r w:rsidR="00DB5435" w:rsidRPr="00DB5435" w:rsidDel="00DB5435">
          <w:rPr>
            <w:rFonts w:eastAsia="MS Mincho" w:cs="Arial"/>
            <w:lang w:eastAsia="ja-JP"/>
          </w:rPr>
          <w:tab/>
          <w:delText>(Text)</w:delText>
        </w:r>
        <w:r w:rsidR="00DB5435" w:rsidRPr="00DB5435" w:rsidDel="00DB5435">
          <w:rPr>
            <w:rFonts w:eastAsia="MS Mincho" w:cs="Arial"/>
            <w:lang w:eastAsia="ja-JP"/>
          </w:rPr>
          <w:tab/>
        </w:r>
        <w:r w:rsidR="00DB5435" w:rsidRPr="00DB5435" w:rsidDel="00DB5435">
          <w:rPr>
            <w:rFonts w:eastAsia="MS Mincho" w:cs="Arial"/>
            <w:lang w:eastAsia="ja-JP"/>
          </w:rPr>
          <w:tab/>
          <w:delText>Pacific Standard Time</w:delText>
        </w:r>
      </w:del>
    </w:p>
    <w:p w14:paraId="570BA7C9" w14:textId="77777777" w:rsidR="00DB5435" w:rsidRPr="00DB5435" w:rsidDel="00DB5435" w:rsidRDefault="00DB5435" w:rsidP="00DB54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del w:id="12056" w:author="mbeckerle" w:date="2012-03-24T14:42:00Z"/>
          <w:rFonts w:eastAsia="MS Mincho" w:cs="Arial"/>
          <w:lang w:eastAsia="ja-JP"/>
        </w:rPr>
      </w:pPr>
      <w:del w:id="12057" w:author="mbeckerle" w:date="2012-03-24T14:42:00Z">
        <w:r w:rsidRPr="00DB5435" w:rsidDel="00DB5435">
          <w:rPr>
            <w:rFonts w:eastAsia="MS Mincho" w:cs="Arial"/>
            <w:lang w:eastAsia="ja-JP"/>
          </w:rPr>
          <w:delText xml:space="preserve">Z     </w:delText>
        </w:r>
        <w:r w:rsidRPr="00DB5435" w:rsidDel="00DB5435">
          <w:rPr>
            <w:rFonts w:eastAsia="MS Mincho" w:cs="Arial"/>
            <w:lang w:eastAsia="ja-JP"/>
          </w:rPr>
          <w:tab/>
          <w:delText xml:space="preserve">time zone (RFC 822)   </w:delText>
        </w:r>
        <w:r w:rsidRPr="00DB5435" w:rsidDel="00DB5435">
          <w:rPr>
            <w:rFonts w:eastAsia="MS Mincho" w:cs="Arial"/>
            <w:lang w:eastAsia="ja-JP"/>
          </w:rPr>
          <w:tab/>
          <w:delText xml:space="preserve">(Number)     </w:delText>
        </w:r>
        <w:r w:rsidRPr="00DB5435" w:rsidDel="00DB5435">
          <w:rPr>
            <w:rFonts w:eastAsia="MS Mincho" w:cs="Arial"/>
            <w:lang w:eastAsia="ja-JP"/>
          </w:rPr>
          <w:tab/>
          <w:delText>-0800</w:delText>
        </w:r>
      </w:del>
    </w:p>
    <w:p w14:paraId="7530AC2C" w14:textId="715E8E4B" w:rsidR="00DB5435" w:rsidRPr="005B1DEB" w:rsidDel="00716607" w:rsidRDefault="00DB5435" w:rsidP="00DB54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del w:id="12058" w:author="mbeckerle" w:date="2012-04-22T20:14:00Z"/>
          <w:rFonts w:eastAsia="MS Mincho"/>
          <w:lang w:val="de-DE"/>
        </w:rPr>
      </w:pPr>
      <w:del w:id="12059" w:author="mbeckerle" w:date="2012-04-22T20:14:00Z">
        <w:r w:rsidRPr="005B1DEB" w:rsidDel="00716607">
          <w:rPr>
            <w:rFonts w:eastAsia="MS Mincho"/>
            <w:lang w:val="de-DE"/>
          </w:rPr>
          <w:delText xml:space="preserve">ZU     </w:delText>
        </w:r>
        <w:r w:rsidRPr="005B1DEB" w:rsidDel="00716607">
          <w:rPr>
            <w:rFonts w:eastAsia="MS Mincho"/>
            <w:lang w:val="de-DE"/>
          </w:rPr>
          <w:tab/>
          <w:delText xml:space="preserve">time zone (RFC 822)   </w:delText>
        </w:r>
        <w:r w:rsidRPr="005B1DEB" w:rsidDel="00716607">
          <w:rPr>
            <w:rFonts w:eastAsia="MS Mincho"/>
            <w:lang w:val="de-DE"/>
          </w:rPr>
          <w:tab/>
          <w:delText xml:space="preserve">(Text)     </w:delText>
        </w:r>
        <w:r w:rsidRPr="005B1DEB" w:rsidDel="00716607">
          <w:rPr>
            <w:rFonts w:eastAsia="MS Mincho"/>
            <w:lang w:val="de-DE"/>
          </w:rPr>
          <w:tab/>
        </w:r>
        <w:r w:rsidRPr="005B1DEB" w:rsidDel="00716607">
          <w:rPr>
            <w:rFonts w:eastAsia="MS Mincho"/>
            <w:lang w:val="de-DE"/>
          </w:rPr>
          <w:tab/>
          <w:delText>Z</w:delText>
        </w:r>
      </w:del>
    </w:p>
    <w:p w14:paraId="674A123D" w14:textId="4F21751C" w:rsidR="00DB5435" w:rsidRPr="00DB5435" w:rsidDel="00716607" w:rsidRDefault="00DB5435" w:rsidP="00DB54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del w:id="12060" w:author="mbeckerle" w:date="2012-04-22T20:14:00Z"/>
          <w:rFonts w:eastAsia="MS Mincho" w:cs="Arial"/>
          <w:lang w:eastAsia="ja-JP"/>
        </w:rPr>
      </w:pPr>
      <w:del w:id="12061" w:author="mbeckerle" w:date="2012-04-22T20:14:00Z">
        <w:r w:rsidRPr="005B1DEB" w:rsidDel="00716607">
          <w:rPr>
            <w:rFonts w:eastAsia="MS Mincho"/>
            <w:lang w:val="de-DE"/>
          </w:rPr>
          <w:tab/>
        </w:r>
        <w:r w:rsidRPr="00DB5435" w:rsidDel="00716607">
          <w:rPr>
            <w:rFonts w:eastAsia="MS Mincho" w:cs="Arial"/>
            <w:lang w:eastAsia="ja-JP"/>
          </w:rPr>
          <w:delText xml:space="preserve">with output "Z" if the </w:delText>
        </w:r>
      </w:del>
    </w:p>
    <w:p w14:paraId="36E48A92" w14:textId="39A9CCE4" w:rsidR="00DB5435" w:rsidRPr="00DB5435" w:rsidDel="00716607" w:rsidRDefault="00DB5435" w:rsidP="00DB54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del w:id="12062" w:author="mbeckerle" w:date="2012-04-22T20:14:00Z"/>
          <w:rFonts w:eastAsia="MS Mincho" w:cs="Arial"/>
          <w:lang w:eastAsia="ja-JP"/>
        </w:rPr>
      </w:pPr>
      <w:del w:id="12063" w:author="mbeckerle" w:date="2012-04-22T20:14:00Z">
        <w:r w:rsidRPr="00DB5435" w:rsidDel="00716607">
          <w:rPr>
            <w:rFonts w:eastAsia="MS Mincho" w:cs="Arial"/>
            <w:lang w:eastAsia="ja-JP"/>
          </w:rPr>
          <w:tab/>
          <w:delText>time zone is +00:00)</w:delText>
        </w:r>
      </w:del>
    </w:p>
    <w:p w14:paraId="78A4D11C" w14:textId="565826C5" w:rsidR="00DB5435" w:rsidRPr="00DB5435" w:rsidDel="00DB5435" w:rsidRDefault="00FB546F" w:rsidP="00DB54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del w:id="12064" w:author="mbeckerle" w:date="2012-03-24T14:42:00Z"/>
          <w:rFonts w:eastAsia="MS Mincho" w:cs="Arial"/>
          <w:lang w:eastAsia="ja-JP"/>
        </w:rPr>
      </w:pPr>
      <w:del w:id="12065" w:author="mbeckerle" w:date="2012-04-22T20:14:00Z">
        <w:r w:rsidDel="00716607">
          <w:rPr>
            <w:rStyle w:val="CommentReference"/>
          </w:rPr>
          <w:commentReference w:id="12066"/>
        </w:r>
      </w:del>
      <w:del w:id="12067" w:author="mbeckerle" w:date="2012-03-24T14:42:00Z">
        <w:r w:rsidR="00DB5435" w:rsidRPr="00DB5435" w:rsidDel="00DB5435">
          <w:rPr>
            <w:rFonts w:eastAsia="MS Mincho" w:cs="Arial"/>
            <w:lang w:eastAsia="ja-JP"/>
          </w:rPr>
          <w:delText xml:space="preserve">v      </w:delText>
        </w:r>
        <w:r w:rsidR="00DB5435" w:rsidRPr="00DB5435" w:rsidDel="00DB5435">
          <w:rPr>
            <w:rFonts w:eastAsia="MS Mincho" w:cs="Arial"/>
            <w:lang w:eastAsia="ja-JP"/>
          </w:rPr>
          <w:tab/>
          <w:delText xml:space="preserve">time zone (generic)   </w:delText>
        </w:r>
        <w:r w:rsidR="00DB5435" w:rsidRPr="00DB5435" w:rsidDel="00DB5435">
          <w:rPr>
            <w:rFonts w:eastAsia="MS Mincho" w:cs="Arial"/>
            <w:lang w:eastAsia="ja-JP"/>
          </w:rPr>
          <w:tab/>
          <w:delText xml:space="preserve">(Text)  </w:delText>
        </w:r>
        <w:r w:rsidR="00DB5435" w:rsidRPr="00DB5435" w:rsidDel="00DB5435">
          <w:rPr>
            <w:rFonts w:eastAsia="MS Mincho" w:cs="Arial"/>
            <w:lang w:eastAsia="ja-JP"/>
          </w:rPr>
          <w:tab/>
        </w:r>
        <w:r w:rsidR="00DB5435" w:rsidRPr="00DB5435" w:rsidDel="00DB5435">
          <w:rPr>
            <w:rFonts w:eastAsia="MS Mincho" w:cs="Arial"/>
            <w:lang w:eastAsia="ja-JP"/>
          </w:rPr>
          <w:tab/>
          <w:delText>Pacific Time</w:delText>
        </w:r>
      </w:del>
    </w:p>
    <w:p w14:paraId="65F729B6" w14:textId="337E37A1" w:rsidR="00895D9B" w:rsidRPr="005223F4" w:rsidDel="00716607" w:rsidRDefault="00DB5435" w:rsidP="0089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del w:id="12068" w:author="mbeckerle" w:date="2012-04-22T20:14:00Z"/>
          <w:rFonts w:ascii="Times New Roman" w:hAnsi="Times New Roman"/>
          <w:sz w:val="24"/>
          <w:lang w:eastAsia="ja-JP" w:bidi="he-IL"/>
        </w:rPr>
      </w:pPr>
      <w:del w:id="12069" w:author="mbeckerle" w:date="2012-03-24T14:42:00Z">
        <w:r w:rsidRPr="00DB5435" w:rsidDel="00DB5435">
          <w:rPr>
            <w:rFonts w:eastAsia="MS Mincho" w:cs="Arial"/>
            <w:lang w:eastAsia="ja-JP"/>
          </w:rPr>
          <w:delText xml:space="preserve">V    </w:delText>
        </w:r>
        <w:r w:rsidRPr="00DB5435" w:rsidDel="00DB5435">
          <w:rPr>
            <w:rFonts w:eastAsia="MS Mincho" w:cs="Arial"/>
            <w:lang w:eastAsia="ja-JP"/>
          </w:rPr>
          <w:tab/>
          <w:delText xml:space="preserve">time zone (location) </w:delText>
        </w:r>
        <w:r w:rsidRPr="00DB5435" w:rsidDel="00DB5435">
          <w:rPr>
            <w:rFonts w:eastAsia="MS Mincho" w:cs="Arial"/>
            <w:lang w:eastAsia="ja-JP"/>
          </w:rPr>
          <w:tab/>
          <w:delText xml:space="preserve"> </w:delText>
        </w:r>
        <w:r w:rsidRPr="00DB5435" w:rsidDel="00DB5435">
          <w:rPr>
            <w:rFonts w:eastAsia="MS Mincho" w:cs="Arial"/>
            <w:lang w:eastAsia="ja-JP"/>
          </w:rPr>
          <w:tab/>
          <w:delText xml:space="preserve">(Text) </w:delText>
        </w:r>
        <w:r w:rsidRPr="00DB5435" w:rsidDel="00DB5435">
          <w:rPr>
            <w:rFonts w:eastAsia="MS Mincho" w:cs="Arial"/>
            <w:lang w:eastAsia="ja-JP"/>
          </w:rPr>
          <w:tab/>
        </w:r>
        <w:r w:rsidRPr="00DB5435" w:rsidDel="00DB5435">
          <w:rPr>
            <w:rFonts w:eastAsia="MS Mincho" w:cs="Arial"/>
            <w:lang w:eastAsia="ja-JP"/>
          </w:rPr>
          <w:tab/>
          <w:delText>United States Time (Los Angeles)</w:delText>
        </w:r>
      </w:del>
      <w:ins w:id="12070" w:author="Steve Hanson" w:date="2012-04-11T14:04:00Z">
        <w:del w:id="12071" w:author="mbeckerle" w:date="2012-04-22T20:14:00Z">
          <w:r w:rsidR="00FB546F" w:rsidDel="00716607">
            <w:rPr>
              <w:rFonts w:eastAsia="MS Mincho" w:cs="Arial"/>
              <w:lang w:eastAsia="ja-JP"/>
            </w:rPr>
            <w:delText xml:space="preserve"> </w:delText>
          </w:r>
        </w:del>
      </w:ins>
      <w:del w:id="12072" w:author="mbeckerle" w:date="2012-03-24T14:42:00Z">
        <w:r w:rsidR="002D68B7" w:rsidDel="00DB5435">
          <w:rPr>
            <w:rStyle w:val="CommentReference"/>
          </w:rPr>
          <w:commentReference w:id="12073"/>
        </w:r>
      </w:del>
      <w:del w:id="12074" w:author="mbeckerle" w:date="2012-04-22T20:14:00Z">
        <w:r w:rsidR="00B31D55" w:rsidDel="00716607">
          <w:rPr>
            <w:rStyle w:val="CommentReference"/>
          </w:rPr>
          <w:commentReference w:id="12075"/>
        </w:r>
      </w:del>
      <w:commentRangeStart w:id="12076"/>
      <w:del w:id="12077" w:author="mbeckerle" w:date="2012-03-24T14:42:00Z">
        <w:r w:rsidR="00895D9B" w:rsidRPr="005223F4" w:rsidDel="00DB5435">
          <w:rPr>
            <w:rFonts w:ascii="Times New Roman" w:hAnsi="Times New Roman"/>
            <w:sz w:val="24"/>
            <w:lang w:eastAsia="ja-JP" w:bidi="he-IL"/>
          </w:rPr>
          <w:delText>I</w:delText>
        </w:r>
      </w:del>
      <w:del w:id="12078" w:author="mbeckerle" w:date="2012-04-22T20:14:00Z">
        <w:r w:rsidR="00895D9B" w:rsidRPr="005223F4" w:rsidDel="00716607">
          <w:rPr>
            <w:rFonts w:ascii="Times New Roman" w:hAnsi="Times New Roman"/>
            <w:sz w:val="24"/>
            <w:lang w:eastAsia="ja-JP" w:bidi="he-IL"/>
          </w:rPr>
          <w:tab/>
        </w:r>
        <w:commentRangeEnd w:id="12076"/>
        <w:r w:rsidR="00FB546F" w:rsidDel="00716607">
          <w:rPr>
            <w:rStyle w:val="CommentReference"/>
          </w:rPr>
          <w:commentReference w:id="12076"/>
        </w:r>
        <w:r w:rsidR="00895D9B" w:rsidRPr="005223F4" w:rsidDel="00716607">
          <w:rPr>
            <w:rFonts w:cs="Arial"/>
            <w:lang w:eastAsia="ja-JP" w:bidi="he-IL"/>
          </w:rPr>
          <w:delText>ISO8601 Date/Time</w:delText>
        </w:r>
        <w:r w:rsidR="00895D9B" w:rsidRPr="005223F4" w:rsidDel="00716607">
          <w:rPr>
            <w:rFonts w:ascii="Times New Roman" w:hAnsi="Times New Roman"/>
            <w:sz w:val="24"/>
            <w:lang w:eastAsia="ja-JP" w:bidi="he-IL"/>
          </w:rPr>
          <w:delText xml:space="preserve"> </w:delText>
        </w:r>
        <w:r w:rsidR="00895D9B" w:rsidRPr="005223F4" w:rsidDel="00716607">
          <w:rPr>
            <w:rFonts w:ascii="Times New Roman" w:hAnsi="Times New Roman"/>
            <w:sz w:val="24"/>
            <w:lang w:eastAsia="ja-JP" w:bidi="he-IL"/>
          </w:rPr>
          <w:tab/>
        </w:r>
        <w:r w:rsidR="00895D9B" w:rsidRPr="005223F4" w:rsidDel="00716607">
          <w:rPr>
            <w:rFonts w:ascii="Times New Roman" w:hAnsi="Times New Roman"/>
            <w:sz w:val="24"/>
            <w:lang w:eastAsia="ja-JP" w:bidi="he-IL"/>
          </w:rPr>
          <w:tab/>
        </w:r>
        <w:r w:rsidR="00895D9B" w:rsidRPr="005223F4" w:rsidDel="00716607">
          <w:rPr>
            <w:rFonts w:eastAsia="MS Mincho" w:cs="Arial"/>
            <w:lang w:eastAsia="ja-JP"/>
          </w:rPr>
          <w:delText xml:space="preserve">(Text) </w:delText>
        </w:r>
        <w:r w:rsidR="00895D9B" w:rsidRPr="005223F4" w:rsidDel="00716607">
          <w:rPr>
            <w:rFonts w:eastAsia="MS Mincho" w:cs="Arial"/>
            <w:lang w:eastAsia="ja-JP"/>
          </w:rPr>
          <w:tab/>
        </w:r>
        <w:r w:rsidR="00895D9B" w:rsidRPr="005223F4" w:rsidDel="00716607">
          <w:rPr>
            <w:rFonts w:eastAsia="MS Mincho" w:cs="Arial"/>
            <w:lang w:eastAsia="ja-JP"/>
          </w:rPr>
          <w:tab/>
        </w:r>
        <w:r w:rsidR="00895D9B" w:rsidRPr="005223F4" w:rsidDel="00716607">
          <w:rPr>
            <w:rFonts w:cs="Arial"/>
            <w:lang w:eastAsia="ja-JP" w:bidi="he-IL"/>
          </w:rPr>
          <w:delText>2006-10-07T12:06:56.568+01:00</w:delText>
        </w:r>
      </w:del>
    </w:p>
    <w:p w14:paraId="560825C6" w14:textId="40F6A45F" w:rsidR="00895D9B" w:rsidRPr="005223F4" w:rsidDel="00716607" w:rsidRDefault="00895D9B" w:rsidP="0089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del w:id="12079" w:author="mbeckerle" w:date="2012-04-22T20:14:00Z"/>
          <w:rFonts w:ascii="Times New Roman" w:hAnsi="Times New Roman"/>
          <w:sz w:val="24"/>
          <w:lang w:eastAsia="ja-JP" w:bidi="he-IL"/>
        </w:rPr>
      </w:pPr>
      <w:del w:id="12080" w:author="mbeckerle" w:date="2012-04-22T20:14:00Z">
        <w:r w:rsidRPr="005223F4" w:rsidDel="00716607">
          <w:rPr>
            <w:rFonts w:ascii="Times New Roman" w:hAnsi="Times New Roman"/>
            <w:sz w:val="24"/>
            <w:lang w:eastAsia="ja-JP" w:bidi="he-IL"/>
          </w:rPr>
          <w:delText>IU</w:delText>
        </w:r>
        <w:r w:rsidRPr="005223F4" w:rsidDel="00716607">
          <w:rPr>
            <w:rFonts w:ascii="Times New Roman" w:hAnsi="Times New Roman"/>
            <w:sz w:val="24"/>
            <w:lang w:eastAsia="ja-JP" w:bidi="he-IL"/>
          </w:rPr>
          <w:tab/>
        </w:r>
        <w:r w:rsidRPr="005223F4" w:rsidDel="00716607">
          <w:rPr>
            <w:rFonts w:cs="Arial"/>
            <w:lang w:eastAsia="ja-JP" w:bidi="he-IL"/>
          </w:rPr>
          <w:delText>ISO8601 Date/Time</w:delText>
        </w:r>
        <w:r w:rsidRPr="005223F4" w:rsidDel="00716607">
          <w:rPr>
            <w:rFonts w:ascii="Times New Roman" w:hAnsi="Times New Roman"/>
            <w:sz w:val="24"/>
            <w:lang w:eastAsia="ja-JP" w:bidi="he-IL"/>
          </w:rPr>
          <w:delText xml:space="preserve"> </w:delText>
        </w:r>
        <w:r w:rsidRPr="005223F4" w:rsidDel="00716607">
          <w:rPr>
            <w:rFonts w:ascii="Times New Roman" w:hAnsi="Times New Roman"/>
            <w:sz w:val="24"/>
            <w:lang w:eastAsia="ja-JP" w:bidi="he-IL"/>
          </w:rPr>
          <w:tab/>
        </w:r>
        <w:r w:rsidRPr="005223F4" w:rsidDel="00716607">
          <w:rPr>
            <w:rFonts w:ascii="Times New Roman" w:hAnsi="Times New Roman"/>
            <w:sz w:val="24"/>
            <w:lang w:eastAsia="ja-JP" w:bidi="he-IL"/>
          </w:rPr>
          <w:tab/>
        </w:r>
        <w:r w:rsidRPr="005223F4" w:rsidDel="00716607">
          <w:rPr>
            <w:rFonts w:eastAsia="MS Mincho" w:cs="Arial"/>
            <w:lang w:eastAsia="ja-JP"/>
          </w:rPr>
          <w:delText xml:space="preserve">(Text) </w:delText>
        </w:r>
        <w:r w:rsidRPr="005223F4" w:rsidDel="00716607">
          <w:rPr>
            <w:rFonts w:eastAsia="MS Mincho" w:cs="Arial"/>
            <w:lang w:eastAsia="ja-JP"/>
          </w:rPr>
          <w:tab/>
        </w:r>
        <w:r w:rsidRPr="005223F4" w:rsidDel="00716607">
          <w:rPr>
            <w:rFonts w:eastAsia="MS Mincho" w:cs="Arial"/>
            <w:lang w:eastAsia="ja-JP"/>
          </w:rPr>
          <w:tab/>
        </w:r>
        <w:r w:rsidRPr="005223F4" w:rsidDel="00716607">
          <w:rPr>
            <w:rFonts w:cs="Arial"/>
            <w:lang w:eastAsia="ja-JP" w:bidi="he-IL"/>
          </w:rPr>
          <w:delText>2006-10-07T12:06:56.568Z</w:delText>
        </w:r>
      </w:del>
    </w:p>
    <w:p w14:paraId="119E0409" w14:textId="6EB94750" w:rsidR="00895D9B" w:rsidRPr="005223F4" w:rsidDel="00716607" w:rsidRDefault="00895D9B" w:rsidP="0089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del w:id="12081" w:author="mbeckerle" w:date="2012-04-22T20:14:00Z"/>
          <w:rFonts w:cs="Arial"/>
          <w:lang w:eastAsia="ja-JP" w:bidi="he-IL"/>
        </w:rPr>
      </w:pPr>
      <w:del w:id="12082" w:author="mbeckerle" w:date="2012-04-22T20:14:00Z">
        <w:r w:rsidRPr="005223F4" w:rsidDel="00716607">
          <w:rPr>
            <w:rFonts w:eastAsia="MS Mincho" w:cs="Arial"/>
            <w:lang w:eastAsia="ja-JP"/>
          </w:rPr>
          <w:tab/>
        </w:r>
        <w:r w:rsidRPr="005223F4" w:rsidDel="00716607">
          <w:rPr>
            <w:rFonts w:cs="Arial"/>
            <w:lang w:eastAsia="ja-JP" w:bidi="he-IL"/>
          </w:rPr>
          <w:delText xml:space="preserve">with output "Z" if the </w:delText>
        </w:r>
      </w:del>
    </w:p>
    <w:p w14:paraId="760D7E58" w14:textId="109877AB" w:rsidR="00895D9B" w:rsidRPr="005223F4" w:rsidDel="00716607" w:rsidRDefault="00895D9B" w:rsidP="0089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del w:id="12083" w:author="mbeckerle" w:date="2012-04-22T20:14:00Z"/>
          <w:rFonts w:eastAsia="MS Mincho" w:cs="Arial"/>
          <w:lang w:eastAsia="ja-JP"/>
        </w:rPr>
      </w:pPr>
      <w:del w:id="12084" w:author="mbeckerle" w:date="2012-04-22T20:14:00Z">
        <w:r w:rsidRPr="005223F4" w:rsidDel="00716607">
          <w:rPr>
            <w:rFonts w:cs="Arial"/>
            <w:lang w:eastAsia="ja-JP" w:bidi="he-IL"/>
          </w:rPr>
          <w:tab/>
          <w:delText>time zone is +00:</w:delText>
        </w:r>
        <w:commentRangeStart w:id="12085"/>
        <w:r w:rsidRPr="005223F4" w:rsidDel="00716607">
          <w:rPr>
            <w:rFonts w:cs="Arial"/>
            <w:lang w:eastAsia="ja-JP" w:bidi="he-IL"/>
          </w:rPr>
          <w:delText>00</w:delText>
        </w:r>
        <w:commentRangeEnd w:id="12085"/>
        <w:r w:rsidR="00C40984" w:rsidDel="00716607">
          <w:rPr>
            <w:rStyle w:val="CommentReference"/>
          </w:rPr>
          <w:commentReference w:id="12085"/>
        </w:r>
        <w:r w:rsidRPr="005223F4" w:rsidDel="00716607">
          <w:rPr>
            <w:rFonts w:cs="Arial"/>
            <w:lang w:eastAsia="ja-JP" w:bidi="he-IL"/>
          </w:rPr>
          <w:delText>)</w:delText>
        </w:r>
      </w:del>
    </w:p>
    <w:p w14:paraId="7EB4F532" w14:textId="27D4EFC8" w:rsidR="00895D9B" w:rsidRPr="005223F4" w:rsidDel="00716607" w:rsidRDefault="00895D9B" w:rsidP="0089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del w:id="12086" w:author="mbeckerle" w:date="2012-04-22T20:14:00Z"/>
          <w:rFonts w:eastAsia="MS Mincho" w:cs="Arial"/>
          <w:lang w:eastAsia="ja-JP"/>
        </w:rPr>
      </w:pPr>
      <w:commentRangeStart w:id="12087"/>
      <w:del w:id="12088" w:author="mbeckerle" w:date="2012-04-22T20:14:00Z">
        <w:r w:rsidRPr="005223F4" w:rsidDel="00716607">
          <w:rPr>
            <w:rFonts w:eastAsia="MS Mincho" w:cs="Arial"/>
            <w:lang w:eastAsia="ja-JP"/>
          </w:rPr>
          <w:delText>T</w:delText>
        </w:r>
        <w:r w:rsidRPr="005223F4" w:rsidDel="00716607">
          <w:rPr>
            <w:rFonts w:eastAsia="MS Mincho" w:cs="Arial"/>
            <w:lang w:eastAsia="ja-JP"/>
          </w:rPr>
          <w:tab/>
          <w:delText xml:space="preserve">ISO8601 Time </w:delText>
        </w:r>
        <w:r w:rsidRPr="005223F4" w:rsidDel="00716607">
          <w:rPr>
            <w:rFonts w:eastAsia="MS Mincho" w:cs="Arial"/>
            <w:lang w:eastAsia="ja-JP"/>
          </w:rPr>
          <w:tab/>
        </w:r>
        <w:r w:rsidRPr="005223F4" w:rsidDel="00716607">
          <w:rPr>
            <w:rFonts w:eastAsia="MS Mincho" w:cs="Arial"/>
            <w:lang w:eastAsia="ja-JP"/>
          </w:rPr>
          <w:tab/>
          <w:delText>(Text)</w:delText>
        </w:r>
        <w:r w:rsidRPr="005223F4" w:rsidDel="00716607">
          <w:rPr>
            <w:rFonts w:eastAsia="MS Mincho" w:cs="Arial"/>
            <w:lang w:eastAsia="ja-JP"/>
          </w:rPr>
          <w:tab/>
        </w:r>
        <w:r w:rsidRPr="005223F4" w:rsidDel="00716607">
          <w:rPr>
            <w:rFonts w:eastAsia="MS Mincho" w:cs="Arial"/>
            <w:lang w:eastAsia="ja-JP"/>
          </w:rPr>
          <w:tab/>
        </w:r>
        <w:r w:rsidRPr="005223F4" w:rsidDel="00716607">
          <w:rPr>
            <w:rFonts w:ascii="Times New Roman" w:hAnsi="Times New Roman"/>
            <w:sz w:val="24"/>
            <w:lang w:eastAsia="ja-JP" w:bidi="he-IL"/>
          </w:rPr>
          <w:delText>12:06:56.568+01:00</w:delText>
        </w:r>
      </w:del>
    </w:p>
    <w:p w14:paraId="7F2F697C" w14:textId="2EFF9C0E" w:rsidR="00895D9B" w:rsidRPr="005223F4" w:rsidDel="00716607" w:rsidRDefault="00895D9B" w:rsidP="0089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del w:id="12089" w:author="mbeckerle" w:date="2012-04-22T20:14:00Z"/>
          <w:rFonts w:eastAsia="MS Mincho" w:cs="Arial"/>
          <w:lang w:eastAsia="ja-JP"/>
        </w:rPr>
      </w:pPr>
      <w:del w:id="12090" w:author="mbeckerle" w:date="2012-04-22T20:14:00Z">
        <w:r w:rsidRPr="005223F4" w:rsidDel="00716607">
          <w:rPr>
            <w:rFonts w:eastAsia="MS Mincho" w:cs="Arial"/>
            <w:lang w:eastAsia="ja-JP"/>
          </w:rPr>
          <w:tab/>
          <w:delText>(up to HH:mm:ss.SSSZZZ)</w:delText>
        </w:r>
      </w:del>
    </w:p>
    <w:p w14:paraId="58EEB0A8" w14:textId="36943588" w:rsidR="00895D9B" w:rsidRPr="005223F4" w:rsidDel="00716607" w:rsidRDefault="00895D9B" w:rsidP="0089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del w:id="12091" w:author="mbeckerle" w:date="2012-04-22T20:14:00Z"/>
          <w:rFonts w:eastAsia="MS Mincho" w:cs="Arial"/>
          <w:lang w:eastAsia="ja-JP"/>
        </w:rPr>
      </w:pPr>
      <w:del w:id="12092" w:author="mbeckerle" w:date="2012-04-22T20:14:00Z">
        <w:r w:rsidRPr="005223F4" w:rsidDel="00716607">
          <w:rPr>
            <w:rFonts w:eastAsia="MS Mincho" w:cs="Arial"/>
            <w:lang w:eastAsia="ja-JP"/>
          </w:rPr>
          <w:delText>TU</w:delText>
        </w:r>
        <w:r w:rsidRPr="005223F4" w:rsidDel="00716607">
          <w:rPr>
            <w:rFonts w:eastAsia="MS Mincho" w:cs="Arial"/>
            <w:lang w:eastAsia="ja-JP"/>
          </w:rPr>
          <w:tab/>
          <w:delText xml:space="preserve">ISO8601 Time </w:delText>
        </w:r>
        <w:r w:rsidRPr="005223F4" w:rsidDel="00716607">
          <w:rPr>
            <w:rFonts w:eastAsia="MS Mincho" w:cs="Arial"/>
            <w:lang w:eastAsia="ja-JP"/>
          </w:rPr>
          <w:tab/>
        </w:r>
        <w:r w:rsidRPr="005223F4" w:rsidDel="00716607">
          <w:rPr>
            <w:rFonts w:eastAsia="MS Mincho" w:cs="Arial"/>
            <w:lang w:eastAsia="ja-JP"/>
          </w:rPr>
          <w:tab/>
          <w:delText>(Text)</w:delText>
        </w:r>
        <w:r w:rsidRPr="005223F4" w:rsidDel="00716607">
          <w:rPr>
            <w:rFonts w:eastAsia="MS Mincho" w:cs="Arial"/>
            <w:lang w:eastAsia="ja-JP"/>
          </w:rPr>
          <w:tab/>
        </w:r>
        <w:r w:rsidRPr="005223F4" w:rsidDel="00716607">
          <w:rPr>
            <w:rFonts w:eastAsia="MS Mincho" w:cs="Arial"/>
            <w:lang w:eastAsia="ja-JP"/>
          </w:rPr>
          <w:tab/>
        </w:r>
        <w:r w:rsidRPr="005223F4" w:rsidDel="00716607">
          <w:rPr>
            <w:rFonts w:ascii="Times New Roman" w:hAnsi="Times New Roman"/>
            <w:sz w:val="24"/>
            <w:lang w:eastAsia="ja-JP" w:bidi="he-IL"/>
          </w:rPr>
          <w:delText>12:06:56.568Z</w:delText>
        </w:r>
      </w:del>
    </w:p>
    <w:p w14:paraId="57FC0B8D" w14:textId="6ED683E3" w:rsidR="00895D9B" w:rsidRPr="005223F4" w:rsidDel="00716607" w:rsidRDefault="00895D9B" w:rsidP="0089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del w:id="12093" w:author="mbeckerle" w:date="2012-04-22T20:14:00Z"/>
          <w:rFonts w:eastAsia="MS Mincho" w:cs="Arial"/>
          <w:lang w:eastAsia="ja-JP"/>
        </w:rPr>
      </w:pPr>
      <w:del w:id="12094" w:author="mbeckerle" w:date="2012-04-22T20:14:00Z">
        <w:r w:rsidRPr="005223F4" w:rsidDel="00716607">
          <w:rPr>
            <w:rFonts w:eastAsia="MS Mincho" w:cs="Arial"/>
            <w:lang w:eastAsia="ja-JP"/>
          </w:rPr>
          <w:tab/>
          <w:delText xml:space="preserve">(similar to T, but a time zone </w:delText>
        </w:r>
      </w:del>
    </w:p>
    <w:p w14:paraId="7B53F6FC" w14:textId="3DC3D583" w:rsidR="00895D9B" w:rsidRPr="005223F4" w:rsidDel="00716607" w:rsidRDefault="00895D9B" w:rsidP="0089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del w:id="12095" w:author="mbeckerle" w:date="2012-04-22T20:14:00Z"/>
          <w:rFonts w:eastAsia="MS Mincho" w:cs="Arial"/>
          <w:lang w:eastAsia="ja-JP"/>
        </w:rPr>
      </w:pPr>
      <w:del w:id="12096" w:author="mbeckerle" w:date="2012-04-22T20:14:00Z">
        <w:r w:rsidRPr="005223F4" w:rsidDel="00716607">
          <w:rPr>
            <w:rFonts w:eastAsia="MS Mincho" w:cs="Arial"/>
            <w:lang w:eastAsia="ja-JP"/>
          </w:rPr>
          <w:tab/>
          <w:delText>of +00:00 is replaced with 'Z''Z</w:delText>
        </w:r>
        <w:commentRangeEnd w:id="12087"/>
        <w:r w:rsidR="00D21E42" w:rsidDel="00716607">
          <w:rPr>
            <w:rStyle w:val="CommentReference"/>
          </w:rPr>
          <w:commentReference w:id="12087"/>
        </w:r>
        <w:r w:rsidRPr="005223F4" w:rsidDel="00716607">
          <w:rPr>
            <w:rFonts w:eastAsia="MS Mincho" w:cs="Arial"/>
            <w:lang w:eastAsia="ja-JP"/>
          </w:rPr>
          <w:delText>')</w:delText>
        </w:r>
      </w:del>
    </w:p>
    <w:p w14:paraId="5F372EC9" w14:textId="2B19F935" w:rsidR="00895D9B" w:rsidRPr="005223F4" w:rsidDel="005C7099" w:rsidRDefault="00895D9B" w:rsidP="0089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del w:id="12097" w:author="mbeckerle" w:date="2012-04-22T19:55:00Z"/>
          <w:rFonts w:eastAsia="MS Mincho" w:cs="Arial"/>
          <w:lang w:eastAsia="ja-JP"/>
        </w:rPr>
      </w:pPr>
    </w:p>
    <w:p w14:paraId="630ABDFE" w14:textId="47BBE7C9" w:rsidR="00895D9B" w:rsidRPr="005223F4" w:rsidDel="00716607" w:rsidRDefault="00895D9B" w:rsidP="0089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del w:id="12098" w:author="mbeckerle" w:date="2012-04-22T20:14:00Z"/>
          <w:rFonts w:eastAsia="MS Mincho" w:cs="Arial"/>
          <w:lang w:eastAsia="ja-JP"/>
        </w:rPr>
      </w:pPr>
      <w:del w:id="12099" w:author="mbeckerle" w:date="2012-04-22T20:14:00Z">
        <w:r w:rsidRPr="005223F4" w:rsidDel="00716607">
          <w:rPr>
            <w:rFonts w:eastAsia="MS Mincho" w:cs="Arial"/>
            <w:lang w:eastAsia="ja-JP"/>
          </w:rPr>
          <w:delText xml:space="preserve">'       </w:delText>
        </w:r>
        <w:r w:rsidRPr="005223F4" w:rsidDel="00716607">
          <w:rPr>
            <w:rFonts w:eastAsia="MS Mincho" w:cs="Arial"/>
            <w:lang w:eastAsia="ja-JP"/>
          </w:rPr>
          <w:tab/>
          <w:delText xml:space="preserve"> escape for text         </w:delText>
        </w:r>
        <w:r w:rsidRPr="005223F4" w:rsidDel="00716607">
          <w:rPr>
            <w:rFonts w:eastAsia="MS Mincho" w:cs="Arial"/>
            <w:lang w:eastAsia="ja-JP"/>
          </w:rPr>
          <w:tab/>
          <w:delText xml:space="preserve">(Delimiter)         </w:delText>
        </w:r>
        <w:r w:rsidRPr="005223F4" w:rsidDel="00716607">
          <w:rPr>
            <w:rFonts w:eastAsia="MS Mincho" w:cs="Arial"/>
            <w:lang w:eastAsia="ja-JP"/>
          </w:rPr>
          <w:tab/>
          <w:delText>'Date='</w:delText>
        </w:r>
      </w:del>
    </w:p>
    <w:p w14:paraId="2E27A579" w14:textId="409EB5BB" w:rsidR="00895D9B" w:rsidRPr="005223F4" w:rsidDel="00716607" w:rsidRDefault="00895D9B" w:rsidP="0089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del w:id="12100" w:author="mbeckerle" w:date="2012-04-22T20:14:00Z"/>
          <w:rFonts w:eastAsia="MS Mincho" w:cs="Arial"/>
          <w:lang w:eastAsia="ja-JP"/>
        </w:rPr>
      </w:pPr>
      <w:del w:id="12101" w:author="mbeckerle" w:date="2012-04-22T20:14:00Z">
        <w:r w:rsidRPr="005223F4" w:rsidDel="00716607">
          <w:rPr>
            <w:rFonts w:eastAsia="MS Mincho" w:cs="Arial"/>
            <w:lang w:eastAsia="ja-JP"/>
          </w:rPr>
          <w:delText xml:space="preserve"> ''       </w:delText>
        </w:r>
        <w:r w:rsidRPr="005223F4" w:rsidDel="00716607">
          <w:rPr>
            <w:rFonts w:eastAsia="MS Mincho" w:cs="Arial"/>
            <w:lang w:eastAsia="ja-JP"/>
          </w:rPr>
          <w:tab/>
          <w:delText xml:space="preserve">single quote            </w:delText>
        </w:r>
        <w:r w:rsidRPr="005223F4" w:rsidDel="00716607">
          <w:rPr>
            <w:rFonts w:eastAsia="MS Mincho" w:cs="Arial"/>
            <w:lang w:eastAsia="ja-JP"/>
          </w:rPr>
          <w:tab/>
        </w:r>
        <w:r w:rsidRPr="005223F4" w:rsidDel="00716607">
          <w:rPr>
            <w:rFonts w:eastAsia="MS Mincho" w:cs="Arial"/>
            <w:lang w:eastAsia="ja-JP"/>
          </w:rPr>
          <w:tab/>
          <w:delText xml:space="preserve">(Literal)          </w:delText>
        </w:r>
        <w:r w:rsidRPr="005223F4" w:rsidDel="00716607">
          <w:rPr>
            <w:rFonts w:eastAsia="MS Mincho" w:cs="Arial"/>
            <w:lang w:eastAsia="ja-JP"/>
          </w:rPr>
          <w:tab/>
          <w:delText xml:space="preserve"> 'o''clock'</w:delText>
        </w:r>
      </w:del>
    </w:p>
    <w:p w14:paraId="4203D186" w14:textId="1E7A1D1B" w:rsidR="00895D9B" w:rsidDel="00716607" w:rsidRDefault="00895D9B">
      <w:pPr>
        <w:rPr>
          <w:del w:id="12102" w:author="mbeckerle" w:date="2012-04-22T19:55:00Z"/>
          <w:rFonts w:eastAsia="MS Mincho"/>
          <w:lang w:eastAsia="ja-JP"/>
        </w:rPr>
        <w:pPrChange w:id="12103" w:author="mbeckerle" w:date="2012-04-22T20:11:00Z">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PrChange>
      </w:pPr>
    </w:p>
    <w:tbl>
      <w:tblPr>
        <w:tblStyle w:val="TableGrid"/>
        <w:tblW w:w="10678" w:type="dxa"/>
        <w:jc w:val="center"/>
        <w:tblInd w:w="966" w:type="dxa"/>
        <w:tblLook w:val="04A0" w:firstRow="1" w:lastRow="0" w:firstColumn="1" w:lastColumn="0" w:noHBand="0" w:noVBand="1"/>
      </w:tblPr>
      <w:tblGrid>
        <w:gridCol w:w="939"/>
        <w:gridCol w:w="3278"/>
        <w:gridCol w:w="1517"/>
        <w:gridCol w:w="1659"/>
        <w:gridCol w:w="1176"/>
        <w:gridCol w:w="56"/>
        <w:gridCol w:w="2053"/>
        <w:tblGridChange w:id="12104">
          <w:tblGrid>
            <w:gridCol w:w="939"/>
            <w:gridCol w:w="27"/>
            <w:gridCol w:w="939"/>
            <w:gridCol w:w="2312"/>
            <w:gridCol w:w="966"/>
            <w:gridCol w:w="551"/>
            <w:gridCol w:w="966"/>
            <w:gridCol w:w="1659"/>
            <w:gridCol w:w="266"/>
            <w:gridCol w:w="910"/>
            <w:gridCol w:w="56"/>
            <w:gridCol w:w="1818"/>
            <w:gridCol w:w="235"/>
          </w:tblGrid>
        </w:tblGridChange>
      </w:tblGrid>
      <w:tr w:rsidR="00AC39F3" w:rsidRPr="00716607" w14:paraId="25F68130" w14:textId="77777777" w:rsidTr="00EB4839">
        <w:trPr>
          <w:trHeight w:val="302"/>
          <w:jc w:val="center"/>
          <w:ins w:id="12105" w:author="mbeckerle" w:date="2012-04-22T20:13:00Z"/>
        </w:trPr>
        <w:tc>
          <w:tcPr>
            <w:tcW w:w="939" w:type="dxa"/>
            <w:shd w:val="clear" w:color="auto" w:fill="F2F2F2" w:themeFill="background1" w:themeFillShade="F2"/>
            <w:noWrap/>
            <w:hideMark/>
          </w:tcPr>
          <w:p w14:paraId="638D6F51" w14:textId="22276A0D" w:rsidR="00AC39F3" w:rsidRPr="005B1DEB" w:rsidRDefault="00AC39F3" w:rsidP="005B1DEB">
            <w:pPr>
              <w:jc w:val="center"/>
              <w:rPr>
                <w:ins w:id="12106" w:author="mbeckerle" w:date="2012-04-22T20:13:00Z"/>
                <w:rFonts w:eastAsia="MS Mincho"/>
                <w:b/>
                <w:lang w:eastAsia="ja-JP"/>
              </w:rPr>
            </w:pPr>
            <w:ins w:id="12107" w:author="mbeckerle" w:date="2012-04-22T20:13:00Z">
              <w:r w:rsidRPr="005B1DEB">
                <w:rPr>
                  <w:rFonts w:eastAsia="MS Mincho"/>
                  <w:b/>
                  <w:lang w:eastAsia="ja-JP"/>
                </w:rPr>
                <w:t>Symbol</w:t>
              </w:r>
            </w:ins>
          </w:p>
        </w:tc>
        <w:tc>
          <w:tcPr>
            <w:tcW w:w="3278" w:type="dxa"/>
            <w:shd w:val="clear" w:color="auto" w:fill="F2F2F2" w:themeFill="background1" w:themeFillShade="F2"/>
            <w:noWrap/>
            <w:hideMark/>
          </w:tcPr>
          <w:p w14:paraId="43F451D7" w14:textId="77777777" w:rsidR="00AC39F3" w:rsidRPr="005B1DEB" w:rsidRDefault="00AC39F3" w:rsidP="005B1DEB">
            <w:pPr>
              <w:jc w:val="center"/>
              <w:rPr>
                <w:ins w:id="12108" w:author="mbeckerle" w:date="2012-04-22T20:13:00Z"/>
                <w:rFonts w:eastAsia="MS Mincho"/>
                <w:b/>
                <w:lang w:eastAsia="ja-JP"/>
              </w:rPr>
            </w:pPr>
            <w:ins w:id="12109" w:author="mbeckerle" w:date="2012-04-22T20:13:00Z">
              <w:r w:rsidRPr="005B1DEB">
                <w:rPr>
                  <w:rFonts w:eastAsia="MS Mincho"/>
                  <w:b/>
                  <w:lang w:eastAsia="ja-JP"/>
                </w:rPr>
                <w:t>Meaning</w:t>
              </w:r>
            </w:ins>
          </w:p>
        </w:tc>
        <w:tc>
          <w:tcPr>
            <w:tcW w:w="1517" w:type="dxa"/>
            <w:shd w:val="clear" w:color="auto" w:fill="F2F2F2" w:themeFill="background1" w:themeFillShade="F2"/>
            <w:noWrap/>
            <w:hideMark/>
          </w:tcPr>
          <w:p w14:paraId="0EF46FAA" w14:textId="25D2B056" w:rsidR="00AC39F3" w:rsidRPr="005B1DEB" w:rsidRDefault="00AC39F3" w:rsidP="005B1DEB">
            <w:pPr>
              <w:jc w:val="center"/>
              <w:rPr>
                <w:ins w:id="12110" w:author="mbeckerle" w:date="2012-04-22T20:13:00Z"/>
                <w:rFonts w:eastAsia="MS Mincho"/>
                <w:b/>
                <w:lang w:eastAsia="ja-JP"/>
              </w:rPr>
            </w:pPr>
            <w:ins w:id="12111" w:author="mbeckerle" w:date="2012-04-22T20:13:00Z">
              <w:r w:rsidRPr="005B1DEB">
                <w:rPr>
                  <w:rFonts w:eastAsia="MS Mincho"/>
                  <w:b/>
                  <w:lang w:eastAsia="ja-JP"/>
                </w:rPr>
                <w:t>Presentation</w:t>
              </w:r>
            </w:ins>
          </w:p>
        </w:tc>
        <w:tc>
          <w:tcPr>
            <w:tcW w:w="4944" w:type="dxa"/>
            <w:gridSpan w:val="4"/>
            <w:shd w:val="clear" w:color="auto" w:fill="F2F2F2" w:themeFill="background1" w:themeFillShade="F2"/>
          </w:tcPr>
          <w:p w14:paraId="526C75F8" w14:textId="0202D22A" w:rsidR="00AC39F3" w:rsidRPr="005B1DEB" w:rsidRDefault="00AC39F3" w:rsidP="005B1DEB">
            <w:pPr>
              <w:jc w:val="center"/>
              <w:rPr>
                <w:ins w:id="12112" w:author="mbeckerle" w:date="2012-04-22T20:13:00Z"/>
                <w:rFonts w:eastAsia="MS Mincho"/>
                <w:b/>
                <w:lang w:eastAsia="ja-JP"/>
              </w:rPr>
            </w:pPr>
            <w:ins w:id="12113" w:author="mbeckerle" w:date="2012-04-22T20:13:00Z">
              <w:r w:rsidRPr="005B1DEB">
                <w:rPr>
                  <w:rFonts w:eastAsia="MS Mincho"/>
                  <w:b/>
                  <w:lang w:eastAsia="ja-JP"/>
                </w:rPr>
                <w:t>Example</w:t>
              </w:r>
            </w:ins>
          </w:p>
        </w:tc>
      </w:tr>
      <w:tr w:rsidR="00667D03" w:rsidRPr="00716607" w14:paraId="5FF6C2B4" w14:textId="77777777" w:rsidTr="00EB4839">
        <w:trPr>
          <w:trHeight w:val="302"/>
          <w:jc w:val="center"/>
          <w:ins w:id="12114" w:author="mbeckerle" w:date="2012-04-22T20:13:00Z"/>
        </w:trPr>
        <w:tc>
          <w:tcPr>
            <w:tcW w:w="939" w:type="dxa"/>
            <w:noWrap/>
            <w:hideMark/>
          </w:tcPr>
          <w:p w14:paraId="7CC6DCF5" w14:textId="77777777" w:rsidR="00667D03" w:rsidRPr="00716607" w:rsidRDefault="00667D03" w:rsidP="00716607">
            <w:pPr>
              <w:rPr>
                <w:ins w:id="12115" w:author="mbeckerle" w:date="2012-04-22T20:13:00Z"/>
                <w:rFonts w:eastAsia="MS Mincho"/>
                <w:lang w:eastAsia="ja-JP"/>
              </w:rPr>
            </w:pPr>
            <w:ins w:id="12116" w:author="mbeckerle" w:date="2012-04-22T20:13:00Z">
              <w:r w:rsidRPr="00716607">
                <w:rPr>
                  <w:rFonts w:eastAsia="MS Mincho"/>
                  <w:lang w:eastAsia="ja-JP"/>
                </w:rPr>
                <w:t xml:space="preserve">G        </w:t>
              </w:r>
            </w:ins>
          </w:p>
        </w:tc>
        <w:tc>
          <w:tcPr>
            <w:tcW w:w="3278" w:type="dxa"/>
            <w:noWrap/>
            <w:hideMark/>
          </w:tcPr>
          <w:p w14:paraId="7417B0FD" w14:textId="77777777" w:rsidR="00667D03" w:rsidRPr="00716607" w:rsidRDefault="00667D03" w:rsidP="00716607">
            <w:pPr>
              <w:rPr>
                <w:ins w:id="12117" w:author="mbeckerle" w:date="2012-04-22T20:13:00Z"/>
                <w:rFonts w:eastAsia="MS Mincho"/>
                <w:lang w:eastAsia="ja-JP"/>
              </w:rPr>
            </w:pPr>
            <w:ins w:id="12118" w:author="mbeckerle" w:date="2012-04-22T20:13:00Z">
              <w:r w:rsidRPr="00716607">
                <w:rPr>
                  <w:rFonts w:eastAsia="MS Mincho"/>
                  <w:lang w:eastAsia="ja-JP"/>
                </w:rPr>
                <w:t xml:space="preserve">era designator          </w:t>
              </w:r>
            </w:ins>
          </w:p>
        </w:tc>
        <w:tc>
          <w:tcPr>
            <w:tcW w:w="1517" w:type="dxa"/>
            <w:noWrap/>
            <w:hideMark/>
          </w:tcPr>
          <w:p w14:paraId="4BEDE234" w14:textId="4AD76063" w:rsidR="00667D03" w:rsidRPr="00716607" w:rsidRDefault="00667D03" w:rsidP="0033738B">
            <w:pPr>
              <w:rPr>
                <w:ins w:id="12119" w:author="mbeckerle" w:date="2012-04-22T20:13:00Z"/>
                <w:rFonts w:eastAsia="MS Mincho"/>
                <w:lang w:eastAsia="ja-JP"/>
              </w:rPr>
            </w:pPr>
            <w:ins w:id="12120" w:author="mbeckerle" w:date="2012-04-22T20:13:00Z">
              <w:del w:id="12121" w:author="Steve Hanson" w:date="2012-08-06T15:21:00Z">
                <w:r w:rsidRPr="00716607" w:rsidDel="0033738B">
                  <w:rPr>
                    <w:rFonts w:eastAsia="MS Mincho"/>
                    <w:lang w:eastAsia="ja-JP"/>
                  </w:rPr>
                  <w:delText>(</w:delText>
                </w:r>
              </w:del>
              <w:r w:rsidRPr="00716607">
                <w:rPr>
                  <w:rFonts w:eastAsia="MS Mincho"/>
                  <w:lang w:eastAsia="ja-JP"/>
                </w:rPr>
                <w:t>Text</w:t>
              </w:r>
              <w:del w:id="12122" w:author="Steve Hanson" w:date="2012-08-06T15:22:00Z">
                <w:r w:rsidRPr="00716607" w:rsidDel="0033738B">
                  <w:rPr>
                    <w:rFonts w:eastAsia="MS Mincho"/>
                    <w:lang w:eastAsia="ja-JP"/>
                  </w:rPr>
                  <w:delText>)</w:delText>
                </w:r>
              </w:del>
              <w:r w:rsidRPr="00716607">
                <w:rPr>
                  <w:rFonts w:eastAsia="MS Mincho"/>
                  <w:lang w:eastAsia="ja-JP"/>
                </w:rPr>
                <w:t xml:space="preserve">              </w:t>
              </w:r>
            </w:ins>
          </w:p>
        </w:tc>
        <w:tc>
          <w:tcPr>
            <w:tcW w:w="1659" w:type="dxa"/>
          </w:tcPr>
          <w:p w14:paraId="456794BE" w14:textId="24EF0864" w:rsidR="00667D03" w:rsidRPr="00716607" w:rsidRDefault="00667D03" w:rsidP="00716607">
            <w:pPr>
              <w:rPr>
                <w:ins w:id="12123" w:author="Steve Hanson" w:date="2012-08-06T15:34:00Z"/>
                <w:rFonts w:eastAsia="MS Mincho"/>
                <w:lang w:eastAsia="ja-JP"/>
              </w:rPr>
            </w:pPr>
            <w:ins w:id="12124" w:author="Steve Hanson" w:date="2012-08-06T15:38:00Z">
              <w:r>
                <w:rPr>
                  <w:rFonts w:eastAsia="MS Mincho"/>
                  <w:lang w:eastAsia="ja-JP"/>
                </w:rPr>
                <w:t>G</w:t>
              </w:r>
            </w:ins>
          </w:p>
        </w:tc>
        <w:tc>
          <w:tcPr>
            <w:tcW w:w="3285" w:type="dxa"/>
            <w:gridSpan w:val="3"/>
            <w:noWrap/>
            <w:hideMark/>
          </w:tcPr>
          <w:p w14:paraId="000BCE52" w14:textId="1C5A0B13" w:rsidR="00667D03" w:rsidRPr="00716607" w:rsidRDefault="00667D03" w:rsidP="00716607">
            <w:pPr>
              <w:rPr>
                <w:ins w:id="12125" w:author="mbeckerle" w:date="2012-04-22T20:13:00Z"/>
                <w:rFonts w:eastAsia="MS Mincho"/>
                <w:lang w:eastAsia="ja-JP"/>
              </w:rPr>
            </w:pPr>
            <w:ins w:id="12126" w:author="mbeckerle" w:date="2012-04-22T20:13:00Z">
              <w:r w:rsidRPr="00716607">
                <w:rPr>
                  <w:rFonts w:eastAsia="MS Mincho"/>
                  <w:lang w:eastAsia="ja-JP"/>
                </w:rPr>
                <w:t>AD</w:t>
              </w:r>
            </w:ins>
          </w:p>
        </w:tc>
      </w:tr>
      <w:tr w:rsidR="00667D03" w:rsidRPr="00716607" w14:paraId="2C34BD8A" w14:textId="77777777" w:rsidTr="00EB4839">
        <w:trPr>
          <w:trHeight w:val="302"/>
          <w:jc w:val="center"/>
          <w:ins w:id="12127" w:author="mbeckerle" w:date="2012-04-22T20:13:00Z"/>
        </w:trPr>
        <w:tc>
          <w:tcPr>
            <w:tcW w:w="939" w:type="dxa"/>
            <w:noWrap/>
            <w:hideMark/>
          </w:tcPr>
          <w:p w14:paraId="189865F6" w14:textId="77777777" w:rsidR="00667D03" w:rsidRPr="00716607" w:rsidRDefault="00667D03" w:rsidP="00716607">
            <w:pPr>
              <w:rPr>
                <w:ins w:id="12128" w:author="mbeckerle" w:date="2012-04-22T20:13:00Z"/>
                <w:rFonts w:eastAsia="MS Mincho"/>
                <w:lang w:eastAsia="ja-JP"/>
              </w:rPr>
            </w:pPr>
            <w:ins w:id="12129" w:author="mbeckerle" w:date="2012-04-22T20:13:00Z">
              <w:r w:rsidRPr="00716607">
                <w:rPr>
                  <w:rFonts w:eastAsia="MS Mincho"/>
                  <w:lang w:eastAsia="ja-JP"/>
                </w:rPr>
                <w:t xml:space="preserve">y        </w:t>
              </w:r>
            </w:ins>
          </w:p>
        </w:tc>
        <w:tc>
          <w:tcPr>
            <w:tcW w:w="3278" w:type="dxa"/>
            <w:noWrap/>
            <w:hideMark/>
          </w:tcPr>
          <w:p w14:paraId="298C4511" w14:textId="77777777" w:rsidR="00667D03" w:rsidRPr="00716607" w:rsidRDefault="00667D03" w:rsidP="00716607">
            <w:pPr>
              <w:rPr>
                <w:ins w:id="12130" w:author="mbeckerle" w:date="2012-04-22T20:13:00Z"/>
                <w:rFonts w:eastAsia="MS Mincho"/>
                <w:lang w:eastAsia="ja-JP"/>
              </w:rPr>
            </w:pPr>
            <w:ins w:id="12131" w:author="mbeckerle" w:date="2012-04-22T20:13:00Z">
              <w:r w:rsidRPr="00716607">
                <w:rPr>
                  <w:rFonts w:eastAsia="MS Mincho"/>
                  <w:lang w:eastAsia="ja-JP"/>
                </w:rPr>
                <w:t xml:space="preserve">year                    </w:t>
              </w:r>
            </w:ins>
          </w:p>
        </w:tc>
        <w:tc>
          <w:tcPr>
            <w:tcW w:w="1517" w:type="dxa"/>
            <w:noWrap/>
            <w:hideMark/>
          </w:tcPr>
          <w:p w14:paraId="05426795" w14:textId="76D9869E" w:rsidR="00667D03" w:rsidRPr="00716607" w:rsidRDefault="00667D03" w:rsidP="0033738B">
            <w:pPr>
              <w:rPr>
                <w:ins w:id="12132" w:author="mbeckerle" w:date="2012-04-22T20:13:00Z"/>
                <w:rFonts w:eastAsia="MS Mincho"/>
                <w:lang w:eastAsia="ja-JP"/>
              </w:rPr>
            </w:pPr>
            <w:ins w:id="12133" w:author="mbeckerle" w:date="2012-04-22T20:13:00Z">
              <w:del w:id="12134" w:author="Steve Hanson" w:date="2012-08-06T15:21:00Z">
                <w:r w:rsidRPr="00716607" w:rsidDel="0033738B">
                  <w:rPr>
                    <w:rFonts w:eastAsia="MS Mincho"/>
                    <w:lang w:eastAsia="ja-JP"/>
                  </w:rPr>
                  <w:delText>(</w:delText>
                </w:r>
              </w:del>
              <w:r w:rsidRPr="00716607">
                <w:rPr>
                  <w:rFonts w:eastAsia="MS Mincho"/>
                  <w:lang w:eastAsia="ja-JP"/>
                </w:rPr>
                <w:t>Number</w:t>
              </w:r>
              <w:del w:id="12135" w:author="Steve Hanson" w:date="2012-08-06T15:22:00Z">
                <w:r w:rsidRPr="00716607" w:rsidDel="0033738B">
                  <w:rPr>
                    <w:rFonts w:eastAsia="MS Mincho"/>
                    <w:lang w:eastAsia="ja-JP"/>
                  </w:rPr>
                  <w:delText>)</w:delText>
                </w:r>
              </w:del>
              <w:r w:rsidRPr="00716607">
                <w:rPr>
                  <w:rFonts w:eastAsia="MS Mincho"/>
                  <w:lang w:eastAsia="ja-JP"/>
                </w:rPr>
                <w:t xml:space="preserve">            </w:t>
              </w:r>
            </w:ins>
          </w:p>
        </w:tc>
        <w:tc>
          <w:tcPr>
            <w:tcW w:w="1659" w:type="dxa"/>
          </w:tcPr>
          <w:p w14:paraId="6A799E39" w14:textId="77777777" w:rsidR="00667D03" w:rsidRDefault="00667D03" w:rsidP="00667D03">
            <w:pPr>
              <w:rPr>
                <w:ins w:id="12136" w:author="Steve Hanson" w:date="2012-08-06T15:39:00Z"/>
                <w:rFonts w:eastAsia="MS Mincho"/>
                <w:lang w:eastAsia="ja-JP"/>
              </w:rPr>
            </w:pPr>
            <w:ins w:id="12137" w:author="Steve Hanson" w:date="2012-08-06T15:39:00Z">
              <w:r>
                <w:rPr>
                  <w:rFonts w:eastAsia="MS Mincho"/>
                  <w:lang w:eastAsia="ja-JP"/>
                </w:rPr>
                <w:t>y, yyyy</w:t>
              </w:r>
            </w:ins>
          </w:p>
          <w:p w14:paraId="00C84D5F" w14:textId="56B7F2A2" w:rsidR="00667D03" w:rsidRPr="00716607" w:rsidRDefault="00667D03" w:rsidP="00667D03">
            <w:pPr>
              <w:rPr>
                <w:ins w:id="12138" w:author="Steve Hanson" w:date="2012-08-06T15:34:00Z"/>
                <w:rFonts w:eastAsia="MS Mincho"/>
                <w:lang w:eastAsia="ja-JP"/>
              </w:rPr>
            </w:pPr>
            <w:ins w:id="12139" w:author="Steve Hanson" w:date="2012-08-06T15:39:00Z">
              <w:r>
                <w:rPr>
                  <w:rFonts w:eastAsia="MS Mincho"/>
                  <w:lang w:eastAsia="ja-JP"/>
                </w:rPr>
                <w:t>yy</w:t>
              </w:r>
            </w:ins>
          </w:p>
        </w:tc>
        <w:tc>
          <w:tcPr>
            <w:tcW w:w="3285" w:type="dxa"/>
            <w:gridSpan w:val="3"/>
            <w:noWrap/>
            <w:hideMark/>
          </w:tcPr>
          <w:p w14:paraId="69E40957" w14:textId="77777777" w:rsidR="00667D03" w:rsidRDefault="00667D03" w:rsidP="00716607">
            <w:pPr>
              <w:rPr>
                <w:ins w:id="12140" w:author="Steve Hanson" w:date="2012-08-06T15:39:00Z"/>
                <w:rFonts w:eastAsia="MS Mincho"/>
                <w:lang w:eastAsia="ja-JP"/>
              </w:rPr>
            </w:pPr>
            <w:ins w:id="12141" w:author="mbeckerle" w:date="2012-04-22T20:13:00Z">
              <w:r w:rsidRPr="00716607">
                <w:rPr>
                  <w:rFonts w:eastAsia="MS Mincho"/>
                  <w:lang w:eastAsia="ja-JP"/>
                </w:rPr>
                <w:t>1996</w:t>
              </w:r>
            </w:ins>
          </w:p>
          <w:p w14:paraId="5F8C80C4" w14:textId="6C473C4C" w:rsidR="00667D03" w:rsidRPr="00716607" w:rsidRDefault="00667D03" w:rsidP="00716607">
            <w:pPr>
              <w:rPr>
                <w:ins w:id="12142" w:author="mbeckerle" w:date="2012-04-22T20:13:00Z"/>
                <w:rFonts w:eastAsia="MS Mincho"/>
                <w:lang w:eastAsia="ja-JP"/>
              </w:rPr>
            </w:pPr>
            <w:ins w:id="12143" w:author="Steve Hanson" w:date="2012-08-06T15:40:00Z">
              <w:r>
                <w:rPr>
                  <w:rFonts w:eastAsia="MS Mincho"/>
                  <w:lang w:eastAsia="ja-JP"/>
                </w:rPr>
                <w:t>96</w:t>
              </w:r>
            </w:ins>
          </w:p>
        </w:tc>
      </w:tr>
      <w:tr w:rsidR="00667D03" w:rsidRPr="00716607" w14:paraId="78C77076" w14:textId="77777777" w:rsidTr="00EB4839">
        <w:trPr>
          <w:trHeight w:val="302"/>
          <w:jc w:val="center"/>
          <w:ins w:id="12144" w:author="mbeckerle" w:date="2012-04-22T20:13:00Z"/>
        </w:trPr>
        <w:tc>
          <w:tcPr>
            <w:tcW w:w="939" w:type="dxa"/>
            <w:noWrap/>
            <w:hideMark/>
          </w:tcPr>
          <w:p w14:paraId="7E5824E8" w14:textId="77777777" w:rsidR="00667D03" w:rsidRPr="00716607" w:rsidRDefault="00667D03" w:rsidP="00716607">
            <w:pPr>
              <w:rPr>
                <w:ins w:id="12145" w:author="mbeckerle" w:date="2012-04-22T20:13:00Z"/>
                <w:rFonts w:eastAsia="MS Mincho"/>
                <w:lang w:eastAsia="ja-JP"/>
              </w:rPr>
            </w:pPr>
            <w:ins w:id="12146" w:author="mbeckerle" w:date="2012-04-22T20:13:00Z">
              <w:r w:rsidRPr="00716607">
                <w:rPr>
                  <w:rFonts w:eastAsia="MS Mincho"/>
                  <w:lang w:eastAsia="ja-JP"/>
                </w:rPr>
                <w:t xml:space="preserve">u </w:t>
              </w:r>
            </w:ins>
          </w:p>
        </w:tc>
        <w:tc>
          <w:tcPr>
            <w:tcW w:w="3278" w:type="dxa"/>
            <w:noWrap/>
            <w:hideMark/>
          </w:tcPr>
          <w:p w14:paraId="168CC6F4" w14:textId="77777777" w:rsidR="00667D03" w:rsidRPr="00716607" w:rsidRDefault="00667D03" w:rsidP="00716607">
            <w:pPr>
              <w:rPr>
                <w:ins w:id="12147" w:author="mbeckerle" w:date="2012-04-22T20:13:00Z"/>
                <w:rFonts w:eastAsia="MS Mincho"/>
                <w:lang w:eastAsia="ja-JP"/>
              </w:rPr>
            </w:pPr>
            <w:ins w:id="12148" w:author="mbeckerle" w:date="2012-04-22T20:13:00Z">
              <w:r w:rsidRPr="00716607">
                <w:rPr>
                  <w:rFonts w:eastAsia="MS Mincho"/>
                  <w:lang w:eastAsia="ja-JP"/>
                </w:rPr>
                <w:t>year (allows negative years)</w:t>
              </w:r>
            </w:ins>
          </w:p>
        </w:tc>
        <w:tc>
          <w:tcPr>
            <w:tcW w:w="1517" w:type="dxa"/>
            <w:noWrap/>
            <w:hideMark/>
          </w:tcPr>
          <w:p w14:paraId="31B93D0F" w14:textId="120E54C9" w:rsidR="00667D03" w:rsidRPr="00716607" w:rsidRDefault="00667D03" w:rsidP="0033738B">
            <w:pPr>
              <w:rPr>
                <w:ins w:id="12149" w:author="mbeckerle" w:date="2012-04-22T20:13:00Z"/>
                <w:rFonts w:eastAsia="MS Mincho"/>
                <w:lang w:eastAsia="ja-JP"/>
              </w:rPr>
            </w:pPr>
            <w:ins w:id="12150" w:author="mbeckerle" w:date="2012-04-22T20:13:00Z">
              <w:del w:id="12151" w:author="Steve Hanson" w:date="2012-08-06T15:21:00Z">
                <w:r w:rsidRPr="00716607" w:rsidDel="0033738B">
                  <w:rPr>
                    <w:rFonts w:eastAsia="MS Mincho"/>
                    <w:lang w:eastAsia="ja-JP"/>
                  </w:rPr>
                  <w:delText>(</w:delText>
                </w:r>
              </w:del>
              <w:r w:rsidRPr="00716607">
                <w:rPr>
                  <w:rFonts w:eastAsia="MS Mincho"/>
                  <w:lang w:eastAsia="ja-JP"/>
                </w:rPr>
                <w:t>Number</w:t>
              </w:r>
              <w:del w:id="12152" w:author="Steve Hanson" w:date="2012-08-06T15:22:00Z">
                <w:r w:rsidRPr="00716607" w:rsidDel="0033738B">
                  <w:rPr>
                    <w:rFonts w:eastAsia="MS Mincho"/>
                    <w:lang w:eastAsia="ja-JP"/>
                  </w:rPr>
                  <w:delText>)</w:delText>
                </w:r>
              </w:del>
              <w:r w:rsidRPr="00716607">
                <w:rPr>
                  <w:rFonts w:eastAsia="MS Mincho"/>
                  <w:lang w:eastAsia="ja-JP"/>
                </w:rPr>
                <w:t xml:space="preserve">           </w:t>
              </w:r>
            </w:ins>
          </w:p>
        </w:tc>
        <w:tc>
          <w:tcPr>
            <w:tcW w:w="1659" w:type="dxa"/>
          </w:tcPr>
          <w:p w14:paraId="641A4903" w14:textId="03E12CD2" w:rsidR="00667D03" w:rsidRPr="00716607" w:rsidRDefault="00667D03" w:rsidP="00716607">
            <w:pPr>
              <w:rPr>
                <w:ins w:id="12153" w:author="Steve Hanson" w:date="2012-08-06T15:34:00Z"/>
                <w:rFonts w:eastAsia="MS Mincho"/>
                <w:lang w:eastAsia="ja-JP"/>
              </w:rPr>
            </w:pPr>
            <w:ins w:id="12154" w:author="Steve Hanson" w:date="2012-08-06T15:40:00Z">
              <w:r>
                <w:rPr>
                  <w:rFonts w:eastAsia="MS Mincho"/>
                  <w:lang w:eastAsia="ja-JP"/>
                </w:rPr>
                <w:t>u</w:t>
              </w:r>
            </w:ins>
          </w:p>
        </w:tc>
        <w:tc>
          <w:tcPr>
            <w:tcW w:w="3285" w:type="dxa"/>
            <w:gridSpan w:val="3"/>
            <w:noWrap/>
            <w:hideMark/>
          </w:tcPr>
          <w:p w14:paraId="2A6827B1" w14:textId="36852F76" w:rsidR="00667D03" w:rsidRPr="00716607" w:rsidRDefault="00667D03" w:rsidP="00667D03">
            <w:pPr>
              <w:rPr>
                <w:ins w:id="12155" w:author="mbeckerle" w:date="2012-04-22T20:13:00Z"/>
                <w:rFonts w:eastAsia="MS Mincho"/>
                <w:lang w:eastAsia="ja-JP"/>
              </w:rPr>
            </w:pPr>
            <w:ins w:id="12156" w:author="mbeckerle" w:date="2012-04-22T20:13:00Z">
              <w:r w:rsidRPr="00716607">
                <w:rPr>
                  <w:rFonts w:eastAsia="MS Mincho"/>
                  <w:lang w:eastAsia="ja-JP"/>
                </w:rPr>
                <w:t>1900, 0</w:t>
              </w:r>
            </w:ins>
            <w:ins w:id="12157" w:author="Steve Hanson" w:date="2012-08-06T15:40:00Z">
              <w:r>
                <w:rPr>
                  <w:rFonts w:eastAsia="MS Mincho"/>
                  <w:lang w:eastAsia="ja-JP"/>
                </w:rPr>
                <w:t xml:space="preserve">, </w:t>
              </w:r>
            </w:ins>
            <w:ins w:id="12158" w:author="mbeckerle" w:date="2012-04-22T20:13:00Z">
              <w:del w:id="12159" w:author="Steve Hanson" w:date="2012-08-06T15:40:00Z">
                <w:r w:rsidRPr="00716607" w:rsidDel="00667D03">
                  <w:rPr>
                    <w:rFonts w:eastAsia="MS Mincho"/>
                    <w:lang w:eastAsia="ja-JP"/>
                  </w:rPr>
                  <w:delText xml:space="preserve"> or </w:delText>
                </w:r>
              </w:del>
              <w:r w:rsidRPr="00716607">
                <w:rPr>
                  <w:rFonts w:eastAsia="MS Mincho"/>
                  <w:lang w:eastAsia="ja-JP"/>
                </w:rPr>
                <w:t>-500</w:t>
              </w:r>
            </w:ins>
          </w:p>
        </w:tc>
      </w:tr>
      <w:tr w:rsidR="00667D03" w:rsidRPr="00716607" w14:paraId="4721CB0C" w14:textId="77777777" w:rsidTr="00EB4839">
        <w:trPr>
          <w:trHeight w:val="302"/>
          <w:jc w:val="center"/>
          <w:ins w:id="12160" w:author="mbeckerle" w:date="2012-04-22T20:13:00Z"/>
        </w:trPr>
        <w:tc>
          <w:tcPr>
            <w:tcW w:w="939" w:type="dxa"/>
            <w:noWrap/>
            <w:hideMark/>
          </w:tcPr>
          <w:p w14:paraId="163263CB" w14:textId="77777777" w:rsidR="00667D03" w:rsidRPr="00716607" w:rsidRDefault="00667D03" w:rsidP="00716607">
            <w:pPr>
              <w:rPr>
                <w:ins w:id="12161" w:author="mbeckerle" w:date="2012-04-22T20:13:00Z"/>
                <w:rFonts w:eastAsia="MS Mincho"/>
                <w:lang w:eastAsia="ja-JP"/>
              </w:rPr>
            </w:pPr>
            <w:ins w:id="12162" w:author="mbeckerle" w:date="2012-04-22T20:13:00Z">
              <w:r w:rsidRPr="00716607">
                <w:rPr>
                  <w:rFonts w:eastAsia="MS Mincho"/>
                  <w:lang w:eastAsia="ja-JP"/>
                </w:rPr>
                <w:t xml:space="preserve">Y        </w:t>
              </w:r>
            </w:ins>
          </w:p>
        </w:tc>
        <w:tc>
          <w:tcPr>
            <w:tcW w:w="3278" w:type="dxa"/>
            <w:noWrap/>
            <w:hideMark/>
          </w:tcPr>
          <w:p w14:paraId="262B1F37" w14:textId="2E7A90B1" w:rsidR="00667D03" w:rsidRPr="00716607" w:rsidRDefault="00667D03" w:rsidP="00716607">
            <w:pPr>
              <w:rPr>
                <w:ins w:id="12163" w:author="mbeckerle" w:date="2012-04-22T20:13:00Z"/>
                <w:rFonts w:eastAsia="MS Mincho"/>
                <w:lang w:eastAsia="ja-JP"/>
              </w:rPr>
            </w:pPr>
            <w:ins w:id="12164" w:author="mbeckerle" w:date="2012-04-22T20:13:00Z">
              <w:r w:rsidRPr="00716607">
                <w:rPr>
                  <w:rFonts w:eastAsia="MS Mincho"/>
                  <w:lang w:eastAsia="ja-JP"/>
                </w:rPr>
                <w:t>year (of the</w:t>
              </w:r>
            </w:ins>
            <w:ins w:id="12165" w:author="Steve Hanson" w:date="2012-08-06T15:40:00Z">
              <w:r>
                <w:rPr>
                  <w:rFonts w:eastAsia="MS Mincho"/>
                  <w:lang w:eastAsia="ja-JP"/>
                </w:rPr>
                <w:t xml:space="preserve"> </w:t>
              </w:r>
            </w:ins>
            <w:ins w:id="12166" w:author="mbeckerle" w:date="2012-04-22T20:13:00Z">
              <w:r w:rsidRPr="00716607">
                <w:rPr>
                  <w:rFonts w:eastAsia="MS Mincho"/>
                  <w:lang w:eastAsia="ja-JP"/>
                </w:rPr>
                <w:t>week of year)</w:t>
              </w:r>
            </w:ins>
          </w:p>
        </w:tc>
        <w:tc>
          <w:tcPr>
            <w:tcW w:w="1517" w:type="dxa"/>
            <w:noWrap/>
            <w:hideMark/>
          </w:tcPr>
          <w:p w14:paraId="5F594ADC" w14:textId="38C4F436" w:rsidR="00667D03" w:rsidRPr="00716607" w:rsidRDefault="00667D03" w:rsidP="0033738B">
            <w:pPr>
              <w:rPr>
                <w:ins w:id="12167" w:author="mbeckerle" w:date="2012-04-22T20:13:00Z"/>
                <w:rFonts w:eastAsia="MS Mincho"/>
                <w:lang w:eastAsia="ja-JP"/>
              </w:rPr>
            </w:pPr>
            <w:ins w:id="12168" w:author="mbeckerle" w:date="2012-04-22T20:13:00Z">
              <w:del w:id="12169" w:author="Steve Hanson" w:date="2012-08-06T15:21:00Z">
                <w:r w:rsidRPr="00716607" w:rsidDel="0033738B">
                  <w:rPr>
                    <w:rFonts w:eastAsia="MS Mincho"/>
                    <w:lang w:eastAsia="ja-JP"/>
                  </w:rPr>
                  <w:delText>(</w:delText>
                </w:r>
              </w:del>
              <w:r w:rsidRPr="00716607">
                <w:rPr>
                  <w:rFonts w:eastAsia="MS Mincho"/>
                  <w:lang w:eastAsia="ja-JP"/>
                </w:rPr>
                <w:t>Number</w:t>
              </w:r>
              <w:del w:id="12170" w:author="Steve Hanson" w:date="2012-08-06T15:22:00Z">
                <w:r w:rsidRPr="00716607" w:rsidDel="0033738B">
                  <w:rPr>
                    <w:rFonts w:eastAsia="MS Mincho"/>
                    <w:lang w:eastAsia="ja-JP"/>
                  </w:rPr>
                  <w:delText>)</w:delText>
                </w:r>
              </w:del>
              <w:r w:rsidRPr="00716607">
                <w:rPr>
                  <w:rFonts w:eastAsia="MS Mincho"/>
                  <w:lang w:eastAsia="ja-JP"/>
                </w:rPr>
                <w:t xml:space="preserve">            </w:t>
              </w:r>
            </w:ins>
          </w:p>
        </w:tc>
        <w:tc>
          <w:tcPr>
            <w:tcW w:w="1659" w:type="dxa"/>
          </w:tcPr>
          <w:p w14:paraId="646E8436" w14:textId="2F0DB370" w:rsidR="00667D03" w:rsidRPr="00716607" w:rsidRDefault="00667D03" w:rsidP="00716607">
            <w:pPr>
              <w:rPr>
                <w:ins w:id="12171" w:author="Steve Hanson" w:date="2012-08-06T15:34:00Z"/>
                <w:rFonts w:eastAsia="MS Mincho"/>
                <w:lang w:eastAsia="ja-JP"/>
              </w:rPr>
            </w:pPr>
            <w:ins w:id="12172" w:author="Steve Hanson" w:date="2012-08-06T15:40:00Z">
              <w:r>
                <w:rPr>
                  <w:rFonts w:eastAsia="MS Mincho"/>
                  <w:lang w:eastAsia="ja-JP"/>
                </w:rPr>
                <w:t>Y</w:t>
              </w:r>
            </w:ins>
          </w:p>
        </w:tc>
        <w:tc>
          <w:tcPr>
            <w:tcW w:w="3285" w:type="dxa"/>
            <w:gridSpan w:val="3"/>
            <w:noWrap/>
            <w:hideMark/>
          </w:tcPr>
          <w:p w14:paraId="7F99B781" w14:textId="5F6FF09C" w:rsidR="00667D03" w:rsidRPr="00716607" w:rsidRDefault="00667D03" w:rsidP="00716607">
            <w:pPr>
              <w:rPr>
                <w:ins w:id="12173" w:author="mbeckerle" w:date="2012-04-22T20:13:00Z"/>
                <w:rFonts w:eastAsia="MS Mincho"/>
                <w:lang w:eastAsia="ja-JP"/>
              </w:rPr>
            </w:pPr>
            <w:ins w:id="12174" w:author="mbeckerle" w:date="2012-04-22T20:13:00Z">
              <w:r w:rsidRPr="00716607">
                <w:rPr>
                  <w:rFonts w:eastAsia="MS Mincho"/>
                  <w:lang w:eastAsia="ja-JP"/>
                </w:rPr>
                <w:t>1997</w:t>
              </w:r>
            </w:ins>
          </w:p>
        </w:tc>
      </w:tr>
      <w:tr w:rsidR="00667D03" w:rsidRPr="00716607" w14:paraId="32CD61CB" w14:textId="77777777" w:rsidTr="00EB4839">
        <w:trPr>
          <w:trHeight w:val="302"/>
          <w:jc w:val="center"/>
          <w:ins w:id="12175" w:author="mbeckerle" w:date="2012-04-22T20:13:00Z"/>
        </w:trPr>
        <w:tc>
          <w:tcPr>
            <w:tcW w:w="939" w:type="dxa"/>
            <w:noWrap/>
            <w:hideMark/>
          </w:tcPr>
          <w:p w14:paraId="76775682" w14:textId="77777777" w:rsidR="00667D03" w:rsidRPr="00716607" w:rsidRDefault="00667D03" w:rsidP="00716607">
            <w:pPr>
              <w:rPr>
                <w:ins w:id="12176" w:author="mbeckerle" w:date="2012-04-22T20:13:00Z"/>
                <w:rFonts w:eastAsia="MS Mincho"/>
                <w:lang w:eastAsia="ja-JP"/>
              </w:rPr>
            </w:pPr>
            <w:ins w:id="12177" w:author="mbeckerle" w:date="2012-04-22T20:13:00Z">
              <w:r w:rsidRPr="00716607">
                <w:rPr>
                  <w:rFonts w:eastAsia="MS Mincho"/>
                  <w:lang w:eastAsia="ja-JP"/>
                </w:rPr>
                <w:t xml:space="preserve">M        </w:t>
              </w:r>
            </w:ins>
          </w:p>
        </w:tc>
        <w:tc>
          <w:tcPr>
            <w:tcW w:w="3278" w:type="dxa"/>
            <w:noWrap/>
            <w:hideMark/>
          </w:tcPr>
          <w:p w14:paraId="5B3EC08C" w14:textId="77777777" w:rsidR="00667D03" w:rsidRPr="00716607" w:rsidRDefault="00667D03" w:rsidP="00716607">
            <w:pPr>
              <w:rPr>
                <w:ins w:id="12178" w:author="mbeckerle" w:date="2012-04-22T20:13:00Z"/>
                <w:rFonts w:eastAsia="MS Mincho"/>
                <w:lang w:eastAsia="ja-JP"/>
              </w:rPr>
            </w:pPr>
            <w:ins w:id="12179" w:author="mbeckerle" w:date="2012-04-22T20:13:00Z">
              <w:r w:rsidRPr="00716607">
                <w:rPr>
                  <w:rFonts w:eastAsia="MS Mincho"/>
                  <w:lang w:eastAsia="ja-JP"/>
                </w:rPr>
                <w:t xml:space="preserve">month in year          </w:t>
              </w:r>
            </w:ins>
          </w:p>
        </w:tc>
        <w:tc>
          <w:tcPr>
            <w:tcW w:w="1517" w:type="dxa"/>
            <w:noWrap/>
            <w:hideMark/>
          </w:tcPr>
          <w:p w14:paraId="116D9680" w14:textId="20DF7CD6" w:rsidR="00667D03" w:rsidRPr="00716607" w:rsidRDefault="00667D03" w:rsidP="0033738B">
            <w:pPr>
              <w:rPr>
                <w:ins w:id="12180" w:author="mbeckerle" w:date="2012-04-22T20:13:00Z"/>
                <w:rFonts w:eastAsia="MS Mincho"/>
                <w:lang w:eastAsia="ja-JP"/>
              </w:rPr>
            </w:pPr>
            <w:ins w:id="12181" w:author="mbeckerle" w:date="2012-04-22T20:13:00Z">
              <w:del w:id="12182" w:author="Steve Hanson" w:date="2012-08-06T15:21:00Z">
                <w:r w:rsidRPr="00716607" w:rsidDel="0033738B">
                  <w:rPr>
                    <w:rFonts w:eastAsia="MS Mincho"/>
                    <w:lang w:eastAsia="ja-JP"/>
                  </w:rPr>
                  <w:delText>(</w:delText>
                </w:r>
              </w:del>
              <w:r w:rsidRPr="00716607">
                <w:rPr>
                  <w:rFonts w:eastAsia="MS Mincho"/>
                  <w:lang w:eastAsia="ja-JP"/>
                </w:rPr>
                <w:t>Text &amp; Number</w:t>
              </w:r>
              <w:del w:id="12183" w:author="Steve Hanson" w:date="2012-08-06T15:22:00Z">
                <w:r w:rsidRPr="00716607" w:rsidDel="0033738B">
                  <w:rPr>
                    <w:rFonts w:eastAsia="MS Mincho"/>
                    <w:lang w:eastAsia="ja-JP"/>
                  </w:rPr>
                  <w:delText>)</w:delText>
                </w:r>
              </w:del>
              <w:r w:rsidRPr="00716607">
                <w:rPr>
                  <w:rFonts w:eastAsia="MS Mincho"/>
                  <w:lang w:eastAsia="ja-JP"/>
                </w:rPr>
                <w:t xml:space="preserve">   </w:t>
              </w:r>
            </w:ins>
          </w:p>
        </w:tc>
        <w:tc>
          <w:tcPr>
            <w:tcW w:w="1659" w:type="dxa"/>
          </w:tcPr>
          <w:p w14:paraId="3BA9A10F" w14:textId="77777777" w:rsidR="00667D03" w:rsidRDefault="00667D03" w:rsidP="00716607">
            <w:pPr>
              <w:rPr>
                <w:ins w:id="12184" w:author="Steve Hanson" w:date="2012-08-06T15:41:00Z"/>
                <w:rFonts w:eastAsia="MS Mincho"/>
                <w:lang w:eastAsia="ja-JP"/>
              </w:rPr>
            </w:pPr>
            <w:ins w:id="12185" w:author="Steve Hanson" w:date="2012-08-06T15:41:00Z">
              <w:r>
                <w:rPr>
                  <w:rFonts w:eastAsia="MS Mincho"/>
                  <w:lang w:eastAsia="ja-JP"/>
                </w:rPr>
                <w:t>M, MM</w:t>
              </w:r>
            </w:ins>
          </w:p>
          <w:p w14:paraId="61D79539" w14:textId="77777777" w:rsidR="00667D03" w:rsidRDefault="00667D03" w:rsidP="00716607">
            <w:pPr>
              <w:rPr>
                <w:ins w:id="12186" w:author="Steve Hanson" w:date="2012-08-06T15:41:00Z"/>
                <w:rFonts w:eastAsia="MS Mincho"/>
                <w:lang w:eastAsia="ja-JP"/>
              </w:rPr>
            </w:pPr>
            <w:ins w:id="12187" w:author="Steve Hanson" w:date="2012-08-06T15:41:00Z">
              <w:r>
                <w:rPr>
                  <w:rFonts w:eastAsia="MS Mincho"/>
                  <w:lang w:eastAsia="ja-JP"/>
                </w:rPr>
                <w:t>MMM</w:t>
              </w:r>
            </w:ins>
          </w:p>
          <w:p w14:paraId="486DF637" w14:textId="77777777" w:rsidR="00667D03" w:rsidRDefault="00667D03" w:rsidP="00716607">
            <w:pPr>
              <w:rPr>
                <w:ins w:id="12188" w:author="Steve Hanson" w:date="2012-08-06T15:41:00Z"/>
                <w:rFonts w:eastAsia="MS Mincho"/>
                <w:lang w:eastAsia="ja-JP"/>
              </w:rPr>
            </w:pPr>
            <w:ins w:id="12189" w:author="Steve Hanson" w:date="2012-08-06T15:41:00Z">
              <w:r>
                <w:rPr>
                  <w:rFonts w:eastAsia="MS Mincho"/>
                  <w:lang w:eastAsia="ja-JP"/>
                </w:rPr>
                <w:t>MMMM</w:t>
              </w:r>
            </w:ins>
          </w:p>
          <w:p w14:paraId="7C3DC539" w14:textId="2C1C74FA" w:rsidR="00667D03" w:rsidRPr="00716607" w:rsidRDefault="00667D03" w:rsidP="00716607">
            <w:pPr>
              <w:rPr>
                <w:ins w:id="12190" w:author="Steve Hanson" w:date="2012-08-06T15:34:00Z"/>
                <w:rFonts w:eastAsia="MS Mincho"/>
                <w:lang w:eastAsia="ja-JP"/>
              </w:rPr>
            </w:pPr>
            <w:ins w:id="12191" w:author="Steve Hanson" w:date="2012-08-06T15:41:00Z">
              <w:r>
                <w:rPr>
                  <w:rFonts w:eastAsia="MS Mincho"/>
                  <w:lang w:eastAsia="ja-JP"/>
                </w:rPr>
                <w:t>MMMMM</w:t>
              </w:r>
            </w:ins>
          </w:p>
        </w:tc>
        <w:tc>
          <w:tcPr>
            <w:tcW w:w="3285" w:type="dxa"/>
            <w:gridSpan w:val="3"/>
            <w:noWrap/>
            <w:hideMark/>
          </w:tcPr>
          <w:p w14:paraId="08A7550A" w14:textId="4A2AD0A3" w:rsidR="00667D03" w:rsidRDefault="00667D03" w:rsidP="00667D03">
            <w:pPr>
              <w:rPr>
                <w:ins w:id="12192" w:author="Steve Hanson" w:date="2012-08-06T15:41:00Z"/>
                <w:rFonts w:eastAsia="MS Mincho"/>
                <w:lang w:eastAsia="ja-JP"/>
              </w:rPr>
            </w:pPr>
            <w:ins w:id="12193" w:author="mbeckerle" w:date="2012-04-22T20:13:00Z">
              <w:r w:rsidRPr="00716607">
                <w:rPr>
                  <w:rFonts w:eastAsia="MS Mincho"/>
                  <w:lang w:eastAsia="ja-JP"/>
                </w:rPr>
                <w:t xml:space="preserve"> </w:t>
              </w:r>
              <w:del w:id="12194" w:author="Steve Hanson" w:date="2012-08-06T15:41:00Z">
                <w:r w:rsidRPr="00716607" w:rsidDel="00667D03">
                  <w:rPr>
                    <w:rFonts w:eastAsia="MS Mincho"/>
                    <w:lang w:eastAsia="ja-JP"/>
                  </w:rPr>
                  <w:delText xml:space="preserve">July &amp; </w:delText>
                </w:r>
              </w:del>
              <w:r w:rsidRPr="00716607">
                <w:rPr>
                  <w:rFonts w:eastAsia="MS Mincho"/>
                  <w:lang w:eastAsia="ja-JP"/>
                </w:rPr>
                <w:t>0</w:t>
              </w:r>
            </w:ins>
            <w:ins w:id="12195" w:author="Steve Hanson" w:date="2012-08-06T15:41:00Z">
              <w:r>
                <w:rPr>
                  <w:rFonts w:eastAsia="MS Mincho"/>
                  <w:lang w:eastAsia="ja-JP"/>
                </w:rPr>
                <w:t>9</w:t>
              </w:r>
            </w:ins>
            <w:ins w:id="12196" w:author="mbeckerle" w:date="2012-04-22T20:13:00Z">
              <w:del w:id="12197" w:author="Steve Hanson" w:date="2012-08-06T15:41:00Z">
                <w:r w:rsidRPr="00716607" w:rsidDel="00667D03">
                  <w:rPr>
                    <w:rFonts w:eastAsia="MS Mincho"/>
                    <w:lang w:eastAsia="ja-JP"/>
                  </w:rPr>
                  <w:delText>7</w:delText>
                </w:r>
              </w:del>
            </w:ins>
          </w:p>
          <w:p w14:paraId="0900325D" w14:textId="77777777" w:rsidR="00667D03" w:rsidRDefault="00667D03" w:rsidP="00667D03">
            <w:pPr>
              <w:rPr>
                <w:ins w:id="12198" w:author="Steve Hanson" w:date="2012-08-06T15:41:00Z"/>
                <w:rFonts w:eastAsia="MS Mincho"/>
                <w:lang w:eastAsia="ja-JP"/>
              </w:rPr>
            </w:pPr>
            <w:ins w:id="12199" w:author="Steve Hanson" w:date="2012-08-06T15:41:00Z">
              <w:r>
                <w:rPr>
                  <w:rFonts w:eastAsia="MS Mincho"/>
                  <w:lang w:eastAsia="ja-JP"/>
                </w:rPr>
                <w:t>Sept</w:t>
              </w:r>
            </w:ins>
          </w:p>
          <w:p w14:paraId="6B4F5D49" w14:textId="77777777" w:rsidR="00667D03" w:rsidRDefault="00667D03" w:rsidP="00667D03">
            <w:pPr>
              <w:rPr>
                <w:ins w:id="12200" w:author="Steve Hanson" w:date="2012-08-06T15:41:00Z"/>
                <w:rFonts w:eastAsia="MS Mincho"/>
                <w:lang w:eastAsia="ja-JP"/>
              </w:rPr>
            </w:pPr>
            <w:ins w:id="12201" w:author="Steve Hanson" w:date="2012-08-06T15:41:00Z">
              <w:r>
                <w:rPr>
                  <w:rFonts w:eastAsia="MS Mincho"/>
                  <w:lang w:eastAsia="ja-JP"/>
                </w:rPr>
                <w:t>September</w:t>
              </w:r>
            </w:ins>
          </w:p>
          <w:p w14:paraId="34336599" w14:textId="5EBAB47A" w:rsidR="00667D03" w:rsidRPr="00716607" w:rsidRDefault="00667D03" w:rsidP="00667D03">
            <w:pPr>
              <w:rPr>
                <w:ins w:id="12202" w:author="mbeckerle" w:date="2012-04-22T20:13:00Z"/>
                <w:rFonts w:eastAsia="MS Mincho"/>
                <w:lang w:eastAsia="ja-JP"/>
              </w:rPr>
            </w:pPr>
            <w:ins w:id="12203" w:author="Steve Hanson" w:date="2012-08-06T15:41:00Z">
              <w:r>
                <w:rPr>
                  <w:rFonts w:eastAsia="MS Mincho"/>
                  <w:lang w:eastAsia="ja-JP"/>
                </w:rPr>
                <w:t>S</w:t>
              </w:r>
            </w:ins>
          </w:p>
        </w:tc>
      </w:tr>
      <w:tr w:rsidR="00667D03" w:rsidRPr="00716607" w14:paraId="26C8D33F" w14:textId="77777777" w:rsidTr="00EB4839">
        <w:trPr>
          <w:trHeight w:val="302"/>
          <w:jc w:val="center"/>
          <w:ins w:id="12204" w:author="mbeckerle" w:date="2012-04-22T20:13:00Z"/>
        </w:trPr>
        <w:tc>
          <w:tcPr>
            <w:tcW w:w="939" w:type="dxa"/>
            <w:noWrap/>
            <w:hideMark/>
          </w:tcPr>
          <w:p w14:paraId="0C2D7FF7" w14:textId="3D8B828F" w:rsidR="00667D03" w:rsidRPr="00716607" w:rsidRDefault="00667D03" w:rsidP="00716607">
            <w:pPr>
              <w:rPr>
                <w:ins w:id="12205" w:author="mbeckerle" w:date="2012-04-22T20:13:00Z"/>
                <w:rFonts w:eastAsia="MS Mincho"/>
                <w:lang w:eastAsia="ja-JP"/>
              </w:rPr>
            </w:pPr>
            <w:ins w:id="12206" w:author="mbeckerle" w:date="2012-04-22T20:13:00Z">
              <w:r w:rsidRPr="00716607">
                <w:rPr>
                  <w:rFonts w:eastAsia="MS Mincho"/>
                  <w:lang w:eastAsia="ja-JP"/>
                </w:rPr>
                <w:t xml:space="preserve">d        </w:t>
              </w:r>
            </w:ins>
          </w:p>
        </w:tc>
        <w:tc>
          <w:tcPr>
            <w:tcW w:w="3278" w:type="dxa"/>
            <w:noWrap/>
            <w:hideMark/>
          </w:tcPr>
          <w:p w14:paraId="4892EAB1" w14:textId="77777777" w:rsidR="00667D03" w:rsidRPr="00716607" w:rsidRDefault="00667D03" w:rsidP="00716607">
            <w:pPr>
              <w:rPr>
                <w:ins w:id="12207" w:author="mbeckerle" w:date="2012-04-22T20:13:00Z"/>
                <w:rFonts w:eastAsia="MS Mincho"/>
                <w:lang w:eastAsia="ja-JP"/>
              </w:rPr>
            </w:pPr>
            <w:ins w:id="12208" w:author="mbeckerle" w:date="2012-04-22T20:13:00Z">
              <w:r w:rsidRPr="00716607">
                <w:rPr>
                  <w:rFonts w:eastAsia="MS Mincho"/>
                  <w:lang w:eastAsia="ja-JP"/>
                </w:rPr>
                <w:t xml:space="preserve">day in month            </w:t>
              </w:r>
            </w:ins>
          </w:p>
        </w:tc>
        <w:tc>
          <w:tcPr>
            <w:tcW w:w="1517" w:type="dxa"/>
            <w:noWrap/>
            <w:hideMark/>
          </w:tcPr>
          <w:p w14:paraId="47425879" w14:textId="22E75CCA" w:rsidR="00667D03" w:rsidRPr="00716607" w:rsidRDefault="00667D03" w:rsidP="0033738B">
            <w:pPr>
              <w:rPr>
                <w:ins w:id="12209" w:author="mbeckerle" w:date="2012-04-22T20:13:00Z"/>
                <w:rFonts w:eastAsia="MS Mincho"/>
                <w:lang w:eastAsia="ja-JP"/>
              </w:rPr>
            </w:pPr>
            <w:ins w:id="12210" w:author="mbeckerle" w:date="2012-04-22T20:13:00Z">
              <w:del w:id="12211" w:author="Steve Hanson" w:date="2012-08-06T15:21:00Z">
                <w:r w:rsidRPr="00716607" w:rsidDel="0033738B">
                  <w:rPr>
                    <w:rFonts w:eastAsia="MS Mincho"/>
                    <w:lang w:eastAsia="ja-JP"/>
                  </w:rPr>
                  <w:delText>(</w:delText>
                </w:r>
              </w:del>
              <w:r w:rsidRPr="00716607">
                <w:rPr>
                  <w:rFonts w:eastAsia="MS Mincho"/>
                  <w:lang w:eastAsia="ja-JP"/>
                </w:rPr>
                <w:t>Number</w:t>
              </w:r>
              <w:del w:id="12212" w:author="Steve Hanson" w:date="2012-08-06T15:22:00Z">
                <w:r w:rsidRPr="00716607" w:rsidDel="0033738B">
                  <w:rPr>
                    <w:rFonts w:eastAsia="MS Mincho"/>
                    <w:lang w:eastAsia="ja-JP"/>
                  </w:rPr>
                  <w:delText>)</w:delText>
                </w:r>
              </w:del>
              <w:r w:rsidRPr="00716607">
                <w:rPr>
                  <w:rFonts w:eastAsia="MS Mincho"/>
                  <w:lang w:eastAsia="ja-JP"/>
                </w:rPr>
                <w:t xml:space="preserve">            </w:t>
              </w:r>
            </w:ins>
          </w:p>
        </w:tc>
        <w:tc>
          <w:tcPr>
            <w:tcW w:w="1659" w:type="dxa"/>
          </w:tcPr>
          <w:p w14:paraId="3BAA8902" w14:textId="30DCF81F" w:rsidR="00667D03" w:rsidRDefault="00667D03" w:rsidP="00716607">
            <w:pPr>
              <w:rPr>
                <w:ins w:id="12213" w:author="Steve Hanson" w:date="2012-08-06T15:42:00Z"/>
                <w:rFonts w:eastAsia="MS Mincho"/>
                <w:lang w:eastAsia="ja-JP"/>
              </w:rPr>
            </w:pPr>
            <w:ins w:id="12214" w:author="Steve Hanson" w:date="2012-08-06T15:42:00Z">
              <w:r>
                <w:rPr>
                  <w:rFonts w:eastAsia="MS Mincho"/>
                  <w:lang w:eastAsia="ja-JP"/>
                </w:rPr>
                <w:t>d</w:t>
              </w:r>
            </w:ins>
          </w:p>
          <w:p w14:paraId="46B4884A" w14:textId="20064D32" w:rsidR="00667D03" w:rsidRPr="00716607" w:rsidRDefault="00667D03" w:rsidP="00716607">
            <w:pPr>
              <w:rPr>
                <w:ins w:id="12215" w:author="Steve Hanson" w:date="2012-08-06T15:34:00Z"/>
                <w:rFonts w:eastAsia="MS Mincho"/>
                <w:lang w:eastAsia="ja-JP"/>
              </w:rPr>
            </w:pPr>
            <w:ins w:id="12216" w:author="Steve Hanson" w:date="2012-08-06T15:42:00Z">
              <w:r>
                <w:rPr>
                  <w:rFonts w:eastAsia="MS Mincho"/>
                  <w:lang w:eastAsia="ja-JP"/>
                </w:rPr>
                <w:t>dd</w:t>
              </w:r>
            </w:ins>
          </w:p>
        </w:tc>
        <w:tc>
          <w:tcPr>
            <w:tcW w:w="3285" w:type="dxa"/>
            <w:gridSpan w:val="3"/>
            <w:noWrap/>
            <w:hideMark/>
          </w:tcPr>
          <w:p w14:paraId="282780D9" w14:textId="77777777" w:rsidR="00667D03" w:rsidRDefault="00667D03" w:rsidP="00716607">
            <w:pPr>
              <w:rPr>
                <w:ins w:id="12217" w:author="Steve Hanson" w:date="2012-08-06T15:42:00Z"/>
                <w:rFonts w:eastAsia="MS Mincho"/>
                <w:lang w:eastAsia="ja-JP"/>
              </w:rPr>
            </w:pPr>
            <w:ins w:id="12218" w:author="Steve Hanson" w:date="2012-08-06T15:42:00Z">
              <w:r>
                <w:rPr>
                  <w:rFonts w:eastAsia="MS Mincho"/>
                  <w:lang w:eastAsia="ja-JP"/>
                </w:rPr>
                <w:t>2</w:t>
              </w:r>
            </w:ins>
          </w:p>
          <w:p w14:paraId="5749016F" w14:textId="662D88C2" w:rsidR="00667D03" w:rsidRPr="00716607" w:rsidRDefault="00667D03" w:rsidP="00716607">
            <w:pPr>
              <w:rPr>
                <w:ins w:id="12219" w:author="mbeckerle" w:date="2012-04-22T20:13:00Z"/>
                <w:rFonts w:eastAsia="MS Mincho"/>
                <w:lang w:eastAsia="ja-JP"/>
              </w:rPr>
            </w:pPr>
            <w:ins w:id="12220" w:author="Steve Hanson" w:date="2012-08-06T15:42:00Z">
              <w:r>
                <w:rPr>
                  <w:rFonts w:eastAsia="MS Mincho"/>
                  <w:lang w:eastAsia="ja-JP"/>
                </w:rPr>
                <w:t>02</w:t>
              </w:r>
            </w:ins>
            <w:ins w:id="12221" w:author="mbeckerle" w:date="2012-04-22T20:13:00Z">
              <w:del w:id="12222" w:author="Steve Hanson" w:date="2012-08-06T15:42:00Z">
                <w:r w:rsidRPr="00716607" w:rsidDel="00667D03">
                  <w:rPr>
                    <w:rFonts w:eastAsia="MS Mincho"/>
                    <w:lang w:eastAsia="ja-JP"/>
                  </w:rPr>
                  <w:delText>10</w:delText>
                </w:r>
              </w:del>
            </w:ins>
          </w:p>
        </w:tc>
      </w:tr>
      <w:tr w:rsidR="00667D03" w:rsidRPr="00716607" w14:paraId="337CFF91" w14:textId="77777777" w:rsidTr="00EB4839">
        <w:trPr>
          <w:trHeight w:val="302"/>
          <w:jc w:val="center"/>
          <w:ins w:id="12223" w:author="mbeckerle" w:date="2012-04-22T20:13:00Z"/>
        </w:trPr>
        <w:tc>
          <w:tcPr>
            <w:tcW w:w="939" w:type="dxa"/>
            <w:noWrap/>
            <w:hideMark/>
          </w:tcPr>
          <w:p w14:paraId="015CDC27" w14:textId="0E86D888" w:rsidR="00667D03" w:rsidRPr="00716607" w:rsidRDefault="00667D03" w:rsidP="00716607">
            <w:pPr>
              <w:rPr>
                <w:ins w:id="12224" w:author="mbeckerle" w:date="2012-04-22T20:13:00Z"/>
                <w:rFonts w:eastAsia="MS Mincho"/>
                <w:lang w:eastAsia="ja-JP"/>
              </w:rPr>
            </w:pPr>
            <w:ins w:id="12225" w:author="mbeckerle" w:date="2012-04-22T20:13:00Z">
              <w:r w:rsidRPr="00716607">
                <w:rPr>
                  <w:rFonts w:eastAsia="MS Mincho"/>
                  <w:lang w:eastAsia="ja-JP"/>
                </w:rPr>
                <w:t xml:space="preserve">h        </w:t>
              </w:r>
            </w:ins>
          </w:p>
        </w:tc>
        <w:tc>
          <w:tcPr>
            <w:tcW w:w="3278" w:type="dxa"/>
            <w:noWrap/>
            <w:hideMark/>
          </w:tcPr>
          <w:p w14:paraId="6276637C" w14:textId="77777777" w:rsidR="00667D03" w:rsidRPr="00716607" w:rsidRDefault="00667D03" w:rsidP="00716607">
            <w:pPr>
              <w:rPr>
                <w:ins w:id="12226" w:author="mbeckerle" w:date="2012-04-22T20:13:00Z"/>
                <w:rFonts w:eastAsia="MS Mincho"/>
                <w:lang w:eastAsia="ja-JP"/>
              </w:rPr>
            </w:pPr>
            <w:ins w:id="12227" w:author="mbeckerle" w:date="2012-04-22T20:13:00Z">
              <w:r w:rsidRPr="00716607">
                <w:rPr>
                  <w:rFonts w:eastAsia="MS Mincho"/>
                  <w:lang w:eastAsia="ja-JP"/>
                </w:rPr>
                <w:t xml:space="preserve">hour in am/pm (1~12)    </w:t>
              </w:r>
            </w:ins>
          </w:p>
        </w:tc>
        <w:tc>
          <w:tcPr>
            <w:tcW w:w="1517" w:type="dxa"/>
            <w:noWrap/>
            <w:hideMark/>
          </w:tcPr>
          <w:p w14:paraId="72D38966" w14:textId="2124FC14" w:rsidR="00667D03" w:rsidRPr="00716607" w:rsidRDefault="00667D03" w:rsidP="0033738B">
            <w:pPr>
              <w:rPr>
                <w:ins w:id="12228" w:author="mbeckerle" w:date="2012-04-22T20:13:00Z"/>
                <w:rFonts w:eastAsia="MS Mincho"/>
                <w:lang w:eastAsia="ja-JP"/>
              </w:rPr>
            </w:pPr>
            <w:ins w:id="12229" w:author="mbeckerle" w:date="2012-04-22T20:13:00Z">
              <w:del w:id="12230" w:author="Steve Hanson" w:date="2012-08-06T15:21:00Z">
                <w:r w:rsidRPr="00716607" w:rsidDel="0033738B">
                  <w:rPr>
                    <w:rFonts w:eastAsia="MS Mincho"/>
                    <w:lang w:eastAsia="ja-JP"/>
                  </w:rPr>
                  <w:delText>(</w:delText>
                </w:r>
              </w:del>
              <w:r w:rsidRPr="00716607">
                <w:rPr>
                  <w:rFonts w:eastAsia="MS Mincho"/>
                  <w:lang w:eastAsia="ja-JP"/>
                </w:rPr>
                <w:t>Number</w:t>
              </w:r>
              <w:del w:id="12231" w:author="Steve Hanson" w:date="2012-08-06T15:22:00Z">
                <w:r w:rsidRPr="00716607" w:rsidDel="0033738B">
                  <w:rPr>
                    <w:rFonts w:eastAsia="MS Mincho"/>
                    <w:lang w:eastAsia="ja-JP"/>
                  </w:rPr>
                  <w:delText>)</w:delText>
                </w:r>
              </w:del>
              <w:r w:rsidRPr="00716607">
                <w:rPr>
                  <w:rFonts w:eastAsia="MS Mincho"/>
                  <w:lang w:eastAsia="ja-JP"/>
                </w:rPr>
                <w:t xml:space="preserve">            </w:t>
              </w:r>
            </w:ins>
          </w:p>
        </w:tc>
        <w:tc>
          <w:tcPr>
            <w:tcW w:w="1659" w:type="dxa"/>
          </w:tcPr>
          <w:p w14:paraId="0FB1C61C" w14:textId="0FD18708" w:rsidR="00667D03" w:rsidRDefault="00667D03" w:rsidP="00716607">
            <w:pPr>
              <w:rPr>
                <w:ins w:id="12232" w:author="Steve Hanson" w:date="2012-08-06T15:48:00Z"/>
                <w:rFonts w:eastAsia="MS Mincho"/>
                <w:lang w:eastAsia="ja-JP"/>
              </w:rPr>
            </w:pPr>
            <w:ins w:id="12233" w:author="Steve Hanson" w:date="2012-08-06T15:48:00Z">
              <w:r>
                <w:rPr>
                  <w:rFonts w:eastAsia="MS Mincho"/>
                  <w:lang w:eastAsia="ja-JP"/>
                </w:rPr>
                <w:t>h</w:t>
              </w:r>
            </w:ins>
          </w:p>
          <w:p w14:paraId="4248BDE8" w14:textId="06865A0D" w:rsidR="00667D03" w:rsidRPr="00716607" w:rsidRDefault="00667D03" w:rsidP="00716607">
            <w:pPr>
              <w:rPr>
                <w:ins w:id="12234" w:author="Steve Hanson" w:date="2012-08-06T15:34:00Z"/>
                <w:rFonts w:eastAsia="MS Mincho"/>
                <w:lang w:eastAsia="ja-JP"/>
              </w:rPr>
            </w:pPr>
            <w:ins w:id="12235" w:author="Steve Hanson" w:date="2012-08-06T15:48:00Z">
              <w:r>
                <w:rPr>
                  <w:rFonts w:eastAsia="MS Mincho"/>
                  <w:lang w:eastAsia="ja-JP"/>
                </w:rPr>
                <w:t>hh</w:t>
              </w:r>
            </w:ins>
          </w:p>
        </w:tc>
        <w:tc>
          <w:tcPr>
            <w:tcW w:w="3285" w:type="dxa"/>
            <w:gridSpan w:val="3"/>
            <w:noWrap/>
            <w:hideMark/>
          </w:tcPr>
          <w:p w14:paraId="086D226C" w14:textId="77777777" w:rsidR="00667D03" w:rsidRDefault="00667D03" w:rsidP="00667D03">
            <w:pPr>
              <w:rPr>
                <w:ins w:id="12236" w:author="Steve Hanson" w:date="2012-08-06T15:48:00Z"/>
                <w:rFonts w:eastAsia="MS Mincho"/>
                <w:lang w:eastAsia="ja-JP"/>
              </w:rPr>
            </w:pPr>
            <w:ins w:id="12237" w:author="mbeckerle" w:date="2012-04-22T20:13:00Z">
              <w:del w:id="12238" w:author="Steve Hanson" w:date="2012-08-06T15:48:00Z">
                <w:r w:rsidRPr="00716607" w:rsidDel="00667D03">
                  <w:rPr>
                    <w:rFonts w:eastAsia="MS Mincho"/>
                    <w:lang w:eastAsia="ja-JP"/>
                  </w:rPr>
                  <w:delText>12</w:delText>
                </w:r>
              </w:del>
            </w:ins>
            <w:ins w:id="12239" w:author="Steve Hanson" w:date="2012-08-06T15:48:00Z">
              <w:r>
                <w:rPr>
                  <w:rFonts w:eastAsia="MS Mincho"/>
                  <w:lang w:eastAsia="ja-JP"/>
                </w:rPr>
                <w:t>7</w:t>
              </w:r>
            </w:ins>
          </w:p>
          <w:p w14:paraId="384B154D" w14:textId="4CD37A17" w:rsidR="00667D03" w:rsidRPr="00716607" w:rsidRDefault="00667D03" w:rsidP="00667D03">
            <w:pPr>
              <w:rPr>
                <w:ins w:id="12240" w:author="mbeckerle" w:date="2012-04-22T20:13:00Z"/>
                <w:rFonts w:eastAsia="MS Mincho"/>
                <w:lang w:eastAsia="ja-JP"/>
              </w:rPr>
            </w:pPr>
            <w:ins w:id="12241" w:author="Steve Hanson" w:date="2012-08-06T15:48:00Z">
              <w:r>
                <w:rPr>
                  <w:rFonts w:eastAsia="MS Mincho"/>
                  <w:lang w:eastAsia="ja-JP"/>
                </w:rPr>
                <w:t>07</w:t>
              </w:r>
            </w:ins>
          </w:p>
        </w:tc>
      </w:tr>
      <w:tr w:rsidR="00667D03" w:rsidRPr="00716607" w14:paraId="210BDE1E" w14:textId="77777777" w:rsidTr="00EB4839">
        <w:trPr>
          <w:trHeight w:val="302"/>
          <w:jc w:val="center"/>
          <w:ins w:id="12242" w:author="mbeckerle" w:date="2012-04-22T20:13:00Z"/>
        </w:trPr>
        <w:tc>
          <w:tcPr>
            <w:tcW w:w="939" w:type="dxa"/>
            <w:noWrap/>
            <w:hideMark/>
          </w:tcPr>
          <w:p w14:paraId="5D653A49" w14:textId="5DCE4254" w:rsidR="00667D03" w:rsidRPr="00716607" w:rsidRDefault="00667D03" w:rsidP="00716607">
            <w:pPr>
              <w:rPr>
                <w:ins w:id="12243" w:author="mbeckerle" w:date="2012-04-22T20:13:00Z"/>
                <w:rFonts w:eastAsia="MS Mincho"/>
                <w:lang w:eastAsia="ja-JP"/>
              </w:rPr>
            </w:pPr>
            <w:ins w:id="12244" w:author="mbeckerle" w:date="2012-04-22T20:13:00Z">
              <w:r w:rsidRPr="00716607">
                <w:rPr>
                  <w:rFonts w:eastAsia="MS Mincho"/>
                  <w:lang w:eastAsia="ja-JP"/>
                </w:rPr>
                <w:t xml:space="preserve">H        </w:t>
              </w:r>
            </w:ins>
          </w:p>
        </w:tc>
        <w:tc>
          <w:tcPr>
            <w:tcW w:w="3278" w:type="dxa"/>
            <w:noWrap/>
            <w:hideMark/>
          </w:tcPr>
          <w:p w14:paraId="0F79EFD8" w14:textId="77777777" w:rsidR="00667D03" w:rsidRPr="00716607" w:rsidRDefault="00667D03" w:rsidP="00716607">
            <w:pPr>
              <w:rPr>
                <w:ins w:id="12245" w:author="mbeckerle" w:date="2012-04-22T20:13:00Z"/>
                <w:rFonts w:eastAsia="MS Mincho"/>
                <w:lang w:eastAsia="ja-JP"/>
              </w:rPr>
            </w:pPr>
            <w:ins w:id="12246" w:author="mbeckerle" w:date="2012-04-22T20:13:00Z">
              <w:r w:rsidRPr="00716607">
                <w:rPr>
                  <w:rFonts w:eastAsia="MS Mincho"/>
                  <w:lang w:eastAsia="ja-JP"/>
                </w:rPr>
                <w:t xml:space="preserve">hour in day (0~23)     </w:t>
              </w:r>
            </w:ins>
          </w:p>
        </w:tc>
        <w:tc>
          <w:tcPr>
            <w:tcW w:w="1517" w:type="dxa"/>
            <w:noWrap/>
            <w:hideMark/>
          </w:tcPr>
          <w:p w14:paraId="53F2E578" w14:textId="42F08B83" w:rsidR="00667D03" w:rsidRPr="00716607" w:rsidRDefault="00667D03" w:rsidP="0033738B">
            <w:pPr>
              <w:rPr>
                <w:ins w:id="12247" w:author="mbeckerle" w:date="2012-04-22T20:13:00Z"/>
                <w:rFonts w:eastAsia="MS Mincho"/>
                <w:lang w:eastAsia="ja-JP"/>
              </w:rPr>
            </w:pPr>
            <w:ins w:id="12248" w:author="mbeckerle" w:date="2012-04-22T20:13:00Z">
              <w:del w:id="12249" w:author="Steve Hanson" w:date="2012-08-06T15:21:00Z">
                <w:r w:rsidRPr="00716607" w:rsidDel="0033738B">
                  <w:rPr>
                    <w:rFonts w:eastAsia="MS Mincho"/>
                    <w:lang w:eastAsia="ja-JP"/>
                  </w:rPr>
                  <w:delText>(</w:delText>
                </w:r>
              </w:del>
              <w:r w:rsidRPr="00716607">
                <w:rPr>
                  <w:rFonts w:eastAsia="MS Mincho"/>
                  <w:lang w:eastAsia="ja-JP"/>
                </w:rPr>
                <w:t>Number</w:t>
              </w:r>
              <w:del w:id="12250" w:author="Steve Hanson" w:date="2012-08-06T15:22:00Z">
                <w:r w:rsidRPr="00716607" w:rsidDel="0033738B">
                  <w:rPr>
                    <w:rFonts w:eastAsia="MS Mincho"/>
                    <w:lang w:eastAsia="ja-JP"/>
                  </w:rPr>
                  <w:delText>)</w:delText>
                </w:r>
              </w:del>
              <w:r w:rsidRPr="00716607">
                <w:rPr>
                  <w:rFonts w:eastAsia="MS Mincho"/>
                  <w:lang w:eastAsia="ja-JP"/>
                </w:rPr>
                <w:t xml:space="preserve">           </w:t>
              </w:r>
            </w:ins>
          </w:p>
        </w:tc>
        <w:tc>
          <w:tcPr>
            <w:tcW w:w="1659" w:type="dxa"/>
          </w:tcPr>
          <w:p w14:paraId="67FF9B92" w14:textId="77777777" w:rsidR="00667D03" w:rsidRDefault="00667D03" w:rsidP="00716607">
            <w:pPr>
              <w:rPr>
                <w:ins w:id="12251" w:author="Steve Hanson" w:date="2012-08-06T15:48:00Z"/>
                <w:rFonts w:eastAsia="MS Mincho"/>
                <w:lang w:eastAsia="ja-JP"/>
              </w:rPr>
            </w:pPr>
            <w:ins w:id="12252" w:author="Steve Hanson" w:date="2012-08-06T15:48:00Z">
              <w:r>
                <w:rPr>
                  <w:rFonts w:eastAsia="MS Mincho"/>
                  <w:lang w:eastAsia="ja-JP"/>
                </w:rPr>
                <w:t>H</w:t>
              </w:r>
            </w:ins>
          </w:p>
          <w:p w14:paraId="50FE04D6" w14:textId="230031F6" w:rsidR="00667D03" w:rsidRPr="00716607" w:rsidRDefault="00667D03" w:rsidP="00716607">
            <w:pPr>
              <w:rPr>
                <w:ins w:id="12253" w:author="Steve Hanson" w:date="2012-08-06T15:34:00Z"/>
                <w:rFonts w:eastAsia="MS Mincho"/>
                <w:lang w:eastAsia="ja-JP"/>
              </w:rPr>
            </w:pPr>
            <w:ins w:id="12254" w:author="Steve Hanson" w:date="2012-08-06T15:48:00Z">
              <w:r>
                <w:rPr>
                  <w:rFonts w:eastAsia="MS Mincho"/>
                  <w:lang w:eastAsia="ja-JP"/>
                </w:rPr>
                <w:t>HH</w:t>
              </w:r>
            </w:ins>
          </w:p>
        </w:tc>
        <w:tc>
          <w:tcPr>
            <w:tcW w:w="3285" w:type="dxa"/>
            <w:gridSpan w:val="3"/>
            <w:noWrap/>
            <w:hideMark/>
          </w:tcPr>
          <w:p w14:paraId="44EFCAB3" w14:textId="77777777" w:rsidR="00667D03" w:rsidRDefault="00667D03" w:rsidP="00716607">
            <w:pPr>
              <w:rPr>
                <w:ins w:id="12255" w:author="Steve Hanson" w:date="2012-08-06T15:48:00Z"/>
                <w:rFonts w:eastAsia="MS Mincho"/>
                <w:lang w:eastAsia="ja-JP"/>
              </w:rPr>
            </w:pPr>
            <w:ins w:id="12256" w:author="mbeckerle" w:date="2012-04-22T20:13:00Z">
              <w:del w:id="12257" w:author="Steve Hanson" w:date="2012-08-06T15:48:00Z">
                <w:r w:rsidRPr="00716607" w:rsidDel="00667D03">
                  <w:rPr>
                    <w:rFonts w:eastAsia="MS Mincho"/>
                    <w:lang w:eastAsia="ja-JP"/>
                  </w:rPr>
                  <w:delText>0</w:delText>
                </w:r>
              </w:del>
            </w:ins>
            <w:ins w:id="12258" w:author="Steve Hanson" w:date="2012-08-06T15:48:00Z">
              <w:r w:rsidR="00873F2C">
                <w:rPr>
                  <w:rFonts w:eastAsia="MS Mincho"/>
                  <w:lang w:eastAsia="ja-JP"/>
                </w:rPr>
                <w:t>0</w:t>
              </w:r>
            </w:ins>
          </w:p>
          <w:p w14:paraId="285A08AF" w14:textId="39A6F669" w:rsidR="00873F2C" w:rsidRPr="00716607" w:rsidRDefault="00873F2C" w:rsidP="00716607">
            <w:pPr>
              <w:rPr>
                <w:ins w:id="12259" w:author="mbeckerle" w:date="2012-04-22T20:13:00Z"/>
                <w:rFonts w:eastAsia="MS Mincho"/>
                <w:lang w:eastAsia="ja-JP"/>
              </w:rPr>
            </w:pPr>
            <w:ins w:id="12260" w:author="Steve Hanson" w:date="2012-08-06T15:48:00Z">
              <w:r>
                <w:rPr>
                  <w:rFonts w:eastAsia="MS Mincho"/>
                  <w:lang w:eastAsia="ja-JP"/>
                </w:rPr>
                <w:t>00</w:t>
              </w:r>
            </w:ins>
          </w:p>
        </w:tc>
      </w:tr>
      <w:tr w:rsidR="00667D03" w:rsidRPr="00716607" w14:paraId="79F15DB7" w14:textId="77777777" w:rsidTr="00EB4839">
        <w:trPr>
          <w:trHeight w:val="302"/>
          <w:jc w:val="center"/>
          <w:ins w:id="12261" w:author="mbeckerle" w:date="2012-04-22T20:13:00Z"/>
        </w:trPr>
        <w:tc>
          <w:tcPr>
            <w:tcW w:w="939" w:type="dxa"/>
            <w:noWrap/>
            <w:hideMark/>
          </w:tcPr>
          <w:p w14:paraId="5F54F5BF" w14:textId="3E400906" w:rsidR="00667D03" w:rsidRPr="00716607" w:rsidRDefault="00667D03" w:rsidP="00716607">
            <w:pPr>
              <w:rPr>
                <w:ins w:id="12262" w:author="mbeckerle" w:date="2012-04-22T20:13:00Z"/>
                <w:rFonts w:eastAsia="MS Mincho"/>
                <w:lang w:eastAsia="ja-JP"/>
              </w:rPr>
            </w:pPr>
            <w:ins w:id="12263" w:author="mbeckerle" w:date="2012-04-22T20:13:00Z">
              <w:r w:rsidRPr="00716607">
                <w:rPr>
                  <w:rFonts w:eastAsia="MS Mincho"/>
                  <w:lang w:eastAsia="ja-JP"/>
                </w:rPr>
                <w:t xml:space="preserve">m        </w:t>
              </w:r>
            </w:ins>
          </w:p>
        </w:tc>
        <w:tc>
          <w:tcPr>
            <w:tcW w:w="3278" w:type="dxa"/>
            <w:noWrap/>
            <w:hideMark/>
          </w:tcPr>
          <w:p w14:paraId="596479DA" w14:textId="77777777" w:rsidR="00667D03" w:rsidRPr="00716607" w:rsidRDefault="00667D03" w:rsidP="00716607">
            <w:pPr>
              <w:rPr>
                <w:ins w:id="12264" w:author="mbeckerle" w:date="2012-04-22T20:13:00Z"/>
                <w:rFonts w:eastAsia="MS Mincho"/>
                <w:lang w:eastAsia="ja-JP"/>
              </w:rPr>
            </w:pPr>
            <w:ins w:id="12265" w:author="mbeckerle" w:date="2012-04-22T20:13:00Z">
              <w:r w:rsidRPr="00716607">
                <w:rPr>
                  <w:rFonts w:eastAsia="MS Mincho"/>
                  <w:lang w:eastAsia="ja-JP"/>
                </w:rPr>
                <w:t xml:space="preserve">minute in hour          </w:t>
              </w:r>
            </w:ins>
          </w:p>
        </w:tc>
        <w:tc>
          <w:tcPr>
            <w:tcW w:w="1517" w:type="dxa"/>
            <w:noWrap/>
            <w:hideMark/>
          </w:tcPr>
          <w:p w14:paraId="7EA37563" w14:textId="27ECCFE7" w:rsidR="00667D03" w:rsidRPr="00716607" w:rsidRDefault="00667D03" w:rsidP="0033738B">
            <w:pPr>
              <w:rPr>
                <w:ins w:id="12266" w:author="mbeckerle" w:date="2012-04-22T20:13:00Z"/>
                <w:rFonts w:eastAsia="MS Mincho"/>
                <w:lang w:eastAsia="ja-JP"/>
              </w:rPr>
            </w:pPr>
            <w:ins w:id="12267" w:author="mbeckerle" w:date="2012-04-22T20:13:00Z">
              <w:del w:id="12268" w:author="Steve Hanson" w:date="2012-08-06T15:21:00Z">
                <w:r w:rsidRPr="00716607" w:rsidDel="0033738B">
                  <w:rPr>
                    <w:rFonts w:eastAsia="MS Mincho"/>
                    <w:lang w:eastAsia="ja-JP"/>
                  </w:rPr>
                  <w:delText>(</w:delText>
                </w:r>
              </w:del>
              <w:r w:rsidRPr="00716607">
                <w:rPr>
                  <w:rFonts w:eastAsia="MS Mincho"/>
                  <w:lang w:eastAsia="ja-JP"/>
                </w:rPr>
                <w:t>Number</w:t>
              </w:r>
              <w:del w:id="12269" w:author="Steve Hanson" w:date="2012-08-06T15:22:00Z">
                <w:r w:rsidRPr="00716607" w:rsidDel="0033738B">
                  <w:rPr>
                    <w:rFonts w:eastAsia="MS Mincho"/>
                    <w:lang w:eastAsia="ja-JP"/>
                  </w:rPr>
                  <w:delText>)</w:delText>
                </w:r>
              </w:del>
              <w:r w:rsidRPr="00716607">
                <w:rPr>
                  <w:rFonts w:eastAsia="MS Mincho"/>
                  <w:lang w:eastAsia="ja-JP"/>
                </w:rPr>
                <w:t xml:space="preserve">            </w:t>
              </w:r>
            </w:ins>
          </w:p>
        </w:tc>
        <w:tc>
          <w:tcPr>
            <w:tcW w:w="1659" w:type="dxa"/>
          </w:tcPr>
          <w:p w14:paraId="5547DBB5" w14:textId="41C249C2" w:rsidR="00667D03" w:rsidRDefault="00873F2C" w:rsidP="00716607">
            <w:pPr>
              <w:rPr>
                <w:ins w:id="12270" w:author="Steve Hanson" w:date="2012-08-06T15:48:00Z"/>
                <w:rFonts w:eastAsia="MS Mincho"/>
                <w:lang w:eastAsia="ja-JP"/>
              </w:rPr>
            </w:pPr>
            <w:ins w:id="12271" w:author="Steve Hanson" w:date="2012-08-06T15:48:00Z">
              <w:r>
                <w:rPr>
                  <w:rFonts w:eastAsia="MS Mincho"/>
                  <w:lang w:eastAsia="ja-JP"/>
                </w:rPr>
                <w:t>m</w:t>
              </w:r>
            </w:ins>
          </w:p>
          <w:p w14:paraId="40B334B3" w14:textId="6D2C4FE0" w:rsidR="00873F2C" w:rsidRPr="00716607" w:rsidRDefault="00873F2C" w:rsidP="00716607">
            <w:pPr>
              <w:rPr>
                <w:ins w:id="12272" w:author="Steve Hanson" w:date="2012-08-06T15:34:00Z"/>
                <w:rFonts w:eastAsia="MS Mincho"/>
                <w:lang w:eastAsia="ja-JP"/>
              </w:rPr>
            </w:pPr>
            <w:ins w:id="12273" w:author="Steve Hanson" w:date="2012-08-06T15:48:00Z">
              <w:r>
                <w:rPr>
                  <w:rFonts w:eastAsia="MS Mincho"/>
                  <w:lang w:eastAsia="ja-JP"/>
                </w:rPr>
                <w:t>mm</w:t>
              </w:r>
            </w:ins>
          </w:p>
        </w:tc>
        <w:tc>
          <w:tcPr>
            <w:tcW w:w="3285" w:type="dxa"/>
            <w:gridSpan w:val="3"/>
            <w:noWrap/>
            <w:hideMark/>
          </w:tcPr>
          <w:p w14:paraId="5769057B" w14:textId="77777777" w:rsidR="00667D03" w:rsidRDefault="00873F2C" w:rsidP="00873F2C">
            <w:pPr>
              <w:rPr>
                <w:ins w:id="12274" w:author="Steve Hanson" w:date="2012-08-06T15:48:00Z"/>
                <w:rFonts w:eastAsia="MS Mincho"/>
                <w:lang w:eastAsia="ja-JP"/>
              </w:rPr>
            </w:pPr>
            <w:ins w:id="12275" w:author="Steve Hanson" w:date="2012-08-06T15:48:00Z">
              <w:r>
                <w:rPr>
                  <w:rFonts w:eastAsia="MS Mincho"/>
                  <w:lang w:eastAsia="ja-JP"/>
                </w:rPr>
                <w:t>4</w:t>
              </w:r>
            </w:ins>
            <w:ins w:id="12276" w:author="mbeckerle" w:date="2012-04-22T20:13:00Z">
              <w:del w:id="12277" w:author="Steve Hanson" w:date="2012-08-06T15:48:00Z">
                <w:r w:rsidR="00667D03" w:rsidRPr="00716607" w:rsidDel="00873F2C">
                  <w:rPr>
                    <w:rFonts w:eastAsia="MS Mincho"/>
                    <w:lang w:eastAsia="ja-JP"/>
                  </w:rPr>
                  <w:delText>30</w:delText>
                </w:r>
              </w:del>
            </w:ins>
          </w:p>
          <w:p w14:paraId="5FDB44F5" w14:textId="73042309" w:rsidR="00873F2C" w:rsidRPr="00716607" w:rsidRDefault="00873F2C" w:rsidP="00873F2C">
            <w:pPr>
              <w:rPr>
                <w:ins w:id="12278" w:author="mbeckerle" w:date="2012-04-22T20:13:00Z"/>
                <w:rFonts w:eastAsia="MS Mincho"/>
                <w:lang w:eastAsia="ja-JP"/>
              </w:rPr>
            </w:pPr>
            <w:ins w:id="12279" w:author="Steve Hanson" w:date="2012-08-06T15:48:00Z">
              <w:r>
                <w:rPr>
                  <w:rFonts w:eastAsia="MS Mincho"/>
                  <w:lang w:eastAsia="ja-JP"/>
                </w:rPr>
                <w:t>04</w:t>
              </w:r>
            </w:ins>
          </w:p>
        </w:tc>
      </w:tr>
      <w:tr w:rsidR="00667D03" w:rsidRPr="00716607" w14:paraId="7E4EB650" w14:textId="77777777" w:rsidTr="00EB4839">
        <w:trPr>
          <w:trHeight w:val="302"/>
          <w:jc w:val="center"/>
          <w:ins w:id="12280" w:author="mbeckerle" w:date="2012-04-22T20:13:00Z"/>
        </w:trPr>
        <w:tc>
          <w:tcPr>
            <w:tcW w:w="939" w:type="dxa"/>
            <w:noWrap/>
            <w:hideMark/>
          </w:tcPr>
          <w:p w14:paraId="3BA53934" w14:textId="40C4861F" w:rsidR="00667D03" w:rsidRPr="00716607" w:rsidRDefault="00667D03" w:rsidP="00716607">
            <w:pPr>
              <w:rPr>
                <w:ins w:id="12281" w:author="mbeckerle" w:date="2012-04-22T20:13:00Z"/>
                <w:rFonts w:eastAsia="MS Mincho"/>
                <w:lang w:eastAsia="ja-JP"/>
              </w:rPr>
            </w:pPr>
            <w:ins w:id="12282" w:author="mbeckerle" w:date="2012-04-22T20:13:00Z">
              <w:r w:rsidRPr="00716607">
                <w:rPr>
                  <w:rFonts w:eastAsia="MS Mincho"/>
                  <w:lang w:eastAsia="ja-JP"/>
                </w:rPr>
                <w:t xml:space="preserve">s        </w:t>
              </w:r>
            </w:ins>
          </w:p>
        </w:tc>
        <w:tc>
          <w:tcPr>
            <w:tcW w:w="3278" w:type="dxa"/>
            <w:noWrap/>
            <w:hideMark/>
          </w:tcPr>
          <w:p w14:paraId="4C906651" w14:textId="77777777" w:rsidR="00667D03" w:rsidRPr="00716607" w:rsidRDefault="00667D03" w:rsidP="00716607">
            <w:pPr>
              <w:rPr>
                <w:ins w:id="12283" w:author="mbeckerle" w:date="2012-04-22T20:13:00Z"/>
                <w:rFonts w:eastAsia="MS Mincho"/>
                <w:lang w:eastAsia="ja-JP"/>
              </w:rPr>
            </w:pPr>
            <w:ins w:id="12284" w:author="mbeckerle" w:date="2012-04-22T20:13:00Z">
              <w:r w:rsidRPr="00716607">
                <w:rPr>
                  <w:rFonts w:eastAsia="MS Mincho"/>
                  <w:lang w:eastAsia="ja-JP"/>
                </w:rPr>
                <w:t xml:space="preserve">second in minute        </w:t>
              </w:r>
            </w:ins>
          </w:p>
        </w:tc>
        <w:tc>
          <w:tcPr>
            <w:tcW w:w="1517" w:type="dxa"/>
            <w:noWrap/>
            <w:hideMark/>
          </w:tcPr>
          <w:p w14:paraId="5AB216E1" w14:textId="4F5C6DCA" w:rsidR="00667D03" w:rsidRPr="00716607" w:rsidRDefault="00667D03" w:rsidP="0033738B">
            <w:pPr>
              <w:rPr>
                <w:ins w:id="12285" w:author="mbeckerle" w:date="2012-04-22T20:13:00Z"/>
                <w:rFonts w:eastAsia="MS Mincho"/>
                <w:lang w:eastAsia="ja-JP"/>
              </w:rPr>
            </w:pPr>
            <w:ins w:id="12286" w:author="mbeckerle" w:date="2012-04-22T20:13:00Z">
              <w:del w:id="12287" w:author="Steve Hanson" w:date="2012-08-06T15:21:00Z">
                <w:r w:rsidRPr="00716607" w:rsidDel="0033738B">
                  <w:rPr>
                    <w:rFonts w:eastAsia="MS Mincho"/>
                    <w:lang w:eastAsia="ja-JP"/>
                  </w:rPr>
                  <w:delText>(</w:delText>
                </w:r>
              </w:del>
              <w:r w:rsidRPr="00716607">
                <w:rPr>
                  <w:rFonts w:eastAsia="MS Mincho"/>
                  <w:lang w:eastAsia="ja-JP"/>
                </w:rPr>
                <w:t>Number</w:t>
              </w:r>
              <w:del w:id="12288" w:author="Steve Hanson" w:date="2012-08-06T15:22:00Z">
                <w:r w:rsidRPr="00716607" w:rsidDel="0033738B">
                  <w:rPr>
                    <w:rFonts w:eastAsia="MS Mincho"/>
                    <w:lang w:eastAsia="ja-JP"/>
                  </w:rPr>
                  <w:delText>)</w:delText>
                </w:r>
              </w:del>
              <w:r w:rsidRPr="00716607">
                <w:rPr>
                  <w:rFonts w:eastAsia="MS Mincho"/>
                  <w:lang w:eastAsia="ja-JP"/>
                </w:rPr>
                <w:t xml:space="preserve">           </w:t>
              </w:r>
            </w:ins>
          </w:p>
        </w:tc>
        <w:tc>
          <w:tcPr>
            <w:tcW w:w="1659" w:type="dxa"/>
          </w:tcPr>
          <w:p w14:paraId="00C10AEE" w14:textId="3CB8F79C" w:rsidR="00667D03" w:rsidRDefault="00873F2C" w:rsidP="00716607">
            <w:pPr>
              <w:rPr>
                <w:ins w:id="12289" w:author="Steve Hanson" w:date="2012-08-06T15:48:00Z"/>
                <w:rFonts w:eastAsia="MS Mincho"/>
                <w:lang w:eastAsia="ja-JP"/>
              </w:rPr>
            </w:pPr>
            <w:ins w:id="12290" w:author="Steve Hanson" w:date="2012-08-06T15:49:00Z">
              <w:r>
                <w:rPr>
                  <w:rFonts w:eastAsia="MS Mincho"/>
                  <w:lang w:eastAsia="ja-JP"/>
                </w:rPr>
                <w:t>s</w:t>
              </w:r>
            </w:ins>
          </w:p>
          <w:p w14:paraId="4179AEDB" w14:textId="29BABB91" w:rsidR="00873F2C" w:rsidRPr="00716607" w:rsidRDefault="00873F2C" w:rsidP="00716607">
            <w:pPr>
              <w:rPr>
                <w:ins w:id="12291" w:author="Steve Hanson" w:date="2012-08-06T15:34:00Z"/>
                <w:rFonts w:eastAsia="MS Mincho"/>
                <w:lang w:eastAsia="ja-JP"/>
              </w:rPr>
            </w:pPr>
            <w:ins w:id="12292" w:author="Steve Hanson" w:date="2012-08-06T15:48:00Z">
              <w:r>
                <w:rPr>
                  <w:rFonts w:eastAsia="MS Mincho"/>
                  <w:lang w:eastAsia="ja-JP"/>
                </w:rPr>
                <w:t>ss</w:t>
              </w:r>
            </w:ins>
          </w:p>
        </w:tc>
        <w:tc>
          <w:tcPr>
            <w:tcW w:w="3285" w:type="dxa"/>
            <w:gridSpan w:val="3"/>
            <w:noWrap/>
            <w:hideMark/>
          </w:tcPr>
          <w:p w14:paraId="1EFFED6C" w14:textId="77777777" w:rsidR="00873F2C" w:rsidRDefault="00873F2C" w:rsidP="00716607">
            <w:pPr>
              <w:rPr>
                <w:ins w:id="12293" w:author="Steve Hanson" w:date="2012-08-06T15:49:00Z"/>
                <w:rFonts w:eastAsia="MS Mincho"/>
                <w:lang w:eastAsia="ja-JP"/>
              </w:rPr>
            </w:pPr>
            <w:ins w:id="12294" w:author="Steve Hanson" w:date="2012-08-06T15:49:00Z">
              <w:r>
                <w:rPr>
                  <w:rFonts w:eastAsia="MS Mincho"/>
                  <w:lang w:eastAsia="ja-JP"/>
                </w:rPr>
                <w:t>5</w:t>
              </w:r>
            </w:ins>
          </w:p>
          <w:p w14:paraId="7D248D53" w14:textId="03C28944" w:rsidR="00667D03" w:rsidRPr="00716607" w:rsidRDefault="00873F2C" w:rsidP="00873F2C">
            <w:pPr>
              <w:rPr>
                <w:ins w:id="12295" w:author="mbeckerle" w:date="2012-04-22T20:13:00Z"/>
                <w:rFonts w:eastAsia="MS Mincho"/>
                <w:lang w:eastAsia="ja-JP"/>
              </w:rPr>
            </w:pPr>
            <w:ins w:id="12296" w:author="Steve Hanson" w:date="2012-08-06T15:49:00Z">
              <w:r>
                <w:rPr>
                  <w:rFonts w:eastAsia="MS Mincho"/>
                  <w:lang w:eastAsia="ja-JP"/>
                </w:rPr>
                <w:t>0</w:t>
              </w:r>
            </w:ins>
            <w:ins w:id="12297" w:author="mbeckerle" w:date="2012-04-22T20:13:00Z">
              <w:del w:id="12298" w:author="Steve Hanson" w:date="2012-08-06T15:49:00Z">
                <w:r w:rsidR="00667D03" w:rsidRPr="00716607" w:rsidDel="00873F2C">
                  <w:rPr>
                    <w:rFonts w:eastAsia="MS Mincho"/>
                    <w:lang w:eastAsia="ja-JP"/>
                  </w:rPr>
                  <w:delText>5</w:delText>
                </w:r>
              </w:del>
              <w:r w:rsidR="00667D03" w:rsidRPr="00716607">
                <w:rPr>
                  <w:rFonts w:eastAsia="MS Mincho"/>
                  <w:lang w:eastAsia="ja-JP"/>
                </w:rPr>
                <w:t>5</w:t>
              </w:r>
            </w:ins>
          </w:p>
        </w:tc>
      </w:tr>
      <w:tr w:rsidR="00667D03" w:rsidRPr="00716607" w14:paraId="37CF1945" w14:textId="77777777" w:rsidTr="00EB4839">
        <w:trPr>
          <w:trHeight w:val="302"/>
          <w:jc w:val="center"/>
          <w:ins w:id="12299" w:author="mbeckerle" w:date="2012-04-22T20:13:00Z"/>
        </w:trPr>
        <w:tc>
          <w:tcPr>
            <w:tcW w:w="939" w:type="dxa"/>
            <w:noWrap/>
            <w:hideMark/>
          </w:tcPr>
          <w:p w14:paraId="2CB5235C" w14:textId="5B44023A" w:rsidR="00667D03" w:rsidRPr="00716607" w:rsidRDefault="00667D03" w:rsidP="00716607">
            <w:pPr>
              <w:rPr>
                <w:ins w:id="12300" w:author="mbeckerle" w:date="2012-04-22T20:13:00Z"/>
                <w:rFonts w:eastAsia="MS Mincho"/>
                <w:lang w:eastAsia="ja-JP"/>
              </w:rPr>
            </w:pPr>
            <w:ins w:id="12301" w:author="mbeckerle" w:date="2012-04-22T20:13:00Z">
              <w:r w:rsidRPr="00716607">
                <w:rPr>
                  <w:rFonts w:eastAsia="MS Mincho"/>
                  <w:lang w:eastAsia="ja-JP"/>
                </w:rPr>
                <w:t xml:space="preserve">S        </w:t>
              </w:r>
            </w:ins>
          </w:p>
        </w:tc>
        <w:tc>
          <w:tcPr>
            <w:tcW w:w="3278" w:type="dxa"/>
            <w:noWrap/>
            <w:hideMark/>
          </w:tcPr>
          <w:p w14:paraId="3C1A437C" w14:textId="77777777" w:rsidR="00667D03" w:rsidRPr="00716607" w:rsidRDefault="00667D03" w:rsidP="00716607">
            <w:pPr>
              <w:rPr>
                <w:ins w:id="12302" w:author="mbeckerle" w:date="2012-04-22T20:13:00Z"/>
                <w:rFonts w:eastAsia="MS Mincho"/>
                <w:lang w:eastAsia="ja-JP"/>
              </w:rPr>
            </w:pPr>
            <w:ins w:id="12303" w:author="mbeckerle" w:date="2012-04-22T20:13:00Z">
              <w:r w:rsidRPr="00716607">
                <w:rPr>
                  <w:rFonts w:eastAsia="MS Mincho"/>
                  <w:lang w:eastAsia="ja-JP"/>
                </w:rPr>
                <w:t xml:space="preserve">fractional second (see note 1)  </w:t>
              </w:r>
            </w:ins>
          </w:p>
        </w:tc>
        <w:tc>
          <w:tcPr>
            <w:tcW w:w="1517" w:type="dxa"/>
            <w:noWrap/>
            <w:hideMark/>
          </w:tcPr>
          <w:p w14:paraId="569BB553" w14:textId="75155B4C" w:rsidR="00667D03" w:rsidRPr="00716607" w:rsidRDefault="00667D03" w:rsidP="0033738B">
            <w:pPr>
              <w:rPr>
                <w:ins w:id="12304" w:author="mbeckerle" w:date="2012-04-22T20:13:00Z"/>
                <w:rFonts w:eastAsia="MS Mincho"/>
                <w:lang w:eastAsia="ja-JP"/>
              </w:rPr>
            </w:pPr>
            <w:ins w:id="12305" w:author="mbeckerle" w:date="2012-04-22T20:13:00Z">
              <w:del w:id="12306" w:author="Steve Hanson" w:date="2012-08-06T15:21:00Z">
                <w:r w:rsidRPr="00716607" w:rsidDel="0033738B">
                  <w:rPr>
                    <w:rFonts w:eastAsia="MS Mincho"/>
                    <w:lang w:eastAsia="ja-JP"/>
                  </w:rPr>
                  <w:delText>(</w:delText>
                </w:r>
              </w:del>
              <w:r w:rsidRPr="00716607">
                <w:rPr>
                  <w:rFonts w:eastAsia="MS Mincho"/>
                  <w:lang w:eastAsia="ja-JP"/>
                </w:rPr>
                <w:t>Number</w:t>
              </w:r>
              <w:del w:id="12307" w:author="Steve Hanson" w:date="2012-08-06T15:22:00Z">
                <w:r w:rsidRPr="00716607" w:rsidDel="0033738B">
                  <w:rPr>
                    <w:rFonts w:eastAsia="MS Mincho"/>
                    <w:lang w:eastAsia="ja-JP"/>
                  </w:rPr>
                  <w:delText>)</w:delText>
                </w:r>
              </w:del>
              <w:r w:rsidRPr="00716607">
                <w:rPr>
                  <w:rFonts w:eastAsia="MS Mincho"/>
                  <w:lang w:eastAsia="ja-JP"/>
                </w:rPr>
                <w:t xml:space="preserve">         </w:t>
              </w:r>
            </w:ins>
          </w:p>
        </w:tc>
        <w:tc>
          <w:tcPr>
            <w:tcW w:w="1659" w:type="dxa"/>
          </w:tcPr>
          <w:p w14:paraId="4088A915" w14:textId="77777777" w:rsidR="00667D03" w:rsidRDefault="00873F2C" w:rsidP="00716607">
            <w:pPr>
              <w:rPr>
                <w:ins w:id="12308" w:author="Steve Hanson" w:date="2012-08-06T15:49:00Z"/>
                <w:rFonts w:eastAsia="MS Mincho"/>
                <w:lang w:eastAsia="ja-JP"/>
              </w:rPr>
            </w:pPr>
            <w:ins w:id="12309" w:author="Steve Hanson" w:date="2012-08-06T15:49:00Z">
              <w:r>
                <w:rPr>
                  <w:rFonts w:eastAsia="MS Mincho"/>
                  <w:lang w:eastAsia="ja-JP"/>
                </w:rPr>
                <w:t>S</w:t>
              </w:r>
            </w:ins>
          </w:p>
          <w:p w14:paraId="55CB5C13" w14:textId="77777777" w:rsidR="00873F2C" w:rsidRDefault="00873F2C" w:rsidP="00716607">
            <w:pPr>
              <w:rPr>
                <w:ins w:id="12310" w:author="Steve Hanson" w:date="2012-08-06T15:49:00Z"/>
                <w:rFonts w:eastAsia="MS Mincho"/>
                <w:lang w:eastAsia="ja-JP"/>
              </w:rPr>
            </w:pPr>
            <w:ins w:id="12311" w:author="Steve Hanson" w:date="2012-08-06T15:49:00Z">
              <w:r>
                <w:rPr>
                  <w:rFonts w:eastAsia="MS Mincho"/>
                  <w:lang w:eastAsia="ja-JP"/>
                </w:rPr>
                <w:t>SS</w:t>
              </w:r>
            </w:ins>
          </w:p>
          <w:p w14:paraId="5287D28D" w14:textId="6A6CB356" w:rsidR="00873F2C" w:rsidRPr="00716607" w:rsidRDefault="00873F2C" w:rsidP="00716607">
            <w:pPr>
              <w:rPr>
                <w:ins w:id="12312" w:author="Steve Hanson" w:date="2012-08-06T15:34:00Z"/>
                <w:rFonts w:eastAsia="MS Mincho"/>
                <w:lang w:eastAsia="ja-JP"/>
              </w:rPr>
            </w:pPr>
            <w:ins w:id="12313" w:author="Steve Hanson" w:date="2012-08-06T15:49:00Z">
              <w:r>
                <w:rPr>
                  <w:rFonts w:eastAsia="MS Mincho"/>
                  <w:lang w:eastAsia="ja-JP"/>
                </w:rPr>
                <w:t>SSS</w:t>
              </w:r>
            </w:ins>
          </w:p>
        </w:tc>
        <w:tc>
          <w:tcPr>
            <w:tcW w:w="3285" w:type="dxa"/>
            <w:gridSpan w:val="3"/>
            <w:noWrap/>
            <w:hideMark/>
          </w:tcPr>
          <w:p w14:paraId="0405BA60" w14:textId="77777777" w:rsidR="00667D03" w:rsidRDefault="00667D03" w:rsidP="00716607">
            <w:pPr>
              <w:rPr>
                <w:ins w:id="12314" w:author="Steve Hanson" w:date="2012-08-06T15:49:00Z"/>
                <w:rFonts w:eastAsia="MS Mincho"/>
                <w:lang w:eastAsia="ja-JP"/>
              </w:rPr>
            </w:pPr>
            <w:ins w:id="12315" w:author="mbeckerle" w:date="2012-04-22T20:13:00Z">
              <w:del w:id="12316" w:author="Steve Hanson" w:date="2012-08-06T15:49:00Z">
                <w:r w:rsidRPr="00716607" w:rsidDel="00873F2C">
                  <w:rPr>
                    <w:rFonts w:eastAsia="MS Mincho"/>
                    <w:lang w:eastAsia="ja-JP"/>
                  </w:rPr>
                  <w:delText>978</w:delText>
                </w:r>
              </w:del>
            </w:ins>
            <w:ins w:id="12317" w:author="Steve Hanson" w:date="2012-08-06T15:49:00Z">
              <w:r w:rsidR="00873F2C">
                <w:rPr>
                  <w:rFonts w:eastAsia="MS Mincho"/>
                  <w:lang w:eastAsia="ja-JP"/>
                </w:rPr>
                <w:t>2</w:t>
              </w:r>
            </w:ins>
          </w:p>
          <w:p w14:paraId="6ACBA9C6" w14:textId="77777777" w:rsidR="00873F2C" w:rsidRDefault="00873F2C" w:rsidP="00716607">
            <w:pPr>
              <w:rPr>
                <w:ins w:id="12318" w:author="Steve Hanson" w:date="2012-08-06T15:49:00Z"/>
                <w:rFonts w:eastAsia="MS Mincho"/>
                <w:lang w:eastAsia="ja-JP"/>
              </w:rPr>
            </w:pPr>
            <w:ins w:id="12319" w:author="Steve Hanson" w:date="2012-08-06T15:49:00Z">
              <w:r>
                <w:rPr>
                  <w:rFonts w:eastAsia="MS Mincho"/>
                  <w:lang w:eastAsia="ja-JP"/>
                </w:rPr>
                <w:t>24</w:t>
              </w:r>
            </w:ins>
          </w:p>
          <w:p w14:paraId="2E8823B8" w14:textId="1766098A" w:rsidR="00873F2C" w:rsidRPr="00716607" w:rsidRDefault="00873F2C" w:rsidP="00716607">
            <w:pPr>
              <w:rPr>
                <w:ins w:id="12320" w:author="mbeckerle" w:date="2012-04-22T20:13:00Z"/>
                <w:rFonts w:eastAsia="MS Mincho"/>
                <w:lang w:eastAsia="ja-JP"/>
              </w:rPr>
            </w:pPr>
            <w:ins w:id="12321" w:author="Steve Hanson" w:date="2012-08-06T15:49:00Z">
              <w:r>
                <w:rPr>
                  <w:rFonts w:eastAsia="MS Mincho"/>
                  <w:lang w:eastAsia="ja-JP"/>
                </w:rPr>
                <w:t>235</w:t>
              </w:r>
            </w:ins>
          </w:p>
        </w:tc>
      </w:tr>
      <w:tr w:rsidR="00667D03" w:rsidRPr="00716607" w14:paraId="06C02E06" w14:textId="77777777" w:rsidTr="00EB4839">
        <w:trPr>
          <w:trHeight w:val="302"/>
          <w:jc w:val="center"/>
          <w:ins w:id="12322" w:author="mbeckerle" w:date="2012-04-22T20:13:00Z"/>
        </w:trPr>
        <w:tc>
          <w:tcPr>
            <w:tcW w:w="939" w:type="dxa"/>
            <w:noWrap/>
            <w:hideMark/>
          </w:tcPr>
          <w:p w14:paraId="1F09343A" w14:textId="75982FBF" w:rsidR="00667D03" w:rsidRPr="00716607" w:rsidRDefault="00667D03" w:rsidP="00716607">
            <w:pPr>
              <w:rPr>
                <w:ins w:id="12323" w:author="mbeckerle" w:date="2012-04-22T20:13:00Z"/>
                <w:rFonts w:eastAsia="MS Mincho"/>
                <w:lang w:eastAsia="ja-JP"/>
              </w:rPr>
            </w:pPr>
            <w:ins w:id="12324" w:author="mbeckerle" w:date="2012-04-22T20:13:00Z">
              <w:r w:rsidRPr="00716607">
                <w:rPr>
                  <w:rFonts w:eastAsia="MS Mincho"/>
                  <w:lang w:eastAsia="ja-JP"/>
                </w:rPr>
                <w:t xml:space="preserve">E        </w:t>
              </w:r>
            </w:ins>
          </w:p>
        </w:tc>
        <w:tc>
          <w:tcPr>
            <w:tcW w:w="3278" w:type="dxa"/>
            <w:noWrap/>
            <w:hideMark/>
          </w:tcPr>
          <w:p w14:paraId="3F254579" w14:textId="77777777" w:rsidR="00667D03" w:rsidRPr="00716607" w:rsidRDefault="00667D03" w:rsidP="00716607">
            <w:pPr>
              <w:rPr>
                <w:ins w:id="12325" w:author="mbeckerle" w:date="2012-04-22T20:13:00Z"/>
                <w:rFonts w:eastAsia="MS Mincho"/>
                <w:lang w:eastAsia="ja-JP"/>
              </w:rPr>
            </w:pPr>
            <w:ins w:id="12326" w:author="mbeckerle" w:date="2012-04-22T20:13:00Z">
              <w:r w:rsidRPr="00716607">
                <w:rPr>
                  <w:rFonts w:eastAsia="MS Mincho"/>
                  <w:lang w:eastAsia="ja-JP"/>
                </w:rPr>
                <w:t xml:space="preserve">day of week             </w:t>
              </w:r>
            </w:ins>
          </w:p>
        </w:tc>
        <w:tc>
          <w:tcPr>
            <w:tcW w:w="1517" w:type="dxa"/>
            <w:noWrap/>
            <w:hideMark/>
          </w:tcPr>
          <w:p w14:paraId="13E719D6" w14:textId="517E4B23" w:rsidR="00667D03" w:rsidRPr="00716607" w:rsidRDefault="00667D03" w:rsidP="0033738B">
            <w:pPr>
              <w:rPr>
                <w:ins w:id="12327" w:author="mbeckerle" w:date="2012-04-22T20:13:00Z"/>
                <w:rFonts w:eastAsia="MS Mincho"/>
                <w:lang w:eastAsia="ja-JP"/>
              </w:rPr>
            </w:pPr>
            <w:ins w:id="12328" w:author="mbeckerle" w:date="2012-04-22T20:13:00Z">
              <w:del w:id="12329" w:author="Steve Hanson" w:date="2012-08-06T15:21:00Z">
                <w:r w:rsidRPr="00716607" w:rsidDel="0033738B">
                  <w:rPr>
                    <w:rFonts w:eastAsia="MS Mincho"/>
                    <w:lang w:eastAsia="ja-JP"/>
                  </w:rPr>
                  <w:delText>(</w:delText>
                </w:r>
              </w:del>
              <w:r w:rsidRPr="00716607">
                <w:rPr>
                  <w:rFonts w:eastAsia="MS Mincho"/>
                  <w:lang w:eastAsia="ja-JP"/>
                </w:rPr>
                <w:t>Text</w:t>
              </w:r>
              <w:del w:id="12330" w:author="Steve Hanson" w:date="2012-08-06T15:21:00Z">
                <w:r w:rsidRPr="00716607" w:rsidDel="0033738B">
                  <w:rPr>
                    <w:rFonts w:eastAsia="MS Mincho"/>
                    <w:lang w:eastAsia="ja-JP"/>
                  </w:rPr>
                  <w:delText>)</w:delText>
                </w:r>
              </w:del>
              <w:r w:rsidRPr="00716607">
                <w:rPr>
                  <w:rFonts w:eastAsia="MS Mincho"/>
                  <w:lang w:eastAsia="ja-JP"/>
                </w:rPr>
                <w:t xml:space="preserve">              </w:t>
              </w:r>
            </w:ins>
          </w:p>
        </w:tc>
        <w:tc>
          <w:tcPr>
            <w:tcW w:w="1659" w:type="dxa"/>
          </w:tcPr>
          <w:p w14:paraId="7BE472E2" w14:textId="77777777" w:rsidR="00667D03" w:rsidRPr="00AC39F3" w:rsidRDefault="00667D03" w:rsidP="00716607">
            <w:pPr>
              <w:rPr>
                <w:ins w:id="12331" w:author="Steve Hanson" w:date="2012-08-06T15:42:00Z"/>
                <w:rFonts w:eastAsia="MS Mincho"/>
                <w:lang w:val="de-DE" w:eastAsia="ja-JP"/>
              </w:rPr>
            </w:pPr>
            <w:ins w:id="12332" w:author="Steve Hanson" w:date="2012-08-06T15:42:00Z">
              <w:r w:rsidRPr="00AC39F3">
                <w:rPr>
                  <w:rFonts w:eastAsia="MS Mincho"/>
                  <w:lang w:val="de-DE" w:eastAsia="ja-JP"/>
                </w:rPr>
                <w:t>E, EE, EEE</w:t>
              </w:r>
            </w:ins>
          </w:p>
          <w:p w14:paraId="6C025102" w14:textId="77777777" w:rsidR="00667D03" w:rsidRPr="00AC39F3" w:rsidRDefault="00667D03" w:rsidP="00716607">
            <w:pPr>
              <w:rPr>
                <w:ins w:id="12333" w:author="Steve Hanson" w:date="2012-08-06T15:42:00Z"/>
                <w:rFonts w:eastAsia="MS Mincho"/>
                <w:lang w:val="de-DE" w:eastAsia="ja-JP"/>
              </w:rPr>
            </w:pPr>
            <w:ins w:id="12334" w:author="Steve Hanson" w:date="2012-08-06T15:42:00Z">
              <w:r w:rsidRPr="00AC39F3">
                <w:rPr>
                  <w:rFonts w:eastAsia="MS Mincho"/>
                  <w:lang w:val="de-DE" w:eastAsia="ja-JP"/>
                </w:rPr>
                <w:t>EEEE</w:t>
              </w:r>
            </w:ins>
          </w:p>
          <w:p w14:paraId="46569A72" w14:textId="5B2DCE4F" w:rsidR="00667D03" w:rsidRPr="00AC39F3" w:rsidRDefault="00667D03" w:rsidP="00716607">
            <w:pPr>
              <w:rPr>
                <w:ins w:id="12335" w:author="Steve Hanson" w:date="2012-08-06T15:34:00Z"/>
                <w:rFonts w:eastAsia="MS Mincho"/>
                <w:lang w:val="de-DE" w:eastAsia="ja-JP"/>
              </w:rPr>
            </w:pPr>
            <w:ins w:id="12336" w:author="Steve Hanson" w:date="2012-08-06T15:42:00Z">
              <w:r w:rsidRPr="00AC39F3">
                <w:rPr>
                  <w:rFonts w:eastAsia="MS Mincho"/>
                  <w:lang w:val="de-DE" w:eastAsia="ja-JP"/>
                </w:rPr>
                <w:t>EEEEE</w:t>
              </w:r>
            </w:ins>
          </w:p>
        </w:tc>
        <w:tc>
          <w:tcPr>
            <w:tcW w:w="3285" w:type="dxa"/>
            <w:gridSpan w:val="3"/>
            <w:noWrap/>
            <w:hideMark/>
          </w:tcPr>
          <w:p w14:paraId="075081F9" w14:textId="3696D5B2" w:rsidR="00667D03" w:rsidRDefault="00667D03" w:rsidP="00716607">
            <w:pPr>
              <w:rPr>
                <w:ins w:id="12337" w:author="Steve Hanson" w:date="2012-08-06T15:42:00Z"/>
                <w:rFonts w:eastAsia="MS Mincho"/>
                <w:lang w:val="de-DE" w:eastAsia="ja-JP"/>
              </w:rPr>
            </w:pPr>
            <w:ins w:id="12338" w:author="Steve Hanson" w:date="2012-08-06T15:42:00Z">
              <w:r>
                <w:rPr>
                  <w:rFonts w:eastAsia="MS Mincho"/>
                  <w:lang w:val="de-DE" w:eastAsia="ja-JP"/>
                </w:rPr>
                <w:t>Tues</w:t>
              </w:r>
            </w:ins>
          </w:p>
          <w:p w14:paraId="5390D5E5" w14:textId="77777777" w:rsidR="00667D03" w:rsidRDefault="00667D03" w:rsidP="00716607">
            <w:pPr>
              <w:rPr>
                <w:ins w:id="12339" w:author="Steve Hanson" w:date="2012-08-06T15:42:00Z"/>
                <w:rFonts w:eastAsia="MS Mincho"/>
                <w:lang w:eastAsia="ja-JP"/>
              </w:rPr>
            </w:pPr>
            <w:ins w:id="12340" w:author="mbeckerle" w:date="2012-04-22T20:13:00Z">
              <w:r w:rsidRPr="00716607">
                <w:rPr>
                  <w:rFonts w:eastAsia="MS Mincho"/>
                  <w:lang w:eastAsia="ja-JP"/>
                </w:rPr>
                <w:t>Tuesday</w:t>
              </w:r>
            </w:ins>
          </w:p>
          <w:p w14:paraId="23D6E948" w14:textId="766A8FEC" w:rsidR="00667D03" w:rsidRPr="00716607" w:rsidRDefault="00667D03" w:rsidP="00716607">
            <w:pPr>
              <w:rPr>
                <w:ins w:id="12341" w:author="mbeckerle" w:date="2012-04-22T20:13:00Z"/>
                <w:rFonts w:eastAsia="MS Mincho"/>
                <w:lang w:eastAsia="ja-JP"/>
              </w:rPr>
            </w:pPr>
            <w:ins w:id="12342" w:author="Steve Hanson" w:date="2012-08-06T15:42:00Z">
              <w:r>
                <w:rPr>
                  <w:rFonts w:eastAsia="MS Mincho"/>
                  <w:lang w:eastAsia="ja-JP"/>
                </w:rPr>
                <w:t>T</w:t>
              </w:r>
            </w:ins>
          </w:p>
        </w:tc>
      </w:tr>
      <w:tr w:rsidR="00667D03" w:rsidRPr="00716607" w14:paraId="5F7EB6C2" w14:textId="77777777" w:rsidTr="00EB4839">
        <w:trPr>
          <w:trHeight w:val="302"/>
          <w:jc w:val="center"/>
          <w:ins w:id="12343" w:author="mbeckerle" w:date="2012-04-22T20:13:00Z"/>
        </w:trPr>
        <w:tc>
          <w:tcPr>
            <w:tcW w:w="939" w:type="dxa"/>
            <w:noWrap/>
            <w:hideMark/>
          </w:tcPr>
          <w:p w14:paraId="15B25EDE" w14:textId="2FEABBA7" w:rsidR="00667D03" w:rsidRPr="00716607" w:rsidRDefault="00667D03" w:rsidP="00716607">
            <w:pPr>
              <w:rPr>
                <w:ins w:id="12344" w:author="mbeckerle" w:date="2012-04-22T20:13:00Z"/>
                <w:rFonts w:eastAsia="MS Mincho"/>
                <w:lang w:eastAsia="ja-JP"/>
              </w:rPr>
            </w:pPr>
            <w:ins w:id="12345" w:author="mbeckerle" w:date="2012-04-22T20:13:00Z">
              <w:r w:rsidRPr="00716607">
                <w:rPr>
                  <w:rFonts w:eastAsia="MS Mincho"/>
                  <w:lang w:eastAsia="ja-JP"/>
                </w:rPr>
                <w:t xml:space="preserve">e        </w:t>
              </w:r>
            </w:ins>
          </w:p>
        </w:tc>
        <w:tc>
          <w:tcPr>
            <w:tcW w:w="3278" w:type="dxa"/>
            <w:noWrap/>
            <w:hideMark/>
          </w:tcPr>
          <w:p w14:paraId="76EE3772" w14:textId="25E34C12" w:rsidR="00667D03" w:rsidRPr="00716607" w:rsidRDefault="00667D03" w:rsidP="00667D03">
            <w:pPr>
              <w:rPr>
                <w:ins w:id="12346" w:author="mbeckerle" w:date="2012-04-22T20:13:00Z"/>
                <w:rFonts w:eastAsia="MS Mincho"/>
                <w:lang w:eastAsia="ja-JP"/>
              </w:rPr>
            </w:pPr>
            <w:ins w:id="12347" w:author="mbeckerle" w:date="2012-04-22T20:13:00Z">
              <w:r w:rsidRPr="00716607">
                <w:rPr>
                  <w:rFonts w:eastAsia="MS Mincho"/>
                  <w:lang w:eastAsia="ja-JP"/>
                </w:rPr>
                <w:t>day of week (local</w:t>
              </w:r>
              <w:del w:id="12348" w:author="Steve Hanson" w:date="2012-08-06T15:43:00Z">
                <w:r w:rsidRPr="00716607" w:rsidDel="00667D03">
                  <w:rPr>
                    <w:rFonts w:eastAsia="MS Mincho"/>
                    <w:lang w:eastAsia="ja-JP"/>
                  </w:rPr>
                  <w:delText xml:space="preserve"> 1~7</w:delText>
                </w:r>
              </w:del>
              <w:r w:rsidRPr="00716607">
                <w:rPr>
                  <w:rFonts w:eastAsia="MS Mincho"/>
                  <w:lang w:eastAsia="ja-JP"/>
                </w:rPr>
                <w:t xml:space="preserve">) </w:t>
              </w:r>
            </w:ins>
          </w:p>
        </w:tc>
        <w:tc>
          <w:tcPr>
            <w:tcW w:w="1517" w:type="dxa"/>
            <w:noWrap/>
            <w:hideMark/>
          </w:tcPr>
          <w:p w14:paraId="2BD21796" w14:textId="750EBD3A" w:rsidR="00667D03" w:rsidRPr="00716607" w:rsidRDefault="00667D03" w:rsidP="0033738B">
            <w:pPr>
              <w:rPr>
                <w:ins w:id="12349" w:author="mbeckerle" w:date="2012-04-22T20:13:00Z"/>
                <w:rFonts w:eastAsia="MS Mincho"/>
                <w:lang w:eastAsia="ja-JP"/>
              </w:rPr>
            </w:pPr>
            <w:ins w:id="12350" w:author="mbeckerle" w:date="2012-04-22T20:13:00Z">
              <w:del w:id="12351" w:author="Steve Hanson" w:date="2012-08-06T15:21:00Z">
                <w:r w:rsidRPr="00716607" w:rsidDel="0033738B">
                  <w:rPr>
                    <w:rFonts w:eastAsia="MS Mincho"/>
                    <w:lang w:eastAsia="ja-JP"/>
                  </w:rPr>
                  <w:delText>(</w:delText>
                </w:r>
              </w:del>
              <w:r w:rsidRPr="00716607">
                <w:rPr>
                  <w:rFonts w:eastAsia="MS Mincho"/>
                  <w:lang w:eastAsia="ja-JP"/>
                </w:rPr>
                <w:t>Text &amp; Number</w:t>
              </w:r>
              <w:del w:id="12352" w:author="Steve Hanson" w:date="2012-08-06T15:21:00Z">
                <w:r w:rsidRPr="00716607" w:rsidDel="0033738B">
                  <w:rPr>
                    <w:rFonts w:eastAsia="MS Mincho"/>
                    <w:lang w:eastAsia="ja-JP"/>
                  </w:rPr>
                  <w:delText>)</w:delText>
                </w:r>
              </w:del>
            </w:ins>
          </w:p>
        </w:tc>
        <w:tc>
          <w:tcPr>
            <w:tcW w:w="1659" w:type="dxa"/>
          </w:tcPr>
          <w:p w14:paraId="19CD49F2" w14:textId="77777777" w:rsidR="00667D03" w:rsidRPr="00AC39F3" w:rsidRDefault="00667D03" w:rsidP="00667D03">
            <w:pPr>
              <w:rPr>
                <w:ins w:id="12353" w:author="Steve Hanson" w:date="2012-08-06T15:46:00Z"/>
                <w:rFonts w:eastAsia="MS Mincho"/>
                <w:lang w:val="de-DE" w:eastAsia="ja-JP"/>
              </w:rPr>
            </w:pPr>
            <w:ins w:id="12354" w:author="Steve Hanson" w:date="2012-08-06T15:46:00Z">
              <w:r w:rsidRPr="00AC39F3">
                <w:rPr>
                  <w:rFonts w:eastAsia="MS Mincho"/>
                  <w:lang w:val="de-DE" w:eastAsia="ja-JP"/>
                </w:rPr>
                <w:t>e, ee</w:t>
              </w:r>
            </w:ins>
          </w:p>
          <w:p w14:paraId="739A9A0F" w14:textId="77777777" w:rsidR="00667D03" w:rsidRPr="00AC39F3" w:rsidRDefault="00667D03" w:rsidP="00667D03">
            <w:pPr>
              <w:rPr>
                <w:ins w:id="12355" w:author="Steve Hanson" w:date="2012-08-06T15:46:00Z"/>
                <w:rFonts w:eastAsia="MS Mincho"/>
                <w:lang w:val="de-DE" w:eastAsia="ja-JP"/>
              </w:rPr>
            </w:pPr>
            <w:ins w:id="12356" w:author="Steve Hanson" w:date="2012-08-06T15:46:00Z">
              <w:r w:rsidRPr="00AC39F3">
                <w:rPr>
                  <w:rFonts w:eastAsia="MS Mincho"/>
                  <w:lang w:val="de-DE" w:eastAsia="ja-JP"/>
                </w:rPr>
                <w:t>eee</w:t>
              </w:r>
            </w:ins>
          </w:p>
          <w:p w14:paraId="7F7DD83D" w14:textId="77777777" w:rsidR="00667D03" w:rsidRPr="00AC39F3" w:rsidRDefault="00667D03" w:rsidP="00667D03">
            <w:pPr>
              <w:rPr>
                <w:ins w:id="12357" w:author="Steve Hanson" w:date="2012-08-06T15:46:00Z"/>
                <w:rFonts w:eastAsia="MS Mincho"/>
                <w:lang w:val="de-DE" w:eastAsia="ja-JP"/>
              </w:rPr>
            </w:pPr>
            <w:ins w:id="12358" w:author="Steve Hanson" w:date="2012-08-06T15:46:00Z">
              <w:r w:rsidRPr="00AC39F3">
                <w:rPr>
                  <w:rFonts w:eastAsia="MS Mincho"/>
                  <w:lang w:val="de-DE" w:eastAsia="ja-JP"/>
                </w:rPr>
                <w:t>eeee</w:t>
              </w:r>
            </w:ins>
          </w:p>
          <w:p w14:paraId="74AB9D18" w14:textId="655A1264" w:rsidR="00667D03" w:rsidRPr="00AC39F3" w:rsidRDefault="00667D03" w:rsidP="00667D03">
            <w:pPr>
              <w:rPr>
                <w:ins w:id="12359" w:author="Steve Hanson" w:date="2012-08-06T15:34:00Z"/>
                <w:rFonts w:eastAsia="MS Mincho"/>
                <w:lang w:val="de-DE" w:eastAsia="ja-JP"/>
              </w:rPr>
            </w:pPr>
            <w:ins w:id="12360" w:author="Steve Hanson" w:date="2012-08-06T15:46:00Z">
              <w:r w:rsidRPr="00AC39F3">
                <w:rPr>
                  <w:rFonts w:eastAsia="MS Mincho"/>
                  <w:lang w:val="de-DE" w:eastAsia="ja-JP"/>
                </w:rPr>
                <w:t>eeeee</w:t>
              </w:r>
            </w:ins>
          </w:p>
        </w:tc>
        <w:tc>
          <w:tcPr>
            <w:tcW w:w="3285" w:type="dxa"/>
            <w:gridSpan w:val="3"/>
            <w:noWrap/>
            <w:hideMark/>
          </w:tcPr>
          <w:p w14:paraId="1C2B744C" w14:textId="77777777" w:rsidR="00667D03" w:rsidRDefault="00667D03" w:rsidP="00667D03">
            <w:pPr>
              <w:rPr>
                <w:ins w:id="12361" w:author="Steve Hanson" w:date="2012-08-06T15:47:00Z"/>
                <w:rFonts w:eastAsia="MS Mincho"/>
                <w:lang w:eastAsia="ja-JP"/>
              </w:rPr>
            </w:pPr>
            <w:ins w:id="12362" w:author="mbeckerle" w:date="2012-04-22T20:13:00Z">
              <w:del w:id="12363" w:author="Steve Hanson" w:date="2012-08-06T15:47:00Z">
                <w:r w:rsidRPr="00716607" w:rsidDel="00667D03">
                  <w:rPr>
                    <w:rFonts w:eastAsia="MS Mincho"/>
                    <w:lang w:eastAsia="ja-JP"/>
                  </w:rPr>
                  <w:delText xml:space="preserve">Tues &amp; </w:delText>
                </w:r>
              </w:del>
              <w:r w:rsidRPr="00716607">
                <w:rPr>
                  <w:rFonts w:eastAsia="MS Mincho"/>
                  <w:lang w:eastAsia="ja-JP"/>
                </w:rPr>
                <w:t>2</w:t>
              </w:r>
            </w:ins>
          </w:p>
          <w:p w14:paraId="4A194713" w14:textId="77777777" w:rsidR="00667D03" w:rsidRDefault="00667D03" w:rsidP="00667D03">
            <w:pPr>
              <w:rPr>
                <w:ins w:id="12364" w:author="Steve Hanson" w:date="2012-08-06T15:47:00Z"/>
                <w:rFonts w:eastAsia="MS Mincho"/>
                <w:lang w:eastAsia="ja-JP"/>
              </w:rPr>
            </w:pPr>
            <w:ins w:id="12365" w:author="Steve Hanson" w:date="2012-08-06T15:47:00Z">
              <w:r>
                <w:rPr>
                  <w:rFonts w:eastAsia="MS Mincho"/>
                  <w:lang w:eastAsia="ja-JP"/>
                </w:rPr>
                <w:t>Tues</w:t>
              </w:r>
            </w:ins>
          </w:p>
          <w:p w14:paraId="13AF5DA8" w14:textId="77777777" w:rsidR="00667D03" w:rsidRDefault="00667D03" w:rsidP="00667D03">
            <w:pPr>
              <w:rPr>
                <w:ins w:id="12366" w:author="Steve Hanson" w:date="2012-08-06T15:47:00Z"/>
                <w:rFonts w:eastAsia="MS Mincho"/>
                <w:lang w:eastAsia="ja-JP"/>
              </w:rPr>
            </w:pPr>
            <w:ins w:id="12367" w:author="Steve Hanson" w:date="2012-08-06T15:47:00Z">
              <w:r>
                <w:rPr>
                  <w:rFonts w:eastAsia="MS Mincho"/>
                  <w:lang w:eastAsia="ja-JP"/>
                </w:rPr>
                <w:t>Tuesday</w:t>
              </w:r>
            </w:ins>
          </w:p>
          <w:p w14:paraId="35DFA30B" w14:textId="67FA00B2" w:rsidR="00667D03" w:rsidRPr="00716607" w:rsidRDefault="00667D03" w:rsidP="00667D03">
            <w:pPr>
              <w:rPr>
                <w:ins w:id="12368" w:author="mbeckerle" w:date="2012-04-22T20:13:00Z"/>
                <w:rFonts w:eastAsia="MS Mincho"/>
                <w:lang w:eastAsia="ja-JP"/>
              </w:rPr>
            </w:pPr>
            <w:ins w:id="12369" w:author="Steve Hanson" w:date="2012-08-06T15:47:00Z">
              <w:r>
                <w:rPr>
                  <w:rFonts w:eastAsia="MS Mincho"/>
                  <w:lang w:eastAsia="ja-JP"/>
                </w:rPr>
                <w:t>T</w:t>
              </w:r>
            </w:ins>
          </w:p>
        </w:tc>
      </w:tr>
      <w:tr w:rsidR="00667D03" w:rsidRPr="00716607" w14:paraId="26FE1E38" w14:textId="77777777" w:rsidTr="00EB4839">
        <w:trPr>
          <w:trHeight w:val="302"/>
          <w:jc w:val="center"/>
          <w:ins w:id="12370" w:author="mbeckerle" w:date="2012-04-22T20:13:00Z"/>
        </w:trPr>
        <w:tc>
          <w:tcPr>
            <w:tcW w:w="939" w:type="dxa"/>
            <w:noWrap/>
            <w:hideMark/>
          </w:tcPr>
          <w:p w14:paraId="1B36218C" w14:textId="49A8B379" w:rsidR="00667D03" w:rsidRPr="00716607" w:rsidRDefault="00667D03" w:rsidP="00716607">
            <w:pPr>
              <w:rPr>
                <w:ins w:id="12371" w:author="mbeckerle" w:date="2012-04-22T20:13:00Z"/>
                <w:rFonts w:eastAsia="MS Mincho"/>
                <w:lang w:eastAsia="ja-JP"/>
              </w:rPr>
            </w:pPr>
            <w:ins w:id="12372" w:author="mbeckerle" w:date="2012-04-22T20:13:00Z">
              <w:r w:rsidRPr="00716607">
                <w:rPr>
                  <w:rFonts w:eastAsia="MS Mincho"/>
                  <w:lang w:eastAsia="ja-JP"/>
                </w:rPr>
                <w:t xml:space="preserve">D        </w:t>
              </w:r>
            </w:ins>
          </w:p>
        </w:tc>
        <w:tc>
          <w:tcPr>
            <w:tcW w:w="3278" w:type="dxa"/>
            <w:noWrap/>
            <w:hideMark/>
          </w:tcPr>
          <w:p w14:paraId="06B1AF03" w14:textId="77777777" w:rsidR="00667D03" w:rsidRPr="00716607" w:rsidRDefault="00667D03" w:rsidP="00716607">
            <w:pPr>
              <w:rPr>
                <w:ins w:id="12373" w:author="mbeckerle" w:date="2012-04-22T20:13:00Z"/>
                <w:rFonts w:eastAsia="MS Mincho"/>
                <w:lang w:eastAsia="ja-JP"/>
              </w:rPr>
            </w:pPr>
            <w:ins w:id="12374" w:author="mbeckerle" w:date="2012-04-22T20:13:00Z">
              <w:r w:rsidRPr="00716607">
                <w:rPr>
                  <w:rFonts w:eastAsia="MS Mincho"/>
                  <w:lang w:eastAsia="ja-JP"/>
                </w:rPr>
                <w:t xml:space="preserve">day in year             </w:t>
              </w:r>
            </w:ins>
          </w:p>
        </w:tc>
        <w:tc>
          <w:tcPr>
            <w:tcW w:w="1517" w:type="dxa"/>
            <w:noWrap/>
            <w:hideMark/>
          </w:tcPr>
          <w:p w14:paraId="6993AD93" w14:textId="45C36BE3" w:rsidR="00667D03" w:rsidRPr="00716607" w:rsidRDefault="00667D03" w:rsidP="0033738B">
            <w:pPr>
              <w:rPr>
                <w:ins w:id="12375" w:author="mbeckerle" w:date="2012-04-22T20:13:00Z"/>
                <w:rFonts w:eastAsia="MS Mincho"/>
                <w:lang w:eastAsia="ja-JP"/>
              </w:rPr>
            </w:pPr>
            <w:ins w:id="12376" w:author="mbeckerle" w:date="2012-04-22T20:13:00Z">
              <w:del w:id="12377" w:author="Steve Hanson" w:date="2012-08-06T15:21:00Z">
                <w:r w:rsidRPr="00716607" w:rsidDel="0033738B">
                  <w:rPr>
                    <w:rFonts w:eastAsia="MS Mincho"/>
                    <w:lang w:eastAsia="ja-JP"/>
                  </w:rPr>
                  <w:delText>(</w:delText>
                </w:r>
              </w:del>
              <w:r w:rsidRPr="00716607">
                <w:rPr>
                  <w:rFonts w:eastAsia="MS Mincho"/>
                  <w:lang w:eastAsia="ja-JP"/>
                </w:rPr>
                <w:t>Number</w:t>
              </w:r>
              <w:del w:id="12378" w:author="Steve Hanson" w:date="2012-08-06T15:21:00Z">
                <w:r w:rsidRPr="00716607" w:rsidDel="0033738B">
                  <w:rPr>
                    <w:rFonts w:eastAsia="MS Mincho"/>
                    <w:lang w:eastAsia="ja-JP"/>
                  </w:rPr>
                  <w:delText>)</w:delText>
                </w:r>
              </w:del>
              <w:r w:rsidRPr="00716607">
                <w:rPr>
                  <w:rFonts w:eastAsia="MS Mincho"/>
                  <w:lang w:eastAsia="ja-JP"/>
                </w:rPr>
                <w:t xml:space="preserve">            </w:t>
              </w:r>
            </w:ins>
          </w:p>
        </w:tc>
        <w:tc>
          <w:tcPr>
            <w:tcW w:w="1659" w:type="dxa"/>
          </w:tcPr>
          <w:p w14:paraId="5729AF95" w14:textId="6728DB4F" w:rsidR="00667D03" w:rsidRPr="00716607" w:rsidRDefault="00873F2C" w:rsidP="00716607">
            <w:pPr>
              <w:rPr>
                <w:ins w:id="12379" w:author="Steve Hanson" w:date="2012-08-06T15:34:00Z"/>
                <w:rFonts w:eastAsia="MS Mincho"/>
                <w:lang w:eastAsia="ja-JP"/>
              </w:rPr>
            </w:pPr>
            <w:ins w:id="12380" w:author="Steve Hanson" w:date="2012-08-06T15:49:00Z">
              <w:r>
                <w:rPr>
                  <w:rFonts w:eastAsia="MS Mincho"/>
                  <w:lang w:eastAsia="ja-JP"/>
                </w:rPr>
                <w:t>D</w:t>
              </w:r>
            </w:ins>
          </w:p>
        </w:tc>
        <w:tc>
          <w:tcPr>
            <w:tcW w:w="3285" w:type="dxa"/>
            <w:gridSpan w:val="3"/>
            <w:noWrap/>
            <w:hideMark/>
          </w:tcPr>
          <w:p w14:paraId="6176D60A" w14:textId="76B6A01F" w:rsidR="00667D03" w:rsidRPr="00716607" w:rsidRDefault="00667D03" w:rsidP="00716607">
            <w:pPr>
              <w:rPr>
                <w:ins w:id="12381" w:author="mbeckerle" w:date="2012-04-22T20:13:00Z"/>
                <w:rFonts w:eastAsia="MS Mincho"/>
                <w:lang w:eastAsia="ja-JP"/>
              </w:rPr>
            </w:pPr>
            <w:ins w:id="12382" w:author="mbeckerle" w:date="2012-04-22T20:13:00Z">
              <w:r w:rsidRPr="00716607">
                <w:rPr>
                  <w:rFonts w:eastAsia="MS Mincho"/>
                  <w:lang w:eastAsia="ja-JP"/>
                </w:rPr>
                <w:t>189</w:t>
              </w:r>
            </w:ins>
          </w:p>
        </w:tc>
      </w:tr>
      <w:tr w:rsidR="00667D03" w:rsidRPr="00716607" w14:paraId="1F4C7B7F" w14:textId="77777777" w:rsidTr="00EB4839">
        <w:trPr>
          <w:trHeight w:val="302"/>
          <w:jc w:val="center"/>
          <w:ins w:id="12383" w:author="mbeckerle" w:date="2012-04-22T20:13:00Z"/>
        </w:trPr>
        <w:tc>
          <w:tcPr>
            <w:tcW w:w="939" w:type="dxa"/>
            <w:noWrap/>
            <w:hideMark/>
          </w:tcPr>
          <w:p w14:paraId="7DDA02FC" w14:textId="77777777" w:rsidR="00667D03" w:rsidRPr="00716607" w:rsidRDefault="00667D03" w:rsidP="00716607">
            <w:pPr>
              <w:rPr>
                <w:ins w:id="12384" w:author="mbeckerle" w:date="2012-04-22T20:13:00Z"/>
                <w:rFonts w:eastAsia="MS Mincho"/>
                <w:lang w:eastAsia="ja-JP"/>
              </w:rPr>
            </w:pPr>
            <w:ins w:id="12385" w:author="mbeckerle" w:date="2012-04-22T20:13:00Z">
              <w:r w:rsidRPr="00716607">
                <w:rPr>
                  <w:rFonts w:eastAsia="MS Mincho"/>
                  <w:lang w:eastAsia="ja-JP"/>
                </w:rPr>
                <w:t xml:space="preserve">F        </w:t>
              </w:r>
            </w:ins>
          </w:p>
        </w:tc>
        <w:tc>
          <w:tcPr>
            <w:tcW w:w="3278" w:type="dxa"/>
            <w:noWrap/>
            <w:hideMark/>
          </w:tcPr>
          <w:p w14:paraId="2FB18A0A" w14:textId="77777777" w:rsidR="00667D03" w:rsidRPr="00716607" w:rsidRDefault="00667D03" w:rsidP="00716607">
            <w:pPr>
              <w:rPr>
                <w:ins w:id="12386" w:author="mbeckerle" w:date="2012-04-22T20:13:00Z"/>
                <w:rFonts w:eastAsia="MS Mincho"/>
                <w:lang w:eastAsia="ja-JP"/>
              </w:rPr>
            </w:pPr>
            <w:ins w:id="12387" w:author="mbeckerle" w:date="2012-04-22T20:13:00Z">
              <w:r w:rsidRPr="00716607">
                <w:rPr>
                  <w:rFonts w:eastAsia="MS Mincho"/>
                  <w:lang w:eastAsia="ja-JP"/>
                </w:rPr>
                <w:t xml:space="preserve">day of week in month   </w:t>
              </w:r>
            </w:ins>
          </w:p>
        </w:tc>
        <w:tc>
          <w:tcPr>
            <w:tcW w:w="1517" w:type="dxa"/>
            <w:noWrap/>
            <w:hideMark/>
          </w:tcPr>
          <w:p w14:paraId="49096B49" w14:textId="130BC64E" w:rsidR="00667D03" w:rsidRPr="00716607" w:rsidRDefault="00667D03" w:rsidP="0033738B">
            <w:pPr>
              <w:rPr>
                <w:ins w:id="12388" w:author="mbeckerle" w:date="2012-04-22T20:13:00Z"/>
                <w:rFonts w:eastAsia="MS Mincho"/>
                <w:lang w:eastAsia="ja-JP"/>
              </w:rPr>
            </w:pPr>
            <w:ins w:id="12389" w:author="mbeckerle" w:date="2012-04-22T20:13:00Z">
              <w:del w:id="12390" w:author="Steve Hanson" w:date="2012-08-06T15:21:00Z">
                <w:r w:rsidRPr="00716607" w:rsidDel="0033738B">
                  <w:rPr>
                    <w:rFonts w:eastAsia="MS Mincho"/>
                    <w:lang w:eastAsia="ja-JP"/>
                  </w:rPr>
                  <w:delText>(</w:delText>
                </w:r>
              </w:del>
              <w:r w:rsidRPr="00716607">
                <w:rPr>
                  <w:rFonts w:eastAsia="MS Mincho"/>
                  <w:lang w:eastAsia="ja-JP"/>
                </w:rPr>
                <w:t>Number</w:t>
              </w:r>
              <w:del w:id="12391" w:author="Steve Hanson" w:date="2012-08-06T15:21:00Z">
                <w:r w:rsidRPr="00716607" w:rsidDel="0033738B">
                  <w:rPr>
                    <w:rFonts w:eastAsia="MS Mincho"/>
                    <w:lang w:eastAsia="ja-JP"/>
                  </w:rPr>
                  <w:delText>)</w:delText>
                </w:r>
              </w:del>
              <w:r w:rsidRPr="00716607">
                <w:rPr>
                  <w:rFonts w:eastAsia="MS Mincho"/>
                  <w:lang w:eastAsia="ja-JP"/>
                </w:rPr>
                <w:t xml:space="preserve">            </w:t>
              </w:r>
            </w:ins>
          </w:p>
        </w:tc>
        <w:tc>
          <w:tcPr>
            <w:tcW w:w="1659" w:type="dxa"/>
          </w:tcPr>
          <w:p w14:paraId="7AE48A1A" w14:textId="7CF9A166" w:rsidR="00667D03" w:rsidRPr="00716607" w:rsidRDefault="00667D03" w:rsidP="00716607">
            <w:pPr>
              <w:rPr>
                <w:ins w:id="12392" w:author="Steve Hanson" w:date="2012-08-06T15:34:00Z"/>
                <w:rFonts w:eastAsia="MS Mincho"/>
                <w:lang w:eastAsia="ja-JP"/>
              </w:rPr>
            </w:pPr>
            <w:ins w:id="12393" w:author="Steve Hanson" w:date="2012-08-06T15:47:00Z">
              <w:r>
                <w:rPr>
                  <w:rFonts w:eastAsia="MS Mincho"/>
                  <w:lang w:eastAsia="ja-JP"/>
                </w:rPr>
                <w:t>F</w:t>
              </w:r>
            </w:ins>
          </w:p>
        </w:tc>
        <w:tc>
          <w:tcPr>
            <w:tcW w:w="3285" w:type="dxa"/>
            <w:gridSpan w:val="3"/>
            <w:noWrap/>
            <w:hideMark/>
          </w:tcPr>
          <w:p w14:paraId="0965BE91" w14:textId="7541DDBD" w:rsidR="00667D03" w:rsidRPr="00716607" w:rsidRDefault="00667D03" w:rsidP="00716607">
            <w:pPr>
              <w:rPr>
                <w:ins w:id="12394" w:author="mbeckerle" w:date="2012-04-22T20:13:00Z"/>
                <w:rFonts w:eastAsia="MS Mincho"/>
                <w:lang w:eastAsia="ja-JP"/>
              </w:rPr>
            </w:pPr>
            <w:ins w:id="12395" w:author="mbeckerle" w:date="2012-04-22T20:13:00Z">
              <w:r w:rsidRPr="00716607">
                <w:rPr>
                  <w:rFonts w:eastAsia="MS Mincho"/>
                  <w:lang w:eastAsia="ja-JP"/>
                </w:rPr>
                <w:t>2 (2nd Wed in July)</w:t>
              </w:r>
            </w:ins>
          </w:p>
        </w:tc>
      </w:tr>
      <w:tr w:rsidR="00667D03" w:rsidRPr="00716607" w14:paraId="0D1D7DB0" w14:textId="77777777" w:rsidTr="00EB4839">
        <w:trPr>
          <w:trHeight w:val="302"/>
          <w:jc w:val="center"/>
          <w:ins w:id="12396" w:author="mbeckerle" w:date="2012-04-22T20:13:00Z"/>
        </w:trPr>
        <w:tc>
          <w:tcPr>
            <w:tcW w:w="939" w:type="dxa"/>
            <w:noWrap/>
            <w:hideMark/>
          </w:tcPr>
          <w:p w14:paraId="542A812A" w14:textId="77777777" w:rsidR="00667D03" w:rsidRPr="00716607" w:rsidRDefault="00667D03" w:rsidP="00716607">
            <w:pPr>
              <w:rPr>
                <w:ins w:id="12397" w:author="mbeckerle" w:date="2012-04-22T20:13:00Z"/>
                <w:rFonts w:eastAsia="MS Mincho"/>
                <w:lang w:eastAsia="ja-JP"/>
              </w:rPr>
            </w:pPr>
            <w:ins w:id="12398" w:author="mbeckerle" w:date="2012-04-22T20:13:00Z">
              <w:r w:rsidRPr="00716607">
                <w:rPr>
                  <w:rFonts w:eastAsia="MS Mincho"/>
                  <w:lang w:eastAsia="ja-JP"/>
                </w:rPr>
                <w:t xml:space="preserve">w        </w:t>
              </w:r>
            </w:ins>
          </w:p>
        </w:tc>
        <w:tc>
          <w:tcPr>
            <w:tcW w:w="3278" w:type="dxa"/>
            <w:noWrap/>
            <w:hideMark/>
          </w:tcPr>
          <w:p w14:paraId="7DAA13C7" w14:textId="77777777" w:rsidR="00667D03" w:rsidRPr="00716607" w:rsidRDefault="00667D03" w:rsidP="00716607">
            <w:pPr>
              <w:rPr>
                <w:ins w:id="12399" w:author="mbeckerle" w:date="2012-04-22T20:13:00Z"/>
                <w:rFonts w:eastAsia="MS Mincho"/>
                <w:lang w:eastAsia="ja-JP"/>
              </w:rPr>
            </w:pPr>
            <w:ins w:id="12400" w:author="mbeckerle" w:date="2012-04-22T20:13:00Z">
              <w:r w:rsidRPr="00716607">
                <w:rPr>
                  <w:rFonts w:eastAsia="MS Mincho"/>
                  <w:lang w:eastAsia="ja-JP"/>
                </w:rPr>
                <w:t xml:space="preserve">week in year            </w:t>
              </w:r>
            </w:ins>
          </w:p>
        </w:tc>
        <w:tc>
          <w:tcPr>
            <w:tcW w:w="1517" w:type="dxa"/>
            <w:noWrap/>
            <w:hideMark/>
          </w:tcPr>
          <w:p w14:paraId="00C5AC3D" w14:textId="44AF458B" w:rsidR="00667D03" w:rsidRPr="00716607" w:rsidRDefault="00667D03" w:rsidP="0033738B">
            <w:pPr>
              <w:rPr>
                <w:ins w:id="12401" w:author="mbeckerle" w:date="2012-04-22T20:13:00Z"/>
                <w:rFonts w:eastAsia="MS Mincho"/>
                <w:lang w:eastAsia="ja-JP"/>
              </w:rPr>
            </w:pPr>
            <w:ins w:id="12402" w:author="mbeckerle" w:date="2012-04-22T20:13:00Z">
              <w:del w:id="12403" w:author="Steve Hanson" w:date="2012-08-06T15:21:00Z">
                <w:r w:rsidRPr="00716607" w:rsidDel="0033738B">
                  <w:rPr>
                    <w:rFonts w:eastAsia="MS Mincho"/>
                    <w:lang w:eastAsia="ja-JP"/>
                  </w:rPr>
                  <w:delText>(</w:delText>
                </w:r>
              </w:del>
              <w:r w:rsidRPr="00716607">
                <w:rPr>
                  <w:rFonts w:eastAsia="MS Mincho"/>
                  <w:lang w:eastAsia="ja-JP"/>
                </w:rPr>
                <w:t>Number</w:t>
              </w:r>
              <w:del w:id="12404" w:author="Steve Hanson" w:date="2012-08-06T15:21:00Z">
                <w:r w:rsidRPr="00716607" w:rsidDel="0033738B">
                  <w:rPr>
                    <w:rFonts w:eastAsia="MS Mincho"/>
                    <w:lang w:eastAsia="ja-JP"/>
                  </w:rPr>
                  <w:delText>)</w:delText>
                </w:r>
              </w:del>
              <w:r w:rsidRPr="00716607">
                <w:rPr>
                  <w:rFonts w:eastAsia="MS Mincho"/>
                  <w:lang w:eastAsia="ja-JP"/>
                </w:rPr>
                <w:t xml:space="preserve">            </w:t>
              </w:r>
            </w:ins>
          </w:p>
        </w:tc>
        <w:tc>
          <w:tcPr>
            <w:tcW w:w="1659" w:type="dxa"/>
          </w:tcPr>
          <w:p w14:paraId="1E1DCE20" w14:textId="0428EE2F" w:rsidR="00667D03" w:rsidRPr="00716607" w:rsidRDefault="00873F2C" w:rsidP="00873F2C">
            <w:pPr>
              <w:rPr>
                <w:ins w:id="12405" w:author="Steve Hanson" w:date="2012-08-06T15:34:00Z"/>
                <w:rFonts w:eastAsia="MS Mincho"/>
                <w:lang w:eastAsia="ja-JP"/>
              </w:rPr>
            </w:pPr>
            <w:ins w:id="12406" w:author="Steve Hanson" w:date="2012-08-06T15:50:00Z">
              <w:r>
                <w:rPr>
                  <w:rFonts w:eastAsia="MS Mincho"/>
                  <w:lang w:eastAsia="ja-JP"/>
                </w:rPr>
                <w:t>w, ww</w:t>
              </w:r>
            </w:ins>
          </w:p>
        </w:tc>
        <w:tc>
          <w:tcPr>
            <w:tcW w:w="3285" w:type="dxa"/>
            <w:gridSpan w:val="3"/>
            <w:noWrap/>
            <w:hideMark/>
          </w:tcPr>
          <w:p w14:paraId="3A6D45DA" w14:textId="2C92FDC2" w:rsidR="00667D03" w:rsidRPr="00716607" w:rsidRDefault="00667D03" w:rsidP="00716607">
            <w:pPr>
              <w:rPr>
                <w:ins w:id="12407" w:author="mbeckerle" w:date="2012-04-22T20:13:00Z"/>
                <w:rFonts w:eastAsia="MS Mincho"/>
                <w:lang w:eastAsia="ja-JP"/>
              </w:rPr>
            </w:pPr>
            <w:ins w:id="12408" w:author="mbeckerle" w:date="2012-04-22T20:13:00Z">
              <w:r w:rsidRPr="00716607">
                <w:rPr>
                  <w:rFonts w:eastAsia="MS Mincho"/>
                  <w:lang w:eastAsia="ja-JP"/>
                </w:rPr>
                <w:t>27</w:t>
              </w:r>
            </w:ins>
          </w:p>
        </w:tc>
      </w:tr>
      <w:tr w:rsidR="00667D03" w:rsidRPr="00716607" w14:paraId="0B5A3E35" w14:textId="77777777" w:rsidTr="00EB4839">
        <w:trPr>
          <w:trHeight w:val="302"/>
          <w:jc w:val="center"/>
          <w:ins w:id="12409" w:author="mbeckerle" w:date="2012-04-22T20:13:00Z"/>
        </w:trPr>
        <w:tc>
          <w:tcPr>
            <w:tcW w:w="939" w:type="dxa"/>
            <w:noWrap/>
            <w:hideMark/>
          </w:tcPr>
          <w:p w14:paraId="3F6B7E70" w14:textId="77777777" w:rsidR="00667D03" w:rsidRPr="00716607" w:rsidRDefault="00667D03" w:rsidP="00716607">
            <w:pPr>
              <w:rPr>
                <w:ins w:id="12410" w:author="mbeckerle" w:date="2012-04-22T20:13:00Z"/>
                <w:rFonts w:eastAsia="MS Mincho"/>
                <w:lang w:eastAsia="ja-JP"/>
              </w:rPr>
            </w:pPr>
            <w:ins w:id="12411" w:author="mbeckerle" w:date="2012-04-22T20:13:00Z">
              <w:r w:rsidRPr="00716607">
                <w:rPr>
                  <w:rFonts w:eastAsia="MS Mincho"/>
                  <w:lang w:eastAsia="ja-JP"/>
                </w:rPr>
                <w:t xml:space="preserve">W        </w:t>
              </w:r>
            </w:ins>
          </w:p>
        </w:tc>
        <w:tc>
          <w:tcPr>
            <w:tcW w:w="3278" w:type="dxa"/>
            <w:noWrap/>
            <w:hideMark/>
          </w:tcPr>
          <w:p w14:paraId="19DE5CB1" w14:textId="77777777" w:rsidR="00667D03" w:rsidRPr="00716607" w:rsidRDefault="00667D03" w:rsidP="00716607">
            <w:pPr>
              <w:rPr>
                <w:ins w:id="12412" w:author="mbeckerle" w:date="2012-04-22T20:13:00Z"/>
                <w:rFonts w:eastAsia="MS Mincho"/>
                <w:lang w:eastAsia="ja-JP"/>
              </w:rPr>
            </w:pPr>
            <w:ins w:id="12413" w:author="mbeckerle" w:date="2012-04-22T20:13:00Z">
              <w:r w:rsidRPr="00716607">
                <w:rPr>
                  <w:rFonts w:eastAsia="MS Mincho"/>
                  <w:lang w:eastAsia="ja-JP"/>
                </w:rPr>
                <w:t xml:space="preserve">week in month           </w:t>
              </w:r>
            </w:ins>
          </w:p>
        </w:tc>
        <w:tc>
          <w:tcPr>
            <w:tcW w:w="1517" w:type="dxa"/>
            <w:noWrap/>
            <w:hideMark/>
          </w:tcPr>
          <w:p w14:paraId="0296A927" w14:textId="53B793D5" w:rsidR="00667D03" w:rsidRPr="00716607" w:rsidRDefault="00667D03" w:rsidP="0033738B">
            <w:pPr>
              <w:rPr>
                <w:ins w:id="12414" w:author="mbeckerle" w:date="2012-04-22T20:13:00Z"/>
                <w:rFonts w:eastAsia="MS Mincho"/>
                <w:lang w:eastAsia="ja-JP"/>
              </w:rPr>
            </w:pPr>
            <w:ins w:id="12415" w:author="mbeckerle" w:date="2012-04-22T20:13:00Z">
              <w:del w:id="12416" w:author="Steve Hanson" w:date="2012-08-06T15:21:00Z">
                <w:r w:rsidRPr="00716607" w:rsidDel="0033738B">
                  <w:rPr>
                    <w:rFonts w:eastAsia="MS Mincho"/>
                    <w:lang w:eastAsia="ja-JP"/>
                  </w:rPr>
                  <w:delText>(</w:delText>
                </w:r>
              </w:del>
              <w:r w:rsidRPr="00716607">
                <w:rPr>
                  <w:rFonts w:eastAsia="MS Mincho"/>
                  <w:lang w:eastAsia="ja-JP"/>
                </w:rPr>
                <w:t>Number</w:t>
              </w:r>
              <w:del w:id="12417" w:author="Steve Hanson" w:date="2012-08-06T15:21:00Z">
                <w:r w:rsidRPr="00716607" w:rsidDel="0033738B">
                  <w:rPr>
                    <w:rFonts w:eastAsia="MS Mincho"/>
                    <w:lang w:eastAsia="ja-JP"/>
                  </w:rPr>
                  <w:delText>)</w:delText>
                </w:r>
              </w:del>
              <w:r w:rsidRPr="00716607">
                <w:rPr>
                  <w:rFonts w:eastAsia="MS Mincho"/>
                  <w:lang w:eastAsia="ja-JP"/>
                </w:rPr>
                <w:t xml:space="preserve">            </w:t>
              </w:r>
            </w:ins>
          </w:p>
        </w:tc>
        <w:tc>
          <w:tcPr>
            <w:tcW w:w="1659" w:type="dxa"/>
          </w:tcPr>
          <w:p w14:paraId="63C520F7" w14:textId="3146244B" w:rsidR="00667D03" w:rsidRPr="00716607" w:rsidRDefault="00873F2C" w:rsidP="00716607">
            <w:pPr>
              <w:rPr>
                <w:ins w:id="12418" w:author="Steve Hanson" w:date="2012-08-06T15:34:00Z"/>
                <w:rFonts w:eastAsia="MS Mincho"/>
                <w:lang w:eastAsia="ja-JP"/>
              </w:rPr>
            </w:pPr>
            <w:ins w:id="12419" w:author="Steve Hanson" w:date="2012-08-06T15:50:00Z">
              <w:r>
                <w:rPr>
                  <w:rFonts w:eastAsia="MS Mincho"/>
                  <w:lang w:eastAsia="ja-JP"/>
                </w:rPr>
                <w:t>W</w:t>
              </w:r>
            </w:ins>
          </w:p>
        </w:tc>
        <w:tc>
          <w:tcPr>
            <w:tcW w:w="3285" w:type="dxa"/>
            <w:gridSpan w:val="3"/>
            <w:noWrap/>
            <w:hideMark/>
          </w:tcPr>
          <w:p w14:paraId="68E3EF25" w14:textId="78796283" w:rsidR="00667D03" w:rsidRPr="00716607" w:rsidRDefault="00667D03" w:rsidP="00716607">
            <w:pPr>
              <w:rPr>
                <w:ins w:id="12420" w:author="mbeckerle" w:date="2012-04-22T20:13:00Z"/>
                <w:rFonts w:eastAsia="MS Mincho"/>
                <w:lang w:eastAsia="ja-JP"/>
              </w:rPr>
            </w:pPr>
            <w:ins w:id="12421" w:author="mbeckerle" w:date="2012-04-22T20:13:00Z">
              <w:r w:rsidRPr="00716607">
                <w:rPr>
                  <w:rFonts w:eastAsia="MS Mincho"/>
                  <w:lang w:eastAsia="ja-JP"/>
                </w:rPr>
                <w:t>2</w:t>
              </w:r>
            </w:ins>
          </w:p>
        </w:tc>
      </w:tr>
      <w:tr w:rsidR="00667D03" w:rsidRPr="00716607" w14:paraId="7497DB8C" w14:textId="77777777" w:rsidTr="00EB4839">
        <w:trPr>
          <w:trHeight w:val="302"/>
          <w:jc w:val="center"/>
          <w:ins w:id="12422" w:author="mbeckerle" w:date="2012-04-22T20:13:00Z"/>
        </w:trPr>
        <w:tc>
          <w:tcPr>
            <w:tcW w:w="939" w:type="dxa"/>
            <w:noWrap/>
            <w:hideMark/>
          </w:tcPr>
          <w:p w14:paraId="2011209E" w14:textId="77777777" w:rsidR="00667D03" w:rsidRPr="00716607" w:rsidRDefault="00667D03" w:rsidP="00716607">
            <w:pPr>
              <w:rPr>
                <w:ins w:id="12423" w:author="mbeckerle" w:date="2012-04-22T20:13:00Z"/>
                <w:rFonts w:eastAsia="MS Mincho"/>
                <w:lang w:eastAsia="ja-JP"/>
              </w:rPr>
            </w:pPr>
            <w:ins w:id="12424" w:author="mbeckerle" w:date="2012-04-22T20:13:00Z">
              <w:r w:rsidRPr="00716607">
                <w:rPr>
                  <w:rFonts w:eastAsia="MS Mincho"/>
                  <w:lang w:eastAsia="ja-JP"/>
                </w:rPr>
                <w:t xml:space="preserve">a        </w:t>
              </w:r>
            </w:ins>
          </w:p>
        </w:tc>
        <w:tc>
          <w:tcPr>
            <w:tcW w:w="3278" w:type="dxa"/>
            <w:noWrap/>
            <w:hideMark/>
          </w:tcPr>
          <w:p w14:paraId="4C1D0B10" w14:textId="77777777" w:rsidR="00667D03" w:rsidRPr="00716607" w:rsidRDefault="00667D03" w:rsidP="00716607">
            <w:pPr>
              <w:rPr>
                <w:ins w:id="12425" w:author="mbeckerle" w:date="2012-04-22T20:13:00Z"/>
                <w:rFonts w:eastAsia="MS Mincho"/>
                <w:lang w:eastAsia="ja-JP"/>
              </w:rPr>
            </w:pPr>
            <w:ins w:id="12426" w:author="mbeckerle" w:date="2012-04-22T20:13:00Z">
              <w:r w:rsidRPr="00716607">
                <w:rPr>
                  <w:rFonts w:eastAsia="MS Mincho"/>
                  <w:lang w:eastAsia="ja-JP"/>
                </w:rPr>
                <w:t xml:space="preserve">am/pm marker           </w:t>
              </w:r>
            </w:ins>
          </w:p>
        </w:tc>
        <w:tc>
          <w:tcPr>
            <w:tcW w:w="1517" w:type="dxa"/>
            <w:noWrap/>
            <w:hideMark/>
          </w:tcPr>
          <w:p w14:paraId="113E5176" w14:textId="566DF75D" w:rsidR="00667D03" w:rsidRPr="00716607" w:rsidRDefault="00667D03" w:rsidP="0033738B">
            <w:pPr>
              <w:rPr>
                <w:ins w:id="12427" w:author="mbeckerle" w:date="2012-04-22T20:13:00Z"/>
                <w:rFonts w:eastAsia="MS Mincho"/>
                <w:lang w:eastAsia="ja-JP"/>
              </w:rPr>
            </w:pPr>
            <w:ins w:id="12428" w:author="mbeckerle" w:date="2012-04-22T20:13:00Z">
              <w:del w:id="12429" w:author="Steve Hanson" w:date="2012-08-06T15:21:00Z">
                <w:r w:rsidRPr="00716607" w:rsidDel="0033738B">
                  <w:rPr>
                    <w:rFonts w:eastAsia="MS Mincho"/>
                    <w:lang w:eastAsia="ja-JP"/>
                  </w:rPr>
                  <w:delText>(</w:delText>
                </w:r>
              </w:del>
              <w:r w:rsidRPr="00716607">
                <w:rPr>
                  <w:rFonts w:eastAsia="MS Mincho"/>
                  <w:lang w:eastAsia="ja-JP"/>
                </w:rPr>
                <w:t>Text</w:t>
              </w:r>
              <w:del w:id="12430" w:author="Steve Hanson" w:date="2012-08-06T15:21:00Z">
                <w:r w:rsidRPr="00716607" w:rsidDel="0033738B">
                  <w:rPr>
                    <w:rFonts w:eastAsia="MS Mincho"/>
                    <w:lang w:eastAsia="ja-JP"/>
                  </w:rPr>
                  <w:delText>)</w:delText>
                </w:r>
              </w:del>
              <w:r w:rsidRPr="00716607">
                <w:rPr>
                  <w:rFonts w:eastAsia="MS Mincho"/>
                  <w:lang w:eastAsia="ja-JP"/>
                </w:rPr>
                <w:t xml:space="preserve">    </w:t>
              </w:r>
              <w:del w:id="12431" w:author="Steve Hanson" w:date="2012-08-06T15:21:00Z">
                <w:r w:rsidRPr="00716607" w:rsidDel="0033738B">
                  <w:rPr>
                    <w:rFonts w:eastAsia="MS Mincho"/>
                    <w:lang w:eastAsia="ja-JP"/>
                  </w:rPr>
                  <w:delText xml:space="preserve"> </w:delText>
                </w:r>
              </w:del>
              <w:r w:rsidRPr="00716607">
                <w:rPr>
                  <w:rFonts w:eastAsia="MS Mincho"/>
                  <w:lang w:eastAsia="ja-JP"/>
                </w:rPr>
                <w:t xml:space="preserve">         </w:t>
              </w:r>
            </w:ins>
          </w:p>
        </w:tc>
        <w:tc>
          <w:tcPr>
            <w:tcW w:w="1659" w:type="dxa"/>
          </w:tcPr>
          <w:p w14:paraId="25D52947" w14:textId="46216E5B" w:rsidR="00667D03" w:rsidRPr="00716607" w:rsidRDefault="00873F2C" w:rsidP="00716607">
            <w:pPr>
              <w:rPr>
                <w:ins w:id="12432" w:author="Steve Hanson" w:date="2012-08-06T15:34:00Z"/>
                <w:rFonts w:eastAsia="MS Mincho"/>
                <w:lang w:eastAsia="ja-JP"/>
              </w:rPr>
            </w:pPr>
            <w:ins w:id="12433" w:author="Steve Hanson" w:date="2012-08-06T15:50:00Z">
              <w:r>
                <w:rPr>
                  <w:rFonts w:eastAsia="MS Mincho"/>
                  <w:lang w:eastAsia="ja-JP"/>
                </w:rPr>
                <w:t>A</w:t>
              </w:r>
            </w:ins>
          </w:p>
        </w:tc>
        <w:tc>
          <w:tcPr>
            <w:tcW w:w="3285" w:type="dxa"/>
            <w:gridSpan w:val="3"/>
            <w:noWrap/>
            <w:hideMark/>
          </w:tcPr>
          <w:p w14:paraId="1EC7DDE2" w14:textId="5B0AD87F" w:rsidR="00667D03" w:rsidRPr="00716607" w:rsidRDefault="00667D03" w:rsidP="00716607">
            <w:pPr>
              <w:rPr>
                <w:ins w:id="12434" w:author="mbeckerle" w:date="2012-04-22T20:13:00Z"/>
                <w:rFonts w:eastAsia="MS Mincho"/>
                <w:lang w:eastAsia="ja-JP"/>
              </w:rPr>
            </w:pPr>
            <w:ins w:id="12435" w:author="mbeckerle" w:date="2012-04-22T20:13:00Z">
              <w:del w:id="12436" w:author="Steve Hanson" w:date="2012-08-06T15:50:00Z">
                <w:r w:rsidRPr="00716607" w:rsidDel="00873F2C">
                  <w:rPr>
                    <w:rFonts w:eastAsia="MS Mincho"/>
                    <w:lang w:eastAsia="ja-JP"/>
                  </w:rPr>
                  <w:delText>PM</w:delText>
                </w:r>
              </w:del>
            </w:ins>
            <w:ins w:id="12437" w:author="Steve Hanson" w:date="2012-08-06T15:50:00Z">
              <w:r w:rsidR="00873F2C">
                <w:rPr>
                  <w:rFonts w:eastAsia="MS Mincho"/>
                  <w:lang w:eastAsia="ja-JP"/>
                </w:rPr>
                <w:t>pm</w:t>
              </w:r>
            </w:ins>
          </w:p>
        </w:tc>
      </w:tr>
      <w:tr w:rsidR="00667D03" w:rsidRPr="00716607" w14:paraId="2944F229" w14:textId="77777777" w:rsidTr="00EB4839">
        <w:trPr>
          <w:trHeight w:val="302"/>
          <w:jc w:val="center"/>
          <w:ins w:id="12438" w:author="mbeckerle" w:date="2012-04-22T20:13:00Z"/>
        </w:trPr>
        <w:tc>
          <w:tcPr>
            <w:tcW w:w="939" w:type="dxa"/>
            <w:noWrap/>
            <w:hideMark/>
          </w:tcPr>
          <w:p w14:paraId="00CE8FC3" w14:textId="77777777" w:rsidR="00667D03" w:rsidRPr="00716607" w:rsidRDefault="00667D03" w:rsidP="00716607">
            <w:pPr>
              <w:rPr>
                <w:ins w:id="12439" w:author="mbeckerle" w:date="2012-04-22T20:13:00Z"/>
                <w:rFonts w:eastAsia="MS Mincho"/>
                <w:lang w:eastAsia="ja-JP"/>
              </w:rPr>
            </w:pPr>
            <w:ins w:id="12440" w:author="mbeckerle" w:date="2012-04-22T20:13:00Z">
              <w:r w:rsidRPr="00716607">
                <w:rPr>
                  <w:rFonts w:eastAsia="MS Mincho"/>
                  <w:lang w:eastAsia="ja-JP"/>
                </w:rPr>
                <w:t xml:space="preserve">k        </w:t>
              </w:r>
            </w:ins>
          </w:p>
        </w:tc>
        <w:tc>
          <w:tcPr>
            <w:tcW w:w="3278" w:type="dxa"/>
            <w:noWrap/>
            <w:hideMark/>
          </w:tcPr>
          <w:p w14:paraId="0F6DCFBC" w14:textId="77777777" w:rsidR="00667D03" w:rsidRPr="00716607" w:rsidRDefault="00667D03" w:rsidP="00716607">
            <w:pPr>
              <w:rPr>
                <w:ins w:id="12441" w:author="mbeckerle" w:date="2012-04-22T20:13:00Z"/>
                <w:rFonts w:eastAsia="MS Mincho"/>
                <w:lang w:eastAsia="ja-JP"/>
              </w:rPr>
            </w:pPr>
            <w:ins w:id="12442" w:author="mbeckerle" w:date="2012-04-22T20:13:00Z">
              <w:r w:rsidRPr="00716607">
                <w:rPr>
                  <w:rFonts w:eastAsia="MS Mincho"/>
                  <w:lang w:eastAsia="ja-JP"/>
                </w:rPr>
                <w:t xml:space="preserve">hour in day (0~24 )      </w:t>
              </w:r>
            </w:ins>
          </w:p>
        </w:tc>
        <w:tc>
          <w:tcPr>
            <w:tcW w:w="1517" w:type="dxa"/>
            <w:noWrap/>
            <w:hideMark/>
          </w:tcPr>
          <w:p w14:paraId="02C71301" w14:textId="4D98646D" w:rsidR="00667D03" w:rsidRPr="00716607" w:rsidRDefault="00667D03" w:rsidP="0033738B">
            <w:pPr>
              <w:rPr>
                <w:ins w:id="12443" w:author="mbeckerle" w:date="2012-04-22T20:13:00Z"/>
                <w:rFonts w:eastAsia="MS Mincho"/>
                <w:lang w:eastAsia="ja-JP"/>
              </w:rPr>
            </w:pPr>
            <w:ins w:id="12444" w:author="mbeckerle" w:date="2012-04-22T20:13:00Z">
              <w:del w:id="12445" w:author="Steve Hanson" w:date="2012-08-06T15:21:00Z">
                <w:r w:rsidRPr="00716607" w:rsidDel="0033738B">
                  <w:rPr>
                    <w:rFonts w:eastAsia="MS Mincho"/>
                    <w:lang w:eastAsia="ja-JP"/>
                  </w:rPr>
                  <w:delText>(</w:delText>
                </w:r>
              </w:del>
              <w:r w:rsidRPr="00716607">
                <w:rPr>
                  <w:rFonts w:eastAsia="MS Mincho"/>
                  <w:lang w:eastAsia="ja-JP"/>
                </w:rPr>
                <w:t>Number</w:t>
              </w:r>
              <w:del w:id="12446" w:author="Steve Hanson" w:date="2012-08-06T15:21:00Z">
                <w:r w:rsidRPr="00716607" w:rsidDel="0033738B">
                  <w:rPr>
                    <w:rFonts w:eastAsia="MS Mincho"/>
                    <w:lang w:eastAsia="ja-JP"/>
                  </w:rPr>
                  <w:delText>)</w:delText>
                </w:r>
              </w:del>
              <w:r w:rsidRPr="00716607">
                <w:rPr>
                  <w:rFonts w:eastAsia="MS Mincho"/>
                  <w:lang w:eastAsia="ja-JP"/>
                </w:rPr>
                <w:t xml:space="preserve">            </w:t>
              </w:r>
            </w:ins>
          </w:p>
        </w:tc>
        <w:tc>
          <w:tcPr>
            <w:tcW w:w="1659" w:type="dxa"/>
          </w:tcPr>
          <w:p w14:paraId="4A206BA9" w14:textId="201CF60F" w:rsidR="00667D03" w:rsidRDefault="00873F2C" w:rsidP="00716607">
            <w:pPr>
              <w:rPr>
                <w:ins w:id="12447" w:author="Steve Hanson" w:date="2012-08-06T15:51:00Z"/>
                <w:rFonts w:eastAsia="MS Mincho"/>
                <w:lang w:eastAsia="ja-JP"/>
              </w:rPr>
            </w:pPr>
            <w:ins w:id="12448" w:author="Steve Hanson" w:date="2012-08-06T15:51:00Z">
              <w:r>
                <w:rPr>
                  <w:rFonts w:eastAsia="MS Mincho"/>
                  <w:lang w:eastAsia="ja-JP"/>
                </w:rPr>
                <w:t>k</w:t>
              </w:r>
            </w:ins>
          </w:p>
          <w:p w14:paraId="14A7EE89" w14:textId="7177E4E1" w:rsidR="00873F2C" w:rsidRPr="00716607" w:rsidRDefault="00873F2C" w:rsidP="00716607">
            <w:pPr>
              <w:rPr>
                <w:ins w:id="12449" w:author="Steve Hanson" w:date="2012-08-06T15:34:00Z"/>
                <w:rFonts w:eastAsia="MS Mincho"/>
                <w:lang w:eastAsia="ja-JP"/>
              </w:rPr>
            </w:pPr>
            <w:ins w:id="12450" w:author="Steve Hanson" w:date="2012-08-06T15:51:00Z">
              <w:r>
                <w:rPr>
                  <w:rFonts w:eastAsia="MS Mincho"/>
                  <w:lang w:eastAsia="ja-JP"/>
                </w:rPr>
                <w:t>kk</w:t>
              </w:r>
            </w:ins>
          </w:p>
        </w:tc>
        <w:tc>
          <w:tcPr>
            <w:tcW w:w="3285" w:type="dxa"/>
            <w:gridSpan w:val="3"/>
            <w:noWrap/>
            <w:hideMark/>
          </w:tcPr>
          <w:p w14:paraId="4D6EDD08" w14:textId="77777777" w:rsidR="00667D03" w:rsidRDefault="00873F2C" w:rsidP="00716607">
            <w:pPr>
              <w:rPr>
                <w:ins w:id="12451" w:author="Steve Hanson" w:date="2012-08-06T15:51:00Z"/>
                <w:rFonts w:eastAsia="MS Mincho"/>
                <w:lang w:eastAsia="ja-JP"/>
              </w:rPr>
            </w:pPr>
            <w:ins w:id="12452" w:author="Steve Hanson" w:date="2012-08-06T15:51:00Z">
              <w:r>
                <w:rPr>
                  <w:rFonts w:eastAsia="MS Mincho"/>
                  <w:lang w:eastAsia="ja-JP"/>
                </w:rPr>
                <w:t xml:space="preserve">2, </w:t>
              </w:r>
            </w:ins>
            <w:ins w:id="12453" w:author="mbeckerle" w:date="2012-04-22T20:13:00Z">
              <w:r w:rsidR="00667D03" w:rsidRPr="00716607">
                <w:rPr>
                  <w:rFonts w:eastAsia="MS Mincho"/>
                  <w:lang w:eastAsia="ja-JP"/>
                </w:rPr>
                <w:t>24</w:t>
              </w:r>
            </w:ins>
          </w:p>
          <w:p w14:paraId="2A30B2B7" w14:textId="31225B84" w:rsidR="00873F2C" w:rsidRPr="00716607" w:rsidRDefault="00873F2C" w:rsidP="00716607">
            <w:pPr>
              <w:rPr>
                <w:ins w:id="12454" w:author="mbeckerle" w:date="2012-04-22T20:13:00Z"/>
                <w:rFonts w:eastAsia="MS Mincho"/>
                <w:lang w:eastAsia="ja-JP"/>
              </w:rPr>
            </w:pPr>
            <w:ins w:id="12455" w:author="Steve Hanson" w:date="2012-08-06T15:51:00Z">
              <w:r>
                <w:rPr>
                  <w:rFonts w:eastAsia="MS Mincho"/>
                  <w:lang w:eastAsia="ja-JP"/>
                </w:rPr>
                <w:t>02, 24</w:t>
              </w:r>
            </w:ins>
          </w:p>
        </w:tc>
      </w:tr>
      <w:tr w:rsidR="00667D03" w:rsidRPr="00716607" w14:paraId="74358B5A" w14:textId="77777777" w:rsidTr="00EB4839">
        <w:trPr>
          <w:trHeight w:val="302"/>
          <w:jc w:val="center"/>
          <w:ins w:id="12456" w:author="mbeckerle" w:date="2012-04-22T20:13:00Z"/>
        </w:trPr>
        <w:tc>
          <w:tcPr>
            <w:tcW w:w="939" w:type="dxa"/>
            <w:noWrap/>
            <w:hideMark/>
          </w:tcPr>
          <w:p w14:paraId="550ACF4B" w14:textId="58CEFEF8" w:rsidR="00667D03" w:rsidRPr="00716607" w:rsidRDefault="00667D03" w:rsidP="00716607">
            <w:pPr>
              <w:rPr>
                <w:ins w:id="12457" w:author="mbeckerle" w:date="2012-04-22T20:13:00Z"/>
                <w:rFonts w:eastAsia="MS Mincho"/>
                <w:lang w:eastAsia="ja-JP"/>
              </w:rPr>
            </w:pPr>
            <w:ins w:id="12458" w:author="mbeckerle" w:date="2012-04-22T20:13:00Z">
              <w:r w:rsidRPr="00716607">
                <w:rPr>
                  <w:rFonts w:eastAsia="MS Mincho"/>
                  <w:lang w:eastAsia="ja-JP"/>
                </w:rPr>
                <w:t xml:space="preserve">K        </w:t>
              </w:r>
            </w:ins>
          </w:p>
        </w:tc>
        <w:tc>
          <w:tcPr>
            <w:tcW w:w="3278" w:type="dxa"/>
            <w:noWrap/>
            <w:hideMark/>
          </w:tcPr>
          <w:p w14:paraId="1ABF61E1" w14:textId="77777777" w:rsidR="00667D03" w:rsidRPr="00716607" w:rsidRDefault="00667D03" w:rsidP="00716607">
            <w:pPr>
              <w:rPr>
                <w:ins w:id="12459" w:author="mbeckerle" w:date="2012-04-22T20:13:00Z"/>
                <w:rFonts w:eastAsia="MS Mincho"/>
                <w:lang w:eastAsia="ja-JP"/>
              </w:rPr>
            </w:pPr>
            <w:ins w:id="12460" w:author="mbeckerle" w:date="2012-04-22T20:13:00Z">
              <w:r w:rsidRPr="00716607">
                <w:rPr>
                  <w:rFonts w:eastAsia="MS Mincho"/>
                  <w:lang w:eastAsia="ja-JP"/>
                </w:rPr>
                <w:t xml:space="preserve">hour in am/pm (0~11)   </w:t>
              </w:r>
            </w:ins>
          </w:p>
        </w:tc>
        <w:tc>
          <w:tcPr>
            <w:tcW w:w="1517" w:type="dxa"/>
            <w:noWrap/>
            <w:hideMark/>
          </w:tcPr>
          <w:p w14:paraId="3B1AA6A4" w14:textId="5ACEE0F1" w:rsidR="00667D03" w:rsidRPr="00716607" w:rsidRDefault="00667D03" w:rsidP="0033738B">
            <w:pPr>
              <w:rPr>
                <w:ins w:id="12461" w:author="mbeckerle" w:date="2012-04-22T20:13:00Z"/>
                <w:rFonts w:eastAsia="MS Mincho"/>
                <w:lang w:eastAsia="ja-JP"/>
              </w:rPr>
            </w:pPr>
            <w:ins w:id="12462" w:author="mbeckerle" w:date="2012-04-22T20:13:00Z">
              <w:del w:id="12463" w:author="Steve Hanson" w:date="2012-08-06T15:21:00Z">
                <w:r w:rsidRPr="00716607" w:rsidDel="0033738B">
                  <w:rPr>
                    <w:rFonts w:eastAsia="MS Mincho"/>
                    <w:lang w:eastAsia="ja-JP"/>
                  </w:rPr>
                  <w:delText>(</w:delText>
                </w:r>
              </w:del>
              <w:r w:rsidRPr="00716607">
                <w:rPr>
                  <w:rFonts w:eastAsia="MS Mincho"/>
                  <w:lang w:eastAsia="ja-JP"/>
                </w:rPr>
                <w:t>Number</w:t>
              </w:r>
              <w:del w:id="12464" w:author="Steve Hanson" w:date="2012-08-06T15:21:00Z">
                <w:r w:rsidRPr="00716607" w:rsidDel="0033738B">
                  <w:rPr>
                    <w:rFonts w:eastAsia="MS Mincho"/>
                    <w:lang w:eastAsia="ja-JP"/>
                  </w:rPr>
                  <w:delText>)</w:delText>
                </w:r>
              </w:del>
              <w:r w:rsidRPr="00716607">
                <w:rPr>
                  <w:rFonts w:eastAsia="MS Mincho"/>
                  <w:lang w:eastAsia="ja-JP"/>
                </w:rPr>
                <w:t xml:space="preserve">            </w:t>
              </w:r>
            </w:ins>
          </w:p>
        </w:tc>
        <w:tc>
          <w:tcPr>
            <w:tcW w:w="1659" w:type="dxa"/>
          </w:tcPr>
          <w:p w14:paraId="0E1DA81B" w14:textId="77777777" w:rsidR="00667D03" w:rsidRDefault="00873F2C" w:rsidP="00716607">
            <w:pPr>
              <w:rPr>
                <w:ins w:id="12465" w:author="Steve Hanson" w:date="2012-08-06T15:51:00Z"/>
                <w:rFonts w:eastAsia="MS Mincho"/>
                <w:lang w:eastAsia="ja-JP"/>
              </w:rPr>
            </w:pPr>
            <w:ins w:id="12466" w:author="Steve Hanson" w:date="2012-08-06T15:51:00Z">
              <w:r>
                <w:rPr>
                  <w:rFonts w:eastAsia="MS Mincho"/>
                  <w:lang w:eastAsia="ja-JP"/>
                </w:rPr>
                <w:t>K</w:t>
              </w:r>
            </w:ins>
          </w:p>
          <w:p w14:paraId="28891A6C" w14:textId="3D373FF2" w:rsidR="00873F2C" w:rsidRPr="00716607" w:rsidRDefault="00873F2C" w:rsidP="00716607">
            <w:pPr>
              <w:rPr>
                <w:ins w:id="12467" w:author="Steve Hanson" w:date="2012-08-06T15:34:00Z"/>
                <w:rFonts w:eastAsia="MS Mincho"/>
                <w:lang w:eastAsia="ja-JP"/>
              </w:rPr>
            </w:pPr>
            <w:ins w:id="12468" w:author="Steve Hanson" w:date="2012-08-06T15:51:00Z">
              <w:r>
                <w:rPr>
                  <w:rFonts w:eastAsia="MS Mincho"/>
                  <w:lang w:eastAsia="ja-JP"/>
                </w:rPr>
                <w:t>KK</w:t>
              </w:r>
            </w:ins>
          </w:p>
        </w:tc>
        <w:tc>
          <w:tcPr>
            <w:tcW w:w="3285" w:type="dxa"/>
            <w:gridSpan w:val="3"/>
            <w:noWrap/>
            <w:hideMark/>
          </w:tcPr>
          <w:p w14:paraId="0B9CF00C" w14:textId="77777777" w:rsidR="00667D03" w:rsidRDefault="00667D03" w:rsidP="00716607">
            <w:pPr>
              <w:rPr>
                <w:ins w:id="12469" w:author="Steve Hanson" w:date="2012-08-06T15:51:00Z"/>
                <w:rFonts w:eastAsia="MS Mincho"/>
                <w:lang w:eastAsia="ja-JP"/>
              </w:rPr>
            </w:pPr>
            <w:ins w:id="12470" w:author="mbeckerle" w:date="2012-04-22T20:13:00Z">
              <w:r w:rsidRPr="00716607">
                <w:rPr>
                  <w:rFonts w:eastAsia="MS Mincho"/>
                  <w:lang w:eastAsia="ja-JP"/>
                </w:rPr>
                <w:t>0</w:t>
              </w:r>
            </w:ins>
          </w:p>
          <w:p w14:paraId="0877BA5F" w14:textId="1EB1BAA1" w:rsidR="00873F2C" w:rsidRPr="00716607" w:rsidRDefault="00873F2C" w:rsidP="00716607">
            <w:pPr>
              <w:rPr>
                <w:ins w:id="12471" w:author="mbeckerle" w:date="2012-04-22T20:13:00Z"/>
                <w:rFonts w:eastAsia="MS Mincho"/>
                <w:lang w:eastAsia="ja-JP"/>
              </w:rPr>
            </w:pPr>
            <w:ins w:id="12472" w:author="Steve Hanson" w:date="2012-08-06T15:51:00Z">
              <w:r>
                <w:rPr>
                  <w:rFonts w:eastAsia="MS Mincho"/>
                  <w:lang w:eastAsia="ja-JP"/>
                </w:rPr>
                <w:t>00</w:t>
              </w:r>
            </w:ins>
          </w:p>
        </w:tc>
      </w:tr>
      <w:tr w:rsidR="00667D03" w:rsidRPr="00716607" w14:paraId="328C13BC" w14:textId="77777777" w:rsidTr="00EB4839">
        <w:trPr>
          <w:trHeight w:val="302"/>
          <w:jc w:val="center"/>
          <w:ins w:id="12473" w:author="mbeckerle" w:date="2012-04-22T20:13:00Z"/>
        </w:trPr>
        <w:tc>
          <w:tcPr>
            <w:tcW w:w="939" w:type="dxa"/>
            <w:noWrap/>
            <w:hideMark/>
          </w:tcPr>
          <w:p w14:paraId="1B34595F" w14:textId="22C6BC6C" w:rsidR="00667D03" w:rsidRDefault="00667D03" w:rsidP="00716607">
            <w:pPr>
              <w:rPr>
                <w:ins w:id="12474" w:author="mbeckerle" w:date="2012-04-22T20:24:00Z"/>
                <w:rFonts w:eastAsia="MS Mincho"/>
                <w:lang w:eastAsia="ja-JP"/>
              </w:rPr>
            </w:pPr>
            <w:commentRangeStart w:id="12475"/>
            <w:ins w:id="12476" w:author="mbeckerle" w:date="2012-04-22T20:13:00Z">
              <w:r w:rsidRPr="00716607">
                <w:rPr>
                  <w:rFonts w:eastAsia="MS Mincho"/>
                  <w:lang w:eastAsia="ja-JP"/>
                </w:rPr>
                <w:t>z</w:t>
              </w:r>
            </w:ins>
          </w:p>
          <w:p w14:paraId="452FE86B" w14:textId="046E2A28" w:rsidR="00667D03" w:rsidRPr="00716607" w:rsidRDefault="00667D03" w:rsidP="005B1DEB">
            <w:pPr>
              <w:rPr>
                <w:ins w:id="12477" w:author="mbeckerle" w:date="2012-04-22T20:13:00Z"/>
                <w:rFonts w:eastAsia="MS Mincho"/>
                <w:lang w:eastAsia="ja-JP"/>
              </w:rPr>
            </w:pPr>
            <w:ins w:id="12478" w:author="mbeckerle" w:date="2012-04-22T20:24:00Z">
              <w:del w:id="12479" w:author="Steve Hanson" w:date="2012-08-06T15:51:00Z">
                <w:r w:rsidDel="00873F2C">
                  <w:rPr>
                    <w:rFonts w:eastAsia="MS Mincho"/>
                    <w:lang w:eastAsia="ja-JP"/>
                  </w:rPr>
                  <w:delText>(or zz</w:delText>
                </w:r>
              </w:del>
              <w:del w:id="12480" w:author="Steve Hanson" w:date="2012-08-06T15:13:00Z">
                <w:r w:rsidDel="005B1DEB">
                  <w:rPr>
                    <w:rFonts w:eastAsia="MS Mincho"/>
                    <w:lang w:eastAsia="ja-JP"/>
                  </w:rPr>
                  <w:delText>,</w:delText>
                </w:r>
              </w:del>
              <w:del w:id="12481" w:author="Steve Hanson" w:date="2012-08-06T15:51:00Z">
                <w:r w:rsidDel="00873F2C">
                  <w:rPr>
                    <w:rFonts w:eastAsia="MS Mincho"/>
                    <w:lang w:eastAsia="ja-JP"/>
                  </w:rPr>
                  <w:delText xml:space="preserve"> or zzz)</w:delText>
                </w:r>
              </w:del>
            </w:ins>
          </w:p>
        </w:tc>
        <w:tc>
          <w:tcPr>
            <w:tcW w:w="3278" w:type="dxa"/>
            <w:noWrap/>
            <w:hideMark/>
          </w:tcPr>
          <w:p w14:paraId="59F419ED" w14:textId="1502B432" w:rsidR="00667D03" w:rsidRPr="00716607" w:rsidRDefault="00667D03" w:rsidP="005B1DEB">
            <w:pPr>
              <w:rPr>
                <w:ins w:id="12482" w:author="mbeckerle" w:date="2012-04-22T20:13:00Z"/>
                <w:rFonts w:eastAsia="MS Mincho"/>
                <w:lang w:eastAsia="ja-JP"/>
              </w:rPr>
            </w:pPr>
            <w:ins w:id="12483" w:author="mbeckerle" w:date="2012-04-22T20:13:00Z">
              <w:r w:rsidRPr="00716607">
                <w:rPr>
                  <w:rFonts w:eastAsia="MS Mincho"/>
                  <w:lang w:eastAsia="ja-JP"/>
                </w:rPr>
                <w:t>Time</w:t>
              </w:r>
              <w:r>
                <w:rPr>
                  <w:rFonts w:eastAsia="MS Mincho"/>
                  <w:lang w:eastAsia="ja-JP"/>
                </w:rPr>
                <w:t xml:space="preserve"> Zone: specific non-location</w:t>
              </w:r>
            </w:ins>
          </w:p>
        </w:tc>
        <w:tc>
          <w:tcPr>
            <w:tcW w:w="1517" w:type="dxa"/>
            <w:noWrap/>
            <w:hideMark/>
          </w:tcPr>
          <w:p w14:paraId="049376C3" w14:textId="6CDFA521" w:rsidR="00667D03" w:rsidRPr="00716607" w:rsidRDefault="00667D03" w:rsidP="0033738B">
            <w:pPr>
              <w:rPr>
                <w:ins w:id="12484" w:author="mbeckerle" w:date="2012-04-22T20:13:00Z"/>
                <w:rFonts w:eastAsia="MS Mincho"/>
                <w:lang w:eastAsia="ja-JP"/>
              </w:rPr>
            </w:pPr>
            <w:ins w:id="12485" w:author="mbeckerle" w:date="2012-04-22T20:13:00Z">
              <w:del w:id="12486" w:author="Steve Hanson" w:date="2012-08-06T15:21:00Z">
                <w:r w:rsidRPr="00716607" w:rsidDel="0033738B">
                  <w:rPr>
                    <w:rFonts w:eastAsia="MS Mincho"/>
                    <w:lang w:eastAsia="ja-JP"/>
                  </w:rPr>
                  <w:delText>(</w:delText>
                </w:r>
              </w:del>
              <w:r w:rsidRPr="00716607">
                <w:rPr>
                  <w:rFonts w:eastAsia="MS Mincho"/>
                  <w:lang w:eastAsia="ja-JP"/>
                </w:rPr>
                <w:t>Text</w:t>
              </w:r>
              <w:del w:id="12487" w:author="Steve Hanson" w:date="2012-08-06T15:21:00Z">
                <w:r w:rsidRPr="00716607" w:rsidDel="0033738B">
                  <w:rPr>
                    <w:rFonts w:eastAsia="MS Mincho"/>
                    <w:lang w:eastAsia="ja-JP"/>
                  </w:rPr>
                  <w:delText>)</w:delText>
                </w:r>
              </w:del>
            </w:ins>
          </w:p>
        </w:tc>
        <w:tc>
          <w:tcPr>
            <w:tcW w:w="1659" w:type="dxa"/>
          </w:tcPr>
          <w:p w14:paraId="6B9D44A0" w14:textId="77777777" w:rsidR="00667D03" w:rsidRDefault="00873F2C" w:rsidP="00873F2C">
            <w:pPr>
              <w:rPr>
                <w:ins w:id="12488" w:author="Steve Hanson" w:date="2012-08-06T15:52:00Z"/>
                <w:rFonts w:eastAsia="MS Mincho"/>
                <w:lang w:eastAsia="ja-JP"/>
              </w:rPr>
            </w:pPr>
            <w:ins w:id="12489" w:author="Steve Hanson" w:date="2012-08-06T15:52:00Z">
              <w:r>
                <w:rPr>
                  <w:rFonts w:eastAsia="MS Mincho"/>
                  <w:lang w:eastAsia="ja-JP"/>
                </w:rPr>
                <w:t>z, zz, zzz</w:t>
              </w:r>
            </w:ins>
          </w:p>
          <w:p w14:paraId="35DA98CD" w14:textId="0B5E9C7F" w:rsidR="00873F2C" w:rsidRPr="00716607" w:rsidRDefault="00873F2C" w:rsidP="00873F2C">
            <w:pPr>
              <w:rPr>
                <w:ins w:id="12490" w:author="Steve Hanson" w:date="2012-08-06T15:34:00Z"/>
                <w:rFonts w:eastAsia="MS Mincho"/>
                <w:lang w:eastAsia="ja-JP"/>
              </w:rPr>
            </w:pPr>
            <w:ins w:id="12491" w:author="Steve Hanson" w:date="2012-08-06T15:52:00Z">
              <w:r>
                <w:rPr>
                  <w:rFonts w:eastAsia="MS Mincho"/>
                  <w:lang w:eastAsia="ja-JP"/>
                </w:rPr>
                <w:t>zzzz</w:t>
              </w:r>
            </w:ins>
          </w:p>
        </w:tc>
        <w:tc>
          <w:tcPr>
            <w:tcW w:w="3285" w:type="dxa"/>
            <w:gridSpan w:val="3"/>
            <w:noWrap/>
            <w:hideMark/>
          </w:tcPr>
          <w:p w14:paraId="03C81CE1" w14:textId="77777777" w:rsidR="00667D03" w:rsidRDefault="00667D03" w:rsidP="00716607">
            <w:pPr>
              <w:rPr>
                <w:ins w:id="12492" w:author="Steve Hanson" w:date="2012-08-06T15:52:00Z"/>
                <w:rFonts w:eastAsia="MS Mincho"/>
                <w:lang w:eastAsia="ja-JP"/>
              </w:rPr>
            </w:pPr>
            <w:ins w:id="12493" w:author="mbeckerle" w:date="2012-04-22T20:13:00Z">
              <w:r w:rsidRPr="00716607">
                <w:rPr>
                  <w:rFonts w:eastAsia="MS Mincho"/>
                  <w:lang w:eastAsia="ja-JP"/>
                </w:rPr>
                <w:t>PDT</w:t>
              </w:r>
            </w:ins>
          </w:p>
          <w:p w14:paraId="283FCC44" w14:textId="2F0883A9" w:rsidR="00873F2C" w:rsidRPr="00716607" w:rsidRDefault="00873F2C" w:rsidP="00716607">
            <w:pPr>
              <w:rPr>
                <w:ins w:id="12494" w:author="mbeckerle" w:date="2012-04-22T20:13:00Z"/>
                <w:rFonts w:eastAsia="MS Mincho"/>
                <w:lang w:eastAsia="ja-JP"/>
              </w:rPr>
            </w:pPr>
            <w:ins w:id="12495" w:author="Steve Hanson" w:date="2012-08-06T15:52:00Z">
              <w:r w:rsidRPr="00716607">
                <w:rPr>
                  <w:rFonts w:eastAsia="MS Mincho"/>
                  <w:lang w:eastAsia="ja-JP"/>
                </w:rPr>
                <w:t>Pacific Daylight Time</w:t>
              </w:r>
            </w:ins>
          </w:p>
        </w:tc>
      </w:tr>
      <w:tr w:rsidR="00667D03" w:rsidRPr="00716607" w:rsidDel="00873F2C" w14:paraId="16A01E2D" w14:textId="3FD340FD" w:rsidTr="00EB4839">
        <w:trPr>
          <w:gridAfter w:val="1"/>
          <w:wAfter w:w="2053" w:type="dxa"/>
          <w:trHeight w:val="302"/>
          <w:jc w:val="center"/>
          <w:ins w:id="12496" w:author="mbeckerle" w:date="2012-04-22T20:13:00Z"/>
          <w:del w:id="12497" w:author="Steve Hanson" w:date="2012-08-06T15:52:00Z"/>
        </w:trPr>
        <w:tc>
          <w:tcPr>
            <w:tcW w:w="939" w:type="dxa"/>
            <w:noWrap/>
            <w:hideMark/>
          </w:tcPr>
          <w:p w14:paraId="42DDF4A1" w14:textId="74AFAC67" w:rsidR="00667D03" w:rsidRPr="00716607" w:rsidDel="00873F2C" w:rsidRDefault="00667D03" w:rsidP="00716607">
            <w:pPr>
              <w:rPr>
                <w:ins w:id="12498" w:author="mbeckerle" w:date="2012-04-22T20:13:00Z"/>
                <w:del w:id="12499" w:author="Steve Hanson" w:date="2012-08-06T15:52:00Z"/>
                <w:rFonts w:eastAsia="MS Mincho"/>
                <w:lang w:eastAsia="ja-JP"/>
              </w:rPr>
            </w:pPr>
            <w:ins w:id="12500" w:author="mbeckerle" w:date="2012-04-22T20:13:00Z">
              <w:del w:id="12501" w:author="Steve Hanson" w:date="2012-08-06T15:52:00Z">
                <w:r w:rsidRPr="00716607" w:rsidDel="00873F2C">
                  <w:rPr>
                    <w:rFonts w:eastAsia="MS Mincho"/>
                    <w:lang w:eastAsia="ja-JP"/>
                  </w:rPr>
                  <w:delText xml:space="preserve">zzzz </w:delText>
                </w:r>
              </w:del>
            </w:ins>
          </w:p>
        </w:tc>
        <w:tc>
          <w:tcPr>
            <w:tcW w:w="3278" w:type="dxa"/>
            <w:noWrap/>
            <w:hideMark/>
          </w:tcPr>
          <w:p w14:paraId="57FE9C74" w14:textId="510262C0" w:rsidR="00667D03" w:rsidRPr="00716607" w:rsidDel="00873F2C" w:rsidRDefault="00667D03" w:rsidP="00716607">
            <w:pPr>
              <w:rPr>
                <w:ins w:id="12502" w:author="mbeckerle" w:date="2012-04-22T20:13:00Z"/>
                <w:del w:id="12503" w:author="Steve Hanson" w:date="2012-08-06T15:52:00Z"/>
                <w:rFonts w:eastAsia="MS Mincho"/>
                <w:lang w:eastAsia="ja-JP"/>
              </w:rPr>
            </w:pPr>
            <w:ins w:id="12504" w:author="mbeckerle" w:date="2012-04-22T20:13:00Z">
              <w:del w:id="12505" w:author="Steve Hanson" w:date="2012-08-06T15:52:00Z">
                <w:r w:rsidRPr="00716607" w:rsidDel="00873F2C">
                  <w:rPr>
                    <w:rFonts w:eastAsia="MS Mincho"/>
                    <w:lang w:eastAsia="ja-JP"/>
                  </w:rPr>
                  <w:delText>Time Zone: specific non-location</w:delText>
                </w:r>
              </w:del>
            </w:ins>
          </w:p>
        </w:tc>
        <w:tc>
          <w:tcPr>
            <w:tcW w:w="1517" w:type="dxa"/>
            <w:noWrap/>
            <w:hideMark/>
          </w:tcPr>
          <w:p w14:paraId="5DC4F16B" w14:textId="257C2058" w:rsidR="00667D03" w:rsidRPr="00716607" w:rsidDel="00873F2C" w:rsidRDefault="00667D03" w:rsidP="0033738B">
            <w:pPr>
              <w:rPr>
                <w:ins w:id="12506" w:author="mbeckerle" w:date="2012-04-22T20:13:00Z"/>
                <w:del w:id="12507" w:author="Steve Hanson" w:date="2012-08-06T15:52:00Z"/>
                <w:rFonts w:eastAsia="MS Mincho"/>
                <w:lang w:eastAsia="ja-JP"/>
              </w:rPr>
            </w:pPr>
            <w:ins w:id="12508" w:author="mbeckerle" w:date="2012-04-22T20:13:00Z">
              <w:del w:id="12509" w:author="Steve Hanson" w:date="2012-08-06T15:21:00Z">
                <w:r w:rsidRPr="00716607" w:rsidDel="0033738B">
                  <w:rPr>
                    <w:rFonts w:eastAsia="MS Mincho"/>
                    <w:lang w:eastAsia="ja-JP"/>
                  </w:rPr>
                  <w:delText>(</w:delText>
                </w:r>
              </w:del>
              <w:del w:id="12510" w:author="Steve Hanson" w:date="2012-08-06T15:52:00Z">
                <w:r w:rsidRPr="00716607" w:rsidDel="00873F2C">
                  <w:rPr>
                    <w:rFonts w:eastAsia="MS Mincho"/>
                    <w:lang w:eastAsia="ja-JP"/>
                  </w:rPr>
                  <w:delText>Text</w:delText>
                </w:r>
              </w:del>
              <w:del w:id="12511" w:author="Steve Hanson" w:date="2012-08-06T15:21:00Z">
                <w:r w:rsidRPr="00716607" w:rsidDel="0033738B">
                  <w:rPr>
                    <w:rFonts w:eastAsia="MS Mincho"/>
                    <w:lang w:eastAsia="ja-JP"/>
                  </w:rPr>
                  <w:delText>)</w:delText>
                </w:r>
              </w:del>
            </w:ins>
          </w:p>
        </w:tc>
        <w:tc>
          <w:tcPr>
            <w:tcW w:w="2891" w:type="dxa"/>
            <w:gridSpan w:val="3"/>
            <w:noWrap/>
            <w:hideMark/>
          </w:tcPr>
          <w:p w14:paraId="676E898F" w14:textId="25F1944E" w:rsidR="00667D03" w:rsidRPr="00716607" w:rsidDel="00873F2C" w:rsidRDefault="00667D03" w:rsidP="00716607">
            <w:pPr>
              <w:rPr>
                <w:ins w:id="12512" w:author="mbeckerle" w:date="2012-04-22T20:13:00Z"/>
                <w:del w:id="12513" w:author="Steve Hanson" w:date="2012-08-06T15:52:00Z"/>
                <w:rFonts w:eastAsia="MS Mincho"/>
                <w:lang w:eastAsia="ja-JP"/>
              </w:rPr>
            </w:pPr>
            <w:ins w:id="12514" w:author="mbeckerle" w:date="2012-04-22T20:13:00Z">
              <w:del w:id="12515" w:author="Steve Hanson" w:date="2012-08-06T15:52:00Z">
                <w:r w:rsidRPr="00716607" w:rsidDel="00873F2C">
                  <w:rPr>
                    <w:rFonts w:eastAsia="MS Mincho"/>
                    <w:lang w:eastAsia="ja-JP"/>
                  </w:rPr>
                  <w:delText>Pacific Daylight Time</w:delText>
                </w:r>
              </w:del>
            </w:ins>
          </w:p>
        </w:tc>
      </w:tr>
      <w:tr w:rsidR="00667D03" w:rsidRPr="00716607" w14:paraId="70E4C64E" w14:textId="77777777" w:rsidTr="00EB4839">
        <w:trPr>
          <w:trHeight w:val="302"/>
          <w:jc w:val="center"/>
          <w:ins w:id="12516" w:author="mbeckerle" w:date="2012-04-22T20:13:00Z"/>
        </w:trPr>
        <w:tc>
          <w:tcPr>
            <w:tcW w:w="939" w:type="dxa"/>
            <w:noWrap/>
            <w:hideMark/>
          </w:tcPr>
          <w:p w14:paraId="5382DF71" w14:textId="77777777" w:rsidR="00667D03" w:rsidRDefault="00667D03" w:rsidP="00716607">
            <w:pPr>
              <w:rPr>
                <w:ins w:id="12517" w:author="mbeckerle" w:date="2012-04-22T20:24:00Z"/>
                <w:rFonts w:eastAsia="MS Mincho"/>
                <w:lang w:eastAsia="ja-JP"/>
              </w:rPr>
            </w:pPr>
            <w:ins w:id="12518" w:author="mbeckerle" w:date="2012-04-22T20:13:00Z">
              <w:r w:rsidRPr="00716607">
                <w:rPr>
                  <w:rFonts w:eastAsia="MS Mincho"/>
                  <w:lang w:eastAsia="ja-JP"/>
                </w:rPr>
                <w:t xml:space="preserve">Z </w:t>
              </w:r>
            </w:ins>
          </w:p>
          <w:p w14:paraId="17B2550E" w14:textId="2670FCC8" w:rsidR="00667D03" w:rsidRPr="00716607" w:rsidRDefault="00667D03" w:rsidP="00716607">
            <w:pPr>
              <w:rPr>
                <w:ins w:id="12519" w:author="mbeckerle" w:date="2012-04-22T20:13:00Z"/>
                <w:rFonts w:eastAsia="MS Mincho"/>
                <w:lang w:eastAsia="ja-JP"/>
              </w:rPr>
            </w:pPr>
            <w:ins w:id="12520" w:author="mbeckerle" w:date="2012-04-22T20:24:00Z">
              <w:del w:id="12521" w:author="Steve Hanson" w:date="2012-08-06T15:52:00Z">
                <w:r w:rsidDel="00873F2C">
                  <w:rPr>
                    <w:rFonts w:eastAsia="MS Mincho"/>
                    <w:lang w:eastAsia="ja-JP"/>
                  </w:rPr>
                  <w:delText>(or ZZ or ZZZ)</w:delText>
                </w:r>
              </w:del>
            </w:ins>
          </w:p>
        </w:tc>
        <w:tc>
          <w:tcPr>
            <w:tcW w:w="3278" w:type="dxa"/>
            <w:noWrap/>
            <w:hideMark/>
          </w:tcPr>
          <w:p w14:paraId="6AAC6134" w14:textId="77777777" w:rsidR="00667D03" w:rsidRDefault="00667D03" w:rsidP="005B1DEB">
            <w:pPr>
              <w:rPr>
                <w:ins w:id="12522" w:author="Steve Hanson" w:date="2012-08-06T15:52:00Z"/>
                <w:rFonts w:eastAsia="MS Mincho"/>
                <w:lang w:eastAsia="ja-JP"/>
              </w:rPr>
            </w:pPr>
            <w:ins w:id="12523" w:author="mbeckerle" w:date="2012-04-22T20:13:00Z">
              <w:r w:rsidRPr="00716607">
                <w:rPr>
                  <w:rFonts w:eastAsia="MS Mincho"/>
                  <w:lang w:eastAsia="ja-JP"/>
                </w:rPr>
                <w:t>Time Zone: RFC 822</w:t>
              </w:r>
            </w:ins>
          </w:p>
          <w:p w14:paraId="2F75B01C" w14:textId="7219FF53" w:rsidR="00873F2C" w:rsidRPr="00716607" w:rsidRDefault="00873F2C" w:rsidP="005B1DEB">
            <w:pPr>
              <w:rPr>
                <w:ins w:id="12524" w:author="mbeckerle" w:date="2012-04-22T20:13:00Z"/>
                <w:rFonts w:eastAsia="MS Mincho"/>
                <w:lang w:eastAsia="ja-JP"/>
              </w:rPr>
            </w:pPr>
            <w:ins w:id="12525" w:author="Steve Hanson" w:date="2012-08-06T15:52:00Z">
              <w:r w:rsidRPr="00716607">
                <w:rPr>
                  <w:rFonts w:eastAsia="MS Mincho"/>
                  <w:lang w:eastAsia="ja-JP"/>
                </w:rPr>
                <w:t>Time Zone: localized GMT</w:t>
              </w:r>
            </w:ins>
          </w:p>
        </w:tc>
        <w:tc>
          <w:tcPr>
            <w:tcW w:w="1517" w:type="dxa"/>
            <w:noWrap/>
            <w:hideMark/>
          </w:tcPr>
          <w:p w14:paraId="50F1FA96" w14:textId="4BEB61ED" w:rsidR="00667D03" w:rsidRPr="00716607" w:rsidRDefault="00667D03" w:rsidP="0033738B">
            <w:pPr>
              <w:rPr>
                <w:ins w:id="12526" w:author="mbeckerle" w:date="2012-04-22T20:13:00Z"/>
                <w:rFonts w:eastAsia="MS Mincho"/>
                <w:lang w:eastAsia="ja-JP"/>
              </w:rPr>
            </w:pPr>
            <w:ins w:id="12527" w:author="mbeckerle" w:date="2012-04-22T20:13:00Z">
              <w:del w:id="12528" w:author="Steve Hanson" w:date="2012-08-06T15:21:00Z">
                <w:r w:rsidRPr="00716607" w:rsidDel="0033738B">
                  <w:rPr>
                    <w:rFonts w:eastAsia="MS Mincho"/>
                    <w:lang w:eastAsia="ja-JP"/>
                  </w:rPr>
                  <w:delText>(</w:delText>
                </w:r>
              </w:del>
              <w:r w:rsidRPr="00716607">
                <w:rPr>
                  <w:rFonts w:eastAsia="MS Mincho"/>
                  <w:lang w:eastAsia="ja-JP"/>
                </w:rPr>
                <w:t>Text</w:t>
              </w:r>
              <w:del w:id="12529" w:author="Steve Hanson" w:date="2012-08-06T15:21:00Z">
                <w:r w:rsidRPr="00716607" w:rsidDel="0033738B">
                  <w:rPr>
                    <w:rFonts w:eastAsia="MS Mincho"/>
                    <w:lang w:eastAsia="ja-JP"/>
                  </w:rPr>
                  <w:delText>)</w:delText>
                </w:r>
              </w:del>
            </w:ins>
          </w:p>
        </w:tc>
        <w:tc>
          <w:tcPr>
            <w:tcW w:w="1659" w:type="dxa"/>
          </w:tcPr>
          <w:p w14:paraId="769A8E02" w14:textId="77777777" w:rsidR="00873F2C" w:rsidRDefault="00873F2C" w:rsidP="00716607">
            <w:pPr>
              <w:rPr>
                <w:ins w:id="12530" w:author="Steve Hanson" w:date="2012-08-06T15:53:00Z"/>
                <w:rFonts w:eastAsia="MS Mincho"/>
                <w:lang w:eastAsia="ja-JP"/>
              </w:rPr>
            </w:pPr>
            <w:ins w:id="12531" w:author="Steve Hanson" w:date="2012-08-06T15:53:00Z">
              <w:r>
                <w:rPr>
                  <w:rFonts w:eastAsia="MS Mincho"/>
                  <w:lang w:eastAsia="ja-JP"/>
                </w:rPr>
                <w:t>Z, ZZ, ZZZ</w:t>
              </w:r>
            </w:ins>
          </w:p>
          <w:p w14:paraId="56BA6B09" w14:textId="3B5A9FEF" w:rsidR="00873F2C" w:rsidRPr="00716607" w:rsidRDefault="00873F2C" w:rsidP="00716607">
            <w:pPr>
              <w:rPr>
                <w:ins w:id="12532" w:author="Steve Hanson" w:date="2012-08-06T15:34:00Z"/>
                <w:rFonts w:eastAsia="MS Mincho"/>
                <w:lang w:eastAsia="ja-JP"/>
              </w:rPr>
            </w:pPr>
            <w:ins w:id="12533" w:author="Steve Hanson" w:date="2012-08-06T15:53:00Z">
              <w:r>
                <w:rPr>
                  <w:rFonts w:eastAsia="MS Mincho"/>
                  <w:lang w:eastAsia="ja-JP"/>
                </w:rPr>
                <w:t>ZZZZ</w:t>
              </w:r>
            </w:ins>
          </w:p>
        </w:tc>
        <w:tc>
          <w:tcPr>
            <w:tcW w:w="3285" w:type="dxa"/>
            <w:gridSpan w:val="3"/>
            <w:noWrap/>
            <w:hideMark/>
          </w:tcPr>
          <w:p w14:paraId="1CD43A06" w14:textId="0F7A7D01" w:rsidR="00667D03" w:rsidRDefault="00667D03" w:rsidP="00716607">
            <w:pPr>
              <w:rPr>
                <w:ins w:id="12534" w:author="Steve Hanson" w:date="2012-08-06T15:53:00Z"/>
                <w:rFonts w:eastAsia="MS Mincho"/>
                <w:lang w:eastAsia="ja-JP"/>
              </w:rPr>
            </w:pPr>
            <w:ins w:id="12535" w:author="mbeckerle" w:date="2012-04-22T20:13:00Z">
              <w:r w:rsidRPr="00716607">
                <w:rPr>
                  <w:rFonts w:eastAsia="MS Mincho"/>
                  <w:lang w:eastAsia="ja-JP"/>
                </w:rPr>
                <w:t>-</w:t>
              </w:r>
            </w:ins>
            <w:ins w:id="12536" w:author="Steve Hanson" w:date="2012-08-06T15:53:00Z">
              <w:r w:rsidR="00873F2C">
                <w:rPr>
                  <w:rFonts w:eastAsia="MS Mincho"/>
                  <w:lang w:eastAsia="ja-JP"/>
                </w:rPr>
                <w:t>0</w:t>
              </w:r>
            </w:ins>
            <w:ins w:id="12537" w:author="mbeckerle" w:date="2012-04-22T20:13:00Z">
              <w:r w:rsidRPr="00716607">
                <w:rPr>
                  <w:rFonts w:eastAsia="MS Mincho"/>
                  <w:lang w:eastAsia="ja-JP"/>
                </w:rPr>
                <w:t>800</w:t>
              </w:r>
            </w:ins>
            <w:ins w:id="12538" w:author="Steve Hanson" w:date="2012-08-06T15:56:00Z">
              <w:r w:rsidR="00873F2C">
                <w:rPr>
                  <w:rFonts w:eastAsia="MS Mincho"/>
                  <w:lang w:eastAsia="ja-JP"/>
                </w:rPr>
                <w:t>, +0000</w:t>
              </w:r>
            </w:ins>
          </w:p>
          <w:p w14:paraId="6E273337" w14:textId="0EB6854C" w:rsidR="00873F2C" w:rsidRPr="00716607" w:rsidRDefault="00873F2C" w:rsidP="00716607">
            <w:pPr>
              <w:rPr>
                <w:ins w:id="12539" w:author="mbeckerle" w:date="2012-04-22T20:13:00Z"/>
                <w:rFonts w:eastAsia="MS Mincho"/>
                <w:lang w:eastAsia="ja-JP"/>
              </w:rPr>
            </w:pPr>
            <w:ins w:id="12540" w:author="Steve Hanson" w:date="2012-08-06T15:53:00Z">
              <w:r>
                <w:rPr>
                  <w:rFonts w:eastAsia="MS Mincho"/>
                  <w:lang w:eastAsia="ja-JP"/>
                </w:rPr>
                <w:t>GMT-08:00</w:t>
              </w:r>
            </w:ins>
            <w:ins w:id="12541" w:author="Steve Hanson" w:date="2012-08-06T15:56:00Z">
              <w:r>
                <w:rPr>
                  <w:rFonts w:eastAsia="MS Mincho"/>
                  <w:lang w:eastAsia="ja-JP"/>
                </w:rPr>
                <w:t>, GMT+00:00</w:t>
              </w:r>
            </w:ins>
          </w:p>
        </w:tc>
      </w:tr>
      <w:tr w:rsidR="00667D03" w:rsidRPr="00716607" w:rsidDel="00873F2C" w14:paraId="2572F00E" w14:textId="64CC22CD" w:rsidTr="00EB4839">
        <w:trPr>
          <w:gridAfter w:val="1"/>
          <w:wAfter w:w="2053" w:type="dxa"/>
          <w:trHeight w:val="302"/>
          <w:jc w:val="center"/>
          <w:ins w:id="12542" w:author="mbeckerle" w:date="2012-04-22T20:13:00Z"/>
          <w:del w:id="12543" w:author="Steve Hanson" w:date="2012-08-06T15:53:00Z"/>
        </w:trPr>
        <w:tc>
          <w:tcPr>
            <w:tcW w:w="939" w:type="dxa"/>
            <w:noWrap/>
            <w:hideMark/>
          </w:tcPr>
          <w:p w14:paraId="13988BF6" w14:textId="10664B80" w:rsidR="00667D03" w:rsidRPr="00716607" w:rsidDel="00873F2C" w:rsidRDefault="00667D03" w:rsidP="00716607">
            <w:pPr>
              <w:rPr>
                <w:ins w:id="12544" w:author="mbeckerle" w:date="2012-04-22T20:13:00Z"/>
                <w:del w:id="12545" w:author="Steve Hanson" w:date="2012-08-06T15:53:00Z"/>
                <w:rFonts w:eastAsia="MS Mincho"/>
                <w:lang w:eastAsia="ja-JP"/>
              </w:rPr>
            </w:pPr>
            <w:ins w:id="12546" w:author="mbeckerle" w:date="2012-04-22T20:13:00Z">
              <w:del w:id="12547" w:author="Steve Hanson" w:date="2012-08-06T15:53:00Z">
                <w:r w:rsidRPr="00716607" w:rsidDel="00873F2C">
                  <w:rPr>
                    <w:rFonts w:eastAsia="MS Mincho"/>
                    <w:lang w:eastAsia="ja-JP"/>
                  </w:rPr>
                  <w:delText xml:space="preserve">ZZZZ </w:delText>
                </w:r>
              </w:del>
            </w:ins>
          </w:p>
        </w:tc>
        <w:tc>
          <w:tcPr>
            <w:tcW w:w="3278" w:type="dxa"/>
            <w:noWrap/>
            <w:hideMark/>
          </w:tcPr>
          <w:p w14:paraId="5E3E05F3" w14:textId="3F6B2EFD" w:rsidR="00667D03" w:rsidRPr="00716607" w:rsidDel="00873F2C" w:rsidRDefault="00667D03" w:rsidP="00716607">
            <w:pPr>
              <w:rPr>
                <w:ins w:id="12548" w:author="mbeckerle" w:date="2012-04-22T20:13:00Z"/>
                <w:del w:id="12549" w:author="Steve Hanson" w:date="2012-08-06T15:53:00Z"/>
                <w:rFonts w:eastAsia="MS Mincho"/>
                <w:lang w:eastAsia="ja-JP"/>
              </w:rPr>
            </w:pPr>
            <w:ins w:id="12550" w:author="mbeckerle" w:date="2012-04-22T20:13:00Z">
              <w:del w:id="12551" w:author="Steve Hanson" w:date="2012-08-06T15:52:00Z">
                <w:r w:rsidRPr="00716607" w:rsidDel="00873F2C">
                  <w:rPr>
                    <w:rFonts w:eastAsia="MS Mincho"/>
                    <w:lang w:eastAsia="ja-JP"/>
                  </w:rPr>
                  <w:delText>Time Zone: localized GMT</w:delText>
                </w:r>
              </w:del>
            </w:ins>
          </w:p>
        </w:tc>
        <w:tc>
          <w:tcPr>
            <w:tcW w:w="1517" w:type="dxa"/>
            <w:noWrap/>
            <w:hideMark/>
          </w:tcPr>
          <w:p w14:paraId="0C773437" w14:textId="423F5CB8" w:rsidR="00667D03" w:rsidRPr="00716607" w:rsidDel="00873F2C" w:rsidRDefault="00667D03" w:rsidP="0033738B">
            <w:pPr>
              <w:rPr>
                <w:ins w:id="12552" w:author="mbeckerle" w:date="2012-04-22T20:13:00Z"/>
                <w:del w:id="12553" w:author="Steve Hanson" w:date="2012-08-06T15:53:00Z"/>
                <w:rFonts w:eastAsia="MS Mincho"/>
                <w:lang w:eastAsia="ja-JP"/>
              </w:rPr>
            </w:pPr>
            <w:ins w:id="12554" w:author="mbeckerle" w:date="2012-04-22T20:13:00Z">
              <w:del w:id="12555" w:author="Steve Hanson" w:date="2012-08-06T15:21:00Z">
                <w:r w:rsidRPr="00716607" w:rsidDel="0033738B">
                  <w:rPr>
                    <w:rFonts w:eastAsia="MS Mincho"/>
                    <w:lang w:eastAsia="ja-JP"/>
                  </w:rPr>
                  <w:delText>(</w:delText>
                </w:r>
              </w:del>
              <w:del w:id="12556" w:author="Steve Hanson" w:date="2012-08-06T15:53:00Z">
                <w:r w:rsidRPr="00716607" w:rsidDel="00873F2C">
                  <w:rPr>
                    <w:rFonts w:eastAsia="MS Mincho"/>
                    <w:lang w:eastAsia="ja-JP"/>
                  </w:rPr>
                  <w:delText>Text</w:delText>
                </w:r>
              </w:del>
              <w:del w:id="12557" w:author="Steve Hanson" w:date="2012-08-06T15:21:00Z">
                <w:r w:rsidRPr="00716607" w:rsidDel="0033738B">
                  <w:rPr>
                    <w:rFonts w:eastAsia="MS Mincho"/>
                    <w:lang w:eastAsia="ja-JP"/>
                  </w:rPr>
                  <w:delText>)</w:delText>
                </w:r>
              </w:del>
            </w:ins>
          </w:p>
        </w:tc>
        <w:tc>
          <w:tcPr>
            <w:tcW w:w="2891" w:type="dxa"/>
            <w:gridSpan w:val="3"/>
            <w:noWrap/>
            <w:hideMark/>
          </w:tcPr>
          <w:p w14:paraId="541ADBE6" w14:textId="13D4C667" w:rsidR="00667D03" w:rsidRPr="00716607" w:rsidDel="00873F2C" w:rsidRDefault="00667D03" w:rsidP="00716607">
            <w:pPr>
              <w:rPr>
                <w:ins w:id="12558" w:author="mbeckerle" w:date="2012-04-22T20:13:00Z"/>
                <w:del w:id="12559" w:author="Steve Hanson" w:date="2012-08-06T15:53:00Z"/>
                <w:rFonts w:eastAsia="MS Mincho"/>
                <w:lang w:eastAsia="ja-JP"/>
              </w:rPr>
            </w:pPr>
            <w:ins w:id="12560" w:author="mbeckerle" w:date="2012-04-22T20:13:00Z">
              <w:del w:id="12561" w:author="Steve Hanson" w:date="2012-08-06T15:53:00Z">
                <w:r w:rsidRPr="00716607" w:rsidDel="00873F2C">
                  <w:rPr>
                    <w:rFonts w:eastAsia="MS Mincho"/>
                    <w:lang w:eastAsia="ja-JP"/>
                  </w:rPr>
                  <w:delText>GMT-08:00</w:delText>
                </w:r>
              </w:del>
            </w:ins>
          </w:p>
        </w:tc>
      </w:tr>
      <w:commentRangeEnd w:id="12475"/>
      <w:tr w:rsidR="00037BDF" w:rsidRPr="00716607" w14:paraId="2AA55DD4" w14:textId="77777777" w:rsidTr="00EB4839">
        <w:trPr>
          <w:trHeight w:val="302"/>
          <w:jc w:val="center"/>
          <w:ins w:id="12562" w:author="mbeckerle" w:date="2012-04-22T20:13:00Z"/>
        </w:trPr>
        <w:tc>
          <w:tcPr>
            <w:tcW w:w="939" w:type="dxa"/>
            <w:noWrap/>
            <w:hideMark/>
          </w:tcPr>
          <w:p w14:paraId="45701956" w14:textId="49169E39" w:rsidR="00037BDF" w:rsidRPr="00716607" w:rsidRDefault="00037BDF" w:rsidP="00716607">
            <w:pPr>
              <w:rPr>
                <w:ins w:id="12563" w:author="mbeckerle" w:date="2012-04-22T20:13:00Z"/>
                <w:rFonts w:eastAsia="MS Mincho"/>
                <w:lang w:eastAsia="ja-JP"/>
              </w:rPr>
            </w:pPr>
            <w:ins w:id="12564" w:author="mbeckerle" w:date="2013-07-11T17:56:00Z">
              <w:r w:rsidRPr="00716607">
                <w:rPr>
                  <w:rFonts w:eastAsia="MS Mincho"/>
                  <w:lang w:eastAsia="ja-JP"/>
                </w:rPr>
                <w:t xml:space="preserve">v </w:t>
              </w:r>
            </w:ins>
          </w:p>
        </w:tc>
        <w:tc>
          <w:tcPr>
            <w:tcW w:w="3278" w:type="dxa"/>
            <w:noWrap/>
            <w:hideMark/>
          </w:tcPr>
          <w:p w14:paraId="7888C052" w14:textId="1FB01F5C" w:rsidR="00037BDF" w:rsidRPr="00716607" w:rsidRDefault="00037BDF" w:rsidP="009B5286">
            <w:pPr>
              <w:rPr>
                <w:ins w:id="12565" w:author="mbeckerle" w:date="2012-04-22T20:13:00Z"/>
                <w:rFonts w:eastAsia="MS Mincho"/>
                <w:lang w:eastAsia="ja-JP"/>
              </w:rPr>
            </w:pPr>
            <w:ins w:id="12566" w:author="mbeckerle" w:date="2013-07-11T17:56:00Z">
              <w:r w:rsidRPr="00716607">
                <w:rPr>
                  <w:rFonts w:eastAsia="MS Mincho"/>
                  <w:lang w:eastAsia="ja-JP"/>
                </w:rPr>
                <w:t>Time Zone: generic non-location</w:t>
              </w:r>
            </w:ins>
            <w:ins w:id="12567" w:author="Steve Hanson" w:date="2012-08-06T16:13:00Z">
              <w:del w:id="12568" w:author="mbeckerle" w:date="2013-07-11T17:55:00Z">
                <w:r w:rsidDel="00DA15CE">
                  <w:rPr>
                    <w:rFonts w:eastAsia="MS Mincho"/>
                    <w:lang w:eastAsia="ja-JP"/>
                  </w:rPr>
                  <w:delText xml:space="preserve">As </w:delText>
                </w:r>
              </w:del>
            </w:ins>
            <w:ins w:id="12569" w:author="Steve Hanson" w:date="2012-08-06T15:57:00Z">
              <w:del w:id="12570" w:author="mbeckerle" w:date="2013-07-11T17:55:00Z">
                <w:r w:rsidDel="00DA15CE">
                  <w:rPr>
                    <w:rFonts w:eastAsia="MS Mincho"/>
                    <w:lang w:eastAsia="ja-JP"/>
                  </w:rPr>
                  <w:delText xml:space="preserve">Z but </w:delText>
                </w:r>
              </w:del>
            </w:ins>
          </w:p>
        </w:tc>
        <w:tc>
          <w:tcPr>
            <w:tcW w:w="1517" w:type="dxa"/>
            <w:noWrap/>
            <w:hideMark/>
          </w:tcPr>
          <w:p w14:paraId="3146FFF4" w14:textId="419B373F" w:rsidR="00037BDF" w:rsidRPr="00716607" w:rsidRDefault="00037BDF" w:rsidP="0033738B">
            <w:pPr>
              <w:rPr>
                <w:ins w:id="12571" w:author="mbeckerle" w:date="2012-04-22T20:13:00Z"/>
                <w:rFonts w:eastAsia="MS Mincho"/>
                <w:lang w:eastAsia="ja-JP"/>
              </w:rPr>
            </w:pPr>
            <w:ins w:id="12572" w:author="mbeckerle" w:date="2013-07-11T17:56:00Z">
              <w:r w:rsidRPr="00716607" w:rsidDel="0033738B">
                <w:rPr>
                  <w:rFonts w:eastAsia="MS Mincho"/>
                  <w:lang w:eastAsia="ja-JP"/>
                </w:rPr>
                <w:t>(</w:t>
              </w:r>
              <w:r w:rsidRPr="00716607">
                <w:rPr>
                  <w:rFonts w:eastAsia="MS Mincho"/>
                  <w:lang w:eastAsia="ja-JP"/>
                </w:rPr>
                <w:t>Text</w:t>
              </w:r>
              <w:r w:rsidRPr="00716607" w:rsidDel="0033738B">
                <w:rPr>
                  <w:rFonts w:eastAsia="MS Mincho"/>
                  <w:lang w:eastAsia="ja-JP"/>
                </w:rPr>
                <w:t>)</w:t>
              </w:r>
            </w:ins>
            <w:ins w:id="12573" w:author="Steve Hanson" w:date="2012-08-06T15:55:00Z">
              <w:del w:id="12574" w:author="mbeckerle" w:date="2013-07-11T17:55:00Z">
                <w:r w:rsidRPr="00716607" w:rsidDel="00DA15CE">
                  <w:rPr>
                    <w:rFonts w:eastAsia="MS Mincho"/>
                    <w:lang w:eastAsia="ja-JP"/>
                  </w:rPr>
                  <w:delText>Text</w:delText>
                </w:r>
              </w:del>
            </w:ins>
          </w:p>
        </w:tc>
        <w:tc>
          <w:tcPr>
            <w:tcW w:w="1659" w:type="dxa"/>
          </w:tcPr>
          <w:p w14:paraId="639D0EEA" w14:textId="77777777" w:rsidR="00037BDF" w:rsidRDefault="00037BDF" w:rsidP="00716607">
            <w:pPr>
              <w:rPr>
                <w:ins w:id="12575" w:author="mbeckerle" w:date="2013-07-11T17:56:00Z"/>
                <w:rFonts w:eastAsia="MS Mincho"/>
                <w:lang w:eastAsia="ja-JP"/>
              </w:rPr>
            </w:pPr>
            <w:ins w:id="12576" w:author="mbeckerle" w:date="2013-07-11T17:56:00Z">
              <w:r>
                <w:rPr>
                  <w:rFonts w:eastAsia="MS Mincho"/>
                  <w:lang w:eastAsia="ja-JP"/>
                </w:rPr>
                <w:t>v</w:t>
              </w:r>
            </w:ins>
          </w:p>
          <w:p w14:paraId="4CD20F4B" w14:textId="1B5214A1" w:rsidR="00037BDF" w:rsidDel="00DA15CE" w:rsidRDefault="00037BDF" w:rsidP="00501581">
            <w:pPr>
              <w:rPr>
                <w:ins w:id="12577" w:author="Steve Hanson" w:date="2012-08-06T15:55:00Z"/>
                <w:del w:id="12578" w:author="mbeckerle" w:date="2013-07-11T17:55:00Z"/>
                <w:rFonts w:eastAsia="MS Mincho"/>
                <w:lang w:eastAsia="ja-JP"/>
              </w:rPr>
            </w:pPr>
            <w:ins w:id="12579" w:author="mbeckerle" w:date="2013-07-11T17:56:00Z">
              <w:r>
                <w:rPr>
                  <w:rFonts w:eastAsia="MS Mincho"/>
                  <w:lang w:eastAsia="ja-JP"/>
                </w:rPr>
                <w:t>vvvv</w:t>
              </w:r>
            </w:ins>
            <w:ins w:id="12580" w:author="Steve Hanson" w:date="2012-08-06T15:55:00Z">
              <w:del w:id="12581" w:author="mbeckerle" w:date="2013-07-11T17:55:00Z">
                <w:r w:rsidDel="00DA15CE">
                  <w:rPr>
                    <w:rFonts w:eastAsia="MS Mincho"/>
                    <w:lang w:eastAsia="ja-JP"/>
                  </w:rPr>
                  <w:delText>ZU, ZZU, ZZZU</w:delText>
                </w:r>
              </w:del>
            </w:ins>
          </w:p>
          <w:p w14:paraId="1CB8BF09" w14:textId="19472B25" w:rsidR="00037BDF" w:rsidRPr="00716607" w:rsidRDefault="00037BDF" w:rsidP="00716607">
            <w:pPr>
              <w:rPr>
                <w:ins w:id="12582" w:author="Steve Hanson" w:date="2012-08-06T15:34:00Z"/>
                <w:rFonts w:eastAsia="MS Mincho"/>
                <w:lang w:eastAsia="ja-JP"/>
              </w:rPr>
            </w:pPr>
            <w:ins w:id="12583" w:author="Steve Hanson" w:date="2012-08-06T15:55:00Z">
              <w:del w:id="12584" w:author="mbeckerle" w:date="2013-07-11T17:55:00Z">
                <w:r w:rsidDel="00DA15CE">
                  <w:rPr>
                    <w:rFonts w:eastAsia="MS Mincho"/>
                    <w:lang w:eastAsia="ja-JP"/>
                  </w:rPr>
                  <w:delText>ZZZZU</w:delText>
                </w:r>
              </w:del>
            </w:ins>
          </w:p>
        </w:tc>
        <w:tc>
          <w:tcPr>
            <w:tcW w:w="3285" w:type="dxa"/>
            <w:gridSpan w:val="3"/>
            <w:noWrap/>
            <w:hideMark/>
          </w:tcPr>
          <w:p w14:paraId="36EE345D" w14:textId="77777777" w:rsidR="00037BDF" w:rsidRDefault="00037BDF" w:rsidP="00716607">
            <w:pPr>
              <w:rPr>
                <w:ins w:id="12585" w:author="mbeckerle" w:date="2013-07-11T17:56:00Z"/>
                <w:rFonts w:eastAsia="MS Mincho"/>
                <w:lang w:eastAsia="ja-JP"/>
              </w:rPr>
            </w:pPr>
            <w:ins w:id="12586" w:author="mbeckerle" w:date="2013-07-11T17:56:00Z">
              <w:r w:rsidRPr="00716607">
                <w:rPr>
                  <w:rFonts w:eastAsia="MS Mincho"/>
                  <w:lang w:eastAsia="ja-JP"/>
                </w:rPr>
                <w:t>PT</w:t>
              </w:r>
            </w:ins>
          </w:p>
          <w:p w14:paraId="2E8B65E1" w14:textId="6B5B9F63" w:rsidR="00037BDF" w:rsidDel="00DA15CE" w:rsidRDefault="00037BDF" w:rsidP="00501581">
            <w:pPr>
              <w:rPr>
                <w:ins w:id="12587" w:author="Steve Hanson" w:date="2012-08-06T15:55:00Z"/>
                <w:del w:id="12588" w:author="mbeckerle" w:date="2013-07-11T17:55:00Z"/>
                <w:rFonts w:eastAsia="MS Mincho"/>
                <w:lang w:eastAsia="ja-JP"/>
              </w:rPr>
            </w:pPr>
            <w:ins w:id="12589" w:author="mbeckerle" w:date="2013-07-11T17:56:00Z">
              <w:r w:rsidRPr="00716607">
                <w:rPr>
                  <w:rFonts w:eastAsia="MS Mincho"/>
                  <w:lang w:eastAsia="ja-JP"/>
                </w:rPr>
                <w:t>Pacific Time</w:t>
              </w:r>
            </w:ins>
            <w:ins w:id="12590" w:author="Steve Hanson" w:date="2012-08-06T15:55:00Z">
              <w:del w:id="12591" w:author="mbeckerle" w:date="2013-07-11T17:55:00Z">
                <w:r w:rsidRPr="00716607" w:rsidDel="00DA15CE">
                  <w:rPr>
                    <w:rFonts w:eastAsia="MS Mincho"/>
                    <w:lang w:eastAsia="ja-JP"/>
                  </w:rPr>
                  <w:delText>-</w:delText>
                </w:r>
                <w:r w:rsidDel="00DA15CE">
                  <w:rPr>
                    <w:rFonts w:eastAsia="MS Mincho"/>
                    <w:lang w:eastAsia="ja-JP"/>
                  </w:rPr>
                  <w:delText>0</w:delText>
                </w:r>
                <w:r w:rsidRPr="00716607" w:rsidDel="00DA15CE">
                  <w:rPr>
                    <w:rFonts w:eastAsia="MS Mincho"/>
                    <w:lang w:eastAsia="ja-JP"/>
                  </w:rPr>
                  <w:delText>800</w:delText>
                </w:r>
              </w:del>
            </w:ins>
            <w:ins w:id="12592" w:author="Steve Hanson" w:date="2012-08-06T15:57:00Z">
              <w:del w:id="12593" w:author="mbeckerle" w:date="2013-07-11T17:55:00Z">
                <w:r w:rsidDel="00DA15CE">
                  <w:rPr>
                    <w:rFonts w:eastAsia="MS Mincho"/>
                    <w:lang w:eastAsia="ja-JP"/>
                  </w:rPr>
                  <w:delText>, Z</w:delText>
                </w:r>
              </w:del>
            </w:ins>
          </w:p>
          <w:p w14:paraId="0BD5F85A" w14:textId="33C46F29" w:rsidR="00037BDF" w:rsidRPr="00716607" w:rsidRDefault="00037BDF" w:rsidP="00716607">
            <w:pPr>
              <w:rPr>
                <w:ins w:id="12594" w:author="mbeckerle" w:date="2012-04-22T20:13:00Z"/>
                <w:rFonts w:eastAsia="MS Mincho"/>
                <w:lang w:eastAsia="ja-JP"/>
              </w:rPr>
            </w:pPr>
            <w:ins w:id="12595" w:author="Steve Hanson" w:date="2012-08-06T15:55:00Z">
              <w:del w:id="12596" w:author="mbeckerle" w:date="2013-07-11T17:55:00Z">
                <w:r w:rsidDel="00DA15CE">
                  <w:rPr>
                    <w:rFonts w:eastAsia="MS Mincho"/>
                    <w:lang w:eastAsia="ja-JP"/>
                  </w:rPr>
                  <w:delText>GMT-08:00</w:delText>
                </w:r>
              </w:del>
            </w:ins>
            <w:ins w:id="12597" w:author="Steve Hanson" w:date="2012-08-06T15:57:00Z">
              <w:del w:id="12598" w:author="mbeckerle" w:date="2013-07-11T17:55:00Z">
                <w:r w:rsidDel="00DA15CE">
                  <w:rPr>
                    <w:rFonts w:eastAsia="MS Mincho"/>
                    <w:lang w:eastAsia="ja-JP"/>
                  </w:rPr>
                  <w:delText>, Z</w:delText>
                </w:r>
              </w:del>
            </w:ins>
          </w:p>
        </w:tc>
      </w:tr>
      <w:tr w:rsidR="00037BDF" w:rsidRPr="00716607" w:rsidDel="00873F2C" w14:paraId="2EB99DB4" w14:textId="11E94500" w:rsidTr="00EB4839">
        <w:tblPrEx>
          <w:tblW w:w="10678" w:type="dxa"/>
          <w:jc w:val="center"/>
          <w:tblInd w:w="966" w:type="dxa"/>
          <w:tblPrExChange w:id="12599" w:author="mbeckerle" w:date="2013-07-11T17:56:00Z">
            <w:tblPrEx>
              <w:tblW w:w="10228" w:type="dxa"/>
              <w:jc w:val="center"/>
              <w:tblInd w:w="966" w:type="dxa"/>
            </w:tblPrEx>
          </w:tblPrExChange>
        </w:tblPrEx>
        <w:trPr>
          <w:trHeight w:val="302"/>
          <w:jc w:val="center"/>
          <w:ins w:id="12600" w:author="mbeckerle" w:date="2012-04-22T20:13:00Z"/>
          <w:del w:id="12601" w:author="Steve Hanson" w:date="2012-08-06T15:55:00Z"/>
          <w:trPrChange w:id="12602" w:author="mbeckerle" w:date="2013-07-11T17:56:00Z">
            <w:trPr>
              <w:gridAfter w:val="0"/>
              <w:trHeight w:val="302"/>
              <w:jc w:val="center"/>
            </w:trPr>
          </w:trPrChange>
        </w:trPr>
        <w:tc>
          <w:tcPr>
            <w:tcW w:w="939" w:type="dxa"/>
            <w:noWrap/>
            <w:hideMark/>
            <w:tcPrChange w:id="12603" w:author="mbeckerle" w:date="2013-07-11T17:56:00Z">
              <w:tcPr>
                <w:tcW w:w="939" w:type="dxa"/>
                <w:noWrap/>
                <w:hideMark/>
              </w:tcPr>
            </w:tcPrChange>
          </w:tcPr>
          <w:p w14:paraId="250D4C48" w14:textId="221C6846" w:rsidR="00037BDF" w:rsidRPr="00716607" w:rsidDel="00873F2C" w:rsidRDefault="00037BDF" w:rsidP="00873F2C">
            <w:pPr>
              <w:rPr>
                <w:ins w:id="12604" w:author="mbeckerle" w:date="2012-04-22T20:13:00Z"/>
                <w:del w:id="12605" w:author="Steve Hanson" w:date="2012-08-06T15:55:00Z"/>
                <w:rFonts w:eastAsia="MS Mincho"/>
                <w:lang w:eastAsia="ja-JP"/>
              </w:rPr>
            </w:pPr>
            <w:ins w:id="12606" w:author="mbeckerle" w:date="2013-07-11T17:56:00Z">
              <w:r w:rsidRPr="00716607" w:rsidDel="00873F2C">
                <w:rPr>
                  <w:rFonts w:eastAsia="MS Mincho"/>
                  <w:lang w:eastAsia="ja-JP"/>
                </w:rPr>
                <w:t xml:space="preserve">vvvv </w:t>
              </w:r>
            </w:ins>
          </w:p>
        </w:tc>
        <w:tc>
          <w:tcPr>
            <w:tcW w:w="3278" w:type="dxa"/>
            <w:noWrap/>
            <w:hideMark/>
            <w:tcPrChange w:id="12607" w:author="mbeckerle" w:date="2013-07-11T17:56:00Z">
              <w:tcPr>
                <w:tcW w:w="3278" w:type="dxa"/>
                <w:gridSpan w:val="3"/>
                <w:noWrap/>
                <w:hideMark/>
              </w:tcPr>
            </w:tcPrChange>
          </w:tcPr>
          <w:p w14:paraId="0A343DD3" w14:textId="41A89637" w:rsidR="00037BDF" w:rsidRPr="00716607" w:rsidDel="00873F2C" w:rsidRDefault="00037BDF" w:rsidP="00716607">
            <w:pPr>
              <w:rPr>
                <w:ins w:id="12608" w:author="mbeckerle" w:date="2012-04-22T20:13:00Z"/>
                <w:del w:id="12609" w:author="Steve Hanson" w:date="2012-08-06T15:55:00Z"/>
                <w:rFonts w:eastAsia="MS Mincho"/>
                <w:lang w:eastAsia="ja-JP"/>
              </w:rPr>
            </w:pPr>
            <w:ins w:id="12610" w:author="mbeckerle" w:date="2013-07-11T17:56:00Z">
              <w:r w:rsidRPr="00716607" w:rsidDel="00873F2C">
                <w:rPr>
                  <w:rFonts w:eastAsia="MS Mincho"/>
                  <w:lang w:eastAsia="ja-JP"/>
                </w:rPr>
                <w:t>Time Zone: generic non-location</w:t>
              </w:r>
            </w:ins>
          </w:p>
        </w:tc>
        <w:tc>
          <w:tcPr>
            <w:tcW w:w="1517" w:type="dxa"/>
            <w:noWrap/>
            <w:hideMark/>
            <w:tcPrChange w:id="12611" w:author="mbeckerle" w:date="2013-07-11T17:56:00Z">
              <w:tcPr>
                <w:tcW w:w="1517" w:type="dxa"/>
                <w:gridSpan w:val="2"/>
                <w:noWrap/>
                <w:hideMark/>
              </w:tcPr>
            </w:tcPrChange>
          </w:tcPr>
          <w:p w14:paraId="11348F10" w14:textId="74E24868" w:rsidR="00037BDF" w:rsidRPr="00716607" w:rsidDel="00873F2C" w:rsidRDefault="00037BDF" w:rsidP="0033738B">
            <w:pPr>
              <w:rPr>
                <w:ins w:id="12612" w:author="mbeckerle" w:date="2012-04-22T20:13:00Z"/>
                <w:del w:id="12613" w:author="Steve Hanson" w:date="2012-08-06T15:55:00Z"/>
                <w:rFonts w:eastAsia="MS Mincho"/>
                <w:lang w:eastAsia="ja-JP"/>
              </w:rPr>
            </w:pPr>
            <w:ins w:id="12614" w:author="mbeckerle" w:date="2013-07-11T17:56:00Z">
              <w:r w:rsidRPr="00716607" w:rsidDel="0033738B">
                <w:rPr>
                  <w:rFonts w:eastAsia="MS Mincho"/>
                  <w:lang w:eastAsia="ja-JP"/>
                </w:rPr>
                <w:t>(</w:t>
              </w:r>
              <w:r w:rsidRPr="00716607" w:rsidDel="00873F2C">
                <w:rPr>
                  <w:rFonts w:eastAsia="MS Mincho"/>
                  <w:lang w:eastAsia="ja-JP"/>
                </w:rPr>
                <w:t>Text</w:t>
              </w:r>
              <w:r w:rsidRPr="00716607" w:rsidDel="0033738B">
                <w:rPr>
                  <w:rFonts w:eastAsia="MS Mincho"/>
                  <w:lang w:eastAsia="ja-JP"/>
                </w:rPr>
                <w:t>)</w:t>
              </w:r>
            </w:ins>
          </w:p>
        </w:tc>
        <w:tc>
          <w:tcPr>
            <w:tcW w:w="2891" w:type="dxa"/>
            <w:gridSpan w:val="3"/>
            <w:noWrap/>
            <w:hideMark/>
            <w:tcPrChange w:id="12615" w:author="mbeckerle" w:date="2013-07-11T17:56:00Z">
              <w:tcPr>
                <w:tcW w:w="2891" w:type="dxa"/>
                <w:gridSpan w:val="3"/>
                <w:noWrap/>
                <w:hideMark/>
              </w:tcPr>
            </w:tcPrChange>
          </w:tcPr>
          <w:p w14:paraId="2D84D882" w14:textId="77777777" w:rsidR="00037BDF" w:rsidDel="00DA15CE" w:rsidRDefault="00037BDF" w:rsidP="00716607">
            <w:pPr>
              <w:rPr>
                <w:ins w:id="12616" w:author="mbeckerle" w:date="2013-07-11T17:56:00Z"/>
                <w:rFonts w:eastAsia="MS Mincho"/>
                <w:lang w:eastAsia="ja-JP"/>
              </w:rPr>
            </w:pPr>
            <w:ins w:id="12617" w:author="mbeckerle" w:date="2013-07-11T17:56:00Z">
              <w:r w:rsidRPr="00716607" w:rsidDel="00873F2C">
                <w:rPr>
                  <w:rFonts w:eastAsia="MS Mincho"/>
                  <w:lang w:eastAsia="ja-JP"/>
                </w:rPr>
                <w:t>Pacific Time</w:t>
              </w:r>
              <w:r w:rsidDel="00DA15CE">
                <w:rPr>
                  <w:rFonts w:eastAsia="MS Mincho"/>
                  <w:lang w:eastAsia="ja-JP"/>
                </w:rPr>
                <w:t>v</w:t>
              </w:r>
            </w:ins>
          </w:p>
          <w:p w14:paraId="28611043" w14:textId="5C72CCEA" w:rsidR="00037BDF" w:rsidRPr="00716607" w:rsidDel="00873F2C" w:rsidRDefault="00037BDF" w:rsidP="00716607">
            <w:pPr>
              <w:rPr>
                <w:ins w:id="12618" w:author="mbeckerle" w:date="2012-04-22T20:13:00Z"/>
                <w:del w:id="12619" w:author="Steve Hanson" w:date="2012-08-06T15:55:00Z"/>
                <w:rFonts w:eastAsia="MS Mincho"/>
                <w:lang w:eastAsia="ja-JP"/>
              </w:rPr>
            </w:pPr>
            <w:ins w:id="12620" w:author="mbeckerle" w:date="2013-07-11T17:56:00Z">
              <w:r w:rsidDel="00DA15CE">
                <w:rPr>
                  <w:rFonts w:eastAsia="MS Mincho"/>
                  <w:lang w:eastAsia="ja-JP"/>
                </w:rPr>
                <w:t>vvvv</w:t>
              </w:r>
            </w:ins>
          </w:p>
        </w:tc>
        <w:tc>
          <w:tcPr>
            <w:tcW w:w="2053" w:type="dxa"/>
            <w:tcPrChange w:id="12621" w:author="mbeckerle" w:date="2013-07-11T17:56:00Z">
              <w:tcPr>
                <w:tcW w:w="2835" w:type="dxa"/>
                <w:gridSpan w:val="3"/>
              </w:tcPr>
            </w:tcPrChange>
          </w:tcPr>
          <w:p w14:paraId="1F0AE487" w14:textId="77777777" w:rsidR="00037BDF" w:rsidDel="00DA15CE" w:rsidRDefault="00037BDF" w:rsidP="00716607">
            <w:pPr>
              <w:rPr>
                <w:ins w:id="12622" w:author="mbeckerle" w:date="2013-07-11T17:56:00Z"/>
                <w:rFonts w:eastAsia="MS Mincho"/>
                <w:lang w:eastAsia="ja-JP"/>
              </w:rPr>
            </w:pPr>
          </w:p>
          <w:p w14:paraId="3D08C0F4" w14:textId="7FEDE1D6" w:rsidR="00037BDF" w:rsidRPr="00716607" w:rsidDel="00873F2C" w:rsidRDefault="00037BDF" w:rsidP="00716607">
            <w:pPr>
              <w:rPr>
                <w:ins w:id="12623" w:author="mbeckerle" w:date="2013-07-11T17:55:00Z"/>
              </w:rPr>
            </w:pPr>
            <w:ins w:id="12624" w:author="mbeckerle" w:date="2013-07-11T17:56:00Z">
              <w:r w:rsidRPr="00716607" w:rsidDel="00DA15CE">
                <w:rPr>
                  <w:rFonts w:eastAsia="MS Mincho"/>
                  <w:lang w:eastAsia="ja-JP"/>
                </w:rPr>
                <w:t>Pacific Time</w:t>
              </w:r>
            </w:ins>
          </w:p>
        </w:tc>
      </w:tr>
      <w:tr w:rsidR="00037BDF" w:rsidRPr="00716607" w14:paraId="4D0723A8" w14:textId="77777777" w:rsidTr="00EB4839">
        <w:trPr>
          <w:trHeight w:val="302"/>
          <w:jc w:val="center"/>
          <w:ins w:id="12625" w:author="mbeckerle" w:date="2012-04-22T20:13:00Z"/>
        </w:trPr>
        <w:tc>
          <w:tcPr>
            <w:tcW w:w="939" w:type="dxa"/>
            <w:noWrap/>
            <w:hideMark/>
          </w:tcPr>
          <w:p w14:paraId="21E3C12F" w14:textId="19525E99" w:rsidR="00037BDF" w:rsidRPr="00716607" w:rsidRDefault="00037BDF" w:rsidP="00716607">
            <w:pPr>
              <w:rPr>
                <w:ins w:id="12626" w:author="mbeckerle" w:date="2012-04-22T20:13:00Z"/>
                <w:rFonts w:eastAsia="MS Mincho"/>
                <w:lang w:eastAsia="ja-JP"/>
              </w:rPr>
            </w:pPr>
            <w:ins w:id="12627" w:author="mbeckerle" w:date="2013-07-11T17:56:00Z">
              <w:r w:rsidRPr="00716607">
                <w:rPr>
                  <w:rFonts w:eastAsia="MS Mincho"/>
                  <w:lang w:eastAsia="ja-JP"/>
                </w:rPr>
                <w:t xml:space="preserve">V </w:t>
              </w:r>
            </w:ins>
          </w:p>
        </w:tc>
        <w:tc>
          <w:tcPr>
            <w:tcW w:w="3278" w:type="dxa"/>
            <w:noWrap/>
            <w:hideMark/>
          </w:tcPr>
          <w:p w14:paraId="3976E3CB" w14:textId="18734886" w:rsidR="00037BDF" w:rsidRPr="00716607" w:rsidRDefault="00037BDF" w:rsidP="00716607">
            <w:pPr>
              <w:rPr>
                <w:ins w:id="12628" w:author="mbeckerle" w:date="2012-04-22T20:13:00Z"/>
                <w:rFonts w:eastAsia="MS Mincho"/>
                <w:lang w:eastAsia="ja-JP"/>
              </w:rPr>
            </w:pPr>
            <w:ins w:id="12629" w:author="mbeckerle" w:date="2013-07-11T17:56:00Z">
              <w:r w:rsidRPr="00716607">
                <w:rPr>
                  <w:rFonts w:eastAsia="MS Mincho"/>
                  <w:lang w:eastAsia="ja-JP"/>
                </w:rPr>
                <w:t>Time Zone: generic non-location</w:t>
              </w:r>
            </w:ins>
          </w:p>
        </w:tc>
        <w:tc>
          <w:tcPr>
            <w:tcW w:w="1517" w:type="dxa"/>
            <w:noWrap/>
            <w:hideMark/>
          </w:tcPr>
          <w:p w14:paraId="210DB3AC" w14:textId="019E8991" w:rsidR="00037BDF" w:rsidRPr="00716607" w:rsidRDefault="00037BDF" w:rsidP="0033738B">
            <w:pPr>
              <w:rPr>
                <w:ins w:id="12630" w:author="mbeckerle" w:date="2012-04-22T20:13:00Z"/>
                <w:rFonts w:eastAsia="MS Mincho"/>
                <w:lang w:eastAsia="ja-JP"/>
              </w:rPr>
            </w:pPr>
            <w:ins w:id="12631" w:author="mbeckerle" w:date="2013-07-11T17:56:00Z">
              <w:r w:rsidRPr="00716607" w:rsidDel="0033738B">
                <w:rPr>
                  <w:rFonts w:eastAsia="MS Mincho"/>
                  <w:lang w:eastAsia="ja-JP"/>
                </w:rPr>
                <w:t>(</w:t>
              </w:r>
              <w:r w:rsidRPr="00716607">
                <w:rPr>
                  <w:rFonts w:eastAsia="MS Mincho"/>
                  <w:lang w:eastAsia="ja-JP"/>
                </w:rPr>
                <w:t>Text</w:t>
              </w:r>
              <w:r w:rsidRPr="00716607" w:rsidDel="0033738B">
                <w:rPr>
                  <w:rFonts w:eastAsia="MS Mincho"/>
                  <w:lang w:eastAsia="ja-JP"/>
                </w:rPr>
                <w:t>)</w:t>
              </w:r>
            </w:ins>
          </w:p>
        </w:tc>
        <w:tc>
          <w:tcPr>
            <w:tcW w:w="1659" w:type="dxa"/>
          </w:tcPr>
          <w:p w14:paraId="2BA8D280" w14:textId="6389D961" w:rsidR="00037BDF" w:rsidDel="00DA15CE" w:rsidRDefault="00037BDF" w:rsidP="00716607">
            <w:pPr>
              <w:rPr>
                <w:ins w:id="12632" w:author="Steve Hanson" w:date="2012-08-06T15:58:00Z"/>
                <w:del w:id="12633" w:author="mbeckerle" w:date="2013-07-11T17:55:00Z"/>
                <w:rFonts w:eastAsia="MS Mincho"/>
                <w:lang w:eastAsia="ja-JP"/>
              </w:rPr>
            </w:pPr>
            <w:commentRangeStart w:id="12634"/>
            <w:ins w:id="12635" w:author="mbeckerle" w:date="2013-07-11T17:56:00Z">
              <w:r>
                <w:rPr>
                  <w:rFonts w:eastAsia="MS Mincho"/>
                  <w:lang w:eastAsia="ja-JP"/>
                </w:rPr>
                <w:t>VVVV</w:t>
              </w:r>
            </w:ins>
            <w:commentRangeEnd w:id="12634"/>
            <w:ins w:id="12636" w:author="mbeckerle" w:date="2013-07-11T17:58:00Z">
              <w:r>
                <w:rPr>
                  <w:rStyle w:val="CommentReference"/>
                </w:rPr>
                <w:commentReference w:id="12634"/>
              </w:r>
            </w:ins>
            <w:ins w:id="12637" w:author="Steve Hanson" w:date="2012-08-06T15:58:00Z">
              <w:del w:id="12638" w:author="mbeckerle" w:date="2013-07-11T17:55:00Z">
                <w:r w:rsidDel="00DA15CE">
                  <w:rPr>
                    <w:rFonts w:eastAsia="MS Mincho"/>
                    <w:lang w:eastAsia="ja-JP"/>
                  </w:rPr>
                  <w:delText>v</w:delText>
                </w:r>
              </w:del>
            </w:ins>
          </w:p>
          <w:p w14:paraId="196A4C8C" w14:textId="2389FB64" w:rsidR="00037BDF" w:rsidRPr="00716607" w:rsidRDefault="00037BDF" w:rsidP="00716607">
            <w:pPr>
              <w:rPr>
                <w:ins w:id="12639" w:author="Steve Hanson" w:date="2012-08-06T15:34:00Z"/>
                <w:rFonts w:eastAsia="MS Mincho"/>
                <w:lang w:eastAsia="ja-JP"/>
              </w:rPr>
            </w:pPr>
            <w:ins w:id="12640" w:author="Steve Hanson" w:date="2012-08-06T15:58:00Z">
              <w:del w:id="12641" w:author="mbeckerle" w:date="2013-07-11T17:55:00Z">
                <w:r w:rsidDel="00DA15CE">
                  <w:rPr>
                    <w:rFonts w:eastAsia="MS Mincho"/>
                    <w:lang w:eastAsia="ja-JP"/>
                  </w:rPr>
                  <w:delText>vvvv</w:delText>
                </w:r>
              </w:del>
            </w:ins>
          </w:p>
        </w:tc>
        <w:tc>
          <w:tcPr>
            <w:tcW w:w="3285" w:type="dxa"/>
            <w:gridSpan w:val="3"/>
            <w:noWrap/>
            <w:hideMark/>
          </w:tcPr>
          <w:p w14:paraId="01AB794C" w14:textId="27282FB6" w:rsidR="00037BDF" w:rsidDel="00DA15CE" w:rsidRDefault="00037BDF" w:rsidP="00716607">
            <w:pPr>
              <w:rPr>
                <w:ins w:id="12642" w:author="Steve Hanson" w:date="2012-08-06T15:58:00Z"/>
                <w:del w:id="12643" w:author="mbeckerle" w:date="2013-07-11T17:55:00Z"/>
                <w:rFonts w:eastAsia="MS Mincho"/>
                <w:lang w:eastAsia="ja-JP"/>
              </w:rPr>
            </w:pPr>
            <w:ins w:id="12644" w:author="mbeckerle" w:date="2013-07-11T17:56:00Z">
              <w:r w:rsidRPr="00716607">
                <w:rPr>
                  <w:rFonts w:eastAsia="MS Mincho"/>
                  <w:lang w:eastAsia="ja-JP"/>
                </w:rPr>
                <w:t>United States (Los Angeles)</w:t>
              </w:r>
            </w:ins>
          </w:p>
          <w:p w14:paraId="25B2878E" w14:textId="34A23877" w:rsidR="00037BDF" w:rsidRPr="00716607" w:rsidRDefault="00037BDF" w:rsidP="00716607">
            <w:pPr>
              <w:rPr>
                <w:ins w:id="12645" w:author="mbeckerle" w:date="2012-04-22T20:13:00Z"/>
                <w:rFonts w:eastAsia="MS Mincho"/>
                <w:lang w:eastAsia="ja-JP"/>
              </w:rPr>
            </w:pPr>
            <w:ins w:id="12646" w:author="Steve Hanson" w:date="2012-08-06T15:58:00Z">
              <w:del w:id="12647" w:author="mbeckerle" w:date="2013-07-11T17:55:00Z">
                <w:r w:rsidRPr="00716607" w:rsidDel="00DA15CE">
                  <w:rPr>
                    <w:rFonts w:eastAsia="MS Mincho"/>
                    <w:lang w:eastAsia="ja-JP"/>
                  </w:rPr>
                  <w:delText>Pacific Time</w:delText>
                </w:r>
              </w:del>
            </w:ins>
          </w:p>
        </w:tc>
      </w:tr>
      <w:tr w:rsidR="00037BDF" w:rsidRPr="00716607" w:rsidDel="00873F2C" w14:paraId="39FC6DBC" w14:textId="4E5CEBA5" w:rsidTr="00EB4839">
        <w:trPr>
          <w:trHeight w:val="302"/>
          <w:jc w:val="center"/>
          <w:ins w:id="12648" w:author="mbeckerle" w:date="2012-04-22T20:13:00Z"/>
          <w:del w:id="12649" w:author="Steve Hanson" w:date="2012-08-06T15:58:00Z"/>
        </w:trPr>
        <w:tc>
          <w:tcPr>
            <w:tcW w:w="939" w:type="dxa"/>
            <w:noWrap/>
            <w:hideMark/>
          </w:tcPr>
          <w:p w14:paraId="25EFD267" w14:textId="6781F3F8" w:rsidR="00037BDF" w:rsidRPr="00716607" w:rsidDel="00873F2C" w:rsidRDefault="00037BDF" w:rsidP="00716607">
            <w:pPr>
              <w:rPr>
                <w:ins w:id="12650" w:author="mbeckerle" w:date="2012-04-22T20:13:00Z"/>
                <w:del w:id="12651" w:author="Steve Hanson" w:date="2012-08-06T15:58:00Z"/>
                <w:rFonts w:eastAsia="MS Mincho"/>
                <w:lang w:eastAsia="ja-JP"/>
              </w:rPr>
            </w:pPr>
            <w:ins w:id="12652" w:author="mbeckerle" w:date="2013-07-11T17:56:00Z">
              <w:r w:rsidRPr="00716607" w:rsidDel="00873F2C">
                <w:rPr>
                  <w:rFonts w:eastAsia="MS Mincho"/>
                  <w:lang w:eastAsia="ja-JP"/>
                </w:rPr>
                <w:t xml:space="preserve">VVVV </w:t>
              </w:r>
            </w:ins>
          </w:p>
        </w:tc>
        <w:tc>
          <w:tcPr>
            <w:tcW w:w="3278" w:type="dxa"/>
            <w:noWrap/>
            <w:hideMark/>
          </w:tcPr>
          <w:p w14:paraId="7C67823F" w14:textId="6B98805B" w:rsidR="00037BDF" w:rsidRPr="00716607" w:rsidDel="00873F2C" w:rsidRDefault="00037BDF" w:rsidP="00716607">
            <w:pPr>
              <w:rPr>
                <w:ins w:id="12653" w:author="mbeckerle" w:date="2012-04-22T20:13:00Z"/>
                <w:del w:id="12654" w:author="Steve Hanson" w:date="2012-08-06T15:58:00Z"/>
                <w:rFonts w:eastAsia="MS Mincho"/>
                <w:lang w:eastAsia="ja-JP"/>
              </w:rPr>
            </w:pPr>
            <w:ins w:id="12655" w:author="mbeckerle" w:date="2013-07-11T17:56:00Z">
              <w:r w:rsidRPr="00716607" w:rsidDel="00873F2C">
                <w:rPr>
                  <w:rFonts w:eastAsia="MS Mincho"/>
                  <w:lang w:eastAsia="ja-JP"/>
                </w:rPr>
                <w:t>Time Zone: generic location</w:t>
              </w:r>
            </w:ins>
          </w:p>
        </w:tc>
        <w:tc>
          <w:tcPr>
            <w:tcW w:w="1517" w:type="dxa"/>
            <w:noWrap/>
            <w:hideMark/>
          </w:tcPr>
          <w:p w14:paraId="29FC9A02" w14:textId="12C73FB9" w:rsidR="00037BDF" w:rsidRPr="00716607" w:rsidDel="00873F2C" w:rsidRDefault="00037BDF" w:rsidP="0033738B">
            <w:pPr>
              <w:rPr>
                <w:ins w:id="12656" w:author="mbeckerle" w:date="2012-04-22T20:13:00Z"/>
                <w:del w:id="12657" w:author="Steve Hanson" w:date="2012-08-06T15:58:00Z"/>
                <w:rFonts w:eastAsia="MS Mincho"/>
                <w:lang w:eastAsia="ja-JP"/>
              </w:rPr>
            </w:pPr>
            <w:ins w:id="12658" w:author="mbeckerle" w:date="2013-07-11T17:56:00Z">
              <w:r w:rsidRPr="00716607" w:rsidDel="0033738B">
                <w:rPr>
                  <w:rFonts w:eastAsia="MS Mincho"/>
                  <w:lang w:eastAsia="ja-JP"/>
                </w:rPr>
                <w:t>(</w:t>
              </w:r>
              <w:r w:rsidRPr="00716607" w:rsidDel="00873F2C">
                <w:rPr>
                  <w:rFonts w:eastAsia="MS Mincho"/>
                  <w:lang w:eastAsia="ja-JP"/>
                </w:rPr>
                <w:t>Text</w:t>
              </w:r>
              <w:r w:rsidRPr="00716607" w:rsidDel="0033738B">
                <w:rPr>
                  <w:rFonts w:eastAsia="MS Mincho"/>
                  <w:lang w:eastAsia="ja-JP"/>
                </w:rPr>
                <w:t>)</w:t>
              </w:r>
            </w:ins>
          </w:p>
        </w:tc>
        <w:tc>
          <w:tcPr>
            <w:tcW w:w="2835" w:type="dxa"/>
            <w:gridSpan w:val="2"/>
            <w:noWrap/>
            <w:hideMark/>
          </w:tcPr>
          <w:p w14:paraId="2DAF13C7" w14:textId="77777777" w:rsidR="00037BDF" w:rsidDel="00DA15CE" w:rsidRDefault="00037BDF" w:rsidP="00716607">
            <w:pPr>
              <w:rPr>
                <w:ins w:id="12659" w:author="mbeckerle" w:date="2013-07-11T17:56:00Z"/>
                <w:rFonts w:eastAsia="MS Mincho"/>
                <w:lang w:eastAsia="ja-JP"/>
              </w:rPr>
            </w:pPr>
            <w:ins w:id="12660" w:author="mbeckerle" w:date="2013-07-11T17:56:00Z">
              <w:r w:rsidRPr="00716607" w:rsidDel="00873F2C">
                <w:rPr>
                  <w:rFonts w:eastAsia="MS Mincho"/>
                  <w:lang w:eastAsia="ja-JP"/>
                </w:rPr>
                <w:t>United States (Los Angeles)</w:t>
              </w:r>
              <w:r w:rsidDel="00DA15CE">
                <w:rPr>
                  <w:rFonts w:eastAsia="MS Mincho"/>
                  <w:lang w:eastAsia="ja-JP"/>
                </w:rPr>
                <w:t>V</w:t>
              </w:r>
            </w:ins>
          </w:p>
          <w:p w14:paraId="5AAD0096" w14:textId="309686FF" w:rsidR="00037BDF" w:rsidRPr="00716607" w:rsidDel="00873F2C" w:rsidRDefault="00037BDF" w:rsidP="00716607">
            <w:pPr>
              <w:rPr>
                <w:ins w:id="12661" w:author="mbeckerle" w:date="2012-04-22T20:13:00Z"/>
                <w:del w:id="12662" w:author="Steve Hanson" w:date="2012-08-06T15:58:00Z"/>
                <w:rFonts w:eastAsia="MS Mincho"/>
                <w:lang w:eastAsia="ja-JP"/>
              </w:rPr>
            </w:pPr>
            <w:ins w:id="12663" w:author="mbeckerle" w:date="2013-07-11T17:56:00Z">
              <w:r w:rsidDel="00DA15CE">
                <w:rPr>
                  <w:rFonts w:eastAsia="MS Mincho"/>
                  <w:lang w:eastAsia="ja-JP"/>
                </w:rPr>
                <w:t>VVVV</w:t>
              </w:r>
            </w:ins>
          </w:p>
        </w:tc>
        <w:tc>
          <w:tcPr>
            <w:tcW w:w="2109" w:type="dxa"/>
            <w:gridSpan w:val="2"/>
          </w:tcPr>
          <w:p w14:paraId="32CBEA6B" w14:textId="77777777" w:rsidR="00037BDF" w:rsidDel="00DA15CE" w:rsidRDefault="00037BDF" w:rsidP="00716607">
            <w:pPr>
              <w:rPr>
                <w:ins w:id="12664" w:author="mbeckerle" w:date="2013-07-11T17:56:00Z"/>
                <w:rFonts w:eastAsia="MS Mincho"/>
                <w:lang w:eastAsia="ja-JP"/>
              </w:rPr>
            </w:pPr>
          </w:p>
          <w:p w14:paraId="5DC8FE8B" w14:textId="53ECD1AD" w:rsidR="00037BDF" w:rsidRPr="00716607" w:rsidDel="00873F2C" w:rsidRDefault="00037BDF" w:rsidP="00716607">
            <w:pPr>
              <w:rPr>
                <w:ins w:id="12665" w:author="mbeckerle" w:date="2013-07-11T17:55:00Z"/>
              </w:rPr>
            </w:pPr>
            <w:ins w:id="12666" w:author="mbeckerle" w:date="2013-07-11T17:56:00Z">
              <w:r w:rsidRPr="00716607" w:rsidDel="00DA15CE">
                <w:rPr>
                  <w:rFonts w:eastAsia="MS Mincho"/>
                  <w:lang w:eastAsia="ja-JP"/>
                </w:rPr>
                <w:t>United States (Los Angeles)</w:t>
              </w:r>
            </w:ins>
          </w:p>
        </w:tc>
      </w:tr>
      <w:tr w:rsidR="00037BDF" w:rsidRPr="00716607" w14:paraId="20150D22" w14:textId="77777777" w:rsidTr="00EB4839">
        <w:trPr>
          <w:trHeight w:val="302"/>
          <w:jc w:val="center"/>
          <w:ins w:id="12667" w:author="mbeckerle" w:date="2012-04-22T20:13:00Z"/>
        </w:trPr>
        <w:tc>
          <w:tcPr>
            <w:tcW w:w="939" w:type="dxa"/>
            <w:noWrap/>
            <w:hideMark/>
          </w:tcPr>
          <w:p w14:paraId="240A86B6" w14:textId="50C64FA7" w:rsidR="00037BDF" w:rsidRPr="00716607" w:rsidRDefault="00037BDF" w:rsidP="00716607">
            <w:pPr>
              <w:rPr>
                <w:ins w:id="12668" w:author="mbeckerle" w:date="2012-04-22T20:13:00Z"/>
                <w:rFonts w:eastAsia="MS Mincho"/>
                <w:lang w:eastAsia="ja-JP"/>
              </w:rPr>
            </w:pPr>
            <w:ins w:id="12669" w:author="mbeckerle" w:date="2013-07-11T17:56:00Z">
              <w:r>
                <w:rPr>
                  <w:rFonts w:eastAsia="MS Mincho"/>
                  <w:lang w:eastAsia="ja-JP"/>
                </w:rPr>
                <w:t>I</w:t>
              </w:r>
            </w:ins>
          </w:p>
        </w:tc>
        <w:tc>
          <w:tcPr>
            <w:tcW w:w="3278" w:type="dxa"/>
            <w:noWrap/>
            <w:hideMark/>
          </w:tcPr>
          <w:p w14:paraId="42DEBD8C" w14:textId="5BDEF742" w:rsidR="00037BDF" w:rsidRPr="00716607" w:rsidRDefault="00037BDF" w:rsidP="00716607">
            <w:pPr>
              <w:rPr>
                <w:ins w:id="12670" w:author="mbeckerle" w:date="2012-04-22T20:13:00Z"/>
                <w:rFonts w:eastAsia="MS Mincho"/>
                <w:lang w:eastAsia="ja-JP"/>
              </w:rPr>
            </w:pPr>
            <w:ins w:id="12671" w:author="mbeckerle" w:date="2013-07-11T17:56:00Z">
              <w:r w:rsidRPr="00716607">
                <w:rPr>
                  <w:rFonts w:eastAsia="MS Mincho"/>
                  <w:lang w:eastAsia="ja-JP"/>
                </w:rPr>
                <w:t xml:space="preserve">ISO8601 Date/Time </w:t>
              </w:r>
            </w:ins>
          </w:p>
        </w:tc>
        <w:tc>
          <w:tcPr>
            <w:tcW w:w="1517" w:type="dxa"/>
            <w:noWrap/>
            <w:hideMark/>
          </w:tcPr>
          <w:p w14:paraId="761A7DFF" w14:textId="1ED330CB" w:rsidR="00037BDF" w:rsidRPr="00716607" w:rsidRDefault="00037BDF" w:rsidP="0033738B">
            <w:pPr>
              <w:rPr>
                <w:ins w:id="12672" w:author="mbeckerle" w:date="2012-04-22T20:13:00Z"/>
                <w:rFonts w:eastAsia="MS Mincho"/>
                <w:lang w:eastAsia="ja-JP"/>
              </w:rPr>
            </w:pPr>
            <w:ins w:id="12673" w:author="mbeckerle" w:date="2013-07-11T17:56:00Z">
              <w:r w:rsidRPr="00716607" w:rsidDel="0033738B">
                <w:rPr>
                  <w:rFonts w:eastAsia="MS Mincho"/>
                  <w:lang w:eastAsia="ja-JP"/>
                </w:rPr>
                <w:t>(</w:t>
              </w:r>
              <w:r w:rsidRPr="00716607">
                <w:rPr>
                  <w:rFonts w:eastAsia="MS Mincho"/>
                  <w:lang w:eastAsia="ja-JP"/>
                </w:rPr>
                <w:t>Text</w:t>
              </w:r>
              <w:r w:rsidRPr="00716607" w:rsidDel="0033738B">
                <w:rPr>
                  <w:rFonts w:eastAsia="MS Mincho"/>
                  <w:lang w:eastAsia="ja-JP"/>
                </w:rPr>
                <w:t>)</w:t>
              </w:r>
              <w:r w:rsidRPr="00716607">
                <w:rPr>
                  <w:rFonts w:eastAsia="MS Mincho"/>
                  <w:lang w:eastAsia="ja-JP"/>
                </w:rPr>
                <w:t xml:space="preserve"> </w:t>
              </w:r>
            </w:ins>
          </w:p>
        </w:tc>
        <w:tc>
          <w:tcPr>
            <w:tcW w:w="1659" w:type="dxa"/>
          </w:tcPr>
          <w:p w14:paraId="6D9B5052" w14:textId="4E1BD512" w:rsidR="00037BDF" w:rsidDel="00DA15CE" w:rsidRDefault="00037BDF" w:rsidP="00716607">
            <w:pPr>
              <w:rPr>
                <w:ins w:id="12674" w:author="Steve Hanson" w:date="2012-08-06T15:59:00Z"/>
                <w:del w:id="12675" w:author="mbeckerle" w:date="2013-07-11T17:55:00Z"/>
                <w:rFonts w:eastAsia="MS Mincho"/>
                <w:lang w:eastAsia="ja-JP"/>
              </w:rPr>
            </w:pPr>
            <w:ins w:id="12676" w:author="mbeckerle" w:date="2013-07-11T17:56:00Z">
              <w:r>
                <w:rPr>
                  <w:rFonts w:eastAsia="MS Mincho"/>
                  <w:lang w:eastAsia="ja-JP"/>
                </w:rPr>
                <w:t>I</w:t>
              </w:r>
            </w:ins>
            <w:ins w:id="12677" w:author="Steve Hanson" w:date="2012-08-06T15:59:00Z">
              <w:del w:id="12678" w:author="mbeckerle" w:date="2013-07-11T17:55:00Z">
                <w:r w:rsidDel="00DA15CE">
                  <w:rPr>
                    <w:rFonts w:eastAsia="MS Mincho"/>
                    <w:lang w:eastAsia="ja-JP"/>
                  </w:rPr>
                  <w:delText>V</w:delText>
                </w:r>
              </w:del>
            </w:ins>
          </w:p>
          <w:p w14:paraId="668EE699" w14:textId="37909F33" w:rsidR="00037BDF" w:rsidRPr="00716607" w:rsidRDefault="00037BDF" w:rsidP="00716607">
            <w:pPr>
              <w:rPr>
                <w:ins w:id="12679" w:author="Steve Hanson" w:date="2012-08-06T15:34:00Z"/>
                <w:rFonts w:eastAsia="MS Mincho"/>
                <w:lang w:eastAsia="ja-JP"/>
              </w:rPr>
            </w:pPr>
            <w:ins w:id="12680" w:author="Steve Hanson" w:date="2012-08-06T15:59:00Z">
              <w:del w:id="12681" w:author="mbeckerle" w:date="2013-07-11T17:55:00Z">
                <w:r w:rsidDel="00DA15CE">
                  <w:rPr>
                    <w:rFonts w:eastAsia="MS Mincho"/>
                    <w:lang w:eastAsia="ja-JP"/>
                  </w:rPr>
                  <w:delText>VVVV</w:delText>
                </w:r>
              </w:del>
            </w:ins>
          </w:p>
        </w:tc>
        <w:tc>
          <w:tcPr>
            <w:tcW w:w="3285" w:type="dxa"/>
            <w:gridSpan w:val="3"/>
            <w:noWrap/>
            <w:hideMark/>
          </w:tcPr>
          <w:p w14:paraId="4C97B26A" w14:textId="1CC9E271" w:rsidR="00037BDF" w:rsidDel="00DA15CE" w:rsidRDefault="00037BDF" w:rsidP="00716607">
            <w:pPr>
              <w:rPr>
                <w:ins w:id="12682" w:author="Steve Hanson" w:date="2012-08-06T15:59:00Z"/>
                <w:del w:id="12683" w:author="mbeckerle" w:date="2013-07-11T17:55:00Z"/>
                <w:rFonts w:eastAsia="MS Mincho"/>
                <w:lang w:eastAsia="ja-JP"/>
              </w:rPr>
            </w:pPr>
            <w:ins w:id="12684" w:author="mbeckerle" w:date="2013-07-11T17:56:00Z">
              <w:r w:rsidRPr="00716607">
                <w:rPr>
                  <w:rFonts w:eastAsia="MS Mincho"/>
                  <w:lang w:eastAsia="ja-JP"/>
                </w:rPr>
                <w:t>2006-10-07T12:06:56.568+01:00</w:t>
              </w:r>
              <w:r>
                <w:rPr>
                  <w:rStyle w:val="CommentReference"/>
                </w:rPr>
                <w:commentReference w:id="12475"/>
              </w:r>
            </w:ins>
          </w:p>
          <w:p w14:paraId="71608D2E" w14:textId="43DB194C" w:rsidR="00037BDF" w:rsidRPr="00716607" w:rsidRDefault="00037BDF" w:rsidP="00716607">
            <w:pPr>
              <w:rPr>
                <w:ins w:id="12685" w:author="mbeckerle" w:date="2012-04-22T20:13:00Z"/>
                <w:rFonts w:eastAsia="MS Mincho"/>
                <w:lang w:eastAsia="ja-JP"/>
              </w:rPr>
            </w:pPr>
            <w:ins w:id="12686" w:author="Steve Hanson" w:date="2012-08-06T15:59:00Z">
              <w:del w:id="12687" w:author="mbeckerle" w:date="2013-07-11T17:55:00Z">
                <w:r w:rsidRPr="00716607" w:rsidDel="00DA15CE">
                  <w:rPr>
                    <w:rFonts w:eastAsia="MS Mincho"/>
                    <w:lang w:eastAsia="ja-JP"/>
                  </w:rPr>
                  <w:delText>United States (Los Angeles)</w:delText>
                </w:r>
              </w:del>
            </w:ins>
          </w:p>
        </w:tc>
      </w:tr>
      <w:tr w:rsidR="00037BDF" w:rsidRPr="00716607" w:rsidDel="00873F2C" w14:paraId="7F12CAF6" w14:textId="476643AE" w:rsidTr="00EB4839">
        <w:trPr>
          <w:trHeight w:val="302"/>
          <w:jc w:val="center"/>
          <w:ins w:id="12688" w:author="mbeckerle" w:date="2012-04-22T20:13:00Z"/>
          <w:del w:id="12689" w:author="Steve Hanson" w:date="2012-08-06T15:59:00Z"/>
        </w:trPr>
        <w:tc>
          <w:tcPr>
            <w:tcW w:w="939" w:type="dxa"/>
            <w:noWrap/>
            <w:hideMark/>
          </w:tcPr>
          <w:p w14:paraId="62A588B9" w14:textId="4D5D2839" w:rsidR="00037BDF" w:rsidRPr="00716607" w:rsidDel="00873F2C" w:rsidRDefault="00037BDF" w:rsidP="00716607">
            <w:pPr>
              <w:rPr>
                <w:ins w:id="12690" w:author="mbeckerle" w:date="2012-04-22T20:13:00Z"/>
                <w:del w:id="12691" w:author="Steve Hanson" w:date="2012-08-06T15:59:00Z"/>
                <w:rFonts w:eastAsia="MS Mincho"/>
                <w:lang w:eastAsia="ja-JP"/>
              </w:rPr>
            </w:pPr>
            <w:ins w:id="12692" w:author="mbeckerle" w:date="2013-07-11T17:56:00Z">
              <w:r w:rsidRPr="00716607">
                <w:rPr>
                  <w:rFonts w:eastAsia="MS Mincho"/>
                  <w:lang w:eastAsia="ja-JP"/>
                </w:rPr>
                <w:t xml:space="preserve">'       </w:t>
              </w:r>
            </w:ins>
          </w:p>
        </w:tc>
        <w:tc>
          <w:tcPr>
            <w:tcW w:w="3278" w:type="dxa"/>
            <w:noWrap/>
            <w:hideMark/>
          </w:tcPr>
          <w:p w14:paraId="037B03F7" w14:textId="7BC4A485" w:rsidR="00037BDF" w:rsidRPr="00716607" w:rsidDel="00873F2C" w:rsidRDefault="00037BDF" w:rsidP="00716607">
            <w:pPr>
              <w:rPr>
                <w:ins w:id="12693" w:author="mbeckerle" w:date="2012-04-22T20:13:00Z"/>
                <w:del w:id="12694" w:author="Steve Hanson" w:date="2012-08-06T15:59:00Z"/>
                <w:rFonts w:eastAsia="MS Mincho"/>
                <w:lang w:eastAsia="ja-JP"/>
              </w:rPr>
            </w:pPr>
            <w:ins w:id="12695" w:author="mbeckerle" w:date="2013-07-11T17:56:00Z">
              <w:r w:rsidRPr="00716607">
                <w:rPr>
                  <w:rFonts w:eastAsia="MS Mincho"/>
                  <w:lang w:eastAsia="ja-JP"/>
                </w:rPr>
                <w:t xml:space="preserve">escape for text         </w:t>
              </w:r>
              <w:r w:rsidDel="00DA15CE">
                <w:rPr>
                  <w:rFonts w:eastAsia="MS Mincho"/>
                  <w:lang w:eastAsia="ja-JP"/>
                </w:rPr>
                <w:t xml:space="preserve">As I but </w:t>
              </w:r>
            </w:ins>
          </w:p>
        </w:tc>
        <w:tc>
          <w:tcPr>
            <w:tcW w:w="1517" w:type="dxa"/>
            <w:noWrap/>
            <w:hideMark/>
          </w:tcPr>
          <w:p w14:paraId="2153DDA5" w14:textId="7ED726B4" w:rsidR="00037BDF" w:rsidRPr="00716607" w:rsidDel="00873F2C" w:rsidRDefault="00037BDF" w:rsidP="0033738B">
            <w:pPr>
              <w:rPr>
                <w:ins w:id="12696" w:author="mbeckerle" w:date="2012-04-22T20:13:00Z"/>
                <w:del w:id="12697" w:author="Steve Hanson" w:date="2012-08-06T15:59:00Z"/>
                <w:rFonts w:eastAsia="MS Mincho"/>
                <w:lang w:eastAsia="ja-JP"/>
              </w:rPr>
            </w:pPr>
            <w:ins w:id="12698" w:author="mbeckerle" w:date="2013-07-11T17:56:00Z">
              <w:r w:rsidRPr="00716607" w:rsidDel="0033738B">
                <w:rPr>
                  <w:rFonts w:eastAsia="MS Mincho"/>
                  <w:lang w:eastAsia="ja-JP"/>
                </w:rPr>
                <w:t>(</w:t>
              </w:r>
              <w:r w:rsidRPr="00716607">
                <w:rPr>
                  <w:rFonts w:eastAsia="MS Mincho"/>
                  <w:lang w:eastAsia="ja-JP"/>
                </w:rPr>
                <w:t>Delimiter</w:t>
              </w:r>
              <w:r w:rsidRPr="00716607" w:rsidDel="00AC39F3">
                <w:rPr>
                  <w:rFonts w:eastAsia="MS Mincho"/>
                  <w:lang w:eastAsia="ja-JP"/>
                </w:rPr>
                <w:t>)</w:t>
              </w:r>
              <w:r w:rsidRPr="00716607" w:rsidDel="0033738B">
                <w:rPr>
                  <w:rFonts w:eastAsia="MS Mincho"/>
                  <w:lang w:eastAsia="ja-JP"/>
                </w:rPr>
                <w:t xml:space="preserve"> </w:t>
              </w:r>
              <w:r w:rsidRPr="00716607" w:rsidDel="00AC39F3">
                <w:rPr>
                  <w:rFonts w:eastAsia="MS Mincho"/>
                  <w:lang w:eastAsia="ja-JP"/>
                </w:rPr>
                <w:t xml:space="preserve">   </w:t>
              </w:r>
              <w:r w:rsidRPr="00716607">
                <w:rPr>
                  <w:rFonts w:eastAsia="MS Mincho"/>
                  <w:lang w:eastAsia="ja-JP"/>
                </w:rPr>
                <w:t xml:space="preserve">     </w:t>
              </w:r>
            </w:ins>
          </w:p>
        </w:tc>
        <w:tc>
          <w:tcPr>
            <w:tcW w:w="2835" w:type="dxa"/>
            <w:gridSpan w:val="2"/>
            <w:noWrap/>
            <w:hideMark/>
          </w:tcPr>
          <w:p w14:paraId="296ABE49" w14:textId="2D7D7C48" w:rsidR="00037BDF" w:rsidRPr="00716607" w:rsidDel="00873F2C" w:rsidRDefault="00037BDF" w:rsidP="00716607">
            <w:pPr>
              <w:rPr>
                <w:ins w:id="12699" w:author="mbeckerle" w:date="2012-04-22T20:13:00Z"/>
                <w:del w:id="12700" w:author="Steve Hanson" w:date="2012-08-06T15:59:00Z"/>
                <w:rFonts w:eastAsia="MS Mincho"/>
                <w:lang w:eastAsia="ja-JP"/>
              </w:rPr>
            </w:pPr>
            <w:ins w:id="12701" w:author="mbeckerle" w:date="2013-07-11T17:56:00Z">
              <w:r w:rsidRPr="00716607">
                <w:rPr>
                  <w:rFonts w:eastAsia="MS Mincho"/>
                  <w:lang w:eastAsia="ja-JP"/>
                </w:rPr>
                <w:t xml:space="preserve">'       </w:t>
              </w:r>
              <w:r w:rsidDel="00DA15CE">
                <w:rPr>
                  <w:rFonts w:eastAsia="MS Mincho"/>
                  <w:lang w:eastAsia="ja-JP"/>
                </w:rPr>
                <w:t>IUI</w:t>
              </w:r>
            </w:ins>
          </w:p>
        </w:tc>
        <w:tc>
          <w:tcPr>
            <w:tcW w:w="2109" w:type="dxa"/>
            <w:gridSpan w:val="2"/>
          </w:tcPr>
          <w:p w14:paraId="393F34EA" w14:textId="06A790A1" w:rsidR="00037BDF" w:rsidRPr="00716607" w:rsidDel="00873F2C" w:rsidRDefault="00037BDF" w:rsidP="00716607">
            <w:pPr>
              <w:rPr>
                <w:ins w:id="12702" w:author="mbeckerle" w:date="2013-07-11T17:55:00Z"/>
              </w:rPr>
            </w:pPr>
            <w:ins w:id="12703" w:author="mbeckerle" w:date="2013-07-11T17:56:00Z">
              <w:r w:rsidRPr="00716607">
                <w:rPr>
                  <w:rFonts w:eastAsia="MS Mincho"/>
                  <w:lang w:eastAsia="ja-JP"/>
                </w:rPr>
                <w:t>'Date='</w:t>
              </w:r>
            </w:ins>
          </w:p>
        </w:tc>
      </w:tr>
      <w:tr w:rsidR="00EB4839" w:rsidRPr="00716607" w14:paraId="77283951" w14:textId="77777777" w:rsidTr="00EB4839">
        <w:trPr>
          <w:trHeight w:val="302"/>
          <w:jc w:val="center"/>
          <w:ins w:id="12704" w:author="mbeckerle" w:date="2012-04-22T20:13:00Z"/>
        </w:trPr>
        <w:tc>
          <w:tcPr>
            <w:tcW w:w="939" w:type="dxa"/>
            <w:noWrap/>
            <w:hideMark/>
          </w:tcPr>
          <w:p w14:paraId="0F013469" w14:textId="7CB78C74" w:rsidR="00EB4839" w:rsidRPr="00716607" w:rsidRDefault="00EB4839" w:rsidP="00716607">
            <w:pPr>
              <w:rPr>
                <w:ins w:id="12705" w:author="mbeckerle" w:date="2012-04-22T20:13:00Z"/>
                <w:rFonts w:eastAsia="MS Mincho"/>
                <w:lang w:eastAsia="ja-JP"/>
              </w:rPr>
            </w:pPr>
            <w:ins w:id="12706" w:author="mbeckerle" w:date="2013-07-24T09:14:00Z">
              <w:r w:rsidRPr="00716607">
                <w:rPr>
                  <w:rFonts w:eastAsia="MS Mincho"/>
                  <w:lang w:eastAsia="ja-JP"/>
                </w:rPr>
                <w:t xml:space="preserve">'       </w:t>
              </w:r>
            </w:ins>
          </w:p>
        </w:tc>
        <w:tc>
          <w:tcPr>
            <w:tcW w:w="3278" w:type="dxa"/>
            <w:noWrap/>
            <w:hideMark/>
          </w:tcPr>
          <w:p w14:paraId="3C444922" w14:textId="5B78D882" w:rsidR="00EB4839" w:rsidRPr="00716607" w:rsidRDefault="00EB4839" w:rsidP="00716607">
            <w:pPr>
              <w:rPr>
                <w:ins w:id="12707" w:author="mbeckerle" w:date="2012-04-22T20:13:00Z"/>
                <w:rFonts w:eastAsia="MS Mincho"/>
                <w:lang w:eastAsia="ja-JP"/>
              </w:rPr>
            </w:pPr>
            <w:ins w:id="12708" w:author="mbeckerle" w:date="2013-07-24T09:14:00Z">
              <w:r w:rsidRPr="00716607">
                <w:rPr>
                  <w:rFonts w:eastAsia="MS Mincho"/>
                  <w:lang w:eastAsia="ja-JP"/>
                </w:rPr>
                <w:t xml:space="preserve">escape for text         </w:t>
              </w:r>
            </w:ins>
          </w:p>
        </w:tc>
        <w:tc>
          <w:tcPr>
            <w:tcW w:w="1517" w:type="dxa"/>
            <w:noWrap/>
            <w:hideMark/>
          </w:tcPr>
          <w:p w14:paraId="22B65E8B" w14:textId="592870E9" w:rsidR="00EB4839" w:rsidRPr="00716607" w:rsidRDefault="00EB4839" w:rsidP="0033738B">
            <w:pPr>
              <w:rPr>
                <w:ins w:id="12709" w:author="mbeckerle" w:date="2012-04-22T20:13:00Z"/>
                <w:rFonts w:eastAsia="MS Mincho"/>
                <w:lang w:eastAsia="ja-JP"/>
              </w:rPr>
            </w:pPr>
            <w:ins w:id="12710" w:author="mbeckerle" w:date="2013-07-24T09:14:00Z">
              <w:r w:rsidRPr="00716607">
                <w:rPr>
                  <w:rFonts w:eastAsia="MS Mincho"/>
                  <w:lang w:eastAsia="ja-JP"/>
                </w:rPr>
                <w:t xml:space="preserve">Delimiter     </w:t>
              </w:r>
            </w:ins>
          </w:p>
        </w:tc>
        <w:tc>
          <w:tcPr>
            <w:tcW w:w="1659" w:type="dxa"/>
          </w:tcPr>
          <w:p w14:paraId="3CD0CED2" w14:textId="7EED401C" w:rsidR="00EB4839" w:rsidRPr="00716607" w:rsidRDefault="00EB4839" w:rsidP="00716607">
            <w:pPr>
              <w:rPr>
                <w:ins w:id="12711" w:author="Steve Hanson" w:date="2012-08-06T15:34:00Z"/>
                <w:rFonts w:eastAsia="MS Mincho"/>
                <w:lang w:eastAsia="ja-JP"/>
              </w:rPr>
            </w:pPr>
            <w:ins w:id="12712" w:author="mbeckerle" w:date="2013-07-24T09:14:00Z">
              <w:r w:rsidRPr="00716607">
                <w:rPr>
                  <w:rFonts w:eastAsia="MS Mincho"/>
                  <w:lang w:eastAsia="ja-JP"/>
                </w:rPr>
                <w:t xml:space="preserve">'       </w:t>
              </w:r>
            </w:ins>
            <w:ins w:id="12713" w:author="Steve Hanson" w:date="2012-08-06T15:59:00Z">
              <w:del w:id="12714" w:author="mbeckerle" w:date="2013-07-11T17:55:00Z">
                <w:r w:rsidDel="00DA15CE">
                  <w:rPr>
                    <w:rFonts w:eastAsia="MS Mincho"/>
                    <w:lang w:eastAsia="ja-JP"/>
                  </w:rPr>
                  <w:delText>I</w:delText>
                </w:r>
              </w:del>
            </w:ins>
          </w:p>
        </w:tc>
        <w:tc>
          <w:tcPr>
            <w:tcW w:w="3285" w:type="dxa"/>
            <w:gridSpan w:val="3"/>
            <w:noWrap/>
            <w:hideMark/>
          </w:tcPr>
          <w:p w14:paraId="4955AF05" w14:textId="0F5612BA" w:rsidR="00EB4839" w:rsidRPr="00716607" w:rsidRDefault="00EB4839" w:rsidP="00716607">
            <w:pPr>
              <w:rPr>
                <w:ins w:id="12715" w:author="mbeckerle" w:date="2012-04-22T20:13:00Z"/>
                <w:rFonts w:eastAsia="MS Mincho"/>
                <w:lang w:eastAsia="ja-JP"/>
              </w:rPr>
            </w:pPr>
            <w:ins w:id="12716" w:author="mbeckerle" w:date="2013-07-24T09:14:00Z">
              <w:r w:rsidRPr="00716607">
                <w:rPr>
                  <w:rFonts w:eastAsia="MS Mincho"/>
                  <w:lang w:eastAsia="ja-JP"/>
                </w:rPr>
                <w:t>'Date='</w:t>
              </w:r>
            </w:ins>
          </w:p>
        </w:tc>
      </w:tr>
      <w:tr w:rsidR="00EB4839" w:rsidRPr="00716607" w14:paraId="7F5CE7AA" w14:textId="77777777" w:rsidTr="00EB4839">
        <w:trPr>
          <w:trHeight w:val="302"/>
          <w:jc w:val="center"/>
          <w:ins w:id="12717" w:author="mbeckerle" w:date="2012-04-22T20:13:00Z"/>
        </w:trPr>
        <w:tc>
          <w:tcPr>
            <w:tcW w:w="939" w:type="dxa"/>
            <w:noWrap/>
            <w:hideMark/>
          </w:tcPr>
          <w:p w14:paraId="5D2BC4D8" w14:textId="042593E5" w:rsidR="00EB4839" w:rsidRPr="00716607" w:rsidRDefault="00EB4839" w:rsidP="00716607">
            <w:pPr>
              <w:rPr>
                <w:ins w:id="12718" w:author="mbeckerle" w:date="2012-04-22T20:13:00Z"/>
                <w:rFonts w:eastAsia="MS Mincho"/>
                <w:lang w:eastAsia="ja-JP"/>
              </w:rPr>
            </w:pPr>
            <w:ins w:id="12719" w:author="mbeckerle" w:date="2013-07-24T09:14:00Z">
              <w:r w:rsidRPr="00716607">
                <w:rPr>
                  <w:rFonts w:eastAsia="MS Mincho"/>
                  <w:lang w:eastAsia="ja-JP"/>
                </w:rPr>
                <w:t xml:space="preserve">''       </w:t>
              </w:r>
            </w:ins>
          </w:p>
        </w:tc>
        <w:tc>
          <w:tcPr>
            <w:tcW w:w="3278" w:type="dxa"/>
            <w:noWrap/>
            <w:hideMark/>
          </w:tcPr>
          <w:p w14:paraId="732B8C60" w14:textId="30A76F44" w:rsidR="00EB4839" w:rsidRPr="00716607" w:rsidRDefault="00EB4839" w:rsidP="009B5286">
            <w:pPr>
              <w:rPr>
                <w:ins w:id="12720" w:author="mbeckerle" w:date="2012-04-22T20:13:00Z"/>
                <w:rFonts w:eastAsia="MS Mincho"/>
                <w:lang w:eastAsia="ja-JP"/>
              </w:rPr>
            </w:pPr>
            <w:ins w:id="12721" w:author="mbeckerle" w:date="2013-07-24T09:14:00Z">
              <w:r w:rsidRPr="00716607">
                <w:rPr>
                  <w:rFonts w:eastAsia="MS Mincho"/>
                  <w:lang w:eastAsia="ja-JP"/>
                </w:rPr>
                <w:t xml:space="preserve">single quote            </w:t>
              </w:r>
            </w:ins>
            <w:ins w:id="12722" w:author="Steve Hanson" w:date="2012-08-06T16:13:00Z">
              <w:del w:id="12723" w:author="mbeckerle" w:date="2013-07-11T17:55:00Z">
                <w:r w:rsidDel="00DA15CE">
                  <w:rPr>
                    <w:rFonts w:eastAsia="MS Mincho"/>
                    <w:lang w:eastAsia="ja-JP"/>
                  </w:rPr>
                  <w:delText xml:space="preserve">As I but </w:delText>
                </w:r>
              </w:del>
            </w:ins>
          </w:p>
        </w:tc>
        <w:tc>
          <w:tcPr>
            <w:tcW w:w="1517" w:type="dxa"/>
            <w:noWrap/>
            <w:hideMark/>
          </w:tcPr>
          <w:p w14:paraId="68B52D04" w14:textId="22644A96" w:rsidR="00EB4839" w:rsidRPr="00716607" w:rsidRDefault="00EB4839" w:rsidP="0033738B">
            <w:pPr>
              <w:rPr>
                <w:ins w:id="12724" w:author="mbeckerle" w:date="2012-04-22T20:13:00Z"/>
                <w:rFonts w:eastAsia="MS Mincho"/>
                <w:lang w:eastAsia="ja-JP"/>
              </w:rPr>
            </w:pPr>
            <w:ins w:id="12725" w:author="mbeckerle" w:date="2013-07-24T09:14:00Z">
              <w:r w:rsidRPr="00716607">
                <w:rPr>
                  <w:rFonts w:eastAsia="MS Mincho"/>
                  <w:lang w:eastAsia="ja-JP"/>
                </w:rPr>
                <w:t xml:space="preserve">Literal          </w:t>
              </w:r>
            </w:ins>
          </w:p>
        </w:tc>
        <w:tc>
          <w:tcPr>
            <w:tcW w:w="1659" w:type="dxa"/>
          </w:tcPr>
          <w:p w14:paraId="2825CE40" w14:textId="465D6404" w:rsidR="00EB4839" w:rsidRPr="00716607" w:rsidRDefault="00EB4839" w:rsidP="00716607">
            <w:pPr>
              <w:rPr>
                <w:ins w:id="12726" w:author="Steve Hanson" w:date="2012-08-06T15:34:00Z"/>
                <w:rFonts w:eastAsia="MS Mincho"/>
                <w:lang w:eastAsia="ja-JP"/>
              </w:rPr>
            </w:pPr>
            <w:ins w:id="12727" w:author="mbeckerle" w:date="2013-07-24T09:14:00Z">
              <w:r w:rsidRPr="00716607">
                <w:rPr>
                  <w:rFonts w:eastAsia="MS Mincho"/>
                  <w:lang w:eastAsia="ja-JP"/>
                </w:rPr>
                <w:t xml:space="preserve">''       </w:t>
              </w:r>
            </w:ins>
            <w:ins w:id="12728" w:author="Steve Hanson" w:date="2012-08-06T15:59:00Z">
              <w:del w:id="12729" w:author="mbeckerle" w:date="2013-07-11T17:55:00Z">
                <w:r w:rsidDel="00DA15CE">
                  <w:rPr>
                    <w:rFonts w:eastAsia="MS Mincho"/>
                    <w:lang w:eastAsia="ja-JP"/>
                  </w:rPr>
                  <w:delText>IU</w:delText>
                </w:r>
              </w:del>
            </w:ins>
          </w:p>
        </w:tc>
        <w:tc>
          <w:tcPr>
            <w:tcW w:w="3285" w:type="dxa"/>
            <w:gridSpan w:val="3"/>
            <w:noWrap/>
            <w:hideMark/>
          </w:tcPr>
          <w:p w14:paraId="098CF342" w14:textId="07D2C1E7" w:rsidR="00EB4839" w:rsidRPr="00716607" w:rsidRDefault="00EB4839" w:rsidP="00716607">
            <w:pPr>
              <w:rPr>
                <w:ins w:id="12730" w:author="mbeckerle" w:date="2012-04-22T20:13:00Z"/>
                <w:rFonts w:eastAsia="MS Mincho"/>
                <w:lang w:eastAsia="ja-JP"/>
              </w:rPr>
            </w:pPr>
            <w:ins w:id="12731" w:author="mbeckerle" w:date="2013-07-24T09:14:00Z">
              <w:r w:rsidRPr="00716607">
                <w:rPr>
                  <w:rFonts w:eastAsia="MS Mincho"/>
                  <w:lang w:eastAsia="ja-JP"/>
                </w:rPr>
                <w:t xml:space="preserve"> 'o''clock'</w:t>
              </w:r>
            </w:ins>
          </w:p>
        </w:tc>
      </w:tr>
    </w:tbl>
    <w:p w14:paraId="2789CEDC" w14:textId="24976CC8" w:rsidR="00895D9B" w:rsidRPr="005223F4" w:rsidDel="005C7099" w:rsidRDefault="00895D9B" w:rsidP="00E51C61">
      <w:pPr>
        <w:rPr>
          <w:del w:id="12732" w:author="mbeckerle" w:date="2012-04-22T19:55:00Z"/>
          <w:rFonts w:eastAsia="MS Mincho"/>
          <w:lang w:eastAsia="ja-JP"/>
        </w:rPr>
      </w:pPr>
      <w:del w:id="12733" w:author="mbeckerle" w:date="2012-04-22T19:55:00Z">
        <w:r w:rsidRPr="005223F4" w:rsidDel="005C7099">
          <w:rPr>
            <w:rFonts w:eastAsia="MS Mincho"/>
            <w:lang w:eastAsia="ja-JP"/>
          </w:rPr>
          <w:delText xml:space="preserve"> </w:delText>
        </w:r>
      </w:del>
    </w:p>
    <w:p w14:paraId="29898808" w14:textId="77777777" w:rsidR="00BF69C6" w:rsidRDefault="00BF69C6" w:rsidP="00E51C61">
      <w:pPr>
        <w:rPr>
          <w:ins w:id="12734" w:author="Steve Hanson" w:date="2012-08-06T16:23:00Z"/>
          <w:rFonts w:eastAsia="MS Mincho" w:cs="Arial"/>
          <w:lang w:eastAsia="ja-JP"/>
        </w:rPr>
      </w:pPr>
    </w:p>
    <w:p w14:paraId="6CD184D8" w14:textId="5C6B5902" w:rsidR="005E7387" w:rsidRDefault="009C18E3" w:rsidP="00E51C61">
      <w:pPr>
        <w:rPr>
          <w:rFonts w:eastAsia="MS Mincho" w:cs="Arial"/>
          <w:lang w:eastAsia="ja-JP"/>
        </w:rPr>
      </w:pPr>
      <w:del w:id="12735" w:author="Steve Hanson" w:date="2012-08-06T16:23:00Z">
        <w:r w:rsidRPr="009C18E3" w:rsidDel="00BF69C6">
          <w:rPr>
            <w:rFonts w:eastAsia="MS Mincho" w:cs="Arial"/>
            <w:lang w:val="en-GB" w:eastAsia="ja-JP"/>
          </w:rPr>
          <w:delText xml:space="preserve">Note 1: </w:delText>
        </w:r>
      </w:del>
      <w:r w:rsidRPr="009C18E3">
        <w:rPr>
          <w:rFonts w:eastAsia="MS Mincho" w:cs="Arial"/>
          <w:lang w:val="en-GB" w:eastAsia="ja-JP"/>
        </w:rPr>
        <w:t>Any number of fractional seconds "S" may by specified in the pattern and accepted by implementations, but an implementation is free to represent a limited number of fractional seconds internally. Round up rounding must occur when converting between external and internal representations. At least millisecond accuracy must be implemented.</w:t>
      </w:r>
      <w:ins w:id="12736" w:author="Steve Hanson" w:date="2012-08-06T16:01:00Z">
        <w:r w:rsidR="00AC39F3">
          <w:rPr>
            <w:rFonts w:eastAsia="MS Mincho" w:cs="Arial"/>
            <w:lang w:eastAsia="ja-JP"/>
          </w:rPr>
          <w:t xml:space="preserve"> </w:t>
        </w:r>
        <w:r w:rsidR="00AC39F3" w:rsidRPr="005223F4">
          <w:rPr>
            <w:rFonts w:eastAsia="MS Mincho" w:cs="Arial"/>
            <w:lang w:eastAsia="ja-JP"/>
          </w:rPr>
          <w:t>Unlike other fields, fractional seconds are padded on the right with zero.</w:t>
        </w:r>
      </w:ins>
      <w:del w:id="12737" w:author="Steve Hanson" w:date="2012-08-06T16:01:00Z">
        <w:r w:rsidR="00130141" w:rsidDel="00AC39F3">
          <w:rPr>
            <w:rFonts w:eastAsia="MS Mincho" w:cs="Arial"/>
            <w:lang w:eastAsia="ja-JP"/>
          </w:rPr>
          <w:delText>.</w:delText>
        </w:r>
      </w:del>
    </w:p>
    <w:p w14:paraId="3CE231C7" w14:textId="20890CCD" w:rsidR="00895D9B" w:rsidRPr="00130141" w:rsidDel="00BB6E22" w:rsidRDefault="00130141">
      <w:pPr>
        <w:rPr>
          <w:del w:id="12738" w:author="mbeckerle" w:date="2012-04-22T20:20:00Z"/>
          <w:rFonts w:eastAsia="MS Mincho" w:cs="Arial"/>
          <w:lang w:eastAsia="ja-JP"/>
        </w:rPr>
        <w:pPrChange w:id="12739" w:author="mbeckerle" w:date="2012-04-22T20:25:00Z">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PrChange>
      </w:pPr>
      <w:del w:id="12740" w:author="mbeckerle" w:date="2012-04-22T20:20:00Z">
        <w:r w:rsidDel="00BB6E22">
          <w:rPr>
            <w:rFonts w:eastAsia="MS Mincho" w:cs="Arial"/>
            <w:lang w:eastAsia="ja-JP"/>
          </w:rPr>
          <w:delText xml:space="preserve"> </w:delText>
        </w:r>
      </w:del>
    </w:p>
    <w:p w14:paraId="4C9C7AEE" w14:textId="1D4279D8" w:rsidR="00895D9B" w:rsidRPr="005223F4" w:rsidRDefault="00895D9B">
      <w:pPr>
        <w:rPr>
          <w:rFonts w:eastAsia="MS Mincho" w:cs="Arial"/>
          <w:lang w:eastAsia="ja-JP"/>
        </w:rPr>
      </w:pPr>
      <w:r w:rsidRPr="005223F4">
        <w:rPr>
          <w:rFonts w:eastAsia="MS Mincho" w:cs="Arial"/>
          <w:lang w:eastAsia="ja-JP"/>
        </w:rPr>
        <w:t>The count of pattern letters determine</w:t>
      </w:r>
      <w:ins w:id="12741" w:author="mbeckerle" w:date="2012-04-22T20:26:00Z">
        <w:r w:rsidR="00EB6903">
          <w:rPr>
            <w:rFonts w:eastAsia="MS Mincho" w:cs="Arial"/>
            <w:lang w:eastAsia="ja-JP"/>
          </w:rPr>
          <w:t>s</w:t>
        </w:r>
      </w:ins>
      <w:r w:rsidRPr="005223F4">
        <w:rPr>
          <w:rFonts w:eastAsia="MS Mincho" w:cs="Arial"/>
          <w:lang w:eastAsia="ja-JP"/>
        </w:rPr>
        <w:t xml:space="preserve"> the format</w:t>
      </w:r>
      <w:ins w:id="12742" w:author="Steve Hanson" w:date="2012-08-06T16:01:00Z">
        <w:r w:rsidR="00AC39F3">
          <w:rPr>
            <w:rFonts w:eastAsia="MS Mincho" w:cs="Arial"/>
            <w:lang w:eastAsia="ja-JP"/>
          </w:rPr>
          <w:t xml:space="preserve"> </w:t>
        </w:r>
        <w:commentRangeStart w:id="12743"/>
        <w:r w:rsidR="00AC39F3">
          <w:rPr>
            <w:rFonts w:eastAsia="MS Mincho" w:cs="Arial"/>
            <w:lang w:eastAsia="ja-JP"/>
          </w:rPr>
          <w:t>as indicated in the table</w:t>
        </w:r>
      </w:ins>
      <w:r w:rsidRPr="005223F4">
        <w:rPr>
          <w:rFonts w:eastAsia="MS Mincho" w:cs="Arial"/>
          <w:lang w:eastAsia="ja-JP"/>
        </w:rPr>
        <w:t xml:space="preserve">. </w:t>
      </w:r>
      <w:commentRangeEnd w:id="12743"/>
      <w:r w:rsidR="00AC39F3">
        <w:rPr>
          <w:rStyle w:val="CommentReference"/>
        </w:rPr>
        <w:commentReference w:id="12743"/>
      </w:r>
    </w:p>
    <w:p w14:paraId="2A24DBEC" w14:textId="6A136237" w:rsidR="00895D9B" w:rsidRPr="005223F4" w:rsidDel="00AC39F3" w:rsidRDefault="00BF69C6" w:rsidP="00895D9B">
      <w:pPr>
        <w:spacing w:before="100" w:beforeAutospacing="1" w:after="100" w:afterAutospacing="1"/>
        <w:rPr>
          <w:del w:id="12744" w:author="Steve Hanson" w:date="2012-08-06T16:02:00Z"/>
          <w:rFonts w:eastAsia="MS Mincho" w:cs="Arial"/>
          <w:lang w:eastAsia="ja-JP"/>
        </w:rPr>
      </w:pPr>
      <w:commentRangeStart w:id="12745"/>
      <w:ins w:id="12746" w:author="Steve Hanson" w:date="2012-08-06T16:28:00Z">
        <w:r>
          <w:rPr>
            <w:rFonts w:eastAsia="MS Mincho" w:cs="Arial"/>
            <w:lang w:eastAsia="ja-JP"/>
          </w:rPr>
          <w:t>If dfdl:representation is text, a</w:t>
        </w:r>
      </w:ins>
      <w:del w:id="12747" w:author="Steve Hanson" w:date="2012-08-06T16:02:00Z">
        <w:r w:rsidR="00895D9B" w:rsidRPr="005223F4" w:rsidDel="00AC39F3">
          <w:rPr>
            <w:rFonts w:eastAsia="MS Mincho" w:cs="Arial"/>
            <w:lang w:eastAsia="ja-JP"/>
          </w:rPr>
          <w:delText>(Text): 4 or more, use full form, &lt;</w:delText>
        </w:r>
        <w:r w:rsidR="005D3269" w:rsidRPr="005223F4" w:rsidDel="00AC39F3">
          <w:rPr>
            <w:rFonts w:eastAsia="MS Mincho" w:cs="Arial"/>
            <w:lang w:eastAsia="ja-JP"/>
          </w:rPr>
          <w:delText xml:space="preserve"> </w:delText>
        </w:r>
        <w:r w:rsidR="00895D9B" w:rsidRPr="005223F4" w:rsidDel="00AC39F3">
          <w:rPr>
            <w:rFonts w:eastAsia="MS Mincho" w:cs="Arial"/>
            <w:lang w:eastAsia="ja-JP"/>
          </w:rPr>
          <w:delText xml:space="preserve">4, use short or abbreviated form if it exists. (e.g., "EEEE" produces "Monday", "EEE" produces "Mon") </w:delText>
        </w:r>
      </w:del>
    </w:p>
    <w:p w14:paraId="6315AFF1" w14:textId="625EDE06" w:rsidR="00895D9B" w:rsidRPr="005223F4" w:rsidDel="00AC39F3" w:rsidRDefault="00895D9B" w:rsidP="00895D9B">
      <w:pPr>
        <w:spacing w:before="100" w:beforeAutospacing="1" w:after="100" w:afterAutospacing="1"/>
        <w:rPr>
          <w:del w:id="12748" w:author="Steve Hanson" w:date="2012-08-06T16:02:00Z"/>
          <w:rFonts w:eastAsia="MS Mincho" w:cs="Arial"/>
          <w:lang w:eastAsia="ja-JP"/>
        </w:rPr>
      </w:pPr>
      <w:del w:id="12749" w:author="Steve Hanson" w:date="2012-08-06T16:02:00Z">
        <w:r w:rsidRPr="005223F4" w:rsidDel="00AC39F3">
          <w:rPr>
            <w:rFonts w:eastAsia="MS Mincho" w:cs="Arial"/>
            <w:lang w:eastAsia="ja-JP"/>
          </w:rPr>
          <w:delText xml:space="preserve">(Number): the minimum number of digits. Shorter numbers are zero-padded to this amount (e.g. if "m" produces "6", "mm" produces "06"). Year is handled specially; that is, if the count of 'y' is 2, the Year will be truncated to 2 digits. (e.g., if "yyyy" produces "1997", "yy" produces "97".) </w:delText>
        </w:r>
      </w:del>
      <w:del w:id="12750" w:author="Steve Hanson" w:date="2012-08-06T16:01:00Z">
        <w:r w:rsidRPr="005223F4" w:rsidDel="00AC39F3">
          <w:rPr>
            <w:rFonts w:eastAsia="MS Mincho" w:cs="Arial"/>
            <w:lang w:eastAsia="ja-JP"/>
          </w:rPr>
          <w:delText xml:space="preserve">Unlike other fields, fractional seconds are padded on the right with zero. </w:delText>
        </w:r>
      </w:del>
    </w:p>
    <w:p w14:paraId="520BAE21" w14:textId="645B838D" w:rsidR="00895D9B" w:rsidRPr="005223F4" w:rsidDel="00AC39F3" w:rsidRDefault="00895D9B" w:rsidP="00895D9B">
      <w:pPr>
        <w:spacing w:before="100" w:beforeAutospacing="1" w:after="100" w:afterAutospacing="1"/>
        <w:rPr>
          <w:del w:id="12751" w:author="Steve Hanson" w:date="2012-08-06T16:02:00Z"/>
          <w:rFonts w:eastAsia="MS Mincho" w:cs="Arial"/>
          <w:lang w:eastAsia="ja-JP"/>
        </w:rPr>
      </w:pPr>
      <w:del w:id="12752" w:author="Steve Hanson" w:date="2012-08-06T16:02:00Z">
        <w:r w:rsidRPr="005223F4" w:rsidDel="00AC39F3">
          <w:rPr>
            <w:rFonts w:eastAsia="MS Mincho" w:cs="Arial"/>
            <w:lang w:eastAsia="ja-JP"/>
          </w:rPr>
          <w:delText xml:space="preserve">(Text &amp; Number): 3 or over, use text, otherwise use number. (e.g., "M" produces "1", "MM" produces "01", "MMM" produces "Jan", and "MMMM" produces "January".) </w:delText>
        </w:r>
      </w:del>
    </w:p>
    <w:p w14:paraId="4D890C27" w14:textId="5F9F4627" w:rsidR="00BF69C6" w:rsidRDefault="00895D9B" w:rsidP="00895D9B">
      <w:pPr>
        <w:spacing w:before="100" w:beforeAutospacing="1" w:after="100" w:afterAutospacing="1"/>
        <w:rPr>
          <w:ins w:id="12753" w:author="Steve Hanson" w:date="2012-08-06T16:28:00Z"/>
          <w:iCs/>
        </w:rPr>
      </w:pPr>
      <w:del w:id="12754" w:author="Steve Hanson" w:date="2012-08-06T16:28:00Z">
        <w:r w:rsidRPr="005223F4" w:rsidDel="00BF69C6">
          <w:rPr>
            <w:rFonts w:eastAsia="MS Mincho" w:cs="Arial"/>
            <w:lang w:eastAsia="ja-JP"/>
          </w:rPr>
          <w:delText>A</w:delText>
        </w:r>
      </w:del>
      <w:r w:rsidRPr="005223F4">
        <w:rPr>
          <w:rFonts w:eastAsia="MS Mincho" w:cs="Arial"/>
          <w:lang w:eastAsia="ja-JP"/>
        </w:rPr>
        <w:t xml:space="preserve">ny characters in the pattern that are not in the ranges of ['a'..'z'] and ['A'..'Z'] will be treated as quoted text. For instance, characters like ':', '.', ' ', '#' and '@' will appear in the </w:t>
      </w:r>
      <w:ins w:id="12755" w:author="Steve Hanson" w:date="2012-08-06T16:30:00Z">
        <w:r w:rsidR="00BF69C6">
          <w:rPr>
            <w:rFonts w:eastAsia="MS Mincho" w:cs="Arial"/>
            <w:lang w:eastAsia="ja-JP"/>
          </w:rPr>
          <w:t>formatted output</w:t>
        </w:r>
      </w:ins>
      <w:del w:id="12756" w:author="Steve Hanson" w:date="2012-08-06T16:31:00Z">
        <w:r w:rsidRPr="005223F4" w:rsidDel="00BF69C6">
          <w:rPr>
            <w:rFonts w:eastAsia="MS Mincho" w:cs="Arial"/>
            <w:lang w:eastAsia="ja-JP"/>
          </w:rPr>
          <w:delText xml:space="preserve">resulting </w:delText>
        </w:r>
      </w:del>
      <w:del w:id="12757" w:author="Steve Hanson" w:date="2012-08-06T16:24:00Z">
        <w:r w:rsidRPr="005223F4" w:rsidDel="00BF69C6">
          <w:rPr>
            <w:rFonts w:eastAsia="MS Mincho" w:cs="Arial"/>
            <w:lang w:eastAsia="ja-JP"/>
          </w:rPr>
          <w:delText xml:space="preserve">time </w:delText>
        </w:r>
      </w:del>
      <w:del w:id="12758" w:author="Steve Hanson" w:date="2012-08-06T16:31:00Z">
        <w:r w:rsidRPr="005223F4" w:rsidDel="00BF69C6">
          <w:rPr>
            <w:rFonts w:eastAsia="MS Mincho" w:cs="Arial"/>
            <w:lang w:eastAsia="ja-JP"/>
          </w:rPr>
          <w:delText xml:space="preserve">text </w:delText>
        </w:r>
      </w:del>
      <w:ins w:id="12759" w:author="Steve Hanson" w:date="2012-08-06T16:31:00Z">
        <w:r w:rsidR="00BF69C6">
          <w:rPr>
            <w:rFonts w:eastAsia="MS Mincho" w:cs="Arial"/>
            <w:lang w:eastAsia="ja-JP"/>
          </w:rPr>
          <w:t xml:space="preserve"> </w:t>
        </w:r>
      </w:ins>
      <w:r w:rsidRPr="005223F4">
        <w:rPr>
          <w:rFonts w:eastAsia="MS Mincho" w:cs="Arial"/>
          <w:lang w:eastAsia="ja-JP"/>
        </w:rPr>
        <w:t xml:space="preserve">even </w:t>
      </w:r>
      <w:r w:rsidR="005D3269" w:rsidRPr="005223F4">
        <w:rPr>
          <w:rFonts w:eastAsia="MS Mincho" w:cs="Arial"/>
          <w:lang w:eastAsia="ja-JP"/>
        </w:rPr>
        <w:t xml:space="preserve">if </w:t>
      </w:r>
      <w:r w:rsidRPr="005223F4">
        <w:rPr>
          <w:rFonts w:eastAsia="MS Mincho" w:cs="Arial"/>
          <w:lang w:eastAsia="ja-JP"/>
        </w:rPr>
        <w:t xml:space="preserve">they are not embraced within single quotes. </w:t>
      </w:r>
      <w:ins w:id="12760" w:author="Steve Hanson" w:date="2012-08-06T16:25:00Z">
        <w:r w:rsidR="00BF69C6" w:rsidRPr="00BF69C6">
          <w:rPr>
            <w:rFonts w:eastAsia="MS Mincho" w:cs="Arial"/>
            <w:lang w:eastAsia="ja-JP"/>
          </w:rPr>
          <w:t>T</w:t>
        </w:r>
        <w:r w:rsidR="00BF69C6" w:rsidRPr="00BF69C6">
          <w:rPr>
            <w:iCs/>
          </w:rPr>
          <w:t xml:space="preserve">he single quote is used to 'escape' letters. </w:t>
        </w:r>
      </w:ins>
      <w:ins w:id="12761" w:author="Steve Hanson" w:date="2012-08-06T16:28:00Z">
        <w:r w:rsidR="00BF69C6">
          <w:rPr>
            <w:iCs/>
          </w:rPr>
          <w:t xml:space="preserve">If </w:t>
        </w:r>
      </w:ins>
      <w:ins w:id="12762" w:author="Steve Hanson" w:date="2012-08-06T16:30:00Z">
        <w:r w:rsidR="00BF69C6">
          <w:rPr>
            <w:iCs/>
          </w:rPr>
          <w:t>dfdl:</w:t>
        </w:r>
      </w:ins>
      <w:ins w:id="12763" w:author="Steve Hanson" w:date="2012-08-06T16:28:00Z">
        <w:r w:rsidR="00BF69C6">
          <w:rPr>
            <w:iCs/>
          </w:rPr>
          <w:t>representation is binary, any characters in the pattern that are not digits must be quoted.</w:t>
        </w:r>
      </w:ins>
    </w:p>
    <w:p w14:paraId="25241250" w14:textId="1DA41E92" w:rsidR="00895D9B" w:rsidRPr="00BF69C6" w:rsidRDefault="00BF69C6" w:rsidP="00895D9B">
      <w:pPr>
        <w:spacing w:before="100" w:beforeAutospacing="1" w:after="100" w:afterAutospacing="1"/>
        <w:rPr>
          <w:rFonts w:eastAsia="MS Mincho" w:cs="Arial"/>
          <w:lang w:eastAsia="ja-JP"/>
        </w:rPr>
      </w:pPr>
      <w:ins w:id="12764" w:author="Steve Hanson" w:date="2012-08-06T16:25:00Z">
        <w:r w:rsidRPr="00BF69C6">
          <w:rPr>
            <w:iCs/>
          </w:rPr>
          <w:t>Two single quotes in a row, whether inside or outside a quoted sequence, represent a 'real' single quote.</w:t>
        </w:r>
      </w:ins>
      <w:commentRangeEnd w:id="12745"/>
      <w:ins w:id="12765" w:author="Steve Hanson" w:date="2012-08-06T16:30:00Z">
        <w:r>
          <w:rPr>
            <w:rStyle w:val="CommentReference"/>
          </w:rPr>
          <w:commentReference w:id="12745"/>
        </w:r>
      </w:ins>
    </w:p>
    <w:p w14:paraId="55205857" w14:textId="1931D44A" w:rsidR="000F5871" w:rsidRDefault="000F5871" w:rsidP="006C74F8">
      <w:pPr>
        <w:spacing w:before="100" w:beforeAutospacing="1" w:after="100" w:afterAutospacing="1"/>
        <w:rPr>
          <w:ins w:id="12766" w:author="mbeckerle" w:date="2012-08-14T12:37:00Z"/>
          <w:rFonts w:cs="Arial"/>
          <w:iCs/>
          <w:lang w:eastAsia="en-GB"/>
        </w:rPr>
      </w:pPr>
      <w:ins w:id="12767" w:author="mbeckerle" w:date="2012-08-14T12:37:00Z">
        <w:r>
          <w:rPr>
            <w:rFonts w:cs="Arial"/>
            <w:iCs/>
            <w:lang w:eastAsia="en-GB"/>
          </w:rPr>
          <w:t>The symbols ‘z’, ‘zz’, and ‘zzz’ have identical meaning, as do ‘Z’, ‘ZZ</w:t>
        </w:r>
      </w:ins>
      <w:ins w:id="12768" w:author="mbeckerle" w:date="2012-08-14T12:38:00Z">
        <w:r>
          <w:rPr>
            <w:rFonts w:cs="Arial"/>
            <w:iCs/>
            <w:lang w:eastAsia="en-GB"/>
          </w:rPr>
          <w:t>’, and ‘ZZZ’</w:t>
        </w:r>
      </w:ins>
      <w:ins w:id="12769" w:author="mbeckerle" w:date="2013-07-11T17:56:00Z">
        <w:r w:rsidR="00037BDF">
          <w:rPr>
            <w:rFonts w:cs="Arial"/>
            <w:iCs/>
            <w:lang w:eastAsia="en-GB"/>
          </w:rPr>
          <w:t>.</w:t>
        </w:r>
      </w:ins>
    </w:p>
    <w:p w14:paraId="73DF573C" w14:textId="77777777" w:rsidR="006C74F8" w:rsidRDefault="006C74F8" w:rsidP="006C74F8">
      <w:pPr>
        <w:spacing w:before="100" w:beforeAutospacing="1" w:after="100" w:afterAutospacing="1"/>
        <w:rPr>
          <w:ins w:id="12770" w:author="mbeckerle" w:date="2012-03-24T14:59:00Z"/>
          <w:rFonts w:cs="Arial"/>
          <w:lang w:eastAsia="en-GB"/>
        </w:rPr>
      </w:pPr>
      <w:ins w:id="12771" w:author="mbeckerle" w:date="2012-03-24T14:59:00Z">
        <w:r>
          <w:rPr>
            <w:rFonts w:cs="Arial"/>
            <w:iCs/>
            <w:lang w:eastAsia="en-GB"/>
          </w:rPr>
          <w:t xml:space="preserve">The 'I' symbol must not be used with any other symbol with the exception of 'escape for text'. It represents calendar formats that match those defined in the restricted profile of the ISO 8601 standard proposed by the W3C at </w:t>
        </w:r>
        <w:r>
          <w:rPr>
            <w:rFonts w:cs="Arial"/>
            <w:lang w:eastAsia="en-GB"/>
          </w:rPr>
          <w:fldChar w:fldCharType="begin"/>
        </w:r>
        <w:r>
          <w:rPr>
            <w:rFonts w:cs="Arial"/>
            <w:lang w:eastAsia="en-GB"/>
          </w:rPr>
          <w:instrText xml:space="preserve"> HYPERLINK "http://www.w3.org/TR/NOTE-datetime" </w:instrText>
        </w:r>
        <w:r>
          <w:rPr>
            <w:rFonts w:cs="Arial"/>
            <w:lang w:eastAsia="en-GB"/>
          </w:rPr>
          <w:fldChar w:fldCharType="separate"/>
        </w:r>
        <w:r>
          <w:rPr>
            <w:rStyle w:val="Hyperlink"/>
            <w:rFonts w:cs="Arial"/>
            <w:iCs/>
            <w:lang w:eastAsia="en-GB"/>
          </w:rPr>
          <w:t>http://www.w3.org/TR/NOTE-datetime.</w:t>
        </w:r>
        <w:r>
          <w:rPr>
            <w:rFonts w:cs="Arial"/>
            <w:lang w:eastAsia="en-GB"/>
          </w:rPr>
          <w:fldChar w:fldCharType="end"/>
        </w:r>
        <w:r>
          <w:rPr>
            <w:rFonts w:cs="Arial"/>
            <w:lang w:eastAsia="en-GB"/>
          </w:rPr>
          <w:t xml:space="preserve"> </w:t>
        </w:r>
        <w:r>
          <w:rPr>
            <w:rFonts w:cs="Arial"/>
            <w:iCs/>
            <w:lang w:eastAsia="en-GB"/>
          </w:rPr>
          <w:t>The formats are referred to as 'granularities'.</w:t>
        </w:r>
        <w:r>
          <w:rPr>
            <w:rFonts w:cs="Arial"/>
            <w:lang w:eastAsia="en-GB"/>
          </w:rPr>
          <w:t xml:space="preserve"> </w:t>
        </w:r>
      </w:ins>
    </w:p>
    <w:p w14:paraId="5A228046" w14:textId="77777777" w:rsidR="006C74F8" w:rsidRDefault="006C74F8" w:rsidP="006C74F8">
      <w:pPr>
        <w:numPr>
          <w:ilvl w:val="0"/>
          <w:numId w:val="106"/>
        </w:numPr>
        <w:spacing w:before="100" w:beforeAutospacing="1" w:after="100" w:afterAutospacing="1"/>
        <w:ind w:left="816"/>
        <w:rPr>
          <w:ins w:id="12772" w:author="mbeckerle" w:date="2012-03-24T14:59:00Z"/>
          <w:rFonts w:cs="Arial"/>
          <w:lang w:eastAsia="en-GB"/>
        </w:rPr>
      </w:pPr>
      <w:ins w:id="12773" w:author="mbeckerle" w:date="2012-03-24T14:59:00Z">
        <w:r>
          <w:rPr>
            <w:rFonts w:cs="Arial"/>
            <w:iCs/>
            <w:lang w:eastAsia="en-GB"/>
          </w:rPr>
          <w:t xml:space="preserve">xs:dateTime. When parsing, the data must match one of the granularities. When unparsing, the fullest granularity is used. </w:t>
        </w:r>
      </w:ins>
    </w:p>
    <w:p w14:paraId="789FD16C" w14:textId="0413F2C1" w:rsidR="006C74F8" w:rsidRDefault="006C74F8" w:rsidP="006C74F8">
      <w:pPr>
        <w:numPr>
          <w:ilvl w:val="0"/>
          <w:numId w:val="106"/>
        </w:numPr>
        <w:spacing w:before="100" w:beforeAutospacing="1" w:after="100" w:afterAutospacing="1"/>
        <w:ind w:left="816"/>
        <w:rPr>
          <w:ins w:id="12774" w:author="mbeckerle" w:date="2012-03-24T14:59:00Z"/>
          <w:rFonts w:cs="Arial"/>
          <w:lang w:eastAsia="en-GB"/>
        </w:rPr>
      </w:pPr>
      <w:ins w:id="12775" w:author="mbeckerle" w:date="2012-03-24T14:59:00Z">
        <w:r>
          <w:rPr>
            <w:rFonts w:cs="Arial"/>
            <w:iCs/>
            <w:lang w:eastAsia="en-GB"/>
          </w:rPr>
          <w:t xml:space="preserve">xs:date. When parsing, the data must match one of the date-only granularities. When unparsing, the fullest date-only granularity is </w:t>
        </w:r>
        <w:commentRangeStart w:id="12776"/>
        <w:r>
          <w:rPr>
            <w:rFonts w:cs="Arial"/>
            <w:iCs/>
            <w:lang w:eastAsia="en-GB"/>
          </w:rPr>
          <w:t>used</w:t>
        </w:r>
      </w:ins>
      <w:commentRangeEnd w:id="12776"/>
      <w:ins w:id="12777" w:author="mbeckerle" w:date="2013-07-11T18:13:00Z">
        <w:r w:rsidR="00B75180">
          <w:rPr>
            <w:rStyle w:val="CommentReference"/>
          </w:rPr>
          <w:commentReference w:id="12776"/>
        </w:r>
      </w:ins>
      <w:ins w:id="12778" w:author="mbeckerle" w:date="2012-03-24T14:59:00Z">
        <w:r>
          <w:rPr>
            <w:rFonts w:cs="Arial"/>
            <w:iCs/>
            <w:lang w:eastAsia="en-GB"/>
          </w:rPr>
          <w:t xml:space="preserve">. </w:t>
        </w:r>
      </w:ins>
    </w:p>
    <w:p w14:paraId="26320DD4" w14:textId="77777777" w:rsidR="006C74F8" w:rsidRDefault="006C74F8" w:rsidP="006C74F8">
      <w:pPr>
        <w:numPr>
          <w:ilvl w:val="0"/>
          <w:numId w:val="106"/>
        </w:numPr>
        <w:spacing w:before="100" w:beforeAutospacing="1" w:after="100" w:afterAutospacing="1"/>
        <w:ind w:left="816"/>
        <w:rPr>
          <w:ins w:id="12779" w:author="mbeckerle" w:date="2012-03-24T14:59:00Z"/>
          <w:rFonts w:cs="Arial"/>
          <w:lang w:eastAsia="en-GB"/>
        </w:rPr>
      </w:pPr>
      <w:ins w:id="12780" w:author="mbeckerle" w:date="2012-03-24T14:59:00Z">
        <w:r>
          <w:rPr>
            <w:rFonts w:cs="Arial"/>
            <w:iCs/>
            <w:lang w:eastAsia="en-GB"/>
          </w:rPr>
          <w:t>xs:time. When parsing, the data must match only the time components of one of the granularities that contains time components. When unparsing, the time components of the fullest granularity are used. The literal 'T' character is not expected in the data when parsing and is not output when unparsing.</w:t>
        </w:r>
        <w:r>
          <w:rPr>
            <w:rFonts w:cs="Arial"/>
            <w:lang w:eastAsia="en-GB"/>
          </w:rPr>
          <w:t xml:space="preserve"> </w:t>
        </w:r>
      </w:ins>
    </w:p>
    <w:p w14:paraId="7BBD842F" w14:textId="77777777" w:rsidR="00E214AF" w:rsidRDefault="006C74F8">
      <w:pPr>
        <w:numPr>
          <w:ilvl w:val="0"/>
          <w:numId w:val="106"/>
        </w:numPr>
        <w:spacing w:before="100" w:beforeAutospacing="1" w:after="100" w:afterAutospacing="1"/>
        <w:ind w:left="816"/>
        <w:rPr>
          <w:ins w:id="12781" w:author="mbeckerle" w:date="2013-07-11T18:51:00Z"/>
          <w:rFonts w:cs="Arial"/>
          <w:lang w:eastAsia="en-GB"/>
        </w:rPr>
        <w:pPrChange w:id="12782" w:author="mbeckerle" w:date="2013-07-11T18:51:00Z">
          <w:pPr>
            <w:numPr>
              <w:numId w:val="106"/>
            </w:numPr>
            <w:tabs>
              <w:tab w:val="num" w:pos="720"/>
            </w:tabs>
            <w:autoSpaceDE w:val="0"/>
            <w:autoSpaceDN w:val="0"/>
            <w:adjustRightInd w:val="0"/>
            <w:ind w:left="720" w:hanging="360"/>
          </w:pPr>
        </w:pPrChange>
      </w:pPr>
      <w:ins w:id="12783" w:author="mbeckerle" w:date="2012-03-24T14:59:00Z">
        <w:r>
          <w:rPr>
            <w:rFonts w:cs="Arial"/>
            <w:iCs/>
            <w:lang w:eastAsia="en-GB"/>
          </w:rPr>
          <w:t>The number of fractional second digits supported is implementation dependent but must be at least one.</w:t>
        </w:r>
      </w:ins>
    </w:p>
    <w:p w14:paraId="3C431B40" w14:textId="3084ED98" w:rsidR="00E214AF" w:rsidRPr="00E214AF" w:rsidRDefault="00E214AF">
      <w:pPr>
        <w:numPr>
          <w:ilvl w:val="0"/>
          <w:numId w:val="106"/>
        </w:numPr>
        <w:spacing w:before="100" w:beforeAutospacing="1" w:after="100" w:afterAutospacing="1"/>
        <w:ind w:left="816"/>
        <w:rPr>
          <w:ins w:id="12784" w:author="mbeckerle" w:date="2013-07-11T18:50:00Z"/>
          <w:rFonts w:cs="Arial"/>
          <w:lang w:eastAsia="en-GB"/>
          <w:rPrChange w:id="12785" w:author="mbeckerle" w:date="2013-07-11T18:51:00Z">
            <w:rPr>
              <w:ins w:id="12786" w:author="mbeckerle" w:date="2013-07-11T18:50:00Z"/>
              <w:rFonts w:ascii="Helv" w:hAnsi="Helv" w:cs="Helv"/>
              <w:color w:val="0000FF"/>
              <w:lang w:eastAsia="en-GB"/>
            </w:rPr>
          </w:rPrChange>
        </w:rPr>
        <w:pPrChange w:id="12787" w:author="mbeckerle" w:date="2013-07-11T18:51:00Z">
          <w:pPr>
            <w:numPr>
              <w:numId w:val="106"/>
            </w:numPr>
            <w:tabs>
              <w:tab w:val="num" w:pos="720"/>
            </w:tabs>
            <w:autoSpaceDE w:val="0"/>
            <w:autoSpaceDN w:val="0"/>
            <w:adjustRightInd w:val="0"/>
            <w:ind w:left="720" w:hanging="360"/>
          </w:pPr>
        </w:pPrChange>
      </w:pPr>
      <w:commentRangeStart w:id="12788"/>
      <w:ins w:id="12789" w:author="mbeckerle" w:date="2013-07-11T18:50:00Z">
        <w:r w:rsidRPr="00E214AF">
          <w:rPr>
            <w:lang w:eastAsia="en-GB"/>
            <w:rPrChange w:id="12790" w:author="mbeckerle" w:date="2013-07-11T18:50:00Z">
              <w:rPr>
                <w:rFonts w:ascii="Helv" w:hAnsi="Helv" w:cs="Helv"/>
                <w:color w:val="0000FF"/>
                <w:lang w:eastAsia="en-GB"/>
              </w:rPr>
            </w:rPrChange>
          </w:rPr>
          <w:t>The omission of time zone from the input data when the type is xs:dateTime or xs:time is not a processing error. If that occurs then the time zone is obtained from the calendarTimeZone property.</w:t>
        </w:r>
      </w:ins>
      <w:commentRangeEnd w:id="12788"/>
      <w:ins w:id="12791" w:author="mbeckerle" w:date="2013-07-11T18:51:00Z">
        <w:r>
          <w:rPr>
            <w:rStyle w:val="CommentReference"/>
          </w:rPr>
          <w:commentReference w:id="12788"/>
        </w:r>
      </w:ins>
    </w:p>
    <w:p w14:paraId="630156BB" w14:textId="77777777" w:rsidR="00E214AF" w:rsidRDefault="00E214AF" w:rsidP="006C74F8">
      <w:pPr>
        <w:spacing w:before="100" w:beforeAutospacing="1" w:after="100" w:afterAutospacing="1"/>
        <w:rPr>
          <w:ins w:id="12792" w:author="mbeckerle" w:date="2013-07-11T18:50:00Z"/>
          <w:rFonts w:cs="Arial"/>
          <w:iCs/>
          <w:lang w:eastAsia="en-GB"/>
        </w:rPr>
      </w:pPr>
    </w:p>
    <w:p w14:paraId="3A18E822" w14:textId="52BC3763" w:rsidR="008F747A" w:rsidRDefault="00D53CFF" w:rsidP="006C74F8">
      <w:pPr>
        <w:spacing w:before="100" w:beforeAutospacing="1" w:after="100" w:afterAutospacing="1"/>
        <w:rPr>
          <w:ins w:id="12793" w:author="mbeckerle" w:date="2012-03-24T18:03:00Z"/>
          <w:rFonts w:cs="Arial"/>
          <w:iCs/>
          <w:lang w:eastAsia="en-GB"/>
        </w:rPr>
      </w:pPr>
      <w:ins w:id="12794" w:author="mbeckerle" w:date="2012-08-14T12:40:00Z">
        <w:r>
          <w:rPr>
            <w:rFonts w:cs="Arial"/>
            <w:iCs/>
            <w:lang w:eastAsia="en-GB"/>
          </w:rPr>
          <w:t>When parsing, f</w:t>
        </w:r>
      </w:ins>
      <w:commentRangeStart w:id="12795"/>
      <w:ins w:id="12796" w:author="mbeckerle" w:date="2012-03-24T14:59:00Z">
        <w:r w:rsidR="006C74F8">
          <w:rPr>
            <w:rFonts w:cs="Arial"/>
            <w:iCs/>
            <w:lang w:eastAsia="en-GB"/>
          </w:rPr>
          <w:t>or a</w:t>
        </w:r>
      </w:ins>
      <w:ins w:id="12797" w:author="mbeckerle" w:date="2012-03-24T16:54:00Z">
        <w:r w:rsidR="00712A7A">
          <w:rPr>
            <w:rFonts w:cs="Arial"/>
            <w:iCs/>
            <w:lang w:eastAsia="en-GB"/>
          </w:rPr>
          <w:t xml:space="preserve">ny </w:t>
        </w:r>
        <w:commentRangeStart w:id="12798"/>
        <w:commentRangeStart w:id="12799"/>
        <w:r w:rsidR="00712A7A">
          <w:rPr>
            <w:rFonts w:cs="Arial"/>
            <w:iCs/>
            <w:lang w:eastAsia="en-GB"/>
          </w:rPr>
          <w:t>pattern</w:t>
        </w:r>
      </w:ins>
      <w:commentRangeEnd w:id="12798"/>
      <w:r w:rsidR="00C40984">
        <w:rPr>
          <w:rStyle w:val="CommentReference"/>
        </w:rPr>
        <w:commentReference w:id="12798"/>
      </w:r>
      <w:commentRangeEnd w:id="12799"/>
      <w:r w:rsidR="00EB6903">
        <w:rPr>
          <w:rStyle w:val="CommentReference"/>
        </w:rPr>
        <w:commentReference w:id="12799"/>
      </w:r>
      <w:ins w:id="12800" w:author="mbeckerle" w:date="2012-03-24T14:59:00Z">
        <w:r w:rsidR="006C74F8">
          <w:rPr>
            <w:rFonts w:cs="Arial"/>
            <w:iCs/>
            <w:lang w:eastAsia="en-GB"/>
          </w:rPr>
          <w:t xml:space="preserve"> that omits components</w:t>
        </w:r>
      </w:ins>
      <w:ins w:id="12801" w:author="mbeckerle" w:date="2012-08-14T12:40:00Z">
        <w:r>
          <w:rPr>
            <w:rFonts w:cs="Arial"/>
            <w:iCs/>
            <w:lang w:eastAsia="en-GB"/>
          </w:rPr>
          <w:t xml:space="preserve"> </w:t>
        </w:r>
      </w:ins>
      <w:ins w:id="12802" w:author="mbeckerle" w:date="2012-03-24T14:59:00Z">
        <w:r w:rsidR="006C74F8">
          <w:rPr>
            <w:rFonts w:cs="Arial"/>
            <w:iCs/>
            <w:lang w:eastAsia="en-GB"/>
          </w:rPr>
          <w:t>the values for the omitted components are supplied from the Unix epoch 1970-01-01T00:00:00.000.</w:t>
        </w:r>
      </w:ins>
      <w:ins w:id="12803" w:author="mbeckerle" w:date="2012-03-24T16:55:00Z">
        <w:r w:rsidR="008F747A">
          <w:rPr>
            <w:rStyle w:val="FootnoteReference"/>
            <w:rFonts w:cs="Arial"/>
            <w:iCs/>
            <w:lang w:eastAsia="en-GB"/>
          </w:rPr>
          <w:footnoteReference w:id="28"/>
        </w:r>
      </w:ins>
    </w:p>
    <w:p w14:paraId="3645FF1D" w14:textId="291BD719" w:rsidR="00021932" w:rsidRDefault="003F0D4D" w:rsidP="00021932">
      <w:pPr>
        <w:pStyle w:val="nobreak"/>
        <w:rPr>
          <w:ins w:id="12805" w:author="mbeckerle" w:date="2013-01-20T16:04:00Z"/>
          <w:rFonts w:ascii="Helv" w:hAnsi="Helv" w:cs="Helv"/>
          <w:color w:val="000000"/>
          <w:szCs w:val="20"/>
          <w:lang w:eastAsia="en-GB"/>
        </w:rPr>
      </w:pPr>
      <w:commentRangeStart w:id="12806"/>
      <w:ins w:id="12807" w:author="mbeckerle" w:date="2012-03-24T18:03:00Z">
        <w:r>
          <w:t xml:space="preserve">When unparsing, and </w:t>
        </w:r>
      </w:ins>
      <w:ins w:id="12808" w:author="Steve Hanson" w:date="2013-02-05T12:34:00Z">
        <w:r w:rsidR="00731C05">
          <w:t>the p</w:t>
        </w:r>
      </w:ins>
      <w:ins w:id="12809" w:author="mbeckerle" w:date="2012-03-24T18:03:00Z">
        <w:del w:id="12810" w:author="Steve Hanson" w:date="2013-02-05T12:34:00Z">
          <w:r w:rsidDel="00731C05">
            <w:delText>property calendarP</w:delText>
          </w:r>
        </w:del>
        <w:r>
          <w:t xml:space="preserve">attern contains a formatting </w:t>
        </w:r>
        <w:r>
          <w:rPr>
            <w:rFonts w:ascii="Helv" w:hAnsi="Helv" w:cs="Helv"/>
            <w:color w:val="000000"/>
            <w:szCs w:val="20"/>
            <w:lang w:eastAsia="en-GB"/>
          </w:rPr>
          <w:t>symbol</w:t>
        </w:r>
        <w:r>
          <w:rPr>
            <w:rFonts w:ascii="Helv" w:eastAsia="Helv" w:hAnsi="Helv" w:cs="Helv"/>
            <w:color w:val="000000"/>
            <w:szCs w:val="20"/>
            <w:lang w:eastAsia="en-GB"/>
          </w:rPr>
          <w:t xml:space="preserve"> </w:t>
        </w:r>
      </w:ins>
      <w:ins w:id="12811" w:author="mbeckerle" w:date="2012-04-22T20:27:00Z">
        <w:r w:rsidR="00EB6903">
          <w:rPr>
            <w:rFonts w:ascii="Helv" w:eastAsia="Helv" w:hAnsi="Helv" w:cs="Helv"/>
            <w:color w:val="000000"/>
            <w:szCs w:val="20"/>
            <w:lang w:eastAsia="en-GB"/>
          </w:rPr>
          <w:t xml:space="preserve">that requires a component of the date/time </w:t>
        </w:r>
      </w:ins>
      <w:ins w:id="12812" w:author="mbeckerle" w:date="2012-03-24T18:03:00Z">
        <w:r>
          <w:rPr>
            <w:rFonts w:ascii="Helv" w:hAnsi="Helv" w:cs="Helv"/>
            <w:color w:val="000000"/>
            <w:szCs w:val="20"/>
            <w:lang w:eastAsia="en-GB"/>
          </w:rPr>
          <w:t>and</w:t>
        </w:r>
        <w:r>
          <w:rPr>
            <w:rFonts w:ascii="Helv" w:eastAsia="Helv" w:hAnsi="Helv" w:cs="Helv"/>
            <w:color w:val="000000"/>
            <w:szCs w:val="20"/>
            <w:lang w:eastAsia="en-GB"/>
          </w:rPr>
          <w:t xml:space="preserve"> </w:t>
        </w:r>
        <w:r>
          <w:rPr>
            <w:rFonts w:ascii="Helv" w:hAnsi="Helv" w:cs="Helv"/>
            <w:color w:val="000000"/>
            <w:szCs w:val="20"/>
            <w:lang w:eastAsia="en-GB"/>
          </w:rPr>
          <w:t>the</w:t>
        </w:r>
        <w:r>
          <w:rPr>
            <w:rFonts w:ascii="Helv" w:eastAsia="Helv" w:hAnsi="Helv" w:cs="Helv"/>
            <w:color w:val="000000"/>
            <w:szCs w:val="20"/>
            <w:lang w:eastAsia="en-GB"/>
          </w:rPr>
          <w:t xml:space="preserve"> </w:t>
        </w:r>
        <w:r>
          <w:rPr>
            <w:rFonts w:ascii="Helv" w:hAnsi="Helv" w:cs="Helv"/>
            <w:color w:val="000000"/>
            <w:szCs w:val="20"/>
            <w:lang w:eastAsia="en-GB"/>
          </w:rPr>
          <w:t>infoset</w:t>
        </w:r>
        <w:r>
          <w:rPr>
            <w:rFonts w:ascii="Helv" w:eastAsia="Helv" w:hAnsi="Helv" w:cs="Helv"/>
            <w:color w:val="000000"/>
            <w:szCs w:val="20"/>
            <w:lang w:eastAsia="en-GB"/>
          </w:rPr>
          <w:t xml:space="preserve"> </w:t>
        </w:r>
        <w:r>
          <w:rPr>
            <w:rFonts w:ascii="Helv" w:hAnsi="Helv" w:cs="Helv"/>
            <w:color w:val="000000"/>
            <w:szCs w:val="20"/>
            <w:lang w:eastAsia="en-GB"/>
          </w:rPr>
          <w:t>value</w:t>
        </w:r>
        <w:r>
          <w:rPr>
            <w:rFonts w:ascii="Helv" w:eastAsia="Helv" w:hAnsi="Helv" w:cs="Helv"/>
            <w:color w:val="000000"/>
            <w:szCs w:val="20"/>
            <w:lang w:eastAsia="en-GB"/>
          </w:rPr>
          <w:t xml:space="preserve"> </w:t>
        </w:r>
        <w:r>
          <w:rPr>
            <w:rFonts w:ascii="Helv" w:hAnsi="Helv" w:cs="Helv"/>
            <w:color w:val="000000"/>
            <w:szCs w:val="20"/>
            <w:lang w:eastAsia="en-GB"/>
          </w:rPr>
          <w:t>does</w:t>
        </w:r>
        <w:r>
          <w:rPr>
            <w:rFonts w:ascii="Helv" w:eastAsia="Helv" w:hAnsi="Helv" w:cs="Helv"/>
            <w:color w:val="000000"/>
            <w:szCs w:val="20"/>
            <w:lang w:eastAsia="en-GB"/>
          </w:rPr>
          <w:t xml:space="preserve"> </w:t>
        </w:r>
        <w:r>
          <w:rPr>
            <w:rFonts w:ascii="Helv" w:hAnsi="Helv" w:cs="Helv"/>
            <w:color w:val="000000"/>
            <w:szCs w:val="20"/>
            <w:lang w:eastAsia="en-GB"/>
          </w:rPr>
          <w:t>not</w:t>
        </w:r>
        <w:r>
          <w:rPr>
            <w:rFonts w:ascii="Helv" w:eastAsia="Helv" w:hAnsi="Helv" w:cs="Helv"/>
            <w:color w:val="000000"/>
            <w:szCs w:val="20"/>
            <w:lang w:eastAsia="en-GB"/>
          </w:rPr>
          <w:t xml:space="preserve"> </w:t>
        </w:r>
        <w:r>
          <w:rPr>
            <w:rFonts w:ascii="Helv" w:hAnsi="Helv" w:cs="Helv"/>
            <w:color w:val="000000"/>
            <w:szCs w:val="20"/>
            <w:lang w:eastAsia="en-GB"/>
          </w:rPr>
          <w:t>contain</w:t>
        </w:r>
        <w:r>
          <w:rPr>
            <w:rFonts w:ascii="Helv" w:eastAsia="Helv" w:hAnsi="Helv" w:cs="Helv"/>
            <w:color w:val="000000"/>
            <w:szCs w:val="20"/>
            <w:lang w:eastAsia="en-GB"/>
          </w:rPr>
          <w:t xml:space="preserve"> </w:t>
        </w:r>
      </w:ins>
      <w:ins w:id="12813" w:author="mbeckerle" w:date="2012-04-22T20:27:00Z">
        <w:r w:rsidR="00EB6903">
          <w:rPr>
            <w:rFonts w:ascii="Helv" w:hAnsi="Helv" w:cs="Helv"/>
            <w:color w:val="000000"/>
            <w:szCs w:val="20"/>
            <w:lang w:eastAsia="en-GB"/>
          </w:rPr>
          <w:t>that component</w:t>
        </w:r>
      </w:ins>
      <w:ins w:id="12814" w:author="mbeckerle" w:date="2012-03-24T18:03:00Z">
        <w:r>
          <w:rPr>
            <w:rFonts w:ascii="Helv" w:hAnsi="Helv" w:cs="Helv"/>
            <w:color w:val="000000"/>
            <w:szCs w:val="20"/>
            <w:lang w:eastAsia="en-GB"/>
          </w:rPr>
          <w:t>,</w:t>
        </w:r>
        <w:r>
          <w:rPr>
            <w:rFonts w:ascii="Helv" w:eastAsia="Helv" w:hAnsi="Helv" w:cs="Helv"/>
            <w:color w:val="000000"/>
            <w:szCs w:val="20"/>
            <w:lang w:eastAsia="en-GB"/>
          </w:rPr>
          <w:t xml:space="preserve"> </w:t>
        </w:r>
        <w:r>
          <w:rPr>
            <w:rFonts w:ascii="Helv" w:hAnsi="Helv" w:cs="Helv"/>
            <w:color w:val="000000"/>
            <w:szCs w:val="20"/>
            <w:lang w:eastAsia="en-GB"/>
          </w:rPr>
          <w:t>it</w:t>
        </w:r>
        <w:r>
          <w:rPr>
            <w:rFonts w:ascii="Helv" w:eastAsia="Helv" w:hAnsi="Helv" w:cs="Helv"/>
            <w:color w:val="000000"/>
            <w:szCs w:val="20"/>
            <w:lang w:eastAsia="en-GB"/>
          </w:rPr>
          <w:t xml:space="preserve"> </w:t>
        </w:r>
        <w:r>
          <w:rPr>
            <w:rFonts w:ascii="Helv" w:hAnsi="Helv" w:cs="Helv"/>
            <w:color w:val="000000"/>
            <w:szCs w:val="20"/>
            <w:lang w:eastAsia="en-GB"/>
          </w:rPr>
          <w:t>is</w:t>
        </w:r>
        <w:r>
          <w:rPr>
            <w:rFonts w:ascii="Helv" w:eastAsia="Helv" w:hAnsi="Helv" w:cs="Helv"/>
            <w:color w:val="000000"/>
            <w:szCs w:val="20"/>
            <w:lang w:eastAsia="en-GB"/>
          </w:rPr>
          <w:t xml:space="preserve"> </w:t>
        </w:r>
        <w:r>
          <w:rPr>
            <w:rFonts w:ascii="Helv" w:hAnsi="Helv" w:cs="Helv"/>
            <w:color w:val="000000"/>
            <w:szCs w:val="20"/>
            <w:lang w:eastAsia="en-GB"/>
          </w:rPr>
          <w:t>a</w:t>
        </w:r>
        <w:r>
          <w:rPr>
            <w:rFonts w:ascii="Helv" w:eastAsia="Helv" w:hAnsi="Helv" w:cs="Helv"/>
            <w:color w:val="000000"/>
            <w:szCs w:val="20"/>
            <w:lang w:eastAsia="en-GB"/>
          </w:rPr>
          <w:t xml:space="preserve"> </w:t>
        </w:r>
      </w:ins>
      <w:r>
        <w:rPr>
          <w:rFonts w:ascii="Helv" w:hAnsi="Helv" w:cs="Helv"/>
          <w:color w:val="000000"/>
          <w:szCs w:val="20"/>
          <w:lang w:eastAsia="en-GB"/>
        </w:rPr>
        <w:t>processing</w:t>
      </w:r>
      <w:r>
        <w:rPr>
          <w:rFonts w:ascii="Helv" w:eastAsia="Helv" w:hAnsi="Helv" w:cs="Helv"/>
          <w:color w:val="000000"/>
          <w:szCs w:val="20"/>
          <w:lang w:eastAsia="en-GB"/>
        </w:rPr>
        <w:t xml:space="preserve"> </w:t>
      </w:r>
      <w:r>
        <w:rPr>
          <w:rFonts w:ascii="Helv" w:hAnsi="Helv" w:cs="Helv"/>
          <w:color w:val="000000"/>
          <w:szCs w:val="20"/>
          <w:lang w:eastAsia="en-GB"/>
        </w:rPr>
        <w:t>error</w:t>
      </w:r>
      <w:commentRangeEnd w:id="12806"/>
      <w:r w:rsidR="00C40984">
        <w:rPr>
          <w:rStyle w:val="CommentReference"/>
        </w:rPr>
        <w:commentReference w:id="12806"/>
      </w:r>
      <w:r>
        <w:rPr>
          <w:rFonts w:ascii="Helv" w:hAnsi="Helv" w:cs="Helv"/>
          <w:color w:val="000000"/>
          <w:szCs w:val="20"/>
          <w:lang w:eastAsia="en-GB"/>
        </w:rPr>
        <w:t>.</w:t>
      </w:r>
    </w:p>
    <w:p w14:paraId="68F8361E" w14:textId="16628B1B" w:rsidR="00890AEC" w:rsidRPr="00B03EAB" w:rsidRDefault="00890AEC" w:rsidP="00B03EAB">
      <w:pPr>
        <w:rPr>
          <w:lang w:eastAsia="en-GB"/>
        </w:rPr>
      </w:pPr>
      <w:commentRangeStart w:id="12815"/>
      <w:ins w:id="12816" w:author="mbeckerle" w:date="2013-01-20T16:04:00Z">
        <w:r>
          <w:rPr>
            <w:rFonts w:ascii="Helv" w:hAnsi="Helv" w:cs="Helv"/>
            <w:lang w:eastAsia="en-GB"/>
          </w:rPr>
          <w:t xml:space="preserve">When parsing a calendar element with </w:t>
        </w:r>
      </w:ins>
      <w:ins w:id="12817" w:author="Steve Hanson" w:date="2013-02-06T13:54:00Z">
        <w:r w:rsidR="0085659C">
          <w:rPr>
            <w:rFonts w:ascii="Helv" w:hAnsi="Helv" w:cs="Helv"/>
            <w:lang w:eastAsia="en-GB"/>
          </w:rPr>
          <w:t xml:space="preserve">a </w:t>
        </w:r>
      </w:ins>
      <w:ins w:id="12818" w:author="mbeckerle" w:date="2013-01-20T16:04:00Z">
        <w:del w:id="12819" w:author="Steve Hanson" w:date="2013-02-06T13:54:00Z">
          <w:r w:rsidDel="0085659C">
            <w:rPr>
              <w:rFonts w:ascii="Helv" w:hAnsi="Helv" w:cs="Helv"/>
              <w:lang w:eastAsia="en-GB"/>
            </w:rPr>
            <w:delText>binaryCalendarRep ‘</w:delText>
          </w:r>
        </w:del>
        <w:r>
          <w:rPr>
            <w:rFonts w:ascii="Helv" w:hAnsi="Helv" w:cs="Helv"/>
            <w:lang w:eastAsia="en-GB"/>
          </w:rPr>
          <w:t>packed</w:t>
        </w:r>
      </w:ins>
      <w:ins w:id="12820" w:author="Steve Hanson" w:date="2013-02-06T13:54:00Z">
        <w:r w:rsidR="0085659C">
          <w:rPr>
            <w:rFonts w:ascii="Helv" w:hAnsi="Helv" w:cs="Helv"/>
            <w:lang w:eastAsia="en-GB"/>
          </w:rPr>
          <w:t xml:space="preserve"> decimal </w:t>
        </w:r>
      </w:ins>
      <w:ins w:id="12821" w:author="mbeckerle" w:date="2013-01-20T16:04:00Z">
        <w:del w:id="12822" w:author="Steve Hanson" w:date="2013-02-06T13:54:00Z">
          <w:r w:rsidDel="0085659C">
            <w:rPr>
              <w:rFonts w:ascii="Helv" w:hAnsi="Helv" w:cs="Helv"/>
              <w:lang w:eastAsia="en-GB"/>
            </w:rPr>
            <w:delText>’, ‘bcd’ or ‘ibm4690Packe</w:delText>
          </w:r>
        </w:del>
        <w:del w:id="12823" w:author="Steve Hanson" w:date="2013-02-06T13:55:00Z">
          <w:r w:rsidDel="0085659C">
            <w:rPr>
              <w:rFonts w:ascii="Helv" w:hAnsi="Helv" w:cs="Helv"/>
              <w:lang w:eastAsia="en-GB"/>
            </w:rPr>
            <w:delText>d’</w:delText>
          </w:r>
        </w:del>
      </w:ins>
      <w:ins w:id="12824" w:author="Steve Hanson" w:date="2013-02-06T13:55:00Z">
        <w:r w:rsidR="0085659C">
          <w:rPr>
            <w:rFonts w:ascii="Helv" w:hAnsi="Helv" w:cs="Helv"/>
            <w:lang w:eastAsia="en-GB"/>
          </w:rPr>
          <w:t>representation</w:t>
        </w:r>
      </w:ins>
      <w:ins w:id="12825" w:author="mbeckerle" w:date="2013-01-20T16:04:00Z">
        <w:r>
          <w:rPr>
            <w:rFonts w:ascii="Helv" w:hAnsi="Helv" w:cs="Helv"/>
            <w:lang w:eastAsia="en-GB"/>
          </w:rPr>
          <w:t xml:space="preserve"> then the nibbles from the data are converted to text digits without any trimming of leading or trailing zeros, and the result is then matched against the </w:t>
        </w:r>
      </w:ins>
      <w:ins w:id="12826" w:author="Steve Hanson" w:date="2013-02-05T12:34:00Z">
        <w:r w:rsidR="00731C05">
          <w:rPr>
            <w:rFonts w:ascii="Helv" w:hAnsi="Helv" w:cs="Helv"/>
            <w:lang w:eastAsia="en-GB"/>
          </w:rPr>
          <w:t>p</w:t>
        </w:r>
      </w:ins>
      <w:ins w:id="12827" w:author="mbeckerle" w:date="2013-01-20T16:04:00Z">
        <w:del w:id="12828" w:author="Steve Hanson" w:date="2013-02-05T12:34:00Z">
          <w:r w:rsidDel="00731C05">
            <w:rPr>
              <w:rFonts w:ascii="Helv" w:hAnsi="Helv" w:cs="Helv"/>
              <w:lang w:eastAsia="en-GB"/>
            </w:rPr>
            <w:delText>calendarP</w:delText>
          </w:r>
        </w:del>
        <w:r>
          <w:rPr>
            <w:rFonts w:ascii="Helv" w:hAnsi="Helv" w:cs="Helv"/>
            <w:lang w:eastAsia="en-GB"/>
          </w:rPr>
          <w:t>attern according to the usual rules</w:t>
        </w:r>
      </w:ins>
      <w:commentRangeEnd w:id="12815"/>
      <w:ins w:id="12829" w:author="mbeckerle" w:date="2013-01-20T16:05:00Z">
        <w:r w:rsidR="007F5445">
          <w:rPr>
            <w:rStyle w:val="CommentReference"/>
          </w:rPr>
          <w:commentReference w:id="12815"/>
        </w:r>
      </w:ins>
      <w:ins w:id="12830" w:author="mbeckerle" w:date="2013-01-20T16:04:00Z">
        <w:r>
          <w:rPr>
            <w:rFonts w:ascii="Helv" w:hAnsi="Helv" w:cs="Helv"/>
            <w:lang w:eastAsia="en-GB"/>
          </w:rPr>
          <w:t>.</w:t>
        </w:r>
      </w:ins>
    </w:p>
    <w:p w14:paraId="44288EAC" w14:textId="7BF86338" w:rsidR="00AB5ECE" w:rsidRPr="00D53CFF" w:rsidRDefault="00712A7A" w:rsidP="006E4FE8">
      <w:pPr>
        <w:pStyle w:val="Heading2"/>
      </w:pPr>
      <w:bookmarkStart w:id="12831" w:name="_Toc322911356"/>
      <w:bookmarkStart w:id="12832" w:name="_Toc322911918"/>
      <w:bookmarkStart w:id="12833" w:name="_Toc322014183"/>
      <w:bookmarkStart w:id="12834" w:name="_Toc322014367"/>
      <w:bookmarkStart w:id="12835" w:name="_Toc322014550"/>
      <w:bookmarkStart w:id="12836" w:name="_Toc322014732"/>
      <w:bookmarkStart w:id="12837" w:name="_Toc322911670"/>
      <w:bookmarkStart w:id="12838" w:name="_Toc322912209"/>
      <w:bookmarkStart w:id="12839" w:name="_Toc329093058"/>
      <w:bookmarkStart w:id="12840" w:name="_Toc332701571"/>
      <w:bookmarkStart w:id="12841" w:name="_Toc332701875"/>
      <w:bookmarkStart w:id="12842" w:name="_Toc332711669"/>
      <w:bookmarkStart w:id="12843" w:name="_Toc349042766"/>
      <w:bookmarkStart w:id="12844" w:name="_Toc362453330"/>
      <w:commentRangeStart w:id="12845"/>
      <w:commentRangeEnd w:id="12795"/>
      <w:r w:rsidRPr="00021932">
        <w:rPr>
          <w:rStyle w:val="CommentReference"/>
          <w:sz w:val="20"/>
          <w:szCs w:val="28"/>
        </w:rPr>
        <w:commentReference w:id="12795"/>
      </w:r>
      <w:bookmarkStart w:id="12846" w:name="_Toc322014184"/>
      <w:bookmarkStart w:id="12847" w:name="_Toc322014368"/>
      <w:bookmarkStart w:id="12848" w:name="_Toc322014551"/>
      <w:bookmarkStart w:id="12849" w:name="_Toc322014733"/>
      <w:bookmarkStart w:id="12850" w:name="_Toc332711670"/>
      <w:bookmarkStart w:id="12851" w:name="_Toc322014185"/>
      <w:bookmarkStart w:id="12852" w:name="_Toc322014369"/>
      <w:bookmarkStart w:id="12853" w:name="_Toc322014552"/>
      <w:bookmarkStart w:id="12854" w:name="_Toc322014734"/>
      <w:bookmarkStart w:id="12855" w:name="_Toc332711671"/>
      <w:bookmarkStart w:id="12856" w:name="_Toc322911360"/>
      <w:bookmarkStart w:id="12857" w:name="_Toc322911922"/>
      <w:bookmarkStart w:id="12858" w:name="_Toc322014187"/>
      <w:bookmarkStart w:id="12859" w:name="_Toc322014371"/>
      <w:bookmarkStart w:id="12860" w:name="_Toc322014554"/>
      <w:bookmarkStart w:id="12861" w:name="_Toc322014736"/>
      <w:bookmarkStart w:id="12862" w:name="_Toc322911671"/>
      <w:bookmarkStart w:id="12863" w:name="_Toc322912210"/>
      <w:bookmarkStart w:id="12864" w:name="_Toc329093059"/>
      <w:bookmarkStart w:id="12865" w:name="_Toc332701572"/>
      <w:bookmarkStart w:id="12866" w:name="_Toc332701876"/>
      <w:bookmarkStart w:id="12867" w:name="_Toc332711673"/>
      <w:bookmarkEnd w:id="12831"/>
      <w:bookmarkEnd w:id="12832"/>
      <w:bookmarkEnd w:id="12833"/>
      <w:bookmarkEnd w:id="12834"/>
      <w:bookmarkEnd w:id="12835"/>
      <w:bookmarkEnd w:id="12836"/>
      <w:bookmarkEnd w:id="12837"/>
      <w:bookmarkEnd w:id="12838"/>
      <w:bookmarkEnd w:id="12839"/>
      <w:bookmarkEnd w:id="12840"/>
      <w:bookmarkEnd w:id="12841"/>
      <w:bookmarkEnd w:id="12842"/>
      <w:bookmarkEnd w:id="12846"/>
      <w:bookmarkEnd w:id="12847"/>
      <w:bookmarkEnd w:id="12848"/>
      <w:bookmarkEnd w:id="12849"/>
      <w:bookmarkEnd w:id="12850"/>
      <w:bookmarkEnd w:id="12851"/>
      <w:bookmarkEnd w:id="12852"/>
      <w:bookmarkEnd w:id="12853"/>
      <w:bookmarkEnd w:id="12854"/>
      <w:bookmarkEnd w:id="12855"/>
      <w:commentRangeEnd w:id="12845"/>
      <w:r w:rsidR="006C74F8" w:rsidRPr="00021932">
        <w:rPr>
          <w:rStyle w:val="CommentReference"/>
          <w:sz w:val="20"/>
          <w:szCs w:val="28"/>
        </w:rPr>
        <w:commentReference w:id="12845"/>
      </w:r>
      <w:bookmarkStart w:id="12868" w:name="_Toc322014188"/>
      <w:bookmarkStart w:id="12869" w:name="_Toc322014372"/>
      <w:bookmarkStart w:id="12870" w:name="_Toc322014555"/>
      <w:bookmarkStart w:id="12871" w:name="_Toc322014737"/>
      <w:bookmarkStart w:id="12872" w:name="_Toc322911361"/>
      <w:bookmarkStart w:id="12873" w:name="_Toc322911923"/>
      <w:bookmarkStart w:id="12874" w:name="_Toc332711674"/>
      <w:bookmarkStart w:id="12875" w:name="_Toc243112837"/>
      <w:bookmarkEnd w:id="12856"/>
      <w:bookmarkEnd w:id="12857"/>
      <w:bookmarkEnd w:id="12858"/>
      <w:bookmarkEnd w:id="12859"/>
      <w:bookmarkEnd w:id="12860"/>
      <w:bookmarkEnd w:id="12861"/>
      <w:bookmarkEnd w:id="12862"/>
      <w:bookmarkEnd w:id="12863"/>
      <w:bookmarkEnd w:id="12864"/>
      <w:bookmarkEnd w:id="12865"/>
      <w:bookmarkEnd w:id="12866"/>
      <w:bookmarkEnd w:id="12867"/>
      <w:bookmarkEnd w:id="12868"/>
      <w:bookmarkEnd w:id="12869"/>
      <w:bookmarkEnd w:id="12870"/>
      <w:bookmarkEnd w:id="12871"/>
      <w:bookmarkEnd w:id="12872"/>
      <w:bookmarkEnd w:id="12873"/>
      <w:bookmarkEnd w:id="12874"/>
      <w:r w:rsidR="00AB5ECE" w:rsidRPr="00D53CFF">
        <w:t>Properties specific to calendar with Text representation</w:t>
      </w:r>
      <w:bookmarkEnd w:id="12843"/>
      <w:bookmarkEnd w:id="12875"/>
      <w:bookmarkEnd w:id="12844"/>
      <w:r w:rsidR="00AB5ECE" w:rsidRPr="00D53CFF">
        <w:t xml:space="preserve"> </w:t>
      </w:r>
    </w:p>
    <w:tbl>
      <w:tblPr>
        <w:tblW w:w="8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2584"/>
        <w:gridCol w:w="6272"/>
      </w:tblGrid>
      <w:tr w:rsidR="00AB5ECE" w:rsidRPr="00240AC5" w14:paraId="4F0BA3CD" w14:textId="77777777" w:rsidTr="00240AC5">
        <w:trPr>
          <w:trHeight w:val="402"/>
        </w:trPr>
        <w:tc>
          <w:tcPr>
            <w:tcW w:w="2537" w:type="dxa"/>
            <w:shd w:val="clear" w:color="auto" w:fill="F3F3F3"/>
          </w:tcPr>
          <w:p w14:paraId="62F62C35" w14:textId="77777777" w:rsidR="00AB5ECE" w:rsidRPr="005E3B09" w:rsidRDefault="00AB5ECE" w:rsidP="00240AC5">
            <w:pPr>
              <w:tabs>
                <w:tab w:val="num" w:pos="360"/>
                <w:tab w:val="num" w:pos="540"/>
              </w:tabs>
              <w:spacing w:before="40" w:after="40"/>
              <w:ind w:left="540" w:hanging="180"/>
              <w:rPr>
                <w:rFonts w:eastAsia="Arial Unicode MS" w:cs="Arial"/>
                <w:b/>
                <w:sz w:val="18"/>
                <w:szCs w:val="18"/>
              </w:rPr>
            </w:pPr>
            <w:r w:rsidRPr="005E3B09">
              <w:rPr>
                <w:rFonts w:eastAsia="Arial Unicode MS"/>
                <w:b/>
                <w:sz w:val="18"/>
                <w:szCs w:val="18"/>
              </w:rPr>
              <w:t>Property Name</w:t>
            </w:r>
          </w:p>
        </w:tc>
        <w:tc>
          <w:tcPr>
            <w:tcW w:w="6319" w:type="dxa"/>
            <w:shd w:val="clear" w:color="auto" w:fill="F3F3F3"/>
          </w:tcPr>
          <w:p w14:paraId="190AD149" w14:textId="77777777" w:rsidR="00AB5ECE" w:rsidRPr="003D56F7" w:rsidRDefault="00AB5ECE" w:rsidP="003D56F7">
            <w:pPr>
              <w:rPr>
                <w:rFonts w:eastAsia="Arial Unicode MS"/>
                <w:b/>
              </w:rPr>
            </w:pPr>
            <w:r w:rsidRPr="003D56F7">
              <w:rPr>
                <w:rFonts w:eastAsia="Arial Unicode MS"/>
                <w:b/>
              </w:rPr>
              <w:t>Description</w:t>
            </w:r>
          </w:p>
        </w:tc>
      </w:tr>
      <w:tr w:rsidR="00AB5ECE" w:rsidRPr="00240AC5" w14:paraId="56804F06" w14:textId="77777777" w:rsidTr="00240AC5">
        <w:trPr>
          <w:trHeight w:val="402"/>
        </w:trPr>
        <w:tc>
          <w:tcPr>
            <w:tcW w:w="2537" w:type="dxa"/>
            <w:shd w:val="clear" w:color="auto" w:fill="auto"/>
          </w:tcPr>
          <w:p w14:paraId="0C97D7DA" w14:textId="77777777" w:rsidR="00AB5ECE" w:rsidRPr="00240AC5" w:rsidRDefault="00AB5ECE" w:rsidP="00240AC5">
            <w:pPr>
              <w:tabs>
                <w:tab w:val="num" w:pos="360"/>
                <w:tab w:val="num" w:pos="540"/>
              </w:tabs>
              <w:spacing w:before="40" w:after="40"/>
              <w:ind w:left="180" w:hanging="180"/>
              <w:rPr>
                <w:rFonts w:eastAsia="Arial Unicode MS" w:cs="Arial"/>
              </w:rPr>
            </w:pPr>
            <w:r w:rsidRPr="00240AC5">
              <w:rPr>
                <w:rFonts w:eastAsia="Arial Unicode MS" w:cs="Arial"/>
              </w:rPr>
              <w:t>textCalendarJustification</w:t>
            </w:r>
          </w:p>
        </w:tc>
        <w:tc>
          <w:tcPr>
            <w:tcW w:w="6319" w:type="dxa"/>
            <w:shd w:val="clear" w:color="auto" w:fill="auto"/>
          </w:tcPr>
          <w:p w14:paraId="38407AA5" w14:textId="77777777" w:rsidR="00AB5ECE" w:rsidRPr="00240AC5" w:rsidRDefault="00AB5ECE" w:rsidP="003D56F7">
            <w:pPr>
              <w:rPr>
                <w:rStyle w:val="TableCellCharChar"/>
                <w:rFonts w:cs="Arial"/>
                <w:sz w:val="20"/>
                <w:szCs w:val="20"/>
              </w:rPr>
            </w:pPr>
            <w:r w:rsidRPr="00240AC5">
              <w:rPr>
                <w:rStyle w:val="TableCellCharChar"/>
                <w:rFonts w:cs="Arial"/>
                <w:sz w:val="20"/>
                <w:szCs w:val="20"/>
              </w:rPr>
              <w:t xml:space="preserve">Enum </w:t>
            </w:r>
          </w:p>
          <w:p w14:paraId="1CADEB7A" w14:textId="77777777" w:rsidR="00AB5ECE" w:rsidRPr="00240AC5" w:rsidRDefault="00AB5ECE" w:rsidP="003D56F7">
            <w:pPr>
              <w:rPr>
                <w:rStyle w:val="TableCellCharChar"/>
                <w:rFonts w:cs="Arial"/>
                <w:sz w:val="20"/>
                <w:szCs w:val="20"/>
              </w:rPr>
            </w:pPr>
            <w:r w:rsidRPr="00240AC5">
              <w:rPr>
                <w:rStyle w:val="TableCellCharChar"/>
                <w:rFonts w:cs="Arial"/>
                <w:sz w:val="20"/>
                <w:szCs w:val="20"/>
              </w:rPr>
              <w:t xml:space="preserve">Valid values ‘left’, ‘right’,  ‘center’ </w:t>
            </w:r>
          </w:p>
          <w:p w14:paraId="572F7180" w14:textId="77777777" w:rsidR="001B1F01" w:rsidRPr="00240AC5" w:rsidRDefault="00BF34D2" w:rsidP="003D56F7">
            <w:pPr>
              <w:rPr>
                <w:rStyle w:val="TableCellCharChar"/>
                <w:rFonts w:cs="Arial"/>
                <w:sz w:val="20"/>
                <w:szCs w:val="20"/>
              </w:rPr>
            </w:pPr>
            <w:r w:rsidRPr="00240AC5">
              <w:rPr>
                <w:rStyle w:val="TableCellCharChar"/>
                <w:rFonts w:cs="Arial"/>
                <w:sz w:val="20"/>
                <w:szCs w:val="20"/>
              </w:rPr>
              <w:t>Controls</w:t>
            </w:r>
            <w:r w:rsidRPr="00240AC5">
              <w:rPr>
                <w:rStyle w:val="TableCellCharChar"/>
                <w:sz w:val="20"/>
                <w:szCs w:val="20"/>
              </w:rPr>
              <w:t xml:space="preserve"> how the data </w:t>
            </w:r>
            <w:r w:rsidR="00A24AF0" w:rsidRPr="00240AC5">
              <w:rPr>
                <w:rStyle w:val="TableCellCharChar"/>
                <w:rFonts w:cs="Arial"/>
                <w:sz w:val="20"/>
                <w:szCs w:val="20"/>
              </w:rPr>
              <w:t xml:space="preserve">is </w:t>
            </w:r>
            <w:r w:rsidRPr="00240AC5">
              <w:rPr>
                <w:rStyle w:val="TableCellCharChar"/>
                <w:rFonts w:cs="Arial"/>
                <w:sz w:val="20"/>
                <w:szCs w:val="20"/>
              </w:rPr>
              <w:t>padded or trimmed on parsing and unparsing</w:t>
            </w:r>
            <w:r w:rsidR="001B1F01" w:rsidRPr="00240AC5">
              <w:rPr>
                <w:rStyle w:val="TableCellCharChar"/>
                <w:rFonts w:cs="Arial"/>
                <w:sz w:val="20"/>
                <w:szCs w:val="20"/>
              </w:rPr>
              <w:t>.</w:t>
            </w:r>
          </w:p>
          <w:p w14:paraId="52220E98" w14:textId="77777777" w:rsidR="001B1F01" w:rsidRPr="00240AC5" w:rsidRDefault="001B1F01" w:rsidP="003D56F7">
            <w:pPr>
              <w:rPr>
                <w:rStyle w:val="TableCellCharChar"/>
                <w:rFonts w:cs="Arial"/>
                <w:sz w:val="20"/>
                <w:szCs w:val="20"/>
              </w:rPr>
            </w:pPr>
            <w:r w:rsidRPr="00240AC5">
              <w:rPr>
                <w:rStyle w:val="TableCellCharChar"/>
                <w:rFonts w:cs="Arial"/>
                <w:sz w:val="20"/>
                <w:szCs w:val="20"/>
              </w:rPr>
              <w:t xml:space="preserve">Behavior as for </w:t>
            </w:r>
            <w:r w:rsidR="00A24AF0" w:rsidRPr="00240AC5">
              <w:rPr>
                <w:rStyle w:val="TableCellCharChar"/>
                <w:rFonts w:cs="Arial"/>
                <w:sz w:val="20"/>
                <w:szCs w:val="20"/>
              </w:rPr>
              <w:t>dfdl:</w:t>
            </w:r>
            <w:r w:rsidRPr="00240AC5">
              <w:rPr>
                <w:rStyle w:val="TableCellCharChar"/>
                <w:rFonts w:cs="Arial"/>
                <w:sz w:val="20"/>
                <w:szCs w:val="20"/>
              </w:rPr>
              <w:t>textStringJustification.</w:t>
            </w:r>
          </w:p>
          <w:p w14:paraId="7F96C7EA" w14:textId="77777777" w:rsidR="00AB5ECE" w:rsidRPr="00240AC5" w:rsidRDefault="00AB5ECE" w:rsidP="003D56F7">
            <w:pPr>
              <w:rPr>
                <w:rFonts w:eastAsia="Arial Unicode MS"/>
              </w:rPr>
            </w:pPr>
            <w:r w:rsidRPr="00240AC5">
              <w:rPr>
                <w:rFonts w:eastAsia="Arial Unicode MS"/>
              </w:rPr>
              <w:t>Annotation: dfdl:element, dfdl:simpleType</w:t>
            </w:r>
          </w:p>
        </w:tc>
      </w:tr>
      <w:tr w:rsidR="00AB5ECE" w:rsidRPr="00240AC5" w14:paraId="7139F56B" w14:textId="77777777" w:rsidTr="00240AC5">
        <w:trPr>
          <w:trHeight w:val="402"/>
        </w:trPr>
        <w:tc>
          <w:tcPr>
            <w:tcW w:w="2537" w:type="dxa"/>
            <w:shd w:val="clear" w:color="auto" w:fill="auto"/>
          </w:tcPr>
          <w:p w14:paraId="13646C21" w14:textId="77777777" w:rsidR="00AB5ECE" w:rsidRPr="00240AC5" w:rsidRDefault="00AB5ECE" w:rsidP="00240AC5">
            <w:pPr>
              <w:tabs>
                <w:tab w:val="num" w:pos="360"/>
                <w:tab w:val="num" w:pos="540"/>
              </w:tabs>
              <w:spacing w:before="40" w:after="40"/>
              <w:ind w:left="180" w:hanging="180"/>
              <w:rPr>
                <w:rFonts w:eastAsia="Arial Unicode MS" w:cs="Arial"/>
              </w:rPr>
            </w:pPr>
            <w:r w:rsidRPr="00240AC5">
              <w:rPr>
                <w:rFonts w:eastAsia="Arial Unicode MS" w:cs="Arial"/>
              </w:rPr>
              <w:t>textCalendarPadCharacter</w:t>
            </w:r>
          </w:p>
        </w:tc>
        <w:tc>
          <w:tcPr>
            <w:tcW w:w="6319" w:type="dxa"/>
            <w:shd w:val="clear" w:color="auto" w:fill="auto"/>
          </w:tcPr>
          <w:p w14:paraId="0E94E464" w14:textId="77777777" w:rsidR="00AB5ECE" w:rsidRPr="00240AC5" w:rsidRDefault="008014ED" w:rsidP="003D56F7">
            <w:pPr>
              <w:rPr>
                <w:rStyle w:val="TableCellCharChar"/>
                <w:rFonts w:cs="Arial"/>
                <w:sz w:val="20"/>
                <w:szCs w:val="20"/>
              </w:rPr>
            </w:pPr>
            <w:commentRangeStart w:id="12876"/>
            <w:r w:rsidRPr="00240AC5">
              <w:rPr>
                <w:rStyle w:val="TableCellCharChar"/>
                <w:rFonts w:cs="Arial"/>
                <w:sz w:val="20"/>
                <w:szCs w:val="20"/>
              </w:rPr>
              <w:t xml:space="preserve">DFDL </w:t>
            </w:r>
            <w:r w:rsidR="00293086" w:rsidRPr="00240AC5">
              <w:rPr>
                <w:rStyle w:val="TableCellCharChar"/>
                <w:rFonts w:cs="Arial"/>
                <w:sz w:val="20"/>
                <w:szCs w:val="20"/>
              </w:rPr>
              <w:t>String Literal</w:t>
            </w:r>
            <w:commentRangeEnd w:id="12876"/>
            <w:r w:rsidR="001067C2">
              <w:rPr>
                <w:rStyle w:val="CommentReference"/>
              </w:rPr>
              <w:commentReference w:id="12876"/>
            </w:r>
          </w:p>
          <w:p w14:paraId="010A7EDD" w14:textId="04F82B65" w:rsidR="0079228A" w:rsidRPr="00240AC5" w:rsidDel="008D52B7" w:rsidRDefault="0079228A" w:rsidP="003D56F7">
            <w:pPr>
              <w:rPr>
                <w:del w:id="12877" w:author="mbeckerle" w:date="2012-04-22T20:28:00Z"/>
                <w:rFonts w:eastAsia="Arial Unicode MS"/>
              </w:rPr>
            </w:pPr>
            <w:r w:rsidRPr="00240AC5">
              <w:rPr>
                <w:rFonts w:eastAsia="Arial Unicode MS"/>
              </w:rPr>
              <w:t xml:space="preserve">The value that is used when </w:t>
            </w:r>
            <w:r w:rsidR="00BF34D2" w:rsidRPr="00240AC5">
              <w:rPr>
                <w:rFonts w:eastAsia="Arial Unicode MS"/>
              </w:rPr>
              <w:t xml:space="preserve">padding </w:t>
            </w:r>
            <w:r w:rsidRPr="00240AC5">
              <w:rPr>
                <w:rFonts w:eastAsia="Arial Unicode MS"/>
              </w:rPr>
              <w:t>or trimming calendar elements.</w:t>
            </w:r>
            <w:r w:rsidRPr="00240AC5">
              <w:rPr>
                <w:rFonts w:ascii="Tms Rmn" w:eastAsia="Arial Unicode MS" w:hAnsi="Tms Rmn" w:cs="Tms Rmn"/>
              </w:rPr>
              <w:t xml:space="preserve"> </w:t>
            </w:r>
            <w:r w:rsidRPr="00240AC5">
              <w:rPr>
                <w:rFonts w:eastAsia="Arial Unicode MS"/>
              </w:rPr>
              <w:t>The value can be a single character or a single byte.</w:t>
            </w:r>
            <w:r w:rsidRPr="00240AC5">
              <w:rPr>
                <w:rFonts w:eastAsia="Arial Unicode MS"/>
              </w:rPr>
              <w:br/>
            </w:r>
          </w:p>
          <w:p w14:paraId="0AB1900C" w14:textId="77777777" w:rsidR="0079228A" w:rsidRPr="00240AC5" w:rsidRDefault="0079228A" w:rsidP="003D56F7">
            <w:pPr>
              <w:rPr>
                <w:rFonts w:eastAsia="MS Mincho" w:cs="Arial"/>
                <w:color w:val="000000"/>
                <w:lang w:eastAsia="ja-JP"/>
              </w:rPr>
            </w:pPr>
            <w:r w:rsidRPr="00240AC5">
              <w:rPr>
                <w:rFonts w:eastAsia="MS Mincho" w:cs="Arial"/>
                <w:color w:val="000000"/>
                <w:lang w:eastAsia="ja-JP"/>
              </w:rPr>
              <w:t>If a character, then it can be specified using a literal character or using DFDL entities.</w:t>
            </w:r>
            <w:r w:rsidRPr="00240AC5">
              <w:rPr>
                <w:rFonts w:ascii="Tms Rmn" w:eastAsia="MS Mincho" w:hAnsi="Tms Rmn" w:cs="Tms Rmn"/>
                <w:color w:val="000000"/>
                <w:lang w:eastAsia="ja-JP"/>
              </w:rPr>
              <w:t xml:space="preserve"> </w:t>
            </w:r>
          </w:p>
          <w:p w14:paraId="58EFD2D5" w14:textId="77777777" w:rsidR="0079228A" w:rsidRPr="00240AC5" w:rsidRDefault="0079228A" w:rsidP="003D56F7">
            <w:pPr>
              <w:rPr>
                <w:rFonts w:eastAsia="MS Mincho" w:cs="Arial"/>
                <w:strike/>
                <w:color w:val="000000"/>
                <w:lang w:eastAsia="ja-JP"/>
              </w:rPr>
            </w:pPr>
            <w:r w:rsidRPr="00240AC5">
              <w:rPr>
                <w:rFonts w:eastAsia="MS Mincho" w:cs="Arial"/>
                <w:color w:val="000000"/>
                <w:lang w:eastAsia="ja-JP"/>
              </w:rPr>
              <w:t xml:space="preserve">If a byte, then it must be specified using a single </w:t>
            </w:r>
            <w:r w:rsidR="00653D83" w:rsidRPr="00240AC5">
              <w:rPr>
                <w:rFonts w:eastAsia="MS Mincho" w:cs="Arial"/>
                <w:color w:val="000000"/>
                <w:lang w:eastAsia="ja-JP"/>
              </w:rPr>
              <w:t>byte value</w:t>
            </w:r>
            <w:r w:rsidRPr="00240AC5">
              <w:rPr>
                <w:rFonts w:eastAsia="MS Mincho" w:cs="Arial"/>
                <w:color w:val="000000"/>
                <w:lang w:eastAsia="ja-JP"/>
              </w:rPr>
              <w:t xml:space="preserve"> entity</w:t>
            </w:r>
          </w:p>
          <w:p w14:paraId="03781CBF" w14:textId="77777777" w:rsidR="0079228A" w:rsidRPr="00240AC5" w:rsidRDefault="0079228A" w:rsidP="003D56F7">
            <w:pPr>
              <w:rPr>
                <w:rFonts w:eastAsia="MS Mincho" w:cs="Arial"/>
                <w:color w:val="000000"/>
                <w:lang w:eastAsia="ja-JP"/>
              </w:rPr>
            </w:pPr>
            <w:r w:rsidRPr="00240AC5">
              <w:rPr>
                <w:rFonts w:eastAsia="MS Mincho" w:cs="Arial"/>
                <w:color w:val="000000"/>
                <w:lang w:eastAsia="ja-JP"/>
              </w:rPr>
              <w:t xml:space="preserve">If a pad character is specified when </w:t>
            </w:r>
            <w:r w:rsidR="00A24AF0" w:rsidRPr="00240AC5">
              <w:rPr>
                <w:rFonts w:eastAsia="MS Mincho" w:cs="Arial"/>
                <w:color w:val="000000"/>
                <w:lang w:eastAsia="ja-JP"/>
              </w:rPr>
              <w:t>dfdl:</w:t>
            </w:r>
            <w:r w:rsidRPr="00240AC5">
              <w:rPr>
                <w:rFonts w:eastAsia="MS Mincho" w:cs="Arial"/>
                <w:color w:val="000000"/>
                <w:lang w:eastAsia="ja-JP"/>
              </w:rPr>
              <w:t>lengthUnits='bytes' then the pad character must be a single-byte character.</w:t>
            </w:r>
            <w:r w:rsidRPr="00240AC5">
              <w:rPr>
                <w:rFonts w:ascii="Tms Rmn" w:eastAsia="MS Mincho" w:hAnsi="Tms Rmn" w:cs="Tms Rmn"/>
                <w:color w:val="000000"/>
                <w:lang w:eastAsia="ja-JP"/>
              </w:rPr>
              <w:t xml:space="preserve"> </w:t>
            </w:r>
          </w:p>
          <w:p w14:paraId="31F381A3" w14:textId="77777777" w:rsidR="00AB5ECE" w:rsidRPr="00240AC5" w:rsidRDefault="0079228A" w:rsidP="003D56F7">
            <w:pPr>
              <w:rPr>
                <w:ins w:id="12878" w:author="mbeckerle" w:date="2012-03-24T15:19:00Z"/>
                <w:rStyle w:val="TableCellCharChar"/>
                <w:rFonts w:cs="Arial"/>
                <w:sz w:val="20"/>
                <w:szCs w:val="20"/>
              </w:rPr>
            </w:pPr>
            <w:r w:rsidRPr="00240AC5">
              <w:rPr>
                <w:rFonts w:eastAsia="MS Mincho" w:cs="Arial"/>
                <w:color w:val="000000"/>
                <w:lang w:eastAsia="ja-JP"/>
              </w:rPr>
              <w:t xml:space="preserve">If a pad byte is specified when </w:t>
            </w:r>
            <w:r w:rsidR="00A24AF0" w:rsidRPr="00240AC5">
              <w:rPr>
                <w:rFonts w:eastAsia="MS Mincho" w:cs="Arial"/>
                <w:color w:val="000000"/>
                <w:lang w:eastAsia="ja-JP"/>
              </w:rPr>
              <w:t>dfdl:</w:t>
            </w:r>
            <w:r w:rsidRPr="00240AC5">
              <w:rPr>
                <w:rFonts w:eastAsia="MS Mincho" w:cs="Arial"/>
                <w:color w:val="000000"/>
                <w:lang w:eastAsia="ja-JP"/>
              </w:rPr>
              <w:t xml:space="preserve">lengthUnits='characters' then </w:t>
            </w:r>
            <w:r w:rsidRPr="00240AC5">
              <w:rPr>
                <w:rFonts w:eastAsia="MS Mincho" w:cs="Arial"/>
                <w:color w:val="000000"/>
                <w:lang w:eastAsia="ja-JP"/>
              </w:rPr>
              <w:br/>
              <w:t>- the encoding must be a fixed-width encoding</w:t>
            </w:r>
            <w:r w:rsidRPr="00240AC5">
              <w:rPr>
                <w:rFonts w:ascii="Tms Rmn" w:eastAsia="MS Mincho" w:hAnsi="Tms Rmn" w:cs="Tms Rmn"/>
                <w:color w:val="000000"/>
                <w:lang w:eastAsia="ja-JP"/>
              </w:rPr>
              <w:t xml:space="preserve"> </w:t>
            </w:r>
            <w:r w:rsidRPr="00240AC5">
              <w:rPr>
                <w:rFonts w:eastAsia="MS Mincho" w:cs="Arial"/>
                <w:color w:val="000000"/>
                <w:lang w:eastAsia="ja-JP"/>
              </w:rPr>
              <w:br/>
              <w:t>- padding and trimming must be applied using a sequence of N pad bytes, where N is the width of a character in the fixed-width encoding.</w:t>
            </w:r>
            <w:r w:rsidR="00AB5ECE" w:rsidRPr="00240AC5">
              <w:rPr>
                <w:rStyle w:val="TableCellCharChar"/>
                <w:rFonts w:cs="Arial"/>
                <w:sz w:val="20"/>
                <w:szCs w:val="20"/>
              </w:rPr>
              <w:t xml:space="preserve"> </w:t>
            </w:r>
          </w:p>
          <w:p w14:paraId="65C1112C" w14:textId="2484CE2C" w:rsidR="009156AB" w:rsidRPr="00240AC5" w:rsidRDefault="00D67874" w:rsidP="003D56F7">
            <w:pPr>
              <w:rPr>
                <w:rFonts w:eastAsia="MS Mincho" w:cs="Arial"/>
                <w:color w:val="000000"/>
                <w:lang w:eastAsia="ja-JP" w:bidi="he-IL"/>
              </w:rPr>
            </w:pPr>
            <w:ins w:id="12879" w:author="mbeckerle" w:date="2012-03-24T15:28:00Z">
              <w:r w:rsidRPr="00240AC5">
                <w:rPr>
                  <w:rFonts w:eastAsia="Arial Unicode MS"/>
                </w:rPr>
                <w:t xml:space="preserve">The string literal value is restricted in the same way as described in </w:t>
              </w:r>
              <w:r w:rsidRPr="00381C87">
                <w:rPr>
                  <w:rFonts w:eastAsia="Arial Unicode MS"/>
                  <w:rPrChange w:id="12880" w:author="mbeckerle" w:date="2013-07-24T08:53:00Z">
                    <w:rPr>
                      <w:rFonts w:eastAsia="Arial Unicode MS"/>
                      <w:i/>
                    </w:rPr>
                  </w:rPrChange>
                </w:rPr>
                <w:t>“</w:t>
              </w:r>
            </w:ins>
            <w:ins w:id="12881" w:author="mbeckerle" w:date="2013-07-24T08:52:00Z">
              <w:r w:rsidR="00381C87" w:rsidRPr="00381C87">
                <w:rPr>
                  <w:rFonts w:eastAsia="Arial Unicode MS"/>
                  <w:rPrChange w:id="12882" w:author="mbeckerle" w:date="2013-07-24T08:53:00Z">
                    <w:rPr>
                      <w:rFonts w:eastAsia="Arial Unicode MS"/>
                      <w:i/>
                    </w:rPr>
                  </w:rPrChange>
                </w:rPr>
                <w:t xml:space="preserve">Pad </w:t>
              </w:r>
            </w:ins>
            <w:ins w:id="12883" w:author="mbeckerle" w:date="2013-07-24T08:53:00Z">
              <w:r w:rsidR="00381C87" w:rsidRPr="00381C87">
                <w:rPr>
                  <w:rFonts w:eastAsia="Arial Unicode MS"/>
                  <w:rPrChange w:id="12884" w:author="mbeckerle" w:date="2013-07-24T08:53:00Z">
                    <w:rPr>
                      <w:rFonts w:eastAsia="Arial Unicode MS"/>
                      <w:i/>
                    </w:rPr>
                  </w:rPrChange>
                </w:rPr>
                <w:t>C</w:t>
              </w:r>
            </w:ins>
            <w:ins w:id="12885" w:author="mbeckerle" w:date="2013-07-24T08:52:00Z">
              <w:r w:rsidR="00381C87" w:rsidRPr="00381C87">
                <w:rPr>
                  <w:rFonts w:eastAsia="Arial Unicode MS"/>
                  <w:rPrChange w:id="12886" w:author="mbeckerle" w:date="2013-07-24T08:53:00Z">
                    <w:rPr>
                      <w:rFonts w:eastAsia="Arial Unicode MS"/>
                      <w:i/>
                    </w:rPr>
                  </w:rPrChange>
                </w:rPr>
                <w:t>haracter</w:t>
              </w:r>
            </w:ins>
            <w:commentRangeStart w:id="12887"/>
            <w:ins w:id="12888" w:author="mbeckerle" w:date="2012-03-24T15:28:00Z">
              <w:r w:rsidRPr="00381C87">
                <w:rPr>
                  <w:rFonts w:eastAsia="Arial Unicode MS"/>
                  <w:rPrChange w:id="12889" w:author="mbeckerle" w:date="2013-07-24T08:53:00Z">
                    <w:rPr>
                      <w:rFonts w:eastAsia="Arial Unicode MS"/>
                      <w:i/>
                    </w:rPr>
                  </w:rPrChange>
                </w:rPr>
                <w:t xml:space="preserve"> Restrictions</w:t>
              </w:r>
            </w:ins>
            <w:commentRangeEnd w:id="12887"/>
            <w:r w:rsidR="009E7EB4" w:rsidRPr="00381C87">
              <w:rPr>
                <w:rStyle w:val="CommentReference"/>
                <w:rPrChange w:id="12890" w:author="mbeckerle" w:date="2013-07-24T08:53:00Z">
                  <w:rPr>
                    <w:rStyle w:val="CommentReference"/>
                    <w:i/>
                  </w:rPr>
                </w:rPrChange>
              </w:rPr>
              <w:commentReference w:id="12887"/>
            </w:r>
            <w:ins w:id="12891" w:author="mbeckerle" w:date="2012-03-24T15:28:00Z">
              <w:r w:rsidRPr="00381C87">
                <w:rPr>
                  <w:rFonts w:eastAsia="Arial Unicode MS"/>
                  <w:rPrChange w:id="12892" w:author="mbeckerle" w:date="2013-07-24T08:53:00Z">
                    <w:rPr>
                      <w:rFonts w:eastAsia="Arial Unicode MS"/>
                      <w:i/>
                    </w:rPr>
                  </w:rPrChange>
                </w:rPr>
                <w:t xml:space="preserve">” </w:t>
              </w:r>
              <w:r w:rsidRPr="00240AC5">
                <w:rPr>
                  <w:rFonts w:eastAsia="Arial Unicode MS"/>
                </w:rPr>
                <w:t xml:space="preserve">in the description of the </w:t>
              </w:r>
              <w:commentRangeStart w:id="12893"/>
              <w:r w:rsidRPr="00240AC5">
                <w:rPr>
                  <w:rFonts w:eastAsia="Arial"/>
                </w:rPr>
                <w:t>textStringPadCharacter</w:t>
              </w:r>
              <w:commentRangeEnd w:id="12893"/>
              <w:r w:rsidRPr="00240AC5">
                <w:rPr>
                  <w:rStyle w:val="CommentReference"/>
                  <w:rFonts w:eastAsia="Arial Unicode MS"/>
                </w:rPr>
                <w:commentReference w:id="12893"/>
              </w:r>
              <w:r w:rsidRPr="00240AC5">
                <w:rPr>
                  <w:rFonts w:eastAsia="Arial Unicode MS"/>
                </w:rPr>
                <w:t xml:space="preserve"> property.</w:t>
              </w:r>
            </w:ins>
          </w:p>
          <w:p w14:paraId="3ABC9F59" w14:textId="77777777" w:rsidR="00AB5ECE" w:rsidRPr="00240AC5" w:rsidRDefault="00AB5ECE" w:rsidP="003D56F7">
            <w:pPr>
              <w:rPr>
                <w:rFonts w:eastAsia="Arial Unicode MS"/>
              </w:rPr>
            </w:pPr>
            <w:r w:rsidRPr="00240AC5">
              <w:rPr>
                <w:rFonts w:eastAsia="Arial Unicode MS"/>
              </w:rPr>
              <w:t xml:space="preserve"> Annotation: dfdl:element, dfdl:simpleType</w:t>
            </w:r>
          </w:p>
        </w:tc>
      </w:tr>
    </w:tbl>
    <w:p w14:paraId="5788ECC6" w14:textId="77777777" w:rsidR="00895D9B" w:rsidRPr="005223F4" w:rsidRDefault="00895D9B" w:rsidP="00895D9B"/>
    <w:p w14:paraId="3AF05F24" w14:textId="77777777" w:rsidR="00830FE8" w:rsidRPr="005223F4" w:rsidRDefault="00830FE8" w:rsidP="00830FE8"/>
    <w:p w14:paraId="327EC18B" w14:textId="64AC6FD8" w:rsidR="001D1194" w:rsidRPr="005223F4" w:rsidDel="008D52B7" w:rsidRDefault="001D1194">
      <w:pPr>
        <w:pStyle w:val="Heading2"/>
        <w:rPr>
          <w:del w:id="12894" w:author="mbeckerle" w:date="2012-04-22T20:28:00Z"/>
        </w:rPr>
        <w:pPrChange w:id="12895" w:author="mbeckerle" w:date="2013-01-20T17:05:00Z">
          <w:pPr/>
        </w:pPrChange>
      </w:pPr>
      <w:bookmarkStart w:id="12896" w:name="_Toc243112840"/>
      <w:bookmarkStart w:id="12897" w:name="_Toc322911925"/>
      <w:bookmarkStart w:id="12898" w:name="_Toc349642181"/>
      <w:bookmarkStart w:id="12899" w:name="_Toc362452943"/>
      <w:del w:id="12900" w:author="mbeckerle" w:date="2012-04-23T02:32:00Z">
        <w:r w:rsidRPr="005223F4" w:rsidDel="007E1D66">
          <w:delText>Properties specific to calendar with Binary representation</w:delText>
        </w:r>
      </w:del>
      <w:bookmarkStart w:id="12901" w:name="_Toc322912212"/>
      <w:bookmarkStart w:id="12902" w:name="_Toc329093061"/>
      <w:bookmarkStart w:id="12903" w:name="_Toc332701574"/>
      <w:bookmarkStart w:id="12904" w:name="_Toc332701878"/>
      <w:bookmarkStart w:id="12905" w:name="_Toc332711677"/>
      <w:bookmarkStart w:id="12906" w:name="_Toc332711979"/>
      <w:bookmarkStart w:id="12907" w:name="_Toc332712280"/>
      <w:bookmarkStart w:id="12908" w:name="_Toc332724196"/>
      <w:bookmarkStart w:id="12909" w:name="_Toc332724496"/>
      <w:bookmarkStart w:id="12910" w:name="_Toc341102792"/>
      <w:bookmarkStart w:id="12911" w:name="_Toc347241527"/>
      <w:bookmarkStart w:id="12912" w:name="_Toc347744720"/>
      <w:bookmarkStart w:id="12913" w:name="_Toc348984503"/>
      <w:bookmarkStart w:id="12914" w:name="_Toc348984808"/>
      <w:bookmarkStart w:id="12915" w:name="_Toc349037972"/>
      <w:bookmarkStart w:id="12916" w:name="_Toc349038274"/>
      <w:bookmarkStart w:id="12917" w:name="_Toc349042767"/>
      <w:bookmarkStart w:id="12918" w:name="_Toc351912765"/>
      <w:bookmarkStart w:id="12919" w:name="_Toc351914786"/>
      <w:bookmarkStart w:id="12920" w:name="_Toc351915252"/>
      <w:bookmarkStart w:id="12921" w:name="_Toc361231309"/>
      <w:bookmarkStart w:id="12922" w:name="_Toc361231835"/>
      <w:bookmarkStart w:id="12923" w:name="_Toc362445133"/>
      <w:bookmarkStart w:id="12924" w:name="_Toc362451884"/>
      <w:bookmarkStart w:id="12925" w:name="_Toc362452433"/>
      <w:bookmarkStart w:id="12926" w:name="_Toc362453331"/>
      <w:bookmarkEnd w:id="11956"/>
      <w:bookmarkEnd w:id="12896"/>
      <w:bookmarkEnd w:id="12897"/>
      <w:bookmarkEnd w:id="12898"/>
      <w:bookmarkEnd w:id="12901"/>
      <w:bookmarkEnd w:id="12902"/>
      <w:bookmarkEnd w:id="12903"/>
      <w:bookmarkEnd w:id="12904"/>
      <w:bookmarkEnd w:id="12905"/>
      <w:bookmarkEnd w:id="12906"/>
      <w:bookmarkEnd w:id="12907"/>
      <w:bookmarkEnd w:id="12908"/>
      <w:bookmarkEnd w:id="12909"/>
      <w:bookmarkEnd w:id="12910"/>
      <w:bookmarkEnd w:id="12911"/>
      <w:bookmarkEnd w:id="12912"/>
      <w:bookmarkEnd w:id="12913"/>
      <w:bookmarkEnd w:id="12914"/>
      <w:bookmarkEnd w:id="12915"/>
      <w:bookmarkEnd w:id="12916"/>
      <w:bookmarkEnd w:id="12917"/>
      <w:bookmarkEnd w:id="12918"/>
      <w:bookmarkEnd w:id="12919"/>
      <w:bookmarkEnd w:id="12920"/>
      <w:bookmarkEnd w:id="12921"/>
      <w:bookmarkEnd w:id="12922"/>
      <w:bookmarkEnd w:id="12923"/>
      <w:bookmarkEnd w:id="12924"/>
      <w:bookmarkEnd w:id="12925"/>
      <w:bookmarkEnd w:id="12899"/>
      <w:bookmarkEnd w:id="12926"/>
    </w:p>
    <w:p w14:paraId="43D3C6B1" w14:textId="6E269D5C" w:rsidR="001D1194" w:rsidRPr="005223F4" w:rsidRDefault="007E1D66" w:rsidP="006E4FE8">
      <w:pPr>
        <w:pStyle w:val="Heading2"/>
      </w:pPr>
      <w:bookmarkStart w:id="12927" w:name="_Toc349042768"/>
      <w:bookmarkStart w:id="12928" w:name="_Toc362453332"/>
      <w:ins w:id="12929" w:author="mbeckerle" w:date="2012-04-23T02:32:00Z">
        <w:r w:rsidRPr="005223F4">
          <w:t>Properties sp</w:t>
        </w:r>
        <w:r>
          <w:t>ecific to Calendar with Binary R</w:t>
        </w:r>
        <w:r w:rsidRPr="005223F4">
          <w:t>epresentation</w:t>
        </w:r>
      </w:ins>
      <w:bookmarkEnd w:id="12927"/>
      <w:bookmarkEnd w:id="12928"/>
      <w:del w:id="12930" w:author="mbeckerle" w:date="2012-03-24T15:00:00Z">
        <w:r w:rsidR="001D1194" w:rsidRPr="005223F4" w:rsidDel="006C74F8">
          <w:delText>Binary integers are considered to be a binary representation.</w:delText>
        </w:r>
      </w:del>
    </w:p>
    <w:tbl>
      <w:tblPr>
        <w:tblW w:w="89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808"/>
        <w:gridCol w:w="6120"/>
      </w:tblGrid>
      <w:tr w:rsidR="001D1194" w:rsidRPr="005223F4" w14:paraId="7391F7B5" w14:textId="77777777" w:rsidTr="003D56F7">
        <w:tc>
          <w:tcPr>
            <w:tcW w:w="2808" w:type="dxa"/>
            <w:tcBorders>
              <w:top w:val="single" w:sz="4" w:space="0" w:color="auto"/>
              <w:left w:val="single" w:sz="4" w:space="0" w:color="auto"/>
              <w:bottom w:val="single" w:sz="4" w:space="0" w:color="auto"/>
              <w:right w:val="single" w:sz="4" w:space="0" w:color="auto"/>
            </w:tcBorders>
            <w:shd w:val="clear" w:color="auto" w:fill="F3F3F3"/>
          </w:tcPr>
          <w:p w14:paraId="2E7A3BEF" w14:textId="77777777" w:rsidR="001D1194" w:rsidRPr="003D56F7" w:rsidRDefault="001D1194" w:rsidP="00D67874">
            <w:pPr>
              <w:rPr>
                <w:b/>
              </w:rPr>
            </w:pPr>
            <w:r w:rsidRPr="00B03EAB">
              <w:rPr>
                <w:b/>
              </w:rPr>
              <w:t>Property Name</w:t>
            </w:r>
          </w:p>
        </w:tc>
        <w:tc>
          <w:tcPr>
            <w:tcW w:w="6120" w:type="dxa"/>
            <w:tcBorders>
              <w:top w:val="single" w:sz="4" w:space="0" w:color="auto"/>
              <w:left w:val="single" w:sz="4" w:space="0" w:color="auto"/>
              <w:bottom w:val="single" w:sz="4" w:space="0" w:color="auto"/>
              <w:right w:val="single" w:sz="4" w:space="0" w:color="auto"/>
            </w:tcBorders>
            <w:shd w:val="clear" w:color="auto" w:fill="F3F3F3"/>
          </w:tcPr>
          <w:p w14:paraId="225A0C2E" w14:textId="77777777" w:rsidR="001D1194" w:rsidRPr="003D56F7" w:rsidRDefault="001D1194">
            <w:pPr>
              <w:rPr>
                <w:b/>
              </w:rPr>
            </w:pPr>
            <w:r w:rsidRPr="003D56F7">
              <w:rPr>
                <w:b/>
              </w:rPr>
              <w:t>Description</w:t>
            </w:r>
          </w:p>
        </w:tc>
      </w:tr>
      <w:tr w:rsidR="001D1194" w:rsidRPr="005223F4" w14:paraId="6695FAD9" w14:textId="77777777">
        <w:tc>
          <w:tcPr>
            <w:tcW w:w="2808" w:type="dxa"/>
            <w:tcBorders>
              <w:top w:val="single" w:sz="4" w:space="0" w:color="auto"/>
              <w:left w:val="single" w:sz="4" w:space="0" w:color="auto"/>
              <w:bottom w:val="single" w:sz="4" w:space="0" w:color="auto"/>
              <w:right w:val="single" w:sz="4" w:space="0" w:color="auto"/>
            </w:tcBorders>
            <w:shd w:val="clear" w:color="auto" w:fill="auto"/>
          </w:tcPr>
          <w:p w14:paraId="41D8C108" w14:textId="77777777" w:rsidR="001D1194" w:rsidRPr="008F4FC4" w:rsidRDefault="00ED60BB" w:rsidP="00D67874">
            <w:commentRangeStart w:id="12931"/>
            <w:r w:rsidRPr="008F4FC4">
              <w:t>binaryCalendarRep</w:t>
            </w:r>
            <w:commentRangeEnd w:id="12931"/>
            <w:r w:rsidR="001B252B">
              <w:rPr>
                <w:rStyle w:val="CommentReference"/>
              </w:rPr>
              <w:commentReference w:id="12931"/>
            </w:r>
          </w:p>
        </w:tc>
        <w:tc>
          <w:tcPr>
            <w:tcW w:w="6120" w:type="dxa"/>
            <w:tcBorders>
              <w:top w:val="single" w:sz="4" w:space="0" w:color="auto"/>
              <w:left w:val="single" w:sz="4" w:space="0" w:color="auto"/>
              <w:bottom w:val="single" w:sz="4" w:space="0" w:color="auto"/>
              <w:right w:val="single" w:sz="4" w:space="0" w:color="auto"/>
            </w:tcBorders>
            <w:shd w:val="clear" w:color="auto" w:fill="auto"/>
          </w:tcPr>
          <w:p w14:paraId="33722780" w14:textId="77777777" w:rsidR="001D1194" w:rsidRPr="008F4FC4" w:rsidRDefault="003727BC" w:rsidP="003D56F7">
            <w:pPr>
              <w:rPr>
                <w:rFonts w:ascii="Tms Rmn" w:eastAsia="MS Mincho" w:hAnsi="Tms Rmn" w:cs="Tms Rmn"/>
                <w:color w:val="000000"/>
                <w:lang w:eastAsia="ja-JP" w:bidi="he-IL"/>
              </w:rPr>
            </w:pPr>
            <w:r w:rsidRPr="008F4FC4">
              <w:rPr>
                <w:rFonts w:eastAsia="MS Mincho" w:cs="Arial"/>
                <w:color w:val="000000"/>
                <w:lang w:eastAsia="ja-JP" w:bidi="he-IL"/>
              </w:rPr>
              <w:t>Enum</w:t>
            </w:r>
          </w:p>
          <w:p w14:paraId="6E77347A" w14:textId="386CB1C6" w:rsidR="00AF598B" w:rsidRDefault="001D1194" w:rsidP="003D56F7">
            <w:pPr>
              <w:rPr>
                <w:ins w:id="12932" w:author="mbeckerle" w:date="2012-04-22T20:43:00Z"/>
                <w:rFonts w:ascii="Tms Rmn" w:eastAsia="MS Mincho" w:hAnsi="Tms Rmn" w:cs="Tms Rmn"/>
                <w:lang w:eastAsia="ja-JP" w:bidi="he-IL"/>
              </w:rPr>
            </w:pPr>
            <w:r w:rsidRPr="008F4FC4">
              <w:rPr>
                <w:rFonts w:eastAsia="MS Mincho"/>
                <w:lang w:eastAsia="ja-JP" w:bidi="he-IL"/>
              </w:rPr>
              <w:t xml:space="preserve">Valid values </w:t>
            </w:r>
            <w:del w:id="12933" w:author="mbeckerle" w:date="2012-04-22T20:33:00Z">
              <w:r w:rsidRPr="008F4FC4" w:rsidDel="00B93854">
                <w:rPr>
                  <w:rFonts w:eastAsia="MS Mincho"/>
                  <w:lang w:eastAsia="ja-JP" w:bidi="he-IL"/>
                </w:rPr>
                <w:delText>are  ‘</w:delText>
              </w:r>
            </w:del>
            <w:ins w:id="12934" w:author="mbeckerle" w:date="2012-04-22T20:33:00Z">
              <w:r w:rsidR="00B93854">
                <w:rPr>
                  <w:rFonts w:eastAsia="MS Mincho"/>
                  <w:lang w:eastAsia="ja-JP" w:bidi="he-IL"/>
                </w:rPr>
                <w:t xml:space="preserve">are </w:t>
              </w:r>
            </w:ins>
            <w:ins w:id="12935" w:author="mbeckerle" w:date="2012-04-22T20:42:00Z">
              <w:r w:rsidR="00B93854">
                <w:rPr>
                  <w:rFonts w:eastAsia="MS Mincho"/>
                  <w:lang w:eastAsia="ja-JP" w:bidi="he-IL"/>
                </w:rPr>
                <w:t>'</w:t>
              </w:r>
            </w:ins>
            <w:r w:rsidRPr="008F4FC4">
              <w:rPr>
                <w:rFonts w:eastAsia="MS Mincho"/>
                <w:lang w:eastAsia="ja-JP" w:bidi="he-IL"/>
              </w:rPr>
              <w:t>packed</w:t>
            </w:r>
            <w:del w:id="12936" w:author="mbeckerle" w:date="2012-04-22T20:43:00Z">
              <w:r w:rsidRPr="008F4FC4" w:rsidDel="00B93854">
                <w:rPr>
                  <w:rFonts w:eastAsia="MS Mincho"/>
                  <w:lang w:eastAsia="ja-JP" w:bidi="he-IL"/>
                </w:rPr>
                <w:delText>’</w:delText>
              </w:r>
            </w:del>
            <w:ins w:id="12937" w:author="mbeckerle" w:date="2012-04-22T20:43:00Z">
              <w:r w:rsidR="00B93854">
                <w:rPr>
                  <w:rFonts w:eastAsia="MS Mincho"/>
                  <w:lang w:eastAsia="ja-JP" w:bidi="he-IL"/>
                </w:rPr>
                <w:t>'</w:t>
              </w:r>
            </w:ins>
            <w:r w:rsidRPr="008F4FC4">
              <w:rPr>
                <w:rFonts w:eastAsia="MS Mincho"/>
                <w:lang w:eastAsia="ja-JP" w:bidi="he-IL"/>
              </w:rPr>
              <w:t xml:space="preserve">, </w:t>
            </w:r>
            <w:del w:id="12938" w:author="mbeckerle" w:date="2012-04-22T20:43:00Z">
              <w:r w:rsidRPr="008F4FC4" w:rsidDel="00B93854">
                <w:rPr>
                  <w:rFonts w:eastAsia="MS Mincho"/>
                  <w:lang w:eastAsia="ja-JP" w:bidi="he-IL"/>
                </w:rPr>
                <w:delText>‘</w:delText>
              </w:r>
            </w:del>
            <w:ins w:id="12939" w:author="mbeckerle" w:date="2012-04-22T20:43:00Z">
              <w:r w:rsidR="00B93854">
                <w:rPr>
                  <w:rFonts w:eastAsia="MS Mincho"/>
                  <w:lang w:eastAsia="ja-JP" w:bidi="he-IL"/>
                </w:rPr>
                <w:t>'</w:t>
              </w:r>
            </w:ins>
            <w:r w:rsidR="00017371" w:rsidRPr="008F4FC4">
              <w:rPr>
                <w:rFonts w:eastAsia="MS Mincho"/>
                <w:lang w:eastAsia="ja-JP" w:bidi="he-IL"/>
              </w:rPr>
              <w:t>bcd</w:t>
            </w:r>
            <w:del w:id="12940" w:author="mbeckerle" w:date="2012-04-22T20:43:00Z">
              <w:r w:rsidRPr="008F4FC4" w:rsidDel="00B93854">
                <w:rPr>
                  <w:rFonts w:eastAsia="MS Mincho"/>
                  <w:lang w:eastAsia="ja-JP" w:bidi="he-IL"/>
                </w:rPr>
                <w:delText>’</w:delText>
              </w:r>
            </w:del>
            <w:ins w:id="12941" w:author="mbeckerle" w:date="2012-04-22T20:43:00Z">
              <w:r w:rsidR="00B93854">
                <w:rPr>
                  <w:rFonts w:eastAsia="MS Mincho"/>
                  <w:lang w:eastAsia="ja-JP" w:bidi="he-IL"/>
                </w:rPr>
                <w:t>'</w:t>
              </w:r>
            </w:ins>
            <w:ins w:id="12942" w:author="mbeckerle" w:date="2013-01-20T15:46:00Z">
              <w:r w:rsidR="008F776F">
                <w:rPr>
                  <w:rFonts w:eastAsia="MS Mincho"/>
                  <w:lang w:eastAsia="ja-JP" w:bidi="he-IL"/>
                </w:rPr>
                <w:t>, ‘ibm4690Packed’</w:t>
              </w:r>
            </w:ins>
            <w:r w:rsidRPr="008F4FC4">
              <w:rPr>
                <w:rFonts w:eastAsia="MS Mincho"/>
                <w:lang w:eastAsia="ja-JP" w:bidi="he-IL"/>
              </w:rPr>
              <w:t xml:space="preserve">, </w:t>
            </w:r>
            <w:del w:id="12943" w:author="mbeckerle" w:date="2012-04-22T20:43:00Z">
              <w:r w:rsidR="00C87102" w:rsidRPr="008F4FC4" w:rsidDel="00B93854">
                <w:rPr>
                  <w:rFonts w:eastAsia="MS Mincho"/>
                  <w:lang w:eastAsia="ja-JP" w:bidi="he-IL"/>
                </w:rPr>
                <w:delText>'</w:delText>
              </w:r>
            </w:del>
            <w:ins w:id="12944" w:author="mbeckerle" w:date="2012-04-22T20:43:00Z">
              <w:r w:rsidR="00B93854">
                <w:rPr>
                  <w:rFonts w:eastAsia="MS Mincho"/>
                  <w:lang w:eastAsia="ja-JP" w:bidi="he-IL"/>
                </w:rPr>
                <w:t>'</w:t>
              </w:r>
            </w:ins>
            <w:r w:rsidRPr="008F4FC4">
              <w:t>binarySeconds</w:t>
            </w:r>
            <w:del w:id="12945" w:author="mbeckerle" w:date="2012-04-22T20:43:00Z">
              <w:r w:rsidR="00C87102" w:rsidRPr="008F4FC4" w:rsidDel="00B93854">
                <w:delText>'</w:delText>
              </w:r>
            </w:del>
            <w:ins w:id="12946" w:author="mbeckerle" w:date="2012-04-22T20:43:00Z">
              <w:r w:rsidR="00B93854">
                <w:t>'</w:t>
              </w:r>
            </w:ins>
            <w:r w:rsidRPr="008F4FC4">
              <w:t xml:space="preserve">, </w:t>
            </w:r>
            <w:del w:id="12947" w:author="mbeckerle" w:date="2012-04-22T20:43:00Z">
              <w:r w:rsidRPr="008F4FC4" w:rsidDel="00B93854">
                <w:delText>‘</w:delText>
              </w:r>
            </w:del>
            <w:ins w:id="12948" w:author="mbeckerle" w:date="2012-04-22T20:43:00Z">
              <w:r w:rsidR="00B93854">
                <w:t>'</w:t>
              </w:r>
            </w:ins>
            <w:r w:rsidR="00F91691" w:rsidRPr="008F4FC4">
              <w:t>binaryMilliseconds</w:t>
            </w:r>
            <w:ins w:id="12949" w:author="mbeckerle" w:date="2012-04-22T20:43:00Z">
              <w:r w:rsidR="00B93854">
                <w:rPr>
                  <w:rFonts w:ascii="Tms Rmn" w:eastAsia="MS Mincho" w:hAnsi="Tms Rmn" w:cs="Tms Rmn"/>
                  <w:lang w:eastAsia="ja-JP" w:bidi="he-IL"/>
                </w:rPr>
                <w:t>'</w:t>
              </w:r>
            </w:ins>
          </w:p>
          <w:p w14:paraId="3D6219F0" w14:textId="770956BB" w:rsidR="001D1194" w:rsidRPr="008F4FC4" w:rsidRDefault="0085659C" w:rsidP="003D56F7">
            <w:pPr>
              <w:rPr>
                <w:rFonts w:eastAsia="MS Mincho"/>
                <w:lang w:eastAsia="ja-JP" w:bidi="he-IL"/>
              </w:rPr>
            </w:pPr>
            <w:ins w:id="12950" w:author="Steve Hanson" w:date="2013-02-06T13:55:00Z">
              <w:r>
                <w:rPr>
                  <w:rFonts w:eastAsia="MS Mincho"/>
                  <w:lang w:eastAsia="ja-JP" w:bidi="he-IL"/>
                </w:rPr>
                <w:t>For all values, t</w:t>
              </w:r>
            </w:ins>
            <w:ins w:id="12951" w:author="mbeckerle" w:date="2012-04-22T20:43:00Z">
              <w:del w:id="12952" w:author="Steve Hanson" w:date="2013-02-06T13:55:00Z">
                <w:r w:rsidR="00AF598B" w:rsidDel="0085659C">
                  <w:rPr>
                    <w:rFonts w:eastAsia="MS Mincho"/>
                    <w:lang w:eastAsia="ja-JP" w:bidi="he-IL"/>
                  </w:rPr>
                  <w:delText>T</w:delText>
                </w:r>
              </w:del>
              <w:r w:rsidR="00AF598B">
                <w:rPr>
                  <w:rFonts w:eastAsia="MS Mincho"/>
                  <w:lang w:eastAsia="ja-JP" w:bidi="he-IL"/>
                </w:rPr>
                <w:t xml:space="preserve">he </w:t>
              </w:r>
            </w:ins>
            <w:ins w:id="12953" w:author="Steve Hanson" w:date="2013-02-05T11:36:00Z">
              <w:r w:rsidR="00F95E0E">
                <w:rPr>
                  <w:rFonts w:eastAsia="MS Mincho"/>
                  <w:lang w:eastAsia="ja-JP" w:bidi="he-IL"/>
                </w:rPr>
                <w:t>dfdl:</w:t>
              </w:r>
            </w:ins>
            <w:ins w:id="12954" w:author="mbeckerle" w:date="2012-04-22T20:43:00Z">
              <w:r w:rsidR="00AF598B">
                <w:rPr>
                  <w:rFonts w:eastAsia="MS Mincho"/>
                  <w:lang w:eastAsia="ja-JP" w:bidi="he-IL"/>
                </w:rPr>
                <w:t>byteOrder property is used to determine the numeric significance of the bytes making up the representation.</w:t>
              </w:r>
            </w:ins>
            <w:del w:id="12955" w:author="mbeckerle" w:date="2012-04-22T20:33:00Z">
              <w:r w:rsidR="001D1194" w:rsidRPr="008F4FC4" w:rsidDel="00B93854">
                <w:delText>’</w:delText>
              </w:r>
              <w:r w:rsidR="001D1194" w:rsidRPr="008F4FC4" w:rsidDel="00B93854">
                <w:rPr>
                  <w:rFonts w:eastAsia="MS Mincho"/>
                  <w:lang w:eastAsia="ja-JP" w:bidi="he-IL"/>
                </w:rPr>
                <w:delText xml:space="preserve"> </w:delText>
              </w:r>
            </w:del>
          </w:p>
          <w:p w14:paraId="7789EE1E" w14:textId="340872BB" w:rsidR="001D1194" w:rsidRPr="008F4FC4" w:rsidDel="008D52B7" w:rsidRDefault="008F2617">
            <w:pPr>
              <w:rPr>
                <w:del w:id="12956" w:author="mbeckerle" w:date="2012-04-22T20:29:00Z"/>
              </w:rPr>
              <w:pPrChange w:id="12957" w:author="mbeckerle" w:date="2012-04-22T20:44:00Z">
                <w:pPr>
                  <w:numPr>
                    <w:numId w:val="8"/>
                  </w:numPr>
                  <w:tabs>
                    <w:tab w:val="num" w:pos="1080"/>
                  </w:tabs>
                  <w:ind w:left="1080" w:hanging="360"/>
                </w:pPr>
              </w:pPrChange>
            </w:pPr>
            <w:r>
              <w:rPr>
                <w:rStyle w:val="CommentReference"/>
                <w:bCs/>
              </w:rPr>
              <w:commentReference w:id="12958"/>
            </w:r>
          </w:p>
          <w:p w14:paraId="0180DE40" w14:textId="6BB71A1C" w:rsidR="001D1194" w:rsidRPr="008F4FC4" w:rsidRDefault="001D1194">
            <w:del w:id="12959" w:author="mbeckerle" w:date="2012-04-22T20:43:00Z">
              <w:r w:rsidRPr="008F4FC4" w:rsidDel="00B93854">
                <w:rPr>
                  <w:rFonts w:eastAsia="MS Mincho"/>
                </w:rPr>
                <w:delText>‘</w:delText>
              </w:r>
            </w:del>
            <w:ins w:id="12960" w:author="mbeckerle" w:date="2012-04-22T20:43:00Z">
              <w:r w:rsidR="00B93854">
                <w:rPr>
                  <w:rFonts w:eastAsia="MS Mincho"/>
                </w:rPr>
                <w:t>'</w:t>
              </w:r>
            </w:ins>
            <w:r w:rsidRPr="008F4FC4">
              <w:t>packed</w:t>
            </w:r>
            <w:del w:id="12961" w:author="mbeckerle" w:date="2012-04-22T20:43:00Z">
              <w:r w:rsidRPr="008F4FC4" w:rsidDel="00B93854">
                <w:delText>’</w:delText>
              </w:r>
            </w:del>
            <w:ins w:id="12962" w:author="mbeckerle" w:date="2012-04-22T20:43:00Z">
              <w:r w:rsidR="00B93854">
                <w:t>'</w:t>
              </w:r>
            </w:ins>
            <w:r w:rsidRPr="008F4FC4">
              <w:t xml:space="preserve"> means </w:t>
            </w:r>
            <w:r w:rsidR="002B072E" w:rsidRPr="008F4FC4">
              <w:t>represented</w:t>
            </w:r>
            <w:r w:rsidRPr="008F4FC4">
              <w:t xml:space="preserve"> as a</w:t>
            </w:r>
            <w:ins w:id="12963" w:author="Steve Hanson" w:date="2013-02-06T13:55:00Z">
              <w:r w:rsidR="0085659C">
                <w:t>n IBM 390</w:t>
              </w:r>
            </w:ins>
            <w:r w:rsidRPr="008F4FC4">
              <w:t xml:space="preserve"> packed decimal.</w:t>
            </w:r>
            <w:r w:rsidR="00C35B7C" w:rsidRPr="008F4FC4">
              <w:t xml:space="preserve"> </w:t>
            </w:r>
            <w:del w:id="12964" w:author="Steve Hanson" w:date="2013-02-06T13:55:00Z">
              <w:r w:rsidR="00C35B7C" w:rsidRPr="008F4FC4" w:rsidDel="0085659C">
                <w:delText>In the packed decimal format, e</w:delText>
              </w:r>
            </w:del>
            <w:ins w:id="12965" w:author="Steve Hanson" w:date="2013-02-06T13:55:00Z">
              <w:r w:rsidR="0085659C">
                <w:t>E</w:t>
              </w:r>
            </w:ins>
            <w:r w:rsidR="00C35B7C" w:rsidRPr="008F4FC4">
              <w:t>ach b</w:t>
            </w:r>
            <w:r w:rsidR="00B7207C">
              <w:t>yte contains two decimal digits</w:t>
            </w:r>
            <w:r w:rsidR="00C35B7C" w:rsidRPr="008F4FC4">
              <w:t>, except for the rightmost byte, which contains a sign to the right of a decimal digit.</w:t>
            </w:r>
          </w:p>
          <w:p w14:paraId="17D5560C" w14:textId="77777777" w:rsidR="008F776F" w:rsidRDefault="001D1194">
            <w:pPr>
              <w:rPr>
                <w:ins w:id="12966" w:author="mbeckerle" w:date="2013-01-20T15:46:00Z"/>
              </w:rPr>
            </w:pPr>
            <w:del w:id="12967" w:author="mbeckerle" w:date="2012-04-22T20:43:00Z">
              <w:r w:rsidRPr="008F4FC4" w:rsidDel="00B93854">
                <w:rPr>
                  <w:rFonts w:eastAsia="MS Mincho" w:cs="Arial"/>
                  <w:color w:val="000000"/>
                </w:rPr>
                <w:delText>‘</w:delText>
              </w:r>
            </w:del>
            <w:ins w:id="12968" w:author="mbeckerle" w:date="2012-04-22T20:43:00Z">
              <w:r w:rsidR="00B93854">
                <w:rPr>
                  <w:rFonts w:eastAsia="MS Mincho" w:cs="Arial"/>
                  <w:color w:val="000000"/>
                </w:rPr>
                <w:t>'</w:t>
              </w:r>
            </w:ins>
            <w:r w:rsidR="00017371" w:rsidRPr="008F4FC4">
              <w:rPr>
                <w:rFonts w:eastAsia="MS Mincho" w:cs="Arial"/>
                <w:color w:val="000000"/>
              </w:rPr>
              <w:t>bcd</w:t>
            </w:r>
            <w:del w:id="12969" w:author="mbeckerle" w:date="2012-04-22T20:43:00Z">
              <w:r w:rsidRPr="008F4FC4" w:rsidDel="00B93854">
                <w:delText>’</w:delText>
              </w:r>
            </w:del>
            <w:ins w:id="12970" w:author="mbeckerle" w:date="2012-04-22T20:43:00Z">
              <w:r w:rsidR="00B93854">
                <w:t>'</w:t>
              </w:r>
            </w:ins>
            <w:r w:rsidRPr="008F4FC4">
              <w:t xml:space="preserve"> means </w:t>
            </w:r>
            <w:r w:rsidR="002B072E" w:rsidRPr="008F4FC4">
              <w:t>represented</w:t>
            </w:r>
            <w:r w:rsidRPr="008F4FC4">
              <w:t xml:space="preserve"> as a binary coded decimal</w:t>
            </w:r>
            <w:r w:rsidR="00B7207C">
              <w:t xml:space="preserve"> </w:t>
            </w:r>
            <w:r w:rsidR="00B7207C" w:rsidRPr="00B7207C">
              <w:t>with two digits per byte.</w:t>
            </w:r>
          </w:p>
          <w:p w14:paraId="47DAFFB6" w14:textId="6CC4A599" w:rsidR="001D1194" w:rsidRDefault="008F776F">
            <w:pPr>
              <w:rPr>
                <w:ins w:id="12971" w:author="mbeckerle" w:date="2012-03-24T15:01:00Z"/>
              </w:rPr>
            </w:pPr>
            <w:ins w:id="12972" w:author="mbeckerle" w:date="2013-01-20T15:46:00Z">
              <w:r>
                <w:t xml:space="preserve">‘ibm4690Packed’ means represented </w:t>
              </w:r>
            </w:ins>
            <w:ins w:id="12973" w:author="Steve Hanson" w:date="2013-02-06T13:55:00Z">
              <w:r w:rsidR="0085659C">
                <w:t>as a</w:t>
              </w:r>
            </w:ins>
            <w:ins w:id="12974" w:author="mbeckerle" w:date="2013-01-20T15:46:00Z">
              <w:del w:id="12975" w:author="Steve Hanson" w:date="2013-02-06T13:55:00Z">
                <w:r w:rsidDel="0085659C">
                  <w:delText>in this</w:delText>
                </w:r>
              </w:del>
              <w:r>
                <w:t xml:space="preserve"> variant of packed format</w:t>
              </w:r>
            </w:ins>
            <w:ins w:id="12976" w:author="Steve Hanson" w:date="2013-02-05T11:30:00Z">
              <w:r w:rsidR="00291C37">
                <w:t xml:space="preserve"> as described in property </w:t>
              </w:r>
            </w:ins>
            <w:ins w:id="12977" w:author="mbeckerle" w:date="2013-01-20T15:46:00Z">
              <w:del w:id="12978" w:author="Steve Hanson" w:date="2013-02-05T11:30:00Z">
                <w:r w:rsidDel="00291C37">
                  <w:delText>.</w:delText>
                </w:r>
              </w:del>
            </w:ins>
            <w:del w:id="12979" w:author="Steve Hanson" w:date="2012-02-27T16:03:00Z">
              <w:r w:rsidR="001D1194" w:rsidRPr="008F4FC4" w:rsidDel="002D68B7">
                <w:delText>.</w:delText>
              </w:r>
            </w:del>
            <w:ins w:id="12980" w:author="Steve Hanson" w:date="2013-02-05T11:30:00Z">
              <w:r w:rsidR="00291C37">
                <w:t>dfdl:binaryNumberRep.</w:t>
              </w:r>
            </w:ins>
          </w:p>
          <w:p w14:paraId="3790C761" w14:textId="598A679C" w:rsidR="006C74F8" w:rsidRPr="006C74F8" w:rsidDel="003D56F7" w:rsidRDefault="006C74F8">
            <w:pPr>
              <w:rPr>
                <w:ins w:id="12981" w:author="mbeckerle" w:date="2012-03-24T15:01:00Z"/>
                <w:del w:id="12982" w:author="Steve Hanson" w:date="2012-08-06T16:10:00Z"/>
                <w:rStyle w:val="CommentReference"/>
                <w:rFonts w:eastAsia="Arial" w:cs="Helv"/>
                <w:color w:val="000000"/>
                <w:sz w:val="20"/>
                <w:szCs w:val="20"/>
              </w:rPr>
            </w:pPr>
            <w:ins w:id="12983" w:author="mbeckerle" w:date="2012-03-24T15:01:00Z">
              <w:del w:id="12984" w:author="Steve Hanson" w:date="2012-08-06T16:10:00Z">
                <w:r w:rsidRPr="006C74F8" w:rsidDel="003D56F7">
                  <w:rPr>
                    <w:rStyle w:val="CommentReference"/>
                    <w:rFonts w:eastAsia="Arial" w:cs="Helv"/>
                    <w:color w:val="000000"/>
                    <w:sz w:val="20"/>
                    <w:szCs w:val="20"/>
                  </w:rPr>
                  <w:delText xml:space="preserve">For </w:delText>
                </w:r>
              </w:del>
            </w:ins>
            <w:ins w:id="12985" w:author="mbeckerle" w:date="2012-04-22T20:43:00Z">
              <w:del w:id="12986" w:author="Steve Hanson" w:date="2012-08-06T16:10:00Z">
                <w:r w:rsidR="00B93854" w:rsidDel="003D56F7">
                  <w:rPr>
                    <w:rStyle w:val="CommentReference"/>
                    <w:rFonts w:eastAsia="Arial" w:cs="Helv"/>
                    <w:color w:val="000000"/>
                    <w:sz w:val="20"/>
                    <w:szCs w:val="20"/>
                  </w:rPr>
                  <w:delText>'</w:delText>
                </w:r>
              </w:del>
            </w:ins>
            <w:ins w:id="12987" w:author="mbeckerle" w:date="2012-03-24T15:01:00Z">
              <w:del w:id="12988" w:author="Steve Hanson" w:date="2012-08-06T16:10:00Z">
                <w:r w:rsidRPr="006C74F8" w:rsidDel="003D56F7">
                  <w:rPr>
                    <w:rStyle w:val="CommentReference"/>
                    <w:rFonts w:eastAsia="Arial" w:cs="Helv"/>
                    <w:color w:val="000000"/>
                    <w:sz w:val="20"/>
                    <w:szCs w:val="20"/>
                  </w:rPr>
                  <w:delText>packed</w:delText>
                </w:r>
              </w:del>
            </w:ins>
            <w:ins w:id="12989" w:author="mbeckerle" w:date="2012-04-22T20:43:00Z">
              <w:del w:id="12990" w:author="Steve Hanson" w:date="2012-08-06T16:10:00Z">
                <w:r w:rsidR="00B93854" w:rsidDel="003D56F7">
                  <w:rPr>
                    <w:rStyle w:val="CommentReference"/>
                    <w:rFonts w:eastAsia="Arial" w:cs="Helv"/>
                    <w:color w:val="000000"/>
                    <w:sz w:val="20"/>
                    <w:szCs w:val="20"/>
                  </w:rPr>
                  <w:delText>'</w:delText>
                </w:r>
              </w:del>
            </w:ins>
            <w:ins w:id="12991" w:author="mbeckerle" w:date="2012-03-24T15:01:00Z">
              <w:del w:id="12992" w:author="Steve Hanson" w:date="2012-08-06T16:10:00Z">
                <w:r w:rsidRPr="006C74F8" w:rsidDel="003D56F7">
                  <w:rPr>
                    <w:rStyle w:val="CommentReference"/>
                    <w:rFonts w:eastAsia="Arial" w:cs="Helv"/>
                    <w:color w:val="000000"/>
                    <w:sz w:val="20"/>
                    <w:szCs w:val="20"/>
                  </w:rPr>
                  <w:delText xml:space="preserve"> and </w:delText>
                </w:r>
              </w:del>
            </w:ins>
            <w:ins w:id="12993" w:author="mbeckerle" w:date="2012-04-22T20:43:00Z">
              <w:del w:id="12994" w:author="Steve Hanson" w:date="2012-08-06T16:10:00Z">
                <w:r w:rsidR="00B93854" w:rsidDel="003D56F7">
                  <w:rPr>
                    <w:rStyle w:val="CommentReference"/>
                    <w:rFonts w:eastAsia="Arial" w:cs="Helv"/>
                    <w:color w:val="000000"/>
                    <w:sz w:val="20"/>
                    <w:szCs w:val="20"/>
                  </w:rPr>
                  <w:delText>'</w:delText>
                </w:r>
              </w:del>
            </w:ins>
            <w:ins w:id="12995" w:author="mbeckerle" w:date="2012-03-24T15:01:00Z">
              <w:del w:id="12996" w:author="Steve Hanson" w:date="2012-08-06T16:10:00Z">
                <w:r w:rsidRPr="006C74F8" w:rsidDel="003D56F7">
                  <w:rPr>
                    <w:rStyle w:val="CommentReference"/>
                    <w:rFonts w:eastAsia="Arial" w:cs="Helv"/>
                    <w:color w:val="000000"/>
                    <w:sz w:val="20"/>
                    <w:szCs w:val="20"/>
                  </w:rPr>
                  <w:delText>bcd</w:delText>
                </w:r>
              </w:del>
            </w:ins>
            <w:ins w:id="12997" w:author="mbeckerle" w:date="2012-04-22T20:43:00Z">
              <w:del w:id="12998" w:author="Steve Hanson" w:date="2012-08-06T16:10:00Z">
                <w:r w:rsidR="00B93854" w:rsidDel="003D56F7">
                  <w:rPr>
                    <w:rStyle w:val="CommentReference"/>
                    <w:rFonts w:eastAsia="Arial" w:cs="Helv"/>
                    <w:color w:val="000000"/>
                    <w:sz w:val="20"/>
                    <w:szCs w:val="20"/>
                  </w:rPr>
                  <w:delText>'</w:delText>
                </w:r>
              </w:del>
            </w:ins>
            <w:ins w:id="12999" w:author="mbeckerle" w:date="2012-03-24T15:01:00Z">
              <w:del w:id="13000" w:author="Steve Hanson" w:date="2012-08-06T16:10:00Z">
                <w:r w:rsidRPr="006C74F8" w:rsidDel="003D56F7">
                  <w:rPr>
                    <w:rStyle w:val="CommentReference"/>
                    <w:rFonts w:eastAsia="Arial" w:cs="Helv"/>
                    <w:color w:val="000000"/>
                    <w:sz w:val="20"/>
                    <w:szCs w:val="20"/>
                  </w:rPr>
                  <w:delText>, the property</w:delText>
                </w:r>
                <w:r w:rsidRPr="006C74F8" w:rsidDel="003D56F7">
                  <w:rPr>
                    <w:rStyle w:val="CommentReference"/>
                    <w:rFonts w:eastAsia="Helv" w:cs="Helv"/>
                    <w:color w:val="000000"/>
                    <w:sz w:val="20"/>
                    <w:szCs w:val="20"/>
                  </w:rPr>
                  <w:delText xml:space="preserve"> </w:delText>
                </w:r>
                <w:r w:rsidRPr="006C74F8" w:rsidDel="003D56F7">
                  <w:rPr>
                    <w:rStyle w:val="CommentReference"/>
                    <w:rFonts w:eastAsia="Arial" w:cs="Helv"/>
                    <w:color w:val="000000"/>
                    <w:sz w:val="20"/>
                    <w:szCs w:val="20"/>
                  </w:rPr>
                  <w:delText>calendarPatternKind</w:delText>
                </w:r>
              </w:del>
            </w:ins>
            <w:ins w:id="13001" w:author="mbeckerle" w:date="2012-04-22T20:30:00Z">
              <w:del w:id="13002" w:author="Steve Hanson" w:date="2012-08-06T16:10:00Z">
                <w:r w:rsidR="008D52B7" w:rsidDel="003D56F7">
                  <w:rPr>
                    <w:rStyle w:val="CommentReference"/>
                    <w:rFonts w:eastAsia="Arial" w:cs="Helv"/>
                    <w:color w:val="000000"/>
                    <w:sz w:val="20"/>
                    <w:szCs w:val="20"/>
                  </w:rPr>
                  <w:delText xml:space="preserve"> must be</w:delText>
                </w:r>
              </w:del>
            </w:ins>
            <w:commentRangeStart w:id="13003"/>
            <w:ins w:id="13004" w:author="mbeckerle" w:date="2012-03-24T15:01:00Z">
              <w:del w:id="13005" w:author="Steve Hanson" w:date="2012-08-06T16:10:00Z">
                <w:r w:rsidRPr="006C74F8" w:rsidDel="003D56F7">
                  <w:rPr>
                    <w:rStyle w:val="CommentReference"/>
                    <w:rFonts w:eastAsia="Helv" w:cs="Helv"/>
                    <w:color w:val="000000"/>
                    <w:sz w:val="20"/>
                    <w:szCs w:val="20"/>
                  </w:rPr>
                  <w:delText xml:space="preserve"> </w:delText>
                </w:r>
              </w:del>
            </w:ins>
            <w:ins w:id="13006" w:author="mbeckerle" w:date="2012-04-22T20:43:00Z">
              <w:del w:id="13007" w:author="Steve Hanson" w:date="2012-08-06T16:10:00Z">
                <w:r w:rsidR="00B93854" w:rsidDel="003D56F7">
                  <w:rPr>
                    <w:rStyle w:val="CommentReference"/>
                    <w:rFonts w:eastAsia="Arial" w:cs="Helv"/>
                    <w:color w:val="000000"/>
                    <w:sz w:val="20"/>
                    <w:szCs w:val="20"/>
                  </w:rPr>
                  <w:delText>'</w:delText>
                </w:r>
              </w:del>
            </w:ins>
            <w:ins w:id="13008" w:author="mbeckerle" w:date="2012-03-24T15:01:00Z">
              <w:del w:id="13009" w:author="Steve Hanson" w:date="2012-08-06T16:10:00Z">
                <w:r w:rsidRPr="006C74F8" w:rsidDel="003D56F7">
                  <w:rPr>
                    <w:rStyle w:val="CommentReference"/>
                    <w:rFonts w:eastAsia="Arial" w:cs="Helv"/>
                    <w:color w:val="000000"/>
                    <w:sz w:val="20"/>
                    <w:szCs w:val="20"/>
                  </w:rPr>
                  <w:delText>explicit</w:delText>
                </w:r>
              </w:del>
            </w:ins>
            <w:ins w:id="13010" w:author="mbeckerle" w:date="2012-04-22T20:43:00Z">
              <w:del w:id="13011" w:author="Steve Hanson" w:date="2012-08-06T16:10:00Z">
                <w:r w:rsidR="00B93854" w:rsidDel="003D56F7">
                  <w:rPr>
                    <w:rStyle w:val="CommentReference"/>
                    <w:rFonts w:eastAsia="Arial" w:cs="Helv"/>
                    <w:color w:val="000000"/>
                    <w:sz w:val="20"/>
                    <w:szCs w:val="20"/>
                  </w:rPr>
                  <w:delText>'</w:delText>
                </w:r>
              </w:del>
            </w:ins>
            <w:ins w:id="13012" w:author="mbeckerle" w:date="2012-03-24T15:01:00Z">
              <w:del w:id="13013" w:author="Steve Hanson" w:date="2012-08-06T16:10:00Z">
                <w:r w:rsidRPr="006C74F8" w:rsidDel="003D56F7">
                  <w:rPr>
                    <w:rStyle w:val="CommentReference"/>
                    <w:rFonts w:eastAsia="Helv" w:cs="Helv"/>
                    <w:color w:val="000000"/>
                    <w:sz w:val="20"/>
                    <w:szCs w:val="20"/>
                  </w:rPr>
                  <w:delText xml:space="preserve"> </w:delText>
                </w:r>
              </w:del>
            </w:ins>
            <w:commentRangeEnd w:id="13003"/>
            <w:ins w:id="13014" w:author="mbeckerle" w:date="2012-04-22T20:30:00Z">
              <w:del w:id="13015" w:author="Steve Hanson" w:date="2012-08-06T16:10:00Z">
                <w:r w:rsidR="008D52B7" w:rsidDel="003D56F7">
                  <w:rPr>
                    <w:rStyle w:val="CommentReference"/>
                    <w:rFonts w:eastAsia="Arial" w:cs="Helv"/>
                    <w:color w:val="000000"/>
                    <w:sz w:val="20"/>
                    <w:szCs w:val="20"/>
                  </w:rPr>
                  <w:delText>because t</w:delText>
                </w:r>
              </w:del>
            </w:ins>
            <w:del w:id="13016" w:author="Steve Hanson" w:date="2012-08-06T16:10:00Z">
              <w:r w:rsidR="009E7EB4" w:rsidDel="003D56F7">
                <w:rPr>
                  <w:rStyle w:val="CommentReference"/>
                </w:rPr>
                <w:commentReference w:id="13003"/>
              </w:r>
            </w:del>
            <w:ins w:id="13017" w:author="mbeckerle" w:date="2012-03-24T15:01:00Z">
              <w:del w:id="13018" w:author="Steve Hanson" w:date="2012-08-06T16:10:00Z">
                <w:r w:rsidRPr="006C74F8" w:rsidDel="003D56F7">
                  <w:rPr>
                    <w:rStyle w:val="CommentReference"/>
                    <w:rFonts w:eastAsia="Arial" w:cs="Helv"/>
                    <w:color w:val="000000"/>
                    <w:sz w:val="20"/>
                    <w:szCs w:val="20"/>
                  </w:rPr>
                  <w:delText>he</w:delText>
                </w:r>
                <w:r w:rsidRPr="006C74F8" w:rsidDel="003D56F7">
                  <w:rPr>
                    <w:rStyle w:val="CommentReference"/>
                    <w:rFonts w:eastAsia="Helv" w:cs="Helv"/>
                    <w:color w:val="000000"/>
                    <w:sz w:val="20"/>
                    <w:szCs w:val="20"/>
                  </w:rPr>
                  <w:delText xml:space="preserve"> </w:delText>
                </w:r>
                <w:commentRangeStart w:id="13019"/>
                <w:r w:rsidRPr="006C74F8" w:rsidDel="003D56F7">
                  <w:rPr>
                    <w:rStyle w:val="CommentReference"/>
                    <w:rFonts w:eastAsia="Arial" w:cs="Helv"/>
                    <w:color w:val="000000"/>
                    <w:sz w:val="20"/>
                    <w:szCs w:val="20"/>
                  </w:rPr>
                  <w:delText>default</w:delText>
                </w:r>
              </w:del>
            </w:ins>
            <w:commentRangeEnd w:id="13019"/>
            <w:ins w:id="13020" w:author="mbeckerle" w:date="2012-04-22T20:30:00Z">
              <w:del w:id="13021" w:author="Steve Hanson" w:date="2012-08-06T16:10:00Z">
                <w:r w:rsidR="008D52B7" w:rsidDel="003D56F7">
                  <w:rPr>
                    <w:rStyle w:val="CommentReference"/>
                    <w:rFonts w:eastAsia="Arial" w:cs="Helv"/>
                    <w:color w:val="000000"/>
                    <w:sz w:val="20"/>
                    <w:szCs w:val="20"/>
                  </w:rPr>
                  <w:delText xml:space="preserve"> patterns </w:delText>
                </w:r>
              </w:del>
            </w:ins>
            <w:del w:id="13022" w:author="Steve Hanson" w:date="2012-08-06T16:10:00Z">
              <w:r w:rsidR="009E7EB4" w:rsidDel="003D56F7">
                <w:rPr>
                  <w:rStyle w:val="CommentReference"/>
                </w:rPr>
                <w:commentReference w:id="13019"/>
              </w:r>
            </w:del>
            <w:ins w:id="13023" w:author="mbeckerle" w:date="2012-03-24T15:01:00Z">
              <w:del w:id="13024" w:author="Steve Hanson" w:date="2012-08-06T16:10:00Z">
                <w:r w:rsidRPr="006C74F8" w:rsidDel="003D56F7">
                  <w:rPr>
                    <w:rStyle w:val="CommentReference"/>
                    <w:rFonts w:eastAsia="Arial" w:cs="Helv"/>
                    <w:color w:val="000000"/>
                    <w:sz w:val="20"/>
                    <w:szCs w:val="20"/>
                  </w:rPr>
                  <w:delText>for</w:delText>
                </w:r>
                <w:r w:rsidRPr="006C74F8" w:rsidDel="003D56F7">
                  <w:rPr>
                    <w:rStyle w:val="CommentReference"/>
                    <w:rFonts w:eastAsia="Helv" w:cs="Helv"/>
                    <w:color w:val="000000"/>
                    <w:sz w:val="20"/>
                    <w:szCs w:val="20"/>
                  </w:rPr>
                  <w:delText xml:space="preserve"> </w:delText>
                </w:r>
              </w:del>
            </w:ins>
            <w:ins w:id="13025" w:author="mbeckerle" w:date="2012-04-22T20:43:00Z">
              <w:del w:id="13026" w:author="Steve Hanson" w:date="2012-08-06T16:10:00Z">
                <w:r w:rsidR="00B93854" w:rsidDel="003D56F7">
                  <w:rPr>
                    <w:rStyle w:val="CommentReference"/>
                    <w:rFonts w:eastAsia="Arial" w:cs="Helv"/>
                    <w:color w:val="000000"/>
                    <w:sz w:val="20"/>
                    <w:szCs w:val="20"/>
                  </w:rPr>
                  <w:delText>'</w:delText>
                </w:r>
              </w:del>
            </w:ins>
            <w:ins w:id="13027" w:author="mbeckerle" w:date="2012-03-24T15:01:00Z">
              <w:del w:id="13028" w:author="Steve Hanson" w:date="2012-08-06T16:10:00Z">
                <w:r w:rsidRPr="006C74F8" w:rsidDel="003D56F7">
                  <w:rPr>
                    <w:rStyle w:val="CommentReference"/>
                    <w:rFonts w:eastAsia="Arial" w:cs="Helv"/>
                    <w:color w:val="000000"/>
                    <w:sz w:val="20"/>
                    <w:szCs w:val="20"/>
                  </w:rPr>
                  <w:delText>implicit</w:delText>
                </w:r>
              </w:del>
            </w:ins>
            <w:ins w:id="13029" w:author="mbeckerle" w:date="2012-04-22T20:43:00Z">
              <w:del w:id="13030" w:author="Steve Hanson" w:date="2012-08-06T16:10:00Z">
                <w:r w:rsidR="00B93854" w:rsidDel="003D56F7">
                  <w:rPr>
                    <w:rStyle w:val="CommentReference"/>
                    <w:rFonts w:eastAsia="Arial" w:cs="Helv"/>
                    <w:color w:val="000000"/>
                    <w:sz w:val="20"/>
                    <w:szCs w:val="20"/>
                  </w:rPr>
                  <w:delText>'</w:delText>
                </w:r>
              </w:del>
            </w:ins>
            <w:ins w:id="13031" w:author="mbeckerle" w:date="2012-03-24T15:01:00Z">
              <w:del w:id="13032" w:author="Steve Hanson" w:date="2012-08-06T16:10:00Z">
                <w:r w:rsidRPr="006C74F8" w:rsidDel="003D56F7">
                  <w:rPr>
                    <w:rStyle w:val="CommentReference"/>
                    <w:rFonts w:eastAsia="Helv" w:cs="Helv"/>
                    <w:color w:val="000000"/>
                    <w:sz w:val="20"/>
                    <w:szCs w:val="20"/>
                  </w:rPr>
                  <w:delText xml:space="preserve"> </w:delText>
                </w:r>
                <w:r w:rsidRPr="006C74F8" w:rsidDel="003D56F7">
                  <w:rPr>
                    <w:rStyle w:val="CommentReference"/>
                    <w:rFonts w:eastAsia="Arial" w:cs="Helv"/>
                    <w:color w:val="000000"/>
                    <w:sz w:val="20"/>
                    <w:szCs w:val="20"/>
                  </w:rPr>
                  <w:delText>use</w:delText>
                </w:r>
                <w:r w:rsidRPr="006C74F8" w:rsidDel="003D56F7">
                  <w:rPr>
                    <w:rStyle w:val="CommentReference"/>
                    <w:rFonts w:eastAsia="Helv" w:cs="Helv"/>
                    <w:color w:val="000000"/>
                    <w:sz w:val="20"/>
                    <w:szCs w:val="20"/>
                  </w:rPr>
                  <w:delText xml:space="preserve"> </w:delText>
                </w:r>
                <w:r w:rsidRPr="006C74F8" w:rsidDel="003D56F7">
                  <w:rPr>
                    <w:rStyle w:val="CommentReference"/>
                    <w:rFonts w:eastAsia="Arial" w:cs="Helv"/>
                    <w:color w:val="000000"/>
                    <w:sz w:val="20"/>
                    <w:szCs w:val="20"/>
                  </w:rPr>
                  <w:delText>non-numeric</w:delText>
                </w:r>
                <w:r w:rsidRPr="006C74F8" w:rsidDel="003D56F7">
                  <w:rPr>
                    <w:rStyle w:val="CommentReference"/>
                    <w:rFonts w:eastAsia="Helv" w:cs="Helv"/>
                    <w:color w:val="000000"/>
                    <w:sz w:val="20"/>
                    <w:szCs w:val="20"/>
                  </w:rPr>
                  <w:delText xml:space="preserve"> </w:delText>
                </w:r>
                <w:r w:rsidRPr="006C74F8" w:rsidDel="003D56F7">
                  <w:rPr>
                    <w:rStyle w:val="CommentReference"/>
                    <w:rFonts w:eastAsia="Arial" w:cs="Helv"/>
                    <w:color w:val="000000"/>
                    <w:sz w:val="20"/>
                    <w:szCs w:val="20"/>
                  </w:rPr>
                  <w:delText>characters.</w:delText>
                </w:r>
              </w:del>
            </w:ins>
            <w:ins w:id="13033" w:author="mbeckerle" w:date="2012-04-22T20:31:00Z">
              <w:del w:id="13034" w:author="Steve Hanson" w:date="2012-08-06T16:10:00Z">
                <w:r w:rsidR="00B93854" w:rsidDel="003D56F7">
                  <w:rPr>
                    <w:rStyle w:val="CommentReference"/>
                    <w:rFonts w:eastAsia="Arial" w:cs="Helv"/>
                    <w:color w:val="000000"/>
                    <w:sz w:val="20"/>
                    <w:szCs w:val="20"/>
                  </w:rPr>
                  <w:delText xml:space="preserve"> It is a schema definition error otherwise.</w:delText>
                </w:r>
              </w:del>
            </w:ins>
          </w:p>
          <w:p w14:paraId="0029B401" w14:textId="1E793A65" w:rsidR="006C74F8" w:rsidRPr="008F4FC4" w:rsidDel="008D52B7" w:rsidRDefault="009E7EB4">
            <w:pPr>
              <w:rPr>
                <w:del w:id="13035" w:author="mbeckerle" w:date="2012-04-22T20:29:00Z"/>
              </w:rPr>
            </w:pPr>
            <w:del w:id="13036" w:author="mbeckerle" w:date="2012-04-22T20:31:00Z">
              <w:r w:rsidDel="00B93854">
                <w:rPr>
                  <w:rStyle w:val="CommentReference"/>
                </w:rPr>
                <w:commentReference w:id="13037"/>
              </w:r>
            </w:del>
          </w:p>
          <w:p w14:paraId="5AEB379E" w14:textId="103C5DF6" w:rsidR="001D1194" w:rsidRPr="008F4FC4" w:rsidRDefault="001D1194">
            <w:commentRangeStart w:id="13038"/>
            <w:commentRangeStart w:id="13039"/>
            <w:r w:rsidRPr="008F4FC4">
              <w:t xml:space="preserve">For </w:t>
            </w:r>
            <w:ins w:id="13040" w:author="Steve Hanson" w:date="2013-02-06T13:56:00Z">
              <w:r w:rsidR="0085659C">
                <w:t>packed decimals</w:t>
              </w:r>
            </w:ins>
            <w:del w:id="13041" w:author="mbeckerle" w:date="2012-04-22T20:43:00Z">
              <w:r w:rsidRPr="008F4FC4" w:rsidDel="00B93854">
                <w:delText>‘</w:delText>
              </w:r>
            </w:del>
            <w:ins w:id="13042" w:author="mbeckerle" w:date="2012-04-22T20:43:00Z">
              <w:del w:id="13043" w:author="Steve Hanson" w:date="2013-02-06T13:56:00Z">
                <w:r w:rsidR="00B93854" w:rsidDel="0085659C">
                  <w:delText>'</w:delText>
                </w:r>
              </w:del>
            </w:ins>
            <w:del w:id="13044" w:author="Steve Hanson" w:date="2013-02-06T13:56:00Z">
              <w:r w:rsidRPr="008F4FC4" w:rsidDel="0085659C">
                <w:delText>packed</w:delText>
              </w:r>
            </w:del>
            <w:del w:id="13045" w:author="mbeckerle" w:date="2012-04-22T20:43:00Z">
              <w:r w:rsidRPr="008F4FC4" w:rsidDel="00B93854">
                <w:delText>’</w:delText>
              </w:r>
            </w:del>
            <w:ins w:id="13046" w:author="mbeckerle" w:date="2012-04-22T20:43:00Z">
              <w:del w:id="13047" w:author="Steve Hanson" w:date="2013-02-06T13:56:00Z">
                <w:r w:rsidR="00B93854" w:rsidDel="0085659C">
                  <w:delText>'</w:delText>
                </w:r>
              </w:del>
            </w:ins>
            <w:del w:id="13048" w:author="Steve Hanson" w:date="2013-02-05T11:35:00Z">
              <w:r w:rsidRPr="008F4FC4" w:rsidDel="00F95E0E">
                <w:delText xml:space="preserve"> and  </w:delText>
              </w:r>
            </w:del>
            <w:del w:id="13049" w:author="mbeckerle" w:date="2012-04-22T20:43:00Z">
              <w:r w:rsidRPr="008F4FC4" w:rsidDel="00B93854">
                <w:delText>‘</w:delText>
              </w:r>
            </w:del>
            <w:ins w:id="13050" w:author="mbeckerle" w:date="2012-04-22T20:43:00Z">
              <w:del w:id="13051" w:author="Steve Hanson" w:date="2013-02-06T13:56:00Z">
                <w:r w:rsidR="00B93854" w:rsidDel="0085659C">
                  <w:delText>'</w:delText>
                </w:r>
              </w:del>
            </w:ins>
            <w:del w:id="13052" w:author="Steve Hanson" w:date="2013-02-06T13:56:00Z">
              <w:r w:rsidR="00017371" w:rsidRPr="008F4FC4" w:rsidDel="0085659C">
                <w:delText>bcd</w:delText>
              </w:r>
            </w:del>
            <w:del w:id="13053" w:author="mbeckerle" w:date="2012-04-22T20:43:00Z">
              <w:r w:rsidRPr="008F4FC4" w:rsidDel="00B93854">
                <w:delText>’</w:delText>
              </w:r>
            </w:del>
            <w:ins w:id="13054" w:author="mbeckerle" w:date="2012-04-22T20:43:00Z">
              <w:del w:id="13055" w:author="Steve Hanson" w:date="2013-02-06T13:56:00Z">
                <w:r w:rsidR="00B93854" w:rsidDel="0085659C">
                  <w:delText>'</w:delText>
                </w:r>
              </w:del>
            </w:ins>
            <w:del w:id="13056" w:author="Steve Hanson" w:date="2013-02-06T13:56:00Z">
              <w:r w:rsidRPr="008F4FC4" w:rsidDel="0085659C">
                <w:delText xml:space="preserve"> </w:delText>
              </w:r>
            </w:del>
            <w:ins w:id="13057" w:author="Steve Hanson" w:date="2013-02-05T11:35:00Z">
              <w:r w:rsidR="00F95E0E">
                <w:t xml:space="preserve"> </w:t>
              </w:r>
            </w:ins>
            <w:r w:rsidRPr="008F4FC4">
              <w:t>the following properties are also applicable</w:t>
            </w:r>
          </w:p>
          <w:p w14:paraId="0CC19D84" w14:textId="6FE765ED" w:rsidR="001D1194" w:rsidRPr="008F4FC4" w:rsidRDefault="003D56F7" w:rsidP="00291C37">
            <w:pPr>
              <w:numPr>
                <w:ilvl w:val="0"/>
                <w:numId w:val="184"/>
              </w:numPr>
            </w:pPr>
            <w:ins w:id="13058" w:author="Steve Hanson" w:date="2012-08-06T16:10:00Z">
              <w:del w:id="13059" w:author="mbeckerle" w:date="2013-01-20T15:48:00Z">
                <w:r w:rsidDel="008F776F">
                  <w:delText xml:space="preserve">  </w:delText>
                </w:r>
              </w:del>
            </w:ins>
            <w:del w:id="13060" w:author="mbeckerle" w:date="2012-04-22T20:32:00Z">
              <w:r w:rsidR="001D1194" w:rsidRPr="008F4FC4" w:rsidDel="00B93854">
                <w:delText xml:space="preserve">    </w:delText>
              </w:r>
            </w:del>
            <w:r w:rsidR="00B7207C">
              <w:t>dfdl:</w:t>
            </w:r>
            <w:r w:rsidR="00017371" w:rsidRPr="008F4FC4">
              <w:t>binaryPackedSignCodes</w:t>
            </w:r>
            <w:r w:rsidR="001D1194" w:rsidRPr="008F4FC4">
              <w:t xml:space="preserve"> </w:t>
            </w:r>
            <w:r w:rsidR="008744D4" w:rsidRPr="008F4FC4">
              <w:t>(</w:t>
            </w:r>
            <w:ins w:id="13061" w:author="Steve Hanson" w:date="2013-02-05T11:35:00Z">
              <w:r w:rsidR="00F95E0E">
                <w:t>‘</w:t>
              </w:r>
            </w:ins>
            <w:r w:rsidR="008744D4" w:rsidRPr="008F4FC4">
              <w:t>packed</w:t>
            </w:r>
            <w:ins w:id="13062" w:author="Steve Hanson" w:date="2013-02-05T11:35:00Z">
              <w:r w:rsidR="00F95E0E">
                <w:t>’</w:t>
              </w:r>
            </w:ins>
            <w:r w:rsidR="008744D4" w:rsidRPr="008F4FC4">
              <w:t xml:space="preserve"> o</w:t>
            </w:r>
            <w:r w:rsidR="00BF34D2" w:rsidRPr="008F4FC4">
              <w:t>n</w:t>
            </w:r>
            <w:r w:rsidR="008744D4" w:rsidRPr="008F4FC4">
              <w:t>ly)</w:t>
            </w:r>
          </w:p>
          <w:p w14:paraId="7AC48F24" w14:textId="434B586A" w:rsidR="00681B50" w:rsidRPr="008F4FC4" w:rsidRDefault="003D56F7" w:rsidP="00291C37">
            <w:pPr>
              <w:numPr>
                <w:ilvl w:val="0"/>
                <w:numId w:val="184"/>
              </w:numPr>
            </w:pPr>
            <w:ins w:id="13063" w:author="Steve Hanson" w:date="2012-08-06T16:10:00Z">
              <w:del w:id="13064" w:author="mbeckerle" w:date="2013-01-20T15:48:00Z">
                <w:r w:rsidDel="008F776F">
                  <w:delText xml:space="preserve">  </w:delText>
                </w:r>
              </w:del>
            </w:ins>
            <w:del w:id="13065" w:author="mbeckerle" w:date="2012-04-22T20:32:00Z">
              <w:r w:rsidR="00681B50" w:rsidRPr="008F4FC4" w:rsidDel="00B93854">
                <w:delText xml:space="preserve">    </w:delText>
              </w:r>
            </w:del>
            <w:r w:rsidR="00B7207C">
              <w:t>dfdl:</w:t>
            </w:r>
            <w:r w:rsidR="00681B50" w:rsidRPr="008F4FC4">
              <w:t>binaryNumberCheckPolicy</w:t>
            </w:r>
          </w:p>
          <w:p w14:paraId="61B44F23" w14:textId="239E848E" w:rsidR="000147FF" w:rsidRPr="006E6275" w:rsidDel="008D52B7" w:rsidRDefault="003D56F7">
            <w:pPr>
              <w:rPr>
                <w:del w:id="13066" w:author="mbeckerle" w:date="2012-03-24T15:02:00Z"/>
                <w:rFonts w:eastAsia="Arial" w:cs="Helv"/>
                <w:color w:val="000000"/>
              </w:rPr>
            </w:pPr>
            <w:ins w:id="13067" w:author="Steve Hanson" w:date="2012-08-06T16:10:00Z">
              <w:r w:rsidRPr="006C74F8">
                <w:rPr>
                  <w:rStyle w:val="CommentReference"/>
                  <w:rFonts w:eastAsia="Arial" w:cs="Helv"/>
                  <w:color w:val="000000"/>
                  <w:sz w:val="20"/>
                  <w:szCs w:val="20"/>
                </w:rPr>
                <w:t>For packed</w:t>
              </w:r>
            </w:ins>
            <w:ins w:id="13068" w:author="Steve Hanson" w:date="2013-02-06T13:56:00Z">
              <w:r w:rsidR="0085659C">
                <w:rPr>
                  <w:rStyle w:val="CommentReference"/>
                  <w:rFonts w:eastAsia="Arial" w:cs="Helv"/>
                  <w:color w:val="000000"/>
                  <w:sz w:val="20"/>
                  <w:szCs w:val="20"/>
                </w:rPr>
                <w:t xml:space="preserve"> decimals</w:t>
              </w:r>
            </w:ins>
            <w:ins w:id="13069" w:author="mbeckerle" w:date="2013-01-20T15:47:00Z">
              <w:del w:id="13070" w:author="Steve Hanson" w:date="2013-02-06T13:56:00Z">
                <w:r w:rsidR="008F776F" w:rsidDel="0085659C">
                  <w:rPr>
                    <w:rStyle w:val="CommentReference"/>
                    <w:rFonts w:eastAsia="Arial" w:cs="Helv"/>
                    <w:color w:val="000000"/>
                    <w:sz w:val="20"/>
                    <w:szCs w:val="20"/>
                  </w:rPr>
                  <w:delText>,</w:delText>
                </w:r>
              </w:del>
            </w:ins>
            <w:ins w:id="13071" w:author="Steve Hanson" w:date="2012-08-06T16:10:00Z">
              <w:del w:id="13072" w:author="mbeckerle" w:date="2013-01-20T15:47:00Z">
                <w:r w:rsidRPr="006C74F8" w:rsidDel="008F776F">
                  <w:rPr>
                    <w:rStyle w:val="CommentReference"/>
                    <w:rFonts w:eastAsia="Arial" w:cs="Helv"/>
                    <w:color w:val="000000"/>
                    <w:sz w:val="20"/>
                    <w:szCs w:val="20"/>
                  </w:rPr>
                  <w:delText xml:space="preserve">and </w:delText>
                </w:r>
              </w:del>
            </w:ins>
            <w:ins w:id="13073" w:author="mbeckerle" w:date="2013-01-20T15:47:00Z">
              <w:del w:id="13074" w:author="Steve Hanson" w:date="2013-02-06T13:56:00Z">
                <w:r w:rsidR="008F776F" w:rsidDel="0085659C">
                  <w:rPr>
                    <w:rStyle w:val="CommentReference"/>
                    <w:rFonts w:eastAsia="Arial" w:cs="Helv"/>
                    <w:color w:val="000000"/>
                    <w:sz w:val="20"/>
                    <w:szCs w:val="20"/>
                  </w:rPr>
                  <w:delText xml:space="preserve"> and ‘ibm4690Packed’</w:delText>
                </w:r>
              </w:del>
            </w:ins>
            <w:ins w:id="13075" w:author="Steve Hanson" w:date="2012-08-06T16:10:00Z">
              <w:r w:rsidRPr="006C74F8">
                <w:rPr>
                  <w:rStyle w:val="CommentReference"/>
                  <w:rFonts w:eastAsia="Arial" w:cs="Helv"/>
                  <w:color w:val="000000"/>
                  <w:sz w:val="20"/>
                  <w:szCs w:val="20"/>
                </w:rPr>
                <w:t xml:space="preserve"> the property</w:t>
              </w:r>
              <w:r w:rsidRPr="006C74F8">
                <w:rPr>
                  <w:rStyle w:val="CommentReference"/>
                  <w:rFonts w:eastAsia="Helv" w:cs="Helv"/>
                  <w:color w:val="000000"/>
                  <w:sz w:val="20"/>
                  <w:szCs w:val="20"/>
                </w:rPr>
                <w:t xml:space="preserve"> </w:t>
              </w:r>
            </w:ins>
            <w:ins w:id="13076" w:author="Steve Hanson" w:date="2013-02-05T11:36:00Z">
              <w:r w:rsidR="00F95E0E">
                <w:rPr>
                  <w:rStyle w:val="CommentReference"/>
                  <w:rFonts w:eastAsia="Helv" w:cs="Helv"/>
                  <w:color w:val="000000"/>
                  <w:sz w:val="20"/>
                  <w:szCs w:val="20"/>
                </w:rPr>
                <w:t>dfdl:</w:t>
              </w:r>
            </w:ins>
            <w:ins w:id="13077" w:author="Steve Hanson" w:date="2012-08-06T16:10:00Z">
              <w:r w:rsidRPr="006C74F8">
                <w:rPr>
                  <w:rStyle w:val="CommentReference"/>
                  <w:rFonts w:eastAsia="Arial" w:cs="Helv"/>
                  <w:color w:val="000000"/>
                  <w:sz w:val="20"/>
                  <w:szCs w:val="20"/>
                </w:rPr>
                <w:t>calendarPatternKind</w:t>
              </w:r>
              <w:r>
                <w:rPr>
                  <w:rStyle w:val="CommentReference"/>
                  <w:rFonts w:eastAsia="Arial" w:cs="Helv"/>
                  <w:color w:val="000000"/>
                  <w:sz w:val="20"/>
                  <w:szCs w:val="20"/>
                </w:rPr>
                <w:t xml:space="preserve"> must be</w:t>
              </w:r>
              <w:r w:rsidRPr="006C74F8">
                <w:rPr>
                  <w:rStyle w:val="CommentReference"/>
                  <w:rFonts w:eastAsia="Helv" w:cs="Helv"/>
                  <w:color w:val="000000"/>
                  <w:sz w:val="20"/>
                  <w:szCs w:val="20"/>
                </w:rPr>
                <w:t xml:space="preserve"> </w:t>
              </w:r>
              <w:r>
                <w:rPr>
                  <w:rStyle w:val="CommentReference"/>
                  <w:rFonts w:eastAsia="Arial" w:cs="Helv"/>
                  <w:color w:val="000000"/>
                  <w:sz w:val="20"/>
                  <w:szCs w:val="20"/>
                </w:rPr>
                <w:t>'</w:t>
              </w:r>
              <w:r w:rsidRPr="006C74F8">
                <w:rPr>
                  <w:rStyle w:val="CommentReference"/>
                  <w:rFonts w:eastAsia="Arial" w:cs="Helv"/>
                  <w:color w:val="000000"/>
                  <w:sz w:val="20"/>
                  <w:szCs w:val="20"/>
                </w:rPr>
                <w:t>explicit</w:t>
              </w:r>
              <w:r>
                <w:rPr>
                  <w:rStyle w:val="CommentReference"/>
                  <w:rFonts w:eastAsia="Arial" w:cs="Helv"/>
                  <w:color w:val="000000"/>
                  <w:sz w:val="20"/>
                  <w:szCs w:val="20"/>
                </w:rPr>
                <w:t>'</w:t>
              </w:r>
              <w:r w:rsidRPr="006C74F8">
                <w:rPr>
                  <w:rStyle w:val="CommentReference"/>
                  <w:rFonts w:eastAsia="Helv" w:cs="Helv"/>
                  <w:color w:val="000000"/>
                  <w:sz w:val="20"/>
                  <w:szCs w:val="20"/>
                </w:rPr>
                <w:t xml:space="preserve"> </w:t>
              </w:r>
              <w:r>
                <w:rPr>
                  <w:rStyle w:val="CommentReference"/>
                  <w:rFonts w:eastAsia="Arial" w:cs="Helv"/>
                  <w:color w:val="000000"/>
                  <w:sz w:val="20"/>
                  <w:szCs w:val="20"/>
                </w:rPr>
                <w:t>because t</w:t>
              </w:r>
              <w:r w:rsidRPr="006C74F8">
                <w:rPr>
                  <w:rStyle w:val="CommentReference"/>
                  <w:rFonts w:eastAsia="Arial" w:cs="Helv"/>
                  <w:color w:val="000000"/>
                  <w:sz w:val="20"/>
                  <w:szCs w:val="20"/>
                </w:rPr>
                <w:t>he</w:t>
              </w:r>
              <w:r w:rsidRPr="006C74F8">
                <w:rPr>
                  <w:rStyle w:val="CommentReference"/>
                  <w:rFonts w:eastAsia="Helv" w:cs="Helv"/>
                  <w:color w:val="000000"/>
                  <w:sz w:val="20"/>
                  <w:szCs w:val="20"/>
                </w:rPr>
                <w:t xml:space="preserve"> </w:t>
              </w:r>
              <w:r w:rsidRPr="006C74F8">
                <w:rPr>
                  <w:rStyle w:val="CommentReference"/>
                  <w:rFonts w:eastAsia="Arial" w:cs="Helv"/>
                  <w:color w:val="000000"/>
                  <w:sz w:val="20"/>
                  <w:szCs w:val="20"/>
                </w:rPr>
                <w:t>default</w:t>
              </w:r>
              <w:r>
                <w:rPr>
                  <w:rStyle w:val="CommentReference"/>
                  <w:rFonts w:eastAsia="Arial" w:cs="Helv"/>
                  <w:color w:val="000000"/>
                  <w:sz w:val="20"/>
                  <w:szCs w:val="20"/>
                </w:rPr>
                <w:t xml:space="preserve"> patterns </w:t>
              </w:r>
              <w:r w:rsidRPr="006C74F8">
                <w:rPr>
                  <w:rStyle w:val="CommentReference"/>
                  <w:rFonts w:eastAsia="Arial" w:cs="Helv"/>
                  <w:color w:val="000000"/>
                  <w:sz w:val="20"/>
                  <w:szCs w:val="20"/>
                </w:rPr>
                <w:t>for</w:t>
              </w:r>
              <w:r w:rsidRPr="006C74F8">
                <w:rPr>
                  <w:rStyle w:val="CommentReference"/>
                  <w:rFonts w:eastAsia="Helv" w:cs="Helv"/>
                  <w:color w:val="000000"/>
                  <w:sz w:val="20"/>
                  <w:szCs w:val="20"/>
                </w:rPr>
                <w:t xml:space="preserve"> </w:t>
              </w:r>
              <w:r>
                <w:rPr>
                  <w:rStyle w:val="CommentReference"/>
                  <w:rFonts w:eastAsia="Arial" w:cs="Helv"/>
                  <w:color w:val="000000"/>
                  <w:sz w:val="20"/>
                  <w:szCs w:val="20"/>
                </w:rPr>
                <w:t>'</w:t>
              </w:r>
              <w:r w:rsidRPr="006C74F8">
                <w:rPr>
                  <w:rStyle w:val="CommentReference"/>
                  <w:rFonts w:eastAsia="Arial" w:cs="Helv"/>
                  <w:color w:val="000000"/>
                  <w:sz w:val="20"/>
                  <w:szCs w:val="20"/>
                </w:rPr>
                <w:t>implicit</w:t>
              </w:r>
              <w:r>
                <w:rPr>
                  <w:rStyle w:val="CommentReference"/>
                  <w:rFonts w:eastAsia="Arial" w:cs="Helv"/>
                  <w:color w:val="000000"/>
                  <w:sz w:val="20"/>
                  <w:szCs w:val="20"/>
                </w:rPr>
                <w:t>'</w:t>
              </w:r>
              <w:r w:rsidRPr="006C74F8">
                <w:rPr>
                  <w:rStyle w:val="CommentReference"/>
                  <w:rFonts w:eastAsia="Helv" w:cs="Helv"/>
                  <w:color w:val="000000"/>
                  <w:sz w:val="20"/>
                  <w:szCs w:val="20"/>
                </w:rPr>
                <w:t xml:space="preserve"> </w:t>
              </w:r>
              <w:r w:rsidRPr="006C74F8">
                <w:rPr>
                  <w:rStyle w:val="CommentReference"/>
                  <w:rFonts w:eastAsia="Arial" w:cs="Helv"/>
                  <w:color w:val="000000"/>
                  <w:sz w:val="20"/>
                  <w:szCs w:val="20"/>
                </w:rPr>
                <w:t>use</w:t>
              </w:r>
              <w:r w:rsidRPr="006C74F8">
                <w:rPr>
                  <w:rStyle w:val="CommentReference"/>
                  <w:rFonts w:eastAsia="Helv" w:cs="Helv"/>
                  <w:color w:val="000000"/>
                  <w:sz w:val="20"/>
                  <w:szCs w:val="20"/>
                </w:rPr>
                <w:t xml:space="preserve"> </w:t>
              </w:r>
              <w:r w:rsidRPr="006C74F8">
                <w:rPr>
                  <w:rStyle w:val="CommentReference"/>
                  <w:rFonts w:eastAsia="Arial" w:cs="Helv"/>
                  <w:color w:val="000000"/>
                  <w:sz w:val="20"/>
                  <w:szCs w:val="20"/>
                </w:rPr>
                <w:t>non-numeric</w:t>
              </w:r>
              <w:r w:rsidRPr="006C74F8">
                <w:rPr>
                  <w:rStyle w:val="CommentReference"/>
                  <w:rFonts w:eastAsia="Helv" w:cs="Helv"/>
                  <w:color w:val="000000"/>
                  <w:sz w:val="20"/>
                  <w:szCs w:val="20"/>
                </w:rPr>
                <w:t xml:space="preserve"> </w:t>
              </w:r>
              <w:r w:rsidRPr="006C74F8">
                <w:rPr>
                  <w:rStyle w:val="CommentReference"/>
                  <w:rFonts w:eastAsia="Arial" w:cs="Helv"/>
                  <w:color w:val="000000"/>
                  <w:sz w:val="20"/>
                  <w:szCs w:val="20"/>
                </w:rPr>
                <w:t>characters.</w:t>
              </w:r>
              <w:r>
                <w:rPr>
                  <w:rStyle w:val="CommentReference"/>
                  <w:rFonts w:eastAsia="Arial" w:cs="Helv"/>
                  <w:color w:val="000000"/>
                  <w:sz w:val="20"/>
                  <w:szCs w:val="20"/>
                </w:rPr>
                <w:t xml:space="preserve"> It is a schema definition error otherwise. Similarly,</w:t>
              </w:r>
            </w:ins>
            <w:ins w:id="13078" w:author="Steve Hanson" w:date="2012-08-06T16:11:00Z">
              <w:r>
                <w:rPr>
                  <w:rStyle w:val="CommentReference"/>
                  <w:rFonts w:eastAsia="Arial" w:cs="Helv"/>
                  <w:color w:val="000000"/>
                  <w:sz w:val="20"/>
                  <w:szCs w:val="20"/>
                </w:rPr>
                <w:t xml:space="preserve"> </w:t>
              </w:r>
            </w:ins>
            <w:commentRangeStart w:id="13079"/>
            <w:del w:id="13080" w:author="mbeckerle" w:date="2012-03-24T15:02:00Z">
              <w:r w:rsidR="000147FF" w:rsidRPr="008F4FC4" w:rsidDel="006C74F8">
                <w:delText xml:space="preserve">    </w:delText>
              </w:r>
              <w:r w:rsidR="00B7207C" w:rsidDel="006C74F8">
                <w:delText>dfdl:</w:delText>
              </w:r>
              <w:r w:rsidR="000147FF" w:rsidRPr="008F4FC4" w:rsidDel="006C74F8">
                <w:delText>binaryDecimalVirtualPoint is assumed to be 0,</w:delText>
              </w:r>
              <w:commentRangeEnd w:id="13038"/>
              <w:r w:rsidR="002D68B7" w:rsidDel="006C74F8">
                <w:rPr>
                  <w:rStyle w:val="CommentReference"/>
                  <w:bCs/>
                </w:rPr>
                <w:commentReference w:id="13038"/>
              </w:r>
            </w:del>
            <w:commentRangeEnd w:id="13039"/>
            <w:del w:id="13081" w:author="mbeckerle" w:date="2012-04-22T20:29:00Z">
              <w:r w:rsidR="006C74F8" w:rsidDel="008D52B7">
                <w:rPr>
                  <w:rStyle w:val="CommentReference"/>
                  <w:bCs/>
                </w:rPr>
                <w:commentReference w:id="13039"/>
              </w:r>
            </w:del>
            <w:del w:id="13082" w:author="mbeckerle" w:date="2012-03-24T15:02:00Z">
              <w:r w:rsidR="000147FF" w:rsidRPr="008F4FC4" w:rsidDel="006C74F8">
                <w:br/>
              </w:r>
            </w:del>
            <w:commentRangeEnd w:id="13079"/>
            <w:del w:id="13083" w:author="mbeckerle" w:date="2012-04-22T20:29:00Z">
              <w:r w:rsidR="009E7EB4" w:rsidDel="008D52B7">
                <w:rPr>
                  <w:rStyle w:val="CommentReference"/>
                </w:rPr>
                <w:commentReference w:id="13079"/>
              </w:r>
            </w:del>
          </w:p>
          <w:p w14:paraId="5D4CE3AE" w14:textId="06E0F8CA" w:rsidR="005E3B09" w:rsidRPr="008F4FC4" w:rsidRDefault="005E3B09">
            <w:pPr>
              <w:rPr>
                <w:ins w:id="13084" w:author="mbeckerle" w:date="2012-04-03T11:20:00Z"/>
              </w:rPr>
            </w:pPr>
            <w:commentRangeStart w:id="13085"/>
            <w:ins w:id="13086" w:author="mbeckerle" w:date="2012-04-03T11:20:00Z">
              <w:del w:id="13087" w:author="Steve Hanson" w:date="2012-08-06T16:10:00Z">
                <w:r w:rsidDel="003D56F7">
                  <w:rPr>
                    <w:rFonts w:cs="Arial"/>
                  </w:rPr>
                  <w:delText xml:space="preserve">For </w:delText>
                </w:r>
              </w:del>
            </w:ins>
            <w:ins w:id="13088" w:author="mbeckerle" w:date="2012-04-22T20:43:00Z">
              <w:del w:id="13089" w:author="Steve Hanson" w:date="2012-08-06T16:10:00Z">
                <w:r w:rsidR="00B93854" w:rsidDel="003D56F7">
                  <w:rPr>
                    <w:rFonts w:cs="Arial"/>
                  </w:rPr>
                  <w:delText>'</w:delText>
                </w:r>
              </w:del>
            </w:ins>
            <w:ins w:id="13090" w:author="mbeckerle" w:date="2012-04-03T11:20:00Z">
              <w:del w:id="13091" w:author="Steve Hanson" w:date="2012-08-06T16:10:00Z">
                <w:r w:rsidDel="003D56F7">
                  <w:rPr>
                    <w:rFonts w:cs="Arial"/>
                  </w:rPr>
                  <w:delText>packed</w:delText>
                </w:r>
              </w:del>
            </w:ins>
            <w:ins w:id="13092" w:author="mbeckerle" w:date="2012-04-22T20:43:00Z">
              <w:del w:id="13093" w:author="Steve Hanson" w:date="2012-08-06T16:10:00Z">
                <w:r w:rsidR="00B93854" w:rsidDel="003D56F7">
                  <w:rPr>
                    <w:rFonts w:cs="Arial"/>
                  </w:rPr>
                  <w:delText>'</w:delText>
                </w:r>
              </w:del>
            </w:ins>
            <w:ins w:id="13094" w:author="mbeckerle" w:date="2012-04-03T11:20:00Z">
              <w:del w:id="13095" w:author="Steve Hanson" w:date="2012-08-06T16:10:00Z">
                <w:r w:rsidDel="003D56F7">
                  <w:rPr>
                    <w:rFonts w:cs="Arial"/>
                  </w:rPr>
                  <w:delText xml:space="preserve"> or </w:delText>
                </w:r>
              </w:del>
            </w:ins>
            <w:ins w:id="13096" w:author="mbeckerle" w:date="2012-04-22T20:43:00Z">
              <w:del w:id="13097" w:author="Steve Hanson" w:date="2012-08-06T16:10:00Z">
                <w:r w:rsidR="00B93854" w:rsidDel="003D56F7">
                  <w:rPr>
                    <w:rFonts w:cs="Arial"/>
                  </w:rPr>
                  <w:delText>'</w:delText>
                </w:r>
              </w:del>
            </w:ins>
            <w:ins w:id="13098" w:author="mbeckerle" w:date="2012-04-03T11:20:00Z">
              <w:del w:id="13099" w:author="Steve Hanson" w:date="2012-08-06T16:10:00Z">
                <w:r w:rsidDel="003D56F7">
                  <w:rPr>
                    <w:rFonts w:cs="Arial"/>
                  </w:rPr>
                  <w:delText>bcd</w:delText>
                </w:r>
              </w:del>
            </w:ins>
            <w:ins w:id="13100" w:author="mbeckerle" w:date="2012-04-22T20:43:00Z">
              <w:del w:id="13101" w:author="Steve Hanson" w:date="2012-08-06T16:10:00Z">
                <w:r w:rsidR="00B93854" w:rsidDel="003D56F7">
                  <w:rPr>
                    <w:rFonts w:cs="Arial"/>
                  </w:rPr>
                  <w:delText>'</w:delText>
                </w:r>
              </w:del>
            </w:ins>
            <w:ins w:id="13102" w:author="mbeckerle" w:date="2012-04-03T11:20:00Z">
              <w:del w:id="13103" w:author="Steve Hanson" w:date="2012-08-06T16:10:00Z">
                <w:r w:rsidDel="003D56F7">
                  <w:rPr>
                    <w:rFonts w:cs="Arial"/>
                    <w:i/>
                    <w:iCs/>
                  </w:rPr>
                  <w:delText xml:space="preserve"> </w:delText>
                </w:r>
                <w:r w:rsidDel="003D56F7">
                  <w:rPr>
                    <w:rFonts w:cs="Arial"/>
                  </w:rPr>
                  <w:delText xml:space="preserve">then </w:delText>
                </w:r>
              </w:del>
              <w:r>
                <w:rPr>
                  <w:rFonts w:cs="Arial"/>
                </w:rPr>
                <w:t>dfdl:calendarPattern can contain only characters and symbols that always result in the presentation of digits.</w:t>
              </w:r>
              <w:commentRangeEnd w:id="13085"/>
              <w:r>
                <w:rPr>
                  <w:rStyle w:val="CommentReference"/>
                </w:rPr>
                <w:commentReference w:id="13085"/>
              </w:r>
            </w:ins>
          </w:p>
          <w:p w14:paraId="69C76E9D" w14:textId="77777777" w:rsidR="001D1194" w:rsidRDefault="001D1194">
            <w:pPr>
              <w:rPr>
                <w:ins w:id="13104" w:author="mbeckerle" w:date="2012-04-22T20:30:00Z"/>
              </w:rPr>
            </w:pPr>
            <w:r w:rsidRPr="008F4FC4">
              <w:t xml:space="preserve">See </w:t>
            </w:r>
            <w:r w:rsidR="002B072E" w:rsidRPr="008F4FC4">
              <w:t>Properties</w:t>
            </w:r>
            <w:r w:rsidRPr="008F4FC4">
              <w:t xml:space="preserve"> specific to numbers with binary representation section :  </w:t>
            </w:r>
            <w:r w:rsidR="008744D4" w:rsidRPr="008F4FC4">
              <w:fldChar w:fldCharType="begin"/>
            </w:r>
            <w:r w:rsidR="008744D4" w:rsidRPr="008F4FC4">
              <w:instrText xml:space="preserve"> REF _Ref251248830 \r \h </w:instrText>
            </w:r>
            <w:r w:rsidR="008F4FC4">
              <w:instrText xml:space="preserve"> \* MERGEFORMAT </w:instrText>
            </w:r>
            <w:r w:rsidR="008744D4" w:rsidRPr="008F4FC4">
              <w:fldChar w:fldCharType="separate"/>
            </w:r>
            <w:ins w:id="13105" w:author="mbeckerle" w:date="2013-07-10T14:54:00Z">
              <w:r w:rsidR="008B68D7">
                <w:t>13.7</w:t>
              </w:r>
            </w:ins>
            <w:del w:id="13106" w:author="mbeckerle" w:date="2013-07-10T14:51:00Z">
              <w:r w:rsidR="00D04199" w:rsidDel="00D9274F">
                <w:rPr>
                  <w:cs/>
                </w:rPr>
                <w:delText>‎</w:delText>
              </w:r>
              <w:r w:rsidR="00D04199" w:rsidDel="00D9274F">
                <w:delText>13.7</w:delText>
              </w:r>
            </w:del>
            <w:r w:rsidR="008744D4" w:rsidRPr="008F4FC4">
              <w:fldChar w:fldCharType="end"/>
            </w:r>
            <w:r w:rsidR="000147FF" w:rsidRPr="008F4FC4">
              <w:t xml:space="preserve"> </w:t>
            </w:r>
            <w:r w:rsidR="000147FF" w:rsidRPr="008F4FC4">
              <w:fldChar w:fldCharType="begin"/>
            </w:r>
            <w:r w:rsidR="000147FF" w:rsidRPr="008F4FC4">
              <w:instrText xml:space="preserve"> REF _Ref274819885 \h </w:instrText>
            </w:r>
            <w:r w:rsidR="008F4FC4">
              <w:instrText xml:space="preserve"> \* MERGEFORMAT </w:instrText>
            </w:r>
            <w:r w:rsidR="000147FF" w:rsidRPr="008F4FC4">
              <w:fldChar w:fldCharType="separate"/>
            </w:r>
            <w:r w:rsidR="008B68D7" w:rsidRPr="005223F4">
              <w:t>Properties Specific to Numbers with Binary representation</w:t>
            </w:r>
            <w:r w:rsidR="000147FF" w:rsidRPr="008F4FC4">
              <w:fldChar w:fldCharType="end"/>
            </w:r>
            <w:ins w:id="13107" w:author="mbeckerle" w:date="2012-04-22T20:30:00Z">
              <w:r w:rsidR="008D52B7">
                <w:t>.</w:t>
              </w:r>
            </w:ins>
          </w:p>
          <w:p w14:paraId="41D2E635" w14:textId="109CC14E" w:rsidR="008D52B7" w:rsidRDefault="008D52B7">
            <w:pPr>
              <w:rPr>
                <w:ins w:id="13108" w:author="mbeckerle" w:date="2012-04-22T20:30:00Z"/>
              </w:rPr>
            </w:pPr>
            <w:ins w:id="13109" w:author="mbeckerle" w:date="2012-04-22T20:30:00Z">
              <w:r>
                <w:rPr>
                  <w:rStyle w:val="CommentReference"/>
                  <w:bCs/>
                </w:rPr>
                <w:commentReference w:id="13110"/>
              </w:r>
              <w:r>
                <w:t xml:space="preserve">Note also that a virtual decimal point for the boundary between seconds and fractional seconds is implied from the pattern at the boundary of </w:t>
              </w:r>
            </w:ins>
            <w:ins w:id="13111" w:author="mbeckerle" w:date="2012-04-22T20:43:00Z">
              <w:r w:rsidR="00B93854">
                <w:t>'</w:t>
              </w:r>
            </w:ins>
            <w:ins w:id="13112" w:author="mbeckerle" w:date="2012-04-22T20:30:00Z">
              <w:r>
                <w:t>s</w:t>
              </w:r>
            </w:ins>
            <w:ins w:id="13113" w:author="mbeckerle" w:date="2012-04-22T20:43:00Z">
              <w:r w:rsidR="00B93854">
                <w:t>'</w:t>
              </w:r>
            </w:ins>
            <w:ins w:id="13114" w:author="mbeckerle" w:date="2012-04-22T20:30:00Z">
              <w:r>
                <w:t xml:space="preserve"> and 'S', i.e., where the substring 'sS' appears in the pattern.</w:t>
              </w:r>
            </w:ins>
          </w:p>
          <w:p w14:paraId="45C1FDBA" w14:textId="41116713" w:rsidR="008D52B7" w:rsidRPr="008F4FC4" w:rsidDel="00B93854" w:rsidRDefault="008D52B7">
            <w:pPr>
              <w:rPr>
                <w:del w:id="13115" w:author="mbeckerle" w:date="2012-04-22T20:31:00Z"/>
              </w:rPr>
            </w:pPr>
          </w:p>
          <w:p w14:paraId="22EB6629" w14:textId="591CDE32" w:rsidR="001D1194" w:rsidRPr="008F4FC4" w:rsidRDefault="001D1194">
            <w:commentRangeStart w:id="13116"/>
            <w:r w:rsidRPr="008F4FC4">
              <w:t>‘binarySeconds</w:t>
            </w:r>
            <w:r w:rsidR="00E76101" w:rsidRPr="008F4FC4">
              <w:t>'</w:t>
            </w:r>
            <w:r w:rsidRPr="008F4FC4">
              <w:t xml:space="preserve"> means represented as a 4 byte </w:t>
            </w:r>
            <w:ins w:id="13117" w:author="Steve Hanson" w:date="2012-02-29T12:57:00Z">
              <w:r w:rsidR="00996EB7">
                <w:t xml:space="preserve">signed </w:t>
              </w:r>
            </w:ins>
            <w:r w:rsidRPr="008F4FC4">
              <w:t xml:space="preserve">integer that is the number of seconds </w:t>
            </w:r>
            <w:ins w:id="13118" w:author="Steve Hanson" w:date="2012-02-23T17:44:00Z">
              <w:r w:rsidR="008F2617">
                <w:t>from</w:t>
              </w:r>
            </w:ins>
            <w:del w:id="13119" w:author="Steve Hanson" w:date="2012-02-23T17:44:00Z">
              <w:r w:rsidRPr="008F4FC4" w:rsidDel="008F2617">
                <w:delText>since</w:delText>
              </w:r>
            </w:del>
            <w:r w:rsidRPr="008F4FC4">
              <w:t xml:space="preserve"> the epoch</w:t>
            </w:r>
            <w:ins w:id="13120" w:author="Steve Hanson" w:date="2012-02-29T12:56:00Z">
              <w:r w:rsidR="00996EB7">
                <w:t xml:space="preserve"> (positive or negative)</w:t>
              </w:r>
            </w:ins>
            <w:r w:rsidRPr="008F4FC4">
              <w:t>.</w:t>
            </w:r>
            <w:ins w:id="13121" w:author="Steve Hanson" w:date="2012-02-23T17:46:00Z">
              <w:r w:rsidR="008F2617">
                <w:t xml:space="preserve">  </w:t>
              </w:r>
            </w:ins>
            <w:ins w:id="13122" w:author="mbeckerle" w:date="2012-11-19T15:43:00Z">
              <w:r w:rsidR="00B82FA6">
                <w:t xml:space="preserve">It is a schema definition error if there is a specified length not </w:t>
              </w:r>
            </w:ins>
            <w:ins w:id="13123" w:author="mbeckerle" w:date="2012-11-19T15:44:00Z">
              <w:r w:rsidR="00B82FA6">
                <w:t>equivalent</w:t>
              </w:r>
            </w:ins>
            <w:ins w:id="13124" w:author="mbeckerle" w:date="2012-11-19T15:43:00Z">
              <w:r w:rsidR="00B82FA6">
                <w:t xml:space="preserve"> to 4 bytes.</w:t>
              </w:r>
            </w:ins>
          </w:p>
          <w:p w14:paraId="3BBB06AA" w14:textId="023B3A6F" w:rsidR="001D1194" w:rsidRDefault="001D1194">
            <w:pPr>
              <w:rPr>
                <w:ins w:id="13125" w:author="mbeckerle" w:date="2012-03-24T17:29:00Z"/>
              </w:rPr>
            </w:pPr>
            <w:r w:rsidRPr="008F4FC4">
              <w:t>‘</w:t>
            </w:r>
            <w:r w:rsidR="00F91691" w:rsidRPr="008F4FC4">
              <w:t>binaryMilliseconds</w:t>
            </w:r>
            <w:r w:rsidRPr="008F4FC4">
              <w:t>’</w:t>
            </w:r>
            <w:r w:rsidRPr="008F4FC4">
              <w:rPr>
                <w:rFonts w:ascii="Tms Rmn" w:eastAsia="MS Mincho" w:hAnsi="Tms Rmn" w:cs="Tms Rmn"/>
                <w:color w:val="000000"/>
              </w:rPr>
              <w:t xml:space="preserve"> </w:t>
            </w:r>
            <w:r w:rsidRPr="008F4FC4">
              <w:t xml:space="preserve">means represented as </w:t>
            </w:r>
            <w:r w:rsidR="002A268D" w:rsidRPr="008F4FC4">
              <w:t>an</w:t>
            </w:r>
            <w:r w:rsidRPr="008F4FC4">
              <w:t xml:space="preserve"> 8 byte </w:t>
            </w:r>
            <w:ins w:id="13126" w:author="Steve Hanson" w:date="2012-02-29T12:57:00Z">
              <w:r w:rsidR="00996EB7">
                <w:t xml:space="preserve">signed </w:t>
              </w:r>
            </w:ins>
            <w:r w:rsidRPr="008F4FC4">
              <w:t xml:space="preserve">integer that is the number of </w:t>
            </w:r>
            <w:ins w:id="13127" w:author="Steve Hanson" w:date="2012-02-23T17:44:00Z">
              <w:r w:rsidR="008F2617">
                <w:t>milli</w:t>
              </w:r>
            </w:ins>
            <w:r w:rsidRPr="008F4FC4">
              <w:t xml:space="preserve">seconds </w:t>
            </w:r>
            <w:ins w:id="13128" w:author="Steve Hanson" w:date="2012-02-23T17:44:00Z">
              <w:r w:rsidR="008F2617">
                <w:t>from</w:t>
              </w:r>
            </w:ins>
            <w:del w:id="13129" w:author="Steve Hanson" w:date="2012-02-23T17:44:00Z">
              <w:r w:rsidRPr="008F4FC4" w:rsidDel="008F2617">
                <w:delText>since</w:delText>
              </w:r>
            </w:del>
            <w:r w:rsidRPr="008F4FC4">
              <w:t xml:space="preserve"> the epoch</w:t>
            </w:r>
            <w:ins w:id="13130" w:author="Steve Hanson" w:date="2012-02-29T12:56:00Z">
              <w:r w:rsidR="00996EB7">
                <w:t xml:space="preserve"> (positive or negative)</w:t>
              </w:r>
            </w:ins>
            <w:r w:rsidRPr="008F4FC4">
              <w:t>.</w:t>
            </w:r>
            <w:ins w:id="13131" w:author="Steve Hanson" w:date="2012-02-23T17:45:00Z">
              <w:r w:rsidR="008F2617">
                <w:t xml:space="preserve"> </w:t>
              </w:r>
              <w:commentRangeEnd w:id="13116"/>
              <w:r w:rsidR="008F2617">
                <w:t xml:space="preserve"> </w:t>
              </w:r>
            </w:ins>
            <w:ins w:id="13132" w:author="mbeckerle" w:date="2012-11-19T15:44:00Z">
              <w:r w:rsidR="00B82FA6">
                <w:t>It is a schema definition error if there is a specified length not equivalent to 8 bytes.</w:t>
              </w:r>
            </w:ins>
            <w:ins w:id="13133" w:author="Steve Hanson" w:date="2012-02-29T12:57:00Z">
              <w:r w:rsidR="00996EB7">
                <w:t xml:space="preserve"> </w:t>
              </w:r>
              <w:r w:rsidR="00996EB7">
                <w:rPr>
                  <w:rStyle w:val="CommentReference"/>
                  <w:bCs/>
                </w:rPr>
                <w:commentReference w:id="13116"/>
              </w:r>
            </w:ins>
            <w:ins w:id="13134" w:author="Steve Hanson" w:date="2012-02-23T17:45:00Z">
              <w:r w:rsidR="008F2617">
                <w:t xml:space="preserve"> </w:t>
              </w:r>
            </w:ins>
            <w:commentRangeStart w:id="13135"/>
            <w:ins w:id="13136" w:author="Steve Hanson" w:date="2012-02-29T12:57:00Z">
              <w:r w:rsidR="00996EB7">
                <w:t xml:space="preserve"> </w:t>
              </w:r>
            </w:ins>
            <w:commentRangeEnd w:id="13135"/>
            <w:del w:id="13137" w:author="Steve Hanson" w:date="2012-04-11T15:53:00Z">
              <w:r w:rsidR="00996EB7">
                <w:rPr>
                  <w:rStyle w:val="CommentReference"/>
                  <w:bCs/>
                </w:rPr>
                <w:commentReference w:id="13135"/>
              </w:r>
            </w:del>
          </w:p>
          <w:p w14:paraId="10FB8473" w14:textId="77777777" w:rsidR="009864D7" w:rsidRPr="009864D7" w:rsidRDefault="009864D7">
            <w:ins w:id="13138" w:author="mbeckerle" w:date="2012-03-24T17:29:00Z">
              <w:r>
                <w:t xml:space="preserve">binarySeconds and binaryMilliseconds may only be used when the type is xs:dateTime. (It is a schema definition error otherwise.) </w:t>
              </w:r>
            </w:ins>
          </w:p>
          <w:p w14:paraId="1C14D758" w14:textId="77777777" w:rsidR="001D1194" w:rsidRPr="008F4FC4" w:rsidRDefault="005A400F">
            <w:r w:rsidRPr="008F4FC4">
              <w:t>Annotation: dfdl:element, dfdl:simpleType</w:t>
            </w:r>
          </w:p>
        </w:tc>
      </w:tr>
      <w:tr w:rsidR="001D1194" w:rsidRPr="005223F4" w14:paraId="3443CAE2" w14:textId="77777777">
        <w:tc>
          <w:tcPr>
            <w:tcW w:w="2808" w:type="dxa"/>
            <w:tcBorders>
              <w:top w:val="single" w:sz="4" w:space="0" w:color="auto"/>
              <w:left w:val="single" w:sz="4" w:space="0" w:color="auto"/>
              <w:bottom w:val="single" w:sz="4" w:space="0" w:color="auto"/>
              <w:right w:val="single" w:sz="4" w:space="0" w:color="auto"/>
            </w:tcBorders>
            <w:shd w:val="clear" w:color="auto" w:fill="auto"/>
          </w:tcPr>
          <w:p w14:paraId="22C5334C" w14:textId="3E2F90CD" w:rsidR="001D1194" w:rsidRPr="005223F4" w:rsidRDefault="001D1194" w:rsidP="00D67874">
            <w:r w:rsidRPr="005223F4">
              <w:t>binaryCalendarEpoch</w:t>
            </w:r>
          </w:p>
        </w:tc>
        <w:tc>
          <w:tcPr>
            <w:tcW w:w="6120" w:type="dxa"/>
            <w:tcBorders>
              <w:top w:val="single" w:sz="4" w:space="0" w:color="auto"/>
              <w:left w:val="single" w:sz="4" w:space="0" w:color="auto"/>
              <w:bottom w:val="single" w:sz="4" w:space="0" w:color="auto"/>
              <w:right w:val="single" w:sz="4" w:space="0" w:color="auto"/>
            </w:tcBorders>
            <w:shd w:val="clear" w:color="auto" w:fill="auto"/>
          </w:tcPr>
          <w:p w14:paraId="024DA3A2" w14:textId="77777777" w:rsidR="001D1194" w:rsidRPr="005223F4" w:rsidRDefault="00454BAA" w:rsidP="006202D0">
            <w:r w:rsidRPr="005223F4">
              <w:t>DateTime</w:t>
            </w:r>
          </w:p>
          <w:p w14:paraId="778B3A17" w14:textId="77777777" w:rsidR="001D1194" w:rsidRPr="005223F4" w:rsidRDefault="001D1194" w:rsidP="006202D0">
            <w:r w:rsidRPr="005223F4">
              <w:t xml:space="preserve">Used when </w:t>
            </w:r>
            <w:r w:rsidR="00B7207C">
              <w:t>dfdl:</w:t>
            </w:r>
            <w:r w:rsidR="00ED60BB" w:rsidRPr="005223F4">
              <w:t>binaryCalendarRep</w:t>
            </w:r>
            <w:r w:rsidRPr="005223F4">
              <w:t xml:space="preserve"> is </w:t>
            </w:r>
            <w:r w:rsidR="00B7207C">
              <w:t>'</w:t>
            </w:r>
            <w:r w:rsidRPr="005223F4">
              <w:t>binarySeconds</w:t>
            </w:r>
            <w:r w:rsidR="00B7207C">
              <w:t>'</w:t>
            </w:r>
            <w:r w:rsidRPr="005223F4">
              <w:t xml:space="preserve"> or ‘</w:t>
            </w:r>
            <w:r w:rsidR="00F91691" w:rsidRPr="005223F4">
              <w:t>binaryMilliseconds</w:t>
            </w:r>
            <w:r w:rsidRPr="005223F4">
              <w:t>’</w:t>
            </w:r>
          </w:p>
          <w:p w14:paraId="3340860F" w14:textId="77777777" w:rsidR="001D1194" w:rsidRDefault="001D1194" w:rsidP="006202D0">
            <w:pPr>
              <w:rPr>
                <w:ins w:id="13139" w:author="mbeckerle" w:date="2012-03-24T17:27:00Z"/>
              </w:rPr>
            </w:pPr>
            <w:r w:rsidRPr="005223F4">
              <w:t>The epoch from which to calculate dates and times</w:t>
            </w:r>
            <w:r w:rsidR="00F2401C" w:rsidRPr="005223F4">
              <w:t xml:space="preserve">. </w:t>
            </w:r>
            <w:commentRangeStart w:id="13140"/>
            <w:ins w:id="13141" w:author="Steve Hanson" w:date="2012-02-29T12:43:00Z">
              <w:r w:rsidR="00B76C05">
                <w:t xml:space="preserve"> </w:t>
              </w:r>
            </w:ins>
            <w:commentRangeEnd w:id="13140"/>
            <w:r w:rsidR="00B76C05">
              <w:rPr>
                <w:rStyle w:val="CommentReference"/>
                <w:bCs/>
              </w:rPr>
              <w:commentReference w:id="13140"/>
            </w:r>
          </w:p>
          <w:p w14:paraId="4D63C809" w14:textId="77777777" w:rsidR="009864D7" w:rsidRPr="009864D7" w:rsidRDefault="009864D7">
            <w:ins w:id="13142" w:author="mbeckerle" w:date="2012-03-24T17:27:00Z">
              <w:r>
                <w:t>If the time zone is omitted from the value, then UTC is used.</w:t>
              </w:r>
            </w:ins>
          </w:p>
          <w:p w14:paraId="07FDF244" w14:textId="77777777" w:rsidR="001D1194" w:rsidRPr="005223F4" w:rsidRDefault="005A400F" w:rsidP="006202D0">
            <w:pPr>
              <w:rPr>
                <w:rFonts w:eastAsia="MS Mincho" w:cs="Arial"/>
                <w:color w:val="000000"/>
                <w:sz w:val="18"/>
                <w:szCs w:val="18"/>
                <w:lang w:eastAsia="ja-JP" w:bidi="he-IL"/>
              </w:rPr>
            </w:pPr>
            <w:r w:rsidRPr="005223F4">
              <w:rPr>
                <w:sz w:val="18"/>
                <w:szCs w:val="18"/>
              </w:rPr>
              <w:t>Annotation: dfdl:element, dfdl:simpleType</w:t>
            </w:r>
          </w:p>
        </w:tc>
      </w:tr>
    </w:tbl>
    <w:p w14:paraId="27CB1213" w14:textId="77777777" w:rsidR="001D1194" w:rsidRPr="005223F4" w:rsidRDefault="001D1194" w:rsidP="001D1194"/>
    <w:p w14:paraId="58139BE4" w14:textId="77777777" w:rsidR="001D1194" w:rsidRPr="005223F4" w:rsidRDefault="001D1194" w:rsidP="001D1194">
      <w:pPr>
        <w:pStyle w:val="nobreak"/>
        <w:rPr>
          <w:del w:id="13143" w:author="mbeckerle" w:date="2012-04-11T15:53:00Z"/>
        </w:rPr>
      </w:pPr>
      <w:commentRangeStart w:id="13144"/>
    </w:p>
    <w:p w14:paraId="348131CE" w14:textId="0904C4A5" w:rsidR="001D1194" w:rsidRDefault="005E3B09" w:rsidP="001D1194">
      <w:pPr>
        <w:pStyle w:val="nobreak"/>
        <w:rPr>
          <w:ins w:id="13145" w:author="mbeckerle" w:date="2012-04-03T11:20:00Z"/>
        </w:rPr>
      </w:pPr>
      <w:commentRangeStart w:id="13146"/>
      <w:ins w:id="13147" w:author="mbeckerle" w:date="2012-04-03T11:20:00Z">
        <w:r>
          <w:t xml:space="preserve">Examples of packed </w:t>
        </w:r>
      </w:ins>
      <w:ins w:id="13148" w:author="Steve Hanson" w:date="2013-02-05T11:32:00Z">
        <w:r w:rsidR="00F95E0E">
          <w:t>decimal</w:t>
        </w:r>
      </w:ins>
      <w:ins w:id="13149" w:author="mbeckerle" w:date="2012-04-03T11:20:00Z">
        <w:del w:id="13150" w:author="Steve Hanson" w:date="2013-02-05T11:32:00Z">
          <w:r w:rsidDel="00F95E0E">
            <w:delText>and bcd</w:delText>
          </w:r>
        </w:del>
        <w:r>
          <w:t xml:space="preserve"> format calendars </w:t>
        </w:r>
      </w:ins>
      <w:ins w:id="13151" w:author="mbeckerle" w:date="2012-04-03T11:22:00Z">
        <w:r>
          <w:t>for December 14, 1923</w:t>
        </w:r>
      </w:ins>
      <w:ins w:id="13152" w:author="mbeckerle" w:date="2013-01-20T16:10:00Z">
        <w:r w:rsidR="009D1924">
          <w:t xml:space="preserve"> and calendarPattern of ‘MMddyy’</w:t>
        </w:r>
      </w:ins>
      <w:ins w:id="13153" w:author="mbeckerle" w:date="2012-04-03T11:22:00Z">
        <w:r>
          <w:t xml:space="preserve"> would be:</w:t>
        </w:r>
      </w:ins>
      <w:commentRangeEnd w:id="13144"/>
      <w:r w:rsidR="008409C5">
        <w:rPr>
          <w:rStyle w:val="CommentReference"/>
        </w:rPr>
        <w:commentReference w:id="13144"/>
      </w:r>
    </w:p>
    <w:p w14:paraId="7970F685" w14:textId="773D50AD" w:rsidR="00291C37" w:rsidRDefault="00291C37" w:rsidP="006202D0">
      <w:pPr>
        <w:rPr>
          <w:ins w:id="13154" w:author="Steve Hanson" w:date="2013-02-05T11:31:00Z"/>
        </w:rPr>
      </w:pPr>
      <w:ins w:id="13155" w:author="Steve Hanson" w:date="2013-02-05T11:31:00Z">
        <w:r>
          <w:t xml:space="preserve">  </w:t>
        </w:r>
      </w:ins>
      <w:ins w:id="13156" w:author="Steve Hanson" w:date="2013-02-05T11:32:00Z">
        <w:r w:rsidR="00F95E0E">
          <w:t>p</w:t>
        </w:r>
      </w:ins>
      <w:ins w:id="13157" w:author="mbeckerle" w:date="2012-04-03T11:21:00Z">
        <w:del w:id="13158" w:author="Steve Hanson" w:date="2013-02-05T11:32:00Z">
          <w:r w:rsidR="005E3B09" w:rsidDel="00F95E0E">
            <w:delText>P</w:delText>
          </w:r>
        </w:del>
        <w:r w:rsidR="005E3B09">
          <w:t xml:space="preserve">acked: (hexadecimal) </w:t>
        </w:r>
        <w:r w:rsidR="005E3B09" w:rsidRPr="006202D0">
          <w:rPr>
            <w:rFonts w:ascii="Courier New" w:hAnsi="Courier New" w:cs="Courier New"/>
          </w:rPr>
          <w:t>01 21 42 3C</w:t>
        </w:r>
      </w:ins>
      <w:ins w:id="13159" w:author="mbeckerle" w:date="2012-04-03T11:22:00Z">
        <w:r w:rsidR="005E3B09">
          <w:t xml:space="preserve">, </w:t>
        </w:r>
      </w:ins>
    </w:p>
    <w:p w14:paraId="1CBF2005" w14:textId="1135A4CB" w:rsidR="005E3B09" w:rsidRDefault="00291C37" w:rsidP="006202D0">
      <w:pPr>
        <w:rPr>
          <w:ins w:id="13160" w:author="Steve Hanson" w:date="2013-02-05T11:31:00Z"/>
          <w:rFonts w:ascii="Courier New" w:hAnsi="Courier New" w:cs="Courier New"/>
        </w:rPr>
      </w:pPr>
      <w:ins w:id="13161" w:author="Steve Hanson" w:date="2013-02-05T11:31:00Z">
        <w:r>
          <w:t xml:space="preserve">  </w:t>
        </w:r>
      </w:ins>
      <w:ins w:id="13162" w:author="Steve Hanson" w:date="2013-02-05T11:32:00Z">
        <w:r w:rsidR="00F95E0E">
          <w:t>bcd</w:t>
        </w:r>
      </w:ins>
      <w:ins w:id="13163" w:author="mbeckerle" w:date="2012-04-03T11:22:00Z">
        <w:del w:id="13164" w:author="Steve Hanson" w:date="2013-02-05T11:32:00Z">
          <w:r w:rsidR="005E3B09" w:rsidDel="00F95E0E">
            <w:delText>BCD</w:delText>
          </w:r>
        </w:del>
        <w:r w:rsidR="005E3B09">
          <w:t xml:space="preserve">: (hexadecimal) </w:t>
        </w:r>
        <w:r w:rsidR="005E3B09" w:rsidRPr="006202D0">
          <w:rPr>
            <w:rFonts w:ascii="Courier New" w:hAnsi="Courier New" w:cs="Courier New"/>
          </w:rPr>
          <w:t xml:space="preserve">12 14 23 </w:t>
        </w:r>
      </w:ins>
    </w:p>
    <w:p w14:paraId="4464CC83" w14:textId="2F163C79" w:rsidR="00291C37" w:rsidRDefault="00291C37" w:rsidP="00291C37">
      <w:pPr>
        <w:rPr>
          <w:ins w:id="13165" w:author="Steve Hanson" w:date="2013-02-05T11:32:00Z"/>
          <w:rFonts w:ascii="Courier New" w:hAnsi="Courier New" w:cs="Courier New"/>
        </w:rPr>
      </w:pPr>
      <w:ins w:id="13166" w:author="Steve Hanson" w:date="2013-02-05T11:32:00Z">
        <w:r>
          <w:t xml:space="preserve">  </w:t>
        </w:r>
        <w:r w:rsidR="00F95E0E">
          <w:t>ibm4690Packed</w:t>
        </w:r>
        <w:r>
          <w:t xml:space="preserve">: (hexadecimal) </w:t>
        </w:r>
        <w:r w:rsidRPr="006202D0">
          <w:rPr>
            <w:rFonts w:ascii="Courier New" w:hAnsi="Courier New" w:cs="Courier New"/>
          </w:rPr>
          <w:t xml:space="preserve">12 14 23 </w:t>
        </w:r>
      </w:ins>
    </w:p>
    <w:p w14:paraId="771280F8" w14:textId="6BBCC880" w:rsidR="00291C37" w:rsidRPr="006202D0" w:rsidDel="00291C37" w:rsidRDefault="00291C37" w:rsidP="006202D0">
      <w:pPr>
        <w:rPr>
          <w:ins w:id="13167" w:author="mbeckerle" w:date="2012-04-03T11:22:00Z"/>
          <w:del w:id="13168" w:author="Steve Hanson" w:date="2013-02-05T11:32:00Z"/>
          <w:rFonts w:ascii="Courier New" w:hAnsi="Courier New" w:cs="Courier New"/>
        </w:rPr>
      </w:pPr>
    </w:p>
    <w:p w14:paraId="7C4C83F0" w14:textId="3D868459" w:rsidR="005E3B09" w:rsidRPr="005E3B09" w:rsidRDefault="005E3B09" w:rsidP="006202D0">
      <w:pPr>
        <w:rPr>
          <w:ins w:id="13169" w:author="mbeckerle" w:date="2012-04-11T15:53:00Z"/>
        </w:rPr>
      </w:pPr>
      <w:ins w:id="13170" w:author="mbeckerle" w:date="2012-04-03T11:22:00Z">
        <w:r>
          <w:t>The ‘C</w:t>
        </w:r>
      </w:ins>
      <w:ins w:id="13171" w:author="mbeckerle" w:date="2012-04-03T11:23:00Z">
        <w:r>
          <w:t xml:space="preserve">’ nibble at the end of the </w:t>
        </w:r>
      </w:ins>
      <w:ins w:id="13172" w:author="Steve Hanson" w:date="2013-02-05T11:34:00Z">
        <w:r w:rsidR="00F95E0E">
          <w:t>‘</w:t>
        </w:r>
      </w:ins>
      <w:ins w:id="13173" w:author="mbeckerle" w:date="2012-04-03T11:23:00Z">
        <w:r>
          <w:t>packed</w:t>
        </w:r>
      </w:ins>
      <w:ins w:id="13174" w:author="Steve Hanson" w:date="2013-02-05T11:34:00Z">
        <w:r w:rsidR="00F95E0E">
          <w:t>’</w:t>
        </w:r>
      </w:ins>
      <w:ins w:id="13175" w:author="mbeckerle" w:date="2012-04-03T11:23:00Z">
        <w:r>
          <w:t xml:space="preserve"> representation is a sign nibble, and the leading 0 nibble is just to </w:t>
        </w:r>
      </w:ins>
      <w:ins w:id="13176" w:author="mbeckerle" w:date="2012-08-14T12:48:00Z">
        <w:r w:rsidR="00DD064B">
          <w:t>align</w:t>
        </w:r>
      </w:ins>
      <w:ins w:id="13177" w:author="mbeckerle" w:date="2012-04-03T11:23:00Z">
        <w:r>
          <w:t xml:space="preserve"> to a byte boundary.</w:t>
        </w:r>
        <w:del w:id="13178" w:author="Steve Hanson" w:date="2013-02-05T11:35:00Z">
          <w:r w:rsidDel="00F95E0E">
            <w:delText xml:space="preserve"> BCD does not have such an extra nibble and so the 6 digits fit into 3 bytes directly</w:delText>
          </w:r>
        </w:del>
        <w:r>
          <w:t>.</w:t>
        </w:r>
      </w:ins>
      <w:commentRangeEnd w:id="13146"/>
      <w:ins w:id="13179" w:author="mbeckerle" w:date="2012-04-03T11:25:00Z">
        <w:r>
          <w:rPr>
            <w:rStyle w:val="CommentReference"/>
          </w:rPr>
          <w:commentReference w:id="13146"/>
        </w:r>
      </w:ins>
    </w:p>
    <w:p w14:paraId="1E6E90A4" w14:textId="77777777" w:rsidR="00E41F63" w:rsidRPr="005223F4" w:rsidRDefault="007C6599" w:rsidP="006E4FE8">
      <w:pPr>
        <w:pStyle w:val="Heading2"/>
      </w:pPr>
      <w:bookmarkStart w:id="13180" w:name="_Toc243112841"/>
      <w:bookmarkStart w:id="13181" w:name="_Toc349042769"/>
      <w:bookmarkStart w:id="13182" w:name="_Toc362453333"/>
      <w:r w:rsidRPr="005223F4">
        <w:t>Properties S</w:t>
      </w:r>
      <w:r w:rsidR="00E41F63" w:rsidRPr="005223F4">
        <w:t xml:space="preserve">pecific to </w:t>
      </w:r>
      <w:bookmarkEnd w:id="11813"/>
      <w:bookmarkEnd w:id="11814"/>
      <w:bookmarkEnd w:id="11815"/>
      <w:bookmarkEnd w:id="11816"/>
      <w:r w:rsidR="00F777A1" w:rsidRPr="005223F4">
        <w:t xml:space="preserve">Opaque </w:t>
      </w:r>
      <w:r w:rsidR="000758F2" w:rsidRPr="005223F4">
        <w:t>Types (hexBinary)</w:t>
      </w:r>
      <w:bookmarkEnd w:id="11817"/>
      <w:bookmarkEnd w:id="11818"/>
      <w:bookmarkEnd w:id="13180"/>
      <w:bookmarkEnd w:id="13181"/>
      <w:bookmarkEnd w:id="13182"/>
    </w:p>
    <w:p w14:paraId="12AFA033" w14:textId="77777777" w:rsidR="00B83125" w:rsidRPr="005223F4" w:rsidRDefault="008744D4" w:rsidP="00B83125">
      <w:r w:rsidRPr="005223F4">
        <w:t>There are no properties specific t</w:t>
      </w:r>
      <w:r w:rsidR="00AB5ECE" w:rsidRPr="005223F4">
        <w:t>o</w:t>
      </w:r>
      <w:r w:rsidRPr="005223F4">
        <w:t xml:space="preserve"> opaque types</w:t>
      </w:r>
    </w:p>
    <w:p w14:paraId="76A175FA" w14:textId="66D49C0C" w:rsidR="00B83125" w:rsidRPr="005223F4" w:rsidDel="00876751" w:rsidRDefault="00B83125">
      <w:pPr>
        <w:pStyle w:val="Heading2"/>
        <w:rPr>
          <w:del w:id="13183" w:author="mbeckerle" w:date="2012-04-22T20:44:00Z"/>
        </w:rPr>
        <w:pPrChange w:id="13184" w:author="mbeckerle" w:date="2013-01-20T17:05:00Z">
          <w:pPr/>
        </w:pPrChange>
      </w:pPr>
      <w:bookmarkStart w:id="13185" w:name="_Toc322911367"/>
      <w:bookmarkStart w:id="13186" w:name="_Toc322911676"/>
      <w:bookmarkStart w:id="13187" w:name="_Toc322911928"/>
      <w:bookmarkStart w:id="13188" w:name="_Toc322912215"/>
      <w:bookmarkStart w:id="13189" w:name="_Toc329093064"/>
      <w:bookmarkStart w:id="13190" w:name="_Toc332701577"/>
      <w:bookmarkStart w:id="13191" w:name="_Toc332701881"/>
      <w:bookmarkStart w:id="13192" w:name="_Toc332711680"/>
      <w:bookmarkStart w:id="13193" w:name="_Toc332711982"/>
      <w:bookmarkStart w:id="13194" w:name="_Toc332712283"/>
      <w:bookmarkStart w:id="13195" w:name="_Toc332724199"/>
      <w:bookmarkStart w:id="13196" w:name="_Toc332724499"/>
      <w:bookmarkStart w:id="13197" w:name="_Toc341102795"/>
      <w:bookmarkStart w:id="13198" w:name="_Toc347241530"/>
      <w:bookmarkStart w:id="13199" w:name="_Toc347744723"/>
      <w:bookmarkStart w:id="13200" w:name="_Toc348984506"/>
      <w:bookmarkStart w:id="13201" w:name="_Toc348984811"/>
      <w:bookmarkStart w:id="13202" w:name="_Toc349037975"/>
      <w:bookmarkStart w:id="13203" w:name="_Toc349038277"/>
      <w:bookmarkStart w:id="13204" w:name="_Toc349042770"/>
      <w:bookmarkStart w:id="13205" w:name="_Toc349642184"/>
      <w:bookmarkStart w:id="13206" w:name="_Toc351912768"/>
      <w:bookmarkStart w:id="13207" w:name="_Toc351914789"/>
      <w:bookmarkStart w:id="13208" w:name="_Toc351915255"/>
      <w:bookmarkStart w:id="13209" w:name="_Toc361231312"/>
      <w:bookmarkStart w:id="13210" w:name="_Toc361231838"/>
      <w:bookmarkStart w:id="13211" w:name="_Toc362445136"/>
      <w:bookmarkStart w:id="13212" w:name="_Toc362451887"/>
      <w:bookmarkStart w:id="13213" w:name="_Toc362452436"/>
      <w:bookmarkStart w:id="13214" w:name="_Toc362452946"/>
      <w:bookmarkStart w:id="13215" w:name="_Toc362453334"/>
      <w:bookmarkEnd w:id="13185"/>
      <w:bookmarkEnd w:id="13186"/>
      <w:bookmarkEnd w:id="13187"/>
      <w:bookmarkEnd w:id="13188"/>
      <w:bookmarkEnd w:id="13189"/>
      <w:bookmarkEnd w:id="13190"/>
      <w:bookmarkEnd w:id="13191"/>
      <w:bookmarkEnd w:id="13192"/>
      <w:bookmarkEnd w:id="13193"/>
      <w:bookmarkEnd w:id="13194"/>
      <w:bookmarkEnd w:id="13195"/>
      <w:bookmarkEnd w:id="13196"/>
      <w:bookmarkEnd w:id="13197"/>
      <w:bookmarkEnd w:id="13198"/>
      <w:bookmarkEnd w:id="13199"/>
      <w:bookmarkEnd w:id="13200"/>
      <w:bookmarkEnd w:id="13201"/>
      <w:bookmarkEnd w:id="13202"/>
      <w:bookmarkEnd w:id="13203"/>
      <w:bookmarkEnd w:id="13204"/>
      <w:bookmarkEnd w:id="13205"/>
      <w:bookmarkEnd w:id="13206"/>
      <w:bookmarkEnd w:id="13207"/>
      <w:bookmarkEnd w:id="13208"/>
      <w:bookmarkEnd w:id="13209"/>
      <w:bookmarkEnd w:id="13210"/>
      <w:bookmarkEnd w:id="13211"/>
      <w:bookmarkEnd w:id="13212"/>
      <w:bookmarkEnd w:id="13213"/>
      <w:bookmarkEnd w:id="13214"/>
      <w:bookmarkEnd w:id="13215"/>
    </w:p>
    <w:p w14:paraId="2B37F387" w14:textId="05737412" w:rsidR="00B83125" w:rsidRPr="005223F4" w:rsidDel="00876751" w:rsidRDefault="00B83125">
      <w:pPr>
        <w:pStyle w:val="Heading2"/>
        <w:rPr>
          <w:del w:id="13216" w:author="mbeckerle" w:date="2012-04-22T20:44:00Z"/>
        </w:rPr>
        <w:pPrChange w:id="13217" w:author="mbeckerle" w:date="2013-01-20T17:05:00Z">
          <w:pPr/>
        </w:pPrChange>
      </w:pPr>
      <w:bookmarkStart w:id="13218" w:name="_Toc322911368"/>
      <w:bookmarkStart w:id="13219" w:name="_Toc322911677"/>
      <w:bookmarkStart w:id="13220" w:name="_Toc322911929"/>
      <w:bookmarkStart w:id="13221" w:name="_Toc322912216"/>
      <w:bookmarkStart w:id="13222" w:name="_Toc329093065"/>
      <w:bookmarkStart w:id="13223" w:name="_Toc332701578"/>
      <w:bookmarkStart w:id="13224" w:name="_Toc332701882"/>
      <w:bookmarkStart w:id="13225" w:name="_Toc332711681"/>
      <w:bookmarkStart w:id="13226" w:name="_Toc332711983"/>
      <w:bookmarkStart w:id="13227" w:name="_Toc332712284"/>
      <w:bookmarkStart w:id="13228" w:name="_Toc332724200"/>
      <w:bookmarkStart w:id="13229" w:name="_Toc332724500"/>
      <w:bookmarkStart w:id="13230" w:name="_Toc341102796"/>
      <w:bookmarkStart w:id="13231" w:name="_Toc347241531"/>
      <w:bookmarkStart w:id="13232" w:name="_Toc347744724"/>
      <w:bookmarkStart w:id="13233" w:name="_Toc348984507"/>
      <w:bookmarkStart w:id="13234" w:name="_Toc348984812"/>
      <w:bookmarkStart w:id="13235" w:name="_Toc349037976"/>
      <w:bookmarkStart w:id="13236" w:name="_Toc349038278"/>
      <w:bookmarkStart w:id="13237" w:name="_Toc349042771"/>
      <w:bookmarkStart w:id="13238" w:name="_Toc349642185"/>
      <w:bookmarkStart w:id="13239" w:name="_Toc351912769"/>
      <w:bookmarkStart w:id="13240" w:name="_Toc351914790"/>
      <w:bookmarkStart w:id="13241" w:name="_Toc351915256"/>
      <w:bookmarkStart w:id="13242" w:name="_Toc361231313"/>
      <w:bookmarkStart w:id="13243" w:name="_Toc361231839"/>
      <w:bookmarkStart w:id="13244" w:name="_Toc362445137"/>
      <w:bookmarkStart w:id="13245" w:name="_Toc362451888"/>
      <w:bookmarkStart w:id="13246" w:name="_Toc362452437"/>
      <w:bookmarkStart w:id="13247" w:name="_Toc362452947"/>
      <w:bookmarkStart w:id="13248" w:name="_Toc362453335"/>
      <w:bookmarkEnd w:id="13218"/>
      <w:bookmarkEnd w:id="13219"/>
      <w:bookmarkEnd w:id="13220"/>
      <w:bookmarkEnd w:id="13221"/>
      <w:bookmarkEnd w:id="13222"/>
      <w:bookmarkEnd w:id="13223"/>
      <w:bookmarkEnd w:id="13224"/>
      <w:bookmarkEnd w:id="13225"/>
      <w:bookmarkEnd w:id="13226"/>
      <w:bookmarkEnd w:id="13227"/>
      <w:bookmarkEnd w:id="13228"/>
      <w:bookmarkEnd w:id="13229"/>
      <w:bookmarkEnd w:id="13230"/>
      <w:bookmarkEnd w:id="13231"/>
      <w:bookmarkEnd w:id="13232"/>
      <w:bookmarkEnd w:id="13233"/>
      <w:bookmarkEnd w:id="13234"/>
      <w:bookmarkEnd w:id="13235"/>
      <w:bookmarkEnd w:id="13236"/>
      <w:bookmarkEnd w:id="13237"/>
      <w:bookmarkEnd w:id="13238"/>
      <w:bookmarkEnd w:id="13239"/>
      <w:bookmarkEnd w:id="13240"/>
      <w:bookmarkEnd w:id="13241"/>
      <w:bookmarkEnd w:id="13242"/>
      <w:bookmarkEnd w:id="13243"/>
      <w:bookmarkEnd w:id="13244"/>
      <w:bookmarkEnd w:id="13245"/>
      <w:bookmarkEnd w:id="13246"/>
      <w:bookmarkEnd w:id="13247"/>
      <w:bookmarkEnd w:id="13248"/>
    </w:p>
    <w:p w14:paraId="1C8657B0" w14:textId="4021E6E9" w:rsidR="00B63902" w:rsidRPr="005223F4" w:rsidRDefault="00B63902" w:rsidP="006E4FE8">
      <w:pPr>
        <w:pStyle w:val="Heading2"/>
      </w:pPr>
      <w:bookmarkStart w:id="13249" w:name="_Toc362453336"/>
      <w:bookmarkStart w:id="13250" w:name="_Ref268264542"/>
      <w:bookmarkStart w:id="13251" w:name="_Toc349042772"/>
      <w:bookmarkStart w:id="13252" w:name="_Toc177399106"/>
      <w:bookmarkStart w:id="13253" w:name="_Toc175057393"/>
      <w:bookmarkStart w:id="13254" w:name="_Toc199516330"/>
      <w:bookmarkStart w:id="13255" w:name="_Toc194983993"/>
      <w:bookmarkStart w:id="13256" w:name="_Toc243112842"/>
      <w:r w:rsidRPr="005223F4">
        <w:t>Nil</w:t>
      </w:r>
      <w:ins w:id="13257" w:author="mbeckerle" w:date="2013-03-24T17:52:00Z">
        <w:r w:rsidR="00BF138C">
          <w:t xml:space="preserve"> Value Processing</w:t>
        </w:r>
      </w:ins>
      <w:bookmarkEnd w:id="13249"/>
      <w:del w:id="13258" w:author="mbeckerle" w:date="2013-03-24T17:52:00Z">
        <w:r w:rsidRPr="005223F4" w:rsidDel="00BF138C">
          <w:delText>s and Default processing</w:delText>
        </w:r>
      </w:del>
      <w:bookmarkEnd w:id="13250"/>
      <w:bookmarkEnd w:id="13251"/>
    </w:p>
    <w:p w14:paraId="04ED2130" w14:textId="6FA4558E" w:rsidR="00670DD6" w:rsidDel="00BF138C" w:rsidRDefault="00670DD6" w:rsidP="00670DD6">
      <w:pPr>
        <w:pStyle w:val="nobreak"/>
        <w:rPr>
          <w:ins w:id="13259" w:author="Steve Hanson" w:date="2012-08-10T09:58:00Z"/>
          <w:del w:id="13260" w:author="mbeckerle" w:date="2013-03-24T17:52:00Z"/>
        </w:rPr>
      </w:pPr>
      <w:ins w:id="13261" w:author="Steve Hanson" w:date="2012-08-10T09:58:00Z">
        <w:del w:id="13262" w:author="mbeckerle" w:date="2013-03-24T17:52:00Z">
          <w:r w:rsidDel="00BF138C">
            <w:delText>This section describes details of two related concepts, nil values, and default processing.</w:delText>
          </w:r>
        </w:del>
      </w:ins>
    </w:p>
    <w:p w14:paraId="68DEC603" w14:textId="38F75E65" w:rsidR="00BA28BD" w:rsidDel="00670DD6" w:rsidRDefault="00B63902" w:rsidP="00B63902">
      <w:pPr>
        <w:rPr>
          <w:del w:id="13263" w:author="Steve Hanson" w:date="2012-08-10T09:58:00Z"/>
        </w:rPr>
      </w:pPr>
      <w:commentRangeStart w:id="13264"/>
      <w:commentRangeStart w:id="13265"/>
      <w:del w:id="13266" w:author="Steve Hanson" w:date="2012-08-10T09:58:00Z">
        <w:r w:rsidRPr="005223F4" w:rsidDel="00670DD6">
          <w:delText xml:space="preserve">This section describes the processing for nil and default. </w:delText>
        </w:r>
        <w:commentRangeEnd w:id="13264"/>
        <w:r w:rsidR="008F2617" w:rsidDel="00670DD6">
          <w:rPr>
            <w:rStyle w:val="CommentReference"/>
          </w:rPr>
          <w:commentReference w:id="13264"/>
        </w:r>
        <w:commentRangeEnd w:id="13265"/>
        <w:r w:rsidR="00DA38ED" w:rsidDel="00670DD6">
          <w:rPr>
            <w:rStyle w:val="CommentReference"/>
          </w:rPr>
          <w:commentReference w:id="13265"/>
        </w:r>
      </w:del>
    </w:p>
    <w:p w14:paraId="455F6171" w14:textId="393885BF" w:rsidR="00BA28BD" w:rsidDel="00876751" w:rsidRDefault="00BA28BD" w:rsidP="00BA28BD">
      <w:pPr>
        <w:pStyle w:val="nobreak"/>
        <w:rPr>
          <w:del w:id="13267" w:author="mbeckerle" w:date="2012-04-22T20:44:00Z"/>
        </w:rPr>
      </w:pPr>
    </w:p>
    <w:p w14:paraId="772A0BA8" w14:textId="6C726947" w:rsidR="00CF23D3" w:rsidRDefault="00BA28BD" w:rsidP="00BA28BD">
      <w:pPr>
        <w:pStyle w:val="nobreak"/>
        <w:rPr>
          <w:ins w:id="13268" w:author="mbeckerle" w:date="2012-03-25T11:51:00Z"/>
        </w:rPr>
      </w:pPr>
      <w:r w:rsidRPr="005223F4">
        <w:t xml:space="preserve">Sometimes it is desirable to represent an </w:t>
      </w:r>
      <w:del w:id="13269" w:author="mbeckerle" w:date="2012-03-25T11:46:00Z">
        <w:r w:rsidRPr="005223F4" w:rsidDel="00CF23D3">
          <w:delText>unshipped </w:delText>
        </w:r>
      </w:del>
      <w:ins w:id="13270" w:author="mbeckerle" w:date="2012-03-25T11:46:00Z">
        <w:r w:rsidR="00CF23D3">
          <w:t xml:space="preserve">unused </w:t>
        </w:r>
      </w:ins>
      <w:r w:rsidRPr="005223F4">
        <w:t xml:space="preserve">element, </w:t>
      </w:r>
      <w:ins w:id="13271" w:author="mbeckerle" w:date="2012-03-25T11:48:00Z">
        <w:r w:rsidR="00CF23D3">
          <w:t xml:space="preserve">place-holder for </w:t>
        </w:r>
      </w:ins>
      <w:r w:rsidRPr="005223F4">
        <w:t>unknown information, or inapplicable information</w:t>
      </w:r>
      <w:ins w:id="13272" w:author="mbeckerle" w:date="2012-03-25T11:46:00Z">
        <w:r w:rsidR="00CF23D3">
          <w:t xml:space="preserve"> </w:t>
        </w:r>
      </w:ins>
      <w:del w:id="13273" w:author="mbeckerle" w:date="2012-03-25T11:46:00Z">
        <w:r w:rsidRPr="005223F4" w:rsidDel="00CF23D3">
          <w:delText> </w:delText>
        </w:r>
      </w:del>
      <w:r w:rsidRPr="005223F4">
        <w:rPr>
          <w:i/>
          <w:iCs/>
        </w:rPr>
        <w:t>explicitly</w:t>
      </w:r>
      <w:ins w:id="13274" w:author="mbeckerle" w:date="2012-03-25T11:46:00Z">
        <w:r w:rsidR="00CF23D3">
          <w:t xml:space="preserve"> </w:t>
        </w:r>
      </w:ins>
      <w:del w:id="13275" w:author="mbeckerle" w:date="2012-03-25T11:46:00Z">
        <w:r w:rsidRPr="005223F4" w:rsidDel="00CF23D3">
          <w:delText> </w:delText>
        </w:r>
      </w:del>
      <w:r w:rsidRPr="005223F4">
        <w:t xml:space="preserve">with an element, rather than by </w:t>
      </w:r>
      <w:del w:id="13276" w:author="mbeckerle" w:date="2013-03-24T17:52:00Z">
        <w:r w:rsidRPr="005223F4" w:rsidDel="00BF138C">
          <w:delText xml:space="preserve">an </w:delText>
        </w:r>
      </w:del>
      <w:ins w:id="13277" w:author="mbeckerle" w:date="2013-03-24T17:52:00Z">
        <w:r w:rsidR="00BF138C">
          <w:t>the lack of an</w:t>
        </w:r>
      </w:ins>
      <w:del w:id="13278" w:author="mbeckerle" w:date="2013-03-24T17:52:00Z">
        <w:r w:rsidRPr="005223F4" w:rsidDel="00BF138C">
          <w:delText>absent</w:delText>
        </w:r>
      </w:del>
      <w:r w:rsidRPr="005223F4">
        <w:t xml:space="preserve"> element. </w:t>
      </w:r>
    </w:p>
    <w:p w14:paraId="70765A8B" w14:textId="6184E2B8" w:rsidR="00CF23D3" w:rsidRDefault="00BA28BD" w:rsidP="00BA28BD">
      <w:pPr>
        <w:pStyle w:val="nobreak"/>
        <w:rPr>
          <w:ins w:id="13279" w:author="Steve Hanson" w:date="2013-03-28T15:17:00Z"/>
        </w:rPr>
      </w:pPr>
      <w:r w:rsidRPr="005223F4">
        <w:t xml:space="preserve">For example, it may be desirable to </w:t>
      </w:r>
      <w:del w:id="13280" w:author="mbeckerle" w:date="2012-03-25T11:50:00Z">
        <w:r w:rsidRPr="005223F4" w:rsidDel="00CF23D3">
          <w:delText>represent a "null" value</w:delText>
        </w:r>
      </w:del>
      <w:ins w:id="13281" w:author="mbeckerle" w:date="2012-03-25T11:50:00Z">
        <w:r w:rsidR="00CF23D3">
          <w:t xml:space="preserve">represent a sparsely populated array of data </w:t>
        </w:r>
      </w:ins>
      <w:del w:id="13282" w:author="mbeckerle" w:date="2012-03-25T11:50:00Z">
        <w:r w:rsidRPr="005223F4" w:rsidDel="00CF23D3">
          <w:delText xml:space="preserve"> being sent to or from a relational database with an</w:delText>
        </w:r>
      </w:del>
      <w:ins w:id="13283" w:author="mbeckerle" w:date="2012-03-25T11:50:00Z">
        <w:r w:rsidR="00CF23D3">
          <w:t xml:space="preserve"> using a distinguished nil</w:t>
        </w:r>
      </w:ins>
      <w:r w:rsidRPr="005223F4">
        <w:t xml:space="preserve"> element </w:t>
      </w:r>
      <w:del w:id="13284" w:author="mbeckerle" w:date="2012-03-25T11:50:00Z">
        <w:r w:rsidRPr="005223F4" w:rsidDel="00CF23D3">
          <w:delText>that is present</w:delText>
        </w:r>
      </w:del>
      <w:ins w:id="13285" w:author="mbeckerle" w:date="2012-03-25T11:50:00Z">
        <w:r w:rsidR="00CF23D3">
          <w:t>to fill the locations where data is absent, thereby preserving the position for the elements that are present</w:t>
        </w:r>
      </w:ins>
      <w:ins w:id="13286" w:author="mbeckerle" w:date="2013-01-28T16:43:00Z">
        <w:r w:rsidR="00233672">
          <w:t>.</w:t>
        </w:r>
      </w:ins>
    </w:p>
    <w:p w14:paraId="47983E78" w14:textId="118547AA" w:rsidR="005E47A3" w:rsidRPr="005E47A3" w:rsidRDefault="005E47A3">
      <w:pPr>
        <w:rPr>
          <w:ins w:id="13287" w:author="mbeckerle" w:date="2012-03-25T11:50:00Z"/>
        </w:rPr>
        <w:pPrChange w:id="13288" w:author="Steve Hanson" w:date="2013-03-28T15:17:00Z">
          <w:pPr>
            <w:pStyle w:val="nobreak"/>
          </w:pPr>
        </w:pPrChange>
      </w:pPr>
      <w:ins w:id="13289" w:author="Steve Hanson" w:date="2013-03-28T15:17:00Z">
        <w:del w:id="13290" w:author="mbeckerle" w:date="2013-05-31T10:28:00Z">
          <w:r w:rsidDel="006748A9">
            <w:delText>For example</w:delText>
          </w:r>
        </w:del>
      </w:ins>
      <w:ins w:id="13291" w:author="mbeckerle" w:date="2013-05-31T10:28:00Z">
        <w:r w:rsidR="006748A9">
          <w:t>As another example</w:t>
        </w:r>
      </w:ins>
      <w:ins w:id="13292" w:author="Steve Hanson" w:date="2013-03-28T15:17:00Z">
        <w:r>
          <w:t xml:space="preserve">, it may be desirable to </w:t>
        </w:r>
      </w:ins>
      <w:ins w:id="13293" w:author="Steve Hanson" w:date="2013-03-28T15:18:00Z">
        <w:r>
          <w:t xml:space="preserve">represent an unused </w:t>
        </w:r>
      </w:ins>
      <w:ins w:id="13294" w:author="Steve Hanson" w:date="2013-03-28T15:19:00Z">
        <w:r>
          <w:t xml:space="preserve">simple </w:t>
        </w:r>
      </w:ins>
      <w:ins w:id="13295" w:author="Steve Hanson" w:date="2013-03-28T15:18:00Z">
        <w:r>
          <w:t xml:space="preserve">element by a value which is not conformant to the </w:t>
        </w:r>
      </w:ins>
      <w:ins w:id="13296" w:author="Steve Hanson" w:date="2013-03-28T15:19:00Z">
        <w:r>
          <w:t xml:space="preserve">logical </w:t>
        </w:r>
      </w:ins>
      <w:ins w:id="13297" w:author="Steve Hanson" w:date="2013-03-28T15:18:00Z">
        <w:r>
          <w:t xml:space="preserve">type of </w:t>
        </w:r>
      </w:ins>
      <w:ins w:id="13298" w:author="mbeckerle" w:date="2013-05-31T10:28:00Z">
        <w:r w:rsidR="006748A9">
          <w:t xml:space="preserve">the </w:t>
        </w:r>
      </w:ins>
      <w:ins w:id="13299" w:author="Steve Hanson" w:date="2013-03-28T15:18:00Z">
        <w:r>
          <w:t>elem</w:t>
        </w:r>
      </w:ins>
      <w:ins w:id="13300" w:author="Steve Hanson" w:date="2013-03-28T15:19:00Z">
        <w:r>
          <w:t xml:space="preserve">ent. </w:t>
        </w:r>
      </w:ins>
    </w:p>
    <w:p w14:paraId="4D290B4B" w14:textId="5617F60D" w:rsidR="00CF23D3" w:rsidRDefault="00BA28BD" w:rsidP="00BA28BD">
      <w:pPr>
        <w:pStyle w:val="nobreak"/>
        <w:rPr>
          <w:ins w:id="13301" w:author="mbeckerle" w:date="2012-03-25T11:47:00Z"/>
        </w:rPr>
      </w:pPr>
      <w:del w:id="13302" w:author="mbeckerle" w:date="2012-03-25T11:51:00Z">
        <w:r w:rsidRPr="005223F4" w:rsidDel="00CF23D3">
          <w:delText xml:space="preserve">. </w:delText>
        </w:r>
      </w:del>
      <w:r w:rsidRPr="005223F4">
        <w:t>Such cases can be represented using the DFDL nil mechanism which is based on the XML Schema</w:t>
      </w:r>
      <w:del w:id="13303" w:author="mbeckerle" w:date="2013-03-24T17:52:00Z">
        <w:r w:rsidRPr="005223F4" w:rsidDel="00BF138C">
          <w:delText>'s</w:delText>
        </w:r>
      </w:del>
      <w:r w:rsidRPr="005223F4">
        <w:t xml:space="preserve"> nil mechanism</w:t>
      </w:r>
      <w:ins w:id="13304" w:author="mbeckerle" w:date="2012-08-14T12:52:00Z">
        <w:r w:rsidR="00CB2009">
          <w:t xml:space="preserve">. DFDL provides </w:t>
        </w:r>
      </w:ins>
      <w:del w:id="13305" w:author="mbeckerle" w:date="2012-08-14T12:52:00Z">
        <w:r w:rsidRPr="005223F4" w:rsidDel="00CB2009">
          <w:delText xml:space="preserve"> and allows </w:delText>
        </w:r>
      </w:del>
      <w:ins w:id="13306" w:author="mbeckerle" w:date="2012-03-25T11:47:00Z">
        <w:r w:rsidR="00CF23D3">
          <w:t xml:space="preserve">what are commonly called </w:t>
        </w:r>
      </w:ins>
      <w:commentRangeStart w:id="13307"/>
      <w:commentRangeStart w:id="13308"/>
      <w:r w:rsidRPr="005223F4">
        <w:t>"</w:t>
      </w:r>
      <w:del w:id="13309" w:author="mbeckerle" w:date="2012-03-25T11:47:00Z">
        <w:r w:rsidRPr="005223F4" w:rsidDel="00CF23D3">
          <w:delText xml:space="preserve">out of </w:delText>
        </w:r>
      </w:del>
      <w:ins w:id="13310" w:author="mbeckerle" w:date="2012-03-25T11:47:00Z">
        <w:r w:rsidR="00CF23D3">
          <w:t>in-</w:t>
        </w:r>
      </w:ins>
      <w:r w:rsidRPr="005223F4">
        <w:t xml:space="preserve">band" </w:t>
      </w:r>
      <w:commentRangeEnd w:id="13307"/>
      <w:r w:rsidR="00670DD6">
        <w:rPr>
          <w:rStyle w:val="CommentReference"/>
        </w:rPr>
        <w:commentReference w:id="13307"/>
      </w:r>
      <w:commentRangeEnd w:id="13308"/>
      <w:r w:rsidR="00CB2009">
        <w:rPr>
          <w:rStyle w:val="CommentReference"/>
        </w:rPr>
        <w:commentReference w:id="13308"/>
      </w:r>
      <w:r w:rsidRPr="005223F4">
        <w:t>nil values</w:t>
      </w:r>
      <w:ins w:id="13311" w:author="mbeckerle" w:date="2012-08-14T12:53:00Z">
        <w:r w:rsidR="007513AF">
          <w:t xml:space="preserve"> by way of dfdl:nilKind</w:t>
        </w:r>
      </w:ins>
      <w:ins w:id="13312" w:author="mbeckerle" w:date="2013-07-23T19:55:00Z">
        <w:r w:rsidR="007513AF">
          <w:t xml:space="preserve"> </w:t>
        </w:r>
      </w:ins>
      <w:ins w:id="13313" w:author="mbeckerle" w:date="2012-08-14T12:53:00Z">
        <w:r w:rsidR="00CB2009">
          <w:t>’logicalValue</w:t>
        </w:r>
      </w:ins>
      <w:ins w:id="13314" w:author="mbeckerle" w:date="2012-08-14T12:54:00Z">
        <w:r w:rsidR="00CB2009">
          <w:t xml:space="preserve">’, and also provides for </w:t>
        </w:r>
      </w:ins>
      <w:ins w:id="13315" w:author="mbeckerle" w:date="2013-03-24T17:53:00Z">
        <w:r w:rsidR="00BF138C">
          <w:t xml:space="preserve">two kinds of </w:t>
        </w:r>
      </w:ins>
      <w:ins w:id="13316" w:author="mbeckerle" w:date="2012-08-14T12:54:00Z">
        <w:r w:rsidR="00CB2009">
          <w:t xml:space="preserve">literal </w:t>
        </w:r>
        <w:del w:id="13317" w:author="Steve Hanson" w:date="2013-03-28T15:20:00Z">
          <w:r w:rsidR="00CB2009" w:rsidDel="00F41098">
            <w:delText xml:space="preserve">text </w:delText>
          </w:r>
        </w:del>
        <w:r w:rsidR="00CB2009">
          <w:t>indicat</w:t>
        </w:r>
        <w:r w:rsidR="007513AF">
          <w:t>ors of nil through dfdl:nilKind</w:t>
        </w:r>
      </w:ins>
      <w:ins w:id="13318" w:author="mbeckerle" w:date="2013-07-23T19:55:00Z">
        <w:r w:rsidR="007513AF">
          <w:t xml:space="preserve"> </w:t>
        </w:r>
      </w:ins>
      <w:ins w:id="13319" w:author="mbeckerle" w:date="2012-08-14T12:55:00Z">
        <w:r w:rsidR="007513AF">
          <w:t>’literalValue’ and dfdl:nilKind</w:t>
        </w:r>
      </w:ins>
      <w:ins w:id="13320" w:author="mbeckerle" w:date="2013-07-23T19:55:00Z">
        <w:r w:rsidR="007513AF">
          <w:t xml:space="preserve"> </w:t>
        </w:r>
      </w:ins>
      <w:ins w:id="13321" w:author="mbeckerle" w:date="2012-08-14T12:55:00Z">
        <w:r w:rsidR="00CB2009">
          <w:t>’literalCharacter’</w:t>
        </w:r>
      </w:ins>
      <w:r w:rsidRPr="005223F4">
        <w:t>.</w:t>
      </w:r>
      <w:ins w:id="13322" w:author="mbeckerle" w:date="2013-03-24T17:53:00Z">
        <w:r w:rsidR="00BF138C">
          <w:t xml:space="preserve"> </w:t>
        </w:r>
      </w:ins>
      <w:del w:id="13323" w:author="mbeckerle" w:date="2012-03-25T11:47:00Z">
        <w:r w:rsidRPr="005223F4" w:rsidDel="00CF23D3">
          <w:delText> </w:delText>
        </w:r>
      </w:del>
      <w:r w:rsidR="00B63902" w:rsidRPr="005223F4">
        <w:t xml:space="preserve">Nil processing is used when the XSDL ‘nillable’ </w:t>
      </w:r>
      <w:ins w:id="13324" w:author="Steve Hanson" w:date="2013-03-28T15:19:00Z">
        <w:r w:rsidR="005E47A3">
          <w:t>property</w:t>
        </w:r>
      </w:ins>
      <w:del w:id="13325" w:author="Steve Hanson" w:date="2013-03-28T15:19:00Z">
        <w:r w:rsidR="00B63902" w:rsidRPr="005223F4" w:rsidDel="005E47A3">
          <w:delText>attribute</w:delText>
        </w:r>
      </w:del>
      <w:r w:rsidR="00B63902" w:rsidRPr="005223F4">
        <w:t xml:space="preserve"> of an element is true</w:t>
      </w:r>
      <w:r>
        <w:t>.</w:t>
      </w:r>
      <w:r w:rsidR="00B63902" w:rsidRPr="005223F4">
        <w:t xml:space="preserve"> </w:t>
      </w:r>
    </w:p>
    <w:p w14:paraId="684036F8" w14:textId="700C1847" w:rsidR="00670DD6" w:rsidDel="007E4F2D" w:rsidRDefault="00CF23D3">
      <w:pPr>
        <w:pStyle w:val="nobreak"/>
        <w:rPr>
          <w:del w:id="13326" w:author="Steve Hanson" w:date="2013-04-02T14:31:00Z"/>
          <w:rFonts w:cs="Arial"/>
        </w:rPr>
        <w:pPrChange w:id="13327" w:author="Steve Hanson" w:date="2013-04-02T14:31:00Z">
          <w:pPr>
            <w:numPr>
              <w:numId w:val="91"/>
            </w:numPr>
            <w:tabs>
              <w:tab w:val="num" w:pos="720"/>
            </w:tabs>
            <w:ind w:left="720" w:hanging="360"/>
            <w:jc w:val="both"/>
          </w:pPr>
        </w:pPrChange>
      </w:pPr>
      <w:ins w:id="13328" w:author="mbeckerle" w:date="2012-03-25T11:48:00Z">
        <w:r>
          <w:t xml:space="preserve">DFDL allows elements of complex type to be nillable. However, </w:t>
        </w:r>
      </w:ins>
      <w:ins w:id="13329" w:author="mbeckerle" w:date="2012-03-25T11:49:00Z">
        <w:r>
          <w:rPr>
            <w:rFonts w:cs="Arial"/>
          </w:rPr>
          <w:t>to</w:t>
        </w:r>
        <w:r>
          <w:rPr>
            <w:rFonts w:eastAsia="Arial" w:cs="Arial"/>
          </w:rPr>
          <w:t xml:space="preserve"> </w:t>
        </w:r>
        <w:r>
          <w:rPr>
            <w:rFonts w:cs="Arial"/>
          </w:rPr>
          <w:t>avoid</w:t>
        </w:r>
        <w:r>
          <w:rPr>
            <w:rFonts w:eastAsia="Arial" w:cs="Arial"/>
          </w:rPr>
          <w:t xml:space="preserve"> </w:t>
        </w:r>
        <w:r>
          <w:rPr>
            <w:rFonts w:cs="Arial"/>
          </w:rPr>
          <w:t>the</w:t>
        </w:r>
        <w:r>
          <w:rPr>
            <w:rFonts w:eastAsia="Arial" w:cs="Arial"/>
          </w:rPr>
          <w:t xml:space="preserve"> </w:t>
        </w:r>
        <w:r>
          <w:rPr>
            <w:rFonts w:cs="Arial"/>
          </w:rPr>
          <w:t>concept</w:t>
        </w:r>
        <w:r>
          <w:rPr>
            <w:rFonts w:eastAsia="Arial" w:cs="Arial"/>
          </w:rPr>
          <w:t xml:space="preserve"> </w:t>
        </w:r>
        <w:r>
          <w:rPr>
            <w:rFonts w:cs="Arial"/>
          </w:rPr>
          <w:t>of</w:t>
        </w:r>
        <w:r>
          <w:rPr>
            <w:rFonts w:eastAsia="Arial" w:cs="Arial"/>
          </w:rPr>
          <w:t xml:space="preserve"> </w:t>
        </w:r>
        <w:r>
          <w:rPr>
            <w:rFonts w:cs="Arial"/>
          </w:rPr>
          <w:t>a</w:t>
        </w:r>
        <w:r>
          <w:rPr>
            <w:rFonts w:eastAsia="Arial" w:cs="Arial"/>
          </w:rPr>
          <w:t xml:space="preserve"> </w:t>
        </w:r>
        <w:r>
          <w:rPr>
            <w:rFonts w:cs="Arial"/>
          </w:rPr>
          <w:t>complex</w:t>
        </w:r>
        <w:r>
          <w:rPr>
            <w:rFonts w:eastAsia="Arial" w:cs="Arial"/>
          </w:rPr>
          <w:t xml:space="preserve"> </w:t>
        </w:r>
        <w:r>
          <w:rPr>
            <w:rFonts w:cs="Arial"/>
          </w:rPr>
          <w:t>element</w:t>
        </w:r>
        <w:r>
          <w:rPr>
            <w:rFonts w:eastAsia="Arial" w:cs="Arial"/>
          </w:rPr>
          <w:t xml:space="preserve"> </w:t>
        </w:r>
        <w:r>
          <w:rPr>
            <w:rFonts w:cs="Arial"/>
          </w:rPr>
          <w:t>having</w:t>
        </w:r>
        <w:r>
          <w:rPr>
            <w:rFonts w:eastAsia="Arial" w:cs="Arial"/>
          </w:rPr>
          <w:t xml:space="preserve"> </w:t>
        </w:r>
        <w:r>
          <w:rPr>
            <w:rFonts w:cs="Arial"/>
          </w:rPr>
          <w:t>a</w:t>
        </w:r>
        <w:r>
          <w:rPr>
            <w:rFonts w:eastAsia="Arial" w:cs="Arial"/>
          </w:rPr>
          <w:t xml:space="preserve"> </w:t>
        </w:r>
        <w:r>
          <w:rPr>
            <w:rFonts w:cs="Arial"/>
          </w:rPr>
          <w:t>value,</w:t>
        </w:r>
        <w:r>
          <w:rPr>
            <w:rFonts w:eastAsia="Arial" w:cs="Arial"/>
          </w:rPr>
          <w:t xml:space="preserve"> </w:t>
        </w:r>
        <w:r>
          <w:rPr>
            <w:rFonts w:cs="Arial"/>
          </w:rPr>
          <w:t>which</w:t>
        </w:r>
        <w:r>
          <w:rPr>
            <w:rFonts w:eastAsia="Arial" w:cs="Arial"/>
          </w:rPr>
          <w:t xml:space="preserve"> </w:t>
        </w:r>
      </w:ins>
      <w:ins w:id="13330" w:author="Steve Hanson" w:date="2013-04-02T14:11:00Z">
        <w:r w:rsidR="00D801C0">
          <w:rPr>
            <w:rFonts w:eastAsia="Arial" w:cs="Arial"/>
          </w:rPr>
          <w:t>does not exist</w:t>
        </w:r>
      </w:ins>
      <w:ins w:id="13331" w:author="mbeckerle" w:date="2012-03-25T11:49:00Z">
        <w:del w:id="13332" w:author="Steve Hanson" w:date="2013-04-02T14:11:00Z">
          <w:r w:rsidDel="00D801C0">
            <w:rPr>
              <w:rFonts w:cs="Arial"/>
            </w:rPr>
            <w:delText>is</w:delText>
          </w:r>
          <w:r w:rsidDel="00D801C0">
            <w:rPr>
              <w:rFonts w:eastAsia="Arial" w:cs="Arial"/>
            </w:rPr>
            <w:delText xml:space="preserve"> </w:delText>
          </w:r>
          <w:r w:rsidDel="00D801C0">
            <w:rPr>
              <w:rFonts w:cs="Arial"/>
            </w:rPr>
            <w:delText>not</w:delText>
          </w:r>
          <w:r w:rsidDel="00D801C0">
            <w:rPr>
              <w:rFonts w:eastAsia="Arial" w:cs="Arial"/>
            </w:rPr>
            <w:delText xml:space="preserve"> </w:delText>
          </w:r>
          <w:r w:rsidDel="00D801C0">
            <w:rPr>
              <w:rFonts w:cs="Arial"/>
            </w:rPr>
            <w:delText>possible</w:delText>
          </w:r>
        </w:del>
        <w:r>
          <w:rPr>
            <w:rFonts w:eastAsia="Arial" w:cs="Arial"/>
          </w:rPr>
          <w:t xml:space="preserve"> </w:t>
        </w:r>
        <w:r>
          <w:rPr>
            <w:rFonts w:cs="Arial"/>
          </w:rPr>
          <w:t>in</w:t>
        </w:r>
        <w:r>
          <w:rPr>
            <w:rFonts w:eastAsia="Arial" w:cs="Arial"/>
          </w:rPr>
          <w:t xml:space="preserve"> </w:t>
        </w:r>
        <w:r>
          <w:rPr>
            <w:rFonts w:cs="Arial"/>
          </w:rPr>
          <w:t>DFDL,</w:t>
        </w:r>
        <w:r>
          <w:rPr>
            <w:rFonts w:eastAsia="Arial" w:cs="Arial"/>
          </w:rPr>
          <w:t xml:space="preserve"> </w:t>
        </w:r>
        <w:r>
          <w:rPr>
            <w:rFonts w:cs="Arial"/>
          </w:rPr>
          <w:t>the</w:t>
        </w:r>
        <w:r>
          <w:rPr>
            <w:rFonts w:eastAsia="Arial" w:cs="Arial"/>
          </w:rPr>
          <w:t xml:space="preserve"> </w:t>
        </w:r>
        <w:r>
          <w:rPr>
            <w:rFonts w:cs="Arial"/>
          </w:rPr>
          <w:t>only</w:t>
        </w:r>
        <w:r>
          <w:rPr>
            <w:rFonts w:eastAsia="Arial" w:cs="Arial"/>
          </w:rPr>
          <w:t xml:space="preserve"> </w:t>
        </w:r>
        <w:r>
          <w:rPr>
            <w:rFonts w:cs="Arial"/>
          </w:rPr>
          <w:t>permissible</w:t>
        </w:r>
        <w:r>
          <w:rPr>
            <w:rFonts w:eastAsia="Arial" w:cs="Arial"/>
          </w:rPr>
          <w:t xml:space="preserve"> </w:t>
        </w:r>
        <w:r>
          <w:rPr>
            <w:rFonts w:cs="Arial"/>
          </w:rPr>
          <w:t>nil</w:t>
        </w:r>
        <w:r>
          <w:rPr>
            <w:rFonts w:eastAsia="Arial" w:cs="Arial"/>
          </w:rPr>
          <w:t xml:space="preserve"> </w:t>
        </w:r>
        <w:r>
          <w:rPr>
            <w:rFonts w:cs="Arial"/>
          </w:rPr>
          <w:t>value</w:t>
        </w:r>
        <w:r>
          <w:rPr>
            <w:rFonts w:eastAsia="Arial" w:cs="Arial"/>
          </w:rPr>
          <w:t xml:space="preserve"> </w:t>
        </w:r>
        <w:r>
          <w:rPr>
            <w:rFonts w:cs="Arial"/>
          </w:rPr>
          <w:t>is</w:t>
        </w:r>
        <w:r>
          <w:rPr>
            <w:rFonts w:eastAsia="Arial" w:cs="Arial"/>
          </w:rPr>
          <w:t xml:space="preserve"> </w:t>
        </w:r>
        <w:r>
          <w:rPr>
            <w:rFonts w:cs="Arial"/>
          </w:rPr>
          <w:t>the</w:t>
        </w:r>
      </w:ins>
      <w:ins w:id="13333" w:author="mbeckerle" w:date="2012-08-14T12:56:00Z">
        <w:r w:rsidR="00CB2009">
          <w:rPr>
            <w:rFonts w:cs="Arial"/>
          </w:rPr>
          <w:t xml:space="preserve"> </w:t>
        </w:r>
      </w:ins>
      <w:ins w:id="13334" w:author="mbeckerle" w:date="2012-03-25T11:49:00Z">
        <w:r>
          <w:rPr>
            <w:rFonts w:cs="Arial"/>
          </w:rPr>
          <w:t>empty</w:t>
        </w:r>
        <w:r>
          <w:rPr>
            <w:rFonts w:eastAsia="Arial" w:cs="Arial"/>
          </w:rPr>
          <w:t xml:space="preserve"> </w:t>
        </w:r>
        <w:r>
          <w:rPr>
            <w:rFonts w:cs="Arial"/>
          </w:rPr>
          <w:t>string,</w:t>
        </w:r>
        <w:r>
          <w:rPr>
            <w:rFonts w:eastAsia="Arial" w:cs="Arial"/>
          </w:rPr>
          <w:t xml:space="preserve"> </w:t>
        </w:r>
        <w:r>
          <w:rPr>
            <w:rFonts w:cs="Arial"/>
          </w:rPr>
          <w:t>represented</w:t>
        </w:r>
        <w:r>
          <w:rPr>
            <w:rFonts w:eastAsia="Arial" w:cs="Arial"/>
          </w:rPr>
          <w:t xml:space="preserve"> </w:t>
        </w:r>
        <w:r>
          <w:rPr>
            <w:rFonts w:cs="Arial"/>
          </w:rPr>
          <w:t>by</w:t>
        </w:r>
        <w:r>
          <w:rPr>
            <w:rFonts w:eastAsia="Arial" w:cs="Arial"/>
          </w:rPr>
          <w:t xml:space="preserve"> </w:t>
        </w:r>
        <w:r>
          <w:rPr>
            <w:rFonts w:cs="Arial"/>
          </w:rPr>
          <w:t>the</w:t>
        </w:r>
        <w:r>
          <w:rPr>
            <w:rFonts w:eastAsia="Arial" w:cs="Arial"/>
          </w:rPr>
          <w:t xml:space="preserve"> </w:t>
        </w:r>
        <w:r>
          <w:rPr>
            <w:rFonts w:cs="Arial"/>
          </w:rPr>
          <w:t>DFDL</w:t>
        </w:r>
        <w:r>
          <w:rPr>
            <w:rFonts w:eastAsia="Arial" w:cs="Arial"/>
          </w:rPr>
          <w:t xml:space="preserve"> </w:t>
        </w:r>
        <w:r>
          <w:rPr>
            <w:rFonts w:cs="Arial"/>
          </w:rPr>
          <w:t>%ES;</w:t>
        </w:r>
        <w:r>
          <w:rPr>
            <w:rFonts w:eastAsia="Arial" w:cs="Arial"/>
          </w:rPr>
          <w:t xml:space="preserve"> </w:t>
        </w:r>
        <w:r>
          <w:rPr>
            <w:rFonts w:cs="Arial"/>
          </w:rPr>
          <w:t>entity</w:t>
        </w:r>
      </w:ins>
      <w:ins w:id="13335" w:author="mbeckerle" w:date="2012-08-14T12:56:00Z">
        <w:r w:rsidR="00CB2009">
          <w:rPr>
            <w:rFonts w:cs="Arial"/>
          </w:rPr>
          <w:t xml:space="preserve"> </w:t>
        </w:r>
      </w:ins>
      <w:ins w:id="13336" w:author="mbeckerle" w:date="2013-03-24T17:53:00Z">
        <w:r w:rsidR="00BF138C">
          <w:rPr>
            <w:rFonts w:cs="Arial"/>
          </w:rPr>
          <w:t xml:space="preserve">and </w:t>
        </w:r>
      </w:ins>
      <w:ins w:id="13337" w:author="mbeckerle" w:date="2012-08-14T12:56:00Z">
        <w:r w:rsidR="007513AF">
          <w:rPr>
            <w:rFonts w:cs="Arial"/>
          </w:rPr>
          <w:t>using dfdl:nilKind</w:t>
        </w:r>
      </w:ins>
      <w:ins w:id="13338" w:author="mbeckerle" w:date="2013-07-23T19:55:00Z">
        <w:r w:rsidR="007513AF">
          <w:rPr>
            <w:rFonts w:cs="Arial"/>
          </w:rPr>
          <w:t xml:space="preserve"> </w:t>
        </w:r>
      </w:ins>
      <w:ins w:id="13339" w:author="mbeckerle" w:date="2012-08-14T12:56:00Z">
        <w:r w:rsidR="00CB2009">
          <w:rPr>
            <w:rFonts w:cs="Arial"/>
          </w:rPr>
          <w:t>’literalValue’</w:t>
        </w:r>
      </w:ins>
      <w:ins w:id="13340" w:author="mbeckerle" w:date="2012-03-25T11:49:00Z">
        <w:r>
          <w:rPr>
            <w:rFonts w:cs="Arial"/>
          </w:rPr>
          <w:t>.</w:t>
        </w:r>
      </w:ins>
    </w:p>
    <w:p w14:paraId="08609A37" w14:textId="77777777" w:rsidR="007E4F2D" w:rsidRPr="007E4F2D" w:rsidRDefault="007E4F2D" w:rsidP="002776B0">
      <w:pPr>
        <w:rPr>
          <w:ins w:id="13341" w:author="Steve Hanson" w:date="2013-04-02T14:31:00Z"/>
        </w:rPr>
      </w:pPr>
    </w:p>
    <w:p w14:paraId="70E9EB7F" w14:textId="42BA5559" w:rsidR="00CF23D3" w:rsidDel="00670DD6" w:rsidRDefault="00C800B8">
      <w:pPr>
        <w:pStyle w:val="nobreak"/>
        <w:rPr>
          <w:ins w:id="13342" w:author="mbeckerle" w:date="2012-03-25T11:52:00Z"/>
          <w:del w:id="13343" w:author="Steve Hanson" w:date="2012-08-10T09:58:00Z"/>
        </w:rPr>
        <w:pPrChange w:id="13344" w:author="Steve Hanson" w:date="2013-04-02T14:31:00Z">
          <w:pPr>
            <w:pStyle w:val="nobreak"/>
            <w:jc w:val="both"/>
          </w:pPr>
        </w:pPrChange>
      </w:pPr>
      <w:ins w:id="13345" w:author="mbeckerle" w:date="2013-03-24T18:05:00Z">
        <w:del w:id="13346" w:author="Steve Hanson" w:date="2013-04-02T14:27:00Z">
          <w:r w:rsidDel="007E4F2D">
            <w:delText xml:space="preserve">When parsing, determination of whether a </w:delText>
          </w:r>
        </w:del>
      </w:ins>
      <w:ins w:id="13347" w:author="mbeckerle" w:date="2013-03-24T18:07:00Z">
        <w:del w:id="13348" w:author="Steve Hanson" w:date="2013-04-02T14:27:00Z">
          <w:r w:rsidDel="007E4F2D">
            <w:delText xml:space="preserve">the data is a nil representation for </w:delText>
          </w:r>
        </w:del>
      </w:ins>
      <w:ins w:id="13349" w:author="mbeckerle" w:date="2013-03-24T18:05:00Z">
        <w:del w:id="13350" w:author="Steve Hanson" w:date="2013-04-02T14:27:00Z">
          <w:r w:rsidDel="007E4F2D">
            <w:delText xml:space="preserve">a literal nil </w:delText>
          </w:r>
        </w:del>
      </w:ins>
      <w:ins w:id="13351" w:author="mbeckerle" w:date="2013-03-24T18:07:00Z">
        <w:del w:id="13352" w:author="Steve Hanson" w:date="2013-04-02T14:27:00Z">
          <w:r w:rsidDel="007E4F2D">
            <w:delText xml:space="preserve">(meaning dfdl:nilKind=’literalValue’ or dfdl:nilKind=’literalCharacter’) </w:delText>
          </w:r>
        </w:del>
      </w:ins>
      <w:ins w:id="13353" w:author="mbeckerle" w:date="2013-03-24T18:05:00Z">
        <w:del w:id="13354" w:author="Steve Hanson" w:date="2013-04-02T14:27:00Z">
          <w:r w:rsidDel="007E4F2D">
            <w:delText xml:space="preserve">or not happens first before any consideration of whether </w:delText>
          </w:r>
        </w:del>
      </w:ins>
      <w:ins w:id="13355" w:author="mbeckerle" w:date="2013-03-24T18:06:00Z">
        <w:del w:id="13356" w:author="Steve Hanson" w:date="2013-04-02T14:27:00Z">
          <w:r w:rsidDel="007E4F2D">
            <w:delText>the</w:delText>
          </w:r>
        </w:del>
      </w:ins>
      <w:ins w:id="13357" w:author="mbeckerle" w:date="2013-03-24T18:05:00Z">
        <w:del w:id="13358" w:author="Steve Hanson" w:date="2013-04-02T14:27:00Z">
          <w:r w:rsidDel="007E4F2D">
            <w:delText xml:space="preserve"> </w:delText>
          </w:r>
        </w:del>
      </w:ins>
      <w:ins w:id="13359" w:author="mbeckerle" w:date="2013-03-24T18:06:00Z">
        <w:del w:id="13360" w:author="Steve Hanson" w:date="2013-04-02T14:27:00Z">
          <w:r w:rsidDel="007E4F2D">
            <w:delText>representation is the empty, normal, or absent representations.</w:delText>
          </w:r>
        </w:del>
      </w:ins>
      <w:del w:id="13361" w:author="Steve Hanson" w:date="2012-08-10T09:58:00Z">
        <w:r w:rsidR="00B63902" w:rsidRPr="005223F4" w:rsidDel="00670DD6">
          <w:br/>
        </w:r>
      </w:del>
      <w:ins w:id="13362" w:author="mbeckerle" w:date="2012-03-25T11:52:00Z">
        <w:del w:id="13363" w:author="Steve Hanson" w:date="2012-08-10T09:58:00Z">
          <w:r w:rsidR="00CF23D3" w:rsidDel="00670DD6">
            <w:delText>This section describes details of two related concepts, nil values, and default processing.</w:delText>
          </w:r>
        </w:del>
      </w:ins>
    </w:p>
    <w:p w14:paraId="58FC6624" w14:textId="006C4A40" w:rsidR="00CF23D3" w:rsidRPr="00CF23D3" w:rsidDel="00876751" w:rsidRDefault="00CF23D3">
      <w:pPr>
        <w:pStyle w:val="nobreak"/>
        <w:rPr>
          <w:del w:id="13364" w:author="mbeckerle" w:date="2012-04-22T20:44:00Z"/>
        </w:rPr>
        <w:pPrChange w:id="13365" w:author="Steve Hanson" w:date="2013-04-02T14:31:00Z">
          <w:pPr>
            <w:pStyle w:val="nobreak"/>
            <w:jc w:val="both"/>
          </w:pPr>
        </w:pPrChange>
      </w:pPr>
    </w:p>
    <w:p w14:paraId="55C28463" w14:textId="16821A81" w:rsidR="00876751" w:rsidRPr="005223F4" w:rsidDel="00316B66" w:rsidRDefault="00B63902">
      <w:pPr>
        <w:pStyle w:val="nobreak"/>
        <w:rPr>
          <w:del w:id="13366" w:author="mbeckerle" w:date="2012-04-22T20:51:00Z"/>
        </w:rPr>
        <w:pPrChange w:id="13367" w:author="Steve Hanson" w:date="2013-04-02T14:31:00Z">
          <w:pPr>
            <w:jc w:val="both"/>
          </w:pPr>
        </w:pPrChange>
      </w:pPr>
      <w:del w:id="13368" w:author="mbeckerle" w:date="2013-03-24T17:54:00Z">
        <w:r w:rsidRPr="005223F4" w:rsidDel="00BF138C">
          <w:delText xml:space="preserve">Default processing provides a value for an element that is missing from the data stream on parsing or the infoset on unparsing. Default processing applies to both simple and complex elements.  </w:delText>
        </w:r>
      </w:del>
    </w:p>
    <w:p w14:paraId="74D22CCD" w14:textId="5569321F" w:rsidR="00B63902" w:rsidRPr="005223F4" w:rsidDel="00876751" w:rsidRDefault="00B63902">
      <w:pPr>
        <w:pStyle w:val="nobreak"/>
        <w:rPr>
          <w:del w:id="13369" w:author="mbeckerle" w:date="2012-04-22T20:44:00Z"/>
        </w:rPr>
        <w:pPrChange w:id="13370" w:author="Steve Hanson" w:date="2013-04-02T14:31:00Z">
          <w:pPr>
            <w:jc w:val="both"/>
          </w:pPr>
        </w:pPrChange>
      </w:pPr>
    </w:p>
    <w:p w14:paraId="3E0D9EF2" w14:textId="3FB4A3EF" w:rsidR="00B63902" w:rsidRPr="005223F4" w:rsidDel="00876751" w:rsidRDefault="00B63902">
      <w:pPr>
        <w:pStyle w:val="nobreak"/>
        <w:rPr>
          <w:del w:id="13371" w:author="mbeckerle" w:date="2012-04-22T20:44:00Z"/>
        </w:rPr>
        <w:pPrChange w:id="13372" w:author="Steve Hanson" w:date="2013-04-02T14:31:00Z">
          <w:pPr>
            <w:jc w:val="both"/>
          </w:pPr>
        </w:pPrChange>
      </w:pPr>
    </w:p>
    <w:p w14:paraId="2B97881A" w14:textId="183F8E93" w:rsidR="00B63902" w:rsidRPr="005223F4" w:rsidDel="00BF138C" w:rsidRDefault="00B63902">
      <w:pPr>
        <w:pStyle w:val="nobreak"/>
        <w:rPr>
          <w:del w:id="13373" w:author="mbeckerle" w:date="2013-03-24T17:54:00Z"/>
          <w:b/>
        </w:rPr>
        <w:pPrChange w:id="13374" w:author="Steve Hanson" w:date="2013-04-02T14:31:00Z">
          <w:pPr>
            <w:jc w:val="both"/>
          </w:pPr>
        </w:pPrChange>
      </w:pPr>
      <w:del w:id="13375" w:author="mbeckerle" w:date="2013-03-24T17:54:00Z">
        <w:r w:rsidRPr="005223F4" w:rsidDel="00BF138C">
          <w:rPr>
            <w:b/>
          </w:rPr>
          <w:delText>Definition ‘has default’</w:delText>
        </w:r>
      </w:del>
    </w:p>
    <w:p w14:paraId="6F4D0D48" w14:textId="1001D082" w:rsidR="00B63902" w:rsidRPr="005223F4" w:rsidDel="00876751" w:rsidRDefault="00B63902">
      <w:pPr>
        <w:pStyle w:val="nobreak"/>
        <w:rPr>
          <w:del w:id="13376" w:author="mbeckerle" w:date="2012-04-22T20:44:00Z"/>
          <w:b/>
        </w:rPr>
        <w:pPrChange w:id="13377" w:author="Steve Hanson" w:date="2013-04-02T14:31:00Z">
          <w:pPr>
            <w:jc w:val="both"/>
          </w:pPr>
        </w:pPrChange>
      </w:pPr>
    </w:p>
    <w:p w14:paraId="7A037A10" w14:textId="594D4A5C" w:rsidR="00B63902" w:rsidRPr="005223F4" w:rsidDel="00876751" w:rsidRDefault="00B63902">
      <w:pPr>
        <w:pStyle w:val="nobreak"/>
        <w:rPr>
          <w:del w:id="13378" w:author="mbeckerle" w:date="2012-04-22T20:44:00Z"/>
        </w:rPr>
        <w:pPrChange w:id="13379" w:author="Steve Hanson" w:date="2013-04-02T14:31:00Z">
          <w:pPr>
            <w:pStyle w:val="nobreak"/>
            <w:jc w:val="both"/>
          </w:pPr>
        </w:pPrChange>
      </w:pPr>
      <w:del w:id="13380" w:author="mbeckerle" w:date="2013-03-24T17:54:00Z">
        <w:r w:rsidRPr="005223F4" w:rsidDel="00BF138C">
          <w:delText>A simple element has a default if any of these are true:</w:delText>
        </w:r>
        <w:r w:rsidRPr="005223F4" w:rsidDel="00BF138C">
          <w:br/>
        </w:r>
      </w:del>
    </w:p>
    <w:p w14:paraId="726EC234" w14:textId="07F4AC4A" w:rsidR="00B63902" w:rsidRPr="005223F4" w:rsidDel="00BF138C" w:rsidRDefault="00B63902">
      <w:pPr>
        <w:pStyle w:val="nobreak"/>
        <w:rPr>
          <w:del w:id="13381" w:author="mbeckerle" w:date="2013-03-24T17:54:00Z"/>
        </w:rPr>
        <w:pPrChange w:id="13382" w:author="Steve Hanson" w:date="2013-04-02T14:31:00Z">
          <w:pPr>
            <w:pStyle w:val="nobreak"/>
            <w:jc w:val="both"/>
          </w:pPr>
        </w:pPrChange>
      </w:pPr>
      <w:del w:id="13383" w:author="mbeckerle" w:date="2013-03-24T17:54:00Z">
        <w:r w:rsidRPr="005223F4" w:rsidDel="00BF138C">
          <w:delText xml:space="preserve">The </w:delText>
        </w:r>
        <w:r w:rsidR="00B7207C" w:rsidDel="00BF138C">
          <w:delText>xs:</w:delText>
        </w:r>
        <w:r w:rsidRPr="005223F4" w:rsidDel="00BF138C">
          <w:delText>default attribute exists. The default value is the attribute’s value.</w:delText>
        </w:r>
      </w:del>
    </w:p>
    <w:p w14:paraId="1E1D319D" w14:textId="00697A8F" w:rsidR="00B63902" w:rsidRPr="005223F4" w:rsidDel="00BF138C" w:rsidRDefault="00B63902" w:rsidP="007E4F2D">
      <w:pPr>
        <w:pStyle w:val="nobreak"/>
        <w:rPr>
          <w:del w:id="13384" w:author="mbeckerle" w:date="2013-03-24T17:54:00Z"/>
        </w:rPr>
      </w:pPr>
      <w:del w:id="13385" w:author="mbeckerle" w:date="2013-03-24T17:54:00Z">
        <w:r w:rsidRPr="005223F4" w:rsidDel="00BF138C">
          <w:delText xml:space="preserve">The </w:delText>
        </w:r>
        <w:r w:rsidR="00B7207C" w:rsidDel="00BF138C">
          <w:delText>xs:</w:delText>
        </w:r>
        <w:r w:rsidRPr="005223F4" w:rsidDel="00BF138C">
          <w:delText>fixed attribute exists. The default value is the attribute’s value.</w:delText>
        </w:r>
      </w:del>
    </w:p>
    <w:p w14:paraId="61051D17" w14:textId="5AC769B6" w:rsidR="00B63902" w:rsidRPr="005223F4" w:rsidDel="00BF138C" w:rsidRDefault="00B63902" w:rsidP="007E4F2D">
      <w:pPr>
        <w:pStyle w:val="nobreak"/>
        <w:rPr>
          <w:del w:id="13386" w:author="mbeckerle" w:date="2013-03-24T17:54:00Z"/>
        </w:rPr>
      </w:pPr>
      <w:del w:id="13387" w:author="mbeckerle" w:date="2013-03-24T17:54:00Z">
        <w:r w:rsidRPr="005223F4" w:rsidDel="00BF138C">
          <w:delText>The element has xs:nillable=</w:delText>
        </w:r>
        <w:r w:rsidR="00CC2406" w:rsidRPr="005223F4" w:rsidDel="00BF138C">
          <w:delText>'</w:delText>
        </w:r>
        <w:r w:rsidRPr="005223F4" w:rsidDel="00BF138C">
          <w:delText>true</w:delText>
        </w:r>
        <w:r w:rsidR="00CC2406" w:rsidRPr="005223F4" w:rsidDel="00BF138C">
          <w:delText>'</w:delText>
        </w:r>
        <w:r w:rsidRPr="005223F4" w:rsidDel="00BF138C">
          <w:delText xml:space="preserve"> and dfdl:useNilForDefault is specified. </w:delText>
        </w:r>
        <w:r w:rsidRPr="005223F4" w:rsidDel="00BF138C">
          <w:rPr>
            <w:rFonts w:ascii="Helvetica" w:hAnsi="Helvetica" w:cs="Times"/>
          </w:rPr>
          <w:delText>The</w:delText>
        </w:r>
        <w:r w:rsidRPr="005223F4" w:rsidDel="00BF138C">
          <w:delText xml:space="preserve"> default value is nil.</w:delText>
        </w:r>
      </w:del>
    </w:p>
    <w:p w14:paraId="1C39D905" w14:textId="225DB57D" w:rsidR="00B63902" w:rsidRPr="005223F4" w:rsidDel="00876751" w:rsidRDefault="00B63902">
      <w:pPr>
        <w:pStyle w:val="nobreak"/>
        <w:rPr>
          <w:del w:id="13388" w:author="mbeckerle" w:date="2012-04-22T20:44:00Z"/>
        </w:rPr>
        <w:pPrChange w:id="13389" w:author="Steve Hanson" w:date="2013-04-02T14:31:00Z">
          <w:pPr>
            <w:jc w:val="both"/>
          </w:pPr>
        </w:pPrChange>
      </w:pPr>
    </w:p>
    <w:p w14:paraId="72474A3D" w14:textId="46049F30" w:rsidR="00B63902" w:rsidRPr="005223F4" w:rsidDel="00BF138C" w:rsidRDefault="00B63902">
      <w:pPr>
        <w:pStyle w:val="nobreak"/>
        <w:rPr>
          <w:del w:id="13390" w:author="mbeckerle" w:date="2013-03-24T17:54:00Z"/>
        </w:rPr>
        <w:pPrChange w:id="13391" w:author="Steve Hanson" w:date="2013-04-02T14:31:00Z">
          <w:pPr>
            <w:jc w:val="both"/>
          </w:pPr>
        </w:pPrChange>
      </w:pPr>
      <w:del w:id="13392" w:author="mbeckerle" w:date="2013-03-24T17:54:00Z">
        <w:r w:rsidRPr="005223F4" w:rsidDel="00BF138C">
          <w:delText>A complex element has a default if either:</w:delText>
        </w:r>
      </w:del>
    </w:p>
    <w:p w14:paraId="33F7F38E" w14:textId="000848FE" w:rsidR="00B63902" w:rsidRPr="005223F4" w:rsidDel="00876751" w:rsidRDefault="00B63902">
      <w:pPr>
        <w:pStyle w:val="nobreak"/>
        <w:rPr>
          <w:del w:id="13393" w:author="mbeckerle" w:date="2012-04-22T20:44:00Z"/>
        </w:rPr>
        <w:pPrChange w:id="13394" w:author="Steve Hanson" w:date="2013-04-02T14:31:00Z">
          <w:pPr>
            <w:jc w:val="both"/>
          </w:pPr>
        </w:pPrChange>
      </w:pPr>
    </w:p>
    <w:p w14:paraId="4A476FEB" w14:textId="2309FDDA" w:rsidR="00B63902" w:rsidRPr="005223F4" w:rsidDel="00BF138C" w:rsidRDefault="00B63902" w:rsidP="007E4F2D">
      <w:pPr>
        <w:pStyle w:val="nobreak"/>
        <w:rPr>
          <w:del w:id="13395" w:author="mbeckerle" w:date="2013-03-24T17:54:00Z"/>
        </w:rPr>
      </w:pPr>
      <w:del w:id="13396" w:author="mbeckerle" w:date="2013-03-24T17:54:00Z">
        <w:r w:rsidRPr="005223F4" w:rsidDel="00BF138C">
          <w:delText>The content is a sequence and all the required children of a complex element have a default.</w:delText>
        </w:r>
      </w:del>
    </w:p>
    <w:p w14:paraId="319D6257" w14:textId="5729D49D" w:rsidR="00B63902" w:rsidRPr="005223F4" w:rsidDel="00BF138C" w:rsidRDefault="00B63902" w:rsidP="007E4F2D">
      <w:pPr>
        <w:pStyle w:val="nobreak"/>
        <w:rPr>
          <w:del w:id="13397" w:author="mbeckerle" w:date="2013-03-24T17:54:00Z"/>
        </w:rPr>
      </w:pPr>
      <w:del w:id="13398" w:author="mbeckerle" w:date="2013-03-24T17:54:00Z">
        <w:r w:rsidRPr="005223F4" w:rsidDel="00BF138C">
          <w:delText>The content is a choice and one of the choice branches has a default. The default is the first choice branch in schema definition order to have a default.</w:delText>
        </w:r>
      </w:del>
    </w:p>
    <w:p w14:paraId="7DD26085" w14:textId="58E4DDD0" w:rsidR="00B63902" w:rsidRPr="005223F4" w:rsidDel="00876751" w:rsidRDefault="00B63902">
      <w:pPr>
        <w:pStyle w:val="nobreak"/>
        <w:rPr>
          <w:del w:id="13399" w:author="mbeckerle" w:date="2012-04-22T20:44:00Z"/>
        </w:rPr>
        <w:pPrChange w:id="13400" w:author="Steve Hanson" w:date="2013-04-02T14:31:00Z">
          <w:pPr>
            <w:jc w:val="both"/>
          </w:pPr>
        </w:pPrChange>
      </w:pPr>
    </w:p>
    <w:p w14:paraId="0ACDC202" w14:textId="7ACE6C10" w:rsidR="00B63902" w:rsidRPr="005223F4" w:rsidDel="00876751" w:rsidRDefault="00B63902">
      <w:pPr>
        <w:pStyle w:val="nobreak"/>
        <w:rPr>
          <w:del w:id="13401" w:author="mbeckerle" w:date="2012-04-22T20:45:00Z"/>
        </w:rPr>
        <w:pPrChange w:id="13402" w:author="Steve Hanson" w:date="2013-04-02T14:31:00Z">
          <w:pPr>
            <w:jc w:val="both"/>
          </w:pPr>
        </w:pPrChange>
      </w:pPr>
      <w:del w:id="13403" w:author="mbeckerle" w:date="2013-03-24T17:54:00Z">
        <w:r w:rsidRPr="005223F4" w:rsidDel="00BF138C">
          <w:delText>Otherwise the element has no default.</w:delText>
        </w:r>
        <w:r w:rsidRPr="005223F4" w:rsidDel="00BF138C">
          <w:br/>
        </w:r>
      </w:del>
    </w:p>
    <w:p w14:paraId="12988B97" w14:textId="5C14AAA1" w:rsidR="00B63902" w:rsidRPr="005223F4" w:rsidDel="00BF138C" w:rsidRDefault="00B63902">
      <w:pPr>
        <w:pStyle w:val="nobreak"/>
        <w:rPr>
          <w:del w:id="13404" w:author="mbeckerle" w:date="2013-03-24T17:54:00Z"/>
          <w:b/>
          <w:bCs/>
        </w:rPr>
        <w:pPrChange w:id="13405" w:author="Steve Hanson" w:date="2013-04-02T14:31:00Z">
          <w:pPr>
            <w:jc w:val="both"/>
          </w:pPr>
        </w:pPrChange>
      </w:pPr>
      <w:del w:id="13406" w:author="mbeckerle" w:date="2013-03-24T17:54:00Z">
        <w:r w:rsidRPr="005223F4" w:rsidDel="00BF138C">
          <w:rPr>
            <w:b/>
            <w:bCs/>
          </w:rPr>
          <w:delText>Definition: 'required parent context'</w:delText>
        </w:r>
      </w:del>
    </w:p>
    <w:p w14:paraId="012FD090" w14:textId="28B58499" w:rsidR="00B63902" w:rsidRPr="005223F4" w:rsidDel="00876751" w:rsidRDefault="00B63902">
      <w:pPr>
        <w:pStyle w:val="nobreak"/>
        <w:rPr>
          <w:del w:id="13407" w:author="mbeckerle" w:date="2012-04-22T20:45:00Z"/>
          <w:b/>
          <w:bCs/>
        </w:rPr>
        <w:pPrChange w:id="13408" w:author="Steve Hanson" w:date="2013-04-02T14:31:00Z">
          <w:pPr>
            <w:jc w:val="both"/>
          </w:pPr>
        </w:pPrChange>
      </w:pPr>
    </w:p>
    <w:p w14:paraId="2260DA57" w14:textId="1FE2D668" w:rsidR="00B63902" w:rsidRPr="005223F4" w:rsidDel="00BF138C" w:rsidRDefault="00B63902">
      <w:pPr>
        <w:pStyle w:val="nobreak"/>
        <w:rPr>
          <w:del w:id="13409" w:author="mbeckerle" w:date="2013-03-24T17:54:00Z"/>
        </w:rPr>
        <w:pPrChange w:id="13410" w:author="Steve Hanson" w:date="2013-04-02T14:31:00Z">
          <w:pPr>
            <w:jc w:val="both"/>
          </w:pPr>
        </w:pPrChange>
      </w:pPr>
      <w:del w:id="13411" w:author="mbeckerle" w:date="2013-03-24T17:54:00Z">
        <w:r w:rsidRPr="005223F4" w:rsidDel="00BF138C">
          <w:delText>A required element (defined below) is only required when its enclosing parent element is one of the following</w:delText>
        </w:r>
      </w:del>
    </w:p>
    <w:p w14:paraId="78A4EDA8" w14:textId="56ACB919" w:rsidR="00B63902" w:rsidRPr="005223F4" w:rsidDel="00876751" w:rsidRDefault="00B63902">
      <w:pPr>
        <w:pStyle w:val="nobreak"/>
        <w:rPr>
          <w:del w:id="13412" w:author="mbeckerle" w:date="2012-04-22T20:45:00Z"/>
          <w:b/>
          <w:bCs/>
        </w:rPr>
        <w:pPrChange w:id="13413" w:author="Steve Hanson" w:date="2013-04-02T14:31:00Z">
          <w:pPr>
            <w:jc w:val="both"/>
          </w:pPr>
        </w:pPrChange>
      </w:pPr>
    </w:p>
    <w:p w14:paraId="6A3E3842" w14:textId="5C48072E" w:rsidR="00B63902" w:rsidRPr="005223F4" w:rsidDel="00BF138C" w:rsidRDefault="00B63902" w:rsidP="007E4F2D">
      <w:pPr>
        <w:pStyle w:val="nobreak"/>
        <w:rPr>
          <w:del w:id="13414" w:author="mbeckerle" w:date="2013-03-24T17:54:00Z"/>
        </w:rPr>
      </w:pPr>
      <w:del w:id="13415" w:author="mbeckerle" w:date="2013-03-24T17:54:00Z">
        <w:r w:rsidRPr="005223F4" w:rsidDel="00BF138C">
          <w:delText>The document root</w:delText>
        </w:r>
      </w:del>
    </w:p>
    <w:p w14:paraId="700125B3" w14:textId="3DB58FCE" w:rsidR="00B63902" w:rsidRPr="005223F4" w:rsidDel="00BF138C" w:rsidRDefault="00B63902" w:rsidP="007E4F2D">
      <w:pPr>
        <w:pStyle w:val="nobreak"/>
        <w:rPr>
          <w:del w:id="13416" w:author="mbeckerle" w:date="2013-03-24T17:54:00Z"/>
        </w:rPr>
      </w:pPr>
      <w:del w:id="13417" w:author="mbeckerle" w:date="2013-03-24T17:54:00Z">
        <w:r w:rsidRPr="005223F4" w:rsidDel="00BF138C">
          <w:delText>A required element within a sequence.</w:delText>
        </w:r>
      </w:del>
    </w:p>
    <w:p w14:paraId="7710292D" w14:textId="19D4E25A" w:rsidR="00B63902" w:rsidRPr="005223F4" w:rsidDel="00BF138C" w:rsidRDefault="00B63902" w:rsidP="007E4F2D">
      <w:pPr>
        <w:pStyle w:val="nobreak"/>
        <w:rPr>
          <w:del w:id="13418" w:author="mbeckerle" w:date="2013-03-24T17:54:00Z"/>
        </w:rPr>
      </w:pPr>
      <w:del w:id="13419" w:author="mbeckerle" w:date="2013-03-24T17:54:00Z">
        <w:r w:rsidRPr="005223F4" w:rsidDel="00BF138C">
          <w:delText>An optional element that is not missing within a sequence</w:delText>
        </w:r>
      </w:del>
    </w:p>
    <w:p w14:paraId="4208ABF1" w14:textId="16FC5D48" w:rsidR="00B63902" w:rsidRPr="005223F4" w:rsidDel="00BF138C" w:rsidRDefault="00B63902" w:rsidP="007E4F2D">
      <w:pPr>
        <w:pStyle w:val="nobreak"/>
        <w:rPr>
          <w:del w:id="13420" w:author="mbeckerle" w:date="2013-03-24T17:54:00Z"/>
        </w:rPr>
      </w:pPr>
      <w:del w:id="13421" w:author="mbeckerle" w:date="2013-03-24T17:54:00Z">
        <w:r w:rsidRPr="005223F4" w:rsidDel="00BF138C">
          <w:delText xml:space="preserve">The selected branch of a xs:choice </w:delText>
        </w:r>
      </w:del>
    </w:p>
    <w:p w14:paraId="15604335" w14:textId="5E54F22A" w:rsidR="00B63902" w:rsidRPr="005223F4" w:rsidDel="00BF138C" w:rsidRDefault="00B63902">
      <w:pPr>
        <w:pStyle w:val="nobreak"/>
        <w:rPr>
          <w:del w:id="13422" w:author="mbeckerle" w:date="2013-03-24T17:54:00Z"/>
          <w:b/>
          <w:bCs/>
        </w:rPr>
        <w:pPrChange w:id="13423" w:author="Steve Hanson" w:date="2013-04-02T14:31:00Z">
          <w:pPr>
            <w:jc w:val="both"/>
          </w:pPr>
        </w:pPrChange>
      </w:pPr>
      <w:del w:id="13424" w:author="mbeckerle" w:date="2013-03-24T17:54:00Z">
        <w:r w:rsidRPr="005223F4" w:rsidDel="00BF138C">
          <w:rPr>
            <w:b/>
            <w:bCs/>
          </w:rPr>
          <w:delText xml:space="preserve">Definition: 'required </w:delText>
        </w:r>
        <w:commentRangeStart w:id="13425"/>
        <w:r w:rsidRPr="005223F4" w:rsidDel="00BF138C">
          <w:rPr>
            <w:b/>
            <w:bCs/>
          </w:rPr>
          <w:delText>element</w:delText>
        </w:r>
        <w:commentRangeEnd w:id="13425"/>
        <w:r w:rsidR="00316B66" w:rsidDel="00BF138C">
          <w:rPr>
            <w:rStyle w:val="CommentReference"/>
          </w:rPr>
          <w:commentReference w:id="13425"/>
        </w:r>
        <w:r w:rsidRPr="005223F4" w:rsidDel="00BF138C">
          <w:rPr>
            <w:b/>
            <w:bCs/>
          </w:rPr>
          <w:delText>'</w:delText>
        </w:r>
      </w:del>
    </w:p>
    <w:p w14:paraId="58C7B16E" w14:textId="19416E02" w:rsidR="00876751" w:rsidDel="00BF138C" w:rsidRDefault="00B63902">
      <w:pPr>
        <w:pStyle w:val="nobreak"/>
        <w:rPr>
          <w:del w:id="13426" w:author="mbeckerle" w:date="2013-03-24T17:54:00Z"/>
        </w:rPr>
        <w:pPrChange w:id="13427" w:author="Steve Hanson" w:date="2013-04-02T14:31:00Z">
          <w:pPr>
            <w:jc w:val="both"/>
          </w:pPr>
        </w:pPrChange>
      </w:pPr>
      <w:del w:id="13428" w:author="mbeckerle" w:date="2013-03-24T17:54:00Z">
        <w:r w:rsidRPr="005223F4" w:rsidDel="00BF138C">
          <w:delText>When an element is in a 'required parent context', we define the term 'required element' to be :</w:delText>
        </w:r>
      </w:del>
    </w:p>
    <w:p w14:paraId="254D9D07" w14:textId="652C0B9A" w:rsidR="00876751" w:rsidDel="00585682" w:rsidRDefault="00876751" w:rsidP="007E4F2D">
      <w:pPr>
        <w:pStyle w:val="nobreak"/>
        <w:rPr>
          <w:del w:id="13429" w:author="mbeckerle" w:date="2013-01-28T12:03:00Z"/>
        </w:rPr>
      </w:pPr>
      <w:del w:id="13430" w:author="mbeckerle" w:date="2013-01-28T12:03:00Z">
        <w:r w:rsidRPr="005223F4" w:rsidDel="00585682">
          <w:delText>A scalar element</w:delText>
        </w:r>
      </w:del>
    </w:p>
    <w:p w14:paraId="1948E539" w14:textId="5E59A641" w:rsidR="00B63902" w:rsidRPr="005223F4" w:rsidDel="00BF138C" w:rsidRDefault="00B63902" w:rsidP="007E4F2D">
      <w:pPr>
        <w:pStyle w:val="nobreak"/>
        <w:rPr>
          <w:del w:id="13431" w:author="mbeckerle" w:date="2013-03-24T17:54:00Z"/>
        </w:rPr>
      </w:pPr>
      <w:del w:id="13432" w:author="mbeckerle" w:date="2013-03-24T17:54:00Z">
        <w:r w:rsidRPr="005223F4" w:rsidDel="00BF138C">
          <w:delText xml:space="preserve">An </w:delText>
        </w:r>
      </w:del>
      <w:del w:id="13433" w:author="mbeckerle" w:date="2013-01-28T12:04:00Z">
        <w:r w:rsidRPr="005223F4" w:rsidDel="00585682">
          <w:delText xml:space="preserve">element </w:delText>
        </w:r>
      </w:del>
      <w:del w:id="13434" w:author="mbeckerle" w:date="2013-03-24T17:54:00Z">
        <w:r w:rsidRPr="005223F4" w:rsidDel="00BF138C">
          <w:delText>of a fixed</w:delText>
        </w:r>
      </w:del>
      <w:del w:id="13435" w:author="mbeckerle" w:date="2013-01-28T12:04:00Z">
        <w:r w:rsidRPr="005223F4" w:rsidDel="00585682">
          <w:delText>-occurrence array</w:delText>
        </w:r>
      </w:del>
      <w:del w:id="13436" w:author="mbeckerle" w:date="2013-03-24T17:54:00Z">
        <w:r w:rsidRPr="005223F4" w:rsidDel="00BF138C">
          <w:delText xml:space="preserve"> </w:delText>
        </w:r>
      </w:del>
    </w:p>
    <w:p w14:paraId="15C19264" w14:textId="5C7771CB" w:rsidR="00585682" w:rsidRPr="005223F4" w:rsidDel="00BF138C" w:rsidRDefault="00B63902" w:rsidP="007E4F2D">
      <w:pPr>
        <w:pStyle w:val="nobreak"/>
        <w:rPr>
          <w:del w:id="13437" w:author="mbeckerle" w:date="2013-03-24T17:54:00Z"/>
        </w:rPr>
      </w:pPr>
      <w:del w:id="13438" w:author="mbeckerle" w:date="2013-03-24T17:54:00Z">
        <w:r w:rsidRPr="005223F4" w:rsidDel="00BF138C">
          <w:delText xml:space="preserve">An </w:delText>
        </w:r>
      </w:del>
      <w:del w:id="13439" w:author="mbeckerle" w:date="2013-01-28T12:04:00Z">
        <w:r w:rsidRPr="005223F4" w:rsidDel="00585682">
          <w:delText xml:space="preserve">element </w:delText>
        </w:r>
      </w:del>
      <w:del w:id="13440" w:author="mbeckerle" w:date="2013-03-24T17:54:00Z">
        <w:r w:rsidRPr="005223F4" w:rsidDel="00BF138C">
          <w:delText>of a variable</w:delText>
        </w:r>
      </w:del>
      <w:del w:id="13441" w:author="mbeckerle" w:date="2013-01-28T12:04:00Z">
        <w:r w:rsidRPr="005223F4" w:rsidDel="00585682">
          <w:delText>-occurrence array</w:delText>
        </w:r>
      </w:del>
      <w:del w:id="13442" w:author="mbeckerle" w:date="2013-03-24T17:54:00Z">
        <w:r w:rsidRPr="005223F4" w:rsidDel="00BF138C">
          <w:delText xml:space="preserve"> </w:delText>
        </w:r>
        <w:r w:rsidR="00384B64" w:rsidRPr="005223F4" w:rsidDel="00BF138C">
          <w:delText>i</w:delText>
        </w:r>
        <w:r w:rsidRPr="005223F4" w:rsidDel="00BF138C">
          <w:delText xml:space="preserve">f its index is less than or equal to the value of minOccurs. </w:delText>
        </w:r>
      </w:del>
    </w:p>
    <w:p w14:paraId="6F39BBDD" w14:textId="7EBE059B" w:rsidR="00B63902" w:rsidRPr="005223F4" w:rsidDel="00BF138C" w:rsidRDefault="00B63902">
      <w:pPr>
        <w:pStyle w:val="nobreak"/>
        <w:rPr>
          <w:del w:id="13443" w:author="mbeckerle" w:date="2013-03-24T17:54:00Z"/>
        </w:rPr>
        <w:pPrChange w:id="13444" w:author="Steve Hanson" w:date="2013-04-02T14:31:00Z">
          <w:pPr>
            <w:jc w:val="both"/>
          </w:pPr>
        </w:pPrChange>
      </w:pPr>
      <w:del w:id="13445" w:author="mbeckerle" w:date="2013-03-24T17:54:00Z">
        <w:r w:rsidRPr="005223F4" w:rsidDel="00BF138C">
          <w:delText xml:space="preserve">On parsing, a required element in a required parent context must produce a value in the infoset otherwise it is a processing error. </w:delText>
        </w:r>
      </w:del>
    </w:p>
    <w:p w14:paraId="14E8F045" w14:textId="5AEA14CD" w:rsidR="00B63902" w:rsidRPr="005223F4" w:rsidDel="00BF138C" w:rsidRDefault="00B63902">
      <w:pPr>
        <w:pStyle w:val="nobreak"/>
        <w:rPr>
          <w:del w:id="13446" w:author="mbeckerle" w:date="2013-03-24T17:54:00Z"/>
        </w:rPr>
        <w:pPrChange w:id="13447" w:author="Steve Hanson" w:date="2013-04-02T14:31:00Z">
          <w:pPr>
            <w:jc w:val="both"/>
          </w:pPr>
        </w:pPrChange>
      </w:pPr>
      <w:del w:id="13448" w:author="mbeckerle" w:date="2013-03-24T17:54:00Z">
        <w:r w:rsidRPr="005223F4" w:rsidDel="00BF138C">
          <w:delText>On unparsing a required element in a required parent context must produce a value in the augmented infoset otherwise it is a processing error.</w:delText>
        </w:r>
      </w:del>
    </w:p>
    <w:p w14:paraId="47563898" w14:textId="372AC400" w:rsidR="00B63902" w:rsidRPr="005223F4" w:rsidDel="00316B66" w:rsidRDefault="00B63902">
      <w:pPr>
        <w:pStyle w:val="nobreak"/>
        <w:rPr>
          <w:del w:id="13449" w:author="mbeckerle" w:date="2012-04-22T20:53:00Z"/>
        </w:rPr>
        <w:pPrChange w:id="13450" w:author="Steve Hanson" w:date="2013-04-02T14:31:00Z">
          <w:pPr>
            <w:jc w:val="both"/>
          </w:pPr>
        </w:pPrChange>
      </w:pPr>
    </w:p>
    <w:p w14:paraId="51C5FB88" w14:textId="7EAE0F7C" w:rsidR="00B63902" w:rsidRPr="005223F4" w:rsidDel="00316B66" w:rsidRDefault="00B63902">
      <w:pPr>
        <w:pStyle w:val="nobreak"/>
        <w:rPr>
          <w:del w:id="13451" w:author="mbeckerle" w:date="2012-04-22T20:53:00Z"/>
        </w:rPr>
        <w:pPrChange w:id="13452" w:author="Steve Hanson" w:date="2013-04-02T14:31:00Z">
          <w:pPr>
            <w:jc w:val="both"/>
          </w:pPr>
        </w:pPrChange>
      </w:pPr>
    </w:p>
    <w:p w14:paraId="334F61DB" w14:textId="612CE24C" w:rsidR="00B63902" w:rsidRPr="005223F4" w:rsidDel="00BF138C" w:rsidRDefault="00B63902">
      <w:pPr>
        <w:pStyle w:val="nobreak"/>
        <w:rPr>
          <w:del w:id="13453" w:author="mbeckerle" w:date="2013-03-24T17:54:00Z"/>
          <w:b/>
          <w:bCs/>
        </w:rPr>
        <w:pPrChange w:id="13454" w:author="Steve Hanson" w:date="2013-04-02T14:31:00Z">
          <w:pPr>
            <w:jc w:val="both"/>
          </w:pPr>
        </w:pPrChange>
      </w:pPr>
      <w:del w:id="13455" w:author="mbeckerle" w:date="2013-03-24T17:54:00Z">
        <w:r w:rsidRPr="005223F4" w:rsidDel="00BF138C">
          <w:rPr>
            <w:b/>
            <w:bCs/>
          </w:rPr>
          <w:delText>Definition 'missing element'</w:delText>
        </w:r>
      </w:del>
    </w:p>
    <w:p w14:paraId="0769D30C" w14:textId="7694FFEE" w:rsidR="00B63902" w:rsidRPr="005223F4" w:rsidDel="00316B66" w:rsidRDefault="00B63902">
      <w:pPr>
        <w:pStyle w:val="nobreak"/>
        <w:rPr>
          <w:del w:id="13456" w:author="mbeckerle" w:date="2012-04-22T20:53:00Z"/>
          <w:b/>
          <w:bCs/>
        </w:rPr>
        <w:pPrChange w:id="13457" w:author="Steve Hanson" w:date="2013-04-02T14:31:00Z">
          <w:pPr>
            <w:jc w:val="both"/>
          </w:pPr>
        </w:pPrChange>
      </w:pPr>
    </w:p>
    <w:p w14:paraId="01D22797" w14:textId="1DF41032" w:rsidR="006C7565" w:rsidRPr="005223F4" w:rsidDel="00BF138C" w:rsidRDefault="00B63902">
      <w:pPr>
        <w:pStyle w:val="nobreak"/>
        <w:rPr>
          <w:del w:id="13458" w:author="mbeckerle" w:date="2013-03-24T17:54:00Z"/>
        </w:rPr>
        <w:pPrChange w:id="13459" w:author="Steve Hanson" w:date="2013-04-02T14:31:00Z">
          <w:pPr>
            <w:jc w:val="both"/>
          </w:pPr>
        </w:pPrChange>
      </w:pPr>
      <w:del w:id="13460" w:author="mbeckerle" w:date="2013-03-24T17:54:00Z">
        <w:r w:rsidRPr="005223F4" w:rsidDel="00BF138C">
          <w:delText xml:space="preserve">On parsing, an element is missing </w:delText>
        </w:r>
      </w:del>
    </w:p>
    <w:p w14:paraId="7645701E" w14:textId="74E2C20B" w:rsidR="006C7565" w:rsidRPr="005223F4" w:rsidDel="006C74F8" w:rsidRDefault="002F37BA" w:rsidP="007E4F2D">
      <w:pPr>
        <w:pStyle w:val="nobreak"/>
        <w:rPr>
          <w:del w:id="13461" w:author="mbeckerle" w:date="2012-03-24T15:03:00Z"/>
        </w:rPr>
      </w:pPr>
      <w:del w:id="13462" w:author="mbeckerle" w:date="2013-03-24T17:54:00Z">
        <w:r w:rsidDel="00BF138C">
          <w:delText>IF</w:delText>
        </w:r>
        <w:r w:rsidRPr="005223F4" w:rsidDel="00BF138C">
          <w:delText xml:space="preserve"> </w:delText>
        </w:r>
        <w:r w:rsidR="006C7565" w:rsidRPr="005223F4" w:rsidDel="00BF138C">
          <w:delText>an intiator</w:delText>
        </w:r>
        <w:r w:rsidR="006C7565" w:rsidRPr="005223F4" w:rsidDel="00BF138C">
          <w:rPr>
            <w:rFonts w:ascii="Helv" w:eastAsia="MS Mincho" w:hAnsi="Helv" w:cs="Helv"/>
            <w:lang w:eastAsia="ja-JP"/>
          </w:rPr>
          <w:delText xml:space="preserve"> is defined AND </w:delText>
        </w:r>
        <w:r w:rsidR="00E76101" w:rsidRPr="005223F4" w:rsidDel="00BF138C">
          <w:rPr>
            <w:rFonts w:ascii="Helv" w:eastAsia="MS Mincho" w:hAnsi="Helv" w:cs="Helv"/>
            <w:lang w:eastAsia="ja-JP"/>
          </w:rPr>
          <w:delText>dfdl:</w:delText>
        </w:r>
        <w:r w:rsidR="006C7565" w:rsidRPr="005223F4" w:rsidDel="00BF138C">
          <w:rPr>
            <w:rFonts w:ascii="Helv" w:eastAsia="MS Mincho" w:hAnsi="Helv" w:cs="Helv"/>
            <w:lang w:eastAsia="ja-JP"/>
          </w:rPr>
          <w:delText xml:space="preserve">emptyValueDelimiterPolicy </w:delText>
        </w:r>
        <w:r w:rsidR="001640CC" w:rsidRPr="005223F4" w:rsidDel="00BF138C">
          <w:rPr>
            <w:rFonts w:ascii="Helv" w:eastAsia="MS Mincho" w:hAnsi="Helv" w:cs="Helv"/>
            <w:lang w:eastAsia="ja-JP"/>
          </w:rPr>
          <w:delText>is 'initiator' or 'both'</w:delText>
        </w:r>
        <w:r w:rsidR="006C7565" w:rsidRPr="005223F4" w:rsidDel="00BF138C">
          <w:delText xml:space="preserve"> but </w:delText>
        </w:r>
        <w:r w:rsidR="001640CC" w:rsidRPr="005223F4" w:rsidDel="00BF138C">
          <w:delText xml:space="preserve">the initiator is </w:delText>
        </w:r>
        <w:r w:rsidR="006C7565" w:rsidRPr="005223F4" w:rsidDel="00BF138C">
          <w:delText>not found</w:delText>
        </w:r>
        <w:r w:rsidR="001640CC" w:rsidRPr="005223F4" w:rsidDel="00BF138C">
          <w:delText xml:space="preserve"> in the data stream.</w:delText>
        </w:r>
        <w:r w:rsidR="006C7565" w:rsidRPr="005223F4" w:rsidDel="00BF138C">
          <w:delText xml:space="preserve"> </w:delText>
        </w:r>
      </w:del>
    </w:p>
    <w:p w14:paraId="60EB2BCE" w14:textId="18518FF1" w:rsidR="006C7565" w:rsidRPr="005223F4" w:rsidDel="00BF138C" w:rsidRDefault="006C7565" w:rsidP="007E4F2D">
      <w:pPr>
        <w:pStyle w:val="nobreak"/>
        <w:rPr>
          <w:del w:id="13463" w:author="mbeckerle" w:date="2013-03-24T17:54:00Z"/>
        </w:rPr>
      </w:pPr>
      <w:del w:id="13464" w:author="mbeckerle" w:date="2013-03-24T17:54:00Z">
        <w:r w:rsidRPr="005223F4" w:rsidDel="00BF138C">
          <w:delText xml:space="preserve">OR </w:delText>
        </w:r>
        <w:r w:rsidR="001640CC" w:rsidRPr="005223F4" w:rsidDel="00BF138C">
          <w:delText xml:space="preserve">the </w:delText>
        </w:r>
        <w:r w:rsidR="00B63902" w:rsidRPr="005223F4" w:rsidDel="00BF138C">
          <w:delText xml:space="preserve">content </w:delText>
        </w:r>
      </w:del>
      <w:del w:id="13465" w:author="mbeckerle" w:date="2012-03-24T15:03:00Z">
        <w:r w:rsidR="00B63902" w:rsidRPr="005223F4" w:rsidDel="006C74F8">
          <w:delText xml:space="preserve">region in </w:delText>
        </w:r>
      </w:del>
      <w:del w:id="13466" w:author="mbeckerle" w:date="2013-03-24T17:54:00Z">
        <w:r w:rsidR="00B63902" w:rsidRPr="005223F4" w:rsidDel="00BF138C">
          <w:delText xml:space="preserve">the data stream is empty. </w:delText>
        </w:r>
      </w:del>
    </w:p>
    <w:p w14:paraId="38FC66D0" w14:textId="0F275D57" w:rsidR="00B63902" w:rsidRPr="005223F4" w:rsidDel="00316B66" w:rsidRDefault="00B63902">
      <w:pPr>
        <w:pStyle w:val="nobreak"/>
        <w:rPr>
          <w:del w:id="13467" w:author="mbeckerle" w:date="2012-04-22T20:53:00Z"/>
        </w:rPr>
        <w:pPrChange w:id="13468" w:author="Steve Hanson" w:date="2013-04-02T14:31:00Z">
          <w:pPr>
            <w:jc w:val="both"/>
          </w:pPr>
        </w:pPrChange>
      </w:pPr>
      <w:del w:id="13469" w:author="mbeckerle" w:date="2012-04-22T20:53:00Z">
        <w:r w:rsidRPr="005223F4" w:rsidDel="00316B66">
          <w:delText>.</w:delText>
        </w:r>
      </w:del>
    </w:p>
    <w:p w14:paraId="4600FF65" w14:textId="74347E36" w:rsidR="00B63902" w:rsidRPr="005223F4" w:rsidDel="00316B66" w:rsidRDefault="00B63902">
      <w:pPr>
        <w:pStyle w:val="nobreak"/>
        <w:rPr>
          <w:del w:id="13470" w:author="mbeckerle" w:date="2012-04-22T20:53:00Z"/>
        </w:rPr>
        <w:pPrChange w:id="13471" w:author="Steve Hanson" w:date="2013-04-02T14:31:00Z">
          <w:pPr>
            <w:jc w:val="both"/>
          </w:pPr>
        </w:pPrChange>
      </w:pPr>
    </w:p>
    <w:p w14:paraId="2F52AA9F" w14:textId="0C0BCC32" w:rsidR="00B63902" w:rsidRPr="005223F4" w:rsidDel="00BF138C" w:rsidRDefault="00B63902">
      <w:pPr>
        <w:pStyle w:val="nobreak"/>
        <w:rPr>
          <w:del w:id="13472" w:author="mbeckerle" w:date="2013-03-24T17:54:00Z"/>
        </w:rPr>
        <w:pPrChange w:id="13473" w:author="Steve Hanson" w:date="2013-04-02T14:31:00Z">
          <w:pPr>
            <w:jc w:val="both"/>
          </w:pPr>
        </w:pPrChange>
      </w:pPr>
      <w:del w:id="13474" w:author="mbeckerle" w:date="2012-04-22T20:53:00Z">
        <w:r w:rsidRPr="005223F4" w:rsidDel="00316B66">
          <w:delText>O</w:delText>
        </w:r>
      </w:del>
      <w:del w:id="13475" w:author="mbeckerle" w:date="2013-03-24T17:54:00Z">
        <w:r w:rsidRPr="005223F4" w:rsidDel="00BF138C">
          <w:delText>n unparsing, an element is missing if it is not in the infoset.</w:delText>
        </w:r>
      </w:del>
    </w:p>
    <w:p w14:paraId="116862F1" w14:textId="11D8E5EC" w:rsidR="00B63902" w:rsidRPr="005223F4" w:rsidDel="00316B66" w:rsidRDefault="00B63902">
      <w:pPr>
        <w:pStyle w:val="nobreak"/>
        <w:rPr>
          <w:del w:id="13476" w:author="mbeckerle" w:date="2012-04-22T20:53:00Z"/>
        </w:rPr>
        <w:pPrChange w:id="13477" w:author="Steve Hanson" w:date="2013-04-02T14:31:00Z">
          <w:pPr>
            <w:jc w:val="both"/>
          </w:pPr>
        </w:pPrChange>
      </w:pPr>
    </w:p>
    <w:p w14:paraId="6CA86E79" w14:textId="45BF3B6B" w:rsidR="00B63902" w:rsidRPr="005223F4" w:rsidDel="007E4F2D" w:rsidRDefault="00B63902">
      <w:pPr>
        <w:pStyle w:val="nobreak"/>
        <w:rPr>
          <w:del w:id="13478" w:author="Steve Hanson" w:date="2013-04-02T14:25:00Z"/>
          <w:b/>
          <w:bCs/>
        </w:rPr>
        <w:pPrChange w:id="13479" w:author="Steve Hanson" w:date="2013-04-02T14:31:00Z">
          <w:pPr>
            <w:jc w:val="both"/>
          </w:pPr>
        </w:pPrChange>
      </w:pPr>
      <w:del w:id="13480" w:author="Steve Hanson" w:date="2013-04-02T14:25:00Z">
        <w:r w:rsidRPr="005223F4" w:rsidDel="007E4F2D">
          <w:rPr>
            <w:b/>
            <w:bCs/>
          </w:rPr>
          <w:delText>Definition 'is nil'</w:delText>
        </w:r>
      </w:del>
    </w:p>
    <w:p w14:paraId="14A2F745" w14:textId="48F93C97" w:rsidR="00B63902" w:rsidRPr="005223F4" w:rsidDel="00316B66" w:rsidRDefault="00B63902">
      <w:pPr>
        <w:pStyle w:val="nobreak"/>
        <w:rPr>
          <w:del w:id="13481" w:author="mbeckerle" w:date="2012-04-22T20:53:00Z"/>
        </w:rPr>
        <w:pPrChange w:id="13482" w:author="Steve Hanson" w:date="2013-04-02T14:31:00Z">
          <w:pPr>
            <w:jc w:val="both"/>
          </w:pPr>
        </w:pPrChange>
      </w:pPr>
    </w:p>
    <w:p w14:paraId="4AF4C757" w14:textId="4337FDD3" w:rsidR="00B63902" w:rsidRPr="005223F4" w:rsidDel="007E4F2D" w:rsidRDefault="00B63902">
      <w:pPr>
        <w:pStyle w:val="nobreak"/>
        <w:rPr>
          <w:del w:id="13483" w:author="Steve Hanson" w:date="2013-04-02T14:30:00Z"/>
        </w:rPr>
        <w:pPrChange w:id="13484" w:author="Steve Hanson" w:date="2013-04-02T14:31:00Z">
          <w:pPr>
            <w:jc w:val="both"/>
          </w:pPr>
        </w:pPrChange>
      </w:pPr>
      <w:r w:rsidRPr="005223F4">
        <w:t>On parsing</w:t>
      </w:r>
      <w:ins w:id="13485" w:author="mbeckerle" w:date="2013-01-28T16:48:00Z">
        <w:r w:rsidR="00233672">
          <w:t>,</w:t>
        </w:r>
      </w:ins>
      <w:r w:rsidRPr="005223F4">
        <w:t xml:space="preserve"> an element </w:t>
      </w:r>
      <w:ins w:id="13486" w:author="Steve Hanson" w:date="2013-04-02T14:26:00Z">
        <w:r w:rsidR="007E4F2D">
          <w:t xml:space="preserve">occurrence </w:t>
        </w:r>
      </w:ins>
      <w:r w:rsidRPr="005223F4">
        <w:t xml:space="preserve">is nil if </w:t>
      </w:r>
      <w:ins w:id="13487" w:author="Steve Hanson" w:date="2013-04-02T14:26:00Z">
        <w:r w:rsidR="007E4F2D">
          <w:t xml:space="preserve">the element has </w:t>
        </w:r>
      </w:ins>
      <w:ins w:id="13488" w:author="Steve Hanson" w:date="2013-03-28T18:10:00Z">
        <w:r w:rsidR="00767A8A">
          <w:t>XSDL</w:t>
        </w:r>
      </w:ins>
      <w:del w:id="13489" w:author="Steve Hanson" w:date="2013-03-28T18:10:00Z">
        <w:r w:rsidRPr="005223F4" w:rsidDel="00767A8A">
          <w:delText>xs:</w:delText>
        </w:r>
      </w:del>
      <w:ins w:id="13490" w:author="Steve Hanson" w:date="2013-03-28T18:11:00Z">
        <w:r w:rsidR="00767A8A">
          <w:t xml:space="preserve"> </w:t>
        </w:r>
      </w:ins>
      <w:r w:rsidRPr="005223F4">
        <w:t xml:space="preserve">nillable </w:t>
      </w:r>
      <w:del w:id="13491" w:author="Steve Hanson" w:date="2013-04-02T14:26:00Z">
        <w:r w:rsidRPr="005223F4" w:rsidDel="007E4F2D">
          <w:delText xml:space="preserve">is </w:delText>
        </w:r>
      </w:del>
      <w:r w:rsidRPr="005223F4">
        <w:t xml:space="preserve">'true' </w:t>
      </w:r>
      <w:ins w:id="13492" w:author="Steve Hanson" w:date="2013-04-02T14:26:00Z">
        <w:r w:rsidR="007E4F2D">
          <w:t xml:space="preserve">and the data is </w:t>
        </w:r>
      </w:ins>
      <w:ins w:id="13493" w:author="Steve Hanson" w:date="2013-04-02T14:27:00Z">
        <w:r w:rsidR="007E4F2D">
          <w:t>a</w:t>
        </w:r>
      </w:ins>
      <w:ins w:id="13494" w:author="Steve Hanson" w:date="2013-04-02T14:26:00Z">
        <w:r w:rsidR="007E4F2D">
          <w:t xml:space="preserve"> nil representation</w:t>
        </w:r>
      </w:ins>
      <w:ins w:id="13495" w:author="Steve Hanson" w:date="2013-04-02T14:28:00Z">
        <w:r w:rsidR="007E4F2D">
          <w:t xml:space="preserve"> as defined in </w:t>
        </w:r>
        <w:commentRangeStart w:id="13496"/>
        <w:r w:rsidR="007E4F2D">
          <w:t>section 9.2.1</w:t>
        </w:r>
      </w:ins>
      <w:commentRangeEnd w:id="13496"/>
      <w:ins w:id="13497" w:author="Steve Hanson" w:date="2013-04-02T14:29:00Z">
        <w:r w:rsidR="007E4F2D">
          <w:rPr>
            <w:rStyle w:val="CommentReference"/>
          </w:rPr>
          <w:commentReference w:id="13496"/>
        </w:r>
      </w:ins>
      <w:ins w:id="13498" w:author="Steve Hanson" w:date="2013-04-02T14:26:00Z">
        <w:r w:rsidR="007E4F2D">
          <w:t>.</w:t>
        </w:r>
      </w:ins>
      <w:del w:id="13499" w:author="Steve Hanson" w:date="2013-04-02T14:26:00Z">
        <w:r w:rsidRPr="005223F4" w:rsidDel="007E4F2D">
          <w:delText>AND one of the following:</w:delText>
        </w:r>
      </w:del>
      <w:del w:id="13500" w:author="mbeckerle" w:date="2012-04-22T20:54:00Z">
        <w:r w:rsidRPr="005223F4" w:rsidDel="00316B66">
          <w:br/>
        </w:r>
      </w:del>
      <w:ins w:id="13501" w:author="Steve Hanson" w:date="2013-04-02T14:27:00Z">
        <w:r w:rsidR="007E4F2D">
          <w:t xml:space="preserve"> </w:t>
        </w:r>
      </w:ins>
      <w:ins w:id="13502" w:author="Steve Hanson" w:date="2013-04-02T14:30:00Z">
        <w:r w:rsidR="007E4F2D">
          <w:t xml:space="preserve"> </w:t>
        </w:r>
      </w:ins>
    </w:p>
    <w:p w14:paraId="2B903411" w14:textId="408A468C" w:rsidR="00B63902" w:rsidRPr="005223F4" w:rsidDel="007E4F2D" w:rsidRDefault="00B63902" w:rsidP="007E4F2D">
      <w:pPr>
        <w:pStyle w:val="nobreak"/>
        <w:rPr>
          <w:del w:id="13503" w:author="Steve Hanson" w:date="2013-04-02T14:30:00Z"/>
        </w:rPr>
      </w:pPr>
      <w:del w:id="13504" w:author="Steve Hanson" w:date="2013-04-02T14:30:00Z">
        <w:r w:rsidRPr="005223F4" w:rsidDel="007E4F2D">
          <w:delText xml:space="preserve">dfdl:nilKind is 'logicalValue' and the </w:delText>
        </w:r>
        <w:commentRangeStart w:id="13505"/>
        <w:r w:rsidR="002F37BA" w:rsidRPr="005223F4" w:rsidDel="007E4F2D">
          <w:rPr>
            <w:rFonts w:cs="Arial"/>
            <w:b/>
            <w:i/>
            <w:lang w:eastAsia="ja-JP" w:bidi="he-IL"/>
          </w:rPr>
          <w:delText>SimpleRepresentation</w:delText>
        </w:r>
        <w:commentRangeEnd w:id="13505"/>
        <w:r w:rsidR="006A210B" w:rsidDel="007E4F2D">
          <w:rPr>
            <w:rStyle w:val="CommentReference"/>
          </w:rPr>
          <w:commentReference w:id="13505"/>
        </w:r>
        <w:r w:rsidR="002F37BA" w:rsidRPr="005223F4" w:rsidDel="007E4F2D">
          <w:rPr>
            <w:rFonts w:cs="Arial"/>
            <w:b/>
            <w:i/>
            <w:lang w:eastAsia="ja-JP" w:bidi="he-IL"/>
          </w:rPr>
          <w:delText xml:space="preserve"> </w:delText>
        </w:r>
        <w:r w:rsidRPr="005223F4" w:rsidDel="007E4F2D">
          <w:delText xml:space="preserve">region of the data stream, converted to its logical type, matches any of the dfdl:nilValue values. </w:delText>
        </w:r>
      </w:del>
    </w:p>
    <w:p w14:paraId="562A3363" w14:textId="13B429E3" w:rsidR="00B63902" w:rsidRPr="005223F4" w:rsidDel="007E4F2D" w:rsidRDefault="00B63902" w:rsidP="007E4F2D">
      <w:pPr>
        <w:pStyle w:val="nobreak"/>
        <w:rPr>
          <w:del w:id="13506" w:author="Steve Hanson" w:date="2013-04-02T14:30:00Z"/>
        </w:rPr>
      </w:pPr>
      <w:del w:id="13507" w:author="Steve Hanson" w:date="2013-04-02T14:30:00Z">
        <w:r w:rsidRPr="005223F4" w:rsidDel="007E4F2D">
          <w:delText xml:space="preserve">dfdl:nilKind is 'literalValue' and the </w:delText>
        </w:r>
        <w:r w:rsidR="002F37BA" w:rsidRPr="005223F4" w:rsidDel="007E4F2D">
          <w:rPr>
            <w:rFonts w:cs="Arial"/>
            <w:b/>
            <w:i/>
            <w:lang w:eastAsia="ja-JP" w:bidi="he-IL"/>
          </w:rPr>
          <w:delText xml:space="preserve">SimpleRepresentation </w:delText>
        </w:r>
      </w:del>
      <w:ins w:id="13508" w:author="mbeckerle" w:date="2013-03-24T17:57:00Z">
        <w:del w:id="13509" w:author="Steve Hanson" w:date="2013-04-02T14:30:00Z">
          <w:r w:rsidR="00BF138C" w:rsidDel="007E4F2D">
            <w:rPr>
              <w:rFonts w:cs="Arial"/>
              <w:b/>
              <w:i/>
              <w:lang w:eastAsia="ja-JP" w:bidi="he-IL"/>
            </w:rPr>
            <w:delText>NilLiteralValue</w:delText>
          </w:r>
          <w:r w:rsidR="00BF138C" w:rsidRPr="005223F4" w:rsidDel="007E4F2D">
            <w:rPr>
              <w:rFonts w:cs="Arial"/>
              <w:b/>
              <w:i/>
              <w:lang w:eastAsia="ja-JP" w:bidi="he-IL"/>
            </w:rPr>
            <w:delText xml:space="preserve"> </w:delText>
          </w:r>
        </w:del>
      </w:ins>
      <w:del w:id="13510" w:author="Steve Hanson" w:date="2013-04-02T14:30:00Z">
        <w:r w:rsidRPr="005223F4" w:rsidDel="007E4F2D">
          <w:delText xml:space="preserve">region of the data stream matches any of the dfdl:nilValue values </w:delText>
        </w:r>
      </w:del>
    </w:p>
    <w:p w14:paraId="2C02342F" w14:textId="7A8CAF80" w:rsidR="00B63902" w:rsidDel="007E4F2D" w:rsidRDefault="00B63902">
      <w:pPr>
        <w:pStyle w:val="nobreak"/>
        <w:rPr>
          <w:del w:id="13511" w:author="Steve Hanson" w:date="2013-04-02T14:30:00Z"/>
        </w:rPr>
        <w:pPrChange w:id="13512" w:author="Steve Hanson" w:date="2013-04-02T14:31:00Z">
          <w:pPr/>
        </w:pPrChange>
      </w:pPr>
      <w:del w:id="13513" w:author="Steve Hanson" w:date="2013-04-02T14:30:00Z">
        <w:r w:rsidRPr="005223F4" w:rsidDel="007E4F2D">
          <w:delText xml:space="preserve">dfdl:nilKind is ‘literalCharacter’ and all characters in the </w:delText>
        </w:r>
        <w:r w:rsidR="002F37BA" w:rsidRPr="005223F4" w:rsidDel="007E4F2D">
          <w:rPr>
            <w:rFonts w:cs="Arial"/>
            <w:b/>
            <w:i/>
            <w:lang w:eastAsia="ja-JP" w:bidi="he-IL"/>
          </w:rPr>
          <w:delText xml:space="preserve">SimpleRepresentation </w:delText>
        </w:r>
      </w:del>
      <w:ins w:id="13514" w:author="mbeckerle" w:date="2013-03-24T17:57:00Z">
        <w:del w:id="13515" w:author="Steve Hanson" w:date="2013-04-02T14:30:00Z">
          <w:r w:rsidR="00BF138C" w:rsidDel="007E4F2D">
            <w:rPr>
              <w:rFonts w:cs="Arial"/>
              <w:b/>
              <w:i/>
              <w:lang w:eastAsia="ja-JP" w:bidi="he-IL"/>
            </w:rPr>
            <w:delText>NilLiteralCharacters</w:delText>
          </w:r>
          <w:r w:rsidR="00BF138C" w:rsidRPr="005223F4" w:rsidDel="007E4F2D">
            <w:rPr>
              <w:rFonts w:cs="Arial"/>
              <w:b/>
              <w:i/>
              <w:lang w:eastAsia="ja-JP" w:bidi="he-IL"/>
            </w:rPr>
            <w:delText xml:space="preserve"> </w:delText>
          </w:r>
        </w:del>
      </w:ins>
      <w:del w:id="13516" w:author="Steve Hanson" w:date="2013-04-02T14:30:00Z">
        <w:r w:rsidRPr="005223F4" w:rsidDel="007E4F2D">
          <w:delText>region of the data stream match the dfdl:nilValue character.</w:delText>
        </w:r>
      </w:del>
    </w:p>
    <w:p w14:paraId="7F03E7BA" w14:textId="0235B651" w:rsidR="00316B66" w:rsidDel="007E4F2D" w:rsidRDefault="00316B66" w:rsidP="007E4F2D">
      <w:pPr>
        <w:pStyle w:val="nobreak"/>
        <w:rPr>
          <w:ins w:id="13517" w:author="mbeckerle" w:date="2012-04-22T20:54:00Z"/>
          <w:del w:id="13518" w:author="Steve Hanson" w:date="2013-04-02T14:30:00Z"/>
        </w:rPr>
      </w:pPr>
    </w:p>
    <w:p w14:paraId="5558E116" w14:textId="7C74E0E7" w:rsidR="00C800B8" w:rsidDel="007E4F2D" w:rsidRDefault="00CF23D3" w:rsidP="007E4F2D">
      <w:pPr>
        <w:pStyle w:val="nobreak"/>
        <w:rPr>
          <w:ins w:id="13519" w:author="mbeckerle" w:date="2013-03-24T18:08:00Z"/>
          <w:del w:id="13520" w:author="Steve Hanson" w:date="2013-04-02T14:30:00Z"/>
        </w:rPr>
      </w:pPr>
      <w:ins w:id="13521" w:author="mbeckerle" w:date="2012-03-25T11:53:00Z">
        <w:del w:id="13522" w:author="Steve Hanson" w:date="2012-08-10T10:00:00Z">
          <w:r w:rsidDel="006A210B">
            <w:delText>D</w:delText>
          </w:r>
        </w:del>
        <w:del w:id="13523" w:author="Steve Hanson" w:date="2013-04-02T14:30:00Z">
          <w:r w:rsidDel="007E4F2D">
            <w:delText xml:space="preserve">fdl:nilKind is ‘literalValue’, dfdl:nilValue is “%ES;”, the type is complex, and the </w:delText>
          </w:r>
        </w:del>
      </w:ins>
      <w:ins w:id="13524" w:author="mbeckerle" w:date="2012-03-25T11:55:00Z">
        <w:del w:id="13525" w:author="Steve Hanson" w:date="2013-04-02T14:30:00Z">
          <w:r w:rsidRPr="006A210B" w:rsidDel="007E4F2D">
            <w:rPr>
              <w:b/>
              <w:i/>
            </w:rPr>
            <w:delText>ComplexContent</w:delText>
          </w:r>
          <w:r w:rsidDel="007E4F2D">
            <w:delText xml:space="preserve"> region of the data stream </w:delText>
          </w:r>
        </w:del>
      </w:ins>
      <w:ins w:id="13526" w:author="mbeckerle" w:date="2012-03-25T11:57:00Z">
        <w:del w:id="13527" w:author="Steve Hanson" w:date="2013-04-02T14:30:00Z">
          <w:r w:rsidR="002331E1" w:rsidDel="007E4F2D">
            <w:delText>matches the empty representation..</w:delText>
          </w:r>
        </w:del>
      </w:ins>
    </w:p>
    <w:p w14:paraId="11C5EB9B" w14:textId="77777777" w:rsidR="002776B0" w:rsidRDefault="00C800B8" w:rsidP="007E4F2D">
      <w:pPr>
        <w:pStyle w:val="nobreak"/>
        <w:rPr>
          <w:ins w:id="13528" w:author="Steve Hanson" w:date="2013-04-02T14:49:00Z"/>
        </w:rPr>
      </w:pPr>
      <w:ins w:id="13529" w:author="mbeckerle" w:date="2013-03-24T18:08:00Z">
        <w:del w:id="13530" w:author="Steve Hanson" w:date="2013-04-02T14:30:00Z">
          <w:r w:rsidRPr="005223F4" w:rsidDel="007E4F2D">
            <w:delText xml:space="preserve">dfdl:nilKind </w:delText>
          </w:r>
          <w:r w:rsidDel="007E4F2D">
            <w:delText xml:space="preserve">is 'logicalValue', </w:delText>
          </w:r>
        </w:del>
      </w:ins>
      <w:ins w:id="13531" w:author="mbeckerle" w:date="2013-03-24T18:09:00Z">
        <w:del w:id="13532" w:author="Steve Hanson" w:date="2013-04-02T14:16:00Z">
          <w:r w:rsidDel="00290863">
            <w:delText xml:space="preserve">the type is a simple type, </w:delText>
          </w:r>
        </w:del>
      </w:ins>
      <w:ins w:id="13533" w:author="mbeckerle" w:date="2013-03-24T18:08:00Z">
        <w:del w:id="13534" w:author="Steve Hanson" w:date="2013-04-02T14:30:00Z">
          <w:r w:rsidDel="007E4F2D">
            <w:delText xml:space="preserve">the data contains a normal representation, </w:delText>
          </w:r>
          <w:r w:rsidRPr="005223F4" w:rsidDel="007E4F2D">
            <w:delText xml:space="preserve">and the </w:delText>
          </w:r>
          <w:r w:rsidDel="007E4F2D">
            <w:rPr>
              <w:rFonts w:cs="Arial"/>
              <w:b/>
              <w:i/>
              <w:lang w:eastAsia="ja-JP" w:bidi="he-IL"/>
            </w:rPr>
            <w:delText>NilLogicalValue</w:delText>
          </w:r>
          <w:r w:rsidRPr="005223F4" w:rsidDel="007E4F2D">
            <w:rPr>
              <w:rFonts w:cs="Arial"/>
              <w:b/>
              <w:i/>
              <w:lang w:eastAsia="ja-JP" w:bidi="he-IL"/>
            </w:rPr>
            <w:delText xml:space="preserve"> </w:delText>
          </w:r>
          <w:r w:rsidRPr="005223F4" w:rsidDel="007E4F2D">
            <w:delText xml:space="preserve">region of the data stream, converted to </w:delText>
          </w:r>
          <w:r w:rsidDel="007E4F2D">
            <w:delText>the element’s</w:delText>
          </w:r>
          <w:r w:rsidRPr="005223F4" w:rsidDel="007E4F2D">
            <w:delText xml:space="preserve"> logical type, matches any of the dfdl:nilValue values.</w:delText>
          </w:r>
        </w:del>
      </w:ins>
      <w:ins w:id="13535" w:author="Steve Hanson" w:date="2013-04-02T14:49:00Z">
        <w:r w:rsidR="002776B0">
          <w:t>Specifically:</w:t>
        </w:r>
      </w:ins>
    </w:p>
    <w:p w14:paraId="17739FFE" w14:textId="2FD61FB6" w:rsidR="002776B0" w:rsidRPr="005223F4" w:rsidRDefault="002776B0" w:rsidP="002776B0">
      <w:pPr>
        <w:numPr>
          <w:ilvl w:val="0"/>
          <w:numId w:val="91"/>
        </w:numPr>
        <w:rPr>
          <w:ins w:id="13536" w:author="Steve Hanson" w:date="2013-04-02T14:49:00Z"/>
        </w:rPr>
      </w:pPr>
      <w:ins w:id="13537" w:author="Steve Hanson" w:date="2013-04-02T14:50:00Z">
        <w:r>
          <w:t xml:space="preserve">When </w:t>
        </w:r>
      </w:ins>
      <w:ins w:id="13538" w:author="Steve Hanson" w:date="2013-04-02T14:49:00Z">
        <w:r w:rsidRPr="005223F4">
          <w:t>dfdl:nilKind is 'literalValue'</w:t>
        </w:r>
      </w:ins>
      <w:ins w:id="13539" w:author="Steve Hanson" w:date="2013-04-02T14:50:00Z">
        <w:r>
          <w:t xml:space="preserve">, </w:t>
        </w:r>
      </w:ins>
      <w:ins w:id="13540" w:author="Steve Hanson" w:date="2013-04-02T14:49:00Z">
        <w:r w:rsidRPr="005223F4">
          <w:t xml:space="preserve">the </w:t>
        </w:r>
        <w:r>
          <w:rPr>
            <w:rFonts w:cs="Arial"/>
            <w:b/>
            <w:i/>
            <w:lang w:eastAsia="ja-JP" w:bidi="he-IL"/>
          </w:rPr>
          <w:t>NilLiteralValue</w:t>
        </w:r>
        <w:r w:rsidRPr="005223F4">
          <w:rPr>
            <w:rFonts w:cs="Arial"/>
            <w:b/>
            <w:i/>
            <w:lang w:eastAsia="ja-JP" w:bidi="he-IL"/>
          </w:rPr>
          <w:t xml:space="preserve"> </w:t>
        </w:r>
        <w:r w:rsidRPr="005223F4">
          <w:t>region of the data stream matches any of the dfdl:nilValue values</w:t>
        </w:r>
        <w:r>
          <w:t>.</w:t>
        </w:r>
        <w:r w:rsidRPr="005223F4">
          <w:t xml:space="preserve"> </w:t>
        </w:r>
      </w:ins>
    </w:p>
    <w:p w14:paraId="49CD8CBE" w14:textId="202A6318" w:rsidR="002776B0" w:rsidRDefault="002776B0" w:rsidP="002776B0">
      <w:pPr>
        <w:numPr>
          <w:ilvl w:val="0"/>
          <w:numId w:val="91"/>
        </w:numPr>
        <w:rPr>
          <w:ins w:id="13541" w:author="Steve Hanson" w:date="2013-04-02T14:49:00Z"/>
        </w:rPr>
      </w:pPr>
      <w:ins w:id="13542" w:author="Steve Hanson" w:date="2013-04-02T14:50:00Z">
        <w:r>
          <w:t xml:space="preserve">When </w:t>
        </w:r>
      </w:ins>
      <w:ins w:id="13543" w:author="Steve Hanson" w:date="2013-04-02T14:49:00Z">
        <w:r w:rsidRPr="005223F4">
          <w:t>dfdl:nilKind is ‘literalCharacter’</w:t>
        </w:r>
      </w:ins>
      <w:ins w:id="13544" w:author="Steve Hanson" w:date="2013-04-02T14:51:00Z">
        <w:r>
          <w:t xml:space="preserve">, </w:t>
        </w:r>
      </w:ins>
      <w:ins w:id="13545" w:author="Steve Hanson" w:date="2013-04-02T14:49:00Z">
        <w:r w:rsidRPr="005223F4">
          <w:t xml:space="preserve">all characters in the </w:t>
        </w:r>
        <w:r>
          <w:rPr>
            <w:rFonts w:cs="Arial"/>
            <w:b/>
            <w:i/>
            <w:lang w:eastAsia="ja-JP" w:bidi="he-IL"/>
          </w:rPr>
          <w:t>NilLiteralCharacters</w:t>
        </w:r>
        <w:r w:rsidRPr="005223F4">
          <w:rPr>
            <w:rFonts w:cs="Arial"/>
            <w:b/>
            <w:i/>
            <w:lang w:eastAsia="ja-JP" w:bidi="he-IL"/>
          </w:rPr>
          <w:t xml:space="preserve"> </w:t>
        </w:r>
        <w:r w:rsidRPr="005223F4">
          <w:t>region of the data stream match the dfdl:nilValue character.</w:t>
        </w:r>
      </w:ins>
    </w:p>
    <w:p w14:paraId="5884537C" w14:textId="250F28D6" w:rsidR="00C800B8" w:rsidRPr="005223F4" w:rsidRDefault="002776B0" w:rsidP="002776B0">
      <w:pPr>
        <w:numPr>
          <w:ilvl w:val="0"/>
          <w:numId w:val="91"/>
        </w:numPr>
        <w:rPr>
          <w:ins w:id="13546" w:author="mbeckerle" w:date="2013-03-24T18:08:00Z"/>
        </w:rPr>
      </w:pPr>
      <w:ins w:id="13547" w:author="Steve Hanson" w:date="2013-04-02T14:51:00Z">
        <w:r>
          <w:t xml:space="preserve">When </w:t>
        </w:r>
      </w:ins>
      <w:ins w:id="13548" w:author="Steve Hanson" w:date="2013-04-02T14:49:00Z">
        <w:r w:rsidRPr="005223F4">
          <w:t xml:space="preserve">dfdl:nilKind </w:t>
        </w:r>
        <w:r>
          <w:t xml:space="preserve">is 'logicalValue', the data contains a normal representation, </w:t>
        </w:r>
        <w:r w:rsidRPr="005223F4">
          <w:t xml:space="preserve">and the </w:t>
        </w:r>
        <w:r w:rsidRPr="002776B0">
          <w:rPr>
            <w:rFonts w:cs="Arial"/>
            <w:b/>
            <w:i/>
            <w:lang w:eastAsia="ja-JP" w:bidi="he-IL"/>
          </w:rPr>
          <w:t xml:space="preserve">NilLogicalValue </w:t>
        </w:r>
        <w:r w:rsidRPr="005223F4">
          <w:t xml:space="preserve">region of the data stream, converted to </w:t>
        </w:r>
        <w:r>
          <w:t>the element’s</w:t>
        </w:r>
        <w:r w:rsidRPr="005223F4">
          <w:t xml:space="preserve"> logical type, matches any of the dfdl:nilValue values.</w:t>
        </w:r>
      </w:ins>
      <w:ins w:id="13549" w:author="mbeckerle" w:date="2013-03-24T18:08:00Z">
        <w:del w:id="13550" w:author="Steve Hanson" w:date="2013-04-02T14:49:00Z">
          <w:r w:rsidR="00C800B8" w:rsidRPr="005223F4" w:rsidDel="002776B0">
            <w:delText xml:space="preserve"> </w:delText>
          </w:r>
        </w:del>
      </w:ins>
    </w:p>
    <w:p w14:paraId="6B98B308" w14:textId="4DBFF770" w:rsidR="00E13147" w:rsidRPr="005223F4" w:rsidDel="002331E1" w:rsidRDefault="00E13147">
      <w:pPr>
        <w:rPr>
          <w:ins w:id="13551" w:author="Steve Hanson" w:date="2012-03-01T11:22:00Z"/>
          <w:del w:id="13552" w:author="mbeckerle" w:date="2012-03-25T11:57:00Z"/>
        </w:rPr>
        <w:pPrChange w:id="13553" w:author="mbeckerle" w:date="2013-03-24T18:08:00Z">
          <w:pPr>
            <w:numPr>
              <w:numId w:val="91"/>
            </w:numPr>
            <w:tabs>
              <w:tab w:val="num" w:pos="720"/>
            </w:tabs>
            <w:ind w:left="720" w:hanging="360"/>
          </w:pPr>
        </w:pPrChange>
      </w:pPr>
      <w:ins w:id="13554" w:author="Steve Hanson" w:date="2012-03-01T11:22:00Z">
        <w:del w:id="13555" w:author="mbeckerle" w:date="2012-03-25T11:57:00Z">
          <w:r w:rsidDel="002331E1">
            <w:delText xml:space="preserve"> </w:delText>
          </w:r>
        </w:del>
      </w:ins>
    </w:p>
    <w:p w14:paraId="0626BA62" w14:textId="229F5F1E" w:rsidR="007E4F2D" w:rsidRDefault="007513AF" w:rsidP="00B63902">
      <w:pPr>
        <w:rPr>
          <w:ins w:id="13556" w:author="Steve Hanson" w:date="2013-04-02T14:32:00Z"/>
        </w:rPr>
      </w:pPr>
      <w:ins w:id="13557" w:author="mbeckerle" w:date="2013-03-24T17:59:00Z">
        <w:r>
          <w:t>For dfdl:nilKind</w:t>
        </w:r>
      </w:ins>
      <w:ins w:id="13558" w:author="mbeckerle" w:date="2013-07-23T19:55:00Z">
        <w:r>
          <w:t xml:space="preserve"> </w:t>
        </w:r>
      </w:ins>
      <w:ins w:id="13559" w:author="mbeckerle" w:date="2013-03-24T17:59:00Z">
        <w:r w:rsidR="00BF138C">
          <w:t>’literalValue’</w:t>
        </w:r>
      </w:ins>
      <w:ins w:id="13560" w:author="mbeckerle" w:date="2013-03-24T18:11:00Z">
        <w:r>
          <w:t xml:space="preserve"> o</w:t>
        </w:r>
      </w:ins>
      <w:ins w:id="13561" w:author="mbeckerle" w:date="2013-07-23T19:56:00Z">
        <w:r>
          <w:t xml:space="preserve">r </w:t>
        </w:r>
      </w:ins>
      <w:ins w:id="13562" w:author="mbeckerle" w:date="2013-03-24T18:11:00Z">
        <w:r w:rsidR="00C800B8">
          <w:t>’literalCharacter’</w:t>
        </w:r>
      </w:ins>
      <w:ins w:id="13563" w:author="Steve Hanson" w:date="2013-04-02T14:32:00Z">
        <w:r w:rsidR="007E4F2D">
          <w:t>:</w:t>
        </w:r>
      </w:ins>
    </w:p>
    <w:p w14:paraId="766C333F" w14:textId="037F4EE6" w:rsidR="007E4F2D" w:rsidRDefault="007E4F2D" w:rsidP="007E4F2D">
      <w:pPr>
        <w:numPr>
          <w:ilvl w:val="0"/>
          <w:numId w:val="218"/>
        </w:numPr>
        <w:rPr>
          <w:ins w:id="13564" w:author="Steve Hanson" w:date="2013-04-02T14:32:00Z"/>
        </w:rPr>
      </w:pPr>
      <w:ins w:id="13565" w:author="Steve Hanson" w:date="2013-04-02T14:32:00Z">
        <w:r>
          <w:t>Determination of whether the data is a nil representation for a literal nil happens first before any consideration of whether the representation is the empty, normal, or absent representations.</w:t>
        </w:r>
      </w:ins>
      <w:ins w:id="13566" w:author="mbeckerle" w:date="2013-03-24T17:59:00Z">
        <w:r w:rsidR="00BF138C">
          <w:t xml:space="preserve"> </w:t>
        </w:r>
      </w:ins>
    </w:p>
    <w:p w14:paraId="4D6446AD" w14:textId="0E0FCAE9" w:rsidR="002331E1" w:rsidRPr="005223F4" w:rsidRDefault="00BF138C" w:rsidP="007E4F2D">
      <w:pPr>
        <w:numPr>
          <w:ilvl w:val="0"/>
          <w:numId w:val="218"/>
        </w:numPr>
      </w:pPr>
      <w:ins w:id="13567" w:author="mbeckerle" w:date="2013-03-24T17:59:00Z">
        <w:del w:id="13568" w:author="Steve Hanson" w:date="2013-04-02T14:32:00Z">
          <w:r w:rsidDel="007E4F2D">
            <w:delText>n</w:delText>
          </w:r>
        </w:del>
      </w:ins>
      <w:ins w:id="13569" w:author="mbeckerle" w:date="2012-03-25T11:57:00Z">
        <w:del w:id="13570" w:author="Steve Hanson" w:date="2013-04-02T14:32:00Z">
          <w:r w:rsidR="002331E1" w:rsidDel="007E4F2D">
            <w:delText>ote that p</w:delText>
          </w:r>
        </w:del>
      </w:ins>
      <w:ins w:id="13571" w:author="Steve Hanson" w:date="2013-04-02T14:32:00Z">
        <w:r w:rsidR="007E4F2D">
          <w:t>P</w:t>
        </w:r>
      </w:ins>
      <w:ins w:id="13572" w:author="mbeckerle" w:date="2012-03-25T11:57:00Z">
        <w:r w:rsidR="002331E1">
          <w:t xml:space="preserve">roperty </w:t>
        </w:r>
      </w:ins>
      <w:ins w:id="13573" w:author="mbeckerle" w:date="2013-03-24T17:58:00Z">
        <w:r>
          <w:t>dfdl:</w:t>
        </w:r>
      </w:ins>
      <w:ins w:id="13574" w:author="mbeckerle" w:date="2012-03-25T11:57:00Z">
        <w:r w:rsidR="002331E1">
          <w:t>nilValueDelimiterPolicy controls whether matching one of the nil</w:t>
        </w:r>
      </w:ins>
      <w:ins w:id="13575" w:author="Steve Hanson" w:date="2013-04-02T14:35:00Z">
        <w:r w:rsidR="00C34223">
          <w:t xml:space="preserve"> v</w:t>
        </w:r>
      </w:ins>
      <w:ins w:id="13576" w:author="mbeckerle" w:date="2012-03-25T11:57:00Z">
        <w:del w:id="13577" w:author="Steve Hanson" w:date="2013-04-02T14:35:00Z">
          <w:r w:rsidR="002331E1" w:rsidDel="00C34223">
            <w:delText>V</w:delText>
          </w:r>
        </w:del>
        <w:r w:rsidR="002331E1">
          <w:t xml:space="preserve">alues also involves matching the initiator or terminator specified by the element. </w:t>
        </w:r>
      </w:ins>
      <w:ins w:id="13578" w:author="mbeckerle" w:date="2013-03-24T17:58:00Z">
        <w:r>
          <w:t>This gives control over whether a</w:t>
        </w:r>
      </w:ins>
      <w:ins w:id="13579" w:author="mbeckerle" w:date="2012-03-25T11:57:00Z">
        <w:r w:rsidR="002331E1">
          <w:t xml:space="preserve"> nil indicator may or may not also require the del</w:t>
        </w:r>
      </w:ins>
      <w:ins w:id="13580" w:author="mbeckerle" w:date="2013-03-24T17:58:00Z">
        <w:r>
          <w:t>i</w:t>
        </w:r>
      </w:ins>
      <w:ins w:id="13581" w:author="mbeckerle" w:date="2012-03-25T11:57:00Z">
        <w:r w:rsidR="002331E1">
          <w:t xml:space="preserve">miters that </w:t>
        </w:r>
      </w:ins>
      <w:ins w:id="13582" w:author="Steve Hanson" w:date="2013-04-02T14:33:00Z">
        <w:r w:rsidR="007E4F2D">
          <w:t xml:space="preserve">a normal </w:t>
        </w:r>
      </w:ins>
      <w:ins w:id="13583" w:author="mbeckerle" w:date="2012-03-25T11:57:00Z">
        <w:r w:rsidR="002331E1">
          <w:t>data element</w:t>
        </w:r>
        <w:del w:id="13584" w:author="Steve Hanson" w:date="2013-04-02T14:33:00Z">
          <w:r w:rsidR="002331E1" w:rsidDel="007E4F2D">
            <w:delText>s</w:delText>
          </w:r>
        </w:del>
        <w:r w:rsidR="002331E1">
          <w:t xml:space="preserve"> require</w:t>
        </w:r>
      </w:ins>
      <w:ins w:id="13585" w:author="Steve Hanson" w:date="2013-04-02T14:34:00Z">
        <w:r w:rsidR="007E4F2D">
          <w:t>s</w:t>
        </w:r>
      </w:ins>
      <w:ins w:id="13586" w:author="mbeckerle" w:date="2012-03-25T11:57:00Z">
        <w:r w:rsidR="002331E1">
          <w:t>.</w:t>
        </w:r>
      </w:ins>
      <w:ins w:id="13587" w:author="mbeckerle" w:date="2013-03-24T17:59:00Z">
        <w:del w:id="13588" w:author="Steve Hanson" w:date="2013-04-02T14:35:00Z">
          <w:r w:rsidDel="00C34223">
            <w:delText xml:space="preserve"> </w:delText>
          </w:r>
        </w:del>
        <w:del w:id="13589" w:author="Steve Hanson" w:date="2013-04-02T14:34:00Z">
          <w:r w:rsidDel="007E4F2D">
            <w:delText xml:space="preserve">However, </w:delText>
          </w:r>
        </w:del>
        <w:del w:id="13590" w:author="Steve Hanson" w:date="2013-04-02T14:35:00Z">
          <w:r w:rsidDel="00C34223">
            <w:delText>dfdl:nilValueDelimiterPolicy does not apply to dfdl:nilKind=</w:delText>
          </w:r>
        </w:del>
      </w:ins>
      <w:ins w:id="13591" w:author="mbeckerle" w:date="2013-03-24T18:11:00Z">
        <w:del w:id="13592" w:author="Steve Hanson" w:date="2013-04-02T14:35:00Z">
          <w:r w:rsidR="007A37AC" w:rsidDel="00C34223">
            <w:delText>’logicalValue’.</w:delText>
          </w:r>
        </w:del>
      </w:ins>
    </w:p>
    <w:p w14:paraId="1AF83CB5" w14:textId="0B9FB32E" w:rsidR="00B63902" w:rsidRPr="005223F4" w:rsidDel="00316B66" w:rsidRDefault="00B63902" w:rsidP="00B63902">
      <w:pPr>
        <w:rPr>
          <w:del w:id="13593" w:author="mbeckerle" w:date="2012-04-22T20:54:00Z"/>
        </w:rPr>
      </w:pPr>
    </w:p>
    <w:p w14:paraId="403DA7C6" w14:textId="4D8563AF" w:rsidR="00B63902" w:rsidRPr="005223F4" w:rsidDel="00536D65" w:rsidRDefault="00B63902" w:rsidP="00B63902">
      <w:pPr>
        <w:rPr>
          <w:del w:id="13594" w:author="Steve Hanson" w:date="2013-03-28T15:38:00Z"/>
        </w:rPr>
      </w:pPr>
      <w:r w:rsidRPr="005223F4">
        <w:t>On unparsing</w:t>
      </w:r>
      <w:ins w:id="13595" w:author="mbeckerle" w:date="2013-05-31T10:28:00Z">
        <w:r w:rsidR="006748A9">
          <w:t>,</w:t>
        </w:r>
      </w:ins>
      <w:r w:rsidRPr="005223F4">
        <w:t xml:space="preserve"> an element is nil if </w:t>
      </w:r>
      <w:ins w:id="13596" w:author="Steve Hanson" w:date="2013-03-28T18:11:00Z">
        <w:r w:rsidR="00767A8A">
          <w:t xml:space="preserve">XSDL </w:t>
        </w:r>
      </w:ins>
      <w:del w:id="13597" w:author="Steve Hanson" w:date="2013-03-28T18:11:00Z">
        <w:r w:rsidRPr="005223F4" w:rsidDel="00767A8A">
          <w:delText>xs:</w:delText>
        </w:r>
      </w:del>
      <w:r w:rsidRPr="005223F4">
        <w:t xml:space="preserve">nillable is 'true' AND the element value is </w:t>
      </w:r>
      <w:ins w:id="13598" w:author="mbeckerle" w:date="2013-03-24T18:09:00Z">
        <w:r w:rsidR="00C800B8">
          <w:t xml:space="preserve">the distinguished value </w:t>
        </w:r>
      </w:ins>
      <w:r w:rsidRPr="005223F4">
        <w:t xml:space="preserve">nil in </w:t>
      </w:r>
      <w:commentRangeStart w:id="13599"/>
      <w:r w:rsidRPr="005223F4">
        <w:t xml:space="preserve">the </w:t>
      </w:r>
      <w:ins w:id="13600" w:author="Steve Hanson" w:date="2013-04-02T14:34:00Z">
        <w:r w:rsidR="007E4F2D">
          <w:t>augmented i</w:t>
        </w:r>
      </w:ins>
      <w:del w:id="13601" w:author="Steve Hanson" w:date="2013-03-28T15:37:00Z">
        <w:r w:rsidRPr="005223F4" w:rsidDel="00536D65">
          <w:delText>infoset</w:delText>
        </w:r>
      </w:del>
      <w:ins w:id="13602" w:author="Steve Hanson" w:date="2013-03-28T15:37:00Z">
        <w:r w:rsidR="00536D65">
          <w:t xml:space="preserve">nfoset, in which case what is output </w:t>
        </w:r>
      </w:ins>
      <w:ins w:id="13603" w:author="Steve Hanson" w:date="2013-03-28T15:38:00Z">
        <w:r w:rsidR="00536D65">
          <w:t>to</w:t>
        </w:r>
      </w:ins>
      <w:ins w:id="13604" w:author="Steve Hanson" w:date="2013-03-28T15:37:00Z">
        <w:r w:rsidR="00536D65">
          <w:t xml:space="preserve"> the </w:t>
        </w:r>
      </w:ins>
      <w:ins w:id="13605" w:author="Steve Hanson" w:date="2013-03-28T15:38:00Z">
        <w:r w:rsidR="00536D65">
          <w:t xml:space="preserve">data stream is </w:t>
        </w:r>
      </w:ins>
      <w:del w:id="13606" w:author="Steve Hanson" w:date="2013-03-28T15:38:00Z">
        <w:r w:rsidRPr="005223F4" w:rsidDel="00536D65">
          <w:delText xml:space="preserve">. </w:delText>
        </w:r>
      </w:del>
    </w:p>
    <w:p w14:paraId="185A1D5D" w14:textId="569E4B43" w:rsidR="00B63902" w:rsidRPr="005223F4" w:rsidDel="00536D65" w:rsidRDefault="00B63902" w:rsidP="00B63902">
      <w:pPr>
        <w:rPr>
          <w:del w:id="13607" w:author="Steve Hanson" w:date="2013-03-28T15:38:00Z"/>
        </w:rPr>
      </w:pPr>
    </w:p>
    <w:p w14:paraId="542548BC" w14:textId="11BA3697" w:rsidR="00B63902" w:rsidRPr="005223F4" w:rsidDel="00536D65" w:rsidRDefault="00B63902" w:rsidP="00B63902">
      <w:pPr>
        <w:rPr>
          <w:del w:id="13608" w:author="Steve Hanson" w:date="2013-03-28T15:38:00Z"/>
          <w:b/>
          <w:bCs/>
        </w:rPr>
      </w:pPr>
      <w:del w:id="13609" w:author="Steve Hanson" w:date="2013-03-28T15:38:00Z">
        <w:r w:rsidRPr="005223F4" w:rsidDel="00536D65">
          <w:rPr>
            <w:b/>
            <w:bCs/>
          </w:rPr>
          <w:delText>Definition 'nil output representation'</w:delText>
        </w:r>
      </w:del>
    </w:p>
    <w:p w14:paraId="356426DE" w14:textId="2FCCEBE4" w:rsidR="00B63902" w:rsidRPr="005223F4" w:rsidDel="00536D65" w:rsidRDefault="00B63902" w:rsidP="00B63902">
      <w:pPr>
        <w:rPr>
          <w:del w:id="13610" w:author="Steve Hanson" w:date="2013-03-28T15:38:00Z"/>
        </w:rPr>
      </w:pPr>
    </w:p>
    <w:p w14:paraId="5E33F2EE" w14:textId="638243AC" w:rsidR="00B63902" w:rsidRPr="005223F4" w:rsidRDefault="00B63902" w:rsidP="00B63902">
      <w:del w:id="13611" w:author="Steve Hanson" w:date="2013-03-28T15:38:00Z">
        <w:r w:rsidRPr="005223F4" w:rsidDel="00536D65">
          <w:delText xml:space="preserve">The 'nil output representation' is </w:delText>
        </w:r>
      </w:del>
      <w:r w:rsidRPr="005223F4">
        <w:t>one of the following:</w:t>
      </w:r>
    </w:p>
    <w:p w14:paraId="09FB7DF7" w14:textId="4F5F865C" w:rsidR="00B63902" w:rsidRPr="005223F4" w:rsidDel="00316B66" w:rsidRDefault="00B63902" w:rsidP="00B63902">
      <w:pPr>
        <w:rPr>
          <w:del w:id="13612" w:author="mbeckerle" w:date="2012-04-22T20:54:00Z"/>
        </w:rPr>
      </w:pPr>
    </w:p>
    <w:p w14:paraId="101C169E" w14:textId="6B7EFFE5" w:rsidR="00B63902" w:rsidRPr="005223F4" w:rsidRDefault="00B63902" w:rsidP="00B63902">
      <w:pPr>
        <w:numPr>
          <w:ilvl w:val="0"/>
          <w:numId w:val="96"/>
        </w:numPr>
      </w:pPr>
      <w:r w:rsidRPr="005223F4">
        <w:t xml:space="preserve">When dfdl:nilKind is 'logicalValue' then the </w:t>
      </w:r>
      <w:del w:id="13613" w:author="mbeckerle" w:date="2013-01-28T14:48:00Z">
        <w:r w:rsidRPr="005223F4" w:rsidDel="00A66DCE">
          <w:delText>representation value</w:delText>
        </w:r>
      </w:del>
      <w:ins w:id="13614" w:author="mbeckerle" w:date="2013-01-28T14:48:00Z">
        <w:del w:id="13615" w:author="Steve Hanson" w:date="2013-03-28T15:39:00Z">
          <w:r w:rsidR="00A66DCE" w:rsidDel="00536D65">
            <w:delText>representation</w:delText>
          </w:r>
        </w:del>
      </w:ins>
      <w:del w:id="13616" w:author="Steve Hanson" w:date="2013-03-28T15:39:00Z">
        <w:r w:rsidRPr="005223F4" w:rsidDel="00536D65">
          <w:delText xml:space="preserve"> is the </w:delText>
        </w:r>
      </w:del>
      <w:r w:rsidRPr="005223F4">
        <w:t>first value of dfdl:nilValue converted to the physical representation</w:t>
      </w:r>
      <w:ins w:id="13617" w:author="Steve Hanson" w:date="2013-03-28T15:39:00Z">
        <w:r w:rsidR="00536D65">
          <w:t xml:space="preserve"> is output as the </w:t>
        </w:r>
        <w:r w:rsidR="00536D65" w:rsidRPr="00536D65">
          <w:rPr>
            <w:b/>
            <w:i/>
          </w:rPr>
          <w:t>NilLogicalValue</w:t>
        </w:r>
        <w:r w:rsidR="00536D65">
          <w:t xml:space="preserve"> region</w:t>
        </w:r>
      </w:ins>
      <w:r w:rsidRPr="005223F4">
        <w:t>.</w:t>
      </w:r>
    </w:p>
    <w:p w14:paraId="209C737B" w14:textId="03B01F7C" w:rsidR="00B63902" w:rsidRPr="005223F4" w:rsidRDefault="00B63902" w:rsidP="00B63902">
      <w:pPr>
        <w:numPr>
          <w:ilvl w:val="0"/>
          <w:numId w:val="96"/>
        </w:numPr>
      </w:pPr>
      <w:r w:rsidRPr="005223F4">
        <w:t xml:space="preserve">When dfdl:nilKind is 'literalValue' then </w:t>
      </w:r>
      <w:del w:id="13618" w:author="Steve Hanson" w:date="2013-03-28T15:40:00Z">
        <w:r w:rsidRPr="005223F4" w:rsidDel="00536D65">
          <w:delText xml:space="preserve">the </w:delText>
        </w:r>
      </w:del>
      <w:del w:id="13619" w:author="mbeckerle" w:date="2013-01-28T14:48:00Z">
        <w:r w:rsidRPr="005223F4" w:rsidDel="00A66DCE">
          <w:delText>representation value</w:delText>
        </w:r>
      </w:del>
      <w:ins w:id="13620" w:author="mbeckerle" w:date="2013-01-28T14:48:00Z">
        <w:del w:id="13621" w:author="Steve Hanson" w:date="2013-03-28T15:40:00Z">
          <w:r w:rsidR="00A66DCE" w:rsidDel="00536D65">
            <w:delText>representation</w:delText>
          </w:r>
        </w:del>
      </w:ins>
      <w:del w:id="13622" w:author="Steve Hanson" w:date="2013-03-28T15:40:00Z">
        <w:r w:rsidRPr="005223F4" w:rsidDel="00536D65">
          <w:delText xml:space="preserve"> is </w:delText>
        </w:r>
      </w:del>
      <w:r w:rsidRPr="005223F4">
        <w:t>the first value of dfdl:nilValue</w:t>
      </w:r>
      <w:ins w:id="13623" w:author="Steve Hanson" w:date="2013-03-28T15:40:00Z">
        <w:r w:rsidR="00536D65">
          <w:t xml:space="preserve"> is output as the </w:t>
        </w:r>
        <w:r w:rsidR="00536D65" w:rsidRPr="00536D65">
          <w:rPr>
            <w:b/>
            <w:i/>
          </w:rPr>
          <w:t>NilL</w:t>
        </w:r>
        <w:r w:rsidR="00536D65">
          <w:rPr>
            <w:b/>
            <w:i/>
          </w:rPr>
          <w:t>iteral</w:t>
        </w:r>
        <w:r w:rsidR="00536D65" w:rsidRPr="00536D65">
          <w:rPr>
            <w:b/>
            <w:i/>
          </w:rPr>
          <w:t>Value</w:t>
        </w:r>
        <w:r w:rsidR="00536D65">
          <w:t xml:space="preserve"> region</w:t>
        </w:r>
      </w:ins>
      <w:ins w:id="13624" w:author="Steve Hanson" w:date="2013-04-02T14:38:00Z">
        <w:r w:rsidR="00C34223">
          <w:t>.</w:t>
        </w:r>
      </w:ins>
    </w:p>
    <w:p w14:paraId="2D07057C" w14:textId="1BFBDA23" w:rsidR="00B63902" w:rsidRDefault="00B63902" w:rsidP="00B63902">
      <w:pPr>
        <w:numPr>
          <w:ilvl w:val="0"/>
          <w:numId w:val="96"/>
        </w:numPr>
        <w:rPr>
          <w:ins w:id="13625" w:author="mbeckerle" w:date="2013-03-24T18:01:00Z"/>
        </w:rPr>
      </w:pPr>
      <w:r w:rsidRPr="005223F4">
        <w:t xml:space="preserve">When dfdl:nilKind is ‘literalCharacter’ then </w:t>
      </w:r>
      <w:del w:id="13626" w:author="Steve Hanson" w:date="2013-03-28T15:41:00Z">
        <w:r w:rsidRPr="005223F4" w:rsidDel="00536D65">
          <w:delText xml:space="preserve">the </w:delText>
        </w:r>
      </w:del>
      <w:del w:id="13627" w:author="mbeckerle" w:date="2013-01-28T14:48:00Z">
        <w:r w:rsidRPr="005223F4" w:rsidDel="00A66DCE">
          <w:delText>representation value</w:delText>
        </w:r>
      </w:del>
      <w:ins w:id="13628" w:author="mbeckerle" w:date="2013-01-28T14:48:00Z">
        <w:del w:id="13629" w:author="Steve Hanson" w:date="2013-03-28T15:41:00Z">
          <w:r w:rsidR="00A66DCE" w:rsidDel="00536D65">
            <w:delText>representation</w:delText>
          </w:r>
        </w:del>
      </w:ins>
      <w:del w:id="13630" w:author="Steve Hanson" w:date="2013-03-28T15:41:00Z">
        <w:r w:rsidRPr="005223F4" w:rsidDel="00536D65">
          <w:delText xml:space="preserve"> is </w:delText>
        </w:r>
      </w:del>
      <w:r w:rsidRPr="005223F4">
        <w:t>the character from dfdl:nilValue</w:t>
      </w:r>
      <w:ins w:id="13631" w:author="Steve Hanson" w:date="2013-03-28T15:41:00Z">
        <w:r w:rsidR="00536D65">
          <w:t>,</w:t>
        </w:r>
      </w:ins>
      <w:r w:rsidRPr="005223F4">
        <w:t xml:space="preserve"> repeated to the </w:t>
      </w:r>
      <w:del w:id="13632" w:author="mbeckerle" w:date="2013-01-28T12:36:00Z">
        <w:r w:rsidRPr="005223F4" w:rsidDel="004F385A">
          <w:delText xml:space="preserve">required </w:delText>
        </w:r>
      </w:del>
      <w:ins w:id="13633" w:author="mbeckerle" w:date="2013-01-28T12:36:00Z">
        <w:r w:rsidR="004F385A">
          <w:t>needed</w:t>
        </w:r>
        <w:r w:rsidR="004F385A" w:rsidRPr="005223F4">
          <w:t xml:space="preserve"> </w:t>
        </w:r>
      </w:ins>
      <w:r w:rsidRPr="005223F4">
        <w:t>length</w:t>
      </w:r>
      <w:ins w:id="13634" w:author="Steve Hanson" w:date="2013-03-28T15:41:00Z">
        <w:r w:rsidR="00536D65">
          <w:t xml:space="preserve">, is output as the </w:t>
        </w:r>
        <w:r w:rsidR="00536D65" w:rsidRPr="00536D65">
          <w:rPr>
            <w:b/>
            <w:i/>
          </w:rPr>
          <w:t>NilL</w:t>
        </w:r>
        <w:r w:rsidR="00536D65">
          <w:rPr>
            <w:b/>
            <w:i/>
          </w:rPr>
          <w:t>iteralCharacters</w:t>
        </w:r>
      </w:ins>
      <w:ins w:id="13635" w:author="Steve Hanson" w:date="2013-03-28T15:42:00Z">
        <w:r w:rsidR="00536D65">
          <w:rPr>
            <w:b/>
            <w:i/>
          </w:rPr>
          <w:t xml:space="preserve"> </w:t>
        </w:r>
      </w:ins>
      <w:ins w:id="13636" w:author="Steve Hanson" w:date="2013-03-28T15:41:00Z">
        <w:r w:rsidR="00536D65">
          <w:t>region</w:t>
        </w:r>
      </w:ins>
      <w:commentRangeEnd w:id="13599"/>
      <w:ins w:id="13637" w:author="Steve Hanson" w:date="2013-03-28T15:42:00Z">
        <w:r w:rsidR="00536D65">
          <w:rPr>
            <w:rStyle w:val="CommentReference"/>
          </w:rPr>
          <w:commentReference w:id="13599"/>
        </w:r>
        <w:r w:rsidR="00536D65">
          <w:t>.</w:t>
        </w:r>
      </w:ins>
    </w:p>
    <w:p w14:paraId="49772EDD" w14:textId="50B6CE76" w:rsidR="00C800B8" w:rsidRPr="005223F4" w:rsidRDefault="000C7F7A" w:rsidP="000C7F7A">
      <w:ins w:id="13638" w:author="Steve Hanson" w:date="2013-03-28T15:21:00Z">
        <w:r>
          <w:t>For</w:t>
        </w:r>
      </w:ins>
      <w:ins w:id="13639" w:author="mbeckerle" w:date="2013-03-24T18:01:00Z">
        <w:del w:id="13640" w:author="Steve Hanson" w:date="2013-03-28T15:21:00Z">
          <w:r w:rsidR="00C800B8" w:rsidDel="000C7F7A">
            <w:delText>When</w:delText>
          </w:r>
        </w:del>
        <w:r w:rsidR="007513AF">
          <w:t xml:space="preserve"> dfdl:nilKind</w:t>
        </w:r>
      </w:ins>
      <w:ins w:id="13641" w:author="mbeckerle" w:date="2013-07-23T19:56:00Z">
        <w:r w:rsidR="007513AF">
          <w:t xml:space="preserve"> </w:t>
        </w:r>
      </w:ins>
      <w:ins w:id="13642" w:author="mbeckerle" w:date="2013-03-24T18:01:00Z">
        <w:r w:rsidR="00C800B8">
          <w:t>’literalValue’</w:t>
        </w:r>
      </w:ins>
      <w:ins w:id="13643" w:author="mbeckerle" w:date="2013-03-24T18:11:00Z">
        <w:r w:rsidR="007A37AC">
          <w:t xml:space="preserve"> or</w:t>
        </w:r>
      </w:ins>
      <w:ins w:id="13644" w:author="mbeckerle" w:date="2013-07-23T19:56:00Z">
        <w:r w:rsidR="007513AF">
          <w:t xml:space="preserve"> </w:t>
        </w:r>
      </w:ins>
      <w:ins w:id="13645" w:author="mbeckerle" w:date="2013-03-24T18:12:00Z">
        <w:r w:rsidR="007A37AC">
          <w:t>’literalCharacter’</w:t>
        </w:r>
      </w:ins>
      <w:ins w:id="13646" w:author="mbeckerle" w:date="2013-03-24T18:01:00Z">
        <w:r w:rsidR="00C800B8">
          <w:t xml:space="preserve"> then dfdl:nilValueDelimiterPolicy determines whether any initiator or terminator also appear surrounding the literal nil in the output data.</w:t>
        </w:r>
      </w:ins>
    </w:p>
    <w:p w14:paraId="016A2AAF" w14:textId="1EB249C5" w:rsidR="00B63902" w:rsidRPr="005223F4" w:rsidDel="00316B66" w:rsidRDefault="00B63902" w:rsidP="00B63902">
      <w:pPr>
        <w:rPr>
          <w:del w:id="13647" w:author="mbeckerle" w:date="2012-04-22T20:54:00Z"/>
        </w:rPr>
      </w:pPr>
      <w:bookmarkStart w:id="13648" w:name="_Toc322911679"/>
      <w:bookmarkStart w:id="13649" w:name="_Toc322912218"/>
      <w:bookmarkStart w:id="13650" w:name="_Toc329093067"/>
      <w:bookmarkStart w:id="13651" w:name="_Toc332701580"/>
      <w:bookmarkStart w:id="13652" w:name="_Toc332701884"/>
      <w:bookmarkStart w:id="13653" w:name="_Toc332711683"/>
      <w:bookmarkStart w:id="13654" w:name="_Toc332711985"/>
      <w:bookmarkStart w:id="13655" w:name="_Toc332712286"/>
      <w:bookmarkStart w:id="13656" w:name="_Toc332724202"/>
      <w:bookmarkStart w:id="13657" w:name="_Toc332724502"/>
      <w:bookmarkStart w:id="13658" w:name="_Toc341102798"/>
      <w:bookmarkStart w:id="13659" w:name="_Toc347241533"/>
      <w:bookmarkStart w:id="13660" w:name="_Toc347744726"/>
      <w:bookmarkStart w:id="13661" w:name="_Toc348984509"/>
      <w:bookmarkStart w:id="13662" w:name="_Toc348984814"/>
      <w:bookmarkStart w:id="13663" w:name="_Toc349037978"/>
      <w:bookmarkStart w:id="13664" w:name="_Toc349038280"/>
      <w:bookmarkStart w:id="13665" w:name="_Toc349042773"/>
      <w:bookmarkStart w:id="13666" w:name="_Toc351912771"/>
      <w:bookmarkStart w:id="13667" w:name="_Toc351914792"/>
      <w:bookmarkStart w:id="13668" w:name="_Toc351915258"/>
      <w:bookmarkStart w:id="13669" w:name="_Toc361231315"/>
      <w:bookmarkStart w:id="13670" w:name="_Toc361231841"/>
      <w:bookmarkStart w:id="13671" w:name="_Toc362445139"/>
      <w:bookmarkStart w:id="13672" w:name="_Toc362451890"/>
      <w:bookmarkStart w:id="13673" w:name="_Toc362452439"/>
      <w:bookmarkStart w:id="13674" w:name="_Toc362453337"/>
      <w:bookmarkEnd w:id="13648"/>
      <w:bookmarkEnd w:id="13649"/>
      <w:bookmarkEnd w:id="13650"/>
      <w:bookmarkEnd w:id="13651"/>
      <w:bookmarkEnd w:id="13652"/>
      <w:bookmarkEnd w:id="13653"/>
      <w:bookmarkEnd w:id="13654"/>
      <w:bookmarkEnd w:id="13655"/>
      <w:bookmarkEnd w:id="13656"/>
      <w:bookmarkEnd w:id="13657"/>
      <w:bookmarkEnd w:id="13658"/>
      <w:bookmarkEnd w:id="13659"/>
      <w:bookmarkEnd w:id="13660"/>
      <w:bookmarkEnd w:id="13661"/>
      <w:bookmarkEnd w:id="13662"/>
      <w:bookmarkEnd w:id="13663"/>
      <w:bookmarkEnd w:id="13664"/>
      <w:bookmarkEnd w:id="13665"/>
      <w:bookmarkEnd w:id="13666"/>
      <w:bookmarkEnd w:id="13667"/>
      <w:bookmarkEnd w:id="13668"/>
      <w:bookmarkEnd w:id="13669"/>
      <w:bookmarkEnd w:id="13670"/>
      <w:bookmarkEnd w:id="13671"/>
      <w:bookmarkEnd w:id="13672"/>
      <w:bookmarkEnd w:id="13673"/>
      <w:bookmarkEnd w:id="13674"/>
    </w:p>
    <w:p w14:paraId="60F43DBC" w14:textId="2871458F" w:rsidR="00E2663D" w:rsidRPr="005223F4" w:rsidDel="00C800B8" w:rsidRDefault="00E2663D" w:rsidP="00E2663D">
      <w:pPr>
        <w:pStyle w:val="Heading3"/>
        <w:rPr>
          <w:del w:id="13675" w:author="mbeckerle" w:date="2013-03-24T18:04:00Z"/>
        </w:rPr>
      </w:pPr>
      <w:bookmarkStart w:id="13676" w:name="_Toc349042774"/>
      <w:bookmarkStart w:id="13677" w:name="_Toc362452949"/>
      <w:del w:id="13678" w:author="mbeckerle" w:date="2013-03-24T18:04:00Z">
        <w:r w:rsidRPr="005223F4" w:rsidDel="00C800B8">
          <w:delText>Nils and Defaults on Parsing</w:delText>
        </w:r>
        <w:bookmarkStart w:id="13679" w:name="_Toc351912772"/>
        <w:bookmarkStart w:id="13680" w:name="_Toc351914793"/>
        <w:bookmarkStart w:id="13681" w:name="_Toc351915259"/>
        <w:bookmarkStart w:id="13682" w:name="_Toc361231316"/>
        <w:bookmarkStart w:id="13683" w:name="_Toc361231842"/>
        <w:bookmarkStart w:id="13684" w:name="_Toc362445140"/>
        <w:bookmarkStart w:id="13685" w:name="_Toc362451891"/>
        <w:bookmarkStart w:id="13686" w:name="_Toc362452440"/>
        <w:bookmarkStart w:id="13687" w:name="_Toc362453338"/>
        <w:bookmarkEnd w:id="13676"/>
        <w:bookmarkEnd w:id="13679"/>
        <w:bookmarkEnd w:id="13680"/>
        <w:bookmarkEnd w:id="13681"/>
        <w:bookmarkEnd w:id="13682"/>
        <w:bookmarkEnd w:id="13683"/>
        <w:bookmarkEnd w:id="13684"/>
        <w:bookmarkEnd w:id="13685"/>
        <w:bookmarkEnd w:id="13686"/>
        <w:bookmarkEnd w:id="13677"/>
        <w:bookmarkEnd w:id="13687"/>
      </w:del>
    </w:p>
    <w:p w14:paraId="14F13E0D" w14:textId="38C4D5F2" w:rsidR="00B63902" w:rsidRPr="005223F4" w:rsidDel="00316B66" w:rsidRDefault="00B63902" w:rsidP="00B63902">
      <w:pPr>
        <w:rPr>
          <w:del w:id="13688" w:author="mbeckerle" w:date="2012-04-22T20:54:00Z"/>
        </w:rPr>
      </w:pPr>
      <w:bookmarkStart w:id="13689" w:name="_Toc351912773"/>
      <w:bookmarkStart w:id="13690" w:name="_Toc351914794"/>
      <w:bookmarkStart w:id="13691" w:name="_Toc351915260"/>
      <w:bookmarkStart w:id="13692" w:name="_Toc361231317"/>
      <w:bookmarkStart w:id="13693" w:name="_Toc361231843"/>
      <w:bookmarkStart w:id="13694" w:name="_Toc362445141"/>
      <w:bookmarkStart w:id="13695" w:name="_Toc362451892"/>
      <w:bookmarkStart w:id="13696" w:name="_Toc362452441"/>
      <w:bookmarkStart w:id="13697" w:name="_Toc362453339"/>
      <w:bookmarkEnd w:id="13689"/>
      <w:bookmarkEnd w:id="13690"/>
      <w:bookmarkEnd w:id="13691"/>
      <w:bookmarkEnd w:id="13692"/>
      <w:bookmarkEnd w:id="13693"/>
      <w:bookmarkEnd w:id="13694"/>
      <w:bookmarkEnd w:id="13695"/>
      <w:bookmarkEnd w:id="13696"/>
      <w:bookmarkEnd w:id="13697"/>
    </w:p>
    <w:p w14:paraId="05E6351E" w14:textId="4886059F" w:rsidR="00B63902" w:rsidRPr="005223F4" w:rsidDel="00C800B8" w:rsidRDefault="00B63902" w:rsidP="00B63902">
      <w:pPr>
        <w:rPr>
          <w:del w:id="13698" w:author="mbeckerle" w:date="2013-03-24T18:04:00Z"/>
        </w:rPr>
      </w:pPr>
      <w:del w:id="13699" w:author="mbeckerle" w:date="2013-03-24T18:04:00Z">
        <w:r w:rsidRPr="005223F4" w:rsidDel="00C800B8">
          <w:delText>For simple elements the following applies:</w:delText>
        </w:r>
        <w:bookmarkStart w:id="13700" w:name="_Toc351912774"/>
        <w:bookmarkStart w:id="13701" w:name="_Toc351914795"/>
        <w:bookmarkStart w:id="13702" w:name="_Toc351915261"/>
        <w:bookmarkStart w:id="13703" w:name="_Toc361231318"/>
        <w:bookmarkStart w:id="13704" w:name="_Toc361231844"/>
        <w:bookmarkStart w:id="13705" w:name="_Toc362445142"/>
        <w:bookmarkStart w:id="13706" w:name="_Toc362451893"/>
        <w:bookmarkStart w:id="13707" w:name="_Toc362452442"/>
        <w:bookmarkStart w:id="13708" w:name="_Toc362453340"/>
        <w:bookmarkEnd w:id="13700"/>
        <w:bookmarkEnd w:id="13701"/>
        <w:bookmarkEnd w:id="13702"/>
        <w:bookmarkEnd w:id="13703"/>
        <w:bookmarkEnd w:id="13704"/>
        <w:bookmarkEnd w:id="13705"/>
        <w:bookmarkEnd w:id="13706"/>
        <w:bookmarkEnd w:id="13707"/>
        <w:bookmarkEnd w:id="13708"/>
      </w:del>
    </w:p>
    <w:p w14:paraId="6B9082CF" w14:textId="72507469" w:rsidR="00B63902" w:rsidRPr="005223F4" w:rsidDel="00316B66" w:rsidRDefault="00B63902" w:rsidP="00B63902">
      <w:pPr>
        <w:rPr>
          <w:del w:id="13709" w:author="mbeckerle" w:date="2012-04-22T20:54:00Z"/>
        </w:rPr>
      </w:pPr>
      <w:bookmarkStart w:id="13710" w:name="_Toc351912775"/>
      <w:bookmarkStart w:id="13711" w:name="_Toc351914796"/>
      <w:bookmarkStart w:id="13712" w:name="_Toc351915262"/>
      <w:bookmarkStart w:id="13713" w:name="_Toc361231319"/>
      <w:bookmarkStart w:id="13714" w:name="_Toc361231845"/>
      <w:bookmarkStart w:id="13715" w:name="_Toc362445143"/>
      <w:bookmarkStart w:id="13716" w:name="_Toc362451894"/>
      <w:bookmarkStart w:id="13717" w:name="_Toc362452443"/>
      <w:bookmarkStart w:id="13718" w:name="_Toc362453341"/>
      <w:bookmarkEnd w:id="13710"/>
      <w:bookmarkEnd w:id="13711"/>
      <w:bookmarkEnd w:id="13712"/>
      <w:bookmarkEnd w:id="13713"/>
      <w:bookmarkEnd w:id="13714"/>
      <w:bookmarkEnd w:id="13715"/>
      <w:bookmarkEnd w:id="13716"/>
      <w:bookmarkEnd w:id="13717"/>
      <w:bookmarkEnd w:id="13718"/>
    </w:p>
    <w:p w14:paraId="21F720E8" w14:textId="58927D53" w:rsidR="00B63902" w:rsidRPr="005223F4" w:rsidDel="00C800B8" w:rsidRDefault="00B63902" w:rsidP="006A210B">
      <w:pPr>
        <w:numPr>
          <w:ilvl w:val="0"/>
          <w:numId w:val="82"/>
        </w:numPr>
        <w:tabs>
          <w:tab w:val="clear" w:pos="360"/>
          <w:tab w:val="num" w:pos="-1260"/>
        </w:tabs>
        <w:spacing w:after="120"/>
        <w:rPr>
          <w:del w:id="13719" w:author="mbeckerle" w:date="2013-03-24T18:04:00Z"/>
        </w:rPr>
      </w:pPr>
      <w:del w:id="13720" w:author="mbeckerle" w:date="2013-03-24T18:04:00Z">
        <w:r w:rsidRPr="005223F4" w:rsidDel="00C800B8">
          <w:delText>If 'missing element':</w:delText>
        </w:r>
        <w:bookmarkStart w:id="13721" w:name="_Toc351912776"/>
        <w:bookmarkStart w:id="13722" w:name="_Toc351914797"/>
        <w:bookmarkStart w:id="13723" w:name="_Toc351915263"/>
        <w:bookmarkStart w:id="13724" w:name="_Toc361231320"/>
        <w:bookmarkStart w:id="13725" w:name="_Toc361231846"/>
        <w:bookmarkStart w:id="13726" w:name="_Toc362445144"/>
        <w:bookmarkStart w:id="13727" w:name="_Toc362451895"/>
        <w:bookmarkStart w:id="13728" w:name="_Toc362452444"/>
        <w:bookmarkStart w:id="13729" w:name="_Toc362453342"/>
        <w:bookmarkEnd w:id="13721"/>
        <w:bookmarkEnd w:id="13722"/>
        <w:bookmarkEnd w:id="13723"/>
        <w:bookmarkEnd w:id="13724"/>
        <w:bookmarkEnd w:id="13725"/>
        <w:bookmarkEnd w:id="13726"/>
        <w:bookmarkEnd w:id="13727"/>
        <w:bookmarkEnd w:id="13728"/>
        <w:bookmarkEnd w:id="13729"/>
      </w:del>
    </w:p>
    <w:p w14:paraId="20B638BA" w14:textId="06DECDD2" w:rsidR="00B63902" w:rsidRPr="005223F4" w:rsidDel="00C800B8" w:rsidRDefault="00B63902" w:rsidP="00B63902">
      <w:pPr>
        <w:numPr>
          <w:ilvl w:val="0"/>
          <w:numId w:val="89"/>
        </w:numPr>
        <w:spacing w:after="120"/>
        <w:rPr>
          <w:del w:id="13730" w:author="mbeckerle" w:date="2013-03-24T18:04:00Z"/>
        </w:rPr>
      </w:pPr>
      <w:del w:id="13731" w:author="mbeckerle" w:date="2013-03-24T18:04:00Z">
        <w:r w:rsidRPr="005223F4" w:rsidDel="00C800B8">
          <w:delText>If both dfdl:initiator and dfdl:terminator are not specified</w:delText>
        </w:r>
        <w:bookmarkStart w:id="13732" w:name="_Toc351912777"/>
        <w:bookmarkStart w:id="13733" w:name="_Toc351914798"/>
        <w:bookmarkStart w:id="13734" w:name="_Toc351915264"/>
        <w:bookmarkStart w:id="13735" w:name="_Toc361231321"/>
        <w:bookmarkStart w:id="13736" w:name="_Toc361231847"/>
        <w:bookmarkStart w:id="13737" w:name="_Toc362445145"/>
        <w:bookmarkStart w:id="13738" w:name="_Toc362451896"/>
        <w:bookmarkStart w:id="13739" w:name="_Toc362452445"/>
        <w:bookmarkStart w:id="13740" w:name="_Toc362453343"/>
        <w:bookmarkEnd w:id="13732"/>
        <w:bookmarkEnd w:id="13733"/>
        <w:bookmarkEnd w:id="13734"/>
        <w:bookmarkEnd w:id="13735"/>
        <w:bookmarkEnd w:id="13736"/>
        <w:bookmarkEnd w:id="13737"/>
        <w:bookmarkEnd w:id="13738"/>
        <w:bookmarkEnd w:id="13739"/>
        <w:bookmarkEnd w:id="13740"/>
      </w:del>
    </w:p>
    <w:p w14:paraId="09AB0640" w14:textId="2C8A9DA6" w:rsidR="00B63902" w:rsidRPr="005223F4" w:rsidDel="00C800B8" w:rsidRDefault="00B63902" w:rsidP="00B63902">
      <w:pPr>
        <w:numPr>
          <w:ilvl w:val="2"/>
          <w:numId w:val="89"/>
        </w:numPr>
        <w:spacing w:after="120"/>
        <w:rPr>
          <w:del w:id="13741" w:author="mbeckerle" w:date="2013-03-24T18:04:00Z"/>
        </w:rPr>
      </w:pPr>
      <w:del w:id="13742" w:author="mbeckerle" w:date="2013-03-24T18:04:00Z">
        <w:r w:rsidRPr="005223F4" w:rsidDel="00C800B8">
          <w:delText>If 'is nil' then the infoset value is nil</w:delText>
        </w:r>
        <w:bookmarkStart w:id="13743" w:name="_Toc351912778"/>
        <w:bookmarkStart w:id="13744" w:name="_Toc351914799"/>
        <w:bookmarkStart w:id="13745" w:name="_Toc351915265"/>
        <w:bookmarkStart w:id="13746" w:name="_Toc361231322"/>
        <w:bookmarkStart w:id="13747" w:name="_Toc361231848"/>
        <w:bookmarkStart w:id="13748" w:name="_Toc362445146"/>
        <w:bookmarkStart w:id="13749" w:name="_Toc362451897"/>
        <w:bookmarkStart w:id="13750" w:name="_Toc362452446"/>
        <w:bookmarkStart w:id="13751" w:name="_Toc362453344"/>
        <w:bookmarkEnd w:id="13743"/>
        <w:bookmarkEnd w:id="13744"/>
        <w:bookmarkEnd w:id="13745"/>
        <w:bookmarkEnd w:id="13746"/>
        <w:bookmarkEnd w:id="13747"/>
        <w:bookmarkEnd w:id="13748"/>
        <w:bookmarkEnd w:id="13749"/>
        <w:bookmarkEnd w:id="13750"/>
        <w:bookmarkEnd w:id="13751"/>
      </w:del>
    </w:p>
    <w:p w14:paraId="011B6E17" w14:textId="006F5328" w:rsidR="00B63902" w:rsidRPr="005223F4" w:rsidDel="00C800B8" w:rsidRDefault="00B63902" w:rsidP="00B63902">
      <w:pPr>
        <w:numPr>
          <w:ilvl w:val="2"/>
          <w:numId w:val="89"/>
        </w:numPr>
        <w:spacing w:after="120"/>
        <w:rPr>
          <w:del w:id="13752" w:author="mbeckerle" w:date="2013-03-24T18:04:00Z"/>
        </w:rPr>
      </w:pPr>
      <w:del w:id="13753" w:author="mbeckerle" w:date="2013-03-24T18:04:00Z">
        <w:r w:rsidRPr="005223F4" w:rsidDel="00C800B8">
          <w:delText xml:space="preserve">Else if 'required element', and 'has a default' then the infoset value is the value provided by the default </w:delText>
        </w:r>
        <w:bookmarkStart w:id="13754" w:name="_Toc351912779"/>
        <w:bookmarkStart w:id="13755" w:name="_Toc351914800"/>
        <w:bookmarkStart w:id="13756" w:name="_Toc351915266"/>
        <w:bookmarkStart w:id="13757" w:name="_Toc361231323"/>
        <w:bookmarkStart w:id="13758" w:name="_Toc361231849"/>
        <w:bookmarkStart w:id="13759" w:name="_Toc362445147"/>
        <w:bookmarkStart w:id="13760" w:name="_Toc362451898"/>
        <w:bookmarkStart w:id="13761" w:name="_Toc362452447"/>
        <w:bookmarkStart w:id="13762" w:name="_Toc362453345"/>
        <w:bookmarkEnd w:id="13754"/>
        <w:bookmarkEnd w:id="13755"/>
        <w:bookmarkEnd w:id="13756"/>
        <w:bookmarkEnd w:id="13757"/>
        <w:bookmarkEnd w:id="13758"/>
        <w:bookmarkEnd w:id="13759"/>
        <w:bookmarkEnd w:id="13760"/>
        <w:bookmarkEnd w:id="13761"/>
        <w:bookmarkEnd w:id="13762"/>
      </w:del>
    </w:p>
    <w:p w14:paraId="145B1B9C" w14:textId="49D5D02A" w:rsidR="00B63902" w:rsidRPr="005223F4" w:rsidDel="00C800B8" w:rsidRDefault="00B63902" w:rsidP="00B63902">
      <w:pPr>
        <w:numPr>
          <w:ilvl w:val="2"/>
          <w:numId w:val="89"/>
        </w:numPr>
        <w:spacing w:after="120"/>
        <w:rPr>
          <w:del w:id="13763" w:author="mbeckerle" w:date="2013-03-24T18:04:00Z"/>
        </w:rPr>
      </w:pPr>
      <w:del w:id="13764" w:author="mbeckerle" w:date="2013-03-24T18:04:00Z">
        <w:r w:rsidRPr="005223F4" w:rsidDel="00C800B8">
          <w:delText>Else If 'required element', it is a processing error</w:delText>
        </w:r>
        <w:bookmarkStart w:id="13765" w:name="_Toc351912780"/>
        <w:bookmarkStart w:id="13766" w:name="_Toc351914801"/>
        <w:bookmarkStart w:id="13767" w:name="_Toc351915267"/>
        <w:bookmarkStart w:id="13768" w:name="_Toc361231324"/>
        <w:bookmarkStart w:id="13769" w:name="_Toc361231850"/>
        <w:bookmarkStart w:id="13770" w:name="_Toc362445148"/>
        <w:bookmarkStart w:id="13771" w:name="_Toc362451899"/>
        <w:bookmarkStart w:id="13772" w:name="_Toc362452448"/>
        <w:bookmarkStart w:id="13773" w:name="_Toc362453346"/>
        <w:bookmarkEnd w:id="13765"/>
        <w:bookmarkEnd w:id="13766"/>
        <w:bookmarkEnd w:id="13767"/>
        <w:bookmarkEnd w:id="13768"/>
        <w:bookmarkEnd w:id="13769"/>
        <w:bookmarkEnd w:id="13770"/>
        <w:bookmarkEnd w:id="13771"/>
        <w:bookmarkEnd w:id="13772"/>
        <w:bookmarkEnd w:id="13773"/>
      </w:del>
    </w:p>
    <w:p w14:paraId="063EEC72" w14:textId="2A9FC2A9" w:rsidR="00B63902" w:rsidRPr="005223F4" w:rsidDel="00C800B8" w:rsidRDefault="00B63902" w:rsidP="00B63902">
      <w:pPr>
        <w:numPr>
          <w:ilvl w:val="2"/>
          <w:numId w:val="89"/>
        </w:numPr>
        <w:spacing w:after="120"/>
        <w:rPr>
          <w:del w:id="13774" w:author="mbeckerle" w:date="2013-03-24T18:04:00Z"/>
        </w:rPr>
      </w:pPr>
      <w:del w:id="13775" w:author="mbeckerle" w:date="2013-03-24T18:04:00Z">
        <w:r w:rsidRPr="005223F4" w:rsidDel="00C800B8">
          <w:delText>Otherwise nothing is added to the infoset</w:delText>
        </w:r>
        <w:bookmarkStart w:id="13776" w:name="_Toc351912781"/>
        <w:bookmarkStart w:id="13777" w:name="_Toc351914802"/>
        <w:bookmarkStart w:id="13778" w:name="_Toc351915268"/>
        <w:bookmarkStart w:id="13779" w:name="_Toc361231325"/>
        <w:bookmarkStart w:id="13780" w:name="_Toc361231851"/>
        <w:bookmarkStart w:id="13781" w:name="_Toc362445149"/>
        <w:bookmarkStart w:id="13782" w:name="_Toc362451900"/>
        <w:bookmarkStart w:id="13783" w:name="_Toc362452449"/>
        <w:bookmarkStart w:id="13784" w:name="_Toc362453347"/>
        <w:bookmarkEnd w:id="13776"/>
        <w:bookmarkEnd w:id="13777"/>
        <w:bookmarkEnd w:id="13778"/>
        <w:bookmarkEnd w:id="13779"/>
        <w:bookmarkEnd w:id="13780"/>
        <w:bookmarkEnd w:id="13781"/>
        <w:bookmarkEnd w:id="13782"/>
        <w:bookmarkEnd w:id="13783"/>
        <w:bookmarkEnd w:id="13784"/>
      </w:del>
    </w:p>
    <w:p w14:paraId="370175F1" w14:textId="4DFBA5CF" w:rsidR="00B63902" w:rsidRPr="005223F4" w:rsidDel="00C800B8" w:rsidRDefault="00B63902" w:rsidP="006A210B">
      <w:pPr>
        <w:numPr>
          <w:ilvl w:val="0"/>
          <w:numId w:val="89"/>
        </w:numPr>
        <w:tabs>
          <w:tab w:val="clear" w:pos="720"/>
          <w:tab w:val="num" w:pos="-900"/>
        </w:tabs>
        <w:spacing w:after="120"/>
        <w:rPr>
          <w:del w:id="13785" w:author="mbeckerle" w:date="2013-03-24T18:04:00Z"/>
        </w:rPr>
      </w:pPr>
      <w:del w:id="13786" w:author="mbeckerle" w:date="2013-03-24T18:04:00Z">
        <w:r w:rsidRPr="005223F4" w:rsidDel="00C800B8">
          <w:delText xml:space="preserve">Otherwise </w:delText>
        </w:r>
        <w:bookmarkStart w:id="13787" w:name="_Toc351912782"/>
        <w:bookmarkStart w:id="13788" w:name="_Toc351914803"/>
        <w:bookmarkStart w:id="13789" w:name="_Toc351915269"/>
        <w:bookmarkStart w:id="13790" w:name="_Toc361231326"/>
        <w:bookmarkStart w:id="13791" w:name="_Toc361231852"/>
        <w:bookmarkStart w:id="13792" w:name="_Toc362445150"/>
        <w:bookmarkStart w:id="13793" w:name="_Toc362451901"/>
        <w:bookmarkStart w:id="13794" w:name="_Toc362452450"/>
        <w:bookmarkStart w:id="13795" w:name="_Toc362453348"/>
        <w:bookmarkEnd w:id="13787"/>
        <w:bookmarkEnd w:id="13788"/>
        <w:bookmarkEnd w:id="13789"/>
        <w:bookmarkEnd w:id="13790"/>
        <w:bookmarkEnd w:id="13791"/>
        <w:bookmarkEnd w:id="13792"/>
        <w:bookmarkEnd w:id="13793"/>
        <w:bookmarkEnd w:id="13794"/>
        <w:bookmarkEnd w:id="13795"/>
      </w:del>
    </w:p>
    <w:p w14:paraId="4E167A4D" w14:textId="4A14DCED" w:rsidR="00B63902" w:rsidRPr="005223F4" w:rsidDel="00C800B8" w:rsidRDefault="00B63902" w:rsidP="00B63902">
      <w:pPr>
        <w:numPr>
          <w:ilvl w:val="2"/>
          <w:numId w:val="89"/>
        </w:numPr>
        <w:spacing w:after="120"/>
        <w:rPr>
          <w:del w:id="13796" w:author="mbeckerle" w:date="2013-03-24T18:04:00Z"/>
        </w:rPr>
      </w:pPr>
      <w:del w:id="13797" w:author="mbeckerle" w:date="2013-03-24T18:04:00Z">
        <w:r w:rsidRPr="005223F4" w:rsidDel="00C800B8">
          <w:delText>If 'is nil' and the initiator and/or terminator comply with dfdl:nilValueDelimiterPolicy then the infoset value is nil</w:delText>
        </w:r>
        <w:bookmarkStart w:id="13798" w:name="_Toc351912783"/>
        <w:bookmarkStart w:id="13799" w:name="_Toc351914804"/>
        <w:bookmarkStart w:id="13800" w:name="_Toc351915270"/>
        <w:bookmarkStart w:id="13801" w:name="_Toc361231327"/>
        <w:bookmarkStart w:id="13802" w:name="_Toc361231853"/>
        <w:bookmarkStart w:id="13803" w:name="_Toc362445151"/>
        <w:bookmarkStart w:id="13804" w:name="_Toc362451902"/>
        <w:bookmarkStart w:id="13805" w:name="_Toc362452451"/>
        <w:bookmarkStart w:id="13806" w:name="_Toc362453349"/>
        <w:bookmarkEnd w:id="13798"/>
        <w:bookmarkEnd w:id="13799"/>
        <w:bookmarkEnd w:id="13800"/>
        <w:bookmarkEnd w:id="13801"/>
        <w:bookmarkEnd w:id="13802"/>
        <w:bookmarkEnd w:id="13803"/>
        <w:bookmarkEnd w:id="13804"/>
        <w:bookmarkEnd w:id="13805"/>
        <w:bookmarkEnd w:id="13806"/>
      </w:del>
    </w:p>
    <w:p w14:paraId="4F5EB2BD" w14:textId="5E886BEB" w:rsidR="00B63902" w:rsidRPr="005223F4" w:rsidDel="00C800B8" w:rsidRDefault="00B63902" w:rsidP="00B63902">
      <w:pPr>
        <w:numPr>
          <w:ilvl w:val="2"/>
          <w:numId w:val="89"/>
        </w:numPr>
        <w:spacing w:after="120"/>
        <w:rPr>
          <w:del w:id="13807" w:author="mbeckerle" w:date="2013-03-24T18:04:00Z"/>
        </w:rPr>
      </w:pPr>
      <w:del w:id="13808" w:author="mbeckerle" w:date="2013-03-24T18:04:00Z">
        <w:r w:rsidRPr="005223F4" w:rsidDel="00C800B8">
          <w:delText xml:space="preserve">Else if 'required element', and 'has a default' and the initiator and/or terminator comply with dfdl:emptyValueDelimiterPolicy then the infoset value is the value provided by the default </w:delText>
        </w:r>
        <w:bookmarkStart w:id="13809" w:name="_Toc351912784"/>
        <w:bookmarkStart w:id="13810" w:name="_Toc351914805"/>
        <w:bookmarkStart w:id="13811" w:name="_Toc351915271"/>
        <w:bookmarkStart w:id="13812" w:name="_Toc361231328"/>
        <w:bookmarkStart w:id="13813" w:name="_Toc361231854"/>
        <w:bookmarkStart w:id="13814" w:name="_Toc362445152"/>
        <w:bookmarkStart w:id="13815" w:name="_Toc362451903"/>
        <w:bookmarkStart w:id="13816" w:name="_Toc362452452"/>
        <w:bookmarkStart w:id="13817" w:name="_Toc362453350"/>
        <w:bookmarkEnd w:id="13809"/>
        <w:bookmarkEnd w:id="13810"/>
        <w:bookmarkEnd w:id="13811"/>
        <w:bookmarkEnd w:id="13812"/>
        <w:bookmarkEnd w:id="13813"/>
        <w:bookmarkEnd w:id="13814"/>
        <w:bookmarkEnd w:id="13815"/>
        <w:bookmarkEnd w:id="13816"/>
        <w:bookmarkEnd w:id="13817"/>
      </w:del>
    </w:p>
    <w:p w14:paraId="7EFBE388" w14:textId="32A0FEAC" w:rsidR="00B63902" w:rsidRPr="005223F4" w:rsidDel="00C800B8" w:rsidRDefault="00B63902" w:rsidP="00B63902">
      <w:pPr>
        <w:numPr>
          <w:ilvl w:val="2"/>
          <w:numId w:val="89"/>
        </w:numPr>
        <w:spacing w:after="120"/>
        <w:rPr>
          <w:del w:id="13818" w:author="mbeckerle" w:date="2013-03-24T18:04:00Z"/>
        </w:rPr>
      </w:pPr>
      <w:del w:id="13819" w:author="mbeckerle" w:date="2013-03-24T18:04:00Z">
        <w:r w:rsidRPr="005223F4" w:rsidDel="00C800B8">
          <w:delText>Else If 'required element', it is a processing error</w:delText>
        </w:r>
        <w:bookmarkStart w:id="13820" w:name="_Toc351912785"/>
        <w:bookmarkStart w:id="13821" w:name="_Toc351914806"/>
        <w:bookmarkStart w:id="13822" w:name="_Toc351915272"/>
        <w:bookmarkStart w:id="13823" w:name="_Toc361231329"/>
        <w:bookmarkStart w:id="13824" w:name="_Toc361231855"/>
        <w:bookmarkStart w:id="13825" w:name="_Toc362445153"/>
        <w:bookmarkStart w:id="13826" w:name="_Toc362451904"/>
        <w:bookmarkStart w:id="13827" w:name="_Toc362452453"/>
        <w:bookmarkStart w:id="13828" w:name="_Toc362453351"/>
        <w:bookmarkEnd w:id="13820"/>
        <w:bookmarkEnd w:id="13821"/>
        <w:bookmarkEnd w:id="13822"/>
        <w:bookmarkEnd w:id="13823"/>
        <w:bookmarkEnd w:id="13824"/>
        <w:bookmarkEnd w:id="13825"/>
        <w:bookmarkEnd w:id="13826"/>
        <w:bookmarkEnd w:id="13827"/>
        <w:bookmarkEnd w:id="13828"/>
      </w:del>
    </w:p>
    <w:p w14:paraId="2054E7AC" w14:textId="50E8DA2B" w:rsidR="00B63902" w:rsidRPr="005223F4" w:rsidDel="00C800B8" w:rsidRDefault="00B63902" w:rsidP="00B63902">
      <w:pPr>
        <w:numPr>
          <w:ilvl w:val="2"/>
          <w:numId w:val="89"/>
        </w:numPr>
        <w:spacing w:after="120"/>
        <w:rPr>
          <w:del w:id="13829" w:author="mbeckerle" w:date="2013-03-24T18:04:00Z"/>
        </w:rPr>
      </w:pPr>
      <w:del w:id="13830" w:author="mbeckerle" w:date="2013-03-24T18:04:00Z">
        <w:r w:rsidRPr="005223F4" w:rsidDel="00C800B8">
          <w:delText xml:space="preserve">Otherwise nothing is added to the infoset </w:delText>
        </w:r>
        <w:bookmarkStart w:id="13831" w:name="_Toc351912786"/>
        <w:bookmarkStart w:id="13832" w:name="_Toc351914807"/>
        <w:bookmarkStart w:id="13833" w:name="_Toc351915273"/>
        <w:bookmarkStart w:id="13834" w:name="_Toc361231330"/>
        <w:bookmarkStart w:id="13835" w:name="_Toc361231856"/>
        <w:bookmarkStart w:id="13836" w:name="_Toc362445154"/>
        <w:bookmarkStart w:id="13837" w:name="_Toc362451905"/>
        <w:bookmarkStart w:id="13838" w:name="_Toc362452454"/>
        <w:bookmarkStart w:id="13839" w:name="_Toc362453352"/>
        <w:bookmarkEnd w:id="13831"/>
        <w:bookmarkEnd w:id="13832"/>
        <w:bookmarkEnd w:id="13833"/>
        <w:bookmarkEnd w:id="13834"/>
        <w:bookmarkEnd w:id="13835"/>
        <w:bookmarkEnd w:id="13836"/>
        <w:bookmarkEnd w:id="13837"/>
        <w:bookmarkEnd w:id="13838"/>
        <w:bookmarkEnd w:id="13839"/>
      </w:del>
    </w:p>
    <w:p w14:paraId="74487059" w14:textId="100693CB" w:rsidR="00B63902" w:rsidRPr="005223F4" w:rsidDel="00C800B8" w:rsidRDefault="00B63902" w:rsidP="006A210B">
      <w:pPr>
        <w:numPr>
          <w:ilvl w:val="0"/>
          <w:numId w:val="83"/>
        </w:numPr>
        <w:tabs>
          <w:tab w:val="clear" w:pos="360"/>
          <w:tab w:val="num" w:pos="-1260"/>
        </w:tabs>
        <w:spacing w:after="120"/>
        <w:rPr>
          <w:del w:id="13840" w:author="mbeckerle" w:date="2013-03-24T18:04:00Z"/>
        </w:rPr>
      </w:pPr>
      <w:del w:id="13841" w:author="mbeckerle" w:date="2013-03-24T18:04:00Z">
        <w:r w:rsidRPr="005223F4" w:rsidDel="00C800B8">
          <w:delText>Otherwise</w:delText>
        </w:r>
        <w:bookmarkStart w:id="13842" w:name="_Toc351912787"/>
        <w:bookmarkStart w:id="13843" w:name="_Toc351914808"/>
        <w:bookmarkStart w:id="13844" w:name="_Toc351915274"/>
        <w:bookmarkStart w:id="13845" w:name="_Toc361231331"/>
        <w:bookmarkStart w:id="13846" w:name="_Toc361231857"/>
        <w:bookmarkStart w:id="13847" w:name="_Toc362445155"/>
        <w:bookmarkStart w:id="13848" w:name="_Toc362451906"/>
        <w:bookmarkStart w:id="13849" w:name="_Toc362452455"/>
        <w:bookmarkStart w:id="13850" w:name="_Toc362453353"/>
        <w:bookmarkEnd w:id="13842"/>
        <w:bookmarkEnd w:id="13843"/>
        <w:bookmarkEnd w:id="13844"/>
        <w:bookmarkEnd w:id="13845"/>
        <w:bookmarkEnd w:id="13846"/>
        <w:bookmarkEnd w:id="13847"/>
        <w:bookmarkEnd w:id="13848"/>
        <w:bookmarkEnd w:id="13849"/>
        <w:bookmarkEnd w:id="13850"/>
      </w:del>
    </w:p>
    <w:p w14:paraId="1A0AEF62" w14:textId="676082FF" w:rsidR="00B63902" w:rsidRPr="005223F4" w:rsidDel="00C800B8" w:rsidRDefault="00B63902" w:rsidP="00B63902">
      <w:pPr>
        <w:numPr>
          <w:ilvl w:val="0"/>
          <w:numId w:val="95"/>
        </w:numPr>
        <w:tabs>
          <w:tab w:val="num" w:pos="1620"/>
        </w:tabs>
        <w:spacing w:after="120"/>
        <w:rPr>
          <w:del w:id="13851" w:author="mbeckerle" w:date="2013-03-24T18:04:00Z"/>
        </w:rPr>
      </w:pPr>
      <w:del w:id="13852" w:author="mbeckerle" w:date="2013-03-24T18:04:00Z">
        <w:r w:rsidRPr="005223F4" w:rsidDel="00C800B8">
          <w:delText>If both dfdl:initiator and dfdl:terminator are not specified</w:delText>
        </w:r>
        <w:bookmarkStart w:id="13853" w:name="_Toc351912788"/>
        <w:bookmarkStart w:id="13854" w:name="_Toc351914809"/>
        <w:bookmarkStart w:id="13855" w:name="_Toc351915275"/>
        <w:bookmarkStart w:id="13856" w:name="_Toc361231332"/>
        <w:bookmarkStart w:id="13857" w:name="_Toc361231858"/>
        <w:bookmarkStart w:id="13858" w:name="_Toc362445156"/>
        <w:bookmarkStart w:id="13859" w:name="_Toc362451907"/>
        <w:bookmarkStart w:id="13860" w:name="_Toc362452456"/>
        <w:bookmarkStart w:id="13861" w:name="_Toc362453354"/>
        <w:bookmarkEnd w:id="13853"/>
        <w:bookmarkEnd w:id="13854"/>
        <w:bookmarkEnd w:id="13855"/>
        <w:bookmarkEnd w:id="13856"/>
        <w:bookmarkEnd w:id="13857"/>
        <w:bookmarkEnd w:id="13858"/>
        <w:bookmarkEnd w:id="13859"/>
        <w:bookmarkEnd w:id="13860"/>
        <w:bookmarkEnd w:id="13861"/>
      </w:del>
    </w:p>
    <w:p w14:paraId="308E4F8E" w14:textId="7C8E6FF0" w:rsidR="00B63902" w:rsidRPr="005223F4" w:rsidDel="00C800B8" w:rsidRDefault="00B63902" w:rsidP="00B63902">
      <w:pPr>
        <w:numPr>
          <w:ilvl w:val="0"/>
          <w:numId w:val="94"/>
        </w:numPr>
        <w:spacing w:after="120"/>
        <w:rPr>
          <w:del w:id="13862" w:author="mbeckerle" w:date="2013-03-24T18:04:00Z"/>
        </w:rPr>
      </w:pPr>
      <w:del w:id="13863" w:author="mbeckerle" w:date="2013-03-24T18:04:00Z">
        <w:r w:rsidRPr="005223F4" w:rsidDel="00C800B8">
          <w:delText>If 'is nil' then the infoset value is nil</w:delText>
        </w:r>
        <w:bookmarkStart w:id="13864" w:name="_Toc351912789"/>
        <w:bookmarkStart w:id="13865" w:name="_Toc351914810"/>
        <w:bookmarkStart w:id="13866" w:name="_Toc351915276"/>
        <w:bookmarkStart w:id="13867" w:name="_Toc361231333"/>
        <w:bookmarkStart w:id="13868" w:name="_Toc361231859"/>
        <w:bookmarkStart w:id="13869" w:name="_Toc362445157"/>
        <w:bookmarkStart w:id="13870" w:name="_Toc362451908"/>
        <w:bookmarkStart w:id="13871" w:name="_Toc362452457"/>
        <w:bookmarkStart w:id="13872" w:name="_Toc362453355"/>
        <w:bookmarkEnd w:id="13864"/>
        <w:bookmarkEnd w:id="13865"/>
        <w:bookmarkEnd w:id="13866"/>
        <w:bookmarkEnd w:id="13867"/>
        <w:bookmarkEnd w:id="13868"/>
        <w:bookmarkEnd w:id="13869"/>
        <w:bookmarkEnd w:id="13870"/>
        <w:bookmarkEnd w:id="13871"/>
        <w:bookmarkEnd w:id="13872"/>
      </w:del>
    </w:p>
    <w:p w14:paraId="5E8EC2F7" w14:textId="7F693B53" w:rsidR="00B63902" w:rsidRPr="005223F4" w:rsidDel="00C800B8" w:rsidRDefault="00B63902" w:rsidP="00B63902">
      <w:pPr>
        <w:numPr>
          <w:ilvl w:val="0"/>
          <w:numId w:val="94"/>
        </w:numPr>
        <w:spacing w:after="120"/>
        <w:rPr>
          <w:del w:id="13873" w:author="mbeckerle" w:date="2013-03-24T18:04:00Z"/>
        </w:rPr>
      </w:pPr>
      <w:del w:id="13874" w:author="mbeckerle" w:date="2013-03-24T18:04:00Z">
        <w:r w:rsidRPr="005223F4" w:rsidDel="00C800B8">
          <w:delText>Otherwise the infoset value is the parsed value from the data stream</w:delText>
        </w:r>
        <w:bookmarkStart w:id="13875" w:name="_Toc351912790"/>
        <w:bookmarkStart w:id="13876" w:name="_Toc351914811"/>
        <w:bookmarkStart w:id="13877" w:name="_Toc351915277"/>
        <w:bookmarkStart w:id="13878" w:name="_Toc361231334"/>
        <w:bookmarkStart w:id="13879" w:name="_Toc361231860"/>
        <w:bookmarkStart w:id="13880" w:name="_Toc362445158"/>
        <w:bookmarkStart w:id="13881" w:name="_Toc362451909"/>
        <w:bookmarkStart w:id="13882" w:name="_Toc362452458"/>
        <w:bookmarkStart w:id="13883" w:name="_Toc362453356"/>
        <w:bookmarkEnd w:id="13875"/>
        <w:bookmarkEnd w:id="13876"/>
        <w:bookmarkEnd w:id="13877"/>
        <w:bookmarkEnd w:id="13878"/>
        <w:bookmarkEnd w:id="13879"/>
        <w:bookmarkEnd w:id="13880"/>
        <w:bookmarkEnd w:id="13881"/>
        <w:bookmarkEnd w:id="13882"/>
        <w:bookmarkEnd w:id="13883"/>
      </w:del>
    </w:p>
    <w:p w14:paraId="25DA6968" w14:textId="0315EA26" w:rsidR="00B63902" w:rsidRPr="005223F4" w:rsidDel="00C800B8" w:rsidRDefault="00B63902" w:rsidP="00B63902">
      <w:pPr>
        <w:numPr>
          <w:ilvl w:val="0"/>
          <w:numId w:val="95"/>
        </w:numPr>
        <w:tabs>
          <w:tab w:val="num" w:pos="1620"/>
        </w:tabs>
        <w:spacing w:after="120"/>
        <w:rPr>
          <w:del w:id="13884" w:author="mbeckerle" w:date="2013-03-24T18:04:00Z"/>
        </w:rPr>
      </w:pPr>
      <w:del w:id="13885" w:author="mbeckerle" w:date="2013-03-24T18:04:00Z">
        <w:r w:rsidRPr="005223F4" w:rsidDel="00C800B8">
          <w:delText>Otherwise</w:delText>
        </w:r>
        <w:bookmarkStart w:id="13886" w:name="_Toc351912791"/>
        <w:bookmarkStart w:id="13887" w:name="_Toc351914812"/>
        <w:bookmarkStart w:id="13888" w:name="_Toc351915278"/>
        <w:bookmarkStart w:id="13889" w:name="_Toc361231335"/>
        <w:bookmarkStart w:id="13890" w:name="_Toc361231861"/>
        <w:bookmarkStart w:id="13891" w:name="_Toc362445159"/>
        <w:bookmarkStart w:id="13892" w:name="_Toc362451910"/>
        <w:bookmarkStart w:id="13893" w:name="_Toc362452459"/>
        <w:bookmarkStart w:id="13894" w:name="_Toc362453357"/>
        <w:bookmarkEnd w:id="13886"/>
        <w:bookmarkEnd w:id="13887"/>
        <w:bookmarkEnd w:id="13888"/>
        <w:bookmarkEnd w:id="13889"/>
        <w:bookmarkEnd w:id="13890"/>
        <w:bookmarkEnd w:id="13891"/>
        <w:bookmarkEnd w:id="13892"/>
        <w:bookmarkEnd w:id="13893"/>
        <w:bookmarkEnd w:id="13894"/>
      </w:del>
    </w:p>
    <w:p w14:paraId="470A6EEE" w14:textId="5428127F" w:rsidR="00B63902" w:rsidRPr="005223F4" w:rsidDel="00C800B8" w:rsidRDefault="00B63902" w:rsidP="00B63902">
      <w:pPr>
        <w:numPr>
          <w:ilvl w:val="0"/>
          <w:numId w:val="93"/>
        </w:numPr>
        <w:spacing w:after="120"/>
        <w:rPr>
          <w:del w:id="13895" w:author="mbeckerle" w:date="2013-03-24T18:04:00Z"/>
        </w:rPr>
      </w:pPr>
      <w:del w:id="13896" w:author="mbeckerle" w:date="2013-03-24T18:04:00Z">
        <w:r w:rsidRPr="005223F4" w:rsidDel="00C800B8">
          <w:delText>If 'is nil' and the initiator and/or terminator comply with dfdl:nilValueDelimiterPolicy then the infoset value is nil</w:delText>
        </w:r>
        <w:bookmarkStart w:id="13897" w:name="_Toc351912792"/>
        <w:bookmarkStart w:id="13898" w:name="_Toc351914813"/>
        <w:bookmarkStart w:id="13899" w:name="_Toc351915279"/>
        <w:bookmarkStart w:id="13900" w:name="_Toc361231336"/>
        <w:bookmarkStart w:id="13901" w:name="_Toc361231862"/>
        <w:bookmarkStart w:id="13902" w:name="_Toc362445160"/>
        <w:bookmarkStart w:id="13903" w:name="_Toc362451911"/>
        <w:bookmarkStart w:id="13904" w:name="_Toc362452460"/>
        <w:bookmarkStart w:id="13905" w:name="_Toc362453358"/>
        <w:bookmarkEnd w:id="13897"/>
        <w:bookmarkEnd w:id="13898"/>
        <w:bookmarkEnd w:id="13899"/>
        <w:bookmarkEnd w:id="13900"/>
        <w:bookmarkEnd w:id="13901"/>
        <w:bookmarkEnd w:id="13902"/>
        <w:bookmarkEnd w:id="13903"/>
        <w:bookmarkEnd w:id="13904"/>
        <w:bookmarkEnd w:id="13905"/>
      </w:del>
    </w:p>
    <w:p w14:paraId="764E8A7B" w14:textId="205A7079" w:rsidR="00B63902" w:rsidRPr="005223F4" w:rsidDel="00C800B8" w:rsidRDefault="00B63902" w:rsidP="00B63902">
      <w:pPr>
        <w:numPr>
          <w:ilvl w:val="0"/>
          <w:numId w:val="93"/>
        </w:numPr>
        <w:spacing w:after="120"/>
        <w:rPr>
          <w:del w:id="13906" w:author="mbeckerle" w:date="2013-03-24T18:04:00Z"/>
        </w:rPr>
      </w:pPr>
      <w:del w:id="13907" w:author="mbeckerle" w:date="2013-03-24T18:04:00Z">
        <w:r w:rsidRPr="005223F4" w:rsidDel="00C800B8">
          <w:delText>Otherwise the infoset value is the parsed value from the data stream</w:delText>
        </w:r>
        <w:bookmarkStart w:id="13908" w:name="_Toc351912793"/>
        <w:bookmarkStart w:id="13909" w:name="_Toc351914814"/>
        <w:bookmarkStart w:id="13910" w:name="_Toc351915280"/>
        <w:bookmarkStart w:id="13911" w:name="_Toc361231337"/>
        <w:bookmarkStart w:id="13912" w:name="_Toc361231863"/>
        <w:bookmarkStart w:id="13913" w:name="_Toc362445161"/>
        <w:bookmarkStart w:id="13914" w:name="_Toc362451912"/>
        <w:bookmarkStart w:id="13915" w:name="_Toc362452461"/>
        <w:bookmarkStart w:id="13916" w:name="_Toc362453359"/>
        <w:bookmarkEnd w:id="13908"/>
        <w:bookmarkEnd w:id="13909"/>
        <w:bookmarkEnd w:id="13910"/>
        <w:bookmarkEnd w:id="13911"/>
        <w:bookmarkEnd w:id="13912"/>
        <w:bookmarkEnd w:id="13913"/>
        <w:bookmarkEnd w:id="13914"/>
        <w:bookmarkEnd w:id="13915"/>
        <w:bookmarkEnd w:id="13916"/>
      </w:del>
    </w:p>
    <w:p w14:paraId="3E2391B6" w14:textId="138ED5A3" w:rsidR="00B63902" w:rsidRPr="005223F4" w:rsidDel="00316B66" w:rsidRDefault="00B63902" w:rsidP="00B63902">
      <w:pPr>
        <w:rPr>
          <w:del w:id="13917" w:author="mbeckerle" w:date="2012-04-22T20:54:00Z"/>
        </w:rPr>
      </w:pPr>
      <w:bookmarkStart w:id="13918" w:name="_Toc351912794"/>
      <w:bookmarkStart w:id="13919" w:name="_Toc351914815"/>
      <w:bookmarkStart w:id="13920" w:name="_Toc351915281"/>
      <w:bookmarkStart w:id="13921" w:name="_Toc361231338"/>
      <w:bookmarkStart w:id="13922" w:name="_Toc361231864"/>
      <w:bookmarkStart w:id="13923" w:name="_Toc362445162"/>
      <w:bookmarkStart w:id="13924" w:name="_Toc362451913"/>
      <w:bookmarkStart w:id="13925" w:name="_Toc362452462"/>
      <w:bookmarkStart w:id="13926" w:name="_Toc362453360"/>
      <w:bookmarkEnd w:id="13918"/>
      <w:bookmarkEnd w:id="13919"/>
      <w:bookmarkEnd w:id="13920"/>
      <w:bookmarkEnd w:id="13921"/>
      <w:bookmarkEnd w:id="13922"/>
      <w:bookmarkEnd w:id="13923"/>
      <w:bookmarkEnd w:id="13924"/>
      <w:bookmarkEnd w:id="13925"/>
      <w:bookmarkEnd w:id="13926"/>
    </w:p>
    <w:p w14:paraId="7599C4DC" w14:textId="658A85F0" w:rsidR="00B63902" w:rsidRPr="005223F4" w:rsidDel="00C800B8" w:rsidRDefault="00B63902" w:rsidP="00B63902">
      <w:pPr>
        <w:rPr>
          <w:del w:id="13927" w:author="mbeckerle" w:date="2013-03-24T18:04:00Z"/>
        </w:rPr>
      </w:pPr>
      <w:commentRangeStart w:id="13928"/>
      <w:commentRangeStart w:id="13929"/>
      <w:del w:id="13930" w:author="mbeckerle" w:date="2013-03-24T18:04:00Z">
        <w:r w:rsidRPr="005223F4" w:rsidDel="00C800B8">
          <w:delText>For complex elements the following applies</w:delText>
        </w:r>
        <w:commentRangeEnd w:id="13928"/>
        <w:r w:rsidR="00E13147" w:rsidDel="00C800B8">
          <w:rPr>
            <w:rStyle w:val="CommentReference"/>
          </w:rPr>
          <w:commentReference w:id="13928"/>
        </w:r>
        <w:commentRangeEnd w:id="13929"/>
        <w:r w:rsidR="00DA38ED" w:rsidDel="00C800B8">
          <w:rPr>
            <w:rStyle w:val="CommentReference"/>
          </w:rPr>
          <w:commentReference w:id="13929"/>
        </w:r>
        <w:r w:rsidRPr="005223F4" w:rsidDel="00C800B8">
          <w:delText>:</w:delText>
        </w:r>
        <w:bookmarkStart w:id="13931" w:name="_Toc351912795"/>
        <w:bookmarkStart w:id="13932" w:name="_Toc351914816"/>
        <w:bookmarkStart w:id="13933" w:name="_Toc351915282"/>
        <w:bookmarkStart w:id="13934" w:name="_Toc361231339"/>
        <w:bookmarkStart w:id="13935" w:name="_Toc361231865"/>
        <w:bookmarkStart w:id="13936" w:name="_Toc362445163"/>
        <w:bookmarkStart w:id="13937" w:name="_Toc362451914"/>
        <w:bookmarkStart w:id="13938" w:name="_Toc362452463"/>
        <w:bookmarkStart w:id="13939" w:name="_Toc362453361"/>
        <w:bookmarkEnd w:id="13931"/>
        <w:bookmarkEnd w:id="13932"/>
        <w:bookmarkEnd w:id="13933"/>
        <w:bookmarkEnd w:id="13934"/>
        <w:bookmarkEnd w:id="13935"/>
        <w:bookmarkEnd w:id="13936"/>
        <w:bookmarkEnd w:id="13937"/>
        <w:bookmarkEnd w:id="13938"/>
        <w:bookmarkEnd w:id="13939"/>
      </w:del>
    </w:p>
    <w:p w14:paraId="272232A5" w14:textId="69A67A7F" w:rsidR="00B63902" w:rsidRPr="005223F4" w:rsidDel="00316B66" w:rsidRDefault="00B63902" w:rsidP="00B63902">
      <w:pPr>
        <w:rPr>
          <w:del w:id="13940" w:author="mbeckerle" w:date="2012-04-22T20:54:00Z"/>
        </w:rPr>
      </w:pPr>
      <w:bookmarkStart w:id="13941" w:name="_Toc351912796"/>
      <w:bookmarkStart w:id="13942" w:name="_Toc351914817"/>
      <w:bookmarkStart w:id="13943" w:name="_Toc351915283"/>
      <w:bookmarkStart w:id="13944" w:name="_Toc361231340"/>
      <w:bookmarkStart w:id="13945" w:name="_Toc361231866"/>
      <w:bookmarkStart w:id="13946" w:name="_Toc362445164"/>
      <w:bookmarkStart w:id="13947" w:name="_Toc362451915"/>
      <w:bookmarkStart w:id="13948" w:name="_Toc362452464"/>
      <w:bookmarkStart w:id="13949" w:name="_Toc362453362"/>
      <w:bookmarkEnd w:id="13941"/>
      <w:bookmarkEnd w:id="13942"/>
      <w:bookmarkEnd w:id="13943"/>
      <w:bookmarkEnd w:id="13944"/>
      <w:bookmarkEnd w:id="13945"/>
      <w:bookmarkEnd w:id="13946"/>
      <w:bookmarkEnd w:id="13947"/>
      <w:bookmarkEnd w:id="13948"/>
      <w:bookmarkEnd w:id="13949"/>
    </w:p>
    <w:p w14:paraId="65FDAE31" w14:textId="0E4131D7" w:rsidR="00B63902" w:rsidRPr="005223F4" w:rsidDel="00C800B8" w:rsidRDefault="00B63902" w:rsidP="00B63902">
      <w:pPr>
        <w:numPr>
          <w:ilvl w:val="0"/>
          <w:numId w:val="82"/>
        </w:numPr>
        <w:spacing w:after="120"/>
        <w:rPr>
          <w:del w:id="13950" w:author="mbeckerle" w:date="2013-03-24T18:04:00Z"/>
        </w:rPr>
      </w:pPr>
      <w:del w:id="13951" w:author="mbeckerle" w:date="2013-03-24T18:04:00Z">
        <w:r w:rsidRPr="005223F4" w:rsidDel="00C800B8">
          <w:delText>If 'missing element':</w:delText>
        </w:r>
        <w:bookmarkStart w:id="13952" w:name="_Toc351912797"/>
        <w:bookmarkStart w:id="13953" w:name="_Toc351914818"/>
        <w:bookmarkStart w:id="13954" w:name="_Toc351915284"/>
        <w:bookmarkStart w:id="13955" w:name="_Toc361231341"/>
        <w:bookmarkStart w:id="13956" w:name="_Toc361231867"/>
        <w:bookmarkStart w:id="13957" w:name="_Toc362445165"/>
        <w:bookmarkStart w:id="13958" w:name="_Toc362451916"/>
        <w:bookmarkStart w:id="13959" w:name="_Toc362452465"/>
        <w:bookmarkStart w:id="13960" w:name="_Toc362453363"/>
        <w:bookmarkEnd w:id="13952"/>
        <w:bookmarkEnd w:id="13953"/>
        <w:bookmarkEnd w:id="13954"/>
        <w:bookmarkEnd w:id="13955"/>
        <w:bookmarkEnd w:id="13956"/>
        <w:bookmarkEnd w:id="13957"/>
        <w:bookmarkEnd w:id="13958"/>
        <w:bookmarkEnd w:id="13959"/>
        <w:bookmarkEnd w:id="13960"/>
      </w:del>
    </w:p>
    <w:p w14:paraId="50108E3A" w14:textId="0759B64E" w:rsidR="00B63902" w:rsidRPr="005223F4" w:rsidDel="00C800B8" w:rsidRDefault="00B63902" w:rsidP="00B63902">
      <w:pPr>
        <w:numPr>
          <w:ilvl w:val="0"/>
          <w:numId w:val="84"/>
        </w:numPr>
        <w:spacing w:after="120"/>
        <w:rPr>
          <w:del w:id="13961" w:author="mbeckerle" w:date="2013-03-24T18:04:00Z"/>
        </w:rPr>
      </w:pPr>
      <w:del w:id="13962" w:author="mbeckerle" w:date="2013-03-24T18:04:00Z">
        <w:r w:rsidRPr="005223F4" w:rsidDel="00C800B8">
          <w:delText>If both dfdl:initiator and dfdl:terminator are not specified</w:delText>
        </w:r>
        <w:bookmarkStart w:id="13963" w:name="_Toc351912798"/>
        <w:bookmarkStart w:id="13964" w:name="_Toc351914819"/>
        <w:bookmarkStart w:id="13965" w:name="_Toc351915285"/>
        <w:bookmarkStart w:id="13966" w:name="_Toc361231342"/>
        <w:bookmarkStart w:id="13967" w:name="_Toc361231868"/>
        <w:bookmarkStart w:id="13968" w:name="_Toc362445166"/>
        <w:bookmarkStart w:id="13969" w:name="_Toc362451917"/>
        <w:bookmarkStart w:id="13970" w:name="_Toc362452466"/>
        <w:bookmarkStart w:id="13971" w:name="_Toc362453364"/>
        <w:bookmarkEnd w:id="13963"/>
        <w:bookmarkEnd w:id="13964"/>
        <w:bookmarkEnd w:id="13965"/>
        <w:bookmarkEnd w:id="13966"/>
        <w:bookmarkEnd w:id="13967"/>
        <w:bookmarkEnd w:id="13968"/>
        <w:bookmarkEnd w:id="13969"/>
        <w:bookmarkEnd w:id="13970"/>
        <w:bookmarkEnd w:id="13971"/>
      </w:del>
    </w:p>
    <w:p w14:paraId="262D2DA6" w14:textId="17B37886" w:rsidR="00B63902" w:rsidRPr="005223F4" w:rsidDel="00C800B8" w:rsidRDefault="00B63902" w:rsidP="00B63902">
      <w:pPr>
        <w:numPr>
          <w:ilvl w:val="1"/>
          <w:numId w:val="84"/>
        </w:numPr>
        <w:spacing w:after="120"/>
        <w:rPr>
          <w:del w:id="13972" w:author="mbeckerle" w:date="2013-03-24T18:04:00Z"/>
        </w:rPr>
      </w:pPr>
      <w:del w:id="13973" w:author="mbeckerle" w:date="2013-03-24T18:04:00Z">
        <w:r w:rsidRPr="005223F4" w:rsidDel="00C800B8">
          <w:delText>If 'required element', and 'has a default' then the element is added to the Infoset and 'missing element' processing is applied to all child elements.</w:delText>
        </w:r>
        <w:bookmarkStart w:id="13974" w:name="_Toc351912799"/>
        <w:bookmarkStart w:id="13975" w:name="_Toc351914820"/>
        <w:bookmarkStart w:id="13976" w:name="_Toc351915286"/>
        <w:bookmarkStart w:id="13977" w:name="_Toc361231343"/>
        <w:bookmarkStart w:id="13978" w:name="_Toc361231869"/>
        <w:bookmarkStart w:id="13979" w:name="_Toc362445167"/>
        <w:bookmarkStart w:id="13980" w:name="_Toc362451918"/>
        <w:bookmarkStart w:id="13981" w:name="_Toc362452467"/>
        <w:bookmarkStart w:id="13982" w:name="_Toc362453365"/>
        <w:bookmarkEnd w:id="13974"/>
        <w:bookmarkEnd w:id="13975"/>
        <w:bookmarkEnd w:id="13976"/>
        <w:bookmarkEnd w:id="13977"/>
        <w:bookmarkEnd w:id="13978"/>
        <w:bookmarkEnd w:id="13979"/>
        <w:bookmarkEnd w:id="13980"/>
        <w:bookmarkEnd w:id="13981"/>
        <w:bookmarkEnd w:id="13982"/>
      </w:del>
    </w:p>
    <w:p w14:paraId="2E3D0655" w14:textId="5B236A45" w:rsidR="00B63902" w:rsidRPr="005223F4" w:rsidDel="00C800B8" w:rsidRDefault="00B63902" w:rsidP="00B63902">
      <w:pPr>
        <w:numPr>
          <w:ilvl w:val="1"/>
          <w:numId w:val="84"/>
        </w:numPr>
        <w:spacing w:after="120"/>
        <w:rPr>
          <w:del w:id="13983" w:author="mbeckerle" w:date="2013-03-24T18:04:00Z"/>
        </w:rPr>
      </w:pPr>
      <w:del w:id="13984" w:author="mbeckerle" w:date="2013-03-24T18:04:00Z">
        <w:r w:rsidRPr="005223F4" w:rsidDel="00C800B8">
          <w:delText>Else if 'required element' it is a processing error</w:delText>
        </w:r>
        <w:bookmarkStart w:id="13985" w:name="_Toc351912800"/>
        <w:bookmarkStart w:id="13986" w:name="_Toc351914821"/>
        <w:bookmarkStart w:id="13987" w:name="_Toc351915287"/>
        <w:bookmarkStart w:id="13988" w:name="_Toc361231344"/>
        <w:bookmarkStart w:id="13989" w:name="_Toc361231870"/>
        <w:bookmarkStart w:id="13990" w:name="_Toc362445168"/>
        <w:bookmarkStart w:id="13991" w:name="_Toc362451919"/>
        <w:bookmarkStart w:id="13992" w:name="_Toc362452468"/>
        <w:bookmarkStart w:id="13993" w:name="_Toc362453366"/>
        <w:bookmarkEnd w:id="13985"/>
        <w:bookmarkEnd w:id="13986"/>
        <w:bookmarkEnd w:id="13987"/>
        <w:bookmarkEnd w:id="13988"/>
        <w:bookmarkEnd w:id="13989"/>
        <w:bookmarkEnd w:id="13990"/>
        <w:bookmarkEnd w:id="13991"/>
        <w:bookmarkEnd w:id="13992"/>
        <w:bookmarkEnd w:id="13993"/>
      </w:del>
    </w:p>
    <w:p w14:paraId="7628BA3A" w14:textId="78B0BEBE" w:rsidR="00B63902" w:rsidRPr="005223F4" w:rsidDel="00C800B8" w:rsidRDefault="00B63902" w:rsidP="00B63902">
      <w:pPr>
        <w:numPr>
          <w:ilvl w:val="1"/>
          <w:numId w:val="84"/>
        </w:numPr>
        <w:spacing w:after="120"/>
        <w:rPr>
          <w:del w:id="13994" w:author="mbeckerle" w:date="2013-03-24T18:04:00Z"/>
        </w:rPr>
      </w:pPr>
      <w:del w:id="13995" w:author="mbeckerle" w:date="2013-03-24T18:04:00Z">
        <w:r w:rsidRPr="005223F4" w:rsidDel="00C800B8">
          <w:delText>Otherwise nothing is added to the infoset</w:delText>
        </w:r>
        <w:bookmarkStart w:id="13996" w:name="_Toc351912801"/>
        <w:bookmarkStart w:id="13997" w:name="_Toc351914822"/>
        <w:bookmarkStart w:id="13998" w:name="_Toc351915288"/>
        <w:bookmarkStart w:id="13999" w:name="_Toc361231345"/>
        <w:bookmarkStart w:id="14000" w:name="_Toc361231871"/>
        <w:bookmarkStart w:id="14001" w:name="_Toc362445169"/>
        <w:bookmarkStart w:id="14002" w:name="_Toc362451920"/>
        <w:bookmarkStart w:id="14003" w:name="_Toc362452469"/>
        <w:bookmarkStart w:id="14004" w:name="_Toc362453367"/>
        <w:bookmarkEnd w:id="13996"/>
        <w:bookmarkEnd w:id="13997"/>
        <w:bookmarkEnd w:id="13998"/>
        <w:bookmarkEnd w:id="13999"/>
        <w:bookmarkEnd w:id="14000"/>
        <w:bookmarkEnd w:id="14001"/>
        <w:bookmarkEnd w:id="14002"/>
        <w:bookmarkEnd w:id="14003"/>
        <w:bookmarkEnd w:id="14004"/>
      </w:del>
    </w:p>
    <w:p w14:paraId="137D2AA0" w14:textId="1F33A7C2" w:rsidR="00B63902" w:rsidRPr="005223F4" w:rsidDel="00C800B8" w:rsidRDefault="00B63902" w:rsidP="00B63902">
      <w:pPr>
        <w:numPr>
          <w:ilvl w:val="0"/>
          <w:numId w:val="84"/>
        </w:numPr>
        <w:spacing w:after="120"/>
        <w:rPr>
          <w:del w:id="14005" w:author="mbeckerle" w:date="2013-03-24T18:04:00Z"/>
        </w:rPr>
      </w:pPr>
      <w:del w:id="14006" w:author="mbeckerle" w:date="2013-03-24T18:04:00Z">
        <w:r w:rsidRPr="005223F4" w:rsidDel="00C800B8">
          <w:delText>Otherwise</w:delText>
        </w:r>
        <w:bookmarkStart w:id="14007" w:name="_Toc351912802"/>
        <w:bookmarkStart w:id="14008" w:name="_Toc351914823"/>
        <w:bookmarkStart w:id="14009" w:name="_Toc351915289"/>
        <w:bookmarkStart w:id="14010" w:name="_Toc361231346"/>
        <w:bookmarkStart w:id="14011" w:name="_Toc361231872"/>
        <w:bookmarkStart w:id="14012" w:name="_Toc362445170"/>
        <w:bookmarkStart w:id="14013" w:name="_Toc362451921"/>
        <w:bookmarkStart w:id="14014" w:name="_Toc362452470"/>
        <w:bookmarkStart w:id="14015" w:name="_Toc362453368"/>
        <w:bookmarkEnd w:id="14007"/>
        <w:bookmarkEnd w:id="14008"/>
        <w:bookmarkEnd w:id="14009"/>
        <w:bookmarkEnd w:id="14010"/>
        <w:bookmarkEnd w:id="14011"/>
        <w:bookmarkEnd w:id="14012"/>
        <w:bookmarkEnd w:id="14013"/>
        <w:bookmarkEnd w:id="14014"/>
        <w:bookmarkEnd w:id="14015"/>
      </w:del>
    </w:p>
    <w:p w14:paraId="43D8F0CD" w14:textId="1BB77A2C" w:rsidR="00B63902" w:rsidRPr="005223F4" w:rsidDel="00C800B8" w:rsidRDefault="00B63902" w:rsidP="00B63902">
      <w:pPr>
        <w:numPr>
          <w:ilvl w:val="1"/>
          <w:numId w:val="84"/>
        </w:numPr>
        <w:spacing w:after="120"/>
        <w:rPr>
          <w:del w:id="14016" w:author="mbeckerle" w:date="2013-03-24T18:04:00Z"/>
        </w:rPr>
      </w:pPr>
      <w:del w:id="14017" w:author="mbeckerle" w:date="2013-03-24T18:04:00Z">
        <w:r w:rsidRPr="005223F4" w:rsidDel="00C800B8">
          <w:delText>If 'required element', and 'has a default' and the initiator and/or terminator comply with dfdl:emptyValueDelimiterPolicy then the element is added to the infoset and 'missing element' processing is applied to all child elements.</w:delText>
        </w:r>
        <w:bookmarkStart w:id="14018" w:name="_Toc351912803"/>
        <w:bookmarkStart w:id="14019" w:name="_Toc351914824"/>
        <w:bookmarkStart w:id="14020" w:name="_Toc351915290"/>
        <w:bookmarkStart w:id="14021" w:name="_Toc361231347"/>
        <w:bookmarkStart w:id="14022" w:name="_Toc361231873"/>
        <w:bookmarkStart w:id="14023" w:name="_Toc362445171"/>
        <w:bookmarkStart w:id="14024" w:name="_Toc362451922"/>
        <w:bookmarkStart w:id="14025" w:name="_Toc362452471"/>
        <w:bookmarkStart w:id="14026" w:name="_Toc362453369"/>
        <w:bookmarkEnd w:id="14018"/>
        <w:bookmarkEnd w:id="14019"/>
        <w:bookmarkEnd w:id="14020"/>
        <w:bookmarkEnd w:id="14021"/>
        <w:bookmarkEnd w:id="14022"/>
        <w:bookmarkEnd w:id="14023"/>
        <w:bookmarkEnd w:id="14024"/>
        <w:bookmarkEnd w:id="14025"/>
        <w:bookmarkEnd w:id="14026"/>
      </w:del>
    </w:p>
    <w:p w14:paraId="749AB68C" w14:textId="0D214102" w:rsidR="00B63902" w:rsidRPr="005223F4" w:rsidDel="00C800B8" w:rsidRDefault="00B63902" w:rsidP="00B63902">
      <w:pPr>
        <w:numPr>
          <w:ilvl w:val="1"/>
          <w:numId w:val="84"/>
        </w:numPr>
        <w:spacing w:after="120"/>
        <w:rPr>
          <w:del w:id="14027" w:author="mbeckerle" w:date="2013-03-24T18:04:00Z"/>
        </w:rPr>
      </w:pPr>
      <w:del w:id="14028" w:author="mbeckerle" w:date="2013-03-24T18:04:00Z">
        <w:r w:rsidRPr="005223F4" w:rsidDel="00C800B8">
          <w:delText>Else if 'required element' it is a processing error</w:delText>
        </w:r>
        <w:bookmarkStart w:id="14029" w:name="_Toc351912804"/>
        <w:bookmarkStart w:id="14030" w:name="_Toc351914825"/>
        <w:bookmarkStart w:id="14031" w:name="_Toc351915291"/>
        <w:bookmarkStart w:id="14032" w:name="_Toc361231348"/>
        <w:bookmarkStart w:id="14033" w:name="_Toc361231874"/>
        <w:bookmarkStart w:id="14034" w:name="_Toc362445172"/>
        <w:bookmarkStart w:id="14035" w:name="_Toc362451923"/>
        <w:bookmarkStart w:id="14036" w:name="_Toc362452472"/>
        <w:bookmarkStart w:id="14037" w:name="_Toc362453370"/>
        <w:bookmarkEnd w:id="14029"/>
        <w:bookmarkEnd w:id="14030"/>
        <w:bookmarkEnd w:id="14031"/>
        <w:bookmarkEnd w:id="14032"/>
        <w:bookmarkEnd w:id="14033"/>
        <w:bookmarkEnd w:id="14034"/>
        <w:bookmarkEnd w:id="14035"/>
        <w:bookmarkEnd w:id="14036"/>
        <w:bookmarkEnd w:id="14037"/>
      </w:del>
    </w:p>
    <w:p w14:paraId="6E59FD09" w14:textId="4FC7994E" w:rsidR="00B63902" w:rsidRPr="005223F4" w:rsidDel="00C800B8" w:rsidRDefault="00B63902" w:rsidP="00B63902">
      <w:pPr>
        <w:numPr>
          <w:ilvl w:val="1"/>
          <w:numId w:val="84"/>
        </w:numPr>
        <w:spacing w:after="120"/>
        <w:rPr>
          <w:del w:id="14038" w:author="mbeckerle" w:date="2013-03-24T18:04:00Z"/>
        </w:rPr>
      </w:pPr>
      <w:del w:id="14039" w:author="mbeckerle" w:date="2013-03-24T18:04:00Z">
        <w:r w:rsidRPr="005223F4" w:rsidDel="00C800B8">
          <w:delText>Otherwise nothing is added to the infoset</w:delText>
        </w:r>
        <w:bookmarkStart w:id="14040" w:name="_Toc351912805"/>
        <w:bookmarkStart w:id="14041" w:name="_Toc351914826"/>
        <w:bookmarkStart w:id="14042" w:name="_Toc351915292"/>
        <w:bookmarkStart w:id="14043" w:name="_Toc361231349"/>
        <w:bookmarkStart w:id="14044" w:name="_Toc361231875"/>
        <w:bookmarkStart w:id="14045" w:name="_Toc362445173"/>
        <w:bookmarkStart w:id="14046" w:name="_Toc362451924"/>
        <w:bookmarkStart w:id="14047" w:name="_Toc362452473"/>
        <w:bookmarkStart w:id="14048" w:name="_Toc362453371"/>
        <w:bookmarkEnd w:id="14040"/>
        <w:bookmarkEnd w:id="14041"/>
        <w:bookmarkEnd w:id="14042"/>
        <w:bookmarkEnd w:id="14043"/>
        <w:bookmarkEnd w:id="14044"/>
        <w:bookmarkEnd w:id="14045"/>
        <w:bookmarkEnd w:id="14046"/>
        <w:bookmarkEnd w:id="14047"/>
        <w:bookmarkEnd w:id="14048"/>
      </w:del>
    </w:p>
    <w:p w14:paraId="0D4D3CEE" w14:textId="14F75859" w:rsidR="00B63902" w:rsidRPr="005223F4" w:rsidDel="00316B66" w:rsidRDefault="00B63902" w:rsidP="00B63902">
      <w:pPr>
        <w:spacing w:after="120"/>
        <w:rPr>
          <w:del w:id="14049" w:author="mbeckerle" w:date="2012-04-22T20:54:00Z"/>
        </w:rPr>
      </w:pPr>
      <w:del w:id="14050" w:author="mbeckerle" w:date="2012-04-22T20:54:00Z">
        <w:r w:rsidRPr="005223F4" w:rsidDel="00316B66">
          <w:delText xml:space="preserve"> </w:delText>
        </w:r>
        <w:bookmarkStart w:id="14051" w:name="_Toc351912806"/>
        <w:bookmarkStart w:id="14052" w:name="_Toc351914827"/>
        <w:bookmarkStart w:id="14053" w:name="_Toc351915293"/>
        <w:bookmarkStart w:id="14054" w:name="_Toc361231350"/>
        <w:bookmarkStart w:id="14055" w:name="_Toc361231876"/>
        <w:bookmarkStart w:id="14056" w:name="_Toc362445174"/>
        <w:bookmarkStart w:id="14057" w:name="_Toc362451925"/>
        <w:bookmarkStart w:id="14058" w:name="_Toc362452474"/>
        <w:bookmarkStart w:id="14059" w:name="_Toc362453372"/>
        <w:bookmarkEnd w:id="14051"/>
        <w:bookmarkEnd w:id="14052"/>
        <w:bookmarkEnd w:id="14053"/>
        <w:bookmarkEnd w:id="14054"/>
        <w:bookmarkEnd w:id="14055"/>
        <w:bookmarkEnd w:id="14056"/>
        <w:bookmarkEnd w:id="14057"/>
        <w:bookmarkEnd w:id="14058"/>
        <w:bookmarkEnd w:id="14059"/>
      </w:del>
    </w:p>
    <w:p w14:paraId="67273746" w14:textId="37512C4A" w:rsidR="00B63902" w:rsidRPr="005223F4" w:rsidDel="00C800B8" w:rsidRDefault="00B63902" w:rsidP="006A210B">
      <w:pPr>
        <w:spacing w:after="120"/>
        <w:rPr>
          <w:del w:id="14060" w:author="mbeckerle" w:date="2013-03-24T18:04:00Z"/>
        </w:rPr>
      </w:pPr>
      <w:del w:id="14061" w:author="mbeckerle" w:date="2013-03-24T18:04:00Z">
        <w:r w:rsidRPr="005223F4" w:rsidDel="00C800B8">
          <w:delText>Otherwise the element is added to the infoset.</w:delText>
        </w:r>
        <w:bookmarkStart w:id="14062" w:name="_Toc351912807"/>
        <w:bookmarkStart w:id="14063" w:name="_Toc351914828"/>
        <w:bookmarkStart w:id="14064" w:name="_Toc351915294"/>
        <w:bookmarkStart w:id="14065" w:name="_Toc361231351"/>
        <w:bookmarkStart w:id="14066" w:name="_Toc361231877"/>
        <w:bookmarkStart w:id="14067" w:name="_Toc362445175"/>
        <w:bookmarkStart w:id="14068" w:name="_Toc362451926"/>
        <w:bookmarkStart w:id="14069" w:name="_Toc362452475"/>
        <w:bookmarkStart w:id="14070" w:name="_Toc362453373"/>
        <w:bookmarkEnd w:id="14062"/>
        <w:bookmarkEnd w:id="14063"/>
        <w:bookmarkEnd w:id="14064"/>
        <w:bookmarkEnd w:id="14065"/>
        <w:bookmarkEnd w:id="14066"/>
        <w:bookmarkEnd w:id="14067"/>
        <w:bookmarkEnd w:id="14068"/>
        <w:bookmarkEnd w:id="14069"/>
        <w:bookmarkEnd w:id="14070"/>
      </w:del>
    </w:p>
    <w:p w14:paraId="668056D6" w14:textId="7004F897" w:rsidR="00B63902" w:rsidRPr="005223F4" w:rsidDel="00316B66" w:rsidRDefault="00B63902" w:rsidP="00B63902">
      <w:pPr>
        <w:rPr>
          <w:del w:id="14071" w:author="mbeckerle" w:date="2012-04-22T20:54:00Z"/>
        </w:rPr>
      </w:pPr>
      <w:bookmarkStart w:id="14072" w:name="_Toc322911681"/>
      <w:bookmarkStart w:id="14073" w:name="_Toc322912220"/>
      <w:bookmarkStart w:id="14074" w:name="_Toc329093069"/>
      <w:bookmarkStart w:id="14075" w:name="_Toc332701582"/>
      <w:bookmarkStart w:id="14076" w:name="_Toc332701886"/>
      <w:bookmarkStart w:id="14077" w:name="_Toc332711685"/>
      <w:bookmarkStart w:id="14078" w:name="_Toc332711987"/>
      <w:bookmarkStart w:id="14079" w:name="_Toc332712288"/>
      <w:bookmarkStart w:id="14080" w:name="_Toc332724204"/>
      <w:bookmarkStart w:id="14081" w:name="_Toc332724504"/>
      <w:bookmarkStart w:id="14082" w:name="_Toc341102800"/>
      <w:bookmarkStart w:id="14083" w:name="_Toc347241535"/>
      <w:bookmarkStart w:id="14084" w:name="_Toc347744728"/>
      <w:bookmarkStart w:id="14085" w:name="_Toc348984511"/>
      <w:bookmarkStart w:id="14086" w:name="_Toc348984816"/>
      <w:bookmarkStart w:id="14087" w:name="_Toc349037980"/>
      <w:bookmarkStart w:id="14088" w:name="_Toc349038282"/>
      <w:bookmarkStart w:id="14089" w:name="_Toc349042775"/>
      <w:bookmarkStart w:id="14090" w:name="_Toc351912808"/>
      <w:bookmarkStart w:id="14091" w:name="_Toc351914829"/>
      <w:bookmarkStart w:id="14092" w:name="_Toc351915295"/>
      <w:bookmarkStart w:id="14093" w:name="_Toc361231352"/>
      <w:bookmarkStart w:id="14094" w:name="_Toc361231878"/>
      <w:bookmarkStart w:id="14095" w:name="_Toc362445176"/>
      <w:bookmarkStart w:id="14096" w:name="_Toc362451927"/>
      <w:bookmarkStart w:id="14097" w:name="_Toc362452476"/>
      <w:bookmarkStart w:id="14098" w:name="_Toc362453374"/>
      <w:bookmarkEnd w:id="14072"/>
      <w:bookmarkEnd w:id="14073"/>
      <w:bookmarkEnd w:id="14074"/>
      <w:bookmarkEnd w:id="14075"/>
      <w:bookmarkEnd w:id="14076"/>
      <w:bookmarkEnd w:id="14077"/>
      <w:bookmarkEnd w:id="14078"/>
      <w:bookmarkEnd w:id="14079"/>
      <w:bookmarkEnd w:id="14080"/>
      <w:bookmarkEnd w:id="14081"/>
      <w:bookmarkEnd w:id="14082"/>
      <w:bookmarkEnd w:id="14083"/>
      <w:bookmarkEnd w:id="14084"/>
      <w:bookmarkEnd w:id="14085"/>
      <w:bookmarkEnd w:id="14086"/>
      <w:bookmarkEnd w:id="14087"/>
      <w:bookmarkEnd w:id="14088"/>
      <w:bookmarkEnd w:id="14089"/>
      <w:bookmarkEnd w:id="14090"/>
      <w:bookmarkEnd w:id="14091"/>
      <w:bookmarkEnd w:id="14092"/>
      <w:bookmarkEnd w:id="14093"/>
      <w:bookmarkEnd w:id="14094"/>
      <w:bookmarkEnd w:id="14095"/>
      <w:bookmarkEnd w:id="14096"/>
      <w:bookmarkEnd w:id="14097"/>
      <w:bookmarkEnd w:id="14098"/>
    </w:p>
    <w:p w14:paraId="64904AD9" w14:textId="2E3FA313" w:rsidR="00B63902" w:rsidRPr="005223F4" w:rsidDel="00C800B8" w:rsidRDefault="00E2663D" w:rsidP="00E2663D">
      <w:pPr>
        <w:pStyle w:val="Heading3"/>
        <w:rPr>
          <w:del w:id="14099" w:author="mbeckerle" w:date="2013-03-24T18:04:00Z"/>
        </w:rPr>
      </w:pPr>
      <w:bookmarkStart w:id="14100" w:name="_Toc349042776"/>
      <w:bookmarkStart w:id="14101" w:name="_Toc362452950"/>
      <w:del w:id="14102" w:author="mbeckerle" w:date="2013-03-24T18:04:00Z">
        <w:r w:rsidRPr="005223F4" w:rsidDel="00C800B8">
          <w:delText>Nils and Defaults on Unparsing</w:delText>
        </w:r>
        <w:bookmarkStart w:id="14103" w:name="_Toc351912809"/>
        <w:bookmarkStart w:id="14104" w:name="_Toc351914830"/>
        <w:bookmarkStart w:id="14105" w:name="_Toc351915296"/>
        <w:bookmarkStart w:id="14106" w:name="_Toc361231353"/>
        <w:bookmarkStart w:id="14107" w:name="_Toc361231879"/>
        <w:bookmarkStart w:id="14108" w:name="_Toc362445177"/>
        <w:bookmarkStart w:id="14109" w:name="_Toc362451928"/>
        <w:bookmarkStart w:id="14110" w:name="_Toc362452477"/>
        <w:bookmarkStart w:id="14111" w:name="_Toc362453375"/>
        <w:bookmarkEnd w:id="14100"/>
        <w:bookmarkEnd w:id="14103"/>
        <w:bookmarkEnd w:id="14104"/>
        <w:bookmarkEnd w:id="14105"/>
        <w:bookmarkEnd w:id="14106"/>
        <w:bookmarkEnd w:id="14107"/>
        <w:bookmarkEnd w:id="14108"/>
        <w:bookmarkEnd w:id="14109"/>
        <w:bookmarkEnd w:id="14110"/>
        <w:bookmarkEnd w:id="14101"/>
        <w:bookmarkEnd w:id="14111"/>
      </w:del>
    </w:p>
    <w:p w14:paraId="0E945162" w14:textId="5A5FD2F6" w:rsidR="00B63902" w:rsidRPr="005223F4" w:rsidDel="00C800B8" w:rsidRDefault="00B63902" w:rsidP="00B63902">
      <w:pPr>
        <w:rPr>
          <w:del w:id="14112" w:author="mbeckerle" w:date="2013-03-24T18:04:00Z"/>
        </w:rPr>
      </w:pPr>
      <w:del w:id="14113" w:author="mbeckerle" w:date="2013-03-24T18:04:00Z">
        <w:r w:rsidRPr="005223F4" w:rsidDel="00C800B8">
          <w:delText>For simple elements the following applies:</w:delText>
        </w:r>
        <w:bookmarkStart w:id="14114" w:name="_Toc351912810"/>
        <w:bookmarkStart w:id="14115" w:name="_Toc351914831"/>
        <w:bookmarkStart w:id="14116" w:name="_Toc351915297"/>
        <w:bookmarkStart w:id="14117" w:name="_Toc361231354"/>
        <w:bookmarkStart w:id="14118" w:name="_Toc361231880"/>
        <w:bookmarkStart w:id="14119" w:name="_Toc362445178"/>
        <w:bookmarkStart w:id="14120" w:name="_Toc362451929"/>
        <w:bookmarkStart w:id="14121" w:name="_Toc362452478"/>
        <w:bookmarkStart w:id="14122" w:name="_Toc362453376"/>
        <w:bookmarkEnd w:id="14114"/>
        <w:bookmarkEnd w:id="14115"/>
        <w:bookmarkEnd w:id="14116"/>
        <w:bookmarkEnd w:id="14117"/>
        <w:bookmarkEnd w:id="14118"/>
        <w:bookmarkEnd w:id="14119"/>
        <w:bookmarkEnd w:id="14120"/>
        <w:bookmarkEnd w:id="14121"/>
        <w:bookmarkEnd w:id="14122"/>
      </w:del>
    </w:p>
    <w:p w14:paraId="6B02DB50" w14:textId="09C1A3C8" w:rsidR="00B63902" w:rsidRPr="005223F4" w:rsidDel="00316B66" w:rsidRDefault="00B63902" w:rsidP="00B63902">
      <w:pPr>
        <w:rPr>
          <w:del w:id="14123" w:author="mbeckerle" w:date="2012-04-22T20:54:00Z"/>
        </w:rPr>
      </w:pPr>
      <w:bookmarkStart w:id="14124" w:name="_Toc351912811"/>
      <w:bookmarkStart w:id="14125" w:name="_Toc351914832"/>
      <w:bookmarkStart w:id="14126" w:name="_Toc351915298"/>
      <w:bookmarkStart w:id="14127" w:name="_Toc361231355"/>
      <w:bookmarkStart w:id="14128" w:name="_Toc361231881"/>
      <w:bookmarkStart w:id="14129" w:name="_Toc362445179"/>
      <w:bookmarkStart w:id="14130" w:name="_Toc362451930"/>
      <w:bookmarkStart w:id="14131" w:name="_Toc362452479"/>
      <w:bookmarkStart w:id="14132" w:name="_Toc362453377"/>
      <w:bookmarkEnd w:id="14124"/>
      <w:bookmarkEnd w:id="14125"/>
      <w:bookmarkEnd w:id="14126"/>
      <w:bookmarkEnd w:id="14127"/>
      <w:bookmarkEnd w:id="14128"/>
      <w:bookmarkEnd w:id="14129"/>
      <w:bookmarkEnd w:id="14130"/>
      <w:bookmarkEnd w:id="14131"/>
      <w:bookmarkEnd w:id="14132"/>
    </w:p>
    <w:p w14:paraId="67A48D89" w14:textId="292D1703" w:rsidR="00B63902" w:rsidRPr="005223F4" w:rsidDel="00C800B8" w:rsidRDefault="00B63902" w:rsidP="00B63902">
      <w:pPr>
        <w:numPr>
          <w:ilvl w:val="0"/>
          <w:numId w:val="85"/>
        </w:numPr>
        <w:rPr>
          <w:del w:id="14133" w:author="mbeckerle" w:date="2013-03-24T18:04:00Z"/>
        </w:rPr>
      </w:pPr>
      <w:del w:id="14134" w:author="mbeckerle" w:date="2013-03-24T18:04:00Z">
        <w:r w:rsidRPr="005223F4" w:rsidDel="00C800B8">
          <w:delText>If 'missing element'</w:delText>
        </w:r>
        <w:bookmarkStart w:id="14135" w:name="_Toc351912812"/>
        <w:bookmarkStart w:id="14136" w:name="_Toc351914833"/>
        <w:bookmarkStart w:id="14137" w:name="_Toc351915299"/>
        <w:bookmarkStart w:id="14138" w:name="_Toc361231356"/>
        <w:bookmarkStart w:id="14139" w:name="_Toc361231882"/>
        <w:bookmarkStart w:id="14140" w:name="_Toc362445180"/>
        <w:bookmarkStart w:id="14141" w:name="_Toc362451931"/>
        <w:bookmarkStart w:id="14142" w:name="_Toc362452480"/>
        <w:bookmarkStart w:id="14143" w:name="_Toc362453378"/>
        <w:bookmarkEnd w:id="14135"/>
        <w:bookmarkEnd w:id="14136"/>
        <w:bookmarkEnd w:id="14137"/>
        <w:bookmarkEnd w:id="14138"/>
        <w:bookmarkEnd w:id="14139"/>
        <w:bookmarkEnd w:id="14140"/>
        <w:bookmarkEnd w:id="14141"/>
        <w:bookmarkEnd w:id="14142"/>
        <w:bookmarkEnd w:id="14143"/>
      </w:del>
    </w:p>
    <w:p w14:paraId="2ED6BC2E" w14:textId="64B4EAEC" w:rsidR="00B63902" w:rsidRPr="005223F4" w:rsidDel="00316B66" w:rsidRDefault="00B63902" w:rsidP="00B63902">
      <w:pPr>
        <w:rPr>
          <w:del w:id="14144" w:author="mbeckerle" w:date="2012-04-22T20:54:00Z"/>
        </w:rPr>
      </w:pPr>
      <w:bookmarkStart w:id="14145" w:name="_Toc351912813"/>
      <w:bookmarkStart w:id="14146" w:name="_Toc351914834"/>
      <w:bookmarkStart w:id="14147" w:name="_Toc351915300"/>
      <w:bookmarkStart w:id="14148" w:name="_Toc361231357"/>
      <w:bookmarkStart w:id="14149" w:name="_Toc361231883"/>
      <w:bookmarkStart w:id="14150" w:name="_Toc362445181"/>
      <w:bookmarkStart w:id="14151" w:name="_Toc362451932"/>
      <w:bookmarkStart w:id="14152" w:name="_Toc362452481"/>
      <w:bookmarkStart w:id="14153" w:name="_Toc362453379"/>
      <w:bookmarkEnd w:id="14145"/>
      <w:bookmarkEnd w:id="14146"/>
      <w:bookmarkEnd w:id="14147"/>
      <w:bookmarkEnd w:id="14148"/>
      <w:bookmarkEnd w:id="14149"/>
      <w:bookmarkEnd w:id="14150"/>
      <w:bookmarkEnd w:id="14151"/>
      <w:bookmarkEnd w:id="14152"/>
      <w:bookmarkEnd w:id="14153"/>
    </w:p>
    <w:p w14:paraId="7EFDEA67" w14:textId="2DA3FEAC" w:rsidR="00B63902" w:rsidRPr="005223F4" w:rsidDel="00C800B8" w:rsidRDefault="00B63902" w:rsidP="00B63902">
      <w:pPr>
        <w:numPr>
          <w:ilvl w:val="0"/>
          <w:numId w:val="78"/>
        </w:numPr>
        <w:rPr>
          <w:del w:id="14154" w:author="mbeckerle" w:date="2013-03-24T18:04:00Z"/>
        </w:rPr>
      </w:pPr>
      <w:del w:id="14155" w:author="mbeckerle" w:date="2013-03-24T18:04:00Z">
        <w:r w:rsidRPr="005223F4" w:rsidDel="00C800B8">
          <w:delText>If both dfdl:initiator and dfdl:terminator are not specified</w:delText>
        </w:r>
        <w:bookmarkStart w:id="14156" w:name="_Toc351912814"/>
        <w:bookmarkStart w:id="14157" w:name="_Toc351914835"/>
        <w:bookmarkStart w:id="14158" w:name="_Toc351915301"/>
        <w:bookmarkStart w:id="14159" w:name="_Toc361231358"/>
        <w:bookmarkStart w:id="14160" w:name="_Toc361231884"/>
        <w:bookmarkStart w:id="14161" w:name="_Toc362445182"/>
        <w:bookmarkStart w:id="14162" w:name="_Toc362451933"/>
        <w:bookmarkStart w:id="14163" w:name="_Toc362452482"/>
        <w:bookmarkStart w:id="14164" w:name="_Toc362453380"/>
        <w:bookmarkEnd w:id="14156"/>
        <w:bookmarkEnd w:id="14157"/>
        <w:bookmarkEnd w:id="14158"/>
        <w:bookmarkEnd w:id="14159"/>
        <w:bookmarkEnd w:id="14160"/>
        <w:bookmarkEnd w:id="14161"/>
        <w:bookmarkEnd w:id="14162"/>
        <w:bookmarkEnd w:id="14163"/>
        <w:bookmarkEnd w:id="14164"/>
      </w:del>
    </w:p>
    <w:p w14:paraId="6E166C5F" w14:textId="06AFD1E7" w:rsidR="00B63902" w:rsidRPr="005223F4" w:rsidDel="00C800B8" w:rsidRDefault="00B63902" w:rsidP="0067411D">
      <w:pPr>
        <w:numPr>
          <w:ilvl w:val="1"/>
          <w:numId w:val="78"/>
        </w:numPr>
        <w:spacing w:before="120"/>
        <w:rPr>
          <w:del w:id="14165" w:author="mbeckerle" w:date="2013-03-24T18:04:00Z"/>
        </w:rPr>
      </w:pPr>
      <w:del w:id="14166" w:author="mbeckerle" w:date="2013-03-24T18:04:00Z">
        <w:r w:rsidRPr="005223F4" w:rsidDel="00C800B8">
          <w:delText xml:space="preserve">If 'required element' and 'has a default' then the </w:delText>
        </w:r>
      </w:del>
      <w:commentRangeStart w:id="14167"/>
      <w:del w:id="14168" w:author="mbeckerle" w:date="2013-01-28T14:50:00Z">
        <w:r w:rsidRPr="005223F4" w:rsidDel="000B7F4F">
          <w:delText>output value is the unparsed value</w:delText>
        </w:r>
      </w:del>
      <w:del w:id="14169" w:author="mbeckerle" w:date="2013-03-24T18:04:00Z">
        <w:r w:rsidRPr="005223F4" w:rsidDel="00C800B8">
          <w:delText xml:space="preserve"> provided by the default. </w:delText>
        </w:r>
        <w:commentRangeEnd w:id="14167"/>
        <w:r w:rsidR="009410BB" w:rsidDel="00C800B8">
          <w:rPr>
            <w:rStyle w:val="CommentReference"/>
          </w:rPr>
          <w:commentReference w:id="14167"/>
        </w:r>
        <w:bookmarkStart w:id="14170" w:name="_Toc351912815"/>
        <w:bookmarkStart w:id="14171" w:name="_Toc351914836"/>
        <w:bookmarkStart w:id="14172" w:name="_Toc351915302"/>
        <w:bookmarkStart w:id="14173" w:name="_Toc361231359"/>
        <w:bookmarkStart w:id="14174" w:name="_Toc361231885"/>
        <w:bookmarkStart w:id="14175" w:name="_Toc362445183"/>
        <w:bookmarkStart w:id="14176" w:name="_Toc362451934"/>
        <w:bookmarkStart w:id="14177" w:name="_Toc362452483"/>
        <w:bookmarkStart w:id="14178" w:name="_Toc362453381"/>
        <w:bookmarkEnd w:id="14170"/>
        <w:bookmarkEnd w:id="14171"/>
        <w:bookmarkEnd w:id="14172"/>
        <w:bookmarkEnd w:id="14173"/>
        <w:bookmarkEnd w:id="14174"/>
        <w:bookmarkEnd w:id="14175"/>
        <w:bookmarkEnd w:id="14176"/>
        <w:bookmarkEnd w:id="14177"/>
        <w:bookmarkEnd w:id="14178"/>
      </w:del>
    </w:p>
    <w:p w14:paraId="6D487B8F" w14:textId="2214455D" w:rsidR="00B63902" w:rsidRPr="005223F4" w:rsidDel="00C800B8" w:rsidRDefault="00B63902" w:rsidP="006A210B">
      <w:pPr>
        <w:numPr>
          <w:ilvl w:val="1"/>
          <w:numId w:val="78"/>
        </w:numPr>
        <w:spacing w:before="120"/>
        <w:ind w:left="1434" w:hanging="357"/>
        <w:rPr>
          <w:del w:id="14179" w:author="mbeckerle" w:date="2013-03-24T18:04:00Z"/>
        </w:rPr>
      </w:pPr>
      <w:del w:id="14180" w:author="mbeckerle" w:date="2013-03-24T18:04:00Z">
        <w:r w:rsidRPr="005223F4" w:rsidDel="00C800B8">
          <w:delText>Else if 'required element' it is a processing error</w:delText>
        </w:r>
        <w:bookmarkStart w:id="14181" w:name="_Toc351912816"/>
        <w:bookmarkStart w:id="14182" w:name="_Toc351914837"/>
        <w:bookmarkStart w:id="14183" w:name="_Toc351915303"/>
        <w:bookmarkStart w:id="14184" w:name="_Toc361231360"/>
        <w:bookmarkStart w:id="14185" w:name="_Toc361231886"/>
        <w:bookmarkStart w:id="14186" w:name="_Toc362445184"/>
        <w:bookmarkStart w:id="14187" w:name="_Toc362451935"/>
        <w:bookmarkStart w:id="14188" w:name="_Toc362452484"/>
        <w:bookmarkStart w:id="14189" w:name="_Toc362453382"/>
        <w:bookmarkEnd w:id="14181"/>
        <w:bookmarkEnd w:id="14182"/>
        <w:bookmarkEnd w:id="14183"/>
        <w:bookmarkEnd w:id="14184"/>
        <w:bookmarkEnd w:id="14185"/>
        <w:bookmarkEnd w:id="14186"/>
        <w:bookmarkEnd w:id="14187"/>
        <w:bookmarkEnd w:id="14188"/>
        <w:bookmarkEnd w:id="14189"/>
      </w:del>
    </w:p>
    <w:p w14:paraId="10B91151" w14:textId="7EB5CE55" w:rsidR="00B63902" w:rsidRPr="005223F4" w:rsidDel="00C800B8" w:rsidRDefault="00B63902" w:rsidP="006A210B">
      <w:pPr>
        <w:numPr>
          <w:ilvl w:val="1"/>
          <w:numId w:val="78"/>
        </w:numPr>
        <w:spacing w:before="120"/>
        <w:ind w:left="1434" w:hanging="357"/>
        <w:rPr>
          <w:del w:id="14190" w:author="mbeckerle" w:date="2013-03-24T18:04:00Z"/>
        </w:rPr>
      </w:pPr>
      <w:del w:id="14191" w:author="mbeckerle" w:date="2013-03-24T18:04:00Z">
        <w:r w:rsidRPr="005223F4" w:rsidDel="00C800B8">
          <w:delText>Otherwise nothing is output</w:delText>
        </w:r>
        <w:bookmarkStart w:id="14192" w:name="_Toc351912817"/>
        <w:bookmarkStart w:id="14193" w:name="_Toc351914838"/>
        <w:bookmarkStart w:id="14194" w:name="_Toc351915304"/>
        <w:bookmarkStart w:id="14195" w:name="_Toc361231361"/>
        <w:bookmarkStart w:id="14196" w:name="_Toc361231887"/>
        <w:bookmarkStart w:id="14197" w:name="_Toc362445185"/>
        <w:bookmarkStart w:id="14198" w:name="_Toc362451936"/>
        <w:bookmarkStart w:id="14199" w:name="_Toc362452485"/>
        <w:bookmarkStart w:id="14200" w:name="_Toc362453383"/>
        <w:bookmarkEnd w:id="14192"/>
        <w:bookmarkEnd w:id="14193"/>
        <w:bookmarkEnd w:id="14194"/>
        <w:bookmarkEnd w:id="14195"/>
        <w:bookmarkEnd w:id="14196"/>
        <w:bookmarkEnd w:id="14197"/>
        <w:bookmarkEnd w:id="14198"/>
        <w:bookmarkEnd w:id="14199"/>
        <w:bookmarkEnd w:id="14200"/>
      </w:del>
    </w:p>
    <w:p w14:paraId="26DA075A" w14:textId="2D497E95" w:rsidR="00B63902" w:rsidRPr="005223F4" w:rsidDel="00C800B8" w:rsidRDefault="00B63902" w:rsidP="006A210B">
      <w:pPr>
        <w:numPr>
          <w:ilvl w:val="0"/>
          <w:numId w:val="78"/>
        </w:numPr>
        <w:spacing w:before="120" w:after="120"/>
        <w:ind w:left="714" w:hanging="357"/>
        <w:rPr>
          <w:del w:id="14201" w:author="mbeckerle" w:date="2013-03-24T18:04:00Z"/>
        </w:rPr>
      </w:pPr>
      <w:del w:id="14202" w:author="mbeckerle" w:date="2013-03-24T18:04:00Z">
        <w:r w:rsidRPr="005223F4" w:rsidDel="00C800B8">
          <w:delText>Otherwise</w:delText>
        </w:r>
        <w:bookmarkStart w:id="14203" w:name="_Toc351912818"/>
        <w:bookmarkStart w:id="14204" w:name="_Toc351914839"/>
        <w:bookmarkStart w:id="14205" w:name="_Toc351915305"/>
        <w:bookmarkStart w:id="14206" w:name="_Toc361231362"/>
        <w:bookmarkStart w:id="14207" w:name="_Toc361231888"/>
        <w:bookmarkStart w:id="14208" w:name="_Toc362445186"/>
        <w:bookmarkStart w:id="14209" w:name="_Toc362451937"/>
        <w:bookmarkStart w:id="14210" w:name="_Toc362452486"/>
        <w:bookmarkStart w:id="14211" w:name="_Toc362453384"/>
        <w:bookmarkEnd w:id="14203"/>
        <w:bookmarkEnd w:id="14204"/>
        <w:bookmarkEnd w:id="14205"/>
        <w:bookmarkEnd w:id="14206"/>
        <w:bookmarkEnd w:id="14207"/>
        <w:bookmarkEnd w:id="14208"/>
        <w:bookmarkEnd w:id="14209"/>
        <w:bookmarkEnd w:id="14210"/>
        <w:bookmarkEnd w:id="14211"/>
      </w:del>
    </w:p>
    <w:p w14:paraId="1558C0A5" w14:textId="1650D73A" w:rsidR="00B63902" w:rsidRPr="005223F4" w:rsidDel="00C800B8" w:rsidRDefault="00B63902" w:rsidP="00B63902">
      <w:pPr>
        <w:numPr>
          <w:ilvl w:val="1"/>
          <w:numId w:val="78"/>
        </w:numPr>
        <w:spacing w:before="120" w:after="120"/>
        <w:rPr>
          <w:del w:id="14212" w:author="mbeckerle" w:date="2013-03-24T18:04:00Z"/>
        </w:rPr>
      </w:pPr>
      <w:del w:id="14213" w:author="mbeckerle" w:date="2013-03-24T18:04:00Z">
        <w:r w:rsidRPr="005223F4" w:rsidDel="00C800B8">
          <w:delText xml:space="preserve">If 'required element' and 'has a default' then the </w:delText>
        </w:r>
      </w:del>
      <w:commentRangeStart w:id="14214"/>
      <w:del w:id="14215" w:author="mbeckerle" w:date="2013-01-28T14:50:00Z">
        <w:r w:rsidRPr="005223F4" w:rsidDel="000B7F4F">
          <w:delText>output value is the unparsed value</w:delText>
        </w:r>
        <w:commentRangeEnd w:id="14214"/>
        <w:r w:rsidR="00977B3B" w:rsidDel="000B7F4F">
          <w:rPr>
            <w:rStyle w:val="CommentReference"/>
          </w:rPr>
          <w:commentReference w:id="14214"/>
        </w:r>
        <w:r w:rsidRPr="005223F4" w:rsidDel="000B7F4F">
          <w:delText xml:space="preserve"> </w:delText>
        </w:r>
      </w:del>
      <w:del w:id="14216" w:author="mbeckerle" w:date="2013-03-24T18:04:00Z">
        <w:r w:rsidRPr="005223F4" w:rsidDel="00C800B8">
          <w:delText>provided by the default, with initiator and/or terminator as controlled by dfdl:emptyValueDelimiterPolicy if the value is the empty string or dfdl:nilValueDelimiterPolicy if dfdl:useNilForDefault' is 'true' .</w:delText>
        </w:r>
        <w:bookmarkStart w:id="14217" w:name="_Toc351912819"/>
        <w:bookmarkStart w:id="14218" w:name="_Toc351914840"/>
        <w:bookmarkStart w:id="14219" w:name="_Toc351915306"/>
        <w:bookmarkStart w:id="14220" w:name="_Toc361231363"/>
        <w:bookmarkStart w:id="14221" w:name="_Toc361231889"/>
        <w:bookmarkStart w:id="14222" w:name="_Toc362445187"/>
        <w:bookmarkStart w:id="14223" w:name="_Toc362451938"/>
        <w:bookmarkStart w:id="14224" w:name="_Toc362452487"/>
        <w:bookmarkStart w:id="14225" w:name="_Toc362453385"/>
        <w:bookmarkEnd w:id="14217"/>
        <w:bookmarkEnd w:id="14218"/>
        <w:bookmarkEnd w:id="14219"/>
        <w:bookmarkEnd w:id="14220"/>
        <w:bookmarkEnd w:id="14221"/>
        <w:bookmarkEnd w:id="14222"/>
        <w:bookmarkEnd w:id="14223"/>
        <w:bookmarkEnd w:id="14224"/>
        <w:bookmarkEnd w:id="14225"/>
      </w:del>
    </w:p>
    <w:p w14:paraId="08E32F38" w14:textId="365D84B8" w:rsidR="00B63902" w:rsidRPr="005223F4" w:rsidDel="00C800B8" w:rsidRDefault="00B63902" w:rsidP="00B63902">
      <w:pPr>
        <w:numPr>
          <w:ilvl w:val="1"/>
          <w:numId w:val="78"/>
        </w:numPr>
        <w:spacing w:before="120" w:after="120"/>
        <w:rPr>
          <w:del w:id="14226" w:author="mbeckerle" w:date="2013-03-24T18:04:00Z"/>
        </w:rPr>
      </w:pPr>
      <w:del w:id="14227" w:author="mbeckerle" w:date="2013-03-24T18:04:00Z">
        <w:r w:rsidRPr="005223F4" w:rsidDel="00C800B8">
          <w:delText xml:space="preserve">Else if 'required element' it is a processing error  </w:delText>
        </w:r>
        <w:bookmarkStart w:id="14228" w:name="_Toc351912820"/>
        <w:bookmarkStart w:id="14229" w:name="_Toc351914841"/>
        <w:bookmarkStart w:id="14230" w:name="_Toc351915307"/>
        <w:bookmarkStart w:id="14231" w:name="_Toc361231364"/>
        <w:bookmarkStart w:id="14232" w:name="_Toc361231890"/>
        <w:bookmarkStart w:id="14233" w:name="_Toc362445188"/>
        <w:bookmarkStart w:id="14234" w:name="_Toc362451939"/>
        <w:bookmarkStart w:id="14235" w:name="_Toc362452488"/>
        <w:bookmarkStart w:id="14236" w:name="_Toc362453386"/>
        <w:bookmarkEnd w:id="14228"/>
        <w:bookmarkEnd w:id="14229"/>
        <w:bookmarkEnd w:id="14230"/>
        <w:bookmarkEnd w:id="14231"/>
        <w:bookmarkEnd w:id="14232"/>
        <w:bookmarkEnd w:id="14233"/>
        <w:bookmarkEnd w:id="14234"/>
        <w:bookmarkEnd w:id="14235"/>
        <w:bookmarkEnd w:id="14236"/>
      </w:del>
    </w:p>
    <w:p w14:paraId="0E973071" w14:textId="3CB9469C" w:rsidR="00B63902" w:rsidRPr="005223F4" w:rsidDel="00C800B8" w:rsidRDefault="00B63902" w:rsidP="00B63902">
      <w:pPr>
        <w:numPr>
          <w:ilvl w:val="1"/>
          <w:numId w:val="78"/>
        </w:numPr>
        <w:spacing w:before="120" w:after="120"/>
        <w:rPr>
          <w:del w:id="14237" w:author="mbeckerle" w:date="2013-03-24T18:04:00Z"/>
        </w:rPr>
      </w:pPr>
      <w:del w:id="14238" w:author="mbeckerle" w:date="2013-03-24T18:04:00Z">
        <w:r w:rsidRPr="005223F4" w:rsidDel="00C800B8">
          <w:delText>Otherwise nothing is output</w:delText>
        </w:r>
        <w:bookmarkStart w:id="14239" w:name="_Toc351912821"/>
        <w:bookmarkStart w:id="14240" w:name="_Toc351914842"/>
        <w:bookmarkStart w:id="14241" w:name="_Toc351915308"/>
        <w:bookmarkStart w:id="14242" w:name="_Toc361231365"/>
        <w:bookmarkStart w:id="14243" w:name="_Toc361231891"/>
        <w:bookmarkStart w:id="14244" w:name="_Toc362445189"/>
        <w:bookmarkStart w:id="14245" w:name="_Toc362451940"/>
        <w:bookmarkStart w:id="14246" w:name="_Toc362452489"/>
        <w:bookmarkStart w:id="14247" w:name="_Toc362453387"/>
        <w:bookmarkEnd w:id="14239"/>
        <w:bookmarkEnd w:id="14240"/>
        <w:bookmarkEnd w:id="14241"/>
        <w:bookmarkEnd w:id="14242"/>
        <w:bookmarkEnd w:id="14243"/>
        <w:bookmarkEnd w:id="14244"/>
        <w:bookmarkEnd w:id="14245"/>
        <w:bookmarkEnd w:id="14246"/>
        <w:bookmarkEnd w:id="14247"/>
      </w:del>
    </w:p>
    <w:p w14:paraId="592A2243" w14:textId="059BB754" w:rsidR="00B63902" w:rsidRPr="005223F4" w:rsidDel="00C800B8" w:rsidRDefault="00B63902" w:rsidP="00B63902">
      <w:pPr>
        <w:numPr>
          <w:ilvl w:val="0"/>
          <w:numId w:val="87"/>
        </w:numPr>
        <w:spacing w:before="120"/>
        <w:rPr>
          <w:del w:id="14248" w:author="mbeckerle" w:date="2013-03-24T18:04:00Z"/>
        </w:rPr>
      </w:pPr>
      <w:del w:id="14249" w:author="mbeckerle" w:date="2013-03-24T18:04:00Z">
        <w:r w:rsidRPr="005223F4" w:rsidDel="00C800B8">
          <w:delText>Otherwise</w:delText>
        </w:r>
      </w:del>
      <w:del w:id="14250" w:author="mbeckerle" w:date="2012-04-22T20:55:00Z">
        <w:r w:rsidRPr="005223F4" w:rsidDel="00316B66">
          <w:br/>
        </w:r>
      </w:del>
      <w:bookmarkStart w:id="14251" w:name="_Toc351912822"/>
      <w:bookmarkStart w:id="14252" w:name="_Toc351914843"/>
      <w:bookmarkStart w:id="14253" w:name="_Toc351915309"/>
      <w:bookmarkStart w:id="14254" w:name="_Toc361231366"/>
      <w:bookmarkStart w:id="14255" w:name="_Toc361231892"/>
      <w:bookmarkStart w:id="14256" w:name="_Toc362445190"/>
      <w:bookmarkStart w:id="14257" w:name="_Toc362451941"/>
      <w:bookmarkStart w:id="14258" w:name="_Toc362452490"/>
      <w:bookmarkStart w:id="14259" w:name="_Toc362453388"/>
      <w:bookmarkEnd w:id="14251"/>
      <w:bookmarkEnd w:id="14252"/>
      <w:bookmarkEnd w:id="14253"/>
      <w:bookmarkEnd w:id="14254"/>
      <w:bookmarkEnd w:id="14255"/>
      <w:bookmarkEnd w:id="14256"/>
      <w:bookmarkEnd w:id="14257"/>
      <w:bookmarkEnd w:id="14258"/>
      <w:bookmarkEnd w:id="14259"/>
    </w:p>
    <w:p w14:paraId="40713B8F" w14:textId="41D4D075" w:rsidR="00B63902" w:rsidRPr="005223F4" w:rsidDel="00C800B8" w:rsidRDefault="00B63902" w:rsidP="006A210B">
      <w:pPr>
        <w:numPr>
          <w:ilvl w:val="0"/>
          <w:numId w:val="86"/>
        </w:numPr>
        <w:spacing w:after="120"/>
        <w:ind w:left="714" w:hanging="357"/>
        <w:rPr>
          <w:del w:id="14260" w:author="mbeckerle" w:date="2013-03-24T18:04:00Z"/>
        </w:rPr>
      </w:pPr>
      <w:del w:id="14261" w:author="mbeckerle" w:date="2013-03-24T18:04:00Z">
        <w:r w:rsidRPr="005223F4" w:rsidDel="00C800B8">
          <w:delText>If xs:nillable is not 'true' and the infoset value is nil it is a processing error.</w:delText>
        </w:r>
        <w:bookmarkStart w:id="14262" w:name="_Toc351912823"/>
        <w:bookmarkStart w:id="14263" w:name="_Toc351914844"/>
        <w:bookmarkStart w:id="14264" w:name="_Toc351915310"/>
        <w:bookmarkStart w:id="14265" w:name="_Toc361231367"/>
        <w:bookmarkStart w:id="14266" w:name="_Toc361231893"/>
        <w:bookmarkStart w:id="14267" w:name="_Toc362445191"/>
        <w:bookmarkStart w:id="14268" w:name="_Toc362451942"/>
        <w:bookmarkStart w:id="14269" w:name="_Toc362452491"/>
        <w:bookmarkStart w:id="14270" w:name="_Toc362453389"/>
        <w:bookmarkEnd w:id="14262"/>
        <w:bookmarkEnd w:id="14263"/>
        <w:bookmarkEnd w:id="14264"/>
        <w:bookmarkEnd w:id="14265"/>
        <w:bookmarkEnd w:id="14266"/>
        <w:bookmarkEnd w:id="14267"/>
        <w:bookmarkEnd w:id="14268"/>
        <w:bookmarkEnd w:id="14269"/>
        <w:bookmarkEnd w:id="14270"/>
      </w:del>
    </w:p>
    <w:p w14:paraId="5306A0E9" w14:textId="72EA0792" w:rsidR="00B63902" w:rsidRPr="005223F4" w:rsidDel="00C800B8" w:rsidRDefault="00B63902" w:rsidP="006A210B">
      <w:pPr>
        <w:numPr>
          <w:ilvl w:val="0"/>
          <w:numId w:val="86"/>
        </w:numPr>
        <w:spacing w:after="120"/>
        <w:ind w:left="714" w:hanging="357"/>
        <w:rPr>
          <w:del w:id="14271" w:author="mbeckerle" w:date="2013-03-24T18:04:00Z"/>
        </w:rPr>
      </w:pPr>
      <w:del w:id="14272" w:author="mbeckerle" w:date="2013-03-24T18:04:00Z">
        <w:r w:rsidRPr="005223F4" w:rsidDel="00C800B8">
          <w:delText>Else if both dfdl:initiator and dfdl:terminator are not specified</w:delText>
        </w:r>
        <w:bookmarkStart w:id="14273" w:name="_Toc351912824"/>
        <w:bookmarkStart w:id="14274" w:name="_Toc351914845"/>
        <w:bookmarkStart w:id="14275" w:name="_Toc351915311"/>
        <w:bookmarkStart w:id="14276" w:name="_Toc361231368"/>
        <w:bookmarkStart w:id="14277" w:name="_Toc361231894"/>
        <w:bookmarkStart w:id="14278" w:name="_Toc362445192"/>
        <w:bookmarkStart w:id="14279" w:name="_Toc362451943"/>
        <w:bookmarkStart w:id="14280" w:name="_Toc362452492"/>
        <w:bookmarkStart w:id="14281" w:name="_Toc362453390"/>
        <w:bookmarkEnd w:id="14273"/>
        <w:bookmarkEnd w:id="14274"/>
        <w:bookmarkEnd w:id="14275"/>
        <w:bookmarkEnd w:id="14276"/>
        <w:bookmarkEnd w:id="14277"/>
        <w:bookmarkEnd w:id="14278"/>
        <w:bookmarkEnd w:id="14279"/>
        <w:bookmarkEnd w:id="14280"/>
        <w:bookmarkEnd w:id="14281"/>
      </w:del>
    </w:p>
    <w:p w14:paraId="4057DAD1" w14:textId="2F85269B" w:rsidR="00B63902" w:rsidRPr="005223F4" w:rsidDel="00C800B8" w:rsidRDefault="00B63902" w:rsidP="00B63902">
      <w:pPr>
        <w:numPr>
          <w:ilvl w:val="1"/>
          <w:numId w:val="86"/>
        </w:numPr>
        <w:spacing w:after="120"/>
        <w:rPr>
          <w:del w:id="14282" w:author="mbeckerle" w:date="2013-03-24T18:04:00Z"/>
        </w:rPr>
      </w:pPr>
      <w:del w:id="14283" w:author="mbeckerle" w:date="2013-03-24T18:04:00Z">
        <w:r w:rsidRPr="005223F4" w:rsidDel="00C800B8">
          <w:delText xml:space="preserve">If 'is nil' then the </w:delText>
        </w:r>
      </w:del>
      <w:del w:id="14284" w:author="mbeckerle" w:date="2013-01-28T14:51:00Z">
        <w:r w:rsidRPr="005223F4" w:rsidDel="000B7F4F">
          <w:delText>'</w:delText>
        </w:r>
      </w:del>
      <w:del w:id="14285" w:author="mbeckerle" w:date="2013-03-24T18:04:00Z">
        <w:r w:rsidRPr="005223F4" w:rsidDel="00C800B8">
          <w:delText xml:space="preserve">nil </w:delText>
        </w:r>
      </w:del>
      <w:del w:id="14286" w:author="mbeckerle" w:date="2013-01-28T14:51:00Z">
        <w:r w:rsidRPr="005223F4" w:rsidDel="000B7F4F">
          <w:delText xml:space="preserve">output </w:delText>
        </w:r>
      </w:del>
      <w:del w:id="14287" w:author="mbeckerle" w:date="2013-03-24T18:04:00Z">
        <w:r w:rsidRPr="005223F4" w:rsidDel="00C800B8">
          <w:delText>representation</w:delText>
        </w:r>
      </w:del>
      <w:del w:id="14288" w:author="mbeckerle" w:date="2013-01-28T14:51:00Z">
        <w:r w:rsidRPr="005223F4" w:rsidDel="000B7F4F">
          <w:delText>'</w:delText>
        </w:r>
      </w:del>
      <w:del w:id="14289" w:author="mbeckerle" w:date="2013-03-24T18:04:00Z">
        <w:r w:rsidRPr="005223F4" w:rsidDel="00C800B8">
          <w:delText xml:space="preserve"> is output . </w:delText>
        </w:r>
        <w:bookmarkStart w:id="14290" w:name="_Toc351912825"/>
        <w:bookmarkStart w:id="14291" w:name="_Toc351914846"/>
        <w:bookmarkStart w:id="14292" w:name="_Toc351915312"/>
        <w:bookmarkStart w:id="14293" w:name="_Toc361231369"/>
        <w:bookmarkStart w:id="14294" w:name="_Toc361231895"/>
        <w:bookmarkStart w:id="14295" w:name="_Toc362445193"/>
        <w:bookmarkStart w:id="14296" w:name="_Toc362451944"/>
        <w:bookmarkStart w:id="14297" w:name="_Toc362452493"/>
        <w:bookmarkStart w:id="14298" w:name="_Toc362453391"/>
        <w:bookmarkEnd w:id="14290"/>
        <w:bookmarkEnd w:id="14291"/>
        <w:bookmarkEnd w:id="14292"/>
        <w:bookmarkEnd w:id="14293"/>
        <w:bookmarkEnd w:id="14294"/>
        <w:bookmarkEnd w:id="14295"/>
        <w:bookmarkEnd w:id="14296"/>
        <w:bookmarkEnd w:id="14297"/>
        <w:bookmarkEnd w:id="14298"/>
      </w:del>
    </w:p>
    <w:p w14:paraId="05726B68" w14:textId="0C9C40B7" w:rsidR="00B63902" w:rsidRPr="005223F4" w:rsidDel="00C800B8" w:rsidRDefault="00B63902" w:rsidP="00B63902">
      <w:pPr>
        <w:numPr>
          <w:ilvl w:val="1"/>
          <w:numId w:val="86"/>
        </w:numPr>
        <w:spacing w:after="120"/>
        <w:rPr>
          <w:del w:id="14299" w:author="mbeckerle" w:date="2013-03-24T18:04:00Z"/>
        </w:rPr>
      </w:pPr>
      <w:del w:id="14300" w:author="mbeckerle" w:date="2013-03-24T18:04:00Z">
        <w:r w:rsidRPr="005223F4" w:rsidDel="00C800B8">
          <w:delText xml:space="preserve">Otherwise the </w:delText>
        </w:r>
      </w:del>
      <w:del w:id="14301" w:author="mbeckerle" w:date="2013-01-28T14:52:00Z">
        <w:r w:rsidRPr="005223F4" w:rsidDel="000B7F4F">
          <w:delText>output value is the unparsed value f</w:delText>
        </w:r>
      </w:del>
      <w:del w:id="14302" w:author="mbeckerle" w:date="2013-03-24T18:04:00Z">
        <w:r w:rsidRPr="005223F4" w:rsidDel="00C800B8">
          <w:delText>rom the infoset..</w:delText>
        </w:r>
        <w:bookmarkStart w:id="14303" w:name="_Toc351912826"/>
        <w:bookmarkStart w:id="14304" w:name="_Toc351914847"/>
        <w:bookmarkStart w:id="14305" w:name="_Toc351915313"/>
        <w:bookmarkStart w:id="14306" w:name="_Toc361231370"/>
        <w:bookmarkStart w:id="14307" w:name="_Toc361231896"/>
        <w:bookmarkStart w:id="14308" w:name="_Toc362445194"/>
        <w:bookmarkStart w:id="14309" w:name="_Toc362451945"/>
        <w:bookmarkStart w:id="14310" w:name="_Toc362452494"/>
        <w:bookmarkStart w:id="14311" w:name="_Toc362453392"/>
        <w:bookmarkEnd w:id="14303"/>
        <w:bookmarkEnd w:id="14304"/>
        <w:bookmarkEnd w:id="14305"/>
        <w:bookmarkEnd w:id="14306"/>
        <w:bookmarkEnd w:id="14307"/>
        <w:bookmarkEnd w:id="14308"/>
        <w:bookmarkEnd w:id="14309"/>
        <w:bookmarkEnd w:id="14310"/>
        <w:bookmarkEnd w:id="14311"/>
      </w:del>
    </w:p>
    <w:p w14:paraId="118F2257" w14:textId="616B6F51" w:rsidR="00B63902" w:rsidRPr="005223F4" w:rsidDel="00C800B8" w:rsidRDefault="00B63902" w:rsidP="006A210B">
      <w:pPr>
        <w:numPr>
          <w:ilvl w:val="0"/>
          <w:numId w:val="86"/>
        </w:numPr>
        <w:spacing w:after="120"/>
        <w:ind w:left="714" w:hanging="357"/>
        <w:rPr>
          <w:del w:id="14312" w:author="mbeckerle" w:date="2013-03-24T18:04:00Z"/>
        </w:rPr>
      </w:pPr>
      <w:del w:id="14313" w:author="mbeckerle" w:date="2013-03-24T18:04:00Z">
        <w:r w:rsidRPr="005223F4" w:rsidDel="00C800B8">
          <w:delText>Otherwise</w:delText>
        </w:r>
        <w:bookmarkStart w:id="14314" w:name="_Toc351912827"/>
        <w:bookmarkStart w:id="14315" w:name="_Toc351914848"/>
        <w:bookmarkStart w:id="14316" w:name="_Toc351915314"/>
        <w:bookmarkStart w:id="14317" w:name="_Toc361231371"/>
        <w:bookmarkStart w:id="14318" w:name="_Toc361231897"/>
        <w:bookmarkStart w:id="14319" w:name="_Toc362445195"/>
        <w:bookmarkStart w:id="14320" w:name="_Toc362451946"/>
        <w:bookmarkStart w:id="14321" w:name="_Toc362452495"/>
        <w:bookmarkStart w:id="14322" w:name="_Toc362453393"/>
        <w:bookmarkEnd w:id="14314"/>
        <w:bookmarkEnd w:id="14315"/>
        <w:bookmarkEnd w:id="14316"/>
        <w:bookmarkEnd w:id="14317"/>
        <w:bookmarkEnd w:id="14318"/>
        <w:bookmarkEnd w:id="14319"/>
        <w:bookmarkEnd w:id="14320"/>
        <w:bookmarkEnd w:id="14321"/>
        <w:bookmarkEnd w:id="14322"/>
      </w:del>
    </w:p>
    <w:p w14:paraId="3B2527DE" w14:textId="482890D3" w:rsidR="00B63902" w:rsidRPr="005223F4" w:rsidDel="00C800B8" w:rsidRDefault="00B63902" w:rsidP="00B63902">
      <w:pPr>
        <w:numPr>
          <w:ilvl w:val="1"/>
          <w:numId w:val="86"/>
        </w:numPr>
        <w:spacing w:after="120"/>
        <w:rPr>
          <w:del w:id="14323" w:author="mbeckerle" w:date="2013-03-24T18:04:00Z"/>
        </w:rPr>
      </w:pPr>
      <w:del w:id="14324" w:author="mbeckerle" w:date="2013-03-24T18:04:00Z">
        <w:r w:rsidRPr="005223F4" w:rsidDel="00C800B8">
          <w:delText xml:space="preserve">If 'is nil' then the 'nil output representation' is output with initiator and/or terminator as controlled by dfdl:nilValueDelimiterPolicy. </w:delText>
        </w:r>
        <w:bookmarkStart w:id="14325" w:name="_Toc351912828"/>
        <w:bookmarkStart w:id="14326" w:name="_Toc351914849"/>
        <w:bookmarkStart w:id="14327" w:name="_Toc351915315"/>
        <w:bookmarkStart w:id="14328" w:name="_Toc361231372"/>
        <w:bookmarkStart w:id="14329" w:name="_Toc361231898"/>
        <w:bookmarkStart w:id="14330" w:name="_Toc362445196"/>
        <w:bookmarkStart w:id="14331" w:name="_Toc362451947"/>
        <w:bookmarkStart w:id="14332" w:name="_Toc362452496"/>
        <w:bookmarkStart w:id="14333" w:name="_Toc362453394"/>
        <w:bookmarkEnd w:id="14325"/>
        <w:bookmarkEnd w:id="14326"/>
        <w:bookmarkEnd w:id="14327"/>
        <w:bookmarkEnd w:id="14328"/>
        <w:bookmarkEnd w:id="14329"/>
        <w:bookmarkEnd w:id="14330"/>
        <w:bookmarkEnd w:id="14331"/>
        <w:bookmarkEnd w:id="14332"/>
        <w:bookmarkEnd w:id="14333"/>
      </w:del>
    </w:p>
    <w:p w14:paraId="1B773556" w14:textId="5478D56E" w:rsidR="00B63902" w:rsidRPr="005223F4" w:rsidDel="00C800B8" w:rsidRDefault="00B63902" w:rsidP="00B63902">
      <w:pPr>
        <w:numPr>
          <w:ilvl w:val="1"/>
          <w:numId w:val="86"/>
        </w:numPr>
        <w:spacing w:after="120"/>
        <w:rPr>
          <w:del w:id="14334" w:author="mbeckerle" w:date="2013-03-24T18:04:00Z"/>
        </w:rPr>
      </w:pPr>
      <w:del w:id="14335" w:author="mbeckerle" w:date="2013-03-24T18:04:00Z">
        <w:r w:rsidRPr="005223F4" w:rsidDel="00C800B8">
          <w:delText xml:space="preserve">Otherwise </w:delText>
        </w:r>
      </w:del>
      <w:del w:id="14336" w:author="mbeckerle" w:date="2013-01-28T14:52:00Z">
        <w:r w:rsidRPr="005223F4" w:rsidDel="000B7F4F">
          <w:delText>the output value is the unparsed value f</w:delText>
        </w:r>
      </w:del>
      <w:del w:id="14337" w:author="mbeckerle" w:date="2013-03-24T18:04:00Z">
        <w:r w:rsidRPr="005223F4" w:rsidDel="00C800B8">
          <w:delText>rom the infoset with initiator and/or terminator as controlled by dfdl:emptyValueDelimiterPolicy if the value is the empty string.</w:delText>
        </w:r>
        <w:bookmarkStart w:id="14338" w:name="_Toc351912829"/>
        <w:bookmarkStart w:id="14339" w:name="_Toc351914850"/>
        <w:bookmarkStart w:id="14340" w:name="_Toc351915316"/>
        <w:bookmarkStart w:id="14341" w:name="_Toc361231373"/>
        <w:bookmarkStart w:id="14342" w:name="_Toc361231899"/>
        <w:bookmarkStart w:id="14343" w:name="_Toc362445197"/>
        <w:bookmarkStart w:id="14344" w:name="_Toc362451948"/>
        <w:bookmarkStart w:id="14345" w:name="_Toc362452497"/>
        <w:bookmarkStart w:id="14346" w:name="_Toc362453395"/>
        <w:bookmarkEnd w:id="14338"/>
        <w:bookmarkEnd w:id="14339"/>
        <w:bookmarkEnd w:id="14340"/>
        <w:bookmarkEnd w:id="14341"/>
        <w:bookmarkEnd w:id="14342"/>
        <w:bookmarkEnd w:id="14343"/>
        <w:bookmarkEnd w:id="14344"/>
        <w:bookmarkEnd w:id="14345"/>
        <w:bookmarkEnd w:id="14346"/>
      </w:del>
    </w:p>
    <w:p w14:paraId="4745D4DF" w14:textId="1208A835" w:rsidR="00B63902" w:rsidRPr="005223F4" w:rsidDel="00316B66" w:rsidRDefault="00B63902" w:rsidP="00B63902">
      <w:pPr>
        <w:rPr>
          <w:del w:id="14347" w:author="mbeckerle" w:date="2012-04-22T20:55:00Z"/>
        </w:rPr>
      </w:pPr>
      <w:bookmarkStart w:id="14348" w:name="_Toc351912830"/>
      <w:bookmarkStart w:id="14349" w:name="_Toc351914851"/>
      <w:bookmarkStart w:id="14350" w:name="_Toc351915317"/>
      <w:bookmarkStart w:id="14351" w:name="_Toc361231374"/>
      <w:bookmarkStart w:id="14352" w:name="_Toc361231900"/>
      <w:bookmarkStart w:id="14353" w:name="_Toc362445198"/>
      <w:bookmarkStart w:id="14354" w:name="_Toc362451949"/>
      <w:bookmarkStart w:id="14355" w:name="_Toc362452498"/>
      <w:bookmarkStart w:id="14356" w:name="_Toc362453396"/>
      <w:bookmarkEnd w:id="14348"/>
      <w:bookmarkEnd w:id="14349"/>
      <w:bookmarkEnd w:id="14350"/>
      <w:bookmarkEnd w:id="14351"/>
      <w:bookmarkEnd w:id="14352"/>
      <w:bookmarkEnd w:id="14353"/>
      <w:bookmarkEnd w:id="14354"/>
      <w:bookmarkEnd w:id="14355"/>
      <w:bookmarkEnd w:id="14356"/>
    </w:p>
    <w:p w14:paraId="5D04446E" w14:textId="7129AAB4" w:rsidR="00B63902" w:rsidRPr="005223F4" w:rsidDel="00316B66" w:rsidRDefault="00B63902" w:rsidP="00B63902">
      <w:pPr>
        <w:rPr>
          <w:del w:id="14357" w:author="mbeckerle" w:date="2012-04-22T20:55:00Z"/>
        </w:rPr>
      </w:pPr>
      <w:bookmarkStart w:id="14358" w:name="_Toc351912831"/>
      <w:bookmarkStart w:id="14359" w:name="_Toc351914852"/>
      <w:bookmarkStart w:id="14360" w:name="_Toc351915318"/>
      <w:bookmarkStart w:id="14361" w:name="_Toc361231375"/>
      <w:bookmarkStart w:id="14362" w:name="_Toc361231901"/>
      <w:bookmarkStart w:id="14363" w:name="_Toc362445199"/>
      <w:bookmarkStart w:id="14364" w:name="_Toc362451950"/>
      <w:bookmarkStart w:id="14365" w:name="_Toc362452499"/>
      <w:bookmarkStart w:id="14366" w:name="_Toc362453397"/>
      <w:bookmarkEnd w:id="14358"/>
      <w:bookmarkEnd w:id="14359"/>
      <w:bookmarkEnd w:id="14360"/>
      <w:bookmarkEnd w:id="14361"/>
      <w:bookmarkEnd w:id="14362"/>
      <w:bookmarkEnd w:id="14363"/>
      <w:bookmarkEnd w:id="14364"/>
      <w:bookmarkEnd w:id="14365"/>
      <w:bookmarkEnd w:id="14366"/>
    </w:p>
    <w:p w14:paraId="07C20C80" w14:textId="6686B718" w:rsidR="00B63902" w:rsidRPr="005223F4" w:rsidDel="00316B66" w:rsidRDefault="00B63902" w:rsidP="00B63902">
      <w:pPr>
        <w:rPr>
          <w:del w:id="14367" w:author="mbeckerle" w:date="2012-04-22T20:55:00Z"/>
        </w:rPr>
      </w:pPr>
      <w:bookmarkStart w:id="14368" w:name="_Toc351912832"/>
      <w:bookmarkStart w:id="14369" w:name="_Toc351914853"/>
      <w:bookmarkStart w:id="14370" w:name="_Toc351915319"/>
      <w:bookmarkStart w:id="14371" w:name="_Toc361231376"/>
      <w:bookmarkStart w:id="14372" w:name="_Toc361231902"/>
      <w:bookmarkStart w:id="14373" w:name="_Toc362445200"/>
      <w:bookmarkStart w:id="14374" w:name="_Toc362451951"/>
      <w:bookmarkStart w:id="14375" w:name="_Toc362452500"/>
      <w:bookmarkStart w:id="14376" w:name="_Toc362453398"/>
      <w:bookmarkEnd w:id="14368"/>
      <w:bookmarkEnd w:id="14369"/>
      <w:bookmarkEnd w:id="14370"/>
      <w:bookmarkEnd w:id="14371"/>
      <w:bookmarkEnd w:id="14372"/>
      <w:bookmarkEnd w:id="14373"/>
      <w:bookmarkEnd w:id="14374"/>
      <w:bookmarkEnd w:id="14375"/>
      <w:bookmarkEnd w:id="14376"/>
    </w:p>
    <w:p w14:paraId="3A664A7D" w14:textId="6F66FF56" w:rsidR="00B63902" w:rsidRPr="005223F4" w:rsidDel="00C800B8" w:rsidRDefault="00B63902" w:rsidP="00B63902">
      <w:pPr>
        <w:rPr>
          <w:del w:id="14377" w:author="mbeckerle" w:date="2013-03-24T18:04:00Z"/>
        </w:rPr>
      </w:pPr>
      <w:commentRangeStart w:id="14378"/>
      <w:commentRangeStart w:id="14379"/>
      <w:del w:id="14380" w:author="mbeckerle" w:date="2013-03-24T18:04:00Z">
        <w:r w:rsidRPr="005223F4" w:rsidDel="00C800B8">
          <w:delText>For complex elements the following applies</w:delText>
        </w:r>
        <w:commentRangeEnd w:id="14378"/>
        <w:r w:rsidR="00E13147" w:rsidDel="00C800B8">
          <w:rPr>
            <w:rStyle w:val="CommentReference"/>
          </w:rPr>
          <w:commentReference w:id="14378"/>
        </w:r>
        <w:commentRangeEnd w:id="14379"/>
        <w:r w:rsidR="00DA38ED" w:rsidDel="00C800B8">
          <w:rPr>
            <w:rStyle w:val="CommentReference"/>
          </w:rPr>
          <w:commentReference w:id="14379"/>
        </w:r>
        <w:r w:rsidRPr="005223F4" w:rsidDel="00C800B8">
          <w:delText>:</w:delText>
        </w:r>
        <w:bookmarkStart w:id="14381" w:name="_Toc351912833"/>
        <w:bookmarkStart w:id="14382" w:name="_Toc351914854"/>
        <w:bookmarkStart w:id="14383" w:name="_Toc351915320"/>
        <w:bookmarkStart w:id="14384" w:name="_Toc361231377"/>
        <w:bookmarkStart w:id="14385" w:name="_Toc361231903"/>
        <w:bookmarkStart w:id="14386" w:name="_Toc362445201"/>
        <w:bookmarkStart w:id="14387" w:name="_Toc362451952"/>
        <w:bookmarkStart w:id="14388" w:name="_Toc362452501"/>
        <w:bookmarkStart w:id="14389" w:name="_Toc362453399"/>
        <w:bookmarkEnd w:id="14381"/>
        <w:bookmarkEnd w:id="14382"/>
        <w:bookmarkEnd w:id="14383"/>
        <w:bookmarkEnd w:id="14384"/>
        <w:bookmarkEnd w:id="14385"/>
        <w:bookmarkEnd w:id="14386"/>
        <w:bookmarkEnd w:id="14387"/>
        <w:bookmarkEnd w:id="14388"/>
        <w:bookmarkEnd w:id="14389"/>
      </w:del>
    </w:p>
    <w:p w14:paraId="01447BE6" w14:textId="592B0FB9" w:rsidR="00B63902" w:rsidRPr="005223F4" w:rsidDel="00316B66" w:rsidRDefault="00B63902" w:rsidP="00B63902">
      <w:pPr>
        <w:rPr>
          <w:del w:id="14390" w:author="mbeckerle" w:date="2012-04-22T20:55:00Z"/>
        </w:rPr>
      </w:pPr>
      <w:bookmarkStart w:id="14391" w:name="_Toc351912834"/>
      <w:bookmarkStart w:id="14392" w:name="_Toc351914855"/>
      <w:bookmarkStart w:id="14393" w:name="_Toc351915321"/>
      <w:bookmarkStart w:id="14394" w:name="_Toc361231378"/>
      <w:bookmarkStart w:id="14395" w:name="_Toc361231904"/>
      <w:bookmarkStart w:id="14396" w:name="_Toc362445202"/>
      <w:bookmarkStart w:id="14397" w:name="_Toc362451953"/>
      <w:bookmarkStart w:id="14398" w:name="_Toc362452502"/>
      <w:bookmarkStart w:id="14399" w:name="_Toc362453400"/>
      <w:bookmarkEnd w:id="14391"/>
      <w:bookmarkEnd w:id="14392"/>
      <w:bookmarkEnd w:id="14393"/>
      <w:bookmarkEnd w:id="14394"/>
      <w:bookmarkEnd w:id="14395"/>
      <w:bookmarkEnd w:id="14396"/>
      <w:bookmarkEnd w:id="14397"/>
      <w:bookmarkEnd w:id="14398"/>
      <w:bookmarkEnd w:id="14399"/>
    </w:p>
    <w:p w14:paraId="3B51DBE7" w14:textId="5D5E68C5" w:rsidR="00B63902" w:rsidRPr="005223F4" w:rsidDel="00C800B8" w:rsidRDefault="00B63902" w:rsidP="00B63902">
      <w:pPr>
        <w:numPr>
          <w:ilvl w:val="0"/>
          <w:numId w:val="85"/>
        </w:numPr>
        <w:rPr>
          <w:del w:id="14400" w:author="mbeckerle" w:date="2013-03-24T18:04:00Z"/>
        </w:rPr>
      </w:pPr>
      <w:del w:id="14401" w:author="mbeckerle" w:date="2013-03-24T18:04:00Z">
        <w:r w:rsidRPr="005223F4" w:rsidDel="00C800B8">
          <w:delText>If 'missing element'</w:delText>
        </w:r>
        <w:bookmarkStart w:id="14402" w:name="_Toc351912835"/>
        <w:bookmarkStart w:id="14403" w:name="_Toc351914856"/>
        <w:bookmarkStart w:id="14404" w:name="_Toc351915322"/>
        <w:bookmarkStart w:id="14405" w:name="_Toc361231379"/>
        <w:bookmarkStart w:id="14406" w:name="_Toc361231905"/>
        <w:bookmarkStart w:id="14407" w:name="_Toc362445203"/>
        <w:bookmarkStart w:id="14408" w:name="_Toc362451954"/>
        <w:bookmarkStart w:id="14409" w:name="_Toc362452503"/>
        <w:bookmarkStart w:id="14410" w:name="_Toc362453401"/>
        <w:bookmarkEnd w:id="14402"/>
        <w:bookmarkEnd w:id="14403"/>
        <w:bookmarkEnd w:id="14404"/>
        <w:bookmarkEnd w:id="14405"/>
        <w:bookmarkEnd w:id="14406"/>
        <w:bookmarkEnd w:id="14407"/>
        <w:bookmarkEnd w:id="14408"/>
        <w:bookmarkEnd w:id="14409"/>
        <w:bookmarkEnd w:id="14410"/>
      </w:del>
    </w:p>
    <w:p w14:paraId="4E6E1358" w14:textId="64071DA6" w:rsidR="00B63902" w:rsidRPr="005223F4" w:rsidDel="00316B66" w:rsidRDefault="00B63902" w:rsidP="00B63902">
      <w:pPr>
        <w:rPr>
          <w:del w:id="14411" w:author="mbeckerle" w:date="2012-04-22T20:55:00Z"/>
        </w:rPr>
      </w:pPr>
      <w:bookmarkStart w:id="14412" w:name="_Toc351912836"/>
      <w:bookmarkStart w:id="14413" w:name="_Toc351914857"/>
      <w:bookmarkStart w:id="14414" w:name="_Toc351915323"/>
      <w:bookmarkStart w:id="14415" w:name="_Toc361231380"/>
      <w:bookmarkStart w:id="14416" w:name="_Toc361231906"/>
      <w:bookmarkStart w:id="14417" w:name="_Toc362445204"/>
      <w:bookmarkStart w:id="14418" w:name="_Toc362451955"/>
      <w:bookmarkStart w:id="14419" w:name="_Toc362452504"/>
      <w:bookmarkStart w:id="14420" w:name="_Toc362453402"/>
      <w:bookmarkEnd w:id="14412"/>
      <w:bookmarkEnd w:id="14413"/>
      <w:bookmarkEnd w:id="14414"/>
      <w:bookmarkEnd w:id="14415"/>
      <w:bookmarkEnd w:id="14416"/>
      <w:bookmarkEnd w:id="14417"/>
      <w:bookmarkEnd w:id="14418"/>
      <w:bookmarkEnd w:id="14419"/>
      <w:bookmarkEnd w:id="14420"/>
    </w:p>
    <w:p w14:paraId="6FE907E2" w14:textId="09E64861" w:rsidR="00B63902" w:rsidRPr="005223F4" w:rsidDel="00C800B8" w:rsidRDefault="00B63902" w:rsidP="00B63902">
      <w:pPr>
        <w:numPr>
          <w:ilvl w:val="0"/>
          <w:numId w:val="88"/>
        </w:numPr>
        <w:rPr>
          <w:del w:id="14421" w:author="mbeckerle" w:date="2013-03-24T18:04:00Z"/>
        </w:rPr>
      </w:pPr>
      <w:del w:id="14422" w:author="mbeckerle" w:date="2013-03-24T18:04:00Z">
        <w:r w:rsidRPr="005223F4" w:rsidDel="00C800B8">
          <w:delText>If both dfdl:initiator and dfdl:terminator are not specified</w:delText>
        </w:r>
        <w:bookmarkStart w:id="14423" w:name="_Toc351912837"/>
        <w:bookmarkStart w:id="14424" w:name="_Toc351914858"/>
        <w:bookmarkStart w:id="14425" w:name="_Toc351915324"/>
        <w:bookmarkStart w:id="14426" w:name="_Toc361231381"/>
        <w:bookmarkStart w:id="14427" w:name="_Toc361231907"/>
        <w:bookmarkStart w:id="14428" w:name="_Toc362445205"/>
        <w:bookmarkStart w:id="14429" w:name="_Toc362451956"/>
        <w:bookmarkStart w:id="14430" w:name="_Toc362452505"/>
        <w:bookmarkStart w:id="14431" w:name="_Toc362453403"/>
        <w:bookmarkEnd w:id="14423"/>
        <w:bookmarkEnd w:id="14424"/>
        <w:bookmarkEnd w:id="14425"/>
        <w:bookmarkEnd w:id="14426"/>
        <w:bookmarkEnd w:id="14427"/>
        <w:bookmarkEnd w:id="14428"/>
        <w:bookmarkEnd w:id="14429"/>
        <w:bookmarkEnd w:id="14430"/>
        <w:bookmarkEnd w:id="14431"/>
      </w:del>
    </w:p>
    <w:p w14:paraId="59E05F0A" w14:textId="7E3F456B" w:rsidR="00B63902" w:rsidRPr="005223F4" w:rsidDel="00C800B8" w:rsidRDefault="00B63902" w:rsidP="00B63902">
      <w:pPr>
        <w:numPr>
          <w:ilvl w:val="1"/>
          <w:numId w:val="88"/>
        </w:numPr>
        <w:spacing w:before="120"/>
        <w:rPr>
          <w:del w:id="14432" w:author="mbeckerle" w:date="2013-03-24T18:04:00Z"/>
        </w:rPr>
      </w:pPr>
      <w:del w:id="14433" w:author="mbeckerle" w:date="2013-03-24T18:04:00Z">
        <w:r w:rsidRPr="005223F4" w:rsidDel="00C800B8">
          <w:delText>If 'required element' and 'has a default' then 'missing element' processing is applied to all child elements.</w:delText>
        </w:r>
        <w:bookmarkStart w:id="14434" w:name="_Toc351912838"/>
        <w:bookmarkStart w:id="14435" w:name="_Toc351914859"/>
        <w:bookmarkStart w:id="14436" w:name="_Toc351915325"/>
        <w:bookmarkStart w:id="14437" w:name="_Toc361231382"/>
        <w:bookmarkStart w:id="14438" w:name="_Toc361231908"/>
        <w:bookmarkStart w:id="14439" w:name="_Toc362445206"/>
        <w:bookmarkStart w:id="14440" w:name="_Toc362451957"/>
        <w:bookmarkStart w:id="14441" w:name="_Toc362452506"/>
        <w:bookmarkStart w:id="14442" w:name="_Toc362453404"/>
        <w:bookmarkEnd w:id="14434"/>
        <w:bookmarkEnd w:id="14435"/>
        <w:bookmarkEnd w:id="14436"/>
        <w:bookmarkEnd w:id="14437"/>
        <w:bookmarkEnd w:id="14438"/>
        <w:bookmarkEnd w:id="14439"/>
        <w:bookmarkEnd w:id="14440"/>
        <w:bookmarkEnd w:id="14441"/>
        <w:bookmarkEnd w:id="14442"/>
      </w:del>
    </w:p>
    <w:p w14:paraId="0FAAD8E1" w14:textId="5C5719D9" w:rsidR="00B63902" w:rsidRPr="005223F4" w:rsidDel="00C800B8" w:rsidRDefault="00B63902" w:rsidP="006A210B">
      <w:pPr>
        <w:numPr>
          <w:ilvl w:val="1"/>
          <w:numId w:val="88"/>
        </w:numPr>
        <w:spacing w:before="120"/>
        <w:ind w:left="1797" w:hanging="357"/>
        <w:rPr>
          <w:del w:id="14443" w:author="mbeckerle" w:date="2013-03-24T18:04:00Z"/>
        </w:rPr>
      </w:pPr>
      <w:del w:id="14444" w:author="mbeckerle" w:date="2013-03-24T18:04:00Z">
        <w:r w:rsidRPr="005223F4" w:rsidDel="00C800B8">
          <w:delText>Else if 'required element' it is a processing error</w:delText>
        </w:r>
        <w:bookmarkStart w:id="14445" w:name="_Toc351912839"/>
        <w:bookmarkStart w:id="14446" w:name="_Toc351914860"/>
        <w:bookmarkStart w:id="14447" w:name="_Toc351915326"/>
        <w:bookmarkStart w:id="14448" w:name="_Toc361231383"/>
        <w:bookmarkStart w:id="14449" w:name="_Toc361231909"/>
        <w:bookmarkStart w:id="14450" w:name="_Toc362445207"/>
        <w:bookmarkStart w:id="14451" w:name="_Toc362451958"/>
        <w:bookmarkStart w:id="14452" w:name="_Toc362452507"/>
        <w:bookmarkStart w:id="14453" w:name="_Toc362453405"/>
        <w:bookmarkEnd w:id="14445"/>
        <w:bookmarkEnd w:id="14446"/>
        <w:bookmarkEnd w:id="14447"/>
        <w:bookmarkEnd w:id="14448"/>
        <w:bookmarkEnd w:id="14449"/>
        <w:bookmarkEnd w:id="14450"/>
        <w:bookmarkEnd w:id="14451"/>
        <w:bookmarkEnd w:id="14452"/>
        <w:bookmarkEnd w:id="14453"/>
      </w:del>
    </w:p>
    <w:p w14:paraId="284EE5D7" w14:textId="14877CF7" w:rsidR="00B63902" w:rsidRPr="005223F4" w:rsidDel="00C800B8" w:rsidRDefault="00B63902" w:rsidP="006A210B">
      <w:pPr>
        <w:numPr>
          <w:ilvl w:val="1"/>
          <w:numId w:val="88"/>
        </w:numPr>
        <w:spacing w:before="120"/>
        <w:ind w:left="1797" w:hanging="357"/>
        <w:rPr>
          <w:del w:id="14454" w:author="mbeckerle" w:date="2013-03-24T18:04:00Z"/>
        </w:rPr>
      </w:pPr>
      <w:del w:id="14455" w:author="mbeckerle" w:date="2013-03-24T18:04:00Z">
        <w:r w:rsidRPr="005223F4" w:rsidDel="00C800B8">
          <w:delText>Otherwise nothing is output</w:delText>
        </w:r>
        <w:bookmarkStart w:id="14456" w:name="_Toc351912840"/>
        <w:bookmarkStart w:id="14457" w:name="_Toc351914861"/>
        <w:bookmarkStart w:id="14458" w:name="_Toc351915327"/>
        <w:bookmarkStart w:id="14459" w:name="_Toc361231384"/>
        <w:bookmarkStart w:id="14460" w:name="_Toc361231910"/>
        <w:bookmarkStart w:id="14461" w:name="_Toc362445208"/>
        <w:bookmarkStart w:id="14462" w:name="_Toc362451959"/>
        <w:bookmarkStart w:id="14463" w:name="_Toc362452508"/>
        <w:bookmarkStart w:id="14464" w:name="_Toc362453406"/>
        <w:bookmarkEnd w:id="14456"/>
        <w:bookmarkEnd w:id="14457"/>
        <w:bookmarkEnd w:id="14458"/>
        <w:bookmarkEnd w:id="14459"/>
        <w:bookmarkEnd w:id="14460"/>
        <w:bookmarkEnd w:id="14461"/>
        <w:bookmarkEnd w:id="14462"/>
        <w:bookmarkEnd w:id="14463"/>
        <w:bookmarkEnd w:id="14464"/>
      </w:del>
    </w:p>
    <w:p w14:paraId="75D4221F" w14:textId="2CD1CF1F" w:rsidR="00B63902" w:rsidRPr="005223F4" w:rsidDel="00C800B8" w:rsidRDefault="00B63902" w:rsidP="00B63902">
      <w:pPr>
        <w:numPr>
          <w:ilvl w:val="0"/>
          <w:numId w:val="88"/>
        </w:numPr>
        <w:spacing w:before="120" w:after="120"/>
        <w:rPr>
          <w:del w:id="14465" w:author="mbeckerle" w:date="2013-03-24T18:04:00Z"/>
        </w:rPr>
      </w:pPr>
      <w:del w:id="14466" w:author="mbeckerle" w:date="2013-03-24T18:04:00Z">
        <w:r w:rsidRPr="005223F4" w:rsidDel="00C800B8">
          <w:delText>Otherwise</w:delText>
        </w:r>
        <w:bookmarkStart w:id="14467" w:name="_Toc351912841"/>
        <w:bookmarkStart w:id="14468" w:name="_Toc351914862"/>
        <w:bookmarkStart w:id="14469" w:name="_Toc351915328"/>
        <w:bookmarkStart w:id="14470" w:name="_Toc361231385"/>
        <w:bookmarkStart w:id="14471" w:name="_Toc361231911"/>
        <w:bookmarkStart w:id="14472" w:name="_Toc362445209"/>
        <w:bookmarkStart w:id="14473" w:name="_Toc362451960"/>
        <w:bookmarkStart w:id="14474" w:name="_Toc362452509"/>
        <w:bookmarkStart w:id="14475" w:name="_Toc362453407"/>
        <w:bookmarkEnd w:id="14467"/>
        <w:bookmarkEnd w:id="14468"/>
        <w:bookmarkEnd w:id="14469"/>
        <w:bookmarkEnd w:id="14470"/>
        <w:bookmarkEnd w:id="14471"/>
        <w:bookmarkEnd w:id="14472"/>
        <w:bookmarkEnd w:id="14473"/>
        <w:bookmarkEnd w:id="14474"/>
        <w:bookmarkEnd w:id="14475"/>
      </w:del>
    </w:p>
    <w:p w14:paraId="662E083B" w14:textId="0EEBB71B" w:rsidR="00B63902" w:rsidRPr="005223F4" w:rsidDel="00C800B8" w:rsidRDefault="00B63902" w:rsidP="00B63902">
      <w:pPr>
        <w:numPr>
          <w:ilvl w:val="1"/>
          <w:numId w:val="88"/>
        </w:numPr>
        <w:rPr>
          <w:del w:id="14476" w:author="mbeckerle" w:date="2013-03-24T18:04:00Z"/>
        </w:rPr>
      </w:pPr>
      <w:del w:id="14477" w:author="mbeckerle" w:date="2013-03-24T18:04:00Z">
        <w:r w:rsidRPr="005223F4" w:rsidDel="00C800B8">
          <w:delText>If 'required element' and 'has a default' then 'missing element' processing is applied to all child elements, and initiator and/or terminator are output (as controlled by dfdl:emptyValueDelimiterPolicy if the children’s total representation is the empty string).</w:delText>
        </w:r>
        <w:bookmarkStart w:id="14478" w:name="_Toc351912842"/>
        <w:bookmarkStart w:id="14479" w:name="_Toc351914863"/>
        <w:bookmarkStart w:id="14480" w:name="_Toc351915329"/>
        <w:bookmarkStart w:id="14481" w:name="_Toc361231386"/>
        <w:bookmarkStart w:id="14482" w:name="_Toc361231912"/>
        <w:bookmarkStart w:id="14483" w:name="_Toc362445210"/>
        <w:bookmarkStart w:id="14484" w:name="_Toc362451961"/>
        <w:bookmarkStart w:id="14485" w:name="_Toc362452510"/>
        <w:bookmarkStart w:id="14486" w:name="_Toc362453408"/>
        <w:bookmarkEnd w:id="14478"/>
        <w:bookmarkEnd w:id="14479"/>
        <w:bookmarkEnd w:id="14480"/>
        <w:bookmarkEnd w:id="14481"/>
        <w:bookmarkEnd w:id="14482"/>
        <w:bookmarkEnd w:id="14483"/>
        <w:bookmarkEnd w:id="14484"/>
        <w:bookmarkEnd w:id="14485"/>
        <w:bookmarkEnd w:id="14486"/>
      </w:del>
    </w:p>
    <w:p w14:paraId="0EFE9AC6" w14:textId="03DC43E1" w:rsidR="00B63902" w:rsidRPr="005223F4" w:rsidDel="00C800B8" w:rsidRDefault="00B63902" w:rsidP="006A210B">
      <w:pPr>
        <w:numPr>
          <w:ilvl w:val="1"/>
          <w:numId w:val="88"/>
        </w:numPr>
        <w:spacing w:before="120"/>
        <w:ind w:left="1797" w:hanging="357"/>
        <w:rPr>
          <w:del w:id="14487" w:author="mbeckerle" w:date="2013-03-24T18:04:00Z"/>
        </w:rPr>
      </w:pPr>
      <w:del w:id="14488" w:author="mbeckerle" w:date="2013-03-24T18:04:00Z">
        <w:r w:rsidRPr="005223F4" w:rsidDel="00C800B8">
          <w:delText xml:space="preserve">Else if 'required element' it is a processing error  </w:delText>
        </w:r>
        <w:bookmarkStart w:id="14489" w:name="_Toc351912843"/>
        <w:bookmarkStart w:id="14490" w:name="_Toc351914864"/>
        <w:bookmarkStart w:id="14491" w:name="_Toc351915330"/>
        <w:bookmarkStart w:id="14492" w:name="_Toc361231387"/>
        <w:bookmarkStart w:id="14493" w:name="_Toc361231913"/>
        <w:bookmarkStart w:id="14494" w:name="_Toc362445211"/>
        <w:bookmarkStart w:id="14495" w:name="_Toc362451962"/>
        <w:bookmarkStart w:id="14496" w:name="_Toc362452511"/>
        <w:bookmarkStart w:id="14497" w:name="_Toc362453409"/>
        <w:bookmarkEnd w:id="14489"/>
        <w:bookmarkEnd w:id="14490"/>
        <w:bookmarkEnd w:id="14491"/>
        <w:bookmarkEnd w:id="14492"/>
        <w:bookmarkEnd w:id="14493"/>
        <w:bookmarkEnd w:id="14494"/>
        <w:bookmarkEnd w:id="14495"/>
        <w:bookmarkEnd w:id="14496"/>
        <w:bookmarkEnd w:id="14497"/>
      </w:del>
    </w:p>
    <w:p w14:paraId="58846184" w14:textId="01722733" w:rsidR="00B63902" w:rsidRPr="005223F4" w:rsidDel="00C800B8" w:rsidRDefault="00B63902" w:rsidP="006A210B">
      <w:pPr>
        <w:numPr>
          <w:ilvl w:val="1"/>
          <w:numId w:val="88"/>
        </w:numPr>
        <w:spacing w:before="120"/>
        <w:ind w:left="1797" w:hanging="357"/>
        <w:rPr>
          <w:del w:id="14498" w:author="mbeckerle" w:date="2013-03-24T18:04:00Z"/>
        </w:rPr>
      </w:pPr>
      <w:del w:id="14499" w:author="mbeckerle" w:date="2013-03-24T18:04:00Z">
        <w:r w:rsidRPr="005223F4" w:rsidDel="00C800B8">
          <w:delText>Otherwise nothing is output</w:delText>
        </w:r>
        <w:bookmarkStart w:id="14500" w:name="_Toc351912844"/>
        <w:bookmarkStart w:id="14501" w:name="_Toc351914865"/>
        <w:bookmarkStart w:id="14502" w:name="_Toc351915331"/>
        <w:bookmarkStart w:id="14503" w:name="_Toc361231388"/>
        <w:bookmarkStart w:id="14504" w:name="_Toc361231914"/>
        <w:bookmarkStart w:id="14505" w:name="_Toc362445212"/>
        <w:bookmarkStart w:id="14506" w:name="_Toc362451963"/>
        <w:bookmarkStart w:id="14507" w:name="_Toc362452512"/>
        <w:bookmarkStart w:id="14508" w:name="_Toc362453410"/>
        <w:bookmarkEnd w:id="14500"/>
        <w:bookmarkEnd w:id="14501"/>
        <w:bookmarkEnd w:id="14502"/>
        <w:bookmarkEnd w:id="14503"/>
        <w:bookmarkEnd w:id="14504"/>
        <w:bookmarkEnd w:id="14505"/>
        <w:bookmarkEnd w:id="14506"/>
        <w:bookmarkEnd w:id="14507"/>
        <w:bookmarkEnd w:id="14508"/>
      </w:del>
    </w:p>
    <w:p w14:paraId="699DD8A5" w14:textId="789EF286" w:rsidR="00B63902" w:rsidRPr="005223F4" w:rsidDel="00C800B8" w:rsidRDefault="00B63902" w:rsidP="00B63902">
      <w:pPr>
        <w:numPr>
          <w:ilvl w:val="0"/>
          <w:numId w:val="87"/>
        </w:numPr>
        <w:spacing w:before="120"/>
        <w:rPr>
          <w:del w:id="14509" w:author="mbeckerle" w:date="2013-03-24T18:04:00Z"/>
        </w:rPr>
      </w:pPr>
      <w:del w:id="14510" w:author="mbeckerle" w:date="2013-03-24T18:04:00Z">
        <w:r w:rsidRPr="005223F4" w:rsidDel="00C800B8">
          <w:delText xml:space="preserve">Otherwise </w:delText>
        </w:r>
      </w:del>
      <w:del w:id="14511" w:author="mbeckerle" w:date="2012-04-22T20:55:00Z">
        <w:r w:rsidRPr="005223F4" w:rsidDel="00316B66">
          <w:br/>
        </w:r>
      </w:del>
      <w:bookmarkStart w:id="14512" w:name="_Toc351912845"/>
      <w:bookmarkStart w:id="14513" w:name="_Toc351914866"/>
      <w:bookmarkStart w:id="14514" w:name="_Toc351915332"/>
      <w:bookmarkStart w:id="14515" w:name="_Toc361231389"/>
      <w:bookmarkStart w:id="14516" w:name="_Toc361231915"/>
      <w:bookmarkStart w:id="14517" w:name="_Toc362445213"/>
      <w:bookmarkStart w:id="14518" w:name="_Toc362451964"/>
      <w:bookmarkStart w:id="14519" w:name="_Toc362452513"/>
      <w:bookmarkStart w:id="14520" w:name="_Toc362453411"/>
      <w:bookmarkEnd w:id="14512"/>
      <w:bookmarkEnd w:id="14513"/>
      <w:bookmarkEnd w:id="14514"/>
      <w:bookmarkEnd w:id="14515"/>
      <w:bookmarkEnd w:id="14516"/>
      <w:bookmarkEnd w:id="14517"/>
      <w:bookmarkEnd w:id="14518"/>
      <w:bookmarkEnd w:id="14519"/>
      <w:bookmarkEnd w:id="14520"/>
    </w:p>
    <w:p w14:paraId="678D2E05" w14:textId="1D8DE0B5" w:rsidR="00B63902" w:rsidRPr="005223F4" w:rsidDel="00C800B8" w:rsidRDefault="00B63902" w:rsidP="00B63902">
      <w:pPr>
        <w:numPr>
          <w:ilvl w:val="0"/>
          <w:numId w:val="90"/>
        </w:numPr>
        <w:rPr>
          <w:del w:id="14521" w:author="mbeckerle" w:date="2013-03-24T18:04:00Z"/>
        </w:rPr>
      </w:pPr>
      <w:del w:id="14522" w:author="mbeckerle" w:date="2013-03-24T18:04:00Z">
        <w:r w:rsidRPr="005223F4" w:rsidDel="00C800B8">
          <w:delText>If dfdl:initiator and dfdl:terminator are not specified then nothing is output for this element</w:delText>
        </w:r>
      </w:del>
      <w:del w:id="14523" w:author="mbeckerle" w:date="2012-04-22T20:55:00Z">
        <w:r w:rsidRPr="005223F4" w:rsidDel="00316B66">
          <w:delText xml:space="preserve"> .</w:delText>
        </w:r>
      </w:del>
      <w:bookmarkStart w:id="14524" w:name="_Toc351912846"/>
      <w:bookmarkStart w:id="14525" w:name="_Toc351914867"/>
      <w:bookmarkStart w:id="14526" w:name="_Toc351915333"/>
      <w:bookmarkStart w:id="14527" w:name="_Toc361231390"/>
      <w:bookmarkStart w:id="14528" w:name="_Toc361231916"/>
      <w:bookmarkStart w:id="14529" w:name="_Toc362445214"/>
      <w:bookmarkStart w:id="14530" w:name="_Toc362451965"/>
      <w:bookmarkStart w:id="14531" w:name="_Toc362452514"/>
      <w:bookmarkStart w:id="14532" w:name="_Toc362453412"/>
      <w:bookmarkEnd w:id="14524"/>
      <w:bookmarkEnd w:id="14525"/>
      <w:bookmarkEnd w:id="14526"/>
      <w:bookmarkEnd w:id="14527"/>
      <w:bookmarkEnd w:id="14528"/>
      <w:bookmarkEnd w:id="14529"/>
      <w:bookmarkEnd w:id="14530"/>
      <w:bookmarkEnd w:id="14531"/>
      <w:bookmarkEnd w:id="14532"/>
    </w:p>
    <w:p w14:paraId="2E2B6E3A" w14:textId="1FAD1CC0" w:rsidR="00B63902" w:rsidRPr="005223F4" w:rsidDel="00C800B8" w:rsidRDefault="00B63902" w:rsidP="006A210B">
      <w:pPr>
        <w:numPr>
          <w:ilvl w:val="0"/>
          <w:numId w:val="90"/>
        </w:numPr>
        <w:spacing w:before="120"/>
        <w:ind w:left="714" w:hanging="357"/>
        <w:rPr>
          <w:del w:id="14533" w:author="mbeckerle" w:date="2013-03-24T18:04:00Z"/>
        </w:rPr>
      </w:pPr>
      <w:del w:id="14534" w:author="mbeckerle" w:date="2013-03-24T18:04:00Z">
        <w:r w:rsidRPr="005223F4" w:rsidDel="00C800B8">
          <w:delText>Else if dfdl:initiator and/or  dfdl:terminator are specified then the initiator and/or terminator are output as controlled by dfdl:emptyValueDelimiterPolicy if the children’s total representation is the empty string</w:delText>
        </w:r>
        <w:bookmarkStart w:id="14535" w:name="_Toc351912847"/>
        <w:bookmarkStart w:id="14536" w:name="_Toc351914868"/>
        <w:bookmarkStart w:id="14537" w:name="_Toc351915334"/>
        <w:bookmarkStart w:id="14538" w:name="_Toc361231391"/>
        <w:bookmarkStart w:id="14539" w:name="_Toc361231917"/>
        <w:bookmarkStart w:id="14540" w:name="_Toc362445215"/>
        <w:bookmarkStart w:id="14541" w:name="_Toc362451966"/>
        <w:bookmarkStart w:id="14542" w:name="_Toc362452515"/>
        <w:bookmarkStart w:id="14543" w:name="_Toc362453413"/>
        <w:bookmarkEnd w:id="14535"/>
        <w:bookmarkEnd w:id="14536"/>
        <w:bookmarkEnd w:id="14537"/>
        <w:bookmarkEnd w:id="14538"/>
        <w:bookmarkEnd w:id="14539"/>
        <w:bookmarkEnd w:id="14540"/>
        <w:bookmarkEnd w:id="14541"/>
        <w:bookmarkEnd w:id="14542"/>
        <w:bookmarkEnd w:id="14543"/>
      </w:del>
    </w:p>
    <w:p w14:paraId="53307CF0" w14:textId="0935D62C" w:rsidR="00B63902" w:rsidRPr="005223F4" w:rsidDel="00316B66" w:rsidRDefault="00B63902">
      <w:pPr>
        <w:pStyle w:val="Heading2"/>
        <w:rPr>
          <w:del w:id="14544" w:author="mbeckerle" w:date="2012-04-22T20:55:00Z"/>
        </w:rPr>
        <w:pPrChange w:id="14545" w:author="mbeckerle" w:date="2013-01-20T17:05:00Z">
          <w:pPr>
            <w:pStyle w:val="nobreak"/>
          </w:pPr>
        </w:pPrChange>
      </w:pPr>
      <w:bookmarkStart w:id="14546" w:name="_Toc322911372"/>
      <w:bookmarkStart w:id="14547" w:name="_Toc322911683"/>
      <w:bookmarkStart w:id="14548" w:name="_Toc322911933"/>
      <w:bookmarkStart w:id="14549" w:name="_Toc322912222"/>
      <w:bookmarkStart w:id="14550" w:name="_Toc329093071"/>
      <w:bookmarkStart w:id="14551" w:name="_Toc332701584"/>
      <w:bookmarkStart w:id="14552" w:name="_Toc332701888"/>
      <w:bookmarkStart w:id="14553" w:name="_Toc332711687"/>
      <w:bookmarkStart w:id="14554" w:name="_Toc332711989"/>
      <w:bookmarkStart w:id="14555" w:name="_Toc332712290"/>
      <w:bookmarkStart w:id="14556" w:name="_Toc332724206"/>
      <w:bookmarkStart w:id="14557" w:name="_Toc332724506"/>
      <w:bookmarkStart w:id="14558" w:name="_Toc341102802"/>
      <w:bookmarkStart w:id="14559" w:name="_Toc347241537"/>
      <w:bookmarkStart w:id="14560" w:name="_Toc347744730"/>
      <w:bookmarkStart w:id="14561" w:name="_Toc348984513"/>
      <w:bookmarkStart w:id="14562" w:name="_Toc348984818"/>
      <w:bookmarkStart w:id="14563" w:name="_Toc349037982"/>
      <w:bookmarkStart w:id="14564" w:name="_Toc349038284"/>
      <w:bookmarkStart w:id="14565" w:name="_Toc349042777"/>
      <w:bookmarkStart w:id="14566" w:name="_Toc349642189"/>
      <w:bookmarkStart w:id="14567" w:name="_Toc351912848"/>
      <w:bookmarkStart w:id="14568" w:name="_Toc351914869"/>
      <w:bookmarkStart w:id="14569" w:name="_Toc351915335"/>
      <w:bookmarkStart w:id="14570" w:name="_Toc361231392"/>
      <w:bookmarkStart w:id="14571" w:name="_Toc361231918"/>
      <w:bookmarkStart w:id="14572" w:name="_Toc362445216"/>
      <w:bookmarkStart w:id="14573" w:name="_Toc362451967"/>
      <w:bookmarkStart w:id="14574" w:name="_Toc362452516"/>
      <w:bookmarkStart w:id="14575" w:name="_Toc362452951"/>
      <w:bookmarkStart w:id="14576" w:name="_Toc362453414"/>
      <w:bookmarkEnd w:id="14546"/>
      <w:bookmarkEnd w:id="14547"/>
      <w:bookmarkEnd w:id="14548"/>
      <w:bookmarkEnd w:id="14549"/>
      <w:bookmarkEnd w:id="14550"/>
      <w:bookmarkEnd w:id="14551"/>
      <w:bookmarkEnd w:id="14552"/>
      <w:bookmarkEnd w:id="14553"/>
      <w:bookmarkEnd w:id="14554"/>
      <w:bookmarkEnd w:id="14555"/>
      <w:bookmarkEnd w:id="14556"/>
      <w:bookmarkEnd w:id="14557"/>
      <w:bookmarkEnd w:id="14558"/>
      <w:bookmarkEnd w:id="14559"/>
      <w:bookmarkEnd w:id="14560"/>
      <w:bookmarkEnd w:id="14561"/>
      <w:bookmarkEnd w:id="14562"/>
      <w:bookmarkEnd w:id="14563"/>
      <w:bookmarkEnd w:id="14564"/>
      <w:bookmarkEnd w:id="14565"/>
      <w:bookmarkEnd w:id="14566"/>
      <w:bookmarkEnd w:id="14567"/>
      <w:bookmarkEnd w:id="14568"/>
      <w:bookmarkEnd w:id="14569"/>
      <w:bookmarkEnd w:id="14570"/>
      <w:bookmarkEnd w:id="14571"/>
      <w:bookmarkEnd w:id="14572"/>
      <w:bookmarkEnd w:id="14573"/>
      <w:bookmarkEnd w:id="14574"/>
      <w:bookmarkEnd w:id="14575"/>
      <w:bookmarkEnd w:id="14576"/>
    </w:p>
    <w:p w14:paraId="0635E32D" w14:textId="77777777" w:rsidR="005B31DF" w:rsidRPr="005223F4" w:rsidRDefault="005B31DF" w:rsidP="006E4FE8">
      <w:pPr>
        <w:pStyle w:val="Heading2"/>
      </w:pPr>
      <w:bookmarkStart w:id="14577" w:name="_Toc349042778"/>
      <w:bookmarkStart w:id="14578" w:name="_Toc362453415"/>
      <w:r w:rsidRPr="005223F4">
        <w:t xml:space="preserve">Properties for </w:t>
      </w:r>
      <w:r w:rsidR="00884A98" w:rsidRPr="005223F4">
        <w:t>Nillable</w:t>
      </w:r>
      <w:r w:rsidRPr="005223F4">
        <w:t xml:space="preserve"> Elements</w:t>
      </w:r>
      <w:bookmarkEnd w:id="13252"/>
      <w:bookmarkEnd w:id="13253"/>
      <w:bookmarkEnd w:id="13254"/>
      <w:bookmarkEnd w:id="13255"/>
      <w:bookmarkEnd w:id="13256"/>
      <w:bookmarkEnd w:id="14577"/>
      <w:bookmarkEnd w:id="14578"/>
    </w:p>
    <w:p w14:paraId="5C58DC9C" w14:textId="71660AF5" w:rsidR="00095761" w:rsidRPr="005223F4" w:rsidDel="00316B66" w:rsidRDefault="00095761" w:rsidP="005B31DF">
      <w:pPr>
        <w:pStyle w:val="nobreak"/>
        <w:rPr>
          <w:del w:id="14579" w:author="mbeckerle" w:date="2012-04-22T20:55:00Z"/>
        </w:rPr>
      </w:pPr>
    </w:p>
    <w:p w14:paraId="5A5B284D" w14:textId="7626091B" w:rsidR="00536D65" w:rsidRDefault="005B31DF" w:rsidP="00536D65">
      <w:pPr>
        <w:pStyle w:val="nobreak"/>
        <w:rPr>
          <w:ins w:id="14580" w:author="Steve Hanson" w:date="2013-03-28T15:43:00Z"/>
        </w:rPr>
      </w:pPr>
      <w:r w:rsidRPr="005223F4">
        <w:t xml:space="preserve">These properties are used when the </w:t>
      </w:r>
      <w:r w:rsidR="0091319F" w:rsidRPr="005223F4">
        <w:t>XSDL</w:t>
      </w:r>
      <w:r w:rsidRPr="005223F4">
        <w:t xml:space="preserve"> ‘nillable’ </w:t>
      </w:r>
      <w:ins w:id="14581" w:author="Steve Hanson" w:date="2013-03-28T15:43:00Z">
        <w:r w:rsidR="00536D65">
          <w:t>property</w:t>
        </w:r>
      </w:ins>
      <w:del w:id="14582" w:author="Steve Hanson" w:date="2013-03-28T15:43:00Z">
        <w:r w:rsidRPr="005223F4" w:rsidDel="00536D65">
          <w:delText>attribute</w:delText>
        </w:r>
      </w:del>
      <w:r w:rsidRPr="005223F4">
        <w:t xml:space="preserve"> </w:t>
      </w:r>
      <w:r w:rsidR="005A400F" w:rsidRPr="005223F4">
        <w:t xml:space="preserve">of an element </w:t>
      </w:r>
      <w:r w:rsidRPr="005223F4">
        <w:t xml:space="preserve">is </w:t>
      </w:r>
      <w:ins w:id="14583" w:author="Steve Hanson" w:date="2013-03-28T15:43:00Z">
        <w:r w:rsidR="00536D65">
          <w:t>‘</w:t>
        </w:r>
      </w:ins>
      <w:r w:rsidR="00CA45AC" w:rsidRPr="005223F4">
        <w:t>true</w:t>
      </w:r>
      <w:ins w:id="14584" w:author="Steve Hanson" w:date="2013-03-28T15:43:00Z">
        <w:r w:rsidR="00536D65">
          <w:t>’</w:t>
        </w:r>
      </w:ins>
      <w:r w:rsidRPr="005223F4">
        <w:t>, and they control when and how the representation data are interpreted as having the logical meaning ‘</w:t>
      </w:r>
      <w:r w:rsidR="00884A98" w:rsidRPr="005223F4">
        <w:t>nil</w:t>
      </w:r>
      <w:r w:rsidRPr="005223F4">
        <w:t xml:space="preserve">’. </w:t>
      </w:r>
      <w:del w:id="14585" w:author="Steve Hanson" w:date="2013-03-28T15:43:00Z">
        <w:r w:rsidR="005A400F" w:rsidRPr="005223F4" w:rsidDel="00536D65">
          <w:delText>They apply only to elements of simple type.</w:delText>
        </w:r>
      </w:del>
    </w:p>
    <w:p w14:paraId="2C3849AB" w14:textId="77777777" w:rsidR="00536D65" w:rsidRPr="00536D65" w:rsidRDefault="00536D65" w:rsidP="00536D65"/>
    <w:p w14:paraId="191EB55E" w14:textId="72BF42F3" w:rsidR="00391C0E" w:rsidRPr="005223F4" w:rsidDel="00316B66" w:rsidRDefault="00391C0E" w:rsidP="005B31DF">
      <w:pPr>
        <w:pStyle w:val="nobreak"/>
        <w:rPr>
          <w:del w:id="14586" w:author="mbeckerle" w:date="2012-04-22T20:55:00Z"/>
        </w:rPr>
      </w:pPr>
    </w:p>
    <w:tbl>
      <w:tblPr>
        <w:tblW w:w="8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2628"/>
        <w:gridCol w:w="6228"/>
      </w:tblGrid>
      <w:tr w:rsidR="00391C0E" w:rsidRPr="005223F4" w14:paraId="5FF3DA98" w14:textId="77777777" w:rsidTr="00240AC5">
        <w:trPr>
          <w:trHeight w:val="402"/>
        </w:trPr>
        <w:tc>
          <w:tcPr>
            <w:tcW w:w="2628" w:type="dxa"/>
            <w:shd w:val="clear" w:color="auto" w:fill="F3F3F3"/>
          </w:tcPr>
          <w:p w14:paraId="4A208EAC" w14:textId="77777777" w:rsidR="00391C0E" w:rsidRPr="005E3B09" w:rsidRDefault="00391C0E" w:rsidP="00391C0E">
            <w:pPr>
              <w:rPr>
                <w:b/>
              </w:rPr>
            </w:pPr>
            <w:r w:rsidRPr="005E3B09">
              <w:rPr>
                <w:b/>
              </w:rPr>
              <w:t>Property Name</w:t>
            </w:r>
          </w:p>
        </w:tc>
        <w:tc>
          <w:tcPr>
            <w:tcW w:w="6228" w:type="dxa"/>
            <w:shd w:val="clear" w:color="auto" w:fill="F3F3F3"/>
          </w:tcPr>
          <w:p w14:paraId="5E0E26D0" w14:textId="77777777" w:rsidR="00391C0E" w:rsidRPr="005E3B09" w:rsidRDefault="00391C0E" w:rsidP="00391C0E">
            <w:pPr>
              <w:rPr>
                <w:b/>
              </w:rPr>
            </w:pPr>
            <w:r w:rsidRPr="005E3B09">
              <w:rPr>
                <w:b/>
              </w:rPr>
              <w:t>Description</w:t>
            </w:r>
          </w:p>
        </w:tc>
      </w:tr>
      <w:tr w:rsidR="00391C0E" w:rsidRPr="005223F4" w14:paraId="59051161" w14:textId="77777777" w:rsidTr="00240AC5">
        <w:trPr>
          <w:trHeight w:val="153"/>
        </w:trPr>
        <w:tc>
          <w:tcPr>
            <w:tcW w:w="2628" w:type="dxa"/>
            <w:shd w:val="clear" w:color="auto" w:fill="auto"/>
          </w:tcPr>
          <w:p w14:paraId="2915DBAD" w14:textId="77777777" w:rsidR="00391C0E" w:rsidRPr="00240AC5" w:rsidRDefault="00391C0E" w:rsidP="00391C0E">
            <w:pPr>
              <w:rPr>
                <w:rFonts w:cs="Arial"/>
              </w:rPr>
            </w:pPr>
            <w:r w:rsidRPr="00240AC5">
              <w:rPr>
                <w:rFonts w:cs="Arial"/>
              </w:rPr>
              <w:t>nilKind</w:t>
            </w:r>
          </w:p>
        </w:tc>
        <w:tc>
          <w:tcPr>
            <w:tcW w:w="6228" w:type="dxa"/>
            <w:shd w:val="clear" w:color="auto" w:fill="auto"/>
          </w:tcPr>
          <w:p w14:paraId="46994940" w14:textId="77777777" w:rsidR="00391C0E" w:rsidRPr="005223F4" w:rsidRDefault="00391C0E" w:rsidP="00D67874">
            <w:r w:rsidRPr="005223F4">
              <w:t>Enum</w:t>
            </w:r>
          </w:p>
          <w:p w14:paraId="019BE815" w14:textId="77777777" w:rsidR="00391C0E" w:rsidRPr="005223F4" w:rsidRDefault="00391C0E" w:rsidP="00D67874">
            <w:r w:rsidRPr="005223F4">
              <w:t xml:space="preserve">Valid values ‘literalValue’, ‘logicalValue’, ‘literalCharacter’, </w:t>
            </w:r>
          </w:p>
          <w:p w14:paraId="55231A36" w14:textId="373381FF" w:rsidR="003102BD" w:rsidRPr="005223F4" w:rsidRDefault="00391C0E" w:rsidP="00D67874">
            <w:r w:rsidRPr="005223F4">
              <w:t xml:space="preserve">Used when </w:t>
            </w:r>
            <w:ins w:id="14587" w:author="Steve Hanson" w:date="2013-03-28T18:11:00Z">
              <w:r w:rsidR="00767A8A">
                <w:t xml:space="preserve">XSDL </w:t>
              </w:r>
            </w:ins>
            <w:del w:id="14588" w:author="Steve Hanson" w:date="2013-03-28T18:11:00Z">
              <w:r w:rsidRPr="005223F4" w:rsidDel="00767A8A">
                <w:delText>xs:</w:delText>
              </w:r>
            </w:del>
            <w:r w:rsidRPr="005223F4">
              <w:t>nillable is 'true'</w:t>
            </w:r>
            <w:r w:rsidRPr="005223F4">
              <w:br/>
              <w:t xml:space="preserve">Specifies how </w:t>
            </w:r>
            <w:r w:rsidR="006553E2" w:rsidRPr="005223F4">
              <w:t>dfdl:</w:t>
            </w:r>
            <w:r w:rsidRPr="005223F4">
              <w:t xml:space="preserve">nilValue is interpreted to represent the nil value in the data stream.. </w:t>
            </w:r>
          </w:p>
          <w:p w14:paraId="3EB16661" w14:textId="0AF6BB17" w:rsidR="00391C0E" w:rsidRPr="005223F4" w:rsidRDefault="00391C0E" w:rsidP="00D67874">
            <w:r w:rsidRPr="005223F4">
              <w:t xml:space="preserve">If ‘literalCharacter’ then </w:t>
            </w:r>
            <w:r w:rsidR="006553E2" w:rsidRPr="005223F4">
              <w:t>dfdl:</w:t>
            </w:r>
            <w:r w:rsidRPr="005223F4">
              <w:t xml:space="preserve">nilValue </w:t>
            </w:r>
            <w:r w:rsidRPr="00240AC5">
              <w:rPr>
                <w:rFonts w:cs="Arial"/>
              </w:rPr>
              <w:t>specifies</w:t>
            </w:r>
            <w:r w:rsidRPr="00240AC5">
              <w:rPr>
                <w:rFonts w:eastAsia="MS Mincho" w:cs="Arial"/>
                <w:color w:val="000000"/>
              </w:rPr>
              <w:t xml:space="preserve"> a single character or a single byte </w:t>
            </w:r>
            <w:r w:rsidRPr="00240AC5">
              <w:rPr>
                <w:rFonts w:cs="Arial"/>
              </w:rPr>
              <w:t>that, when repeated to the length of the element, is the nil value</w:t>
            </w:r>
            <w:r w:rsidRPr="005223F4">
              <w:t xml:space="preserve">. </w:t>
            </w:r>
            <w:r w:rsidR="006553E2" w:rsidRPr="005223F4">
              <w:t xml:space="preserve">‘literalCharacter’ may only be specified </w:t>
            </w:r>
            <w:r w:rsidR="00D47CD1" w:rsidRPr="005223F4">
              <w:t>for fixed length elements, that is dfdl:lengthKind 'implicit' and 'explicit' when dfdl:length is not a DFDL expression, otherwise it is a schema definition error.</w:t>
            </w:r>
            <w:r w:rsidR="003102BD" w:rsidRPr="005223F4">
              <w:br/>
            </w:r>
            <w:r w:rsidRPr="005223F4">
              <w:br/>
              <w:t xml:space="preserve">If ‘literalValue’ then </w:t>
            </w:r>
            <w:r w:rsidR="006553E2" w:rsidRPr="005223F4">
              <w:t>dfdl:</w:t>
            </w:r>
            <w:r w:rsidRPr="005223F4">
              <w:t xml:space="preserve">nilValue </w:t>
            </w:r>
            <w:r w:rsidRPr="00240AC5">
              <w:rPr>
                <w:rFonts w:cs="Arial"/>
              </w:rPr>
              <w:t>specifies</w:t>
            </w:r>
            <w:r w:rsidRPr="00240AC5">
              <w:rPr>
                <w:rFonts w:eastAsia="MS Mincho" w:cs="Arial"/>
                <w:color w:val="000000"/>
              </w:rPr>
              <w:t xml:space="preserve"> </w:t>
            </w:r>
            <w:r w:rsidRPr="005223F4">
              <w:t xml:space="preserve">a list of DFDL literal strings that are the possible </w:t>
            </w:r>
            <w:del w:id="14589" w:author="mbeckerle" w:date="2013-01-28T14:48:00Z">
              <w:r w:rsidRPr="005223F4" w:rsidDel="00A66DCE">
                <w:delText>representation value</w:delText>
              </w:r>
            </w:del>
            <w:ins w:id="14590" w:author="mbeckerle" w:date="2013-01-28T14:48:00Z">
              <w:r w:rsidR="00A66DCE">
                <w:t>representation</w:t>
              </w:r>
            </w:ins>
            <w:r w:rsidRPr="005223F4">
              <w:t xml:space="preserve">s for nil. </w:t>
            </w:r>
          </w:p>
          <w:p w14:paraId="36B17799" w14:textId="77777777" w:rsidR="00391C0E" w:rsidRDefault="00391C0E" w:rsidP="00D67874">
            <w:pPr>
              <w:rPr>
                <w:ins w:id="14591" w:author="mbeckerle" w:date="2012-03-25T12:01:00Z"/>
              </w:rPr>
            </w:pPr>
            <w:r w:rsidRPr="005223F4">
              <w:t xml:space="preserve">If ‘logicalValue’ then </w:t>
            </w:r>
            <w:r w:rsidR="006553E2" w:rsidRPr="005223F4">
              <w:t>dfdl:</w:t>
            </w:r>
            <w:r w:rsidRPr="005223F4">
              <w:t xml:space="preserve">nilValue </w:t>
            </w:r>
            <w:r w:rsidRPr="00240AC5">
              <w:rPr>
                <w:rFonts w:cs="Arial"/>
              </w:rPr>
              <w:t>specifies</w:t>
            </w:r>
            <w:r w:rsidRPr="005223F4">
              <w:t xml:space="preserve"> a list of logical values that are the possible logical values for nil</w:t>
            </w:r>
            <w:r w:rsidR="003102BD" w:rsidRPr="005223F4">
              <w:t>.</w:t>
            </w:r>
            <w:r w:rsidRPr="005223F4">
              <w:t xml:space="preserve">  </w:t>
            </w:r>
          </w:p>
          <w:p w14:paraId="5145F2AF" w14:textId="3C68B1D0" w:rsidR="002331E1" w:rsidDel="006A210B" w:rsidRDefault="002331E1" w:rsidP="00D67874">
            <w:pPr>
              <w:rPr>
                <w:ins w:id="14592" w:author="mbeckerle" w:date="2012-03-25T12:01:00Z"/>
                <w:del w:id="14593" w:author="Steve Hanson" w:date="2012-08-10T10:03:00Z"/>
              </w:rPr>
            </w:pPr>
          </w:p>
          <w:p w14:paraId="037C1612" w14:textId="4E465C8E" w:rsidR="002331E1" w:rsidRDefault="002331E1" w:rsidP="00D67874">
            <w:pPr>
              <w:rPr>
                <w:ins w:id="14594" w:author="mbeckerle" w:date="2012-03-25T12:02:00Z"/>
              </w:rPr>
            </w:pPr>
            <w:ins w:id="14595" w:author="mbeckerle" w:date="2012-03-25T12:01:00Z">
              <w:r>
                <w:t xml:space="preserve">Complex </w:t>
              </w:r>
              <w:del w:id="14596" w:author="Steve Hanson" w:date="2012-08-10T10:18:00Z">
                <w:r w:rsidDel="002D79AC">
                  <w:delText xml:space="preserve">type </w:delText>
                </w:r>
              </w:del>
              <w:r>
                <w:t xml:space="preserve">elements can be nillable, </w:t>
              </w:r>
            </w:ins>
            <w:ins w:id="14597" w:author="mbeckerle" w:date="2012-03-25T12:02:00Z">
              <w:r>
                <w:t>but nilKind can only be ‘literalValue’ a</w:t>
              </w:r>
            </w:ins>
            <w:ins w:id="14598" w:author="Steve Hanson" w:date="2012-08-10T10:03:00Z">
              <w:r w:rsidR="006A210B">
                <w:t>nd</w:t>
              </w:r>
            </w:ins>
            <w:ins w:id="14599" w:author="mbeckerle" w:date="2012-03-25T12:02:00Z">
              <w:del w:id="14600" w:author="Steve Hanson" w:date="2012-08-10T10:03:00Z">
                <w:r w:rsidDel="006A210B">
                  <w:delText>s well as</w:delText>
                </w:r>
              </w:del>
              <w:r>
                <w:t xml:space="preserve"> nilValue must be “%ES;”. It is a schema definition error otherwise. </w:t>
              </w:r>
            </w:ins>
          </w:p>
          <w:p w14:paraId="4A6752A2" w14:textId="177A4990" w:rsidR="002331E1" w:rsidRPr="005223F4" w:rsidDel="006A210B" w:rsidRDefault="002331E1" w:rsidP="00D67874">
            <w:pPr>
              <w:rPr>
                <w:del w:id="14601" w:author="Steve Hanson" w:date="2012-08-10T10:03:00Z"/>
              </w:rPr>
            </w:pPr>
          </w:p>
          <w:p w14:paraId="78D9DD20" w14:textId="77777777" w:rsidR="00391C0E" w:rsidRPr="005223F4" w:rsidRDefault="00391C0E" w:rsidP="00D67874">
            <w:r w:rsidRPr="005223F4">
              <w:t>Annotation: dfdl:element(simpleType)</w:t>
            </w:r>
          </w:p>
        </w:tc>
      </w:tr>
      <w:tr w:rsidR="00391C0E" w:rsidRPr="005223F4" w14:paraId="5DFE8DA6" w14:textId="77777777" w:rsidTr="00240AC5">
        <w:trPr>
          <w:trHeight w:val="153"/>
        </w:trPr>
        <w:tc>
          <w:tcPr>
            <w:tcW w:w="2628" w:type="dxa"/>
            <w:shd w:val="clear" w:color="auto" w:fill="auto"/>
          </w:tcPr>
          <w:p w14:paraId="3278A0B6" w14:textId="77777777" w:rsidR="00391C0E" w:rsidRPr="00240AC5" w:rsidRDefault="00391C0E" w:rsidP="00391C0E">
            <w:pPr>
              <w:rPr>
                <w:rFonts w:cs="Arial"/>
              </w:rPr>
            </w:pPr>
            <w:r w:rsidRPr="00240AC5">
              <w:rPr>
                <w:rFonts w:cs="Arial"/>
              </w:rPr>
              <w:t>nilValue</w:t>
            </w:r>
          </w:p>
        </w:tc>
        <w:tc>
          <w:tcPr>
            <w:tcW w:w="6228" w:type="dxa"/>
            <w:shd w:val="clear" w:color="auto" w:fill="auto"/>
          </w:tcPr>
          <w:p w14:paraId="58BA443A" w14:textId="77777777" w:rsidR="00391C0E" w:rsidRPr="005223F4" w:rsidRDefault="00391C0E" w:rsidP="00D67874">
            <w:r w:rsidRPr="005223F4">
              <w:t xml:space="preserve">List of </w:t>
            </w:r>
            <w:commentRangeStart w:id="14602"/>
            <w:r w:rsidRPr="005223F4">
              <w:t>DFDL String Literals</w:t>
            </w:r>
            <w:commentRangeEnd w:id="14602"/>
            <w:r w:rsidR="001067C2" w:rsidRPr="00240AC5">
              <w:rPr>
                <w:rStyle w:val="CommentReference"/>
                <w:bCs/>
              </w:rPr>
              <w:commentReference w:id="14602"/>
            </w:r>
            <w:r w:rsidRPr="005223F4">
              <w:t xml:space="preserve">, List of Logical Values, </w:t>
            </w:r>
            <w:commentRangeStart w:id="14603"/>
            <w:r w:rsidRPr="005223F4">
              <w:t>DFDL String Literal</w:t>
            </w:r>
            <w:r w:rsidRPr="005223F4" w:rsidDel="003B63C3">
              <w:t xml:space="preserve"> </w:t>
            </w:r>
            <w:commentRangeEnd w:id="14603"/>
            <w:r w:rsidR="001067C2" w:rsidRPr="00240AC5">
              <w:rPr>
                <w:rStyle w:val="CommentReference"/>
                <w:bCs/>
              </w:rPr>
              <w:commentReference w:id="14603"/>
            </w:r>
          </w:p>
          <w:p w14:paraId="7CD8444D" w14:textId="77777777" w:rsidR="003102BD" w:rsidRPr="005223F4" w:rsidRDefault="00391C0E" w:rsidP="00D67874">
            <w:r w:rsidRPr="005223F4">
              <w:t xml:space="preserve">Specifies the text strings that are the possible literal or logical nil values of the element.  </w:t>
            </w:r>
          </w:p>
          <w:p w14:paraId="0FC13902" w14:textId="36740E3D" w:rsidR="00391C0E" w:rsidRPr="005223F4" w:rsidRDefault="00391C0E" w:rsidP="00D67874">
            <w:r w:rsidRPr="005223F4">
              <w:t xml:space="preserve">If dfdl:nilKind is ‘literalValue’ then nilValue specifies a white space separated list of DFDL literal strings that are the possible </w:t>
            </w:r>
            <w:del w:id="14604" w:author="mbeckerle" w:date="2013-01-28T14:48:00Z">
              <w:r w:rsidRPr="005223F4" w:rsidDel="00A66DCE">
                <w:delText>representation value</w:delText>
              </w:r>
            </w:del>
            <w:ins w:id="14605" w:author="mbeckerle" w:date="2013-01-28T14:48:00Z">
              <w:r w:rsidR="00A66DCE">
                <w:t>representation</w:t>
              </w:r>
            </w:ins>
            <w:r w:rsidRPr="005223F4">
              <w:t xml:space="preserve">s for nil. On parsing the element value is nil if the </w:t>
            </w:r>
            <w:commentRangeStart w:id="14606"/>
            <w:ins w:id="14607" w:author="Steve Hanson" w:date="2012-02-27T19:26:00Z">
              <w:r w:rsidR="0057182D">
                <w:t xml:space="preserve">trimmed </w:t>
              </w:r>
            </w:ins>
            <w:commentRangeEnd w:id="14606"/>
            <w:r w:rsidR="0057182D" w:rsidRPr="00240AC5">
              <w:rPr>
                <w:rStyle w:val="CommentReference"/>
                <w:bCs/>
              </w:rPr>
              <w:commentReference w:id="14606"/>
            </w:r>
            <w:r w:rsidRPr="005223F4">
              <w:t xml:space="preserve">data matches one of the literal strings in the list. On unparsing if the element value is nil the first nilValue from the list is output. </w:t>
            </w:r>
            <w:commentRangeStart w:id="14608"/>
            <w:del w:id="14609" w:author="Steve Hanson" w:date="2012-02-29T10:47:00Z">
              <w:r w:rsidRPr="005223F4" w:rsidDel="001067C2">
                <w:delText>Only applicable when representation is 'text''text</w:delText>
              </w:r>
            </w:del>
            <w:commentRangeEnd w:id="14608"/>
            <w:del w:id="14610" w:author="Steve Hanson" w:date="2012-04-11T15:53:00Z">
              <w:r w:rsidR="001067C2" w:rsidRPr="00240AC5">
                <w:rPr>
                  <w:rStyle w:val="CommentReference"/>
                  <w:bCs/>
                </w:rPr>
                <w:commentReference w:id="14608"/>
              </w:r>
            </w:del>
            <w:del w:id="14611" w:author="Steve Hanson" w:date="2012-02-29T10:47:00Z">
              <w:r w:rsidRPr="005223F4" w:rsidDel="001067C2">
                <w:delText>'</w:delText>
              </w:r>
            </w:del>
          </w:p>
          <w:p w14:paraId="02B4BF19" w14:textId="77777777" w:rsidR="00391C0E" w:rsidRPr="005223F4" w:rsidRDefault="00391C0E" w:rsidP="00D67874">
            <w:r w:rsidRPr="005223F4">
              <w:t xml:space="preserve">If dfdl:nilKind is ‘logicalValue’ then nilValue specifies </w:t>
            </w:r>
            <w:ins w:id="14612" w:author="mbeckerle" w:date="2012-03-24T15:37:00Z">
              <w:r w:rsidR="008C55EF">
                <w:t xml:space="preserve">a </w:t>
              </w:r>
            </w:ins>
            <w:r w:rsidRPr="005223F4">
              <w:t>white space separated list of logical values that are the possible logical values for nil. On parsing the element value is nil if the data, converted to its logical type, matches any of the logical values in the list. On unparsing if the element value is nil, the first nilValue from the list</w:t>
            </w:r>
            <w:r w:rsidRPr="00240AC5">
              <w:rPr>
                <w:color w:val="0000FF"/>
              </w:rPr>
              <w:t xml:space="preserve"> </w:t>
            </w:r>
            <w:r w:rsidRPr="005223F4">
              <w:t>is converted to its physical representation and output.</w:t>
            </w:r>
          </w:p>
          <w:p w14:paraId="6877FD46" w14:textId="0B88F7EE" w:rsidR="009904E7" w:rsidRDefault="00391C0E" w:rsidP="00D67874">
            <w:pPr>
              <w:rPr>
                <w:ins w:id="14613" w:author="mbeckerle" w:date="2013-01-28T14:23:00Z"/>
              </w:rPr>
            </w:pPr>
            <w:r w:rsidRPr="005223F4">
              <w:t>If dfdl:nilKind is  'literalCharacter' then nilValue specifies a single character or byte that, when repeated to the length of the element, is the nil representation</w:t>
            </w:r>
            <w:del w:id="14614" w:author="mbeckerle" w:date="2013-01-28T14:23:00Z">
              <w:r w:rsidRPr="005223F4" w:rsidDel="009904E7">
                <w:delText xml:space="preserve"> value</w:delText>
              </w:r>
            </w:del>
            <w:r w:rsidRPr="005223F4">
              <w:t xml:space="preserve">. </w:t>
            </w:r>
            <w:r w:rsidRPr="00240AC5">
              <w:rPr>
                <w:rFonts w:eastAsia="MS Mincho"/>
                <w:color w:val="000000"/>
              </w:rPr>
              <w:t>If a character, then it can be specified using a literal character or using DFDL entities.</w:t>
            </w:r>
            <w:r w:rsidRPr="00240AC5">
              <w:rPr>
                <w:rFonts w:ascii="Tms Rmn" w:eastAsia="MS Mincho" w:hAnsi="Tms Rmn" w:cs="Tms Rmn"/>
                <w:color w:val="000000"/>
              </w:rPr>
              <w:t xml:space="preserve"> </w:t>
            </w:r>
            <w:r w:rsidRPr="00240AC5">
              <w:rPr>
                <w:rFonts w:eastAsia="MS Mincho"/>
                <w:color w:val="000000"/>
              </w:rPr>
              <w:t>If a character is specified when dfdl:lengthUnits='bytes' then the nilValue must be a single-byte character.</w:t>
            </w:r>
            <w:ins w:id="14615" w:author="mbeckerle" w:date="2013-01-28T14:24:00Z">
              <w:r w:rsidR="009904E7">
                <w:rPr>
                  <w:rFonts w:eastAsia="MS Mincho"/>
                  <w:color w:val="000000"/>
                </w:rPr>
                <w:t xml:space="preserve"> </w:t>
              </w:r>
            </w:ins>
            <w:del w:id="14616" w:author="mbeckerle" w:date="2013-01-28T14:23:00Z">
              <w:r w:rsidRPr="00240AC5" w:rsidDel="009904E7">
                <w:rPr>
                  <w:rFonts w:ascii="Tms Rmn" w:eastAsia="MS Mincho" w:hAnsi="Tms Rmn" w:cs="Tms Rmn"/>
                  <w:color w:val="000000"/>
                </w:rPr>
                <w:br/>
              </w:r>
            </w:del>
            <w:del w:id="14617" w:author="mbeckerle" w:date="2013-05-31T10:39:00Z">
              <w:r w:rsidRPr="00240AC5" w:rsidDel="001172EA">
                <w:rPr>
                  <w:rFonts w:eastAsia="MS Mincho"/>
                  <w:color w:val="000000"/>
                </w:rPr>
                <w:delText>If a byte</w:delText>
              </w:r>
            </w:del>
            <w:ins w:id="14618" w:author="mbeckerle" w:date="2013-05-31T10:39:00Z">
              <w:r w:rsidR="001172EA">
                <w:rPr>
                  <w:rFonts w:eastAsia="MS Mincho"/>
                  <w:color w:val="000000"/>
                </w:rPr>
                <w:t>To specify a byte</w:t>
              </w:r>
            </w:ins>
            <w:r w:rsidRPr="00240AC5">
              <w:rPr>
                <w:rFonts w:eastAsia="MS Mincho"/>
                <w:color w:val="000000"/>
              </w:rPr>
              <w:t xml:space="preserve">, </w:t>
            </w:r>
            <w:del w:id="14619" w:author="mbeckerle" w:date="2013-05-31T10:40:00Z">
              <w:r w:rsidRPr="00240AC5" w:rsidDel="001172EA">
                <w:rPr>
                  <w:rFonts w:eastAsia="MS Mincho"/>
                  <w:color w:val="000000"/>
                </w:rPr>
                <w:delText xml:space="preserve">then </w:delText>
              </w:r>
            </w:del>
            <w:r w:rsidRPr="00240AC5">
              <w:rPr>
                <w:rFonts w:eastAsia="MS Mincho"/>
                <w:color w:val="000000"/>
              </w:rPr>
              <w:t xml:space="preserve">it must be specified using a single </w:t>
            </w:r>
            <w:ins w:id="14620" w:author="mbeckerle" w:date="2013-05-31T10:40:00Z">
              <w:r w:rsidR="001172EA">
                <w:rPr>
                  <w:rFonts w:eastAsia="MS Mincho"/>
                  <w:color w:val="000000"/>
                </w:rPr>
                <w:t>“</w:t>
              </w:r>
            </w:ins>
            <w:r w:rsidRPr="00240AC5">
              <w:rPr>
                <w:rFonts w:eastAsia="MS Mincho"/>
                <w:color w:val="000000"/>
              </w:rPr>
              <w:t>%#r</w:t>
            </w:r>
            <w:ins w:id="14621" w:author="mbeckerle" w:date="2013-05-31T10:40:00Z">
              <w:r w:rsidR="001172EA">
                <w:rPr>
                  <w:rFonts w:eastAsia="MS Mincho"/>
                  <w:color w:val="000000"/>
                </w:rPr>
                <w:t>;”</w:t>
              </w:r>
            </w:ins>
            <w:r w:rsidRPr="00240AC5">
              <w:rPr>
                <w:rFonts w:eastAsia="MS Mincho"/>
                <w:color w:val="000000"/>
              </w:rPr>
              <w:t xml:space="preserve"> entity</w:t>
            </w:r>
            <w:ins w:id="14622" w:author="mbeckerle" w:date="2013-05-31T10:39:00Z">
              <w:r w:rsidR="001172EA">
                <w:rPr>
                  <w:rFonts w:eastAsia="MS Mincho"/>
                  <w:color w:val="000000"/>
                </w:rPr>
                <w:t>.</w:t>
              </w:r>
            </w:ins>
            <w:r w:rsidRPr="00240AC5">
              <w:rPr>
                <w:rFonts w:eastAsia="MS Mincho"/>
                <w:color w:val="000000"/>
              </w:rPr>
              <w:t xml:space="preserve"> If a byte is specified when dfdl:lengthUnits='characters' then the encoding must be a fixed-width encoding</w:t>
            </w:r>
            <w:ins w:id="14623" w:author="mbeckerle" w:date="2013-05-31T10:40:00Z">
              <w:r w:rsidR="001172EA">
                <w:rPr>
                  <w:rFonts w:eastAsia="MS Mincho"/>
                  <w:color w:val="000000"/>
                </w:rPr>
                <w:t>.</w:t>
              </w:r>
            </w:ins>
            <w:r w:rsidRPr="00240AC5">
              <w:rPr>
                <w:rFonts w:ascii="Tms Rmn" w:eastAsia="MS Mincho" w:hAnsi="Tms Rmn" w:cs="Tms Rmn"/>
                <w:color w:val="000000"/>
                <w:sz w:val="24"/>
                <w:szCs w:val="24"/>
              </w:rPr>
              <w:t xml:space="preserve"> </w:t>
            </w:r>
            <w:del w:id="14624" w:author="mbeckerle" w:date="2013-01-28T14:23:00Z">
              <w:r w:rsidRPr="005223F4" w:rsidDel="009904E7">
                <w:br/>
              </w:r>
            </w:del>
          </w:p>
          <w:p w14:paraId="6B13CC7D" w14:textId="6D00D0C5" w:rsidR="00391C0E" w:rsidRPr="00240AC5" w:rsidRDefault="00391C0E" w:rsidP="00D67874">
            <w:pPr>
              <w:rPr>
                <w:ins w:id="14625" w:author="mbeckerle" w:date="2012-03-24T15:38:00Z"/>
                <w:rFonts w:eastAsia="MS Mincho"/>
                <w:color w:val="000000"/>
              </w:rPr>
            </w:pPr>
            <w:r w:rsidRPr="005223F4">
              <w:t>On parsing</w:t>
            </w:r>
            <w:ins w:id="14626" w:author="mbeckerle" w:date="2013-05-31T10:37:00Z">
              <w:r w:rsidR="001172EA">
                <w:t>,</w:t>
              </w:r>
            </w:ins>
            <w:r w:rsidRPr="005223F4">
              <w:t xml:space="preserve"> the element value is nil if all characters in the </w:t>
            </w:r>
            <w:commentRangeStart w:id="14627"/>
            <w:ins w:id="14628" w:author="Steve Hanson" w:date="2012-02-27T19:26:00Z">
              <w:r w:rsidR="0057182D">
                <w:t>untrimmed</w:t>
              </w:r>
              <w:commentRangeEnd w:id="14627"/>
              <w:r w:rsidR="0057182D" w:rsidRPr="00240AC5">
                <w:rPr>
                  <w:rStyle w:val="CommentReference"/>
                  <w:bCs/>
                </w:rPr>
                <w:commentReference w:id="14627"/>
              </w:r>
              <w:r w:rsidR="0057182D">
                <w:t xml:space="preserve"> </w:t>
              </w:r>
            </w:ins>
            <w:r w:rsidRPr="005223F4">
              <w:t xml:space="preserve">data </w:t>
            </w:r>
            <w:ins w:id="14629" w:author="mbeckerle" w:date="2013-01-28T14:24:00Z">
              <w:r w:rsidR="009904E7">
                <w:t xml:space="preserve">content </w:t>
              </w:r>
            </w:ins>
            <w:r w:rsidRPr="005223F4">
              <w:t>match the nilValue character . On unparsing</w:t>
            </w:r>
            <w:ins w:id="14630" w:author="mbeckerle" w:date="2013-05-31T10:37:00Z">
              <w:r w:rsidR="001172EA">
                <w:t>,</w:t>
              </w:r>
            </w:ins>
            <w:r w:rsidRPr="005223F4">
              <w:t xml:space="preserve"> if the element value is nil the nilValue character is output to the </w:t>
            </w:r>
            <w:del w:id="14631" w:author="mbeckerle" w:date="2013-01-28T12:37:00Z">
              <w:r w:rsidRPr="005223F4" w:rsidDel="004F385A">
                <w:delText xml:space="preserve">required </w:delText>
              </w:r>
            </w:del>
            <w:ins w:id="14632" w:author="mbeckerle" w:date="2013-01-28T12:37:00Z">
              <w:r w:rsidR="004F385A">
                <w:t>needed</w:t>
              </w:r>
              <w:r w:rsidR="004F385A" w:rsidRPr="005223F4">
                <w:t xml:space="preserve"> </w:t>
              </w:r>
            </w:ins>
            <w:r w:rsidRPr="005223F4">
              <w:t xml:space="preserve">length. </w:t>
            </w:r>
            <w:r w:rsidRPr="00240AC5">
              <w:rPr>
                <w:rFonts w:eastAsia="MS Mincho"/>
                <w:color w:val="000000"/>
              </w:rPr>
              <w:t xml:space="preserve"> </w:t>
            </w:r>
          </w:p>
          <w:p w14:paraId="2E785E7D" w14:textId="781FC9F7" w:rsidR="00316B66" w:rsidRDefault="002D79AC" w:rsidP="00240AC5">
            <w:pPr>
              <w:autoSpaceDE w:val="0"/>
              <w:rPr>
                <w:ins w:id="14633" w:author="mbeckerle" w:date="2012-04-22T20:56:00Z"/>
                <w:rFonts w:cs="Arial"/>
              </w:rPr>
            </w:pPr>
            <w:ins w:id="14634" w:author="Steve Hanson" w:date="2012-08-10T10:18:00Z">
              <w:r>
                <w:rPr>
                  <w:rFonts w:cs="Arial"/>
                </w:rPr>
                <w:t>T</w:t>
              </w:r>
            </w:ins>
            <w:commentRangeStart w:id="14635"/>
            <w:ins w:id="14636" w:author="mbeckerle" w:date="2012-03-24T15:38:00Z">
              <w:del w:id="14637" w:author="Steve Hanson" w:date="2012-08-10T10:18:00Z">
                <w:r w:rsidR="008C55EF" w:rsidRPr="00240AC5" w:rsidDel="002D79AC">
                  <w:rPr>
                    <w:rFonts w:cs="Arial"/>
                  </w:rPr>
                  <w:delText>T</w:delText>
                </w:r>
              </w:del>
              <w:r w:rsidR="008C55EF" w:rsidRPr="00240AC5">
                <w:rPr>
                  <w:rFonts w:cs="Arial"/>
                </w:rPr>
                <w:t>here are restrictions on the</w:t>
              </w:r>
              <w:r w:rsidR="008C55EF" w:rsidRPr="00240AC5">
                <w:rPr>
                  <w:rFonts w:eastAsia="Arial" w:cs="Arial"/>
                </w:rPr>
                <w:t xml:space="preserve"> </w:t>
              </w:r>
              <w:r w:rsidR="008C55EF" w:rsidRPr="00240AC5">
                <w:rPr>
                  <w:rFonts w:cs="Arial"/>
                </w:rPr>
                <w:t>string</w:t>
              </w:r>
              <w:r w:rsidR="008C55EF" w:rsidRPr="00240AC5">
                <w:rPr>
                  <w:rFonts w:eastAsia="Arial" w:cs="Arial"/>
                </w:rPr>
                <w:t xml:space="preserve"> </w:t>
              </w:r>
              <w:r w:rsidR="008C55EF" w:rsidRPr="00240AC5">
                <w:rPr>
                  <w:rFonts w:cs="Arial"/>
                </w:rPr>
                <w:t>literal</w:t>
              </w:r>
              <w:r w:rsidR="008C55EF" w:rsidRPr="00240AC5">
                <w:rPr>
                  <w:rFonts w:eastAsia="Arial" w:cs="Arial"/>
                </w:rPr>
                <w:t xml:space="preserve"> </w:t>
              </w:r>
            </w:ins>
            <w:ins w:id="14638" w:author="mbeckerle" w:date="2013-01-28T13:10:00Z">
              <w:r w:rsidR="00976CB0">
                <w:rPr>
                  <w:rFonts w:cs="Arial"/>
                </w:rPr>
                <w:t>syntax</w:t>
              </w:r>
            </w:ins>
            <w:ins w:id="14639" w:author="mbeckerle" w:date="2012-03-24T15:38:00Z">
              <w:r w:rsidR="008C55EF" w:rsidRPr="00240AC5">
                <w:rPr>
                  <w:rFonts w:eastAsia="Arial" w:cs="Arial"/>
                </w:rPr>
                <w:t xml:space="preserve"> </w:t>
              </w:r>
              <w:r w:rsidR="008C55EF" w:rsidRPr="00240AC5">
                <w:rPr>
                  <w:rFonts w:cs="Arial"/>
                </w:rPr>
                <w:t>of</w:t>
              </w:r>
              <w:r w:rsidR="008C55EF" w:rsidRPr="00240AC5">
                <w:rPr>
                  <w:rFonts w:eastAsia="Arial" w:cs="Arial"/>
                </w:rPr>
                <w:t xml:space="preserve"> </w:t>
              </w:r>
              <w:r w:rsidR="008C55EF" w:rsidRPr="00240AC5">
                <w:rPr>
                  <w:rFonts w:cs="Arial"/>
                </w:rPr>
                <w:t>nilValue</w:t>
              </w:r>
            </w:ins>
            <w:ins w:id="14640" w:author="mbeckerle" w:date="2012-03-24T15:39:00Z">
              <w:r w:rsidR="008C55EF" w:rsidRPr="00240AC5">
                <w:rPr>
                  <w:rFonts w:cs="Arial"/>
                </w:rPr>
                <w:t xml:space="preserve">. </w:t>
              </w:r>
            </w:ins>
          </w:p>
          <w:p w14:paraId="7198D045" w14:textId="5ACD9EC6" w:rsidR="008C55EF" w:rsidRPr="00240AC5" w:rsidRDefault="008C55EF" w:rsidP="00240AC5">
            <w:pPr>
              <w:autoSpaceDE w:val="0"/>
              <w:rPr>
                <w:ins w:id="14641" w:author="mbeckerle" w:date="2012-03-24T15:38:00Z"/>
                <w:rFonts w:eastAsia="Arial" w:cs="Arial"/>
              </w:rPr>
            </w:pPr>
            <w:ins w:id="14642" w:author="mbeckerle" w:date="2012-03-24T15:39:00Z">
              <w:r w:rsidRPr="00240AC5">
                <w:rPr>
                  <w:rFonts w:cs="Arial"/>
                </w:rPr>
                <w:t>W</w:t>
              </w:r>
            </w:ins>
            <w:ins w:id="14643" w:author="mbeckerle" w:date="2012-03-24T15:38:00Z">
              <w:r w:rsidRPr="00240AC5">
                <w:rPr>
                  <w:rFonts w:cs="Arial"/>
                </w:rPr>
                <w:t>hen</w:t>
              </w:r>
              <w:r w:rsidRPr="00240AC5">
                <w:rPr>
                  <w:rFonts w:eastAsia="Arial" w:cs="Arial"/>
                </w:rPr>
                <w:t xml:space="preserve"> </w:t>
              </w:r>
              <w:r w:rsidRPr="00240AC5">
                <w:rPr>
                  <w:rFonts w:cs="Arial"/>
                </w:rPr>
                <w:t>nilKind</w:t>
              </w:r>
              <w:r w:rsidRPr="00240AC5">
                <w:rPr>
                  <w:rFonts w:eastAsia="Arial" w:cs="Arial"/>
                </w:rPr>
                <w:t xml:space="preserve"> </w:t>
              </w:r>
              <w:r w:rsidRPr="00240AC5">
                <w:rPr>
                  <w:rFonts w:cs="Arial"/>
                </w:rPr>
                <w:t>is</w:t>
              </w:r>
              <w:r w:rsidRPr="00240AC5">
                <w:rPr>
                  <w:rFonts w:eastAsia="Arial" w:cs="Arial"/>
                </w:rPr>
                <w:t xml:space="preserve"> </w:t>
              </w:r>
              <w:r w:rsidRPr="00240AC5">
                <w:rPr>
                  <w:rFonts w:cs="Arial"/>
                </w:rPr>
                <w:t>literalValue</w:t>
              </w:r>
            </w:ins>
            <w:ins w:id="14644" w:author="mbeckerle" w:date="2012-03-24T15:39:00Z">
              <w:r w:rsidRPr="00240AC5">
                <w:rPr>
                  <w:rFonts w:cs="Arial"/>
                </w:rPr>
                <w:t xml:space="preserve"> and </w:t>
              </w:r>
            </w:ins>
            <w:ins w:id="14645" w:author="mbeckerle" w:date="2012-03-24T15:38:00Z">
              <w:r w:rsidRPr="00240AC5">
                <w:rPr>
                  <w:rFonts w:cs="Arial"/>
                </w:rPr>
                <w:t>representation</w:t>
              </w:r>
              <w:r w:rsidRPr="00240AC5">
                <w:rPr>
                  <w:rFonts w:eastAsia="Arial" w:cs="Arial"/>
                </w:rPr>
                <w:t xml:space="preserve"> </w:t>
              </w:r>
              <w:r w:rsidRPr="00240AC5">
                <w:rPr>
                  <w:rFonts w:cs="Arial"/>
                </w:rPr>
                <w:t>is</w:t>
              </w:r>
              <w:r w:rsidRPr="00240AC5">
                <w:rPr>
                  <w:rFonts w:eastAsia="Arial" w:cs="Arial"/>
                </w:rPr>
                <w:t xml:space="preserve"> </w:t>
              </w:r>
              <w:r w:rsidRPr="00240AC5">
                <w:rPr>
                  <w:rFonts w:cs="Arial"/>
                </w:rPr>
                <w:t>text:</w:t>
              </w:r>
              <w:r w:rsidRPr="00240AC5">
                <w:rPr>
                  <w:rFonts w:eastAsia="Arial" w:cs="Arial"/>
                </w:rPr>
                <w:t xml:space="preserve"> </w:t>
              </w:r>
            </w:ins>
          </w:p>
          <w:p w14:paraId="0E7AD763" w14:textId="77777777" w:rsidR="008C55EF" w:rsidRPr="00240AC5" w:rsidRDefault="008C55EF" w:rsidP="00240AC5">
            <w:pPr>
              <w:numPr>
                <w:ilvl w:val="0"/>
                <w:numId w:val="108"/>
              </w:numPr>
              <w:suppressAutoHyphens/>
              <w:autoSpaceDE w:val="0"/>
              <w:rPr>
                <w:ins w:id="14646" w:author="mbeckerle" w:date="2012-03-24T15:38:00Z"/>
                <w:rFonts w:cs="Arial"/>
                <w:color w:val="000000"/>
              </w:rPr>
            </w:pPr>
            <w:ins w:id="14647" w:author="mbeckerle" w:date="2012-03-24T15:38:00Z">
              <w:r w:rsidRPr="00240AC5">
                <w:rPr>
                  <w:rFonts w:cs="Arial"/>
                  <w:color w:val="000000"/>
                </w:rPr>
                <w:t>DFDL</w:t>
              </w:r>
              <w:r w:rsidRPr="00240AC5">
                <w:rPr>
                  <w:rFonts w:eastAsia="Arial" w:cs="Arial"/>
                  <w:color w:val="000000"/>
                </w:rPr>
                <w:t xml:space="preserve"> </w:t>
              </w:r>
              <w:r w:rsidRPr="00240AC5">
                <w:rPr>
                  <w:rFonts w:cs="Arial"/>
                  <w:color w:val="000000"/>
                </w:rPr>
                <w:t>character</w:t>
              </w:r>
              <w:r w:rsidRPr="00240AC5">
                <w:rPr>
                  <w:rFonts w:eastAsia="Arial" w:cs="Arial"/>
                  <w:color w:val="000000"/>
                </w:rPr>
                <w:t xml:space="preserve"> </w:t>
              </w:r>
              <w:r w:rsidRPr="00240AC5">
                <w:rPr>
                  <w:rFonts w:cs="Arial"/>
                  <w:color w:val="000000"/>
                </w:rPr>
                <w:t>entities</w:t>
              </w:r>
              <w:r w:rsidRPr="00240AC5">
                <w:rPr>
                  <w:rFonts w:eastAsia="Arial" w:cs="Arial"/>
                  <w:color w:val="000000"/>
                </w:rPr>
                <w:t xml:space="preserve"> </w:t>
              </w:r>
              <w:r w:rsidRPr="00240AC5">
                <w:rPr>
                  <w:rFonts w:cs="Arial"/>
                  <w:color w:val="000000"/>
                </w:rPr>
                <w:t>are</w:t>
              </w:r>
              <w:r w:rsidRPr="00240AC5">
                <w:rPr>
                  <w:rFonts w:eastAsia="Arial" w:cs="Arial"/>
                  <w:color w:val="000000"/>
                </w:rPr>
                <w:t xml:space="preserve"> </w:t>
              </w:r>
              <w:r w:rsidRPr="00240AC5">
                <w:rPr>
                  <w:rFonts w:cs="Arial"/>
                  <w:color w:val="000000"/>
                </w:rPr>
                <w:t>allowed</w:t>
              </w:r>
            </w:ins>
          </w:p>
          <w:p w14:paraId="19A5AF3C" w14:textId="77777777" w:rsidR="008C55EF" w:rsidRPr="00240AC5" w:rsidRDefault="008C55EF" w:rsidP="00240AC5">
            <w:pPr>
              <w:numPr>
                <w:ilvl w:val="0"/>
                <w:numId w:val="108"/>
              </w:numPr>
              <w:suppressAutoHyphens/>
              <w:autoSpaceDE w:val="0"/>
              <w:rPr>
                <w:ins w:id="14648" w:author="mbeckerle" w:date="2012-03-24T15:38:00Z"/>
                <w:rFonts w:ascii="Helv" w:hAnsi="Helv" w:cs="Helv"/>
                <w:color w:val="000000"/>
              </w:rPr>
            </w:pPr>
            <w:ins w:id="14649" w:author="mbeckerle" w:date="2012-03-24T15:38:00Z">
              <w:r w:rsidRPr="00240AC5">
                <w:rPr>
                  <w:rFonts w:ascii="Helv" w:hAnsi="Helv" w:cs="Helv"/>
                  <w:color w:val="000000"/>
                </w:rPr>
                <w:t>The</w:t>
              </w:r>
              <w:r w:rsidRPr="00240AC5">
                <w:rPr>
                  <w:rFonts w:ascii="Helv" w:eastAsia="Helv" w:hAnsi="Helv" w:cs="Helv"/>
                  <w:color w:val="000000"/>
                </w:rPr>
                <w:t xml:space="preserve"> </w:t>
              </w:r>
              <w:r w:rsidRPr="00240AC5">
                <w:rPr>
                  <w:rFonts w:ascii="Helv" w:hAnsi="Helv" w:cs="Helv"/>
                  <w:color w:val="000000"/>
                </w:rPr>
                <w:t>raw</w:t>
              </w:r>
              <w:r w:rsidRPr="00240AC5">
                <w:rPr>
                  <w:rFonts w:ascii="Helv" w:eastAsia="Helv" w:hAnsi="Helv" w:cs="Helv"/>
                  <w:color w:val="000000"/>
                </w:rPr>
                <w:t xml:space="preserve"> </w:t>
              </w:r>
              <w:r w:rsidRPr="00240AC5">
                <w:rPr>
                  <w:rFonts w:ascii="Helv" w:hAnsi="Helv" w:cs="Helv"/>
                  <w:color w:val="000000"/>
                </w:rPr>
                <w:t>byte</w:t>
              </w:r>
              <w:r w:rsidRPr="00240AC5">
                <w:rPr>
                  <w:rFonts w:ascii="Helv" w:eastAsia="Helv" w:hAnsi="Helv" w:cs="Helv"/>
                  <w:color w:val="000000"/>
                </w:rPr>
                <w:t xml:space="preserve"> </w:t>
              </w:r>
              <w:r w:rsidRPr="00240AC5">
                <w:rPr>
                  <w:rFonts w:ascii="Helv" w:hAnsi="Helv" w:cs="Helv"/>
                  <w:color w:val="000000"/>
                </w:rPr>
                <w:t>entity</w:t>
              </w:r>
              <w:r w:rsidRPr="00240AC5">
                <w:rPr>
                  <w:rFonts w:ascii="Helv" w:eastAsia="Helv" w:hAnsi="Helv" w:cs="Helv"/>
                  <w:color w:val="000000"/>
                </w:rPr>
                <w:t xml:space="preserve"> </w:t>
              </w:r>
              <w:r w:rsidRPr="00240AC5">
                <w:rPr>
                  <w:rFonts w:ascii="Helv" w:hAnsi="Helv" w:cs="Helv"/>
                  <w:color w:val="000000"/>
                </w:rPr>
                <w:t>(</w:t>
              </w:r>
              <w:r w:rsidRPr="00240AC5">
                <w:rPr>
                  <w:rFonts w:ascii="Helv" w:eastAsia="Helv" w:hAnsi="Helv" w:cs="Helv"/>
                  <w:color w:val="000000"/>
                </w:rPr>
                <w:t xml:space="preserve"> </w:t>
              </w:r>
              <w:r w:rsidRPr="00240AC5">
                <w:rPr>
                  <w:rFonts w:ascii="Helv" w:hAnsi="Helv" w:cs="Helv"/>
                  <w:color w:val="000000"/>
                </w:rPr>
                <w:t>%#r</w:t>
              </w:r>
              <w:r w:rsidRPr="00240AC5">
                <w:rPr>
                  <w:rFonts w:ascii="Helv" w:eastAsia="Helv" w:hAnsi="Helv" w:cs="Helv"/>
                  <w:color w:val="000000"/>
                </w:rPr>
                <w:t xml:space="preserve"> </w:t>
              </w:r>
              <w:r w:rsidRPr="00240AC5">
                <w:rPr>
                  <w:rFonts w:ascii="Helv" w:hAnsi="Helv" w:cs="Helv"/>
                  <w:color w:val="000000"/>
                </w:rPr>
                <w:t>)</w:t>
              </w:r>
              <w:r w:rsidRPr="00240AC5">
                <w:rPr>
                  <w:rFonts w:ascii="Helv" w:eastAsia="Helv" w:hAnsi="Helv" w:cs="Helv"/>
                  <w:color w:val="000000"/>
                </w:rPr>
                <w:t xml:space="preserve"> </w:t>
              </w:r>
              <w:r w:rsidRPr="00240AC5">
                <w:rPr>
                  <w:rFonts w:ascii="Helv" w:hAnsi="Helv" w:cs="Helv"/>
                  <w:color w:val="000000"/>
                </w:rPr>
                <w:t>is</w:t>
              </w:r>
              <w:r w:rsidRPr="00240AC5">
                <w:rPr>
                  <w:rFonts w:ascii="Helv" w:eastAsia="Helv" w:hAnsi="Helv" w:cs="Helv"/>
                  <w:color w:val="000000"/>
                </w:rPr>
                <w:t xml:space="preserve"> </w:t>
              </w:r>
              <w:r w:rsidRPr="00240AC5">
                <w:rPr>
                  <w:rFonts w:ascii="Helv" w:hAnsi="Helv" w:cs="Helv"/>
                  <w:color w:val="000000"/>
                </w:rPr>
                <w:t>allowed</w:t>
              </w:r>
            </w:ins>
          </w:p>
          <w:p w14:paraId="0440421B" w14:textId="77777777" w:rsidR="008C55EF" w:rsidRPr="00240AC5" w:rsidRDefault="008C55EF" w:rsidP="00240AC5">
            <w:pPr>
              <w:numPr>
                <w:ilvl w:val="0"/>
                <w:numId w:val="108"/>
              </w:numPr>
              <w:suppressAutoHyphens/>
              <w:rPr>
                <w:ins w:id="14650" w:author="mbeckerle" w:date="2012-03-24T15:38:00Z"/>
                <w:rFonts w:ascii="Helv" w:hAnsi="Helv" w:cs="Helv"/>
                <w:color w:val="000000"/>
              </w:rPr>
            </w:pPr>
            <w:ins w:id="14651" w:author="mbeckerle" w:date="2012-03-24T15:38:00Z">
              <w:r w:rsidRPr="00240AC5">
                <w:rPr>
                  <w:rFonts w:ascii="Helv" w:hAnsi="Helv" w:cs="Helv"/>
                  <w:color w:val="000000"/>
                </w:rPr>
                <w:t>DFDL</w:t>
              </w:r>
              <w:r w:rsidRPr="00240AC5">
                <w:rPr>
                  <w:rFonts w:ascii="Helv" w:eastAsia="Helv" w:hAnsi="Helv" w:cs="Helv"/>
                  <w:color w:val="000000"/>
                </w:rPr>
                <w:t xml:space="preserve"> </w:t>
              </w:r>
              <w:r w:rsidRPr="00240AC5">
                <w:rPr>
                  <w:rFonts w:ascii="Helv" w:hAnsi="Helv" w:cs="Helv"/>
                  <w:color w:val="000000"/>
                </w:rPr>
                <w:t>Character</w:t>
              </w:r>
              <w:r w:rsidRPr="00240AC5">
                <w:rPr>
                  <w:rFonts w:ascii="Helv" w:eastAsia="Helv" w:hAnsi="Helv" w:cs="Helv"/>
                  <w:color w:val="000000"/>
                </w:rPr>
                <w:t xml:space="preserve"> </w:t>
              </w:r>
              <w:r w:rsidRPr="00240AC5">
                <w:rPr>
                  <w:rFonts w:ascii="Helv" w:hAnsi="Helv" w:cs="Helv"/>
                  <w:color w:val="000000"/>
                </w:rPr>
                <w:t>classes</w:t>
              </w:r>
              <w:r w:rsidRPr="00240AC5">
                <w:rPr>
                  <w:rFonts w:ascii="Helv" w:eastAsia="Helv" w:hAnsi="Helv" w:cs="Helv"/>
                  <w:color w:val="000000"/>
                </w:rPr>
                <w:t xml:space="preserve"> </w:t>
              </w:r>
              <w:r w:rsidRPr="00240AC5">
                <w:rPr>
                  <w:rFonts w:ascii="Helv" w:hAnsi="Helv" w:cs="Helv"/>
                  <w:color w:val="000000"/>
                </w:rPr>
                <w:t>(</w:t>
              </w:r>
              <w:r w:rsidRPr="00240AC5">
                <w:rPr>
                  <w:rFonts w:ascii="Helv" w:eastAsia="Helv" w:hAnsi="Helv" w:cs="Helv"/>
                  <w:color w:val="000000"/>
                </w:rPr>
                <w:t xml:space="preserve"> </w:t>
              </w:r>
              <w:r w:rsidRPr="00240AC5">
                <w:rPr>
                  <w:rFonts w:ascii="Helv" w:hAnsi="Helv" w:cs="Helv"/>
                  <w:color w:val="000000"/>
                </w:rPr>
                <w:t>NL,</w:t>
              </w:r>
              <w:r w:rsidRPr="00240AC5">
                <w:rPr>
                  <w:rFonts w:ascii="Helv" w:eastAsia="Helv" w:hAnsi="Helv" w:cs="Helv"/>
                  <w:color w:val="000000"/>
                </w:rPr>
                <w:t xml:space="preserve"> </w:t>
              </w:r>
              <w:r w:rsidRPr="00240AC5">
                <w:rPr>
                  <w:rFonts w:ascii="Helv" w:hAnsi="Helv" w:cs="Helv"/>
                  <w:color w:val="000000"/>
                </w:rPr>
                <w:t>WSP,</w:t>
              </w:r>
              <w:r w:rsidRPr="00240AC5">
                <w:rPr>
                  <w:rFonts w:ascii="Helv" w:eastAsia="Helv" w:hAnsi="Helv" w:cs="Helv"/>
                  <w:color w:val="000000"/>
                </w:rPr>
                <w:t xml:space="preserve"> </w:t>
              </w:r>
              <w:r w:rsidRPr="00240AC5">
                <w:rPr>
                  <w:rFonts w:ascii="Helv" w:hAnsi="Helv" w:cs="Helv"/>
                  <w:color w:val="000000"/>
                </w:rPr>
                <w:t>WSP+,</w:t>
              </w:r>
              <w:r w:rsidRPr="00240AC5">
                <w:rPr>
                  <w:rFonts w:ascii="Helv" w:eastAsia="Helv" w:hAnsi="Helv" w:cs="Helv"/>
                  <w:color w:val="000000"/>
                </w:rPr>
                <w:t xml:space="preserve"> </w:t>
              </w:r>
              <w:r w:rsidRPr="00240AC5">
                <w:rPr>
                  <w:rFonts w:ascii="Helv" w:hAnsi="Helv" w:cs="Helv"/>
                  <w:color w:val="000000"/>
                </w:rPr>
                <w:t>WSP*,</w:t>
              </w:r>
              <w:r w:rsidRPr="00240AC5">
                <w:rPr>
                  <w:rFonts w:ascii="Helv" w:eastAsia="Helv" w:hAnsi="Helv" w:cs="Helv"/>
                  <w:color w:val="000000"/>
                </w:rPr>
                <w:t xml:space="preserve"> </w:t>
              </w:r>
              <w:r w:rsidRPr="00240AC5">
                <w:rPr>
                  <w:rFonts w:ascii="Helv" w:hAnsi="Helv" w:cs="Helv"/>
                  <w:color w:val="000000"/>
                </w:rPr>
                <w:t>ES</w:t>
              </w:r>
              <w:r w:rsidRPr="00240AC5">
                <w:rPr>
                  <w:rFonts w:ascii="Helv" w:eastAsia="Helv" w:hAnsi="Helv" w:cs="Helv"/>
                  <w:color w:val="000000"/>
                </w:rPr>
                <w:t xml:space="preserve"> </w:t>
              </w:r>
              <w:r w:rsidRPr="00240AC5">
                <w:rPr>
                  <w:rFonts w:ascii="Helv" w:hAnsi="Helv" w:cs="Helv"/>
                  <w:color w:val="000000"/>
                </w:rPr>
                <w:t>)</w:t>
              </w:r>
              <w:r w:rsidRPr="00240AC5">
                <w:rPr>
                  <w:rFonts w:ascii="Helv" w:eastAsia="Helv" w:hAnsi="Helv" w:cs="Helv"/>
                  <w:color w:val="000000"/>
                </w:rPr>
                <w:t xml:space="preserve"> </w:t>
              </w:r>
              <w:r w:rsidRPr="00240AC5">
                <w:rPr>
                  <w:rFonts w:ascii="Helv" w:hAnsi="Helv" w:cs="Helv"/>
                  <w:color w:val="000000"/>
                </w:rPr>
                <w:t>are</w:t>
              </w:r>
              <w:r w:rsidRPr="00240AC5">
                <w:rPr>
                  <w:rFonts w:ascii="Helv" w:eastAsia="Helv" w:hAnsi="Helv" w:cs="Helv"/>
                  <w:color w:val="000000"/>
                </w:rPr>
                <w:t xml:space="preserve"> </w:t>
              </w:r>
              <w:r w:rsidRPr="00240AC5">
                <w:rPr>
                  <w:rFonts w:ascii="Helv" w:hAnsi="Helv" w:cs="Helv"/>
                  <w:color w:val="000000"/>
                </w:rPr>
                <w:t>allowed.</w:t>
              </w:r>
            </w:ins>
          </w:p>
          <w:p w14:paraId="3034A6DA" w14:textId="77777777" w:rsidR="008C55EF" w:rsidRPr="00240AC5" w:rsidRDefault="008C55EF" w:rsidP="008C55EF">
            <w:pPr>
              <w:rPr>
                <w:ins w:id="14652" w:author="mbeckerle" w:date="2012-03-24T15:38:00Z"/>
                <w:rFonts w:ascii="Helv" w:hAnsi="Helv" w:cs="Helv"/>
                <w:color w:val="000000"/>
              </w:rPr>
            </w:pPr>
            <w:ins w:id="14653" w:author="mbeckerle" w:date="2012-03-24T15:39:00Z">
              <w:r w:rsidRPr="00240AC5">
                <w:rPr>
                  <w:rFonts w:ascii="Helv" w:hAnsi="Helv" w:cs="Helv"/>
                  <w:color w:val="000000"/>
                </w:rPr>
                <w:t xml:space="preserve">When nilKind is literal value and </w:t>
              </w:r>
            </w:ins>
            <w:ins w:id="14654" w:author="mbeckerle" w:date="2012-03-24T15:38:00Z">
              <w:r w:rsidRPr="00240AC5">
                <w:rPr>
                  <w:rFonts w:ascii="Helv" w:eastAsia="Helv" w:hAnsi="Helv" w:cs="Helv"/>
                  <w:color w:val="000000"/>
                </w:rPr>
                <w:t xml:space="preserve"> </w:t>
              </w:r>
              <w:r w:rsidRPr="00240AC5">
                <w:rPr>
                  <w:rFonts w:ascii="Helv" w:hAnsi="Helv" w:cs="Helv"/>
                  <w:color w:val="000000"/>
                </w:rPr>
                <w:t>representation</w:t>
              </w:r>
              <w:r w:rsidRPr="00240AC5">
                <w:rPr>
                  <w:rFonts w:ascii="Helv" w:eastAsia="Helv" w:hAnsi="Helv" w:cs="Helv"/>
                  <w:color w:val="000000"/>
                </w:rPr>
                <w:t xml:space="preserve"> </w:t>
              </w:r>
              <w:r w:rsidRPr="00240AC5">
                <w:rPr>
                  <w:rFonts w:ascii="Helv" w:hAnsi="Helv" w:cs="Helv"/>
                  <w:color w:val="000000"/>
                </w:rPr>
                <w:t>is</w:t>
              </w:r>
              <w:r w:rsidRPr="00240AC5">
                <w:rPr>
                  <w:rFonts w:ascii="Helv" w:eastAsia="Helv" w:hAnsi="Helv" w:cs="Helv"/>
                  <w:color w:val="000000"/>
                </w:rPr>
                <w:t xml:space="preserve"> </w:t>
              </w:r>
              <w:r w:rsidRPr="00240AC5">
                <w:rPr>
                  <w:rFonts w:ascii="Helv" w:hAnsi="Helv" w:cs="Helv"/>
                  <w:color w:val="000000"/>
                </w:rPr>
                <w:t>binary:</w:t>
              </w:r>
            </w:ins>
          </w:p>
          <w:p w14:paraId="11185D81" w14:textId="77777777" w:rsidR="002D79AC" w:rsidRDefault="002D79AC" w:rsidP="002D79AC">
            <w:pPr>
              <w:numPr>
                <w:ilvl w:val="0"/>
                <w:numId w:val="108"/>
              </w:numPr>
              <w:suppressAutoHyphens/>
              <w:autoSpaceDE w:val="0"/>
              <w:spacing w:before="0" w:after="0"/>
              <w:rPr>
                <w:ins w:id="14655" w:author="Steve Hanson" w:date="2012-08-10T10:14:00Z"/>
                <w:rFonts w:cs="Arial"/>
                <w:color w:val="000000"/>
              </w:rPr>
            </w:pPr>
            <w:ins w:id="14656" w:author="Steve Hanson" w:date="2012-08-10T10:14:00Z">
              <w:r>
                <w:rPr>
                  <w:rFonts w:cs="Arial"/>
                  <w:color w:val="000000"/>
                </w:rPr>
                <w:t>DFDL</w:t>
              </w:r>
              <w:r>
                <w:rPr>
                  <w:rFonts w:eastAsia="Arial" w:cs="Arial"/>
                  <w:color w:val="000000"/>
                </w:rPr>
                <w:t xml:space="preserve"> </w:t>
              </w:r>
              <w:r>
                <w:rPr>
                  <w:rFonts w:cs="Arial"/>
                  <w:color w:val="000000"/>
                </w:rPr>
                <w:t>character</w:t>
              </w:r>
              <w:r>
                <w:rPr>
                  <w:rFonts w:eastAsia="Arial" w:cs="Arial"/>
                  <w:color w:val="000000"/>
                </w:rPr>
                <w:t xml:space="preserve"> </w:t>
              </w:r>
              <w:r>
                <w:rPr>
                  <w:rFonts w:cs="Arial"/>
                  <w:color w:val="000000"/>
                </w:rPr>
                <w:t>entities</w:t>
              </w:r>
              <w:r>
                <w:rPr>
                  <w:rFonts w:eastAsia="Arial" w:cs="Arial"/>
                  <w:color w:val="000000"/>
                </w:rPr>
                <w:t xml:space="preserve"> </w:t>
              </w:r>
              <w:r>
                <w:rPr>
                  <w:rFonts w:cs="Arial"/>
                  <w:color w:val="000000"/>
                </w:rPr>
                <w:t>are</w:t>
              </w:r>
              <w:r>
                <w:rPr>
                  <w:rFonts w:eastAsia="Arial" w:cs="Arial"/>
                  <w:color w:val="000000"/>
                </w:rPr>
                <w:t xml:space="preserve"> </w:t>
              </w:r>
              <w:r>
                <w:rPr>
                  <w:rFonts w:cs="Arial"/>
                  <w:color w:val="000000"/>
                </w:rPr>
                <w:t>allowed</w:t>
              </w:r>
            </w:ins>
          </w:p>
          <w:p w14:paraId="6EC7E7E4" w14:textId="77777777" w:rsidR="002D79AC" w:rsidRDefault="002D79AC" w:rsidP="002D79AC">
            <w:pPr>
              <w:numPr>
                <w:ilvl w:val="0"/>
                <w:numId w:val="108"/>
              </w:numPr>
              <w:suppressAutoHyphens/>
              <w:autoSpaceDE w:val="0"/>
              <w:spacing w:before="0" w:after="0"/>
              <w:rPr>
                <w:ins w:id="14657" w:author="Steve Hanson" w:date="2012-08-10T10:14:00Z"/>
                <w:rFonts w:ascii="Helv" w:hAnsi="Helv" w:cs="Helv"/>
                <w:color w:val="000000"/>
              </w:rPr>
            </w:pPr>
            <w:ins w:id="14658" w:author="Steve Hanson" w:date="2012-08-10T10:14:00Z">
              <w:r>
                <w:rPr>
                  <w:rFonts w:ascii="Helv" w:hAnsi="Helv" w:cs="Helv"/>
                  <w:color w:val="000000"/>
                </w:rPr>
                <w:t>The</w:t>
              </w:r>
              <w:r>
                <w:rPr>
                  <w:rFonts w:ascii="Helv" w:eastAsia="Helv" w:hAnsi="Helv" w:cs="Helv"/>
                  <w:color w:val="000000"/>
                </w:rPr>
                <w:t xml:space="preserve"> </w:t>
              </w:r>
              <w:r>
                <w:rPr>
                  <w:rFonts w:ascii="Helv" w:hAnsi="Helv" w:cs="Helv"/>
                  <w:color w:val="000000"/>
                </w:rPr>
                <w:t>raw</w:t>
              </w:r>
              <w:r>
                <w:rPr>
                  <w:rFonts w:ascii="Helv" w:eastAsia="Helv" w:hAnsi="Helv" w:cs="Helv"/>
                  <w:color w:val="000000"/>
                </w:rPr>
                <w:t xml:space="preserve"> </w:t>
              </w:r>
              <w:r>
                <w:rPr>
                  <w:rFonts w:ascii="Helv" w:hAnsi="Helv" w:cs="Helv"/>
                  <w:color w:val="000000"/>
                </w:rPr>
                <w:t>byte</w:t>
              </w:r>
              <w:r>
                <w:rPr>
                  <w:rFonts w:ascii="Helv" w:eastAsia="Helv" w:hAnsi="Helv" w:cs="Helv"/>
                  <w:color w:val="000000"/>
                </w:rPr>
                <w:t xml:space="preserve"> </w:t>
              </w:r>
              <w:r>
                <w:rPr>
                  <w:rFonts w:ascii="Helv" w:hAnsi="Helv" w:cs="Helv"/>
                  <w:color w:val="000000"/>
                </w:rPr>
                <w:t>entity</w:t>
              </w:r>
              <w:r>
                <w:rPr>
                  <w:rFonts w:ascii="Helv" w:eastAsia="Helv" w:hAnsi="Helv" w:cs="Helv"/>
                  <w:color w:val="000000"/>
                </w:rPr>
                <w:t xml:space="preserve"> </w:t>
              </w:r>
              <w:r>
                <w:rPr>
                  <w:rFonts w:ascii="Helv" w:hAnsi="Helv" w:cs="Helv"/>
                  <w:color w:val="000000"/>
                </w:rPr>
                <w:t>(</w:t>
              </w:r>
              <w:r>
                <w:rPr>
                  <w:rFonts w:ascii="Helv" w:eastAsia="Helv" w:hAnsi="Helv" w:cs="Helv"/>
                  <w:color w:val="000000"/>
                </w:rPr>
                <w:t xml:space="preserve"> </w:t>
              </w:r>
              <w:r>
                <w:rPr>
                  <w:rFonts w:ascii="Helv" w:hAnsi="Helv" w:cs="Helv"/>
                  <w:color w:val="000000"/>
                </w:rPr>
                <w:t>%#r</w:t>
              </w:r>
              <w:r>
                <w:rPr>
                  <w:rFonts w:ascii="Helv" w:eastAsia="Helv" w:hAnsi="Helv" w:cs="Helv"/>
                  <w:color w:val="000000"/>
                </w:rPr>
                <w:t xml:space="preserve"> </w:t>
              </w:r>
              <w:r>
                <w:rPr>
                  <w:rFonts w:ascii="Helv" w:hAnsi="Helv" w:cs="Helv"/>
                  <w:color w:val="000000"/>
                </w:rPr>
                <w:t>)</w:t>
              </w:r>
              <w:r>
                <w:rPr>
                  <w:rFonts w:ascii="Helv" w:eastAsia="Helv" w:hAnsi="Helv" w:cs="Helv"/>
                  <w:color w:val="000000"/>
                </w:rPr>
                <w:t xml:space="preserve"> </w:t>
              </w:r>
              <w:r>
                <w:rPr>
                  <w:rFonts w:ascii="Helv" w:hAnsi="Helv" w:cs="Helv"/>
                  <w:color w:val="000000"/>
                </w:rPr>
                <w:t>is</w:t>
              </w:r>
              <w:r>
                <w:rPr>
                  <w:rFonts w:ascii="Helv" w:eastAsia="Helv" w:hAnsi="Helv" w:cs="Helv"/>
                  <w:color w:val="000000"/>
                </w:rPr>
                <w:t xml:space="preserve"> </w:t>
              </w:r>
              <w:r>
                <w:rPr>
                  <w:rFonts w:ascii="Helv" w:hAnsi="Helv" w:cs="Helv"/>
                  <w:color w:val="000000"/>
                </w:rPr>
                <w:t>allowed</w:t>
              </w:r>
            </w:ins>
          </w:p>
          <w:p w14:paraId="0618015B" w14:textId="77777777" w:rsidR="002D79AC" w:rsidRDefault="002D79AC" w:rsidP="002D79AC">
            <w:pPr>
              <w:numPr>
                <w:ilvl w:val="0"/>
                <w:numId w:val="108"/>
              </w:numPr>
              <w:suppressAutoHyphens/>
              <w:autoSpaceDE w:val="0"/>
              <w:spacing w:before="0" w:after="0"/>
              <w:rPr>
                <w:ins w:id="14659" w:author="Steve Hanson" w:date="2012-08-10T10:14:00Z"/>
                <w:rFonts w:ascii="Helv" w:hAnsi="Helv" w:cs="Helv"/>
                <w:color w:val="000000"/>
              </w:rPr>
            </w:pPr>
            <w:ins w:id="14660" w:author="Steve Hanson" w:date="2012-08-10T10:14:00Z">
              <w:r>
                <w:rPr>
                  <w:rFonts w:ascii="Helv" w:hAnsi="Helv" w:cs="Helv"/>
                  <w:color w:val="000000"/>
                </w:rPr>
                <w:t>DFDL</w:t>
              </w:r>
              <w:r>
                <w:rPr>
                  <w:rFonts w:ascii="Helv" w:eastAsia="Helv" w:hAnsi="Helv" w:cs="Helv"/>
                  <w:color w:val="000000"/>
                </w:rPr>
                <w:t xml:space="preserve"> </w:t>
              </w:r>
              <w:r>
                <w:rPr>
                  <w:rFonts w:ascii="Helv" w:hAnsi="Helv" w:cs="Helv"/>
                  <w:color w:val="000000"/>
                </w:rPr>
                <w:t>Character</w:t>
              </w:r>
              <w:r>
                <w:rPr>
                  <w:rFonts w:ascii="Helv" w:eastAsia="Helv" w:hAnsi="Helv" w:cs="Helv"/>
                  <w:color w:val="000000"/>
                </w:rPr>
                <w:t xml:space="preserve"> </w:t>
              </w:r>
              <w:r>
                <w:rPr>
                  <w:rFonts w:ascii="Helv" w:hAnsi="Helv" w:cs="Helv"/>
                  <w:color w:val="000000"/>
                </w:rPr>
                <w:t>class ES</w:t>
              </w:r>
              <w:r>
                <w:rPr>
                  <w:rFonts w:ascii="Helv" w:eastAsia="Helv" w:hAnsi="Helv" w:cs="Helv"/>
                  <w:color w:val="000000"/>
                </w:rPr>
                <w:t xml:space="preserve"> is </w:t>
              </w:r>
              <w:r>
                <w:rPr>
                  <w:rFonts w:ascii="Helv" w:hAnsi="Helv" w:cs="Helv"/>
                  <w:color w:val="000000"/>
                </w:rPr>
                <w:t>allowed.</w:t>
              </w:r>
            </w:ins>
          </w:p>
          <w:p w14:paraId="6EF1D701" w14:textId="61F8A658" w:rsidR="008C55EF" w:rsidRPr="00240AC5" w:rsidDel="002D79AC" w:rsidRDefault="002D79AC" w:rsidP="002D79AC">
            <w:pPr>
              <w:numPr>
                <w:ilvl w:val="0"/>
                <w:numId w:val="108"/>
              </w:numPr>
              <w:suppressAutoHyphens/>
              <w:rPr>
                <w:ins w:id="14661" w:author="mbeckerle" w:date="2012-03-24T15:38:00Z"/>
                <w:del w:id="14662" w:author="Steve Hanson" w:date="2012-08-10T10:14:00Z"/>
                <w:rFonts w:cs="Arial"/>
              </w:rPr>
            </w:pPr>
            <w:ins w:id="14663" w:author="Steve Hanson" w:date="2012-08-10T10:14:00Z">
              <w:r>
                <w:rPr>
                  <w:rFonts w:ascii="Helv" w:hAnsi="Helv" w:cs="Helv"/>
                  <w:color w:val="000000"/>
                </w:rPr>
                <w:t>Other DFDL</w:t>
              </w:r>
              <w:r>
                <w:rPr>
                  <w:rFonts w:ascii="Helv" w:eastAsia="Helv" w:hAnsi="Helv" w:cs="Helv"/>
                  <w:color w:val="000000"/>
                </w:rPr>
                <w:t xml:space="preserve"> </w:t>
              </w:r>
              <w:r>
                <w:rPr>
                  <w:rFonts w:ascii="Helv" w:hAnsi="Helv" w:cs="Helv"/>
                  <w:color w:val="000000"/>
                </w:rPr>
                <w:t>Character</w:t>
              </w:r>
              <w:r>
                <w:rPr>
                  <w:rFonts w:ascii="Helv" w:eastAsia="Helv" w:hAnsi="Helv" w:cs="Helv"/>
                  <w:color w:val="000000"/>
                </w:rPr>
                <w:t xml:space="preserve"> </w:t>
              </w:r>
              <w:r>
                <w:rPr>
                  <w:rFonts w:ascii="Helv" w:hAnsi="Helv" w:cs="Helv"/>
                  <w:color w:val="000000"/>
                </w:rPr>
                <w:t>classes</w:t>
              </w:r>
              <w:r>
                <w:rPr>
                  <w:rFonts w:ascii="Helv" w:eastAsia="Helv" w:hAnsi="Helv" w:cs="Helv"/>
                  <w:color w:val="000000"/>
                </w:rPr>
                <w:t xml:space="preserve"> </w:t>
              </w:r>
              <w:r>
                <w:rPr>
                  <w:rFonts w:ascii="Helv" w:hAnsi="Helv" w:cs="Helv"/>
                  <w:color w:val="000000"/>
                </w:rPr>
                <w:t>(</w:t>
              </w:r>
              <w:r>
                <w:rPr>
                  <w:rFonts w:ascii="Helv" w:eastAsia="Helv" w:hAnsi="Helv" w:cs="Helv"/>
                  <w:color w:val="000000"/>
                </w:rPr>
                <w:t xml:space="preserve"> </w:t>
              </w:r>
              <w:r>
                <w:rPr>
                  <w:rFonts w:ascii="Helv" w:hAnsi="Helv" w:cs="Helv"/>
                  <w:color w:val="000000"/>
                </w:rPr>
                <w:t>NL,</w:t>
              </w:r>
              <w:r>
                <w:rPr>
                  <w:rFonts w:ascii="Helv" w:eastAsia="Helv" w:hAnsi="Helv" w:cs="Helv"/>
                  <w:color w:val="000000"/>
                </w:rPr>
                <w:t xml:space="preserve"> </w:t>
              </w:r>
              <w:r>
                <w:rPr>
                  <w:rFonts w:ascii="Helv" w:hAnsi="Helv" w:cs="Helv"/>
                  <w:color w:val="000000"/>
                </w:rPr>
                <w:t>WSP,</w:t>
              </w:r>
              <w:r>
                <w:rPr>
                  <w:rFonts w:ascii="Helv" w:eastAsia="Helv" w:hAnsi="Helv" w:cs="Helv"/>
                  <w:color w:val="000000"/>
                </w:rPr>
                <w:t xml:space="preserve"> </w:t>
              </w:r>
              <w:r>
                <w:rPr>
                  <w:rFonts w:ascii="Helv" w:hAnsi="Helv" w:cs="Helv"/>
                  <w:color w:val="000000"/>
                </w:rPr>
                <w:t>WSP+,</w:t>
              </w:r>
              <w:r>
                <w:rPr>
                  <w:rFonts w:ascii="Helv" w:eastAsia="Helv" w:hAnsi="Helv" w:cs="Helv"/>
                  <w:color w:val="000000"/>
                </w:rPr>
                <w:t xml:space="preserve"> </w:t>
              </w:r>
              <w:r>
                <w:rPr>
                  <w:rFonts w:ascii="Helv" w:hAnsi="Helv" w:cs="Helv"/>
                  <w:color w:val="000000"/>
                </w:rPr>
                <w:t>WSP*</w:t>
              </w:r>
              <w:r>
                <w:rPr>
                  <w:rFonts w:ascii="Helv" w:eastAsia="Helv" w:hAnsi="Helv" w:cs="Helv"/>
                  <w:color w:val="000000"/>
                </w:rPr>
                <w:t xml:space="preserve"> </w:t>
              </w:r>
              <w:r>
                <w:rPr>
                  <w:rFonts w:ascii="Helv" w:hAnsi="Helv" w:cs="Helv"/>
                  <w:color w:val="000000"/>
                </w:rPr>
                <w:t>)</w:t>
              </w:r>
              <w:r>
                <w:rPr>
                  <w:rFonts w:ascii="Helv" w:eastAsia="Helv" w:hAnsi="Helv" w:cs="Helv"/>
                  <w:color w:val="000000"/>
                </w:rPr>
                <w:t xml:space="preserve"> </w:t>
              </w:r>
              <w:r>
                <w:rPr>
                  <w:rFonts w:ascii="Helv" w:hAnsi="Helv" w:cs="Helv"/>
                  <w:color w:val="000000"/>
                </w:rPr>
                <w:t>are</w:t>
              </w:r>
              <w:r>
                <w:rPr>
                  <w:rFonts w:ascii="Helv" w:eastAsia="Helv" w:hAnsi="Helv" w:cs="Helv"/>
                  <w:color w:val="000000"/>
                </w:rPr>
                <w:t xml:space="preserve"> not </w:t>
              </w:r>
              <w:r>
                <w:rPr>
                  <w:rFonts w:ascii="Helv" w:hAnsi="Helv" w:cs="Helv"/>
                  <w:color w:val="000000"/>
                </w:rPr>
                <w:t>allowed</w:t>
              </w:r>
            </w:ins>
            <w:ins w:id="14664" w:author="mbeckerle" w:date="2012-03-24T15:38:00Z">
              <w:del w:id="14665" w:author="Steve Hanson" w:date="2012-08-10T10:14:00Z">
                <w:r w:rsidR="008C55EF" w:rsidRPr="00240AC5" w:rsidDel="002D79AC">
                  <w:rPr>
                    <w:rFonts w:cs="Arial"/>
                  </w:rPr>
                  <w:delText>Ordinary</w:delText>
                </w:r>
                <w:r w:rsidR="008C55EF" w:rsidRPr="00240AC5" w:rsidDel="002D79AC">
                  <w:rPr>
                    <w:rFonts w:eastAsia="Arial" w:cs="Arial"/>
                  </w:rPr>
                  <w:delText xml:space="preserve"> </w:delText>
                </w:r>
                <w:r w:rsidR="008C55EF" w:rsidRPr="00240AC5" w:rsidDel="002D79AC">
                  <w:rPr>
                    <w:rFonts w:cs="Arial"/>
                  </w:rPr>
                  <w:delText>characters</w:delText>
                </w:r>
                <w:r w:rsidR="008C55EF" w:rsidRPr="00240AC5" w:rsidDel="002D79AC">
                  <w:rPr>
                    <w:rFonts w:eastAsia="Arial" w:cs="Arial"/>
                  </w:rPr>
                  <w:delText xml:space="preserve"> </w:delText>
                </w:r>
                <w:r w:rsidR="008C55EF" w:rsidRPr="00240AC5" w:rsidDel="002D79AC">
                  <w:rPr>
                    <w:rFonts w:cs="Arial"/>
                  </w:rPr>
                  <w:delText>are</w:delText>
                </w:r>
                <w:r w:rsidR="008C55EF" w:rsidRPr="00240AC5" w:rsidDel="002D79AC">
                  <w:rPr>
                    <w:rFonts w:eastAsia="Arial" w:cs="Arial"/>
                  </w:rPr>
                  <w:delText xml:space="preserve"> </w:delText>
                </w:r>
                <w:r w:rsidR="008C55EF" w:rsidRPr="00240AC5" w:rsidDel="002D79AC">
                  <w:rPr>
                    <w:rFonts w:cs="Arial"/>
                  </w:rPr>
                  <w:delText>not</w:delText>
                </w:r>
                <w:r w:rsidR="008C55EF" w:rsidRPr="00240AC5" w:rsidDel="002D79AC">
                  <w:rPr>
                    <w:rFonts w:eastAsia="Arial" w:cs="Arial"/>
                  </w:rPr>
                  <w:delText xml:space="preserve"> </w:delText>
                </w:r>
                <w:r w:rsidR="008C55EF" w:rsidRPr="00240AC5" w:rsidDel="002D79AC">
                  <w:rPr>
                    <w:rFonts w:cs="Arial"/>
                  </w:rPr>
                  <w:delText>allowed</w:delText>
                </w:r>
              </w:del>
            </w:ins>
          </w:p>
          <w:p w14:paraId="4ED22B16" w14:textId="3D62C47A" w:rsidR="008C55EF" w:rsidRPr="00240AC5" w:rsidRDefault="008C55EF" w:rsidP="00240AC5">
            <w:pPr>
              <w:numPr>
                <w:ilvl w:val="0"/>
                <w:numId w:val="108"/>
              </w:numPr>
              <w:suppressAutoHyphens/>
              <w:rPr>
                <w:ins w:id="14666" w:author="mbeckerle" w:date="2012-03-24T15:38:00Z"/>
                <w:rFonts w:ascii="Helv" w:hAnsi="Helv" w:cs="Helv"/>
                <w:color w:val="000000"/>
              </w:rPr>
            </w:pPr>
            <w:ins w:id="14667" w:author="mbeckerle" w:date="2012-03-24T15:38:00Z">
              <w:del w:id="14668" w:author="Steve Hanson" w:date="2012-08-10T10:14:00Z">
                <w:r w:rsidRPr="00240AC5" w:rsidDel="002D79AC">
                  <w:rPr>
                    <w:rFonts w:ascii="Helv" w:hAnsi="Helv" w:cs="Helv"/>
                    <w:color w:val="000000"/>
                  </w:rPr>
                  <w:delText>Only</w:delText>
                </w:r>
                <w:r w:rsidRPr="00240AC5" w:rsidDel="002D79AC">
                  <w:rPr>
                    <w:rFonts w:ascii="Helv" w:eastAsia="Helv" w:hAnsi="Helv" w:cs="Helv"/>
                    <w:color w:val="000000"/>
                  </w:rPr>
                  <w:delText xml:space="preserve"> </w:delText>
                </w:r>
                <w:r w:rsidRPr="00240AC5" w:rsidDel="002D79AC">
                  <w:rPr>
                    <w:rFonts w:ascii="Helv" w:hAnsi="Helv" w:cs="Helv"/>
                    <w:color w:val="000000"/>
                  </w:rPr>
                  <w:delText>%#r</w:delText>
                </w:r>
                <w:r w:rsidRPr="00240AC5" w:rsidDel="002D79AC">
                  <w:rPr>
                    <w:rFonts w:ascii="Helv" w:eastAsia="Helv" w:hAnsi="Helv" w:cs="Helv"/>
                    <w:color w:val="000000"/>
                  </w:rPr>
                  <w:delText xml:space="preserve"> </w:delText>
                </w:r>
                <w:r w:rsidRPr="00240AC5" w:rsidDel="002D79AC">
                  <w:rPr>
                    <w:rFonts w:ascii="Helv" w:hAnsi="Helv" w:cs="Helv"/>
                    <w:color w:val="000000"/>
                  </w:rPr>
                  <w:delText>and</w:delText>
                </w:r>
                <w:r w:rsidRPr="00240AC5" w:rsidDel="002D79AC">
                  <w:rPr>
                    <w:rFonts w:ascii="Helv" w:eastAsia="Helv" w:hAnsi="Helv" w:cs="Helv"/>
                    <w:color w:val="000000"/>
                  </w:rPr>
                  <w:delText xml:space="preserve"> </w:delText>
                </w:r>
                <w:r w:rsidRPr="00240AC5" w:rsidDel="002D79AC">
                  <w:rPr>
                    <w:rFonts w:ascii="Helv" w:hAnsi="Helv" w:cs="Helv"/>
                    <w:color w:val="000000"/>
                  </w:rPr>
                  <w:delText>%ES</w:delText>
                </w:r>
                <w:r w:rsidRPr="00240AC5" w:rsidDel="002D79AC">
                  <w:rPr>
                    <w:rFonts w:ascii="Helv" w:eastAsia="Helv" w:hAnsi="Helv" w:cs="Helv"/>
                    <w:color w:val="000000"/>
                  </w:rPr>
                  <w:delText xml:space="preserve"> </w:delText>
                </w:r>
                <w:r w:rsidRPr="00240AC5" w:rsidDel="002D79AC">
                  <w:rPr>
                    <w:rFonts w:ascii="Helv" w:hAnsi="Helv" w:cs="Helv"/>
                    <w:color w:val="000000"/>
                  </w:rPr>
                  <w:delText>entities</w:delText>
                </w:r>
                <w:r w:rsidRPr="00240AC5" w:rsidDel="002D79AC">
                  <w:rPr>
                    <w:rFonts w:ascii="Helv" w:eastAsia="Helv" w:hAnsi="Helv" w:cs="Helv"/>
                    <w:color w:val="000000"/>
                  </w:rPr>
                  <w:delText xml:space="preserve"> </w:delText>
                </w:r>
                <w:r w:rsidRPr="00240AC5" w:rsidDel="002D79AC">
                  <w:rPr>
                    <w:rFonts w:ascii="Helv" w:hAnsi="Helv" w:cs="Helv"/>
                    <w:color w:val="000000"/>
                  </w:rPr>
                  <w:delText>are</w:delText>
                </w:r>
                <w:r w:rsidRPr="00240AC5" w:rsidDel="002D79AC">
                  <w:rPr>
                    <w:rFonts w:ascii="Helv" w:eastAsia="Helv" w:hAnsi="Helv" w:cs="Helv"/>
                    <w:color w:val="000000"/>
                  </w:rPr>
                  <w:delText xml:space="preserve"> </w:delText>
                </w:r>
                <w:r w:rsidRPr="00240AC5" w:rsidDel="002D79AC">
                  <w:rPr>
                    <w:rFonts w:ascii="Helv" w:hAnsi="Helv" w:cs="Helv"/>
                    <w:color w:val="000000"/>
                  </w:rPr>
                  <w:delText>allowed</w:delText>
                </w:r>
              </w:del>
              <w:r w:rsidRPr="00240AC5">
                <w:rPr>
                  <w:rFonts w:ascii="Helv" w:hAnsi="Helv" w:cs="Helv"/>
                  <w:color w:val="000000"/>
                </w:rPr>
                <w:t>.</w:t>
              </w:r>
            </w:ins>
          </w:p>
          <w:p w14:paraId="78FFDD64" w14:textId="77777777" w:rsidR="008C55EF" w:rsidRPr="00240AC5" w:rsidRDefault="008C55EF" w:rsidP="00240AC5">
            <w:pPr>
              <w:autoSpaceDE w:val="0"/>
              <w:rPr>
                <w:ins w:id="14669" w:author="mbeckerle" w:date="2012-03-24T15:38:00Z"/>
                <w:rFonts w:eastAsia="Arial" w:cs="Arial"/>
              </w:rPr>
            </w:pPr>
            <w:ins w:id="14670" w:author="mbeckerle" w:date="2012-03-24T15:39:00Z">
              <w:r w:rsidRPr="00240AC5">
                <w:rPr>
                  <w:rFonts w:cs="Arial"/>
                </w:rPr>
                <w:t>When nilKind is literalCharacter and</w:t>
              </w:r>
            </w:ins>
            <w:ins w:id="14671" w:author="mbeckerle" w:date="2012-03-24T15:38:00Z">
              <w:r w:rsidRPr="00240AC5">
                <w:rPr>
                  <w:rFonts w:eastAsia="Arial" w:cs="Arial"/>
                </w:rPr>
                <w:t xml:space="preserve"> </w:t>
              </w:r>
              <w:r w:rsidRPr="00240AC5">
                <w:rPr>
                  <w:rFonts w:cs="Arial"/>
                </w:rPr>
                <w:t>representation</w:t>
              </w:r>
              <w:r w:rsidRPr="00240AC5">
                <w:rPr>
                  <w:rFonts w:eastAsia="Arial" w:cs="Arial"/>
                </w:rPr>
                <w:t xml:space="preserve"> </w:t>
              </w:r>
              <w:r w:rsidRPr="00240AC5">
                <w:rPr>
                  <w:rFonts w:cs="Arial"/>
                </w:rPr>
                <w:t>is</w:t>
              </w:r>
              <w:r w:rsidRPr="00240AC5">
                <w:rPr>
                  <w:rFonts w:eastAsia="Arial" w:cs="Arial"/>
                </w:rPr>
                <w:t xml:space="preserve"> </w:t>
              </w:r>
              <w:r w:rsidRPr="00240AC5">
                <w:rPr>
                  <w:rFonts w:cs="Arial"/>
                </w:rPr>
                <w:t>text:</w:t>
              </w:r>
              <w:r w:rsidRPr="00240AC5">
                <w:rPr>
                  <w:rFonts w:eastAsia="Arial" w:cs="Arial"/>
                </w:rPr>
                <w:t xml:space="preserve"> </w:t>
              </w:r>
            </w:ins>
          </w:p>
          <w:p w14:paraId="0ADD38A5" w14:textId="77777777" w:rsidR="008C55EF" w:rsidRPr="00240AC5" w:rsidRDefault="008C55EF" w:rsidP="00240AC5">
            <w:pPr>
              <w:numPr>
                <w:ilvl w:val="0"/>
                <w:numId w:val="108"/>
              </w:numPr>
              <w:suppressAutoHyphens/>
              <w:autoSpaceDE w:val="0"/>
              <w:rPr>
                <w:ins w:id="14672" w:author="mbeckerle" w:date="2012-03-24T15:38:00Z"/>
                <w:rFonts w:cs="Arial"/>
                <w:color w:val="000000"/>
              </w:rPr>
            </w:pPr>
            <w:ins w:id="14673" w:author="mbeckerle" w:date="2012-03-24T15:38:00Z">
              <w:r w:rsidRPr="00240AC5">
                <w:rPr>
                  <w:rFonts w:cs="Arial"/>
                  <w:color w:val="000000"/>
                </w:rPr>
                <w:t>DFDL</w:t>
              </w:r>
              <w:r w:rsidRPr="00240AC5">
                <w:rPr>
                  <w:rFonts w:eastAsia="Arial" w:cs="Arial"/>
                  <w:color w:val="000000"/>
                </w:rPr>
                <w:t xml:space="preserve"> </w:t>
              </w:r>
              <w:r w:rsidRPr="00240AC5">
                <w:rPr>
                  <w:rFonts w:cs="Arial"/>
                  <w:color w:val="000000"/>
                </w:rPr>
                <w:t>character</w:t>
              </w:r>
              <w:r w:rsidRPr="00240AC5">
                <w:rPr>
                  <w:rFonts w:eastAsia="Arial" w:cs="Arial"/>
                  <w:color w:val="000000"/>
                </w:rPr>
                <w:t xml:space="preserve"> </w:t>
              </w:r>
              <w:r w:rsidRPr="00240AC5">
                <w:rPr>
                  <w:rFonts w:cs="Arial"/>
                  <w:color w:val="000000"/>
                </w:rPr>
                <w:t>entities</w:t>
              </w:r>
              <w:r w:rsidRPr="00240AC5">
                <w:rPr>
                  <w:rFonts w:eastAsia="Arial" w:cs="Arial"/>
                  <w:color w:val="000000"/>
                </w:rPr>
                <w:t xml:space="preserve"> </w:t>
              </w:r>
              <w:r w:rsidRPr="00240AC5">
                <w:rPr>
                  <w:rFonts w:cs="Arial"/>
                  <w:color w:val="000000"/>
                </w:rPr>
                <w:t>are</w:t>
              </w:r>
              <w:r w:rsidRPr="00240AC5">
                <w:rPr>
                  <w:rFonts w:eastAsia="Arial" w:cs="Arial"/>
                  <w:color w:val="000000"/>
                </w:rPr>
                <w:t xml:space="preserve"> </w:t>
              </w:r>
              <w:r w:rsidRPr="00240AC5">
                <w:rPr>
                  <w:rFonts w:cs="Arial"/>
                  <w:color w:val="000000"/>
                </w:rPr>
                <w:t>allowed</w:t>
              </w:r>
            </w:ins>
          </w:p>
          <w:p w14:paraId="63D2DA65" w14:textId="0AE3E11A" w:rsidR="008C55EF" w:rsidRPr="00240AC5" w:rsidRDefault="008C55EF" w:rsidP="00240AC5">
            <w:pPr>
              <w:numPr>
                <w:ilvl w:val="0"/>
                <w:numId w:val="108"/>
              </w:numPr>
              <w:suppressAutoHyphens/>
              <w:autoSpaceDE w:val="0"/>
              <w:rPr>
                <w:ins w:id="14674" w:author="mbeckerle" w:date="2012-03-24T15:38:00Z"/>
                <w:rFonts w:ascii="Helv" w:hAnsi="Helv" w:cs="Helv"/>
                <w:color w:val="000000"/>
              </w:rPr>
            </w:pPr>
            <w:ins w:id="14675" w:author="mbeckerle" w:date="2012-03-24T15:38:00Z">
              <w:r w:rsidRPr="00240AC5">
                <w:rPr>
                  <w:rFonts w:ascii="Helv" w:hAnsi="Helv" w:cs="Helv"/>
                  <w:color w:val="000000"/>
                </w:rPr>
                <w:t>The</w:t>
              </w:r>
              <w:r w:rsidRPr="00240AC5">
                <w:rPr>
                  <w:rFonts w:ascii="Helv" w:eastAsia="Helv" w:hAnsi="Helv" w:cs="Helv"/>
                  <w:color w:val="000000"/>
                </w:rPr>
                <w:t xml:space="preserve"> </w:t>
              </w:r>
              <w:r w:rsidRPr="00240AC5">
                <w:rPr>
                  <w:rFonts w:ascii="Helv" w:hAnsi="Helv" w:cs="Helv"/>
                  <w:color w:val="000000"/>
                </w:rPr>
                <w:t>raw</w:t>
              </w:r>
              <w:r w:rsidRPr="00240AC5">
                <w:rPr>
                  <w:rFonts w:ascii="Helv" w:eastAsia="Helv" w:hAnsi="Helv" w:cs="Helv"/>
                  <w:color w:val="000000"/>
                </w:rPr>
                <w:t xml:space="preserve"> </w:t>
              </w:r>
              <w:r w:rsidRPr="00240AC5">
                <w:rPr>
                  <w:rFonts w:ascii="Helv" w:hAnsi="Helv" w:cs="Helv"/>
                  <w:color w:val="000000"/>
                </w:rPr>
                <w:t>byte</w:t>
              </w:r>
              <w:r w:rsidRPr="00240AC5">
                <w:rPr>
                  <w:rFonts w:ascii="Helv" w:eastAsia="Helv" w:hAnsi="Helv" w:cs="Helv"/>
                  <w:color w:val="000000"/>
                </w:rPr>
                <w:t xml:space="preserve"> </w:t>
              </w:r>
              <w:r w:rsidRPr="00240AC5">
                <w:rPr>
                  <w:rFonts w:ascii="Helv" w:hAnsi="Helv" w:cs="Helv"/>
                  <w:color w:val="000000"/>
                </w:rPr>
                <w:t>entity</w:t>
              </w:r>
              <w:r w:rsidRPr="00240AC5">
                <w:rPr>
                  <w:rFonts w:ascii="Helv" w:eastAsia="Helv" w:hAnsi="Helv" w:cs="Helv"/>
                  <w:color w:val="000000"/>
                </w:rPr>
                <w:t xml:space="preserve"> </w:t>
              </w:r>
              <w:r w:rsidRPr="00240AC5">
                <w:rPr>
                  <w:rFonts w:ascii="Helv" w:hAnsi="Helv" w:cs="Helv"/>
                  <w:color w:val="000000"/>
                </w:rPr>
                <w:t>(</w:t>
              </w:r>
              <w:r w:rsidRPr="00240AC5">
                <w:rPr>
                  <w:rFonts w:ascii="Helv" w:eastAsia="Helv" w:hAnsi="Helv" w:cs="Helv"/>
                  <w:color w:val="000000"/>
                </w:rPr>
                <w:t xml:space="preserve"> </w:t>
              </w:r>
              <w:r w:rsidRPr="00240AC5">
                <w:rPr>
                  <w:rFonts w:ascii="Helv" w:hAnsi="Helv" w:cs="Helv"/>
                  <w:color w:val="000000"/>
                </w:rPr>
                <w:t>%#r</w:t>
              </w:r>
              <w:r w:rsidRPr="00240AC5">
                <w:rPr>
                  <w:rFonts w:ascii="Helv" w:eastAsia="Helv" w:hAnsi="Helv" w:cs="Helv"/>
                  <w:color w:val="000000"/>
                </w:rPr>
                <w:t xml:space="preserve"> </w:t>
              </w:r>
              <w:r w:rsidRPr="00240AC5">
                <w:rPr>
                  <w:rFonts w:ascii="Helv" w:hAnsi="Helv" w:cs="Helv"/>
                  <w:color w:val="000000"/>
                </w:rPr>
                <w:t>)</w:t>
              </w:r>
              <w:r w:rsidRPr="00240AC5">
                <w:rPr>
                  <w:rFonts w:ascii="Helv" w:eastAsia="Helv" w:hAnsi="Helv" w:cs="Helv"/>
                  <w:color w:val="000000"/>
                </w:rPr>
                <w:t xml:space="preserve"> </w:t>
              </w:r>
              <w:r w:rsidRPr="00240AC5">
                <w:rPr>
                  <w:rFonts w:ascii="Helv" w:hAnsi="Helv" w:cs="Helv"/>
                  <w:color w:val="000000"/>
                </w:rPr>
                <w:t>is</w:t>
              </w:r>
              <w:r w:rsidRPr="00240AC5">
                <w:rPr>
                  <w:rFonts w:ascii="Helv" w:eastAsia="Helv" w:hAnsi="Helv" w:cs="Helv"/>
                  <w:color w:val="000000"/>
                </w:rPr>
                <w:t xml:space="preserve"> </w:t>
              </w:r>
              <w:r w:rsidRPr="00240AC5">
                <w:rPr>
                  <w:rFonts w:ascii="Helv" w:hAnsi="Helv" w:cs="Helv"/>
                  <w:color w:val="000000"/>
                </w:rPr>
                <w:t>allowed</w:t>
              </w:r>
            </w:ins>
            <w:ins w:id="14676" w:author="mbeckerle" w:date="2013-05-31T10:45:00Z">
              <w:r w:rsidR="009B1F08">
                <w:rPr>
                  <w:rFonts w:ascii="Helv" w:hAnsi="Helv" w:cs="Helv"/>
                  <w:color w:val="000000"/>
                </w:rPr>
                <w:t>.</w:t>
              </w:r>
            </w:ins>
          </w:p>
          <w:p w14:paraId="2B114755" w14:textId="77777777" w:rsidR="008C55EF" w:rsidRPr="00240AC5" w:rsidRDefault="008C55EF" w:rsidP="00240AC5">
            <w:pPr>
              <w:numPr>
                <w:ilvl w:val="0"/>
                <w:numId w:val="108"/>
              </w:numPr>
              <w:suppressAutoHyphens/>
              <w:autoSpaceDE w:val="0"/>
              <w:rPr>
                <w:ins w:id="14677" w:author="mbeckerle" w:date="2012-03-24T15:38:00Z"/>
                <w:rFonts w:ascii="Helv" w:hAnsi="Helv" w:cs="Helv"/>
                <w:color w:val="000000"/>
              </w:rPr>
            </w:pPr>
            <w:ins w:id="14678" w:author="mbeckerle" w:date="2012-03-24T15:38:00Z">
              <w:r w:rsidRPr="00240AC5">
                <w:rPr>
                  <w:rFonts w:ascii="Helv" w:hAnsi="Helv" w:cs="Helv"/>
                  <w:color w:val="000000"/>
                </w:rPr>
                <w:t>DFDL</w:t>
              </w:r>
              <w:r w:rsidRPr="00240AC5">
                <w:rPr>
                  <w:rFonts w:ascii="Helv" w:eastAsia="Helv" w:hAnsi="Helv" w:cs="Helv"/>
                  <w:color w:val="000000"/>
                </w:rPr>
                <w:t xml:space="preserve"> </w:t>
              </w:r>
              <w:r w:rsidRPr="00240AC5">
                <w:rPr>
                  <w:rFonts w:ascii="Helv" w:hAnsi="Helv" w:cs="Helv"/>
                  <w:color w:val="000000"/>
                </w:rPr>
                <w:t>Character</w:t>
              </w:r>
              <w:r w:rsidRPr="00240AC5">
                <w:rPr>
                  <w:rFonts w:ascii="Helv" w:eastAsia="Helv" w:hAnsi="Helv" w:cs="Helv"/>
                  <w:color w:val="000000"/>
                </w:rPr>
                <w:t xml:space="preserve"> </w:t>
              </w:r>
              <w:r w:rsidRPr="00240AC5">
                <w:rPr>
                  <w:rFonts w:ascii="Helv" w:hAnsi="Helv" w:cs="Helv"/>
                  <w:color w:val="000000"/>
                </w:rPr>
                <w:t>classes</w:t>
              </w:r>
              <w:r w:rsidRPr="00240AC5">
                <w:rPr>
                  <w:rFonts w:ascii="Helv" w:eastAsia="Helv" w:hAnsi="Helv" w:cs="Helv"/>
                  <w:color w:val="000000"/>
                </w:rPr>
                <w:t xml:space="preserve"> </w:t>
              </w:r>
              <w:r w:rsidRPr="00240AC5">
                <w:rPr>
                  <w:rFonts w:ascii="Helv" w:hAnsi="Helv" w:cs="Helv"/>
                  <w:color w:val="000000"/>
                </w:rPr>
                <w:t>(</w:t>
              </w:r>
              <w:r w:rsidRPr="00240AC5">
                <w:rPr>
                  <w:rFonts w:ascii="Helv" w:eastAsia="Helv" w:hAnsi="Helv" w:cs="Helv"/>
                  <w:color w:val="000000"/>
                </w:rPr>
                <w:t xml:space="preserve"> </w:t>
              </w:r>
              <w:r w:rsidRPr="00240AC5">
                <w:rPr>
                  <w:rFonts w:ascii="Helv" w:hAnsi="Helv" w:cs="Helv"/>
                  <w:color w:val="000000"/>
                </w:rPr>
                <w:t>NL,</w:t>
              </w:r>
              <w:r w:rsidRPr="00240AC5">
                <w:rPr>
                  <w:rFonts w:ascii="Helv" w:eastAsia="Helv" w:hAnsi="Helv" w:cs="Helv"/>
                  <w:color w:val="000000"/>
                </w:rPr>
                <w:t xml:space="preserve"> </w:t>
              </w:r>
              <w:r w:rsidRPr="00240AC5">
                <w:rPr>
                  <w:rFonts w:ascii="Helv" w:hAnsi="Helv" w:cs="Helv"/>
                  <w:color w:val="000000"/>
                </w:rPr>
                <w:t>WSP,</w:t>
              </w:r>
              <w:r w:rsidRPr="00240AC5">
                <w:rPr>
                  <w:rFonts w:ascii="Helv" w:eastAsia="Helv" w:hAnsi="Helv" w:cs="Helv"/>
                  <w:color w:val="000000"/>
                </w:rPr>
                <w:t xml:space="preserve"> </w:t>
              </w:r>
              <w:r w:rsidRPr="00240AC5">
                <w:rPr>
                  <w:rFonts w:ascii="Helv" w:hAnsi="Helv" w:cs="Helv"/>
                  <w:color w:val="000000"/>
                </w:rPr>
                <w:t>WSP+,</w:t>
              </w:r>
              <w:r w:rsidRPr="00240AC5">
                <w:rPr>
                  <w:rFonts w:ascii="Helv" w:eastAsia="Helv" w:hAnsi="Helv" w:cs="Helv"/>
                  <w:color w:val="000000"/>
                </w:rPr>
                <w:t xml:space="preserve"> </w:t>
              </w:r>
              <w:r w:rsidRPr="00240AC5">
                <w:rPr>
                  <w:rFonts w:ascii="Helv" w:hAnsi="Helv" w:cs="Helv"/>
                  <w:color w:val="000000"/>
                </w:rPr>
                <w:t>WSP*,</w:t>
              </w:r>
              <w:r w:rsidRPr="00240AC5">
                <w:rPr>
                  <w:rFonts w:ascii="Helv" w:eastAsia="Helv" w:hAnsi="Helv" w:cs="Helv"/>
                  <w:color w:val="000000"/>
                </w:rPr>
                <w:t xml:space="preserve"> </w:t>
              </w:r>
              <w:r w:rsidRPr="00240AC5">
                <w:rPr>
                  <w:rFonts w:ascii="Helv" w:hAnsi="Helv" w:cs="Helv"/>
                  <w:color w:val="000000"/>
                </w:rPr>
                <w:t>ES</w:t>
              </w:r>
              <w:r w:rsidRPr="00240AC5">
                <w:rPr>
                  <w:rFonts w:ascii="Helv" w:eastAsia="Helv" w:hAnsi="Helv" w:cs="Helv"/>
                  <w:color w:val="000000"/>
                </w:rPr>
                <w:t xml:space="preserve"> </w:t>
              </w:r>
              <w:r w:rsidRPr="00240AC5">
                <w:rPr>
                  <w:rFonts w:ascii="Helv" w:hAnsi="Helv" w:cs="Helv"/>
                  <w:color w:val="000000"/>
                </w:rPr>
                <w:t>)</w:t>
              </w:r>
              <w:r w:rsidRPr="00240AC5">
                <w:rPr>
                  <w:rFonts w:ascii="Helv" w:eastAsia="Helv" w:hAnsi="Helv" w:cs="Helv"/>
                  <w:color w:val="000000"/>
                </w:rPr>
                <w:t xml:space="preserve"> </w:t>
              </w:r>
              <w:r w:rsidRPr="00240AC5">
                <w:rPr>
                  <w:rFonts w:ascii="Helv" w:hAnsi="Helv" w:cs="Helv"/>
                  <w:color w:val="000000"/>
                </w:rPr>
                <w:t>are</w:t>
              </w:r>
              <w:r w:rsidRPr="00240AC5">
                <w:rPr>
                  <w:rFonts w:ascii="Helv" w:eastAsia="Helv" w:hAnsi="Helv" w:cs="Helv"/>
                  <w:color w:val="000000"/>
                </w:rPr>
                <w:t xml:space="preserve"> </w:t>
              </w:r>
              <w:r w:rsidRPr="00240AC5">
                <w:rPr>
                  <w:rFonts w:ascii="Helv" w:hAnsi="Helv" w:cs="Helv"/>
                  <w:color w:val="000000"/>
                </w:rPr>
                <w:t>not</w:t>
              </w:r>
              <w:r w:rsidRPr="00240AC5">
                <w:rPr>
                  <w:rFonts w:ascii="Helv" w:eastAsia="Helv" w:hAnsi="Helv" w:cs="Helv"/>
                  <w:color w:val="000000"/>
                </w:rPr>
                <w:t xml:space="preserve"> </w:t>
              </w:r>
              <w:r w:rsidRPr="00240AC5">
                <w:rPr>
                  <w:rFonts w:ascii="Helv" w:hAnsi="Helv" w:cs="Helv"/>
                  <w:color w:val="000000"/>
                </w:rPr>
                <w:t>allowed.</w:t>
              </w:r>
            </w:ins>
          </w:p>
          <w:p w14:paraId="50EA5E45" w14:textId="77777777" w:rsidR="008C55EF" w:rsidRPr="00240AC5" w:rsidRDefault="008C55EF" w:rsidP="008C55EF">
            <w:pPr>
              <w:rPr>
                <w:ins w:id="14679" w:author="mbeckerle" w:date="2012-03-24T15:38:00Z"/>
                <w:rFonts w:ascii="Helv" w:hAnsi="Helv" w:cs="Helv"/>
                <w:color w:val="000000"/>
              </w:rPr>
            </w:pPr>
            <w:ins w:id="14680" w:author="mbeckerle" w:date="2012-03-24T15:39:00Z">
              <w:r w:rsidRPr="00240AC5">
                <w:rPr>
                  <w:rFonts w:cs="Arial"/>
                </w:rPr>
                <w:t>When nilKind is literalCharacter and</w:t>
              </w:r>
            </w:ins>
            <w:ins w:id="14681" w:author="mbeckerle" w:date="2012-03-24T15:38:00Z">
              <w:r w:rsidRPr="00240AC5">
                <w:rPr>
                  <w:rFonts w:ascii="Helv" w:eastAsia="Helv" w:hAnsi="Helv" w:cs="Helv"/>
                  <w:color w:val="000000"/>
                </w:rPr>
                <w:t xml:space="preserve"> </w:t>
              </w:r>
              <w:r w:rsidRPr="00240AC5">
                <w:rPr>
                  <w:rFonts w:ascii="Helv" w:hAnsi="Helv" w:cs="Helv"/>
                  <w:color w:val="000000"/>
                </w:rPr>
                <w:t>representation</w:t>
              </w:r>
              <w:r w:rsidRPr="00240AC5">
                <w:rPr>
                  <w:rFonts w:ascii="Helv" w:eastAsia="Helv" w:hAnsi="Helv" w:cs="Helv"/>
                  <w:color w:val="000000"/>
                </w:rPr>
                <w:t xml:space="preserve"> </w:t>
              </w:r>
              <w:r w:rsidRPr="00240AC5">
                <w:rPr>
                  <w:rFonts w:ascii="Helv" w:hAnsi="Helv" w:cs="Helv"/>
                  <w:color w:val="000000"/>
                </w:rPr>
                <w:t>is</w:t>
              </w:r>
              <w:r w:rsidRPr="00240AC5">
                <w:rPr>
                  <w:rFonts w:ascii="Helv" w:eastAsia="Helv" w:hAnsi="Helv" w:cs="Helv"/>
                  <w:color w:val="000000"/>
                </w:rPr>
                <w:t xml:space="preserve"> </w:t>
              </w:r>
              <w:r w:rsidRPr="00240AC5">
                <w:rPr>
                  <w:rFonts w:ascii="Helv" w:hAnsi="Helv" w:cs="Helv"/>
                  <w:color w:val="000000"/>
                </w:rPr>
                <w:t>binary:</w:t>
              </w:r>
            </w:ins>
          </w:p>
          <w:p w14:paraId="5F959EDD" w14:textId="77777777" w:rsidR="002D79AC" w:rsidRDefault="002D79AC" w:rsidP="002D79AC">
            <w:pPr>
              <w:numPr>
                <w:ilvl w:val="0"/>
                <w:numId w:val="108"/>
              </w:numPr>
              <w:suppressAutoHyphens/>
              <w:autoSpaceDE w:val="0"/>
              <w:spacing w:before="0" w:after="0"/>
              <w:rPr>
                <w:ins w:id="14682" w:author="Steve Hanson" w:date="2012-08-10T10:16:00Z"/>
                <w:rFonts w:cs="Arial"/>
                <w:color w:val="000000"/>
              </w:rPr>
            </w:pPr>
            <w:ins w:id="14683" w:author="Steve Hanson" w:date="2012-08-10T10:16:00Z">
              <w:r>
                <w:rPr>
                  <w:rFonts w:cs="Arial"/>
                  <w:color w:val="000000"/>
                </w:rPr>
                <w:t>DFDL</w:t>
              </w:r>
              <w:r>
                <w:rPr>
                  <w:rFonts w:eastAsia="Arial" w:cs="Arial"/>
                  <w:color w:val="000000"/>
                </w:rPr>
                <w:t xml:space="preserve"> </w:t>
              </w:r>
              <w:r>
                <w:rPr>
                  <w:rFonts w:cs="Arial"/>
                  <w:color w:val="000000"/>
                </w:rPr>
                <w:t>character</w:t>
              </w:r>
              <w:r>
                <w:rPr>
                  <w:rFonts w:eastAsia="Arial" w:cs="Arial"/>
                  <w:color w:val="000000"/>
                </w:rPr>
                <w:t xml:space="preserve"> </w:t>
              </w:r>
              <w:r>
                <w:rPr>
                  <w:rFonts w:cs="Arial"/>
                  <w:color w:val="000000"/>
                </w:rPr>
                <w:t>entities</w:t>
              </w:r>
              <w:r>
                <w:rPr>
                  <w:rFonts w:eastAsia="Arial" w:cs="Arial"/>
                  <w:color w:val="000000"/>
                </w:rPr>
                <w:t xml:space="preserve"> </w:t>
              </w:r>
              <w:r>
                <w:rPr>
                  <w:rFonts w:cs="Arial"/>
                  <w:color w:val="000000"/>
                </w:rPr>
                <w:t>are</w:t>
              </w:r>
              <w:r>
                <w:rPr>
                  <w:rFonts w:eastAsia="Arial" w:cs="Arial"/>
                  <w:color w:val="000000"/>
                </w:rPr>
                <w:t xml:space="preserve"> </w:t>
              </w:r>
              <w:r>
                <w:rPr>
                  <w:rFonts w:cs="Arial"/>
                  <w:color w:val="000000"/>
                </w:rPr>
                <w:t>allowed</w:t>
              </w:r>
            </w:ins>
          </w:p>
          <w:p w14:paraId="09FC6BC4" w14:textId="77777777" w:rsidR="002D79AC" w:rsidRDefault="002D79AC" w:rsidP="002D79AC">
            <w:pPr>
              <w:numPr>
                <w:ilvl w:val="0"/>
                <w:numId w:val="108"/>
              </w:numPr>
              <w:suppressAutoHyphens/>
              <w:autoSpaceDE w:val="0"/>
              <w:spacing w:before="0" w:after="0"/>
              <w:rPr>
                <w:ins w:id="14684" w:author="Steve Hanson" w:date="2012-08-10T10:16:00Z"/>
                <w:rFonts w:ascii="Helv" w:hAnsi="Helv" w:cs="Helv"/>
                <w:color w:val="000000"/>
              </w:rPr>
            </w:pPr>
            <w:ins w:id="14685" w:author="Steve Hanson" w:date="2012-08-10T10:16:00Z">
              <w:r>
                <w:rPr>
                  <w:rFonts w:ascii="Helv" w:hAnsi="Helv" w:cs="Helv"/>
                  <w:color w:val="000000"/>
                </w:rPr>
                <w:t>The</w:t>
              </w:r>
              <w:r>
                <w:rPr>
                  <w:rFonts w:ascii="Helv" w:eastAsia="Helv" w:hAnsi="Helv" w:cs="Helv"/>
                  <w:color w:val="000000"/>
                </w:rPr>
                <w:t xml:space="preserve"> </w:t>
              </w:r>
              <w:r>
                <w:rPr>
                  <w:rFonts w:ascii="Helv" w:hAnsi="Helv" w:cs="Helv"/>
                  <w:color w:val="000000"/>
                </w:rPr>
                <w:t>raw</w:t>
              </w:r>
              <w:r>
                <w:rPr>
                  <w:rFonts w:ascii="Helv" w:eastAsia="Helv" w:hAnsi="Helv" w:cs="Helv"/>
                  <w:color w:val="000000"/>
                </w:rPr>
                <w:t xml:space="preserve"> </w:t>
              </w:r>
              <w:r>
                <w:rPr>
                  <w:rFonts w:ascii="Helv" w:hAnsi="Helv" w:cs="Helv"/>
                  <w:color w:val="000000"/>
                </w:rPr>
                <w:t>byte</w:t>
              </w:r>
              <w:r>
                <w:rPr>
                  <w:rFonts w:ascii="Helv" w:eastAsia="Helv" w:hAnsi="Helv" w:cs="Helv"/>
                  <w:color w:val="000000"/>
                </w:rPr>
                <w:t xml:space="preserve"> </w:t>
              </w:r>
              <w:r>
                <w:rPr>
                  <w:rFonts w:ascii="Helv" w:hAnsi="Helv" w:cs="Helv"/>
                  <w:color w:val="000000"/>
                </w:rPr>
                <w:t>entity</w:t>
              </w:r>
              <w:r>
                <w:rPr>
                  <w:rFonts w:ascii="Helv" w:eastAsia="Helv" w:hAnsi="Helv" w:cs="Helv"/>
                  <w:color w:val="000000"/>
                </w:rPr>
                <w:t xml:space="preserve"> </w:t>
              </w:r>
              <w:r>
                <w:rPr>
                  <w:rFonts w:ascii="Helv" w:hAnsi="Helv" w:cs="Helv"/>
                  <w:color w:val="000000"/>
                </w:rPr>
                <w:t>(</w:t>
              </w:r>
              <w:r>
                <w:rPr>
                  <w:rFonts w:ascii="Helv" w:eastAsia="Helv" w:hAnsi="Helv" w:cs="Helv"/>
                  <w:color w:val="000000"/>
                </w:rPr>
                <w:t xml:space="preserve"> </w:t>
              </w:r>
              <w:r>
                <w:rPr>
                  <w:rFonts w:ascii="Helv" w:hAnsi="Helv" w:cs="Helv"/>
                  <w:color w:val="000000"/>
                </w:rPr>
                <w:t>%#r</w:t>
              </w:r>
              <w:r>
                <w:rPr>
                  <w:rFonts w:ascii="Helv" w:eastAsia="Helv" w:hAnsi="Helv" w:cs="Helv"/>
                  <w:color w:val="000000"/>
                </w:rPr>
                <w:t xml:space="preserve"> </w:t>
              </w:r>
              <w:r>
                <w:rPr>
                  <w:rFonts w:ascii="Helv" w:hAnsi="Helv" w:cs="Helv"/>
                  <w:color w:val="000000"/>
                </w:rPr>
                <w:t>)</w:t>
              </w:r>
              <w:r>
                <w:rPr>
                  <w:rFonts w:ascii="Helv" w:eastAsia="Helv" w:hAnsi="Helv" w:cs="Helv"/>
                  <w:color w:val="000000"/>
                </w:rPr>
                <w:t xml:space="preserve"> </w:t>
              </w:r>
              <w:r>
                <w:rPr>
                  <w:rFonts w:ascii="Helv" w:hAnsi="Helv" w:cs="Helv"/>
                  <w:color w:val="000000"/>
                </w:rPr>
                <w:t>is</w:t>
              </w:r>
              <w:r>
                <w:rPr>
                  <w:rFonts w:ascii="Helv" w:eastAsia="Helv" w:hAnsi="Helv" w:cs="Helv"/>
                  <w:color w:val="000000"/>
                </w:rPr>
                <w:t xml:space="preserve"> </w:t>
              </w:r>
              <w:r>
                <w:rPr>
                  <w:rFonts w:ascii="Helv" w:hAnsi="Helv" w:cs="Helv"/>
                  <w:color w:val="000000"/>
                </w:rPr>
                <w:t>allowed</w:t>
              </w:r>
            </w:ins>
          </w:p>
          <w:p w14:paraId="4A2F6777" w14:textId="37410E80" w:rsidR="008C55EF" w:rsidRPr="00240AC5" w:rsidDel="002D79AC" w:rsidRDefault="002D79AC" w:rsidP="002D79AC">
            <w:pPr>
              <w:numPr>
                <w:ilvl w:val="0"/>
                <w:numId w:val="108"/>
              </w:numPr>
              <w:suppressAutoHyphens/>
              <w:rPr>
                <w:ins w:id="14686" w:author="mbeckerle" w:date="2012-03-24T15:38:00Z"/>
                <w:del w:id="14687" w:author="Steve Hanson" w:date="2012-08-10T10:16:00Z"/>
                <w:rFonts w:cs="Arial"/>
              </w:rPr>
            </w:pPr>
            <w:ins w:id="14688" w:author="Steve Hanson" w:date="2012-08-10T10:16:00Z">
              <w:r>
                <w:rPr>
                  <w:rFonts w:ascii="Helv" w:hAnsi="Helv" w:cs="Helv"/>
                  <w:color w:val="000000"/>
                </w:rPr>
                <w:t>DFDL</w:t>
              </w:r>
              <w:r>
                <w:rPr>
                  <w:rFonts w:ascii="Helv" w:eastAsia="Helv" w:hAnsi="Helv" w:cs="Helv"/>
                  <w:color w:val="000000"/>
                </w:rPr>
                <w:t xml:space="preserve"> </w:t>
              </w:r>
              <w:r>
                <w:rPr>
                  <w:rFonts w:ascii="Helv" w:hAnsi="Helv" w:cs="Helv"/>
                  <w:color w:val="000000"/>
                </w:rPr>
                <w:t>Character</w:t>
              </w:r>
              <w:r>
                <w:rPr>
                  <w:rFonts w:ascii="Helv" w:eastAsia="Helv" w:hAnsi="Helv" w:cs="Helv"/>
                  <w:color w:val="000000"/>
                </w:rPr>
                <w:t xml:space="preserve"> </w:t>
              </w:r>
              <w:r>
                <w:rPr>
                  <w:rFonts w:ascii="Helv" w:hAnsi="Helv" w:cs="Helv"/>
                  <w:color w:val="000000"/>
                </w:rPr>
                <w:t>classes</w:t>
              </w:r>
              <w:r>
                <w:rPr>
                  <w:rFonts w:ascii="Helv" w:eastAsia="Helv" w:hAnsi="Helv" w:cs="Helv"/>
                  <w:color w:val="000000"/>
                </w:rPr>
                <w:t xml:space="preserve"> </w:t>
              </w:r>
              <w:r>
                <w:rPr>
                  <w:rFonts w:ascii="Helv" w:hAnsi="Helv" w:cs="Helv"/>
                  <w:color w:val="000000"/>
                </w:rPr>
                <w:t>(</w:t>
              </w:r>
              <w:r>
                <w:rPr>
                  <w:rFonts w:ascii="Helv" w:eastAsia="Helv" w:hAnsi="Helv" w:cs="Helv"/>
                  <w:color w:val="000000"/>
                </w:rPr>
                <w:t xml:space="preserve"> </w:t>
              </w:r>
              <w:r>
                <w:rPr>
                  <w:rFonts w:ascii="Helv" w:hAnsi="Helv" w:cs="Helv"/>
                  <w:color w:val="000000"/>
                </w:rPr>
                <w:t>NL,</w:t>
              </w:r>
              <w:r>
                <w:rPr>
                  <w:rFonts w:ascii="Helv" w:eastAsia="Helv" w:hAnsi="Helv" w:cs="Helv"/>
                  <w:color w:val="000000"/>
                </w:rPr>
                <w:t xml:space="preserve"> </w:t>
              </w:r>
              <w:r>
                <w:rPr>
                  <w:rFonts w:ascii="Helv" w:hAnsi="Helv" w:cs="Helv"/>
                  <w:color w:val="000000"/>
                </w:rPr>
                <w:t>WSP,</w:t>
              </w:r>
              <w:r>
                <w:rPr>
                  <w:rFonts w:ascii="Helv" w:eastAsia="Helv" w:hAnsi="Helv" w:cs="Helv"/>
                  <w:color w:val="000000"/>
                </w:rPr>
                <w:t xml:space="preserve"> </w:t>
              </w:r>
              <w:r>
                <w:rPr>
                  <w:rFonts w:ascii="Helv" w:hAnsi="Helv" w:cs="Helv"/>
                  <w:color w:val="000000"/>
                </w:rPr>
                <w:t>WSP+,</w:t>
              </w:r>
              <w:r>
                <w:rPr>
                  <w:rFonts w:ascii="Helv" w:eastAsia="Helv" w:hAnsi="Helv" w:cs="Helv"/>
                  <w:color w:val="000000"/>
                </w:rPr>
                <w:t xml:space="preserve"> </w:t>
              </w:r>
              <w:r>
                <w:rPr>
                  <w:rFonts w:ascii="Helv" w:hAnsi="Helv" w:cs="Helv"/>
                  <w:color w:val="000000"/>
                </w:rPr>
                <w:t>WSP*</w:t>
              </w:r>
            </w:ins>
            <w:ins w:id="14689" w:author="Steve Hanson" w:date="2012-08-10T10:17:00Z">
              <w:r>
                <w:rPr>
                  <w:rFonts w:ascii="Helv" w:hAnsi="Helv" w:cs="Helv"/>
                  <w:color w:val="000000"/>
                </w:rPr>
                <w:t>, ES</w:t>
              </w:r>
            </w:ins>
            <w:ins w:id="14690" w:author="Steve Hanson" w:date="2012-08-10T10:16:00Z">
              <w:r>
                <w:rPr>
                  <w:rFonts w:ascii="Helv" w:eastAsia="Helv" w:hAnsi="Helv" w:cs="Helv"/>
                  <w:color w:val="000000"/>
                </w:rPr>
                <w:t xml:space="preserve"> </w:t>
              </w:r>
              <w:r>
                <w:rPr>
                  <w:rFonts w:ascii="Helv" w:hAnsi="Helv" w:cs="Helv"/>
                  <w:color w:val="000000"/>
                </w:rPr>
                <w:t>)</w:t>
              </w:r>
              <w:r>
                <w:rPr>
                  <w:rFonts w:ascii="Helv" w:eastAsia="Helv" w:hAnsi="Helv" w:cs="Helv"/>
                  <w:color w:val="000000"/>
                </w:rPr>
                <w:t xml:space="preserve"> </w:t>
              </w:r>
              <w:r>
                <w:rPr>
                  <w:rFonts w:ascii="Helv" w:hAnsi="Helv" w:cs="Helv"/>
                  <w:color w:val="000000"/>
                </w:rPr>
                <w:t>are</w:t>
              </w:r>
              <w:r>
                <w:rPr>
                  <w:rFonts w:ascii="Helv" w:eastAsia="Helv" w:hAnsi="Helv" w:cs="Helv"/>
                  <w:color w:val="000000"/>
                </w:rPr>
                <w:t xml:space="preserve"> not </w:t>
              </w:r>
              <w:r>
                <w:rPr>
                  <w:rFonts w:ascii="Helv" w:hAnsi="Helv" w:cs="Helv"/>
                  <w:color w:val="000000"/>
                </w:rPr>
                <w:t>allowed</w:t>
              </w:r>
            </w:ins>
            <w:ins w:id="14691" w:author="mbeckerle" w:date="2012-03-24T15:38:00Z">
              <w:del w:id="14692" w:author="Steve Hanson" w:date="2012-08-10T10:16:00Z">
                <w:r w:rsidR="008C55EF" w:rsidRPr="00240AC5" w:rsidDel="002D79AC">
                  <w:rPr>
                    <w:rFonts w:cs="Arial"/>
                  </w:rPr>
                  <w:delText>Ordinary</w:delText>
                </w:r>
                <w:r w:rsidR="008C55EF" w:rsidRPr="00240AC5" w:rsidDel="002D79AC">
                  <w:rPr>
                    <w:rFonts w:eastAsia="Arial" w:cs="Arial"/>
                  </w:rPr>
                  <w:delText xml:space="preserve"> </w:delText>
                </w:r>
                <w:r w:rsidR="008C55EF" w:rsidRPr="00240AC5" w:rsidDel="002D79AC">
                  <w:rPr>
                    <w:rFonts w:cs="Arial"/>
                  </w:rPr>
                  <w:delText>characters</w:delText>
                </w:r>
                <w:r w:rsidR="008C55EF" w:rsidRPr="00240AC5" w:rsidDel="002D79AC">
                  <w:rPr>
                    <w:rFonts w:eastAsia="Arial" w:cs="Arial"/>
                  </w:rPr>
                  <w:delText xml:space="preserve"> </w:delText>
                </w:r>
                <w:r w:rsidR="008C55EF" w:rsidRPr="00240AC5" w:rsidDel="002D79AC">
                  <w:rPr>
                    <w:rFonts w:cs="Arial"/>
                  </w:rPr>
                  <w:delText>are</w:delText>
                </w:r>
                <w:r w:rsidR="008C55EF" w:rsidRPr="00240AC5" w:rsidDel="002D79AC">
                  <w:rPr>
                    <w:rFonts w:eastAsia="Arial" w:cs="Arial"/>
                  </w:rPr>
                  <w:delText xml:space="preserve"> </w:delText>
                </w:r>
                <w:r w:rsidR="008C55EF" w:rsidRPr="00240AC5" w:rsidDel="002D79AC">
                  <w:rPr>
                    <w:rFonts w:cs="Arial"/>
                  </w:rPr>
                  <w:delText>not</w:delText>
                </w:r>
                <w:r w:rsidR="008C55EF" w:rsidRPr="00240AC5" w:rsidDel="002D79AC">
                  <w:rPr>
                    <w:rFonts w:eastAsia="Arial" w:cs="Arial"/>
                  </w:rPr>
                  <w:delText xml:space="preserve"> </w:delText>
                </w:r>
                <w:r w:rsidR="008C55EF" w:rsidRPr="00240AC5" w:rsidDel="002D79AC">
                  <w:rPr>
                    <w:rFonts w:cs="Arial"/>
                  </w:rPr>
                  <w:delText>allowed</w:delText>
                </w:r>
              </w:del>
            </w:ins>
          </w:p>
          <w:p w14:paraId="17A11760" w14:textId="3DED9C65" w:rsidR="008C55EF" w:rsidRPr="00240AC5" w:rsidRDefault="008C55EF" w:rsidP="00240AC5">
            <w:pPr>
              <w:numPr>
                <w:ilvl w:val="0"/>
                <w:numId w:val="108"/>
              </w:numPr>
              <w:suppressAutoHyphens/>
              <w:rPr>
                <w:ins w:id="14693" w:author="mbeckerle" w:date="2012-03-24T15:38:00Z"/>
                <w:rFonts w:ascii="Helv" w:hAnsi="Helv" w:cs="Helv"/>
                <w:color w:val="000000"/>
              </w:rPr>
            </w:pPr>
            <w:ins w:id="14694" w:author="mbeckerle" w:date="2012-03-24T15:38:00Z">
              <w:del w:id="14695" w:author="Steve Hanson" w:date="2012-08-10T10:16:00Z">
                <w:r w:rsidRPr="00240AC5" w:rsidDel="002D79AC">
                  <w:rPr>
                    <w:rFonts w:ascii="Helv" w:hAnsi="Helv" w:cs="Helv"/>
                    <w:color w:val="000000"/>
                  </w:rPr>
                  <w:delText>Only</w:delText>
                </w:r>
                <w:r w:rsidRPr="00240AC5" w:rsidDel="002D79AC">
                  <w:rPr>
                    <w:rFonts w:ascii="Helv" w:eastAsia="Helv" w:hAnsi="Helv" w:cs="Helv"/>
                    <w:color w:val="000000"/>
                  </w:rPr>
                  <w:delText xml:space="preserve"> </w:delText>
                </w:r>
                <w:r w:rsidRPr="00240AC5" w:rsidDel="002D79AC">
                  <w:rPr>
                    <w:rFonts w:ascii="Helv" w:hAnsi="Helv" w:cs="Helv"/>
                    <w:color w:val="000000"/>
                  </w:rPr>
                  <w:delText>%#r</w:delText>
                </w:r>
                <w:r w:rsidRPr="00240AC5" w:rsidDel="002D79AC">
                  <w:rPr>
                    <w:rFonts w:ascii="Helv" w:eastAsia="Helv" w:hAnsi="Helv" w:cs="Helv"/>
                    <w:color w:val="000000"/>
                  </w:rPr>
                  <w:delText xml:space="preserve"> </w:delText>
                </w:r>
                <w:r w:rsidRPr="00240AC5" w:rsidDel="002D79AC">
                  <w:rPr>
                    <w:rFonts w:ascii="Helv" w:hAnsi="Helv" w:cs="Helv"/>
                    <w:color w:val="000000"/>
                  </w:rPr>
                  <w:delText>entity</w:delText>
                </w:r>
                <w:r w:rsidRPr="00240AC5" w:rsidDel="002D79AC">
                  <w:rPr>
                    <w:rFonts w:ascii="Helv" w:eastAsia="Helv" w:hAnsi="Helv" w:cs="Helv"/>
                    <w:color w:val="000000"/>
                  </w:rPr>
                  <w:delText xml:space="preserve"> </w:delText>
                </w:r>
                <w:r w:rsidRPr="00240AC5" w:rsidDel="002D79AC">
                  <w:rPr>
                    <w:rFonts w:ascii="Helv" w:hAnsi="Helv" w:cs="Helv"/>
                    <w:color w:val="000000"/>
                  </w:rPr>
                  <w:delText>is</w:delText>
                </w:r>
                <w:r w:rsidRPr="00240AC5" w:rsidDel="002D79AC">
                  <w:rPr>
                    <w:rFonts w:ascii="Helv" w:eastAsia="Helv" w:hAnsi="Helv" w:cs="Helv"/>
                    <w:color w:val="000000"/>
                  </w:rPr>
                  <w:delText xml:space="preserve"> </w:delText>
                </w:r>
                <w:r w:rsidRPr="00240AC5" w:rsidDel="002D79AC">
                  <w:rPr>
                    <w:rFonts w:ascii="Helv" w:hAnsi="Helv" w:cs="Helv"/>
                    <w:color w:val="000000"/>
                  </w:rPr>
                  <w:delText>allowed</w:delText>
                </w:r>
              </w:del>
              <w:r w:rsidRPr="00240AC5">
                <w:rPr>
                  <w:rFonts w:ascii="Helv" w:hAnsi="Helv" w:cs="Helv"/>
                  <w:color w:val="000000"/>
                </w:rPr>
                <w:t>.</w:t>
              </w:r>
            </w:ins>
            <w:commentRangeEnd w:id="14635"/>
            <w:ins w:id="14696" w:author="mbeckerle" w:date="2012-03-24T15:40:00Z">
              <w:r>
                <w:rPr>
                  <w:rStyle w:val="CommentReference"/>
                </w:rPr>
                <w:commentReference w:id="14635"/>
              </w:r>
            </w:ins>
          </w:p>
          <w:p w14:paraId="1F186AF2" w14:textId="77777777" w:rsidR="003F1FDE" w:rsidRDefault="003F1FDE" w:rsidP="008C55EF">
            <w:pPr>
              <w:rPr>
                <w:ins w:id="14697" w:author="mbeckerle" w:date="2012-03-25T12:03:00Z"/>
              </w:rPr>
            </w:pPr>
            <w:ins w:id="14698" w:author="mbeckerle" w:date="2012-03-24T18:13:00Z">
              <w:r>
                <w:t xml:space="preserve">nilValue is sensitive to ignoreCase when nilKind is ‘literalValue’ or </w:t>
              </w:r>
            </w:ins>
            <w:ins w:id="14699" w:author="mbeckerle" w:date="2012-03-24T18:14:00Z">
              <w:r>
                <w:t>‘logicalValue’, but not when nilKind is ‘literalCharacter’</w:t>
              </w:r>
            </w:ins>
          </w:p>
          <w:p w14:paraId="48F98C1C" w14:textId="260D5F6E" w:rsidR="002331E1" w:rsidRPr="008C55EF" w:rsidRDefault="002331E1" w:rsidP="002331E1">
            <w:ins w:id="14700" w:author="mbeckerle" w:date="2012-03-25T12:03:00Z">
              <w:r>
                <w:t xml:space="preserve">Complex </w:t>
              </w:r>
              <w:del w:id="14701" w:author="Steve Hanson" w:date="2012-08-10T10:17:00Z">
                <w:r w:rsidDel="002D79AC">
                  <w:delText xml:space="preserve">type </w:delText>
                </w:r>
              </w:del>
              <w:r>
                <w:t>elements can be nillable, but nilKind can only be ‘literalValue’ a</w:t>
              </w:r>
            </w:ins>
            <w:ins w:id="14702" w:author="Steve Hanson" w:date="2012-08-10T10:17:00Z">
              <w:r w:rsidR="002D79AC">
                <w:t>nd</w:t>
              </w:r>
            </w:ins>
            <w:ins w:id="14703" w:author="mbeckerle" w:date="2012-03-25T12:03:00Z">
              <w:del w:id="14704" w:author="Steve Hanson" w:date="2012-08-10T10:17:00Z">
                <w:r w:rsidDel="002D79AC">
                  <w:delText>s well as</w:delText>
                </w:r>
              </w:del>
              <w:r>
                <w:t xml:space="preserve"> nilValue must be “%ES;”. It is a schema definition error otherwise. </w:t>
              </w:r>
            </w:ins>
          </w:p>
          <w:p w14:paraId="0B31BD91" w14:textId="3E549AE1" w:rsidR="003102BD" w:rsidRPr="005223F4" w:rsidDel="00316B66" w:rsidRDefault="00316B66" w:rsidP="00D67874">
            <w:pPr>
              <w:rPr>
                <w:ins w:id="14705" w:author="Steve Hanson" w:date="2012-04-11T15:53:00Z"/>
                <w:del w:id="14706" w:author="mbeckerle" w:date="2012-04-22T20:56:00Z"/>
              </w:rPr>
            </w:pPr>
            <w:ins w:id="14707" w:author="mbeckerle" w:date="2012-04-22T20:56:00Z">
              <w:r>
                <w:t>A</w:t>
              </w:r>
            </w:ins>
            <w:ins w:id="14708" w:author="Steve Hanson" w:date="2012-03-01T11:25:00Z">
              <w:del w:id="14709" w:author="mbeckerle" w:date="2012-04-22T20:56:00Z">
                <w:r w:rsidR="00E13147" w:rsidDel="00316B66">
                  <w:delText xml:space="preserve"> </w:delText>
                </w:r>
              </w:del>
            </w:ins>
          </w:p>
          <w:p w14:paraId="2880E70A" w14:textId="1109FECF" w:rsidR="003102BD" w:rsidRPr="005223F4" w:rsidDel="00316B66" w:rsidRDefault="0089198E">
            <w:pPr>
              <w:rPr>
                <w:del w:id="14710" w:author="mbeckerle" w:date="2012-04-22T20:56:00Z"/>
              </w:rPr>
            </w:pPr>
            <w:del w:id="14711" w:author="mbeckerle" w:date="2012-04-22T20:56:00Z">
              <w:r w:rsidRPr="00240AC5" w:rsidDel="00316B66">
                <w:rPr>
                  <w:rStyle w:val="CommentReference"/>
                  <w:bCs/>
                </w:rPr>
                <w:commentReference w:id="14712"/>
              </w:r>
            </w:del>
            <w:commentRangeStart w:id="14713"/>
            <w:ins w:id="14714" w:author="Steve Hanson" w:date="2012-03-01T11:25:00Z">
              <w:del w:id="14715" w:author="mbeckerle" w:date="2012-04-22T20:56:00Z">
                <w:r w:rsidR="00E13147" w:rsidDel="00316B66">
                  <w:delText xml:space="preserve"> </w:delText>
                </w:r>
              </w:del>
            </w:ins>
            <w:commentRangeEnd w:id="14713"/>
            <w:del w:id="14716" w:author="mbeckerle" w:date="2012-04-22T20:56:00Z">
              <w:r w:rsidR="00E13147" w:rsidRPr="00240AC5" w:rsidDel="00316B66">
                <w:rPr>
                  <w:rStyle w:val="CommentReference"/>
                  <w:bCs/>
                </w:rPr>
                <w:commentReference w:id="14713"/>
              </w:r>
            </w:del>
          </w:p>
          <w:p w14:paraId="742C2E71" w14:textId="478116CD" w:rsidR="00391C0E" w:rsidRPr="005223F4" w:rsidRDefault="00391C0E">
            <w:del w:id="14717" w:author="mbeckerle" w:date="2012-04-22T20:56:00Z">
              <w:r w:rsidRPr="005223F4" w:rsidDel="00316B66">
                <w:delText>A</w:delText>
              </w:r>
            </w:del>
            <w:r w:rsidRPr="005223F4">
              <w:t>nnotation: dfdl:element(simpleType)</w:t>
            </w:r>
          </w:p>
        </w:tc>
      </w:tr>
      <w:tr w:rsidR="00391C0E" w:rsidRPr="005223F4" w14:paraId="3E98248E" w14:textId="77777777" w:rsidTr="00240AC5">
        <w:trPr>
          <w:trHeight w:val="153"/>
        </w:trPr>
        <w:tc>
          <w:tcPr>
            <w:tcW w:w="2628" w:type="dxa"/>
            <w:shd w:val="clear" w:color="auto" w:fill="auto"/>
          </w:tcPr>
          <w:p w14:paraId="098D0907" w14:textId="77777777" w:rsidR="00391C0E" w:rsidRPr="005223F4" w:rsidRDefault="00391C0E" w:rsidP="003102BD">
            <w:r w:rsidRPr="005223F4">
              <w:t>nilValueDelimiterPolicy</w:t>
            </w:r>
          </w:p>
        </w:tc>
        <w:tc>
          <w:tcPr>
            <w:tcW w:w="6228" w:type="dxa"/>
            <w:shd w:val="clear" w:color="auto" w:fill="auto"/>
          </w:tcPr>
          <w:p w14:paraId="029FFE5B" w14:textId="77777777" w:rsidR="00391C0E" w:rsidRPr="005223F4" w:rsidRDefault="00391C0E" w:rsidP="00D67874">
            <w:r w:rsidRPr="005223F4">
              <w:t>Enum</w:t>
            </w:r>
          </w:p>
          <w:p w14:paraId="4EED8DFF" w14:textId="77777777" w:rsidR="00391C0E" w:rsidRPr="005223F4" w:rsidRDefault="00391C0E" w:rsidP="00D67874">
            <w:r w:rsidRPr="005223F4">
              <w:t>Valid values are 'none', 'initiator', 'terminator' or 'both'.</w:t>
            </w:r>
          </w:p>
          <w:p w14:paraId="0A6D5E89" w14:textId="464C6658" w:rsidR="00391C0E" w:rsidRPr="005223F4" w:rsidRDefault="00391C0E" w:rsidP="00D67874">
            <w:r w:rsidRPr="005223F4">
              <w:t xml:space="preserve">Indicates that when </w:t>
            </w:r>
            <w:ins w:id="14718" w:author="mbeckerle" w:date="2013-01-28T14:25:00Z">
              <w:r w:rsidR="009904E7">
                <w:t xml:space="preserve">the value nil is represented, </w:t>
              </w:r>
            </w:ins>
            <w:del w:id="14719" w:author="mbeckerle" w:date="2013-01-28T14:25:00Z">
              <w:r w:rsidRPr="005223F4" w:rsidDel="009904E7">
                <w:delText xml:space="preserve">a value is nil, </w:delText>
              </w:r>
            </w:del>
            <w:r w:rsidRPr="005223F4">
              <w:t>an initiator (if one is defined), a terminator (if one is defined), both an initiator and a terminator (if defined) or neither must be present.</w:t>
            </w:r>
          </w:p>
          <w:p w14:paraId="20D071A8" w14:textId="77777777" w:rsidR="00CB6821" w:rsidRDefault="00391C0E" w:rsidP="00D67874">
            <w:pPr>
              <w:rPr>
                <w:ins w:id="14720" w:author="mbeckerle" w:date="2012-03-24T17:32:00Z"/>
              </w:rPr>
            </w:pPr>
            <w:r w:rsidRPr="005223F4">
              <w:t>Ignored if both dfdl:initiator and dfdl</w:t>
            </w:r>
            <w:r w:rsidR="00E76101" w:rsidRPr="005223F4">
              <w:t>:</w:t>
            </w:r>
            <w:r w:rsidRPr="005223F4">
              <w:t>terminator are "" (empty string).</w:t>
            </w:r>
          </w:p>
          <w:p w14:paraId="77A5033C" w14:textId="26C09750" w:rsidR="00391C0E" w:rsidRPr="005223F4" w:rsidRDefault="00CB6821" w:rsidP="00D67874">
            <w:ins w:id="14721" w:author="mbeckerle" w:date="2012-03-24T17:32:00Z">
              <w:r>
                <w:t xml:space="preserve">Ignored if nilKind is set to </w:t>
              </w:r>
            </w:ins>
            <w:ins w:id="14722" w:author="mbeckerle" w:date="2012-03-24T17:33:00Z">
              <w:r>
                <w:t xml:space="preserve">‘logicalValue’ In this case the DFDL processor treats a nil </w:t>
              </w:r>
            </w:ins>
            <w:ins w:id="14723" w:author="mbeckerle" w:date="2013-01-28T14:26:00Z">
              <w:r w:rsidR="009904E7">
                <w:t>representation</w:t>
              </w:r>
            </w:ins>
            <w:ins w:id="14724" w:author="mbeckerle" w:date="2012-03-24T17:33:00Z">
              <w:r>
                <w:t xml:space="preserve"> like any other </w:t>
              </w:r>
            </w:ins>
            <w:ins w:id="14725" w:author="mbeckerle" w:date="2013-01-28T14:27:00Z">
              <w:r w:rsidR="009904E7">
                <w:t xml:space="preserve">representation of the element in that it </w:t>
              </w:r>
            </w:ins>
            <w:ins w:id="14726" w:author="mbeckerle" w:date="2012-03-24T17:33:00Z">
              <w:r>
                <w:t>expects delim</w:t>
              </w:r>
            </w:ins>
            <w:ins w:id="14727" w:author="Steve Hanson" w:date="2012-08-10T10:19:00Z">
              <w:r w:rsidR="002D79AC">
                <w:t>i</w:t>
              </w:r>
            </w:ins>
            <w:ins w:id="14728" w:author="mbeckerle" w:date="2012-03-24T17:33:00Z">
              <w:r>
                <w:t>ters when parsing, outputs them when unparsing.</w:t>
              </w:r>
            </w:ins>
            <w:r w:rsidR="00996EB7" w:rsidRPr="00240AC5">
              <w:rPr>
                <w:rStyle w:val="CommentReference"/>
                <w:bCs/>
              </w:rPr>
              <w:commentReference w:id="14729"/>
            </w:r>
          </w:p>
          <w:p w14:paraId="107A0066" w14:textId="4DF22F7F" w:rsidR="00391C0E" w:rsidRPr="005223F4" w:rsidRDefault="00391C0E" w:rsidP="00D67874">
            <w:r w:rsidRPr="005223F4">
              <w:t xml:space="preserve">'initiator' indicates that, on parsing, the dfdl:initiator followed by one of the dfdl:nilValue is the </w:t>
            </w:r>
            <w:del w:id="14730" w:author="mbeckerle" w:date="2013-01-28T12:37:00Z">
              <w:r w:rsidRPr="005223F4" w:rsidDel="004F385A">
                <w:delText xml:space="preserve">required </w:delText>
              </w:r>
            </w:del>
            <w:ins w:id="14731" w:author="mbeckerle" w:date="2013-01-28T12:37:00Z">
              <w:r w:rsidR="004F385A">
                <w:t>necessary</w:t>
              </w:r>
              <w:r w:rsidR="004F385A" w:rsidRPr="005223F4">
                <w:t xml:space="preserve"> </w:t>
              </w:r>
            </w:ins>
            <w:r w:rsidRPr="005223F4">
              <w:t xml:space="preserve">syntax to indicate that a nil </w:t>
            </w:r>
            <w:del w:id="14732" w:author="mbeckerle" w:date="2013-01-28T14:27:00Z">
              <w:r w:rsidRPr="005223F4" w:rsidDel="009904E7">
                <w:delText xml:space="preserve">value </w:delText>
              </w:r>
            </w:del>
            <w:ins w:id="14733" w:author="mbeckerle" w:date="2013-01-28T14:27:00Z">
              <w:r w:rsidR="009904E7">
                <w:t>representation</w:t>
              </w:r>
              <w:r w:rsidR="009904E7" w:rsidRPr="005223F4">
                <w:t xml:space="preserve"> </w:t>
              </w:r>
            </w:ins>
            <w:r w:rsidRPr="005223F4">
              <w:t xml:space="preserve">is present. It also indicates that </w:t>
            </w:r>
            <w:r w:rsidR="00AB20A0" w:rsidRPr="005223F4">
              <w:t>on unparsing</w:t>
            </w:r>
            <w:r w:rsidRPr="005223F4">
              <w:t xml:space="preserve"> when the logical value is nil that the dfdl:initiator will be output followed by the first of the dfdl:nilValue.</w:t>
            </w:r>
          </w:p>
          <w:p w14:paraId="336DF63D" w14:textId="28DC68F3" w:rsidR="00391C0E" w:rsidRPr="005223F4" w:rsidRDefault="00391C0E" w:rsidP="00D67874">
            <w:r w:rsidRPr="005223F4">
              <w:t xml:space="preserve">'terminator' indicates that, on parsing, </w:t>
            </w:r>
            <w:del w:id="14734" w:author="mbeckerle" w:date="2013-01-28T14:27:00Z">
              <w:r w:rsidRPr="005223F4" w:rsidDel="009904E7">
                <w:delText xml:space="preserve">by </w:delText>
              </w:r>
            </w:del>
            <w:r w:rsidRPr="005223F4">
              <w:t xml:space="preserve">one of the dfdl:nilValue followed by the dfdl:terminator is the </w:t>
            </w:r>
            <w:del w:id="14735" w:author="mbeckerle" w:date="2013-01-28T12:37:00Z">
              <w:r w:rsidRPr="005223F4" w:rsidDel="004F385A">
                <w:delText xml:space="preserve">required </w:delText>
              </w:r>
            </w:del>
            <w:ins w:id="14736" w:author="mbeckerle" w:date="2013-01-28T12:37:00Z">
              <w:r w:rsidR="004F385A">
                <w:t>necessary</w:t>
              </w:r>
              <w:r w:rsidR="004F385A" w:rsidRPr="005223F4">
                <w:t xml:space="preserve"> </w:t>
              </w:r>
            </w:ins>
            <w:r w:rsidRPr="005223F4">
              <w:t xml:space="preserve">syntax to indicate that a nil </w:t>
            </w:r>
            <w:del w:id="14737" w:author="mbeckerle" w:date="2013-01-28T14:28:00Z">
              <w:r w:rsidRPr="005223F4" w:rsidDel="009904E7">
                <w:delText xml:space="preserve">value </w:delText>
              </w:r>
            </w:del>
            <w:ins w:id="14738" w:author="mbeckerle" w:date="2013-01-28T14:28:00Z">
              <w:r w:rsidR="009904E7">
                <w:t>representation</w:t>
              </w:r>
              <w:r w:rsidR="009904E7" w:rsidRPr="005223F4">
                <w:t xml:space="preserve"> </w:t>
              </w:r>
            </w:ins>
            <w:r w:rsidRPr="005223F4">
              <w:t xml:space="preserve">is present. It also indicates that </w:t>
            </w:r>
            <w:r w:rsidR="00AB20A0" w:rsidRPr="005223F4">
              <w:t>on unparsing</w:t>
            </w:r>
            <w:r w:rsidRPr="005223F4">
              <w:t xml:space="preserve"> when the logical value is nil the first of the dfdl:nilValue followed by </w:t>
            </w:r>
            <w:del w:id="14739" w:author="mbeckerle" w:date="2013-01-28T14:28:00Z">
              <w:r w:rsidRPr="005223F4" w:rsidDel="009904E7">
                <w:delText xml:space="preserve"> </w:delText>
              </w:r>
            </w:del>
            <w:r w:rsidRPr="005223F4">
              <w:t>the dfdl:terminator will be output.</w:t>
            </w:r>
          </w:p>
          <w:p w14:paraId="1C8C49F2" w14:textId="3F2D73FD" w:rsidR="00391C0E" w:rsidRPr="005223F4" w:rsidRDefault="00391C0E" w:rsidP="00D67874">
            <w:r w:rsidRPr="005223F4">
              <w:t xml:space="preserve">'both' indicates  that, on parsing, both the dfdl:initiator and dfdl:terminator must be present with one of the dfdl:nilValue to indicate that a nil </w:t>
            </w:r>
            <w:del w:id="14740" w:author="mbeckerle" w:date="2013-01-28T14:28:00Z">
              <w:r w:rsidRPr="005223F4" w:rsidDel="009904E7">
                <w:delText xml:space="preserve">value </w:delText>
              </w:r>
            </w:del>
            <w:ins w:id="14741" w:author="mbeckerle" w:date="2013-01-28T14:28:00Z">
              <w:r w:rsidR="009904E7">
                <w:t>representation</w:t>
              </w:r>
              <w:r w:rsidR="009904E7" w:rsidRPr="005223F4">
                <w:t xml:space="preserve"> </w:t>
              </w:r>
            </w:ins>
            <w:r w:rsidRPr="005223F4">
              <w:t>is present. On unparsing the dfdl:initiator followed by the first dfdl:nilValue, followed by the dfdl:terminator will be output.</w:t>
            </w:r>
          </w:p>
          <w:p w14:paraId="4CFD7CD7" w14:textId="78347B2C" w:rsidR="00391C0E" w:rsidRPr="005223F4" w:rsidRDefault="00391C0E" w:rsidP="00D67874">
            <w:r w:rsidRPr="005223F4">
              <w:t>'none' indicates that one of the dfdl:nilValue</w:t>
            </w:r>
            <w:del w:id="14742" w:author="mbeckerle" w:date="2013-01-28T14:28:00Z">
              <w:r w:rsidRPr="005223F4" w:rsidDel="009904E7">
                <w:delText xml:space="preserve"> </w:delText>
              </w:r>
            </w:del>
            <w:r w:rsidRPr="005223F4">
              <w:t xml:space="preserve"> without any dfdl:initiator or dfdl:terminator triggers creation of a nil</w:t>
            </w:r>
            <w:ins w:id="14743" w:author="mbeckerle" w:date="2013-01-28T14:28:00Z">
              <w:r w:rsidR="009904E7">
                <w:t xml:space="preserve"> </w:t>
              </w:r>
            </w:ins>
            <w:r w:rsidRPr="005223F4">
              <w:t>value</w:t>
            </w:r>
            <w:r w:rsidR="00AB20A0" w:rsidRPr="005223F4">
              <w:t>.</w:t>
            </w:r>
            <w:r w:rsidRPr="005223F4">
              <w:t xml:space="preserve"> On </w:t>
            </w:r>
            <w:r w:rsidR="00AB20A0" w:rsidRPr="005223F4">
              <w:t xml:space="preserve">unparsing  </w:t>
            </w:r>
            <w:r w:rsidRPr="005223F4">
              <w:t>the first of the dfdl:nilValue is output without the dfdl:initiator or dfdl:terminator.</w:t>
            </w:r>
          </w:p>
          <w:p w14:paraId="33AB193A" w14:textId="77777777" w:rsidR="001E0938" w:rsidRPr="00240AC5" w:rsidDel="00316B66" w:rsidRDefault="001E0938" w:rsidP="001E0938">
            <w:pPr>
              <w:rPr>
                <w:del w:id="14744" w:author="mbeckerle" w:date="2012-04-22T20:56:00Z"/>
                <w:rFonts w:cs="Arial"/>
              </w:rPr>
            </w:pPr>
            <w:r w:rsidRPr="00240AC5">
              <w:rPr>
                <w:rFonts w:ascii="Helv" w:eastAsia="MS Mincho" w:hAnsi="Helv" w:cs="Helv"/>
                <w:lang w:eastAsia="ja-JP"/>
              </w:rPr>
              <w:t xml:space="preserve">It is a schema definition error if </w:t>
            </w:r>
            <w:r w:rsidR="00FC18D2">
              <w:t>dfdl:</w:t>
            </w:r>
            <w:r w:rsidRPr="00E04B83">
              <w:t>nilValueDelimiterPolicy is</w:t>
            </w:r>
            <w:r w:rsidRPr="00240AC5">
              <w:rPr>
                <w:rFonts w:ascii="Helv" w:eastAsia="MS Mincho" w:hAnsi="Helv" w:cs="Helv"/>
                <w:lang w:eastAsia="ja-JP"/>
              </w:rPr>
              <w:t xml:space="preserve"> set to 'none' or 'terminator' when the parent xs:sequence has dfdl:initiatedContent 'yes'.</w:t>
            </w:r>
          </w:p>
          <w:p w14:paraId="45F386BC" w14:textId="77777777" w:rsidR="001E0938" w:rsidRPr="005223F4" w:rsidRDefault="008F2617" w:rsidP="00D67874">
            <w:ins w:id="14745" w:author="Steve Hanson" w:date="2012-02-23T17:49:00Z">
              <w:del w:id="14746" w:author="mbeckerle" w:date="2012-04-22T20:56:00Z">
                <w:r w:rsidDel="00316B66">
                  <w:delText xml:space="preserve"> </w:delText>
                </w:r>
              </w:del>
            </w:ins>
          </w:p>
          <w:p w14:paraId="2A84AAC6" w14:textId="77777777" w:rsidR="00391C0E" w:rsidRPr="005223F4" w:rsidRDefault="00391C0E" w:rsidP="00D67874">
            <w:r w:rsidRPr="005223F4">
              <w:t>Annotation: dfdl:element(simpleType)</w:t>
            </w:r>
          </w:p>
        </w:tc>
      </w:tr>
    </w:tbl>
    <w:p w14:paraId="6DBF1F05" w14:textId="2D3D3E45" w:rsidR="005B31DF" w:rsidRPr="005223F4" w:rsidDel="00316B66" w:rsidRDefault="00391C0E">
      <w:pPr>
        <w:pStyle w:val="Heading2"/>
        <w:rPr>
          <w:del w:id="14747" w:author="mbeckerle" w:date="2012-04-22T20:56:00Z"/>
        </w:rPr>
        <w:pPrChange w:id="14748" w:author="mbeckerle" w:date="2013-01-20T17:05:00Z">
          <w:pPr>
            <w:pStyle w:val="nobreak"/>
          </w:pPr>
        </w:pPrChange>
      </w:pPr>
      <w:del w:id="14749" w:author="mbeckerle" w:date="2012-04-22T20:56:00Z">
        <w:r w:rsidRPr="005223F4" w:rsidDel="00316B66">
          <w:br/>
        </w:r>
        <w:bookmarkStart w:id="14750" w:name="_Toc322911374"/>
        <w:bookmarkStart w:id="14751" w:name="_Toc322911685"/>
        <w:bookmarkStart w:id="14752" w:name="_Toc322911935"/>
        <w:bookmarkStart w:id="14753" w:name="_Toc322912224"/>
        <w:bookmarkStart w:id="14754" w:name="_Toc329093073"/>
        <w:bookmarkStart w:id="14755" w:name="_Toc332701586"/>
        <w:bookmarkStart w:id="14756" w:name="_Toc332701890"/>
        <w:bookmarkStart w:id="14757" w:name="_Toc332711689"/>
        <w:bookmarkStart w:id="14758" w:name="_Toc332711991"/>
        <w:bookmarkStart w:id="14759" w:name="_Toc332712292"/>
        <w:bookmarkStart w:id="14760" w:name="_Toc332724208"/>
        <w:bookmarkStart w:id="14761" w:name="_Toc332724508"/>
        <w:bookmarkStart w:id="14762" w:name="_Toc341102804"/>
        <w:bookmarkStart w:id="14763" w:name="_Toc347241539"/>
        <w:bookmarkStart w:id="14764" w:name="_Toc347744732"/>
        <w:bookmarkStart w:id="14765" w:name="_Toc348984515"/>
        <w:bookmarkStart w:id="14766" w:name="_Toc348984820"/>
        <w:bookmarkStart w:id="14767" w:name="_Toc349037984"/>
        <w:bookmarkStart w:id="14768" w:name="_Toc349038286"/>
        <w:bookmarkStart w:id="14769" w:name="_Toc349042779"/>
        <w:bookmarkStart w:id="14770" w:name="_Toc349642191"/>
        <w:bookmarkStart w:id="14771" w:name="_Toc351912850"/>
        <w:bookmarkStart w:id="14772" w:name="_Toc351914871"/>
        <w:bookmarkStart w:id="14773" w:name="_Toc351915337"/>
        <w:bookmarkStart w:id="14774" w:name="_Toc361231394"/>
        <w:bookmarkStart w:id="14775" w:name="_Toc361231920"/>
        <w:bookmarkStart w:id="14776" w:name="_Toc362445218"/>
        <w:bookmarkStart w:id="14777" w:name="_Toc362451969"/>
        <w:bookmarkStart w:id="14778" w:name="_Toc362452518"/>
        <w:bookmarkStart w:id="14779" w:name="_Toc362452953"/>
        <w:bookmarkStart w:id="14780" w:name="_Toc362453416"/>
        <w:bookmarkEnd w:id="14750"/>
        <w:bookmarkEnd w:id="14751"/>
        <w:bookmarkEnd w:id="14752"/>
        <w:bookmarkEnd w:id="14753"/>
        <w:bookmarkEnd w:id="14754"/>
        <w:bookmarkEnd w:id="14755"/>
        <w:bookmarkEnd w:id="14756"/>
        <w:bookmarkEnd w:id="14757"/>
        <w:bookmarkEnd w:id="14758"/>
        <w:bookmarkEnd w:id="14759"/>
        <w:bookmarkEnd w:id="14760"/>
        <w:bookmarkEnd w:id="14761"/>
        <w:bookmarkEnd w:id="14762"/>
        <w:bookmarkEnd w:id="14763"/>
        <w:bookmarkEnd w:id="14764"/>
        <w:bookmarkEnd w:id="14765"/>
        <w:bookmarkEnd w:id="14766"/>
        <w:bookmarkEnd w:id="14767"/>
        <w:bookmarkEnd w:id="14768"/>
        <w:bookmarkEnd w:id="14769"/>
        <w:bookmarkEnd w:id="14770"/>
        <w:bookmarkEnd w:id="14771"/>
        <w:bookmarkEnd w:id="14772"/>
        <w:bookmarkEnd w:id="14773"/>
        <w:bookmarkEnd w:id="14774"/>
        <w:bookmarkEnd w:id="14775"/>
        <w:bookmarkEnd w:id="14776"/>
        <w:bookmarkEnd w:id="14777"/>
        <w:bookmarkEnd w:id="14778"/>
        <w:bookmarkEnd w:id="14779"/>
        <w:bookmarkEnd w:id="14780"/>
      </w:del>
    </w:p>
    <w:p w14:paraId="5815EEF0" w14:textId="218AB9C1" w:rsidR="005B31DF" w:rsidRPr="005223F4" w:rsidDel="00316B66" w:rsidRDefault="005B31DF">
      <w:pPr>
        <w:pStyle w:val="Heading2"/>
        <w:rPr>
          <w:del w:id="14781" w:author="mbeckerle" w:date="2012-04-22T20:56:00Z"/>
        </w:rPr>
        <w:pPrChange w:id="14782" w:author="mbeckerle" w:date="2013-01-20T17:05:00Z">
          <w:pPr/>
        </w:pPrChange>
      </w:pPr>
      <w:bookmarkStart w:id="14783" w:name="_Toc322911375"/>
      <w:bookmarkStart w:id="14784" w:name="_Toc322911686"/>
      <w:bookmarkStart w:id="14785" w:name="_Toc322911936"/>
      <w:bookmarkStart w:id="14786" w:name="_Toc322912225"/>
      <w:bookmarkStart w:id="14787" w:name="_Toc329093074"/>
      <w:bookmarkStart w:id="14788" w:name="_Toc332701587"/>
      <w:bookmarkStart w:id="14789" w:name="_Toc332701891"/>
      <w:bookmarkStart w:id="14790" w:name="_Toc332711690"/>
      <w:bookmarkStart w:id="14791" w:name="_Toc332711992"/>
      <w:bookmarkStart w:id="14792" w:name="_Toc332712293"/>
      <w:bookmarkStart w:id="14793" w:name="_Toc332724209"/>
      <w:bookmarkStart w:id="14794" w:name="_Toc332724509"/>
      <w:bookmarkStart w:id="14795" w:name="_Toc341102805"/>
      <w:bookmarkStart w:id="14796" w:name="_Toc347241540"/>
      <w:bookmarkStart w:id="14797" w:name="_Toc347744733"/>
      <w:bookmarkStart w:id="14798" w:name="_Toc348984516"/>
      <w:bookmarkStart w:id="14799" w:name="_Toc348984821"/>
      <w:bookmarkStart w:id="14800" w:name="_Toc349037985"/>
      <w:bookmarkStart w:id="14801" w:name="_Toc349038287"/>
      <w:bookmarkStart w:id="14802" w:name="_Toc349042780"/>
      <w:bookmarkStart w:id="14803" w:name="_Toc349642192"/>
      <w:bookmarkStart w:id="14804" w:name="_Toc351912851"/>
      <w:bookmarkStart w:id="14805" w:name="_Toc351914872"/>
      <w:bookmarkStart w:id="14806" w:name="_Toc351915338"/>
      <w:bookmarkStart w:id="14807" w:name="_Toc361231395"/>
      <w:bookmarkStart w:id="14808" w:name="_Toc361231921"/>
      <w:bookmarkStart w:id="14809" w:name="_Toc362445219"/>
      <w:bookmarkStart w:id="14810" w:name="_Toc362451970"/>
      <w:bookmarkStart w:id="14811" w:name="_Toc362452519"/>
      <w:bookmarkStart w:id="14812" w:name="_Toc362452954"/>
      <w:bookmarkStart w:id="14813" w:name="_Toc362453417"/>
      <w:bookmarkEnd w:id="14783"/>
      <w:bookmarkEnd w:id="14784"/>
      <w:bookmarkEnd w:id="14785"/>
      <w:bookmarkEnd w:id="14786"/>
      <w:bookmarkEnd w:id="14787"/>
      <w:bookmarkEnd w:id="14788"/>
      <w:bookmarkEnd w:id="14789"/>
      <w:bookmarkEnd w:id="14790"/>
      <w:bookmarkEnd w:id="14791"/>
      <w:bookmarkEnd w:id="14792"/>
      <w:bookmarkEnd w:id="14793"/>
      <w:bookmarkEnd w:id="14794"/>
      <w:bookmarkEnd w:id="14795"/>
      <w:bookmarkEnd w:id="14796"/>
      <w:bookmarkEnd w:id="14797"/>
      <w:bookmarkEnd w:id="14798"/>
      <w:bookmarkEnd w:id="14799"/>
      <w:bookmarkEnd w:id="14800"/>
      <w:bookmarkEnd w:id="14801"/>
      <w:bookmarkEnd w:id="14802"/>
      <w:bookmarkEnd w:id="14803"/>
      <w:bookmarkEnd w:id="14804"/>
      <w:bookmarkEnd w:id="14805"/>
      <w:bookmarkEnd w:id="14806"/>
      <w:bookmarkEnd w:id="14807"/>
      <w:bookmarkEnd w:id="14808"/>
      <w:bookmarkEnd w:id="14809"/>
      <w:bookmarkEnd w:id="14810"/>
      <w:bookmarkEnd w:id="14811"/>
      <w:bookmarkEnd w:id="14812"/>
      <w:bookmarkEnd w:id="14813"/>
    </w:p>
    <w:p w14:paraId="5C7C4B39" w14:textId="6204EF09" w:rsidR="00E41F63" w:rsidRPr="005223F4" w:rsidDel="00316B66" w:rsidRDefault="00E41F63">
      <w:pPr>
        <w:pStyle w:val="Heading2"/>
        <w:rPr>
          <w:del w:id="14814" w:author="mbeckerle" w:date="2012-04-22T20:56:00Z"/>
        </w:rPr>
        <w:pPrChange w:id="14815" w:author="mbeckerle" w:date="2013-01-20T17:05:00Z">
          <w:pPr>
            <w:pStyle w:val="nobreak"/>
          </w:pPr>
        </w:pPrChange>
      </w:pPr>
      <w:bookmarkStart w:id="14816" w:name="_Toc322911376"/>
      <w:bookmarkStart w:id="14817" w:name="_Toc322911687"/>
      <w:bookmarkStart w:id="14818" w:name="_Toc322911937"/>
      <w:bookmarkStart w:id="14819" w:name="_Toc322912226"/>
      <w:bookmarkStart w:id="14820" w:name="_Toc329093075"/>
      <w:bookmarkStart w:id="14821" w:name="_Toc332701588"/>
      <w:bookmarkStart w:id="14822" w:name="_Toc332701892"/>
      <w:bookmarkStart w:id="14823" w:name="_Toc332711691"/>
      <w:bookmarkStart w:id="14824" w:name="_Toc332711993"/>
      <w:bookmarkStart w:id="14825" w:name="_Toc332712294"/>
      <w:bookmarkStart w:id="14826" w:name="_Toc332724210"/>
      <w:bookmarkStart w:id="14827" w:name="_Toc332724510"/>
      <w:bookmarkStart w:id="14828" w:name="_Toc341102806"/>
      <w:bookmarkStart w:id="14829" w:name="_Toc347241541"/>
      <w:bookmarkStart w:id="14830" w:name="_Toc347744734"/>
      <w:bookmarkStart w:id="14831" w:name="_Toc348984517"/>
      <w:bookmarkStart w:id="14832" w:name="_Toc348984822"/>
      <w:bookmarkStart w:id="14833" w:name="_Toc349037986"/>
      <w:bookmarkStart w:id="14834" w:name="_Toc349038288"/>
      <w:bookmarkStart w:id="14835" w:name="_Toc349042781"/>
      <w:bookmarkStart w:id="14836" w:name="_Toc349642193"/>
      <w:bookmarkStart w:id="14837" w:name="_Toc351912852"/>
      <w:bookmarkStart w:id="14838" w:name="_Toc351914873"/>
      <w:bookmarkStart w:id="14839" w:name="_Toc351915339"/>
      <w:bookmarkStart w:id="14840" w:name="_Toc361231396"/>
      <w:bookmarkStart w:id="14841" w:name="_Toc361231922"/>
      <w:bookmarkStart w:id="14842" w:name="_Toc362445220"/>
      <w:bookmarkStart w:id="14843" w:name="_Toc362451971"/>
      <w:bookmarkStart w:id="14844" w:name="_Toc362452520"/>
      <w:bookmarkStart w:id="14845" w:name="_Toc362452955"/>
      <w:bookmarkStart w:id="14846" w:name="_Toc362453418"/>
      <w:bookmarkEnd w:id="14816"/>
      <w:bookmarkEnd w:id="14817"/>
      <w:bookmarkEnd w:id="14818"/>
      <w:bookmarkEnd w:id="14819"/>
      <w:bookmarkEnd w:id="14820"/>
      <w:bookmarkEnd w:id="14821"/>
      <w:bookmarkEnd w:id="14822"/>
      <w:bookmarkEnd w:id="14823"/>
      <w:bookmarkEnd w:id="14824"/>
      <w:bookmarkEnd w:id="14825"/>
      <w:bookmarkEnd w:id="14826"/>
      <w:bookmarkEnd w:id="14827"/>
      <w:bookmarkEnd w:id="14828"/>
      <w:bookmarkEnd w:id="14829"/>
      <w:bookmarkEnd w:id="14830"/>
      <w:bookmarkEnd w:id="14831"/>
      <w:bookmarkEnd w:id="14832"/>
      <w:bookmarkEnd w:id="14833"/>
      <w:bookmarkEnd w:id="14834"/>
      <w:bookmarkEnd w:id="14835"/>
      <w:bookmarkEnd w:id="14836"/>
      <w:bookmarkEnd w:id="14837"/>
      <w:bookmarkEnd w:id="14838"/>
      <w:bookmarkEnd w:id="14839"/>
      <w:bookmarkEnd w:id="14840"/>
      <w:bookmarkEnd w:id="14841"/>
      <w:bookmarkEnd w:id="14842"/>
      <w:bookmarkEnd w:id="14843"/>
      <w:bookmarkEnd w:id="14844"/>
      <w:bookmarkEnd w:id="14845"/>
      <w:bookmarkEnd w:id="14846"/>
    </w:p>
    <w:p w14:paraId="275EA1F9" w14:textId="537887AF" w:rsidR="00F8597E" w:rsidRPr="005223F4" w:rsidRDefault="00F8597E" w:rsidP="006E4FE8">
      <w:pPr>
        <w:pStyle w:val="Heading2"/>
      </w:pPr>
      <w:bookmarkStart w:id="14847" w:name="_Toc199516331"/>
      <w:bookmarkStart w:id="14848" w:name="_Toc194983994"/>
      <w:bookmarkStart w:id="14849" w:name="_Toc243112843"/>
      <w:bookmarkStart w:id="14850" w:name="_Ref254775881"/>
      <w:bookmarkStart w:id="14851" w:name="_Toc349042782"/>
      <w:bookmarkStart w:id="14852" w:name="_Toc362453419"/>
      <w:bookmarkStart w:id="14853" w:name="_Toc177399107"/>
      <w:bookmarkStart w:id="14854" w:name="_Toc175057394"/>
      <w:r w:rsidRPr="005223F4">
        <w:t xml:space="preserve">Properties for </w:t>
      </w:r>
      <w:ins w:id="14855" w:author="Steve Hanson" w:date="2013-03-28T17:04:00Z">
        <w:r w:rsidR="00107DE6">
          <w:t xml:space="preserve">Element </w:t>
        </w:r>
      </w:ins>
      <w:r w:rsidRPr="005223F4">
        <w:t>Default</w:t>
      </w:r>
      <w:ins w:id="14856" w:author="Steve Hanson" w:date="2013-03-28T17:04:00Z">
        <w:r w:rsidR="00107DE6">
          <w:t>s</w:t>
        </w:r>
      </w:ins>
      <w:del w:id="14857" w:author="Steve Hanson" w:date="2013-03-28T17:04:00Z">
        <w:r w:rsidRPr="005223F4" w:rsidDel="00107DE6">
          <w:delText xml:space="preserve"> Value</w:delText>
        </w:r>
      </w:del>
      <w:r w:rsidRPr="005223F4">
        <w:t xml:space="preserve"> Control</w:t>
      </w:r>
      <w:bookmarkEnd w:id="14847"/>
      <w:bookmarkEnd w:id="14848"/>
      <w:bookmarkEnd w:id="14849"/>
      <w:bookmarkEnd w:id="14850"/>
      <w:bookmarkEnd w:id="14851"/>
      <w:bookmarkEnd w:id="14852"/>
    </w:p>
    <w:p w14:paraId="7478A63F" w14:textId="070065B9" w:rsidR="00830D35" w:rsidRPr="005223F4" w:rsidRDefault="00AB20A0" w:rsidP="00AB20A0">
      <w:pPr>
        <w:pStyle w:val="nobreak"/>
      </w:pPr>
      <w:r w:rsidRPr="005223F4">
        <w:t>The DFDL</w:t>
      </w:r>
      <w:r w:rsidR="00830D35" w:rsidRPr="005223F4">
        <w:t xml:space="preserve"> </w:t>
      </w:r>
      <w:ins w:id="14858" w:author="Steve Hanson" w:date="2013-03-28T17:04:00Z">
        <w:r w:rsidR="00107DE6">
          <w:t xml:space="preserve">element </w:t>
        </w:r>
      </w:ins>
      <w:r w:rsidR="00830D35" w:rsidRPr="005223F4">
        <w:t>default</w:t>
      </w:r>
      <w:ins w:id="14859" w:author="Steve Hanson" w:date="2013-03-28T17:04:00Z">
        <w:r w:rsidR="00107DE6">
          <w:t>s</w:t>
        </w:r>
      </w:ins>
      <w:r w:rsidR="00830D35" w:rsidRPr="005223F4">
        <w:t xml:space="preserve"> processing uses </w:t>
      </w:r>
      <w:ins w:id="14860" w:author="Steve Hanson" w:date="2013-03-28T18:22:00Z">
        <w:r w:rsidR="00571C11">
          <w:t xml:space="preserve">XSDL </w:t>
        </w:r>
      </w:ins>
      <w:del w:id="14861" w:author="Steve Hanson" w:date="2013-03-28T18:22:00Z">
        <w:r w:rsidR="00830D35" w:rsidRPr="005223F4" w:rsidDel="00571C11">
          <w:delText>xs:</w:delText>
        </w:r>
      </w:del>
      <w:r w:rsidR="00830D35" w:rsidRPr="005223F4">
        <w:t xml:space="preserve">default, </w:t>
      </w:r>
      <w:ins w:id="14862" w:author="Steve Hanson" w:date="2013-03-28T18:22:00Z">
        <w:r w:rsidR="00571C11">
          <w:t>XSDL</w:t>
        </w:r>
      </w:ins>
      <w:del w:id="14863" w:author="Steve Hanson" w:date="2013-03-28T17:05:00Z">
        <w:r w:rsidR="00830D35" w:rsidRPr="005223F4" w:rsidDel="00107DE6">
          <w:delText xml:space="preserve"> </w:delText>
        </w:r>
      </w:del>
      <w:del w:id="14864" w:author="Steve Hanson" w:date="2013-03-28T18:22:00Z">
        <w:r w:rsidR="00830D35" w:rsidRPr="005223F4" w:rsidDel="00571C11">
          <w:delText>xs:</w:delText>
        </w:r>
      </w:del>
      <w:ins w:id="14865" w:author="Steve Hanson" w:date="2013-03-28T18:22:00Z">
        <w:r w:rsidR="00571C11">
          <w:t xml:space="preserve"> </w:t>
        </w:r>
      </w:ins>
      <w:r w:rsidR="00830D35" w:rsidRPr="005223F4">
        <w:t>fixed or dfdl:useNilForDe</w:t>
      </w:r>
      <w:r w:rsidRPr="005223F4">
        <w:t>f</w:t>
      </w:r>
      <w:r w:rsidR="00830D35" w:rsidRPr="005223F4">
        <w:t xml:space="preserve">ault to provide a default </w:t>
      </w:r>
      <w:r w:rsidR="00E76101" w:rsidRPr="005223F4">
        <w:t>value</w:t>
      </w:r>
      <w:r w:rsidR="00830D35" w:rsidRPr="005223F4">
        <w:t>.</w:t>
      </w:r>
      <w:r w:rsidR="0067411D" w:rsidRPr="005223F4">
        <w:t xml:space="preserve"> </w:t>
      </w:r>
      <w:commentRangeStart w:id="14866"/>
      <w:r w:rsidR="0067411D" w:rsidRPr="005223F4">
        <w:t xml:space="preserve">See section </w:t>
      </w:r>
      <w:ins w:id="14867" w:author="mbeckerle" w:date="2013-07-24T16:55:00Z">
        <w:r w:rsidR="0031368F">
          <w:fldChar w:fldCharType="begin"/>
        </w:r>
        <w:r w:rsidR="0031368F">
          <w:instrText xml:space="preserve"> PAGEREF _Ref351914183 \h </w:instrText>
        </w:r>
      </w:ins>
      <w:r w:rsidR="0031368F">
        <w:fldChar w:fldCharType="separate"/>
      </w:r>
      <w:ins w:id="14868" w:author="mbeckerle" w:date="2013-07-24T16:55:00Z">
        <w:r w:rsidR="0031368F">
          <w:rPr>
            <w:noProof/>
          </w:rPr>
          <w:t>95</w:t>
        </w:r>
        <w:r w:rsidR="0031368F">
          <w:fldChar w:fldCharType="end"/>
        </w:r>
        <w:r w:rsidR="0031368F">
          <w:t xml:space="preserve"> </w:t>
        </w:r>
        <w:r w:rsidR="0031368F">
          <w:fldChar w:fldCharType="begin"/>
        </w:r>
        <w:r w:rsidR="0031368F">
          <w:instrText xml:space="preserve"> REF _Ref351914183 \h </w:instrText>
        </w:r>
      </w:ins>
      <w:r w:rsidR="0031368F">
        <w:fldChar w:fldCharType="separate"/>
      </w:r>
      <w:ins w:id="14869" w:author="mbeckerle" w:date="2013-07-24T16:55:00Z">
        <w:r w:rsidR="0031368F">
          <w:t>Element Defaults</w:t>
        </w:r>
        <w:r w:rsidR="0031368F">
          <w:fldChar w:fldCharType="end"/>
        </w:r>
      </w:ins>
      <w:del w:id="14870" w:author="mbeckerle" w:date="2013-07-24T16:55:00Z">
        <w:r w:rsidR="0067411D" w:rsidRPr="005223F4" w:rsidDel="0031368F">
          <w:fldChar w:fldCharType="begin"/>
        </w:r>
        <w:r w:rsidR="0067411D" w:rsidRPr="005223F4" w:rsidDel="0031368F">
          <w:delInstrText xml:space="preserve"> REF _Ref268264542 \r \h </w:delInstrText>
        </w:r>
        <w:r w:rsidR="0067411D" w:rsidRPr="005223F4" w:rsidDel="0031368F">
          <w:fldChar w:fldCharType="separate"/>
        </w:r>
      </w:del>
      <w:del w:id="14871" w:author="mbeckerle" w:date="2013-07-10T14:51:00Z">
        <w:r w:rsidR="00D04199" w:rsidDel="00D9274F">
          <w:rPr>
            <w:cs/>
          </w:rPr>
          <w:delText>‎</w:delText>
        </w:r>
        <w:r w:rsidR="00D04199" w:rsidDel="00D9274F">
          <w:delText>13.15</w:delText>
        </w:r>
      </w:del>
      <w:del w:id="14872" w:author="mbeckerle" w:date="2013-07-24T16:55:00Z">
        <w:r w:rsidR="0067411D" w:rsidRPr="005223F4" w:rsidDel="0031368F">
          <w:fldChar w:fldCharType="end"/>
        </w:r>
        <w:r w:rsidR="0067411D" w:rsidRPr="005223F4" w:rsidDel="0031368F">
          <w:delText xml:space="preserve"> </w:delText>
        </w:r>
        <w:r w:rsidR="0067411D" w:rsidRPr="005223F4" w:rsidDel="0031368F">
          <w:fldChar w:fldCharType="begin"/>
        </w:r>
        <w:r w:rsidR="0067411D" w:rsidRPr="005223F4" w:rsidDel="0031368F">
          <w:delInstrText xml:space="preserve"> REF _Ref268264542 \h </w:delInstrText>
        </w:r>
        <w:r w:rsidR="0067411D" w:rsidRPr="005223F4" w:rsidDel="0031368F">
          <w:fldChar w:fldCharType="separate"/>
        </w:r>
      </w:del>
      <w:del w:id="14873" w:author="mbeckerle" w:date="2013-07-10T14:51:00Z">
        <w:r w:rsidR="00D04199" w:rsidRPr="005223F4" w:rsidDel="00D9274F">
          <w:delText>Nils and Default processing</w:delText>
        </w:r>
      </w:del>
      <w:del w:id="14874" w:author="mbeckerle" w:date="2013-07-24T16:55:00Z">
        <w:r w:rsidR="0067411D" w:rsidRPr="005223F4" w:rsidDel="0031368F">
          <w:fldChar w:fldCharType="end"/>
        </w:r>
      </w:del>
      <w:commentRangeEnd w:id="14866"/>
      <w:r w:rsidR="00107DE6">
        <w:rPr>
          <w:rStyle w:val="CommentReference"/>
        </w:rPr>
        <w:commentReference w:id="14866"/>
      </w:r>
      <w:r w:rsidR="0067411D" w:rsidRPr="005223F4">
        <w:t xml:space="preserve"> for a full description.</w:t>
      </w:r>
    </w:p>
    <w:p w14:paraId="538EA217" w14:textId="725328DF" w:rsidR="00CA6B65" w:rsidRPr="005223F4" w:rsidDel="00316B66" w:rsidRDefault="00CA6B65" w:rsidP="00830D35">
      <w:pPr>
        <w:pStyle w:val="nobreak"/>
        <w:rPr>
          <w:del w:id="14875" w:author="mbeckerle" w:date="2012-04-22T20:56:00Z"/>
          <w:rFonts w:eastAsia="MS Mincho" w:cs="Arial"/>
          <w:color w:val="000000"/>
          <w:lang w:eastAsia="ja-JP" w:bidi="he-IL"/>
        </w:rPr>
      </w:pPr>
    </w:p>
    <w:p w14:paraId="21ED3914" w14:textId="7B53F5D5" w:rsidR="00F300D8" w:rsidRPr="005223F4" w:rsidDel="00316B66" w:rsidRDefault="00F300D8" w:rsidP="00F95D43">
      <w:pPr>
        <w:rPr>
          <w:del w:id="14876" w:author="mbeckerle" w:date="2012-04-22T20:57:00Z"/>
          <w:rFonts w:cs="Arial"/>
        </w:rPr>
      </w:pPr>
    </w:p>
    <w:tbl>
      <w:tblPr>
        <w:tblW w:w="8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2628"/>
        <w:gridCol w:w="6228"/>
      </w:tblGrid>
      <w:tr w:rsidR="00F8597E" w:rsidRPr="005223F4" w14:paraId="57FAFDAC" w14:textId="77777777" w:rsidTr="00240AC5">
        <w:trPr>
          <w:trHeight w:val="402"/>
        </w:trPr>
        <w:tc>
          <w:tcPr>
            <w:tcW w:w="2628" w:type="dxa"/>
            <w:shd w:val="clear" w:color="auto" w:fill="F3F3F3"/>
          </w:tcPr>
          <w:p w14:paraId="24B37D3F" w14:textId="77777777" w:rsidR="00F8597E" w:rsidRPr="002D79AC" w:rsidRDefault="00F8597E" w:rsidP="00240AC5">
            <w:pPr>
              <w:tabs>
                <w:tab w:val="num" w:pos="360"/>
                <w:tab w:val="num" w:pos="540"/>
              </w:tabs>
              <w:spacing w:before="40" w:after="40"/>
              <w:ind w:left="540" w:hanging="180"/>
              <w:rPr>
                <w:rFonts w:eastAsia="Arial Unicode MS"/>
                <w:b/>
              </w:rPr>
            </w:pPr>
            <w:r w:rsidRPr="002D79AC">
              <w:rPr>
                <w:rFonts w:eastAsia="Arial Unicode MS"/>
                <w:b/>
              </w:rPr>
              <w:t>Property Name</w:t>
            </w:r>
          </w:p>
        </w:tc>
        <w:tc>
          <w:tcPr>
            <w:tcW w:w="6228" w:type="dxa"/>
            <w:shd w:val="clear" w:color="auto" w:fill="F3F3F3"/>
          </w:tcPr>
          <w:p w14:paraId="14D8B095" w14:textId="77777777" w:rsidR="00F8597E" w:rsidRPr="002D79AC" w:rsidRDefault="00F8597E" w:rsidP="002D79AC">
            <w:pPr>
              <w:rPr>
                <w:rFonts w:eastAsia="Arial Unicode MS"/>
                <w:b/>
              </w:rPr>
            </w:pPr>
            <w:r w:rsidRPr="002D79AC">
              <w:rPr>
                <w:rFonts w:eastAsia="Arial Unicode MS"/>
                <w:b/>
              </w:rPr>
              <w:t>Description</w:t>
            </w:r>
          </w:p>
        </w:tc>
      </w:tr>
      <w:tr w:rsidR="00F8597E" w:rsidRPr="005223F4" w14:paraId="1312FA88" w14:textId="77777777" w:rsidTr="00240AC5">
        <w:trPr>
          <w:trHeight w:val="153"/>
        </w:trPr>
        <w:tc>
          <w:tcPr>
            <w:tcW w:w="2628" w:type="dxa"/>
            <w:shd w:val="clear" w:color="auto" w:fill="auto"/>
          </w:tcPr>
          <w:p w14:paraId="52E29C81" w14:textId="77777777" w:rsidR="00F8597E" w:rsidRPr="00240AC5" w:rsidRDefault="00720FFF" w:rsidP="00240AC5">
            <w:pPr>
              <w:tabs>
                <w:tab w:val="num" w:pos="360"/>
                <w:tab w:val="num" w:pos="540"/>
              </w:tabs>
              <w:spacing w:before="40" w:after="40"/>
              <w:ind w:left="180" w:hanging="180"/>
              <w:rPr>
                <w:rFonts w:eastAsia="Arial Unicode MS" w:cs="Arial"/>
              </w:rPr>
            </w:pPr>
            <w:r w:rsidRPr="00240AC5">
              <w:rPr>
                <w:rFonts w:eastAsia="Arial Unicode MS" w:cs="Arial"/>
              </w:rPr>
              <w:t>use</w:t>
            </w:r>
            <w:r w:rsidR="00884A98" w:rsidRPr="00240AC5">
              <w:rPr>
                <w:rFonts w:eastAsia="Arial Unicode MS" w:cs="Arial"/>
              </w:rPr>
              <w:t>Nil</w:t>
            </w:r>
            <w:r w:rsidRPr="00240AC5">
              <w:rPr>
                <w:rFonts w:eastAsia="Arial Unicode MS" w:cs="Arial"/>
              </w:rPr>
              <w:t>ForDefault</w:t>
            </w:r>
          </w:p>
        </w:tc>
        <w:tc>
          <w:tcPr>
            <w:tcW w:w="6228" w:type="dxa"/>
            <w:shd w:val="clear" w:color="auto" w:fill="auto"/>
          </w:tcPr>
          <w:p w14:paraId="5A9AE5B7" w14:textId="77777777" w:rsidR="00B67082" w:rsidRPr="00240AC5" w:rsidRDefault="00B67082" w:rsidP="002D79AC">
            <w:pPr>
              <w:rPr>
                <w:rFonts w:eastAsia="Arial Unicode MS"/>
              </w:rPr>
            </w:pPr>
            <w:r w:rsidRPr="00240AC5">
              <w:rPr>
                <w:rFonts w:eastAsia="Arial Unicode MS"/>
              </w:rPr>
              <w:t>Enum</w:t>
            </w:r>
          </w:p>
          <w:p w14:paraId="036B8A0E" w14:textId="77777777" w:rsidR="00F8597E" w:rsidRPr="00240AC5" w:rsidRDefault="00B67082" w:rsidP="002D79AC">
            <w:pPr>
              <w:rPr>
                <w:rFonts w:eastAsia="Arial Unicode MS" w:cs="Arial"/>
                <w:sz w:val="18"/>
                <w:szCs w:val="18"/>
              </w:rPr>
            </w:pPr>
            <w:r w:rsidRPr="00240AC5">
              <w:rPr>
                <w:rFonts w:eastAsia="Arial Unicode MS"/>
              </w:rPr>
              <w:t xml:space="preserve">Valid values are </w:t>
            </w:r>
            <w:r w:rsidR="00682090" w:rsidRPr="00240AC5">
              <w:rPr>
                <w:rFonts w:eastAsia="Arial Unicode MS"/>
              </w:rPr>
              <w:t>'yes'</w:t>
            </w:r>
            <w:r w:rsidRPr="00240AC5">
              <w:rPr>
                <w:rFonts w:eastAsia="Arial Unicode MS"/>
              </w:rPr>
              <w:t xml:space="preserve">, </w:t>
            </w:r>
            <w:r w:rsidR="00682090" w:rsidRPr="00240AC5">
              <w:rPr>
                <w:rFonts w:eastAsia="Arial Unicode MS"/>
              </w:rPr>
              <w:t>'no'</w:t>
            </w:r>
          </w:p>
          <w:p w14:paraId="4F9BF621" w14:textId="488F24EF" w:rsidR="003E024B" w:rsidRPr="00240AC5" w:rsidRDefault="00107DE6" w:rsidP="002D79AC">
            <w:pPr>
              <w:rPr>
                <w:rFonts w:eastAsia="Arial Unicode MS" w:cs="Arial"/>
              </w:rPr>
            </w:pPr>
            <w:ins w:id="14877" w:author="Steve Hanson" w:date="2013-03-28T17:05:00Z">
              <w:r>
                <w:rPr>
                  <w:rFonts w:eastAsia="Arial Unicode MS" w:cs="Arial"/>
                </w:rPr>
                <w:t xml:space="preserve">When the conditions for applying </w:t>
              </w:r>
            </w:ins>
            <w:ins w:id="14878" w:author="Steve Hanson" w:date="2013-03-28T17:06:00Z">
              <w:r>
                <w:rPr>
                  <w:rFonts w:eastAsia="Arial Unicode MS" w:cs="Arial"/>
                </w:rPr>
                <w:t>a</w:t>
              </w:r>
            </w:ins>
            <w:ins w:id="14879" w:author="Steve Hanson" w:date="2013-03-28T17:07:00Z">
              <w:r>
                <w:rPr>
                  <w:rFonts w:eastAsia="Arial Unicode MS" w:cs="Arial"/>
                </w:rPr>
                <w:t xml:space="preserve"> simple </w:t>
              </w:r>
            </w:ins>
            <w:ins w:id="14880" w:author="Steve Hanson" w:date="2013-03-28T17:05:00Z">
              <w:r>
                <w:rPr>
                  <w:rFonts w:eastAsia="Arial Unicode MS" w:cs="Arial"/>
                </w:rPr>
                <w:t>element default</w:t>
              </w:r>
            </w:ins>
            <w:ins w:id="14881" w:author="Steve Hanson" w:date="2013-03-28T17:06:00Z">
              <w:r>
                <w:rPr>
                  <w:rFonts w:eastAsia="Arial Unicode MS" w:cs="Arial"/>
                </w:rPr>
                <w:t xml:space="preserve"> are satisfied, this property controls whether to use the special value nil</w:t>
              </w:r>
            </w:ins>
            <w:ins w:id="14882" w:author="Steve Hanson" w:date="2013-03-28T17:07:00Z">
              <w:r>
                <w:rPr>
                  <w:rFonts w:eastAsia="Arial Unicode MS" w:cs="Arial"/>
                </w:rPr>
                <w:t xml:space="preserve"> </w:t>
              </w:r>
            </w:ins>
            <w:ins w:id="14883" w:author="Steve Hanson" w:date="2013-03-28T17:06:00Z">
              <w:r>
                <w:rPr>
                  <w:rFonts w:eastAsia="Arial Unicode MS" w:cs="Arial"/>
                </w:rPr>
                <w:t xml:space="preserve">or to use the XSDL default or fixed properties. </w:t>
              </w:r>
            </w:ins>
            <w:del w:id="14884" w:author="Steve Hanson" w:date="2013-03-28T17:07:00Z">
              <w:r w:rsidR="003E024B" w:rsidRPr="00240AC5" w:rsidDel="00107DE6">
                <w:rPr>
                  <w:rFonts w:eastAsia="Arial Unicode MS" w:cs="Arial"/>
                </w:rPr>
                <w:delText xml:space="preserve">Use </w:delText>
              </w:r>
              <w:r w:rsidR="00884A98" w:rsidRPr="00240AC5" w:rsidDel="00107DE6">
                <w:rPr>
                  <w:rFonts w:eastAsia="Arial Unicode MS" w:cs="Arial"/>
                </w:rPr>
                <w:delText>nil</w:delText>
              </w:r>
              <w:r w:rsidR="003E024B" w:rsidRPr="00240AC5" w:rsidDel="00107DE6">
                <w:rPr>
                  <w:rFonts w:eastAsia="Arial Unicode MS" w:cs="Arial"/>
                </w:rPr>
                <w:delText xml:space="preserve"> as the default value</w:delText>
              </w:r>
            </w:del>
            <w:commentRangeStart w:id="14885"/>
            <w:ins w:id="14886" w:author="Steve Hanson" w:date="2012-02-29T12:34:00Z">
              <w:r w:rsidR="00B76C05" w:rsidRPr="00240AC5">
                <w:rPr>
                  <w:rFonts w:eastAsia="Arial Unicode MS" w:cs="Arial"/>
                </w:rPr>
                <w:t xml:space="preserve"> </w:t>
              </w:r>
            </w:ins>
            <w:commentRangeEnd w:id="14885"/>
            <w:r w:rsidR="00B76C05">
              <w:rPr>
                <w:rStyle w:val="CommentReference"/>
              </w:rPr>
              <w:commentReference w:id="14885"/>
            </w:r>
          </w:p>
          <w:p w14:paraId="2D3E2EED" w14:textId="1D31C7C8" w:rsidR="003E024B" w:rsidRPr="00240AC5" w:rsidRDefault="003E024B" w:rsidP="002D79AC">
            <w:pPr>
              <w:rPr>
                <w:rFonts w:eastAsia="Arial Unicode MS" w:cs="Arial"/>
              </w:rPr>
            </w:pPr>
            <w:r w:rsidRPr="00240AC5">
              <w:rPr>
                <w:rFonts w:eastAsia="Arial Unicode MS" w:cs="Arial"/>
              </w:rPr>
              <w:t xml:space="preserve">This property has precedence over the </w:t>
            </w:r>
            <w:ins w:id="14887" w:author="Steve Hanson" w:date="2013-03-28T18:11:00Z">
              <w:r w:rsidR="00767A8A">
                <w:rPr>
                  <w:rFonts w:eastAsia="Arial Unicode MS" w:cs="Arial"/>
                </w:rPr>
                <w:t xml:space="preserve">XSDL </w:t>
              </w:r>
            </w:ins>
            <w:del w:id="14888" w:author="Steve Hanson" w:date="2013-03-28T18:11:00Z">
              <w:r w:rsidR="00AF7259" w:rsidRPr="00240AC5" w:rsidDel="00767A8A">
                <w:rPr>
                  <w:rFonts w:eastAsia="Arial Unicode MS" w:cs="Arial"/>
                </w:rPr>
                <w:delText>xs:</w:delText>
              </w:r>
            </w:del>
            <w:r w:rsidRPr="00240AC5">
              <w:rPr>
                <w:rFonts w:eastAsia="Arial Unicode MS" w:cs="Arial"/>
              </w:rPr>
              <w:t>default</w:t>
            </w:r>
            <w:r w:rsidR="00CC2406" w:rsidRPr="00240AC5">
              <w:rPr>
                <w:rFonts w:eastAsia="Arial Unicode MS" w:cs="Arial"/>
              </w:rPr>
              <w:t xml:space="preserve"> and </w:t>
            </w:r>
            <w:ins w:id="14889" w:author="Steve Hanson" w:date="2013-03-28T18:11:00Z">
              <w:r w:rsidR="00767A8A">
                <w:rPr>
                  <w:rFonts w:eastAsia="Arial Unicode MS" w:cs="Arial"/>
                </w:rPr>
                <w:t>XSDL</w:t>
              </w:r>
            </w:ins>
            <w:del w:id="14890" w:author="Steve Hanson" w:date="2013-03-28T18:11:00Z">
              <w:r w:rsidR="00AF7259" w:rsidRPr="00240AC5" w:rsidDel="00767A8A">
                <w:rPr>
                  <w:rFonts w:eastAsia="Arial Unicode MS" w:cs="Arial"/>
                </w:rPr>
                <w:delText>xs:</w:delText>
              </w:r>
            </w:del>
            <w:ins w:id="14891" w:author="Steve Hanson" w:date="2013-03-28T18:11:00Z">
              <w:r w:rsidR="00767A8A">
                <w:rPr>
                  <w:rFonts w:eastAsia="Arial Unicode MS" w:cs="Arial"/>
                </w:rPr>
                <w:t xml:space="preserve"> </w:t>
              </w:r>
            </w:ins>
            <w:r w:rsidR="00CC2406" w:rsidRPr="00240AC5">
              <w:rPr>
                <w:rFonts w:eastAsia="Arial Unicode MS" w:cs="Arial"/>
              </w:rPr>
              <w:t>fixed</w:t>
            </w:r>
            <w:r w:rsidRPr="00240AC5">
              <w:rPr>
                <w:rFonts w:eastAsia="Arial Unicode MS" w:cs="Arial"/>
              </w:rPr>
              <w:t xml:space="preserve"> </w:t>
            </w:r>
            <w:ins w:id="14892" w:author="Steve Hanson" w:date="2013-03-28T18:11:00Z">
              <w:r w:rsidR="00767A8A">
                <w:rPr>
                  <w:rFonts w:eastAsia="Arial Unicode MS" w:cs="Arial"/>
                </w:rPr>
                <w:t>properties</w:t>
              </w:r>
            </w:ins>
            <w:del w:id="14893" w:author="Steve Hanson" w:date="2013-03-28T18:11:00Z">
              <w:r w:rsidRPr="00240AC5" w:rsidDel="00767A8A">
                <w:rPr>
                  <w:rFonts w:eastAsia="Arial Unicode MS" w:cs="Arial"/>
                </w:rPr>
                <w:delText>attribute</w:delText>
              </w:r>
              <w:r w:rsidR="00CC2406" w:rsidRPr="00240AC5" w:rsidDel="00767A8A">
                <w:rPr>
                  <w:rFonts w:eastAsia="Arial Unicode MS" w:cs="Arial"/>
                </w:rPr>
                <w:delText>s</w:delText>
              </w:r>
            </w:del>
            <w:r w:rsidRPr="00240AC5">
              <w:rPr>
                <w:rFonts w:eastAsia="Arial Unicode MS" w:cs="Arial"/>
              </w:rPr>
              <w:t>.</w:t>
            </w:r>
            <w:ins w:id="14894" w:author="mbeckerle" w:date="2012-03-24T17:11:00Z">
              <w:r w:rsidR="00DD553A" w:rsidRPr="00240AC5">
                <w:rPr>
                  <w:rFonts w:eastAsia="Arial Unicode MS" w:cs="Arial"/>
                </w:rPr>
                <w:t xml:space="preserve"> </w:t>
              </w:r>
            </w:ins>
            <w:ins w:id="14895" w:author="mbeckerle" w:date="2012-04-22T20:57:00Z">
              <w:r w:rsidR="00316B66">
                <w:t>It is only used, and must be defined, if</w:t>
              </w:r>
              <w:r w:rsidR="00316B66" w:rsidDel="00316B66">
                <w:rPr>
                  <w:rStyle w:val="CommentReference"/>
                </w:rPr>
                <w:t xml:space="preserve"> </w:t>
              </w:r>
            </w:ins>
            <w:del w:id="14896" w:author="mbeckerle" w:date="2012-04-22T20:57:00Z">
              <w:r w:rsidR="0077492A" w:rsidDel="00316B66">
                <w:rPr>
                  <w:rStyle w:val="CommentReference"/>
                </w:rPr>
                <w:commentReference w:id="14897"/>
              </w:r>
            </w:del>
            <w:ins w:id="14898" w:author="Steve Hanson" w:date="2013-03-28T18:11:00Z">
              <w:r w:rsidR="00767A8A">
                <w:rPr>
                  <w:rStyle w:val="CommentReference"/>
                </w:rPr>
                <w:t>the XSDL</w:t>
              </w:r>
            </w:ins>
            <w:ins w:id="14899" w:author="mbeckerle" w:date="2012-03-24T17:11:00Z">
              <w:del w:id="14900" w:author="Steve Hanson" w:date="2013-03-28T18:11:00Z">
                <w:r w:rsidR="00DD553A" w:rsidRPr="00240AC5" w:rsidDel="00767A8A">
                  <w:rPr>
                    <w:rFonts w:eastAsia="Arial Unicode MS" w:cs="Arial"/>
                  </w:rPr>
                  <w:delText>xs</w:delText>
                </w:r>
              </w:del>
              <w:r w:rsidR="00DD553A" w:rsidRPr="00240AC5">
                <w:rPr>
                  <w:rFonts w:eastAsia="Arial Unicode MS" w:cs="Arial"/>
                </w:rPr>
                <w:t xml:space="preserve">:nillable </w:t>
              </w:r>
            </w:ins>
            <w:ins w:id="14901" w:author="Steve Hanson" w:date="2013-03-28T18:12:00Z">
              <w:r w:rsidR="00767A8A">
                <w:rPr>
                  <w:rFonts w:eastAsia="Arial Unicode MS" w:cs="Arial"/>
                </w:rPr>
                <w:t xml:space="preserve">property </w:t>
              </w:r>
            </w:ins>
            <w:ins w:id="14902" w:author="mbeckerle" w:date="2012-03-24T17:11:00Z">
              <w:r w:rsidR="00DD553A" w:rsidRPr="00240AC5">
                <w:rPr>
                  <w:rFonts w:eastAsia="Arial Unicode MS" w:cs="Arial"/>
                </w:rPr>
                <w:t xml:space="preserve">is </w:t>
              </w:r>
            </w:ins>
            <w:ins w:id="14903" w:author="Steve Hanson" w:date="2013-03-28T18:12:00Z">
              <w:r w:rsidR="00767A8A">
                <w:rPr>
                  <w:rFonts w:eastAsia="Arial Unicode MS" w:cs="Arial"/>
                </w:rPr>
                <w:t>‘</w:t>
              </w:r>
            </w:ins>
            <w:ins w:id="14904" w:author="mbeckerle" w:date="2012-03-24T17:11:00Z">
              <w:r w:rsidR="00DD553A" w:rsidRPr="00240AC5">
                <w:rPr>
                  <w:rFonts w:eastAsia="Arial Unicode MS" w:cs="Arial"/>
                </w:rPr>
                <w:t>true</w:t>
              </w:r>
            </w:ins>
            <w:ins w:id="14905" w:author="Steve Hanson" w:date="2013-03-28T18:12:00Z">
              <w:r w:rsidR="00767A8A">
                <w:rPr>
                  <w:rFonts w:eastAsia="Arial Unicode MS" w:cs="Arial"/>
                </w:rPr>
                <w:t>’</w:t>
              </w:r>
            </w:ins>
            <w:ins w:id="14906" w:author="mbeckerle" w:date="2012-03-24T17:11:00Z">
              <w:r w:rsidR="00DD553A" w:rsidRPr="00240AC5">
                <w:rPr>
                  <w:rFonts w:eastAsia="Arial Unicode MS" w:cs="Arial"/>
                </w:rPr>
                <w:t>.</w:t>
              </w:r>
            </w:ins>
          </w:p>
          <w:p w14:paraId="459AF2E5" w14:textId="0077BF10" w:rsidR="00F8597E" w:rsidRPr="00240AC5" w:rsidRDefault="00207C6C" w:rsidP="002D79AC">
            <w:pPr>
              <w:rPr>
                <w:rFonts w:eastAsia="Arial Unicode MS" w:cs="Arial"/>
              </w:rPr>
            </w:pPr>
            <w:r w:rsidRPr="00240AC5">
              <w:rPr>
                <w:rFonts w:eastAsia="Arial Unicode MS" w:cs="Arial"/>
              </w:rPr>
              <w:t xml:space="preserve">Defaulting occurs as described </w:t>
            </w:r>
            <w:del w:id="14907" w:author="Steve Hanson" w:date="2013-03-28T15:44:00Z">
              <w:r w:rsidRPr="00240AC5" w:rsidDel="00536D65">
                <w:rPr>
                  <w:rFonts w:eastAsia="Arial Unicode MS" w:cs="Arial"/>
                </w:rPr>
                <w:delText>above</w:delText>
              </w:r>
            </w:del>
            <w:ins w:id="14908" w:author="Steve Hanson" w:date="2013-03-28T15:44:00Z">
              <w:r w:rsidR="00536D65">
                <w:rPr>
                  <w:rFonts w:eastAsia="Arial Unicode MS" w:cs="Arial"/>
                </w:rPr>
                <w:t xml:space="preserve">in </w:t>
              </w:r>
              <w:commentRangeStart w:id="14909"/>
              <w:r w:rsidR="00536D65">
                <w:rPr>
                  <w:rFonts w:eastAsia="Arial Unicode MS" w:cs="Arial"/>
                </w:rPr>
                <w:t>section 9.4</w:t>
              </w:r>
            </w:ins>
            <w:commentRangeEnd w:id="14909"/>
            <w:ins w:id="14910" w:author="Steve Hanson" w:date="2013-03-28T15:45:00Z">
              <w:r w:rsidR="00536D65">
                <w:rPr>
                  <w:rStyle w:val="CommentReference"/>
                </w:rPr>
                <w:commentReference w:id="14909"/>
              </w:r>
            </w:ins>
            <w:ins w:id="14911" w:author="mbeckerle" w:date="2013-07-24T16:56:00Z">
              <w:r w:rsidR="0031368F">
                <w:rPr>
                  <w:rFonts w:eastAsia="Arial Unicode MS" w:cs="Arial"/>
                </w:rPr>
                <w:t xml:space="preserve"> </w:t>
              </w:r>
              <w:r w:rsidR="0031368F">
                <w:rPr>
                  <w:rFonts w:eastAsia="Arial Unicode MS" w:cs="Arial"/>
                </w:rPr>
                <w:fldChar w:fldCharType="begin"/>
              </w:r>
              <w:r w:rsidR="0031368F">
                <w:rPr>
                  <w:rFonts w:eastAsia="Arial Unicode MS" w:cs="Arial"/>
                </w:rPr>
                <w:instrText xml:space="preserve"> REF _Ref351914183 \h </w:instrText>
              </w:r>
            </w:ins>
            <w:r w:rsidR="0031368F">
              <w:rPr>
                <w:rFonts w:eastAsia="Arial Unicode MS" w:cs="Arial"/>
              </w:rPr>
            </w:r>
            <w:r w:rsidR="0031368F">
              <w:rPr>
                <w:rFonts w:eastAsia="Arial Unicode MS" w:cs="Arial"/>
              </w:rPr>
              <w:fldChar w:fldCharType="separate"/>
            </w:r>
            <w:ins w:id="14912" w:author="mbeckerle" w:date="2013-07-24T16:56:00Z">
              <w:r w:rsidR="0031368F">
                <w:t>Element Defaults</w:t>
              </w:r>
              <w:r w:rsidR="0031368F">
                <w:rPr>
                  <w:rFonts w:eastAsia="Arial Unicode MS" w:cs="Arial"/>
                </w:rPr>
                <w:fldChar w:fldCharType="end"/>
              </w:r>
              <w:r w:rsidR="0031368F">
                <w:rPr>
                  <w:rFonts w:eastAsia="Arial Unicode MS" w:cs="Arial"/>
                </w:rPr>
                <w:t>,</w:t>
              </w:r>
            </w:ins>
            <w:r w:rsidRPr="00240AC5">
              <w:rPr>
                <w:rFonts w:eastAsia="Arial Unicode MS" w:cs="Arial"/>
              </w:rPr>
              <w:t xml:space="preserve"> with </w:t>
            </w:r>
            <w:r w:rsidR="00884A98" w:rsidRPr="00240AC5">
              <w:rPr>
                <w:rFonts w:eastAsia="Arial Unicode MS" w:cs="Arial"/>
              </w:rPr>
              <w:t>nil</w:t>
            </w:r>
            <w:r w:rsidRPr="00240AC5">
              <w:rPr>
                <w:rFonts w:eastAsia="Arial Unicode MS" w:cs="Arial"/>
              </w:rPr>
              <w:t xml:space="preserve"> as the default value. </w:t>
            </w:r>
            <w:r w:rsidR="00CC2406" w:rsidRPr="00240AC5">
              <w:rPr>
                <w:rFonts w:eastAsia="Arial Unicode MS" w:cs="Arial"/>
              </w:rPr>
              <w:t>The dfdl:n</w:t>
            </w:r>
            <w:r w:rsidR="00B325AE" w:rsidRPr="00240AC5">
              <w:rPr>
                <w:rFonts w:eastAsia="Arial Unicode MS" w:cs="Arial"/>
              </w:rPr>
              <w:t>ilValue</w:t>
            </w:r>
            <w:r w:rsidRPr="00240AC5">
              <w:rPr>
                <w:rFonts w:eastAsia="Arial Unicode MS" w:cs="Arial"/>
              </w:rPr>
              <w:t xml:space="preserve"> </w:t>
            </w:r>
            <w:r w:rsidR="00CC2406" w:rsidRPr="00240AC5">
              <w:rPr>
                <w:rFonts w:eastAsia="Arial Unicode MS" w:cs="Arial"/>
              </w:rPr>
              <w:t xml:space="preserve">property </w:t>
            </w:r>
            <w:r w:rsidRPr="00240AC5">
              <w:rPr>
                <w:rFonts w:eastAsia="Arial Unicode MS" w:cs="Arial"/>
              </w:rPr>
              <w:t xml:space="preserve">must specify at least one </w:t>
            </w:r>
            <w:r w:rsidR="00884A98" w:rsidRPr="00240AC5">
              <w:rPr>
                <w:rFonts w:eastAsia="Arial Unicode MS" w:cs="Arial"/>
              </w:rPr>
              <w:t>nil</w:t>
            </w:r>
            <w:r w:rsidRPr="00240AC5">
              <w:rPr>
                <w:rFonts w:eastAsia="Arial Unicode MS" w:cs="Arial"/>
              </w:rPr>
              <w:t xml:space="preserve"> value otherwise </w:t>
            </w:r>
            <w:del w:id="14913" w:author="mbeckerle" w:date="2013-03-24T18:05:00Z">
              <w:r w:rsidRPr="00240AC5" w:rsidDel="00C800B8">
                <w:rPr>
                  <w:rFonts w:eastAsia="Arial Unicode MS" w:cs="Arial"/>
                </w:rPr>
                <w:delText>a schema definition error occurs</w:delText>
              </w:r>
            </w:del>
            <w:ins w:id="14914" w:author="mbeckerle" w:date="2013-03-24T18:05:00Z">
              <w:r w:rsidR="00C800B8">
                <w:rPr>
                  <w:rFonts w:eastAsia="Arial Unicode MS" w:cs="Arial"/>
                </w:rPr>
                <w:t>it is a schema definition error</w:t>
              </w:r>
            </w:ins>
            <w:r w:rsidRPr="00240AC5">
              <w:rPr>
                <w:rFonts w:eastAsia="Arial Unicode MS" w:cs="Arial"/>
              </w:rPr>
              <w:t>.</w:t>
            </w:r>
            <w:r w:rsidR="00F8597E" w:rsidRPr="00240AC5">
              <w:rPr>
                <w:rFonts w:eastAsia="Arial Unicode MS" w:cs="Arial"/>
              </w:rPr>
              <w:t xml:space="preserve"> </w:t>
            </w:r>
            <w:ins w:id="14915" w:author="Steve Hanson" w:date="2013-03-28T17:09:00Z">
              <w:r w:rsidR="00107DE6">
                <w:rPr>
                  <w:rFonts w:eastAsia="Arial Unicode MS" w:cs="Arial"/>
                </w:rPr>
                <w:t xml:space="preserve">The dfdl:nilKind property </w:t>
              </w:r>
            </w:ins>
            <w:ins w:id="14916" w:author="Steve Hanson" w:date="2013-03-28T17:10:00Z">
              <w:r w:rsidR="00107DE6">
                <w:rPr>
                  <w:rFonts w:eastAsia="Arial Unicode MS" w:cs="Arial"/>
                </w:rPr>
                <w:t xml:space="preserve">may be any of its values. </w:t>
              </w:r>
            </w:ins>
          </w:p>
          <w:p w14:paraId="646508E4" w14:textId="77777777" w:rsidR="00F8597E" w:rsidRPr="00240AC5" w:rsidRDefault="00F8597E" w:rsidP="002D79AC">
            <w:pPr>
              <w:rPr>
                <w:rFonts w:eastAsia="Arial Unicode MS" w:cs="Arial"/>
              </w:rPr>
            </w:pPr>
            <w:r w:rsidRPr="00240AC5">
              <w:rPr>
                <w:rFonts w:eastAsia="Arial Unicode MS" w:cs="Arial"/>
              </w:rPr>
              <w:t>Annotation: dfdl:element</w:t>
            </w:r>
            <w:r w:rsidR="00830D35" w:rsidRPr="00240AC5">
              <w:rPr>
                <w:rFonts w:eastAsia="Arial Unicode MS" w:cs="Arial"/>
              </w:rPr>
              <w:t xml:space="preserve"> (simp</w:t>
            </w:r>
            <w:r w:rsidR="00FC667A" w:rsidRPr="00240AC5">
              <w:rPr>
                <w:rFonts w:eastAsia="Arial Unicode MS" w:cs="Arial"/>
              </w:rPr>
              <w:t>le</w:t>
            </w:r>
            <w:r w:rsidR="00830D35" w:rsidRPr="00240AC5">
              <w:rPr>
                <w:rFonts w:eastAsia="Arial Unicode MS" w:cs="Arial"/>
              </w:rPr>
              <w:t>Type)</w:t>
            </w:r>
          </w:p>
        </w:tc>
      </w:tr>
    </w:tbl>
    <w:p w14:paraId="5A21F5DE" w14:textId="7FE5B321" w:rsidR="00F702F4" w:rsidRPr="005223F4" w:rsidDel="00316B66" w:rsidRDefault="00F702F4">
      <w:pPr>
        <w:pStyle w:val="Heading1"/>
        <w:rPr>
          <w:del w:id="14917" w:author="mbeckerle" w:date="2012-04-22T20:57:00Z"/>
        </w:rPr>
        <w:pPrChange w:id="14918" w:author="mbeckerle" w:date="2013-01-20T17:01:00Z">
          <w:pPr/>
        </w:pPrChange>
      </w:pPr>
      <w:bookmarkStart w:id="14919" w:name="_Toc322911689"/>
      <w:bookmarkStart w:id="14920" w:name="_Toc322912228"/>
      <w:bookmarkStart w:id="14921" w:name="_Toc329093077"/>
      <w:bookmarkStart w:id="14922" w:name="_Toc332701590"/>
      <w:bookmarkStart w:id="14923" w:name="_Toc332701894"/>
      <w:bookmarkStart w:id="14924" w:name="_Toc332711693"/>
      <w:bookmarkStart w:id="14925" w:name="_Toc332711995"/>
      <w:bookmarkStart w:id="14926" w:name="_Toc332712296"/>
      <w:bookmarkStart w:id="14927" w:name="_Toc332724212"/>
      <w:bookmarkStart w:id="14928" w:name="_Toc332724512"/>
      <w:bookmarkStart w:id="14929" w:name="_Toc341102808"/>
      <w:bookmarkStart w:id="14930" w:name="_Toc347241543"/>
      <w:bookmarkStart w:id="14931" w:name="_Toc347744736"/>
      <w:bookmarkStart w:id="14932" w:name="_Toc348984519"/>
      <w:bookmarkStart w:id="14933" w:name="_Toc348984824"/>
      <w:bookmarkStart w:id="14934" w:name="_Toc349037988"/>
      <w:bookmarkStart w:id="14935" w:name="_Toc349038290"/>
      <w:bookmarkStart w:id="14936" w:name="_Toc349042783"/>
      <w:bookmarkStart w:id="14937" w:name="_Toc349642195"/>
      <w:bookmarkStart w:id="14938" w:name="_Toc351912854"/>
      <w:bookmarkStart w:id="14939" w:name="_Toc351914875"/>
      <w:bookmarkStart w:id="14940" w:name="_Toc351915341"/>
      <w:bookmarkStart w:id="14941" w:name="_Toc361231398"/>
      <w:bookmarkStart w:id="14942" w:name="_Toc361231924"/>
      <w:bookmarkStart w:id="14943" w:name="_Toc362445222"/>
      <w:bookmarkStart w:id="14944" w:name="_Toc362451973"/>
      <w:bookmarkStart w:id="14945" w:name="_Toc362452522"/>
      <w:bookmarkStart w:id="14946" w:name="_Toc362452957"/>
      <w:bookmarkStart w:id="14947" w:name="_Toc362453420"/>
      <w:bookmarkEnd w:id="14919"/>
      <w:bookmarkEnd w:id="14920"/>
      <w:bookmarkEnd w:id="14921"/>
      <w:bookmarkEnd w:id="14922"/>
      <w:bookmarkEnd w:id="14923"/>
      <w:bookmarkEnd w:id="14924"/>
      <w:bookmarkEnd w:id="14925"/>
      <w:bookmarkEnd w:id="14926"/>
      <w:bookmarkEnd w:id="14927"/>
      <w:bookmarkEnd w:id="14928"/>
      <w:bookmarkEnd w:id="14929"/>
      <w:bookmarkEnd w:id="14930"/>
      <w:bookmarkEnd w:id="14931"/>
      <w:bookmarkEnd w:id="14932"/>
      <w:bookmarkEnd w:id="14933"/>
      <w:bookmarkEnd w:id="14934"/>
      <w:bookmarkEnd w:id="14935"/>
      <w:bookmarkEnd w:id="14936"/>
      <w:bookmarkEnd w:id="14937"/>
      <w:bookmarkEnd w:id="14938"/>
      <w:bookmarkEnd w:id="14939"/>
      <w:bookmarkEnd w:id="14940"/>
      <w:bookmarkEnd w:id="14941"/>
      <w:bookmarkEnd w:id="14942"/>
      <w:bookmarkEnd w:id="14943"/>
      <w:bookmarkEnd w:id="14944"/>
      <w:bookmarkEnd w:id="14945"/>
      <w:bookmarkEnd w:id="14946"/>
      <w:bookmarkEnd w:id="14947"/>
    </w:p>
    <w:p w14:paraId="63E223E8" w14:textId="77777777" w:rsidR="00A362FE" w:rsidRPr="005223F4" w:rsidRDefault="00A362FE" w:rsidP="009E142C">
      <w:pPr>
        <w:pStyle w:val="Heading1"/>
      </w:pPr>
      <w:bookmarkStart w:id="14948" w:name="_Toc199515707"/>
      <w:bookmarkStart w:id="14949" w:name="_Toc199515895"/>
      <w:bookmarkStart w:id="14950" w:name="_Toc199516334"/>
      <w:bookmarkStart w:id="14951" w:name="_Toc199841890"/>
      <w:bookmarkStart w:id="14952" w:name="_Toc199844456"/>
      <w:bookmarkStart w:id="14953" w:name="_Toc199515708"/>
      <w:bookmarkStart w:id="14954" w:name="_Toc199515896"/>
      <w:bookmarkStart w:id="14955" w:name="_Toc199516335"/>
      <w:bookmarkStart w:id="14956" w:name="_Toc199841891"/>
      <w:bookmarkStart w:id="14957" w:name="_Toc199844457"/>
      <w:bookmarkStart w:id="14958" w:name="_Toc199515709"/>
      <w:bookmarkStart w:id="14959" w:name="_Toc199515897"/>
      <w:bookmarkStart w:id="14960" w:name="_Toc199516336"/>
      <w:bookmarkStart w:id="14961" w:name="_Toc199841892"/>
      <w:bookmarkStart w:id="14962" w:name="_Toc199844458"/>
      <w:bookmarkStart w:id="14963" w:name="_Toc199515710"/>
      <w:bookmarkStart w:id="14964" w:name="_Toc199515898"/>
      <w:bookmarkStart w:id="14965" w:name="_Toc199516337"/>
      <w:bookmarkStart w:id="14966" w:name="_Toc199841893"/>
      <w:bookmarkStart w:id="14967" w:name="_Toc199844459"/>
      <w:bookmarkStart w:id="14968" w:name="_Toc199516339"/>
      <w:bookmarkStart w:id="14969" w:name="_Toc194983998"/>
      <w:bookmarkStart w:id="14970" w:name="_Toc243112845"/>
      <w:bookmarkStart w:id="14971" w:name="_Ref255476240"/>
      <w:bookmarkStart w:id="14972" w:name="_Toc349042784"/>
      <w:bookmarkStart w:id="14973" w:name="_Toc362453421"/>
      <w:bookmarkEnd w:id="14948"/>
      <w:bookmarkEnd w:id="14949"/>
      <w:bookmarkEnd w:id="14950"/>
      <w:bookmarkEnd w:id="14951"/>
      <w:bookmarkEnd w:id="14952"/>
      <w:bookmarkEnd w:id="14953"/>
      <w:bookmarkEnd w:id="14954"/>
      <w:bookmarkEnd w:id="14955"/>
      <w:bookmarkEnd w:id="14956"/>
      <w:bookmarkEnd w:id="14957"/>
      <w:bookmarkEnd w:id="14958"/>
      <w:bookmarkEnd w:id="14959"/>
      <w:bookmarkEnd w:id="14960"/>
      <w:bookmarkEnd w:id="14961"/>
      <w:bookmarkEnd w:id="14962"/>
      <w:bookmarkEnd w:id="14963"/>
      <w:bookmarkEnd w:id="14964"/>
      <w:bookmarkEnd w:id="14965"/>
      <w:bookmarkEnd w:id="14966"/>
      <w:bookmarkEnd w:id="14967"/>
      <w:r w:rsidRPr="005223F4">
        <w:t>Sequence Groups</w:t>
      </w:r>
      <w:bookmarkEnd w:id="14853"/>
      <w:bookmarkEnd w:id="14854"/>
      <w:bookmarkEnd w:id="14968"/>
      <w:bookmarkEnd w:id="14969"/>
      <w:bookmarkEnd w:id="14970"/>
      <w:bookmarkEnd w:id="14971"/>
      <w:bookmarkEnd w:id="14972"/>
      <w:bookmarkEnd w:id="14973"/>
    </w:p>
    <w:p w14:paraId="75886873" w14:textId="1AFD3BA4" w:rsidR="00090A8A" w:rsidRPr="005223F4" w:rsidDel="00316B66" w:rsidRDefault="001453AC" w:rsidP="00090A8A">
      <w:pPr>
        <w:rPr>
          <w:del w:id="14974" w:author="mbeckerle" w:date="2012-04-22T20:57:00Z"/>
        </w:rPr>
      </w:pPr>
      <w:r w:rsidRPr="005223F4">
        <w:t>The following properties are specific to sequences.</w:t>
      </w:r>
    </w:p>
    <w:p w14:paraId="0D1BF692" w14:textId="77777777" w:rsidR="00CC2406" w:rsidRPr="005223F4" w:rsidRDefault="00CC2406" w:rsidP="00090A8A"/>
    <w:tbl>
      <w:tblPr>
        <w:tblW w:w="8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541"/>
        <w:gridCol w:w="5315"/>
      </w:tblGrid>
      <w:tr w:rsidR="00A362FE" w:rsidRPr="005223F4" w14:paraId="385A5335" w14:textId="77777777" w:rsidTr="00240AC5">
        <w:tc>
          <w:tcPr>
            <w:tcW w:w="3541" w:type="dxa"/>
            <w:shd w:val="clear" w:color="auto" w:fill="F3F3F3"/>
          </w:tcPr>
          <w:p w14:paraId="04CEFD02" w14:textId="77777777" w:rsidR="00A362FE" w:rsidRPr="002D79AC" w:rsidRDefault="00A362FE" w:rsidP="00D67874">
            <w:pPr>
              <w:rPr>
                <w:b/>
              </w:rPr>
            </w:pPr>
            <w:r w:rsidRPr="002D79AC">
              <w:rPr>
                <w:b/>
              </w:rPr>
              <w:t>Property Name</w:t>
            </w:r>
          </w:p>
        </w:tc>
        <w:tc>
          <w:tcPr>
            <w:tcW w:w="5315" w:type="dxa"/>
            <w:shd w:val="clear" w:color="auto" w:fill="F3F3F3"/>
          </w:tcPr>
          <w:p w14:paraId="13CCF186" w14:textId="77777777" w:rsidR="00A362FE" w:rsidRPr="002D79AC" w:rsidRDefault="00A362FE" w:rsidP="00D67874">
            <w:pPr>
              <w:rPr>
                <w:b/>
              </w:rPr>
            </w:pPr>
            <w:r w:rsidRPr="002D79AC">
              <w:rPr>
                <w:b/>
              </w:rPr>
              <w:t>Description</w:t>
            </w:r>
          </w:p>
        </w:tc>
      </w:tr>
      <w:tr w:rsidR="00A362FE" w:rsidRPr="005223F4" w14:paraId="3CA9C90E" w14:textId="77777777" w:rsidTr="00240AC5">
        <w:tc>
          <w:tcPr>
            <w:tcW w:w="3541" w:type="dxa"/>
            <w:shd w:val="clear" w:color="auto" w:fill="auto"/>
          </w:tcPr>
          <w:p w14:paraId="7C36F490" w14:textId="77777777" w:rsidR="00A362FE" w:rsidRPr="00240AC5" w:rsidRDefault="005931EC" w:rsidP="00A365DC">
            <w:pPr>
              <w:rPr>
                <w:rFonts w:cs="Arial"/>
                <w:sz w:val="18"/>
                <w:szCs w:val="18"/>
              </w:rPr>
            </w:pPr>
            <w:r w:rsidRPr="005223F4">
              <w:t>sequenceKind</w:t>
            </w:r>
          </w:p>
        </w:tc>
        <w:tc>
          <w:tcPr>
            <w:tcW w:w="5315" w:type="dxa"/>
            <w:shd w:val="clear" w:color="auto" w:fill="auto"/>
          </w:tcPr>
          <w:p w14:paraId="6351301F" w14:textId="77777777" w:rsidR="00A362FE" w:rsidRPr="005223F4" w:rsidRDefault="005931EC" w:rsidP="00D67874">
            <w:r w:rsidRPr="005223F4">
              <w:t>Enum</w:t>
            </w:r>
          </w:p>
          <w:p w14:paraId="3CB0002F" w14:textId="77777777" w:rsidR="005931EC" w:rsidRPr="005223F4" w:rsidRDefault="005931EC" w:rsidP="00D67874">
            <w:r w:rsidRPr="005223F4">
              <w:t xml:space="preserve">Valid values are </w:t>
            </w:r>
            <w:r w:rsidR="00CC2406" w:rsidRPr="005223F4">
              <w:t>'</w:t>
            </w:r>
            <w:r w:rsidRPr="005223F4">
              <w:t>ordered</w:t>
            </w:r>
            <w:r w:rsidR="00CC2406" w:rsidRPr="005223F4">
              <w:t>'</w:t>
            </w:r>
            <w:r w:rsidRPr="005223F4">
              <w:t xml:space="preserve">, </w:t>
            </w:r>
            <w:r w:rsidR="00CC2406" w:rsidRPr="005223F4">
              <w:t>'</w:t>
            </w:r>
            <w:r w:rsidRPr="005223F4">
              <w:t>unordered</w:t>
            </w:r>
            <w:r w:rsidR="00CC2406" w:rsidRPr="005223F4">
              <w:t>'</w:t>
            </w:r>
            <w:r w:rsidR="00844DD0" w:rsidRPr="005223F4">
              <w:t xml:space="preserve"> </w:t>
            </w:r>
          </w:p>
          <w:p w14:paraId="4703ECA1" w14:textId="77777777" w:rsidR="00A362FE" w:rsidRPr="005223F4" w:rsidRDefault="00A362FE" w:rsidP="00D67874">
            <w:r w:rsidRPr="005223F4">
              <w:t xml:space="preserve">When </w:t>
            </w:r>
            <w:r w:rsidR="00CC2406" w:rsidRPr="005223F4">
              <w:t>'</w:t>
            </w:r>
            <w:r w:rsidR="005931EC" w:rsidRPr="005223F4">
              <w:t>ordered</w:t>
            </w:r>
            <w:r w:rsidR="00CC2406" w:rsidRPr="005223F4">
              <w:t>'</w:t>
            </w:r>
            <w:r w:rsidRPr="005223F4">
              <w:t>, this property means that the contained items of the sequence will be encountered in the same order that they appear in the schema, which is called schema-definition-order.</w:t>
            </w:r>
          </w:p>
          <w:p w14:paraId="7C99C95B" w14:textId="511193EC" w:rsidR="00A362FE" w:rsidRPr="005223F4" w:rsidRDefault="00A362FE" w:rsidP="00D67874">
            <w:r w:rsidRPr="005223F4">
              <w:t xml:space="preserve">When </w:t>
            </w:r>
            <w:r w:rsidR="00CC2406" w:rsidRPr="005223F4">
              <w:t>'</w:t>
            </w:r>
            <w:r w:rsidR="005931EC" w:rsidRPr="005223F4">
              <w:t>unordered</w:t>
            </w:r>
            <w:r w:rsidR="00CC2406" w:rsidRPr="005223F4">
              <w:t>'</w:t>
            </w:r>
            <w:r w:rsidRPr="005223F4">
              <w:t>, this property means that the items of the sequence will be encountered in any order.</w:t>
            </w:r>
            <w:r w:rsidR="00B82863" w:rsidRPr="005223F4">
              <w:t xml:space="preserve"> Repeating </w:t>
            </w:r>
            <w:del w:id="14975" w:author="mbeckerle" w:date="2013-01-28T12:42:00Z">
              <w:r w:rsidR="00B82863" w:rsidRPr="005223F4" w:rsidDel="00BD3CDF">
                <w:delText xml:space="preserve">instances </w:delText>
              </w:r>
            </w:del>
            <w:ins w:id="14976" w:author="mbeckerle" w:date="2013-01-28T12:42:00Z">
              <w:r w:rsidR="00BD3CDF">
                <w:t>occurences</w:t>
              </w:r>
              <w:r w:rsidR="00BD3CDF" w:rsidRPr="005223F4">
                <w:t xml:space="preserve"> </w:t>
              </w:r>
            </w:ins>
            <w:r w:rsidR="00B82863" w:rsidRPr="005223F4">
              <w:t>of the same element do not need to be contiguous.</w:t>
            </w:r>
            <w:r w:rsidR="00E450C4" w:rsidRPr="005223F4">
              <w:t xml:space="preserve"> The children of an unordered sequence </w:t>
            </w:r>
            <w:r w:rsidR="00697427" w:rsidRPr="005223F4">
              <w:t xml:space="preserve">MUST </w:t>
            </w:r>
            <w:r w:rsidR="00E450C4" w:rsidRPr="005223F4">
              <w:t xml:space="preserve">be </w:t>
            </w:r>
            <w:r w:rsidR="002B072E" w:rsidRPr="005223F4">
              <w:t>xs:element</w:t>
            </w:r>
            <w:r w:rsidR="00BF2AAE" w:rsidRPr="005223F4">
              <w:t xml:space="preserve"> otherwise it is a schema definition error</w:t>
            </w:r>
            <w:r w:rsidR="00E450C4" w:rsidRPr="005223F4">
              <w:t>.</w:t>
            </w:r>
          </w:p>
          <w:p w14:paraId="32CEA557" w14:textId="77777777" w:rsidR="00A362FE" w:rsidRPr="005223F4" w:rsidRDefault="00A362FE" w:rsidP="00D67874">
            <w:r w:rsidRPr="005223F4">
              <w:t>Annotation: dfdl:sequence</w:t>
            </w:r>
            <w:r w:rsidR="005A400F" w:rsidRPr="005223F4">
              <w:t>, dfdl:group (sequence)</w:t>
            </w:r>
          </w:p>
        </w:tc>
      </w:tr>
      <w:tr w:rsidR="00B94254" w:rsidRPr="005223F4" w14:paraId="261F3373" w14:textId="77777777" w:rsidTr="00240AC5">
        <w:tc>
          <w:tcPr>
            <w:tcW w:w="3541" w:type="dxa"/>
            <w:shd w:val="clear" w:color="auto" w:fill="auto"/>
          </w:tcPr>
          <w:p w14:paraId="5892FEBE" w14:textId="77777777" w:rsidR="00B94254" w:rsidRPr="005223F4" w:rsidRDefault="005A400F" w:rsidP="00A365DC">
            <w:r w:rsidRPr="005223F4">
              <w:t>i</w:t>
            </w:r>
            <w:r w:rsidR="00B94254" w:rsidRPr="005223F4">
              <w:t>nitiatedContent</w:t>
            </w:r>
          </w:p>
        </w:tc>
        <w:tc>
          <w:tcPr>
            <w:tcW w:w="5315" w:type="dxa"/>
            <w:shd w:val="clear" w:color="auto" w:fill="auto"/>
          </w:tcPr>
          <w:p w14:paraId="1A43A501" w14:textId="77777777" w:rsidR="000F00D6" w:rsidRPr="005223F4" w:rsidRDefault="0037366D" w:rsidP="00D67874">
            <w:r w:rsidRPr="005223F4">
              <w:t>Enum</w:t>
            </w:r>
          </w:p>
          <w:p w14:paraId="301DD302" w14:textId="77777777" w:rsidR="00B94254" w:rsidRPr="005223F4" w:rsidRDefault="001B667E" w:rsidP="00D67874">
            <w:r w:rsidRPr="005223F4">
              <w:t xml:space="preserve">Valid values are </w:t>
            </w:r>
            <w:r w:rsidR="00682090" w:rsidRPr="005223F4">
              <w:t>'yes'</w:t>
            </w:r>
            <w:r w:rsidRPr="005223F4">
              <w:t xml:space="preserve">, </w:t>
            </w:r>
            <w:r w:rsidR="00682090" w:rsidRPr="005223F4">
              <w:t>'no'</w:t>
            </w:r>
          </w:p>
          <w:p w14:paraId="0334BDAF" w14:textId="77777777" w:rsidR="00B94254" w:rsidRPr="005223F4" w:rsidRDefault="00E450C4" w:rsidP="00D67874">
            <w:r w:rsidRPr="005223F4">
              <w:t xml:space="preserve">When </w:t>
            </w:r>
            <w:r w:rsidR="00682090" w:rsidRPr="005223F4">
              <w:t>'yes'</w:t>
            </w:r>
            <w:r w:rsidRPr="005223F4">
              <w:t xml:space="preserve"> indicates that all the children of the sequence are initiated. It is a schema definition error if any children have their dfdl:initiator property set to the empty string.</w:t>
            </w:r>
            <w:r w:rsidR="00CB75C3" w:rsidRPr="005223F4">
              <w:t xml:space="preserve"> </w:t>
            </w:r>
            <w:r w:rsidR="009E46F4" w:rsidRPr="005223F4">
              <w:br/>
            </w:r>
            <w:r w:rsidR="009E46F4" w:rsidRPr="005223F4">
              <w:br/>
            </w:r>
            <w:r w:rsidR="00CB75C3" w:rsidRPr="005223F4">
              <w:t xml:space="preserve">If the child is optional then it is deemed to have been found when its initiator has been found. Any subsequent error </w:t>
            </w:r>
            <w:r w:rsidR="002B072E" w:rsidRPr="005223F4">
              <w:t>parsing</w:t>
            </w:r>
            <w:r w:rsidR="00CB75C3" w:rsidRPr="005223F4">
              <w:t xml:space="preserve"> the child will not cause the parser to backtrack</w:t>
            </w:r>
            <w:r w:rsidR="00A34356" w:rsidRPr="005223F4">
              <w:t xml:space="preserve"> to try other alternatives</w:t>
            </w:r>
            <w:r w:rsidR="00CB75C3" w:rsidRPr="005223F4">
              <w:t>.</w:t>
            </w:r>
          </w:p>
          <w:p w14:paraId="195DA0C4" w14:textId="77777777" w:rsidR="00E450C4" w:rsidRPr="005223F4" w:rsidRDefault="00E450C4" w:rsidP="00D67874">
            <w:r w:rsidRPr="005223F4">
              <w:t xml:space="preserve">When </w:t>
            </w:r>
            <w:r w:rsidR="00682090" w:rsidRPr="005223F4">
              <w:t>'no'</w:t>
            </w:r>
            <w:r w:rsidRPr="005223F4">
              <w:t>, the children of the sequence may have their dfdl:initiator property set to the empty string.</w:t>
            </w:r>
          </w:p>
          <w:p w14:paraId="37ED4FE7" w14:textId="77777777" w:rsidR="00B94254" w:rsidRPr="005223F4" w:rsidRDefault="00E450C4" w:rsidP="00D67874">
            <w:r w:rsidRPr="005223F4">
              <w:t>Annotation: dfdl:sequence</w:t>
            </w:r>
            <w:r w:rsidR="005A400F" w:rsidRPr="005223F4">
              <w:t xml:space="preserve">, dfdl:choice, dfdl:group </w:t>
            </w:r>
          </w:p>
        </w:tc>
      </w:tr>
    </w:tbl>
    <w:p w14:paraId="16059726" w14:textId="2A15EDCE" w:rsidR="001453AC" w:rsidRPr="005223F4" w:rsidDel="00316B66" w:rsidRDefault="001453AC" w:rsidP="008F15BF">
      <w:pPr>
        <w:rPr>
          <w:del w:id="14977" w:author="mbeckerle" w:date="2012-04-22T20:58:00Z"/>
        </w:rPr>
      </w:pPr>
      <w:bookmarkStart w:id="14978" w:name="_Toc199516340"/>
      <w:bookmarkStart w:id="14979" w:name="_Toc194983999"/>
      <w:bookmarkStart w:id="14980" w:name="_Toc175057395"/>
    </w:p>
    <w:p w14:paraId="6F845482" w14:textId="77777777" w:rsidR="001453AC" w:rsidRPr="005223F4" w:rsidRDefault="001453AC" w:rsidP="001453AC">
      <w:pPr>
        <w:pStyle w:val="nobreak"/>
      </w:pPr>
      <w:r w:rsidRPr="005223F4">
        <w:t xml:space="preserve">A sequence can have an initiator and/or a terminator as described earlier. </w:t>
      </w:r>
    </w:p>
    <w:p w14:paraId="42AAF8E9" w14:textId="77777777" w:rsidR="000E7BA3" w:rsidRPr="005223F4" w:rsidRDefault="000E7BA3" w:rsidP="006E4FE8">
      <w:pPr>
        <w:pStyle w:val="Heading2"/>
      </w:pPr>
      <w:bookmarkStart w:id="14981" w:name="_Toc243112846"/>
      <w:bookmarkStart w:id="14982" w:name="_Toc349042785"/>
      <w:bookmarkStart w:id="14983" w:name="_Toc362453422"/>
      <w:r w:rsidRPr="005223F4">
        <w:t>Empty Sequences</w:t>
      </w:r>
      <w:bookmarkEnd w:id="14978"/>
      <w:bookmarkEnd w:id="14979"/>
      <w:bookmarkEnd w:id="14981"/>
      <w:bookmarkEnd w:id="14982"/>
      <w:bookmarkEnd w:id="14983"/>
    </w:p>
    <w:p w14:paraId="341BDBE3" w14:textId="77777777" w:rsidR="003F7A7E" w:rsidRPr="005223F4" w:rsidRDefault="00F84360" w:rsidP="00CA05B1">
      <w:r w:rsidRPr="005223F4">
        <w:t xml:space="preserve">A sequence having no children is syntactically legal in DFDL. In the data stream, such a sequence can have non-zero length </w:t>
      </w:r>
      <w:r w:rsidR="00AF7259" w:rsidRPr="00AF7259">
        <w:rPr>
          <w:b/>
          <w:bCs/>
          <w:i/>
          <w:iCs/>
        </w:rPr>
        <w:t>L</w:t>
      </w:r>
      <w:r w:rsidR="00CA05B1" w:rsidRPr="00AF7259">
        <w:rPr>
          <w:b/>
          <w:bCs/>
          <w:i/>
          <w:iCs/>
        </w:rPr>
        <w:t>eftFraming</w:t>
      </w:r>
      <w:r w:rsidR="00CA05B1" w:rsidRPr="005223F4">
        <w:t xml:space="preserve"> </w:t>
      </w:r>
      <w:r w:rsidRPr="005223F4">
        <w:t xml:space="preserve">and </w:t>
      </w:r>
      <w:r w:rsidR="00AF7259" w:rsidRPr="00AF7259">
        <w:rPr>
          <w:b/>
          <w:bCs/>
          <w:i/>
          <w:iCs/>
        </w:rPr>
        <w:t>R</w:t>
      </w:r>
      <w:r w:rsidR="00CA05B1" w:rsidRPr="00AF7259">
        <w:rPr>
          <w:b/>
          <w:bCs/>
          <w:i/>
          <w:iCs/>
        </w:rPr>
        <w:t>ightFraming</w:t>
      </w:r>
      <w:r w:rsidR="00CA05B1" w:rsidRPr="005223F4">
        <w:t xml:space="preserve"> </w:t>
      </w:r>
      <w:r w:rsidRPr="005223F4">
        <w:t xml:space="preserve">regions, but the </w:t>
      </w:r>
      <w:r w:rsidRPr="002D79AC">
        <w:rPr>
          <w:bCs/>
          <w:iCs/>
        </w:rPr>
        <w:t>SequenceContent</w:t>
      </w:r>
      <w:r w:rsidRPr="005223F4">
        <w:t xml:space="preserve"> region in between must be empty. It is a processing error if the </w:t>
      </w:r>
      <w:r w:rsidRPr="002D79AC">
        <w:rPr>
          <w:bCs/>
          <w:iCs/>
        </w:rPr>
        <w:t>SequenceContent</w:t>
      </w:r>
      <w:r w:rsidRPr="00AF7259">
        <w:rPr>
          <w:i/>
          <w:iCs/>
        </w:rPr>
        <w:t xml:space="preserve"> </w:t>
      </w:r>
      <w:r w:rsidRPr="005223F4">
        <w:t>region of an empty sequence has non-zero length when parsing.</w:t>
      </w:r>
    </w:p>
    <w:p w14:paraId="2BCF53C1" w14:textId="2650B235" w:rsidR="00344AF6" w:rsidRPr="005223F4" w:rsidDel="00316B66" w:rsidRDefault="00344AF6" w:rsidP="00F84360">
      <w:pPr>
        <w:rPr>
          <w:del w:id="14984" w:author="mbeckerle" w:date="2012-04-22T20:58:00Z"/>
        </w:rPr>
      </w:pPr>
    </w:p>
    <w:p w14:paraId="4BCCE71C" w14:textId="2DF293DE" w:rsidR="00344AF6" w:rsidRPr="005223F4" w:rsidRDefault="007F5736" w:rsidP="00CA05B1">
      <w:r w:rsidRPr="005223F4">
        <w:t>XML schema</w:t>
      </w:r>
      <w:r w:rsidR="00344AF6" w:rsidRPr="005223F4">
        <w:t xml:space="preserve"> </w:t>
      </w:r>
      <w:r w:rsidR="00013FD5" w:rsidRPr="005223F4">
        <w:t xml:space="preserve">does not define </w:t>
      </w:r>
      <w:r w:rsidR="00344AF6" w:rsidRPr="005223F4">
        <w:t xml:space="preserve">an empty sequence </w:t>
      </w:r>
      <w:r w:rsidR="00013FD5" w:rsidRPr="005223F4">
        <w:t>that is the con</w:t>
      </w:r>
      <w:r w:rsidR="00344AF6" w:rsidRPr="005223F4">
        <w:t>tent</w:t>
      </w:r>
      <w:ins w:id="14985" w:author="mbeckerle" w:date="2013-01-28T13:11:00Z">
        <w:r w:rsidR="00976CB0">
          <w:t xml:space="preserve"> model</w:t>
        </w:r>
      </w:ins>
      <w:r w:rsidR="00344AF6" w:rsidRPr="005223F4">
        <w:t xml:space="preserve"> of a complex type</w:t>
      </w:r>
      <w:r w:rsidR="00013FD5" w:rsidRPr="005223F4">
        <w:t xml:space="preserve"> </w:t>
      </w:r>
      <w:ins w:id="14986" w:author="mbeckerle" w:date="2013-01-28T13:11:00Z">
        <w:r w:rsidR="00976CB0">
          <w:t xml:space="preserve">definition </w:t>
        </w:r>
      </w:ins>
      <w:r w:rsidR="00013FD5" w:rsidRPr="005223F4">
        <w:t>as effective content so any DFDL annotations on such a con</w:t>
      </w:r>
      <w:r w:rsidR="00CA05B1" w:rsidRPr="005223F4">
        <w:t>s</w:t>
      </w:r>
      <w:r w:rsidR="00013FD5" w:rsidRPr="005223F4">
        <w:t>tr</w:t>
      </w:r>
      <w:r w:rsidR="00CA05B1" w:rsidRPr="005223F4">
        <w:t>uc</w:t>
      </w:r>
      <w:r w:rsidR="00013FD5" w:rsidRPr="005223F4">
        <w:t>t would be ignored. It is a schema definition error if the empty sequence is the content</w:t>
      </w:r>
      <w:ins w:id="14987" w:author="mbeckerle" w:date="2013-01-28T13:11:00Z">
        <w:r w:rsidR="00976CB0">
          <w:t xml:space="preserve"> model</w:t>
        </w:r>
      </w:ins>
      <w:r w:rsidR="00013FD5" w:rsidRPr="005223F4">
        <w:t xml:space="preserve"> of a complex type</w:t>
      </w:r>
      <w:commentRangeStart w:id="14988"/>
      <w:ins w:id="14989" w:author="Steve Hanson" w:date="2012-02-29T12:41:00Z">
        <w:r w:rsidR="00B76C05">
          <w:t>, or if</w:t>
        </w:r>
      </w:ins>
      <w:ins w:id="14990" w:author="Steve Hanson" w:date="2012-02-29T12:42:00Z">
        <w:r w:rsidR="00B76C05">
          <w:t xml:space="preserve"> </w:t>
        </w:r>
      </w:ins>
      <w:ins w:id="14991" w:author="Steve Hanson" w:date="2012-02-29T12:41:00Z">
        <w:r w:rsidR="00B76C05">
          <w:t>a complex type has no</w:t>
        </w:r>
      </w:ins>
      <w:ins w:id="14992" w:author="mbeckerle" w:date="2013-01-28T13:11:00Z">
        <w:r w:rsidR="00976CB0">
          <w:t>thing in its content model</w:t>
        </w:r>
      </w:ins>
      <w:ins w:id="14993" w:author="Steve Hanson" w:date="2012-02-29T12:41:00Z">
        <w:del w:id="14994" w:author="mbeckerle" w:date="2013-01-28T13:11:00Z">
          <w:r w:rsidR="00B76C05" w:rsidDel="00976CB0">
            <w:delText xml:space="preserve"> content</w:delText>
          </w:r>
        </w:del>
        <w:r w:rsidR="00B76C05">
          <w:t xml:space="preserve"> at all</w:t>
        </w:r>
      </w:ins>
      <w:commentRangeEnd w:id="14988"/>
      <w:ins w:id="14995" w:author="Steve Hanson" w:date="2012-02-29T12:42:00Z">
        <w:r w:rsidR="00B76C05">
          <w:rPr>
            <w:rStyle w:val="CommentReference"/>
          </w:rPr>
          <w:commentReference w:id="14988"/>
        </w:r>
        <w:r w:rsidR="00B76C05">
          <w:t>.</w:t>
        </w:r>
      </w:ins>
      <w:del w:id="14996" w:author="Steve Hanson" w:date="2012-02-29T12:41:00Z">
        <w:r w:rsidR="00013FD5" w:rsidRPr="005223F4" w:rsidDel="00B76C05">
          <w:delText>.</w:delText>
        </w:r>
      </w:del>
    </w:p>
    <w:p w14:paraId="0ECAE867" w14:textId="00D161D7" w:rsidR="00A362FE" w:rsidRPr="005223F4" w:rsidDel="00316B66" w:rsidRDefault="00A362FE">
      <w:pPr>
        <w:pStyle w:val="Heading2"/>
        <w:rPr>
          <w:del w:id="14997" w:author="mbeckerle" w:date="2012-04-22T20:58:00Z"/>
        </w:rPr>
        <w:pPrChange w:id="14998" w:author="mbeckerle" w:date="2013-01-20T17:05:00Z">
          <w:pPr>
            <w:pStyle w:val="nobreak"/>
          </w:pPr>
        </w:pPrChange>
      </w:pPr>
      <w:bookmarkStart w:id="14999" w:name="_Toc322911380"/>
      <w:bookmarkStart w:id="15000" w:name="_Toc322911692"/>
      <w:bookmarkStart w:id="15001" w:name="_Toc322911941"/>
      <w:bookmarkStart w:id="15002" w:name="_Toc322912231"/>
      <w:bookmarkStart w:id="15003" w:name="_Toc329093080"/>
      <w:bookmarkStart w:id="15004" w:name="_Toc332701593"/>
      <w:bookmarkStart w:id="15005" w:name="_Toc332701897"/>
      <w:bookmarkStart w:id="15006" w:name="_Toc332711696"/>
      <w:bookmarkStart w:id="15007" w:name="_Toc332711998"/>
      <w:bookmarkStart w:id="15008" w:name="_Toc332712299"/>
      <w:bookmarkStart w:id="15009" w:name="_Toc332724215"/>
      <w:bookmarkStart w:id="15010" w:name="_Toc332724515"/>
      <w:bookmarkStart w:id="15011" w:name="_Toc341102811"/>
      <w:bookmarkStart w:id="15012" w:name="_Toc347241546"/>
      <w:bookmarkStart w:id="15013" w:name="_Toc347744739"/>
      <w:bookmarkStart w:id="15014" w:name="_Toc348984522"/>
      <w:bookmarkStart w:id="15015" w:name="_Toc348984827"/>
      <w:bookmarkStart w:id="15016" w:name="_Toc349037991"/>
      <w:bookmarkStart w:id="15017" w:name="_Toc349038293"/>
      <w:bookmarkStart w:id="15018" w:name="_Toc349042786"/>
      <w:bookmarkStart w:id="15019" w:name="_Toc349642198"/>
      <w:bookmarkStart w:id="15020" w:name="_Toc351912857"/>
      <w:bookmarkStart w:id="15021" w:name="_Toc351914878"/>
      <w:bookmarkStart w:id="15022" w:name="_Toc351915344"/>
      <w:bookmarkStart w:id="15023" w:name="_Toc361231401"/>
      <w:bookmarkStart w:id="15024" w:name="_Toc361231927"/>
      <w:bookmarkStart w:id="15025" w:name="_Toc362445225"/>
      <w:bookmarkStart w:id="15026" w:name="_Toc362451976"/>
      <w:bookmarkStart w:id="15027" w:name="_Toc362452525"/>
      <w:bookmarkStart w:id="15028" w:name="_Toc362452960"/>
      <w:bookmarkStart w:id="15029" w:name="_Toc362453423"/>
      <w:bookmarkEnd w:id="14999"/>
      <w:bookmarkEnd w:id="15000"/>
      <w:bookmarkEnd w:id="15001"/>
      <w:bookmarkEnd w:id="15002"/>
      <w:bookmarkEnd w:id="15003"/>
      <w:bookmarkEnd w:id="15004"/>
      <w:bookmarkEnd w:id="15005"/>
      <w:bookmarkEnd w:id="15006"/>
      <w:bookmarkEnd w:id="15007"/>
      <w:bookmarkEnd w:id="15008"/>
      <w:bookmarkEnd w:id="15009"/>
      <w:bookmarkEnd w:id="15010"/>
      <w:bookmarkEnd w:id="15011"/>
      <w:bookmarkEnd w:id="15012"/>
      <w:bookmarkEnd w:id="15013"/>
      <w:bookmarkEnd w:id="15014"/>
      <w:bookmarkEnd w:id="15015"/>
      <w:bookmarkEnd w:id="15016"/>
      <w:bookmarkEnd w:id="15017"/>
      <w:bookmarkEnd w:id="15018"/>
      <w:bookmarkEnd w:id="15019"/>
      <w:bookmarkEnd w:id="15020"/>
      <w:bookmarkEnd w:id="15021"/>
      <w:bookmarkEnd w:id="15022"/>
      <w:bookmarkEnd w:id="15023"/>
      <w:bookmarkEnd w:id="15024"/>
      <w:bookmarkEnd w:id="15025"/>
      <w:bookmarkEnd w:id="15026"/>
      <w:bookmarkEnd w:id="15027"/>
      <w:bookmarkEnd w:id="15028"/>
      <w:bookmarkEnd w:id="15029"/>
    </w:p>
    <w:p w14:paraId="194278FC" w14:textId="07E76948" w:rsidR="00A362FE" w:rsidRPr="005223F4" w:rsidRDefault="00316B66" w:rsidP="006E4FE8">
      <w:pPr>
        <w:pStyle w:val="Heading2"/>
      </w:pPr>
      <w:bookmarkStart w:id="15030" w:name="_Toc177399108"/>
      <w:bookmarkStart w:id="15031" w:name="_Toc199516342"/>
      <w:bookmarkStart w:id="15032" w:name="_Toc194984001"/>
      <w:bookmarkStart w:id="15033" w:name="_Toc243112848"/>
      <w:bookmarkStart w:id="15034" w:name="_Ref255896215"/>
      <w:bookmarkStart w:id="15035" w:name="_Ref255896225"/>
      <w:bookmarkStart w:id="15036" w:name="_Ref255896230"/>
      <w:ins w:id="15037" w:author="mbeckerle" w:date="2012-04-22T20:58:00Z">
        <w:r>
          <w:br w:type="page"/>
        </w:r>
      </w:ins>
      <w:bookmarkStart w:id="15038" w:name="_Toc349042787"/>
      <w:bookmarkStart w:id="15039" w:name="_Ref362445872"/>
      <w:bookmarkStart w:id="15040" w:name="_Ref362445886"/>
      <w:bookmarkStart w:id="15041" w:name="_Toc362453424"/>
      <w:r w:rsidR="00A362FE" w:rsidRPr="005223F4">
        <w:t>Sequence Groups</w:t>
      </w:r>
      <w:bookmarkEnd w:id="14980"/>
      <w:r w:rsidR="008827A3" w:rsidRPr="005223F4">
        <w:t xml:space="preserve"> with </w:t>
      </w:r>
      <w:del w:id="15042" w:author="Steve Hanson" w:date="2013-04-02T15:23:00Z">
        <w:r w:rsidR="008827A3" w:rsidRPr="005223F4" w:rsidDel="0078330C">
          <w:delText>Delimiters</w:delText>
        </w:r>
      </w:del>
      <w:bookmarkEnd w:id="15030"/>
      <w:bookmarkEnd w:id="15031"/>
      <w:bookmarkEnd w:id="15032"/>
      <w:bookmarkEnd w:id="15033"/>
      <w:bookmarkEnd w:id="15034"/>
      <w:bookmarkEnd w:id="15035"/>
      <w:bookmarkEnd w:id="15036"/>
      <w:bookmarkEnd w:id="15038"/>
      <w:ins w:id="15043" w:author="Steve Hanson" w:date="2013-04-02T15:23:00Z">
        <w:r w:rsidR="0078330C">
          <w:t>Separators</w:t>
        </w:r>
      </w:ins>
      <w:bookmarkEnd w:id="15039"/>
      <w:bookmarkEnd w:id="15040"/>
      <w:bookmarkEnd w:id="15041"/>
    </w:p>
    <w:p w14:paraId="4E7745B4" w14:textId="3B7D3FC5" w:rsidR="0078257E" w:rsidRPr="0078257E" w:rsidRDefault="0078257E" w:rsidP="0078257E">
      <w:pPr>
        <w:pStyle w:val="nobreak"/>
        <w:rPr>
          <w:ins w:id="15044" w:author="Steve Hanson" w:date="2013-04-02T15:04:00Z"/>
        </w:rPr>
      </w:pPr>
      <w:ins w:id="15045" w:author="Steve Hanson" w:date="2013-04-02T15:04:00Z">
        <w:r>
          <w:t>A</w:t>
        </w:r>
      </w:ins>
      <w:del w:id="15046" w:author="Steve Hanson" w:date="2013-04-02T15:04:00Z">
        <w:r w:rsidR="00A362FE" w:rsidRPr="005223F4" w:rsidDel="0078257E">
          <w:delText>The following a</w:delText>
        </w:r>
      </w:del>
      <w:r w:rsidR="00A362FE" w:rsidRPr="005223F4">
        <w:t xml:space="preserve">dditional properties apply to sequence groups that use text </w:t>
      </w:r>
      <w:r w:rsidR="00B11F88" w:rsidRPr="005223F4">
        <w:t>delimiters</w:t>
      </w:r>
      <w:r w:rsidR="00A362FE" w:rsidRPr="005223F4">
        <w:t xml:space="preserve"> to separate </w:t>
      </w:r>
      <w:commentRangeStart w:id="15047"/>
      <w:del w:id="15048" w:author="Steve Hanson" w:date="2013-04-02T15:04:00Z">
        <w:r w:rsidR="001453AC" w:rsidRPr="005223F4" w:rsidDel="0078257E">
          <w:delText>child content</w:delText>
        </w:r>
        <w:r w:rsidR="00A362FE" w:rsidRPr="005223F4" w:rsidDel="0078257E">
          <w:delText xml:space="preserve">. </w:delText>
        </w:r>
      </w:del>
      <w:ins w:id="15049" w:author="Steve Hanson" w:date="2013-04-02T15:04:00Z">
        <w:r>
          <w:rPr>
            <w:rFonts w:ascii="Helv" w:hAnsi="Helv" w:cs="Helv"/>
            <w:color w:val="000000"/>
            <w:szCs w:val="20"/>
            <w:lang w:eastAsia="en-GB"/>
          </w:rPr>
          <w:t xml:space="preserve">one </w:t>
        </w:r>
        <w:r>
          <w:rPr>
            <w:rFonts w:ascii="Helv" w:hAnsi="Helv" w:cs="Helv"/>
            <w:color w:val="0000FF"/>
            <w:szCs w:val="20"/>
            <w:lang w:eastAsia="en-GB"/>
          </w:rPr>
          <w:t>occurrence of a</w:t>
        </w:r>
        <w:r>
          <w:rPr>
            <w:rFonts w:ascii="Helv" w:hAnsi="Helv" w:cs="Helv"/>
            <w:color w:val="000000"/>
            <w:szCs w:val="20"/>
            <w:lang w:eastAsia="en-GB"/>
          </w:rPr>
          <w:t xml:space="preserve"> member of </w:t>
        </w:r>
      </w:ins>
      <w:ins w:id="15050" w:author="Steve Hanson" w:date="2013-04-02T15:05:00Z">
        <w:r>
          <w:rPr>
            <w:rFonts w:ascii="Helv" w:hAnsi="Helv" w:cs="Helv"/>
            <w:color w:val="000000"/>
            <w:szCs w:val="20"/>
            <w:lang w:eastAsia="en-GB"/>
          </w:rPr>
          <w:t>the group from</w:t>
        </w:r>
      </w:ins>
      <w:ins w:id="15051" w:author="Steve Hanson" w:date="2013-04-02T15:04:00Z">
        <w:r>
          <w:rPr>
            <w:rFonts w:ascii="Helv" w:hAnsi="Helv" w:cs="Helv"/>
            <w:color w:val="000000"/>
            <w:szCs w:val="20"/>
            <w:lang w:eastAsia="en-GB"/>
          </w:rPr>
          <w:t xml:space="preserve"> the next. </w:t>
        </w:r>
      </w:ins>
      <w:ins w:id="15052" w:author="Steve Hanson" w:date="2013-04-02T15:05:00Z">
        <w:r>
          <w:rPr>
            <w:rFonts w:ascii="Helv" w:hAnsi="Helv" w:cs="Helv"/>
            <w:color w:val="000000"/>
            <w:szCs w:val="20"/>
            <w:lang w:eastAsia="en-GB"/>
          </w:rPr>
          <w:t xml:space="preserve">Such a delimiter is called a separator. </w:t>
        </w:r>
      </w:ins>
      <w:ins w:id="15053" w:author="Steve Hanson" w:date="2013-04-02T15:04:00Z">
        <w:r>
          <w:rPr>
            <w:rFonts w:ascii="Helv" w:hAnsi="Helv" w:cs="Helv"/>
            <w:color w:val="000000"/>
            <w:szCs w:val="20"/>
            <w:lang w:eastAsia="en-GB"/>
          </w:rPr>
          <w:t>DFDL provides several properties that control the parsing and writing of separators, and satisfy the requirement to model</w:t>
        </w:r>
      </w:ins>
      <w:ins w:id="15054" w:author="Steve Hanson" w:date="2013-04-02T15:14:00Z">
        <w:r w:rsidR="00E7207C">
          <w:rPr>
            <w:rFonts w:ascii="Helv" w:hAnsi="Helv" w:cs="Helv"/>
            <w:color w:val="000000"/>
            <w:szCs w:val="20"/>
            <w:lang w:eastAsia="en-GB"/>
          </w:rPr>
          <w:t xml:space="preserve"> sequences where</w:t>
        </w:r>
      </w:ins>
      <w:ins w:id="15055" w:author="Steve Hanson" w:date="2013-04-02T15:04:00Z">
        <w:r>
          <w:rPr>
            <w:rFonts w:ascii="Helv" w:hAnsi="Helv" w:cs="Helv"/>
            <w:color w:val="000000"/>
            <w:szCs w:val="20"/>
            <w:lang w:eastAsia="en-GB"/>
          </w:rPr>
          <w:t xml:space="preserve">: </w:t>
        </w:r>
      </w:ins>
    </w:p>
    <w:p w14:paraId="43D84FAA" w14:textId="2E882D89" w:rsidR="00E7207C" w:rsidRPr="00E7207C" w:rsidRDefault="00E7207C" w:rsidP="00E7207C">
      <w:pPr>
        <w:numPr>
          <w:ilvl w:val="0"/>
          <w:numId w:val="219"/>
        </w:numPr>
        <w:autoSpaceDE w:val="0"/>
        <w:autoSpaceDN w:val="0"/>
        <w:adjustRightInd w:val="0"/>
        <w:spacing w:before="0" w:after="0"/>
        <w:rPr>
          <w:ins w:id="15056" w:author="Steve Hanson" w:date="2013-04-02T15:13:00Z"/>
          <w:rFonts w:ascii="Helv" w:hAnsi="Helv" w:cs="Helv"/>
          <w:color w:val="0000FF"/>
          <w:lang w:eastAsia="en-GB"/>
        </w:rPr>
      </w:pPr>
      <w:ins w:id="15057" w:author="Steve Hanson" w:date="2013-04-02T15:14:00Z">
        <w:r>
          <w:rPr>
            <w:rFonts w:ascii="Helv" w:hAnsi="Helv" w:cs="Helv"/>
            <w:color w:val="000000"/>
            <w:lang w:eastAsia="en-GB"/>
          </w:rPr>
          <w:t>A se</w:t>
        </w:r>
      </w:ins>
      <w:ins w:id="15058" w:author="Steve Hanson" w:date="2013-04-02T15:13:00Z">
        <w:r>
          <w:rPr>
            <w:rFonts w:ascii="Helv" w:hAnsi="Helv" w:cs="Helv"/>
            <w:color w:val="000000"/>
            <w:lang w:eastAsia="en-GB"/>
          </w:rPr>
          <w:t xml:space="preserve">parator </w:t>
        </w:r>
      </w:ins>
      <w:ins w:id="15059" w:author="Steve Hanson" w:date="2013-04-02T15:15:00Z">
        <w:r>
          <w:rPr>
            <w:rFonts w:ascii="Helv" w:hAnsi="Helv" w:cs="Helv"/>
            <w:color w:val="000000"/>
            <w:lang w:eastAsia="en-GB"/>
          </w:rPr>
          <w:t>has</w:t>
        </w:r>
      </w:ins>
      <w:ins w:id="15060" w:author="Steve Hanson" w:date="2013-04-02T15:13:00Z">
        <w:r>
          <w:rPr>
            <w:rFonts w:ascii="Helv" w:hAnsi="Helv" w:cs="Helv"/>
            <w:color w:val="000000"/>
            <w:lang w:eastAsia="en-GB"/>
          </w:rPr>
          <w:t xml:space="preserve"> </w:t>
        </w:r>
        <w:r>
          <w:rPr>
            <w:rFonts w:ascii="Helv" w:hAnsi="Helv" w:cs="Helv"/>
            <w:color w:val="0000FF"/>
            <w:lang w:eastAsia="en-GB"/>
          </w:rPr>
          <w:t xml:space="preserve">alternative </w:t>
        </w:r>
      </w:ins>
      <w:ins w:id="15061" w:author="Steve Hanson" w:date="2013-04-02T15:15:00Z">
        <w:r>
          <w:rPr>
            <w:rFonts w:ascii="Helv" w:hAnsi="Helv" w:cs="Helv"/>
            <w:color w:val="0000FF"/>
            <w:lang w:eastAsia="en-GB"/>
          </w:rPr>
          <w:t xml:space="preserve">potential </w:t>
        </w:r>
      </w:ins>
      <w:ins w:id="15062" w:author="Steve Hanson" w:date="2013-04-02T15:13:00Z">
        <w:r>
          <w:rPr>
            <w:rFonts w:ascii="Helv" w:hAnsi="Helv" w:cs="Helv"/>
            <w:color w:val="0000FF"/>
            <w:lang w:eastAsia="en-GB"/>
          </w:rPr>
          <w:t>representations in the data.</w:t>
        </w:r>
      </w:ins>
    </w:p>
    <w:p w14:paraId="062500BB" w14:textId="37E74589" w:rsidR="0078257E" w:rsidRDefault="00E7207C" w:rsidP="0078257E">
      <w:pPr>
        <w:numPr>
          <w:ilvl w:val="0"/>
          <w:numId w:val="219"/>
        </w:numPr>
        <w:autoSpaceDE w:val="0"/>
        <w:autoSpaceDN w:val="0"/>
        <w:adjustRightInd w:val="0"/>
        <w:spacing w:before="0" w:after="0"/>
        <w:rPr>
          <w:ins w:id="15063" w:author="Steve Hanson" w:date="2013-04-02T15:04:00Z"/>
          <w:rFonts w:ascii="Helv" w:hAnsi="Helv" w:cs="Helv"/>
          <w:color w:val="0000FF"/>
          <w:lang w:eastAsia="en-GB"/>
        </w:rPr>
      </w:pPr>
      <w:ins w:id="15064" w:author="Steve Hanson" w:date="2013-04-02T15:14:00Z">
        <w:r>
          <w:rPr>
            <w:rFonts w:ascii="Helv" w:hAnsi="Helv" w:cs="Helv"/>
            <w:color w:val="000000"/>
            <w:lang w:eastAsia="en-GB"/>
          </w:rPr>
          <w:t>A s</w:t>
        </w:r>
      </w:ins>
      <w:ins w:id="15065" w:author="Steve Hanson" w:date="2013-04-02T15:09:00Z">
        <w:r w:rsidR="0078257E">
          <w:rPr>
            <w:rFonts w:ascii="Helv" w:hAnsi="Helv" w:cs="Helv"/>
            <w:color w:val="000000"/>
            <w:lang w:eastAsia="en-GB"/>
          </w:rPr>
          <w:t>e</w:t>
        </w:r>
      </w:ins>
      <w:ins w:id="15066" w:author="Steve Hanson" w:date="2013-04-02T15:04:00Z">
        <w:r w:rsidR="0078257E">
          <w:rPr>
            <w:rFonts w:ascii="Helv" w:hAnsi="Helv" w:cs="Helv"/>
            <w:color w:val="000000"/>
            <w:lang w:eastAsia="en-GB"/>
          </w:rPr>
          <w:t xml:space="preserve">parator </w:t>
        </w:r>
      </w:ins>
      <w:ins w:id="15067" w:author="Steve Hanson" w:date="2013-04-02T15:05:00Z">
        <w:r w:rsidR="0078257E">
          <w:rPr>
            <w:rFonts w:ascii="Helv" w:hAnsi="Helv" w:cs="Helv"/>
            <w:color w:val="000000"/>
            <w:lang w:eastAsia="en-GB"/>
          </w:rPr>
          <w:t xml:space="preserve">is </w:t>
        </w:r>
      </w:ins>
      <w:ins w:id="15068" w:author="Steve Hanson" w:date="2013-04-02T15:04:00Z">
        <w:r w:rsidR="0078257E">
          <w:rPr>
            <w:rFonts w:ascii="Helv" w:hAnsi="Helv" w:cs="Helv"/>
            <w:color w:val="000000"/>
            <w:lang w:eastAsia="en-GB"/>
          </w:rPr>
          <w:t>placed before, after</w:t>
        </w:r>
      </w:ins>
      <w:ins w:id="15069" w:author="mbeckerle" w:date="2013-05-31T10:55:00Z">
        <w:r w:rsidR="00DA0DB3">
          <w:rPr>
            <w:rFonts w:ascii="Helv" w:hAnsi="Helv" w:cs="Helv"/>
            <w:color w:val="000000"/>
            <w:lang w:eastAsia="en-GB"/>
          </w:rPr>
          <w:t>,</w:t>
        </w:r>
      </w:ins>
      <w:ins w:id="15070" w:author="Steve Hanson" w:date="2013-04-02T15:04:00Z">
        <w:r w:rsidR="0078257E">
          <w:rPr>
            <w:rFonts w:ascii="Helv" w:hAnsi="Helv" w:cs="Helv"/>
            <w:color w:val="000000"/>
            <w:lang w:eastAsia="en-GB"/>
          </w:rPr>
          <w:t xml:space="preserve"> or between </w:t>
        </w:r>
        <w:r w:rsidR="0078257E">
          <w:rPr>
            <w:rFonts w:ascii="Helv" w:hAnsi="Helv" w:cs="Helv"/>
            <w:color w:val="0000FF"/>
            <w:lang w:eastAsia="en-GB"/>
          </w:rPr>
          <w:t>occurrences</w:t>
        </w:r>
        <w:r w:rsidR="0078257E">
          <w:rPr>
            <w:rFonts w:ascii="Helv" w:hAnsi="Helv" w:cs="Helv"/>
            <w:color w:val="000000"/>
            <w:lang w:eastAsia="en-GB"/>
          </w:rPr>
          <w:t xml:space="preserve"> </w:t>
        </w:r>
        <w:r w:rsidR="0078257E">
          <w:rPr>
            <w:rFonts w:ascii="Helv" w:hAnsi="Helv" w:cs="Helv"/>
            <w:color w:val="0000FF"/>
            <w:lang w:eastAsia="en-GB"/>
          </w:rPr>
          <w:t>in the data</w:t>
        </w:r>
      </w:ins>
      <w:ins w:id="15071" w:author="Steve Hanson" w:date="2013-04-02T15:13:00Z">
        <w:r>
          <w:rPr>
            <w:rFonts w:ascii="Helv" w:hAnsi="Helv" w:cs="Helv"/>
            <w:color w:val="0000FF"/>
            <w:lang w:eastAsia="en-GB"/>
          </w:rPr>
          <w:t>.</w:t>
        </w:r>
      </w:ins>
    </w:p>
    <w:p w14:paraId="4633D189" w14:textId="0FBAE984" w:rsidR="0078257E" w:rsidRPr="00AC7A45" w:rsidRDefault="00E7207C" w:rsidP="0078257E">
      <w:pPr>
        <w:numPr>
          <w:ilvl w:val="0"/>
          <w:numId w:val="219"/>
        </w:numPr>
        <w:autoSpaceDE w:val="0"/>
        <w:autoSpaceDN w:val="0"/>
        <w:adjustRightInd w:val="0"/>
        <w:spacing w:before="0" w:after="0"/>
        <w:rPr>
          <w:ins w:id="15072" w:author="Steve Hanson" w:date="2013-04-02T15:04:00Z"/>
          <w:rFonts w:ascii="Helv" w:hAnsi="Helv" w:cs="Helv"/>
          <w:color w:val="000000"/>
          <w:lang w:eastAsia="en-GB"/>
        </w:rPr>
      </w:pPr>
      <w:ins w:id="15073" w:author="Steve Hanson" w:date="2013-04-02T15:16:00Z">
        <w:r>
          <w:rPr>
            <w:rFonts w:ascii="Helv" w:hAnsi="Helv" w:cs="Helv"/>
            <w:color w:val="000000"/>
            <w:lang w:eastAsia="en-GB"/>
          </w:rPr>
          <w:t>S</w:t>
        </w:r>
      </w:ins>
      <w:ins w:id="15074" w:author="Steve Hanson" w:date="2013-04-02T15:15:00Z">
        <w:r>
          <w:rPr>
            <w:rFonts w:ascii="Helv" w:hAnsi="Helv" w:cs="Helv"/>
            <w:color w:val="000000"/>
            <w:lang w:eastAsia="en-GB"/>
          </w:rPr>
          <w:t>eparator</w:t>
        </w:r>
      </w:ins>
      <w:ins w:id="15075" w:author="Steve Hanson" w:date="2013-04-02T15:16:00Z">
        <w:r>
          <w:rPr>
            <w:rFonts w:ascii="Helv" w:hAnsi="Helv" w:cs="Helv"/>
            <w:color w:val="000000"/>
            <w:lang w:eastAsia="en-GB"/>
          </w:rPr>
          <w:t>s are used to indicate the position of occurrences in the data</w:t>
        </w:r>
      </w:ins>
    </w:p>
    <w:p w14:paraId="51A04FE4" w14:textId="5A2C9D43" w:rsidR="0078257E" w:rsidRDefault="0078257E" w:rsidP="0078257E">
      <w:pPr>
        <w:autoSpaceDE w:val="0"/>
        <w:autoSpaceDN w:val="0"/>
        <w:adjustRightInd w:val="0"/>
        <w:rPr>
          <w:ins w:id="15076" w:author="Steve Hanson" w:date="2013-04-02T15:04:00Z"/>
          <w:rFonts w:ascii="Helv" w:hAnsi="Helv" w:cs="Helv"/>
          <w:color w:val="000000"/>
          <w:lang w:eastAsia="en-GB"/>
        </w:rPr>
      </w:pPr>
      <w:ins w:id="15077" w:author="Steve Hanson" w:date="2013-04-02T15:04:00Z">
        <w:r>
          <w:rPr>
            <w:rFonts w:ascii="Helv" w:hAnsi="Helv" w:cs="Helv"/>
            <w:color w:val="000000"/>
            <w:lang w:eastAsia="en-GB"/>
          </w:rPr>
          <w:t>These requirements are addressed by the properties</w:t>
        </w:r>
      </w:ins>
      <w:ins w:id="15078" w:author="Steve Hanson" w:date="2013-04-02T15:07:00Z">
        <w:r>
          <w:rPr>
            <w:rFonts w:ascii="Helv" w:hAnsi="Helv" w:cs="Helv"/>
            <w:color w:val="000000"/>
            <w:lang w:eastAsia="en-GB"/>
          </w:rPr>
          <w:t xml:space="preserve"> dfdl:</w:t>
        </w:r>
      </w:ins>
      <w:ins w:id="15079" w:author="Steve Hanson" w:date="2013-04-02T15:04:00Z">
        <w:r>
          <w:rPr>
            <w:rFonts w:ascii="Helv" w:hAnsi="Helv" w:cs="Helv"/>
            <w:color w:val="0000FF"/>
            <w:lang w:eastAsia="en-GB"/>
          </w:rPr>
          <w:t>s</w:t>
        </w:r>
        <w:r>
          <w:rPr>
            <w:rFonts w:ascii="Helv" w:hAnsi="Helv" w:cs="Helv"/>
            <w:color w:val="000000"/>
            <w:lang w:eastAsia="en-GB"/>
          </w:rPr>
          <w:t>eparator</w:t>
        </w:r>
      </w:ins>
      <w:ins w:id="15080" w:author="Steve Hanson" w:date="2013-04-02T15:07:00Z">
        <w:r>
          <w:rPr>
            <w:rFonts w:ascii="Helv" w:hAnsi="Helv" w:cs="Helv"/>
            <w:color w:val="000000"/>
            <w:lang w:eastAsia="en-GB"/>
          </w:rPr>
          <w:t xml:space="preserve">, </w:t>
        </w:r>
      </w:ins>
      <w:ins w:id="15081" w:author="Steve Hanson" w:date="2013-04-02T15:08:00Z">
        <w:r>
          <w:rPr>
            <w:rFonts w:ascii="Helv" w:hAnsi="Helv" w:cs="Helv"/>
            <w:color w:val="000000"/>
            <w:lang w:eastAsia="en-GB"/>
          </w:rPr>
          <w:t>dfdl:s</w:t>
        </w:r>
      </w:ins>
      <w:ins w:id="15082" w:author="Steve Hanson" w:date="2013-04-02T15:04:00Z">
        <w:r>
          <w:rPr>
            <w:rFonts w:ascii="Helv" w:hAnsi="Helv" w:cs="Helv"/>
            <w:color w:val="000000"/>
            <w:lang w:eastAsia="en-GB"/>
          </w:rPr>
          <w:t>eparatorPosition</w:t>
        </w:r>
      </w:ins>
      <w:ins w:id="15083" w:author="Steve Hanson" w:date="2013-04-02T15:08:00Z">
        <w:r>
          <w:rPr>
            <w:rFonts w:ascii="Helv" w:hAnsi="Helv" w:cs="Helv"/>
            <w:color w:val="000000"/>
            <w:lang w:eastAsia="en-GB"/>
          </w:rPr>
          <w:t xml:space="preserve"> and dfdl:</w:t>
        </w:r>
      </w:ins>
      <w:ins w:id="15084" w:author="Steve Hanson" w:date="2013-04-02T15:04:00Z">
        <w:r>
          <w:rPr>
            <w:rFonts w:ascii="Helv" w:hAnsi="Helv" w:cs="Helv"/>
            <w:color w:val="0000FF"/>
            <w:lang w:eastAsia="en-GB"/>
          </w:rPr>
          <w:t>s</w:t>
        </w:r>
        <w:r>
          <w:rPr>
            <w:rFonts w:ascii="Helv" w:hAnsi="Helv" w:cs="Helv"/>
            <w:color w:val="000000"/>
            <w:lang w:eastAsia="en-GB"/>
          </w:rPr>
          <w:t>eparatorSuppressionPolicy</w:t>
        </w:r>
      </w:ins>
      <w:ins w:id="15085" w:author="Steve Hanson" w:date="2013-04-02T15:08:00Z">
        <w:r>
          <w:rPr>
            <w:rFonts w:ascii="Helv" w:hAnsi="Helv" w:cs="Helv"/>
            <w:color w:val="000000"/>
            <w:lang w:eastAsia="en-GB"/>
          </w:rPr>
          <w:t>, as described below.</w:t>
        </w:r>
      </w:ins>
    </w:p>
    <w:p w14:paraId="0E25B7E5" w14:textId="438D3A7A" w:rsidR="0078257E" w:rsidRDefault="0078257E" w:rsidP="0078257E">
      <w:pPr>
        <w:autoSpaceDE w:val="0"/>
        <w:autoSpaceDN w:val="0"/>
        <w:adjustRightInd w:val="0"/>
        <w:rPr>
          <w:ins w:id="15086" w:author="Steve Hanson" w:date="2013-04-02T15:04:00Z"/>
          <w:rFonts w:ascii="Helv" w:hAnsi="Helv" w:cs="Helv"/>
          <w:color w:val="000000"/>
          <w:lang w:eastAsia="en-GB"/>
        </w:rPr>
      </w:pPr>
      <w:ins w:id="15087" w:author="Steve Hanson" w:date="2013-04-02T15:04:00Z">
        <w:r>
          <w:rPr>
            <w:rFonts w:ascii="Helv" w:hAnsi="Helv" w:cs="Helv"/>
            <w:color w:val="000000"/>
            <w:lang w:eastAsia="en-GB"/>
          </w:rPr>
          <w:t xml:space="preserve">These properties combine to define the </w:t>
        </w:r>
        <w:del w:id="15088" w:author="mbeckerle" w:date="2013-05-31T10:58:00Z">
          <w:r w:rsidDel="00DA0DB3">
            <w:rPr>
              <w:rFonts w:ascii="Helv" w:hAnsi="Helv" w:cs="Helv"/>
              <w:color w:val="000000"/>
              <w:lang w:eastAsia="en-GB"/>
            </w:rPr>
            <w:delText>grammar</w:delText>
          </w:r>
        </w:del>
      </w:ins>
      <w:ins w:id="15089" w:author="mbeckerle" w:date="2013-05-31T10:58:00Z">
        <w:r w:rsidR="00DA0DB3">
          <w:rPr>
            <w:rFonts w:ascii="Helv" w:hAnsi="Helv" w:cs="Helv"/>
            <w:color w:val="000000"/>
            <w:lang w:eastAsia="en-GB"/>
          </w:rPr>
          <w:t>syntax</w:t>
        </w:r>
      </w:ins>
      <w:ins w:id="15090" w:author="Steve Hanson" w:date="2013-04-02T15:04:00Z">
        <w:r>
          <w:rPr>
            <w:rFonts w:ascii="Helv" w:hAnsi="Helv" w:cs="Helv"/>
            <w:color w:val="000000"/>
            <w:lang w:eastAsia="en-GB"/>
          </w:rPr>
          <w:t xml:space="preserve"> for a sequence group with </w:t>
        </w:r>
      </w:ins>
      <w:ins w:id="15091" w:author="Steve Hanson" w:date="2013-04-02T15:08:00Z">
        <w:r>
          <w:rPr>
            <w:rFonts w:ascii="Helv" w:hAnsi="Helv" w:cs="Helv"/>
            <w:color w:val="000000"/>
            <w:lang w:eastAsia="en-GB"/>
          </w:rPr>
          <w:t>dfdl:sequence</w:t>
        </w:r>
      </w:ins>
      <w:ins w:id="15092" w:author="Steve Hanson" w:date="2013-04-02T15:04:00Z">
        <w:r>
          <w:rPr>
            <w:rFonts w:ascii="Helv" w:hAnsi="Helv" w:cs="Helv"/>
            <w:color w:val="000000"/>
            <w:lang w:eastAsia="en-GB"/>
          </w:rPr>
          <w:t>Kind 'ordered'. Not all combinations of the properties will give rise to</w:t>
        </w:r>
        <w:del w:id="15093" w:author="mbeckerle" w:date="2013-05-31T10:58:00Z">
          <w:r w:rsidDel="00DA0DB3">
            <w:rPr>
              <w:rFonts w:ascii="Helv" w:hAnsi="Helv" w:cs="Helv"/>
              <w:color w:val="000000"/>
              <w:lang w:eastAsia="en-GB"/>
            </w:rPr>
            <w:delText xml:space="preserve"> a</w:delText>
          </w:r>
        </w:del>
        <w:r>
          <w:rPr>
            <w:rFonts w:ascii="Helv" w:hAnsi="Helv" w:cs="Helv"/>
            <w:color w:val="000000"/>
            <w:lang w:eastAsia="en-GB"/>
          </w:rPr>
          <w:t xml:space="preserve"> consistent </w:t>
        </w:r>
        <w:del w:id="15094" w:author="mbeckerle" w:date="2013-05-31T10:58:00Z">
          <w:r w:rsidDel="00DA0DB3">
            <w:rPr>
              <w:rFonts w:ascii="Helv" w:hAnsi="Helv" w:cs="Helv"/>
              <w:color w:val="000000"/>
              <w:lang w:eastAsia="en-GB"/>
            </w:rPr>
            <w:delText>grammar</w:delText>
          </w:r>
        </w:del>
      </w:ins>
      <w:ins w:id="15095" w:author="mbeckerle" w:date="2013-05-31T10:58:00Z">
        <w:r w:rsidR="00DA0DB3">
          <w:rPr>
            <w:rFonts w:ascii="Helv" w:hAnsi="Helv" w:cs="Helv"/>
            <w:color w:val="000000"/>
            <w:lang w:eastAsia="en-GB"/>
          </w:rPr>
          <w:t>syntax</w:t>
        </w:r>
      </w:ins>
      <w:ins w:id="15096" w:author="Steve Hanson" w:date="2013-04-02T15:04:00Z">
        <w:r>
          <w:rPr>
            <w:rFonts w:ascii="Helv" w:hAnsi="Helv" w:cs="Helv"/>
            <w:color w:val="000000"/>
            <w:lang w:eastAsia="en-GB"/>
          </w:rPr>
          <w:t xml:space="preserve">, so some combinations are disallowed and will give rise to a </w:t>
        </w:r>
        <w:del w:id="15097" w:author="mbeckerle" w:date="2013-05-31T11:00:00Z">
          <w:r w:rsidDel="00DA0DB3">
            <w:rPr>
              <w:rFonts w:ascii="Helv" w:hAnsi="Helv" w:cs="Helv"/>
              <w:color w:val="000000"/>
              <w:lang w:eastAsia="en-GB"/>
            </w:rPr>
            <w:delText>Schema Definition Error</w:delText>
          </w:r>
        </w:del>
      </w:ins>
      <w:ins w:id="15098" w:author="mbeckerle" w:date="2013-05-31T11:00:00Z">
        <w:r w:rsidR="00DA0DB3">
          <w:rPr>
            <w:rFonts w:ascii="Helv" w:hAnsi="Helv" w:cs="Helv"/>
            <w:color w:val="000000"/>
            <w:lang w:eastAsia="en-GB"/>
          </w:rPr>
          <w:t>schema definition error</w:t>
        </w:r>
      </w:ins>
      <w:ins w:id="15099" w:author="Steve Hanson" w:date="2013-04-02T15:04:00Z">
        <w:r>
          <w:rPr>
            <w:rFonts w:ascii="Helv" w:hAnsi="Helv" w:cs="Helv"/>
            <w:color w:val="000000"/>
            <w:lang w:eastAsia="en-GB"/>
          </w:rPr>
          <w:t xml:space="preserve">. </w:t>
        </w:r>
      </w:ins>
    </w:p>
    <w:p w14:paraId="74733ECE" w14:textId="1F117B21" w:rsidR="0078257E" w:rsidRDefault="0078257E" w:rsidP="0078257E">
      <w:pPr>
        <w:autoSpaceDE w:val="0"/>
        <w:autoSpaceDN w:val="0"/>
        <w:adjustRightInd w:val="0"/>
        <w:rPr>
          <w:ins w:id="15100" w:author="Steve Hanson" w:date="2013-04-02T15:04:00Z"/>
          <w:rFonts w:ascii="Helv" w:hAnsi="Helv" w:cs="Helv"/>
          <w:color w:val="000000"/>
          <w:lang w:eastAsia="en-GB"/>
        </w:rPr>
      </w:pPr>
      <w:ins w:id="15101" w:author="Steve Hanson" w:date="2013-04-02T15:04:00Z">
        <w:r>
          <w:rPr>
            <w:rFonts w:ascii="Helv" w:hAnsi="Helv" w:cs="Helv"/>
            <w:color w:val="0000FF"/>
            <w:lang w:eastAsia="en-GB"/>
          </w:rPr>
          <w:t xml:space="preserve">In some sequences, the presence of separators alone is enough to establish </w:t>
        </w:r>
        <w:del w:id="15102" w:author="mbeckerle" w:date="2013-07-23T20:08:00Z">
          <w:r w:rsidDel="007B2211">
            <w:rPr>
              <w:rFonts w:ascii="Helv" w:hAnsi="Helv" w:cs="Helv"/>
              <w:color w:val="0000FF"/>
              <w:lang w:eastAsia="en-GB"/>
            </w:rPr>
            <w:delText xml:space="preserve">the identification of </w:delText>
          </w:r>
        </w:del>
        <w:r>
          <w:rPr>
            <w:rFonts w:ascii="Helv" w:hAnsi="Helv" w:cs="Helv"/>
            <w:color w:val="0000FF"/>
            <w:lang w:eastAsia="en-GB"/>
          </w:rPr>
          <w:t xml:space="preserve">occurrences within the sequence. Such a sequence is called a </w:t>
        </w:r>
        <w:r>
          <w:rPr>
            <w:rFonts w:ascii="Helv" w:hAnsi="Helv" w:cs="Helv"/>
            <w:i/>
            <w:iCs/>
            <w:color w:val="0000FF"/>
            <w:lang w:eastAsia="en-GB"/>
          </w:rPr>
          <w:t>positional</w:t>
        </w:r>
        <w:r>
          <w:rPr>
            <w:rFonts w:ascii="Helv" w:hAnsi="Helv" w:cs="Helv"/>
            <w:color w:val="0000FF"/>
            <w:lang w:eastAsia="en-GB"/>
          </w:rPr>
          <w:t xml:space="preserve"> sequence.</w:t>
        </w:r>
        <w:r>
          <w:rPr>
            <w:rFonts w:ascii="Helv" w:hAnsi="Helv" w:cs="Helv"/>
            <w:color w:val="000000"/>
            <w:lang w:eastAsia="en-GB"/>
          </w:rPr>
          <w:t xml:space="preserve"> </w:t>
        </w:r>
      </w:ins>
    </w:p>
    <w:p w14:paraId="43983AE7" w14:textId="1C8EDBD5" w:rsidR="0078257E" w:rsidRDefault="0078257E" w:rsidP="0078257E">
      <w:pPr>
        <w:autoSpaceDE w:val="0"/>
        <w:autoSpaceDN w:val="0"/>
        <w:adjustRightInd w:val="0"/>
        <w:rPr>
          <w:ins w:id="15103" w:author="Steve Hanson" w:date="2013-04-02T15:04:00Z"/>
          <w:rFonts w:ascii="Helv" w:hAnsi="Helv" w:cs="Helv"/>
          <w:color w:val="000000"/>
          <w:lang w:eastAsia="en-GB"/>
        </w:rPr>
      </w:pPr>
      <w:ins w:id="15104" w:author="Steve Hanson" w:date="2013-04-02T15:04:00Z">
        <w:r w:rsidRPr="0078257E">
          <w:rPr>
            <w:rFonts w:ascii="Helv" w:hAnsi="Helv" w:cs="Helv"/>
            <w:b/>
            <w:i/>
            <w:color w:val="000000"/>
            <w:lang w:eastAsia="en-GB"/>
          </w:rPr>
          <w:t xml:space="preserve">Positional </w:t>
        </w:r>
        <w:r w:rsidRPr="0078257E">
          <w:rPr>
            <w:rFonts w:ascii="Helv" w:hAnsi="Helv" w:cs="Helv"/>
            <w:b/>
            <w:i/>
            <w:color w:val="0000FF"/>
            <w:lang w:eastAsia="en-GB"/>
          </w:rPr>
          <w:t>sequence</w:t>
        </w:r>
      </w:ins>
      <w:ins w:id="15105" w:author="Steve Hanson" w:date="2013-04-02T15:42:00Z">
        <w:r w:rsidR="00B233A1">
          <w:rPr>
            <w:rFonts w:ascii="Helv" w:hAnsi="Helv" w:cs="Helv"/>
            <w:b/>
            <w:i/>
            <w:color w:val="0000FF"/>
            <w:lang w:eastAsia="en-GB"/>
          </w:rPr>
          <w:t xml:space="preserve"> - </w:t>
        </w:r>
      </w:ins>
      <w:ins w:id="15106" w:author="Steve Hanson" w:date="2013-04-02T15:04:00Z">
        <w:r>
          <w:rPr>
            <w:rFonts w:ascii="Helv" w:hAnsi="Helv" w:cs="Helv"/>
            <w:color w:val="000000"/>
            <w:lang w:eastAsia="en-GB"/>
          </w:rPr>
          <w:t xml:space="preserve">Each </w:t>
        </w:r>
        <w:r>
          <w:rPr>
            <w:rFonts w:ascii="Helv" w:hAnsi="Helv" w:cs="Helv"/>
            <w:color w:val="0000FF"/>
            <w:lang w:eastAsia="en-GB"/>
          </w:rPr>
          <w:t>occurrence in the sequence</w:t>
        </w:r>
        <w:r>
          <w:rPr>
            <w:rFonts w:ascii="Helv" w:hAnsi="Helv" w:cs="Helv"/>
            <w:color w:val="000000"/>
            <w:lang w:eastAsia="en-GB"/>
          </w:rPr>
          <w:t xml:space="preserve"> can be identified by its position </w:t>
        </w:r>
        <w:r>
          <w:rPr>
            <w:rFonts w:ascii="Helv" w:hAnsi="Helv" w:cs="Helv"/>
            <w:color w:val="0000FF"/>
            <w:lang w:eastAsia="en-GB"/>
          </w:rPr>
          <w:t>in the data</w:t>
        </w:r>
        <w:r>
          <w:rPr>
            <w:rFonts w:ascii="Helv" w:hAnsi="Helv" w:cs="Helv"/>
            <w:color w:val="000000"/>
            <w:lang w:eastAsia="en-GB"/>
          </w:rPr>
          <w:t xml:space="preserve">. Typically </w:t>
        </w:r>
        <w:r>
          <w:rPr>
            <w:rFonts w:ascii="Helv" w:hAnsi="Helv" w:cs="Helv"/>
            <w:color w:val="0000FF"/>
            <w:lang w:eastAsia="en-GB"/>
          </w:rPr>
          <w:t>the components of such a sequence do not have an</w:t>
        </w:r>
        <w:r>
          <w:rPr>
            <w:rFonts w:ascii="Helv" w:hAnsi="Helv" w:cs="Helv"/>
            <w:color w:val="000000"/>
            <w:lang w:eastAsia="en-GB"/>
          </w:rPr>
          <w:t xml:space="preserve"> initiator. </w:t>
        </w:r>
        <w:r>
          <w:rPr>
            <w:rFonts w:ascii="Helv" w:hAnsi="Helv" w:cs="Helv"/>
            <w:color w:val="0000FF"/>
            <w:lang w:eastAsia="en-GB"/>
          </w:rPr>
          <w:t>In some such sequences, the</w:t>
        </w:r>
        <w:r>
          <w:rPr>
            <w:rFonts w:ascii="Helv" w:hAnsi="Helv" w:cs="Helv"/>
            <w:color w:val="000000"/>
            <w:lang w:eastAsia="en-GB"/>
          </w:rPr>
          <w:t xml:space="preserve"> separators for </w:t>
        </w:r>
        <w:r>
          <w:rPr>
            <w:rFonts w:ascii="Helv" w:hAnsi="Helv" w:cs="Helv"/>
            <w:color w:val="0000FF"/>
            <w:lang w:eastAsia="en-GB"/>
          </w:rPr>
          <w:t>optional</w:t>
        </w:r>
        <w:r>
          <w:rPr>
            <w:rFonts w:ascii="Helv" w:hAnsi="Helv" w:cs="Helv"/>
            <w:color w:val="000000"/>
            <w:lang w:eastAsia="en-GB"/>
          </w:rPr>
          <w:t xml:space="preserve"> zero-length </w:t>
        </w:r>
        <w:r>
          <w:rPr>
            <w:rFonts w:ascii="Helv" w:hAnsi="Helv" w:cs="Helv"/>
            <w:color w:val="0000FF"/>
            <w:lang w:eastAsia="en-GB"/>
          </w:rPr>
          <w:t>occurrences</w:t>
        </w:r>
        <w:r>
          <w:rPr>
            <w:rFonts w:ascii="Helv" w:hAnsi="Helv" w:cs="Helv"/>
            <w:color w:val="000000"/>
            <w:lang w:eastAsia="en-GB"/>
          </w:rPr>
          <w:t xml:space="preserve"> </w:t>
        </w:r>
        <w:r>
          <w:rPr>
            <w:rFonts w:ascii="Helv" w:hAnsi="Helv" w:cs="Helv"/>
            <w:color w:val="0000FF"/>
            <w:lang w:eastAsia="en-GB"/>
          </w:rPr>
          <w:t>may or must be omitted when</w:t>
        </w:r>
        <w:r>
          <w:rPr>
            <w:rFonts w:ascii="Helv" w:hAnsi="Helv" w:cs="Helv"/>
            <w:color w:val="000000"/>
            <w:lang w:eastAsia="en-GB"/>
          </w:rPr>
          <w:t xml:space="preserve"> at the end of the group. </w:t>
        </w:r>
        <w:r>
          <w:rPr>
            <w:rFonts w:ascii="Helv" w:hAnsi="Helv" w:cs="Helv"/>
            <w:color w:val="0000FF"/>
            <w:lang w:eastAsia="en-GB"/>
          </w:rPr>
          <w:t>A positional sequence</w:t>
        </w:r>
        <w:r>
          <w:rPr>
            <w:rFonts w:ascii="Helv" w:hAnsi="Helv" w:cs="Helv"/>
            <w:color w:val="000000"/>
            <w:lang w:eastAsia="en-GB"/>
          </w:rPr>
          <w:t xml:space="preserve"> can be modelled by setting </w:t>
        </w:r>
      </w:ins>
      <w:ins w:id="15107" w:author="Steve Hanson" w:date="2013-04-02T15:12:00Z">
        <w:r w:rsidR="00E7207C">
          <w:rPr>
            <w:rFonts w:ascii="Helv" w:hAnsi="Helv" w:cs="Helv"/>
            <w:color w:val="000000"/>
            <w:lang w:eastAsia="en-GB"/>
          </w:rPr>
          <w:t>dfdl:</w:t>
        </w:r>
      </w:ins>
      <w:ins w:id="15108" w:author="Steve Hanson" w:date="2013-04-02T15:04:00Z">
        <w:r>
          <w:rPr>
            <w:rFonts w:ascii="Helv" w:hAnsi="Helv" w:cs="Helv"/>
            <w:color w:val="000000"/>
            <w:lang w:eastAsia="en-GB"/>
          </w:rPr>
          <w:t xml:space="preserve">separatorSuppressionPolicy to </w:t>
        </w:r>
        <w:del w:id="15109" w:author="mbeckerle" w:date="2013-06-03T12:46:00Z">
          <w:r w:rsidDel="00FB5582">
            <w:rPr>
              <w:rFonts w:ascii="Helv" w:hAnsi="Helv" w:cs="Helv"/>
              <w:color w:val="0000FF"/>
              <w:lang w:eastAsia="en-GB"/>
            </w:rPr>
            <w:delText>'required'</w:delText>
          </w:r>
        </w:del>
      </w:ins>
      <w:ins w:id="15110" w:author="mbeckerle" w:date="2013-06-03T12:46:00Z">
        <w:r w:rsidR="00FB5582">
          <w:rPr>
            <w:rFonts w:ascii="Helv" w:hAnsi="Helv" w:cs="Helv"/>
            <w:color w:val="0000FF"/>
            <w:lang w:eastAsia="en-GB"/>
          </w:rPr>
          <w:t>'never'</w:t>
        </w:r>
      </w:ins>
      <w:ins w:id="15111" w:author="Steve Hanson" w:date="2013-04-02T15:04:00Z">
        <w:r>
          <w:rPr>
            <w:rFonts w:ascii="Helv" w:hAnsi="Helv" w:cs="Helv"/>
            <w:color w:val="0000FF"/>
            <w:lang w:eastAsia="en-GB"/>
          </w:rPr>
          <w:t>,</w:t>
        </w:r>
        <w:r>
          <w:rPr>
            <w:rFonts w:ascii="Helv" w:hAnsi="Helv" w:cs="Helv"/>
            <w:color w:val="000000"/>
            <w:lang w:eastAsia="en-GB"/>
          </w:rPr>
          <w:t xml:space="preserve"> 'trailingEmptyStrict'  or 'trai</w:t>
        </w:r>
      </w:ins>
      <w:ins w:id="15112" w:author="Steve Hanson" w:date="2013-04-02T15:12:00Z">
        <w:r w:rsidR="00E7207C">
          <w:rPr>
            <w:rFonts w:ascii="Helv" w:hAnsi="Helv" w:cs="Helv"/>
            <w:color w:val="000000"/>
            <w:lang w:eastAsia="en-GB"/>
          </w:rPr>
          <w:t>l</w:t>
        </w:r>
      </w:ins>
      <w:ins w:id="15113" w:author="Steve Hanson" w:date="2013-04-02T15:04:00Z">
        <w:r>
          <w:rPr>
            <w:rFonts w:ascii="Helv" w:hAnsi="Helv" w:cs="Helv"/>
            <w:color w:val="000000"/>
            <w:lang w:eastAsia="en-GB"/>
          </w:rPr>
          <w:t>ingEmpty'</w:t>
        </w:r>
      </w:ins>
      <w:ins w:id="15114" w:author="Steve Hanson" w:date="2013-04-02T15:12:00Z">
        <w:r w:rsidR="00E7207C">
          <w:rPr>
            <w:rFonts w:ascii="Helv" w:hAnsi="Helv" w:cs="Helv"/>
            <w:color w:val="000000"/>
            <w:lang w:eastAsia="en-GB"/>
          </w:rPr>
          <w:t>.</w:t>
        </w:r>
      </w:ins>
    </w:p>
    <w:p w14:paraId="05E617BC" w14:textId="1020FC4F" w:rsidR="0078257E" w:rsidRDefault="0078257E" w:rsidP="0078257E">
      <w:pPr>
        <w:autoSpaceDE w:val="0"/>
        <w:autoSpaceDN w:val="0"/>
        <w:adjustRightInd w:val="0"/>
        <w:rPr>
          <w:ins w:id="15115" w:author="Steve Hanson" w:date="2013-04-02T15:04:00Z"/>
          <w:rFonts w:ascii="Helv" w:hAnsi="Helv" w:cs="Helv"/>
          <w:color w:val="000000"/>
          <w:lang w:eastAsia="en-GB"/>
        </w:rPr>
      </w:pPr>
      <w:ins w:id="15116" w:author="Steve Hanson" w:date="2013-04-02T15:04:00Z">
        <w:r w:rsidRPr="0078257E">
          <w:rPr>
            <w:rFonts w:ascii="Helv" w:hAnsi="Helv" w:cs="Helv"/>
            <w:b/>
            <w:i/>
            <w:color w:val="000000"/>
            <w:lang w:eastAsia="en-GB"/>
          </w:rPr>
          <w:t xml:space="preserve">Non-positional </w:t>
        </w:r>
        <w:r w:rsidRPr="0078257E">
          <w:rPr>
            <w:rFonts w:ascii="Helv" w:hAnsi="Helv" w:cs="Helv"/>
            <w:b/>
            <w:i/>
            <w:color w:val="0000FF"/>
            <w:lang w:eastAsia="en-GB"/>
          </w:rPr>
          <w:t>sequence</w:t>
        </w:r>
      </w:ins>
      <w:ins w:id="15117" w:author="Steve Hanson" w:date="2013-04-02T15:42:00Z">
        <w:r w:rsidR="00B233A1">
          <w:rPr>
            <w:rFonts w:ascii="Helv" w:hAnsi="Helv" w:cs="Helv"/>
            <w:b/>
            <w:i/>
            <w:color w:val="0000FF"/>
            <w:lang w:eastAsia="en-GB"/>
          </w:rPr>
          <w:t xml:space="preserve"> - </w:t>
        </w:r>
      </w:ins>
      <w:ins w:id="15118" w:author="Steve Hanson" w:date="2013-04-02T15:04:00Z">
        <w:r>
          <w:rPr>
            <w:rFonts w:ascii="Helv" w:hAnsi="Helv" w:cs="Helv"/>
            <w:color w:val="0000FF"/>
            <w:lang w:eastAsia="en-GB"/>
          </w:rPr>
          <w:t>Occurrences in the sequence</w:t>
        </w:r>
        <w:r>
          <w:rPr>
            <w:rFonts w:ascii="Helv" w:hAnsi="Helv" w:cs="Helv"/>
            <w:color w:val="000000"/>
            <w:lang w:eastAsia="en-GB"/>
          </w:rPr>
          <w:t xml:space="preserve"> cannot be identified by their position</w:t>
        </w:r>
        <w:r>
          <w:rPr>
            <w:rFonts w:ascii="Helv" w:hAnsi="Helv" w:cs="Helv"/>
            <w:color w:val="0000FF"/>
            <w:lang w:eastAsia="en-GB"/>
          </w:rPr>
          <w:t xml:space="preserve"> in the data</w:t>
        </w:r>
        <w:r>
          <w:rPr>
            <w:rFonts w:ascii="Helv" w:hAnsi="Helv" w:cs="Helv"/>
            <w:color w:val="000000"/>
            <w:lang w:eastAsia="en-GB"/>
          </w:rPr>
          <w:t xml:space="preserve"> </w:t>
        </w:r>
        <w:r>
          <w:rPr>
            <w:rFonts w:ascii="Helv" w:hAnsi="Helv" w:cs="Helv"/>
            <w:color w:val="0000FF"/>
            <w:lang w:eastAsia="en-GB"/>
          </w:rPr>
          <w:t>alone</w:t>
        </w:r>
        <w:r>
          <w:rPr>
            <w:rFonts w:ascii="Helv" w:hAnsi="Helv" w:cs="Helv"/>
            <w:color w:val="000000"/>
            <w:lang w:eastAsia="en-GB"/>
          </w:rPr>
          <w:t xml:space="preserve">. Typically </w:t>
        </w:r>
        <w:r>
          <w:rPr>
            <w:rFonts w:ascii="Helv" w:hAnsi="Helv" w:cs="Helv"/>
            <w:color w:val="0000FF"/>
            <w:lang w:eastAsia="en-GB"/>
          </w:rPr>
          <w:t>the components of such a sequence have an</w:t>
        </w:r>
        <w:r>
          <w:rPr>
            <w:rFonts w:ascii="Helv" w:hAnsi="Helv" w:cs="Helv"/>
            <w:color w:val="000000"/>
            <w:lang w:eastAsia="en-GB"/>
          </w:rPr>
          <w:t xml:space="preserve"> initiator. </w:t>
        </w:r>
        <w:r>
          <w:rPr>
            <w:rFonts w:ascii="Helv" w:hAnsi="Helv" w:cs="Helv"/>
            <w:color w:val="0000FF"/>
            <w:lang w:eastAsia="en-GB"/>
          </w:rPr>
          <w:t xml:space="preserve">Such sequences </w:t>
        </w:r>
        <w:r>
          <w:rPr>
            <w:rFonts w:ascii="Helv" w:hAnsi="Helv" w:cs="Helv"/>
            <w:color w:val="000000"/>
            <w:lang w:eastAsia="en-GB"/>
          </w:rPr>
          <w:t xml:space="preserve">allow the separator to be omitted for </w:t>
        </w:r>
        <w:r>
          <w:rPr>
            <w:rFonts w:ascii="Helv" w:hAnsi="Helv" w:cs="Helv"/>
            <w:color w:val="0000FF"/>
            <w:lang w:eastAsia="en-GB"/>
          </w:rPr>
          <w:t>optional</w:t>
        </w:r>
        <w:r>
          <w:rPr>
            <w:rFonts w:ascii="Helv" w:hAnsi="Helv" w:cs="Helv"/>
            <w:color w:val="000000"/>
            <w:lang w:eastAsia="en-GB"/>
          </w:rPr>
          <w:t xml:space="preserve"> zero-length </w:t>
        </w:r>
        <w:r>
          <w:rPr>
            <w:rFonts w:ascii="Helv" w:hAnsi="Helv" w:cs="Helv"/>
            <w:color w:val="0000FF"/>
            <w:lang w:eastAsia="en-GB"/>
          </w:rPr>
          <w:t>occurrence</w:t>
        </w:r>
      </w:ins>
      <w:ins w:id="15119" w:author="Steve Hanson" w:date="2013-04-02T15:19:00Z">
        <w:r w:rsidR="00E7207C">
          <w:rPr>
            <w:rFonts w:ascii="Helv" w:hAnsi="Helv" w:cs="Helv"/>
            <w:color w:val="0000FF"/>
            <w:lang w:eastAsia="en-GB"/>
          </w:rPr>
          <w:t>s anywhere in the sequence</w:t>
        </w:r>
      </w:ins>
      <w:ins w:id="15120" w:author="Steve Hanson" w:date="2013-04-02T15:04:00Z">
        <w:r>
          <w:rPr>
            <w:rFonts w:ascii="Helv" w:hAnsi="Helv" w:cs="Helv"/>
            <w:color w:val="000000"/>
            <w:lang w:eastAsia="en-GB"/>
          </w:rPr>
          <w:t xml:space="preserve">. </w:t>
        </w:r>
      </w:ins>
      <w:ins w:id="15121" w:author="mbeckerle" w:date="2013-07-23T20:03:00Z">
        <w:r w:rsidR="007513AF">
          <w:rPr>
            <w:rFonts w:cs="Arial"/>
          </w:rPr>
          <w:t>Speculative parsing is employed by the parser to identify each occurrence</w:t>
        </w:r>
        <w:r w:rsidR="007513AF">
          <w:rPr>
            <w:rFonts w:cs="Arial"/>
            <w:color w:val="0000FF"/>
          </w:rPr>
          <w:t>.</w:t>
        </w:r>
      </w:ins>
      <w:ins w:id="15122" w:author="Steve Hanson" w:date="2013-04-02T15:04:00Z">
        <w:del w:id="15123" w:author="mbeckerle" w:date="2013-07-23T20:03:00Z">
          <w:r w:rsidDel="007513AF">
            <w:rPr>
              <w:rFonts w:ascii="Helv" w:hAnsi="Helv" w:cs="Helv"/>
              <w:color w:val="000000"/>
              <w:lang w:eastAsia="en-GB"/>
            </w:rPr>
            <w:delText xml:space="preserve">Speculative parsing and backtracking must be used to identify each </w:delText>
          </w:r>
          <w:r w:rsidDel="007513AF">
            <w:rPr>
              <w:rFonts w:ascii="Helv" w:hAnsi="Helv" w:cs="Helv"/>
              <w:color w:val="0000FF"/>
              <w:lang w:eastAsia="en-GB"/>
            </w:rPr>
            <w:delText>occurrence</w:delText>
          </w:r>
          <w:r w:rsidDel="007513AF">
            <w:rPr>
              <w:rFonts w:ascii="Helv" w:hAnsi="Helv" w:cs="Helv"/>
              <w:color w:val="000000"/>
              <w:lang w:eastAsia="en-GB"/>
            </w:rPr>
            <w:delText>.</w:delText>
          </w:r>
        </w:del>
        <w:r>
          <w:rPr>
            <w:rFonts w:ascii="Helv" w:hAnsi="Helv" w:cs="Helv"/>
            <w:color w:val="000000"/>
            <w:lang w:eastAsia="en-GB"/>
          </w:rPr>
          <w:t xml:space="preserve">  </w:t>
        </w:r>
        <w:r>
          <w:rPr>
            <w:rFonts w:ascii="Helv" w:hAnsi="Helv" w:cs="Helv"/>
            <w:color w:val="0000FF"/>
            <w:lang w:eastAsia="en-GB"/>
          </w:rPr>
          <w:t>A non-positional sequence</w:t>
        </w:r>
        <w:r>
          <w:rPr>
            <w:rFonts w:ascii="Helv" w:hAnsi="Helv" w:cs="Helv"/>
            <w:color w:val="000000"/>
            <w:lang w:eastAsia="en-GB"/>
          </w:rPr>
          <w:t xml:space="preserve"> can be modelled by setting </w:t>
        </w:r>
      </w:ins>
      <w:ins w:id="15124" w:author="Steve Hanson" w:date="2013-04-02T15:19:00Z">
        <w:r w:rsidR="00E7207C">
          <w:rPr>
            <w:rFonts w:ascii="Helv" w:hAnsi="Helv" w:cs="Helv"/>
            <w:color w:val="000000"/>
            <w:lang w:eastAsia="en-GB"/>
          </w:rPr>
          <w:t>dfdl:</w:t>
        </w:r>
      </w:ins>
      <w:ins w:id="15125" w:author="Steve Hanson" w:date="2013-04-02T15:04:00Z">
        <w:r>
          <w:rPr>
            <w:rFonts w:ascii="Helv" w:hAnsi="Helv" w:cs="Helv"/>
            <w:color w:val="000000"/>
            <w:lang w:eastAsia="en-GB"/>
          </w:rPr>
          <w:t xml:space="preserve">separatorSuppressionPolicy to 'anyEmpty'. </w:t>
        </w:r>
      </w:ins>
      <w:commentRangeEnd w:id="15047"/>
      <w:ins w:id="15126" w:author="Steve Hanson" w:date="2013-04-02T15:21:00Z">
        <w:r w:rsidR="00E7207C">
          <w:rPr>
            <w:rStyle w:val="CommentReference"/>
          </w:rPr>
          <w:commentReference w:id="15047"/>
        </w:r>
      </w:ins>
    </w:p>
    <w:p w14:paraId="28793F1F" w14:textId="77777777" w:rsidR="0078257E" w:rsidRPr="0078257E" w:rsidRDefault="0078257E" w:rsidP="0078257E"/>
    <w:tbl>
      <w:tblPr>
        <w:tblW w:w="89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3348"/>
        <w:gridCol w:w="5580"/>
      </w:tblGrid>
      <w:tr w:rsidR="00A362FE" w:rsidRPr="00240AC5" w14:paraId="1DCDE007" w14:textId="77777777" w:rsidTr="00240AC5">
        <w:trPr>
          <w:trHeight w:val="402"/>
        </w:trPr>
        <w:tc>
          <w:tcPr>
            <w:tcW w:w="3348" w:type="dxa"/>
            <w:shd w:val="clear" w:color="auto" w:fill="F3F3F3"/>
          </w:tcPr>
          <w:p w14:paraId="69764F1E" w14:textId="77777777" w:rsidR="00A362FE" w:rsidRPr="002D79AC" w:rsidRDefault="00A362FE" w:rsidP="002D79AC">
            <w:pPr>
              <w:rPr>
                <w:rFonts w:eastAsia="Arial Unicode MS"/>
                <w:b/>
              </w:rPr>
            </w:pPr>
            <w:r w:rsidRPr="002D79AC">
              <w:rPr>
                <w:rFonts w:eastAsia="Arial Unicode MS"/>
                <w:b/>
              </w:rPr>
              <w:t>Property Name</w:t>
            </w:r>
          </w:p>
        </w:tc>
        <w:tc>
          <w:tcPr>
            <w:tcW w:w="5580" w:type="dxa"/>
            <w:shd w:val="clear" w:color="auto" w:fill="F3F3F3"/>
          </w:tcPr>
          <w:p w14:paraId="7AC62031" w14:textId="77777777" w:rsidR="00A362FE" w:rsidRPr="002D79AC" w:rsidRDefault="00A362FE" w:rsidP="002D79AC">
            <w:pPr>
              <w:rPr>
                <w:rFonts w:eastAsia="Arial Unicode MS"/>
                <w:b/>
              </w:rPr>
            </w:pPr>
            <w:r w:rsidRPr="002D79AC">
              <w:rPr>
                <w:rFonts w:eastAsia="Arial Unicode MS"/>
                <w:b/>
              </w:rPr>
              <w:t>Description</w:t>
            </w:r>
          </w:p>
        </w:tc>
      </w:tr>
      <w:tr w:rsidR="00A362FE" w:rsidRPr="00240AC5" w14:paraId="1DCF0567" w14:textId="77777777" w:rsidTr="00240AC5">
        <w:trPr>
          <w:trHeight w:val="360"/>
        </w:trPr>
        <w:tc>
          <w:tcPr>
            <w:tcW w:w="3348" w:type="dxa"/>
            <w:shd w:val="clear" w:color="auto" w:fill="auto"/>
          </w:tcPr>
          <w:p w14:paraId="7E18397E" w14:textId="0E3D0E4B" w:rsidR="00A362FE" w:rsidRPr="00240AC5" w:rsidRDefault="00025B07" w:rsidP="002D79AC">
            <w:pPr>
              <w:rPr>
                <w:rFonts w:eastAsia="Arial Unicode MS"/>
              </w:rPr>
            </w:pPr>
            <w:del w:id="15127" w:author="Steve Hanson" w:date="2013-02-26T11:38:00Z">
              <w:r w:rsidRPr="00240AC5">
                <w:rPr>
                  <w:rFonts w:eastAsia="Arial Unicode MS"/>
                </w:rPr>
                <w:delText>S</w:delText>
              </w:r>
              <w:r w:rsidR="00A362FE" w:rsidRPr="00240AC5">
                <w:rPr>
                  <w:rFonts w:eastAsia="Arial Unicode MS"/>
                </w:rPr>
                <w:delText>eparator</w:delText>
              </w:r>
            </w:del>
            <w:ins w:id="15128" w:author="Steve Hanson" w:date="2013-02-26T11:40:00Z">
              <w:r w:rsidR="0004708D">
                <w:rPr>
                  <w:rFonts w:eastAsia="Arial Unicode MS"/>
                </w:rPr>
                <w:t>s</w:t>
              </w:r>
            </w:ins>
            <w:del w:id="15129" w:author="Steve Hanson" w:date="2013-02-26T11:40:00Z">
              <w:r w:rsidRPr="00240AC5" w:rsidDel="0004708D">
                <w:rPr>
                  <w:rFonts w:eastAsia="Arial Unicode MS"/>
                </w:rPr>
                <w:delText>S</w:delText>
              </w:r>
            </w:del>
            <w:ins w:id="15130" w:author="Steve Hanson" w:date="2013-02-26T11:38:00Z">
              <w:r w:rsidR="00A362FE" w:rsidRPr="00240AC5">
                <w:rPr>
                  <w:rFonts w:eastAsia="Arial Unicode MS"/>
                </w:rPr>
                <w:t>eparator</w:t>
              </w:r>
            </w:ins>
          </w:p>
        </w:tc>
        <w:tc>
          <w:tcPr>
            <w:tcW w:w="5580" w:type="dxa"/>
            <w:shd w:val="clear" w:color="auto" w:fill="auto"/>
          </w:tcPr>
          <w:p w14:paraId="02628586" w14:textId="77777777" w:rsidR="00A362FE" w:rsidRPr="00240AC5" w:rsidRDefault="007F6D4B" w:rsidP="002D79AC">
            <w:pPr>
              <w:rPr>
                <w:rFonts w:eastAsia="Arial Unicode MS"/>
              </w:rPr>
            </w:pPr>
            <w:r w:rsidRPr="00240AC5">
              <w:rPr>
                <w:rFonts w:eastAsia="Arial Unicode MS"/>
              </w:rPr>
              <w:t xml:space="preserve">List of </w:t>
            </w:r>
            <w:r w:rsidR="00454BAA" w:rsidRPr="00240AC5">
              <w:rPr>
                <w:rFonts w:eastAsia="Arial Unicode MS"/>
              </w:rPr>
              <w:t>DFDL String Literals</w:t>
            </w:r>
            <w:r w:rsidR="00F35F85" w:rsidRPr="00240AC5">
              <w:rPr>
                <w:rFonts w:eastAsia="Arial Unicode MS"/>
              </w:rPr>
              <w:t xml:space="preserve"> </w:t>
            </w:r>
            <w:r w:rsidR="00F35F85" w:rsidRPr="00240AC5">
              <w:rPr>
                <w:rFonts w:eastAsia="Arial Unicode MS"/>
                <w:szCs w:val="18"/>
              </w:rPr>
              <w:t>or</w:t>
            </w:r>
            <w:r w:rsidR="00F35F85" w:rsidRPr="00240AC5">
              <w:rPr>
                <w:rFonts w:eastAsia="Arial Unicode MS"/>
              </w:rPr>
              <w:t xml:space="preserve"> </w:t>
            </w:r>
            <w:r w:rsidR="00293086" w:rsidRPr="00240AC5">
              <w:rPr>
                <w:rFonts w:eastAsia="Arial Unicode MS"/>
                <w:szCs w:val="18"/>
              </w:rPr>
              <w:t>DFDL Expression</w:t>
            </w:r>
          </w:p>
          <w:p w14:paraId="18A904C7" w14:textId="7C88ED4A" w:rsidR="00204A41" w:rsidRPr="00240AC5" w:rsidDel="00D764F4" w:rsidRDefault="00D764F4" w:rsidP="002D79AC">
            <w:pPr>
              <w:rPr>
                <w:del w:id="15131" w:author="mbeckerle" w:date="2013-07-10T14:13:00Z"/>
                <w:rFonts w:eastAsia="Arial Unicode MS"/>
              </w:rPr>
            </w:pPr>
            <w:ins w:id="15132" w:author="mbeckerle" w:date="2013-07-10T14:13:00Z">
              <w:r w:rsidRPr="00D764F4">
                <w:rPr>
                  <w:rFonts w:eastAsia="Arial Unicode MS"/>
                </w:rPr>
                <w:t>Specifies a whitespace separated list of alternative literal strings that are the possible separators for the sequence. Separators occur in the data either before, between or after all occurrences of the elements or groups that are the children of the sequence.</w:t>
              </w:r>
            </w:ins>
            <w:del w:id="15133" w:author="mbeckerle" w:date="2013-07-10T14:13:00Z">
              <w:r w:rsidR="00204A41" w:rsidRPr="00240AC5" w:rsidDel="00D764F4">
                <w:rPr>
                  <w:rFonts w:eastAsia="Arial Unicode MS"/>
                </w:rPr>
                <w:delText xml:space="preserve">Specifies a whitespace separated list of alternative </w:delText>
              </w:r>
              <w:r w:rsidR="00454BAA" w:rsidRPr="00240AC5" w:rsidDel="00D764F4">
                <w:rPr>
                  <w:rFonts w:eastAsia="Arial Unicode MS"/>
                </w:rPr>
                <w:delText xml:space="preserve">literal </w:delText>
              </w:r>
              <w:r w:rsidR="00204A41" w:rsidRPr="00240AC5" w:rsidDel="00D764F4">
                <w:rPr>
                  <w:rFonts w:eastAsia="Arial Unicode MS"/>
                </w:rPr>
                <w:delText xml:space="preserve">strings </w:delText>
              </w:r>
              <w:r w:rsidR="00451779" w:rsidRPr="00240AC5" w:rsidDel="00D764F4">
                <w:rPr>
                  <w:rFonts w:eastAsia="Arial Unicode MS"/>
                </w:rPr>
                <w:delText>that are the possible</w:delText>
              </w:r>
              <w:r w:rsidR="00204A41" w:rsidRPr="00240AC5" w:rsidDel="00D764F4">
                <w:rPr>
                  <w:rFonts w:eastAsia="Arial Unicode MS"/>
                </w:rPr>
                <w:delText xml:space="preserve"> separator</w:delText>
              </w:r>
              <w:r w:rsidR="00451779" w:rsidRPr="00240AC5" w:rsidDel="00D764F4">
                <w:rPr>
                  <w:rFonts w:eastAsia="Arial Unicode MS"/>
                </w:rPr>
                <w:delText>s</w:delText>
              </w:r>
              <w:r w:rsidR="00204A41" w:rsidRPr="00240AC5" w:rsidDel="00D764F4">
                <w:rPr>
                  <w:rFonts w:eastAsia="Arial Unicode MS"/>
                </w:rPr>
                <w:delText xml:space="preserve"> between a </w:delText>
              </w:r>
              <w:r w:rsidR="00451779" w:rsidRPr="00240AC5" w:rsidDel="00D764F4">
                <w:rPr>
                  <w:rFonts w:eastAsia="Arial Unicode MS"/>
                </w:rPr>
                <w:delText>sequence</w:delText>
              </w:r>
              <w:r w:rsidR="00204A41" w:rsidRPr="00240AC5" w:rsidDel="00D764F4">
                <w:rPr>
                  <w:rFonts w:eastAsia="Arial Unicode MS"/>
                </w:rPr>
                <w:delText xml:space="preserve"> of elements</w:delText>
              </w:r>
              <w:r w:rsidR="00094580" w:rsidRPr="00240AC5" w:rsidDel="00D764F4">
                <w:rPr>
                  <w:rFonts w:eastAsia="Arial Unicode MS"/>
                </w:rPr>
                <w:delText xml:space="preserve"> or </w:delText>
              </w:r>
              <w:r w:rsidR="00E76101" w:rsidRPr="00240AC5" w:rsidDel="00D764F4">
                <w:rPr>
                  <w:rFonts w:eastAsia="Arial Unicode MS"/>
                </w:rPr>
                <w:delText xml:space="preserve">multiple </w:delText>
              </w:r>
              <w:r w:rsidR="00094580" w:rsidRPr="00240AC5" w:rsidDel="00D764F4">
                <w:rPr>
                  <w:rFonts w:eastAsia="Arial Unicode MS"/>
                </w:rPr>
                <w:delText xml:space="preserve">occurrences of </w:delText>
              </w:r>
              <w:r w:rsidR="00E76101" w:rsidRPr="00240AC5" w:rsidDel="00D764F4">
                <w:rPr>
                  <w:rFonts w:eastAsia="Arial Unicode MS"/>
                </w:rPr>
                <w:delText xml:space="preserve">an </w:delText>
              </w:r>
              <w:r w:rsidR="00094580" w:rsidRPr="00240AC5" w:rsidDel="00D764F4">
                <w:rPr>
                  <w:rFonts w:eastAsia="Arial Unicode MS"/>
                </w:rPr>
                <w:delText>element</w:delText>
              </w:r>
              <w:r w:rsidR="00204A41" w:rsidRPr="00240AC5" w:rsidDel="00D764F4">
                <w:rPr>
                  <w:rFonts w:eastAsia="Arial Unicode MS"/>
                </w:rPr>
                <w:delText>.</w:delText>
              </w:r>
            </w:del>
          </w:p>
          <w:p w14:paraId="2C043542" w14:textId="77777777" w:rsidR="00D764F4" w:rsidRDefault="00D764F4" w:rsidP="002D79AC">
            <w:pPr>
              <w:rPr>
                <w:ins w:id="15134" w:author="mbeckerle" w:date="2013-07-10T14:13:00Z"/>
                <w:rFonts w:eastAsia="Arial Unicode MS"/>
              </w:rPr>
            </w:pPr>
          </w:p>
          <w:p w14:paraId="27290862" w14:textId="2632771F" w:rsidR="007B4638" w:rsidRPr="00240AC5" w:rsidRDefault="007B4638" w:rsidP="002D79AC">
            <w:pPr>
              <w:rPr>
                <w:ins w:id="15135" w:author="Steve Hanson" w:date="2012-02-29T13:43:00Z"/>
                <w:rFonts w:eastAsia="Arial Unicode MS" w:cs="Arial"/>
              </w:rPr>
            </w:pPr>
            <w:ins w:id="15136" w:author="Steve Hanson" w:date="2012-02-29T13:43:00Z">
              <w:r w:rsidRPr="00240AC5">
                <w:rPr>
                  <w:rFonts w:eastAsia="Arial Unicode MS"/>
                </w:rPr>
                <w:t xml:space="preserve">This property can be computed by way of an expression which returns a string of whitespace separated values. </w:t>
              </w:r>
              <w:r w:rsidRPr="00240AC5">
                <w:rPr>
                  <w:rFonts w:eastAsia="Arial Unicode MS"/>
                  <w:sz w:val="18"/>
                  <w:szCs w:val="18"/>
                </w:rPr>
                <w:t>The expression must not contain forward references to elements which have not yet been processed.</w:t>
              </w:r>
            </w:ins>
            <w:ins w:id="15137" w:author="mbeckerle" w:date="2013-07-10T14:15:00Z">
              <w:r w:rsidR="00D764F4">
                <w:rPr>
                  <w:rFonts w:eastAsia="Arial Unicode MS"/>
                  <w:sz w:val="18"/>
                  <w:szCs w:val="18"/>
                </w:rPr>
                <w:t xml:space="preserve"> It is a Schema Definition Error if the expression returns an empty string.</w:t>
              </w:r>
            </w:ins>
          </w:p>
          <w:p w14:paraId="6C336A05" w14:textId="0586FA06" w:rsidR="007B4638" w:rsidRDefault="00D27969" w:rsidP="002D79AC">
            <w:pPr>
              <w:rPr>
                <w:ins w:id="15138" w:author="Steve Hanson" w:date="2012-02-29T13:43:00Z"/>
              </w:rPr>
            </w:pPr>
            <w:r w:rsidRPr="005223F4">
              <w:t xml:space="preserve">The </w:t>
            </w:r>
            <w:r w:rsidR="00697427" w:rsidRPr="00240AC5">
              <w:rPr>
                <w:b/>
                <w:i/>
              </w:rPr>
              <w:t>Separator</w:t>
            </w:r>
            <w:r w:rsidR="00CA05B1" w:rsidRPr="00240AC5">
              <w:rPr>
                <w:b/>
                <w:i/>
              </w:rPr>
              <w:t xml:space="preserve">, PrefixSeparator </w:t>
            </w:r>
            <w:r w:rsidR="00CA05B1" w:rsidRPr="00501581">
              <w:t>and</w:t>
            </w:r>
            <w:r w:rsidR="00CA05B1" w:rsidRPr="00240AC5">
              <w:rPr>
                <w:b/>
                <w:i/>
              </w:rPr>
              <w:t xml:space="preserve"> PostfixSeparator </w:t>
            </w:r>
            <w:r w:rsidR="00697427" w:rsidRPr="005223F4">
              <w:t xml:space="preserve"> </w:t>
            </w:r>
            <w:r w:rsidRPr="005223F4">
              <w:t>region</w:t>
            </w:r>
            <w:r w:rsidR="00CA05B1" w:rsidRPr="005223F4">
              <w:t>s</w:t>
            </w:r>
            <w:r w:rsidRPr="005223F4">
              <w:t xml:space="preserve"> contain</w:t>
            </w:r>
            <w:r w:rsidR="00451779" w:rsidRPr="005223F4">
              <w:t xml:space="preserve"> one of</w:t>
            </w:r>
            <w:r w:rsidRPr="005223F4">
              <w:t xml:space="preserve"> the string</w:t>
            </w:r>
            <w:r w:rsidR="00451779" w:rsidRPr="005223F4">
              <w:t>s</w:t>
            </w:r>
            <w:r w:rsidRPr="005223F4">
              <w:t xml:space="preserve"> specified by the dfdl:separator property. When this property has </w:t>
            </w:r>
            <w:del w:id="15139" w:author="mbeckerle" w:date="2012-04-22T20:59:00Z">
              <w:r w:rsidRPr="005223F4" w:rsidDel="00EA5A0C">
                <w:delText>"</w:delText>
              </w:r>
              <w:r w:rsidR="00CC2406" w:rsidRPr="005223F4" w:rsidDel="00EA5A0C">
                <w:delText>'</w:delText>
              </w:r>
              <w:r w:rsidRPr="005223F4" w:rsidDel="00EA5A0C">
                <w:delText>"</w:delText>
              </w:r>
              <w:r w:rsidR="00CC2406" w:rsidRPr="005223F4" w:rsidDel="00EA5A0C">
                <w:delText>'</w:delText>
              </w:r>
            </w:del>
            <w:ins w:id="15140" w:author="mbeckerle" w:date="2012-04-22T20:59:00Z">
              <w:r w:rsidR="00EA5A0C">
                <w:t>""</w:t>
              </w:r>
            </w:ins>
            <w:r w:rsidRPr="005223F4">
              <w:t xml:space="preserve"> (empty string) as its value then the separator region is of length zero.</w:t>
            </w:r>
            <w:ins w:id="15141" w:author="Steve Hanson" w:date="2012-02-29T13:43:00Z">
              <w:del w:id="15142" w:author="mbeckerle" w:date="2013-07-10T14:15:00Z">
                <w:r w:rsidR="007B4638" w:rsidDel="00D764F4">
                  <w:delText xml:space="preserve"> </w:delText>
                </w:r>
                <w:commentRangeStart w:id="15143"/>
                <w:r w:rsidR="007B4638" w:rsidDel="00D764F4">
                  <w:delText>It is not permitted for an expression to return an empty string</w:delText>
                </w:r>
              </w:del>
              <w:del w:id="15144" w:author="mbeckerle" w:date="2012-03-24T17:42:00Z">
                <w:r w:rsidR="007B4638" w:rsidDel="00CB6821">
                  <w:delText>, t</w:delText>
                </w:r>
              </w:del>
              <w:del w:id="15145" w:author="mbeckerle" w:date="2013-07-10T14:15:00Z">
                <w:r w:rsidR="007B4638" w:rsidDel="00D764F4">
                  <w:delText>hat is a schema definition error</w:delText>
                </w:r>
              </w:del>
              <w:r w:rsidR="007B4638">
                <w:t>.</w:t>
              </w:r>
              <w:commentRangeEnd w:id="15143"/>
              <w:r w:rsidR="007B4638" w:rsidRPr="00240AC5">
                <w:rPr>
                  <w:rStyle w:val="CommentReference"/>
                </w:rPr>
                <w:commentReference w:id="15143"/>
              </w:r>
            </w:ins>
          </w:p>
          <w:p w14:paraId="690E9494" w14:textId="07F72D45" w:rsidR="005964FC" w:rsidRDefault="005964FC" w:rsidP="005964FC">
            <w:pPr>
              <w:rPr>
                <w:ins w:id="15146" w:author="mbeckerle" w:date="2012-04-22T22:32:00Z"/>
                <w:rFonts w:eastAsia="Arial Unicode MS"/>
                <w:lang w:eastAsia="en-GB"/>
              </w:rPr>
            </w:pPr>
            <w:commentRangeStart w:id="15147"/>
            <w:ins w:id="15148" w:author="mbeckerle" w:date="2012-04-22T22:32:00Z">
              <w:r w:rsidRPr="00240AC5">
                <w:rPr>
                  <w:rFonts w:eastAsia="Arial Unicode MS"/>
                  <w:lang w:eastAsia="en-GB"/>
                </w:rPr>
                <w:t>When parsing, t</w:t>
              </w:r>
              <w:r>
                <w:rPr>
                  <w:lang w:eastAsia="en-GB"/>
                </w:rPr>
                <w:t>he</w:t>
              </w:r>
              <w:r w:rsidRPr="00240AC5">
                <w:rPr>
                  <w:rFonts w:eastAsia="Arial"/>
                  <w:lang w:eastAsia="en-GB"/>
                </w:rPr>
                <w:t xml:space="preserve"> </w:t>
              </w:r>
              <w:r w:rsidRPr="00240AC5">
                <w:rPr>
                  <w:rFonts w:eastAsia="Arial Unicode MS"/>
                  <w:lang w:eastAsia="en-GB"/>
                </w:rPr>
                <w:t>list</w:t>
              </w:r>
              <w:r w:rsidRPr="00240AC5">
                <w:rPr>
                  <w:rFonts w:eastAsia="Arial"/>
                  <w:lang w:eastAsia="en-GB"/>
                </w:rPr>
                <w:t xml:space="preserve"> </w:t>
              </w:r>
              <w:r w:rsidRPr="00240AC5">
                <w:rPr>
                  <w:rFonts w:eastAsia="Arial Unicode MS"/>
                  <w:lang w:eastAsia="en-GB"/>
                </w:rPr>
                <w:t>of</w:t>
              </w:r>
              <w:r w:rsidRPr="00240AC5">
                <w:rPr>
                  <w:rFonts w:eastAsia="Arial"/>
                  <w:lang w:eastAsia="en-GB"/>
                </w:rPr>
                <w:t xml:space="preserve"> </w:t>
              </w:r>
              <w:r w:rsidRPr="00240AC5">
                <w:rPr>
                  <w:rFonts w:eastAsia="Arial Unicode MS"/>
                  <w:lang w:eastAsia="en-GB"/>
                </w:rPr>
                <w:t>values</w:t>
              </w:r>
              <w:r w:rsidRPr="00240AC5">
                <w:rPr>
                  <w:rFonts w:eastAsia="Arial"/>
                  <w:lang w:eastAsia="en-GB"/>
                </w:rPr>
                <w:t xml:space="preserve"> </w:t>
              </w:r>
              <w:r>
                <w:rPr>
                  <w:lang w:eastAsia="en-GB"/>
                </w:rPr>
                <w:t>is</w:t>
              </w:r>
              <w:r w:rsidRPr="00240AC5">
                <w:rPr>
                  <w:rFonts w:eastAsia="Arial"/>
                  <w:lang w:eastAsia="en-GB"/>
                </w:rPr>
                <w:t xml:space="preserve"> </w:t>
              </w:r>
              <w:r>
                <w:rPr>
                  <w:lang w:eastAsia="en-GB"/>
                </w:rPr>
                <w:t>processed</w:t>
              </w:r>
              <w:r w:rsidRPr="00240AC5">
                <w:rPr>
                  <w:rFonts w:eastAsia="Arial"/>
                  <w:lang w:eastAsia="en-GB"/>
                </w:rPr>
                <w:t xml:space="preserve"> </w:t>
              </w:r>
              <w:r w:rsidRPr="00240AC5">
                <w:rPr>
                  <w:rFonts w:eastAsia="Arial Unicode MS"/>
                  <w:lang w:eastAsia="en-GB"/>
                </w:rPr>
                <w:t>in</w:t>
              </w:r>
              <w:r w:rsidRPr="00240AC5">
                <w:rPr>
                  <w:rFonts w:eastAsia="Arial"/>
                  <w:lang w:eastAsia="en-GB"/>
                </w:rPr>
                <w:t xml:space="preserve"> </w:t>
              </w:r>
              <w:r w:rsidRPr="00240AC5">
                <w:rPr>
                  <w:rFonts w:eastAsia="Arial Unicode MS"/>
                  <w:lang w:eastAsia="en-GB"/>
                </w:rPr>
                <w:t>a</w:t>
              </w:r>
              <w:r w:rsidRPr="00240AC5">
                <w:rPr>
                  <w:rFonts w:eastAsia="Arial"/>
                  <w:lang w:eastAsia="en-GB"/>
                </w:rPr>
                <w:t xml:space="preserve"> </w:t>
              </w:r>
              <w:r w:rsidRPr="00240AC5">
                <w:rPr>
                  <w:rFonts w:eastAsia="Arial Unicode MS"/>
                  <w:lang w:eastAsia="en-GB"/>
                </w:rPr>
                <w:t>greedy</w:t>
              </w:r>
              <w:r w:rsidRPr="00240AC5">
                <w:rPr>
                  <w:rFonts w:eastAsia="Arial"/>
                  <w:lang w:eastAsia="en-GB"/>
                </w:rPr>
                <w:t xml:space="preserve"> </w:t>
              </w:r>
              <w:r w:rsidRPr="00240AC5">
                <w:rPr>
                  <w:rFonts w:eastAsia="Arial Unicode MS"/>
                  <w:lang w:eastAsia="en-GB"/>
                </w:rPr>
                <w:t>manner,</w:t>
              </w:r>
              <w:r w:rsidRPr="00240AC5">
                <w:rPr>
                  <w:rFonts w:eastAsia="Arial"/>
                  <w:lang w:eastAsia="en-GB"/>
                </w:rPr>
                <w:t xml:space="preserve"> </w:t>
              </w:r>
              <w:r w:rsidRPr="00240AC5">
                <w:rPr>
                  <w:rFonts w:eastAsia="Arial Unicode MS"/>
                  <w:lang w:eastAsia="en-GB"/>
                </w:rPr>
                <w:t>meaning</w:t>
              </w:r>
              <w:r w:rsidRPr="00240AC5">
                <w:rPr>
                  <w:rFonts w:eastAsia="Arial"/>
                  <w:lang w:eastAsia="en-GB"/>
                </w:rPr>
                <w:t xml:space="preserve"> </w:t>
              </w:r>
              <w:r w:rsidRPr="00240AC5">
                <w:rPr>
                  <w:rFonts w:eastAsia="Arial Unicode MS"/>
                  <w:lang w:eastAsia="en-GB"/>
                </w:rPr>
                <w:t>it</w:t>
              </w:r>
              <w:r w:rsidRPr="00240AC5">
                <w:rPr>
                  <w:rFonts w:eastAsia="Arial"/>
                  <w:lang w:eastAsia="en-GB"/>
                </w:rPr>
                <w:t xml:space="preserve"> </w:t>
              </w:r>
              <w:r w:rsidRPr="00240AC5">
                <w:rPr>
                  <w:rFonts w:eastAsia="Arial Unicode MS"/>
                  <w:lang w:eastAsia="en-GB"/>
                </w:rPr>
                <w:t>takes</w:t>
              </w:r>
              <w:r w:rsidRPr="00240AC5">
                <w:rPr>
                  <w:rFonts w:eastAsia="Arial"/>
                  <w:lang w:eastAsia="en-GB"/>
                </w:rPr>
                <w:t xml:space="preserve"> </w:t>
              </w:r>
              <w:r w:rsidRPr="00240AC5">
                <w:rPr>
                  <w:rFonts w:eastAsia="Arial Unicode MS"/>
                  <w:lang w:eastAsia="en-GB"/>
                </w:rPr>
                <w:t>all</w:t>
              </w:r>
              <w:r w:rsidRPr="00240AC5">
                <w:rPr>
                  <w:rFonts w:eastAsia="Arial"/>
                  <w:lang w:eastAsia="en-GB"/>
                </w:rPr>
                <w:t xml:space="preserve"> </w:t>
              </w:r>
              <w:r w:rsidRPr="00240AC5">
                <w:rPr>
                  <w:rFonts w:eastAsia="Arial Unicode MS"/>
                  <w:lang w:eastAsia="en-GB"/>
                </w:rPr>
                <w:t>the</w:t>
              </w:r>
              <w:r w:rsidRPr="00240AC5">
                <w:rPr>
                  <w:rFonts w:eastAsia="Arial"/>
                  <w:lang w:eastAsia="en-GB"/>
                </w:rPr>
                <w:t xml:space="preserve"> </w:t>
              </w:r>
              <w:r>
                <w:rPr>
                  <w:rFonts w:eastAsia="Arial"/>
                  <w:lang w:eastAsia="en-GB"/>
                </w:rPr>
                <w:t xml:space="preserve">separators, that is, each of the </w:t>
              </w:r>
              <w:r w:rsidRPr="00240AC5">
                <w:rPr>
                  <w:rFonts w:eastAsia="Arial Unicode MS"/>
                  <w:lang w:eastAsia="en-GB"/>
                </w:rPr>
                <w:t>string</w:t>
              </w:r>
              <w:r>
                <w:rPr>
                  <w:rFonts w:eastAsia="Arial Unicode MS"/>
                  <w:lang w:eastAsia="en-GB"/>
                </w:rPr>
                <w:t xml:space="preserve"> literals</w:t>
              </w:r>
              <w:r w:rsidRPr="00240AC5">
                <w:rPr>
                  <w:rFonts w:eastAsia="Arial"/>
                  <w:lang w:eastAsia="en-GB"/>
                </w:rPr>
                <w:t xml:space="preserve"> </w:t>
              </w:r>
              <w:r w:rsidRPr="00240AC5">
                <w:rPr>
                  <w:rFonts w:eastAsia="Arial Unicode MS"/>
                  <w:lang w:eastAsia="en-GB"/>
                </w:rPr>
                <w:t>in</w:t>
              </w:r>
              <w:r w:rsidRPr="00240AC5">
                <w:rPr>
                  <w:rFonts w:eastAsia="Arial"/>
                  <w:lang w:eastAsia="en-GB"/>
                </w:rPr>
                <w:t xml:space="preserve"> </w:t>
              </w:r>
              <w:r w:rsidRPr="00240AC5">
                <w:rPr>
                  <w:rFonts w:eastAsia="Arial Unicode MS"/>
                  <w:lang w:eastAsia="en-GB"/>
                </w:rPr>
                <w:t>the</w:t>
              </w:r>
              <w:r w:rsidRPr="00240AC5">
                <w:rPr>
                  <w:rFonts w:eastAsia="Arial"/>
                  <w:lang w:eastAsia="en-GB"/>
                </w:rPr>
                <w:t xml:space="preserve"> </w:t>
              </w:r>
              <w:r w:rsidRPr="00240AC5">
                <w:rPr>
                  <w:rFonts w:eastAsia="Arial Unicode MS"/>
                  <w:lang w:eastAsia="en-GB"/>
                </w:rPr>
                <w:t>white</w:t>
              </w:r>
              <w:r w:rsidRPr="00240AC5">
                <w:rPr>
                  <w:rFonts w:eastAsia="Arial"/>
                  <w:lang w:eastAsia="en-GB"/>
                </w:rPr>
                <w:t xml:space="preserve"> </w:t>
              </w:r>
              <w:r w:rsidRPr="00240AC5">
                <w:rPr>
                  <w:rFonts w:eastAsia="Arial Unicode MS"/>
                  <w:lang w:eastAsia="en-GB"/>
                </w:rPr>
                <w:t>space</w:t>
              </w:r>
              <w:r w:rsidRPr="00240AC5">
                <w:rPr>
                  <w:rFonts w:eastAsia="Arial"/>
                  <w:lang w:eastAsia="en-GB"/>
                </w:rPr>
                <w:t xml:space="preserve"> </w:t>
              </w:r>
              <w:r w:rsidRPr="00240AC5">
                <w:rPr>
                  <w:rFonts w:eastAsia="Arial Unicode MS"/>
                  <w:lang w:eastAsia="en-GB"/>
                </w:rPr>
                <w:t>separated</w:t>
              </w:r>
              <w:r w:rsidRPr="00240AC5">
                <w:rPr>
                  <w:rFonts w:eastAsia="Arial"/>
                  <w:lang w:eastAsia="en-GB"/>
                </w:rPr>
                <w:t xml:space="preserve"> </w:t>
              </w:r>
              <w:r w:rsidRPr="00240AC5">
                <w:rPr>
                  <w:rFonts w:eastAsia="Arial Unicode MS"/>
                  <w:lang w:eastAsia="en-GB"/>
                </w:rPr>
                <w:t>list</w:t>
              </w:r>
              <w:r>
                <w:rPr>
                  <w:lang w:eastAsia="en-GB"/>
                </w:rPr>
                <w:t>,</w:t>
              </w:r>
              <w:r w:rsidRPr="00240AC5">
                <w:rPr>
                  <w:rFonts w:eastAsia="Arial"/>
                  <w:lang w:eastAsia="en-GB"/>
                </w:rPr>
                <w:t xml:space="preserve"> </w:t>
              </w:r>
              <w:r w:rsidRPr="00240AC5">
                <w:rPr>
                  <w:rFonts w:eastAsia="Arial Unicode MS"/>
                  <w:lang w:eastAsia="en-GB"/>
                </w:rPr>
                <w:t>and</w:t>
              </w:r>
              <w:r w:rsidRPr="00240AC5">
                <w:rPr>
                  <w:rFonts w:eastAsia="Arial"/>
                  <w:lang w:eastAsia="en-GB"/>
                </w:rPr>
                <w:t xml:space="preserve"> </w:t>
              </w:r>
              <w:r>
                <w:rPr>
                  <w:rFonts w:eastAsia="Arial Unicode MS"/>
                  <w:lang w:eastAsia="en-GB"/>
                </w:rPr>
                <w:t xml:space="preserve">matches them each against the data. In each case the longest possible match is found. The separator with the longest match is the one that is selected as having been ‘found’, with </w:t>
              </w:r>
              <w:r w:rsidRPr="00240AC5">
                <w:rPr>
                  <w:rFonts w:eastAsia="Arial Unicode MS"/>
                  <w:lang w:eastAsia="en-GB"/>
                </w:rPr>
                <w:t>length-ties</w:t>
              </w:r>
              <w:r w:rsidRPr="00240AC5">
                <w:rPr>
                  <w:rFonts w:eastAsia="Arial"/>
                  <w:lang w:eastAsia="en-GB"/>
                </w:rPr>
                <w:t xml:space="preserve"> </w:t>
              </w:r>
              <w:r>
                <w:rPr>
                  <w:rFonts w:eastAsia="Arial"/>
                  <w:lang w:eastAsia="en-GB"/>
                </w:rPr>
                <w:t xml:space="preserve">being resolved so that the matching </w:t>
              </w:r>
            </w:ins>
            <w:ins w:id="15149" w:author="mbeckerle" w:date="2012-04-22T22:33:00Z">
              <w:r>
                <w:rPr>
                  <w:rFonts w:eastAsia="Arial"/>
                  <w:lang w:eastAsia="en-GB"/>
                </w:rPr>
                <w:t>separator</w:t>
              </w:r>
            </w:ins>
            <w:ins w:id="15150" w:author="mbeckerle" w:date="2012-04-22T22:32:00Z">
              <w:r>
                <w:rPr>
                  <w:rFonts w:eastAsia="Arial"/>
                  <w:lang w:eastAsia="en-GB"/>
                </w:rPr>
                <w:t xml:space="preserve"> is selected that is first in the</w:t>
              </w:r>
              <w:r w:rsidRPr="00240AC5">
                <w:rPr>
                  <w:rFonts w:eastAsia="Arial"/>
                  <w:lang w:eastAsia="en-GB"/>
                </w:rPr>
                <w:t xml:space="preserve"> </w:t>
              </w:r>
              <w:r w:rsidRPr="00240AC5">
                <w:rPr>
                  <w:rFonts w:eastAsia="Arial Unicode MS"/>
                  <w:lang w:eastAsia="en-GB"/>
                </w:rPr>
                <w:t>order</w:t>
              </w:r>
              <w:r w:rsidRPr="00240AC5">
                <w:rPr>
                  <w:rFonts w:eastAsia="Arial"/>
                  <w:lang w:eastAsia="en-GB"/>
                </w:rPr>
                <w:t xml:space="preserve"> </w:t>
              </w:r>
              <w:r w:rsidRPr="00240AC5">
                <w:rPr>
                  <w:rFonts w:eastAsia="Arial Unicode MS"/>
                  <w:lang w:eastAsia="en-GB"/>
                </w:rPr>
                <w:t>written</w:t>
              </w:r>
              <w:r w:rsidRPr="00240AC5">
                <w:rPr>
                  <w:rFonts w:eastAsia="Arial"/>
                  <w:lang w:eastAsia="en-GB"/>
                </w:rPr>
                <w:t xml:space="preserve"> </w:t>
              </w:r>
              <w:r w:rsidRPr="00240AC5">
                <w:rPr>
                  <w:rFonts w:eastAsia="Arial Unicode MS"/>
                  <w:lang w:eastAsia="en-GB"/>
                </w:rPr>
                <w:t>in</w:t>
              </w:r>
              <w:r w:rsidRPr="00240AC5">
                <w:rPr>
                  <w:rFonts w:eastAsia="Arial"/>
                  <w:lang w:eastAsia="en-GB"/>
                </w:rPr>
                <w:t xml:space="preserve"> </w:t>
              </w:r>
              <w:r w:rsidRPr="00240AC5">
                <w:rPr>
                  <w:rFonts w:eastAsia="Arial Unicode MS"/>
                  <w:lang w:eastAsia="en-GB"/>
                </w:rPr>
                <w:t>the</w:t>
              </w:r>
              <w:r w:rsidRPr="00240AC5">
                <w:rPr>
                  <w:rFonts w:eastAsia="Arial"/>
                  <w:lang w:eastAsia="en-GB"/>
                </w:rPr>
                <w:t xml:space="preserve"> </w:t>
              </w:r>
              <w:r w:rsidRPr="00240AC5">
                <w:rPr>
                  <w:rFonts w:eastAsia="Arial Unicode MS"/>
                  <w:lang w:eastAsia="en-GB"/>
                </w:rPr>
                <w:t>schema</w:t>
              </w:r>
              <w:r>
                <w:rPr>
                  <w:rFonts w:eastAsia="Arial Unicode MS"/>
                  <w:lang w:eastAsia="en-GB"/>
                </w:rPr>
                <w:t>.</w:t>
              </w:r>
              <w:r w:rsidRPr="00240AC5">
                <w:rPr>
                  <w:rFonts w:eastAsia="Arial"/>
                  <w:lang w:eastAsia="en-GB"/>
                </w:rPr>
                <w:t xml:space="preserve"> </w:t>
              </w:r>
              <w:r w:rsidRPr="00240AC5">
                <w:rPr>
                  <w:rFonts w:eastAsia="Arial Unicode MS"/>
                  <w:lang w:eastAsia="en-GB"/>
                </w:rPr>
                <w:t>Once</w:t>
              </w:r>
              <w:r w:rsidRPr="00240AC5">
                <w:rPr>
                  <w:rFonts w:eastAsia="Arial"/>
                  <w:lang w:eastAsia="en-GB"/>
                </w:rPr>
                <w:t xml:space="preserve"> </w:t>
              </w:r>
              <w:r w:rsidRPr="00240AC5">
                <w:rPr>
                  <w:rFonts w:eastAsia="Arial Unicode MS"/>
                  <w:lang w:eastAsia="en-GB"/>
                </w:rPr>
                <w:t>a</w:t>
              </w:r>
              <w:r w:rsidRPr="00240AC5">
                <w:rPr>
                  <w:rFonts w:eastAsia="Arial"/>
                  <w:lang w:eastAsia="en-GB"/>
                </w:rPr>
                <w:t xml:space="preserve"> </w:t>
              </w:r>
              <w:r w:rsidRPr="00240AC5">
                <w:rPr>
                  <w:rFonts w:eastAsia="Arial Unicode MS"/>
                  <w:lang w:eastAsia="en-GB"/>
                </w:rPr>
                <w:t>match</w:t>
              </w:r>
              <w:r>
                <w:rPr>
                  <w:rFonts w:eastAsia="Arial Unicode MS"/>
                  <w:lang w:eastAsia="en-GB"/>
                </w:rPr>
                <w:t xml:space="preserve">ing </w:t>
              </w:r>
            </w:ins>
            <w:ins w:id="15151" w:author="mbeckerle" w:date="2012-04-22T22:33:00Z">
              <w:r>
                <w:rPr>
                  <w:rFonts w:eastAsia="Arial Unicode MS"/>
                  <w:lang w:eastAsia="en-GB"/>
                </w:rPr>
                <w:t>separator</w:t>
              </w:r>
            </w:ins>
            <w:ins w:id="15152" w:author="mbeckerle" w:date="2012-04-22T22:32:00Z">
              <w:r w:rsidRPr="00240AC5">
                <w:rPr>
                  <w:rFonts w:eastAsia="Arial"/>
                  <w:lang w:eastAsia="en-GB"/>
                </w:rPr>
                <w:t xml:space="preserve"> </w:t>
              </w:r>
              <w:r w:rsidRPr="00240AC5">
                <w:rPr>
                  <w:rFonts w:eastAsia="Arial Unicode MS"/>
                  <w:lang w:eastAsia="en-GB"/>
                </w:rPr>
                <w:t>is</w:t>
              </w:r>
              <w:r w:rsidRPr="00240AC5">
                <w:rPr>
                  <w:rFonts w:eastAsia="Arial"/>
                  <w:lang w:eastAsia="en-GB"/>
                </w:rPr>
                <w:t xml:space="preserve"> </w:t>
              </w:r>
              <w:r w:rsidRPr="00240AC5">
                <w:rPr>
                  <w:rFonts w:eastAsia="Arial Unicode MS"/>
                  <w:lang w:eastAsia="en-GB"/>
                </w:rPr>
                <w:t>found,</w:t>
              </w:r>
              <w:r w:rsidRPr="00240AC5">
                <w:rPr>
                  <w:rFonts w:eastAsia="Arial"/>
                  <w:lang w:eastAsia="en-GB"/>
                </w:rPr>
                <w:t xml:space="preserve"> </w:t>
              </w:r>
              <w:r w:rsidRPr="00240AC5">
                <w:rPr>
                  <w:rFonts w:eastAsia="Arial Unicode MS"/>
                  <w:lang w:eastAsia="en-GB"/>
                </w:rPr>
                <w:t>no</w:t>
              </w:r>
              <w:r w:rsidRPr="00240AC5">
                <w:rPr>
                  <w:rFonts w:eastAsia="Arial"/>
                  <w:lang w:eastAsia="en-GB"/>
                </w:rPr>
                <w:t xml:space="preserve"> </w:t>
              </w:r>
              <w:r w:rsidRPr="00240AC5">
                <w:rPr>
                  <w:rFonts w:eastAsia="Arial Unicode MS"/>
                  <w:lang w:eastAsia="en-GB"/>
                </w:rPr>
                <w:t>other</w:t>
              </w:r>
              <w:r w:rsidRPr="00240AC5">
                <w:rPr>
                  <w:rFonts w:eastAsia="Arial"/>
                  <w:lang w:eastAsia="en-GB"/>
                </w:rPr>
                <w:t xml:space="preserve"> </w:t>
              </w:r>
              <w:r>
                <w:rPr>
                  <w:lang w:eastAsia="en-GB"/>
                </w:rPr>
                <w:t>matches</w:t>
              </w:r>
              <w:r w:rsidRPr="00240AC5">
                <w:rPr>
                  <w:rFonts w:eastAsia="Arial"/>
                  <w:lang w:eastAsia="en-GB"/>
                </w:rPr>
                <w:t xml:space="preserve"> </w:t>
              </w:r>
              <w:r>
                <w:rPr>
                  <w:lang w:eastAsia="en-GB"/>
                </w:rPr>
                <w:t>will</w:t>
              </w:r>
              <w:r w:rsidRPr="00240AC5">
                <w:rPr>
                  <w:rFonts w:eastAsia="Arial"/>
                  <w:lang w:eastAsia="en-GB"/>
                </w:rPr>
                <w:t xml:space="preserve"> </w:t>
              </w:r>
              <w:r w:rsidRPr="00240AC5">
                <w:rPr>
                  <w:rFonts w:eastAsia="Arial Unicode MS"/>
                  <w:lang w:eastAsia="en-GB"/>
                </w:rPr>
                <w:t>be</w:t>
              </w:r>
              <w:r w:rsidRPr="00240AC5">
                <w:rPr>
                  <w:rFonts w:eastAsia="Arial"/>
                  <w:lang w:eastAsia="en-GB"/>
                </w:rPr>
                <w:t xml:space="preserve"> </w:t>
              </w:r>
              <w:r w:rsidRPr="00240AC5">
                <w:rPr>
                  <w:rFonts w:eastAsia="Arial Unicode MS"/>
                  <w:lang w:eastAsia="en-GB"/>
                </w:rPr>
                <w:t>subsequently</w:t>
              </w:r>
              <w:r w:rsidRPr="00240AC5">
                <w:rPr>
                  <w:rFonts w:eastAsia="Arial"/>
                  <w:lang w:eastAsia="en-GB"/>
                </w:rPr>
                <w:t xml:space="preserve"> </w:t>
              </w:r>
              <w:r w:rsidRPr="00240AC5">
                <w:rPr>
                  <w:rFonts w:eastAsia="Arial Unicode MS"/>
                  <w:lang w:eastAsia="en-GB"/>
                </w:rPr>
                <w:t>attempted</w:t>
              </w:r>
              <w:r w:rsidRPr="00240AC5">
                <w:rPr>
                  <w:rFonts w:eastAsia="Arial"/>
                  <w:lang w:eastAsia="en-GB"/>
                </w:rPr>
                <w:t xml:space="preserve"> </w:t>
              </w:r>
              <w:r w:rsidRPr="00240AC5">
                <w:rPr>
                  <w:rFonts w:eastAsia="Arial Unicode MS"/>
                  <w:lang w:eastAsia="en-GB"/>
                </w:rPr>
                <w:t>(ie,</w:t>
              </w:r>
              <w:r w:rsidRPr="00240AC5">
                <w:rPr>
                  <w:rFonts w:eastAsia="Arial"/>
                  <w:lang w:eastAsia="en-GB"/>
                </w:rPr>
                <w:t xml:space="preserve"> </w:t>
              </w:r>
              <w:r w:rsidRPr="00240AC5">
                <w:rPr>
                  <w:rFonts w:eastAsia="Arial Unicode MS"/>
                  <w:lang w:eastAsia="en-GB"/>
                </w:rPr>
                <w:t>there</w:t>
              </w:r>
              <w:r w:rsidRPr="00240AC5">
                <w:rPr>
                  <w:rFonts w:eastAsia="Arial"/>
                  <w:lang w:eastAsia="en-GB"/>
                </w:rPr>
                <w:t xml:space="preserve"> </w:t>
              </w:r>
              <w:r w:rsidRPr="00240AC5">
                <w:rPr>
                  <w:rFonts w:eastAsia="Arial Unicode MS"/>
                  <w:lang w:eastAsia="en-GB"/>
                </w:rPr>
                <w:t>is</w:t>
              </w:r>
              <w:r w:rsidRPr="00240AC5">
                <w:rPr>
                  <w:rFonts w:eastAsia="Arial"/>
                  <w:lang w:eastAsia="en-GB"/>
                </w:rPr>
                <w:t xml:space="preserve"> </w:t>
              </w:r>
              <w:r w:rsidRPr="00240AC5">
                <w:rPr>
                  <w:rFonts w:eastAsia="Arial Unicode MS"/>
                  <w:lang w:eastAsia="en-GB"/>
                </w:rPr>
                <w:t>no</w:t>
              </w:r>
              <w:r w:rsidRPr="00240AC5">
                <w:rPr>
                  <w:rFonts w:eastAsia="Arial"/>
                  <w:lang w:eastAsia="en-GB"/>
                </w:rPr>
                <w:t xml:space="preserve"> </w:t>
              </w:r>
              <w:r w:rsidRPr="00240AC5">
                <w:rPr>
                  <w:rFonts w:eastAsia="Arial Unicode MS"/>
                  <w:lang w:eastAsia="en-GB"/>
                </w:rPr>
                <w:t>backtracking).</w:t>
              </w:r>
              <w:commentRangeEnd w:id="15147"/>
              <w:r>
                <w:rPr>
                  <w:rStyle w:val="CommentReference"/>
                </w:rPr>
                <w:commentReference w:id="15147"/>
              </w:r>
            </w:ins>
          </w:p>
          <w:p w14:paraId="780D187E" w14:textId="77777777" w:rsidR="00D27969" w:rsidRPr="00240AC5" w:rsidDel="007B4638" w:rsidRDefault="00D27969" w:rsidP="00501581">
            <w:pPr>
              <w:rPr>
                <w:del w:id="15153" w:author="Steve Hanson" w:date="2012-02-29T13:43:00Z"/>
                <w:rFonts w:eastAsia="Arial Unicode MS"/>
              </w:rPr>
            </w:pPr>
          </w:p>
          <w:p w14:paraId="2971969B" w14:textId="77777777" w:rsidR="00451779" w:rsidRPr="00240AC5" w:rsidRDefault="00451779" w:rsidP="00501581">
            <w:pPr>
              <w:rPr>
                <w:rFonts w:eastAsia="Arial Unicode MS"/>
              </w:rPr>
            </w:pPr>
            <w:r w:rsidRPr="00240AC5">
              <w:rPr>
                <w:rFonts w:eastAsia="Arial Unicode MS"/>
              </w:rPr>
              <w:t xml:space="preserve">On unparsing the first separator in the list is </w:t>
            </w:r>
            <w:r w:rsidR="00CA05B1" w:rsidRPr="00240AC5">
              <w:rPr>
                <w:rFonts w:eastAsia="Arial Unicode MS"/>
              </w:rPr>
              <w:t>used as the separator</w:t>
            </w:r>
            <w:r w:rsidRPr="00240AC5">
              <w:rPr>
                <w:rFonts w:eastAsia="Arial Unicode MS"/>
              </w:rPr>
              <w:t>.</w:t>
            </w:r>
            <w:commentRangeStart w:id="15154"/>
            <w:ins w:id="15155" w:author="Steve Hanson" w:date="2012-02-29T14:36:00Z">
              <w:r w:rsidR="0089198E" w:rsidRPr="00240AC5">
                <w:rPr>
                  <w:rFonts w:eastAsia="Arial Unicode MS"/>
                </w:rPr>
                <w:t xml:space="preserve"> </w:t>
              </w:r>
            </w:ins>
            <w:commentRangeEnd w:id="15154"/>
            <w:r w:rsidR="0089198E" w:rsidRPr="00240AC5">
              <w:rPr>
                <w:rStyle w:val="CommentReference"/>
                <w:rFonts w:eastAsia="Arial Unicode MS"/>
                <w:bCs/>
              </w:rPr>
              <w:commentReference w:id="15154"/>
            </w:r>
          </w:p>
          <w:p w14:paraId="05AB8377" w14:textId="77777777" w:rsidR="002343E4" w:rsidRPr="00240AC5" w:rsidDel="007B4638" w:rsidRDefault="002343E4" w:rsidP="00501581">
            <w:pPr>
              <w:rPr>
                <w:del w:id="15156" w:author="Steve Hanson" w:date="2012-02-29T13:43:00Z"/>
                <w:rFonts w:eastAsia="Arial Unicode MS" w:cs="Arial"/>
              </w:rPr>
            </w:pPr>
            <w:del w:id="15157" w:author="Steve Hanson" w:date="2012-02-29T13:43:00Z">
              <w:r w:rsidRPr="00240AC5" w:rsidDel="007B4638">
                <w:rPr>
                  <w:rFonts w:eastAsia="Arial Unicode MS"/>
                </w:rPr>
                <w:delText>This property can be computed by way of an expression which returns a string of whitespace separated values.</w:delText>
              </w:r>
              <w:r w:rsidR="00A40483" w:rsidRPr="00240AC5" w:rsidDel="007B4638">
                <w:rPr>
                  <w:rFonts w:eastAsia="Arial Unicode MS"/>
                </w:rPr>
                <w:delText xml:space="preserve"> </w:delText>
              </w:r>
              <w:r w:rsidR="0077521F" w:rsidRPr="00240AC5" w:rsidDel="007B4638">
                <w:rPr>
                  <w:rFonts w:eastAsia="Arial Unicode MS"/>
                  <w:sz w:val="18"/>
                  <w:szCs w:val="18"/>
                </w:rPr>
                <w:delText>The expression must not contain forward references to elements which have not yet been processed.</w:delText>
              </w:r>
            </w:del>
          </w:p>
          <w:p w14:paraId="1FDF26D4" w14:textId="6B117687" w:rsidR="001453AC" w:rsidRPr="00240AC5" w:rsidRDefault="001453AC" w:rsidP="00501581">
            <w:pPr>
              <w:rPr>
                <w:rFonts w:eastAsia="Arial Unicode MS"/>
              </w:rPr>
            </w:pPr>
            <w:r w:rsidRPr="00240AC5">
              <w:rPr>
                <w:rFonts w:eastAsia="Arial Unicode MS"/>
              </w:rPr>
              <w:t>If a child element uses an escape scheme, then the escape</w:t>
            </w:r>
            <w:r w:rsidR="00A341B2" w:rsidRPr="00240AC5">
              <w:rPr>
                <w:rFonts w:eastAsia="Arial Unicode MS"/>
              </w:rPr>
              <w:t xml:space="preserve"> </w:t>
            </w:r>
            <w:r w:rsidRPr="00240AC5">
              <w:rPr>
                <w:rFonts w:eastAsia="Arial Unicode MS"/>
              </w:rPr>
              <w:t>schem</w:t>
            </w:r>
            <w:r w:rsidR="00A341B2" w:rsidRPr="00240AC5">
              <w:rPr>
                <w:rFonts w:eastAsia="Arial Unicode MS"/>
              </w:rPr>
              <w:t>e</w:t>
            </w:r>
            <w:r w:rsidRPr="00240AC5">
              <w:rPr>
                <w:rFonts w:eastAsia="Arial Unicode MS"/>
              </w:rPr>
              <w:t xml:space="preserve"> also applies to any separator</w:t>
            </w:r>
            <w:ins w:id="15158" w:author="mbeckerle" w:date="2013-07-10T14:18:00Z">
              <w:r w:rsidR="00D764F4">
                <w:rPr>
                  <w:rFonts w:eastAsia="Arial Unicode MS"/>
                </w:rPr>
                <w:t>;</w:t>
              </w:r>
            </w:ins>
            <w:ins w:id="15159" w:author="mbeckerle" w:date="2013-07-10T14:17:00Z">
              <w:r w:rsidR="00D764F4">
                <w:rPr>
                  <w:rFonts w:eastAsia="Arial Unicode MS"/>
                </w:rPr>
                <w:t xml:space="preserve"> hence, if the separator appears within the element value, it will be escaped.</w:t>
              </w:r>
            </w:ins>
            <w:del w:id="15160" w:author="mbeckerle" w:date="2013-07-10T14:17:00Z">
              <w:r w:rsidRPr="00240AC5" w:rsidDel="00D764F4">
                <w:rPr>
                  <w:rFonts w:eastAsia="Arial Unicode MS"/>
                </w:rPr>
                <w:delText>.</w:delText>
              </w:r>
            </w:del>
          </w:p>
          <w:p w14:paraId="4EE14824" w14:textId="77777777" w:rsidR="00C0708E" w:rsidRPr="00240AC5" w:rsidRDefault="00C0708E" w:rsidP="00501581">
            <w:pPr>
              <w:rPr>
                <w:rFonts w:eastAsia="Arial Unicode MS"/>
              </w:rPr>
            </w:pPr>
            <w:r w:rsidRPr="00240AC5">
              <w:rPr>
                <w:rFonts w:eastAsia="Arial Unicode MS"/>
              </w:rPr>
              <w:t xml:space="preserve">If dfdl:ignoreCase is </w:t>
            </w:r>
            <w:r w:rsidR="00682090" w:rsidRPr="00240AC5">
              <w:rPr>
                <w:rFonts w:eastAsia="Arial Unicode MS"/>
              </w:rPr>
              <w:t>'yes'</w:t>
            </w:r>
            <w:r w:rsidR="00295475" w:rsidRPr="00240AC5">
              <w:rPr>
                <w:rFonts w:eastAsia="Arial Unicode MS"/>
              </w:rPr>
              <w:t xml:space="preserve"> </w:t>
            </w:r>
            <w:r w:rsidRPr="00240AC5">
              <w:rPr>
                <w:rFonts w:eastAsia="Arial Unicode MS"/>
              </w:rPr>
              <w:t>then the case of the string is ignored</w:t>
            </w:r>
            <w:r w:rsidR="008B7EF6" w:rsidRPr="00240AC5">
              <w:rPr>
                <w:rFonts w:eastAsia="Arial Unicode MS"/>
              </w:rPr>
              <w:t xml:space="preserve"> by the parser.</w:t>
            </w:r>
          </w:p>
          <w:p w14:paraId="33995E9A" w14:textId="77777777" w:rsidR="00A362FE" w:rsidRPr="00240AC5" w:rsidRDefault="00A362FE" w:rsidP="00501581">
            <w:pPr>
              <w:rPr>
                <w:rFonts w:eastAsia="Arial Unicode MS"/>
              </w:rPr>
            </w:pPr>
            <w:r w:rsidRPr="00240AC5">
              <w:rPr>
                <w:rFonts w:eastAsia="Arial Unicode MS"/>
              </w:rPr>
              <w:t>Annotation: dfdl:sequence</w:t>
            </w:r>
            <w:r w:rsidR="001453AC" w:rsidRPr="00240AC5">
              <w:rPr>
                <w:rFonts w:eastAsia="Arial Unicode MS"/>
              </w:rPr>
              <w:t>, dfdl:group (sequence)</w:t>
            </w:r>
          </w:p>
        </w:tc>
      </w:tr>
      <w:tr w:rsidR="00025862" w:rsidRPr="00240AC5" w14:paraId="5B78C4ED" w14:textId="77777777" w:rsidTr="00240AC5">
        <w:trPr>
          <w:trHeight w:val="360"/>
        </w:trPr>
        <w:tc>
          <w:tcPr>
            <w:tcW w:w="3348" w:type="dxa"/>
            <w:shd w:val="clear" w:color="auto" w:fill="auto"/>
          </w:tcPr>
          <w:p w14:paraId="2A0EF086" w14:textId="77777777" w:rsidR="00025862" w:rsidRPr="00240AC5" w:rsidRDefault="00025862" w:rsidP="00501581">
            <w:pPr>
              <w:rPr>
                <w:rFonts w:eastAsia="Arial Unicode MS"/>
              </w:rPr>
            </w:pPr>
            <w:r w:rsidRPr="00240AC5">
              <w:rPr>
                <w:rFonts w:eastAsia="Arial Unicode MS"/>
              </w:rPr>
              <w:t>separatorPosition</w:t>
            </w:r>
          </w:p>
        </w:tc>
        <w:tc>
          <w:tcPr>
            <w:tcW w:w="5580" w:type="dxa"/>
            <w:shd w:val="clear" w:color="auto" w:fill="auto"/>
          </w:tcPr>
          <w:p w14:paraId="1A2E0FAF" w14:textId="77777777" w:rsidR="00025862" w:rsidRPr="00240AC5" w:rsidRDefault="00025862" w:rsidP="00501581">
            <w:pPr>
              <w:rPr>
                <w:rFonts w:eastAsia="Arial Unicode MS"/>
              </w:rPr>
            </w:pPr>
            <w:r w:rsidRPr="00240AC5">
              <w:rPr>
                <w:rFonts w:eastAsia="Arial Unicode MS"/>
              </w:rPr>
              <w:t>Enum</w:t>
            </w:r>
          </w:p>
          <w:p w14:paraId="741C7F98" w14:textId="77777777" w:rsidR="00025862" w:rsidRPr="00240AC5" w:rsidRDefault="00025862" w:rsidP="00501581">
            <w:pPr>
              <w:rPr>
                <w:rFonts w:eastAsia="Arial Unicode MS"/>
              </w:rPr>
            </w:pPr>
            <w:r w:rsidRPr="00240AC5">
              <w:rPr>
                <w:rFonts w:eastAsia="Arial Unicode MS"/>
              </w:rPr>
              <w:t>Valid values ‘infix’, ‘prefix’, ‘postfix’</w:t>
            </w:r>
          </w:p>
          <w:p w14:paraId="0457CDF4" w14:textId="77777777" w:rsidR="00025862" w:rsidRPr="00240AC5" w:rsidRDefault="00025862" w:rsidP="00501581">
            <w:pPr>
              <w:rPr>
                <w:rFonts w:eastAsia="Arial Unicode MS"/>
              </w:rPr>
            </w:pPr>
            <w:r w:rsidRPr="00240AC5">
              <w:rPr>
                <w:rFonts w:eastAsia="Arial Unicode MS"/>
              </w:rPr>
              <w:t>‘infix’ means the separator occurs between the elements</w:t>
            </w:r>
            <w:r w:rsidR="001721D4" w:rsidRPr="00240AC5">
              <w:rPr>
                <w:rFonts w:eastAsia="Arial Unicode MS"/>
              </w:rPr>
              <w:t xml:space="preserve"> in the </w:t>
            </w:r>
            <w:r w:rsidR="001721D4" w:rsidRPr="00240AC5">
              <w:rPr>
                <w:rFonts w:eastAsia="Arial Unicode MS"/>
                <w:b/>
                <w:i/>
              </w:rPr>
              <w:t>Separator</w:t>
            </w:r>
            <w:r w:rsidR="001721D4" w:rsidRPr="00240AC5">
              <w:rPr>
                <w:rFonts w:eastAsia="Arial Unicode MS"/>
              </w:rPr>
              <w:t xml:space="preserve"> grammar region.</w:t>
            </w:r>
          </w:p>
          <w:p w14:paraId="3784B420" w14:textId="2A0D511E" w:rsidR="00025862" w:rsidRPr="00240AC5" w:rsidRDefault="00025862" w:rsidP="00501581">
            <w:pPr>
              <w:rPr>
                <w:rFonts w:eastAsia="Arial Unicode MS"/>
              </w:rPr>
            </w:pPr>
            <w:r w:rsidRPr="00240AC5">
              <w:rPr>
                <w:rFonts w:eastAsia="Arial Unicode MS"/>
              </w:rPr>
              <w:t>‘prefix’ means the separator occurs before each element</w:t>
            </w:r>
            <w:r w:rsidR="001721D4" w:rsidRPr="00240AC5">
              <w:rPr>
                <w:rFonts w:eastAsia="Arial Unicode MS"/>
              </w:rPr>
              <w:t xml:space="preserve"> </w:t>
            </w:r>
            <w:ins w:id="15161" w:author="Steve Hanson" w:date="2013-04-02T15:20:00Z">
              <w:r w:rsidR="00E7207C">
                <w:rPr>
                  <w:rFonts w:eastAsia="Arial Unicode MS"/>
                </w:rPr>
                <w:t>i</w:t>
              </w:r>
            </w:ins>
            <w:r w:rsidR="001721D4" w:rsidRPr="00240AC5">
              <w:rPr>
                <w:rFonts w:eastAsia="Arial Unicode MS"/>
              </w:rPr>
              <w:t xml:space="preserve">n </w:t>
            </w:r>
            <w:del w:id="15162" w:author="Steve Hanson" w:date="2013-04-02T15:20:00Z">
              <w:r w:rsidR="001721D4" w:rsidRPr="00240AC5" w:rsidDel="00E7207C">
                <w:rPr>
                  <w:rFonts w:eastAsia="Arial Unicode MS"/>
                </w:rPr>
                <w:delText xml:space="preserve">both </w:delText>
              </w:r>
            </w:del>
            <w:r w:rsidR="001721D4" w:rsidRPr="00240AC5">
              <w:rPr>
                <w:rFonts w:eastAsia="Arial Unicode MS"/>
              </w:rPr>
              <w:t xml:space="preserve">the </w:t>
            </w:r>
            <w:r w:rsidR="001721D4" w:rsidRPr="00240AC5">
              <w:rPr>
                <w:rFonts w:eastAsia="Arial Unicode MS"/>
                <w:b/>
                <w:i/>
              </w:rPr>
              <w:t>Separator</w:t>
            </w:r>
            <w:r w:rsidR="001721D4" w:rsidRPr="00240AC5">
              <w:rPr>
                <w:rFonts w:eastAsia="Arial Unicode MS"/>
              </w:rPr>
              <w:t xml:space="preserve"> grammar region and the </w:t>
            </w:r>
            <w:r w:rsidR="001721D4" w:rsidRPr="00240AC5">
              <w:rPr>
                <w:rFonts w:eastAsia="Arial Unicode MS"/>
                <w:b/>
                <w:i/>
              </w:rPr>
              <w:t>PrefixSeparator</w:t>
            </w:r>
            <w:r w:rsidR="001721D4" w:rsidRPr="00240AC5">
              <w:rPr>
                <w:rFonts w:eastAsia="Arial Unicode MS"/>
              </w:rPr>
              <w:t xml:space="preserve"> grammar region.</w:t>
            </w:r>
          </w:p>
          <w:p w14:paraId="78FF0916" w14:textId="77777777" w:rsidR="00025862" w:rsidRPr="00240AC5" w:rsidRDefault="00025862" w:rsidP="00501581">
            <w:pPr>
              <w:rPr>
                <w:rFonts w:eastAsia="Arial Unicode MS"/>
              </w:rPr>
            </w:pPr>
            <w:r w:rsidRPr="00240AC5">
              <w:rPr>
                <w:rFonts w:eastAsia="Arial Unicode MS"/>
              </w:rPr>
              <w:t>‘postfix’ means the separator occurs after each element</w:t>
            </w:r>
            <w:r w:rsidR="001721D4" w:rsidRPr="00240AC5">
              <w:rPr>
                <w:rFonts w:eastAsia="Arial Unicode MS"/>
              </w:rPr>
              <w:t xml:space="preserve"> in the </w:t>
            </w:r>
            <w:r w:rsidR="001721D4" w:rsidRPr="00240AC5">
              <w:rPr>
                <w:rFonts w:eastAsia="Arial Unicode MS"/>
                <w:b/>
                <w:i/>
              </w:rPr>
              <w:t>Separator</w:t>
            </w:r>
            <w:r w:rsidR="001721D4" w:rsidRPr="00240AC5">
              <w:rPr>
                <w:rFonts w:eastAsia="Arial Unicode MS"/>
              </w:rPr>
              <w:t xml:space="preserve"> grammar region and the </w:t>
            </w:r>
            <w:r w:rsidR="001721D4" w:rsidRPr="00240AC5">
              <w:rPr>
                <w:rFonts w:eastAsia="Arial Unicode MS"/>
                <w:b/>
                <w:i/>
              </w:rPr>
              <w:t>PostfixSeparator</w:t>
            </w:r>
            <w:r w:rsidR="001721D4" w:rsidRPr="00240AC5">
              <w:rPr>
                <w:rFonts w:eastAsia="Arial Unicode MS"/>
              </w:rPr>
              <w:t xml:space="preserve"> grammar region.</w:t>
            </w:r>
            <w:r w:rsidR="00844DD0" w:rsidRPr="00240AC5">
              <w:rPr>
                <w:rFonts w:eastAsia="Arial Unicode MS"/>
              </w:rPr>
              <w:t xml:space="preserve"> </w:t>
            </w:r>
          </w:p>
          <w:p w14:paraId="6B0C8C8C" w14:textId="77777777" w:rsidR="00025862" w:rsidRPr="00240AC5" w:rsidRDefault="00025862" w:rsidP="00501581">
            <w:pPr>
              <w:rPr>
                <w:rFonts w:eastAsia="Arial Unicode MS"/>
              </w:rPr>
            </w:pPr>
            <w:r w:rsidRPr="00240AC5">
              <w:rPr>
                <w:rFonts w:eastAsia="Arial Unicode MS"/>
              </w:rPr>
              <w:t>Annotation: dfdl:sequence</w:t>
            </w:r>
            <w:r w:rsidR="001453AC" w:rsidRPr="00240AC5">
              <w:rPr>
                <w:rFonts w:eastAsia="Arial Unicode MS"/>
              </w:rPr>
              <w:t>, dfdl:group (sequence)</w:t>
            </w:r>
            <w:r w:rsidRPr="00240AC5">
              <w:rPr>
                <w:rFonts w:eastAsia="Arial Unicode MS"/>
              </w:rPr>
              <w:t>.</w:t>
            </w:r>
          </w:p>
        </w:tc>
      </w:tr>
      <w:tr w:rsidR="00025862" w:rsidRPr="00240AC5" w14:paraId="4C295963" w14:textId="77777777" w:rsidTr="00240AC5">
        <w:trPr>
          <w:trHeight w:val="360"/>
        </w:trPr>
        <w:tc>
          <w:tcPr>
            <w:tcW w:w="3348" w:type="dxa"/>
            <w:shd w:val="clear" w:color="auto" w:fill="auto"/>
          </w:tcPr>
          <w:p w14:paraId="4327B1DB" w14:textId="06122295" w:rsidR="00025862" w:rsidRPr="00240AC5" w:rsidRDefault="00025862" w:rsidP="00501581">
            <w:pPr>
              <w:rPr>
                <w:rFonts w:eastAsia="Arial Unicode MS"/>
              </w:rPr>
            </w:pPr>
            <w:commentRangeStart w:id="15163"/>
            <w:r w:rsidRPr="00240AC5">
              <w:rPr>
                <w:rFonts w:eastAsia="Arial Unicode MS"/>
              </w:rPr>
              <w:t>separator</w:t>
            </w:r>
            <w:ins w:id="15164" w:author="mbeckerle" w:date="2012-03-25T12:51:00Z">
              <w:r w:rsidR="00865B6D" w:rsidRPr="00240AC5">
                <w:rPr>
                  <w:rFonts w:eastAsia="Arial Unicode MS"/>
                </w:rPr>
                <w:t>Suppres</w:t>
              </w:r>
            </w:ins>
            <w:ins w:id="15165" w:author="mbeckerle" w:date="2012-04-22T20:59:00Z">
              <w:r w:rsidR="00EA5A0C">
                <w:rPr>
                  <w:rFonts w:eastAsia="Arial Unicode MS"/>
                </w:rPr>
                <w:t>s</w:t>
              </w:r>
            </w:ins>
            <w:ins w:id="15166" w:author="mbeckerle" w:date="2012-03-25T12:51:00Z">
              <w:r w:rsidR="00865B6D" w:rsidRPr="00240AC5">
                <w:rPr>
                  <w:rFonts w:eastAsia="Arial Unicode MS"/>
                </w:rPr>
                <w:t>ion</w:t>
              </w:r>
            </w:ins>
            <w:r w:rsidRPr="00240AC5">
              <w:rPr>
                <w:rFonts w:eastAsia="Arial Unicode MS"/>
              </w:rPr>
              <w:t>Policy</w:t>
            </w:r>
            <w:commentRangeEnd w:id="15163"/>
            <w:r w:rsidR="00807769" w:rsidRPr="00240AC5">
              <w:rPr>
                <w:rStyle w:val="CommentReference"/>
                <w:bCs/>
              </w:rPr>
              <w:commentReference w:id="15163"/>
            </w:r>
          </w:p>
        </w:tc>
        <w:tc>
          <w:tcPr>
            <w:tcW w:w="5580" w:type="dxa"/>
            <w:shd w:val="clear" w:color="auto" w:fill="auto"/>
          </w:tcPr>
          <w:p w14:paraId="472253A7" w14:textId="77777777" w:rsidR="002C351D" w:rsidRDefault="002C351D" w:rsidP="002C351D">
            <w:pPr>
              <w:rPr>
                <w:ins w:id="15167" w:author="mbeckerle" w:date="2013-02-19T12:52:00Z"/>
                <w:rFonts w:eastAsia="Arial Unicode MS" w:cs="Arial"/>
              </w:rPr>
            </w:pPr>
            <w:ins w:id="15168" w:author="mbeckerle" w:date="2013-02-19T12:52:00Z">
              <w:r>
                <w:rPr>
                  <w:rFonts w:eastAsia="Arial Unicode MS" w:cs="Arial"/>
                </w:rPr>
                <w:t>Enum</w:t>
              </w:r>
            </w:ins>
          </w:p>
          <w:p w14:paraId="35AD5447" w14:textId="77777777" w:rsidR="002C351D" w:rsidRDefault="002C351D" w:rsidP="002C351D">
            <w:pPr>
              <w:rPr>
                <w:ins w:id="15169" w:author="mbeckerle" w:date="2013-02-19T12:52:00Z"/>
                <w:rFonts w:eastAsia="Arial Unicode MS" w:cs="Arial"/>
              </w:rPr>
            </w:pPr>
            <w:ins w:id="15170" w:author="mbeckerle" w:date="2013-02-19T12:52:00Z">
              <w:r>
                <w:rPr>
                  <w:rFonts w:eastAsia="Arial Unicode MS" w:cs="Arial"/>
                </w:rPr>
                <w:t>Valid values ’never’, ‘anyEmpty’, ‘trailingEmpty’, ‘trailingEmptyStrict’</w:t>
              </w:r>
            </w:ins>
          </w:p>
          <w:p w14:paraId="3739B6D1" w14:textId="7EA4302F" w:rsidR="002C351D" w:rsidRDefault="002C351D" w:rsidP="002C351D">
            <w:pPr>
              <w:rPr>
                <w:ins w:id="15171" w:author="mbeckerle" w:date="2013-02-19T12:52:00Z"/>
                <w:rFonts w:eastAsia="Arial Unicode MS" w:cs="Arial"/>
              </w:rPr>
            </w:pPr>
            <w:ins w:id="15172" w:author="mbeckerle" w:date="2013-02-19T12:52:00Z">
              <w:r>
                <w:rPr>
                  <w:rFonts w:eastAsia="Arial Unicode MS" w:cs="Arial"/>
                </w:rPr>
                <w:t xml:space="preserve">Only applicable if separator is not "" (empty string) and </w:t>
              </w:r>
            </w:ins>
            <w:ins w:id="15173" w:author="Steve Hanson" w:date="2013-04-02T15:33:00Z">
              <w:r w:rsidR="001F5BA6">
                <w:rPr>
                  <w:rFonts w:eastAsia="Arial Unicode MS" w:cs="Arial"/>
                </w:rPr>
                <w:t>dfdl:</w:t>
              </w:r>
            </w:ins>
            <w:ins w:id="15174" w:author="mbeckerle" w:date="2013-02-19T12:52:00Z">
              <w:r>
                <w:rPr>
                  <w:rFonts w:eastAsia="Arial Unicode MS" w:cs="Arial"/>
                </w:rPr>
                <w:t xml:space="preserve">sequenceKind is ‘ordered’. </w:t>
              </w:r>
            </w:ins>
          </w:p>
          <w:p w14:paraId="4AA1B1BC" w14:textId="75D744D8" w:rsidR="002C351D" w:rsidRDefault="002C351D" w:rsidP="002C351D">
            <w:pPr>
              <w:rPr>
                <w:ins w:id="15175" w:author="mbeckerle" w:date="2013-02-19T12:52:00Z"/>
                <w:rFonts w:eastAsia="Arial Unicode MS" w:cs="Arial"/>
              </w:rPr>
            </w:pPr>
            <w:ins w:id="15176" w:author="mbeckerle" w:date="2013-02-19T12:52:00Z">
              <w:r>
                <w:rPr>
                  <w:rFonts w:eastAsia="Arial Unicode MS" w:cs="Arial"/>
                </w:rPr>
                <w:t xml:space="preserve">Controls the circumstances when separators are expected in the data when parsing, or generated when unparsing, if an </w:t>
              </w:r>
            </w:ins>
            <w:ins w:id="15177" w:author="Steve Hanson" w:date="2013-04-02T17:14:00Z">
              <w:r w:rsidR="0037226B">
                <w:rPr>
                  <w:rFonts w:eastAsia="Arial Unicode MS" w:cs="Arial"/>
                </w:rPr>
                <w:t xml:space="preserve">optional </w:t>
              </w:r>
            </w:ins>
            <w:ins w:id="15178" w:author="mbeckerle" w:date="2013-02-19T12:52:00Z">
              <w:r>
                <w:rPr>
                  <w:rFonts w:eastAsia="Arial Unicode MS" w:cs="Arial"/>
                </w:rPr>
                <w:t>element</w:t>
              </w:r>
            </w:ins>
            <w:ins w:id="15179" w:author="Steve Hanson" w:date="2013-04-02T17:03:00Z">
              <w:r w:rsidR="00A61E40">
                <w:rPr>
                  <w:rFonts w:eastAsia="Arial Unicode MS" w:cs="Arial"/>
                </w:rPr>
                <w:t xml:space="preserve"> </w:t>
              </w:r>
            </w:ins>
            <w:ins w:id="15180" w:author="mbeckerle" w:date="2013-02-19T12:52:00Z">
              <w:del w:id="15181" w:author="Steve Hanson" w:date="2013-04-02T17:04:00Z">
                <w:r w:rsidDel="00A61E40">
                  <w:rPr>
                    <w:rFonts w:eastAsia="Arial Unicode MS" w:cs="Arial"/>
                  </w:rPr>
                  <w:delText xml:space="preserve"> </w:delText>
                </w:r>
              </w:del>
              <w:r>
                <w:rPr>
                  <w:rFonts w:eastAsia="Arial Unicode MS" w:cs="Arial"/>
                </w:rPr>
                <w:t xml:space="preserve">occurrence or </w:t>
              </w:r>
            </w:ins>
            <w:ins w:id="15182" w:author="Steve Hanson" w:date="2013-04-02T17:14:00Z">
              <w:r w:rsidR="0037226B">
                <w:rPr>
                  <w:rFonts w:eastAsia="Arial Unicode MS" w:cs="Arial"/>
                </w:rPr>
                <w:t xml:space="preserve">a </w:t>
              </w:r>
            </w:ins>
            <w:ins w:id="15183" w:author="mbeckerle" w:date="2013-02-19T12:52:00Z">
              <w:r>
                <w:rPr>
                  <w:rFonts w:eastAsia="Arial Unicode MS" w:cs="Arial"/>
                </w:rPr>
                <w:t xml:space="preserve">group has a </w:t>
              </w:r>
            </w:ins>
            <w:ins w:id="15184" w:author="Steve Hanson" w:date="2013-04-02T15:38:00Z">
              <w:r w:rsidR="001F5BA6">
                <w:rPr>
                  <w:rFonts w:eastAsia="Arial Unicode MS" w:cs="Arial"/>
                </w:rPr>
                <w:t xml:space="preserve">zero-length </w:t>
              </w:r>
            </w:ins>
            <w:ins w:id="15185" w:author="mbeckerle" w:date="2013-02-19T12:52:00Z">
              <w:r>
                <w:rPr>
                  <w:rFonts w:eastAsia="Arial Unicode MS" w:cs="Arial"/>
                </w:rPr>
                <w:t>representation</w:t>
              </w:r>
              <w:del w:id="15186" w:author="Steve Hanson" w:date="2013-04-02T15:38:00Z">
                <w:r w:rsidDel="001F5BA6">
                  <w:rPr>
                    <w:rFonts w:eastAsia="Arial Unicode MS" w:cs="Arial"/>
                  </w:rPr>
                  <w:delText xml:space="preserve"> of length zero</w:delText>
                </w:r>
              </w:del>
              <w:r>
                <w:rPr>
                  <w:rFonts w:eastAsia="Arial Unicode MS" w:cs="Arial"/>
                </w:rPr>
                <w:t xml:space="preserve">. </w:t>
              </w:r>
            </w:ins>
          </w:p>
          <w:p w14:paraId="1AA8D2EB" w14:textId="57A73FB1" w:rsidR="002C351D" w:rsidRDefault="002C351D">
            <w:pPr>
              <w:rPr>
                <w:ins w:id="15187" w:author="mbeckerle" w:date="2013-02-19T12:52:00Z"/>
                <w:rFonts w:eastAsia="Arial Unicode MS" w:cs="Arial"/>
              </w:rPr>
              <w:pPrChange w:id="15188" w:author="mbeckerle" w:date="2013-07-23T20:05:00Z">
                <w:pPr>
                  <w:numPr>
                    <w:numId w:val="8"/>
                  </w:numPr>
                  <w:tabs>
                    <w:tab w:val="num" w:pos="1080"/>
                  </w:tabs>
                  <w:ind w:left="1080" w:hanging="360"/>
                </w:pPr>
              </w:pPrChange>
            </w:pPr>
            <w:ins w:id="15189" w:author="mbeckerle" w:date="2013-02-19T12:52:00Z">
              <w:r>
                <w:rPr>
                  <w:rFonts w:eastAsia="Arial Unicode MS" w:cs="Arial"/>
                </w:rPr>
                <w:t xml:space="preserve">See section </w:t>
              </w:r>
            </w:ins>
            <w:ins w:id="15190" w:author="Steve Hanson" w:date="2013-04-02T15:33:00Z">
              <w:del w:id="15191" w:author="mbeckerle" w:date="2013-07-23T20:05:00Z">
                <w:r w:rsidR="001F5BA6" w:rsidDel="007B2211">
                  <w:rPr>
                    <w:rFonts w:eastAsia="Arial Unicode MS" w:cs="Arial"/>
                  </w:rPr>
                  <w:delText xml:space="preserve"> and Suppression</w:delText>
                </w:r>
              </w:del>
            </w:ins>
            <w:ins w:id="15192" w:author="mbeckerle" w:date="2013-07-23T20:06:00Z">
              <w:r w:rsidR="007B2211">
                <w:rPr>
                  <w:rFonts w:eastAsia="Arial Unicode MS" w:cs="Arial"/>
                </w:rPr>
                <w:fldChar w:fldCharType="begin"/>
              </w:r>
              <w:r w:rsidR="007B2211">
                <w:rPr>
                  <w:rFonts w:eastAsia="Arial Unicode MS" w:cs="Arial"/>
                </w:rPr>
                <w:instrText xml:space="preserve"> REF _Ref362373313 \r \h </w:instrText>
              </w:r>
            </w:ins>
            <w:r w:rsidR="007B2211">
              <w:rPr>
                <w:rFonts w:eastAsia="Arial Unicode MS" w:cs="Arial"/>
              </w:rPr>
            </w:r>
            <w:r w:rsidR="007B2211">
              <w:rPr>
                <w:rFonts w:eastAsia="Arial Unicode MS" w:cs="Arial"/>
              </w:rPr>
              <w:fldChar w:fldCharType="separate"/>
            </w:r>
            <w:ins w:id="15193" w:author="mbeckerle" w:date="2013-07-23T20:06:00Z">
              <w:r w:rsidR="007B2211">
                <w:rPr>
                  <w:rFonts w:eastAsia="Arial Unicode MS" w:cs="Arial"/>
                </w:rPr>
                <w:t>14.2.1</w:t>
              </w:r>
              <w:r w:rsidR="007B2211">
                <w:rPr>
                  <w:rFonts w:eastAsia="Arial Unicode MS" w:cs="Arial"/>
                </w:rPr>
                <w:fldChar w:fldCharType="end"/>
              </w:r>
              <w:r w:rsidR="007B2211">
                <w:rPr>
                  <w:rFonts w:eastAsia="Arial Unicode MS" w:cs="Arial"/>
                </w:rPr>
                <w:t xml:space="preserve"> </w:t>
              </w:r>
              <w:r w:rsidR="007B2211">
                <w:rPr>
                  <w:rFonts w:eastAsia="Arial Unicode MS" w:cs="Arial"/>
                </w:rPr>
                <w:fldChar w:fldCharType="begin"/>
              </w:r>
              <w:r w:rsidR="007B2211">
                <w:rPr>
                  <w:rFonts w:eastAsia="Arial Unicode MS" w:cs="Arial"/>
                </w:rPr>
                <w:instrText xml:space="preserve"> REF _Ref362373324 \h </w:instrText>
              </w:r>
            </w:ins>
            <w:r w:rsidR="007B2211">
              <w:rPr>
                <w:rFonts w:eastAsia="Arial Unicode MS" w:cs="Arial"/>
              </w:rPr>
            </w:r>
            <w:r w:rsidR="007B2211">
              <w:rPr>
                <w:rFonts w:eastAsia="Arial Unicode MS" w:cs="Arial"/>
              </w:rPr>
              <w:fldChar w:fldCharType="separate"/>
            </w:r>
            <w:ins w:id="15194" w:author="mbeckerle" w:date="2013-07-23T20:06:00Z">
              <w:r w:rsidR="007B2211" w:rsidRPr="005223F4">
                <w:t>Separators</w:t>
              </w:r>
              <w:r w:rsidR="007B2211">
                <w:t xml:space="preserve"> and Suppression</w:t>
              </w:r>
              <w:r w:rsidR="007B2211">
                <w:rPr>
                  <w:rFonts w:eastAsia="Arial Unicode MS" w:cs="Arial"/>
                </w:rPr>
                <w:fldChar w:fldCharType="end"/>
              </w:r>
              <w:r w:rsidR="007B2211">
                <w:rPr>
                  <w:rFonts w:eastAsia="Arial Unicode MS" w:cs="Arial"/>
                </w:rPr>
                <w:t>.</w:t>
              </w:r>
            </w:ins>
          </w:p>
          <w:p w14:paraId="5BE78C76" w14:textId="7BD9653F" w:rsidR="002C351D" w:rsidRDefault="002C351D" w:rsidP="002C351D">
            <w:pPr>
              <w:rPr>
                <w:ins w:id="15195" w:author="mbeckerle" w:date="2013-02-19T12:52:00Z"/>
                <w:rFonts w:eastAsia="Arial Unicode MS" w:cs="Arial"/>
              </w:rPr>
            </w:pPr>
            <w:ins w:id="15196" w:author="mbeckerle" w:date="2013-02-19T12:52:00Z">
              <w:r>
                <w:rPr>
                  <w:rFonts w:eastAsia="Arial Unicode MS" w:cs="Arial"/>
                </w:rPr>
                <w:t xml:space="preserve">When </w:t>
              </w:r>
            </w:ins>
            <w:ins w:id="15197" w:author="Steve Hanson" w:date="2013-04-02T15:33:00Z">
              <w:r w:rsidR="001F5BA6">
                <w:rPr>
                  <w:rFonts w:eastAsia="Arial Unicode MS" w:cs="Arial"/>
                </w:rPr>
                <w:t>dfdl:</w:t>
              </w:r>
            </w:ins>
            <w:ins w:id="15198" w:author="mbeckerle" w:date="2013-02-19T12:52:00Z">
              <w:r>
                <w:rPr>
                  <w:rFonts w:eastAsia="Arial Unicode MS" w:cs="Arial"/>
                </w:rPr>
                <w:t>sequenceKind is ‘unordered’ then ‘anyEmpty’ is implied.</w:t>
              </w:r>
            </w:ins>
          </w:p>
          <w:p w14:paraId="64DEFEC4" w14:textId="77777777" w:rsidR="00025862" w:rsidRPr="00240AC5" w:rsidRDefault="002C351D" w:rsidP="00501581">
            <w:pPr>
              <w:rPr>
                <w:del w:id="15199" w:author="mbeckerle" w:date="2013-02-19T12:52:00Z"/>
                <w:rFonts w:eastAsia="Arial Unicode MS"/>
              </w:rPr>
            </w:pPr>
            <w:ins w:id="15200" w:author="mbeckerle" w:date="2013-02-19T12:52:00Z">
              <w:r>
                <w:rPr>
                  <w:rFonts w:eastAsia="Arial Unicode MS" w:cs="Arial"/>
                </w:rPr>
                <w:t>Annotation: dfdl:sequence, dfdl:group (sequence)</w:t>
              </w:r>
            </w:ins>
            <w:del w:id="15201" w:author="mbeckerle" w:date="2013-02-19T12:52:00Z">
              <w:r w:rsidR="00025862" w:rsidRPr="00240AC5" w:rsidDel="002C351D">
                <w:rPr>
                  <w:rFonts w:eastAsia="Arial Unicode MS"/>
                </w:rPr>
                <w:delText>Enum</w:delText>
              </w:r>
            </w:del>
            <w:del w:id="15202" w:author="mbeckerle" w:date="2013-02-26T11:38:00Z">
              <w:r w:rsidR="00025862" w:rsidRPr="00240AC5">
                <w:rPr>
                  <w:rFonts w:eastAsia="Arial Unicode MS"/>
                </w:rPr>
                <w:delText>Enum</w:delText>
              </w:r>
            </w:del>
          </w:p>
          <w:p w14:paraId="59E087BC" w14:textId="0339E6CA" w:rsidR="00025862" w:rsidRPr="00240AC5" w:rsidDel="0078257E" w:rsidRDefault="00025862">
            <w:pPr>
              <w:rPr>
                <w:del w:id="15203" w:author="Steve Hanson" w:date="2013-04-02T15:01:00Z"/>
                <w:rFonts w:eastAsia="Arial Unicode MS"/>
              </w:rPr>
            </w:pPr>
            <w:del w:id="15204" w:author="Steve Hanson" w:date="2013-04-02T15:01:00Z">
              <w:r w:rsidRPr="00240AC5" w:rsidDel="0078257E">
                <w:rPr>
                  <w:rFonts w:eastAsia="Arial Unicode MS"/>
                </w:rPr>
                <w:delText xml:space="preserve">Valid values </w:delText>
              </w:r>
              <w:commentRangeStart w:id="15205"/>
              <w:commentRangeStart w:id="15206"/>
              <w:r w:rsidRPr="00240AC5" w:rsidDel="0078257E">
                <w:rPr>
                  <w:rFonts w:eastAsia="Arial Unicode MS"/>
                </w:rPr>
                <w:delText>‘require</w:delText>
              </w:r>
              <w:r w:rsidR="0089044D" w:rsidRPr="00240AC5" w:rsidDel="0078257E">
                <w:rPr>
                  <w:rFonts w:eastAsia="Arial Unicode MS"/>
                </w:rPr>
                <w:delText>d</w:delText>
              </w:r>
              <w:r w:rsidRPr="00240AC5" w:rsidDel="0078257E">
                <w:rPr>
                  <w:rFonts w:eastAsia="Arial Unicode MS"/>
                </w:rPr>
                <w:delText>', ‘suppress</w:delText>
              </w:r>
              <w:r w:rsidR="0089044D" w:rsidRPr="00240AC5" w:rsidDel="0078257E">
                <w:rPr>
                  <w:rFonts w:eastAsia="Arial Unicode MS"/>
                </w:rPr>
                <w:delText>ed</w:delText>
              </w:r>
              <w:r w:rsidRPr="00240AC5" w:rsidDel="0078257E">
                <w:rPr>
                  <w:rFonts w:eastAsia="Arial Unicode MS"/>
                </w:rPr>
                <w:delText>', ‘suppress</w:delText>
              </w:r>
              <w:r w:rsidR="0089044D" w:rsidRPr="00240AC5" w:rsidDel="0078257E">
                <w:rPr>
                  <w:rFonts w:eastAsia="Arial Unicode MS"/>
                </w:rPr>
                <w:delText>ed</w:delText>
              </w:r>
              <w:r w:rsidRPr="00240AC5" w:rsidDel="0078257E">
                <w:rPr>
                  <w:rFonts w:eastAsia="Arial Unicode MS"/>
                </w:rPr>
                <w:delText>AtEnd</w:delText>
              </w:r>
              <w:r w:rsidR="00925E85" w:rsidRPr="00240AC5" w:rsidDel="0078257E">
                <w:rPr>
                  <w:rFonts w:eastAsia="Arial Unicode MS"/>
                </w:rPr>
                <w:delText>Strict</w:delText>
              </w:r>
              <w:r w:rsidRPr="00240AC5" w:rsidDel="0078257E">
                <w:rPr>
                  <w:rFonts w:eastAsia="Arial Unicode MS"/>
                </w:rPr>
                <w:delText>’</w:delText>
              </w:r>
              <w:r w:rsidR="00925E85" w:rsidRPr="00240AC5" w:rsidDel="0078257E">
                <w:rPr>
                  <w:rFonts w:eastAsia="Arial Unicode MS"/>
                </w:rPr>
                <w:delText>, ‘suppressedAtEndLax’suppressedAtEndLax’</w:delText>
              </w:r>
            </w:del>
            <w:ins w:id="15207" w:author="mbeckerle" w:date="2012-03-25T12:49:00Z">
              <w:del w:id="15208" w:author="Steve Hanson" w:date="2013-04-02T15:01:00Z">
                <w:r w:rsidR="00865B6D" w:rsidRPr="00240AC5" w:rsidDel="0078257E">
                  <w:rPr>
                    <w:rFonts w:eastAsia="Arial Unicode MS"/>
                  </w:rPr>
                  <w:delText>’never’, ‘anyEmpty’, ‘trailingEmpty’, ‘trailingEmptyStrict’</w:delText>
                </w:r>
              </w:del>
            </w:ins>
            <w:commentRangeEnd w:id="15205"/>
            <w:del w:id="15209" w:author="Steve Hanson" w:date="2013-04-02T15:01:00Z">
              <w:r w:rsidR="00AA59E5" w:rsidDel="0078257E">
                <w:rPr>
                  <w:rStyle w:val="CommentReference"/>
                </w:rPr>
                <w:commentReference w:id="15205"/>
              </w:r>
              <w:commentRangeEnd w:id="15206"/>
              <w:r w:rsidR="00DA38ED" w:rsidDel="0078257E">
                <w:rPr>
                  <w:rStyle w:val="CommentReference"/>
                </w:rPr>
                <w:commentReference w:id="15206"/>
              </w:r>
            </w:del>
          </w:p>
          <w:p w14:paraId="15C40BAB" w14:textId="39ACF0D1" w:rsidR="00025862" w:rsidRPr="00240AC5" w:rsidDel="0078257E" w:rsidRDefault="00025862">
            <w:pPr>
              <w:rPr>
                <w:del w:id="15210" w:author="Steve Hanson" w:date="2013-04-02T15:01:00Z"/>
                <w:rFonts w:eastAsia="Arial Unicode MS"/>
              </w:rPr>
            </w:pPr>
            <w:del w:id="15211" w:author="Steve Hanson" w:date="2013-04-02T15:01:00Z">
              <w:r w:rsidRPr="00240AC5" w:rsidDel="0078257E">
                <w:rPr>
                  <w:rFonts w:eastAsia="Arial Unicode MS"/>
                </w:rPr>
                <w:delText>Specifies whether to expect a separator when an element is missing. Ignored unless dfdl:separator is specified and is not "" (empty string).</w:delText>
              </w:r>
            </w:del>
          </w:p>
          <w:p w14:paraId="1D0066D4" w14:textId="4978DBC9" w:rsidR="00B828A3" w:rsidRPr="00240AC5" w:rsidDel="0078257E" w:rsidRDefault="00B828A3">
            <w:pPr>
              <w:rPr>
                <w:del w:id="15212" w:author="Steve Hanson" w:date="2013-04-02T15:01:00Z"/>
                <w:rFonts w:eastAsia="Arial Unicode MS"/>
              </w:rPr>
            </w:pPr>
            <w:del w:id="15213" w:author="Steve Hanson" w:date="2013-04-02T15:01:00Z">
              <w:r w:rsidRPr="00240AC5" w:rsidDel="0078257E">
                <w:rPr>
                  <w:rFonts w:eastAsia="Arial Unicode MS"/>
                </w:rPr>
                <w:delText>This property applies when dfdl:sequenceKind is 'ordered'</w:delText>
              </w:r>
            </w:del>
          </w:p>
          <w:p w14:paraId="3375A656" w14:textId="7532258F" w:rsidR="00025862" w:rsidRPr="00240AC5" w:rsidDel="0078257E" w:rsidRDefault="00025862">
            <w:pPr>
              <w:rPr>
                <w:del w:id="15214" w:author="Steve Hanson" w:date="2013-04-02T15:01:00Z"/>
                <w:rFonts w:eastAsia="Arial Unicode MS"/>
              </w:rPr>
            </w:pPr>
            <w:del w:id="15215" w:author="Steve Hanson" w:date="2013-04-02T15:01:00Z">
              <w:r w:rsidRPr="00240AC5" w:rsidDel="0078257E">
                <w:rPr>
                  <w:rFonts w:eastAsia="Arial Unicode MS"/>
                </w:rPr>
                <w:delText xml:space="preserve">See </w:delText>
              </w:r>
              <w:r w:rsidR="00A341B2" w:rsidRPr="00240AC5" w:rsidDel="0078257E">
                <w:rPr>
                  <w:rFonts w:eastAsia="Arial Unicode MS"/>
                </w:rPr>
                <w:delText xml:space="preserve">section </w:delText>
              </w:r>
              <w:r w:rsidR="00A341B2" w:rsidRPr="00240AC5" w:rsidDel="0078257E">
                <w:rPr>
                  <w:rFonts w:eastAsia="Arial Unicode MS"/>
                </w:rPr>
                <w:fldChar w:fldCharType="begin"/>
              </w:r>
              <w:r w:rsidR="00A341B2" w:rsidRPr="00240AC5" w:rsidDel="0078257E">
                <w:rPr>
                  <w:rFonts w:eastAsia="Arial Unicode MS"/>
                </w:rPr>
                <w:delInstrText xml:space="preserve"> REF _Ref255896215 \n \h </w:delInstrText>
              </w:r>
              <w:r w:rsidR="00316B66" w:rsidDel="0078257E">
                <w:rPr>
                  <w:rFonts w:eastAsia="Arial Unicode MS"/>
                </w:rPr>
                <w:delInstrText xml:space="preserve"> \* MERGEFORMAT </w:delInstrText>
              </w:r>
              <w:r w:rsidR="00A341B2" w:rsidRPr="00240AC5" w:rsidDel="0078257E">
                <w:rPr>
                  <w:rFonts w:eastAsia="Arial Unicode MS"/>
                </w:rPr>
              </w:r>
              <w:r w:rsidR="00A341B2" w:rsidRPr="00240AC5" w:rsidDel="0078257E">
                <w:rPr>
                  <w:rFonts w:eastAsia="Arial Unicode MS"/>
                </w:rPr>
                <w:fldChar w:fldCharType="separate"/>
              </w:r>
              <w:r w:rsidR="00D04199" w:rsidRPr="00240AC5" w:rsidDel="0078257E">
                <w:rPr>
                  <w:rFonts w:eastAsia="Arial Unicode MS"/>
                  <w:cs/>
                </w:rPr>
                <w:delText>‎</w:delText>
              </w:r>
              <w:r w:rsidR="00D04199" w:rsidRPr="00240AC5" w:rsidDel="0078257E">
                <w:rPr>
                  <w:rFonts w:eastAsia="Arial Unicode MS"/>
                </w:rPr>
                <w:delText>14.2</w:delText>
              </w:r>
              <w:r w:rsidR="00A341B2" w:rsidRPr="00240AC5" w:rsidDel="0078257E">
                <w:rPr>
                  <w:rFonts w:eastAsia="Arial Unicode MS"/>
                </w:rPr>
                <w:fldChar w:fldCharType="end"/>
              </w:r>
              <w:r w:rsidR="00594D92" w:rsidRPr="00240AC5" w:rsidDel="0078257E">
                <w:rPr>
                  <w:rFonts w:eastAsia="Arial Unicode MS"/>
                </w:rPr>
                <w:fldChar w:fldCharType="begin"/>
              </w:r>
              <w:r w:rsidR="00594D92" w:rsidRPr="00240AC5" w:rsidDel="0078257E">
                <w:rPr>
                  <w:rFonts w:eastAsia="Arial Unicode MS"/>
                </w:rPr>
                <w:delInstrText xml:space="preserve"> REF _Ref274739893 \r \h </w:delInstrText>
              </w:r>
              <w:r w:rsidR="00316B66" w:rsidDel="0078257E">
                <w:rPr>
                  <w:rFonts w:eastAsia="Arial Unicode MS"/>
                </w:rPr>
                <w:delInstrText xml:space="preserve"> \* MERGEFORMAT </w:delInstrText>
              </w:r>
              <w:r w:rsidR="00594D92" w:rsidRPr="00240AC5" w:rsidDel="0078257E">
                <w:rPr>
                  <w:rFonts w:eastAsia="Arial Unicode MS"/>
                </w:rPr>
              </w:r>
              <w:r w:rsidR="00594D92" w:rsidRPr="00240AC5" w:rsidDel="0078257E">
                <w:rPr>
                  <w:rFonts w:eastAsia="Arial Unicode MS"/>
                </w:rPr>
                <w:fldChar w:fldCharType="separate"/>
              </w:r>
              <w:r w:rsidR="00D04199" w:rsidRPr="00240AC5" w:rsidDel="0078257E">
                <w:rPr>
                  <w:rFonts w:eastAsia="Arial Unicode MS"/>
                  <w:cs/>
                </w:rPr>
                <w:delText>‎</w:delText>
              </w:r>
              <w:r w:rsidR="00D04199" w:rsidRPr="00240AC5" w:rsidDel="0078257E">
                <w:rPr>
                  <w:rFonts w:eastAsia="Arial Unicode MS"/>
                </w:rPr>
                <w:delText>1</w:delText>
              </w:r>
              <w:r w:rsidR="00594D92" w:rsidRPr="00240AC5" w:rsidDel="0078257E">
                <w:rPr>
                  <w:rFonts w:eastAsia="Arial Unicode MS"/>
                </w:rPr>
                <w:fldChar w:fldCharType="end"/>
              </w:r>
              <w:r w:rsidR="00594D92" w:rsidRPr="00240AC5" w:rsidDel="0078257E">
                <w:rPr>
                  <w:rFonts w:eastAsia="Arial Unicode MS"/>
                </w:rPr>
                <w:delText xml:space="preserve"> </w:delText>
              </w:r>
              <w:r w:rsidR="00594D92" w:rsidRPr="00240AC5" w:rsidDel="0078257E">
                <w:rPr>
                  <w:rFonts w:eastAsia="Arial Unicode MS"/>
                </w:rPr>
                <w:fldChar w:fldCharType="begin"/>
              </w:r>
              <w:r w:rsidR="00594D92" w:rsidRPr="00240AC5" w:rsidDel="0078257E">
                <w:rPr>
                  <w:rFonts w:eastAsia="Arial Unicode MS"/>
                </w:rPr>
                <w:delInstrText xml:space="preserve"> REF _Ref274739899 \h </w:delInstrText>
              </w:r>
              <w:r w:rsidR="00316B66" w:rsidDel="0078257E">
                <w:rPr>
                  <w:rFonts w:eastAsia="Arial Unicode MS"/>
                </w:rPr>
                <w:delInstrText xml:space="preserve"> \* MERGEFORMAT </w:delInstrText>
              </w:r>
              <w:r w:rsidR="00594D92" w:rsidRPr="00240AC5" w:rsidDel="0078257E">
                <w:rPr>
                  <w:rFonts w:eastAsia="Arial Unicode MS"/>
                </w:rPr>
              </w:r>
              <w:r w:rsidR="00594D92" w:rsidRPr="00240AC5" w:rsidDel="0078257E">
                <w:rPr>
                  <w:rFonts w:eastAsia="Arial Unicode MS"/>
                </w:rPr>
                <w:fldChar w:fldCharType="separate"/>
              </w:r>
              <w:r w:rsidR="00D04199" w:rsidRPr="00240AC5" w:rsidDel="0078257E">
                <w:rPr>
                  <w:rFonts w:eastAsia="Arial Unicode MS"/>
                </w:rPr>
                <w:delText>Sequence Groups and Separators</w:delText>
              </w:r>
              <w:r w:rsidR="00594D92" w:rsidRPr="00240AC5" w:rsidDel="0078257E">
                <w:rPr>
                  <w:rFonts w:eastAsia="Arial Unicode MS"/>
                </w:rPr>
                <w:fldChar w:fldCharType="end"/>
              </w:r>
              <w:r w:rsidRPr="00240AC5" w:rsidDel="0078257E">
                <w:rPr>
                  <w:rFonts w:eastAsia="Arial Unicode MS"/>
                </w:rPr>
                <w:delText>.</w:delText>
              </w:r>
            </w:del>
          </w:p>
          <w:p w14:paraId="437B0A7B" w14:textId="2C11014F" w:rsidR="00025862" w:rsidRPr="00240AC5" w:rsidDel="0078257E" w:rsidRDefault="00025862">
            <w:pPr>
              <w:rPr>
                <w:del w:id="15216" w:author="Steve Hanson" w:date="2013-04-02T15:01:00Z"/>
                <w:rFonts w:eastAsia="Arial Unicode MS"/>
                <w:szCs w:val="18"/>
              </w:rPr>
            </w:pPr>
            <w:del w:id="15217" w:author="Steve Hanson" w:date="2013-04-02T15:01:00Z">
              <w:r w:rsidRPr="00240AC5" w:rsidDel="0078257E">
                <w:rPr>
                  <w:rFonts w:eastAsia="Arial Unicode MS"/>
                  <w:szCs w:val="18"/>
                </w:rPr>
                <w:delText>'suppress</w:delText>
              </w:r>
              <w:r w:rsidR="0089044D" w:rsidRPr="00240AC5" w:rsidDel="0078257E">
                <w:rPr>
                  <w:rFonts w:eastAsia="Arial Unicode MS"/>
                  <w:szCs w:val="18"/>
                </w:rPr>
                <w:delText>ed</w:delText>
              </w:r>
              <w:r w:rsidRPr="00240AC5" w:rsidDel="0078257E">
                <w:rPr>
                  <w:rFonts w:eastAsia="Arial Unicode MS"/>
                  <w:szCs w:val="18"/>
                </w:rPr>
                <w:delText xml:space="preserve">' </w:delText>
              </w:r>
            </w:del>
            <w:ins w:id="15218" w:author="mbeckerle" w:date="2012-03-25T12:50:00Z">
              <w:del w:id="15219" w:author="Steve Hanson" w:date="2013-04-02T15:01:00Z">
                <w:r w:rsidR="00865B6D" w:rsidRPr="00240AC5" w:rsidDel="0078257E">
                  <w:rPr>
                    <w:rFonts w:eastAsia="Arial Unicode MS"/>
                    <w:szCs w:val="18"/>
                  </w:rPr>
                  <w:delText xml:space="preserve">‘anyEmpty’ </w:delText>
                </w:r>
              </w:del>
            </w:ins>
            <w:del w:id="15220" w:author="Steve Hanson" w:date="2013-04-02T15:01:00Z">
              <w:r w:rsidRPr="00240AC5" w:rsidDel="0078257E">
                <w:rPr>
                  <w:rFonts w:eastAsia="Arial Unicode MS"/>
                  <w:szCs w:val="18"/>
                </w:rPr>
                <w:delText xml:space="preserve">implies </w:delText>
              </w:r>
              <w:r w:rsidR="00E634FF" w:rsidRPr="00240AC5" w:rsidDel="0078257E">
                <w:rPr>
                  <w:rFonts w:eastAsia="Arial Unicode MS"/>
                  <w:szCs w:val="18"/>
                </w:rPr>
                <w:delText>i</w:delText>
              </w:r>
              <w:r w:rsidR="00E634FF" w:rsidRPr="00240AC5" w:rsidDel="0078257E">
                <w:rPr>
                  <w:rFonts w:eastAsia="Arial Unicode MS"/>
                </w:rPr>
                <w:delText>t must be possible for speculative parsing to identify which elements are present</w:delText>
              </w:r>
              <w:r w:rsidR="00E76101" w:rsidRPr="00240AC5" w:rsidDel="0078257E">
                <w:rPr>
                  <w:rFonts w:eastAsia="Arial Unicode MS"/>
                </w:rPr>
                <w:delText>.</w:delText>
              </w:r>
              <w:r w:rsidRPr="00240AC5" w:rsidDel="0078257E">
                <w:rPr>
                  <w:rFonts w:eastAsia="Arial Unicode MS"/>
                  <w:szCs w:val="18"/>
                </w:rPr>
                <w:delText xml:space="preserve"> </w:delText>
              </w:r>
            </w:del>
          </w:p>
          <w:p w14:paraId="624DF755" w14:textId="3EBE9A22" w:rsidR="00925E85" w:rsidRPr="00240AC5" w:rsidDel="0078257E" w:rsidRDefault="00925E85">
            <w:pPr>
              <w:rPr>
                <w:del w:id="15221" w:author="Steve Hanson" w:date="2013-04-02T15:01:00Z"/>
                <w:rFonts w:eastAsia="Arial Unicode MS"/>
                <w:szCs w:val="18"/>
              </w:rPr>
            </w:pPr>
            <w:del w:id="15222" w:author="Steve Hanson" w:date="2013-04-02T15:01:00Z">
              <w:r w:rsidRPr="00240AC5" w:rsidDel="0078257E">
                <w:rPr>
                  <w:rFonts w:eastAsia="Arial Unicode MS"/>
                </w:rPr>
                <w:delText xml:space="preserve">'suppressedAtEndStrict' </w:delText>
              </w:r>
            </w:del>
            <w:ins w:id="15223" w:author="mbeckerle" w:date="2012-03-25T12:50:00Z">
              <w:del w:id="15224" w:author="Steve Hanson" w:date="2013-04-02T15:01:00Z">
                <w:r w:rsidR="00865B6D" w:rsidRPr="00240AC5" w:rsidDel="0078257E">
                  <w:rPr>
                    <w:rFonts w:eastAsia="Arial Unicode MS"/>
                  </w:rPr>
                  <w:delText xml:space="preserve">‘trailingEmptyStrict’ </w:delText>
                </w:r>
              </w:del>
            </w:ins>
            <w:del w:id="15225" w:author="Steve Hanson" w:date="2013-04-02T15:01:00Z">
              <w:r w:rsidRPr="00240AC5" w:rsidDel="0078257E">
                <w:rPr>
                  <w:rFonts w:eastAsia="Arial Unicode MS"/>
                </w:rPr>
                <w:delText>and 'suppre</w:delText>
              </w:r>
              <w:r w:rsidR="00594D92" w:rsidRPr="00240AC5" w:rsidDel="0078257E">
                <w:rPr>
                  <w:rFonts w:eastAsia="Arial Unicode MS"/>
                </w:rPr>
                <w:delText>s</w:delText>
              </w:r>
              <w:r w:rsidRPr="00240AC5" w:rsidDel="0078257E">
                <w:rPr>
                  <w:rFonts w:eastAsia="Arial Unicode MS"/>
                </w:rPr>
                <w:delText xml:space="preserve">sedAtEndLax' </w:delText>
              </w:r>
            </w:del>
            <w:ins w:id="15226" w:author="mbeckerle" w:date="2012-03-25T12:50:00Z">
              <w:del w:id="15227" w:author="Steve Hanson" w:date="2013-04-02T15:01:00Z">
                <w:r w:rsidR="00865B6D" w:rsidRPr="00240AC5" w:rsidDel="0078257E">
                  <w:rPr>
                    <w:rFonts w:eastAsia="Arial Unicode MS"/>
                  </w:rPr>
                  <w:delText xml:space="preserve">‘trailingEmpty’ </w:delText>
                </w:r>
              </w:del>
            </w:ins>
            <w:del w:id="15228" w:author="Steve Hanson" w:date="2013-04-02T15:01:00Z">
              <w:r w:rsidRPr="00240AC5" w:rsidDel="0078257E">
                <w:rPr>
                  <w:rFonts w:eastAsia="Arial Unicode MS"/>
                </w:rPr>
                <w:delText>can only be used when there is no clash with delimiters from the containing structure.</w:delText>
              </w:r>
            </w:del>
          </w:p>
          <w:p w14:paraId="6416723C" w14:textId="6C019773" w:rsidR="00025862" w:rsidRPr="00240AC5" w:rsidRDefault="00025862" w:rsidP="0078257E">
            <w:pPr>
              <w:rPr>
                <w:rFonts w:eastAsia="Arial Unicode MS"/>
              </w:rPr>
            </w:pPr>
            <w:del w:id="15229" w:author="Steve Hanson" w:date="2013-04-02T15:01:00Z">
              <w:r w:rsidRPr="00240AC5" w:rsidDel="0078257E">
                <w:rPr>
                  <w:rFonts w:eastAsia="Arial Unicode MS"/>
                </w:rPr>
                <w:delText>Annotation: dfdl:sequence</w:delText>
              </w:r>
              <w:r w:rsidR="001453AC" w:rsidRPr="00240AC5" w:rsidDel="0078257E">
                <w:rPr>
                  <w:rFonts w:eastAsia="Arial Unicode MS"/>
                </w:rPr>
                <w:delText>, dfdl:group (</w:delText>
              </w:r>
            </w:del>
            <w:ins w:id="15230" w:author="mbeckerle" w:date="2013-01-20T16:18:00Z">
              <w:del w:id="15231" w:author="Steve Hanson" w:date="2013-04-02T15:01:00Z">
                <w:r w:rsidR="000A7B57" w:rsidDel="0078257E">
                  <w:rPr>
                    <w:rFonts w:eastAsia="Arial Unicode MS"/>
                  </w:rPr>
                  <w:delText xml:space="preserve">referencing a </w:delText>
                </w:r>
              </w:del>
            </w:ins>
            <w:commentRangeStart w:id="15232"/>
            <w:del w:id="15233" w:author="mbeckerle" w:date="2013-02-19T12:52:00Z">
              <w:r w:rsidR="001453AC" w:rsidRPr="00240AC5">
                <w:rPr>
                  <w:rFonts w:eastAsia="Arial Unicode MS"/>
                </w:rPr>
                <w:delText>sequence</w:delText>
              </w:r>
              <w:commentRangeEnd w:id="15232"/>
              <w:r w:rsidR="00A15F75">
                <w:rPr>
                  <w:rStyle w:val="CommentReference"/>
                </w:rPr>
                <w:commentReference w:id="15232"/>
              </w:r>
              <w:r w:rsidR="001453AC" w:rsidRPr="00240AC5">
                <w:rPr>
                  <w:rFonts w:eastAsia="Arial Unicode MS"/>
                </w:rPr>
                <w:delText>)</w:delText>
              </w:r>
            </w:del>
          </w:p>
        </w:tc>
      </w:tr>
      <w:tr w:rsidR="007265F3" w:rsidRPr="00240AC5" w:rsidDel="00A15F75" w14:paraId="5D1221D9" w14:textId="0A463F11" w:rsidTr="00240AC5">
        <w:trPr>
          <w:trHeight w:val="360"/>
          <w:del w:id="15234" w:author="mbeckerle" w:date="2012-07-03T15:23:00Z"/>
        </w:trPr>
        <w:tc>
          <w:tcPr>
            <w:tcW w:w="3348" w:type="dxa"/>
            <w:shd w:val="clear" w:color="auto" w:fill="auto"/>
          </w:tcPr>
          <w:p w14:paraId="695712E3" w14:textId="48DEEF05" w:rsidR="007265F3" w:rsidRPr="00240AC5" w:rsidDel="00A15F75" w:rsidRDefault="007265F3">
            <w:pPr>
              <w:rPr>
                <w:del w:id="15235" w:author="mbeckerle" w:date="2012-07-03T15:23:00Z"/>
                <w:rFonts w:eastAsia="Arial Unicode MS"/>
              </w:rPr>
              <w:pPrChange w:id="15236" w:author="mbeckerle" w:date="2012-04-22T20:58:00Z">
                <w:pPr>
                  <w:numPr>
                    <w:numId w:val="8"/>
                  </w:numPr>
                  <w:tabs>
                    <w:tab w:val="num" w:pos="360"/>
                    <w:tab w:val="num" w:pos="540"/>
                    <w:tab w:val="num" w:pos="1080"/>
                  </w:tabs>
                  <w:spacing w:before="40" w:after="40"/>
                  <w:ind w:left="540" w:hanging="180"/>
                </w:pPr>
              </w:pPrChange>
            </w:pPr>
            <w:del w:id="15237" w:author="mbeckerle" w:date="2012-07-03T15:23:00Z">
              <w:r w:rsidRPr="00240AC5" w:rsidDel="00A15F75">
                <w:rPr>
                  <w:rFonts w:eastAsia="Arial Unicode MS"/>
                </w:rPr>
                <w:delText>documentFinalSeparatorCanBeMissing</w:delText>
              </w:r>
              <w:bookmarkStart w:id="15238" w:name="_Toc329093082"/>
              <w:bookmarkStart w:id="15239" w:name="_Toc332701595"/>
              <w:bookmarkStart w:id="15240" w:name="_Toc332701899"/>
              <w:bookmarkStart w:id="15241" w:name="_Toc332711698"/>
              <w:bookmarkStart w:id="15242" w:name="_Toc332712000"/>
              <w:bookmarkStart w:id="15243" w:name="_Toc332712301"/>
              <w:bookmarkStart w:id="15244" w:name="_Toc332724217"/>
              <w:bookmarkStart w:id="15245" w:name="_Toc332724517"/>
              <w:bookmarkStart w:id="15246" w:name="_Toc341102813"/>
              <w:bookmarkStart w:id="15247" w:name="_Toc347241548"/>
              <w:bookmarkStart w:id="15248" w:name="_Toc347744741"/>
              <w:bookmarkStart w:id="15249" w:name="_Toc348984524"/>
              <w:bookmarkStart w:id="15250" w:name="_Toc348984829"/>
              <w:bookmarkStart w:id="15251" w:name="_Toc349037993"/>
              <w:bookmarkStart w:id="15252" w:name="_Toc349038295"/>
              <w:bookmarkEnd w:id="15238"/>
              <w:bookmarkEnd w:id="15239"/>
              <w:bookmarkEnd w:id="15240"/>
              <w:bookmarkEnd w:id="15241"/>
              <w:bookmarkEnd w:id="15242"/>
              <w:bookmarkEnd w:id="15243"/>
              <w:bookmarkEnd w:id="15244"/>
              <w:bookmarkEnd w:id="15245"/>
              <w:bookmarkEnd w:id="15246"/>
              <w:bookmarkEnd w:id="15247"/>
              <w:bookmarkEnd w:id="15248"/>
              <w:bookmarkEnd w:id="15249"/>
              <w:bookmarkEnd w:id="15250"/>
              <w:bookmarkEnd w:id="15251"/>
              <w:bookmarkEnd w:id="15252"/>
            </w:del>
          </w:p>
        </w:tc>
        <w:tc>
          <w:tcPr>
            <w:tcW w:w="5580" w:type="dxa"/>
            <w:shd w:val="clear" w:color="auto" w:fill="auto"/>
          </w:tcPr>
          <w:p w14:paraId="4C7C8C32" w14:textId="2B8478DF" w:rsidR="00B67082" w:rsidRPr="00240AC5" w:rsidDel="00A15F75" w:rsidRDefault="00B67082">
            <w:pPr>
              <w:rPr>
                <w:del w:id="15253" w:author="mbeckerle" w:date="2012-07-03T15:23:00Z"/>
                <w:rFonts w:eastAsia="Arial Unicode MS"/>
              </w:rPr>
              <w:pPrChange w:id="15254" w:author="mbeckerle" w:date="2012-04-22T20:58:00Z">
                <w:pPr>
                  <w:numPr>
                    <w:numId w:val="8"/>
                  </w:numPr>
                  <w:tabs>
                    <w:tab w:val="num" w:pos="360"/>
                    <w:tab w:val="num" w:pos="540"/>
                    <w:tab w:val="num" w:pos="1080"/>
                  </w:tabs>
                  <w:spacing w:before="40" w:after="40"/>
                  <w:ind w:left="540" w:hanging="180"/>
                </w:pPr>
              </w:pPrChange>
            </w:pPr>
            <w:del w:id="15255" w:author="mbeckerle" w:date="2012-07-03T15:23:00Z">
              <w:r w:rsidRPr="00240AC5" w:rsidDel="00A15F75">
                <w:rPr>
                  <w:rFonts w:eastAsia="Arial Unicode MS"/>
                </w:rPr>
                <w:delText>Enum</w:delText>
              </w:r>
              <w:bookmarkStart w:id="15256" w:name="_Toc329093083"/>
              <w:bookmarkStart w:id="15257" w:name="_Toc332701596"/>
              <w:bookmarkStart w:id="15258" w:name="_Toc332701900"/>
              <w:bookmarkStart w:id="15259" w:name="_Toc332711699"/>
              <w:bookmarkStart w:id="15260" w:name="_Toc332712001"/>
              <w:bookmarkStart w:id="15261" w:name="_Toc332712302"/>
              <w:bookmarkStart w:id="15262" w:name="_Toc332724218"/>
              <w:bookmarkStart w:id="15263" w:name="_Toc332724518"/>
              <w:bookmarkStart w:id="15264" w:name="_Toc341102814"/>
              <w:bookmarkStart w:id="15265" w:name="_Toc347241549"/>
              <w:bookmarkStart w:id="15266" w:name="_Toc347744742"/>
              <w:bookmarkStart w:id="15267" w:name="_Toc348984525"/>
              <w:bookmarkStart w:id="15268" w:name="_Toc348984830"/>
              <w:bookmarkStart w:id="15269" w:name="_Toc349037994"/>
              <w:bookmarkStart w:id="15270" w:name="_Toc349038296"/>
              <w:bookmarkEnd w:id="15256"/>
              <w:bookmarkEnd w:id="15257"/>
              <w:bookmarkEnd w:id="15258"/>
              <w:bookmarkEnd w:id="15259"/>
              <w:bookmarkEnd w:id="15260"/>
              <w:bookmarkEnd w:id="15261"/>
              <w:bookmarkEnd w:id="15262"/>
              <w:bookmarkEnd w:id="15263"/>
              <w:bookmarkEnd w:id="15264"/>
              <w:bookmarkEnd w:id="15265"/>
              <w:bookmarkEnd w:id="15266"/>
              <w:bookmarkEnd w:id="15267"/>
              <w:bookmarkEnd w:id="15268"/>
              <w:bookmarkEnd w:id="15269"/>
              <w:bookmarkEnd w:id="15270"/>
            </w:del>
          </w:p>
          <w:p w14:paraId="611B2C0F" w14:textId="020C864A" w:rsidR="007265F3" w:rsidRPr="00240AC5" w:rsidDel="00A15F75" w:rsidRDefault="00B67082">
            <w:pPr>
              <w:rPr>
                <w:del w:id="15271" w:author="mbeckerle" w:date="2012-07-03T15:23:00Z"/>
                <w:rFonts w:eastAsia="Arial Unicode MS"/>
              </w:rPr>
              <w:pPrChange w:id="15272" w:author="mbeckerle" w:date="2012-04-22T20:58:00Z">
                <w:pPr>
                  <w:numPr>
                    <w:numId w:val="8"/>
                  </w:numPr>
                  <w:tabs>
                    <w:tab w:val="num" w:pos="360"/>
                    <w:tab w:val="num" w:pos="540"/>
                    <w:tab w:val="num" w:pos="1080"/>
                  </w:tabs>
                  <w:spacing w:before="40" w:after="40"/>
                  <w:ind w:left="540" w:hanging="180"/>
                </w:pPr>
              </w:pPrChange>
            </w:pPr>
            <w:del w:id="15273" w:author="mbeckerle" w:date="2012-07-03T15:23:00Z">
              <w:r w:rsidRPr="00240AC5" w:rsidDel="00A15F75">
                <w:rPr>
                  <w:rFonts w:eastAsia="Arial Unicode MS"/>
                </w:rPr>
                <w:delText xml:space="preserve">Valid values are </w:delText>
              </w:r>
              <w:r w:rsidR="00682090" w:rsidRPr="00240AC5" w:rsidDel="00A15F75">
                <w:rPr>
                  <w:rFonts w:eastAsia="Arial Unicode MS"/>
                </w:rPr>
                <w:delText>'yes'</w:delText>
              </w:r>
              <w:r w:rsidRPr="00240AC5" w:rsidDel="00A15F75">
                <w:rPr>
                  <w:rFonts w:eastAsia="Arial Unicode MS"/>
                </w:rPr>
                <w:delText xml:space="preserve">, </w:delText>
              </w:r>
              <w:r w:rsidR="00682090" w:rsidRPr="00240AC5" w:rsidDel="00A15F75">
                <w:rPr>
                  <w:rFonts w:eastAsia="Arial Unicode MS"/>
                </w:rPr>
                <w:delText>'no'</w:delText>
              </w:r>
              <w:bookmarkStart w:id="15274" w:name="_Toc329093084"/>
              <w:bookmarkStart w:id="15275" w:name="_Toc332701597"/>
              <w:bookmarkStart w:id="15276" w:name="_Toc332701901"/>
              <w:bookmarkStart w:id="15277" w:name="_Toc332711700"/>
              <w:bookmarkStart w:id="15278" w:name="_Toc332712002"/>
              <w:bookmarkStart w:id="15279" w:name="_Toc332712303"/>
              <w:bookmarkStart w:id="15280" w:name="_Toc332724219"/>
              <w:bookmarkStart w:id="15281" w:name="_Toc332724519"/>
              <w:bookmarkStart w:id="15282" w:name="_Toc341102815"/>
              <w:bookmarkStart w:id="15283" w:name="_Toc347241550"/>
              <w:bookmarkStart w:id="15284" w:name="_Toc347744743"/>
              <w:bookmarkStart w:id="15285" w:name="_Toc348984526"/>
              <w:bookmarkStart w:id="15286" w:name="_Toc348984831"/>
              <w:bookmarkStart w:id="15287" w:name="_Toc349037995"/>
              <w:bookmarkStart w:id="15288" w:name="_Toc349038297"/>
              <w:bookmarkEnd w:id="15274"/>
              <w:bookmarkEnd w:id="15275"/>
              <w:bookmarkEnd w:id="15276"/>
              <w:bookmarkEnd w:id="15277"/>
              <w:bookmarkEnd w:id="15278"/>
              <w:bookmarkEnd w:id="15279"/>
              <w:bookmarkEnd w:id="15280"/>
              <w:bookmarkEnd w:id="15281"/>
              <w:bookmarkEnd w:id="15282"/>
              <w:bookmarkEnd w:id="15283"/>
              <w:bookmarkEnd w:id="15284"/>
              <w:bookmarkEnd w:id="15285"/>
              <w:bookmarkEnd w:id="15286"/>
              <w:bookmarkEnd w:id="15287"/>
              <w:bookmarkEnd w:id="15288"/>
            </w:del>
          </w:p>
          <w:p w14:paraId="6A7629BE" w14:textId="505009A8" w:rsidR="007265F3" w:rsidRPr="00240AC5" w:rsidDel="00A15F75" w:rsidRDefault="007265F3">
            <w:pPr>
              <w:rPr>
                <w:del w:id="15289" w:author="mbeckerle" w:date="2012-07-03T15:23:00Z"/>
                <w:rFonts w:eastAsia="Arial Unicode MS"/>
              </w:rPr>
              <w:pPrChange w:id="15290" w:author="mbeckerle" w:date="2012-04-22T20:58:00Z">
                <w:pPr>
                  <w:numPr>
                    <w:numId w:val="8"/>
                  </w:numPr>
                  <w:tabs>
                    <w:tab w:val="num" w:pos="360"/>
                    <w:tab w:val="num" w:pos="540"/>
                    <w:tab w:val="num" w:pos="1080"/>
                  </w:tabs>
                  <w:spacing w:before="40" w:after="40"/>
                  <w:ind w:left="540" w:hanging="180"/>
                </w:pPr>
              </w:pPrChange>
            </w:pPr>
            <w:del w:id="15291" w:author="mbeckerle" w:date="2012-07-03T15:23:00Z">
              <w:r w:rsidRPr="00240AC5" w:rsidDel="00A15F75">
                <w:rPr>
                  <w:rFonts w:eastAsia="Arial Unicode MS"/>
                </w:rPr>
                <w:delText xml:space="preserve">When the documentFinalSeparatorCanBeMissing property is true, then when an element is the last element in a sequence or array is also the last element in the data stream, then on parsing, it is not an error if the postfix separator is not found. </w:delText>
              </w:r>
              <w:bookmarkStart w:id="15292" w:name="_Toc329093085"/>
              <w:bookmarkStart w:id="15293" w:name="_Toc332701598"/>
              <w:bookmarkStart w:id="15294" w:name="_Toc332701902"/>
              <w:bookmarkStart w:id="15295" w:name="_Toc332711701"/>
              <w:bookmarkStart w:id="15296" w:name="_Toc332712003"/>
              <w:bookmarkStart w:id="15297" w:name="_Toc332712304"/>
              <w:bookmarkStart w:id="15298" w:name="_Toc332724220"/>
              <w:bookmarkStart w:id="15299" w:name="_Toc332724520"/>
              <w:bookmarkStart w:id="15300" w:name="_Toc341102816"/>
              <w:bookmarkStart w:id="15301" w:name="_Toc347241551"/>
              <w:bookmarkStart w:id="15302" w:name="_Toc347744744"/>
              <w:bookmarkStart w:id="15303" w:name="_Toc348984527"/>
              <w:bookmarkStart w:id="15304" w:name="_Toc348984832"/>
              <w:bookmarkStart w:id="15305" w:name="_Toc349037996"/>
              <w:bookmarkStart w:id="15306" w:name="_Toc349038298"/>
              <w:bookmarkEnd w:id="15292"/>
              <w:bookmarkEnd w:id="15293"/>
              <w:bookmarkEnd w:id="15294"/>
              <w:bookmarkEnd w:id="15295"/>
              <w:bookmarkEnd w:id="15296"/>
              <w:bookmarkEnd w:id="15297"/>
              <w:bookmarkEnd w:id="15298"/>
              <w:bookmarkEnd w:id="15299"/>
              <w:bookmarkEnd w:id="15300"/>
              <w:bookmarkEnd w:id="15301"/>
              <w:bookmarkEnd w:id="15302"/>
              <w:bookmarkEnd w:id="15303"/>
              <w:bookmarkEnd w:id="15304"/>
              <w:bookmarkEnd w:id="15305"/>
              <w:bookmarkEnd w:id="15306"/>
            </w:del>
          </w:p>
          <w:p w14:paraId="522C463F" w14:textId="694C34AB" w:rsidR="007265F3" w:rsidRPr="00240AC5" w:rsidDel="00A15F75" w:rsidRDefault="007265F3">
            <w:pPr>
              <w:rPr>
                <w:del w:id="15307" w:author="mbeckerle" w:date="2012-07-03T15:23:00Z"/>
                <w:rFonts w:eastAsia="Arial Unicode MS"/>
              </w:rPr>
              <w:pPrChange w:id="15308" w:author="mbeckerle" w:date="2012-04-22T20:58:00Z">
                <w:pPr>
                  <w:numPr>
                    <w:numId w:val="8"/>
                  </w:numPr>
                  <w:tabs>
                    <w:tab w:val="num" w:pos="360"/>
                    <w:tab w:val="num" w:pos="540"/>
                    <w:tab w:val="num" w:pos="1080"/>
                  </w:tabs>
                  <w:spacing w:before="40" w:after="40"/>
                  <w:ind w:left="540" w:hanging="180"/>
                </w:pPr>
              </w:pPrChange>
            </w:pPr>
            <w:del w:id="15309" w:author="mbeckerle" w:date="2012-07-03T15:23:00Z">
              <w:r w:rsidRPr="00240AC5" w:rsidDel="00A15F75">
                <w:rPr>
                  <w:rFonts w:eastAsia="Arial Unicode MS"/>
                </w:rPr>
                <w:delText xml:space="preserve">For example, if the data are in a file, and the format specifies lines terminated by the newline character (typically LF or CRLF), then if the last line is missing its newline, then this would normally be an error, but if documentFinalSeparatorCanBeMissing is true, then this is not a </w:delText>
              </w:r>
              <w:r w:rsidR="00FE2C6A" w:rsidRPr="00240AC5" w:rsidDel="00A15F75">
                <w:rPr>
                  <w:rFonts w:eastAsia="Arial Unicode MS"/>
                </w:rPr>
                <w:delText xml:space="preserve">processing </w:delText>
              </w:r>
              <w:r w:rsidRPr="00240AC5" w:rsidDel="00A15F75">
                <w:rPr>
                  <w:rFonts w:eastAsia="Arial Unicode MS"/>
                </w:rPr>
                <w:delText>error.</w:delText>
              </w:r>
              <w:bookmarkStart w:id="15310" w:name="_Toc329093086"/>
              <w:bookmarkStart w:id="15311" w:name="_Toc332701599"/>
              <w:bookmarkStart w:id="15312" w:name="_Toc332701903"/>
              <w:bookmarkStart w:id="15313" w:name="_Toc332711702"/>
              <w:bookmarkStart w:id="15314" w:name="_Toc332712004"/>
              <w:bookmarkStart w:id="15315" w:name="_Toc332712305"/>
              <w:bookmarkStart w:id="15316" w:name="_Toc332724221"/>
              <w:bookmarkStart w:id="15317" w:name="_Toc332724521"/>
              <w:bookmarkStart w:id="15318" w:name="_Toc341102817"/>
              <w:bookmarkStart w:id="15319" w:name="_Toc347241552"/>
              <w:bookmarkStart w:id="15320" w:name="_Toc347744745"/>
              <w:bookmarkStart w:id="15321" w:name="_Toc348984528"/>
              <w:bookmarkStart w:id="15322" w:name="_Toc348984833"/>
              <w:bookmarkStart w:id="15323" w:name="_Toc349037997"/>
              <w:bookmarkStart w:id="15324" w:name="_Toc349038299"/>
              <w:bookmarkEnd w:id="15310"/>
              <w:bookmarkEnd w:id="15311"/>
              <w:bookmarkEnd w:id="15312"/>
              <w:bookmarkEnd w:id="15313"/>
              <w:bookmarkEnd w:id="15314"/>
              <w:bookmarkEnd w:id="15315"/>
              <w:bookmarkEnd w:id="15316"/>
              <w:bookmarkEnd w:id="15317"/>
              <w:bookmarkEnd w:id="15318"/>
              <w:bookmarkEnd w:id="15319"/>
              <w:bookmarkEnd w:id="15320"/>
              <w:bookmarkEnd w:id="15321"/>
              <w:bookmarkEnd w:id="15322"/>
              <w:bookmarkEnd w:id="15323"/>
              <w:bookmarkEnd w:id="15324"/>
            </w:del>
          </w:p>
          <w:p w14:paraId="078FD221" w14:textId="6DA76681" w:rsidR="007265F3" w:rsidRPr="00240AC5" w:rsidDel="00A15F75" w:rsidRDefault="007265F3">
            <w:pPr>
              <w:rPr>
                <w:del w:id="15325" w:author="mbeckerle" w:date="2012-07-03T15:23:00Z"/>
                <w:rFonts w:eastAsia="Arial Unicode MS"/>
              </w:rPr>
              <w:pPrChange w:id="15326" w:author="mbeckerle" w:date="2012-04-22T20:58:00Z">
                <w:pPr>
                  <w:numPr>
                    <w:numId w:val="8"/>
                  </w:numPr>
                  <w:tabs>
                    <w:tab w:val="num" w:pos="360"/>
                    <w:tab w:val="num" w:pos="540"/>
                    <w:tab w:val="num" w:pos="1080"/>
                  </w:tabs>
                  <w:spacing w:before="40" w:after="40"/>
                  <w:ind w:left="540" w:hanging="180"/>
                </w:pPr>
              </w:pPrChange>
            </w:pPr>
            <w:del w:id="15327" w:author="mbeckerle" w:date="2012-07-03T15:23:00Z">
              <w:r w:rsidRPr="00240AC5" w:rsidDel="00A15F75">
                <w:rPr>
                  <w:rFonts w:eastAsia="Arial Unicode MS"/>
                </w:rPr>
                <w:delText>On unparsing the separator is always written out regardless of the state of this property.</w:delText>
              </w:r>
              <w:bookmarkStart w:id="15328" w:name="_Toc329093087"/>
              <w:bookmarkStart w:id="15329" w:name="_Toc332701600"/>
              <w:bookmarkStart w:id="15330" w:name="_Toc332701904"/>
              <w:bookmarkStart w:id="15331" w:name="_Toc332711703"/>
              <w:bookmarkStart w:id="15332" w:name="_Toc332712005"/>
              <w:bookmarkStart w:id="15333" w:name="_Toc332712306"/>
              <w:bookmarkStart w:id="15334" w:name="_Toc332724222"/>
              <w:bookmarkStart w:id="15335" w:name="_Toc332724522"/>
              <w:bookmarkStart w:id="15336" w:name="_Toc341102818"/>
              <w:bookmarkStart w:id="15337" w:name="_Toc347241553"/>
              <w:bookmarkStart w:id="15338" w:name="_Toc347744746"/>
              <w:bookmarkStart w:id="15339" w:name="_Toc348984529"/>
              <w:bookmarkStart w:id="15340" w:name="_Toc348984834"/>
              <w:bookmarkStart w:id="15341" w:name="_Toc349037998"/>
              <w:bookmarkStart w:id="15342" w:name="_Toc349038300"/>
              <w:bookmarkEnd w:id="15328"/>
              <w:bookmarkEnd w:id="15329"/>
              <w:bookmarkEnd w:id="15330"/>
              <w:bookmarkEnd w:id="15331"/>
              <w:bookmarkEnd w:id="15332"/>
              <w:bookmarkEnd w:id="15333"/>
              <w:bookmarkEnd w:id="15334"/>
              <w:bookmarkEnd w:id="15335"/>
              <w:bookmarkEnd w:id="15336"/>
              <w:bookmarkEnd w:id="15337"/>
              <w:bookmarkEnd w:id="15338"/>
              <w:bookmarkEnd w:id="15339"/>
              <w:bookmarkEnd w:id="15340"/>
              <w:bookmarkEnd w:id="15341"/>
              <w:bookmarkEnd w:id="15342"/>
            </w:del>
          </w:p>
          <w:p w14:paraId="337CFD67" w14:textId="4A145D25" w:rsidR="007265F3" w:rsidRPr="00240AC5" w:rsidDel="00A15F75" w:rsidRDefault="007265F3">
            <w:pPr>
              <w:rPr>
                <w:del w:id="15343" w:author="mbeckerle" w:date="2012-07-03T15:23:00Z"/>
                <w:rFonts w:eastAsia="Arial Unicode MS"/>
              </w:rPr>
              <w:pPrChange w:id="15344" w:author="mbeckerle" w:date="2012-04-22T20:58:00Z">
                <w:pPr>
                  <w:numPr>
                    <w:numId w:val="8"/>
                  </w:numPr>
                  <w:tabs>
                    <w:tab w:val="num" w:pos="360"/>
                    <w:tab w:val="num" w:pos="540"/>
                    <w:tab w:val="num" w:pos="1080"/>
                  </w:tabs>
                  <w:spacing w:before="40" w:after="40"/>
                  <w:ind w:left="540" w:hanging="180"/>
                </w:pPr>
              </w:pPrChange>
            </w:pPr>
            <w:del w:id="15345" w:author="mbeckerle" w:date="2012-07-03T15:23:00Z">
              <w:r w:rsidRPr="00240AC5" w:rsidDel="00A15F75">
                <w:rPr>
                  <w:rFonts w:eastAsia="Arial Unicode MS"/>
                </w:rPr>
                <w:delText xml:space="preserve">Annotation: dfdl:format (on xs:schema only) </w:delText>
              </w:r>
              <w:bookmarkStart w:id="15346" w:name="_Toc329093088"/>
              <w:bookmarkStart w:id="15347" w:name="_Toc332701601"/>
              <w:bookmarkStart w:id="15348" w:name="_Toc332701905"/>
              <w:bookmarkStart w:id="15349" w:name="_Toc332711704"/>
              <w:bookmarkStart w:id="15350" w:name="_Toc332712006"/>
              <w:bookmarkStart w:id="15351" w:name="_Toc332712307"/>
              <w:bookmarkStart w:id="15352" w:name="_Toc332724223"/>
              <w:bookmarkStart w:id="15353" w:name="_Toc332724523"/>
              <w:bookmarkStart w:id="15354" w:name="_Toc341102819"/>
              <w:bookmarkStart w:id="15355" w:name="_Toc347241554"/>
              <w:bookmarkStart w:id="15356" w:name="_Toc347744747"/>
              <w:bookmarkStart w:id="15357" w:name="_Toc348984530"/>
              <w:bookmarkStart w:id="15358" w:name="_Toc348984835"/>
              <w:bookmarkStart w:id="15359" w:name="_Toc349037999"/>
              <w:bookmarkStart w:id="15360" w:name="_Toc349038301"/>
              <w:bookmarkEnd w:id="15346"/>
              <w:bookmarkEnd w:id="15347"/>
              <w:bookmarkEnd w:id="15348"/>
              <w:bookmarkEnd w:id="15349"/>
              <w:bookmarkEnd w:id="15350"/>
              <w:bookmarkEnd w:id="15351"/>
              <w:bookmarkEnd w:id="15352"/>
              <w:bookmarkEnd w:id="15353"/>
              <w:bookmarkEnd w:id="15354"/>
              <w:bookmarkEnd w:id="15355"/>
              <w:bookmarkEnd w:id="15356"/>
              <w:bookmarkEnd w:id="15357"/>
              <w:bookmarkEnd w:id="15358"/>
              <w:bookmarkEnd w:id="15359"/>
              <w:bookmarkEnd w:id="15360"/>
            </w:del>
          </w:p>
        </w:tc>
        <w:bookmarkStart w:id="15361" w:name="_Toc329093089"/>
        <w:bookmarkStart w:id="15362" w:name="_Toc332701602"/>
        <w:bookmarkStart w:id="15363" w:name="_Toc332701906"/>
        <w:bookmarkStart w:id="15364" w:name="_Toc332711705"/>
        <w:bookmarkStart w:id="15365" w:name="_Toc332712007"/>
        <w:bookmarkStart w:id="15366" w:name="_Toc332712308"/>
        <w:bookmarkStart w:id="15367" w:name="_Toc332724224"/>
        <w:bookmarkStart w:id="15368" w:name="_Toc332724524"/>
        <w:bookmarkStart w:id="15369" w:name="_Toc341102820"/>
        <w:bookmarkStart w:id="15370" w:name="_Toc347241555"/>
        <w:bookmarkStart w:id="15371" w:name="_Toc347744748"/>
        <w:bookmarkStart w:id="15372" w:name="_Toc348984531"/>
        <w:bookmarkStart w:id="15373" w:name="_Toc348984836"/>
        <w:bookmarkStart w:id="15374" w:name="_Toc349038000"/>
        <w:bookmarkStart w:id="15375" w:name="_Toc349038302"/>
        <w:bookmarkEnd w:id="15361"/>
        <w:bookmarkEnd w:id="15362"/>
        <w:bookmarkEnd w:id="15363"/>
        <w:bookmarkEnd w:id="15364"/>
        <w:bookmarkEnd w:id="15365"/>
        <w:bookmarkEnd w:id="15366"/>
        <w:bookmarkEnd w:id="15367"/>
        <w:bookmarkEnd w:id="15368"/>
        <w:bookmarkEnd w:id="15369"/>
        <w:bookmarkEnd w:id="15370"/>
        <w:bookmarkEnd w:id="15371"/>
        <w:bookmarkEnd w:id="15372"/>
        <w:bookmarkEnd w:id="15373"/>
        <w:bookmarkEnd w:id="15374"/>
        <w:bookmarkEnd w:id="15375"/>
      </w:tr>
    </w:tbl>
    <w:p w14:paraId="1BA95BF9" w14:textId="00C55BD7" w:rsidR="00457C6A" w:rsidRPr="005223F4" w:rsidDel="00EA5A0C" w:rsidRDefault="00457C6A">
      <w:pPr>
        <w:pStyle w:val="Heading3"/>
        <w:rPr>
          <w:del w:id="15376" w:author="mbeckerle" w:date="2012-04-22T21:00:00Z"/>
        </w:rPr>
      </w:pPr>
      <w:bookmarkStart w:id="15377" w:name="_Toc322911382"/>
      <w:bookmarkStart w:id="15378" w:name="_Toc322911694"/>
      <w:bookmarkStart w:id="15379" w:name="_Toc322911943"/>
      <w:bookmarkStart w:id="15380" w:name="_Toc322912233"/>
      <w:bookmarkStart w:id="15381" w:name="_Toc329093090"/>
      <w:bookmarkStart w:id="15382" w:name="_Toc332701603"/>
      <w:bookmarkStart w:id="15383" w:name="_Toc332701907"/>
      <w:bookmarkStart w:id="15384" w:name="_Toc332711706"/>
      <w:bookmarkStart w:id="15385" w:name="_Toc332712008"/>
      <w:bookmarkStart w:id="15386" w:name="_Toc332712309"/>
      <w:bookmarkStart w:id="15387" w:name="_Toc332724225"/>
      <w:bookmarkStart w:id="15388" w:name="_Toc332724525"/>
      <w:bookmarkStart w:id="15389" w:name="_Toc341102821"/>
      <w:bookmarkStart w:id="15390" w:name="_Toc347241556"/>
      <w:bookmarkStart w:id="15391" w:name="_Toc347744749"/>
      <w:bookmarkStart w:id="15392" w:name="_Toc348984532"/>
      <w:bookmarkStart w:id="15393" w:name="_Toc348984837"/>
      <w:bookmarkStart w:id="15394" w:name="_Toc349038001"/>
      <w:bookmarkStart w:id="15395" w:name="_Toc349038303"/>
      <w:bookmarkStart w:id="15396" w:name="_Toc349642200"/>
      <w:bookmarkStart w:id="15397" w:name="_Toc362452962"/>
      <w:bookmarkEnd w:id="15377"/>
      <w:bookmarkEnd w:id="15378"/>
      <w:bookmarkEnd w:id="15379"/>
      <w:bookmarkEnd w:id="15380"/>
      <w:bookmarkEnd w:id="15381"/>
      <w:bookmarkEnd w:id="15382"/>
      <w:bookmarkEnd w:id="15383"/>
      <w:bookmarkEnd w:id="15384"/>
      <w:bookmarkEnd w:id="15385"/>
      <w:bookmarkEnd w:id="15386"/>
      <w:bookmarkEnd w:id="15387"/>
      <w:bookmarkEnd w:id="15388"/>
      <w:bookmarkEnd w:id="15389"/>
      <w:bookmarkEnd w:id="15390"/>
      <w:bookmarkEnd w:id="15391"/>
      <w:bookmarkEnd w:id="15392"/>
      <w:bookmarkEnd w:id="15393"/>
      <w:bookmarkEnd w:id="15394"/>
      <w:bookmarkEnd w:id="15395"/>
      <w:bookmarkEnd w:id="15396"/>
      <w:bookmarkEnd w:id="15397"/>
    </w:p>
    <w:p w14:paraId="4B3A26A3" w14:textId="5854C4FE" w:rsidR="00305AD7" w:rsidRPr="005223F4" w:rsidDel="00EA5A0C" w:rsidRDefault="00F702F4" w:rsidP="00360B25">
      <w:pPr>
        <w:pStyle w:val="Heading3"/>
        <w:rPr>
          <w:del w:id="15398" w:author="mbeckerle" w:date="2012-04-22T21:00:00Z"/>
        </w:rPr>
      </w:pPr>
      <w:bookmarkStart w:id="15399" w:name="_Toc177971278"/>
      <w:bookmarkStart w:id="15400" w:name="_Toc179335620"/>
      <w:bookmarkStart w:id="15401" w:name="_Toc179788314"/>
      <w:bookmarkStart w:id="15402" w:name="_Toc182890424"/>
      <w:bookmarkStart w:id="15403" w:name="_Toc182973759"/>
      <w:bookmarkStart w:id="15404" w:name="_Toc183429615"/>
      <w:bookmarkStart w:id="15405" w:name="_Toc177399109"/>
      <w:bookmarkStart w:id="15406" w:name="_Toc175057396"/>
      <w:bookmarkEnd w:id="15399"/>
      <w:bookmarkEnd w:id="15400"/>
      <w:bookmarkEnd w:id="15401"/>
      <w:bookmarkEnd w:id="15402"/>
      <w:bookmarkEnd w:id="15403"/>
      <w:bookmarkEnd w:id="15404"/>
      <w:del w:id="15407" w:author="mbeckerle" w:date="2012-04-22T21:00:00Z">
        <w:r w:rsidRPr="005223F4" w:rsidDel="00EA5A0C">
          <w:delText xml:space="preserve"> </w:delText>
        </w:r>
        <w:bookmarkStart w:id="15408" w:name="_Toc322911383"/>
        <w:bookmarkStart w:id="15409" w:name="_Toc322911695"/>
        <w:bookmarkStart w:id="15410" w:name="_Toc322911944"/>
        <w:bookmarkStart w:id="15411" w:name="_Toc322912234"/>
        <w:bookmarkStart w:id="15412" w:name="_Toc329093091"/>
        <w:bookmarkStart w:id="15413" w:name="_Toc332701604"/>
        <w:bookmarkStart w:id="15414" w:name="_Toc332701908"/>
        <w:bookmarkStart w:id="15415" w:name="_Toc332711707"/>
        <w:bookmarkStart w:id="15416" w:name="_Toc332712009"/>
        <w:bookmarkStart w:id="15417" w:name="_Toc332712310"/>
        <w:bookmarkStart w:id="15418" w:name="_Toc332724226"/>
        <w:bookmarkStart w:id="15419" w:name="_Toc332724526"/>
        <w:bookmarkStart w:id="15420" w:name="_Toc341102822"/>
        <w:bookmarkStart w:id="15421" w:name="_Toc347241557"/>
        <w:bookmarkStart w:id="15422" w:name="_Toc347744750"/>
        <w:bookmarkStart w:id="15423" w:name="_Toc348984533"/>
        <w:bookmarkStart w:id="15424" w:name="_Toc348984838"/>
        <w:bookmarkStart w:id="15425" w:name="_Toc349038002"/>
        <w:bookmarkStart w:id="15426" w:name="_Toc349038304"/>
        <w:bookmarkStart w:id="15427" w:name="_Toc349642201"/>
        <w:bookmarkStart w:id="15428" w:name="_Toc362452963"/>
        <w:bookmarkEnd w:id="15408"/>
        <w:bookmarkEnd w:id="15409"/>
        <w:bookmarkEnd w:id="15410"/>
        <w:bookmarkEnd w:id="15411"/>
        <w:bookmarkEnd w:id="15412"/>
        <w:bookmarkEnd w:id="15413"/>
        <w:bookmarkEnd w:id="15414"/>
        <w:bookmarkEnd w:id="15415"/>
        <w:bookmarkEnd w:id="15416"/>
        <w:bookmarkEnd w:id="15417"/>
        <w:bookmarkEnd w:id="15418"/>
        <w:bookmarkEnd w:id="15419"/>
        <w:bookmarkEnd w:id="15420"/>
        <w:bookmarkEnd w:id="15421"/>
        <w:bookmarkEnd w:id="15422"/>
        <w:bookmarkEnd w:id="15423"/>
        <w:bookmarkEnd w:id="15424"/>
        <w:bookmarkEnd w:id="15425"/>
        <w:bookmarkEnd w:id="15426"/>
        <w:bookmarkEnd w:id="15427"/>
        <w:bookmarkEnd w:id="15428"/>
      </w:del>
    </w:p>
    <w:p w14:paraId="1C76ED6D" w14:textId="5C822767" w:rsidR="00D119F5" w:rsidRPr="00CE6268" w:rsidRDefault="002B4C28" w:rsidP="00360B25">
      <w:pPr>
        <w:pStyle w:val="nobreak"/>
        <w:rPr>
          <w:ins w:id="15429" w:author="mbeckerle" w:date="2013-02-19T13:00:00Z"/>
        </w:rPr>
      </w:pPr>
      <w:bookmarkStart w:id="15430" w:name="_Toc180925586"/>
      <w:del w:id="15431" w:author="mbeckerle" w:date="2013-02-19T13:00:00Z">
        <w:r w:rsidRPr="005223F4">
          <w:br w:type="page"/>
        </w:r>
      </w:del>
      <w:bookmarkStart w:id="15432" w:name="_Ref274739893"/>
      <w:bookmarkStart w:id="15433" w:name="_Ref274739899"/>
      <w:bookmarkEnd w:id="15430"/>
    </w:p>
    <w:p w14:paraId="10E92A7D" w14:textId="67822195" w:rsidR="00E2663D" w:rsidRPr="005223F4" w:rsidRDefault="00E2663D" w:rsidP="0031368F">
      <w:pPr>
        <w:pStyle w:val="Heading3"/>
      </w:pPr>
      <w:bookmarkStart w:id="15434" w:name="_Toc349042788"/>
      <w:del w:id="15435" w:author="Steve Hanson" w:date="2013-04-02T15:29:00Z">
        <w:r w:rsidRPr="005223F4" w:rsidDel="008638CF">
          <w:delText>S</w:delText>
        </w:r>
      </w:del>
      <w:del w:id="15436" w:author="Steve Hanson" w:date="2013-04-02T15:26:00Z">
        <w:r w:rsidRPr="005223F4" w:rsidDel="008638CF">
          <w:delText>equence Groups and</w:delText>
        </w:r>
      </w:del>
      <w:del w:id="15437" w:author="Steve Hanson" w:date="2013-04-02T15:29:00Z">
        <w:r w:rsidRPr="005223F4" w:rsidDel="008638CF">
          <w:delText xml:space="preserve"> </w:delText>
        </w:r>
      </w:del>
      <w:bookmarkStart w:id="15438" w:name="_Ref362373313"/>
      <w:bookmarkStart w:id="15439" w:name="_Ref362373324"/>
      <w:bookmarkStart w:id="15440" w:name="_Toc362453425"/>
      <w:r w:rsidRPr="005223F4">
        <w:t>Separators</w:t>
      </w:r>
      <w:bookmarkEnd w:id="15432"/>
      <w:bookmarkEnd w:id="15433"/>
      <w:bookmarkEnd w:id="15434"/>
      <w:ins w:id="15441" w:author="Steve Hanson" w:date="2013-04-02T15:29:00Z">
        <w:r w:rsidR="008638CF">
          <w:t xml:space="preserve"> </w:t>
        </w:r>
      </w:ins>
      <w:ins w:id="15442" w:author="Steve Hanson" w:date="2013-04-02T15:30:00Z">
        <w:r w:rsidR="008638CF">
          <w:t>and Suppression</w:t>
        </w:r>
      </w:ins>
      <w:bookmarkEnd w:id="15438"/>
      <w:bookmarkEnd w:id="15439"/>
      <w:bookmarkEnd w:id="15440"/>
    </w:p>
    <w:p w14:paraId="3F61D652" w14:textId="77777777" w:rsidR="0037226B" w:rsidRDefault="0037226B" w:rsidP="0037226B">
      <w:pPr>
        <w:rPr>
          <w:ins w:id="15443" w:author="Steve Hanson" w:date="2013-04-02T17:08:00Z"/>
          <w:rFonts w:cs="Arial"/>
        </w:rPr>
      </w:pPr>
      <w:ins w:id="15444" w:author="Steve Hanson" w:date="2013-04-02T17:08:00Z">
        <w:r>
          <w:rPr>
            <w:rFonts w:cs="Arial"/>
          </w:rPr>
          <w:t>When parsing a sequence group that specifies a separator, the number of occurrences and separators that are expected in the data stream for a child element depends on several factors:</w:t>
        </w:r>
      </w:ins>
    </w:p>
    <w:p w14:paraId="381B8336" w14:textId="77777777" w:rsidR="0037226B" w:rsidRDefault="0037226B" w:rsidP="0037226B">
      <w:pPr>
        <w:numPr>
          <w:ilvl w:val="0"/>
          <w:numId w:val="221"/>
        </w:numPr>
        <w:suppressAutoHyphens/>
        <w:spacing w:before="0" w:after="0"/>
        <w:rPr>
          <w:ins w:id="15445" w:author="Steve Hanson" w:date="2013-04-02T17:08:00Z"/>
          <w:rFonts w:cs="Arial"/>
        </w:rPr>
      </w:pPr>
      <w:ins w:id="15446" w:author="Steve Hanson" w:date="2013-04-02T17:08:00Z">
        <w:r>
          <w:rPr>
            <w:rFonts w:cs="Arial"/>
          </w:rPr>
          <w:t>Whether occurrences are optional or required</w:t>
        </w:r>
      </w:ins>
    </w:p>
    <w:p w14:paraId="0FB1649B" w14:textId="77777777" w:rsidR="0037226B" w:rsidRDefault="0037226B" w:rsidP="0037226B">
      <w:pPr>
        <w:numPr>
          <w:ilvl w:val="0"/>
          <w:numId w:val="221"/>
        </w:numPr>
        <w:suppressAutoHyphens/>
        <w:spacing w:before="0" w:after="0"/>
        <w:rPr>
          <w:ins w:id="15447" w:author="Steve Hanson" w:date="2013-04-02T17:11:00Z"/>
          <w:rFonts w:cs="Arial"/>
        </w:rPr>
      </w:pPr>
      <w:ins w:id="15448" w:author="Steve Hanson" w:date="2013-04-02T17:09:00Z">
        <w:r>
          <w:rPr>
            <w:rFonts w:cs="Arial"/>
          </w:rPr>
          <w:t>Whether t</w:t>
        </w:r>
      </w:ins>
      <w:ins w:id="15449" w:author="Steve Hanson" w:date="2013-04-02T17:08:00Z">
        <w:r>
          <w:rPr>
            <w:rFonts w:cs="Arial"/>
          </w:rPr>
          <w:t>he occurrences</w:t>
        </w:r>
      </w:ins>
      <w:ins w:id="15450" w:author="Steve Hanson" w:date="2013-04-02T17:09:00Z">
        <w:r>
          <w:rPr>
            <w:rFonts w:cs="Arial"/>
          </w:rPr>
          <w:t xml:space="preserve"> have a zero-length representation</w:t>
        </w:r>
      </w:ins>
    </w:p>
    <w:p w14:paraId="01683C37" w14:textId="77777777" w:rsidR="0037226B" w:rsidRDefault="0037226B" w:rsidP="0037226B">
      <w:pPr>
        <w:numPr>
          <w:ilvl w:val="0"/>
          <w:numId w:val="221"/>
        </w:numPr>
        <w:suppressAutoHyphens/>
        <w:spacing w:before="0" w:after="0"/>
        <w:rPr>
          <w:ins w:id="15451" w:author="Steve Hanson" w:date="2013-04-02T17:17:00Z"/>
          <w:rFonts w:cs="Arial"/>
        </w:rPr>
      </w:pPr>
      <w:ins w:id="15452" w:author="Steve Hanson" w:date="2013-04-02T17:11:00Z">
        <w:r>
          <w:rPr>
            <w:rFonts w:cs="Arial"/>
          </w:rPr>
          <w:t>Whether occurrences are trailing</w:t>
        </w:r>
      </w:ins>
    </w:p>
    <w:p w14:paraId="521E6BDF" w14:textId="6E080B90" w:rsidR="00E25F2F" w:rsidRDefault="00E25F2F" w:rsidP="0037226B">
      <w:pPr>
        <w:numPr>
          <w:ilvl w:val="0"/>
          <w:numId w:val="221"/>
        </w:numPr>
        <w:suppressAutoHyphens/>
        <w:spacing w:before="0" w:after="0"/>
        <w:rPr>
          <w:ins w:id="15453" w:author="Steve Hanson" w:date="2013-04-02T17:13:00Z"/>
          <w:rFonts w:cs="Arial"/>
        </w:rPr>
      </w:pPr>
      <w:ins w:id="15454" w:author="Steve Hanson" w:date="2013-04-02T17:17:00Z">
        <w:r>
          <w:rPr>
            <w:rFonts w:cs="Arial"/>
          </w:rPr>
          <w:t>Whether the sequence is pos</w:t>
        </w:r>
      </w:ins>
      <w:ins w:id="15455" w:author="Steve Hanson" w:date="2013-04-02T17:18:00Z">
        <w:r>
          <w:rPr>
            <w:rFonts w:cs="Arial"/>
          </w:rPr>
          <w:t>i</w:t>
        </w:r>
      </w:ins>
      <w:ins w:id="15456" w:author="Steve Hanson" w:date="2013-04-02T17:17:00Z">
        <w:r>
          <w:rPr>
            <w:rFonts w:cs="Arial"/>
          </w:rPr>
          <w:t>tional</w:t>
        </w:r>
      </w:ins>
    </w:p>
    <w:p w14:paraId="30F99EE5" w14:textId="77777777" w:rsidR="0037226B" w:rsidRDefault="0037226B" w:rsidP="0037226B">
      <w:pPr>
        <w:numPr>
          <w:ilvl w:val="0"/>
          <w:numId w:val="221"/>
        </w:numPr>
        <w:suppressAutoHyphens/>
        <w:spacing w:before="0" w:after="0"/>
        <w:rPr>
          <w:ins w:id="15457" w:author="Steve Hanson" w:date="2013-04-02T17:13:00Z"/>
          <w:rFonts w:cs="Arial"/>
        </w:rPr>
      </w:pPr>
      <w:ins w:id="15458" w:author="Steve Hanson" w:date="2013-04-02T17:13:00Z">
        <w:r>
          <w:rPr>
            <w:rFonts w:cs="Arial"/>
          </w:rPr>
          <w:t>The dfdl:occursCountKind of the element</w:t>
        </w:r>
      </w:ins>
    </w:p>
    <w:p w14:paraId="5C0FA6C5" w14:textId="54DA470F" w:rsidR="00E2663D" w:rsidDel="0037226B" w:rsidRDefault="00E25F2F" w:rsidP="0037226B">
      <w:pPr>
        <w:pStyle w:val="nobreak"/>
        <w:rPr>
          <w:del w:id="15459" w:author="Steve Hanson" w:date="2013-04-02T15:33:00Z"/>
        </w:rPr>
      </w:pPr>
      <w:ins w:id="15460" w:author="Steve Hanson" w:date="2013-04-02T17:19:00Z">
        <w:r>
          <w:t>Where</w:t>
        </w:r>
      </w:ins>
      <w:ins w:id="15461" w:author="Steve Hanson" w:date="2013-04-02T17:18:00Z">
        <w:r>
          <w:t xml:space="preserve"> to expect a </w:t>
        </w:r>
      </w:ins>
      <w:ins w:id="15462" w:author="Steve Hanson" w:date="2013-04-02T17:16:00Z">
        <w:r w:rsidR="0037226B">
          <w:t xml:space="preserve">separator </w:t>
        </w:r>
      </w:ins>
      <w:ins w:id="15463" w:author="Steve Hanson" w:date="2013-04-02T17:18:00Z">
        <w:r>
          <w:t xml:space="preserve">for </w:t>
        </w:r>
      </w:ins>
      <w:ins w:id="15464" w:author="Steve Hanson" w:date="2013-04-02T17:16:00Z">
        <w:r w:rsidR="0037226B">
          <w:t xml:space="preserve">optional </w:t>
        </w:r>
      </w:ins>
      <w:ins w:id="15465" w:author="Steve Hanson" w:date="2013-04-02T17:18:00Z">
        <w:r>
          <w:t xml:space="preserve">content of </w:t>
        </w:r>
      </w:ins>
      <w:ins w:id="15466" w:author="Steve Hanson" w:date="2013-04-02T17:16:00Z">
        <w:r w:rsidR="0037226B">
          <w:t xml:space="preserve">zero-length is controlled by property </w:t>
        </w:r>
      </w:ins>
      <w:ins w:id="15467" w:author="Steve Hanson" w:date="2013-04-02T17:13:00Z">
        <w:r w:rsidR="0037226B">
          <w:t>dfdl:separatorSuppressionPolicy</w:t>
        </w:r>
      </w:ins>
    </w:p>
    <w:p w14:paraId="309B980A" w14:textId="0FAAFD02" w:rsidR="0037226B" w:rsidRPr="0037226B" w:rsidRDefault="0037226B" w:rsidP="0037226B">
      <w:pPr>
        <w:rPr>
          <w:ins w:id="15468" w:author="Steve Hanson" w:date="2013-04-02T17:09:00Z"/>
        </w:rPr>
      </w:pPr>
      <w:ins w:id="15469" w:author="Steve Hanson" w:date="2013-04-02T17:17:00Z">
        <w:r>
          <w:t>.</w:t>
        </w:r>
      </w:ins>
    </w:p>
    <w:p w14:paraId="5F7DB798" w14:textId="0A88DBE7" w:rsidR="00670B1A" w:rsidRPr="005223F4" w:rsidDel="008638CF" w:rsidRDefault="00670B1A" w:rsidP="00670B1A">
      <w:pPr>
        <w:pStyle w:val="nobreak"/>
        <w:rPr>
          <w:del w:id="15470" w:author="Steve Hanson" w:date="2013-04-02T15:30:00Z"/>
        </w:rPr>
      </w:pPr>
      <w:del w:id="15471" w:author="Steve Hanson" w:date="2013-04-02T15:30:00Z">
        <w:r w:rsidRPr="005223F4" w:rsidDel="008638CF">
          <w:delText>A number of issues arise in explaining sequence groups having separators.</w:delText>
        </w:r>
      </w:del>
    </w:p>
    <w:p w14:paraId="0949FF18" w14:textId="35C8EE93" w:rsidR="001F5BA6" w:rsidRPr="001F5BA6" w:rsidRDefault="00670B1A" w:rsidP="0037226B">
      <w:pPr>
        <w:pStyle w:val="nobreak"/>
      </w:pPr>
      <w:del w:id="15472" w:author="Steve Hanson" w:date="2013-04-02T15:30:00Z">
        <w:r w:rsidRPr="005223F4" w:rsidDel="008638CF">
          <w:delText xml:space="preserve">There are </w:delText>
        </w:r>
        <w:r w:rsidR="00594D92" w:rsidRPr="005223F4" w:rsidDel="008638CF">
          <w:delText>5</w:delText>
        </w:r>
        <w:r w:rsidRPr="005223F4" w:rsidDel="008638CF">
          <w:delText xml:space="preserve"> distinct kinds of sequence groups</w:delText>
        </w:r>
      </w:del>
      <w:ins w:id="15473" w:author="mbeckerle" w:date="2012-04-22T22:54:00Z">
        <w:del w:id="15474" w:author="Steve Hanson" w:date="2013-04-02T15:30:00Z">
          <w:r w:rsidR="00DA38ED" w:rsidDel="008638CF">
            <w:delText>:</w:delText>
          </w:r>
        </w:del>
      </w:ins>
      <w:del w:id="15475" w:author="Steve Hanson" w:date="2013-04-02T15:30:00Z">
        <w:r w:rsidRPr="005223F4" w:rsidDel="008638CF">
          <w:delText xml:space="preserve"> </w:delText>
        </w:r>
        <w:r w:rsidR="008E7A49" w:rsidRPr="005223F4" w:rsidDel="008638CF">
          <w:br/>
        </w:r>
      </w:del>
    </w:p>
    <w:tbl>
      <w:tblPr>
        <w:tblW w:w="73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025"/>
        <w:gridCol w:w="4320"/>
      </w:tblGrid>
      <w:tr w:rsidR="008638CF" w:rsidRPr="005223F4" w14:paraId="3957D374" w14:textId="77777777" w:rsidTr="008638CF">
        <w:tc>
          <w:tcPr>
            <w:tcW w:w="3025" w:type="dxa"/>
            <w:shd w:val="clear" w:color="auto" w:fill="F2F2F2" w:themeFill="background1" w:themeFillShade="F2"/>
          </w:tcPr>
          <w:p w14:paraId="705D7A48" w14:textId="77777777" w:rsidR="008638CF" w:rsidRPr="005E3B09" w:rsidRDefault="008638CF" w:rsidP="00240AC5">
            <w:pPr>
              <w:jc w:val="center"/>
              <w:rPr>
                <w:b/>
              </w:rPr>
            </w:pPr>
            <w:r w:rsidRPr="005E3B09">
              <w:rPr>
                <w:b/>
              </w:rPr>
              <w:t>separator</w:t>
            </w:r>
            <w:ins w:id="15476" w:author="mbeckerle" w:date="2012-03-25T12:51:00Z">
              <w:r w:rsidRPr="00240AC5">
                <w:rPr>
                  <w:b/>
                </w:rPr>
                <w:t>Suppression</w:t>
              </w:r>
            </w:ins>
            <w:r w:rsidRPr="005E3B09">
              <w:rPr>
                <w:b/>
              </w:rPr>
              <w:t>Policy</w:t>
            </w:r>
          </w:p>
        </w:tc>
        <w:tc>
          <w:tcPr>
            <w:tcW w:w="4320" w:type="dxa"/>
            <w:shd w:val="clear" w:color="auto" w:fill="F2F2F2" w:themeFill="background1" w:themeFillShade="F2"/>
          </w:tcPr>
          <w:p w14:paraId="4D2902A8" w14:textId="77777777" w:rsidR="008638CF" w:rsidRPr="005E3B09" w:rsidRDefault="008638CF" w:rsidP="00240AC5">
            <w:pPr>
              <w:jc w:val="center"/>
              <w:rPr>
                <w:b/>
              </w:rPr>
            </w:pPr>
            <w:r w:rsidRPr="005E3B09">
              <w:rPr>
                <w:b/>
              </w:rPr>
              <w:t>Implications</w:t>
            </w:r>
          </w:p>
        </w:tc>
      </w:tr>
      <w:tr w:rsidR="008638CF" w:rsidRPr="005223F4" w14:paraId="1EC60124" w14:textId="77777777" w:rsidTr="008638CF">
        <w:tc>
          <w:tcPr>
            <w:tcW w:w="3025" w:type="dxa"/>
          </w:tcPr>
          <w:p w14:paraId="3AB733D9" w14:textId="77777777" w:rsidR="008638CF" w:rsidRPr="005223F4" w:rsidRDefault="008638CF" w:rsidP="00216735">
            <w:del w:id="15477" w:author="mbeckerle" w:date="2012-03-25T12:51:00Z">
              <w:r w:rsidRPr="005223F4" w:rsidDel="00865B6D">
                <w:delText>required</w:delText>
              </w:r>
            </w:del>
            <w:ins w:id="15478" w:author="mbeckerle" w:date="2012-03-25T12:51:00Z">
              <w:r>
                <w:t>never</w:t>
              </w:r>
            </w:ins>
          </w:p>
        </w:tc>
        <w:tc>
          <w:tcPr>
            <w:tcW w:w="4320" w:type="dxa"/>
          </w:tcPr>
          <w:p w14:paraId="214CEA52" w14:textId="1B883039" w:rsidR="008638CF" w:rsidRPr="005223F4" w:rsidRDefault="008638CF" w:rsidP="0078330C">
            <w:ins w:id="15479" w:author="Steve Hanson" w:date="2013-04-02T15:22:00Z">
              <w:r>
                <w:t>Positional sequence where a</w:t>
              </w:r>
            </w:ins>
            <w:ins w:id="15480" w:author="mbeckerle" w:date="2013-02-19T12:54:00Z">
              <w:del w:id="15481" w:author="Steve Hanson" w:date="2013-04-02T15:22:00Z">
                <w:r w:rsidRPr="00F43E94" w:rsidDel="0078330C">
                  <w:delText>A</w:delText>
                </w:r>
              </w:del>
              <w:r w:rsidRPr="00F43E94">
                <w:t>ll occurrences MUST be found in the data, along with their associated separator.</w:t>
              </w:r>
            </w:ins>
            <w:ins w:id="15482" w:author="Steve Hanson" w:date="2013-04-02T15:22:00Z">
              <w:r>
                <w:t xml:space="preserve"> </w:t>
              </w:r>
            </w:ins>
            <w:del w:id="15483" w:author="mbeckerle" w:date="2013-02-19T12:54:00Z">
              <w:r w:rsidRPr="005223F4">
                <w:delText>All separators MUST be found in the data. When the last element in the sequence is an array then separators will be output, after the last occurrence, up to xs:maxOccurs if there aren't sufficient occurrences. It is a schema definition error if xs:maxOccurs is 'unbounded'</w:delText>
              </w:r>
            </w:del>
          </w:p>
        </w:tc>
      </w:tr>
      <w:tr w:rsidR="008638CF" w:rsidRPr="005223F4" w14:paraId="79E3196F" w14:textId="77777777" w:rsidTr="008638CF">
        <w:tc>
          <w:tcPr>
            <w:tcW w:w="3025" w:type="dxa"/>
            <w:shd w:val="clear" w:color="auto" w:fill="auto"/>
            <w:vAlign w:val="center"/>
          </w:tcPr>
          <w:p w14:paraId="395B8488" w14:textId="4E863996" w:rsidR="008638CF" w:rsidRPr="005223F4" w:rsidRDefault="008638CF" w:rsidP="00501581">
            <w:del w:id="15484" w:author="mbeckerle" w:date="2012-03-25T12:51:00Z">
              <w:r w:rsidRPr="005223F4" w:rsidDel="00865B6D">
                <w:delText>suppressedAtEndStrict</w:delText>
              </w:r>
            </w:del>
            <w:ins w:id="15485" w:author="mbeckerle" w:date="2012-03-25T12:51:00Z">
              <w:r>
                <w:t>trailingEmptyStrict</w:t>
              </w:r>
            </w:ins>
            <w:del w:id="15486" w:author="mbeckerle" w:date="2012-03-25T12:51:00Z">
              <w:r w:rsidRPr="005223F4" w:rsidDel="00865B6D">
                <w:delText>suppressedAtEndStrict</w:delText>
              </w:r>
            </w:del>
            <w:ins w:id="15487" w:author="mbeckerle" w:date="2012-03-25T12:51:00Z">
              <w:del w:id="15488" w:author="Steve Hanson" w:date="2012-08-10T10:24:00Z">
                <w:r w:rsidDel="00501581">
                  <w:delText>trailingStrict</w:delText>
                </w:r>
              </w:del>
            </w:ins>
          </w:p>
        </w:tc>
        <w:tc>
          <w:tcPr>
            <w:tcW w:w="4320" w:type="dxa"/>
            <w:shd w:val="clear" w:color="auto" w:fill="auto"/>
          </w:tcPr>
          <w:p w14:paraId="06F82D00" w14:textId="2F6AF7E5" w:rsidR="008638CF" w:rsidRPr="005223F4" w:rsidRDefault="008638CF" w:rsidP="0078330C">
            <w:ins w:id="15489" w:author="Steve Hanson" w:date="2013-04-02T15:22:00Z">
              <w:r>
                <w:t xml:space="preserve">Positional sequence where </w:t>
              </w:r>
              <w:r w:rsidRPr="00B233A1">
                <w:rPr>
                  <w:i/>
                </w:rPr>
                <w:t>t</w:t>
              </w:r>
            </w:ins>
            <w:ins w:id="15490" w:author="mbeckerle" w:date="2013-02-19T12:54:00Z">
              <w:del w:id="15491" w:author="Steve Hanson" w:date="2013-04-02T15:22:00Z">
                <w:r w:rsidRPr="00B233A1" w:rsidDel="0078330C">
                  <w:rPr>
                    <w:i/>
                  </w:rPr>
                  <w:delText>T</w:delText>
                </w:r>
              </w:del>
              <w:r w:rsidRPr="00B233A1">
                <w:rPr>
                  <w:i/>
                </w:rPr>
                <w:t>railing occurrences</w:t>
              </w:r>
              <w:r w:rsidRPr="00F43E94">
                <w:t xml:space="preserve"> that have zero length representation MUST be omitted from the data, along with their associated separator.</w:t>
              </w:r>
            </w:ins>
            <w:del w:id="15492" w:author="mbeckerle" w:date="2013-02-19T12:54:00Z">
              <w:r w:rsidRPr="005223F4">
                <w:delText>Separators MUST be omitted for any 'missing elements' at the end of the sequence. When the last element in the sequence is an array then separators will be output up to the last occurrence.</w:delText>
              </w:r>
            </w:del>
          </w:p>
        </w:tc>
      </w:tr>
      <w:tr w:rsidR="008638CF" w:rsidRPr="005223F4" w14:paraId="21EE8907" w14:textId="77777777" w:rsidTr="008638CF">
        <w:tc>
          <w:tcPr>
            <w:tcW w:w="3025" w:type="dxa"/>
            <w:shd w:val="clear" w:color="auto" w:fill="auto"/>
            <w:vAlign w:val="center"/>
          </w:tcPr>
          <w:p w14:paraId="5FEAF9D2" w14:textId="65FC2A21" w:rsidR="008638CF" w:rsidRPr="005223F4" w:rsidRDefault="008638CF" w:rsidP="009E548A">
            <w:del w:id="15493" w:author="mbeckerle" w:date="2012-03-25T12:51:00Z">
              <w:r w:rsidRPr="005223F4" w:rsidDel="00865B6D">
                <w:delText>suppressedAtEndLax</w:delText>
              </w:r>
            </w:del>
            <w:ins w:id="15494" w:author="mbeckerle" w:date="2012-03-25T12:51:00Z">
              <w:r>
                <w:t>trailingEmpty</w:t>
              </w:r>
            </w:ins>
            <w:del w:id="15495" w:author="mbeckerle" w:date="2012-03-25T12:51:00Z">
              <w:r w:rsidRPr="005223F4" w:rsidDel="00865B6D">
                <w:delText>suppressedAtEndLax</w:delText>
              </w:r>
            </w:del>
            <w:ins w:id="15496" w:author="mbeckerle" w:date="2012-03-25T12:51:00Z">
              <w:del w:id="15497" w:author="Steve Hanson" w:date="2012-08-10T10:24:00Z">
                <w:r w:rsidDel="00501581">
                  <w:delText>trailing</w:delText>
                </w:r>
              </w:del>
            </w:ins>
          </w:p>
        </w:tc>
        <w:tc>
          <w:tcPr>
            <w:tcW w:w="4320" w:type="dxa"/>
            <w:shd w:val="clear" w:color="auto" w:fill="auto"/>
          </w:tcPr>
          <w:p w14:paraId="547EDCEE" w14:textId="55FCED71" w:rsidR="008638CF" w:rsidRPr="005223F4" w:rsidRDefault="001F5BA6" w:rsidP="001F5BA6">
            <w:ins w:id="15498" w:author="Steve Hanson" w:date="2013-04-02T15:39:00Z">
              <w:r>
                <w:t xml:space="preserve">Positional sequence where </w:t>
              </w:r>
              <w:r w:rsidRPr="00B233A1">
                <w:rPr>
                  <w:i/>
                </w:rPr>
                <w:t>t</w:t>
              </w:r>
            </w:ins>
            <w:ins w:id="15499" w:author="mbeckerle" w:date="2013-02-19T12:55:00Z">
              <w:del w:id="15500" w:author="Steve Hanson" w:date="2013-04-02T15:39:00Z">
                <w:r w:rsidR="008638CF" w:rsidRPr="00B233A1" w:rsidDel="001F5BA6">
                  <w:rPr>
                    <w:i/>
                  </w:rPr>
                  <w:delText>T</w:delText>
                </w:r>
              </w:del>
              <w:r w:rsidR="008638CF" w:rsidRPr="00B233A1">
                <w:rPr>
                  <w:i/>
                </w:rPr>
                <w:t>railing occurrences</w:t>
              </w:r>
              <w:r w:rsidR="008638CF" w:rsidRPr="00F43E94">
                <w:t xml:space="preserve"> that have zero length representation MAY be omitted from the data, along with their associated separator.</w:t>
              </w:r>
            </w:ins>
            <w:del w:id="15501" w:author="mbeckerle" w:date="2013-02-19T12:55:00Z">
              <w:r w:rsidR="008638CF" w:rsidRPr="005223F4">
                <w:delText>Separators MAY be omitted for any 'missing elements' at the end of the sequence. When the last element in the sequence is an array then separators will be output up to the last occurrence.</w:delText>
              </w:r>
            </w:del>
          </w:p>
        </w:tc>
      </w:tr>
      <w:tr w:rsidR="008638CF" w:rsidRPr="005223F4" w14:paraId="36A2987B" w14:textId="77777777" w:rsidTr="0003763A">
        <w:trPr>
          <w:trHeight w:val="2187"/>
        </w:trPr>
        <w:tc>
          <w:tcPr>
            <w:tcW w:w="3025" w:type="dxa"/>
            <w:shd w:val="clear" w:color="auto" w:fill="auto"/>
            <w:vAlign w:val="center"/>
          </w:tcPr>
          <w:p w14:paraId="7A644B23" w14:textId="77777777" w:rsidR="008638CF" w:rsidRPr="005223F4" w:rsidRDefault="008638CF" w:rsidP="00501581">
            <w:del w:id="15502" w:author="mbeckerle" w:date="2012-03-25T12:52:00Z">
              <w:r w:rsidRPr="005223F4" w:rsidDel="00865B6D">
                <w:delText>suppressed</w:delText>
              </w:r>
            </w:del>
            <w:ins w:id="15503" w:author="mbeckerle" w:date="2012-03-25T12:52:00Z">
              <w:r>
                <w:t>anyEmpty</w:t>
              </w:r>
            </w:ins>
            <w:del w:id="15504" w:author="mbeckerle" w:date="2012-03-25T12:52:00Z">
              <w:r w:rsidRPr="005223F4" w:rsidDel="00865B6D">
                <w:delText>suppressed</w:delText>
              </w:r>
            </w:del>
            <w:ins w:id="15505" w:author="mbeckerle" w:date="2012-03-25T12:52:00Z">
              <w:del w:id="15506" w:author="Steve Hanson" w:date="2012-08-10T10:24:00Z">
                <w:r w:rsidDel="00501581">
                  <w:delText>any</w:delText>
                </w:r>
              </w:del>
            </w:ins>
            <w:ins w:id="15507" w:author="mbeckerle" w:date="2012-04-03T12:34:00Z">
              <w:del w:id="15508" w:author="Steve Hanson" w:date="2012-08-10T10:24:00Z">
                <w:r w:rsidDel="00501581">
                  <w:delText>where</w:delText>
                </w:r>
              </w:del>
            </w:ins>
          </w:p>
          <w:p w14:paraId="742B123F" w14:textId="54C36F3A" w:rsidR="008638CF" w:rsidRPr="005223F4" w:rsidRDefault="008638CF" w:rsidP="00865B6D">
            <w:del w:id="15509" w:author="Steve Hanson" w:date="2013-04-02T15:29:00Z">
              <w:r w:rsidRPr="005223F4" w:rsidDel="008638CF">
                <w:delText xml:space="preserve">ignored (suppressed </w:delText>
              </w:r>
            </w:del>
            <w:ins w:id="15510" w:author="mbeckerle" w:date="2012-03-25T12:52:00Z">
              <w:del w:id="15511" w:author="Steve Hanson" w:date="2013-04-02T15:29:00Z">
                <w:r w:rsidDel="008638CF">
                  <w:delText>anyEmpty</w:delText>
                </w:r>
                <w:r w:rsidRPr="005223F4" w:rsidDel="008638CF">
                  <w:delText xml:space="preserve"> </w:delText>
                </w:r>
              </w:del>
            </w:ins>
            <w:del w:id="15512" w:author="Steve Hanson" w:date="2013-04-02T15:29:00Z">
              <w:r w:rsidRPr="005223F4" w:rsidDel="008638CF">
                <w:delText>behavior</w:delText>
              </w:r>
            </w:del>
            <w:ins w:id="15513" w:author="mbeckerle" w:date="2012-03-25T12:52:00Z">
              <w:del w:id="15514" w:author="Steve Hanson" w:date="2013-04-02T15:29:00Z">
                <w:r w:rsidDel="008638CF">
                  <w:delText xml:space="preserve"> is</w:delText>
                </w:r>
              </w:del>
            </w:ins>
            <w:del w:id="15515" w:author="Steve Hanson" w:date="2013-04-02T15:29:00Z">
              <w:r w:rsidRPr="005223F4" w:rsidDel="008638CF">
                <w:delText xml:space="preserve"> implied</w:delText>
              </w:r>
            </w:del>
            <w:ins w:id="15516" w:author="mbeckerle" w:date="2012-03-25T12:52:00Z">
              <w:del w:id="15517" w:author="Steve Hanson" w:date="2013-04-02T15:29:00Z">
                <w:r w:rsidDel="008638CF">
                  <w:delText xml:space="preserve"> for unordered sequences</w:delText>
                </w:r>
              </w:del>
            </w:ins>
            <w:del w:id="15518" w:author="Steve Hanson" w:date="2013-04-02T15:29:00Z">
              <w:r w:rsidRPr="005223F4" w:rsidDel="008638CF">
                <w:delText>)</w:delText>
              </w:r>
            </w:del>
          </w:p>
        </w:tc>
        <w:tc>
          <w:tcPr>
            <w:tcW w:w="4320" w:type="dxa"/>
            <w:shd w:val="clear" w:color="auto" w:fill="auto"/>
            <w:vAlign w:val="center"/>
          </w:tcPr>
          <w:p w14:paraId="3367F805" w14:textId="52141D63" w:rsidR="008638CF" w:rsidRPr="005223F4" w:rsidRDefault="001F5BA6" w:rsidP="001F5BA6">
            <w:ins w:id="15519" w:author="Steve Hanson" w:date="2013-04-02T15:39:00Z">
              <w:r>
                <w:rPr>
                  <w:rFonts w:cs="Arial"/>
                </w:rPr>
                <w:t>Non-positional sequence where any o</w:t>
              </w:r>
            </w:ins>
            <w:ins w:id="15520" w:author="mbeckerle" w:date="2013-02-19T12:55:00Z">
              <w:del w:id="15521" w:author="Steve Hanson" w:date="2013-04-02T15:39:00Z">
                <w:r w:rsidR="008638CF" w:rsidRPr="000C4677" w:rsidDel="001F5BA6">
                  <w:rPr>
                    <w:rFonts w:cs="Arial"/>
                  </w:rPr>
                  <w:delText>O</w:delText>
                </w:r>
              </w:del>
              <w:r w:rsidR="008638CF" w:rsidRPr="000C4677">
                <w:rPr>
                  <w:rFonts w:cs="Arial"/>
                </w:rPr>
                <w:t>ccurrences that have zero length representation</w:t>
              </w:r>
            </w:ins>
            <w:del w:id="15522" w:author="mbeckerle" w:date="2013-02-26T11:38:00Z">
              <w:r w:rsidR="008638CF" w:rsidRPr="005223F4">
                <w:delText>Separators</w:delText>
              </w:r>
            </w:del>
            <w:ins w:id="15523" w:author="mbeckerle" w:date="2013-02-19T12:55:00Z">
              <w:r w:rsidR="008638CF" w:rsidRPr="005223F4">
                <w:t xml:space="preserve"> </w:t>
              </w:r>
              <w:r w:rsidR="008638CF">
                <w:t>MAY</w:t>
              </w:r>
              <w:r w:rsidR="008638CF" w:rsidRPr="005223F4">
                <w:t xml:space="preserve"> be omitted </w:t>
              </w:r>
              <w:r w:rsidR="008638CF" w:rsidRPr="000C4677">
                <w:rPr>
                  <w:rFonts w:cs="Arial"/>
                </w:rPr>
                <w:t>from the data, along with their associated separator</w:t>
              </w:r>
            </w:ins>
            <w:del w:id="15524" w:author="mbeckerle" w:date="2013-02-26T11:38:00Z">
              <w:r w:rsidR="008638CF" w:rsidRPr="005223F4">
                <w:delText>for 'missing elements'</w:delText>
              </w:r>
            </w:del>
            <w:ins w:id="15525" w:author="mbeckerle" w:date="2013-02-19T12:55:00Z">
              <w:r w:rsidR="008638CF" w:rsidRPr="005223F4">
                <w:t>. It must be possible for speculative parsing to identify which elements are present.</w:t>
              </w:r>
            </w:ins>
            <w:del w:id="15526" w:author="mbeckerle" w:date="2013-02-19T12:55:00Z">
              <w:r w:rsidR="008638CF" w:rsidRPr="005223F4" w:rsidDel="00F43E94">
                <w:delText xml:space="preserve">Separators </w:delText>
              </w:r>
              <w:r w:rsidR="008638CF" w:rsidDel="00F43E94">
                <w:delText>MAY</w:delText>
              </w:r>
              <w:r w:rsidR="008638CF" w:rsidRPr="005223F4" w:rsidDel="00F43E94">
                <w:delText xml:space="preserve"> be omitted for 'missing elements'. It must be possible for speculative parsing to identify which elements are present.</w:delText>
              </w:r>
            </w:del>
          </w:p>
        </w:tc>
      </w:tr>
    </w:tbl>
    <w:p w14:paraId="0DD367E3" w14:textId="72D64CD3" w:rsidR="002C351D" w:rsidRDefault="00AC7F76" w:rsidP="00AC7F76">
      <w:pPr>
        <w:pStyle w:val="Caption"/>
        <w:rPr>
          <w:ins w:id="15527" w:author="mbeckerle" w:date="2013-02-19T12:49:00Z"/>
          <w:noProof/>
        </w:rPr>
      </w:pPr>
      <w:commentRangeStart w:id="15528"/>
      <w:commentRangeStart w:id="15529"/>
      <w:r w:rsidRPr="005223F4">
        <w:t xml:space="preserve">Table </w:t>
      </w:r>
      <w:fldSimple w:instr=" SEQ Table \* ARABIC ">
        <w:ins w:id="15530" w:author="mbeckerle" w:date="2013-07-10T14:54:00Z">
          <w:r w:rsidR="008B68D7">
            <w:rPr>
              <w:noProof/>
            </w:rPr>
            <w:t>20</w:t>
          </w:r>
        </w:ins>
        <w:del w:id="15531" w:author="mbeckerle" w:date="2013-07-10T14:51:00Z">
          <w:r w:rsidR="00D04199" w:rsidDel="00D9274F">
            <w:rPr>
              <w:noProof/>
            </w:rPr>
            <w:delText>21</w:delText>
          </w:r>
        </w:del>
      </w:fldSimple>
      <w:r w:rsidRPr="005223F4">
        <w:t xml:space="preserve"> </w:t>
      </w:r>
      <w:r w:rsidRPr="005223F4">
        <w:rPr>
          <w:noProof/>
        </w:rPr>
        <w:t>Sequence groups and separator</w:t>
      </w:r>
      <w:ins w:id="15532" w:author="Steve Hanson" w:date="2013-04-02T15:40:00Z">
        <w:r w:rsidR="001F5BA6">
          <w:rPr>
            <w:noProof/>
          </w:rPr>
          <w:t xml:space="preserve"> </w:t>
        </w:r>
      </w:ins>
      <w:r w:rsidRPr="005223F4">
        <w:rPr>
          <w:noProof/>
        </w:rPr>
        <w:t>s</w:t>
      </w:r>
      <w:commentRangeEnd w:id="15528"/>
      <w:ins w:id="15533" w:author="Steve Hanson" w:date="2013-04-02T15:40:00Z">
        <w:r w:rsidR="001F5BA6">
          <w:rPr>
            <w:noProof/>
          </w:rPr>
          <w:t>uppression</w:t>
        </w:r>
      </w:ins>
    </w:p>
    <w:p w14:paraId="2541925F" w14:textId="5C694F77" w:rsidR="002C351D" w:rsidRPr="00B03EAB" w:rsidDel="001F5BA6" w:rsidRDefault="002C351D" w:rsidP="002C351D">
      <w:pPr>
        <w:rPr>
          <w:ins w:id="15534" w:author="mbeckerle" w:date="2013-02-19T12:49:00Z"/>
          <w:del w:id="15535" w:author="Steve Hanson" w:date="2013-04-02T15:40:00Z"/>
          <w:rFonts w:cs="Arial"/>
        </w:rPr>
      </w:pPr>
      <w:commentRangeStart w:id="15536"/>
      <w:ins w:id="15537" w:author="mbeckerle" w:date="2013-02-19T12:49:00Z">
        <w:del w:id="15538" w:author="Steve Hanson" w:date="2013-04-02T15:40:00Z">
          <w:r w:rsidDel="001F5BA6">
            <w:rPr>
              <w:rFonts w:cs="Arial"/>
            </w:rPr>
            <w:delText>Note: In t</w:delText>
          </w:r>
          <w:r w:rsidRPr="006417D7" w:rsidDel="001F5BA6">
            <w:rPr>
              <w:rFonts w:cs="Arial"/>
            </w:rPr>
            <w:delText xml:space="preserve">he </w:delText>
          </w:r>
        </w:del>
      </w:ins>
      <w:ins w:id="15539" w:author="mbeckerle" w:date="2013-02-19T12:53:00Z">
        <w:del w:id="15540" w:author="Steve Hanson" w:date="2013-04-02T15:40:00Z">
          <w:r w:rsidDel="001F5BA6">
            <w:rPr>
              <w:rFonts w:cs="Arial"/>
            </w:rPr>
            <w:delText>sections</w:delText>
          </w:r>
        </w:del>
      </w:ins>
      <w:ins w:id="15541" w:author="mbeckerle" w:date="2013-02-19T12:49:00Z">
        <w:del w:id="15542" w:author="Steve Hanson" w:date="2013-04-02T15:40:00Z">
          <w:r w:rsidRPr="006417D7" w:rsidDel="001F5BA6">
            <w:rPr>
              <w:rFonts w:cs="Arial"/>
            </w:rPr>
            <w:delText xml:space="preserve"> below, it is important that the information is interpreted correctly. The separatorSuppressionPolicy </w:delText>
          </w:r>
          <w:r w:rsidDel="001F5BA6">
            <w:rPr>
              <w:rFonts w:cs="Arial"/>
            </w:rPr>
            <w:delText>property is carried</w:delText>
          </w:r>
          <w:r w:rsidRPr="006417D7" w:rsidDel="001F5BA6">
            <w:rPr>
              <w:rFonts w:cs="Arial"/>
            </w:rPr>
            <w:delText xml:space="preserve"> on the sequence. The occursCountKind </w:delText>
          </w:r>
          <w:r w:rsidDel="001F5BA6">
            <w:rPr>
              <w:rFonts w:cs="Arial"/>
            </w:rPr>
            <w:delText xml:space="preserve">property is carried on </w:delText>
          </w:r>
          <w:r w:rsidRPr="006417D7" w:rsidDel="001F5BA6">
            <w:rPr>
              <w:rFonts w:cs="Arial"/>
            </w:rPr>
            <w:delText xml:space="preserve">an </w:delText>
          </w:r>
          <w:r w:rsidRPr="004507FD" w:rsidDel="001F5BA6">
            <w:rPr>
              <w:rFonts w:cs="Arial"/>
              <w:i/>
            </w:rPr>
            <w:delText>element</w:delText>
          </w:r>
          <w:r w:rsidRPr="006417D7" w:rsidDel="001F5BA6">
            <w:rPr>
              <w:rFonts w:cs="Arial"/>
            </w:rPr>
            <w:delText xml:space="preserve"> in that sequence.</w:delText>
          </w:r>
        </w:del>
      </w:ins>
      <w:commentRangeEnd w:id="15536"/>
      <w:ins w:id="15543" w:author="mbeckerle" w:date="2013-02-19T13:06:00Z">
        <w:del w:id="15544" w:author="Steve Hanson" w:date="2013-04-02T15:40:00Z">
          <w:r w:rsidR="004A73D1" w:rsidDel="001F5BA6">
            <w:rPr>
              <w:rStyle w:val="CommentReference"/>
            </w:rPr>
            <w:commentReference w:id="15536"/>
          </w:r>
        </w:del>
      </w:ins>
    </w:p>
    <w:p w14:paraId="0E2DA8E2" w14:textId="395425C0" w:rsidR="002C351D" w:rsidRPr="00B03EAB" w:rsidDel="008638CF" w:rsidRDefault="002C351D" w:rsidP="002C351D">
      <w:pPr>
        <w:rPr>
          <w:ins w:id="15545" w:author="mbeckerle" w:date="2013-02-19T12:49:00Z"/>
          <w:del w:id="15546" w:author="Steve Hanson" w:date="2013-04-02T15:27:00Z"/>
          <w:rFonts w:cs="Arial"/>
          <w:b/>
        </w:rPr>
      </w:pPr>
      <w:ins w:id="15547" w:author="mbeckerle" w:date="2013-02-19T12:49:00Z">
        <w:del w:id="15548" w:author="Steve Hanson" w:date="2013-04-02T15:27:00Z">
          <w:r w:rsidRPr="004507FD" w:rsidDel="008638CF">
            <w:rPr>
              <w:rFonts w:cs="Arial"/>
              <w:b/>
            </w:rPr>
            <w:delText>14.2.1</w:delText>
          </w:r>
          <w:r w:rsidDel="008638CF">
            <w:rPr>
              <w:rFonts w:cs="Arial"/>
              <w:b/>
            </w:rPr>
            <w:delText xml:space="preserve"> Sequence Groups and Separators</w:delText>
          </w:r>
        </w:del>
      </w:ins>
    </w:p>
    <w:p w14:paraId="08B499F5" w14:textId="64F42A2B" w:rsidR="002C351D" w:rsidDel="008638CF" w:rsidRDefault="002C351D" w:rsidP="002C351D">
      <w:pPr>
        <w:rPr>
          <w:ins w:id="15549" w:author="mbeckerle" w:date="2013-02-19T12:49:00Z"/>
          <w:del w:id="15550" w:author="Steve Hanson" w:date="2013-04-02T15:30:00Z"/>
          <w:rFonts w:cs="Arial"/>
        </w:rPr>
      </w:pPr>
      <w:ins w:id="15551" w:author="mbeckerle" w:date="2013-02-19T12:49:00Z">
        <w:del w:id="15552" w:author="Steve Hanson" w:date="2013-04-02T15:30:00Z">
          <w:r w:rsidDel="008638CF">
            <w:rPr>
              <w:rFonts w:cs="Arial"/>
            </w:rPr>
            <w:delText>When parsing a sequence group that specifies a separator, the number of occurrences and separators that are expected in the data stream for a child element depends on several factors:</w:delText>
          </w:r>
        </w:del>
      </w:ins>
    </w:p>
    <w:p w14:paraId="1382F3CB" w14:textId="0602A584" w:rsidR="002C351D" w:rsidDel="008638CF" w:rsidRDefault="002C351D" w:rsidP="00B03EAB">
      <w:pPr>
        <w:numPr>
          <w:ilvl w:val="0"/>
          <w:numId w:val="201"/>
        </w:numPr>
        <w:rPr>
          <w:ins w:id="15553" w:author="mbeckerle" w:date="2013-02-19T12:49:00Z"/>
          <w:del w:id="15554" w:author="Steve Hanson" w:date="2013-04-02T15:30:00Z"/>
        </w:rPr>
      </w:pPr>
      <w:ins w:id="15555" w:author="mbeckerle" w:date="2013-02-19T12:49:00Z">
        <w:del w:id="15556" w:author="Steve Hanson" w:date="2013-04-02T15:30:00Z">
          <w:r w:rsidDel="008638CF">
            <w:delText>Whether the element is required</w:delText>
          </w:r>
        </w:del>
      </w:ins>
    </w:p>
    <w:p w14:paraId="21CF7788" w14:textId="2E947007" w:rsidR="002C351D" w:rsidDel="008638CF" w:rsidRDefault="002C351D" w:rsidP="00B03EAB">
      <w:pPr>
        <w:numPr>
          <w:ilvl w:val="0"/>
          <w:numId w:val="201"/>
        </w:numPr>
        <w:rPr>
          <w:ins w:id="15557" w:author="mbeckerle" w:date="2013-02-19T12:49:00Z"/>
          <w:del w:id="15558" w:author="Steve Hanson" w:date="2013-04-02T15:30:00Z"/>
        </w:rPr>
      </w:pPr>
      <w:ins w:id="15559" w:author="mbeckerle" w:date="2013-02-19T12:49:00Z">
        <w:del w:id="15560" w:author="Steve Hanson" w:date="2013-04-02T15:30:00Z">
          <w:r w:rsidDel="008638CF">
            <w:delText>The occursCountKind of the element</w:delText>
          </w:r>
        </w:del>
      </w:ins>
    </w:p>
    <w:p w14:paraId="2F296C82" w14:textId="0F9A836E" w:rsidR="002C351D" w:rsidDel="008638CF" w:rsidRDefault="002C351D" w:rsidP="00B03EAB">
      <w:pPr>
        <w:numPr>
          <w:ilvl w:val="0"/>
          <w:numId w:val="201"/>
        </w:numPr>
        <w:rPr>
          <w:ins w:id="15561" w:author="mbeckerle" w:date="2013-02-19T12:49:00Z"/>
          <w:del w:id="15562" w:author="Steve Hanson" w:date="2013-04-02T15:30:00Z"/>
        </w:rPr>
      </w:pPr>
      <w:ins w:id="15563" w:author="mbeckerle" w:date="2013-02-19T12:49:00Z">
        <w:del w:id="15564" w:author="Steve Hanson" w:date="2013-04-02T15:30:00Z">
          <w:r w:rsidDel="008638CF">
            <w:delText>The separatorSuppressionPolicy of the sequence</w:delText>
          </w:r>
        </w:del>
      </w:ins>
    </w:p>
    <w:p w14:paraId="6334715E" w14:textId="35B0BFFE" w:rsidR="002C351D" w:rsidDel="008638CF" w:rsidRDefault="002C351D" w:rsidP="00B03EAB">
      <w:pPr>
        <w:numPr>
          <w:ilvl w:val="0"/>
          <w:numId w:val="201"/>
        </w:numPr>
        <w:rPr>
          <w:ins w:id="15565" w:author="mbeckerle" w:date="2013-02-19T12:49:00Z"/>
          <w:del w:id="15566" w:author="Steve Hanson" w:date="2013-04-02T15:30:00Z"/>
        </w:rPr>
      </w:pPr>
      <w:ins w:id="15567" w:author="mbeckerle" w:date="2013-02-19T12:49:00Z">
        <w:del w:id="15568" w:author="Steve Hanson" w:date="2013-04-02T15:30:00Z">
          <w:r w:rsidDel="008638CF">
            <w:delText>Whether occurrences are optional or required</w:delText>
          </w:r>
        </w:del>
      </w:ins>
    </w:p>
    <w:p w14:paraId="6DEE218D" w14:textId="32097837" w:rsidR="002C351D" w:rsidDel="008638CF" w:rsidRDefault="002C351D" w:rsidP="00B03EAB">
      <w:pPr>
        <w:numPr>
          <w:ilvl w:val="0"/>
          <w:numId w:val="201"/>
        </w:numPr>
        <w:rPr>
          <w:ins w:id="15569" w:author="mbeckerle" w:date="2013-02-19T12:49:00Z"/>
          <w:del w:id="15570" w:author="Steve Hanson" w:date="2013-04-02T15:30:00Z"/>
        </w:rPr>
      </w:pPr>
      <w:ins w:id="15571" w:author="mbeckerle" w:date="2013-02-19T12:49:00Z">
        <w:del w:id="15572" w:author="Steve Hanson" w:date="2013-04-02T15:30:00Z">
          <w:r w:rsidDel="008638CF">
            <w:delText>Whether occurrences are trailing</w:delText>
          </w:r>
        </w:del>
      </w:ins>
    </w:p>
    <w:p w14:paraId="4173D350" w14:textId="61750666" w:rsidR="002C351D" w:rsidRPr="00CE6268" w:rsidDel="008638CF" w:rsidRDefault="002C351D" w:rsidP="00B03EAB">
      <w:pPr>
        <w:numPr>
          <w:ilvl w:val="0"/>
          <w:numId w:val="201"/>
        </w:numPr>
        <w:rPr>
          <w:ins w:id="15573" w:author="mbeckerle" w:date="2013-02-19T12:49:00Z"/>
          <w:del w:id="15574" w:author="Steve Hanson" w:date="2013-04-02T15:30:00Z"/>
        </w:rPr>
      </w:pPr>
      <w:ins w:id="15575" w:author="mbeckerle" w:date="2013-02-19T12:49:00Z">
        <w:del w:id="15576" w:author="Steve Hanson" w:date="2013-04-02T15:30:00Z">
          <w:r w:rsidDel="008638CF">
            <w:delText>The representation of the occurrences</w:delText>
          </w:r>
        </w:del>
      </w:ins>
    </w:p>
    <w:p w14:paraId="4FC5B10E" w14:textId="6E26362F" w:rsidR="00B82096" w:rsidRPr="00360B25" w:rsidRDefault="00B82096" w:rsidP="00CE6268">
      <w:pPr>
        <w:rPr>
          <w:ins w:id="15577" w:author="mbeckerle" w:date="2013-03-22T08:18:00Z"/>
          <w:iCs/>
          <w:lang w:eastAsia="en-GB"/>
        </w:rPr>
      </w:pPr>
      <w:ins w:id="15578" w:author="mbeckerle" w:date="2013-03-22T08:18:00Z">
        <w:r>
          <w:rPr>
            <w:iCs/>
            <w:lang w:eastAsia="en-GB"/>
          </w:rPr>
          <w:t>The following are definitions for terminology used in this section:</w:t>
        </w:r>
      </w:ins>
    </w:p>
    <w:p w14:paraId="75B10419" w14:textId="437C0387" w:rsidR="002C351D" w:rsidRDefault="002C351D" w:rsidP="00CE6268">
      <w:pPr>
        <w:rPr>
          <w:ins w:id="15579" w:author="mbeckerle" w:date="2013-02-19T12:49:00Z"/>
          <w:lang w:eastAsia="en-GB"/>
        </w:rPr>
      </w:pPr>
      <w:ins w:id="15580" w:author="mbeckerle" w:date="2013-02-19T12:49:00Z">
        <w:r w:rsidRPr="00B233A1">
          <w:rPr>
            <w:b/>
            <w:i/>
            <w:iCs/>
            <w:lang w:eastAsia="en-GB"/>
          </w:rPr>
          <w:t>Potentially trailing element</w:t>
        </w:r>
        <w:r>
          <w:rPr>
            <w:i/>
            <w:iCs/>
            <w:lang w:eastAsia="en-GB"/>
          </w:rPr>
          <w:t xml:space="preserve"> </w:t>
        </w:r>
        <w:r>
          <w:rPr>
            <w:lang w:eastAsia="en-GB"/>
          </w:rPr>
          <w:t xml:space="preserve">– An array or optional element describes an occurrence that is said to be </w:t>
        </w:r>
        <w:r w:rsidRPr="002B3FF4">
          <w:rPr>
            <w:i/>
            <w:lang w:eastAsia="en-GB"/>
          </w:rPr>
          <w:t>potentially trailing</w:t>
        </w:r>
        <w:r>
          <w:rPr>
            <w:lang w:eastAsia="en-GB"/>
          </w:rPr>
          <w:t xml:space="preserve"> if the element is capable of having a zero length representation and is followed in its enclosing group definition by only additional potentially trailing elements or potentially trailing groups.</w:t>
        </w:r>
      </w:ins>
      <w:ins w:id="15581" w:author="mbeckerle" w:date="2013-03-22T08:19:00Z">
        <w:r w:rsidR="00B82096">
          <w:rPr>
            <w:lang w:eastAsia="en-GB"/>
          </w:rPr>
          <w:t xml:space="preserve"> Intuitively, the array or optional element</w:t>
        </w:r>
      </w:ins>
      <w:ins w:id="15582" w:author="Steve Hanson" w:date="2013-06-04T12:56:00Z">
        <w:r w:rsidR="00A94985">
          <w:rPr>
            <w:lang w:eastAsia="en-GB"/>
          </w:rPr>
          <w:t xml:space="preserve"> occurrence</w:t>
        </w:r>
      </w:ins>
      <w:ins w:id="15583" w:author="mbeckerle" w:date="2013-03-22T08:19:00Z">
        <w:r w:rsidR="00B82096">
          <w:rPr>
            <w:lang w:eastAsia="en-GB"/>
          </w:rPr>
          <w:t xml:space="preserve"> </w:t>
        </w:r>
        <w:r w:rsidR="00B82096" w:rsidRPr="00360B25">
          <w:rPr>
            <w:i/>
            <w:lang w:eastAsia="en-GB"/>
          </w:rPr>
          <w:t>could</w:t>
        </w:r>
        <w:r w:rsidR="00B82096">
          <w:rPr>
            <w:lang w:eastAsia="en-GB"/>
          </w:rPr>
          <w:t xml:space="preserve"> be last.</w:t>
        </w:r>
      </w:ins>
    </w:p>
    <w:p w14:paraId="7DDF4710" w14:textId="5073EE00" w:rsidR="002C351D" w:rsidRDefault="002C351D" w:rsidP="00CE6268">
      <w:pPr>
        <w:rPr>
          <w:ins w:id="15584" w:author="mbeckerle" w:date="2013-02-19T12:49:00Z"/>
          <w:lang w:eastAsia="en-GB"/>
        </w:rPr>
      </w:pPr>
      <w:ins w:id="15585" w:author="mbeckerle" w:date="2013-02-19T12:49:00Z">
        <w:r w:rsidRPr="00B233A1">
          <w:rPr>
            <w:b/>
            <w:i/>
            <w:iCs/>
            <w:lang w:eastAsia="en-GB"/>
          </w:rPr>
          <w:t>Potentially trailing group</w:t>
        </w:r>
        <w:r>
          <w:rPr>
            <w:i/>
            <w:iCs/>
            <w:lang w:eastAsia="en-GB"/>
          </w:rPr>
          <w:t xml:space="preserve"> </w:t>
        </w:r>
        <w:r>
          <w:rPr>
            <w:lang w:eastAsia="en-GB"/>
          </w:rPr>
          <w:t xml:space="preserve">– A group is said to be </w:t>
        </w:r>
        <w:r w:rsidRPr="002B3FF4">
          <w:rPr>
            <w:i/>
            <w:lang w:eastAsia="en-GB"/>
          </w:rPr>
          <w:t>potentially trailing</w:t>
        </w:r>
        <w:r>
          <w:rPr>
            <w:lang w:eastAsia="en-GB"/>
          </w:rPr>
          <w:t xml:space="preserve"> if the group has no framing and contains only potentially trailing element declarations/references, or recursively similar sequence or choice groups, and is followed in its enclosing group definition by only additional potentially trailing elements or potentially trailing groups.</w:t>
        </w:r>
      </w:ins>
    </w:p>
    <w:p w14:paraId="4181B165" w14:textId="3972F60F" w:rsidR="002C351D" w:rsidRDefault="0008736F" w:rsidP="0008736F">
      <w:pPr>
        <w:rPr>
          <w:ins w:id="15586" w:author="Steve Hanson" w:date="2013-04-02T15:40:00Z"/>
          <w:rFonts w:cs="Arial"/>
          <w:i/>
          <w:iCs/>
          <w:color w:val="000000"/>
          <w:lang w:eastAsia="en-GB"/>
        </w:rPr>
      </w:pPr>
      <w:ins w:id="15587" w:author="mbeckerle" w:date="2013-02-26T11:30:00Z">
        <w:r w:rsidRPr="00B233A1">
          <w:rPr>
            <w:rFonts w:cs="Arial"/>
            <w:b/>
            <w:i/>
            <w:iCs/>
            <w:color w:val="000000"/>
            <w:lang w:eastAsia="en-GB"/>
          </w:rPr>
          <w:t>Trailing or Actually Trailing</w:t>
        </w:r>
        <w:r>
          <w:rPr>
            <w:rFonts w:cs="Arial"/>
            <w:i/>
            <w:iCs/>
            <w:color w:val="000000"/>
            <w:lang w:eastAsia="en-GB"/>
          </w:rPr>
          <w:t xml:space="preserve"> </w:t>
        </w:r>
        <w:r w:rsidRPr="005A7E7A">
          <w:rPr>
            <w:rFonts w:cs="Arial"/>
            <w:iCs/>
            <w:color w:val="000000"/>
            <w:lang w:eastAsia="en-GB"/>
          </w:rPr>
          <w:t>– An element</w:t>
        </w:r>
        <w:r>
          <w:rPr>
            <w:rFonts w:cs="Arial"/>
            <w:iCs/>
            <w:color w:val="000000"/>
            <w:lang w:eastAsia="en-GB"/>
          </w:rPr>
          <w:t xml:space="preserve"> occurrence or group </w:t>
        </w:r>
        <w:r w:rsidRPr="005A7E7A">
          <w:rPr>
            <w:rFonts w:cs="Arial"/>
            <w:iCs/>
            <w:color w:val="000000"/>
            <w:lang w:eastAsia="en-GB"/>
          </w:rPr>
          <w:t xml:space="preserve">occurrence in the data is </w:t>
        </w:r>
        <w:r>
          <w:rPr>
            <w:rFonts w:cs="Arial"/>
            <w:iCs/>
            <w:color w:val="000000"/>
            <w:lang w:eastAsia="en-GB"/>
          </w:rPr>
          <w:t xml:space="preserve">said to be actually </w:t>
        </w:r>
        <w:r w:rsidRPr="002A4AA2">
          <w:rPr>
            <w:rFonts w:cs="Arial"/>
            <w:i/>
            <w:iCs/>
            <w:color w:val="000000"/>
            <w:lang w:eastAsia="en-GB"/>
          </w:rPr>
          <w:t>trailing</w:t>
        </w:r>
        <w:r w:rsidRPr="005A7E7A">
          <w:rPr>
            <w:rFonts w:cs="Arial"/>
            <w:iCs/>
            <w:color w:val="000000"/>
            <w:lang w:eastAsia="en-GB"/>
          </w:rPr>
          <w:t xml:space="preserve"> if it is</w:t>
        </w:r>
        <w:r>
          <w:rPr>
            <w:rFonts w:cs="Arial"/>
            <w:iCs/>
            <w:color w:val="000000"/>
            <w:lang w:eastAsia="en-GB"/>
          </w:rPr>
          <w:t xml:space="preserve"> potentially trailing and has zero-length representation and is not followed in the data by any other non-zero length element occurrence or group occurrence.</w:t>
        </w:r>
        <w:r w:rsidRPr="0008736F">
          <w:rPr>
            <w:rFonts w:cs="Arial"/>
            <w:i/>
            <w:iCs/>
            <w:color w:val="000000"/>
            <w:lang w:eastAsia="en-GB"/>
          </w:rPr>
          <w:t xml:space="preserve"> </w:t>
        </w:r>
      </w:ins>
    </w:p>
    <w:p w14:paraId="448FA2EC" w14:textId="7519EA84" w:rsidR="001F5BA6" w:rsidRPr="00B03EAB" w:rsidRDefault="001F5BA6" w:rsidP="001F5BA6">
      <w:pPr>
        <w:rPr>
          <w:ins w:id="15588" w:author="Steve Hanson" w:date="2013-04-02T15:41:00Z"/>
          <w:rFonts w:cs="Arial"/>
        </w:rPr>
      </w:pPr>
      <w:commentRangeStart w:id="15589"/>
      <w:ins w:id="15590" w:author="Steve Hanson" w:date="2013-04-02T15:41:00Z">
        <w:r>
          <w:rPr>
            <w:rFonts w:cs="Arial"/>
          </w:rPr>
          <w:t>In t</w:t>
        </w:r>
        <w:r w:rsidRPr="006417D7">
          <w:rPr>
            <w:rFonts w:cs="Arial"/>
          </w:rPr>
          <w:t xml:space="preserve">he </w:t>
        </w:r>
        <w:r>
          <w:rPr>
            <w:rFonts w:cs="Arial"/>
          </w:rPr>
          <w:t>sections</w:t>
        </w:r>
        <w:r w:rsidRPr="006417D7">
          <w:rPr>
            <w:rFonts w:cs="Arial"/>
          </w:rPr>
          <w:t xml:space="preserve"> </w:t>
        </w:r>
        <w:r>
          <w:rPr>
            <w:rFonts w:cs="Arial"/>
          </w:rPr>
          <w:t>that follow</w:t>
        </w:r>
        <w:r w:rsidRPr="006417D7">
          <w:rPr>
            <w:rFonts w:cs="Arial"/>
          </w:rPr>
          <w:t>, it is important t</w:t>
        </w:r>
        <w:r>
          <w:rPr>
            <w:rFonts w:cs="Arial"/>
          </w:rPr>
          <w:t>o remember that t</w:t>
        </w:r>
        <w:r w:rsidRPr="006417D7">
          <w:rPr>
            <w:rFonts w:cs="Arial"/>
          </w:rPr>
          <w:t xml:space="preserve">he </w:t>
        </w:r>
        <w:r>
          <w:rPr>
            <w:rFonts w:cs="Arial"/>
          </w:rPr>
          <w:t>dfdl:</w:t>
        </w:r>
        <w:r w:rsidRPr="006417D7">
          <w:rPr>
            <w:rFonts w:cs="Arial"/>
          </w:rPr>
          <w:t xml:space="preserve">separatorSuppressionPolicy </w:t>
        </w:r>
        <w:r>
          <w:rPr>
            <w:rFonts w:cs="Arial"/>
          </w:rPr>
          <w:t>property is carried</w:t>
        </w:r>
        <w:r w:rsidRPr="006417D7">
          <w:rPr>
            <w:rFonts w:cs="Arial"/>
          </w:rPr>
          <w:t xml:space="preserve"> on the sequence</w:t>
        </w:r>
        <w:r>
          <w:rPr>
            <w:rFonts w:cs="Arial"/>
          </w:rPr>
          <w:t>, while the XSDL minOccurs, XSDL maxOccurs and dfdl:</w:t>
        </w:r>
        <w:r w:rsidRPr="006417D7">
          <w:rPr>
            <w:rFonts w:cs="Arial"/>
          </w:rPr>
          <w:t xml:space="preserve">occursCountKind </w:t>
        </w:r>
        <w:r>
          <w:rPr>
            <w:rFonts w:cs="Arial"/>
          </w:rPr>
          <w:t>propert</w:t>
        </w:r>
      </w:ins>
      <w:ins w:id="15591" w:author="Steve Hanson" w:date="2013-04-02T15:42:00Z">
        <w:r>
          <w:rPr>
            <w:rFonts w:cs="Arial"/>
          </w:rPr>
          <w:t xml:space="preserve">ies are </w:t>
        </w:r>
      </w:ins>
      <w:ins w:id="15592" w:author="Steve Hanson" w:date="2013-04-02T15:41:00Z">
        <w:r>
          <w:rPr>
            <w:rFonts w:cs="Arial"/>
          </w:rPr>
          <w:t xml:space="preserve">is carried on </w:t>
        </w:r>
        <w:r w:rsidRPr="006417D7">
          <w:rPr>
            <w:rFonts w:cs="Arial"/>
          </w:rPr>
          <w:t xml:space="preserve">an </w:t>
        </w:r>
        <w:r w:rsidRPr="004507FD">
          <w:rPr>
            <w:rFonts w:cs="Arial"/>
            <w:i/>
          </w:rPr>
          <w:t>element</w:t>
        </w:r>
        <w:r w:rsidRPr="006417D7">
          <w:rPr>
            <w:rFonts w:cs="Arial"/>
          </w:rPr>
          <w:t xml:space="preserve"> in that sequence.</w:t>
        </w:r>
        <w:commentRangeEnd w:id="15589"/>
        <w:r>
          <w:rPr>
            <w:rStyle w:val="CommentReference"/>
          </w:rPr>
          <w:commentReference w:id="15589"/>
        </w:r>
      </w:ins>
    </w:p>
    <w:p w14:paraId="4F1A71E1" w14:textId="4B350916" w:rsidR="001F5BA6" w:rsidDel="001F5BA6" w:rsidRDefault="001F5BA6">
      <w:pPr>
        <w:pStyle w:val="Heading3"/>
        <w:rPr>
          <w:ins w:id="15593" w:author="mbeckerle" w:date="2013-03-22T08:24:00Z"/>
          <w:del w:id="15594" w:author="Steve Hanson" w:date="2013-04-02T15:41:00Z"/>
          <w:lang w:eastAsia="en-GB"/>
        </w:rPr>
        <w:pPrChange w:id="15595" w:author="mbeckerle" w:date="2013-07-24T16:59:00Z">
          <w:pPr/>
        </w:pPrChange>
      </w:pPr>
      <w:bookmarkStart w:id="15596" w:name="_Toc361231404"/>
      <w:bookmarkStart w:id="15597" w:name="_Toc361231930"/>
      <w:bookmarkStart w:id="15598" w:name="_Toc362445228"/>
      <w:bookmarkStart w:id="15599" w:name="_Toc362451979"/>
      <w:bookmarkStart w:id="15600" w:name="_Toc362452528"/>
      <w:bookmarkStart w:id="15601" w:name="_Toc362452965"/>
      <w:bookmarkStart w:id="15602" w:name="_Toc362453426"/>
      <w:bookmarkEnd w:id="15596"/>
      <w:bookmarkEnd w:id="15597"/>
      <w:bookmarkEnd w:id="15598"/>
      <w:bookmarkEnd w:id="15599"/>
      <w:bookmarkEnd w:id="15600"/>
      <w:bookmarkEnd w:id="15601"/>
      <w:bookmarkEnd w:id="15602"/>
    </w:p>
    <w:p w14:paraId="297AB6CC" w14:textId="32EF76F0" w:rsidR="002C351D" w:rsidRPr="00261A6E" w:rsidRDefault="00F43E94" w:rsidP="0031368F">
      <w:pPr>
        <w:pStyle w:val="Heading3"/>
        <w:rPr>
          <w:ins w:id="15603" w:author="mbeckerle" w:date="2013-02-19T12:49:00Z"/>
        </w:rPr>
      </w:pPr>
      <w:bookmarkStart w:id="15604" w:name="_Toc349042789"/>
      <w:bookmarkStart w:id="15605" w:name="_Toc362453427"/>
      <w:ins w:id="15606" w:author="mbeckerle" w:date="2013-02-19T12:49:00Z">
        <w:r>
          <w:t>Parsing</w:t>
        </w:r>
      </w:ins>
      <w:bookmarkEnd w:id="15604"/>
      <w:ins w:id="15607" w:author="mbeckerle" w:date="2013-07-10T14:13:00Z">
        <w:r w:rsidR="00D764F4">
          <w:t xml:space="preserve"> Sequence Groups with Separators</w:t>
        </w:r>
      </w:ins>
      <w:bookmarkEnd w:id="15605"/>
    </w:p>
    <w:p w14:paraId="5A855B04" w14:textId="733DCF57" w:rsidR="002C351D" w:rsidRDefault="002C351D">
      <w:pPr>
        <w:rPr>
          <w:ins w:id="15608" w:author="mbeckerle" w:date="2013-02-19T12:49:00Z"/>
        </w:rPr>
      </w:pPr>
      <w:ins w:id="15609" w:author="mbeckerle" w:date="2013-02-19T12:49:00Z">
        <w:r>
          <w:t xml:space="preserve">When an element is required and is not an array then one occurrence is always expected along with its separator. The </w:t>
        </w:r>
      </w:ins>
      <w:ins w:id="15610" w:author="Steve Hanson" w:date="2013-04-02T15:46:00Z">
        <w:r w:rsidR="00B233A1">
          <w:t>dfdl:</w:t>
        </w:r>
      </w:ins>
      <w:ins w:id="15611" w:author="mbeckerle" w:date="2013-02-19T12:49:00Z">
        <w:r>
          <w:t>separatorSuppressionPolicy is not applicable</w:t>
        </w:r>
      </w:ins>
      <w:ins w:id="15612" w:author="Steve Hanson" w:date="2013-04-02T17:54:00Z">
        <w:r w:rsidR="00334D4D">
          <w:t xml:space="preserve"> and the implied behavior is ‘never’</w:t>
        </w:r>
      </w:ins>
      <w:ins w:id="15613" w:author="mbeckerle" w:date="2013-03-22T08:32:00Z">
        <w:r w:rsidR="003E361A">
          <w:t>.</w:t>
        </w:r>
      </w:ins>
      <w:ins w:id="15614" w:author="mbeckerle" w:date="2013-02-19T12:49:00Z">
        <w:r>
          <w:t xml:space="preserve"> </w:t>
        </w:r>
      </w:ins>
    </w:p>
    <w:p w14:paraId="5B351A4E" w14:textId="58E7543F" w:rsidR="002C351D" w:rsidRDefault="002C351D">
      <w:pPr>
        <w:rPr>
          <w:ins w:id="15615" w:author="mbeckerle" w:date="2013-02-19T12:49:00Z"/>
        </w:rPr>
      </w:pPr>
      <w:ins w:id="15616" w:author="mbeckerle" w:date="2013-02-19T12:49:00Z">
        <w:r>
          <w:t>Otherwise the behaviour i</w:t>
        </w:r>
        <w:r w:rsidR="00F43E94">
          <w:t xml:space="preserve">s dependent on </w:t>
        </w:r>
      </w:ins>
      <w:ins w:id="15617" w:author="Steve Hanson" w:date="2013-04-02T15:46:00Z">
        <w:r w:rsidR="00B233A1">
          <w:t>dfdl:</w:t>
        </w:r>
      </w:ins>
      <w:ins w:id="15618" w:author="mbeckerle" w:date="2013-02-19T12:49:00Z">
        <w:r w:rsidR="00F43E94">
          <w:t>occursCountKind.</w:t>
        </w:r>
      </w:ins>
    </w:p>
    <w:p w14:paraId="4D7FC5FA" w14:textId="1970CDF0" w:rsidR="002C351D" w:rsidRDefault="002C351D">
      <w:pPr>
        <w:rPr>
          <w:ins w:id="15619" w:author="mbeckerle" w:date="2013-02-19T12:49:00Z"/>
        </w:rPr>
      </w:pPr>
      <w:ins w:id="15620" w:author="mbeckerle" w:date="2013-02-19T12:49:00Z">
        <w:r>
          <w:t xml:space="preserve">When </w:t>
        </w:r>
      </w:ins>
      <w:ins w:id="15621" w:author="Steve Hanson" w:date="2013-04-02T15:46:00Z">
        <w:r w:rsidR="00B233A1">
          <w:t>dfdl:</w:t>
        </w:r>
      </w:ins>
      <w:ins w:id="15622" w:author="mbeckerle" w:date="2013-02-19T12:49:00Z">
        <w:r>
          <w:t xml:space="preserve">occursCountKind is ‘fixed’ </w:t>
        </w:r>
      </w:ins>
      <w:ins w:id="15623" w:author="Steve Hanson" w:date="2013-04-02T15:46:00Z">
        <w:r w:rsidR="00B233A1">
          <w:t xml:space="preserve">then XSDL </w:t>
        </w:r>
      </w:ins>
      <w:ins w:id="15624" w:author="mbeckerle" w:date="2013-02-19T12:49:00Z">
        <w:r>
          <w:t>minOccurs</w:t>
        </w:r>
      </w:ins>
      <w:ins w:id="15625" w:author="mbeckerle" w:date="2013-03-22T08:31:00Z">
        <w:r w:rsidR="003E361A">
          <w:t xml:space="preserve"> must equal maxOccurs and that many</w:t>
        </w:r>
      </w:ins>
      <w:ins w:id="15626" w:author="mbeckerle" w:date="2013-02-19T12:49:00Z">
        <w:r>
          <w:t xml:space="preserve"> occurrences are always expected along with their separators. The </w:t>
        </w:r>
      </w:ins>
      <w:ins w:id="15627" w:author="Steve Hanson" w:date="2013-04-02T15:46:00Z">
        <w:r w:rsidR="00B233A1">
          <w:t>dfdl:</w:t>
        </w:r>
      </w:ins>
      <w:ins w:id="15628" w:author="mbeckerle" w:date="2013-02-19T12:49:00Z">
        <w:r>
          <w:t>separatorSuppressionPolicy is not applicable and th</w:t>
        </w:r>
        <w:r w:rsidR="00F43E94">
          <w:t>e implied behaviour is</w:t>
        </w:r>
      </w:ins>
      <w:ins w:id="15629" w:author="mbeckerle" w:date="2013-03-22T08:32:00Z">
        <w:r w:rsidR="003E361A">
          <w:t xml:space="preserve"> </w:t>
        </w:r>
      </w:ins>
      <w:ins w:id="15630" w:author="Steve Hanson" w:date="2013-04-02T17:54:00Z">
        <w:r w:rsidR="00334D4D">
          <w:t>‘</w:t>
        </w:r>
      </w:ins>
      <w:ins w:id="15631" w:author="mbeckerle" w:date="2013-03-22T08:34:00Z">
        <w:del w:id="15632" w:author="Steve Hanson" w:date="2013-04-02T15:47:00Z">
          <w:r w:rsidR="003E361A" w:rsidDel="00B233A1">
            <w:delText>‘</w:delText>
          </w:r>
        </w:del>
        <w:r w:rsidR="003E361A">
          <w:t>never</w:t>
        </w:r>
      </w:ins>
      <w:ins w:id="15633" w:author="Steve Hanson" w:date="2013-04-02T17:54:00Z">
        <w:r w:rsidR="00334D4D">
          <w:t>’</w:t>
        </w:r>
      </w:ins>
      <w:ins w:id="15634" w:author="mbeckerle" w:date="2013-03-22T08:34:00Z">
        <w:del w:id="15635" w:author="Steve Hanson" w:date="2013-04-02T15:47:00Z">
          <w:r w:rsidR="003E361A" w:rsidDel="00B233A1">
            <w:delText>’</w:delText>
          </w:r>
        </w:del>
        <w:del w:id="15636" w:author="Steve Hanson" w:date="2013-04-02T17:54:00Z">
          <w:r w:rsidR="003E361A" w:rsidDel="00334D4D">
            <w:delText xml:space="preserve"> suppress separators</w:delText>
          </w:r>
        </w:del>
      </w:ins>
      <w:ins w:id="15637" w:author="mbeckerle" w:date="2013-02-19T12:49:00Z">
        <w:r w:rsidR="00F43E94">
          <w:t>.</w:t>
        </w:r>
      </w:ins>
    </w:p>
    <w:p w14:paraId="1E8E30DE" w14:textId="077D67A5" w:rsidR="002C351D" w:rsidRDefault="002C351D">
      <w:pPr>
        <w:rPr>
          <w:ins w:id="15638" w:author="mbeckerle" w:date="2013-02-19T12:49:00Z"/>
        </w:rPr>
      </w:pPr>
      <w:ins w:id="15639" w:author="mbeckerle" w:date="2013-02-19T12:49:00Z">
        <w:r>
          <w:t xml:space="preserve">When </w:t>
        </w:r>
      </w:ins>
      <w:ins w:id="15640" w:author="Steve Hanson" w:date="2013-04-02T15:47:00Z">
        <w:r w:rsidR="00B233A1">
          <w:t>dfdl:</w:t>
        </w:r>
      </w:ins>
      <w:ins w:id="15641" w:author="mbeckerle" w:date="2013-02-19T12:49:00Z">
        <w:r>
          <w:t xml:space="preserve">occursCountKind is ‘expression’ </w:t>
        </w:r>
      </w:ins>
      <w:ins w:id="15642" w:author="mbeckerle" w:date="2013-03-22T08:32:00Z">
        <w:r w:rsidR="003E361A">
          <w:t>the number of occurrences is given by dfdl:</w:t>
        </w:r>
      </w:ins>
      <w:ins w:id="15643" w:author="mbeckerle" w:date="2013-02-19T12:49:00Z">
        <w:r>
          <w:t xml:space="preserve">occursCount </w:t>
        </w:r>
      </w:ins>
      <w:ins w:id="15644" w:author="mbeckerle" w:date="2013-03-22T08:32:00Z">
        <w:r w:rsidR="003E361A">
          <w:t>and exactly that many occurrences are</w:t>
        </w:r>
      </w:ins>
      <w:ins w:id="15645" w:author="mbeckerle" w:date="2013-02-19T12:49:00Z">
        <w:r>
          <w:t xml:space="preserve"> always expected along with their separators. The </w:t>
        </w:r>
      </w:ins>
      <w:ins w:id="15646" w:author="Steve Hanson" w:date="2013-04-02T15:47:00Z">
        <w:r w:rsidR="00B233A1">
          <w:t>dfdl:</w:t>
        </w:r>
      </w:ins>
      <w:ins w:id="15647" w:author="mbeckerle" w:date="2013-02-19T12:49:00Z">
        <w:r>
          <w:t>separatorSuppressionPolicy is not applicable and th</w:t>
        </w:r>
        <w:r w:rsidR="00F43E94">
          <w:t xml:space="preserve">e implied behaviour is </w:t>
        </w:r>
      </w:ins>
      <w:ins w:id="15648" w:author="Steve Hanson" w:date="2013-04-02T17:54:00Z">
        <w:r w:rsidR="00334D4D">
          <w:t>‘never’</w:t>
        </w:r>
      </w:ins>
      <w:ins w:id="15649" w:author="mbeckerle" w:date="2013-03-22T08:33:00Z">
        <w:del w:id="15650" w:author="Steve Hanson" w:date="2013-04-02T17:54:00Z">
          <w:r w:rsidR="003E361A" w:rsidDel="00334D4D">
            <w:delText xml:space="preserve">to </w:delText>
          </w:r>
        </w:del>
      </w:ins>
      <w:ins w:id="15651" w:author="mbeckerle" w:date="2013-02-19T12:49:00Z">
        <w:del w:id="15652" w:author="Steve Hanson" w:date="2013-04-02T15:47:00Z">
          <w:r w:rsidR="003E361A" w:rsidDel="00B233A1">
            <w:delText>‘</w:delText>
          </w:r>
        </w:del>
        <w:del w:id="15653" w:author="Steve Hanson" w:date="2013-04-02T17:54:00Z">
          <w:r w:rsidR="003E361A" w:rsidDel="00334D4D">
            <w:delText>never</w:delText>
          </w:r>
        </w:del>
        <w:del w:id="15654" w:author="Steve Hanson" w:date="2013-04-02T15:47:00Z">
          <w:r w:rsidR="003E361A" w:rsidDel="00B233A1">
            <w:delText>’</w:delText>
          </w:r>
        </w:del>
      </w:ins>
      <w:ins w:id="15655" w:author="mbeckerle" w:date="2013-03-22T08:33:00Z">
        <w:del w:id="15656" w:author="Steve Hanson" w:date="2013-04-02T17:54:00Z">
          <w:r w:rsidR="003E361A" w:rsidDel="00334D4D">
            <w:delText xml:space="preserve"> suppress separators</w:delText>
          </w:r>
        </w:del>
        <w:r w:rsidR="003E361A">
          <w:t>.</w:t>
        </w:r>
      </w:ins>
    </w:p>
    <w:p w14:paraId="18B056DF" w14:textId="07CEAE58" w:rsidR="002C351D" w:rsidRDefault="002C351D">
      <w:pPr>
        <w:rPr>
          <w:ins w:id="15657" w:author="mbeckerle" w:date="2013-02-19T12:49:00Z"/>
        </w:rPr>
      </w:pPr>
      <w:ins w:id="15658" w:author="mbeckerle" w:date="2013-02-19T12:49:00Z">
        <w:r>
          <w:t xml:space="preserve">When </w:t>
        </w:r>
      </w:ins>
      <w:ins w:id="15659" w:author="Steve Hanson" w:date="2013-04-02T15:47:00Z">
        <w:r w:rsidR="00B233A1">
          <w:t>dfdl:</w:t>
        </w:r>
      </w:ins>
      <w:ins w:id="15660" w:author="mbeckerle" w:date="2013-02-19T12:49:00Z">
        <w:r>
          <w:t xml:space="preserve">occursCountKind is ‘parsed’ any number of occurrences and their separators are expected. The </w:t>
        </w:r>
      </w:ins>
      <w:ins w:id="15661" w:author="Steve Hanson" w:date="2013-04-02T15:47:00Z">
        <w:r w:rsidR="00B233A1">
          <w:t>dfdl:</w:t>
        </w:r>
      </w:ins>
      <w:ins w:id="15662" w:author="mbeckerle" w:date="2013-02-19T12:49:00Z">
        <w:r>
          <w:t>separatorSuppressionPolicy is not applicable and the im</w:t>
        </w:r>
        <w:r w:rsidR="00F43E94">
          <w:t>plied behaviour is</w:t>
        </w:r>
      </w:ins>
      <w:ins w:id="15663" w:author="mbeckerle" w:date="2013-03-22T08:34:00Z">
        <w:r w:rsidR="003E361A">
          <w:t xml:space="preserve"> </w:t>
        </w:r>
      </w:ins>
      <w:ins w:id="15664" w:author="mbeckerle" w:date="2013-03-22T08:35:00Z">
        <w:del w:id="15665" w:author="Steve Hanson" w:date="2013-04-02T17:55:00Z">
          <w:r w:rsidR="003E361A" w:rsidDel="00334D4D">
            <w:delText>as</w:delText>
          </w:r>
        </w:del>
        <w:r w:rsidR="003E361A">
          <w:t xml:space="preserve"> </w:t>
        </w:r>
        <w:del w:id="15666" w:author="Steve Hanson" w:date="2013-04-02T17:55:00Z">
          <w:r w:rsidR="003E361A" w:rsidDel="00334D4D">
            <w:delText>described for</w:delText>
          </w:r>
        </w:del>
      </w:ins>
      <w:ins w:id="15667" w:author="mbeckerle" w:date="2013-03-22T08:34:00Z">
        <w:del w:id="15668" w:author="Steve Hanson" w:date="2013-04-02T17:55:00Z">
          <w:r w:rsidR="003E361A" w:rsidDel="00334D4D">
            <w:delText xml:space="preserve"> dfdl:separatorSuppressionPolicy</w:delText>
          </w:r>
        </w:del>
        <w:del w:id="15669" w:author="Steve Hanson" w:date="2013-04-02T15:48:00Z">
          <w:r w:rsidR="003E361A" w:rsidDel="00B233A1">
            <w:delText>=</w:delText>
          </w:r>
        </w:del>
      </w:ins>
      <w:ins w:id="15670" w:author="mbeckerle" w:date="2013-02-19T12:49:00Z">
        <w:r w:rsidR="00F43E94">
          <w:t xml:space="preserve"> ‘anyEmpty’. </w:t>
        </w:r>
      </w:ins>
    </w:p>
    <w:p w14:paraId="11B5BD05" w14:textId="451E840C" w:rsidR="002C351D" w:rsidRDefault="002C351D">
      <w:pPr>
        <w:rPr>
          <w:ins w:id="15671" w:author="mbeckerle" w:date="2013-02-19T12:49:00Z"/>
        </w:rPr>
      </w:pPr>
      <w:commentRangeStart w:id="15672"/>
      <w:ins w:id="15673" w:author="mbeckerle" w:date="2013-02-19T12:49:00Z">
        <w:r>
          <w:t xml:space="preserve">When </w:t>
        </w:r>
      </w:ins>
      <w:ins w:id="15674" w:author="Steve Hanson" w:date="2013-04-02T15:48:00Z">
        <w:r w:rsidR="00B233A1">
          <w:t>dfdl:</w:t>
        </w:r>
      </w:ins>
      <w:ins w:id="15675" w:author="mbeckerle" w:date="2013-02-19T12:49:00Z">
        <w:r>
          <w:t xml:space="preserve">occursCountKind is ‘stopValue’, any number of occurrences and their separators are expected followed by the stop value and its separator. The </w:t>
        </w:r>
      </w:ins>
      <w:ins w:id="15676" w:author="Steve Hanson" w:date="2013-04-02T15:48:00Z">
        <w:r w:rsidR="00B233A1">
          <w:t>dfdl:</w:t>
        </w:r>
      </w:ins>
      <w:ins w:id="15677" w:author="mbeckerle" w:date="2013-02-19T12:49:00Z">
        <w:r>
          <w:t>separatorSuppressionPolicy is not applicable and the im</w:t>
        </w:r>
        <w:r w:rsidR="00F43E94">
          <w:t xml:space="preserve">plied behaviour is </w:t>
        </w:r>
      </w:ins>
      <w:ins w:id="15678" w:author="mbeckerle" w:date="2013-03-22T08:35:00Z">
        <w:del w:id="15679" w:author="Steve Hanson" w:date="2013-04-02T17:55:00Z">
          <w:r w:rsidR="003E361A" w:rsidDel="00334D4D">
            <w:delText>as described for dfdl:separatorSuppressionPolicy</w:delText>
          </w:r>
        </w:del>
        <w:del w:id="15680" w:author="Steve Hanson" w:date="2013-04-02T15:48:00Z">
          <w:r w:rsidR="003E361A" w:rsidDel="00B233A1">
            <w:delText>=</w:delText>
          </w:r>
        </w:del>
        <w:del w:id="15681" w:author="Steve Hanson" w:date="2013-04-02T17:55:00Z">
          <w:r w:rsidR="003E361A" w:rsidDel="00334D4D">
            <w:delText xml:space="preserve"> </w:delText>
          </w:r>
        </w:del>
      </w:ins>
      <w:ins w:id="15682" w:author="mbeckerle" w:date="2013-02-19T12:49:00Z">
        <w:r w:rsidR="00F43E94">
          <w:t xml:space="preserve">‘anyEmpty’. </w:t>
        </w:r>
      </w:ins>
      <w:commentRangeEnd w:id="15672"/>
      <w:ins w:id="15683" w:author="mbeckerle" w:date="2013-03-22T08:36:00Z">
        <w:r w:rsidR="003E361A">
          <w:rPr>
            <w:rStyle w:val="CommentReference"/>
          </w:rPr>
          <w:commentReference w:id="15672"/>
        </w:r>
      </w:ins>
    </w:p>
    <w:p w14:paraId="092CAE0C" w14:textId="16FF0741" w:rsidR="002C351D" w:rsidRPr="00B03EAB" w:rsidRDefault="002C351D">
      <w:pPr>
        <w:rPr>
          <w:ins w:id="15684" w:author="mbeckerle" w:date="2013-02-19T12:49:00Z"/>
          <w:lang w:eastAsia="en-GB"/>
        </w:rPr>
      </w:pPr>
      <w:ins w:id="15685" w:author="mbeckerle" w:date="2013-02-19T12:49:00Z">
        <w:r>
          <w:t xml:space="preserve">When </w:t>
        </w:r>
      </w:ins>
      <w:ins w:id="15686" w:author="Steve Hanson" w:date="2013-04-02T15:48:00Z">
        <w:r w:rsidR="00B233A1">
          <w:t>dfdl:</w:t>
        </w:r>
      </w:ins>
      <w:ins w:id="15687" w:author="mbeckerle" w:date="2013-02-19T12:49:00Z">
        <w:r>
          <w:t xml:space="preserve">occursCountKind is ‘implicit’, between </w:t>
        </w:r>
      </w:ins>
      <w:ins w:id="15688" w:author="Steve Hanson" w:date="2013-04-02T15:48:00Z">
        <w:r w:rsidR="00B233A1">
          <w:t xml:space="preserve">XSDL </w:t>
        </w:r>
      </w:ins>
      <w:ins w:id="15689" w:author="mbeckerle" w:date="2013-02-19T12:49:00Z">
        <w:r>
          <w:t xml:space="preserve">minOccurs and maxOccurs (inclusive) occurrences and their separators are expected. The </w:t>
        </w:r>
      </w:ins>
      <w:ins w:id="15690" w:author="Steve Hanson" w:date="2013-04-02T15:48:00Z">
        <w:r w:rsidR="00B233A1">
          <w:t>dfdl:</w:t>
        </w:r>
      </w:ins>
      <w:ins w:id="15691" w:author="mbeckerle" w:date="2013-02-19T12:49:00Z">
        <w:r>
          <w:t>separatorSuppressionPolicy is applicable and determines when separators are expected for optional zero</w:t>
        </w:r>
      </w:ins>
      <w:ins w:id="15692" w:author="Steve Hanson" w:date="2013-04-02T15:48:00Z">
        <w:r w:rsidR="00B233A1">
          <w:t>-</w:t>
        </w:r>
      </w:ins>
      <w:ins w:id="15693" w:author="mbeckerle" w:date="2013-02-19T12:49:00Z">
        <w:del w:id="15694" w:author="Steve Hanson" w:date="2013-04-02T15:48:00Z">
          <w:r w:rsidDel="00B233A1">
            <w:delText xml:space="preserve"> </w:delText>
          </w:r>
        </w:del>
        <w:r>
          <w:t>length occurrences</w:t>
        </w:r>
        <w:r>
          <w:rPr>
            <w:lang w:eastAsia="en-GB"/>
          </w:rPr>
          <w:t>.</w:t>
        </w:r>
      </w:ins>
    </w:p>
    <w:p w14:paraId="121DAAD3" w14:textId="2C1DA32D" w:rsidR="002C351D" w:rsidRPr="00116CA2" w:rsidRDefault="002C351D">
      <w:pPr>
        <w:rPr>
          <w:ins w:id="15695" w:author="mbeckerle" w:date="2013-02-19T12:49:00Z"/>
        </w:rPr>
      </w:pPr>
      <w:ins w:id="15696" w:author="mbeckerle" w:date="2013-02-19T12:49:00Z">
        <w:r>
          <w:t xml:space="preserve">The behaviour for ‘implicit’ is more fully expressed in matrix form. </w:t>
        </w:r>
        <w:r w:rsidRPr="00116CA2">
          <w:t xml:space="preserve">The </w:t>
        </w:r>
        <w:r>
          <w:t>cells in the matrix</w:t>
        </w:r>
        <w:r w:rsidRPr="00116CA2">
          <w:t xml:space="preserve"> give the number of occurrences of element values that are expected in the data stream </w:t>
        </w:r>
        <w:r>
          <w:t xml:space="preserve">when parsing, </w:t>
        </w:r>
        <w:r w:rsidRPr="00116CA2">
          <w:t xml:space="preserve">for the </w:t>
        </w:r>
        <w:r>
          <w:t xml:space="preserve">different values of </w:t>
        </w:r>
      </w:ins>
      <w:ins w:id="15697" w:author="Steve Hanson" w:date="2013-04-02T15:49:00Z">
        <w:r w:rsidR="00B233A1">
          <w:t>dfdl:</w:t>
        </w:r>
      </w:ins>
      <w:ins w:id="15698" w:author="mbeckerle" w:date="2013-02-19T12:49:00Z">
        <w:r w:rsidRPr="00116CA2">
          <w:t>separatorSuppressionPolicy</w:t>
        </w:r>
        <w:r>
          <w:t xml:space="preserve">. The number of occurrences also depends whether </w:t>
        </w:r>
      </w:ins>
      <w:ins w:id="15699" w:author="Steve Hanson" w:date="2013-04-02T15:49:00Z">
        <w:r w:rsidR="00B233A1">
          <w:t xml:space="preserve">XSDL </w:t>
        </w:r>
      </w:ins>
      <w:ins w:id="15700" w:author="mbeckerle" w:date="2013-02-19T12:49:00Z">
        <w:r>
          <w:t>maxOccurs is unbounded or not, and the position of the element in the sequence</w:t>
        </w:r>
        <w:r w:rsidRPr="00116CA2">
          <w:t xml:space="preserve">. The number of separators can be inferred from this, </w:t>
        </w:r>
        <w:r>
          <w:t xml:space="preserve">taking into account </w:t>
        </w:r>
      </w:ins>
      <w:ins w:id="15701" w:author="Steve Hanson" w:date="2013-04-02T15:49:00Z">
        <w:r w:rsidR="00B233A1">
          <w:t>dfdl:</w:t>
        </w:r>
      </w:ins>
      <w:ins w:id="15702" w:author="mbeckerle" w:date="2013-02-19T12:49:00Z">
        <w:r w:rsidRPr="00116CA2">
          <w:t>separatorPosition.</w:t>
        </w:r>
      </w:ins>
    </w:p>
    <w:p w14:paraId="172F176E" w14:textId="77777777" w:rsidR="002C351D" w:rsidRDefault="002C351D" w:rsidP="002C351D">
      <w:pPr>
        <w:rPr>
          <w:ins w:id="15703" w:author="mbeckerle" w:date="2013-02-19T12:49:00Z"/>
        </w:rPr>
      </w:pPr>
    </w:p>
    <w:p w14:paraId="29966895" w14:textId="1BB85161" w:rsidR="000F2A42" w:rsidDel="007B2211" w:rsidRDefault="007B2211">
      <w:pPr>
        <w:ind w:left="-1701"/>
        <w:rPr>
          <w:ins w:id="15704" w:author="Steve Hanson" w:date="2013-04-02T17:58:00Z"/>
          <w:del w:id="15705" w:author="mbeckerle" w:date="2013-07-23T20:13:00Z"/>
          <w:color w:val="000000"/>
        </w:rPr>
        <w:pPrChange w:id="15706" w:author="mbeckerle" w:date="2013-07-23T20:13:00Z">
          <w:pPr>
            <w:pStyle w:val="NormalWeb"/>
          </w:pPr>
        </w:pPrChange>
      </w:pPr>
      <w:ins w:id="15707" w:author="mbeckerle" w:date="2013-07-23T20:11:00Z">
        <w:r w:rsidRPr="0024361F">
          <w:rPr>
            <w:noProof/>
            <w:rPrChange w:id="15708" w:author="Unknown">
              <w:rPr>
                <w:noProof/>
              </w:rPr>
            </w:rPrChange>
          </w:rPr>
          <mc:AlternateContent>
            <mc:Choice Requires="wps">
              <w:drawing>
                <wp:anchor distT="0" distB="0" distL="114300" distR="114300" simplePos="0" relativeHeight="251662336" behindDoc="0" locked="0" layoutInCell="1" allowOverlap="1" wp14:anchorId="3E618748" wp14:editId="7844D9CD">
                  <wp:simplePos x="0" y="0"/>
                  <wp:positionH relativeFrom="column">
                    <wp:posOffset>-635</wp:posOffset>
                  </wp:positionH>
                  <wp:positionV relativeFrom="paragraph">
                    <wp:posOffset>3357245</wp:posOffset>
                  </wp:positionV>
                  <wp:extent cx="5486400" cy="457200"/>
                  <wp:effectExtent l="0" t="0" r="0" b="0"/>
                  <wp:wrapSquare wrapText="bothSides"/>
                  <wp:docPr id="4" name="Text Box 4"/>
                  <wp:cNvGraphicFramePr/>
                  <a:graphic xmlns:a="http://schemas.openxmlformats.org/drawingml/2006/main">
                    <a:graphicData uri="http://schemas.microsoft.com/office/word/2010/wordprocessingShape">
                      <wps:wsp>
                        <wps:cNvSpPr txBox="1"/>
                        <wps:spPr>
                          <a:xfrm>
                            <a:off x="0" y="0"/>
                            <a:ext cx="5486400" cy="457200"/>
                          </a:xfrm>
                          <a:prstGeom prst="rect">
                            <a:avLst/>
                          </a:prstGeom>
                          <a:solidFill>
                            <a:prstClr val="white"/>
                          </a:solidFill>
                          <a:ln>
                            <a:noFill/>
                          </a:ln>
                          <a:effectLst/>
                        </wps:spPr>
                        <wps:txbx>
                          <w:txbxContent>
                            <w:p w14:paraId="7E035081" w14:textId="17D6FA8F" w:rsidR="00B900F3" w:rsidRPr="00EC7D35" w:rsidRDefault="00B900F3">
                              <w:pPr>
                                <w:pStyle w:val="Caption"/>
                                <w:rPr>
                                  <w:noProof/>
                                </w:rPr>
                                <w:pPrChange w:id="15709" w:author="mbeckerle" w:date="2013-07-23T20:11:00Z">
                                  <w:pPr>
                                    <w:ind w:left="-1701"/>
                                  </w:pPr>
                                </w:pPrChange>
                              </w:pPr>
                              <w:ins w:id="15710" w:author="mbeckerle" w:date="2013-07-23T20:11:00Z">
                                <w:r>
                                  <w:t xml:space="preserve">Table </w:t>
                                </w:r>
                                <w:r>
                                  <w:fldChar w:fldCharType="begin"/>
                                </w:r>
                                <w:r>
                                  <w:instrText xml:space="preserve"> SEQ Table \* ARABIC </w:instrText>
                                </w:r>
                              </w:ins>
                              <w:r>
                                <w:fldChar w:fldCharType="separate"/>
                              </w:r>
                              <w:ins w:id="15711" w:author="mbeckerle" w:date="2013-07-23T20:11:00Z">
                                <w:r>
                                  <w:rPr>
                                    <w:noProof/>
                                  </w:rPr>
                                  <w:t>21</w:t>
                                </w:r>
                                <w:r>
                                  <w:fldChar w:fldCharType="end"/>
                                </w:r>
                                <w:r>
                                  <w:t>: Separator Suppression for dfdl:occursCountKind 'implicit' when Parsing</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Text Box 4" o:spid="_x0000_s1026" type="#_x0000_t202" style="position:absolute;left:0;text-align:left;margin-left:-.05pt;margin-top:264.35pt;width:6in;height:36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" stroked="f">
                  <v:textbox inset="0,0,0,0">
                    <w:txbxContent>
                      <w:p w14:paraId="7E035081" w14:textId="17D6FA8F" w:rsidR="00B900F3" w:rsidRPr="00EC7D35" w:rsidRDefault="00B900F3">
                        <w:pPr>
                          <w:pStyle w:val="Caption"/>
                          <w:rPr>
                            <w:noProof/>
                          </w:rPr>
                          <w:pPrChange w:id="15712" w:author="mbeckerle" w:date="2013-07-23T20:11:00Z">
                            <w:pPr>
                              <w:ind w:left="-1701"/>
                            </w:pPr>
                          </w:pPrChange>
                        </w:pPr>
                        <w:ins w:id="15713" w:author="mbeckerle" w:date="2013-07-23T20:11:00Z">
                          <w:r>
                            <w:t xml:space="preserve">Table </w:t>
                          </w:r>
                          <w:r>
                            <w:fldChar w:fldCharType="begin"/>
                          </w:r>
                          <w:r>
                            <w:instrText xml:space="preserve"> SEQ Table \* ARABIC </w:instrText>
                          </w:r>
                        </w:ins>
                        <w:r>
                          <w:fldChar w:fldCharType="separate"/>
                        </w:r>
                        <w:ins w:id="15714" w:author="mbeckerle" w:date="2013-07-23T20:11:00Z">
                          <w:r>
                            <w:rPr>
                              <w:noProof/>
                            </w:rPr>
                            <w:t>21</w:t>
                          </w:r>
                          <w:r>
                            <w:fldChar w:fldCharType="end"/>
                          </w:r>
                          <w:r>
                            <w:t>: Separator Suppression for dfdl:occursCountKind 'implicit' when Parsing</w:t>
                          </w:r>
                        </w:ins>
                      </w:p>
                    </w:txbxContent>
                  </v:textbox>
                  <w10:wrap type="square"/>
                </v:shape>
              </w:pict>
            </mc:Fallback>
          </mc:AlternateContent>
        </w:r>
      </w:ins>
      <w:commentRangeStart w:id="15715"/>
      <w:ins w:id="15716" w:author="mbeckerle" w:date="2013-02-19T12:49:00Z">
        <w:r w:rsidR="002C351D" w:rsidRPr="0031368F">
          <w:rPr>
            <w:noProof/>
            <w:rPrChange w:id="15717" w:author="Unknown">
              <w:rPr>
                <w:noProof/>
              </w:rPr>
            </w:rPrChange>
          </w:rPr>
          <w:drawing>
            <wp:anchor distT="0" distB="0" distL="114300" distR="114300" simplePos="0" relativeHeight="251659264" behindDoc="0" locked="0" layoutInCell="1" allowOverlap="1" wp14:anchorId="2F6BF679" wp14:editId="1474E174">
              <wp:simplePos x="0" y="0"/>
              <wp:positionH relativeFrom="column">
                <wp:align>center</wp:align>
              </wp:positionH>
              <wp:positionV relativeFrom="paragraph">
                <wp:posOffset>0</wp:posOffset>
              </wp:positionV>
              <wp:extent cx="5486400" cy="3362325"/>
              <wp:effectExtent l="0" t="0" r="0" b="952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86400" cy="3362325"/>
                      </a:xfrm>
                      <a:prstGeom prst="rect">
                        <a:avLst/>
                      </a:prstGeom>
                      <a:noFill/>
                      <a:ln>
                        <a:noFill/>
                      </a:ln>
                    </pic:spPr>
                  </pic:pic>
                </a:graphicData>
              </a:graphic>
              <wp14:sizeRelH relativeFrom="page">
                <wp14:pctWidth>0</wp14:pctWidth>
              </wp14:sizeRelH>
              <wp14:sizeRelV relativeFrom="page">
                <wp14:pctHeight>0</wp14:pctHeight>
              </wp14:sizeRelV>
            </wp:anchor>
          </w:drawing>
        </w:r>
      </w:ins>
      <w:commentRangeEnd w:id="15715"/>
      <w:ins w:id="15718" w:author="mbeckerle" w:date="2013-03-24T10:45:00Z">
        <w:r w:rsidR="002E499F">
          <w:rPr>
            <w:rStyle w:val="CommentReference"/>
          </w:rPr>
          <w:commentReference w:id="15715"/>
        </w:r>
      </w:ins>
      <w:bookmarkStart w:id="15719" w:name="_Toc318471275"/>
      <w:commentRangeStart w:id="15720"/>
      <w:ins w:id="15721" w:author="Steve Hanson" w:date="2013-04-02T17:59:00Z">
        <w:del w:id="15722" w:author="mbeckerle" w:date="2013-07-23T20:13:00Z">
          <w:r w:rsidR="000F2A42" w:rsidDel="007B2211">
            <w:rPr>
              <w:color w:val="000000"/>
            </w:rPr>
            <w:delText>&lt;Add table number&gt;</w:delText>
          </w:r>
        </w:del>
        <w:commentRangeEnd w:id="15720"/>
        <w:r w:rsidR="000F2A42">
          <w:rPr>
            <w:rStyle w:val="CommentReference"/>
          </w:rPr>
          <w:commentReference w:id="15720"/>
        </w:r>
      </w:ins>
    </w:p>
    <w:p w14:paraId="64AFA0B4" w14:textId="3C327D71" w:rsidR="00865D38" w:rsidDel="000F2A42" w:rsidRDefault="00865D38">
      <w:pPr>
        <w:ind w:left="-1701"/>
        <w:rPr>
          <w:ins w:id="15723" w:author="mbeckerle" w:date="2013-03-24T10:32:00Z"/>
          <w:del w:id="15724" w:author="Steve Hanson" w:date="2013-04-02T18:01:00Z"/>
          <w:color w:val="000000"/>
        </w:rPr>
        <w:pPrChange w:id="15725" w:author="mbeckerle" w:date="2013-07-23T20:13:00Z">
          <w:pPr>
            <w:pStyle w:val="NormalWeb"/>
          </w:pPr>
        </w:pPrChange>
      </w:pPr>
      <w:ins w:id="15726" w:author="mbeckerle" w:date="2013-03-24T10:28:00Z">
        <w:del w:id="15727" w:author="Steve Hanson" w:date="2013-04-02T18:01:00Z">
          <w:r w:rsidDel="000F2A42">
            <w:rPr>
              <w:color w:val="000000"/>
            </w:rPr>
            <w:delText>In the matrix above, each cell specifies the meaning of the combination of properties that intersect there</w:delText>
          </w:r>
        </w:del>
      </w:ins>
      <w:ins w:id="15728" w:author="mbeckerle" w:date="2013-03-24T10:29:00Z">
        <w:del w:id="15729" w:author="Steve Hanson" w:date="2013-04-02T18:01:00Z">
          <w:r w:rsidDel="000F2A42">
            <w:rPr>
              <w:color w:val="000000"/>
            </w:rPr>
            <w:delText xml:space="preserve">. The entire matrix is about dfdl:occursCountKind=’implicit’, but the behavior varies depending on whether maxOccurs is bounded or unbounded, and </w:delText>
          </w:r>
        </w:del>
      </w:ins>
      <w:ins w:id="15730" w:author="mbeckerle" w:date="2013-03-24T10:30:00Z">
        <w:del w:id="15731" w:author="Steve Hanson" w:date="2013-04-02T18:01:00Z">
          <w:r w:rsidDel="000F2A42">
            <w:rPr>
              <w:color w:val="000000"/>
            </w:rPr>
            <w:delText>the nature of the declaration of the element in question, along with the dfdl:separatorSuppressionPolicy property</w:delText>
          </w:r>
        </w:del>
      </w:ins>
      <w:ins w:id="15732" w:author="mbeckerle" w:date="2013-03-24T10:37:00Z">
        <w:del w:id="15733" w:author="Steve Hanson" w:date="2013-04-02T18:01:00Z">
          <w:r w:rsidDel="000F2A42">
            <w:rPr>
              <w:color w:val="000000"/>
            </w:rPr>
            <w:delText>, and what is actually found in the data stream</w:delText>
          </w:r>
        </w:del>
      </w:ins>
      <w:ins w:id="15734" w:author="mbeckerle" w:date="2013-03-24T10:30:00Z">
        <w:del w:id="15735" w:author="Steve Hanson" w:date="2013-04-02T18:01:00Z">
          <w:r w:rsidDel="000F2A42">
            <w:rPr>
              <w:color w:val="000000"/>
            </w:rPr>
            <w:delText xml:space="preserve">. </w:delText>
          </w:r>
        </w:del>
      </w:ins>
    </w:p>
    <w:p w14:paraId="40151CA0" w14:textId="7CCF205F" w:rsidR="00865D38" w:rsidRDefault="00865D38">
      <w:pPr>
        <w:rPr>
          <w:ins w:id="15736" w:author="mbeckerle" w:date="2013-03-24T10:32:00Z"/>
          <w:color w:val="000000"/>
        </w:rPr>
        <w:pPrChange w:id="15737" w:author="mbeckerle" w:date="2013-07-23T20:13:00Z">
          <w:pPr>
            <w:pStyle w:val="NormalWeb"/>
          </w:pPr>
        </w:pPrChange>
      </w:pPr>
      <w:ins w:id="15738" w:author="mbeckerle" w:date="2013-03-24T10:32:00Z">
        <w:r>
          <w:rPr>
            <w:color w:val="000000"/>
          </w:rPr>
          <w:t>The notation in each cell uses the “~” symbol to mean “followed by” in the data stream. Square brackets surround things that are optional, as in they may or may not appear in the data stream.</w:t>
        </w:r>
      </w:ins>
    </w:p>
    <w:p w14:paraId="5971C63E" w14:textId="7D3C199F" w:rsidR="00865D38" w:rsidDel="006E130D" w:rsidRDefault="00865D38" w:rsidP="002C351D">
      <w:pPr>
        <w:pStyle w:val="NormalWeb"/>
        <w:rPr>
          <w:ins w:id="15739" w:author="mbeckerle" w:date="2013-03-24T10:37:00Z"/>
          <w:del w:id="15740" w:author="Steve Hanson" w:date="2013-04-02T16:42:00Z"/>
          <w:rFonts w:ascii="Arial" w:hAnsi="Arial"/>
          <w:color w:val="000000"/>
          <w:sz w:val="20"/>
        </w:rPr>
      </w:pPr>
      <w:ins w:id="15741" w:author="mbeckerle" w:date="2013-03-24T10:33:00Z">
        <w:del w:id="15742" w:author="Steve Hanson" w:date="2013-04-02T16:42:00Z">
          <w:r w:rsidDel="006E130D">
            <w:rPr>
              <w:rFonts w:ascii="Arial" w:hAnsi="Arial"/>
              <w:color w:val="000000"/>
              <w:sz w:val="20"/>
            </w:rPr>
            <w:delText>Repetition is specifically described using the terms below.</w:delText>
          </w:r>
        </w:del>
      </w:ins>
    </w:p>
    <w:p w14:paraId="0815E73E" w14:textId="794D0F29" w:rsidR="00865D38" w:rsidRDefault="00865D38" w:rsidP="002C351D">
      <w:pPr>
        <w:pStyle w:val="NormalWeb"/>
        <w:rPr>
          <w:ins w:id="15743" w:author="mbeckerle" w:date="2013-03-24T10:28:00Z"/>
          <w:rFonts w:ascii="Arial" w:hAnsi="Arial"/>
          <w:color w:val="000000"/>
          <w:sz w:val="20"/>
        </w:rPr>
      </w:pPr>
      <w:ins w:id="15744" w:author="mbeckerle" w:date="2013-03-24T10:37:00Z">
        <w:r>
          <w:rPr>
            <w:rFonts w:ascii="Arial" w:hAnsi="Arial"/>
            <w:color w:val="000000"/>
            <w:sz w:val="20"/>
          </w:rPr>
          <w:t xml:space="preserve">The descriptions found in the cells of the matrix do not provide a parsing algorithm, but rather state declaratively a pattern that the data must match in order to be correctly parsed. </w:t>
        </w:r>
      </w:ins>
    </w:p>
    <w:p w14:paraId="4623312B" w14:textId="4003BA5B" w:rsidR="002C351D" w:rsidRPr="00985A56" w:rsidRDefault="002C351D" w:rsidP="00B03EAB">
      <w:pPr>
        <w:rPr>
          <w:ins w:id="15745" w:author="mbeckerle" w:date="2013-02-19T12:49:00Z"/>
        </w:rPr>
      </w:pPr>
      <w:bookmarkStart w:id="15746" w:name="_Toc318471276"/>
      <w:bookmarkEnd w:id="15719"/>
      <w:ins w:id="15747" w:author="mbeckerle" w:date="2013-02-19T12:49:00Z">
        <w:r w:rsidRPr="009663A9">
          <w:rPr>
            <w:b/>
            <w:i/>
          </w:rPr>
          <w:t>RepDef(min)</w:t>
        </w:r>
        <w:r w:rsidRPr="00985A56">
          <w:t xml:space="preserve"> </w:t>
        </w:r>
      </w:ins>
      <w:ins w:id="15748" w:author="mbeckerle" w:date="2013-03-22T08:38:00Z">
        <w:r w:rsidR="000D5F27">
          <w:t>is short for “represent</w:t>
        </w:r>
      </w:ins>
      <w:ins w:id="15749" w:author="Steve Hanson" w:date="2013-04-02T18:04:00Z">
        <w:r w:rsidR="000F2A42">
          <w:t>ation</w:t>
        </w:r>
      </w:ins>
      <w:ins w:id="15750" w:author="mbeckerle" w:date="2013-03-22T08:38:00Z">
        <w:del w:id="15751" w:author="Steve Hanson" w:date="2013-04-02T18:04:00Z">
          <w:r w:rsidR="000D5F27" w:rsidDel="000F2A42">
            <w:delText>ed</w:delText>
          </w:r>
        </w:del>
        <w:r w:rsidR="000D5F27">
          <w:t xml:space="preserve">” and “defaultable”. It </w:t>
        </w:r>
      </w:ins>
      <w:ins w:id="15752" w:author="mbeckerle" w:date="2013-02-19T12:49:00Z">
        <w:r w:rsidRPr="00985A56">
          <w:t xml:space="preserve">means </w:t>
        </w:r>
      </w:ins>
      <w:ins w:id="15753" w:author="Steve Hanson" w:date="2013-04-02T16:38:00Z">
        <w:r w:rsidR="006E130D">
          <w:t xml:space="preserve">XSDL </w:t>
        </w:r>
      </w:ins>
      <w:ins w:id="15754" w:author="mbeckerle" w:date="2013-02-19T12:49:00Z">
        <w:r>
          <w:t xml:space="preserve">minOccurs </w:t>
        </w:r>
        <w:r w:rsidRPr="00985A56">
          <w:t xml:space="preserve">occurrences of </w:t>
        </w:r>
        <w:r>
          <w:t xml:space="preserve">nil, empty or normal </w:t>
        </w:r>
        <w:r w:rsidRPr="00985A56">
          <w:t>representation</w:t>
        </w:r>
        <w:r>
          <w:rPr>
            <w:rStyle w:val="FootnoteReference"/>
            <w:color w:val="000000"/>
          </w:rPr>
          <w:footnoteReference w:id="29"/>
        </w:r>
        <w:r w:rsidRPr="00985A56">
          <w:t xml:space="preserve">. These </w:t>
        </w:r>
        <w:r>
          <w:t xml:space="preserve">are required </w:t>
        </w:r>
        <w:r w:rsidRPr="00985A56">
          <w:t xml:space="preserve">occurrences </w:t>
        </w:r>
        <w:r>
          <w:t>so</w:t>
        </w:r>
        <w:r w:rsidRPr="00985A56">
          <w:t xml:space="preserve"> </w:t>
        </w:r>
        <w:r>
          <w:t xml:space="preserve">default rules apply for </w:t>
        </w:r>
        <w:r w:rsidRPr="00985A56">
          <w:t>empty representation</w:t>
        </w:r>
        <w:r>
          <w:t>s</w:t>
        </w:r>
        <w:r w:rsidRPr="00985A56">
          <w:t xml:space="preserve">. </w:t>
        </w:r>
        <w:commentRangeStart w:id="15757"/>
        <w:del w:id="15758" w:author="Steve Hanson" w:date="2013-04-02T16:41:00Z">
          <w:r w:rsidRPr="00985A56" w:rsidDel="006E130D">
            <w:delText>If permitted</w:delText>
          </w:r>
        </w:del>
      </w:ins>
      <w:commentRangeEnd w:id="15757"/>
      <w:ins w:id="15759" w:author="mbeckerle" w:date="2013-03-22T08:39:00Z">
        <w:r w:rsidR="000D5F27">
          <w:rPr>
            <w:rStyle w:val="CommentReference"/>
          </w:rPr>
          <w:commentReference w:id="15757"/>
        </w:r>
      </w:ins>
      <w:ins w:id="15760" w:author="mbeckerle" w:date="2013-02-19T12:49:00Z">
        <w:del w:id="15761" w:author="Steve Hanson" w:date="2013-04-02T16:41:00Z">
          <w:r w:rsidRPr="00985A56" w:rsidDel="006E130D">
            <w:delText>,</w:delText>
          </w:r>
        </w:del>
      </w:ins>
      <w:ins w:id="15762" w:author="Steve Hanson" w:date="2013-04-02T16:41:00Z">
        <w:r w:rsidR="006E130D">
          <w:t>XSDL</w:t>
        </w:r>
      </w:ins>
      <w:ins w:id="15763" w:author="mbeckerle" w:date="2013-02-19T12:49:00Z">
        <w:r w:rsidRPr="00985A56">
          <w:t xml:space="preserve"> minOccurs </w:t>
        </w:r>
        <w:r>
          <w:t>may</w:t>
        </w:r>
        <w:r w:rsidRPr="00985A56">
          <w:t xml:space="preserve"> be 0, in which case there are no </w:t>
        </w:r>
      </w:ins>
      <w:ins w:id="15764" w:author="Steve Hanson" w:date="2013-04-02T16:42:00Z">
        <w:r w:rsidR="006E130D">
          <w:t xml:space="preserve">required </w:t>
        </w:r>
      </w:ins>
      <w:ins w:id="15765" w:author="mbeckerle" w:date="2013-02-19T12:49:00Z">
        <w:r w:rsidRPr="00985A56">
          <w:t>occurrences.</w:t>
        </w:r>
        <w:bookmarkEnd w:id="15746"/>
      </w:ins>
    </w:p>
    <w:p w14:paraId="4F2208E0" w14:textId="77777777" w:rsidR="002C351D" w:rsidRPr="00985A56" w:rsidRDefault="002C351D" w:rsidP="00B03EAB">
      <w:pPr>
        <w:rPr>
          <w:ins w:id="15766" w:author="mbeckerle" w:date="2013-02-19T12:49:00Z"/>
        </w:rPr>
      </w:pPr>
      <w:bookmarkStart w:id="15767" w:name="_Toc318471277"/>
      <w:ins w:id="15768" w:author="mbeckerle" w:date="2013-02-19T12:49:00Z">
        <w:r w:rsidRPr="009663A9">
          <w:rPr>
            <w:b/>
            <w:i/>
          </w:rPr>
          <w:t>Rep(M)</w:t>
        </w:r>
        <w:r w:rsidRPr="00985A56">
          <w:t xml:space="preserve"> means M occurrences of </w:t>
        </w:r>
        <w:r>
          <w:t>nil, empty, normal or absent</w:t>
        </w:r>
        <w:r w:rsidRPr="00985A56">
          <w:t xml:space="preserve"> representation. These are optional occurrences </w:t>
        </w:r>
        <w:r>
          <w:t xml:space="preserve">so default rules do not apply for </w:t>
        </w:r>
        <w:r w:rsidRPr="00985A56">
          <w:t>empty representation</w:t>
        </w:r>
        <w:r>
          <w:t>s</w:t>
        </w:r>
        <w:r w:rsidRPr="00985A56">
          <w:t>.</w:t>
        </w:r>
        <w:bookmarkEnd w:id="15767"/>
      </w:ins>
    </w:p>
    <w:p w14:paraId="67BB5370" w14:textId="77777777" w:rsidR="002C351D" w:rsidRDefault="002C351D" w:rsidP="00B03EAB">
      <w:pPr>
        <w:rPr>
          <w:ins w:id="15769" w:author="mbeckerle" w:date="2013-03-24T10:34:00Z"/>
        </w:rPr>
      </w:pPr>
      <w:bookmarkStart w:id="15770" w:name="_Toc318471278"/>
      <w:ins w:id="15771" w:author="mbeckerle" w:date="2013-02-19T12:49:00Z">
        <w:r w:rsidRPr="009663A9">
          <w:rPr>
            <w:b/>
            <w:i/>
          </w:rPr>
          <w:t>RepNonZero(1)</w:t>
        </w:r>
        <w:r w:rsidRPr="00985A56">
          <w:t xml:space="preserve"> means </w:t>
        </w:r>
        <w:r>
          <w:t>an</w:t>
        </w:r>
        <w:r w:rsidRPr="00985A56">
          <w:t xml:space="preserve"> occurrence of </w:t>
        </w:r>
        <w:r>
          <w:t xml:space="preserve">a nil, empty or normal </w:t>
        </w:r>
        <w:r w:rsidRPr="00985A56">
          <w:t>representation where such a representation does not have zero-length</w:t>
        </w:r>
        <w:r>
          <w:rPr>
            <w:rStyle w:val="FootnoteReference"/>
            <w:color w:val="000000"/>
          </w:rPr>
          <w:footnoteReference w:id="30"/>
        </w:r>
        <w:r w:rsidRPr="00985A56">
          <w:t>. Th</w:t>
        </w:r>
        <w:r>
          <w:t>is is an</w:t>
        </w:r>
        <w:r w:rsidRPr="00985A56">
          <w:t xml:space="preserve"> optional occurrence </w:t>
        </w:r>
        <w:r>
          <w:t>so default rules do not apply</w:t>
        </w:r>
        <w:r w:rsidRPr="00985A56">
          <w:t>.</w:t>
        </w:r>
      </w:ins>
      <w:bookmarkEnd w:id="15770"/>
    </w:p>
    <w:p w14:paraId="73F9B534" w14:textId="0A5CBA30" w:rsidR="00865D38" w:rsidRDefault="00865D38" w:rsidP="00B03EAB">
      <w:pPr>
        <w:rPr>
          <w:ins w:id="15777" w:author="mbeckerle" w:date="2013-03-22T08:29:00Z"/>
        </w:rPr>
      </w:pPr>
      <w:ins w:id="15778" w:author="mbeckerle" w:date="2013-03-24T10:34:00Z">
        <w:r>
          <w:t xml:space="preserve">A notation like </w:t>
        </w:r>
        <w:r w:rsidRPr="009663A9">
          <w:rPr>
            <w:i/>
          </w:rPr>
          <w:t xml:space="preserve">Rep(M &lt;= </w:t>
        </w:r>
      </w:ins>
      <w:ins w:id="15779" w:author="mbeckerle" w:date="2013-03-24T10:35:00Z">
        <w:r w:rsidRPr="009663A9">
          <w:rPr>
            <w:i/>
          </w:rPr>
          <w:t>max – min)</w:t>
        </w:r>
        <w:r>
          <w:t xml:space="preserve"> means that there are M </w:t>
        </w:r>
      </w:ins>
      <w:ins w:id="15780" w:author="Steve Hanson" w:date="2013-04-02T16:47:00Z">
        <w:r w:rsidR="00FB1EAA">
          <w:t>occurrences</w:t>
        </w:r>
      </w:ins>
      <w:ins w:id="15781" w:author="mbeckerle" w:date="2013-03-24T10:35:00Z">
        <w:del w:id="15782" w:author="Steve Hanson" w:date="2013-04-02T16:47:00Z">
          <w:r w:rsidDel="00FB1EAA">
            <w:delText>rep</w:delText>
          </w:r>
        </w:del>
        <w:del w:id="15783" w:author="Steve Hanson" w:date="2013-04-02T16:46:00Z">
          <w:r w:rsidDel="00FB1EAA">
            <w:delText>etitions</w:delText>
          </w:r>
        </w:del>
        <w:r>
          <w:t xml:space="preserve">, where M is some value between the values of the </w:t>
        </w:r>
      </w:ins>
      <w:ins w:id="15784" w:author="Steve Hanson" w:date="2013-04-02T16:47:00Z">
        <w:r w:rsidR="00FB1EAA">
          <w:t xml:space="preserve">XSDL </w:t>
        </w:r>
      </w:ins>
      <w:ins w:id="15785" w:author="mbeckerle" w:date="2013-03-24T10:35:00Z">
        <w:r>
          <w:t>m</w:t>
        </w:r>
      </w:ins>
      <w:ins w:id="15786" w:author="Steve Hanson" w:date="2013-04-02T16:47:00Z">
        <w:r w:rsidR="00FB1EAA">
          <w:t>in</w:t>
        </w:r>
      </w:ins>
      <w:ins w:id="15787" w:author="mbeckerle" w:date="2013-03-24T10:35:00Z">
        <w:del w:id="15788" w:author="Steve Hanson" w:date="2013-04-02T16:47:00Z">
          <w:r w:rsidDel="00FB1EAA">
            <w:delText>ax</w:delText>
          </w:r>
        </w:del>
        <w:r>
          <w:t xml:space="preserve">Occurs </w:t>
        </w:r>
        <w:del w:id="15789" w:author="Steve Hanson" w:date="2013-04-02T16:47:00Z">
          <w:r w:rsidDel="00FB1EAA">
            <w:delText xml:space="preserve">property </w:delText>
          </w:r>
        </w:del>
        <w:r>
          <w:t xml:space="preserve">and </w:t>
        </w:r>
        <w:del w:id="15790" w:author="Steve Hanson" w:date="2013-04-02T16:47:00Z">
          <w:r w:rsidDel="00FB1EAA">
            <w:delText xml:space="preserve">the </w:delText>
          </w:r>
        </w:del>
        <w:r>
          <w:t>m</w:t>
        </w:r>
        <w:del w:id="15791" w:author="Steve Hanson" w:date="2013-04-02T16:47:00Z">
          <w:r w:rsidDel="00FB1EAA">
            <w:delText>in</w:delText>
          </w:r>
        </w:del>
      </w:ins>
      <w:ins w:id="15792" w:author="Steve Hanson" w:date="2013-04-02T16:47:00Z">
        <w:r w:rsidR="00FB1EAA">
          <w:t>ax</w:t>
        </w:r>
      </w:ins>
      <w:ins w:id="15793" w:author="mbeckerle" w:date="2013-03-24T10:35:00Z">
        <w:r>
          <w:t>Occurs propert</w:t>
        </w:r>
      </w:ins>
      <w:ins w:id="15794" w:author="Steve Hanson" w:date="2013-04-02T16:47:00Z">
        <w:r w:rsidR="00FB1EAA">
          <w:t>ies</w:t>
        </w:r>
      </w:ins>
      <w:ins w:id="15795" w:author="mbeckerle" w:date="2013-03-24T10:35:00Z">
        <w:del w:id="15796" w:author="Steve Hanson" w:date="2013-04-02T16:47:00Z">
          <w:r w:rsidDel="00FB1EAA">
            <w:delText>y</w:delText>
          </w:r>
        </w:del>
        <w:r>
          <w:t xml:space="preserve">. When an unbounded number of </w:t>
        </w:r>
      </w:ins>
      <w:ins w:id="15797" w:author="Steve Hanson" w:date="2013-04-02T16:47:00Z">
        <w:r w:rsidR="00FB1EAA">
          <w:t>occurrences</w:t>
        </w:r>
      </w:ins>
      <w:ins w:id="15798" w:author="mbeckerle" w:date="2013-03-24T10:35:00Z">
        <w:del w:id="15799" w:author="Steve Hanson" w:date="2013-04-02T16:47:00Z">
          <w:r w:rsidDel="00FB1EAA">
            <w:delText>repetitions</w:delText>
          </w:r>
        </w:del>
        <w:r>
          <w:t xml:space="preserve"> is possible this is shown explicitly by </w:t>
        </w:r>
        <w:r w:rsidRPr="009663A9">
          <w:rPr>
            <w:i/>
          </w:rPr>
          <w:t>Rep(M &lt; INF)</w:t>
        </w:r>
        <w:r>
          <w:t xml:space="preserve"> , INF meaning infinity or unbounded.</w:t>
        </w:r>
      </w:ins>
    </w:p>
    <w:p w14:paraId="16A99877" w14:textId="67689EFF" w:rsidR="003E361A" w:rsidRDefault="003E361A" w:rsidP="00360B25">
      <w:pPr>
        <w:pStyle w:val="Heading4"/>
        <w:rPr>
          <w:ins w:id="15800" w:author="mbeckerle" w:date="2013-03-22T08:29:00Z"/>
          <w:lang w:eastAsia="en-GB"/>
        </w:rPr>
      </w:pPr>
      <w:ins w:id="15801" w:author="mbeckerle" w:date="2013-03-22T08:29:00Z">
        <w:r>
          <w:rPr>
            <w:lang w:eastAsia="en-GB"/>
          </w:rPr>
          <w:t xml:space="preserve">Errors </w:t>
        </w:r>
      </w:ins>
      <w:ins w:id="15802" w:author="Steve Hanson" w:date="2013-06-04T12:59:00Z">
        <w:r w:rsidR="00A94985">
          <w:rPr>
            <w:lang w:eastAsia="en-GB"/>
          </w:rPr>
          <w:t>W</w:t>
        </w:r>
      </w:ins>
      <w:ins w:id="15803" w:author="mbeckerle" w:date="2013-03-22T08:29:00Z">
        <w:del w:id="15804" w:author="Steve Hanson" w:date="2013-06-04T12:59:00Z">
          <w:r w:rsidDel="00A94985">
            <w:rPr>
              <w:lang w:eastAsia="en-GB"/>
            </w:rPr>
            <w:delText>w</w:delText>
          </w:r>
        </w:del>
        <w:r>
          <w:rPr>
            <w:lang w:eastAsia="en-GB"/>
          </w:rPr>
          <w:t xml:space="preserve">hen </w:t>
        </w:r>
      </w:ins>
      <w:ins w:id="15805" w:author="Steve Hanson" w:date="2013-06-04T12:59:00Z">
        <w:r w:rsidR="00A94985">
          <w:rPr>
            <w:lang w:eastAsia="en-GB"/>
          </w:rPr>
          <w:t>the Sequence is Positional</w:t>
        </w:r>
      </w:ins>
      <w:ins w:id="15806" w:author="mbeckerle" w:date="2013-03-22T08:29:00Z">
        <w:del w:id="15807" w:author="Steve Hanson" w:date="2013-06-04T12:59:00Z">
          <w:r w:rsidDel="00A94985">
            <w:rPr>
              <w:lang w:eastAsia="en-GB"/>
            </w:rPr>
            <w:delText>maxOccurs=’unbounded’</w:delText>
          </w:r>
        </w:del>
        <w:r>
          <w:rPr>
            <w:lang w:eastAsia="en-GB"/>
          </w:rPr>
          <w:t xml:space="preserve"> </w:t>
        </w:r>
        <w:del w:id="15808" w:author="Steve Hanson" w:date="2013-04-02T16:48:00Z">
          <w:r w:rsidDel="00FB1EAA">
            <w:rPr>
              <w:lang w:eastAsia="en-GB"/>
            </w:rPr>
            <w:delText>and dfdl:occursCountKind=</w:delText>
          </w:r>
        </w:del>
      </w:ins>
      <w:ins w:id="15809" w:author="mbeckerle" w:date="2013-03-22T08:30:00Z">
        <w:del w:id="15810" w:author="Steve Hanson" w:date="2013-04-02T16:48:00Z">
          <w:r w:rsidDel="00FB1EAA">
            <w:rPr>
              <w:lang w:eastAsia="en-GB"/>
            </w:rPr>
            <w:delText>’implicit’</w:delText>
          </w:r>
        </w:del>
      </w:ins>
    </w:p>
    <w:p w14:paraId="034ADB62" w14:textId="671A202F" w:rsidR="003E361A" w:rsidRPr="005B5EE9" w:rsidRDefault="006A3782" w:rsidP="003E361A">
      <w:pPr>
        <w:pStyle w:val="nobreak"/>
        <w:rPr>
          <w:ins w:id="15811" w:author="mbeckerle" w:date="2013-03-22T08:29:00Z"/>
          <w:lang w:eastAsia="en-GB"/>
        </w:rPr>
      </w:pPr>
      <w:ins w:id="15812" w:author="mbeckerle" w:date="2013-03-24T11:12:00Z">
        <w:r>
          <w:rPr>
            <w:lang w:eastAsia="en-GB"/>
          </w:rPr>
          <w:t>In the matrix above we see that th</w:t>
        </w:r>
      </w:ins>
      <w:ins w:id="15813" w:author="mbeckerle" w:date="2013-03-22T08:29:00Z">
        <w:r w:rsidR="003E361A">
          <w:rPr>
            <w:lang w:eastAsia="en-GB"/>
          </w:rPr>
          <w:t xml:space="preserve">ere are some </w:t>
        </w:r>
      </w:ins>
      <w:ins w:id="15814" w:author="Steve Hanson" w:date="2013-06-04T12:59:00Z">
        <w:r w:rsidR="00A94985">
          <w:rPr>
            <w:lang w:eastAsia="en-GB"/>
          </w:rPr>
          <w:t xml:space="preserve">cells where the combination of </w:t>
        </w:r>
      </w:ins>
      <w:ins w:id="15815" w:author="Steve Hanson" w:date="2013-06-04T13:00:00Z">
        <w:r w:rsidR="00A94985">
          <w:rPr>
            <w:lang w:eastAsia="en-GB"/>
          </w:rPr>
          <w:t xml:space="preserve">properties </w:t>
        </w:r>
      </w:ins>
      <w:ins w:id="15816" w:author="mbeckerle" w:date="2013-03-22T08:29:00Z">
        <w:del w:id="15817" w:author="Steve Hanson" w:date="2013-06-04T13:00:00Z">
          <w:r w:rsidR="003E361A" w:rsidDel="00A94985">
            <w:rPr>
              <w:lang w:eastAsia="en-GB"/>
            </w:rPr>
            <w:delText>situations where maxOccurs</w:delText>
          </w:r>
        </w:del>
        <w:del w:id="15818" w:author="Steve Hanson" w:date="2013-04-02T16:49:00Z">
          <w:r w:rsidR="003E361A" w:rsidDel="00FB1EAA">
            <w:rPr>
              <w:lang w:eastAsia="en-GB"/>
            </w:rPr>
            <w:delText>=</w:delText>
          </w:r>
        </w:del>
        <w:del w:id="15819" w:author="Steve Hanson" w:date="2013-06-04T13:00:00Z">
          <w:r w:rsidR="003E361A" w:rsidDel="00A94985">
            <w:rPr>
              <w:lang w:eastAsia="en-GB"/>
            </w:rPr>
            <w:delText xml:space="preserve">’unbounded’ simply </w:delText>
          </w:r>
        </w:del>
        <w:r w:rsidR="003E361A">
          <w:rPr>
            <w:lang w:eastAsia="en-GB"/>
          </w:rPr>
          <w:t>doesn’t make sense</w:t>
        </w:r>
      </w:ins>
      <w:ins w:id="15820" w:author="Steve Hanson" w:date="2013-06-04T13:02:00Z">
        <w:r w:rsidR="00A94985">
          <w:rPr>
            <w:lang w:eastAsia="en-GB"/>
          </w:rPr>
          <w:t>, and a schema definition error is raised</w:t>
        </w:r>
      </w:ins>
      <w:ins w:id="15821" w:author="Steve Hanson" w:date="2013-06-04T13:01:00Z">
        <w:r w:rsidR="00A94985">
          <w:rPr>
            <w:lang w:eastAsia="en-GB"/>
          </w:rPr>
          <w:t>. These occur when</w:t>
        </w:r>
      </w:ins>
      <w:ins w:id="15822" w:author="Steve Hanson" w:date="2013-06-04T13:05:00Z">
        <w:r w:rsidR="00F62FBE">
          <w:rPr>
            <w:lang w:eastAsia="en-GB"/>
          </w:rPr>
          <w:t xml:space="preserve"> </w:t>
        </w:r>
      </w:ins>
      <w:ins w:id="15823" w:author="Steve Hanson" w:date="2013-06-04T13:08:00Z">
        <w:r w:rsidR="00F62FBE">
          <w:rPr>
            <w:lang w:eastAsia="en-GB"/>
          </w:rPr>
          <w:t xml:space="preserve">an element has </w:t>
        </w:r>
      </w:ins>
      <w:ins w:id="15824" w:author="Steve Hanson" w:date="2013-06-04T13:05:00Z">
        <w:r w:rsidR="00F62FBE">
          <w:rPr>
            <w:lang w:eastAsia="en-GB"/>
          </w:rPr>
          <w:t xml:space="preserve">dfdl:occursCountKind </w:t>
        </w:r>
      </w:ins>
      <w:ins w:id="15825" w:author="Steve Hanson" w:date="2013-06-04T13:08:00Z">
        <w:r w:rsidR="00F62FBE">
          <w:rPr>
            <w:lang w:eastAsia="en-GB"/>
          </w:rPr>
          <w:t>‘</w:t>
        </w:r>
      </w:ins>
      <w:ins w:id="15826" w:author="Steve Hanson" w:date="2013-06-04T13:05:00Z">
        <w:r w:rsidR="00F62FBE">
          <w:rPr>
            <w:lang w:eastAsia="en-GB"/>
          </w:rPr>
          <w:t>implicit</w:t>
        </w:r>
      </w:ins>
      <w:ins w:id="15827" w:author="Steve Hanson" w:date="2013-06-04T13:06:00Z">
        <w:r w:rsidR="00F62FBE">
          <w:rPr>
            <w:lang w:eastAsia="en-GB"/>
          </w:rPr>
          <w:t xml:space="preserve">’ and </w:t>
        </w:r>
      </w:ins>
      <w:ins w:id="15828" w:author="mbeckerle" w:date="2013-03-22T08:29:00Z">
        <w:del w:id="15829" w:author="Steve Hanson" w:date="2013-06-04T13:01:00Z">
          <w:r w:rsidR="003E361A" w:rsidDel="00A94985">
            <w:rPr>
              <w:lang w:eastAsia="en-GB"/>
            </w:rPr>
            <w:delText xml:space="preserve"> when combined with </w:delText>
          </w:r>
        </w:del>
        <w:del w:id="15830" w:author="Steve Hanson" w:date="2013-06-04T13:06:00Z">
          <w:r w:rsidR="003E361A" w:rsidDel="00F62FBE">
            <w:rPr>
              <w:lang w:eastAsia="en-GB"/>
            </w:rPr>
            <w:delText>dfdl:separatorSuppressionPolicy</w:delText>
          </w:r>
        </w:del>
      </w:ins>
      <w:ins w:id="15831" w:author="Steve Hanson" w:date="2013-06-04T13:01:00Z">
        <w:r w:rsidR="00A94985">
          <w:rPr>
            <w:lang w:eastAsia="en-GB"/>
          </w:rPr>
          <w:t xml:space="preserve">XSDL maxOccurs </w:t>
        </w:r>
      </w:ins>
      <w:ins w:id="15832" w:author="mbeckerle" w:date="2013-03-22T08:29:00Z">
        <w:del w:id="15833" w:author="Steve Hanson" w:date="2013-06-04T13:01:00Z">
          <w:r w:rsidR="003E361A" w:rsidDel="00A94985">
            <w:rPr>
              <w:lang w:eastAsia="en-GB"/>
            </w:rPr>
            <w:delText xml:space="preserve">. </w:delText>
          </w:r>
        </w:del>
      </w:ins>
      <w:ins w:id="15834" w:author="Steve Hanson" w:date="2013-06-04T13:01:00Z">
        <w:r w:rsidR="00A94985">
          <w:rPr>
            <w:lang w:eastAsia="en-GB"/>
          </w:rPr>
          <w:t>‘unbounded’</w:t>
        </w:r>
      </w:ins>
      <w:ins w:id="15835" w:author="Steve Hanson" w:date="2013-06-04T13:03:00Z">
        <w:r w:rsidR="00A94985">
          <w:rPr>
            <w:lang w:eastAsia="en-GB"/>
          </w:rPr>
          <w:t xml:space="preserve">, </w:t>
        </w:r>
      </w:ins>
      <w:ins w:id="15836" w:author="Steve Hanson" w:date="2013-06-04T13:07:00Z">
        <w:r w:rsidR="00F62FBE">
          <w:rPr>
            <w:lang w:eastAsia="en-GB"/>
          </w:rPr>
          <w:t xml:space="preserve">and dfdl:separatorSuppressionPolicy implies that the sequence is positional, </w:t>
        </w:r>
      </w:ins>
      <w:ins w:id="15837" w:author="Steve Hanson" w:date="2013-06-04T13:03:00Z">
        <w:r w:rsidR="00A94985">
          <w:rPr>
            <w:lang w:eastAsia="en-GB"/>
          </w:rPr>
          <w:t>specifically:</w:t>
        </w:r>
      </w:ins>
    </w:p>
    <w:p w14:paraId="69CF0362" w14:textId="24A90AB2" w:rsidR="003E361A" w:rsidRDefault="003E361A" w:rsidP="00F62FBE">
      <w:pPr>
        <w:numPr>
          <w:ilvl w:val="0"/>
          <w:numId w:val="226"/>
        </w:numPr>
        <w:rPr>
          <w:ins w:id="15838" w:author="mbeckerle" w:date="2013-03-22T08:29:00Z"/>
        </w:rPr>
      </w:pPr>
      <w:ins w:id="15839" w:author="mbeckerle" w:date="2013-03-22T08:29:00Z">
        <w:del w:id="15840" w:author="Steve Hanson" w:date="2013-06-04T13:03:00Z">
          <w:r w:rsidDel="00A94985">
            <w:delText>It is a schema definition error i</w:delText>
          </w:r>
        </w:del>
      </w:ins>
      <w:ins w:id="15841" w:author="Steve Hanson" w:date="2013-06-04T13:03:00Z">
        <w:r w:rsidR="00A94985">
          <w:t>I</w:t>
        </w:r>
      </w:ins>
      <w:ins w:id="15842" w:author="mbeckerle" w:date="2013-03-22T08:29:00Z">
        <w:r>
          <w:t xml:space="preserve">f a sequence has </w:t>
        </w:r>
      </w:ins>
      <w:ins w:id="15843" w:author="Steve Hanson" w:date="2013-04-02T16:49:00Z">
        <w:r w:rsidR="00FB1EAA">
          <w:t>dfdl:</w:t>
        </w:r>
      </w:ins>
      <w:ins w:id="15844" w:author="mbeckerle" w:date="2013-03-22T08:29:00Z">
        <w:r>
          <w:t>separatorSuppressionPolicy ‘never’</w:t>
        </w:r>
      </w:ins>
      <w:ins w:id="15845" w:author="Steve Hanson" w:date="2013-06-04T13:06:00Z">
        <w:r w:rsidR="00F62FBE">
          <w:t>;</w:t>
        </w:r>
      </w:ins>
      <w:ins w:id="15846" w:author="mbeckerle" w:date="2013-03-22T08:29:00Z">
        <w:del w:id="15847" w:author="Steve Hanson" w:date="2013-06-04T13:06:00Z">
          <w:r w:rsidDel="00F62FBE">
            <w:delText xml:space="preserve"> and a child element has occursCountKind ‘implicit’ and maxOccurs ‘unbounded’.</w:delText>
          </w:r>
        </w:del>
        <w:r>
          <w:t xml:space="preserve"> </w:t>
        </w:r>
      </w:ins>
    </w:p>
    <w:p w14:paraId="45C1BD11" w14:textId="084ED06C" w:rsidR="003E361A" w:rsidDel="00F62FBE" w:rsidRDefault="003E361A" w:rsidP="003E361A">
      <w:pPr>
        <w:rPr>
          <w:ins w:id="15848" w:author="mbeckerle" w:date="2013-06-03T11:22:00Z"/>
          <w:del w:id="15849" w:author="Steve Hanson" w:date="2013-06-04T13:06:00Z"/>
        </w:rPr>
      </w:pPr>
      <w:ins w:id="15850" w:author="mbeckerle" w:date="2013-03-22T08:29:00Z">
        <w:del w:id="15851" w:author="Steve Hanson" w:date="2013-06-04T13:06:00Z">
          <w:r w:rsidDel="00F62FBE">
            <w:delText xml:space="preserve">It is a schema definition error if a sequence has separatorSuppressionPolicy ‘trailingEmptyStrict’ or ‘trailingEmpty’, and a child element has occursCountKind ‘implicit’ and maxOccurs ‘unbounded’ and either the child element cannot have potentially trailing occurrences or the child element can have potentially trailing occurrences but the element is not declared last in the </w:delText>
          </w:r>
          <w:commentRangeStart w:id="15852"/>
          <w:commentRangeStart w:id="15853"/>
          <w:r w:rsidDel="00F62FBE">
            <w:delText>sequence</w:delText>
          </w:r>
        </w:del>
      </w:ins>
      <w:commentRangeEnd w:id="15852"/>
      <w:ins w:id="15854" w:author="mbeckerle" w:date="2013-03-24T11:15:00Z">
        <w:del w:id="15855" w:author="Steve Hanson" w:date="2013-06-04T13:06:00Z">
          <w:r w:rsidR="006A3782" w:rsidDel="00F62FBE">
            <w:rPr>
              <w:rStyle w:val="CommentReference"/>
            </w:rPr>
            <w:commentReference w:id="15852"/>
          </w:r>
        </w:del>
      </w:ins>
      <w:ins w:id="15856" w:author="mbeckerle" w:date="2013-03-22T08:29:00Z">
        <w:del w:id="15857" w:author="Steve Hanson" w:date="2013-06-04T13:06:00Z">
          <w:r w:rsidDel="00F62FBE">
            <w:delText>.</w:delText>
          </w:r>
        </w:del>
      </w:ins>
      <w:ins w:id="15858" w:author="mbeckerle" w:date="2013-03-24T11:14:00Z">
        <w:del w:id="15859" w:author="Steve Hanson" w:date="2013-06-04T13:06:00Z">
          <w:r w:rsidR="006A3782" w:rsidDel="00F62FBE">
            <w:delText xml:space="preserve"> </w:delText>
          </w:r>
        </w:del>
      </w:ins>
      <w:commentRangeEnd w:id="15853"/>
      <w:ins w:id="15860" w:author="mbeckerle" w:date="2013-03-24T11:16:00Z">
        <w:del w:id="15861" w:author="Steve Hanson" w:date="2013-06-04T13:06:00Z">
          <w:r w:rsidR="006A3782" w:rsidDel="00F62FBE">
            <w:rPr>
              <w:rStyle w:val="CommentReference"/>
            </w:rPr>
            <w:commentReference w:id="15853"/>
          </w:r>
        </w:del>
      </w:ins>
    </w:p>
    <w:p w14:paraId="62EFD372" w14:textId="46B008E6" w:rsidR="00D31103" w:rsidRDefault="00D31103" w:rsidP="00F62FBE">
      <w:pPr>
        <w:numPr>
          <w:ilvl w:val="0"/>
          <w:numId w:val="226"/>
        </w:numPr>
        <w:rPr>
          <w:ins w:id="15862" w:author="mbeckerle" w:date="2013-03-24T10:40:00Z"/>
        </w:rPr>
      </w:pPr>
      <w:commentRangeStart w:id="15863"/>
      <w:ins w:id="15864" w:author="mbeckerle" w:date="2013-06-03T11:22:00Z">
        <w:del w:id="15865" w:author="Steve Hanson" w:date="2013-06-04T13:07:00Z">
          <w:r w:rsidDel="00F62FBE">
            <w:delText xml:space="preserve">An element with maxOccurs unbounded and occursCountKind implicit within </w:delText>
          </w:r>
        </w:del>
      </w:ins>
      <w:ins w:id="15866" w:author="Steve Hanson" w:date="2013-06-04T13:07:00Z">
        <w:r w:rsidR="00F62FBE">
          <w:t xml:space="preserve">If </w:t>
        </w:r>
      </w:ins>
      <w:ins w:id="15867" w:author="mbeckerle" w:date="2013-06-03T11:22:00Z">
        <w:r>
          <w:t>a sequence ha</w:t>
        </w:r>
      </w:ins>
      <w:ins w:id="15868" w:author="Steve Hanson" w:date="2013-06-04T13:07:00Z">
        <w:r w:rsidR="00F62FBE">
          <w:t>s</w:t>
        </w:r>
      </w:ins>
      <w:ins w:id="15869" w:author="mbeckerle" w:date="2013-06-03T11:22:00Z">
        <w:del w:id="15870" w:author="Steve Hanson" w:date="2013-06-04T13:07:00Z">
          <w:r w:rsidDel="00F62FBE">
            <w:delText>ving</w:delText>
          </w:r>
        </w:del>
      </w:ins>
      <w:ins w:id="15871" w:author="Steve Hanson" w:date="2013-06-04T13:07:00Z">
        <w:r w:rsidR="00F62FBE">
          <w:t xml:space="preserve"> dfdl:</w:t>
        </w:r>
      </w:ins>
      <w:ins w:id="15872" w:author="mbeckerle" w:date="2013-06-03T11:22:00Z">
        <w:del w:id="15873" w:author="Steve Hanson" w:date="2013-06-04T13:07:00Z">
          <w:r w:rsidDel="00F62FBE">
            <w:delText xml:space="preserve"> </w:delText>
          </w:r>
        </w:del>
        <w:r>
          <w:t xml:space="preserve">separatorSuppressionPolicy </w:t>
        </w:r>
      </w:ins>
      <w:ins w:id="15874" w:author="Steve Hanson" w:date="2013-06-04T13:07:00Z">
        <w:r w:rsidR="00F62FBE">
          <w:t>‘</w:t>
        </w:r>
      </w:ins>
      <w:ins w:id="15875" w:author="mbeckerle" w:date="2013-06-03T11:22:00Z">
        <w:r>
          <w:t>trailingEmptyStri</w:t>
        </w:r>
      </w:ins>
      <w:ins w:id="15876" w:author="Steve Hanson" w:date="2013-06-04T13:07:00Z">
        <w:r w:rsidR="00F62FBE">
          <w:t>ct</w:t>
        </w:r>
      </w:ins>
      <w:ins w:id="15877" w:author="mbeckerle" w:date="2013-06-03T11:22:00Z">
        <w:del w:id="15878" w:author="Steve Hanson" w:date="2013-06-04T13:07:00Z">
          <w:r w:rsidDel="00F62FBE">
            <w:delText>ng</w:delText>
          </w:r>
        </w:del>
      </w:ins>
      <w:ins w:id="15879" w:author="Steve Hanson" w:date="2013-06-04T13:07:00Z">
        <w:r w:rsidR="00F62FBE">
          <w:t>’</w:t>
        </w:r>
      </w:ins>
      <w:ins w:id="15880" w:author="mbeckerle" w:date="2013-06-03T11:22:00Z">
        <w:r>
          <w:t xml:space="preserve"> or </w:t>
        </w:r>
      </w:ins>
      <w:ins w:id="15881" w:author="Steve Hanson" w:date="2013-06-04T13:07:00Z">
        <w:r w:rsidR="00F62FBE">
          <w:t>‘</w:t>
        </w:r>
      </w:ins>
      <w:ins w:id="15882" w:author="mbeckerle" w:date="2013-06-03T11:22:00Z">
        <w:r>
          <w:t>trailingEmpty</w:t>
        </w:r>
      </w:ins>
      <w:ins w:id="15883" w:author="Steve Hanson" w:date="2013-06-04T13:07:00Z">
        <w:r w:rsidR="00F62FBE">
          <w:t xml:space="preserve">’ and </w:t>
        </w:r>
      </w:ins>
      <w:ins w:id="15884" w:author="mbeckerle" w:date="2013-06-03T11:22:00Z">
        <w:del w:id="15885" w:author="Steve Hanson" w:date="2013-06-04T13:08:00Z">
          <w:r w:rsidDel="00F62FBE">
            <w:delText>,</w:delText>
          </w:r>
        </w:del>
      </w:ins>
      <w:ins w:id="15886" w:author="Steve Hanson" w:date="2013-06-04T13:08:00Z">
        <w:r w:rsidR="00F62FBE">
          <w:t xml:space="preserve">the element is </w:t>
        </w:r>
      </w:ins>
      <w:ins w:id="15887" w:author="mbeckerle" w:date="2013-06-03T11:22:00Z">
        <w:del w:id="15888" w:author="Steve Hanson" w:date="2013-06-04T13:08:00Z">
          <w:r w:rsidDel="00F62FBE">
            <w:delText xml:space="preserve"> can only appear as</w:delText>
          </w:r>
        </w:del>
      </w:ins>
      <w:ins w:id="15889" w:author="Steve Hanson" w:date="2013-06-04T13:08:00Z">
        <w:r w:rsidR="00F62FBE">
          <w:t>not</w:t>
        </w:r>
      </w:ins>
      <w:ins w:id="15890" w:author="mbeckerle" w:date="2013-06-03T11:22:00Z">
        <w:r>
          <w:t xml:space="preserve"> the last declaration in the sequence. </w:t>
        </w:r>
        <w:del w:id="15891" w:author="Steve Hanson" w:date="2013-06-04T13:08:00Z">
          <w:r w:rsidDel="00F62FBE">
            <w:delText xml:space="preserve">It is a schema definition error otherwise. </w:delText>
          </w:r>
        </w:del>
      </w:ins>
      <w:ins w:id="15892" w:author="mbeckerle" w:date="2013-06-03T11:24:00Z">
        <w:r w:rsidR="007B5D19">
          <w:t>(This avoids ambiguity about which element is being suppressed.)</w:t>
        </w:r>
      </w:ins>
      <w:commentRangeEnd w:id="15863"/>
      <w:ins w:id="15893" w:author="mbeckerle" w:date="2013-06-03T12:47:00Z">
        <w:r w:rsidR="009649CC">
          <w:rPr>
            <w:rStyle w:val="CommentReference"/>
          </w:rPr>
          <w:commentReference w:id="15863"/>
        </w:r>
      </w:ins>
    </w:p>
    <w:p w14:paraId="33B1F3A4" w14:textId="40640351" w:rsidR="002E499F" w:rsidRDefault="00BC4355" w:rsidP="00360B25">
      <w:pPr>
        <w:pStyle w:val="Heading4"/>
        <w:rPr>
          <w:ins w:id="15894" w:author="mbeckerle" w:date="2013-03-22T08:29:00Z"/>
        </w:rPr>
      </w:pPr>
      <w:ins w:id="15895" w:author="mbeckerle" w:date="2013-03-24T11:00:00Z">
        <w:del w:id="15896" w:author="Steve Hanson" w:date="2013-04-02T17:24:00Z">
          <w:r w:rsidDel="00E25F2F">
            <w:delText xml:space="preserve">Some </w:delText>
          </w:r>
        </w:del>
      </w:ins>
      <w:ins w:id="15897" w:author="mbeckerle" w:date="2013-03-24T10:40:00Z">
        <w:r w:rsidR="002E499F">
          <w:t xml:space="preserve">Example </w:t>
        </w:r>
      </w:ins>
      <w:ins w:id="15898" w:author="Steve Hanson" w:date="2013-06-04T13:32:00Z">
        <w:r w:rsidR="00347E22">
          <w:t xml:space="preserve">Parsing </w:t>
        </w:r>
      </w:ins>
      <w:ins w:id="15899" w:author="mbeckerle" w:date="2013-03-24T11:00:00Z">
        <w:r>
          <w:t>S</w:t>
        </w:r>
      </w:ins>
      <w:ins w:id="15900" w:author="mbeckerle" w:date="2013-03-24T10:40:00Z">
        <w:r w:rsidR="002E499F">
          <w:t>cenario</w:t>
        </w:r>
      </w:ins>
      <w:ins w:id="15901" w:author="mbeckerle" w:date="2013-03-24T11:00:00Z">
        <w:r>
          <w:t>s</w:t>
        </w:r>
      </w:ins>
      <w:ins w:id="15902" w:author="mbeckerle" w:date="2013-03-24T10:40:00Z">
        <w:r w:rsidR="002E499F">
          <w:t xml:space="preserve"> </w:t>
        </w:r>
        <w:del w:id="15903" w:author="Steve Hanson" w:date="2013-06-04T13:33:00Z">
          <w:r w:rsidR="002E499F" w:rsidDel="00347E22">
            <w:delText xml:space="preserve">for </w:delText>
          </w:r>
        </w:del>
      </w:ins>
      <w:ins w:id="15904" w:author="mbeckerle" w:date="2013-03-24T11:00:00Z">
        <w:del w:id="15905" w:author="Steve Hanson" w:date="2013-06-04T13:33:00Z">
          <w:r w:rsidDel="00347E22">
            <w:delText>S</w:delText>
          </w:r>
        </w:del>
      </w:ins>
      <w:ins w:id="15906" w:author="mbeckerle" w:date="2013-03-24T10:40:00Z">
        <w:del w:id="15907" w:author="Steve Hanson" w:date="2013-06-04T13:33:00Z">
          <w:r w:rsidR="002E499F" w:rsidDel="00347E22">
            <w:delText xml:space="preserve">eparator </w:delText>
          </w:r>
        </w:del>
      </w:ins>
      <w:ins w:id="15908" w:author="mbeckerle" w:date="2013-03-24T11:00:00Z">
        <w:del w:id="15909" w:author="Steve Hanson" w:date="2013-06-04T13:33:00Z">
          <w:r w:rsidDel="00347E22">
            <w:delText>S</w:delText>
          </w:r>
        </w:del>
      </w:ins>
      <w:ins w:id="15910" w:author="mbeckerle" w:date="2013-03-24T10:40:00Z">
        <w:del w:id="15911" w:author="Steve Hanson" w:date="2013-06-04T13:33:00Z">
          <w:r w:rsidR="002E499F" w:rsidDel="00347E22">
            <w:delText>uppression</w:delText>
          </w:r>
        </w:del>
      </w:ins>
    </w:p>
    <w:p w14:paraId="2985D065" w14:textId="224D3B02" w:rsidR="00F217E5" w:rsidRDefault="002E499F" w:rsidP="002E499F">
      <w:pPr>
        <w:pStyle w:val="CommentText"/>
        <w:rPr>
          <w:ins w:id="15912" w:author="mbeckerle" w:date="2013-06-03T11:44:00Z"/>
        </w:rPr>
      </w:pPr>
      <w:ins w:id="15913" w:author="mbeckerle" w:date="2013-03-24T10:40:00Z">
        <w:r>
          <w:t xml:space="preserve">Consider </w:t>
        </w:r>
      </w:ins>
      <w:ins w:id="15914" w:author="Steve Hanson" w:date="2013-04-02T17:30:00Z">
        <w:r w:rsidR="00623CDC">
          <w:t>the</w:t>
        </w:r>
      </w:ins>
      <w:ins w:id="15915" w:author="mbeckerle" w:date="2013-03-24T10:40:00Z">
        <w:del w:id="15916" w:author="Steve Hanson" w:date="2013-04-02T17:29:00Z">
          <w:r w:rsidDel="00623CDC">
            <w:delText>the</w:delText>
          </w:r>
        </w:del>
        <w:r>
          <w:t xml:space="preserve"> cell of the matrix above</w:t>
        </w:r>
      </w:ins>
      <w:ins w:id="15917" w:author="Steve Hanson" w:date="2013-04-02T17:30:00Z">
        <w:r w:rsidR="00623CDC">
          <w:t xml:space="preserve"> for </w:t>
        </w:r>
      </w:ins>
      <w:ins w:id="15918" w:author="mbeckerle" w:date="2013-06-03T11:44:00Z">
        <w:r w:rsidR="00810496">
          <w:t>th</w:t>
        </w:r>
      </w:ins>
      <w:ins w:id="15919" w:author="Steve Hanson" w:date="2013-06-04T13:21:00Z">
        <w:r w:rsidR="00F217E5">
          <w:t>e element in th</w:t>
        </w:r>
      </w:ins>
      <w:ins w:id="15920" w:author="mbeckerle" w:date="2013-06-03T11:44:00Z">
        <w:r w:rsidR="00810496">
          <w:t>is DFDL schema fragment</w:t>
        </w:r>
      </w:ins>
      <w:ins w:id="15921" w:author="mbeckerle" w:date="2013-06-03T12:10:00Z">
        <w:del w:id="15922" w:author="Steve Hanson" w:date="2013-06-04T13:21:00Z">
          <w:r w:rsidR="00153D5B" w:rsidDel="00F217E5">
            <w:delText xml:space="preserve"> in a context where dfdl:representation=</w:delText>
          </w:r>
        </w:del>
      </w:ins>
      <w:ins w:id="15923" w:author="mbeckerle" w:date="2013-06-03T12:11:00Z">
        <w:del w:id="15924" w:author="Steve Hanson" w:date="2013-06-04T13:21:00Z">
          <w:r w:rsidR="00153D5B" w:rsidDel="00F217E5">
            <w:delText>”text” is in scope</w:delText>
          </w:r>
        </w:del>
      </w:ins>
      <w:ins w:id="15925" w:author="mbeckerle" w:date="2013-06-03T11:44:00Z">
        <w:r w:rsidR="00810496">
          <w:t>:</w:t>
        </w:r>
      </w:ins>
    </w:p>
    <w:p w14:paraId="3610759E" w14:textId="54456C57" w:rsidR="00153D5B" w:rsidRDefault="00810496" w:rsidP="00F62FBE">
      <w:pPr>
        <w:pStyle w:val="ExampleDFDL"/>
        <w:rPr>
          <w:ins w:id="15926" w:author="mbeckerle" w:date="2013-06-03T12:12:00Z"/>
        </w:rPr>
      </w:pPr>
      <w:ins w:id="15927" w:author="mbeckerle" w:date="2013-06-03T11:44:00Z">
        <w:r>
          <w:t>&lt;</w:t>
        </w:r>
      </w:ins>
      <w:ins w:id="15928" w:author="Steve Hanson" w:date="2013-06-04T13:48:00Z">
        <w:r w:rsidR="009663A9">
          <w:t>xs:</w:t>
        </w:r>
      </w:ins>
      <w:ins w:id="15929" w:author="mbeckerle" w:date="2013-06-03T11:44:00Z">
        <w:r>
          <w:t xml:space="preserve">sequence </w:t>
        </w:r>
      </w:ins>
      <w:ins w:id="15930" w:author="mbeckerle" w:date="2013-06-03T12:13:00Z">
        <w:r w:rsidR="00153D5B">
          <w:t>dfdl:separator=</w:t>
        </w:r>
      </w:ins>
      <w:ins w:id="15931" w:author="mbeckerle" w:date="2013-06-03T12:20:00Z">
        <w:r w:rsidR="007B606F">
          <w:t>'</w:t>
        </w:r>
      </w:ins>
      <w:ins w:id="15932" w:author="mbeckerle" w:date="2013-06-03T12:13:00Z">
        <w:r w:rsidR="00153D5B">
          <w:t>|</w:t>
        </w:r>
      </w:ins>
      <w:ins w:id="15933" w:author="mbeckerle" w:date="2013-06-03T12:21:00Z">
        <w:r w:rsidR="007B606F">
          <w:t>'</w:t>
        </w:r>
      </w:ins>
      <w:ins w:id="15934" w:author="mbeckerle" w:date="2013-06-03T12:14:00Z">
        <w:r w:rsidR="00153D5B">
          <w:t xml:space="preserve"> d</w:t>
        </w:r>
      </w:ins>
      <w:ins w:id="15935" w:author="mbeckerle" w:date="2013-06-03T12:13:00Z">
        <w:r w:rsidR="00153D5B">
          <w:t>fdl:separatorPosition=</w:t>
        </w:r>
      </w:ins>
      <w:ins w:id="15936" w:author="mbeckerle" w:date="2013-06-03T12:21:00Z">
        <w:r w:rsidR="007B606F">
          <w:t>'</w:t>
        </w:r>
      </w:ins>
      <w:ins w:id="15937" w:author="mbeckerle" w:date="2013-06-03T12:13:00Z">
        <w:r w:rsidR="00153D5B">
          <w:t>infix</w:t>
        </w:r>
      </w:ins>
      <w:ins w:id="15938" w:author="mbeckerle" w:date="2013-06-03T12:21:00Z">
        <w:r w:rsidR="007B606F">
          <w:t>'</w:t>
        </w:r>
      </w:ins>
      <w:ins w:id="15939" w:author="mbeckerle" w:date="2013-06-03T12:14:00Z">
        <w:r w:rsidR="00153D5B">
          <w:t xml:space="preserve"> </w:t>
        </w:r>
      </w:ins>
    </w:p>
    <w:p w14:paraId="1ECC6B91" w14:textId="6218E5EE" w:rsidR="00810496" w:rsidRDefault="00153D5B" w:rsidP="00F62FBE">
      <w:pPr>
        <w:pStyle w:val="ExampleDFDL"/>
        <w:rPr>
          <w:ins w:id="15940" w:author="mbeckerle" w:date="2013-06-03T11:45:00Z"/>
        </w:rPr>
      </w:pPr>
      <w:ins w:id="15941" w:author="mbeckerle" w:date="2013-06-03T12:14:00Z">
        <w:r>
          <w:t xml:space="preserve">          </w:t>
        </w:r>
      </w:ins>
      <w:ins w:id="15942" w:author="mbeckerle" w:date="2013-06-03T11:44:00Z">
        <w:r w:rsidR="00810496">
          <w:t>dfdl:separatorSuppressionPolicy=</w:t>
        </w:r>
      </w:ins>
      <w:ins w:id="15943" w:author="mbeckerle" w:date="2013-06-03T12:21:00Z">
        <w:r w:rsidR="007B606F">
          <w:t>'</w:t>
        </w:r>
      </w:ins>
      <w:ins w:id="15944" w:author="mbeckerle" w:date="2013-06-03T11:45:00Z">
        <w:r w:rsidR="00810496">
          <w:t>trailingEmptyStrict</w:t>
        </w:r>
      </w:ins>
      <w:ins w:id="15945" w:author="mbeckerle" w:date="2013-06-03T12:21:00Z">
        <w:r w:rsidR="007B606F">
          <w:t>'</w:t>
        </w:r>
      </w:ins>
      <w:ins w:id="15946" w:author="mbeckerle" w:date="2013-06-03T11:45:00Z">
        <w:r w:rsidR="00810496">
          <w:t>&gt;</w:t>
        </w:r>
      </w:ins>
    </w:p>
    <w:p w14:paraId="5B3C8AEE" w14:textId="1D76E063" w:rsidR="007B606F" w:rsidRDefault="00153D5B" w:rsidP="00F62FBE">
      <w:pPr>
        <w:pStyle w:val="ExampleDFDL"/>
        <w:rPr>
          <w:ins w:id="15947" w:author="mbeckerle" w:date="2013-06-03T12:15:00Z"/>
        </w:rPr>
      </w:pPr>
      <w:ins w:id="15948" w:author="mbeckerle" w:date="2013-06-03T12:14:00Z">
        <w:r>
          <w:t xml:space="preserve">  </w:t>
        </w:r>
      </w:ins>
      <w:ins w:id="15949" w:author="mbeckerle" w:date="2013-06-03T11:45:00Z">
        <w:r w:rsidR="00810496">
          <w:t>&lt;</w:t>
        </w:r>
      </w:ins>
      <w:ins w:id="15950" w:author="Steve Hanson" w:date="2013-06-04T13:48:00Z">
        <w:r w:rsidR="009663A9">
          <w:t>xs:</w:t>
        </w:r>
      </w:ins>
      <w:ins w:id="15951" w:author="mbeckerle" w:date="2013-06-03T11:45:00Z">
        <w:r w:rsidR="00810496">
          <w:t>element name=</w:t>
        </w:r>
      </w:ins>
      <w:ins w:id="15952" w:author="mbeckerle" w:date="2013-06-03T12:21:00Z">
        <w:r w:rsidR="007B606F">
          <w:t>'</w:t>
        </w:r>
      </w:ins>
      <w:ins w:id="15953" w:author="mbeckerle" w:date="2013-06-03T11:45:00Z">
        <w:r w:rsidR="00810496">
          <w:t>a</w:t>
        </w:r>
      </w:ins>
      <w:ins w:id="15954" w:author="mbeckerle" w:date="2013-06-03T12:21:00Z">
        <w:r w:rsidR="007B606F">
          <w:t>'</w:t>
        </w:r>
      </w:ins>
      <w:ins w:id="15955" w:author="mbeckerle" w:date="2013-06-03T11:45:00Z">
        <w:r w:rsidR="00810496">
          <w:t xml:space="preserve"> type=</w:t>
        </w:r>
      </w:ins>
      <w:ins w:id="15956" w:author="mbeckerle" w:date="2013-06-03T12:21:00Z">
        <w:r w:rsidR="007B606F">
          <w:t>'</w:t>
        </w:r>
      </w:ins>
      <w:ins w:id="15957" w:author="mbeckerle" w:date="2013-06-03T11:45:00Z">
        <w:r w:rsidR="00810496">
          <w:t>xs:int</w:t>
        </w:r>
      </w:ins>
      <w:ins w:id="15958" w:author="mbeckerle" w:date="2013-06-03T12:21:00Z">
        <w:r w:rsidR="007B606F">
          <w:t>'</w:t>
        </w:r>
      </w:ins>
      <w:ins w:id="15959" w:author="mbeckerle" w:date="2013-06-03T12:17:00Z">
        <w:r w:rsidR="007B606F">
          <w:t xml:space="preserve"> </w:t>
        </w:r>
      </w:ins>
      <w:ins w:id="15960" w:author="mbeckerle" w:date="2013-06-03T12:15:00Z">
        <w:r w:rsidR="007B606F">
          <w:t>default=</w:t>
        </w:r>
      </w:ins>
      <w:ins w:id="15961" w:author="mbeckerle" w:date="2013-06-03T12:21:00Z">
        <w:r w:rsidR="007B606F">
          <w:t>'</w:t>
        </w:r>
      </w:ins>
      <w:ins w:id="15962" w:author="mbeckerle" w:date="2013-06-03T12:16:00Z">
        <w:r w:rsidR="007B606F">
          <w:t>0</w:t>
        </w:r>
      </w:ins>
      <w:ins w:id="15963" w:author="mbeckerle" w:date="2013-06-03T12:21:00Z">
        <w:r w:rsidR="007B606F">
          <w:t>'</w:t>
        </w:r>
      </w:ins>
    </w:p>
    <w:p w14:paraId="1C3A10CB" w14:textId="260D49A4" w:rsidR="00153D5B" w:rsidRDefault="007B606F" w:rsidP="00F62FBE">
      <w:pPr>
        <w:pStyle w:val="ExampleDFDL"/>
        <w:rPr>
          <w:ins w:id="15964" w:author="Steve Hanson" w:date="2013-06-04T13:20:00Z"/>
        </w:rPr>
      </w:pPr>
      <w:ins w:id="15965" w:author="mbeckerle" w:date="2013-06-03T12:15:00Z">
        <w:r>
          <w:t xml:space="preserve"> </w:t>
        </w:r>
      </w:ins>
      <w:ins w:id="15966" w:author="mbeckerle" w:date="2013-06-03T12:16:00Z">
        <w:r>
          <w:t xml:space="preserve">          </w:t>
        </w:r>
      </w:ins>
      <w:ins w:id="15967" w:author="mbeckerle" w:date="2013-06-03T11:45:00Z">
        <w:r w:rsidR="00810496">
          <w:t>maxOccurs=</w:t>
        </w:r>
      </w:ins>
      <w:ins w:id="15968" w:author="mbeckerle" w:date="2013-06-03T12:21:00Z">
        <w:r>
          <w:t>'</w:t>
        </w:r>
      </w:ins>
      <w:ins w:id="15969" w:author="mbeckerle" w:date="2013-06-03T11:45:00Z">
        <w:r w:rsidR="00810496">
          <w:t>5</w:t>
        </w:r>
      </w:ins>
      <w:ins w:id="15970" w:author="mbeckerle" w:date="2013-06-03T12:21:00Z">
        <w:r>
          <w:t>'</w:t>
        </w:r>
      </w:ins>
      <w:ins w:id="15971" w:author="mbeckerle" w:date="2013-06-03T11:45:00Z">
        <w:r w:rsidR="00810496">
          <w:t xml:space="preserve"> minOccurs=</w:t>
        </w:r>
      </w:ins>
      <w:ins w:id="15972" w:author="mbeckerle" w:date="2013-06-03T12:21:00Z">
        <w:r>
          <w:t>'</w:t>
        </w:r>
      </w:ins>
      <w:ins w:id="15973" w:author="mbeckerle" w:date="2013-06-03T11:45:00Z">
        <w:r w:rsidR="00810496">
          <w:t>0</w:t>
        </w:r>
      </w:ins>
      <w:ins w:id="15974" w:author="mbeckerle" w:date="2013-06-03T12:21:00Z">
        <w:r>
          <w:t>'</w:t>
        </w:r>
      </w:ins>
    </w:p>
    <w:p w14:paraId="302EB0C3" w14:textId="27B57699" w:rsidR="00F217E5" w:rsidRDefault="00F217E5" w:rsidP="00F62FBE">
      <w:pPr>
        <w:pStyle w:val="ExampleDFDL"/>
        <w:rPr>
          <w:ins w:id="15975" w:author="mbeckerle" w:date="2013-06-03T12:13:00Z"/>
        </w:rPr>
      </w:pPr>
      <w:ins w:id="15976" w:author="Steve Hanson" w:date="2013-06-04T13:20:00Z">
        <w:r>
          <w:t xml:space="preserve">           dfdl:representation='text' dfd</w:t>
        </w:r>
      </w:ins>
      <w:ins w:id="15977" w:author="Steve Hanson" w:date="2013-06-04T13:21:00Z">
        <w:r>
          <w:t>l:</w:t>
        </w:r>
      </w:ins>
      <w:ins w:id="15978" w:author="Steve Hanson" w:date="2013-06-04T13:20:00Z">
        <w:r>
          <w:t>textNumberPattern='#0</w:t>
        </w:r>
      </w:ins>
      <w:ins w:id="15979" w:author="Steve Hanson" w:date="2013-06-04T13:21:00Z">
        <w:r>
          <w:t>'</w:t>
        </w:r>
      </w:ins>
      <w:ins w:id="15980" w:author="Steve Hanson" w:date="2013-06-04T13:20:00Z">
        <w:r>
          <w:t xml:space="preserve"> </w:t>
        </w:r>
      </w:ins>
    </w:p>
    <w:p w14:paraId="3BA9AF21" w14:textId="20B1E57B" w:rsidR="007B606F" w:rsidRDefault="007B606F" w:rsidP="00F62FBE">
      <w:pPr>
        <w:pStyle w:val="ExampleDFDL"/>
        <w:rPr>
          <w:ins w:id="15981" w:author="mbeckerle" w:date="2013-06-03T12:16:00Z"/>
        </w:rPr>
      </w:pPr>
      <w:ins w:id="15982" w:author="mbeckerle" w:date="2013-06-03T12:16:00Z">
        <w:r>
          <w:t xml:space="preserve">           </w:t>
        </w:r>
      </w:ins>
      <w:ins w:id="15983" w:author="mbeckerle" w:date="2013-06-03T12:13:00Z">
        <w:r w:rsidR="00153D5B">
          <w:t>dfdl:occursCountKind=</w:t>
        </w:r>
      </w:ins>
      <w:ins w:id="15984" w:author="mbeckerle" w:date="2013-06-03T12:21:00Z">
        <w:r>
          <w:t>'</w:t>
        </w:r>
      </w:ins>
      <w:ins w:id="15985" w:author="mbeckerle" w:date="2013-06-03T12:13:00Z">
        <w:r w:rsidR="00153D5B">
          <w:t>implicit</w:t>
        </w:r>
      </w:ins>
      <w:ins w:id="15986" w:author="mbeckerle" w:date="2013-06-03T12:21:00Z">
        <w:r>
          <w:t>'</w:t>
        </w:r>
      </w:ins>
      <w:ins w:id="15987" w:author="mbeckerle" w:date="2013-06-03T12:13:00Z">
        <w:r w:rsidR="00153D5B">
          <w:t xml:space="preserve"> </w:t>
        </w:r>
      </w:ins>
    </w:p>
    <w:p w14:paraId="011A0B8A" w14:textId="3A7C3311" w:rsidR="007B606F" w:rsidRDefault="007B606F" w:rsidP="00F62FBE">
      <w:pPr>
        <w:pStyle w:val="ExampleDFDL"/>
        <w:rPr>
          <w:ins w:id="15988" w:author="mbeckerle" w:date="2013-06-03T12:16:00Z"/>
        </w:rPr>
      </w:pPr>
      <w:ins w:id="15989" w:author="mbeckerle" w:date="2013-06-03T12:16:00Z">
        <w:r>
          <w:t xml:space="preserve">           </w:t>
        </w:r>
      </w:ins>
      <w:ins w:id="15990" w:author="mbeckerle" w:date="2013-06-03T12:13:00Z">
        <w:r w:rsidR="00153D5B">
          <w:t>dfdl:initiator=</w:t>
        </w:r>
      </w:ins>
      <w:ins w:id="15991" w:author="mbeckerle" w:date="2013-06-03T12:21:00Z">
        <w:r>
          <w:t>'</w:t>
        </w:r>
      </w:ins>
      <w:ins w:id="15992" w:author="mbeckerle" w:date="2013-06-03T12:15:00Z">
        <w:r w:rsidR="00153D5B">
          <w:t>[</w:t>
        </w:r>
      </w:ins>
      <w:ins w:id="15993" w:author="mbeckerle" w:date="2013-06-03T12:21:00Z">
        <w:r>
          <w:t>'</w:t>
        </w:r>
      </w:ins>
      <w:ins w:id="15994" w:author="mbeckerle" w:date="2013-06-03T12:13:00Z">
        <w:r w:rsidR="00153D5B">
          <w:t xml:space="preserve"> dfdl:terminator=</w:t>
        </w:r>
      </w:ins>
      <w:ins w:id="15995" w:author="mbeckerle" w:date="2013-06-03T12:21:00Z">
        <w:r>
          <w:t>'</w:t>
        </w:r>
      </w:ins>
      <w:ins w:id="15996" w:author="mbeckerle" w:date="2013-06-03T12:13:00Z">
        <w:r w:rsidR="00153D5B">
          <w:t>]</w:t>
        </w:r>
      </w:ins>
      <w:ins w:id="15997" w:author="mbeckerle" w:date="2013-06-03T12:21:00Z">
        <w:r>
          <w:t>'</w:t>
        </w:r>
      </w:ins>
    </w:p>
    <w:p w14:paraId="200D1B7E" w14:textId="30D13483" w:rsidR="00810496" w:rsidRDefault="007B606F" w:rsidP="00F62FBE">
      <w:pPr>
        <w:pStyle w:val="ExampleDFDL"/>
        <w:rPr>
          <w:ins w:id="15998" w:author="mbeckerle" w:date="2013-06-03T11:45:00Z"/>
        </w:rPr>
      </w:pPr>
      <w:ins w:id="15999" w:author="mbeckerle" w:date="2013-06-03T12:16:00Z">
        <w:r>
          <w:t xml:space="preserve">           dfdl:emptyValueDelimiterPolicy=</w:t>
        </w:r>
      </w:ins>
      <w:ins w:id="16000" w:author="mbeckerle" w:date="2013-06-03T12:21:00Z">
        <w:r>
          <w:t>'</w:t>
        </w:r>
      </w:ins>
      <w:ins w:id="16001" w:author="mbeckerle" w:date="2013-06-03T12:16:00Z">
        <w:r>
          <w:t>both</w:t>
        </w:r>
      </w:ins>
      <w:ins w:id="16002" w:author="mbeckerle" w:date="2013-06-03T12:21:00Z">
        <w:r>
          <w:t>'</w:t>
        </w:r>
      </w:ins>
      <w:ins w:id="16003" w:author="mbeckerle" w:date="2013-06-03T12:13:00Z">
        <w:r w:rsidR="00153D5B">
          <w:t xml:space="preserve"> </w:t>
        </w:r>
      </w:ins>
      <w:ins w:id="16004" w:author="mbeckerle" w:date="2013-06-03T11:45:00Z">
        <w:r w:rsidR="00810496">
          <w:t xml:space="preserve">/&gt; </w:t>
        </w:r>
      </w:ins>
    </w:p>
    <w:p w14:paraId="571A5CA5" w14:textId="58EF83A1" w:rsidR="00810496" w:rsidRDefault="00810496" w:rsidP="00F62FBE">
      <w:pPr>
        <w:pStyle w:val="ExampleDFDL"/>
        <w:rPr>
          <w:ins w:id="16005" w:author="mbeckerle" w:date="2013-06-03T11:44:00Z"/>
        </w:rPr>
      </w:pPr>
      <w:ins w:id="16006" w:author="mbeckerle" w:date="2013-06-03T11:46:00Z">
        <w:r>
          <w:t>&lt;/</w:t>
        </w:r>
      </w:ins>
      <w:ins w:id="16007" w:author="Steve Hanson" w:date="2013-06-04T13:48:00Z">
        <w:r w:rsidR="009663A9">
          <w:t>xs:</w:t>
        </w:r>
      </w:ins>
      <w:ins w:id="16008" w:author="mbeckerle" w:date="2013-06-03T11:46:00Z">
        <w:r>
          <w:t>sequence&gt;</w:t>
        </w:r>
      </w:ins>
    </w:p>
    <w:p w14:paraId="110DBBDE" w14:textId="6C36759F" w:rsidR="002E499F" w:rsidRDefault="00623CDC" w:rsidP="002E499F">
      <w:pPr>
        <w:pStyle w:val="CommentText"/>
        <w:rPr>
          <w:ins w:id="16009" w:author="mbeckerle" w:date="2013-03-24T10:43:00Z"/>
        </w:rPr>
      </w:pPr>
      <w:ins w:id="16010" w:author="Steve Hanson" w:date="2013-04-02T17:30:00Z">
        <w:del w:id="16011" w:author="mbeckerle" w:date="2013-06-03T11:49:00Z">
          <w:r w:rsidDel="00810496">
            <w:delText>an</w:delText>
          </w:r>
        </w:del>
      </w:ins>
      <w:ins w:id="16012" w:author="mbeckerle" w:date="2013-06-03T12:11:00Z">
        <w:r w:rsidR="00153D5B">
          <w:t>Within</w:t>
        </w:r>
      </w:ins>
      <w:ins w:id="16013" w:author="mbeckerle" w:date="2013-06-03T11:49:00Z">
        <w:r w:rsidR="00810496">
          <w:t xml:space="preserve"> the sequence this element </w:t>
        </w:r>
      </w:ins>
      <w:ins w:id="16014" w:author="mbeckerle" w:date="2013-06-03T12:11:00Z">
        <w:r w:rsidR="00153D5B">
          <w:t xml:space="preserve">‘a’ </w:t>
        </w:r>
      </w:ins>
      <w:ins w:id="16015" w:author="mbeckerle" w:date="2013-06-03T11:49:00Z">
        <w:r w:rsidR="00810496">
          <w:t>is</w:t>
        </w:r>
      </w:ins>
      <w:ins w:id="16016" w:author="mbeckerle" w:date="2013-03-24T10:39:00Z">
        <w:r w:rsidR="00810496">
          <w:t xml:space="preserve"> </w:t>
        </w:r>
      </w:ins>
      <w:ins w:id="16017" w:author="mbeckerle" w:date="2013-06-03T12:11:00Z">
        <w:r w:rsidR="00153D5B">
          <w:t>clearly</w:t>
        </w:r>
      </w:ins>
      <w:ins w:id="16018" w:author="mbeckerle" w:date="2013-06-03T11:50:00Z">
        <w:r w:rsidR="00810496">
          <w:t xml:space="preserve"> </w:t>
        </w:r>
      </w:ins>
      <w:ins w:id="16019" w:author="mbeckerle" w:date="2013-03-24T10:39:00Z">
        <w:r w:rsidR="00810496">
          <w:t>potentially trailing</w:t>
        </w:r>
      </w:ins>
      <w:ins w:id="16020" w:author="mbeckerle" w:date="2013-06-03T11:49:00Z">
        <w:r w:rsidR="00810496">
          <w:t xml:space="preserve"> as it is </w:t>
        </w:r>
      </w:ins>
      <w:ins w:id="16021" w:author="mbeckerle" w:date="2013-03-24T10:39:00Z">
        <w:r w:rsidR="002E499F">
          <w:t>declared last</w:t>
        </w:r>
      </w:ins>
      <w:ins w:id="16022" w:author="mbeckerle" w:date="2013-06-03T11:49:00Z">
        <w:r w:rsidR="00810496">
          <w:t>. The corresponding cell in the matrix above contains this description</w:t>
        </w:r>
      </w:ins>
      <w:ins w:id="16023" w:author="mbeckerle" w:date="2013-03-24T10:43:00Z">
        <w:r w:rsidR="002E499F">
          <w:t>:</w:t>
        </w:r>
      </w:ins>
    </w:p>
    <w:p w14:paraId="54724AAA" w14:textId="751D043A" w:rsidR="002E499F" w:rsidRPr="009663A9" w:rsidRDefault="002E499F" w:rsidP="00360B25">
      <w:pPr>
        <w:pStyle w:val="CommentText"/>
        <w:ind w:left="720"/>
        <w:rPr>
          <w:ins w:id="16024" w:author="mbeckerle" w:date="2013-03-24T10:39:00Z"/>
          <w:i/>
        </w:rPr>
      </w:pPr>
      <w:ins w:id="16025" w:author="mbeckerle" w:date="2013-03-24T10:44:00Z">
        <w:r w:rsidRPr="009663A9">
          <w:rPr>
            <w:i/>
          </w:rPr>
          <w:t>RepDef(min) [~ Rep(M &lt; max – min) ~ RepNonZero</w:t>
        </w:r>
        <w:commentRangeStart w:id="16026"/>
        <w:r w:rsidRPr="009663A9">
          <w:rPr>
            <w:i/>
          </w:rPr>
          <w:t>(</w:t>
        </w:r>
      </w:ins>
      <w:ins w:id="16027" w:author="mbeckerle" w:date="2013-03-24T10:46:00Z">
        <w:r w:rsidRPr="009663A9">
          <w:rPr>
            <w:i/>
          </w:rPr>
          <w:t xml:space="preserve">1) </w:t>
        </w:r>
      </w:ins>
      <w:commentRangeEnd w:id="16026"/>
      <w:ins w:id="16028" w:author="mbeckerle" w:date="2013-03-24T10:49:00Z">
        <w:r w:rsidR="000639D1" w:rsidRPr="009663A9">
          <w:rPr>
            <w:rStyle w:val="CommentReference"/>
            <w:i/>
          </w:rPr>
          <w:commentReference w:id="16026"/>
        </w:r>
      </w:ins>
      <w:ins w:id="16029" w:author="mbeckerle" w:date="2013-03-24T10:46:00Z">
        <w:r w:rsidRPr="009663A9">
          <w:rPr>
            <w:i/>
          </w:rPr>
          <w:t>]</w:t>
        </w:r>
      </w:ins>
    </w:p>
    <w:p w14:paraId="7EAD95F2" w14:textId="6F370FC5" w:rsidR="000639D1" w:rsidRDefault="000639D1" w:rsidP="002E499F">
      <w:pPr>
        <w:pStyle w:val="CommentText"/>
        <w:rPr>
          <w:ins w:id="16030" w:author="mbeckerle" w:date="2013-03-24T10:51:00Z"/>
        </w:rPr>
      </w:pPr>
      <w:ins w:id="16031" w:author="mbeckerle" w:date="2013-03-24T10:50:00Z">
        <w:r>
          <w:t xml:space="preserve">Since </w:t>
        </w:r>
      </w:ins>
      <w:ins w:id="16032" w:author="Steve Hanson" w:date="2013-06-04T13:12:00Z">
        <w:r w:rsidR="00F62FBE">
          <w:t xml:space="preserve">XSDL </w:t>
        </w:r>
      </w:ins>
      <w:ins w:id="16033" w:author="mbeckerle" w:date="2013-03-24T10:50:00Z">
        <w:r>
          <w:t xml:space="preserve">minOccurs=’0’, the first term, RepDef(min) vanishes. </w:t>
        </w:r>
      </w:ins>
      <w:ins w:id="16034" w:author="mbeckerle" w:date="2013-03-24T10:39:00Z">
        <w:r w:rsidR="002E499F">
          <w:t xml:space="preserve">So we have </w:t>
        </w:r>
      </w:ins>
      <w:ins w:id="16035" w:author="mbeckerle" w:date="2013-03-24T10:51:00Z">
        <w:r>
          <w:t xml:space="preserve">left </w:t>
        </w:r>
      </w:ins>
    </w:p>
    <w:p w14:paraId="7442B8CB" w14:textId="7799A422" w:rsidR="002E499F" w:rsidRPr="009663A9" w:rsidRDefault="002E499F" w:rsidP="00360B25">
      <w:pPr>
        <w:pStyle w:val="CommentText"/>
        <w:ind w:left="720"/>
        <w:rPr>
          <w:ins w:id="16036" w:author="mbeckerle" w:date="2013-03-24T10:39:00Z"/>
          <w:i/>
        </w:rPr>
      </w:pPr>
      <w:ins w:id="16037" w:author="mbeckerle" w:date="2013-03-24T10:39:00Z">
        <w:r w:rsidRPr="009663A9">
          <w:rPr>
            <w:i/>
          </w:rPr>
          <w:t>Rep(M &lt; max - min) ~ RepNonZero(1)</w:t>
        </w:r>
        <w:del w:id="16038" w:author="Steve Hanson" w:date="2013-06-04T13:50:00Z">
          <w:r w:rsidRPr="009663A9" w:rsidDel="009663A9">
            <w:rPr>
              <w:i/>
            </w:rPr>
            <w:delText>.</w:delText>
          </w:r>
        </w:del>
      </w:ins>
    </w:p>
    <w:p w14:paraId="3EB827C7" w14:textId="4E687E75" w:rsidR="002E499F" w:rsidRDefault="009663A9" w:rsidP="002E499F">
      <w:pPr>
        <w:pStyle w:val="CommentText"/>
        <w:rPr>
          <w:ins w:id="16039" w:author="mbeckerle" w:date="2013-03-24T10:39:00Z"/>
        </w:rPr>
      </w:pPr>
      <w:ins w:id="16040" w:author="Steve Hanson" w:date="2013-06-04T13:52:00Z">
        <w:r w:rsidRPr="009663A9">
          <w:t>Note</w:t>
        </w:r>
        <w:r>
          <w:rPr>
            <w:i/>
          </w:rPr>
          <w:t xml:space="preserve"> </w:t>
        </w:r>
      </w:ins>
      <w:ins w:id="16041" w:author="mbeckerle" w:date="2013-03-24T10:39:00Z">
        <w:r w:rsidR="002E499F" w:rsidRPr="009663A9">
          <w:rPr>
            <w:i/>
          </w:rPr>
          <w:t>Rep(M)</w:t>
        </w:r>
        <w:r w:rsidR="002E499F">
          <w:t xml:space="preserve"> </w:t>
        </w:r>
      </w:ins>
      <w:ins w:id="16042" w:author="Steve Hanson" w:date="2013-06-04T13:14:00Z">
        <w:r w:rsidR="00F62FBE">
          <w:t xml:space="preserve">permits </w:t>
        </w:r>
      </w:ins>
      <w:ins w:id="16043" w:author="mbeckerle" w:date="2013-03-24T10:39:00Z">
        <w:del w:id="16044" w:author="Steve Hanson" w:date="2013-06-04T13:14:00Z">
          <w:r w:rsidR="002E499F" w:rsidDel="00F62FBE">
            <w:delText xml:space="preserve">means we </w:delText>
          </w:r>
          <w:r w:rsidR="000639D1" w:rsidDel="00F62FBE">
            <w:delText xml:space="preserve">can have </w:delText>
          </w:r>
        </w:del>
        <w:r w:rsidR="000639D1">
          <w:t>absent representations</w:t>
        </w:r>
      </w:ins>
      <w:ins w:id="16045" w:author="mbeckerle" w:date="2013-03-24T10:51:00Z">
        <w:r w:rsidR="000639D1">
          <w:t xml:space="preserve">, and </w:t>
        </w:r>
      </w:ins>
      <w:ins w:id="16046" w:author="Steve Hanson" w:date="2013-06-04T13:51:00Z">
        <w:r>
          <w:t xml:space="preserve">if encountered </w:t>
        </w:r>
      </w:ins>
      <w:ins w:id="16047" w:author="mbeckerle" w:date="2013-03-24T10:51:00Z">
        <w:r w:rsidR="000639D1">
          <w:t>they will simply be omitted from the infoset.</w:t>
        </w:r>
      </w:ins>
      <w:ins w:id="16048" w:author="Steve Hanson" w:date="2013-06-04T13:15:00Z">
        <w:r w:rsidR="00F217E5">
          <w:t xml:space="preserve"> </w:t>
        </w:r>
      </w:ins>
    </w:p>
    <w:p w14:paraId="01B8E555" w14:textId="77777777" w:rsidR="000639D1" w:rsidRDefault="002E499F" w:rsidP="002E499F">
      <w:pPr>
        <w:pStyle w:val="CommentText"/>
        <w:rPr>
          <w:ins w:id="16049" w:author="mbeckerle" w:date="2013-03-24T10:52:00Z"/>
        </w:rPr>
      </w:pPr>
      <w:ins w:id="16050" w:author="mbeckerle" w:date="2013-03-24T10:39:00Z">
        <w:r>
          <w:t xml:space="preserve">So this data </w:t>
        </w:r>
      </w:ins>
    </w:p>
    <w:p w14:paraId="6FBC3729" w14:textId="71C19711" w:rsidR="000639D1" w:rsidRPr="00623CDC" w:rsidRDefault="000639D1" w:rsidP="00360B25">
      <w:pPr>
        <w:pStyle w:val="CommentText"/>
        <w:ind w:left="720"/>
        <w:rPr>
          <w:ins w:id="16051" w:author="mbeckerle" w:date="2013-03-24T10:52:00Z"/>
          <w:rFonts w:ascii="Courier New" w:hAnsi="Courier New" w:cs="Courier New"/>
        </w:rPr>
      </w:pPr>
      <w:ins w:id="16052" w:author="mbeckerle" w:date="2013-03-24T10:39:00Z">
        <w:r w:rsidRPr="00623CDC">
          <w:rPr>
            <w:rFonts w:ascii="Courier New" w:hAnsi="Courier New" w:cs="Courier New"/>
          </w:rPr>
          <w:t>[1]|[2]|[3]|[4]|[5]</w:t>
        </w:r>
      </w:ins>
    </w:p>
    <w:p w14:paraId="002ACD96" w14:textId="01E93777" w:rsidR="00E25F2F" w:rsidRDefault="002E499F" w:rsidP="002E499F">
      <w:pPr>
        <w:pStyle w:val="CommentText"/>
        <w:rPr>
          <w:ins w:id="16053" w:author="Steve Hanson" w:date="2013-04-02T17:26:00Z"/>
        </w:rPr>
      </w:pPr>
      <w:ins w:id="16054" w:author="mbeckerle" w:date="2013-03-24T10:39:00Z">
        <w:r>
          <w:t>pa</w:t>
        </w:r>
        <w:r w:rsidR="000639D1">
          <w:t xml:space="preserve">rses and </w:t>
        </w:r>
        <w:del w:id="16055" w:author="Steve Hanson" w:date="2013-04-02T17:26:00Z">
          <w:r w:rsidR="000639D1" w:rsidDel="00E25F2F">
            <w:delText xml:space="preserve">you get </w:delText>
          </w:r>
        </w:del>
        <w:del w:id="16056" w:author="Steve Hanson" w:date="2013-04-02T17:27:00Z">
          <w:r w:rsidR="000639D1" w:rsidDel="00E25F2F">
            <w:delText xml:space="preserve">all </w:delText>
          </w:r>
        </w:del>
        <w:r w:rsidR="000639D1">
          <w:t xml:space="preserve">5 </w:t>
        </w:r>
      </w:ins>
      <w:ins w:id="16057" w:author="Steve Hanson" w:date="2013-04-02T17:27:00Z">
        <w:r w:rsidR="00E25F2F">
          <w:t>items</w:t>
        </w:r>
      </w:ins>
      <w:ins w:id="16058" w:author="mbeckerle" w:date="2013-03-24T10:39:00Z">
        <w:del w:id="16059" w:author="Steve Hanson" w:date="2013-04-02T17:28:00Z">
          <w:r w:rsidR="000639D1" w:rsidDel="00E25F2F">
            <w:delText>elements</w:delText>
          </w:r>
        </w:del>
      </w:ins>
      <w:ins w:id="16060" w:author="mbeckerle" w:date="2013-03-24T10:51:00Z">
        <w:r w:rsidR="000639D1">
          <w:t xml:space="preserve"> </w:t>
        </w:r>
      </w:ins>
      <w:ins w:id="16061" w:author="Steve Hanson" w:date="2013-04-02T17:26:00Z">
        <w:r w:rsidR="00E25F2F">
          <w:t xml:space="preserve">appear </w:t>
        </w:r>
      </w:ins>
      <w:ins w:id="16062" w:author="mbeckerle" w:date="2013-03-24T10:51:00Z">
        <w:r w:rsidR="000639D1">
          <w:t>in the infoset.</w:t>
        </w:r>
      </w:ins>
      <w:ins w:id="16063" w:author="mbeckerle" w:date="2013-03-24T11:00:00Z">
        <w:r w:rsidR="00BC4355">
          <w:t xml:space="preserve"> </w:t>
        </w:r>
      </w:ins>
    </w:p>
    <w:p w14:paraId="2ACD656E" w14:textId="5110DC38" w:rsidR="000639D1" w:rsidRDefault="00BC4355" w:rsidP="002E499F">
      <w:pPr>
        <w:pStyle w:val="CommentText"/>
        <w:rPr>
          <w:ins w:id="16064" w:author="mbeckerle" w:date="2013-03-24T10:52:00Z"/>
        </w:rPr>
      </w:pPr>
      <w:ins w:id="16065" w:author="mbeckerle" w:date="2013-03-24T10:39:00Z">
        <w:r>
          <w:t>This data</w:t>
        </w:r>
      </w:ins>
      <w:ins w:id="16066" w:author="mbeckerle" w:date="2013-03-24T11:00:00Z">
        <w:del w:id="16067" w:author="Steve Hanson" w:date="2013-04-02T17:32:00Z">
          <w:r w:rsidDel="00623CDC">
            <w:delText>:</w:delText>
          </w:r>
        </w:del>
      </w:ins>
    </w:p>
    <w:p w14:paraId="69A873BF" w14:textId="30649704" w:rsidR="000639D1" w:rsidRPr="00623CDC" w:rsidRDefault="000639D1" w:rsidP="00360B25">
      <w:pPr>
        <w:pStyle w:val="CommentText"/>
        <w:ind w:left="720"/>
        <w:rPr>
          <w:ins w:id="16068" w:author="mbeckerle" w:date="2013-03-24T10:52:00Z"/>
          <w:rFonts w:ascii="Courier New" w:hAnsi="Courier New" w:cs="Courier New"/>
        </w:rPr>
      </w:pPr>
      <w:ins w:id="16069" w:author="mbeckerle" w:date="2013-03-24T10:39:00Z">
        <w:r w:rsidRPr="00623CDC">
          <w:rPr>
            <w:rFonts w:ascii="Courier New" w:hAnsi="Courier New" w:cs="Courier New"/>
          </w:rPr>
          <w:t>|||[4]</w:t>
        </w:r>
      </w:ins>
    </w:p>
    <w:p w14:paraId="7F0A8A8B" w14:textId="4A60C3C6" w:rsidR="002E499F" w:rsidRDefault="002E499F">
      <w:pPr>
        <w:pStyle w:val="CommentText"/>
        <w:rPr>
          <w:ins w:id="16070" w:author="Steve Hanson" w:date="2013-04-02T17:40:00Z"/>
        </w:rPr>
      </w:pPr>
      <w:ins w:id="16071" w:author="mbeckerle" w:date="2013-03-24T10:39:00Z">
        <w:r>
          <w:t>also parses because absent representations are accepted</w:t>
        </w:r>
      </w:ins>
      <w:ins w:id="16072" w:author="Steve Hanson" w:date="2013-04-02T17:27:00Z">
        <w:r w:rsidR="00E25F2F">
          <w:t xml:space="preserve">, but only </w:t>
        </w:r>
      </w:ins>
      <w:ins w:id="16073" w:author="Steve Hanson" w:date="2013-04-02T17:28:00Z">
        <w:r w:rsidR="00623CDC">
          <w:t>one</w:t>
        </w:r>
      </w:ins>
      <w:ins w:id="16074" w:author="Steve Hanson" w:date="2013-04-02T17:27:00Z">
        <w:r w:rsidR="00E25F2F">
          <w:t xml:space="preserve"> item appears in the i</w:t>
        </w:r>
      </w:ins>
      <w:ins w:id="16075" w:author="mbeckerle" w:date="2013-03-24T10:39:00Z">
        <w:del w:id="16076" w:author="Steve Hanson" w:date="2013-04-02T17:27:00Z">
          <w:r w:rsidDel="00E25F2F">
            <w:delText xml:space="preserve">. </w:delText>
          </w:r>
        </w:del>
      </w:ins>
      <w:ins w:id="16077" w:author="Steve Hanson" w:date="2013-04-02T17:27:00Z">
        <w:r w:rsidR="00E25F2F">
          <w:t>nfoset</w:t>
        </w:r>
      </w:ins>
      <w:ins w:id="16078" w:author="mbeckerle" w:date="2013-03-24T10:39:00Z">
        <w:del w:id="16079" w:author="Steve Hanson" w:date="2013-04-02T17:27:00Z">
          <w:r w:rsidDel="00E25F2F">
            <w:delText>You end up with an array with just one value in it which is 4</w:delText>
          </w:r>
        </w:del>
        <w:r>
          <w:t>.</w:t>
        </w:r>
      </w:ins>
      <w:ins w:id="16080" w:author="Steve Hanson" w:date="2013-04-02T17:47:00Z">
        <w:r w:rsidR="000A1201">
          <w:t>(</w:t>
        </w:r>
      </w:ins>
      <w:ins w:id="16081" w:author="mbeckerle" w:date="2013-03-24T10:39:00Z">
        <w:del w:id="16082" w:author="Steve Hanson" w:date="2013-04-02T17:47:00Z">
          <w:r w:rsidDel="000A1201">
            <w:delText xml:space="preserve"> </w:delText>
          </w:r>
        </w:del>
        <w:r>
          <w:t xml:space="preserve">The </w:t>
        </w:r>
      </w:ins>
      <w:ins w:id="16083" w:author="Steve Hanson" w:date="2013-04-02T17:27:00Z">
        <w:r w:rsidR="00E25F2F">
          <w:t xml:space="preserve">fact that the </w:t>
        </w:r>
      </w:ins>
      <w:ins w:id="16084" w:author="Steve Hanson" w:date="2013-04-02T17:28:00Z">
        <w:r w:rsidR="00623CDC">
          <w:t xml:space="preserve">occurrence was </w:t>
        </w:r>
      </w:ins>
      <w:ins w:id="16085" w:author="mbeckerle" w:date="2013-03-24T10:39:00Z">
        <w:del w:id="16086" w:author="Steve Hanson" w:date="2013-04-02T17:28:00Z">
          <w:r w:rsidDel="00623CDC">
            <w:delText xml:space="preserve">position as </w:delText>
          </w:r>
        </w:del>
        <w:r>
          <w:t xml:space="preserve">fourth in the array is not preserved </w:t>
        </w:r>
      </w:ins>
      <w:ins w:id="16087" w:author="Steve Hanson" w:date="2013-04-02T17:28:00Z">
        <w:r w:rsidR="00623CDC">
          <w:t xml:space="preserve">into the </w:t>
        </w:r>
      </w:ins>
      <w:ins w:id="16088" w:author="Steve Hanson" w:date="2013-06-04T13:16:00Z">
        <w:r w:rsidR="00F217E5">
          <w:t>i</w:t>
        </w:r>
      </w:ins>
      <w:ins w:id="16089" w:author="Steve Hanson" w:date="2013-04-02T17:47:00Z">
        <w:r w:rsidR="000A1201">
          <w:t>nfoset)</w:t>
        </w:r>
      </w:ins>
      <w:ins w:id="16090" w:author="mbeckerle" w:date="2013-03-24T10:39:00Z">
        <w:del w:id="16091" w:author="Steve Hanson" w:date="2013-04-02T17:28:00Z">
          <w:r w:rsidDel="00623CDC">
            <w:delText>when parsing</w:delText>
          </w:r>
        </w:del>
        <w:r>
          <w:t xml:space="preserve">. </w:t>
        </w:r>
      </w:ins>
      <w:ins w:id="16092" w:author="Steve Hanson" w:date="2013-04-02T17:39:00Z">
        <w:r w:rsidR="000A1201">
          <w:t xml:space="preserve"> However this data</w:t>
        </w:r>
      </w:ins>
    </w:p>
    <w:p w14:paraId="463FB711" w14:textId="155ED03C" w:rsidR="000A1201" w:rsidRPr="00623CDC" w:rsidRDefault="000A1201" w:rsidP="000A1201">
      <w:pPr>
        <w:pStyle w:val="CommentText"/>
        <w:ind w:left="720"/>
        <w:rPr>
          <w:ins w:id="16093" w:author="Steve Hanson" w:date="2013-04-02T17:40:00Z"/>
          <w:rFonts w:ascii="Courier New" w:hAnsi="Courier New" w:cs="Courier New"/>
        </w:rPr>
      </w:pPr>
      <w:ins w:id="16094" w:author="Steve Hanson" w:date="2013-04-02T17:40:00Z">
        <w:r w:rsidRPr="00623CDC">
          <w:rPr>
            <w:rFonts w:ascii="Courier New" w:hAnsi="Courier New" w:cs="Courier New"/>
          </w:rPr>
          <w:t>|||[4]</w:t>
        </w:r>
        <w:r>
          <w:rPr>
            <w:rFonts w:ascii="Courier New" w:hAnsi="Courier New" w:cs="Courier New"/>
          </w:rPr>
          <w:t>|</w:t>
        </w:r>
      </w:ins>
    </w:p>
    <w:p w14:paraId="66799A35" w14:textId="09F04259" w:rsidR="000A1201" w:rsidRDefault="000A1201">
      <w:pPr>
        <w:pStyle w:val="CommentText"/>
        <w:rPr>
          <w:ins w:id="16095" w:author="mbeckerle" w:date="2013-03-24T10:39:00Z"/>
        </w:rPr>
      </w:pPr>
      <w:ins w:id="16096" w:author="Steve Hanson" w:date="2013-04-02T17:41:00Z">
        <w:r>
          <w:t>c</w:t>
        </w:r>
      </w:ins>
      <w:ins w:id="16097" w:author="Steve Hanson" w:date="2013-04-02T17:40:00Z">
        <w:r>
          <w:t xml:space="preserve">auses </w:t>
        </w:r>
      </w:ins>
      <w:ins w:id="16098" w:author="Steve Hanson" w:date="2013-04-02T17:41:00Z">
        <w:r>
          <w:t>a processing error</w:t>
        </w:r>
      </w:ins>
      <w:ins w:id="16099" w:author="Steve Hanson" w:date="2013-04-02T17:39:00Z">
        <w:r>
          <w:t xml:space="preserve"> because there is a </w:t>
        </w:r>
      </w:ins>
      <w:ins w:id="16100" w:author="Steve Hanson" w:date="2013-04-02T17:50:00Z">
        <w:r w:rsidR="007E09D5">
          <w:t xml:space="preserve">final </w:t>
        </w:r>
      </w:ins>
      <w:ins w:id="16101" w:author="Steve Hanson" w:date="2013-04-02T17:39:00Z">
        <w:r>
          <w:t xml:space="preserve">trailing </w:t>
        </w:r>
      </w:ins>
      <w:ins w:id="16102" w:author="Steve Hanson" w:date="2013-04-02T17:50:00Z">
        <w:r w:rsidR="007E09D5">
          <w:t>separator</w:t>
        </w:r>
      </w:ins>
      <w:ins w:id="16103" w:author="Steve Hanson" w:date="2013-06-04T13:16:00Z">
        <w:r w:rsidR="00F217E5">
          <w:t xml:space="preserve"> and dfdl:separatorSuppressionPolicy</w:t>
        </w:r>
      </w:ins>
      <w:ins w:id="16104" w:author="Steve Hanson" w:date="2013-06-04T13:17:00Z">
        <w:r w:rsidR="00F217E5">
          <w:t>=</w:t>
        </w:r>
      </w:ins>
      <w:ins w:id="16105" w:author="Steve Hanson" w:date="2013-06-04T13:16:00Z">
        <w:r w:rsidR="00F217E5">
          <w:t>‘trailingEmptyStrict’</w:t>
        </w:r>
      </w:ins>
      <w:ins w:id="16106" w:author="Steve Hanson" w:date="2013-04-02T17:50:00Z">
        <w:r w:rsidR="007E09D5">
          <w:t>.</w:t>
        </w:r>
      </w:ins>
    </w:p>
    <w:p w14:paraId="5271E384" w14:textId="42BBD806" w:rsidR="002E499F" w:rsidDel="00623CDC" w:rsidRDefault="002E499F" w:rsidP="002E499F">
      <w:pPr>
        <w:pStyle w:val="CommentText"/>
        <w:rPr>
          <w:ins w:id="16107" w:author="mbeckerle" w:date="2013-03-24T10:39:00Z"/>
          <w:del w:id="16108" w:author="Steve Hanson" w:date="2013-04-02T17:28:00Z"/>
        </w:rPr>
      </w:pPr>
    </w:p>
    <w:p w14:paraId="72831125" w14:textId="5493720A" w:rsidR="000A1201" w:rsidRDefault="002E499F" w:rsidP="002E499F">
      <w:pPr>
        <w:pStyle w:val="CommentText"/>
        <w:rPr>
          <w:ins w:id="16109" w:author="Steve Hanson" w:date="2013-04-02T17:41:00Z"/>
        </w:rPr>
      </w:pPr>
      <w:ins w:id="16110" w:author="mbeckerle" w:date="2013-03-24T10:39:00Z">
        <w:r>
          <w:t>Now</w:t>
        </w:r>
      </w:ins>
      <w:ins w:id="16111" w:author="Steve Hanson" w:date="2013-04-02T17:31:00Z">
        <w:r w:rsidR="00623CDC">
          <w:t xml:space="preserve"> consider </w:t>
        </w:r>
      </w:ins>
      <w:ins w:id="16112" w:author="mbeckerle" w:date="2013-03-24T10:39:00Z">
        <w:del w:id="16113" w:author="Steve Hanson" w:date="2013-04-02T17:31:00Z">
          <w:r w:rsidDel="00623CDC">
            <w:delText>,</w:delText>
          </w:r>
        </w:del>
      </w:ins>
      <w:ins w:id="16114" w:author="mbeckerle" w:date="2013-03-24T10:53:00Z">
        <w:del w:id="16115" w:author="Steve Hanson" w:date="2013-04-02T17:31:00Z">
          <w:r w:rsidR="000639D1" w:rsidDel="00623CDC">
            <w:delText xml:space="preserve"> let’s change </w:delText>
          </w:r>
        </w:del>
        <w:r w:rsidR="000639D1">
          <w:t xml:space="preserve">the </w:t>
        </w:r>
      </w:ins>
      <w:ins w:id="16116" w:author="Steve Hanson" w:date="2013-04-02T17:31:00Z">
        <w:r w:rsidR="00623CDC">
          <w:t xml:space="preserve">same </w:t>
        </w:r>
      </w:ins>
      <w:ins w:id="16117" w:author="mbeckerle" w:date="2013-03-24T10:53:00Z">
        <w:r w:rsidR="000639D1">
          <w:t xml:space="preserve">scenario </w:t>
        </w:r>
      </w:ins>
      <w:ins w:id="16118" w:author="Steve Hanson" w:date="2013-04-02T17:31:00Z">
        <w:r w:rsidR="00623CDC">
          <w:t xml:space="preserve">but </w:t>
        </w:r>
      </w:ins>
      <w:ins w:id="16119" w:author="mbeckerle" w:date="2013-03-24T10:53:00Z">
        <w:del w:id="16120" w:author="Steve Hanson" w:date="2013-04-02T17:31:00Z">
          <w:r w:rsidR="000639D1" w:rsidDel="00623CDC">
            <w:delText>slightly. If</w:delText>
          </w:r>
        </w:del>
      </w:ins>
      <w:ins w:id="16121" w:author="mbeckerle" w:date="2013-03-24T10:39:00Z">
        <w:del w:id="16122" w:author="Steve Hanson" w:date="2013-04-02T17:31:00Z">
          <w:r w:rsidDel="00623CDC">
            <w:delText xml:space="preserve"> </w:delText>
          </w:r>
        </w:del>
        <w:r>
          <w:t>minOccurs=</w:t>
        </w:r>
      </w:ins>
      <w:ins w:id="16123" w:author="Steve Hanson" w:date="2013-04-02T17:31:00Z">
        <w:r w:rsidR="00623CDC">
          <w:t>’</w:t>
        </w:r>
      </w:ins>
      <w:ins w:id="16124" w:author="mbeckerle" w:date="2013-03-24T10:39:00Z">
        <w:r>
          <w:t>2</w:t>
        </w:r>
      </w:ins>
      <w:ins w:id="16125" w:author="Steve Hanson" w:date="2013-04-02T17:31:00Z">
        <w:r w:rsidR="00623CDC">
          <w:t xml:space="preserve">’. </w:t>
        </w:r>
      </w:ins>
      <w:ins w:id="16126" w:author="mbeckerle" w:date="2013-03-24T10:39:00Z">
        <w:del w:id="16127" w:author="Steve Hanson" w:date="2013-04-02T17:31:00Z">
          <w:r w:rsidDel="00623CDC">
            <w:delText xml:space="preserve">, then </w:delText>
          </w:r>
        </w:del>
      </w:ins>
      <w:ins w:id="16128" w:author="Steve Hanson" w:date="2013-04-02T17:31:00Z">
        <w:r w:rsidR="00623CDC">
          <w:t>T</w:t>
        </w:r>
      </w:ins>
      <w:ins w:id="16129" w:author="mbeckerle" w:date="2013-03-24T10:53:00Z">
        <w:del w:id="16130" w:author="Steve Hanson" w:date="2013-04-02T17:31:00Z">
          <w:r w:rsidR="000639D1" w:rsidDel="00623CDC">
            <w:delText>t</w:delText>
          </w:r>
        </w:del>
        <w:r w:rsidR="000639D1">
          <w:t>h</w:t>
        </w:r>
      </w:ins>
      <w:ins w:id="16131" w:author="Steve Hanson" w:date="2013-04-02T17:41:00Z">
        <w:r w:rsidR="000A1201">
          <w:t xml:space="preserve">e </w:t>
        </w:r>
      </w:ins>
      <w:ins w:id="16132" w:author="Steve Hanson" w:date="2013-04-02T17:45:00Z">
        <w:r w:rsidR="000A1201">
          <w:t xml:space="preserve">first term </w:t>
        </w:r>
      </w:ins>
      <w:ins w:id="16133" w:author="Steve Hanson" w:date="2013-04-02T17:46:00Z">
        <w:r w:rsidR="000A1201">
          <w:t xml:space="preserve">reappears as </w:t>
        </w:r>
      </w:ins>
      <w:ins w:id="16134" w:author="Steve Hanson" w:date="2013-04-02T17:45:00Z">
        <w:r w:rsidR="000A1201" w:rsidRPr="009663A9">
          <w:rPr>
            <w:i/>
          </w:rPr>
          <w:t>RepDef(</w:t>
        </w:r>
      </w:ins>
      <w:ins w:id="16135" w:author="Steve Hanson" w:date="2013-04-02T17:46:00Z">
        <w:r w:rsidR="000A1201" w:rsidRPr="009663A9">
          <w:rPr>
            <w:i/>
          </w:rPr>
          <w:t>2).</w:t>
        </w:r>
        <w:r w:rsidR="000A1201">
          <w:t xml:space="preserve"> The </w:t>
        </w:r>
      </w:ins>
      <w:ins w:id="16136" w:author="mbeckerle" w:date="2013-03-24T10:53:00Z">
        <w:del w:id="16137" w:author="Steve Hanson" w:date="2013-04-02T17:41:00Z">
          <w:r w:rsidR="000639D1" w:rsidDel="000A1201">
            <w:delText xml:space="preserve">is same </w:delText>
          </w:r>
        </w:del>
        <w:r w:rsidR="000639D1">
          <w:t>data</w:t>
        </w:r>
      </w:ins>
    </w:p>
    <w:p w14:paraId="16767035" w14:textId="48943E8D" w:rsidR="000A1201" w:rsidRDefault="000639D1" w:rsidP="000A1201">
      <w:pPr>
        <w:pStyle w:val="CommentText"/>
        <w:ind w:firstLine="720"/>
        <w:rPr>
          <w:ins w:id="16138" w:author="Steve Hanson" w:date="2013-04-02T17:41:00Z"/>
        </w:rPr>
      </w:pPr>
      <w:ins w:id="16139" w:author="mbeckerle" w:date="2013-03-24T10:53:00Z">
        <w:del w:id="16140" w:author="Steve Hanson" w:date="2013-04-02T17:41:00Z">
          <w:r w:rsidDel="000A1201">
            <w:delText xml:space="preserve"> </w:delText>
          </w:r>
        </w:del>
      </w:ins>
      <w:ins w:id="16141" w:author="mbeckerle" w:date="2013-03-24T10:39:00Z">
        <w:del w:id="16142" w:author="Steve Hanson" w:date="2013-04-02T17:41:00Z">
          <w:r w:rsidR="002E499F" w:rsidDel="000A1201">
            <w:delText>"</w:delText>
          </w:r>
        </w:del>
        <w:r w:rsidR="002E499F" w:rsidRPr="00623CDC">
          <w:rPr>
            <w:rFonts w:ascii="Courier New" w:hAnsi="Courier New" w:cs="Courier New"/>
          </w:rPr>
          <w:t>|||[4]</w:t>
        </w:r>
        <w:del w:id="16143" w:author="Steve Hanson" w:date="2013-04-02T17:41:00Z">
          <w:r w:rsidR="002E499F" w:rsidDel="000A1201">
            <w:delText>"</w:delText>
          </w:r>
        </w:del>
      </w:ins>
    </w:p>
    <w:p w14:paraId="2911F00F" w14:textId="76CB3890" w:rsidR="000639D1" w:rsidRDefault="000A1201" w:rsidP="000A1201">
      <w:pPr>
        <w:pStyle w:val="CommentText"/>
        <w:rPr>
          <w:ins w:id="16144" w:author="mbeckerle" w:date="2013-03-24T10:54:00Z"/>
        </w:rPr>
      </w:pPr>
      <w:ins w:id="16145" w:author="Steve Hanson" w:date="2013-04-02T17:41:00Z">
        <w:r>
          <w:t xml:space="preserve">which previously parsed successfully </w:t>
        </w:r>
      </w:ins>
      <w:ins w:id="16146" w:author="mbeckerle" w:date="2013-03-24T10:39:00Z">
        <w:del w:id="16147" w:author="Steve Hanson" w:date="2013-04-02T17:41:00Z">
          <w:r w:rsidR="002E499F" w:rsidDel="000A1201">
            <w:delText xml:space="preserve"> </w:delText>
          </w:r>
        </w:del>
        <w:r w:rsidR="002E499F">
          <w:t xml:space="preserve">would </w:t>
        </w:r>
      </w:ins>
      <w:ins w:id="16148" w:author="Steve Hanson" w:date="2013-04-02T17:41:00Z">
        <w:r>
          <w:t xml:space="preserve">now </w:t>
        </w:r>
      </w:ins>
      <w:ins w:id="16149" w:author="mbeckerle" w:date="2013-03-24T10:39:00Z">
        <w:r w:rsidR="002E499F">
          <w:t>cause a processing error because the first two occurrences are required, so they have to be</w:t>
        </w:r>
      </w:ins>
      <w:ins w:id="16150" w:author="mbeckerle" w:date="2013-03-24T10:53:00Z">
        <w:r w:rsidR="000639D1">
          <w:t xml:space="preserve"> either a normal representation, that is, matching xs:</w:t>
        </w:r>
      </w:ins>
      <w:ins w:id="16151" w:author="mbeckerle" w:date="2013-03-24T10:39:00Z">
        <w:r w:rsidR="002E499F">
          <w:t>int syntax</w:t>
        </w:r>
      </w:ins>
      <w:ins w:id="16152" w:author="mbeckerle" w:date="2013-03-24T10:53:00Z">
        <w:r w:rsidR="000639D1">
          <w:t xml:space="preserve"> with surrounding initiator and terminator</w:t>
        </w:r>
      </w:ins>
      <w:ins w:id="16153" w:author="mbeckerle" w:date="2013-03-24T10:39:00Z">
        <w:r w:rsidR="002E499F">
          <w:t xml:space="preserve">, or </w:t>
        </w:r>
      </w:ins>
      <w:ins w:id="16154" w:author="Steve Hanson" w:date="2013-04-02T17:46:00Z">
        <w:r>
          <w:t xml:space="preserve">the </w:t>
        </w:r>
      </w:ins>
      <w:ins w:id="16155" w:author="mbeckerle" w:date="2013-03-24T10:54:00Z">
        <w:r w:rsidR="000639D1">
          <w:t xml:space="preserve">empty representation </w:t>
        </w:r>
      </w:ins>
      <w:ins w:id="16156" w:author="mbeckerle" w:date="2013-03-24T10:39:00Z">
        <w:r w:rsidR="002E499F">
          <w:t xml:space="preserve">which is </w:t>
        </w:r>
        <w:r w:rsidR="002E499F" w:rsidRPr="00623CDC">
          <w:rPr>
            <w:rFonts w:ascii="Courier New" w:hAnsi="Courier New" w:cs="Courier New"/>
          </w:rPr>
          <w:t>[]</w:t>
        </w:r>
        <w:r w:rsidR="002E499F">
          <w:t xml:space="preserve">. </w:t>
        </w:r>
      </w:ins>
      <w:ins w:id="16157" w:author="mbeckerle" w:date="2013-03-24T10:54:00Z">
        <w:r w:rsidR="000639D1">
          <w:t xml:space="preserve">An example which will parse correctly </w:t>
        </w:r>
        <w:del w:id="16158" w:author="Steve Hanson" w:date="2013-04-02T17:33:00Z">
          <w:r w:rsidR="000639D1" w:rsidDel="00623CDC">
            <w:delText xml:space="preserve">in this variation scenario </w:delText>
          </w:r>
        </w:del>
        <w:r w:rsidR="000639D1">
          <w:t>with minOccurs=’2’ is:</w:t>
        </w:r>
      </w:ins>
    </w:p>
    <w:p w14:paraId="504F1C09" w14:textId="77777777" w:rsidR="000639D1" w:rsidRPr="00623CDC" w:rsidRDefault="002E499F" w:rsidP="00360B25">
      <w:pPr>
        <w:pStyle w:val="CommentText"/>
        <w:ind w:left="720"/>
        <w:rPr>
          <w:ins w:id="16159" w:author="mbeckerle" w:date="2013-03-24T10:54:00Z"/>
          <w:rFonts w:ascii="Courier New" w:hAnsi="Courier New" w:cs="Courier New"/>
        </w:rPr>
      </w:pPr>
      <w:ins w:id="16160" w:author="mbeckerle" w:date="2013-03-24T10:39:00Z">
        <w:r w:rsidRPr="00623CDC">
          <w:rPr>
            <w:rFonts w:ascii="Courier New" w:hAnsi="Courier New" w:cs="Courier New"/>
          </w:rPr>
          <w:t>[1]|[]||[4]</w:t>
        </w:r>
      </w:ins>
    </w:p>
    <w:p w14:paraId="76323244" w14:textId="414F1595" w:rsidR="002E499F" w:rsidRDefault="000639D1">
      <w:pPr>
        <w:pStyle w:val="CommentText"/>
        <w:rPr>
          <w:ins w:id="16161" w:author="mbeckerle" w:date="2013-03-24T10:39:00Z"/>
        </w:rPr>
      </w:pPr>
      <w:ins w:id="16162" w:author="mbeckerle" w:date="2013-03-24T10:55:00Z">
        <w:r>
          <w:t>I</w:t>
        </w:r>
      </w:ins>
      <w:ins w:id="16163" w:author="mbeckerle" w:date="2013-03-24T10:39:00Z">
        <w:r w:rsidR="002E499F">
          <w:t xml:space="preserve">n this case the </w:t>
        </w:r>
      </w:ins>
      <w:ins w:id="16164" w:author="Steve Hanson" w:date="2013-04-02T17:34:00Z">
        <w:r w:rsidR="00623CDC">
          <w:t xml:space="preserve">Infoset </w:t>
        </w:r>
      </w:ins>
      <w:ins w:id="16165" w:author="mbeckerle" w:date="2013-03-24T10:39:00Z">
        <w:del w:id="16166" w:author="Steve Hanson" w:date="2013-04-02T17:34:00Z">
          <w:r w:rsidR="002E499F" w:rsidDel="00623CDC">
            <w:delText xml:space="preserve">array </w:delText>
          </w:r>
        </w:del>
        <w:r w:rsidR="002E499F">
          <w:t xml:space="preserve">will </w:t>
        </w:r>
        <w:del w:id="16167" w:author="Steve Hanson" w:date="2013-04-02T17:34:00Z">
          <w:r w:rsidR="002E499F" w:rsidDel="00623CDC">
            <w:delText xml:space="preserve">end up </w:delText>
          </w:r>
        </w:del>
        <w:r w:rsidR="002E499F">
          <w:t>contain</w:t>
        </w:r>
        <w:del w:id="16168" w:author="Steve Hanson" w:date="2013-04-02T17:34:00Z">
          <w:r w:rsidR="002E499F" w:rsidDel="00623CDC">
            <w:delText>ing</w:delText>
          </w:r>
        </w:del>
        <w:r w:rsidR="002E499F">
          <w:t xml:space="preserve"> 3 </w:t>
        </w:r>
      </w:ins>
      <w:ins w:id="16169" w:author="Steve Hanson" w:date="2013-04-02T17:34:00Z">
        <w:r w:rsidR="00623CDC">
          <w:t>items</w:t>
        </w:r>
      </w:ins>
      <w:ins w:id="16170" w:author="mbeckerle" w:date="2013-03-24T10:39:00Z">
        <w:del w:id="16171" w:author="Steve Hanson" w:date="2013-04-02T17:34:00Z">
          <w:r w:rsidR="002E499F" w:rsidDel="00623CDC">
            <w:delText>elements</w:delText>
          </w:r>
        </w:del>
        <w:r w:rsidR="002E499F">
          <w:t xml:space="preserve"> with values 1, 0, 4.</w:t>
        </w:r>
      </w:ins>
      <w:ins w:id="16172" w:author="mbeckerle" w:date="2013-03-24T10:55:00Z">
        <w:r>
          <w:t xml:space="preserve"> The 0 value </w:t>
        </w:r>
      </w:ins>
      <w:ins w:id="16173" w:author="Steve Hanson" w:date="2013-04-02T17:35:00Z">
        <w:r w:rsidR="00623CDC">
          <w:t xml:space="preserve">arises </w:t>
        </w:r>
      </w:ins>
      <w:ins w:id="16174" w:author="mbeckerle" w:date="2013-03-24T10:55:00Z">
        <w:del w:id="16175" w:author="Steve Hanson" w:date="2013-04-02T17:35:00Z">
          <w:r w:rsidDel="00623CDC">
            <w:delText xml:space="preserve">comes from </w:delText>
          </w:r>
        </w:del>
      </w:ins>
      <w:ins w:id="16176" w:author="Steve Hanson" w:date="2013-04-02T17:35:00Z">
        <w:r w:rsidR="00623CDC">
          <w:t xml:space="preserve">because </w:t>
        </w:r>
      </w:ins>
      <w:ins w:id="16177" w:author="mbeckerle" w:date="2013-03-24T10:55:00Z">
        <w:r>
          <w:t xml:space="preserve">the </w:t>
        </w:r>
      </w:ins>
      <w:ins w:id="16178" w:author="Steve Hanson" w:date="2013-04-02T17:35:00Z">
        <w:r w:rsidR="00623CDC">
          <w:t xml:space="preserve">occurrence has the </w:t>
        </w:r>
      </w:ins>
      <w:ins w:id="16179" w:author="mbeckerle" w:date="2013-03-24T10:55:00Z">
        <w:r>
          <w:t xml:space="preserve">empty representation, </w:t>
        </w:r>
        <w:del w:id="16180" w:author="Steve Hanson" w:date="2013-04-02T17:35:00Z">
          <w:r w:rsidDel="00623CDC">
            <w:delText xml:space="preserve">which because minOccurs=’2’ and </w:delText>
          </w:r>
        </w:del>
        <w:r>
          <w:t>the occurs index is 2</w:t>
        </w:r>
      </w:ins>
      <w:ins w:id="16181" w:author="Steve Hanson" w:date="2013-04-02T17:35:00Z">
        <w:r w:rsidR="00623CDC">
          <w:t xml:space="preserve"> so it is required</w:t>
        </w:r>
      </w:ins>
      <w:ins w:id="16182" w:author="mbeckerle" w:date="2013-03-24T10:55:00Z">
        <w:r>
          <w:t xml:space="preserve">, </w:t>
        </w:r>
      </w:ins>
      <w:ins w:id="16183" w:author="Steve Hanson" w:date="2013-04-02T17:35:00Z">
        <w:r w:rsidR="00623CDC">
          <w:t xml:space="preserve">and there is a </w:t>
        </w:r>
      </w:ins>
      <w:ins w:id="16184" w:author="mbeckerle" w:date="2013-03-24T10:55:00Z">
        <w:del w:id="16185" w:author="Steve Hanson" w:date="2013-04-02T17:35:00Z">
          <w:r w:rsidDel="00623CDC">
            <w:delText xml:space="preserve">is created by taking the </w:delText>
          </w:r>
        </w:del>
        <w:r>
          <w:t xml:space="preserve">default value </w:t>
        </w:r>
      </w:ins>
      <w:ins w:id="16186" w:author="Steve Hanson" w:date="2013-04-02T17:36:00Z">
        <w:r w:rsidR="00623CDC">
          <w:t>0</w:t>
        </w:r>
      </w:ins>
      <w:ins w:id="16187" w:author="mbeckerle" w:date="2013-03-24T10:55:00Z">
        <w:del w:id="16188" w:author="Steve Hanson" w:date="2013-04-02T17:36:00Z">
          <w:r w:rsidDel="00623CDC">
            <w:delText>of zero</w:delText>
          </w:r>
        </w:del>
        <w:r>
          <w:t>.</w:t>
        </w:r>
      </w:ins>
    </w:p>
    <w:p w14:paraId="03C2F799" w14:textId="612E0D52" w:rsidR="000A1201" w:rsidRDefault="000A1201" w:rsidP="002E499F">
      <w:pPr>
        <w:pStyle w:val="CommentText"/>
        <w:rPr>
          <w:ins w:id="16189" w:author="Steve Hanson" w:date="2013-04-02T17:44:00Z"/>
        </w:rPr>
      </w:pPr>
      <w:ins w:id="16190" w:author="Steve Hanson" w:date="2013-04-02T17:44:00Z">
        <w:r>
          <w:t xml:space="preserve">If the </w:t>
        </w:r>
      </w:ins>
      <w:ins w:id="16191" w:author="mbeckerle" w:date="2013-03-24T10:56:00Z">
        <w:del w:id="16192" w:author="Steve Hanson" w:date="2013-04-02T17:42:00Z">
          <w:r w:rsidR="000639D1" w:rsidDel="000A1201">
            <w:delText xml:space="preserve">Now </w:delText>
          </w:r>
        </w:del>
      </w:ins>
      <w:ins w:id="16193" w:author="Steve Hanson" w:date="2013-04-02T17:44:00Z">
        <w:r>
          <w:t>s</w:t>
        </w:r>
      </w:ins>
      <w:ins w:id="16194" w:author="Steve Hanson" w:date="2013-04-02T17:36:00Z">
        <w:r w:rsidR="00623CDC">
          <w:t xml:space="preserve">cenario </w:t>
        </w:r>
      </w:ins>
      <w:ins w:id="16195" w:author="Steve Hanson" w:date="2013-04-02T17:44:00Z">
        <w:r>
          <w:t xml:space="preserve">is changed so that </w:t>
        </w:r>
      </w:ins>
      <w:ins w:id="16196" w:author="mbeckerle" w:date="2013-03-24T10:56:00Z">
        <w:del w:id="16197" w:author="Steve Hanson" w:date="2013-04-02T17:37:00Z">
          <w:r w:rsidR="000639D1" w:rsidDel="00623CDC">
            <w:delText xml:space="preserve">let us vary the </w:delText>
          </w:r>
        </w:del>
        <w:r w:rsidR="000639D1">
          <w:t>dfdl:separatorSuppressionPolicy</w:t>
        </w:r>
      </w:ins>
      <w:ins w:id="16198" w:author="Steve Hanson" w:date="2013-04-02T17:37:00Z">
        <w:r w:rsidR="00623CDC">
          <w:t>=</w:t>
        </w:r>
      </w:ins>
      <w:ins w:id="16199" w:author="mbeckerle" w:date="2013-03-24T10:56:00Z">
        <w:del w:id="16200" w:author="Steve Hanson" w:date="2013-04-02T17:37:00Z">
          <w:r w:rsidR="000639D1" w:rsidDel="00623CDC">
            <w:delText xml:space="preserve"> to</w:delText>
          </w:r>
        </w:del>
        <w:del w:id="16201" w:author="Steve Hanson" w:date="2013-06-04T13:17:00Z">
          <w:r w:rsidR="000639D1" w:rsidDel="00F217E5">
            <w:delText xml:space="preserve"> </w:delText>
          </w:r>
        </w:del>
        <w:r w:rsidR="000639D1">
          <w:t>‘</w:t>
        </w:r>
      </w:ins>
      <w:ins w:id="16202" w:author="mbeckerle" w:date="2013-03-24T10:39:00Z">
        <w:r w:rsidR="002E499F">
          <w:t>trailingEmpty</w:t>
        </w:r>
      </w:ins>
      <w:ins w:id="16203" w:author="mbeckerle" w:date="2013-03-24T10:56:00Z">
        <w:r w:rsidR="000639D1">
          <w:t>’</w:t>
        </w:r>
      </w:ins>
      <w:ins w:id="16204" w:author="Steve Hanson" w:date="2013-04-02T17:44:00Z">
        <w:r>
          <w:t xml:space="preserve"> then a different cell </w:t>
        </w:r>
      </w:ins>
      <w:ins w:id="16205" w:author="mbeckerle" w:date="2013-06-03T12:23:00Z">
        <w:r w:rsidR="007B606F">
          <w:t xml:space="preserve">of the matrix above </w:t>
        </w:r>
      </w:ins>
      <w:ins w:id="16206" w:author="Steve Hanson" w:date="2013-04-02T17:44:00Z">
        <w:r>
          <w:t>applies</w:t>
        </w:r>
      </w:ins>
      <w:ins w:id="16207" w:author="mbeckerle" w:date="2013-03-24T10:56:00Z">
        <w:r w:rsidR="000639D1">
          <w:t xml:space="preserve">. </w:t>
        </w:r>
      </w:ins>
    </w:p>
    <w:p w14:paraId="0A7058A8" w14:textId="2BD356B9" w:rsidR="000A1201" w:rsidRPr="009663A9" w:rsidRDefault="000A1201" w:rsidP="000A1201">
      <w:pPr>
        <w:pStyle w:val="CommentText"/>
        <w:ind w:left="720"/>
        <w:rPr>
          <w:ins w:id="16208" w:author="Steve Hanson" w:date="2013-04-02T17:44:00Z"/>
          <w:i/>
        </w:rPr>
      </w:pPr>
      <w:ins w:id="16209" w:author="Steve Hanson" w:date="2013-04-02T17:44:00Z">
        <w:r w:rsidRPr="009663A9">
          <w:rPr>
            <w:i/>
          </w:rPr>
          <w:t>RepDef(min) [~ Rep(M &lt; max – min) ]</w:t>
        </w:r>
      </w:ins>
    </w:p>
    <w:p w14:paraId="3D9EA31F" w14:textId="65B2BF36" w:rsidR="000639D1" w:rsidRDefault="000639D1" w:rsidP="002E499F">
      <w:pPr>
        <w:pStyle w:val="CommentText"/>
        <w:rPr>
          <w:ins w:id="16210" w:author="mbeckerle" w:date="2013-03-24T10:56:00Z"/>
        </w:rPr>
      </w:pPr>
      <w:ins w:id="16211" w:author="mbeckerle" w:date="2013-03-24T10:56:00Z">
        <w:r>
          <w:t xml:space="preserve">This has a more lax behavior so that this data </w:t>
        </w:r>
      </w:ins>
      <w:ins w:id="16212" w:author="mbeckerle" w:date="2013-03-24T10:39:00Z">
        <w:r>
          <w:t>is also acceptable</w:t>
        </w:r>
      </w:ins>
      <w:ins w:id="16213" w:author="mbeckerle" w:date="2013-03-24T10:56:00Z">
        <w:r>
          <w:t>:</w:t>
        </w:r>
      </w:ins>
    </w:p>
    <w:p w14:paraId="5C04B64A" w14:textId="77777777" w:rsidR="000639D1" w:rsidRPr="00623CDC" w:rsidRDefault="002E499F" w:rsidP="00360B25">
      <w:pPr>
        <w:pStyle w:val="CommentText"/>
        <w:ind w:left="720"/>
        <w:rPr>
          <w:ins w:id="16214" w:author="mbeckerle" w:date="2013-03-24T10:57:00Z"/>
          <w:rFonts w:ascii="Courier New" w:hAnsi="Courier New" w:cs="Courier New"/>
        </w:rPr>
      </w:pPr>
      <w:ins w:id="16215" w:author="mbeckerle" w:date="2013-03-24T10:39:00Z">
        <w:r w:rsidRPr="00623CDC">
          <w:rPr>
            <w:rFonts w:ascii="Courier New" w:hAnsi="Courier New" w:cs="Courier New"/>
          </w:rPr>
          <w:t>[1]|[]||[4]|</w:t>
        </w:r>
      </w:ins>
    </w:p>
    <w:p w14:paraId="0B71863D" w14:textId="5A0F32CA" w:rsidR="002E499F" w:rsidRDefault="000639D1">
      <w:pPr>
        <w:pStyle w:val="CommentText"/>
        <w:rPr>
          <w:ins w:id="16216" w:author="mbeckerle" w:date="2013-03-24T10:39:00Z"/>
        </w:rPr>
      </w:pPr>
      <w:ins w:id="16217" w:author="mbeckerle" w:date="2013-03-24T10:57:00Z">
        <w:r>
          <w:t xml:space="preserve">In this case </w:t>
        </w:r>
      </w:ins>
      <w:ins w:id="16218" w:author="mbeckerle" w:date="2013-03-24T10:39:00Z">
        <w:r w:rsidR="002E499F">
          <w:t xml:space="preserve">the final trailing separator </w:t>
        </w:r>
        <w:r w:rsidR="00BC4355">
          <w:t>is tolerated</w:t>
        </w:r>
      </w:ins>
      <w:ins w:id="16219" w:author="mbeckerle" w:date="2013-03-24T10:59:00Z">
        <w:r w:rsidR="00BC4355">
          <w:t xml:space="preserve">, though when unparsing this final trailing separator would not be created. This is a case where what </w:t>
        </w:r>
      </w:ins>
      <w:ins w:id="16220" w:author="Steve Hanson" w:date="2013-04-02T17:50:00Z">
        <w:r w:rsidR="007E09D5">
          <w:t>is</w:t>
        </w:r>
      </w:ins>
      <w:ins w:id="16221" w:author="mbeckerle" w:date="2013-03-24T10:59:00Z">
        <w:del w:id="16222" w:author="Steve Hanson" w:date="2013-04-02T17:50:00Z">
          <w:r w:rsidR="00BC4355" w:rsidDel="007E09D5">
            <w:delText>one</w:delText>
          </w:r>
        </w:del>
        <w:r w:rsidR="00BC4355">
          <w:t xml:space="preserve"> parse</w:t>
        </w:r>
      </w:ins>
      <w:ins w:id="16223" w:author="Steve Hanson" w:date="2013-04-02T17:50:00Z">
        <w:r w:rsidR="007E09D5">
          <w:t>d</w:t>
        </w:r>
      </w:ins>
      <w:ins w:id="16224" w:author="mbeckerle" w:date="2013-03-24T10:59:00Z">
        <w:del w:id="16225" w:author="Steve Hanson" w:date="2013-04-02T17:50:00Z">
          <w:r w:rsidR="00BC4355" w:rsidDel="007E09D5">
            <w:delText>s</w:delText>
          </w:r>
        </w:del>
        <w:r w:rsidR="00BC4355">
          <w:t xml:space="preserve"> will not be exactly recreated on unparsing from the </w:t>
        </w:r>
      </w:ins>
      <w:ins w:id="16226" w:author="Steve Hanson" w:date="2013-04-02T17:50:00Z">
        <w:r w:rsidR="007E09D5">
          <w:t>resulting</w:t>
        </w:r>
      </w:ins>
      <w:ins w:id="16227" w:author="mbeckerle" w:date="2013-03-24T10:59:00Z">
        <w:del w:id="16228" w:author="Steve Hanson" w:date="2013-04-02T17:50:00Z">
          <w:r w:rsidR="00BC4355" w:rsidDel="007E09D5">
            <w:delText>same</w:delText>
          </w:r>
        </w:del>
        <w:r w:rsidR="00BC4355">
          <w:t xml:space="preserve"> infoset, but all the information content is preserved.</w:t>
        </w:r>
      </w:ins>
    </w:p>
    <w:p w14:paraId="1D379453" w14:textId="2C22C7A2" w:rsidR="002E499F" w:rsidRDefault="007E09D5" w:rsidP="002E499F">
      <w:pPr>
        <w:pStyle w:val="CommentText"/>
        <w:rPr>
          <w:ins w:id="16229" w:author="mbeckerle" w:date="2013-03-24T10:39:00Z"/>
        </w:rPr>
      </w:pPr>
      <w:ins w:id="16230" w:author="Steve Hanson" w:date="2013-04-02T17:52:00Z">
        <w:r>
          <w:t xml:space="preserve">Now consider the same scenario </w:t>
        </w:r>
      </w:ins>
      <w:ins w:id="16231" w:author="mbeckerle" w:date="2013-03-24T10:57:00Z">
        <w:del w:id="16232" w:author="Steve Hanson" w:date="2013-04-02T17:52:00Z">
          <w:r w:rsidR="00BC4355" w:rsidDel="007E09D5">
            <w:delText>A</w:delText>
          </w:r>
        </w:del>
      </w:ins>
      <w:ins w:id="16233" w:author="mbeckerle" w:date="2013-03-24T11:01:00Z">
        <w:del w:id="16234" w:author="Steve Hanson" w:date="2013-04-02T17:52:00Z">
          <w:r w:rsidR="00BC4355" w:rsidDel="007E09D5">
            <w:delText xml:space="preserve">nother </w:delText>
          </w:r>
        </w:del>
      </w:ins>
      <w:ins w:id="16235" w:author="mbeckerle" w:date="2013-03-24T10:57:00Z">
        <w:del w:id="16236" w:author="Steve Hanson" w:date="2013-04-02T17:52:00Z">
          <w:r w:rsidR="000639D1" w:rsidDel="007E09D5">
            <w:delText>variation in this example is to change the maxOccurs on our array element to</w:delText>
          </w:r>
        </w:del>
      </w:ins>
      <w:ins w:id="16237" w:author="Steve Hanson" w:date="2013-04-02T17:52:00Z">
        <w:r>
          <w:t xml:space="preserve">but </w:t>
        </w:r>
      </w:ins>
      <w:ins w:id="16238" w:author="mbeckerle" w:date="2013-03-24T10:57:00Z">
        <w:del w:id="16239" w:author="Steve Hanson" w:date="2013-04-02T17:52:00Z">
          <w:r w:rsidR="000639D1" w:rsidDel="007E09D5">
            <w:delText xml:space="preserve"> </w:delText>
          </w:r>
        </w:del>
        <w:r w:rsidR="000639D1">
          <w:t>maxOccurs=’unbounded’. In that case this data is acceptable:</w:t>
        </w:r>
      </w:ins>
    </w:p>
    <w:p w14:paraId="7841F689" w14:textId="017CB84D" w:rsidR="002E499F" w:rsidRPr="007E09D5" w:rsidRDefault="000639D1" w:rsidP="00360B25">
      <w:pPr>
        <w:pStyle w:val="CommentText"/>
        <w:ind w:left="720"/>
        <w:rPr>
          <w:ins w:id="16240" w:author="mbeckerle" w:date="2013-03-24T10:39:00Z"/>
          <w:rFonts w:ascii="Courier New" w:hAnsi="Courier New" w:cs="Courier New"/>
        </w:rPr>
      </w:pPr>
      <w:ins w:id="16241" w:author="mbeckerle" w:date="2013-03-24T10:58:00Z">
        <w:r w:rsidRPr="007E09D5">
          <w:rPr>
            <w:rFonts w:ascii="Courier New" w:hAnsi="Courier New" w:cs="Courier New"/>
          </w:rPr>
          <w:t>[</w:t>
        </w:r>
      </w:ins>
      <w:ins w:id="16242" w:author="mbeckerle" w:date="2013-03-24T10:39:00Z">
        <w:r w:rsidR="002E499F" w:rsidRPr="007E09D5">
          <w:rPr>
            <w:rFonts w:ascii="Courier New" w:hAnsi="Courier New" w:cs="Courier New"/>
          </w:rPr>
          <w:t>1]|[]|||||||||||||||||</w:t>
        </w:r>
        <w:r w:rsidRPr="007E09D5">
          <w:rPr>
            <w:rFonts w:ascii="Courier New" w:hAnsi="Courier New" w:cs="Courier New"/>
          </w:rPr>
          <w:t>|||||||[4]|||||||||||||||||||||</w:t>
        </w:r>
      </w:ins>
    </w:p>
    <w:p w14:paraId="159BE36D" w14:textId="3324E584" w:rsidR="002E499F" w:rsidRDefault="007E09D5" w:rsidP="002E499F">
      <w:pPr>
        <w:pStyle w:val="CommentText"/>
        <w:rPr>
          <w:ins w:id="16243" w:author="mbeckerle" w:date="2013-03-24T10:39:00Z"/>
        </w:rPr>
      </w:pPr>
      <w:ins w:id="16244" w:author="Steve Hanson" w:date="2013-04-02T17:53:00Z">
        <w:r>
          <w:t>T</w:t>
        </w:r>
      </w:ins>
      <w:ins w:id="16245" w:author="mbeckerle" w:date="2013-03-24T10:39:00Z">
        <w:del w:id="16246" w:author="Steve Hanson" w:date="2013-04-02T17:53:00Z">
          <w:r w:rsidR="002E499F" w:rsidDel="007E09D5">
            <w:delText>And t</w:delText>
          </w:r>
        </w:del>
        <w:r w:rsidR="002E499F">
          <w:t xml:space="preserve">he </w:t>
        </w:r>
      </w:ins>
      <w:ins w:id="16247" w:author="Steve Hanson" w:date="2013-04-02T17:53:00Z">
        <w:r>
          <w:t xml:space="preserve">infoset </w:t>
        </w:r>
      </w:ins>
      <w:ins w:id="16248" w:author="mbeckerle" w:date="2013-03-24T10:39:00Z">
        <w:del w:id="16249" w:author="Steve Hanson" w:date="2013-04-02T17:53:00Z">
          <w:r w:rsidR="002E499F" w:rsidDel="007E09D5">
            <w:delText xml:space="preserve">array </w:delText>
          </w:r>
        </w:del>
        <w:r w:rsidR="002E499F">
          <w:t>values are again 1, 0, 4.</w:t>
        </w:r>
      </w:ins>
      <w:ins w:id="16250" w:author="mbeckerle" w:date="2013-03-24T10:58:00Z">
        <w:r w:rsidR="000639D1">
          <w:t xml:space="preserve"> But all the</w:t>
        </w:r>
        <w:del w:id="16251" w:author="Steve Hanson" w:date="2013-06-04T13:18:00Z">
          <w:r w:rsidR="000639D1" w:rsidDel="00F217E5">
            <w:delText>se</w:delText>
          </w:r>
        </w:del>
        <w:r w:rsidR="000639D1">
          <w:t xml:space="preserve"> excess separators are </w:t>
        </w:r>
        <w:commentRangeStart w:id="16252"/>
        <w:commentRangeStart w:id="16253"/>
        <w:r w:rsidR="000639D1">
          <w:t>tolerated</w:t>
        </w:r>
      </w:ins>
      <w:commentRangeEnd w:id="16252"/>
      <w:ins w:id="16254" w:author="mbeckerle" w:date="2013-03-24T11:01:00Z">
        <w:r w:rsidR="00BC4355">
          <w:rPr>
            <w:rStyle w:val="CommentReference"/>
          </w:rPr>
          <w:commentReference w:id="16252"/>
        </w:r>
      </w:ins>
      <w:ins w:id="16255" w:author="mbeckerle" w:date="2013-03-24T10:58:00Z">
        <w:r w:rsidR="000639D1">
          <w:t>.</w:t>
        </w:r>
      </w:ins>
      <w:commentRangeEnd w:id="16253"/>
      <w:ins w:id="16256" w:author="mbeckerle" w:date="2013-03-24T11:02:00Z">
        <w:r w:rsidR="00BC4355">
          <w:rPr>
            <w:rStyle w:val="CommentReference"/>
          </w:rPr>
          <w:commentReference w:id="16253"/>
        </w:r>
      </w:ins>
    </w:p>
    <w:p w14:paraId="584AA673" w14:textId="77777777" w:rsidR="00D119F5" w:rsidRPr="00985A56" w:rsidRDefault="00D119F5" w:rsidP="002C351D">
      <w:pPr>
        <w:pStyle w:val="NormalWeb"/>
        <w:rPr>
          <w:ins w:id="16257" w:author="mbeckerle" w:date="2013-02-19T12:49:00Z"/>
          <w:rFonts w:ascii="Arial" w:hAnsi="Arial"/>
          <w:color w:val="000000"/>
          <w:sz w:val="20"/>
        </w:rPr>
      </w:pPr>
    </w:p>
    <w:p w14:paraId="0834BBBC" w14:textId="44894FC6" w:rsidR="002C351D" w:rsidRPr="00CE6268" w:rsidRDefault="004E5E33" w:rsidP="0031368F">
      <w:pPr>
        <w:pStyle w:val="Heading3"/>
        <w:rPr>
          <w:ins w:id="16258" w:author="mbeckerle" w:date="2013-02-19T12:49:00Z"/>
        </w:rPr>
      </w:pPr>
      <w:bookmarkStart w:id="16259" w:name="_Toc362453428"/>
      <w:ins w:id="16260" w:author="mbeckerle" w:date="2013-07-23T20:31:00Z">
        <w:r>
          <w:t>Unparsing Sequence Groups with Separators</w:t>
        </w:r>
      </w:ins>
      <w:bookmarkEnd w:id="16259"/>
    </w:p>
    <w:p w14:paraId="6D00E5B4" w14:textId="3EBC9481" w:rsidR="002C351D" w:rsidRDefault="002C351D">
      <w:pPr>
        <w:rPr>
          <w:ins w:id="16261" w:author="mbeckerle" w:date="2013-02-19T12:49:00Z"/>
        </w:rPr>
      </w:pPr>
      <w:ins w:id="16262" w:author="mbeckerle" w:date="2013-02-19T12:49:00Z">
        <w:r>
          <w:t xml:space="preserve">When an element is required and is not an array then one occurrence is always output along with its separator. The </w:t>
        </w:r>
      </w:ins>
      <w:ins w:id="16263" w:author="Steve Hanson" w:date="2013-04-02T17:55:00Z">
        <w:r w:rsidR="00334D4D">
          <w:t>dfdl:</w:t>
        </w:r>
      </w:ins>
      <w:ins w:id="16264" w:author="mbeckerle" w:date="2013-02-19T12:49:00Z">
        <w:r>
          <w:t>separatorSuppressionPolicy is not applicable and the implied behaviour is ‘ne</w:t>
        </w:r>
        <w:r w:rsidR="00D119F5">
          <w:t>ver’.</w:t>
        </w:r>
      </w:ins>
    </w:p>
    <w:p w14:paraId="018C1929" w14:textId="6399F207" w:rsidR="002C351D" w:rsidRDefault="002C351D">
      <w:pPr>
        <w:rPr>
          <w:ins w:id="16265" w:author="mbeckerle" w:date="2013-02-19T12:49:00Z"/>
        </w:rPr>
      </w:pPr>
      <w:ins w:id="16266" w:author="mbeckerle" w:date="2013-02-19T12:49:00Z">
        <w:r>
          <w:t>Otherwise the behaviour i</w:t>
        </w:r>
        <w:r w:rsidR="00D119F5">
          <w:t xml:space="preserve">s dependent on </w:t>
        </w:r>
      </w:ins>
      <w:ins w:id="16267" w:author="Steve Hanson" w:date="2013-04-02T17:55:00Z">
        <w:r w:rsidR="00334D4D">
          <w:t>dfdl:</w:t>
        </w:r>
      </w:ins>
      <w:ins w:id="16268" w:author="mbeckerle" w:date="2013-02-19T12:49:00Z">
        <w:r w:rsidR="00D119F5">
          <w:t>occursCountKind.</w:t>
        </w:r>
      </w:ins>
    </w:p>
    <w:p w14:paraId="078C9D4E" w14:textId="69B5472F" w:rsidR="002C351D" w:rsidRDefault="002C351D">
      <w:pPr>
        <w:rPr>
          <w:ins w:id="16269" w:author="mbeckerle" w:date="2013-02-19T12:49:00Z"/>
        </w:rPr>
      </w:pPr>
      <w:ins w:id="16270" w:author="mbeckerle" w:date="2013-02-19T12:49:00Z">
        <w:r>
          <w:t xml:space="preserve">When </w:t>
        </w:r>
      </w:ins>
      <w:ins w:id="16271" w:author="Steve Hanson" w:date="2013-04-02T17:55:00Z">
        <w:r w:rsidR="00334D4D">
          <w:t>dfdl:</w:t>
        </w:r>
      </w:ins>
      <w:ins w:id="16272" w:author="mbeckerle" w:date="2013-02-19T12:49:00Z">
        <w:r>
          <w:t xml:space="preserve">occursCountKind is ‘fixed’ or ‘expression’ the occurrences in the augmented Infoset are always output along with their separators. The </w:t>
        </w:r>
      </w:ins>
      <w:ins w:id="16273" w:author="Steve Hanson" w:date="2013-04-02T17:56:00Z">
        <w:r w:rsidR="00334D4D">
          <w:t>dfdl:</w:t>
        </w:r>
      </w:ins>
      <w:ins w:id="16274" w:author="mbeckerle" w:date="2013-02-19T12:49:00Z">
        <w:r>
          <w:t>separatorSuppressionPolicy is not applicable and the implied behaviour is ‘never’.</w:t>
        </w:r>
      </w:ins>
    </w:p>
    <w:p w14:paraId="3A0AB77C" w14:textId="36824D55" w:rsidR="00D119F5" w:rsidRDefault="002C351D">
      <w:pPr>
        <w:rPr>
          <w:ins w:id="16275" w:author="mbeckerle" w:date="2013-02-19T12:57:00Z"/>
        </w:rPr>
      </w:pPr>
      <w:ins w:id="16276" w:author="mbeckerle" w:date="2013-02-19T12:49:00Z">
        <w:r>
          <w:t xml:space="preserve">When </w:t>
        </w:r>
      </w:ins>
      <w:ins w:id="16277" w:author="Steve Hanson" w:date="2013-04-02T17:56:00Z">
        <w:r w:rsidR="00334D4D">
          <w:t>dfdl:</w:t>
        </w:r>
      </w:ins>
      <w:ins w:id="16278" w:author="mbeckerle" w:date="2013-02-19T12:49:00Z">
        <w:r>
          <w:t xml:space="preserve">occursCountKind is ‘parsed’ non zero-length occurrences in the augmented Infoset are output along with their separators. The </w:t>
        </w:r>
      </w:ins>
      <w:ins w:id="16279" w:author="Steve Hanson" w:date="2013-04-02T17:56:00Z">
        <w:r w:rsidR="00334D4D">
          <w:t>dfdl:</w:t>
        </w:r>
      </w:ins>
      <w:ins w:id="16280" w:author="mbeckerle" w:date="2013-02-19T12:49:00Z">
        <w:r>
          <w:t>separatorSuppressionPolicy is not applicable and the implied behaviour is ‘anyEmpty’.</w:t>
        </w:r>
      </w:ins>
    </w:p>
    <w:p w14:paraId="19669337" w14:textId="2ED73A6F" w:rsidR="002C351D" w:rsidRDefault="002C351D">
      <w:pPr>
        <w:rPr>
          <w:ins w:id="16281" w:author="mbeckerle" w:date="2013-02-19T12:49:00Z"/>
        </w:rPr>
      </w:pPr>
      <w:ins w:id="16282" w:author="mbeckerle" w:date="2013-02-19T12:49:00Z">
        <w:r>
          <w:t xml:space="preserve">When </w:t>
        </w:r>
      </w:ins>
      <w:ins w:id="16283" w:author="Steve Hanson" w:date="2013-04-02T17:56:00Z">
        <w:r w:rsidR="00334D4D">
          <w:t>dfdl:</w:t>
        </w:r>
      </w:ins>
      <w:ins w:id="16284" w:author="mbeckerle" w:date="2013-02-19T12:49:00Z">
        <w:r>
          <w:t xml:space="preserve">occursCountKind is ‘stopValue’ non zero-length occurrences in the augmented Infoset are output along with their separators followed by the stop value and its separator. The </w:t>
        </w:r>
      </w:ins>
      <w:ins w:id="16285" w:author="Steve Hanson" w:date="2013-04-02T17:56:00Z">
        <w:r w:rsidR="00334D4D">
          <w:t>dfdl:</w:t>
        </w:r>
      </w:ins>
      <w:ins w:id="16286" w:author="mbeckerle" w:date="2013-02-19T12:49:00Z">
        <w:r>
          <w:t>separatorSuppressionPolicy is not applicable and the implied behaviour is ‘anyEmpty’.</w:t>
        </w:r>
      </w:ins>
    </w:p>
    <w:p w14:paraId="0F2A5876" w14:textId="47F43372" w:rsidR="002C351D" w:rsidRDefault="002C351D" w:rsidP="00B03EAB">
      <w:pPr>
        <w:rPr>
          <w:ins w:id="16287" w:author="mbeckerle" w:date="2013-02-19T12:49:00Z"/>
        </w:rPr>
      </w:pPr>
      <w:ins w:id="16288" w:author="mbeckerle" w:date="2013-02-19T12:49:00Z">
        <w:r>
          <w:t xml:space="preserve">When </w:t>
        </w:r>
      </w:ins>
      <w:ins w:id="16289" w:author="Steve Hanson" w:date="2013-04-02T17:56:00Z">
        <w:r w:rsidR="00334D4D">
          <w:t>dfdl:</w:t>
        </w:r>
      </w:ins>
      <w:ins w:id="16290" w:author="mbeckerle" w:date="2013-02-19T12:49:00Z">
        <w:r>
          <w:t xml:space="preserve">occursCountKind is ‘implicit’ the occurrences in the augmented Infoset are output along with their separators. The </w:t>
        </w:r>
      </w:ins>
      <w:ins w:id="16291" w:author="Steve Hanson" w:date="2013-04-02T17:56:00Z">
        <w:r w:rsidR="00334D4D">
          <w:t>dfdl:</w:t>
        </w:r>
      </w:ins>
      <w:ins w:id="16292" w:author="mbeckerle" w:date="2013-02-19T12:49:00Z">
        <w:r>
          <w:t xml:space="preserve">separatorSuppressionPolicy is applicable and helps determine whether optional zero length occurrences and their separators are output. </w:t>
        </w:r>
      </w:ins>
    </w:p>
    <w:p w14:paraId="6690522C" w14:textId="2F465E47" w:rsidR="002C351D" w:rsidRDefault="002C351D" w:rsidP="00B03EAB">
      <w:pPr>
        <w:rPr>
          <w:ins w:id="16293" w:author="mbeckerle" w:date="2013-02-19T13:02:00Z"/>
          <w:color w:val="000000"/>
        </w:rPr>
      </w:pPr>
      <w:ins w:id="16294" w:author="mbeckerle" w:date="2013-02-19T12:49:00Z">
        <w:r>
          <w:t xml:space="preserve">The behaviour for ‘implicit’ is more fully expressed in matrix form. </w:t>
        </w:r>
        <w:r w:rsidRPr="00985A56">
          <w:rPr>
            <w:color w:val="000000"/>
          </w:rPr>
          <w:t xml:space="preserve">The cells in the </w:t>
        </w:r>
        <w:r>
          <w:rPr>
            <w:color w:val="000000"/>
          </w:rPr>
          <w:t>matrix</w:t>
        </w:r>
        <w:r w:rsidRPr="00985A56">
          <w:rPr>
            <w:color w:val="000000"/>
          </w:rPr>
          <w:t xml:space="preserve"> give the number of occurrences of element values that are </w:t>
        </w:r>
        <w:r>
          <w:rPr>
            <w:color w:val="000000"/>
          </w:rPr>
          <w:t>output</w:t>
        </w:r>
        <w:r w:rsidRPr="00985A56">
          <w:rPr>
            <w:color w:val="000000"/>
          </w:rPr>
          <w:t xml:space="preserve"> to the data stream when unparsing, for the </w:t>
        </w:r>
        <w:r>
          <w:rPr>
            <w:color w:val="000000"/>
          </w:rPr>
          <w:t xml:space="preserve">different values of </w:t>
        </w:r>
      </w:ins>
      <w:ins w:id="16295" w:author="Steve Hanson" w:date="2013-04-02T17:56:00Z">
        <w:r w:rsidR="00334D4D">
          <w:rPr>
            <w:color w:val="000000"/>
          </w:rPr>
          <w:t>dfdl:</w:t>
        </w:r>
      </w:ins>
      <w:ins w:id="16296" w:author="mbeckerle" w:date="2013-02-19T12:49:00Z">
        <w:r w:rsidRPr="00985A56">
          <w:rPr>
            <w:color w:val="000000"/>
          </w:rPr>
          <w:t xml:space="preserve">separatorSuppressionPolicy. The number of occurrences also depends whether </w:t>
        </w:r>
      </w:ins>
      <w:ins w:id="16297" w:author="Steve Hanson" w:date="2013-04-02T17:56:00Z">
        <w:r w:rsidR="00334D4D">
          <w:rPr>
            <w:color w:val="000000"/>
          </w:rPr>
          <w:t xml:space="preserve">XSDL </w:t>
        </w:r>
      </w:ins>
      <w:ins w:id="16298" w:author="mbeckerle" w:date="2013-02-19T12:49:00Z">
        <w:r w:rsidRPr="00985A56">
          <w:rPr>
            <w:color w:val="000000"/>
          </w:rPr>
          <w:t xml:space="preserve">maxOccurs is unbounded or not, and the position of the element in the sequence. The number of separators </w:t>
        </w:r>
        <w:r>
          <w:rPr>
            <w:color w:val="000000"/>
          </w:rPr>
          <w:t xml:space="preserve">output </w:t>
        </w:r>
        <w:r w:rsidRPr="00985A56">
          <w:rPr>
            <w:color w:val="000000"/>
          </w:rPr>
          <w:t xml:space="preserve">can be inferred from this, taking into account </w:t>
        </w:r>
      </w:ins>
      <w:ins w:id="16299" w:author="Steve Hanson" w:date="2013-04-02T17:57:00Z">
        <w:r w:rsidR="00334D4D">
          <w:rPr>
            <w:color w:val="000000"/>
          </w:rPr>
          <w:t>dfdl:</w:t>
        </w:r>
      </w:ins>
      <w:ins w:id="16300" w:author="mbeckerle" w:date="2013-02-19T12:49:00Z">
        <w:r w:rsidRPr="00985A56">
          <w:rPr>
            <w:color w:val="000000"/>
          </w:rPr>
          <w:t>separatorPosition.</w:t>
        </w:r>
      </w:ins>
    </w:p>
    <w:p w14:paraId="1B8B5DE3" w14:textId="09DF8B3D" w:rsidR="002C351D" w:rsidRPr="007B2211" w:rsidDel="000F2A42" w:rsidRDefault="007B2211">
      <w:pPr>
        <w:pStyle w:val="NormalWeb"/>
        <w:ind w:left="-1701"/>
        <w:jc w:val="center"/>
        <w:rPr>
          <w:ins w:id="16301" w:author="mbeckerle" w:date="2013-02-19T12:49:00Z"/>
          <w:del w:id="16302" w:author="Steve Hanson" w:date="2013-04-02T18:00:00Z"/>
          <w:rFonts w:ascii="Arial" w:hAnsi="Arial"/>
          <w:i/>
          <w:sz w:val="20"/>
          <w:rPrChange w:id="16303" w:author="mbeckerle" w:date="2013-07-23T20:16:00Z">
            <w:rPr>
              <w:ins w:id="16304" w:author="mbeckerle" w:date="2013-02-19T12:49:00Z"/>
              <w:del w:id="16305" w:author="Steve Hanson" w:date="2013-04-02T18:00:00Z"/>
              <w:rFonts w:ascii="Arial" w:hAnsi="Arial"/>
              <w:sz w:val="20"/>
            </w:rPr>
          </w:rPrChange>
        </w:rPr>
        <w:pPrChange w:id="16306" w:author="mbeckerle" w:date="2013-07-23T20:16:00Z">
          <w:pPr>
            <w:pStyle w:val="NormalWeb"/>
          </w:pPr>
        </w:pPrChange>
      </w:pPr>
      <w:ins w:id="16307" w:author="mbeckerle" w:date="2013-07-23T20:15:00Z">
        <w:r>
          <w:rPr>
            <w:noProof/>
          </w:rPr>
          <mc:AlternateContent>
            <mc:Choice Requires="wps">
              <w:drawing>
                <wp:anchor distT="0" distB="0" distL="114300" distR="114300" simplePos="0" relativeHeight="251664384" behindDoc="0" locked="0" layoutInCell="1" allowOverlap="1" wp14:anchorId="1D8D5730" wp14:editId="3AC4A97D">
                  <wp:simplePos x="0" y="0"/>
                  <wp:positionH relativeFrom="column">
                    <wp:posOffset>-635</wp:posOffset>
                  </wp:positionH>
                  <wp:positionV relativeFrom="paragraph">
                    <wp:posOffset>2932430</wp:posOffset>
                  </wp:positionV>
                  <wp:extent cx="5481955" cy="457200"/>
                  <wp:effectExtent l="0" t="0" r="4445" b="0"/>
                  <wp:wrapSquare wrapText="bothSides"/>
                  <wp:docPr id="5" name="Text Box 5"/>
                  <wp:cNvGraphicFramePr/>
                  <a:graphic xmlns:a="http://schemas.openxmlformats.org/drawingml/2006/main">
                    <a:graphicData uri="http://schemas.microsoft.com/office/word/2010/wordprocessingShape">
                      <wps:wsp>
                        <wps:cNvSpPr txBox="1"/>
                        <wps:spPr>
                          <a:xfrm>
                            <a:off x="0" y="0"/>
                            <a:ext cx="5481955" cy="457200"/>
                          </a:xfrm>
                          <a:prstGeom prst="rect">
                            <a:avLst/>
                          </a:prstGeom>
                          <a:solidFill>
                            <a:prstClr val="white"/>
                          </a:solidFill>
                          <a:ln>
                            <a:noFill/>
                          </a:ln>
                          <a:effectLst/>
                        </wps:spPr>
                        <wps:txbx>
                          <w:txbxContent>
                            <w:p w14:paraId="639B023F" w14:textId="4B1A3B75" w:rsidR="00B900F3" w:rsidRPr="006D57A1" w:rsidRDefault="00B900F3">
                              <w:pPr>
                                <w:pStyle w:val="Caption"/>
                                <w:rPr>
                                  <w:noProof/>
                                </w:rPr>
                                <w:pPrChange w:id="16308" w:author="mbeckerle" w:date="2013-07-23T20:15:00Z">
                                  <w:pPr>
                                    <w:pStyle w:val="NormalWeb"/>
                                    <w:ind w:left="-1701"/>
                                    <w:jc w:val="center"/>
                                  </w:pPr>
                                </w:pPrChange>
                              </w:pPr>
                              <w:ins w:id="16309" w:author="mbeckerle" w:date="2013-07-23T20:15:00Z">
                                <w:r>
                                  <w:t xml:space="preserve">Table </w:t>
                                </w:r>
                                <w:r>
                                  <w:fldChar w:fldCharType="begin"/>
                                </w:r>
                                <w:r>
                                  <w:instrText xml:space="preserve"> SEQ Table \* ARABIC </w:instrText>
                                </w:r>
                              </w:ins>
                              <w:r>
                                <w:fldChar w:fldCharType="separate"/>
                              </w:r>
                              <w:ins w:id="16310" w:author="mbeckerle" w:date="2013-07-23T20:15:00Z">
                                <w:r>
                                  <w:rPr>
                                    <w:noProof/>
                                  </w:rPr>
                                  <w:t>22</w:t>
                                </w:r>
                                <w:r>
                                  <w:fldChar w:fldCharType="end"/>
                                </w:r>
                                <w:r>
                                  <w:t>: Separator Suppressions for dfdl:occursCountKind 'implicit' when Unparsing</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id="Text Box 5" o:spid="_x0000_s1027" type="#_x0000_t202" style="position:absolute;left:0;text-align:left;margin-left:-.05pt;margin-top:230.9pt;width:431.65pt;height:36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" stroked="f">
                  <v:textbox inset="0,0,0,0">
                    <w:txbxContent>
                      <w:p w14:paraId="639B023F" w14:textId="4B1A3B75" w:rsidR="00B900F3" w:rsidRPr="006D57A1" w:rsidRDefault="00B900F3">
                        <w:pPr>
                          <w:pStyle w:val="Caption"/>
                          <w:rPr>
                            <w:noProof/>
                          </w:rPr>
                          <w:pPrChange w:id="16311" w:author="mbeckerle" w:date="2013-07-23T20:15:00Z">
                            <w:pPr>
                              <w:pStyle w:val="NormalWeb"/>
                              <w:ind w:left="-1701"/>
                              <w:jc w:val="center"/>
                            </w:pPr>
                          </w:pPrChange>
                        </w:pPr>
                        <w:ins w:id="16312" w:author="mbeckerle" w:date="2013-07-23T20:15:00Z">
                          <w:r>
                            <w:t xml:space="preserve">Table </w:t>
                          </w:r>
                          <w:r>
                            <w:fldChar w:fldCharType="begin"/>
                          </w:r>
                          <w:r>
                            <w:instrText xml:space="preserve"> SEQ Table \* ARABIC </w:instrText>
                          </w:r>
                        </w:ins>
                        <w:r>
                          <w:fldChar w:fldCharType="separate"/>
                        </w:r>
                        <w:ins w:id="16313" w:author="mbeckerle" w:date="2013-07-23T20:15:00Z">
                          <w:r>
                            <w:rPr>
                              <w:noProof/>
                            </w:rPr>
                            <w:t>22</w:t>
                          </w:r>
                          <w:r>
                            <w:fldChar w:fldCharType="end"/>
                          </w:r>
                          <w:r>
                            <w:t>: Separator Suppressions for dfdl:occursCountKind 'implicit' when Unparsing</w:t>
                          </w:r>
                        </w:ins>
                      </w:p>
                    </w:txbxContent>
                  </v:textbox>
                  <w10:wrap type="square"/>
                </v:shape>
              </w:pict>
            </mc:Fallback>
          </mc:AlternateContent>
        </w:r>
      </w:ins>
      <w:ins w:id="16314" w:author="mbeckerle" w:date="2013-02-19T12:49:00Z">
        <w:r w:rsidR="002C351D" w:rsidRPr="00F217E5">
          <w:rPr>
            <w:noProof/>
          </w:rPr>
          <w:drawing>
            <wp:anchor distT="0" distB="0" distL="114300" distR="114300" simplePos="0" relativeHeight="251660288" behindDoc="0" locked="0" layoutInCell="1" allowOverlap="1" wp14:anchorId="5BDB3C33" wp14:editId="2CA493BE">
              <wp:simplePos x="0" y="0"/>
              <wp:positionH relativeFrom="column">
                <wp:align>center</wp:align>
              </wp:positionH>
              <wp:positionV relativeFrom="paragraph">
                <wp:posOffset>0</wp:posOffset>
              </wp:positionV>
              <wp:extent cx="5481955" cy="2952750"/>
              <wp:effectExtent l="0" t="0" r="444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81955" cy="2952750"/>
                      </a:xfrm>
                      <a:prstGeom prst="rect">
                        <a:avLst/>
                      </a:prstGeom>
                      <a:noFill/>
                      <a:ln>
                        <a:noFill/>
                      </a:ln>
                    </pic:spPr>
                  </pic:pic>
                </a:graphicData>
              </a:graphic>
              <wp14:sizeRelH relativeFrom="page">
                <wp14:pctWidth>0</wp14:pctWidth>
              </wp14:sizeRelH>
              <wp14:sizeRelV relativeFrom="page">
                <wp14:pctHeight>0</wp14:pctHeight>
              </wp14:sizeRelV>
            </wp:anchor>
          </w:drawing>
        </w:r>
        <w:bookmarkStart w:id="16315" w:name="_Toc318471280"/>
        <w:del w:id="16316" w:author="Steve Hanson" w:date="2013-04-02T18:00:00Z">
          <w:r w:rsidR="002C351D" w:rsidRPr="00360B25" w:rsidDel="000F2A42">
            <w:rPr>
              <w:rFonts w:ascii="Arial" w:hAnsi="Arial"/>
              <w:sz w:val="20"/>
            </w:rPr>
            <w:delText>Terminology used in the matrix:</w:delText>
          </w:r>
          <w:bookmarkEnd w:id="16315"/>
        </w:del>
      </w:ins>
    </w:p>
    <w:p w14:paraId="10B290B8" w14:textId="78059985" w:rsidR="000F2A42" w:rsidDel="007B2211" w:rsidRDefault="000F2A42" w:rsidP="000F2A42">
      <w:pPr>
        <w:pStyle w:val="NormalWeb"/>
        <w:rPr>
          <w:ins w:id="16317" w:author="Steve Hanson" w:date="2013-04-02T18:00:00Z"/>
          <w:del w:id="16318" w:author="mbeckerle" w:date="2013-07-23T20:15:00Z"/>
          <w:rFonts w:ascii="Arial" w:hAnsi="Arial"/>
          <w:color w:val="000000"/>
          <w:sz w:val="20"/>
        </w:rPr>
      </w:pPr>
      <w:bookmarkStart w:id="16319" w:name="_Toc318471281"/>
      <w:commentRangeStart w:id="16320"/>
      <w:ins w:id="16321" w:author="Steve Hanson" w:date="2013-04-02T18:00:00Z">
        <w:del w:id="16322" w:author="mbeckerle" w:date="2013-07-23T20:15:00Z">
          <w:r w:rsidDel="007B2211">
            <w:rPr>
              <w:rFonts w:ascii="Arial" w:hAnsi="Arial"/>
              <w:color w:val="000000"/>
              <w:sz w:val="20"/>
            </w:rPr>
            <w:delText>&lt;Add table number&gt;</w:delText>
          </w:r>
          <w:commentRangeEnd w:id="16320"/>
          <w:r w:rsidDel="007B2211">
            <w:rPr>
              <w:rStyle w:val="CommentReference"/>
              <w:rFonts w:ascii="Arial" w:hAnsi="Arial"/>
            </w:rPr>
            <w:commentReference w:id="16320"/>
          </w:r>
        </w:del>
      </w:ins>
    </w:p>
    <w:p w14:paraId="567EA3FC" w14:textId="3A1D50BE" w:rsidR="000F2A42" w:rsidDel="00810496" w:rsidRDefault="000F2A42" w:rsidP="000F2A42">
      <w:pPr>
        <w:pStyle w:val="NormalWeb"/>
        <w:rPr>
          <w:ins w:id="16323" w:author="Steve Hanson" w:date="2013-04-02T18:00:00Z"/>
          <w:del w:id="16324" w:author="mbeckerle" w:date="2013-06-03T11:51:00Z"/>
          <w:rFonts w:ascii="Arial" w:hAnsi="Arial"/>
          <w:color w:val="000000"/>
          <w:sz w:val="20"/>
        </w:rPr>
      </w:pPr>
      <w:ins w:id="16325" w:author="Steve Hanson" w:date="2013-04-02T18:00:00Z">
        <w:del w:id="16326" w:author="mbeckerle" w:date="2013-06-03T11:51:00Z">
          <w:r w:rsidDel="00810496">
            <w:rPr>
              <w:rFonts w:ascii="Arial" w:hAnsi="Arial"/>
              <w:color w:val="000000"/>
              <w:sz w:val="20"/>
            </w:rPr>
            <w:delText xml:space="preserve">Cells that share a common behavior that are adjacent have been merged. </w:delText>
          </w:r>
        </w:del>
      </w:ins>
    </w:p>
    <w:p w14:paraId="2EFC79B9" w14:textId="0E818DCB" w:rsidR="000F2A42" w:rsidRDefault="000F2A42" w:rsidP="000F2A42">
      <w:pPr>
        <w:pStyle w:val="NormalWeb"/>
        <w:rPr>
          <w:ins w:id="16327" w:author="Steve Hanson" w:date="2013-04-02T18:03:00Z"/>
          <w:rFonts w:ascii="Arial" w:hAnsi="Arial"/>
          <w:color w:val="000000"/>
          <w:sz w:val="20"/>
        </w:rPr>
      </w:pPr>
      <w:ins w:id="16328" w:author="Steve Hanson" w:date="2013-04-02T18:03:00Z">
        <w:r>
          <w:rPr>
            <w:rFonts w:ascii="Arial" w:hAnsi="Arial"/>
            <w:color w:val="000000"/>
            <w:sz w:val="20"/>
          </w:rPr>
          <w:t xml:space="preserve">The notation in each cell uses the “~” symbol to mean “followed by” in the output data stream. </w:t>
        </w:r>
      </w:ins>
    </w:p>
    <w:p w14:paraId="37A45832" w14:textId="77777777" w:rsidR="00BC4355" w:rsidRDefault="002C351D" w:rsidP="00B03EAB">
      <w:pPr>
        <w:pStyle w:val="Caption"/>
        <w:rPr>
          <w:ins w:id="16329" w:author="mbeckerle" w:date="2013-03-24T11:05:00Z"/>
          <w:rFonts w:cs="Arial"/>
          <w:b w:val="0"/>
          <w:bCs/>
          <w:color w:val="000000"/>
        </w:rPr>
      </w:pPr>
      <w:ins w:id="16330" w:author="mbeckerle" w:date="2013-02-19T12:49:00Z">
        <w:r w:rsidRPr="00BC4355">
          <w:rPr>
            <w:rFonts w:cs="Arial"/>
            <w:b w:val="0"/>
          </w:rPr>
          <w:t xml:space="preserve">N </w:t>
        </w:r>
      </w:ins>
      <w:ins w:id="16331" w:author="mbeckerle" w:date="2013-03-24T11:04:00Z">
        <w:r w:rsidR="00BC4355">
          <w:rPr>
            <w:rFonts w:cs="Arial"/>
            <w:b w:val="0"/>
          </w:rPr>
          <w:t>stands for</w:t>
        </w:r>
      </w:ins>
      <w:ins w:id="16332" w:author="mbeckerle" w:date="2013-02-19T12:49:00Z">
        <w:r w:rsidRPr="00BC4355">
          <w:rPr>
            <w:rFonts w:cs="Arial"/>
            <w:b w:val="0"/>
          </w:rPr>
          <w:t xml:space="preserve"> the </w:t>
        </w:r>
        <w:r w:rsidRPr="00BC4355">
          <w:rPr>
            <w:rFonts w:cs="Arial"/>
            <w:b w:val="0"/>
            <w:bCs/>
            <w:color w:val="000000"/>
          </w:rPr>
          <w:t xml:space="preserve">number of elements in the </w:t>
        </w:r>
        <w:r w:rsidRPr="00360B25">
          <w:rPr>
            <w:rFonts w:cs="Arial"/>
            <w:b w:val="0"/>
            <w:bCs/>
            <w:i/>
            <w:color w:val="000000"/>
          </w:rPr>
          <w:t>augmented</w:t>
        </w:r>
        <w:r w:rsidRPr="00BC4355">
          <w:rPr>
            <w:rFonts w:cs="Arial"/>
            <w:b w:val="0"/>
            <w:bCs/>
            <w:color w:val="000000"/>
          </w:rPr>
          <w:t xml:space="preserve"> Infoset, which includes any defaults.</w:t>
        </w:r>
      </w:ins>
      <w:bookmarkEnd w:id="16319"/>
      <w:r w:rsidR="000B505F" w:rsidRPr="00BC4355">
        <w:rPr>
          <w:rStyle w:val="CommentReference"/>
          <w:b w:val="0"/>
        </w:rPr>
        <w:commentReference w:id="15528"/>
      </w:r>
      <w:commentRangeEnd w:id="15529"/>
    </w:p>
    <w:p w14:paraId="4E69FD0C" w14:textId="131B42F2" w:rsidR="00670B1A" w:rsidRDefault="00BC4355" w:rsidP="00B03EAB">
      <w:pPr>
        <w:pStyle w:val="Caption"/>
        <w:rPr>
          <w:ins w:id="16333" w:author="mbeckerle" w:date="2013-03-24T11:20:00Z"/>
          <w:rFonts w:cs="Arial"/>
          <w:b w:val="0"/>
          <w:bCs/>
          <w:color w:val="000000"/>
        </w:rPr>
      </w:pPr>
      <w:ins w:id="16334" w:author="mbeckerle" w:date="2013-03-24T11:05:00Z">
        <w:del w:id="16335" w:author="Steve Hanson" w:date="2013-04-02T18:04:00Z">
          <w:r w:rsidRPr="009663A9" w:rsidDel="000F2A42">
            <w:rPr>
              <w:rFonts w:cs="Arial"/>
              <w:bCs/>
              <w:i/>
              <w:color w:val="000000"/>
            </w:rPr>
            <w:delText xml:space="preserve">The notation </w:delText>
          </w:r>
        </w:del>
      </w:ins>
      <w:ins w:id="16336" w:author="mbeckerle" w:date="2013-03-24T11:20:00Z">
        <w:del w:id="16337" w:author="Steve Hanson" w:date="2013-04-02T18:05:00Z">
          <w:r w:rsidR="009E6F32" w:rsidRPr="009663A9" w:rsidDel="000F2A42">
            <w:rPr>
              <w:rFonts w:cs="Arial"/>
              <w:bCs/>
              <w:i/>
              <w:color w:val="000000"/>
            </w:rPr>
            <w:delText>‘</w:delText>
          </w:r>
        </w:del>
      </w:ins>
      <w:ins w:id="16338" w:author="mbeckerle" w:date="2013-03-24T11:06:00Z">
        <w:r w:rsidRPr="009663A9">
          <w:rPr>
            <w:rFonts w:cs="Arial"/>
            <w:bCs/>
            <w:i/>
            <w:color w:val="000000"/>
          </w:rPr>
          <w:t>unparse N</w:t>
        </w:r>
      </w:ins>
      <w:ins w:id="16339" w:author="mbeckerle" w:date="2013-03-24T11:20:00Z">
        <w:r w:rsidR="009E6F32" w:rsidRPr="009663A9">
          <w:rPr>
            <w:rFonts w:cs="Arial"/>
            <w:bCs/>
            <w:i/>
            <w:color w:val="000000"/>
          </w:rPr>
          <w:t xml:space="preserve"> occurrences</w:t>
        </w:r>
      </w:ins>
      <w:ins w:id="16340" w:author="Steve Hanson" w:date="2013-04-02T18:05:00Z">
        <w:r w:rsidR="000F2A42">
          <w:rPr>
            <w:rFonts w:cs="Arial"/>
            <w:b w:val="0"/>
            <w:bCs/>
            <w:color w:val="000000"/>
          </w:rPr>
          <w:t xml:space="preserve"> means </w:t>
        </w:r>
      </w:ins>
      <w:ins w:id="16341" w:author="Steve Hanson" w:date="2013-04-02T18:07:00Z">
        <w:r w:rsidR="000F2A42">
          <w:rPr>
            <w:rFonts w:cs="Arial"/>
            <w:b w:val="0"/>
            <w:bCs/>
            <w:color w:val="000000"/>
          </w:rPr>
          <w:t>output</w:t>
        </w:r>
      </w:ins>
      <w:ins w:id="16342" w:author="mbeckerle" w:date="2013-03-24T11:20:00Z">
        <w:del w:id="16343" w:author="Steve Hanson" w:date="2013-04-02T18:05:00Z">
          <w:r w:rsidR="009E6F32" w:rsidDel="000F2A42">
            <w:rPr>
              <w:rFonts w:cs="Arial"/>
              <w:b w:val="0"/>
              <w:bCs/>
              <w:color w:val="000000"/>
            </w:rPr>
            <w:delText xml:space="preserve">’ </w:delText>
          </w:r>
        </w:del>
      </w:ins>
      <w:ins w:id="16344" w:author="mbeckerle" w:date="2013-03-24T11:06:00Z">
        <w:del w:id="16345" w:author="Steve Hanson" w:date="2013-04-02T18:05:00Z">
          <w:r w:rsidDel="000F2A42">
            <w:rPr>
              <w:rFonts w:cs="Arial"/>
              <w:b w:val="0"/>
              <w:bCs/>
              <w:color w:val="000000"/>
            </w:rPr>
            <w:delText>indicates repetition of unpars</w:delText>
          </w:r>
        </w:del>
      </w:ins>
      <w:ins w:id="16346" w:author="Steve Hanson" w:date="2013-04-02T18:05:00Z">
        <w:r w:rsidR="000F2A42">
          <w:rPr>
            <w:rFonts w:cs="Arial"/>
            <w:b w:val="0"/>
            <w:bCs/>
            <w:color w:val="000000"/>
          </w:rPr>
          <w:t xml:space="preserve"> </w:t>
        </w:r>
      </w:ins>
      <w:ins w:id="16347" w:author="Steve Hanson" w:date="2013-04-02T18:06:00Z">
        <w:r w:rsidR="000F2A42">
          <w:rPr>
            <w:rFonts w:cs="Arial"/>
            <w:b w:val="0"/>
            <w:bCs/>
            <w:color w:val="000000"/>
          </w:rPr>
          <w:t>N</w:t>
        </w:r>
      </w:ins>
      <w:ins w:id="16348" w:author="mbeckerle" w:date="2013-03-24T11:06:00Z">
        <w:del w:id="16349" w:author="Steve Hanson" w:date="2013-04-02T18:05:00Z">
          <w:r w:rsidDel="000F2A42">
            <w:rPr>
              <w:rFonts w:cs="Arial"/>
              <w:b w:val="0"/>
              <w:bCs/>
              <w:color w:val="000000"/>
            </w:rPr>
            <w:delText xml:space="preserve">ing for </w:delText>
          </w:r>
        </w:del>
        <w:del w:id="16350" w:author="Steve Hanson" w:date="2013-04-02T18:06:00Z">
          <w:r w:rsidDel="000F2A42">
            <w:rPr>
              <w:rFonts w:cs="Arial"/>
              <w:b w:val="0"/>
              <w:bCs/>
              <w:color w:val="000000"/>
            </w:rPr>
            <w:delText>that many</w:delText>
          </w:r>
        </w:del>
        <w:r>
          <w:rPr>
            <w:rFonts w:cs="Arial"/>
            <w:b w:val="0"/>
            <w:bCs/>
            <w:color w:val="000000"/>
          </w:rPr>
          <w:t xml:space="preserve"> </w:t>
        </w:r>
      </w:ins>
      <w:ins w:id="16351" w:author="Steve Hanson" w:date="2013-04-02T18:07:00Z">
        <w:r w:rsidR="000F2A42">
          <w:rPr>
            <w:rFonts w:cs="Arial"/>
            <w:b w:val="0"/>
            <w:bCs/>
            <w:color w:val="000000"/>
          </w:rPr>
          <w:t xml:space="preserve">unparsed </w:t>
        </w:r>
      </w:ins>
      <w:ins w:id="16352" w:author="mbeckerle" w:date="2013-03-24T11:06:00Z">
        <w:r>
          <w:rPr>
            <w:rFonts w:cs="Arial"/>
            <w:b w:val="0"/>
            <w:bCs/>
            <w:color w:val="000000"/>
          </w:rPr>
          <w:t xml:space="preserve">infoset </w:t>
        </w:r>
      </w:ins>
      <w:ins w:id="16353" w:author="Steve Hanson" w:date="2013-04-02T18:06:00Z">
        <w:r w:rsidR="000F2A42">
          <w:rPr>
            <w:rFonts w:cs="Arial"/>
            <w:b w:val="0"/>
            <w:bCs/>
            <w:color w:val="000000"/>
          </w:rPr>
          <w:t>items</w:t>
        </w:r>
      </w:ins>
      <w:ins w:id="16354" w:author="mbeckerle" w:date="2013-03-24T11:06:00Z">
        <w:del w:id="16355" w:author="Steve Hanson" w:date="2013-04-02T18:06:00Z">
          <w:r w:rsidDel="000F2A42">
            <w:rPr>
              <w:rFonts w:cs="Arial"/>
              <w:b w:val="0"/>
              <w:bCs/>
              <w:color w:val="000000"/>
            </w:rPr>
            <w:delText>values</w:delText>
          </w:r>
        </w:del>
      </w:ins>
      <w:ins w:id="16356" w:author="Steve Hanson" w:date="2013-04-02T18:05:00Z">
        <w:r w:rsidR="000F2A42">
          <w:rPr>
            <w:rFonts w:cs="Arial"/>
            <w:b w:val="0"/>
            <w:bCs/>
            <w:color w:val="000000"/>
          </w:rPr>
          <w:t xml:space="preserve"> and associated separators</w:t>
        </w:r>
      </w:ins>
      <w:ins w:id="16357" w:author="mbeckerle" w:date="2013-03-24T11:06:00Z">
        <w:r>
          <w:rPr>
            <w:rFonts w:cs="Arial"/>
            <w:b w:val="0"/>
            <w:bCs/>
            <w:color w:val="000000"/>
          </w:rPr>
          <w:t xml:space="preserve">. </w:t>
        </w:r>
      </w:ins>
      <w:r w:rsidR="00DA38ED" w:rsidRPr="00BC4355">
        <w:rPr>
          <w:rStyle w:val="CommentReference"/>
          <w:b w:val="0"/>
        </w:rPr>
        <w:commentReference w:id="15529"/>
      </w:r>
    </w:p>
    <w:p w14:paraId="14685956" w14:textId="40414E2A" w:rsidR="009E6F32" w:rsidRPr="00360B25" w:rsidRDefault="009E6F32" w:rsidP="00360B25">
      <w:pPr>
        <w:rPr>
          <w:ins w:id="16358" w:author="mbeckerle" w:date="2013-03-24T11:20:00Z"/>
          <w:b/>
        </w:rPr>
      </w:pPr>
      <w:ins w:id="16359" w:author="mbeckerle" w:date="2013-03-24T11:20:00Z">
        <w:del w:id="16360" w:author="Steve Hanson" w:date="2013-04-02T18:05:00Z">
          <w:r w:rsidRPr="009663A9" w:rsidDel="000F2A42">
            <w:rPr>
              <w:b/>
              <w:i/>
            </w:rPr>
            <w:delText>The notation ‘</w:delText>
          </w:r>
        </w:del>
        <w:r w:rsidRPr="009663A9">
          <w:rPr>
            <w:b/>
            <w:i/>
          </w:rPr>
          <w:t>unparse(</w:t>
        </w:r>
      </w:ins>
      <w:ins w:id="16361" w:author="mbeckerle" w:date="2013-03-24T11:21:00Z">
        <w:r w:rsidRPr="009663A9">
          <w:rPr>
            <w:b/>
            <w:i/>
          </w:rPr>
          <w:t>M</w:t>
        </w:r>
      </w:ins>
      <w:ins w:id="16362" w:author="mbeckerle" w:date="2013-03-24T11:20:00Z">
        <w:r w:rsidRPr="009663A9">
          <w:rPr>
            <w:b/>
            <w:i/>
          </w:rPr>
          <w:t>) trailing zero length occurrences</w:t>
        </w:r>
      </w:ins>
      <w:ins w:id="16363" w:author="mbeckerle" w:date="2013-03-24T11:21:00Z">
        <w:del w:id="16364" w:author="Steve Hanson" w:date="2013-04-02T18:06:00Z">
          <w:r w:rsidDel="000F2A42">
            <w:delText>’</w:delText>
          </w:r>
        </w:del>
        <w:r>
          <w:t xml:space="preserve"> means </w:t>
        </w:r>
      </w:ins>
      <w:ins w:id="16365" w:author="Steve Hanson" w:date="2013-04-02T18:07:00Z">
        <w:r w:rsidR="000F2A42">
          <w:t xml:space="preserve">output </w:t>
        </w:r>
      </w:ins>
      <w:ins w:id="16366" w:author="Steve Hanson" w:date="2013-04-02T18:06:00Z">
        <w:r w:rsidR="000F2A42">
          <w:t xml:space="preserve">M </w:t>
        </w:r>
      </w:ins>
      <w:ins w:id="16367" w:author="mbeckerle" w:date="2013-03-24T11:21:00Z">
        <w:del w:id="16368" w:author="Steve Hanson" w:date="2013-04-02T18:06:00Z">
          <w:r w:rsidDel="000F2A42">
            <w:delText xml:space="preserve">repetition of </w:delText>
          </w:r>
        </w:del>
        <w:r>
          <w:t xml:space="preserve">adjacent separators </w:t>
        </w:r>
      </w:ins>
      <w:ins w:id="16369" w:author="mbeckerle" w:date="2013-03-24T11:22:00Z">
        <w:r>
          <w:t>(</w:t>
        </w:r>
      </w:ins>
      <w:ins w:id="16370" w:author="mbeckerle" w:date="2013-03-24T11:21:00Z">
        <w:r>
          <w:t>according to dfdl:separatorPosition</w:t>
        </w:r>
      </w:ins>
      <w:ins w:id="16371" w:author="mbeckerle" w:date="2013-03-24T11:22:00Z">
        <w:r>
          <w:t>) as if separating M element occurrences.</w:t>
        </w:r>
      </w:ins>
      <w:ins w:id="16372" w:author="mbeckerle" w:date="2013-03-24T11:21:00Z">
        <w:r>
          <w:t xml:space="preserve"> </w:t>
        </w:r>
      </w:ins>
    </w:p>
    <w:p w14:paraId="601AB541" w14:textId="19227FB3" w:rsidR="009E6F32" w:rsidRPr="004B63BD" w:rsidRDefault="009E6F32" w:rsidP="00360B25">
      <w:pPr>
        <w:rPr>
          <w:ins w:id="16373" w:author="mbeckerle" w:date="2013-02-19T13:04:00Z"/>
        </w:rPr>
      </w:pPr>
      <w:ins w:id="16374" w:author="mbeckerle" w:date="2013-03-24T11:20:00Z">
        <w:del w:id="16375" w:author="Steve Hanson" w:date="2013-04-02T18:07:00Z">
          <w:r w:rsidRPr="009663A9" w:rsidDel="000F2A42">
            <w:rPr>
              <w:b/>
              <w:i/>
            </w:rPr>
            <w:delText xml:space="preserve">The </w:delText>
          </w:r>
        </w:del>
      </w:ins>
      <w:ins w:id="16376" w:author="mbeckerle" w:date="2013-03-24T11:22:00Z">
        <w:del w:id="16377" w:author="Steve Hanson" w:date="2013-04-02T18:07:00Z">
          <w:r w:rsidRPr="009663A9" w:rsidDel="000F2A42">
            <w:rPr>
              <w:b/>
              <w:i/>
            </w:rPr>
            <w:delText>notation ‘</w:delText>
          </w:r>
        </w:del>
      </w:ins>
      <w:ins w:id="16378" w:author="Steve Hanson" w:date="2013-04-02T18:07:00Z">
        <w:r w:rsidR="000F2A42" w:rsidRPr="009663A9">
          <w:rPr>
            <w:b/>
            <w:i/>
          </w:rPr>
          <w:t>(</w:t>
        </w:r>
      </w:ins>
      <w:ins w:id="16379" w:author="mbeckerle" w:date="2013-03-24T11:22:00Z">
        <w:r w:rsidRPr="009663A9">
          <w:rPr>
            <w:b/>
            <w:i/>
          </w:rPr>
          <w:t>suppressing trailing zero-length reps</w:t>
        </w:r>
      </w:ins>
      <w:ins w:id="16380" w:author="Steve Hanson" w:date="2013-04-02T18:09:00Z">
        <w:r w:rsidR="006779BC" w:rsidRPr="009663A9">
          <w:rPr>
            <w:b/>
            <w:i/>
          </w:rPr>
          <w:t>)</w:t>
        </w:r>
      </w:ins>
      <w:ins w:id="16381" w:author="mbeckerle" w:date="2013-03-24T11:22:00Z">
        <w:del w:id="16382" w:author="Steve Hanson" w:date="2013-04-02T18:09:00Z">
          <w:r w:rsidDel="006779BC">
            <w:delText>’</w:delText>
          </w:r>
        </w:del>
        <w:r>
          <w:t xml:space="preserve"> implies the unparser must look ahead into the infoset and determine when the representations will be zero-length, and then identify those in trailing position. No separators are output corresponding to the trailing zero-length representations.</w:t>
        </w:r>
      </w:ins>
    </w:p>
    <w:p w14:paraId="26BCBADE" w14:textId="1088CD6C" w:rsidR="004A73D1" w:rsidRPr="00580CB0" w:rsidDel="001E3756" w:rsidRDefault="00F217E5" w:rsidP="00F217E5">
      <w:pPr>
        <w:pStyle w:val="Heading4"/>
        <w:rPr>
          <w:ins w:id="16383" w:author="mbeckerle" w:date="2013-02-19T13:04:00Z"/>
        </w:rPr>
      </w:pPr>
      <w:bookmarkStart w:id="16384" w:name="_Toc349042791"/>
      <w:bookmarkStart w:id="16385" w:name="_Toc324948128"/>
      <w:bookmarkStart w:id="16386" w:name="_Toc322911385"/>
      <w:bookmarkStart w:id="16387" w:name="_Toc322911946"/>
      <w:ins w:id="16388" w:author="Steve Hanson" w:date="2013-06-04T13:22:00Z">
        <w:r>
          <w:t xml:space="preserve">Example </w:t>
        </w:r>
      </w:ins>
      <w:ins w:id="16389" w:author="Steve Hanson" w:date="2013-06-04T13:32:00Z">
        <w:r w:rsidR="00347E22">
          <w:t xml:space="preserve">Unparsing </w:t>
        </w:r>
      </w:ins>
      <w:ins w:id="16390" w:author="Steve Hanson" w:date="2013-06-04T13:22:00Z">
        <w:r>
          <w:t xml:space="preserve">Scenarios </w:t>
        </w:r>
      </w:ins>
      <w:ins w:id="16391" w:author="mbeckerle" w:date="2013-06-03T12:04:00Z">
        <w:del w:id="16392" w:author="Steve Hanson" w:date="2013-06-04T13:22:00Z">
          <w:r w:rsidR="00F203AC" w:rsidDel="00F217E5">
            <w:delText>Examples</w:delText>
          </w:r>
          <w:bookmarkEnd w:id="16384"/>
          <w:r w:rsidR="00F203AC" w:rsidDel="00F217E5">
            <w:delText xml:space="preserve"> of Separator Suppression when Unparsing</w:delText>
          </w:r>
        </w:del>
      </w:ins>
      <w:commentRangeStart w:id="16393"/>
    </w:p>
    <w:bookmarkEnd w:id="16385"/>
    <w:p w14:paraId="5EC29310" w14:textId="4A18A9EA" w:rsidR="007B606F" w:rsidRDefault="007B606F" w:rsidP="007B606F">
      <w:pPr>
        <w:pStyle w:val="CommentText"/>
        <w:rPr>
          <w:ins w:id="16394" w:author="mbeckerle" w:date="2013-06-03T12:25:00Z"/>
        </w:rPr>
      </w:pPr>
      <w:ins w:id="16395" w:author="mbeckerle" w:date="2013-06-03T12:25:00Z">
        <w:r>
          <w:t>Consider the cell of the matrix above for th</w:t>
        </w:r>
      </w:ins>
      <w:ins w:id="16396" w:author="Steve Hanson" w:date="2013-06-04T13:24:00Z">
        <w:r w:rsidR="00F217E5">
          <w:t>e element in th</w:t>
        </w:r>
      </w:ins>
      <w:ins w:id="16397" w:author="mbeckerle" w:date="2013-06-03T12:25:00Z">
        <w:r>
          <w:t>is DFDL schema fragment</w:t>
        </w:r>
        <w:del w:id="16398" w:author="Steve Hanson" w:date="2013-06-04T13:24:00Z">
          <w:r w:rsidDel="00F217E5">
            <w:delText xml:space="preserve"> in a context where dfdl:representation=”text” is in scope</w:delText>
          </w:r>
        </w:del>
        <w:r>
          <w:t>:</w:t>
        </w:r>
      </w:ins>
    </w:p>
    <w:p w14:paraId="6990C239" w14:textId="2190C7A4" w:rsidR="007B606F" w:rsidRDefault="007B606F" w:rsidP="007B606F">
      <w:pPr>
        <w:pStyle w:val="ExampleDFDL"/>
        <w:rPr>
          <w:ins w:id="16399" w:author="mbeckerle" w:date="2013-06-03T12:25:00Z"/>
        </w:rPr>
      </w:pPr>
      <w:ins w:id="16400" w:author="mbeckerle" w:date="2013-06-03T12:25:00Z">
        <w:r>
          <w:t>&lt;</w:t>
        </w:r>
      </w:ins>
      <w:ins w:id="16401" w:author="Steve Hanson" w:date="2013-06-04T13:48:00Z">
        <w:r w:rsidR="009663A9">
          <w:t>xs:</w:t>
        </w:r>
      </w:ins>
      <w:ins w:id="16402" w:author="mbeckerle" w:date="2013-06-03T12:25:00Z">
        <w:r>
          <w:t xml:space="preserve">sequence dfdl:separator='|' dfdl:separatorPosition='infix' </w:t>
        </w:r>
      </w:ins>
    </w:p>
    <w:p w14:paraId="7177F6BF" w14:textId="53C73E22" w:rsidR="007B606F" w:rsidRDefault="007B606F" w:rsidP="007B606F">
      <w:pPr>
        <w:pStyle w:val="ExampleDFDL"/>
        <w:rPr>
          <w:ins w:id="16403" w:author="mbeckerle" w:date="2013-06-03T12:25:00Z"/>
        </w:rPr>
      </w:pPr>
      <w:ins w:id="16404" w:author="mbeckerle" w:date="2013-06-03T12:25:00Z">
        <w:r>
          <w:t xml:space="preserve">          dfdl:separatorSuppressionPolicy=</w:t>
        </w:r>
      </w:ins>
      <w:ins w:id="16405" w:author="mbeckerle" w:date="2013-06-03T12:27:00Z">
        <w:r w:rsidR="007A7560">
          <w:t>'trailingEmpty'</w:t>
        </w:r>
      </w:ins>
      <w:ins w:id="16406" w:author="mbeckerle" w:date="2013-06-03T12:25:00Z">
        <w:r>
          <w:t>&gt;</w:t>
        </w:r>
      </w:ins>
    </w:p>
    <w:p w14:paraId="2241E8C3" w14:textId="78D0468D" w:rsidR="007B606F" w:rsidRDefault="007B606F" w:rsidP="007B606F">
      <w:pPr>
        <w:pStyle w:val="ExampleDFDL"/>
        <w:rPr>
          <w:ins w:id="16407" w:author="mbeckerle" w:date="2013-06-03T12:25:00Z"/>
        </w:rPr>
      </w:pPr>
      <w:ins w:id="16408" w:author="mbeckerle" w:date="2013-06-03T12:25:00Z">
        <w:r>
          <w:t xml:space="preserve">  &lt;</w:t>
        </w:r>
      </w:ins>
      <w:ins w:id="16409" w:author="Steve Hanson" w:date="2013-06-04T13:48:00Z">
        <w:r w:rsidR="009663A9">
          <w:t>xs:</w:t>
        </w:r>
      </w:ins>
      <w:ins w:id="16410" w:author="mbeckerle" w:date="2013-06-03T12:25:00Z">
        <w:r>
          <w:t xml:space="preserve">element name='a' type='xs:int' </w:t>
        </w:r>
      </w:ins>
    </w:p>
    <w:p w14:paraId="5E4C3144" w14:textId="2C0AD359" w:rsidR="007A7560" w:rsidRDefault="007B606F" w:rsidP="007B606F">
      <w:pPr>
        <w:pStyle w:val="ExampleDFDL"/>
        <w:rPr>
          <w:ins w:id="16411" w:author="mbeckerle" w:date="2013-06-03T12:29:00Z"/>
        </w:rPr>
      </w:pPr>
      <w:ins w:id="16412" w:author="mbeckerle" w:date="2013-06-03T12:25:00Z">
        <w:r>
          <w:t xml:space="preserve">           maxOccurs='5' minOccurs='0'</w:t>
        </w:r>
      </w:ins>
    </w:p>
    <w:p w14:paraId="329796A6" w14:textId="7C7B27A8" w:rsidR="007A7560" w:rsidRDefault="007A7560" w:rsidP="007B606F">
      <w:pPr>
        <w:pStyle w:val="ExampleDFDL"/>
        <w:rPr>
          <w:ins w:id="16413" w:author="Steve Hanson" w:date="2013-06-04T13:24:00Z"/>
        </w:rPr>
      </w:pPr>
      <w:ins w:id="16414" w:author="mbeckerle" w:date="2013-06-03T12:29:00Z">
        <w:r>
          <w:t xml:space="preserve">           nillable='true'</w:t>
        </w:r>
      </w:ins>
    </w:p>
    <w:p w14:paraId="2F3B50BF" w14:textId="308D69F1" w:rsidR="00F217E5" w:rsidRDefault="00F217E5" w:rsidP="007B606F">
      <w:pPr>
        <w:pStyle w:val="ExampleDFDL"/>
        <w:rPr>
          <w:ins w:id="16415" w:author="mbeckerle" w:date="2013-06-03T12:25:00Z"/>
        </w:rPr>
      </w:pPr>
      <w:ins w:id="16416" w:author="Steve Hanson" w:date="2013-06-04T13:24:00Z">
        <w:r>
          <w:t xml:space="preserve">           dfdl:representation='text' dfdl:textNumberPattern='#0'</w:t>
        </w:r>
      </w:ins>
    </w:p>
    <w:p w14:paraId="5A1205B3" w14:textId="77777777" w:rsidR="007B606F" w:rsidRDefault="007B606F" w:rsidP="007B606F">
      <w:pPr>
        <w:pStyle w:val="ExampleDFDL"/>
        <w:rPr>
          <w:ins w:id="16417" w:author="mbeckerle" w:date="2013-06-03T12:25:00Z"/>
        </w:rPr>
      </w:pPr>
      <w:ins w:id="16418" w:author="mbeckerle" w:date="2013-06-03T12:25:00Z">
        <w:r>
          <w:t xml:space="preserve">           dfdl:occursCountKind='implicit' </w:t>
        </w:r>
      </w:ins>
    </w:p>
    <w:p w14:paraId="00717913" w14:textId="77777777" w:rsidR="007B606F" w:rsidRDefault="007B606F" w:rsidP="007B606F">
      <w:pPr>
        <w:pStyle w:val="ExampleDFDL"/>
        <w:rPr>
          <w:ins w:id="16419" w:author="mbeckerle" w:date="2013-07-23T20:17:00Z"/>
        </w:rPr>
      </w:pPr>
      <w:ins w:id="16420" w:author="mbeckerle" w:date="2013-06-03T12:25:00Z">
        <w:r>
          <w:t xml:space="preserve">           dfdl:initiator='[' dfdl:terminator=']'</w:t>
        </w:r>
      </w:ins>
    </w:p>
    <w:p w14:paraId="75E9E5E7" w14:textId="2925CAB4" w:rsidR="007B2211" w:rsidRDefault="007B2211" w:rsidP="007B606F">
      <w:pPr>
        <w:pStyle w:val="ExampleDFDL"/>
        <w:rPr>
          <w:ins w:id="16421" w:author="mbeckerle" w:date="2013-06-03T12:25:00Z"/>
        </w:rPr>
      </w:pPr>
      <w:ins w:id="16422" w:author="mbeckerle" w:date="2013-07-23T20:17:00Z">
        <w:r>
          <w:t xml:space="preserve">           dfdl:emptyValueDelimiterPolicy='none'</w:t>
        </w:r>
      </w:ins>
    </w:p>
    <w:p w14:paraId="35620F75" w14:textId="2ECB028B" w:rsidR="007A7560" w:rsidRDefault="007A7560" w:rsidP="007B606F">
      <w:pPr>
        <w:pStyle w:val="ExampleDFDL"/>
        <w:rPr>
          <w:ins w:id="16423" w:author="mbeckerle" w:date="2013-06-03T12:29:00Z"/>
        </w:rPr>
      </w:pPr>
      <w:ins w:id="16424" w:author="mbeckerle" w:date="2013-06-03T12:29:00Z">
        <w:r>
          <w:t xml:space="preserve">           dfdl:nilKind='literalValue' dfdl:nilValue='</w:t>
        </w:r>
      </w:ins>
      <w:ins w:id="16425" w:author="mbeckerle" w:date="2013-06-03T12:32:00Z">
        <w:r>
          <w:t>%ES;</w:t>
        </w:r>
      </w:ins>
      <w:ins w:id="16426" w:author="mbeckerle" w:date="2013-06-03T12:29:00Z">
        <w:r>
          <w:t>'</w:t>
        </w:r>
      </w:ins>
    </w:p>
    <w:p w14:paraId="1C3E879A" w14:textId="75873C3F" w:rsidR="007B606F" w:rsidRDefault="007A7560" w:rsidP="007B606F">
      <w:pPr>
        <w:pStyle w:val="ExampleDFDL"/>
        <w:rPr>
          <w:ins w:id="16427" w:author="mbeckerle" w:date="2013-06-03T12:25:00Z"/>
        </w:rPr>
      </w:pPr>
      <w:ins w:id="16428" w:author="mbeckerle" w:date="2013-06-03T12:29:00Z">
        <w:r>
          <w:t xml:space="preserve">           dfdl:nilValueDelimiterPolicy='none'</w:t>
        </w:r>
      </w:ins>
      <w:ins w:id="16429" w:author="mbeckerle" w:date="2013-06-03T12:25:00Z">
        <w:r w:rsidR="007B606F">
          <w:t xml:space="preserve"> /&gt; </w:t>
        </w:r>
      </w:ins>
    </w:p>
    <w:p w14:paraId="25E4CD2E" w14:textId="51A3555F" w:rsidR="007B606F" w:rsidRDefault="007B606F" w:rsidP="007B606F">
      <w:pPr>
        <w:pStyle w:val="ExampleDFDL"/>
        <w:rPr>
          <w:ins w:id="16430" w:author="mbeckerle" w:date="2013-06-03T12:25:00Z"/>
        </w:rPr>
      </w:pPr>
      <w:ins w:id="16431" w:author="mbeckerle" w:date="2013-06-03T12:25:00Z">
        <w:r>
          <w:t>&lt;/</w:t>
        </w:r>
      </w:ins>
      <w:ins w:id="16432" w:author="Steve Hanson" w:date="2013-06-04T13:48:00Z">
        <w:r w:rsidR="009663A9">
          <w:t>xs:</w:t>
        </w:r>
      </w:ins>
      <w:ins w:id="16433" w:author="mbeckerle" w:date="2013-06-03T12:25:00Z">
        <w:r>
          <w:t>sequence&gt;</w:t>
        </w:r>
      </w:ins>
    </w:p>
    <w:p w14:paraId="55A01F76" w14:textId="77A01126" w:rsidR="007B606F" w:rsidRDefault="006017E4" w:rsidP="007B606F">
      <w:pPr>
        <w:pStyle w:val="CommentText"/>
        <w:rPr>
          <w:ins w:id="16434" w:author="mbeckerle" w:date="2013-06-03T12:25:00Z"/>
        </w:rPr>
      </w:pPr>
      <w:ins w:id="16435" w:author="mbeckerle" w:date="2013-06-03T12:39:00Z">
        <w:r>
          <w:t>This example is similar to the one used above in the discussion of parsing with separator suppression. However, the element has no default value, the dfdl:emptyValueDelimterPolicy has been removed</w:t>
        </w:r>
      </w:ins>
      <w:ins w:id="16436" w:author="mbeckerle" w:date="2013-06-03T12:40:00Z">
        <w:r>
          <w:t>, and the element is nillable. Element</w:t>
        </w:r>
      </w:ins>
      <w:ins w:id="16437" w:author="mbeckerle" w:date="2013-06-03T12:41:00Z">
        <w:r>
          <w:t xml:space="preserve"> '</w:t>
        </w:r>
      </w:ins>
      <w:ins w:id="16438" w:author="mbeckerle" w:date="2013-06-03T12:25:00Z">
        <w:r w:rsidR="007B606F">
          <w:t>a</w:t>
        </w:r>
      </w:ins>
      <w:ins w:id="16439" w:author="mbeckerle" w:date="2013-06-03T12:41:00Z">
        <w:r>
          <w:t>'</w:t>
        </w:r>
      </w:ins>
      <w:ins w:id="16440" w:author="mbeckerle" w:date="2013-06-03T12:25:00Z">
        <w:r w:rsidR="007B606F">
          <w:t xml:space="preserve"> is clearly potentially trailing as it is declared last. The corresponding cell in the matrix above contains this description:</w:t>
        </w:r>
      </w:ins>
    </w:p>
    <w:p w14:paraId="7AE3C778" w14:textId="19C83502" w:rsidR="007B606F" w:rsidRPr="009663A9" w:rsidRDefault="009663A9" w:rsidP="007B606F">
      <w:pPr>
        <w:pStyle w:val="CommentText"/>
        <w:ind w:left="720"/>
        <w:rPr>
          <w:ins w:id="16441" w:author="mbeckerle" w:date="2013-06-03T12:25:00Z"/>
          <w:i/>
        </w:rPr>
      </w:pPr>
      <w:ins w:id="16442" w:author="Steve Hanson" w:date="2013-06-04T13:53:00Z">
        <w:r>
          <w:rPr>
            <w:i/>
          </w:rPr>
          <w:t>u</w:t>
        </w:r>
      </w:ins>
      <w:ins w:id="16443" w:author="mbeckerle" w:date="2013-06-03T12:28:00Z">
        <w:del w:id="16444" w:author="Steve Hanson" w:date="2013-06-04T13:53:00Z">
          <w:r w:rsidR="007A7560" w:rsidRPr="009663A9" w:rsidDel="009663A9">
            <w:rPr>
              <w:i/>
            </w:rPr>
            <w:delText>U</w:delText>
          </w:r>
        </w:del>
        <w:r w:rsidR="007A7560" w:rsidRPr="009663A9">
          <w:rPr>
            <w:i/>
          </w:rPr>
          <w:t>nparse N occurrence</w:t>
        </w:r>
      </w:ins>
      <w:ins w:id="16445" w:author="mbeckerle" w:date="2013-06-03T12:35:00Z">
        <w:r w:rsidR="007A7560" w:rsidRPr="009663A9">
          <w:rPr>
            <w:i/>
          </w:rPr>
          <w:t>s</w:t>
        </w:r>
      </w:ins>
      <w:ins w:id="16446" w:author="mbeckerle" w:date="2013-06-03T12:28:00Z">
        <w:r w:rsidR="007A7560" w:rsidRPr="009663A9">
          <w:rPr>
            <w:i/>
          </w:rPr>
          <w:t xml:space="preserve"> (suppressing trailing zero length reps)</w:t>
        </w:r>
      </w:ins>
    </w:p>
    <w:p w14:paraId="601F209D" w14:textId="268F7140" w:rsidR="007A7560" w:rsidRDefault="007A7560" w:rsidP="00B03EAB">
      <w:pPr>
        <w:rPr>
          <w:ins w:id="16447" w:author="mbeckerle" w:date="2013-06-03T12:31:00Z"/>
          <w:rFonts w:cs="Arial"/>
        </w:rPr>
      </w:pPr>
      <w:ins w:id="16448" w:author="mbeckerle" w:date="2013-06-03T12:30:00Z">
        <w:r>
          <w:rPr>
            <w:rFonts w:cs="Arial"/>
          </w:rPr>
          <w:t xml:space="preserve">Assume we are unparsing an infoset containing </w:t>
        </w:r>
      </w:ins>
      <w:ins w:id="16449" w:author="mbeckerle" w:date="2013-06-03T12:43:00Z">
        <w:r w:rsidR="006017E4">
          <w:rPr>
            <w:rFonts w:cs="Arial"/>
          </w:rPr>
          <w:t>five</w:t>
        </w:r>
      </w:ins>
      <w:ins w:id="16450" w:author="mbeckerle" w:date="2013-06-03T12:41:00Z">
        <w:r w:rsidR="006017E4">
          <w:rPr>
            <w:rFonts w:cs="Arial"/>
          </w:rPr>
          <w:t xml:space="preserve"> </w:t>
        </w:r>
      </w:ins>
      <w:ins w:id="16451" w:author="mbeckerle" w:date="2013-06-03T12:30:00Z">
        <w:r>
          <w:rPr>
            <w:rFonts w:cs="Arial"/>
          </w:rPr>
          <w:t>values</w:t>
        </w:r>
      </w:ins>
      <w:ins w:id="16452" w:author="mbeckerle" w:date="2013-06-03T12:41:00Z">
        <w:r w:rsidR="006017E4">
          <w:rPr>
            <w:rFonts w:cs="Arial"/>
          </w:rPr>
          <w:t>:</w:t>
        </w:r>
      </w:ins>
      <w:ins w:id="16453" w:author="mbeckerle" w:date="2013-06-03T12:30:00Z">
        <w:r>
          <w:rPr>
            <w:rFonts w:cs="Arial"/>
          </w:rPr>
          <w:t xml:space="preserve"> 1, 0,</w:t>
        </w:r>
      </w:ins>
      <w:ins w:id="16454" w:author="mbeckerle" w:date="2013-06-03T12:43:00Z">
        <w:r w:rsidR="006017E4">
          <w:rPr>
            <w:rFonts w:cs="Arial"/>
          </w:rPr>
          <w:t xml:space="preserve"> nil, </w:t>
        </w:r>
      </w:ins>
      <w:ins w:id="16455" w:author="mbeckerle" w:date="2013-06-03T12:30:00Z">
        <w:r>
          <w:rPr>
            <w:rFonts w:cs="Arial"/>
          </w:rPr>
          <w:t xml:space="preserve">4, nil. </w:t>
        </w:r>
      </w:ins>
      <w:ins w:id="16456" w:author="mbeckerle" w:date="2013-06-03T12:36:00Z">
        <w:r w:rsidR="006017E4">
          <w:rPr>
            <w:rFonts w:cs="Arial"/>
          </w:rPr>
          <w:t xml:space="preserve">We will unparse </w:t>
        </w:r>
      </w:ins>
      <w:ins w:id="16457" w:author="mbeckerle" w:date="2013-06-03T12:41:00Z">
        <w:r w:rsidR="006017E4">
          <w:rPr>
            <w:rFonts w:cs="Arial"/>
          </w:rPr>
          <w:t xml:space="preserve">the </w:t>
        </w:r>
      </w:ins>
      <w:ins w:id="16458" w:author="mbeckerle" w:date="2013-06-03T12:43:00Z">
        <w:r w:rsidR="006017E4">
          <w:rPr>
            <w:rFonts w:cs="Arial"/>
          </w:rPr>
          <w:t>five</w:t>
        </w:r>
      </w:ins>
      <w:ins w:id="16459" w:author="mbeckerle" w:date="2013-06-03T12:36:00Z">
        <w:r w:rsidR="006017E4">
          <w:rPr>
            <w:rFonts w:cs="Arial"/>
          </w:rPr>
          <w:t xml:space="preserve"> occurrences; however, the last value is nil, which has a representation of '%ES;' meaning empty-string</w:t>
        </w:r>
      </w:ins>
      <w:ins w:id="16460" w:author="Steve Hanson" w:date="2013-06-04T13:26:00Z">
        <w:r w:rsidR="00347E22">
          <w:rPr>
            <w:rFonts w:cs="Arial"/>
          </w:rPr>
          <w:t>, and dfdl:nilvalueDelimiterPolicy is ‘none’ meaning no initiator or terminator is t</w:t>
        </w:r>
      </w:ins>
      <w:ins w:id="16461" w:author="Steve Hanson" w:date="2013-06-04T13:29:00Z">
        <w:r w:rsidR="00347E22">
          <w:rPr>
            <w:rFonts w:cs="Arial"/>
          </w:rPr>
          <w:t>o appear in the data</w:t>
        </w:r>
      </w:ins>
      <w:ins w:id="16462" w:author="mbeckerle" w:date="2013-06-03T12:36:00Z">
        <w:r w:rsidR="006017E4">
          <w:rPr>
            <w:rFonts w:cs="Arial"/>
          </w:rPr>
          <w:t>. Since we are suppressing trailing zero-length reps the unparse results in this output:</w:t>
        </w:r>
      </w:ins>
    </w:p>
    <w:p w14:paraId="170EB7B5" w14:textId="5F43CA51" w:rsidR="007A7560" w:rsidRPr="00623CDC" w:rsidRDefault="007A7560" w:rsidP="007A7560">
      <w:pPr>
        <w:pStyle w:val="CommentText"/>
        <w:ind w:left="720"/>
        <w:rPr>
          <w:ins w:id="16463" w:author="mbeckerle" w:date="2013-06-03T12:31:00Z"/>
          <w:rFonts w:ascii="Courier New" w:hAnsi="Courier New" w:cs="Courier New"/>
        </w:rPr>
      </w:pPr>
      <w:ins w:id="16464" w:author="mbeckerle" w:date="2013-06-03T12:31:00Z">
        <w:r w:rsidRPr="00623CDC">
          <w:rPr>
            <w:rFonts w:ascii="Courier New" w:hAnsi="Courier New" w:cs="Courier New"/>
          </w:rPr>
          <w:t>[1]|[</w:t>
        </w:r>
        <w:r>
          <w:rPr>
            <w:rFonts w:ascii="Courier New" w:hAnsi="Courier New" w:cs="Courier New"/>
          </w:rPr>
          <w:t>0</w:t>
        </w:r>
        <w:r w:rsidRPr="00623CDC">
          <w:rPr>
            <w:rFonts w:ascii="Courier New" w:hAnsi="Courier New" w:cs="Courier New"/>
          </w:rPr>
          <w:t>]</w:t>
        </w:r>
      </w:ins>
      <w:ins w:id="16465" w:author="mbeckerle" w:date="2013-06-03T12:44:00Z">
        <w:r w:rsidR="006017E4">
          <w:rPr>
            <w:rFonts w:ascii="Courier New" w:hAnsi="Courier New" w:cs="Courier New"/>
          </w:rPr>
          <w:t>|</w:t>
        </w:r>
      </w:ins>
      <w:ins w:id="16466" w:author="mbeckerle" w:date="2013-06-03T12:31:00Z">
        <w:r w:rsidRPr="00623CDC">
          <w:rPr>
            <w:rFonts w:ascii="Courier New" w:hAnsi="Courier New" w:cs="Courier New"/>
          </w:rPr>
          <w:t>|</w:t>
        </w:r>
        <w:r>
          <w:rPr>
            <w:rFonts w:ascii="Courier New" w:hAnsi="Courier New" w:cs="Courier New"/>
          </w:rPr>
          <w:t>[4]</w:t>
        </w:r>
      </w:ins>
    </w:p>
    <w:p w14:paraId="10897DF2" w14:textId="721386D2" w:rsidR="006017E4" w:rsidRDefault="007A7560" w:rsidP="00B03EAB">
      <w:pPr>
        <w:rPr>
          <w:ins w:id="16467" w:author="mbeckerle" w:date="2013-06-03T12:43:00Z"/>
          <w:rFonts w:cs="Arial"/>
        </w:rPr>
      </w:pPr>
      <w:ins w:id="16468" w:author="mbeckerle" w:date="2013-06-03T12:32:00Z">
        <w:r>
          <w:rPr>
            <w:rFonts w:cs="Arial"/>
          </w:rPr>
          <w:t>We see here an example where if we reparsed the data we would not get back the same infoset that we started from</w:t>
        </w:r>
      </w:ins>
      <w:ins w:id="16469" w:author="mbeckerle" w:date="2013-06-03T12:33:00Z">
        <w:r>
          <w:rPr>
            <w:rFonts w:cs="Arial"/>
          </w:rPr>
          <w:t xml:space="preserve"> because the trailing empty value which is the representation of the nil value, </w:t>
        </w:r>
      </w:ins>
      <w:ins w:id="16470" w:author="mbeckerle" w:date="2013-06-03T12:44:00Z">
        <w:r w:rsidR="006017E4">
          <w:rPr>
            <w:rFonts w:cs="Arial"/>
          </w:rPr>
          <w:t xml:space="preserve">is not represented in the output, and so will not </w:t>
        </w:r>
      </w:ins>
      <w:ins w:id="16471" w:author="Steve Hanson" w:date="2013-06-04T13:31:00Z">
        <w:r w:rsidR="00347E22">
          <w:rPr>
            <w:rFonts w:cs="Arial"/>
          </w:rPr>
          <w:t xml:space="preserve">cause a nil to </w:t>
        </w:r>
      </w:ins>
      <w:ins w:id="16472" w:author="mbeckerle" w:date="2013-06-03T12:44:00Z">
        <w:r w:rsidR="006017E4">
          <w:rPr>
            <w:rFonts w:cs="Arial"/>
          </w:rPr>
          <w:t xml:space="preserve">be created </w:t>
        </w:r>
      </w:ins>
      <w:ins w:id="16473" w:author="Steve Hanson" w:date="2013-06-04T13:31:00Z">
        <w:r w:rsidR="00347E22">
          <w:rPr>
            <w:rFonts w:cs="Arial"/>
          </w:rPr>
          <w:t xml:space="preserve">in the Infoset </w:t>
        </w:r>
      </w:ins>
      <w:ins w:id="16474" w:author="mbeckerle" w:date="2013-06-03T12:38:00Z">
        <w:r w:rsidR="006017E4">
          <w:rPr>
            <w:rFonts w:cs="Arial"/>
          </w:rPr>
          <w:t>when this data is parsed</w:t>
        </w:r>
      </w:ins>
      <w:ins w:id="16475" w:author="mbeckerle" w:date="2013-06-03T12:33:00Z">
        <w:r>
          <w:rPr>
            <w:rFonts w:cs="Arial"/>
          </w:rPr>
          <w:t xml:space="preserve">. </w:t>
        </w:r>
      </w:ins>
      <w:commentRangeStart w:id="16476"/>
      <w:commentRangeEnd w:id="16393"/>
      <w:r w:rsidR="00034B44">
        <w:rPr>
          <w:rStyle w:val="CommentReference"/>
        </w:rPr>
        <w:commentReference w:id="16393"/>
      </w:r>
      <w:commentRangeEnd w:id="16476"/>
      <w:ins w:id="16477" w:author="mbeckerle" w:date="2013-06-03T12:42:00Z">
        <w:r w:rsidR="006017E4">
          <w:rPr>
            <w:rFonts w:cs="Arial"/>
          </w:rPr>
          <w:t xml:space="preserve">To preserve the nil </w:t>
        </w:r>
        <w:del w:id="16478" w:author="Steve Hanson" w:date="2013-06-04T13:31:00Z">
          <w:r w:rsidR="006017E4" w:rsidDel="00347E22">
            <w:rPr>
              <w:rFonts w:cs="Arial"/>
            </w:rPr>
            <w:delText xml:space="preserve">value </w:delText>
          </w:r>
        </w:del>
        <w:r w:rsidR="006017E4">
          <w:rPr>
            <w:rFonts w:cs="Arial"/>
          </w:rPr>
          <w:t xml:space="preserve">we would have to change the dfdl:nilValueDelimiterPolicy to 'both', and in that case the </w:t>
        </w:r>
      </w:ins>
      <w:ins w:id="16479" w:author="mbeckerle" w:date="2013-06-03T12:43:00Z">
        <w:r w:rsidR="006017E4">
          <w:rPr>
            <w:rFonts w:cs="Arial"/>
          </w:rPr>
          <w:t>output</w:t>
        </w:r>
      </w:ins>
      <w:ins w:id="16480" w:author="mbeckerle" w:date="2013-06-03T12:42:00Z">
        <w:r w:rsidR="006017E4">
          <w:rPr>
            <w:rFonts w:cs="Arial"/>
          </w:rPr>
          <w:t xml:space="preserve"> </w:t>
        </w:r>
      </w:ins>
      <w:ins w:id="16481" w:author="mbeckerle" w:date="2013-06-03T12:43:00Z">
        <w:r w:rsidR="006017E4">
          <w:rPr>
            <w:rFonts w:cs="Arial"/>
          </w:rPr>
          <w:t>would be:</w:t>
        </w:r>
      </w:ins>
    </w:p>
    <w:p w14:paraId="02AE9847" w14:textId="0DF29E1C" w:rsidR="006017E4" w:rsidRPr="00623CDC" w:rsidRDefault="00153D5B" w:rsidP="006017E4">
      <w:pPr>
        <w:pStyle w:val="CommentText"/>
        <w:ind w:left="720"/>
        <w:rPr>
          <w:ins w:id="16482" w:author="mbeckerle" w:date="2013-06-03T12:43:00Z"/>
          <w:rFonts w:ascii="Courier New" w:hAnsi="Courier New" w:cs="Courier New"/>
        </w:rPr>
      </w:pPr>
      <w:r>
        <w:rPr>
          <w:rStyle w:val="CommentReference"/>
        </w:rPr>
        <w:commentReference w:id="16476"/>
      </w:r>
      <w:ins w:id="16483" w:author="mbeckerle" w:date="2013-06-03T12:43:00Z">
        <w:r w:rsidR="006017E4">
          <w:rPr>
            <w:rFonts w:ascii="Courier New" w:hAnsi="Courier New" w:cs="Courier New"/>
          </w:rPr>
          <w:t>[1]|[0]</w:t>
        </w:r>
        <w:r w:rsidR="006017E4" w:rsidRPr="00623CDC">
          <w:rPr>
            <w:rFonts w:ascii="Courier New" w:hAnsi="Courier New" w:cs="Courier New"/>
          </w:rPr>
          <w:t>|</w:t>
        </w:r>
      </w:ins>
      <w:ins w:id="16484" w:author="mbeckerle" w:date="2013-06-03T12:44:00Z">
        <w:r w:rsidR="006017E4">
          <w:rPr>
            <w:rFonts w:ascii="Courier New" w:hAnsi="Courier New" w:cs="Courier New"/>
          </w:rPr>
          <w:t>[]|</w:t>
        </w:r>
      </w:ins>
      <w:ins w:id="16485" w:author="mbeckerle" w:date="2013-06-03T12:43:00Z">
        <w:r w:rsidR="006017E4" w:rsidRPr="00623CDC">
          <w:rPr>
            <w:rFonts w:ascii="Courier New" w:hAnsi="Courier New" w:cs="Courier New"/>
          </w:rPr>
          <w:t>[4]|</w:t>
        </w:r>
        <w:r w:rsidR="006017E4">
          <w:rPr>
            <w:rFonts w:ascii="Courier New" w:hAnsi="Courier New" w:cs="Courier New"/>
          </w:rPr>
          <w:t>[]</w:t>
        </w:r>
      </w:ins>
    </w:p>
    <w:p w14:paraId="28DFA4A9" w14:textId="6052272A" w:rsidR="004A73D1" w:rsidRPr="00CE6268" w:rsidRDefault="006017E4" w:rsidP="00B03EAB">
      <w:pPr>
        <w:rPr>
          <w:ins w:id="16486" w:author="mbeckerle" w:date="2013-02-26T11:38:00Z"/>
          <w:rFonts w:cs="Arial"/>
        </w:rPr>
      </w:pPr>
      <w:ins w:id="16487" w:author="mbeckerle" w:date="2013-06-03T12:45:00Z">
        <w:r>
          <w:rPr>
            <w:rFonts w:cs="Arial"/>
          </w:rPr>
          <w:t>The nil</w:t>
        </w:r>
      </w:ins>
      <w:ins w:id="16488" w:author="Steve Hanson" w:date="2013-06-04T13:31:00Z">
        <w:r w:rsidR="00347E22">
          <w:rPr>
            <w:rFonts w:cs="Arial"/>
          </w:rPr>
          <w:t>s</w:t>
        </w:r>
      </w:ins>
      <w:ins w:id="16489" w:author="mbeckerle" w:date="2013-06-03T12:45:00Z">
        <w:r>
          <w:rPr>
            <w:rFonts w:cs="Arial"/>
          </w:rPr>
          <w:t xml:space="preserve"> </w:t>
        </w:r>
        <w:del w:id="16490" w:author="Steve Hanson" w:date="2013-06-04T13:31:00Z">
          <w:r w:rsidDel="00347E22">
            <w:rPr>
              <w:rFonts w:cs="Arial"/>
            </w:rPr>
            <w:delText xml:space="preserve">values </w:delText>
          </w:r>
        </w:del>
      </w:ins>
      <w:ins w:id="16491" w:author="Steve Hanson" w:date="2013-06-04T13:29:00Z">
        <w:r w:rsidR="00347E22">
          <w:rPr>
            <w:rFonts w:cs="Arial"/>
          </w:rPr>
          <w:t xml:space="preserve">now </w:t>
        </w:r>
      </w:ins>
      <w:ins w:id="16492" w:author="mbeckerle" w:date="2013-06-03T12:45:00Z">
        <w:r>
          <w:rPr>
            <w:rFonts w:cs="Arial"/>
          </w:rPr>
          <w:t>have explicit representation</w:t>
        </w:r>
      </w:ins>
      <w:ins w:id="16493" w:author="Steve Hanson" w:date="2013-06-04T13:30:00Z">
        <w:r w:rsidR="00347E22">
          <w:rPr>
            <w:rFonts w:cs="Arial"/>
          </w:rPr>
          <w:t xml:space="preserve"> in the data, and will </w:t>
        </w:r>
      </w:ins>
      <w:ins w:id="16494" w:author="mbeckerle" w:date="2013-06-03T12:45:00Z">
        <w:del w:id="16495" w:author="Steve Hanson" w:date="2013-06-04T13:30:00Z">
          <w:r w:rsidDel="00347E22">
            <w:rPr>
              <w:rFonts w:cs="Arial"/>
            </w:rPr>
            <w:delText xml:space="preserve">, and so will be preserved in the output representation and </w:delText>
          </w:r>
        </w:del>
      </w:ins>
      <w:ins w:id="16496" w:author="Steve Hanson" w:date="2013-06-04T13:30:00Z">
        <w:r w:rsidR="00347E22">
          <w:rPr>
            <w:rFonts w:cs="Arial"/>
          </w:rPr>
          <w:t xml:space="preserve">be </w:t>
        </w:r>
      </w:ins>
      <w:ins w:id="16497" w:author="mbeckerle" w:date="2013-06-03T12:45:00Z">
        <w:r>
          <w:rPr>
            <w:rFonts w:cs="Arial"/>
          </w:rPr>
          <w:t xml:space="preserve">recreated </w:t>
        </w:r>
      </w:ins>
      <w:ins w:id="16498" w:author="Steve Hanson" w:date="2013-06-04T13:31:00Z">
        <w:r w:rsidR="00347E22">
          <w:rPr>
            <w:rFonts w:cs="Arial"/>
          </w:rPr>
          <w:t xml:space="preserve">in the Infoset </w:t>
        </w:r>
      </w:ins>
      <w:ins w:id="16499" w:author="mbeckerle" w:date="2013-06-03T12:45:00Z">
        <w:r>
          <w:rPr>
            <w:rFonts w:cs="Arial"/>
          </w:rPr>
          <w:t>when parsing.</w:t>
        </w:r>
      </w:ins>
    </w:p>
    <w:p w14:paraId="531D8DA0" w14:textId="5163DDEA" w:rsidR="00670B1A" w:rsidRPr="005223F4" w:rsidDel="00964415" w:rsidRDefault="00670B1A">
      <w:pPr>
        <w:pStyle w:val="Heading2"/>
        <w:rPr>
          <w:del w:id="16500" w:author="mbeckerle" w:date="2012-04-22T21:01:00Z"/>
        </w:rPr>
        <w:pPrChange w:id="16501" w:author="mbeckerle" w:date="2013-01-20T17:05:00Z">
          <w:pPr/>
        </w:pPrChange>
      </w:pPr>
      <w:bookmarkStart w:id="16502" w:name="_Toc349642206"/>
      <w:bookmarkStart w:id="16503" w:name="_Toc362452968"/>
      <w:commentRangeStart w:id="16504"/>
      <w:del w:id="16505" w:author="mbeckerle" w:date="2012-04-22T21:01:00Z">
        <w:r w:rsidRPr="005223F4" w:rsidDel="00964415">
          <w:delText>.</w:delText>
        </w:r>
        <w:bookmarkEnd w:id="16386"/>
        <w:bookmarkEnd w:id="16387"/>
        <w:bookmarkEnd w:id="16502"/>
        <w:bookmarkEnd w:id="16503"/>
        <w:r w:rsidRPr="005223F4" w:rsidDel="00964415">
          <w:delText xml:space="preserve"> </w:delText>
        </w:r>
        <w:bookmarkStart w:id="16506" w:name="_Toc322911697"/>
        <w:bookmarkStart w:id="16507" w:name="_Toc322912236"/>
        <w:bookmarkStart w:id="16508" w:name="_Toc329093093"/>
        <w:bookmarkStart w:id="16509" w:name="_Toc332701606"/>
        <w:bookmarkStart w:id="16510" w:name="_Toc332701910"/>
        <w:bookmarkStart w:id="16511" w:name="_Toc332711709"/>
        <w:bookmarkStart w:id="16512" w:name="_Toc332712011"/>
        <w:bookmarkStart w:id="16513" w:name="_Toc332712312"/>
        <w:bookmarkStart w:id="16514" w:name="_Toc332724228"/>
        <w:bookmarkStart w:id="16515" w:name="_Toc332724528"/>
        <w:bookmarkStart w:id="16516" w:name="_Toc341102824"/>
        <w:bookmarkStart w:id="16517" w:name="_Toc347241559"/>
        <w:bookmarkStart w:id="16518" w:name="_Toc347744752"/>
        <w:bookmarkStart w:id="16519" w:name="_Toc348984535"/>
        <w:bookmarkStart w:id="16520" w:name="_Toc348984840"/>
        <w:bookmarkStart w:id="16521" w:name="_Toc349038004"/>
        <w:bookmarkStart w:id="16522" w:name="_Toc349038306"/>
        <w:bookmarkStart w:id="16523" w:name="_Toc349042792"/>
        <w:bookmarkStart w:id="16524" w:name="_Toc351912863"/>
        <w:bookmarkStart w:id="16525" w:name="_Toc351914884"/>
        <w:bookmarkStart w:id="16526" w:name="_Toc351915350"/>
        <w:bookmarkStart w:id="16527" w:name="_Toc361231407"/>
        <w:bookmarkStart w:id="16528" w:name="_Toc361231933"/>
        <w:bookmarkStart w:id="16529" w:name="_Toc362445231"/>
        <w:bookmarkStart w:id="16530" w:name="_Toc362451982"/>
        <w:bookmarkStart w:id="16531" w:name="_Toc362452531"/>
        <w:bookmarkStart w:id="16532" w:name="_Toc362453429"/>
        <w:bookmarkEnd w:id="16506"/>
        <w:bookmarkEnd w:id="16507"/>
        <w:bookmarkEnd w:id="16508"/>
        <w:bookmarkEnd w:id="16509"/>
        <w:bookmarkEnd w:id="16510"/>
        <w:bookmarkEnd w:id="16511"/>
        <w:bookmarkEnd w:id="16512"/>
        <w:bookmarkEnd w:id="16513"/>
        <w:bookmarkEnd w:id="16514"/>
        <w:bookmarkEnd w:id="16515"/>
        <w:bookmarkEnd w:id="16516"/>
        <w:bookmarkEnd w:id="16517"/>
        <w:bookmarkEnd w:id="16518"/>
        <w:bookmarkEnd w:id="16519"/>
        <w:bookmarkEnd w:id="16520"/>
        <w:bookmarkEnd w:id="16521"/>
        <w:bookmarkEnd w:id="16522"/>
        <w:bookmarkEnd w:id="16523"/>
        <w:bookmarkEnd w:id="16524"/>
        <w:bookmarkEnd w:id="16525"/>
        <w:bookmarkEnd w:id="16526"/>
        <w:bookmarkEnd w:id="16527"/>
        <w:bookmarkEnd w:id="16528"/>
        <w:bookmarkEnd w:id="16529"/>
        <w:bookmarkEnd w:id="16530"/>
        <w:bookmarkEnd w:id="16531"/>
        <w:bookmarkEnd w:id="16532"/>
      </w:del>
    </w:p>
    <w:p w14:paraId="2FCF0BEB" w14:textId="7F453EB5" w:rsidR="00305AD7" w:rsidRPr="005223F4" w:rsidDel="00964415" w:rsidRDefault="00305AD7">
      <w:pPr>
        <w:pStyle w:val="Heading2"/>
        <w:rPr>
          <w:del w:id="16533" w:author="mbeckerle" w:date="2012-04-22T21:01:00Z"/>
        </w:rPr>
        <w:pPrChange w:id="16534" w:author="mbeckerle" w:date="2013-01-20T17:05:00Z">
          <w:pPr/>
        </w:pPrChange>
      </w:pPr>
      <w:bookmarkStart w:id="16535" w:name="_Toc322911386"/>
      <w:bookmarkStart w:id="16536" w:name="_Toc322911698"/>
      <w:bookmarkStart w:id="16537" w:name="_Toc322911947"/>
      <w:bookmarkStart w:id="16538" w:name="_Toc322912237"/>
      <w:bookmarkStart w:id="16539" w:name="_Toc329093094"/>
      <w:bookmarkStart w:id="16540" w:name="_Toc332701607"/>
      <w:bookmarkStart w:id="16541" w:name="_Toc332701911"/>
      <w:bookmarkStart w:id="16542" w:name="_Toc332711710"/>
      <w:bookmarkStart w:id="16543" w:name="_Toc332712012"/>
      <w:bookmarkStart w:id="16544" w:name="_Toc332712313"/>
      <w:bookmarkStart w:id="16545" w:name="_Toc332724229"/>
      <w:bookmarkStart w:id="16546" w:name="_Toc332724529"/>
      <w:bookmarkStart w:id="16547" w:name="_Toc341102825"/>
      <w:bookmarkStart w:id="16548" w:name="_Toc347241560"/>
      <w:bookmarkStart w:id="16549" w:name="_Toc347744753"/>
      <w:bookmarkStart w:id="16550" w:name="_Toc348984536"/>
      <w:bookmarkStart w:id="16551" w:name="_Toc348984841"/>
      <w:bookmarkStart w:id="16552" w:name="_Toc349038005"/>
      <w:bookmarkStart w:id="16553" w:name="_Toc349038307"/>
      <w:bookmarkStart w:id="16554" w:name="_Toc349042793"/>
      <w:bookmarkStart w:id="16555" w:name="_Toc349642207"/>
      <w:bookmarkStart w:id="16556" w:name="_Toc351912864"/>
      <w:bookmarkStart w:id="16557" w:name="_Toc351914885"/>
      <w:bookmarkStart w:id="16558" w:name="_Toc351915351"/>
      <w:bookmarkStart w:id="16559" w:name="_Toc361231408"/>
      <w:bookmarkStart w:id="16560" w:name="_Toc361231934"/>
      <w:bookmarkStart w:id="16561" w:name="_Toc362445232"/>
      <w:bookmarkStart w:id="16562" w:name="_Toc362451983"/>
      <w:bookmarkStart w:id="16563" w:name="_Toc362452532"/>
      <w:bookmarkStart w:id="16564" w:name="_Toc362452969"/>
      <w:bookmarkStart w:id="16565" w:name="_Toc362453430"/>
      <w:bookmarkEnd w:id="16535"/>
      <w:bookmarkEnd w:id="16536"/>
      <w:bookmarkEnd w:id="16537"/>
      <w:bookmarkEnd w:id="16538"/>
      <w:bookmarkEnd w:id="16539"/>
      <w:bookmarkEnd w:id="16540"/>
      <w:bookmarkEnd w:id="16541"/>
      <w:bookmarkEnd w:id="16542"/>
      <w:bookmarkEnd w:id="16543"/>
      <w:bookmarkEnd w:id="16544"/>
      <w:bookmarkEnd w:id="16545"/>
      <w:bookmarkEnd w:id="16546"/>
      <w:bookmarkEnd w:id="16547"/>
      <w:bookmarkEnd w:id="16548"/>
      <w:bookmarkEnd w:id="16549"/>
      <w:bookmarkEnd w:id="16550"/>
      <w:bookmarkEnd w:id="16551"/>
      <w:bookmarkEnd w:id="16552"/>
      <w:bookmarkEnd w:id="16553"/>
      <w:bookmarkEnd w:id="16554"/>
      <w:bookmarkEnd w:id="16555"/>
      <w:bookmarkEnd w:id="16556"/>
      <w:bookmarkEnd w:id="16557"/>
      <w:bookmarkEnd w:id="16558"/>
      <w:bookmarkEnd w:id="16559"/>
      <w:bookmarkEnd w:id="16560"/>
      <w:bookmarkEnd w:id="16561"/>
      <w:bookmarkEnd w:id="16562"/>
      <w:bookmarkEnd w:id="16563"/>
      <w:bookmarkEnd w:id="16564"/>
      <w:bookmarkEnd w:id="16565"/>
    </w:p>
    <w:p w14:paraId="3508F337" w14:textId="1E83AAC1" w:rsidR="00A362FE" w:rsidRPr="005223F4" w:rsidDel="00964415" w:rsidRDefault="00A362FE">
      <w:pPr>
        <w:pStyle w:val="Heading2"/>
        <w:rPr>
          <w:del w:id="16566" w:author="mbeckerle" w:date="2012-04-22T21:01:00Z"/>
        </w:rPr>
        <w:pPrChange w:id="16567" w:author="mbeckerle" w:date="2013-01-20T17:05:00Z">
          <w:pPr/>
        </w:pPrChange>
      </w:pPr>
      <w:bookmarkStart w:id="16568" w:name="_Toc184192042"/>
      <w:bookmarkStart w:id="16569" w:name="_Toc184210586"/>
      <w:bookmarkStart w:id="16570" w:name="_Toc184192043"/>
      <w:bookmarkStart w:id="16571" w:name="_Toc184210587"/>
      <w:bookmarkStart w:id="16572" w:name="_Toc322911387"/>
      <w:bookmarkStart w:id="16573" w:name="_Toc322911699"/>
      <w:bookmarkStart w:id="16574" w:name="_Toc322911948"/>
      <w:bookmarkStart w:id="16575" w:name="_Toc322912238"/>
      <w:bookmarkStart w:id="16576" w:name="_Toc329093095"/>
      <w:bookmarkStart w:id="16577" w:name="_Toc332701608"/>
      <w:bookmarkStart w:id="16578" w:name="_Toc332701912"/>
      <w:bookmarkStart w:id="16579" w:name="_Toc332711711"/>
      <w:bookmarkStart w:id="16580" w:name="_Toc332712013"/>
      <w:bookmarkStart w:id="16581" w:name="_Toc332712314"/>
      <w:bookmarkStart w:id="16582" w:name="_Toc332724230"/>
      <w:bookmarkStart w:id="16583" w:name="_Toc332724530"/>
      <w:bookmarkStart w:id="16584" w:name="_Toc341102826"/>
      <w:bookmarkStart w:id="16585" w:name="_Toc347241561"/>
      <w:bookmarkStart w:id="16586" w:name="_Toc347744754"/>
      <w:bookmarkStart w:id="16587" w:name="_Toc348984537"/>
      <w:bookmarkStart w:id="16588" w:name="_Toc348984842"/>
      <w:bookmarkStart w:id="16589" w:name="_Toc349038006"/>
      <w:bookmarkStart w:id="16590" w:name="_Toc349038308"/>
      <w:bookmarkStart w:id="16591" w:name="_Toc349042794"/>
      <w:bookmarkStart w:id="16592" w:name="_Toc349642208"/>
      <w:bookmarkStart w:id="16593" w:name="_Toc351912865"/>
      <w:bookmarkStart w:id="16594" w:name="_Toc351914886"/>
      <w:bookmarkStart w:id="16595" w:name="_Toc351915352"/>
      <w:bookmarkStart w:id="16596" w:name="_Toc361231409"/>
      <w:bookmarkStart w:id="16597" w:name="_Toc361231935"/>
      <w:bookmarkStart w:id="16598" w:name="_Toc362445233"/>
      <w:bookmarkStart w:id="16599" w:name="_Toc362451984"/>
      <w:bookmarkStart w:id="16600" w:name="_Toc362452533"/>
      <w:bookmarkStart w:id="16601" w:name="_Toc362452970"/>
      <w:bookmarkStart w:id="16602" w:name="_Toc362453431"/>
      <w:bookmarkEnd w:id="15405"/>
      <w:bookmarkEnd w:id="15406"/>
      <w:bookmarkEnd w:id="16568"/>
      <w:bookmarkEnd w:id="16569"/>
      <w:bookmarkEnd w:id="16570"/>
      <w:bookmarkEnd w:id="16571"/>
      <w:bookmarkEnd w:id="16572"/>
      <w:bookmarkEnd w:id="16573"/>
      <w:bookmarkEnd w:id="16574"/>
      <w:bookmarkEnd w:id="16575"/>
      <w:bookmarkEnd w:id="16576"/>
      <w:bookmarkEnd w:id="16577"/>
      <w:bookmarkEnd w:id="16578"/>
      <w:bookmarkEnd w:id="16579"/>
      <w:bookmarkEnd w:id="16580"/>
      <w:bookmarkEnd w:id="16581"/>
      <w:bookmarkEnd w:id="16582"/>
      <w:bookmarkEnd w:id="16583"/>
      <w:bookmarkEnd w:id="16584"/>
      <w:bookmarkEnd w:id="16585"/>
      <w:bookmarkEnd w:id="16586"/>
      <w:bookmarkEnd w:id="16587"/>
      <w:bookmarkEnd w:id="16588"/>
      <w:bookmarkEnd w:id="16589"/>
      <w:bookmarkEnd w:id="16590"/>
      <w:bookmarkEnd w:id="16591"/>
      <w:bookmarkEnd w:id="16592"/>
      <w:bookmarkEnd w:id="16593"/>
      <w:bookmarkEnd w:id="16594"/>
      <w:bookmarkEnd w:id="16595"/>
      <w:bookmarkEnd w:id="16596"/>
      <w:bookmarkEnd w:id="16597"/>
      <w:bookmarkEnd w:id="16598"/>
      <w:bookmarkEnd w:id="16599"/>
      <w:bookmarkEnd w:id="16600"/>
      <w:bookmarkEnd w:id="16601"/>
      <w:bookmarkEnd w:id="16602"/>
    </w:p>
    <w:p w14:paraId="33674B57" w14:textId="77777777" w:rsidR="00A362FE" w:rsidRPr="005223F4" w:rsidRDefault="00A362FE" w:rsidP="006E4FE8">
      <w:pPr>
        <w:pStyle w:val="Heading2"/>
      </w:pPr>
      <w:bookmarkStart w:id="16603" w:name="_Toc177399115"/>
      <w:bookmarkStart w:id="16604" w:name="_Toc175057402"/>
      <w:bookmarkStart w:id="16605" w:name="_Toc199516347"/>
      <w:bookmarkStart w:id="16606" w:name="_Toc194984009"/>
      <w:bookmarkStart w:id="16607" w:name="_Toc243112853"/>
      <w:bookmarkStart w:id="16608" w:name="_Toc349042795"/>
      <w:bookmarkStart w:id="16609" w:name="_Toc362453432"/>
      <w:r w:rsidRPr="005223F4">
        <w:t>Unordered Sequence Groups</w:t>
      </w:r>
      <w:bookmarkEnd w:id="16603"/>
      <w:bookmarkEnd w:id="16604"/>
      <w:bookmarkEnd w:id="16605"/>
      <w:bookmarkEnd w:id="16606"/>
      <w:bookmarkEnd w:id="16607"/>
      <w:bookmarkEnd w:id="16608"/>
      <w:commentRangeEnd w:id="16504"/>
      <w:r w:rsidR="00D343F3">
        <w:rPr>
          <w:rStyle w:val="CommentReference"/>
          <w:rFonts w:cs="Times New Roman"/>
          <w:b w:val="0"/>
          <w:bCs w:val="0"/>
          <w:kern w:val="0"/>
        </w:rPr>
        <w:commentReference w:id="16504"/>
      </w:r>
      <w:bookmarkEnd w:id="16609"/>
    </w:p>
    <w:p w14:paraId="1CC21197" w14:textId="77777777" w:rsidR="00F806B7" w:rsidRPr="005223F4" w:rsidRDefault="00F806B7" w:rsidP="00F806B7">
      <w:pPr>
        <w:pStyle w:val="nobreak"/>
      </w:pPr>
      <w:r w:rsidRPr="005223F4">
        <w:t>In DFDL, ordered and unordered are characteristics of the representation only. Logically, sequence groups are always in schema order.</w:t>
      </w:r>
    </w:p>
    <w:p w14:paraId="5C297E2F" w14:textId="451C1EE0" w:rsidR="00F806B7" w:rsidRPr="005223F4" w:rsidRDefault="00F806B7" w:rsidP="009B3681">
      <w:pPr>
        <w:pStyle w:val="nobreak"/>
      </w:pPr>
      <w:r w:rsidRPr="005223F4">
        <w:t>The semantics of unordered groups (sequence with dfdl:sequ</w:t>
      </w:r>
      <w:r w:rsidR="0000710B" w:rsidRPr="005223F4">
        <w:t>e</w:t>
      </w:r>
      <w:r w:rsidRPr="005223F4">
        <w:t>nceKind=</w:t>
      </w:r>
      <w:r w:rsidR="00CC2406" w:rsidRPr="005223F4">
        <w:t>'</w:t>
      </w:r>
      <w:r w:rsidRPr="005223F4">
        <w:t>unordered</w:t>
      </w:r>
      <w:r w:rsidR="00CC2406" w:rsidRPr="005223F4">
        <w:t>'</w:t>
      </w:r>
      <w:r w:rsidR="000D4119" w:rsidRPr="005223F4">
        <w:t xml:space="preserve"> </w:t>
      </w:r>
      <w:r w:rsidRPr="005223F4">
        <w:t xml:space="preserve">property) are expressed by way of a source-to-source transformation of the declaration, and by a data transformation on the resulting </w:t>
      </w:r>
      <w:del w:id="16610" w:author="mbeckerle" w:date="2013-01-28T14:30:00Z">
        <w:r w:rsidRPr="005223F4" w:rsidDel="009904E7">
          <w:delText>value</w:delText>
        </w:r>
      </w:del>
      <w:ins w:id="16611" w:author="mbeckerle" w:date="2013-01-28T14:30:00Z">
        <w:r w:rsidR="009904E7">
          <w:t>infoset</w:t>
        </w:r>
      </w:ins>
      <w:r w:rsidRPr="005223F4">
        <w:t>.</w:t>
      </w:r>
      <w:r w:rsidR="00F238C5" w:rsidRPr="005223F4">
        <w:t xml:space="preserve"> An implementation may use any technique consistent with this semantic.</w:t>
      </w:r>
    </w:p>
    <w:p w14:paraId="3EDAB0FC" w14:textId="0F01FA9D" w:rsidR="00F806B7" w:rsidRPr="005223F4" w:rsidRDefault="00F806B7" w:rsidP="00F806B7">
      <w:r w:rsidRPr="005223F4">
        <w:t xml:space="preserve">The source to source transformation turns the declaration of an unordered group into an </w:t>
      </w:r>
      <w:r w:rsidR="0000710B" w:rsidRPr="005223F4">
        <w:t xml:space="preserve">ordered sequence </w:t>
      </w:r>
      <w:r w:rsidR="005B6586" w:rsidRPr="005223F4">
        <w:t>that</w:t>
      </w:r>
      <w:r w:rsidR="0000710B" w:rsidRPr="005223F4">
        <w:t xml:space="preserve"> contains an </w:t>
      </w:r>
      <w:r w:rsidRPr="005223F4">
        <w:t xml:space="preserve">array element </w:t>
      </w:r>
      <w:r w:rsidR="005B6586" w:rsidRPr="005223F4">
        <w:t>that</w:t>
      </w:r>
      <w:r w:rsidRPr="005223F4">
        <w:t xml:space="preserve"> contains a choice. Each element declaration of the unordered group becomes an alternative element within the choice. The unordered group's separator and terminator become the Separator and Terminator of the </w:t>
      </w:r>
      <w:r w:rsidR="00F238C5" w:rsidRPr="005223F4">
        <w:t>surrounding sequence</w:t>
      </w:r>
      <w:r w:rsidRPr="005223F4">
        <w:t xml:space="preserve">. The dfdl:sequenceKind property is dropped, but other DFDL annotation properties are preserved. The </w:t>
      </w:r>
      <w:ins w:id="16612" w:author="Steve Hanson" w:date="2013-03-28T18:06:00Z">
        <w:r w:rsidR="00767A8A">
          <w:t xml:space="preserve">XSDL </w:t>
        </w:r>
      </w:ins>
      <w:del w:id="16613" w:author="Steve Hanson" w:date="2013-03-28T18:06:00Z">
        <w:r w:rsidR="001359BA" w:rsidRPr="005223F4" w:rsidDel="00767A8A">
          <w:delText>xs:</w:delText>
        </w:r>
      </w:del>
      <w:r w:rsidR="001359BA" w:rsidRPr="005223F4">
        <w:t>maxOccurs</w:t>
      </w:r>
      <w:r w:rsidRPr="005223F4">
        <w:t xml:space="preserve"> and </w:t>
      </w:r>
      <w:del w:id="16614" w:author="Steve Hanson" w:date="2013-03-28T18:06:00Z">
        <w:r w:rsidR="0015012F" w:rsidRPr="005223F4" w:rsidDel="00767A8A">
          <w:delText>xs:</w:delText>
        </w:r>
      </w:del>
      <w:r w:rsidR="0015012F" w:rsidRPr="005223F4">
        <w:t>minOccurs</w:t>
      </w:r>
      <w:r w:rsidRPr="005223F4">
        <w:t xml:space="preserve"> on any element of the unordered sequence are dropped when the element is placed into the choice.</w:t>
      </w:r>
    </w:p>
    <w:p w14:paraId="66C47A34" w14:textId="77777777" w:rsidR="00F806B7" w:rsidRPr="005223F4" w:rsidRDefault="00F806B7" w:rsidP="00F806B7">
      <w:r w:rsidRPr="005223F4">
        <w:t>For example:</w:t>
      </w:r>
    </w:p>
    <w:p w14:paraId="1A9101BF" w14:textId="77777777" w:rsidR="00F806B7" w:rsidRPr="005223F4" w:rsidRDefault="00C07A9E" w:rsidP="00977C6C">
      <w:pPr>
        <w:pStyle w:val="XMLExcerpt"/>
        <w:rPr>
          <w:lang w:val="en-US"/>
        </w:rPr>
      </w:pPr>
      <w:r w:rsidRPr="005223F4">
        <w:rPr>
          <w:lang w:val="en-US"/>
        </w:rPr>
        <w:t>&lt;xs:sequence</w:t>
      </w:r>
      <w:r w:rsidR="00F806B7" w:rsidRPr="005223F4">
        <w:rPr>
          <w:lang w:val="en-US"/>
        </w:rPr>
        <w:t xml:space="preserve"> dfdl:</w:t>
      </w:r>
      <w:r w:rsidR="000D4119" w:rsidRPr="005223F4">
        <w:rPr>
          <w:lang w:val="en-US"/>
        </w:rPr>
        <w:t>se</w:t>
      </w:r>
      <w:r w:rsidR="00467E78" w:rsidRPr="005223F4">
        <w:rPr>
          <w:lang w:val="en-US"/>
        </w:rPr>
        <w:t>qu</w:t>
      </w:r>
      <w:r w:rsidR="000D4119" w:rsidRPr="005223F4">
        <w:rPr>
          <w:lang w:val="en-US"/>
        </w:rPr>
        <w:t>enceKind</w:t>
      </w:r>
      <w:r w:rsidR="00F806B7" w:rsidRPr="005223F4">
        <w:rPr>
          <w:lang w:val="en-US"/>
        </w:rPr>
        <w:t>="</w:t>
      </w:r>
      <w:r w:rsidR="000D4119" w:rsidRPr="005223F4">
        <w:rPr>
          <w:lang w:val="en-US"/>
        </w:rPr>
        <w:t>unordered</w:t>
      </w:r>
      <w:r w:rsidR="00F806B7" w:rsidRPr="005223F4">
        <w:rPr>
          <w:lang w:val="en-US"/>
        </w:rPr>
        <w:t>"&gt;</w:t>
      </w:r>
    </w:p>
    <w:p w14:paraId="47FCC298" w14:textId="77777777" w:rsidR="000B505F" w:rsidRDefault="00F806B7" w:rsidP="00977C6C">
      <w:pPr>
        <w:pStyle w:val="XMLExcerpt"/>
        <w:rPr>
          <w:ins w:id="16615" w:author="Steve Hanson" w:date="2012-02-23T17:55:00Z"/>
          <w:lang w:val="en-US"/>
        </w:rPr>
      </w:pPr>
      <w:del w:id="16616" w:author="Steve Hanson" w:date="2012-02-23T17:53:00Z">
        <w:r w:rsidRPr="005223F4" w:rsidDel="000B505F">
          <w:rPr>
            <w:lang w:val="en-US"/>
          </w:rPr>
          <w:delText xml:space="preserve">      </w:delText>
        </w:r>
      </w:del>
      <w:r w:rsidRPr="005223F4">
        <w:rPr>
          <w:lang w:val="en-US"/>
        </w:rPr>
        <w:t xml:space="preserve">  </w:t>
      </w:r>
      <w:del w:id="16617" w:author="Steve Hanson" w:date="2012-02-23T17:53:00Z">
        <w:r w:rsidRPr="005223F4" w:rsidDel="000B505F">
          <w:rPr>
            <w:lang w:val="en-US"/>
          </w:rPr>
          <w:delText xml:space="preserve"> </w:delText>
        </w:r>
      </w:del>
      <w:r w:rsidR="00C07A9E" w:rsidRPr="005223F4">
        <w:rPr>
          <w:lang w:val="en-US"/>
        </w:rPr>
        <w:t>&lt;xs:element</w:t>
      </w:r>
      <w:r w:rsidRPr="005223F4">
        <w:rPr>
          <w:lang w:val="en-US"/>
        </w:rPr>
        <w:t xml:space="preserve"> name=”a” type=</w:t>
      </w:r>
      <w:r w:rsidR="00BF450E" w:rsidRPr="005223F4">
        <w:rPr>
          <w:lang w:val="en-US"/>
        </w:rPr>
        <w:t>"xs:string"</w:t>
      </w:r>
      <w:r w:rsidRPr="005223F4">
        <w:rPr>
          <w:lang w:val="en-US"/>
        </w:rPr>
        <w:t xml:space="preserve"> </w:t>
      </w:r>
    </w:p>
    <w:p w14:paraId="46C222A0" w14:textId="77777777" w:rsidR="00F806B7" w:rsidRPr="005223F4" w:rsidRDefault="000B505F" w:rsidP="00977C6C">
      <w:pPr>
        <w:pStyle w:val="XMLExcerpt"/>
        <w:rPr>
          <w:lang w:val="en-US"/>
        </w:rPr>
      </w:pPr>
      <w:ins w:id="16618" w:author="Steve Hanson" w:date="2012-02-23T17:55:00Z">
        <w:r>
          <w:rPr>
            <w:lang w:val="en-US"/>
          </w:rPr>
          <w:t xml:space="preserve">                       </w:t>
        </w:r>
      </w:ins>
      <w:r w:rsidR="00F806B7" w:rsidRPr="005223F4">
        <w:rPr>
          <w:lang w:val="en-US"/>
        </w:rPr>
        <w:t>dfdl:initiator="A:" /&gt;</w:t>
      </w:r>
    </w:p>
    <w:p w14:paraId="20B73310" w14:textId="77777777" w:rsidR="000B505F" w:rsidRDefault="00F806B7" w:rsidP="00977C6C">
      <w:pPr>
        <w:pStyle w:val="XMLExcerpt"/>
        <w:rPr>
          <w:ins w:id="16619" w:author="Steve Hanson" w:date="2012-02-23T17:55:00Z"/>
          <w:lang w:val="en-US"/>
        </w:rPr>
      </w:pPr>
      <w:r w:rsidRPr="005223F4">
        <w:rPr>
          <w:lang w:val="en-US"/>
        </w:rPr>
        <w:t xml:space="preserve">  </w:t>
      </w:r>
      <w:del w:id="16620" w:author="Steve Hanson" w:date="2012-02-23T17:53:00Z">
        <w:r w:rsidRPr="005223F4" w:rsidDel="000B505F">
          <w:rPr>
            <w:lang w:val="en-US"/>
          </w:rPr>
          <w:delText xml:space="preserve">       </w:delText>
        </w:r>
      </w:del>
      <w:r w:rsidR="00C07A9E" w:rsidRPr="005223F4">
        <w:rPr>
          <w:lang w:val="en-US"/>
        </w:rPr>
        <w:t>&lt;xs:element</w:t>
      </w:r>
      <w:r w:rsidRPr="005223F4">
        <w:rPr>
          <w:lang w:val="en-US"/>
        </w:rPr>
        <w:t xml:space="preserve"> name=”b” type=</w:t>
      </w:r>
      <w:r w:rsidR="00BF450E" w:rsidRPr="005223F4">
        <w:rPr>
          <w:lang w:val="en-US"/>
        </w:rPr>
        <w:t>"xs:int"</w:t>
      </w:r>
      <w:r w:rsidRPr="005223F4">
        <w:rPr>
          <w:lang w:val="en-US"/>
        </w:rPr>
        <w:t xml:space="preserve"> minOccurs="0" </w:t>
      </w:r>
    </w:p>
    <w:p w14:paraId="2F2EA59C" w14:textId="77777777" w:rsidR="00F806B7" w:rsidRPr="005223F4" w:rsidRDefault="000B505F" w:rsidP="00977C6C">
      <w:pPr>
        <w:pStyle w:val="XMLExcerpt"/>
        <w:rPr>
          <w:lang w:val="en-US"/>
        </w:rPr>
      </w:pPr>
      <w:ins w:id="16621" w:author="Steve Hanson" w:date="2012-02-23T17:55:00Z">
        <w:r>
          <w:rPr>
            <w:lang w:val="en-US"/>
          </w:rPr>
          <w:t xml:space="preserve">                       </w:t>
        </w:r>
      </w:ins>
      <w:r w:rsidR="00F806B7" w:rsidRPr="005223F4">
        <w:rPr>
          <w:lang w:val="en-US"/>
        </w:rPr>
        <w:t>dfdl:initiator="B:" /&gt;</w:t>
      </w:r>
    </w:p>
    <w:p w14:paraId="2B941F60" w14:textId="77777777" w:rsidR="000B505F" w:rsidRDefault="00F806B7" w:rsidP="00977C6C">
      <w:pPr>
        <w:pStyle w:val="XMLExcerpt"/>
        <w:rPr>
          <w:ins w:id="16622" w:author="Steve Hanson" w:date="2012-02-23T17:55:00Z"/>
          <w:lang w:val="en-US"/>
        </w:rPr>
      </w:pPr>
      <w:del w:id="16623" w:author="Steve Hanson" w:date="2012-02-23T17:55:00Z">
        <w:r w:rsidRPr="005223F4" w:rsidDel="000B505F">
          <w:rPr>
            <w:lang w:val="en-US"/>
          </w:rPr>
          <w:delText xml:space="preserve">       </w:delText>
        </w:r>
      </w:del>
      <w:r w:rsidRPr="005223F4">
        <w:rPr>
          <w:lang w:val="en-US"/>
        </w:rPr>
        <w:t xml:space="preserve">  </w:t>
      </w:r>
      <w:r w:rsidR="00C07A9E" w:rsidRPr="005223F4">
        <w:rPr>
          <w:lang w:val="en-US"/>
        </w:rPr>
        <w:t>&lt;xs:element</w:t>
      </w:r>
      <w:r w:rsidRPr="005223F4">
        <w:rPr>
          <w:lang w:val="en-US"/>
        </w:rPr>
        <w:t xml:space="preserve"> name=”c” type=</w:t>
      </w:r>
      <w:r w:rsidR="00BF450E" w:rsidRPr="005223F4">
        <w:rPr>
          <w:lang w:val="en-US"/>
        </w:rPr>
        <w:t>"xs:string"</w:t>
      </w:r>
      <w:r w:rsidRPr="005223F4">
        <w:rPr>
          <w:lang w:val="en-US"/>
        </w:rPr>
        <w:t xml:space="preserve"> minOccurs=”0” maxOccurs="10"</w:t>
      </w:r>
    </w:p>
    <w:p w14:paraId="6C846736" w14:textId="77777777" w:rsidR="00F806B7" w:rsidRPr="005223F4" w:rsidDel="000B505F" w:rsidRDefault="00F806B7" w:rsidP="00977C6C">
      <w:pPr>
        <w:pStyle w:val="XMLExcerpt"/>
        <w:rPr>
          <w:del w:id="16624" w:author="Steve Hanson" w:date="2012-02-23T17:55:00Z"/>
          <w:lang w:val="en-US"/>
        </w:rPr>
      </w:pPr>
      <w:del w:id="16625" w:author="Steve Hanson" w:date="2012-02-23T17:55:00Z">
        <w:r w:rsidRPr="005223F4" w:rsidDel="000B505F">
          <w:rPr>
            <w:lang w:val="en-US"/>
          </w:rPr>
          <w:delText xml:space="preserve"> </w:delText>
        </w:r>
      </w:del>
    </w:p>
    <w:p w14:paraId="2E786B71" w14:textId="77777777" w:rsidR="00F806B7" w:rsidRPr="005223F4" w:rsidRDefault="00F806B7" w:rsidP="00977C6C">
      <w:pPr>
        <w:pStyle w:val="XMLExcerpt"/>
        <w:rPr>
          <w:lang w:val="en-US"/>
        </w:rPr>
      </w:pPr>
      <w:del w:id="16626" w:author="Steve Hanson" w:date="2012-02-23T17:55:00Z">
        <w:r w:rsidRPr="005223F4" w:rsidDel="000B505F">
          <w:rPr>
            <w:lang w:val="en-US"/>
          </w:rPr>
          <w:delText xml:space="preserve">    </w:delText>
        </w:r>
      </w:del>
      <w:r w:rsidRPr="005223F4">
        <w:rPr>
          <w:lang w:val="en-US"/>
        </w:rPr>
        <w:t xml:space="preserve">                       dfdl:initiator="C:" /&gt;</w:t>
      </w:r>
    </w:p>
    <w:p w14:paraId="5CBEAC62" w14:textId="77777777" w:rsidR="00F806B7" w:rsidRPr="005223F4" w:rsidRDefault="00C07A9E" w:rsidP="00977C6C">
      <w:pPr>
        <w:pStyle w:val="XMLExcerpt"/>
        <w:rPr>
          <w:lang w:val="en-US"/>
        </w:rPr>
      </w:pPr>
      <w:r w:rsidRPr="005223F4">
        <w:rPr>
          <w:lang w:val="en-US"/>
        </w:rPr>
        <w:t>&lt;/xs:sequence</w:t>
      </w:r>
      <w:r w:rsidR="00F806B7" w:rsidRPr="005223F4">
        <w:rPr>
          <w:lang w:val="en-US"/>
        </w:rPr>
        <w:t>&gt;</w:t>
      </w:r>
    </w:p>
    <w:p w14:paraId="19E81FBE" w14:textId="77777777" w:rsidR="00F806B7" w:rsidRPr="005223F4" w:rsidRDefault="00F806B7" w:rsidP="00F806B7">
      <w:pPr>
        <w:pStyle w:val="CodeBlock"/>
      </w:pPr>
    </w:p>
    <w:p w14:paraId="79168453" w14:textId="77777777" w:rsidR="00F806B7" w:rsidRPr="005223F4" w:rsidRDefault="00F806B7" w:rsidP="00F806B7">
      <w:r w:rsidRPr="005223F4">
        <w:t>The above is conceptually rewritten into an element declaration and reference like so:</w:t>
      </w:r>
    </w:p>
    <w:p w14:paraId="6FDF6F37" w14:textId="77777777" w:rsidR="00F806B7" w:rsidRPr="005223F4" w:rsidRDefault="00F806B7" w:rsidP="00F806B7">
      <w:pPr>
        <w:pStyle w:val="CodeBlock"/>
      </w:pPr>
    </w:p>
    <w:p w14:paraId="69BA95FA" w14:textId="77777777" w:rsidR="00F806B7" w:rsidRPr="005223F4" w:rsidRDefault="00C07A9E" w:rsidP="00977C6C">
      <w:pPr>
        <w:pStyle w:val="XMLExcerpt"/>
        <w:rPr>
          <w:lang w:val="en-US"/>
        </w:rPr>
      </w:pPr>
      <w:r w:rsidRPr="005223F4">
        <w:rPr>
          <w:lang w:val="en-US"/>
        </w:rPr>
        <w:t>&lt;xs:element</w:t>
      </w:r>
      <w:r w:rsidR="00F806B7" w:rsidRPr="005223F4">
        <w:rPr>
          <w:lang w:val="en-US"/>
        </w:rPr>
        <w:t xml:space="preserve"> name="dummy"&gt;</w:t>
      </w:r>
    </w:p>
    <w:p w14:paraId="3618818C" w14:textId="77777777" w:rsidR="00F806B7" w:rsidRPr="005223F4" w:rsidRDefault="00F806B7" w:rsidP="00977C6C">
      <w:pPr>
        <w:pStyle w:val="XMLExcerpt"/>
        <w:rPr>
          <w:lang w:val="en-US"/>
        </w:rPr>
      </w:pPr>
      <w:r w:rsidRPr="005223F4">
        <w:rPr>
          <w:lang w:val="en-US"/>
        </w:rPr>
        <w:t xml:space="preserve">  </w:t>
      </w:r>
      <w:r w:rsidR="00C07A9E" w:rsidRPr="005223F4">
        <w:rPr>
          <w:lang w:val="en-US"/>
        </w:rPr>
        <w:t>&lt;xs:complexType</w:t>
      </w:r>
      <w:r w:rsidRPr="005223F4">
        <w:rPr>
          <w:lang w:val="en-US"/>
        </w:rPr>
        <w:t>&gt;</w:t>
      </w:r>
    </w:p>
    <w:p w14:paraId="652E96A6" w14:textId="77777777" w:rsidR="00F806B7" w:rsidRPr="005223F4" w:rsidRDefault="00F806B7" w:rsidP="00977C6C">
      <w:pPr>
        <w:pStyle w:val="XMLExcerpt"/>
        <w:rPr>
          <w:lang w:val="en-US"/>
        </w:rPr>
      </w:pPr>
      <w:r w:rsidRPr="005223F4">
        <w:rPr>
          <w:lang w:val="en-US"/>
        </w:rPr>
        <w:t xml:space="preserve">    </w:t>
      </w:r>
      <w:del w:id="16627" w:author="Steve Hanson" w:date="2012-02-23T17:56:00Z">
        <w:r w:rsidRPr="005223F4" w:rsidDel="000B505F">
          <w:rPr>
            <w:lang w:val="en-US"/>
          </w:rPr>
          <w:delText xml:space="preserve"> </w:delText>
        </w:r>
      </w:del>
      <w:r w:rsidR="00C07A9E" w:rsidRPr="005223F4">
        <w:rPr>
          <w:lang w:val="en-US"/>
        </w:rPr>
        <w:t>&lt;xs:choice</w:t>
      </w:r>
      <w:r w:rsidRPr="005223F4">
        <w:rPr>
          <w:lang w:val="en-US"/>
        </w:rPr>
        <w:t>&gt;</w:t>
      </w:r>
    </w:p>
    <w:p w14:paraId="47564063" w14:textId="77777777" w:rsidR="00F806B7" w:rsidRPr="005223F4" w:rsidRDefault="00F806B7" w:rsidP="00977C6C">
      <w:pPr>
        <w:pStyle w:val="XMLExcerpt"/>
        <w:rPr>
          <w:lang w:val="en-US"/>
        </w:rPr>
      </w:pPr>
      <w:r w:rsidRPr="005223F4">
        <w:rPr>
          <w:lang w:val="en-US"/>
        </w:rPr>
        <w:t xml:space="preserve">    </w:t>
      </w:r>
      <w:del w:id="16628" w:author="Steve Hanson" w:date="2012-02-23T17:56:00Z">
        <w:r w:rsidRPr="005223F4" w:rsidDel="000B505F">
          <w:rPr>
            <w:lang w:val="en-US"/>
          </w:rPr>
          <w:delText xml:space="preserve">  </w:delText>
        </w:r>
      </w:del>
      <w:r w:rsidRPr="005223F4">
        <w:rPr>
          <w:lang w:val="en-US"/>
        </w:rPr>
        <w:t xml:space="preserve">  </w:t>
      </w:r>
      <w:del w:id="16629" w:author="Steve Hanson" w:date="2012-02-23T17:56:00Z">
        <w:r w:rsidRPr="005223F4" w:rsidDel="000B505F">
          <w:rPr>
            <w:lang w:val="en-US"/>
          </w:rPr>
          <w:delText xml:space="preserve"> </w:delText>
        </w:r>
      </w:del>
      <w:r w:rsidR="00C07A9E" w:rsidRPr="005223F4">
        <w:rPr>
          <w:lang w:val="en-US"/>
        </w:rPr>
        <w:t>&lt;xs:element</w:t>
      </w:r>
      <w:r w:rsidRPr="005223F4">
        <w:rPr>
          <w:lang w:val="en-US"/>
        </w:rPr>
        <w:t xml:space="preserve"> name=”a” type=</w:t>
      </w:r>
      <w:r w:rsidR="00BF450E" w:rsidRPr="005223F4">
        <w:rPr>
          <w:lang w:val="en-US"/>
        </w:rPr>
        <w:t>"xs:string"</w:t>
      </w:r>
      <w:r w:rsidRPr="005223F4">
        <w:rPr>
          <w:lang w:val="en-US"/>
        </w:rPr>
        <w:t xml:space="preserve"> dfdl:initiator="A:" /&gt;</w:t>
      </w:r>
    </w:p>
    <w:p w14:paraId="52F0E6E3" w14:textId="77777777" w:rsidR="00F806B7" w:rsidRPr="005223F4" w:rsidRDefault="00F806B7" w:rsidP="00977C6C">
      <w:pPr>
        <w:pStyle w:val="XMLExcerpt"/>
        <w:rPr>
          <w:lang w:val="en-US"/>
        </w:rPr>
      </w:pPr>
      <w:r w:rsidRPr="005223F4">
        <w:rPr>
          <w:lang w:val="en-US"/>
        </w:rPr>
        <w:t xml:space="preserve">    </w:t>
      </w:r>
      <w:del w:id="16630" w:author="Steve Hanson" w:date="2012-02-23T17:56:00Z">
        <w:r w:rsidRPr="005223F4" w:rsidDel="000B505F">
          <w:rPr>
            <w:lang w:val="en-US"/>
          </w:rPr>
          <w:delText xml:space="preserve">  </w:delText>
        </w:r>
      </w:del>
      <w:r w:rsidRPr="005223F4">
        <w:rPr>
          <w:lang w:val="en-US"/>
        </w:rPr>
        <w:t xml:space="preserve">  </w:t>
      </w:r>
      <w:del w:id="16631" w:author="Steve Hanson" w:date="2012-02-23T17:56:00Z">
        <w:r w:rsidRPr="005223F4" w:rsidDel="000B505F">
          <w:rPr>
            <w:lang w:val="en-US"/>
          </w:rPr>
          <w:delText xml:space="preserve"> </w:delText>
        </w:r>
      </w:del>
      <w:r w:rsidR="00C07A9E" w:rsidRPr="005223F4">
        <w:rPr>
          <w:lang w:val="en-US"/>
        </w:rPr>
        <w:t>&lt;xs:element</w:t>
      </w:r>
      <w:r w:rsidRPr="005223F4">
        <w:rPr>
          <w:lang w:val="en-US"/>
        </w:rPr>
        <w:t xml:space="preserve"> name=”b” type=</w:t>
      </w:r>
      <w:r w:rsidR="00BF450E" w:rsidRPr="005223F4">
        <w:rPr>
          <w:lang w:val="en-US"/>
        </w:rPr>
        <w:t>"xs:int"</w:t>
      </w:r>
      <w:r w:rsidRPr="005223F4">
        <w:rPr>
          <w:lang w:val="en-US"/>
        </w:rPr>
        <w:t xml:space="preserve"> dfdl:initiator="B:" /&gt;</w:t>
      </w:r>
    </w:p>
    <w:p w14:paraId="7ED672E5" w14:textId="77777777" w:rsidR="00F806B7" w:rsidRPr="005223F4" w:rsidRDefault="00F806B7" w:rsidP="00977C6C">
      <w:pPr>
        <w:pStyle w:val="XMLExcerpt"/>
        <w:rPr>
          <w:lang w:val="en-US"/>
        </w:rPr>
      </w:pPr>
      <w:r w:rsidRPr="005223F4">
        <w:rPr>
          <w:lang w:val="en-US"/>
        </w:rPr>
        <w:t xml:space="preserve">    </w:t>
      </w:r>
      <w:del w:id="16632" w:author="Steve Hanson" w:date="2012-02-23T17:56:00Z">
        <w:r w:rsidRPr="005223F4" w:rsidDel="000B505F">
          <w:rPr>
            <w:lang w:val="en-US"/>
          </w:rPr>
          <w:delText xml:space="preserve">  </w:delText>
        </w:r>
      </w:del>
      <w:r w:rsidRPr="005223F4">
        <w:rPr>
          <w:lang w:val="en-US"/>
        </w:rPr>
        <w:t xml:space="preserve">  </w:t>
      </w:r>
      <w:del w:id="16633" w:author="Steve Hanson" w:date="2012-02-23T17:56:00Z">
        <w:r w:rsidRPr="005223F4" w:rsidDel="000B505F">
          <w:rPr>
            <w:lang w:val="en-US"/>
          </w:rPr>
          <w:delText xml:space="preserve"> </w:delText>
        </w:r>
      </w:del>
      <w:r w:rsidR="00C07A9E" w:rsidRPr="005223F4">
        <w:rPr>
          <w:lang w:val="en-US"/>
        </w:rPr>
        <w:t>&lt;xs:element</w:t>
      </w:r>
      <w:r w:rsidRPr="005223F4">
        <w:rPr>
          <w:lang w:val="en-US"/>
        </w:rPr>
        <w:t xml:space="preserve"> name=”c” type=</w:t>
      </w:r>
      <w:r w:rsidR="00BF450E" w:rsidRPr="005223F4">
        <w:rPr>
          <w:lang w:val="en-US"/>
        </w:rPr>
        <w:t>"xs:string"</w:t>
      </w:r>
      <w:r w:rsidRPr="005223F4">
        <w:rPr>
          <w:lang w:val="en-US"/>
        </w:rPr>
        <w:t xml:space="preserve"> dfdl:initiator="C:" /&gt;</w:t>
      </w:r>
    </w:p>
    <w:p w14:paraId="0402B2A2" w14:textId="77777777" w:rsidR="00F806B7" w:rsidRPr="005223F4" w:rsidRDefault="00F806B7" w:rsidP="00977C6C">
      <w:pPr>
        <w:pStyle w:val="XMLExcerpt"/>
        <w:rPr>
          <w:lang w:val="en-US"/>
        </w:rPr>
      </w:pPr>
      <w:r w:rsidRPr="005223F4">
        <w:rPr>
          <w:lang w:val="en-US"/>
        </w:rPr>
        <w:t xml:space="preserve">    </w:t>
      </w:r>
      <w:del w:id="16634" w:author="Steve Hanson" w:date="2012-02-23T17:56:00Z">
        <w:r w:rsidRPr="005223F4" w:rsidDel="000B505F">
          <w:rPr>
            <w:lang w:val="en-US"/>
          </w:rPr>
          <w:delText xml:space="preserve"> </w:delText>
        </w:r>
      </w:del>
      <w:r w:rsidR="00C07A9E" w:rsidRPr="005223F4">
        <w:rPr>
          <w:lang w:val="en-US"/>
        </w:rPr>
        <w:t>&lt;/xs:choice</w:t>
      </w:r>
      <w:r w:rsidRPr="005223F4">
        <w:rPr>
          <w:lang w:val="en-US"/>
        </w:rPr>
        <w:t>&gt;</w:t>
      </w:r>
    </w:p>
    <w:p w14:paraId="768B92A4" w14:textId="77777777" w:rsidR="00F806B7" w:rsidRPr="005223F4" w:rsidRDefault="00F806B7" w:rsidP="00977C6C">
      <w:pPr>
        <w:pStyle w:val="XMLExcerpt"/>
        <w:rPr>
          <w:lang w:val="en-US"/>
        </w:rPr>
      </w:pPr>
      <w:r w:rsidRPr="005223F4">
        <w:rPr>
          <w:lang w:val="en-US"/>
        </w:rPr>
        <w:t xml:space="preserve">  </w:t>
      </w:r>
      <w:r w:rsidR="00C07A9E" w:rsidRPr="005223F4">
        <w:rPr>
          <w:lang w:val="en-US"/>
        </w:rPr>
        <w:t>&lt;/xs:complexType</w:t>
      </w:r>
      <w:r w:rsidRPr="005223F4">
        <w:rPr>
          <w:lang w:val="en-US"/>
        </w:rPr>
        <w:t>&gt;</w:t>
      </w:r>
    </w:p>
    <w:p w14:paraId="63859AB5" w14:textId="77777777" w:rsidR="00F806B7" w:rsidRPr="005223F4" w:rsidRDefault="00C07A9E" w:rsidP="00977C6C">
      <w:pPr>
        <w:pStyle w:val="XMLExcerpt"/>
        <w:rPr>
          <w:lang w:val="en-US"/>
        </w:rPr>
      </w:pPr>
      <w:r w:rsidRPr="005223F4">
        <w:rPr>
          <w:lang w:val="en-US"/>
        </w:rPr>
        <w:t>&lt;/xs:element</w:t>
      </w:r>
      <w:r w:rsidR="00F806B7" w:rsidRPr="005223F4">
        <w:rPr>
          <w:lang w:val="en-US"/>
        </w:rPr>
        <w:t>&gt;</w:t>
      </w:r>
    </w:p>
    <w:p w14:paraId="178CF8C8" w14:textId="77777777" w:rsidR="00F806B7" w:rsidRPr="005223F4" w:rsidRDefault="00F806B7" w:rsidP="00977C6C">
      <w:pPr>
        <w:pStyle w:val="XMLExcerpt"/>
        <w:rPr>
          <w:lang w:val="en-US"/>
        </w:rPr>
      </w:pPr>
    </w:p>
    <w:p w14:paraId="1630E122" w14:textId="77777777" w:rsidR="001E745C" w:rsidRPr="005223F4" w:rsidRDefault="00C07A9E" w:rsidP="001721D4">
      <w:pPr>
        <w:pStyle w:val="XMLExcerpt"/>
        <w:rPr>
          <w:lang w:val="en-US"/>
        </w:rPr>
      </w:pPr>
      <w:r w:rsidRPr="005223F4">
        <w:rPr>
          <w:lang w:val="en-US"/>
        </w:rPr>
        <w:t>&lt;xs:sequence</w:t>
      </w:r>
      <w:r w:rsidR="001E745C" w:rsidRPr="005223F4">
        <w:rPr>
          <w:lang w:val="en-US"/>
        </w:rPr>
        <w:t xml:space="preserve"> dfdl:</w:t>
      </w:r>
      <w:r w:rsidR="000D4119" w:rsidRPr="005223F4">
        <w:rPr>
          <w:lang w:val="en-US"/>
        </w:rPr>
        <w:t>se</w:t>
      </w:r>
      <w:r w:rsidR="001721D4" w:rsidRPr="005223F4">
        <w:rPr>
          <w:lang w:val="en-US"/>
        </w:rPr>
        <w:t>qu</w:t>
      </w:r>
      <w:r w:rsidR="000D4119" w:rsidRPr="005223F4">
        <w:rPr>
          <w:lang w:val="en-US"/>
        </w:rPr>
        <w:t>enceKind="ordered"</w:t>
      </w:r>
      <w:r w:rsidR="001E745C" w:rsidRPr="005223F4">
        <w:rPr>
          <w:lang w:val="en-US"/>
        </w:rPr>
        <w:t>&gt;</w:t>
      </w:r>
    </w:p>
    <w:p w14:paraId="6C398BF9" w14:textId="77777777" w:rsidR="00F806B7" w:rsidRPr="005223F4" w:rsidRDefault="001E745C" w:rsidP="00977C6C">
      <w:pPr>
        <w:pStyle w:val="XMLExcerpt"/>
        <w:rPr>
          <w:lang w:val="en-US"/>
        </w:rPr>
      </w:pPr>
      <w:r w:rsidRPr="005223F4">
        <w:rPr>
          <w:lang w:val="en-US"/>
        </w:rPr>
        <w:t xml:space="preserve">  </w:t>
      </w:r>
      <w:r w:rsidR="00C07A9E" w:rsidRPr="005223F4">
        <w:rPr>
          <w:lang w:val="en-US"/>
        </w:rPr>
        <w:t>&lt;xs:element</w:t>
      </w:r>
      <w:r w:rsidR="00F806B7" w:rsidRPr="005223F4">
        <w:rPr>
          <w:lang w:val="en-US"/>
        </w:rPr>
        <w:t xml:space="preserve"> ref="dummy" minOccurs="1" maxOccurs="12"/&gt;</w:t>
      </w:r>
    </w:p>
    <w:p w14:paraId="76BBB941" w14:textId="77777777" w:rsidR="001E745C" w:rsidRPr="005223F4" w:rsidRDefault="00C07A9E" w:rsidP="00977C6C">
      <w:pPr>
        <w:pStyle w:val="XMLExcerpt"/>
        <w:rPr>
          <w:lang w:val="en-US"/>
        </w:rPr>
      </w:pPr>
      <w:r w:rsidRPr="005223F4">
        <w:rPr>
          <w:lang w:val="en-US"/>
        </w:rPr>
        <w:t>&lt;/xs:sequence</w:t>
      </w:r>
      <w:r w:rsidR="001E745C" w:rsidRPr="005223F4">
        <w:rPr>
          <w:lang w:val="en-US"/>
        </w:rPr>
        <w:t>&gt;</w:t>
      </w:r>
    </w:p>
    <w:p w14:paraId="1ABEDEBD" w14:textId="77777777" w:rsidR="00F806B7" w:rsidRPr="005223F4" w:rsidRDefault="00F806B7" w:rsidP="00F806B7"/>
    <w:p w14:paraId="2773B055" w14:textId="0213604E" w:rsidR="00F806B7" w:rsidRPr="005223F4" w:rsidRDefault="00F806B7" w:rsidP="00F806B7">
      <w:r w:rsidRPr="005223F4">
        <w:t xml:space="preserve">Schema definition errors are then detected as for choice group types. Notice how the </w:t>
      </w:r>
      <w:ins w:id="16635" w:author="Steve Hanson" w:date="2013-03-28T18:06:00Z">
        <w:r w:rsidR="00767A8A">
          <w:t xml:space="preserve">XSDL </w:t>
        </w:r>
      </w:ins>
      <w:del w:id="16636" w:author="Steve Hanson" w:date="2013-03-28T18:07:00Z">
        <w:r w:rsidR="0015012F" w:rsidRPr="005223F4" w:rsidDel="00767A8A">
          <w:delText>xs:</w:delText>
        </w:r>
      </w:del>
      <w:r w:rsidR="0015012F" w:rsidRPr="005223F4">
        <w:t>minOccurs</w:t>
      </w:r>
      <w:r w:rsidRPr="005223F4">
        <w:t xml:space="preserve"> and </w:t>
      </w:r>
      <w:del w:id="16637" w:author="Steve Hanson" w:date="2013-03-28T18:07:00Z">
        <w:r w:rsidR="001359BA" w:rsidRPr="005223F4" w:rsidDel="00767A8A">
          <w:delText>xs:</w:delText>
        </w:r>
      </w:del>
      <w:r w:rsidR="001359BA" w:rsidRPr="005223F4">
        <w:t>maxOccurs</w:t>
      </w:r>
      <w:r w:rsidRPr="005223F4">
        <w:t xml:space="preserve"> for the rewritten element reference are computed based on the possible occurrences from the original source.</w:t>
      </w:r>
    </w:p>
    <w:p w14:paraId="1C408526" w14:textId="77777777" w:rsidR="00F806B7" w:rsidRPr="005223F4" w:rsidRDefault="00F806B7" w:rsidP="00F806B7">
      <w:r w:rsidRPr="005223F4">
        <w:t>Processing then constructs this array element by parsing the data.</w:t>
      </w:r>
    </w:p>
    <w:p w14:paraId="7240B53B" w14:textId="77777777" w:rsidR="00F806B7" w:rsidRPr="005223F4" w:rsidRDefault="00F806B7" w:rsidP="00F806B7">
      <w:r w:rsidRPr="005223F4">
        <w:t xml:space="preserve">The post processing then transforms this array back into the original sequence of non-choice elements. That is, the array is then used to populate the </w:t>
      </w:r>
      <w:r w:rsidR="00D74886" w:rsidRPr="005223F4">
        <w:t>infoset</w:t>
      </w:r>
      <w:r w:rsidRPr="005223F4">
        <w:t xml:space="preserve"> corresponding to:</w:t>
      </w:r>
    </w:p>
    <w:p w14:paraId="37757BA4" w14:textId="77777777" w:rsidR="00F806B7" w:rsidRPr="005223F4" w:rsidRDefault="00C07A9E" w:rsidP="00470F0F">
      <w:pPr>
        <w:pStyle w:val="XMLExcerpt"/>
        <w:rPr>
          <w:lang w:val="en-US"/>
        </w:rPr>
      </w:pPr>
      <w:r w:rsidRPr="005223F4">
        <w:rPr>
          <w:lang w:val="en-US"/>
        </w:rPr>
        <w:t>&lt;xs:sequence</w:t>
      </w:r>
      <w:r w:rsidR="00F806B7" w:rsidRPr="005223F4">
        <w:rPr>
          <w:lang w:val="en-US"/>
        </w:rPr>
        <w:t>&gt;</w:t>
      </w:r>
    </w:p>
    <w:p w14:paraId="311508F0" w14:textId="77777777" w:rsidR="00F806B7" w:rsidRPr="005223F4" w:rsidRDefault="00F806B7" w:rsidP="00470F0F">
      <w:pPr>
        <w:pStyle w:val="XMLExcerpt"/>
        <w:rPr>
          <w:lang w:val="en-US"/>
        </w:rPr>
      </w:pPr>
      <w:r w:rsidRPr="005223F4">
        <w:rPr>
          <w:lang w:val="en-US"/>
        </w:rPr>
        <w:t xml:space="preserve">  </w:t>
      </w:r>
      <w:del w:id="16638" w:author="Steve Hanson" w:date="2012-02-23T17:56:00Z">
        <w:r w:rsidRPr="005223F4" w:rsidDel="000B505F">
          <w:rPr>
            <w:lang w:val="en-US"/>
          </w:rPr>
          <w:delText xml:space="preserve">       </w:delText>
        </w:r>
      </w:del>
      <w:r w:rsidR="00C07A9E" w:rsidRPr="005223F4">
        <w:rPr>
          <w:lang w:val="en-US"/>
        </w:rPr>
        <w:t>&lt;xs:element</w:t>
      </w:r>
      <w:r w:rsidRPr="005223F4">
        <w:rPr>
          <w:lang w:val="en-US"/>
        </w:rPr>
        <w:t xml:space="preserve"> name=”a” type=</w:t>
      </w:r>
      <w:r w:rsidR="00BF450E" w:rsidRPr="005223F4">
        <w:rPr>
          <w:lang w:val="en-US"/>
        </w:rPr>
        <w:t>"xs:string"</w:t>
      </w:r>
      <w:r w:rsidRPr="005223F4">
        <w:rPr>
          <w:lang w:val="en-US"/>
        </w:rPr>
        <w:t xml:space="preserve"> /&gt;</w:t>
      </w:r>
    </w:p>
    <w:p w14:paraId="0F04A82C" w14:textId="77777777" w:rsidR="00F806B7" w:rsidRPr="005223F4" w:rsidRDefault="00F806B7" w:rsidP="00470F0F">
      <w:pPr>
        <w:pStyle w:val="XMLExcerpt"/>
        <w:rPr>
          <w:lang w:val="en-US"/>
        </w:rPr>
      </w:pPr>
      <w:r w:rsidRPr="005223F4">
        <w:rPr>
          <w:lang w:val="en-US"/>
        </w:rPr>
        <w:t xml:space="preserve">  </w:t>
      </w:r>
      <w:del w:id="16639" w:author="Steve Hanson" w:date="2012-02-23T17:56:00Z">
        <w:r w:rsidRPr="005223F4" w:rsidDel="000B505F">
          <w:rPr>
            <w:lang w:val="en-US"/>
          </w:rPr>
          <w:delText xml:space="preserve">       </w:delText>
        </w:r>
      </w:del>
      <w:r w:rsidR="00C07A9E" w:rsidRPr="005223F4">
        <w:rPr>
          <w:lang w:val="en-US"/>
        </w:rPr>
        <w:t>&lt;xs:element</w:t>
      </w:r>
      <w:r w:rsidRPr="005223F4">
        <w:rPr>
          <w:lang w:val="en-US"/>
        </w:rPr>
        <w:t xml:space="preserve"> name=”b” type=</w:t>
      </w:r>
      <w:r w:rsidR="00BF450E" w:rsidRPr="005223F4">
        <w:rPr>
          <w:lang w:val="en-US"/>
        </w:rPr>
        <w:t>"xs:int"</w:t>
      </w:r>
      <w:r w:rsidRPr="005223F4">
        <w:rPr>
          <w:lang w:val="en-US"/>
        </w:rPr>
        <w:t xml:space="preserve"> minOccurs="0" /&gt;</w:t>
      </w:r>
    </w:p>
    <w:p w14:paraId="40B45050" w14:textId="77777777" w:rsidR="00F806B7" w:rsidRPr="005223F4" w:rsidRDefault="00F806B7" w:rsidP="00470F0F">
      <w:pPr>
        <w:pStyle w:val="XMLExcerpt"/>
        <w:rPr>
          <w:lang w:val="en-US"/>
        </w:rPr>
      </w:pPr>
      <w:r w:rsidRPr="005223F4">
        <w:rPr>
          <w:lang w:val="en-US"/>
        </w:rPr>
        <w:t xml:space="preserve">  </w:t>
      </w:r>
      <w:del w:id="16640" w:author="Steve Hanson" w:date="2012-02-23T17:56:00Z">
        <w:r w:rsidRPr="005223F4" w:rsidDel="000B505F">
          <w:rPr>
            <w:lang w:val="en-US"/>
          </w:rPr>
          <w:delText xml:space="preserve">       </w:delText>
        </w:r>
      </w:del>
      <w:r w:rsidR="00C07A9E" w:rsidRPr="005223F4">
        <w:rPr>
          <w:lang w:val="en-US"/>
        </w:rPr>
        <w:t>&lt;xs:element</w:t>
      </w:r>
      <w:r w:rsidRPr="005223F4">
        <w:rPr>
          <w:lang w:val="en-US"/>
        </w:rPr>
        <w:t xml:space="preserve"> name=”c” type=</w:t>
      </w:r>
      <w:r w:rsidR="00BF450E" w:rsidRPr="005223F4">
        <w:rPr>
          <w:lang w:val="en-US"/>
        </w:rPr>
        <w:t>"xs:string"</w:t>
      </w:r>
      <w:r w:rsidRPr="005223F4">
        <w:rPr>
          <w:lang w:val="en-US"/>
        </w:rPr>
        <w:t xml:space="preserve"> minOccurs=”0” maxOccurs="10" /&gt;</w:t>
      </w:r>
    </w:p>
    <w:p w14:paraId="6079ECF8" w14:textId="77777777" w:rsidR="00F806B7" w:rsidRPr="005223F4" w:rsidRDefault="00C07A9E" w:rsidP="00470F0F">
      <w:pPr>
        <w:pStyle w:val="XMLExcerpt"/>
        <w:rPr>
          <w:lang w:val="en-US"/>
        </w:rPr>
      </w:pPr>
      <w:r w:rsidRPr="005223F4">
        <w:rPr>
          <w:lang w:val="en-US"/>
        </w:rPr>
        <w:t>&lt;/xs:sequence</w:t>
      </w:r>
      <w:r w:rsidR="00F806B7" w:rsidRPr="005223F4">
        <w:rPr>
          <w:lang w:val="en-US"/>
        </w:rPr>
        <w:t>&gt;</w:t>
      </w:r>
    </w:p>
    <w:p w14:paraId="4084D31D" w14:textId="3C3A7179" w:rsidR="00F806B7" w:rsidRPr="005223F4" w:rsidDel="00964415" w:rsidRDefault="00F806B7" w:rsidP="00F806B7">
      <w:pPr>
        <w:rPr>
          <w:del w:id="16641" w:author="mbeckerle" w:date="2012-04-22T21:02:00Z"/>
        </w:rPr>
      </w:pPr>
    </w:p>
    <w:p w14:paraId="42A3E464" w14:textId="67D0D838" w:rsidR="00F806B7" w:rsidRDefault="00F806B7" w:rsidP="00E36848">
      <w:pPr>
        <w:rPr>
          <w:ins w:id="16642" w:author="mbeckerle" w:date="2013-07-11T19:11:00Z"/>
        </w:rPr>
      </w:pPr>
      <w:r w:rsidRPr="005223F4">
        <w:t>This is a logical-value to logical</w:t>
      </w:r>
      <w:ins w:id="16643" w:author="mbeckerle" w:date="2013-01-28T14:30:00Z">
        <w:r w:rsidR="009904E7">
          <w:t>-</w:t>
        </w:r>
      </w:ins>
      <w:del w:id="16644" w:author="mbeckerle" w:date="2013-01-28T14:30:00Z">
        <w:r w:rsidRPr="005223F4" w:rsidDel="009904E7">
          <w:delText xml:space="preserve"> </w:delText>
        </w:r>
      </w:del>
      <w:r w:rsidRPr="005223F4">
        <w:t xml:space="preserve">value transformation. Ordered and unordered are characteristics of the representation only. The transformation here is the obvious one where all array elements having the first choice alternative as their value are accumulated into the first child element of the logical sequence. If there is either no such value or more than one such value, then the first child element must be an array or optional declaration (appropriate </w:t>
      </w:r>
      <w:ins w:id="16645" w:author="Steve Hanson" w:date="2013-03-28T18:10:00Z">
        <w:r w:rsidR="00767A8A">
          <w:t>XSDL</w:t>
        </w:r>
      </w:ins>
      <w:del w:id="16646" w:author="Steve Hanson" w:date="2013-03-28T18:10:00Z">
        <w:r w:rsidR="0015012F" w:rsidRPr="005223F4" w:rsidDel="00767A8A">
          <w:delText>xs:</w:delText>
        </w:r>
      </w:del>
      <w:ins w:id="16647" w:author="Steve Hanson" w:date="2013-03-28T18:10:00Z">
        <w:r w:rsidR="00767A8A">
          <w:t xml:space="preserve"> </w:t>
        </w:r>
      </w:ins>
      <w:r w:rsidR="0015012F" w:rsidRPr="005223F4">
        <w:t>minOccurs</w:t>
      </w:r>
      <w:r w:rsidRPr="005223F4">
        <w:t xml:space="preserve"> and </w:t>
      </w:r>
      <w:del w:id="16648" w:author="Steve Hanson" w:date="2013-03-28T18:10:00Z">
        <w:r w:rsidR="001359BA" w:rsidRPr="005223F4" w:rsidDel="00767A8A">
          <w:delText>xs:</w:delText>
        </w:r>
      </w:del>
      <w:r w:rsidR="001359BA" w:rsidRPr="005223F4">
        <w:t>maxOccurs</w:t>
      </w:r>
      <w:r w:rsidRPr="005223F4">
        <w:t>) so that it can accommodate the number of values found. The dimensionality of the first element must accommodate the number of values actually found. It is a processing error if it cannot. This algorithm repeats for the array elements having the 2</w:t>
      </w:r>
      <w:r w:rsidRPr="005223F4">
        <w:rPr>
          <w:vertAlign w:val="superscript"/>
        </w:rPr>
        <w:t>nd</w:t>
      </w:r>
      <w:r w:rsidRPr="005223F4">
        <w:t xml:space="preserve"> choice alternative as their value, and so on until all the choice alternative values have been moved into their corresponding elements/arrays in the logical sequence group, and all logical sequence elements have been populated in a manner conforming to their </w:t>
      </w:r>
      <w:ins w:id="16649" w:author="Steve Hanson" w:date="2013-03-28T18:07:00Z">
        <w:r w:rsidR="00767A8A">
          <w:t>XSDL</w:t>
        </w:r>
      </w:ins>
      <w:del w:id="16650" w:author="Steve Hanson" w:date="2013-03-28T18:07:00Z">
        <w:r w:rsidR="0015012F" w:rsidRPr="005223F4" w:rsidDel="00767A8A">
          <w:delText>xs:</w:delText>
        </w:r>
      </w:del>
      <w:ins w:id="16651" w:author="Steve Hanson" w:date="2013-03-28T18:07:00Z">
        <w:r w:rsidR="00767A8A">
          <w:t xml:space="preserve"> </w:t>
        </w:r>
      </w:ins>
      <w:r w:rsidR="0015012F" w:rsidRPr="005223F4">
        <w:t>minOccurs</w:t>
      </w:r>
      <w:r w:rsidRPr="005223F4">
        <w:t xml:space="preserve"> constraints.</w:t>
      </w:r>
    </w:p>
    <w:p w14:paraId="670CF756" w14:textId="77798BA2" w:rsidR="00D343F3" w:rsidRPr="005223F4" w:rsidRDefault="00D343F3">
      <w:commentRangeStart w:id="16652"/>
      <w:ins w:id="16653" w:author="mbeckerle" w:date="2013-07-11T19:11:00Z">
        <w:r>
          <w:rPr>
            <w:rFonts w:cs="Arial"/>
            <w:iCs/>
            <w:lang w:eastAsia="en-GB"/>
          </w:rPr>
          <w:t xml:space="preserve">An unordered sequence </w:t>
        </w:r>
        <w:r>
          <w:rPr>
            <w:lang w:eastAsia="en-GB"/>
          </w:rPr>
          <w:t>can only contain optional or array elements with occursCountKind 'implicit' and 'parsed', and required non-array elements.</w:t>
        </w:r>
      </w:ins>
      <w:commentRangeEnd w:id="16652"/>
      <w:ins w:id="16654" w:author="mbeckerle" w:date="2013-07-11T19:12:00Z">
        <w:r>
          <w:rPr>
            <w:rStyle w:val="CommentReference"/>
          </w:rPr>
          <w:commentReference w:id="16652"/>
        </w:r>
      </w:ins>
    </w:p>
    <w:p w14:paraId="247D968A" w14:textId="6848F2A1" w:rsidR="00A362FE" w:rsidRPr="005223F4" w:rsidDel="00D343F3" w:rsidRDefault="00A362FE" w:rsidP="00A362FE">
      <w:pPr>
        <w:rPr>
          <w:del w:id="16655" w:author="mbeckerle" w:date="2013-07-11T19:11:00Z"/>
        </w:rPr>
      </w:pPr>
      <w:del w:id="16656" w:author="mbeckerle" w:date="2013-07-11T19:11:00Z">
        <w:r w:rsidRPr="005223F4" w:rsidDel="00D343F3">
          <w:delText>An unordered sequence is of fixed length if the same sequence is fixed length when the unordered property is removed.</w:delText>
        </w:r>
      </w:del>
    </w:p>
    <w:p w14:paraId="0104E72E" w14:textId="77777777" w:rsidR="00177658" w:rsidRPr="005223F4" w:rsidRDefault="00A362FE" w:rsidP="0000710B">
      <w:r w:rsidRPr="005223F4">
        <w:t xml:space="preserve">On </w:t>
      </w:r>
      <w:r w:rsidR="0000710B" w:rsidRPr="005223F4">
        <w:t>Unparsing</w:t>
      </w:r>
      <w:r w:rsidRPr="005223F4">
        <w:t>, the behavior is exactly as if dfdl:</w:t>
      </w:r>
      <w:r w:rsidR="003E37DA" w:rsidRPr="005223F4">
        <w:t>sequenceKind=</w:t>
      </w:r>
      <w:r w:rsidR="00CC2406" w:rsidRPr="005223F4">
        <w:t>'</w:t>
      </w:r>
      <w:r w:rsidR="003E37DA" w:rsidRPr="005223F4">
        <w:t>ordered</w:t>
      </w:r>
      <w:r w:rsidR="00CC2406" w:rsidRPr="005223F4">
        <w:t>'</w:t>
      </w:r>
      <w:r w:rsidR="003E37DA" w:rsidRPr="005223F4">
        <w:t>.</w:t>
      </w:r>
      <w:r w:rsidRPr="005223F4">
        <w:t xml:space="preserve"> That is, the elements are output in schema declaration order.</w:t>
      </w:r>
    </w:p>
    <w:p w14:paraId="34258848" w14:textId="77777777" w:rsidR="008A4C07" w:rsidRPr="005223F4" w:rsidRDefault="008A4C07" w:rsidP="006E4FE8">
      <w:pPr>
        <w:pStyle w:val="Heading2"/>
      </w:pPr>
      <w:bookmarkStart w:id="16657" w:name="_Toc243112854"/>
      <w:bookmarkStart w:id="16658" w:name="_Toc349042796"/>
      <w:bookmarkStart w:id="16659" w:name="_Toc362453433"/>
      <w:r w:rsidRPr="005223F4">
        <w:t>Floating Elements</w:t>
      </w:r>
      <w:bookmarkEnd w:id="16657"/>
      <w:bookmarkEnd w:id="16658"/>
      <w:bookmarkEnd w:id="16659"/>
    </w:p>
    <w:p w14:paraId="1EEA1152" w14:textId="2920141D" w:rsidR="008A4C07" w:rsidRPr="005223F4" w:rsidDel="00964415" w:rsidRDefault="008A4C07" w:rsidP="008A4C07">
      <w:pPr>
        <w:pStyle w:val="nobreak"/>
        <w:rPr>
          <w:del w:id="16660" w:author="mbeckerle" w:date="2012-04-22T21:02:00Z"/>
        </w:rPr>
      </w:pPr>
    </w:p>
    <w:p w14:paraId="14A729A2" w14:textId="77777777" w:rsidR="00B82863" w:rsidRPr="005223F4" w:rsidRDefault="00B82863" w:rsidP="000E0ADB">
      <w:pPr>
        <w:autoSpaceDE w:val="0"/>
        <w:autoSpaceDN w:val="0"/>
        <w:adjustRightInd w:val="0"/>
        <w:rPr>
          <w:rFonts w:ascii="Helv" w:eastAsia="MS Mincho" w:hAnsi="Helv" w:cs="Helv"/>
          <w:color w:val="000000"/>
          <w:lang w:eastAsia="ja-JP" w:bidi="he-IL"/>
        </w:rPr>
      </w:pPr>
      <w:r w:rsidRPr="005223F4">
        <w:rPr>
          <w:rFonts w:eastAsia="MS Mincho" w:cs="Arial"/>
          <w:color w:val="000000"/>
          <w:lang w:eastAsia="ja-JP" w:bidi="he-IL"/>
        </w:rPr>
        <w:t xml:space="preserve">Elements within </w:t>
      </w:r>
      <w:r w:rsidR="001A7F2C" w:rsidRPr="005223F4">
        <w:rPr>
          <w:rFonts w:eastAsia="MS Mincho" w:cs="Arial"/>
          <w:color w:val="000000"/>
          <w:lang w:eastAsia="ja-JP" w:bidi="he-IL"/>
        </w:rPr>
        <w:t>an</w:t>
      </w:r>
      <w:r w:rsidR="000E0ADB" w:rsidRPr="005223F4">
        <w:rPr>
          <w:rFonts w:eastAsia="MS Mincho" w:cs="Arial"/>
          <w:color w:val="000000"/>
          <w:lang w:eastAsia="ja-JP" w:bidi="he-IL"/>
        </w:rPr>
        <w:t xml:space="preserve"> ordered</w:t>
      </w:r>
      <w:r w:rsidRPr="005223F4">
        <w:rPr>
          <w:rFonts w:eastAsia="MS Mincho" w:cs="Arial"/>
          <w:color w:val="000000"/>
          <w:lang w:eastAsia="ja-JP" w:bidi="he-IL"/>
        </w:rPr>
        <w:t xml:space="preserve"> sequence can be designated as floating which means that they can appear in any position </w:t>
      </w:r>
      <w:r w:rsidR="000E0ADB" w:rsidRPr="005223F4">
        <w:rPr>
          <w:rFonts w:eastAsia="MS Mincho" w:cs="Arial"/>
          <w:color w:val="000000"/>
          <w:lang w:eastAsia="ja-JP" w:bidi="he-IL"/>
        </w:rPr>
        <w:t>with</w:t>
      </w:r>
      <w:r w:rsidRPr="005223F4">
        <w:rPr>
          <w:rFonts w:eastAsia="MS Mincho" w:cs="Arial"/>
          <w:color w:val="000000"/>
          <w:lang w:eastAsia="ja-JP" w:bidi="he-IL"/>
        </w:rPr>
        <w:t>in the sequence</w:t>
      </w:r>
      <w:r w:rsidR="00F238C5" w:rsidRPr="005223F4">
        <w:rPr>
          <w:rFonts w:ascii="Helv" w:eastAsia="MS Mincho" w:hAnsi="Helv" w:cs="Helv"/>
          <w:color w:val="000000"/>
          <w:lang w:eastAsia="ja-JP" w:bidi="he-IL"/>
        </w:rPr>
        <w:t>.</w:t>
      </w:r>
      <w:r w:rsidR="00F238C5" w:rsidRPr="005223F4">
        <w:rPr>
          <w:rStyle w:val="FootnoteReference"/>
          <w:rFonts w:ascii="Helv" w:eastAsia="MS Mincho" w:hAnsi="Helv" w:cs="Helv"/>
          <w:color w:val="000000"/>
          <w:lang w:eastAsia="ja-JP" w:bidi="he-IL"/>
        </w:rPr>
        <w:footnoteReference w:id="31"/>
      </w:r>
    </w:p>
    <w:p w14:paraId="6BF4D579" w14:textId="4EB05841" w:rsidR="008A4C07" w:rsidRPr="005223F4" w:rsidDel="00964415" w:rsidRDefault="008A4C07" w:rsidP="008A4C07">
      <w:pPr>
        <w:rPr>
          <w:del w:id="16661" w:author="mbeckerle" w:date="2012-04-22T21:02:00Z"/>
        </w:rPr>
      </w:pPr>
    </w:p>
    <w:tbl>
      <w:tblPr>
        <w:tblW w:w="8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541"/>
        <w:gridCol w:w="5315"/>
      </w:tblGrid>
      <w:tr w:rsidR="008A4C07" w:rsidRPr="005223F4" w14:paraId="50FC5562" w14:textId="77777777" w:rsidTr="00240AC5">
        <w:tc>
          <w:tcPr>
            <w:tcW w:w="3541" w:type="dxa"/>
            <w:shd w:val="clear" w:color="auto" w:fill="F3F3F3"/>
          </w:tcPr>
          <w:p w14:paraId="2AAE6C32" w14:textId="77777777" w:rsidR="008A4C07" w:rsidRPr="00501581" w:rsidRDefault="008A4C07" w:rsidP="00D67874">
            <w:pPr>
              <w:rPr>
                <w:b/>
              </w:rPr>
            </w:pPr>
            <w:r w:rsidRPr="00501581">
              <w:rPr>
                <w:b/>
              </w:rPr>
              <w:t>Property Name</w:t>
            </w:r>
          </w:p>
        </w:tc>
        <w:tc>
          <w:tcPr>
            <w:tcW w:w="5315" w:type="dxa"/>
            <w:shd w:val="clear" w:color="auto" w:fill="F3F3F3"/>
          </w:tcPr>
          <w:p w14:paraId="00798552" w14:textId="77777777" w:rsidR="008A4C07" w:rsidRPr="00501581" w:rsidRDefault="008A4C07" w:rsidP="00D67874">
            <w:pPr>
              <w:rPr>
                <w:b/>
              </w:rPr>
            </w:pPr>
            <w:r w:rsidRPr="00501581">
              <w:rPr>
                <w:b/>
              </w:rPr>
              <w:t>Description</w:t>
            </w:r>
          </w:p>
        </w:tc>
      </w:tr>
      <w:tr w:rsidR="008A4C07" w:rsidRPr="005223F4" w14:paraId="2917F6DB" w14:textId="77777777" w:rsidTr="00240AC5">
        <w:tc>
          <w:tcPr>
            <w:tcW w:w="3541" w:type="dxa"/>
            <w:shd w:val="clear" w:color="auto" w:fill="auto"/>
          </w:tcPr>
          <w:p w14:paraId="7B646C16" w14:textId="56DAF170" w:rsidR="008A4C07" w:rsidRPr="00240AC5" w:rsidRDefault="00B4791F" w:rsidP="00D67874">
            <w:pPr>
              <w:rPr>
                <w:rFonts w:cs="Arial"/>
              </w:rPr>
            </w:pPr>
            <w:ins w:id="16662" w:author="Steve Hanson" w:date="2013-05-31T10:46:00Z">
              <w:r>
                <w:t>f</w:t>
              </w:r>
            </w:ins>
            <w:del w:id="16663" w:author="Steve Hanson" w:date="2013-05-31T10:46:00Z">
              <w:r w:rsidR="00025B07" w:rsidRPr="005223F4" w:rsidDel="00B4791F">
                <w:delText>F</w:delText>
              </w:r>
            </w:del>
            <w:r w:rsidR="008A4C07" w:rsidRPr="005223F4">
              <w:t>loating</w:t>
            </w:r>
          </w:p>
        </w:tc>
        <w:tc>
          <w:tcPr>
            <w:tcW w:w="5315" w:type="dxa"/>
            <w:shd w:val="clear" w:color="auto" w:fill="auto"/>
          </w:tcPr>
          <w:p w14:paraId="56938B57" w14:textId="77777777" w:rsidR="00B67082" w:rsidRPr="005223F4" w:rsidRDefault="00B67082" w:rsidP="00D67874">
            <w:r w:rsidRPr="005223F4">
              <w:t>Enum</w:t>
            </w:r>
          </w:p>
          <w:p w14:paraId="7555727A" w14:textId="77777777" w:rsidR="008A4C07" w:rsidRPr="00240AC5" w:rsidRDefault="00B67082" w:rsidP="00D67874">
            <w:pPr>
              <w:rPr>
                <w:rFonts w:ascii="Tms Rmn" w:hAnsi="Tms Rmn" w:cs="Tms Rmn"/>
              </w:rPr>
            </w:pPr>
            <w:r w:rsidRPr="005223F4">
              <w:t xml:space="preserve">Valid values are </w:t>
            </w:r>
            <w:r w:rsidR="00682090" w:rsidRPr="005223F4">
              <w:t>'yes'</w:t>
            </w:r>
            <w:r w:rsidRPr="005223F4">
              <w:t xml:space="preserve">, </w:t>
            </w:r>
            <w:r w:rsidR="00682090" w:rsidRPr="005223F4">
              <w:t>'no'</w:t>
            </w:r>
          </w:p>
          <w:p w14:paraId="6A15A568" w14:textId="77777777" w:rsidR="008A4C07" w:rsidRPr="00240AC5" w:rsidRDefault="008A4C07" w:rsidP="00D67874">
            <w:pPr>
              <w:rPr>
                <w:rFonts w:ascii="Tms Rmn" w:hAnsi="Tms Rmn" w:cs="Tms Rmn"/>
              </w:rPr>
            </w:pPr>
            <w:r w:rsidRPr="005223F4">
              <w:t xml:space="preserve">Whether the occurrences of an element in an ordered sequence can appear out-of-order in the representation. </w:t>
            </w:r>
          </w:p>
          <w:p w14:paraId="5B7786FB" w14:textId="65D74E4C" w:rsidR="008A4C07" w:rsidRPr="005223F4" w:rsidRDefault="008A4C07" w:rsidP="00D67874">
            <w:r w:rsidRPr="005223F4">
              <w:t xml:space="preserve">When parsing, and dfdl:floating is </w:t>
            </w:r>
            <w:r w:rsidR="009B3681" w:rsidRPr="005223F4">
              <w:t>'yes'</w:t>
            </w:r>
            <w:r w:rsidRPr="005223F4">
              <w:t xml:space="preserve">, </w:t>
            </w:r>
            <w:del w:id="16664" w:author="mbeckerle" w:date="2013-01-28T12:42:00Z">
              <w:r w:rsidRPr="005223F4" w:rsidDel="00BD3CDF">
                <w:delText xml:space="preserve">instances </w:delText>
              </w:r>
            </w:del>
            <w:ins w:id="16665" w:author="mbeckerle" w:date="2013-01-28T12:42:00Z">
              <w:r w:rsidR="00BD3CDF">
                <w:t>occurences</w:t>
              </w:r>
              <w:r w:rsidR="00BD3CDF" w:rsidRPr="005223F4">
                <w:t xml:space="preserve"> </w:t>
              </w:r>
            </w:ins>
            <w:r w:rsidRPr="005223F4">
              <w:t>of the element may be encountered in the representation in any position within its containing sequence</w:t>
            </w:r>
            <w:r w:rsidR="000E0ADB" w:rsidRPr="005223F4">
              <w:t>. I</w:t>
            </w:r>
            <w:r w:rsidRPr="005223F4">
              <w:t>f present</w:t>
            </w:r>
            <w:r w:rsidR="000E0ADB" w:rsidRPr="005223F4">
              <w:t xml:space="preserve"> they</w:t>
            </w:r>
            <w:r w:rsidRPr="005223F4">
              <w:t xml:space="preserve"> are placed into the infoset in schema declaration order. If the element repeats, </w:t>
            </w:r>
            <w:del w:id="16666" w:author="mbeckerle" w:date="2013-01-28T12:43:00Z">
              <w:r w:rsidRPr="005223F4" w:rsidDel="00BD3CDF">
                <w:delText xml:space="preserve">instances </w:delText>
              </w:r>
            </w:del>
            <w:ins w:id="16667" w:author="mbeckerle" w:date="2013-01-28T12:43:00Z">
              <w:r w:rsidR="00BD3CDF">
                <w:t>occurences</w:t>
              </w:r>
              <w:r w:rsidR="00BD3CDF" w:rsidRPr="005223F4">
                <w:t xml:space="preserve"> </w:t>
              </w:r>
            </w:ins>
            <w:r w:rsidRPr="005223F4">
              <w:t xml:space="preserve">do not need to be contiguous in the representation. </w:t>
            </w:r>
          </w:p>
          <w:p w14:paraId="13824339" w14:textId="25B7B71B" w:rsidR="008A4C07" w:rsidRPr="00240AC5" w:rsidRDefault="008A4C07" w:rsidP="00D67874">
            <w:pPr>
              <w:rPr>
                <w:rFonts w:ascii="Tms Rmn" w:hAnsi="Tms Rmn" w:cs="Tms Rmn"/>
              </w:rPr>
            </w:pPr>
            <w:r w:rsidRPr="005223F4">
              <w:t xml:space="preserve">When parsing, and dfdl:floating is </w:t>
            </w:r>
            <w:r w:rsidR="009B3681" w:rsidRPr="005223F4">
              <w:t>'no'</w:t>
            </w:r>
            <w:r w:rsidRPr="005223F4">
              <w:t xml:space="preserve">, </w:t>
            </w:r>
            <w:del w:id="16668" w:author="mbeckerle" w:date="2013-01-28T12:43:00Z">
              <w:r w:rsidRPr="005223F4" w:rsidDel="00BD3CDF">
                <w:delText xml:space="preserve">instances </w:delText>
              </w:r>
            </w:del>
            <w:ins w:id="16669" w:author="mbeckerle" w:date="2013-01-28T12:43:00Z">
              <w:r w:rsidR="00BD3CDF">
                <w:t>occurences</w:t>
              </w:r>
              <w:r w:rsidR="00BD3CDF" w:rsidRPr="005223F4">
                <w:t xml:space="preserve"> </w:t>
              </w:r>
            </w:ins>
            <w:r w:rsidRPr="005223F4">
              <w:t xml:space="preserve">of the element </w:t>
            </w:r>
            <w:r w:rsidR="00B82863" w:rsidRPr="005223F4">
              <w:t>must be</w:t>
            </w:r>
            <w:r w:rsidRPr="005223F4">
              <w:t xml:space="preserve"> in schema declaration order, and, if present, they are placed into the infoset in schema declaration order. It is a processing error if instances of the element are not encountered in schema declaration order.</w:t>
            </w:r>
            <w:r w:rsidRPr="00240AC5">
              <w:rPr>
                <w:rFonts w:ascii="Tms Rmn" w:hAnsi="Tms Rmn" w:cs="Tms Rmn"/>
              </w:rPr>
              <w:t xml:space="preserve"> </w:t>
            </w:r>
          </w:p>
          <w:p w14:paraId="075994BD" w14:textId="4ABF3844" w:rsidR="008A4C07" w:rsidRPr="00240AC5" w:rsidRDefault="008A4C07" w:rsidP="00D67874">
            <w:pPr>
              <w:rPr>
                <w:rFonts w:ascii="Tms Rmn" w:hAnsi="Tms Rmn" w:cs="Tms Rmn"/>
              </w:rPr>
            </w:pPr>
            <w:r w:rsidRPr="005223F4">
              <w:t xml:space="preserve">When unparsing, </w:t>
            </w:r>
            <w:del w:id="16670" w:author="mbeckerle" w:date="2013-01-28T12:43:00Z">
              <w:r w:rsidRPr="005223F4" w:rsidDel="00BD3CDF">
                <w:delText xml:space="preserve">instances </w:delText>
              </w:r>
            </w:del>
            <w:ins w:id="16671" w:author="mbeckerle" w:date="2013-01-28T12:43:00Z">
              <w:r w:rsidR="00BD3CDF">
                <w:t>occurrences</w:t>
              </w:r>
              <w:r w:rsidR="00BD3CDF" w:rsidRPr="005223F4">
                <w:t xml:space="preserve"> </w:t>
              </w:r>
            </w:ins>
            <w:r w:rsidRPr="005223F4">
              <w:t xml:space="preserve">of the element are expected in the infoset in schema declaration order, and are output in the representation in schema declaration order. It is a processing error if </w:t>
            </w:r>
            <w:del w:id="16672" w:author="mbeckerle" w:date="2013-01-28T12:43:00Z">
              <w:r w:rsidRPr="005223F4" w:rsidDel="00BD3CDF">
                <w:delText xml:space="preserve">instances </w:delText>
              </w:r>
            </w:del>
            <w:ins w:id="16673" w:author="mbeckerle" w:date="2013-01-28T12:43:00Z">
              <w:r w:rsidR="00BD3CDF">
                <w:t>occurrences</w:t>
              </w:r>
              <w:r w:rsidR="00BD3CDF" w:rsidRPr="005223F4">
                <w:t xml:space="preserve"> </w:t>
              </w:r>
            </w:ins>
            <w:r w:rsidRPr="005223F4">
              <w:t>of the element are not encountered in schema declaration order,</w:t>
            </w:r>
            <w:r w:rsidRPr="00240AC5">
              <w:rPr>
                <w:rFonts w:ascii="Tms Rmn" w:hAnsi="Tms Rmn" w:cs="Tms Rmn"/>
              </w:rPr>
              <w:t xml:space="preserve"> </w:t>
            </w:r>
          </w:p>
          <w:p w14:paraId="12ABBE86" w14:textId="77777777" w:rsidR="008A4C07" w:rsidRPr="00240AC5" w:rsidRDefault="008A4C07" w:rsidP="00D67874">
            <w:pPr>
              <w:rPr>
                <w:rFonts w:ascii="Tms Rmn" w:hAnsi="Tms Rmn" w:cs="Tms Rmn"/>
              </w:rPr>
            </w:pPr>
            <w:r w:rsidRPr="005223F4">
              <w:t>It is a schema definition error if an unordered sequence or a choice contains any element with dfdl:floating=</w:t>
            </w:r>
            <w:r w:rsidR="009B3681" w:rsidRPr="005223F4">
              <w:t>'yes'</w:t>
            </w:r>
            <w:r w:rsidRPr="005223F4">
              <w:t>.</w:t>
            </w:r>
            <w:r w:rsidRPr="00240AC5">
              <w:rPr>
                <w:rFonts w:ascii="Tms Rmn" w:hAnsi="Tms Rmn" w:cs="Tms Rmn"/>
              </w:rPr>
              <w:t xml:space="preserve"> </w:t>
            </w:r>
          </w:p>
          <w:p w14:paraId="61B8E66E" w14:textId="77777777" w:rsidR="008A4C07" w:rsidRPr="00240AC5" w:rsidRDefault="008A4C07" w:rsidP="00D67874">
            <w:pPr>
              <w:rPr>
                <w:rFonts w:ascii="Tms Rmn" w:hAnsi="Tms Rmn" w:cs="Tms Rmn"/>
              </w:rPr>
            </w:pPr>
            <w:r w:rsidRPr="005223F4">
              <w:t>It is a schema definition error if an ordered sequence contains any element with dfdl:floating=</w:t>
            </w:r>
            <w:r w:rsidR="009B3681" w:rsidRPr="005223F4">
              <w:t>'yes'</w:t>
            </w:r>
            <w:r w:rsidRPr="005223F4">
              <w:t xml:space="preserve"> and </w:t>
            </w:r>
            <w:r w:rsidR="00F238C5" w:rsidRPr="005223F4">
              <w:t xml:space="preserve">also contains </w:t>
            </w:r>
            <w:r w:rsidRPr="005223F4">
              <w:t xml:space="preserve">non-element </w:t>
            </w:r>
            <w:r w:rsidR="00A16751" w:rsidRPr="005223F4">
              <w:t>component  (</w:t>
            </w:r>
            <w:r w:rsidR="00F238C5" w:rsidRPr="005223F4">
              <w:t>such as a choice or sequence model group)</w:t>
            </w:r>
            <w:r w:rsidRPr="005223F4">
              <w:t>.</w:t>
            </w:r>
            <w:r w:rsidRPr="00240AC5">
              <w:rPr>
                <w:rFonts w:ascii="Tms Rmn" w:hAnsi="Tms Rmn" w:cs="Tms Rmn"/>
              </w:rPr>
              <w:t xml:space="preserve"> </w:t>
            </w:r>
          </w:p>
          <w:p w14:paraId="0D6CFC4E" w14:textId="77777777" w:rsidR="008A4C07" w:rsidRPr="005223F4" w:rsidRDefault="008A4C07" w:rsidP="00D67874">
            <w:r w:rsidRPr="005223F4">
              <w:t xml:space="preserve">Annotation: dfdl:element </w:t>
            </w:r>
          </w:p>
        </w:tc>
      </w:tr>
    </w:tbl>
    <w:p w14:paraId="7AF25869" w14:textId="77777777" w:rsidR="00964415" w:rsidRDefault="008A4C07" w:rsidP="00BE1FD3">
      <w:pPr>
        <w:rPr>
          <w:ins w:id="16674" w:author="mbeckerle" w:date="2012-04-22T21:02:00Z"/>
          <w:rFonts w:eastAsia="MS Mincho" w:cs="Arial"/>
          <w:lang w:eastAsia="ja-JP" w:bidi="he-IL"/>
        </w:rPr>
      </w:pPr>
      <w:del w:id="16675" w:author="mbeckerle" w:date="2012-04-22T21:02:00Z">
        <w:r w:rsidRPr="005223F4" w:rsidDel="00964415">
          <w:rPr>
            <w:rFonts w:ascii="Tms Rmn" w:eastAsia="MS Mincho" w:hAnsi="Tms Rmn" w:cs="Tms Rmn"/>
            <w:color w:val="000000"/>
            <w:sz w:val="24"/>
            <w:lang w:eastAsia="ja-JP" w:bidi="he-IL"/>
          </w:rPr>
          <w:br/>
        </w:r>
        <w:r w:rsidRPr="005223F4" w:rsidDel="00964415">
          <w:rPr>
            <w:rFonts w:ascii="Helv" w:eastAsia="MS Mincho" w:hAnsi="Helv" w:cs="Helv"/>
            <w:b/>
            <w:bCs/>
            <w:color w:val="000000"/>
            <w:lang w:eastAsia="ja-JP" w:bidi="he-IL"/>
          </w:rPr>
          <w:br/>
        </w:r>
      </w:del>
      <w:r w:rsidR="00B82863" w:rsidRPr="005223F4">
        <w:rPr>
          <w:rFonts w:eastAsia="MS Mincho" w:cs="Arial"/>
          <w:color w:val="000000"/>
          <w:lang w:eastAsia="ja-JP" w:bidi="he-IL"/>
        </w:rPr>
        <w:t xml:space="preserve">An ordered sequence with floating components is similar to an unordered sequence except only </w:t>
      </w:r>
      <w:r w:rsidR="000E0ADB" w:rsidRPr="005223F4">
        <w:rPr>
          <w:rFonts w:eastAsia="MS Mincho" w:cs="Arial"/>
          <w:color w:val="000000"/>
          <w:lang w:eastAsia="ja-JP" w:bidi="he-IL"/>
        </w:rPr>
        <w:t>the floating elements may be out of order.</w:t>
      </w:r>
      <w:del w:id="16676" w:author="mbeckerle" w:date="2012-04-22T21:02:00Z">
        <w:r w:rsidRPr="005223F4" w:rsidDel="00964415">
          <w:rPr>
            <w:rFonts w:eastAsia="MS Mincho" w:cs="Arial"/>
            <w:color w:val="000000"/>
            <w:sz w:val="24"/>
            <w:lang w:eastAsia="ja-JP" w:bidi="he-IL"/>
          </w:rPr>
          <w:delText xml:space="preserve"> </w:delText>
        </w:r>
        <w:r w:rsidRPr="005223F4" w:rsidDel="00964415">
          <w:rPr>
            <w:rFonts w:eastAsia="MS Mincho" w:cs="Arial"/>
            <w:color w:val="000000"/>
            <w:lang w:eastAsia="ja-JP" w:bidi="he-IL"/>
          </w:rPr>
          <w:delText xml:space="preserve"> </w:delText>
        </w:r>
        <w:r w:rsidRPr="005223F4" w:rsidDel="00964415">
          <w:rPr>
            <w:rFonts w:eastAsia="MS Mincho" w:cs="Arial"/>
            <w:color w:val="000000"/>
            <w:sz w:val="24"/>
            <w:lang w:eastAsia="ja-JP" w:bidi="he-IL"/>
          </w:rPr>
          <w:br/>
        </w:r>
        <w:r w:rsidRPr="005223F4" w:rsidDel="00964415">
          <w:rPr>
            <w:rFonts w:eastAsia="MS Mincho" w:cs="Arial"/>
            <w:color w:val="000000"/>
            <w:lang w:eastAsia="ja-JP" w:bidi="he-IL"/>
          </w:rPr>
          <w:br/>
        </w:r>
      </w:del>
    </w:p>
    <w:p w14:paraId="0B1F3E83" w14:textId="77777777" w:rsidR="00964415" w:rsidRDefault="000E0ADB" w:rsidP="00BE1FD3">
      <w:pPr>
        <w:rPr>
          <w:ins w:id="16677" w:author="mbeckerle" w:date="2012-04-22T21:02:00Z"/>
          <w:rFonts w:eastAsia="MS Mincho" w:cs="Arial"/>
          <w:color w:val="000000"/>
          <w:lang w:eastAsia="ja-JP" w:bidi="he-IL"/>
        </w:rPr>
      </w:pPr>
      <w:r w:rsidRPr="005223F4">
        <w:rPr>
          <w:rFonts w:eastAsia="MS Mincho" w:cs="Arial"/>
          <w:lang w:eastAsia="ja-JP" w:bidi="he-IL"/>
        </w:rPr>
        <w:t>A</w:t>
      </w:r>
      <w:r w:rsidR="008A4C07" w:rsidRPr="005223F4">
        <w:rPr>
          <w:rFonts w:eastAsia="MS Mincho" w:cs="Arial"/>
          <w:lang w:eastAsia="ja-JP" w:bidi="he-IL"/>
        </w:rPr>
        <w:t>n ordered sequence of n element children with either n or n-1 of those children with dfdl:floating=</w:t>
      </w:r>
      <w:r w:rsidR="00AF7259">
        <w:rPr>
          <w:rFonts w:eastAsia="MS Mincho" w:cs="Arial"/>
          <w:lang w:eastAsia="ja-JP" w:bidi="he-IL"/>
        </w:rPr>
        <w:t>'yes'</w:t>
      </w:r>
      <w:r w:rsidR="008A4C07" w:rsidRPr="005223F4">
        <w:rPr>
          <w:rFonts w:eastAsia="MS Mincho" w:cs="Arial"/>
          <w:lang w:eastAsia="ja-JP" w:bidi="he-IL"/>
        </w:rPr>
        <w:t xml:space="preserve"> is equivalent to an unordered sequence with the same n element children with dfdl:floating=</w:t>
      </w:r>
      <w:r w:rsidR="00BE1FD3">
        <w:rPr>
          <w:rFonts w:eastAsia="MS Mincho" w:cs="Arial"/>
          <w:lang w:eastAsia="ja-JP" w:bidi="he-IL"/>
        </w:rPr>
        <w:t>'no'</w:t>
      </w:r>
      <w:r w:rsidR="008A4C07" w:rsidRPr="005223F4">
        <w:rPr>
          <w:rFonts w:eastAsia="MS Mincho" w:cs="Arial"/>
          <w:lang w:eastAsia="ja-JP" w:bidi="he-IL"/>
        </w:rPr>
        <w:t>.</w:t>
      </w:r>
      <w:del w:id="16678" w:author="mbeckerle" w:date="2012-04-22T21:02:00Z">
        <w:r w:rsidR="008A4C07" w:rsidRPr="005223F4" w:rsidDel="00964415">
          <w:rPr>
            <w:rFonts w:eastAsia="MS Mincho" w:cs="Arial"/>
            <w:color w:val="000000"/>
            <w:lang w:eastAsia="ja-JP" w:bidi="he-IL"/>
          </w:rPr>
          <w:delText xml:space="preserve">  </w:delText>
        </w:r>
        <w:r w:rsidR="008A4C07" w:rsidRPr="005223F4" w:rsidDel="00964415">
          <w:rPr>
            <w:rFonts w:eastAsia="MS Mincho" w:cs="Arial"/>
            <w:color w:val="000000"/>
            <w:sz w:val="24"/>
            <w:lang w:eastAsia="ja-JP" w:bidi="he-IL"/>
          </w:rPr>
          <w:br/>
        </w:r>
        <w:r w:rsidR="008A4C07" w:rsidRPr="005223F4" w:rsidDel="00964415">
          <w:rPr>
            <w:rFonts w:eastAsia="MS Mincho" w:cs="Arial"/>
            <w:color w:val="000000"/>
            <w:lang w:eastAsia="ja-JP" w:bidi="he-IL"/>
          </w:rPr>
          <w:br/>
        </w:r>
      </w:del>
    </w:p>
    <w:p w14:paraId="70A783A2" w14:textId="77777777" w:rsidR="00964415" w:rsidRDefault="008A4C07" w:rsidP="00BE1FD3">
      <w:pPr>
        <w:rPr>
          <w:ins w:id="16679" w:author="mbeckerle" w:date="2012-04-22T21:02:00Z"/>
          <w:rFonts w:eastAsia="MS Mincho" w:cs="Arial"/>
          <w:color w:val="000000"/>
          <w:lang w:eastAsia="ja-JP" w:bidi="he-IL"/>
        </w:rPr>
      </w:pPr>
      <w:r w:rsidRPr="005223F4">
        <w:rPr>
          <w:rFonts w:eastAsia="MS Mincho" w:cs="Arial"/>
          <w:color w:val="000000"/>
          <w:lang w:eastAsia="ja-JP" w:bidi="he-IL"/>
        </w:rPr>
        <w:t>A complex element with dfdl:floating=</w:t>
      </w:r>
      <w:r w:rsidR="00BE1FD3">
        <w:rPr>
          <w:rFonts w:eastAsia="MS Mincho" w:cs="Arial"/>
          <w:lang w:eastAsia="ja-JP" w:bidi="he-IL"/>
        </w:rPr>
        <w:t xml:space="preserve">'yes' </w:t>
      </w:r>
      <w:r w:rsidRPr="005223F4">
        <w:rPr>
          <w:rFonts w:eastAsia="MS Mincho" w:cs="Arial"/>
          <w:color w:val="000000"/>
          <w:lang w:eastAsia="ja-JP" w:bidi="he-IL"/>
        </w:rPr>
        <w:t>can have as its content model a sequence with elements that also have dfdl:floating=</w:t>
      </w:r>
      <w:r w:rsidR="00BE1FD3">
        <w:rPr>
          <w:rFonts w:eastAsia="MS Mincho" w:cs="Arial"/>
          <w:lang w:eastAsia="ja-JP" w:bidi="he-IL"/>
        </w:rPr>
        <w:t>'yes'</w:t>
      </w:r>
      <w:r w:rsidRPr="005223F4">
        <w:rPr>
          <w:rFonts w:eastAsia="MS Mincho" w:cs="Arial"/>
          <w:color w:val="000000"/>
          <w:lang w:eastAsia="ja-JP" w:bidi="he-IL"/>
        </w:rPr>
        <w:t>.</w:t>
      </w:r>
      <w:del w:id="16680" w:author="mbeckerle" w:date="2012-04-22T21:02:00Z">
        <w:r w:rsidRPr="005223F4" w:rsidDel="00964415">
          <w:rPr>
            <w:rFonts w:eastAsia="MS Mincho" w:cs="Arial"/>
            <w:color w:val="000000"/>
            <w:sz w:val="24"/>
            <w:lang w:eastAsia="ja-JP" w:bidi="he-IL"/>
          </w:rPr>
          <w:delText xml:space="preserve"> </w:delText>
        </w:r>
        <w:r w:rsidRPr="005223F4" w:rsidDel="00964415">
          <w:rPr>
            <w:rFonts w:eastAsia="MS Mincho" w:cs="Arial"/>
            <w:color w:val="000000"/>
            <w:sz w:val="24"/>
            <w:lang w:eastAsia="ja-JP" w:bidi="he-IL"/>
          </w:rPr>
          <w:br/>
        </w:r>
        <w:r w:rsidRPr="005223F4" w:rsidDel="00964415">
          <w:rPr>
            <w:rFonts w:eastAsia="MS Mincho" w:cs="Arial"/>
            <w:color w:val="000000"/>
            <w:lang w:eastAsia="ja-JP" w:bidi="he-IL"/>
          </w:rPr>
          <w:br/>
        </w:r>
      </w:del>
    </w:p>
    <w:p w14:paraId="17660415" w14:textId="6571D057" w:rsidR="00BC52CF" w:rsidRPr="005223F4" w:rsidRDefault="008A4C07" w:rsidP="00BE1FD3">
      <w:pPr>
        <w:rPr>
          <w:rFonts w:eastAsia="MS Mincho" w:cs="Arial"/>
          <w:color w:val="000000"/>
          <w:lang w:eastAsia="ja-JP" w:bidi="he-IL"/>
        </w:rPr>
      </w:pPr>
      <w:r w:rsidRPr="005223F4">
        <w:rPr>
          <w:rFonts w:eastAsia="MS Mincho" w:cs="Arial"/>
          <w:color w:val="000000"/>
          <w:lang w:eastAsia="ja-JP" w:bidi="he-IL"/>
        </w:rPr>
        <w:t xml:space="preserve">This makes every element in a sequence containing one or more floating elements a point of uncertainty, </w:t>
      </w:r>
      <w:r w:rsidR="00A93F13" w:rsidRPr="005223F4">
        <w:rPr>
          <w:rFonts w:eastAsia="MS Mincho" w:cs="Arial"/>
          <w:color w:val="000000"/>
          <w:lang w:eastAsia="ja-JP" w:bidi="he-IL"/>
        </w:rPr>
        <w:t>similar to</w:t>
      </w:r>
      <w:r w:rsidRPr="005223F4">
        <w:rPr>
          <w:rFonts w:eastAsia="MS Mincho" w:cs="Arial"/>
          <w:color w:val="000000"/>
          <w:lang w:eastAsia="ja-JP" w:bidi="he-IL"/>
        </w:rPr>
        <w:t xml:space="preserve"> the way every element in an unordered sequence is a point of uncertainty. </w:t>
      </w:r>
    </w:p>
    <w:p w14:paraId="3FB748E9" w14:textId="77777777" w:rsidR="00177658" w:rsidRPr="005223F4" w:rsidRDefault="00BC52CF" w:rsidP="00BC52CF">
      <w:pPr>
        <w:rPr>
          <w:rFonts w:eastAsia="MS Mincho" w:cs="Arial"/>
          <w:color w:val="000000"/>
          <w:lang w:eastAsia="ja-JP" w:bidi="he-IL"/>
        </w:rPr>
      </w:pPr>
      <w:r w:rsidRPr="005223F4">
        <w:rPr>
          <w:rFonts w:eastAsia="MS Mincho" w:cs="Arial"/>
          <w:color w:val="000000"/>
          <w:lang w:eastAsia="ja-JP" w:bidi="he-IL"/>
        </w:rPr>
        <w:t xml:space="preserve">A parser MUST look for the element defined at that position in the schema first and then look for the floating elements in the order they are </w:t>
      </w:r>
      <w:r w:rsidR="002B072E" w:rsidRPr="005223F4">
        <w:rPr>
          <w:rFonts w:eastAsia="MS Mincho" w:cs="Arial"/>
          <w:color w:val="000000"/>
          <w:lang w:eastAsia="ja-JP" w:bidi="he-IL"/>
        </w:rPr>
        <w:t>defined</w:t>
      </w:r>
      <w:r w:rsidRPr="005223F4">
        <w:rPr>
          <w:rFonts w:eastAsia="MS Mincho" w:cs="Arial"/>
          <w:color w:val="000000"/>
          <w:lang w:eastAsia="ja-JP" w:bidi="he-IL"/>
        </w:rPr>
        <w:t xml:space="preserve"> in the schema.</w:t>
      </w:r>
    </w:p>
    <w:p w14:paraId="7574DDB8" w14:textId="77777777" w:rsidR="00177658" w:rsidRPr="005223F4" w:rsidRDefault="00177658" w:rsidP="006E4FE8">
      <w:pPr>
        <w:pStyle w:val="Heading2"/>
      </w:pPr>
      <w:bookmarkStart w:id="16681" w:name="_Toc349042797"/>
      <w:bookmarkStart w:id="16682" w:name="_Toc362453434"/>
      <w:r w:rsidRPr="005223F4">
        <w:t>Hidden Groups</w:t>
      </w:r>
      <w:bookmarkEnd w:id="16681"/>
      <w:bookmarkEnd w:id="16682"/>
    </w:p>
    <w:p w14:paraId="1F6ADC33" w14:textId="77777777" w:rsidR="00177658" w:rsidRPr="005223F4" w:rsidRDefault="00177658" w:rsidP="00177658">
      <w:r w:rsidRPr="005223F4">
        <w:t>Some fields in the physical stream provide information about other fields in the stream and are not really part of the data. For example, a field could give the number of repeats in a following array. These fields may not be of interest to an application so may be removed from the Infoset on parsing by marking them as hidden. A hidden sequence group allows fields to be defined that will not be added t</w:t>
      </w:r>
      <w:r w:rsidR="00AB3FF3" w:rsidRPr="005223F4">
        <w:t xml:space="preserve">o the </w:t>
      </w:r>
      <w:ins w:id="16683" w:author="Steve Hanson" w:date="2012-02-29T14:41:00Z">
        <w:r w:rsidR="0089198E">
          <w:t>I</w:t>
        </w:r>
      </w:ins>
      <w:del w:id="16684" w:author="Steve Hanson" w:date="2012-02-29T14:41:00Z">
        <w:r w:rsidR="00AB3FF3" w:rsidRPr="005223F4" w:rsidDel="0089198E">
          <w:delText>i</w:delText>
        </w:r>
      </w:del>
      <w:r w:rsidRPr="005223F4">
        <w:t xml:space="preserve">nfoset on parsing and will not be expected in the Infoset on unparsing. </w:t>
      </w:r>
    </w:p>
    <w:p w14:paraId="618E49D9" w14:textId="5A52886C" w:rsidR="00177658" w:rsidRPr="005223F4" w:rsidDel="00964415" w:rsidRDefault="00177658" w:rsidP="00177658">
      <w:pPr>
        <w:rPr>
          <w:del w:id="16685" w:author="mbeckerle" w:date="2012-04-22T21:02:00Z"/>
        </w:rPr>
      </w:pPr>
    </w:p>
    <w:p w14:paraId="2AB3E1F3" w14:textId="77777777" w:rsidR="00177658" w:rsidRPr="005223F4" w:rsidRDefault="00177658" w:rsidP="00177658">
      <w:pPr>
        <w:pStyle w:val="XMLExcerpt"/>
        <w:rPr>
          <w:sz w:val="18"/>
          <w:szCs w:val="18"/>
          <w:lang w:val="en-US"/>
        </w:rPr>
      </w:pPr>
      <w:r w:rsidRPr="005223F4">
        <w:rPr>
          <w:sz w:val="18"/>
          <w:szCs w:val="18"/>
          <w:lang w:val="en-US"/>
        </w:rPr>
        <w:t>&lt;xs:element name="root"&gt;</w:t>
      </w:r>
    </w:p>
    <w:p w14:paraId="51EFF221" w14:textId="77777777" w:rsidR="00177658" w:rsidRPr="005223F4" w:rsidRDefault="00177658" w:rsidP="00177658">
      <w:pPr>
        <w:pStyle w:val="XMLExcerpt"/>
        <w:rPr>
          <w:sz w:val="18"/>
          <w:szCs w:val="18"/>
          <w:lang w:val="en-US"/>
        </w:rPr>
      </w:pPr>
      <w:r w:rsidRPr="005223F4">
        <w:rPr>
          <w:sz w:val="18"/>
          <w:szCs w:val="18"/>
          <w:lang w:val="en-US"/>
        </w:rPr>
        <w:t xml:space="preserve">  &lt;xs:complexType&gt;</w:t>
      </w:r>
    </w:p>
    <w:p w14:paraId="7D28C76F" w14:textId="77777777" w:rsidR="00177658" w:rsidRPr="005223F4" w:rsidRDefault="00177658" w:rsidP="00177658">
      <w:pPr>
        <w:pStyle w:val="XMLExcerpt"/>
        <w:rPr>
          <w:sz w:val="18"/>
          <w:szCs w:val="18"/>
          <w:lang w:val="en-US"/>
        </w:rPr>
      </w:pPr>
      <w:r w:rsidRPr="005223F4">
        <w:rPr>
          <w:sz w:val="18"/>
          <w:szCs w:val="18"/>
          <w:lang w:val="en-US"/>
        </w:rPr>
        <w:t xml:space="preserve">    &lt;xs:sequence&gt;</w:t>
      </w:r>
    </w:p>
    <w:p w14:paraId="2077D94C" w14:textId="77777777" w:rsidR="00177658" w:rsidRPr="005223F4" w:rsidDel="000B505F" w:rsidRDefault="00177658" w:rsidP="00177658">
      <w:pPr>
        <w:pStyle w:val="XMLExcerpt"/>
        <w:rPr>
          <w:del w:id="16686" w:author="Steve Hanson" w:date="2012-02-23T17:59:00Z"/>
          <w:sz w:val="18"/>
          <w:szCs w:val="18"/>
          <w:lang w:val="en-US"/>
        </w:rPr>
      </w:pPr>
      <w:del w:id="16687" w:author="Steve Hanson" w:date="2012-02-23T17:59:00Z">
        <w:r w:rsidRPr="005223F4" w:rsidDel="000B505F">
          <w:rPr>
            <w:sz w:val="18"/>
            <w:szCs w:val="18"/>
            <w:lang w:val="en-US"/>
          </w:rPr>
          <w:delText xml:space="preserve">      &lt;xs:element name="firstElement" type="xs:int"</w:delText>
        </w:r>
      </w:del>
    </w:p>
    <w:p w14:paraId="30D808B5" w14:textId="77777777" w:rsidR="00177658" w:rsidRPr="005223F4" w:rsidRDefault="00177658" w:rsidP="00177658">
      <w:pPr>
        <w:pStyle w:val="XMLExcerpt"/>
        <w:rPr>
          <w:sz w:val="18"/>
          <w:szCs w:val="18"/>
          <w:lang w:val="en-US"/>
        </w:rPr>
      </w:pPr>
    </w:p>
    <w:p w14:paraId="6AD2E842" w14:textId="77777777" w:rsidR="00177658" w:rsidRDefault="00177658" w:rsidP="00177658">
      <w:pPr>
        <w:pStyle w:val="XMLExcerpt"/>
        <w:rPr>
          <w:ins w:id="16688" w:author="mbeckerle" w:date="2013-07-10T14:33:00Z"/>
          <w:sz w:val="18"/>
          <w:szCs w:val="18"/>
          <w:lang w:val="en-US"/>
        </w:rPr>
      </w:pPr>
      <w:r w:rsidRPr="005223F4">
        <w:rPr>
          <w:sz w:val="18"/>
          <w:szCs w:val="18"/>
          <w:lang w:val="en-US"/>
        </w:rPr>
        <w:t xml:space="preserve">      &lt;xs:sequence&gt;</w:t>
      </w:r>
    </w:p>
    <w:p w14:paraId="72849BEB" w14:textId="05727AA9" w:rsidR="00421223" w:rsidRPr="005223F4" w:rsidRDefault="00421223" w:rsidP="00177658">
      <w:pPr>
        <w:pStyle w:val="XMLExcerpt"/>
        <w:rPr>
          <w:sz w:val="18"/>
          <w:szCs w:val="18"/>
          <w:lang w:val="en-US"/>
        </w:rPr>
      </w:pPr>
      <w:ins w:id="16689" w:author="mbeckerle" w:date="2013-07-10T14:33:00Z">
        <w:r>
          <w:rPr>
            <w:sz w:val="18"/>
            <w:szCs w:val="18"/>
            <w:lang w:val="en-US"/>
          </w:rPr>
          <w:t xml:space="preserve">        &lt;xs:annotation&gt;&lt;xs:appinfo source=</w:t>
        </w:r>
        <w:r>
          <w:rPr>
            <w:rStyle w:val="Hyperlink"/>
            <w:sz w:val="18"/>
            <w:szCs w:val="18"/>
            <w:lang w:val="en-US"/>
          </w:rPr>
          <w:t>"</w:t>
        </w:r>
        <w:r w:rsidRPr="00421223">
          <w:rPr>
            <w:rPrChange w:id="16690" w:author="mbeckerle" w:date="2013-07-10T14:33:00Z">
              <w:rPr>
                <w:rStyle w:val="Hyperlink"/>
                <w:sz w:val="18"/>
                <w:szCs w:val="18"/>
                <w:lang w:val="en-US"/>
              </w:rPr>
            </w:rPrChange>
          </w:rPr>
          <w:t>http://www.ogf.org/dfdl/</w:t>
        </w:r>
      </w:ins>
      <w:ins w:id="16691" w:author="mbeckerle" w:date="2013-07-10T14:34:00Z">
        <w:r>
          <w:rPr>
            <w:sz w:val="18"/>
            <w:szCs w:val="18"/>
            <w:lang w:val="en-US"/>
          </w:rPr>
          <w:t>"</w:t>
        </w:r>
      </w:ins>
      <w:ins w:id="16692" w:author="mbeckerle" w:date="2013-07-10T14:33:00Z">
        <w:r>
          <w:rPr>
            <w:sz w:val="18"/>
            <w:szCs w:val="18"/>
            <w:lang w:val="en-US"/>
          </w:rPr>
          <w:t>&gt;</w:t>
        </w:r>
      </w:ins>
    </w:p>
    <w:p w14:paraId="38252A62" w14:textId="13D8604B" w:rsidR="00177658" w:rsidRDefault="00177658" w:rsidP="00177658">
      <w:pPr>
        <w:pStyle w:val="XMLExcerpt"/>
        <w:rPr>
          <w:ins w:id="16693" w:author="mbeckerle" w:date="2013-07-10T14:34:00Z"/>
          <w:sz w:val="18"/>
          <w:szCs w:val="18"/>
          <w:lang w:val="en-US"/>
        </w:rPr>
      </w:pPr>
      <w:r w:rsidRPr="005223F4">
        <w:rPr>
          <w:sz w:val="18"/>
          <w:szCs w:val="18"/>
          <w:lang w:val="en-US"/>
        </w:rPr>
        <w:t xml:space="preserve">        </w:t>
      </w:r>
      <w:ins w:id="16694" w:author="mbeckerle" w:date="2013-07-10T14:34:00Z">
        <w:r w:rsidR="00421223">
          <w:rPr>
            <w:sz w:val="18"/>
            <w:szCs w:val="18"/>
            <w:lang w:val="en-US"/>
          </w:rPr>
          <w:t xml:space="preserve">  </w:t>
        </w:r>
      </w:ins>
      <w:del w:id="16695" w:author="Steve Hanson" w:date="2012-02-23T17:57:00Z">
        <w:r w:rsidRPr="005223F4" w:rsidDel="000B505F">
          <w:rPr>
            <w:sz w:val="18"/>
            <w:szCs w:val="18"/>
            <w:lang w:val="en-US"/>
          </w:rPr>
          <w:delText xml:space="preserve">      </w:delText>
        </w:r>
      </w:del>
      <w:r w:rsidRPr="005223F4">
        <w:rPr>
          <w:sz w:val="18"/>
          <w:szCs w:val="18"/>
          <w:lang w:val="en-US"/>
        </w:rPr>
        <w:t>&lt;dfdl:sequence hiddenGroupRef="tns:hiddenRepeatCount"&gt;</w:t>
      </w:r>
    </w:p>
    <w:p w14:paraId="6EF2C7E1" w14:textId="72EAEA23" w:rsidR="00421223" w:rsidRPr="005223F4" w:rsidRDefault="00421223" w:rsidP="00177658">
      <w:pPr>
        <w:pStyle w:val="XMLExcerpt"/>
        <w:rPr>
          <w:sz w:val="18"/>
          <w:szCs w:val="18"/>
          <w:lang w:val="en-US"/>
        </w:rPr>
      </w:pPr>
      <w:ins w:id="16696" w:author="mbeckerle" w:date="2013-07-10T14:34:00Z">
        <w:r>
          <w:rPr>
            <w:sz w:val="18"/>
            <w:szCs w:val="18"/>
            <w:lang w:val="en-US"/>
          </w:rPr>
          <w:t xml:space="preserve">        &lt;/xs:appinfo&gt;&lt;/xs:annotation&gt;</w:t>
        </w:r>
      </w:ins>
    </w:p>
    <w:p w14:paraId="04D7B591" w14:textId="77777777" w:rsidR="00177658" w:rsidRPr="005223F4" w:rsidRDefault="00177658" w:rsidP="00177658">
      <w:pPr>
        <w:pStyle w:val="XMLExcerpt"/>
        <w:rPr>
          <w:sz w:val="18"/>
          <w:szCs w:val="18"/>
          <w:lang w:val="en-US"/>
        </w:rPr>
      </w:pPr>
      <w:r w:rsidRPr="005223F4">
        <w:rPr>
          <w:sz w:val="18"/>
          <w:szCs w:val="18"/>
          <w:lang w:val="en-US"/>
        </w:rPr>
        <w:t xml:space="preserve">      &lt;/xs:sequence&gt;</w:t>
      </w:r>
    </w:p>
    <w:p w14:paraId="625D257C" w14:textId="77777777" w:rsidR="00177658" w:rsidRPr="005223F4" w:rsidRDefault="00177658" w:rsidP="00177658">
      <w:pPr>
        <w:pStyle w:val="XMLExcerpt"/>
        <w:rPr>
          <w:sz w:val="18"/>
          <w:szCs w:val="18"/>
          <w:lang w:val="en-US"/>
        </w:rPr>
      </w:pPr>
    </w:p>
    <w:p w14:paraId="2A73ED86" w14:textId="77777777" w:rsidR="00177658" w:rsidRPr="005223F4" w:rsidRDefault="00177658" w:rsidP="00177658">
      <w:pPr>
        <w:pStyle w:val="XMLExcerpt"/>
        <w:rPr>
          <w:sz w:val="18"/>
          <w:szCs w:val="18"/>
          <w:lang w:val="en-US"/>
        </w:rPr>
      </w:pPr>
      <w:r w:rsidRPr="005223F4">
        <w:rPr>
          <w:sz w:val="18"/>
          <w:szCs w:val="18"/>
          <w:lang w:val="en-US"/>
        </w:rPr>
        <w:t xml:space="preserve">      &lt;xs:element name="arrayElement" type="xs:int" </w:t>
      </w:r>
    </w:p>
    <w:p w14:paraId="3C6C019A" w14:textId="77777777" w:rsidR="00177658" w:rsidRPr="005223F4" w:rsidRDefault="00177658" w:rsidP="00177658">
      <w:pPr>
        <w:pStyle w:val="XMLExcerpt"/>
        <w:rPr>
          <w:sz w:val="18"/>
          <w:szCs w:val="18"/>
          <w:lang w:val="en-US"/>
        </w:rPr>
      </w:pPr>
      <w:r w:rsidRPr="005223F4">
        <w:rPr>
          <w:sz w:val="18"/>
          <w:szCs w:val="18"/>
          <w:lang w:val="en-US"/>
        </w:rPr>
        <w:t xml:space="preserve">                  minOccurs="0" maxOccurs="unbounded" </w:t>
      </w:r>
    </w:p>
    <w:p w14:paraId="16863535" w14:textId="77777777" w:rsidR="00177658" w:rsidRPr="005223F4" w:rsidRDefault="00177658" w:rsidP="00177658">
      <w:pPr>
        <w:pStyle w:val="XMLExcerpt"/>
        <w:rPr>
          <w:sz w:val="18"/>
          <w:szCs w:val="18"/>
          <w:lang w:val="en-US"/>
        </w:rPr>
      </w:pPr>
      <w:r w:rsidRPr="005223F4">
        <w:rPr>
          <w:sz w:val="18"/>
          <w:szCs w:val="18"/>
          <w:lang w:val="en-US"/>
        </w:rPr>
        <w:t xml:space="preserve">                  dfdl:occursCountKind=”expression”</w:t>
      </w:r>
    </w:p>
    <w:p w14:paraId="35B3F7F0" w14:textId="77777777" w:rsidR="00177658" w:rsidRPr="005223F4" w:rsidRDefault="00177658" w:rsidP="00177658">
      <w:pPr>
        <w:pStyle w:val="XMLExcerpt"/>
        <w:rPr>
          <w:sz w:val="18"/>
          <w:szCs w:val="18"/>
          <w:lang w:val="en-US"/>
        </w:rPr>
      </w:pPr>
      <w:r w:rsidRPr="005223F4">
        <w:rPr>
          <w:sz w:val="18"/>
          <w:szCs w:val="18"/>
          <w:lang w:val="en-US"/>
        </w:rPr>
        <w:t xml:space="preserve">                  dfdl:occurCount= “{</w:t>
      </w:r>
      <w:r w:rsidR="00820CB7" w:rsidRPr="005223F4">
        <w:rPr>
          <w:sz w:val="18"/>
          <w:szCs w:val="18"/>
          <w:lang w:val="en-US"/>
        </w:rPr>
        <w:t>.</w:t>
      </w:r>
      <w:r w:rsidRPr="005223F4">
        <w:rPr>
          <w:sz w:val="18"/>
          <w:szCs w:val="18"/>
          <w:lang w:val="en-US"/>
        </w:rPr>
        <w:t xml:space="preserve">./repeatCount}” </w:t>
      </w:r>
      <w:del w:id="16697" w:author="Steve Hanson" w:date="2012-02-23T17:59:00Z">
        <w:r w:rsidRPr="005223F4" w:rsidDel="000B505F">
          <w:rPr>
            <w:sz w:val="18"/>
            <w:szCs w:val="18"/>
            <w:lang w:val="en-US"/>
          </w:rPr>
          <w:delText>/&gt;</w:delText>
        </w:r>
      </w:del>
    </w:p>
    <w:p w14:paraId="543B892E" w14:textId="77777777" w:rsidR="00177658" w:rsidRPr="005223F4" w:rsidRDefault="000B505F" w:rsidP="00177658">
      <w:pPr>
        <w:pStyle w:val="XMLExcerpt"/>
        <w:rPr>
          <w:sz w:val="18"/>
          <w:szCs w:val="18"/>
          <w:lang w:val="en-US"/>
        </w:rPr>
      </w:pPr>
      <w:ins w:id="16698" w:author="Steve Hanson" w:date="2012-02-23T17:59:00Z">
        <w:r>
          <w:rPr>
            <w:sz w:val="18"/>
            <w:szCs w:val="18"/>
            <w:lang w:val="en-US"/>
          </w:rPr>
          <w:t xml:space="preserve">  </w:t>
        </w:r>
        <w:r w:rsidRPr="005223F4">
          <w:rPr>
            <w:sz w:val="18"/>
            <w:szCs w:val="18"/>
            <w:lang w:val="en-US"/>
          </w:rPr>
          <w:t xml:space="preserve">       </w:t>
        </w:r>
        <w:r>
          <w:rPr>
            <w:sz w:val="18"/>
            <w:szCs w:val="18"/>
            <w:lang w:val="en-US"/>
          </w:rPr>
          <w:t xml:space="preserve">         </w:t>
        </w:r>
        <w:r w:rsidRPr="005223F4">
          <w:rPr>
            <w:sz w:val="18"/>
            <w:szCs w:val="18"/>
            <w:lang w:val="en-US"/>
          </w:rPr>
          <w:t xml:space="preserve">dfdl:representation=”binary” dfdl:lengthKind=”implicit” /&gt; </w:t>
        </w:r>
        <w:r w:rsidRPr="005223F4">
          <w:rPr>
            <w:sz w:val="18"/>
            <w:szCs w:val="18"/>
            <w:lang w:val="en-US"/>
          </w:rPr>
          <w:br/>
        </w:r>
      </w:ins>
      <w:r w:rsidR="00177658" w:rsidRPr="005223F4">
        <w:rPr>
          <w:sz w:val="18"/>
          <w:szCs w:val="18"/>
          <w:lang w:val="en-US"/>
        </w:rPr>
        <w:t xml:space="preserve">    &lt;/xs:sequence&gt;</w:t>
      </w:r>
    </w:p>
    <w:p w14:paraId="0B0A7F22" w14:textId="77777777" w:rsidR="00177658" w:rsidRPr="005223F4" w:rsidRDefault="00177658" w:rsidP="00177658">
      <w:pPr>
        <w:pStyle w:val="XMLExcerpt"/>
        <w:rPr>
          <w:sz w:val="18"/>
          <w:szCs w:val="18"/>
          <w:lang w:val="en-US"/>
        </w:rPr>
      </w:pPr>
      <w:r w:rsidRPr="005223F4">
        <w:rPr>
          <w:sz w:val="18"/>
          <w:szCs w:val="18"/>
          <w:lang w:val="en-US"/>
        </w:rPr>
        <w:t xml:space="preserve">  &lt;/xs:complexType&gt;</w:t>
      </w:r>
    </w:p>
    <w:p w14:paraId="2CBBF187" w14:textId="77777777" w:rsidR="00177658" w:rsidRPr="005223F4" w:rsidRDefault="00177658" w:rsidP="00177658">
      <w:pPr>
        <w:pStyle w:val="XMLExcerpt"/>
        <w:rPr>
          <w:sz w:val="18"/>
          <w:szCs w:val="18"/>
          <w:lang w:val="en-US"/>
        </w:rPr>
      </w:pPr>
      <w:r w:rsidRPr="005223F4">
        <w:rPr>
          <w:sz w:val="18"/>
          <w:szCs w:val="18"/>
          <w:lang w:val="en-US"/>
        </w:rPr>
        <w:t>&lt;/xs:element&gt;</w:t>
      </w:r>
    </w:p>
    <w:p w14:paraId="412D8808" w14:textId="77777777" w:rsidR="00177658" w:rsidRPr="005223F4" w:rsidRDefault="00177658" w:rsidP="00177658">
      <w:pPr>
        <w:pStyle w:val="XMLExcerpt"/>
        <w:rPr>
          <w:sz w:val="18"/>
          <w:szCs w:val="18"/>
          <w:lang w:val="en-US"/>
        </w:rPr>
      </w:pPr>
    </w:p>
    <w:p w14:paraId="0AC87965" w14:textId="77777777" w:rsidR="00177658" w:rsidRPr="005223F4" w:rsidRDefault="00177658" w:rsidP="00177658">
      <w:pPr>
        <w:pStyle w:val="XMLExcerpt"/>
        <w:rPr>
          <w:sz w:val="18"/>
          <w:szCs w:val="18"/>
          <w:lang w:val="en-US"/>
        </w:rPr>
      </w:pPr>
      <w:r w:rsidRPr="005223F4">
        <w:rPr>
          <w:sz w:val="18"/>
          <w:szCs w:val="18"/>
          <w:lang w:val="en-US"/>
        </w:rPr>
        <w:t xml:space="preserve">&lt;xs:group name="hiddenRepeatCount" &gt; </w:t>
      </w:r>
      <w:r w:rsidRPr="005223F4">
        <w:rPr>
          <w:sz w:val="18"/>
          <w:szCs w:val="18"/>
          <w:lang w:val="en-US"/>
        </w:rPr>
        <w:br/>
        <w:t xml:space="preserve">  &lt;xs:sequence&gt; </w:t>
      </w:r>
      <w:r w:rsidRPr="005223F4">
        <w:rPr>
          <w:sz w:val="18"/>
          <w:szCs w:val="18"/>
          <w:lang w:val="en-US"/>
        </w:rPr>
        <w:br/>
        <w:t>    &lt;xs:element name="repeatCount" type=</w:t>
      </w:r>
      <w:ins w:id="16699" w:author="Steve Hanson" w:date="2012-02-23T17:58:00Z">
        <w:r w:rsidR="000B505F">
          <w:rPr>
            <w:sz w:val="18"/>
            <w:szCs w:val="18"/>
            <w:lang w:val="en-US"/>
          </w:rPr>
          <w:t>”xs:</w:t>
        </w:r>
      </w:ins>
      <w:r w:rsidRPr="005223F4">
        <w:rPr>
          <w:sz w:val="18"/>
          <w:szCs w:val="18"/>
          <w:lang w:val="en-US"/>
        </w:rPr>
        <w:t>int</w:t>
      </w:r>
      <w:ins w:id="16700" w:author="Steve Hanson" w:date="2012-02-23T17:58:00Z">
        <w:r w:rsidR="000B505F">
          <w:rPr>
            <w:sz w:val="18"/>
            <w:szCs w:val="18"/>
            <w:lang w:val="en-US"/>
          </w:rPr>
          <w:t>”</w:t>
        </w:r>
      </w:ins>
    </w:p>
    <w:p w14:paraId="47E5CD0A" w14:textId="77777777" w:rsidR="00177658" w:rsidRPr="005223F4" w:rsidRDefault="00177658" w:rsidP="00177658">
      <w:pPr>
        <w:pStyle w:val="XMLExcerpt"/>
        <w:rPr>
          <w:sz w:val="18"/>
          <w:szCs w:val="18"/>
          <w:lang w:val="en-US"/>
        </w:rPr>
      </w:pPr>
      <w:r w:rsidRPr="005223F4">
        <w:rPr>
          <w:sz w:val="18"/>
          <w:szCs w:val="18"/>
          <w:lang w:val="en-US"/>
        </w:rPr>
        <w:t xml:space="preserve">       </w:t>
      </w:r>
      <w:ins w:id="16701" w:author="Steve Hanson" w:date="2012-02-23T17:58:00Z">
        <w:r w:rsidR="000B505F">
          <w:rPr>
            <w:sz w:val="18"/>
            <w:szCs w:val="18"/>
            <w:lang w:val="en-US"/>
          </w:rPr>
          <w:t xml:space="preserve">         </w:t>
        </w:r>
      </w:ins>
      <w:r w:rsidRPr="005223F4">
        <w:rPr>
          <w:sz w:val="18"/>
          <w:szCs w:val="18"/>
          <w:lang w:val="en-US"/>
        </w:rPr>
        <w:t>dfdl:outputValueCalc=”{count(</w:t>
      </w:r>
      <w:r w:rsidR="00820CB7" w:rsidRPr="005223F4">
        <w:rPr>
          <w:sz w:val="18"/>
          <w:szCs w:val="18"/>
          <w:lang w:val="en-US"/>
        </w:rPr>
        <w:t>.</w:t>
      </w:r>
      <w:r w:rsidRPr="005223F4">
        <w:rPr>
          <w:sz w:val="18"/>
          <w:szCs w:val="18"/>
          <w:lang w:val="en-US"/>
        </w:rPr>
        <w:t xml:space="preserve">./arrayElement)}” </w:t>
      </w:r>
    </w:p>
    <w:p w14:paraId="55F7DF0F" w14:textId="77777777" w:rsidR="00177658" w:rsidRPr="005223F4" w:rsidRDefault="00177658" w:rsidP="00177658">
      <w:pPr>
        <w:pStyle w:val="XMLExcerpt"/>
        <w:rPr>
          <w:sz w:val="18"/>
          <w:szCs w:val="18"/>
          <w:lang w:val="en-US"/>
        </w:rPr>
      </w:pPr>
      <w:r w:rsidRPr="005223F4">
        <w:rPr>
          <w:sz w:val="18"/>
          <w:szCs w:val="18"/>
          <w:lang w:val="en-US"/>
        </w:rPr>
        <w:t xml:space="preserve">       </w:t>
      </w:r>
      <w:ins w:id="16702" w:author="Steve Hanson" w:date="2012-02-23T17:58:00Z">
        <w:r w:rsidR="000B505F">
          <w:rPr>
            <w:sz w:val="18"/>
            <w:szCs w:val="18"/>
            <w:lang w:val="en-US"/>
          </w:rPr>
          <w:t xml:space="preserve">         </w:t>
        </w:r>
      </w:ins>
      <w:r w:rsidRPr="005223F4">
        <w:rPr>
          <w:sz w:val="18"/>
          <w:szCs w:val="18"/>
          <w:lang w:val="en-US"/>
        </w:rPr>
        <w:t xml:space="preserve">dfdl:representation=”binary” dfdl:lengthKind=”implicit” /&gt; </w:t>
      </w:r>
      <w:r w:rsidRPr="005223F4">
        <w:rPr>
          <w:sz w:val="18"/>
          <w:szCs w:val="18"/>
          <w:lang w:val="en-US"/>
        </w:rPr>
        <w:br/>
        <w:t xml:space="preserve">  &lt;/xs:sequence&gt; </w:t>
      </w:r>
      <w:r w:rsidRPr="005223F4">
        <w:rPr>
          <w:sz w:val="18"/>
          <w:szCs w:val="18"/>
          <w:lang w:val="en-US"/>
        </w:rPr>
        <w:br/>
        <w:t>&lt;/xs:group&gt;</w:t>
      </w:r>
    </w:p>
    <w:p w14:paraId="213527E8" w14:textId="2B4889E0" w:rsidR="00177658" w:rsidRPr="005223F4" w:rsidDel="00964415" w:rsidRDefault="00177658" w:rsidP="00177658">
      <w:pPr>
        <w:rPr>
          <w:del w:id="16703" w:author="mbeckerle" w:date="2012-04-22T21:02:00Z"/>
        </w:rPr>
      </w:pPr>
      <w:commentRangeStart w:id="16704"/>
    </w:p>
    <w:p w14:paraId="0F48A083" w14:textId="5BED4EC1" w:rsidR="00177658" w:rsidRPr="005223F4" w:rsidRDefault="00AB3FF3" w:rsidP="00AB3FF3">
      <w:r w:rsidRPr="005223F4">
        <w:t>H</w:t>
      </w:r>
      <w:r w:rsidR="00177658" w:rsidRPr="005223F4">
        <w:t xml:space="preserve">idden elements </w:t>
      </w:r>
      <w:r w:rsidRPr="005223F4">
        <w:t xml:space="preserve">within a hidden </w:t>
      </w:r>
      <w:ins w:id="16705" w:author="Steve Hanson" w:date="2012-02-29T14:43:00Z">
        <w:r w:rsidR="0089198E">
          <w:t>group</w:t>
        </w:r>
      </w:ins>
      <w:del w:id="16706" w:author="Steve Hanson" w:date="2012-02-29T14:43:00Z">
        <w:r w:rsidRPr="005223F4" w:rsidDel="0089198E">
          <w:delText>sequence</w:delText>
        </w:r>
      </w:del>
      <w:r w:rsidRPr="005223F4">
        <w:t xml:space="preserve"> can be referenced </w:t>
      </w:r>
      <w:r w:rsidR="00177658" w:rsidRPr="005223F4">
        <w:t xml:space="preserve">via path expressions using the same DFDL expression that </w:t>
      </w:r>
      <w:del w:id="16707" w:author="Steve Hanson" w:date="2012-02-29T14:41:00Z">
        <w:r w:rsidR="00177658" w:rsidRPr="005223F4" w:rsidDel="0089198E">
          <w:delText xml:space="preserve">we </w:delText>
        </w:r>
      </w:del>
      <w:r w:rsidR="00177658" w:rsidRPr="005223F4">
        <w:t xml:space="preserve">would </w:t>
      </w:r>
      <w:ins w:id="16708" w:author="Steve Hanson" w:date="2012-02-29T14:41:00Z">
        <w:r w:rsidR="0089198E">
          <w:t>be used</w:t>
        </w:r>
      </w:ins>
      <w:del w:id="16709" w:author="Steve Hanson" w:date="2012-02-29T14:41:00Z">
        <w:r w:rsidR="00177658" w:rsidRPr="005223F4" w:rsidDel="0089198E">
          <w:delText>have</w:delText>
        </w:r>
      </w:del>
      <w:r w:rsidR="00177658" w:rsidRPr="005223F4">
        <w:t xml:space="preserve"> if it were not hidden.</w:t>
      </w:r>
      <w:commentRangeEnd w:id="16704"/>
      <w:r w:rsidR="00CD57B0">
        <w:rPr>
          <w:rStyle w:val="CommentReference"/>
        </w:rPr>
        <w:commentReference w:id="16704"/>
      </w:r>
      <w:ins w:id="16710" w:author="mbeckerle" w:date="2013-01-20T16:19:00Z">
        <w:r w:rsidR="000A7B57">
          <w:t xml:space="preserve"> To clarify, their names are hidden, but they occupy numeric locations </w:t>
        </w:r>
      </w:ins>
      <w:ins w:id="16711" w:author="mbeckerle" w:date="2013-01-20T16:32:00Z">
        <w:r w:rsidR="0049090D">
          <w:t xml:space="preserve">normally </w:t>
        </w:r>
      </w:ins>
      <w:ins w:id="16712" w:author="mbeckerle" w:date="2013-01-20T16:19:00Z">
        <w:r w:rsidR="000A7B57">
          <w:t>as children of their parent element.</w:t>
        </w:r>
      </w:ins>
    </w:p>
    <w:p w14:paraId="70428207" w14:textId="77777777" w:rsidR="00177658" w:rsidRPr="005223F4" w:rsidRDefault="00177658" w:rsidP="00177658">
      <w:r w:rsidRPr="005223F4">
        <w:t>Hidden elements can (typically will) contain the regular DFDL annotations to define their physical properties and on unparsing to set their value. They are processed using the same behavior as non-hidden elements.</w:t>
      </w:r>
    </w:p>
    <w:p w14:paraId="42832879" w14:textId="18DE2CC5" w:rsidR="00177658" w:rsidRPr="005223F4" w:rsidDel="00964415" w:rsidRDefault="00177658" w:rsidP="00177658">
      <w:pPr>
        <w:rPr>
          <w:del w:id="16713" w:author="mbeckerle" w:date="2012-04-22T21:02:00Z"/>
        </w:rPr>
      </w:pPr>
    </w:p>
    <w:p w14:paraId="3CB49362" w14:textId="053A1564" w:rsidR="00177658" w:rsidRPr="005223F4" w:rsidRDefault="00AB3FF3" w:rsidP="00AB3FF3">
      <w:r w:rsidRPr="005223F4">
        <w:t>When the dfdl:</w:t>
      </w:r>
      <w:r w:rsidR="00D13DD1" w:rsidRPr="005223F4">
        <w:t>hiddenGroupRef property</w:t>
      </w:r>
      <w:r w:rsidR="00177658" w:rsidRPr="005223F4">
        <w:t xml:space="preserve"> </w:t>
      </w:r>
      <w:r w:rsidRPr="005223F4">
        <w:t>is specified, all other DFDL</w:t>
      </w:r>
      <w:r w:rsidR="00820CB7" w:rsidRPr="005223F4">
        <w:t xml:space="preserve"> properties</w:t>
      </w:r>
      <w:r w:rsidRPr="005223F4">
        <w:t xml:space="preserve"> are ignored</w:t>
      </w:r>
      <w:r w:rsidR="00177658" w:rsidRPr="005223F4">
        <w:t xml:space="preserve">. It is a schema definition error if the sequence is not empty. </w:t>
      </w:r>
      <w:commentRangeStart w:id="16714"/>
      <w:commentRangeStart w:id="16715"/>
      <w:ins w:id="16716" w:author="Steve Hanson" w:date="2012-02-29T14:49:00Z">
        <w:r w:rsidR="001A28F4">
          <w:t>It is a schema d</w:t>
        </w:r>
      </w:ins>
      <w:ins w:id="16717" w:author="Steve Hanson" w:date="2012-02-29T14:50:00Z">
        <w:r w:rsidR="001A28F4">
          <w:t>efinition error if the sequence is the</w:t>
        </w:r>
      </w:ins>
      <w:ins w:id="16718" w:author="mbeckerle" w:date="2012-08-14T13:08:00Z">
        <w:r w:rsidR="00CD57B0">
          <w:t xml:space="preserve"> only</w:t>
        </w:r>
      </w:ins>
      <w:ins w:id="16719" w:author="Steve Hanson" w:date="2012-02-29T14:50:00Z">
        <w:r w:rsidR="001A28F4">
          <w:t xml:space="preserve"> </w:t>
        </w:r>
      </w:ins>
      <w:ins w:id="16720" w:author="mbeckerle" w:date="2013-01-28T13:12:00Z">
        <w:r w:rsidR="001E2651">
          <w:t xml:space="preserve">thing in the </w:t>
        </w:r>
      </w:ins>
      <w:ins w:id="16721" w:author="Steve Hanson" w:date="2012-02-29T14:51:00Z">
        <w:r w:rsidR="001A28F4">
          <w:t>content</w:t>
        </w:r>
      </w:ins>
      <w:ins w:id="16722" w:author="mbeckerle" w:date="2013-01-28T13:12:00Z">
        <w:r w:rsidR="001E2651">
          <w:t xml:space="preserve"> model</w:t>
        </w:r>
      </w:ins>
      <w:ins w:id="16723" w:author="Steve Hanson" w:date="2012-02-29T14:51:00Z">
        <w:r w:rsidR="001A28F4">
          <w:t xml:space="preserve"> of a complex type</w:t>
        </w:r>
      </w:ins>
      <w:ins w:id="16724" w:author="mbeckerle" w:date="2013-01-28T13:12:00Z">
        <w:r w:rsidR="001E2651">
          <w:t xml:space="preserve"> definition</w:t>
        </w:r>
      </w:ins>
      <w:ins w:id="16725" w:author="Steve Hanson" w:date="2012-02-29T14:51:00Z">
        <w:r w:rsidR="001A28F4">
          <w:t>.</w:t>
        </w:r>
      </w:ins>
      <w:commentRangeEnd w:id="16714"/>
      <w:r w:rsidR="001A28F4">
        <w:rPr>
          <w:rStyle w:val="CommentReference"/>
        </w:rPr>
        <w:commentReference w:id="16714"/>
      </w:r>
      <w:commentRangeEnd w:id="16715"/>
      <w:r w:rsidR="00B41457">
        <w:rPr>
          <w:rStyle w:val="CommentReference"/>
        </w:rPr>
        <w:commentReference w:id="16715"/>
      </w:r>
      <w:ins w:id="16726" w:author="Steve Hanson" w:date="2012-02-29T14:52:00Z">
        <w:r w:rsidR="001A28F4">
          <w:t xml:space="preserve"> </w:t>
        </w:r>
        <w:commentRangeStart w:id="16727"/>
        <w:r w:rsidR="001A28F4">
          <w:t>It is a schema definition error if dfdl:hiddenGroupRef appears on a</w:t>
        </w:r>
      </w:ins>
      <w:ins w:id="16728" w:author="Steve Hanson" w:date="2012-02-29T14:53:00Z">
        <w:r w:rsidR="001A28F4">
          <w:t xml:space="preserve"> </w:t>
        </w:r>
        <w:commentRangeStart w:id="16729"/>
        <w:del w:id="16730" w:author="mbeckerle" w:date="2012-08-14T14:45:00Z">
          <w:r w:rsidR="001A28F4" w:rsidDel="00816C78">
            <w:delText xml:space="preserve">group or </w:delText>
          </w:r>
        </w:del>
      </w:ins>
      <w:ins w:id="16731" w:author="mbeckerle" w:date="2012-04-22T22:56:00Z">
        <w:r w:rsidR="00B41457">
          <w:t>xs:</w:t>
        </w:r>
      </w:ins>
      <w:ins w:id="16732" w:author="Steve Hanson" w:date="2012-02-29T14:53:00Z">
        <w:r w:rsidR="001A28F4">
          <w:t>group reference</w:t>
        </w:r>
      </w:ins>
      <w:commentRangeEnd w:id="16729"/>
      <w:ins w:id="16733" w:author="mbeckerle" w:date="2012-08-14T13:09:00Z">
        <w:r w:rsidR="00CD57B0">
          <w:t>, that is,</w:t>
        </w:r>
        <w:r w:rsidR="0055164F">
          <w:t>unlike most format properties</w:t>
        </w:r>
      </w:ins>
      <w:ins w:id="16734" w:author="mbeckerle" w:date="2012-08-14T13:10:00Z">
        <w:r w:rsidR="0055164F">
          <w:t xml:space="preserve"> that apply to sequences</w:t>
        </w:r>
      </w:ins>
      <w:ins w:id="16735" w:author="mbeckerle" w:date="2012-08-14T13:09:00Z">
        <w:r w:rsidR="0055164F">
          <w:t>, dfdl:hiddenGroupRef cannot be combined</w:t>
        </w:r>
      </w:ins>
      <w:ins w:id="16736" w:author="mbeckerle" w:date="2012-08-14T13:10:00Z">
        <w:r w:rsidR="0055164F">
          <w:t xml:space="preserve"> </w:t>
        </w:r>
      </w:ins>
      <w:ins w:id="16737" w:author="mbeckerle" w:date="2012-08-14T14:45:00Z">
        <w:r w:rsidR="00816C78">
          <w:t>from a xs:group reference.</w:t>
        </w:r>
      </w:ins>
      <w:ins w:id="16738" w:author="mbeckerle" w:date="2012-08-14T13:09:00Z">
        <w:r w:rsidR="0055164F">
          <w:t xml:space="preserve"> </w:t>
        </w:r>
      </w:ins>
      <w:ins w:id="16739" w:author="Steve Hanson" w:date="2012-02-29T14:53:00Z">
        <w:r w:rsidR="001A28F4">
          <w:t xml:space="preserve">. </w:t>
        </w:r>
      </w:ins>
      <w:commentRangeEnd w:id="16727"/>
      <w:ins w:id="16740" w:author="Steve Hanson" w:date="2012-04-11T14:47:00Z">
        <w:r w:rsidR="002B0B6E">
          <w:rPr>
            <w:rStyle w:val="CommentReference"/>
          </w:rPr>
          <w:commentReference w:id="16729"/>
        </w:r>
      </w:ins>
      <w:r w:rsidR="001A28F4">
        <w:rPr>
          <w:rStyle w:val="CommentReference"/>
        </w:rPr>
        <w:commentReference w:id="16727"/>
      </w:r>
      <w:ins w:id="16741" w:author="Steve Hanson" w:date="2012-02-29T14:53:00Z">
        <w:r w:rsidR="001A28F4">
          <w:t xml:space="preserve">. </w:t>
        </w:r>
      </w:ins>
    </w:p>
    <w:p w14:paraId="7686DFE1" w14:textId="1E68459B" w:rsidR="00D13DD1" w:rsidRPr="005223F4" w:rsidDel="00964415" w:rsidRDefault="00D13DD1" w:rsidP="00D13DD1">
      <w:pPr>
        <w:rPr>
          <w:del w:id="16742" w:author="mbeckerle" w:date="2012-04-22T21:02:00Z"/>
        </w:rPr>
      </w:pPr>
    </w:p>
    <w:p w14:paraId="2F47AD4E" w14:textId="77777777" w:rsidR="00177658" w:rsidRPr="005223F4" w:rsidRDefault="00D13DD1" w:rsidP="00D13DD1">
      <w:r w:rsidRPr="005223F4">
        <w:t>A h</w:t>
      </w:r>
      <w:r w:rsidR="00177658" w:rsidRPr="005223F4">
        <w:t xml:space="preserve">idden </w:t>
      </w:r>
      <w:r w:rsidRPr="005223F4">
        <w:t>sequence</w:t>
      </w:r>
      <w:r w:rsidR="00177658" w:rsidRPr="005223F4">
        <w:t xml:space="preserve"> may appear within </w:t>
      </w:r>
      <w:r w:rsidRPr="005223F4">
        <w:t>another hidden sequence</w:t>
      </w:r>
      <w:r w:rsidR="00177658" w:rsidRPr="005223F4">
        <w:t>.</w:t>
      </w:r>
      <w:ins w:id="16743" w:author="Steve Hanson" w:date="2012-02-29T14:46:00Z">
        <w:r w:rsidR="001A28F4">
          <w:t xml:space="preserve"> </w:t>
        </w:r>
      </w:ins>
    </w:p>
    <w:p w14:paraId="6BD058D5" w14:textId="2142FC17" w:rsidR="00D13DD1" w:rsidRPr="005223F4" w:rsidDel="00964415" w:rsidRDefault="00D13DD1" w:rsidP="00D13DD1">
      <w:pPr>
        <w:rPr>
          <w:del w:id="16744" w:author="mbeckerle" w:date="2012-04-22T21:02:00Z"/>
        </w:rPr>
      </w:pPr>
    </w:p>
    <w:p w14:paraId="32ECD8DE" w14:textId="21CDBB59" w:rsidR="00177658" w:rsidRPr="005223F4" w:rsidDel="00964415" w:rsidRDefault="00177658" w:rsidP="00177658">
      <w:pPr>
        <w:pStyle w:val="nobreak"/>
        <w:rPr>
          <w:del w:id="16745" w:author="mbeckerle" w:date="2012-04-22T21:02:00Z"/>
        </w:rPr>
      </w:pPr>
    </w:p>
    <w:tbl>
      <w:tblPr>
        <w:tblW w:w="9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66"/>
        <w:gridCol w:w="7042"/>
      </w:tblGrid>
      <w:tr w:rsidR="00177658" w:rsidRPr="00240AC5" w14:paraId="1EC84884" w14:textId="77777777" w:rsidTr="00240AC5">
        <w:tc>
          <w:tcPr>
            <w:tcW w:w="2066" w:type="dxa"/>
            <w:shd w:val="clear" w:color="auto" w:fill="F3F3F3"/>
          </w:tcPr>
          <w:p w14:paraId="43488F4B" w14:textId="77777777" w:rsidR="00177658" w:rsidRPr="00501581" w:rsidRDefault="00177658" w:rsidP="00D67874">
            <w:pPr>
              <w:rPr>
                <w:b/>
              </w:rPr>
            </w:pPr>
            <w:r w:rsidRPr="00501581">
              <w:rPr>
                <w:b/>
              </w:rPr>
              <w:t>Property Name</w:t>
            </w:r>
          </w:p>
        </w:tc>
        <w:tc>
          <w:tcPr>
            <w:tcW w:w="7042" w:type="dxa"/>
            <w:shd w:val="clear" w:color="auto" w:fill="F3F3F3"/>
          </w:tcPr>
          <w:p w14:paraId="51AE177F" w14:textId="77777777" w:rsidR="00177658" w:rsidRPr="00501581" w:rsidRDefault="00177658" w:rsidP="00D67874">
            <w:pPr>
              <w:rPr>
                <w:b/>
              </w:rPr>
            </w:pPr>
            <w:r w:rsidRPr="00501581">
              <w:rPr>
                <w:b/>
              </w:rPr>
              <w:t>Description</w:t>
            </w:r>
          </w:p>
        </w:tc>
      </w:tr>
      <w:tr w:rsidR="00177658" w:rsidRPr="00240AC5" w14:paraId="5E384A84" w14:textId="77777777" w:rsidTr="00240AC5">
        <w:tc>
          <w:tcPr>
            <w:tcW w:w="2066" w:type="dxa"/>
            <w:shd w:val="clear" w:color="auto" w:fill="auto"/>
          </w:tcPr>
          <w:p w14:paraId="0492C094" w14:textId="77777777" w:rsidR="00177658" w:rsidRPr="00240AC5" w:rsidRDefault="00D13DD1" w:rsidP="000415FD">
            <w:pPr>
              <w:rPr>
                <w:rFonts w:cs="Arial"/>
              </w:rPr>
            </w:pPr>
            <w:r w:rsidRPr="00240AC5">
              <w:rPr>
                <w:rFonts w:cs="Arial"/>
              </w:rPr>
              <w:t>hiddenGroupR</w:t>
            </w:r>
            <w:r w:rsidR="00177658" w:rsidRPr="00240AC5">
              <w:rPr>
                <w:rFonts w:cs="Arial"/>
              </w:rPr>
              <w:t>ef</w:t>
            </w:r>
          </w:p>
        </w:tc>
        <w:tc>
          <w:tcPr>
            <w:tcW w:w="7042" w:type="dxa"/>
            <w:shd w:val="clear" w:color="auto" w:fill="auto"/>
          </w:tcPr>
          <w:p w14:paraId="6C9919A0" w14:textId="0E29044F" w:rsidR="00964415" w:rsidRDefault="00D9071B" w:rsidP="00D67874">
            <w:pPr>
              <w:rPr>
                <w:ins w:id="16746" w:author="mbeckerle" w:date="2012-04-22T21:03:00Z"/>
              </w:rPr>
            </w:pPr>
            <w:commentRangeStart w:id="16747"/>
            <w:r>
              <w:t>Q</w:t>
            </w:r>
            <w:ins w:id="16748" w:author="Steve Hanson" w:date="2013-02-19T14:28:00Z">
              <w:r w:rsidR="000272BD">
                <w:t>N</w:t>
              </w:r>
            </w:ins>
            <w:del w:id="16749" w:author="Steve Hanson" w:date="2013-02-19T14:28:00Z">
              <w:r w:rsidDel="000272BD">
                <w:delText>n</w:delText>
              </w:r>
            </w:del>
            <w:r>
              <w:t>ame</w:t>
            </w:r>
          </w:p>
          <w:p w14:paraId="0CF2B254" w14:textId="4878F63A" w:rsidR="00177658" w:rsidRPr="005223F4" w:rsidDel="00FF0F38" w:rsidRDefault="00D9071B" w:rsidP="00D67874">
            <w:pPr>
              <w:rPr>
                <w:del w:id="16750" w:author="mbeckerle" w:date="2012-03-24T18:56:00Z"/>
              </w:rPr>
            </w:pPr>
            <w:del w:id="16751" w:author="mbeckerle" w:date="2012-03-24T18:56:00Z">
              <w:r w:rsidDel="00FF0F38">
                <w:delText xml:space="preserve"> or </w:delText>
              </w:r>
              <w:r w:rsidR="007F285D" w:rsidDel="00FF0F38">
                <w:delText>empty String</w:delText>
              </w:r>
              <w:commentRangeEnd w:id="16747"/>
              <w:r w:rsidR="0089198E" w:rsidRPr="00240AC5" w:rsidDel="00FF0F38">
                <w:rPr>
                  <w:rStyle w:val="CommentReference"/>
                  <w:bCs/>
                </w:rPr>
                <w:commentReference w:id="16747"/>
              </w:r>
            </w:del>
          </w:p>
          <w:p w14:paraId="55AFFBB5" w14:textId="61C3F9D3" w:rsidR="00177658" w:rsidRPr="005223F4" w:rsidRDefault="00177658" w:rsidP="00D67874">
            <w:ins w:id="16752" w:author="Steve Hanson" w:date="2012-04-11T15:53:00Z">
              <w:r w:rsidRPr="005223F4">
                <w:t>Reference</w:t>
              </w:r>
            </w:ins>
            <w:del w:id="16753" w:author="Steve Hanson" w:date="2012-04-11T15:53:00Z">
              <w:r w:rsidRPr="005223F4">
                <w:delText>Reference</w:delText>
              </w:r>
            </w:del>
            <w:r w:rsidRPr="005223F4">
              <w:t xml:space="preserve"> to a </w:t>
            </w:r>
            <w:r w:rsidR="006622CD" w:rsidRPr="005223F4">
              <w:t xml:space="preserve">global </w:t>
            </w:r>
            <w:r w:rsidRPr="005223F4">
              <w:t>model group definition that defines the hidden element or elements.</w:t>
            </w:r>
          </w:p>
          <w:p w14:paraId="5B583BA0" w14:textId="77777777" w:rsidR="00177658" w:rsidRPr="005223F4" w:rsidRDefault="00177658" w:rsidP="00D67874">
            <w:r w:rsidRPr="005223F4">
              <w:t xml:space="preserve">The model group within the model group definition </w:t>
            </w:r>
            <w:r w:rsidR="00820CB7" w:rsidRPr="005223F4">
              <w:t xml:space="preserve">may </w:t>
            </w:r>
            <w:r w:rsidRPr="005223F4">
              <w:t xml:space="preserve">be a </w:t>
            </w:r>
            <w:r w:rsidR="00820CB7" w:rsidRPr="005223F4">
              <w:t>xs:</w:t>
            </w:r>
            <w:r w:rsidRPr="005223F4">
              <w:t>sequence</w:t>
            </w:r>
            <w:r w:rsidR="00820CB7" w:rsidRPr="005223F4">
              <w:t xml:space="preserve"> or xs:choice</w:t>
            </w:r>
          </w:p>
          <w:p w14:paraId="62F4400A" w14:textId="3639E53E" w:rsidR="00CA0B1C" w:rsidRDefault="00964415" w:rsidP="00D67874">
            <w:pPr>
              <w:rPr>
                <w:ins w:id="16754" w:author="mbeckerle" w:date="2012-03-24T18:57:00Z"/>
              </w:rPr>
            </w:pPr>
            <w:ins w:id="16755" w:author="mbeckerle" w:date="2012-04-22T21:03:00Z">
              <w:r>
                <w:t>It is a schema definition error if</w:t>
              </w:r>
            </w:ins>
            <w:commentRangeStart w:id="16756"/>
            <w:del w:id="16757" w:author="mbeckerle" w:date="2012-04-22T21:03:00Z">
              <w:r w:rsidR="00CA0B1C" w:rsidRPr="005223F4" w:rsidDel="00964415">
                <w:delText>If</w:delText>
              </w:r>
            </w:del>
            <w:r w:rsidR="00CA0B1C" w:rsidRPr="005223F4">
              <w:t xml:space="preserve"> the value is the empty</w:t>
            </w:r>
            <w:ins w:id="16758" w:author="mbeckerle" w:date="2012-04-22T21:03:00Z">
              <w:r>
                <w:t xml:space="preserve"> string.</w:t>
              </w:r>
            </w:ins>
            <w:r w:rsidR="00CA0B1C" w:rsidRPr="005223F4">
              <w:t xml:space="preserve"> </w:t>
            </w:r>
            <w:del w:id="16759" w:author="mbeckerle" w:date="2012-04-22T21:03:00Z">
              <w:r w:rsidR="00CA0B1C" w:rsidRPr="005223F4" w:rsidDel="00964415">
                <w:delText>string then the</w:delText>
              </w:r>
              <w:r w:rsidR="00E76101" w:rsidRPr="005223F4" w:rsidDel="00964415">
                <w:delText>re</w:delText>
              </w:r>
              <w:r w:rsidR="00CA0B1C" w:rsidRPr="005223F4" w:rsidDel="00964415">
                <w:delText xml:space="preserve"> is no hidden group.</w:delText>
              </w:r>
              <w:commentRangeEnd w:id="16756"/>
              <w:r w:rsidR="008D1DE9" w:rsidDel="00964415">
                <w:rPr>
                  <w:rStyle w:val="CommentReference"/>
                </w:rPr>
                <w:commentReference w:id="16756"/>
              </w:r>
            </w:del>
          </w:p>
          <w:p w14:paraId="4F49B472" w14:textId="4AAA70EB" w:rsidR="00FF0F38" w:rsidRPr="00FF0F38" w:rsidDel="000208A7" w:rsidRDefault="000208A7" w:rsidP="00FF0F38">
            <w:pPr>
              <w:rPr>
                <w:del w:id="16760" w:author="Steve Hanson" w:date="2012-08-10T10:38:00Z"/>
              </w:rPr>
            </w:pPr>
            <w:ins w:id="16761" w:author="Steve Hanson" w:date="2012-08-10T10:38:00Z">
              <w:r>
                <w:t>It is not possible to place this property in scope on a dfdl:format annotation</w:t>
              </w:r>
            </w:ins>
            <w:ins w:id="16762" w:author="Steve Hanson" w:date="2012-08-10T10:39:00Z">
              <w:r>
                <w:t>.</w:t>
              </w:r>
            </w:ins>
            <w:ins w:id="16763" w:author="Steve Hanson" w:date="2012-08-10T10:38:00Z">
              <w:r w:rsidDel="000208A7">
                <w:t xml:space="preserve"> </w:t>
              </w:r>
            </w:ins>
            <w:ins w:id="16764" w:author="mbeckerle" w:date="2012-03-24T18:57:00Z">
              <w:del w:id="16765" w:author="Steve Hanson" w:date="2012-08-10T10:38:00Z">
                <w:r w:rsidR="00FF0F38" w:rsidDel="000208A7">
                  <w:delText>This property cannot be placed on dfdl:format, and so cannot be inherited lexically, or via a reference chain. It operates only locally on the annotated sequence group.</w:delText>
                </w:r>
              </w:del>
            </w:ins>
          </w:p>
          <w:p w14:paraId="599C5A12" w14:textId="77777777" w:rsidR="00177658" w:rsidRPr="005223F4" w:rsidRDefault="00177658" w:rsidP="00D67874">
            <w:r w:rsidRPr="005223F4">
              <w:t>Annotation: dfdl:</w:t>
            </w:r>
            <w:r w:rsidR="00D13DD1" w:rsidRPr="005223F4">
              <w:t>sequence</w:t>
            </w:r>
          </w:p>
        </w:tc>
      </w:tr>
    </w:tbl>
    <w:p w14:paraId="308F8BF6" w14:textId="77777777" w:rsidR="00177658" w:rsidRPr="005223F4" w:rsidRDefault="00177658" w:rsidP="00AF1BFE">
      <w:pPr>
        <w:pStyle w:val="Caption"/>
      </w:pPr>
      <w:r w:rsidRPr="005223F4">
        <w:t xml:space="preserve">Table </w:t>
      </w:r>
      <w:fldSimple w:instr=" SEQ Table \* ARABIC ">
        <w:ins w:id="16766" w:author="mbeckerle" w:date="2013-07-10T14:54:00Z">
          <w:r w:rsidR="008B68D7">
            <w:rPr>
              <w:noProof/>
            </w:rPr>
            <w:t>21</w:t>
          </w:r>
        </w:ins>
        <w:del w:id="16767" w:author="mbeckerle" w:date="2013-07-10T14:51:00Z">
          <w:r w:rsidR="00D04199" w:rsidDel="00D9274F">
            <w:rPr>
              <w:noProof/>
            </w:rPr>
            <w:delText>22</w:delText>
          </w:r>
        </w:del>
      </w:fldSimple>
      <w:r w:rsidRPr="005223F4">
        <w:t xml:space="preserve"> </w:t>
      </w:r>
      <w:r w:rsidR="00D13DD1" w:rsidRPr="005223F4">
        <w:t xml:space="preserve">Hidden </w:t>
      </w:r>
      <w:r w:rsidRPr="005223F4">
        <w:t>properties</w:t>
      </w:r>
    </w:p>
    <w:p w14:paraId="0DF92653" w14:textId="130B6CE6" w:rsidR="008A4C07" w:rsidRPr="005223F4" w:rsidDel="00964415" w:rsidRDefault="008A4C07">
      <w:pPr>
        <w:pStyle w:val="Heading1"/>
        <w:rPr>
          <w:del w:id="16768" w:author="mbeckerle" w:date="2012-04-22T21:04:00Z"/>
        </w:rPr>
        <w:pPrChange w:id="16769" w:author="mbeckerle" w:date="2013-01-20T17:01:00Z">
          <w:pPr/>
        </w:pPrChange>
      </w:pPr>
      <w:bookmarkStart w:id="16770" w:name="_Toc322911703"/>
      <w:bookmarkStart w:id="16771" w:name="_Toc322912242"/>
      <w:bookmarkStart w:id="16772" w:name="_Toc329093099"/>
      <w:bookmarkStart w:id="16773" w:name="_Toc332701612"/>
      <w:bookmarkStart w:id="16774" w:name="_Toc332701916"/>
      <w:bookmarkStart w:id="16775" w:name="_Toc332711715"/>
      <w:bookmarkStart w:id="16776" w:name="_Toc332712017"/>
      <w:bookmarkStart w:id="16777" w:name="_Toc332712318"/>
      <w:bookmarkStart w:id="16778" w:name="_Toc332724234"/>
      <w:bookmarkStart w:id="16779" w:name="_Toc332724534"/>
      <w:bookmarkStart w:id="16780" w:name="_Toc341102830"/>
      <w:bookmarkStart w:id="16781" w:name="_Toc347241565"/>
      <w:bookmarkStart w:id="16782" w:name="_Toc347744758"/>
      <w:bookmarkStart w:id="16783" w:name="_Toc348984541"/>
      <w:bookmarkStart w:id="16784" w:name="_Toc348984846"/>
      <w:bookmarkStart w:id="16785" w:name="_Toc349038010"/>
      <w:bookmarkStart w:id="16786" w:name="_Toc349038312"/>
      <w:bookmarkStart w:id="16787" w:name="_Toc349042798"/>
      <w:bookmarkStart w:id="16788" w:name="_Toc349642212"/>
      <w:bookmarkStart w:id="16789" w:name="_Toc351912869"/>
      <w:bookmarkStart w:id="16790" w:name="_Toc351914890"/>
      <w:bookmarkStart w:id="16791" w:name="_Toc351915356"/>
      <w:bookmarkStart w:id="16792" w:name="_Toc361231413"/>
      <w:bookmarkStart w:id="16793" w:name="_Toc361231939"/>
      <w:bookmarkStart w:id="16794" w:name="_Toc362445237"/>
      <w:bookmarkStart w:id="16795" w:name="_Toc362451988"/>
      <w:bookmarkStart w:id="16796" w:name="_Toc362452537"/>
      <w:bookmarkStart w:id="16797" w:name="_Toc362452974"/>
      <w:bookmarkStart w:id="16798" w:name="_Toc362453435"/>
      <w:bookmarkEnd w:id="16770"/>
      <w:bookmarkEnd w:id="16771"/>
      <w:bookmarkEnd w:id="16772"/>
      <w:bookmarkEnd w:id="16773"/>
      <w:bookmarkEnd w:id="16774"/>
      <w:bookmarkEnd w:id="16775"/>
      <w:bookmarkEnd w:id="16776"/>
      <w:bookmarkEnd w:id="16777"/>
      <w:bookmarkEnd w:id="16778"/>
      <w:bookmarkEnd w:id="16779"/>
      <w:bookmarkEnd w:id="16780"/>
      <w:bookmarkEnd w:id="16781"/>
      <w:bookmarkEnd w:id="16782"/>
      <w:bookmarkEnd w:id="16783"/>
      <w:bookmarkEnd w:id="16784"/>
      <w:bookmarkEnd w:id="16785"/>
      <w:bookmarkEnd w:id="16786"/>
      <w:bookmarkEnd w:id="16787"/>
      <w:bookmarkEnd w:id="16788"/>
      <w:bookmarkEnd w:id="16789"/>
      <w:bookmarkEnd w:id="16790"/>
      <w:bookmarkEnd w:id="16791"/>
      <w:bookmarkEnd w:id="16792"/>
      <w:bookmarkEnd w:id="16793"/>
      <w:bookmarkEnd w:id="16794"/>
      <w:bookmarkEnd w:id="16795"/>
      <w:bookmarkEnd w:id="16796"/>
      <w:bookmarkEnd w:id="16797"/>
      <w:bookmarkEnd w:id="16798"/>
    </w:p>
    <w:p w14:paraId="2A3FFC58" w14:textId="77777777" w:rsidR="00A362FE" w:rsidRPr="005223F4" w:rsidRDefault="00A362FE" w:rsidP="009E142C">
      <w:pPr>
        <w:pStyle w:val="Heading1"/>
      </w:pPr>
      <w:bookmarkStart w:id="16799" w:name="_Toc177399117"/>
      <w:bookmarkStart w:id="16800" w:name="_Toc175057404"/>
      <w:bookmarkStart w:id="16801" w:name="_Toc199516349"/>
      <w:bookmarkStart w:id="16802" w:name="_Toc194984011"/>
      <w:bookmarkStart w:id="16803" w:name="_Toc243112855"/>
      <w:bookmarkStart w:id="16804" w:name="_Ref254357911"/>
      <w:bookmarkStart w:id="16805" w:name="_Ref254357916"/>
      <w:bookmarkStart w:id="16806" w:name="_Ref254708854"/>
      <w:bookmarkStart w:id="16807" w:name="_Ref254708858"/>
      <w:bookmarkStart w:id="16808" w:name="_Ref255476271"/>
      <w:bookmarkStart w:id="16809" w:name="_Toc349042799"/>
      <w:bookmarkStart w:id="16810" w:name="_Toc362453436"/>
      <w:r w:rsidRPr="005223F4">
        <w:t>Choice</w:t>
      </w:r>
      <w:bookmarkEnd w:id="16799"/>
      <w:bookmarkEnd w:id="16800"/>
      <w:bookmarkEnd w:id="16801"/>
      <w:bookmarkEnd w:id="16802"/>
      <w:bookmarkEnd w:id="16803"/>
      <w:bookmarkEnd w:id="16804"/>
      <w:bookmarkEnd w:id="16805"/>
      <w:bookmarkEnd w:id="16806"/>
      <w:bookmarkEnd w:id="16807"/>
      <w:bookmarkEnd w:id="16808"/>
      <w:r w:rsidR="009B3681" w:rsidRPr="005223F4">
        <w:t xml:space="preserve"> Groups</w:t>
      </w:r>
      <w:bookmarkEnd w:id="16809"/>
      <w:bookmarkEnd w:id="16810"/>
    </w:p>
    <w:p w14:paraId="73C08CAA" w14:textId="77777777" w:rsidR="00C325F8" w:rsidRPr="005223F4" w:rsidRDefault="00C325F8" w:rsidP="002A268D">
      <w:pPr>
        <w:pStyle w:val="nobreak"/>
      </w:pPr>
      <w:r w:rsidRPr="005223F4">
        <w:t xml:space="preserve">The following properties are specific to </w:t>
      </w:r>
      <w:r w:rsidR="00444160" w:rsidRPr="005223F4">
        <w:t>xs:</w:t>
      </w:r>
      <w:r w:rsidRPr="005223F4">
        <w:t>choice.</w:t>
      </w:r>
    </w:p>
    <w:p w14:paraId="3CE147A6" w14:textId="385D78B7" w:rsidR="002A268D" w:rsidRPr="005223F4" w:rsidDel="00964415" w:rsidRDefault="002A268D" w:rsidP="002A268D">
      <w:pPr>
        <w:rPr>
          <w:del w:id="16811" w:author="mbeckerle" w:date="2012-04-22T21:04:00Z"/>
        </w:rPr>
      </w:pPr>
    </w:p>
    <w:tbl>
      <w:tblPr>
        <w:tblW w:w="8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78"/>
        <w:gridCol w:w="6678"/>
      </w:tblGrid>
      <w:tr w:rsidR="00A362FE" w:rsidRPr="005223F4" w14:paraId="7D8E42AC" w14:textId="77777777" w:rsidTr="00501581">
        <w:tc>
          <w:tcPr>
            <w:tcW w:w="2178" w:type="dxa"/>
            <w:shd w:val="clear" w:color="auto" w:fill="F3F3F3"/>
          </w:tcPr>
          <w:p w14:paraId="298688BE" w14:textId="77777777" w:rsidR="00A362FE" w:rsidRPr="00501581" w:rsidRDefault="00A362FE" w:rsidP="00D67874">
            <w:pPr>
              <w:rPr>
                <w:b/>
              </w:rPr>
            </w:pPr>
            <w:r w:rsidRPr="00501581">
              <w:rPr>
                <w:b/>
              </w:rPr>
              <w:t>Property Name</w:t>
            </w:r>
          </w:p>
        </w:tc>
        <w:tc>
          <w:tcPr>
            <w:tcW w:w="6678" w:type="dxa"/>
            <w:shd w:val="clear" w:color="auto" w:fill="F3F3F3"/>
          </w:tcPr>
          <w:p w14:paraId="2938A7E8" w14:textId="77777777" w:rsidR="00A362FE" w:rsidRPr="00501581" w:rsidRDefault="00A362FE" w:rsidP="00D67874">
            <w:pPr>
              <w:rPr>
                <w:b/>
              </w:rPr>
            </w:pPr>
            <w:r w:rsidRPr="00501581">
              <w:rPr>
                <w:b/>
              </w:rPr>
              <w:t>Description</w:t>
            </w:r>
          </w:p>
        </w:tc>
      </w:tr>
      <w:tr w:rsidR="00A362FE" w:rsidRPr="005223F4" w14:paraId="5E68A68F" w14:textId="77777777" w:rsidTr="00501581">
        <w:tc>
          <w:tcPr>
            <w:tcW w:w="2178" w:type="dxa"/>
            <w:shd w:val="clear" w:color="auto" w:fill="auto"/>
          </w:tcPr>
          <w:p w14:paraId="55A0C70E" w14:textId="77777777" w:rsidR="00A362FE" w:rsidRPr="00240AC5" w:rsidRDefault="00005487" w:rsidP="00A365DC">
            <w:pPr>
              <w:rPr>
                <w:rFonts w:cs="Arial"/>
                <w:sz w:val="18"/>
                <w:szCs w:val="18"/>
              </w:rPr>
            </w:pPr>
            <w:r w:rsidRPr="00240AC5">
              <w:rPr>
                <w:sz w:val="18"/>
                <w:szCs w:val="18"/>
              </w:rPr>
              <w:t>choiceLengthKind</w:t>
            </w:r>
          </w:p>
        </w:tc>
        <w:tc>
          <w:tcPr>
            <w:tcW w:w="6678" w:type="dxa"/>
            <w:shd w:val="clear" w:color="auto" w:fill="auto"/>
          </w:tcPr>
          <w:p w14:paraId="1401469F" w14:textId="77777777" w:rsidR="00A362FE" w:rsidRPr="005223F4" w:rsidRDefault="00E57168" w:rsidP="00D67874">
            <w:r w:rsidRPr="005223F4">
              <w:t>Enum</w:t>
            </w:r>
          </w:p>
          <w:p w14:paraId="0FFEEFC5" w14:textId="77777777" w:rsidR="00E57168" w:rsidRPr="005223F4" w:rsidRDefault="00E57168" w:rsidP="00D67874">
            <w:r w:rsidRPr="005223F4">
              <w:t>Valid values are</w:t>
            </w:r>
            <w:r w:rsidR="006D18BC" w:rsidRPr="005223F4">
              <w:t xml:space="preserve"> 'implicit', 'explicit'</w:t>
            </w:r>
          </w:p>
          <w:p w14:paraId="42412046" w14:textId="77777777" w:rsidR="00E57168" w:rsidRPr="005223F4" w:rsidRDefault="006D18BC" w:rsidP="00D67874">
            <w:r w:rsidRPr="005223F4">
              <w:t xml:space="preserve">'implicit' </w:t>
            </w:r>
            <w:r w:rsidR="00CD7E3F" w:rsidRPr="005223F4">
              <w:t xml:space="preserve">means the branches of the choice are not </w:t>
            </w:r>
            <w:r w:rsidR="001F2079" w:rsidRPr="005223F4">
              <w:t>filled</w:t>
            </w:r>
            <w:r w:rsidR="00CD7E3F" w:rsidRPr="005223F4">
              <w:t xml:space="preserve">, so the </w:t>
            </w:r>
            <w:r w:rsidR="001F2079" w:rsidRPr="005E3B09">
              <w:rPr>
                <w:iCs/>
              </w:rPr>
              <w:t>ChoiceContent</w:t>
            </w:r>
            <w:r w:rsidR="001F2079" w:rsidRPr="00240AC5">
              <w:rPr>
                <w:b/>
                <w:i/>
                <w:iCs/>
              </w:rPr>
              <w:t xml:space="preserve"> </w:t>
            </w:r>
            <w:r w:rsidR="001F2079" w:rsidRPr="005223F4">
              <w:t>region</w:t>
            </w:r>
            <w:r w:rsidR="001F2079" w:rsidRPr="00240AC5" w:rsidDel="001F2079">
              <w:rPr>
                <w:b/>
                <w:i/>
                <w:iCs/>
              </w:rPr>
              <w:t xml:space="preserve"> </w:t>
            </w:r>
            <w:r w:rsidR="00CD7E3F" w:rsidRPr="005223F4">
              <w:t>is variable length depending on which branch appears.</w:t>
            </w:r>
            <w:r w:rsidR="00E57168" w:rsidRPr="005223F4">
              <w:t xml:space="preserve"> </w:t>
            </w:r>
          </w:p>
          <w:p w14:paraId="577FF0C0" w14:textId="77777777" w:rsidR="006D18BC" w:rsidRPr="005223F4" w:rsidRDefault="006D18BC" w:rsidP="00D67874">
            <w:r w:rsidRPr="005223F4">
              <w:t>'explicit' means that the branches of the choice are always filled to the fixed length specified by dfdl:choiceLength</w:t>
            </w:r>
            <w:ins w:id="16812" w:author="Steve Hanson" w:date="2012-02-27T19:44:00Z">
              <w:r w:rsidR="005A5327">
                <w:t>,</w:t>
              </w:r>
            </w:ins>
            <w:del w:id="16813" w:author="Steve Hanson" w:date="2012-02-27T19:44:00Z">
              <w:r w:rsidRPr="005223F4" w:rsidDel="005A5327">
                <w:delText xml:space="preserve">, </w:delText>
              </w:r>
            </w:del>
            <w:ins w:id="16814" w:author="Steve Hanson" w:date="2012-02-23T18:01:00Z">
              <w:r w:rsidR="000B505F">
                <w:t xml:space="preserve"> </w:t>
              </w:r>
            </w:ins>
            <w:r w:rsidRPr="005223F4">
              <w:t xml:space="preserve">so the </w:t>
            </w:r>
            <w:r w:rsidRPr="005E3B09">
              <w:rPr>
                <w:iCs/>
              </w:rPr>
              <w:t>ChoiceContent</w:t>
            </w:r>
            <w:r w:rsidRPr="00240AC5">
              <w:rPr>
                <w:b/>
                <w:i/>
                <w:iCs/>
              </w:rPr>
              <w:t xml:space="preserve"> </w:t>
            </w:r>
            <w:r w:rsidRPr="005223F4">
              <w:t>region is fixed length regardless of which branch appears.</w:t>
            </w:r>
          </w:p>
          <w:p w14:paraId="6243CEFD" w14:textId="77777777" w:rsidR="00A362FE" w:rsidRPr="005223F4" w:rsidRDefault="00A362FE" w:rsidP="00D67874">
            <w:r w:rsidRPr="005223F4">
              <w:t>Annotation: dfdl:choice</w:t>
            </w:r>
            <w:r w:rsidR="001453AC" w:rsidRPr="005223F4">
              <w:t>, dfdl:group (choice)</w:t>
            </w:r>
          </w:p>
        </w:tc>
      </w:tr>
      <w:tr w:rsidR="0062792F" w:rsidRPr="00240AC5" w14:paraId="78926668" w14:textId="77777777" w:rsidTr="00501581">
        <w:tc>
          <w:tcPr>
            <w:tcW w:w="2178" w:type="dxa"/>
            <w:shd w:val="clear" w:color="auto" w:fill="auto"/>
          </w:tcPr>
          <w:p w14:paraId="6FCAB64E" w14:textId="77777777" w:rsidR="0062792F" w:rsidRPr="00240AC5" w:rsidDel="00005487" w:rsidRDefault="0062792F" w:rsidP="00A365DC">
            <w:pPr>
              <w:rPr>
                <w:sz w:val="18"/>
                <w:szCs w:val="18"/>
              </w:rPr>
            </w:pPr>
            <w:r w:rsidRPr="00240AC5">
              <w:rPr>
                <w:sz w:val="18"/>
                <w:szCs w:val="18"/>
              </w:rPr>
              <w:t>choiceLength</w:t>
            </w:r>
          </w:p>
        </w:tc>
        <w:tc>
          <w:tcPr>
            <w:tcW w:w="6678" w:type="dxa"/>
            <w:shd w:val="clear" w:color="auto" w:fill="auto"/>
          </w:tcPr>
          <w:p w14:paraId="4EC0BFED" w14:textId="77777777" w:rsidR="0062792F" w:rsidRPr="005223F4" w:rsidRDefault="0062792F" w:rsidP="00D67874">
            <w:r w:rsidRPr="005223F4">
              <w:t xml:space="preserve">Integer </w:t>
            </w:r>
          </w:p>
          <w:p w14:paraId="538FCF06" w14:textId="77777777" w:rsidR="0062792F" w:rsidRPr="005223F4" w:rsidRDefault="0062792F" w:rsidP="00D67874">
            <w:r w:rsidRPr="005223F4">
              <w:t xml:space="preserve">Only used when dfdl:choiceLengthKind is ’explicit’. </w:t>
            </w:r>
          </w:p>
          <w:p w14:paraId="4F05F08C" w14:textId="77777777" w:rsidR="0062792F" w:rsidRPr="005223F4" w:rsidRDefault="0062792F" w:rsidP="00D67874">
            <w:r w:rsidRPr="005223F4">
              <w:t xml:space="preserve">Specifies the length of the choice in bytes, so the </w:t>
            </w:r>
            <w:r w:rsidRPr="005E3B09">
              <w:rPr>
                <w:iCs/>
              </w:rPr>
              <w:t>ChoiceContent</w:t>
            </w:r>
            <w:r w:rsidRPr="00240AC5">
              <w:rPr>
                <w:b/>
                <w:i/>
                <w:iCs/>
              </w:rPr>
              <w:t xml:space="preserve"> </w:t>
            </w:r>
            <w:r w:rsidRPr="005223F4">
              <w:t xml:space="preserve">region is fixed length regardless of which branch appears. </w:t>
            </w:r>
            <w:commentRangeStart w:id="16815"/>
            <w:ins w:id="16816" w:author="Steve Hanson" w:date="2012-02-27T19:43:00Z">
              <w:r w:rsidR="005A5327">
                <w:t xml:space="preserve">A </w:t>
              </w:r>
              <w:r w:rsidR="005A5327" w:rsidRPr="005E3B09">
                <w:rPr>
                  <w:b/>
                  <w:i/>
                </w:rPr>
                <w:t>ChoiceUnused</w:t>
              </w:r>
              <w:r w:rsidR="005A5327">
                <w:t xml:space="preserve"> region is therefore possible which when unparsing is filled with dfdl:fillByte.</w:t>
              </w:r>
            </w:ins>
            <w:commentRangeEnd w:id="16815"/>
            <w:r w:rsidR="005A5327" w:rsidRPr="00240AC5">
              <w:rPr>
                <w:rStyle w:val="CommentReference"/>
                <w:bCs/>
              </w:rPr>
              <w:commentReference w:id="16815"/>
            </w:r>
          </w:p>
          <w:p w14:paraId="31E9FCC2" w14:textId="77777777" w:rsidR="0062792F" w:rsidRPr="005223F4" w:rsidRDefault="0062792F" w:rsidP="00D67874">
            <w:r w:rsidRPr="005223F4">
              <w:t>Annotation: dfdl:choice, dfdl:group (choice)</w:t>
            </w:r>
          </w:p>
        </w:tc>
      </w:tr>
      <w:tr w:rsidR="0062792F" w:rsidRPr="005223F4" w14:paraId="49121985" w14:textId="77777777" w:rsidTr="00501581">
        <w:tc>
          <w:tcPr>
            <w:tcW w:w="2178" w:type="dxa"/>
            <w:shd w:val="clear" w:color="auto" w:fill="auto"/>
          </w:tcPr>
          <w:p w14:paraId="236F8C02" w14:textId="77777777" w:rsidR="0062792F" w:rsidRPr="00240AC5" w:rsidRDefault="0062792F" w:rsidP="00A365DC">
            <w:pPr>
              <w:rPr>
                <w:sz w:val="18"/>
                <w:szCs w:val="18"/>
              </w:rPr>
            </w:pPr>
            <w:r w:rsidRPr="00240AC5">
              <w:rPr>
                <w:sz w:val="18"/>
                <w:szCs w:val="18"/>
              </w:rPr>
              <w:t>initiatedContent</w:t>
            </w:r>
          </w:p>
        </w:tc>
        <w:tc>
          <w:tcPr>
            <w:tcW w:w="6678" w:type="dxa"/>
            <w:shd w:val="clear" w:color="auto" w:fill="auto"/>
          </w:tcPr>
          <w:p w14:paraId="095AF5AE" w14:textId="77777777" w:rsidR="0062792F" w:rsidRPr="005223F4" w:rsidRDefault="0062792F" w:rsidP="00D67874">
            <w:r w:rsidRPr="005223F4">
              <w:t>Enum</w:t>
            </w:r>
          </w:p>
          <w:p w14:paraId="018FDC99" w14:textId="77777777" w:rsidR="0062792F" w:rsidRPr="005223F4" w:rsidRDefault="0062792F" w:rsidP="00D67874">
            <w:r w:rsidRPr="005223F4">
              <w:t>Valid values are 'yes', 'no'</w:t>
            </w:r>
          </w:p>
          <w:p w14:paraId="070E7888" w14:textId="77777777" w:rsidR="0062792F" w:rsidRPr="005223F4" w:rsidRDefault="0062792F" w:rsidP="00D67874">
            <w:r w:rsidRPr="005223F4">
              <w:t>When 'yes' indicates that all the branches of the choice are initiated. It is a schema definition error if any children have their dfdl:initiator property set to the empty string. The branch is deemed to have been found when its initiator has been found. Any subsequent error parsing the branch will not cause the parser to backtrack.</w:t>
            </w:r>
          </w:p>
          <w:p w14:paraId="5132AD8F" w14:textId="77777777" w:rsidR="0062792F" w:rsidRPr="005223F4" w:rsidRDefault="0062792F" w:rsidP="00D67874">
            <w:r w:rsidRPr="005223F4">
              <w:t>When 'no', the branches of the choice may have their dfdl:initiator property set to the empty string.</w:t>
            </w:r>
          </w:p>
          <w:p w14:paraId="2039161D" w14:textId="77777777" w:rsidR="0062792F" w:rsidRPr="005223F4" w:rsidRDefault="0062792F" w:rsidP="00D67874">
            <w:r w:rsidRPr="005223F4">
              <w:t xml:space="preserve">Annotation: dfdl:sequence, dfdl:choice, dfdl:group </w:t>
            </w:r>
          </w:p>
        </w:tc>
      </w:tr>
      <w:tr w:rsidR="00655FE3" w:rsidRPr="005223F4" w14:paraId="03016BF7" w14:textId="77777777" w:rsidTr="00964415">
        <w:trPr>
          <w:ins w:id="16817" w:author="mbeckerle" w:date="2012-07-03T14:56:00Z"/>
        </w:trPr>
        <w:tc>
          <w:tcPr>
            <w:tcW w:w="2178" w:type="dxa"/>
            <w:shd w:val="clear" w:color="auto" w:fill="auto"/>
          </w:tcPr>
          <w:p w14:paraId="68996E1F" w14:textId="2F2C7B90" w:rsidR="00655FE3" w:rsidRPr="00240AC5" w:rsidRDefault="00655FE3" w:rsidP="00A365DC">
            <w:pPr>
              <w:rPr>
                <w:ins w:id="16818" w:author="mbeckerle" w:date="2012-07-03T14:56:00Z"/>
                <w:sz w:val="18"/>
                <w:szCs w:val="18"/>
              </w:rPr>
            </w:pPr>
            <w:ins w:id="16819" w:author="mbeckerle" w:date="2012-07-03T14:56:00Z">
              <w:r>
                <w:rPr>
                  <w:sz w:val="18"/>
                  <w:szCs w:val="18"/>
                </w:rPr>
                <w:t>choiceBranchRef</w:t>
              </w:r>
            </w:ins>
          </w:p>
        </w:tc>
        <w:tc>
          <w:tcPr>
            <w:tcW w:w="6678" w:type="dxa"/>
            <w:shd w:val="clear" w:color="auto" w:fill="auto"/>
          </w:tcPr>
          <w:p w14:paraId="19C9482C" w14:textId="588D010D" w:rsidR="00655FE3" w:rsidRDefault="00655FE3" w:rsidP="00D67874">
            <w:pPr>
              <w:rPr>
                <w:ins w:id="16820" w:author="mbeckerle" w:date="2012-07-03T14:57:00Z"/>
              </w:rPr>
            </w:pPr>
            <w:ins w:id="16821" w:author="mbeckerle" w:date="2012-07-03T14:57:00Z">
              <w:r>
                <w:t>DFDL Expression</w:t>
              </w:r>
            </w:ins>
          </w:p>
          <w:p w14:paraId="685D85BC" w14:textId="0CFF04B4" w:rsidR="00503401" w:rsidRDefault="00655FE3" w:rsidP="00D67874">
            <w:pPr>
              <w:rPr>
                <w:ins w:id="16822" w:author="mbeckerle" w:date="2012-07-03T15:08:00Z"/>
              </w:rPr>
            </w:pPr>
            <w:ins w:id="16823" w:author="mbeckerle" w:date="2012-07-03T14:57:00Z">
              <w:r>
                <w:t>The expressio</w:t>
              </w:r>
              <w:r w:rsidR="00503401">
                <w:t>n must evaluate to an xs:string</w:t>
              </w:r>
            </w:ins>
            <w:ins w:id="16824" w:author="Steve Hanson" w:date="2012-08-10T10:28:00Z">
              <w:r w:rsidR="00501581">
                <w:t xml:space="preserve"> which must not be the e</w:t>
              </w:r>
            </w:ins>
            <w:ins w:id="16825" w:author="mbeckerle" w:date="2012-07-03T15:07:00Z">
              <w:del w:id="16826" w:author="Steve Hanson" w:date="2012-08-10T10:28:00Z">
                <w:r w:rsidR="00503401" w:rsidDel="00501581">
                  <w:delText>. E</w:delText>
                </w:r>
              </w:del>
              <w:r w:rsidR="00503401">
                <w:t>mpty string</w:t>
              </w:r>
              <w:del w:id="16827" w:author="Steve Hanson" w:date="2012-08-10T10:28:00Z">
                <w:r w:rsidR="00503401" w:rsidDel="00501581">
                  <w:delText xml:space="preserve"> is not an allowed value</w:delText>
                </w:r>
              </w:del>
              <w:r w:rsidR="00503401">
                <w:t>.</w:t>
              </w:r>
            </w:ins>
          </w:p>
          <w:p w14:paraId="09699C3C" w14:textId="339B61B2" w:rsidR="00503401" w:rsidRDefault="00503401" w:rsidP="00D67874">
            <w:pPr>
              <w:rPr>
                <w:ins w:id="16828" w:author="mbeckerle" w:date="2012-07-03T15:07:00Z"/>
              </w:rPr>
            </w:pPr>
            <w:ins w:id="16829" w:author="mbeckerle" w:date="2012-07-03T15:08:00Z">
              <w:r>
                <w:t>This property is used only when parsing.</w:t>
              </w:r>
            </w:ins>
          </w:p>
          <w:p w14:paraId="346E4357" w14:textId="2E6417E0" w:rsidR="00655FE3" w:rsidRDefault="00503401" w:rsidP="00D67874">
            <w:pPr>
              <w:rPr>
                <w:ins w:id="16830" w:author="mbeckerle" w:date="2012-07-03T15:09:00Z"/>
              </w:rPr>
            </w:pPr>
            <w:ins w:id="16831" w:author="mbeckerle" w:date="2012-07-03T15:08:00Z">
              <w:r>
                <w:t>T</w:t>
              </w:r>
            </w:ins>
            <w:ins w:id="16832" w:author="mbeckerle" w:date="2012-07-03T14:57:00Z">
              <w:r w:rsidR="00655FE3">
                <w:t>he resultant string must match (case insensitive) the dfdl:elementID property</w:t>
              </w:r>
            </w:ins>
            <w:ins w:id="16833" w:author="Steve Hanson" w:date="2012-08-10T10:28:00Z">
              <w:r w:rsidR="00501581">
                <w:t xml:space="preserve"> </w:t>
              </w:r>
            </w:ins>
            <w:ins w:id="16834" w:author="mbeckerle" w:date="2012-07-03T14:57:00Z">
              <w:r w:rsidR="00655FE3">
                <w:t>value of one of the element branches of the choice. If so, it discriminates to that branch</w:t>
              </w:r>
            </w:ins>
            <w:ins w:id="16835" w:author="mbeckerle" w:date="2012-07-03T14:58:00Z">
              <w:r w:rsidR="00655FE3">
                <w:t xml:space="preserve">. The parser then goes straight to that branch, ignoring consideration of any other choice branches. </w:t>
              </w:r>
            </w:ins>
            <w:ins w:id="16836" w:author="mbeckerle" w:date="2012-07-03T15:14:00Z">
              <w:r w:rsidR="00547D89">
                <w:t>No backtracking of this decision occurs if there is a subsequent processing error.</w:t>
              </w:r>
            </w:ins>
          </w:p>
          <w:p w14:paraId="3433D2D8" w14:textId="53C606ED" w:rsidR="00547D89" w:rsidRDefault="00503401" w:rsidP="00D67874">
            <w:pPr>
              <w:rPr>
                <w:ins w:id="16837" w:author="mbeckerle" w:date="2012-07-03T15:11:00Z"/>
              </w:rPr>
            </w:pPr>
            <w:ins w:id="16838" w:author="mbeckerle" w:date="2012-07-03T15:09:00Z">
              <w:r>
                <w:t>It is a processing error if the value of the expression does not match one of the elementIDs for the branches.</w:t>
              </w:r>
            </w:ins>
          </w:p>
          <w:p w14:paraId="63F6BDFD" w14:textId="1B8B8DA7" w:rsidR="00503401" w:rsidRDefault="00503401" w:rsidP="00D67874">
            <w:pPr>
              <w:rPr>
                <w:ins w:id="16839" w:author="mbeckerle" w:date="2012-07-03T15:15:00Z"/>
                <w:rFonts w:ascii="Helv" w:hAnsi="Helv" w:cs="Helv"/>
                <w:color w:val="000000"/>
              </w:rPr>
            </w:pPr>
            <w:ins w:id="16840" w:author="mbeckerle" w:date="2012-07-03T15:11:00Z">
              <w:r>
                <w:t xml:space="preserve">When choiceBranchRef is present, </w:t>
              </w:r>
            </w:ins>
            <w:ins w:id="16841" w:author="mbeckerle" w:date="2012-07-03T15:14:00Z">
              <w:r w:rsidR="00547D89">
                <w:rPr>
                  <w:rFonts w:ascii="Helv" w:hAnsi="Helv" w:cs="Helv"/>
                  <w:color w:val="000000"/>
                </w:rPr>
                <w:t>all choice branches must be local elements or element references. It is a schema definition error otherwise.</w:t>
              </w:r>
            </w:ins>
          </w:p>
          <w:p w14:paraId="293198EE" w14:textId="59569E4C" w:rsidR="00547D89" w:rsidDel="00501581" w:rsidRDefault="00547D89" w:rsidP="00D67874">
            <w:pPr>
              <w:rPr>
                <w:ins w:id="16842" w:author="mbeckerle" w:date="2012-07-03T14:56:00Z"/>
                <w:del w:id="16843" w:author="Steve Hanson" w:date="2012-08-10T10:29:00Z"/>
              </w:rPr>
            </w:pPr>
            <w:ins w:id="16844" w:author="mbeckerle" w:date="2012-07-03T15:15:00Z">
              <w:del w:id="16845" w:author="Steve Hanson" w:date="2012-08-10T10:29:00Z">
                <w:r w:rsidDel="00501581">
                  <w:rPr>
                    <w:rFonts w:ascii="Tms Rmn" w:hAnsi="Tms Rmn" w:cs="Tms Rmn"/>
                    <w:color w:val="000000"/>
                  </w:rPr>
                  <w:br/>
                </w:r>
              </w:del>
            </w:ins>
          </w:p>
          <w:p w14:paraId="245D39EF" w14:textId="77777777" w:rsidR="00655FE3" w:rsidRDefault="00503401" w:rsidP="00D67874">
            <w:pPr>
              <w:rPr>
                <w:ins w:id="16846" w:author="mbeckerle" w:date="2012-07-03T15:09:00Z"/>
              </w:rPr>
            </w:pPr>
            <w:ins w:id="16847" w:author="mbeckerle" w:date="2012-07-03T15:07:00Z">
              <w:r>
                <w:t>It is not possible to place this property in scope on a dfdl:format annotation.</w:t>
              </w:r>
            </w:ins>
          </w:p>
          <w:p w14:paraId="61227C24" w14:textId="278441B2" w:rsidR="00503401" w:rsidRPr="005223F4" w:rsidRDefault="00503401" w:rsidP="00D67874">
            <w:pPr>
              <w:rPr>
                <w:ins w:id="16848" w:author="mbeckerle" w:date="2012-07-03T14:56:00Z"/>
              </w:rPr>
            </w:pPr>
            <w:ins w:id="16849" w:author="mbeckerle" w:date="2012-07-03T15:09:00Z">
              <w:r>
                <w:t>Annotation: dfdl:choice</w:t>
              </w:r>
            </w:ins>
          </w:p>
        </w:tc>
      </w:tr>
      <w:tr w:rsidR="00503401" w:rsidRPr="005223F4" w14:paraId="38ECD2D0" w14:textId="77777777" w:rsidTr="00964415">
        <w:trPr>
          <w:ins w:id="16850" w:author="mbeckerle" w:date="2012-07-03T15:10:00Z"/>
        </w:trPr>
        <w:tc>
          <w:tcPr>
            <w:tcW w:w="2178" w:type="dxa"/>
            <w:shd w:val="clear" w:color="auto" w:fill="auto"/>
          </w:tcPr>
          <w:p w14:paraId="306098D1" w14:textId="70604210" w:rsidR="00503401" w:rsidRDefault="00503401" w:rsidP="00A365DC">
            <w:pPr>
              <w:rPr>
                <w:ins w:id="16851" w:author="mbeckerle" w:date="2012-07-03T15:10:00Z"/>
                <w:sz w:val="18"/>
                <w:szCs w:val="18"/>
              </w:rPr>
            </w:pPr>
            <w:ins w:id="16852" w:author="mbeckerle" w:date="2012-07-03T15:10:00Z">
              <w:r>
                <w:rPr>
                  <w:sz w:val="18"/>
                  <w:szCs w:val="18"/>
                </w:rPr>
                <w:t>elementID</w:t>
              </w:r>
            </w:ins>
          </w:p>
        </w:tc>
        <w:tc>
          <w:tcPr>
            <w:tcW w:w="6678" w:type="dxa"/>
            <w:shd w:val="clear" w:color="auto" w:fill="auto"/>
          </w:tcPr>
          <w:p w14:paraId="37D34B1C" w14:textId="77777777" w:rsidR="00503401" w:rsidRDefault="00503401" w:rsidP="00D67874">
            <w:pPr>
              <w:rPr>
                <w:ins w:id="16853" w:author="mbeckerle" w:date="2012-07-03T15:10:00Z"/>
              </w:rPr>
            </w:pPr>
            <w:ins w:id="16854" w:author="mbeckerle" w:date="2012-07-03T15:10:00Z">
              <w:r>
                <w:t>DFDL String Literal</w:t>
              </w:r>
            </w:ins>
          </w:p>
          <w:p w14:paraId="25D3DDD0" w14:textId="0E18111D" w:rsidR="00503401" w:rsidRDefault="00503401" w:rsidP="00D67874">
            <w:pPr>
              <w:rPr>
                <w:ins w:id="16855" w:author="mbeckerle" w:date="2012-07-03T15:15:00Z"/>
              </w:rPr>
            </w:pPr>
            <w:ins w:id="16856" w:author="mbeckerle" w:date="2012-07-03T15:10:00Z">
              <w:r>
                <w:t>This literal provides an alternate identifier for an element</w:t>
              </w:r>
            </w:ins>
            <w:ins w:id="16857" w:author="mbeckerle" w:date="2012-07-03T15:12:00Z">
              <w:r>
                <w:t>. When the choiceBranchRef expression evaluates to a string matching this property</w:t>
              </w:r>
            </w:ins>
            <w:ins w:id="16858" w:author="mbeckerle" w:date="2012-07-03T15:13:00Z">
              <w:r>
                <w:t>’s value, the choice is discriminated to this element.</w:t>
              </w:r>
            </w:ins>
          </w:p>
          <w:p w14:paraId="2C0C49D1" w14:textId="6E78ACF1" w:rsidR="00547D89" w:rsidRDefault="00547D89" w:rsidP="00D67874">
            <w:pPr>
              <w:rPr>
                <w:ins w:id="16859" w:author="mbeckerle" w:date="2012-07-03T15:16:00Z"/>
                <w:rFonts w:ascii="Helv" w:hAnsi="Helv" w:cs="Helv"/>
                <w:color w:val="000000"/>
              </w:rPr>
            </w:pPr>
            <w:ins w:id="16860" w:author="mbeckerle" w:date="2012-07-03T15:15:00Z">
              <w:r>
                <w:rPr>
                  <w:rFonts w:ascii="Helv" w:hAnsi="Helv" w:cs="Helv"/>
                  <w:color w:val="000000"/>
                </w:rPr>
                <w:t>It is a schema definition error if individual elementID values are not unique across all elements that are branches of a choice that carries choiceBranchRef, or if the elementId values of global elements are not unique within a given namespace.</w:t>
              </w:r>
            </w:ins>
          </w:p>
          <w:p w14:paraId="01FCB4F6" w14:textId="691B05A9" w:rsidR="00547D89" w:rsidRDefault="00547D89" w:rsidP="00D67874">
            <w:pPr>
              <w:rPr>
                <w:ins w:id="16861" w:author="mbeckerle" w:date="2012-07-03T15:10:00Z"/>
              </w:rPr>
            </w:pPr>
            <w:ins w:id="16862" w:author="mbeckerle" w:date="2012-07-03T15:16:00Z">
              <w:r>
                <w:rPr>
                  <w:rFonts w:ascii="Helv" w:hAnsi="Helv" w:cs="Helv"/>
                  <w:color w:val="0000FF"/>
                </w:rPr>
                <w:t>Raw byte entities and character classes are not allowed.</w:t>
              </w:r>
            </w:ins>
          </w:p>
          <w:p w14:paraId="4B71D31B" w14:textId="68BC9603" w:rsidR="00503401" w:rsidRDefault="00503401" w:rsidP="00D67874">
            <w:pPr>
              <w:rPr>
                <w:ins w:id="16863" w:author="mbeckerle" w:date="2012-07-03T15:11:00Z"/>
              </w:rPr>
            </w:pPr>
            <w:ins w:id="16864" w:author="mbeckerle" w:date="2012-07-03T15:10:00Z">
              <w:r>
                <w:t>This property is only used when parsing.</w:t>
              </w:r>
            </w:ins>
          </w:p>
          <w:p w14:paraId="00D2D431" w14:textId="33231559" w:rsidR="00503401" w:rsidRDefault="00503401" w:rsidP="00D67874">
            <w:pPr>
              <w:rPr>
                <w:ins w:id="16865" w:author="mbeckerle" w:date="2012-07-03T15:10:00Z"/>
              </w:rPr>
            </w:pPr>
            <w:ins w:id="16866" w:author="mbeckerle" w:date="2012-07-03T15:11:00Z">
              <w:r>
                <w:t>It is not possible to place this property in scope on a dfdl:format annotation.</w:t>
              </w:r>
            </w:ins>
          </w:p>
          <w:p w14:paraId="04D34AE4" w14:textId="40EC7C85" w:rsidR="00503401" w:rsidRDefault="00503401" w:rsidP="00D67874">
            <w:pPr>
              <w:rPr>
                <w:ins w:id="16867" w:author="mbeckerle" w:date="2012-07-03T15:10:00Z"/>
              </w:rPr>
            </w:pPr>
            <w:ins w:id="16868" w:author="mbeckerle" w:date="2012-07-03T15:10:00Z">
              <w:r>
                <w:t>Annotation: dfdl:element</w:t>
              </w:r>
            </w:ins>
          </w:p>
        </w:tc>
      </w:tr>
    </w:tbl>
    <w:p w14:paraId="5669EBFD" w14:textId="3FF54F35" w:rsidR="00A362FE" w:rsidRPr="005223F4" w:rsidRDefault="00A362FE" w:rsidP="00A362FE">
      <w:pPr>
        <w:pStyle w:val="nobreak"/>
      </w:pPr>
    </w:p>
    <w:p w14:paraId="388F3F99" w14:textId="77777777" w:rsidR="00C325F8" w:rsidRPr="005223F4" w:rsidRDefault="00C325F8" w:rsidP="00C325F8">
      <w:pPr>
        <w:pStyle w:val="nobreak"/>
      </w:pPr>
      <w:r w:rsidRPr="005223F4">
        <w:t xml:space="preserve">A choice can have an initiator and/or a terminator as described earlier. </w:t>
      </w:r>
    </w:p>
    <w:p w14:paraId="6A879FA1" w14:textId="77777777" w:rsidR="00A362FE" w:rsidRPr="005223F4" w:rsidRDefault="00A362FE" w:rsidP="00FD5B60">
      <w:r w:rsidRPr="005223F4">
        <w:t>We will use this terminology: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888"/>
        <w:gridCol w:w="4968"/>
      </w:tblGrid>
      <w:tr w:rsidR="00A362FE" w:rsidRPr="005223F4" w14:paraId="140ED297" w14:textId="77777777" w:rsidTr="00240AC5">
        <w:tc>
          <w:tcPr>
            <w:tcW w:w="3888" w:type="dxa"/>
            <w:shd w:val="clear" w:color="auto" w:fill="auto"/>
          </w:tcPr>
          <w:p w14:paraId="7003D587" w14:textId="77777777" w:rsidR="00A362FE" w:rsidRPr="00240AC5" w:rsidRDefault="00A362FE" w:rsidP="00A365DC">
            <w:pPr>
              <w:pStyle w:val="nobreak"/>
              <w:rPr>
                <w:i/>
              </w:rPr>
            </w:pPr>
            <w:r w:rsidRPr="00240AC5">
              <w:rPr>
                <w:i/>
              </w:rPr>
              <w:t>Branch</w:t>
            </w:r>
          </w:p>
        </w:tc>
        <w:tc>
          <w:tcPr>
            <w:tcW w:w="4968" w:type="dxa"/>
            <w:shd w:val="clear" w:color="auto" w:fill="auto"/>
          </w:tcPr>
          <w:p w14:paraId="5E23876A" w14:textId="77777777" w:rsidR="00A362FE" w:rsidRPr="005223F4" w:rsidRDefault="00A362FE" w:rsidP="00A365DC">
            <w:pPr>
              <w:pStyle w:val="nobreak"/>
            </w:pPr>
            <w:r w:rsidRPr="005223F4">
              <w:t xml:space="preserve">A </w:t>
            </w:r>
            <w:r w:rsidRPr="00240AC5">
              <w:rPr>
                <w:i/>
              </w:rPr>
              <w:t>branch</w:t>
            </w:r>
            <w:r w:rsidRPr="005223F4">
              <w:t xml:space="preserve"> is one of the available alternatives within a choice. A branch can be an element of simple type or complex type</w:t>
            </w:r>
            <w:r w:rsidR="003810BC" w:rsidRPr="005223F4">
              <w:t xml:space="preserve">, or </w:t>
            </w:r>
            <w:r w:rsidR="00660E1A" w:rsidRPr="005223F4">
              <w:t>i</w:t>
            </w:r>
            <w:r w:rsidR="003810BC" w:rsidRPr="005223F4">
              <w:t>t can be an embedded sequence</w:t>
            </w:r>
            <w:r w:rsidR="00660E1A" w:rsidRPr="005223F4">
              <w:t>,</w:t>
            </w:r>
            <w:r w:rsidR="003810BC" w:rsidRPr="005223F4">
              <w:t xml:space="preserve"> choice</w:t>
            </w:r>
            <w:r w:rsidR="00660E1A" w:rsidRPr="005223F4">
              <w:t xml:space="preserve"> or group reference</w:t>
            </w:r>
            <w:r w:rsidR="003810BC" w:rsidRPr="005223F4">
              <w:t>.</w:t>
            </w:r>
          </w:p>
        </w:tc>
      </w:tr>
      <w:tr w:rsidR="00A362FE" w:rsidRPr="005223F4" w14:paraId="2F46A6C1" w14:textId="77777777" w:rsidTr="00240AC5">
        <w:tc>
          <w:tcPr>
            <w:tcW w:w="3888" w:type="dxa"/>
            <w:shd w:val="clear" w:color="auto" w:fill="auto"/>
          </w:tcPr>
          <w:p w14:paraId="17B19F9C" w14:textId="77777777" w:rsidR="00A362FE" w:rsidRPr="00240AC5" w:rsidRDefault="00A362FE" w:rsidP="00A365DC">
            <w:pPr>
              <w:pStyle w:val="nobreak"/>
              <w:rPr>
                <w:i/>
              </w:rPr>
            </w:pPr>
            <w:r w:rsidRPr="00240AC5">
              <w:rPr>
                <w:i/>
              </w:rPr>
              <w:t>Root of the Branch</w:t>
            </w:r>
          </w:p>
        </w:tc>
        <w:tc>
          <w:tcPr>
            <w:tcW w:w="4968" w:type="dxa"/>
            <w:shd w:val="clear" w:color="auto" w:fill="auto"/>
          </w:tcPr>
          <w:p w14:paraId="1444D25B" w14:textId="77777777" w:rsidR="00A362FE" w:rsidRPr="005223F4" w:rsidRDefault="00A362FE" w:rsidP="00A365DC">
            <w:pPr>
              <w:pStyle w:val="nobreak"/>
            </w:pPr>
            <w:r w:rsidRPr="005223F4">
              <w:t xml:space="preserve">Each </w:t>
            </w:r>
            <w:r w:rsidRPr="00240AC5">
              <w:rPr>
                <w:i/>
              </w:rPr>
              <w:t>branch</w:t>
            </w:r>
            <w:r w:rsidRPr="005223F4">
              <w:t xml:space="preserve"> conceptually has a single element</w:t>
            </w:r>
            <w:r w:rsidR="008414E4" w:rsidRPr="005223F4">
              <w:t>,</w:t>
            </w:r>
            <w:r w:rsidR="003810BC" w:rsidRPr="005223F4">
              <w:t xml:space="preserve"> </w:t>
            </w:r>
            <w:r w:rsidR="008414E4" w:rsidRPr="005223F4">
              <w:t>sequence, choice or group reference</w:t>
            </w:r>
            <w:r w:rsidR="00E76101" w:rsidRPr="005223F4">
              <w:t xml:space="preserve"> </w:t>
            </w:r>
            <w:r w:rsidR="00913369" w:rsidRPr="005223F4">
              <w:t>component</w:t>
            </w:r>
            <w:r w:rsidRPr="005223F4">
              <w:t xml:space="preserve"> at its root. This element is known as the </w:t>
            </w:r>
            <w:r w:rsidRPr="00240AC5">
              <w:rPr>
                <w:i/>
              </w:rPr>
              <w:t>Root of the Branch</w:t>
            </w:r>
            <w:r w:rsidRPr="005223F4">
              <w:t>.</w:t>
            </w:r>
          </w:p>
        </w:tc>
      </w:tr>
    </w:tbl>
    <w:p w14:paraId="44780EB5" w14:textId="77777777" w:rsidR="00A362FE" w:rsidRPr="005223F4" w:rsidRDefault="00660E1A" w:rsidP="00660E1A">
      <w:pPr>
        <w:pStyle w:val="Caption"/>
      </w:pPr>
      <w:r w:rsidRPr="005223F4">
        <w:t xml:space="preserve">Table </w:t>
      </w:r>
      <w:fldSimple w:instr=" SEQ Table \* ARABIC ">
        <w:ins w:id="16869" w:author="mbeckerle" w:date="2013-07-10T14:54:00Z">
          <w:r w:rsidR="008B68D7">
            <w:rPr>
              <w:noProof/>
            </w:rPr>
            <w:t>22</w:t>
          </w:r>
        </w:ins>
        <w:del w:id="16870" w:author="mbeckerle" w:date="2013-07-10T14:51:00Z">
          <w:r w:rsidR="00D04199" w:rsidDel="00D9274F">
            <w:rPr>
              <w:noProof/>
            </w:rPr>
            <w:delText>23</w:delText>
          </w:r>
        </w:del>
      </w:fldSimple>
      <w:r w:rsidRPr="005223F4">
        <w:t xml:space="preserve"> Choice group terminology</w:t>
      </w:r>
    </w:p>
    <w:p w14:paraId="4CD9125D" w14:textId="188942D6" w:rsidR="0036586D" w:rsidRDefault="0036586D" w:rsidP="00E620C1">
      <w:pPr>
        <w:pStyle w:val="nobreak"/>
        <w:rPr>
          <w:ins w:id="16871" w:author="mbeckerle" w:date="2013-07-11T18:42:00Z"/>
        </w:rPr>
      </w:pPr>
      <w:r w:rsidRPr="005223F4">
        <w:t xml:space="preserve">The Root of the Branch MUST NOT be optional. That is </w:t>
      </w:r>
      <w:ins w:id="16872" w:author="Steve Hanson" w:date="2013-03-28T18:07:00Z">
        <w:r w:rsidR="00767A8A">
          <w:t>XSDL</w:t>
        </w:r>
      </w:ins>
      <w:del w:id="16873" w:author="Steve Hanson" w:date="2013-03-28T18:07:00Z">
        <w:r w:rsidRPr="005223F4" w:rsidDel="00767A8A">
          <w:delText>xs:</w:delText>
        </w:r>
      </w:del>
      <w:ins w:id="16874" w:author="Steve Hanson" w:date="2013-03-28T18:07:00Z">
        <w:r w:rsidR="00767A8A">
          <w:t xml:space="preserve"> </w:t>
        </w:r>
      </w:ins>
      <w:r w:rsidRPr="005223F4">
        <w:t>minOccurs MUST BE greater than 0.</w:t>
      </w:r>
    </w:p>
    <w:p w14:paraId="61996903" w14:textId="377AA656" w:rsidR="005D2D77" w:rsidRPr="00827D2A" w:rsidRDefault="005D2D77">
      <w:pPr>
        <w:pPrChange w:id="16875" w:author="mbeckerle" w:date="2013-07-11T18:42:00Z">
          <w:pPr>
            <w:pStyle w:val="nobreak"/>
          </w:pPr>
        </w:pPrChange>
      </w:pPr>
      <w:commentRangeStart w:id="16876"/>
      <w:ins w:id="16877" w:author="mbeckerle" w:date="2013-07-11T18:42:00Z">
        <w:r>
          <w:rPr>
            <w:rFonts w:ascii="Helvetica" w:hAnsi="Helvetica" w:cs="Arial"/>
          </w:rPr>
          <w:t xml:space="preserve">A choice that declares no branches in the DFDL schema is a schema definition error. </w:t>
        </w:r>
        <w:commentRangeEnd w:id="16876"/>
        <w:r>
          <w:rPr>
            <w:rStyle w:val="CommentReference"/>
          </w:rPr>
          <w:commentReference w:id="16876"/>
        </w:r>
      </w:ins>
    </w:p>
    <w:p w14:paraId="3EA2671B" w14:textId="77777777" w:rsidR="00A362FE" w:rsidRPr="005223F4" w:rsidRDefault="00A362FE" w:rsidP="00E620C1">
      <w:pPr>
        <w:pStyle w:val="nobreak"/>
      </w:pPr>
      <w:r w:rsidRPr="005223F4">
        <w:t xml:space="preserve">When processing a choice group the parser validates any contained path expressions. If a path expression contained inside a choice </w:t>
      </w:r>
      <w:r w:rsidR="00CE2E9E" w:rsidRPr="005223F4">
        <w:t xml:space="preserve">branch </w:t>
      </w:r>
      <w:r w:rsidRPr="005223F4">
        <w:t xml:space="preserve">refers to any other </w:t>
      </w:r>
      <w:r w:rsidR="00E620C1" w:rsidRPr="005223F4">
        <w:t>branch</w:t>
      </w:r>
      <w:r w:rsidR="00CE2E9E" w:rsidRPr="005223F4">
        <w:t xml:space="preserve"> </w:t>
      </w:r>
      <w:r w:rsidRPr="005223F4">
        <w:t xml:space="preserve">of the choice, then it is a schema definition error. Note that this rule handles nested choices also. A path that navigates outward from an inner choice to another alternative of an outer choice is violating this rule with respect to the outer choice. </w:t>
      </w:r>
    </w:p>
    <w:p w14:paraId="775A512B" w14:textId="77777777" w:rsidR="00A362FE" w:rsidRPr="005223F4" w:rsidRDefault="0076683B" w:rsidP="006E4FE8">
      <w:pPr>
        <w:pStyle w:val="Heading2"/>
      </w:pPr>
      <w:bookmarkStart w:id="16878" w:name="_Toc177399118"/>
      <w:bookmarkStart w:id="16879" w:name="_Toc175057405"/>
      <w:bookmarkStart w:id="16880" w:name="_Toc199516350"/>
      <w:bookmarkStart w:id="16881" w:name="_Toc194984012"/>
      <w:bookmarkStart w:id="16882" w:name="_Toc243112856"/>
      <w:bookmarkStart w:id="16883" w:name="_Toc349042800"/>
      <w:bookmarkStart w:id="16884" w:name="_Toc362453437"/>
      <w:r w:rsidRPr="005223F4">
        <w:t xml:space="preserve">Resolving </w:t>
      </w:r>
      <w:r w:rsidR="00A362FE" w:rsidRPr="005223F4">
        <w:t>Choices</w:t>
      </w:r>
      <w:bookmarkEnd w:id="16878"/>
      <w:bookmarkEnd w:id="16879"/>
      <w:bookmarkEnd w:id="16880"/>
      <w:bookmarkEnd w:id="16881"/>
      <w:bookmarkEnd w:id="16882"/>
      <w:bookmarkEnd w:id="16883"/>
      <w:bookmarkEnd w:id="16884"/>
    </w:p>
    <w:p w14:paraId="5EE8E112" w14:textId="77777777" w:rsidR="00A362FE" w:rsidRPr="005223F4" w:rsidRDefault="00E620C1" w:rsidP="0076683B">
      <w:pPr>
        <w:pStyle w:val="nobreak"/>
      </w:pPr>
      <w:r w:rsidRPr="005223F4">
        <w:t>A c</w:t>
      </w:r>
      <w:r w:rsidR="00A362FE" w:rsidRPr="005223F4">
        <w:t>hoice correspond</w:t>
      </w:r>
      <w:r w:rsidR="00770615" w:rsidRPr="005223F4">
        <w:t>s</w:t>
      </w:r>
      <w:r w:rsidR="00A362FE" w:rsidRPr="005223F4">
        <w:t xml:space="preserve"> to concepts called variant records, multi-format records, discriminated unions, or tagged unions in various programming languages. In some contexts choices are referred to generally as 'unions'. However, this should not be confused with </w:t>
      </w:r>
      <w:r w:rsidR="007F5736" w:rsidRPr="005223F4">
        <w:t>XML schema</w:t>
      </w:r>
      <w:r w:rsidR="00A362FE" w:rsidRPr="005223F4">
        <w:t xml:space="preserve"> unions</w:t>
      </w:r>
      <w:r w:rsidR="00B46AA7" w:rsidRPr="005223F4">
        <w:t>.</w:t>
      </w:r>
    </w:p>
    <w:p w14:paraId="2D952716" w14:textId="41AB97FB" w:rsidR="00655FE3" w:rsidRDefault="00A362FE" w:rsidP="00501581">
      <w:pPr>
        <w:pStyle w:val="BulletList"/>
        <w:tabs>
          <w:tab w:val="clear" w:pos="360"/>
          <w:tab w:val="num" w:pos="1440"/>
        </w:tabs>
        <w:ind w:left="0" w:firstLine="0"/>
      </w:pPr>
      <w:r w:rsidRPr="005223F4">
        <w:t>When processing a choice,</w:t>
      </w:r>
      <w:ins w:id="16885" w:author="mbeckerle" w:date="2012-07-03T15:02:00Z">
        <w:r w:rsidR="00655FE3">
          <w:t xml:space="preserve"> </w:t>
        </w:r>
      </w:ins>
      <w:del w:id="16886" w:author="mbeckerle" w:date="2012-07-03T15:02:00Z">
        <w:r w:rsidRPr="005223F4" w:rsidDel="00655FE3">
          <w:delText xml:space="preserve"> </w:delText>
        </w:r>
      </w:del>
      <w:r w:rsidR="00655FE3">
        <w:t>there</w:t>
      </w:r>
      <w:ins w:id="16887" w:author="mbeckerle" w:date="2012-07-03T15:02:00Z">
        <w:r w:rsidR="00655FE3">
          <w:t xml:space="preserve"> </w:t>
        </w:r>
      </w:ins>
      <w:del w:id="16888" w:author="mbeckerle" w:date="2012-07-03T15:02:00Z">
        <w:r w:rsidR="00655FE3" w:rsidDel="00655FE3">
          <w:delText xml:space="preserve"> </w:delText>
        </w:r>
      </w:del>
      <w:r w:rsidR="00655FE3">
        <w:t xml:space="preserve">are two ways to resolve the intended branch. In one, </w:t>
      </w:r>
      <w:r w:rsidRPr="005223F4">
        <w:t xml:space="preserve">speculative parsing is used. </w:t>
      </w:r>
      <w:r w:rsidR="00655FE3">
        <w:t xml:space="preserve">In the other, a </w:t>
      </w:r>
      <w:ins w:id="16889" w:author="mbeckerle" w:date="2012-07-03T15:20:00Z">
        <w:r w:rsidR="00547D89">
          <w:t xml:space="preserve">constant-time </w:t>
        </w:r>
      </w:ins>
      <w:r w:rsidR="00655FE3">
        <w:t>direct dispatch to a branch is performed.</w:t>
      </w:r>
    </w:p>
    <w:p w14:paraId="3DC9C2C0" w14:textId="77777777" w:rsidR="00503401" w:rsidRDefault="00503401" w:rsidP="0031368F">
      <w:pPr>
        <w:pStyle w:val="Heading3"/>
        <w:rPr>
          <w:ins w:id="16890" w:author="mbeckerle" w:date="2012-07-03T15:03:00Z"/>
        </w:rPr>
      </w:pPr>
      <w:bookmarkStart w:id="16891" w:name="_Toc349042801"/>
      <w:bookmarkStart w:id="16892" w:name="_Toc362453438"/>
      <w:commentRangeStart w:id="16893"/>
      <w:ins w:id="16894" w:author="mbeckerle" w:date="2012-07-03T15:03:00Z">
        <w:r>
          <w:t>Resolving Choices via Speculation</w:t>
        </w:r>
        <w:bookmarkEnd w:id="16891"/>
        <w:bookmarkEnd w:id="16892"/>
      </w:ins>
    </w:p>
    <w:p w14:paraId="270F5285" w14:textId="004110AD" w:rsidR="00A362FE" w:rsidRPr="005223F4" w:rsidRDefault="00655FE3" w:rsidP="0076683B">
      <w:pPr>
        <w:pStyle w:val="BulletList"/>
        <w:tabs>
          <w:tab w:val="clear" w:pos="360"/>
          <w:tab w:val="num" w:pos="1440"/>
        </w:tabs>
        <w:ind w:left="0" w:firstLine="0"/>
        <w:jc w:val="both"/>
      </w:pPr>
      <w:r>
        <w:t xml:space="preserve">Speculative resolution </w:t>
      </w:r>
      <w:del w:id="16895" w:author="mbeckerle" w:date="2012-07-03T15:02:00Z">
        <w:r w:rsidDel="00655FE3">
          <w:delText xml:space="preserve"> </w:delText>
        </w:r>
      </w:del>
      <w:r w:rsidR="00A362FE" w:rsidRPr="005223F4">
        <w:t>works as follows:</w:t>
      </w:r>
    </w:p>
    <w:p w14:paraId="11DD9023" w14:textId="77777777" w:rsidR="00A362FE" w:rsidRPr="005223F4" w:rsidRDefault="00A362FE" w:rsidP="00A362FE">
      <w:pPr>
        <w:pStyle w:val="BulletList"/>
        <w:numPr>
          <w:ilvl w:val="0"/>
          <w:numId w:val="24"/>
        </w:numPr>
        <w:tabs>
          <w:tab w:val="clear" w:pos="540"/>
          <w:tab w:val="num" w:pos="2160"/>
        </w:tabs>
      </w:pPr>
      <w:r w:rsidRPr="005223F4">
        <w:t>Attempt to parse the first branch of the choice.</w:t>
      </w:r>
    </w:p>
    <w:p w14:paraId="7BEF3DB1" w14:textId="77777777" w:rsidR="00A362FE" w:rsidRPr="005223F4" w:rsidRDefault="00A362FE" w:rsidP="00A362FE">
      <w:pPr>
        <w:pStyle w:val="BulletList"/>
        <w:numPr>
          <w:ilvl w:val="0"/>
          <w:numId w:val="24"/>
        </w:numPr>
        <w:tabs>
          <w:tab w:val="clear" w:pos="540"/>
        </w:tabs>
      </w:pPr>
      <w:r w:rsidRPr="005223F4">
        <w:t>If this fails with a processing error</w:t>
      </w:r>
    </w:p>
    <w:p w14:paraId="241EAB3C" w14:textId="77777777" w:rsidR="00A362FE" w:rsidRPr="005223F4" w:rsidRDefault="00A362FE" w:rsidP="006B53DE">
      <w:pPr>
        <w:pStyle w:val="BulletList"/>
        <w:numPr>
          <w:ilvl w:val="1"/>
          <w:numId w:val="24"/>
        </w:numPr>
      </w:pPr>
      <w:r w:rsidRPr="005223F4">
        <w:t xml:space="preserve">If </w:t>
      </w:r>
      <w:del w:id="16896" w:author="Steve Hanson" w:date="2012-02-23T18:02:00Z">
        <w:r w:rsidRPr="005223F4" w:rsidDel="000B505F">
          <w:delText xml:space="preserve">we have evaluated </w:delText>
        </w:r>
      </w:del>
      <w:r w:rsidRPr="005223F4">
        <w:t xml:space="preserve">a dfdl:discriminator </w:t>
      </w:r>
      <w:ins w:id="16897" w:author="Steve Hanson" w:date="2012-02-23T18:02:00Z">
        <w:r w:rsidR="000B505F">
          <w:t xml:space="preserve">evaluated </w:t>
        </w:r>
      </w:ins>
      <w:r w:rsidRPr="005223F4">
        <w:t>to true</w:t>
      </w:r>
      <w:r w:rsidR="00314CF9" w:rsidRPr="005223F4">
        <w:t xml:space="preserve"> earlier on this branch </w:t>
      </w:r>
      <w:r w:rsidR="00314CF9" w:rsidRPr="005223F4">
        <w:br/>
        <w:t xml:space="preserve">then the parser is 'bound' to this choice </w:t>
      </w:r>
      <w:r w:rsidRPr="005223F4">
        <w:t xml:space="preserve">and parsing of the entire choice construct fails with a </w:t>
      </w:r>
      <w:r w:rsidR="00FE2C6A" w:rsidRPr="005223F4">
        <w:t xml:space="preserve">processing </w:t>
      </w:r>
      <w:r w:rsidRPr="005223F4">
        <w:t>error.</w:t>
      </w:r>
    </w:p>
    <w:p w14:paraId="479BE10E" w14:textId="77777777" w:rsidR="00A362FE" w:rsidRPr="005223F4" w:rsidRDefault="00A362FE" w:rsidP="006B53DE">
      <w:pPr>
        <w:pStyle w:val="BulletList"/>
        <w:numPr>
          <w:ilvl w:val="1"/>
          <w:numId w:val="24"/>
        </w:numPr>
      </w:pPr>
      <w:r w:rsidRPr="005223F4">
        <w:t xml:space="preserve">If </w:t>
      </w:r>
      <w:del w:id="16898" w:author="Steve Hanson" w:date="2012-02-23T18:02:00Z">
        <w:r w:rsidRPr="005223F4" w:rsidDel="000B505F">
          <w:delText xml:space="preserve">we have not evaluated </w:delText>
        </w:r>
      </w:del>
      <w:r w:rsidRPr="005223F4">
        <w:t xml:space="preserve">a dfdl:discriminator </w:t>
      </w:r>
      <w:ins w:id="16899" w:author="Steve Hanson" w:date="2012-02-23T18:02:00Z">
        <w:r w:rsidR="000B505F">
          <w:t xml:space="preserve">has not evaluated </w:t>
        </w:r>
      </w:ins>
      <w:r w:rsidRPr="005223F4">
        <w:t>to true then we repeat from step 1 for the next branch of the choice.</w:t>
      </w:r>
    </w:p>
    <w:p w14:paraId="4215C222" w14:textId="77777777" w:rsidR="00A362FE" w:rsidRPr="005223F4" w:rsidRDefault="00A362FE" w:rsidP="00FE2C6A">
      <w:pPr>
        <w:pStyle w:val="BulletList"/>
        <w:numPr>
          <w:ilvl w:val="0"/>
          <w:numId w:val="24"/>
        </w:numPr>
        <w:tabs>
          <w:tab w:val="clear" w:pos="540"/>
        </w:tabs>
      </w:pPr>
      <w:r w:rsidRPr="005223F4">
        <w:t>It is a</w:t>
      </w:r>
      <w:r w:rsidR="00FE2C6A" w:rsidRPr="005223F4">
        <w:t xml:space="preserve"> processing</w:t>
      </w:r>
      <w:r w:rsidR="002A268D" w:rsidRPr="005223F4">
        <w:t xml:space="preserve"> </w:t>
      </w:r>
      <w:r w:rsidRPr="005223F4">
        <w:t xml:space="preserve">error if </w:t>
      </w:r>
      <w:del w:id="16900" w:author="Steve Hanson" w:date="2012-02-23T18:03:00Z">
        <w:r w:rsidRPr="005223F4" w:rsidDel="000B505F">
          <w:delText xml:space="preserve">we exhaust </w:delText>
        </w:r>
      </w:del>
      <w:r w:rsidRPr="005223F4">
        <w:t>the branches of the choice</w:t>
      </w:r>
      <w:ins w:id="16901" w:author="Steve Hanson" w:date="2012-02-23T18:03:00Z">
        <w:r w:rsidR="000B505F">
          <w:t xml:space="preserve"> are exhausted.</w:t>
        </w:r>
      </w:ins>
      <w:r w:rsidRPr="005223F4">
        <w:t xml:space="preserve"> </w:t>
      </w:r>
    </w:p>
    <w:p w14:paraId="57C56958" w14:textId="6B2DB861" w:rsidR="00A362FE" w:rsidRPr="005223F4" w:rsidRDefault="00A362FE" w:rsidP="00A362FE">
      <w:pPr>
        <w:pStyle w:val="BulletList"/>
        <w:numPr>
          <w:ilvl w:val="0"/>
          <w:numId w:val="24"/>
        </w:numPr>
        <w:tabs>
          <w:tab w:val="clear" w:pos="540"/>
        </w:tabs>
      </w:pPr>
      <w:r w:rsidRPr="005223F4">
        <w:t xml:space="preserve">If </w:t>
      </w:r>
      <w:del w:id="16902" w:author="Steve Hanson" w:date="2012-02-23T18:03:00Z">
        <w:r w:rsidRPr="005223F4" w:rsidDel="000B505F">
          <w:delText xml:space="preserve">we succeed to parse </w:delText>
        </w:r>
      </w:del>
      <w:r w:rsidRPr="005223F4">
        <w:t xml:space="preserve">a branch </w:t>
      </w:r>
      <w:ins w:id="16903" w:author="Steve Hanson" w:date="2012-02-23T18:03:00Z">
        <w:r w:rsidR="000B505F">
          <w:t xml:space="preserve">is successfully parsed </w:t>
        </w:r>
      </w:ins>
      <w:r w:rsidRPr="005223F4">
        <w:t xml:space="preserve">without error, then that branch’s </w:t>
      </w:r>
      <w:del w:id="16904" w:author="mbeckerle" w:date="2013-01-28T14:32:00Z">
        <w:r w:rsidRPr="005223F4" w:rsidDel="009904E7">
          <w:delText xml:space="preserve">value </w:delText>
        </w:r>
      </w:del>
      <w:ins w:id="16905" w:author="mbeckerle" w:date="2013-01-28T14:32:00Z">
        <w:r w:rsidR="009904E7">
          <w:t>infoset</w:t>
        </w:r>
        <w:r w:rsidR="009904E7" w:rsidRPr="005223F4">
          <w:t xml:space="preserve"> </w:t>
        </w:r>
      </w:ins>
      <w:r w:rsidRPr="005223F4">
        <w:t xml:space="preserve">becomes the </w:t>
      </w:r>
      <w:del w:id="16906" w:author="mbeckerle" w:date="2013-01-28T14:32:00Z">
        <w:r w:rsidRPr="005223F4" w:rsidDel="009904E7">
          <w:delText>logical value</w:delText>
        </w:r>
      </w:del>
      <w:ins w:id="16907" w:author="mbeckerle" w:date="2013-01-28T14:32:00Z">
        <w:r w:rsidR="009904E7">
          <w:t>infoset</w:t>
        </w:r>
      </w:ins>
      <w:r w:rsidRPr="005223F4">
        <w:t xml:space="preserve"> for the parse of the choice construct.</w:t>
      </w:r>
    </w:p>
    <w:p w14:paraId="4B672A63" w14:textId="77777777" w:rsidR="00A362FE" w:rsidRPr="005223F4" w:rsidRDefault="00A362FE" w:rsidP="00A362FE">
      <w:pPr>
        <w:pStyle w:val="BulletList"/>
        <w:tabs>
          <w:tab w:val="clear" w:pos="360"/>
          <w:tab w:val="clear" w:pos="540"/>
        </w:tabs>
        <w:ind w:left="0" w:firstLine="0"/>
      </w:pPr>
      <w:r w:rsidRPr="005223F4">
        <w:t xml:space="preserve">It is not possible for variable settings to be communicated from the speculative attempt to parse a branch to any other parsing situation. The speculative effort is completely isolated. Whether it succeeds or fails, neither the parse position in the source data, nor anything in the variable memory, nor the </w:t>
      </w:r>
      <w:r w:rsidR="00D74886" w:rsidRPr="005223F4">
        <w:t>infoset</w:t>
      </w:r>
      <w:r w:rsidRPr="005223F4">
        <w:t xml:space="preserve"> is affected.</w:t>
      </w:r>
    </w:p>
    <w:p w14:paraId="70BF0662" w14:textId="0BA671A4" w:rsidR="006B53DE" w:rsidRPr="005223F4" w:rsidRDefault="00A362FE" w:rsidP="00C242E4">
      <w:pPr>
        <w:pStyle w:val="BulletList"/>
        <w:tabs>
          <w:tab w:val="clear" w:pos="360"/>
        </w:tabs>
        <w:ind w:left="0" w:firstLine="0"/>
      </w:pPr>
      <w:r w:rsidRPr="005223F4">
        <w:t>Nested choices can require unbounded look ahead into the data.</w:t>
      </w:r>
    </w:p>
    <w:p w14:paraId="449DB8DA" w14:textId="31D3ECA9" w:rsidR="00B770FC" w:rsidRPr="005223F4" w:rsidDel="00243854" w:rsidRDefault="00B770FC">
      <w:pPr>
        <w:pStyle w:val="Heading3"/>
        <w:rPr>
          <w:del w:id="16908" w:author="mbeckerle" w:date="2012-07-03T13:20:00Z"/>
        </w:rPr>
        <w:pPrChange w:id="16909" w:author="mbeckerle" w:date="2013-07-24T16:59:00Z">
          <w:pPr>
            <w:pStyle w:val="BulletList"/>
            <w:tabs>
              <w:tab w:val="clear" w:pos="360"/>
            </w:tabs>
            <w:ind w:left="0" w:firstLine="0"/>
          </w:pPr>
        </w:pPrChange>
      </w:pPr>
      <w:bookmarkStart w:id="16910" w:name="_Toc362452978"/>
      <w:del w:id="16911" w:author="mbeckerle" w:date="2012-07-03T13:20:00Z">
        <w:r w:rsidRPr="005223F4" w:rsidDel="00243854">
          <w:delText xml:space="preserve">On unparsing </w:delText>
        </w:r>
      </w:del>
      <w:del w:id="16912" w:author="mbeckerle" w:date="2012-07-03T13:19:00Z">
        <w:r w:rsidRPr="005223F4" w:rsidDel="00243854">
          <w:delText>the choice branch supplied in the infoset is output. It is a processing error i</w:delText>
        </w:r>
      </w:del>
      <w:ins w:id="16913" w:author="Steve Hanson" w:date="2012-02-23T18:03:00Z">
        <w:del w:id="16914" w:author="mbeckerle" w:date="2012-07-03T13:19:00Z">
          <w:r w:rsidR="000B505F" w:rsidDel="00243854">
            <w:delText>f</w:delText>
          </w:r>
        </w:del>
      </w:ins>
      <w:del w:id="16915" w:author="mbeckerle" w:date="2012-07-03T13:19:00Z">
        <w:r w:rsidRPr="005223F4" w:rsidDel="00243854">
          <w:delText>s more than on</w:delText>
        </w:r>
        <w:r w:rsidR="007F327C" w:rsidRPr="005223F4" w:rsidDel="00243854">
          <w:delText>e</w:delText>
        </w:r>
        <w:r w:rsidRPr="005223F4" w:rsidDel="00243854">
          <w:delText xml:space="preserve"> choice branch is supplied. </w:delText>
        </w:r>
        <w:r w:rsidR="00C15064" w:rsidRPr="005223F4" w:rsidDel="00243854">
          <w:delText>If no choice branch is supplied in the infoset then each choice branch is tried in schema definition order until one does not result in a processing error. It is a processing error if none of the choice branches unparse successfully.</w:delText>
        </w:r>
      </w:del>
      <w:bookmarkStart w:id="16916" w:name="_Toc329093103"/>
      <w:bookmarkStart w:id="16917" w:name="_Toc332701616"/>
      <w:bookmarkStart w:id="16918" w:name="_Toc332701920"/>
      <w:bookmarkStart w:id="16919" w:name="_Toc332711719"/>
      <w:bookmarkStart w:id="16920" w:name="_Toc332712021"/>
      <w:bookmarkStart w:id="16921" w:name="_Toc332712322"/>
      <w:bookmarkStart w:id="16922" w:name="_Toc332724238"/>
      <w:bookmarkStart w:id="16923" w:name="_Toc332724538"/>
      <w:bookmarkStart w:id="16924" w:name="_Toc341102834"/>
      <w:bookmarkStart w:id="16925" w:name="_Toc347241569"/>
      <w:bookmarkStart w:id="16926" w:name="_Toc347744762"/>
      <w:bookmarkStart w:id="16927" w:name="_Toc348984545"/>
      <w:bookmarkStart w:id="16928" w:name="_Toc348984850"/>
      <w:bookmarkStart w:id="16929" w:name="_Toc349038014"/>
      <w:bookmarkStart w:id="16930" w:name="_Toc349038316"/>
      <w:bookmarkStart w:id="16931" w:name="_Toc349042802"/>
      <w:bookmarkStart w:id="16932" w:name="_Toc351912873"/>
      <w:bookmarkStart w:id="16933" w:name="_Toc351914894"/>
      <w:bookmarkStart w:id="16934" w:name="_Toc351915360"/>
      <w:bookmarkStart w:id="16935" w:name="_Toc361231417"/>
      <w:bookmarkStart w:id="16936" w:name="_Toc361231943"/>
      <w:bookmarkStart w:id="16937" w:name="_Toc362445241"/>
      <w:bookmarkStart w:id="16938" w:name="_Toc362451992"/>
      <w:bookmarkStart w:id="16939" w:name="_Toc362452541"/>
      <w:bookmarkStart w:id="16940" w:name="_Toc362453439"/>
      <w:bookmarkEnd w:id="16916"/>
      <w:bookmarkEnd w:id="16917"/>
      <w:bookmarkEnd w:id="16918"/>
      <w:bookmarkEnd w:id="16919"/>
      <w:bookmarkEnd w:id="16920"/>
      <w:bookmarkEnd w:id="16921"/>
      <w:bookmarkEnd w:id="16922"/>
      <w:bookmarkEnd w:id="16923"/>
      <w:bookmarkEnd w:id="16924"/>
      <w:bookmarkEnd w:id="16925"/>
      <w:bookmarkEnd w:id="16926"/>
      <w:bookmarkEnd w:id="16927"/>
      <w:bookmarkEnd w:id="16928"/>
      <w:bookmarkEnd w:id="16929"/>
      <w:bookmarkEnd w:id="16930"/>
      <w:bookmarkEnd w:id="16931"/>
      <w:bookmarkEnd w:id="16932"/>
      <w:bookmarkEnd w:id="16933"/>
      <w:bookmarkEnd w:id="16934"/>
      <w:bookmarkEnd w:id="16935"/>
      <w:bookmarkEnd w:id="16936"/>
      <w:bookmarkEnd w:id="16937"/>
      <w:bookmarkEnd w:id="16938"/>
      <w:bookmarkEnd w:id="16939"/>
      <w:bookmarkEnd w:id="16910"/>
      <w:bookmarkEnd w:id="16940"/>
    </w:p>
    <w:p w14:paraId="566C79CE" w14:textId="1A89BE3D" w:rsidR="00503401" w:rsidRDefault="00503401" w:rsidP="0031368F">
      <w:pPr>
        <w:pStyle w:val="Heading3"/>
        <w:rPr>
          <w:ins w:id="16941" w:author="mbeckerle" w:date="2012-07-03T15:04:00Z"/>
        </w:rPr>
      </w:pPr>
      <w:bookmarkStart w:id="16942" w:name="_Toc322911706"/>
      <w:bookmarkStart w:id="16943" w:name="_Toc322912245"/>
      <w:bookmarkStart w:id="16944" w:name="_Toc349042803"/>
      <w:bookmarkStart w:id="16945" w:name="_Toc362453440"/>
      <w:bookmarkEnd w:id="16942"/>
      <w:bookmarkEnd w:id="16943"/>
      <w:ins w:id="16946" w:author="mbeckerle" w:date="2012-07-03T15:04:00Z">
        <w:r>
          <w:t>Resolving Choices via Direct Dispatch</w:t>
        </w:r>
        <w:bookmarkEnd w:id="16944"/>
        <w:bookmarkEnd w:id="16945"/>
      </w:ins>
    </w:p>
    <w:p w14:paraId="4774B58E" w14:textId="5ED5978D" w:rsidR="00503401" w:rsidRDefault="00503401" w:rsidP="006B53DE">
      <w:pPr>
        <w:pStyle w:val="nobreak"/>
        <w:rPr>
          <w:ins w:id="16947" w:author="mbeckerle" w:date="2012-07-03T15:17:00Z"/>
        </w:rPr>
      </w:pPr>
      <w:ins w:id="16948" w:author="mbeckerle" w:date="2012-07-03T15:04:00Z">
        <w:r>
          <w:t xml:space="preserve">Direct dispatch </w:t>
        </w:r>
      </w:ins>
      <w:ins w:id="16949" w:author="mbeckerle" w:date="2012-07-03T15:05:00Z">
        <w:r>
          <w:t>provides a constant-time dispatch to a choice branch</w:t>
        </w:r>
      </w:ins>
      <w:ins w:id="16950" w:author="mbeckerle" w:date="2012-07-03T15:06:00Z">
        <w:r>
          <w:t xml:space="preserve"> independent of how many choice branches there are. </w:t>
        </w:r>
      </w:ins>
    </w:p>
    <w:p w14:paraId="4CB51204" w14:textId="4303A91E" w:rsidR="00547D89" w:rsidRDefault="00547D89" w:rsidP="00547D89">
      <w:pPr>
        <w:rPr>
          <w:ins w:id="16951" w:author="mbeckerle" w:date="2012-07-03T15:18:00Z"/>
        </w:rPr>
      </w:pPr>
      <w:ins w:id="16952" w:author="mbeckerle" w:date="2012-07-03T15:17:00Z">
        <w:r>
          <w:t>Direct dispatch is indicated by the choiceBranchRef property. This expression is evaluated to compute the element identifier matching (case insensitive) the dfdl:elementID property of one of the choice branches, all of which must be local element declarations or element references.</w:t>
        </w:r>
      </w:ins>
    </w:p>
    <w:p w14:paraId="7E7BC84D" w14:textId="70EFFC36" w:rsidR="00547D89" w:rsidRDefault="00547D89" w:rsidP="00547D89">
      <w:pPr>
        <w:rPr>
          <w:ins w:id="16953" w:author="mbeckerle" w:date="2012-07-03T15:19:00Z"/>
        </w:rPr>
      </w:pPr>
      <w:ins w:id="16954" w:author="mbeckerle" w:date="2012-07-03T15:18:00Z">
        <w:r>
          <w:t xml:space="preserve">When a match is found, it is as if a discriminator had </w:t>
        </w:r>
      </w:ins>
      <w:ins w:id="16955" w:author="mbeckerle" w:date="2012-07-03T15:19:00Z">
        <w:r>
          <w:t>evaluated to true on</w:t>
        </w:r>
      </w:ins>
      <w:ins w:id="16956" w:author="mbeckerle" w:date="2012-07-03T15:18:00Z">
        <w:r>
          <w:t xml:space="preserve"> that branch. </w:t>
        </w:r>
      </w:ins>
      <w:ins w:id="16957" w:author="mbeckerle" w:date="2012-07-03T15:19:00Z">
        <w:r>
          <w:t>It is selected as resolution of the choice, and there is no backtracking to try other alternative selections.</w:t>
        </w:r>
      </w:ins>
    </w:p>
    <w:p w14:paraId="5980F353" w14:textId="6EF25577" w:rsidR="00547D89" w:rsidRDefault="00547D89" w:rsidP="00547D89">
      <w:pPr>
        <w:rPr>
          <w:ins w:id="16958" w:author="mbeckerle" w:date="2012-07-03T15:22:00Z"/>
        </w:rPr>
      </w:pPr>
      <w:ins w:id="16959" w:author="mbeckerle" w:date="2012-07-03T15:21:00Z">
        <w:r>
          <w:t>The elementID property can be placed on global element declarations, element references, or local element declarations. It must be unique within one choice when placed on element references or local element declarations. It must be unique within the namespace if placed on global element declarations.</w:t>
        </w:r>
      </w:ins>
    </w:p>
    <w:p w14:paraId="61C5BBE7" w14:textId="0DAA202C" w:rsidR="00547D89" w:rsidRDefault="00547D89" w:rsidP="00547D89">
      <w:pPr>
        <w:rPr>
          <w:ins w:id="16960" w:author="mbeckerle" w:date="2012-07-03T15:22:00Z"/>
        </w:rPr>
      </w:pPr>
      <w:commentRangeStart w:id="16961"/>
      <w:ins w:id="16962" w:author="mbeckerle" w:date="2012-07-03T15:22:00Z">
        <w:r>
          <w:t xml:space="preserve">Note that it </w:t>
        </w:r>
      </w:ins>
      <w:ins w:id="16963" w:author="mbeckerle" w:date="2012-11-19T14:12:00Z">
        <w:r w:rsidR="00EE306F">
          <w:t>is</w:t>
        </w:r>
      </w:ins>
      <w:ins w:id="16964" w:author="mbeckerle" w:date="2012-07-03T15:22:00Z">
        <w:r>
          <w:t xml:space="preserve"> a schema definition error if both initiatedContent and choiceBranchRef are provided on the same choice</w:t>
        </w:r>
      </w:ins>
      <w:ins w:id="16965" w:author="mbeckerle" w:date="2012-11-19T14:11:00Z">
        <w:r w:rsidR="00EE306F">
          <w:t>. However, it is not</w:t>
        </w:r>
      </w:ins>
      <w:ins w:id="16966" w:author="mbeckerle" w:date="2012-11-19T14:12:00Z">
        <w:r w:rsidR="00EE306F">
          <w:t xml:space="preserve"> an error if </w:t>
        </w:r>
      </w:ins>
      <w:ins w:id="16967" w:author="mbeckerle" w:date="2012-07-03T15:22:00Z">
        <w:r>
          <w:t>a discriminator exists on a choice branch along with an elementID.</w:t>
        </w:r>
        <w:commentRangeEnd w:id="16961"/>
        <w:r>
          <w:rPr>
            <w:rStyle w:val="CommentReference"/>
          </w:rPr>
          <w:commentReference w:id="16961"/>
        </w:r>
      </w:ins>
    </w:p>
    <w:p w14:paraId="4BA5EF0B" w14:textId="77777777" w:rsidR="00547D89" w:rsidRPr="00547D89" w:rsidRDefault="00547D89" w:rsidP="00547D89">
      <w:pPr>
        <w:rPr>
          <w:ins w:id="16968" w:author="mbeckerle" w:date="2012-07-03T15:05:00Z"/>
        </w:rPr>
      </w:pPr>
    </w:p>
    <w:p w14:paraId="289C8196" w14:textId="172414B6" w:rsidR="00503401" w:rsidRDefault="00503401" w:rsidP="0031368F">
      <w:pPr>
        <w:pStyle w:val="Heading3"/>
        <w:rPr>
          <w:ins w:id="16969" w:author="mbeckerle" w:date="2012-07-03T15:05:00Z"/>
        </w:rPr>
      </w:pPr>
      <w:bookmarkStart w:id="16970" w:name="_Toc349042804"/>
      <w:bookmarkStart w:id="16971" w:name="_Toc362453441"/>
      <w:ins w:id="16972" w:author="mbeckerle" w:date="2012-07-03T15:05:00Z">
        <w:r>
          <w:t>Unparsing Choices</w:t>
        </w:r>
      </w:ins>
      <w:commentRangeEnd w:id="16893"/>
      <w:ins w:id="16973" w:author="mbeckerle" w:date="2012-07-03T15:24:00Z">
        <w:r w:rsidR="00A15F75">
          <w:rPr>
            <w:rStyle w:val="CommentReference"/>
            <w:rFonts w:ascii="Arial" w:hAnsi="Arial" w:cs="Times New Roman"/>
            <w:b w:val="0"/>
            <w:bCs w:val="0"/>
          </w:rPr>
          <w:commentReference w:id="16893"/>
        </w:r>
      </w:ins>
      <w:bookmarkEnd w:id="16970"/>
      <w:bookmarkEnd w:id="16971"/>
    </w:p>
    <w:p w14:paraId="0AA32E8C" w14:textId="1D260DD5" w:rsidR="00503401" w:rsidRDefault="00503401" w:rsidP="00503401">
      <w:pPr>
        <w:pStyle w:val="BulletList"/>
        <w:tabs>
          <w:tab w:val="clear" w:pos="360"/>
        </w:tabs>
        <w:ind w:left="0" w:firstLine="0"/>
        <w:rPr>
          <w:ins w:id="16974" w:author="mbeckerle" w:date="2012-07-03T15:05:00Z"/>
        </w:rPr>
      </w:pPr>
      <w:ins w:id="16975" w:author="mbeckerle" w:date="2012-07-03T15:05:00Z">
        <w:r>
          <w:t>On unparsing there is the question of how one identifies the appropriate schema choice branch corresponding to the data in the infoset. This is complicated by the fact that the children may not be elements. They may themselves be sequences or choices.The selection of the choice branch is as follows: The element in the infoset is used to search the choice branches in the schema, in schema definition order, but without looking inside any complex elements. If the element occurs in a branch, then that branch is selected and if subsequently a processing error occurs, this selection is not revisited (that is, there is no backtracking</w:t>
        </w:r>
      </w:ins>
      <w:ins w:id="16976" w:author="Steve Hanson" w:date="2012-08-10T10:33:00Z">
        <w:r w:rsidR="000208A7">
          <w:t>)</w:t>
        </w:r>
      </w:ins>
      <w:ins w:id="16977" w:author="mbeckerle" w:date="2012-07-03T15:05:00Z">
        <w:r>
          <w:t xml:space="preserve">. </w:t>
        </w:r>
      </w:ins>
    </w:p>
    <w:p w14:paraId="313D6BD4" w14:textId="57ED6B43" w:rsidR="00503401" w:rsidRDefault="00503401" w:rsidP="00503401">
      <w:pPr>
        <w:rPr>
          <w:ins w:id="16978" w:author="mbeckerle" w:date="2012-07-03T15:05:00Z"/>
        </w:rPr>
      </w:pPr>
      <w:ins w:id="16979" w:author="mbeckerle" w:date="2012-07-03T15:05:00Z">
        <w:r>
          <w:t>To avoid any unintended behavior, all the children of a choice can be modeled as elements.</w:t>
        </w:r>
        <w:del w:id="16980" w:author="Steve Hanson" w:date="2012-08-10T10:33:00Z">
          <w:r w:rsidDel="000208A7">
            <w:delText>)</w:delText>
          </w:r>
        </w:del>
        <w:r>
          <w:rPr>
            <w:rStyle w:val="CommentReference"/>
          </w:rPr>
          <w:commentReference w:id="16981"/>
        </w:r>
      </w:ins>
    </w:p>
    <w:p w14:paraId="7246366F" w14:textId="77777777" w:rsidR="00503401" w:rsidRPr="00547D89" w:rsidRDefault="00503401" w:rsidP="000208A7">
      <w:pPr>
        <w:pStyle w:val="nobreak"/>
      </w:pPr>
    </w:p>
    <w:p w14:paraId="2480CD63" w14:textId="77777777" w:rsidR="00655FE3" w:rsidRPr="005223F4" w:rsidDel="00964415" w:rsidRDefault="00655FE3">
      <w:pPr>
        <w:pStyle w:val="Heading1"/>
        <w:rPr>
          <w:del w:id="16982" w:author="mbeckerle" w:date="2012-04-22T21:04:00Z"/>
        </w:rPr>
        <w:pPrChange w:id="16983" w:author="mbeckerle" w:date="2013-01-20T17:01:00Z">
          <w:pPr>
            <w:pStyle w:val="nobreak"/>
          </w:pPr>
        </w:pPrChange>
      </w:pPr>
      <w:bookmarkStart w:id="16984" w:name="_Toc329093106"/>
      <w:bookmarkStart w:id="16985" w:name="_Toc332701619"/>
      <w:bookmarkStart w:id="16986" w:name="_Toc332701923"/>
      <w:bookmarkStart w:id="16987" w:name="_Toc332711722"/>
      <w:bookmarkStart w:id="16988" w:name="_Toc332712024"/>
      <w:bookmarkStart w:id="16989" w:name="_Toc332712325"/>
      <w:bookmarkStart w:id="16990" w:name="_Toc332724241"/>
      <w:bookmarkStart w:id="16991" w:name="_Toc332724541"/>
      <w:bookmarkStart w:id="16992" w:name="_Toc341102837"/>
      <w:bookmarkStart w:id="16993" w:name="_Toc347241572"/>
      <w:bookmarkStart w:id="16994" w:name="_Toc347744765"/>
      <w:bookmarkStart w:id="16995" w:name="_Toc348984548"/>
      <w:bookmarkStart w:id="16996" w:name="_Toc348984853"/>
      <w:bookmarkStart w:id="16997" w:name="_Toc349038017"/>
      <w:bookmarkStart w:id="16998" w:name="_Toc349038319"/>
      <w:bookmarkStart w:id="16999" w:name="_Toc349042805"/>
      <w:bookmarkStart w:id="17000" w:name="_Toc349642218"/>
      <w:bookmarkStart w:id="17001" w:name="_Toc351912876"/>
      <w:bookmarkStart w:id="17002" w:name="_Toc351914897"/>
      <w:bookmarkStart w:id="17003" w:name="_Toc351915363"/>
      <w:bookmarkStart w:id="17004" w:name="_Toc361231420"/>
      <w:bookmarkStart w:id="17005" w:name="_Toc361231946"/>
      <w:bookmarkStart w:id="17006" w:name="_Toc362445244"/>
      <w:bookmarkStart w:id="17007" w:name="_Toc362451995"/>
      <w:bookmarkStart w:id="17008" w:name="_Toc362452544"/>
      <w:bookmarkStart w:id="17009" w:name="_Toc362452981"/>
      <w:bookmarkStart w:id="17010" w:name="_Toc362453442"/>
      <w:bookmarkEnd w:id="16984"/>
      <w:bookmarkEnd w:id="16985"/>
      <w:bookmarkEnd w:id="16986"/>
      <w:bookmarkEnd w:id="16987"/>
      <w:bookmarkEnd w:id="16988"/>
      <w:bookmarkEnd w:id="16989"/>
      <w:bookmarkEnd w:id="16990"/>
      <w:bookmarkEnd w:id="16991"/>
      <w:bookmarkEnd w:id="16992"/>
      <w:bookmarkEnd w:id="16993"/>
      <w:bookmarkEnd w:id="16994"/>
      <w:bookmarkEnd w:id="16995"/>
      <w:bookmarkEnd w:id="16996"/>
      <w:bookmarkEnd w:id="16997"/>
      <w:bookmarkEnd w:id="16998"/>
      <w:bookmarkEnd w:id="16999"/>
      <w:bookmarkEnd w:id="17000"/>
      <w:bookmarkEnd w:id="17001"/>
      <w:bookmarkEnd w:id="17002"/>
      <w:bookmarkEnd w:id="17003"/>
      <w:bookmarkEnd w:id="17004"/>
      <w:bookmarkEnd w:id="17005"/>
      <w:bookmarkEnd w:id="17006"/>
      <w:bookmarkEnd w:id="17007"/>
      <w:bookmarkEnd w:id="17008"/>
      <w:bookmarkEnd w:id="17009"/>
      <w:bookmarkEnd w:id="17010"/>
      <w:commentRangeStart w:id="17011"/>
    </w:p>
    <w:p w14:paraId="55B52BEC" w14:textId="3C1CF85A" w:rsidR="00A362FE" w:rsidRPr="005223F4" w:rsidDel="00964415" w:rsidRDefault="00A362FE">
      <w:pPr>
        <w:pStyle w:val="Heading1"/>
        <w:rPr>
          <w:del w:id="17012" w:author="mbeckerle" w:date="2012-04-22T21:04:00Z"/>
        </w:rPr>
      </w:pPr>
      <w:del w:id="17013" w:author="mbeckerle" w:date="2012-04-22T21:04:00Z">
        <w:r w:rsidRPr="005223F4" w:rsidDel="00964415">
          <w:delText xml:space="preserve"> </w:delText>
        </w:r>
        <w:bookmarkStart w:id="17014" w:name="_Toc322911707"/>
        <w:bookmarkStart w:id="17015" w:name="_Toc322912246"/>
        <w:bookmarkStart w:id="17016" w:name="_Toc329093107"/>
        <w:bookmarkStart w:id="17017" w:name="_Toc332701620"/>
        <w:bookmarkStart w:id="17018" w:name="_Toc332701924"/>
        <w:bookmarkStart w:id="17019" w:name="_Toc332711723"/>
        <w:bookmarkStart w:id="17020" w:name="_Toc332712025"/>
        <w:bookmarkStart w:id="17021" w:name="_Toc332712326"/>
        <w:bookmarkStart w:id="17022" w:name="_Toc332724242"/>
        <w:bookmarkStart w:id="17023" w:name="_Toc332724542"/>
        <w:bookmarkStart w:id="17024" w:name="_Toc341102838"/>
        <w:bookmarkStart w:id="17025" w:name="_Toc347241573"/>
        <w:bookmarkStart w:id="17026" w:name="_Toc347744766"/>
        <w:bookmarkStart w:id="17027" w:name="_Toc348984549"/>
        <w:bookmarkStart w:id="17028" w:name="_Toc348984854"/>
        <w:bookmarkStart w:id="17029" w:name="_Toc349038018"/>
        <w:bookmarkStart w:id="17030" w:name="_Toc349038320"/>
        <w:bookmarkStart w:id="17031" w:name="_Toc349042806"/>
        <w:bookmarkStart w:id="17032" w:name="_Toc349642219"/>
        <w:bookmarkStart w:id="17033" w:name="_Toc351912877"/>
        <w:bookmarkStart w:id="17034" w:name="_Toc351914898"/>
        <w:bookmarkStart w:id="17035" w:name="_Toc351915364"/>
        <w:bookmarkStart w:id="17036" w:name="_Toc361231421"/>
        <w:bookmarkStart w:id="17037" w:name="_Toc361231947"/>
        <w:bookmarkStart w:id="17038" w:name="_Toc362445245"/>
        <w:bookmarkStart w:id="17039" w:name="_Toc362451996"/>
        <w:bookmarkStart w:id="17040" w:name="_Toc362452545"/>
        <w:bookmarkStart w:id="17041" w:name="_Toc362452982"/>
        <w:bookmarkStart w:id="17042" w:name="_Toc362453443"/>
        <w:bookmarkEnd w:id="17014"/>
        <w:bookmarkEnd w:id="17015"/>
        <w:bookmarkEnd w:id="17016"/>
        <w:bookmarkEnd w:id="17017"/>
        <w:bookmarkEnd w:id="17018"/>
        <w:bookmarkEnd w:id="17019"/>
        <w:bookmarkEnd w:id="17020"/>
        <w:bookmarkEnd w:id="17021"/>
        <w:bookmarkEnd w:id="17022"/>
        <w:bookmarkEnd w:id="17023"/>
        <w:bookmarkEnd w:id="17024"/>
        <w:bookmarkEnd w:id="17025"/>
        <w:bookmarkEnd w:id="17026"/>
        <w:bookmarkEnd w:id="17027"/>
        <w:bookmarkEnd w:id="17028"/>
        <w:bookmarkEnd w:id="17029"/>
        <w:bookmarkEnd w:id="17030"/>
        <w:bookmarkEnd w:id="17031"/>
        <w:bookmarkEnd w:id="17032"/>
        <w:bookmarkEnd w:id="17033"/>
        <w:bookmarkEnd w:id="17034"/>
        <w:bookmarkEnd w:id="17035"/>
        <w:bookmarkEnd w:id="17036"/>
        <w:bookmarkEnd w:id="17037"/>
        <w:bookmarkEnd w:id="17038"/>
        <w:bookmarkEnd w:id="17039"/>
        <w:bookmarkEnd w:id="17040"/>
        <w:bookmarkEnd w:id="17041"/>
        <w:bookmarkEnd w:id="17042"/>
      </w:del>
    </w:p>
    <w:p w14:paraId="2262E32A" w14:textId="3E706EAF" w:rsidR="004E4165" w:rsidRPr="005223F4" w:rsidDel="00964415" w:rsidRDefault="004E4165">
      <w:pPr>
        <w:pStyle w:val="Heading1"/>
        <w:rPr>
          <w:del w:id="17043" w:author="mbeckerle" w:date="2012-04-22T21:04:00Z"/>
        </w:rPr>
      </w:pPr>
      <w:bookmarkStart w:id="17044" w:name="_Toc322911708"/>
      <w:bookmarkStart w:id="17045" w:name="_Toc322912247"/>
      <w:bookmarkStart w:id="17046" w:name="_Toc329093108"/>
      <w:bookmarkStart w:id="17047" w:name="_Toc332701621"/>
      <w:bookmarkStart w:id="17048" w:name="_Toc332701925"/>
      <w:bookmarkStart w:id="17049" w:name="_Toc332711724"/>
      <w:bookmarkStart w:id="17050" w:name="_Toc332712026"/>
      <w:bookmarkStart w:id="17051" w:name="_Toc332712327"/>
      <w:bookmarkStart w:id="17052" w:name="_Toc332724243"/>
      <w:bookmarkStart w:id="17053" w:name="_Toc332724543"/>
      <w:bookmarkStart w:id="17054" w:name="_Toc341102839"/>
      <w:bookmarkStart w:id="17055" w:name="_Toc347241574"/>
      <w:bookmarkStart w:id="17056" w:name="_Toc347744767"/>
      <w:bookmarkStart w:id="17057" w:name="_Toc348984550"/>
      <w:bookmarkStart w:id="17058" w:name="_Toc348984855"/>
      <w:bookmarkStart w:id="17059" w:name="_Toc349038019"/>
      <w:bookmarkStart w:id="17060" w:name="_Toc349038321"/>
      <w:bookmarkStart w:id="17061" w:name="_Toc349042807"/>
      <w:bookmarkStart w:id="17062" w:name="_Toc349642220"/>
      <w:bookmarkStart w:id="17063" w:name="_Toc351912878"/>
      <w:bookmarkStart w:id="17064" w:name="_Toc351914899"/>
      <w:bookmarkStart w:id="17065" w:name="_Toc351915365"/>
      <w:bookmarkStart w:id="17066" w:name="_Toc361231422"/>
      <w:bookmarkStart w:id="17067" w:name="_Toc361231948"/>
      <w:bookmarkStart w:id="17068" w:name="_Toc362445246"/>
      <w:bookmarkStart w:id="17069" w:name="_Toc362451997"/>
      <w:bookmarkStart w:id="17070" w:name="_Toc362452546"/>
      <w:bookmarkStart w:id="17071" w:name="_Toc362452983"/>
      <w:bookmarkStart w:id="17072" w:name="_Toc362453444"/>
      <w:bookmarkEnd w:id="17044"/>
      <w:bookmarkEnd w:id="17045"/>
      <w:bookmarkEnd w:id="17046"/>
      <w:bookmarkEnd w:id="17047"/>
      <w:bookmarkEnd w:id="17048"/>
      <w:bookmarkEnd w:id="17049"/>
      <w:bookmarkEnd w:id="17050"/>
      <w:bookmarkEnd w:id="17051"/>
      <w:bookmarkEnd w:id="17052"/>
      <w:bookmarkEnd w:id="17053"/>
      <w:bookmarkEnd w:id="17054"/>
      <w:bookmarkEnd w:id="17055"/>
      <w:bookmarkEnd w:id="17056"/>
      <w:bookmarkEnd w:id="17057"/>
      <w:bookmarkEnd w:id="17058"/>
      <w:bookmarkEnd w:id="17059"/>
      <w:bookmarkEnd w:id="17060"/>
      <w:bookmarkEnd w:id="17061"/>
      <w:bookmarkEnd w:id="17062"/>
      <w:bookmarkEnd w:id="17063"/>
      <w:bookmarkEnd w:id="17064"/>
      <w:bookmarkEnd w:id="17065"/>
      <w:bookmarkEnd w:id="17066"/>
      <w:bookmarkEnd w:id="17067"/>
      <w:bookmarkEnd w:id="17068"/>
      <w:bookmarkEnd w:id="17069"/>
      <w:bookmarkEnd w:id="17070"/>
      <w:bookmarkEnd w:id="17071"/>
      <w:bookmarkEnd w:id="17072"/>
    </w:p>
    <w:p w14:paraId="46B18159" w14:textId="5997E881" w:rsidR="00E41F63" w:rsidRPr="005223F4" w:rsidRDefault="00866529" w:rsidP="009E142C">
      <w:pPr>
        <w:pStyle w:val="Heading1"/>
      </w:pPr>
      <w:bookmarkStart w:id="17073" w:name="_Toc130873646"/>
      <w:bookmarkStart w:id="17074" w:name="_Toc140549618"/>
      <w:bookmarkStart w:id="17075" w:name="_Toc177399121"/>
      <w:bookmarkStart w:id="17076" w:name="_Toc175057408"/>
      <w:bookmarkStart w:id="17077" w:name="_Toc199516353"/>
      <w:bookmarkStart w:id="17078" w:name="_Toc194984015"/>
      <w:bookmarkStart w:id="17079" w:name="_Toc243112857"/>
      <w:bookmarkStart w:id="17080" w:name="_Ref255476292"/>
      <w:bookmarkStart w:id="17081" w:name="_Toc112836593"/>
      <w:bookmarkStart w:id="17082" w:name="_Toc112826311"/>
      <w:bookmarkStart w:id="17083" w:name="_Toc113075295"/>
      <w:del w:id="17084" w:author="mbeckerle" w:date="2013-01-28T12:08:00Z">
        <w:r w:rsidRPr="005223F4" w:rsidDel="00585682">
          <w:delText>A</w:delText>
        </w:r>
      </w:del>
      <w:bookmarkStart w:id="17085" w:name="_Toc349042808"/>
      <w:bookmarkStart w:id="17086" w:name="_Ref351913722"/>
      <w:bookmarkStart w:id="17087" w:name="_Ref351913750"/>
      <w:bookmarkStart w:id="17088" w:name="_Toc362453445"/>
      <w:ins w:id="17089" w:author="mbeckerle" w:date="2013-01-28T12:08:00Z">
        <w:r w:rsidR="00585682">
          <w:t>Properties for A</w:t>
        </w:r>
      </w:ins>
      <w:r w:rsidRPr="005223F4">
        <w:t>rray</w:t>
      </w:r>
      <w:ins w:id="17090" w:author="mbeckerle" w:date="2013-01-28T12:07:00Z">
        <w:r w:rsidR="00585682">
          <w:t xml:space="preserve"> Elements</w:t>
        </w:r>
      </w:ins>
      <w:del w:id="17091" w:author="mbeckerle" w:date="2013-01-28T12:07:00Z">
        <w:r w:rsidRPr="005223F4" w:rsidDel="00585682">
          <w:delText>s</w:delText>
        </w:r>
      </w:del>
      <w:r w:rsidR="006E4535" w:rsidRPr="005223F4">
        <w:t xml:space="preserve"> and Optional Elements</w:t>
      </w:r>
      <w:bookmarkEnd w:id="17085"/>
      <w:del w:id="17092" w:author="mbeckerle" w:date="2013-01-28T12:08:00Z">
        <w:r w:rsidRPr="005223F4" w:rsidDel="00585682">
          <w:delText xml:space="preserve">: </w:delText>
        </w:r>
        <w:r w:rsidR="00297E01" w:rsidRPr="005223F4" w:rsidDel="00585682">
          <w:delText xml:space="preserve">Properties for </w:delText>
        </w:r>
      </w:del>
      <w:del w:id="17093" w:author="mbeckerle" w:date="2013-01-28T12:07:00Z">
        <w:r w:rsidR="00297E01" w:rsidRPr="005223F4" w:rsidDel="00585682">
          <w:delText>Repeating and Variable-</w:delText>
        </w:r>
        <w:r w:rsidR="006E4535" w:rsidRPr="005223F4" w:rsidDel="00585682">
          <w:delText>Occurrence</w:delText>
        </w:r>
      </w:del>
      <w:del w:id="17094" w:author="mbeckerle" w:date="2013-01-28T12:08:00Z">
        <w:r w:rsidR="006E4535" w:rsidRPr="005223F4" w:rsidDel="00585682">
          <w:delText xml:space="preserve"> </w:delText>
        </w:r>
        <w:r w:rsidR="003E01DB" w:rsidRPr="005223F4" w:rsidDel="00585682">
          <w:delText>D</w:delText>
        </w:r>
        <w:r w:rsidR="00E41F63" w:rsidRPr="005223F4" w:rsidDel="00585682">
          <w:delText>ata</w:delText>
        </w:r>
        <w:bookmarkEnd w:id="17073"/>
        <w:bookmarkEnd w:id="17074"/>
        <w:bookmarkEnd w:id="17075"/>
        <w:bookmarkEnd w:id="17076"/>
        <w:r w:rsidR="00DC569E" w:rsidRPr="005223F4" w:rsidDel="00585682">
          <w:delText xml:space="preserve"> </w:delText>
        </w:r>
        <w:r w:rsidR="006E4535" w:rsidRPr="005223F4" w:rsidDel="00585682">
          <w:delText>Items</w:delText>
        </w:r>
      </w:del>
      <w:bookmarkEnd w:id="17077"/>
      <w:bookmarkEnd w:id="17078"/>
      <w:bookmarkEnd w:id="17079"/>
      <w:bookmarkEnd w:id="17080"/>
      <w:commentRangeEnd w:id="17011"/>
      <w:r w:rsidR="0081235E">
        <w:rPr>
          <w:rStyle w:val="CommentReference"/>
          <w:rFonts w:cs="Times New Roman"/>
          <w:b w:val="0"/>
          <w:bCs w:val="0"/>
          <w:kern w:val="0"/>
        </w:rPr>
        <w:commentReference w:id="17011"/>
      </w:r>
      <w:bookmarkEnd w:id="17086"/>
      <w:bookmarkEnd w:id="17087"/>
      <w:bookmarkEnd w:id="17088"/>
    </w:p>
    <w:p w14:paraId="22BC0AED" w14:textId="77B979FF" w:rsidR="0062244E" w:rsidRDefault="00E41F63" w:rsidP="009F46A9">
      <w:pPr>
        <w:rPr>
          <w:ins w:id="17095" w:author="Steve Hanson" w:date="2013-03-14T15:41:00Z"/>
        </w:rPr>
      </w:pPr>
      <w:r w:rsidRPr="005223F4">
        <w:t xml:space="preserve">These properties are </w:t>
      </w:r>
      <w:r w:rsidR="00DC569E" w:rsidRPr="005223F4">
        <w:t xml:space="preserve">for </w:t>
      </w:r>
      <w:r w:rsidR="0062244E" w:rsidRPr="005223F4">
        <w:t>array</w:t>
      </w:r>
      <w:ins w:id="17096" w:author="mbeckerle" w:date="2013-01-28T12:08:00Z">
        <w:r w:rsidR="00585682">
          <w:t xml:space="preserve"> elements</w:t>
        </w:r>
      </w:ins>
      <w:del w:id="17097" w:author="mbeckerle" w:date="2013-01-28T12:08:00Z">
        <w:r w:rsidR="0062244E" w:rsidRPr="005223F4" w:rsidDel="00585682">
          <w:delText>s</w:delText>
        </w:r>
      </w:del>
      <w:r w:rsidR="00FE1555">
        <w:t xml:space="preserve"> (</w:t>
      </w:r>
      <w:ins w:id="17098" w:author="Steve Hanson" w:date="2013-03-14T15:33:00Z">
        <w:r w:rsidR="0081235E">
          <w:t>XSD</w:t>
        </w:r>
      </w:ins>
      <w:ins w:id="17099" w:author="Steve Hanson" w:date="2013-03-28T18:14:00Z">
        <w:r w:rsidR="00767A8A">
          <w:t>L</w:t>
        </w:r>
      </w:ins>
      <w:del w:id="17100" w:author="Steve Hanson" w:date="2013-03-14T15:33:00Z">
        <w:r w:rsidR="00FE1555" w:rsidDel="0081235E">
          <w:delText>xs:</w:delText>
        </w:r>
      </w:del>
      <w:ins w:id="17101" w:author="Steve Hanson" w:date="2013-03-14T15:33:00Z">
        <w:r w:rsidR="0081235E">
          <w:t xml:space="preserve"> </w:t>
        </w:r>
      </w:ins>
      <w:r w:rsidR="00FE1555">
        <w:t>maxOccurs &gt;1 or unbounded)</w:t>
      </w:r>
      <w:r w:rsidR="0062244E" w:rsidRPr="005223F4">
        <w:t xml:space="preserve"> or optional elements</w:t>
      </w:r>
      <w:r w:rsidR="00FE1555">
        <w:t xml:space="preserve"> (</w:t>
      </w:r>
      <w:ins w:id="17102" w:author="Steve Hanson" w:date="2013-03-14T15:34:00Z">
        <w:r w:rsidR="0081235E">
          <w:t>XSD</w:t>
        </w:r>
      </w:ins>
      <w:ins w:id="17103" w:author="Steve Hanson" w:date="2013-03-28T18:14:00Z">
        <w:r w:rsidR="00767A8A">
          <w:t>L</w:t>
        </w:r>
      </w:ins>
      <w:del w:id="17104" w:author="Steve Hanson" w:date="2013-03-14T15:34:00Z">
        <w:r w:rsidR="00FE1555" w:rsidDel="0081235E">
          <w:delText>xs:</w:delText>
        </w:r>
      </w:del>
      <w:ins w:id="17105" w:author="Steve Hanson" w:date="2013-03-14T15:34:00Z">
        <w:r w:rsidR="0081235E">
          <w:t xml:space="preserve"> </w:t>
        </w:r>
      </w:ins>
      <w:r w:rsidR="00FE1555">
        <w:t xml:space="preserve">minOccurs </w:t>
      </w:r>
      <w:r w:rsidR="0028303F">
        <w:t>= 0</w:t>
      </w:r>
      <w:r w:rsidR="00FE1555">
        <w:t xml:space="preserve"> and </w:t>
      </w:r>
      <w:del w:id="17106" w:author="Steve Hanson" w:date="2013-03-14T15:34:00Z">
        <w:r w:rsidR="00FE1555" w:rsidDel="0081235E">
          <w:delText>xs</w:delText>
        </w:r>
        <w:r w:rsidR="0028303F" w:rsidDel="0081235E">
          <w:delText>:</w:delText>
        </w:r>
      </w:del>
      <w:r w:rsidR="0028303F">
        <w:t>maxOccurs = 1)</w:t>
      </w:r>
      <w:r w:rsidR="0085379F" w:rsidRPr="005223F4">
        <w:t xml:space="preserve"> and </w:t>
      </w:r>
      <w:r w:rsidR="006718AC" w:rsidRPr="005223F4">
        <w:t xml:space="preserve">apply to </w:t>
      </w:r>
      <w:r w:rsidR="00C325F8" w:rsidRPr="005223F4">
        <w:t>local element</w:t>
      </w:r>
      <w:ins w:id="17107" w:author="mbeckerle" w:date="2013-01-28T12:08:00Z">
        <w:r w:rsidR="00585682">
          <w:t xml:space="preserve"> declarations</w:t>
        </w:r>
      </w:ins>
      <w:del w:id="17108" w:author="mbeckerle" w:date="2013-01-28T12:08:00Z">
        <w:r w:rsidR="00C325F8" w:rsidRPr="005223F4" w:rsidDel="00585682">
          <w:delText>s</w:delText>
        </w:r>
      </w:del>
      <w:r w:rsidR="00C325F8" w:rsidRPr="005223F4">
        <w:t xml:space="preserve"> </w:t>
      </w:r>
      <w:r w:rsidR="006718AC" w:rsidRPr="005223F4">
        <w:t>and</w:t>
      </w:r>
      <w:r w:rsidR="00C325F8" w:rsidRPr="005223F4">
        <w:t xml:space="preserve"> element references.</w:t>
      </w:r>
      <w:ins w:id="17109" w:author="Steve Hanson" w:date="2013-03-14T15:22:00Z">
        <w:r w:rsidR="00BF0A81">
          <w:t xml:space="preserve"> </w:t>
        </w:r>
        <w:r w:rsidR="00BF0A81" w:rsidRPr="005223F4">
          <w:t xml:space="preserve">The properties handle a logical one-dimensional array of any </w:t>
        </w:r>
        <w:r w:rsidR="00BF0A81">
          <w:t xml:space="preserve">simple or complex </w:t>
        </w:r>
        <w:r w:rsidR="00BF0A81" w:rsidRPr="005223F4">
          <w:t xml:space="preserve">type. </w:t>
        </w:r>
      </w:ins>
    </w:p>
    <w:p w14:paraId="1A1D4F2D" w14:textId="7B1C56EC" w:rsidR="00520AF9" w:rsidRPr="005223F4" w:rsidDel="00520AF9" w:rsidRDefault="00520AF9" w:rsidP="009F46A9">
      <w:pPr>
        <w:rPr>
          <w:del w:id="17110" w:author="Steve Hanson" w:date="2013-03-14T15:42:00Z"/>
        </w:rPr>
      </w:pPr>
    </w:p>
    <w:p w14:paraId="22FBE68A" w14:textId="093FA60E" w:rsidR="00E41F63" w:rsidRPr="005223F4" w:rsidDel="00520AF9" w:rsidRDefault="00E41F63" w:rsidP="00866529">
      <w:pPr>
        <w:pStyle w:val="nobreak"/>
        <w:rPr>
          <w:del w:id="17111" w:author="Steve Hanson" w:date="2013-03-14T15:42:00Z"/>
        </w:rPr>
      </w:pPr>
    </w:p>
    <w:tbl>
      <w:tblPr>
        <w:tblW w:w="8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2808"/>
        <w:gridCol w:w="6048"/>
      </w:tblGrid>
      <w:tr w:rsidR="00E41F63" w:rsidRPr="005223F4" w14:paraId="39CE868D" w14:textId="77777777" w:rsidTr="00240AC5">
        <w:trPr>
          <w:trHeight w:val="402"/>
        </w:trPr>
        <w:tc>
          <w:tcPr>
            <w:tcW w:w="2808" w:type="dxa"/>
            <w:shd w:val="clear" w:color="auto" w:fill="F3F3F3"/>
          </w:tcPr>
          <w:p w14:paraId="34C7F7B4" w14:textId="77777777" w:rsidR="00E41F63" w:rsidRPr="000208A7" w:rsidRDefault="00E41F63" w:rsidP="00240AC5">
            <w:pPr>
              <w:tabs>
                <w:tab w:val="num" w:pos="360"/>
                <w:tab w:val="num" w:pos="540"/>
              </w:tabs>
              <w:spacing w:before="40" w:after="40"/>
              <w:ind w:left="540" w:hanging="180"/>
              <w:rPr>
                <w:rFonts w:eastAsia="Arial Unicode MS"/>
                <w:b/>
              </w:rPr>
            </w:pPr>
            <w:r w:rsidRPr="000208A7">
              <w:rPr>
                <w:rFonts w:eastAsia="Arial Unicode MS"/>
                <w:b/>
              </w:rPr>
              <w:t>Property Name</w:t>
            </w:r>
          </w:p>
        </w:tc>
        <w:tc>
          <w:tcPr>
            <w:tcW w:w="6048" w:type="dxa"/>
            <w:shd w:val="clear" w:color="auto" w:fill="F3F3F3"/>
          </w:tcPr>
          <w:p w14:paraId="76767760" w14:textId="77777777" w:rsidR="00E41F63" w:rsidRPr="000208A7" w:rsidRDefault="00E41F63" w:rsidP="00240AC5">
            <w:pPr>
              <w:tabs>
                <w:tab w:val="num" w:pos="360"/>
                <w:tab w:val="num" w:pos="540"/>
              </w:tabs>
              <w:spacing w:before="40" w:after="40"/>
              <w:ind w:left="540" w:hanging="180"/>
              <w:rPr>
                <w:rFonts w:eastAsia="Arial Unicode MS"/>
                <w:b/>
              </w:rPr>
            </w:pPr>
            <w:r w:rsidRPr="000208A7">
              <w:rPr>
                <w:rFonts w:eastAsia="Arial Unicode MS"/>
                <w:b/>
              </w:rPr>
              <w:t>Description</w:t>
            </w:r>
          </w:p>
        </w:tc>
      </w:tr>
      <w:tr w:rsidR="00E41F63" w:rsidRPr="005223F4" w14:paraId="509A89F5" w14:textId="77777777" w:rsidTr="00240AC5">
        <w:trPr>
          <w:trHeight w:val="153"/>
        </w:trPr>
        <w:tc>
          <w:tcPr>
            <w:tcW w:w="2808" w:type="dxa"/>
            <w:shd w:val="clear" w:color="auto" w:fill="auto"/>
          </w:tcPr>
          <w:p w14:paraId="430C9F9F" w14:textId="77777777" w:rsidR="00E41F63" w:rsidRPr="00240AC5" w:rsidRDefault="00A53F7F" w:rsidP="00240AC5">
            <w:pPr>
              <w:tabs>
                <w:tab w:val="num" w:pos="360"/>
                <w:tab w:val="num" w:pos="540"/>
              </w:tabs>
              <w:spacing w:before="40" w:after="40"/>
              <w:rPr>
                <w:rFonts w:eastAsia="Arial Unicode MS"/>
              </w:rPr>
            </w:pPr>
            <w:r w:rsidRPr="00240AC5">
              <w:rPr>
                <w:rFonts w:eastAsia="Arial Unicode MS"/>
              </w:rPr>
              <w:t>occursCountKind</w:t>
            </w:r>
          </w:p>
        </w:tc>
        <w:tc>
          <w:tcPr>
            <w:tcW w:w="6048" w:type="dxa"/>
            <w:shd w:val="clear" w:color="auto" w:fill="auto"/>
          </w:tcPr>
          <w:p w14:paraId="56546CC7" w14:textId="77777777" w:rsidR="00E41F63" w:rsidRPr="00240AC5" w:rsidRDefault="00E41F63" w:rsidP="00240AC5">
            <w:pPr>
              <w:tabs>
                <w:tab w:val="num" w:pos="360"/>
                <w:tab w:val="num" w:pos="540"/>
              </w:tabs>
              <w:spacing w:before="40" w:after="40"/>
              <w:rPr>
                <w:rFonts w:eastAsia="Arial Unicode MS"/>
              </w:rPr>
            </w:pPr>
            <w:r w:rsidRPr="00240AC5">
              <w:rPr>
                <w:rFonts w:eastAsia="Arial Unicode MS"/>
              </w:rPr>
              <w:t>Enum</w:t>
            </w:r>
          </w:p>
          <w:p w14:paraId="7FDDFC36" w14:textId="77777777" w:rsidR="00E518F2" w:rsidRPr="00240AC5" w:rsidRDefault="00E518F2" w:rsidP="00240AC5">
            <w:pPr>
              <w:tabs>
                <w:tab w:val="num" w:pos="360"/>
                <w:tab w:val="num" w:pos="540"/>
              </w:tabs>
              <w:spacing w:before="40" w:after="40"/>
              <w:rPr>
                <w:rFonts w:eastAsia="Arial Unicode MS"/>
              </w:rPr>
            </w:pPr>
            <w:r w:rsidRPr="00240AC5">
              <w:rPr>
                <w:rFonts w:eastAsia="Arial Unicode MS"/>
              </w:rPr>
              <w:t xml:space="preserve">Specifies how the actual number of occurrences is to be established. </w:t>
            </w:r>
            <w:ins w:id="17112" w:author="Steve Hanson" w:date="2012-03-01T11:32:00Z">
              <w:r w:rsidR="00807769" w:rsidRPr="00240AC5">
                <w:rPr>
                  <w:rFonts w:eastAsia="Arial Unicode MS"/>
                </w:rPr>
                <w:t xml:space="preserve"> </w:t>
              </w:r>
            </w:ins>
          </w:p>
          <w:p w14:paraId="02218F5E" w14:textId="10B7BAAC" w:rsidR="007F684D" w:rsidRPr="00240AC5" w:rsidRDefault="00E41F63" w:rsidP="00240AC5">
            <w:pPr>
              <w:tabs>
                <w:tab w:val="num" w:pos="360"/>
                <w:tab w:val="num" w:pos="540"/>
              </w:tabs>
              <w:spacing w:before="40" w:after="40"/>
              <w:rPr>
                <w:rFonts w:eastAsia="Arial Unicode MS"/>
              </w:rPr>
            </w:pPr>
            <w:commentRangeStart w:id="17113"/>
            <w:r w:rsidRPr="00240AC5">
              <w:rPr>
                <w:rFonts w:eastAsia="Arial Unicode MS"/>
              </w:rPr>
              <w:t xml:space="preserve">Valid values </w:t>
            </w:r>
            <w:commentRangeEnd w:id="17113"/>
            <w:r w:rsidR="00807769" w:rsidRPr="00240AC5">
              <w:rPr>
                <w:rStyle w:val="CommentReference"/>
                <w:rFonts w:eastAsia="Arial Unicode MS"/>
                <w:bCs/>
              </w:rPr>
              <w:commentReference w:id="17113"/>
            </w:r>
            <w:r w:rsidR="009F46A9" w:rsidRPr="00240AC5">
              <w:rPr>
                <w:rFonts w:eastAsia="Arial Unicode MS"/>
              </w:rPr>
              <w:t>'fixed'</w:t>
            </w:r>
            <w:r w:rsidR="007F5AC0" w:rsidRPr="00240AC5">
              <w:rPr>
                <w:rFonts w:eastAsia="Arial Unicode MS"/>
              </w:rPr>
              <w:t>,</w:t>
            </w:r>
            <w:r w:rsidR="007F684D" w:rsidRPr="00240AC5">
              <w:rPr>
                <w:rFonts w:eastAsia="Arial Unicode MS"/>
              </w:rPr>
              <w:t xml:space="preserve"> ‘</w:t>
            </w:r>
            <w:r w:rsidR="009F46A9" w:rsidRPr="00240AC5">
              <w:rPr>
                <w:rFonts w:eastAsia="Arial Unicode MS"/>
              </w:rPr>
              <w:t>expression’</w:t>
            </w:r>
            <w:r w:rsidR="007F5AC0" w:rsidRPr="00240AC5">
              <w:rPr>
                <w:rFonts w:eastAsia="Arial Unicode MS"/>
              </w:rPr>
              <w:t>, '</w:t>
            </w:r>
            <w:r w:rsidR="009F46A9" w:rsidRPr="00240AC5">
              <w:rPr>
                <w:rFonts w:eastAsia="Arial Unicode MS"/>
              </w:rPr>
              <w:t>parsed</w:t>
            </w:r>
            <w:r w:rsidR="007F684D" w:rsidRPr="00240AC5">
              <w:rPr>
                <w:rFonts w:eastAsia="Arial Unicode MS"/>
              </w:rPr>
              <w:t>’</w:t>
            </w:r>
            <w:ins w:id="17114" w:author="mbeckerle" w:date="2012-03-25T12:05:00Z">
              <w:r w:rsidR="00DA7EA9" w:rsidRPr="00240AC5">
                <w:rPr>
                  <w:rFonts w:eastAsia="Arial Unicode MS"/>
                </w:rPr>
                <w:t xml:space="preserve">, ‘implicit’  </w:t>
              </w:r>
            </w:ins>
            <w:del w:id="17115" w:author="mbeckerle" w:date="2012-03-25T12:05:00Z">
              <w:r w:rsidR="007F684D" w:rsidRPr="00240AC5" w:rsidDel="00DA7EA9">
                <w:rPr>
                  <w:rFonts w:eastAsia="Arial Unicode MS"/>
                </w:rPr>
                <w:delText xml:space="preserve"> </w:delText>
              </w:r>
            </w:del>
            <w:r w:rsidR="009F46A9" w:rsidRPr="00240AC5">
              <w:rPr>
                <w:rFonts w:eastAsia="Arial Unicode MS"/>
              </w:rPr>
              <w:t>,‘stopValue’</w:t>
            </w:r>
            <w:ins w:id="17116" w:author="mbeckerle" w:date="2012-03-25T12:05:00Z">
              <w:del w:id="17117" w:author="Steve Hanson" w:date="2013-03-14T15:20:00Z">
                <w:r w:rsidR="00DA7EA9" w:rsidRPr="00240AC5" w:rsidDel="00BF0A81">
                  <w:rPr>
                    <w:rFonts w:eastAsia="Arial Unicode MS"/>
                  </w:rPr>
                  <w:delText>,</w:delText>
                </w:r>
              </w:del>
            </w:ins>
            <w:ins w:id="17118" w:author="Steve Hanson" w:date="2013-03-14T15:21:00Z">
              <w:r w:rsidR="00BF0A81">
                <w:rPr>
                  <w:rFonts w:eastAsia="Arial Unicode MS"/>
                </w:rPr>
                <w:t>.</w:t>
              </w:r>
            </w:ins>
            <w:ins w:id="17119" w:author="mbeckerle" w:date="2012-03-25T12:05:00Z">
              <w:r w:rsidR="00DA7EA9" w:rsidRPr="00240AC5">
                <w:rPr>
                  <w:rFonts w:eastAsia="Arial Unicode MS"/>
                </w:rPr>
                <w:t xml:space="preserve"> </w:t>
              </w:r>
            </w:ins>
            <w:del w:id="17120" w:author="mbeckerle" w:date="2012-03-25T12:05:00Z">
              <w:r w:rsidR="009F46A9" w:rsidRPr="00240AC5" w:rsidDel="00DA7EA9">
                <w:rPr>
                  <w:rFonts w:eastAsia="Arial Unicode MS"/>
                </w:rPr>
                <w:delText xml:space="preserve"> </w:delText>
              </w:r>
              <w:r w:rsidR="007F684D" w:rsidRPr="00240AC5" w:rsidDel="00DA7EA9">
                <w:rPr>
                  <w:rFonts w:eastAsia="Arial Unicode MS"/>
                </w:rPr>
                <w:delText xml:space="preserve"> </w:delText>
              </w:r>
            </w:del>
          </w:p>
          <w:p w14:paraId="5C85C46A" w14:textId="43A8E5C1" w:rsidR="00597C5E" w:rsidRPr="00240AC5" w:rsidRDefault="009F46A9" w:rsidP="00240AC5">
            <w:pPr>
              <w:tabs>
                <w:tab w:val="num" w:pos="360"/>
                <w:tab w:val="num" w:pos="540"/>
              </w:tabs>
              <w:spacing w:before="40" w:after="40"/>
              <w:rPr>
                <w:rFonts w:eastAsia="Arial Unicode MS" w:cs="Arial"/>
              </w:rPr>
            </w:pPr>
            <w:del w:id="17121" w:author="Steve Hanson" w:date="2013-03-14T15:50:00Z">
              <w:r w:rsidRPr="00240AC5" w:rsidDel="00E80076">
                <w:rPr>
                  <w:rFonts w:eastAsia="Arial Unicode MS" w:cs="Arial"/>
                </w:rPr>
                <w:delText xml:space="preserve"> </w:delText>
              </w:r>
            </w:del>
            <w:r w:rsidR="007F684D" w:rsidRPr="00240AC5">
              <w:rPr>
                <w:rFonts w:eastAsia="Arial Unicode MS" w:cs="Arial"/>
              </w:rPr>
              <w:t>‘</w:t>
            </w:r>
            <w:r w:rsidRPr="00240AC5">
              <w:rPr>
                <w:rFonts w:eastAsia="Arial Unicode MS" w:cs="Arial"/>
              </w:rPr>
              <w:t xml:space="preserve">fixed’ </w:t>
            </w:r>
            <w:r w:rsidR="007F684D" w:rsidRPr="00240AC5">
              <w:rPr>
                <w:rFonts w:eastAsia="Arial Unicode MS" w:cs="Arial"/>
              </w:rPr>
              <w:t xml:space="preserve">means </w:t>
            </w:r>
            <w:ins w:id="17122" w:author="Steve Hanson" w:date="2013-03-14T15:18:00Z">
              <w:r w:rsidR="00BF0A81">
                <w:rPr>
                  <w:rFonts w:eastAsia="Arial Unicode MS" w:cs="Arial"/>
                </w:rPr>
                <w:t xml:space="preserve">use the </w:t>
              </w:r>
            </w:ins>
            <w:ins w:id="17123" w:author="Steve Hanson" w:date="2013-03-14T15:34:00Z">
              <w:r w:rsidR="0081235E">
                <w:rPr>
                  <w:rFonts w:eastAsia="Arial Unicode MS" w:cs="Arial"/>
                </w:rPr>
                <w:t>XSD</w:t>
              </w:r>
            </w:ins>
            <w:ins w:id="17124" w:author="Steve Hanson" w:date="2013-03-28T18:14:00Z">
              <w:r w:rsidR="00894B19">
                <w:rPr>
                  <w:rFonts w:eastAsia="Arial Unicode MS" w:cs="Arial"/>
                </w:rPr>
                <w:t>L</w:t>
              </w:r>
            </w:ins>
            <w:del w:id="17125" w:author="Steve Hanson" w:date="2013-03-14T15:14:00Z">
              <w:r w:rsidR="007F684D" w:rsidRPr="00240AC5" w:rsidDel="00481897">
                <w:rPr>
                  <w:rFonts w:eastAsia="Arial Unicode MS" w:cs="Arial"/>
                </w:rPr>
                <w:delText>use the value of the</w:delText>
              </w:r>
              <w:r w:rsidR="00A02129" w:rsidRPr="00240AC5" w:rsidDel="00481897">
                <w:rPr>
                  <w:rFonts w:eastAsia="Arial Unicode MS" w:cs="Arial"/>
                </w:rPr>
                <w:delText xml:space="preserve"> </w:delText>
              </w:r>
            </w:del>
            <w:del w:id="17126" w:author="Steve Hanson" w:date="2013-03-14T15:34:00Z">
              <w:r w:rsidR="001359BA" w:rsidRPr="00240AC5" w:rsidDel="0081235E">
                <w:rPr>
                  <w:rFonts w:eastAsia="Arial Unicode MS" w:cs="Arial"/>
                </w:rPr>
                <w:delText>xs:</w:delText>
              </w:r>
            </w:del>
            <w:ins w:id="17127" w:author="Steve Hanson" w:date="2013-03-14T15:34:00Z">
              <w:r w:rsidR="0081235E">
                <w:rPr>
                  <w:rFonts w:eastAsia="Arial Unicode MS" w:cs="Arial"/>
                </w:rPr>
                <w:t xml:space="preserve"> </w:t>
              </w:r>
            </w:ins>
            <w:r w:rsidR="001359BA" w:rsidRPr="00240AC5">
              <w:rPr>
                <w:rFonts w:eastAsia="Arial Unicode MS" w:cs="Arial"/>
              </w:rPr>
              <w:t>maxOccurs</w:t>
            </w:r>
            <w:ins w:id="17128" w:author="Steve Hanson" w:date="2013-03-14T15:34:00Z">
              <w:r w:rsidR="0081235E">
                <w:rPr>
                  <w:rFonts w:eastAsia="Arial Unicode MS" w:cs="Arial"/>
                </w:rPr>
                <w:t xml:space="preserve"> property</w:t>
              </w:r>
            </w:ins>
            <w:ins w:id="17129" w:author="Steve Hanson" w:date="2013-03-14T15:18:00Z">
              <w:r w:rsidR="00BF0A81">
                <w:rPr>
                  <w:rFonts w:eastAsia="Arial Unicode MS" w:cs="Arial"/>
                </w:rPr>
                <w:t xml:space="preserve">. </w:t>
              </w:r>
            </w:ins>
            <w:del w:id="17130" w:author="Steve Hanson" w:date="2013-03-14T15:26:00Z">
              <w:r w:rsidR="007F684D" w:rsidRPr="00240AC5" w:rsidDel="0081235E">
                <w:rPr>
                  <w:rFonts w:eastAsia="Arial Unicode MS" w:cs="Arial"/>
                </w:rPr>
                <w:delText xml:space="preserve"> </w:delText>
              </w:r>
            </w:del>
            <w:del w:id="17131" w:author="Steve Hanson" w:date="2013-03-14T15:14:00Z">
              <w:r w:rsidR="007F684D" w:rsidRPr="00240AC5" w:rsidDel="00481897">
                <w:rPr>
                  <w:rFonts w:eastAsia="Arial Unicode MS" w:cs="Arial"/>
                </w:rPr>
                <w:delText>on the declaration</w:delText>
              </w:r>
            </w:del>
            <w:del w:id="17132" w:author="Steve Hanson" w:date="2013-03-14T15:26:00Z">
              <w:r w:rsidR="007F684D" w:rsidRPr="00240AC5" w:rsidDel="0081235E">
                <w:rPr>
                  <w:rFonts w:eastAsia="Arial Unicode MS" w:cs="Arial"/>
                </w:rPr>
                <w:delText>.</w:delText>
              </w:r>
              <w:r w:rsidR="008F0DF1" w:rsidRPr="00240AC5" w:rsidDel="0081235E">
                <w:rPr>
                  <w:rFonts w:eastAsia="Arial Unicode MS" w:cs="Arial"/>
                </w:rPr>
                <w:delText xml:space="preserve"> It is a schema definition error if the value for </w:delText>
              </w:r>
              <w:r w:rsidR="0015012F" w:rsidRPr="00240AC5" w:rsidDel="0081235E">
                <w:rPr>
                  <w:rFonts w:eastAsia="Arial Unicode MS" w:cs="Arial"/>
                </w:rPr>
                <w:delText>xs:minOccurs</w:delText>
              </w:r>
              <w:r w:rsidR="008F0DF1" w:rsidRPr="00240AC5" w:rsidDel="0081235E">
                <w:rPr>
                  <w:rFonts w:eastAsia="Arial Unicode MS" w:cs="Arial"/>
                </w:rPr>
                <w:delText xml:space="preserve"> is not equal to </w:delText>
              </w:r>
              <w:r w:rsidR="001359BA" w:rsidRPr="00240AC5" w:rsidDel="0081235E">
                <w:rPr>
                  <w:rFonts w:eastAsia="Arial Unicode MS" w:cs="Arial"/>
                </w:rPr>
                <w:delText>xs:maxOccurs</w:delText>
              </w:r>
              <w:r w:rsidR="008F0DF1" w:rsidRPr="00240AC5" w:rsidDel="0081235E">
                <w:rPr>
                  <w:rFonts w:eastAsia="Arial Unicode MS" w:cs="Arial"/>
                </w:rPr>
                <w:delText>.</w:delText>
              </w:r>
            </w:del>
          </w:p>
          <w:p w14:paraId="12CD0A5A" w14:textId="38DAB261" w:rsidR="00E71FBA" w:rsidRPr="00240AC5" w:rsidRDefault="009F46A9" w:rsidP="00240AC5">
            <w:pPr>
              <w:tabs>
                <w:tab w:val="num" w:pos="360"/>
                <w:tab w:val="num" w:pos="540"/>
              </w:tabs>
              <w:spacing w:before="40" w:after="40"/>
              <w:rPr>
                <w:rFonts w:eastAsia="Arial Unicode MS" w:cs="Arial"/>
              </w:rPr>
            </w:pPr>
            <w:r w:rsidRPr="00240AC5">
              <w:rPr>
                <w:rFonts w:eastAsia="Arial Unicode MS" w:cs="Arial"/>
              </w:rPr>
              <w:t xml:space="preserve">‘expression’ means use the </w:t>
            </w:r>
            <w:del w:id="17133" w:author="Steve Hanson" w:date="2013-03-14T18:48:00Z">
              <w:r w:rsidRPr="00240AC5" w:rsidDel="00EC22F1">
                <w:rPr>
                  <w:rFonts w:eastAsia="Arial Unicode MS" w:cs="Arial"/>
                </w:rPr>
                <w:delText xml:space="preserve">value of the </w:delText>
              </w:r>
            </w:del>
            <w:r w:rsidRPr="00240AC5">
              <w:rPr>
                <w:rFonts w:eastAsia="Arial Unicode MS" w:cs="Arial"/>
              </w:rPr>
              <w:t>dfdl:occursCount property</w:t>
            </w:r>
            <w:ins w:id="17134" w:author="Steve Hanson" w:date="2013-03-14T15:49:00Z">
              <w:r w:rsidR="00E80076">
                <w:rPr>
                  <w:rFonts w:eastAsia="Arial Unicode MS" w:cs="Arial"/>
                </w:rPr>
                <w:t>.</w:t>
              </w:r>
            </w:ins>
            <w:del w:id="17135" w:author="Steve Hanson" w:date="2013-03-14T15:11:00Z">
              <w:r w:rsidRPr="00240AC5" w:rsidDel="00481897">
                <w:rPr>
                  <w:rFonts w:eastAsia="Arial Unicode MS" w:cs="Arial"/>
                </w:rPr>
                <w:delText>.</w:delText>
              </w:r>
              <w:r w:rsidR="0065091C" w:rsidRPr="00240AC5" w:rsidDel="00481897">
                <w:rPr>
                  <w:rFonts w:eastAsia="Arial Unicode MS" w:cs="Arial"/>
                </w:rPr>
                <w:delText xml:space="preserve"> </w:delText>
              </w:r>
              <w:r w:rsidR="00A37085" w:rsidRPr="00240AC5" w:rsidDel="00481897">
                <w:rPr>
                  <w:rFonts w:eastAsia="Arial Unicode MS" w:cs="Arial"/>
                </w:rPr>
                <w:delText xml:space="preserve">Applies during parsing only. </w:delText>
              </w:r>
              <w:r w:rsidR="0065091C" w:rsidRPr="00240AC5" w:rsidDel="00481897">
                <w:rPr>
                  <w:rFonts w:eastAsia="Arial Unicode MS" w:cs="Arial"/>
                </w:rPr>
                <w:delText xml:space="preserve"> On unparsing </w:delText>
              </w:r>
            </w:del>
            <w:del w:id="17136" w:author="Steve Hanson" w:date="2013-03-14T15:49:00Z">
              <w:r w:rsidR="0065091C" w:rsidRPr="00240AC5" w:rsidDel="00E80076">
                <w:rPr>
                  <w:rFonts w:eastAsia="Arial Unicode MS" w:cs="Arial"/>
                </w:rPr>
                <w:delText xml:space="preserve">the number of </w:delText>
              </w:r>
              <w:r w:rsidR="00C62F52" w:rsidRPr="00240AC5" w:rsidDel="00E80076">
                <w:rPr>
                  <w:rFonts w:eastAsia="Arial Unicode MS" w:cs="Arial"/>
                </w:rPr>
                <w:delText>occurrences</w:delText>
              </w:r>
              <w:r w:rsidR="0065091C" w:rsidRPr="00240AC5" w:rsidDel="00E80076">
                <w:rPr>
                  <w:rFonts w:eastAsia="Arial Unicode MS" w:cs="Arial"/>
                </w:rPr>
                <w:delText xml:space="preserve"> in the infoset </w:delText>
              </w:r>
            </w:del>
            <w:del w:id="17137" w:author="Steve Hanson" w:date="2013-03-14T15:12:00Z">
              <w:r w:rsidR="0065091C" w:rsidRPr="00240AC5" w:rsidDel="00481897">
                <w:rPr>
                  <w:rFonts w:eastAsia="Arial Unicode MS" w:cs="Arial"/>
                </w:rPr>
                <w:delText>is used, defaulted up to xs:</w:delText>
              </w:r>
              <w:r w:rsidR="0015012F" w:rsidRPr="00240AC5" w:rsidDel="00481897">
                <w:rPr>
                  <w:rFonts w:eastAsia="Arial Unicode MS" w:cs="Arial"/>
                </w:rPr>
                <w:delText>minOccurs</w:delText>
              </w:r>
              <w:r w:rsidR="0065091C" w:rsidRPr="00240AC5" w:rsidDel="00481897">
                <w:rPr>
                  <w:rFonts w:eastAsia="Arial Unicode MS" w:cs="Arial"/>
                </w:rPr>
                <w:delText xml:space="preserve"> if necessary</w:delText>
              </w:r>
            </w:del>
            <w:del w:id="17138" w:author="Steve Hanson" w:date="2013-03-14T15:49:00Z">
              <w:r w:rsidR="0065091C" w:rsidRPr="00240AC5" w:rsidDel="00E80076">
                <w:rPr>
                  <w:rFonts w:eastAsia="Arial Unicode MS" w:cs="Arial"/>
                </w:rPr>
                <w:delText>.</w:delText>
              </w:r>
            </w:del>
          </w:p>
          <w:p w14:paraId="5F12E221" w14:textId="6C9C48C2" w:rsidR="009F46A9" w:rsidRPr="00240AC5" w:rsidRDefault="009F46A9" w:rsidP="00240AC5">
            <w:pPr>
              <w:tabs>
                <w:tab w:val="num" w:pos="360"/>
                <w:tab w:val="num" w:pos="540"/>
              </w:tabs>
              <w:spacing w:before="40" w:after="40"/>
              <w:rPr>
                <w:ins w:id="17139" w:author="mbeckerle" w:date="2012-03-25T12:05:00Z"/>
                <w:rFonts w:eastAsia="Arial Unicode MS" w:cs="Arial"/>
              </w:rPr>
            </w:pPr>
            <w:r w:rsidRPr="00240AC5">
              <w:rPr>
                <w:rFonts w:eastAsia="Arial Unicode MS" w:cs="Arial"/>
              </w:rPr>
              <w:t xml:space="preserve">'parsed' means that the number of </w:t>
            </w:r>
            <w:r w:rsidR="002B072E" w:rsidRPr="00240AC5">
              <w:rPr>
                <w:rFonts w:eastAsia="Arial Unicode MS" w:cs="Arial"/>
              </w:rPr>
              <w:t>occurrences</w:t>
            </w:r>
            <w:r w:rsidRPr="00240AC5">
              <w:rPr>
                <w:rFonts w:eastAsia="Arial Unicode MS" w:cs="Arial"/>
              </w:rPr>
              <w:t xml:space="preserve"> is determined </w:t>
            </w:r>
            <w:ins w:id="17140" w:author="Steve Hanson" w:date="2013-03-14T15:49:00Z">
              <w:r w:rsidR="00E80076">
                <w:rPr>
                  <w:rFonts w:eastAsia="Arial Unicode MS" w:cs="Arial"/>
                </w:rPr>
                <w:t xml:space="preserve">solely </w:t>
              </w:r>
            </w:ins>
            <w:r w:rsidRPr="00240AC5">
              <w:rPr>
                <w:rFonts w:eastAsia="Arial Unicode MS" w:cs="Arial"/>
              </w:rPr>
              <w:t xml:space="preserve">by </w:t>
            </w:r>
            <w:del w:id="17141" w:author="Steve Hanson" w:date="2013-03-14T15:48:00Z">
              <w:r w:rsidRPr="00240AC5" w:rsidDel="00E80076">
                <w:rPr>
                  <w:rFonts w:eastAsia="Arial Unicode MS" w:cs="Arial"/>
                </w:rPr>
                <w:delText>n</w:delText>
              </w:r>
            </w:del>
            <w:del w:id="17142" w:author="Steve Hanson" w:date="2013-03-14T15:49:00Z">
              <w:r w:rsidRPr="00240AC5" w:rsidDel="00E80076">
                <w:rPr>
                  <w:rFonts w:eastAsia="Arial Unicode MS" w:cs="Arial"/>
                </w:rPr>
                <w:delText xml:space="preserve">ormal </w:delText>
              </w:r>
            </w:del>
            <w:r w:rsidRPr="00240AC5">
              <w:rPr>
                <w:rFonts w:eastAsia="Arial Unicode MS" w:cs="Arial"/>
              </w:rPr>
              <w:t>speculative parsing</w:t>
            </w:r>
            <w:ins w:id="17143" w:author="Steve Hanson" w:date="2013-03-14T15:49:00Z">
              <w:r w:rsidR="00E80076">
                <w:rPr>
                  <w:rFonts w:eastAsia="Arial Unicode MS" w:cs="Arial"/>
                </w:rPr>
                <w:t xml:space="preserve">. </w:t>
              </w:r>
            </w:ins>
            <w:del w:id="17144" w:author="Steve Hanson" w:date="2013-03-14T15:49:00Z">
              <w:r w:rsidRPr="00240AC5" w:rsidDel="00E80076">
                <w:rPr>
                  <w:rFonts w:eastAsia="Arial Unicode MS" w:cs="Arial"/>
                </w:rPr>
                <w:delText xml:space="preserve"> such as </w:delText>
              </w:r>
              <w:r w:rsidR="002B072E" w:rsidRPr="00240AC5" w:rsidDel="00E80076">
                <w:rPr>
                  <w:rFonts w:eastAsia="Arial Unicode MS" w:cs="Arial"/>
                </w:rPr>
                <w:delText>discriminating</w:delText>
              </w:r>
              <w:r w:rsidRPr="00240AC5" w:rsidDel="00E80076">
                <w:rPr>
                  <w:rFonts w:eastAsia="Arial Unicode MS" w:cs="Arial"/>
                </w:rPr>
                <w:delText xml:space="preserve"> by the initiator</w:delText>
              </w:r>
            </w:del>
          </w:p>
          <w:p w14:paraId="7279F81B" w14:textId="418300FE" w:rsidR="00DA7EA9" w:rsidRPr="00240AC5" w:rsidRDefault="00DA7EA9" w:rsidP="00240AC5">
            <w:pPr>
              <w:tabs>
                <w:tab w:val="num" w:pos="360"/>
                <w:tab w:val="num" w:pos="540"/>
              </w:tabs>
              <w:spacing w:before="40" w:after="40"/>
              <w:rPr>
                <w:rFonts w:eastAsia="Arial Unicode MS" w:cs="Arial"/>
              </w:rPr>
            </w:pPr>
            <w:ins w:id="17145" w:author="mbeckerle" w:date="2012-03-25T12:06:00Z">
              <w:r w:rsidRPr="00240AC5">
                <w:rPr>
                  <w:rFonts w:eastAsia="Arial Unicode MS" w:cs="Arial"/>
                </w:rPr>
                <w:t xml:space="preserve">‘implicit’ </w:t>
              </w:r>
              <w:r w:rsidR="006C051C" w:rsidRPr="00240AC5">
                <w:rPr>
                  <w:rFonts w:eastAsia="Arial Unicode MS" w:cs="Arial"/>
                </w:rPr>
                <w:t xml:space="preserve">means that the </w:t>
              </w:r>
            </w:ins>
            <w:ins w:id="17146" w:author="Steve Hanson" w:date="2013-03-14T15:49:00Z">
              <w:r w:rsidR="00E80076">
                <w:rPr>
                  <w:rFonts w:eastAsia="Arial Unicode MS" w:cs="Arial"/>
                </w:rPr>
                <w:t xml:space="preserve">number </w:t>
              </w:r>
              <w:r w:rsidR="00E80076" w:rsidRPr="00240AC5">
                <w:rPr>
                  <w:rFonts w:eastAsia="Arial Unicode MS" w:cs="Arial"/>
                </w:rPr>
                <w:t xml:space="preserve">of occurrences is determined by speculative parsing </w:t>
              </w:r>
              <w:r w:rsidR="00E80076">
                <w:rPr>
                  <w:rFonts w:eastAsia="Arial Unicode MS" w:cs="Arial"/>
                </w:rPr>
                <w:t xml:space="preserve">in conjunction with the </w:t>
              </w:r>
            </w:ins>
            <w:ins w:id="17147" w:author="Steve Hanson" w:date="2013-03-14T15:50:00Z">
              <w:r w:rsidR="00E80076">
                <w:rPr>
                  <w:rFonts w:eastAsia="Arial Unicode MS" w:cs="Arial"/>
                </w:rPr>
                <w:t>XSD</w:t>
              </w:r>
            </w:ins>
            <w:ins w:id="17148" w:author="Steve Hanson" w:date="2013-03-28T18:14:00Z">
              <w:r w:rsidR="00894B19">
                <w:rPr>
                  <w:rFonts w:eastAsia="Arial Unicode MS" w:cs="Arial"/>
                </w:rPr>
                <w:t>L</w:t>
              </w:r>
            </w:ins>
            <w:ins w:id="17149" w:author="Steve Hanson" w:date="2013-03-14T15:50:00Z">
              <w:r w:rsidR="00E80076">
                <w:rPr>
                  <w:rFonts w:eastAsia="Arial Unicode MS" w:cs="Arial"/>
                </w:rPr>
                <w:t xml:space="preserve"> </w:t>
              </w:r>
            </w:ins>
            <w:ins w:id="17150" w:author="mbeckerle" w:date="2012-03-25T12:06:00Z">
              <w:r w:rsidR="006C051C" w:rsidRPr="00240AC5">
                <w:rPr>
                  <w:rFonts w:eastAsia="Arial Unicode MS" w:cs="Arial"/>
                </w:rPr>
                <w:t>m</w:t>
              </w:r>
            </w:ins>
            <w:ins w:id="17151" w:author="Steve Hanson" w:date="2013-03-14T15:50:00Z">
              <w:r w:rsidR="00E80076">
                <w:rPr>
                  <w:rFonts w:eastAsia="Arial Unicode MS" w:cs="Arial"/>
                </w:rPr>
                <w:t>in</w:t>
              </w:r>
            </w:ins>
            <w:ins w:id="17152" w:author="mbeckerle" w:date="2012-03-25T12:06:00Z">
              <w:del w:id="17153" w:author="Steve Hanson" w:date="2013-03-14T15:50:00Z">
                <w:r w:rsidR="006C051C" w:rsidRPr="00240AC5" w:rsidDel="00E80076">
                  <w:rPr>
                    <w:rFonts w:eastAsia="Arial Unicode MS" w:cs="Arial"/>
                  </w:rPr>
                  <w:delText>ax</w:delText>
                </w:r>
              </w:del>
              <w:r w:rsidR="006C051C" w:rsidRPr="00240AC5">
                <w:rPr>
                  <w:rFonts w:eastAsia="Arial Unicode MS" w:cs="Arial"/>
                </w:rPr>
                <w:t>Occurs and m</w:t>
              </w:r>
            </w:ins>
            <w:ins w:id="17154" w:author="Steve Hanson" w:date="2013-03-14T15:50:00Z">
              <w:r w:rsidR="00E80076">
                <w:rPr>
                  <w:rFonts w:eastAsia="Arial Unicode MS" w:cs="Arial"/>
                </w:rPr>
                <w:t>ax</w:t>
              </w:r>
            </w:ins>
            <w:ins w:id="17155" w:author="mbeckerle" w:date="2012-03-25T12:06:00Z">
              <w:del w:id="17156" w:author="Steve Hanson" w:date="2013-03-14T15:50:00Z">
                <w:r w:rsidR="006C051C" w:rsidRPr="00240AC5" w:rsidDel="00E80076">
                  <w:rPr>
                    <w:rFonts w:eastAsia="Arial Unicode MS" w:cs="Arial"/>
                  </w:rPr>
                  <w:delText>in</w:delText>
                </w:r>
              </w:del>
              <w:r w:rsidR="006C051C" w:rsidRPr="00240AC5">
                <w:rPr>
                  <w:rFonts w:eastAsia="Arial Unicode MS" w:cs="Arial"/>
                </w:rPr>
                <w:t xml:space="preserve">Occurs </w:t>
              </w:r>
            </w:ins>
            <w:ins w:id="17157" w:author="Steve Hanson" w:date="2013-03-14T15:50:00Z">
              <w:r w:rsidR="00E80076">
                <w:rPr>
                  <w:rFonts w:eastAsia="Arial Unicode MS" w:cs="Arial"/>
                </w:rPr>
                <w:t>properties</w:t>
              </w:r>
            </w:ins>
            <w:ins w:id="17158" w:author="mbeckerle" w:date="2012-03-25T12:06:00Z">
              <w:del w:id="17159" w:author="Steve Hanson" w:date="2013-03-14T15:50:00Z">
                <w:r w:rsidR="006C051C" w:rsidRPr="00240AC5" w:rsidDel="00E80076">
                  <w:rPr>
                    <w:rFonts w:eastAsia="Arial Unicode MS" w:cs="Arial"/>
                  </w:rPr>
                  <w:delText xml:space="preserve">attributes of the element are used to bound </w:delText>
                </w:r>
              </w:del>
            </w:ins>
            <w:ins w:id="17160" w:author="mbeckerle" w:date="2012-03-25T12:08:00Z">
              <w:del w:id="17161" w:author="Steve Hanson" w:date="2013-03-14T15:50:00Z">
                <w:r w:rsidR="006C051C" w:rsidRPr="00240AC5" w:rsidDel="00E80076">
                  <w:rPr>
                    <w:rFonts w:eastAsia="Arial Unicode MS" w:cs="Arial"/>
                  </w:rPr>
                  <w:delText>speculative parsing</w:delText>
                </w:r>
              </w:del>
              <w:r w:rsidR="006C051C" w:rsidRPr="00240AC5">
                <w:rPr>
                  <w:rFonts w:eastAsia="Arial Unicode MS" w:cs="Arial"/>
                </w:rPr>
                <w:t>.</w:t>
              </w:r>
            </w:ins>
          </w:p>
          <w:p w14:paraId="4C302822" w14:textId="06B94A60" w:rsidR="007F684D" w:rsidRPr="00240AC5" w:rsidRDefault="007F684D" w:rsidP="00240AC5">
            <w:pPr>
              <w:tabs>
                <w:tab w:val="num" w:pos="360"/>
                <w:tab w:val="num" w:pos="540"/>
              </w:tabs>
              <w:spacing w:before="40" w:after="40"/>
              <w:rPr>
                <w:rFonts w:eastAsia="Arial Unicode MS" w:cs="Arial"/>
              </w:rPr>
            </w:pPr>
            <w:r w:rsidRPr="00240AC5">
              <w:rPr>
                <w:rFonts w:eastAsia="Arial Unicode MS" w:cs="Arial"/>
              </w:rPr>
              <w:t xml:space="preserve">‘stopValue’ means look for a </w:t>
            </w:r>
            <w:commentRangeStart w:id="17162"/>
            <w:ins w:id="17163" w:author="Steve Hanson" w:date="2013-03-14T18:47:00Z">
              <w:r w:rsidR="00EC22F1">
                <w:rPr>
                  <w:rFonts w:eastAsia="Arial Unicode MS" w:cs="Arial"/>
                </w:rPr>
                <w:t>mandatory</w:t>
              </w:r>
              <w:commentRangeEnd w:id="17162"/>
              <w:r w:rsidR="00EC22F1">
                <w:rPr>
                  <w:rStyle w:val="CommentReference"/>
                </w:rPr>
                <w:commentReference w:id="17162"/>
              </w:r>
              <w:r w:rsidR="00EC22F1">
                <w:rPr>
                  <w:rFonts w:eastAsia="Arial Unicode MS" w:cs="Arial"/>
                </w:rPr>
                <w:t xml:space="preserve"> </w:t>
              </w:r>
            </w:ins>
            <w:r w:rsidRPr="00240AC5">
              <w:rPr>
                <w:rFonts w:eastAsia="Arial Unicode MS" w:cs="Arial"/>
              </w:rPr>
              <w:t>logical stop value which signifies the end of the occurrences.</w:t>
            </w:r>
            <w:ins w:id="17164" w:author="mbeckerle" w:date="2012-03-24T16:19:00Z">
              <w:r w:rsidR="00775A2D" w:rsidRPr="00240AC5">
                <w:rPr>
                  <w:rFonts w:eastAsia="Arial Unicode MS" w:cs="Arial"/>
                </w:rPr>
                <w:t xml:space="preserve"> </w:t>
              </w:r>
              <w:del w:id="17165" w:author="Steve Hanson" w:date="2013-03-14T18:46:00Z">
                <w:r w:rsidR="00775A2D" w:rsidRPr="00240AC5" w:rsidDel="00EC22F1">
                  <w:rPr>
                    <w:rFonts w:eastAsia="Arial Unicode MS" w:cs="Arial"/>
                  </w:rPr>
                  <w:delText>The stop value is specified with the occursStopValue property, and it is a schema definition error if that property is absent when stopValue is used.</w:delText>
                </w:r>
              </w:del>
            </w:ins>
          </w:p>
          <w:p w14:paraId="275976D3" w14:textId="21370079" w:rsidR="00E80076" w:rsidRDefault="00E80076" w:rsidP="000208A7">
            <w:pPr>
              <w:rPr>
                <w:ins w:id="17166" w:author="Steve Hanson" w:date="2013-03-14T15:50:00Z"/>
                <w:rFonts w:eastAsia="Arial Unicode MS"/>
              </w:rPr>
            </w:pPr>
            <w:ins w:id="17167" w:author="Steve Hanson" w:date="2013-03-14T15:50:00Z">
              <w:r>
                <w:rPr>
                  <w:rFonts w:eastAsia="Arial Unicode MS"/>
                </w:rPr>
                <w:t xml:space="preserve">These values are described </w:t>
              </w:r>
            </w:ins>
            <w:ins w:id="17168" w:author="Steve Hanson" w:date="2013-03-14T18:48:00Z">
              <w:r w:rsidR="00EC22F1">
                <w:rPr>
                  <w:rFonts w:eastAsia="Arial Unicode MS"/>
                </w:rPr>
                <w:t>in detail</w:t>
              </w:r>
            </w:ins>
            <w:ins w:id="17169" w:author="Steve Hanson" w:date="2013-03-14T15:50:00Z">
              <w:r>
                <w:rPr>
                  <w:rFonts w:eastAsia="Arial Unicode MS"/>
                </w:rPr>
                <w:t xml:space="preserve"> in</w:t>
              </w:r>
            </w:ins>
            <w:ins w:id="17170" w:author="Steve Hanson" w:date="2013-03-14T18:47:00Z">
              <w:r w:rsidR="00EC22F1">
                <w:rPr>
                  <w:rFonts w:eastAsia="Arial Unicode MS"/>
                </w:rPr>
                <w:t xml:space="preserve"> section</w:t>
              </w:r>
            </w:ins>
            <w:ins w:id="17171" w:author="Steve Hanson" w:date="2013-03-14T15:50:00Z">
              <w:r>
                <w:rPr>
                  <w:rFonts w:eastAsia="Arial Unicode MS"/>
                </w:rPr>
                <w:t xml:space="preserve"> </w:t>
              </w:r>
            </w:ins>
            <w:ins w:id="17172" w:author="Steve Hanson" w:date="2013-03-14T18:43:00Z">
              <w:r w:rsidR="00C75780">
                <w:rPr>
                  <w:rFonts w:eastAsia="Arial Unicode MS"/>
                </w:rPr>
                <w:fldChar w:fldCharType="begin"/>
              </w:r>
              <w:r w:rsidR="00C75780">
                <w:rPr>
                  <w:rFonts w:eastAsia="Arial Unicode MS"/>
                </w:rPr>
                <w:instrText xml:space="preserve"> REF _Ref351049926 \r \h </w:instrText>
              </w:r>
            </w:ins>
            <w:r w:rsidR="00C75780">
              <w:rPr>
                <w:rFonts w:eastAsia="Arial Unicode MS"/>
              </w:rPr>
            </w:r>
            <w:r w:rsidR="00C75780">
              <w:rPr>
                <w:rFonts w:eastAsia="Arial Unicode MS"/>
              </w:rPr>
              <w:fldChar w:fldCharType="separate"/>
            </w:r>
            <w:ins w:id="17173" w:author="mbeckerle" w:date="2013-07-10T14:54:00Z">
              <w:r w:rsidR="008B68D7">
                <w:rPr>
                  <w:rFonts w:eastAsia="Arial Unicode MS"/>
                </w:rPr>
                <w:t>16.1</w:t>
              </w:r>
            </w:ins>
            <w:ins w:id="17174" w:author="Steve Hanson" w:date="2013-03-14T18:43:00Z">
              <w:r w:rsidR="00C75780">
                <w:rPr>
                  <w:rFonts w:eastAsia="Arial Unicode MS"/>
                </w:rPr>
                <w:fldChar w:fldCharType="end"/>
              </w:r>
            </w:ins>
            <w:ins w:id="17175" w:author="Steve Hanson" w:date="2013-03-14T18:44:00Z">
              <w:r w:rsidR="006F2BDD">
                <w:rPr>
                  <w:rFonts w:eastAsia="Arial Unicode MS"/>
                </w:rPr>
                <w:t>.</w:t>
              </w:r>
            </w:ins>
          </w:p>
          <w:p w14:paraId="6E8071CC" w14:textId="77777777" w:rsidR="00E41F63" w:rsidRPr="00240AC5" w:rsidRDefault="00E41F63" w:rsidP="000208A7">
            <w:pPr>
              <w:rPr>
                <w:rFonts w:eastAsia="Arial Unicode MS"/>
              </w:rPr>
            </w:pPr>
            <w:r w:rsidRPr="00240AC5">
              <w:rPr>
                <w:rFonts w:eastAsia="Arial Unicode MS"/>
              </w:rPr>
              <w:t>Annotation: dfdl:element</w:t>
            </w:r>
          </w:p>
        </w:tc>
      </w:tr>
      <w:tr w:rsidR="00E41F63" w:rsidRPr="005223F4" w14:paraId="29E97A9D" w14:textId="77777777" w:rsidTr="00240AC5">
        <w:trPr>
          <w:trHeight w:val="153"/>
        </w:trPr>
        <w:tc>
          <w:tcPr>
            <w:tcW w:w="2808" w:type="dxa"/>
            <w:shd w:val="clear" w:color="auto" w:fill="auto"/>
          </w:tcPr>
          <w:p w14:paraId="53AB56BE" w14:textId="77777777" w:rsidR="00E41F63" w:rsidRPr="00240AC5" w:rsidRDefault="00A53F7F" w:rsidP="00240AC5">
            <w:pPr>
              <w:tabs>
                <w:tab w:val="num" w:pos="360"/>
                <w:tab w:val="num" w:pos="540"/>
              </w:tabs>
              <w:spacing w:before="40" w:after="40"/>
              <w:rPr>
                <w:rFonts w:eastAsia="Arial Unicode MS"/>
              </w:rPr>
            </w:pPr>
            <w:r w:rsidRPr="00240AC5">
              <w:rPr>
                <w:rFonts w:eastAsia="Arial Unicode MS"/>
              </w:rPr>
              <w:t>occursCount</w:t>
            </w:r>
          </w:p>
        </w:tc>
        <w:tc>
          <w:tcPr>
            <w:tcW w:w="6048" w:type="dxa"/>
            <w:shd w:val="clear" w:color="auto" w:fill="auto"/>
          </w:tcPr>
          <w:p w14:paraId="6F2B8F96" w14:textId="77777777" w:rsidR="00E41F63" w:rsidRPr="00240AC5" w:rsidRDefault="00681EDF" w:rsidP="000208A7">
            <w:pPr>
              <w:rPr>
                <w:rFonts w:eastAsia="Arial Unicode MS"/>
              </w:rPr>
            </w:pPr>
            <w:commentRangeStart w:id="17176"/>
            <w:del w:id="17177" w:author="Steve Hanson" w:date="2012-02-29T12:15:00Z">
              <w:r w:rsidRPr="00240AC5" w:rsidDel="00557DF4">
                <w:rPr>
                  <w:rFonts w:eastAsia="Arial Unicode MS"/>
                </w:rPr>
                <w:delText>Non-negative Integer</w:delText>
              </w:r>
              <w:r w:rsidR="00C120C8" w:rsidRPr="00240AC5" w:rsidDel="00557DF4">
                <w:rPr>
                  <w:rFonts w:eastAsia="Arial Unicode MS"/>
                </w:rPr>
                <w:delText xml:space="preserve"> </w:delText>
              </w:r>
              <w:r w:rsidR="00F35F85" w:rsidRPr="00240AC5" w:rsidDel="00557DF4">
                <w:rPr>
                  <w:rFonts w:eastAsia="Arial Unicode MS"/>
                </w:rPr>
                <w:delText xml:space="preserve">or </w:delText>
              </w:r>
            </w:del>
            <w:r w:rsidR="00293086" w:rsidRPr="00240AC5">
              <w:rPr>
                <w:rFonts w:eastAsia="Arial Unicode MS"/>
              </w:rPr>
              <w:t>DFDL Expression</w:t>
            </w:r>
            <w:commentRangeEnd w:id="17176"/>
            <w:r w:rsidR="00557DF4" w:rsidRPr="00240AC5">
              <w:rPr>
                <w:rStyle w:val="CommentReference"/>
                <w:rFonts w:eastAsia="Arial Unicode MS"/>
                <w:bCs/>
              </w:rPr>
              <w:commentReference w:id="17176"/>
            </w:r>
          </w:p>
          <w:p w14:paraId="75306227" w14:textId="77777777" w:rsidR="00E41F63" w:rsidRDefault="001A52E4" w:rsidP="000208A7">
            <w:pPr>
              <w:rPr>
                <w:ins w:id="17178" w:author="mbeckerle" w:date="2013-07-23T20:19:00Z"/>
                <w:rFonts w:eastAsia="Arial Unicode MS"/>
              </w:rPr>
            </w:pPr>
            <w:r w:rsidRPr="00240AC5">
              <w:rPr>
                <w:rFonts w:eastAsia="Arial Unicode MS" w:cs="Arial"/>
              </w:rPr>
              <w:t xml:space="preserve">Specifies </w:t>
            </w:r>
            <w:r w:rsidR="00E41F63" w:rsidRPr="00240AC5">
              <w:rPr>
                <w:rFonts w:eastAsia="Arial Unicode MS"/>
              </w:rPr>
              <w:t>the number of occurrences</w:t>
            </w:r>
            <w:r w:rsidRPr="00240AC5">
              <w:rPr>
                <w:rFonts w:eastAsia="Arial Unicode MS"/>
              </w:rPr>
              <w:t xml:space="preserve"> of the element</w:t>
            </w:r>
            <w:r w:rsidR="00E41F63" w:rsidRPr="00240AC5">
              <w:rPr>
                <w:rFonts w:eastAsia="Arial Unicode MS"/>
              </w:rPr>
              <w:t>.</w:t>
            </w:r>
          </w:p>
          <w:p w14:paraId="63F6FF44" w14:textId="387F1CAA" w:rsidR="00566293" w:rsidRPr="00240AC5" w:rsidRDefault="00566293" w:rsidP="000208A7">
            <w:pPr>
              <w:rPr>
                <w:rFonts w:eastAsia="Arial Unicode MS"/>
              </w:rPr>
            </w:pPr>
            <w:ins w:id="17179" w:author="mbeckerle" w:date="2013-07-23T20:19:00Z">
              <w:r>
                <w:rPr>
                  <w:rFonts w:cs="Arial"/>
                </w:rPr>
                <w:t>Required only when dfdl:occursCountKind='expression'</w:t>
              </w:r>
            </w:ins>
            <w:ins w:id="17180" w:author="mbeckerle" w:date="2013-07-23T20:20:00Z">
              <w:r>
                <w:rPr>
                  <w:rFonts w:cs="Arial"/>
                </w:rPr>
                <w:t>.</w:t>
              </w:r>
            </w:ins>
          </w:p>
          <w:p w14:paraId="5C326B53" w14:textId="77777777" w:rsidR="001A52E4" w:rsidRPr="00240AC5" w:rsidRDefault="001A52E4" w:rsidP="000208A7">
            <w:pPr>
              <w:rPr>
                <w:rFonts w:eastAsia="Arial Unicode MS"/>
              </w:rPr>
            </w:pPr>
            <w:r w:rsidRPr="00240AC5">
              <w:rPr>
                <w:rFonts w:eastAsia="Arial Unicode MS"/>
              </w:rPr>
              <w:t xml:space="preserve">This property </w:t>
            </w:r>
            <w:ins w:id="17181" w:author="Steve Hanson" w:date="2012-02-29T12:16:00Z">
              <w:r w:rsidR="00557DF4" w:rsidRPr="00240AC5">
                <w:rPr>
                  <w:rFonts w:eastAsia="Arial Unicode MS"/>
                </w:rPr>
                <w:t>is</w:t>
              </w:r>
            </w:ins>
            <w:del w:id="17182" w:author="Steve Hanson" w:date="2012-02-29T12:16:00Z">
              <w:r w:rsidRPr="00240AC5" w:rsidDel="00557DF4">
                <w:rPr>
                  <w:rFonts w:eastAsia="Arial Unicode MS"/>
                </w:rPr>
                <w:delText>can be</w:delText>
              </w:r>
            </w:del>
            <w:r w:rsidRPr="00240AC5">
              <w:rPr>
                <w:rFonts w:eastAsia="Arial Unicode MS"/>
              </w:rPr>
              <w:t xml:space="preserve"> computed by way of an expression which returns a</w:t>
            </w:r>
            <w:ins w:id="17183" w:author="Steve Hanson" w:date="2012-02-29T12:16:00Z">
              <w:r w:rsidR="00557DF4" w:rsidRPr="00240AC5">
                <w:rPr>
                  <w:rFonts w:eastAsia="Arial Unicode MS"/>
                </w:rPr>
                <w:t xml:space="preserve"> non-negative </w:t>
              </w:r>
            </w:ins>
            <w:del w:id="17184" w:author="Steve Hanson" w:date="2012-02-29T12:16:00Z">
              <w:r w:rsidRPr="00240AC5" w:rsidDel="00557DF4">
                <w:rPr>
                  <w:rFonts w:eastAsia="Arial Unicode MS"/>
                </w:rPr>
                <w:delText xml:space="preserve">n </w:delText>
              </w:r>
            </w:del>
            <w:r w:rsidRPr="00240AC5">
              <w:rPr>
                <w:rFonts w:eastAsia="Arial Unicode MS"/>
              </w:rPr>
              <w:t>integer.</w:t>
            </w:r>
            <w:r w:rsidR="00A40483" w:rsidRPr="00240AC5">
              <w:rPr>
                <w:rFonts w:eastAsia="Arial Unicode MS"/>
              </w:rPr>
              <w:t xml:space="preserve"> </w:t>
            </w:r>
            <w:r w:rsidR="0077521F" w:rsidRPr="00240AC5">
              <w:rPr>
                <w:rFonts w:eastAsia="Arial Unicode MS"/>
              </w:rPr>
              <w:t>The expression must not contain forward references to elements which have not yet been processed.</w:t>
            </w:r>
          </w:p>
          <w:p w14:paraId="154C446B" w14:textId="77777777" w:rsidR="00E41F63" w:rsidRPr="00240AC5" w:rsidRDefault="00E41F63" w:rsidP="000208A7">
            <w:pPr>
              <w:rPr>
                <w:rFonts w:eastAsia="Arial Unicode MS"/>
              </w:rPr>
            </w:pPr>
            <w:r w:rsidRPr="00240AC5">
              <w:rPr>
                <w:rFonts w:eastAsia="Arial Unicode MS"/>
              </w:rPr>
              <w:t>Annotation: dfdl:element,</w:t>
            </w:r>
          </w:p>
        </w:tc>
      </w:tr>
      <w:tr w:rsidR="006E18CD" w:rsidRPr="005223F4" w14:paraId="311A0483" w14:textId="77777777" w:rsidTr="00240AC5">
        <w:trPr>
          <w:trHeight w:val="153"/>
        </w:trPr>
        <w:tc>
          <w:tcPr>
            <w:tcW w:w="2808" w:type="dxa"/>
            <w:shd w:val="clear" w:color="auto" w:fill="auto"/>
          </w:tcPr>
          <w:p w14:paraId="7D11A648" w14:textId="77777777" w:rsidR="006E18CD" w:rsidRPr="00240AC5" w:rsidRDefault="006E18CD" w:rsidP="00240AC5">
            <w:pPr>
              <w:tabs>
                <w:tab w:val="num" w:pos="360"/>
                <w:tab w:val="num" w:pos="540"/>
              </w:tabs>
              <w:spacing w:before="40" w:after="40"/>
              <w:ind w:left="180" w:hanging="180"/>
              <w:rPr>
                <w:rFonts w:eastAsia="Arial Unicode MS" w:cs="Arial"/>
              </w:rPr>
            </w:pPr>
            <w:r w:rsidRPr="00240AC5">
              <w:rPr>
                <w:rFonts w:eastAsia="Arial Unicode MS" w:cs="Arial"/>
              </w:rPr>
              <w:t>occursStopValue</w:t>
            </w:r>
          </w:p>
        </w:tc>
        <w:tc>
          <w:tcPr>
            <w:tcW w:w="6048" w:type="dxa"/>
            <w:shd w:val="clear" w:color="auto" w:fill="auto"/>
            <w:vAlign w:val="bottom"/>
          </w:tcPr>
          <w:p w14:paraId="292522C6" w14:textId="77777777" w:rsidR="00EA6637" w:rsidRPr="00240AC5" w:rsidRDefault="007F6D4B" w:rsidP="00240AC5">
            <w:pPr>
              <w:tabs>
                <w:tab w:val="num" w:pos="360"/>
                <w:tab w:val="num" w:pos="540"/>
              </w:tabs>
              <w:spacing w:before="40" w:after="40"/>
              <w:ind w:left="180" w:hanging="180"/>
              <w:rPr>
                <w:rFonts w:eastAsia="Arial Unicode MS" w:cs="Arial"/>
              </w:rPr>
            </w:pPr>
            <w:r w:rsidRPr="00240AC5">
              <w:rPr>
                <w:rFonts w:eastAsia="MS Mincho" w:cs="Arial"/>
                <w:lang w:eastAsia="ja-JP"/>
              </w:rPr>
              <w:t xml:space="preserve">List of </w:t>
            </w:r>
            <w:r w:rsidR="00454BAA" w:rsidRPr="00240AC5">
              <w:rPr>
                <w:rFonts w:eastAsia="MS Mincho" w:cs="Arial"/>
                <w:lang w:eastAsia="ja-JP"/>
              </w:rPr>
              <w:t xml:space="preserve">DFDL </w:t>
            </w:r>
            <w:r w:rsidR="00094580" w:rsidRPr="00240AC5">
              <w:rPr>
                <w:rFonts w:eastAsia="MS Mincho" w:cs="Arial"/>
                <w:lang w:eastAsia="ja-JP"/>
              </w:rPr>
              <w:t>Logical Values</w:t>
            </w:r>
            <w:r w:rsidR="00F35F85" w:rsidRPr="00240AC5">
              <w:rPr>
                <w:rFonts w:eastAsia="Arial Unicode MS" w:cs="Arial"/>
              </w:rPr>
              <w:t xml:space="preserve"> </w:t>
            </w:r>
          </w:p>
          <w:p w14:paraId="10B3E145" w14:textId="37A57B15" w:rsidR="00094580" w:rsidRPr="00240AC5" w:rsidRDefault="00451779" w:rsidP="00240AC5">
            <w:pPr>
              <w:tabs>
                <w:tab w:val="num" w:pos="360"/>
                <w:tab w:val="num" w:pos="540"/>
              </w:tabs>
              <w:spacing w:before="40" w:after="40"/>
              <w:rPr>
                <w:rFonts w:eastAsia="Arial Unicode MS" w:cs="Arial"/>
              </w:rPr>
            </w:pPr>
            <w:r w:rsidRPr="00240AC5">
              <w:rPr>
                <w:rFonts w:eastAsia="Arial Unicode MS" w:cs="Arial"/>
              </w:rPr>
              <w:t xml:space="preserve">A space separated list of </w:t>
            </w:r>
            <w:r w:rsidR="00094580" w:rsidRPr="00240AC5">
              <w:rPr>
                <w:rFonts w:eastAsia="Arial Unicode MS" w:cs="Arial"/>
              </w:rPr>
              <w:t>logical</w:t>
            </w:r>
            <w:del w:id="17185" w:author="mbeckerle" w:date="2013-01-28T14:32:00Z">
              <w:r w:rsidR="00094580" w:rsidRPr="00240AC5" w:rsidDel="009904E7">
                <w:rPr>
                  <w:rFonts w:eastAsia="Arial Unicode MS" w:cs="Arial"/>
                </w:rPr>
                <w:delText xml:space="preserve"> </w:delText>
              </w:r>
            </w:del>
            <w:r w:rsidR="00094580" w:rsidRPr="00240AC5">
              <w:rPr>
                <w:rFonts w:eastAsia="Arial Unicode MS" w:cs="Arial"/>
              </w:rPr>
              <w:t xml:space="preserve"> </w:t>
            </w:r>
            <w:r w:rsidRPr="00240AC5">
              <w:rPr>
                <w:rFonts w:eastAsia="Arial Unicode MS" w:cs="Arial"/>
              </w:rPr>
              <w:t>values</w:t>
            </w:r>
            <w:r w:rsidR="006E18CD" w:rsidRPr="00240AC5">
              <w:rPr>
                <w:rFonts w:eastAsia="Arial Unicode MS" w:cs="Arial"/>
              </w:rPr>
              <w:t xml:space="preserve"> that </w:t>
            </w:r>
            <w:r w:rsidR="00094580" w:rsidRPr="00240AC5">
              <w:rPr>
                <w:rFonts w:eastAsia="Arial Unicode MS" w:cs="Arial"/>
              </w:rPr>
              <w:t xml:space="preserve">specify  </w:t>
            </w:r>
            <w:r w:rsidR="00C069EC" w:rsidRPr="00240AC5">
              <w:rPr>
                <w:rFonts w:eastAsia="Arial Unicode MS" w:cs="Arial"/>
              </w:rPr>
              <w:t xml:space="preserve">the </w:t>
            </w:r>
            <w:r w:rsidRPr="00240AC5">
              <w:rPr>
                <w:rFonts w:eastAsia="Arial Unicode MS" w:cs="Arial"/>
              </w:rPr>
              <w:t xml:space="preserve">alternative </w:t>
            </w:r>
            <w:r w:rsidR="00B41849" w:rsidRPr="00240AC5">
              <w:rPr>
                <w:rFonts w:eastAsia="Arial Unicode MS" w:cs="Arial"/>
              </w:rPr>
              <w:t xml:space="preserve">logical </w:t>
            </w:r>
            <w:r w:rsidR="00094580" w:rsidRPr="00240AC5">
              <w:rPr>
                <w:rFonts w:eastAsia="Arial Unicode MS" w:cs="Arial"/>
              </w:rPr>
              <w:t xml:space="preserve">stop </w:t>
            </w:r>
            <w:r w:rsidR="006E18CD" w:rsidRPr="00240AC5">
              <w:rPr>
                <w:rFonts w:eastAsia="Arial Unicode MS" w:cs="Arial"/>
              </w:rPr>
              <w:t>value</w:t>
            </w:r>
            <w:r w:rsidRPr="00240AC5">
              <w:rPr>
                <w:rFonts w:eastAsia="Arial Unicode MS" w:cs="Arial"/>
              </w:rPr>
              <w:t>s</w:t>
            </w:r>
            <w:r w:rsidR="00B41849" w:rsidRPr="00240AC5">
              <w:rPr>
                <w:rFonts w:eastAsia="Arial Unicode MS" w:cs="Arial"/>
              </w:rPr>
              <w:t xml:space="preserve"> </w:t>
            </w:r>
            <w:r w:rsidR="00094580" w:rsidRPr="00240AC5">
              <w:rPr>
                <w:rFonts w:eastAsia="Arial Unicode MS" w:cs="Arial"/>
              </w:rPr>
              <w:t>for the</w:t>
            </w:r>
            <w:r w:rsidR="00B41849" w:rsidRPr="00240AC5">
              <w:rPr>
                <w:rFonts w:eastAsia="Arial Unicode MS" w:cs="Arial"/>
              </w:rPr>
              <w:t xml:space="preserve"> element</w:t>
            </w:r>
            <w:r w:rsidR="00094580" w:rsidRPr="00240AC5">
              <w:rPr>
                <w:rFonts w:eastAsia="Arial Unicode MS" w:cs="Arial"/>
              </w:rPr>
              <w:t xml:space="preserve">. </w:t>
            </w:r>
            <w:del w:id="17186" w:author="mbeckerle" w:date="2013-01-28T14:32:00Z">
              <w:r w:rsidR="00B41849" w:rsidRPr="00240AC5" w:rsidDel="009904E7">
                <w:rPr>
                  <w:rFonts w:eastAsia="Arial Unicode MS" w:cs="Arial"/>
                </w:rPr>
                <w:delText xml:space="preserve"> </w:delText>
              </w:r>
            </w:del>
          </w:p>
          <w:p w14:paraId="5FD5D7A6" w14:textId="77777777" w:rsidR="006E18CD" w:rsidRPr="00240AC5" w:rsidRDefault="00094580" w:rsidP="00240AC5">
            <w:pPr>
              <w:tabs>
                <w:tab w:val="num" w:pos="360"/>
                <w:tab w:val="num" w:pos="540"/>
              </w:tabs>
              <w:spacing w:before="40" w:after="40"/>
              <w:rPr>
                <w:rFonts w:eastAsia="Arial Unicode MS" w:cs="Arial"/>
              </w:rPr>
            </w:pPr>
            <w:del w:id="17187" w:author="mbeckerle" w:date="2012-03-24T16:20:00Z">
              <w:r w:rsidRPr="00240AC5" w:rsidDel="00775A2D">
                <w:rPr>
                  <w:rFonts w:eastAsia="Arial Unicode MS" w:cs="Arial"/>
                </w:rPr>
                <w:delText xml:space="preserve">Only </w:delText>
              </w:r>
            </w:del>
            <w:ins w:id="17188" w:author="mbeckerle" w:date="2012-03-24T16:20:00Z">
              <w:r w:rsidR="00775A2D" w:rsidRPr="00240AC5">
                <w:rPr>
                  <w:rFonts w:eastAsia="Arial Unicode MS" w:cs="Arial"/>
                </w:rPr>
                <w:t>Required only</w:t>
              </w:r>
            </w:ins>
            <w:del w:id="17189" w:author="mbeckerle" w:date="2012-03-24T16:20:00Z">
              <w:r w:rsidRPr="00240AC5" w:rsidDel="00775A2D">
                <w:rPr>
                  <w:rFonts w:eastAsia="Arial Unicode MS" w:cs="Arial"/>
                </w:rPr>
                <w:delText xml:space="preserve">used </w:delText>
              </w:r>
            </w:del>
            <w:r w:rsidR="006E18CD" w:rsidRPr="00240AC5">
              <w:rPr>
                <w:rFonts w:eastAsia="Arial Unicode MS" w:cs="Arial"/>
              </w:rPr>
              <w:t xml:space="preserve"> when </w:t>
            </w:r>
            <w:r w:rsidR="00E76101" w:rsidRPr="00240AC5">
              <w:rPr>
                <w:rFonts w:eastAsia="Arial Unicode MS" w:cs="Arial"/>
              </w:rPr>
              <w:t>dfdl:</w:t>
            </w:r>
            <w:r w:rsidR="00A53F7F" w:rsidRPr="00240AC5">
              <w:rPr>
                <w:rFonts w:eastAsia="Arial Unicode MS" w:cs="Arial"/>
              </w:rPr>
              <w:t>occursCountKind</w:t>
            </w:r>
            <w:r w:rsidR="006E18CD" w:rsidRPr="00240AC5">
              <w:rPr>
                <w:rFonts w:eastAsia="Arial Unicode MS" w:cs="Arial"/>
              </w:rPr>
              <w:t>=</w:t>
            </w:r>
            <w:r w:rsidR="00CC2406" w:rsidRPr="00240AC5">
              <w:rPr>
                <w:rFonts w:eastAsia="Arial Unicode MS" w:cs="Arial"/>
              </w:rPr>
              <w:t>'</w:t>
            </w:r>
            <w:r w:rsidR="006E18CD" w:rsidRPr="00240AC5">
              <w:rPr>
                <w:rFonts w:eastAsia="Arial Unicode MS" w:cs="Arial"/>
              </w:rPr>
              <w:t>stopValue</w:t>
            </w:r>
            <w:r w:rsidR="00CC2406" w:rsidRPr="00240AC5">
              <w:rPr>
                <w:rFonts w:eastAsia="Arial Unicode MS" w:cs="Arial"/>
              </w:rPr>
              <w:t>'</w:t>
            </w:r>
            <w:r w:rsidR="006E18CD" w:rsidRPr="00240AC5">
              <w:rPr>
                <w:rFonts w:eastAsia="Arial Unicode MS" w:cs="Arial"/>
              </w:rPr>
              <w:t>.</w:t>
            </w:r>
          </w:p>
          <w:p w14:paraId="29BEF55D" w14:textId="77777777" w:rsidR="00094580" w:rsidRPr="00240AC5" w:rsidRDefault="00094580" w:rsidP="00240AC5">
            <w:pPr>
              <w:tabs>
                <w:tab w:val="num" w:pos="360"/>
                <w:tab w:val="num" w:pos="540"/>
              </w:tabs>
              <w:spacing w:before="40" w:after="40"/>
              <w:rPr>
                <w:rFonts w:eastAsia="Arial Unicode MS" w:cs="Arial"/>
              </w:rPr>
            </w:pPr>
            <w:r w:rsidRPr="00240AC5">
              <w:rPr>
                <w:rFonts w:eastAsia="Arial Unicode MS" w:cs="Arial"/>
              </w:rPr>
              <w:t>When parsing then if an occurrence of the element has a logical value that matches one of the values in this list then the parser must not expect any more occurrences of the element.</w:t>
            </w:r>
          </w:p>
          <w:p w14:paraId="1DD7C681" w14:textId="150063A8" w:rsidR="00EA6637" w:rsidRPr="00240AC5" w:rsidRDefault="00EA6637" w:rsidP="00240AC5">
            <w:pPr>
              <w:tabs>
                <w:tab w:val="num" w:pos="360"/>
                <w:tab w:val="num" w:pos="540"/>
              </w:tabs>
              <w:spacing w:before="40" w:after="40"/>
              <w:rPr>
                <w:rFonts w:eastAsia="Arial Unicode MS" w:cs="Arial"/>
              </w:rPr>
            </w:pPr>
            <w:r w:rsidRPr="00240AC5">
              <w:rPr>
                <w:rFonts w:eastAsia="Arial Unicode MS" w:cs="Arial"/>
              </w:rPr>
              <w:t xml:space="preserve">On unparsing </w:t>
            </w:r>
            <w:r w:rsidR="00451779" w:rsidRPr="00240AC5">
              <w:rPr>
                <w:rFonts w:eastAsia="Arial Unicode MS" w:cs="Arial"/>
              </w:rPr>
              <w:t xml:space="preserve">the first </w:t>
            </w:r>
            <w:r w:rsidRPr="00240AC5">
              <w:rPr>
                <w:rFonts w:eastAsia="Arial Unicode MS" w:cs="Arial"/>
              </w:rPr>
              <w:t xml:space="preserve">value will be inserted as </w:t>
            </w:r>
            <w:del w:id="17190" w:author="mbeckerle" w:date="2013-01-28T14:33:00Z">
              <w:r w:rsidRPr="00240AC5" w:rsidDel="00336AA7">
                <w:rPr>
                  <w:rFonts w:eastAsia="Arial Unicode MS" w:cs="Arial"/>
                </w:rPr>
                <w:delText xml:space="preserve">the </w:delText>
              </w:r>
            </w:del>
            <w:ins w:id="17191" w:author="mbeckerle" w:date="2013-01-28T14:33:00Z">
              <w:r w:rsidR="00336AA7">
                <w:rPr>
                  <w:rFonts w:eastAsia="Arial Unicode MS" w:cs="Arial"/>
                </w:rPr>
                <w:t>an additional final</w:t>
              </w:r>
            </w:ins>
            <w:del w:id="17192" w:author="mbeckerle" w:date="2013-01-28T14:33:00Z">
              <w:r w:rsidRPr="00240AC5" w:rsidDel="00336AA7">
                <w:rPr>
                  <w:rFonts w:eastAsia="Arial Unicode MS" w:cs="Arial"/>
                </w:rPr>
                <w:delText>last</w:delText>
              </w:r>
            </w:del>
            <w:r w:rsidRPr="00240AC5">
              <w:rPr>
                <w:rFonts w:eastAsia="Arial Unicode MS" w:cs="Arial"/>
              </w:rPr>
              <w:t xml:space="preserve"> </w:t>
            </w:r>
            <w:ins w:id="17193" w:author="Steve Hanson" w:date="2013-03-15T16:50:00Z">
              <w:r w:rsidR="002A0222">
                <w:rPr>
                  <w:rFonts w:eastAsia="Arial Unicode MS" w:cs="Arial"/>
                </w:rPr>
                <w:t>occurrence</w:t>
              </w:r>
            </w:ins>
            <w:del w:id="17194" w:author="Steve Hanson" w:date="2013-03-15T16:50:00Z">
              <w:r w:rsidRPr="00240AC5" w:rsidDel="002A0222">
                <w:rPr>
                  <w:rFonts w:eastAsia="Arial Unicode MS" w:cs="Arial"/>
                </w:rPr>
                <w:delText xml:space="preserve">value </w:delText>
              </w:r>
            </w:del>
            <w:ins w:id="17195" w:author="Steve Hanson" w:date="2013-03-15T16:50:00Z">
              <w:r w:rsidR="002A0222">
                <w:rPr>
                  <w:rFonts w:eastAsia="Arial Unicode MS" w:cs="Arial"/>
                </w:rPr>
                <w:t xml:space="preserve"> </w:t>
              </w:r>
            </w:ins>
            <w:r w:rsidRPr="00240AC5">
              <w:rPr>
                <w:rFonts w:eastAsia="Arial Unicode MS" w:cs="Arial"/>
              </w:rPr>
              <w:t>in the array</w:t>
            </w:r>
            <w:r w:rsidR="00E008A5" w:rsidRPr="00240AC5">
              <w:rPr>
                <w:rFonts w:eastAsia="Arial Unicode MS" w:cs="Arial"/>
              </w:rPr>
              <w:t xml:space="preserve"> after all of the occurrences in the infoset have been output.</w:t>
            </w:r>
          </w:p>
          <w:p w14:paraId="79E714E8" w14:textId="77777777" w:rsidR="00F35C14" w:rsidRPr="00240AC5" w:rsidRDefault="00F35C14" w:rsidP="00240AC5">
            <w:pPr>
              <w:tabs>
                <w:tab w:val="num" w:pos="360"/>
                <w:tab w:val="num" w:pos="540"/>
              </w:tabs>
              <w:spacing w:before="40" w:after="40"/>
              <w:ind w:left="180" w:hanging="180"/>
              <w:rPr>
                <w:rFonts w:eastAsia="Arial Unicode MS" w:cs="Arial"/>
              </w:rPr>
            </w:pPr>
            <w:r w:rsidRPr="00240AC5">
              <w:rPr>
                <w:rFonts w:eastAsia="Arial Unicode MS"/>
              </w:rPr>
              <w:t>Annotation: dfdl:element</w:t>
            </w:r>
          </w:p>
        </w:tc>
      </w:tr>
    </w:tbl>
    <w:p w14:paraId="4C12894D" w14:textId="77777777" w:rsidR="00520AF9" w:rsidRDefault="00520AF9" w:rsidP="00520AF9">
      <w:pPr>
        <w:rPr>
          <w:ins w:id="17196" w:author="Steve Hanson" w:date="2013-03-14T15:42:00Z"/>
        </w:rPr>
      </w:pPr>
      <w:bookmarkStart w:id="17197" w:name="_Toc130873647"/>
      <w:bookmarkStart w:id="17198" w:name="_Toc140549619"/>
      <w:bookmarkStart w:id="17199" w:name="_Ref157416759"/>
    </w:p>
    <w:p w14:paraId="69D2268C" w14:textId="6454CA5B" w:rsidR="00520AF9" w:rsidRDefault="00520AF9" w:rsidP="00520AF9">
      <w:pPr>
        <w:rPr>
          <w:ins w:id="17200" w:author="Steve Hanson" w:date="2013-03-14T18:01:00Z"/>
        </w:rPr>
      </w:pPr>
      <w:ins w:id="17201" w:author="Steve Hanson" w:date="2013-03-14T15:42:00Z">
        <w:r>
          <w:t>When XSD</w:t>
        </w:r>
      </w:ins>
      <w:ins w:id="17202" w:author="Steve Hanson" w:date="2013-03-28T18:14:00Z">
        <w:r w:rsidR="00894B19">
          <w:t>L</w:t>
        </w:r>
      </w:ins>
      <w:ins w:id="17203" w:author="Steve Hanson" w:date="2013-03-14T15:42:00Z">
        <w:r>
          <w:t xml:space="preserve"> minOccurs = 1 and maxOccurs</w:t>
        </w:r>
      </w:ins>
      <w:ins w:id="17204" w:author="Steve Hanson" w:date="2013-03-14T15:43:00Z">
        <w:r>
          <w:t xml:space="preserve"> = 1</w:t>
        </w:r>
      </w:ins>
      <w:ins w:id="17205" w:author="Steve Hanson" w:date="2013-03-14T15:42:00Z">
        <w:r>
          <w:t>, the above properties are not used</w:t>
        </w:r>
      </w:ins>
      <w:ins w:id="17206" w:author="Steve Hanson" w:date="2013-03-14T17:55:00Z">
        <w:r w:rsidR="00520D72">
          <w:t>, and t</w:t>
        </w:r>
      </w:ins>
      <w:ins w:id="17207" w:author="Steve Hanson" w:date="2013-03-14T15:42:00Z">
        <w:r>
          <w:t xml:space="preserve">he behavior is as if dfdl:occursCountKind </w:t>
        </w:r>
      </w:ins>
      <w:ins w:id="17208" w:author="Steve Hanson" w:date="2013-03-14T15:43:00Z">
        <w:r>
          <w:t>wa</w:t>
        </w:r>
      </w:ins>
      <w:ins w:id="17209" w:author="Steve Hanson" w:date="2013-03-14T15:42:00Z">
        <w:r>
          <w:t>s ‘fixed’</w:t>
        </w:r>
      </w:ins>
      <w:ins w:id="17210" w:author="Steve Hanson" w:date="2013-03-14T18:42:00Z">
        <w:r w:rsidR="00C75780">
          <w:t xml:space="preserve"> as described in section </w:t>
        </w:r>
      </w:ins>
      <w:ins w:id="17211" w:author="Steve Hanson" w:date="2013-03-14T18:45:00Z">
        <w:r w:rsidR="006F2BDD">
          <w:fldChar w:fldCharType="begin"/>
        </w:r>
        <w:r w:rsidR="006F2BDD">
          <w:instrText xml:space="preserve"> REF _Ref351050062 \w </w:instrText>
        </w:r>
      </w:ins>
      <w:r w:rsidR="006F2BDD">
        <w:fldChar w:fldCharType="separate"/>
      </w:r>
      <w:ins w:id="17212" w:author="mbeckerle" w:date="2013-07-10T14:54:00Z">
        <w:r w:rsidR="008B68D7">
          <w:t>16.1.1</w:t>
        </w:r>
      </w:ins>
      <w:ins w:id="17213" w:author="Steve Hanson" w:date="2013-03-14T18:45:00Z">
        <w:r w:rsidR="006F2BDD">
          <w:fldChar w:fldCharType="end"/>
        </w:r>
      </w:ins>
      <w:ins w:id="17214" w:author="Steve Hanson" w:date="2013-03-14T15:42:00Z">
        <w:r>
          <w:t>.</w:t>
        </w:r>
      </w:ins>
    </w:p>
    <w:p w14:paraId="26E47300" w14:textId="77777777" w:rsidR="00520D72" w:rsidRPr="005223F4" w:rsidRDefault="00520D72" w:rsidP="00520AF9">
      <w:pPr>
        <w:rPr>
          <w:ins w:id="17215" w:author="Steve Hanson" w:date="2013-03-14T15:42:00Z"/>
        </w:rPr>
      </w:pPr>
    </w:p>
    <w:p w14:paraId="4E2BF5B9" w14:textId="27E5538F" w:rsidR="00866529" w:rsidDel="00C75780" w:rsidRDefault="00C75780" w:rsidP="00EB3EFA">
      <w:pPr>
        <w:pStyle w:val="Heading2"/>
        <w:rPr>
          <w:del w:id="17216" w:author="mbeckerle" w:date="2012-04-22T21:05:00Z"/>
        </w:rPr>
      </w:pPr>
      <w:bookmarkStart w:id="17217" w:name="_Toc362453446"/>
      <w:commentRangeStart w:id="17218"/>
      <w:ins w:id="17219" w:author="Steve Hanson" w:date="2013-03-14T18:37:00Z">
        <w:r>
          <w:t>The</w:t>
        </w:r>
        <w:bookmarkEnd w:id="17217"/>
        <w:r>
          <w:t xml:space="preserve"> </w:t>
        </w:r>
      </w:ins>
    </w:p>
    <w:p w14:paraId="077E95C6" w14:textId="55EE6009" w:rsidR="00311FEB" w:rsidRPr="005223F4" w:rsidDel="00BF0A81" w:rsidRDefault="00311FEB" w:rsidP="00311FEB">
      <w:pPr>
        <w:rPr>
          <w:del w:id="17220" w:author="Steve Hanson" w:date="2013-03-14T15:22:00Z"/>
        </w:rPr>
      </w:pPr>
      <w:del w:id="17221" w:author="Steve Hanson" w:date="2013-03-14T15:22:00Z">
        <w:r w:rsidRPr="005223F4" w:rsidDel="00BF0A81">
          <w:delText>The above properties handle a logical one</w:delText>
        </w:r>
        <w:r w:rsidR="00F238C5" w:rsidRPr="005223F4" w:rsidDel="00BF0A81">
          <w:delText>-</w:delText>
        </w:r>
        <w:r w:rsidRPr="005223F4" w:rsidDel="00BF0A81">
          <w:delText xml:space="preserve">dimensional array of any type. </w:delText>
        </w:r>
        <w:bookmarkStart w:id="17222" w:name="_Toc351912881"/>
        <w:bookmarkStart w:id="17223" w:name="_Toc351914902"/>
        <w:bookmarkStart w:id="17224" w:name="_Toc351915368"/>
        <w:bookmarkStart w:id="17225" w:name="_Toc361231425"/>
        <w:bookmarkStart w:id="17226" w:name="_Toc361231951"/>
        <w:bookmarkStart w:id="17227" w:name="_Toc362445249"/>
        <w:bookmarkStart w:id="17228" w:name="_Toc362452000"/>
        <w:bookmarkStart w:id="17229" w:name="_Toc362452549"/>
        <w:bookmarkStart w:id="17230" w:name="_Toc362453447"/>
        <w:bookmarkEnd w:id="17222"/>
        <w:bookmarkEnd w:id="17223"/>
        <w:bookmarkEnd w:id="17224"/>
        <w:bookmarkEnd w:id="17225"/>
        <w:bookmarkEnd w:id="17226"/>
        <w:bookmarkEnd w:id="17227"/>
        <w:bookmarkEnd w:id="17228"/>
        <w:bookmarkEnd w:id="17229"/>
        <w:bookmarkEnd w:id="17230"/>
      </w:del>
    </w:p>
    <w:p w14:paraId="1E447F0F" w14:textId="3C415F4A" w:rsidR="008D1A2B" w:rsidRPr="005223F4" w:rsidDel="00520D72" w:rsidRDefault="008B5FA0" w:rsidP="009C7E1B">
      <w:pPr>
        <w:rPr>
          <w:del w:id="17231" w:author="Steve Hanson" w:date="2013-03-14T18:01:00Z"/>
        </w:rPr>
      </w:pPr>
      <w:del w:id="17232" w:author="Steve Hanson" w:date="2013-03-14T18:01:00Z">
        <w:r w:rsidRPr="005223F4" w:rsidDel="00520D72">
          <w:delText xml:space="preserve">In some situations arrays of elements and sequence groups of elements seem to be similar; however, there is no notion of the array itself independent of its contained elements. Arrays are distinctly different from sequence groups in this way. </w:delText>
        </w:r>
        <w:bookmarkStart w:id="17233" w:name="_Toc351912882"/>
        <w:bookmarkStart w:id="17234" w:name="_Toc351914903"/>
        <w:bookmarkStart w:id="17235" w:name="_Toc351915369"/>
        <w:bookmarkStart w:id="17236" w:name="_Toc361231426"/>
        <w:bookmarkStart w:id="17237" w:name="_Toc361231952"/>
        <w:bookmarkStart w:id="17238" w:name="_Toc362445250"/>
        <w:bookmarkStart w:id="17239" w:name="_Toc362452001"/>
        <w:bookmarkStart w:id="17240" w:name="_Toc362452550"/>
        <w:bookmarkStart w:id="17241" w:name="_Toc362453448"/>
        <w:bookmarkEnd w:id="17233"/>
        <w:bookmarkEnd w:id="17234"/>
        <w:bookmarkEnd w:id="17235"/>
        <w:bookmarkEnd w:id="17236"/>
        <w:bookmarkEnd w:id="17237"/>
        <w:bookmarkEnd w:id="17238"/>
        <w:bookmarkEnd w:id="17239"/>
        <w:bookmarkEnd w:id="17240"/>
        <w:bookmarkEnd w:id="17241"/>
      </w:del>
    </w:p>
    <w:p w14:paraId="44CB29C8" w14:textId="0FACC642" w:rsidR="008D1A2B" w:rsidRPr="005223F4" w:rsidDel="00520D72" w:rsidRDefault="008B5FA0" w:rsidP="009C7E1B">
      <w:pPr>
        <w:rPr>
          <w:del w:id="17242" w:author="Steve Hanson" w:date="2013-03-14T18:01:00Z"/>
        </w:rPr>
      </w:pPr>
      <w:del w:id="17243" w:author="Steve Hanson" w:date="2013-03-14T18:01:00Z">
        <w:r w:rsidRPr="005223F4" w:rsidDel="00520D72">
          <w:delText xml:space="preserve">A sequence can have its own initiator, and an element having that sequence as its type can also have its own element initiator, so you could express two different initiators. </w:delText>
        </w:r>
        <w:bookmarkStart w:id="17244" w:name="_Toc351912883"/>
        <w:bookmarkStart w:id="17245" w:name="_Toc351914904"/>
        <w:bookmarkStart w:id="17246" w:name="_Toc351915370"/>
        <w:bookmarkStart w:id="17247" w:name="_Toc361231427"/>
        <w:bookmarkStart w:id="17248" w:name="_Toc361231953"/>
        <w:bookmarkStart w:id="17249" w:name="_Toc362445251"/>
        <w:bookmarkStart w:id="17250" w:name="_Toc362452002"/>
        <w:bookmarkStart w:id="17251" w:name="_Toc362452551"/>
        <w:bookmarkStart w:id="17252" w:name="_Toc362453449"/>
        <w:bookmarkEnd w:id="17244"/>
        <w:bookmarkEnd w:id="17245"/>
        <w:bookmarkEnd w:id="17246"/>
        <w:bookmarkEnd w:id="17247"/>
        <w:bookmarkEnd w:id="17248"/>
        <w:bookmarkEnd w:id="17249"/>
        <w:bookmarkEnd w:id="17250"/>
        <w:bookmarkEnd w:id="17251"/>
        <w:bookmarkEnd w:id="17252"/>
      </w:del>
    </w:p>
    <w:p w14:paraId="269CBDD2" w14:textId="04C748C9" w:rsidR="00C75780" w:rsidRDefault="00C75780" w:rsidP="00C75780">
      <w:pPr>
        <w:pStyle w:val="Heading2"/>
        <w:rPr>
          <w:ins w:id="17253" w:author="Steve Hanson" w:date="2013-03-14T18:37:00Z"/>
        </w:rPr>
      </w:pPr>
      <w:bookmarkStart w:id="17254" w:name="_dfdl:occursCountKind_property"/>
      <w:bookmarkStart w:id="17255" w:name="_Ref351049926"/>
      <w:bookmarkStart w:id="17256" w:name="_Toc362453450"/>
      <w:bookmarkEnd w:id="17254"/>
      <w:ins w:id="17257" w:author="Steve Hanson" w:date="2013-03-14T18:37:00Z">
        <w:r>
          <w:t>dfdl:occursCountKind property</w:t>
        </w:r>
      </w:ins>
      <w:bookmarkEnd w:id="17255"/>
      <w:commentRangeEnd w:id="17218"/>
      <w:r w:rsidR="00A3095E">
        <w:rPr>
          <w:rStyle w:val="CommentReference"/>
          <w:rFonts w:cs="Times New Roman"/>
          <w:b w:val="0"/>
          <w:bCs w:val="0"/>
          <w:kern w:val="0"/>
        </w:rPr>
        <w:commentReference w:id="17218"/>
      </w:r>
      <w:bookmarkEnd w:id="17256"/>
    </w:p>
    <w:p w14:paraId="147ED163" w14:textId="6B43ECEE" w:rsidR="00C75780" w:rsidRDefault="00C75780" w:rsidP="0031368F">
      <w:pPr>
        <w:pStyle w:val="Heading3"/>
        <w:rPr>
          <w:ins w:id="17258" w:author="Steve Hanson" w:date="2013-03-14T18:37:00Z"/>
        </w:rPr>
      </w:pPr>
      <w:bookmarkStart w:id="17259" w:name="_Ref351050062"/>
      <w:bookmarkStart w:id="17260" w:name="_Toc362453451"/>
      <w:ins w:id="17261" w:author="Steve Hanson" w:date="2013-03-14T18:37:00Z">
        <w:r>
          <w:t>dfdl:occursCountKind ‘fixed’</w:t>
        </w:r>
        <w:bookmarkEnd w:id="17259"/>
        <w:bookmarkEnd w:id="17260"/>
      </w:ins>
    </w:p>
    <w:p w14:paraId="3EDCEBD2" w14:textId="23E3FAC6" w:rsidR="00EB3EFA" w:rsidRDefault="00C75780" w:rsidP="00C75780">
      <w:pPr>
        <w:rPr>
          <w:ins w:id="17262" w:author="Steve Hanson" w:date="2013-03-14T17:51:00Z"/>
          <w:rFonts w:eastAsia="Arial Unicode MS" w:cs="Arial"/>
        </w:rPr>
      </w:pPr>
      <w:ins w:id="17263" w:author="Steve Hanson" w:date="2013-03-14T18:37:00Z">
        <w:r>
          <w:rPr>
            <w:rFonts w:eastAsia="Arial Unicode MS" w:cs="Arial"/>
          </w:rPr>
          <w:t>T</w:t>
        </w:r>
      </w:ins>
      <w:del w:id="17264" w:author="Steve Hanson" w:date="2013-03-14T18:01:00Z">
        <w:r w:rsidR="008D1A2B" w:rsidRPr="005223F4" w:rsidDel="00520D72">
          <w:delText>U</w:delText>
        </w:r>
        <w:r w:rsidR="008B5FA0" w:rsidRPr="005223F4" w:rsidDel="00520D72">
          <w:delText xml:space="preserve">nlike a sequence group, an array </w:delText>
        </w:r>
        <w:r w:rsidR="008D1A2B" w:rsidRPr="005223F4" w:rsidDel="00520D72">
          <w:delText xml:space="preserve">does not </w:delText>
        </w:r>
        <w:r w:rsidR="008B5FA0" w:rsidRPr="005223F4" w:rsidDel="00520D72">
          <w:delText xml:space="preserve">have its own initiator, terminator, or alignment. Those properties </w:delText>
        </w:r>
        <w:r w:rsidR="008D1A2B" w:rsidRPr="005223F4" w:rsidDel="00520D72">
          <w:delText xml:space="preserve">apply to each </w:delText>
        </w:r>
      </w:del>
      <w:del w:id="17265" w:author="Steve Hanson" w:date="2013-03-14T17:54:00Z">
        <w:r w:rsidR="008D1A2B" w:rsidRPr="005223F4" w:rsidDel="00520D72">
          <w:delText>of the child</w:delText>
        </w:r>
      </w:del>
      <w:del w:id="17266" w:author="Steve Hanson" w:date="2013-03-14T18:01:00Z">
        <w:r w:rsidR="008B5FA0" w:rsidRPr="005223F4" w:rsidDel="00520D72">
          <w:delText xml:space="preserve"> </w:delText>
        </w:r>
      </w:del>
      <w:del w:id="17267" w:author="Steve Hanson" w:date="2013-03-14T17:54:00Z">
        <w:r w:rsidR="008B5FA0" w:rsidRPr="005223F4" w:rsidDel="00520D72">
          <w:delText xml:space="preserve">elements </w:delText>
        </w:r>
      </w:del>
      <w:del w:id="17268" w:author="Steve Hanson" w:date="2013-03-14T18:01:00Z">
        <w:r w:rsidR="008B5FA0" w:rsidRPr="005223F4" w:rsidDel="00520D72">
          <w:delText>of the array. To give an alignment</w:delText>
        </w:r>
        <w:r w:rsidR="00C069EC" w:rsidRPr="005223F4" w:rsidDel="00520D72">
          <w:delText>,</w:delText>
        </w:r>
        <w:r w:rsidR="008B5FA0" w:rsidRPr="005223F4" w:rsidDel="00520D72">
          <w:delText xml:space="preserve"> initiator, </w:delText>
        </w:r>
        <w:r w:rsidR="00C069EC" w:rsidRPr="005223F4" w:rsidDel="00520D72">
          <w:delText xml:space="preserve">separator </w:delText>
        </w:r>
        <w:r w:rsidR="008B5FA0" w:rsidRPr="005223F4" w:rsidDel="00520D72">
          <w:delText xml:space="preserve">or terminator </w:delText>
        </w:r>
      </w:del>
      <w:del w:id="17269" w:author="Steve Hanson" w:date="2013-03-14T17:55:00Z">
        <w:r w:rsidR="008B5FA0" w:rsidRPr="005223F4" w:rsidDel="00520D72">
          <w:delText>for</w:delText>
        </w:r>
      </w:del>
      <w:del w:id="17270" w:author="Steve Hanson" w:date="2013-03-14T18:01:00Z">
        <w:r w:rsidR="008B5FA0" w:rsidRPr="005223F4" w:rsidDel="00520D72">
          <w:delText xml:space="preserve"> an entire array you must enclose the element declaration for the array in a sequence group</w:delText>
        </w:r>
        <w:r w:rsidR="008D1A2B" w:rsidRPr="005223F4" w:rsidDel="00520D72">
          <w:delText xml:space="preserve"> and specify the alignment</w:delText>
        </w:r>
        <w:r w:rsidR="00C069EC" w:rsidRPr="005223F4" w:rsidDel="00520D72">
          <w:delText>,</w:delText>
        </w:r>
        <w:r w:rsidR="008D1A2B" w:rsidRPr="005223F4" w:rsidDel="00520D72">
          <w:delText xml:space="preserve"> </w:delText>
        </w:r>
        <w:r w:rsidR="00C069EC" w:rsidRPr="005223F4" w:rsidDel="00520D72">
          <w:delText>separator,</w:delText>
        </w:r>
        <w:r w:rsidR="008D1A2B" w:rsidRPr="005223F4" w:rsidDel="00520D72">
          <w:delText xml:space="preserve"> initiator and terminator on the sequence group.</w:delText>
        </w:r>
      </w:del>
      <w:ins w:id="17271" w:author="Steve Hanson" w:date="2013-03-14T17:51:00Z">
        <w:r w:rsidR="00EB3EFA">
          <w:rPr>
            <w:rFonts w:eastAsia="Arial Unicode MS" w:cs="Arial"/>
          </w:rPr>
          <w:t>he enum ‘fixed’ should be used when the number of occurrences is always the same. The number is provided by the XSD</w:t>
        </w:r>
      </w:ins>
      <w:ins w:id="17272" w:author="Steve Hanson" w:date="2013-03-28T18:15:00Z">
        <w:r w:rsidR="00894B19">
          <w:rPr>
            <w:rFonts w:eastAsia="Arial Unicode MS" w:cs="Arial"/>
          </w:rPr>
          <w:t>L</w:t>
        </w:r>
      </w:ins>
      <w:ins w:id="17273" w:author="Steve Hanson" w:date="2013-03-14T17:51:00Z">
        <w:r w:rsidR="00EB3EFA">
          <w:rPr>
            <w:rFonts w:eastAsia="Arial Unicode MS" w:cs="Arial"/>
          </w:rPr>
          <w:t xml:space="preserve"> maxOccurs property. </w:t>
        </w:r>
      </w:ins>
    </w:p>
    <w:p w14:paraId="3C4FA91C" w14:textId="77777777" w:rsidR="00EB3EFA" w:rsidRDefault="00EB3EFA" w:rsidP="00EB3EFA">
      <w:pPr>
        <w:rPr>
          <w:ins w:id="17274" w:author="Steve Hanson" w:date="2013-03-14T17:51:00Z"/>
          <w:rFonts w:eastAsia="Arial Unicode MS" w:cs="Arial"/>
        </w:rPr>
      </w:pPr>
      <w:ins w:id="17275" w:author="Steve Hanson" w:date="2013-03-14T17:51:00Z">
        <w:r>
          <w:rPr>
            <w:rFonts w:eastAsia="Arial Unicode MS" w:cs="Arial"/>
          </w:rPr>
          <w:t>When parsing, maxOccurs</w:t>
        </w:r>
        <w:r w:rsidRPr="00240AC5">
          <w:rPr>
            <w:rFonts w:eastAsia="Arial Unicode MS" w:cs="Arial"/>
          </w:rPr>
          <w:t xml:space="preserve"> </w:t>
        </w:r>
        <w:r>
          <w:rPr>
            <w:rFonts w:eastAsia="Arial Unicode MS" w:cs="Arial"/>
          </w:rPr>
          <w:t xml:space="preserve">occurrences are expected in the data. It is a processing error if less than maxOccurs occurrences are found or defaulted. The parser stops looking for occurrences when maxOccurs have been found or defaulted. </w:t>
        </w:r>
      </w:ins>
    </w:p>
    <w:p w14:paraId="57177E7F" w14:textId="13ED2FDE" w:rsidR="00EB3EFA" w:rsidRDefault="00EB3EFA" w:rsidP="00EB3EFA">
      <w:pPr>
        <w:rPr>
          <w:ins w:id="17276" w:author="Steve Hanson" w:date="2013-03-14T17:51:00Z"/>
          <w:rFonts w:eastAsia="Arial Unicode MS" w:cs="Arial"/>
        </w:rPr>
      </w:pPr>
      <w:ins w:id="17277" w:author="Steve Hanson" w:date="2013-03-14T17:51:00Z">
        <w:r>
          <w:rPr>
            <w:rFonts w:eastAsia="Arial Unicode MS" w:cs="Arial"/>
          </w:rPr>
          <w:t>When unparsing, maxOccurs</w:t>
        </w:r>
        <w:r w:rsidRPr="00240AC5">
          <w:rPr>
            <w:rFonts w:eastAsia="Arial Unicode MS" w:cs="Arial"/>
          </w:rPr>
          <w:t xml:space="preserve"> </w:t>
        </w:r>
        <w:r>
          <w:rPr>
            <w:rFonts w:eastAsia="Arial Unicode MS" w:cs="Arial"/>
          </w:rPr>
          <w:t xml:space="preserve">occurrences are expected in the infoset. It is a processing error if less than maxOccurs occurrences are found or defaulted, or if </w:t>
        </w:r>
      </w:ins>
      <w:ins w:id="17278" w:author="Steve Hanson" w:date="2013-03-15T16:51:00Z">
        <w:r w:rsidR="002A0222">
          <w:rPr>
            <w:rFonts w:eastAsia="Arial Unicode MS" w:cs="Arial"/>
          </w:rPr>
          <w:t>more</w:t>
        </w:r>
      </w:ins>
      <w:ins w:id="17279" w:author="Steve Hanson" w:date="2013-03-14T17:51:00Z">
        <w:r>
          <w:rPr>
            <w:rFonts w:eastAsia="Arial Unicode MS" w:cs="Arial"/>
          </w:rPr>
          <w:t xml:space="preserve"> than maxOccurs occurrences are found. </w:t>
        </w:r>
      </w:ins>
    </w:p>
    <w:p w14:paraId="3B5CBA7C" w14:textId="77777777" w:rsidR="00EB3EFA" w:rsidRDefault="00EB3EFA" w:rsidP="00EB3EFA">
      <w:pPr>
        <w:rPr>
          <w:ins w:id="17280" w:author="Steve Hanson" w:date="2013-03-14T17:51:00Z"/>
          <w:rFonts w:eastAsia="Arial Unicode MS" w:cs="Arial"/>
        </w:rPr>
      </w:pPr>
      <w:ins w:id="17281" w:author="Steve Hanson" w:date="2013-03-14T17:51:00Z">
        <w:r>
          <w:rPr>
            <w:rFonts w:eastAsia="Arial Unicode MS" w:cs="Arial"/>
          </w:rPr>
          <w:t>I</w:t>
        </w:r>
        <w:r w:rsidRPr="00240AC5">
          <w:rPr>
            <w:rFonts w:eastAsia="Arial Unicode MS" w:cs="Arial"/>
          </w:rPr>
          <w:t>t is a schema definition error if minOccurs is not equal to maxOccurs.</w:t>
        </w:r>
        <w:r>
          <w:rPr>
            <w:rFonts w:eastAsia="Arial Unicode MS" w:cs="Arial"/>
          </w:rPr>
          <w:t xml:space="preserve"> </w:t>
        </w:r>
      </w:ins>
    </w:p>
    <w:p w14:paraId="6F6AF38C" w14:textId="77777777" w:rsidR="00EB3EFA" w:rsidRDefault="00EB3EFA" w:rsidP="0031368F">
      <w:pPr>
        <w:pStyle w:val="Heading3"/>
        <w:rPr>
          <w:ins w:id="17282" w:author="Steve Hanson" w:date="2013-03-14T17:51:00Z"/>
        </w:rPr>
      </w:pPr>
      <w:bookmarkStart w:id="17283" w:name="_Toc362453452"/>
      <w:ins w:id="17284" w:author="Steve Hanson" w:date="2013-03-14T17:51:00Z">
        <w:r>
          <w:t>dfdl:occursCountKind ‘implicit’</w:t>
        </w:r>
        <w:bookmarkEnd w:id="17283"/>
      </w:ins>
    </w:p>
    <w:p w14:paraId="750E2D27" w14:textId="4520365E" w:rsidR="00EB3EFA" w:rsidRDefault="00EB3EFA" w:rsidP="00EB3EFA">
      <w:pPr>
        <w:rPr>
          <w:ins w:id="17285" w:author="Steve Hanson" w:date="2013-03-14T17:51:00Z"/>
          <w:rFonts w:eastAsia="Arial Unicode MS" w:cs="Arial"/>
        </w:rPr>
      </w:pPr>
      <w:ins w:id="17286" w:author="Steve Hanson" w:date="2013-03-14T17:51:00Z">
        <w:r>
          <w:rPr>
            <w:rFonts w:eastAsia="Arial Unicode MS" w:cs="Arial"/>
          </w:rPr>
          <w:t>The enum ‘implicit’ should be used when the number of occurrences is to be established using speculative parsing, and there are lower and upper bounds to control the speculation. The bounds are provided by the XSD</w:t>
        </w:r>
      </w:ins>
      <w:ins w:id="17287" w:author="Steve Hanson" w:date="2013-03-28T18:15:00Z">
        <w:r w:rsidR="00894B19">
          <w:rPr>
            <w:rFonts w:eastAsia="Arial Unicode MS" w:cs="Arial"/>
          </w:rPr>
          <w:t>L</w:t>
        </w:r>
      </w:ins>
      <w:ins w:id="17288" w:author="Steve Hanson" w:date="2013-03-14T17:51:00Z">
        <w:r>
          <w:rPr>
            <w:rFonts w:eastAsia="Arial Unicode MS" w:cs="Arial"/>
          </w:rPr>
          <w:t xml:space="preserve"> minOccurs and </w:t>
        </w:r>
      </w:ins>
      <w:ins w:id="17289" w:author="Steve Hanson" w:date="2013-03-28T18:16:00Z">
        <w:r w:rsidR="00894B19">
          <w:rPr>
            <w:rFonts w:eastAsia="Arial Unicode MS" w:cs="Arial"/>
          </w:rPr>
          <w:t xml:space="preserve">XSDL </w:t>
        </w:r>
      </w:ins>
      <w:ins w:id="17290" w:author="Steve Hanson" w:date="2013-03-14T17:51:00Z">
        <w:r>
          <w:rPr>
            <w:rFonts w:eastAsia="Arial Unicode MS" w:cs="Arial"/>
          </w:rPr>
          <w:t>maxOccurs properties.</w:t>
        </w:r>
      </w:ins>
    </w:p>
    <w:p w14:paraId="3BE73591" w14:textId="77777777" w:rsidR="00EB3EFA" w:rsidRDefault="00EB3EFA" w:rsidP="00EB3EFA">
      <w:pPr>
        <w:rPr>
          <w:ins w:id="17291" w:author="Steve Hanson" w:date="2013-03-14T17:51:00Z"/>
          <w:rFonts w:eastAsia="Arial Unicode MS" w:cs="Arial"/>
        </w:rPr>
      </w:pPr>
      <w:ins w:id="17292" w:author="Steve Hanson" w:date="2013-03-14T17:51:00Z">
        <w:r>
          <w:rPr>
            <w:rFonts w:eastAsia="Arial Unicode MS" w:cs="Arial"/>
          </w:rPr>
          <w:t>When parsing, up to maxOccurs</w:t>
        </w:r>
        <w:r w:rsidRPr="00240AC5">
          <w:rPr>
            <w:rFonts w:eastAsia="Arial Unicode MS" w:cs="Arial"/>
          </w:rPr>
          <w:t xml:space="preserve"> </w:t>
        </w:r>
        <w:r>
          <w:rPr>
            <w:rFonts w:eastAsia="Arial Unicode MS" w:cs="Arial"/>
          </w:rPr>
          <w:t xml:space="preserve">occurrences are expected in the data. It is a processing error if less than minOccurs occurrences are found or defaulted. The parser stops looking for occurrences when either minOccurs have been found or defaulted and speculative parsing does not find another occurrence, or maxOccurs have been found or defaulted. </w:t>
        </w:r>
      </w:ins>
    </w:p>
    <w:p w14:paraId="2FFED404" w14:textId="34F88851" w:rsidR="00EB3EFA" w:rsidRDefault="00EB3EFA" w:rsidP="00EB3EFA">
      <w:pPr>
        <w:rPr>
          <w:ins w:id="17293" w:author="Steve Hanson" w:date="2013-03-14T17:51:00Z"/>
          <w:rFonts w:eastAsia="Arial Unicode MS" w:cs="Arial"/>
        </w:rPr>
      </w:pPr>
      <w:ins w:id="17294" w:author="Steve Hanson" w:date="2013-03-14T17:51:00Z">
        <w:r>
          <w:rPr>
            <w:rFonts w:eastAsia="Arial Unicode MS" w:cs="Arial"/>
          </w:rPr>
          <w:t>When unparsing, up to maxOccurs</w:t>
        </w:r>
        <w:r w:rsidRPr="00240AC5">
          <w:rPr>
            <w:rFonts w:eastAsia="Arial Unicode MS" w:cs="Arial"/>
          </w:rPr>
          <w:t xml:space="preserve"> </w:t>
        </w:r>
        <w:r>
          <w:rPr>
            <w:rFonts w:eastAsia="Arial Unicode MS" w:cs="Arial"/>
          </w:rPr>
          <w:t xml:space="preserve">occurrences are expected in the infoset. It is a processing error if less than minOccurs occurrences are found or defaulted, or if </w:t>
        </w:r>
      </w:ins>
      <w:ins w:id="17295" w:author="Steve Hanson" w:date="2013-03-15T16:59:00Z">
        <w:r w:rsidR="002A0222">
          <w:rPr>
            <w:rFonts w:eastAsia="Arial Unicode MS" w:cs="Arial"/>
          </w:rPr>
          <w:t>more</w:t>
        </w:r>
      </w:ins>
      <w:ins w:id="17296" w:author="Steve Hanson" w:date="2013-03-14T17:51:00Z">
        <w:r>
          <w:rPr>
            <w:rFonts w:eastAsia="Arial Unicode MS" w:cs="Arial"/>
          </w:rPr>
          <w:t xml:space="preserve"> than maxOccurs occurrences are </w:t>
        </w:r>
        <w:commentRangeStart w:id="17297"/>
        <w:r>
          <w:rPr>
            <w:rFonts w:eastAsia="Arial Unicode MS" w:cs="Arial"/>
          </w:rPr>
          <w:t>found</w:t>
        </w:r>
      </w:ins>
      <w:commentRangeEnd w:id="17297"/>
      <w:r w:rsidR="006A5282">
        <w:rPr>
          <w:rStyle w:val="CommentReference"/>
        </w:rPr>
        <w:commentReference w:id="17297"/>
      </w:r>
      <w:ins w:id="17298" w:author="Steve Hanson" w:date="2013-03-14T17:51:00Z">
        <w:r>
          <w:rPr>
            <w:rFonts w:eastAsia="Arial Unicode MS" w:cs="Arial"/>
          </w:rPr>
          <w:t xml:space="preserve">. </w:t>
        </w:r>
      </w:ins>
    </w:p>
    <w:p w14:paraId="5E187D36" w14:textId="77777777" w:rsidR="00EB3EFA" w:rsidRDefault="00EB3EFA" w:rsidP="0031368F">
      <w:pPr>
        <w:pStyle w:val="Heading3"/>
        <w:rPr>
          <w:ins w:id="17299" w:author="Steve Hanson" w:date="2013-03-14T17:51:00Z"/>
        </w:rPr>
      </w:pPr>
      <w:bookmarkStart w:id="17300" w:name="_Toc362453453"/>
      <w:ins w:id="17301" w:author="Steve Hanson" w:date="2013-03-14T17:51:00Z">
        <w:r>
          <w:t>dfdl:occursCountKind ‘parsed’</w:t>
        </w:r>
        <w:bookmarkEnd w:id="17300"/>
      </w:ins>
    </w:p>
    <w:p w14:paraId="6C885FB3" w14:textId="77777777" w:rsidR="00EB3EFA" w:rsidRDefault="00EB3EFA" w:rsidP="00EB3EFA">
      <w:pPr>
        <w:rPr>
          <w:ins w:id="17302" w:author="Steve Hanson" w:date="2013-03-14T17:51:00Z"/>
          <w:rFonts w:eastAsia="Arial Unicode MS" w:cs="Arial"/>
        </w:rPr>
      </w:pPr>
      <w:ins w:id="17303" w:author="Steve Hanson" w:date="2013-03-14T17:51:00Z">
        <w:r>
          <w:rPr>
            <w:rFonts w:eastAsia="Arial Unicode MS" w:cs="Arial"/>
          </w:rPr>
          <w:t>The enum ‘parsed’ should be used when the number of occurrences is to be established solely using speculative parsing.</w:t>
        </w:r>
      </w:ins>
    </w:p>
    <w:p w14:paraId="46CC431F" w14:textId="4BCBF283" w:rsidR="00EB3EFA" w:rsidRDefault="00EB3EFA" w:rsidP="00EB3EFA">
      <w:pPr>
        <w:rPr>
          <w:ins w:id="17304" w:author="Steve Hanson" w:date="2013-03-14T17:51:00Z"/>
          <w:rFonts w:eastAsia="Arial Unicode MS" w:cs="Arial"/>
        </w:rPr>
      </w:pPr>
      <w:ins w:id="17305" w:author="Steve Hanson" w:date="2013-03-14T17:51:00Z">
        <w:r>
          <w:rPr>
            <w:rFonts w:eastAsia="Arial Unicode MS" w:cs="Arial"/>
          </w:rPr>
          <w:t>When parsing, any number of</w:t>
        </w:r>
        <w:r w:rsidRPr="00240AC5">
          <w:rPr>
            <w:rFonts w:eastAsia="Arial Unicode MS" w:cs="Arial"/>
          </w:rPr>
          <w:t xml:space="preserve"> </w:t>
        </w:r>
        <w:r>
          <w:rPr>
            <w:rFonts w:eastAsia="Arial Unicode MS" w:cs="Arial"/>
          </w:rPr>
          <w:t xml:space="preserve">occurrences is expected in the data. The parser stops looking for occurrences when speculative parsing does not find another occurrence. If validation is enabled, it is a validation error if less than </w:t>
        </w:r>
      </w:ins>
      <w:ins w:id="17306" w:author="Steve Hanson" w:date="2013-03-28T18:16:00Z">
        <w:r w:rsidR="00894B19">
          <w:rPr>
            <w:rFonts w:eastAsia="Arial Unicode MS" w:cs="Arial"/>
          </w:rPr>
          <w:t xml:space="preserve">XSDL </w:t>
        </w:r>
      </w:ins>
      <w:ins w:id="17307" w:author="Steve Hanson" w:date="2013-03-14T17:51:00Z">
        <w:r>
          <w:rPr>
            <w:rFonts w:eastAsia="Arial Unicode MS" w:cs="Arial"/>
          </w:rPr>
          <w:t xml:space="preserve">minOccurs occurrences are found or defaulted, or greater than </w:t>
        </w:r>
      </w:ins>
      <w:ins w:id="17308" w:author="Steve Hanson" w:date="2013-03-28T18:16:00Z">
        <w:r w:rsidR="00894B19">
          <w:rPr>
            <w:rFonts w:eastAsia="Arial Unicode MS" w:cs="Arial"/>
          </w:rPr>
          <w:t xml:space="preserve">XSDL </w:t>
        </w:r>
      </w:ins>
      <w:ins w:id="17309" w:author="Steve Hanson" w:date="2013-03-14T17:51:00Z">
        <w:r>
          <w:rPr>
            <w:rFonts w:eastAsia="Arial Unicode MS" w:cs="Arial"/>
          </w:rPr>
          <w:t>maxOccurs occurrences are found.</w:t>
        </w:r>
      </w:ins>
    </w:p>
    <w:p w14:paraId="2537E816" w14:textId="51890101" w:rsidR="00EB3EFA" w:rsidRDefault="00EB3EFA" w:rsidP="00EB3EFA">
      <w:pPr>
        <w:rPr>
          <w:ins w:id="17310" w:author="Steve Hanson" w:date="2013-03-14T17:51:00Z"/>
          <w:rFonts w:eastAsia="Arial Unicode MS" w:cs="Arial"/>
        </w:rPr>
      </w:pPr>
      <w:ins w:id="17311" w:author="Steve Hanson" w:date="2013-03-14T17:51:00Z">
        <w:r>
          <w:rPr>
            <w:rFonts w:eastAsia="Arial Unicode MS" w:cs="Arial"/>
          </w:rPr>
          <w:t xml:space="preserve">When unparsing, any number of occurrences is expected in the infoset. If validation is enabled, it is a validation error if less than minOccurs occurrences are found or defaulted, or if </w:t>
        </w:r>
      </w:ins>
      <w:ins w:id="17312" w:author="Steve Hanson" w:date="2013-03-15T16:59:00Z">
        <w:r w:rsidR="002A0222">
          <w:rPr>
            <w:rFonts w:eastAsia="Arial Unicode MS" w:cs="Arial"/>
          </w:rPr>
          <w:t>more</w:t>
        </w:r>
      </w:ins>
      <w:ins w:id="17313" w:author="Steve Hanson" w:date="2013-03-14T17:51:00Z">
        <w:r>
          <w:rPr>
            <w:rFonts w:eastAsia="Arial Unicode MS" w:cs="Arial"/>
          </w:rPr>
          <w:t xml:space="preserve"> than maxOccurs occurrences are found. </w:t>
        </w:r>
      </w:ins>
    </w:p>
    <w:p w14:paraId="6CCF5614" w14:textId="77777777" w:rsidR="00EB3EFA" w:rsidRDefault="00EB3EFA" w:rsidP="0031368F">
      <w:pPr>
        <w:pStyle w:val="Heading3"/>
        <w:rPr>
          <w:ins w:id="17314" w:author="Steve Hanson" w:date="2013-03-14T17:51:00Z"/>
        </w:rPr>
      </w:pPr>
      <w:bookmarkStart w:id="17315" w:name="_Toc362453454"/>
      <w:ins w:id="17316" w:author="Steve Hanson" w:date="2013-03-14T17:51:00Z">
        <w:r>
          <w:t>dfdl:occursCountKind ‘expression’</w:t>
        </w:r>
        <w:bookmarkEnd w:id="17315"/>
      </w:ins>
    </w:p>
    <w:p w14:paraId="69261F0B" w14:textId="58C970DD" w:rsidR="00EB3EFA" w:rsidRDefault="00EB3EFA" w:rsidP="00EB3EFA">
      <w:pPr>
        <w:rPr>
          <w:ins w:id="17317" w:author="Steve Hanson" w:date="2013-03-14T17:51:00Z"/>
          <w:rFonts w:eastAsia="Arial Unicode MS" w:cs="Arial"/>
        </w:rPr>
      </w:pPr>
      <w:ins w:id="17318" w:author="Steve Hanson" w:date="2013-03-14T17:51:00Z">
        <w:r>
          <w:rPr>
            <w:rFonts w:eastAsia="Arial Unicode MS" w:cs="Arial"/>
          </w:rPr>
          <w:t xml:space="preserve">The enum ‘expression’ should be used when the number of occurrences is </w:t>
        </w:r>
      </w:ins>
      <w:ins w:id="17319" w:author="Steve Hanson" w:date="2013-03-15T17:00:00Z">
        <w:r w:rsidR="00FC2BBA">
          <w:rPr>
            <w:rFonts w:eastAsia="Arial Unicode MS" w:cs="Arial"/>
          </w:rPr>
          <w:t xml:space="preserve">calculated by </w:t>
        </w:r>
      </w:ins>
      <w:ins w:id="17320" w:author="Steve Hanson" w:date="2013-03-15T17:01:00Z">
        <w:r w:rsidR="00FC2BBA">
          <w:rPr>
            <w:rFonts w:eastAsia="Arial Unicode MS" w:cs="Arial"/>
          </w:rPr>
          <w:t xml:space="preserve">evaluating </w:t>
        </w:r>
      </w:ins>
      <w:ins w:id="17321" w:author="Steve Hanson" w:date="2013-03-15T17:00:00Z">
        <w:r w:rsidR="00FC2BBA">
          <w:rPr>
            <w:rFonts w:eastAsia="Arial Unicode MS" w:cs="Arial"/>
          </w:rPr>
          <w:t>a DFDL expression</w:t>
        </w:r>
      </w:ins>
      <w:ins w:id="17322" w:author="Steve Hanson" w:date="2013-03-14T17:51:00Z">
        <w:r>
          <w:rPr>
            <w:rFonts w:eastAsia="Arial Unicode MS" w:cs="Arial"/>
          </w:rPr>
          <w:t>.</w:t>
        </w:r>
      </w:ins>
    </w:p>
    <w:p w14:paraId="7681EAD8" w14:textId="7835DB05" w:rsidR="00EB3EFA" w:rsidRDefault="00EB3EFA" w:rsidP="00EB3EFA">
      <w:pPr>
        <w:rPr>
          <w:ins w:id="17323" w:author="Steve Hanson" w:date="2013-03-14T17:51:00Z"/>
          <w:rFonts w:eastAsia="Arial Unicode MS" w:cs="Arial"/>
        </w:rPr>
      </w:pPr>
      <w:ins w:id="17324" w:author="Steve Hanson" w:date="2013-03-14T17:51:00Z">
        <w:r>
          <w:rPr>
            <w:rFonts w:eastAsia="Arial Unicode MS" w:cs="Arial"/>
          </w:rPr>
          <w:t xml:space="preserve">When parsing, the dfdl:occursCount expression is evaluated and provides the number of occurrences expected in the data. It is a processing error if less than dfdl:occursCount occurrences are found or defaulted. The parser stops looking for occurrences when dfdl:occursCount occurrences have been found. If validation is enabled, it is a validation error if less than </w:t>
        </w:r>
      </w:ins>
      <w:ins w:id="17325" w:author="Steve Hanson" w:date="2013-03-28T18:15:00Z">
        <w:r w:rsidR="00894B19">
          <w:rPr>
            <w:rFonts w:eastAsia="Arial Unicode MS" w:cs="Arial"/>
          </w:rPr>
          <w:t xml:space="preserve">XSDL </w:t>
        </w:r>
      </w:ins>
      <w:ins w:id="17326" w:author="Steve Hanson" w:date="2013-03-14T17:51:00Z">
        <w:r>
          <w:rPr>
            <w:rFonts w:eastAsia="Arial Unicode MS" w:cs="Arial"/>
          </w:rPr>
          <w:t xml:space="preserve">minOccurs occurrences are found or defaulted, or </w:t>
        </w:r>
      </w:ins>
      <w:ins w:id="17327" w:author="Steve Hanson" w:date="2013-03-15T16:59:00Z">
        <w:r w:rsidR="002A0222">
          <w:rPr>
            <w:rFonts w:eastAsia="Arial Unicode MS" w:cs="Arial"/>
          </w:rPr>
          <w:t>more</w:t>
        </w:r>
      </w:ins>
      <w:ins w:id="17328" w:author="Steve Hanson" w:date="2013-03-14T17:51:00Z">
        <w:r>
          <w:rPr>
            <w:rFonts w:eastAsia="Arial Unicode MS" w:cs="Arial"/>
          </w:rPr>
          <w:t xml:space="preserve"> than </w:t>
        </w:r>
      </w:ins>
      <w:ins w:id="17329" w:author="Steve Hanson" w:date="2013-03-28T18:15:00Z">
        <w:r w:rsidR="00894B19">
          <w:rPr>
            <w:rFonts w:eastAsia="Arial Unicode MS" w:cs="Arial"/>
          </w:rPr>
          <w:t xml:space="preserve">XSDL </w:t>
        </w:r>
      </w:ins>
      <w:ins w:id="17330" w:author="Steve Hanson" w:date="2013-03-14T17:51:00Z">
        <w:r>
          <w:rPr>
            <w:rFonts w:eastAsia="Arial Unicode MS" w:cs="Arial"/>
          </w:rPr>
          <w:t>maxOccurs occurrences are found.</w:t>
        </w:r>
      </w:ins>
    </w:p>
    <w:p w14:paraId="711B585A" w14:textId="77777777" w:rsidR="00EB3EFA" w:rsidRDefault="00EB3EFA" w:rsidP="00EB3EFA">
      <w:pPr>
        <w:rPr>
          <w:ins w:id="17331" w:author="Steve Hanson" w:date="2013-03-14T17:51:00Z"/>
          <w:rFonts w:eastAsia="Arial Unicode MS" w:cs="Arial"/>
        </w:rPr>
      </w:pPr>
      <w:ins w:id="17332" w:author="Steve Hanson" w:date="2013-03-14T17:51:00Z">
        <w:r>
          <w:rPr>
            <w:rFonts w:eastAsia="Arial Unicode MS" w:cs="Arial"/>
          </w:rPr>
          <w:t xml:space="preserve">When unparsing, the behavior is the same as for ‘parsed’. </w:t>
        </w:r>
      </w:ins>
    </w:p>
    <w:p w14:paraId="41196683" w14:textId="77777777" w:rsidR="00EB3EFA" w:rsidRDefault="00EB3EFA" w:rsidP="00EB3EFA">
      <w:pPr>
        <w:rPr>
          <w:ins w:id="17333" w:author="Steve Hanson" w:date="2013-03-14T17:51:00Z"/>
          <w:rFonts w:eastAsia="Arial Unicode MS" w:cs="Arial"/>
        </w:rPr>
      </w:pPr>
      <w:ins w:id="17334" w:author="Steve Hanson" w:date="2013-03-14T17:51:00Z">
        <w:r>
          <w:rPr>
            <w:rFonts w:eastAsia="Arial Unicode MS" w:cs="Arial"/>
          </w:rPr>
          <w:t>I</w:t>
        </w:r>
        <w:r w:rsidRPr="00240AC5">
          <w:rPr>
            <w:rFonts w:eastAsia="Arial Unicode MS" w:cs="Arial"/>
          </w:rPr>
          <w:t xml:space="preserve">t is a schema definition error if </w:t>
        </w:r>
        <w:r>
          <w:rPr>
            <w:rFonts w:eastAsia="Arial Unicode MS" w:cs="Arial"/>
          </w:rPr>
          <w:t xml:space="preserve">dfdl:occursCount is not provided or in scope. </w:t>
        </w:r>
      </w:ins>
    </w:p>
    <w:p w14:paraId="3EEC9853" w14:textId="77777777" w:rsidR="00EB3EFA" w:rsidRDefault="00EB3EFA" w:rsidP="0031368F">
      <w:pPr>
        <w:pStyle w:val="Heading3"/>
        <w:rPr>
          <w:ins w:id="17335" w:author="Steve Hanson" w:date="2013-03-14T17:51:00Z"/>
        </w:rPr>
      </w:pPr>
      <w:bookmarkStart w:id="17336" w:name="_Toc362453455"/>
      <w:ins w:id="17337" w:author="Steve Hanson" w:date="2013-03-14T17:51:00Z">
        <w:r>
          <w:t>dfdl:occursCountKind ‘</w:t>
        </w:r>
        <w:commentRangeStart w:id="17338"/>
        <w:r>
          <w:t>stopValue</w:t>
        </w:r>
      </w:ins>
      <w:commentRangeEnd w:id="17338"/>
      <w:r w:rsidR="00450644">
        <w:rPr>
          <w:rStyle w:val="CommentReference"/>
          <w:rFonts w:ascii="Arial" w:hAnsi="Arial" w:cs="Times New Roman"/>
          <w:b w:val="0"/>
          <w:bCs w:val="0"/>
        </w:rPr>
        <w:commentReference w:id="17338"/>
      </w:r>
      <w:ins w:id="17339" w:author="Steve Hanson" w:date="2013-03-14T17:51:00Z">
        <w:r>
          <w:t>’</w:t>
        </w:r>
        <w:bookmarkEnd w:id="17336"/>
      </w:ins>
    </w:p>
    <w:p w14:paraId="159C770E" w14:textId="7E13B27E" w:rsidR="00EB3EFA" w:rsidRDefault="00EB3EFA" w:rsidP="0031368F">
      <w:pPr>
        <w:rPr>
          <w:ins w:id="17340" w:author="Steve Hanson" w:date="2013-03-14T17:51:00Z"/>
          <w:rFonts w:eastAsia="Arial Unicode MS" w:cs="Arial"/>
        </w:rPr>
      </w:pPr>
      <w:ins w:id="17341" w:author="Steve Hanson" w:date="2013-03-14T17:51:00Z">
        <w:r>
          <w:rPr>
            <w:rFonts w:eastAsia="Arial Unicode MS" w:cs="Arial"/>
          </w:rPr>
          <w:t xml:space="preserve">The enum ‘stopValue’ should be used when the </w:t>
        </w:r>
      </w:ins>
      <w:ins w:id="17342" w:author="Steve Hanson" w:date="2013-03-15T17:02:00Z">
        <w:r w:rsidR="00FC2BBA">
          <w:rPr>
            <w:rFonts w:cs="Arial"/>
          </w:rPr>
          <w:t>the end of the array is signaled by an occurrence having a logical value that is equal to one of the specified ‘stop values’</w:t>
        </w:r>
      </w:ins>
      <w:ins w:id="17343" w:author="Steve Hanson" w:date="2013-03-14T17:51:00Z">
        <w:r>
          <w:rPr>
            <w:rFonts w:eastAsia="Arial Unicode MS" w:cs="Arial"/>
          </w:rPr>
          <w:t xml:space="preserve">. </w:t>
        </w:r>
      </w:ins>
    </w:p>
    <w:p w14:paraId="2E9011D4" w14:textId="47DCD163" w:rsidR="00EB3EFA" w:rsidRDefault="00EB3EFA" w:rsidP="00EB3EFA">
      <w:pPr>
        <w:rPr>
          <w:ins w:id="17344" w:author="Steve Hanson" w:date="2013-03-14T17:51:00Z"/>
          <w:rFonts w:eastAsia="Arial Unicode MS" w:cs="Arial"/>
        </w:rPr>
      </w:pPr>
      <w:ins w:id="17345" w:author="Steve Hanson" w:date="2013-03-14T17:51:00Z">
        <w:r>
          <w:rPr>
            <w:rFonts w:eastAsia="Arial Unicode MS" w:cs="Arial"/>
          </w:rPr>
          <w:t xml:space="preserve">When parsing, any number of occurrences is expected in the data, followed by an occurrence which is </w:t>
        </w:r>
      </w:ins>
      <w:ins w:id="17346" w:author="Steve Hanson" w:date="2013-03-14T18:50:00Z">
        <w:r w:rsidR="00EC22F1">
          <w:rPr>
            <w:rFonts w:eastAsia="Arial Unicode MS" w:cs="Arial"/>
          </w:rPr>
          <w:t>a</w:t>
        </w:r>
      </w:ins>
      <w:ins w:id="17347" w:author="Steve Hanson" w:date="2013-03-14T17:51:00Z">
        <w:r>
          <w:rPr>
            <w:rFonts w:eastAsia="Arial Unicode MS" w:cs="Arial"/>
          </w:rPr>
          <w:t xml:space="preserve"> stop value</w:t>
        </w:r>
      </w:ins>
      <w:ins w:id="17348" w:author="Steve Hanson" w:date="2013-03-14T18:51:00Z">
        <w:r w:rsidR="00EC22F1">
          <w:rPr>
            <w:rFonts w:eastAsia="Arial Unicode MS" w:cs="Arial"/>
          </w:rPr>
          <w:t xml:space="preserve"> as specified by dfdl:occursStopValue</w:t>
        </w:r>
      </w:ins>
      <w:ins w:id="17349" w:author="Steve Hanson" w:date="2013-03-14T17:51:00Z">
        <w:r>
          <w:rPr>
            <w:rFonts w:eastAsia="Arial Unicode MS" w:cs="Arial"/>
          </w:rPr>
          <w:t xml:space="preserve">. </w:t>
        </w:r>
        <w:commentRangeStart w:id="17350"/>
        <w:r>
          <w:rPr>
            <w:rFonts w:eastAsia="Arial Unicode MS" w:cs="Arial"/>
          </w:rPr>
          <w:t xml:space="preserve">It is a processing error if </w:t>
        </w:r>
      </w:ins>
      <w:ins w:id="17351" w:author="Steve Hanson" w:date="2013-03-14T18:50:00Z">
        <w:r w:rsidR="00EC22F1">
          <w:rPr>
            <w:rFonts w:eastAsia="Arial Unicode MS" w:cs="Arial"/>
          </w:rPr>
          <w:t>a</w:t>
        </w:r>
      </w:ins>
      <w:ins w:id="17352" w:author="Steve Hanson" w:date="2013-03-14T17:51:00Z">
        <w:r>
          <w:rPr>
            <w:rFonts w:eastAsia="Arial Unicode MS" w:cs="Arial"/>
          </w:rPr>
          <w:t xml:space="preserve"> stop value occurrence is not found in the data (including when there are zero other occurrences)</w:t>
        </w:r>
        <w:commentRangeEnd w:id="17350"/>
        <w:r>
          <w:rPr>
            <w:rStyle w:val="CommentReference"/>
          </w:rPr>
          <w:commentReference w:id="17350"/>
        </w:r>
        <w:r>
          <w:rPr>
            <w:rFonts w:eastAsia="Arial Unicode MS" w:cs="Arial"/>
          </w:rPr>
          <w:t xml:space="preserve">. The parser stops looking for occurrences once </w:t>
        </w:r>
      </w:ins>
      <w:ins w:id="17353" w:author="Steve Hanson" w:date="2013-03-14T18:50:00Z">
        <w:r w:rsidR="00EC22F1">
          <w:rPr>
            <w:rFonts w:eastAsia="Arial Unicode MS" w:cs="Arial"/>
          </w:rPr>
          <w:t>a</w:t>
        </w:r>
      </w:ins>
      <w:ins w:id="17354" w:author="Steve Hanson" w:date="2013-03-14T17:51:00Z">
        <w:r>
          <w:rPr>
            <w:rFonts w:eastAsia="Arial Unicode MS" w:cs="Arial"/>
          </w:rPr>
          <w:t xml:space="preserve"> stop value has been found. If validation is enabled, it is a validation error if less than </w:t>
        </w:r>
      </w:ins>
      <w:ins w:id="17355" w:author="Steve Hanson" w:date="2013-03-28T18:16:00Z">
        <w:r w:rsidR="00894B19">
          <w:rPr>
            <w:rFonts w:eastAsia="Arial Unicode MS" w:cs="Arial"/>
          </w:rPr>
          <w:t xml:space="preserve">XSDL </w:t>
        </w:r>
      </w:ins>
      <w:ins w:id="17356" w:author="Steve Hanson" w:date="2013-03-14T17:51:00Z">
        <w:r>
          <w:rPr>
            <w:rFonts w:eastAsia="Arial Unicode MS" w:cs="Arial"/>
          </w:rPr>
          <w:t>minOccurs occurrences ar</w:t>
        </w:r>
        <w:r w:rsidR="002A0222">
          <w:rPr>
            <w:rFonts w:eastAsia="Arial Unicode MS" w:cs="Arial"/>
          </w:rPr>
          <w:t xml:space="preserve">e found or defaulted, or </w:t>
        </w:r>
      </w:ins>
      <w:ins w:id="17357" w:author="Steve Hanson" w:date="2013-03-15T17:00:00Z">
        <w:r w:rsidR="002A0222">
          <w:rPr>
            <w:rFonts w:eastAsia="Arial Unicode MS" w:cs="Arial"/>
          </w:rPr>
          <w:t>more</w:t>
        </w:r>
      </w:ins>
      <w:ins w:id="17358" w:author="Steve Hanson" w:date="2013-03-14T17:51:00Z">
        <w:r>
          <w:rPr>
            <w:rFonts w:eastAsia="Arial Unicode MS" w:cs="Arial"/>
          </w:rPr>
          <w:t xml:space="preserve"> than </w:t>
        </w:r>
      </w:ins>
      <w:ins w:id="17359" w:author="Steve Hanson" w:date="2013-03-28T18:16:00Z">
        <w:r w:rsidR="00894B19">
          <w:rPr>
            <w:rFonts w:eastAsia="Arial Unicode MS" w:cs="Arial"/>
          </w:rPr>
          <w:t xml:space="preserve">XSDL </w:t>
        </w:r>
      </w:ins>
      <w:ins w:id="17360" w:author="Steve Hanson" w:date="2013-03-14T17:51:00Z">
        <w:r>
          <w:rPr>
            <w:rFonts w:eastAsia="Arial Unicode MS" w:cs="Arial"/>
          </w:rPr>
          <w:t xml:space="preserve">maxOccurs occurrences are found, not including the stop value. </w:t>
        </w:r>
      </w:ins>
    </w:p>
    <w:p w14:paraId="6808BF44" w14:textId="075DCD0A" w:rsidR="00EB3EFA" w:rsidRDefault="00EB3EFA" w:rsidP="00EB3EFA">
      <w:pPr>
        <w:rPr>
          <w:ins w:id="17361" w:author="Steve Hanson" w:date="2013-03-14T17:51:00Z"/>
          <w:rFonts w:eastAsia="Arial Unicode MS" w:cs="Arial"/>
        </w:rPr>
      </w:pPr>
      <w:ins w:id="17362" w:author="Steve Hanson" w:date="2013-03-14T17:51:00Z">
        <w:r>
          <w:rPr>
            <w:rFonts w:eastAsia="Arial Unicode MS" w:cs="Arial"/>
          </w:rPr>
          <w:t xml:space="preserve">When unparsing, the behavior is the same as for ‘parsed’, with the addition that a stop value occurrence is output after the last infoset occurrence. </w:t>
        </w:r>
      </w:ins>
      <w:ins w:id="17363" w:author="Steve Hanson" w:date="2013-03-14T18:50:00Z">
        <w:r w:rsidR="00EC22F1">
          <w:rPr>
            <w:rFonts w:eastAsia="Arial Unicode MS" w:cs="Arial"/>
          </w:rPr>
          <w:t xml:space="preserve">If </w:t>
        </w:r>
      </w:ins>
      <w:ins w:id="17364" w:author="Steve Hanson" w:date="2013-03-14T18:51:00Z">
        <w:r w:rsidR="00EC22F1">
          <w:rPr>
            <w:rFonts w:eastAsia="Arial Unicode MS" w:cs="Arial"/>
          </w:rPr>
          <w:t>dfdl:occurs</w:t>
        </w:r>
      </w:ins>
      <w:ins w:id="17365" w:author="Steve Hanson" w:date="2013-03-14T18:52:00Z">
        <w:r w:rsidR="00EC22F1">
          <w:rPr>
            <w:rFonts w:eastAsia="Arial Unicode MS" w:cs="Arial"/>
          </w:rPr>
          <w:t>S</w:t>
        </w:r>
      </w:ins>
      <w:ins w:id="17366" w:author="Steve Hanson" w:date="2013-03-14T18:50:00Z">
        <w:r w:rsidR="00EC22F1">
          <w:rPr>
            <w:rFonts w:eastAsia="Arial Unicode MS" w:cs="Arial"/>
          </w:rPr>
          <w:t>top</w:t>
        </w:r>
      </w:ins>
      <w:ins w:id="17367" w:author="Steve Hanson" w:date="2013-03-14T18:52:00Z">
        <w:r w:rsidR="00EC22F1">
          <w:rPr>
            <w:rFonts w:eastAsia="Arial Unicode MS" w:cs="Arial"/>
          </w:rPr>
          <w:t>V</w:t>
        </w:r>
      </w:ins>
      <w:ins w:id="17368" w:author="Steve Hanson" w:date="2013-03-14T18:50:00Z">
        <w:r w:rsidR="00EC22F1">
          <w:rPr>
            <w:rFonts w:eastAsia="Arial Unicode MS" w:cs="Arial"/>
          </w:rPr>
          <w:t>alue</w:t>
        </w:r>
      </w:ins>
      <w:ins w:id="17369" w:author="Steve Hanson" w:date="2013-03-14T18:52:00Z">
        <w:r w:rsidR="00EC22F1">
          <w:rPr>
            <w:rFonts w:eastAsia="Arial Unicode MS" w:cs="Arial"/>
          </w:rPr>
          <w:t xml:space="preserve"> provides multiple stop values then the first is used.</w:t>
        </w:r>
      </w:ins>
      <w:ins w:id="17370" w:author="Steve Hanson" w:date="2013-03-14T18:50:00Z">
        <w:r w:rsidR="00EC22F1">
          <w:rPr>
            <w:rFonts w:eastAsia="Arial Unicode MS" w:cs="Arial"/>
          </w:rPr>
          <w:t xml:space="preserve"> </w:t>
        </w:r>
      </w:ins>
    </w:p>
    <w:p w14:paraId="329E77F5" w14:textId="3EA89FDF" w:rsidR="00EB3EFA" w:rsidRDefault="00EB3EFA" w:rsidP="00EB3EFA">
      <w:pPr>
        <w:rPr>
          <w:ins w:id="17371" w:author="Steve Hanson" w:date="2013-03-14T17:51:00Z"/>
          <w:rFonts w:eastAsia="Arial Unicode MS" w:cs="Arial"/>
        </w:rPr>
      </w:pPr>
      <w:ins w:id="17372" w:author="Steve Hanson" w:date="2013-03-14T17:51:00Z">
        <w:r>
          <w:rPr>
            <w:rFonts w:eastAsia="Arial Unicode MS" w:cs="Arial"/>
          </w:rPr>
          <w:t xml:space="preserve">The stop value itself is </w:t>
        </w:r>
        <w:r w:rsidRPr="00250B3E">
          <w:rPr>
            <w:rFonts w:eastAsia="Arial Unicode MS" w:cs="Arial"/>
            <w:b/>
          </w:rPr>
          <w:t>not</w:t>
        </w:r>
        <w:r>
          <w:rPr>
            <w:rFonts w:eastAsia="Arial Unicode MS" w:cs="Arial"/>
          </w:rPr>
          <w:t xml:space="preserve"> added to the infoset when parsing</w:t>
        </w:r>
      </w:ins>
      <w:ins w:id="17373" w:author="mbeckerle" w:date="2013-07-23T20:23:00Z">
        <w:r w:rsidR="00566293">
          <w:rPr>
            <w:rFonts w:eastAsia="Arial Unicode MS" w:cs="Arial"/>
          </w:rPr>
          <w:t>.</w:t>
        </w:r>
      </w:ins>
      <w:ins w:id="17374" w:author="Steve Hanson" w:date="2013-03-14T17:51:00Z">
        <w:del w:id="17375" w:author="mbeckerle" w:date="2013-07-23T20:23:00Z">
          <w:r w:rsidDel="00566293">
            <w:rPr>
              <w:rFonts w:eastAsia="Arial Unicode MS" w:cs="Arial"/>
            </w:rPr>
            <w:delText>,</w:delText>
          </w:r>
        </w:del>
        <w:r>
          <w:rPr>
            <w:rFonts w:eastAsia="Arial Unicode MS" w:cs="Arial"/>
          </w:rPr>
          <w:t xml:space="preserve"> </w:t>
        </w:r>
      </w:ins>
      <w:ins w:id="17376" w:author="mbeckerle" w:date="2013-07-23T20:21:00Z">
        <w:r w:rsidR="00566293">
          <w:rPr>
            <w:rFonts w:eastAsia="Arial Unicode MS" w:cs="Arial"/>
          </w:rPr>
          <w:t xml:space="preserve">It is a processing error if a stop value is found in the </w:t>
        </w:r>
      </w:ins>
      <w:ins w:id="17377" w:author="Steve Hanson" w:date="2013-03-14T17:51:00Z">
        <w:del w:id="17378" w:author="mbeckerle" w:date="2013-07-23T20:21:00Z">
          <w:r w:rsidDel="00566293">
            <w:rPr>
              <w:rFonts w:eastAsia="Arial Unicode MS" w:cs="Arial"/>
            </w:rPr>
            <w:delText xml:space="preserve">nor should </w:delText>
          </w:r>
        </w:del>
      </w:ins>
      <w:ins w:id="17379" w:author="Steve Hanson" w:date="2013-03-14T18:52:00Z">
        <w:del w:id="17380" w:author="mbeckerle" w:date="2013-07-23T20:21:00Z">
          <w:r w:rsidR="00EC22F1" w:rsidDel="00566293">
            <w:rPr>
              <w:rFonts w:eastAsia="Arial Unicode MS" w:cs="Arial"/>
            </w:rPr>
            <w:delText>a stop value</w:delText>
          </w:r>
        </w:del>
      </w:ins>
      <w:ins w:id="17381" w:author="Steve Hanson" w:date="2013-03-14T17:51:00Z">
        <w:del w:id="17382" w:author="mbeckerle" w:date="2013-07-23T20:21:00Z">
          <w:r w:rsidDel="00566293">
            <w:rPr>
              <w:rFonts w:eastAsia="Arial Unicode MS" w:cs="Arial"/>
            </w:rPr>
            <w:delText xml:space="preserve"> be p</w:delText>
          </w:r>
        </w:del>
      </w:ins>
      <w:ins w:id="17383" w:author="Steve Hanson" w:date="2013-03-14T18:52:00Z">
        <w:del w:id="17384" w:author="mbeckerle" w:date="2013-07-23T20:21:00Z">
          <w:r w:rsidR="00EC22F1" w:rsidDel="00566293">
            <w:rPr>
              <w:rFonts w:eastAsia="Arial Unicode MS" w:cs="Arial"/>
            </w:rPr>
            <w:delText>laced</w:delText>
          </w:r>
        </w:del>
      </w:ins>
      <w:ins w:id="17385" w:author="Steve Hanson" w:date="2013-03-14T17:51:00Z">
        <w:del w:id="17386" w:author="mbeckerle" w:date="2013-07-23T20:21:00Z">
          <w:r w:rsidDel="00566293">
            <w:rPr>
              <w:rFonts w:eastAsia="Arial Unicode MS" w:cs="Arial"/>
            </w:rPr>
            <w:delText xml:space="preserve"> in the </w:delText>
          </w:r>
        </w:del>
        <w:r>
          <w:rPr>
            <w:rFonts w:eastAsia="Arial Unicode MS" w:cs="Arial"/>
          </w:rPr>
          <w:t xml:space="preserve">infoset </w:t>
        </w:r>
      </w:ins>
      <w:ins w:id="17387" w:author="mbeckerle" w:date="2013-07-23T20:21:00Z">
        <w:r w:rsidR="00566293">
          <w:rPr>
            <w:rFonts w:eastAsia="Arial Unicode MS" w:cs="Arial"/>
          </w:rPr>
          <w:t>when</w:t>
        </w:r>
      </w:ins>
      <w:ins w:id="17388" w:author="Steve Hanson" w:date="2013-03-14T17:51:00Z">
        <w:del w:id="17389" w:author="mbeckerle" w:date="2013-07-23T20:21:00Z">
          <w:r w:rsidDel="00566293">
            <w:rPr>
              <w:rFonts w:eastAsia="Arial Unicode MS" w:cs="Arial"/>
            </w:rPr>
            <w:delText>for</w:delText>
          </w:r>
        </w:del>
        <w:r>
          <w:rPr>
            <w:rFonts w:eastAsia="Arial Unicode MS" w:cs="Arial"/>
          </w:rPr>
          <w:t xml:space="preserve"> unparsing. </w:t>
        </w:r>
      </w:ins>
      <w:ins w:id="17390" w:author="mbeckerle" w:date="2013-07-23T20:24:00Z">
        <w:r w:rsidR="00566293">
          <w:rPr>
            <w:rFonts w:eastAsia="Arial Unicode MS" w:cs="Arial"/>
          </w:rPr>
          <w:t>(This insures that the array can be reparsed, as the stop value will be placed automatically and only at the end.)</w:t>
        </w:r>
      </w:ins>
    </w:p>
    <w:p w14:paraId="046CCD32" w14:textId="779787B4" w:rsidR="00EB3EFA" w:rsidRDefault="00EB3EFA" w:rsidP="00EB3EFA">
      <w:pPr>
        <w:rPr>
          <w:ins w:id="17391" w:author="Steve Hanson" w:date="2013-03-14T17:51:00Z"/>
          <w:rFonts w:eastAsia="Arial Unicode MS" w:cs="Arial"/>
        </w:rPr>
      </w:pPr>
      <w:ins w:id="17392" w:author="Steve Hanson" w:date="2013-03-14T17:51:00Z">
        <w:r>
          <w:rPr>
            <w:rFonts w:eastAsia="Arial Unicode MS" w:cs="Arial"/>
          </w:rPr>
          <w:t>I</w:t>
        </w:r>
        <w:r w:rsidRPr="00240AC5">
          <w:rPr>
            <w:rFonts w:eastAsia="Arial Unicode MS" w:cs="Arial"/>
          </w:rPr>
          <w:t xml:space="preserve">t is a schema definition error if </w:t>
        </w:r>
        <w:r>
          <w:rPr>
            <w:rFonts w:eastAsia="Arial Unicode MS" w:cs="Arial"/>
          </w:rPr>
          <w:t>dfdl:</w:t>
        </w:r>
      </w:ins>
      <w:ins w:id="17393" w:author="Steve Hanson" w:date="2013-03-14T18:53:00Z">
        <w:r w:rsidR="00EC22F1">
          <w:rPr>
            <w:rFonts w:eastAsia="Arial Unicode MS" w:cs="Arial"/>
          </w:rPr>
          <w:t>occursS</w:t>
        </w:r>
      </w:ins>
      <w:ins w:id="17394" w:author="Steve Hanson" w:date="2013-03-14T17:51:00Z">
        <w:r>
          <w:rPr>
            <w:rFonts w:eastAsia="Arial Unicode MS" w:cs="Arial"/>
          </w:rPr>
          <w:t xml:space="preserve">topValue is not provided or in scope. </w:t>
        </w:r>
      </w:ins>
    </w:p>
    <w:p w14:paraId="5D08ACD0" w14:textId="77777777" w:rsidR="00EB3EFA" w:rsidRDefault="00EB3EFA" w:rsidP="00EB3EFA">
      <w:pPr>
        <w:rPr>
          <w:ins w:id="17395" w:author="Steve Hanson" w:date="2013-03-14T17:51:00Z"/>
          <w:rFonts w:eastAsia="Arial Unicode MS" w:cs="Arial"/>
        </w:rPr>
      </w:pPr>
      <w:ins w:id="17396" w:author="Steve Hanson" w:date="2013-03-14T17:51:00Z">
        <w:r>
          <w:rPr>
            <w:rFonts w:eastAsia="Arial Unicode MS" w:cs="Arial"/>
          </w:rPr>
          <w:t>I</w:t>
        </w:r>
        <w:r w:rsidRPr="00240AC5">
          <w:rPr>
            <w:rFonts w:eastAsia="Arial Unicode MS" w:cs="Arial"/>
          </w:rPr>
          <w:t xml:space="preserve">t is a schema definition error if </w:t>
        </w:r>
        <w:r>
          <w:rPr>
            <w:rFonts w:eastAsia="Arial Unicode MS" w:cs="Arial"/>
          </w:rPr>
          <w:t xml:space="preserve">the type of the element is complex. </w:t>
        </w:r>
      </w:ins>
    </w:p>
    <w:p w14:paraId="30DA8380" w14:textId="038A6D44" w:rsidR="00EB3EFA" w:rsidRDefault="00EB3EFA" w:rsidP="00EB3EFA">
      <w:pPr>
        <w:rPr>
          <w:ins w:id="17397" w:author="Steve Hanson" w:date="2013-03-14T17:51:00Z"/>
          <w:rFonts w:eastAsia="Arial Unicode MS" w:cs="Arial"/>
        </w:rPr>
      </w:pPr>
      <w:ins w:id="17398" w:author="Steve Hanson" w:date="2013-03-14T17:51:00Z">
        <w:r>
          <w:rPr>
            <w:rFonts w:eastAsia="Arial Unicode MS" w:cs="Arial"/>
          </w:rPr>
          <w:t>I</w:t>
        </w:r>
        <w:r w:rsidRPr="00240AC5">
          <w:rPr>
            <w:rFonts w:eastAsia="Arial Unicode MS" w:cs="Arial"/>
          </w:rPr>
          <w:t xml:space="preserve">t is a schema definition error if </w:t>
        </w:r>
      </w:ins>
      <w:ins w:id="17399" w:author="Steve Hanson" w:date="2013-03-14T18:53:00Z">
        <w:r w:rsidR="00EC22F1">
          <w:rPr>
            <w:rFonts w:eastAsia="Arial Unicode MS" w:cs="Arial"/>
          </w:rPr>
          <w:t xml:space="preserve">any of the stop values provided by </w:t>
        </w:r>
      </w:ins>
      <w:ins w:id="17400" w:author="Steve Hanson" w:date="2013-03-14T17:51:00Z">
        <w:r>
          <w:rPr>
            <w:rFonts w:eastAsia="Arial Unicode MS" w:cs="Arial"/>
          </w:rPr>
          <w:t>dfdl:</w:t>
        </w:r>
      </w:ins>
      <w:ins w:id="17401" w:author="Steve Hanson" w:date="2013-03-14T18:53:00Z">
        <w:r w:rsidR="00EC22F1">
          <w:rPr>
            <w:rFonts w:eastAsia="Arial Unicode MS" w:cs="Arial"/>
          </w:rPr>
          <w:t>occursS</w:t>
        </w:r>
      </w:ins>
      <w:ins w:id="17402" w:author="Steve Hanson" w:date="2013-03-14T17:51:00Z">
        <w:r>
          <w:rPr>
            <w:rFonts w:eastAsia="Arial Unicode MS" w:cs="Arial"/>
          </w:rPr>
          <w:t xml:space="preserve">topValue do not conform to the simple type of the element. </w:t>
        </w:r>
      </w:ins>
    </w:p>
    <w:p w14:paraId="31BA7E8D" w14:textId="2179C6B0" w:rsidR="00EB3EFA" w:rsidRPr="005223F4" w:rsidDel="00EB3EFA" w:rsidRDefault="00EB3EFA" w:rsidP="00C069EC">
      <w:pPr>
        <w:rPr>
          <w:del w:id="17403" w:author="Steve Hanson" w:date="2013-03-14T17:51:00Z"/>
        </w:rPr>
      </w:pPr>
      <w:bookmarkStart w:id="17404" w:name="_Toc351912890"/>
      <w:bookmarkStart w:id="17405" w:name="_Toc351914911"/>
      <w:bookmarkStart w:id="17406" w:name="_Toc351915377"/>
      <w:bookmarkStart w:id="17407" w:name="_Toc361231434"/>
      <w:bookmarkStart w:id="17408" w:name="_Toc361231960"/>
      <w:bookmarkStart w:id="17409" w:name="_Toc362445258"/>
      <w:bookmarkStart w:id="17410" w:name="_Toc362452009"/>
      <w:bookmarkStart w:id="17411" w:name="_Toc362452558"/>
      <w:bookmarkStart w:id="17412" w:name="_Toc362453456"/>
      <w:bookmarkEnd w:id="17404"/>
      <w:bookmarkEnd w:id="17405"/>
      <w:bookmarkEnd w:id="17406"/>
      <w:bookmarkEnd w:id="17407"/>
      <w:bookmarkEnd w:id="17408"/>
      <w:bookmarkEnd w:id="17409"/>
      <w:bookmarkEnd w:id="17410"/>
      <w:bookmarkEnd w:id="17411"/>
      <w:bookmarkEnd w:id="17412"/>
    </w:p>
    <w:p w14:paraId="6C2F59FB" w14:textId="13BE8739" w:rsidR="00DC7A65" w:rsidRPr="005223F4" w:rsidRDefault="008D1A2B" w:rsidP="006E4FE8">
      <w:pPr>
        <w:pStyle w:val="Heading2"/>
      </w:pPr>
      <w:bookmarkStart w:id="17413" w:name="_Toc177399123"/>
      <w:bookmarkStart w:id="17414" w:name="_Toc175057410"/>
      <w:bookmarkStart w:id="17415" w:name="_Toc199516354"/>
      <w:bookmarkStart w:id="17416" w:name="_Toc194984016"/>
      <w:bookmarkStart w:id="17417" w:name="_Toc243112858"/>
      <w:del w:id="17418" w:author="mbeckerle" w:date="2013-01-28T12:09:00Z">
        <w:r w:rsidRPr="005223F4" w:rsidDel="00585682">
          <w:delText xml:space="preserve">Repeating and </w:delText>
        </w:r>
        <w:r w:rsidR="00DC569E" w:rsidRPr="005223F4" w:rsidDel="00585682">
          <w:delText xml:space="preserve">Variable-Occurrence Items and </w:delText>
        </w:r>
      </w:del>
      <w:bookmarkStart w:id="17419" w:name="_Toc362453457"/>
      <w:bookmarkStart w:id="17420" w:name="_Toc349042809"/>
      <w:r w:rsidR="0012119D" w:rsidRPr="005223F4">
        <w:t>Default Values</w:t>
      </w:r>
      <w:bookmarkEnd w:id="17413"/>
      <w:bookmarkEnd w:id="17414"/>
      <w:bookmarkEnd w:id="17415"/>
      <w:bookmarkEnd w:id="17416"/>
      <w:bookmarkEnd w:id="17417"/>
      <w:ins w:id="17421" w:author="Steve Hanson" w:date="2013-03-14T17:45:00Z">
        <w:r w:rsidR="00EB3EFA">
          <w:t xml:space="preserve"> for Arrays</w:t>
        </w:r>
      </w:ins>
      <w:bookmarkEnd w:id="17419"/>
      <w:ins w:id="17422" w:author="mbeckerle" w:date="2013-01-28T12:09:00Z">
        <w:r w:rsidR="00585682">
          <w:t xml:space="preserve"> </w:t>
        </w:r>
        <w:del w:id="17423" w:author="Steve Hanson" w:date="2013-03-14T17:42:00Z">
          <w:r w:rsidR="00585682" w:rsidDel="00EB3EFA">
            <w:delText>for Optional Elements and Variable Array Elements</w:delText>
          </w:r>
        </w:del>
      </w:ins>
      <w:bookmarkEnd w:id="17420"/>
    </w:p>
    <w:p w14:paraId="71B36C39" w14:textId="16C60D51" w:rsidR="00EB3EFA" w:rsidRDefault="00EB3EFA" w:rsidP="008A0942">
      <w:pPr>
        <w:rPr>
          <w:ins w:id="17424" w:author="Steve Hanson" w:date="2013-03-14T17:44:00Z"/>
        </w:rPr>
      </w:pPr>
      <w:ins w:id="17425" w:author="Steve Hanson" w:date="2013-03-14T17:43:00Z">
        <w:r>
          <w:t xml:space="preserve">When parsing, required occurrences </w:t>
        </w:r>
      </w:ins>
      <w:ins w:id="17426" w:author="Steve Hanson" w:date="2013-03-14T17:45:00Z">
        <w:r>
          <w:t>that have</w:t>
        </w:r>
      </w:ins>
      <w:ins w:id="17427" w:author="Steve Hanson" w:date="2013-03-14T17:43:00Z">
        <w:r>
          <w:t xml:space="preserve"> empty representation</w:t>
        </w:r>
      </w:ins>
      <w:ins w:id="17428" w:author="Steve Hanson" w:date="2013-03-14T17:44:00Z">
        <w:r>
          <w:t xml:space="preserve"> may trigger the application of a default value</w:t>
        </w:r>
      </w:ins>
      <w:ins w:id="17429" w:author="Steve Hanson" w:date="2013-03-14T17:46:00Z">
        <w:r>
          <w:t xml:space="preserve">, as described in </w:t>
        </w:r>
      </w:ins>
      <w:ins w:id="17430" w:author="mbeckerle" w:date="2013-03-24T18:45:00Z">
        <w:r w:rsidR="003E364C">
          <w:t>S</w:t>
        </w:r>
      </w:ins>
      <w:ins w:id="17431" w:author="Steve Hanson" w:date="2013-03-14T17:44:00Z">
        <w:del w:id="17432" w:author="mbeckerle" w:date="2013-03-24T18:45:00Z">
          <w:r w:rsidDel="003E364C">
            <w:delText>s</w:delText>
          </w:r>
        </w:del>
        <w:r>
          <w:t xml:space="preserve">ection </w:t>
        </w:r>
      </w:ins>
      <w:commentRangeStart w:id="17433"/>
      <w:ins w:id="17434" w:author="mbeckerle" w:date="2013-03-24T18:44:00Z">
        <w:r w:rsidR="003E364C">
          <w:fldChar w:fldCharType="begin"/>
        </w:r>
        <w:r w:rsidR="003E364C">
          <w:instrText xml:space="preserve"> REF _Ref351913987 \w \h </w:instrText>
        </w:r>
      </w:ins>
      <w:r w:rsidR="003E364C">
        <w:fldChar w:fldCharType="separate"/>
      </w:r>
      <w:ins w:id="17435" w:author="mbeckerle" w:date="2013-07-23T20:26:00Z">
        <w:r w:rsidR="00566293">
          <w:t>9.4.2</w:t>
        </w:r>
      </w:ins>
      <w:ins w:id="17436" w:author="mbeckerle" w:date="2013-03-24T18:44:00Z">
        <w:r w:rsidR="003E364C">
          <w:fldChar w:fldCharType="end"/>
        </w:r>
      </w:ins>
      <w:commentRangeEnd w:id="17433"/>
      <w:ins w:id="17437" w:author="mbeckerle" w:date="2013-07-10T09:31:00Z">
        <w:r w:rsidR="00450644">
          <w:rPr>
            <w:rStyle w:val="CommentReference"/>
          </w:rPr>
          <w:commentReference w:id="17433"/>
        </w:r>
      </w:ins>
      <w:ins w:id="17438" w:author="mbeckerle" w:date="2013-03-24T18:44:00Z">
        <w:r w:rsidR="003E364C">
          <w:t xml:space="preserve"> </w:t>
        </w:r>
      </w:ins>
      <w:ins w:id="17439" w:author="mbeckerle" w:date="2013-07-24T16:37:00Z">
        <w:r w:rsidR="006604C5">
          <w:fldChar w:fldCharType="begin"/>
        </w:r>
        <w:r w:rsidR="006604C5">
          <w:instrText xml:space="preserve"> REF _Ref362447158 \h </w:instrText>
        </w:r>
      </w:ins>
      <w:r w:rsidR="006604C5">
        <w:fldChar w:fldCharType="separate"/>
      </w:r>
      <w:ins w:id="17440" w:author="mbeckerle" w:date="2013-07-24T16:37:00Z">
        <w:r w:rsidR="006604C5">
          <w:t>Defaults When Parsing</w:t>
        </w:r>
        <w:r w:rsidR="006604C5">
          <w:fldChar w:fldCharType="end"/>
        </w:r>
      </w:ins>
      <w:ins w:id="17441" w:author="Steve Hanson" w:date="2013-03-14T17:46:00Z">
        <w:del w:id="17442" w:author="mbeckerle" w:date="2013-03-24T18:44:00Z">
          <w:r w:rsidDel="003E364C">
            <w:delText>&lt;</w:delText>
          </w:r>
        </w:del>
      </w:ins>
      <w:ins w:id="17443" w:author="Steve Hanson" w:date="2013-03-14T17:44:00Z">
        <w:del w:id="17444" w:author="mbeckerle" w:date="2013-03-24T18:44:00Z">
          <w:r w:rsidDel="003E364C">
            <w:delText>tbd</w:delText>
          </w:r>
        </w:del>
      </w:ins>
      <w:ins w:id="17445" w:author="Steve Hanson" w:date="2013-03-14T17:46:00Z">
        <w:del w:id="17446" w:author="mbeckerle" w:date="2013-03-24T18:44:00Z">
          <w:r w:rsidDel="003E364C">
            <w:delText>&gt;</w:delText>
          </w:r>
        </w:del>
      </w:ins>
      <w:ins w:id="17447" w:author="Steve Hanson" w:date="2013-03-14T17:44:00Z">
        <w:r>
          <w:t>.</w:t>
        </w:r>
      </w:ins>
    </w:p>
    <w:p w14:paraId="6F9BD6F6" w14:textId="3234ACB8" w:rsidR="00DC569E" w:rsidRPr="005223F4" w:rsidDel="00585682" w:rsidRDefault="00EB3EFA" w:rsidP="000E476E">
      <w:pPr>
        <w:rPr>
          <w:del w:id="17448" w:author="mbeckerle" w:date="2013-01-28T12:09:00Z"/>
        </w:rPr>
      </w:pPr>
      <w:ins w:id="17449" w:author="Steve Hanson" w:date="2013-03-14T17:44:00Z">
        <w:r>
          <w:t xml:space="preserve">When unparsing, </w:t>
        </w:r>
      </w:ins>
      <w:ins w:id="17450" w:author="Steve Hanson" w:date="2013-03-14T17:45:00Z">
        <w:r>
          <w:t xml:space="preserve">required occurrences that are missing from the </w:t>
        </w:r>
      </w:ins>
      <w:ins w:id="17451" w:author="Steve Hanson" w:date="2013-03-14T17:46:00Z">
        <w:r>
          <w:t>i</w:t>
        </w:r>
      </w:ins>
      <w:ins w:id="17452" w:author="Steve Hanson" w:date="2013-03-14T17:45:00Z">
        <w:r>
          <w:t xml:space="preserve">nfoset may trigger </w:t>
        </w:r>
      </w:ins>
      <w:ins w:id="17453" w:author="Steve Hanson" w:date="2013-03-14T17:46:00Z">
        <w:r>
          <w:t xml:space="preserve">the application of a default value, as described in </w:t>
        </w:r>
      </w:ins>
      <w:ins w:id="17454" w:author="mbeckerle" w:date="2013-03-24T18:45:00Z">
        <w:r w:rsidR="003E364C">
          <w:t>S</w:t>
        </w:r>
      </w:ins>
      <w:ins w:id="17455" w:author="Steve Hanson" w:date="2013-03-14T17:46:00Z">
        <w:del w:id="17456" w:author="mbeckerle" w:date="2013-03-24T18:45:00Z">
          <w:r w:rsidDel="003E364C">
            <w:delText>s</w:delText>
          </w:r>
        </w:del>
        <w:r>
          <w:t>ection</w:t>
        </w:r>
      </w:ins>
      <w:ins w:id="17457" w:author="mbeckerle" w:date="2013-03-24T18:45:00Z">
        <w:r w:rsidR="003E364C">
          <w:t xml:space="preserve"> </w:t>
        </w:r>
        <w:r w:rsidR="003E364C">
          <w:fldChar w:fldCharType="begin"/>
        </w:r>
        <w:r w:rsidR="003E364C">
          <w:instrText xml:space="preserve"> REF _Ref351914031 \r \h </w:instrText>
        </w:r>
      </w:ins>
      <w:r w:rsidR="003E364C">
        <w:fldChar w:fldCharType="separate"/>
      </w:r>
      <w:ins w:id="17458" w:author="mbeckerle" w:date="2013-07-10T14:54:00Z">
        <w:r w:rsidR="008B68D7">
          <w:t>9.4.3</w:t>
        </w:r>
      </w:ins>
      <w:ins w:id="17459" w:author="mbeckerle" w:date="2013-03-24T18:45:00Z">
        <w:r w:rsidR="003E364C">
          <w:fldChar w:fldCharType="end"/>
        </w:r>
        <w:r w:rsidR="003E364C">
          <w:t xml:space="preserve"> </w:t>
        </w:r>
      </w:ins>
      <w:ins w:id="17460" w:author="Steve Hanson" w:date="2013-03-14T17:46:00Z">
        <w:del w:id="17461" w:author="mbeckerle" w:date="2013-03-24T18:45:00Z">
          <w:r w:rsidDel="003E364C">
            <w:delText xml:space="preserve"> </w:delText>
          </w:r>
        </w:del>
      </w:ins>
      <w:ins w:id="17462" w:author="mbeckerle" w:date="2013-03-24T18:44:00Z">
        <w:r w:rsidR="003E364C">
          <w:fldChar w:fldCharType="begin"/>
        </w:r>
        <w:r w:rsidR="003E364C">
          <w:instrText xml:space="preserve"> REF _Ref351914022 \h </w:instrText>
        </w:r>
      </w:ins>
      <w:r w:rsidR="003E364C">
        <w:fldChar w:fldCharType="separate"/>
      </w:r>
      <w:ins w:id="17463" w:author="mbeckerle" w:date="2013-07-24T16:35:00Z">
        <w:r w:rsidR="006604C5">
          <w:t>Element Defaults When Unparsing</w:t>
        </w:r>
      </w:ins>
      <w:ins w:id="17464" w:author="mbeckerle" w:date="2013-03-24T18:44:00Z">
        <w:r w:rsidR="003E364C">
          <w:fldChar w:fldCharType="end"/>
        </w:r>
      </w:ins>
      <w:ins w:id="17465" w:author="Steve Hanson" w:date="2013-03-14T17:46:00Z">
        <w:del w:id="17466" w:author="mbeckerle" w:date="2013-03-24T18:44:00Z">
          <w:r w:rsidDel="003E364C">
            <w:delText>&lt;tbd&gt;</w:delText>
          </w:r>
        </w:del>
        <w:r>
          <w:t>.</w:t>
        </w:r>
      </w:ins>
      <w:del w:id="17467" w:author="mbeckerle" w:date="2013-01-28T12:09:00Z">
        <w:r w:rsidR="00DC569E" w:rsidRPr="005223F4" w:rsidDel="00585682">
          <w:delText xml:space="preserve">Variable-occurrence items include both variable-occurrence arrays and optional elements. </w:delText>
        </w:r>
      </w:del>
    </w:p>
    <w:p w14:paraId="376D6F91" w14:textId="030F150B" w:rsidR="006C051C" w:rsidDel="00EB3EFA" w:rsidRDefault="000E476E" w:rsidP="008A0942">
      <w:pPr>
        <w:rPr>
          <w:ins w:id="17468" w:author="mbeckerle" w:date="2012-03-25T12:10:00Z"/>
          <w:del w:id="17469" w:author="Steve Hanson" w:date="2013-03-14T17:47:00Z"/>
        </w:rPr>
      </w:pPr>
      <w:del w:id="17470" w:author="Steve Hanson" w:date="2013-03-14T17:47:00Z">
        <w:r w:rsidRPr="005223F4" w:rsidDel="00EB3EFA">
          <w:delText xml:space="preserve">The </w:delText>
        </w:r>
        <w:r w:rsidR="0097294E" w:rsidRPr="005223F4" w:rsidDel="00EB3EFA">
          <w:delText>number of occurrences</w:delText>
        </w:r>
        <w:r w:rsidRPr="005223F4" w:rsidDel="00EB3EFA">
          <w:delText xml:space="preserve"> of </w:delText>
        </w:r>
        <w:r w:rsidR="007F212A" w:rsidRPr="005223F4" w:rsidDel="00EB3EFA">
          <w:delText>a</w:delText>
        </w:r>
      </w:del>
      <w:ins w:id="17471" w:author="mbeckerle" w:date="2013-01-28T12:09:00Z">
        <w:del w:id="17472" w:author="Steve Hanson" w:date="2013-03-14T17:47:00Z">
          <w:r w:rsidR="00585682" w:rsidDel="00EB3EFA">
            <w:delText>n optional element or a variable array element</w:delText>
          </w:r>
        </w:del>
      </w:ins>
      <w:del w:id="17473" w:author="Steve Hanson" w:date="2013-03-14T17:47:00Z">
        <w:r w:rsidR="007F212A" w:rsidRPr="005223F4" w:rsidDel="00EB3EFA">
          <w:delText xml:space="preserve"> variable-occurrence item</w:delText>
        </w:r>
        <w:r w:rsidRPr="005223F4" w:rsidDel="00EB3EFA">
          <w:delText xml:space="preserve"> may be specified in the data</w:delText>
        </w:r>
      </w:del>
      <w:ins w:id="17474" w:author="mbeckerle" w:date="2013-01-28T12:10:00Z">
        <w:del w:id="17475" w:author="Steve Hanson" w:date="2013-03-14T17:47:00Z">
          <w:r w:rsidR="00585682" w:rsidDel="00EB3EFA">
            <w:delText>using dfdl:</w:delText>
          </w:r>
        </w:del>
      </w:ins>
      <w:ins w:id="17476" w:author="mbeckerle" w:date="2012-03-25T12:11:00Z">
        <w:del w:id="17477" w:author="Steve Hanson" w:date="2013-03-14T17:47:00Z">
          <w:r w:rsidR="006C051C" w:rsidDel="00EB3EFA">
            <w:delText xml:space="preserve">, </w:delText>
          </w:r>
        </w:del>
      </w:ins>
      <w:ins w:id="17478" w:author="mbeckerle" w:date="2012-04-22T21:05:00Z">
        <w:del w:id="17479" w:author="Steve Hanson" w:date="2013-03-14T17:47:00Z">
          <w:r w:rsidR="00964415" w:rsidDel="00EB3EFA">
            <w:delText xml:space="preserve">or </w:delText>
          </w:r>
        </w:del>
      </w:ins>
      <w:ins w:id="17480" w:author="mbeckerle" w:date="2012-03-25T12:11:00Z">
        <w:del w:id="17481" w:author="Steve Hanson" w:date="2013-03-14T17:47:00Z">
          <w:r w:rsidR="006C051C" w:rsidDel="00EB3EFA">
            <w:delText xml:space="preserve">determined by </w:delText>
          </w:r>
        </w:del>
      </w:ins>
      <w:ins w:id="17482" w:author="mbeckerle" w:date="2012-03-25T12:12:00Z">
        <w:del w:id="17483" w:author="Steve Hanson" w:date="2013-03-14T17:47:00Z">
          <w:r w:rsidR="006C051C" w:rsidDel="00EB3EFA">
            <w:delText>examining the data stream for specific framing</w:delText>
          </w:r>
        </w:del>
      </w:ins>
      <w:ins w:id="17484" w:author="mbeckerle" w:date="2013-01-28T14:34:00Z">
        <w:del w:id="17485" w:author="Steve Hanson" w:date="2013-03-14T17:47:00Z">
          <w:r w:rsidR="00336AA7" w:rsidDel="00EB3EFA">
            <w:delText xml:space="preserve"> (dfdl:occursCountKind ‘parsed’, ‘implicit’)</w:delText>
          </w:r>
        </w:del>
      </w:ins>
      <w:ins w:id="17486" w:author="mbeckerle" w:date="2012-03-25T12:12:00Z">
        <w:del w:id="17487" w:author="Steve Hanson" w:date="2013-03-14T17:47:00Z">
          <w:r w:rsidR="006C051C" w:rsidDel="00EB3EFA">
            <w:delText xml:space="preserve"> or</w:delText>
          </w:r>
        </w:del>
      </w:ins>
      <w:ins w:id="17488" w:author="mbeckerle" w:date="2013-01-28T14:33:00Z">
        <w:del w:id="17489" w:author="Steve Hanson" w:date="2013-03-14T17:47:00Z">
          <w:r w:rsidR="00336AA7" w:rsidDel="00EB3EFA">
            <w:delText xml:space="preserve"> the infoset for specific </w:delText>
          </w:r>
        </w:del>
      </w:ins>
      <w:ins w:id="17490" w:author="mbeckerle" w:date="2012-03-25T12:12:00Z">
        <w:del w:id="17491" w:author="Steve Hanson" w:date="2013-03-14T17:47:00Z">
          <w:r w:rsidR="006C051C" w:rsidDel="00EB3EFA">
            <w:delText xml:space="preserve">values </w:delText>
          </w:r>
        </w:del>
      </w:ins>
      <w:ins w:id="17492" w:author="mbeckerle" w:date="2013-01-28T14:34:00Z">
        <w:del w:id="17493" w:author="Steve Hanson" w:date="2013-03-14T17:47:00Z">
          <w:r w:rsidR="00336AA7" w:rsidDel="00EB3EFA">
            <w:delText xml:space="preserve">(dfdl:occursCountKind </w:delText>
          </w:r>
        </w:del>
      </w:ins>
      <w:ins w:id="17494" w:author="mbeckerle" w:date="2012-03-25T12:13:00Z">
        <w:del w:id="17495" w:author="Steve Hanson" w:date="2013-03-14T17:47:00Z">
          <w:r w:rsidR="006C051C" w:rsidDel="00EB3EFA">
            <w:delText>‘stopValue</w:delText>
          </w:r>
        </w:del>
      </w:ins>
      <w:ins w:id="17496" w:author="mbeckerle" w:date="2012-03-25T12:11:00Z">
        <w:del w:id="17497" w:author="Steve Hanson" w:date="2013-03-14T17:47:00Z">
          <w:r w:rsidR="006C051C" w:rsidDel="00EB3EFA">
            <w:delText>‘</w:delText>
          </w:r>
        </w:del>
      </w:ins>
      <w:ins w:id="17498" w:author="mbeckerle" w:date="2012-03-25T12:13:00Z">
        <w:del w:id="17499" w:author="Steve Hanson" w:date="2013-03-14T17:47:00Z">
          <w:r w:rsidR="006C051C" w:rsidDel="00EB3EFA">
            <w:delText>)</w:delText>
          </w:r>
        </w:del>
      </w:ins>
      <w:del w:id="17500" w:author="Steve Hanson" w:date="2013-03-14T17:47:00Z">
        <w:r w:rsidR="0097294E" w:rsidRPr="005223F4" w:rsidDel="00EB3EFA">
          <w:delText>. This</w:delText>
        </w:r>
        <w:r w:rsidR="00DC569E" w:rsidRPr="005223F4" w:rsidDel="00EB3EFA">
          <w:delText xml:space="preserve"> </w:delText>
        </w:r>
        <w:r w:rsidR="005D5035" w:rsidRPr="005223F4" w:rsidDel="00EB3EFA">
          <w:delText xml:space="preserve">can be combined with delimiters for determining the </w:delText>
        </w:r>
        <w:r w:rsidR="0097294E" w:rsidRPr="005223F4" w:rsidDel="00EB3EFA">
          <w:delText>number of occurrences</w:delText>
        </w:r>
        <w:r w:rsidR="005D5035" w:rsidRPr="005223F4" w:rsidDel="00EB3EFA">
          <w:delText xml:space="preserve">, in which </w:delText>
        </w:r>
        <w:r w:rsidR="003965DB" w:rsidRPr="005223F4" w:rsidDel="00EB3EFA">
          <w:delText xml:space="preserve">case the </w:delText>
        </w:r>
        <w:r w:rsidR="0097294E" w:rsidRPr="005223F4" w:rsidDel="00EB3EFA">
          <w:delText xml:space="preserve">number of occurrences </w:delText>
        </w:r>
        <w:r w:rsidR="003965DB" w:rsidRPr="005223F4" w:rsidDel="00EB3EFA">
          <w:delText xml:space="preserve">obtained by parsing using delimiters and any stored information must be consistent. </w:delText>
        </w:r>
      </w:del>
    </w:p>
    <w:p w14:paraId="7C5DEF14" w14:textId="439C1460" w:rsidR="00DC7A65" w:rsidRPr="005223F4" w:rsidDel="00EB3EFA" w:rsidRDefault="003965DB" w:rsidP="008A0942">
      <w:pPr>
        <w:rPr>
          <w:del w:id="17501" w:author="Steve Hanson" w:date="2013-03-14T17:47:00Z"/>
        </w:rPr>
      </w:pPr>
      <w:del w:id="17502" w:author="Steve Hanson" w:date="2013-03-14T17:47:00Z">
        <w:r w:rsidRPr="005223F4" w:rsidDel="00EB3EFA">
          <w:delText>It is a processing error if they are not.</w:delText>
        </w:r>
      </w:del>
    </w:p>
    <w:p w14:paraId="3AA9D790" w14:textId="0D7756C7" w:rsidR="006C051C" w:rsidRPr="005223F4" w:rsidDel="00EB3EFA" w:rsidRDefault="006E6C17" w:rsidP="00CE4A87">
      <w:pPr>
        <w:rPr>
          <w:del w:id="17503" w:author="Steve Hanson" w:date="2013-03-14T17:47:00Z"/>
        </w:rPr>
      </w:pPr>
      <w:del w:id="17504" w:author="Steve Hanson" w:date="2013-03-14T17:47:00Z">
        <w:r w:rsidRPr="005223F4" w:rsidDel="00EB3EFA">
          <w:delText xml:space="preserve">To determine the logical contents </w:delText>
        </w:r>
      </w:del>
      <w:ins w:id="17505" w:author="mbeckerle" w:date="2013-01-28T13:13:00Z">
        <w:del w:id="17506" w:author="Steve Hanson" w:date="2013-03-14T17:47:00Z">
          <w:r w:rsidR="001E2651" w:rsidDel="00EB3EFA">
            <w:delText>values</w:delText>
          </w:r>
          <w:r w:rsidR="001E2651" w:rsidRPr="005223F4" w:rsidDel="00EB3EFA">
            <w:delText xml:space="preserve"> </w:delText>
          </w:r>
        </w:del>
      </w:ins>
      <w:del w:id="17507" w:author="Steve Hanson" w:date="2013-03-14T17:47:00Z">
        <w:r w:rsidRPr="005223F4" w:rsidDel="00EB3EFA">
          <w:delText xml:space="preserve">and </w:delText>
        </w:r>
        <w:r w:rsidR="0097294E" w:rsidRPr="005223F4" w:rsidDel="00EB3EFA">
          <w:delText>number of occurrences</w:delText>
        </w:r>
        <w:r w:rsidRPr="005223F4" w:rsidDel="00EB3EFA">
          <w:delText xml:space="preserve"> </w:delText>
        </w:r>
        <w:r w:rsidR="007F212A" w:rsidRPr="005223F4" w:rsidDel="00EB3EFA">
          <w:delText>for a</w:delText>
        </w:r>
      </w:del>
      <w:ins w:id="17508" w:author="mbeckerle" w:date="2013-01-28T12:10:00Z">
        <w:del w:id="17509" w:author="Steve Hanson" w:date="2013-03-14T17:47:00Z">
          <w:r w:rsidR="00585682" w:rsidDel="00EB3EFA">
            <w:delText xml:space="preserve"> optional element or variable array element</w:delText>
          </w:r>
        </w:del>
      </w:ins>
      <w:del w:id="17510" w:author="Steve Hanson" w:date="2013-03-14T17:47:00Z">
        <w:r w:rsidR="007F212A" w:rsidRPr="005223F4" w:rsidDel="00EB3EFA">
          <w:delText>n array</w:delText>
        </w:r>
        <w:r w:rsidRPr="005223F4" w:rsidDel="00EB3EFA">
          <w:delText xml:space="preserve">, we examine the input stream trying to </w:delText>
        </w:r>
        <w:r w:rsidR="00B72C70" w:rsidRPr="005223F4" w:rsidDel="00EB3EFA">
          <w:delText xml:space="preserve">parse </w:delText>
        </w:r>
        <w:r w:rsidR="00CE4A87" w:rsidRPr="005223F4" w:rsidDel="00EB3EFA">
          <w:delText xml:space="preserve">elements one by one with </w:delText>
        </w:r>
        <w:r w:rsidR="001D4A47" w:rsidRPr="005223F4" w:rsidDel="00EB3EFA">
          <w:delText>separators</w:delText>
        </w:r>
        <w:r w:rsidR="0033038F" w:rsidRPr="005223F4" w:rsidDel="00EB3EFA">
          <w:delText xml:space="preserve"> </w:delText>
        </w:r>
        <w:r w:rsidR="00CE4A87" w:rsidRPr="005223F4" w:rsidDel="00EB3EFA">
          <w:delText>between them</w:delText>
        </w:r>
      </w:del>
      <w:ins w:id="17511" w:author="mbeckerle" w:date="2012-03-25T12:13:00Z">
        <w:del w:id="17512" w:author="Steve Hanson" w:date="2013-03-14T17:47:00Z">
          <w:r w:rsidR="006C051C" w:rsidDel="00EB3EFA">
            <w:delText xml:space="preserve"> when there is more than one occurrence.</w:delText>
          </w:r>
        </w:del>
      </w:ins>
      <w:del w:id="17513" w:author="Steve Hanson" w:date="2012-08-10T10:35:00Z">
        <w:r w:rsidR="00B72C70" w:rsidRPr="005223F4" w:rsidDel="000208A7">
          <w:delText>.</w:delText>
        </w:r>
      </w:del>
      <w:del w:id="17514" w:author="Steve Hanson" w:date="2013-03-14T17:47:00Z">
        <w:r w:rsidR="002C242B" w:rsidRPr="005223F4" w:rsidDel="00EB3EFA">
          <w:delText xml:space="preserve"> </w:delText>
        </w:r>
        <w:r w:rsidR="007F212A" w:rsidRPr="005223F4" w:rsidDel="00EB3EFA">
          <w:delText xml:space="preserve">Parsing for an optional element is similar, except there is only the possibility of one occurrence, so </w:delText>
        </w:r>
        <w:r w:rsidR="0033038F" w:rsidRPr="005223F4" w:rsidDel="00EB3EFA">
          <w:delText xml:space="preserve">separators </w:delText>
        </w:r>
        <w:r w:rsidR="007F212A" w:rsidRPr="005223F4" w:rsidDel="00EB3EFA">
          <w:delText>don't matter.</w:delText>
        </w:r>
      </w:del>
    </w:p>
    <w:p w14:paraId="20BF8E8C" w14:textId="703A1451" w:rsidR="00D650C0" w:rsidRPr="005223F4" w:rsidDel="00EB3EFA" w:rsidRDefault="00D650C0" w:rsidP="00E52555">
      <w:pPr>
        <w:rPr>
          <w:del w:id="17515" w:author="Steve Hanson" w:date="2013-03-14T17:47:00Z"/>
        </w:rPr>
      </w:pPr>
      <w:del w:id="17516" w:author="Steve Hanson" w:date="2013-03-14T17:47:00Z">
        <w:r w:rsidRPr="005223F4" w:rsidDel="00EB3EFA">
          <w:delText xml:space="preserve">If </w:delText>
        </w:r>
        <w:r w:rsidR="0033038F" w:rsidRPr="005223F4" w:rsidDel="00EB3EFA">
          <w:delText xml:space="preserve">the </w:delText>
        </w:r>
        <w:r w:rsidRPr="005223F4" w:rsidDel="00EB3EFA">
          <w:delText xml:space="preserve">element is not found then defaulting occurs as described in </w:delText>
        </w:r>
        <w:r w:rsidR="00E52555" w:rsidRPr="005223F4" w:rsidDel="00EB3EFA">
          <w:fldChar w:fldCharType="begin"/>
        </w:r>
        <w:r w:rsidR="00E52555" w:rsidRPr="005223F4" w:rsidDel="00EB3EFA">
          <w:delInstrText xml:space="preserve"> REF _Ref254775881 \r \h </w:delInstrText>
        </w:r>
        <w:r w:rsidR="00E52555" w:rsidRPr="005223F4" w:rsidDel="00EB3EFA">
          <w:fldChar w:fldCharType="separate"/>
        </w:r>
        <w:r w:rsidR="00D04199" w:rsidDel="00EB3EFA">
          <w:rPr>
            <w:cs/>
          </w:rPr>
          <w:delText>‎</w:delText>
        </w:r>
        <w:r w:rsidR="00D04199" w:rsidDel="00EB3EFA">
          <w:delText>13.17</w:delText>
        </w:r>
        <w:r w:rsidR="00E52555" w:rsidRPr="005223F4" w:rsidDel="00EB3EFA">
          <w:fldChar w:fldCharType="end"/>
        </w:r>
        <w:r w:rsidR="00E52555" w:rsidRPr="005223F4" w:rsidDel="00EB3EFA">
          <w:delText xml:space="preserve"> </w:delText>
        </w:r>
        <w:r w:rsidR="00F702F4" w:rsidRPr="005223F4" w:rsidDel="00EB3EFA">
          <w:delText>Properties for Default Value Control</w:delText>
        </w:r>
      </w:del>
    </w:p>
    <w:p w14:paraId="6FCC6587" w14:textId="3AB60609" w:rsidR="0082615D" w:rsidRPr="005223F4" w:rsidDel="00EB3EFA" w:rsidRDefault="006D0032" w:rsidP="006D0032">
      <w:pPr>
        <w:rPr>
          <w:del w:id="17517" w:author="Steve Hanson" w:date="2013-03-14T17:47:00Z"/>
        </w:rPr>
      </w:pPr>
      <w:del w:id="17518" w:author="Steve Hanson" w:date="2013-03-14T17:47:00Z">
        <w:r w:rsidRPr="005223F4" w:rsidDel="00EB3EFA">
          <w:delText xml:space="preserve">It is a processing error if </w:delText>
        </w:r>
        <w:r w:rsidR="001D4A47" w:rsidRPr="005223F4" w:rsidDel="00EB3EFA">
          <w:delText>a</w:delText>
        </w:r>
        <w:r w:rsidR="0082615D" w:rsidRPr="005223F4" w:rsidDel="00EB3EFA">
          <w:delText xml:space="preserve"> </w:delText>
        </w:r>
        <w:r w:rsidR="00C069EC" w:rsidRPr="005223F4" w:rsidDel="00EB3EFA">
          <w:delText>separator</w:delText>
        </w:r>
        <w:r w:rsidR="0082615D" w:rsidRPr="005223F4" w:rsidDel="00EB3EFA">
          <w:delText xml:space="preserve"> is parsed successfully, but parsing does not find the </w:delText>
        </w:r>
        <w:r w:rsidRPr="005223F4" w:rsidDel="00EB3EFA">
          <w:delText xml:space="preserve">subsequent </w:delText>
        </w:r>
        <w:r w:rsidR="0082615D" w:rsidRPr="005223F4" w:rsidDel="00EB3EFA">
          <w:delText>element succ</w:delText>
        </w:r>
        <w:r w:rsidRPr="005223F4" w:rsidDel="00EB3EFA">
          <w:delText>essfully</w:delText>
        </w:r>
        <w:r w:rsidR="008D3745" w:rsidRPr="005223F4" w:rsidDel="00EB3EFA">
          <w:delText>, unless dfdl:separatorPo</w:delText>
        </w:r>
      </w:del>
      <w:del w:id="17519" w:author="Steve Hanson" w:date="2012-03-01T11:39:00Z">
        <w:r w:rsidR="008D3745" w:rsidRPr="005223F4" w:rsidDel="00807769">
          <w:delText>licy</w:delText>
        </w:r>
      </w:del>
      <w:del w:id="17520" w:author="Steve Hanson" w:date="2013-03-14T17:47:00Z">
        <w:r w:rsidR="008D3745" w:rsidRPr="005223F4" w:rsidDel="00EB3EFA">
          <w:delText xml:space="preserve"> is 'postfix'</w:delText>
        </w:r>
        <w:r w:rsidRPr="005223F4" w:rsidDel="00EB3EFA">
          <w:delText>.</w:delText>
        </w:r>
      </w:del>
    </w:p>
    <w:p w14:paraId="69ACF009" w14:textId="61B43B0B" w:rsidR="00BF15FD" w:rsidDel="00EB3EFA" w:rsidRDefault="00BF15FD" w:rsidP="0015012F">
      <w:pPr>
        <w:rPr>
          <w:ins w:id="17521" w:author="mbeckerle" w:date="2012-03-25T12:13:00Z"/>
          <w:del w:id="17522" w:author="Steve Hanson" w:date="2013-03-14T17:47:00Z"/>
        </w:rPr>
      </w:pPr>
      <w:del w:id="17523" w:author="Steve Hanson" w:date="2013-03-14T17:47:00Z">
        <w:r w:rsidRPr="005223F4" w:rsidDel="00EB3EFA">
          <w:delText xml:space="preserve">On </w:delText>
        </w:r>
        <w:r w:rsidR="0015012F" w:rsidRPr="005223F4" w:rsidDel="00EB3EFA">
          <w:delText xml:space="preserve">parsing and </w:delText>
        </w:r>
        <w:r w:rsidR="008D3745" w:rsidRPr="005223F4" w:rsidDel="00EB3EFA">
          <w:delText xml:space="preserve">unparsing </w:delText>
        </w:r>
        <w:r w:rsidR="00F702F4" w:rsidRPr="005223F4" w:rsidDel="00EB3EFA">
          <w:delText xml:space="preserve">if the number of occurrences of an element is less than </w:delText>
        </w:r>
        <w:r w:rsidR="0015012F" w:rsidRPr="005223F4" w:rsidDel="00EB3EFA">
          <w:delText>xs:</w:delText>
        </w:r>
        <w:r w:rsidR="00F702F4" w:rsidRPr="005223F4" w:rsidDel="00EB3EFA">
          <w:delText>minOccurs</w:delText>
        </w:r>
        <w:r w:rsidRPr="005223F4" w:rsidDel="00EB3EFA">
          <w:delText xml:space="preserve"> and the element has a default specified then </w:delText>
        </w:r>
        <w:r w:rsidR="0015012F" w:rsidRPr="005223F4" w:rsidDel="00EB3EFA">
          <w:delText>the element is defaulted up to xs:minOccurs</w:delText>
        </w:r>
        <w:r w:rsidRPr="005223F4" w:rsidDel="00EB3EFA">
          <w:delText xml:space="preserve">, otherwise it is a processing error. </w:delText>
        </w:r>
      </w:del>
    </w:p>
    <w:p w14:paraId="41F1CD44" w14:textId="044FA949" w:rsidR="006C051C" w:rsidRPr="005223F4" w:rsidDel="00EB3EFA" w:rsidRDefault="006C051C" w:rsidP="0015012F">
      <w:pPr>
        <w:rPr>
          <w:del w:id="17524" w:author="Steve Hanson" w:date="2013-03-14T17:47:00Z"/>
        </w:rPr>
      </w:pPr>
      <w:ins w:id="17525" w:author="mbeckerle" w:date="2012-03-25T12:13:00Z">
        <w:del w:id="17526" w:author="Steve Hanson" w:date="2013-03-14T17:47:00Z">
          <w:r w:rsidDel="00EB3EFA">
            <w:delText>When occursCountKind=</w:delText>
          </w:r>
        </w:del>
      </w:ins>
      <w:ins w:id="17527" w:author="mbeckerle" w:date="2012-03-25T12:14:00Z">
        <w:del w:id="17528" w:author="Steve Hanson" w:date="2013-03-14T17:47:00Z">
          <w:r w:rsidDel="00EB3EFA">
            <w:delText xml:space="preserve">’implicit’ then the number of occurrences is limited to maxOccurs (if not unbounded). </w:delText>
          </w:r>
        </w:del>
      </w:ins>
    </w:p>
    <w:p w14:paraId="745C7860" w14:textId="723E0CC1" w:rsidR="00BF15FD" w:rsidRPr="005223F4" w:rsidDel="00964415" w:rsidRDefault="00BF15FD">
      <w:pPr>
        <w:pStyle w:val="Heading2"/>
        <w:rPr>
          <w:del w:id="17529" w:author="mbeckerle" w:date="2012-04-22T21:05:00Z"/>
        </w:rPr>
        <w:pPrChange w:id="17530" w:author="mbeckerle" w:date="2013-01-20T17:05:00Z">
          <w:pPr/>
        </w:pPrChange>
      </w:pPr>
      <w:bookmarkStart w:id="17531" w:name="_Toc322911395"/>
      <w:bookmarkStart w:id="17532" w:name="_Toc322911711"/>
      <w:bookmarkStart w:id="17533" w:name="_Toc322911956"/>
      <w:bookmarkStart w:id="17534" w:name="_Toc322912250"/>
      <w:bookmarkStart w:id="17535" w:name="_Toc329093111"/>
      <w:bookmarkStart w:id="17536" w:name="_Toc332701624"/>
      <w:bookmarkStart w:id="17537" w:name="_Toc332701928"/>
      <w:bookmarkStart w:id="17538" w:name="_Toc332711727"/>
      <w:bookmarkStart w:id="17539" w:name="_Toc332712029"/>
      <w:bookmarkStart w:id="17540" w:name="_Toc332712330"/>
      <w:bookmarkStart w:id="17541" w:name="_Toc332724246"/>
      <w:bookmarkStart w:id="17542" w:name="_Toc332724546"/>
      <w:bookmarkStart w:id="17543" w:name="_Toc341102842"/>
      <w:bookmarkStart w:id="17544" w:name="_Toc347241577"/>
      <w:bookmarkStart w:id="17545" w:name="_Toc347744770"/>
      <w:bookmarkStart w:id="17546" w:name="_Toc348984553"/>
      <w:bookmarkStart w:id="17547" w:name="_Toc348984858"/>
      <w:bookmarkStart w:id="17548" w:name="_Toc349038022"/>
      <w:bookmarkStart w:id="17549" w:name="_Toc349038324"/>
      <w:bookmarkStart w:id="17550" w:name="_Toc349042810"/>
      <w:bookmarkStart w:id="17551" w:name="_Toc349642223"/>
      <w:bookmarkStart w:id="17552" w:name="_Toc362452993"/>
      <w:bookmarkEnd w:id="17531"/>
      <w:bookmarkEnd w:id="17532"/>
      <w:bookmarkEnd w:id="17533"/>
      <w:bookmarkEnd w:id="17534"/>
      <w:bookmarkEnd w:id="17535"/>
      <w:bookmarkEnd w:id="17536"/>
      <w:bookmarkEnd w:id="17537"/>
      <w:bookmarkEnd w:id="17538"/>
      <w:bookmarkEnd w:id="17539"/>
      <w:bookmarkEnd w:id="17540"/>
      <w:bookmarkEnd w:id="17541"/>
      <w:bookmarkEnd w:id="17542"/>
      <w:bookmarkEnd w:id="17543"/>
      <w:bookmarkEnd w:id="17544"/>
      <w:bookmarkEnd w:id="17545"/>
      <w:bookmarkEnd w:id="17546"/>
      <w:bookmarkEnd w:id="17547"/>
      <w:bookmarkEnd w:id="17548"/>
      <w:bookmarkEnd w:id="17549"/>
      <w:bookmarkEnd w:id="17550"/>
      <w:bookmarkEnd w:id="17551"/>
      <w:bookmarkEnd w:id="17552"/>
    </w:p>
    <w:p w14:paraId="1A82F071" w14:textId="626D3B60" w:rsidR="00745DF7" w:rsidRPr="005223F4" w:rsidDel="00327994" w:rsidRDefault="001038F9" w:rsidP="006E4FE8">
      <w:pPr>
        <w:pStyle w:val="Heading2"/>
        <w:rPr>
          <w:del w:id="17553" w:author="Steve Hanson" w:date="2013-03-14T17:38:00Z"/>
        </w:rPr>
      </w:pPr>
      <w:bookmarkStart w:id="17554" w:name="_Toc177399124"/>
      <w:bookmarkStart w:id="17555" w:name="_Toc175057411"/>
      <w:bookmarkStart w:id="17556" w:name="_Toc199516355"/>
      <w:bookmarkStart w:id="17557" w:name="_Toc194984017"/>
      <w:bookmarkStart w:id="17558" w:name="_Toc243112859"/>
      <w:bookmarkStart w:id="17559" w:name="_Toc349042811"/>
      <w:bookmarkStart w:id="17560" w:name="_Toc362452994"/>
      <w:del w:id="17561" w:author="Steve Hanson" w:date="2013-03-14T17:38:00Z">
        <w:r w:rsidRPr="005223F4" w:rsidDel="00327994">
          <w:delText>Stop Value Delimited Array</w:delText>
        </w:r>
      </w:del>
      <w:ins w:id="17562" w:author="mbeckerle" w:date="2013-01-28T12:13:00Z">
        <w:del w:id="17563" w:author="Steve Hanson" w:date="2013-03-14T17:38:00Z">
          <w:r w:rsidR="00DD3708" w:rsidDel="00327994">
            <w:delText>: Determining the</w:delText>
          </w:r>
        </w:del>
      </w:ins>
      <w:del w:id="17564" w:author="Steve Hanson" w:date="2013-03-14T17:38:00Z">
        <w:r w:rsidRPr="005223F4" w:rsidDel="00327994">
          <w:delText xml:space="preserve"> </w:delText>
        </w:r>
        <w:bookmarkEnd w:id="17554"/>
        <w:bookmarkEnd w:id="17555"/>
        <w:r w:rsidR="0097294E" w:rsidRPr="005223F4" w:rsidDel="00327994">
          <w:delText>Number of occurrences</w:delText>
        </w:r>
      </w:del>
      <w:bookmarkEnd w:id="17556"/>
      <w:bookmarkEnd w:id="17557"/>
      <w:bookmarkEnd w:id="17558"/>
      <w:ins w:id="17565" w:author="mbeckerle" w:date="2013-01-28T12:13:00Z">
        <w:del w:id="17566" w:author="Steve Hanson" w:date="2013-03-14T17:38:00Z">
          <w:r w:rsidR="00DD3708" w:rsidDel="00327994">
            <w:delText>O</w:delText>
          </w:r>
          <w:r w:rsidR="00DD3708" w:rsidRPr="005223F4" w:rsidDel="00327994">
            <w:delText>ccurrences</w:delText>
          </w:r>
        </w:del>
      </w:ins>
      <w:bookmarkEnd w:id="17559"/>
      <w:bookmarkEnd w:id="17560"/>
    </w:p>
    <w:p w14:paraId="2C4ED261" w14:textId="37C2FAA7" w:rsidR="00745DF7" w:rsidRPr="005223F4" w:rsidDel="00327994" w:rsidRDefault="00745DF7" w:rsidP="00745DF7">
      <w:pPr>
        <w:rPr>
          <w:del w:id="17567" w:author="Steve Hanson" w:date="2013-03-14T17:38:00Z"/>
        </w:rPr>
      </w:pPr>
      <w:del w:id="17568" w:author="Steve Hanson" w:date="2013-03-14T17:38:00Z">
        <w:r w:rsidRPr="005223F4" w:rsidDel="00327994">
          <w:delText xml:space="preserve">When an </w:delText>
        </w:r>
      </w:del>
      <w:ins w:id="17569" w:author="mbeckerle" w:date="2013-01-28T12:11:00Z">
        <w:del w:id="17570" w:author="Steve Hanson" w:date="2013-03-14T17:38:00Z">
          <w:r w:rsidR="00DD3708" w:rsidDel="00327994">
            <w:delText xml:space="preserve">optional or </w:delText>
          </w:r>
        </w:del>
      </w:ins>
      <w:del w:id="17571" w:author="Steve Hanson" w:date="2013-03-14T17:38:00Z">
        <w:r w:rsidRPr="005223F4" w:rsidDel="00327994">
          <w:delText xml:space="preserve">array has </w:delText>
        </w:r>
      </w:del>
      <w:del w:id="17572" w:author="Steve Hanson" w:date="2012-02-29T11:14:00Z">
        <w:r w:rsidRPr="005223F4" w:rsidDel="00953B42">
          <w:delText>a s</w:delText>
        </w:r>
      </w:del>
      <w:del w:id="17573" w:author="Steve Hanson" w:date="2013-03-14T17:38:00Z">
        <w:r w:rsidRPr="005223F4" w:rsidDel="00327994">
          <w:delText xml:space="preserve">topValue specified, this means that a distinguished </w:delText>
        </w:r>
        <w:r w:rsidR="00022E1C" w:rsidRPr="005223F4" w:rsidDel="00327994">
          <w:delText xml:space="preserve">logical </w:delText>
        </w:r>
        <w:r w:rsidRPr="005223F4" w:rsidDel="00327994">
          <w:delText xml:space="preserve">value </w:delText>
        </w:r>
      </w:del>
      <w:ins w:id="17574" w:author="mbeckerle" w:date="2013-01-28T14:35:00Z">
        <w:del w:id="17575" w:author="Steve Hanson" w:date="2013-03-14T17:38:00Z">
          <w:r w:rsidR="00336AA7" w:rsidDel="00327994">
            <w:delText>is represented</w:delText>
          </w:r>
        </w:del>
      </w:ins>
      <w:del w:id="17576" w:author="Steve Hanson" w:date="2012-02-29T11:15:00Z">
        <w:r w:rsidRPr="005223F4" w:rsidDel="00953B42">
          <w:delText xml:space="preserve">must be found </w:delText>
        </w:r>
        <w:r w:rsidR="00022E1C" w:rsidRPr="005223F4" w:rsidDel="00953B42">
          <w:delText>to determine</w:delText>
        </w:r>
      </w:del>
      <w:del w:id="17577" w:author="Steve Hanson" w:date="2013-03-14T17:38:00Z">
        <w:r w:rsidR="00022E1C" w:rsidRPr="005223F4" w:rsidDel="00327994">
          <w:delText xml:space="preserve"> t</w:delText>
        </w:r>
      </w:del>
      <w:del w:id="17578" w:author="Steve Hanson" w:date="2012-02-29T11:15:00Z">
        <w:r w:rsidR="00022E1C" w:rsidRPr="005223F4" w:rsidDel="00953B42">
          <w:delText>he</w:delText>
        </w:r>
      </w:del>
      <w:del w:id="17579" w:author="Steve Hanson" w:date="2013-03-14T17:38:00Z">
        <w:r w:rsidR="00022E1C" w:rsidRPr="005223F4" w:rsidDel="00327994">
          <w:delText xml:space="preserve"> end </w:delText>
        </w:r>
      </w:del>
      <w:del w:id="17580" w:author="Steve Hanson" w:date="2012-02-29T11:15:00Z">
        <w:r w:rsidR="00022E1C" w:rsidRPr="005223F4" w:rsidDel="00953B42">
          <w:delText xml:space="preserve">of </w:delText>
        </w:r>
      </w:del>
      <w:del w:id="17581" w:author="Steve Hanson" w:date="2013-03-14T17:38:00Z">
        <w:r w:rsidR="00022E1C" w:rsidRPr="005223F4" w:rsidDel="00327994">
          <w:delText>the array</w:delText>
        </w:r>
      </w:del>
      <w:ins w:id="17582" w:author="mbeckerle" w:date="2013-01-28T12:11:00Z">
        <w:del w:id="17583" w:author="Steve Hanson" w:date="2013-03-14T17:38:00Z">
          <w:r w:rsidR="00DD3708" w:rsidDel="00327994">
            <w:delText>occurrences</w:delText>
          </w:r>
        </w:del>
      </w:ins>
      <w:del w:id="17584" w:author="Steve Hanson" w:date="2013-03-14T17:38:00Z">
        <w:r w:rsidR="00022E1C" w:rsidRPr="005223F4" w:rsidDel="00327994">
          <w:delText xml:space="preserve">. </w:delText>
        </w:r>
        <w:r w:rsidR="0033038F" w:rsidRPr="005223F4" w:rsidDel="00327994">
          <w:delText xml:space="preserve">As each </w:delText>
        </w:r>
      </w:del>
      <w:del w:id="17585" w:author="Steve Hanson" w:date="2012-02-29T11:15:00Z">
        <w:r w:rsidR="0033038F" w:rsidRPr="005223F4" w:rsidDel="00953B42">
          <w:delText>element</w:delText>
        </w:r>
      </w:del>
      <w:del w:id="17586" w:author="Steve Hanson" w:date="2013-03-14T17:38:00Z">
        <w:r w:rsidR="0033038F" w:rsidRPr="005223F4" w:rsidDel="00327994">
          <w:delText xml:space="preserve"> is parsed, </w:delText>
        </w:r>
        <w:r w:rsidR="001D4A47" w:rsidRPr="005223F4" w:rsidDel="00327994">
          <w:delText>its</w:delText>
        </w:r>
        <w:r w:rsidR="0033038F" w:rsidRPr="005223F4" w:rsidDel="00327994">
          <w:delText xml:space="preserve"> value is compared to the stop value, and if it matches, then that ends the array. The stop value itself is not considered to be an element of the array</w:delText>
        </w:r>
        <w:r w:rsidR="003E597C" w:rsidDel="00327994">
          <w:delText xml:space="preserve"> and is not added to the infoset</w:delText>
        </w:r>
        <w:r w:rsidR="0033038F" w:rsidRPr="005223F4" w:rsidDel="00327994">
          <w:delText xml:space="preserve">. </w:delText>
        </w:r>
      </w:del>
      <w:ins w:id="17587" w:author="mbeckerle" w:date="2013-01-28T14:35:00Z">
        <w:del w:id="17588" w:author="Steve Hanson" w:date="2013-03-14T17:38:00Z">
          <w:r w:rsidR="00336AA7" w:rsidDel="00327994">
            <w:delText>represented</w:delText>
          </w:r>
        </w:del>
      </w:ins>
    </w:p>
    <w:p w14:paraId="66E996F9" w14:textId="2AABD1E8" w:rsidR="00022E1C" w:rsidRDefault="00022E1C" w:rsidP="00745DF7">
      <w:pPr>
        <w:rPr>
          <w:ins w:id="17589" w:author="Steve Hanson" w:date="2013-03-14T17:52:00Z"/>
        </w:rPr>
      </w:pPr>
      <w:del w:id="17590" w:author="Steve Hanson" w:date="2013-03-14T17:38:00Z">
        <w:r w:rsidRPr="005223F4" w:rsidDel="00327994">
          <w:delText xml:space="preserve">This technique can only be used on arrays of simple type elements. </w:delText>
        </w:r>
        <w:r w:rsidR="00F238C5" w:rsidRPr="005223F4" w:rsidDel="00327994">
          <w:delText>It is a schema definition error if stop values are used on arrays with complex type elements.</w:delText>
        </w:r>
      </w:del>
    </w:p>
    <w:p w14:paraId="57C8004A" w14:textId="7CF20D99" w:rsidR="00EB3EFA" w:rsidRPr="005223F4" w:rsidRDefault="00EB3EFA" w:rsidP="00745DF7">
      <w:ins w:id="17591" w:author="Steve Hanson" w:date="2013-03-14T17:52:00Z">
        <w:r>
          <w:t xml:space="preserve">The application of default values is </w:t>
        </w:r>
        <w:r w:rsidRPr="00EB3EFA">
          <w:rPr>
            <w:b/>
          </w:rPr>
          <w:t>not</w:t>
        </w:r>
        <w:r>
          <w:t xml:space="preserve"> dependent on dfdl:occursCountKind</w:t>
        </w:r>
      </w:ins>
      <w:ins w:id="17592" w:author="mbeckerle" w:date="2013-03-24T18:46:00Z">
        <w:r w:rsidR="003E364C">
          <w:t xml:space="preserve">, only on whether the occurrence is required or optional, whether there is a default value specified, and </w:t>
        </w:r>
      </w:ins>
      <w:ins w:id="17593" w:author="mbeckerle" w:date="2013-07-23T20:28:00Z">
        <w:r w:rsidR="00566293">
          <w:rPr>
            <w:rFonts w:cs="Arial"/>
          </w:rPr>
          <w:t>whether the data contains the empty representation (parsing) or is missing (unparsing).</w:t>
        </w:r>
      </w:ins>
      <w:ins w:id="17594" w:author="mbeckerle" w:date="2013-03-24T18:46:00Z">
        <w:r w:rsidR="003E364C">
          <w:t xml:space="preserve"> </w:t>
        </w:r>
      </w:ins>
      <w:ins w:id="17595" w:author="mbeckerle" w:date="2013-03-24T18:47:00Z">
        <w:r w:rsidR="003E364C">
          <w:t xml:space="preserve">Section </w:t>
        </w:r>
        <w:r w:rsidR="003E364C">
          <w:fldChar w:fldCharType="begin"/>
        </w:r>
        <w:r w:rsidR="003E364C">
          <w:instrText xml:space="preserve"> REF _Ref351914183 \r \h </w:instrText>
        </w:r>
      </w:ins>
      <w:r w:rsidR="003E364C">
        <w:fldChar w:fldCharType="separate"/>
      </w:r>
      <w:ins w:id="17596" w:author="mbeckerle" w:date="2013-07-24T16:40:00Z">
        <w:r w:rsidR="00A72712">
          <w:t>9.4</w:t>
        </w:r>
      </w:ins>
      <w:ins w:id="17597" w:author="mbeckerle" w:date="2013-03-24T18:47:00Z">
        <w:r w:rsidR="003E364C">
          <w:fldChar w:fldCharType="end"/>
        </w:r>
        <w:r w:rsidR="003E364C">
          <w:t xml:space="preserve"> </w:t>
        </w:r>
      </w:ins>
      <w:ins w:id="17598" w:author="mbeckerle" w:date="2013-07-24T16:41:00Z">
        <w:r w:rsidR="00A72712">
          <w:fldChar w:fldCharType="begin"/>
        </w:r>
        <w:r w:rsidR="00A72712">
          <w:instrText xml:space="preserve"> REF _Ref362447391 \h </w:instrText>
        </w:r>
      </w:ins>
      <w:r w:rsidR="00A72712">
        <w:fldChar w:fldCharType="separate"/>
      </w:r>
      <w:ins w:id="17599" w:author="mbeckerle" w:date="2013-07-24T16:41:00Z">
        <w:r w:rsidR="00A72712">
          <w:t>Element Defaults</w:t>
        </w:r>
        <w:r w:rsidR="00A72712">
          <w:fldChar w:fldCharType="end"/>
        </w:r>
        <w:r w:rsidR="00A72712">
          <w:t xml:space="preserve"> </w:t>
        </w:r>
      </w:ins>
      <w:ins w:id="17600" w:author="mbeckerle" w:date="2013-03-24T18:47:00Z">
        <w:r w:rsidR="003E364C">
          <w:t>contains the details.</w:t>
        </w:r>
      </w:ins>
      <w:ins w:id="17601" w:author="Steve Hanson" w:date="2013-03-14T17:52:00Z">
        <w:del w:id="17602" w:author="mbeckerle" w:date="2013-03-24T18:46:00Z">
          <w:r w:rsidDel="003E364C">
            <w:delText>.</w:delText>
          </w:r>
        </w:del>
      </w:ins>
    </w:p>
    <w:p w14:paraId="2A51B017" w14:textId="77777777" w:rsidR="000C4775" w:rsidRPr="005223F4" w:rsidRDefault="00E90FD1" w:rsidP="006E4FE8">
      <w:pPr>
        <w:pStyle w:val="Heading2"/>
      </w:pPr>
      <w:bookmarkStart w:id="17603" w:name="_Toc243112860"/>
      <w:bookmarkStart w:id="17604" w:name="_Toc349042812"/>
      <w:bookmarkStart w:id="17605" w:name="_Toc362453458"/>
      <w:bookmarkEnd w:id="17081"/>
      <w:bookmarkEnd w:id="17082"/>
      <w:bookmarkEnd w:id="17083"/>
      <w:bookmarkEnd w:id="17197"/>
      <w:bookmarkEnd w:id="17198"/>
      <w:bookmarkEnd w:id="17199"/>
      <w:r w:rsidRPr="005223F4">
        <w:t xml:space="preserve">Arrays with </w:t>
      </w:r>
      <w:r w:rsidR="00293086" w:rsidRPr="005223F4">
        <w:t>DFDL Expression</w:t>
      </w:r>
      <w:r w:rsidRPr="005223F4">
        <w:t>s</w:t>
      </w:r>
      <w:bookmarkEnd w:id="17603"/>
      <w:bookmarkEnd w:id="17604"/>
      <w:bookmarkEnd w:id="17605"/>
    </w:p>
    <w:p w14:paraId="1ADD2FD5" w14:textId="1F3BECE1" w:rsidR="00E90FD1" w:rsidDel="00964415" w:rsidRDefault="00E90FD1" w:rsidP="00A16751">
      <w:pPr>
        <w:pStyle w:val="nobreak"/>
        <w:rPr>
          <w:ins w:id="17606" w:author="Steve Hanson" w:date="2012-03-01T11:33:00Z"/>
          <w:del w:id="17607" w:author="mbeckerle" w:date="2012-04-22T21:06:00Z"/>
        </w:rPr>
      </w:pPr>
      <w:r w:rsidRPr="005223F4">
        <w:t>If the</w:t>
      </w:r>
      <w:r w:rsidR="00A16751" w:rsidRPr="005223F4">
        <w:t xml:space="preserve"> value of a </w:t>
      </w:r>
      <w:del w:id="17608" w:author="Steve Hanson" w:date="2012-02-23T18:07:00Z">
        <w:r w:rsidRPr="005223F4" w:rsidDel="000B505F">
          <w:delText xml:space="preserve"> </w:delText>
        </w:r>
      </w:del>
      <w:r w:rsidRPr="005223F4">
        <w:t>DFDL propert</w:t>
      </w:r>
      <w:r w:rsidR="00183D1B" w:rsidRPr="005223F4">
        <w:t>y</w:t>
      </w:r>
      <w:r w:rsidRPr="005223F4">
        <w:t xml:space="preserve"> of an array </w:t>
      </w:r>
      <w:r w:rsidR="00A16751" w:rsidRPr="005223F4">
        <w:t xml:space="preserve">element </w:t>
      </w:r>
      <w:ins w:id="17609" w:author="Steve Hanson" w:date="2012-02-23T18:07:00Z">
        <w:r w:rsidR="000B505F">
          <w:t xml:space="preserve">(other than </w:t>
        </w:r>
      </w:ins>
      <w:ins w:id="17610" w:author="Steve Hanson" w:date="2013-03-14T18:55:00Z">
        <w:r w:rsidR="00C53F56">
          <w:t>dfdl:</w:t>
        </w:r>
      </w:ins>
      <w:ins w:id="17611" w:author="Steve Hanson" w:date="2012-02-23T18:07:00Z">
        <w:r w:rsidR="000B505F">
          <w:t xml:space="preserve">occursCount) </w:t>
        </w:r>
      </w:ins>
      <w:r w:rsidR="00A16751" w:rsidRPr="005223F4">
        <w:t xml:space="preserve">is given by </w:t>
      </w:r>
      <w:r w:rsidR="00B62A83" w:rsidRPr="005223F4">
        <w:t xml:space="preserve">a </w:t>
      </w:r>
      <w:r w:rsidR="00293086" w:rsidRPr="005223F4">
        <w:t>DFDL Expression</w:t>
      </w:r>
      <w:r w:rsidR="00A16751" w:rsidRPr="005223F4">
        <w:t xml:space="preserve">, </w:t>
      </w:r>
      <w:del w:id="17612" w:author="Steve Hanson" w:date="2012-02-29T11:16:00Z">
        <w:r w:rsidRPr="005223F4" w:rsidDel="00BC0BDD">
          <w:delText xml:space="preserve"> </w:delText>
        </w:r>
      </w:del>
      <w:r w:rsidRPr="005223F4">
        <w:t xml:space="preserve">then the expression must be re-evaluated for each </w:t>
      </w:r>
      <w:ins w:id="17613" w:author="Steve Hanson" w:date="2012-02-23T18:08:00Z">
        <w:r w:rsidR="000B505F">
          <w:t>occurrence</w:t>
        </w:r>
      </w:ins>
      <w:del w:id="17614" w:author="Steve Hanson" w:date="2012-02-23T18:08:00Z">
        <w:r w:rsidRPr="005223F4" w:rsidDel="000B505F">
          <w:delText>in</w:delText>
        </w:r>
      </w:del>
      <w:del w:id="17615" w:author="Steve Hanson" w:date="2012-02-23T18:07:00Z">
        <w:r w:rsidRPr="005223F4" w:rsidDel="000B505F">
          <w:delText>stance</w:delText>
        </w:r>
      </w:del>
      <w:r w:rsidRPr="005223F4">
        <w:t xml:space="preserve"> of the element</w:t>
      </w:r>
      <w:ins w:id="17616" w:author="Steve Hanson" w:date="2013-03-14T18:56:00Z">
        <w:r w:rsidR="00C53F56">
          <w:t xml:space="preserve"> in case the value changes</w:t>
        </w:r>
      </w:ins>
      <w:r w:rsidRPr="005223F4">
        <w:t xml:space="preserve">. </w:t>
      </w:r>
    </w:p>
    <w:p w14:paraId="22A1DA2E" w14:textId="77777777" w:rsidR="001E5E42" w:rsidRDefault="001E5E42" w:rsidP="00EB3EFA">
      <w:pPr>
        <w:rPr>
          <w:ins w:id="17617" w:author="mbeckerle" w:date="2013-02-19T12:42:00Z"/>
        </w:rPr>
      </w:pPr>
    </w:p>
    <w:p w14:paraId="7E71CDE0" w14:textId="08525397" w:rsidR="001E5E42" w:rsidRPr="00E01B87" w:rsidRDefault="001E5E42" w:rsidP="00EB3EFA">
      <w:pPr>
        <w:pStyle w:val="Heading2"/>
        <w:rPr>
          <w:ins w:id="17618" w:author="mbeckerle" w:date="2013-02-19T12:42:00Z"/>
        </w:rPr>
      </w:pPr>
      <w:bookmarkStart w:id="17619" w:name="_Ref351914286"/>
      <w:bookmarkStart w:id="17620" w:name="_Toc362453459"/>
      <w:bookmarkStart w:id="17621" w:name="_Toc349042813"/>
      <w:commentRangeStart w:id="17622"/>
      <w:ins w:id="17623" w:author="mbeckerle" w:date="2013-02-19T12:42:00Z">
        <w:r w:rsidRPr="00E01B87">
          <w:t>P</w:t>
        </w:r>
      </w:ins>
      <w:ins w:id="17624" w:author="Steve Hanson" w:date="2013-03-14T17:49:00Z">
        <w:r w:rsidR="00EB3EFA">
          <w:t>oints of Uncertainty</w:t>
        </w:r>
      </w:ins>
      <w:bookmarkEnd w:id="17619"/>
      <w:bookmarkEnd w:id="17620"/>
      <w:ins w:id="17625" w:author="mbeckerle" w:date="2013-02-19T12:42:00Z">
        <w:del w:id="17626" w:author="Steve Hanson" w:date="2013-03-14T17:50:00Z">
          <w:r w:rsidRPr="00E01B87" w:rsidDel="00EB3EFA">
            <w:delText>arsing</w:delText>
          </w:r>
        </w:del>
      </w:ins>
      <w:ins w:id="17627" w:author="mbeckerle" w:date="2013-02-19T12:43:00Z">
        <w:del w:id="17628" w:author="Steve Hanson" w:date="2013-03-14T17:50:00Z">
          <w:r w:rsidDel="00EB3EFA">
            <w:delText xml:space="preserve"> Arrays</w:delText>
          </w:r>
        </w:del>
      </w:ins>
      <w:bookmarkEnd w:id="17621"/>
    </w:p>
    <w:p w14:paraId="1AD9D335" w14:textId="5129F0B5" w:rsidR="00A71DA5" w:rsidRDefault="00A71DA5" w:rsidP="001E5E42">
      <w:pPr>
        <w:autoSpaceDE w:val="0"/>
        <w:rPr>
          <w:ins w:id="17629" w:author="mbeckerle" w:date="2013-07-10T11:06:00Z"/>
          <w:rFonts w:cs="Arial"/>
          <w:bCs/>
          <w:color w:val="000000"/>
        </w:rPr>
      </w:pPr>
      <w:ins w:id="17630" w:author="mbeckerle" w:date="2013-07-10T11:06:00Z">
        <w:r>
          <w:rPr>
            <w:rFonts w:cs="Arial"/>
            <w:bCs/>
            <w:color w:val="000000"/>
          </w:rPr>
          <w:t xml:space="preserve">Arrays can have points of uncertainty depending on the value of dfdl:occursCountKind. See Section </w:t>
        </w:r>
      </w:ins>
      <w:ins w:id="17631" w:author="mbeckerle" w:date="2013-07-24T16:39:00Z">
        <w:r w:rsidR="006604C5">
          <w:rPr>
            <w:rFonts w:cs="Arial"/>
            <w:bCs/>
            <w:color w:val="000000"/>
          </w:rPr>
          <w:fldChar w:fldCharType="begin"/>
        </w:r>
        <w:r w:rsidR="006604C5">
          <w:rPr>
            <w:rFonts w:cs="Arial"/>
            <w:bCs/>
            <w:color w:val="000000"/>
          </w:rPr>
          <w:instrText xml:space="preserve"> REF _Ref362447250 \r \h </w:instrText>
        </w:r>
      </w:ins>
      <w:r w:rsidR="006604C5">
        <w:rPr>
          <w:rFonts w:cs="Arial"/>
          <w:bCs/>
          <w:color w:val="000000"/>
        </w:rPr>
      </w:r>
      <w:ins w:id="17632" w:author="mbeckerle" w:date="2013-07-24T16:39:00Z">
        <w:r w:rsidR="006604C5">
          <w:rPr>
            <w:rFonts w:cs="Arial"/>
            <w:bCs/>
            <w:color w:val="000000"/>
          </w:rPr>
          <w:fldChar w:fldCharType="separate"/>
        </w:r>
        <w:r w:rsidR="006604C5">
          <w:rPr>
            <w:rFonts w:cs="Arial"/>
            <w:bCs/>
            <w:color w:val="000000"/>
          </w:rPr>
          <w:t>9.3.3</w:t>
        </w:r>
        <w:r w:rsidR="006604C5">
          <w:rPr>
            <w:rFonts w:cs="Arial"/>
            <w:bCs/>
            <w:color w:val="000000"/>
          </w:rPr>
          <w:fldChar w:fldCharType="end"/>
        </w:r>
        <w:r w:rsidR="006604C5">
          <w:rPr>
            <w:rFonts w:cs="Arial"/>
            <w:bCs/>
            <w:color w:val="000000"/>
          </w:rPr>
          <w:t xml:space="preserve"> </w:t>
        </w:r>
        <w:r w:rsidR="006604C5">
          <w:rPr>
            <w:rFonts w:cs="Arial"/>
            <w:bCs/>
            <w:color w:val="000000"/>
          </w:rPr>
          <w:fldChar w:fldCharType="begin"/>
        </w:r>
        <w:r w:rsidR="006604C5">
          <w:rPr>
            <w:rFonts w:cs="Arial"/>
            <w:bCs/>
            <w:color w:val="000000"/>
          </w:rPr>
          <w:instrText xml:space="preserve"> REF _Ref362447236 \h </w:instrText>
        </w:r>
      </w:ins>
      <w:r w:rsidR="006604C5">
        <w:rPr>
          <w:rFonts w:cs="Arial"/>
          <w:bCs/>
          <w:color w:val="000000"/>
        </w:rPr>
      </w:r>
      <w:ins w:id="17633" w:author="mbeckerle" w:date="2013-07-24T16:39:00Z">
        <w:r w:rsidR="006604C5">
          <w:rPr>
            <w:rFonts w:cs="Arial"/>
            <w:bCs/>
            <w:color w:val="000000"/>
          </w:rPr>
          <w:fldChar w:fldCharType="separate"/>
        </w:r>
        <w:r w:rsidR="006604C5">
          <w:t>Points of Uncertainty</w:t>
        </w:r>
        <w:r w:rsidR="006604C5">
          <w:rPr>
            <w:rFonts w:cs="Arial"/>
            <w:bCs/>
            <w:color w:val="000000"/>
          </w:rPr>
          <w:fldChar w:fldCharType="end"/>
        </w:r>
        <w:r w:rsidR="006604C5">
          <w:rPr>
            <w:rFonts w:cs="Arial"/>
            <w:bCs/>
            <w:color w:val="000000"/>
          </w:rPr>
          <w:t xml:space="preserve"> for details.</w:t>
        </w:r>
        <w:r w:rsidR="006604C5">
          <w:rPr>
            <w:rStyle w:val="CommentReference"/>
          </w:rPr>
          <w:t xml:space="preserve"> </w:t>
        </w:r>
      </w:ins>
      <w:ins w:id="17634" w:author="mbeckerle" w:date="2013-07-23T20:28:00Z">
        <w:r w:rsidR="00566293">
          <w:rPr>
            <w:rStyle w:val="CommentReference"/>
          </w:rPr>
          <w:commentReference w:id="17635"/>
        </w:r>
      </w:ins>
      <w:ins w:id="17636" w:author="mbeckerle" w:date="2013-07-10T11:06:00Z">
        <w:r>
          <w:rPr>
            <w:rFonts w:cs="Arial"/>
            <w:bCs/>
            <w:color w:val="000000"/>
          </w:rPr>
          <w:t xml:space="preserve"> </w:t>
        </w:r>
      </w:ins>
    </w:p>
    <w:p w14:paraId="2371BFA6" w14:textId="4FF1F08C" w:rsidR="001E5E42" w:rsidDel="00EB3EFA" w:rsidRDefault="001E5E42" w:rsidP="001E5E42">
      <w:pPr>
        <w:autoSpaceDE w:val="0"/>
        <w:rPr>
          <w:ins w:id="17637" w:author="mbeckerle" w:date="2013-02-19T12:42:00Z"/>
          <w:del w:id="17638" w:author="Steve Hanson" w:date="2013-03-14T17:49:00Z"/>
          <w:rFonts w:cs="Arial"/>
          <w:bCs/>
          <w:color w:val="000000"/>
        </w:rPr>
      </w:pPr>
      <w:ins w:id="17639" w:author="mbeckerle" w:date="2013-02-19T12:42:00Z">
        <w:del w:id="17640" w:author="Steve Hanson" w:date="2013-03-14T17:49:00Z">
          <w:r w:rsidDel="00EB3EFA">
            <w:rPr>
              <w:rFonts w:cs="Arial"/>
              <w:bCs/>
              <w:color w:val="000000"/>
            </w:rPr>
            <w:delText>The full behaviour for parsing arrays and non-arrays is:</w:delText>
          </w:r>
          <w:bookmarkStart w:id="17641" w:name="_Toc361231438"/>
          <w:bookmarkStart w:id="17642" w:name="_Toc361231964"/>
          <w:bookmarkStart w:id="17643" w:name="_Toc362445262"/>
          <w:bookmarkStart w:id="17644" w:name="_Toc362452013"/>
          <w:bookmarkStart w:id="17645" w:name="_Toc362452562"/>
          <w:bookmarkStart w:id="17646" w:name="_Toc362453460"/>
          <w:bookmarkEnd w:id="17641"/>
          <w:bookmarkEnd w:id="17642"/>
          <w:bookmarkEnd w:id="17643"/>
          <w:bookmarkEnd w:id="17644"/>
          <w:bookmarkEnd w:id="17645"/>
          <w:bookmarkEnd w:id="17646"/>
        </w:del>
      </w:ins>
    </w:p>
    <w:p w14:paraId="5F39772F" w14:textId="0FA60022" w:rsidR="001E5E42" w:rsidDel="00EB3EFA" w:rsidRDefault="001E5E42">
      <w:pPr>
        <w:pStyle w:val="ExampleDFDL"/>
        <w:rPr>
          <w:ins w:id="17647" w:author="mbeckerle" w:date="2013-02-19T12:42:00Z"/>
          <w:del w:id="17648" w:author="Steve Hanson" w:date="2013-03-14T17:49:00Z"/>
        </w:rPr>
        <w:pPrChange w:id="17649" w:author="mbeckerle" w:date="2013-02-19T12:43:00Z">
          <w:pPr>
            <w:autoSpaceDE w:val="0"/>
          </w:pPr>
        </w:pPrChange>
      </w:pPr>
      <w:ins w:id="17650" w:author="mbeckerle" w:date="2013-02-19T12:42:00Z">
        <w:del w:id="17651" w:author="Steve Hanson" w:date="2013-03-14T17:49:00Z">
          <w:r w:rsidDel="00EB3EFA">
            <w:delText xml:space="preserve">If minOccurs = maxOccurs = 1 </w:delText>
          </w:r>
          <w:bookmarkStart w:id="17652" w:name="_Toc361231439"/>
          <w:bookmarkStart w:id="17653" w:name="_Toc361231965"/>
          <w:bookmarkStart w:id="17654" w:name="_Toc362445263"/>
          <w:bookmarkStart w:id="17655" w:name="_Toc362452014"/>
          <w:bookmarkStart w:id="17656" w:name="_Toc362452563"/>
          <w:bookmarkStart w:id="17657" w:name="_Toc362453461"/>
          <w:bookmarkEnd w:id="17652"/>
          <w:bookmarkEnd w:id="17653"/>
          <w:bookmarkEnd w:id="17654"/>
          <w:bookmarkEnd w:id="17655"/>
          <w:bookmarkEnd w:id="17656"/>
          <w:bookmarkEnd w:id="17657"/>
        </w:del>
      </w:ins>
    </w:p>
    <w:p w14:paraId="3A9E265C" w14:textId="6E5FC096" w:rsidR="001E5E42" w:rsidDel="00EB3EFA" w:rsidRDefault="001E5E42">
      <w:pPr>
        <w:pStyle w:val="ExampleDFDL"/>
        <w:rPr>
          <w:ins w:id="17658" w:author="mbeckerle" w:date="2013-02-19T12:42:00Z"/>
          <w:del w:id="17659" w:author="Steve Hanson" w:date="2013-03-14T17:49:00Z"/>
        </w:rPr>
        <w:pPrChange w:id="17660" w:author="mbeckerle" w:date="2013-02-19T12:43:00Z">
          <w:pPr>
            <w:autoSpaceDE w:val="0"/>
          </w:pPr>
        </w:pPrChange>
      </w:pPr>
      <w:ins w:id="17661" w:author="mbeckerle" w:date="2013-02-19T12:42:00Z">
        <w:del w:id="17662" w:author="Steve Hanson" w:date="2013-03-14T17:49:00Z">
          <w:r w:rsidDel="00EB3EFA">
            <w:delText xml:space="preserve">  Expect exactly 1 occurrence </w:delText>
          </w:r>
          <w:bookmarkStart w:id="17663" w:name="_Toc361231440"/>
          <w:bookmarkStart w:id="17664" w:name="_Toc361231966"/>
          <w:bookmarkStart w:id="17665" w:name="_Toc362445264"/>
          <w:bookmarkStart w:id="17666" w:name="_Toc362452015"/>
          <w:bookmarkStart w:id="17667" w:name="_Toc362452564"/>
          <w:bookmarkStart w:id="17668" w:name="_Toc362453462"/>
          <w:bookmarkEnd w:id="17663"/>
          <w:bookmarkEnd w:id="17664"/>
          <w:bookmarkEnd w:id="17665"/>
          <w:bookmarkEnd w:id="17666"/>
          <w:bookmarkEnd w:id="17667"/>
          <w:bookmarkEnd w:id="17668"/>
        </w:del>
      </w:ins>
    </w:p>
    <w:p w14:paraId="60325A8E" w14:textId="6A6C2916" w:rsidR="001E5E42" w:rsidDel="00EB3EFA" w:rsidRDefault="001E5E42">
      <w:pPr>
        <w:pStyle w:val="ExampleDFDL"/>
        <w:rPr>
          <w:ins w:id="17669" w:author="mbeckerle" w:date="2013-02-19T12:42:00Z"/>
          <w:del w:id="17670" w:author="Steve Hanson" w:date="2013-03-14T17:49:00Z"/>
        </w:rPr>
        <w:pPrChange w:id="17671" w:author="mbeckerle" w:date="2013-02-19T12:43:00Z">
          <w:pPr>
            <w:autoSpaceDE w:val="0"/>
          </w:pPr>
        </w:pPrChange>
      </w:pPr>
      <w:ins w:id="17672" w:author="mbeckerle" w:date="2013-02-19T12:42:00Z">
        <w:del w:id="17673" w:author="Steve Hanson" w:date="2013-03-14T17:49:00Z">
          <w:r w:rsidDel="00EB3EFA">
            <w:delText xml:space="preserve">  Processing error if no occurrence found or defaulted</w:delText>
          </w:r>
          <w:bookmarkStart w:id="17674" w:name="_Toc361231441"/>
          <w:bookmarkStart w:id="17675" w:name="_Toc361231967"/>
          <w:bookmarkStart w:id="17676" w:name="_Toc362445265"/>
          <w:bookmarkStart w:id="17677" w:name="_Toc362452016"/>
          <w:bookmarkStart w:id="17678" w:name="_Toc362452565"/>
          <w:bookmarkStart w:id="17679" w:name="_Toc362453463"/>
          <w:bookmarkEnd w:id="17674"/>
          <w:bookmarkEnd w:id="17675"/>
          <w:bookmarkEnd w:id="17676"/>
          <w:bookmarkEnd w:id="17677"/>
          <w:bookmarkEnd w:id="17678"/>
          <w:bookmarkEnd w:id="17679"/>
        </w:del>
      </w:ins>
    </w:p>
    <w:p w14:paraId="06C8F034" w14:textId="564ED853" w:rsidR="001E5E42" w:rsidDel="00EB3EFA" w:rsidRDefault="001E5E42">
      <w:pPr>
        <w:pStyle w:val="ExampleDFDL"/>
        <w:rPr>
          <w:ins w:id="17680" w:author="mbeckerle" w:date="2013-02-19T12:42:00Z"/>
          <w:del w:id="17681" w:author="Steve Hanson" w:date="2013-03-14T17:49:00Z"/>
        </w:rPr>
        <w:pPrChange w:id="17682" w:author="mbeckerle" w:date="2013-02-19T12:43:00Z">
          <w:pPr>
            <w:autoSpaceDE w:val="0"/>
          </w:pPr>
        </w:pPrChange>
      </w:pPr>
      <w:ins w:id="17683" w:author="mbeckerle" w:date="2013-02-19T12:42:00Z">
        <w:del w:id="17684" w:author="Steve Hanson" w:date="2013-03-14T17:49:00Z">
          <w:r w:rsidDel="00EB3EFA">
            <w:delText xml:space="preserve">  Stop looking after this occurrence found or defaulted</w:delText>
          </w:r>
          <w:bookmarkStart w:id="17685" w:name="_Toc361231442"/>
          <w:bookmarkStart w:id="17686" w:name="_Toc361231968"/>
          <w:bookmarkStart w:id="17687" w:name="_Toc362445266"/>
          <w:bookmarkStart w:id="17688" w:name="_Toc362452017"/>
          <w:bookmarkStart w:id="17689" w:name="_Toc362452566"/>
          <w:bookmarkStart w:id="17690" w:name="_Toc362453464"/>
          <w:bookmarkEnd w:id="17685"/>
          <w:bookmarkEnd w:id="17686"/>
          <w:bookmarkEnd w:id="17687"/>
          <w:bookmarkEnd w:id="17688"/>
          <w:bookmarkEnd w:id="17689"/>
          <w:bookmarkEnd w:id="17690"/>
        </w:del>
      </w:ins>
    </w:p>
    <w:p w14:paraId="65B39C9B" w14:textId="29CDD16E" w:rsidR="001E5E42" w:rsidDel="00EB3EFA" w:rsidRDefault="001E5E42">
      <w:pPr>
        <w:pStyle w:val="ExampleDFDL"/>
        <w:rPr>
          <w:ins w:id="17691" w:author="mbeckerle" w:date="2013-02-19T12:42:00Z"/>
          <w:del w:id="17692" w:author="Steve Hanson" w:date="2013-03-14T17:49:00Z"/>
        </w:rPr>
        <w:pPrChange w:id="17693" w:author="mbeckerle" w:date="2013-02-19T12:43:00Z">
          <w:pPr>
            <w:autoSpaceDE w:val="0"/>
            <w:ind w:firstLine="240"/>
          </w:pPr>
        </w:pPrChange>
      </w:pPr>
      <w:ins w:id="17694" w:author="mbeckerle" w:date="2013-02-19T12:42:00Z">
        <w:del w:id="17695" w:author="Steve Hanson" w:date="2013-03-14T17:49:00Z">
          <w:r w:rsidDel="00EB3EFA">
            <w:delText>occursCountKind is never examined and need not be defined</w:delText>
          </w:r>
          <w:r w:rsidDel="00EB3EFA">
            <w:br/>
            <w:delText>Else //</w:delText>
          </w:r>
          <w:bookmarkStart w:id="17696" w:name="_Toc361231443"/>
          <w:bookmarkStart w:id="17697" w:name="_Toc361231969"/>
          <w:bookmarkStart w:id="17698" w:name="_Toc362445267"/>
          <w:bookmarkStart w:id="17699" w:name="_Toc362452018"/>
          <w:bookmarkStart w:id="17700" w:name="_Toc362452567"/>
          <w:bookmarkStart w:id="17701" w:name="_Toc362453465"/>
          <w:bookmarkEnd w:id="17696"/>
          <w:bookmarkEnd w:id="17697"/>
          <w:bookmarkEnd w:id="17698"/>
          <w:bookmarkEnd w:id="17699"/>
          <w:bookmarkEnd w:id="17700"/>
          <w:bookmarkEnd w:id="17701"/>
        </w:del>
      </w:ins>
    </w:p>
    <w:p w14:paraId="368BDC79" w14:textId="57E8244E" w:rsidR="001E5E42" w:rsidDel="00EB3EFA" w:rsidRDefault="001E5E42">
      <w:pPr>
        <w:pStyle w:val="ExampleDFDL"/>
        <w:rPr>
          <w:ins w:id="17702" w:author="mbeckerle" w:date="2013-02-19T12:42:00Z"/>
          <w:del w:id="17703" w:author="Steve Hanson" w:date="2013-03-14T17:49:00Z"/>
        </w:rPr>
        <w:pPrChange w:id="17704" w:author="mbeckerle" w:date="2013-02-19T12:43:00Z">
          <w:pPr>
            <w:autoSpaceDE w:val="0"/>
            <w:ind w:firstLine="240"/>
          </w:pPr>
        </w:pPrChange>
      </w:pPr>
      <w:ins w:id="17705" w:author="mbeckerle" w:date="2013-02-19T12:42:00Z">
        <w:del w:id="17706" w:author="Steve Hanson" w:date="2013-03-14T17:49:00Z">
          <w:r w:rsidDel="00EB3EFA">
            <w:delText xml:space="preserve">Select occursCountKind </w:delText>
          </w:r>
          <w:r w:rsidDel="00EB3EFA">
            <w:br/>
            <w:delText xml:space="preserve">    Case: fixed </w:delText>
          </w:r>
          <w:bookmarkStart w:id="17707" w:name="_Toc361231444"/>
          <w:bookmarkStart w:id="17708" w:name="_Toc361231970"/>
          <w:bookmarkStart w:id="17709" w:name="_Toc362445268"/>
          <w:bookmarkStart w:id="17710" w:name="_Toc362452019"/>
          <w:bookmarkStart w:id="17711" w:name="_Toc362452568"/>
          <w:bookmarkStart w:id="17712" w:name="_Toc362453466"/>
          <w:bookmarkEnd w:id="17707"/>
          <w:bookmarkEnd w:id="17708"/>
          <w:bookmarkEnd w:id="17709"/>
          <w:bookmarkEnd w:id="17710"/>
          <w:bookmarkEnd w:id="17711"/>
          <w:bookmarkEnd w:id="17712"/>
        </w:del>
      </w:ins>
    </w:p>
    <w:p w14:paraId="2E95D298" w14:textId="7FC598C7" w:rsidR="001E5E42" w:rsidDel="00EB3EFA" w:rsidRDefault="001E5E42">
      <w:pPr>
        <w:pStyle w:val="ExampleDFDL"/>
        <w:rPr>
          <w:ins w:id="17713" w:author="mbeckerle" w:date="2013-02-19T12:42:00Z"/>
          <w:del w:id="17714" w:author="Steve Hanson" w:date="2013-03-14T17:49:00Z"/>
        </w:rPr>
        <w:pPrChange w:id="17715" w:author="mbeckerle" w:date="2013-02-19T12:43:00Z">
          <w:pPr>
            <w:autoSpaceDE w:val="0"/>
            <w:ind w:firstLine="240"/>
          </w:pPr>
        </w:pPrChange>
      </w:pPr>
      <w:ins w:id="17716" w:author="mbeckerle" w:date="2013-02-19T12:42:00Z">
        <w:del w:id="17717" w:author="Steve Hanson" w:date="2013-03-14T17:49:00Z">
          <w:r w:rsidDel="00EB3EFA">
            <w:delText xml:space="preserve">    Schema definition error if minOccurs &lt;&gt; maxOccurs</w:delText>
          </w:r>
          <w:bookmarkStart w:id="17718" w:name="_Toc361231445"/>
          <w:bookmarkStart w:id="17719" w:name="_Toc361231971"/>
          <w:bookmarkStart w:id="17720" w:name="_Toc362445269"/>
          <w:bookmarkStart w:id="17721" w:name="_Toc362452020"/>
          <w:bookmarkStart w:id="17722" w:name="_Toc362452569"/>
          <w:bookmarkStart w:id="17723" w:name="_Toc362453467"/>
          <w:bookmarkEnd w:id="17718"/>
          <w:bookmarkEnd w:id="17719"/>
          <w:bookmarkEnd w:id="17720"/>
          <w:bookmarkEnd w:id="17721"/>
          <w:bookmarkEnd w:id="17722"/>
          <w:bookmarkEnd w:id="17723"/>
        </w:del>
      </w:ins>
    </w:p>
    <w:p w14:paraId="44BCD361" w14:textId="5A82FF54" w:rsidR="001E5E42" w:rsidDel="00EB3EFA" w:rsidRDefault="001E5E42">
      <w:pPr>
        <w:pStyle w:val="ExampleDFDL"/>
        <w:rPr>
          <w:ins w:id="17724" w:author="mbeckerle" w:date="2013-02-19T12:42:00Z"/>
          <w:del w:id="17725" w:author="Steve Hanson" w:date="2013-03-14T17:49:00Z"/>
        </w:rPr>
        <w:pPrChange w:id="17726" w:author="mbeckerle" w:date="2013-02-19T12:43:00Z">
          <w:pPr>
            <w:autoSpaceDE w:val="0"/>
          </w:pPr>
        </w:pPrChange>
      </w:pPr>
      <w:ins w:id="17727" w:author="mbeckerle" w:date="2013-02-19T12:42:00Z">
        <w:del w:id="17728" w:author="Steve Hanson" w:date="2013-03-14T17:49:00Z">
          <w:r w:rsidDel="00EB3EFA">
            <w:delText xml:space="preserve">      Expect maxOccurs occurrences</w:delText>
          </w:r>
          <w:bookmarkStart w:id="17729" w:name="_Toc361231446"/>
          <w:bookmarkStart w:id="17730" w:name="_Toc361231972"/>
          <w:bookmarkStart w:id="17731" w:name="_Toc362445270"/>
          <w:bookmarkStart w:id="17732" w:name="_Toc362452021"/>
          <w:bookmarkStart w:id="17733" w:name="_Toc362452570"/>
          <w:bookmarkStart w:id="17734" w:name="_Toc362453468"/>
          <w:bookmarkEnd w:id="17729"/>
          <w:bookmarkEnd w:id="17730"/>
          <w:bookmarkEnd w:id="17731"/>
          <w:bookmarkEnd w:id="17732"/>
          <w:bookmarkEnd w:id="17733"/>
          <w:bookmarkEnd w:id="17734"/>
        </w:del>
      </w:ins>
    </w:p>
    <w:p w14:paraId="1B0618FE" w14:textId="4642AB9F" w:rsidR="001E5E42" w:rsidDel="00EB3EFA" w:rsidRDefault="001E5E42">
      <w:pPr>
        <w:pStyle w:val="ExampleDFDL"/>
        <w:rPr>
          <w:ins w:id="17735" w:author="mbeckerle" w:date="2013-02-19T12:42:00Z"/>
          <w:del w:id="17736" w:author="Steve Hanson" w:date="2013-03-14T17:49:00Z"/>
        </w:rPr>
        <w:pPrChange w:id="17737" w:author="mbeckerle" w:date="2013-02-19T12:43:00Z">
          <w:pPr>
            <w:autoSpaceDE w:val="0"/>
          </w:pPr>
        </w:pPrChange>
      </w:pPr>
      <w:ins w:id="17738" w:author="mbeckerle" w:date="2013-02-19T12:42:00Z">
        <w:del w:id="17739" w:author="Steve Hanson" w:date="2013-03-14T17:49:00Z">
          <w:r w:rsidDel="00EB3EFA">
            <w:delText xml:space="preserve">      Processing error if &lt; minOccurs occurrence found or defaulted</w:delText>
          </w:r>
          <w:bookmarkStart w:id="17740" w:name="_Toc361231447"/>
          <w:bookmarkStart w:id="17741" w:name="_Toc361231973"/>
          <w:bookmarkStart w:id="17742" w:name="_Toc362445271"/>
          <w:bookmarkStart w:id="17743" w:name="_Toc362452022"/>
          <w:bookmarkStart w:id="17744" w:name="_Toc362452571"/>
          <w:bookmarkStart w:id="17745" w:name="_Toc362453469"/>
          <w:bookmarkEnd w:id="17740"/>
          <w:bookmarkEnd w:id="17741"/>
          <w:bookmarkEnd w:id="17742"/>
          <w:bookmarkEnd w:id="17743"/>
          <w:bookmarkEnd w:id="17744"/>
          <w:bookmarkEnd w:id="17745"/>
        </w:del>
      </w:ins>
    </w:p>
    <w:p w14:paraId="53F97933" w14:textId="06BECDCE" w:rsidR="001E5E42" w:rsidDel="00EB3EFA" w:rsidRDefault="001E5E42">
      <w:pPr>
        <w:pStyle w:val="ExampleDFDL"/>
        <w:rPr>
          <w:ins w:id="17746" w:author="mbeckerle" w:date="2013-02-19T12:42:00Z"/>
          <w:del w:id="17747" w:author="Steve Hanson" w:date="2013-03-14T17:49:00Z"/>
        </w:rPr>
        <w:pPrChange w:id="17748" w:author="mbeckerle" w:date="2013-02-19T12:43:00Z">
          <w:pPr>
            <w:autoSpaceDE w:val="0"/>
            <w:ind w:firstLine="240"/>
          </w:pPr>
        </w:pPrChange>
      </w:pPr>
      <w:ins w:id="17749" w:author="mbeckerle" w:date="2013-02-19T12:42:00Z">
        <w:del w:id="17750" w:author="Steve Hanson" w:date="2013-03-14T17:49:00Z">
          <w:r w:rsidDel="00EB3EFA">
            <w:delText xml:space="preserve">    Stop looking when maxOccurs occurrences found</w:delText>
          </w:r>
          <w:bookmarkStart w:id="17751" w:name="_Toc361231448"/>
          <w:bookmarkStart w:id="17752" w:name="_Toc361231974"/>
          <w:bookmarkStart w:id="17753" w:name="_Toc362445272"/>
          <w:bookmarkStart w:id="17754" w:name="_Toc362452023"/>
          <w:bookmarkStart w:id="17755" w:name="_Toc362452572"/>
          <w:bookmarkStart w:id="17756" w:name="_Toc362453470"/>
          <w:bookmarkEnd w:id="17751"/>
          <w:bookmarkEnd w:id="17752"/>
          <w:bookmarkEnd w:id="17753"/>
          <w:bookmarkEnd w:id="17754"/>
          <w:bookmarkEnd w:id="17755"/>
          <w:bookmarkEnd w:id="17756"/>
        </w:del>
      </w:ins>
    </w:p>
    <w:p w14:paraId="24AB8AD2" w14:textId="60E9FF8C" w:rsidR="001E5E42" w:rsidDel="00EB3EFA" w:rsidRDefault="001E5E42">
      <w:pPr>
        <w:pStyle w:val="ExampleDFDL"/>
        <w:rPr>
          <w:ins w:id="17757" w:author="mbeckerle" w:date="2013-02-19T12:42:00Z"/>
          <w:del w:id="17758" w:author="Steve Hanson" w:date="2013-03-14T17:49:00Z"/>
        </w:rPr>
        <w:pPrChange w:id="17759" w:author="mbeckerle" w:date="2013-02-19T12:43:00Z">
          <w:pPr>
            <w:autoSpaceDE w:val="0"/>
            <w:ind w:firstLine="240"/>
          </w:pPr>
        </w:pPrChange>
      </w:pPr>
      <w:ins w:id="17760" w:author="mbeckerle" w:date="2013-02-19T12:42:00Z">
        <w:del w:id="17761" w:author="Steve Hanson" w:date="2013-03-14T17:49:00Z">
          <w:r w:rsidDel="00EB3EFA">
            <w:delText xml:space="preserve">  Case: implicit</w:delText>
          </w:r>
          <w:bookmarkStart w:id="17762" w:name="_Toc361231449"/>
          <w:bookmarkStart w:id="17763" w:name="_Toc361231975"/>
          <w:bookmarkStart w:id="17764" w:name="_Toc362445273"/>
          <w:bookmarkStart w:id="17765" w:name="_Toc362452024"/>
          <w:bookmarkStart w:id="17766" w:name="_Toc362452573"/>
          <w:bookmarkStart w:id="17767" w:name="_Toc362453471"/>
          <w:bookmarkEnd w:id="17762"/>
          <w:bookmarkEnd w:id="17763"/>
          <w:bookmarkEnd w:id="17764"/>
          <w:bookmarkEnd w:id="17765"/>
          <w:bookmarkEnd w:id="17766"/>
          <w:bookmarkEnd w:id="17767"/>
        </w:del>
      </w:ins>
    </w:p>
    <w:p w14:paraId="63F96657" w14:textId="0BFD820B" w:rsidR="001E5E42" w:rsidDel="00EB3EFA" w:rsidRDefault="001E5E42">
      <w:pPr>
        <w:pStyle w:val="ExampleDFDL"/>
        <w:rPr>
          <w:ins w:id="17768" w:author="mbeckerle" w:date="2013-02-19T12:42:00Z"/>
          <w:del w:id="17769" w:author="Steve Hanson" w:date="2013-03-14T17:49:00Z"/>
        </w:rPr>
        <w:pPrChange w:id="17770" w:author="mbeckerle" w:date="2013-02-19T12:43:00Z">
          <w:pPr>
            <w:autoSpaceDE w:val="0"/>
          </w:pPr>
        </w:pPrChange>
      </w:pPr>
      <w:ins w:id="17771" w:author="mbeckerle" w:date="2013-02-19T12:42:00Z">
        <w:del w:id="17772" w:author="Steve Hanson" w:date="2013-03-14T17:49:00Z">
          <w:r w:rsidDel="00EB3EFA">
            <w:delText xml:space="preserve">      Expect up to maxOccurs occurrences</w:delText>
          </w:r>
          <w:bookmarkStart w:id="17773" w:name="_Toc361231450"/>
          <w:bookmarkStart w:id="17774" w:name="_Toc361231976"/>
          <w:bookmarkStart w:id="17775" w:name="_Toc362445274"/>
          <w:bookmarkStart w:id="17776" w:name="_Toc362452025"/>
          <w:bookmarkStart w:id="17777" w:name="_Toc362452574"/>
          <w:bookmarkStart w:id="17778" w:name="_Toc362453472"/>
          <w:bookmarkEnd w:id="17773"/>
          <w:bookmarkEnd w:id="17774"/>
          <w:bookmarkEnd w:id="17775"/>
          <w:bookmarkEnd w:id="17776"/>
          <w:bookmarkEnd w:id="17777"/>
          <w:bookmarkEnd w:id="17778"/>
        </w:del>
      </w:ins>
    </w:p>
    <w:p w14:paraId="71D7FF74" w14:textId="17728DDB" w:rsidR="001E5E42" w:rsidDel="00EB3EFA" w:rsidRDefault="001E5E42">
      <w:pPr>
        <w:pStyle w:val="ExampleDFDL"/>
        <w:rPr>
          <w:ins w:id="17779" w:author="mbeckerle" w:date="2013-02-19T12:42:00Z"/>
          <w:del w:id="17780" w:author="Steve Hanson" w:date="2013-03-14T17:49:00Z"/>
        </w:rPr>
        <w:pPrChange w:id="17781" w:author="mbeckerle" w:date="2013-02-19T12:43:00Z">
          <w:pPr>
            <w:autoSpaceDE w:val="0"/>
          </w:pPr>
        </w:pPrChange>
      </w:pPr>
      <w:ins w:id="17782" w:author="mbeckerle" w:date="2013-02-19T12:42:00Z">
        <w:del w:id="17783" w:author="Steve Hanson" w:date="2013-03-14T17:49:00Z">
          <w:r w:rsidDel="00EB3EFA">
            <w:delText xml:space="preserve">      Processing error if &lt; minOccurs occurrences found or defaulted</w:delText>
          </w:r>
          <w:bookmarkStart w:id="17784" w:name="_Toc361231451"/>
          <w:bookmarkStart w:id="17785" w:name="_Toc361231977"/>
          <w:bookmarkStart w:id="17786" w:name="_Toc362445275"/>
          <w:bookmarkStart w:id="17787" w:name="_Toc362452026"/>
          <w:bookmarkStart w:id="17788" w:name="_Toc362452575"/>
          <w:bookmarkStart w:id="17789" w:name="_Toc362453473"/>
          <w:bookmarkEnd w:id="17784"/>
          <w:bookmarkEnd w:id="17785"/>
          <w:bookmarkEnd w:id="17786"/>
          <w:bookmarkEnd w:id="17787"/>
          <w:bookmarkEnd w:id="17788"/>
          <w:bookmarkEnd w:id="17789"/>
        </w:del>
      </w:ins>
    </w:p>
    <w:p w14:paraId="066FFBE8" w14:textId="76E4DD5E" w:rsidR="001E5E42" w:rsidRPr="00E34F7E" w:rsidDel="00EB3EFA" w:rsidRDefault="001E5E42">
      <w:pPr>
        <w:pStyle w:val="ExampleDFDL"/>
        <w:rPr>
          <w:ins w:id="17790" w:author="mbeckerle" w:date="2013-02-19T12:42:00Z"/>
          <w:del w:id="17791" w:author="Steve Hanson" w:date="2013-03-14T17:49:00Z"/>
        </w:rPr>
        <w:pPrChange w:id="17792" w:author="mbeckerle" w:date="2013-02-19T12:43:00Z">
          <w:pPr>
            <w:autoSpaceDE w:val="0"/>
            <w:ind w:left="720"/>
          </w:pPr>
        </w:pPrChange>
      </w:pPr>
      <w:ins w:id="17793" w:author="mbeckerle" w:date="2013-02-19T12:42:00Z">
        <w:del w:id="17794" w:author="Steve Hanson" w:date="2013-03-14T17:49:00Z">
          <w:r w:rsidRPr="00E34F7E" w:rsidDel="00EB3EFA">
            <w:delText>Stop looking if &gt;</w:delText>
          </w:r>
          <w:r w:rsidDel="00EB3EFA">
            <w:delText>=</w:delText>
          </w:r>
          <w:r w:rsidRPr="00E34F7E" w:rsidDel="00EB3EFA">
            <w:delText xml:space="preserve"> minOccurs occurrences found and </w:delText>
          </w:r>
          <w:r w:rsidDel="00EB3EFA">
            <w:delText>known not to exist occurs for an occurrence</w:delText>
          </w:r>
          <w:bookmarkStart w:id="17795" w:name="_Toc361231452"/>
          <w:bookmarkStart w:id="17796" w:name="_Toc361231978"/>
          <w:bookmarkStart w:id="17797" w:name="_Toc362445276"/>
          <w:bookmarkStart w:id="17798" w:name="_Toc362452027"/>
          <w:bookmarkStart w:id="17799" w:name="_Toc362452576"/>
          <w:bookmarkStart w:id="17800" w:name="_Toc362453474"/>
          <w:bookmarkEnd w:id="17795"/>
          <w:bookmarkEnd w:id="17796"/>
          <w:bookmarkEnd w:id="17797"/>
          <w:bookmarkEnd w:id="17798"/>
          <w:bookmarkEnd w:id="17799"/>
          <w:bookmarkEnd w:id="17800"/>
        </w:del>
      </w:ins>
    </w:p>
    <w:p w14:paraId="111FA304" w14:textId="450D4460" w:rsidR="001E5E42" w:rsidDel="00EB3EFA" w:rsidRDefault="001E5E42">
      <w:pPr>
        <w:pStyle w:val="ExampleDFDL"/>
        <w:rPr>
          <w:ins w:id="17801" w:author="mbeckerle" w:date="2013-02-19T12:42:00Z"/>
          <w:del w:id="17802" w:author="Steve Hanson" w:date="2013-03-14T17:49:00Z"/>
        </w:rPr>
        <w:pPrChange w:id="17803" w:author="mbeckerle" w:date="2013-02-19T12:43:00Z">
          <w:pPr>
            <w:autoSpaceDE w:val="0"/>
            <w:ind w:firstLine="240"/>
          </w:pPr>
        </w:pPrChange>
      </w:pPr>
      <w:ins w:id="17804" w:author="mbeckerle" w:date="2013-02-19T12:42:00Z">
        <w:del w:id="17805" w:author="Steve Hanson" w:date="2013-03-14T17:49:00Z">
          <w:r w:rsidDel="00EB3EFA">
            <w:delText xml:space="preserve">    Stop looking if and when maxOccurs occurrences found (if not   </w:delText>
          </w:r>
          <w:bookmarkStart w:id="17806" w:name="_Toc361231453"/>
          <w:bookmarkStart w:id="17807" w:name="_Toc361231979"/>
          <w:bookmarkStart w:id="17808" w:name="_Toc362445277"/>
          <w:bookmarkStart w:id="17809" w:name="_Toc362452028"/>
          <w:bookmarkStart w:id="17810" w:name="_Toc362452577"/>
          <w:bookmarkStart w:id="17811" w:name="_Toc362453475"/>
          <w:bookmarkEnd w:id="17806"/>
          <w:bookmarkEnd w:id="17807"/>
          <w:bookmarkEnd w:id="17808"/>
          <w:bookmarkEnd w:id="17809"/>
          <w:bookmarkEnd w:id="17810"/>
          <w:bookmarkEnd w:id="17811"/>
        </w:del>
      </w:ins>
    </w:p>
    <w:p w14:paraId="05BD789E" w14:textId="29050000" w:rsidR="001E5E42" w:rsidDel="00EB3EFA" w:rsidRDefault="001E5E42">
      <w:pPr>
        <w:pStyle w:val="ExampleDFDL"/>
        <w:rPr>
          <w:ins w:id="17812" w:author="mbeckerle" w:date="2013-02-19T12:42:00Z"/>
          <w:del w:id="17813" w:author="Steve Hanson" w:date="2013-03-14T17:49:00Z"/>
        </w:rPr>
        <w:pPrChange w:id="17814" w:author="mbeckerle" w:date="2013-02-19T12:43:00Z">
          <w:pPr>
            <w:autoSpaceDE w:val="0"/>
            <w:ind w:firstLine="240"/>
          </w:pPr>
        </w:pPrChange>
      </w:pPr>
      <w:ins w:id="17815" w:author="mbeckerle" w:date="2013-02-19T12:42:00Z">
        <w:del w:id="17816" w:author="Steve Hanson" w:date="2013-03-14T17:49:00Z">
          <w:r w:rsidDel="00EB3EFA">
            <w:delText xml:space="preserve">    unbounded)</w:delText>
          </w:r>
          <w:bookmarkStart w:id="17817" w:name="_Toc361231454"/>
          <w:bookmarkStart w:id="17818" w:name="_Toc361231980"/>
          <w:bookmarkStart w:id="17819" w:name="_Toc362445278"/>
          <w:bookmarkStart w:id="17820" w:name="_Toc362452029"/>
          <w:bookmarkStart w:id="17821" w:name="_Toc362452578"/>
          <w:bookmarkStart w:id="17822" w:name="_Toc362453476"/>
          <w:bookmarkEnd w:id="17817"/>
          <w:bookmarkEnd w:id="17818"/>
          <w:bookmarkEnd w:id="17819"/>
          <w:bookmarkEnd w:id="17820"/>
          <w:bookmarkEnd w:id="17821"/>
          <w:bookmarkEnd w:id="17822"/>
        </w:del>
      </w:ins>
    </w:p>
    <w:p w14:paraId="50C906A9" w14:textId="3FDDD3C5" w:rsidR="001E5E42" w:rsidDel="00EB3EFA" w:rsidRDefault="001E5E42">
      <w:pPr>
        <w:pStyle w:val="ExampleDFDL"/>
        <w:rPr>
          <w:ins w:id="17823" w:author="mbeckerle" w:date="2013-02-19T12:42:00Z"/>
          <w:del w:id="17824" w:author="Steve Hanson" w:date="2013-03-14T17:49:00Z"/>
        </w:rPr>
        <w:pPrChange w:id="17825" w:author="mbeckerle" w:date="2013-02-19T12:43:00Z">
          <w:pPr>
            <w:autoSpaceDE w:val="0"/>
          </w:pPr>
        </w:pPrChange>
      </w:pPr>
      <w:ins w:id="17826" w:author="mbeckerle" w:date="2013-02-19T12:42:00Z">
        <w:del w:id="17827" w:author="Steve Hanson" w:date="2013-03-14T17:49:00Z">
          <w:r w:rsidDel="00EB3EFA">
            <w:delText xml:space="preserve">    Case: parsed</w:delText>
          </w:r>
          <w:bookmarkStart w:id="17828" w:name="_Toc361231455"/>
          <w:bookmarkStart w:id="17829" w:name="_Toc361231981"/>
          <w:bookmarkStart w:id="17830" w:name="_Toc362445279"/>
          <w:bookmarkStart w:id="17831" w:name="_Toc362452030"/>
          <w:bookmarkStart w:id="17832" w:name="_Toc362452579"/>
          <w:bookmarkStart w:id="17833" w:name="_Toc362453477"/>
          <w:bookmarkEnd w:id="17828"/>
          <w:bookmarkEnd w:id="17829"/>
          <w:bookmarkEnd w:id="17830"/>
          <w:bookmarkEnd w:id="17831"/>
          <w:bookmarkEnd w:id="17832"/>
          <w:bookmarkEnd w:id="17833"/>
        </w:del>
      </w:ins>
    </w:p>
    <w:p w14:paraId="4B116340" w14:textId="3C120941" w:rsidR="001E5E42" w:rsidDel="00EB3EFA" w:rsidRDefault="001E5E42">
      <w:pPr>
        <w:pStyle w:val="ExampleDFDL"/>
        <w:rPr>
          <w:ins w:id="17834" w:author="mbeckerle" w:date="2013-02-19T12:42:00Z"/>
          <w:del w:id="17835" w:author="Steve Hanson" w:date="2013-03-14T17:49:00Z"/>
        </w:rPr>
        <w:pPrChange w:id="17836" w:author="mbeckerle" w:date="2013-02-19T12:43:00Z">
          <w:pPr>
            <w:autoSpaceDE w:val="0"/>
          </w:pPr>
        </w:pPrChange>
      </w:pPr>
      <w:ins w:id="17837" w:author="mbeckerle" w:date="2013-02-19T12:42:00Z">
        <w:del w:id="17838" w:author="Steve Hanson" w:date="2013-03-14T17:49:00Z">
          <w:r w:rsidDel="00EB3EFA">
            <w:delText xml:space="preserve">      Expect any number of occurrences</w:delText>
          </w:r>
          <w:bookmarkStart w:id="17839" w:name="_Toc361231456"/>
          <w:bookmarkStart w:id="17840" w:name="_Toc361231982"/>
          <w:bookmarkStart w:id="17841" w:name="_Toc362445280"/>
          <w:bookmarkStart w:id="17842" w:name="_Toc362452031"/>
          <w:bookmarkStart w:id="17843" w:name="_Toc362452580"/>
          <w:bookmarkStart w:id="17844" w:name="_Toc362453478"/>
          <w:bookmarkEnd w:id="17839"/>
          <w:bookmarkEnd w:id="17840"/>
          <w:bookmarkEnd w:id="17841"/>
          <w:bookmarkEnd w:id="17842"/>
          <w:bookmarkEnd w:id="17843"/>
          <w:bookmarkEnd w:id="17844"/>
        </w:del>
      </w:ins>
    </w:p>
    <w:p w14:paraId="751970A1" w14:textId="7CC2145F" w:rsidR="001E5E42" w:rsidDel="00EB3EFA" w:rsidRDefault="001E5E42">
      <w:pPr>
        <w:pStyle w:val="ExampleDFDL"/>
        <w:rPr>
          <w:ins w:id="17845" w:author="mbeckerle" w:date="2013-02-19T12:42:00Z"/>
          <w:del w:id="17846" w:author="Steve Hanson" w:date="2013-03-14T17:49:00Z"/>
        </w:rPr>
        <w:pPrChange w:id="17847" w:author="mbeckerle" w:date="2013-02-19T12:43:00Z">
          <w:pPr>
            <w:autoSpaceDE w:val="0"/>
            <w:ind w:left="720"/>
          </w:pPr>
        </w:pPrChange>
      </w:pPr>
      <w:ins w:id="17848" w:author="mbeckerle" w:date="2013-02-19T12:42:00Z">
        <w:del w:id="17849" w:author="Steve Hanson" w:date="2013-03-14T17:49:00Z">
          <w:r w:rsidDel="00EB3EFA">
            <w:delText>Parse as many occurrences as possible until known not to exist occurs for an occurrence</w:delText>
          </w:r>
          <w:bookmarkStart w:id="17850" w:name="_Toc361231457"/>
          <w:bookmarkStart w:id="17851" w:name="_Toc361231983"/>
          <w:bookmarkStart w:id="17852" w:name="_Toc362445281"/>
          <w:bookmarkStart w:id="17853" w:name="_Toc362452032"/>
          <w:bookmarkStart w:id="17854" w:name="_Toc362452581"/>
          <w:bookmarkStart w:id="17855" w:name="_Toc362453479"/>
          <w:bookmarkEnd w:id="17850"/>
          <w:bookmarkEnd w:id="17851"/>
          <w:bookmarkEnd w:id="17852"/>
          <w:bookmarkEnd w:id="17853"/>
          <w:bookmarkEnd w:id="17854"/>
          <w:bookmarkEnd w:id="17855"/>
        </w:del>
      </w:ins>
    </w:p>
    <w:p w14:paraId="6C02BD48" w14:textId="3C948356" w:rsidR="001E5E42" w:rsidDel="00EB3EFA" w:rsidRDefault="001E5E42">
      <w:pPr>
        <w:pStyle w:val="ExampleDFDL"/>
        <w:rPr>
          <w:ins w:id="17856" w:author="mbeckerle" w:date="2013-02-19T12:42:00Z"/>
          <w:del w:id="17857" w:author="Steve Hanson" w:date="2013-03-14T17:49:00Z"/>
        </w:rPr>
        <w:pPrChange w:id="17858" w:author="mbeckerle" w:date="2013-02-19T12:43:00Z">
          <w:pPr>
            <w:autoSpaceDE w:val="0"/>
          </w:pPr>
        </w:pPrChange>
      </w:pPr>
      <w:ins w:id="17859" w:author="mbeckerle" w:date="2013-02-19T12:42:00Z">
        <w:del w:id="17860" w:author="Steve Hanson" w:date="2013-03-14T17:49:00Z">
          <w:r w:rsidDel="00EB3EFA">
            <w:delText xml:space="preserve">      Validation error if &lt; minOccurs occurrences found or defaulted</w:delText>
          </w:r>
          <w:bookmarkStart w:id="17861" w:name="_Toc361231458"/>
          <w:bookmarkStart w:id="17862" w:name="_Toc361231984"/>
          <w:bookmarkStart w:id="17863" w:name="_Toc362445282"/>
          <w:bookmarkStart w:id="17864" w:name="_Toc362452033"/>
          <w:bookmarkStart w:id="17865" w:name="_Toc362452582"/>
          <w:bookmarkStart w:id="17866" w:name="_Toc362453480"/>
          <w:bookmarkEnd w:id="17861"/>
          <w:bookmarkEnd w:id="17862"/>
          <w:bookmarkEnd w:id="17863"/>
          <w:bookmarkEnd w:id="17864"/>
          <w:bookmarkEnd w:id="17865"/>
          <w:bookmarkEnd w:id="17866"/>
        </w:del>
      </w:ins>
    </w:p>
    <w:p w14:paraId="40246978" w14:textId="287F59C7" w:rsidR="001E5E42" w:rsidDel="00EB3EFA" w:rsidRDefault="001E5E42">
      <w:pPr>
        <w:pStyle w:val="ExampleDFDL"/>
        <w:rPr>
          <w:ins w:id="17867" w:author="mbeckerle" w:date="2013-02-19T12:42:00Z"/>
          <w:del w:id="17868" w:author="Steve Hanson" w:date="2013-03-14T17:49:00Z"/>
        </w:rPr>
        <w:pPrChange w:id="17869" w:author="mbeckerle" w:date="2013-02-19T12:43:00Z">
          <w:pPr>
            <w:autoSpaceDE w:val="0"/>
            <w:ind w:firstLine="240"/>
          </w:pPr>
        </w:pPrChange>
      </w:pPr>
      <w:ins w:id="17870" w:author="mbeckerle" w:date="2013-02-19T12:42:00Z">
        <w:del w:id="17871" w:author="Steve Hanson" w:date="2013-03-14T17:49:00Z">
          <w:r w:rsidDel="00EB3EFA">
            <w:tab/>
            <w:delText>Validation error if &gt; maxOccurs occurrences found or defaulted</w:delText>
          </w:r>
          <w:bookmarkStart w:id="17872" w:name="_Toc361231459"/>
          <w:bookmarkStart w:id="17873" w:name="_Toc361231985"/>
          <w:bookmarkStart w:id="17874" w:name="_Toc362445283"/>
          <w:bookmarkStart w:id="17875" w:name="_Toc362452034"/>
          <w:bookmarkStart w:id="17876" w:name="_Toc362452583"/>
          <w:bookmarkStart w:id="17877" w:name="_Toc362453481"/>
          <w:bookmarkEnd w:id="17872"/>
          <w:bookmarkEnd w:id="17873"/>
          <w:bookmarkEnd w:id="17874"/>
          <w:bookmarkEnd w:id="17875"/>
          <w:bookmarkEnd w:id="17876"/>
          <w:bookmarkEnd w:id="17877"/>
        </w:del>
      </w:ins>
    </w:p>
    <w:p w14:paraId="4FEEF33D" w14:textId="38A3F179" w:rsidR="001E5E42" w:rsidDel="00EB3EFA" w:rsidRDefault="001E5E42">
      <w:pPr>
        <w:pStyle w:val="ExampleDFDL"/>
        <w:rPr>
          <w:ins w:id="17878" w:author="mbeckerle" w:date="2013-02-19T12:42:00Z"/>
          <w:del w:id="17879" w:author="Steve Hanson" w:date="2013-03-14T17:49:00Z"/>
        </w:rPr>
        <w:pPrChange w:id="17880" w:author="mbeckerle" w:date="2013-02-19T12:43:00Z">
          <w:pPr>
            <w:autoSpaceDE w:val="0"/>
          </w:pPr>
        </w:pPrChange>
      </w:pPr>
      <w:ins w:id="17881" w:author="mbeckerle" w:date="2013-02-19T12:42:00Z">
        <w:del w:id="17882" w:author="Steve Hanson" w:date="2013-03-14T17:49:00Z">
          <w:r w:rsidDel="00EB3EFA">
            <w:delText xml:space="preserve">    Case: expression</w:delText>
          </w:r>
          <w:bookmarkStart w:id="17883" w:name="_Toc361231460"/>
          <w:bookmarkStart w:id="17884" w:name="_Toc361231986"/>
          <w:bookmarkStart w:id="17885" w:name="_Toc362445284"/>
          <w:bookmarkStart w:id="17886" w:name="_Toc362452035"/>
          <w:bookmarkStart w:id="17887" w:name="_Toc362452584"/>
          <w:bookmarkStart w:id="17888" w:name="_Toc362453482"/>
          <w:bookmarkEnd w:id="17883"/>
          <w:bookmarkEnd w:id="17884"/>
          <w:bookmarkEnd w:id="17885"/>
          <w:bookmarkEnd w:id="17886"/>
          <w:bookmarkEnd w:id="17887"/>
          <w:bookmarkEnd w:id="17888"/>
        </w:del>
      </w:ins>
    </w:p>
    <w:p w14:paraId="1CF6526A" w14:textId="0473820E" w:rsidR="001E5E42" w:rsidDel="00EB3EFA" w:rsidRDefault="001E5E42">
      <w:pPr>
        <w:pStyle w:val="ExampleDFDL"/>
        <w:rPr>
          <w:ins w:id="17889" w:author="mbeckerle" w:date="2013-02-19T12:42:00Z"/>
          <w:del w:id="17890" w:author="Steve Hanson" w:date="2013-03-14T17:49:00Z"/>
        </w:rPr>
        <w:pPrChange w:id="17891" w:author="mbeckerle" w:date="2013-02-19T12:43:00Z">
          <w:pPr>
            <w:autoSpaceDE w:val="0"/>
          </w:pPr>
        </w:pPrChange>
      </w:pPr>
      <w:ins w:id="17892" w:author="mbeckerle" w:date="2013-02-19T12:42:00Z">
        <w:del w:id="17893" w:author="Steve Hanson" w:date="2013-03-14T17:49:00Z">
          <w:r w:rsidDel="00EB3EFA">
            <w:delText xml:space="preserve">      Evaluate occursCount to give number of occurrences</w:delText>
          </w:r>
          <w:bookmarkStart w:id="17894" w:name="_Toc361231461"/>
          <w:bookmarkStart w:id="17895" w:name="_Toc361231987"/>
          <w:bookmarkStart w:id="17896" w:name="_Toc362445285"/>
          <w:bookmarkStart w:id="17897" w:name="_Toc362452036"/>
          <w:bookmarkStart w:id="17898" w:name="_Toc362452585"/>
          <w:bookmarkStart w:id="17899" w:name="_Toc362453483"/>
          <w:bookmarkEnd w:id="17894"/>
          <w:bookmarkEnd w:id="17895"/>
          <w:bookmarkEnd w:id="17896"/>
          <w:bookmarkEnd w:id="17897"/>
          <w:bookmarkEnd w:id="17898"/>
          <w:bookmarkEnd w:id="17899"/>
        </w:del>
      </w:ins>
    </w:p>
    <w:p w14:paraId="30C46B86" w14:textId="67FC56E2" w:rsidR="001E5E42" w:rsidDel="00EB3EFA" w:rsidRDefault="001E5E42">
      <w:pPr>
        <w:pStyle w:val="ExampleDFDL"/>
        <w:rPr>
          <w:ins w:id="17900" w:author="mbeckerle" w:date="2013-02-19T12:42:00Z"/>
          <w:del w:id="17901" w:author="Steve Hanson" w:date="2013-03-14T17:49:00Z"/>
        </w:rPr>
        <w:pPrChange w:id="17902" w:author="mbeckerle" w:date="2013-02-19T12:43:00Z">
          <w:pPr>
            <w:autoSpaceDE w:val="0"/>
          </w:pPr>
        </w:pPrChange>
      </w:pPr>
      <w:ins w:id="17903" w:author="mbeckerle" w:date="2013-02-19T12:42:00Z">
        <w:del w:id="17904" w:author="Steve Hanson" w:date="2013-03-14T17:49:00Z">
          <w:r w:rsidDel="00EB3EFA">
            <w:delText xml:space="preserve">      Expect occursCount occurrences </w:delText>
          </w:r>
          <w:bookmarkStart w:id="17905" w:name="_Toc361231462"/>
          <w:bookmarkStart w:id="17906" w:name="_Toc361231988"/>
          <w:bookmarkStart w:id="17907" w:name="_Toc362445286"/>
          <w:bookmarkStart w:id="17908" w:name="_Toc362452037"/>
          <w:bookmarkStart w:id="17909" w:name="_Toc362452586"/>
          <w:bookmarkStart w:id="17910" w:name="_Toc362453484"/>
          <w:bookmarkEnd w:id="17905"/>
          <w:bookmarkEnd w:id="17906"/>
          <w:bookmarkEnd w:id="17907"/>
          <w:bookmarkEnd w:id="17908"/>
          <w:bookmarkEnd w:id="17909"/>
          <w:bookmarkEnd w:id="17910"/>
        </w:del>
      </w:ins>
    </w:p>
    <w:p w14:paraId="7A5DC44D" w14:textId="569E1556" w:rsidR="001E5E42" w:rsidDel="00EB3EFA" w:rsidRDefault="001E5E42">
      <w:pPr>
        <w:pStyle w:val="ExampleDFDL"/>
        <w:rPr>
          <w:ins w:id="17911" w:author="mbeckerle" w:date="2013-02-19T12:42:00Z"/>
          <w:del w:id="17912" w:author="Steve Hanson" w:date="2013-03-14T17:49:00Z"/>
        </w:rPr>
        <w:pPrChange w:id="17913" w:author="mbeckerle" w:date="2013-02-19T12:43:00Z">
          <w:pPr>
            <w:autoSpaceDE w:val="0"/>
          </w:pPr>
        </w:pPrChange>
      </w:pPr>
      <w:ins w:id="17914" w:author="mbeckerle" w:date="2013-02-19T12:42:00Z">
        <w:del w:id="17915" w:author="Steve Hanson" w:date="2013-03-14T17:49:00Z">
          <w:r w:rsidDel="00EB3EFA">
            <w:delText xml:space="preserve">      Processing error if occursCount occurrences not found</w:delText>
          </w:r>
          <w:bookmarkStart w:id="17916" w:name="_Toc361231463"/>
          <w:bookmarkStart w:id="17917" w:name="_Toc361231989"/>
          <w:bookmarkStart w:id="17918" w:name="_Toc362445287"/>
          <w:bookmarkStart w:id="17919" w:name="_Toc362452038"/>
          <w:bookmarkStart w:id="17920" w:name="_Toc362452587"/>
          <w:bookmarkStart w:id="17921" w:name="_Toc362453485"/>
          <w:bookmarkEnd w:id="17916"/>
          <w:bookmarkEnd w:id="17917"/>
          <w:bookmarkEnd w:id="17918"/>
          <w:bookmarkEnd w:id="17919"/>
          <w:bookmarkEnd w:id="17920"/>
          <w:bookmarkEnd w:id="17921"/>
        </w:del>
      </w:ins>
    </w:p>
    <w:p w14:paraId="7A40A8E4" w14:textId="09A55A0A" w:rsidR="001E5E42" w:rsidDel="00EB3EFA" w:rsidRDefault="001E5E42">
      <w:pPr>
        <w:pStyle w:val="ExampleDFDL"/>
        <w:rPr>
          <w:ins w:id="17922" w:author="mbeckerle" w:date="2013-02-19T12:42:00Z"/>
          <w:del w:id="17923" w:author="Steve Hanson" w:date="2013-03-14T17:49:00Z"/>
        </w:rPr>
        <w:pPrChange w:id="17924" w:author="mbeckerle" w:date="2013-02-19T12:43:00Z">
          <w:pPr>
            <w:autoSpaceDE w:val="0"/>
          </w:pPr>
        </w:pPrChange>
      </w:pPr>
      <w:ins w:id="17925" w:author="mbeckerle" w:date="2013-02-19T12:42:00Z">
        <w:del w:id="17926" w:author="Steve Hanson" w:date="2013-03-14T17:49:00Z">
          <w:r w:rsidDel="00EB3EFA">
            <w:delText xml:space="preserve">      Stop looking when occursCount occurrences found</w:delText>
          </w:r>
          <w:bookmarkStart w:id="17927" w:name="_Toc361231464"/>
          <w:bookmarkStart w:id="17928" w:name="_Toc361231990"/>
          <w:bookmarkStart w:id="17929" w:name="_Toc362445288"/>
          <w:bookmarkStart w:id="17930" w:name="_Toc362452039"/>
          <w:bookmarkStart w:id="17931" w:name="_Toc362452588"/>
          <w:bookmarkStart w:id="17932" w:name="_Toc362453486"/>
          <w:bookmarkEnd w:id="17927"/>
          <w:bookmarkEnd w:id="17928"/>
          <w:bookmarkEnd w:id="17929"/>
          <w:bookmarkEnd w:id="17930"/>
          <w:bookmarkEnd w:id="17931"/>
          <w:bookmarkEnd w:id="17932"/>
        </w:del>
      </w:ins>
    </w:p>
    <w:p w14:paraId="1D9C3AD3" w14:textId="277BE449" w:rsidR="001E5E42" w:rsidDel="00EB3EFA" w:rsidRDefault="001E5E42">
      <w:pPr>
        <w:pStyle w:val="ExampleDFDL"/>
        <w:rPr>
          <w:ins w:id="17933" w:author="mbeckerle" w:date="2013-02-19T12:42:00Z"/>
          <w:del w:id="17934" w:author="Steve Hanson" w:date="2013-03-14T17:49:00Z"/>
        </w:rPr>
        <w:pPrChange w:id="17935" w:author="mbeckerle" w:date="2013-02-19T12:43:00Z">
          <w:pPr>
            <w:autoSpaceDE w:val="0"/>
          </w:pPr>
        </w:pPrChange>
      </w:pPr>
      <w:ins w:id="17936" w:author="mbeckerle" w:date="2013-02-19T12:42:00Z">
        <w:del w:id="17937" w:author="Steve Hanson" w:date="2013-03-14T17:49:00Z">
          <w:r w:rsidDel="00EB3EFA">
            <w:delText xml:space="preserve">      Validation error if &lt; minOccurs occurrences found or defaulted</w:delText>
          </w:r>
          <w:bookmarkStart w:id="17938" w:name="_Toc361231465"/>
          <w:bookmarkStart w:id="17939" w:name="_Toc361231991"/>
          <w:bookmarkStart w:id="17940" w:name="_Toc362445289"/>
          <w:bookmarkStart w:id="17941" w:name="_Toc362452040"/>
          <w:bookmarkStart w:id="17942" w:name="_Toc362452589"/>
          <w:bookmarkStart w:id="17943" w:name="_Toc362453487"/>
          <w:bookmarkEnd w:id="17938"/>
          <w:bookmarkEnd w:id="17939"/>
          <w:bookmarkEnd w:id="17940"/>
          <w:bookmarkEnd w:id="17941"/>
          <w:bookmarkEnd w:id="17942"/>
          <w:bookmarkEnd w:id="17943"/>
        </w:del>
      </w:ins>
    </w:p>
    <w:p w14:paraId="0D897E35" w14:textId="0D1E8F10" w:rsidR="001E5E42" w:rsidDel="00EB3EFA" w:rsidRDefault="001E5E42">
      <w:pPr>
        <w:pStyle w:val="ExampleDFDL"/>
        <w:rPr>
          <w:ins w:id="17944" w:author="mbeckerle" w:date="2013-02-19T12:42:00Z"/>
          <w:del w:id="17945" w:author="Steve Hanson" w:date="2013-03-14T17:49:00Z"/>
        </w:rPr>
        <w:pPrChange w:id="17946" w:author="mbeckerle" w:date="2013-02-19T12:43:00Z">
          <w:pPr>
            <w:autoSpaceDE w:val="0"/>
            <w:ind w:firstLine="240"/>
          </w:pPr>
        </w:pPrChange>
      </w:pPr>
      <w:ins w:id="17947" w:author="mbeckerle" w:date="2013-02-19T12:42:00Z">
        <w:del w:id="17948" w:author="Steve Hanson" w:date="2013-03-14T17:49:00Z">
          <w:r w:rsidDel="00EB3EFA">
            <w:tab/>
            <w:delText>Validation error if &gt; maxOccurs occurrences found or defaulted</w:delText>
          </w:r>
          <w:bookmarkStart w:id="17949" w:name="_Toc361231466"/>
          <w:bookmarkStart w:id="17950" w:name="_Toc361231992"/>
          <w:bookmarkStart w:id="17951" w:name="_Toc362445290"/>
          <w:bookmarkStart w:id="17952" w:name="_Toc362452041"/>
          <w:bookmarkStart w:id="17953" w:name="_Toc362452590"/>
          <w:bookmarkStart w:id="17954" w:name="_Toc362453488"/>
          <w:bookmarkEnd w:id="17949"/>
          <w:bookmarkEnd w:id="17950"/>
          <w:bookmarkEnd w:id="17951"/>
          <w:bookmarkEnd w:id="17952"/>
          <w:bookmarkEnd w:id="17953"/>
          <w:bookmarkEnd w:id="17954"/>
        </w:del>
      </w:ins>
    </w:p>
    <w:p w14:paraId="6EBB6AA7" w14:textId="686322EA" w:rsidR="001E5E42" w:rsidDel="00EB3EFA" w:rsidRDefault="001E5E42">
      <w:pPr>
        <w:pStyle w:val="ExampleDFDL"/>
        <w:rPr>
          <w:ins w:id="17955" w:author="mbeckerle" w:date="2013-02-19T12:42:00Z"/>
          <w:del w:id="17956" w:author="Steve Hanson" w:date="2013-03-14T17:49:00Z"/>
        </w:rPr>
        <w:pPrChange w:id="17957" w:author="mbeckerle" w:date="2013-02-19T12:43:00Z">
          <w:pPr>
            <w:autoSpaceDE w:val="0"/>
          </w:pPr>
        </w:pPrChange>
      </w:pPr>
      <w:ins w:id="17958" w:author="mbeckerle" w:date="2013-02-19T12:42:00Z">
        <w:del w:id="17959" w:author="Steve Hanson" w:date="2013-03-14T17:49:00Z">
          <w:r w:rsidDel="00EB3EFA">
            <w:delText xml:space="preserve">    Case: stopValue</w:delText>
          </w:r>
          <w:bookmarkStart w:id="17960" w:name="_Toc361231467"/>
          <w:bookmarkStart w:id="17961" w:name="_Toc361231993"/>
          <w:bookmarkStart w:id="17962" w:name="_Toc362445291"/>
          <w:bookmarkStart w:id="17963" w:name="_Toc362452042"/>
          <w:bookmarkStart w:id="17964" w:name="_Toc362452591"/>
          <w:bookmarkStart w:id="17965" w:name="_Toc362453489"/>
          <w:bookmarkEnd w:id="17960"/>
          <w:bookmarkEnd w:id="17961"/>
          <w:bookmarkEnd w:id="17962"/>
          <w:bookmarkEnd w:id="17963"/>
          <w:bookmarkEnd w:id="17964"/>
          <w:bookmarkEnd w:id="17965"/>
        </w:del>
      </w:ins>
    </w:p>
    <w:p w14:paraId="26F779BD" w14:textId="3E3F5D80" w:rsidR="001E5E42" w:rsidDel="00EB3EFA" w:rsidRDefault="001E5E42">
      <w:pPr>
        <w:pStyle w:val="ExampleDFDL"/>
        <w:rPr>
          <w:ins w:id="17966" w:author="mbeckerle" w:date="2013-02-19T12:42:00Z"/>
          <w:del w:id="17967" w:author="Steve Hanson" w:date="2013-03-14T17:49:00Z"/>
        </w:rPr>
        <w:pPrChange w:id="17968" w:author="mbeckerle" w:date="2013-02-19T12:43:00Z">
          <w:pPr>
            <w:autoSpaceDE w:val="0"/>
          </w:pPr>
        </w:pPrChange>
      </w:pPr>
      <w:ins w:id="17969" w:author="mbeckerle" w:date="2013-02-19T12:42:00Z">
        <w:del w:id="17970" w:author="Steve Hanson" w:date="2013-03-14T17:49:00Z">
          <w:r w:rsidDel="00EB3EFA">
            <w:delText xml:space="preserve">      Expect any number of occurrences</w:delText>
          </w:r>
          <w:bookmarkStart w:id="17971" w:name="_Toc361231468"/>
          <w:bookmarkStart w:id="17972" w:name="_Toc361231994"/>
          <w:bookmarkStart w:id="17973" w:name="_Toc362445292"/>
          <w:bookmarkStart w:id="17974" w:name="_Toc362452043"/>
          <w:bookmarkStart w:id="17975" w:name="_Toc362452592"/>
          <w:bookmarkStart w:id="17976" w:name="_Toc362453490"/>
          <w:bookmarkEnd w:id="17971"/>
          <w:bookmarkEnd w:id="17972"/>
          <w:bookmarkEnd w:id="17973"/>
          <w:bookmarkEnd w:id="17974"/>
          <w:bookmarkEnd w:id="17975"/>
          <w:bookmarkEnd w:id="17976"/>
        </w:del>
      </w:ins>
    </w:p>
    <w:p w14:paraId="7F05FEE1" w14:textId="1FF2BFF5" w:rsidR="001E5E42" w:rsidDel="00EB3EFA" w:rsidRDefault="001E5E42">
      <w:pPr>
        <w:pStyle w:val="ExampleDFDL"/>
        <w:rPr>
          <w:ins w:id="17977" w:author="mbeckerle" w:date="2013-02-19T12:42:00Z"/>
          <w:del w:id="17978" w:author="Steve Hanson" w:date="2013-03-14T17:49:00Z"/>
        </w:rPr>
        <w:pPrChange w:id="17979" w:author="mbeckerle" w:date="2013-02-19T12:43:00Z">
          <w:pPr>
            <w:autoSpaceDE w:val="0"/>
          </w:pPr>
        </w:pPrChange>
      </w:pPr>
      <w:ins w:id="17980" w:author="mbeckerle" w:date="2013-02-19T12:42:00Z">
        <w:del w:id="17981" w:author="Steve Hanson" w:date="2013-03-14T17:49:00Z">
          <w:r w:rsidDel="00EB3EFA">
            <w:delText xml:space="preserve">      Parse occurrences until logical stop value is found </w:delText>
          </w:r>
          <w:bookmarkStart w:id="17982" w:name="_Toc361231469"/>
          <w:bookmarkStart w:id="17983" w:name="_Toc361231995"/>
          <w:bookmarkStart w:id="17984" w:name="_Toc362445293"/>
          <w:bookmarkStart w:id="17985" w:name="_Toc362452044"/>
          <w:bookmarkStart w:id="17986" w:name="_Toc362452593"/>
          <w:bookmarkStart w:id="17987" w:name="_Toc362453491"/>
          <w:bookmarkEnd w:id="17982"/>
          <w:bookmarkEnd w:id="17983"/>
          <w:bookmarkEnd w:id="17984"/>
          <w:bookmarkEnd w:id="17985"/>
          <w:bookmarkEnd w:id="17986"/>
          <w:bookmarkEnd w:id="17987"/>
        </w:del>
      </w:ins>
    </w:p>
    <w:p w14:paraId="240FF8EC" w14:textId="3EBAE648" w:rsidR="001E5E42" w:rsidDel="00EB3EFA" w:rsidRDefault="001E5E42">
      <w:pPr>
        <w:pStyle w:val="ExampleDFDL"/>
        <w:rPr>
          <w:ins w:id="17988" w:author="mbeckerle" w:date="2013-02-19T12:42:00Z"/>
          <w:del w:id="17989" w:author="Steve Hanson" w:date="2013-03-14T17:49:00Z"/>
        </w:rPr>
        <w:pPrChange w:id="17990" w:author="mbeckerle" w:date="2013-02-19T12:43:00Z">
          <w:pPr>
            <w:autoSpaceDE w:val="0"/>
          </w:pPr>
        </w:pPrChange>
      </w:pPr>
      <w:ins w:id="17991" w:author="mbeckerle" w:date="2013-02-19T12:42:00Z">
        <w:del w:id="17992" w:author="Steve Hanson" w:date="2013-03-14T17:49:00Z">
          <w:r w:rsidDel="00EB3EFA">
            <w:tab/>
            <w:delText xml:space="preserve">Processing error if stop value not found even when zero </w:delText>
          </w:r>
          <w:bookmarkStart w:id="17993" w:name="_Toc361231470"/>
          <w:bookmarkStart w:id="17994" w:name="_Toc361231996"/>
          <w:bookmarkStart w:id="17995" w:name="_Toc362445294"/>
          <w:bookmarkStart w:id="17996" w:name="_Toc362452045"/>
          <w:bookmarkStart w:id="17997" w:name="_Toc362452594"/>
          <w:bookmarkStart w:id="17998" w:name="_Toc362453492"/>
          <w:bookmarkEnd w:id="17993"/>
          <w:bookmarkEnd w:id="17994"/>
          <w:bookmarkEnd w:id="17995"/>
          <w:bookmarkEnd w:id="17996"/>
          <w:bookmarkEnd w:id="17997"/>
          <w:bookmarkEnd w:id="17998"/>
        </w:del>
      </w:ins>
    </w:p>
    <w:p w14:paraId="13CD40E4" w14:textId="23212E8D" w:rsidR="001E5E42" w:rsidDel="00EB3EFA" w:rsidRDefault="001E5E42">
      <w:pPr>
        <w:pStyle w:val="ExampleDFDL"/>
        <w:rPr>
          <w:ins w:id="17999" w:author="mbeckerle" w:date="2013-02-19T12:42:00Z"/>
          <w:del w:id="18000" w:author="Steve Hanson" w:date="2013-03-14T17:49:00Z"/>
        </w:rPr>
        <w:pPrChange w:id="18001" w:author="mbeckerle" w:date="2013-02-19T12:43:00Z">
          <w:pPr>
            <w:autoSpaceDE w:val="0"/>
          </w:pPr>
        </w:pPrChange>
      </w:pPr>
      <w:ins w:id="18002" w:author="mbeckerle" w:date="2013-02-19T12:42:00Z">
        <w:del w:id="18003" w:author="Steve Hanson" w:date="2013-03-14T17:49:00Z">
          <w:r w:rsidDel="00EB3EFA">
            <w:delText xml:space="preserve">      occurrences</w:delText>
          </w:r>
          <w:bookmarkStart w:id="18004" w:name="_Toc361231471"/>
          <w:bookmarkStart w:id="18005" w:name="_Toc361231997"/>
          <w:bookmarkStart w:id="18006" w:name="_Toc362445295"/>
          <w:bookmarkStart w:id="18007" w:name="_Toc362452046"/>
          <w:bookmarkStart w:id="18008" w:name="_Toc362452595"/>
          <w:bookmarkStart w:id="18009" w:name="_Toc362453493"/>
          <w:bookmarkEnd w:id="18004"/>
          <w:bookmarkEnd w:id="18005"/>
          <w:bookmarkEnd w:id="18006"/>
          <w:bookmarkEnd w:id="18007"/>
          <w:bookmarkEnd w:id="18008"/>
          <w:bookmarkEnd w:id="18009"/>
        </w:del>
      </w:ins>
    </w:p>
    <w:p w14:paraId="443F256C" w14:textId="4B039B42" w:rsidR="001E5E42" w:rsidDel="00EB3EFA" w:rsidRDefault="001E5E42">
      <w:pPr>
        <w:pStyle w:val="ExampleDFDL"/>
        <w:rPr>
          <w:ins w:id="18010" w:author="mbeckerle" w:date="2013-02-19T12:42:00Z"/>
          <w:del w:id="18011" w:author="Steve Hanson" w:date="2013-03-14T17:49:00Z"/>
        </w:rPr>
        <w:pPrChange w:id="18012" w:author="mbeckerle" w:date="2013-02-19T12:43:00Z">
          <w:pPr>
            <w:autoSpaceDE w:val="0"/>
          </w:pPr>
        </w:pPrChange>
      </w:pPr>
      <w:ins w:id="18013" w:author="mbeckerle" w:date="2013-02-19T12:42:00Z">
        <w:del w:id="18014" w:author="Steve Hanson" w:date="2013-03-14T17:49:00Z">
          <w:r w:rsidDel="00EB3EFA">
            <w:tab/>
            <w:delText>Stop value is never added to Infoset</w:delText>
          </w:r>
          <w:bookmarkStart w:id="18015" w:name="_Toc361231472"/>
          <w:bookmarkStart w:id="18016" w:name="_Toc361231998"/>
          <w:bookmarkStart w:id="18017" w:name="_Toc362445296"/>
          <w:bookmarkStart w:id="18018" w:name="_Toc362452047"/>
          <w:bookmarkStart w:id="18019" w:name="_Toc362452596"/>
          <w:bookmarkStart w:id="18020" w:name="_Toc362453494"/>
          <w:bookmarkEnd w:id="18015"/>
          <w:bookmarkEnd w:id="18016"/>
          <w:bookmarkEnd w:id="18017"/>
          <w:bookmarkEnd w:id="18018"/>
          <w:bookmarkEnd w:id="18019"/>
          <w:bookmarkEnd w:id="18020"/>
        </w:del>
      </w:ins>
    </w:p>
    <w:p w14:paraId="458B7BB9" w14:textId="06590442" w:rsidR="001E5E42" w:rsidDel="00EB3EFA" w:rsidRDefault="001E5E42">
      <w:pPr>
        <w:pStyle w:val="ExampleDFDL"/>
        <w:rPr>
          <w:ins w:id="18021" w:author="mbeckerle" w:date="2013-02-19T12:42:00Z"/>
          <w:del w:id="18022" w:author="Steve Hanson" w:date="2013-03-14T17:49:00Z"/>
        </w:rPr>
        <w:pPrChange w:id="18023" w:author="mbeckerle" w:date="2013-02-19T12:43:00Z">
          <w:pPr>
            <w:autoSpaceDE w:val="0"/>
          </w:pPr>
        </w:pPrChange>
      </w:pPr>
      <w:ins w:id="18024" w:author="mbeckerle" w:date="2013-02-19T12:42:00Z">
        <w:del w:id="18025" w:author="Steve Hanson" w:date="2013-03-14T17:49:00Z">
          <w:r w:rsidDel="00EB3EFA">
            <w:delText xml:space="preserve">      Validation error if &lt; minOccurs occurrences found or defaulted</w:delText>
          </w:r>
          <w:bookmarkStart w:id="18026" w:name="_Toc361231473"/>
          <w:bookmarkStart w:id="18027" w:name="_Toc361231999"/>
          <w:bookmarkStart w:id="18028" w:name="_Toc362445297"/>
          <w:bookmarkStart w:id="18029" w:name="_Toc362452048"/>
          <w:bookmarkStart w:id="18030" w:name="_Toc362452597"/>
          <w:bookmarkStart w:id="18031" w:name="_Toc362453495"/>
          <w:bookmarkEnd w:id="18026"/>
          <w:bookmarkEnd w:id="18027"/>
          <w:bookmarkEnd w:id="18028"/>
          <w:bookmarkEnd w:id="18029"/>
          <w:bookmarkEnd w:id="18030"/>
          <w:bookmarkEnd w:id="18031"/>
        </w:del>
      </w:ins>
    </w:p>
    <w:p w14:paraId="131639BB" w14:textId="200505E9" w:rsidR="001E5E42" w:rsidDel="00EB3EFA" w:rsidRDefault="001E5E42">
      <w:pPr>
        <w:pStyle w:val="ExampleDFDL"/>
        <w:rPr>
          <w:ins w:id="18032" w:author="mbeckerle" w:date="2013-02-19T12:42:00Z"/>
          <w:del w:id="18033" w:author="Steve Hanson" w:date="2013-03-14T17:49:00Z"/>
        </w:rPr>
        <w:pPrChange w:id="18034" w:author="mbeckerle" w:date="2013-02-19T12:43:00Z">
          <w:pPr>
            <w:autoSpaceDE w:val="0"/>
            <w:ind w:firstLine="240"/>
          </w:pPr>
        </w:pPrChange>
      </w:pPr>
      <w:ins w:id="18035" w:author="mbeckerle" w:date="2013-02-19T12:42:00Z">
        <w:del w:id="18036" w:author="Steve Hanson" w:date="2013-03-14T17:49:00Z">
          <w:r w:rsidDel="00EB3EFA">
            <w:tab/>
            <w:delText>Validation error if &gt; maxOccurs occurrences found or defaulted</w:delText>
          </w:r>
          <w:bookmarkStart w:id="18037" w:name="_Toc361231474"/>
          <w:bookmarkStart w:id="18038" w:name="_Toc361232000"/>
          <w:bookmarkStart w:id="18039" w:name="_Toc362445298"/>
          <w:bookmarkStart w:id="18040" w:name="_Toc362452049"/>
          <w:bookmarkStart w:id="18041" w:name="_Toc362452598"/>
          <w:bookmarkStart w:id="18042" w:name="_Toc362453496"/>
          <w:bookmarkEnd w:id="18037"/>
          <w:bookmarkEnd w:id="18038"/>
          <w:bookmarkEnd w:id="18039"/>
          <w:bookmarkEnd w:id="18040"/>
          <w:bookmarkEnd w:id="18041"/>
          <w:bookmarkEnd w:id="18042"/>
        </w:del>
      </w:ins>
    </w:p>
    <w:p w14:paraId="56B18663" w14:textId="7BC07C61" w:rsidR="001E5E42" w:rsidDel="00EB3EFA" w:rsidRDefault="001E5E42">
      <w:pPr>
        <w:pStyle w:val="ExampleDFDL"/>
        <w:rPr>
          <w:ins w:id="18043" w:author="mbeckerle" w:date="2013-02-19T12:42:00Z"/>
          <w:del w:id="18044" w:author="Steve Hanson" w:date="2013-03-14T17:49:00Z"/>
        </w:rPr>
        <w:pPrChange w:id="18045" w:author="mbeckerle" w:date="2013-02-19T12:43:00Z">
          <w:pPr>
            <w:autoSpaceDE w:val="0"/>
          </w:pPr>
        </w:pPrChange>
      </w:pPr>
      <w:ins w:id="18046" w:author="mbeckerle" w:date="2013-02-19T12:42:00Z">
        <w:del w:id="18047" w:author="Steve Hanson" w:date="2013-03-14T17:49:00Z">
          <w:r w:rsidDel="00EB3EFA">
            <w:delText>Endif</w:delText>
          </w:r>
          <w:bookmarkStart w:id="18048" w:name="_Toc361231475"/>
          <w:bookmarkStart w:id="18049" w:name="_Toc361232001"/>
          <w:bookmarkStart w:id="18050" w:name="_Toc362445299"/>
          <w:bookmarkStart w:id="18051" w:name="_Toc362452050"/>
          <w:bookmarkStart w:id="18052" w:name="_Toc362452599"/>
          <w:bookmarkStart w:id="18053" w:name="_Toc362453497"/>
          <w:bookmarkEnd w:id="18048"/>
          <w:bookmarkEnd w:id="18049"/>
          <w:bookmarkEnd w:id="18050"/>
          <w:bookmarkEnd w:id="18051"/>
          <w:bookmarkEnd w:id="18052"/>
          <w:bookmarkEnd w:id="18053"/>
        </w:del>
      </w:ins>
    </w:p>
    <w:p w14:paraId="737D5A6E" w14:textId="2270930C" w:rsidR="001E5E42" w:rsidDel="00EB3EFA" w:rsidRDefault="001E5E42" w:rsidP="001E5E42">
      <w:pPr>
        <w:autoSpaceDE w:val="0"/>
        <w:rPr>
          <w:ins w:id="18054" w:author="mbeckerle" w:date="2013-02-19T12:42:00Z"/>
          <w:del w:id="18055" w:author="Steve Hanson" w:date="2013-03-14T17:49:00Z"/>
          <w:rFonts w:ascii="Courier New" w:hAnsi="Courier New" w:cs="Courier New"/>
          <w:color w:val="000000"/>
        </w:rPr>
      </w:pPr>
      <w:bookmarkStart w:id="18056" w:name="_Toc361231476"/>
      <w:bookmarkStart w:id="18057" w:name="_Toc361232002"/>
      <w:bookmarkStart w:id="18058" w:name="_Toc362445300"/>
      <w:bookmarkStart w:id="18059" w:name="_Toc362452051"/>
      <w:bookmarkStart w:id="18060" w:name="_Toc362452600"/>
      <w:bookmarkStart w:id="18061" w:name="_Toc362453498"/>
      <w:bookmarkEnd w:id="18056"/>
      <w:bookmarkEnd w:id="18057"/>
      <w:bookmarkEnd w:id="18058"/>
      <w:bookmarkEnd w:id="18059"/>
      <w:bookmarkEnd w:id="18060"/>
      <w:bookmarkEnd w:id="18061"/>
    </w:p>
    <w:p w14:paraId="2B031F54" w14:textId="53C5E5EF" w:rsidR="001E5E42" w:rsidDel="00EB3EFA" w:rsidRDefault="001E5E42" w:rsidP="001E5E42">
      <w:pPr>
        <w:autoSpaceDE w:val="0"/>
        <w:rPr>
          <w:ins w:id="18062" w:author="mbeckerle" w:date="2013-02-19T12:42:00Z"/>
          <w:del w:id="18063" w:author="Steve Hanson" w:date="2013-03-14T17:49:00Z"/>
          <w:rFonts w:cs="Arial"/>
          <w:color w:val="000000"/>
        </w:rPr>
      </w:pPr>
      <w:ins w:id="18064" w:author="mbeckerle" w:date="2013-02-19T12:42:00Z">
        <w:del w:id="18065" w:author="Steve Hanson" w:date="2013-03-14T17:49:00Z">
          <w:r w:rsidDel="00EB3EFA">
            <w:rPr>
              <w:rFonts w:cs="Arial"/>
              <w:color w:val="000000"/>
            </w:rPr>
            <w:delText xml:space="preserve">A ‘found occurrence’ is one that results in an item being added to the Infoset. Additionally, </w:delText>
          </w:r>
          <w:bookmarkStart w:id="18066" w:name="_Toc361231477"/>
          <w:bookmarkStart w:id="18067" w:name="_Toc361232003"/>
          <w:bookmarkStart w:id="18068" w:name="_Toc362445301"/>
          <w:bookmarkStart w:id="18069" w:name="_Toc362452052"/>
          <w:bookmarkStart w:id="18070" w:name="_Toc362452601"/>
          <w:bookmarkStart w:id="18071" w:name="_Toc362453499"/>
          <w:bookmarkEnd w:id="18066"/>
          <w:bookmarkEnd w:id="18067"/>
          <w:bookmarkEnd w:id="18068"/>
          <w:bookmarkEnd w:id="18069"/>
          <w:bookmarkEnd w:id="18070"/>
          <w:bookmarkEnd w:id="18071"/>
        </w:del>
      </w:ins>
    </w:p>
    <w:p w14:paraId="6D4BC75E" w14:textId="77AC0BE1" w:rsidR="001E5E42" w:rsidDel="00EB3EFA" w:rsidRDefault="001E5E42" w:rsidP="001E5E42">
      <w:pPr>
        <w:autoSpaceDE w:val="0"/>
        <w:rPr>
          <w:ins w:id="18072" w:author="mbeckerle" w:date="2013-02-19T12:42:00Z"/>
          <w:del w:id="18073" w:author="Steve Hanson" w:date="2013-03-14T17:49:00Z"/>
          <w:rFonts w:cs="Arial"/>
          <w:color w:val="000000"/>
        </w:rPr>
      </w:pPr>
      <w:ins w:id="18074" w:author="mbeckerle" w:date="2013-02-19T12:42:00Z">
        <w:del w:id="18075" w:author="Steve Hanson" w:date="2013-03-14T17:49:00Z">
          <w:r w:rsidDel="00EB3EFA">
            <w:rPr>
              <w:rFonts w:cs="Arial"/>
              <w:color w:val="000000"/>
            </w:rPr>
            <w:delText xml:space="preserve">the DFDL parser may apply a default value when it encounters an occurrence with an </w:delText>
          </w:r>
          <w:r w:rsidRPr="00611D8A" w:rsidDel="00EB3EFA">
            <w:rPr>
              <w:rFonts w:cs="Arial"/>
              <w:color w:val="000000"/>
            </w:rPr>
            <w:delText>empty representation</w:delText>
          </w:r>
          <w:r w:rsidDel="00EB3EFA">
            <w:rPr>
              <w:rFonts w:cs="Arial"/>
              <w:color w:val="000000"/>
            </w:rPr>
            <w:delText>, as described in section 2</w:delText>
          </w:r>
          <w:r w:rsidRPr="00611D8A" w:rsidDel="00EB3EFA">
            <w:rPr>
              <w:rFonts w:cs="Arial"/>
              <w:color w:val="000000"/>
            </w:rPr>
            <w:delText>.</w:delText>
          </w:r>
          <w:r w:rsidDel="00EB3EFA">
            <w:rPr>
              <w:rFonts w:cs="Arial"/>
              <w:color w:val="000000"/>
            </w:rPr>
            <w:delText xml:space="preserve"> </w:delText>
          </w:r>
          <w:bookmarkStart w:id="18076" w:name="_Toc361231478"/>
          <w:bookmarkStart w:id="18077" w:name="_Toc361232004"/>
          <w:bookmarkStart w:id="18078" w:name="_Toc362445302"/>
          <w:bookmarkStart w:id="18079" w:name="_Toc362452053"/>
          <w:bookmarkStart w:id="18080" w:name="_Toc362452602"/>
          <w:bookmarkStart w:id="18081" w:name="_Toc362453500"/>
          <w:bookmarkEnd w:id="18076"/>
          <w:bookmarkEnd w:id="18077"/>
          <w:bookmarkEnd w:id="18078"/>
          <w:bookmarkEnd w:id="18079"/>
          <w:bookmarkEnd w:id="18080"/>
          <w:bookmarkEnd w:id="18081"/>
        </w:del>
      </w:ins>
    </w:p>
    <w:p w14:paraId="1E359FC0" w14:textId="5290517E" w:rsidR="001E5E42" w:rsidRPr="00E01B87" w:rsidDel="00EB3EFA" w:rsidRDefault="00FC2BBA" w:rsidP="00520D72">
      <w:pPr>
        <w:pStyle w:val="Heading2"/>
        <w:rPr>
          <w:ins w:id="18082" w:author="mbeckerle" w:date="2013-02-19T12:42:00Z"/>
          <w:del w:id="18083" w:author="Steve Hanson" w:date="2013-03-14T17:50:00Z"/>
        </w:rPr>
      </w:pPr>
      <w:bookmarkStart w:id="18084" w:name="_Toc362452997"/>
      <w:ins w:id="18085" w:author="Steve Hanson" w:date="2013-03-15T17:02:00Z">
        <w:del w:id="18086" w:author="mbeckerle" w:date="2013-07-10T11:07:00Z">
          <w:r w:rsidDel="00A71DA5">
            <w:rPr>
              <w:color w:val="000000"/>
            </w:rPr>
            <w:delText xml:space="preserve">values of </w:delText>
          </w:r>
        </w:del>
      </w:ins>
      <w:commentRangeEnd w:id="17622"/>
      <w:del w:id="18087" w:author="mbeckerle" w:date="2013-07-10T11:07:00Z">
        <w:r w:rsidR="00520D72" w:rsidDel="00A71DA5">
          <w:rPr>
            <w:rStyle w:val="CommentReference"/>
          </w:rPr>
          <w:commentReference w:id="17622"/>
        </w:r>
      </w:del>
      <w:bookmarkStart w:id="18088" w:name="_Toc349042814"/>
      <w:ins w:id="18089" w:author="mbeckerle" w:date="2013-02-19T12:42:00Z">
        <w:del w:id="18090" w:author="Steve Hanson" w:date="2013-03-14T17:50:00Z">
          <w:r w:rsidR="001E5E42" w:rsidRPr="00E01B87" w:rsidDel="00EB3EFA">
            <w:delText>Unparsing</w:delText>
          </w:r>
        </w:del>
      </w:ins>
      <w:ins w:id="18091" w:author="mbeckerle" w:date="2013-02-19T12:44:00Z">
        <w:del w:id="18092" w:author="Steve Hanson" w:date="2013-03-14T17:50:00Z">
          <w:r w:rsidR="006D793B" w:rsidDel="00EB3EFA">
            <w:delText xml:space="preserve"> Arrays</w:delText>
          </w:r>
        </w:del>
      </w:ins>
      <w:bookmarkStart w:id="18093" w:name="_Toc351912894"/>
      <w:bookmarkStart w:id="18094" w:name="_Toc351914915"/>
      <w:bookmarkStart w:id="18095" w:name="_Toc351915381"/>
      <w:bookmarkStart w:id="18096" w:name="_Toc361231479"/>
      <w:bookmarkStart w:id="18097" w:name="_Toc361232005"/>
      <w:bookmarkStart w:id="18098" w:name="_Toc362445303"/>
      <w:bookmarkStart w:id="18099" w:name="_Toc362452054"/>
      <w:bookmarkStart w:id="18100" w:name="_Toc362452603"/>
      <w:bookmarkStart w:id="18101" w:name="_Toc362453501"/>
      <w:bookmarkEnd w:id="18088"/>
      <w:bookmarkEnd w:id="18093"/>
      <w:bookmarkEnd w:id="18094"/>
      <w:bookmarkEnd w:id="18095"/>
      <w:bookmarkEnd w:id="18096"/>
      <w:bookmarkEnd w:id="18097"/>
      <w:bookmarkEnd w:id="18098"/>
      <w:bookmarkEnd w:id="18099"/>
      <w:bookmarkEnd w:id="18100"/>
      <w:bookmarkEnd w:id="18084"/>
      <w:bookmarkEnd w:id="18101"/>
    </w:p>
    <w:p w14:paraId="117C6487" w14:textId="595D76E9" w:rsidR="001E5E42" w:rsidDel="00EB3EFA" w:rsidRDefault="001E5E42" w:rsidP="001E5E42">
      <w:pPr>
        <w:autoSpaceDE w:val="0"/>
        <w:rPr>
          <w:ins w:id="18102" w:author="mbeckerle" w:date="2013-02-19T12:42:00Z"/>
          <w:del w:id="18103" w:author="Steve Hanson" w:date="2013-03-14T17:50:00Z"/>
          <w:rFonts w:cs="Arial"/>
          <w:bCs/>
          <w:color w:val="000000"/>
        </w:rPr>
      </w:pPr>
      <w:ins w:id="18104" w:author="mbeckerle" w:date="2013-02-19T12:42:00Z">
        <w:del w:id="18105" w:author="Steve Hanson" w:date="2013-03-14T17:50:00Z">
          <w:r w:rsidDel="00EB3EFA">
            <w:rPr>
              <w:rFonts w:cs="Arial"/>
              <w:bCs/>
              <w:color w:val="000000"/>
            </w:rPr>
            <w:delText>The full behaviour for unparsing arrays and non-arrays is:</w:delText>
          </w:r>
          <w:bookmarkStart w:id="18106" w:name="_Toc351912895"/>
          <w:bookmarkStart w:id="18107" w:name="_Toc351914916"/>
          <w:bookmarkStart w:id="18108" w:name="_Toc351915382"/>
          <w:bookmarkStart w:id="18109" w:name="_Toc361231480"/>
          <w:bookmarkStart w:id="18110" w:name="_Toc361232006"/>
          <w:bookmarkStart w:id="18111" w:name="_Toc362445304"/>
          <w:bookmarkStart w:id="18112" w:name="_Toc362452055"/>
          <w:bookmarkStart w:id="18113" w:name="_Toc362452604"/>
          <w:bookmarkStart w:id="18114" w:name="_Toc362453502"/>
          <w:bookmarkEnd w:id="18106"/>
          <w:bookmarkEnd w:id="18107"/>
          <w:bookmarkEnd w:id="18108"/>
          <w:bookmarkEnd w:id="18109"/>
          <w:bookmarkEnd w:id="18110"/>
          <w:bookmarkEnd w:id="18111"/>
          <w:bookmarkEnd w:id="18112"/>
          <w:bookmarkEnd w:id="18113"/>
          <w:bookmarkEnd w:id="18114"/>
        </w:del>
      </w:ins>
    </w:p>
    <w:p w14:paraId="6C2955C6" w14:textId="71A7A52E" w:rsidR="001E5E42" w:rsidDel="00EB3EFA" w:rsidRDefault="001E5E42" w:rsidP="001E5E42">
      <w:pPr>
        <w:autoSpaceDE w:val="0"/>
        <w:rPr>
          <w:ins w:id="18115" w:author="mbeckerle" w:date="2013-02-19T12:42:00Z"/>
          <w:del w:id="18116" w:author="Steve Hanson" w:date="2013-03-14T17:50:00Z"/>
          <w:rFonts w:cs="Arial"/>
          <w:b/>
          <w:bCs/>
          <w:color w:val="000000"/>
        </w:rPr>
      </w:pPr>
      <w:bookmarkStart w:id="18117" w:name="_Toc351912896"/>
      <w:bookmarkStart w:id="18118" w:name="_Toc351914917"/>
      <w:bookmarkStart w:id="18119" w:name="_Toc351915383"/>
      <w:bookmarkStart w:id="18120" w:name="_Toc361231481"/>
      <w:bookmarkStart w:id="18121" w:name="_Toc361232007"/>
      <w:bookmarkStart w:id="18122" w:name="_Toc362445305"/>
      <w:bookmarkStart w:id="18123" w:name="_Toc362452056"/>
      <w:bookmarkStart w:id="18124" w:name="_Toc362452605"/>
      <w:bookmarkStart w:id="18125" w:name="_Toc362453503"/>
      <w:bookmarkEnd w:id="18117"/>
      <w:bookmarkEnd w:id="18118"/>
      <w:bookmarkEnd w:id="18119"/>
      <w:bookmarkEnd w:id="18120"/>
      <w:bookmarkEnd w:id="18121"/>
      <w:bookmarkEnd w:id="18122"/>
      <w:bookmarkEnd w:id="18123"/>
      <w:bookmarkEnd w:id="18124"/>
      <w:bookmarkEnd w:id="18125"/>
    </w:p>
    <w:p w14:paraId="08CC78C1" w14:textId="4778BC10" w:rsidR="001E5E42" w:rsidDel="00EB3EFA" w:rsidRDefault="001E5E42" w:rsidP="00520D72">
      <w:pPr>
        <w:pStyle w:val="ExampleDFDL"/>
        <w:rPr>
          <w:ins w:id="18126" w:author="mbeckerle" w:date="2013-02-19T12:42:00Z"/>
          <w:del w:id="18127" w:author="Steve Hanson" w:date="2013-03-14T17:50:00Z"/>
        </w:rPr>
      </w:pPr>
      <w:ins w:id="18128" w:author="mbeckerle" w:date="2013-02-19T12:42:00Z">
        <w:del w:id="18129" w:author="Steve Hanson" w:date="2013-03-14T17:50:00Z">
          <w:r w:rsidDel="00EB3EFA">
            <w:delText>If minOccurs = maxOccurs = 1</w:delText>
          </w:r>
          <w:bookmarkStart w:id="18130" w:name="_Toc351912897"/>
          <w:bookmarkStart w:id="18131" w:name="_Toc351914918"/>
          <w:bookmarkStart w:id="18132" w:name="_Toc351915384"/>
          <w:bookmarkStart w:id="18133" w:name="_Toc361231482"/>
          <w:bookmarkStart w:id="18134" w:name="_Toc361232008"/>
          <w:bookmarkStart w:id="18135" w:name="_Toc362445306"/>
          <w:bookmarkStart w:id="18136" w:name="_Toc362452057"/>
          <w:bookmarkStart w:id="18137" w:name="_Toc362452606"/>
          <w:bookmarkStart w:id="18138" w:name="_Toc362453504"/>
          <w:bookmarkEnd w:id="18130"/>
          <w:bookmarkEnd w:id="18131"/>
          <w:bookmarkEnd w:id="18132"/>
          <w:bookmarkEnd w:id="18133"/>
          <w:bookmarkEnd w:id="18134"/>
          <w:bookmarkEnd w:id="18135"/>
          <w:bookmarkEnd w:id="18136"/>
          <w:bookmarkEnd w:id="18137"/>
          <w:bookmarkEnd w:id="18138"/>
        </w:del>
      </w:ins>
    </w:p>
    <w:p w14:paraId="27414647" w14:textId="7DD39072" w:rsidR="001E5E42" w:rsidDel="00EB3EFA" w:rsidRDefault="001E5E42" w:rsidP="00520D72">
      <w:pPr>
        <w:pStyle w:val="ExampleDFDL"/>
        <w:rPr>
          <w:ins w:id="18139" w:author="mbeckerle" w:date="2013-02-19T12:42:00Z"/>
          <w:del w:id="18140" w:author="Steve Hanson" w:date="2013-03-14T17:50:00Z"/>
        </w:rPr>
      </w:pPr>
      <w:ins w:id="18141" w:author="mbeckerle" w:date="2013-02-19T12:42:00Z">
        <w:del w:id="18142" w:author="Steve Hanson" w:date="2013-03-14T17:50:00Z">
          <w:r w:rsidDel="00EB3EFA">
            <w:delText xml:space="preserve">  Expect exactly one occurrence</w:delText>
          </w:r>
          <w:bookmarkStart w:id="18143" w:name="_Toc351912898"/>
          <w:bookmarkStart w:id="18144" w:name="_Toc351914919"/>
          <w:bookmarkStart w:id="18145" w:name="_Toc351915385"/>
          <w:bookmarkStart w:id="18146" w:name="_Toc361231483"/>
          <w:bookmarkStart w:id="18147" w:name="_Toc361232009"/>
          <w:bookmarkStart w:id="18148" w:name="_Toc362445307"/>
          <w:bookmarkStart w:id="18149" w:name="_Toc362452058"/>
          <w:bookmarkStart w:id="18150" w:name="_Toc362452607"/>
          <w:bookmarkStart w:id="18151" w:name="_Toc362453505"/>
          <w:bookmarkEnd w:id="18143"/>
          <w:bookmarkEnd w:id="18144"/>
          <w:bookmarkEnd w:id="18145"/>
          <w:bookmarkEnd w:id="18146"/>
          <w:bookmarkEnd w:id="18147"/>
          <w:bookmarkEnd w:id="18148"/>
          <w:bookmarkEnd w:id="18149"/>
          <w:bookmarkEnd w:id="18150"/>
          <w:bookmarkEnd w:id="18151"/>
        </w:del>
      </w:ins>
    </w:p>
    <w:p w14:paraId="0E31D42F" w14:textId="38594F10" w:rsidR="001E5E42" w:rsidDel="00EB3EFA" w:rsidRDefault="001E5E42">
      <w:pPr>
        <w:pStyle w:val="ExampleDFDL"/>
        <w:rPr>
          <w:ins w:id="18152" w:author="mbeckerle" w:date="2013-02-19T12:42:00Z"/>
          <w:del w:id="18153" w:author="Steve Hanson" w:date="2013-03-14T17:50:00Z"/>
        </w:rPr>
        <w:pPrChange w:id="18154" w:author="mbeckerle" w:date="2013-02-19T12:44:00Z">
          <w:pPr>
            <w:autoSpaceDE w:val="0"/>
            <w:ind w:firstLine="240"/>
          </w:pPr>
        </w:pPrChange>
      </w:pPr>
      <w:ins w:id="18155" w:author="mbeckerle" w:date="2013-02-19T12:42:00Z">
        <w:del w:id="18156" w:author="Steve Hanson" w:date="2013-03-14T17:50:00Z">
          <w:r w:rsidDel="00EB3EFA">
            <w:delText>Processing error if no occurrence found or defaulted</w:delText>
          </w:r>
          <w:bookmarkStart w:id="18157" w:name="_Toc351912899"/>
          <w:bookmarkStart w:id="18158" w:name="_Toc351914920"/>
          <w:bookmarkStart w:id="18159" w:name="_Toc351915386"/>
          <w:bookmarkStart w:id="18160" w:name="_Toc361231484"/>
          <w:bookmarkStart w:id="18161" w:name="_Toc361232010"/>
          <w:bookmarkStart w:id="18162" w:name="_Toc362445308"/>
          <w:bookmarkStart w:id="18163" w:name="_Toc362452059"/>
          <w:bookmarkStart w:id="18164" w:name="_Toc362452608"/>
          <w:bookmarkStart w:id="18165" w:name="_Toc362453506"/>
          <w:bookmarkEnd w:id="18157"/>
          <w:bookmarkEnd w:id="18158"/>
          <w:bookmarkEnd w:id="18159"/>
          <w:bookmarkEnd w:id="18160"/>
          <w:bookmarkEnd w:id="18161"/>
          <w:bookmarkEnd w:id="18162"/>
          <w:bookmarkEnd w:id="18163"/>
          <w:bookmarkEnd w:id="18164"/>
          <w:bookmarkEnd w:id="18165"/>
        </w:del>
      </w:ins>
    </w:p>
    <w:p w14:paraId="28A5C001" w14:textId="553AF725" w:rsidR="001E5E42" w:rsidDel="00EB3EFA" w:rsidRDefault="001E5E42">
      <w:pPr>
        <w:pStyle w:val="ExampleDFDL"/>
        <w:rPr>
          <w:ins w:id="18166" w:author="mbeckerle" w:date="2013-02-19T12:42:00Z"/>
          <w:del w:id="18167" w:author="Steve Hanson" w:date="2013-03-14T17:50:00Z"/>
        </w:rPr>
        <w:pPrChange w:id="18168" w:author="mbeckerle" w:date="2013-02-19T12:44:00Z">
          <w:pPr>
            <w:autoSpaceDE w:val="0"/>
            <w:ind w:firstLine="240"/>
          </w:pPr>
        </w:pPrChange>
      </w:pPr>
      <w:ins w:id="18169" w:author="mbeckerle" w:date="2013-02-19T12:42:00Z">
        <w:del w:id="18170" w:author="Steve Hanson" w:date="2013-03-14T17:50:00Z">
          <w:r w:rsidDel="00EB3EFA">
            <w:delText>Processing error if more than 1 occurrence found</w:delText>
          </w:r>
          <w:bookmarkStart w:id="18171" w:name="_Toc351912900"/>
          <w:bookmarkStart w:id="18172" w:name="_Toc351914921"/>
          <w:bookmarkStart w:id="18173" w:name="_Toc351915387"/>
          <w:bookmarkStart w:id="18174" w:name="_Toc361231485"/>
          <w:bookmarkStart w:id="18175" w:name="_Toc361232011"/>
          <w:bookmarkStart w:id="18176" w:name="_Toc362445309"/>
          <w:bookmarkStart w:id="18177" w:name="_Toc362452060"/>
          <w:bookmarkStart w:id="18178" w:name="_Toc362452609"/>
          <w:bookmarkStart w:id="18179" w:name="_Toc362453507"/>
          <w:bookmarkEnd w:id="18171"/>
          <w:bookmarkEnd w:id="18172"/>
          <w:bookmarkEnd w:id="18173"/>
          <w:bookmarkEnd w:id="18174"/>
          <w:bookmarkEnd w:id="18175"/>
          <w:bookmarkEnd w:id="18176"/>
          <w:bookmarkEnd w:id="18177"/>
          <w:bookmarkEnd w:id="18178"/>
          <w:bookmarkEnd w:id="18179"/>
        </w:del>
      </w:ins>
    </w:p>
    <w:p w14:paraId="79C3B14A" w14:textId="6C5C2E6F" w:rsidR="001E5E42" w:rsidDel="00EB3EFA" w:rsidRDefault="001E5E42">
      <w:pPr>
        <w:pStyle w:val="ExampleDFDL"/>
        <w:rPr>
          <w:ins w:id="18180" w:author="mbeckerle" w:date="2013-02-19T12:42:00Z"/>
          <w:del w:id="18181" w:author="Steve Hanson" w:date="2013-03-14T17:50:00Z"/>
        </w:rPr>
        <w:pPrChange w:id="18182" w:author="mbeckerle" w:date="2013-02-19T12:44:00Z">
          <w:pPr>
            <w:autoSpaceDE w:val="0"/>
            <w:ind w:firstLine="240"/>
          </w:pPr>
        </w:pPrChange>
      </w:pPr>
      <w:ins w:id="18183" w:author="mbeckerle" w:date="2013-02-19T12:42:00Z">
        <w:del w:id="18184" w:author="Steve Hanson" w:date="2013-03-14T17:50:00Z">
          <w:r w:rsidDel="00EB3EFA">
            <w:delText>occursCountKind is never examined and need not be defined</w:delText>
          </w:r>
          <w:r w:rsidDel="00EB3EFA">
            <w:br/>
            <w:delText xml:space="preserve">Else </w:delText>
          </w:r>
          <w:bookmarkStart w:id="18185" w:name="_Toc351912901"/>
          <w:bookmarkStart w:id="18186" w:name="_Toc351914922"/>
          <w:bookmarkStart w:id="18187" w:name="_Toc351915388"/>
          <w:bookmarkStart w:id="18188" w:name="_Toc361231486"/>
          <w:bookmarkStart w:id="18189" w:name="_Toc361232012"/>
          <w:bookmarkStart w:id="18190" w:name="_Toc362445310"/>
          <w:bookmarkStart w:id="18191" w:name="_Toc362452061"/>
          <w:bookmarkStart w:id="18192" w:name="_Toc362452610"/>
          <w:bookmarkStart w:id="18193" w:name="_Toc362453508"/>
          <w:bookmarkEnd w:id="18185"/>
          <w:bookmarkEnd w:id="18186"/>
          <w:bookmarkEnd w:id="18187"/>
          <w:bookmarkEnd w:id="18188"/>
          <w:bookmarkEnd w:id="18189"/>
          <w:bookmarkEnd w:id="18190"/>
          <w:bookmarkEnd w:id="18191"/>
          <w:bookmarkEnd w:id="18192"/>
          <w:bookmarkEnd w:id="18193"/>
        </w:del>
      </w:ins>
    </w:p>
    <w:p w14:paraId="6375564C" w14:textId="276E3D08" w:rsidR="001E5E42" w:rsidDel="00EB3EFA" w:rsidRDefault="001E5E42">
      <w:pPr>
        <w:pStyle w:val="ExampleDFDL"/>
        <w:rPr>
          <w:ins w:id="18194" w:author="mbeckerle" w:date="2013-02-19T12:42:00Z"/>
          <w:del w:id="18195" w:author="Steve Hanson" w:date="2013-03-14T17:50:00Z"/>
        </w:rPr>
        <w:pPrChange w:id="18196" w:author="mbeckerle" w:date="2013-02-19T12:44:00Z">
          <w:pPr>
            <w:autoSpaceDE w:val="0"/>
            <w:ind w:firstLine="240"/>
          </w:pPr>
        </w:pPrChange>
      </w:pPr>
      <w:ins w:id="18197" w:author="mbeckerle" w:date="2013-02-19T12:42:00Z">
        <w:del w:id="18198" w:author="Steve Hanson" w:date="2013-03-14T17:50:00Z">
          <w:r w:rsidDel="00EB3EFA">
            <w:delText xml:space="preserve">Select occursCountKind </w:delText>
          </w:r>
          <w:r w:rsidDel="00EB3EFA">
            <w:br/>
            <w:delText xml:space="preserve">    Case: fixed</w:delText>
          </w:r>
          <w:bookmarkStart w:id="18199" w:name="_Toc351912902"/>
          <w:bookmarkStart w:id="18200" w:name="_Toc351914923"/>
          <w:bookmarkStart w:id="18201" w:name="_Toc351915389"/>
          <w:bookmarkStart w:id="18202" w:name="_Toc361231487"/>
          <w:bookmarkStart w:id="18203" w:name="_Toc361232013"/>
          <w:bookmarkStart w:id="18204" w:name="_Toc362445311"/>
          <w:bookmarkStart w:id="18205" w:name="_Toc362452062"/>
          <w:bookmarkStart w:id="18206" w:name="_Toc362452611"/>
          <w:bookmarkStart w:id="18207" w:name="_Toc362453509"/>
          <w:bookmarkEnd w:id="18199"/>
          <w:bookmarkEnd w:id="18200"/>
          <w:bookmarkEnd w:id="18201"/>
          <w:bookmarkEnd w:id="18202"/>
          <w:bookmarkEnd w:id="18203"/>
          <w:bookmarkEnd w:id="18204"/>
          <w:bookmarkEnd w:id="18205"/>
          <w:bookmarkEnd w:id="18206"/>
          <w:bookmarkEnd w:id="18207"/>
        </w:del>
      </w:ins>
    </w:p>
    <w:p w14:paraId="277C8989" w14:textId="4B28142D" w:rsidR="001E5E42" w:rsidDel="00EB3EFA" w:rsidRDefault="001E5E42">
      <w:pPr>
        <w:pStyle w:val="ExampleDFDL"/>
        <w:rPr>
          <w:ins w:id="18208" w:author="mbeckerle" w:date="2013-02-19T12:42:00Z"/>
          <w:del w:id="18209" w:author="Steve Hanson" w:date="2013-03-14T17:50:00Z"/>
        </w:rPr>
        <w:pPrChange w:id="18210" w:author="mbeckerle" w:date="2013-02-19T12:44:00Z">
          <w:pPr>
            <w:autoSpaceDE w:val="0"/>
            <w:ind w:firstLine="240"/>
          </w:pPr>
        </w:pPrChange>
      </w:pPr>
      <w:ins w:id="18211" w:author="mbeckerle" w:date="2013-02-19T12:42:00Z">
        <w:del w:id="18212" w:author="Steve Hanson" w:date="2013-03-14T17:50:00Z">
          <w:r w:rsidDel="00EB3EFA">
            <w:delText xml:space="preserve">    Schema definition error if minOccurs &lt;&gt; maxOccurs</w:delText>
          </w:r>
          <w:bookmarkStart w:id="18213" w:name="_Toc351912903"/>
          <w:bookmarkStart w:id="18214" w:name="_Toc351914924"/>
          <w:bookmarkStart w:id="18215" w:name="_Toc351915390"/>
          <w:bookmarkStart w:id="18216" w:name="_Toc361231488"/>
          <w:bookmarkStart w:id="18217" w:name="_Toc361232014"/>
          <w:bookmarkStart w:id="18218" w:name="_Toc362445312"/>
          <w:bookmarkStart w:id="18219" w:name="_Toc362452063"/>
          <w:bookmarkStart w:id="18220" w:name="_Toc362452612"/>
          <w:bookmarkStart w:id="18221" w:name="_Toc362453510"/>
          <w:bookmarkEnd w:id="18213"/>
          <w:bookmarkEnd w:id="18214"/>
          <w:bookmarkEnd w:id="18215"/>
          <w:bookmarkEnd w:id="18216"/>
          <w:bookmarkEnd w:id="18217"/>
          <w:bookmarkEnd w:id="18218"/>
          <w:bookmarkEnd w:id="18219"/>
          <w:bookmarkEnd w:id="18220"/>
          <w:bookmarkEnd w:id="18221"/>
        </w:del>
      </w:ins>
    </w:p>
    <w:p w14:paraId="6FB52422" w14:textId="5B9AEBFF" w:rsidR="001E5E42" w:rsidDel="00EB3EFA" w:rsidRDefault="001E5E42" w:rsidP="00520D72">
      <w:pPr>
        <w:pStyle w:val="ExampleDFDL"/>
        <w:rPr>
          <w:ins w:id="18222" w:author="mbeckerle" w:date="2013-02-19T12:42:00Z"/>
          <w:del w:id="18223" w:author="Steve Hanson" w:date="2013-03-14T17:50:00Z"/>
        </w:rPr>
      </w:pPr>
      <w:ins w:id="18224" w:author="mbeckerle" w:date="2013-02-19T12:42:00Z">
        <w:del w:id="18225" w:author="Steve Hanson" w:date="2013-03-14T17:50:00Z">
          <w:r w:rsidDel="00EB3EFA">
            <w:delText xml:space="preserve">      Expect maxOccurs occurrences</w:delText>
          </w:r>
          <w:bookmarkStart w:id="18226" w:name="_Toc351912904"/>
          <w:bookmarkStart w:id="18227" w:name="_Toc351914925"/>
          <w:bookmarkStart w:id="18228" w:name="_Toc351915391"/>
          <w:bookmarkStart w:id="18229" w:name="_Toc361231489"/>
          <w:bookmarkStart w:id="18230" w:name="_Toc361232015"/>
          <w:bookmarkStart w:id="18231" w:name="_Toc362445313"/>
          <w:bookmarkStart w:id="18232" w:name="_Toc362452064"/>
          <w:bookmarkStart w:id="18233" w:name="_Toc362452613"/>
          <w:bookmarkStart w:id="18234" w:name="_Toc362453511"/>
          <w:bookmarkEnd w:id="18226"/>
          <w:bookmarkEnd w:id="18227"/>
          <w:bookmarkEnd w:id="18228"/>
          <w:bookmarkEnd w:id="18229"/>
          <w:bookmarkEnd w:id="18230"/>
          <w:bookmarkEnd w:id="18231"/>
          <w:bookmarkEnd w:id="18232"/>
          <w:bookmarkEnd w:id="18233"/>
          <w:bookmarkEnd w:id="18234"/>
        </w:del>
      </w:ins>
    </w:p>
    <w:p w14:paraId="1338249D" w14:textId="615C73D2" w:rsidR="001E5E42" w:rsidDel="00EB3EFA" w:rsidRDefault="001E5E42" w:rsidP="00520D72">
      <w:pPr>
        <w:pStyle w:val="ExampleDFDL"/>
        <w:rPr>
          <w:ins w:id="18235" w:author="mbeckerle" w:date="2013-02-19T12:42:00Z"/>
          <w:del w:id="18236" w:author="Steve Hanson" w:date="2013-03-14T17:50:00Z"/>
        </w:rPr>
      </w:pPr>
      <w:ins w:id="18237" w:author="mbeckerle" w:date="2013-02-19T12:42:00Z">
        <w:del w:id="18238" w:author="Steve Hanson" w:date="2013-03-14T17:50:00Z">
          <w:r w:rsidDel="00EB3EFA">
            <w:delText xml:space="preserve">      Processing error if &lt; minOccurs occurrences found or defaulted</w:delText>
          </w:r>
          <w:bookmarkStart w:id="18239" w:name="_Toc351912905"/>
          <w:bookmarkStart w:id="18240" w:name="_Toc351914926"/>
          <w:bookmarkStart w:id="18241" w:name="_Toc351915392"/>
          <w:bookmarkStart w:id="18242" w:name="_Toc361231490"/>
          <w:bookmarkStart w:id="18243" w:name="_Toc361232016"/>
          <w:bookmarkStart w:id="18244" w:name="_Toc362445314"/>
          <w:bookmarkStart w:id="18245" w:name="_Toc362452065"/>
          <w:bookmarkStart w:id="18246" w:name="_Toc362452614"/>
          <w:bookmarkStart w:id="18247" w:name="_Toc362453512"/>
          <w:bookmarkEnd w:id="18239"/>
          <w:bookmarkEnd w:id="18240"/>
          <w:bookmarkEnd w:id="18241"/>
          <w:bookmarkEnd w:id="18242"/>
          <w:bookmarkEnd w:id="18243"/>
          <w:bookmarkEnd w:id="18244"/>
          <w:bookmarkEnd w:id="18245"/>
          <w:bookmarkEnd w:id="18246"/>
          <w:bookmarkEnd w:id="18247"/>
        </w:del>
      </w:ins>
    </w:p>
    <w:p w14:paraId="6BE1630A" w14:textId="0FAF2353" w:rsidR="001E5E42" w:rsidDel="00EB3EFA" w:rsidRDefault="001E5E42">
      <w:pPr>
        <w:pStyle w:val="ExampleDFDL"/>
        <w:rPr>
          <w:ins w:id="18248" w:author="mbeckerle" w:date="2013-02-19T12:42:00Z"/>
          <w:del w:id="18249" w:author="Steve Hanson" w:date="2013-03-14T17:50:00Z"/>
        </w:rPr>
        <w:pPrChange w:id="18250" w:author="mbeckerle" w:date="2013-02-19T12:44:00Z">
          <w:pPr>
            <w:autoSpaceDE w:val="0"/>
            <w:ind w:firstLine="240"/>
          </w:pPr>
        </w:pPrChange>
      </w:pPr>
      <w:ins w:id="18251" w:author="mbeckerle" w:date="2013-02-19T12:42:00Z">
        <w:del w:id="18252" w:author="Steve Hanson" w:date="2013-03-14T17:50:00Z">
          <w:r w:rsidDel="00EB3EFA">
            <w:delText xml:space="preserve">    Processing error if &gt; maxOccurs occurrences found </w:delText>
          </w:r>
          <w:bookmarkStart w:id="18253" w:name="_Toc351912906"/>
          <w:bookmarkStart w:id="18254" w:name="_Toc351914927"/>
          <w:bookmarkStart w:id="18255" w:name="_Toc351915393"/>
          <w:bookmarkStart w:id="18256" w:name="_Toc361231491"/>
          <w:bookmarkStart w:id="18257" w:name="_Toc361232017"/>
          <w:bookmarkStart w:id="18258" w:name="_Toc362445315"/>
          <w:bookmarkStart w:id="18259" w:name="_Toc362452066"/>
          <w:bookmarkStart w:id="18260" w:name="_Toc362452615"/>
          <w:bookmarkStart w:id="18261" w:name="_Toc362453513"/>
          <w:bookmarkEnd w:id="18253"/>
          <w:bookmarkEnd w:id="18254"/>
          <w:bookmarkEnd w:id="18255"/>
          <w:bookmarkEnd w:id="18256"/>
          <w:bookmarkEnd w:id="18257"/>
          <w:bookmarkEnd w:id="18258"/>
          <w:bookmarkEnd w:id="18259"/>
          <w:bookmarkEnd w:id="18260"/>
          <w:bookmarkEnd w:id="18261"/>
        </w:del>
      </w:ins>
    </w:p>
    <w:p w14:paraId="40A165D4" w14:textId="4CEAE4BE" w:rsidR="001E5E42" w:rsidDel="00EB3EFA" w:rsidRDefault="001E5E42">
      <w:pPr>
        <w:pStyle w:val="ExampleDFDL"/>
        <w:rPr>
          <w:ins w:id="18262" w:author="mbeckerle" w:date="2013-02-19T12:42:00Z"/>
          <w:del w:id="18263" w:author="Steve Hanson" w:date="2013-03-14T17:50:00Z"/>
        </w:rPr>
        <w:pPrChange w:id="18264" w:author="mbeckerle" w:date="2013-02-19T12:44:00Z">
          <w:pPr>
            <w:autoSpaceDE w:val="0"/>
            <w:ind w:firstLine="240"/>
          </w:pPr>
        </w:pPrChange>
      </w:pPr>
      <w:ins w:id="18265" w:author="mbeckerle" w:date="2013-02-19T12:42:00Z">
        <w:del w:id="18266" w:author="Steve Hanson" w:date="2013-03-14T17:50:00Z">
          <w:r w:rsidDel="00EB3EFA">
            <w:delText xml:space="preserve">  Case: implicit</w:delText>
          </w:r>
          <w:bookmarkStart w:id="18267" w:name="_Toc351912907"/>
          <w:bookmarkStart w:id="18268" w:name="_Toc351914928"/>
          <w:bookmarkStart w:id="18269" w:name="_Toc351915394"/>
          <w:bookmarkStart w:id="18270" w:name="_Toc361231492"/>
          <w:bookmarkStart w:id="18271" w:name="_Toc361232018"/>
          <w:bookmarkStart w:id="18272" w:name="_Toc362445316"/>
          <w:bookmarkStart w:id="18273" w:name="_Toc362452067"/>
          <w:bookmarkStart w:id="18274" w:name="_Toc362452616"/>
          <w:bookmarkStart w:id="18275" w:name="_Toc362453514"/>
          <w:bookmarkEnd w:id="18267"/>
          <w:bookmarkEnd w:id="18268"/>
          <w:bookmarkEnd w:id="18269"/>
          <w:bookmarkEnd w:id="18270"/>
          <w:bookmarkEnd w:id="18271"/>
          <w:bookmarkEnd w:id="18272"/>
          <w:bookmarkEnd w:id="18273"/>
          <w:bookmarkEnd w:id="18274"/>
          <w:bookmarkEnd w:id="18275"/>
        </w:del>
      </w:ins>
    </w:p>
    <w:p w14:paraId="0ACC3EC6" w14:textId="6A5632B3" w:rsidR="001E5E42" w:rsidDel="00EB3EFA" w:rsidRDefault="001E5E42">
      <w:pPr>
        <w:pStyle w:val="ExampleDFDL"/>
        <w:rPr>
          <w:ins w:id="18276" w:author="mbeckerle" w:date="2013-02-19T12:42:00Z"/>
          <w:del w:id="18277" w:author="Steve Hanson" w:date="2013-03-14T17:50:00Z"/>
        </w:rPr>
        <w:pPrChange w:id="18278" w:author="mbeckerle" w:date="2013-02-19T12:44:00Z">
          <w:pPr>
            <w:autoSpaceDE w:val="0"/>
            <w:ind w:firstLine="240"/>
          </w:pPr>
        </w:pPrChange>
      </w:pPr>
      <w:ins w:id="18279" w:author="mbeckerle" w:date="2013-02-19T12:42:00Z">
        <w:del w:id="18280" w:author="Steve Hanson" w:date="2013-03-14T17:50:00Z">
          <w:r w:rsidDel="00EB3EFA">
            <w:delText xml:space="preserve">    Expect up to maxOccurs occurrences  </w:delText>
          </w:r>
          <w:bookmarkStart w:id="18281" w:name="_Toc351912908"/>
          <w:bookmarkStart w:id="18282" w:name="_Toc351914929"/>
          <w:bookmarkStart w:id="18283" w:name="_Toc351915395"/>
          <w:bookmarkStart w:id="18284" w:name="_Toc361231493"/>
          <w:bookmarkStart w:id="18285" w:name="_Toc361232019"/>
          <w:bookmarkStart w:id="18286" w:name="_Toc362445317"/>
          <w:bookmarkStart w:id="18287" w:name="_Toc362452068"/>
          <w:bookmarkStart w:id="18288" w:name="_Toc362452617"/>
          <w:bookmarkStart w:id="18289" w:name="_Toc362453515"/>
          <w:bookmarkEnd w:id="18281"/>
          <w:bookmarkEnd w:id="18282"/>
          <w:bookmarkEnd w:id="18283"/>
          <w:bookmarkEnd w:id="18284"/>
          <w:bookmarkEnd w:id="18285"/>
          <w:bookmarkEnd w:id="18286"/>
          <w:bookmarkEnd w:id="18287"/>
          <w:bookmarkEnd w:id="18288"/>
          <w:bookmarkEnd w:id="18289"/>
        </w:del>
      </w:ins>
    </w:p>
    <w:p w14:paraId="5890F3B7" w14:textId="07E3E987" w:rsidR="001E5E42" w:rsidDel="00EB3EFA" w:rsidRDefault="001E5E42" w:rsidP="00520D72">
      <w:pPr>
        <w:pStyle w:val="ExampleDFDL"/>
        <w:rPr>
          <w:ins w:id="18290" w:author="mbeckerle" w:date="2013-02-19T12:42:00Z"/>
          <w:del w:id="18291" w:author="Steve Hanson" w:date="2013-03-14T17:50:00Z"/>
        </w:rPr>
      </w:pPr>
      <w:ins w:id="18292" w:author="mbeckerle" w:date="2013-02-19T12:42:00Z">
        <w:del w:id="18293" w:author="Steve Hanson" w:date="2013-03-14T17:50:00Z">
          <w:r w:rsidDel="00EB3EFA">
            <w:delText xml:space="preserve">      Processing error if &lt; minOccurs occurrences found or defaulted</w:delText>
          </w:r>
          <w:bookmarkStart w:id="18294" w:name="_Toc351912909"/>
          <w:bookmarkStart w:id="18295" w:name="_Toc351914930"/>
          <w:bookmarkStart w:id="18296" w:name="_Toc351915396"/>
          <w:bookmarkStart w:id="18297" w:name="_Toc361231494"/>
          <w:bookmarkStart w:id="18298" w:name="_Toc361232020"/>
          <w:bookmarkStart w:id="18299" w:name="_Toc362445318"/>
          <w:bookmarkStart w:id="18300" w:name="_Toc362452069"/>
          <w:bookmarkStart w:id="18301" w:name="_Toc362452618"/>
          <w:bookmarkStart w:id="18302" w:name="_Toc362453516"/>
          <w:bookmarkEnd w:id="18294"/>
          <w:bookmarkEnd w:id="18295"/>
          <w:bookmarkEnd w:id="18296"/>
          <w:bookmarkEnd w:id="18297"/>
          <w:bookmarkEnd w:id="18298"/>
          <w:bookmarkEnd w:id="18299"/>
          <w:bookmarkEnd w:id="18300"/>
          <w:bookmarkEnd w:id="18301"/>
          <w:bookmarkEnd w:id="18302"/>
        </w:del>
      </w:ins>
    </w:p>
    <w:p w14:paraId="4BE29FC0" w14:textId="4D82941E" w:rsidR="001E5E42" w:rsidDel="00EB3EFA" w:rsidRDefault="001E5E42">
      <w:pPr>
        <w:pStyle w:val="ExampleDFDL"/>
        <w:rPr>
          <w:ins w:id="18303" w:author="mbeckerle" w:date="2013-02-19T12:42:00Z"/>
          <w:del w:id="18304" w:author="Steve Hanson" w:date="2013-03-14T17:50:00Z"/>
        </w:rPr>
        <w:pPrChange w:id="18305" w:author="mbeckerle" w:date="2013-02-19T12:44:00Z">
          <w:pPr>
            <w:autoSpaceDE w:val="0"/>
            <w:ind w:firstLine="240"/>
          </w:pPr>
        </w:pPrChange>
      </w:pPr>
      <w:ins w:id="18306" w:author="mbeckerle" w:date="2013-02-19T12:42:00Z">
        <w:del w:id="18307" w:author="Steve Hanson" w:date="2013-03-14T17:50:00Z">
          <w:r w:rsidDel="00EB3EFA">
            <w:delText xml:space="preserve">    Processing error if &gt; maxOccurs occurrences found </w:delText>
          </w:r>
          <w:bookmarkStart w:id="18308" w:name="_Toc351912910"/>
          <w:bookmarkStart w:id="18309" w:name="_Toc351914931"/>
          <w:bookmarkStart w:id="18310" w:name="_Toc351915397"/>
          <w:bookmarkStart w:id="18311" w:name="_Toc361231495"/>
          <w:bookmarkStart w:id="18312" w:name="_Toc361232021"/>
          <w:bookmarkStart w:id="18313" w:name="_Toc362445319"/>
          <w:bookmarkStart w:id="18314" w:name="_Toc362452070"/>
          <w:bookmarkStart w:id="18315" w:name="_Toc362452619"/>
          <w:bookmarkStart w:id="18316" w:name="_Toc362453517"/>
          <w:bookmarkEnd w:id="18308"/>
          <w:bookmarkEnd w:id="18309"/>
          <w:bookmarkEnd w:id="18310"/>
          <w:bookmarkEnd w:id="18311"/>
          <w:bookmarkEnd w:id="18312"/>
          <w:bookmarkEnd w:id="18313"/>
          <w:bookmarkEnd w:id="18314"/>
          <w:bookmarkEnd w:id="18315"/>
          <w:bookmarkEnd w:id="18316"/>
        </w:del>
      </w:ins>
    </w:p>
    <w:p w14:paraId="501774A5" w14:textId="257925F5" w:rsidR="001E5E42" w:rsidDel="00EB3EFA" w:rsidRDefault="001E5E42" w:rsidP="00520D72">
      <w:pPr>
        <w:pStyle w:val="ExampleDFDL"/>
        <w:rPr>
          <w:ins w:id="18317" w:author="mbeckerle" w:date="2013-02-19T12:42:00Z"/>
          <w:del w:id="18318" w:author="Steve Hanson" w:date="2013-03-14T17:50:00Z"/>
        </w:rPr>
      </w:pPr>
      <w:ins w:id="18319" w:author="mbeckerle" w:date="2013-02-19T12:42:00Z">
        <w:del w:id="18320" w:author="Steve Hanson" w:date="2013-03-14T17:50:00Z">
          <w:r w:rsidDel="00EB3EFA">
            <w:delText xml:space="preserve">    Case: parsed, expression</w:delText>
          </w:r>
          <w:bookmarkStart w:id="18321" w:name="_Toc351912911"/>
          <w:bookmarkStart w:id="18322" w:name="_Toc351914932"/>
          <w:bookmarkStart w:id="18323" w:name="_Toc351915398"/>
          <w:bookmarkStart w:id="18324" w:name="_Toc361231496"/>
          <w:bookmarkStart w:id="18325" w:name="_Toc361232022"/>
          <w:bookmarkStart w:id="18326" w:name="_Toc362445320"/>
          <w:bookmarkStart w:id="18327" w:name="_Toc362452071"/>
          <w:bookmarkStart w:id="18328" w:name="_Toc362452620"/>
          <w:bookmarkStart w:id="18329" w:name="_Toc362453518"/>
          <w:bookmarkEnd w:id="18321"/>
          <w:bookmarkEnd w:id="18322"/>
          <w:bookmarkEnd w:id="18323"/>
          <w:bookmarkEnd w:id="18324"/>
          <w:bookmarkEnd w:id="18325"/>
          <w:bookmarkEnd w:id="18326"/>
          <w:bookmarkEnd w:id="18327"/>
          <w:bookmarkEnd w:id="18328"/>
          <w:bookmarkEnd w:id="18329"/>
        </w:del>
      </w:ins>
    </w:p>
    <w:p w14:paraId="2EE2CD5C" w14:textId="49FB86D2" w:rsidR="001E5E42" w:rsidDel="00EB3EFA" w:rsidRDefault="001E5E42" w:rsidP="00520D72">
      <w:pPr>
        <w:pStyle w:val="ExampleDFDL"/>
        <w:rPr>
          <w:ins w:id="18330" w:author="mbeckerle" w:date="2013-02-19T12:42:00Z"/>
          <w:del w:id="18331" w:author="Steve Hanson" w:date="2013-03-14T17:50:00Z"/>
        </w:rPr>
      </w:pPr>
      <w:ins w:id="18332" w:author="mbeckerle" w:date="2013-02-19T12:42:00Z">
        <w:del w:id="18333" w:author="Steve Hanson" w:date="2013-03-14T17:50:00Z">
          <w:r w:rsidDel="00EB3EFA">
            <w:delText xml:space="preserve">      Expect any number of occurrences </w:delText>
          </w:r>
          <w:bookmarkStart w:id="18334" w:name="_Toc351912912"/>
          <w:bookmarkStart w:id="18335" w:name="_Toc351914933"/>
          <w:bookmarkStart w:id="18336" w:name="_Toc351915399"/>
          <w:bookmarkStart w:id="18337" w:name="_Toc361231497"/>
          <w:bookmarkStart w:id="18338" w:name="_Toc361232023"/>
          <w:bookmarkStart w:id="18339" w:name="_Toc362445321"/>
          <w:bookmarkStart w:id="18340" w:name="_Toc362452072"/>
          <w:bookmarkStart w:id="18341" w:name="_Toc362452621"/>
          <w:bookmarkStart w:id="18342" w:name="_Toc362453519"/>
          <w:bookmarkEnd w:id="18334"/>
          <w:bookmarkEnd w:id="18335"/>
          <w:bookmarkEnd w:id="18336"/>
          <w:bookmarkEnd w:id="18337"/>
          <w:bookmarkEnd w:id="18338"/>
          <w:bookmarkEnd w:id="18339"/>
          <w:bookmarkEnd w:id="18340"/>
          <w:bookmarkEnd w:id="18341"/>
          <w:bookmarkEnd w:id="18342"/>
        </w:del>
      </w:ins>
    </w:p>
    <w:p w14:paraId="4DED2015" w14:textId="516FFC3B" w:rsidR="001E5E42" w:rsidDel="00EB3EFA" w:rsidRDefault="001E5E42" w:rsidP="00520D72">
      <w:pPr>
        <w:pStyle w:val="ExampleDFDL"/>
        <w:rPr>
          <w:ins w:id="18343" w:author="mbeckerle" w:date="2013-02-19T12:42:00Z"/>
          <w:del w:id="18344" w:author="Steve Hanson" w:date="2013-03-14T17:50:00Z"/>
        </w:rPr>
      </w:pPr>
      <w:ins w:id="18345" w:author="mbeckerle" w:date="2013-02-19T12:42:00Z">
        <w:del w:id="18346" w:author="Steve Hanson" w:date="2013-03-14T17:50:00Z">
          <w:r w:rsidDel="00EB3EFA">
            <w:delText xml:space="preserve">      Validation error if &lt; minOccurs occurrences found or defaulted</w:delText>
          </w:r>
          <w:bookmarkStart w:id="18347" w:name="_Toc351912913"/>
          <w:bookmarkStart w:id="18348" w:name="_Toc351914934"/>
          <w:bookmarkStart w:id="18349" w:name="_Toc351915400"/>
          <w:bookmarkStart w:id="18350" w:name="_Toc361231498"/>
          <w:bookmarkStart w:id="18351" w:name="_Toc361232024"/>
          <w:bookmarkStart w:id="18352" w:name="_Toc362445322"/>
          <w:bookmarkStart w:id="18353" w:name="_Toc362452073"/>
          <w:bookmarkStart w:id="18354" w:name="_Toc362452622"/>
          <w:bookmarkStart w:id="18355" w:name="_Toc362453520"/>
          <w:bookmarkEnd w:id="18347"/>
          <w:bookmarkEnd w:id="18348"/>
          <w:bookmarkEnd w:id="18349"/>
          <w:bookmarkEnd w:id="18350"/>
          <w:bookmarkEnd w:id="18351"/>
          <w:bookmarkEnd w:id="18352"/>
          <w:bookmarkEnd w:id="18353"/>
          <w:bookmarkEnd w:id="18354"/>
          <w:bookmarkEnd w:id="18355"/>
        </w:del>
      </w:ins>
    </w:p>
    <w:p w14:paraId="1CF4A16B" w14:textId="6929B9B3" w:rsidR="001E5E42" w:rsidDel="00EB3EFA" w:rsidRDefault="001E5E42" w:rsidP="00520D72">
      <w:pPr>
        <w:pStyle w:val="ExampleDFDL"/>
        <w:rPr>
          <w:ins w:id="18356" w:author="mbeckerle" w:date="2013-02-19T12:42:00Z"/>
          <w:del w:id="18357" w:author="Steve Hanson" w:date="2013-03-14T17:50:00Z"/>
        </w:rPr>
      </w:pPr>
      <w:ins w:id="18358" w:author="mbeckerle" w:date="2013-02-19T12:42:00Z">
        <w:del w:id="18359" w:author="Steve Hanson" w:date="2013-03-14T17:50:00Z">
          <w:r w:rsidDel="00EB3EFA">
            <w:delText xml:space="preserve">      Validation error if &gt; maxOccurs</w:delText>
          </w:r>
          <w:r w:rsidRPr="00DA0BB9" w:rsidDel="00EB3EFA">
            <w:delText xml:space="preserve"> </w:delText>
          </w:r>
          <w:r w:rsidDel="00EB3EFA">
            <w:delText>occurrences found</w:delText>
          </w:r>
          <w:bookmarkStart w:id="18360" w:name="_Toc351912914"/>
          <w:bookmarkStart w:id="18361" w:name="_Toc351914935"/>
          <w:bookmarkStart w:id="18362" w:name="_Toc351915401"/>
          <w:bookmarkStart w:id="18363" w:name="_Toc361231499"/>
          <w:bookmarkStart w:id="18364" w:name="_Toc361232025"/>
          <w:bookmarkStart w:id="18365" w:name="_Toc362445323"/>
          <w:bookmarkStart w:id="18366" w:name="_Toc362452074"/>
          <w:bookmarkStart w:id="18367" w:name="_Toc362452623"/>
          <w:bookmarkStart w:id="18368" w:name="_Toc362453521"/>
          <w:bookmarkEnd w:id="18360"/>
          <w:bookmarkEnd w:id="18361"/>
          <w:bookmarkEnd w:id="18362"/>
          <w:bookmarkEnd w:id="18363"/>
          <w:bookmarkEnd w:id="18364"/>
          <w:bookmarkEnd w:id="18365"/>
          <w:bookmarkEnd w:id="18366"/>
          <w:bookmarkEnd w:id="18367"/>
          <w:bookmarkEnd w:id="18368"/>
        </w:del>
      </w:ins>
    </w:p>
    <w:p w14:paraId="6FE14CE7" w14:textId="00C5F175" w:rsidR="001E5E42" w:rsidDel="00EB3EFA" w:rsidRDefault="001E5E42" w:rsidP="00520D72">
      <w:pPr>
        <w:pStyle w:val="ExampleDFDL"/>
        <w:rPr>
          <w:ins w:id="18369" w:author="mbeckerle" w:date="2013-02-19T12:42:00Z"/>
          <w:del w:id="18370" w:author="Steve Hanson" w:date="2013-03-14T17:50:00Z"/>
        </w:rPr>
      </w:pPr>
      <w:ins w:id="18371" w:author="mbeckerle" w:date="2013-02-19T12:42:00Z">
        <w:del w:id="18372" w:author="Steve Hanson" w:date="2013-03-14T17:50:00Z">
          <w:r w:rsidDel="00EB3EFA">
            <w:delText xml:space="preserve">    Case: stopValue</w:delText>
          </w:r>
          <w:bookmarkStart w:id="18373" w:name="_Toc351912915"/>
          <w:bookmarkStart w:id="18374" w:name="_Toc351914936"/>
          <w:bookmarkStart w:id="18375" w:name="_Toc351915402"/>
          <w:bookmarkStart w:id="18376" w:name="_Toc361231500"/>
          <w:bookmarkStart w:id="18377" w:name="_Toc361232026"/>
          <w:bookmarkStart w:id="18378" w:name="_Toc362445324"/>
          <w:bookmarkStart w:id="18379" w:name="_Toc362452075"/>
          <w:bookmarkStart w:id="18380" w:name="_Toc362452624"/>
          <w:bookmarkStart w:id="18381" w:name="_Toc362453522"/>
          <w:bookmarkEnd w:id="18373"/>
          <w:bookmarkEnd w:id="18374"/>
          <w:bookmarkEnd w:id="18375"/>
          <w:bookmarkEnd w:id="18376"/>
          <w:bookmarkEnd w:id="18377"/>
          <w:bookmarkEnd w:id="18378"/>
          <w:bookmarkEnd w:id="18379"/>
          <w:bookmarkEnd w:id="18380"/>
          <w:bookmarkEnd w:id="18381"/>
        </w:del>
      </w:ins>
    </w:p>
    <w:p w14:paraId="31501B40" w14:textId="44CCB86C" w:rsidR="001E5E42" w:rsidDel="00EB3EFA" w:rsidRDefault="001E5E42" w:rsidP="00520D72">
      <w:pPr>
        <w:pStyle w:val="ExampleDFDL"/>
        <w:rPr>
          <w:ins w:id="18382" w:author="mbeckerle" w:date="2013-02-19T12:42:00Z"/>
          <w:del w:id="18383" w:author="Steve Hanson" w:date="2013-03-14T17:50:00Z"/>
        </w:rPr>
      </w:pPr>
      <w:ins w:id="18384" w:author="mbeckerle" w:date="2013-02-19T12:42:00Z">
        <w:del w:id="18385" w:author="Steve Hanson" w:date="2013-03-14T17:50:00Z">
          <w:r w:rsidDel="00EB3EFA">
            <w:delText xml:space="preserve">      Expect any number of occurrences</w:delText>
          </w:r>
          <w:bookmarkStart w:id="18386" w:name="_Toc351912916"/>
          <w:bookmarkStart w:id="18387" w:name="_Toc351914937"/>
          <w:bookmarkStart w:id="18388" w:name="_Toc351915403"/>
          <w:bookmarkStart w:id="18389" w:name="_Toc361231501"/>
          <w:bookmarkStart w:id="18390" w:name="_Toc361232027"/>
          <w:bookmarkStart w:id="18391" w:name="_Toc362445325"/>
          <w:bookmarkStart w:id="18392" w:name="_Toc362452076"/>
          <w:bookmarkStart w:id="18393" w:name="_Toc362452625"/>
          <w:bookmarkStart w:id="18394" w:name="_Toc362453523"/>
          <w:bookmarkEnd w:id="18386"/>
          <w:bookmarkEnd w:id="18387"/>
          <w:bookmarkEnd w:id="18388"/>
          <w:bookmarkEnd w:id="18389"/>
          <w:bookmarkEnd w:id="18390"/>
          <w:bookmarkEnd w:id="18391"/>
          <w:bookmarkEnd w:id="18392"/>
          <w:bookmarkEnd w:id="18393"/>
          <w:bookmarkEnd w:id="18394"/>
        </w:del>
      </w:ins>
    </w:p>
    <w:p w14:paraId="69323E4A" w14:textId="047F9D37" w:rsidR="001E5E42" w:rsidDel="00EB3EFA" w:rsidRDefault="001E5E42" w:rsidP="00520D72">
      <w:pPr>
        <w:pStyle w:val="ExampleDFDL"/>
        <w:rPr>
          <w:ins w:id="18395" w:author="mbeckerle" w:date="2013-02-19T12:42:00Z"/>
          <w:del w:id="18396" w:author="Steve Hanson" w:date="2013-03-14T17:50:00Z"/>
        </w:rPr>
      </w:pPr>
      <w:ins w:id="18397" w:author="mbeckerle" w:date="2013-02-19T12:42:00Z">
        <w:del w:id="18398" w:author="Steve Hanson" w:date="2013-03-14T17:50:00Z">
          <w:r w:rsidDel="00EB3EFA">
            <w:delText xml:space="preserve">      Logical stop value unparsed and output after last occurrence</w:delText>
          </w:r>
          <w:r w:rsidDel="00EB3EFA">
            <w:br/>
            <w:delText xml:space="preserve">      Validation error if &lt; minOccurs</w:delText>
          </w:r>
          <w:r w:rsidRPr="00DA0BB9" w:rsidDel="00EB3EFA">
            <w:delText xml:space="preserve"> </w:delText>
          </w:r>
          <w:r w:rsidDel="00EB3EFA">
            <w:delText>occurrences found or defaulted</w:delText>
          </w:r>
          <w:bookmarkStart w:id="18399" w:name="_Toc351912917"/>
          <w:bookmarkStart w:id="18400" w:name="_Toc351914938"/>
          <w:bookmarkStart w:id="18401" w:name="_Toc351915404"/>
          <w:bookmarkStart w:id="18402" w:name="_Toc361231502"/>
          <w:bookmarkStart w:id="18403" w:name="_Toc361232028"/>
          <w:bookmarkStart w:id="18404" w:name="_Toc362445326"/>
          <w:bookmarkStart w:id="18405" w:name="_Toc362452077"/>
          <w:bookmarkStart w:id="18406" w:name="_Toc362452626"/>
          <w:bookmarkStart w:id="18407" w:name="_Toc362453524"/>
          <w:bookmarkEnd w:id="18399"/>
          <w:bookmarkEnd w:id="18400"/>
          <w:bookmarkEnd w:id="18401"/>
          <w:bookmarkEnd w:id="18402"/>
          <w:bookmarkEnd w:id="18403"/>
          <w:bookmarkEnd w:id="18404"/>
          <w:bookmarkEnd w:id="18405"/>
          <w:bookmarkEnd w:id="18406"/>
          <w:bookmarkEnd w:id="18407"/>
        </w:del>
      </w:ins>
    </w:p>
    <w:p w14:paraId="478C8722" w14:textId="6078AB0B" w:rsidR="001E5E42" w:rsidDel="00EB3EFA" w:rsidRDefault="001E5E42" w:rsidP="00520D72">
      <w:pPr>
        <w:pStyle w:val="ExampleDFDL"/>
        <w:rPr>
          <w:ins w:id="18408" w:author="mbeckerle" w:date="2013-02-19T12:42:00Z"/>
          <w:del w:id="18409" w:author="Steve Hanson" w:date="2013-03-14T17:50:00Z"/>
        </w:rPr>
      </w:pPr>
      <w:ins w:id="18410" w:author="mbeckerle" w:date="2013-02-19T12:42:00Z">
        <w:del w:id="18411" w:author="Steve Hanson" w:date="2013-03-14T17:50:00Z">
          <w:r w:rsidDel="00EB3EFA">
            <w:delText xml:space="preserve">      Validation error if &gt; maxOccurs</w:delText>
          </w:r>
          <w:r w:rsidRPr="00DA0BB9" w:rsidDel="00EB3EFA">
            <w:delText xml:space="preserve"> </w:delText>
          </w:r>
          <w:r w:rsidDel="00EB3EFA">
            <w:delText>occurrences found</w:delText>
          </w:r>
          <w:bookmarkStart w:id="18412" w:name="_Toc351912918"/>
          <w:bookmarkStart w:id="18413" w:name="_Toc351914939"/>
          <w:bookmarkStart w:id="18414" w:name="_Toc351915405"/>
          <w:bookmarkStart w:id="18415" w:name="_Toc361231503"/>
          <w:bookmarkStart w:id="18416" w:name="_Toc361232029"/>
          <w:bookmarkStart w:id="18417" w:name="_Toc362445327"/>
          <w:bookmarkStart w:id="18418" w:name="_Toc362452078"/>
          <w:bookmarkStart w:id="18419" w:name="_Toc362452627"/>
          <w:bookmarkStart w:id="18420" w:name="_Toc362453525"/>
          <w:bookmarkEnd w:id="18412"/>
          <w:bookmarkEnd w:id="18413"/>
          <w:bookmarkEnd w:id="18414"/>
          <w:bookmarkEnd w:id="18415"/>
          <w:bookmarkEnd w:id="18416"/>
          <w:bookmarkEnd w:id="18417"/>
          <w:bookmarkEnd w:id="18418"/>
          <w:bookmarkEnd w:id="18419"/>
          <w:bookmarkEnd w:id="18420"/>
        </w:del>
      </w:ins>
    </w:p>
    <w:p w14:paraId="7528EC8E" w14:textId="1046AB93" w:rsidR="001E5E42" w:rsidDel="00EB3EFA" w:rsidRDefault="001E5E42" w:rsidP="00520D72">
      <w:pPr>
        <w:pStyle w:val="ExampleDFDL"/>
        <w:rPr>
          <w:ins w:id="18421" w:author="mbeckerle" w:date="2013-02-19T12:42:00Z"/>
          <w:del w:id="18422" w:author="Steve Hanson" w:date="2013-03-14T17:50:00Z"/>
        </w:rPr>
      </w:pPr>
      <w:ins w:id="18423" w:author="mbeckerle" w:date="2013-02-19T12:42:00Z">
        <w:del w:id="18424" w:author="Steve Hanson" w:date="2013-03-14T17:50:00Z">
          <w:r w:rsidDel="00EB3EFA">
            <w:delText>Endif</w:delText>
          </w:r>
          <w:r w:rsidDel="00EB3EFA">
            <w:br/>
          </w:r>
          <w:bookmarkStart w:id="18425" w:name="_Toc351912919"/>
          <w:bookmarkStart w:id="18426" w:name="_Toc351914940"/>
          <w:bookmarkStart w:id="18427" w:name="_Toc351915406"/>
          <w:bookmarkStart w:id="18428" w:name="_Toc361231504"/>
          <w:bookmarkStart w:id="18429" w:name="_Toc361232030"/>
          <w:bookmarkStart w:id="18430" w:name="_Toc362445328"/>
          <w:bookmarkStart w:id="18431" w:name="_Toc362452079"/>
          <w:bookmarkStart w:id="18432" w:name="_Toc362452628"/>
          <w:bookmarkStart w:id="18433" w:name="_Toc362453526"/>
          <w:bookmarkEnd w:id="18425"/>
          <w:bookmarkEnd w:id="18426"/>
          <w:bookmarkEnd w:id="18427"/>
          <w:bookmarkEnd w:id="18428"/>
          <w:bookmarkEnd w:id="18429"/>
          <w:bookmarkEnd w:id="18430"/>
          <w:bookmarkEnd w:id="18431"/>
          <w:bookmarkEnd w:id="18432"/>
          <w:bookmarkEnd w:id="18433"/>
        </w:del>
      </w:ins>
    </w:p>
    <w:p w14:paraId="3E07EF2F" w14:textId="2AF79250" w:rsidR="001E5E42" w:rsidDel="00EB3EFA" w:rsidRDefault="001E5E42" w:rsidP="001E5E42">
      <w:pPr>
        <w:autoSpaceDE w:val="0"/>
        <w:rPr>
          <w:ins w:id="18434" w:author="mbeckerle" w:date="2013-02-19T12:42:00Z"/>
          <w:del w:id="18435" w:author="Steve Hanson" w:date="2013-03-14T17:50:00Z"/>
          <w:rFonts w:cs="Arial"/>
          <w:color w:val="000000"/>
        </w:rPr>
      </w:pPr>
      <w:ins w:id="18436" w:author="mbeckerle" w:date="2013-02-19T12:42:00Z">
        <w:del w:id="18437" w:author="Steve Hanson" w:date="2013-03-14T17:50:00Z">
          <w:r w:rsidDel="00EB3EFA">
            <w:rPr>
              <w:rFonts w:cs="Arial"/>
              <w:color w:val="000000"/>
            </w:rPr>
            <w:delText>A ‘found occurrence’ is one that is in the Infoset. Additionally, the DFDL unparser may apply a default when an occurrence is missing from the Infoset, as described in section 2.</w:delText>
          </w:r>
          <w:bookmarkStart w:id="18438" w:name="_Toc351912920"/>
          <w:bookmarkStart w:id="18439" w:name="_Toc351914941"/>
          <w:bookmarkStart w:id="18440" w:name="_Toc351915407"/>
          <w:bookmarkStart w:id="18441" w:name="_Toc361231505"/>
          <w:bookmarkStart w:id="18442" w:name="_Toc361232031"/>
          <w:bookmarkStart w:id="18443" w:name="_Toc362445329"/>
          <w:bookmarkStart w:id="18444" w:name="_Toc362452080"/>
          <w:bookmarkStart w:id="18445" w:name="_Toc362452629"/>
          <w:bookmarkStart w:id="18446" w:name="_Toc362453527"/>
          <w:bookmarkEnd w:id="18438"/>
          <w:bookmarkEnd w:id="18439"/>
          <w:bookmarkEnd w:id="18440"/>
          <w:bookmarkEnd w:id="18441"/>
          <w:bookmarkEnd w:id="18442"/>
          <w:bookmarkEnd w:id="18443"/>
          <w:bookmarkEnd w:id="18444"/>
          <w:bookmarkEnd w:id="18445"/>
          <w:bookmarkEnd w:id="18446"/>
        </w:del>
      </w:ins>
    </w:p>
    <w:p w14:paraId="2DDE5224" w14:textId="68888AF2" w:rsidR="001E5E42" w:rsidRPr="00E01B87" w:rsidRDefault="001E5E42" w:rsidP="00520D72">
      <w:pPr>
        <w:pStyle w:val="Heading2"/>
        <w:rPr>
          <w:ins w:id="18447" w:author="mbeckerle" w:date="2013-02-19T12:42:00Z"/>
        </w:rPr>
      </w:pPr>
      <w:bookmarkStart w:id="18448" w:name="_Toc362453528"/>
      <w:bookmarkStart w:id="18449" w:name="_Toc349042815"/>
      <w:ins w:id="18450" w:author="mbeckerle" w:date="2013-02-19T12:42:00Z">
        <w:r w:rsidRPr="00E01B87">
          <w:t>Array</w:t>
        </w:r>
      </w:ins>
      <w:ins w:id="18451" w:author="Steve Hanson" w:date="2013-03-14T18:00:00Z">
        <w:r w:rsidR="00520D72">
          <w:t>s</w:t>
        </w:r>
      </w:ins>
      <w:ins w:id="18452" w:author="mbeckerle" w:date="2013-02-19T12:42:00Z">
        <w:r w:rsidRPr="00E01B87">
          <w:t xml:space="preserve"> and </w:t>
        </w:r>
      </w:ins>
      <w:ins w:id="18453" w:author="mbeckerle" w:date="2013-02-19T12:44:00Z">
        <w:r w:rsidR="006D793B">
          <w:t>S</w:t>
        </w:r>
      </w:ins>
      <w:ins w:id="18454" w:author="mbeckerle" w:date="2013-02-19T12:42:00Z">
        <w:r w:rsidRPr="00E01B87">
          <w:t>equence</w:t>
        </w:r>
      </w:ins>
      <w:ins w:id="18455" w:author="Steve Hanson" w:date="2013-03-14T18:00:00Z">
        <w:r w:rsidR="00520D72">
          <w:t>s</w:t>
        </w:r>
      </w:ins>
      <w:bookmarkEnd w:id="18448"/>
      <w:ins w:id="18456" w:author="mbeckerle" w:date="2013-02-19T12:42:00Z">
        <w:del w:id="18457" w:author="Steve Hanson" w:date="2013-03-14T18:00:00Z">
          <w:r w:rsidRPr="00E01B87" w:rsidDel="00520D72">
            <w:delText xml:space="preserve"> </w:delText>
          </w:r>
        </w:del>
      </w:ins>
      <w:ins w:id="18458" w:author="mbeckerle" w:date="2013-02-19T12:44:00Z">
        <w:del w:id="18459" w:author="Steve Hanson" w:date="2013-03-14T18:00:00Z">
          <w:r w:rsidR="006D793B" w:rsidDel="00520D72">
            <w:delText>E</w:delText>
          </w:r>
        </w:del>
      </w:ins>
      <w:ins w:id="18460" w:author="mbeckerle" w:date="2013-02-19T12:42:00Z">
        <w:del w:id="18461" w:author="Steve Hanson" w:date="2013-03-14T18:00:00Z">
          <w:r w:rsidRPr="00E01B87" w:rsidDel="00520D72">
            <w:delText>quivalence</w:delText>
          </w:r>
        </w:del>
        <w:bookmarkEnd w:id="18449"/>
      </w:ins>
    </w:p>
    <w:p w14:paraId="251C8D0F" w14:textId="77777777" w:rsidR="00520D72" w:rsidRPr="005223F4" w:rsidRDefault="00520D72" w:rsidP="00520D72">
      <w:r w:rsidRPr="005223F4">
        <w:t xml:space="preserve">In some situations arrays of elements and sequence groups of elements seem to be similar; however, there is no notion of the array itself independent of its contained elements. Arrays are distinctly different from sequence groups in this way. </w:t>
      </w:r>
    </w:p>
    <w:p w14:paraId="535C4BEB" w14:textId="5275FC8E" w:rsidR="00520D72" w:rsidRPr="005223F4" w:rsidRDefault="00520D72" w:rsidP="00520D72">
      <w:r w:rsidRPr="005223F4">
        <w:t>A sequence can have its own initiator, and a</w:t>
      </w:r>
      <w:ins w:id="18462" w:author="Steve Hanson" w:date="2013-03-14T18:01:00Z">
        <w:r>
          <w:t xml:space="preserve"> complex</w:t>
        </w:r>
      </w:ins>
      <w:del w:id="18463" w:author="Steve Hanson" w:date="2013-03-14T18:02:00Z">
        <w:r w:rsidRPr="005223F4" w:rsidDel="00520D72">
          <w:delText>n</w:delText>
        </w:r>
      </w:del>
      <w:r w:rsidRPr="005223F4">
        <w:t xml:space="preserve"> element having that sequence as its </w:t>
      </w:r>
      <w:ins w:id="18464" w:author="Steve Hanson" w:date="2013-03-14T18:01:00Z">
        <w:r>
          <w:t xml:space="preserve">content </w:t>
        </w:r>
      </w:ins>
      <w:del w:id="18465" w:author="Steve Hanson" w:date="2013-03-14T18:02:00Z">
        <w:r w:rsidRPr="005223F4" w:rsidDel="00520D72">
          <w:delText xml:space="preserve">type </w:delText>
        </w:r>
      </w:del>
      <w:r w:rsidRPr="005223F4">
        <w:t xml:space="preserve">can also have its own </w:t>
      </w:r>
      <w:del w:id="18466" w:author="Steve Hanson" w:date="2013-03-14T18:02:00Z">
        <w:r w:rsidRPr="005223F4" w:rsidDel="00520D72">
          <w:delText xml:space="preserve">element </w:delText>
        </w:r>
      </w:del>
      <w:r w:rsidRPr="005223F4">
        <w:t xml:space="preserve">initiator, so you could express two different initiators. </w:t>
      </w:r>
    </w:p>
    <w:p w14:paraId="16D95D8D" w14:textId="6EA16349" w:rsidR="00520D72" w:rsidRDefault="00520D72" w:rsidP="00520D72">
      <w:r w:rsidRPr="005223F4">
        <w:t xml:space="preserve">Unlike a sequence group, an array does not have its own initiator, terminator, or alignment. Those properties apply to each </w:t>
      </w:r>
      <w:ins w:id="18467" w:author="Steve Hanson" w:date="2013-03-14T18:02:00Z">
        <w:r>
          <w:t>element occurrence</w:t>
        </w:r>
      </w:ins>
      <w:del w:id="18468" w:author="Steve Hanson" w:date="2013-03-14T18:02:00Z">
        <w:r w:rsidDel="00520D72">
          <w:delText>element occurrence</w:delText>
        </w:r>
      </w:del>
      <w:r w:rsidRPr="005223F4">
        <w:t xml:space="preserve"> of the array. To give an alignment, initiator, separator or terminator </w:t>
      </w:r>
      <w:r>
        <w:t>to</w:t>
      </w:r>
      <w:r w:rsidRPr="005223F4">
        <w:t xml:space="preserve"> an entire array you must enclose the element declaration for the array in a sequence group and specify the alignment, separator, initiator and terminator on the sequence group.</w:t>
      </w:r>
    </w:p>
    <w:p w14:paraId="06ED1120" w14:textId="76F31586" w:rsidR="001E5E42" w:rsidDel="003B61E9" w:rsidRDefault="001E5E42" w:rsidP="001E5E42">
      <w:pPr>
        <w:autoSpaceDE w:val="0"/>
        <w:rPr>
          <w:ins w:id="18469" w:author="mbeckerle" w:date="2013-02-19T12:42:00Z"/>
          <w:del w:id="18470" w:author="Steve Hanson" w:date="2013-03-14T18:09:00Z"/>
          <w:rFonts w:cs="Arial"/>
          <w:color w:val="000000"/>
        </w:rPr>
      </w:pPr>
      <w:ins w:id="18471" w:author="mbeckerle" w:date="2013-02-19T12:42:00Z">
        <w:del w:id="18472" w:author="Steve Hanson" w:date="2013-03-14T18:09:00Z">
          <w:r w:rsidDel="003B61E9">
            <w:rPr>
              <w:rFonts w:cs="Arial"/>
              <w:color w:val="000000"/>
            </w:rPr>
            <w:delText>The processing of an array is similar to the processing of an equivalent sequence of elements. The following two schemas have the same result assuming any set of identical DFDL element properties applied to them</w:delText>
          </w:r>
          <w:r w:rsidDel="003B61E9">
            <w:rPr>
              <w:rStyle w:val="FootnoteCharacters"/>
              <w:rFonts w:cs="Arial"/>
              <w:color w:val="000000"/>
            </w:rPr>
            <w:footnoteReference w:id="32"/>
          </w:r>
          <w:r w:rsidDel="003B61E9">
            <w:rPr>
              <w:rFonts w:cs="Arial"/>
              <w:color w:val="000000"/>
            </w:rPr>
            <w:delText xml:space="preserve"> (excluding necessary name differences due to UPA rules, and any other differences described by the Notes that follow).  </w:delText>
          </w:r>
          <w:bookmarkStart w:id="18477" w:name="_Toc351912922"/>
          <w:bookmarkStart w:id="18478" w:name="_Toc351914943"/>
          <w:bookmarkStart w:id="18479" w:name="_Toc351915409"/>
          <w:bookmarkStart w:id="18480" w:name="_Toc361231507"/>
          <w:bookmarkStart w:id="18481" w:name="_Toc361232033"/>
          <w:bookmarkStart w:id="18482" w:name="_Toc362445331"/>
          <w:bookmarkStart w:id="18483" w:name="_Toc362452082"/>
          <w:bookmarkStart w:id="18484" w:name="_Toc362452631"/>
          <w:bookmarkStart w:id="18485" w:name="_Toc362453529"/>
          <w:bookmarkEnd w:id="18477"/>
          <w:bookmarkEnd w:id="18478"/>
          <w:bookmarkEnd w:id="18479"/>
          <w:bookmarkEnd w:id="18480"/>
          <w:bookmarkEnd w:id="18481"/>
          <w:bookmarkEnd w:id="18482"/>
          <w:bookmarkEnd w:id="18483"/>
          <w:bookmarkEnd w:id="18484"/>
          <w:bookmarkEnd w:id="18485"/>
        </w:del>
      </w:ins>
    </w:p>
    <w:p w14:paraId="4FB6BC22" w14:textId="668DBEA6" w:rsidR="001E5E42" w:rsidDel="003B61E9" w:rsidRDefault="001E5E42" w:rsidP="00520D72">
      <w:pPr>
        <w:pStyle w:val="ExampleDFDL"/>
        <w:rPr>
          <w:ins w:id="18486" w:author="mbeckerle" w:date="2013-02-19T12:42:00Z"/>
          <w:del w:id="18487" w:author="Steve Hanson" w:date="2013-03-14T18:09:00Z"/>
        </w:rPr>
      </w:pPr>
      <w:ins w:id="18488" w:author="mbeckerle" w:date="2013-02-19T12:42:00Z">
        <w:del w:id="18489" w:author="Steve Hanson" w:date="2013-03-14T18:09:00Z">
          <w:r w:rsidDel="003B61E9">
            <w:delText>&lt;xs:sequence&gt;</w:delText>
          </w:r>
          <w:bookmarkStart w:id="18490" w:name="_Toc351912923"/>
          <w:bookmarkStart w:id="18491" w:name="_Toc351914944"/>
          <w:bookmarkStart w:id="18492" w:name="_Toc351915410"/>
          <w:bookmarkStart w:id="18493" w:name="_Toc361231508"/>
          <w:bookmarkStart w:id="18494" w:name="_Toc361232034"/>
          <w:bookmarkStart w:id="18495" w:name="_Toc362445332"/>
          <w:bookmarkStart w:id="18496" w:name="_Toc362452083"/>
          <w:bookmarkStart w:id="18497" w:name="_Toc362452632"/>
          <w:bookmarkStart w:id="18498" w:name="_Toc362453530"/>
          <w:bookmarkEnd w:id="18490"/>
          <w:bookmarkEnd w:id="18491"/>
          <w:bookmarkEnd w:id="18492"/>
          <w:bookmarkEnd w:id="18493"/>
          <w:bookmarkEnd w:id="18494"/>
          <w:bookmarkEnd w:id="18495"/>
          <w:bookmarkEnd w:id="18496"/>
          <w:bookmarkEnd w:id="18497"/>
          <w:bookmarkEnd w:id="18498"/>
        </w:del>
      </w:ins>
    </w:p>
    <w:p w14:paraId="305C5771" w14:textId="7E2C9A86" w:rsidR="001E5E42" w:rsidDel="003B61E9" w:rsidRDefault="001E5E42" w:rsidP="00520D72">
      <w:pPr>
        <w:pStyle w:val="ExampleDFDL"/>
        <w:rPr>
          <w:ins w:id="18499" w:author="mbeckerle" w:date="2013-02-19T12:42:00Z"/>
          <w:del w:id="18500" w:author="Steve Hanson" w:date="2013-03-14T18:09:00Z"/>
        </w:rPr>
      </w:pPr>
      <w:ins w:id="18501" w:author="mbeckerle" w:date="2013-02-19T12:42:00Z">
        <w:del w:id="18502" w:author="Steve Hanson" w:date="2013-03-14T18:09:00Z">
          <w:r w:rsidDel="003B61E9">
            <w:tab/>
            <w:delText>&lt;xs:element name="a" type="string" minOccurs ="2" maxOccurs="4"  /&gt;</w:delText>
          </w:r>
          <w:bookmarkStart w:id="18503" w:name="_Toc351912924"/>
          <w:bookmarkStart w:id="18504" w:name="_Toc351914945"/>
          <w:bookmarkStart w:id="18505" w:name="_Toc351915411"/>
          <w:bookmarkStart w:id="18506" w:name="_Toc361231509"/>
          <w:bookmarkStart w:id="18507" w:name="_Toc361232035"/>
          <w:bookmarkStart w:id="18508" w:name="_Toc362445333"/>
          <w:bookmarkStart w:id="18509" w:name="_Toc362452084"/>
          <w:bookmarkStart w:id="18510" w:name="_Toc362452633"/>
          <w:bookmarkStart w:id="18511" w:name="_Toc362453531"/>
          <w:bookmarkEnd w:id="18503"/>
          <w:bookmarkEnd w:id="18504"/>
          <w:bookmarkEnd w:id="18505"/>
          <w:bookmarkEnd w:id="18506"/>
          <w:bookmarkEnd w:id="18507"/>
          <w:bookmarkEnd w:id="18508"/>
          <w:bookmarkEnd w:id="18509"/>
          <w:bookmarkEnd w:id="18510"/>
          <w:bookmarkEnd w:id="18511"/>
        </w:del>
      </w:ins>
    </w:p>
    <w:p w14:paraId="619363E3" w14:textId="103100BE" w:rsidR="001E5E42" w:rsidDel="003B61E9" w:rsidRDefault="001E5E42" w:rsidP="00520D72">
      <w:pPr>
        <w:pStyle w:val="ExampleDFDL"/>
        <w:rPr>
          <w:ins w:id="18512" w:author="mbeckerle" w:date="2013-02-19T12:42:00Z"/>
          <w:del w:id="18513" w:author="Steve Hanson" w:date="2013-03-14T18:09:00Z"/>
        </w:rPr>
      </w:pPr>
      <w:ins w:id="18514" w:author="mbeckerle" w:date="2013-02-19T12:42:00Z">
        <w:del w:id="18515" w:author="Steve Hanson" w:date="2013-03-14T18:09:00Z">
          <w:r w:rsidDel="003B61E9">
            <w:delText>&lt;/xs:sequence&gt;</w:delText>
          </w:r>
          <w:bookmarkStart w:id="18516" w:name="_Toc351912925"/>
          <w:bookmarkStart w:id="18517" w:name="_Toc351914946"/>
          <w:bookmarkStart w:id="18518" w:name="_Toc351915412"/>
          <w:bookmarkStart w:id="18519" w:name="_Toc361231510"/>
          <w:bookmarkStart w:id="18520" w:name="_Toc361232036"/>
          <w:bookmarkStart w:id="18521" w:name="_Toc362445334"/>
          <w:bookmarkStart w:id="18522" w:name="_Toc362452085"/>
          <w:bookmarkStart w:id="18523" w:name="_Toc362452634"/>
          <w:bookmarkStart w:id="18524" w:name="_Toc362453532"/>
          <w:bookmarkEnd w:id="18516"/>
          <w:bookmarkEnd w:id="18517"/>
          <w:bookmarkEnd w:id="18518"/>
          <w:bookmarkEnd w:id="18519"/>
          <w:bookmarkEnd w:id="18520"/>
          <w:bookmarkEnd w:id="18521"/>
          <w:bookmarkEnd w:id="18522"/>
          <w:bookmarkEnd w:id="18523"/>
          <w:bookmarkEnd w:id="18524"/>
        </w:del>
      </w:ins>
    </w:p>
    <w:p w14:paraId="6E6BF37F" w14:textId="42F62874" w:rsidR="001E5E42" w:rsidDel="003B61E9" w:rsidRDefault="001E5E42" w:rsidP="00520D72">
      <w:pPr>
        <w:pStyle w:val="ExampleDFDL"/>
        <w:rPr>
          <w:ins w:id="18525" w:author="mbeckerle" w:date="2013-02-19T12:42:00Z"/>
          <w:del w:id="18526" w:author="Steve Hanson" w:date="2013-03-14T18:09:00Z"/>
        </w:rPr>
      </w:pPr>
      <w:bookmarkStart w:id="18527" w:name="_Toc351912926"/>
      <w:bookmarkStart w:id="18528" w:name="_Toc351914947"/>
      <w:bookmarkStart w:id="18529" w:name="_Toc351915413"/>
      <w:bookmarkStart w:id="18530" w:name="_Toc361231511"/>
      <w:bookmarkStart w:id="18531" w:name="_Toc361232037"/>
      <w:bookmarkStart w:id="18532" w:name="_Toc362445335"/>
      <w:bookmarkStart w:id="18533" w:name="_Toc362452086"/>
      <w:bookmarkStart w:id="18534" w:name="_Toc362452635"/>
      <w:bookmarkStart w:id="18535" w:name="_Toc362453533"/>
      <w:bookmarkEnd w:id="18527"/>
      <w:bookmarkEnd w:id="18528"/>
      <w:bookmarkEnd w:id="18529"/>
      <w:bookmarkEnd w:id="18530"/>
      <w:bookmarkEnd w:id="18531"/>
      <w:bookmarkEnd w:id="18532"/>
      <w:bookmarkEnd w:id="18533"/>
      <w:bookmarkEnd w:id="18534"/>
      <w:bookmarkEnd w:id="18535"/>
    </w:p>
    <w:p w14:paraId="3E694EE4" w14:textId="787AC327" w:rsidR="001E5E42" w:rsidDel="003B61E9" w:rsidRDefault="001E5E42" w:rsidP="00520D72">
      <w:pPr>
        <w:pStyle w:val="ExampleDFDL"/>
        <w:rPr>
          <w:ins w:id="18536" w:author="mbeckerle" w:date="2013-02-19T12:42:00Z"/>
          <w:del w:id="18537" w:author="Steve Hanson" w:date="2013-03-14T18:09:00Z"/>
        </w:rPr>
      </w:pPr>
      <w:ins w:id="18538" w:author="mbeckerle" w:date="2013-02-19T12:42:00Z">
        <w:del w:id="18539" w:author="Steve Hanson" w:date="2013-03-14T18:09:00Z">
          <w:r w:rsidDel="003B61E9">
            <w:delText>&lt;xs:sequence&gt;</w:delText>
          </w:r>
          <w:bookmarkStart w:id="18540" w:name="_Toc351912927"/>
          <w:bookmarkStart w:id="18541" w:name="_Toc351914948"/>
          <w:bookmarkStart w:id="18542" w:name="_Toc351915414"/>
          <w:bookmarkStart w:id="18543" w:name="_Toc361231512"/>
          <w:bookmarkStart w:id="18544" w:name="_Toc361232038"/>
          <w:bookmarkStart w:id="18545" w:name="_Toc362445336"/>
          <w:bookmarkStart w:id="18546" w:name="_Toc362452087"/>
          <w:bookmarkStart w:id="18547" w:name="_Toc362452636"/>
          <w:bookmarkStart w:id="18548" w:name="_Toc362453534"/>
          <w:bookmarkEnd w:id="18540"/>
          <w:bookmarkEnd w:id="18541"/>
          <w:bookmarkEnd w:id="18542"/>
          <w:bookmarkEnd w:id="18543"/>
          <w:bookmarkEnd w:id="18544"/>
          <w:bookmarkEnd w:id="18545"/>
          <w:bookmarkEnd w:id="18546"/>
          <w:bookmarkEnd w:id="18547"/>
          <w:bookmarkEnd w:id="18548"/>
        </w:del>
      </w:ins>
    </w:p>
    <w:p w14:paraId="69044F20" w14:textId="189DA748" w:rsidR="001E5E42" w:rsidDel="003B61E9" w:rsidRDefault="001E5E42" w:rsidP="00520D72">
      <w:pPr>
        <w:pStyle w:val="ExampleDFDL"/>
        <w:rPr>
          <w:ins w:id="18549" w:author="mbeckerle" w:date="2013-02-19T12:42:00Z"/>
          <w:del w:id="18550" w:author="Steve Hanson" w:date="2013-03-14T18:09:00Z"/>
        </w:rPr>
      </w:pPr>
      <w:ins w:id="18551" w:author="mbeckerle" w:date="2013-02-19T12:42:00Z">
        <w:del w:id="18552" w:author="Steve Hanson" w:date="2013-03-14T18:09:00Z">
          <w:r w:rsidDel="003B61E9">
            <w:tab/>
            <w:delText>&lt;xs:element name="a1" type="string" /&gt;</w:delText>
          </w:r>
          <w:bookmarkStart w:id="18553" w:name="_Toc351912928"/>
          <w:bookmarkStart w:id="18554" w:name="_Toc351914949"/>
          <w:bookmarkStart w:id="18555" w:name="_Toc351915415"/>
          <w:bookmarkStart w:id="18556" w:name="_Toc361231513"/>
          <w:bookmarkStart w:id="18557" w:name="_Toc361232039"/>
          <w:bookmarkStart w:id="18558" w:name="_Toc362445337"/>
          <w:bookmarkStart w:id="18559" w:name="_Toc362452088"/>
          <w:bookmarkStart w:id="18560" w:name="_Toc362452637"/>
          <w:bookmarkStart w:id="18561" w:name="_Toc362453535"/>
          <w:bookmarkEnd w:id="18553"/>
          <w:bookmarkEnd w:id="18554"/>
          <w:bookmarkEnd w:id="18555"/>
          <w:bookmarkEnd w:id="18556"/>
          <w:bookmarkEnd w:id="18557"/>
          <w:bookmarkEnd w:id="18558"/>
          <w:bookmarkEnd w:id="18559"/>
          <w:bookmarkEnd w:id="18560"/>
          <w:bookmarkEnd w:id="18561"/>
        </w:del>
      </w:ins>
    </w:p>
    <w:p w14:paraId="655C77B5" w14:textId="73272F39" w:rsidR="001E5E42" w:rsidDel="003B61E9" w:rsidRDefault="001E5E42" w:rsidP="00520D72">
      <w:pPr>
        <w:pStyle w:val="ExampleDFDL"/>
        <w:rPr>
          <w:ins w:id="18562" w:author="mbeckerle" w:date="2013-02-19T12:42:00Z"/>
          <w:del w:id="18563" w:author="Steve Hanson" w:date="2013-03-14T18:09:00Z"/>
        </w:rPr>
      </w:pPr>
      <w:ins w:id="18564" w:author="mbeckerle" w:date="2013-02-19T12:42:00Z">
        <w:del w:id="18565" w:author="Steve Hanson" w:date="2013-03-14T18:09:00Z">
          <w:r w:rsidDel="003B61E9">
            <w:tab/>
            <w:delText>&lt;xs:element name="a2" type="string" /&gt;</w:delText>
          </w:r>
          <w:bookmarkStart w:id="18566" w:name="_Toc351912929"/>
          <w:bookmarkStart w:id="18567" w:name="_Toc351914950"/>
          <w:bookmarkStart w:id="18568" w:name="_Toc351915416"/>
          <w:bookmarkStart w:id="18569" w:name="_Toc361231514"/>
          <w:bookmarkStart w:id="18570" w:name="_Toc361232040"/>
          <w:bookmarkStart w:id="18571" w:name="_Toc362445338"/>
          <w:bookmarkStart w:id="18572" w:name="_Toc362452089"/>
          <w:bookmarkStart w:id="18573" w:name="_Toc362452638"/>
          <w:bookmarkStart w:id="18574" w:name="_Toc362453536"/>
          <w:bookmarkEnd w:id="18566"/>
          <w:bookmarkEnd w:id="18567"/>
          <w:bookmarkEnd w:id="18568"/>
          <w:bookmarkEnd w:id="18569"/>
          <w:bookmarkEnd w:id="18570"/>
          <w:bookmarkEnd w:id="18571"/>
          <w:bookmarkEnd w:id="18572"/>
          <w:bookmarkEnd w:id="18573"/>
          <w:bookmarkEnd w:id="18574"/>
        </w:del>
      </w:ins>
    </w:p>
    <w:p w14:paraId="276948FA" w14:textId="414B9525" w:rsidR="001E5E42" w:rsidDel="003B61E9" w:rsidRDefault="001E5E42" w:rsidP="00520D72">
      <w:pPr>
        <w:pStyle w:val="ExampleDFDL"/>
        <w:rPr>
          <w:ins w:id="18575" w:author="mbeckerle" w:date="2013-02-19T12:42:00Z"/>
          <w:del w:id="18576" w:author="Steve Hanson" w:date="2013-03-14T18:09:00Z"/>
        </w:rPr>
      </w:pPr>
      <w:ins w:id="18577" w:author="mbeckerle" w:date="2013-02-19T12:42:00Z">
        <w:del w:id="18578" w:author="Steve Hanson" w:date="2013-03-14T18:09:00Z">
          <w:r w:rsidDel="003B61E9">
            <w:tab/>
            <w:delText>&lt;xs:element name="a3" type="string" minOccurs="0" /&gt;</w:delText>
          </w:r>
          <w:bookmarkStart w:id="18579" w:name="_Toc351912930"/>
          <w:bookmarkStart w:id="18580" w:name="_Toc351914951"/>
          <w:bookmarkStart w:id="18581" w:name="_Toc351915417"/>
          <w:bookmarkStart w:id="18582" w:name="_Toc361231515"/>
          <w:bookmarkStart w:id="18583" w:name="_Toc361232041"/>
          <w:bookmarkStart w:id="18584" w:name="_Toc362445339"/>
          <w:bookmarkStart w:id="18585" w:name="_Toc362452090"/>
          <w:bookmarkStart w:id="18586" w:name="_Toc362452639"/>
          <w:bookmarkStart w:id="18587" w:name="_Toc362453537"/>
          <w:bookmarkEnd w:id="18579"/>
          <w:bookmarkEnd w:id="18580"/>
          <w:bookmarkEnd w:id="18581"/>
          <w:bookmarkEnd w:id="18582"/>
          <w:bookmarkEnd w:id="18583"/>
          <w:bookmarkEnd w:id="18584"/>
          <w:bookmarkEnd w:id="18585"/>
          <w:bookmarkEnd w:id="18586"/>
          <w:bookmarkEnd w:id="18587"/>
        </w:del>
      </w:ins>
    </w:p>
    <w:p w14:paraId="0D2159B8" w14:textId="0BA5749A" w:rsidR="001E5E42" w:rsidDel="003B61E9" w:rsidRDefault="001E5E42" w:rsidP="00520D72">
      <w:pPr>
        <w:pStyle w:val="ExampleDFDL"/>
        <w:rPr>
          <w:ins w:id="18588" w:author="mbeckerle" w:date="2013-02-19T12:42:00Z"/>
          <w:del w:id="18589" w:author="Steve Hanson" w:date="2013-03-14T18:09:00Z"/>
        </w:rPr>
      </w:pPr>
      <w:ins w:id="18590" w:author="mbeckerle" w:date="2013-02-19T12:42:00Z">
        <w:del w:id="18591" w:author="Steve Hanson" w:date="2013-03-14T18:09:00Z">
          <w:r w:rsidDel="003B61E9">
            <w:tab/>
            <w:delText>&lt;xs:element name="a4" type="string" minOccurs="0" /&gt;</w:delText>
          </w:r>
          <w:bookmarkStart w:id="18592" w:name="_Toc351912931"/>
          <w:bookmarkStart w:id="18593" w:name="_Toc351914952"/>
          <w:bookmarkStart w:id="18594" w:name="_Toc351915418"/>
          <w:bookmarkStart w:id="18595" w:name="_Toc361231516"/>
          <w:bookmarkStart w:id="18596" w:name="_Toc361232042"/>
          <w:bookmarkStart w:id="18597" w:name="_Toc362445340"/>
          <w:bookmarkStart w:id="18598" w:name="_Toc362452091"/>
          <w:bookmarkStart w:id="18599" w:name="_Toc362452640"/>
          <w:bookmarkStart w:id="18600" w:name="_Toc362453538"/>
          <w:bookmarkEnd w:id="18592"/>
          <w:bookmarkEnd w:id="18593"/>
          <w:bookmarkEnd w:id="18594"/>
          <w:bookmarkEnd w:id="18595"/>
          <w:bookmarkEnd w:id="18596"/>
          <w:bookmarkEnd w:id="18597"/>
          <w:bookmarkEnd w:id="18598"/>
          <w:bookmarkEnd w:id="18599"/>
          <w:bookmarkEnd w:id="18600"/>
        </w:del>
      </w:ins>
    </w:p>
    <w:p w14:paraId="537B927A" w14:textId="6576E859" w:rsidR="001E5E42" w:rsidDel="003B61E9" w:rsidRDefault="001E5E42" w:rsidP="00520D72">
      <w:pPr>
        <w:pStyle w:val="ExampleDFDL"/>
        <w:rPr>
          <w:ins w:id="18601" w:author="mbeckerle" w:date="2013-02-19T12:42:00Z"/>
          <w:del w:id="18602" w:author="Steve Hanson" w:date="2013-03-14T18:09:00Z"/>
        </w:rPr>
      </w:pPr>
      <w:ins w:id="18603" w:author="mbeckerle" w:date="2013-02-19T12:42:00Z">
        <w:del w:id="18604" w:author="Steve Hanson" w:date="2013-03-14T18:09:00Z">
          <w:r w:rsidDel="003B61E9">
            <w:delText>&lt;/xs:sequence&gt;</w:delText>
          </w:r>
          <w:bookmarkStart w:id="18605" w:name="_Toc351912932"/>
          <w:bookmarkStart w:id="18606" w:name="_Toc351914953"/>
          <w:bookmarkStart w:id="18607" w:name="_Toc351915419"/>
          <w:bookmarkStart w:id="18608" w:name="_Toc361231517"/>
          <w:bookmarkStart w:id="18609" w:name="_Toc361232043"/>
          <w:bookmarkStart w:id="18610" w:name="_Toc362445341"/>
          <w:bookmarkStart w:id="18611" w:name="_Toc362452092"/>
          <w:bookmarkStart w:id="18612" w:name="_Toc362452641"/>
          <w:bookmarkStart w:id="18613" w:name="_Toc362453539"/>
          <w:bookmarkEnd w:id="18605"/>
          <w:bookmarkEnd w:id="18606"/>
          <w:bookmarkEnd w:id="18607"/>
          <w:bookmarkEnd w:id="18608"/>
          <w:bookmarkEnd w:id="18609"/>
          <w:bookmarkEnd w:id="18610"/>
          <w:bookmarkEnd w:id="18611"/>
          <w:bookmarkEnd w:id="18612"/>
          <w:bookmarkEnd w:id="18613"/>
        </w:del>
      </w:ins>
    </w:p>
    <w:p w14:paraId="4B463B28" w14:textId="644F2B27" w:rsidR="001E5E42" w:rsidDel="003B61E9" w:rsidRDefault="001E5E42" w:rsidP="001E5E42">
      <w:pPr>
        <w:autoSpaceDE w:val="0"/>
        <w:rPr>
          <w:ins w:id="18614" w:author="mbeckerle" w:date="2013-02-19T12:42:00Z"/>
          <w:del w:id="18615" w:author="Steve Hanson" w:date="2013-03-14T18:09:00Z"/>
          <w:rFonts w:cs="Arial"/>
          <w:color w:val="000000"/>
        </w:rPr>
      </w:pPr>
      <w:ins w:id="18616" w:author="mbeckerle" w:date="2013-02-19T12:42:00Z">
        <w:del w:id="18617" w:author="Steve Hanson" w:date="2013-03-14T18:09:00Z">
          <w:r w:rsidDel="003B61E9">
            <w:rPr>
              <w:rFonts w:cs="Arial"/>
              <w:color w:val="000000"/>
            </w:rPr>
            <w:delText>Notes:</w:delText>
          </w:r>
          <w:bookmarkStart w:id="18618" w:name="_Toc351912933"/>
          <w:bookmarkStart w:id="18619" w:name="_Toc351914954"/>
          <w:bookmarkStart w:id="18620" w:name="_Toc351915420"/>
          <w:bookmarkStart w:id="18621" w:name="_Toc361231518"/>
          <w:bookmarkStart w:id="18622" w:name="_Toc361232044"/>
          <w:bookmarkStart w:id="18623" w:name="_Toc362445342"/>
          <w:bookmarkStart w:id="18624" w:name="_Toc362452093"/>
          <w:bookmarkStart w:id="18625" w:name="_Toc362452642"/>
          <w:bookmarkStart w:id="18626" w:name="_Toc362453540"/>
          <w:bookmarkEnd w:id="18618"/>
          <w:bookmarkEnd w:id="18619"/>
          <w:bookmarkEnd w:id="18620"/>
          <w:bookmarkEnd w:id="18621"/>
          <w:bookmarkEnd w:id="18622"/>
          <w:bookmarkEnd w:id="18623"/>
          <w:bookmarkEnd w:id="18624"/>
          <w:bookmarkEnd w:id="18625"/>
          <w:bookmarkEnd w:id="18626"/>
        </w:del>
      </w:ins>
    </w:p>
    <w:p w14:paraId="60585C46" w14:textId="4C375C65" w:rsidR="001E5E42" w:rsidDel="003B61E9" w:rsidRDefault="001E5E42" w:rsidP="003B61E9">
      <w:pPr>
        <w:numPr>
          <w:ilvl w:val="0"/>
          <w:numId w:val="195"/>
        </w:numPr>
        <w:suppressAutoHyphens/>
        <w:autoSpaceDE w:val="0"/>
        <w:spacing w:before="0" w:after="0"/>
        <w:rPr>
          <w:ins w:id="18627" w:author="mbeckerle" w:date="2013-02-19T12:42:00Z"/>
          <w:del w:id="18628" w:author="Steve Hanson" w:date="2013-03-14T18:09:00Z"/>
          <w:rFonts w:cs="Arial"/>
          <w:color w:val="000000"/>
        </w:rPr>
      </w:pPr>
      <w:ins w:id="18629" w:author="mbeckerle" w:date="2013-02-19T12:42:00Z">
        <w:del w:id="18630" w:author="Steve Hanson" w:date="2013-03-14T18:09:00Z">
          <w:r w:rsidDel="003B61E9">
            <w:rPr>
              <w:rFonts w:cs="Arial"/>
              <w:color w:val="000000"/>
            </w:rPr>
            <w:delText xml:space="preserve">The number of elements in the equivalent sequence is maxOccurs, unless occursCountKind is 'expression' in which case the number is occursCount. </w:delText>
          </w:r>
          <w:bookmarkStart w:id="18631" w:name="_Toc351912934"/>
          <w:bookmarkStart w:id="18632" w:name="_Toc351914955"/>
          <w:bookmarkStart w:id="18633" w:name="_Toc351915421"/>
          <w:bookmarkStart w:id="18634" w:name="_Toc361231519"/>
          <w:bookmarkStart w:id="18635" w:name="_Toc361232045"/>
          <w:bookmarkStart w:id="18636" w:name="_Toc362445343"/>
          <w:bookmarkStart w:id="18637" w:name="_Toc362452094"/>
          <w:bookmarkStart w:id="18638" w:name="_Toc362452643"/>
          <w:bookmarkStart w:id="18639" w:name="_Toc362453541"/>
          <w:bookmarkEnd w:id="18631"/>
          <w:bookmarkEnd w:id="18632"/>
          <w:bookmarkEnd w:id="18633"/>
          <w:bookmarkEnd w:id="18634"/>
          <w:bookmarkEnd w:id="18635"/>
          <w:bookmarkEnd w:id="18636"/>
          <w:bookmarkEnd w:id="18637"/>
          <w:bookmarkEnd w:id="18638"/>
          <w:bookmarkEnd w:id="18639"/>
        </w:del>
      </w:ins>
    </w:p>
    <w:p w14:paraId="38D8D51A" w14:textId="785E80D2" w:rsidR="001E5E42" w:rsidDel="003B61E9" w:rsidRDefault="001E5E42" w:rsidP="003B61E9">
      <w:pPr>
        <w:numPr>
          <w:ilvl w:val="0"/>
          <w:numId w:val="195"/>
        </w:numPr>
        <w:suppressAutoHyphens/>
        <w:autoSpaceDE w:val="0"/>
        <w:spacing w:before="0" w:after="0"/>
        <w:rPr>
          <w:ins w:id="18640" w:author="mbeckerle" w:date="2013-02-19T12:42:00Z"/>
          <w:del w:id="18641" w:author="Steve Hanson" w:date="2013-03-14T18:09:00Z"/>
          <w:rFonts w:cs="Arial"/>
          <w:color w:val="000000"/>
        </w:rPr>
      </w:pPr>
      <w:ins w:id="18642" w:author="mbeckerle" w:date="2013-02-19T12:42:00Z">
        <w:del w:id="18643" w:author="Steve Hanson" w:date="2013-03-14T18:09:00Z">
          <w:r w:rsidDel="003B61E9">
            <w:rPr>
              <w:rFonts w:cs="Arial"/>
              <w:color w:val="000000"/>
            </w:rPr>
            <w:delText>When occursCountKind is 'stopValue' the sequence ends with an additional, hidden, simple element with the same properties, to handle the stop value itself.</w:delText>
          </w:r>
          <w:bookmarkStart w:id="18644" w:name="_Toc351912935"/>
          <w:bookmarkStart w:id="18645" w:name="_Toc351914956"/>
          <w:bookmarkStart w:id="18646" w:name="_Toc351915422"/>
          <w:bookmarkStart w:id="18647" w:name="_Toc361231520"/>
          <w:bookmarkStart w:id="18648" w:name="_Toc361232046"/>
          <w:bookmarkStart w:id="18649" w:name="_Toc362445344"/>
          <w:bookmarkStart w:id="18650" w:name="_Toc362452095"/>
          <w:bookmarkStart w:id="18651" w:name="_Toc362452644"/>
          <w:bookmarkStart w:id="18652" w:name="_Toc362453542"/>
          <w:bookmarkEnd w:id="18644"/>
          <w:bookmarkEnd w:id="18645"/>
          <w:bookmarkEnd w:id="18646"/>
          <w:bookmarkEnd w:id="18647"/>
          <w:bookmarkEnd w:id="18648"/>
          <w:bookmarkEnd w:id="18649"/>
          <w:bookmarkEnd w:id="18650"/>
          <w:bookmarkEnd w:id="18651"/>
          <w:bookmarkEnd w:id="18652"/>
        </w:del>
      </w:ins>
    </w:p>
    <w:p w14:paraId="717420F5" w14:textId="5BD5367F" w:rsidR="001E5E42" w:rsidDel="003B61E9" w:rsidRDefault="001E5E42" w:rsidP="003B61E9">
      <w:pPr>
        <w:numPr>
          <w:ilvl w:val="0"/>
          <w:numId w:val="195"/>
        </w:numPr>
        <w:suppressAutoHyphens/>
        <w:autoSpaceDE w:val="0"/>
        <w:spacing w:before="0" w:after="0"/>
        <w:rPr>
          <w:ins w:id="18653" w:author="mbeckerle" w:date="2013-02-19T12:42:00Z"/>
          <w:del w:id="18654" w:author="Steve Hanson" w:date="2013-03-14T18:09:00Z"/>
          <w:rFonts w:cs="Arial"/>
          <w:color w:val="000000"/>
        </w:rPr>
      </w:pPr>
      <w:ins w:id="18655" w:author="mbeckerle" w:date="2013-02-19T12:42:00Z">
        <w:del w:id="18656" w:author="Steve Hanson" w:date="2013-03-14T18:09:00Z">
          <w:r w:rsidDel="003B61E9">
            <w:rPr>
              <w:rFonts w:cs="Arial"/>
              <w:color w:val="000000"/>
            </w:rPr>
            <w:delText>When occursCountKind is 'stopValue', ‘parsed’ or ‘expression’ it is a validation error if ‘a1’ and/or ‘a2’ are missing from the sequence (rather than a processing error if the first two ‘a’ occurrences are missing from the array).</w:delText>
          </w:r>
          <w:bookmarkStart w:id="18657" w:name="_Toc351912936"/>
          <w:bookmarkStart w:id="18658" w:name="_Toc351914957"/>
          <w:bookmarkStart w:id="18659" w:name="_Toc351915423"/>
          <w:bookmarkStart w:id="18660" w:name="_Toc361231521"/>
          <w:bookmarkStart w:id="18661" w:name="_Toc361232047"/>
          <w:bookmarkStart w:id="18662" w:name="_Toc362445345"/>
          <w:bookmarkStart w:id="18663" w:name="_Toc362452096"/>
          <w:bookmarkStart w:id="18664" w:name="_Toc362452645"/>
          <w:bookmarkStart w:id="18665" w:name="_Toc362453543"/>
          <w:bookmarkEnd w:id="18657"/>
          <w:bookmarkEnd w:id="18658"/>
          <w:bookmarkEnd w:id="18659"/>
          <w:bookmarkEnd w:id="18660"/>
          <w:bookmarkEnd w:id="18661"/>
          <w:bookmarkEnd w:id="18662"/>
          <w:bookmarkEnd w:id="18663"/>
          <w:bookmarkEnd w:id="18664"/>
          <w:bookmarkEnd w:id="18665"/>
        </w:del>
      </w:ins>
    </w:p>
    <w:p w14:paraId="6C8796B8" w14:textId="09908E35" w:rsidR="001E5E42" w:rsidRPr="001E4AFE" w:rsidRDefault="006D793B" w:rsidP="003B61E9">
      <w:pPr>
        <w:pStyle w:val="Heading2"/>
        <w:rPr>
          <w:ins w:id="18666" w:author="mbeckerle" w:date="2013-02-19T12:42:00Z"/>
        </w:rPr>
      </w:pPr>
      <w:bookmarkStart w:id="18667" w:name="_Toc349042816"/>
      <w:bookmarkStart w:id="18668" w:name="_Toc362453544"/>
      <w:ins w:id="18669" w:author="mbeckerle" w:date="2013-02-19T12:42:00Z">
        <w:r>
          <w:t xml:space="preserve">Forward </w:t>
        </w:r>
      </w:ins>
      <w:ins w:id="18670" w:author="mbeckerle" w:date="2013-02-19T12:45:00Z">
        <w:r>
          <w:t>P</w:t>
        </w:r>
      </w:ins>
      <w:ins w:id="18671" w:author="mbeckerle" w:date="2013-02-19T12:42:00Z">
        <w:r w:rsidR="001E5E42" w:rsidRPr="001E4AFE">
          <w:t xml:space="preserve">rogress </w:t>
        </w:r>
      </w:ins>
      <w:ins w:id="18672" w:author="mbeckerle" w:date="2013-02-19T12:45:00Z">
        <w:r>
          <w:t>R</w:t>
        </w:r>
      </w:ins>
      <w:ins w:id="18673" w:author="mbeckerle" w:date="2013-02-19T12:42:00Z">
        <w:r w:rsidR="001E5E42" w:rsidRPr="001E4AFE">
          <w:t>equirement</w:t>
        </w:r>
        <w:bookmarkEnd w:id="18667"/>
        <w:bookmarkEnd w:id="18668"/>
      </w:ins>
    </w:p>
    <w:p w14:paraId="46CDF775" w14:textId="7AB4F3A5" w:rsidR="00FC2BBA" w:rsidRDefault="001E5E42" w:rsidP="00FC2BBA">
      <w:pPr>
        <w:autoSpaceDE w:val="0"/>
        <w:rPr>
          <w:ins w:id="18674" w:author="Steve Hanson" w:date="2013-03-15T17:04:00Z"/>
          <w:rFonts w:cs="Arial"/>
          <w:color w:val="000000"/>
        </w:rPr>
      </w:pPr>
      <w:ins w:id="18675" w:author="mbeckerle" w:date="2013-02-19T12:42:00Z">
        <w:r w:rsidRPr="001E4AFE">
          <w:rPr>
            <w:rFonts w:cs="Arial"/>
            <w:color w:val="000000"/>
          </w:rPr>
          <w:t xml:space="preserve">It is a processing error when </w:t>
        </w:r>
      </w:ins>
      <w:ins w:id="18676" w:author="Steve Hanson" w:date="2013-03-15T17:04:00Z">
        <w:r w:rsidR="00FC2BBA">
          <w:rPr>
            <w:rFonts w:cs="Arial"/>
            <w:color w:val="000000"/>
          </w:rPr>
          <w:t xml:space="preserve">an array is potentially </w:t>
        </w:r>
      </w:ins>
      <w:ins w:id="18677" w:author="mbeckerle" w:date="2013-02-19T12:42:00Z">
        <w:del w:id="18678" w:author="Steve Hanson" w:date="2013-03-15T17:04:00Z">
          <w:r w:rsidRPr="001E4AFE" w:rsidDel="00FC2BBA">
            <w:rPr>
              <w:rFonts w:cs="Arial"/>
              <w:color w:val="000000"/>
            </w:rPr>
            <w:delText>maxOccurs is ‘</w:delText>
          </w:r>
        </w:del>
        <w:r w:rsidRPr="001E4AFE">
          <w:rPr>
            <w:rFonts w:cs="Arial"/>
            <w:color w:val="000000"/>
          </w:rPr>
          <w:t>unbounded</w:t>
        </w:r>
        <w:del w:id="18679" w:author="Steve Hanson" w:date="2013-03-15T17:04:00Z">
          <w:r w:rsidRPr="001E4AFE" w:rsidDel="00FC2BBA">
            <w:rPr>
              <w:rFonts w:cs="Arial"/>
              <w:color w:val="000000"/>
            </w:rPr>
            <w:delText>’</w:delText>
          </w:r>
        </w:del>
        <w:r>
          <w:rPr>
            <w:rFonts w:cs="Arial"/>
            <w:color w:val="000000"/>
          </w:rPr>
          <w:t xml:space="preserve"> and </w:t>
        </w:r>
        <w:r w:rsidRPr="001E4AFE">
          <w:rPr>
            <w:rFonts w:cs="Arial"/>
            <w:color w:val="000000"/>
          </w:rPr>
          <w:t xml:space="preserve">the position in the data does not move </w:t>
        </w:r>
        <w:r>
          <w:rPr>
            <w:rFonts w:cs="Arial"/>
            <w:color w:val="000000"/>
          </w:rPr>
          <w:t>during the parsing of an occurrence of the element including any associated separator</w:t>
        </w:r>
        <w:del w:id="18680" w:author="Steve Hanson" w:date="2013-03-15T17:04:00Z">
          <w:r w:rsidDel="00FC2BBA">
            <w:rPr>
              <w:rFonts w:cs="Arial"/>
              <w:color w:val="000000"/>
            </w:rPr>
            <w:delText xml:space="preserve"> (that is, the particle for the occurrence)</w:delText>
          </w:r>
        </w:del>
        <w:r>
          <w:rPr>
            <w:rFonts w:cs="Arial"/>
            <w:color w:val="000000"/>
          </w:rPr>
          <w:t xml:space="preserve">. This is </w:t>
        </w:r>
        <w:r w:rsidRPr="001E4AFE">
          <w:rPr>
            <w:rFonts w:cs="Arial"/>
            <w:color w:val="000000"/>
          </w:rPr>
          <w:t>to prevent an infinite loop.</w:t>
        </w:r>
      </w:ins>
      <w:ins w:id="18681" w:author="Steve Hanson" w:date="2013-03-15T17:04:00Z">
        <w:r w:rsidR="00FC2BBA">
          <w:rPr>
            <w:rFonts w:cs="Arial"/>
            <w:color w:val="000000"/>
          </w:rPr>
          <w:t xml:space="preserve"> </w:t>
        </w:r>
      </w:ins>
      <w:ins w:id="18682" w:author="mbeckerle" w:date="2013-02-19T12:42:00Z">
        <w:del w:id="18683" w:author="Steve Hanson" w:date="2013-03-15T17:04:00Z">
          <w:r w:rsidDel="00FC2BBA">
            <w:rPr>
              <w:rFonts w:cs="Arial"/>
              <w:color w:val="000000"/>
            </w:rPr>
            <w:delText xml:space="preserve"> </w:delText>
          </w:r>
        </w:del>
      </w:ins>
      <w:ins w:id="18684" w:author="Steve Hanson" w:date="2013-03-15T17:04:00Z">
        <w:r w:rsidR="00FC2BBA">
          <w:rPr>
            <w:rFonts w:cs="Arial"/>
            <w:color w:val="000000"/>
          </w:rPr>
          <w:t>An array is potentially unbounded if any of the following are true:</w:t>
        </w:r>
      </w:ins>
    </w:p>
    <w:p w14:paraId="669B212A" w14:textId="62A9025C" w:rsidR="00FC2BBA" w:rsidRDefault="00FC2BBA" w:rsidP="00FC2BBA">
      <w:pPr>
        <w:numPr>
          <w:ilvl w:val="0"/>
          <w:numId w:val="203"/>
        </w:numPr>
        <w:autoSpaceDE w:val="0"/>
        <w:spacing w:after="0"/>
        <w:ind w:left="357" w:hanging="357"/>
        <w:rPr>
          <w:ins w:id="18685" w:author="Steve Hanson" w:date="2013-03-15T17:04:00Z"/>
          <w:rFonts w:cs="Arial"/>
          <w:color w:val="000000"/>
        </w:rPr>
      </w:pPr>
      <w:ins w:id="18686" w:author="Steve Hanson" w:date="2013-03-15T17:05:00Z">
        <w:r>
          <w:rPr>
            <w:rFonts w:cs="Arial"/>
            <w:color w:val="000000"/>
          </w:rPr>
          <w:t>dfdl:</w:t>
        </w:r>
      </w:ins>
      <w:ins w:id="18687" w:author="Steve Hanson" w:date="2013-03-15T17:04:00Z">
        <w:r>
          <w:rPr>
            <w:rFonts w:cs="Arial"/>
            <w:color w:val="000000"/>
          </w:rPr>
          <w:t>occursCountKind is ‘parsed’ or ‘stopValue’</w:t>
        </w:r>
      </w:ins>
    </w:p>
    <w:p w14:paraId="37161F06" w14:textId="7D59A5A4" w:rsidR="001E5E42" w:rsidRPr="001E4AFE" w:rsidRDefault="00FC2BBA" w:rsidP="00FC2BBA">
      <w:pPr>
        <w:numPr>
          <w:ilvl w:val="0"/>
          <w:numId w:val="203"/>
        </w:numPr>
        <w:autoSpaceDE w:val="0"/>
        <w:rPr>
          <w:ins w:id="18688" w:author="mbeckerle" w:date="2013-02-19T12:42:00Z"/>
          <w:rFonts w:cs="Arial"/>
          <w:b/>
          <w:color w:val="000000"/>
        </w:rPr>
      </w:pPr>
      <w:ins w:id="18689" w:author="Steve Hanson" w:date="2013-03-15T17:05:00Z">
        <w:r>
          <w:rPr>
            <w:rFonts w:cs="Arial"/>
            <w:color w:val="000000"/>
          </w:rPr>
          <w:t>dfdl:</w:t>
        </w:r>
      </w:ins>
      <w:ins w:id="18690" w:author="Steve Hanson" w:date="2013-03-15T17:04:00Z">
        <w:r>
          <w:rPr>
            <w:rFonts w:cs="Arial"/>
            <w:color w:val="000000"/>
          </w:rPr>
          <w:t>occursCountKind is ‘implicit’ and XSD</w:t>
        </w:r>
      </w:ins>
      <w:ins w:id="18691" w:author="Steve Hanson" w:date="2013-03-28T18:17:00Z">
        <w:r w:rsidR="00894B19">
          <w:rPr>
            <w:rFonts w:cs="Arial"/>
            <w:color w:val="000000"/>
          </w:rPr>
          <w:t>L</w:t>
        </w:r>
      </w:ins>
      <w:ins w:id="18692" w:author="Steve Hanson" w:date="2013-03-15T17:04:00Z">
        <w:r>
          <w:rPr>
            <w:rFonts w:cs="Arial"/>
            <w:color w:val="000000"/>
          </w:rPr>
          <w:t xml:space="preserve"> maxOccurs is ‘unbounded’</w:t>
        </w:r>
      </w:ins>
    </w:p>
    <w:p w14:paraId="66B0F801" w14:textId="2EC82A9F" w:rsidR="001E5E42" w:rsidRPr="00E01B87" w:rsidRDefault="006D793B" w:rsidP="003B61E9">
      <w:pPr>
        <w:pStyle w:val="Heading2"/>
        <w:rPr>
          <w:ins w:id="18693" w:author="mbeckerle" w:date="2013-02-19T12:42:00Z"/>
        </w:rPr>
      </w:pPr>
      <w:bookmarkStart w:id="18694" w:name="_Toc349042817"/>
      <w:bookmarkStart w:id="18695" w:name="_Toc362453545"/>
      <w:ins w:id="18696" w:author="mbeckerle" w:date="2013-02-19T12:42:00Z">
        <w:r>
          <w:t xml:space="preserve">Parsing </w:t>
        </w:r>
      </w:ins>
      <w:ins w:id="18697" w:author="mbeckerle" w:date="2013-02-19T12:45:00Z">
        <w:r>
          <w:t>O</w:t>
        </w:r>
      </w:ins>
      <w:ins w:id="18698" w:author="mbeckerle" w:date="2013-02-19T12:42:00Z">
        <w:r w:rsidR="001E5E42">
          <w:t>ccurrences</w:t>
        </w:r>
        <w:r>
          <w:t xml:space="preserve"> with </w:t>
        </w:r>
      </w:ins>
      <w:ins w:id="18699" w:author="mbeckerle" w:date="2013-02-19T12:45:00Z">
        <w:r>
          <w:t>N</w:t>
        </w:r>
      </w:ins>
      <w:ins w:id="18700" w:author="mbeckerle" w:date="2013-02-19T12:42:00Z">
        <w:r w:rsidR="001E5E42">
          <w:t>on-</w:t>
        </w:r>
      </w:ins>
      <w:ins w:id="18701" w:author="mbeckerle" w:date="2013-02-19T12:46:00Z">
        <w:r>
          <w:t>N</w:t>
        </w:r>
      </w:ins>
      <w:ins w:id="18702" w:author="mbeckerle" w:date="2013-02-19T12:42:00Z">
        <w:r w:rsidR="001E5E42">
          <w:t xml:space="preserve">ormal </w:t>
        </w:r>
      </w:ins>
      <w:ins w:id="18703" w:author="mbeckerle" w:date="2013-02-19T12:46:00Z">
        <w:r>
          <w:t>R</w:t>
        </w:r>
      </w:ins>
      <w:ins w:id="18704" w:author="mbeckerle" w:date="2013-02-19T12:42:00Z">
        <w:r w:rsidR="001E5E42">
          <w:t>epresentation</w:t>
        </w:r>
        <w:bookmarkEnd w:id="18694"/>
        <w:bookmarkEnd w:id="18695"/>
      </w:ins>
    </w:p>
    <w:p w14:paraId="2E271B80" w14:textId="798A7AA3" w:rsidR="001E5E42" w:rsidRDefault="00CA2193" w:rsidP="001E5E42">
      <w:pPr>
        <w:autoSpaceDE w:val="0"/>
        <w:rPr>
          <w:ins w:id="18705" w:author="mbeckerle" w:date="2013-02-19T12:42:00Z"/>
          <w:rFonts w:ascii="Helv" w:hAnsi="Helv" w:cs="Helv"/>
          <w:color w:val="000000"/>
        </w:rPr>
      </w:pPr>
      <w:ins w:id="18706" w:author="Steve Hanson" w:date="2013-03-14T18:16:00Z">
        <w:r>
          <w:rPr>
            <w:rFonts w:ascii="Helv" w:hAnsi="Helv" w:cs="Helv"/>
            <w:color w:val="000000"/>
          </w:rPr>
          <w:t>W</w:t>
        </w:r>
      </w:ins>
      <w:ins w:id="18707" w:author="Steve Hanson" w:date="2013-03-14T18:17:00Z">
        <w:r>
          <w:rPr>
            <w:rFonts w:ascii="Helv" w:hAnsi="Helv" w:cs="Helv"/>
            <w:color w:val="000000"/>
          </w:rPr>
          <w:t>hen parsing a</w:t>
        </w:r>
      </w:ins>
      <w:ins w:id="18708" w:author="Steve Hanson" w:date="2013-03-14T18:18:00Z">
        <w:r>
          <w:rPr>
            <w:rFonts w:ascii="Helv" w:hAnsi="Helv" w:cs="Helv"/>
            <w:color w:val="000000"/>
          </w:rPr>
          <w:t xml:space="preserve"> single</w:t>
        </w:r>
      </w:ins>
      <w:ins w:id="18709" w:author="Steve Hanson" w:date="2013-03-14T18:17:00Z">
        <w:r>
          <w:rPr>
            <w:rFonts w:ascii="Helv" w:hAnsi="Helv" w:cs="Helv"/>
            <w:color w:val="000000"/>
          </w:rPr>
          <w:t xml:space="preserve"> array</w:t>
        </w:r>
      </w:ins>
      <w:ins w:id="18710" w:author="Steve Hanson" w:date="2013-03-14T18:16:00Z">
        <w:r>
          <w:rPr>
            <w:rFonts w:ascii="Helv" w:hAnsi="Helv" w:cs="Helv"/>
            <w:color w:val="000000"/>
          </w:rPr>
          <w:t xml:space="preserve">, </w:t>
        </w:r>
      </w:ins>
      <w:ins w:id="18711" w:author="mbeckerle" w:date="2013-02-19T12:42:00Z">
        <w:del w:id="18712" w:author="Steve Hanson" w:date="2013-03-14T18:16:00Z">
          <w:r w:rsidR="001E5E42" w:rsidDel="00CA2193">
            <w:rPr>
              <w:rFonts w:ascii="Helv" w:hAnsi="Helv" w:cs="Helv"/>
              <w:color w:val="000000"/>
            </w:rPr>
            <w:delText>Each time round the array loop, length extraction properties for the element are re-evaluated. I</w:delText>
          </w:r>
        </w:del>
      </w:ins>
      <w:ins w:id="18713" w:author="Steve Hanson" w:date="2013-03-14T18:16:00Z">
        <w:r>
          <w:rPr>
            <w:rFonts w:ascii="Helv" w:hAnsi="Helv" w:cs="Helv"/>
            <w:color w:val="000000"/>
          </w:rPr>
          <w:t>i</w:t>
        </w:r>
      </w:ins>
      <w:ins w:id="18714" w:author="mbeckerle" w:date="2013-02-19T12:42:00Z">
        <w:r w:rsidR="001E5E42">
          <w:rPr>
            <w:rFonts w:ascii="Helv" w:hAnsi="Helv" w:cs="Helv"/>
            <w:color w:val="000000"/>
          </w:rPr>
          <w:t xml:space="preserve">t is </w:t>
        </w:r>
        <w:del w:id="18715" w:author="Steve Hanson" w:date="2013-03-14T18:16:00Z">
          <w:r w:rsidR="001E5E42" w:rsidDel="00CA2193">
            <w:rPr>
              <w:rFonts w:ascii="Helv" w:hAnsi="Helv" w:cs="Helv"/>
              <w:color w:val="000000"/>
            </w:rPr>
            <w:delText xml:space="preserve">therefore </w:delText>
          </w:r>
        </w:del>
        <w:r w:rsidR="001E5E42">
          <w:rPr>
            <w:rFonts w:ascii="Helv" w:hAnsi="Helv" w:cs="Helv"/>
            <w:color w:val="000000"/>
          </w:rPr>
          <w:t xml:space="preserve">possible to </w:t>
        </w:r>
      </w:ins>
      <w:ins w:id="18716" w:author="Steve Hanson" w:date="2013-03-14T18:16:00Z">
        <w:r>
          <w:rPr>
            <w:rFonts w:ascii="Helv" w:hAnsi="Helv" w:cs="Helv"/>
            <w:color w:val="000000"/>
          </w:rPr>
          <w:t>extract occurrence</w:t>
        </w:r>
      </w:ins>
      <w:ins w:id="18717" w:author="Steve Hanson" w:date="2013-03-14T18:17:00Z">
        <w:r>
          <w:rPr>
            <w:rFonts w:ascii="Helv" w:hAnsi="Helv" w:cs="Helv"/>
            <w:color w:val="000000"/>
          </w:rPr>
          <w:t xml:space="preserve">s </w:t>
        </w:r>
      </w:ins>
      <w:ins w:id="18718" w:author="Steve Hanson" w:date="2013-03-14T18:18:00Z">
        <w:r>
          <w:rPr>
            <w:rFonts w:ascii="Helv" w:hAnsi="Helv" w:cs="Helv"/>
            <w:color w:val="000000"/>
          </w:rPr>
          <w:t>that have</w:t>
        </w:r>
      </w:ins>
      <w:ins w:id="18719" w:author="Steve Hanson" w:date="2013-03-14T18:17:00Z">
        <w:r>
          <w:rPr>
            <w:rFonts w:ascii="Helv" w:hAnsi="Helv" w:cs="Helv"/>
            <w:color w:val="000000"/>
          </w:rPr>
          <w:t xml:space="preserve"> different </w:t>
        </w:r>
      </w:ins>
      <w:ins w:id="18720" w:author="mbeckerle" w:date="2013-02-19T12:42:00Z">
        <w:del w:id="18721" w:author="Steve Hanson" w:date="2013-03-14T18:17:00Z">
          <w:r w:rsidR="001E5E42" w:rsidDel="00CA2193">
            <w:rPr>
              <w:rFonts w:ascii="Helv" w:hAnsi="Helv" w:cs="Helv"/>
              <w:color w:val="000000"/>
            </w:rPr>
            <w:delText xml:space="preserve">have occurrences with different </w:delText>
          </w:r>
        </w:del>
        <w:r w:rsidR="001E5E42">
          <w:rPr>
            <w:rFonts w:ascii="Helv" w:hAnsi="Helv" w:cs="Helv"/>
            <w:color w:val="000000"/>
          </w:rPr>
          <w:t xml:space="preserve">representations (nil, empty, normal, absent) </w:t>
        </w:r>
        <w:del w:id="18722" w:author="Steve Hanson" w:date="2013-03-14T18:18:00Z">
          <w:r w:rsidR="001E5E42" w:rsidDel="00CA2193">
            <w:rPr>
              <w:rFonts w:ascii="Helv" w:hAnsi="Helv" w:cs="Helv"/>
              <w:color w:val="000000"/>
            </w:rPr>
            <w:delText>in the same array (</w:delText>
          </w:r>
        </w:del>
        <w:r w:rsidR="001E5E42">
          <w:rPr>
            <w:rFonts w:ascii="Helv" w:hAnsi="Helv" w:cs="Helv"/>
            <w:color w:val="000000"/>
          </w:rPr>
          <w:t xml:space="preserve">although with some </w:t>
        </w:r>
      </w:ins>
      <w:ins w:id="18723" w:author="mbeckerle" w:date="2013-03-24T18:51:00Z">
        <w:r w:rsidR="002F20F9">
          <w:rPr>
            <w:rFonts w:ascii="Helv" w:hAnsi="Helv" w:cs="Helv"/>
            <w:color w:val="000000"/>
          </w:rPr>
          <w:t>values of dfdl:</w:t>
        </w:r>
      </w:ins>
      <w:ins w:id="18724" w:author="mbeckerle" w:date="2013-02-19T12:42:00Z">
        <w:r w:rsidR="001E5E42">
          <w:rPr>
            <w:rFonts w:ascii="Helv" w:hAnsi="Helv" w:cs="Helv"/>
            <w:color w:val="000000"/>
          </w:rPr>
          <w:t>lengthKind certain combinations of representations are not possible</w:t>
        </w:r>
        <w:del w:id="18725" w:author="Steve Hanson" w:date="2013-03-14T18:18:00Z">
          <w:r w:rsidR="001E5E42" w:rsidDel="00CA2193">
            <w:rPr>
              <w:rFonts w:ascii="Helv" w:hAnsi="Helv" w:cs="Helv"/>
              <w:color w:val="000000"/>
            </w:rPr>
            <w:delText>)</w:delText>
          </w:r>
        </w:del>
        <w:r w:rsidR="001E5E42">
          <w:rPr>
            <w:rFonts w:ascii="Helv" w:hAnsi="Helv" w:cs="Helv"/>
            <w:color w:val="000000"/>
          </w:rPr>
          <w:t>.</w:t>
        </w:r>
      </w:ins>
    </w:p>
    <w:p w14:paraId="764B24E3" w14:textId="7A2893B7" w:rsidR="001E5E42" w:rsidRDefault="001E5E42" w:rsidP="001E5E42">
      <w:pPr>
        <w:autoSpaceDE w:val="0"/>
        <w:rPr>
          <w:ins w:id="18726" w:author="mbeckerle" w:date="2013-02-19T12:42:00Z"/>
          <w:rFonts w:ascii="Helv" w:hAnsi="Helv" w:cs="Helv"/>
          <w:color w:val="000000"/>
        </w:rPr>
      </w:pPr>
      <w:ins w:id="18727" w:author="mbeckerle" w:date="2013-02-19T12:42:00Z">
        <w:r>
          <w:rPr>
            <w:rFonts w:ascii="Helv" w:hAnsi="Helv" w:cs="Helv"/>
            <w:color w:val="000000"/>
          </w:rPr>
          <w:t xml:space="preserve">Occurrences with nil representation are added to the </w:t>
        </w:r>
      </w:ins>
      <w:ins w:id="18728" w:author="Steve Hanson" w:date="2013-03-14T18:18:00Z">
        <w:r w:rsidR="00CA2193">
          <w:rPr>
            <w:rFonts w:ascii="Helv" w:hAnsi="Helv" w:cs="Helv"/>
            <w:color w:val="000000"/>
          </w:rPr>
          <w:t>i</w:t>
        </w:r>
      </w:ins>
      <w:ins w:id="18729" w:author="mbeckerle" w:date="2013-02-19T12:42:00Z">
        <w:del w:id="18730" w:author="Steve Hanson" w:date="2013-03-14T18:18:00Z">
          <w:r w:rsidDel="00CA2193">
            <w:rPr>
              <w:rFonts w:ascii="Helv" w:hAnsi="Helv" w:cs="Helv"/>
              <w:color w:val="000000"/>
            </w:rPr>
            <w:delText>I</w:delText>
          </w:r>
        </w:del>
        <w:r>
          <w:rPr>
            <w:rFonts w:ascii="Helv" w:hAnsi="Helv" w:cs="Helv"/>
            <w:color w:val="000000"/>
          </w:rPr>
          <w:t>nfoset with value ‘nil’.</w:t>
        </w:r>
      </w:ins>
    </w:p>
    <w:p w14:paraId="2D210163" w14:textId="56E7CFF9" w:rsidR="001E5E42" w:rsidRDefault="001E5E42" w:rsidP="001E5E42">
      <w:pPr>
        <w:autoSpaceDE w:val="0"/>
        <w:rPr>
          <w:ins w:id="18731" w:author="mbeckerle" w:date="2013-02-19T12:42:00Z"/>
          <w:rFonts w:ascii="Helv" w:hAnsi="Helv" w:cs="Helv"/>
          <w:color w:val="000000"/>
        </w:rPr>
      </w:pPr>
      <w:ins w:id="18732" w:author="mbeckerle" w:date="2013-02-19T12:42:00Z">
        <w:r>
          <w:rPr>
            <w:rFonts w:ascii="Helv" w:hAnsi="Helv" w:cs="Helv"/>
            <w:color w:val="000000"/>
          </w:rPr>
          <w:t xml:space="preserve">Occurrences with empty representation </w:t>
        </w:r>
      </w:ins>
      <w:ins w:id="18733" w:author="Steve Hanson" w:date="2013-03-14T18:19:00Z">
        <w:r w:rsidR="00CA2193">
          <w:rPr>
            <w:rFonts w:ascii="Helv" w:hAnsi="Helv" w:cs="Helv"/>
            <w:color w:val="000000"/>
          </w:rPr>
          <w:t xml:space="preserve">may or may </w:t>
        </w:r>
      </w:ins>
      <w:ins w:id="18734" w:author="mbeckerle" w:date="2013-02-19T12:42:00Z">
        <w:del w:id="18735" w:author="Steve Hanson" w:date="2013-03-14T18:19:00Z">
          <w:r w:rsidDel="00CA2193">
            <w:rPr>
              <w:rFonts w:ascii="Helv" w:hAnsi="Helv" w:cs="Helv"/>
              <w:color w:val="000000"/>
            </w:rPr>
            <w:delText xml:space="preserve">are </w:delText>
          </w:r>
        </w:del>
        <w:r>
          <w:rPr>
            <w:rFonts w:ascii="Helv" w:hAnsi="Helv" w:cs="Helv"/>
            <w:color w:val="000000"/>
          </w:rPr>
          <w:t xml:space="preserve">not </w:t>
        </w:r>
      </w:ins>
      <w:ins w:id="18736" w:author="Steve Hanson" w:date="2013-03-14T18:19:00Z">
        <w:r w:rsidR="00CA2193">
          <w:rPr>
            <w:rFonts w:ascii="Helv" w:hAnsi="Helv" w:cs="Helv"/>
            <w:color w:val="000000"/>
          </w:rPr>
          <w:t xml:space="preserve">be </w:t>
        </w:r>
      </w:ins>
      <w:ins w:id="18737" w:author="mbeckerle" w:date="2013-02-19T12:42:00Z">
        <w:r>
          <w:rPr>
            <w:rFonts w:ascii="Helv" w:hAnsi="Helv" w:cs="Helv"/>
            <w:color w:val="000000"/>
          </w:rPr>
          <w:t xml:space="preserve">added to the </w:t>
        </w:r>
      </w:ins>
      <w:ins w:id="18738" w:author="Steve Hanson" w:date="2013-03-14T18:19:00Z">
        <w:r w:rsidR="00CA2193">
          <w:rPr>
            <w:rFonts w:ascii="Helv" w:hAnsi="Helv" w:cs="Helv"/>
            <w:color w:val="000000"/>
          </w:rPr>
          <w:t>i</w:t>
        </w:r>
      </w:ins>
      <w:ins w:id="18739" w:author="mbeckerle" w:date="2013-02-19T12:42:00Z">
        <w:del w:id="18740" w:author="Steve Hanson" w:date="2013-03-14T18:19:00Z">
          <w:r w:rsidDel="00CA2193">
            <w:rPr>
              <w:rFonts w:ascii="Helv" w:hAnsi="Helv" w:cs="Helv"/>
              <w:color w:val="000000"/>
            </w:rPr>
            <w:delText>I</w:delText>
          </w:r>
        </w:del>
        <w:r>
          <w:rPr>
            <w:rFonts w:ascii="Helv" w:hAnsi="Helv" w:cs="Helv"/>
            <w:color w:val="000000"/>
          </w:rPr>
          <w:t>nfoset</w:t>
        </w:r>
      </w:ins>
      <w:ins w:id="18741" w:author="Steve Hanson" w:date="2013-03-14T18:20:00Z">
        <w:r w:rsidR="00CA2193">
          <w:rPr>
            <w:rFonts w:ascii="Helv" w:hAnsi="Helv" w:cs="Helv"/>
            <w:color w:val="000000"/>
          </w:rPr>
          <w:t xml:space="preserve">, as described in </w:t>
        </w:r>
      </w:ins>
      <w:ins w:id="18742" w:author="mbeckerle" w:date="2013-03-24T18:52:00Z">
        <w:r w:rsidR="002F20F9">
          <w:rPr>
            <w:rFonts w:ascii="Helv" w:hAnsi="Helv" w:cs="Helv"/>
            <w:color w:val="000000"/>
          </w:rPr>
          <w:t>S</w:t>
        </w:r>
      </w:ins>
      <w:ins w:id="18743" w:author="Steve Hanson" w:date="2013-03-14T18:20:00Z">
        <w:del w:id="18744" w:author="mbeckerle" w:date="2013-03-24T18:52:00Z">
          <w:r w:rsidR="00CA2193" w:rsidDel="002F20F9">
            <w:rPr>
              <w:rFonts w:ascii="Helv" w:hAnsi="Helv" w:cs="Helv"/>
              <w:color w:val="000000"/>
            </w:rPr>
            <w:delText>s</w:delText>
          </w:r>
        </w:del>
        <w:r w:rsidR="00CA2193">
          <w:rPr>
            <w:rFonts w:ascii="Helv" w:hAnsi="Helv" w:cs="Helv"/>
            <w:color w:val="000000"/>
          </w:rPr>
          <w:t xml:space="preserve">ection </w:t>
        </w:r>
      </w:ins>
      <w:ins w:id="18745" w:author="mbeckerle" w:date="2013-03-24T18:52:00Z">
        <w:r w:rsidR="002F20F9">
          <w:rPr>
            <w:rFonts w:ascii="Helv" w:hAnsi="Helv" w:cs="Helv"/>
            <w:color w:val="000000"/>
          </w:rPr>
          <w:fldChar w:fldCharType="begin"/>
        </w:r>
        <w:r w:rsidR="002F20F9">
          <w:rPr>
            <w:rFonts w:ascii="Helv" w:hAnsi="Helv" w:cs="Helv"/>
            <w:color w:val="000000"/>
          </w:rPr>
          <w:instrText xml:space="preserve"> REF _Ref351914483 \r \h </w:instrText>
        </w:r>
      </w:ins>
      <w:r w:rsidR="002F20F9">
        <w:rPr>
          <w:rFonts w:ascii="Helv" w:hAnsi="Helv" w:cs="Helv"/>
          <w:color w:val="000000"/>
        </w:rPr>
      </w:r>
      <w:r w:rsidR="002F20F9">
        <w:rPr>
          <w:rFonts w:ascii="Helv" w:hAnsi="Helv" w:cs="Helv"/>
          <w:color w:val="000000"/>
        </w:rPr>
        <w:fldChar w:fldCharType="separate"/>
      </w:r>
      <w:ins w:id="18746" w:author="mbeckerle" w:date="2013-07-10T14:54:00Z">
        <w:r w:rsidR="008B68D7">
          <w:rPr>
            <w:rFonts w:ascii="Helv" w:hAnsi="Helv" w:cs="Helv"/>
            <w:color w:val="000000"/>
          </w:rPr>
          <w:t>9.4</w:t>
        </w:r>
      </w:ins>
      <w:ins w:id="18747" w:author="mbeckerle" w:date="2013-03-24T18:52:00Z">
        <w:r w:rsidR="002F20F9">
          <w:rPr>
            <w:rFonts w:ascii="Helv" w:hAnsi="Helv" w:cs="Helv"/>
            <w:color w:val="000000"/>
          </w:rPr>
          <w:fldChar w:fldCharType="end"/>
        </w:r>
      </w:ins>
      <w:ins w:id="18748" w:author="Steve Hanson" w:date="2013-03-14T18:20:00Z">
        <w:del w:id="18749" w:author="mbeckerle" w:date="2013-03-24T18:52:00Z">
          <w:r w:rsidR="00CA2193" w:rsidDel="002F20F9">
            <w:rPr>
              <w:rFonts w:ascii="Helv" w:hAnsi="Helv" w:cs="Helv"/>
              <w:color w:val="000000"/>
            </w:rPr>
            <w:delText>&lt;tbd&gt;</w:delText>
          </w:r>
        </w:del>
        <w:r w:rsidR="00CA2193">
          <w:rPr>
            <w:rFonts w:ascii="Helv" w:hAnsi="Helv" w:cs="Helv"/>
            <w:color w:val="000000"/>
          </w:rPr>
          <w:t xml:space="preserve">. If a required occurrence is not added to the </w:t>
        </w:r>
      </w:ins>
      <w:ins w:id="18750" w:author="Steve Hanson" w:date="2013-03-14T18:21:00Z">
        <w:r w:rsidR="00CA2193">
          <w:rPr>
            <w:rFonts w:ascii="Helv" w:hAnsi="Helv" w:cs="Helv"/>
            <w:color w:val="000000"/>
          </w:rPr>
          <w:t>i</w:t>
        </w:r>
      </w:ins>
      <w:ins w:id="18751" w:author="Steve Hanson" w:date="2013-03-14T18:20:00Z">
        <w:r w:rsidR="00CA2193">
          <w:rPr>
            <w:rFonts w:ascii="Helv" w:hAnsi="Helv" w:cs="Helv"/>
            <w:color w:val="000000"/>
          </w:rPr>
          <w:t xml:space="preserve">nfoset, </w:t>
        </w:r>
      </w:ins>
      <w:ins w:id="18752" w:author="Steve Hanson" w:date="2013-03-14T18:22:00Z">
        <w:r w:rsidR="00CA2193">
          <w:rPr>
            <w:rFonts w:ascii="Helv" w:hAnsi="Helv" w:cs="Helv"/>
            <w:color w:val="000000"/>
          </w:rPr>
          <w:t>it may be</w:t>
        </w:r>
      </w:ins>
      <w:ins w:id="18753" w:author="Steve Hanson" w:date="2013-03-14T18:21:00Z">
        <w:r w:rsidR="00CA2193">
          <w:rPr>
            <w:rFonts w:ascii="Helv" w:hAnsi="Helv" w:cs="Helv"/>
            <w:color w:val="000000"/>
          </w:rPr>
          <w:t xml:space="preserve"> a processing error</w:t>
        </w:r>
      </w:ins>
      <w:ins w:id="18754" w:author="Steve Hanson" w:date="2013-03-14T18:22:00Z">
        <w:r w:rsidR="00CA2193">
          <w:rPr>
            <w:rFonts w:ascii="Helv" w:hAnsi="Helv" w:cs="Helv"/>
            <w:color w:val="000000"/>
          </w:rPr>
          <w:t>,</w:t>
        </w:r>
      </w:ins>
      <w:ins w:id="18755" w:author="Steve Hanson" w:date="2013-03-14T18:21:00Z">
        <w:r w:rsidR="00CA2193">
          <w:rPr>
            <w:rFonts w:ascii="Helv" w:hAnsi="Helv" w:cs="Helv"/>
            <w:color w:val="000000"/>
          </w:rPr>
          <w:t xml:space="preserve"> depend</w:t>
        </w:r>
      </w:ins>
      <w:ins w:id="18756" w:author="Steve Hanson" w:date="2013-03-14T18:22:00Z">
        <w:r w:rsidR="00CA2193">
          <w:rPr>
            <w:rFonts w:ascii="Helv" w:hAnsi="Helv" w:cs="Helv"/>
            <w:color w:val="000000"/>
          </w:rPr>
          <w:t>ent</w:t>
        </w:r>
      </w:ins>
      <w:ins w:id="18757" w:author="Steve Hanson" w:date="2013-03-14T18:21:00Z">
        <w:r w:rsidR="00CA2193">
          <w:rPr>
            <w:rFonts w:ascii="Helv" w:hAnsi="Helv" w:cs="Helv"/>
            <w:color w:val="000000"/>
          </w:rPr>
          <w:t xml:space="preserve"> on dfdl:occursCountKind as described </w:t>
        </w:r>
      </w:ins>
      <w:ins w:id="18758" w:author="Steve Hanson" w:date="2013-03-14T18:39:00Z">
        <w:r w:rsidR="00C75780">
          <w:rPr>
            <w:rFonts w:ascii="Helv" w:hAnsi="Helv" w:cs="Helv"/>
            <w:color w:val="000000"/>
          </w:rPr>
          <w:t xml:space="preserve">in </w:t>
        </w:r>
      </w:ins>
      <w:ins w:id="18759" w:author="Steve Hanson" w:date="2013-03-14T18:41:00Z">
        <w:r w:rsidR="00C75780" w:rsidRPr="00C75780">
          <w:rPr>
            <w:rFonts w:ascii="Helv" w:hAnsi="Helv" w:cs="Helv"/>
            <w:color w:val="000000"/>
          </w:rPr>
          <w:t>section 16.1</w:t>
        </w:r>
      </w:ins>
      <w:ins w:id="18760" w:author="Steve Hanson" w:date="2013-03-14T18:21:00Z">
        <w:r w:rsidR="00CA2193">
          <w:rPr>
            <w:rFonts w:ascii="Helv" w:hAnsi="Helv" w:cs="Helv"/>
            <w:color w:val="000000"/>
          </w:rPr>
          <w:t>.</w:t>
        </w:r>
      </w:ins>
      <w:ins w:id="18761" w:author="Steve Hanson" w:date="2013-03-14T18:19:00Z">
        <w:r w:rsidR="00CA2193">
          <w:rPr>
            <w:rFonts w:ascii="Helv" w:hAnsi="Helv" w:cs="Helv"/>
            <w:color w:val="000000"/>
          </w:rPr>
          <w:t xml:space="preserve"> </w:t>
        </w:r>
      </w:ins>
      <w:ins w:id="18762" w:author="mbeckerle" w:date="2013-02-19T12:42:00Z">
        <w:del w:id="18763" w:author="Steve Hanson" w:date="2013-03-14T18:20:00Z">
          <w:r w:rsidDel="00CA2193">
            <w:rPr>
              <w:rFonts w:ascii="Helv" w:hAnsi="Helv" w:cs="Helv"/>
              <w:color w:val="000000"/>
            </w:rPr>
            <w:delText xml:space="preserve"> unless they are a required occurrence and a default is defined, in which case the default is added. For a required occurrence, if there is no default value, or if the element is of complex type, it may be a processing error, dependent on occursCountKind. (Modified behaviour for xs:string and xs:hexBinary as noted in section 2 above). </w:delText>
          </w:r>
        </w:del>
      </w:ins>
    </w:p>
    <w:p w14:paraId="1BE3AC1F" w14:textId="7F0508BC" w:rsidR="001E5E42" w:rsidRDefault="001E5E42" w:rsidP="001E5E42">
      <w:pPr>
        <w:autoSpaceDE w:val="0"/>
        <w:rPr>
          <w:ins w:id="18764" w:author="Steve Hanson" w:date="2013-03-15T17:08:00Z"/>
          <w:rFonts w:ascii="Helv" w:hAnsi="Helv" w:cs="Helv"/>
          <w:color w:val="000000"/>
        </w:rPr>
      </w:pPr>
      <w:ins w:id="18765" w:author="mbeckerle" w:date="2013-02-19T12:42:00Z">
        <w:r>
          <w:rPr>
            <w:rFonts w:ascii="Helv" w:hAnsi="Helv" w:cs="Helv"/>
            <w:color w:val="000000"/>
          </w:rPr>
          <w:t xml:space="preserve">Occurrences with absent representation are not added to the </w:t>
        </w:r>
      </w:ins>
      <w:ins w:id="18766" w:author="Steve Hanson" w:date="2013-03-14T18:21:00Z">
        <w:r w:rsidR="00CA2193">
          <w:rPr>
            <w:rFonts w:ascii="Helv" w:hAnsi="Helv" w:cs="Helv"/>
            <w:color w:val="000000"/>
          </w:rPr>
          <w:t>i</w:t>
        </w:r>
      </w:ins>
      <w:ins w:id="18767" w:author="mbeckerle" w:date="2013-02-19T12:42:00Z">
        <w:del w:id="18768" w:author="Steve Hanson" w:date="2013-03-14T18:21:00Z">
          <w:r w:rsidDel="00CA2193">
            <w:rPr>
              <w:rFonts w:ascii="Helv" w:hAnsi="Helv" w:cs="Helv"/>
              <w:color w:val="000000"/>
            </w:rPr>
            <w:delText>I</w:delText>
          </w:r>
        </w:del>
        <w:r>
          <w:rPr>
            <w:rFonts w:ascii="Helv" w:hAnsi="Helv" w:cs="Helv"/>
            <w:color w:val="000000"/>
          </w:rPr>
          <w:t xml:space="preserve">nfoset. For a required occurrence it may be a processing error, dependent on </w:t>
        </w:r>
      </w:ins>
      <w:ins w:id="18769" w:author="Steve Hanson" w:date="2013-03-14T18:22:00Z">
        <w:r w:rsidR="00CA2193">
          <w:rPr>
            <w:rFonts w:ascii="Helv" w:hAnsi="Helv" w:cs="Helv"/>
            <w:color w:val="000000"/>
          </w:rPr>
          <w:t>dfdl:</w:t>
        </w:r>
      </w:ins>
      <w:ins w:id="18770" w:author="mbeckerle" w:date="2013-02-19T12:42:00Z">
        <w:r>
          <w:rPr>
            <w:rFonts w:ascii="Helv" w:hAnsi="Helv" w:cs="Helv"/>
            <w:color w:val="000000"/>
          </w:rPr>
          <w:t>occursCountKind</w:t>
        </w:r>
      </w:ins>
      <w:ins w:id="18771" w:author="Steve Hanson" w:date="2013-03-14T18:23:00Z">
        <w:r w:rsidR="00CA2193">
          <w:rPr>
            <w:rFonts w:ascii="Helv" w:hAnsi="Helv" w:cs="Helv"/>
            <w:color w:val="000000"/>
          </w:rPr>
          <w:t xml:space="preserve"> as described </w:t>
        </w:r>
      </w:ins>
      <w:ins w:id="18772" w:author="Steve Hanson" w:date="2013-03-14T18:42:00Z">
        <w:r w:rsidR="00C75780">
          <w:rPr>
            <w:rFonts w:ascii="Helv" w:hAnsi="Helv" w:cs="Helv"/>
            <w:color w:val="000000"/>
          </w:rPr>
          <w:t>in section 16.1</w:t>
        </w:r>
      </w:ins>
      <w:ins w:id="18773" w:author="mbeckerle" w:date="2013-02-19T12:42:00Z">
        <w:r>
          <w:rPr>
            <w:rFonts w:ascii="Helv" w:hAnsi="Helv" w:cs="Helv"/>
            <w:color w:val="000000"/>
          </w:rPr>
          <w:t>.</w:t>
        </w:r>
      </w:ins>
    </w:p>
    <w:p w14:paraId="01FDC80A" w14:textId="7AB5D650" w:rsidR="00FC2BBA" w:rsidRPr="00E01B87" w:rsidRDefault="00FC2BBA" w:rsidP="00FC2BBA">
      <w:pPr>
        <w:pStyle w:val="Heading2"/>
        <w:rPr>
          <w:ins w:id="18774" w:author="Steve Hanson" w:date="2013-03-15T17:08:00Z"/>
        </w:rPr>
      </w:pPr>
      <w:bookmarkStart w:id="18775" w:name="_Toc362453546"/>
      <w:ins w:id="18776" w:author="Steve Hanson" w:date="2013-03-15T17:08:00Z">
        <w:r>
          <w:t>Sparse Arrays</w:t>
        </w:r>
        <w:bookmarkEnd w:id="18775"/>
      </w:ins>
    </w:p>
    <w:p w14:paraId="56C295E8" w14:textId="2CEBC42F" w:rsidR="00FC2BBA" w:rsidDel="00FC2BBA" w:rsidRDefault="00FC2BBA" w:rsidP="001E5E42">
      <w:pPr>
        <w:autoSpaceDE w:val="0"/>
        <w:rPr>
          <w:ins w:id="18777" w:author="mbeckerle" w:date="2013-02-19T12:42:00Z"/>
          <w:del w:id="18778" w:author="Steve Hanson" w:date="2013-03-15T17:08:00Z"/>
          <w:rFonts w:ascii="Helv" w:hAnsi="Helv" w:cs="Helv"/>
          <w:color w:val="000000"/>
        </w:rPr>
      </w:pPr>
    </w:p>
    <w:p w14:paraId="084EEE4B" w14:textId="77777777" w:rsidR="001E5E42" w:rsidRDefault="001E5E42" w:rsidP="001E5E42">
      <w:pPr>
        <w:pStyle w:val="NormalWeb"/>
        <w:rPr>
          <w:ins w:id="18779" w:author="mbeckerle" w:date="2013-02-19T12:42:00Z"/>
          <w:rFonts w:ascii="Arial" w:hAnsi="Arial" w:cs="Arial"/>
          <w:sz w:val="20"/>
          <w:szCs w:val="20"/>
        </w:rPr>
      </w:pPr>
      <w:ins w:id="18780" w:author="mbeckerle" w:date="2013-02-19T12:42:00Z">
        <w:r>
          <w:rPr>
            <w:rFonts w:ascii="Arial" w:hAnsi="Arial" w:cs="Arial"/>
            <w:sz w:val="20"/>
            <w:szCs w:val="20"/>
          </w:rPr>
          <w:t xml:space="preserve">Consider parsing an array where optional occurrences with empty representation are present in the data, but there are also later optional occurrences present with normal representation. Such an array is sometimes called a ‘sparse array’. </w:t>
        </w:r>
      </w:ins>
    </w:p>
    <w:p w14:paraId="4E737D18" w14:textId="73348D3F" w:rsidR="006D793B" w:rsidRDefault="001E5E42" w:rsidP="00CA2193">
      <w:pPr>
        <w:numPr>
          <w:ilvl w:val="0"/>
          <w:numId w:val="202"/>
        </w:numPr>
        <w:rPr>
          <w:ins w:id="18781" w:author="mbeckerle" w:date="2013-02-19T12:46:00Z"/>
        </w:rPr>
      </w:pPr>
      <w:ins w:id="18782" w:author="mbeckerle" w:date="2013-02-19T12:42:00Z">
        <w:r w:rsidRPr="00CE6268">
          <w:t>If the indices of the occurrences</w:t>
        </w:r>
        <w:r w:rsidRPr="0002179F">
          <w:t xml:space="preserve"> are significant and need to be preserved, then the array may be modelled using an element with </w:t>
        </w:r>
      </w:ins>
      <w:ins w:id="18783" w:author="Steve Hanson" w:date="2013-03-14T18:24:00Z">
        <w:r w:rsidR="00CA2193">
          <w:t>XSD</w:t>
        </w:r>
      </w:ins>
      <w:ins w:id="18784" w:author="Steve Hanson" w:date="2013-03-28T18:17:00Z">
        <w:r w:rsidR="00894B19">
          <w:t>L</w:t>
        </w:r>
      </w:ins>
      <w:ins w:id="18785" w:author="Steve Hanson" w:date="2013-03-14T18:24:00Z">
        <w:r w:rsidR="00CA2193">
          <w:t xml:space="preserve"> </w:t>
        </w:r>
      </w:ins>
      <w:ins w:id="18786" w:author="mbeckerle" w:date="2013-02-19T12:42:00Z">
        <w:r w:rsidRPr="0002179F">
          <w:t xml:space="preserve">nillable ‘true’, </w:t>
        </w:r>
      </w:ins>
      <w:ins w:id="18787" w:author="Steve Hanson" w:date="2013-03-14T18:24:00Z">
        <w:r w:rsidR="00CA2193">
          <w:t>dfdl:</w:t>
        </w:r>
      </w:ins>
      <w:ins w:id="18788" w:author="mbeckerle" w:date="2013-02-19T12:42:00Z">
        <w:r w:rsidRPr="0002179F">
          <w:t>nilKind ‘literalValue’</w:t>
        </w:r>
      </w:ins>
      <w:ins w:id="18789" w:author="Steve Hanson" w:date="2013-03-14T18:26:00Z">
        <w:r w:rsidR="00380123">
          <w:t xml:space="preserve">, </w:t>
        </w:r>
      </w:ins>
      <w:ins w:id="18790" w:author="mbeckerle" w:date="2013-02-19T12:42:00Z">
        <w:del w:id="18791" w:author="Steve Hanson" w:date="2013-03-14T18:26:00Z">
          <w:r w:rsidRPr="0002179F" w:rsidDel="00380123">
            <w:delText xml:space="preserve"> and </w:delText>
          </w:r>
        </w:del>
      </w:ins>
      <w:ins w:id="18792" w:author="Steve Hanson" w:date="2013-03-14T18:26:00Z">
        <w:r w:rsidR="00380123">
          <w:t xml:space="preserve"> </w:t>
        </w:r>
      </w:ins>
      <w:ins w:id="18793" w:author="Steve Hanson" w:date="2013-03-14T18:24:00Z">
        <w:r w:rsidR="00CA2193">
          <w:t>dfdl:</w:t>
        </w:r>
      </w:ins>
      <w:ins w:id="18794" w:author="mbeckerle" w:date="2013-02-19T12:42:00Z">
        <w:r w:rsidRPr="0002179F">
          <w:t>nilValue ‘%ES;’</w:t>
        </w:r>
      </w:ins>
      <w:ins w:id="18795" w:author="Steve Hanson" w:date="2013-03-14T18:26:00Z">
        <w:r w:rsidR="00380123">
          <w:t xml:space="preserve"> and dfdl:nilValueDelimiterPolicy the same as dfdl:emptyValueDelimiterPolicy.</w:t>
        </w:r>
      </w:ins>
      <w:ins w:id="18796" w:author="mbeckerle" w:date="2013-02-19T12:42:00Z">
        <w:del w:id="18797" w:author="Steve Hanson" w:date="2013-03-14T18:27:00Z">
          <w:r w:rsidRPr="0002179F" w:rsidDel="00380123">
            <w:delText>.</w:delText>
          </w:r>
        </w:del>
        <w:r w:rsidRPr="0002179F">
          <w:t xml:space="preserve"> </w:t>
        </w:r>
      </w:ins>
      <w:ins w:id="18798" w:author="Steve Hanson" w:date="2013-03-14T18:32:00Z">
        <w:r w:rsidR="00380123">
          <w:t>The</w:t>
        </w:r>
      </w:ins>
      <w:ins w:id="18799" w:author="mbeckerle" w:date="2013-02-19T12:42:00Z">
        <w:del w:id="18800" w:author="Steve Hanson" w:date="2013-03-14T18:32:00Z">
          <w:r w:rsidRPr="0002179F" w:rsidDel="00380123">
            <w:delText>All</w:delText>
          </w:r>
        </w:del>
        <w:r w:rsidRPr="0002179F">
          <w:t xml:space="preserve"> occurrences with empty representation </w:t>
        </w:r>
      </w:ins>
      <w:ins w:id="18801" w:author="Steve Hanson" w:date="2013-03-14T18:32:00Z">
        <w:r w:rsidR="00380123">
          <w:t xml:space="preserve">now become occurrences with nil representation, and </w:t>
        </w:r>
      </w:ins>
      <w:ins w:id="18802" w:author="mbeckerle" w:date="2013-02-19T12:42:00Z">
        <w:r w:rsidRPr="0002179F">
          <w:t xml:space="preserve">will </w:t>
        </w:r>
        <w:del w:id="18803" w:author="Steve Hanson" w:date="2013-03-14T18:32:00Z">
          <w:r w:rsidRPr="0002179F" w:rsidDel="00380123">
            <w:delText xml:space="preserve">then </w:delText>
          </w:r>
        </w:del>
        <w:r w:rsidRPr="0002179F">
          <w:t xml:space="preserve">produce nil values in the </w:t>
        </w:r>
      </w:ins>
      <w:ins w:id="18804" w:author="Steve Hanson" w:date="2013-03-14T18:35:00Z">
        <w:r w:rsidR="00FA607E">
          <w:t>i</w:t>
        </w:r>
      </w:ins>
      <w:ins w:id="18805" w:author="mbeckerle" w:date="2013-02-19T12:42:00Z">
        <w:del w:id="18806" w:author="Steve Hanson" w:date="2013-03-14T18:35:00Z">
          <w:r w:rsidRPr="0002179F" w:rsidDel="00FA607E">
            <w:delText>I</w:delText>
          </w:r>
        </w:del>
        <w:r w:rsidRPr="0002179F">
          <w:t xml:space="preserve">nfoset, so the absolute positions of all occurrences are preserved. </w:t>
        </w:r>
      </w:ins>
    </w:p>
    <w:p w14:paraId="5C972AFC" w14:textId="421B8FB7" w:rsidR="001E5E42" w:rsidRPr="0002179F" w:rsidRDefault="001E5E42" w:rsidP="00CA2193">
      <w:pPr>
        <w:numPr>
          <w:ilvl w:val="0"/>
          <w:numId w:val="202"/>
        </w:numPr>
        <w:rPr>
          <w:ins w:id="18807" w:author="mbeckerle" w:date="2013-02-19T12:42:00Z"/>
        </w:rPr>
      </w:pPr>
      <w:ins w:id="18808" w:author="mbeckerle" w:date="2013-02-19T12:42:00Z">
        <w:r w:rsidRPr="00CE6268">
          <w:t>If the indices of the occurrences</w:t>
        </w:r>
        <w:r w:rsidRPr="0002179F">
          <w:t xml:space="preserve"> are not significant, then the array should be modelled using an element with </w:t>
        </w:r>
      </w:ins>
      <w:ins w:id="18809" w:author="Steve Hanson" w:date="2013-03-14T18:33:00Z">
        <w:r w:rsidR="00380123">
          <w:t>XSD</w:t>
        </w:r>
      </w:ins>
      <w:ins w:id="18810" w:author="Steve Hanson" w:date="2013-03-28T18:17:00Z">
        <w:r w:rsidR="00894B19">
          <w:t>L</w:t>
        </w:r>
      </w:ins>
      <w:ins w:id="18811" w:author="Steve Hanson" w:date="2013-03-14T18:33:00Z">
        <w:r w:rsidR="00380123">
          <w:t xml:space="preserve"> </w:t>
        </w:r>
      </w:ins>
      <w:ins w:id="18812" w:author="mbeckerle" w:date="2013-02-19T12:42:00Z">
        <w:r w:rsidRPr="0002179F">
          <w:t xml:space="preserve">nillable ‘false’. Optional occurrences with empty representation will not create items in the </w:t>
        </w:r>
      </w:ins>
      <w:ins w:id="18813" w:author="Steve Hanson" w:date="2013-03-14T18:33:00Z">
        <w:r w:rsidR="00380123">
          <w:t>i</w:t>
        </w:r>
      </w:ins>
      <w:ins w:id="18814" w:author="mbeckerle" w:date="2013-02-19T12:42:00Z">
        <w:del w:id="18815" w:author="Steve Hanson" w:date="2013-03-14T18:33:00Z">
          <w:r w:rsidRPr="0002179F" w:rsidDel="00380123">
            <w:delText>I</w:delText>
          </w:r>
        </w:del>
        <w:r w:rsidRPr="0002179F">
          <w:t xml:space="preserve">nfoset, so the absolute position of any optional occurrences with normal representation is not preserved. Optional occurrences with empty representation are therefore skipped.  </w:t>
        </w:r>
      </w:ins>
    </w:p>
    <w:p w14:paraId="2E58E070" w14:textId="341EE19A" w:rsidR="001E5E42" w:rsidRDefault="001E5E42" w:rsidP="001E5E42">
      <w:pPr>
        <w:pStyle w:val="NormalWeb"/>
        <w:rPr>
          <w:ins w:id="18816" w:author="mbeckerle" w:date="2013-02-19T12:42:00Z"/>
          <w:rFonts w:ascii="Arial" w:hAnsi="Arial" w:cs="Arial"/>
          <w:sz w:val="20"/>
          <w:szCs w:val="20"/>
        </w:rPr>
      </w:pPr>
      <w:ins w:id="18817" w:author="mbeckerle" w:date="2013-02-19T12:42:00Z">
        <w:del w:id="18818" w:author="Steve Hanson" w:date="2013-03-14T18:33:00Z">
          <w:r w:rsidDel="00380123">
            <w:rPr>
              <w:rFonts w:ascii="Arial" w:hAnsi="Arial" w:cs="Arial"/>
              <w:sz w:val="20"/>
              <w:szCs w:val="20"/>
            </w:rPr>
            <w:delText>This behaviour is independent of occursCountKind unless explicitly stated otherwise.</w:delText>
          </w:r>
        </w:del>
      </w:ins>
    </w:p>
    <w:p w14:paraId="3280D12D" w14:textId="3145B3E1" w:rsidR="00807769" w:rsidDel="00964415" w:rsidRDefault="00807769">
      <w:pPr>
        <w:rPr>
          <w:ins w:id="18819" w:author="Steve Hanson" w:date="2012-03-01T11:33:00Z"/>
          <w:del w:id="18820" w:author="mbeckerle" w:date="2012-04-22T21:06:00Z"/>
        </w:rPr>
        <w:pPrChange w:id="18821" w:author="Steve Hanson" w:date="2012-03-01T11:33:00Z">
          <w:pPr>
            <w:pStyle w:val="nobreak"/>
          </w:pPr>
        </w:pPrChange>
      </w:pPr>
    </w:p>
    <w:p w14:paraId="12E57A2D" w14:textId="21A977EE" w:rsidR="00807769" w:rsidRPr="00807769" w:rsidRDefault="00807769">
      <w:pPr>
        <w:pStyle w:val="nobreak"/>
      </w:pPr>
      <w:ins w:id="18822" w:author="Steve Hanson" w:date="2012-03-01T11:33:00Z">
        <w:del w:id="18823" w:author="mbeckerle" w:date="2012-04-22T21:06:00Z">
          <w:r w:rsidDel="00964415">
            <w:delText xml:space="preserve"> </w:delText>
          </w:r>
        </w:del>
      </w:ins>
    </w:p>
    <w:p w14:paraId="088CC720" w14:textId="77777777" w:rsidR="00E41D4A" w:rsidRPr="005223F4" w:rsidRDefault="00E41D4A" w:rsidP="009E142C">
      <w:pPr>
        <w:pStyle w:val="Heading1"/>
      </w:pPr>
      <w:bookmarkStart w:id="18824" w:name="_Toc130873643"/>
      <w:bookmarkStart w:id="18825" w:name="_Toc140549615"/>
      <w:bookmarkStart w:id="18826" w:name="_Toc177399126"/>
      <w:bookmarkStart w:id="18827" w:name="_Toc175057413"/>
      <w:bookmarkStart w:id="18828" w:name="_Toc199516356"/>
      <w:bookmarkStart w:id="18829" w:name="_Toc194984019"/>
      <w:bookmarkStart w:id="18830" w:name="_Toc243112861"/>
      <w:bookmarkStart w:id="18831" w:name="_Ref255463851"/>
      <w:bookmarkStart w:id="18832" w:name="_Ref255463857"/>
      <w:bookmarkStart w:id="18833" w:name="_Ref255476304"/>
      <w:bookmarkStart w:id="18834" w:name="_Toc349042818"/>
      <w:bookmarkStart w:id="18835" w:name="_Toc362453547"/>
      <w:r w:rsidRPr="005223F4">
        <w:t>Calculated Value Properties</w:t>
      </w:r>
      <w:bookmarkEnd w:id="18824"/>
      <w:bookmarkEnd w:id="18825"/>
      <w:r w:rsidRPr="005223F4">
        <w:t>.</w:t>
      </w:r>
      <w:bookmarkEnd w:id="18826"/>
      <w:bookmarkEnd w:id="18827"/>
      <w:bookmarkEnd w:id="18828"/>
      <w:bookmarkEnd w:id="18829"/>
      <w:bookmarkEnd w:id="18830"/>
      <w:bookmarkEnd w:id="18831"/>
      <w:bookmarkEnd w:id="18832"/>
      <w:bookmarkEnd w:id="18833"/>
      <w:bookmarkEnd w:id="18834"/>
      <w:bookmarkEnd w:id="18835"/>
    </w:p>
    <w:p w14:paraId="1BBFC1A3" w14:textId="77777777" w:rsidR="005D5EB2" w:rsidRPr="005223F4" w:rsidRDefault="007D3D32" w:rsidP="007D3D32">
      <w:pPr>
        <w:pStyle w:val="nobreak"/>
      </w:pPr>
      <w:r w:rsidRPr="005223F4">
        <w:rPr>
          <w:rFonts w:eastAsia="MS Mincho" w:cs="Arial"/>
          <w:color w:val="000000"/>
          <w:lang w:eastAsia="ja-JP"/>
        </w:rPr>
        <w:t xml:space="preserve">This section describes properties which allow the creation of calculated elements. When parsing, the value of a calculated element is derived using a </w:t>
      </w:r>
      <w:r w:rsidR="00293086" w:rsidRPr="005223F4">
        <w:rPr>
          <w:rFonts w:eastAsia="MS Mincho" w:cs="Arial"/>
          <w:color w:val="000000"/>
          <w:lang w:eastAsia="ja-JP"/>
        </w:rPr>
        <w:t>DFDL Expression</w:t>
      </w:r>
      <w:r w:rsidRPr="005223F4">
        <w:rPr>
          <w:rFonts w:eastAsia="MS Mincho" w:cs="Arial"/>
          <w:color w:val="000000"/>
          <w:lang w:eastAsia="ja-JP"/>
        </w:rPr>
        <w:t xml:space="preserve">, and not by processing bytes from the data stream. When unparsing, the value of a calculated element is derived using a </w:t>
      </w:r>
      <w:r w:rsidR="00293086" w:rsidRPr="005223F4">
        <w:rPr>
          <w:rFonts w:eastAsia="MS Mincho" w:cs="Arial"/>
          <w:color w:val="000000"/>
          <w:lang w:eastAsia="ja-JP"/>
        </w:rPr>
        <w:t>DFDL Expression</w:t>
      </w:r>
      <w:r w:rsidRPr="005223F4">
        <w:rPr>
          <w:rFonts w:eastAsia="MS Mincho" w:cs="Arial"/>
          <w:color w:val="000000"/>
          <w:lang w:eastAsia="ja-JP"/>
        </w:rPr>
        <w:t>, and is not obtained from the infoset in the usual way</w:t>
      </w:r>
      <w:r w:rsidR="00E76101" w:rsidRPr="005223F4">
        <w:rPr>
          <w:rFonts w:ascii="Helv" w:eastAsia="MS Mincho" w:hAnsi="Helv" w:cs="Helv"/>
          <w:color w:val="000000"/>
          <w:lang w:eastAsia="ja-JP"/>
        </w:rPr>
        <w:t>.</w:t>
      </w:r>
    </w:p>
    <w:p w14:paraId="267447BC" w14:textId="145D8F7F" w:rsidR="00AD18B5" w:rsidRPr="005223F4" w:rsidDel="00964415" w:rsidRDefault="00AD18B5" w:rsidP="00AD18B5">
      <w:pPr>
        <w:rPr>
          <w:del w:id="18836" w:author="mbeckerle" w:date="2012-04-22T21:06:00Z"/>
        </w:rPr>
      </w:pPr>
    </w:p>
    <w:p w14:paraId="55F0AFA4" w14:textId="77777777" w:rsidR="005D5EB2" w:rsidRPr="005223F4" w:rsidRDefault="005D5EB2" w:rsidP="005D5EB2">
      <w:r w:rsidRPr="005223F4">
        <w:t xml:space="preserve">Calculated elements allow a technique that is commonly called layering. In this technique, some elements are said to be in the physical layer, and some in the logical layer. When parsing, the logical layer values are computed from physical layer values. When unparsing the opposite occurs, that is the physical layer values are computed from the logical layer values. </w:t>
      </w:r>
    </w:p>
    <w:p w14:paraId="0D8F1733" w14:textId="6456AD69" w:rsidR="00AD18B5" w:rsidRPr="005223F4" w:rsidDel="00964415" w:rsidRDefault="00AD18B5" w:rsidP="005D5EB2">
      <w:pPr>
        <w:rPr>
          <w:del w:id="18837" w:author="mbeckerle" w:date="2012-04-22T21:06:00Z"/>
        </w:rPr>
      </w:pPr>
    </w:p>
    <w:p w14:paraId="4579B33A" w14:textId="77777777" w:rsidR="005D5EB2" w:rsidRPr="005223F4" w:rsidRDefault="005D5EB2" w:rsidP="0019083B">
      <w:r w:rsidRPr="005223F4">
        <w:t xml:space="preserve">Calculated elements are commonly used with hidden elements so as to hide the physical layer elements so that they do not become part of the </w:t>
      </w:r>
      <w:r w:rsidR="0019083B" w:rsidRPr="005223F4">
        <w:t>infoset</w:t>
      </w:r>
      <w:r w:rsidRPr="005223F4">
        <w:t>.</w:t>
      </w:r>
    </w:p>
    <w:p w14:paraId="68DD9EA5" w14:textId="6C4790C6" w:rsidR="00AD18B5" w:rsidRPr="005223F4" w:rsidDel="00964415" w:rsidRDefault="00AD18B5" w:rsidP="0019083B">
      <w:pPr>
        <w:rPr>
          <w:del w:id="18838" w:author="mbeckerle" w:date="2012-04-22T21:06:00Z"/>
        </w:rPr>
      </w:pPr>
    </w:p>
    <w:p w14:paraId="191C1355" w14:textId="77777777" w:rsidR="005D5EB2" w:rsidRPr="005223F4" w:rsidRDefault="005D5EB2" w:rsidP="005D5EB2">
      <w:r w:rsidRPr="005223F4">
        <w:t xml:space="preserve">When a DFDL Schema is used to both parse and unparse data, then a calculated element on parsing will normally have one or more calculated elements on unparsing. </w:t>
      </w:r>
    </w:p>
    <w:p w14:paraId="651E733A" w14:textId="1089F0E5" w:rsidR="00AD18B5" w:rsidRPr="005223F4" w:rsidDel="00964415" w:rsidRDefault="00AD18B5" w:rsidP="005D5EB2">
      <w:pPr>
        <w:rPr>
          <w:del w:id="18839" w:author="mbeckerle" w:date="2012-04-22T21:06:00Z"/>
        </w:rPr>
      </w:pPr>
    </w:p>
    <w:p w14:paraId="5C375F9F" w14:textId="77777777" w:rsidR="006718AC" w:rsidRPr="005223F4" w:rsidRDefault="006718AC" w:rsidP="005D5EB2">
      <w:commentRangeStart w:id="18840"/>
      <w:r w:rsidRPr="005223F4">
        <w:t>These properties apply to elements of simple type</w:t>
      </w:r>
      <w:del w:id="18841" w:author="Steve Hanson" w:date="2012-02-27T19:19:00Z">
        <w:r w:rsidRPr="005223F4" w:rsidDel="00A5654C">
          <w:delText>, and to simple types</w:delText>
        </w:r>
      </w:del>
      <w:r w:rsidRPr="005223F4">
        <w:t>.</w:t>
      </w:r>
      <w:commentRangeEnd w:id="18840"/>
      <w:r w:rsidR="00A5654C">
        <w:rPr>
          <w:rStyle w:val="CommentReference"/>
        </w:rPr>
        <w:commentReference w:id="18840"/>
      </w:r>
    </w:p>
    <w:p w14:paraId="535C31A6" w14:textId="16EB4980" w:rsidR="00AD18B5" w:rsidRPr="005223F4" w:rsidDel="00964415" w:rsidRDefault="00AD18B5" w:rsidP="005D5EB2">
      <w:pPr>
        <w:rPr>
          <w:del w:id="18842" w:author="mbeckerle" w:date="2012-04-22T21:06:00Z"/>
        </w:rPr>
      </w:pPr>
    </w:p>
    <w:tbl>
      <w:tblPr>
        <w:tblW w:w="8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19"/>
        <w:gridCol w:w="6537"/>
      </w:tblGrid>
      <w:tr w:rsidR="005D5EB2" w:rsidRPr="005223F4" w14:paraId="720CE172" w14:textId="77777777" w:rsidTr="000208A7">
        <w:tc>
          <w:tcPr>
            <w:tcW w:w="2319" w:type="dxa"/>
            <w:shd w:val="clear" w:color="auto" w:fill="F3F3F3"/>
          </w:tcPr>
          <w:p w14:paraId="12E993CF" w14:textId="77777777" w:rsidR="005D5EB2" w:rsidRPr="000208A7" w:rsidRDefault="005D5EB2" w:rsidP="00D67874">
            <w:pPr>
              <w:rPr>
                <w:b/>
              </w:rPr>
            </w:pPr>
            <w:r w:rsidRPr="000208A7">
              <w:rPr>
                <w:b/>
              </w:rPr>
              <w:t>Property Name</w:t>
            </w:r>
          </w:p>
        </w:tc>
        <w:tc>
          <w:tcPr>
            <w:tcW w:w="6537" w:type="dxa"/>
            <w:shd w:val="clear" w:color="auto" w:fill="F3F3F3"/>
          </w:tcPr>
          <w:p w14:paraId="25D83242" w14:textId="77777777" w:rsidR="005D5EB2" w:rsidRPr="000208A7" w:rsidRDefault="005D5EB2">
            <w:pPr>
              <w:rPr>
                <w:b/>
              </w:rPr>
            </w:pPr>
            <w:r w:rsidRPr="000208A7">
              <w:rPr>
                <w:b/>
              </w:rPr>
              <w:t>Description</w:t>
            </w:r>
          </w:p>
        </w:tc>
      </w:tr>
      <w:tr w:rsidR="005D5EB2" w:rsidRPr="005223F4" w14:paraId="3DF6E20C" w14:textId="77777777">
        <w:tc>
          <w:tcPr>
            <w:tcW w:w="2319" w:type="dxa"/>
          </w:tcPr>
          <w:p w14:paraId="7331B996" w14:textId="77777777" w:rsidR="005D5EB2" w:rsidRPr="00E62EDC" w:rsidRDefault="005D5EB2" w:rsidP="00392926">
            <w:pPr>
              <w:rPr>
                <w:rFonts w:cs="Arial"/>
              </w:rPr>
            </w:pPr>
            <w:r w:rsidRPr="00E62EDC">
              <w:rPr>
                <w:rFonts w:cs="Arial"/>
              </w:rPr>
              <w:t>inputValueCalc</w:t>
            </w:r>
          </w:p>
        </w:tc>
        <w:tc>
          <w:tcPr>
            <w:tcW w:w="6537" w:type="dxa"/>
          </w:tcPr>
          <w:p w14:paraId="55A9B457" w14:textId="77777777" w:rsidR="005D5EB2" w:rsidRPr="005223F4" w:rsidRDefault="00293086" w:rsidP="000208A7">
            <w:r w:rsidRPr="005223F4">
              <w:t>DFDL Expression</w:t>
            </w:r>
          </w:p>
          <w:p w14:paraId="6A784964" w14:textId="77777777" w:rsidR="00AD18B5" w:rsidRPr="005223F4" w:rsidRDefault="005D5EB2" w:rsidP="000208A7">
            <w:r w:rsidRPr="005223F4">
              <w:t xml:space="preserve">An expression that </w:t>
            </w:r>
            <w:r w:rsidR="00E008A5" w:rsidRPr="005223F4">
              <w:t>calculates</w:t>
            </w:r>
            <w:r w:rsidRPr="005223F4">
              <w:t xml:space="preserve"> the value of the element when </w:t>
            </w:r>
            <w:r w:rsidR="001D4A47" w:rsidRPr="005223F4">
              <w:t xml:space="preserve">parsing. </w:t>
            </w:r>
          </w:p>
          <w:p w14:paraId="23A46EBA" w14:textId="5B6F71D7" w:rsidR="005D5EB2" w:rsidRPr="005223F4" w:rsidDel="00964415" w:rsidRDefault="001D4A47" w:rsidP="000208A7">
            <w:pPr>
              <w:rPr>
                <w:del w:id="18843" w:author="mbeckerle" w:date="2012-04-22T21:07:00Z"/>
              </w:rPr>
            </w:pPr>
            <w:r w:rsidRPr="005223F4">
              <w:t>The</w:t>
            </w:r>
            <w:r w:rsidR="005D5EB2" w:rsidRPr="005223F4">
              <w:t xml:space="preserve"> element having the inputValueCalc property is called a derived element, and the elements referenced from the inputValueCalc expression are called representation elements.</w:t>
            </w:r>
          </w:p>
          <w:p w14:paraId="76389089" w14:textId="77777777" w:rsidR="00255F84" w:rsidRDefault="005D5EB2" w:rsidP="000208A7">
            <w:pPr>
              <w:rPr>
                <w:ins w:id="18844" w:author="mbeckerle" w:date="2012-03-24T16:40:00Z"/>
              </w:rPr>
            </w:pPr>
            <w:commentRangeStart w:id="18845"/>
            <w:del w:id="18846" w:author="mbeckerle" w:date="2012-03-24T16:40:00Z">
              <w:r w:rsidRPr="005223F4" w:rsidDel="00255F84">
                <w:delText xml:space="preserve">An empty string is a valid </w:delText>
              </w:r>
              <w:r w:rsidR="0077521F" w:rsidRPr="005223F4" w:rsidDel="00255F84">
                <w:delText xml:space="preserve">return value for </w:delText>
              </w:r>
              <w:r w:rsidRPr="005223F4" w:rsidDel="00255F84">
                <w:delText>expression for a string-typed element if minLength allows length 0</w:delText>
              </w:r>
              <w:commentRangeEnd w:id="18845"/>
              <w:r w:rsidR="00557DF4" w:rsidDel="00255F84">
                <w:rPr>
                  <w:rStyle w:val="CommentReference"/>
                  <w:bCs/>
                </w:rPr>
                <w:commentReference w:id="18845"/>
              </w:r>
              <w:r w:rsidRPr="005223F4" w:rsidDel="00255F84">
                <w:delText>.</w:delText>
              </w:r>
            </w:del>
          </w:p>
          <w:p w14:paraId="730DD619" w14:textId="77777777" w:rsidR="00255F84" w:rsidRDefault="00255F84">
            <w:pPr>
              <w:rPr>
                <w:ins w:id="18847" w:author="mbeckerle" w:date="2012-03-24T16:40:00Z"/>
              </w:rPr>
            </w:pPr>
            <w:ins w:id="18848" w:author="mbeckerle" w:date="2012-03-24T16:40:00Z">
              <w:r>
                <w:t xml:space="preserve">It is a schema definition error if the result type of the expression does not conform to the base type of the </w:t>
              </w:r>
            </w:ins>
            <w:ins w:id="18849" w:author="mbeckerle" w:date="2012-03-24T16:41:00Z">
              <w:r>
                <w:t>element.</w:t>
              </w:r>
            </w:ins>
          </w:p>
          <w:p w14:paraId="74DB6082" w14:textId="77777777" w:rsidR="005D5EB2" w:rsidRPr="005223F4" w:rsidRDefault="00255F84">
            <w:ins w:id="18850" w:author="mbeckerle" w:date="2012-03-24T16:40:00Z">
              <w:r>
                <w:t xml:space="preserve">The value created using inputValueCalc is validated like any other element value (when validation is enabled). </w:t>
              </w:r>
            </w:ins>
          </w:p>
          <w:p w14:paraId="1F125CEE" w14:textId="77777777" w:rsidR="005D5EB2" w:rsidRDefault="005D5EB2">
            <w:pPr>
              <w:rPr>
                <w:ins w:id="18851" w:author="mbeckerle" w:date="2013-07-11T18:41:00Z"/>
              </w:rPr>
            </w:pPr>
            <w:r w:rsidRPr="005223F4">
              <w:t>An element that specifies an inputValueCalc expression has no representation of its own in the data</w:t>
            </w:r>
            <w:r w:rsidR="00E008A5" w:rsidRPr="005223F4">
              <w:t xml:space="preserve"> stream</w:t>
            </w:r>
            <w:r w:rsidRPr="005223F4">
              <w:t>. All</w:t>
            </w:r>
            <w:r w:rsidR="00E008A5" w:rsidRPr="005223F4">
              <w:t xml:space="preserve"> other</w:t>
            </w:r>
            <w:r w:rsidRPr="005223F4">
              <w:t xml:space="preserve"> DFDL representation properties are ignored</w:t>
            </w:r>
            <w:ins w:id="18852" w:author="mbeckerle" w:date="2013-07-11T18:41:00Z">
              <w:r w:rsidR="00EF7A88">
                <w:t>.</w:t>
              </w:r>
            </w:ins>
          </w:p>
          <w:p w14:paraId="18831635" w14:textId="48C07301" w:rsidR="00EF7A88" w:rsidRPr="005223F4" w:rsidRDefault="00EF7A88">
            <w:commentRangeStart w:id="18853"/>
            <w:ins w:id="18854" w:author="mbeckerle" w:date="2013-07-11T18:41:00Z">
              <w:r>
                <w:rPr>
                  <w:rFonts w:ascii="Helvetica" w:hAnsi="Helvetica" w:cs="Arial"/>
                </w:rPr>
                <w:t>When an element which carries the inputValueCalc property appears in a sequence  that has a separator, no separator is associated with the element. When parsing, no separator is expected in the input data. When unparsing, no separator is written to the output data.</w:t>
              </w:r>
              <w:commentRangeEnd w:id="18853"/>
              <w:r>
                <w:rPr>
                  <w:rStyle w:val="CommentReference"/>
                </w:rPr>
                <w:commentReference w:id="18853"/>
              </w:r>
            </w:ins>
          </w:p>
          <w:p w14:paraId="1E83DA20" w14:textId="77777777" w:rsidR="00E84A9E" w:rsidRPr="005223F4" w:rsidRDefault="00E84A9E">
            <w:r w:rsidRPr="005223F4">
              <w:t>The element must not be optional nor an array</w:t>
            </w:r>
            <w:ins w:id="18855" w:author="Steve Hanson" w:date="2012-02-29T14:55:00Z">
              <w:r w:rsidR="001A0D94">
                <w:t xml:space="preserve"> </w:t>
              </w:r>
              <w:commentRangeStart w:id="18856"/>
              <w:r w:rsidR="001A0D94">
                <w:t>nor be global</w:t>
              </w:r>
            </w:ins>
            <w:commentRangeEnd w:id="18856"/>
            <w:ins w:id="18857" w:author="Steve Hanson" w:date="2012-02-29T14:56:00Z">
              <w:r w:rsidR="001A0D94">
                <w:rPr>
                  <w:rStyle w:val="CommentReference"/>
                  <w:bCs/>
                </w:rPr>
                <w:commentReference w:id="18856"/>
              </w:r>
            </w:ins>
            <w:ins w:id="18858" w:author="Steve Hanson" w:date="2012-02-29T14:55:00Z">
              <w:r w:rsidR="001A0D94">
                <w:t>.</w:t>
              </w:r>
            </w:ins>
          </w:p>
          <w:p w14:paraId="4353B1ED" w14:textId="77777777" w:rsidR="00E60028" w:rsidRPr="005223F4" w:rsidRDefault="00E60028">
            <w:r w:rsidRPr="005223F4">
              <w:t xml:space="preserve">The </w:t>
            </w:r>
            <w:r w:rsidR="00293086" w:rsidRPr="005223F4">
              <w:t>DFDL Expression</w:t>
            </w:r>
            <w:r w:rsidRPr="005223F4">
              <w:t xml:space="preserve"> must not refer to this element nor cause a circular reference to this element.</w:t>
            </w:r>
            <w:r w:rsidR="00B4485F" w:rsidRPr="005223F4">
              <w:t xml:space="preserve"> </w:t>
            </w:r>
            <w:r w:rsidR="00B4485F" w:rsidRPr="005223F4">
              <w:rPr>
                <w:sz w:val="18"/>
                <w:szCs w:val="18"/>
              </w:rPr>
              <w:t>The expression must not contain forward references to elements which have not yet been processed.</w:t>
            </w:r>
          </w:p>
          <w:p w14:paraId="7CDDA2B1" w14:textId="7D0B22F9" w:rsidR="005D5EB2" w:rsidRPr="005223F4" w:rsidRDefault="00E008A5">
            <w:r w:rsidRPr="005223F4">
              <w:t xml:space="preserve">It is a schema definition error if dfdl:inputValueCalc is specified on an element which has an </w:t>
            </w:r>
            <w:ins w:id="18859" w:author="Steve Hanson" w:date="2013-03-28T18:22:00Z">
              <w:r w:rsidR="00571C11">
                <w:t xml:space="preserve">XSDL </w:t>
              </w:r>
            </w:ins>
            <w:del w:id="18860" w:author="Steve Hanson" w:date="2013-03-28T18:22:00Z">
              <w:r w:rsidRPr="005223F4" w:rsidDel="00571C11">
                <w:delText>xs:</w:delText>
              </w:r>
            </w:del>
            <w:r w:rsidRPr="005223F4">
              <w:t xml:space="preserve">fixed or </w:t>
            </w:r>
            <w:del w:id="18861" w:author="Steve Hanson" w:date="2013-03-28T18:22:00Z">
              <w:r w:rsidRPr="005223F4" w:rsidDel="00571C11">
                <w:delText>xs:</w:delText>
              </w:r>
            </w:del>
            <w:r w:rsidRPr="005223F4">
              <w:t xml:space="preserve">default </w:t>
            </w:r>
            <w:ins w:id="18862" w:author="Steve Hanson" w:date="2013-03-28T18:22:00Z">
              <w:r w:rsidR="00571C11">
                <w:t>property</w:t>
              </w:r>
            </w:ins>
            <w:del w:id="18863" w:author="Steve Hanson" w:date="2013-03-28T18:22:00Z">
              <w:r w:rsidRPr="005223F4" w:rsidDel="00571C11">
                <w:delText>value</w:delText>
              </w:r>
            </w:del>
            <w:r w:rsidRPr="005223F4">
              <w:t>.</w:t>
            </w:r>
          </w:p>
          <w:p w14:paraId="5DB75915" w14:textId="2BBA562A" w:rsidR="00402D29" w:rsidRDefault="00402D29">
            <w:pPr>
              <w:rPr>
                <w:ins w:id="18864" w:author="mbeckerle" w:date="2012-03-24T19:03:00Z"/>
              </w:rPr>
            </w:pPr>
            <w:r w:rsidRPr="005223F4">
              <w:t>It is a schema definition error if dfdl:inputValu</w:t>
            </w:r>
            <w:r w:rsidR="007141F9" w:rsidRPr="005223F4">
              <w:t>e</w:t>
            </w:r>
            <w:r w:rsidRPr="005223F4">
              <w:t>C</w:t>
            </w:r>
            <w:r w:rsidR="007141F9" w:rsidRPr="005223F4">
              <w:t>alc</w:t>
            </w:r>
            <w:r w:rsidRPr="005223F4">
              <w:t xml:space="preserve"> and dfdl:outputValueCalc are specified on the same element.</w:t>
            </w:r>
            <w:commentRangeStart w:id="18865"/>
            <w:ins w:id="18866" w:author="Steve Hanson" w:date="2012-02-29T14:57:00Z">
              <w:r w:rsidR="001A0D94">
                <w:t xml:space="preserve"> </w:t>
              </w:r>
            </w:ins>
            <w:commentRangeEnd w:id="18865"/>
            <w:r w:rsidR="001A0D94">
              <w:rPr>
                <w:rStyle w:val="CommentReference"/>
                <w:bCs/>
              </w:rPr>
              <w:commentReference w:id="18867"/>
            </w:r>
            <w:r w:rsidR="00964415">
              <w:rPr>
                <w:rStyle w:val="CommentReference"/>
              </w:rPr>
              <w:commentReference w:id="18868"/>
            </w:r>
            <w:r w:rsidR="001A0D94">
              <w:rPr>
                <w:rStyle w:val="CommentReference"/>
                <w:bCs/>
              </w:rPr>
              <w:commentReference w:id="18865"/>
            </w:r>
          </w:p>
          <w:p w14:paraId="5DE17356" w14:textId="1CCC4827" w:rsidR="00423418" w:rsidRPr="00423418" w:rsidRDefault="000208A7">
            <w:ins w:id="18869" w:author="Steve Hanson" w:date="2012-08-10T10:39:00Z">
              <w:r>
                <w:t>It is not possible to place this property in scope on a dfdl:format annotation</w:t>
              </w:r>
            </w:ins>
            <w:ins w:id="18870" w:author="mbeckerle" w:date="2012-03-24T19:03:00Z">
              <w:del w:id="18871" w:author="Steve Hanson" w:date="2012-08-10T10:39:00Z">
                <w:r w:rsidR="00423418" w:rsidDel="000208A7">
                  <w:delText>Like dfdl:ref, this property cannot be placed into scope, which is why it is allowed to appear only on the dfdl:element annotation</w:delText>
                </w:r>
              </w:del>
              <w:r w:rsidR="00423418">
                <w:t>.</w:t>
              </w:r>
            </w:ins>
          </w:p>
          <w:p w14:paraId="2D129BFC" w14:textId="77777777" w:rsidR="005D5EB2" w:rsidRPr="005223F4" w:rsidRDefault="005D5EB2">
            <w:r w:rsidRPr="005223F4">
              <w:t>Annotation: dfdl:element</w:t>
            </w:r>
          </w:p>
        </w:tc>
      </w:tr>
      <w:tr w:rsidR="005D5EB2" w:rsidRPr="005223F4" w14:paraId="0B381750" w14:textId="77777777">
        <w:tc>
          <w:tcPr>
            <w:tcW w:w="2319" w:type="dxa"/>
          </w:tcPr>
          <w:p w14:paraId="434AB57C" w14:textId="77F7AB6B" w:rsidR="005D5EB2" w:rsidRPr="00E62EDC" w:rsidRDefault="005D5EB2" w:rsidP="00392926">
            <w:pPr>
              <w:rPr>
                <w:rFonts w:cs="Arial"/>
              </w:rPr>
            </w:pPr>
            <w:r w:rsidRPr="00E62EDC">
              <w:rPr>
                <w:rFonts w:cs="Arial"/>
              </w:rPr>
              <w:t>outputValueCalc</w:t>
            </w:r>
          </w:p>
        </w:tc>
        <w:tc>
          <w:tcPr>
            <w:tcW w:w="6537" w:type="dxa"/>
          </w:tcPr>
          <w:p w14:paraId="242128B2" w14:textId="77777777" w:rsidR="005D5EB2" w:rsidRPr="005223F4" w:rsidRDefault="00293086" w:rsidP="000208A7">
            <w:r w:rsidRPr="005223F4">
              <w:t>DFDL Expression</w:t>
            </w:r>
          </w:p>
          <w:p w14:paraId="2722F58E" w14:textId="77777777" w:rsidR="005D5EB2" w:rsidRPr="005223F4" w:rsidRDefault="005D5EB2" w:rsidP="000208A7">
            <w:r w:rsidRPr="005223F4">
              <w:t xml:space="preserve">An expression that </w:t>
            </w:r>
            <w:r w:rsidR="00E008A5" w:rsidRPr="005223F4">
              <w:t>calculates</w:t>
            </w:r>
            <w:r w:rsidRPr="005223F4">
              <w:t xml:space="preserve"> the value of the current element when unparsing.</w:t>
            </w:r>
          </w:p>
          <w:p w14:paraId="0333079B" w14:textId="12FE2DD0" w:rsidR="005D5EB2" w:rsidRPr="005223F4" w:rsidDel="00B41457" w:rsidRDefault="005D5EB2">
            <w:pPr>
              <w:rPr>
                <w:del w:id="18872" w:author="mbeckerle" w:date="2012-04-22T22:59:00Z"/>
              </w:rPr>
              <w:pPrChange w:id="18873" w:author="mbeckerle" w:date="2012-04-22T21:08:00Z">
                <w:pPr>
                  <w:numPr>
                    <w:numId w:val="8"/>
                  </w:numPr>
                  <w:tabs>
                    <w:tab w:val="num" w:pos="1080"/>
                  </w:tabs>
                  <w:ind w:left="1080" w:hanging="360"/>
                </w:pPr>
              </w:pPrChange>
            </w:pPr>
            <w:commentRangeStart w:id="18874"/>
            <w:del w:id="18875" w:author="mbeckerle" w:date="2012-04-22T22:59:00Z">
              <w:r w:rsidRPr="005223F4" w:rsidDel="00B41457">
                <w:delText xml:space="preserve">An empty string is a valid </w:delText>
              </w:r>
              <w:r w:rsidR="00B4485F" w:rsidRPr="005223F4" w:rsidDel="00B41457">
                <w:delText xml:space="preserve">return value for </w:delText>
              </w:r>
              <w:r w:rsidRPr="005223F4" w:rsidDel="00B41457">
                <w:delText>expression for a string-typed element if minLength allows length 0.</w:delText>
              </w:r>
              <w:commentRangeEnd w:id="18874"/>
              <w:r w:rsidR="001A28F4" w:rsidDel="00B41457">
                <w:rPr>
                  <w:rStyle w:val="CommentReference"/>
                  <w:bCs/>
                </w:rPr>
                <w:commentReference w:id="18876"/>
              </w:r>
            </w:del>
            <w:r w:rsidR="00B41457">
              <w:rPr>
                <w:rStyle w:val="CommentReference"/>
              </w:rPr>
              <w:commentReference w:id="18877"/>
            </w:r>
            <w:del w:id="18878" w:author="mbeckerle" w:date="2012-04-22T22:59:00Z">
              <w:r w:rsidR="001A28F4" w:rsidDel="00B41457">
                <w:rPr>
                  <w:rStyle w:val="CommentReference"/>
                  <w:bCs/>
                </w:rPr>
                <w:commentReference w:id="18874"/>
              </w:r>
            </w:del>
          </w:p>
          <w:p w14:paraId="57B76F91" w14:textId="77777777" w:rsidR="00E84A9E" w:rsidRDefault="00E84A9E">
            <w:pPr>
              <w:rPr>
                <w:ins w:id="18879" w:author="mbeckerle" w:date="2012-08-14T14:53:00Z"/>
              </w:rPr>
            </w:pPr>
            <w:r w:rsidRPr="005223F4">
              <w:t>The element must not be optional nor an array</w:t>
            </w:r>
            <w:ins w:id="18880" w:author="Steve Hanson" w:date="2012-02-29T14:56:00Z">
              <w:r w:rsidR="001A0D94">
                <w:t xml:space="preserve"> </w:t>
              </w:r>
              <w:commentRangeStart w:id="18881"/>
              <w:r w:rsidR="001A0D94">
                <w:t>nor be global</w:t>
              </w:r>
              <w:commentRangeEnd w:id="18881"/>
              <w:r w:rsidR="001A0D94">
                <w:rPr>
                  <w:rStyle w:val="CommentReference"/>
                  <w:bCs/>
                </w:rPr>
                <w:commentReference w:id="18881"/>
              </w:r>
              <w:r w:rsidR="001A0D94">
                <w:t>.</w:t>
              </w:r>
            </w:ins>
          </w:p>
          <w:p w14:paraId="4ED48BEE" w14:textId="77777777" w:rsidR="00037368" w:rsidRDefault="00037368" w:rsidP="00037368">
            <w:pPr>
              <w:rPr>
                <w:ins w:id="18882" w:author="mbeckerle" w:date="2012-08-14T14:53:00Z"/>
              </w:rPr>
            </w:pPr>
            <w:ins w:id="18883" w:author="mbeckerle" w:date="2012-08-14T14:53:00Z">
              <w:r>
                <w:t>It is a schema definition error if the result type of the expression does not conform to the base type of the element.</w:t>
              </w:r>
            </w:ins>
          </w:p>
          <w:p w14:paraId="3AE9540B" w14:textId="77CF1CC9" w:rsidR="00037368" w:rsidRPr="005223F4" w:rsidRDefault="00037368">
            <w:ins w:id="18884" w:author="mbeckerle" w:date="2012-08-14T14:53:00Z">
              <w:r>
                <w:t xml:space="preserve">The value created using </w:t>
              </w:r>
            </w:ins>
            <w:ins w:id="18885" w:author="Steve Hanson" w:date="2013-03-14T15:07:00Z">
              <w:r w:rsidR="00BB0880">
                <w:t>out</w:t>
              </w:r>
            </w:ins>
            <w:ins w:id="18886" w:author="mbeckerle" w:date="2012-08-14T14:53:00Z">
              <w:del w:id="18887" w:author="Steve Hanson" w:date="2013-03-14T15:07:00Z">
                <w:r w:rsidDel="00BB0880">
                  <w:delText>in</w:delText>
                </w:r>
              </w:del>
              <w:r>
                <w:t xml:space="preserve">putValueCalc is validated like any other element value (when validation is enabled). </w:t>
              </w:r>
            </w:ins>
          </w:p>
          <w:p w14:paraId="333FF89A" w14:textId="336800AD" w:rsidR="005D5EB2" w:rsidRPr="005223F4" w:rsidRDefault="007D3531">
            <w:r w:rsidRPr="005223F4">
              <w:t>T</w:t>
            </w:r>
            <w:r w:rsidR="005D5EB2" w:rsidRPr="005223F4">
              <w:t>he value for the element</w:t>
            </w:r>
            <w:r w:rsidRPr="005223F4">
              <w:t xml:space="preserve">, </w:t>
            </w:r>
            <w:del w:id="18888" w:author="mbeckerle" w:date="2012-08-14T14:54:00Z">
              <w:r w:rsidRPr="005223F4" w:rsidDel="00037368">
                <w:delText xml:space="preserve">is </w:delText>
              </w:r>
            </w:del>
            <w:ins w:id="18889" w:author="mbeckerle" w:date="2012-08-14T14:54:00Z">
              <w:r w:rsidR="00037368" w:rsidRPr="005223F4">
                <w:t>i</w:t>
              </w:r>
              <w:r w:rsidR="00037368">
                <w:t>f</w:t>
              </w:r>
              <w:r w:rsidR="00037368" w:rsidRPr="005223F4">
                <w:t xml:space="preserve"> </w:t>
              </w:r>
            </w:ins>
            <w:r w:rsidRPr="005223F4">
              <w:t>any,</w:t>
            </w:r>
            <w:r w:rsidR="005D5EB2" w:rsidRPr="005223F4">
              <w:t xml:space="preserve"> in the infoset </w:t>
            </w:r>
            <w:r w:rsidR="001230C3" w:rsidRPr="005223F4">
              <w:t>is ignored</w:t>
            </w:r>
            <w:r w:rsidR="005D5EB2" w:rsidRPr="005223F4">
              <w:t>.</w:t>
            </w:r>
          </w:p>
          <w:p w14:paraId="3830FE24" w14:textId="77777777" w:rsidR="00E60028" w:rsidRPr="005223F4" w:rsidRDefault="00E60028">
            <w:r w:rsidRPr="005223F4">
              <w:t>The DFDL expression must not refer to this element nor cause a circular reference to this element.</w:t>
            </w:r>
            <w:r w:rsidR="00B4485F" w:rsidRPr="005223F4">
              <w:t xml:space="preserve"> </w:t>
            </w:r>
            <w:commentRangeStart w:id="18890"/>
            <w:r w:rsidR="00B4485F" w:rsidRPr="000208A7">
              <w:t>The expression may contain forward references to elements which have not yet been processed</w:t>
            </w:r>
            <w:r w:rsidR="00B4485F" w:rsidRPr="005223F4">
              <w:rPr>
                <w:sz w:val="18"/>
                <w:szCs w:val="18"/>
              </w:rPr>
              <w:t>.</w:t>
            </w:r>
            <w:commentRangeEnd w:id="18890"/>
            <w:r w:rsidR="00B41457">
              <w:rPr>
                <w:rStyle w:val="CommentReference"/>
              </w:rPr>
              <w:commentReference w:id="18890"/>
            </w:r>
          </w:p>
          <w:p w14:paraId="4A928EE2" w14:textId="681AB6A6" w:rsidR="005D5EB2" w:rsidRPr="005223F4" w:rsidRDefault="00E008A5">
            <w:r w:rsidRPr="005223F4">
              <w:t xml:space="preserve">It is a schema definition error if dfdl:outputValueCalc is specified on an element which has an </w:t>
            </w:r>
            <w:ins w:id="18891" w:author="Steve Hanson" w:date="2013-03-28T18:23:00Z">
              <w:r w:rsidR="00571C11">
                <w:t>XSDL</w:t>
              </w:r>
            </w:ins>
            <w:del w:id="18892" w:author="Steve Hanson" w:date="2013-03-28T18:23:00Z">
              <w:r w:rsidRPr="005223F4" w:rsidDel="00571C11">
                <w:delText>xs:</w:delText>
              </w:r>
            </w:del>
            <w:ins w:id="18893" w:author="Steve Hanson" w:date="2013-03-28T18:23:00Z">
              <w:r w:rsidR="00571C11">
                <w:t xml:space="preserve"> </w:t>
              </w:r>
            </w:ins>
            <w:r w:rsidRPr="005223F4">
              <w:t>fixed or</w:t>
            </w:r>
            <w:del w:id="18894" w:author="Steve Hanson" w:date="2013-03-28T18:23:00Z">
              <w:r w:rsidRPr="005223F4" w:rsidDel="00571C11">
                <w:delText xml:space="preserve"> xs:</w:delText>
              </w:r>
            </w:del>
            <w:ins w:id="18895" w:author="Steve Hanson" w:date="2013-03-28T18:23:00Z">
              <w:r w:rsidR="00571C11">
                <w:t xml:space="preserve"> </w:t>
              </w:r>
            </w:ins>
            <w:r w:rsidRPr="005223F4">
              <w:t xml:space="preserve">default </w:t>
            </w:r>
            <w:del w:id="18896" w:author="Steve Hanson" w:date="2013-03-28T18:23:00Z">
              <w:r w:rsidRPr="005223F4" w:rsidDel="00571C11">
                <w:delText>value</w:delText>
              </w:r>
            </w:del>
            <w:ins w:id="18897" w:author="Steve Hanson" w:date="2013-03-28T18:23:00Z">
              <w:r w:rsidR="00571C11">
                <w:t>property</w:t>
              </w:r>
            </w:ins>
            <w:r w:rsidRPr="005223F4">
              <w:t>.</w:t>
            </w:r>
          </w:p>
          <w:p w14:paraId="73804BD7" w14:textId="6DC3D7B4" w:rsidR="00402D29" w:rsidRDefault="00402D29">
            <w:pPr>
              <w:rPr>
                <w:ins w:id="18898" w:author="mbeckerle" w:date="2012-04-22T21:09:00Z"/>
              </w:rPr>
            </w:pPr>
            <w:r w:rsidRPr="005223F4">
              <w:t>It is a schema definition error if dfdl:inputValu</w:t>
            </w:r>
            <w:r w:rsidR="007141F9" w:rsidRPr="005223F4">
              <w:t>e</w:t>
            </w:r>
            <w:r w:rsidRPr="005223F4">
              <w:t>C</w:t>
            </w:r>
            <w:r w:rsidR="007141F9" w:rsidRPr="005223F4">
              <w:t>a</w:t>
            </w:r>
            <w:r w:rsidRPr="005223F4">
              <w:t xml:space="preserve">lc and dfdl:outputValueCalc are specified on the same </w:t>
            </w:r>
            <w:commentRangeStart w:id="18899"/>
            <w:r w:rsidRPr="005223F4">
              <w:t>element</w:t>
            </w:r>
            <w:commentRangeEnd w:id="18899"/>
            <w:r w:rsidR="008D1DE9">
              <w:rPr>
                <w:rStyle w:val="CommentReference"/>
              </w:rPr>
              <w:commentReference w:id="18899"/>
            </w:r>
            <w:r w:rsidRPr="005223F4">
              <w:t>.</w:t>
            </w:r>
            <w:commentRangeStart w:id="18900"/>
            <w:ins w:id="18901" w:author="Steve Hanson" w:date="2012-02-29T14:58:00Z">
              <w:r w:rsidR="001A0D94">
                <w:t xml:space="preserve"> </w:t>
              </w:r>
            </w:ins>
            <w:commentRangeEnd w:id="18900"/>
            <w:r w:rsidR="001A0D94">
              <w:rPr>
                <w:rStyle w:val="CommentReference"/>
                <w:bCs/>
              </w:rPr>
              <w:commentReference w:id="18900"/>
            </w:r>
          </w:p>
          <w:p w14:paraId="23DF9068" w14:textId="0A371EC3" w:rsidR="0098541C" w:rsidRPr="00423418" w:rsidRDefault="000208A7" w:rsidP="0098541C">
            <w:pPr>
              <w:rPr>
                <w:ins w:id="18902" w:author="mbeckerle" w:date="2012-04-22T21:09:00Z"/>
              </w:rPr>
            </w:pPr>
            <w:ins w:id="18903" w:author="Steve Hanson" w:date="2012-08-10T10:40:00Z">
              <w:r>
                <w:t>It is not possible to place this property in scope on a dfdl:format annotation</w:t>
              </w:r>
            </w:ins>
            <w:ins w:id="18904" w:author="mbeckerle" w:date="2012-04-22T21:09:00Z">
              <w:del w:id="18905" w:author="Steve Hanson" w:date="2012-08-10T10:40:00Z">
                <w:r w:rsidR="0098541C" w:rsidDel="000208A7">
                  <w:delText>Like dfdl:ref, this property cannot be placed into scope, which is why it is allowed to appear only on the dfdl:element annotation</w:delText>
                </w:r>
              </w:del>
              <w:r w:rsidR="0098541C">
                <w:t>.</w:t>
              </w:r>
            </w:ins>
          </w:p>
          <w:p w14:paraId="3B9024C6" w14:textId="52B39C67" w:rsidR="0098541C" w:rsidRPr="005223F4" w:rsidDel="0098541C" w:rsidRDefault="0098541C">
            <w:pPr>
              <w:rPr>
                <w:del w:id="18906" w:author="mbeckerle" w:date="2012-04-22T21:09:00Z"/>
              </w:rPr>
            </w:pPr>
          </w:p>
          <w:p w14:paraId="1BEA6BD9" w14:textId="77777777" w:rsidR="005D5EB2" w:rsidRPr="005223F4" w:rsidRDefault="005D5EB2">
            <w:r w:rsidRPr="005223F4">
              <w:t>Annotation: dfdl:element</w:t>
            </w:r>
          </w:p>
        </w:tc>
      </w:tr>
    </w:tbl>
    <w:p w14:paraId="01E30360" w14:textId="77777777" w:rsidR="005D5EB2" w:rsidRPr="005223F4" w:rsidRDefault="005D5EB2" w:rsidP="00D67874"/>
    <w:p w14:paraId="7D052CE6" w14:textId="77777777" w:rsidR="005D5EB2" w:rsidRPr="009E142C" w:rsidRDefault="005D5EB2" w:rsidP="006E4FE8">
      <w:pPr>
        <w:pStyle w:val="Heading2"/>
      </w:pPr>
      <w:bookmarkStart w:id="18907" w:name="_Toc199516357"/>
      <w:bookmarkStart w:id="18908" w:name="_Toc243112862"/>
      <w:bookmarkStart w:id="18909" w:name="_Toc349042819"/>
      <w:bookmarkStart w:id="18910" w:name="_Toc362453548"/>
      <w:r w:rsidRPr="009E142C">
        <w:t>Example: 2d Nested Array</w:t>
      </w:r>
      <w:bookmarkEnd w:id="18907"/>
      <w:bookmarkEnd w:id="18908"/>
      <w:bookmarkEnd w:id="18909"/>
      <w:bookmarkEnd w:id="18910"/>
    </w:p>
    <w:p w14:paraId="4A986825" w14:textId="56352A50" w:rsidR="005D5EB2" w:rsidRPr="005223F4" w:rsidRDefault="005D5EB2" w:rsidP="005D5EB2">
      <w:pPr>
        <w:pStyle w:val="BulletList"/>
        <w:tabs>
          <w:tab w:val="clear" w:pos="360"/>
          <w:tab w:val="clear" w:pos="540"/>
        </w:tabs>
        <w:ind w:left="0" w:firstLine="0"/>
      </w:pPr>
      <w:r w:rsidRPr="005223F4">
        <w:t xml:space="preserve">Consider this simple example. The data stream contains two elements giving the number of rows and number of columns of an array of numbers. The </w:t>
      </w:r>
      <w:del w:id="18911" w:author="mbeckerle" w:date="2013-01-28T13:13:00Z">
        <w:r w:rsidRPr="005223F4" w:rsidDel="001E2651">
          <w:delText xml:space="preserve">contents </w:delText>
        </w:r>
      </w:del>
      <w:ins w:id="18912" w:author="mbeckerle" w:date="2013-01-28T13:13:00Z">
        <w:r w:rsidR="001E2651">
          <w:t xml:space="preserve">representation </w:t>
        </w:r>
      </w:ins>
      <w:r w:rsidRPr="005223F4">
        <w:t xml:space="preserve">of the array </w:t>
      </w:r>
      <w:del w:id="18913" w:author="mbeckerle" w:date="2013-01-28T13:13:00Z">
        <w:r w:rsidRPr="005223F4" w:rsidDel="001E2651">
          <w:delText xml:space="preserve">are </w:delText>
        </w:r>
      </w:del>
      <w:ins w:id="18914" w:author="mbeckerle" w:date="2013-01-28T13:13:00Z">
        <w:r w:rsidR="001E2651">
          <w:t>is</w:t>
        </w:r>
        <w:r w:rsidR="001E2651" w:rsidRPr="005223F4">
          <w:t xml:space="preserve"> </w:t>
        </w:r>
      </w:ins>
      <w:r w:rsidRPr="005223F4">
        <w:t>stored after these two elements.</w:t>
      </w:r>
    </w:p>
    <w:p w14:paraId="53E03645" w14:textId="77777777" w:rsidR="005D5EB2" w:rsidRPr="005223F4" w:rsidRDefault="005D5EB2" w:rsidP="00427A6B">
      <w:pPr>
        <w:pStyle w:val="XMLExcerpt"/>
        <w:rPr>
          <w:lang w:val="en-US"/>
        </w:rPr>
      </w:pPr>
      <w:r w:rsidRPr="005223F4">
        <w:rPr>
          <w:lang w:val="en-US"/>
        </w:rPr>
        <w:t>&lt;xs:complexType name="array"&gt;</w:t>
      </w:r>
    </w:p>
    <w:p w14:paraId="5B8EE54F" w14:textId="77777777" w:rsidR="005D5EB2" w:rsidRPr="005223F4" w:rsidRDefault="005D5EB2" w:rsidP="0095510E">
      <w:pPr>
        <w:pStyle w:val="XMLExcerpt"/>
        <w:rPr>
          <w:lang w:val="en-US"/>
        </w:rPr>
      </w:pPr>
      <w:del w:id="18915" w:author="Steve Hanson" w:date="2012-02-23T18:09:00Z">
        <w:r w:rsidRPr="005223F4" w:rsidDel="000B505F">
          <w:rPr>
            <w:lang w:val="en-US"/>
          </w:rPr>
          <w:delText xml:space="preserve">      </w:delText>
        </w:r>
      </w:del>
      <w:ins w:id="18916" w:author="Steve Hanson" w:date="2012-02-23T18:09:00Z">
        <w:r w:rsidR="000B505F">
          <w:rPr>
            <w:lang w:val="en-US"/>
          </w:rPr>
          <w:t xml:space="preserve">  </w:t>
        </w:r>
      </w:ins>
      <w:r w:rsidRPr="005223F4">
        <w:rPr>
          <w:lang w:val="en-US"/>
        </w:rPr>
        <w:t>&lt;xs:sequence dfdl:initiator="" &gt;</w:t>
      </w:r>
    </w:p>
    <w:p w14:paraId="13FFE54A" w14:textId="77777777" w:rsidR="005D5EB2" w:rsidRPr="005223F4" w:rsidRDefault="005D5EB2" w:rsidP="006E6B3B">
      <w:pPr>
        <w:pStyle w:val="XMLExcerpt"/>
        <w:rPr>
          <w:lang w:val="en-US"/>
        </w:rPr>
      </w:pPr>
      <w:r w:rsidRPr="005223F4">
        <w:rPr>
          <w:lang w:val="en-US"/>
        </w:rPr>
        <w:t xml:space="preserve">        </w:t>
      </w:r>
    </w:p>
    <w:p w14:paraId="5B0BF656" w14:textId="77777777" w:rsidR="00E460CD" w:rsidRPr="005223F4" w:rsidRDefault="00E460CD" w:rsidP="003E521A">
      <w:pPr>
        <w:pStyle w:val="XMLExcerpt"/>
        <w:rPr>
          <w:lang w:val="en-US"/>
        </w:rPr>
      </w:pPr>
      <w:r w:rsidRPr="005223F4">
        <w:rPr>
          <w:lang w:val="en-US"/>
        </w:rPr>
        <w:t xml:space="preserve">  </w:t>
      </w:r>
      <w:del w:id="18917" w:author="Steve Hanson" w:date="2012-02-23T18:09:00Z">
        <w:r w:rsidRPr="005223F4" w:rsidDel="000B505F">
          <w:rPr>
            <w:lang w:val="en-US"/>
          </w:rPr>
          <w:delText xml:space="preserve">      </w:delText>
        </w:r>
      </w:del>
      <w:r w:rsidRPr="005223F4">
        <w:rPr>
          <w:lang w:val="en-US"/>
        </w:rPr>
        <w:t xml:space="preserve">  &lt;xs:sequence</w:t>
      </w:r>
      <w:r w:rsidR="003E521A" w:rsidRPr="005223F4">
        <w:rPr>
          <w:lang w:val="en-US"/>
        </w:rPr>
        <w:t xml:space="preserve"> dfdl:hiddenGroupRef="tns:hiddenArrayCounts"</w:t>
      </w:r>
      <w:r w:rsidR="00BD0C6E" w:rsidRPr="005223F4">
        <w:rPr>
          <w:lang w:val="en-US"/>
        </w:rPr>
        <w:t>/</w:t>
      </w:r>
      <w:r w:rsidRPr="005223F4">
        <w:rPr>
          <w:lang w:val="en-US"/>
        </w:rPr>
        <w:t>&gt;</w:t>
      </w:r>
    </w:p>
    <w:p w14:paraId="74F632C1" w14:textId="77777777" w:rsidR="005D5EB2" w:rsidRPr="005223F4" w:rsidRDefault="005D5EB2" w:rsidP="00427A6B">
      <w:pPr>
        <w:pStyle w:val="XMLExcerpt"/>
        <w:rPr>
          <w:lang w:val="en-US"/>
        </w:rPr>
      </w:pPr>
      <w:r w:rsidRPr="005223F4">
        <w:rPr>
          <w:lang w:val="en-US"/>
        </w:rPr>
        <w:t xml:space="preserve">      </w:t>
      </w:r>
    </w:p>
    <w:p w14:paraId="24061D70" w14:textId="77777777" w:rsidR="005D5EB2" w:rsidRPr="005223F4" w:rsidRDefault="005D5EB2" w:rsidP="00427A6B">
      <w:pPr>
        <w:pStyle w:val="XMLExcerpt"/>
        <w:rPr>
          <w:lang w:val="en-US"/>
        </w:rPr>
      </w:pPr>
      <w:r w:rsidRPr="005223F4">
        <w:rPr>
          <w:lang w:val="en-US"/>
        </w:rPr>
        <w:t xml:space="preserve">  </w:t>
      </w:r>
      <w:del w:id="18918" w:author="Steve Hanson" w:date="2012-02-23T18:09:00Z">
        <w:r w:rsidRPr="005223F4" w:rsidDel="000B505F">
          <w:rPr>
            <w:lang w:val="en-US"/>
          </w:rPr>
          <w:delText xml:space="preserve">    </w:delText>
        </w:r>
      </w:del>
      <w:r w:rsidRPr="005223F4">
        <w:rPr>
          <w:lang w:val="en-US"/>
        </w:rPr>
        <w:t xml:space="preserve">  &lt;xs:element name="rows" maxOccurs=”unbounded” </w:t>
      </w:r>
    </w:p>
    <w:p w14:paraId="19A406F7" w14:textId="77777777" w:rsidR="005D5EB2" w:rsidRPr="005223F4" w:rsidRDefault="005D5EB2" w:rsidP="00427A6B">
      <w:pPr>
        <w:pStyle w:val="XMLExcerpt"/>
        <w:rPr>
          <w:lang w:val="en-US"/>
        </w:rPr>
      </w:pPr>
      <w:r w:rsidRPr="005223F4">
        <w:rPr>
          <w:lang w:val="en-US"/>
        </w:rPr>
        <w:t xml:space="preserve">    </w:t>
      </w:r>
      <w:del w:id="18919" w:author="Steve Hanson" w:date="2012-02-23T18:09:00Z">
        <w:r w:rsidRPr="005223F4" w:rsidDel="000B505F">
          <w:rPr>
            <w:lang w:val="en-US"/>
          </w:rPr>
          <w:delText xml:space="preserve">    </w:delText>
        </w:r>
      </w:del>
      <w:r w:rsidRPr="005223F4">
        <w:rPr>
          <w:lang w:val="en-US"/>
        </w:rPr>
        <w:t xml:space="preserve">            dfdl:</w:t>
      </w:r>
      <w:r w:rsidR="00A53F7F" w:rsidRPr="005223F4">
        <w:rPr>
          <w:lang w:val="en-US"/>
        </w:rPr>
        <w:t>occursCountKind</w:t>
      </w:r>
      <w:r w:rsidRPr="005223F4">
        <w:rPr>
          <w:lang w:val="en-US"/>
        </w:rPr>
        <w:t>="exp</w:t>
      </w:r>
      <w:r w:rsidR="009F46A9" w:rsidRPr="005223F4">
        <w:rPr>
          <w:lang w:val="en-US"/>
        </w:rPr>
        <w:t>ression</w:t>
      </w:r>
      <w:r w:rsidRPr="005223F4">
        <w:rPr>
          <w:lang w:val="en-US"/>
        </w:rPr>
        <w:t xml:space="preserve">" </w:t>
      </w:r>
    </w:p>
    <w:p w14:paraId="44ABEAD3" w14:textId="77777777" w:rsidR="005D5EB2" w:rsidRPr="005223F4" w:rsidRDefault="005D5EB2" w:rsidP="00427A6B">
      <w:pPr>
        <w:pStyle w:val="XMLExcerpt"/>
        <w:rPr>
          <w:lang w:val="en-US"/>
        </w:rPr>
      </w:pPr>
      <w:r w:rsidRPr="005223F4">
        <w:rPr>
          <w:lang w:val="en-US"/>
        </w:rPr>
        <w:t xml:space="preserve">    </w:t>
      </w:r>
      <w:del w:id="18920" w:author="Steve Hanson" w:date="2012-02-23T18:09:00Z">
        <w:r w:rsidRPr="005223F4" w:rsidDel="000B505F">
          <w:rPr>
            <w:lang w:val="en-US"/>
          </w:rPr>
          <w:delText xml:space="preserve">    </w:delText>
        </w:r>
      </w:del>
      <w:r w:rsidRPr="005223F4">
        <w:rPr>
          <w:lang w:val="en-US"/>
        </w:rPr>
        <w:t xml:space="preserve">            dfdl:</w:t>
      </w:r>
      <w:r w:rsidR="00A53F7F" w:rsidRPr="005223F4">
        <w:rPr>
          <w:lang w:val="en-US"/>
        </w:rPr>
        <w:t>occursCount</w:t>
      </w:r>
      <w:r w:rsidRPr="005223F4">
        <w:rPr>
          <w:lang w:val="en-US"/>
        </w:rPr>
        <w:t>="{ ../nrows }"&gt;</w:t>
      </w:r>
    </w:p>
    <w:p w14:paraId="125C8A3B" w14:textId="77777777" w:rsidR="005D5EB2" w:rsidRPr="005223F4" w:rsidRDefault="005D5EB2" w:rsidP="00427A6B">
      <w:pPr>
        <w:pStyle w:val="XMLExcerpt"/>
        <w:rPr>
          <w:lang w:val="en-US"/>
        </w:rPr>
      </w:pPr>
      <w:r w:rsidRPr="005223F4">
        <w:rPr>
          <w:lang w:val="en-US"/>
        </w:rPr>
        <w:t xml:space="preserve">    </w:t>
      </w:r>
      <w:del w:id="18921" w:author="Steve Hanson" w:date="2012-02-23T18:09:00Z">
        <w:r w:rsidRPr="005223F4" w:rsidDel="000B505F">
          <w:rPr>
            <w:lang w:val="en-US"/>
          </w:rPr>
          <w:delText xml:space="preserve">       </w:delText>
        </w:r>
      </w:del>
      <w:ins w:id="18922" w:author="Steve Hanson" w:date="2012-02-23T18:09:00Z">
        <w:r w:rsidR="000B505F">
          <w:rPr>
            <w:lang w:val="en-US"/>
          </w:rPr>
          <w:t xml:space="preserve">  </w:t>
        </w:r>
      </w:ins>
      <w:r w:rsidRPr="005223F4">
        <w:rPr>
          <w:lang w:val="en-US"/>
        </w:rPr>
        <w:t>&lt;xs:complexType&gt;</w:t>
      </w:r>
    </w:p>
    <w:p w14:paraId="032FAA4A" w14:textId="77777777" w:rsidR="005D5EB2" w:rsidRPr="005223F4" w:rsidRDefault="005D5EB2" w:rsidP="00427A6B">
      <w:pPr>
        <w:pStyle w:val="XMLExcerpt"/>
        <w:rPr>
          <w:lang w:val="en-US"/>
        </w:rPr>
      </w:pPr>
      <w:r w:rsidRPr="005223F4">
        <w:rPr>
          <w:lang w:val="en-US"/>
        </w:rPr>
        <w:t xml:space="preserve">        </w:t>
      </w:r>
      <w:del w:id="18923" w:author="Steve Hanson" w:date="2012-02-23T18:09:00Z">
        <w:r w:rsidRPr="005223F4" w:rsidDel="000B505F">
          <w:rPr>
            <w:lang w:val="en-US"/>
          </w:rPr>
          <w:delText xml:space="preserve">     </w:delText>
        </w:r>
      </w:del>
      <w:r w:rsidRPr="005223F4">
        <w:rPr>
          <w:lang w:val="en-US"/>
        </w:rPr>
        <w:t>&lt;xs:sequence&gt;</w:t>
      </w:r>
    </w:p>
    <w:p w14:paraId="56A49CD7" w14:textId="77777777" w:rsidR="005D5EB2" w:rsidRPr="005223F4" w:rsidRDefault="005D5EB2" w:rsidP="00CE2969">
      <w:pPr>
        <w:pStyle w:val="XMLExcerpt"/>
        <w:rPr>
          <w:lang w:val="en-US"/>
        </w:rPr>
      </w:pPr>
      <w:r w:rsidRPr="005223F4">
        <w:rPr>
          <w:lang w:val="en-US"/>
        </w:rPr>
        <w:t xml:space="preserve">        </w:t>
      </w:r>
      <w:del w:id="18924" w:author="Steve Hanson" w:date="2012-02-23T18:09:00Z">
        <w:r w:rsidRPr="005223F4" w:rsidDel="000B505F">
          <w:rPr>
            <w:lang w:val="en-US"/>
          </w:rPr>
          <w:delText xml:space="preserve">     </w:delText>
        </w:r>
      </w:del>
      <w:r w:rsidRPr="005223F4">
        <w:rPr>
          <w:lang w:val="en-US"/>
        </w:rPr>
        <w:t xml:space="preserve">  &lt;xs:element name=”cols” type=”xs:float”</w:t>
      </w:r>
      <w:del w:id="18925" w:author="Steve Hanson" w:date="2012-02-23T18:10:00Z">
        <w:r w:rsidRPr="005223F4" w:rsidDel="000B505F">
          <w:rPr>
            <w:lang w:val="en-US"/>
          </w:rPr>
          <w:delText xml:space="preserve"> </w:delText>
        </w:r>
        <w:r w:rsidR="00CE2969" w:rsidRPr="005223F4" w:rsidDel="000B505F">
          <w:rPr>
            <w:lang w:val="en-US"/>
          </w:rPr>
          <w:delText xml:space="preserve">                     </w:delText>
        </w:r>
      </w:del>
      <w:del w:id="18926" w:author="Steve Hanson" w:date="2012-02-23T18:09:00Z">
        <w:r w:rsidR="00CE2969" w:rsidRPr="005223F4" w:rsidDel="000B505F">
          <w:rPr>
            <w:lang w:val="en-US"/>
          </w:rPr>
          <w:delText xml:space="preserve">                        </w:delText>
        </w:r>
      </w:del>
      <w:r w:rsidR="00CE2969" w:rsidRPr="005223F4">
        <w:rPr>
          <w:lang w:val="en-US"/>
        </w:rPr>
        <w:t xml:space="preserve"> </w:t>
      </w:r>
      <w:del w:id="18927" w:author="Steve Hanson" w:date="2012-02-23T18:09:00Z">
        <w:r w:rsidR="00CE2969" w:rsidRPr="005223F4" w:rsidDel="000B505F">
          <w:rPr>
            <w:lang w:val="en-US"/>
          </w:rPr>
          <w:delText xml:space="preserve"> </w:delText>
        </w:r>
      </w:del>
      <w:r w:rsidRPr="005223F4">
        <w:rPr>
          <w:lang w:val="en-US"/>
        </w:rPr>
        <w:t>maxOccurs=”unbounded”</w:t>
      </w:r>
    </w:p>
    <w:p w14:paraId="0421DAA6" w14:textId="77777777" w:rsidR="000B505F" w:rsidRPr="005223F4" w:rsidRDefault="005D5EB2" w:rsidP="00427A6B">
      <w:pPr>
        <w:pStyle w:val="XMLExcerpt"/>
        <w:rPr>
          <w:lang w:val="en-US"/>
        </w:rPr>
      </w:pPr>
      <w:r w:rsidRPr="005223F4">
        <w:rPr>
          <w:lang w:val="en-US"/>
        </w:rPr>
        <w:t xml:space="preserve">                    </w:t>
      </w:r>
      <w:ins w:id="18928" w:author="Steve Hanson" w:date="2012-02-23T18:10:00Z">
        <w:r w:rsidR="000B505F">
          <w:rPr>
            <w:lang w:val="en-US"/>
          </w:rPr>
          <w:t xml:space="preserve">  </w:t>
        </w:r>
      </w:ins>
      <w:r w:rsidRPr="005223F4">
        <w:rPr>
          <w:lang w:val="en-US"/>
        </w:rPr>
        <w:t>dfdl:</w:t>
      </w:r>
      <w:r w:rsidR="00A53F7F" w:rsidRPr="005223F4">
        <w:rPr>
          <w:lang w:val="en-US"/>
        </w:rPr>
        <w:t>occursCountKind</w:t>
      </w:r>
      <w:r w:rsidRPr="005223F4">
        <w:rPr>
          <w:lang w:val="en-US"/>
        </w:rPr>
        <w:t>=”exp</w:t>
      </w:r>
      <w:r w:rsidR="009F46A9" w:rsidRPr="005223F4">
        <w:rPr>
          <w:lang w:val="en-US"/>
        </w:rPr>
        <w:t>ression</w:t>
      </w:r>
      <w:r w:rsidRPr="005223F4">
        <w:rPr>
          <w:lang w:val="en-US"/>
        </w:rPr>
        <w:t>”</w:t>
      </w:r>
    </w:p>
    <w:p w14:paraId="21CDC40F" w14:textId="77777777" w:rsidR="005D5EB2" w:rsidRPr="005223F4" w:rsidRDefault="000B505F" w:rsidP="00427A6B">
      <w:pPr>
        <w:pStyle w:val="XMLExcerpt"/>
        <w:rPr>
          <w:lang w:val="en-US"/>
        </w:rPr>
      </w:pPr>
      <w:ins w:id="18929" w:author="Steve Hanson" w:date="2012-02-23T18:10:00Z">
        <w:r>
          <w:rPr>
            <w:lang w:val="en-US"/>
          </w:rPr>
          <w:t xml:space="preserve">  </w:t>
        </w:r>
      </w:ins>
      <w:r w:rsidR="005D5EB2" w:rsidRPr="005223F4">
        <w:rPr>
          <w:lang w:val="en-US"/>
        </w:rPr>
        <w:t xml:space="preserve">                    dfdl:</w:t>
      </w:r>
      <w:r w:rsidR="00A53F7F" w:rsidRPr="005223F4">
        <w:rPr>
          <w:lang w:val="en-US"/>
        </w:rPr>
        <w:t>occursCount</w:t>
      </w:r>
      <w:r w:rsidR="005D5EB2" w:rsidRPr="005223F4">
        <w:rPr>
          <w:lang w:val="en-US"/>
        </w:rPr>
        <w:t>=” { ../../ncols } “ /&gt;</w:t>
      </w:r>
    </w:p>
    <w:p w14:paraId="6DE73E4D" w14:textId="77777777" w:rsidR="005D5EB2" w:rsidRPr="005223F4" w:rsidRDefault="005D5EB2" w:rsidP="00427A6B">
      <w:pPr>
        <w:pStyle w:val="XMLExcerpt"/>
        <w:rPr>
          <w:lang w:val="en-US"/>
        </w:rPr>
      </w:pPr>
      <w:r w:rsidRPr="005223F4">
        <w:rPr>
          <w:lang w:val="en-US"/>
        </w:rPr>
        <w:t xml:space="preserve">  </w:t>
      </w:r>
      <w:del w:id="18930" w:author="Steve Hanson" w:date="2012-02-23T18:10:00Z">
        <w:r w:rsidRPr="005223F4" w:rsidDel="000B505F">
          <w:rPr>
            <w:lang w:val="en-US"/>
          </w:rPr>
          <w:delText xml:space="preserve">     </w:delText>
        </w:r>
      </w:del>
      <w:r w:rsidRPr="005223F4">
        <w:rPr>
          <w:lang w:val="en-US"/>
        </w:rPr>
        <w:t xml:space="preserve">      &lt;/xs:sequence&gt;</w:t>
      </w:r>
    </w:p>
    <w:p w14:paraId="5B4DFB6B" w14:textId="77777777" w:rsidR="005D5EB2" w:rsidRPr="005223F4" w:rsidRDefault="005D5EB2" w:rsidP="00427A6B">
      <w:pPr>
        <w:pStyle w:val="XMLExcerpt"/>
        <w:rPr>
          <w:lang w:val="en-US"/>
        </w:rPr>
      </w:pPr>
      <w:r w:rsidRPr="005223F4">
        <w:rPr>
          <w:lang w:val="en-US"/>
        </w:rPr>
        <w:t xml:space="preserve">  </w:t>
      </w:r>
      <w:del w:id="18931" w:author="Steve Hanson" w:date="2012-02-23T18:10:00Z">
        <w:r w:rsidRPr="005223F4" w:rsidDel="000B505F">
          <w:rPr>
            <w:lang w:val="en-US"/>
          </w:rPr>
          <w:delText xml:space="preserve">    </w:delText>
        </w:r>
      </w:del>
      <w:r w:rsidRPr="005223F4">
        <w:rPr>
          <w:lang w:val="en-US"/>
        </w:rPr>
        <w:t xml:space="preserve">    &lt;/xs:complexType&gt;</w:t>
      </w:r>
    </w:p>
    <w:p w14:paraId="59B323FE" w14:textId="77777777" w:rsidR="005D5EB2" w:rsidRPr="005223F4" w:rsidRDefault="005D5EB2" w:rsidP="00427A6B">
      <w:pPr>
        <w:pStyle w:val="XMLExcerpt"/>
        <w:rPr>
          <w:lang w:val="en-US"/>
        </w:rPr>
      </w:pPr>
      <w:r w:rsidRPr="005223F4">
        <w:rPr>
          <w:lang w:val="en-US"/>
        </w:rPr>
        <w:t xml:space="preserve">  </w:t>
      </w:r>
      <w:del w:id="18932" w:author="Steve Hanson" w:date="2012-02-23T18:10:00Z">
        <w:r w:rsidRPr="005223F4" w:rsidDel="000B505F">
          <w:rPr>
            <w:lang w:val="en-US"/>
          </w:rPr>
          <w:delText xml:space="preserve">    </w:delText>
        </w:r>
      </w:del>
      <w:r w:rsidRPr="005223F4">
        <w:rPr>
          <w:lang w:val="en-US"/>
        </w:rPr>
        <w:t xml:space="preserve">  &lt;/xs:element&gt;       </w:t>
      </w:r>
    </w:p>
    <w:p w14:paraId="4878A53C" w14:textId="77777777" w:rsidR="005D5EB2" w:rsidRPr="005223F4" w:rsidRDefault="005D5EB2" w:rsidP="00427A6B">
      <w:pPr>
        <w:pStyle w:val="XMLExcerpt"/>
        <w:rPr>
          <w:lang w:val="en-US"/>
        </w:rPr>
      </w:pPr>
      <w:r w:rsidRPr="005223F4">
        <w:rPr>
          <w:lang w:val="en-US"/>
        </w:rPr>
        <w:t xml:space="preserve">  </w:t>
      </w:r>
      <w:del w:id="18933" w:author="Steve Hanson" w:date="2012-02-23T18:10:00Z">
        <w:r w:rsidRPr="005223F4" w:rsidDel="000B505F">
          <w:rPr>
            <w:lang w:val="en-US"/>
          </w:rPr>
          <w:delText xml:space="preserve">    </w:delText>
        </w:r>
      </w:del>
      <w:r w:rsidRPr="005223F4">
        <w:rPr>
          <w:lang w:val="en-US"/>
        </w:rPr>
        <w:t>&lt;/xs:sequence&gt;</w:t>
      </w:r>
    </w:p>
    <w:p w14:paraId="5767C018" w14:textId="77777777" w:rsidR="005D5EB2" w:rsidRPr="005223F4" w:rsidRDefault="005D5EB2" w:rsidP="00427A6B">
      <w:pPr>
        <w:pStyle w:val="XMLExcerpt"/>
        <w:rPr>
          <w:lang w:val="en-US"/>
        </w:rPr>
      </w:pPr>
      <w:r w:rsidRPr="005223F4">
        <w:rPr>
          <w:lang w:val="en-US"/>
        </w:rPr>
        <w:t>&lt;/xs:complexType&gt;</w:t>
      </w:r>
    </w:p>
    <w:p w14:paraId="424135A1" w14:textId="77777777" w:rsidR="00E460CD" w:rsidRPr="005223F4" w:rsidRDefault="00E460CD" w:rsidP="00427A6B">
      <w:pPr>
        <w:pStyle w:val="XMLExcerpt"/>
        <w:rPr>
          <w:lang w:val="en-US"/>
        </w:rPr>
      </w:pPr>
    </w:p>
    <w:p w14:paraId="5AB34451" w14:textId="77777777" w:rsidR="00725A27" w:rsidRPr="005223F4" w:rsidRDefault="00725A27" w:rsidP="00725A27">
      <w:pPr>
        <w:pStyle w:val="XMLExcerpt"/>
        <w:rPr>
          <w:lang w:val="en-US"/>
        </w:rPr>
      </w:pPr>
      <w:r w:rsidRPr="005223F4">
        <w:rPr>
          <w:lang w:val="en-US"/>
        </w:rPr>
        <w:t xml:space="preserve">&lt;xs:group name="hiddenArrayCounts" &gt; </w:t>
      </w:r>
      <w:r w:rsidRPr="005223F4">
        <w:rPr>
          <w:lang w:val="en-US"/>
        </w:rPr>
        <w:br/>
        <w:t>  &lt;xs:sequence&gt;</w:t>
      </w:r>
    </w:p>
    <w:p w14:paraId="2A50C7AC" w14:textId="77777777" w:rsidR="00E460CD" w:rsidRPr="005223F4" w:rsidRDefault="00E460CD" w:rsidP="00E460CD">
      <w:pPr>
        <w:pStyle w:val="XMLExcerpt"/>
        <w:rPr>
          <w:lang w:val="en-US"/>
        </w:rPr>
      </w:pPr>
      <w:r w:rsidRPr="005223F4">
        <w:rPr>
          <w:lang w:val="en-US"/>
        </w:rPr>
        <w:t xml:space="preserve">    </w:t>
      </w:r>
      <w:del w:id="18934" w:author="Steve Hanson" w:date="2012-02-23T18:10:00Z">
        <w:r w:rsidRPr="005223F4" w:rsidDel="000B505F">
          <w:rPr>
            <w:lang w:val="en-US"/>
          </w:rPr>
          <w:delText xml:space="preserve"> </w:delText>
        </w:r>
      </w:del>
      <w:r w:rsidRPr="005223F4">
        <w:rPr>
          <w:lang w:val="en-US"/>
        </w:rPr>
        <w:t xml:space="preserve">&lt;xs:element name="nrows" type="xs:unsignedInt" </w:t>
      </w:r>
    </w:p>
    <w:p w14:paraId="7808C8B4" w14:textId="77777777" w:rsidR="00E460CD" w:rsidRPr="005223F4" w:rsidRDefault="00E460CD" w:rsidP="00E460CD">
      <w:pPr>
        <w:pStyle w:val="XMLExcerpt"/>
        <w:rPr>
          <w:lang w:val="en-US"/>
        </w:rPr>
      </w:pPr>
      <w:r w:rsidRPr="005223F4">
        <w:rPr>
          <w:lang w:val="en-US"/>
        </w:rPr>
        <w:t xml:space="preserve">                dfdl:representation="binary"</w:t>
      </w:r>
    </w:p>
    <w:p w14:paraId="04089C94" w14:textId="77777777" w:rsidR="00E460CD" w:rsidRPr="005223F4" w:rsidRDefault="00E460CD" w:rsidP="00E460CD">
      <w:pPr>
        <w:pStyle w:val="XMLExcerpt"/>
        <w:rPr>
          <w:lang w:val="en-US"/>
        </w:rPr>
      </w:pPr>
      <w:r w:rsidRPr="005223F4">
        <w:rPr>
          <w:lang w:val="en-US"/>
        </w:rPr>
        <w:t xml:space="preserve">                dfdl:lengthKind="implicit" </w:t>
      </w:r>
    </w:p>
    <w:p w14:paraId="596B7E8E" w14:textId="77777777" w:rsidR="00E460CD" w:rsidRPr="005223F4" w:rsidRDefault="00E460CD" w:rsidP="00E460CD">
      <w:pPr>
        <w:pStyle w:val="XMLExcerpt"/>
        <w:rPr>
          <w:lang w:val="en-US"/>
        </w:rPr>
      </w:pPr>
      <w:r w:rsidRPr="005223F4">
        <w:rPr>
          <w:lang w:val="en-US"/>
        </w:rPr>
        <w:t xml:space="preserve">                dfdl:outputValueCalc="{ count(../rows) }"/&gt;</w:t>
      </w:r>
    </w:p>
    <w:p w14:paraId="0BE2EE8C" w14:textId="77777777" w:rsidR="00E460CD" w:rsidRPr="005223F4" w:rsidRDefault="00E460CD" w:rsidP="00E460CD">
      <w:pPr>
        <w:pStyle w:val="XMLExcerpt"/>
        <w:rPr>
          <w:lang w:val="en-US"/>
        </w:rPr>
      </w:pPr>
      <w:r w:rsidRPr="005223F4">
        <w:rPr>
          <w:lang w:val="en-US"/>
        </w:rPr>
        <w:t xml:space="preserve">    </w:t>
      </w:r>
      <w:del w:id="18935" w:author="Steve Hanson" w:date="2012-02-23T18:10:00Z">
        <w:r w:rsidRPr="005223F4" w:rsidDel="000B505F">
          <w:rPr>
            <w:lang w:val="en-US"/>
          </w:rPr>
          <w:delText xml:space="preserve"> </w:delText>
        </w:r>
      </w:del>
      <w:r w:rsidRPr="005223F4">
        <w:rPr>
          <w:lang w:val="en-US"/>
        </w:rPr>
        <w:t xml:space="preserve">&lt;xs:element name="ncols" type="xs:unsignedInt" </w:t>
      </w:r>
    </w:p>
    <w:p w14:paraId="1BE625FC" w14:textId="77777777" w:rsidR="00E460CD" w:rsidRPr="005223F4" w:rsidRDefault="00E460CD" w:rsidP="00E460CD">
      <w:pPr>
        <w:pStyle w:val="XMLExcerpt"/>
        <w:rPr>
          <w:lang w:val="en-US"/>
        </w:rPr>
      </w:pPr>
      <w:r w:rsidRPr="005223F4">
        <w:rPr>
          <w:lang w:val="en-US"/>
        </w:rPr>
        <w:t xml:space="preserve">                dfdl:representation="binary"</w:t>
      </w:r>
    </w:p>
    <w:p w14:paraId="674C0611" w14:textId="77777777" w:rsidR="00E460CD" w:rsidRPr="005223F4" w:rsidRDefault="00E460CD" w:rsidP="00E460CD">
      <w:pPr>
        <w:pStyle w:val="XMLExcerpt"/>
        <w:rPr>
          <w:lang w:val="en-US"/>
        </w:rPr>
      </w:pPr>
      <w:r w:rsidRPr="005223F4">
        <w:rPr>
          <w:lang w:val="en-US"/>
        </w:rPr>
        <w:t xml:space="preserve">                dfdl:lengthKind="implicit" </w:t>
      </w:r>
    </w:p>
    <w:p w14:paraId="6A91ABFD" w14:textId="77777777" w:rsidR="00E460CD" w:rsidRPr="005223F4" w:rsidRDefault="00E460CD" w:rsidP="00E460CD">
      <w:pPr>
        <w:pStyle w:val="XMLExcerpt"/>
        <w:rPr>
          <w:lang w:val="en-US"/>
        </w:rPr>
      </w:pPr>
      <w:r w:rsidRPr="005223F4">
        <w:rPr>
          <w:lang w:val="en-US"/>
        </w:rPr>
        <w:t xml:space="preserve">                dfdl:outputValueCalc=</w:t>
      </w:r>
    </w:p>
    <w:p w14:paraId="718005BD" w14:textId="77777777" w:rsidR="00E460CD" w:rsidRPr="005223F4" w:rsidRDefault="00725A27" w:rsidP="00FA07B0">
      <w:pPr>
        <w:pStyle w:val="XMLExcerpt"/>
        <w:rPr>
          <w:lang w:val="en-US"/>
        </w:rPr>
      </w:pPr>
      <w:r w:rsidRPr="005223F4">
        <w:rPr>
          <w:lang w:val="en-US"/>
        </w:rPr>
        <w:t xml:space="preserve">                "{ </w:t>
      </w:r>
      <w:r w:rsidR="00E460CD" w:rsidRPr="005223F4">
        <w:rPr>
          <w:lang w:val="en-US"/>
        </w:rPr>
        <w:t xml:space="preserve"> if ( count(../rows) </w:t>
      </w:r>
      <w:r w:rsidR="00FA07B0" w:rsidRPr="005223F4">
        <w:rPr>
          <w:lang w:val="en-US"/>
        </w:rPr>
        <w:t>ge</w:t>
      </w:r>
      <w:r w:rsidR="00E460CD" w:rsidRPr="005223F4">
        <w:rPr>
          <w:lang w:val="en-US"/>
        </w:rPr>
        <w:t xml:space="preserve"> 1 )</w:t>
      </w:r>
    </w:p>
    <w:p w14:paraId="57691507" w14:textId="77777777" w:rsidR="00E460CD" w:rsidRPr="005223F4" w:rsidRDefault="00E460CD" w:rsidP="00E460CD">
      <w:pPr>
        <w:pStyle w:val="XMLExcerpt"/>
        <w:rPr>
          <w:lang w:val="en-US"/>
        </w:rPr>
      </w:pPr>
      <w:r w:rsidRPr="005223F4">
        <w:rPr>
          <w:lang w:val="en-US"/>
        </w:rPr>
        <w:t xml:space="preserve">                   then</w:t>
      </w:r>
    </w:p>
    <w:p w14:paraId="755880A3" w14:textId="77777777" w:rsidR="00E460CD" w:rsidRPr="005223F4" w:rsidRDefault="00E460CD" w:rsidP="00E460CD">
      <w:pPr>
        <w:pStyle w:val="XMLExcerpt"/>
        <w:rPr>
          <w:lang w:val="en-US"/>
        </w:rPr>
      </w:pPr>
      <w:r w:rsidRPr="005223F4">
        <w:rPr>
          <w:lang w:val="en-US"/>
        </w:rPr>
        <w:t xml:space="preserve">                      count(../rows[1]/cols) </w:t>
      </w:r>
    </w:p>
    <w:p w14:paraId="5F4BD7E9" w14:textId="77777777" w:rsidR="00E460CD" w:rsidRPr="005223F4" w:rsidRDefault="00E460CD" w:rsidP="00E460CD">
      <w:pPr>
        <w:pStyle w:val="XMLExcerpt"/>
        <w:rPr>
          <w:lang w:val="en-US"/>
        </w:rPr>
      </w:pPr>
      <w:r w:rsidRPr="005223F4">
        <w:rPr>
          <w:lang w:val="en-US"/>
        </w:rPr>
        <w:t xml:space="preserve">                   else</w:t>
      </w:r>
    </w:p>
    <w:p w14:paraId="7BA6F8A8" w14:textId="77777777" w:rsidR="00E460CD" w:rsidRPr="005223F4" w:rsidRDefault="00E460CD" w:rsidP="00E460CD">
      <w:pPr>
        <w:pStyle w:val="XMLExcerpt"/>
        <w:rPr>
          <w:lang w:val="en-US"/>
        </w:rPr>
      </w:pPr>
      <w:r w:rsidRPr="005223F4">
        <w:rPr>
          <w:lang w:val="en-US"/>
        </w:rPr>
        <w:t xml:space="preserve">                      0</w:t>
      </w:r>
    </w:p>
    <w:p w14:paraId="4F9E3E44" w14:textId="77777777" w:rsidR="00E460CD" w:rsidRPr="005223F4" w:rsidRDefault="00E460CD" w:rsidP="00E460CD">
      <w:pPr>
        <w:pStyle w:val="XMLExcerpt"/>
        <w:rPr>
          <w:lang w:val="en-US"/>
        </w:rPr>
      </w:pPr>
      <w:r w:rsidRPr="005223F4">
        <w:rPr>
          <w:lang w:val="en-US"/>
        </w:rPr>
        <w:t xml:space="preserve">                  }"/&gt;</w:t>
      </w:r>
    </w:p>
    <w:p w14:paraId="04C78CA6" w14:textId="77777777" w:rsidR="00725A27" w:rsidRPr="005223F4" w:rsidDel="000B505F" w:rsidRDefault="00725A27" w:rsidP="00725A27">
      <w:pPr>
        <w:pStyle w:val="XMLExcerpt"/>
        <w:rPr>
          <w:del w:id="18936" w:author="Steve Hanson" w:date="2012-02-23T18:10:00Z"/>
          <w:lang w:val="en-US"/>
        </w:rPr>
      </w:pPr>
      <w:r w:rsidRPr="005223F4">
        <w:rPr>
          <w:lang w:val="en-US"/>
        </w:rPr>
        <w:t xml:space="preserve">  &lt;/xs:sequence&gt; </w:t>
      </w:r>
      <w:r w:rsidRPr="005223F4">
        <w:rPr>
          <w:lang w:val="en-US"/>
        </w:rPr>
        <w:br/>
        <w:t>&lt;/xs:group&gt;</w:t>
      </w:r>
    </w:p>
    <w:p w14:paraId="766B7CE4" w14:textId="77777777" w:rsidR="00E460CD" w:rsidRPr="005223F4" w:rsidRDefault="00E460CD" w:rsidP="00E460CD">
      <w:pPr>
        <w:pStyle w:val="XMLExcerpt"/>
        <w:rPr>
          <w:lang w:val="en-US"/>
        </w:rPr>
      </w:pPr>
    </w:p>
    <w:p w14:paraId="14A326B3" w14:textId="21AAF478" w:rsidR="005D5EB2" w:rsidRPr="005223F4" w:rsidDel="0098541C" w:rsidRDefault="005D5EB2" w:rsidP="005D5EB2">
      <w:pPr>
        <w:pStyle w:val="CodeBlock"/>
        <w:rPr>
          <w:del w:id="18937" w:author="mbeckerle" w:date="2012-04-22T21:09:00Z"/>
        </w:rPr>
      </w:pPr>
    </w:p>
    <w:p w14:paraId="52105BD8" w14:textId="77777777" w:rsidR="005D5EB2" w:rsidRPr="005223F4" w:rsidRDefault="005D5EB2" w:rsidP="005D5EB2">
      <w:pPr>
        <w:pStyle w:val="BulletList"/>
        <w:tabs>
          <w:tab w:val="clear" w:pos="360"/>
          <w:tab w:val="clear" w:pos="540"/>
        </w:tabs>
        <w:ind w:left="0" w:firstLine="0"/>
      </w:pPr>
      <w:r w:rsidRPr="005223F4">
        <w:t xml:space="preserve">In the example above we see that there are two hidden elements named ‘nrows’ and ‘ncols’. These hidden elements’ values are computed when unparsing from the number of occurrences in the ‘rows’ and ‘cols’ repeating elements. The ‘rows’ and ‘cols’ repeating elements number of occurrences are computed when parsing from the hidden elements ‘nrows’ and ‘ncols’. </w:t>
      </w:r>
    </w:p>
    <w:p w14:paraId="58A05DDC" w14:textId="390D575A" w:rsidR="005D5EB2" w:rsidRPr="005223F4" w:rsidDel="0098541C" w:rsidRDefault="005D5EB2">
      <w:pPr>
        <w:pStyle w:val="Heading2"/>
        <w:rPr>
          <w:del w:id="18938" w:author="mbeckerle" w:date="2012-04-22T21:09:00Z"/>
        </w:rPr>
        <w:pPrChange w:id="18939" w:author="mbeckerle" w:date="2013-01-20T17:05:00Z">
          <w:pPr>
            <w:pStyle w:val="BulletList"/>
            <w:tabs>
              <w:tab w:val="clear" w:pos="360"/>
            </w:tabs>
            <w:ind w:left="0" w:firstLine="0"/>
          </w:pPr>
        </w:pPrChange>
      </w:pPr>
      <w:bookmarkStart w:id="18940" w:name="_Toc322911716"/>
      <w:bookmarkStart w:id="18941" w:name="_Toc322912255"/>
      <w:bookmarkStart w:id="18942" w:name="_Toc329093116"/>
      <w:bookmarkStart w:id="18943" w:name="_Toc332701629"/>
      <w:bookmarkStart w:id="18944" w:name="_Toc332701933"/>
      <w:bookmarkStart w:id="18945" w:name="_Toc332711732"/>
      <w:bookmarkStart w:id="18946" w:name="_Toc332712034"/>
      <w:bookmarkStart w:id="18947" w:name="_Toc332712335"/>
      <w:bookmarkStart w:id="18948" w:name="_Toc332724251"/>
      <w:bookmarkStart w:id="18949" w:name="_Toc332724551"/>
      <w:bookmarkStart w:id="18950" w:name="_Toc341102847"/>
      <w:bookmarkStart w:id="18951" w:name="_Toc347241582"/>
      <w:bookmarkStart w:id="18952" w:name="_Toc347744775"/>
      <w:bookmarkStart w:id="18953" w:name="_Toc348984558"/>
      <w:bookmarkStart w:id="18954" w:name="_Toc348984863"/>
      <w:bookmarkStart w:id="18955" w:name="_Toc349038027"/>
      <w:bookmarkStart w:id="18956" w:name="_Toc349038329"/>
      <w:bookmarkStart w:id="18957" w:name="_Toc349042820"/>
      <w:bookmarkStart w:id="18958" w:name="_Toc349642233"/>
      <w:bookmarkStart w:id="18959" w:name="_Toc351912942"/>
      <w:bookmarkStart w:id="18960" w:name="_Toc351914963"/>
      <w:bookmarkStart w:id="18961" w:name="_Toc351915429"/>
      <w:bookmarkStart w:id="18962" w:name="_Toc361231527"/>
      <w:bookmarkStart w:id="18963" w:name="_Toc361232053"/>
      <w:bookmarkStart w:id="18964" w:name="_Toc362445351"/>
      <w:bookmarkStart w:id="18965" w:name="_Toc362452102"/>
      <w:bookmarkStart w:id="18966" w:name="_Toc362452651"/>
      <w:bookmarkStart w:id="18967" w:name="_Toc362453004"/>
      <w:bookmarkStart w:id="18968" w:name="_Toc362453549"/>
      <w:bookmarkEnd w:id="18940"/>
      <w:bookmarkEnd w:id="18941"/>
      <w:bookmarkEnd w:id="18942"/>
      <w:bookmarkEnd w:id="18943"/>
      <w:bookmarkEnd w:id="18944"/>
      <w:bookmarkEnd w:id="18945"/>
      <w:bookmarkEnd w:id="18946"/>
      <w:bookmarkEnd w:id="18947"/>
      <w:bookmarkEnd w:id="18948"/>
      <w:bookmarkEnd w:id="18949"/>
      <w:bookmarkEnd w:id="18950"/>
      <w:bookmarkEnd w:id="18951"/>
      <w:bookmarkEnd w:id="18952"/>
      <w:bookmarkEnd w:id="18953"/>
      <w:bookmarkEnd w:id="18954"/>
      <w:bookmarkEnd w:id="18955"/>
      <w:bookmarkEnd w:id="18956"/>
      <w:bookmarkEnd w:id="18957"/>
      <w:bookmarkEnd w:id="18958"/>
      <w:bookmarkEnd w:id="18959"/>
      <w:bookmarkEnd w:id="18960"/>
      <w:bookmarkEnd w:id="18961"/>
      <w:bookmarkEnd w:id="18962"/>
      <w:bookmarkEnd w:id="18963"/>
      <w:bookmarkEnd w:id="18964"/>
      <w:bookmarkEnd w:id="18965"/>
      <w:bookmarkEnd w:id="18966"/>
      <w:bookmarkEnd w:id="18967"/>
      <w:bookmarkEnd w:id="18968"/>
    </w:p>
    <w:p w14:paraId="1B3DAC72" w14:textId="77777777" w:rsidR="005D5EB2" w:rsidRPr="005223F4" w:rsidRDefault="005D5EB2" w:rsidP="006E4FE8">
      <w:pPr>
        <w:pStyle w:val="Heading2"/>
      </w:pPr>
      <w:bookmarkStart w:id="18969" w:name="_Toc199516358"/>
      <w:bookmarkStart w:id="18970" w:name="_Toc243112863"/>
      <w:bookmarkStart w:id="18971" w:name="_Toc349042821"/>
      <w:bookmarkStart w:id="18972" w:name="_Toc362453550"/>
      <w:r w:rsidRPr="005223F4">
        <w:t xml:space="preserve">Example: </w:t>
      </w:r>
      <w:r w:rsidR="004809A3" w:rsidRPr="005223F4">
        <w:t>Three-Byte</w:t>
      </w:r>
      <w:r w:rsidRPr="005223F4">
        <w:t xml:space="preserve"> Date</w:t>
      </w:r>
      <w:bookmarkEnd w:id="18969"/>
      <w:bookmarkEnd w:id="18970"/>
      <w:bookmarkEnd w:id="18971"/>
      <w:bookmarkEnd w:id="18972"/>
    </w:p>
    <w:p w14:paraId="280D5DFE" w14:textId="77777777" w:rsidR="005D5EB2" w:rsidRPr="005223F4" w:rsidRDefault="005D5EB2" w:rsidP="005D5EB2">
      <w:pPr>
        <w:pStyle w:val="BulletList"/>
        <w:tabs>
          <w:tab w:val="clear" w:pos="360"/>
          <w:tab w:val="clear" w:pos="540"/>
        </w:tabs>
        <w:ind w:left="0" w:firstLine="0"/>
      </w:pPr>
      <w:r w:rsidRPr="005223F4">
        <w:t>Logically, the data is a date.</w:t>
      </w:r>
    </w:p>
    <w:p w14:paraId="23DBA52E" w14:textId="4FDCEE29" w:rsidR="005D5EB2" w:rsidRPr="005223F4" w:rsidDel="0098541C" w:rsidRDefault="005D5EB2" w:rsidP="005D5EB2">
      <w:pPr>
        <w:pStyle w:val="BulletList"/>
        <w:tabs>
          <w:tab w:val="clear" w:pos="360"/>
          <w:tab w:val="clear" w:pos="540"/>
        </w:tabs>
        <w:ind w:left="0" w:firstLine="0"/>
        <w:rPr>
          <w:del w:id="18973" w:author="mbeckerle" w:date="2012-04-22T21:10:00Z"/>
        </w:rPr>
      </w:pPr>
    </w:p>
    <w:p w14:paraId="3C5C8943" w14:textId="77777777" w:rsidR="005D5EB2" w:rsidRPr="005223F4" w:rsidRDefault="00C07A9E" w:rsidP="00427A6B">
      <w:pPr>
        <w:pStyle w:val="XMLExcerpt"/>
        <w:rPr>
          <w:rFonts w:eastAsia="Arial Unicode MS"/>
          <w:lang w:val="en-US"/>
        </w:rPr>
      </w:pPr>
      <w:r w:rsidRPr="005223F4">
        <w:rPr>
          <w:rFonts w:eastAsia="Arial Unicode MS"/>
          <w:lang w:val="en-US"/>
        </w:rPr>
        <w:t>&lt;xs:element</w:t>
      </w:r>
      <w:r w:rsidR="005D5EB2" w:rsidRPr="005223F4">
        <w:rPr>
          <w:rFonts w:eastAsia="Arial Unicode MS"/>
          <w:lang w:val="en-US"/>
        </w:rPr>
        <w:t xml:space="preserve"> name=“d” type=“date”/&gt;</w:t>
      </w:r>
    </w:p>
    <w:p w14:paraId="450AA7FB" w14:textId="69A98C42" w:rsidR="005D5EB2" w:rsidRPr="005223F4" w:rsidDel="0098541C" w:rsidRDefault="005D5EB2" w:rsidP="005D5EB2">
      <w:pPr>
        <w:pStyle w:val="BulletList"/>
        <w:tabs>
          <w:tab w:val="clear" w:pos="360"/>
          <w:tab w:val="clear" w:pos="540"/>
        </w:tabs>
        <w:ind w:left="0" w:firstLine="0"/>
        <w:rPr>
          <w:del w:id="18974" w:author="mbeckerle" w:date="2012-04-22T21:10:00Z"/>
        </w:rPr>
      </w:pPr>
    </w:p>
    <w:p w14:paraId="44DB1D74" w14:textId="77777777" w:rsidR="005D5EB2" w:rsidRPr="005223F4" w:rsidRDefault="005D5EB2" w:rsidP="005D5EB2">
      <w:pPr>
        <w:pStyle w:val="BulletList"/>
        <w:tabs>
          <w:tab w:val="clear" w:pos="360"/>
          <w:tab w:val="clear" w:pos="540"/>
        </w:tabs>
        <w:ind w:left="0" w:firstLine="0"/>
      </w:pPr>
      <w:r w:rsidRPr="005223F4">
        <w:t xml:space="preserve">Physically, it is stored as 3 single byte integers. </w:t>
      </w:r>
    </w:p>
    <w:p w14:paraId="2505B9BE" w14:textId="2876B95D" w:rsidR="005D5EB2" w:rsidRPr="005223F4" w:rsidDel="0098541C" w:rsidRDefault="005D5EB2" w:rsidP="005D5EB2">
      <w:pPr>
        <w:pStyle w:val="BulletList"/>
        <w:tabs>
          <w:tab w:val="clear" w:pos="360"/>
          <w:tab w:val="clear" w:pos="540"/>
        </w:tabs>
        <w:ind w:left="0" w:firstLine="0"/>
        <w:rPr>
          <w:del w:id="18975" w:author="mbeckerle" w:date="2012-04-22T21:10:00Z"/>
        </w:rPr>
      </w:pPr>
    </w:p>
    <w:p w14:paraId="67B37641" w14:textId="77777777" w:rsidR="005D5EB2" w:rsidRPr="005223F4" w:rsidRDefault="005D5EB2" w:rsidP="005D5EB2">
      <w:pPr>
        <w:pStyle w:val="BulletList"/>
        <w:tabs>
          <w:tab w:val="clear" w:pos="360"/>
        </w:tabs>
        <w:ind w:left="0" w:firstLine="0"/>
      </w:pPr>
      <w:r w:rsidRPr="005223F4">
        <w:t>The format of this data is expressed as this schema:</w:t>
      </w:r>
    </w:p>
    <w:p w14:paraId="6ACC7959" w14:textId="6DB1E226" w:rsidR="005D5EB2" w:rsidRPr="005223F4" w:rsidDel="0098541C" w:rsidRDefault="005D5EB2" w:rsidP="005D5EB2">
      <w:pPr>
        <w:pStyle w:val="CodeBlock"/>
        <w:rPr>
          <w:del w:id="18976" w:author="mbeckerle" w:date="2012-04-22T21:10:00Z"/>
          <w:rFonts w:eastAsia="MS PGothic"/>
        </w:rPr>
      </w:pPr>
    </w:p>
    <w:p w14:paraId="41582E16" w14:textId="77777777" w:rsidR="005D5EB2" w:rsidRPr="005223F4" w:rsidRDefault="00C07A9E" w:rsidP="00427A6B">
      <w:pPr>
        <w:pStyle w:val="XMLExcerpt"/>
        <w:rPr>
          <w:rFonts w:eastAsia="MS PGothic"/>
          <w:lang w:val="en-US"/>
        </w:rPr>
      </w:pPr>
      <w:r w:rsidRPr="005223F4">
        <w:rPr>
          <w:rFonts w:eastAsia="MS PGothic"/>
          <w:lang w:val="en-US"/>
        </w:rPr>
        <w:t>&lt;xs:sequence</w:t>
      </w:r>
      <w:r w:rsidR="005D5EB2" w:rsidRPr="005223F4">
        <w:rPr>
          <w:rFonts w:eastAsia="MS PGothic"/>
          <w:lang w:val="en-US"/>
        </w:rPr>
        <w:t xml:space="preserve"> dfdl:representation="binary”&gt;</w:t>
      </w:r>
    </w:p>
    <w:p w14:paraId="6EECEB6A" w14:textId="77777777" w:rsidR="005D5EB2" w:rsidRPr="005223F4" w:rsidRDefault="005D5EB2" w:rsidP="00427A6B">
      <w:pPr>
        <w:pStyle w:val="XMLExcerpt"/>
        <w:rPr>
          <w:rFonts w:eastAsia="MS PGothic"/>
          <w:lang w:val="en-US"/>
        </w:rPr>
      </w:pPr>
      <w:r w:rsidRPr="005223F4">
        <w:rPr>
          <w:rFonts w:eastAsia="MS PGothic"/>
          <w:lang w:val="en-US"/>
        </w:rPr>
        <w:t xml:space="preserve">              </w:t>
      </w:r>
      <w:r w:rsidR="00C07A9E" w:rsidRPr="005223F4">
        <w:rPr>
          <w:rFonts w:eastAsia="MS PGothic"/>
          <w:lang w:val="en-US"/>
        </w:rPr>
        <w:t>&lt;xs:element</w:t>
      </w:r>
      <w:r w:rsidRPr="005223F4">
        <w:rPr>
          <w:rFonts w:eastAsia="MS PGothic"/>
          <w:lang w:val="en-US"/>
        </w:rPr>
        <w:t xml:space="preserve"> name="mm" type="byte" /&gt;</w:t>
      </w:r>
    </w:p>
    <w:p w14:paraId="12103127" w14:textId="77777777" w:rsidR="005D5EB2" w:rsidRPr="005223F4" w:rsidRDefault="005D5EB2" w:rsidP="00427A6B">
      <w:pPr>
        <w:pStyle w:val="XMLExcerpt"/>
        <w:rPr>
          <w:rFonts w:eastAsia="MS PGothic"/>
          <w:lang w:val="en-US"/>
        </w:rPr>
      </w:pPr>
      <w:r w:rsidRPr="005223F4">
        <w:rPr>
          <w:rFonts w:eastAsia="MS PGothic"/>
          <w:lang w:val="en-US"/>
        </w:rPr>
        <w:t xml:space="preserve">              </w:t>
      </w:r>
      <w:r w:rsidR="00C07A9E" w:rsidRPr="005223F4">
        <w:rPr>
          <w:rFonts w:eastAsia="MS PGothic"/>
          <w:lang w:val="en-US"/>
        </w:rPr>
        <w:t>&lt;xs:element</w:t>
      </w:r>
      <w:r w:rsidRPr="005223F4">
        <w:rPr>
          <w:rFonts w:eastAsia="MS PGothic"/>
          <w:lang w:val="en-US"/>
        </w:rPr>
        <w:t xml:space="preserve"> name="dd" type="byte” /&gt;</w:t>
      </w:r>
    </w:p>
    <w:p w14:paraId="123A7186" w14:textId="77777777" w:rsidR="005D5EB2" w:rsidRPr="005223F4" w:rsidRDefault="005D5EB2" w:rsidP="00427A6B">
      <w:pPr>
        <w:pStyle w:val="XMLExcerpt"/>
        <w:rPr>
          <w:rFonts w:eastAsia="MS PGothic"/>
          <w:lang w:val="en-US"/>
        </w:rPr>
      </w:pPr>
      <w:r w:rsidRPr="005223F4">
        <w:rPr>
          <w:rFonts w:eastAsia="MS PGothic"/>
          <w:lang w:val="en-US"/>
        </w:rPr>
        <w:t xml:space="preserve">              </w:t>
      </w:r>
      <w:r w:rsidR="00C07A9E" w:rsidRPr="005223F4">
        <w:rPr>
          <w:rFonts w:eastAsia="MS PGothic"/>
          <w:lang w:val="en-US"/>
        </w:rPr>
        <w:t>&lt;xs:element</w:t>
      </w:r>
      <w:r w:rsidRPr="005223F4">
        <w:rPr>
          <w:rFonts w:eastAsia="MS PGothic"/>
          <w:lang w:val="en-US"/>
        </w:rPr>
        <w:t xml:space="preserve"> name="yy" type="byte"/&gt;</w:t>
      </w:r>
    </w:p>
    <w:p w14:paraId="6721D8AD" w14:textId="77777777" w:rsidR="005D5EB2" w:rsidRPr="005223F4" w:rsidRDefault="00C07A9E" w:rsidP="00427A6B">
      <w:pPr>
        <w:pStyle w:val="XMLExcerpt"/>
        <w:rPr>
          <w:rFonts w:eastAsia="MS PGothic"/>
          <w:lang w:val="en-US"/>
        </w:rPr>
      </w:pPr>
      <w:r w:rsidRPr="005223F4">
        <w:rPr>
          <w:rFonts w:eastAsia="MS PGothic"/>
          <w:lang w:val="en-US"/>
        </w:rPr>
        <w:t>&lt;/xs:sequence</w:t>
      </w:r>
      <w:r w:rsidR="005D5EB2" w:rsidRPr="005223F4">
        <w:rPr>
          <w:rFonts w:eastAsia="MS PGothic"/>
          <w:lang w:val="en-US"/>
        </w:rPr>
        <w:t>&gt;</w:t>
      </w:r>
    </w:p>
    <w:p w14:paraId="18824B21" w14:textId="5C3DC2F0" w:rsidR="005D5EB2" w:rsidRPr="005223F4" w:rsidDel="0098541C" w:rsidRDefault="005D5EB2" w:rsidP="005D5EB2">
      <w:pPr>
        <w:rPr>
          <w:del w:id="18977" w:author="mbeckerle" w:date="2012-04-22T21:10:00Z"/>
          <w:rFonts w:eastAsia="MS PGothic"/>
        </w:rPr>
      </w:pPr>
    </w:p>
    <w:p w14:paraId="5988E224" w14:textId="77777777" w:rsidR="005D5EB2" w:rsidRPr="005223F4" w:rsidRDefault="005D5EB2" w:rsidP="0019083B">
      <w:pPr>
        <w:rPr>
          <w:rFonts w:eastAsia="MS PGothic"/>
        </w:rPr>
      </w:pPr>
      <w:r w:rsidRPr="005223F4">
        <w:rPr>
          <w:rFonts w:eastAsia="MS PGothic"/>
        </w:rPr>
        <w:t xml:space="preserve">This physical representation can be hidden so that it does not become part of the </w:t>
      </w:r>
      <w:r w:rsidR="0019083B" w:rsidRPr="005223F4">
        <w:rPr>
          <w:rFonts w:eastAsia="MS PGothic"/>
        </w:rPr>
        <w:t>infoset</w:t>
      </w:r>
      <w:r w:rsidRPr="005223F4">
        <w:rPr>
          <w:rFonts w:eastAsia="MS PGothic"/>
        </w:rPr>
        <w:t>:</w:t>
      </w:r>
    </w:p>
    <w:p w14:paraId="73585EE9" w14:textId="486C6A32" w:rsidR="005D5EB2" w:rsidRPr="005223F4" w:rsidDel="0098541C" w:rsidRDefault="005D5EB2" w:rsidP="005D5EB2">
      <w:pPr>
        <w:rPr>
          <w:del w:id="18978" w:author="mbeckerle" w:date="2012-04-22T21:10:00Z"/>
          <w:rFonts w:eastAsia="MS PGothic"/>
        </w:rPr>
      </w:pPr>
    </w:p>
    <w:p w14:paraId="203DF6B3" w14:textId="77777777" w:rsidR="005D5EB2" w:rsidRPr="005223F4" w:rsidRDefault="00C07A9E" w:rsidP="00427A6B">
      <w:pPr>
        <w:pStyle w:val="XMLExcerpt"/>
        <w:rPr>
          <w:rFonts w:eastAsia="MS PGothic"/>
          <w:lang w:val="en-US"/>
        </w:rPr>
      </w:pPr>
      <w:r w:rsidRPr="005223F4">
        <w:rPr>
          <w:rFonts w:eastAsia="MS PGothic"/>
          <w:lang w:val="en-US"/>
        </w:rPr>
        <w:t>&lt;xs:sequence</w:t>
      </w:r>
      <w:r w:rsidR="005D5EB2" w:rsidRPr="005223F4">
        <w:rPr>
          <w:rFonts w:eastAsia="MS PGothic"/>
          <w:lang w:val="en-US"/>
        </w:rPr>
        <w:t>&gt;</w:t>
      </w:r>
    </w:p>
    <w:p w14:paraId="042DF3CB" w14:textId="77777777" w:rsidR="0095510E" w:rsidRPr="005223F4" w:rsidRDefault="0095510E" w:rsidP="00BD0C6E">
      <w:pPr>
        <w:pStyle w:val="XMLExcerpt"/>
        <w:rPr>
          <w:lang w:val="en-US"/>
        </w:rPr>
      </w:pPr>
      <w:r w:rsidRPr="005223F4">
        <w:rPr>
          <w:lang w:val="en-US"/>
        </w:rPr>
        <w:t xml:space="preserve">  &lt;xs:sequence</w:t>
      </w:r>
      <w:r w:rsidR="00BD0C6E" w:rsidRPr="005223F4">
        <w:rPr>
          <w:lang w:val="en-US"/>
        </w:rPr>
        <w:t xml:space="preserve"> dfdl:hiddenGroupRef="tns:hiddenpDate"/</w:t>
      </w:r>
      <w:r w:rsidRPr="005223F4">
        <w:rPr>
          <w:lang w:val="en-US"/>
        </w:rPr>
        <w:t>&gt;</w:t>
      </w:r>
    </w:p>
    <w:p w14:paraId="71EE6026" w14:textId="77777777" w:rsidR="005D5EB2" w:rsidRPr="005223F4" w:rsidRDefault="005D5EB2" w:rsidP="00427A6B">
      <w:pPr>
        <w:pStyle w:val="XMLExcerpt"/>
        <w:rPr>
          <w:rFonts w:eastAsia="MS PGothic"/>
          <w:lang w:val="en-US"/>
        </w:rPr>
      </w:pPr>
    </w:p>
    <w:p w14:paraId="60EB94DA" w14:textId="77777777" w:rsidR="005D5EB2" w:rsidRPr="005223F4" w:rsidRDefault="005D5EB2" w:rsidP="00427A6B">
      <w:pPr>
        <w:pStyle w:val="XMLExcerpt"/>
        <w:rPr>
          <w:rFonts w:eastAsia="MS PGothic"/>
          <w:lang w:val="en-US"/>
        </w:rPr>
      </w:pPr>
      <w:r w:rsidRPr="005223F4">
        <w:rPr>
          <w:rFonts w:eastAsia="MS PGothic"/>
          <w:lang w:val="en-US"/>
        </w:rPr>
        <w:t xml:space="preserve">  </w:t>
      </w:r>
      <w:r w:rsidR="00C07A9E" w:rsidRPr="005223F4">
        <w:rPr>
          <w:rFonts w:eastAsia="MS PGothic"/>
          <w:lang w:val="en-US"/>
        </w:rPr>
        <w:t>&lt;xs:element</w:t>
      </w:r>
      <w:r w:rsidRPr="005223F4">
        <w:rPr>
          <w:rFonts w:eastAsia="MS PGothic"/>
          <w:lang w:val="en-US"/>
        </w:rPr>
        <w:t xml:space="preserve"> name="d" type="date"&gt; </w:t>
      </w:r>
    </w:p>
    <w:p w14:paraId="48BA638F" w14:textId="77777777" w:rsidR="005D5EB2" w:rsidRPr="005223F4" w:rsidRDefault="005D5EB2" w:rsidP="00427A6B">
      <w:pPr>
        <w:pStyle w:val="XMLExcerpt"/>
        <w:rPr>
          <w:rFonts w:eastAsia="MS PGothic"/>
          <w:lang w:val="en-US"/>
        </w:rPr>
      </w:pPr>
      <w:r w:rsidRPr="005223F4">
        <w:rPr>
          <w:rFonts w:eastAsia="MS PGothic"/>
          <w:lang w:val="en-US"/>
        </w:rPr>
        <w:t xml:space="preserve">  </w:t>
      </w:r>
      <w:ins w:id="18979" w:author="Steve Hanson" w:date="2012-02-23T18:11:00Z">
        <w:r w:rsidR="000B505F">
          <w:rPr>
            <w:rFonts w:eastAsia="MS PGothic"/>
            <w:lang w:val="en-US"/>
          </w:rPr>
          <w:t xml:space="preserve">  …</w:t>
        </w:r>
      </w:ins>
      <w:del w:id="18980" w:author="Steve Hanson" w:date="2012-02-23T18:11:00Z">
        <w:r w:rsidRPr="005223F4" w:rsidDel="000B505F">
          <w:rPr>
            <w:rFonts w:eastAsia="MS PGothic"/>
            <w:lang w:val="en-US"/>
          </w:rPr>
          <w:delText xml:space="preserve">  …</w:delText>
        </w:r>
      </w:del>
    </w:p>
    <w:p w14:paraId="318A4229" w14:textId="77777777" w:rsidR="005D5EB2" w:rsidRPr="005223F4" w:rsidRDefault="005D5EB2" w:rsidP="00427A6B">
      <w:pPr>
        <w:pStyle w:val="XMLExcerpt"/>
        <w:rPr>
          <w:rFonts w:eastAsia="MS PGothic"/>
          <w:lang w:val="en-US"/>
        </w:rPr>
      </w:pPr>
      <w:r w:rsidRPr="005223F4">
        <w:rPr>
          <w:rFonts w:eastAsia="MS PGothic"/>
          <w:lang w:val="en-US"/>
        </w:rPr>
        <w:t xml:space="preserve">  </w:t>
      </w:r>
      <w:r w:rsidR="00C07A9E" w:rsidRPr="005223F4">
        <w:rPr>
          <w:rFonts w:eastAsia="MS PGothic"/>
          <w:lang w:val="en-US"/>
        </w:rPr>
        <w:t>&lt;/xs:element</w:t>
      </w:r>
      <w:r w:rsidRPr="005223F4">
        <w:rPr>
          <w:rFonts w:eastAsia="MS PGothic"/>
          <w:lang w:val="en-US"/>
        </w:rPr>
        <w:t>&gt;</w:t>
      </w:r>
    </w:p>
    <w:p w14:paraId="2018F73D" w14:textId="77777777" w:rsidR="005D5EB2" w:rsidRPr="005223F4" w:rsidDel="000B505F" w:rsidRDefault="005D5EB2" w:rsidP="00427A6B">
      <w:pPr>
        <w:pStyle w:val="XMLExcerpt"/>
        <w:rPr>
          <w:del w:id="18981" w:author="Steve Hanson" w:date="2012-02-23T18:12:00Z"/>
          <w:rFonts w:eastAsia="MS PGothic"/>
          <w:lang w:val="en-US"/>
        </w:rPr>
      </w:pPr>
      <w:del w:id="18982" w:author="Steve Hanson" w:date="2012-02-23T18:12:00Z">
        <w:r w:rsidRPr="005223F4" w:rsidDel="000B505F">
          <w:rPr>
            <w:rFonts w:eastAsia="MS PGothic"/>
            <w:lang w:val="en-US"/>
          </w:rPr>
          <w:delText xml:space="preserve">          …</w:delText>
        </w:r>
      </w:del>
    </w:p>
    <w:p w14:paraId="78D1988D" w14:textId="77777777" w:rsidR="005D5EB2" w:rsidRPr="005223F4" w:rsidRDefault="00C07A9E" w:rsidP="00427A6B">
      <w:pPr>
        <w:pStyle w:val="XMLExcerpt"/>
        <w:rPr>
          <w:lang w:val="en-US"/>
        </w:rPr>
      </w:pPr>
      <w:r w:rsidRPr="005223F4">
        <w:rPr>
          <w:lang w:val="en-US"/>
        </w:rPr>
        <w:t>&lt;/xs:sequence</w:t>
      </w:r>
      <w:r w:rsidR="005D5EB2" w:rsidRPr="005223F4">
        <w:rPr>
          <w:lang w:val="en-US"/>
        </w:rPr>
        <w:t>&gt;</w:t>
      </w:r>
    </w:p>
    <w:p w14:paraId="1BD65EAC" w14:textId="77777777" w:rsidR="0095510E" w:rsidRPr="005223F4" w:rsidRDefault="0095510E" w:rsidP="00427A6B">
      <w:pPr>
        <w:pStyle w:val="XMLExcerpt"/>
        <w:rPr>
          <w:lang w:val="en-US"/>
        </w:rPr>
      </w:pPr>
    </w:p>
    <w:p w14:paraId="09FAB34C" w14:textId="77777777" w:rsidR="0095510E" w:rsidRPr="005223F4" w:rsidRDefault="0095510E" w:rsidP="0095510E">
      <w:pPr>
        <w:pStyle w:val="XMLExcerpt"/>
        <w:rPr>
          <w:lang w:val="en-US"/>
        </w:rPr>
      </w:pPr>
      <w:r w:rsidRPr="005223F4">
        <w:rPr>
          <w:lang w:val="en-US"/>
        </w:rPr>
        <w:t xml:space="preserve">&lt;xs:group name="hiddenpDate" &gt; </w:t>
      </w:r>
      <w:r w:rsidRPr="005223F4">
        <w:rPr>
          <w:lang w:val="en-US"/>
        </w:rPr>
        <w:br/>
        <w:t>  &lt;xs:sequence&gt;</w:t>
      </w:r>
    </w:p>
    <w:p w14:paraId="71BD10AC" w14:textId="77777777" w:rsidR="0095510E" w:rsidRPr="005223F4" w:rsidRDefault="0095510E" w:rsidP="0095510E">
      <w:pPr>
        <w:pStyle w:val="XMLExcerpt"/>
        <w:rPr>
          <w:rFonts w:eastAsia="MS PGothic"/>
          <w:lang w:val="en-US"/>
        </w:rPr>
      </w:pPr>
      <w:r w:rsidRPr="005223F4">
        <w:rPr>
          <w:rFonts w:eastAsia="MS PGothic"/>
          <w:lang w:val="en-US"/>
        </w:rPr>
        <w:t xml:space="preserve">  </w:t>
      </w:r>
      <w:del w:id="18983" w:author="Steve Hanson" w:date="2012-02-23T18:12:00Z">
        <w:r w:rsidRPr="005223F4" w:rsidDel="000B505F">
          <w:rPr>
            <w:rFonts w:eastAsia="MS PGothic"/>
            <w:lang w:val="en-US"/>
          </w:rPr>
          <w:delText xml:space="preserve">   </w:delText>
        </w:r>
      </w:del>
      <w:r w:rsidRPr="005223F4">
        <w:rPr>
          <w:rFonts w:eastAsia="MS PGothic"/>
          <w:lang w:val="en-US"/>
        </w:rPr>
        <w:t xml:space="preserve">  &lt;xs:element name="</w:t>
      </w:r>
      <w:r w:rsidRPr="005223F4">
        <w:rPr>
          <w:rFonts w:eastAsia="MS PGothic"/>
          <w:i/>
          <w:iCs/>
          <w:lang w:val="en-US"/>
        </w:rPr>
        <w:t>pdate</w:t>
      </w:r>
      <w:r w:rsidRPr="005223F4">
        <w:rPr>
          <w:rFonts w:eastAsia="MS PGothic"/>
          <w:lang w:val="en-US"/>
        </w:rPr>
        <w:t>"&gt;</w:t>
      </w:r>
    </w:p>
    <w:p w14:paraId="7D357ACF" w14:textId="77777777" w:rsidR="0095510E" w:rsidRPr="005223F4" w:rsidRDefault="0095510E" w:rsidP="0095510E">
      <w:pPr>
        <w:pStyle w:val="XMLExcerpt"/>
        <w:rPr>
          <w:rFonts w:eastAsia="MS PGothic"/>
          <w:lang w:val="en-US"/>
        </w:rPr>
      </w:pPr>
      <w:r w:rsidRPr="005223F4">
        <w:rPr>
          <w:rFonts w:eastAsia="MS PGothic"/>
          <w:lang w:val="en-US"/>
        </w:rPr>
        <w:t xml:space="preserve">    </w:t>
      </w:r>
      <w:del w:id="18984" w:author="Steve Hanson" w:date="2012-02-23T18:12:00Z">
        <w:r w:rsidRPr="005223F4" w:rsidDel="000B505F">
          <w:rPr>
            <w:rFonts w:eastAsia="MS PGothic"/>
            <w:lang w:val="en-US"/>
          </w:rPr>
          <w:delText xml:space="preserve">    </w:delText>
        </w:r>
      </w:del>
      <w:r w:rsidRPr="005223F4">
        <w:rPr>
          <w:rFonts w:eastAsia="MS PGothic"/>
          <w:lang w:val="en-US"/>
        </w:rPr>
        <w:t xml:space="preserve">  &lt;xs:complexType&gt;</w:t>
      </w:r>
    </w:p>
    <w:p w14:paraId="07B55FCC" w14:textId="77777777" w:rsidR="0095510E" w:rsidRPr="005223F4" w:rsidRDefault="0095510E" w:rsidP="0095510E">
      <w:pPr>
        <w:pStyle w:val="XMLExcerpt"/>
        <w:rPr>
          <w:rFonts w:eastAsia="MS PGothic"/>
          <w:lang w:val="en-US"/>
        </w:rPr>
      </w:pPr>
      <w:r w:rsidRPr="005223F4">
        <w:rPr>
          <w:rFonts w:eastAsia="MS PGothic"/>
          <w:lang w:val="en-US"/>
        </w:rPr>
        <w:t xml:space="preserve">      </w:t>
      </w:r>
      <w:del w:id="18985" w:author="Steve Hanson" w:date="2012-02-23T18:12:00Z">
        <w:r w:rsidRPr="005223F4" w:rsidDel="000B505F">
          <w:rPr>
            <w:rFonts w:eastAsia="MS PGothic"/>
            <w:lang w:val="en-US"/>
          </w:rPr>
          <w:delText xml:space="preserve">    </w:delText>
        </w:r>
      </w:del>
      <w:r w:rsidRPr="005223F4">
        <w:rPr>
          <w:rFonts w:eastAsia="MS PGothic"/>
          <w:lang w:val="en-US"/>
        </w:rPr>
        <w:t xml:space="preserve">  &lt;xs:sequence dfdl:representation="binary”&gt;</w:t>
      </w:r>
    </w:p>
    <w:p w14:paraId="5428CDAE" w14:textId="77777777" w:rsidR="0095510E" w:rsidRPr="005223F4" w:rsidRDefault="0095510E" w:rsidP="0095510E">
      <w:pPr>
        <w:pStyle w:val="XMLExcerpt"/>
        <w:rPr>
          <w:rFonts w:eastAsia="MS PGothic"/>
          <w:lang w:val="en-US"/>
        </w:rPr>
      </w:pPr>
      <w:r w:rsidRPr="005223F4">
        <w:rPr>
          <w:rFonts w:eastAsia="MS PGothic"/>
          <w:lang w:val="en-US"/>
        </w:rPr>
        <w:t xml:space="preserve">          </w:t>
      </w:r>
      <w:del w:id="18986" w:author="Steve Hanson" w:date="2012-02-23T18:12:00Z">
        <w:r w:rsidRPr="005223F4" w:rsidDel="000B505F">
          <w:rPr>
            <w:rFonts w:eastAsia="MS PGothic"/>
            <w:lang w:val="en-US"/>
          </w:rPr>
          <w:delText xml:space="preserve">    </w:delText>
        </w:r>
      </w:del>
      <w:r w:rsidRPr="005223F4">
        <w:rPr>
          <w:rFonts w:eastAsia="MS PGothic"/>
          <w:lang w:val="en-US"/>
        </w:rPr>
        <w:t>&lt;xs:element name="mm" type="byte" /&gt;</w:t>
      </w:r>
    </w:p>
    <w:p w14:paraId="3C676B5F" w14:textId="77777777" w:rsidR="0095510E" w:rsidRPr="005223F4" w:rsidRDefault="0095510E" w:rsidP="0095510E">
      <w:pPr>
        <w:pStyle w:val="XMLExcerpt"/>
        <w:rPr>
          <w:rFonts w:eastAsia="MS PGothic"/>
          <w:lang w:val="en-US"/>
        </w:rPr>
      </w:pPr>
      <w:r w:rsidRPr="005223F4">
        <w:rPr>
          <w:rFonts w:eastAsia="MS PGothic"/>
          <w:lang w:val="en-US"/>
        </w:rPr>
        <w:t xml:space="preserve">          </w:t>
      </w:r>
      <w:del w:id="18987" w:author="Steve Hanson" w:date="2012-02-23T18:12:00Z">
        <w:r w:rsidRPr="005223F4" w:rsidDel="000B505F">
          <w:rPr>
            <w:rFonts w:eastAsia="MS PGothic"/>
            <w:lang w:val="en-US"/>
          </w:rPr>
          <w:delText xml:space="preserve">    </w:delText>
        </w:r>
      </w:del>
      <w:r w:rsidRPr="005223F4">
        <w:rPr>
          <w:rFonts w:eastAsia="MS PGothic"/>
          <w:lang w:val="en-US"/>
        </w:rPr>
        <w:t>&lt;xs:element name="dd" type="byte” /&gt;</w:t>
      </w:r>
    </w:p>
    <w:p w14:paraId="668EE936" w14:textId="77777777" w:rsidR="0095510E" w:rsidRPr="005223F4" w:rsidRDefault="0095510E" w:rsidP="0095510E">
      <w:pPr>
        <w:pStyle w:val="XMLExcerpt"/>
        <w:rPr>
          <w:rFonts w:eastAsia="MS PGothic"/>
          <w:lang w:val="en-US"/>
        </w:rPr>
      </w:pPr>
      <w:r w:rsidRPr="005223F4">
        <w:rPr>
          <w:rFonts w:eastAsia="MS PGothic"/>
          <w:lang w:val="en-US"/>
        </w:rPr>
        <w:t xml:space="preserve">          </w:t>
      </w:r>
      <w:del w:id="18988" w:author="Steve Hanson" w:date="2012-02-23T18:12:00Z">
        <w:r w:rsidRPr="005223F4" w:rsidDel="000B505F">
          <w:rPr>
            <w:rFonts w:eastAsia="MS PGothic"/>
            <w:lang w:val="en-US"/>
          </w:rPr>
          <w:delText xml:space="preserve">    </w:delText>
        </w:r>
      </w:del>
      <w:r w:rsidRPr="005223F4">
        <w:rPr>
          <w:rFonts w:eastAsia="MS PGothic"/>
          <w:lang w:val="en-US"/>
        </w:rPr>
        <w:t>&lt;xs:element name="yy" type="byte"/&gt;</w:t>
      </w:r>
    </w:p>
    <w:p w14:paraId="1395A452" w14:textId="77777777" w:rsidR="0095510E" w:rsidRPr="005223F4" w:rsidRDefault="0095510E" w:rsidP="0095510E">
      <w:pPr>
        <w:pStyle w:val="XMLExcerpt"/>
        <w:rPr>
          <w:rFonts w:eastAsia="MS PGothic"/>
          <w:lang w:val="en-US"/>
        </w:rPr>
      </w:pPr>
      <w:r w:rsidRPr="005223F4">
        <w:rPr>
          <w:rFonts w:eastAsia="MS PGothic"/>
          <w:lang w:val="en-US"/>
        </w:rPr>
        <w:t xml:space="preserve">        </w:t>
      </w:r>
      <w:del w:id="18989" w:author="Steve Hanson" w:date="2012-02-23T18:12:00Z">
        <w:r w:rsidRPr="005223F4" w:rsidDel="000B505F">
          <w:rPr>
            <w:rFonts w:eastAsia="MS PGothic"/>
            <w:lang w:val="en-US"/>
          </w:rPr>
          <w:delText xml:space="preserve">    </w:delText>
        </w:r>
      </w:del>
      <w:r w:rsidRPr="005223F4">
        <w:rPr>
          <w:rFonts w:eastAsia="MS PGothic"/>
          <w:lang w:val="en-US"/>
        </w:rPr>
        <w:t>&lt;/xs:sequence&gt;</w:t>
      </w:r>
    </w:p>
    <w:p w14:paraId="6ECDA03F" w14:textId="77777777" w:rsidR="0095510E" w:rsidRPr="005223F4" w:rsidRDefault="0095510E" w:rsidP="0095510E">
      <w:pPr>
        <w:pStyle w:val="XMLExcerpt"/>
        <w:rPr>
          <w:rFonts w:eastAsia="MS PGothic"/>
          <w:lang w:val="en-US"/>
        </w:rPr>
      </w:pPr>
      <w:r w:rsidRPr="005223F4">
        <w:rPr>
          <w:rFonts w:eastAsia="MS PGothic"/>
          <w:lang w:val="en-US"/>
        </w:rPr>
        <w:t xml:space="preserve">    </w:t>
      </w:r>
      <w:del w:id="18990" w:author="Steve Hanson" w:date="2012-02-23T18:12:00Z">
        <w:r w:rsidRPr="005223F4" w:rsidDel="000B505F">
          <w:rPr>
            <w:rFonts w:eastAsia="MS PGothic"/>
            <w:lang w:val="en-US"/>
          </w:rPr>
          <w:delText xml:space="preserve">    </w:delText>
        </w:r>
      </w:del>
      <w:r w:rsidRPr="005223F4">
        <w:rPr>
          <w:rFonts w:eastAsia="MS PGothic"/>
          <w:lang w:val="en-US"/>
        </w:rPr>
        <w:t xml:space="preserve">  &lt;/xs:complexType&gt;</w:t>
      </w:r>
    </w:p>
    <w:p w14:paraId="61899582" w14:textId="77777777" w:rsidR="0095510E" w:rsidRPr="005223F4" w:rsidRDefault="0095510E" w:rsidP="0095510E">
      <w:pPr>
        <w:pStyle w:val="XMLExcerpt"/>
        <w:rPr>
          <w:rFonts w:eastAsia="MS PGothic"/>
          <w:lang w:val="en-US"/>
        </w:rPr>
      </w:pPr>
      <w:del w:id="18991" w:author="Steve Hanson" w:date="2012-02-23T18:12:00Z">
        <w:r w:rsidRPr="005223F4" w:rsidDel="000B505F">
          <w:rPr>
            <w:rFonts w:eastAsia="MS PGothic"/>
            <w:lang w:val="en-US"/>
          </w:rPr>
          <w:delText xml:space="preserve">    </w:delText>
        </w:r>
      </w:del>
      <w:r w:rsidRPr="005223F4">
        <w:rPr>
          <w:rFonts w:eastAsia="MS PGothic"/>
          <w:lang w:val="en-US"/>
        </w:rPr>
        <w:t xml:space="preserve">   </w:t>
      </w:r>
      <w:ins w:id="18992" w:author="Steve Hanson" w:date="2012-02-23T18:12:00Z">
        <w:r w:rsidR="000B505F">
          <w:rPr>
            <w:rFonts w:eastAsia="MS PGothic"/>
            <w:lang w:val="en-US"/>
          </w:rPr>
          <w:t xml:space="preserve"> </w:t>
        </w:r>
      </w:ins>
      <w:r w:rsidRPr="005223F4">
        <w:rPr>
          <w:rFonts w:eastAsia="MS PGothic"/>
          <w:lang w:val="en-US"/>
        </w:rPr>
        <w:t>&lt;/xs:element&gt;</w:t>
      </w:r>
    </w:p>
    <w:p w14:paraId="7639898B" w14:textId="77777777" w:rsidR="0095510E" w:rsidRPr="005223F4" w:rsidDel="000B505F" w:rsidRDefault="0095510E" w:rsidP="0095510E">
      <w:pPr>
        <w:pStyle w:val="XMLExcerpt"/>
        <w:rPr>
          <w:del w:id="18993" w:author="Steve Hanson" w:date="2012-02-23T18:12:00Z"/>
          <w:lang w:val="en-US"/>
        </w:rPr>
      </w:pPr>
      <w:del w:id="18994" w:author="Steve Hanson" w:date="2012-02-23T18:12:00Z">
        <w:r w:rsidRPr="005223F4" w:rsidDel="000B505F">
          <w:rPr>
            <w:lang w:val="en-US"/>
          </w:rPr>
          <w:delText> </w:delText>
        </w:r>
      </w:del>
      <w:r w:rsidRPr="005223F4">
        <w:rPr>
          <w:lang w:val="en-US"/>
        </w:rPr>
        <w:t xml:space="preserve"> </w:t>
      </w:r>
      <w:ins w:id="18995" w:author="Steve Hanson" w:date="2012-02-23T18:12:00Z">
        <w:r w:rsidR="000B505F">
          <w:rPr>
            <w:lang w:val="en-US"/>
          </w:rPr>
          <w:t xml:space="preserve"> </w:t>
        </w:r>
      </w:ins>
      <w:r w:rsidRPr="005223F4">
        <w:rPr>
          <w:lang w:val="en-US"/>
        </w:rPr>
        <w:t xml:space="preserve">&lt;/xs:sequence&gt; </w:t>
      </w:r>
      <w:r w:rsidRPr="005223F4">
        <w:rPr>
          <w:lang w:val="en-US"/>
        </w:rPr>
        <w:br/>
        <w:t>&lt;/xs:group&gt;</w:t>
      </w:r>
    </w:p>
    <w:p w14:paraId="185E9A3A" w14:textId="77777777" w:rsidR="0095510E" w:rsidRPr="005223F4" w:rsidDel="000B505F" w:rsidRDefault="0095510E" w:rsidP="00427A6B">
      <w:pPr>
        <w:pStyle w:val="XMLExcerpt"/>
        <w:rPr>
          <w:del w:id="18996" w:author="Steve Hanson" w:date="2012-02-23T18:12:00Z"/>
          <w:lang w:val="en-US"/>
        </w:rPr>
      </w:pPr>
    </w:p>
    <w:p w14:paraId="004F58F3" w14:textId="77777777" w:rsidR="0095510E" w:rsidRPr="005223F4" w:rsidRDefault="0095510E" w:rsidP="00427A6B">
      <w:pPr>
        <w:pStyle w:val="XMLExcerpt"/>
        <w:rPr>
          <w:lang w:val="en-US"/>
        </w:rPr>
      </w:pPr>
    </w:p>
    <w:p w14:paraId="7F140664" w14:textId="0232E76B" w:rsidR="005D5EB2" w:rsidRPr="005223F4" w:rsidDel="0098541C" w:rsidRDefault="005D5EB2" w:rsidP="005D5EB2">
      <w:pPr>
        <w:pStyle w:val="CodeBlock"/>
        <w:rPr>
          <w:del w:id="18997" w:author="mbeckerle" w:date="2012-04-22T21:10:00Z"/>
        </w:rPr>
      </w:pPr>
    </w:p>
    <w:p w14:paraId="3E46194C" w14:textId="77777777" w:rsidR="005D5EB2" w:rsidRPr="005223F4" w:rsidRDefault="005D5EB2" w:rsidP="005D5EB2">
      <w:r w:rsidRPr="005223F4">
        <w:t>A calculation can be used to compute the logical date element ‘d’ from the physical ‘pdate’ when parsing:</w:t>
      </w:r>
    </w:p>
    <w:p w14:paraId="22456149" w14:textId="77777777" w:rsidR="005D5EB2" w:rsidRPr="005223F4" w:rsidRDefault="00C07A9E" w:rsidP="00427A6B">
      <w:pPr>
        <w:pStyle w:val="XMLExcerpt"/>
        <w:rPr>
          <w:lang w:val="en-US"/>
        </w:rPr>
      </w:pPr>
      <w:r w:rsidRPr="005223F4">
        <w:rPr>
          <w:lang w:val="en-US"/>
        </w:rPr>
        <w:t>&lt;xs:sequence</w:t>
      </w:r>
      <w:r w:rsidR="005D5EB2" w:rsidRPr="005223F4">
        <w:rPr>
          <w:lang w:val="en-US"/>
        </w:rPr>
        <w:t>&gt;</w:t>
      </w:r>
    </w:p>
    <w:p w14:paraId="5AB1FDD7" w14:textId="77777777" w:rsidR="005D5EB2" w:rsidRPr="005223F4" w:rsidRDefault="005D5EB2" w:rsidP="00427A6B">
      <w:pPr>
        <w:pStyle w:val="XMLExcerpt"/>
        <w:rPr>
          <w:lang w:val="en-US"/>
        </w:rPr>
      </w:pPr>
      <w:r w:rsidRPr="005223F4">
        <w:rPr>
          <w:lang w:val="en-US"/>
        </w:rPr>
        <w:t xml:space="preserve">  </w:t>
      </w:r>
      <w:del w:id="18998" w:author="Steve Hanson" w:date="2012-02-24T10:44:00Z">
        <w:r w:rsidRPr="005223F4" w:rsidDel="005E2C22">
          <w:rPr>
            <w:lang w:val="en-US"/>
          </w:rPr>
          <w:delText xml:space="preserve"> … </w:delText>
        </w:r>
      </w:del>
      <w:ins w:id="18999" w:author="Steve Hanson" w:date="2012-02-24T10:44:00Z">
        <w:r w:rsidR="005E2C22">
          <w:rPr>
            <w:lang w:val="en-US"/>
          </w:rPr>
          <w:t xml:space="preserve">... </w:t>
        </w:r>
      </w:ins>
      <w:r w:rsidRPr="005223F4">
        <w:rPr>
          <w:lang w:val="en-US"/>
        </w:rPr>
        <w:t xml:space="preserve">hidden pdate here </w:t>
      </w:r>
      <w:ins w:id="19000" w:author="Steve Hanson" w:date="2012-02-24T10:44:00Z">
        <w:r w:rsidR="005E2C22">
          <w:rPr>
            <w:lang w:val="en-US"/>
          </w:rPr>
          <w:t>...</w:t>
        </w:r>
      </w:ins>
      <w:del w:id="19001" w:author="Steve Hanson" w:date="2012-02-24T10:44:00Z">
        <w:r w:rsidRPr="005223F4" w:rsidDel="005E2C22">
          <w:rPr>
            <w:lang w:val="en-US"/>
          </w:rPr>
          <w:delText>…</w:delText>
        </w:r>
      </w:del>
    </w:p>
    <w:p w14:paraId="79641684" w14:textId="77777777" w:rsidR="005E2C22" w:rsidRDefault="005D5EB2" w:rsidP="00427A6B">
      <w:pPr>
        <w:pStyle w:val="XMLExcerpt"/>
        <w:rPr>
          <w:ins w:id="19002" w:author="Steve Hanson" w:date="2012-02-24T10:45:00Z"/>
          <w:lang w:val="en-US"/>
        </w:rPr>
      </w:pPr>
      <w:r w:rsidRPr="005223F4">
        <w:rPr>
          <w:lang w:val="en-US"/>
        </w:rPr>
        <w:t xml:space="preserve">  </w:t>
      </w:r>
    </w:p>
    <w:p w14:paraId="0FC0B7FF" w14:textId="77777777" w:rsidR="005D5EB2" w:rsidRPr="005223F4" w:rsidRDefault="005E2C22" w:rsidP="00427A6B">
      <w:pPr>
        <w:pStyle w:val="XMLExcerpt"/>
        <w:rPr>
          <w:lang w:val="en-US"/>
        </w:rPr>
      </w:pPr>
      <w:ins w:id="19003" w:author="Steve Hanson" w:date="2012-02-24T10:45:00Z">
        <w:r>
          <w:rPr>
            <w:lang w:val="en-US"/>
          </w:rPr>
          <w:t xml:space="preserve">  </w:t>
        </w:r>
      </w:ins>
      <w:r w:rsidR="00C07A9E" w:rsidRPr="005223F4">
        <w:rPr>
          <w:lang w:val="en-US"/>
        </w:rPr>
        <w:t>&lt;xs:element</w:t>
      </w:r>
      <w:r w:rsidR="005D5EB2" w:rsidRPr="005223F4">
        <w:rPr>
          <w:lang w:val="en-US"/>
        </w:rPr>
        <w:t xml:space="preserve"> name="d" type="date"&gt;</w:t>
      </w:r>
    </w:p>
    <w:p w14:paraId="6F5F76CB" w14:textId="77777777" w:rsidR="005D5EB2" w:rsidRPr="005223F4" w:rsidRDefault="005D5EB2" w:rsidP="00427A6B">
      <w:pPr>
        <w:pStyle w:val="XMLExcerpt"/>
        <w:rPr>
          <w:lang w:val="en-US"/>
        </w:rPr>
      </w:pPr>
      <w:r w:rsidRPr="005223F4">
        <w:rPr>
          <w:lang w:val="en-US"/>
        </w:rPr>
        <w:t xml:space="preserve">    </w:t>
      </w:r>
      <w:r w:rsidR="00C07A9E" w:rsidRPr="005223F4">
        <w:rPr>
          <w:lang w:val="en-US"/>
        </w:rPr>
        <w:t>&lt;xs:annotation</w:t>
      </w:r>
      <w:r w:rsidRPr="005223F4">
        <w:rPr>
          <w:lang w:val="en-US"/>
        </w:rPr>
        <w:t>&gt;</w:t>
      </w:r>
      <w:r w:rsidR="00470F0F" w:rsidRPr="005223F4">
        <w:rPr>
          <w:lang w:val="en-US"/>
        </w:rPr>
        <w:t>&lt;xs:appinfo source=”http://www.ogf.org/dfdl/”&gt;</w:t>
      </w:r>
    </w:p>
    <w:p w14:paraId="3C5D3CB0" w14:textId="77777777" w:rsidR="005D5EB2" w:rsidRPr="005223F4" w:rsidRDefault="005D5EB2" w:rsidP="00427A6B">
      <w:pPr>
        <w:pStyle w:val="XMLExcerpt"/>
        <w:rPr>
          <w:lang w:val="en-US"/>
        </w:rPr>
      </w:pPr>
      <w:r w:rsidRPr="005223F4">
        <w:rPr>
          <w:lang w:val="en-US"/>
        </w:rPr>
        <w:t xml:space="preserve">      &lt;</w:t>
      </w:r>
      <w:r w:rsidR="005C6F39" w:rsidRPr="005223F4">
        <w:rPr>
          <w:lang w:val="en-US"/>
        </w:rPr>
        <w:t>dfdl:element</w:t>
      </w:r>
      <w:r w:rsidRPr="005223F4">
        <w:rPr>
          <w:lang w:val="en-US"/>
        </w:rPr>
        <w:t>&gt;</w:t>
      </w:r>
    </w:p>
    <w:p w14:paraId="5FEDF7FD" w14:textId="77777777" w:rsidR="005D5EB2" w:rsidRPr="005223F4" w:rsidRDefault="005D5EB2" w:rsidP="00427A6B">
      <w:pPr>
        <w:pStyle w:val="XMLExcerpt"/>
        <w:rPr>
          <w:lang w:val="en-US"/>
        </w:rPr>
      </w:pPr>
      <w:r w:rsidRPr="005223F4">
        <w:rPr>
          <w:lang w:val="en-US"/>
        </w:rPr>
        <w:t xml:space="preserve">        &lt;dfdl:property name="inputValueCalc"&gt;</w:t>
      </w:r>
    </w:p>
    <w:p w14:paraId="474F8CC3" w14:textId="77777777" w:rsidR="005D5EB2" w:rsidRPr="005223F4" w:rsidRDefault="005D5EB2" w:rsidP="00427A6B">
      <w:pPr>
        <w:pStyle w:val="XMLExcerpt"/>
        <w:rPr>
          <w:lang w:val="en-US"/>
        </w:rPr>
      </w:pPr>
      <w:r w:rsidRPr="005223F4">
        <w:rPr>
          <w:lang w:val="en-US"/>
        </w:rPr>
        <w:t xml:space="preserve">         </w:t>
      </w:r>
      <w:ins w:id="19004" w:author="Steve Hanson" w:date="2012-02-24T10:44:00Z">
        <w:r w:rsidR="005E2C22">
          <w:rPr>
            <w:lang w:val="en-US"/>
          </w:rPr>
          <w:t xml:space="preserve"> </w:t>
        </w:r>
      </w:ins>
      <w:r w:rsidRPr="005223F4">
        <w:rPr>
          <w:lang w:val="en-US"/>
        </w:rPr>
        <w:t xml:space="preserve">{ </w:t>
      </w:r>
    </w:p>
    <w:p w14:paraId="51D7E53D" w14:textId="77777777" w:rsidR="005D5EB2" w:rsidRPr="005223F4" w:rsidRDefault="005D5EB2" w:rsidP="00764805">
      <w:pPr>
        <w:pStyle w:val="XMLExcerpt"/>
        <w:rPr>
          <w:lang w:val="en-US"/>
        </w:rPr>
      </w:pPr>
      <w:r w:rsidRPr="005223F4">
        <w:rPr>
          <w:lang w:val="en-US"/>
        </w:rPr>
        <w:t xml:space="preserve">    </w:t>
      </w:r>
      <w:del w:id="19005" w:author="Steve Hanson" w:date="2012-02-24T10:44:00Z">
        <w:r w:rsidRPr="005223F4" w:rsidDel="005E2C22">
          <w:rPr>
            <w:lang w:val="en-US"/>
          </w:rPr>
          <w:delText xml:space="preserve"> </w:delText>
        </w:r>
      </w:del>
      <w:r w:rsidRPr="005223F4">
        <w:rPr>
          <w:lang w:val="en-US"/>
        </w:rPr>
        <w:t xml:space="preserve">     </w:t>
      </w:r>
      <w:ins w:id="19006" w:author="Steve Hanson" w:date="2012-02-24T10:44:00Z">
        <w:r w:rsidR="005E2C22">
          <w:rPr>
            <w:lang w:val="en-US"/>
          </w:rPr>
          <w:t xml:space="preserve"> </w:t>
        </w:r>
      </w:ins>
      <w:r w:rsidRPr="005223F4">
        <w:rPr>
          <w:lang w:val="en-US"/>
        </w:rPr>
        <w:t xml:space="preserve"> fn:date(fn:concat(if(../pdate/yy </w:t>
      </w:r>
      <w:r w:rsidR="00FA07B0" w:rsidRPr="005223F4">
        <w:rPr>
          <w:lang w:val="en-US"/>
        </w:rPr>
        <w:t>gt</w:t>
      </w:r>
      <w:r w:rsidRPr="005223F4">
        <w:rPr>
          <w:lang w:val="en-US"/>
        </w:rPr>
        <w:t xml:space="preserve"> 50 )then "19" else "20",</w:t>
      </w:r>
    </w:p>
    <w:p w14:paraId="62822B2D" w14:textId="77777777" w:rsidR="005D5EB2" w:rsidRPr="005223F4" w:rsidRDefault="005D5EB2" w:rsidP="00FA07B0">
      <w:pPr>
        <w:pStyle w:val="XMLExcerpt"/>
        <w:rPr>
          <w:lang w:val="en-US"/>
        </w:rPr>
      </w:pPr>
      <w:r w:rsidRPr="005223F4">
        <w:rPr>
          <w:lang w:val="en-US"/>
        </w:rPr>
        <w:t xml:space="preserve">                             if ( ../pdate/yy </w:t>
      </w:r>
      <w:r w:rsidR="00FA07B0" w:rsidRPr="005223F4">
        <w:rPr>
          <w:lang w:val="en-US"/>
        </w:rPr>
        <w:t>gt</w:t>
      </w:r>
      <w:r w:rsidRPr="005223F4">
        <w:rPr>
          <w:lang w:val="en-US"/>
        </w:rPr>
        <w:t xml:space="preserve"> 9 ) </w:t>
      </w:r>
    </w:p>
    <w:p w14:paraId="36BF4B45" w14:textId="77777777" w:rsidR="005D5EB2" w:rsidRPr="005223F4" w:rsidRDefault="005D5EB2" w:rsidP="00427A6B">
      <w:pPr>
        <w:pStyle w:val="XMLExcerpt"/>
        <w:rPr>
          <w:lang w:val="en-US"/>
        </w:rPr>
      </w:pPr>
      <w:r w:rsidRPr="005223F4">
        <w:rPr>
          <w:lang w:val="en-US"/>
        </w:rPr>
        <w:t xml:space="preserve">                                then fn:string(../pdate/yy) </w:t>
      </w:r>
    </w:p>
    <w:p w14:paraId="63B75B73" w14:textId="77777777" w:rsidR="00764805" w:rsidRPr="005223F4" w:rsidRDefault="005D5EB2" w:rsidP="00427A6B">
      <w:pPr>
        <w:pStyle w:val="XMLExcerpt"/>
        <w:rPr>
          <w:lang w:val="en-US"/>
        </w:rPr>
      </w:pPr>
      <w:r w:rsidRPr="005223F4">
        <w:rPr>
          <w:lang w:val="en-US"/>
        </w:rPr>
        <w:t xml:space="preserve">                                else fn:concat("0",</w:t>
      </w:r>
    </w:p>
    <w:p w14:paraId="0C3C2C43" w14:textId="77777777" w:rsidR="005D5EB2" w:rsidRPr="005223F4" w:rsidRDefault="00764805" w:rsidP="00427A6B">
      <w:pPr>
        <w:pStyle w:val="XMLExcerpt"/>
        <w:rPr>
          <w:lang w:val="en-US"/>
        </w:rPr>
      </w:pPr>
      <w:r w:rsidRPr="005223F4">
        <w:rPr>
          <w:lang w:val="en-US"/>
        </w:rPr>
        <w:t xml:space="preserve">                                       </w:t>
      </w:r>
      <w:r w:rsidR="005D5EB2" w:rsidRPr="005223F4">
        <w:rPr>
          <w:lang w:val="en-US"/>
        </w:rPr>
        <w:t xml:space="preserve"> fn:string(../pdate/yy)),   </w:t>
      </w:r>
    </w:p>
    <w:p w14:paraId="7B7AC5E0" w14:textId="77777777" w:rsidR="005D5EB2" w:rsidRPr="005223F4" w:rsidRDefault="00764805" w:rsidP="00427A6B">
      <w:pPr>
        <w:pStyle w:val="XMLExcerpt"/>
        <w:rPr>
          <w:lang w:val="en-US"/>
        </w:rPr>
      </w:pPr>
      <w:r w:rsidRPr="005223F4">
        <w:rPr>
          <w:lang w:val="en-US"/>
        </w:rPr>
        <w:t xml:space="preserve">           </w:t>
      </w:r>
      <w:r w:rsidR="005D5EB2" w:rsidRPr="005223F4">
        <w:rPr>
          <w:lang w:val="en-US"/>
        </w:rPr>
        <w:t xml:space="preserve">                             "-",</w:t>
      </w:r>
    </w:p>
    <w:p w14:paraId="300623C7" w14:textId="77777777" w:rsidR="005D5EB2" w:rsidRPr="005223F4" w:rsidRDefault="00764805" w:rsidP="00427A6B">
      <w:pPr>
        <w:pStyle w:val="XMLExcerpt"/>
        <w:rPr>
          <w:lang w:val="en-US"/>
        </w:rPr>
      </w:pPr>
      <w:r w:rsidRPr="005223F4">
        <w:rPr>
          <w:lang w:val="en-US"/>
        </w:rPr>
        <w:t xml:space="preserve">           </w:t>
      </w:r>
      <w:r w:rsidR="005D5EB2" w:rsidRPr="005223F4">
        <w:rPr>
          <w:lang w:val="en-US"/>
        </w:rPr>
        <w:t xml:space="preserve">                             fn:string(../pdate/mm),</w:t>
      </w:r>
    </w:p>
    <w:p w14:paraId="76975771" w14:textId="77777777" w:rsidR="005D5EB2" w:rsidRPr="005223F4" w:rsidRDefault="00764805" w:rsidP="00764805">
      <w:pPr>
        <w:pStyle w:val="XMLExcerpt"/>
        <w:rPr>
          <w:lang w:val="en-US"/>
        </w:rPr>
      </w:pPr>
      <w:r w:rsidRPr="005223F4">
        <w:rPr>
          <w:lang w:val="en-US"/>
        </w:rPr>
        <w:t xml:space="preserve">               </w:t>
      </w:r>
      <w:r w:rsidR="005D5EB2" w:rsidRPr="005223F4">
        <w:rPr>
          <w:lang w:val="en-US"/>
        </w:rPr>
        <w:t xml:space="preserve">                         "-",</w:t>
      </w:r>
    </w:p>
    <w:p w14:paraId="27027533" w14:textId="77777777" w:rsidR="005D5EB2" w:rsidRPr="005223F4" w:rsidRDefault="00764805" w:rsidP="00427A6B">
      <w:pPr>
        <w:pStyle w:val="XMLExcerpt"/>
        <w:rPr>
          <w:lang w:val="en-US"/>
        </w:rPr>
      </w:pPr>
      <w:r w:rsidRPr="005223F4">
        <w:rPr>
          <w:lang w:val="en-US"/>
        </w:rPr>
        <w:t xml:space="preserve">           </w:t>
      </w:r>
      <w:r w:rsidR="005D5EB2" w:rsidRPr="005223F4">
        <w:rPr>
          <w:lang w:val="en-US"/>
        </w:rPr>
        <w:t xml:space="preserve">                             fn:string(../pdate/dd)))</w:t>
      </w:r>
    </w:p>
    <w:p w14:paraId="2456F5C7" w14:textId="77777777" w:rsidR="005D5EB2" w:rsidRPr="005223F4" w:rsidRDefault="005D5EB2" w:rsidP="00427A6B">
      <w:pPr>
        <w:pStyle w:val="XMLExcerpt"/>
        <w:rPr>
          <w:lang w:val="en-US"/>
        </w:rPr>
      </w:pPr>
      <w:r w:rsidRPr="005223F4">
        <w:rPr>
          <w:lang w:val="en-US"/>
        </w:rPr>
        <w:t xml:space="preserve">         </w:t>
      </w:r>
      <w:ins w:id="19007" w:author="Steve Hanson" w:date="2012-02-24T10:44:00Z">
        <w:r w:rsidR="005E2C22">
          <w:rPr>
            <w:lang w:val="en-US"/>
          </w:rPr>
          <w:t xml:space="preserve"> </w:t>
        </w:r>
      </w:ins>
      <w:r w:rsidRPr="005223F4">
        <w:rPr>
          <w:lang w:val="en-US"/>
        </w:rPr>
        <w:t>}</w:t>
      </w:r>
    </w:p>
    <w:p w14:paraId="371F9B60" w14:textId="77777777" w:rsidR="005D5EB2" w:rsidRPr="005223F4" w:rsidRDefault="005D5EB2" w:rsidP="00427A6B">
      <w:pPr>
        <w:pStyle w:val="XMLExcerpt"/>
        <w:rPr>
          <w:lang w:val="en-US"/>
        </w:rPr>
      </w:pPr>
      <w:r w:rsidRPr="005223F4">
        <w:rPr>
          <w:lang w:val="en-US"/>
        </w:rPr>
        <w:t xml:space="preserve">        &lt;/dfdl:property&gt;</w:t>
      </w:r>
    </w:p>
    <w:p w14:paraId="529881AC" w14:textId="77777777" w:rsidR="005D5EB2" w:rsidRPr="005223F4" w:rsidRDefault="005D5EB2" w:rsidP="00427A6B">
      <w:pPr>
        <w:pStyle w:val="XMLExcerpt"/>
        <w:rPr>
          <w:lang w:val="en-US"/>
        </w:rPr>
      </w:pPr>
      <w:r w:rsidRPr="005223F4">
        <w:rPr>
          <w:lang w:val="en-US"/>
        </w:rPr>
        <w:t xml:space="preserve">      &lt;/</w:t>
      </w:r>
      <w:r w:rsidR="005C6F39" w:rsidRPr="005223F4">
        <w:rPr>
          <w:lang w:val="en-US"/>
        </w:rPr>
        <w:t>dfdl:element</w:t>
      </w:r>
      <w:r w:rsidRPr="005223F4">
        <w:rPr>
          <w:lang w:val="en-US"/>
        </w:rPr>
        <w:t>&gt;</w:t>
      </w:r>
    </w:p>
    <w:p w14:paraId="3FB38E7B" w14:textId="77777777" w:rsidR="005D5EB2" w:rsidRPr="005223F4" w:rsidRDefault="005D5EB2" w:rsidP="00427A6B">
      <w:pPr>
        <w:pStyle w:val="XMLExcerpt"/>
        <w:rPr>
          <w:lang w:val="en-US"/>
        </w:rPr>
      </w:pPr>
      <w:r w:rsidRPr="005223F4">
        <w:rPr>
          <w:lang w:val="en-US"/>
        </w:rPr>
        <w:t xml:space="preserve">    </w:t>
      </w:r>
      <w:r w:rsidR="00C07A9E" w:rsidRPr="005223F4">
        <w:rPr>
          <w:lang w:val="en-US"/>
        </w:rPr>
        <w:t>&lt;/xs:appinfo</w:t>
      </w:r>
      <w:r w:rsidRPr="005223F4">
        <w:rPr>
          <w:lang w:val="en-US"/>
        </w:rPr>
        <w:t>&gt;</w:t>
      </w:r>
      <w:r w:rsidR="00C07A9E" w:rsidRPr="005223F4">
        <w:rPr>
          <w:lang w:val="en-US"/>
        </w:rPr>
        <w:t>&lt;/xs:annotation</w:t>
      </w:r>
      <w:r w:rsidRPr="005223F4">
        <w:rPr>
          <w:lang w:val="en-US"/>
        </w:rPr>
        <w:t>&gt;</w:t>
      </w:r>
    </w:p>
    <w:p w14:paraId="666DED35" w14:textId="77777777" w:rsidR="005D5EB2" w:rsidRPr="005223F4" w:rsidRDefault="005E2C22" w:rsidP="00427A6B">
      <w:pPr>
        <w:pStyle w:val="XMLExcerpt"/>
        <w:rPr>
          <w:lang w:val="en-US"/>
        </w:rPr>
      </w:pPr>
      <w:ins w:id="19008" w:author="Steve Hanson" w:date="2012-02-24T10:45:00Z">
        <w:r>
          <w:rPr>
            <w:lang w:val="en-US"/>
          </w:rPr>
          <w:t xml:space="preserve">  </w:t>
        </w:r>
      </w:ins>
      <w:r w:rsidR="00C07A9E" w:rsidRPr="005223F4">
        <w:rPr>
          <w:lang w:val="en-US"/>
        </w:rPr>
        <w:t>&lt;/xs:element</w:t>
      </w:r>
      <w:r w:rsidR="005D5EB2" w:rsidRPr="005223F4">
        <w:rPr>
          <w:lang w:val="en-US"/>
        </w:rPr>
        <w:t>&gt;</w:t>
      </w:r>
    </w:p>
    <w:p w14:paraId="2231F301" w14:textId="77777777" w:rsidR="005D5EB2" w:rsidRPr="005223F4" w:rsidDel="005E2C22" w:rsidRDefault="005D5EB2" w:rsidP="00427A6B">
      <w:pPr>
        <w:pStyle w:val="XMLExcerpt"/>
        <w:rPr>
          <w:del w:id="19009" w:author="Steve Hanson" w:date="2012-02-24T10:45:00Z"/>
          <w:rFonts w:eastAsia="MS PGothic"/>
          <w:lang w:val="en-US"/>
        </w:rPr>
      </w:pPr>
      <w:r w:rsidRPr="005223F4">
        <w:rPr>
          <w:rFonts w:eastAsia="MS PGothic"/>
          <w:lang w:val="en-US"/>
        </w:rPr>
        <w:t xml:space="preserve">  </w:t>
      </w:r>
      <w:ins w:id="19010" w:author="Steve Hanson" w:date="2012-02-24T10:45:00Z">
        <w:r w:rsidR="005E2C22">
          <w:rPr>
            <w:rFonts w:eastAsia="MS PGothic"/>
            <w:lang w:val="en-US"/>
          </w:rPr>
          <w:t>...</w:t>
        </w:r>
      </w:ins>
      <w:del w:id="19011" w:author="Steve Hanson" w:date="2012-02-24T10:45:00Z">
        <w:r w:rsidRPr="005223F4" w:rsidDel="005E2C22">
          <w:rPr>
            <w:rFonts w:eastAsia="MS PGothic"/>
            <w:lang w:val="en-US"/>
          </w:rPr>
          <w:delText xml:space="preserve">        …</w:delText>
        </w:r>
      </w:del>
    </w:p>
    <w:p w14:paraId="714444A7" w14:textId="77777777" w:rsidR="005E2C22" w:rsidRDefault="005E2C22" w:rsidP="00427A6B">
      <w:pPr>
        <w:pStyle w:val="XMLExcerpt"/>
        <w:rPr>
          <w:ins w:id="19012" w:author="Steve Hanson" w:date="2012-02-24T10:45:00Z"/>
          <w:lang w:val="en-US"/>
        </w:rPr>
      </w:pPr>
    </w:p>
    <w:p w14:paraId="630AABF5" w14:textId="77777777" w:rsidR="005D5EB2" w:rsidRPr="005223F4" w:rsidRDefault="00C07A9E" w:rsidP="00427A6B">
      <w:pPr>
        <w:pStyle w:val="XMLExcerpt"/>
        <w:rPr>
          <w:lang w:val="en-US"/>
        </w:rPr>
      </w:pPr>
      <w:r w:rsidRPr="005223F4">
        <w:rPr>
          <w:lang w:val="en-US"/>
        </w:rPr>
        <w:t>&lt;/xs:sequence</w:t>
      </w:r>
      <w:r w:rsidR="005D5EB2" w:rsidRPr="005223F4">
        <w:rPr>
          <w:lang w:val="en-US"/>
        </w:rPr>
        <w:t>&gt;</w:t>
      </w:r>
    </w:p>
    <w:p w14:paraId="2B73C86C" w14:textId="75E4B2E2" w:rsidR="005D5EB2" w:rsidRPr="005223F4" w:rsidDel="0098541C" w:rsidRDefault="005D5EB2" w:rsidP="005D5EB2">
      <w:pPr>
        <w:pStyle w:val="CodeBlock"/>
        <w:ind w:firstLine="210"/>
        <w:rPr>
          <w:del w:id="19013" w:author="mbeckerle" w:date="2012-04-22T21:10:00Z"/>
        </w:rPr>
      </w:pPr>
    </w:p>
    <w:p w14:paraId="13DC98BA" w14:textId="61AF7F17" w:rsidR="005D5EB2" w:rsidRPr="005223F4" w:rsidDel="0098541C" w:rsidRDefault="005D5EB2" w:rsidP="005D5EB2">
      <w:pPr>
        <w:pStyle w:val="CodeBlock"/>
        <w:rPr>
          <w:del w:id="19014" w:author="mbeckerle" w:date="2012-04-22T21:10:00Z"/>
        </w:rPr>
      </w:pPr>
    </w:p>
    <w:p w14:paraId="10DBC19C" w14:textId="77777777" w:rsidR="005D5EB2" w:rsidRPr="005223F4" w:rsidRDefault="005D5EB2" w:rsidP="005D5EB2">
      <w:pPr>
        <w:rPr>
          <w:rFonts w:cs="Arial"/>
        </w:rPr>
      </w:pPr>
      <w:r w:rsidRPr="005223F4">
        <w:rPr>
          <w:rFonts w:cs="Arial"/>
        </w:rPr>
        <w:t xml:space="preserve">The expression above assembles a string resembling, for example, “2005-12-17” or “1957-3-9” which is the string representation of a date that is acceptable to the </w:t>
      </w:r>
      <w:r w:rsidRPr="005223F4">
        <w:rPr>
          <w:rStyle w:val="CodeChar"/>
          <w:rFonts w:ascii="Arial" w:hAnsi="Arial" w:cs="Arial"/>
          <w:sz w:val="20"/>
          <w:szCs w:val="20"/>
        </w:rPr>
        <w:t>fn:date</w:t>
      </w:r>
      <w:r w:rsidRPr="005223F4">
        <w:rPr>
          <w:rFonts w:cs="Arial"/>
        </w:rPr>
        <w:t xml:space="preserve"> constructor function. The hidden element </w:t>
      </w:r>
      <w:r w:rsidRPr="005223F4">
        <w:rPr>
          <w:rStyle w:val="CodeChar"/>
          <w:rFonts w:ascii="Arial" w:hAnsi="Arial" w:cs="Arial"/>
          <w:sz w:val="20"/>
          <w:szCs w:val="20"/>
        </w:rPr>
        <w:t>‘pdate’</w:t>
      </w:r>
      <w:r w:rsidRPr="005223F4">
        <w:rPr>
          <w:rFonts w:cs="Arial"/>
        </w:rPr>
        <w:t xml:space="preserve"> is referenced by relative paths. The expression </w:t>
      </w:r>
      <w:r w:rsidRPr="005223F4">
        <w:rPr>
          <w:rStyle w:val="CodeChar"/>
          <w:rFonts w:ascii="Arial" w:hAnsi="Arial" w:cs="Arial"/>
          <w:sz w:val="20"/>
          <w:szCs w:val="20"/>
        </w:rPr>
        <w:t>‘../pdate/yy’</w:t>
      </w:r>
      <w:r w:rsidRPr="005223F4">
        <w:rPr>
          <w:rFonts w:cs="Arial"/>
        </w:rPr>
        <w:t xml:space="preserve"> accesses an element of type </w:t>
      </w:r>
      <w:r w:rsidRPr="005223F4">
        <w:rPr>
          <w:rStyle w:val="CodeChar"/>
          <w:rFonts w:ascii="Arial" w:hAnsi="Arial" w:cs="Arial"/>
          <w:sz w:val="20"/>
          <w:szCs w:val="20"/>
        </w:rPr>
        <w:t>‘int’</w:t>
      </w:r>
      <w:r w:rsidRPr="005223F4">
        <w:rPr>
          <w:rFonts w:cs="Arial"/>
        </w:rPr>
        <w:t xml:space="preserve">, and the </w:t>
      </w:r>
      <w:r w:rsidRPr="005223F4">
        <w:rPr>
          <w:rStyle w:val="CodeChar"/>
          <w:rFonts w:ascii="Arial" w:hAnsi="Arial" w:cs="Arial"/>
          <w:sz w:val="20"/>
          <w:szCs w:val="20"/>
        </w:rPr>
        <w:t>fn:string</w:t>
      </w:r>
      <w:r w:rsidRPr="005223F4">
        <w:rPr>
          <w:rFonts w:cs="Arial"/>
        </w:rPr>
        <w:t xml:space="preserve"> constructor function turns it into an integer. </w:t>
      </w:r>
    </w:p>
    <w:p w14:paraId="599F2D53" w14:textId="24AB70FF" w:rsidR="005D5EB2" w:rsidRPr="005223F4" w:rsidDel="0098541C" w:rsidRDefault="005D5EB2" w:rsidP="005D5EB2">
      <w:pPr>
        <w:rPr>
          <w:del w:id="19015" w:author="mbeckerle" w:date="2012-04-22T21:10:00Z"/>
        </w:rPr>
      </w:pPr>
    </w:p>
    <w:p w14:paraId="4A9AB712" w14:textId="77777777" w:rsidR="005D5EB2" w:rsidRPr="005223F4" w:rsidRDefault="005D5EB2" w:rsidP="005D5EB2">
      <w:r w:rsidRPr="005223F4">
        <w:t>Finally, we must handle the unparse case where the physical layer is computed from the logical layer:</w:t>
      </w:r>
    </w:p>
    <w:p w14:paraId="2C6E194A" w14:textId="77777777" w:rsidR="005D5EB2" w:rsidRPr="005223F4" w:rsidRDefault="00C07A9E" w:rsidP="00427A6B">
      <w:pPr>
        <w:pStyle w:val="XMLExcerpt"/>
        <w:rPr>
          <w:lang w:val="en-US"/>
        </w:rPr>
      </w:pPr>
      <w:r w:rsidRPr="005223F4">
        <w:rPr>
          <w:lang w:val="en-US"/>
        </w:rPr>
        <w:t>&lt;xs:sequence</w:t>
      </w:r>
      <w:r w:rsidR="005D5EB2" w:rsidRPr="005223F4">
        <w:rPr>
          <w:lang w:val="en-US"/>
        </w:rPr>
        <w:t xml:space="preserve"> dfdl:representation="binary"</w:t>
      </w:r>
    </w:p>
    <w:p w14:paraId="16CCE701" w14:textId="77777777" w:rsidR="005D5EB2" w:rsidRPr="005223F4" w:rsidRDefault="005E2C22" w:rsidP="00427A6B">
      <w:pPr>
        <w:pStyle w:val="XMLExcerpt"/>
        <w:rPr>
          <w:lang w:val="en-US"/>
        </w:rPr>
      </w:pPr>
      <w:ins w:id="19016" w:author="Steve Hanson" w:date="2012-02-24T10:45:00Z">
        <w:r>
          <w:rPr>
            <w:lang w:val="en-US"/>
          </w:rPr>
          <w:t xml:space="preserve">  </w:t>
        </w:r>
      </w:ins>
      <w:del w:id="19017" w:author="Steve Hanson" w:date="2012-02-24T10:46:00Z">
        <w:r w:rsidR="005D5EB2" w:rsidRPr="005223F4" w:rsidDel="005E2C22">
          <w:rPr>
            <w:lang w:val="en-US"/>
          </w:rPr>
          <w:delText xml:space="preserve">              </w:delText>
        </w:r>
      </w:del>
      <w:r w:rsidR="00C07A9E" w:rsidRPr="005223F4">
        <w:rPr>
          <w:lang w:val="en-US"/>
        </w:rPr>
        <w:t>&lt;xs:element</w:t>
      </w:r>
      <w:r w:rsidR="005D5EB2" w:rsidRPr="005223F4">
        <w:rPr>
          <w:lang w:val="en-US"/>
        </w:rPr>
        <w:t xml:space="preserve"> name="mm" type="byte"</w:t>
      </w:r>
    </w:p>
    <w:p w14:paraId="4DC6D0E7" w14:textId="77777777" w:rsidR="005D5EB2" w:rsidRPr="005223F4" w:rsidRDefault="005D5EB2" w:rsidP="00427A6B">
      <w:pPr>
        <w:pStyle w:val="XMLExcerpt"/>
        <w:rPr>
          <w:lang w:val="en-US"/>
        </w:rPr>
      </w:pPr>
      <w:r w:rsidRPr="005223F4">
        <w:rPr>
          <w:lang w:val="en-US"/>
        </w:rPr>
        <w:t xml:space="preserve">  </w:t>
      </w:r>
      <w:del w:id="19018" w:author="Steve Hanson" w:date="2012-02-24T10:46:00Z">
        <w:r w:rsidRPr="005223F4" w:rsidDel="005E2C22">
          <w:rPr>
            <w:lang w:val="en-US"/>
          </w:rPr>
          <w:delText xml:space="preserve">        </w:delText>
        </w:r>
      </w:del>
      <w:r w:rsidRPr="005223F4">
        <w:rPr>
          <w:lang w:val="en-US"/>
        </w:rPr>
        <w:t xml:space="preserve">     </w:t>
      </w:r>
      <w:del w:id="19019" w:author="Steve Hanson" w:date="2012-02-24T10:46:00Z">
        <w:r w:rsidRPr="005223F4" w:rsidDel="005E2C22">
          <w:rPr>
            <w:lang w:val="en-US"/>
          </w:rPr>
          <w:delText xml:space="preserve">  </w:delText>
        </w:r>
      </w:del>
      <w:r w:rsidRPr="005223F4">
        <w:rPr>
          <w:lang w:val="en-US"/>
        </w:rPr>
        <w:t>dfdl:outputValueCalc="{ fn:month-from-date(../d) }" /&gt;</w:t>
      </w:r>
    </w:p>
    <w:p w14:paraId="5F4908F4" w14:textId="77777777" w:rsidR="005D5EB2" w:rsidRPr="005223F4" w:rsidRDefault="005D5EB2" w:rsidP="00427A6B">
      <w:pPr>
        <w:pStyle w:val="XMLExcerpt"/>
        <w:rPr>
          <w:lang w:val="en-US"/>
        </w:rPr>
      </w:pPr>
      <w:r w:rsidRPr="005223F4">
        <w:rPr>
          <w:lang w:val="en-US"/>
        </w:rPr>
        <w:t xml:space="preserve">  </w:t>
      </w:r>
      <w:del w:id="19020" w:author="Steve Hanson" w:date="2012-02-24T10:46:00Z">
        <w:r w:rsidRPr="005223F4" w:rsidDel="005E2C22">
          <w:rPr>
            <w:lang w:val="en-US"/>
          </w:rPr>
          <w:delText xml:space="preserve">            </w:delText>
        </w:r>
      </w:del>
      <w:r w:rsidR="00C07A9E" w:rsidRPr="005223F4">
        <w:rPr>
          <w:lang w:val="en-US"/>
        </w:rPr>
        <w:t>&lt;xs:element</w:t>
      </w:r>
      <w:r w:rsidRPr="005223F4">
        <w:rPr>
          <w:lang w:val="en-US"/>
        </w:rPr>
        <w:t xml:space="preserve"> name="dd" type="byte"</w:t>
      </w:r>
    </w:p>
    <w:p w14:paraId="0FE96D15" w14:textId="77777777" w:rsidR="005D5EB2" w:rsidRPr="005223F4" w:rsidRDefault="005D5EB2" w:rsidP="00427A6B">
      <w:pPr>
        <w:pStyle w:val="XMLExcerpt"/>
        <w:rPr>
          <w:lang w:val="en-US"/>
        </w:rPr>
      </w:pPr>
      <w:r w:rsidRPr="005223F4">
        <w:rPr>
          <w:lang w:val="en-US"/>
        </w:rPr>
        <w:t xml:space="preserve">  </w:t>
      </w:r>
      <w:del w:id="19021" w:author="Steve Hanson" w:date="2012-02-24T10:46:00Z">
        <w:r w:rsidRPr="005223F4" w:rsidDel="005E2C22">
          <w:rPr>
            <w:lang w:val="en-US"/>
          </w:rPr>
          <w:delText xml:space="preserve">        </w:delText>
        </w:r>
      </w:del>
      <w:r w:rsidRPr="005223F4">
        <w:rPr>
          <w:lang w:val="en-US"/>
        </w:rPr>
        <w:t xml:space="preserve">     </w:t>
      </w:r>
      <w:del w:id="19022" w:author="Steve Hanson" w:date="2012-02-24T10:46:00Z">
        <w:r w:rsidRPr="005223F4" w:rsidDel="005E2C22">
          <w:rPr>
            <w:lang w:val="en-US"/>
          </w:rPr>
          <w:delText xml:space="preserve">  </w:delText>
        </w:r>
      </w:del>
      <w:r w:rsidRPr="005223F4">
        <w:rPr>
          <w:lang w:val="en-US"/>
        </w:rPr>
        <w:t>dfdl:outputValueCalc="{ fn:day-from-date(../d) }" /&gt;</w:t>
      </w:r>
    </w:p>
    <w:p w14:paraId="090A7C73" w14:textId="77777777" w:rsidR="005D5EB2" w:rsidRPr="005223F4" w:rsidRDefault="005D5EB2" w:rsidP="00427A6B">
      <w:pPr>
        <w:pStyle w:val="XMLExcerpt"/>
        <w:rPr>
          <w:lang w:val="en-US"/>
        </w:rPr>
      </w:pPr>
      <w:r w:rsidRPr="005223F4">
        <w:rPr>
          <w:lang w:val="en-US"/>
        </w:rPr>
        <w:t xml:space="preserve">  </w:t>
      </w:r>
      <w:del w:id="19023" w:author="Steve Hanson" w:date="2012-02-24T10:46:00Z">
        <w:r w:rsidRPr="005223F4" w:rsidDel="005E2C22">
          <w:rPr>
            <w:lang w:val="en-US"/>
          </w:rPr>
          <w:delText xml:space="preserve">            </w:delText>
        </w:r>
      </w:del>
      <w:r w:rsidR="00C07A9E" w:rsidRPr="005223F4">
        <w:rPr>
          <w:lang w:val="en-US"/>
        </w:rPr>
        <w:t>&lt;xs:element</w:t>
      </w:r>
      <w:r w:rsidRPr="005223F4">
        <w:rPr>
          <w:lang w:val="en-US"/>
        </w:rPr>
        <w:t xml:space="preserve"> name="yy" type="byte"</w:t>
      </w:r>
    </w:p>
    <w:p w14:paraId="7254F5A1" w14:textId="77777777" w:rsidR="005D5EB2" w:rsidRPr="005223F4" w:rsidDel="005E2C22" w:rsidRDefault="005D5EB2" w:rsidP="00427A6B">
      <w:pPr>
        <w:pStyle w:val="XMLExcerpt"/>
        <w:rPr>
          <w:del w:id="19024" w:author="Steve Hanson" w:date="2012-02-24T10:46:00Z"/>
          <w:lang w:val="en-US"/>
        </w:rPr>
      </w:pPr>
      <w:r w:rsidRPr="005223F4">
        <w:rPr>
          <w:lang w:val="en-US"/>
        </w:rPr>
        <w:t xml:space="preserve">  </w:t>
      </w:r>
      <w:del w:id="19025" w:author="Steve Hanson" w:date="2012-02-24T10:46:00Z">
        <w:r w:rsidRPr="005223F4" w:rsidDel="005E2C22">
          <w:rPr>
            <w:lang w:val="en-US"/>
          </w:rPr>
          <w:delText xml:space="preserve">        </w:delText>
        </w:r>
      </w:del>
      <w:r w:rsidRPr="005223F4">
        <w:rPr>
          <w:lang w:val="en-US"/>
        </w:rPr>
        <w:t xml:space="preserve">     </w:t>
      </w:r>
      <w:del w:id="19026" w:author="Steve Hanson" w:date="2012-02-24T10:46:00Z">
        <w:r w:rsidRPr="005223F4" w:rsidDel="005E2C22">
          <w:rPr>
            <w:lang w:val="en-US"/>
          </w:rPr>
          <w:delText xml:space="preserve">  </w:delText>
        </w:r>
      </w:del>
      <w:r w:rsidRPr="005223F4">
        <w:rPr>
          <w:lang w:val="en-US"/>
        </w:rPr>
        <w:t>dfdl:outputValueCalc="{ fn:year-from-date(../d) idiv</w:t>
      </w:r>
      <w:r w:rsidR="002C044A" w:rsidRPr="005223F4">
        <w:rPr>
          <w:lang w:val="en-US"/>
        </w:rPr>
        <w:t>mod</w:t>
      </w:r>
      <w:r w:rsidRPr="005223F4">
        <w:rPr>
          <w:lang w:val="en-US"/>
        </w:rPr>
        <w:t xml:space="preserve"> 100 }"</w:t>
      </w:r>
      <w:ins w:id="19027" w:author="Steve Hanson" w:date="2012-02-24T10:47:00Z">
        <w:r w:rsidR="005E2C22">
          <w:rPr>
            <w:lang w:val="en-US"/>
          </w:rPr>
          <w:t>/</w:t>
        </w:r>
      </w:ins>
      <w:del w:id="19028" w:author="Steve Hanson" w:date="2012-02-24T10:46:00Z">
        <w:r w:rsidRPr="005223F4" w:rsidDel="005E2C22">
          <w:rPr>
            <w:lang w:val="en-US"/>
          </w:rPr>
          <w:delText xml:space="preserve"> </w:delText>
        </w:r>
      </w:del>
    </w:p>
    <w:p w14:paraId="406027FC" w14:textId="77777777" w:rsidR="005D5EB2" w:rsidRPr="005223F4" w:rsidRDefault="005D5EB2" w:rsidP="00427A6B">
      <w:pPr>
        <w:pStyle w:val="XMLExcerpt"/>
        <w:rPr>
          <w:lang w:val="en-US"/>
        </w:rPr>
      </w:pPr>
      <w:del w:id="19029" w:author="Steve Hanson" w:date="2012-02-24T10:46:00Z">
        <w:r w:rsidRPr="005223F4" w:rsidDel="005E2C22">
          <w:rPr>
            <w:lang w:val="en-US"/>
          </w:rPr>
          <w:delText xml:space="preserve">              </w:delText>
        </w:r>
      </w:del>
      <w:del w:id="19030" w:author="Steve Hanson" w:date="2012-02-24T10:47:00Z">
        <w:r w:rsidRPr="005223F4" w:rsidDel="005E2C22">
          <w:rPr>
            <w:lang w:val="en-US"/>
          </w:rPr>
          <w:delText>/</w:delText>
        </w:r>
      </w:del>
      <w:r w:rsidRPr="005223F4">
        <w:rPr>
          <w:lang w:val="en-US"/>
        </w:rPr>
        <w:t>&gt;</w:t>
      </w:r>
    </w:p>
    <w:p w14:paraId="43EACA2F" w14:textId="77777777" w:rsidR="005D5EB2" w:rsidRPr="005223F4" w:rsidRDefault="00C07A9E" w:rsidP="00427A6B">
      <w:pPr>
        <w:pStyle w:val="XMLExcerpt"/>
        <w:rPr>
          <w:lang w:val="en-US"/>
        </w:rPr>
      </w:pPr>
      <w:r w:rsidRPr="005223F4">
        <w:rPr>
          <w:lang w:val="en-US"/>
        </w:rPr>
        <w:t>&lt;/xs:sequence</w:t>
      </w:r>
      <w:r w:rsidR="005D5EB2" w:rsidRPr="005223F4">
        <w:rPr>
          <w:lang w:val="en-US"/>
        </w:rPr>
        <w:t>&gt;</w:t>
      </w:r>
    </w:p>
    <w:p w14:paraId="215B4C89" w14:textId="601A9FBB" w:rsidR="005D5EB2" w:rsidRPr="005223F4" w:rsidDel="0098541C" w:rsidRDefault="005D5EB2" w:rsidP="005D5EB2">
      <w:pPr>
        <w:rPr>
          <w:del w:id="19031" w:author="mbeckerle" w:date="2012-04-22T21:10:00Z"/>
        </w:rPr>
      </w:pPr>
    </w:p>
    <w:p w14:paraId="4693E6FB" w14:textId="77777777" w:rsidR="005D5EB2" w:rsidRPr="005223F4" w:rsidRDefault="005D5EB2" w:rsidP="005D5EB2">
      <w:r w:rsidRPr="005223F4">
        <w:t>The entire example in one place:</w:t>
      </w:r>
    </w:p>
    <w:p w14:paraId="33110267" w14:textId="77777777" w:rsidR="005D5EB2" w:rsidRPr="005223F4" w:rsidRDefault="00C07A9E" w:rsidP="00427A6B">
      <w:pPr>
        <w:pStyle w:val="XMLExcerpt"/>
        <w:rPr>
          <w:rFonts w:eastAsia="MS PGothic"/>
          <w:lang w:val="en-US"/>
        </w:rPr>
      </w:pPr>
      <w:r w:rsidRPr="005223F4">
        <w:rPr>
          <w:rFonts w:eastAsia="MS PGothic"/>
          <w:lang w:val="en-US"/>
        </w:rPr>
        <w:t>&lt;xs:sequence</w:t>
      </w:r>
      <w:r w:rsidR="005D5EB2" w:rsidRPr="005223F4">
        <w:rPr>
          <w:rFonts w:eastAsia="MS PGothic"/>
          <w:lang w:val="en-US"/>
        </w:rPr>
        <w:t>&gt;</w:t>
      </w:r>
    </w:p>
    <w:p w14:paraId="2E95ED61" w14:textId="77777777" w:rsidR="00033FCC" w:rsidRPr="005223F4" w:rsidRDefault="00033FCC" w:rsidP="00033FCC">
      <w:pPr>
        <w:pStyle w:val="XMLExcerpt"/>
        <w:rPr>
          <w:lang w:val="en-US"/>
        </w:rPr>
      </w:pPr>
      <w:r w:rsidRPr="005223F4">
        <w:rPr>
          <w:lang w:val="en-US"/>
        </w:rPr>
        <w:t xml:space="preserve">  &lt;xs:sequence</w:t>
      </w:r>
      <w:r w:rsidR="00BD0C6E" w:rsidRPr="005223F4">
        <w:rPr>
          <w:lang w:val="en-US"/>
        </w:rPr>
        <w:t xml:space="preserve"> dfdl:hiddenGroupRef="tns:hiddenpDate"/</w:t>
      </w:r>
      <w:r w:rsidRPr="005223F4">
        <w:rPr>
          <w:lang w:val="en-US"/>
        </w:rPr>
        <w:t>&gt;</w:t>
      </w:r>
    </w:p>
    <w:p w14:paraId="48C07269" w14:textId="77777777" w:rsidR="005D5EB2" w:rsidRPr="005223F4" w:rsidRDefault="005D5EB2" w:rsidP="00427A6B">
      <w:pPr>
        <w:pStyle w:val="XMLExcerpt"/>
        <w:rPr>
          <w:lang w:val="en-US"/>
        </w:rPr>
      </w:pPr>
    </w:p>
    <w:p w14:paraId="19F20DA0" w14:textId="77777777" w:rsidR="005D5EB2" w:rsidRPr="005223F4" w:rsidRDefault="005D5EB2" w:rsidP="00427A6B">
      <w:pPr>
        <w:pStyle w:val="XMLExcerpt"/>
        <w:rPr>
          <w:lang w:val="en-US"/>
        </w:rPr>
      </w:pPr>
      <w:r w:rsidRPr="005223F4">
        <w:rPr>
          <w:lang w:val="en-US"/>
        </w:rPr>
        <w:t xml:space="preserve">  </w:t>
      </w:r>
      <w:r w:rsidR="00C07A9E" w:rsidRPr="005223F4">
        <w:rPr>
          <w:lang w:val="en-US"/>
        </w:rPr>
        <w:t>&lt;xs:element</w:t>
      </w:r>
      <w:r w:rsidRPr="005223F4">
        <w:rPr>
          <w:lang w:val="en-US"/>
        </w:rPr>
        <w:t xml:space="preserve"> name="d" type="date"&gt;</w:t>
      </w:r>
    </w:p>
    <w:p w14:paraId="760160AE" w14:textId="77777777" w:rsidR="005D5EB2" w:rsidRPr="005223F4" w:rsidRDefault="005D5EB2" w:rsidP="00427A6B">
      <w:pPr>
        <w:pStyle w:val="XMLExcerpt"/>
        <w:rPr>
          <w:lang w:val="en-US"/>
        </w:rPr>
      </w:pPr>
      <w:r w:rsidRPr="005223F4">
        <w:rPr>
          <w:lang w:val="en-US"/>
        </w:rPr>
        <w:t xml:space="preserve">    </w:t>
      </w:r>
      <w:r w:rsidR="00C07A9E" w:rsidRPr="005223F4">
        <w:rPr>
          <w:lang w:val="en-US"/>
        </w:rPr>
        <w:t>&lt;xs:annotation</w:t>
      </w:r>
      <w:r w:rsidRPr="005223F4">
        <w:rPr>
          <w:lang w:val="en-US"/>
        </w:rPr>
        <w:t>&gt;</w:t>
      </w:r>
      <w:r w:rsidR="00470F0F" w:rsidRPr="005223F4">
        <w:rPr>
          <w:lang w:val="en-US"/>
        </w:rPr>
        <w:t>&lt;xs:appinfo source=”http://www.ogf.org/dfdl/”&gt;</w:t>
      </w:r>
    </w:p>
    <w:p w14:paraId="2DE6DDD6" w14:textId="77777777" w:rsidR="005D5EB2" w:rsidRPr="005223F4" w:rsidRDefault="005D5EB2" w:rsidP="00427A6B">
      <w:pPr>
        <w:pStyle w:val="XMLExcerpt"/>
        <w:rPr>
          <w:lang w:val="en-US"/>
        </w:rPr>
      </w:pPr>
      <w:r w:rsidRPr="005223F4">
        <w:rPr>
          <w:lang w:val="en-US"/>
        </w:rPr>
        <w:t xml:space="preserve">      &lt;</w:t>
      </w:r>
      <w:r w:rsidR="005C6F39" w:rsidRPr="005223F4">
        <w:rPr>
          <w:lang w:val="en-US"/>
        </w:rPr>
        <w:t>dfdl:element</w:t>
      </w:r>
      <w:r w:rsidRPr="005223F4">
        <w:rPr>
          <w:lang w:val="en-US"/>
        </w:rPr>
        <w:t>&gt;</w:t>
      </w:r>
    </w:p>
    <w:p w14:paraId="0CD92081" w14:textId="77777777" w:rsidR="005D5EB2" w:rsidRPr="005223F4" w:rsidRDefault="005D5EB2" w:rsidP="00427A6B">
      <w:pPr>
        <w:pStyle w:val="XMLExcerpt"/>
        <w:rPr>
          <w:lang w:val="en-US"/>
        </w:rPr>
      </w:pPr>
      <w:r w:rsidRPr="005223F4">
        <w:rPr>
          <w:lang w:val="en-US"/>
        </w:rPr>
        <w:t xml:space="preserve">        &lt;dfdl:property name="inputValueCalc"&gt;</w:t>
      </w:r>
    </w:p>
    <w:p w14:paraId="00C0AC77" w14:textId="77777777" w:rsidR="005D5EB2" w:rsidRPr="005223F4" w:rsidRDefault="005D5EB2" w:rsidP="00427A6B">
      <w:pPr>
        <w:pStyle w:val="XMLExcerpt"/>
        <w:rPr>
          <w:lang w:val="en-US"/>
        </w:rPr>
      </w:pPr>
      <w:r w:rsidRPr="005223F4">
        <w:rPr>
          <w:lang w:val="en-US"/>
        </w:rPr>
        <w:t xml:space="preserve">         </w:t>
      </w:r>
      <w:ins w:id="19032" w:author="Steve Hanson" w:date="2012-02-24T10:50:00Z">
        <w:r w:rsidR="005E2C22">
          <w:rPr>
            <w:lang w:val="en-US"/>
          </w:rPr>
          <w:t xml:space="preserve"> </w:t>
        </w:r>
      </w:ins>
      <w:r w:rsidRPr="005223F4">
        <w:rPr>
          <w:lang w:val="en-US"/>
        </w:rPr>
        <w:t xml:space="preserve">{ </w:t>
      </w:r>
    </w:p>
    <w:p w14:paraId="7AA4FC29" w14:textId="77777777" w:rsidR="005D5EB2" w:rsidRPr="005223F4" w:rsidRDefault="005D5EB2" w:rsidP="00BD0C6E">
      <w:pPr>
        <w:pStyle w:val="XMLExcerpt"/>
        <w:rPr>
          <w:lang w:val="en-US"/>
        </w:rPr>
      </w:pPr>
      <w:r w:rsidRPr="005223F4">
        <w:rPr>
          <w:lang w:val="en-US"/>
        </w:rPr>
        <w:t xml:space="preserve">           fn:date(fn:concat(if(../pdate/yy </w:t>
      </w:r>
      <w:r w:rsidR="00FA07B0" w:rsidRPr="005223F4">
        <w:rPr>
          <w:lang w:val="en-US"/>
        </w:rPr>
        <w:t>gt</w:t>
      </w:r>
      <w:r w:rsidRPr="005223F4">
        <w:rPr>
          <w:lang w:val="en-US"/>
        </w:rPr>
        <w:t xml:space="preserve"> 50) then "19" else "20",</w:t>
      </w:r>
    </w:p>
    <w:p w14:paraId="266AB42C" w14:textId="77777777" w:rsidR="005D5EB2" w:rsidRPr="005223F4" w:rsidRDefault="005D5EB2" w:rsidP="00427A6B">
      <w:pPr>
        <w:pStyle w:val="XMLExcerpt"/>
        <w:rPr>
          <w:lang w:val="en-US"/>
        </w:rPr>
      </w:pPr>
      <w:r w:rsidRPr="005223F4">
        <w:rPr>
          <w:lang w:val="en-US"/>
        </w:rPr>
        <w:t xml:space="preserve">                             if ( ../pdate/yy </w:t>
      </w:r>
      <w:r w:rsidR="00FA07B0" w:rsidRPr="005223F4">
        <w:rPr>
          <w:lang w:val="en-US"/>
        </w:rPr>
        <w:t>gt</w:t>
      </w:r>
      <w:r w:rsidRPr="005223F4">
        <w:rPr>
          <w:lang w:val="en-US"/>
        </w:rPr>
        <w:t xml:space="preserve"> 9 ) </w:t>
      </w:r>
    </w:p>
    <w:p w14:paraId="668EC3FD" w14:textId="77777777" w:rsidR="005D5EB2" w:rsidRPr="005223F4" w:rsidRDefault="005D5EB2" w:rsidP="00427A6B">
      <w:pPr>
        <w:pStyle w:val="XMLExcerpt"/>
        <w:rPr>
          <w:lang w:val="en-US"/>
        </w:rPr>
      </w:pPr>
      <w:r w:rsidRPr="005223F4">
        <w:rPr>
          <w:lang w:val="en-US"/>
        </w:rPr>
        <w:t xml:space="preserve">                                then fn:string(../pdate/yy) </w:t>
      </w:r>
    </w:p>
    <w:p w14:paraId="0E01B01B" w14:textId="77777777" w:rsidR="00BD0C6E" w:rsidRPr="005223F4" w:rsidRDefault="005D5EB2" w:rsidP="00427A6B">
      <w:pPr>
        <w:pStyle w:val="XMLExcerpt"/>
        <w:rPr>
          <w:lang w:val="en-US"/>
        </w:rPr>
      </w:pPr>
      <w:r w:rsidRPr="005223F4">
        <w:rPr>
          <w:lang w:val="en-US"/>
        </w:rPr>
        <w:t xml:space="preserve">                                else fn:concat("0",</w:t>
      </w:r>
    </w:p>
    <w:p w14:paraId="71CDC490" w14:textId="77777777" w:rsidR="005D5EB2" w:rsidRPr="005223F4" w:rsidRDefault="00BD0C6E" w:rsidP="00BD0C6E">
      <w:pPr>
        <w:pStyle w:val="XMLExcerpt"/>
        <w:ind w:firstLine="720"/>
        <w:rPr>
          <w:lang w:val="en-US"/>
        </w:rPr>
      </w:pPr>
      <w:r w:rsidRPr="005223F4">
        <w:rPr>
          <w:lang w:val="en-US"/>
        </w:rPr>
        <w:t xml:space="preserve">                                 </w:t>
      </w:r>
      <w:r w:rsidR="005D5EB2" w:rsidRPr="005223F4">
        <w:rPr>
          <w:lang w:val="en-US"/>
        </w:rPr>
        <w:t xml:space="preserve">fn:string(../pdate/yy)),   </w:t>
      </w:r>
    </w:p>
    <w:p w14:paraId="7DFAB076" w14:textId="77777777" w:rsidR="005D5EB2" w:rsidRPr="005223F4" w:rsidRDefault="00BD0C6E" w:rsidP="00427A6B">
      <w:pPr>
        <w:pStyle w:val="XMLExcerpt"/>
        <w:rPr>
          <w:lang w:val="en-US"/>
        </w:rPr>
      </w:pPr>
      <w:r w:rsidRPr="005223F4">
        <w:rPr>
          <w:lang w:val="en-US"/>
        </w:rPr>
        <w:t xml:space="preserve">          </w:t>
      </w:r>
      <w:r w:rsidR="005D5EB2" w:rsidRPr="005223F4">
        <w:rPr>
          <w:lang w:val="en-US"/>
        </w:rPr>
        <w:t xml:space="preserve">                             "-",</w:t>
      </w:r>
    </w:p>
    <w:p w14:paraId="15508B4B" w14:textId="77777777" w:rsidR="005D5EB2" w:rsidRPr="005223F4" w:rsidRDefault="00BD0C6E" w:rsidP="00427A6B">
      <w:pPr>
        <w:pStyle w:val="XMLExcerpt"/>
        <w:rPr>
          <w:lang w:val="en-US"/>
        </w:rPr>
      </w:pPr>
      <w:r w:rsidRPr="005223F4">
        <w:rPr>
          <w:lang w:val="en-US"/>
        </w:rPr>
        <w:t xml:space="preserve">          </w:t>
      </w:r>
      <w:r w:rsidR="005D5EB2" w:rsidRPr="005223F4">
        <w:rPr>
          <w:lang w:val="en-US"/>
        </w:rPr>
        <w:t xml:space="preserve">                             fn:string(../pdate/mm),</w:t>
      </w:r>
    </w:p>
    <w:p w14:paraId="4DFC696D" w14:textId="77777777" w:rsidR="005D5EB2" w:rsidRPr="005223F4" w:rsidRDefault="00BD0C6E" w:rsidP="00427A6B">
      <w:pPr>
        <w:pStyle w:val="XMLExcerpt"/>
        <w:rPr>
          <w:lang w:val="en-US"/>
        </w:rPr>
      </w:pPr>
      <w:r w:rsidRPr="005223F4">
        <w:rPr>
          <w:lang w:val="en-US"/>
        </w:rPr>
        <w:t xml:space="preserve">          </w:t>
      </w:r>
      <w:r w:rsidR="005D5EB2" w:rsidRPr="005223F4">
        <w:rPr>
          <w:lang w:val="en-US"/>
        </w:rPr>
        <w:t xml:space="preserve">                             "-",</w:t>
      </w:r>
    </w:p>
    <w:p w14:paraId="676568BD" w14:textId="77777777" w:rsidR="005D5EB2" w:rsidRPr="005223F4" w:rsidRDefault="00BD0C6E" w:rsidP="00427A6B">
      <w:pPr>
        <w:pStyle w:val="XMLExcerpt"/>
        <w:rPr>
          <w:lang w:val="en-US"/>
        </w:rPr>
      </w:pPr>
      <w:r w:rsidRPr="005223F4">
        <w:rPr>
          <w:lang w:val="en-US"/>
        </w:rPr>
        <w:t xml:space="preserve">     </w:t>
      </w:r>
      <w:r w:rsidR="00764805" w:rsidRPr="005223F4">
        <w:rPr>
          <w:lang w:val="en-US"/>
        </w:rPr>
        <w:t xml:space="preserve"> </w:t>
      </w:r>
      <w:r w:rsidRPr="005223F4">
        <w:rPr>
          <w:lang w:val="en-US"/>
        </w:rPr>
        <w:t xml:space="preserve">    </w:t>
      </w:r>
      <w:r w:rsidR="005D5EB2" w:rsidRPr="005223F4">
        <w:rPr>
          <w:lang w:val="en-US"/>
        </w:rPr>
        <w:t xml:space="preserve">                             fn:string(../pdate/dd)))</w:t>
      </w:r>
    </w:p>
    <w:p w14:paraId="38701B50" w14:textId="77777777" w:rsidR="005D5EB2" w:rsidRPr="005223F4" w:rsidRDefault="005D5EB2" w:rsidP="00427A6B">
      <w:pPr>
        <w:pStyle w:val="XMLExcerpt"/>
        <w:rPr>
          <w:lang w:val="en-US"/>
        </w:rPr>
      </w:pPr>
      <w:r w:rsidRPr="005223F4">
        <w:rPr>
          <w:lang w:val="en-US"/>
        </w:rPr>
        <w:t xml:space="preserve">         </w:t>
      </w:r>
      <w:ins w:id="19033" w:author="Steve Hanson" w:date="2012-02-24T10:50:00Z">
        <w:r w:rsidR="005E2C22">
          <w:rPr>
            <w:lang w:val="en-US"/>
          </w:rPr>
          <w:t xml:space="preserve"> </w:t>
        </w:r>
      </w:ins>
      <w:r w:rsidRPr="005223F4">
        <w:rPr>
          <w:lang w:val="en-US"/>
        </w:rPr>
        <w:t>}</w:t>
      </w:r>
    </w:p>
    <w:p w14:paraId="3FD4A12E" w14:textId="77777777" w:rsidR="005D5EB2" w:rsidRPr="005223F4" w:rsidRDefault="005D5EB2" w:rsidP="00427A6B">
      <w:pPr>
        <w:pStyle w:val="XMLExcerpt"/>
        <w:rPr>
          <w:lang w:val="en-US"/>
        </w:rPr>
      </w:pPr>
      <w:r w:rsidRPr="005223F4">
        <w:rPr>
          <w:lang w:val="en-US"/>
        </w:rPr>
        <w:t xml:space="preserve">        &lt;/dfdl:property&gt;</w:t>
      </w:r>
    </w:p>
    <w:p w14:paraId="5B3848BC" w14:textId="77777777" w:rsidR="005D5EB2" w:rsidRPr="005223F4" w:rsidRDefault="005D5EB2" w:rsidP="00427A6B">
      <w:pPr>
        <w:pStyle w:val="XMLExcerpt"/>
        <w:rPr>
          <w:lang w:val="en-US"/>
        </w:rPr>
      </w:pPr>
      <w:r w:rsidRPr="005223F4">
        <w:rPr>
          <w:lang w:val="en-US"/>
        </w:rPr>
        <w:t xml:space="preserve">      &lt;/</w:t>
      </w:r>
      <w:r w:rsidR="005C6F39" w:rsidRPr="005223F4">
        <w:rPr>
          <w:lang w:val="en-US"/>
        </w:rPr>
        <w:t>dfdl:element</w:t>
      </w:r>
      <w:r w:rsidRPr="005223F4">
        <w:rPr>
          <w:lang w:val="en-US"/>
        </w:rPr>
        <w:t>&gt;</w:t>
      </w:r>
    </w:p>
    <w:p w14:paraId="194B4B23" w14:textId="77777777" w:rsidR="005D5EB2" w:rsidRPr="005223F4" w:rsidRDefault="005D5EB2" w:rsidP="00427A6B">
      <w:pPr>
        <w:pStyle w:val="XMLExcerpt"/>
        <w:rPr>
          <w:lang w:val="en-US"/>
        </w:rPr>
      </w:pPr>
      <w:r w:rsidRPr="005223F4">
        <w:rPr>
          <w:lang w:val="en-US"/>
        </w:rPr>
        <w:t xml:space="preserve">    </w:t>
      </w:r>
      <w:r w:rsidR="00C07A9E" w:rsidRPr="005223F4">
        <w:rPr>
          <w:lang w:val="en-US"/>
        </w:rPr>
        <w:t>&lt;/xs:appinfo</w:t>
      </w:r>
      <w:r w:rsidRPr="005223F4">
        <w:rPr>
          <w:lang w:val="en-US"/>
        </w:rPr>
        <w:t>&gt;</w:t>
      </w:r>
      <w:r w:rsidR="00C07A9E" w:rsidRPr="005223F4">
        <w:rPr>
          <w:lang w:val="en-US"/>
        </w:rPr>
        <w:t>&lt;/xs:annotation</w:t>
      </w:r>
      <w:r w:rsidRPr="005223F4">
        <w:rPr>
          <w:lang w:val="en-US"/>
        </w:rPr>
        <w:t>&gt;</w:t>
      </w:r>
    </w:p>
    <w:p w14:paraId="788E3456" w14:textId="77777777" w:rsidR="005D5EB2" w:rsidRPr="005223F4" w:rsidRDefault="005D5EB2" w:rsidP="00427A6B">
      <w:pPr>
        <w:pStyle w:val="XMLExcerpt"/>
        <w:rPr>
          <w:lang w:val="en-US"/>
        </w:rPr>
      </w:pPr>
      <w:r w:rsidRPr="005223F4">
        <w:rPr>
          <w:lang w:val="en-US"/>
        </w:rPr>
        <w:t xml:space="preserve">  </w:t>
      </w:r>
      <w:r w:rsidR="00C07A9E" w:rsidRPr="005223F4">
        <w:rPr>
          <w:lang w:val="en-US"/>
        </w:rPr>
        <w:t>&lt;/xs:element</w:t>
      </w:r>
      <w:r w:rsidRPr="005223F4">
        <w:rPr>
          <w:lang w:val="en-US"/>
        </w:rPr>
        <w:t>&gt;</w:t>
      </w:r>
    </w:p>
    <w:p w14:paraId="027AB10C" w14:textId="77777777" w:rsidR="005D5EB2" w:rsidRPr="005223F4" w:rsidDel="00AE33D2" w:rsidRDefault="005D5EB2" w:rsidP="00427A6B">
      <w:pPr>
        <w:pStyle w:val="XMLExcerpt"/>
        <w:rPr>
          <w:del w:id="19034" w:author="Steve Hanson" w:date="2012-02-24T11:05:00Z"/>
          <w:rFonts w:eastAsia="MS PGothic"/>
          <w:lang w:val="en-US"/>
        </w:rPr>
      </w:pPr>
      <w:r w:rsidRPr="005223F4">
        <w:rPr>
          <w:rFonts w:eastAsia="MS PGothic"/>
          <w:lang w:val="en-US"/>
        </w:rPr>
        <w:t xml:space="preserve">  </w:t>
      </w:r>
      <w:del w:id="19035" w:author="Steve Hanson" w:date="2012-02-24T11:05:00Z">
        <w:r w:rsidRPr="005223F4" w:rsidDel="00AE33D2">
          <w:rPr>
            <w:rFonts w:eastAsia="MS PGothic"/>
            <w:lang w:val="en-US"/>
          </w:rPr>
          <w:delText xml:space="preserve">        …</w:delText>
        </w:r>
      </w:del>
    </w:p>
    <w:p w14:paraId="37E6B8C1" w14:textId="77777777" w:rsidR="00AE33D2" w:rsidRDefault="00AE33D2" w:rsidP="00427A6B">
      <w:pPr>
        <w:pStyle w:val="XMLExcerpt"/>
        <w:rPr>
          <w:ins w:id="19036" w:author="Steve Hanson" w:date="2012-02-24T11:05:00Z"/>
          <w:lang w:val="en-US"/>
        </w:rPr>
      </w:pPr>
      <w:ins w:id="19037" w:author="Steve Hanson" w:date="2012-02-24T11:05:00Z">
        <w:r>
          <w:rPr>
            <w:lang w:val="en-US"/>
          </w:rPr>
          <w:t>...</w:t>
        </w:r>
      </w:ins>
    </w:p>
    <w:p w14:paraId="294AA214" w14:textId="77777777" w:rsidR="005D5EB2" w:rsidRPr="005223F4" w:rsidRDefault="00C07A9E" w:rsidP="00427A6B">
      <w:pPr>
        <w:pStyle w:val="XMLExcerpt"/>
        <w:rPr>
          <w:lang w:val="en-US"/>
        </w:rPr>
      </w:pPr>
      <w:r w:rsidRPr="005223F4">
        <w:rPr>
          <w:lang w:val="en-US"/>
        </w:rPr>
        <w:t>&lt;/xs:sequence</w:t>
      </w:r>
      <w:r w:rsidR="005D5EB2" w:rsidRPr="005223F4">
        <w:rPr>
          <w:lang w:val="en-US"/>
        </w:rPr>
        <w:t>&gt;</w:t>
      </w:r>
    </w:p>
    <w:p w14:paraId="2F389B34" w14:textId="77777777" w:rsidR="00033FCC" w:rsidRPr="005223F4" w:rsidRDefault="00033FCC" w:rsidP="00427A6B">
      <w:pPr>
        <w:pStyle w:val="XMLExcerpt"/>
        <w:rPr>
          <w:lang w:val="en-US"/>
        </w:rPr>
      </w:pPr>
    </w:p>
    <w:p w14:paraId="29A6EDBD" w14:textId="77777777" w:rsidR="00033FCC" w:rsidRPr="005223F4" w:rsidRDefault="00033FCC" w:rsidP="00033FCC">
      <w:pPr>
        <w:pStyle w:val="XMLExcerpt"/>
        <w:rPr>
          <w:lang w:val="en-US"/>
        </w:rPr>
      </w:pPr>
      <w:r w:rsidRPr="005223F4">
        <w:rPr>
          <w:lang w:val="en-US"/>
        </w:rPr>
        <w:t xml:space="preserve">&lt;xs:group name="hiddenpDate" &gt; </w:t>
      </w:r>
      <w:r w:rsidRPr="005223F4">
        <w:rPr>
          <w:lang w:val="en-US"/>
        </w:rPr>
        <w:br/>
        <w:t>  &lt;xs:sequence&gt;</w:t>
      </w:r>
    </w:p>
    <w:p w14:paraId="03FB28F5" w14:textId="77777777" w:rsidR="00033FCC" w:rsidRPr="005223F4" w:rsidRDefault="00033FCC" w:rsidP="00033FCC">
      <w:pPr>
        <w:pStyle w:val="XMLExcerpt"/>
        <w:rPr>
          <w:rFonts w:eastAsia="MS PGothic"/>
          <w:lang w:val="en-US"/>
        </w:rPr>
      </w:pPr>
      <w:r w:rsidRPr="005223F4">
        <w:rPr>
          <w:rFonts w:eastAsia="MS PGothic"/>
          <w:lang w:val="en-US"/>
        </w:rPr>
        <w:t xml:space="preserve">  </w:t>
      </w:r>
      <w:del w:id="19038" w:author="Steve Hanson" w:date="2012-02-24T11:05:00Z">
        <w:r w:rsidRPr="005223F4" w:rsidDel="00AE33D2">
          <w:rPr>
            <w:rFonts w:eastAsia="MS PGothic"/>
            <w:lang w:val="en-US"/>
          </w:rPr>
          <w:delText xml:space="preserve">   </w:delText>
        </w:r>
      </w:del>
      <w:r w:rsidRPr="005223F4">
        <w:rPr>
          <w:rFonts w:eastAsia="MS PGothic"/>
          <w:lang w:val="en-US"/>
        </w:rPr>
        <w:t xml:space="preserve">  &lt;xs:element name="</w:t>
      </w:r>
      <w:r w:rsidRPr="005223F4">
        <w:rPr>
          <w:rFonts w:eastAsia="MS PGothic"/>
          <w:i/>
          <w:iCs/>
          <w:lang w:val="en-US"/>
        </w:rPr>
        <w:t>pdate</w:t>
      </w:r>
      <w:r w:rsidRPr="005223F4">
        <w:rPr>
          <w:rFonts w:eastAsia="MS PGothic"/>
          <w:lang w:val="en-US"/>
        </w:rPr>
        <w:t>"&gt;</w:t>
      </w:r>
    </w:p>
    <w:p w14:paraId="555EE272" w14:textId="77777777" w:rsidR="00033FCC" w:rsidRPr="005223F4" w:rsidRDefault="00033FCC" w:rsidP="00033FCC">
      <w:pPr>
        <w:pStyle w:val="XMLExcerpt"/>
        <w:rPr>
          <w:rFonts w:eastAsia="MS PGothic"/>
          <w:lang w:val="en-US"/>
        </w:rPr>
      </w:pPr>
      <w:r w:rsidRPr="005223F4">
        <w:rPr>
          <w:rFonts w:eastAsia="MS PGothic"/>
          <w:lang w:val="en-US"/>
        </w:rPr>
        <w:t xml:space="preserve">    </w:t>
      </w:r>
      <w:del w:id="19039" w:author="Steve Hanson" w:date="2012-02-24T11:05:00Z">
        <w:r w:rsidRPr="005223F4" w:rsidDel="00AE33D2">
          <w:rPr>
            <w:rFonts w:eastAsia="MS PGothic"/>
            <w:lang w:val="en-US"/>
          </w:rPr>
          <w:delText xml:space="preserve">    </w:delText>
        </w:r>
      </w:del>
      <w:r w:rsidRPr="005223F4">
        <w:rPr>
          <w:rFonts w:eastAsia="MS PGothic"/>
          <w:lang w:val="en-US"/>
        </w:rPr>
        <w:t xml:space="preserve">  &lt;xs:complexType&gt;</w:t>
      </w:r>
    </w:p>
    <w:p w14:paraId="34220608" w14:textId="77777777" w:rsidR="00033FCC" w:rsidRPr="005223F4" w:rsidRDefault="00033FCC" w:rsidP="00033FCC">
      <w:pPr>
        <w:pStyle w:val="XMLExcerpt"/>
        <w:rPr>
          <w:rFonts w:eastAsia="MS PGothic"/>
          <w:lang w:val="en-US"/>
        </w:rPr>
      </w:pPr>
      <w:r w:rsidRPr="005223F4">
        <w:rPr>
          <w:rFonts w:eastAsia="MS PGothic"/>
          <w:lang w:val="en-US"/>
        </w:rPr>
        <w:t xml:space="preserve">    </w:t>
      </w:r>
      <w:del w:id="19040" w:author="Steve Hanson" w:date="2012-02-24T11:05:00Z">
        <w:r w:rsidRPr="005223F4" w:rsidDel="00AE33D2">
          <w:rPr>
            <w:rFonts w:eastAsia="MS PGothic"/>
            <w:lang w:val="en-US"/>
          </w:rPr>
          <w:delText xml:space="preserve">    </w:delText>
        </w:r>
      </w:del>
      <w:r w:rsidRPr="005223F4">
        <w:rPr>
          <w:rFonts w:eastAsia="MS PGothic"/>
          <w:lang w:val="en-US"/>
        </w:rPr>
        <w:t xml:space="preserve">    &lt;xs:sequence dfdl:representation="binary”&gt;</w:t>
      </w:r>
    </w:p>
    <w:p w14:paraId="184E39D9" w14:textId="77777777" w:rsidR="007B0B90" w:rsidRPr="005223F4" w:rsidRDefault="007B0B90" w:rsidP="007B0B90">
      <w:pPr>
        <w:pStyle w:val="XMLExcerpt"/>
        <w:rPr>
          <w:rFonts w:eastAsia="MS PGothic"/>
          <w:lang w:val="en-US"/>
        </w:rPr>
      </w:pPr>
      <w:r w:rsidRPr="005223F4">
        <w:rPr>
          <w:rFonts w:eastAsia="MS PGothic"/>
          <w:lang w:val="en-US"/>
        </w:rPr>
        <w:t xml:space="preserve">    </w:t>
      </w:r>
      <w:del w:id="19041" w:author="Steve Hanson" w:date="2012-02-24T11:05:00Z">
        <w:r w:rsidRPr="005223F4" w:rsidDel="00AE33D2">
          <w:rPr>
            <w:rFonts w:eastAsia="MS PGothic"/>
            <w:lang w:val="en-US"/>
          </w:rPr>
          <w:delText xml:space="preserve">    </w:delText>
        </w:r>
      </w:del>
      <w:r w:rsidRPr="005223F4">
        <w:rPr>
          <w:rFonts w:eastAsia="MS PGothic"/>
          <w:lang w:val="en-US"/>
        </w:rPr>
        <w:t xml:space="preserve">      &lt;xs:element name="mm" type="byte"</w:t>
      </w:r>
    </w:p>
    <w:p w14:paraId="0C0E049D" w14:textId="77777777" w:rsidR="007B0B90" w:rsidRPr="005223F4" w:rsidRDefault="007B0B90" w:rsidP="007B0B90">
      <w:pPr>
        <w:pStyle w:val="XMLExcerpt"/>
        <w:rPr>
          <w:rFonts w:eastAsia="MS PGothic"/>
          <w:lang w:val="en-US"/>
        </w:rPr>
      </w:pPr>
      <w:r w:rsidRPr="005223F4">
        <w:rPr>
          <w:rFonts w:eastAsia="MS PGothic"/>
          <w:lang w:val="en-US"/>
        </w:rPr>
        <w:t xml:space="preserve">                 dfdl:outputValueCalc="{ fn:month-from-date(../d) }" /&gt;</w:t>
      </w:r>
    </w:p>
    <w:p w14:paraId="10D3B927" w14:textId="77777777" w:rsidR="007B0B90" w:rsidRPr="005223F4" w:rsidRDefault="007B0B90" w:rsidP="007B0B90">
      <w:pPr>
        <w:pStyle w:val="XMLExcerpt"/>
        <w:rPr>
          <w:rFonts w:eastAsia="MS PGothic"/>
          <w:lang w:val="en-US"/>
        </w:rPr>
      </w:pPr>
      <w:r w:rsidRPr="005223F4">
        <w:rPr>
          <w:rFonts w:eastAsia="MS PGothic"/>
          <w:lang w:val="en-US"/>
        </w:rPr>
        <w:t xml:space="preserve">    </w:t>
      </w:r>
      <w:del w:id="19042" w:author="Steve Hanson" w:date="2012-02-24T11:06:00Z">
        <w:r w:rsidRPr="005223F4" w:rsidDel="00AE33D2">
          <w:rPr>
            <w:rFonts w:eastAsia="MS PGothic"/>
            <w:lang w:val="en-US"/>
          </w:rPr>
          <w:delText xml:space="preserve">    </w:delText>
        </w:r>
      </w:del>
      <w:r w:rsidRPr="005223F4">
        <w:rPr>
          <w:rFonts w:eastAsia="MS PGothic"/>
          <w:lang w:val="en-US"/>
        </w:rPr>
        <w:t xml:space="preserve">      &lt;xs:element name="dd" type="byte"</w:t>
      </w:r>
    </w:p>
    <w:p w14:paraId="2572D6E6" w14:textId="77777777" w:rsidR="007B0B90" w:rsidRPr="005223F4" w:rsidRDefault="007B0B90" w:rsidP="007B0B90">
      <w:pPr>
        <w:pStyle w:val="XMLExcerpt"/>
        <w:rPr>
          <w:rFonts w:eastAsia="MS PGothic"/>
          <w:lang w:val="en-US"/>
        </w:rPr>
      </w:pPr>
      <w:r w:rsidRPr="005223F4">
        <w:rPr>
          <w:rFonts w:eastAsia="MS PGothic"/>
          <w:lang w:val="en-US"/>
        </w:rPr>
        <w:t xml:space="preserve">                 dfdl:outputValueCalc="{ fn:day-from-date(../d) }" /&gt;</w:t>
      </w:r>
    </w:p>
    <w:p w14:paraId="41AB0534" w14:textId="77777777" w:rsidR="007B0B90" w:rsidRPr="005223F4" w:rsidRDefault="007B0B90" w:rsidP="007B0B90">
      <w:pPr>
        <w:pStyle w:val="XMLExcerpt"/>
        <w:rPr>
          <w:rFonts w:eastAsia="MS PGothic"/>
          <w:lang w:val="en-US"/>
        </w:rPr>
      </w:pPr>
      <w:r w:rsidRPr="005223F4">
        <w:rPr>
          <w:rFonts w:eastAsia="MS PGothic"/>
          <w:lang w:val="en-US"/>
        </w:rPr>
        <w:t xml:space="preserve">    </w:t>
      </w:r>
      <w:del w:id="19043" w:author="Steve Hanson" w:date="2012-02-24T11:06:00Z">
        <w:r w:rsidRPr="005223F4" w:rsidDel="00AE33D2">
          <w:rPr>
            <w:rFonts w:eastAsia="MS PGothic"/>
            <w:lang w:val="en-US"/>
          </w:rPr>
          <w:delText xml:space="preserve">    </w:delText>
        </w:r>
      </w:del>
      <w:r w:rsidRPr="005223F4">
        <w:rPr>
          <w:rFonts w:eastAsia="MS PGothic"/>
          <w:lang w:val="en-US"/>
        </w:rPr>
        <w:t xml:space="preserve">      &lt;xs:element name="yy" type="byte"</w:t>
      </w:r>
    </w:p>
    <w:p w14:paraId="58F378F3" w14:textId="77777777" w:rsidR="007B0B90" w:rsidRPr="005223F4" w:rsidDel="00AE33D2" w:rsidRDefault="007B0B90" w:rsidP="007B0B90">
      <w:pPr>
        <w:pStyle w:val="XMLExcerpt"/>
        <w:rPr>
          <w:del w:id="19044" w:author="Steve Hanson" w:date="2012-02-24T11:06:00Z"/>
          <w:lang w:val="en-US"/>
        </w:rPr>
      </w:pPr>
      <w:r w:rsidRPr="005223F4">
        <w:rPr>
          <w:rFonts w:eastAsia="MS PGothic"/>
          <w:lang w:val="en-US"/>
        </w:rPr>
        <w:t xml:space="preserve">                 dfdl:outputValueCalc="{ fn:year-from-date(../d)</w:t>
      </w:r>
      <w:r w:rsidRPr="005223F4">
        <w:rPr>
          <w:lang w:val="en-US"/>
        </w:rPr>
        <w:t xml:space="preserve"> idivmod 100 }"</w:t>
      </w:r>
      <w:ins w:id="19045" w:author="Steve Hanson" w:date="2012-02-24T11:06:00Z">
        <w:r w:rsidR="00AE33D2">
          <w:rPr>
            <w:lang w:val="en-US"/>
          </w:rPr>
          <w:t xml:space="preserve"> </w:t>
        </w:r>
      </w:ins>
    </w:p>
    <w:p w14:paraId="0F73F30C" w14:textId="77777777" w:rsidR="007B0B90" w:rsidRPr="005223F4" w:rsidRDefault="007B0B90" w:rsidP="007B0B90">
      <w:pPr>
        <w:pStyle w:val="XMLExcerpt"/>
        <w:rPr>
          <w:lang w:val="en-US"/>
        </w:rPr>
      </w:pPr>
      <w:del w:id="19046" w:author="Steve Hanson" w:date="2012-02-24T11:06:00Z">
        <w:r w:rsidRPr="005223F4" w:rsidDel="00AE33D2">
          <w:rPr>
            <w:lang w:val="en-US"/>
          </w:rPr>
          <w:delText xml:space="preserve">              </w:delText>
        </w:r>
      </w:del>
      <w:r w:rsidRPr="005223F4">
        <w:rPr>
          <w:lang w:val="en-US"/>
        </w:rPr>
        <w:t>/&gt;</w:t>
      </w:r>
    </w:p>
    <w:p w14:paraId="6E3FD4FE" w14:textId="77777777" w:rsidR="00033FCC" w:rsidRPr="005223F4" w:rsidRDefault="007B0B90" w:rsidP="007B0B90">
      <w:pPr>
        <w:pStyle w:val="XMLExcerpt"/>
        <w:rPr>
          <w:rFonts w:eastAsia="MS PGothic"/>
          <w:lang w:val="en-US"/>
        </w:rPr>
      </w:pPr>
      <w:r w:rsidRPr="005223F4">
        <w:rPr>
          <w:rFonts w:eastAsia="MS PGothic"/>
          <w:lang w:val="en-US"/>
        </w:rPr>
        <w:t xml:space="preserve"> </w:t>
      </w:r>
      <w:r w:rsidR="00033FCC" w:rsidRPr="005223F4">
        <w:rPr>
          <w:rFonts w:eastAsia="MS PGothic"/>
          <w:lang w:val="en-US"/>
        </w:rPr>
        <w:t xml:space="preserve">     </w:t>
      </w:r>
      <w:del w:id="19047" w:author="Steve Hanson" w:date="2012-02-24T11:06:00Z">
        <w:r w:rsidR="00033FCC" w:rsidRPr="005223F4" w:rsidDel="00AE33D2">
          <w:rPr>
            <w:rFonts w:eastAsia="MS PGothic"/>
            <w:lang w:val="en-US"/>
          </w:rPr>
          <w:delText xml:space="preserve">  </w:delText>
        </w:r>
      </w:del>
      <w:r w:rsidR="00033FCC" w:rsidRPr="005223F4">
        <w:rPr>
          <w:rFonts w:eastAsia="MS PGothic"/>
          <w:lang w:val="en-US"/>
        </w:rPr>
        <w:t xml:space="preserve"> </w:t>
      </w:r>
      <w:ins w:id="19048" w:author="Steve Hanson" w:date="2012-02-24T11:07:00Z">
        <w:r w:rsidR="00AE33D2">
          <w:rPr>
            <w:rFonts w:eastAsia="MS PGothic"/>
            <w:lang w:val="en-US"/>
          </w:rPr>
          <w:t xml:space="preserve"> </w:t>
        </w:r>
      </w:ins>
      <w:del w:id="19049" w:author="Steve Hanson" w:date="2012-02-24T11:06:00Z">
        <w:r w:rsidR="00033FCC" w:rsidRPr="005223F4" w:rsidDel="00AE33D2">
          <w:rPr>
            <w:rFonts w:eastAsia="MS PGothic"/>
            <w:lang w:val="en-US"/>
          </w:rPr>
          <w:delText xml:space="preserve">    </w:delText>
        </w:r>
      </w:del>
      <w:r w:rsidR="00033FCC" w:rsidRPr="005223F4">
        <w:rPr>
          <w:rFonts w:eastAsia="MS PGothic"/>
          <w:lang w:val="en-US"/>
        </w:rPr>
        <w:t>&lt;/xs:sequence&gt;</w:t>
      </w:r>
    </w:p>
    <w:p w14:paraId="21DB18F9" w14:textId="77777777" w:rsidR="00033FCC" w:rsidRPr="005223F4" w:rsidRDefault="00033FCC" w:rsidP="00033FCC">
      <w:pPr>
        <w:pStyle w:val="XMLExcerpt"/>
        <w:rPr>
          <w:rFonts w:eastAsia="MS PGothic"/>
          <w:lang w:val="en-US"/>
        </w:rPr>
      </w:pPr>
      <w:r w:rsidRPr="005223F4">
        <w:rPr>
          <w:rFonts w:eastAsia="MS PGothic"/>
          <w:lang w:val="en-US"/>
        </w:rPr>
        <w:t xml:space="preserve">   </w:t>
      </w:r>
      <w:del w:id="19050" w:author="Steve Hanson" w:date="2012-02-24T11:06:00Z">
        <w:r w:rsidRPr="005223F4" w:rsidDel="00AE33D2">
          <w:rPr>
            <w:rFonts w:eastAsia="MS PGothic"/>
            <w:lang w:val="en-US"/>
          </w:rPr>
          <w:delText xml:space="preserve">  </w:delText>
        </w:r>
      </w:del>
      <w:r w:rsidRPr="005223F4">
        <w:rPr>
          <w:rFonts w:eastAsia="MS PGothic"/>
          <w:lang w:val="en-US"/>
        </w:rPr>
        <w:t xml:space="preserve">   </w:t>
      </w:r>
      <w:del w:id="19051" w:author="Steve Hanson" w:date="2012-02-24T11:06:00Z">
        <w:r w:rsidRPr="005223F4" w:rsidDel="00AE33D2">
          <w:rPr>
            <w:rFonts w:eastAsia="MS PGothic"/>
            <w:lang w:val="en-US"/>
          </w:rPr>
          <w:delText xml:space="preserve">  </w:delText>
        </w:r>
      </w:del>
      <w:r w:rsidRPr="005223F4">
        <w:rPr>
          <w:rFonts w:eastAsia="MS PGothic"/>
          <w:lang w:val="en-US"/>
        </w:rPr>
        <w:t>&lt;/xs:complexType&gt;</w:t>
      </w:r>
    </w:p>
    <w:p w14:paraId="6D59D64E" w14:textId="77777777" w:rsidR="00033FCC" w:rsidRPr="005223F4" w:rsidRDefault="00033FCC" w:rsidP="00033FCC">
      <w:pPr>
        <w:pStyle w:val="XMLExcerpt"/>
        <w:rPr>
          <w:rFonts w:eastAsia="MS PGothic"/>
          <w:lang w:val="en-US"/>
        </w:rPr>
      </w:pPr>
      <w:r w:rsidRPr="005223F4">
        <w:rPr>
          <w:rFonts w:eastAsia="MS PGothic"/>
          <w:lang w:val="en-US"/>
        </w:rPr>
        <w:t xml:space="preserve">   </w:t>
      </w:r>
      <w:del w:id="19052" w:author="Steve Hanson" w:date="2012-02-24T11:06:00Z">
        <w:r w:rsidRPr="005223F4" w:rsidDel="00AE33D2">
          <w:rPr>
            <w:rFonts w:eastAsia="MS PGothic"/>
            <w:lang w:val="en-US"/>
          </w:rPr>
          <w:delText xml:space="preserve"> </w:delText>
        </w:r>
      </w:del>
      <w:r w:rsidRPr="005223F4">
        <w:rPr>
          <w:rFonts w:eastAsia="MS PGothic"/>
          <w:lang w:val="en-US"/>
        </w:rPr>
        <w:t xml:space="preserve"> </w:t>
      </w:r>
      <w:del w:id="19053" w:author="Steve Hanson" w:date="2012-02-24T11:06:00Z">
        <w:r w:rsidRPr="005223F4" w:rsidDel="00AE33D2">
          <w:rPr>
            <w:rFonts w:eastAsia="MS PGothic"/>
            <w:lang w:val="en-US"/>
          </w:rPr>
          <w:delText xml:space="preserve">  </w:delText>
        </w:r>
      </w:del>
      <w:r w:rsidRPr="005223F4">
        <w:rPr>
          <w:rFonts w:eastAsia="MS PGothic"/>
          <w:lang w:val="en-US"/>
        </w:rPr>
        <w:t>&lt;/xs:element&gt;</w:t>
      </w:r>
    </w:p>
    <w:p w14:paraId="2A7F63FA" w14:textId="77777777" w:rsidR="00033FCC" w:rsidRPr="005223F4" w:rsidRDefault="00033FCC" w:rsidP="00033FCC">
      <w:pPr>
        <w:pStyle w:val="XMLExcerpt"/>
        <w:rPr>
          <w:lang w:val="en-US"/>
        </w:rPr>
      </w:pPr>
      <w:r w:rsidRPr="005223F4">
        <w:rPr>
          <w:lang w:val="en-US"/>
        </w:rPr>
        <w:t xml:space="preserve">  &lt;/xs:sequence&gt; </w:t>
      </w:r>
      <w:r w:rsidRPr="005223F4">
        <w:rPr>
          <w:lang w:val="en-US"/>
        </w:rPr>
        <w:br/>
        <w:t>&lt;/xs:group&gt;</w:t>
      </w:r>
    </w:p>
    <w:p w14:paraId="742B2830" w14:textId="77777777" w:rsidR="00033FCC" w:rsidRPr="005223F4" w:rsidRDefault="00033FCC" w:rsidP="00427A6B">
      <w:pPr>
        <w:pStyle w:val="XMLExcerpt"/>
        <w:rPr>
          <w:lang w:val="en-US"/>
        </w:rPr>
      </w:pPr>
    </w:p>
    <w:p w14:paraId="36B1A662" w14:textId="786EB281" w:rsidR="005D5EB2" w:rsidRPr="005223F4" w:rsidDel="0098541C" w:rsidRDefault="005D5EB2" w:rsidP="005D5EB2">
      <w:pPr>
        <w:rPr>
          <w:del w:id="19054" w:author="mbeckerle" w:date="2012-04-22T21:10:00Z"/>
        </w:rPr>
      </w:pPr>
    </w:p>
    <w:p w14:paraId="5848DBA3" w14:textId="77777777" w:rsidR="005D5EB2" w:rsidRPr="005223F4" w:rsidRDefault="005D5EB2" w:rsidP="005D5EB2">
      <w:r w:rsidRPr="005223F4">
        <w:t xml:space="preserve">The above sequence contains logically only a single date element. </w:t>
      </w:r>
    </w:p>
    <w:p w14:paraId="7E1ED47A" w14:textId="49C2FC71" w:rsidR="005D5EB2" w:rsidRPr="005223F4" w:rsidDel="0098541C" w:rsidRDefault="005D5EB2">
      <w:pPr>
        <w:pStyle w:val="Heading1"/>
        <w:rPr>
          <w:del w:id="19055" w:author="mbeckerle" w:date="2012-04-22T21:10:00Z"/>
        </w:rPr>
        <w:pPrChange w:id="19056" w:author="mbeckerle" w:date="2013-01-20T17:01:00Z">
          <w:pPr/>
        </w:pPrChange>
      </w:pPr>
      <w:bookmarkStart w:id="19057" w:name="_Toc322911718"/>
      <w:bookmarkStart w:id="19058" w:name="_Toc322912257"/>
      <w:bookmarkStart w:id="19059" w:name="_Toc329093118"/>
      <w:bookmarkStart w:id="19060" w:name="_Toc332701631"/>
      <w:bookmarkStart w:id="19061" w:name="_Toc332701935"/>
      <w:bookmarkStart w:id="19062" w:name="_Toc332711734"/>
      <w:bookmarkStart w:id="19063" w:name="_Toc332712036"/>
      <w:bookmarkStart w:id="19064" w:name="_Toc332712337"/>
      <w:bookmarkStart w:id="19065" w:name="_Toc332724253"/>
      <w:bookmarkStart w:id="19066" w:name="_Toc332724553"/>
      <w:bookmarkStart w:id="19067" w:name="_Toc341102849"/>
      <w:bookmarkStart w:id="19068" w:name="_Toc347241584"/>
      <w:bookmarkStart w:id="19069" w:name="_Toc347744777"/>
      <w:bookmarkStart w:id="19070" w:name="_Toc348984560"/>
      <w:bookmarkStart w:id="19071" w:name="_Toc348984865"/>
      <w:bookmarkStart w:id="19072" w:name="_Toc349038029"/>
      <w:bookmarkStart w:id="19073" w:name="_Toc349038331"/>
      <w:bookmarkStart w:id="19074" w:name="_Toc349042822"/>
      <w:bookmarkStart w:id="19075" w:name="_Toc349642235"/>
      <w:bookmarkStart w:id="19076" w:name="_Toc351912944"/>
      <w:bookmarkStart w:id="19077" w:name="_Toc351914965"/>
      <w:bookmarkStart w:id="19078" w:name="_Toc351915431"/>
      <w:bookmarkStart w:id="19079" w:name="_Toc361231529"/>
      <w:bookmarkStart w:id="19080" w:name="_Toc361232055"/>
      <w:bookmarkStart w:id="19081" w:name="_Toc362445353"/>
      <w:bookmarkStart w:id="19082" w:name="_Toc362452104"/>
      <w:bookmarkStart w:id="19083" w:name="_Toc362452653"/>
      <w:bookmarkStart w:id="19084" w:name="_Toc362453006"/>
      <w:bookmarkStart w:id="19085" w:name="_Toc362453551"/>
      <w:bookmarkEnd w:id="19057"/>
      <w:bookmarkEnd w:id="19058"/>
      <w:bookmarkEnd w:id="19059"/>
      <w:bookmarkEnd w:id="19060"/>
      <w:bookmarkEnd w:id="19061"/>
      <w:bookmarkEnd w:id="19062"/>
      <w:bookmarkEnd w:id="19063"/>
      <w:bookmarkEnd w:id="19064"/>
      <w:bookmarkEnd w:id="19065"/>
      <w:bookmarkEnd w:id="19066"/>
      <w:bookmarkEnd w:id="19067"/>
      <w:bookmarkEnd w:id="19068"/>
      <w:bookmarkEnd w:id="19069"/>
      <w:bookmarkEnd w:id="19070"/>
      <w:bookmarkEnd w:id="19071"/>
      <w:bookmarkEnd w:id="19072"/>
      <w:bookmarkEnd w:id="19073"/>
      <w:bookmarkEnd w:id="19074"/>
      <w:bookmarkEnd w:id="19075"/>
      <w:bookmarkEnd w:id="19076"/>
      <w:bookmarkEnd w:id="19077"/>
      <w:bookmarkEnd w:id="19078"/>
      <w:bookmarkEnd w:id="19079"/>
      <w:bookmarkEnd w:id="19080"/>
      <w:bookmarkEnd w:id="19081"/>
      <w:bookmarkEnd w:id="19082"/>
      <w:bookmarkEnd w:id="19083"/>
      <w:bookmarkEnd w:id="19084"/>
      <w:bookmarkEnd w:id="19085"/>
    </w:p>
    <w:p w14:paraId="7FCA4B78" w14:textId="585B655F" w:rsidR="009B2357" w:rsidRPr="005223F4" w:rsidDel="0098541C" w:rsidRDefault="009B2357">
      <w:pPr>
        <w:pStyle w:val="Heading1"/>
        <w:rPr>
          <w:del w:id="19086" w:author="mbeckerle" w:date="2012-04-22T21:10:00Z"/>
        </w:rPr>
        <w:pPrChange w:id="19087" w:author="mbeckerle" w:date="2013-01-20T17:01:00Z">
          <w:pPr>
            <w:pStyle w:val="BulletList"/>
            <w:tabs>
              <w:tab w:val="clear" w:pos="360"/>
            </w:tabs>
            <w:ind w:left="0" w:firstLine="0"/>
          </w:pPr>
        </w:pPrChange>
      </w:pPr>
      <w:bookmarkStart w:id="19088" w:name="_Toc322911719"/>
      <w:bookmarkStart w:id="19089" w:name="_Toc322912258"/>
      <w:bookmarkStart w:id="19090" w:name="_Toc329093119"/>
      <w:bookmarkStart w:id="19091" w:name="_Toc332701632"/>
      <w:bookmarkStart w:id="19092" w:name="_Toc332701936"/>
      <w:bookmarkStart w:id="19093" w:name="_Toc332711735"/>
      <w:bookmarkStart w:id="19094" w:name="_Toc332712037"/>
      <w:bookmarkStart w:id="19095" w:name="_Toc332712338"/>
      <w:bookmarkStart w:id="19096" w:name="_Toc332724254"/>
      <w:bookmarkStart w:id="19097" w:name="_Toc332724554"/>
      <w:bookmarkStart w:id="19098" w:name="_Toc341102850"/>
      <w:bookmarkStart w:id="19099" w:name="_Toc347241585"/>
      <w:bookmarkStart w:id="19100" w:name="_Toc347744778"/>
      <w:bookmarkStart w:id="19101" w:name="_Toc348984561"/>
      <w:bookmarkStart w:id="19102" w:name="_Toc348984866"/>
      <w:bookmarkStart w:id="19103" w:name="_Toc349038030"/>
      <w:bookmarkStart w:id="19104" w:name="_Toc349038332"/>
      <w:bookmarkStart w:id="19105" w:name="_Toc349042823"/>
      <w:bookmarkStart w:id="19106" w:name="_Toc349642236"/>
      <w:bookmarkStart w:id="19107" w:name="_Toc351912945"/>
      <w:bookmarkStart w:id="19108" w:name="_Toc351914966"/>
      <w:bookmarkStart w:id="19109" w:name="_Toc351915432"/>
      <w:bookmarkStart w:id="19110" w:name="_Toc361231530"/>
      <w:bookmarkStart w:id="19111" w:name="_Toc361232056"/>
      <w:bookmarkStart w:id="19112" w:name="_Toc362445354"/>
      <w:bookmarkStart w:id="19113" w:name="_Toc362452105"/>
      <w:bookmarkStart w:id="19114" w:name="_Toc362452654"/>
      <w:bookmarkStart w:id="19115" w:name="_Toc362453007"/>
      <w:bookmarkStart w:id="19116" w:name="_Toc362453552"/>
      <w:bookmarkEnd w:id="19088"/>
      <w:bookmarkEnd w:id="19089"/>
      <w:bookmarkEnd w:id="19090"/>
      <w:bookmarkEnd w:id="19091"/>
      <w:bookmarkEnd w:id="19092"/>
      <w:bookmarkEnd w:id="19093"/>
      <w:bookmarkEnd w:id="19094"/>
      <w:bookmarkEnd w:id="19095"/>
      <w:bookmarkEnd w:id="19096"/>
      <w:bookmarkEnd w:id="19097"/>
      <w:bookmarkEnd w:id="19098"/>
      <w:bookmarkEnd w:id="19099"/>
      <w:bookmarkEnd w:id="19100"/>
      <w:bookmarkEnd w:id="19101"/>
      <w:bookmarkEnd w:id="19102"/>
      <w:bookmarkEnd w:id="19103"/>
      <w:bookmarkEnd w:id="19104"/>
      <w:bookmarkEnd w:id="19105"/>
      <w:bookmarkEnd w:id="19106"/>
      <w:bookmarkEnd w:id="19107"/>
      <w:bookmarkEnd w:id="19108"/>
      <w:bookmarkEnd w:id="19109"/>
      <w:bookmarkEnd w:id="19110"/>
      <w:bookmarkEnd w:id="19111"/>
      <w:bookmarkEnd w:id="19112"/>
      <w:bookmarkEnd w:id="19113"/>
      <w:bookmarkEnd w:id="19114"/>
      <w:bookmarkEnd w:id="19115"/>
      <w:bookmarkEnd w:id="19116"/>
    </w:p>
    <w:p w14:paraId="0EBE443E" w14:textId="77777777" w:rsidR="00FD3FDA" w:rsidRPr="005223F4" w:rsidRDefault="00FD3FDA" w:rsidP="009E142C">
      <w:pPr>
        <w:pStyle w:val="Heading1"/>
      </w:pPr>
      <w:bookmarkStart w:id="19117" w:name="_Toc234993996"/>
      <w:bookmarkStart w:id="19118" w:name="_Toc234994000"/>
      <w:bookmarkStart w:id="19119" w:name="_Toc184192066"/>
      <w:bookmarkStart w:id="19120" w:name="_Toc184210610"/>
      <w:bookmarkStart w:id="19121" w:name="_Toc184192068"/>
      <w:bookmarkStart w:id="19122" w:name="_Toc184210612"/>
      <w:bookmarkStart w:id="19123" w:name="_Toc184192078"/>
      <w:bookmarkStart w:id="19124" w:name="_Toc184210622"/>
      <w:bookmarkStart w:id="19125" w:name="_Toc184192081"/>
      <w:bookmarkStart w:id="19126" w:name="_Toc184210625"/>
      <w:bookmarkStart w:id="19127" w:name="_Toc184192089"/>
      <w:bookmarkStart w:id="19128" w:name="_Toc184210633"/>
      <w:bookmarkStart w:id="19129" w:name="_Ref161836873"/>
      <w:bookmarkStart w:id="19130" w:name="_Toc177399137"/>
      <w:bookmarkStart w:id="19131" w:name="_Toc175057424"/>
      <w:bookmarkStart w:id="19132" w:name="_Toc199516365"/>
      <w:bookmarkStart w:id="19133" w:name="_Toc194984026"/>
      <w:bookmarkStart w:id="19134" w:name="_Toc243112869"/>
      <w:bookmarkStart w:id="19135" w:name="_Ref250486450"/>
      <w:bookmarkStart w:id="19136" w:name="_Toc349042824"/>
      <w:bookmarkStart w:id="19137" w:name="_Toc362453553"/>
      <w:bookmarkStart w:id="19138" w:name="_Ref140941751"/>
      <w:bookmarkStart w:id="19139" w:name="_Ref140941755"/>
      <w:bookmarkEnd w:id="19117"/>
      <w:bookmarkEnd w:id="19118"/>
      <w:bookmarkEnd w:id="19119"/>
      <w:bookmarkEnd w:id="19120"/>
      <w:bookmarkEnd w:id="19121"/>
      <w:bookmarkEnd w:id="19122"/>
      <w:bookmarkEnd w:id="19123"/>
      <w:bookmarkEnd w:id="19124"/>
      <w:bookmarkEnd w:id="19125"/>
      <w:bookmarkEnd w:id="19126"/>
      <w:bookmarkEnd w:id="19127"/>
      <w:bookmarkEnd w:id="19128"/>
      <w:r w:rsidRPr="005223F4">
        <w:t>External Control of the DFDL Processor</w:t>
      </w:r>
      <w:bookmarkEnd w:id="19129"/>
      <w:bookmarkEnd w:id="19130"/>
      <w:bookmarkEnd w:id="19131"/>
      <w:bookmarkEnd w:id="19132"/>
      <w:bookmarkEnd w:id="19133"/>
      <w:bookmarkEnd w:id="19134"/>
      <w:bookmarkEnd w:id="19135"/>
      <w:bookmarkEnd w:id="19136"/>
      <w:bookmarkEnd w:id="19137"/>
    </w:p>
    <w:p w14:paraId="344CA590" w14:textId="77777777" w:rsidR="00FD3FDA" w:rsidRPr="005223F4" w:rsidRDefault="00764805" w:rsidP="00377AFF">
      <w:pPr>
        <w:pStyle w:val="nobreak"/>
      </w:pPr>
      <w:r w:rsidRPr="005223F4">
        <w:t xml:space="preserve">In addition to providing </w:t>
      </w:r>
      <w:r w:rsidR="00502173" w:rsidRPr="005223F4">
        <w:t xml:space="preserve">the DFDL schema and data to be </w:t>
      </w:r>
      <w:r w:rsidR="00EE3522" w:rsidRPr="005223F4">
        <w:t>parsed</w:t>
      </w:r>
      <w:r w:rsidR="00502173" w:rsidRPr="005223F4">
        <w:t xml:space="preserve"> or serialized, </w:t>
      </w:r>
      <w:r w:rsidR="004809A3" w:rsidRPr="005223F4">
        <w:t>DFDL Schemas can also be parameterized by external variables,.</w:t>
      </w:r>
    </w:p>
    <w:p w14:paraId="7B785123" w14:textId="0B1A7B81" w:rsidR="00764805" w:rsidRPr="005223F4" w:rsidDel="00C822C5" w:rsidRDefault="00764805" w:rsidP="00FD3FDA">
      <w:pPr>
        <w:pStyle w:val="nobreak"/>
        <w:rPr>
          <w:del w:id="19140" w:author="mbeckerle" w:date="2012-04-22T21:10:00Z"/>
        </w:rPr>
      </w:pPr>
    </w:p>
    <w:p w14:paraId="51CDA506" w14:textId="77777777" w:rsidR="00FD3FDA" w:rsidRPr="005223F4" w:rsidRDefault="00FD3FDA" w:rsidP="00FD3FDA">
      <w:pPr>
        <w:pStyle w:val="nobreak"/>
      </w:pPr>
      <w:r w:rsidRPr="005223F4">
        <w:t>DFDL processors can provide means to specify:</w:t>
      </w:r>
    </w:p>
    <w:p w14:paraId="5940B404" w14:textId="77777777" w:rsidR="00FD3FDA" w:rsidRPr="005223F4" w:rsidRDefault="0026778F" w:rsidP="00502173">
      <w:pPr>
        <w:pStyle w:val="ListNumber"/>
      </w:pPr>
      <w:r w:rsidRPr="005223F4">
        <w:t>T</w:t>
      </w:r>
      <w:r w:rsidR="00FD3FDA" w:rsidRPr="005223F4">
        <w:t>he data to be processed</w:t>
      </w:r>
      <w:r w:rsidR="00502173" w:rsidRPr="005223F4">
        <w:t>: a data stream when parsing or an infoset when unparsing.</w:t>
      </w:r>
    </w:p>
    <w:p w14:paraId="2246D951" w14:textId="77777777" w:rsidR="00FD3FDA" w:rsidRPr="005223F4" w:rsidRDefault="0026778F" w:rsidP="00F56E15">
      <w:pPr>
        <w:pStyle w:val="ListNumber"/>
      </w:pPr>
      <w:r w:rsidRPr="005223F4">
        <w:t>T</w:t>
      </w:r>
      <w:r w:rsidR="00FD3FDA" w:rsidRPr="005223F4">
        <w:t>he DFDL schema to be used</w:t>
      </w:r>
    </w:p>
    <w:p w14:paraId="130BC66E" w14:textId="77777777" w:rsidR="00FD3FDA" w:rsidRPr="005223F4" w:rsidRDefault="0026778F" w:rsidP="00E60028">
      <w:pPr>
        <w:pStyle w:val="ListNumber"/>
      </w:pPr>
      <w:r w:rsidRPr="005223F4">
        <w:t>T</w:t>
      </w:r>
      <w:r w:rsidR="00FD3FDA" w:rsidRPr="005223F4">
        <w:t xml:space="preserve">he </w:t>
      </w:r>
      <w:r w:rsidR="00151BC6" w:rsidRPr="005223F4">
        <w:rPr>
          <w:i/>
          <w:iCs/>
        </w:rPr>
        <w:t>distinguished root node</w:t>
      </w:r>
      <w:r w:rsidR="00151BC6" w:rsidRPr="005223F4">
        <w:t xml:space="preserve"> </w:t>
      </w:r>
      <w:r w:rsidR="00FD3FDA" w:rsidRPr="005223F4">
        <w:t>element declaration to be used (specifying both name of element and namespace of that name)</w:t>
      </w:r>
    </w:p>
    <w:p w14:paraId="45C820CF" w14:textId="77777777" w:rsidR="00824E85" w:rsidRPr="005223F4" w:rsidRDefault="0026778F" w:rsidP="00F56E15">
      <w:pPr>
        <w:pStyle w:val="ListNumber"/>
      </w:pPr>
      <w:r w:rsidRPr="005223F4">
        <w:t>V</w:t>
      </w:r>
      <w:r w:rsidR="00824E85" w:rsidRPr="005223F4">
        <w:t>alues for external variables</w:t>
      </w:r>
    </w:p>
    <w:p w14:paraId="299F7D8B" w14:textId="1200B47F" w:rsidR="00502173" w:rsidRPr="005223F4" w:rsidDel="00C822C5" w:rsidRDefault="00502173" w:rsidP="00FD3FDA">
      <w:pPr>
        <w:rPr>
          <w:del w:id="19141" w:author="mbeckerle" w:date="2012-04-22T21:10:00Z"/>
        </w:rPr>
      </w:pPr>
    </w:p>
    <w:p w14:paraId="669FF6E4" w14:textId="77777777" w:rsidR="00FD3FDA" w:rsidRPr="005223F4" w:rsidRDefault="00FD3FDA" w:rsidP="00502173">
      <w:r w:rsidRPr="005223F4">
        <w:t xml:space="preserve">Notice also that like any </w:t>
      </w:r>
      <w:r w:rsidR="007F5736" w:rsidRPr="005223F4">
        <w:t>XML schema</w:t>
      </w:r>
      <w:r w:rsidRPr="005223F4">
        <w:t xml:space="preserve"> a DFDL schema can have multiple top-level element declarations, so </w:t>
      </w:r>
      <w:r w:rsidR="00502173" w:rsidRPr="005223F4">
        <w:t>the distinguished root node</w:t>
      </w:r>
      <w:r w:rsidRPr="005223F4">
        <w:t xml:space="preserve"> is necessary to indicate which of these top-level element declarations is to be the starting point for processing data. The</w:t>
      </w:r>
      <w:r w:rsidR="00502173" w:rsidRPr="005223F4">
        <w:t xml:space="preserve"> distinguished root node</w:t>
      </w:r>
      <w:r w:rsidRPr="005223F4">
        <w:t xml:space="preserve"> may be omitted if the DFDL schema contains only one top-level element declaration. </w:t>
      </w:r>
    </w:p>
    <w:p w14:paraId="21CF67EA" w14:textId="77777777" w:rsidR="00FD3FDA" w:rsidRPr="005223F4" w:rsidRDefault="00FD3FDA" w:rsidP="0068063B">
      <w:r w:rsidRPr="005223F4">
        <w:t xml:space="preserve">The mechanism by which a DFDL processor is controlled is not specified by this standard.  For example, command line DFDL processors may use command line options, but DFDL processors embedded in other kinds of software systems may need other mechanisms. </w:t>
      </w:r>
    </w:p>
    <w:p w14:paraId="2CD242BE" w14:textId="77777777" w:rsidR="00EE66E5" w:rsidRPr="005223F4" w:rsidRDefault="00EE66E5" w:rsidP="009E142C">
      <w:pPr>
        <w:pStyle w:val="Heading1"/>
      </w:pPr>
      <w:bookmarkStart w:id="19142" w:name="_Toc177399138"/>
      <w:bookmarkStart w:id="19143" w:name="_Toc175057425"/>
      <w:bookmarkStart w:id="19144" w:name="_Toc199516366"/>
      <w:bookmarkStart w:id="19145" w:name="_Toc194984027"/>
      <w:bookmarkStart w:id="19146" w:name="_Toc243112870"/>
      <w:bookmarkStart w:id="19147" w:name="_Toc349042825"/>
      <w:bookmarkStart w:id="19148" w:name="_Toc362453554"/>
      <w:r w:rsidRPr="005223F4">
        <w:t>Built-in Specifications</w:t>
      </w:r>
      <w:bookmarkEnd w:id="19138"/>
      <w:bookmarkEnd w:id="19139"/>
      <w:bookmarkEnd w:id="19142"/>
      <w:bookmarkEnd w:id="19143"/>
      <w:bookmarkEnd w:id="19144"/>
      <w:bookmarkEnd w:id="19145"/>
      <w:bookmarkEnd w:id="19146"/>
      <w:bookmarkEnd w:id="19147"/>
      <w:bookmarkEnd w:id="19148"/>
    </w:p>
    <w:p w14:paraId="1957387C" w14:textId="7105CF5A" w:rsidR="002713E5" w:rsidRPr="005223F4" w:rsidDel="00C822C5" w:rsidRDefault="002713E5" w:rsidP="007F327C">
      <w:pPr>
        <w:rPr>
          <w:del w:id="19149" w:author="mbeckerle" w:date="2012-04-22T21:10:00Z"/>
        </w:rPr>
      </w:pPr>
      <w:r w:rsidRPr="005223F4">
        <w:t xml:space="preserve">For convenience, a standard set of named DFDL format definitions </w:t>
      </w:r>
      <w:r w:rsidR="007F327C" w:rsidRPr="005223F4">
        <w:t xml:space="preserve">may be </w:t>
      </w:r>
      <w:r w:rsidRPr="005223F4">
        <w:t xml:space="preserve">provided with DFDL processors. These built-in format definitions </w:t>
      </w:r>
      <w:r w:rsidR="007F327C" w:rsidRPr="005223F4">
        <w:t xml:space="preserve">may </w:t>
      </w:r>
      <w:r w:rsidRPr="005223F4">
        <w:t>be imported by DFDL schema authors.</w:t>
      </w:r>
      <w:del w:id="19150" w:author="mbeckerle" w:date="2012-04-22T21:11:00Z">
        <w:r w:rsidRPr="005223F4" w:rsidDel="00C822C5">
          <w:delText xml:space="preserve"> </w:delText>
        </w:r>
      </w:del>
    </w:p>
    <w:p w14:paraId="421EAF22" w14:textId="51FCF9BE" w:rsidR="002713E5" w:rsidRPr="005223F4" w:rsidRDefault="002713E5" w:rsidP="002713E5">
      <w:del w:id="19151" w:author="mbeckerle" w:date="2012-04-22T21:10:00Z">
        <w:r w:rsidRPr="005223F4" w:rsidDel="00C822C5">
          <w:delText xml:space="preserve"> </w:delText>
        </w:r>
      </w:del>
    </w:p>
    <w:p w14:paraId="2E318D22" w14:textId="77777777" w:rsidR="004337E8" w:rsidRPr="005223F4" w:rsidRDefault="004337E8" w:rsidP="009E142C">
      <w:pPr>
        <w:pStyle w:val="Heading1"/>
      </w:pPr>
      <w:bookmarkStart w:id="19152" w:name="_Toc349042826"/>
      <w:bookmarkStart w:id="19153" w:name="_Toc362453555"/>
      <w:r w:rsidRPr="005223F4">
        <w:t>Conformance</w:t>
      </w:r>
      <w:bookmarkEnd w:id="19152"/>
      <w:bookmarkEnd w:id="19153"/>
    </w:p>
    <w:p w14:paraId="3E002CC4" w14:textId="06F0AE07" w:rsidR="00030C06" w:rsidRPr="005223F4" w:rsidDel="00C822C5" w:rsidRDefault="00030C06" w:rsidP="00030C06">
      <w:pPr>
        <w:pStyle w:val="nobreak"/>
        <w:rPr>
          <w:del w:id="19154" w:author="mbeckerle" w:date="2012-04-22T21:11:00Z"/>
        </w:rPr>
      </w:pPr>
    </w:p>
    <w:p w14:paraId="27C225C2" w14:textId="77777777" w:rsidR="00030C06" w:rsidRPr="005223F4" w:rsidRDefault="00030C06" w:rsidP="00A47042">
      <w:pPr>
        <w:pStyle w:val="nobreak"/>
      </w:pPr>
      <w:r w:rsidRPr="005223F4">
        <w:t xml:space="preserve">DFDL conformance can be claimed for </w:t>
      </w:r>
      <w:r w:rsidR="00A47042" w:rsidRPr="005223F4">
        <w:t xml:space="preserve">schema </w:t>
      </w:r>
      <w:r w:rsidRPr="005223F4">
        <w:t>documents and for processors</w:t>
      </w:r>
    </w:p>
    <w:p w14:paraId="5E2F530D" w14:textId="5A50FF9C" w:rsidR="00030C06" w:rsidRPr="005223F4" w:rsidDel="00C822C5" w:rsidRDefault="00030C06" w:rsidP="00030C06">
      <w:pPr>
        <w:rPr>
          <w:del w:id="19155" w:author="mbeckerle" w:date="2012-04-22T21:11:00Z"/>
        </w:rPr>
      </w:pPr>
    </w:p>
    <w:p w14:paraId="5891EFD0" w14:textId="77777777" w:rsidR="00030C06" w:rsidRPr="005223F4" w:rsidRDefault="001C2CED" w:rsidP="00030C06">
      <w:r w:rsidRPr="005223F4">
        <w:t xml:space="preserve">A schema document conforms to this specification if it conforms to the subset of XML Schema 1.0 defined in section </w:t>
      </w:r>
      <w:r w:rsidRPr="005223F4">
        <w:fldChar w:fldCharType="begin"/>
      </w:r>
      <w:r w:rsidRPr="005223F4">
        <w:instrText xml:space="preserve"> REF _Ref273529945 \r \h </w:instrText>
      </w:r>
      <w:r w:rsidRPr="005223F4">
        <w:fldChar w:fldCharType="separate"/>
      </w:r>
      <w:ins w:id="19156" w:author="mbeckerle" w:date="2013-07-10T14:54:00Z">
        <w:r w:rsidR="008B68D7">
          <w:t>5.1</w:t>
        </w:r>
      </w:ins>
      <w:del w:id="19157" w:author="mbeckerle" w:date="2013-07-10T14:51:00Z">
        <w:r w:rsidR="00D04199" w:rsidDel="00D9274F">
          <w:rPr>
            <w:cs/>
          </w:rPr>
          <w:delText>‎</w:delText>
        </w:r>
        <w:r w:rsidR="00D04199" w:rsidDel="00D9274F">
          <w:delText>5.1</w:delText>
        </w:r>
      </w:del>
      <w:r w:rsidRPr="005223F4">
        <w:fldChar w:fldCharType="end"/>
      </w:r>
      <w:r w:rsidRPr="005223F4">
        <w:t xml:space="preserve"> </w:t>
      </w:r>
      <w:r w:rsidRPr="005223F4">
        <w:fldChar w:fldCharType="begin"/>
      </w:r>
      <w:r w:rsidRPr="005223F4">
        <w:instrText xml:space="preserve"> REF _Ref273529953 \h </w:instrText>
      </w:r>
      <w:r w:rsidRPr="005223F4">
        <w:fldChar w:fldCharType="separate"/>
      </w:r>
      <w:r w:rsidR="008B68D7" w:rsidRPr="005223F4">
        <w:t>DFDL Subset of XML Schema</w:t>
      </w:r>
      <w:r w:rsidRPr="005223F4">
        <w:fldChar w:fldCharType="end"/>
      </w:r>
      <w:r w:rsidRPr="005223F4">
        <w:t xml:space="preserve"> and consists of components which individually and collectively satisfy all the relevant constraints specified in this document.</w:t>
      </w:r>
    </w:p>
    <w:p w14:paraId="71A9F373" w14:textId="706ADEEF" w:rsidR="001C2CED" w:rsidRPr="005223F4" w:rsidDel="00C822C5" w:rsidRDefault="001C2CED" w:rsidP="00030C06">
      <w:pPr>
        <w:rPr>
          <w:del w:id="19158" w:author="mbeckerle" w:date="2012-04-22T21:11:00Z"/>
        </w:rPr>
      </w:pPr>
    </w:p>
    <w:p w14:paraId="1FED6A68" w14:textId="77777777" w:rsidR="00C235F1" w:rsidRPr="005223F4" w:rsidRDefault="00C235F1" w:rsidP="00BE1FD3">
      <w:r w:rsidRPr="005223F4">
        <w:t xml:space="preserve">Conformance may be claimed separately for a DFDL parser, a DFDL </w:t>
      </w:r>
      <w:r w:rsidR="00BE1FD3">
        <w:t>unparser</w:t>
      </w:r>
      <w:r w:rsidRPr="005223F4">
        <w:t xml:space="preserve"> or a </w:t>
      </w:r>
      <w:r w:rsidR="00FE201B">
        <w:t xml:space="preserve">DFDL </w:t>
      </w:r>
      <w:r w:rsidRPr="005223F4">
        <w:t xml:space="preserve">processor that parses and </w:t>
      </w:r>
      <w:r w:rsidR="00BE1FD3">
        <w:t>unparses</w:t>
      </w:r>
      <w:r w:rsidRPr="005223F4">
        <w:t xml:space="preserve">. </w:t>
      </w:r>
    </w:p>
    <w:p w14:paraId="7217D359" w14:textId="4EF759CE" w:rsidR="0073703F" w:rsidRPr="005223F4" w:rsidDel="00C822C5" w:rsidRDefault="0073703F" w:rsidP="00C235F1">
      <w:pPr>
        <w:rPr>
          <w:del w:id="19159" w:author="mbeckerle" w:date="2012-04-22T21:11:00Z"/>
        </w:rPr>
      </w:pPr>
    </w:p>
    <w:p w14:paraId="1713E6AF" w14:textId="77777777" w:rsidR="00C235F1" w:rsidRPr="005223F4" w:rsidRDefault="00C235F1" w:rsidP="00C235F1">
      <w:pPr>
        <w:numPr>
          <w:ilvl w:val="0"/>
          <w:numId w:val="100"/>
        </w:numPr>
      </w:pPr>
      <w:r w:rsidRPr="005223F4">
        <w:t xml:space="preserve">A </w:t>
      </w:r>
      <w:r w:rsidR="00BE1FD3">
        <w:t xml:space="preserve">DFDL </w:t>
      </w:r>
      <w:r w:rsidRPr="005223F4">
        <w:t xml:space="preserve">processor claiming conformance MUST identify the level </w:t>
      </w:r>
      <w:r w:rsidR="0073703F" w:rsidRPr="005223F4">
        <w:t xml:space="preserve">of conformance </w:t>
      </w:r>
      <w:r w:rsidRPr="005223F4">
        <w:t>and version</w:t>
      </w:r>
      <w:r w:rsidR="0073703F" w:rsidRPr="005223F4">
        <w:t xml:space="preserve"> specification claimed.</w:t>
      </w:r>
    </w:p>
    <w:p w14:paraId="71858A08" w14:textId="77777777" w:rsidR="0073703F" w:rsidRPr="005223F4" w:rsidRDefault="007B050B" w:rsidP="00BE1FD3">
      <w:pPr>
        <w:numPr>
          <w:ilvl w:val="0"/>
          <w:numId w:val="100"/>
        </w:numPr>
      </w:pPr>
      <w:r w:rsidRPr="005223F4">
        <w:t xml:space="preserve">A </w:t>
      </w:r>
      <w:r w:rsidR="00324742" w:rsidRPr="005223F4">
        <w:t>minimal conforming</w:t>
      </w:r>
      <w:r w:rsidR="00BE1FD3">
        <w:t xml:space="preserve"> DFDL</w:t>
      </w:r>
      <w:r w:rsidRPr="005223F4">
        <w:t xml:space="preserve"> processor conforms to this specification when it implements</w:t>
      </w:r>
      <w:r w:rsidR="0073703F" w:rsidRPr="005223F4">
        <w:t xml:space="preserve"> all</w:t>
      </w:r>
      <w:r w:rsidRPr="005223F4">
        <w:t xml:space="preserve"> the non-optional feat</w:t>
      </w:r>
      <w:r w:rsidR="003318C8" w:rsidRPr="005223F4">
        <w:t>ures</w:t>
      </w:r>
      <w:r w:rsidRPr="005223F4">
        <w:t xml:space="preserve"> defined in this document.</w:t>
      </w:r>
      <w:r w:rsidR="003318C8" w:rsidRPr="005223F4">
        <w:t xml:space="preserve"> </w:t>
      </w:r>
    </w:p>
    <w:p w14:paraId="2B0D5988" w14:textId="77777777" w:rsidR="0073703F" w:rsidRPr="005223F4" w:rsidRDefault="0073703F" w:rsidP="00BE1FD3">
      <w:pPr>
        <w:numPr>
          <w:ilvl w:val="0"/>
          <w:numId w:val="100"/>
        </w:numPr>
      </w:pPr>
      <w:r w:rsidRPr="005223F4">
        <w:t>A</w:t>
      </w:r>
      <w:ins w:id="19160" w:author="Steve Hanson" w:date="2012-02-24T11:28:00Z">
        <w:r w:rsidR="006A53D2">
          <w:t>n</w:t>
        </w:r>
      </w:ins>
      <w:r w:rsidRPr="005223F4">
        <w:t xml:space="preserve"> extended conforming </w:t>
      </w:r>
      <w:r w:rsidR="00BE1FD3">
        <w:t xml:space="preserve">DFDL </w:t>
      </w:r>
      <w:r w:rsidRPr="005223F4">
        <w:t xml:space="preserve">processor conforms to the specification when it implements all the non-optional features and some of the optional features defined in this document.  </w:t>
      </w:r>
    </w:p>
    <w:p w14:paraId="3A307D5D" w14:textId="77777777" w:rsidR="0073703F" w:rsidRPr="005223F4" w:rsidRDefault="003318C8" w:rsidP="00BE1FD3">
      <w:pPr>
        <w:numPr>
          <w:ilvl w:val="0"/>
          <w:numId w:val="100"/>
        </w:numPr>
      </w:pPr>
      <w:r w:rsidRPr="005223F4">
        <w:t xml:space="preserve">A </w:t>
      </w:r>
      <w:r w:rsidR="0073703F" w:rsidRPr="005223F4">
        <w:t xml:space="preserve">fully </w:t>
      </w:r>
      <w:r w:rsidR="00324742" w:rsidRPr="005223F4">
        <w:t>conforming</w:t>
      </w:r>
      <w:r w:rsidRPr="005223F4">
        <w:t xml:space="preserve"> </w:t>
      </w:r>
      <w:r w:rsidR="00BE1FD3">
        <w:t xml:space="preserve">DFDL </w:t>
      </w:r>
      <w:r w:rsidRPr="005223F4">
        <w:t xml:space="preserve">processor </w:t>
      </w:r>
      <w:r w:rsidR="00CE7AEA" w:rsidRPr="005223F4">
        <w:t xml:space="preserve">conforms to the </w:t>
      </w:r>
      <w:r w:rsidRPr="005223F4">
        <w:t xml:space="preserve">specification when it implements all the features defined in this document. </w:t>
      </w:r>
      <w:r w:rsidR="007B050B" w:rsidRPr="005223F4">
        <w:t xml:space="preserve"> </w:t>
      </w:r>
    </w:p>
    <w:p w14:paraId="71463325" w14:textId="023D0BBB" w:rsidR="00BE1FD3" w:rsidDel="00C822C5" w:rsidRDefault="00BE1FD3" w:rsidP="0073703F">
      <w:pPr>
        <w:rPr>
          <w:del w:id="19161" w:author="mbeckerle" w:date="2012-04-22T21:11:00Z"/>
        </w:rPr>
      </w:pPr>
    </w:p>
    <w:p w14:paraId="2D2514E5" w14:textId="1FE9ACA4" w:rsidR="0073703F" w:rsidRDefault="00BE1FD3" w:rsidP="0073703F">
      <w:r w:rsidRPr="005223F4">
        <w:t>See</w:t>
      </w:r>
      <w:ins w:id="19162" w:author="mbeckerle" w:date="2012-04-22T21:11:00Z">
        <w:r w:rsidR="00C822C5">
          <w:t xml:space="preserve"> Section</w:t>
        </w:r>
      </w:ins>
      <w:r w:rsidRPr="005223F4">
        <w:t xml:space="preserve"> </w:t>
      </w:r>
      <w:r w:rsidRPr="005223F4">
        <w:fldChar w:fldCharType="begin"/>
      </w:r>
      <w:r w:rsidRPr="005223F4">
        <w:instrText xml:space="preserve"> REF _Ref273530851 \r \h </w:instrText>
      </w:r>
      <w:r w:rsidRPr="005223F4">
        <w:fldChar w:fldCharType="separate"/>
      </w:r>
      <w:ins w:id="19163" w:author="mbeckerle" w:date="2013-07-10T14:54:00Z">
        <w:r w:rsidR="008B68D7">
          <w:t>21</w:t>
        </w:r>
      </w:ins>
      <w:del w:id="19164" w:author="mbeckerle" w:date="2013-07-10T14:51:00Z">
        <w:r w:rsidR="00D04199" w:rsidDel="00D9274F">
          <w:rPr>
            <w:cs/>
          </w:rPr>
          <w:delText>‎</w:delText>
        </w:r>
        <w:r w:rsidR="00D04199" w:rsidDel="00D9274F">
          <w:delText>21</w:delText>
        </w:r>
      </w:del>
      <w:r w:rsidRPr="005223F4">
        <w:fldChar w:fldCharType="end"/>
      </w:r>
      <w:r w:rsidRPr="005223F4">
        <w:t xml:space="preserve"> </w:t>
      </w:r>
      <w:r w:rsidRPr="005223F4">
        <w:fldChar w:fldCharType="begin"/>
      </w:r>
      <w:r w:rsidRPr="005223F4">
        <w:instrText xml:space="preserve"> REF _Ref273530851 \h </w:instrText>
      </w:r>
      <w:r w:rsidRPr="005223F4">
        <w:fldChar w:fldCharType="separate"/>
      </w:r>
      <w:r w:rsidR="008B68D7" w:rsidRPr="005223F4">
        <w:t>Optional DFDL Features</w:t>
      </w:r>
      <w:r w:rsidRPr="005223F4">
        <w:fldChar w:fldCharType="end"/>
      </w:r>
      <w:r w:rsidRPr="005223F4">
        <w:t xml:space="preserve"> </w:t>
      </w:r>
      <w:del w:id="19165" w:author="mbeckerle" w:date="2012-04-22T21:11:00Z">
        <w:r w:rsidRPr="005223F4" w:rsidDel="00C822C5">
          <w:delText xml:space="preserve"> </w:delText>
        </w:r>
      </w:del>
      <w:r w:rsidRPr="005223F4">
        <w:t>for the list of optional feature</w:t>
      </w:r>
    </w:p>
    <w:p w14:paraId="029F51D0" w14:textId="7AF7BAE1" w:rsidR="00BE1FD3" w:rsidRPr="005223F4" w:rsidDel="00C822C5" w:rsidRDefault="00BE1FD3" w:rsidP="0073703F">
      <w:pPr>
        <w:rPr>
          <w:del w:id="19166" w:author="mbeckerle" w:date="2012-04-22T21:11:00Z"/>
        </w:rPr>
      </w:pPr>
    </w:p>
    <w:p w14:paraId="35124A04" w14:textId="77777777" w:rsidR="00350318" w:rsidRPr="005223F4" w:rsidRDefault="00350318" w:rsidP="0073703F">
      <w:r w:rsidRPr="005223F4">
        <w:t>It is the intention of the DFDL Work Group to provide a conformance test suit to help verify conformance with this specification..</w:t>
      </w:r>
    </w:p>
    <w:p w14:paraId="19AE50CD" w14:textId="0CC9418E" w:rsidR="00350318" w:rsidRPr="005223F4" w:rsidDel="00C822C5" w:rsidRDefault="00350318">
      <w:pPr>
        <w:pStyle w:val="Heading1"/>
        <w:rPr>
          <w:del w:id="19167" w:author="mbeckerle" w:date="2012-04-22T21:11:00Z"/>
        </w:rPr>
        <w:pPrChange w:id="19168" w:author="mbeckerle" w:date="2013-01-20T17:01:00Z">
          <w:pPr/>
        </w:pPrChange>
      </w:pPr>
      <w:bookmarkStart w:id="19169" w:name="_Toc322911723"/>
      <w:bookmarkStart w:id="19170" w:name="_Toc322912262"/>
      <w:bookmarkStart w:id="19171" w:name="_Toc329093123"/>
      <w:bookmarkStart w:id="19172" w:name="_Toc332701636"/>
      <w:bookmarkStart w:id="19173" w:name="_Toc332701940"/>
      <w:bookmarkStart w:id="19174" w:name="_Toc332711739"/>
      <w:bookmarkStart w:id="19175" w:name="_Toc332712041"/>
      <w:bookmarkStart w:id="19176" w:name="_Toc332712342"/>
      <w:bookmarkStart w:id="19177" w:name="_Toc332724258"/>
      <w:bookmarkStart w:id="19178" w:name="_Toc332724558"/>
      <w:bookmarkStart w:id="19179" w:name="_Toc341102854"/>
      <w:bookmarkStart w:id="19180" w:name="_Toc347241589"/>
      <w:bookmarkStart w:id="19181" w:name="_Toc347744782"/>
      <w:bookmarkStart w:id="19182" w:name="_Toc348984565"/>
      <w:bookmarkStart w:id="19183" w:name="_Toc348984870"/>
      <w:bookmarkStart w:id="19184" w:name="_Toc349038034"/>
      <w:bookmarkStart w:id="19185" w:name="_Toc349038336"/>
      <w:bookmarkStart w:id="19186" w:name="_Toc349042827"/>
      <w:bookmarkStart w:id="19187" w:name="_Toc349642240"/>
      <w:bookmarkStart w:id="19188" w:name="_Toc351912949"/>
      <w:bookmarkStart w:id="19189" w:name="_Toc351914970"/>
      <w:bookmarkStart w:id="19190" w:name="_Toc351915436"/>
      <w:bookmarkStart w:id="19191" w:name="_Toc361231534"/>
      <w:bookmarkStart w:id="19192" w:name="_Toc361232060"/>
      <w:bookmarkStart w:id="19193" w:name="_Toc362445358"/>
      <w:bookmarkStart w:id="19194" w:name="_Toc362452109"/>
      <w:bookmarkStart w:id="19195" w:name="_Toc362452658"/>
      <w:bookmarkStart w:id="19196" w:name="_Toc362453011"/>
      <w:bookmarkStart w:id="19197" w:name="_Toc362453556"/>
      <w:bookmarkEnd w:id="19169"/>
      <w:bookmarkEnd w:id="19170"/>
      <w:bookmarkEnd w:id="19171"/>
      <w:bookmarkEnd w:id="19172"/>
      <w:bookmarkEnd w:id="19173"/>
      <w:bookmarkEnd w:id="19174"/>
      <w:bookmarkEnd w:id="19175"/>
      <w:bookmarkEnd w:id="19176"/>
      <w:bookmarkEnd w:id="19177"/>
      <w:bookmarkEnd w:id="19178"/>
      <w:bookmarkEnd w:id="19179"/>
      <w:bookmarkEnd w:id="19180"/>
      <w:bookmarkEnd w:id="19181"/>
      <w:bookmarkEnd w:id="19182"/>
      <w:bookmarkEnd w:id="19183"/>
      <w:bookmarkEnd w:id="19184"/>
      <w:bookmarkEnd w:id="19185"/>
      <w:bookmarkEnd w:id="19186"/>
      <w:bookmarkEnd w:id="19187"/>
      <w:bookmarkEnd w:id="19188"/>
      <w:bookmarkEnd w:id="19189"/>
      <w:bookmarkEnd w:id="19190"/>
      <w:bookmarkEnd w:id="19191"/>
      <w:bookmarkEnd w:id="19192"/>
      <w:bookmarkEnd w:id="19193"/>
      <w:bookmarkEnd w:id="19194"/>
      <w:bookmarkEnd w:id="19195"/>
      <w:bookmarkEnd w:id="19196"/>
      <w:bookmarkEnd w:id="19197"/>
    </w:p>
    <w:p w14:paraId="4F5E8EAE" w14:textId="77777777" w:rsidR="003318C8" w:rsidRPr="005223F4" w:rsidRDefault="003318C8" w:rsidP="009E142C">
      <w:pPr>
        <w:pStyle w:val="Heading1"/>
      </w:pPr>
      <w:bookmarkStart w:id="19198" w:name="_Ref273530851"/>
      <w:bookmarkStart w:id="19199" w:name="_Toc349042828"/>
      <w:bookmarkStart w:id="19200" w:name="_Toc362453557"/>
      <w:r w:rsidRPr="005223F4">
        <w:t xml:space="preserve">Optional </w:t>
      </w:r>
      <w:r w:rsidR="00350318" w:rsidRPr="005223F4">
        <w:t xml:space="preserve">DFDL </w:t>
      </w:r>
      <w:r w:rsidRPr="005223F4">
        <w:t>Features</w:t>
      </w:r>
      <w:bookmarkEnd w:id="19198"/>
      <w:bookmarkEnd w:id="19199"/>
      <w:bookmarkEnd w:id="19200"/>
    </w:p>
    <w:p w14:paraId="79948A9D" w14:textId="6290DB07" w:rsidR="003318C8" w:rsidRPr="005223F4" w:rsidDel="00C822C5" w:rsidRDefault="003318C8" w:rsidP="003318C8">
      <w:pPr>
        <w:pStyle w:val="nobreak"/>
        <w:rPr>
          <w:del w:id="19201" w:author="mbeckerle" w:date="2012-04-22T21:11:00Z"/>
        </w:rPr>
      </w:pPr>
    </w:p>
    <w:p w14:paraId="5296AE55" w14:textId="4A4F8487" w:rsidR="003318C8" w:rsidRPr="005223F4" w:rsidRDefault="00050432" w:rsidP="00050432">
      <w:r w:rsidRPr="00050432">
        <w:rPr>
          <w:lang w:val="en-GB"/>
        </w:rPr>
        <w:t>The following table lists the features of the DFDL language that are considered optional for DFDL processor implementations.</w:t>
      </w:r>
      <w:ins w:id="19202" w:author="mbeckerle" w:date="2012-07-03T15:28:00Z">
        <w:r w:rsidR="002E5012">
          <w:rPr>
            <w:lang w:val="en-GB"/>
          </w:rPr>
          <w:t xml:space="preserve"> This list admits very small subsets of the full DFDL specification. For example</w:t>
        </w:r>
      </w:ins>
      <w:ins w:id="19203" w:author="mbeckerle" w:date="2012-07-03T15:29:00Z">
        <w:r w:rsidR="002E5012">
          <w:rPr>
            <w:lang w:val="en-GB"/>
          </w:rPr>
          <w:t>, a binary-only subset without any expressions or variables is specifically allowed</w:t>
        </w:r>
      </w:ins>
      <w:ins w:id="19204" w:author="Steve Hanson" w:date="2012-08-10T10:40:00Z">
        <w:r w:rsidR="000208A7">
          <w:rPr>
            <w:lang w:val="en-GB"/>
          </w:rPr>
          <w:t>.</w:t>
        </w:r>
      </w:ins>
      <w:ins w:id="19205" w:author="mbeckerle" w:date="2012-07-03T15:29:00Z">
        <w:del w:id="19206" w:author="Steve Hanson" w:date="2012-08-10T10:40:00Z">
          <w:r w:rsidR="002E5012" w:rsidDel="000208A7">
            <w:rPr>
              <w:lang w:val="en-GB"/>
            </w:rPr>
            <w:delText>:</w:delText>
          </w:r>
        </w:del>
      </w:ins>
    </w:p>
    <w:p w14:paraId="79AAD21C" w14:textId="6A2F985F" w:rsidR="00350318" w:rsidRPr="005223F4" w:rsidDel="00C822C5" w:rsidRDefault="00350318" w:rsidP="00350318">
      <w:pPr>
        <w:autoSpaceDE w:val="0"/>
        <w:autoSpaceDN w:val="0"/>
        <w:adjustRightInd w:val="0"/>
        <w:rPr>
          <w:del w:id="19207" w:author="mbeckerle" w:date="2012-04-22T21:11:00Z"/>
          <w:rFonts w:ascii="Tms Rmn" w:eastAsia="MS Mincho" w:hAnsi="Tms Rmn"/>
          <w:sz w:val="24"/>
          <w:szCs w:val="24"/>
          <w:lang w:eastAsia="ja-JP"/>
        </w:rPr>
      </w:pPr>
    </w:p>
    <w:tbl>
      <w:tblPr>
        <w:tblW w:w="4683" w:type="pct"/>
        <w:tblLayout w:type="fixed"/>
        <w:tblCellMar>
          <w:left w:w="0" w:type="dxa"/>
          <w:right w:w="0" w:type="dxa"/>
        </w:tblCellMar>
        <w:tblLook w:val="00A0" w:firstRow="1" w:lastRow="0" w:firstColumn="1" w:lastColumn="0" w:noHBand="0" w:noVBand="0"/>
      </w:tblPr>
      <w:tblGrid>
        <w:gridCol w:w="3068"/>
        <w:gridCol w:w="5039"/>
      </w:tblGrid>
      <w:tr w:rsidR="00E90C68" w:rsidRPr="005223F4" w14:paraId="6F974988" w14:textId="77777777" w:rsidTr="000208A7">
        <w:tc>
          <w:tcPr>
            <w:tcW w:w="1892" w:type="pct"/>
            <w:tcBorders>
              <w:top w:val="single" w:sz="6" w:space="0" w:color="auto"/>
              <w:left w:val="single" w:sz="6" w:space="0" w:color="auto"/>
              <w:bottom w:val="single" w:sz="6" w:space="0" w:color="auto"/>
              <w:right w:val="single" w:sz="6" w:space="0" w:color="auto"/>
            </w:tcBorders>
            <w:shd w:val="clear" w:color="auto" w:fill="F2F2F2" w:themeFill="background1" w:themeFillShade="F2"/>
          </w:tcPr>
          <w:p w14:paraId="294B7735" w14:textId="77777777" w:rsidR="00E90C68" w:rsidRPr="005223F4" w:rsidRDefault="00E90C68">
            <w:pPr>
              <w:keepNext/>
              <w:keepLines/>
              <w:autoSpaceDE w:val="0"/>
              <w:autoSpaceDN w:val="0"/>
              <w:adjustRightInd w:val="0"/>
              <w:ind w:left="15"/>
              <w:rPr>
                <w:rFonts w:ascii="Helv" w:eastAsia="MS Mincho" w:hAnsi="Helv" w:cs="Helv"/>
                <w:b/>
                <w:bCs/>
                <w:color w:val="000000"/>
                <w:lang w:eastAsia="ja-JP"/>
              </w:rPr>
            </w:pPr>
            <w:r w:rsidRPr="005223F4">
              <w:rPr>
                <w:rFonts w:ascii="Helv" w:eastAsia="MS Mincho" w:hAnsi="Helv" w:cs="Helv"/>
                <w:b/>
                <w:bCs/>
                <w:color w:val="000000"/>
                <w:lang w:eastAsia="ja-JP"/>
              </w:rPr>
              <w:t>Feature</w:t>
            </w:r>
          </w:p>
        </w:tc>
        <w:tc>
          <w:tcPr>
            <w:tcW w:w="3108" w:type="pct"/>
            <w:tcBorders>
              <w:top w:val="single" w:sz="6" w:space="0" w:color="auto"/>
              <w:left w:val="single" w:sz="6" w:space="0" w:color="auto"/>
              <w:bottom w:val="single" w:sz="6" w:space="0" w:color="auto"/>
              <w:right w:val="single" w:sz="6" w:space="0" w:color="auto"/>
            </w:tcBorders>
            <w:shd w:val="clear" w:color="auto" w:fill="F2F2F2" w:themeFill="background1" w:themeFillShade="F2"/>
          </w:tcPr>
          <w:p w14:paraId="4F28E99F" w14:textId="77777777" w:rsidR="00E90C68" w:rsidRPr="005223F4" w:rsidRDefault="00E90C68">
            <w:pPr>
              <w:keepNext/>
              <w:keepLines/>
              <w:autoSpaceDE w:val="0"/>
              <w:autoSpaceDN w:val="0"/>
              <w:adjustRightInd w:val="0"/>
              <w:ind w:left="15"/>
              <w:rPr>
                <w:rFonts w:ascii="Helv" w:eastAsia="MS Mincho" w:hAnsi="Helv" w:cs="Helv"/>
                <w:b/>
                <w:bCs/>
                <w:color w:val="000000"/>
                <w:lang w:eastAsia="ja-JP"/>
              </w:rPr>
            </w:pPr>
            <w:r w:rsidRPr="005223F4">
              <w:rPr>
                <w:rFonts w:ascii="Helv" w:eastAsia="MS Mincho" w:hAnsi="Helv" w:cs="Helv"/>
                <w:b/>
                <w:bCs/>
                <w:color w:val="000000"/>
                <w:lang w:eastAsia="ja-JP"/>
              </w:rPr>
              <w:t>Detection</w:t>
            </w:r>
          </w:p>
        </w:tc>
      </w:tr>
      <w:tr w:rsidR="00E90C68" w:rsidRPr="005223F4" w14:paraId="7A891FF1" w14:textId="77777777">
        <w:tc>
          <w:tcPr>
            <w:tcW w:w="1892" w:type="pct"/>
            <w:tcBorders>
              <w:top w:val="single" w:sz="6" w:space="0" w:color="auto"/>
              <w:left w:val="single" w:sz="6" w:space="0" w:color="auto"/>
              <w:bottom w:val="single" w:sz="6" w:space="0" w:color="auto"/>
              <w:right w:val="single" w:sz="6" w:space="0" w:color="auto"/>
            </w:tcBorders>
          </w:tcPr>
          <w:p w14:paraId="19ECDF45" w14:textId="77777777" w:rsidR="00E90C68" w:rsidRPr="004E5AFD" w:rsidRDefault="00E90C68">
            <w:pPr>
              <w:keepNext/>
              <w:keepLines/>
              <w:autoSpaceDE w:val="0"/>
              <w:autoSpaceDN w:val="0"/>
              <w:adjustRightInd w:val="0"/>
              <w:ind w:left="15"/>
              <w:rPr>
                <w:rFonts w:eastAsia="MS Mincho" w:cs="Arial"/>
                <w:color w:val="000000"/>
                <w:lang w:eastAsia="ja-JP"/>
              </w:rPr>
            </w:pPr>
            <w:r w:rsidRPr="004E5AFD">
              <w:rPr>
                <w:rFonts w:eastAsia="MS Mincho" w:cs="Arial"/>
                <w:color w:val="000000"/>
                <w:lang w:eastAsia="ja-JP"/>
              </w:rPr>
              <w:t xml:space="preserve">Validation </w:t>
            </w:r>
          </w:p>
        </w:tc>
        <w:tc>
          <w:tcPr>
            <w:tcW w:w="3108" w:type="pct"/>
            <w:tcBorders>
              <w:top w:val="single" w:sz="6" w:space="0" w:color="auto"/>
              <w:left w:val="single" w:sz="6" w:space="0" w:color="auto"/>
              <w:bottom w:val="single" w:sz="6" w:space="0" w:color="auto"/>
              <w:right w:val="single" w:sz="6" w:space="0" w:color="auto"/>
            </w:tcBorders>
          </w:tcPr>
          <w:p w14:paraId="2F3E0D18" w14:textId="77777777" w:rsidR="00E90C68" w:rsidRPr="004E5AFD" w:rsidRDefault="00E90C68">
            <w:pPr>
              <w:keepNext/>
              <w:keepLines/>
              <w:autoSpaceDE w:val="0"/>
              <w:autoSpaceDN w:val="0"/>
              <w:adjustRightInd w:val="0"/>
              <w:ind w:left="15"/>
              <w:rPr>
                <w:rFonts w:eastAsia="MS Mincho" w:cs="Arial"/>
                <w:color w:val="000000"/>
                <w:lang w:eastAsia="ja-JP"/>
              </w:rPr>
            </w:pPr>
            <w:r w:rsidRPr="004E5AFD">
              <w:rPr>
                <w:rFonts w:eastAsia="MS Mincho" w:cs="Arial"/>
                <w:color w:val="000000"/>
                <w:lang w:eastAsia="ja-JP"/>
              </w:rPr>
              <w:t>External switch</w:t>
            </w:r>
          </w:p>
        </w:tc>
      </w:tr>
      <w:tr w:rsidR="002E5012" w:rsidRPr="002E5012" w14:paraId="493A19A6" w14:textId="77777777" w:rsidTr="004C4665">
        <w:trPr>
          <w:ins w:id="19208" w:author="mbeckerle" w:date="2012-07-03T15:30:00Z"/>
        </w:trPr>
        <w:tc>
          <w:tcPr>
            <w:tcW w:w="1892" w:type="pct"/>
            <w:tcBorders>
              <w:top w:val="single" w:sz="6" w:space="0" w:color="auto"/>
              <w:left w:val="single" w:sz="6" w:space="0" w:color="auto"/>
              <w:bottom w:val="single" w:sz="6" w:space="0" w:color="auto"/>
              <w:right w:val="single" w:sz="6" w:space="0" w:color="auto"/>
            </w:tcBorders>
          </w:tcPr>
          <w:p w14:paraId="3752AEA3" w14:textId="77777777" w:rsidR="002E5012" w:rsidRPr="002E5012" w:rsidRDefault="002E5012" w:rsidP="004C4665">
            <w:pPr>
              <w:keepNext/>
              <w:keepLines/>
              <w:autoSpaceDE w:val="0"/>
              <w:autoSpaceDN w:val="0"/>
              <w:adjustRightInd w:val="0"/>
              <w:ind w:left="15"/>
              <w:rPr>
                <w:ins w:id="19209" w:author="mbeckerle" w:date="2012-07-03T15:30:00Z"/>
                <w:rFonts w:eastAsia="MS Mincho" w:cs="Arial"/>
                <w:color w:val="000000"/>
                <w:lang w:eastAsia="ja-JP"/>
              </w:rPr>
            </w:pPr>
            <w:ins w:id="19210" w:author="mbeckerle" w:date="2012-07-03T15:30:00Z">
              <w:r w:rsidRPr="002E5012">
                <w:rPr>
                  <w:rFonts w:eastAsia="MS Mincho" w:cs="Arial"/>
                  <w:color w:val="000000"/>
                  <w:lang w:eastAsia="ja-JP"/>
                </w:rPr>
                <w:t xml:space="preserve">Named Formats </w:t>
              </w:r>
            </w:ins>
          </w:p>
        </w:tc>
        <w:tc>
          <w:tcPr>
            <w:tcW w:w="3108" w:type="pct"/>
            <w:tcBorders>
              <w:top w:val="single" w:sz="6" w:space="0" w:color="auto"/>
              <w:left w:val="single" w:sz="6" w:space="0" w:color="auto"/>
              <w:bottom w:val="single" w:sz="6" w:space="0" w:color="auto"/>
              <w:right w:val="single" w:sz="6" w:space="0" w:color="auto"/>
            </w:tcBorders>
          </w:tcPr>
          <w:p w14:paraId="7A026719" w14:textId="77777777" w:rsidR="002E5012" w:rsidRPr="002E5012" w:rsidRDefault="002E5012" w:rsidP="004C4665">
            <w:pPr>
              <w:keepNext/>
              <w:keepLines/>
              <w:autoSpaceDE w:val="0"/>
              <w:autoSpaceDN w:val="0"/>
              <w:adjustRightInd w:val="0"/>
              <w:ind w:left="15"/>
              <w:rPr>
                <w:ins w:id="19211" w:author="mbeckerle" w:date="2012-07-03T15:30:00Z"/>
                <w:rFonts w:eastAsia="MS Mincho" w:cs="Arial"/>
                <w:color w:val="000000"/>
                <w:lang w:eastAsia="ja-JP"/>
              </w:rPr>
            </w:pPr>
            <w:ins w:id="19212" w:author="mbeckerle" w:date="2012-07-03T15:30:00Z">
              <w:r w:rsidRPr="002E5012">
                <w:rPr>
                  <w:rFonts w:eastAsia="MS Mincho" w:cs="Arial"/>
                  <w:color w:val="000000"/>
                  <w:lang w:eastAsia="ja-JP"/>
                </w:rPr>
                <w:t xml:space="preserve">dfdl:defineFormat or dfdl:ref </w:t>
              </w:r>
            </w:ins>
          </w:p>
        </w:tc>
      </w:tr>
      <w:tr w:rsidR="002E5012" w:rsidRPr="002E5012" w14:paraId="0D9CF3E8" w14:textId="77777777" w:rsidTr="004C4665">
        <w:trPr>
          <w:ins w:id="19213" w:author="mbeckerle" w:date="2012-07-03T15:30:00Z"/>
        </w:trPr>
        <w:tc>
          <w:tcPr>
            <w:tcW w:w="1892" w:type="pct"/>
            <w:tcBorders>
              <w:top w:val="single" w:sz="6" w:space="0" w:color="auto"/>
              <w:left w:val="single" w:sz="6" w:space="0" w:color="auto"/>
              <w:bottom w:val="single" w:sz="6" w:space="0" w:color="auto"/>
              <w:right w:val="single" w:sz="6" w:space="0" w:color="auto"/>
            </w:tcBorders>
          </w:tcPr>
          <w:p w14:paraId="54F6E0FA" w14:textId="77777777" w:rsidR="002E5012" w:rsidRPr="002E5012" w:rsidRDefault="002E5012" w:rsidP="004C4665">
            <w:pPr>
              <w:keepNext/>
              <w:keepLines/>
              <w:autoSpaceDE w:val="0"/>
              <w:autoSpaceDN w:val="0"/>
              <w:adjustRightInd w:val="0"/>
              <w:ind w:left="15"/>
              <w:rPr>
                <w:ins w:id="19214" w:author="mbeckerle" w:date="2012-07-03T15:30:00Z"/>
                <w:rFonts w:eastAsia="MS Mincho" w:cs="Arial"/>
                <w:color w:val="000000"/>
                <w:lang w:eastAsia="ja-JP"/>
              </w:rPr>
            </w:pPr>
            <w:ins w:id="19215" w:author="mbeckerle" w:date="2012-07-03T15:30:00Z">
              <w:r w:rsidRPr="002E5012">
                <w:rPr>
                  <w:rFonts w:eastAsia="MS Mincho" w:cs="Arial"/>
                  <w:color w:val="000000"/>
                  <w:lang w:eastAsia="ja-JP"/>
                </w:rPr>
                <w:t xml:space="preserve">Choices </w:t>
              </w:r>
            </w:ins>
          </w:p>
        </w:tc>
        <w:tc>
          <w:tcPr>
            <w:tcW w:w="3108" w:type="pct"/>
            <w:tcBorders>
              <w:top w:val="single" w:sz="6" w:space="0" w:color="auto"/>
              <w:left w:val="single" w:sz="6" w:space="0" w:color="auto"/>
              <w:bottom w:val="single" w:sz="6" w:space="0" w:color="auto"/>
              <w:right w:val="single" w:sz="6" w:space="0" w:color="auto"/>
            </w:tcBorders>
          </w:tcPr>
          <w:p w14:paraId="1E21B156" w14:textId="77777777" w:rsidR="002E5012" w:rsidRPr="002E5012" w:rsidRDefault="002E5012" w:rsidP="004C4665">
            <w:pPr>
              <w:keepNext/>
              <w:keepLines/>
              <w:autoSpaceDE w:val="0"/>
              <w:autoSpaceDN w:val="0"/>
              <w:adjustRightInd w:val="0"/>
              <w:ind w:left="15"/>
              <w:rPr>
                <w:ins w:id="19216" w:author="mbeckerle" w:date="2012-07-03T15:30:00Z"/>
                <w:rFonts w:eastAsia="MS Mincho" w:cs="Arial"/>
                <w:color w:val="000000"/>
                <w:lang w:eastAsia="ja-JP"/>
              </w:rPr>
            </w:pPr>
            <w:ins w:id="19217" w:author="mbeckerle" w:date="2012-07-03T15:30:00Z">
              <w:r w:rsidRPr="002E5012">
                <w:rPr>
                  <w:rFonts w:eastAsia="MS Mincho" w:cs="Arial"/>
                  <w:color w:val="000000"/>
                  <w:lang w:eastAsia="ja-JP"/>
                </w:rPr>
                <w:t xml:space="preserve">xs:choice in xsd </w:t>
              </w:r>
            </w:ins>
          </w:p>
        </w:tc>
      </w:tr>
      <w:tr w:rsidR="002E5012" w:rsidRPr="002E5012" w14:paraId="453119FE" w14:textId="77777777" w:rsidTr="004C4665">
        <w:trPr>
          <w:ins w:id="19218" w:author="mbeckerle" w:date="2012-07-03T15:30:00Z"/>
        </w:trPr>
        <w:tc>
          <w:tcPr>
            <w:tcW w:w="1892" w:type="pct"/>
            <w:tcBorders>
              <w:top w:val="single" w:sz="6" w:space="0" w:color="auto"/>
              <w:left w:val="single" w:sz="6" w:space="0" w:color="auto"/>
              <w:bottom w:val="single" w:sz="6" w:space="0" w:color="auto"/>
              <w:right w:val="single" w:sz="6" w:space="0" w:color="auto"/>
            </w:tcBorders>
          </w:tcPr>
          <w:p w14:paraId="5945BF94" w14:textId="77777777" w:rsidR="002E5012" w:rsidRPr="002E5012" w:rsidRDefault="002E5012" w:rsidP="004C4665">
            <w:pPr>
              <w:keepNext/>
              <w:keepLines/>
              <w:autoSpaceDE w:val="0"/>
              <w:autoSpaceDN w:val="0"/>
              <w:adjustRightInd w:val="0"/>
              <w:ind w:left="15"/>
              <w:rPr>
                <w:ins w:id="19219" w:author="mbeckerle" w:date="2012-07-03T15:30:00Z"/>
                <w:rFonts w:eastAsia="MS Mincho" w:cs="Arial"/>
                <w:color w:val="000000"/>
                <w:lang w:eastAsia="ja-JP"/>
              </w:rPr>
            </w:pPr>
            <w:ins w:id="19220" w:author="mbeckerle" w:date="2012-07-03T15:30:00Z">
              <w:r w:rsidRPr="002E5012">
                <w:rPr>
                  <w:rFonts w:eastAsia="MS Mincho" w:cs="Arial"/>
                  <w:color w:val="000000"/>
                  <w:lang w:eastAsia="ja-JP"/>
                </w:rPr>
                <w:t xml:space="preserve">Arrays where size not known in advance </w:t>
              </w:r>
            </w:ins>
          </w:p>
        </w:tc>
        <w:tc>
          <w:tcPr>
            <w:tcW w:w="3108" w:type="pct"/>
            <w:tcBorders>
              <w:top w:val="single" w:sz="6" w:space="0" w:color="auto"/>
              <w:left w:val="single" w:sz="6" w:space="0" w:color="auto"/>
              <w:bottom w:val="single" w:sz="6" w:space="0" w:color="auto"/>
              <w:right w:val="single" w:sz="6" w:space="0" w:color="auto"/>
            </w:tcBorders>
          </w:tcPr>
          <w:p w14:paraId="63D388B9" w14:textId="77777777" w:rsidR="002E5012" w:rsidRPr="002E5012" w:rsidRDefault="002E5012" w:rsidP="004C4665">
            <w:pPr>
              <w:keepNext/>
              <w:keepLines/>
              <w:autoSpaceDE w:val="0"/>
              <w:autoSpaceDN w:val="0"/>
              <w:adjustRightInd w:val="0"/>
              <w:ind w:left="15"/>
              <w:rPr>
                <w:ins w:id="19221" w:author="mbeckerle" w:date="2012-07-03T15:30:00Z"/>
                <w:rFonts w:eastAsia="MS Mincho" w:cs="Arial"/>
                <w:color w:val="000000"/>
                <w:lang w:eastAsia="ja-JP"/>
              </w:rPr>
            </w:pPr>
            <w:ins w:id="19222" w:author="mbeckerle" w:date="2012-07-03T15:30:00Z">
              <w:r w:rsidRPr="002E5012">
                <w:rPr>
                  <w:rFonts w:eastAsia="MS Mincho" w:cs="Arial"/>
                  <w:color w:val="000000"/>
                  <w:lang w:eastAsia="ja-JP"/>
                </w:rPr>
                <w:t xml:space="preserve">dfdl:occursCountKind 'implicit', 'parsed', 'stopValue' </w:t>
              </w:r>
            </w:ins>
          </w:p>
        </w:tc>
      </w:tr>
      <w:tr w:rsidR="002E5012" w:rsidRPr="002E5012" w14:paraId="4144E694" w14:textId="77777777" w:rsidTr="004C4665">
        <w:trPr>
          <w:ins w:id="19223" w:author="mbeckerle" w:date="2012-07-03T15:30:00Z"/>
        </w:trPr>
        <w:tc>
          <w:tcPr>
            <w:tcW w:w="1892" w:type="pct"/>
            <w:tcBorders>
              <w:top w:val="single" w:sz="6" w:space="0" w:color="auto"/>
              <w:left w:val="single" w:sz="6" w:space="0" w:color="auto"/>
              <w:bottom w:val="single" w:sz="6" w:space="0" w:color="auto"/>
              <w:right w:val="single" w:sz="6" w:space="0" w:color="auto"/>
            </w:tcBorders>
          </w:tcPr>
          <w:p w14:paraId="07BEF7A0" w14:textId="77777777" w:rsidR="002E5012" w:rsidRPr="002E5012" w:rsidRDefault="002E5012" w:rsidP="004C4665">
            <w:pPr>
              <w:keepNext/>
              <w:keepLines/>
              <w:autoSpaceDE w:val="0"/>
              <w:autoSpaceDN w:val="0"/>
              <w:adjustRightInd w:val="0"/>
              <w:ind w:left="15"/>
              <w:rPr>
                <w:ins w:id="19224" w:author="mbeckerle" w:date="2012-07-03T15:30:00Z"/>
                <w:rFonts w:eastAsia="MS Mincho" w:cs="Arial"/>
                <w:color w:val="000000"/>
                <w:lang w:eastAsia="ja-JP"/>
              </w:rPr>
            </w:pPr>
            <w:ins w:id="19225" w:author="mbeckerle" w:date="2012-07-03T15:30:00Z">
              <w:r w:rsidRPr="002E5012">
                <w:rPr>
                  <w:rFonts w:eastAsia="MS Mincho" w:cs="Arial"/>
                  <w:color w:val="000000"/>
                  <w:lang w:eastAsia="ja-JP"/>
                </w:rPr>
                <w:t xml:space="preserve">Expressions </w:t>
              </w:r>
            </w:ins>
          </w:p>
        </w:tc>
        <w:tc>
          <w:tcPr>
            <w:tcW w:w="3108" w:type="pct"/>
            <w:tcBorders>
              <w:top w:val="single" w:sz="6" w:space="0" w:color="auto"/>
              <w:left w:val="single" w:sz="6" w:space="0" w:color="auto"/>
              <w:bottom w:val="single" w:sz="6" w:space="0" w:color="auto"/>
              <w:right w:val="single" w:sz="6" w:space="0" w:color="auto"/>
            </w:tcBorders>
          </w:tcPr>
          <w:p w14:paraId="442E5A24" w14:textId="2C77152C" w:rsidR="002E5012" w:rsidRPr="002E5012" w:rsidRDefault="002E5012">
            <w:pPr>
              <w:keepNext/>
              <w:keepLines/>
              <w:autoSpaceDE w:val="0"/>
              <w:autoSpaceDN w:val="0"/>
              <w:adjustRightInd w:val="0"/>
              <w:ind w:left="15"/>
              <w:rPr>
                <w:ins w:id="19226" w:author="mbeckerle" w:date="2012-07-03T15:30:00Z"/>
                <w:rFonts w:eastAsia="MS Mincho" w:cs="Arial"/>
                <w:color w:val="000000"/>
                <w:lang w:eastAsia="ja-JP"/>
              </w:rPr>
              <w:pPrChange w:id="19227" w:author="mbeckerle" w:date="2013-07-11T18:37:00Z">
                <w:pPr>
                  <w:keepNext/>
                  <w:keepLines/>
                  <w:numPr>
                    <w:numId w:val="8"/>
                  </w:numPr>
                  <w:tabs>
                    <w:tab w:val="num" w:pos="1080"/>
                  </w:tabs>
                  <w:autoSpaceDE w:val="0"/>
                  <w:autoSpaceDN w:val="0"/>
                  <w:adjustRightInd w:val="0"/>
                  <w:ind w:left="15" w:hanging="360"/>
                </w:pPr>
              </w:pPrChange>
            </w:pPr>
            <w:ins w:id="19228" w:author="mbeckerle" w:date="2012-07-03T15:30:00Z">
              <w:r w:rsidRPr="002E5012">
                <w:rPr>
                  <w:rFonts w:eastAsia="MS Mincho" w:cs="Arial"/>
                  <w:color w:val="000000"/>
                  <w:lang w:eastAsia="ja-JP"/>
                </w:rPr>
                <w:t>Use of a DFDL expression in any property value</w:t>
              </w:r>
            </w:ins>
          </w:p>
        </w:tc>
      </w:tr>
      <w:tr w:rsidR="002E5012" w:rsidRPr="002E5012" w14:paraId="474B4C35" w14:textId="77777777" w:rsidTr="004C4665">
        <w:trPr>
          <w:ins w:id="19229" w:author="mbeckerle" w:date="2012-07-03T15:30:00Z"/>
        </w:trPr>
        <w:tc>
          <w:tcPr>
            <w:tcW w:w="1892" w:type="pct"/>
            <w:tcBorders>
              <w:top w:val="single" w:sz="6" w:space="0" w:color="auto"/>
              <w:left w:val="single" w:sz="6" w:space="0" w:color="auto"/>
              <w:bottom w:val="single" w:sz="6" w:space="0" w:color="auto"/>
              <w:right w:val="single" w:sz="6" w:space="0" w:color="auto"/>
            </w:tcBorders>
          </w:tcPr>
          <w:p w14:paraId="0B4E8AE5" w14:textId="77777777" w:rsidR="002E5012" w:rsidRPr="002E5012" w:rsidRDefault="002E5012" w:rsidP="004C4665">
            <w:pPr>
              <w:keepNext/>
              <w:keepLines/>
              <w:autoSpaceDE w:val="0"/>
              <w:autoSpaceDN w:val="0"/>
              <w:adjustRightInd w:val="0"/>
              <w:ind w:left="15"/>
              <w:rPr>
                <w:ins w:id="19230" w:author="mbeckerle" w:date="2012-07-03T15:30:00Z"/>
                <w:rFonts w:eastAsia="MS Mincho" w:cs="Arial"/>
                <w:color w:val="000000"/>
                <w:lang w:eastAsia="ja-JP"/>
              </w:rPr>
            </w:pPr>
            <w:ins w:id="19231" w:author="mbeckerle" w:date="2012-07-03T15:30:00Z">
              <w:r w:rsidRPr="002E5012">
                <w:rPr>
                  <w:rFonts w:eastAsia="MS Mincho" w:cs="Arial"/>
                  <w:color w:val="000000"/>
                  <w:lang w:eastAsia="ja-JP"/>
                </w:rPr>
                <w:t>End of parent</w:t>
              </w:r>
            </w:ins>
          </w:p>
        </w:tc>
        <w:tc>
          <w:tcPr>
            <w:tcW w:w="3108" w:type="pct"/>
            <w:tcBorders>
              <w:top w:val="single" w:sz="6" w:space="0" w:color="auto"/>
              <w:left w:val="single" w:sz="6" w:space="0" w:color="auto"/>
              <w:bottom w:val="single" w:sz="6" w:space="0" w:color="auto"/>
              <w:right w:val="single" w:sz="6" w:space="0" w:color="auto"/>
            </w:tcBorders>
          </w:tcPr>
          <w:p w14:paraId="5F331F79" w14:textId="77777777" w:rsidR="002E5012" w:rsidRPr="002E5012" w:rsidRDefault="002E5012" w:rsidP="004C4665">
            <w:pPr>
              <w:keepNext/>
              <w:keepLines/>
              <w:autoSpaceDE w:val="0"/>
              <w:autoSpaceDN w:val="0"/>
              <w:adjustRightInd w:val="0"/>
              <w:ind w:left="15"/>
              <w:rPr>
                <w:ins w:id="19232" w:author="mbeckerle" w:date="2012-07-03T15:30:00Z"/>
                <w:rFonts w:eastAsia="MS Mincho" w:cs="Arial"/>
                <w:color w:val="000000"/>
                <w:lang w:eastAsia="ja-JP"/>
              </w:rPr>
            </w:pPr>
            <w:ins w:id="19233" w:author="mbeckerle" w:date="2012-07-03T15:30:00Z">
              <w:r w:rsidRPr="002E5012">
                <w:rPr>
                  <w:rFonts w:eastAsia="MS Mincho" w:cs="Arial"/>
                  <w:color w:val="000000"/>
                  <w:lang w:eastAsia="ja-JP"/>
                </w:rPr>
                <w:t>dfdl:lengthKind = "endOfParent"</w:t>
              </w:r>
            </w:ins>
          </w:p>
        </w:tc>
      </w:tr>
      <w:tr w:rsidR="00E90C68" w:rsidRPr="005223F4" w14:paraId="008E1DEA" w14:textId="77777777">
        <w:tc>
          <w:tcPr>
            <w:tcW w:w="1892" w:type="pct"/>
            <w:tcBorders>
              <w:top w:val="single" w:sz="6" w:space="0" w:color="auto"/>
              <w:left w:val="single" w:sz="6" w:space="0" w:color="auto"/>
              <w:bottom w:val="single" w:sz="6" w:space="0" w:color="auto"/>
              <w:right w:val="single" w:sz="6" w:space="0" w:color="auto"/>
            </w:tcBorders>
          </w:tcPr>
          <w:p w14:paraId="799B52AA" w14:textId="77777777" w:rsidR="00E90C68" w:rsidRPr="004E5AFD" w:rsidRDefault="00E90C68">
            <w:pPr>
              <w:keepNext/>
              <w:keepLines/>
              <w:autoSpaceDE w:val="0"/>
              <w:autoSpaceDN w:val="0"/>
              <w:adjustRightInd w:val="0"/>
              <w:ind w:left="15"/>
              <w:rPr>
                <w:rFonts w:eastAsia="MS Mincho" w:cs="Arial"/>
                <w:color w:val="000000"/>
                <w:lang w:eastAsia="ja-JP"/>
              </w:rPr>
            </w:pPr>
            <w:r w:rsidRPr="004E5AFD">
              <w:rPr>
                <w:rFonts w:eastAsia="MS Mincho" w:cs="Arial"/>
                <w:color w:val="000000"/>
                <w:lang w:eastAsia="ja-JP"/>
              </w:rPr>
              <w:t xml:space="preserve">Simple type restrictions </w:t>
            </w:r>
          </w:p>
        </w:tc>
        <w:tc>
          <w:tcPr>
            <w:tcW w:w="3108" w:type="pct"/>
            <w:tcBorders>
              <w:top w:val="single" w:sz="6" w:space="0" w:color="auto"/>
              <w:left w:val="single" w:sz="6" w:space="0" w:color="auto"/>
              <w:bottom w:val="single" w:sz="6" w:space="0" w:color="auto"/>
              <w:right w:val="single" w:sz="6" w:space="0" w:color="auto"/>
            </w:tcBorders>
          </w:tcPr>
          <w:p w14:paraId="56BF362C" w14:textId="77777777" w:rsidR="00E90C68" w:rsidRPr="004E5AFD" w:rsidRDefault="00E90C68">
            <w:pPr>
              <w:keepNext/>
              <w:keepLines/>
              <w:autoSpaceDE w:val="0"/>
              <w:autoSpaceDN w:val="0"/>
              <w:adjustRightInd w:val="0"/>
              <w:ind w:left="15"/>
              <w:rPr>
                <w:rFonts w:eastAsia="MS Mincho" w:cs="Arial"/>
                <w:color w:val="000000"/>
                <w:lang w:eastAsia="ja-JP"/>
              </w:rPr>
            </w:pPr>
            <w:r w:rsidRPr="004E5AFD">
              <w:rPr>
                <w:rFonts w:eastAsia="MS Mincho" w:cs="Arial"/>
                <w:color w:val="000000"/>
                <w:lang w:eastAsia="ja-JP"/>
              </w:rPr>
              <w:t>xs:simpleType in xsd</w:t>
            </w:r>
          </w:p>
        </w:tc>
      </w:tr>
      <w:tr w:rsidR="002E5012" w:rsidRPr="002E5012" w14:paraId="6C4775F9" w14:textId="77777777" w:rsidTr="004C4665">
        <w:trPr>
          <w:ins w:id="19234" w:author="mbeckerle" w:date="2012-07-03T15:31:00Z"/>
        </w:trPr>
        <w:tc>
          <w:tcPr>
            <w:tcW w:w="1892" w:type="pct"/>
            <w:tcBorders>
              <w:top w:val="single" w:sz="6" w:space="0" w:color="auto"/>
              <w:left w:val="single" w:sz="6" w:space="0" w:color="auto"/>
              <w:bottom w:val="single" w:sz="6" w:space="0" w:color="auto"/>
              <w:right w:val="single" w:sz="6" w:space="0" w:color="auto"/>
            </w:tcBorders>
          </w:tcPr>
          <w:p w14:paraId="0B9F84A6" w14:textId="77777777" w:rsidR="002E5012" w:rsidRPr="002E5012" w:rsidRDefault="002E5012" w:rsidP="004C4665">
            <w:pPr>
              <w:keepNext/>
              <w:keepLines/>
              <w:autoSpaceDE w:val="0"/>
              <w:autoSpaceDN w:val="0"/>
              <w:adjustRightInd w:val="0"/>
              <w:ind w:left="15"/>
              <w:rPr>
                <w:ins w:id="19235" w:author="mbeckerle" w:date="2012-07-03T15:31:00Z"/>
                <w:rFonts w:eastAsia="MS Mincho" w:cs="Arial"/>
                <w:color w:val="000000"/>
                <w:lang w:eastAsia="ja-JP"/>
              </w:rPr>
            </w:pPr>
            <w:ins w:id="19236" w:author="mbeckerle" w:date="2012-07-03T15:31:00Z">
              <w:r w:rsidRPr="002E5012">
                <w:rPr>
                  <w:rFonts w:eastAsia="MS Mincho" w:cs="Arial"/>
                  <w:color w:val="000000"/>
                  <w:lang w:eastAsia="ja-JP"/>
                </w:rPr>
                <w:t xml:space="preserve">Text representation for types other than String </w:t>
              </w:r>
            </w:ins>
          </w:p>
        </w:tc>
        <w:tc>
          <w:tcPr>
            <w:tcW w:w="3108" w:type="pct"/>
            <w:tcBorders>
              <w:top w:val="single" w:sz="6" w:space="0" w:color="auto"/>
              <w:left w:val="single" w:sz="6" w:space="0" w:color="auto"/>
              <w:bottom w:val="single" w:sz="6" w:space="0" w:color="auto"/>
              <w:right w:val="single" w:sz="6" w:space="0" w:color="auto"/>
            </w:tcBorders>
          </w:tcPr>
          <w:p w14:paraId="01B08769" w14:textId="77777777" w:rsidR="002E5012" w:rsidRPr="002E5012" w:rsidRDefault="002E5012" w:rsidP="004C4665">
            <w:pPr>
              <w:keepNext/>
              <w:keepLines/>
              <w:autoSpaceDE w:val="0"/>
              <w:autoSpaceDN w:val="0"/>
              <w:adjustRightInd w:val="0"/>
              <w:ind w:left="15"/>
              <w:rPr>
                <w:ins w:id="19237" w:author="mbeckerle" w:date="2012-07-03T15:31:00Z"/>
                <w:rFonts w:eastAsia="MS Mincho" w:cs="Arial"/>
                <w:color w:val="000000"/>
                <w:lang w:eastAsia="ja-JP"/>
              </w:rPr>
            </w:pPr>
            <w:ins w:id="19238" w:author="mbeckerle" w:date="2012-07-03T15:31:00Z">
              <w:r w:rsidRPr="002E5012">
                <w:rPr>
                  <w:rFonts w:eastAsia="MS Mincho" w:cs="Arial"/>
                  <w:color w:val="000000"/>
                  <w:lang w:eastAsia="ja-JP"/>
                </w:rPr>
                <w:t xml:space="preserve">dfdl:representation="text" for Number, Calendar or Boolean types </w:t>
              </w:r>
            </w:ins>
          </w:p>
        </w:tc>
      </w:tr>
      <w:tr w:rsidR="002E5012" w:rsidRPr="002E5012" w14:paraId="0765C44E" w14:textId="77777777" w:rsidTr="004C4665">
        <w:trPr>
          <w:ins w:id="19239" w:author="mbeckerle" w:date="2012-07-03T15:31:00Z"/>
        </w:trPr>
        <w:tc>
          <w:tcPr>
            <w:tcW w:w="1892" w:type="pct"/>
            <w:tcBorders>
              <w:top w:val="single" w:sz="6" w:space="0" w:color="auto"/>
              <w:left w:val="single" w:sz="6" w:space="0" w:color="auto"/>
              <w:bottom w:val="single" w:sz="6" w:space="0" w:color="auto"/>
              <w:right w:val="single" w:sz="6" w:space="0" w:color="auto"/>
            </w:tcBorders>
          </w:tcPr>
          <w:p w14:paraId="0C85BF75" w14:textId="77777777" w:rsidR="002E5012" w:rsidRPr="002E5012" w:rsidRDefault="002E5012" w:rsidP="004C4665">
            <w:pPr>
              <w:keepNext/>
              <w:keepLines/>
              <w:autoSpaceDE w:val="0"/>
              <w:autoSpaceDN w:val="0"/>
              <w:adjustRightInd w:val="0"/>
              <w:ind w:left="15"/>
              <w:rPr>
                <w:ins w:id="19240" w:author="mbeckerle" w:date="2012-07-03T15:31:00Z"/>
                <w:rFonts w:eastAsia="MS Mincho" w:cs="Arial"/>
                <w:color w:val="000000"/>
                <w:lang w:eastAsia="ja-JP"/>
              </w:rPr>
            </w:pPr>
            <w:commentRangeStart w:id="19241"/>
            <w:ins w:id="19242" w:author="mbeckerle" w:date="2012-07-03T15:31:00Z">
              <w:r w:rsidRPr="002E5012">
                <w:rPr>
                  <w:rFonts w:eastAsia="MS Mincho" w:cs="Arial"/>
                  <w:color w:val="000000"/>
                  <w:lang w:eastAsia="ja-JP"/>
                </w:rPr>
                <w:t xml:space="preserve">Delimiters </w:t>
              </w:r>
            </w:ins>
          </w:p>
        </w:tc>
        <w:tc>
          <w:tcPr>
            <w:tcW w:w="3108" w:type="pct"/>
            <w:tcBorders>
              <w:top w:val="single" w:sz="6" w:space="0" w:color="auto"/>
              <w:left w:val="single" w:sz="6" w:space="0" w:color="auto"/>
              <w:bottom w:val="single" w:sz="6" w:space="0" w:color="auto"/>
              <w:right w:val="single" w:sz="6" w:space="0" w:color="auto"/>
            </w:tcBorders>
          </w:tcPr>
          <w:p w14:paraId="020EA893" w14:textId="77777777" w:rsidR="002E5012" w:rsidRPr="002E5012" w:rsidRDefault="002E5012" w:rsidP="004C4665">
            <w:pPr>
              <w:keepNext/>
              <w:keepLines/>
              <w:autoSpaceDE w:val="0"/>
              <w:autoSpaceDN w:val="0"/>
              <w:adjustRightInd w:val="0"/>
              <w:ind w:left="15"/>
              <w:rPr>
                <w:ins w:id="19243" w:author="mbeckerle" w:date="2012-07-03T15:31:00Z"/>
                <w:rFonts w:eastAsia="MS Mincho" w:cs="Arial"/>
                <w:color w:val="000000"/>
                <w:lang w:eastAsia="ja-JP"/>
              </w:rPr>
            </w:pPr>
            <w:ins w:id="19244" w:author="mbeckerle" w:date="2012-07-03T15:31:00Z">
              <w:r w:rsidRPr="002E5012">
                <w:rPr>
                  <w:rFonts w:eastAsia="MS Mincho" w:cs="Arial"/>
                  <w:color w:val="000000"/>
                  <w:lang w:eastAsia="ja-JP"/>
                </w:rPr>
                <w:t xml:space="preserve">dfdl:separator &lt;&gt; "" or dfdl:initiator &lt;&gt; "" or dfdl:terminator &lt;&gt; "" or dfdl:lengthKind="delimited" </w:t>
              </w:r>
              <w:commentRangeEnd w:id="19241"/>
              <w:r>
                <w:rPr>
                  <w:rStyle w:val="CommentReference"/>
                </w:rPr>
                <w:commentReference w:id="19241"/>
              </w:r>
            </w:ins>
          </w:p>
        </w:tc>
      </w:tr>
      <w:tr w:rsidR="00E90C68" w:rsidRPr="005223F4" w14:paraId="3044544E" w14:textId="77777777">
        <w:tc>
          <w:tcPr>
            <w:tcW w:w="1892" w:type="pct"/>
            <w:tcBorders>
              <w:top w:val="single" w:sz="6" w:space="0" w:color="auto"/>
              <w:left w:val="single" w:sz="6" w:space="0" w:color="auto"/>
              <w:bottom w:val="single" w:sz="6" w:space="0" w:color="auto"/>
              <w:right w:val="single" w:sz="6" w:space="0" w:color="auto"/>
            </w:tcBorders>
          </w:tcPr>
          <w:p w14:paraId="671E4B02" w14:textId="77777777" w:rsidR="00E90C68" w:rsidRPr="004E5AFD" w:rsidRDefault="00E90C68">
            <w:pPr>
              <w:keepNext/>
              <w:keepLines/>
              <w:autoSpaceDE w:val="0"/>
              <w:autoSpaceDN w:val="0"/>
              <w:adjustRightInd w:val="0"/>
              <w:ind w:left="15"/>
              <w:rPr>
                <w:rFonts w:eastAsia="MS Mincho" w:cs="Arial"/>
                <w:color w:val="000000"/>
                <w:lang w:eastAsia="ja-JP"/>
              </w:rPr>
            </w:pPr>
            <w:r w:rsidRPr="004E5AFD">
              <w:rPr>
                <w:rFonts w:eastAsia="MS Mincho" w:cs="Arial"/>
                <w:color w:val="000000"/>
                <w:lang w:eastAsia="ja-JP"/>
              </w:rPr>
              <w:t>Nils</w:t>
            </w:r>
          </w:p>
        </w:tc>
        <w:tc>
          <w:tcPr>
            <w:tcW w:w="3108" w:type="pct"/>
            <w:tcBorders>
              <w:top w:val="single" w:sz="6" w:space="0" w:color="auto"/>
              <w:left w:val="single" w:sz="6" w:space="0" w:color="auto"/>
              <w:bottom w:val="single" w:sz="6" w:space="0" w:color="auto"/>
              <w:right w:val="single" w:sz="6" w:space="0" w:color="auto"/>
            </w:tcBorders>
          </w:tcPr>
          <w:p w14:paraId="103083FE" w14:textId="7B95D813" w:rsidR="00E90C68" w:rsidRPr="004E5AFD" w:rsidRDefault="00767A8A" w:rsidP="00767A8A">
            <w:pPr>
              <w:keepNext/>
              <w:keepLines/>
              <w:autoSpaceDE w:val="0"/>
              <w:autoSpaceDN w:val="0"/>
              <w:adjustRightInd w:val="0"/>
              <w:ind w:left="15"/>
              <w:rPr>
                <w:rFonts w:eastAsia="MS Mincho" w:cs="Arial"/>
                <w:color w:val="000000"/>
                <w:lang w:eastAsia="ja-JP"/>
              </w:rPr>
            </w:pPr>
            <w:ins w:id="19245" w:author="Steve Hanson" w:date="2013-03-28T18:12:00Z">
              <w:r>
                <w:rPr>
                  <w:rFonts w:eastAsia="MS Mincho" w:cs="Arial"/>
                  <w:color w:val="000000"/>
                  <w:lang w:eastAsia="ja-JP"/>
                </w:rPr>
                <w:t xml:space="preserve">XSDL </w:t>
              </w:r>
            </w:ins>
            <w:del w:id="19246" w:author="Steve Hanson" w:date="2013-03-28T18:12:00Z">
              <w:r w:rsidR="00E90C68" w:rsidRPr="004E5AFD" w:rsidDel="00767A8A">
                <w:rPr>
                  <w:rFonts w:eastAsia="MS Mincho" w:cs="Arial"/>
                  <w:color w:val="000000"/>
                  <w:lang w:eastAsia="ja-JP"/>
                </w:rPr>
                <w:delText>xs:</w:delText>
              </w:r>
            </w:del>
            <w:r w:rsidR="00E90C68" w:rsidRPr="004E5AFD">
              <w:rPr>
                <w:rFonts w:eastAsia="MS Mincho" w:cs="Arial"/>
                <w:color w:val="000000"/>
                <w:lang w:eastAsia="ja-JP"/>
              </w:rPr>
              <w:t>nillable='</w:t>
            </w:r>
            <w:r w:rsidR="004843A9">
              <w:rPr>
                <w:rFonts w:eastAsia="MS Mincho" w:cs="Arial"/>
                <w:color w:val="000000"/>
                <w:lang w:eastAsia="ja-JP"/>
              </w:rPr>
              <w:t>true</w:t>
            </w:r>
            <w:r w:rsidR="00E90C68" w:rsidRPr="004E5AFD">
              <w:rPr>
                <w:rFonts w:eastAsia="MS Mincho" w:cs="Arial"/>
                <w:color w:val="000000"/>
                <w:lang w:eastAsia="ja-JP"/>
              </w:rPr>
              <w:t>' in xsd</w:t>
            </w:r>
          </w:p>
        </w:tc>
      </w:tr>
      <w:tr w:rsidR="00E90C68" w:rsidRPr="005223F4" w14:paraId="5F060FE9" w14:textId="77777777">
        <w:tc>
          <w:tcPr>
            <w:tcW w:w="1892" w:type="pct"/>
            <w:tcBorders>
              <w:top w:val="single" w:sz="6" w:space="0" w:color="auto"/>
              <w:left w:val="single" w:sz="6" w:space="0" w:color="auto"/>
              <w:bottom w:val="single" w:sz="6" w:space="0" w:color="auto"/>
              <w:right w:val="single" w:sz="6" w:space="0" w:color="auto"/>
            </w:tcBorders>
          </w:tcPr>
          <w:p w14:paraId="4863148B" w14:textId="77777777" w:rsidR="00E90C68" w:rsidRPr="004E5AFD" w:rsidRDefault="00E90C68">
            <w:pPr>
              <w:keepNext/>
              <w:keepLines/>
              <w:autoSpaceDE w:val="0"/>
              <w:autoSpaceDN w:val="0"/>
              <w:adjustRightInd w:val="0"/>
              <w:ind w:left="15"/>
              <w:rPr>
                <w:rFonts w:eastAsia="MS Mincho" w:cs="Arial"/>
                <w:color w:val="000000"/>
                <w:lang w:eastAsia="ja-JP"/>
              </w:rPr>
            </w:pPr>
            <w:r w:rsidRPr="004E5AFD">
              <w:rPr>
                <w:rFonts w:eastAsia="MS Mincho" w:cs="Arial"/>
                <w:color w:val="000000"/>
                <w:lang w:eastAsia="ja-JP"/>
              </w:rPr>
              <w:t>Defaults</w:t>
            </w:r>
          </w:p>
        </w:tc>
        <w:tc>
          <w:tcPr>
            <w:tcW w:w="3108" w:type="pct"/>
            <w:tcBorders>
              <w:top w:val="single" w:sz="6" w:space="0" w:color="auto"/>
              <w:left w:val="single" w:sz="6" w:space="0" w:color="auto"/>
              <w:bottom w:val="single" w:sz="6" w:space="0" w:color="auto"/>
              <w:right w:val="single" w:sz="6" w:space="0" w:color="auto"/>
            </w:tcBorders>
          </w:tcPr>
          <w:p w14:paraId="1C17FB08" w14:textId="3AE5692D" w:rsidR="00E90C68" w:rsidRPr="004E5AFD" w:rsidRDefault="00767A8A" w:rsidP="00767A8A">
            <w:pPr>
              <w:keepNext/>
              <w:keepLines/>
              <w:autoSpaceDE w:val="0"/>
              <w:autoSpaceDN w:val="0"/>
              <w:adjustRightInd w:val="0"/>
              <w:ind w:left="15"/>
              <w:rPr>
                <w:rFonts w:eastAsia="MS Mincho" w:cs="Arial"/>
                <w:color w:val="000000"/>
                <w:lang w:eastAsia="ja-JP"/>
              </w:rPr>
            </w:pPr>
            <w:ins w:id="19247" w:author="Steve Hanson" w:date="2013-03-28T18:12:00Z">
              <w:r>
                <w:rPr>
                  <w:rFonts w:eastAsia="MS Mincho" w:cs="Arial"/>
                  <w:color w:val="000000"/>
                  <w:lang w:eastAsia="ja-JP"/>
                </w:rPr>
                <w:t>XSDL</w:t>
              </w:r>
            </w:ins>
            <w:del w:id="19248" w:author="Steve Hanson" w:date="2013-03-28T18:12:00Z">
              <w:r w:rsidR="00E90C68" w:rsidRPr="004E5AFD" w:rsidDel="00767A8A">
                <w:rPr>
                  <w:rFonts w:eastAsia="MS Mincho" w:cs="Arial"/>
                  <w:color w:val="000000"/>
                  <w:lang w:eastAsia="ja-JP"/>
                </w:rPr>
                <w:delText>xs:</w:delText>
              </w:r>
            </w:del>
            <w:ins w:id="19249" w:author="Steve Hanson" w:date="2013-03-28T18:12:00Z">
              <w:r>
                <w:rPr>
                  <w:rFonts w:eastAsia="MS Mincho" w:cs="Arial"/>
                  <w:color w:val="000000"/>
                  <w:lang w:eastAsia="ja-JP"/>
                </w:rPr>
                <w:t xml:space="preserve"> </w:t>
              </w:r>
            </w:ins>
            <w:r w:rsidR="00E90C68" w:rsidRPr="004E5AFD">
              <w:rPr>
                <w:rFonts w:eastAsia="MS Mincho" w:cs="Arial"/>
                <w:color w:val="000000"/>
                <w:lang w:eastAsia="ja-JP"/>
              </w:rPr>
              <w:t xml:space="preserve">default or </w:t>
            </w:r>
            <w:del w:id="19250" w:author="Steve Hanson" w:date="2013-03-28T18:12:00Z">
              <w:r w:rsidR="00E90C68" w:rsidRPr="004E5AFD" w:rsidDel="00767A8A">
                <w:rPr>
                  <w:rFonts w:eastAsia="MS Mincho" w:cs="Arial"/>
                  <w:color w:val="000000"/>
                  <w:lang w:eastAsia="ja-JP"/>
                </w:rPr>
                <w:delText>xs:</w:delText>
              </w:r>
            </w:del>
            <w:r w:rsidR="00E90C68" w:rsidRPr="004E5AFD">
              <w:rPr>
                <w:rFonts w:eastAsia="MS Mincho" w:cs="Arial"/>
                <w:color w:val="000000"/>
                <w:lang w:eastAsia="ja-JP"/>
              </w:rPr>
              <w:t>fixed in xsd</w:t>
            </w:r>
          </w:p>
        </w:tc>
      </w:tr>
      <w:tr w:rsidR="00E90C68" w:rsidRPr="005223F4" w14:paraId="390357B7" w14:textId="77777777">
        <w:tc>
          <w:tcPr>
            <w:tcW w:w="1892" w:type="pct"/>
            <w:tcBorders>
              <w:top w:val="single" w:sz="6" w:space="0" w:color="auto"/>
              <w:left w:val="single" w:sz="6" w:space="0" w:color="auto"/>
              <w:bottom w:val="single" w:sz="6" w:space="0" w:color="auto"/>
              <w:right w:val="single" w:sz="6" w:space="0" w:color="auto"/>
            </w:tcBorders>
          </w:tcPr>
          <w:p w14:paraId="069D4BB8" w14:textId="77777777" w:rsidR="007A5498" w:rsidRPr="004E5AFD" w:rsidRDefault="00E90C68" w:rsidP="007A5498">
            <w:pPr>
              <w:keepNext/>
              <w:keepLines/>
              <w:autoSpaceDE w:val="0"/>
              <w:autoSpaceDN w:val="0"/>
              <w:adjustRightInd w:val="0"/>
              <w:ind w:left="15"/>
              <w:rPr>
                <w:rFonts w:eastAsia="MS Mincho" w:cs="Arial"/>
                <w:color w:val="000000"/>
                <w:lang w:eastAsia="ja-JP"/>
              </w:rPr>
            </w:pPr>
            <w:r w:rsidRPr="004E5AFD">
              <w:rPr>
                <w:rFonts w:eastAsia="MS Mincho" w:cs="Arial"/>
                <w:color w:val="000000"/>
                <w:lang w:eastAsia="ja-JP"/>
              </w:rPr>
              <w:t xml:space="preserve">Bi-Directional </w:t>
            </w:r>
            <w:r w:rsidR="007A5498" w:rsidRPr="004E5AFD">
              <w:rPr>
                <w:rFonts w:eastAsia="MS Mincho" w:cs="Arial"/>
                <w:color w:val="000000"/>
                <w:lang w:eastAsia="ja-JP"/>
              </w:rPr>
              <w:t>text.</w:t>
            </w:r>
          </w:p>
        </w:tc>
        <w:tc>
          <w:tcPr>
            <w:tcW w:w="3108" w:type="pct"/>
            <w:tcBorders>
              <w:top w:val="single" w:sz="6" w:space="0" w:color="auto"/>
              <w:left w:val="single" w:sz="6" w:space="0" w:color="auto"/>
              <w:bottom w:val="single" w:sz="6" w:space="0" w:color="auto"/>
              <w:right w:val="single" w:sz="6" w:space="0" w:color="auto"/>
            </w:tcBorders>
          </w:tcPr>
          <w:p w14:paraId="5B6E7ECD" w14:textId="77777777" w:rsidR="00E90C68" w:rsidRPr="004E5AFD" w:rsidRDefault="00E90C68">
            <w:pPr>
              <w:keepNext/>
              <w:keepLines/>
              <w:autoSpaceDE w:val="0"/>
              <w:autoSpaceDN w:val="0"/>
              <w:adjustRightInd w:val="0"/>
              <w:ind w:left="15"/>
              <w:rPr>
                <w:rFonts w:eastAsia="MS Mincho" w:cs="Arial"/>
                <w:color w:val="000000"/>
                <w:lang w:eastAsia="ja-JP"/>
              </w:rPr>
            </w:pPr>
            <w:r w:rsidRPr="004E5AFD">
              <w:rPr>
                <w:rFonts w:eastAsia="MS Mincho" w:cs="Arial"/>
                <w:color w:val="000000"/>
                <w:lang w:eastAsia="ja-JP"/>
              </w:rPr>
              <w:t>dfdl:textBiDi='yes'</w:t>
            </w:r>
          </w:p>
        </w:tc>
      </w:tr>
      <w:tr w:rsidR="00E90C68" w:rsidRPr="005223F4" w14:paraId="7FC9F389" w14:textId="77777777">
        <w:tc>
          <w:tcPr>
            <w:tcW w:w="1892" w:type="pct"/>
            <w:tcBorders>
              <w:top w:val="single" w:sz="6" w:space="0" w:color="auto"/>
              <w:left w:val="single" w:sz="6" w:space="0" w:color="auto"/>
              <w:bottom w:val="single" w:sz="6" w:space="0" w:color="auto"/>
              <w:right w:val="single" w:sz="6" w:space="0" w:color="auto"/>
            </w:tcBorders>
          </w:tcPr>
          <w:p w14:paraId="5048C7C5" w14:textId="77777777" w:rsidR="00E90C68" w:rsidRPr="004E5AFD" w:rsidRDefault="00E90C68">
            <w:pPr>
              <w:keepNext/>
              <w:keepLines/>
              <w:autoSpaceDE w:val="0"/>
              <w:autoSpaceDN w:val="0"/>
              <w:adjustRightInd w:val="0"/>
              <w:ind w:left="15"/>
              <w:rPr>
                <w:rFonts w:eastAsia="MS Mincho" w:cs="Arial"/>
                <w:color w:val="000000"/>
                <w:lang w:eastAsia="ja-JP"/>
              </w:rPr>
            </w:pPr>
            <w:r w:rsidRPr="004E5AFD">
              <w:rPr>
                <w:rFonts w:eastAsia="MS Mincho" w:cs="Arial"/>
                <w:color w:val="000000"/>
                <w:lang w:eastAsia="ja-JP"/>
              </w:rPr>
              <w:t>Lengths in Bits</w:t>
            </w:r>
          </w:p>
        </w:tc>
        <w:tc>
          <w:tcPr>
            <w:tcW w:w="3108" w:type="pct"/>
            <w:tcBorders>
              <w:top w:val="single" w:sz="6" w:space="0" w:color="auto"/>
              <w:left w:val="single" w:sz="6" w:space="0" w:color="auto"/>
              <w:bottom w:val="single" w:sz="6" w:space="0" w:color="auto"/>
              <w:right w:val="single" w:sz="6" w:space="0" w:color="auto"/>
            </w:tcBorders>
          </w:tcPr>
          <w:p w14:paraId="1324A490" w14:textId="77777777" w:rsidR="00E90C68" w:rsidRPr="004E5AFD" w:rsidRDefault="00E90C68">
            <w:pPr>
              <w:keepNext/>
              <w:keepLines/>
              <w:autoSpaceDE w:val="0"/>
              <w:autoSpaceDN w:val="0"/>
              <w:adjustRightInd w:val="0"/>
              <w:ind w:left="15"/>
              <w:rPr>
                <w:rFonts w:eastAsia="MS Mincho" w:cs="Arial"/>
                <w:color w:val="000000"/>
                <w:lang w:eastAsia="ja-JP"/>
              </w:rPr>
            </w:pPr>
            <w:r w:rsidRPr="004E5AFD">
              <w:rPr>
                <w:rFonts w:eastAsia="MS Mincho" w:cs="Arial"/>
                <w:color w:val="000000"/>
                <w:lang w:eastAsia="ja-JP"/>
              </w:rPr>
              <w:t>dfdl:alignmentUnits='bits' or dfdl:lengthUnits='bits'</w:t>
            </w:r>
          </w:p>
        </w:tc>
      </w:tr>
      <w:tr w:rsidR="00E90C68" w:rsidRPr="005223F4" w14:paraId="3DD486B2" w14:textId="77777777">
        <w:tc>
          <w:tcPr>
            <w:tcW w:w="1892" w:type="pct"/>
            <w:tcBorders>
              <w:top w:val="single" w:sz="6" w:space="0" w:color="auto"/>
              <w:left w:val="single" w:sz="6" w:space="0" w:color="auto"/>
              <w:bottom w:val="single" w:sz="6" w:space="0" w:color="auto"/>
              <w:right w:val="single" w:sz="6" w:space="0" w:color="auto"/>
            </w:tcBorders>
          </w:tcPr>
          <w:p w14:paraId="0190DD10" w14:textId="77777777" w:rsidR="00E90C68" w:rsidRPr="004E5AFD" w:rsidRDefault="00E90C68">
            <w:pPr>
              <w:keepNext/>
              <w:keepLines/>
              <w:autoSpaceDE w:val="0"/>
              <w:autoSpaceDN w:val="0"/>
              <w:adjustRightInd w:val="0"/>
              <w:ind w:left="15"/>
              <w:rPr>
                <w:rFonts w:eastAsia="MS Mincho" w:cs="Arial"/>
                <w:color w:val="000000"/>
                <w:lang w:eastAsia="ja-JP"/>
              </w:rPr>
            </w:pPr>
            <w:r w:rsidRPr="004E5AFD">
              <w:rPr>
                <w:rFonts w:eastAsia="MS Mincho" w:cs="Arial"/>
                <w:color w:val="000000"/>
                <w:lang w:eastAsia="ja-JP"/>
              </w:rPr>
              <w:t xml:space="preserve">Delimited </w:t>
            </w:r>
            <w:r w:rsidR="007A5498" w:rsidRPr="004E5AFD">
              <w:rPr>
                <w:rFonts w:eastAsia="MS Mincho" w:cs="Arial"/>
                <w:color w:val="000000"/>
                <w:lang w:eastAsia="ja-JP"/>
              </w:rPr>
              <w:t>lengths</w:t>
            </w:r>
            <w:r w:rsidRPr="004E5AFD">
              <w:rPr>
                <w:rFonts w:eastAsia="MS Mincho" w:cs="Arial"/>
                <w:color w:val="000000"/>
                <w:lang w:eastAsia="ja-JP"/>
              </w:rPr>
              <w:t xml:space="preserve"> and representation binary element</w:t>
            </w:r>
          </w:p>
        </w:tc>
        <w:tc>
          <w:tcPr>
            <w:tcW w:w="3108" w:type="pct"/>
            <w:tcBorders>
              <w:top w:val="single" w:sz="6" w:space="0" w:color="auto"/>
              <w:left w:val="single" w:sz="6" w:space="0" w:color="auto"/>
              <w:bottom w:val="single" w:sz="6" w:space="0" w:color="auto"/>
              <w:right w:val="single" w:sz="6" w:space="0" w:color="auto"/>
            </w:tcBorders>
          </w:tcPr>
          <w:p w14:paraId="2D7D5FE4" w14:textId="77777777" w:rsidR="00E90C68" w:rsidRPr="004E5AFD" w:rsidRDefault="00E90C68">
            <w:pPr>
              <w:keepNext/>
              <w:keepLines/>
              <w:autoSpaceDE w:val="0"/>
              <w:autoSpaceDN w:val="0"/>
              <w:adjustRightInd w:val="0"/>
              <w:ind w:left="15"/>
              <w:rPr>
                <w:rFonts w:eastAsia="MS Mincho" w:cs="Arial"/>
                <w:color w:val="000000"/>
                <w:lang w:eastAsia="ja-JP"/>
              </w:rPr>
            </w:pPr>
            <w:r w:rsidRPr="004E5AFD">
              <w:rPr>
                <w:rFonts w:eastAsia="MS Mincho" w:cs="Arial"/>
                <w:color w:val="000000"/>
                <w:lang w:eastAsia="ja-JP"/>
              </w:rPr>
              <w:t>dfdl:representation='binary' (or implied binary) and dfdl:lengthKind='delimited'</w:t>
            </w:r>
          </w:p>
        </w:tc>
      </w:tr>
      <w:tr w:rsidR="00E90C68" w:rsidRPr="005223F4" w14:paraId="5DDF07C5" w14:textId="77777777">
        <w:tc>
          <w:tcPr>
            <w:tcW w:w="1892" w:type="pct"/>
            <w:tcBorders>
              <w:top w:val="single" w:sz="6" w:space="0" w:color="auto"/>
              <w:left w:val="single" w:sz="6" w:space="0" w:color="auto"/>
              <w:bottom w:val="single" w:sz="6" w:space="0" w:color="auto"/>
              <w:right w:val="single" w:sz="6" w:space="0" w:color="auto"/>
            </w:tcBorders>
          </w:tcPr>
          <w:p w14:paraId="1D4029FA" w14:textId="77777777" w:rsidR="00E90C68" w:rsidRPr="004E5AFD" w:rsidRDefault="00E90C68">
            <w:pPr>
              <w:keepNext/>
              <w:keepLines/>
              <w:autoSpaceDE w:val="0"/>
              <w:autoSpaceDN w:val="0"/>
              <w:adjustRightInd w:val="0"/>
              <w:ind w:left="15"/>
              <w:rPr>
                <w:rFonts w:eastAsia="MS Mincho" w:cs="Arial"/>
                <w:color w:val="000000"/>
                <w:lang w:eastAsia="ja-JP"/>
              </w:rPr>
            </w:pPr>
            <w:r w:rsidRPr="004E5AFD">
              <w:rPr>
                <w:rFonts w:eastAsia="MS Mincho" w:cs="Arial"/>
                <w:color w:val="000000"/>
                <w:lang w:eastAsia="ja-JP"/>
              </w:rPr>
              <w:t>Regular expressions</w:t>
            </w:r>
          </w:p>
        </w:tc>
        <w:tc>
          <w:tcPr>
            <w:tcW w:w="3108" w:type="pct"/>
            <w:tcBorders>
              <w:top w:val="single" w:sz="6" w:space="0" w:color="auto"/>
              <w:left w:val="single" w:sz="6" w:space="0" w:color="auto"/>
              <w:bottom w:val="single" w:sz="6" w:space="0" w:color="auto"/>
              <w:right w:val="single" w:sz="6" w:space="0" w:color="auto"/>
            </w:tcBorders>
          </w:tcPr>
          <w:p w14:paraId="41972CBE" w14:textId="77777777" w:rsidR="007A5498" w:rsidRPr="004E5AFD" w:rsidRDefault="00E90C68">
            <w:pPr>
              <w:keepNext/>
              <w:keepLines/>
              <w:autoSpaceDE w:val="0"/>
              <w:autoSpaceDN w:val="0"/>
              <w:adjustRightInd w:val="0"/>
              <w:ind w:left="15"/>
              <w:rPr>
                <w:rFonts w:eastAsia="MS Mincho" w:cs="Arial"/>
                <w:color w:val="000000"/>
                <w:lang w:eastAsia="ja-JP"/>
              </w:rPr>
            </w:pPr>
            <w:r w:rsidRPr="004E5AFD">
              <w:rPr>
                <w:rFonts w:eastAsia="MS Mincho" w:cs="Arial"/>
                <w:color w:val="000000"/>
                <w:lang w:eastAsia="ja-JP"/>
              </w:rPr>
              <w:t>dfdl:lengthKind='pattern'</w:t>
            </w:r>
            <w:r w:rsidR="007A5498" w:rsidRPr="004E5AFD">
              <w:rPr>
                <w:rFonts w:eastAsia="MS Mincho" w:cs="Arial"/>
                <w:color w:val="000000"/>
                <w:lang w:eastAsia="ja-JP"/>
              </w:rPr>
              <w:t>,</w:t>
            </w:r>
            <w:r w:rsidRPr="004E5AFD">
              <w:rPr>
                <w:rFonts w:eastAsia="MS Mincho" w:cs="Arial"/>
                <w:color w:val="000000"/>
                <w:lang w:eastAsia="ja-JP"/>
              </w:rPr>
              <w:t xml:space="preserve"> </w:t>
            </w:r>
          </w:p>
          <w:p w14:paraId="5F9C5574" w14:textId="4649245C" w:rsidR="007A5498" w:rsidRPr="004E5AFD" w:rsidRDefault="00E90C68" w:rsidP="005B0FE2">
            <w:pPr>
              <w:keepNext/>
              <w:keepLines/>
              <w:autoSpaceDE w:val="0"/>
              <w:autoSpaceDN w:val="0"/>
              <w:adjustRightInd w:val="0"/>
              <w:ind w:left="15"/>
              <w:rPr>
                <w:rFonts w:eastAsia="MS Mincho" w:cs="Arial"/>
                <w:color w:val="000000"/>
                <w:lang w:eastAsia="ja-JP"/>
              </w:rPr>
            </w:pPr>
            <w:r w:rsidRPr="004E5AFD">
              <w:rPr>
                <w:rFonts w:eastAsia="MS Mincho" w:cs="Arial"/>
                <w:color w:val="000000"/>
                <w:lang w:eastAsia="ja-JP"/>
              </w:rPr>
              <w:t xml:space="preserve">dfdl:assert </w:t>
            </w:r>
            <w:ins w:id="19251" w:author="Steve Hanson" w:date="2012-08-10T10:42:00Z">
              <w:r w:rsidR="00CA34DD">
                <w:rPr>
                  <w:rFonts w:eastAsia="MS Mincho" w:cs="Arial"/>
                  <w:color w:val="000000"/>
                  <w:lang w:eastAsia="ja-JP"/>
                </w:rPr>
                <w:t xml:space="preserve">with </w:t>
              </w:r>
            </w:ins>
            <w:r w:rsidR="00FE201B">
              <w:rPr>
                <w:rFonts w:eastAsia="MS Mincho" w:cs="Arial"/>
                <w:color w:val="000000"/>
                <w:lang w:eastAsia="ja-JP"/>
              </w:rPr>
              <w:t>dfdl:</w:t>
            </w:r>
            <w:r w:rsidRPr="004E5AFD">
              <w:rPr>
                <w:rFonts w:eastAsia="MS Mincho" w:cs="Arial"/>
                <w:color w:val="000000"/>
                <w:lang w:eastAsia="ja-JP"/>
              </w:rPr>
              <w:t>test</w:t>
            </w:r>
            <w:r w:rsidR="005B0FE2" w:rsidRPr="004E5AFD">
              <w:rPr>
                <w:rFonts w:eastAsia="MS Mincho" w:cs="Arial"/>
                <w:color w:val="000000"/>
                <w:lang w:eastAsia="ja-JP"/>
              </w:rPr>
              <w:t>kind 'pattern'</w:t>
            </w:r>
            <w:r w:rsidRPr="004E5AFD">
              <w:rPr>
                <w:rFonts w:eastAsia="MS Mincho" w:cs="Arial"/>
                <w:color w:val="000000"/>
                <w:lang w:eastAsia="ja-JP"/>
              </w:rPr>
              <w:t xml:space="preserve"> </w:t>
            </w:r>
            <w:r w:rsidR="007A5498" w:rsidRPr="004E5AFD">
              <w:rPr>
                <w:rFonts w:eastAsia="MS Mincho" w:cs="Arial"/>
                <w:color w:val="000000"/>
                <w:lang w:eastAsia="ja-JP"/>
              </w:rPr>
              <w:t xml:space="preserve">, </w:t>
            </w:r>
          </w:p>
          <w:p w14:paraId="0B873A94" w14:textId="7F04C246" w:rsidR="00E90C68" w:rsidRPr="004E5AFD" w:rsidRDefault="007A5498">
            <w:pPr>
              <w:keepNext/>
              <w:keepLines/>
              <w:autoSpaceDE w:val="0"/>
              <w:autoSpaceDN w:val="0"/>
              <w:adjustRightInd w:val="0"/>
              <w:ind w:left="15"/>
              <w:rPr>
                <w:rFonts w:eastAsia="MS Mincho" w:cs="Arial"/>
                <w:color w:val="000000"/>
                <w:lang w:eastAsia="ja-JP"/>
              </w:rPr>
            </w:pPr>
            <w:r w:rsidRPr="004E5AFD">
              <w:rPr>
                <w:rFonts w:eastAsia="MS Mincho" w:cs="Arial"/>
                <w:color w:val="000000"/>
                <w:lang w:eastAsia="ja-JP"/>
              </w:rPr>
              <w:t xml:space="preserve">dfdl:discriminator </w:t>
            </w:r>
            <w:ins w:id="19252" w:author="Steve Hanson" w:date="2012-08-10T10:42:00Z">
              <w:r w:rsidR="00CA34DD">
                <w:rPr>
                  <w:rFonts w:eastAsia="MS Mincho" w:cs="Arial"/>
                  <w:color w:val="000000"/>
                  <w:lang w:eastAsia="ja-JP"/>
                </w:rPr>
                <w:t xml:space="preserve">with </w:t>
              </w:r>
            </w:ins>
            <w:r w:rsidR="00FE201B">
              <w:rPr>
                <w:rFonts w:eastAsia="MS Mincho" w:cs="Arial"/>
                <w:color w:val="000000"/>
                <w:lang w:eastAsia="ja-JP"/>
              </w:rPr>
              <w:t>dfdl:</w:t>
            </w:r>
            <w:r w:rsidR="005B0FE2" w:rsidRPr="004E5AFD">
              <w:rPr>
                <w:rFonts w:eastAsia="MS Mincho" w:cs="Arial"/>
                <w:color w:val="000000"/>
                <w:lang w:eastAsia="ja-JP"/>
              </w:rPr>
              <w:t>testkind 'pattern'</w:t>
            </w:r>
          </w:p>
        </w:tc>
      </w:tr>
      <w:tr w:rsidR="00E90C68" w:rsidRPr="005223F4" w14:paraId="4558435E" w14:textId="77777777">
        <w:tc>
          <w:tcPr>
            <w:tcW w:w="1892" w:type="pct"/>
            <w:tcBorders>
              <w:top w:val="single" w:sz="6" w:space="0" w:color="auto"/>
              <w:left w:val="single" w:sz="6" w:space="0" w:color="auto"/>
              <w:bottom w:val="single" w:sz="6" w:space="0" w:color="auto"/>
              <w:right w:val="single" w:sz="6" w:space="0" w:color="auto"/>
            </w:tcBorders>
          </w:tcPr>
          <w:p w14:paraId="5039FFC2" w14:textId="77777777" w:rsidR="00E90C68" w:rsidRPr="004E5AFD" w:rsidRDefault="00E90C68">
            <w:pPr>
              <w:keepNext/>
              <w:keepLines/>
              <w:autoSpaceDE w:val="0"/>
              <w:autoSpaceDN w:val="0"/>
              <w:adjustRightInd w:val="0"/>
              <w:ind w:left="15"/>
              <w:rPr>
                <w:rFonts w:eastAsia="MS Mincho" w:cs="Arial"/>
                <w:color w:val="000000"/>
                <w:lang w:eastAsia="ja-JP"/>
              </w:rPr>
            </w:pPr>
            <w:r w:rsidRPr="004E5AFD">
              <w:rPr>
                <w:rFonts w:eastAsia="MS Mincho" w:cs="Arial"/>
                <w:color w:val="000000"/>
                <w:lang w:eastAsia="ja-JP"/>
              </w:rPr>
              <w:t>Zoned numbers</w:t>
            </w:r>
          </w:p>
        </w:tc>
        <w:tc>
          <w:tcPr>
            <w:tcW w:w="3108" w:type="pct"/>
            <w:tcBorders>
              <w:top w:val="single" w:sz="6" w:space="0" w:color="auto"/>
              <w:left w:val="single" w:sz="6" w:space="0" w:color="auto"/>
              <w:bottom w:val="single" w:sz="6" w:space="0" w:color="auto"/>
              <w:right w:val="single" w:sz="6" w:space="0" w:color="auto"/>
            </w:tcBorders>
          </w:tcPr>
          <w:p w14:paraId="5C15A498" w14:textId="77777777" w:rsidR="00E90C68" w:rsidRPr="004E5AFD" w:rsidRDefault="00E90C68">
            <w:pPr>
              <w:keepNext/>
              <w:keepLines/>
              <w:autoSpaceDE w:val="0"/>
              <w:autoSpaceDN w:val="0"/>
              <w:adjustRightInd w:val="0"/>
              <w:ind w:left="15"/>
              <w:rPr>
                <w:rFonts w:eastAsia="MS Mincho" w:cs="Arial"/>
                <w:color w:val="000000"/>
                <w:lang w:eastAsia="ja-JP"/>
              </w:rPr>
            </w:pPr>
            <w:r w:rsidRPr="004E5AFD">
              <w:rPr>
                <w:rFonts w:eastAsia="MS Mincho" w:cs="Arial"/>
                <w:color w:val="000000"/>
                <w:lang w:eastAsia="ja-JP"/>
              </w:rPr>
              <w:t>dfdl:textNumberRep='zoned'</w:t>
            </w:r>
          </w:p>
        </w:tc>
      </w:tr>
      <w:tr w:rsidR="00E90C68" w:rsidRPr="005223F4" w14:paraId="7FA6D39E" w14:textId="77777777">
        <w:tc>
          <w:tcPr>
            <w:tcW w:w="1892" w:type="pct"/>
            <w:tcBorders>
              <w:top w:val="single" w:sz="6" w:space="0" w:color="auto"/>
              <w:left w:val="single" w:sz="6" w:space="0" w:color="auto"/>
              <w:bottom w:val="single" w:sz="6" w:space="0" w:color="auto"/>
              <w:right w:val="single" w:sz="6" w:space="0" w:color="auto"/>
            </w:tcBorders>
          </w:tcPr>
          <w:p w14:paraId="661D596B" w14:textId="0B6DF10F" w:rsidR="00E90C68" w:rsidRPr="004E5AFD" w:rsidRDefault="000939CA" w:rsidP="000939CA">
            <w:pPr>
              <w:keepNext/>
              <w:keepLines/>
              <w:autoSpaceDE w:val="0"/>
              <w:autoSpaceDN w:val="0"/>
              <w:adjustRightInd w:val="0"/>
              <w:ind w:left="15"/>
              <w:rPr>
                <w:rFonts w:eastAsia="MS Mincho" w:cs="Arial"/>
                <w:color w:val="000000"/>
                <w:lang w:eastAsia="ja-JP"/>
              </w:rPr>
            </w:pPr>
            <w:ins w:id="19253" w:author="Steve Hanson" w:date="2013-02-06T14:07:00Z">
              <w:r>
                <w:rPr>
                  <w:rFonts w:eastAsia="MS Mincho" w:cs="Arial"/>
                  <w:color w:val="000000"/>
                  <w:lang w:eastAsia="ja-JP"/>
                </w:rPr>
                <w:t>IBM 390 p</w:t>
              </w:r>
            </w:ins>
            <w:del w:id="19254" w:author="Steve Hanson" w:date="2013-02-06T14:07:00Z">
              <w:r w:rsidR="00E90C68" w:rsidRPr="004E5AFD" w:rsidDel="000939CA">
                <w:rPr>
                  <w:rFonts w:eastAsia="MS Mincho" w:cs="Arial"/>
                  <w:color w:val="000000"/>
                  <w:lang w:eastAsia="ja-JP"/>
                </w:rPr>
                <w:delText>P</w:delText>
              </w:r>
            </w:del>
            <w:r w:rsidR="00E90C68" w:rsidRPr="004E5AFD">
              <w:rPr>
                <w:rFonts w:eastAsia="MS Mincho" w:cs="Arial"/>
                <w:color w:val="000000"/>
                <w:lang w:eastAsia="ja-JP"/>
              </w:rPr>
              <w:t>acked numbers</w:t>
            </w:r>
          </w:p>
        </w:tc>
        <w:tc>
          <w:tcPr>
            <w:tcW w:w="3108" w:type="pct"/>
            <w:tcBorders>
              <w:top w:val="single" w:sz="6" w:space="0" w:color="auto"/>
              <w:left w:val="single" w:sz="6" w:space="0" w:color="auto"/>
              <w:bottom w:val="single" w:sz="6" w:space="0" w:color="auto"/>
              <w:right w:val="single" w:sz="6" w:space="0" w:color="auto"/>
            </w:tcBorders>
          </w:tcPr>
          <w:p w14:paraId="0EFC49C5" w14:textId="77777777" w:rsidR="00E90C68" w:rsidRPr="004E5AFD" w:rsidRDefault="00E90C68">
            <w:pPr>
              <w:keepNext/>
              <w:keepLines/>
              <w:autoSpaceDE w:val="0"/>
              <w:autoSpaceDN w:val="0"/>
              <w:adjustRightInd w:val="0"/>
              <w:ind w:left="15"/>
              <w:rPr>
                <w:rFonts w:eastAsia="MS Mincho" w:cs="Arial"/>
                <w:color w:val="000000"/>
                <w:lang w:eastAsia="ja-JP"/>
              </w:rPr>
            </w:pPr>
            <w:r w:rsidRPr="004E5AFD">
              <w:rPr>
                <w:rFonts w:eastAsia="MS Mincho" w:cs="Arial"/>
                <w:color w:val="000000"/>
                <w:lang w:eastAsia="ja-JP"/>
              </w:rPr>
              <w:t xml:space="preserve">dfdl:binaryNumberRep='packed'  </w:t>
            </w:r>
          </w:p>
        </w:tc>
      </w:tr>
      <w:tr w:rsidR="00E90C68" w:rsidRPr="005223F4" w14:paraId="75D883F3" w14:textId="77777777">
        <w:tc>
          <w:tcPr>
            <w:tcW w:w="1892" w:type="pct"/>
            <w:tcBorders>
              <w:top w:val="single" w:sz="6" w:space="0" w:color="auto"/>
              <w:left w:val="single" w:sz="6" w:space="0" w:color="auto"/>
              <w:bottom w:val="single" w:sz="6" w:space="0" w:color="auto"/>
              <w:right w:val="single" w:sz="6" w:space="0" w:color="auto"/>
            </w:tcBorders>
          </w:tcPr>
          <w:p w14:paraId="3E11586C" w14:textId="5FB73F1C" w:rsidR="00E90C68" w:rsidRPr="004E5AFD" w:rsidRDefault="000939CA" w:rsidP="000939CA">
            <w:pPr>
              <w:keepNext/>
              <w:keepLines/>
              <w:autoSpaceDE w:val="0"/>
              <w:autoSpaceDN w:val="0"/>
              <w:adjustRightInd w:val="0"/>
              <w:ind w:left="15"/>
              <w:rPr>
                <w:rFonts w:eastAsia="MS Mincho" w:cs="Arial"/>
                <w:color w:val="000000"/>
                <w:lang w:eastAsia="ja-JP"/>
              </w:rPr>
            </w:pPr>
            <w:ins w:id="19255" w:author="Steve Hanson" w:date="2013-02-06T14:07:00Z">
              <w:r>
                <w:rPr>
                  <w:rFonts w:eastAsia="MS Mincho" w:cs="Arial"/>
                  <w:color w:val="000000"/>
                  <w:lang w:eastAsia="ja-JP"/>
                </w:rPr>
                <w:t>IBM 390 p</w:t>
              </w:r>
            </w:ins>
            <w:del w:id="19256" w:author="Steve Hanson" w:date="2013-02-06T14:07:00Z">
              <w:r w:rsidR="00E90C68" w:rsidRPr="004E5AFD" w:rsidDel="000939CA">
                <w:rPr>
                  <w:rFonts w:eastAsia="MS Mincho" w:cs="Arial"/>
                  <w:color w:val="000000"/>
                  <w:lang w:eastAsia="ja-JP"/>
                </w:rPr>
                <w:delText>P</w:delText>
              </w:r>
            </w:del>
            <w:r w:rsidR="00E90C68" w:rsidRPr="004E5AFD">
              <w:rPr>
                <w:rFonts w:eastAsia="MS Mincho" w:cs="Arial"/>
                <w:color w:val="000000"/>
                <w:lang w:eastAsia="ja-JP"/>
              </w:rPr>
              <w:t>acked calendars</w:t>
            </w:r>
          </w:p>
        </w:tc>
        <w:tc>
          <w:tcPr>
            <w:tcW w:w="3108" w:type="pct"/>
            <w:tcBorders>
              <w:top w:val="single" w:sz="6" w:space="0" w:color="auto"/>
              <w:left w:val="single" w:sz="6" w:space="0" w:color="auto"/>
              <w:bottom w:val="single" w:sz="6" w:space="0" w:color="auto"/>
              <w:right w:val="single" w:sz="6" w:space="0" w:color="auto"/>
            </w:tcBorders>
          </w:tcPr>
          <w:p w14:paraId="3A7A032C" w14:textId="77777777" w:rsidR="00E90C68" w:rsidRPr="004E5AFD" w:rsidRDefault="00E90C68">
            <w:pPr>
              <w:keepNext/>
              <w:keepLines/>
              <w:autoSpaceDE w:val="0"/>
              <w:autoSpaceDN w:val="0"/>
              <w:adjustRightInd w:val="0"/>
              <w:ind w:left="15"/>
              <w:rPr>
                <w:rFonts w:eastAsia="MS Mincho" w:cs="Arial"/>
                <w:color w:val="000000"/>
                <w:lang w:eastAsia="ja-JP"/>
              </w:rPr>
            </w:pPr>
            <w:r w:rsidRPr="004E5AFD">
              <w:rPr>
                <w:rFonts w:eastAsia="MS Mincho" w:cs="Arial"/>
                <w:color w:val="000000"/>
                <w:lang w:eastAsia="ja-JP"/>
              </w:rPr>
              <w:t>dfdl:binaryCalendarRep='packed'</w:t>
            </w:r>
          </w:p>
        </w:tc>
      </w:tr>
      <w:tr w:rsidR="00E90C68" w:rsidRPr="005223F4" w14:paraId="21D8426A" w14:textId="77777777">
        <w:tc>
          <w:tcPr>
            <w:tcW w:w="1892" w:type="pct"/>
            <w:tcBorders>
              <w:top w:val="single" w:sz="6" w:space="0" w:color="auto"/>
              <w:left w:val="single" w:sz="6" w:space="0" w:color="auto"/>
              <w:bottom w:val="single" w:sz="6" w:space="0" w:color="auto"/>
              <w:right w:val="single" w:sz="6" w:space="0" w:color="auto"/>
            </w:tcBorders>
          </w:tcPr>
          <w:p w14:paraId="0E4B00BC" w14:textId="160D80F9" w:rsidR="00E90C68" w:rsidRPr="004E5AFD" w:rsidRDefault="00E90C68" w:rsidP="000939CA">
            <w:pPr>
              <w:keepNext/>
              <w:keepLines/>
              <w:autoSpaceDE w:val="0"/>
              <w:autoSpaceDN w:val="0"/>
              <w:adjustRightInd w:val="0"/>
              <w:ind w:left="15"/>
              <w:rPr>
                <w:rFonts w:eastAsia="MS Mincho" w:cs="Arial"/>
                <w:color w:val="000000"/>
                <w:lang w:eastAsia="ja-JP"/>
              </w:rPr>
            </w:pPr>
            <w:del w:id="19257" w:author="Steve Hanson" w:date="2013-02-06T14:07:00Z">
              <w:r w:rsidRPr="004E5AFD" w:rsidDel="000939CA">
                <w:rPr>
                  <w:rFonts w:eastAsia="MS Mincho" w:cs="Arial"/>
                  <w:color w:val="000000"/>
                  <w:lang w:eastAsia="ja-JP"/>
                </w:rPr>
                <w:delText>S/</w:delText>
              </w:r>
            </w:del>
            <w:ins w:id="19258" w:author="Steve Hanson" w:date="2013-02-06T14:07:00Z">
              <w:r w:rsidR="000939CA">
                <w:rPr>
                  <w:rFonts w:eastAsia="MS Mincho" w:cs="Arial"/>
                  <w:color w:val="000000"/>
                  <w:lang w:eastAsia="ja-JP"/>
                </w:rPr>
                <w:t xml:space="preserve">IBM </w:t>
              </w:r>
            </w:ins>
            <w:r w:rsidRPr="004E5AFD">
              <w:rPr>
                <w:rFonts w:eastAsia="MS Mincho" w:cs="Arial"/>
                <w:color w:val="000000"/>
                <w:lang w:eastAsia="ja-JP"/>
              </w:rPr>
              <w:t>390 floats</w:t>
            </w:r>
          </w:p>
        </w:tc>
        <w:tc>
          <w:tcPr>
            <w:tcW w:w="3108" w:type="pct"/>
            <w:tcBorders>
              <w:top w:val="single" w:sz="6" w:space="0" w:color="auto"/>
              <w:left w:val="single" w:sz="6" w:space="0" w:color="auto"/>
              <w:bottom w:val="single" w:sz="6" w:space="0" w:color="auto"/>
              <w:right w:val="single" w:sz="6" w:space="0" w:color="auto"/>
            </w:tcBorders>
          </w:tcPr>
          <w:p w14:paraId="6E67DEB9" w14:textId="77777777" w:rsidR="00E90C68" w:rsidRPr="004E5AFD" w:rsidRDefault="00E90C68">
            <w:pPr>
              <w:keepNext/>
              <w:keepLines/>
              <w:autoSpaceDE w:val="0"/>
              <w:autoSpaceDN w:val="0"/>
              <w:adjustRightInd w:val="0"/>
              <w:ind w:left="15"/>
              <w:rPr>
                <w:rFonts w:eastAsia="MS Mincho" w:cs="Arial"/>
                <w:color w:val="000000"/>
                <w:lang w:eastAsia="ja-JP"/>
              </w:rPr>
            </w:pPr>
            <w:r w:rsidRPr="004E5AFD">
              <w:rPr>
                <w:rFonts w:eastAsia="MS Mincho" w:cs="Arial"/>
                <w:color w:val="000000"/>
                <w:lang w:eastAsia="ja-JP"/>
              </w:rPr>
              <w:t>dfdl:binaryFloatRep='ibm390Hex'</w:t>
            </w:r>
          </w:p>
        </w:tc>
      </w:tr>
      <w:tr w:rsidR="00E90C68" w:rsidRPr="005223F4" w14:paraId="1D1EE22F" w14:textId="77777777">
        <w:tc>
          <w:tcPr>
            <w:tcW w:w="1892" w:type="pct"/>
            <w:tcBorders>
              <w:top w:val="single" w:sz="6" w:space="0" w:color="auto"/>
              <w:left w:val="single" w:sz="6" w:space="0" w:color="auto"/>
              <w:bottom w:val="single" w:sz="6" w:space="0" w:color="auto"/>
              <w:right w:val="single" w:sz="6" w:space="0" w:color="auto"/>
            </w:tcBorders>
          </w:tcPr>
          <w:p w14:paraId="0078A2DF" w14:textId="77777777" w:rsidR="00E90C68" w:rsidRPr="004E5AFD" w:rsidRDefault="00E90C68">
            <w:pPr>
              <w:keepNext/>
              <w:keepLines/>
              <w:autoSpaceDE w:val="0"/>
              <w:autoSpaceDN w:val="0"/>
              <w:adjustRightInd w:val="0"/>
              <w:ind w:left="15"/>
              <w:rPr>
                <w:rFonts w:eastAsia="MS Mincho" w:cs="Arial"/>
                <w:color w:val="000000"/>
                <w:lang w:eastAsia="ja-JP"/>
              </w:rPr>
            </w:pPr>
            <w:r w:rsidRPr="004E5AFD">
              <w:rPr>
                <w:rFonts w:eastAsia="MS Mincho" w:cs="Arial"/>
                <w:color w:val="000000"/>
                <w:lang w:eastAsia="ja-JP"/>
              </w:rPr>
              <w:t>Unordered sequences</w:t>
            </w:r>
          </w:p>
        </w:tc>
        <w:tc>
          <w:tcPr>
            <w:tcW w:w="3108" w:type="pct"/>
            <w:tcBorders>
              <w:top w:val="single" w:sz="6" w:space="0" w:color="auto"/>
              <w:left w:val="single" w:sz="6" w:space="0" w:color="auto"/>
              <w:bottom w:val="single" w:sz="6" w:space="0" w:color="auto"/>
              <w:right w:val="single" w:sz="6" w:space="0" w:color="auto"/>
            </w:tcBorders>
          </w:tcPr>
          <w:p w14:paraId="2F0CE7A1" w14:textId="77777777" w:rsidR="00E90C68" w:rsidRPr="004E5AFD" w:rsidRDefault="00E90C68">
            <w:pPr>
              <w:keepNext/>
              <w:keepLines/>
              <w:autoSpaceDE w:val="0"/>
              <w:autoSpaceDN w:val="0"/>
              <w:adjustRightInd w:val="0"/>
              <w:ind w:left="15"/>
              <w:rPr>
                <w:rFonts w:eastAsia="MS Mincho" w:cs="Arial"/>
                <w:color w:val="000000"/>
                <w:lang w:eastAsia="ja-JP"/>
              </w:rPr>
            </w:pPr>
            <w:r w:rsidRPr="004E5AFD">
              <w:rPr>
                <w:rFonts w:eastAsia="MS Mincho" w:cs="Arial"/>
                <w:color w:val="000000"/>
                <w:lang w:eastAsia="ja-JP"/>
              </w:rPr>
              <w:t>dfdl:sequenceKind='unordered'</w:t>
            </w:r>
          </w:p>
        </w:tc>
      </w:tr>
      <w:tr w:rsidR="00E90C68" w:rsidRPr="005223F4" w14:paraId="13E0ABFB" w14:textId="77777777">
        <w:tc>
          <w:tcPr>
            <w:tcW w:w="1892" w:type="pct"/>
            <w:tcBorders>
              <w:top w:val="single" w:sz="6" w:space="0" w:color="auto"/>
              <w:left w:val="single" w:sz="6" w:space="0" w:color="auto"/>
              <w:bottom w:val="single" w:sz="6" w:space="0" w:color="auto"/>
              <w:right w:val="single" w:sz="6" w:space="0" w:color="auto"/>
            </w:tcBorders>
          </w:tcPr>
          <w:p w14:paraId="44D7EA1F" w14:textId="77777777" w:rsidR="00E90C68" w:rsidRPr="004E5AFD" w:rsidRDefault="00E90C68">
            <w:pPr>
              <w:keepNext/>
              <w:keepLines/>
              <w:autoSpaceDE w:val="0"/>
              <w:autoSpaceDN w:val="0"/>
              <w:adjustRightInd w:val="0"/>
              <w:ind w:left="15"/>
              <w:rPr>
                <w:rFonts w:eastAsia="MS Mincho" w:cs="Arial"/>
                <w:color w:val="000000"/>
                <w:lang w:eastAsia="ja-JP"/>
              </w:rPr>
            </w:pPr>
            <w:r w:rsidRPr="004E5AFD">
              <w:rPr>
                <w:rFonts w:eastAsia="MS Mincho" w:cs="Arial"/>
                <w:color w:val="000000"/>
                <w:lang w:eastAsia="ja-JP"/>
              </w:rPr>
              <w:t>Floating elements</w:t>
            </w:r>
          </w:p>
        </w:tc>
        <w:tc>
          <w:tcPr>
            <w:tcW w:w="3108" w:type="pct"/>
            <w:tcBorders>
              <w:top w:val="single" w:sz="6" w:space="0" w:color="auto"/>
              <w:left w:val="single" w:sz="6" w:space="0" w:color="auto"/>
              <w:bottom w:val="single" w:sz="6" w:space="0" w:color="auto"/>
              <w:right w:val="single" w:sz="6" w:space="0" w:color="auto"/>
            </w:tcBorders>
          </w:tcPr>
          <w:p w14:paraId="2A3D7C92" w14:textId="77777777" w:rsidR="00E90C68" w:rsidRPr="004E5AFD" w:rsidRDefault="00E90C68">
            <w:pPr>
              <w:keepNext/>
              <w:keepLines/>
              <w:autoSpaceDE w:val="0"/>
              <w:autoSpaceDN w:val="0"/>
              <w:adjustRightInd w:val="0"/>
              <w:ind w:left="15"/>
              <w:rPr>
                <w:rFonts w:eastAsia="MS Mincho" w:cs="Arial"/>
                <w:color w:val="000000"/>
                <w:lang w:eastAsia="ja-JP"/>
              </w:rPr>
            </w:pPr>
            <w:r w:rsidRPr="004E5AFD">
              <w:rPr>
                <w:rFonts w:eastAsia="MS Mincho" w:cs="Arial"/>
                <w:color w:val="000000"/>
                <w:lang w:eastAsia="ja-JP"/>
              </w:rPr>
              <w:t>dfdl:floating='yes'</w:t>
            </w:r>
          </w:p>
        </w:tc>
      </w:tr>
      <w:tr w:rsidR="00E90C68" w:rsidRPr="005223F4" w14:paraId="2C5F6D34" w14:textId="77777777">
        <w:tc>
          <w:tcPr>
            <w:tcW w:w="1892" w:type="pct"/>
            <w:tcBorders>
              <w:top w:val="single" w:sz="6" w:space="0" w:color="auto"/>
              <w:left w:val="single" w:sz="6" w:space="0" w:color="auto"/>
              <w:bottom w:val="single" w:sz="6" w:space="0" w:color="auto"/>
              <w:right w:val="single" w:sz="6" w:space="0" w:color="auto"/>
            </w:tcBorders>
          </w:tcPr>
          <w:p w14:paraId="2D3285D7" w14:textId="77777777" w:rsidR="00E90C68" w:rsidRPr="004E5AFD" w:rsidRDefault="00E90C68">
            <w:pPr>
              <w:keepNext/>
              <w:keepLines/>
              <w:autoSpaceDE w:val="0"/>
              <w:autoSpaceDN w:val="0"/>
              <w:adjustRightInd w:val="0"/>
              <w:ind w:left="15"/>
              <w:rPr>
                <w:rFonts w:eastAsia="MS Mincho" w:cs="Arial"/>
                <w:color w:val="000000"/>
                <w:lang w:eastAsia="ja-JP"/>
              </w:rPr>
            </w:pPr>
            <w:r w:rsidRPr="004E5AFD">
              <w:rPr>
                <w:rFonts w:eastAsia="MS Mincho" w:cs="Arial"/>
                <w:color w:val="000000"/>
                <w:lang w:eastAsia="ja-JP"/>
              </w:rPr>
              <w:t>dfdl functions in expression language</w:t>
            </w:r>
          </w:p>
        </w:tc>
        <w:tc>
          <w:tcPr>
            <w:tcW w:w="3108" w:type="pct"/>
            <w:tcBorders>
              <w:top w:val="single" w:sz="6" w:space="0" w:color="auto"/>
              <w:left w:val="single" w:sz="6" w:space="0" w:color="auto"/>
              <w:bottom w:val="single" w:sz="6" w:space="0" w:color="auto"/>
              <w:right w:val="single" w:sz="6" w:space="0" w:color="auto"/>
            </w:tcBorders>
          </w:tcPr>
          <w:p w14:paraId="064551CA" w14:textId="77777777" w:rsidR="00E90C68" w:rsidRPr="004E5AFD" w:rsidRDefault="00E90C68">
            <w:pPr>
              <w:keepNext/>
              <w:keepLines/>
              <w:autoSpaceDE w:val="0"/>
              <w:autoSpaceDN w:val="0"/>
              <w:adjustRightInd w:val="0"/>
              <w:ind w:left="15"/>
              <w:rPr>
                <w:rFonts w:eastAsia="MS Mincho" w:cs="Arial"/>
                <w:color w:val="000000"/>
                <w:lang w:eastAsia="ja-JP"/>
              </w:rPr>
            </w:pPr>
            <w:r w:rsidRPr="004E5AFD">
              <w:rPr>
                <w:rFonts w:eastAsia="MS Mincho" w:cs="Arial"/>
                <w:color w:val="000000"/>
                <w:lang w:eastAsia="ja-JP"/>
              </w:rPr>
              <w:t>dfdl:functions in expression</w:t>
            </w:r>
          </w:p>
        </w:tc>
      </w:tr>
      <w:tr w:rsidR="00E90C68" w:rsidRPr="005223F4" w14:paraId="4328CCC5" w14:textId="77777777">
        <w:tc>
          <w:tcPr>
            <w:tcW w:w="1892" w:type="pct"/>
            <w:tcBorders>
              <w:top w:val="single" w:sz="6" w:space="0" w:color="auto"/>
              <w:left w:val="single" w:sz="6" w:space="0" w:color="auto"/>
              <w:bottom w:val="single" w:sz="6" w:space="0" w:color="auto"/>
              <w:right w:val="single" w:sz="6" w:space="0" w:color="auto"/>
            </w:tcBorders>
          </w:tcPr>
          <w:p w14:paraId="63ED2DEB" w14:textId="77777777" w:rsidR="00E90C68" w:rsidRPr="004E5AFD" w:rsidRDefault="00E90C68">
            <w:pPr>
              <w:keepNext/>
              <w:keepLines/>
              <w:autoSpaceDE w:val="0"/>
              <w:autoSpaceDN w:val="0"/>
              <w:adjustRightInd w:val="0"/>
              <w:ind w:left="15"/>
              <w:rPr>
                <w:rFonts w:eastAsia="MS Mincho" w:cs="Arial"/>
                <w:color w:val="000000"/>
                <w:lang w:eastAsia="ja-JP"/>
              </w:rPr>
            </w:pPr>
            <w:r w:rsidRPr="004E5AFD">
              <w:rPr>
                <w:rFonts w:eastAsia="MS Mincho" w:cs="Arial"/>
                <w:color w:val="000000"/>
                <w:lang w:eastAsia="ja-JP"/>
              </w:rPr>
              <w:t xml:space="preserve">Hidden </w:t>
            </w:r>
            <w:r w:rsidR="005B0FE2" w:rsidRPr="004E5AFD">
              <w:rPr>
                <w:rFonts w:eastAsia="MS Mincho" w:cs="Arial"/>
                <w:color w:val="000000"/>
                <w:lang w:eastAsia="ja-JP"/>
              </w:rPr>
              <w:t>groups</w:t>
            </w:r>
          </w:p>
        </w:tc>
        <w:tc>
          <w:tcPr>
            <w:tcW w:w="3108" w:type="pct"/>
            <w:tcBorders>
              <w:top w:val="single" w:sz="6" w:space="0" w:color="auto"/>
              <w:left w:val="single" w:sz="6" w:space="0" w:color="auto"/>
              <w:bottom w:val="single" w:sz="6" w:space="0" w:color="auto"/>
              <w:right w:val="single" w:sz="6" w:space="0" w:color="auto"/>
            </w:tcBorders>
          </w:tcPr>
          <w:p w14:paraId="1D077BE5" w14:textId="6C4EB226" w:rsidR="00E90C68" w:rsidRPr="004E5AFD" w:rsidRDefault="00E90C68">
            <w:pPr>
              <w:keepNext/>
              <w:keepLines/>
              <w:autoSpaceDE w:val="0"/>
              <w:autoSpaceDN w:val="0"/>
              <w:adjustRightInd w:val="0"/>
              <w:ind w:left="15"/>
              <w:rPr>
                <w:rFonts w:eastAsia="MS Mincho" w:cs="Arial"/>
                <w:color w:val="000000"/>
                <w:lang w:eastAsia="ja-JP"/>
              </w:rPr>
            </w:pPr>
            <w:r w:rsidRPr="004E5AFD">
              <w:rPr>
                <w:rFonts w:eastAsia="MS Mincho" w:cs="Arial"/>
                <w:color w:val="000000"/>
                <w:lang w:eastAsia="ja-JP"/>
              </w:rPr>
              <w:t>dfdl:hidden</w:t>
            </w:r>
            <w:ins w:id="19259" w:author="mbeckerle" w:date="2012-08-14T15:10:00Z">
              <w:r w:rsidR="009445D9">
                <w:rPr>
                  <w:rFonts w:eastAsia="MS Mincho" w:cs="Arial"/>
                  <w:color w:val="000000"/>
                  <w:lang w:eastAsia="ja-JP"/>
                </w:rPr>
                <w:t>Group</w:t>
              </w:r>
            </w:ins>
            <w:r w:rsidRPr="004E5AFD">
              <w:rPr>
                <w:rFonts w:eastAsia="MS Mincho" w:cs="Arial"/>
                <w:color w:val="000000"/>
                <w:lang w:eastAsia="ja-JP"/>
              </w:rPr>
              <w:t>Ref &lt;&gt; ''</w:t>
            </w:r>
          </w:p>
        </w:tc>
      </w:tr>
      <w:tr w:rsidR="00E90C68" w:rsidRPr="005223F4" w14:paraId="5D2449DE" w14:textId="77777777">
        <w:tc>
          <w:tcPr>
            <w:tcW w:w="1892" w:type="pct"/>
            <w:tcBorders>
              <w:top w:val="single" w:sz="6" w:space="0" w:color="auto"/>
              <w:left w:val="single" w:sz="6" w:space="0" w:color="auto"/>
              <w:bottom w:val="single" w:sz="6" w:space="0" w:color="auto"/>
              <w:right w:val="single" w:sz="6" w:space="0" w:color="auto"/>
            </w:tcBorders>
          </w:tcPr>
          <w:p w14:paraId="0F446D79" w14:textId="77777777" w:rsidR="00E90C68" w:rsidRPr="004E5AFD" w:rsidRDefault="00E90C68">
            <w:pPr>
              <w:keepNext/>
              <w:keepLines/>
              <w:autoSpaceDE w:val="0"/>
              <w:autoSpaceDN w:val="0"/>
              <w:adjustRightInd w:val="0"/>
              <w:ind w:left="15"/>
              <w:rPr>
                <w:rFonts w:eastAsia="MS Mincho" w:cs="Arial"/>
                <w:color w:val="000000"/>
                <w:lang w:eastAsia="ja-JP"/>
              </w:rPr>
            </w:pPr>
            <w:r w:rsidRPr="004E5AFD">
              <w:rPr>
                <w:rFonts w:eastAsia="MS Mincho" w:cs="Arial"/>
                <w:color w:val="000000"/>
                <w:lang w:eastAsia="ja-JP"/>
              </w:rPr>
              <w:t>Calculated values</w:t>
            </w:r>
          </w:p>
        </w:tc>
        <w:tc>
          <w:tcPr>
            <w:tcW w:w="3108" w:type="pct"/>
            <w:tcBorders>
              <w:top w:val="single" w:sz="6" w:space="0" w:color="auto"/>
              <w:left w:val="single" w:sz="6" w:space="0" w:color="auto"/>
              <w:bottom w:val="single" w:sz="6" w:space="0" w:color="auto"/>
              <w:right w:val="single" w:sz="6" w:space="0" w:color="auto"/>
            </w:tcBorders>
          </w:tcPr>
          <w:p w14:paraId="4F286E82" w14:textId="77777777" w:rsidR="00E90C68" w:rsidRPr="004E5AFD" w:rsidRDefault="00E90C68">
            <w:pPr>
              <w:keepNext/>
              <w:keepLines/>
              <w:autoSpaceDE w:val="0"/>
              <w:autoSpaceDN w:val="0"/>
              <w:adjustRightInd w:val="0"/>
              <w:ind w:left="15"/>
              <w:rPr>
                <w:rFonts w:eastAsia="MS Mincho" w:cs="Arial"/>
                <w:color w:val="000000"/>
                <w:lang w:eastAsia="ja-JP"/>
              </w:rPr>
            </w:pPr>
            <w:r w:rsidRPr="004E5AFD">
              <w:rPr>
                <w:rFonts w:eastAsia="MS Mincho" w:cs="Arial"/>
                <w:color w:val="000000"/>
                <w:lang w:eastAsia="ja-JP"/>
              </w:rPr>
              <w:t>dfdl:inputValueCalc &lt;&gt; '' or dfdl:outputValueCalc &lt;&gt; ''</w:t>
            </w:r>
          </w:p>
        </w:tc>
      </w:tr>
      <w:tr w:rsidR="00E90C68" w:rsidRPr="005223F4" w14:paraId="78C5F7AF" w14:textId="77777777">
        <w:tc>
          <w:tcPr>
            <w:tcW w:w="1892" w:type="pct"/>
            <w:tcBorders>
              <w:top w:val="single" w:sz="6" w:space="0" w:color="auto"/>
              <w:left w:val="single" w:sz="6" w:space="0" w:color="auto"/>
              <w:bottom w:val="single" w:sz="6" w:space="0" w:color="auto"/>
              <w:right w:val="single" w:sz="6" w:space="0" w:color="auto"/>
            </w:tcBorders>
          </w:tcPr>
          <w:p w14:paraId="54329EEA" w14:textId="77777777" w:rsidR="00E90C68" w:rsidRPr="004E5AFD" w:rsidRDefault="00E90C68">
            <w:pPr>
              <w:keepNext/>
              <w:keepLines/>
              <w:autoSpaceDE w:val="0"/>
              <w:autoSpaceDN w:val="0"/>
              <w:adjustRightInd w:val="0"/>
              <w:ind w:left="15"/>
              <w:rPr>
                <w:rFonts w:eastAsia="MS Mincho" w:cs="Arial"/>
                <w:color w:val="000000"/>
                <w:lang w:eastAsia="ja-JP"/>
              </w:rPr>
            </w:pPr>
            <w:r w:rsidRPr="004E5AFD">
              <w:rPr>
                <w:rFonts w:eastAsia="MS Mincho" w:cs="Arial"/>
                <w:color w:val="000000"/>
                <w:lang w:eastAsia="ja-JP"/>
              </w:rPr>
              <w:t>Escape schemes</w:t>
            </w:r>
          </w:p>
        </w:tc>
        <w:tc>
          <w:tcPr>
            <w:tcW w:w="3108" w:type="pct"/>
            <w:tcBorders>
              <w:top w:val="single" w:sz="6" w:space="0" w:color="auto"/>
              <w:left w:val="single" w:sz="6" w:space="0" w:color="auto"/>
              <w:bottom w:val="single" w:sz="6" w:space="0" w:color="auto"/>
              <w:right w:val="single" w:sz="6" w:space="0" w:color="auto"/>
            </w:tcBorders>
          </w:tcPr>
          <w:p w14:paraId="35076BF9" w14:textId="77777777" w:rsidR="00E90C68" w:rsidRPr="004E5AFD" w:rsidRDefault="00E90C68">
            <w:pPr>
              <w:keepNext/>
              <w:keepLines/>
              <w:autoSpaceDE w:val="0"/>
              <w:autoSpaceDN w:val="0"/>
              <w:adjustRightInd w:val="0"/>
              <w:ind w:left="15"/>
              <w:rPr>
                <w:rFonts w:eastAsia="MS Mincho" w:cs="Arial"/>
                <w:color w:val="000000"/>
                <w:lang w:eastAsia="ja-JP"/>
              </w:rPr>
            </w:pPr>
            <w:r w:rsidRPr="004E5AFD">
              <w:rPr>
                <w:rFonts w:eastAsia="MS Mincho" w:cs="Arial"/>
                <w:color w:val="000000"/>
                <w:lang w:eastAsia="ja-JP"/>
              </w:rPr>
              <w:t>dfd</w:t>
            </w:r>
            <w:r w:rsidR="00EE3522" w:rsidRPr="004E5AFD">
              <w:rPr>
                <w:rFonts w:eastAsia="MS Mincho" w:cs="Arial"/>
                <w:color w:val="000000"/>
                <w:lang w:eastAsia="ja-JP"/>
              </w:rPr>
              <w:t>:</w:t>
            </w:r>
            <w:r w:rsidRPr="004E5AFD">
              <w:rPr>
                <w:rFonts w:eastAsia="MS Mincho" w:cs="Arial"/>
                <w:color w:val="000000"/>
                <w:lang w:eastAsia="ja-JP"/>
              </w:rPr>
              <w:t>defineEscapeScheme in xsd</w:t>
            </w:r>
          </w:p>
        </w:tc>
      </w:tr>
      <w:tr w:rsidR="00E90C68" w:rsidRPr="005223F4" w14:paraId="1BE80A4F" w14:textId="77777777">
        <w:tc>
          <w:tcPr>
            <w:tcW w:w="1892" w:type="pct"/>
            <w:tcBorders>
              <w:top w:val="single" w:sz="6" w:space="0" w:color="auto"/>
              <w:left w:val="single" w:sz="6" w:space="0" w:color="auto"/>
              <w:bottom w:val="single" w:sz="6" w:space="0" w:color="auto"/>
              <w:right w:val="single" w:sz="6" w:space="0" w:color="auto"/>
            </w:tcBorders>
          </w:tcPr>
          <w:p w14:paraId="5DBBF8AC" w14:textId="77777777" w:rsidR="00E90C68" w:rsidRPr="004E5AFD" w:rsidRDefault="00E90C68">
            <w:pPr>
              <w:keepNext/>
              <w:keepLines/>
              <w:autoSpaceDE w:val="0"/>
              <w:autoSpaceDN w:val="0"/>
              <w:adjustRightInd w:val="0"/>
              <w:ind w:left="15"/>
              <w:rPr>
                <w:rFonts w:eastAsia="MS Mincho" w:cs="Arial"/>
                <w:color w:val="000000"/>
                <w:lang w:eastAsia="ja-JP"/>
              </w:rPr>
            </w:pPr>
            <w:r w:rsidRPr="004E5AFD">
              <w:rPr>
                <w:rFonts w:eastAsia="MS Mincho" w:cs="Arial"/>
                <w:color w:val="000000"/>
                <w:lang w:eastAsia="ja-JP"/>
              </w:rPr>
              <w:t>Extended encodings</w:t>
            </w:r>
          </w:p>
        </w:tc>
        <w:tc>
          <w:tcPr>
            <w:tcW w:w="3108" w:type="pct"/>
            <w:tcBorders>
              <w:top w:val="single" w:sz="6" w:space="0" w:color="auto"/>
              <w:left w:val="single" w:sz="6" w:space="0" w:color="auto"/>
              <w:bottom w:val="single" w:sz="6" w:space="0" w:color="auto"/>
              <w:right w:val="single" w:sz="6" w:space="0" w:color="auto"/>
            </w:tcBorders>
          </w:tcPr>
          <w:p w14:paraId="0F3FC151" w14:textId="77777777" w:rsidR="00E90C68" w:rsidRPr="004E5AFD" w:rsidRDefault="00E90C68">
            <w:pPr>
              <w:keepNext/>
              <w:keepLines/>
              <w:autoSpaceDE w:val="0"/>
              <w:autoSpaceDN w:val="0"/>
              <w:adjustRightInd w:val="0"/>
              <w:ind w:left="15"/>
              <w:rPr>
                <w:rFonts w:eastAsia="MS Mincho" w:cs="Arial"/>
                <w:color w:val="000000"/>
                <w:lang w:eastAsia="ja-JP"/>
              </w:rPr>
            </w:pPr>
            <w:r w:rsidRPr="004E5AFD">
              <w:rPr>
                <w:rFonts w:eastAsia="MS Mincho" w:cs="Arial"/>
                <w:color w:val="000000"/>
                <w:lang w:eastAsia="ja-JP"/>
              </w:rPr>
              <w:t>Any dfdl:encoding value beyond the core list</w:t>
            </w:r>
          </w:p>
        </w:tc>
      </w:tr>
      <w:tr w:rsidR="00E90C68" w:rsidRPr="005223F4" w14:paraId="4DC823BD" w14:textId="77777777">
        <w:tc>
          <w:tcPr>
            <w:tcW w:w="1892" w:type="pct"/>
            <w:tcBorders>
              <w:top w:val="single" w:sz="6" w:space="0" w:color="auto"/>
              <w:left w:val="single" w:sz="6" w:space="0" w:color="auto"/>
              <w:bottom w:val="single" w:sz="6" w:space="0" w:color="auto"/>
              <w:right w:val="single" w:sz="6" w:space="0" w:color="auto"/>
            </w:tcBorders>
          </w:tcPr>
          <w:p w14:paraId="2FE02FEC" w14:textId="4AAA2407" w:rsidR="00E90C68" w:rsidRPr="004E5AFD" w:rsidRDefault="00E90C68" w:rsidP="000208A7">
            <w:pPr>
              <w:keepNext/>
              <w:keepLines/>
              <w:autoSpaceDE w:val="0"/>
              <w:autoSpaceDN w:val="0"/>
              <w:adjustRightInd w:val="0"/>
              <w:ind w:left="15"/>
              <w:rPr>
                <w:rFonts w:eastAsia="MS Mincho" w:cs="Arial"/>
                <w:color w:val="000000"/>
                <w:lang w:eastAsia="ja-JP"/>
              </w:rPr>
            </w:pPr>
            <w:r w:rsidRPr="004E5AFD">
              <w:rPr>
                <w:rFonts w:eastAsia="MS Mincho" w:cs="Arial"/>
                <w:color w:val="000000"/>
                <w:lang w:eastAsia="ja-JP"/>
              </w:rPr>
              <w:t xml:space="preserve">Asserts </w:t>
            </w:r>
            <w:del w:id="19260" w:author="Steve Hanson" w:date="2012-08-10T10:42:00Z">
              <w:r w:rsidRPr="004E5AFD" w:rsidDel="000208A7">
                <w:rPr>
                  <w:rFonts w:eastAsia="MS Mincho" w:cs="Arial"/>
                  <w:color w:val="000000"/>
                  <w:lang w:eastAsia="ja-JP"/>
                </w:rPr>
                <w:delText>annotations</w:delText>
              </w:r>
            </w:del>
          </w:p>
        </w:tc>
        <w:tc>
          <w:tcPr>
            <w:tcW w:w="3108" w:type="pct"/>
            <w:tcBorders>
              <w:top w:val="single" w:sz="6" w:space="0" w:color="auto"/>
              <w:left w:val="single" w:sz="6" w:space="0" w:color="auto"/>
              <w:bottom w:val="single" w:sz="6" w:space="0" w:color="auto"/>
              <w:right w:val="single" w:sz="6" w:space="0" w:color="auto"/>
            </w:tcBorders>
          </w:tcPr>
          <w:p w14:paraId="469B458E" w14:textId="77777777" w:rsidR="00E90C68" w:rsidRPr="004E5AFD" w:rsidRDefault="00E90C68">
            <w:pPr>
              <w:keepNext/>
              <w:keepLines/>
              <w:autoSpaceDE w:val="0"/>
              <w:autoSpaceDN w:val="0"/>
              <w:adjustRightInd w:val="0"/>
              <w:ind w:left="15"/>
              <w:rPr>
                <w:rFonts w:eastAsia="MS Mincho" w:cs="Arial"/>
                <w:color w:val="000000"/>
                <w:lang w:eastAsia="ja-JP"/>
              </w:rPr>
            </w:pPr>
            <w:r w:rsidRPr="004E5AFD">
              <w:rPr>
                <w:rFonts w:eastAsia="MS Mincho" w:cs="Arial"/>
                <w:color w:val="000000"/>
                <w:lang w:eastAsia="ja-JP"/>
              </w:rPr>
              <w:t>dfdl:assert in xsd</w:t>
            </w:r>
          </w:p>
        </w:tc>
      </w:tr>
      <w:tr w:rsidR="00E90C68" w:rsidRPr="005223F4" w14:paraId="67E4F7FC" w14:textId="77777777">
        <w:tc>
          <w:tcPr>
            <w:tcW w:w="1892" w:type="pct"/>
            <w:tcBorders>
              <w:top w:val="single" w:sz="6" w:space="0" w:color="auto"/>
              <w:left w:val="single" w:sz="6" w:space="0" w:color="auto"/>
              <w:bottom w:val="single" w:sz="6" w:space="0" w:color="auto"/>
              <w:right w:val="single" w:sz="6" w:space="0" w:color="auto"/>
            </w:tcBorders>
          </w:tcPr>
          <w:p w14:paraId="120FEA9F" w14:textId="04C64162" w:rsidR="00E90C68" w:rsidRPr="004E5AFD" w:rsidRDefault="00E90C68" w:rsidP="000208A7">
            <w:pPr>
              <w:keepNext/>
              <w:keepLines/>
              <w:autoSpaceDE w:val="0"/>
              <w:autoSpaceDN w:val="0"/>
              <w:adjustRightInd w:val="0"/>
              <w:ind w:left="15"/>
              <w:rPr>
                <w:rFonts w:eastAsia="MS Mincho" w:cs="Arial"/>
                <w:color w:val="000000"/>
                <w:lang w:eastAsia="ja-JP"/>
              </w:rPr>
            </w:pPr>
            <w:r w:rsidRPr="004E5AFD">
              <w:rPr>
                <w:rFonts w:eastAsia="MS Mincho" w:cs="Arial"/>
                <w:color w:val="000000"/>
                <w:lang w:eastAsia="ja-JP"/>
              </w:rPr>
              <w:t xml:space="preserve">Discriminators </w:t>
            </w:r>
            <w:del w:id="19261" w:author="Steve Hanson" w:date="2012-08-10T10:42:00Z">
              <w:r w:rsidRPr="004E5AFD" w:rsidDel="000208A7">
                <w:rPr>
                  <w:rFonts w:eastAsia="MS Mincho" w:cs="Arial"/>
                  <w:color w:val="000000"/>
                  <w:lang w:eastAsia="ja-JP"/>
                </w:rPr>
                <w:delText>annotations</w:delText>
              </w:r>
            </w:del>
          </w:p>
        </w:tc>
        <w:tc>
          <w:tcPr>
            <w:tcW w:w="3108" w:type="pct"/>
            <w:tcBorders>
              <w:top w:val="single" w:sz="6" w:space="0" w:color="auto"/>
              <w:left w:val="single" w:sz="6" w:space="0" w:color="auto"/>
              <w:bottom w:val="single" w:sz="6" w:space="0" w:color="auto"/>
              <w:right w:val="single" w:sz="6" w:space="0" w:color="auto"/>
            </w:tcBorders>
          </w:tcPr>
          <w:p w14:paraId="07A88AE4" w14:textId="77777777" w:rsidR="00E90C68" w:rsidRPr="004E5AFD" w:rsidRDefault="00E90C68">
            <w:pPr>
              <w:keepNext/>
              <w:keepLines/>
              <w:autoSpaceDE w:val="0"/>
              <w:autoSpaceDN w:val="0"/>
              <w:adjustRightInd w:val="0"/>
              <w:ind w:left="15"/>
              <w:rPr>
                <w:rFonts w:eastAsia="MS Mincho" w:cs="Arial"/>
                <w:color w:val="000000"/>
                <w:lang w:eastAsia="ja-JP"/>
              </w:rPr>
            </w:pPr>
            <w:r w:rsidRPr="004E5AFD">
              <w:rPr>
                <w:rFonts w:eastAsia="MS Mincho" w:cs="Arial"/>
                <w:color w:val="000000"/>
                <w:lang w:eastAsia="ja-JP"/>
              </w:rPr>
              <w:t>dfdl:discriminator in xsd</w:t>
            </w:r>
          </w:p>
        </w:tc>
      </w:tr>
      <w:tr w:rsidR="00E90C68" w:rsidRPr="005223F4" w14:paraId="4016669E" w14:textId="77777777">
        <w:tc>
          <w:tcPr>
            <w:tcW w:w="1892" w:type="pct"/>
            <w:tcBorders>
              <w:top w:val="single" w:sz="6" w:space="0" w:color="auto"/>
              <w:left w:val="single" w:sz="6" w:space="0" w:color="auto"/>
              <w:bottom w:val="single" w:sz="6" w:space="0" w:color="auto"/>
              <w:right w:val="single" w:sz="6" w:space="0" w:color="auto"/>
            </w:tcBorders>
          </w:tcPr>
          <w:p w14:paraId="560A705D" w14:textId="77777777" w:rsidR="00E90C68" w:rsidRPr="004E5AFD" w:rsidRDefault="00E90C68">
            <w:pPr>
              <w:keepNext/>
              <w:keepLines/>
              <w:autoSpaceDE w:val="0"/>
              <w:autoSpaceDN w:val="0"/>
              <w:adjustRightInd w:val="0"/>
              <w:ind w:left="15"/>
              <w:rPr>
                <w:rFonts w:eastAsia="MS Mincho" w:cs="Arial"/>
                <w:color w:val="000000"/>
                <w:lang w:eastAsia="ja-JP"/>
              </w:rPr>
            </w:pPr>
            <w:r w:rsidRPr="004E5AFD">
              <w:rPr>
                <w:rFonts w:eastAsia="MS Mincho" w:cs="Arial"/>
                <w:color w:val="000000"/>
                <w:lang w:eastAsia="ja-JP"/>
              </w:rPr>
              <w:t>Prefixed lengths</w:t>
            </w:r>
          </w:p>
        </w:tc>
        <w:tc>
          <w:tcPr>
            <w:tcW w:w="3108" w:type="pct"/>
            <w:tcBorders>
              <w:top w:val="single" w:sz="6" w:space="0" w:color="auto"/>
              <w:left w:val="single" w:sz="6" w:space="0" w:color="auto"/>
              <w:bottom w:val="single" w:sz="6" w:space="0" w:color="auto"/>
              <w:right w:val="single" w:sz="6" w:space="0" w:color="auto"/>
            </w:tcBorders>
          </w:tcPr>
          <w:p w14:paraId="69857640" w14:textId="77777777" w:rsidR="00E90C68" w:rsidRPr="004E5AFD" w:rsidRDefault="00E90C68">
            <w:pPr>
              <w:keepNext/>
              <w:keepLines/>
              <w:autoSpaceDE w:val="0"/>
              <w:autoSpaceDN w:val="0"/>
              <w:adjustRightInd w:val="0"/>
              <w:ind w:left="15"/>
              <w:rPr>
                <w:rFonts w:eastAsia="MS Mincho" w:cs="Arial"/>
                <w:color w:val="000000"/>
                <w:lang w:eastAsia="ja-JP"/>
              </w:rPr>
            </w:pPr>
            <w:r w:rsidRPr="004E5AFD">
              <w:rPr>
                <w:rFonts w:eastAsia="MS Mincho" w:cs="Arial"/>
                <w:color w:val="000000"/>
                <w:lang w:eastAsia="ja-JP"/>
              </w:rPr>
              <w:t>dfdl:lengthKind='prefixed'</w:t>
            </w:r>
          </w:p>
        </w:tc>
      </w:tr>
      <w:tr w:rsidR="00E90C68" w:rsidRPr="005223F4" w14:paraId="49E6DD39" w14:textId="77777777">
        <w:tc>
          <w:tcPr>
            <w:tcW w:w="1892" w:type="pct"/>
            <w:tcBorders>
              <w:top w:val="single" w:sz="6" w:space="0" w:color="auto"/>
              <w:left w:val="single" w:sz="6" w:space="0" w:color="auto"/>
              <w:bottom w:val="single" w:sz="6" w:space="0" w:color="auto"/>
              <w:right w:val="single" w:sz="6" w:space="0" w:color="auto"/>
            </w:tcBorders>
          </w:tcPr>
          <w:p w14:paraId="366B8E6B" w14:textId="77777777" w:rsidR="00E90C68" w:rsidRPr="004E5AFD" w:rsidRDefault="00E90C68">
            <w:pPr>
              <w:keepNext/>
              <w:keepLines/>
              <w:autoSpaceDE w:val="0"/>
              <w:autoSpaceDN w:val="0"/>
              <w:adjustRightInd w:val="0"/>
              <w:ind w:left="15"/>
              <w:rPr>
                <w:rFonts w:eastAsia="MS Mincho" w:cs="Arial"/>
                <w:color w:val="000000"/>
                <w:lang w:eastAsia="ja-JP"/>
              </w:rPr>
            </w:pPr>
            <w:r w:rsidRPr="004E5AFD">
              <w:rPr>
                <w:rFonts w:eastAsia="MS Mincho" w:cs="Arial"/>
                <w:color w:val="000000"/>
                <w:lang w:eastAsia="ja-JP"/>
              </w:rPr>
              <w:t xml:space="preserve">Variables </w:t>
            </w:r>
          </w:p>
          <w:p w14:paraId="57438299" w14:textId="77777777" w:rsidR="00E90C68" w:rsidRPr="004E5AFD" w:rsidRDefault="00E90C68">
            <w:pPr>
              <w:keepNext/>
              <w:keepLines/>
              <w:autoSpaceDE w:val="0"/>
              <w:autoSpaceDN w:val="0"/>
              <w:adjustRightInd w:val="0"/>
              <w:ind w:left="15"/>
              <w:rPr>
                <w:rFonts w:eastAsia="MS Mincho" w:cs="Arial"/>
                <w:color w:val="000000"/>
                <w:lang w:eastAsia="ja-JP"/>
              </w:rPr>
            </w:pPr>
          </w:p>
        </w:tc>
        <w:tc>
          <w:tcPr>
            <w:tcW w:w="3108" w:type="pct"/>
            <w:tcBorders>
              <w:top w:val="single" w:sz="6" w:space="0" w:color="auto"/>
              <w:left w:val="single" w:sz="6" w:space="0" w:color="auto"/>
              <w:bottom w:val="single" w:sz="6" w:space="0" w:color="auto"/>
              <w:right w:val="single" w:sz="6" w:space="0" w:color="auto"/>
            </w:tcBorders>
          </w:tcPr>
          <w:p w14:paraId="53F61EB8" w14:textId="2C348664" w:rsidR="007A5498" w:rsidRPr="004E5AFD" w:rsidRDefault="00E90C68" w:rsidP="00E90C68">
            <w:pPr>
              <w:keepNext/>
              <w:keepLines/>
              <w:autoSpaceDE w:val="0"/>
              <w:autoSpaceDN w:val="0"/>
              <w:adjustRightInd w:val="0"/>
              <w:ind w:left="15"/>
              <w:rPr>
                <w:rFonts w:eastAsia="MS Mincho" w:cs="Arial"/>
                <w:color w:val="000000"/>
                <w:lang w:eastAsia="ja-JP"/>
              </w:rPr>
            </w:pPr>
            <w:r w:rsidRPr="004E5AFD">
              <w:rPr>
                <w:rFonts w:eastAsia="MS Mincho" w:cs="Arial"/>
                <w:color w:val="000000"/>
                <w:lang w:eastAsia="ja-JP"/>
              </w:rPr>
              <w:t xml:space="preserve">dfdl:defineVariable, </w:t>
            </w:r>
          </w:p>
          <w:p w14:paraId="24054B58" w14:textId="77777777" w:rsidR="007A5498" w:rsidRPr="004E5AFD" w:rsidRDefault="00E90C68" w:rsidP="00E90C68">
            <w:pPr>
              <w:keepNext/>
              <w:keepLines/>
              <w:autoSpaceDE w:val="0"/>
              <w:autoSpaceDN w:val="0"/>
              <w:adjustRightInd w:val="0"/>
              <w:ind w:left="15"/>
              <w:rPr>
                <w:rFonts w:eastAsia="MS Mincho" w:cs="Arial"/>
                <w:color w:val="000000"/>
                <w:lang w:eastAsia="ja-JP"/>
              </w:rPr>
            </w:pPr>
            <w:r w:rsidRPr="004E5AFD">
              <w:rPr>
                <w:rFonts w:eastAsia="MS Mincho" w:cs="Arial"/>
                <w:color w:val="000000"/>
                <w:lang w:eastAsia="ja-JP"/>
              </w:rPr>
              <w:t xml:space="preserve">dfdl:newVariableInstances, </w:t>
            </w:r>
          </w:p>
          <w:p w14:paraId="7A2821EB" w14:textId="77777777" w:rsidR="00E90C68" w:rsidRPr="004E5AFD" w:rsidRDefault="00E90C68" w:rsidP="00E90C68">
            <w:pPr>
              <w:keepNext/>
              <w:keepLines/>
              <w:autoSpaceDE w:val="0"/>
              <w:autoSpaceDN w:val="0"/>
              <w:adjustRightInd w:val="0"/>
              <w:ind w:left="15"/>
              <w:rPr>
                <w:rFonts w:eastAsia="MS Mincho" w:cs="Arial"/>
                <w:color w:val="000000"/>
                <w:lang w:eastAsia="ja-JP"/>
              </w:rPr>
            </w:pPr>
            <w:r w:rsidRPr="004E5AFD">
              <w:rPr>
                <w:rFonts w:eastAsia="MS Mincho" w:cs="Arial"/>
                <w:color w:val="000000"/>
                <w:lang w:eastAsia="ja-JP"/>
              </w:rPr>
              <w:t>dfdl:setVariable</w:t>
            </w:r>
          </w:p>
          <w:p w14:paraId="39829280" w14:textId="77777777" w:rsidR="00E90C68" w:rsidRDefault="00E90C68" w:rsidP="007A5498">
            <w:pPr>
              <w:keepNext/>
              <w:keepLines/>
              <w:autoSpaceDE w:val="0"/>
              <w:autoSpaceDN w:val="0"/>
              <w:adjustRightInd w:val="0"/>
              <w:ind w:left="15"/>
              <w:rPr>
                <w:ins w:id="19262" w:author="mbeckerle" w:date="2012-07-03T15:25:00Z"/>
                <w:rFonts w:eastAsia="MS Mincho" w:cs="Arial"/>
                <w:color w:val="000000"/>
                <w:lang w:eastAsia="ja-JP"/>
              </w:rPr>
            </w:pPr>
            <w:r w:rsidRPr="004E5AFD">
              <w:rPr>
                <w:rFonts w:eastAsia="MS Mincho" w:cs="Arial"/>
                <w:color w:val="000000"/>
                <w:lang w:eastAsia="ja-JP"/>
              </w:rPr>
              <w:t>Variables in DFDL expression language</w:t>
            </w:r>
          </w:p>
          <w:p w14:paraId="70AA21FD" w14:textId="3967730D" w:rsidR="002E5012" w:rsidRPr="004E5AFD" w:rsidRDefault="002E5012" w:rsidP="00037368">
            <w:pPr>
              <w:keepNext/>
              <w:keepLines/>
              <w:autoSpaceDE w:val="0"/>
              <w:autoSpaceDN w:val="0"/>
              <w:adjustRightInd w:val="0"/>
              <w:ind w:left="15"/>
              <w:rPr>
                <w:rFonts w:eastAsia="MS Mincho" w:cs="Arial"/>
                <w:color w:val="000000"/>
                <w:lang w:eastAsia="ja-JP"/>
              </w:rPr>
            </w:pPr>
            <w:ins w:id="19263" w:author="mbeckerle" w:date="2012-07-03T15:25:00Z">
              <w:r>
                <w:rPr>
                  <w:rFonts w:eastAsia="MS Mincho" w:cs="Arial"/>
                  <w:color w:val="000000"/>
                  <w:lang w:eastAsia="ja-JP"/>
                </w:rPr>
                <w:t xml:space="preserve">Note that variables as a feature is dependent on the </w:t>
              </w:r>
            </w:ins>
            <w:ins w:id="19264" w:author="mbeckerle" w:date="2012-07-03T15:27:00Z">
              <w:r>
                <w:rPr>
                  <w:rFonts w:eastAsia="MS Mincho" w:cs="Arial"/>
                  <w:color w:val="000000"/>
                  <w:lang w:eastAsia="ja-JP"/>
                </w:rPr>
                <w:t>Expressions feature</w:t>
              </w:r>
              <w:commentRangeStart w:id="19265"/>
              <w:r>
                <w:rPr>
                  <w:rFonts w:eastAsia="MS Mincho" w:cs="Arial"/>
                  <w:color w:val="000000"/>
                  <w:lang w:eastAsia="ja-JP"/>
                </w:rPr>
                <w:t>.</w:t>
              </w:r>
            </w:ins>
            <w:commentRangeEnd w:id="19265"/>
            <w:r w:rsidR="00CA34DD">
              <w:rPr>
                <w:rStyle w:val="CommentReference"/>
              </w:rPr>
              <w:commentReference w:id="19265"/>
            </w:r>
          </w:p>
        </w:tc>
      </w:tr>
      <w:tr w:rsidR="002E5012" w:rsidRPr="0095033D" w14:paraId="4826815B" w14:textId="77777777" w:rsidTr="002E5012">
        <w:tc>
          <w:tcPr>
            <w:tcW w:w="1892" w:type="pct"/>
            <w:tcBorders>
              <w:top w:val="single" w:sz="6" w:space="0" w:color="auto"/>
              <w:left w:val="single" w:sz="6" w:space="0" w:color="auto"/>
              <w:bottom w:val="single" w:sz="6" w:space="0" w:color="auto"/>
              <w:right w:val="single" w:sz="6" w:space="0" w:color="auto"/>
            </w:tcBorders>
          </w:tcPr>
          <w:p w14:paraId="28E2022D" w14:textId="77777777" w:rsidR="002E5012" w:rsidRPr="002E5012" w:rsidRDefault="002E5012" w:rsidP="002E5012">
            <w:pPr>
              <w:keepNext/>
              <w:keepLines/>
              <w:autoSpaceDE w:val="0"/>
              <w:autoSpaceDN w:val="0"/>
              <w:adjustRightInd w:val="0"/>
              <w:ind w:left="15"/>
              <w:rPr>
                <w:rFonts w:eastAsia="MS Mincho" w:cs="Arial"/>
                <w:color w:val="000000"/>
                <w:lang w:eastAsia="ja-JP"/>
              </w:rPr>
            </w:pPr>
            <w:r w:rsidRPr="002E5012">
              <w:rPr>
                <w:rFonts w:eastAsia="MS Mincho" w:cs="Arial"/>
                <w:color w:val="000000"/>
                <w:lang w:eastAsia="ja-JP"/>
              </w:rPr>
              <w:t xml:space="preserve">BCD calendars </w:t>
            </w:r>
          </w:p>
        </w:tc>
        <w:tc>
          <w:tcPr>
            <w:tcW w:w="3108" w:type="pct"/>
            <w:tcBorders>
              <w:top w:val="single" w:sz="6" w:space="0" w:color="auto"/>
              <w:left w:val="single" w:sz="6" w:space="0" w:color="auto"/>
              <w:bottom w:val="single" w:sz="6" w:space="0" w:color="auto"/>
              <w:right w:val="single" w:sz="6" w:space="0" w:color="auto"/>
            </w:tcBorders>
          </w:tcPr>
          <w:p w14:paraId="017A33EB" w14:textId="77777777" w:rsidR="002E5012" w:rsidRPr="002E5012" w:rsidRDefault="002E5012" w:rsidP="002E5012">
            <w:pPr>
              <w:keepNext/>
              <w:keepLines/>
              <w:autoSpaceDE w:val="0"/>
              <w:autoSpaceDN w:val="0"/>
              <w:adjustRightInd w:val="0"/>
              <w:ind w:left="15"/>
              <w:rPr>
                <w:rFonts w:eastAsia="MS Mincho" w:cs="Arial"/>
                <w:color w:val="000000"/>
                <w:lang w:eastAsia="ja-JP"/>
              </w:rPr>
            </w:pPr>
            <w:r w:rsidRPr="002E5012">
              <w:rPr>
                <w:rFonts w:eastAsia="MS Mincho" w:cs="Arial"/>
                <w:color w:val="000000"/>
                <w:lang w:eastAsia="ja-JP"/>
              </w:rPr>
              <w:t xml:space="preserve">dfdl:binaryCalendarRep="bcd"   </w:t>
            </w:r>
          </w:p>
        </w:tc>
      </w:tr>
      <w:tr w:rsidR="00936B71" w:rsidRPr="0095033D" w14:paraId="7861637B" w14:textId="77777777" w:rsidTr="002E5012">
        <w:tc>
          <w:tcPr>
            <w:tcW w:w="1892" w:type="pct"/>
            <w:tcBorders>
              <w:top w:val="single" w:sz="6" w:space="0" w:color="auto"/>
              <w:left w:val="single" w:sz="6" w:space="0" w:color="auto"/>
              <w:bottom w:val="single" w:sz="6" w:space="0" w:color="auto"/>
              <w:right w:val="single" w:sz="6" w:space="0" w:color="auto"/>
            </w:tcBorders>
          </w:tcPr>
          <w:p w14:paraId="4C969081" w14:textId="3B4D9196" w:rsidR="00936B71" w:rsidRPr="002E5012" w:rsidRDefault="00936B71" w:rsidP="002E5012">
            <w:pPr>
              <w:keepNext/>
              <w:keepLines/>
              <w:autoSpaceDE w:val="0"/>
              <w:autoSpaceDN w:val="0"/>
              <w:adjustRightInd w:val="0"/>
              <w:ind w:left="15"/>
              <w:rPr>
                <w:rFonts w:eastAsia="MS Mincho" w:cs="Arial"/>
                <w:color w:val="000000"/>
                <w:lang w:eastAsia="ja-JP"/>
              </w:rPr>
            </w:pPr>
            <w:commentRangeStart w:id="19266"/>
            <w:r>
              <w:rPr>
                <w:rFonts w:eastAsia="MS Mincho" w:cs="Arial"/>
                <w:color w:val="000000"/>
                <w:lang w:eastAsia="ja-JP"/>
              </w:rPr>
              <w:t>BCD numbers</w:t>
            </w:r>
          </w:p>
        </w:tc>
        <w:tc>
          <w:tcPr>
            <w:tcW w:w="3108" w:type="pct"/>
            <w:tcBorders>
              <w:top w:val="single" w:sz="6" w:space="0" w:color="auto"/>
              <w:left w:val="single" w:sz="6" w:space="0" w:color="auto"/>
              <w:bottom w:val="single" w:sz="6" w:space="0" w:color="auto"/>
              <w:right w:val="single" w:sz="6" w:space="0" w:color="auto"/>
            </w:tcBorders>
          </w:tcPr>
          <w:p w14:paraId="47328692" w14:textId="69C93501" w:rsidR="00936B71" w:rsidRPr="002E5012" w:rsidRDefault="00936B71" w:rsidP="002E5012">
            <w:pPr>
              <w:keepNext/>
              <w:keepLines/>
              <w:autoSpaceDE w:val="0"/>
              <w:autoSpaceDN w:val="0"/>
              <w:adjustRightInd w:val="0"/>
              <w:ind w:left="15"/>
              <w:rPr>
                <w:rFonts w:eastAsia="MS Mincho" w:cs="Arial"/>
                <w:color w:val="000000"/>
                <w:lang w:eastAsia="ja-JP"/>
              </w:rPr>
            </w:pPr>
            <w:r>
              <w:rPr>
                <w:rFonts w:eastAsia="MS Mincho" w:cs="Arial"/>
                <w:color w:val="000000"/>
                <w:lang w:eastAsia="ja-JP"/>
              </w:rPr>
              <w:t>dfdl:binaryNumberRep=”bcd”</w:t>
            </w:r>
            <w:commentRangeEnd w:id="19266"/>
            <w:r>
              <w:rPr>
                <w:rStyle w:val="CommentReference"/>
              </w:rPr>
              <w:commentReference w:id="19266"/>
            </w:r>
          </w:p>
        </w:tc>
      </w:tr>
      <w:tr w:rsidR="002E5012" w:rsidRPr="0095033D" w14:paraId="7626A305" w14:textId="77777777" w:rsidTr="002E5012">
        <w:tc>
          <w:tcPr>
            <w:tcW w:w="1892" w:type="pct"/>
            <w:tcBorders>
              <w:top w:val="single" w:sz="6" w:space="0" w:color="auto"/>
              <w:left w:val="single" w:sz="6" w:space="0" w:color="auto"/>
              <w:bottom w:val="single" w:sz="6" w:space="0" w:color="auto"/>
              <w:right w:val="single" w:sz="6" w:space="0" w:color="auto"/>
            </w:tcBorders>
          </w:tcPr>
          <w:p w14:paraId="083D68BD" w14:textId="77777777" w:rsidR="002E5012" w:rsidRPr="002E5012" w:rsidRDefault="002E5012" w:rsidP="002E5012">
            <w:pPr>
              <w:keepNext/>
              <w:keepLines/>
              <w:autoSpaceDE w:val="0"/>
              <w:autoSpaceDN w:val="0"/>
              <w:adjustRightInd w:val="0"/>
              <w:ind w:left="15"/>
              <w:rPr>
                <w:rFonts w:eastAsia="MS Mincho" w:cs="Arial"/>
                <w:color w:val="000000"/>
                <w:lang w:eastAsia="ja-JP"/>
              </w:rPr>
            </w:pPr>
            <w:r w:rsidRPr="002E5012">
              <w:rPr>
                <w:rFonts w:eastAsia="MS Mincho" w:cs="Arial"/>
                <w:color w:val="000000"/>
                <w:lang w:eastAsia="ja-JP"/>
              </w:rPr>
              <w:t xml:space="preserve">Multiple schemas </w:t>
            </w:r>
          </w:p>
        </w:tc>
        <w:tc>
          <w:tcPr>
            <w:tcW w:w="3108" w:type="pct"/>
            <w:tcBorders>
              <w:top w:val="single" w:sz="6" w:space="0" w:color="auto"/>
              <w:left w:val="single" w:sz="6" w:space="0" w:color="auto"/>
              <w:bottom w:val="single" w:sz="6" w:space="0" w:color="auto"/>
              <w:right w:val="single" w:sz="6" w:space="0" w:color="auto"/>
            </w:tcBorders>
          </w:tcPr>
          <w:p w14:paraId="36E7D016" w14:textId="77777777" w:rsidR="002E5012" w:rsidRPr="002E5012" w:rsidRDefault="002E5012" w:rsidP="002E5012">
            <w:pPr>
              <w:keepNext/>
              <w:keepLines/>
              <w:autoSpaceDE w:val="0"/>
              <w:autoSpaceDN w:val="0"/>
              <w:adjustRightInd w:val="0"/>
              <w:ind w:left="15"/>
              <w:rPr>
                <w:rFonts w:eastAsia="MS Mincho" w:cs="Arial"/>
                <w:color w:val="000000"/>
                <w:lang w:eastAsia="ja-JP"/>
              </w:rPr>
            </w:pPr>
            <w:r w:rsidRPr="002E5012">
              <w:rPr>
                <w:rFonts w:eastAsia="MS Mincho" w:cs="Arial"/>
                <w:color w:val="000000"/>
                <w:lang w:eastAsia="ja-JP"/>
              </w:rPr>
              <w:t xml:space="preserve">xs:include or xs:import in xsd </w:t>
            </w:r>
          </w:p>
        </w:tc>
      </w:tr>
      <w:tr w:rsidR="00890AEC" w:rsidRPr="0095033D" w14:paraId="23802A59" w14:textId="77777777" w:rsidTr="002E5012">
        <w:trPr>
          <w:ins w:id="19267" w:author="mbeckerle" w:date="2013-01-20T15:55:00Z"/>
        </w:trPr>
        <w:tc>
          <w:tcPr>
            <w:tcW w:w="1892" w:type="pct"/>
            <w:tcBorders>
              <w:top w:val="single" w:sz="6" w:space="0" w:color="auto"/>
              <w:left w:val="single" w:sz="6" w:space="0" w:color="auto"/>
              <w:bottom w:val="single" w:sz="6" w:space="0" w:color="auto"/>
              <w:right w:val="single" w:sz="6" w:space="0" w:color="auto"/>
            </w:tcBorders>
          </w:tcPr>
          <w:p w14:paraId="16DA29A6" w14:textId="354F147B" w:rsidR="00890AEC" w:rsidRPr="002E5012" w:rsidRDefault="00890AEC" w:rsidP="000939CA">
            <w:pPr>
              <w:keepNext/>
              <w:keepLines/>
              <w:autoSpaceDE w:val="0"/>
              <w:autoSpaceDN w:val="0"/>
              <w:adjustRightInd w:val="0"/>
              <w:ind w:left="15"/>
              <w:rPr>
                <w:ins w:id="19268" w:author="mbeckerle" w:date="2013-01-20T15:55:00Z"/>
                <w:rFonts w:eastAsia="MS Mincho" w:cs="Arial"/>
                <w:color w:val="000000"/>
                <w:lang w:eastAsia="ja-JP"/>
              </w:rPr>
            </w:pPr>
            <w:ins w:id="19269" w:author="mbeckerle" w:date="2013-01-20T15:55:00Z">
              <w:r>
                <w:rPr>
                  <w:rFonts w:eastAsia="MS Mincho" w:cs="Arial"/>
                  <w:color w:val="000000"/>
                  <w:lang w:eastAsia="ja-JP"/>
                </w:rPr>
                <w:t>I</w:t>
              </w:r>
            </w:ins>
            <w:ins w:id="19270" w:author="mbeckerle" w:date="2013-01-20T15:56:00Z">
              <w:r>
                <w:rPr>
                  <w:rFonts w:eastAsia="MS Mincho" w:cs="Arial"/>
                  <w:color w:val="000000"/>
                  <w:lang w:eastAsia="ja-JP"/>
                </w:rPr>
                <w:t xml:space="preserve">BM </w:t>
              </w:r>
            </w:ins>
            <w:ins w:id="19271" w:author="mbeckerle" w:date="2013-01-20T15:55:00Z">
              <w:r>
                <w:rPr>
                  <w:rFonts w:eastAsia="MS Mincho" w:cs="Arial"/>
                  <w:color w:val="000000"/>
                  <w:lang w:eastAsia="ja-JP"/>
                </w:rPr>
                <w:t>4690</w:t>
              </w:r>
            </w:ins>
            <w:ins w:id="19272" w:author="mbeckerle" w:date="2013-01-20T15:56:00Z">
              <w:r>
                <w:rPr>
                  <w:rFonts w:eastAsia="MS Mincho" w:cs="Arial"/>
                  <w:color w:val="000000"/>
                  <w:lang w:eastAsia="ja-JP"/>
                </w:rPr>
                <w:t xml:space="preserve"> </w:t>
              </w:r>
              <w:del w:id="19273" w:author="Steve Hanson" w:date="2013-02-06T14:08:00Z">
                <w:r w:rsidDel="000939CA">
                  <w:rPr>
                    <w:rFonts w:eastAsia="MS Mincho" w:cs="Arial"/>
                    <w:color w:val="000000"/>
                    <w:lang w:eastAsia="ja-JP"/>
                  </w:rPr>
                  <w:delText>format</w:delText>
                </w:r>
              </w:del>
            </w:ins>
            <w:ins w:id="19274" w:author="Steve Hanson" w:date="2013-02-06T14:08:00Z">
              <w:r w:rsidR="000939CA">
                <w:rPr>
                  <w:rFonts w:eastAsia="MS Mincho" w:cs="Arial"/>
                  <w:color w:val="000000"/>
                  <w:lang w:eastAsia="ja-JP"/>
                </w:rPr>
                <w:t>packed</w:t>
              </w:r>
            </w:ins>
            <w:ins w:id="19275" w:author="mbeckerle" w:date="2013-01-20T15:56:00Z">
              <w:r>
                <w:rPr>
                  <w:rFonts w:eastAsia="MS Mincho" w:cs="Arial"/>
                  <w:color w:val="000000"/>
                  <w:lang w:eastAsia="ja-JP"/>
                </w:rPr>
                <w:t xml:space="preserve"> </w:t>
              </w:r>
            </w:ins>
            <w:ins w:id="19276" w:author="mbeckerle" w:date="2013-01-20T15:55:00Z">
              <w:r>
                <w:rPr>
                  <w:rFonts w:eastAsia="MS Mincho" w:cs="Arial"/>
                  <w:color w:val="000000"/>
                  <w:lang w:eastAsia="ja-JP"/>
                </w:rPr>
                <w:t>numbers</w:t>
              </w:r>
            </w:ins>
          </w:p>
        </w:tc>
        <w:tc>
          <w:tcPr>
            <w:tcW w:w="3108" w:type="pct"/>
            <w:tcBorders>
              <w:top w:val="single" w:sz="6" w:space="0" w:color="auto"/>
              <w:left w:val="single" w:sz="6" w:space="0" w:color="auto"/>
              <w:bottom w:val="single" w:sz="6" w:space="0" w:color="auto"/>
              <w:right w:val="single" w:sz="6" w:space="0" w:color="auto"/>
            </w:tcBorders>
          </w:tcPr>
          <w:p w14:paraId="4A7C7422" w14:textId="529A6539" w:rsidR="00890AEC" w:rsidRPr="002E5012" w:rsidRDefault="00890AEC" w:rsidP="00890AEC">
            <w:pPr>
              <w:keepNext/>
              <w:keepLines/>
              <w:autoSpaceDE w:val="0"/>
              <w:autoSpaceDN w:val="0"/>
              <w:adjustRightInd w:val="0"/>
              <w:ind w:left="15"/>
              <w:rPr>
                <w:ins w:id="19277" w:author="mbeckerle" w:date="2013-01-20T15:55:00Z"/>
                <w:rFonts w:eastAsia="MS Mincho" w:cs="Arial"/>
                <w:color w:val="000000"/>
                <w:lang w:eastAsia="ja-JP"/>
              </w:rPr>
            </w:pPr>
            <w:ins w:id="19278" w:author="mbeckerle" w:date="2013-01-20T15:55:00Z">
              <w:r w:rsidRPr="002E5012">
                <w:rPr>
                  <w:rFonts w:eastAsia="MS Mincho" w:cs="Arial"/>
                  <w:color w:val="000000"/>
                  <w:lang w:eastAsia="ja-JP"/>
                </w:rPr>
                <w:t>dfdl:binary</w:t>
              </w:r>
            </w:ins>
            <w:ins w:id="19279" w:author="mbeckerle" w:date="2013-01-20T15:56:00Z">
              <w:r>
                <w:rPr>
                  <w:rFonts w:eastAsia="MS Mincho" w:cs="Arial"/>
                  <w:color w:val="000000"/>
                  <w:lang w:eastAsia="ja-JP"/>
                </w:rPr>
                <w:t>Number</w:t>
              </w:r>
            </w:ins>
            <w:ins w:id="19280" w:author="mbeckerle" w:date="2013-01-20T15:55:00Z">
              <w:r w:rsidRPr="002E5012">
                <w:rPr>
                  <w:rFonts w:eastAsia="MS Mincho" w:cs="Arial"/>
                  <w:color w:val="000000"/>
                  <w:lang w:eastAsia="ja-JP"/>
                </w:rPr>
                <w:t>Rep="</w:t>
              </w:r>
              <w:r>
                <w:rPr>
                  <w:rFonts w:eastAsia="MS Mincho" w:cs="Arial"/>
                  <w:color w:val="000000"/>
                  <w:lang w:eastAsia="ja-JP"/>
                </w:rPr>
                <w:t>ibm4690Packed</w:t>
              </w:r>
              <w:r w:rsidRPr="002E5012">
                <w:rPr>
                  <w:rFonts w:eastAsia="MS Mincho" w:cs="Arial"/>
                  <w:color w:val="000000"/>
                  <w:lang w:eastAsia="ja-JP"/>
                </w:rPr>
                <w:t>"</w:t>
              </w:r>
            </w:ins>
          </w:p>
        </w:tc>
      </w:tr>
      <w:tr w:rsidR="00890AEC" w:rsidRPr="0095033D" w14:paraId="58199419" w14:textId="77777777" w:rsidTr="002E5012">
        <w:trPr>
          <w:ins w:id="19281" w:author="mbeckerle" w:date="2013-01-20T15:55:00Z"/>
        </w:trPr>
        <w:tc>
          <w:tcPr>
            <w:tcW w:w="1892" w:type="pct"/>
            <w:tcBorders>
              <w:top w:val="single" w:sz="6" w:space="0" w:color="auto"/>
              <w:left w:val="single" w:sz="6" w:space="0" w:color="auto"/>
              <w:bottom w:val="single" w:sz="6" w:space="0" w:color="auto"/>
              <w:right w:val="single" w:sz="6" w:space="0" w:color="auto"/>
            </w:tcBorders>
          </w:tcPr>
          <w:p w14:paraId="6E212A78" w14:textId="35D185DB" w:rsidR="00890AEC" w:rsidRPr="002E5012" w:rsidRDefault="00890AEC" w:rsidP="00890AEC">
            <w:pPr>
              <w:keepNext/>
              <w:keepLines/>
              <w:autoSpaceDE w:val="0"/>
              <w:autoSpaceDN w:val="0"/>
              <w:adjustRightInd w:val="0"/>
              <w:ind w:left="15"/>
              <w:rPr>
                <w:ins w:id="19282" w:author="mbeckerle" w:date="2013-01-20T15:55:00Z"/>
                <w:rFonts w:eastAsia="MS Mincho" w:cs="Arial"/>
                <w:color w:val="000000"/>
                <w:lang w:eastAsia="ja-JP"/>
              </w:rPr>
            </w:pPr>
            <w:ins w:id="19283" w:author="mbeckerle" w:date="2013-01-20T15:56:00Z">
              <w:r>
                <w:rPr>
                  <w:rFonts w:eastAsia="MS Mincho" w:cs="Arial"/>
                  <w:color w:val="000000"/>
                  <w:lang w:eastAsia="ja-JP"/>
                </w:rPr>
                <w:t xml:space="preserve">IBM 4690 </w:t>
              </w:r>
            </w:ins>
            <w:ins w:id="19284" w:author="Steve Hanson" w:date="2013-02-06T14:08:00Z">
              <w:r w:rsidR="000939CA">
                <w:rPr>
                  <w:rFonts w:eastAsia="MS Mincho" w:cs="Arial"/>
                  <w:color w:val="000000"/>
                  <w:lang w:eastAsia="ja-JP"/>
                </w:rPr>
                <w:t>packed</w:t>
              </w:r>
            </w:ins>
            <w:ins w:id="19285" w:author="mbeckerle" w:date="2013-01-20T15:56:00Z">
              <w:del w:id="19286" w:author="Steve Hanson" w:date="2013-02-06T14:08:00Z">
                <w:r w:rsidDel="000939CA">
                  <w:rPr>
                    <w:rFonts w:eastAsia="MS Mincho" w:cs="Arial"/>
                    <w:color w:val="000000"/>
                    <w:lang w:eastAsia="ja-JP"/>
                  </w:rPr>
                  <w:delText>format</w:delText>
                </w:r>
              </w:del>
              <w:r>
                <w:rPr>
                  <w:rFonts w:eastAsia="MS Mincho" w:cs="Arial"/>
                  <w:color w:val="000000"/>
                  <w:lang w:eastAsia="ja-JP"/>
                </w:rPr>
                <w:t xml:space="preserve"> calendars</w:t>
              </w:r>
            </w:ins>
          </w:p>
        </w:tc>
        <w:tc>
          <w:tcPr>
            <w:tcW w:w="3108" w:type="pct"/>
            <w:tcBorders>
              <w:top w:val="single" w:sz="6" w:space="0" w:color="auto"/>
              <w:left w:val="single" w:sz="6" w:space="0" w:color="auto"/>
              <w:bottom w:val="single" w:sz="6" w:space="0" w:color="auto"/>
              <w:right w:val="single" w:sz="6" w:space="0" w:color="auto"/>
            </w:tcBorders>
          </w:tcPr>
          <w:p w14:paraId="0967399B" w14:textId="753CB570" w:rsidR="00890AEC" w:rsidRPr="002E5012" w:rsidRDefault="00890AEC" w:rsidP="00890AEC">
            <w:pPr>
              <w:keepNext/>
              <w:keepLines/>
              <w:autoSpaceDE w:val="0"/>
              <w:autoSpaceDN w:val="0"/>
              <w:adjustRightInd w:val="0"/>
              <w:ind w:left="15"/>
              <w:rPr>
                <w:ins w:id="19287" w:author="mbeckerle" w:date="2013-01-20T15:55:00Z"/>
                <w:rFonts w:eastAsia="MS Mincho" w:cs="Arial"/>
                <w:color w:val="000000"/>
                <w:lang w:eastAsia="ja-JP"/>
              </w:rPr>
            </w:pPr>
            <w:ins w:id="19288" w:author="mbeckerle" w:date="2013-01-20T15:55:00Z">
              <w:r w:rsidRPr="002E5012">
                <w:rPr>
                  <w:rFonts w:eastAsia="MS Mincho" w:cs="Arial"/>
                  <w:color w:val="000000"/>
                  <w:lang w:eastAsia="ja-JP"/>
                </w:rPr>
                <w:t>dfdl:binaryCalendarRep="</w:t>
              </w:r>
            </w:ins>
            <w:ins w:id="19289" w:author="mbeckerle" w:date="2013-01-20T15:56:00Z">
              <w:r>
                <w:rPr>
                  <w:rFonts w:eastAsia="MS Mincho" w:cs="Arial"/>
                  <w:color w:val="000000"/>
                  <w:lang w:eastAsia="ja-JP"/>
                </w:rPr>
                <w:t>ibm4690Packed</w:t>
              </w:r>
            </w:ins>
            <w:ins w:id="19290" w:author="mbeckerle" w:date="2013-01-20T15:55:00Z">
              <w:r w:rsidRPr="002E5012">
                <w:rPr>
                  <w:rFonts w:eastAsia="MS Mincho" w:cs="Arial"/>
                  <w:color w:val="000000"/>
                  <w:lang w:eastAsia="ja-JP"/>
                </w:rPr>
                <w:t>"</w:t>
              </w:r>
            </w:ins>
          </w:p>
        </w:tc>
      </w:tr>
    </w:tbl>
    <w:p w14:paraId="38C1A65B" w14:textId="77777777" w:rsidR="00350318" w:rsidRPr="005223F4" w:rsidRDefault="00324742" w:rsidP="00324742">
      <w:pPr>
        <w:pStyle w:val="Caption"/>
        <w:rPr>
          <w:noProof/>
        </w:rPr>
      </w:pPr>
      <w:r w:rsidRPr="005223F4">
        <w:t xml:space="preserve">Table </w:t>
      </w:r>
      <w:fldSimple w:instr=" SEQ Table \* ARABIC ">
        <w:ins w:id="19291" w:author="mbeckerle" w:date="2013-07-10T14:54:00Z">
          <w:r w:rsidR="008B68D7">
            <w:rPr>
              <w:noProof/>
            </w:rPr>
            <w:t>23</w:t>
          </w:r>
        </w:ins>
        <w:del w:id="19292" w:author="mbeckerle" w:date="2013-07-10T14:51:00Z">
          <w:r w:rsidR="00D04199" w:rsidDel="00D9274F">
            <w:rPr>
              <w:noProof/>
            </w:rPr>
            <w:delText>24</w:delText>
          </w:r>
        </w:del>
      </w:fldSimple>
      <w:r w:rsidRPr="005223F4">
        <w:rPr>
          <w:noProof/>
        </w:rPr>
        <w:t xml:space="preserve"> Optional DFDL features</w:t>
      </w:r>
    </w:p>
    <w:p w14:paraId="1BA1A054" w14:textId="77777777" w:rsidR="007371EF" w:rsidRDefault="00560B33" w:rsidP="00FE201B">
      <w:pPr>
        <w:rPr>
          <w:ins w:id="19293" w:author="mbeckerle" w:date="2012-11-19T14:26:00Z"/>
        </w:rPr>
      </w:pPr>
      <w:commentRangeStart w:id="19294"/>
      <w:commentRangeStart w:id="19295"/>
      <w:commentRangeStart w:id="19296"/>
      <w:r w:rsidRPr="005223F4">
        <w:t>In order to provide portability of a DFDL schema</w:t>
      </w:r>
      <w:r w:rsidR="00050432">
        <w:t xml:space="preserve">, </w:t>
      </w:r>
      <w:r w:rsidRPr="005223F4">
        <w:t>a minimal</w:t>
      </w:r>
      <w:r w:rsidR="00050432">
        <w:t xml:space="preserve"> or extended</w:t>
      </w:r>
      <w:r w:rsidRPr="005223F4">
        <w:t xml:space="preserve"> conforming processor  must </w:t>
      </w:r>
      <w:del w:id="19297" w:author="mbeckerle" w:date="2012-11-19T14:17:00Z">
        <w:r w:rsidRPr="005223F4" w:rsidDel="0043786F">
          <w:delText>ensure that all the required properties, as defined in the property precedence sections, are present in a schema, even when those properties are not implemented</w:delText>
        </w:r>
      </w:del>
      <w:ins w:id="19298" w:author="mbeckerle" w:date="2012-11-19T14:17:00Z">
        <w:r w:rsidR="0043786F">
          <w:t xml:space="preserve">issue warnings about any DFDL properties </w:t>
        </w:r>
      </w:ins>
      <w:ins w:id="19299" w:author="mbeckerle" w:date="2012-11-19T14:24:00Z">
        <w:r w:rsidR="007371EF">
          <w:t xml:space="preserve">it does </w:t>
        </w:r>
      </w:ins>
      <w:ins w:id="19300" w:author="mbeckerle" w:date="2012-11-19T14:17:00Z">
        <w:r w:rsidR="0043786F">
          <w:t xml:space="preserve">not </w:t>
        </w:r>
      </w:ins>
      <w:ins w:id="19301" w:author="mbeckerle" w:date="2012-11-19T14:25:00Z">
        <w:r w:rsidR="007371EF">
          <w:t>implement</w:t>
        </w:r>
      </w:ins>
      <w:ins w:id="19302" w:author="mbeckerle" w:date="2012-11-19T14:24:00Z">
        <w:r w:rsidR="007371EF">
          <w:t xml:space="preserve">. </w:t>
        </w:r>
      </w:ins>
      <w:ins w:id="19303" w:author="mbeckerle" w:date="2012-11-19T14:26:00Z">
        <w:r w:rsidR="007371EF">
          <w:t>This warning can simply state that the property was not recognized.</w:t>
        </w:r>
      </w:ins>
    </w:p>
    <w:p w14:paraId="25EB5ECC" w14:textId="1A477B0D" w:rsidR="007371EF" w:rsidRDefault="007371EF" w:rsidP="00FE201B">
      <w:pPr>
        <w:rPr>
          <w:ins w:id="19304" w:author="mbeckerle" w:date="2012-11-19T14:25:00Z"/>
        </w:rPr>
      </w:pPr>
      <w:ins w:id="19305" w:author="mbeckerle" w:date="2012-11-19T14:26:00Z">
        <w:r>
          <w:t>(This allows the implementation to simply have no knowledge of properties it does not need for the subset of features it implements.)</w:t>
        </w:r>
      </w:ins>
      <w:del w:id="19306" w:author="mbeckerle" w:date="2012-11-19T14:26:00Z">
        <w:r w:rsidR="00560B33" w:rsidRPr="005223F4" w:rsidDel="007371EF">
          <w:delText>.</w:delText>
        </w:r>
      </w:del>
      <w:r w:rsidR="00560B33" w:rsidRPr="005223F4">
        <w:t xml:space="preserve"> </w:t>
      </w:r>
    </w:p>
    <w:p w14:paraId="221AF72F" w14:textId="735BC3FF" w:rsidR="007371EF" w:rsidRDefault="00560B33" w:rsidP="00FE201B">
      <w:pPr>
        <w:rPr>
          <w:ins w:id="19307" w:author="mbeckerle" w:date="2012-11-19T14:20:00Z"/>
          <w:rFonts w:ascii="Helv" w:eastAsia="MS Mincho" w:hAnsi="Helv" w:cs="Helv"/>
          <w:color w:val="000000"/>
          <w:lang w:eastAsia="ja-JP"/>
        </w:rPr>
      </w:pPr>
      <w:r w:rsidRPr="005223F4">
        <w:t xml:space="preserve">For example </w:t>
      </w:r>
      <w:r w:rsidR="005B0FE2" w:rsidRPr="005223F4">
        <w:rPr>
          <w:rFonts w:eastAsia="MS Mincho" w:cs="Arial"/>
          <w:color w:val="000000"/>
          <w:lang w:eastAsia="ja-JP"/>
        </w:rPr>
        <w:t xml:space="preserve">if the bi-directional text feature is not implemented, </w:t>
      </w:r>
      <w:del w:id="19308" w:author="mbeckerle" w:date="2012-11-19T14:18:00Z">
        <w:r w:rsidR="005B0FE2" w:rsidRPr="005223F4" w:rsidDel="0043786F">
          <w:rPr>
            <w:rFonts w:eastAsia="MS Mincho" w:cs="Arial"/>
            <w:color w:val="000000"/>
            <w:lang w:eastAsia="ja-JP"/>
          </w:rPr>
          <w:delText xml:space="preserve">it is still a schema definition error if </w:delText>
        </w:r>
      </w:del>
      <w:ins w:id="19309" w:author="mbeckerle" w:date="2012-11-19T14:18:00Z">
        <w:r w:rsidR="0043786F">
          <w:rPr>
            <w:rFonts w:eastAsia="MS Mincho" w:cs="Arial"/>
            <w:color w:val="000000"/>
            <w:lang w:eastAsia="ja-JP"/>
          </w:rPr>
          <w:t xml:space="preserve">then the implementation </w:t>
        </w:r>
      </w:ins>
      <w:ins w:id="19310" w:author="mbeckerle" w:date="2012-11-19T14:25:00Z">
        <w:r w:rsidR="007371EF">
          <w:rPr>
            <w:rFonts w:eastAsia="MS Mincho" w:cs="Arial"/>
            <w:color w:val="000000"/>
            <w:lang w:eastAsia="ja-JP"/>
          </w:rPr>
          <w:t>will most likely not recognize</w:t>
        </w:r>
      </w:ins>
      <w:ins w:id="19311" w:author="mbeckerle" w:date="2012-11-19T14:18:00Z">
        <w:r w:rsidR="0043786F">
          <w:rPr>
            <w:rFonts w:eastAsia="MS Mincho" w:cs="Arial"/>
            <w:color w:val="000000"/>
            <w:lang w:eastAsia="ja-JP"/>
          </w:rPr>
          <w:t xml:space="preserve"> the </w:t>
        </w:r>
      </w:ins>
      <w:r w:rsidR="005B0FE2" w:rsidRPr="005223F4">
        <w:rPr>
          <w:rFonts w:ascii="Helv" w:eastAsia="MS Mincho" w:hAnsi="Helv" w:cs="Helv"/>
          <w:color w:val="000000"/>
          <w:lang w:eastAsia="ja-JP"/>
        </w:rPr>
        <w:t xml:space="preserve">dfdl:textBiDi </w:t>
      </w:r>
      <w:del w:id="19312" w:author="mbeckerle" w:date="2012-11-19T14:18:00Z">
        <w:r w:rsidR="005B0FE2" w:rsidRPr="005223F4" w:rsidDel="0043786F">
          <w:rPr>
            <w:rFonts w:ascii="Helv" w:eastAsia="MS Mincho" w:hAnsi="Helv" w:cs="Helv"/>
            <w:color w:val="000000"/>
            <w:lang w:eastAsia="ja-JP"/>
          </w:rPr>
          <w:delText xml:space="preserve">is </w:delText>
        </w:r>
        <w:r w:rsidR="00FE201B" w:rsidDel="0043786F">
          <w:rPr>
            <w:rFonts w:ascii="Helv" w:eastAsia="MS Mincho" w:hAnsi="Helv" w:cs="Helv"/>
            <w:color w:val="000000"/>
            <w:lang w:eastAsia="ja-JP"/>
          </w:rPr>
          <w:delText>not set to 'no'</w:delText>
        </w:r>
        <w:r w:rsidR="005B0FE2" w:rsidRPr="005223F4" w:rsidDel="0043786F">
          <w:rPr>
            <w:rFonts w:ascii="Helv" w:eastAsia="MS Mincho" w:hAnsi="Helv" w:cs="Helv"/>
            <w:color w:val="000000"/>
            <w:lang w:eastAsia="ja-JP"/>
          </w:rPr>
          <w:delText xml:space="preserve"> </w:delText>
        </w:r>
      </w:del>
      <w:ins w:id="19313" w:author="Steve Hanson" w:date="2012-02-24T11:30:00Z">
        <w:del w:id="19314" w:author="mbeckerle" w:date="2012-11-19T14:18:00Z">
          <w:r w:rsidR="006A53D2" w:rsidDel="0043786F">
            <w:rPr>
              <w:rFonts w:ascii="Helv" w:eastAsia="MS Mincho" w:hAnsi="Helv" w:cs="Helv"/>
              <w:color w:val="000000"/>
              <w:lang w:eastAsia="ja-JP"/>
            </w:rPr>
            <w:delText xml:space="preserve">for </w:delText>
          </w:r>
        </w:del>
      </w:ins>
      <w:del w:id="19315" w:author="mbeckerle" w:date="2012-11-19T14:18:00Z">
        <w:r w:rsidR="005B0FE2" w:rsidRPr="005223F4" w:rsidDel="0043786F">
          <w:rPr>
            <w:rFonts w:ascii="Helv" w:eastAsia="MS Mincho" w:hAnsi="Helv" w:cs="Helv"/>
            <w:color w:val="000000"/>
            <w:lang w:eastAsia="ja-JP"/>
          </w:rPr>
          <w:delText>an xs:string</w:delText>
        </w:r>
      </w:del>
      <w:ins w:id="19316" w:author="mbeckerle" w:date="2012-11-19T14:18:00Z">
        <w:r w:rsidR="0043786F">
          <w:rPr>
            <w:rFonts w:ascii="Helv" w:eastAsia="MS Mincho" w:hAnsi="Helv" w:cs="Helv"/>
            <w:color w:val="000000"/>
            <w:lang w:eastAsia="ja-JP"/>
          </w:rPr>
          <w:t>property at all. Such an implementation must issue a warning that the ‘dfdl:textBiDi’ property was not recognized.</w:t>
        </w:r>
      </w:ins>
      <w:ins w:id="19317" w:author="mbeckerle" w:date="2012-11-19T14:22:00Z">
        <w:r w:rsidR="007371EF">
          <w:rPr>
            <w:rFonts w:ascii="Helv" w:eastAsia="MS Mincho" w:hAnsi="Helv" w:cs="Helv"/>
            <w:color w:val="000000"/>
            <w:lang w:eastAsia="ja-JP"/>
          </w:rPr>
          <w:t xml:space="preserve"> </w:t>
        </w:r>
      </w:ins>
    </w:p>
    <w:p w14:paraId="7817B1F2" w14:textId="29A872A6" w:rsidR="00D5364B" w:rsidDel="007371EF" w:rsidRDefault="005B0FE2" w:rsidP="00FE201B">
      <w:pPr>
        <w:rPr>
          <w:del w:id="19318" w:author="mbeckerle" w:date="2012-11-19T14:22:00Z"/>
          <w:rFonts w:ascii="Helv" w:eastAsia="MS Mincho" w:hAnsi="Helv" w:cs="Helv"/>
          <w:color w:val="000000"/>
          <w:lang w:eastAsia="ja-JP"/>
        </w:rPr>
      </w:pPr>
      <w:del w:id="19319" w:author="mbeckerle" w:date="2012-11-19T14:22:00Z">
        <w:r w:rsidRPr="005223F4" w:rsidDel="007371EF">
          <w:rPr>
            <w:rFonts w:ascii="Helv" w:eastAsia="MS Mincho" w:hAnsi="Helv" w:cs="Helv"/>
            <w:color w:val="000000"/>
            <w:lang w:eastAsia="ja-JP"/>
          </w:rPr>
          <w:delText xml:space="preserve"> </w:delText>
        </w:r>
      </w:del>
      <w:del w:id="19320" w:author="mbeckerle" w:date="2012-11-19T14:19:00Z">
        <w:r w:rsidRPr="005223F4" w:rsidDel="007371EF">
          <w:rPr>
            <w:rFonts w:ascii="Helv" w:eastAsia="MS Mincho" w:hAnsi="Helv" w:cs="Helv"/>
            <w:color w:val="000000"/>
            <w:lang w:eastAsia="ja-JP"/>
          </w:rPr>
          <w:delText>element.</w:delText>
        </w:r>
      </w:del>
      <w:commentRangeEnd w:id="19294"/>
      <w:del w:id="19321" w:author="mbeckerle" w:date="2012-11-19T14:22:00Z">
        <w:r w:rsidR="006A53D2" w:rsidDel="007371EF">
          <w:rPr>
            <w:rStyle w:val="CommentReference"/>
          </w:rPr>
          <w:commentReference w:id="19294"/>
        </w:r>
        <w:commentRangeEnd w:id="19295"/>
        <w:r w:rsidR="00B41457" w:rsidDel="007371EF">
          <w:rPr>
            <w:rStyle w:val="CommentReference"/>
          </w:rPr>
          <w:commentReference w:id="19295"/>
        </w:r>
        <w:commentRangeEnd w:id="19296"/>
        <w:r w:rsidR="00936B71" w:rsidDel="007371EF">
          <w:rPr>
            <w:rStyle w:val="CommentReference"/>
          </w:rPr>
          <w:commentReference w:id="19296"/>
        </w:r>
      </w:del>
    </w:p>
    <w:p w14:paraId="4012764B" w14:textId="77777777" w:rsidR="00560B33" w:rsidRPr="005223F4" w:rsidRDefault="00D5364B" w:rsidP="00D5364B">
      <w:r>
        <w:rPr>
          <w:rFonts w:ascii="Helv" w:eastAsia="MS Mincho" w:hAnsi="Helv" w:cs="Helv"/>
          <w:color w:val="000000"/>
          <w:lang w:eastAsia="ja-JP"/>
        </w:rPr>
        <w:t xml:space="preserve">It is a schema definition error if a DFDL schema uses an optional feature that is not supported by a </w:t>
      </w:r>
      <w:r w:rsidRPr="005223F4">
        <w:t>minimal</w:t>
      </w:r>
      <w:r>
        <w:t xml:space="preserve"> or extended</w:t>
      </w:r>
      <w:r w:rsidRPr="005223F4">
        <w:t xml:space="preserve"> conforming processor</w:t>
      </w:r>
      <w:r>
        <w:t>.</w:t>
      </w:r>
      <w:r w:rsidRPr="005223F4" w:rsidDel="005B0FE2">
        <w:rPr>
          <w:rFonts w:ascii="Helv" w:eastAsia="MS Mincho" w:hAnsi="Helv" w:cs="Helv"/>
          <w:color w:val="000000"/>
          <w:lang w:eastAsia="ja-JP"/>
        </w:rPr>
        <w:t xml:space="preserve"> </w:t>
      </w:r>
    </w:p>
    <w:p w14:paraId="1F50EBF2" w14:textId="3EF565E1" w:rsidR="00560B33" w:rsidRPr="005223F4" w:rsidDel="00C822C5" w:rsidRDefault="00560B33">
      <w:pPr>
        <w:pStyle w:val="Heading1"/>
        <w:rPr>
          <w:del w:id="19322" w:author="mbeckerle" w:date="2012-04-22T21:11:00Z"/>
        </w:rPr>
        <w:pPrChange w:id="19323" w:author="mbeckerle" w:date="2013-01-20T17:01:00Z">
          <w:pPr/>
        </w:pPrChange>
      </w:pPr>
      <w:bookmarkStart w:id="19324" w:name="_Toc322911725"/>
      <w:bookmarkStart w:id="19325" w:name="_Toc322912264"/>
      <w:bookmarkStart w:id="19326" w:name="_Toc329093125"/>
      <w:bookmarkStart w:id="19327" w:name="_Toc332701638"/>
      <w:bookmarkStart w:id="19328" w:name="_Toc332701942"/>
      <w:bookmarkStart w:id="19329" w:name="_Toc332711741"/>
      <w:bookmarkStart w:id="19330" w:name="_Toc332712043"/>
      <w:bookmarkStart w:id="19331" w:name="_Toc332712344"/>
      <w:bookmarkStart w:id="19332" w:name="_Toc332724260"/>
      <w:bookmarkStart w:id="19333" w:name="_Toc332724560"/>
      <w:bookmarkStart w:id="19334" w:name="_Toc341102856"/>
      <w:bookmarkStart w:id="19335" w:name="_Toc347241591"/>
      <w:bookmarkStart w:id="19336" w:name="_Toc347744784"/>
      <w:bookmarkStart w:id="19337" w:name="_Toc348984567"/>
      <w:bookmarkStart w:id="19338" w:name="_Toc348984872"/>
      <w:bookmarkStart w:id="19339" w:name="_Toc349038036"/>
      <w:bookmarkStart w:id="19340" w:name="_Toc349038338"/>
      <w:bookmarkStart w:id="19341" w:name="_Toc349042829"/>
      <w:bookmarkStart w:id="19342" w:name="_Toc349642242"/>
      <w:bookmarkStart w:id="19343" w:name="_Toc351912951"/>
      <w:bookmarkStart w:id="19344" w:name="_Toc351914972"/>
      <w:bookmarkStart w:id="19345" w:name="_Toc351915438"/>
      <w:bookmarkStart w:id="19346" w:name="_Toc361231536"/>
      <w:bookmarkStart w:id="19347" w:name="_Toc361232062"/>
      <w:bookmarkStart w:id="19348" w:name="_Toc362445360"/>
      <w:bookmarkStart w:id="19349" w:name="_Toc362452111"/>
      <w:bookmarkStart w:id="19350" w:name="_Toc362452660"/>
      <w:bookmarkStart w:id="19351" w:name="_Toc362453013"/>
      <w:bookmarkStart w:id="19352" w:name="_Toc362453558"/>
      <w:bookmarkEnd w:id="19324"/>
      <w:bookmarkEnd w:id="19325"/>
      <w:bookmarkEnd w:id="19326"/>
      <w:bookmarkEnd w:id="19327"/>
      <w:bookmarkEnd w:id="19328"/>
      <w:bookmarkEnd w:id="19329"/>
      <w:bookmarkEnd w:id="19330"/>
      <w:bookmarkEnd w:id="19331"/>
      <w:bookmarkEnd w:id="19332"/>
      <w:bookmarkEnd w:id="19333"/>
      <w:bookmarkEnd w:id="19334"/>
      <w:bookmarkEnd w:id="19335"/>
      <w:bookmarkEnd w:id="19336"/>
      <w:bookmarkEnd w:id="19337"/>
      <w:bookmarkEnd w:id="19338"/>
      <w:bookmarkEnd w:id="19339"/>
      <w:bookmarkEnd w:id="19340"/>
      <w:bookmarkEnd w:id="19341"/>
      <w:bookmarkEnd w:id="19342"/>
      <w:bookmarkEnd w:id="19343"/>
      <w:bookmarkEnd w:id="19344"/>
      <w:bookmarkEnd w:id="19345"/>
      <w:bookmarkEnd w:id="19346"/>
      <w:bookmarkEnd w:id="19347"/>
      <w:bookmarkEnd w:id="19348"/>
      <w:bookmarkEnd w:id="19349"/>
      <w:bookmarkEnd w:id="19350"/>
      <w:bookmarkEnd w:id="19351"/>
      <w:bookmarkEnd w:id="19352"/>
      <w:commentRangeStart w:id="19353"/>
      <w:commentRangeStart w:id="19354"/>
    </w:p>
    <w:p w14:paraId="7E786E70" w14:textId="77777777" w:rsidR="00FA2ECD" w:rsidRPr="005223F4" w:rsidRDefault="00FA2ECD" w:rsidP="009E142C">
      <w:pPr>
        <w:pStyle w:val="Heading1"/>
      </w:pPr>
      <w:bookmarkStart w:id="19355" w:name="_Toc349042830"/>
      <w:bookmarkStart w:id="19356" w:name="_Toc362453559"/>
      <w:r w:rsidRPr="005223F4">
        <w:t>Property Precedence</w:t>
      </w:r>
      <w:commentRangeEnd w:id="19353"/>
      <w:r w:rsidR="004830A8">
        <w:rPr>
          <w:rStyle w:val="CommentReference"/>
          <w:rFonts w:cs="Times New Roman"/>
          <w:b w:val="0"/>
          <w:bCs w:val="0"/>
          <w:kern w:val="0"/>
        </w:rPr>
        <w:commentReference w:id="19353"/>
      </w:r>
      <w:commentRangeEnd w:id="19354"/>
      <w:r w:rsidR="00C0154C">
        <w:rPr>
          <w:rStyle w:val="CommentReference"/>
          <w:rFonts w:cs="Times New Roman"/>
          <w:b w:val="0"/>
          <w:bCs w:val="0"/>
          <w:kern w:val="0"/>
        </w:rPr>
        <w:commentReference w:id="19354"/>
      </w:r>
      <w:bookmarkEnd w:id="19355"/>
      <w:bookmarkEnd w:id="19356"/>
    </w:p>
    <w:p w14:paraId="6D31C27C" w14:textId="77777777" w:rsidR="00FA2ECD" w:rsidRPr="005223F4" w:rsidRDefault="00FA2ECD" w:rsidP="006E4FE8">
      <w:pPr>
        <w:pStyle w:val="Heading2"/>
      </w:pPr>
      <w:bookmarkStart w:id="19357" w:name="_Toc199516369"/>
      <w:bookmarkStart w:id="19358" w:name="_Toc194984030"/>
      <w:bookmarkStart w:id="19359" w:name="_Toc243112872"/>
      <w:bookmarkStart w:id="19360" w:name="_Toc349042831"/>
      <w:bookmarkStart w:id="19361" w:name="_Toc362453560"/>
      <w:r w:rsidRPr="005223F4">
        <w:t>Parsing</w:t>
      </w:r>
      <w:bookmarkEnd w:id="19357"/>
      <w:bookmarkEnd w:id="19358"/>
      <w:bookmarkEnd w:id="19359"/>
      <w:bookmarkEnd w:id="19360"/>
      <w:bookmarkEnd w:id="19361"/>
    </w:p>
    <w:p w14:paraId="28FEFC5E" w14:textId="67523BC2" w:rsidR="00FA2ECD" w:rsidRPr="005223F4" w:rsidDel="00C822C5" w:rsidRDefault="00FA2ECD" w:rsidP="00FA2ECD">
      <w:pPr>
        <w:pStyle w:val="nobreak"/>
        <w:rPr>
          <w:del w:id="19362" w:author="mbeckerle" w:date="2012-04-22T21:11:00Z"/>
        </w:rPr>
      </w:pPr>
    </w:p>
    <w:p w14:paraId="59247C96" w14:textId="77777777" w:rsidR="00FA2ECD" w:rsidRPr="005223F4" w:rsidRDefault="00FA2ECD" w:rsidP="00FA2ECD">
      <w:pPr>
        <w:autoSpaceDE w:val="0"/>
        <w:autoSpaceDN w:val="0"/>
        <w:adjustRightInd w:val="0"/>
        <w:rPr>
          <w:rFonts w:cs="Arial"/>
        </w:rPr>
      </w:pPr>
      <w:r w:rsidRPr="005223F4">
        <w:rPr>
          <w:rFonts w:eastAsia="MS Mincho" w:cs="Arial"/>
          <w:color w:val="000000"/>
          <w:lang w:eastAsia="ja-JP" w:bidi="he-IL"/>
        </w:rPr>
        <w:t>The following list gives the order in which DFDL properties are examined when the DFDL parser is positioned at a particular component in the DFDL schema, and about to parse the bitstream modeled by that component.</w:t>
      </w:r>
    </w:p>
    <w:p w14:paraId="67CC698C" w14:textId="58CB6534" w:rsidR="00FA2ECD" w:rsidRPr="005223F4" w:rsidDel="00C822C5" w:rsidRDefault="00FA2ECD">
      <w:pPr>
        <w:pStyle w:val="Heading3"/>
        <w:rPr>
          <w:del w:id="19363" w:author="mbeckerle" w:date="2012-04-22T21:11:00Z"/>
        </w:rPr>
        <w:pPrChange w:id="19364" w:author="mbeckerle" w:date="2013-07-24T16:59:00Z">
          <w:pPr>
            <w:autoSpaceDE w:val="0"/>
            <w:autoSpaceDN w:val="0"/>
            <w:adjustRightInd w:val="0"/>
          </w:pPr>
        </w:pPrChange>
      </w:pPr>
      <w:bookmarkStart w:id="19365" w:name="_Toc322911728"/>
      <w:bookmarkStart w:id="19366" w:name="_Toc322912267"/>
      <w:bookmarkStart w:id="19367" w:name="_Toc329093128"/>
      <w:bookmarkStart w:id="19368" w:name="_Toc332701641"/>
      <w:bookmarkStart w:id="19369" w:name="_Toc332701945"/>
      <w:bookmarkStart w:id="19370" w:name="_Toc332711744"/>
      <w:bookmarkStart w:id="19371" w:name="_Toc332712046"/>
      <w:bookmarkStart w:id="19372" w:name="_Toc332712347"/>
      <w:bookmarkStart w:id="19373" w:name="_Toc332724263"/>
      <w:bookmarkStart w:id="19374" w:name="_Toc332724563"/>
      <w:bookmarkStart w:id="19375" w:name="_Toc341102859"/>
      <w:bookmarkStart w:id="19376" w:name="_Toc347241594"/>
      <w:bookmarkStart w:id="19377" w:name="_Toc347744787"/>
      <w:bookmarkStart w:id="19378" w:name="_Toc348984570"/>
      <w:bookmarkStart w:id="19379" w:name="_Toc348984875"/>
      <w:bookmarkStart w:id="19380" w:name="_Toc349038039"/>
      <w:bookmarkStart w:id="19381" w:name="_Toc349038341"/>
      <w:bookmarkStart w:id="19382" w:name="_Toc349042832"/>
      <w:bookmarkStart w:id="19383" w:name="_Toc351912954"/>
      <w:bookmarkStart w:id="19384" w:name="_Toc351914975"/>
      <w:bookmarkStart w:id="19385" w:name="_Toc351915441"/>
      <w:bookmarkStart w:id="19386" w:name="_Toc361231539"/>
      <w:bookmarkStart w:id="19387" w:name="_Toc361232065"/>
      <w:bookmarkStart w:id="19388" w:name="_Toc362445363"/>
      <w:bookmarkStart w:id="19389" w:name="_Toc362452114"/>
      <w:bookmarkStart w:id="19390" w:name="_Toc362452663"/>
      <w:bookmarkStart w:id="19391" w:name="_Toc362453016"/>
      <w:bookmarkStart w:id="19392" w:name="_Toc362453561"/>
      <w:bookmarkEnd w:id="19365"/>
      <w:bookmarkEnd w:id="19366"/>
      <w:bookmarkEnd w:id="19367"/>
      <w:bookmarkEnd w:id="19368"/>
      <w:bookmarkEnd w:id="19369"/>
      <w:bookmarkEnd w:id="19370"/>
      <w:bookmarkEnd w:id="19371"/>
      <w:bookmarkEnd w:id="19372"/>
      <w:bookmarkEnd w:id="19373"/>
      <w:bookmarkEnd w:id="19374"/>
      <w:bookmarkEnd w:id="19375"/>
      <w:bookmarkEnd w:id="19376"/>
      <w:bookmarkEnd w:id="19377"/>
      <w:bookmarkEnd w:id="19378"/>
      <w:bookmarkEnd w:id="19379"/>
      <w:bookmarkEnd w:id="19380"/>
      <w:bookmarkEnd w:id="19381"/>
      <w:bookmarkEnd w:id="19382"/>
      <w:bookmarkEnd w:id="19383"/>
      <w:bookmarkEnd w:id="19384"/>
      <w:bookmarkEnd w:id="19385"/>
      <w:bookmarkEnd w:id="19386"/>
      <w:bookmarkEnd w:id="19387"/>
      <w:bookmarkEnd w:id="19388"/>
      <w:bookmarkEnd w:id="19389"/>
      <w:bookmarkEnd w:id="19390"/>
      <w:bookmarkEnd w:id="19391"/>
      <w:bookmarkEnd w:id="19392"/>
    </w:p>
    <w:p w14:paraId="27F9FEA5" w14:textId="77777777" w:rsidR="00FA2ECD" w:rsidRPr="005223F4" w:rsidRDefault="00FA2ECD" w:rsidP="0031368F">
      <w:pPr>
        <w:pStyle w:val="Heading3"/>
      </w:pPr>
      <w:bookmarkStart w:id="19393" w:name="_Toc243112873"/>
      <w:bookmarkStart w:id="19394" w:name="_Toc349042833"/>
      <w:bookmarkStart w:id="19395" w:name="_Toc362453562"/>
      <w:r w:rsidRPr="005223F4">
        <w:t>dfdl:element (simple) and dfdl:simpleType</w:t>
      </w:r>
      <w:bookmarkEnd w:id="19393"/>
      <w:bookmarkEnd w:id="19394"/>
      <w:bookmarkEnd w:id="19395"/>
    </w:p>
    <w:p w14:paraId="3CAAD12A" w14:textId="0DF67308" w:rsidR="00FA2ECD" w:rsidRPr="005223F4" w:rsidDel="00C822C5" w:rsidRDefault="00FA2ECD" w:rsidP="00FA2ECD">
      <w:pPr>
        <w:rPr>
          <w:del w:id="19396" w:author="mbeckerle" w:date="2012-04-22T21:11:00Z"/>
          <w:i/>
          <w:iCs/>
        </w:rPr>
      </w:pPr>
    </w:p>
    <w:p w14:paraId="00270E34" w14:textId="77777777" w:rsidR="00FA2ECD" w:rsidRPr="005223F4" w:rsidRDefault="00FA2ECD" w:rsidP="00FA2ECD">
      <w:pPr>
        <w:numPr>
          <w:ilvl w:val="0"/>
          <w:numId w:val="42"/>
        </w:numPr>
        <w:rPr>
          <w:i/>
        </w:rPr>
      </w:pPr>
      <w:r w:rsidRPr="005223F4">
        <w:rPr>
          <w:i/>
        </w:rPr>
        <w:t>Parsing: calculated value</w:t>
      </w:r>
      <w:ins w:id="19397" w:author="Steve Hanson" w:date="2012-02-27T19:20:00Z">
        <w:r w:rsidR="00A5654C">
          <w:rPr>
            <w:i/>
          </w:rPr>
          <w:t xml:space="preserve"> </w:t>
        </w:r>
        <w:commentRangeStart w:id="19398"/>
        <w:r w:rsidR="00A5654C" w:rsidRPr="005223F4">
          <w:rPr>
            <w:i/>
          </w:rPr>
          <w:t>(</w:t>
        </w:r>
        <w:r w:rsidR="00A5654C" w:rsidRPr="005223F4">
          <w:rPr>
            <w:i/>
            <w:iCs/>
          </w:rPr>
          <w:t xml:space="preserve">does not apply to </w:t>
        </w:r>
        <w:r w:rsidR="00A5654C">
          <w:rPr>
            <w:i/>
            <w:iCs/>
          </w:rPr>
          <w:t>dfdl:</w:t>
        </w:r>
        <w:r w:rsidR="00A5654C" w:rsidRPr="005223F4">
          <w:rPr>
            <w:i/>
            <w:iCs/>
          </w:rPr>
          <w:t>simple</w:t>
        </w:r>
        <w:r w:rsidR="00A5654C">
          <w:rPr>
            <w:i/>
            <w:iCs/>
          </w:rPr>
          <w:t>T</w:t>
        </w:r>
        <w:r w:rsidR="00A5654C" w:rsidRPr="005223F4">
          <w:rPr>
            <w:i/>
            <w:iCs/>
          </w:rPr>
          <w:t>ype</w:t>
        </w:r>
      </w:ins>
      <w:ins w:id="19399" w:author="Steve Hanson" w:date="2012-02-29T14:59:00Z">
        <w:r w:rsidR="001A0D94">
          <w:rPr>
            <w:i/>
            <w:iCs/>
          </w:rPr>
          <w:t xml:space="preserve"> </w:t>
        </w:r>
        <w:r w:rsidR="001A0D94" w:rsidRPr="005223F4">
          <w:rPr>
            <w:i/>
            <w:iCs/>
          </w:rPr>
          <w:t>or to global elements</w:t>
        </w:r>
      </w:ins>
      <w:ins w:id="19400" w:author="Steve Hanson" w:date="2012-02-27T19:20:00Z">
        <w:r w:rsidR="00A5654C">
          <w:rPr>
            <w:i/>
            <w:iCs/>
          </w:rPr>
          <w:t>)</w:t>
        </w:r>
      </w:ins>
      <w:commentRangeEnd w:id="19398"/>
      <w:r w:rsidR="00A5654C">
        <w:rPr>
          <w:rStyle w:val="CommentReference"/>
        </w:rPr>
        <w:commentReference w:id="19398"/>
      </w:r>
    </w:p>
    <w:p w14:paraId="7558A17A" w14:textId="77777777" w:rsidR="00FA2ECD" w:rsidRPr="005223F4" w:rsidRDefault="00FA2ECD" w:rsidP="00FA2ECD">
      <w:pPr>
        <w:numPr>
          <w:ilvl w:val="1"/>
          <w:numId w:val="42"/>
        </w:numPr>
      </w:pPr>
      <w:r w:rsidRPr="005223F4">
        <w:t xml:space="preserve">dfdl:inputValueCalc </w:t>
      </w:r>
    </w:p>
    <w:p w14:paraId="6437B530" w14:textId="77777777" w:rsidR="00FA2ECD" w:rsidRPr="005223F4" w:rsidRDefault="00FA2ECD" w:rsidP="00FA2ECD">
      <w:pPr>
        <w:numPr>
          <w:ilvl w:val="0"/>
          <w:numId w:val="42"/>
        </w:numPr>
        <w:rPr>
          <w:i/>
        </w:rPr>
      </w:pPr>
      <w:r w:rsidRPr="005223F4">
        <w:rPr>
          <w:i/>
        </w:rPr>
        <w:t>Parsing: common</w:t>
      </w:r>
    </w:p>
    <w:p w14:paraId="482EE201" w14:textId="38122F36" w:rsidR="00FA2ECD" w:rsidRPr="005223F4" w:rsidDel="00A65F76" w:rsidRDefault="00FA2ECD" w:rsidP="00FA2ECD">
      <w:pPr>
        <w:numPr>
          <w:ilvl w:val="1"/>
          <w:numId w:val="42"/>
        </w:numPr>
        <w:rPr>
          <w:del w:id="19401" w:author="mbeckerle" w:date="2012-04-22T21:13:00Z"/>
        </w:rPr>
      </w:pPr>
      <w:commentRangeStart w:id="19402"/>
      <w:commentRangeStart w:id="19403"/>
      <w:del w:id="19404" w:author="mbeckerle" w:date="2012-04-22T21:13:00Z">
        <w:r w:rsidRPr="005223F4" w:rsidDel="00A65F76">
          <w:delText>dfdl:byteOrder</w:delText>
        </w:r>
        <w:commentRangeEnd w:id="19402"/>
        <w:r w:rsidR="003554C6" w:rsidDel="00A65F76">
          <w:rPr>
            <w:rStyle w:val="CommentReference"/>
          </w:rPr>
          <w:commentReference w:id="19402"/>
        </w:r>
        <w:commentRangeEnd w:id="19403"/>
        <w:r w:rsidR="00A65F76" w:rsidDel="00A65F76">
          <w:rPr>
            <w:rStyle w:val="CommentReference"/>
          </w:rPr>
          <w:commentReference w:id="19403"/>
        </w:r>
        <w:r w:rsidRPr="005223F4" w:rsidDel="00A65F76">
          <w:delText xml:space="preserve"> </w:delText>
        </w:r>
      </w:del>
    </w:p>
    <w:p w14:paraId="49A12BF6" w14:textId="77777777" w:rsidR="00FA2ECD" w:rsidRPr="005223F4" w:rsidRDefault="00FA2ECD" w:rsidP="00FA2ECD">
      <w:pPr>
        <w:numPr>
          <w:ilvl w:val="1"/>
          <w:numId w:val="42"/>
        </w:numPr>
      </w:pPr>
      <w:r w:rsidRPr="005223F4">
        <w:t xml:space="preserve">dfdl:encoding </w:t>
      </w:r>
    </w:p>
    <w:p w14:paraId="47204FEA" w14:textId="77777777" w:rsidR="007543AA" w:rsidRPr="005223F4" w:rsidRDefault="007543AA" w:rsidP="007543AA">
      <w:pPr>
        <w:numPr>
          <w:ilvl w:val="2"/>
          <w:numId w:val="42"/>
        </w:numPr>
      </w:pPr>
      <w:r w:rsidRPr="005223F4">
        <w:t>'UTF-16'</w:t>
      </w:r>
      <w:r w:rsidR="005B0FE2" w:rsidRPr="005223F4">
        <w:t xml:space="preserve"> 'UTF-16BE' 'UTF-16LE'</w:t>
      </w:r>
    </w:p>
    <w:p w14:paraId="3DA68BCA" w14:textId="77777777" w:rsidR="007543AA" w:rsidRPr="005223F4" w:rsidRDefault="00050432" w:rsidP="007543AA">
      <w:pPr>
        <w:numPr>
          <w:ilvl w:val="3"/>
          <w:numId w:val="42"/>
        </w:numPr>
      </w:pPr>
      <w:r>
        <w:t>dfdl:</w:t>
      </w:r>
      <w:r w:rsidR="005B0FE2" w:rsidRPr="005223F4">
        <w:t>utf16Width</w:t>
      </w:r>
    </w:p>
    <w:p w14:paraId="394D9EAC" w14:textId="77777777" w:rsidR="007543AA" w:rsidRPr="005223F4" w:rsidRDefault="00FA2ECD" w:rsidP="007543AA">
      <w:pPr>
        <w:numPr>
          <w:ilvl w:val="1"/>
          <w:numId w:val="42"/>
        </w:numPr>
      </w:pPr>
      <w:r w:rsidRPr="005223F4">
        <w:t>dfdl:ignoreCase</w:t>
      </w:r>
    </w:p>
    <w:p w14:paraId="76425877" w14:textId="642B29B5" w:rsidR="004E7B13" w:rsidRDefault="004E7B13" w:rsidP="0060283A">
      <w:pPr>
        <w:numPr>
          <w:ilvl w:val="0"/>
          <w:numId w:val="42"/>
        </w:numPr>
        <w:rPr>
          <w:ins w:id="19405" w:author="mbeckerle" w:date="2012-04-22T21:03:00Z"/>
        </w:rPr>
      </w:pPr>
      <w:ins w:id="19406" w:author="mbeckerle" w:date="2012-04-22T21:03:00Z">
        <w:r w:rsidRPr="0060283A">
          <w:rPr>
            <w:i/>
          </w:rPr>
          <w:t xml:space="preserve">Parsing: </w:t>
        </w:r>
      </w:ins>
      <w:ins w:id="19407" w:author="mbeckerle" w:date="2012-04-22T21:07:00Z">
        <w:r>
          <w:rPr>
            <w:i/>
          </w:rPr>
          <w:t>n</w:t>
        </w:r>
      </w:ins>
      <w:ins w:id="19408" w:author="mbeckerle" w:date="2012-04-22T21:03:00Z">
        <w:r w:rsidRPr="0060283A">
          <w:rPr>
            <w:i/>
          </w:rPr>
          <w:t>illable</w:t>
        </w:r>
        <w:r>
          <w:t xml:space="preserve"> </w:t>
        </w:r>
      </w:ins>
    </w:p>
    <w:p w14:paraId="1C03730D" w14:textId="5250BAE6" w:rsidR="00A65F76" w:rsidRPr="005223F4" w:rsidRDefault="00A65F76">
      <w:pPr>
        <w:numPr>
          <w:ilvl w:val="1"/>
          <w:numId w:val="42"/>
        </w:numPr>
        <w:rPr>
          <w:ins w:id="19409" w:author="mbeckerle" w:date="2012-04-22T21:03:00Z"/>
        </w:rPr>
      </w:pPr>
      <w:ins w:id="19410" w:author="mbeckerle" w:date="2012-04-22T21:03:00Z">
        <w:del w:id="19411" w:author="Steve Hanson" w:date="2013-03-28T18:07:00Z">
          <w:r w:rsidRPr="005223F4" w:rsidDel="00767A8A">
            <w:delText>xs:</w:delText>
          </w:r>
        </w:del>
      </w:ins>
      <w:ins w:id="19412" w:author="Steve Hanson" w:date="2013-03-28T18:08:00Z">
        <w:r w:rsidR="00767A8A">
          <w:t xml:space="preserve">XSDL </w:t>
        </w:r>
      </w:ins>
      <w:ins w:id="19413" w:author="mbeckerle" w:date="2012-04-22T21:03:00Z">
        <w:r w:rsidRPr="005223F4">
          <w:t xml:space="preserve">nillable </w:t>
        </w:r>
        <w:r w:rsidRPr="005223F4">
          <w:rPr>
            <w:i/>
          </w:rPr>
          <w:t>(</w:t>
        </w:r>
        <w:r w:rsidRPr="005223F4">
          <w:rPr>
            <w:i/>
            <w:iCs/>
          </w:rPr>
          <w:t xml:space="preserve">does not apply to </w:t>
        </w:r>
        <w:r>
          <w:rPr>
            <w:i/>
            <w:iCs/>
          </w:rPr>
          <w:t>dfdl:</w:t>
        </w:r>
        <w:r w:rsidRPr="005223F4">
          <w:rPr>
            <w:i/>
            <w:iCs/>
          </w:rPr>
          <w:t>simple</w:t>
        </w:r>
        <w:r>
          <w:rPr>
            <w:i/>
            <w:iCs/>
          </w:rPr>
          <w:t>T</w:t>
        </w:r>
        <w:r w:rsidRPr="005223F4">
          <w:rPr>
            <w:i/>
            <w:iCs/>
          </w:rPr>
          <w:t>ype)</w:t>
        </w:r>
      </w:ins>
    </w:p>
    <w:p w14:paraId="4B616FE5" w14:textId="77777777" w:rsidR="00A65F76" w:rsidRPr="005223F4" w:rsidRDefault="00A65F76" w:rsidP="00A65F76">
      <w:pPr>
        <w:numPr>
          <w:ilvl w:val="2"/>
          <w:numId w:val="42"/>
        </w:numPr>
        <w:rPr>
          <w:ins w:id="19414" w:author="mbeckerle" w:date="2012-04-22T21:03:00Z"/>
        </w:rPr>
      </w:pPr>
      <w:commentRangeStart w:id="19415"/>
      <w:commentRangeStart w:id="19416"/>
      <w:ins w:id="19417" w:author="mbeckerle" w:date="2012-04-22T21:03:00Z">
        <w:r w:rsidRPr="005223F4">
          <w:t xml:space="preserve">dfdl:nilKind </w:t>
        </w:r>
      </w:ins>
    </w:p>
    <w:p w14:paraId="740E8A8A" w14:textId="77777777" w:rsidR="00A65F76" w:rsidRPr="005223F4" w:rsidRDefault="00A65F76" w:rsidP="00A65F76">
      <w:pPr>
        <w:numPr>
          <w:ilvl w:val="3"/>
          <w:numId w:val="42"/>
        </w:numPr>
        <w:rPr>
          <w:ins w:id="19418" w:author="mbeckerle" w:date="2012-04-22T21:03:00Z"/>
          <w:i/>
        </w:rPr>
      </w:pPr>
      <w:ins w:id="19419" w:author="mbeckerle" w:date="2012-04-22T21:03:00Z">
        <w:r w:rsidRPr="005223F4">
          <w:rPr>
            <w:i/>
          </w:rPr>
          <w:t xml:space="preserve">"literalValue", "logicalValue", "literalCharacter" </w:t>
        </w:r>
      </w:ins>
    </w:p>
    <w:commentRangeEnd w:id="19415"/>
    <w:p w14:paraId="6C6FE725" w14:textId="22DA7193" w:rsidR="00A65F76" w:rsidRPr="0060283A" w:rsidRDefault="00A65F76" w:rsidP="0060283A">
      <w:pPr>
        <w:numPr>
          <w:ilvl w:val="4"/>
          <w:numId w:val="42"/>
        </w:numPr>
        <w:rPr>
          <w:ins w:id="19420" w:author="mbeckerle" w:date="2012-04-22T21:03:00Z"/>
        </w:rPr>
      </w:pPr>
      <w:ins w:id="19421" w:author="mbeckerle" w:date="2012-04-22T21:03:00Z">
        <w:r>
          <w:rPr>
            <w:rStyle w:val="CommentReference"/>
          </w:rPr>
          <w:commentReference w:id="19415"/>
        </w:r>
        <w:r w:rsidRPr="005223F4">
          <w:t xml:space="preserve">dfdl:nilValue </w:t>
        </w:r>
      </w:ins>
      <w:commentRangeEnd w:id="19416"/>
      <w:r w:rsidR="0060283A">
        <w:rPr>
          <w:rStyle w:val="CommentReference"/>
        </w:rPr>
        <w:commentReference w:id="19416"/>
      </w:r>
    </w:p>
    <w:p w14:paraId="71CD019A" w14:textId="77777777" w:rsidR="00FA2ECD" w:rsidRPr="005223F4" w:rsidRDefault="00FA2ECD" w:rsidP="00FA2ECD">
      <w:pPr>
        <w:numPr>
          <w:ilvl w:val="0"/>
          <w:numId w:val="42"/>
        </w:numPr>
        <w:rPr>
          <w:i/>
        </w:rPr>
      </w:pPr>
      <w:r w:rsidRPr="005223F4">
        <w:rPr>
          <w:i/>
        </w:rPr>
        <w:t>Parsing: occurrences</w:t>
      </w:r>
      <w:r w:rsidR="003A482E" w:rsidRPr="005223F4">
        <w:rPr>
          <w:i/>
        </w:rPr>
        <w:t xml:space="preserve"> (</w:t>
      </w:r>
      <w:r w:rsidR="003A482E" w:rsidRPr="005223F4">
        <w:rPr>
          <w:i/>
          <w:iCs/>
        </w:rPr>
        <w:t>does not apply to</w:t>
      </w:r>
      <w:ins w:id="19422" w:author="Steve Hanson" w:date="2012-02-27T19:20:00Z">
        <w:r w:rsidR="00A5654C">
          <w:rPr>
            <w:i/>
            <w:iCs/>
          </w:rPr>
          <w:t xml:space="preserve"> dfdl:</w:t>
        </w:r>
      </w:ins>
      <w:del w:id="19423" w:author="Steve Hanson" w:date="2012-02-27T19:20:00Z">
        <w:r w:rsidR="003A482E" w:rsidRPr="005223F4" w:rsidDel="00A5654C">
          <w:rPr>
            <w:i/>
            <w:iCs/>
          </w:rPr>
          <w:delText xml:space="preserve"> </w:delText>
        </w:r>
      </w:del>
      <w:r w:rsidR="003A482E" w:rsidRPr="005223F4">
        <w:rPr>
          <w:i/>
          <w:iCs/>
        </w:rPr>
        <w:t>simple</w:t>
      </w:r>
      <w:ins w:id="19424" w:author="Steve Hanson" w:date="2012-02-27T19:20:00Z">
        <w:r w:rsidR="00A5654C">
          <w:rPr>
            <w:i/>
            <w:iCs/>
          </w:rPr>
          <w:t>T</w:t>
        </w:r>
      </w:ins>
      <w:del w:id="19425" w:author="Steve Hanson" w:date="2012-02-27T19:20:00Z">
        <w:r w:rsidR="003A482E" w:rsidRPr="005223F4" w:rsidDel="00A5654C">
          <w:rPr>
            <w:i/>
            <w:iCs/>
          </w:rPr>
          <w:delText xml:space="preserve"> t</w:delText>
        </w:r>
      </w:del>
      <w:r w:rsidR="003A482E" w:rsidRPr="005223F4">
        <w:rPr>
          <w:i/>
          <w:iCs/>
        </w:rPr>
        <w:t>ype</w:t>
      </w:r>
      <w:del w:id="19426" w:author="Steve Hanson" w:date="2012-02-27T19:20:00Z">
        <w:r w:rsidR="003A482E" w:rsidRPr="005223F4" w:rsidDel="00A5654C">
          <w:rPr>
            <w:i/>
            <w:iCs/>
          </w:rPr>
          <w:delText>s</w:delText>
        </w:r>
      </w:del>
      <w:r w:rsidR="003A482E" w:rsidRPr="005223F4">
        <w:rPr>
          <w:i/>
          <w:iCs/>
        </w:rPr>
        <w:t xml:space="preserve"> or to global elements)</w:t>
      </w:r>
    </w:p>
    <w:p w14:paraId="60C357F8" w14:textId="77777777" w:rsidR="00FA2ECD" w:rsidRPr="005223F4" w:rsidRDefault="00FA2ECD" w:rsidP="00FA2ECD">
      <w:pPr>
        <w:numPr>
          <w:ilvl w:val="1"/>
          <w:numId w:val="42"/>
        </w:numPr>
        <w:rPr>
          <w:iCs/>
        </w:rPr>
      </w:pPr>
      <w:r w:rsidRPr="005223F4">
        <w:rPr>
          <w:iCs/>
        </w:rPr>
        <w:t xml:space="preserve">dfdl:floating </w:t>
      </w:r>
    </w:p>
    <w:p w14:paraId="4112BC01" w14:textId="273A52FE" w:rsidR="0028303F" w:rsidRDefault="0028303F" w:rsidP="00FA2ECD">
      <w:pPr>
        <w:numPr>
          <w:ilvl w:val="1"/>
          <w:numId w:val="42"/>
        </w:numPr>
      </w:pPr>
      <w:r>
        <w:t>(</w:t>
      </w:r>
      <w:del w:id="19427" w:author="Steve Hanson" w:date="2013-03-28T18:07:00Z">
        <w:r w:rsidDel="00767A8A">
          <w:delText>xs:</w:delText>
        </w:r>
      </w:del>
      <w:r>
        <w:t>maxOccurs &gt; 1 or unbounded) or (</w:t>
      </w:r>
      <w:del w:id="19428" w:author="Steve Hanson" w:date="2013-03-28T18:07:00Z">
        <w:r w:rsidDel="00767A8A">
          <w:delText>xs:</w:delText>
        </w:r>
      </w:del>
      <w:r>
        <w:t xml:space="preserve">minOccurs = 0 and </w:t>
      </w:r>
      <w:del w:id="19429" w:author="Steve Hanson" w:date="2013-03-28T18:07:00Z">
        <w:r w:rsidDel="00767A8A">
          <w:delText>xs:</w:delText>
        </w:r>
      </w:del>
      <w:r>
        <w:t>maxOccurs = 1)</w:t>
      </w:r>
    </w:p>
    <w:p w14:paraId="06C35652" w14:textId="77B93548" w:rsidR="00FA2ECD" w:rsidRPr="005223F4" w:rsidRDefault="00FA2ECD" w:rsidP="0028303F">
      <w:pPr>
        <w:numPr>
          <w:ilvl w:val="2"/>
          <w:numId w:val="42"/>
        </w:numPr>
      </w:pPr>
      <w:r w:rsidRPr="005223F4">
        <w:t>dfdl</w:t>
      </w:r>
      <w:commentRangeStart w:id="19430"/>
      <w:r w:rsidRPr="005223F4">
        <w:t xml:space="preserve">:occursCountKind </w:t>
      </w:r>
      <w:commentRangeEnd w:id="19430"/>
      <w:r w:rsidR="003554C6">
        <w:rPr>
          <w:rStyle w:val="CommentReference"/>
        </w:rPr>
        <w:commentReference w:id="19430"/>
      </w:r>
    </w:p>
    <w:p w14:paraId="0ED3471B" w14:textId="77777777" w:rsidR="00FA2ECD" w:rsidRPr="005223F4" w:rsidRDefault="00FA2ECD" w:rsidP="0028303F">
      <w:pPr>
        <w:numPr>
          <w:ilvl w:val="3"/>
          <w:numId w:val="42"/>
        </w:numPr>
      </w:pPr>
      <w:r w:rsidRPr="005223F4">
        <w:rPr>
          <w:i/>
          <w:iCs/>
        </w:rPr>
        <w:t>"expression"</w:t>
      </w:r>
      <w:r w:rsidRPr="005223F4">
        <w:t xml:space="preserve"> </w:t>
      </w:r>
    </w:p>
    <w:p w14:paraId="5A5B9CF1" w14:textId="77777777" w:rsidR="00FA2ECD" w:rsidRPr="005223F4" w:rsidRDefault="00FA2ECD" w:rsidP="0028303F">
      <w:pPr>
        <w:numPr>
          <w:ilvl w:val="4"/>
          <w:numId w:val="42"/>
        </w:numPr>
      </w:pPr>
      <w:r w:rsidRPr="005223F4">
        <w:t xml:space="preserve">dfdl:occursCount </w:t>
      </w:r>
    </w:p>
    <w:p w14:paraId="07A0A3FE" w14:textId="0170CB58" w:rsidR="00FA2ECD" w:rsidRPr="005223F4" w:rsidRDefault="00FA2ECD" w:rsidP="0028303F">
      <w:pPr>
        <w:numPr>
          <w:ilvl w:val="3"/>
          <w:numId w:val="42"/>
        </w:numPr>
      </w:pPr>
      <w:r w:rsidRPr="005223F4">
        <w:rPr>
          <w:i/>
          <w:iCs/>
        </w:rPr>
        <w:t>"fixed"</w:t>
      </w:r>
      <w:ins w:id="19431" w:author="Steve Hanson" w:date="2012-08-10T11:36:00Z">
        <w:r w:rsidR="0060283A">
          <w:rPr>
            <w:i/>
            <w:iCs/>
          </w:rPr>
          <w:t>, “implicit”</w:t>
        </w:r>
      </w:ins>
      <w:r w:rsidRPr="005223F4">
        <w:t xml:space="preserve"> </w:t>
      </w:r>
    </w:p>
    <w:p w14:paraId="7060F548" w14:textId="6AECD2BA" w:rsidR="0060283A" w:rsidRDefault="0060283A" w:rsidP="0028303F">
      <w:pPr>
        <w:numPr>
          <w:ilvl w:val="4"/>
          <w:numId w:val="42"/>
        </w:numPr>
        <w:rPr>
          <w:ins w:id="19432" w:author="Steve Hanson" w:date="2012-08-10T11:37:00Z"/>
        </w:rPr>
      </w:pPr>
      <w:ins w:id="19433" w:author="Steve Hanson" w:date="2012-08-10T11:37:00Z">
        <w:r>
          <w:t>minOccurs</w:t>
        </w:r>
      </w:ins>
    </w:p>
    <w:p w14:paraId="38C003F7" w14:textId="1CC8F47F" w:rsidR="00FA2ECD" w:rsidRPr="005223F4" w:rsidRDefault="00FA2ECD" w:rsidP="0028303F">
      <w:pPr>
        <w:numPr>
          <w:ilvl w:val="4"/>
          <w:numId w:val="42"/>
        </w:numPr>
      </w:pPr>
      <w:del w:id="19434" w:author="Steve Hanson" w:date="2013-03-28T18:07:00Z">
        <w:r w:rsidRPr="005223F4" w:rsidDel="00767A8A">
          <w:delText>xs:</w:delText>
        </w:r>
      </w:del>
      <w:r w:rsidRPr="005223F4">
        <w:t xml:space="preserve">maxOccurs </w:t>
      </w:r>
    </w:p>
    <w:p w14:paraId="3964F984" w14:textId="77777777" w:rsidR="00FA2ECD" w:rsidRPr="005223F4" w:rsidRDefault="00FA2ECD" w:rsidP="0028303F">
      <w:pPr>
        <w:numPr>
          <w:ilvl w:val="3"/>
          <w:numId w:val="42"/>
        </w:numPr>
      </w:pPr>
      <w:r w:rsidRPr="005223F4">
        <w:rPr>
          <w:i/>
          <w:iCs/>
        </w:rPr>
        <w:t>"parsed"</w:t>
      </w:r>
      <w:r w:rsidRPr="005223F4">
        <w:t xml:space="preserve"> </w:t>
      </w:r>
    </w:p>
    <w:p w14:paraId="71C50E2C" w14:textId="77777777" w:rsidR="00FA2ECD" w:rsidRPr="005223F4" w:rsidRDefault="00FA2ECD" w:rsidP="0028303F">
      <w:pPr>
        <w:numPr>
          <w:ilvl w:val="3"/>
          <w:numId w:val="42"/>
        </w:numPr>
      </w:pPr>
      <w:r w:rsidRPr="005223F4">
        <w:rPr>
          <w:i/>
          <w:iCs/>
        </w:rPr>
        <w:t>"stopValue"</w:t>
      </w:r>
      <w:r w:rsidRPr="005223F4">
        <w:t xml:space="preserve"> </w:t>
      </w:r>
    </w:p>
    <w:p w14:paraId="2FBDAA4B" w14:textId="77777777" w:rsidR="00FA2ECD" w:rsidRPr="005223F4" w:rsidRDefault="00FA2ECD" w:rsidP="0028303F">
      <w:pPr>
        <w:numPr>
          <w:ilvl w:val="4"/>
          <w:numId w:val="42"/>
        </w:numPr>
      </w:pPr>
      <w:r w:rsidRPr="005223F4">
        <w:t>dfdl:occursStopValue</w:t>
      </w:r>
    </w:p>
    <w:p w14:paraId="1A3ABFE9" w14:textId="77777777" w:rsidR="00FA2ECD" w:rsidRPr="005223F4" w:rsidRDefault="00FA2ECD" w:rsidP="00FA2ECD">
      <w:pPr>
        <w:numPr>
          <w:ilvl w:val="0"/>
          <w:numId w:val="42"/>
        </w:numPr>
        <w:rPr>
          <w:i/>
        </w:rPr>
      </w:pPr>
      <w:r w:rsidRPr="005223F4">
        <w:rPr>
          <w:i/>
        </w:rPr>
        <w:t xml:space="preserve">Parsing: identification, framing &amp; extraction </w:t>
      </w:r>
      <w:r w:rsidRPr="005223F4">
        <w:t xml:space="preserve"> </w:t>
      </w:r>
    </w:p>
    <w:p w14:paraId="5AE11E1E" w14:textId="77777777" w:rsidR="00785685" w:rsidRPr="005223F4" w:rsidRDefault="00FA2ECD" w:rsidP="00FA2ECD">
      <w:pPr>
        <w:numPr>
          <w:ilvl w:val="1"/>
          <w:numId w:val="42"/>
        </w:numPr>
      </w:pPr>
      <w:r w:rsidRPr="005223F4">
        <w:t>dfdl:</w:t>
      </w:r>
      <w:r w:rsidR="008432CD" w:rsidRPr="005223F4">
        <w:t>leadingSkip</w:t>
      </w:r>
    </w:p>
    <w:p w14:paraId="094D41E3" w14:textId="77777777" w:rsidR="00FA2ECD" w:rsidRPr="005223F4" w:rsidRDefault="00785685" w:rsidP="00785685">
      <w:pPr>
        <w:numPr>
          <w:ilvl w:val="2"/>
          <w:numId w:val="42"/>
        </w:numPr>
      </w:pPr>
      <w:r w:rsidRPr="005223F4">
        <w:t>dfdl:alignmentUnits</w:t>
      </w:r>
      <w:r w:rsidR="00FA2ECD" w:rsidRPr="005223F4">
        <w:t xml:space="preserve"> </w:t>
      </w:r>
    </w:p>
    <w:p w14:paraId="73E564E6" w14:textId="77777777" w:rsidR="00FA2ECD" w:rsidRPr="005223F4" w:rsidRDefault="00FA2ECD" w:rsidP="00FA2ECD">
      <w:pPr>
        <w:numPr>
          <w:ilvl w:val="1"/>
          <w:numId w:val="42"/>
        </w:numPr>
      </w:pPr>
      <w:r w:rsidRPr="005223F4">
        <w:t xml:space="preserve">dfdl:alignment </w:t>
      </w:r>
    </w:p>
    <w:p w14:paraId="425CB7AD" w14:textId="77777777" w:rsidR="00FA2ECD" w:rsidRPr="005223F4" w:rsidRDefault="00FA2ECD" w:rsidP="00FA2ECD">
      <w:pPr>
        <w:numPr>
          <w:ilvl w:val="2"/>
          <w:numId w:val="42"/>
        </w:numPr>
      </w:pPr>
      <w:r w:rsidRPr="005223F4">
        <w:t xml:space="preserve">dfdl:alignmentUnits </w:t>
      </w:r>
    </w:p>
    <w:p w14:paraId="79FF45E1" w14:textId="77777777" w:rsidR="00FA2ECD" w:rsidRPr="005223F4" w:rsidRDefault="00FA2ECD" w:rsidP="00FA2ECD">
      <w:pPr>
        <w:numPr>
          <w:ilvl w:val="1"/>
          <w:numId w:val="42"/>
        </w:numPr>
      </w:pPr>
      <w:r w:rsidRPr="005223F4">
        <w:t>dfdl:initiator</w:t>
      </w:r>
    </w:p>
    <w:p w14:paraId="5128C75E" w14:textId="77777777" w:rsidR="00FA2ECD" w:rsidRPr="005223F4" w:rsidRDefault="00FA2ECD" w:rsidP="003A482E">
      <w:pPr>
        <w:numPr>
          <w:ilvl w:val="2"/>
          <w:numId w:val="42"/>
        </w:numPr>
      </w:pPr>
      <w:r w:rsidRPr="005223F4">
        <w:t>dfdl:</w:t>
      </w:r>
      <w:r w:rsidR="00BC3F9C" w:rsidRPr="005223F4">
        <w:t xml:space="preserve">nilValueDelimiterPolicy </w:t>
      </w:r>
      <w:r w:rsidR="003A482E" w:rsidRPr="005223F4">
        <w:rPr>
          <w:i/>
        </w:rPr>
        <w:t>(</w:t>
      </w:r>
      <w:r w:rsidR="003A482E" w:rsidRPr="005223F4">
        <w:rPr>
          <w:i/>
          <w:iCs/>
        </w:rPr>
        <w:t xml:space="preserve">does not apply to </w:t>
      </w:r>
      <w:ins w:id="19435" w:author="Steve Hanson" w:date="2012-02-27T19:20:00Z">
        <w:r w:rsidR="00A5654C">
          <w:rPr>
            <w:i/>
            <w:iCs/>
          </w:rPr>
          <w:t>dfdl:</w:t>
        </w:r>
      </w:ins>
      <w:r w:rsidR="003A482E" w:rsidRPr="005223F4">
        <w:rPr>
          <w:i/>
          <w:iCs/>
        </w:rPr>
        <w:t>simple</w:t>
      </w:r>
      <w:ins w:id="19436" w:author="Steve Hanson" w:date="2012-02-27T19:20:00Z">
        <w:r w:rsidR="00A5654C">
          <w:rPr>
            <w:i/>
            <w:iCs/>
          </w:rPr>
          <w:t>T</w:t>
        </w:r>
      </w:ins>
      <w:del w:id="19437" w:author="Steve Hanson" w:date="2012-02-27T19:20:00Z">
        <w:r w:rsidR="003A482E" w:rsidRPr="005223F4" w:rsidDel="00A5654C">
          <w:rPr>
            <w:i/>
            <w:iCs/>
          </w:rPr>
          <w:delText xml:space="preserve"> t</w:delText>
        </w:r>
      </w:del>
      <w:r w:rsidR="003A482E" w:rsidRPr="005223F4">
        <w:rPr>
          <w:i/>
          <w:iCs/>
        </w:rPr>
        <w:t>ype</w:t>
      </w:r>
      <w:del w:id="19438" w:author="Steve Hanson" w:date="2012-02-27T19:20:00Z">
        <w:r w:rsidR="003A482E" w:rsidRPr="005223F4" w:rsidDel="00A5654C">
          <w:rPr>
            <w:i/>
            <w:iCs/>
          </w:rPr>
          <w:delText>s</w:delText>
        </w:r>
      </w:del>
      <w:r w:rsidR="003A482E" w:rsidRPr="005223F4">
        <w:rPr>
          <w:i/>
          <w:iCs/>
        </w:rPr>
        <w:t>)</w:t>
      </w:r>
    </w:p>
    <w:p w14:paraId="24753A17" w14:textId="77777777" w:rsidR="00FA2ECD" w:rsidRPr="005223F4" w:rsidRDefault="00FA2ECD" w:rsidP="005B0FE2">
      <w:pPr>
        <w:numPr>
          <w:ilvl w:val="2"/>
          <w:numId w:val="42"/>
        </w:numPr>
      </w:pPr>
      <w:r w:rsidRPr="005223F4">
        <w:t>dfdl:</w:t>
      </w:r>
      <w:r w:rsidR="00BC3F9C" w:rsidRPr="005223F4">
        <w:t>emptyValueDelimiterPolicy</w:t>
      </w:r>
      <w:r w:rsidR="003A482E" w:rsidRPr="005223F4">
        <w:t xml:space="preserve"> </w:t>
      </w:r>
    </w:p>
    <w:p w14:paraId="40424F22" w14:textId="77777777" w:rsidR="00FA2ECD" w:rsidRPr="005223F4" w:rsidRDefault="00F4248B" w:rsidP="00F4248B">
      <w:pPr>
        <w:numPr>
          <w:ilvl w:val="1"/>
          <w:numId w:val="42"/>
        </w:numPr>
        <w:rPr>
          <w:i/>
        </w:rPr>
      </w:pPr>
      <w:r w:rsidRPr="005223F4">
        <w:t>dfdl:representation</w:t>
      </w:r>
      <w:r w:rsidR="00FA2ECD" w:rsidRPr="005223F4">
        <w:rPr>
          <w:i/>
        </w:rPr>
        <w:t xml:space="preserve"> “text”</w:t>
      </w:r>
      <w:r w:rsidR="00280454" w:rsidRPr="005223F4">
        <w:rPr>
          <w:i/>
        </w:rPr>
        <w:t xml:space="preserve"> or </w:t>
      </w:r>
      <w:r w:rsidRPr="005223F4">
        <w:rPr>
          <w:i/>
        </w:rPr>
        <w:t>xs:</w:t>
      </w:r>
      <w:r w:rsidR="00280454" w:rsidRPr="005223F4">
        <w:rPr>
          <w:i/>
        </w:rPr>
        <w:t>simpleType is 'string'</w:t>
      </w:r>
    </w:p>
    <w:p w14:paraId="4AE2AFD4" w14:textId="77777777" w:rsidR="00FA2ECD" w:rsidRPr="005223F4" w:rsidRDefault="00FA2ECD" w:rsidP="00F4248B">
      <w:pPr>
        <w:numPr>
          <w:ilvl w:val="2"/>
          <w:numId w:val="42"/>
        </w:numPr>
      </w:pPr>
      <w:r w:rsidRPr="005223F4">
        <w:t xml:space="preserve">dfdl:lengthKind </w:t>
      </w:r>
    </w:p>
    <w:p w14:paraId="7580481B" w14:textId="77777777" w:rsidR="00FA2ECD" w:rsidRPr="005223F4" w:rsidRDefault="00FA2ECD" w:rsidP="00F4248B">
      <w:pPr>
        <w:numPr>
          <w:ilvl w:val="3"/>
          <w:numId w:val="42"/>
        </w:numPr>
      </w:pPr>
      <w:r w:rsidRPr="005223F4">
        <w:rPr>
          <w:i/>
          <w:iCs/>
        </w:rPr>
        <w:t>“implicit”</w:t>
      </w:r>
      <w:r w:rsidRPr="005223F4">
        <w:t xml:space="preserve"> </w:t>
      </w:r>
    </w:p>
    <w:p w14:paraId="555B29D2" w14:textId="73F888F0" w:rsidR="00FA2ECD" w:rsidRPr="005223F4" w:rsidRDefault="00FA2ECD" w:rsidP="00F4248B">
      <w:pPr>
        <w:numPr>
          <w:ilvl w:val="4"/>
          <w:numId w:val="42"/>
        </w:numPr>
      </w:pPr>
      <w:del w:id="19439" w:author="mbeckerle" w:date="2013-07-11T18:15:00Z">
        <w:r w:rsidRPr="005223F4" w:rsidDel="00B75180">
          <w:delText>xs:maxLength</w:delText>
        </w:r>
      </w:del>
      <w:ins w:id="19440" w:author="mbeckerle" w:date="2013-07-11T18:15:00Z">
        <w:r w:rsidR="00B75180">
          <w:t>XSD maxLength</w:t>
        </w:r>
      </w:ins>
      <w:r w:rsidRPr="005223F4">
        <w:t xml:space="preserve"> </w:t>
      </w:r>
      <w:r w:rsidR="00344499" w:rsidRPr="005223F4">
        <w:rPr>
          <w:i/>
        </w:rPr>
        <w:t>or</w:t>
      </w:r>
      <w:r w:rsidR="00344499" w:rsidRPr="005223F4">
        <w:t xml:space="preserve"> dfdl:textBoolean</w:t>
      </w:r>
      <w:ins w:id="19441" w:author="Steve Hanson" w:date="2012-02-24T11:31:00Z">
        <w:r w:rsidR="006A53D2">
          <w:t>True</w:t>
        </w:r>
      </w:ins>
      <w:del w:id="19442" w:author="Steve Hanson" w:date="2012-02-24T11:31:00Z">
        <w:r w:rsidR="00344499" w:rsidRPr="005223F4" w:rsidDel="006A53D2">
          <w:delText>yyy</w:delText>
        </w:r>
      </w:del>
      <w:r w:rsidR="00344499" w:rsidRPr="005223F4">
        <w:t>Rep</w:t>
      </w:r>
      <w:ins w:id="19443" w:author="Steve Hanson" w:date="2012-02-24T11:31:00Z">
        <w:r w:rsidR="006A53D2">
          <w:t>/dfdl:textBooleanFalseRep</w:t>
        </w:r>
      </w:ins>
    </w:p>
    <w:p w14:paraId="25603A6D" w14:textId="77777777" w:rsidR="00FA2ECD" w:rsidRPr="005223F4" w:rsidRDefault="00FA2ECD" w:rsidP="00F4248B">
      <w:pPr>
        <w:numPr>
          <w:ilvl w:val="4"/>
          <w:numId w:val="42"/>
        </w:numPr>
      </w:pPr>
      <w:r w:rsidRPr="005223F4">
        <w:t xml:space="preserve">dfdl:lengthUnits </w:t>
      </w:r>
    </w:p>
    <w:p w14:paraId="77AE38F7" w14:textId="77777777" w:rsidR="00FA2ECD" w:rsidRPr="005223F4" w:rsidRDefault="00FA2ECD" w:rsidP="00F4248B">
      <w:pPr>
        <w:numPr>
          <w:ilvl w:val="3"/>
          <w:numId w:val="42"/>
        </w:numPr>
        <w:rPr>
          <w:i/>
        </w:rPr>
      </w:pPr>
      <w:r w:rsidRPr="005223F4">
        <w:rPr>
          <w:i/>
        </w:rPr>
        <w:t xml:space="preserve"> “explicit”</w:t>
      </w:r>
    </w:p>
    <w:p w14:paraId="71CC65F8" w14:textId="77777777" w:rsidR="00FA2ECD" w:rsidRPr="005223F4" w:rsidRDefault="00FA2ECD" w:rsidP="00F4248B">
      <w:pPr>
        <w:numPr>
          <w:ilvl w:val="4"/>
          <w:numId w:val="42"/>
        </w:numPr>
      </w:pPr>
      <w:r w:rsidRPr="005223F4">
        <w:t xml:space="preserve">dfdl:length </w:t>
      </w:r>
    </w:p>
    <w:p w14:paraId="4970E03E" w14:textId="77777777" w:rsidR="00FA2ECD" w:rsidRPr="005223F4" w:rsidRDefault="00FA2ECD" w:rsidP="00F4248B">
      <w:pPr>
        <w:numPr>
          <w:ilvl w:val="4"/>
          <w:numId w:val="42"/>
        </w:numPr>
      </w:pPr>
      <w:r w:rsidRPr="005223F4">
        <w:t xml:space="preserve">dfdl:lengthUnits </w:t>
      </w:r>
    </w:p>
    <w:p w14:paraId="0A577BD3" w14:textId="77777777" w:rsidR="00FA2ECD" w:rsidRPr="005223F4" w:rsidRDefault="00FA2ECD" w:rsidP="00F4248B">
      <w:pPr>
        <w:numPr>
          <w:ilvl w:val="3"/>
          <w:numId w:val="42"/>
        </w:numPr>
      </w:pPr>
      <w:r w:rsidRPr="005223F4">
        <w:rPr>
          <w:i/>
          <w:iCs/>
        </w:rPr>
        <w:t>"prefixed"</w:t>
      </w:r>
      <w:r w:rsidRPr="005223F4">
        <w:t xml:space="preserve"> </w:t>
      </w:r>
    </w:p>
    <w:p w14:paraId="59360433" w14:textId="77777777" w:rsidR="00FA2ECD" w:rsidRPr="005223F4" w:rsidRDefault="00FA2ECD" w:rsidP="00F4248B">
      <w:pPr>
        <w:numPr>
          <w:ilvl w:val="4"/>
          <w:numId w:val="42"/>
        </w:numPr>
      </w:pPr>
      <w:r w:rsidRPr="005223F4">
        <w:t xml:space="preserve">dfdl:prefixLengthType </w:t>
      </w:r>
    </w:p>
    <w:p w14:paraId="084BFB5D" w14:textId="77777777" w:rsidR="00FA2ECD" w:rsidRPr="005223F4" w:rsidRDefault="00FA2ECD" w:rsidP="00F4248B">
      <w:pPr>
        <w:numPr>
          <w:ilvl w:val="4"/>
          <w:numId w:val="42"/>
        </w:numPr>
      </w:pPr>
      <w:r w:rsidRPr="005223F4">
        <w:t xml:space="preserve">dfdl:prefixIncludesPrefixLength </w:t>
      </w:r>
    </w:p>
    <w:p w14:paraId="65F6C24D" w14:textId="77777777" w:rsidR="00FA2ECD" w:rsidRPr="005223F4" w:rsidRDefault="00FA2ECD" w:rsidP="00F4248B">
      <w:pPr>
        <w:numPr>
          <w:ilvl w:val="4"/>
          <w:numId w:val="42"/>
        </w:numPr>
      </w:pPr>
      <w:r w:rsidRPr="005223F4">
        <w:t xml:space="preserve">dfdl:lengthUnits </w:t>
      </w:r>
    </w:p>
    <w:p w14:paraId="4688E18F" w14:textId="77777777" w:rsidR="00FA2ECD" w:rsidRPr="005223F4" w:rsidRDefault="00FA2ECD" w:rsidP="00F4248B">
      <w:pPr>
        <w:numPr>
          <w:ilvl w:val="3"/>
          <w:numId w:val="42"/>
        </w:numPr>
        <w:rPr>
          <w:i/>
        </w:rPr>
      </w:pPr>
      <w:r w:rsidRPr="005223F4">
        <w:rPr>
          <w:i/>
        </w:rPr>
        <w:t>“pattern”</w:t>
      </w:r>
    </w:p>
    <w:p w14:paraId="0C41FFC6" w14:textId="77777777" w:rsidR="00FA2ECD" w:rsidRPr="005223F4" w:rsidRDefault="00FA2ECD" w:rsidP="00F4248B">
      <w:pPr>
        <w:numPr>
          <w:ilvl w:val="4"/>
          <w:numId w:val="42"/>
        </w:numPr>
      </w:pPr>
      <w:r w:rsidRPr="005223F4">
        <w:t>dfdl:lengthPattern</w:t>
      </w:r>
    </w:p>
    <w:p w14:paraId="5AFDF3B8" w14:textId="77777777" w:rsidR="00FA2ECD" w:rsidRPr="005223F4" w:rsidRDefault="00FA2ECD" w:rsidP="00F4248B">
      <w:pPr>
        <w:numPr>
          <w:ilvl w:val="3"/>
          <w:numId w:val="42"/>
        </w:numPr>
      </w:pPr>
      <w:r w:rsidRPr="005223F4">
        <w:rPr>
          <w:i/>
          <w:iCs/>
        </w:rPr>
        <w:t>"delimited",</w:t>
      </w:r>
      <w:r w:rsidRPr="005223F4">
        <w:t xml:space="preserve"> </w:t>
      </w:r>
      <w:r w:rsidRPr="005223F4">
        <w:rPr>
          <w:i/>
          <w:iCs/>
        </w:rPr>
        <w:t>"endOfParent"</w:t>
      </w:r>
      <w:r w:rsidRPr="005223F4">
        <w:t xml:space="preserve"> </w:t>
      </w:r>
    </w:p>
    <w:p w14:paraId="5B7BBACD" w14:textId="77777777" w:rsidR="00FA2ECD" w:rsidRPr="005223F4" w:rsidRDefault="00FA2ECD" w:rsidP="00F4248B">
      <w:pPr>
        <w:numPr>
          <w:ilvl w:val="4"/>
          <w:numId w:val="42"/>
        </w:numPr>
        <w:rPr>
          <w:i/>
        </w:rPr>
      </w:pPr>
      <w:r w:rsidRPr="005223F4">
        <w:rPr>
          <w:i/>
        </w:rPr>
        <w:t>None</w:t>
      </w:r>
    </w:p>
    <w:p w14:paraId="34BA25F6" w14:textId="77777777" w:rsidR="00FA2ECD" w:rsidRPr="005223F4" w:rsidRDefault="00FA2ECD" w:rsidP="00F4248B">
      <w:pPr>
        <w:numPr>
          <w:ilvl w:val="2"/>
          <w:numId w:val="42"/>
        </w:numPr>
      </w:pPr>
      <w:r w:rsidRPr="005223F4">
        <w:t xml:space="preserve">dfdl:textTrimKind </w:t>
      </w:r>
    </w:p>
    <w:p w14:paraId="644F1FE3" w14:textId="77777777" w:rsidR="00FA2ECD" w:rsidRPr="005223F4" w:rsidRDefault="00FA2ECD" w:rsidP="00F4248B">
      <w:pPr>
        <w:numPr>
          <w:ilvl w:val="3"/>
          <w:numId w:val="42"/>
        </w:numPr>
      </w:pPr>
      <w:r w:rsidRPr="005223F4">
        <w:t xml:space="preserve">dfdl:textStringPadCharacter, dfdl:textNumberPadCharacter, dfdl:textBooleanPadCharacter or dfdl:textCalendarPadCharacter  </w:t>
      </w:r>
    </w:p>
    <w:p w14:paraId="4A873948" w14:textId="77777777" w:rsidR="00FA2ECD" w:rsidRPr="005223F4" w:rsidRDefault="00FA2ECD" w:rsidP="00F4248B">
      <w:pPr>
        <w:numPr>
          <w:ilvl w:val="3"/>
          <w:numId w:val="42"/>
        </w:numPr>
        <w:rPr>
          <w:i/>
        </w:rPr>
      </w:pPr>
      <w:r w:rsidRPr="005223F4">
        <w:t xml:space="preserve">dfdl:textStringJustification, dfdl:textNumberJustification, dfdl:textBooleanJustification or dfdl:textCalendarJustification </w:t>
      </w:r>
    </w:p>
    <w:p w14:paraId="40AD55A0" w14:textId="77777777" w:rsidR="00FA2ECD" w:rsidRPr="005223F4" w:rsidRDefault="00FA2ECD" w:rsidP="00F4248B">
      <w:pPr>
        <w:numPr>
          <w:ilvl w:val="2"/>
          <w:numId w:val="42"/>
        </w:numPr>
        <w:rPr>
          <w:i/>
        </w:rPr>
      </w:pPr>
      <w:r w:rsidRPr="005223F4">
        <w:t>dfdl:escapeSchemeRef</w:t>
      </w:r>
    </w:p>
    <w:p w14:paraId="54BAA621" w14:textId="77777777" w:rsidR="00FA2ECD" w:rsidRPr="005223F4" w:rsidRDefault="00FA2ECD" w:rsidP="00F4248B">
      <w:pPr>
        <w:numPr>
          <w:ilvl w:val="2"/>
          <w:numId w:val="42"/>
        </w:numPr>
        <w:rPr>
          <w:i/>
        </w:rPr>
      </w:pPr>
      <w:r w:rsidRPr="005223F4">
        <w:rPr>
          <w:rFonts w:cs="Arial"/>
        </w:rPr>
        <w:t>dfdl:textBidi</w:t>
      </w:r>
    </w:p>
    <w:p w14:paraId="17841303" w14:textId="77777777" w:rsidR="00FA2ECD" w:rsidRPr="005223F4" w:rsidRDefault="00FA2ECD" w:rsidP="00F4248B">
      <w:pPr>
        <w:numPr>
          <w:ilvl w:val="3"/>
          <w:numId w:val="42"/>
        </w:numPr>
        <w:rPr>
          <w:i/>
        </w:rPr>
      </w:pPr>
      <w:commentRangeStart w:id="19444"/>
      <w:r w:rsidRPr="005223F4">
        <w:rPr>
          <w:rFonts w:cs="Arial"/>
        </w:rPr>
        <w:t>dfdl:textBidi</w:t>
      </w:r>
      <w:del w:id="19445" w:author="Steve Hanson" w:date="2012-02-28T14:49:00Z">
        <w:r w:rsidRPr="005223F4" w:rsidDel="0055217D">
          <w:rPr>
            <w:rFonts w:cs="Arial"/>
          </w:rPr>
          <w:delText>Text</w:delText>
        </w:r>
      </w:del>
      <w:r w:rsidRPr="005223F4">
        <w:rPr>
          <w:rFonts w:cs="Arial"/>
        </w:rPr>
        <w:t>Ordering</w:t>
      </w:r>
      <w:commentRangeEnd w:id="19444"/>
      <w:r w:rsidR="0055217D">
        <w:rPr>
          <w:rStyle w:val="CommentReference"/>
        </w:rPr>
        <w:commentReference w:id="19444"/>
      </w:r>
    </w:p>
    <w:p w14:paraId="40DA1775" w14:textId="3E69C6A8" w:rsidR="00FA2ECD" w:rsidRPr="005223F4" w:rsidRDefault="00FA2ECD" w:rsidP="00F4248B">
      <w:pPr>
        <w:numPr>
          <w:ilvl w:val="3"/>
          <w:numId w:val="42"/>
        </w:numPr>
        <w:rPr>
          <w:i/>
        </w:rPr>
      </w:pPr>
      <w:r w:rsidRPr="005223F4">
        <w:rPr>
          <w:rFonts w:cs="Arial"/>
        </w:rPr>
        <w:t>dfdl:textBidiOrientation</w:t>
      </w:r>
      <w:commentRangeStart w:id="19446"/>
      <w:commentRangeStart w:id="19447"/>
      <w:ins w:id="19448" w:author="Steve Hanson" w:date="2012-04-11T16:17:00Z">
        <w:r w:rsidR="0010253E">
          <w:rPr>
            <w:rFonts w:cs="Arial"/>
          </w:rPr>
          <w:t xml:space="preserve"> </w:t>
        </w:r>
      </w:ins>
      <w:commentRangeEnd w:id="19446"/>
      <w:ins w:id="19449" w:author="Steve Hanson" w:date="2012-04-11T15:53:00Z">
        <w:r w:rsidR="0010253E">
          <w:rPr>
            <w:rStyle w:val="CommentReference"/>
          </w:rPr>
          <w:commentReference w:id="19446"/>
        </w:r>
      </w:ins>
      <w:commentRangeEnd w:id="19447"/>
      <w:r w:rsidR="004830A8">
        <w:rPr>
          <w:rStyle w:val="CommentReference"/>
        </w:rPr>
        <w:commentReference w:id="19447"/>
      </w:r>
    </w:p>
    <w:p w14:paraId="09C2B448" w14:textId="77777777" w:rsidR="00FA2ECD" w:rsidRPr="005223F4" w:rsidRDefault="00F4248B" w:rsidP="00862C23">
      <w:pPr>
        <w:numPr>
          <w:ilvl w:val="1"/>
          <w:numId w:val="42"/>
        </w:numPr>
        <w:rPr>
          <w:i/>
        </w:rPr>
      </w:pPr>
      <w:r w:rsidRPr="005223F4">
        <w:t>dfdl:representation</w:t>
      </w:r>
      <w:r w:rsidRPr="005223F4">
        <w:rPr>
          <w:i/>
        </w:rPr>
        <w:t xml:space="preserve"> </w:t>
      </w:r>
      <w:r w:rsidR="00FA2ECD" w:rsidRPr="005223F4">
        <w:rPr>
          <w:i/>
        </w:rPr>
        <w:t>“binary”</w:t>
      </w:r>
      <w:r w:rsidR="00280454" w:rsidRPr="005223F4">
        <w:rPr>
          <w:i/>
        </w:rPr>
        <w:t xml:space="preserve"> or </w:t>
      </w:r>
      <w:r w:rsidRPr="005223F4">
        <w:rPr>
          <w:i/>
        </w:rPr>
        <w:t>xs:</w:t>
      </w:r>
      <w:r w:rsidR="00280454" w:rsidRPr="005223F4">
        <w:rPr>
          <w:i/>
        </w:rPr>
        <w:t>simpleType is '</w:t>
      </w:r>
      <w:r w:rsidR="003D585C" w:rsidRPr="005223F4">
        <w:rPr>
          <w:i/>
        </w:rPr>
        <w:t>hex</w:t>
      </w:r>
      <w:r w:rsidR="00862C23" w:rsidRPr="005223F4">
        <w:rPr>
          <w:i/>
        </w:rPr>
        <w:t>B</w:t>
      </w:r>
      <w:r w:rsidR="003D585C" w:rsidRPr="005223F4">
        <w:rPr>
          <w:i/>
        </w:rPr>
        <w:t>inary'</w:t>
      </w:r>
    </w:p>
    <w:p w14:paraId="2CAA07D4" w14:textId="4026AD95" w:rsidR="00A65F76" w:rsidDel="00875471" w:rsidRDefault="00A65F76" w:rsidP="00F4248B">
      <w:pPr>
        <w:numPr>
          <w:ilvl w:val="2"/>
          <w:numId w:val="42"/>
        </w:numPr>
        <w:rPr>
          <w:ins w:id="19450" w:author="mbeckerle" w:date="2012-04-22T21:13:00Z"/>
          <w:del w:id="19451" w:author="Steve Hanson" w:date="2012-08-10T15:17:00Z"/>
        </w:rPr>
      </w:pPr>
      <w:commentRangeStart w:id="19452"/>
      <w:ins w:id="19453" w:author="mbeckerle" w:date="2012-04-22T21:14:00Z">
        <w:del w:id="19454" w:author="Steve Hanson" w:date="2012-08-10T15:17:00Z">
          <w:r w:rsidDel="00875471">
            <w:delText>dfdl:byteOrder</w:delText>
          </w:r>
          <w:commentRangeEnd w:id="19452"/>
          <w:r w:rsidDel="00875471">
            <w:rPr>
              <w:rStyle w:val="CommentReference"/>
            </w:rPr>
            <w:commentReference w:id="19452"/>
          </w:r>
        </w:del>
      </w:ins>
    </w:p>
    <w:p w14:paraId="0D8ADA4B" w14:textId="77777777" w:rsidR="00FA2ECD" w:rsidRPr="005223F4" w:rsidRDefault="00FA2ECD" w:rsidP="00F4248B">
      <w:pPr>
        <w:numPr>
          <w:ilvl w:val="2"/>
          <w:numId w:val="42"/>
        </w:numPr>
      </w:pPr>
      <w:r w:rsidRPr="005223F4">
        <w:t xml:space="preserve">dfdl:lengthKind </w:t>
      </w:r>
    </w:p>
    <w:p w14:paraId="22E52233" w14:textId="77777777" w:rsidR="00FA2ECD" w:rsidRPr="005223F4" w:rsidRDefault="00FA2ECD" w:rsidP="00F4248B">
      <w:pPr>
        <w:numPr>
          <w:ilvl w:val="3"/>
          <w:numId w:val="42"/>
        </w:numPr>
      </w:pPr>
      <w:r w:rsidRPr="005223F4">
        <w:rPr>
          <w:i/>
          <w:iCs/>
        </w:rPr>
        <w:t>"implicit"</w:t>
      </w:r>
      <w:r w:rsidRPr="005223F4">
        <w:t xml:space="preserve"> </w:t>
      </w:r>
    </w:p>
    <w:p w14:paraId="4B5DC5C9" w14:textId="3F295E65" w:rsidR="00FA2ECD" w:rsidRPr="005223F4" w:rsidRDefault="00FA2ECD" w:rsidP="00F4248B">
      <w:pPr>
        <w:numPr>
          <w:ilvl w:val="4"/>
          <w:numId w:val="42"/>
        </w:numPr>
      </w:pPr>
      <w:del w:id="19455" w:author="mbeckerle" w:date="2013-07-11T18:15:00Z">
        <w:r w:rsidRPr="005223F4" w:rsidDel="00B75180">
          <w:delText>xs:maxLength</w:delText>
        </w:r>
      </w:del>
      <w:ins w:id="19456" w:author="mbeckerle" w:date="2013-07-11T18:15:00Z">
        <w:r w:rsidR="00B75180">
          <w:t>XSD maxLength</w:t>
        </w:r>
      </w:ins>
      <w:r w:rsidRPr="005223F4">
        <w:t xml:space="preserve"> </w:t>
      </w:r>
      <w:r w:rsidRPr="005223F4">
        <w:rPr>
          <w:i/>
        </w:rPr>
        <w:t>or</w:t>
      </w:r>
      <w:r w:rsidRPr="005223F4">
        <w:t xml:space="preserve"> xs:simpleType</w:t>
      </w:r>
    </w:p>
    <w:p w14:paraId="67797FE4" w14:textId="77777777" w:rsidR="00FA2ECD" w:rsidRPr="005223F4" w:rsidRDefault="00FA2ECD" w:rsidP="00F4248B">
      <w:pPr>
        <w:numPr>
          <w:ilvl w:val="4"/>
          <w:numId w:val="42"/>
        </w:numPr>
      </w:pPr>
      <w:r w:rsidRPr="005223F4">
        <w:t xml:space="preserve">dfdl:lengthUnits </w:t>
      </w:r>
    </w:p>
    <w:p w14:paraId="3B2C3FCB" w14:textId="77777777" w:rsidR="00FA2ECD" w:rsidRPr="005223F4" w:rsidRDefault="00FA2ECD" w:rsidP="00F4248B">
      <w:pPr>
        <w:numPr>
          <w:ilvl w:val="3"/>
          <w:numId w:val="42"/>
        </w:numPr>
        <w:rPr>
          <w:i/>
        </w:rPr>
      </w:pPr>
      <w:r w:rsidRPr="005223F4">
        <w:rPr>
          <w:i/>
        </w:rPr>
        <w:t xml:space="preserve"> “explicit”</w:t>
      </w:r>
    </w:p>
    <w:p w14:paraId="2B983327" w14:textId="77777777" w:rsidR="00FA2ECD" w:rsidRPr="005223F4" w:rsidRDefault="00FA2ECD" w:rsidP="00F4248B">
      <w:pPr>
        <w:numPr>
          <w:ilvl w:val="4"/>
          <w:numId w:val="42"/>
        </w:numPr>
      </w:pPr>
      <w:r w:rsidRPr="005223F4">
        <w:t xml:space="preserve">dfdl:length </w:t>
      </w:r>
    </w:p>
    <w:p w14:paraId="08EF21EF" w14:textId="77777777" w:rsidR="00FA2ECD" w:rsidRPr="005223F4" w:rsidRDefault="00FA2ECD" w:rsidP="00F4248B">
      <w:pPr>
        <w:numPr>
          <w:ilvl w:val="4"/>
          <w:numId w:val="42"/>
        </w:numPr>
      </w:pPr>
      <w:r w:rsidRPr="005223F4">
        <w:t xml:space="preserve">dfdl:lengthUnits </w:t>
      </w:r>
    </w:p>
    <w:p w14:paraId="58F57B3B" w14:textId="77777777" w:rsidR="00FA2ECD" w:rsidRPr="005223F4" w:rsidRDefault="00FA2ECD" w:rsidP="00F4248B">
      <w:pPr>
        <w:numPr>
          <w:ilvl w:val="3"/>
          <w:numId w:val="42"/>
        </w:numPr>
      </w:pPr>
      <w:r w:rsidRPr="005223F4">
        <w:rPr>
          <w:i/>
          <w:iCs/>
        </w:rPr>
        <w:t>"prefixed"</w:t>
      </w:r>
      <w:r w:rsidRPr="005223F4">
        <w:t xml:space="preserve"> </w:t>
      </w:r>
    </w:p>
    <w:p w14:paraId="5C85631E" w14:textId="77777777" w:rsidR="00FA2ECD" w:rsidRPr="005223F4" w:rsidRDefault="00FA2ECD" w:rsidP="00F4248B">
      <w:pPr>
        <w:numPr>
          <w:ilvl w:val="4"/>
          <w:numId w:val="42"/>
        </w:numPr>
      </w:pPr>
      <w:r w:rsidRPr="005223F4">
        <w:t xml:space="preserve">dfdl:prefixLengthType </w:t>
      </w:r>
    </w:p>
    <w:p w14:paraId="04386A31" w14:textId="77777777" w:rsidR="00FA2ECD" w:rsidRPr="005223F4" w:rsidRDefault="00FA2ECD" w:rsidP="00F4248B">
      <w:pPr>
        <w:numPr>
          <w:ilvl w:val="4"/>
          <w:numId w:val="42"/>
        </w:numPr>
      </w:pPr>
      <w:r w:rsidRPr="005223F4">
        <w:t xml:space="preserve">dfdl:prefixIncludesPrefixLength </w:t>
      </w:r>
    </w:p>
    <w:p w14:paraId="034E89AF" w14:textId="77777777" w:rsidR="00FA2ECD" w:rsidRPr="005223F4" w:rsidRDefault="00FA2ECD" w:rsidP="00F4248B">
      <w:pPr>
        <w:numPr>
          <w:ilvl w:val="4"/>
          <w:numId w:val="42"/>
        </w:numPr>
      </w:pPr>
      <w:r w:rsidRPr="005223F4">
        <w:t xml:space="preserve">dfdl:lengthUnits </w:t>
      </w:r>
    </w:p>
    <w:p w14:paraId="7704B4AB" w14:textId="47770F76" w:rsidR="00FA2ECD" w:rsidRPr="005223F4" w:rsidDel="00A65F76" w:rsidRDefault="00FA2ECD" w:rsidP="00F4248B">
      <w:pPr>
        <w:numPr>
          <w:ilvl w:val="3"/>
          <w:numId w:val="42"/>
        </w:numPr>
        <w:rPr>
          <w:del w:id="19457" w:author="mbeckerle" w:date="2012-04-22T21:15:00Z"/>
          <w:i/>
        </w:rPr>
      </w:pPr>
      <w:commentRangeStart w:id="19458"/>
      <w:del w:id="19459" w:author="mbeckerle" w:date="2012-04-22T21:15:00Z">
        <w:r w:rsidRPr="005223F4" w:rsidDel="00A65F76">
          <w:rPr>
            <w:i/>
          </w:rPr>
          <w:delText>“pattern”</w:delText>
        </w:r>
      </w:del>
    </w:p>
    <w:p w14:paraId="0A9409E0" w14:textId="3D98FC75" w:rsidR="00FA2ECD" w:rsidRPr="005223F4" w:rsidDel="00A65F76" w:rsidRDefault="00FA2ECD" w:rsidP="00F4248B">
      <w:pPr>
        <w:numPr>
          <w:ilvl w:val="4"/>
          <w:numId w:val="42"/>
        </w:numPr>
        <w:rPr>
          <w:del w:id="19460" w:author="mbeckerle" w:date="2012-04-22T21:15:00Z"/>
        </w:rPr>
      </w:pPr>
      <w:del w:id="19461" w:author="mbeckerle" w:date="2012-04-22T21:15:00Z">
        <w:r w:rsidRPr="005223F4" w:rsidDel="00A65F76">
          <w:delText>dfdl:lengthPattern</w:delText>
        </w:r>
      </w:del>
    </w:p>
    <w:commentRangeEnd w:id="19458"/>
    <w:p w14:paraId="6C4B8341" w14:textId="43E5D8AD" w:rsidR="00FA2ECD" w:rsidRPr="005223F4" w:rsidRDefault="003554C6" w:rsidP="00F4248B">
      <w:pPr>
        <w:numPr>
          <w:ilvl w:val="3"/>
          <w:numId w:val="42"/>
        </w:numPr>
      </w:pPr>
      <w:ins w:id="19462" w:author="Steve Hanson" w:date="2012-04-11T16:06:00Z">
        <w:r>
          <w:rPr>
            <w:rStyle w:val="CommentReference"/>
          </w:rPr>
          <w:commentReference w:id="19458"/>
        </w:r>
      </w:ins>
      <w:ins w:id="19463" w:author="Steve Hanson" w:date="2012-02-27T19:10:00Z">
        <w:r w:rsidR="00B93795">
          <w:rPr>
            <w:i/>
            <w:iCs/>
          </w:rPr>
          <w:t>“</w:t>
        </w:r>
        <w:commentRangeStart w:id="19464"/>
        <w:r w:rsidR="00B93795">
          <w:rPr>
            <w:i/>
            <w:iCs/>
          </w:rPr>
          <w:t>delimited”,”</w:t>
        </w:r>
      </w:ins>
      <w:commentRangeEnd w:id="19464"/>
      <w:ins w:id="19465" w:author="Steve Hanson" w:date="2012-02-27T19:11:00Z">
        <w:r w:rsidR="00B93795">
          <w:rPr>
            <w:rStyle w:val="CommentReference"/>
          </w:rPr>
          <w:commentReference w:id="19464"/>
        </w:r>
      </w:ins>
      <w:ins w:id="19466" w:author="Steve Hanson" w:date="2012-02-27T19:10:00Z">
        <w:r w:rsidR="00B93795">
          <w:rPr>
            <w:i/>
            <w:iCs/>
          </w:rPr>
          <w:t xml:space="preserve">, </w:t>
        </w:r>
      </w:ins>
      <w:r w:rsidR="00FA2ECD" w:rsidRPr="005223F4">
        <w:rPr>
          <w:i/>
          <w:iCs/>
        </w:rPr>
        <w:t>"endOfParent"</w:t>
      </w:r>
      <w:r w:rsidR="00FA2ECD" w:rsidRPr="005223F4">
        <w:t xml:space="preserve"> </w:t>
      </w:r>
    </w:p>
    <w:p w14:paraId="27F74D40" w14:textId="77777777" w:rsidR="00FA2ECD" w:rsidRPr="005223F4" w:rsidRDefault="00FA2ECD" w:rsidP="00F4248B">
      <w:pPr>
        <w:numPr>
          <w:ilvl w:val="4"/>
          <w:numId w:val="42"/>
        </w:numPr>
        <w:rPr>
          <w:i/>
        </w:rPr>
      </w:pPr>
      <w:r w:rsidRPr="005223F4">
        <w:rPr>
          <w:i/>
        </w:rPr>
        <w:t>None</w:t>
      </w:r>
    </w:p>
    <w:p w14:paraId="555B54CF" w14:textId="77777777" w:rsidR="00FA2ECD" w:rsidRPr="005223F4" w:rsidRDefault="00FA2ECD" w:rsidP="00FA2ECD">
      <w:pPr>
        <w:numPr>
          <w:ilvl w:val="1"/>
          <w:numId w:val="42"/>
        </w:numPr>
      </w:pPr>
      <w:r w:rsidRPr="005223F4">
        <w:t xml:space="preserve">dfdl:terminator </w:t>
      </w:r>
    </w:p>
    <w:p w14:paraId="2BD16AC2" w14:textId="77777777" w:rsidR="0064432E" w:rsidRPr="005223F4" w:rsidRDefault="0064432E" w:rsidP="0064432E">
      <w:pPr>
        <w:numPr>
          <w:ilvl w:val="2"/>
          <w:numId w:val="42"/>
        </w:numPr>
      </w:pPr>
      <w:r w:rsidRPr="005223F4">
        <w:t>dfdl:</w:t>
      </w:r>
      <w:r w:rsidR="00BC3F9C" w:rsidRPr="005223F4">
        <w:t xml:space="preserve">nilValueDelimiterPolicy </w:t>
      </w:r>
      <w:r w:rsidRPr="005223F4">
        <w:rPr>
          <w:i/>
        </w:rPr>
        <w:t>(</w:t>
      </w:r>
      <w:r w:rsidRPr="005223F4">
        <w:rPr>
          <w:i/>
          <w:iCs/>
        </w:rPr>
        <w:t xml:space="preserve">does not apply to </w:t>
      </w:r>
      <w:ins w:id="19467" w:author="Steve Hanson" w:date="2012-02-27T19:21:00Z">
        <w:r w:rsidR="00A5654C">
          <w:rPr>
            <w:i/>
            <w:iCs/>
          </w:rPr>
          <w:t>dfdl:</w:t>
        </w:r>
      </w:ins>
      <w:r w:rsidRPr="005223F4">
        <w:rPr>
          <w:i/>
          <w:iCs/>
        </w:rPr>
        <w:t>simple</w:t>
      </w:r>
      <w:ins w:id="19468" w:author="Steve Hanson" w:date="2012-02-27T19:21:00Z">
        <w:r w:rsidR="00A5654C">
          <w:rPr>
            <w:i/>
            <w:iCs/>
          </w:rPr>
          <w:t>T</w:t>
        </w:r>
      </w:ins>
      <w:del w:id="19469" w:author="Steve Hanson" w:date="2012-02-27T19:21:00Z">
        <w:r w:rsidRPr="005223F4" w:rsidDel="00A5654C">
          <w:rPr>
            <w:i/>
            <w:iCs/>
          </w:rPr>
          <w:delText xml:space="preserve"> t</w:delText>
        </w:r>
      </w:del>
      <w:r w:rsidRPr="005223F4">
        <w:rPr>
          <w:i/>
          <w:iCs/>
        </w:rPr>
        <w:t>ype</w:t>
      </w:r>
      <w:del w:id="19470" w:author="Steve Hanson" w:date="2012-02-27T19:21:00Z">
        <w:r w:rsidRPr="005223F4" w:rsidDel="00A5654C">
          <w:rPr>
            <w:i/>
            <w:iCs/>
          </w:rPr>
          <w:delText>s</w:delText>
        </w:r>
      </w:del>
      <w:r w:rsidRPr="005223F4">
        <w:rPr>
          <w:i/>
          <w:iCs/>
        </w:rPr>
        <w:t>)</w:t>
      </w:r>
    </w:p>
    <w:p w14:paraId="1BF95AFD" w14:textId="77777777" w:rsidR="0064432E" w:rsidRPr="005223F4" w:rsidRDefault="0064432E" w:rsidP="005B0FE2">
      <w:pPr>
        <w:numPr>
          <w:ilvl w:val="2"/>
          <w:numId w:val="42"/>
        </w:numPr>
      </w:pPr>
      <w:r w:rsidRPr="005223F4">
        <w:t>dfdl:</w:t>
      </w:r>
      <w:r w:rsidR="00BC3F9C" w:rsidRPr="005223F4">
        <w:t>emptyValueDelimiterPolicy</w:t>
      </w:r>
      <w:r w:rsidRPr="005223F4">
        <w:t xml:space="preserve"> </w:t>
      </w:r>
    </w:p>
    <w:p w14:paraId="48244C77" w14:textId="77777777" w:rsidR="00FA2ECD" w:rsidRPr="005223F4" w:rsidRDefault="00FA2ECD" w:rsidP="00FA2ECD">
      <w:pPr>
        <w:numPr>
          <w:ilvl w:val="2"/>
          <w:numId w:val="42"/>
        </w:numPr>
      </w:pPr>
      <w:r w:rsidRPr="005223F4">
        <w:t xml:space="preserve">dfdl:documentFinalTerminatorCanBeMissing </w:t>
      </w:r>
    </w:p>
    <w:p w14:paraId="33963FAE" w14:textId="77777777" w:rsidR="00785685" w:rsidRPr="005223F4" w:rsidRDefault="00FA2ECD" w:rsidP="00FA2ECD">
      <w:pPr>
        <w:numPr>
          <w:ilvl w:val="1"/>
          <w:numId w:val="42"/>
        </w:numPr>
      </w:pPr>
      <w:r w:rsidRPr="005223F4">
        <w:t>dfdl:</w:t>
      </w:r>
      <w:r w:rsidR="00785685" w:rsidRPr="005223F4">
        <w:t>trailingSkip</w:t>
      </w:r>
    </w:p>
    <w:p w14:paraId="2615D6DF" w14:textId="77777777" w:rsidR="00FA2ECD" w:rsidRPr="005223F4" w:rsidRDefault="00785685" w:rsidP="00785685">
      <w:pPr>
        <w:numPr>
          <w:ilvl w:val="2"/>
          <w:numId w:val="42"/>
        </w:numPr>
      </w:pPr>
      <w:r w:rsidRPr="005223F4">
        <w:t xml:space="preserve">dfdl:alignmentUnits </w:t>
      </w:r>
      <w:r w:rsidR="00FA2ECD" w:rsidRPr="005223F4">
        <w:t xml:space="preserve">  </w:t>
      </w:r>
    </w:p>
    <w:p w14:paraId="2EE0E8A1" w14:textId="77777777" w:rsidR="00FA2ECD" w:rsidRPr="005223F4" w:rsidRDefault="00FA2ECD" w:rsidP="00FA2ECD">
      <w:pPr>
        <w:numPr>
          <w:ilvl w:val="0"/>
          <w:numId w:val="42"/>
        </w:numPr>
        <w:rPr>
          <w:i/>
        </w:rPr>
      </w:pPr>
      <w:r w:rsidRPr="005223F4">
        <w:rPr>
          <w:i/>
        </w:rPr>
        <w:t xml:space="preserve">Parsing: conversion </w:t>
      </w:r>
    </w:p>
    <w:p w14:paraId="05492423" w14:textId="2A7D07DA" w:rsidR="00FA2ECD" w:rsidRPr="005223F4" w:rsidDel="00A65F76" w:rsidRDefault="00FA2ECD" w:rsidP="00FA2ECD">
      <w:pPr>
        <w:numPr>
          <w:ilvl w:val="1"/>
          <w:numId w:val="42"/>
        </w:numPr>
        <w:rPr>
          <w:del w:id="19471" w:author="mbeckerle" w:date="2012-04-22T21:02:00Z"/>
        </w:rPr>
      </w:pPr>
      <w:del w:id="19472" w:author="mbeckerle" w:date="2012-04-22T21:02:00Z">
        <w:r w:rsidRPr="005223F4" w:rsidDel="00A65F76">
          <w:delText xml:space="preserve">xs:nillable </w:delText>
        </w:r>
        <w:r w:rsidR="003A482E" w:rsidRPr="005223F4" w:rsidDel="00A65F76">
          <w:rPr>
            <w:i/>
          </w:rPr>
          <w:delText>(</w:delText>
        </w:r>
        <w:r w:rsidR="003A482E" w:rsidRPr="005223F4" w:rsidDel="00A65F76">
          <w:rPr>
            <w:i/>
            <w:iCs/>
          </w:rPr>
          <w:delText xml:space="preserve">does not apply to </w:delText>
        </w:r>
      </w:del>
      <w:ins w:id="19473" w:author="Steve Hanson" w:date="2012-02-27T19:21:00Z">
        <w:del w:id="19474" w:author="mbeckerle" w:date="2012-04-22T21:02:00Z">
          <w:r w:rsidR="00A5654C" w:rsidDel="00A65F76">
            <w:rPr>
              <w:i/>
              <w:iCs/>
            </w:rPr>
            <w:delText>dfdl:</w:delText>
          </w:r>
        </w:del>
      </w:ins>
      <w:del w:id="19475" w:author="mbeckerle" w:date="2012-04-22T21:02:00Z">
        <w:r w:rsidR="003A482E" w:rsidRPr="005223F4" w:rsidDel="00A65F76">
          <w:rPr>
            <w:i/>
            <w:iCs/>
          </w:rPr>
          <w:delText>simple</w:delText>
        </w:r>
      </w:del>
      <w:ins w:id="19476" w:author="Steve Hanson" w:date="2012-02-27T19:21:00Z">
        <w:del w:id="19477" w:author="mbeckerle" w:date="2012-04-22T21:02:00Z">
          <w:r w:rsidR="00A5654C" w:rsidDel="00A65F76">
            <w:rPr>
              <w:i/>
              <w:iCs/>
            </w:rPr>
            <w:delText>T</w:delText>
          </w:r>
        </w:del>
      </w:ins>
      <w:del w:id="19478" w:author="mbeckerle" w:date="2012-04-22T21:02:00Z">
        <w:r w:rsidR="003A482E" w:rsidRPr="005223F4" w:rsidDel="00A65F76">
          <w:rPr>
            <w:i/>
            <w:iCs/>
          </w:rPr>
          <w:delText xml:space="preserve"> types)</w:delText>
        </w:r>
      </w:del>
    </w:p>
    <w:p w14:paraId="61FBF64E" w14:textId="19A2F43D" w:rsidR="00FA2ECD" w:rsidRPr="005223F4" w:rsidDel="00A65F76" w:rsidRDefault="00FA2ECD" w:rsidP="00FA2ECD">
      <w:pPr>
        <w:numPr>
          <w:ilvl w:val="2"/>
          <w:numId w:val="42"/>
        </w:numPr>
        <w:rPr>
          <w:del w:id="19479" w:author="mbeckerle" w:date="2012-04-22T21:02:00Z"/>
        </w:rPr>
      </w:pPr>
      <w:commentRangeStart w:id="19480"/>
      <w:del w:id="19481" w:author="mbeckerle" w:date="2012-04-22T21:02:00Z">
        <w:r w:rsidRPr="005223F4" w:rsidDel="00A65F76">
          <w:delText xml:space="preserve">dfdl:nilKind </w:delText>
        </w:r>
      </w:del>
    </w:p>
    <w:p w14:paraId="1A24F2E4" w14:textId="1B808AEC" w:rsidR="00FA2ECD" w:rsidRPr="005223F4" w:rsidDel="00A65F76" w:rsidRDefault="00FA2ECD" w:rsidP="00FA2ECD">
      <w:pPr>
        <w:numPr>
          <w:ilvl w:val="3"/>
          <w:numId w:val="42"/>
        </w:numPr>
        <w:rPr>
          <w:del w:id="19482" w:author="mbeckerle" w:date="2012-04-22T21:02:00Z"/>
          <w:i/>
        </w:rPr>
      </w:pPr>
      <w:del w:id="19483" w:author="mbeckerle" w:date="2012-04-22T21:02:00Z">
        <w:r w:rsidRPr="005223F4" w:rsidDel="00A65F76">
          <w:rPr>
            <w:i/>
          </w:rPr>
          <w:delText xml:space="preserve">"literalValue", "logicalValue", "literalCharacter" </w:delText>
        </w:r>
      </w:del>
    </w:p>
    <w:commentRangeEnd w:id="19480"/>
    <w:p w14:paraId="1686E587" w14:textId="16B6588D" w:rsidR="00FA2ECD" w:rsidRPr="005223F4" w:rsidDel="00A65F76" w:rsidRDefault="0055217D" w:rsidP="00217370">
      <w:pPr>
        <w:numPr>
          <w:ilvl w:val="4"/>
          <w:numId w:val="42"/>
        </w:numPr>
        <w:rPr>
          <w:del w:id="19484" w:author="mbeckerle" w:date="2012-04-22T21:02:00Z"/>
        </w:rPr>
      </w:pPr>
      <w:del w:id="19485" w:author="mbeckerle" w:date="2012-04-22T21:02:00Z">
        <w:r w:rsidDel="00A65F76">
          <w:rPr>
            <w:rStyle w:val="CommentReference"/>
          </w:rPr>
          <w:commentReference w:id="19480"/>
        </w:r>
        <w:r w:rsidR="00FA2ECD" w:rsidRPr="005223F4" w:rsidDel="00A65F76">
          <w:delText xml:space="preserve">dfdl:nilValue </w:delText>
        </w:r>
      </w:del>
    </w:p>
    <w:p w14:paraId="50203792" w14:textId="7232E3C5" w:rsidR="00FA2ECD" w:rsidRPr="005223F4" w:rsidRDefault="00B75180" w:rsidP="00FA2ECD">
      <w:pPr>
        <w:numPr>
          <w:ilvl w:val="1"/>
          <w:numId w:val="42"/>
        </w:numPr>
      </w:pPr>
      <w:ins w:id="19486" w:author="mbeckerle" w:date="2013-07-11T18:16:00Z">
        <w:r>
          <w:t xml:space="preserve">XSD </w:t>
        </w:r>
      </w:ins>
      <w:del w:id="19487" w:author="mbeckerle" w:date="2013-07-11T18:16:00Z">
        <w:r w:rsidR="00FA2ECD" w:rsidRPr="005223F4" w:rsidDel="00B75180">
          <w:delText>xs:</w:delText>
        </w:r>
      </w:del>
      <w:r w:rsidR="00FA2ECD" w:rsidRPr="005223F4">
        <w:t xml:space="preserve">type </w:t>
      </w:r>
      <w:ins w:id="19488" w:author="mbeckerle" w:date="2013-07-11T18:16:00Z">
        <w:r>
          <w:t>property</w:t>
        </w:r>
      </w:ins>
    </w:p>
    <w:p w14:paraId="7F00B979" w14:textId="77777777" w:rsidR="00FA2ECD" w:rsidRPr="005223F4" w:rsidRDefault="00FA2ECD" w:rsidP="00FA2ECD">
      <w:pPr>
        <w:numPr>
          <w:ilvl w:val="2"/>
          <w:numId w:val="42"/>
        </w:numPr>
      </w:pPr>
      <w:r w:rsidRPr="005223F4">
        <w:rPr>
          <w:i/>
          <w:iCs/>
        </w:rPr>
        <w:t>"Number"</w:t>
      </w:r>
      <w:r w:rsidRPr="005223F4">
        <w:t xml:space="preserve"> </w:t>
      </w:r>
    </w:p>
    <w:p w14:paraId="59D84434" w14:textId="77777777" w:rsidR="009C123C" w:rsidRPr="005223F4" w:rsidRDefault="009C123C" w:rsidP="00FA2ECD">
      <w:pPr>
        <w:numPr>
          <w:ilvl w:val="3"/>
          <w:numId w:val="42"/>
        </w:numPr>
      </w:pPr>
      <w:r w:rsidRPr="005223F4">
        <w:t>dfdl:</w:t>
      </w:r>
      <w:r w:rsidRPr="00E62EDC">
        <w:rPr>
          <w:rFonts w:cs="Arial"/>
        </w:rPr>
        <w:t xml:space="preserve"> decimalSigned</w:t>
      </w:r>
    </w:p>
    <w:p w14:paraId="58BD526F" w14:textId="77777777" w:rsidR="00FA2ECD" w:rsidRPr="005223F4" w:rsidRDefault="00FA2ECD" w:rsidP="00FA2ECD">
      <w:pPr>
        <w:numPr>
          <w:ilvl w:val="3"/>
          <w:numId w:val="42"/>
        </w:numPr>
      </w:pPr>
      <w:r w:rsidRPr="005223F4">
        <w:t xml:space="preserve">dfdl:representation </w:t>
      </w:r>
    </w:p>
    <w:p w14:paraId="72105A77" w14:textId="77777777" w:rsidR="00FA2ECD" w:rsidRPr="005223F4" w:rsidRDefault="00FA2ECD" w:rsidP="00FA2ECD">
      <w:pPr>
        <w:numPr>
          <w:ilvl w:val="4"/>
          <w:numId w:val="42"/>
        </w:numPr>
      </w:pPr>
      <w:r w:rsidRPr="005223F4">
        <w:rPr>
          <w:i/>
          <w:iCs/>
        </w:rPr>
        <w:t>"text"</w:t>
      </w:r>
      <w:r w:rsidRPr="005223F4">
        <w:t xml:space="preserve"> </w:t>
      </w:r>
    </w:p>
    <w:p w14:paraId="786B87E1" w14:textId="77777777" w:rsidR="00FA2ECD" w:rsidRPr="005223F4" w:rsidRDefault="00FA2ECD" w:rsidP="00FA2ECD">
      <w:pPr>
        <w:numPr>
          <w:ilvl w:val="5"/>
          <w:numId w:val="42"/>
        </w:numPr>
      </w:pPr>
      <w:r w:rsidRPr="005223F4">
        <w:t>dfdl:</w:t>
      </w:r>
      <w:r w:rsidR="00DD19E7" w:rsidRPr="005223F4">
        <w:t>textNumberRep</w:t>
      </w:r>
    </w:p>
    <w:p w14:paraId="5048BE4B" w14:textId="77777777" w:rsidR="008F38DC" w:rsidRPr="005223F4" w:rsidRDefault="008F38DC" w:rsidP="008F38DC">
      <w:pPr>
        <w:numPr>
          <w:ilvl w:val="6"/>
          <w:numId w:val="42"/>
        </w:numPr>
        <w:rPr>
          <w:i/>
          <w:iCs/>
        </w:rPr>
      </w:pPr>
      <w:r w:rsidRPr="005223F4">
        <w:rPr>
          <w:i/>
          <w:iCs/>
        </w:rPr>
        <w:t>"standard"</w:t>
      </w:r>
    </w:p>
    <w:p w14:paraId="11B93152" w14:textId="77777777" w:rsidR="008F38DC" w:rsidRPr="005223F4" w:rsidRDefault="008F38DC" w:rsidP="008F38DC">
      <w:pPr>
        <w:numPr>
          <w:ilvl w:val="7"/>
          <w:numId w:val="42"/>
        </w:numPr>
      </w:pPr>
      <w:r w:rsidRPr="005223F4">
        <w:t>dfdl:textNumberPattern</w:t>
      </w:r>
    </w:p>
    <w:p w14:paraId="08A5C3C0" w14:textId="77777777" w:rsidR="008F38DC" w:rsidRPr="00D046AA" w:rsidRDefault="008F38DC" w:rsidP="008F38DC">
      <w:pPr>
        <w:numPr>
          <w:ilvl w:val="7"/>
          <w:numId w:val="42"/>
        </w:numPr>
        <w:rPr>
          <w:rStyle w:val="TableCellCharChar"/>
          <w:rFonts w:eastAsia="Times New Roman" w:cs="Arial"/>
          <w:sz w:val="20"/>
          <w:szCs w:val="20"/>
        </w:rPr>
      </w:pPr>
      <w:r w:rsidRPr="00D046AA">
        <w:rPr>
          <w:rStyle w:val="TableCellCharChar"/>
          <w:rFonts w:cs="Arial"/>
          <w:sz w:val="20"/>
          <w:szCs w:val="20"/>
        </w:rPr>
        <w:t>dfdl:</w:t>
      </w:r>
      <w:r w:rsidR="00E05760" w:rsidRPr="00D046AA">
        <w:rPr>
          <w:rStyle w:val="TableCellCharChar"/>
          <w:rFonts w:cs="Arial"/>
          <w:sz w:val="20"/>
          <w:szCs w:val="20"/>
        </w:rPr>
        <w:t>textStandardDecimalSeparator</w:t>
      </w:r>
    </w:p>
    <w:p w14:paraId="5A534FA0" w14:textId="77777777" w:rsidR="00E05760" w:rsidRPr="00D046AA" w:rsidRDefault="00E05760" w:rsidP="008F38DC">
      <w:pPr>
        <w:numPr>
          <w:ilvl w:val="7"/>
          <w:numId w:val="42"/>
        </w:numPr>
        <w:rPr>
          <w:rStyle w:val="TableCellCharChar"/>
          <w:rFonts w:eastAsia="Times New Roman" w:cs="Arial"/>
          <w:sz w:val="20"/>
          <w:szCs w:val="20"/>
        </w:rPr>
      </w:pPr>
      <w:r w:rsidRPr="00D046AA">
        <w:rPr>
          <w:rStyle w:val="TableCellCharChar"/>
          <w:rFonts w:eastAsia="Times New Roman" w:cs="Arial"/>
          <w:sz w:val="20"/>
          <w:szCs w:val="20"/>
        </w:rPr>
        <w:t>dfdl:textStandardGroupingSeparator</w:t>
      </w:r>
    </w:p>
    <w:p w14:paraId="492293C7" w14:textId="77777777" w:rsidR="008F38DC" w:rsidRPr="00D046AA" w:rsidRDefault="008F38DC" w:rsidP="008F38DC">
      <w:pPr>
        <w:numPr>
          <w:ilvl w:val="7"/>
          <w:numId w:val="42"/>
        </w:numPr>
        <w:rPr>
          <w:rStyle w:val="TableCellCharChar"/>
          <w:rFonts w:eastAsia="Times New Roman" w:cs="Arial"/>
          <w:sz w:val="20"/>
          <w:szCs w:val="20"/>
        </w:rPr>
      </w:pPr>
      <w:commentRangeStart w:id="19489"/>
      <w:r w:rsidRPr="00D046AA">
        <w:rPr>
          <w:rStyle w:val="TableCellCharChar"/>
          <w:rFonts w:cs="Arial"/>
          <w:sz w:val="20"/>
          <w:szCs w:val="20"/>
        </w:rPr>
        <w:t>dfdl:</w:t>
      </w:r>
      <w:r w:rsidR="00E05760" w:rsidRPr="00D046AA">
        <w:rPr>
          <w:rStyle w:val="TableCellCharChar"/>
          <w:rFonts w:cs="Arial"/>
          <w:sz w:val="20"/>
          <w:szCs w:val="20"/>
        </w:rPr>
        <w:t>textStandardExponent</w:t>
      </w:r>
      <w:ins w:id="19490" w:author="Steve Hanson" w:date="2012-02-29T12:37:00Z">
        <w:r w:rsidR="00B76C05">
          <w:rPr>
            <w:rStyle w:val="TableCellCharChar"/>
            <w:rFonts w:cs="Arial"/>
            <w:sz w:val="20"/>
            <w:szCs w:val="20"/>
          </w:rPr>
          <w:t>Rep</w:t>
        </w:r>
      </w:ins>
      <w:del w:id="19491" w:author="Steve Hanson" w:date="2012-02-29T12:37:00Z">
        <w:r w:rsidR="00E05760" w:rsidRPr="00D046AA" w:rsidDel="00B76C05">
          <w:rPr>
            <w:rStyle w:val="TableCellCharChar"/>
            <w:rFonts w:cs="Arial"/>
            <w:sz w:val="20"/>
            <w:szCs w:val="20"/>
          </w:rPr>
          <w:delText>Character</w:delText>
        </w:r>
      </w:del>
      <w:commentRangeEnd w:id="19489"/>
      <w:r w:rsidR="00B76C05">
        <w:rPr>
          <w:rStyle w:val="CommentReference"/>
        </w:rPr>
        <w:commentReference w:id="19489"/>
      </w:r>
    </w:p>
    <w:p w14:paraId="4E8C0D49" w14:textId="77777777" w:rsidR="008F38DC" w:rsidRPr="00D046AA" w:rsidRDefault="008F38DC" w:rsidP="008F38DC">
      <w:pPr>
        <w:numPr>
          <w:ilvl w:val="7"/>
          <w:numId w:val="42"/>
        </w:numPr>
        <w:rPr>
          <w:rStyle w:val="TableCellCharChar"/>
          <w:rFonts w:eastAsia="Times New Roman" w:cs="Arial"/>
          <w:sz w:val="20"/>
          <w:szCs w:val="20"/>
        </w:rPr>
      </w:pPr>
      <w:r w:rsidRPr="00D046AA">
        <w:rPr>
          <w:rStyle w:val="TableCellCharChar"/>
          <w:rFonts w:cs="Arial"/>
          <w:sz w:val="20"/>
          <w:szCs w:val="20"/>
        </w:rPr>
        <w:t>dfdl:textNumberCheckPolicy</w:t>
      </w:r>
    </w:p>
    <w:p w14:paraId="6DE69B1C" w14:textId="77777777" w:rsidR="008F38DC" w:rsidRPr="00D046AA" w:rsidRDefault="008F38DC" w:rsidP="008F38DC">
      <w:pPr>
        <w:numPr>
          <w:ilvl w:val="7"/>
          <w:numId w:val="42"/>
        </w:numPr>
        <w:rPr>
          <w:rStyle w:val="TableCellCharChar"/>
          <w:rFonts w:eastAsia="Times New Roman" w:cs="Arial"/>
          <w:sz w:val="20"/>
          <w:szCs w:val="20"/>
        </w:rPr>
      </w:pPr>
      <w:r w:rsidRPr="00D046AA">
        <w:rPr>
          <w:rStyle w:val="TableCellCharChar"/>
          <w:rFonts w:cs="Arial"/>
          <w:sz w:val="20"/>
          <w:szCs w:val="20"/>
        </w:rPr>
        <w:t>dfdl:</w:t>
      </w:r>
      <w:r w:rsidR="00E05760" w:rsidRPr="00D046AA">
        <w:rPr>
          <w:rStyle w:val="TableCellCharChar"/>
          <w:rFonts w:cs="Arial"/>
          <w:sz w:val="20"/>
          <w:szCs w:val="20"/>
        </w:rPr>
        <w:t>textStandardInfinityRep</w:t>
      </w:r>
    </w:p>
    <w:p w14:paraId="42D96919" w14:textId="14DEF63E" w:rsidR="008F38DC" w:rsidRPr="00D046AA" w:rsidRDefault="008F38DC" w:rsidP="008F38DC">
      <w:pPr>
        <w:numPr>
          <w:ilvl w:val="7"/>
          <w:numId w:val="42"/>
        </w:numPr>
        <w:rPr>
          <w:rStyle w:val="TableCellCharChar"/>
          <w:rFonts w:eastAsia="Times New Roman" w:cs="Arial"/>
          <w:sz w:val="20"/>
          <w:szCs w:val="20"/>
        </w:rPr>
      </w:pPr>
      <w:r w:rsidRPr="00D046AA">
        <w:rPr>
          <w:rStyle w:val="TableCellCharChar"/>
          <w:rFonts w:cs="Arial"/>
          <w:sz w:val="20"/>
          <w:szCs w:val="20"/>
        </w:rPr>
        <w:t>dfdl:</w:t>
      </w:r>
      <w:ins w:id="19492" w:author="Steve Hanson" w:date="2012-04-11T15:53:00Z">
        <w:r w:rsidR="00E05760" w:rsidRPr="00D046AA">
          <w:rPr>
            <w:rStyle w:val="TableCellCharChar"/>
            <w:rFonts w:cs="Arial"/>
            <w:sz w:val="20"/>
            <w:szCs w:val="20"/>
          </w:rPr>
          <w:t>textStandard</w:t>
        </w:r>
        <w:commentRangeStart w:id="19493"/>
        <w:r w:rsidR="00E05760" w:rsidRPr="00D046AA">
          <w:rPr>
            <w:rStyle w:val="TableCellCharChar"/>
            <w:rFonts w:cs="Arial"/>
            <w:sz w:val="20"/>
            <w:szCs w:val="20"/>
          </w:rPr>
          <w:t>Na</w:t>
        </w:r>
      </w:ins>
      <w:ins w:id="19494" w:author="mbeckerle" w:date="2012-04-22T21:06:00Z">
        <w:r w:rsidR="004E7B13">
          <w:rPr>
            <w:rStyle w:val="TableCellCharChar"/>
            <w:rFonts w:cs="Arial"/>
            <w:sz w:val="20"/>
            <w:szCs w:val="20"/>
          </w:rPr>
          <w:t>N</w:t>
        </w:r>
      </w:ins>
      <w:ins w:id="19495" w:author="Steve Hanson" w:date="2012-04-11T15:53:00Z">
        <w:del w:id="19496" w:author="mbeckerle" w:date="2012-04-22T21:06:00Z">
          <w:r w:rsidR="00E05760" w:rsidRPr="00D046AA" w:rsidDel="004E7B13">
            <w:rPr>
              <w:rStyle w:val="TableCellCharChar"/>
              <w:rFonts w:cs="Arial"/>
              <w:sz w:val="20"/>
              <w:szCs w:val="20"/>
            </w:rPr>
            <w:delText>n</w:delText>
          </w:r>
        </w:del>
        <w:commentRangeEnd w:id="19493"/>
        <w:r w:rsidR="003554C6">
          <w:rPr>
            <w:rStyle w:val="CommentReference"/>
          </w:rPr>
          <w:commentReference w:id="19493"/>
        </w:r>
        <w:r w:rsidR="00E05760" w:rsidRPr="00D046AA">
          <w:rPr>
            <w:rStyle w:val="TableCellCharChar"/>
            <w:rFonts w:cs="Arial"/>
            <w:sz w:val="20"/>
            <w:szCs w:val="20"/>
          </w:rPr>
          <w:t>Rep</w:t>
        </w:r>
      </w:ins>
      <w:del w:id="19497" w:author="Steve Hanson" w:date="2012-04-11T15:53:00Z">
        <w:r w:rsidR="00E05760" w:rsidRPr="00D046AA">
          <w:rPr>
            <w:rStyle w:val="TableCellCharChar"/>
            <w:rFonts w:cs="Arial"/>
            <w:sz w:val="20"/>
            <w:szCs w:val="20"/>
          </w:rPr>
          <w:delText>textStandardNanRep</w:delText>
        </w:r>
      </w:del>
    </w:p>
    <w:p w14:paraId="29A1BB86" w14:textId="77777777" w:rsidR="008B6ED1" w:rsidRPr="00D046AA" w:rsidRDefault="008B6ED1" w:rsidP="007A11E1">
      <w:pPr>
        <w:numPr>
          <w:ilvl w:val="7"/>
          <w:numId w:val="42"/>
        </w:numPr>
        <w:rPr>
          <w:rStyle w:val="TableCellCharChar"/>
          <w:rFonts w:eastAsia="Times New Roman" w:cs="Arial"/>
          <w:sz w:val="20"/>
          <w:szCs w:val="20"/>
        </w:rPr>
      </w:pPr>
      <w:r w:rsidRPr="00D046AA">
        <w:rPr>
          <w:rStyle w:val="TableCellCharChar"/>
          <w:rFonts w:cs="Arial"/>
          <w:sz w:val="20"/>
          <w:szCs w:val="20"/>
        </w:rPr>
        <w:t>dfdl:textNumberRounding</w:t>
      </w:r>
      <w:r w:rsidRPr="00D046AA">
        <w:rPr>
          <w:rStyle w:val="TableCellCharChar"/>
          <w:rFonts w:cs="Arial"/>
          <w:sz w:val="20"/>
          <w:szCs w:val="20"/>
        </w:rPr>
        <w:br/>
        <w:t xml:space="preserve">   </w:t>
      </w:r>
      <w:r w:rsidR="007A11E1" w:rsidRPr="00D046AA">
        <w:rPr>
          <w:rStyle w:val="TableCellCharChar"/>
          <w:rFonts w:cs="Arial"/>
          <w:sz w:val="20"/>
          <w:szCs w:val="20"/>
        </w:rPr>
        <w:t>▪</w:t>
      </w:r>
      <w:r w:rsidR="002D597A" w:rsidRPr="00D046AA">
        <w:rPr>
          <w:rStyle w:val="TableCellCharChar"/>
          <w:rFonts w:cs="Arial"/>
          <w:sz w:val="20"/>
          <w:szCs w:val="20"/>
        </w:rPr>
        <w:t xml:space="preserve"> </w:t>
      </w:r>
      <w:r w:rsidRPr="00D046AA">
        <w:rPr>
          <w:rStyle w:val="TableCellCharChar"/>
          <w:rFonts w:cs="Arial"/>
          <w:sz w:val="20"/>
          <w:szCs w:val="20"/>
        </w:rPr>
        <w:t xml:space="preserve"> </w:t>
      </w:r>
      <w:r w:rsidR="0037289B" w:rsidRPr="00D046AA">
        <w:rPr>
          <w:rStyle w:val="TableCellCharChar"/>
          <w:rFonts w:cs="Arial"/>
          <w:sz w:val="20"/>
          <w:szCs w:val="20"/>
        </w:rPr>
        <w:t>"</w:t>
      </w:r>
      <w:r w:rsidRPr="00D046AA">
        <w:rPr>
          <w:rStyle w:val="TableCellCharChar"/>
          <w:rFonts w:cs="Arial"/>
          <w:i/>
          <w:iCs/>
          <w:sz w:val="20"/>
          <w:szCs w:val="20"/>
        </w:rPr>
        <w:t>explicit</w:t>
      </w:r>
      <w:r w:rsidR="0037289B" w:rsidRPr="00D046AA">
        <w:rPr>
          <w:rStyle w:val="TableCellCharChar"/>
          <w:rFonts w:cs="Arial"/>
          <w:sz w:val="20"/>
          <w:szCs w:val="20"/>
        </w:rPr>
        <w:t>"</w:t>
      </w:r>
    </w:p>
    <w:p w14:paraId="3CA3DC8C" w14:textId="77777777" w:rsidR="008F38DC" w:rsidRPr="00D046AA" w:rsidRDefault="008F38DC" w:rsidP="008B6ED1">
      <w:pPr>
        <w:numPr>
          <w:ilvl w:val="8"/>
          <w:numId w:val="42"/>
        </w:numPr>
        <w:rPr>
          <w:rStyle w:val="TableCellCharChar"/>
          <w:rFonts w:eastAsia="Times New Roman" w:cs="Arial"/>
          <w:sz w:val="20"/>
          <w:szCs w:val="20"/>
        </w:rPr>
      </w:pPr>
      <w:r w:rsidRPr="00D046AA">
        <w:rPr>
          <w:rStyle w:val="TableCellCharChar"/>
          <w:rFonts w:cs="Arial"/>
          <w:sz w:val="20"/>
          <w:szCs w:val="20"/>
        </w:rPr>
        <w:t>dfdl:textNumberRoundingMode</w:t>
      </w:r>
    </w:p>
    <w:p w14:paraId="7550AAAB" w14:textId="77777777" w:rsidR="008B6ED1" w:rsidRPr="00D046AA" w:rsidRDefault="008B6ED1" w:rsidP="008B6ED1">
      <w:pPr>
        <w:numPr>
          <w:ilvl w:val="8"/>
          <w:numId w:val="42"/>
        </w:numPr>
        <w:rPr>
          <w:rStyle w:val="TableCellCharChar"/>
          <w:rFonts w:eastAsia="Times New Roman" w:cs="Arial"/>
          <w:sz w:val="20"/>
          <w:szCs w:val="20"/>
        </w:rPr>
      </w:pPr>
      <w:r w:rsidRPr="00D046AA">
        <w:rPr>
          <w:rStyle w:val="TableCellCharChar"/>
          <w:rFonts w:cs="Arial"/>
          <w:sz w:val="20"/>
          <w:szCs w:val="20"/>
        </w:rPr>
        <w:t>dfdl:textNumberRoundingIncrement</w:t>
      </w:r>
    </w:p>
    <w:p w14:paraId="32B04AB9" w14:textId="77777777" w:rsidR="008F38DC" w:rsidRPr="00D046AA" w:rsidRDefault="008F38DC" w:rsidP="008F38DC">
      <w:pPr>
        <w:numPr>
          <w:ilvl w:val="7"/>
          <w:numId w:val="42"/>
        </w:numPr>
        <w:rPr>
          <w:rStyle w:val="TableCellCharChar"/>
          <w:rFonts w:eastAsia="Times New Roman" w:cs="Arial"/>
          <w:sz w:val="20"/>
          <w:szCs w:val="20"/>
        </w:rPr>
      </w:pPr>
      <w:r w:rsidRPr="00D046AA">
        <w:rPr>
          <w:rStyle w:val="TableCellCharChar"/>
          <w:rFonts w:cs="Arial"/>
          <w:sz w:val="20"/>
          <w:szCs w:val="20"/>
        </w:rPr>
        <w:t>dfdl:</w:t>
      </w:r>
      <w:r w:rsidR="00E05760" w:rsidRPr="00D046AA">
        <w:rPr>
          <w:rStyle w:val="TableCellCharChar"/>
          <w:rFonts w:cs="Arial"/>
          <w:sz w:val="20"/>
          <w:szCs w:val="20"/>
        </w:rPr>
        <w:t>textStandardZeroRep</w:t>
      </w:r>
    </w:p>
    <w:p w14:paraId="302F6490" w14:textId="77777777" w:rsidR="00E05760" w:rsidRPr="00D046AA" w:rsidRDefault="00E05760" w:rsidP="00E05760">
      <w:pPr>
        <w:numPr>
          <w:ilvl w:val="7"/>
          <w:numId w:val="42"/>
        </w:numPr>
        <w:rPr>
          <w:rStyle w:val="TableCellCharChar"/>
          <w:rFonts w:eastAsia="Times New Roman" w:cs="Arial"/>
          <w:sz w:val="20"/>
          <w:szCs w:val="20"/>
        </w:rPr>
      </w:pPr>
      <w:r w:rsidRPr="005223F4">
        <w:t>dfdl:textStandardBase</w:t>
      </w:r>
    </w:p>
    <w:p w14:paraId="2531BB7C" w14:textId="77777777" w:rsidR="008F38DC" w:rsidRPr="00D046AA" w:rsidRDefault="008F38DC" w:rsidP="008F38DC">
      <w:pPr>
        <w:numPr>
          <w:ilvl w:val="6"/>
          <w:numId w:val="42"/>
        </w:numPr>
        <w:rPr>
          <w:rStyle w:val="TableCellCharChar"/>
          <w:rFonts w:eastAsia="Times New Roman" w:cs="Arial"/>
          <w:i/>
          <w:iCs/>
          <w:sz w:val="20"/>
          <w:szCs w:val="20"/>
        </w:rPr>
      </w:pPr>
      <w:r w:rsidRPr="00D046AA">
        <w:rPr>
          <w:rStyle w:val="TableCellCharChar"/>
          <w:rFonts w:cs="Arial"/>
          <w:i/>
          <w:iCs/>
          <w:sz w:val="20"/>
          <w:szCs w:val="20"/>
        </w:rPr>
        <w:t>"zoned"</w:t>
      </w:r>
    </w:p>
    <w:p w14:paraId="7FF24F59" w14:textId="77777777" w:rsidR="008F38DC" w:rsidRPr="005223F4" w:rsidRDefault="008F38DC" w:rsidP="008F38DC">
      <w:pPr>
        <w:numPr>
          <w:ilvl w:val="7"/>
          <w:numId w:val="42"/>
        </w:numPr>
      </w:pPr>
      <w:r w:rsidRPr="005223F4">
        <w:rPr>
          <w:i/>
          <w:iCs/>
        </w:rPr>
        <w:t>d</w:t>
      </w:r>
      <w:r w:rsidRPr="005223F4">
        <w:t>fdl:textNumberPattern</w:t>
      </w:r>
    </w:p>
    <w:p w14:paraId="0DDAF83B" w14:textId="77777777" w:rsidR="002C6D29" w:rsidRPr="00D046AA" w:rsidRDefault="002C6D29" w:rsidP="002C6D29">
      <w:pPr>
        <w:numPr>
          <w:ilvl w:val="7"/>
          <w:numId w:val="42"/>
        </w:numPr>
        <w:rPr>
          <w:rStyle w:val="TableCellCharChar"/>
          <w:rFonts w:eastAsia="Times New Roman" w:cs="Arial"/>
          <w:sz w:val="20"/>
          <w:szCs w:val="20"/>
        </w:rPr>
      </w:pPr>
      <w:r w:rsidRPr="00D046AA">
        <w:rPr>
          <w:rStyle w:val="TableCellCharChar"/>
          <w:rFonts w:cs="Arial"/>
          <w:sz w:val="20"/>
          <w:szCs w:val="20"/>
        </w:rPr>
        <w:t>dfdl:textNumberCheckPolicy</w:t>
      </w:r>
    </w:p>
    <w:p w14:paraId="24719C51" w14:textId="77777777" w:rsidR="008B6ED1" w:rsidRPr="00D046AA" w:rsidRDefault="008B6ED1" w:rsidP="008B6ED1">
      <w:pPr>
        <w:numPr>
          <w:ilvl w:val="7"/>
          <w:numId w:val="42"/>
        </w:numPr>
        <w:rPr>
          <w:rStyle w:val="TableCellCharChar"/>
          <w:rFonts w:eastAsia="Times New Roman" w:cs="Arial"/>
          <w:sz w:val="20"/>
          <w:szCs w:val="20"/>
        </w:rPr>
      </w:pPr>
      <w:r w:rsidRPr="00D046AA">
        <w:rPr>
          <w:rStyle w:val="TableCellCharChar"/>
          <w:rFonts w:cs="Arial"/>
          <w:sz w:val="20"/>
          <w:szCs w:val="20"/>
        </w:rPr>
        <w:t>dfdl:textNumberRounding</w:t>
      </w:r>
      <w:r w:rsidRPr="00D046AA">
        <w:rPr>
          <w:rStyle w:val="TableCellCharChar"/>
          <w:rFonts w:cs="Arial"/>
          <w:sz w:val="20"/>
          <w:szCs w:val="20"/>
        </w:rPr>
        <w:br/>
        <w:t xml:space="preserve">   </w:t>
      </w:r>
      <w:r w:rsidR="007A11E1" w:rsidRPr="00D046AA">
        <w:rPr>
          <w:rStyle w:val="TableCellCharChar"/>
          <w:rFonts w:cs="Arial"/>
          <w:sz w:val="20"/>
          <w:szCs w:val="20"/>
        </w:rPr>
        <w:t>▪</w:t>
      </w:r>
      <w:r w:rsidR="002D597A" w:rsidRPr="00D046AA">
        <w:rPr>
          <w:rStyle w:val="TableCellCharChar"/>
          <w:rFonts w:cs="Arial"/>
          <w:sz w:val="20"/>
          <w:szCs w:val="20"/>
        </w:rPr>
        <w:t xml:space="preserve"> </w:t>
      </w:r>
      <w:r w:rsidR="0037289B" w:rsidRPr="00D046AA">
        <w:rPr>
          <w:rStyle w:val="TableCellCharChar"/>
          <w:rFonts w:cs="Arial"/>
          <w:sz w:val="20"/>
          <w:szCs w:val="20"/>
        </w:rPr>
        <w:t xml:space="preserve"> "</w:t>
      </w:r>
      <w:r w:rsidRPr="00D046AA">
        <w:rPr>
          <w:rStyle w:val="TableCellCharChar"/>
          <w:rFonts w:cs="Arial"/>
          <w:i/>
          <w:iCs/>
          <w:sz w:val="20"/>
          <w:szCs w:val="20"/>
        </w:rPr>
        <w:t>explicit</w:t>
      </w:r>
      <w:r w:rsidR="0037289B" w:rsidRPr="00D046AA">
        <w:rPr>
          <w:rStyle w:val="TableCellCharChar"/>
          <w:rFonts w:cs="Arial"/>
          <w:sz w:val="20"/>
          <w:szCs w:val="20"/>
        </w:rPr>
        <w:t>"</w:t>
      </w:r>
    </w:p>
    <w:p w14:paraId="3586A1B3" w14:textId="77777777" w:rsidR="008B6ED1" w:rsidRPr="00D046AA" w:rsidRDefault="008B6ED1" w:rsidP="008B6ED1">
      <w:pPr>
        <w:numPr>
          <w:ilvl w:val="8"/>
          <w:numId w:val="42"/>
        </w:numPr>
        <w:rPr>
          <w:rStyle w:val="TableCellCharChar"/>
          <w:rFonts w:eastAsia="Times New Roman" w:cs="Arial"/>
          <w:sz w:val="20"/>
          <w:szCs w:val="20"/>
        </w:rPr>
      </w:pPr>
      <w:r w:rsidRPr="00D046AA">
        <w:rPr>
          <w:rStyle w:val="TableCellCharChar"/>
          <w:rFonts w:cs="Arial"/>
          <w:sz w:val="20"/>
          <w:szCs w:val="20"/>
        </w:rPr>
        <w:t>dfdl:textNumberRoundingMode</w:t>
      </w:r>
    </w:p>
    <w:p w14:paraId="08F61471" w14:textId="77777777" w:rsidR="008B6ED1" w:rsidRPr="00D046AA" w:rsidRDefault="008B6ED1" w:rsidP="008B6ED1">
      <w:pPr>
        <w:numPr>
          <w:ilvl w:val="8"/>
          <w:numId w:val="42"/>
        </w:numPr>
        <w:rPr>
          <w:rStyle w:val="TableCellCharChar"/>
          <w:rFonts w:eastAsia="Times New Roman" w:cs="Arial"/>
          <w:sz w:val="20"/>
          <w:szCs w:val="20"/>
        </w:rPr>
      </w:pPr>
      <w:r w:rsidRPr="00D046AA">
        <w:rPr>
          <w:rStyle w:val="TableCellCharChar"/>
          <w:rFonts w:cs="Arial"/>
          <w:sz w:val="20"/>
          <w:szCs w:val="20"/>
        </w:rPr>
        <w:t>dfdl:textNumberRoundingIncrement</w:t>
      </w:r>
    </w:p>
    <w:p w14:paraId="637AE04E" w14:textId="77777777" w:rsidR="008F38DC" w:rsidRPr="005223F4" w:rsidRDefault="008F38DC" w:rsidP="008F38DC">
      <w:pPr>
        <w:numPr>
          <w:ilvl w:val="7"/>
          <w:numId w:val="42"/>
        </w:numPr>
        <w:rPr>
          <w:i/>
          <w:iCs/>
        </w:rPr>
      </w:pPr>
      <w:r w:rsidRPr="00D046AA">
        <w:rPr>
          <w:rStyle w:val="TableCellCharChar"/>
          <w:rFonts w:cs="Arial"/>
          <w:sz w:val="20"/>
          <w:szCs w:val="20"/>
        </w:rPr>
        <w:t>dfdl:</w:t>
      </w:r>
      <w:r w:rsidR="00E05760" w:rsidRPr="00D046AA">
        <w:rPr>
          <w:rStyle w:val="TableCellCharChar"/>
          <w:rFonts w:cs="Arial"/>
          <w:sz w:val="20"/>
          <w:szCs w:val="20"/>
        </w:rPr>
        <w:t>textZonedSignStyle</w:t>
      </w:r>
    </w:p>
    <w:p w14:paraId="7BFC0572" w14:textId="77777777" w:rsidR="00FA2ECD" w:rsidRPr="005223F4" w:rsidRDefault="00FA2ECD" w:rsidP="00FA2ECD">
      <w:pPr>
        <w:numPr>
          <w:ilvl w:val="4"/>
          <w:numId w:val="42"/>
        </w:numPr>
      </w:pPr>
      <w:r w:rsidRPr="005223F4">
        <w:rPr>
          <w:i/>
          <w:iCs/>
        </w:rPr>
        <w:t>"binary"</w:t>
      </w:r>
      <w:r w:rsidRPr="005223F4">
        <w:t xml:space="preserve"> </w:t>
      </w:r>
    </w:p>
    <w:p w14:paraId="53714368" w14:textId="77777777" w:rsidR="00875471" w:rsidRDefault="00875471" w:rsidP="00875471">
      <w:pPr>
        <w:numPr>
          <w:ilvl w:val="5"/>
          <w:numId w:val="42"/>
        </w:numPr>
        <w:rPr>
          <w:ins w:id="19498" w:author="Steve Hanson" w:date="2012-08-10T15:18:00Z"/>
        </w:rPr>
      </w:pPr>
      <w:ins w:id="19499" w:author="Steve Hanson" w:date="2012-08-10T15:18:00Z">
        <w:r>
          <w:t>dfdl:byteOrder</w:t>
        </w:r>
      </w:ins>
    </w:p>
    <w:p w14:paraId="0E69E2F3" w14:textId="77777777" w:rsidR="00FA2ECD" w:rsidRPr="005223F4" w:rsidRDefault="00FA2ECD" w:rsidP="00FA2ECD">
      <w:pPr>
        <w:numPr>
          <w:ilvl w:val="5"/>
          <w:numId w:val="42"/>
        </w:numPr>
        <w:rPr>
          <w:i/>
        </w:rPr>
      </w:pPr>
      <w:r w:rsidRPr="005223F4">
        <w:rPr>
          <w:i/>
        </w:rPr>
        <w:t>xs:decimal and restrictions</w:t>
      </w:r>
    </w:p>
    <w:p w14:paraId="0F34338F" w14:textId="77777777" w:rsidR="00FA2ECD" w:rsidRPr="005223F4" w:rsidRDefault="00FA2ECD" w:rsidP="00FA2ECD">
      <w:pPr>
        <w:numPr>
          <w:ilvl w:val="6"/>
          <w:numId w:val="42"/>
        </w:numPr>
      </w:pPr>
      <w:r w:rsidRPr="005223F4">
        <w:t>dfdl:binaryNumberRep</w:t>
      </w:r>
    </w:p>
    <w:p w14:paraId="60AAC007" w14:textId="77777777" w:rsidR="00FA2ECD" w:rsidRPr="005223F4" w:rsidRDefault="00FA2ECD" w:rsidP="00FA2ECD">
      <w:pPr>
        <w:numPr>
          <w:ilvl w:val="7"/>
          <w:numId w:val="42"/>
        </w:numPr>
        <w:rPr>
          <w:i/>
        </w:rPr>
      </w:pPr>
      <w:r w:rsidRPr="005223F4">
        <w:rPr>
          <w:i/>
        </w:rPr>
        <w:t>“packed”</w:t>
      </w:r>
    </w:p>
    <w:p w14:paraId="1195A689" w14:textId="77777777" w:rsidR="00FA2ECD" w:rsidRPr="005223F4" w:rsidRDefault="00FA2ECD" w:rsidP="00FA2ECD">
      <w:pPr>
        <w:numPr>
          <w:ilvl w:val="8"/>
          <w:numId w:val="42"/>
        </w:numPr>
      </w:pPr>
      <w:r w:rsidRPr="005223F4">
        <w:t>dfdl:binaryPackedSignCodes</w:t>
      </w:r>
    </w:p>
    <w:p w14:paraId="35228F04" w14:textId="77777777" w:rsidR="00FA2ECD" w:rsidRPr="005223F4" w:rsidRDefault="00FA2ECD" w:rsidP="00FA2ECD">
      <w:pPr>
        <w:numPr>
          <w:ilvl w:val="8"/>
          <w:numId w:val="42"/>
        </w:numPr>
      </w:pPr>
      <w:r w:rsidRPr="005223F4">
        <w:t>dfdl:binaryDecimalVirtualPoint</w:t>
      </w:r>
    </w:p>
    <w:p w14:paraId="09D55D9B" w14:textId="77777777" w:rsidR="00FA2ECD" w:rsidRPr="005223F4" w:rsidRDefault="00FA2ECD" w:rsidP="00FA2ECD">
      <w:pPr>
        <w:numPr>
          <w:ilvl w:val="8"/>
          <w:numId w:val="42"/>
        </w:numPr>
      </w:pPr>
      <w:r w:rsidRPr="005223F4">
        <w:t>dfdl:binaryNumberCheckPolicy</w:t>
      </w:r>
    </w:p>
    <w:p w14:paraId="5974ABEB" w14:textId="502BAE06" w:rsidR="00FA2ECD" w:rsidRPr="005223F4" w:rsidRDefault="00FA2ECD" w:rsidP="00FA2ECD">
      <w:pPr>
        <w:numPr>
          <w:ilvl w:val="7"/>
          <w:numId w:val="42"/>
        </w:numPr>
        <w:rPr>
          <w:i/>
        </w:rPr>
      </w:pPr>
      <w:r w:rsidRPr="005223F4">
        <w:rPr>
          <w:i/>
        </w:rPr>
        <w:t>“bcd”</w:t>
      </w:r>
      <w:ins w:id="19500" w:author="Steve Hanson" w:date="2013-02-05T12:00:00Z">
        <w:r w:rsidR="00BF51F9">
          <w:rPr>
            <w:i/>
          </w:rPr>
          <w:t>, “ibm4690Packed”</w:t>
        </w:r>
      </w:ins>
    </w:p>
    <w:p w14:paraId="6BF44171" w14:textId="77777777" w:rsidR="00FA2ECD" w:rsidRPr="00BF51F9" w:rsidRDefault="00FA2ECD" w:rsidP="00FA2ECD">
      <w:pPr>
        <w:numPr>
          <w:ilvl w:val="8"/>
          <w:numId w:val="42"/>
        </w:numPr>
        <w:rPr>
          <w:ins w:id="19501" w:author="Steve Hanson" w:date="2013-02-05T11:59:00Z"/>
          <w:i/>
        </w:rPr>
      </w:pPr>
      <w:r w:rsidRPr="005223F4">
        <w:t>dfdl:binaryDecimalVirtualPoint</w:t>
      </w:r>
    </w:p>
    <w:p w14:paraId="09805C04" w14:textId="1C56C299" w:rsidR="00BF51F9" w:rsidRPr="005223F4" w:rsidRDefault="00BF51F9" w:rsidP="00FA2ECD">
      <w:pPr>
        <w:numPr>
          <w:ilvl w:val="8"/>
          <w:numId w:val="42"/>
        </w:numPr>
        <w:rPr>
          <w:i/>
        </w:rPr>
      </w:pPr>
      <w:ins w:id="19502" w:author="Steve Hanson" w:date="2013-02-05T11:59:00Z">
        <w:r w:rsidRPr="005223F4">
          <w:t>dfdl:binaryNumberCheckPolicy</w:t>
        </w:r>
      </w:ins>
    </w:p>
    <w:p w14:paraId="147F7B8C" w14:textId="3D5A2851" w:rsidR="00FA2ECD" w:rsidRPr="005223F4" w:rsidRDefault="00FA2ECD" w:rsidP="00BF51F9">
      <w:pPr>
        <w:numPr>
          <w:ilvl w:val="7"/>
          <w:numId w:val="42"/>
        </w:numPr>
        <w:rPr>
          <w:i/>
        </w:rPr>
      </w:pPr>
      <w:r w:rsidRPr="005223F4">
        <w:rPr>
          <w:i/>
        </w:rPr>
        <w:t>“binary”</w:t>
      </w:r>
    </w:p>
    <w:p w14:paraId="79B3681F" w14:textId="77777777" w:rsidR="00A015D1" w:rsidRPr="005223F4" w:rsidRDefault="00A015D1" w:rsidP="00A015D1">
      <w:pPr>
        <w:numPr>
          <w:ilvl w:val="8"/>
          <w:numId w:val="42"/>
        </w:numPr>
        <w:rPr>
          <w:i/>
        </w:rPr>
      </w:pPr>
      <w:r w:rsidRPr="005223F4">
        <w:t>dfdl:binaryDecimalVirtualPoint</w:t>
      </w:r>
    </w:p>
    <w:p w14:paraId="72AE6B4A" w14:textId="77777777" w:rsidR="00FA2ECD" w:rsidRPr="005223F4" w:rsidRDefault="00FA2ECD" w:rsidP="00FA2ECD">
      <w:pPr>
        <w:numPr>
          <w:ilvl w:val="5"/>
          <w:numId w:val="42"/>
        </w:numPr>
        <w:rPr>
          <w:i/>
        </w:rPr>
      </w:pPr>
      <w:r w:rsidRPr="005223F4">
        <w:rPr>
          <w:i/>
        </w:rPr>
        <w:t>xs:float, xs:double</w:t>
      </w:r>
    </w:p>
    <w:p w14:paraId="2856E3CE" w14:textId="77777777" w:rsidR="00FA2ECD" w:rsidRPr="005223F4" w:rsidRDefault="00FA2ECD" w:rsidP="00FA2ECD">
      <w:pPr>
        <w:numPr>
          <w:ilvl w:val="6"/>
          <w:numId w:val="42"/>
        </w:numPr>
      </w:pPr>
      <w:r w:rsidRPr="005223F4">
        <w:t xml:space="preserve">dfdl:binaryFloatRep </w:t>
      </w:r>
    </w:p>
    <w:p w14:paraId="286E1B4C" w14:textId="77777777" w:rsidR="00FA2ECD" w:rsidRPr="005223F4" w:rsidRDefault="00FA2ECD" w:rsidP="00FA2ECD">
      <w:pPr>
        <w:numPr>
          <w:ilvl w:val="2"/>
          <w:numId w:val="42"/>
        </w:numPr>
      </w:pPr>
      <w:r w:rsidRPr="005223F4">
        <w:rPr>
          <w:i/>
          <w:iCs/>
        </w:rPr>
        <w:t>"String"</w:t>
      </w:r>
      <w:r w:rsidRPr="005223F4">
        <w:t xml:space="preserve"> </w:t>
      </w:r>
    </w:p>
    <w:p w14:paraId="2319F4B3" w14:textId="77777777" w:rsidR="00FA2ECD" w:rsidRPr="005223F4" w:rsidRDefault="00FA2ECD" w:rsidP="00FA2ECD">
      <w:pPr>
        <w:numPr>
          <w:ilvl w:val="2"/>
          <w:numId w:val="42"/>
        </w:numPr>
      </w:pPr>
      <w:r w:rsidRPr="005223F4">
        <w:rPr>
          <w:i/>
          <w:iCs/>
        </w:rPr>
        <w:t>"Calendar"</w:t>
      </w:r>
      <w:r w:rsidRPr="005223F4">
        <w:t xml:space="preserve"> </w:t>
      </w:r>
    </w:p>
    <w:p w14:paraId="35CD3272" w14:textId="77777777" w:rsidR="00FA2ECD" w:rsidRPr="005223F4" w:rsidRDefault="00FA2ECD" w:rsidP="00FA2ECD">
      <w:pPr>
        <w:numPr>
          <w:ilvl w:val="3"/>
          <w:numId w:val="42"/>
        </w:numPr>
      </w:pPr>
      <w:r w:rsidRPr="005223F4">
        <w:t xml:space="preserve">dfdl:representation </w:t>
      </w:r>
    </w:p>
    <w:p w14:paraId="1C151AD4" w14:textId="77777777" w:rsidR="00FA2ECD" w:rsidRPr="005223F4" w:rsidRDefault="00FA2ECD" w:rsidP="00FA2ECD">
      <w:pPr>
        <w:numPr>
          <w:ilvl w:val="4"/>
          <w:numId w:val="42"/>
        </w:numPr>
      </w:pPr>
      <w:r w:rsidRPr="005223F4">
        <w:rPr>
          <w:i/>
          <w:iCs/>
        </w:rPr>
        <w:t>"text"</w:t>
      </w:r>
      <w:r w:rsidRPr="005223F4">
        <w:t xml:space="preserve"> </w:t>
      </w:r>
    </w:p>
    <w:p w14:paraId="70B30191" w14:textId="77777777" w:rsidR="00254D18" w:rsidRPr="005223F4" w:rsidRDefault="00254D18" w:rsidP="00254D18">
      <w:pPr>
        <w:numPr>
          <w:ilvl w:val="5"/>
          <w:numId w:val="42"/>
        </w:numPr>
      </w:pPr>
      <w:r w:rsidRPr="005223F4">
        <w:t>dfdl:calendarPatternKind</w:t>
      </w:r>
      <w:r w:rsidR="008F38DC" w:rsidRPr="005223F4">
        <w:t xml:space="preserve"> "</w:t>
      </w:r>
      <w:r w:rsidR="008F38DC" w:rsidRPr="005223F4">
        <w:rPr>
          <w:i/>
          <w:iCs/>
        </w:rPr>
        <w:t>explicit</w:t>
      </w:r>
      <w:r w:rsidR="008F38DC" w:rsidRPr="005223F4">
        <w:t>"</w:t>
      </w:r>
    </w:p>
    <w:p w14:paraId="1E500D9E" w14:textId="77777777" w:rsidR="00254D18" w:rsidRPr="005223F4" w:rsidRDefault="00254D18" w:rsidP="008F38DC">
      <w:pPr>
        <w:numPr>
          <w:ilvl w:val="6"/>
          <w:numId w:val="42"/>
        </w:numPr>
      </w:pPr>
      <w:r w:rsidRPr="005223F4">
        <w:t>dfdl:calendarPattern</w:t>
      </w:r>
    </w:p>
    <w:p w14:paraId="00271648" w14:textId="77777777" w:rsidR="00254D18" w:rsidRPr="005223F4" w:rsidRDefault="00254D18" w:rsidP="00254D18">
      <w:pPr>
        <w:numPr>
          <w:ilvl w:val="5"/>
          <w:numId w:val="42"/>
        </w:numPr>
      </w:pPr>
      <w:r w:rsidRPr="005223F4">
        <w:t>dfdl:</w:t>
      </w:r>
      <w:r w:rsidR="009B7948" w:rsidRPr="005223F4">
        <w:t>calendarCheckPolicy</w:t>
      </w:r>
    </w:p>
    <w:p w14:paraId="768E7E40" w14:textId="77777777" w:rsidR="00254D18" w:rsidRPr="005223F4" w:rsidRDefault="00254D18" w:rsidP="00254D18">
      <w:pPr>
        <w:numPr>
          <w:ilvl w:val="5"/>
          <w:numId w:val="42"/>
        </w:numPr>
      </w:pPr>
      <w:r w:rsidRPr="005223F4">
        <w:t>dfdl:calendarTimeZone</w:t>
      </w:r>
    </w:p>
    <w:p w14:paraId="538E62FF" w14:textId="77777777" w:rsidR="00254D18" w:rsidRPr="005223F4" w:rsidRDefault="00254D18" w:rsidP="00254D18">
      <w:pPr>
        <w:numPr>
          <w:ilvl w:val="5"/>
          <w:numId w:val="42"/>
        </w:numPr>
      </w:pPr>
      <w:r w:rsidRPr="005223F4">
        <w:t>dfdl:calendarObserveDST</w:t>
      </w:r>
    </w:p>
    <w:p w14:paraId="1878C1B5" w14:textId="77777777" w:rsidR="00254D18" w:rsidRPr="005223F4" w:rsidRDefault="00254D18" w:rsidP="00254D18">
      <w:pPr>
        <w:numPr>
          <w:ilvl w:val="5"/>
          <w:numId w:val="42"/>
        </w:numPr>
      </w:pPr>
      <w:r w:rsidRPr="005223F4">
        <w:t>dfdl:calendarFirstDayOfWeek</w:t>
      </w:r>
    </w:p>
    <w:p w14:paraId="6BABF3E6" w14:textId="77777777" w:rsidR="00254D18" w:rsidRPr="005223F4" w:rsidRDefault="00254D18" w:rsidP="00254D18">
      <w:pPr>
        <w:numPr>
          <w:ilvl w:val="5"/>
          <w:numId w:val="42"/>
        </w:numPr>
      </w:pPr>
      <w:r w:rsidRPr="005223F4">
        <w:t>dfdl:calendarDaysInFirstWeek</w:t>
      </w:r>
    </w:p>
    <w:p w14:paraId="3EB8B2C5" w14:textId="77777777" w:rsidR="00254D18" w:rsidRPr="005223F4" w:rsidRDefault="00254D18" w:rsidP="00254D18">
      <w:pPr>
        <w:numPr>
          <w:ilvl w:val="5"/>
          <w:numId w:val="42"/>
        </w:numPr>
      </w:pPr>
      <w:r w:rsidRPr="005223F4">
        <w:t>dfdl:calendarCenturyStart</w:t>
      </w:r>
    </w:p>
    <w:p w14:paraId="4EAEFEEA" w14:textId="77777777" w:rsidR="00254D18" w:rsidRPr="005223F4" w:rsidRDefault="00254D18" w:rsidP="00254D18">
      <w:pPr>
        <w:numPr>
          <w:ilvl w:val="5"/>
          <w:numId w:val="42"/>
        </w:numPr>
      </w:pPr>
      <w:r w:rsidRPr="005223F4">
        <w:t>dfdl:calendarLanguage</w:t>
      </w:r>
    </w:p>
    <w:p w14:paraId="2A763E8F" w14:textId="77777777" w:rsidR="00FA2ECD" w:rsidRPr="005223F4" w:rsidRDefault="00FA2ECD" w:rsidP="00FA2ECD">
      <w:pPr>
        <w:numPr>
          <w:ilvl w:val="4"/>
          <w:numId w:val="42"/>
        </w:numPr>
      </w:pPr>
      <w:r w:rsidRPr="005223F4">
        <w:rPr>
          <w:i/>
          <w:iCs/>
        </w:rPr>
        <w:t>"binary"</w:t>
      </w:r>
      <w:r w:rsidRPr="005223F4">
        <w:t xml:space="preserve"> </w:t>
      </w:r>
    </w:p>
    <w:p w14:paraId="33384B65" w14:textId="77777777" w:rsidR="00875471" w:rsidRDefault="00875471" w:rsidP="00875471">
      <w:pPr>
        <w:numPr>
          <w:ilvl w:val="5"/>
          <w:numId w:val="42"/>
        </w:numPr>
        <w:rPr>
          <w:ins w:id="19503" w:author="Steve Hanson" w:date="2012-08-10T15:19:00Z"/>
        </w:rPr>
      </w:pPr>
      <w:ins w:id="19504" w:author="Steve Hanson" w:date="2012-08-10T15:19:00Z">
        <w:r>
          <w:t>dfdl:byteOrder</w:t>
        </w:r>
      </w:ins>
    </w:p>
    <w:p w14:paraId="154ACED7" w14:textId="77777777" w:rsidR="00FA2ECD" w:rsidRPr="005223F4" w:rsidRDefault="00FA2ECD" w:rsidP="00FA2ECD">
      <w:pPr>
        <w:numPr>
          <w:ilvl w:val="5"/>
          <w:numId w:val="42"/>
        </w:numPr>
      </w:pPr>
      <w:r w:rsidRPr="005223F4">
        <w:t>dfdl:binaryCalendarRep</w:t>
      </w:r>
    </w:p>
    <w:p w14:paraId="71EDCE3E" w14:textId="77777777" w:rsidR="00FA2ECD" w:rsidRPr="005223F4" w:rsidRDefault="00FA2ECD" w:rsidP="00FA2ECD">
      <w:pPr>
        <w:numPr>
          <w:ilvl w:val="6"/>
          <w:numId w:val="42"/>
        </w:numPr>
        <w:rPr>
          <w:i/>
        </w:rPr>
      </w:pPr>
      <w:r w:rsidRPr="005223F4">
        <w:rPr>
          <w:i/>
        </w:rPr>
        <w:t>“packed”</w:t>
      </w:r>
    </w:p>
    <w:p w14:paraId="4B0E0CF2" w14:textId="77777777" w:rsidR="00FA2ECD" w:rsidRPr="005223F4" w:rsidRDefault="00FA2ECD" w:rsidP="00FA2ECD">
      <w:pPr>
        <w:numPr>
          <w:ilvl w:val="7"/>
          <w:numId w:val="42"/>
        </w:numPr>
      </w:pPr>
      <w:r w:rsidRPr="005223F4">
        <w:t>dfdl:packedDecimalSignCodes</w:t>
      </w:r>
    </w:p>
    <w:p w14:paraId="75137375" w14:textId="21D2AD3F" w:rsidR="00FA2ECD" w:rsidRPr="005223F4" w:rsidDel="00A65F76" w:rsidRDefault="00FA2ECD" w:rsidP="00FA2ECD">
      <w:pPr>
        <w:numPr>
          <w:ilvl w:val="7"/>
          <w:numId w:val="42"/>
        </w:numPr>
        <w:rPr>
          <w:del w:id="19505" w:author="mbeckerle" w:date="2012-04-22T21:16:00Z"/>
        </w:rPr>
      </w:pPr>
      <w:commentRangeStart w:id="19506"/>
      <w:del w:id="19507" w:author="mbeckerle" w:date="2012-04-22T21:16:00Z">
        <w:r w:rsidRPr="005223F4" w:rsidDel="00A65F76">
          <w:delText>dfdl:decimalVirtualPoint</w:delText>
        </w:r>
        <w:commentRangeEnd w:id="19506"/>
        <w:r w:rsidR="003554C6" w:rsidDel="00A65F76">
          <w:rPr>
            <w:rStyle w:val="CommentReference"/>
          </w:rPr>
          <w:commentReference w:id="19506"/>
        </w:r>
      </w:del>
    </w:p>
    <w:p w14:paraId="06413DA7" w14:textId="77777777" w:rsidR="00FA2ECD" w:rsidRPr="005223F4" w:rsidRDefault="00FA2ECD" w:rsidP="00FA2ECD">
      <w:pPr>
        <w:numPr>
          <w:ilvl w:val="7"/>
          <w:numId w:val="42"/>
        </w:numPr>
      </w:pPr>
      <w:r w:rsidRPr="005223F4">
        <w:t>dfdl:binaryNumberCheckPolicy</w:t>
      </w:r>
    </w:p>
    <w:p w14:paraId="0FE6E3BF" w14:textId="77777777" w:rsidR="00681B50" w:rsidRPr="005223F4" w:rsidRDefault="00681B50" w:rsidP="00681B50">
      <w:pPr>
        <w:numPr>
          <w:ilvl w:val="7"/>
          <w:numId w:val="42"/>
        </w:numPr>
      </w:pPr>
      <w:r w:rsidRPr="005223F4">
        <w:t>dfdl:calendarPatternKind</w:t>
      </w:r>
      <w:r w:rsidR="007A11E1">
        <w:t xml:space="preserve">                                                      </w:t>
      </w:r>
      <w:r w:rsidR="00B065CD" w:rsidRPr="005223F4">
        <w:t xml:space="preserve"> </w:t>
      </w:r>
      <w:r w:rsidR="007A11E1" w:rsidRPr="00D046AA">
        <w:rPr>
          <w:rStyle w:val="TableCellCharChar"/>
          <w:rFonts w:cs="Arial"/>
          <w:sz w:val="20"/>
          <w:szCs w:val="20"/>
        </w:rPr>
        <w:t>▪</w:t>
      </w:r>
      <w:r w:rsidR="007A11E1">
        <w:rPr>
          <w:rStyle w:val="TableCellCharChar"/>
          <w:rFonts w:cs="Arial"/>
          <w:sz w:val="20"/>
          <w:szCs w:val="20"/>
        </w:rPr>
        <w:t xml:space="preserve">  </w:t>
      </w:r>
      <w:r w:rsidR="00B065CD" w:rsidRPr="005223F4">
        <w:t>"</w:t>
      </w:r>
      <w:r w:rsidR="00B065CD" w:rsidRPr="005223F4">
        <w:rPr>
          <w:i/>
          <w:iCs/>
        </w:rPr>
        <w:t>explicit</w:t>
      </w:r>
      <w:r w:rsidR="00B065CD" w:rsidRPr="005223F4">
        <w:t>"</w:t>
      </w:r>
    </w:p>
    <w:p w14:paraId="27BBD315" w14:textId="77777777" w:rsidR="00B065CD" w:rsidRPr="005223F4" w:rsidRDefault="00B065CD" w:rsidP="00B065CD">
      <w:pPr>
        <w:numPr>
          <w:ilvl w:val="8"/>
          <w:numId w:val="42"/>
        </w:numPr>
      </w:pPr>
      <w:r w:rsidRPr="005223F4">
        <w:t>dfdl:calendarPattern</w:t>
      </w:r>
    </w:p>
    <w:p w14:paraId="6B9D850C" w14:textId="77777777" w:rsidR="00681B50" w:rsidRPr="005223F4" w:rsidRDefault="00681B50" w:rsidP="00681B50">
      <w:pPr>
        <w:numPr>
          <w:ilvl w:val="7"/>
          <w:numId w:val="42"/>
        </w:numPr>
      </w:pPr>
      <w:r w:rsidRPr="005223F4">
        <w:t>dfdl:</w:t>
      </w:r>
      <w:r w:rsidR="009B7948" w:rsidRPr="005223F4">
        <w:t>calendarCheckPolicy</w:t>
      </w:r>
    </w:p>
    <w:p w14:paraId="150614F3" w14:textId="77777777" w:rsidR="00681B50" w:rsidRPr="005223F4" w:rsidRDefault="00681B50" w:rsidP="00681B50">
      <w:pPr>
        <w:numPr>
          <w:ilvl w:val="7"/>
          <w:numId w:val="42"/>
        </w:numPr>
      </w:pPr>
      <w:r w:rsidRPr="005223F4">
        <w:t>dfdl:calendarTimeZone</w:t>
      </w:r>
    </w:p>
    <w:p w14:paraId="255E5DDC" w14:textId="77777777" w:rsidR="00681B50" w:rsidRPr="005223F4" w:rsidRDefault="00681B50" w:rsidP="00681B50">
      <w:pPr>
        <w:numPr>
          <w:ilvl w:val="7"/>
          <w:numId w:val="42"/>
        </w:numPr>
      </w:pPr>
      <w:r w:rsidRPr="005223F4">
        <w:t>dfdl:calendarObserveDST</w:t>
      </w:r>
    </w:p>
    <w:p w14:paraId="30438183" w14:textId="77777777" w:rsidR="00681B50" w:rsidRPr="005223F4" w:rsidRDefault="00681B50" w:rsidP="00681B50">
      <w:pPr>
        <w:numPr>
          <w:ilvl w:val="7"/>
          <w:numId w:val="42"/>
        </w:numPr>
      </w:pPr>
      <w:r w:rsidRPr="005223F4">
        <w:t>dfdl:calendarFirstDayOfWeek</w:t>
      </w:r>
    </w:p>
    <w:p w14:paraId="28CC4819" w14:textId="77777777" w:rsidR="00681B50" w:rsidRPr="005223F4" w:rsidRDefault="00681B50" w:rsidP="00681B50">
      <w:pPr>
        <w:numPr>
          <w:ilvl w:val="7"/>
          <w:numId w:val="42"/>
        </w:numPr>
      </w:pPr>
      <w:r w:rsidRPr="005223F4">
        <w:t>dfdl:calendarDaysInFirstWeek</w:t>
      </w:r>
    </w:p>
    <w:p w14:paraId="3FF6A1D3" w14:textId="77777777" w:rsidR="00681B50" w:rsidRPr="005223F4" w:rsidRDefault="00681B50" w:rsidP="00681B50">
      <w:pPr>
        <w:numPr>
          <w:ilvl w:val="7"/>
          <w:numId w:val="42"/>
        </w:numPr>
      </w:pPr>
      <w:r w:rsidRPr="005223F4">
        <w:t>dfdl:calendarCenturyStart</w:t>
      </w:r>
    </w:p>
    <w:p w14:paraId="73AB0513" w14:textId="0C291728" w:rsidR="00FA2ECD" w:rsidRPr="005223F4" w:rsidRDefault="00681B50" w:rsidP="00FA2ECD">
      <w:pPr>
        <w:numPr>
          <w:ilvl w:val="6"/>
          <w:numId w:val="42"/>
        </w:numPr>
        <w:rPr>
          <w:i/>
        </w:rPr>
      </w:pPr>
      <w:r w:rsidRPr="005223F4">
        <w:rPr>
          <w:i/>
        </w:rPr>
        <w:t xml:space="preserve"> </w:t>
      </w:r>
      <w:r w:rsidR="00FA2ECD" w:rsidRPr="005223F4">
        <w:rPr>
          <w:i/>
        </w:rPr>
        <w:t>“bcd”</w:t>
      </w:r>
      <w:ins w:id="19508" w:author="Steve Hanson" w:date="2013-02-05T12:00:00Z">
        <w:r w:rsidR="00BF51F9">
          <w:rPr>
            <w:i/>
          </w:rPr>
          <w:t>, “ibm4690Packed</w:t>
        </w:r>
      </w:ins>
      <w:ins w:id="19509" w:author="Steve Hanson" w:date="2013-02-05T12:01:00Z">
        <w:r w:rsidR="00BF51F9">
          <w:rPr>
            <w:i/>
          </w:rPr>
          <w:t>”</w:t>
        </w:r>
      </w:ins>
    </w:p>
    <w:p w14:paraId="66419CCC" w14:textId="77777777" w:rsidR="00BF51F9" w:rsidRPr="005223F4" w:rsidRDefault="00BF51F9" w:rsidP="00BF51F9">
      <w:pPr>
        <w:numPr>
          <w:ilvl w:val="7"/>
          <w:numId w:val="42"/>
        </w:numPr>
        <w:rPr>
          <w:ins w:id="19510" w:author="Steve Hanson" w:date="2013-02-05T12:01:00Z"/>
        </w:rPr>
      </w:pPr>
      <w:ins w:id="19511" w:author="Steve Hanson" w:date="2013-02-05T12:01:00Z">
        <w:r w:rsidRPr="005223F4">
          <w:t>dfdl:binaryNumberCheckPolicy</w:t>
        </w:r>
      </w:ins>
    </w:p>
    <w:p w14:paraId="02EE998D" w14:textId="05B1DE94" w:rsidR="00FA2ECD" w:rsidRPr="005223F4" w:rsidDel="00A65F76" w:rsidRDefault="00FA2ECD" w:rsidP="00FA2ECD">
      <w:pPr>
        <w:numPr>
          <w:ilvl w:val="7"/>
          <w:numId w:val="42"/>
        </w:numPr>
        <w:rPr>
          <w:del w:id="19512" w:author="mbeckerle" w:date="2012-04-22T20:58:00Z"/>
          <w:i/>
        </w:rPr>
      </w:pPr>
      <w:commentRangeStart w:id="19513"/>
      <w:del w:id="19514" w:author="mbeckerle" w:date="2012-04-22T20:58:00Z">
        <w:r w:rsidRPr="005223F4" w:rsidDel="00A65F76">
          <w:delText>dfdl:decimalVirtualPoint</w:delText>
        </w:r>
        <w:commentRangeEnd w:id="19513"/>
        <w:r w:rsidR="003554C6" w:rsidDel="00A65F76">
          <w:rPr>
            <w:rStyle w:val="CommentReference"/>
          </w:rPr>
          <w:commentReference w:id="19513"/>
        </w:r>
      </w:del>
    </w:p>
    <w:p w14:paraId="16855C37" w14:textId="77777777" w:rsidR="00681B50" w:rsidRPr="005223F4" w:rsidRDefault="00681B50" w:rsidP="007A11E1">
      <w:pPr>
        <w:numPr>
          <w:ilvl w:val="7"/>
          <w:numId w:val="42"/>
        </w:numPr>
      </w:pPr>
      <w:r w:rsidRPr="005223F4">
        <w:t>dfdl:calendarPatternKind</w:t>
      </w:r>
      <w:r w:rsidR="00B065CD" w:rsidRPr="005223F4">
        <w:t xml:space="preserve"> </w:t>
      </w:r>
      <w:r w:rsidR="007A11E1">
        <w:t xml:space="preserve">                 </w:t>
      </w:r>
      <w:r w:rsidR="0037289B">
        <w:t xml:space="preserve"> </w:t>
      </w:r>
      <w:r w:rsidR="007A11E1" w:rsidRPr="00D046AA">
        <w:rPr>
          <w:rStyle w:val="TableCellCharChar"/>
          <w:rFonts w:cs="Arial"/>
          <w:sz w:val="20"/>
          <w:szCs w:val="20"/>
        </w:rPr>
        <w:t>▪</w:t>
      </w:r>
      <w:r w:rsidR="007A11E1">
        <w:rPr>
          <w:rStyle w:val="TableCellCharChar"/>
          <w:rFonts w:cs="Arial"/>
          <w:sz w:val="20"/>
          <w:szCs w:val="20"/>
        </w:rPr>
        <w:t xml:space="preserve"> </w:t>
      </w:r>
      <w:r w:rsidR="00B065CD" w:rsidRPr="005223F4">
        <w:t>"</w:t>
      </w:r>
      <w:r w:rsidR="00B065CD" w:rsidRPr="005223F4">
        <w:rPr>
          <w:i/>
          <w:iCs/>
        </w:rPr>
        <w:t>explicit</w:t>
      </w:r>
      <w:r w:rsidR="00B065CD" w:rsidRPr="005223F4">
        <w:t>"</w:t>
      </w:r>
    </w:p>
    <w:p w14:paraId="152F60FC" w14:textId="77777777" w:rsidR="00681B50" w:rsidRPr="005223F4" w:rsidRDefault="00681B50" w:rsidP="00681B50">
      <w:pPr>
        <w:numPr>
          <w:ilvl w:val="8"/>
          <w:numId w:val="42"/>
        </w:numPr>
      </w:pPr>
      <w:r w:rsidRPr="005223F4">
        <w:t>dfdl:calendarPattern</w:t>
      </w:r>
    </w:p>
    <w:p w14:paraId="55A85419" w14:textId="77777777" w:rsidR="00681B50" w:rsidRPr="005223F4" w:rsidRDefault="00681B50" w:rsidP="00681B50">
      <w:pPr>
        <w:numPr>
          <w:ilvl w:val="7"/>
          <w:numId w:val="42"/>
        </w:numPr>
      </w:pPr>
      <w:r w:rsidRPr="005223F4">
        <w:t>dfdl:</w:t>
      </w:r>
      <w:r w:rsidR="009B7948" w:rsidRPr="005223F4">
        <w:t>calendarCheckPolicy</w:t>
      </w:r>
    </w:p>
    <w:p w14:paraId="35AF37E5" w14:textId="77777777" w:rsidR="00681B50" w:rsidRPr="005223F4" w:rsidRDefault="00681B50" w:rsidP="00681B50">
      <w:pPr>
        <w:numPr>
          <w:ilvl w:val="7"/>
          <w:numId w:val="42"/>
        </w:numPr>
      </w:pPr>
      <w:r w:rsidRPr="005223F4">
        <w:t>dfdl:calendarTimeZone</w:t>
      </w:r>
    </w:p>
    <w:p w14:paraId="1E002CDA" w14:textId="77777777" w:rsidR="00681B50" w:rsidRPr="005223F4" w:rsidRDefault="00681B50" w:rsidP="00681B50">
      <w:pPr>
        <w:numPr>
          <w:ilvl w:val="7"/>
          <w:numId w:val="42"/>
        </w:numPr>
      </w:pPr>
      <w:r w:rsidRPr="005223F4">
        <w:t>dfdl:calendarObserveDST</w:t>
      </w:r>
    </w:p>
    <w:p w14:paraId="07C566D0" w14:textId="77777777" w:rsidR="00681B50" w:rsidRPr="005223F4" w:rsidRDefault="00681B50" w:rsidP="00681B50">
      <w:pPr>
        <w:numPr>
          <w:ilvl w:val="7"/>
          <w:numId w:val="42"/>
        </w:numPr>
      </w:pPr>
      <w:r w:rsidRPr="005223F4">
        <w:t>dfdl:calendarFirstDayOfWeek</w:t>
      </w:r>
    </w:p>
    <w:p w14:paraId="3B05F535" w14:textId="77777777" w:rsidR="00681B50" w:rsidRPr="005223F4" w:rsidRDefault="00681B50" w:rsidP="00681B50">
      <w:pPr>
        <w:numPr>
          <w:ilvl w:val="7"/>
          <w:numId w:val="42"/>
        </w:numPr>
      </w:pPr>
      <w:r w:rsidRPr="005223F4">
        <w:t>dfdl:calendarDaysInFirstWeek</w:t>
      </w:r>
    </w:p>
    <w:p w14:paraId="6E9CBC35" w14:textId="77777777" w:rsidR="00681B50" w:rsidRPr="005223F4" w:rsidRDefault="00681B50" w:rsidP="00681B50">
      <w:pPr>
        <w:numPr>
          <w:ilvl w:val="7"/>
          <w:numId w:val="42"/>
        </w:numPr>
      </w:pPr>
      <w:r w:rsidRPr="005223F4">
        <w:t>dfdl:calendarCenturyStart</w:t>
      </w:r>
    </w:p>
    <w:p w14:paraId="0DED21D0" w14:textId="77777777" w:rsidR="00FA2ECD" w:rsidRPr="005223F4" w:rsidRDefault="00FA2ECD" w:rsidP="00FA2ECD">
      <w:pPr>
        <w:numPr>
          <w:ilvl w:val="6"/>
          <w:numId w:val="42"/>
        </w:numPr>
        <w:rPr>
          <w:i/>
        </w:rPr>
      </w:pPr>
      <w:r w:rsidRPr="005223F4">
        <w:rPr>
          <w:i/>
        </w:rPr>
        <w:t>“binarySeconds”, “binaryMilliseconds”</w:t>
      </w:r>
    </w:p>
    <w:p w14:paraId="5D36D30C" w14:textId="77777777" w:rsidR="00FA2ECD" w:rsidRPr="005223F4" w:rsidRDefault="00FA2ECD" w:rsidP="00FA2ECD">
      <w:pPr>
        <w:numPr>
          <w:ilvl w:val="7"/>
          <w:numId w:val="42"/>
        </w:numPr>
      </w:pPr>
      <w:r w:rsidRPr="005223F4">
        <w:t>dfdl:binaryCalendarEpoch</w:t>
      </w:r>
    </w:p>
    <w:p w14:paraId="1B4B4CD4" w14:textId="77777777" w:rsidR="00FA2ECD" w:rsidRPr="005223F4" w:rsidRDefault="00FA2ECD" w:rsidP="00FA2ECD">
      <w:pPr>
        <w:numPr>
          <w:ilvl w:val="2"/>
          <w:numId w:val="42"/>
        </w:numPr>
      </w:pPr>
      <w:r w:rsidRPr="005223F4">
        <w:rPr>
          <w:i/>
          <w:iCs/>
        </w:rPr>
        <w:t>"Opaque"</w:t>
      </w:r>
      <w:r w:rsidRPr="005223F4">
        <w:t xml:space="preserve"> </w:t>
      </w:r>
    </w:p>
    <w:p w14:paraId="32CF0FD9" w14:textId="77777777" w:rsidR="00FA2ECD" w:rsidRPr="005223F4" w:rsidRDefault="00FA2ECD" w:rsidP="00FA2ECD">
      <w:pPr>
        <w:numPr>
          <w:ilvl w:val="2"/>
          <w:numId w:val="42"/>
        </w:numPr>
      </w:pPr>
      <w:r w:rsidRPr="005223F4">
        <w:rPr>
          <w:i/>
          <w:iCs/>
        </w:rPr>
        <w:t>"Boolean"</w:t>
      </w:r>
      <w:r w:rsidRPr="005223F4">
        <w:t xml:space="preserve"> </w:t>
      </w:r>
    </w:p>
    <w:p w14:paraId="4C9FBF77" w14:textId="77777777" w:rsidR="00FA2ECD" w:rsidRPr="005223F4" w:rsidRDefault="00FA2ECD" w:rsidP="00FA2ECD">
      <w:pPr>
        <w:numPr>
          <w:ilvl w:val="3"/>
          <w:numId w:val="42"/>
        </w:numPr>
      </w:pPr>
      <w:r w:rsidRPr="005223F4">
        <w:t xml:space="preserve">dfdl:representation </w:t>
      </w:r>
    </w:p>
    <w:p w14:paraId="27810496" w14:textId="77777777" w:rsidR="00FA2ECD" w:rsidRPr="005223F4" w:rsidRDefault="00FA2ECD" w:rsidP="00FA2ECD">
      <w:pPr>
        <w:numPr>
          <w:ilvl w:val="4"/>
          <w:numId w:val="42"/>
        </w:numPr>
      </w:pPr>
      <w:r w:rsidRPr="005223F4">
        <w:rPr>
          <w:i/>
          <w:iCs/>
        </w:rPr>
        <w:t>"text"</w:t>
      </w:r>
      <w:r w:rsidRPr="005223F4">
        <w:t xml:space="preserve"> </w:t>
      </w:r>
    </w:p>
    <w:p w14:paraId="1B99A57E" w14:textId="77777777" w:rsidR="00FA2ECD" w:rsidRPr="005223F4" w:rsidRDefault="00FA2ECD" w:rsidP="00FA2ECD">
      <w:pPr>
        <w:numPr>
          <w:ilvl w:val="5"/>
          <w:numId w:val="42"/>
        </w:numPr>
      </w:pPr>
      <w:r w:rsidRPr="005223F4">
        <w:t xml:space="preserve">dfdl:textBooleanTrueRep </w:t>
      </w:r>
    </w:p>
    <w:p w14:paraId="706E92AF" w14:textId="77777777" w:rsidR="00FA2ECD" w:rsidRPr="005223F4" w:rsidRDefault="00FA2ECD" w:rsidP="00FA2ECD">
      <w:pPr>
        <w:numPr>
          <w:ilvl w:val="5"/>
          <w:numId w:val="42"/>
        </w:numPr>
      </w:pPr>
      <w:r w:rsidRPr="005223F4">
        <w:t xml:space="preserve">dfdl:textBooleanFalseRep </w:t>
      </w:r>
    </w:p>
    <w:p w14:paraId="5CFE4174" w14:textId="77777777" w:rsidR="00FA2ECD" w:rsidRPr="005223F4" w:rsidRDefault="00FA2ECD" w:rsidP="00FA2ECD">
      <w:pPr>
        <w:numPr>
          <w:ilvl w:val="4"/>
          <w:numId w:val="42"/>
        </w:numPr>
      </w:pPr>
      <w:r w:rsidRPr="005223F4">
        <w:rPr>
          <w:i/>
          <w:iCs/>
        </w:rPr>
        <w:t>"binary"</w:t>
      </w:r>
      <w:r w:rsidRPr="005223F4">
        <w:t xml:space="preserve"> </w:t>
      </w:r>
    </w:p>
    <w:p w14:paraId="11B1279A" w14:textId="77777777" w:rsidR="00875471" w:rsidRDefault="00875471" w:rsidP="00875471">
      <w:pPr>
        <w:numPr>
          <w:ilvl w:val="5"/>
          <w:numId w:val="42"/>
        </w:numPr>
        <w:rPr>
          <w:ins w:id="19515" w:author="Steve Hanson" w:date="2012-08-10T15:19:00Z"/>
        </w:rPr>
      </w:pPr>
      <w:ins w:id="19516" w:author="Steve Hanson" w:date="2012-08-10T15:19:00Z">
        <w:r>
          <w:t>dfdl:byteOrder</w:t>
        </w:r>
      </w:ins>
    </w:p>
    <w:p w14:paraId="2121DEFA" w14:textId="77777777" w:rsidR="00FA2ECD" w:rsidRPr="005223F4" w:rsidRDefault="00FA2ECD" w:rsidP="00FA2ECD">
      <w:pPr>
        <w:numPr>
          <w:ilvl w:val="5"/>
          <w:numId w:val="42"/>
        </w:numPr>
      </w:pPr>
      <w:r w:rsidRPr="005223F4">
        <w:t xml:space="preserve">dfdl:binaryBooleanTrueRep </w:t>
      </w:r>
    </w:p>
    <w:p w14:paraId="2B73DC83" w14:textId="77777777" w:rsidR="00FA2ECD" w:rsidRPr="005223F4" w:rsidRDefault="00FA2ECD" w:rsidP="00FA2ECD">
      <w:pPr>
        <w:numPr>
          <w:ilvl w:val="5"/>
          <w:numId w:val="42"/>
        </w:numPr>
      </w:pPr>
      <w:r w:rsidRPr="005223F4">
        <w:t xml:space="preserve">dfdl:binaryBooleanFalseRep </w:t>
      </w:r>
    </w:p>
    <w:p w14:paraId="16DF5034" w14:textId="77777777" w:rsidR="00FA2ECD" w:rsidRPr="005223F4" w:rsidRDefault="00FA2ECD" w:rsidP="00FA2ECD">
      <w:pPr>
        <w:numPr>
          <w:ilvl w:val="1"/>
          <w:numId w:val="42"/>
        </w:numPr>
      </w:pPr>
      <w:r w:rsidRPr="005223F4">
        <w:t>dfdl:useNilForDefault</w:t>
      </w:r>
      <w:r w:rsidR="003A482E" w:rsidRPr="005223F4">
        <w:t xml:space="preserve"> </w:t>
      </w:r>
      <w:r w:rsidR="003A482E" w:rsidRPr="005223F4">
        <w:rPr>
          <w:i/>
        </w:rPr>
        <w:t>(</w:t>
      </w:r>
      <w:r w:rsidR="003A482E" w:rsidRPr="005223F4">
        <w:rPr>
          <w:i/>
          <w:iCs/>
        </w:rPr>
        <w:t xml:space="preserve">does not apply to </w:t>
      </w:r>
      <w:ins w:id="19517" w:author="Steve Hanson" w:date="2012-02-27T19:22:00Z">
        <w:r w:rsidR="00A5654C">
          <w:rPr>
            <w:i/>
            <w:iCs/>
          </w:rPr>
          <w:t>dfdl:</w:t>
        </w:r>
      </w:ins>
      <w:r w:rsidR="003A482E" w:rsidRPr="005223F4">
        <w:rPr>
          <w:i/>
          <w:iCs/>
        </w:rPr>
        <w:t>simple</w:t>
      </w:r>
      <w:ins w:id="19518" w:author="Steve Hanson" w:date="2012-02-27T19:22:00Z">
        <w:r w:rsidR="00A5654C">
          <w:rPr>
            <w:i/>
            <w:iCs/>
          </w:rPr>
          <w:t>T</w:t>
        </w:r>
      </w:ins>
      <w:del w:id="19519" w:author="Steve Hanson" w:date="2012-02-27T19:22:00Z">
        <w:r w:rsidR="003A482E" w:rsidRPr="005223F4" w:rsidDel="00A5654C">
          <w:rPr>
            <w:i/>
            <w:iCs/>
          </w:rPr>
          <w:delText xml:space="preserve"> t</w:delText>
        </w:r>
      </w:del>
      <w:r w:rsidR="003A482E" w:rsidRPr="005223F4">
        <w:rPr>
          <w:i/>
          <w:iCs/>
        </w:rPr>
        <w:t>ype</w:t>
      </w:r>
      <w:del w:id="19520" w:author="Steve Hanson" w:date="2012-02-27T19:22:00Z">
        <w:r w:rsidR="003A482E" w:rsidRPr="005223F4" w:rsidDel="00A5654C">
          <w:rPr>
            <w:i/>
            <w:iCs/>
          </w:rPr>
          <w:delText>s</w:delText>
        </w:r>
      </w:del>
      <w:r w:rsidR="003A482E" w:rsidRPr="005223F4">
        <w:rPr>
          <w:i/>
          <w:iCs/>
        </w:rPr>
        <w:t>)</w:t>
      </w:r>
    </w:p>
    <w:p w14:paraId="1014A0BA" w14:textId="77777777" w:rsidR="00FA2ECD" w:rsidRPr="005223F4" w:rsidRDefault="00FA2ECD" w:rsidP="00FA2ECD">
      <w:pPr>
        <w:numPr>
          <w:ilvl w:val="2"/>
          <w:numId w:val="42"/>
        </w:numPr>
        <w:rPr>
          <w:i/>
        </w:rPr>
      </w:pPr>
      <w:r w:rsidRPr="005223F4">
        <w:rPr>
          <w:i/>
        </w:rPr>
        <w:t>“true”</w:t>
      </w:r>
    </w:p>
    <w:p w14:paraId="0266BE24" w14:textId="77777777" w:rsidR="00FA2ECD" w:rsidRPr="005223F4" w:rsidRDefault="00FA2ECD" w:rsidP="00FA2ECD">
      <w:pPr>
        <w:numPr>
          <w:ilvl w:val="3"/>
          <w:numId w:val="42"/>
        </w:numPr>
        <w:rPr>
          <w:i/>
        </w:rPr>
      </w:pPr>
      <w:r w:rsidRPr="005223F4">
        <w:rPr>
          <w:i/>
        </w:rPr>
        <w:t>None</w:t>
      </w:r>
    </w:p>
    <w:p w14:paraId="3A9911E4" w14:textId="77777777" w:rsidR="00FA2ECD" w:rsidRPr="005223F4" w:rsidRDefault="00FA2ECD" w:rsidP="00FA2ECD">
      <w:pPr>
        <w:numPr>
          <w:ilvl w:val="2"/>
          <w:numId w:val="42"/>
        </w:numPr>
        <w:rPr>
          <w:i/>
        </w:rPr>
      </w:pPr>
      <w:r w:rsidRPr="005223F4">
        <w:rPr>
          <w:i/>
        </w:rPr>
        <w:t>“false”</w:t>
      </w:r>
    </w:p>
    <w:p w14:paraId="1D50351E" w14:textId="52614D4B" w:rsidR="00FA2ECD" w:rsidRPr="005223F4" w:rsidRDefault="00571C11" w:rsidP="00FA2ECD">
      <w:pPr>
        <w:numPr>
          <w:ilvl w:val="3"/>
          <w:numId w:val="42"/>
        </w:numPr>
      </w:pPr>
      <w:ins w:id="19521" w:author="Steve Hanson" w:date="2013-03-28T18:23:00Z">
        <w:r>
          <w:t>XSDL</w:t>
        </w:r>
      </w:ins>
      <w:del w:id="19522" w:author="Steve Hanson" w:date="2013-03-28T18:23:00Z">
        <w:r w:rsidR="00FA2ECD" w:rsidRPr="005223F4" w:rsidDel="00571C11">
          <w:delText>xs:</w:delText>
        </w:r>
      </w:del>
      <w:ins w:id="19523" w:author="Steve Hanson" w:date="2013-03-28T18:23:00Z">
        <w:r>
          <w:t xml:space="preserve"> </w:t>
        </w:r>
      </w:ins>
      <w:r w:rsidR="00FA2ECD" w:rsidRPr="005223F4">
        <w:t>default or</w:t>
      </w:r>
      <w:del w:id="19524" w:author="Steve Hanson" w:date="2013-03-28T18:23:00Z">
        <w:r w:rsidR="00FA2ECD" w:rsidRPr="005223F4" w:rsidDel="00571C11">
          <w:delText xml:space="preserve"> xs</w:delText>
        </w:r>
      </w:del>
      <w:r w:rsidR="00FA2ECD" w:rsidRPr="005223F4">
        <w:t>:fixed</w:t>
      </w:r>
    </w:p>
    <w:p w14:paraId="29128FD9" w14:textId="2AE90312" w:rsidR="00FA2ECD" w:rsidRPr="005223F4" w:rsidDel="00A65F76" w:rsidRDefault="00FA2ECD">
      <w:pPr>
        <w:pStyle w:val="Heading3"/>
        <w:rPr>
          <w:del w:id="19525" w:author="mbeckerle" w:date="2012-04-22T20:59:00Z"/>
        </w:rPr>
        <w:pPrChange w:id="19526" w:author="mbeckerle" w:date="2013-07-24T16:59:00Z">
          <w:pPr>
            <w:spacing w:after="100" w:afterAutospacing="1"/>
          </w:pPr>
        </w:pPrChange>
      </w:pPr>
      <w:bookmarkStart w:id="19527" w:name="_Toc322911730"/>
      <w:bookmarkStart w:id="19528" w:name="_Toc322912269"/>
      <w:bookmarkStart w:id="19529" w:name="_Toc329093130"/>
      <w:bookmarkStart w:id="19530" w:name="_Toc332701643"/>
      <w:bookmarkStart w:id="19531" w:name="_Toc332701947"/>
      <w:bookmarkStart w:id="19532" w:name="_Toc332711746"/>
      <w:bookmarkStart w:id="19533" w:name="_Toc332712048"/>
      <w:bookmarkStart w:id="19534" w:name="_Toc332712349"/>
      <w:bookmarkStart w:id="19535" w:name="_Toc332724265"/>
      <w:bookmarkStart w:id="19536" w:name="_Toc332724565"/>
      <w:bookmarkStart w:id="19537" w:name="_Toc341102861"/>
      <w:bookmarkStart w:id="19538" w:name="_Toc347241596"/>
      <w:bookmarkStart w:id="19539" w:name="_Toc347744789"/>
      <w:bookmarkStart w:id="19540" w:name="_Toc348984572"/>
      <w:bookmarkStart w:id="19541" w:name="_Toc348984877"/>
      <w:bookmarkStart w:id="19542" w:name="_Toc349038041"/>
      <w:bookmarkStart w:id="19543" w:name="_Toc349038343"/>
      <w:bookmarkStart w:id="19544" w:name="_Toc349042834"/>
      <w:bookmarkStart w:id="19545" w:name="_Toc351912956"/>
      <w:bookmarkStart w:id="19546" w:name="_Toc351914977"/>
      <w:bookmarkStart w:id="19547" w:name="_Toc351915443"/>
      <w:bookmarkStart w:id="19548" w:name="_Toc361231541"/>
      <w:bookmarkStart w:id="19549" w:name="_Toc361232067"/>
      <w:bookmarkStart w:id="19550" w:name="_Toc362445365"/>
      <w:bookmarkStart w:id="19551" w:name="_Toc362452116"/>
      <w:bookmarkStart w:id="19552" w:name="_Toc362452665"/>
      <w:bookmarkStart w:id="19553" w:name="_Toc362453018"/>
      <w:bookmarkStart w:id="19554" w:name="_Toc362453563"/>
      <w:bookmarkEnd w:id="19527"/>
      <w:bookmarkEnd w:id="19528"/>
      <w:bookmarkEnd w:id="19529"/>
      <w:bookmarkEnd w:id="19530"/>
      <w:bookmarkEnd w:id="19531"/>
      <w:bookmarkEnd w:id="19532"/>
      <w:bookmarkEnd w:id="19533"/>
      <w:bookmarkEnd w:id="19534"/>
      <w:bookmarkEnd w:id="19535"/>
      <w:bookmarkEnd w:id="19536"/>
      <w:bookmarkEnd w:id="19537"/>
      <w:bookmarkEnd w:id="19538"/>
      <w:bookmarkEnd w:id="19539"/>
      <w:bookmarkEnd w:id="19540"/>
      <w:bookmarkEnd w:id="19541"/>
      <w:bookmarkEnd w:id="19542"/>
      <w:bookmarkEnd w:id="19543"/>
      <w:bookmarkEnd w:id="19544"/>
      <w:bookmarkEnd w:id="19545"/>
      <w:bookmarkEnd w:id="19546"/>
      <w:bookmarkEnd w:id="19547"/>
      <w:bookmarkEnd w:id="19548"/>
      <w:bookmarkEnd w:id="19549"/>
      <w:bookmarkEnd w:id="19550"/>
      <w:bookmarkEnd w:id="19551"/>
      <w:bookmarkEnd w:id="19552"/>
      <w:bookmarkEnd w:id="19553"/>
      <w:bookmarkEnd w:id="19554"/>
    </w:p>
    <w:p w14:paraId="48254A67" w14:textId="390A6983" w:rsidR="00FA2ECD" w:rsidRPr="005223F4" w:rsidDel="00A65F76" w:rsidRDefault="00FA2ECD" w:rsidP="00F34889">
      <w:pPr>
        <w:pStyle w:val="Heading3"/>
        <w:rPr>
          <w:del w:id="19555" w:author="mbeckerle" w:date="2012-04-22T20:59:00Z"/>
        </w:rPr>
      </w:pPr>
      <w:bookmarkStart w:id="19556" w:name="_Toc243112874"/>
      <w:bookmarkStart w:id="19557" w:name="_Toc349642246"/>
      <w:bookmarkStart w:id="19558" w:name="_Toc362453019"/>
      <w:del w:id="19559" w:author="mbeckerle" w:date="2012-04-23T02:33:00Z">
        <w:r w:rsidRPr="005223F4" w:rsidDel="007E1D66">
          <w:delText>dfdl:element (complex)</w:delText>
        </w:r>
      </w:del>
      <w:bookmarkStart w:id="19560" w:name="_Toc322912270"/>
      <w:bookmarkStart w:id="19561" w:name="_Toc329093131"/>
      <w:bookmarkStart w:id="19562" w:name="_Toc332701644"/>
      <w:bookmarkStart w:id="19563" w:name="_Toc332701948"/>
      <w:bookmarkStart w:id="19564" w:name="_Toc332711747"/>
      <w:bookmarkStart w:id="19565" w:name="_Toc332712049"/>
      <w:bookmarkStart w:id="19566" w:name="_Toc332712350"/>
      <w:bookmarkStart w:id="19567" w:name="_Toc332724266"/>
      <w:bookmarkStart w:id="19568" w:name="_Toc332724566"/>
      <w:bookmarkStart w:id="19569" w:name="_Toc341102862"/>
      <w:bookmarkStart w:id="19570" w:name="_Toc347241597"/>
      <w:bookmarkStart w:id="19571" w:name="_Toc347744790"/>
      <w:bookmarkStart w:id="19572" w:name="_Toc348984573"/>
      <w:bookmarkStart w:id="19573" w:name="_Toc348984878"/>
      <w:bookmarkStart w:id="19574" w:name="_Toc349038042"/>
      <w:bookmarkStart w:id="19575" w:name="_Toc349038344"/>
      <w:bookmarkStart w:id="19576" w:name="_Toc349042835"/>
      <w:bookmarkStart w:id="19577" w:name="_Toc351912957"/>
      <w:bookmarkStart w:id="19578" w:name="_Toc351914978"/>
      <w:bookmarkStart w:id="19579" w:name="_Toc351915444"/>
      <w:bookmarkStart w:id="19580" w:name="_Toc361231542"/>
      <w:bookmarkStart w:id="19581" w:name="_Toc361232068"/>
      <w:bookmarkStart w:id="19582" w:name="_Toc362445366"/>
      <w:bookmarkStart w:id="19583" w:name="_Toc362452117"/>
      <w:bookmarkStart w:id="19584" w:name="_Toc362452666"/>
      <w:bookmarkStart w:id="19585" w:name="_Toc362453564"/>
      <w:bookmarkEnd w:id="19556"/>
      <w:bookmarkEnd w:id="19557"/>
      <w:bookmarkEnd w:id="19560"/>
      <w:bookmarkEnd w:id="19561"/>
      <w:bookmarkEnd w:id="19562"/>
      <w:bookmarkEnd w:id="19563"/>
      <w:bookmarkEnd w:id="19564"/>
      <w:bookmarkEnd w:id="19565"/>
      <w:bookmarkEnd w:id="19566"/>
      <w:bookmarkEnd w:id="19567"/>
      <w:bookmarkEnd w:id="19568"/>
      <w:bookmarkEnd w:id="19569"/>
      <w:bookmarkEnd w:id="19570"/>
      <w:bookmarkEnd w:id="19571"/>
      <w:bookmarkEnd w:id="19572"/>
      <w:bookmarkEnd w:id="19573"/>
      <w:bookmarkEnd w:id="19574"/>
      <w:bookmarkEnd w:id="19575"/>
      <w:bookmarkEnd w:id="19576"/>
      <w:bookmarkEnd w:id="19577"/>
      <w:bookmarkEnd w:id="19578"/>
      <w:bookmarkEnd w:id="19579"/>
      <w:bookmarkEnd w:id="19580"/>
      <w:bookmarkEnd w:id="19581"/>
      <w:bookmarkEnd w:id="19582"/>
      <w:bookmarkEnd w:id="19583"/>
      <w:bookmarkEnd w:id="19584"/>
      <w:bookmarkEnd w:id="19558"/>
      <w:bookmarkEnd w:id="19585"/>
    </w:p>
    <w:p w14:paraId="59A431B3" w14:textId="1D2B6D60" w:rsidR="00FA2ECD" w:rsidRPr="00D9321E" w:rsidRDefault="007E1D66" w:rsidP="0031368F">
      <w:pPr>
        <w:pStyle w:val="Heading3"/>
        <w:rPr>
          <w:i/>
          <w:iCs/>
        </w:rPr>
      </w:pPr>
      <w:bookmarkStart w:id="19586" w:name="_Toc349042836"/>
      <w:bookmarkStart w:id="19587" w:name="_Toc362453565"/>
      <w:ins w:id="19588" w:author="mbeckerle" w:date="2012-04-23T02:33:00Z">
        <w:r w:rsidRPr="005223F4">
          <w:t>dfdl:element (complex)</w:t>
        </w:r>
      </w:ins>
      <w:bookmarkEnd w:id="19586"/>
      <w:bookmarkEnd w:id="19587"/>
    </w:p>
    <w:p w14:paraId="0B138988" w14:textId="77777777" w:rsidR="00FA2ECD" w:rsidRPr="005223F4" w:rsidRDefault="00FA2ECD" w:rsidP="00FA2ECD">
      <w:pPr>
        <w:numPr>
          <w:ilvl w:val="0"/>
          <w:numId w:val="42"/>
        </w:numPr>
        <w:rPr>
          <w:i/>
        </w:rPr>
      </w:pPr>
      <w:r w:rsidRPr="005223F4">
        <w:rPr>
          <w:i/>
        </w:rPr>
        <w:t xml:space="preserve">Parsing: common </w:t>
      </w:r>
    </w:p>
    <w:p w14:paraId="078FD04C" w14:textId="079BDC5D" w:rsidR="00FA2ECD" w:rsidRPr="005223F4" w:rsidDel="00A65F76" w:rsidRDefault="00FA2ECD" w:rsidP="00FA2ECD">
      <w:pPr>
        <w:numPr>
          <w:ilvl w:val="1"/>
          <w:numId w:val="42"/>
        </w:numPr>
        <w:rPr>
          <w:del w:id="19589" w:author="mbeckerle" w:date="2012-04-22T20:59:00Z"/>
        </w:rPr>
      </w:pPr>
      <w:commentRangeStart w:id="19590"/>
      <w:del w:id="19591" w:author="mbeckerle" w:date="2012-04-22T20:59:00Z">
        <w:r w:rsidRPr="005223F4" w:rsidDel="00A65F76">
          <w:delText xml:space="preserve">dfdl:byteOrder </w:delText>
        </w:r>
        <w:commentRangeEnd w:id="19590"/>
        <w:r w:rsidR="003554C6" w:rsidDel="00A65F76">
          <w:rPr>
            <w:rStyle w:val="CommentReference"/>
          </w:rPr>
          <w:commentReference w:id="19590"/>
        </w:r>
      </w:del>
    </w:p>
    <w:p w14:paraId="33369554" w14:textId="77777777" w:rsidR="00FA2ECD" w:rsidRPr="005223F4" w:rsidRDefault="00FA2ECD" w:rsidP="00FA2ECD">
      <w:pPr>
        <w:numPr>
          <w:ilvl w:val="1"/>
          <w:numId w:val="42"/>
        </w:numPr>
      </w:pPr>
      <w:r w:rsidRPr="005223F4">
        <w:t xml:space="preserve">dfdl:encoding </w:t>
      </w:r>
    </w:p>
    <w:p w14:paraId="500B8750" w14:textId="77777777" w:rsidR="007543AA" w:rsidRPr="005223F4" w:rsidRDefault="007543AA" w:rsidP="007543AA">
      <w:pPr>
        <w:numPr>
          <w:ilvl w:val="2"/>
          <w:numId w:val="42"/>
        </w:numPr>
      </w:pPr>
      <w:r w:rsidRPr="005223F4">
        <w:t>'UTF-16'</w:t>
      </w:r>
      <w:r w:rsidR="007A1E3C">
        <w:t xml:space="preserve"> </w:t>
      </w:r>
      <w:r w:rsidR="007A1E3C" w:rsidRPr="005223F4">
        <w:t>'UTF-16BE' 'UTF-16LE'</w:t>
      </w:r>
    </w:p>
    <w:p w14:paraId="6552F30F" w14:textId="77777777" w:rsidR="007543AA" w:rsidRPr="005223F4" w:rsidRDefault="00050432" w:rsidP="007543AA">
      <w:pPr>
        <w:numPr>
          <w:ilvl w:val="3"/>
          <w:numId w:val="42"/>
        </w:numPr>
      </w:pPr>
      <w:r>
        <w:t>dfdl:utf16Width</w:t>
      </w:r>
    </w:p>
    <w:p w14:paraId="3A436EFA" w14:textId="77777777" w:rsidR="00FA2ECD" w:rsidRPr="005223F4" w:rsidRDefault="00FA2ECD" w:rsidP="00FA2ECD">
      <w:pPr>
        <w:numPr>
          <w:ilvl w:val="1"/>
          <w:numId w:val="42"/>
        </w:numPr>
      </w:pPr>
      <w:r w:rsidRPr="005223F4">
        <w:t>dfdl:ignoreCase</w:t>
      </w:r>
    </w:p>
    <w:p w14:paraId="469EA749" w14:textId="77777777" w:rsidR="004E7B13" w:rsidRDefault="004E7B13" w:rsidP="004E7B13">
      <w:pPr>
        <w:numPr>
          <w:ilvl w:val="0"/>
          <w:numId w:val="42"/>
        </w:numPr>
        <w:rPr>
          <w:ins w:id="19592" w:author="mbeckerle" w:date="2012-04-22T21:08:00Z"/>
        </w:rPr>
      </w:pPr>
      <w:ins w:id="19593" w:author="mbeckerle" w:date="2012-04-22T21:08:00Z">
        <w:r w:rsidRPr="002F4F6C">
          <w:rPr>
            <w:i/>
          </w:rPr>
          <w:t xml:space="preserve">Parsing: </w:t>
        </w:r>
        <w:r>
          <w:rPr>
            <w:i/>
          </w:rPr>
          <w:t>n</w:t>
        </w:r>
        <w:r w:rsidRPr="002F4F6C">
          <w:rPr>
            <w:i/>
          </w:rPr>
          <w:t>illable</w:t>
        </w:r>
        <w:r>
          <w:t xml:space="preserve"> </w:t>
        </w:r>
      </w:ins>
    </w:p>
    <w:p w14:paraId="4F847F40" w14:textId="38194DCD" w:rsidR="004E7B13" w:rsidRPr="005223F4" w:rsidRDefault="004E7B13" w:rsidP="004E7B13">
      <w:pPr>
        <w:numPr>
          <w:ilvl w:val="1"/>
          <w:numId w:val="42"/>
        </w:numPr>
        <w:rPr>
          <w:ins w:id="19594" w:author="mbeckerle" w:date="2012-04-22T21:08:00Z"/>
        </w:rPr>
      </w:pPr>
      <w:ins w:id="19595" w:author="mbeckerle" w:date="2012-04-22T21:08:00Z">
        <w:del w:id="19596" w:author="Steve Hanson" w:date="2013-03-28T18:08:00Z">
          <w:r w:rsidRPr="005223F4" w:rsidDel="00767A8A">
            <w:delText>x</w:delText>
          </w:r>
        </w:del>
      </w:ins>
      <w:ins w:id="19597" w:author="Steve Hanson" w:date="2013-03-28T18:08:00Z">
        <w:r w:rsidR="00767A8A">
          <w:t>XSDL</w:t>
        </w:r>
      </w:ins>
      <w:ins w:id="19598" w:author="mbeckerle" w:date="2012-04-22T21:08:00Z">
        <w:del w:id="19599" w:author="Steve Hanson" w:date="2013-03-28T18:08:00Z">
          <w:r w:rsidRPr="005223F4" w:rsidDel="00767A8A">
            <w:delText>s:</w:delText>
          </w:r>
        </w:del>
      </w:ins>
      <w:ins w:id="19600" w:author="Steve Hanson" w:date="2013-03-28T18:08:00Z">
        <w:r w:rsidR="00767A8A">
          <w:t xml:space="preserve"> </w:t>
        </w:r>
      </w:ins>
      <w:ins w:id="19601" w:author="mbeckerle" w:date="2012-04-22T21:08:00Z">
        <w:r w:rsidRPr="005223F4">
          <w:t>nillable</w:t>
        </w:r>
      </w:ins>
    </w:p>
    <w:p w14:paraId="29128B06" w14:textId="77777777" w:rsidR="004E7B13" w:rsidRPr="005223F4" w:rsidRDefault="004E7B13" w:rsidP="004E7B13">
      <w:pPr>
        <w:numPr>
          <w:ilvl w:val="2"/>
          <w:numId w:val="42"/>
        </w:numPr>
        <w:rPr>
          <w:ins w:id="19602" w:author="mbeckerle" w:date="2012-04-22T21:08:00Z"/>
        </w:rPr>
      </w:pPr>
      <w:ins w:id="19603" w:author="mbeckerle" w:date="2012-04-22T21:08:00Z">
        <w:r w:rsidRPr="005223F4">
          <w:t xml:space="preserve">dfdl:nilKind </w:t>
        </w:r>
      </w:ins>
    </w:p>
    <w:p w14:paraId="476C37AD" w14:textId="4627E41A" w:rsidR="004E7B13" w:rsidRPr="005223F4" w:rsidRDefault="004E7B13" w:rsidP="004E7B13">
      <w:pPr>
        <w:numPr>
          <w:ilvl w:val="3"/>
          <w:numId w:val="42"/>
        </w:numPr>
        <w:rPr>
          <w:ins w:id="19604" w:author="mbeckerle" w:date="2012-04-22T21:08:00Z"/>
          <w:i/>
        </w:rPr>
      </w:pPr>
      <w:ins w:id="19605" w:author="mbeckerle" w:date="2012-04-22T21:08:00Z">
        <w:r w:rsidRPr="005223F4">
          <w:rPr>
            <w:i/>
          </w:rPr>
          <w:t>"literalValue"</w:t>
        </w:r>
      </w:ins>
      <w:ins w:id="19606" w:author="mbeckerle" w:date="2012-04-22T21:09:00Z">
        <w:r>
          <w:rPr>
            <w:i/>
          </w:rPr>
          <w:t xml:space="preserve"> </w:t>
        </w:r>
        <w:del w:id="19607" w:author="Steve Hanson" w:date="2012-08-10T14:23:00Z">
          <w:r w:rsidDel="00490325">
            <w:rPr>
              <w:i/>
            </w:rPr>
            <w:delText>(</w:delText>
          </w:r>
        </w:del>
      </w:ins>
      <w:ins w:id="19608" w:author="mbeckerle" w:date="2012-04-22T21:08:00Z">
        <w:del w:id="19609" w:author="Steve Hanson" w:date="2012-08-10T14:23:00Z">
          <w:r w:rsidRPr="005223F4" w:rsidDel="00490325">
            <w:rPr>
              <w:i/>
            </w:rPr>
            <w:delText>"logicalValue", "literalCharacter"</w:delText>
          </w:r>
        </w:del>
      </w:ins>
      <w:ins w:id="19610" w:author="mbeckerle" w:date="2012-04-22T21:09:00Z">
        <w:del w:id="19611" w:author="Steve Hanson" w:date="2012-08-10T14:23:00Z">
          <w:r w:rsidDel="00490325">
            <w:rPr>
              <w:i/>
            </w:rPr>
            <w:delText xml:space="preserve"> are not allowed)</w:delText>
          </w:r>
        </w:del>
      </w:ins>
      <w:ins w:id="19612" w:author="mbeckerle" w:date="2012-04-22T21:08:00Z">
        <w:del w:id="19613" w:author="Steve Hanson" w:date="2012-08-10T14:23:00Z">
          <w:r w:rsidRPr="005223F4" w:rsidDel="00490325">
            <w:rPr>
              <w:i/>
            </w:rPr>
            <w:delText xml:space="preserve"> </w:delText>
          </w:r>
        </w:del>
      </w:ins>
    </w:p>
    <w:p w14:paraId="1DA0C12A" w14:textId="28A82A7E" w:rsidR="004E7B13" w:rsidRPr="002F4F6C" w:rsidRDefault="004E7B13" w:rsidP="004E7B13">
      <w:pPr>
        <w:numPr>
          <w:ilvl w:val="4"/>
          <w:numId w:val="42"/>
        </w:numPr>
        <w:rPr>
          <w:ins w:id="19614" w:author="mbeckerle" w:date="2012-04-22T21:08:00Z"/>
        </w:rPr>
      </w:pPr>
      <w:ins w:id="19615" w:author="mbeckerle" w:date="2012-04-22T21:08:00Z">
        <w:r w:rsidRPr="005223F4">
          <w:t xml:space="preserve">dfdl:nilValue </w:t>
        </w:r>
      </w:ins>
      <w:ins w:id="19616" w:author="mbeckerle" w:date="2012-04-22T21:09:00Z">
        <w:r>
          <w:t>(must be "%ES;")</w:t>
        </w:r>
      </w:ins>
    </w:p>
    <w:p w14:paraId="48052F35" w14:textId="77777777" w:rsidR="00FA2ECD" w:rsidRPr="004E7B13" w:rsidRDefault="00FA2ECD">
      <w:pPr>
        <w:numPr>
          <w:ilvl w:val="0"/>
          <w:numId w:val="42"/>
        </w:numPr>
        <w:rPr>
          <w:i/>
        </w:rPr>
      </w:pPr>
      <w:r w:rsidRPr="004E7B13">
        <w:rPr>
          <w:i/>
        </w:rPr>
        <w:t>Parsing: occurrences</w:t>
      </w:r>
      <w:r w:rsidR="003A482E" w:rsidRPr="004E7B13">
        <w:rPr>
          <w:i/>
        </w:rPr>
        <w:t xml:space="preserve"> (</w:t>
      </w:r>
      <w:r w:rsidR="003A482E" w:rsidRPr="004E7B13">
        <w:rPr>
          <w:i/>
          <w:iCs/>
        </w:rPr>
        <w:t>does not apply to global elements)</w:t>
      </w:r>
    </w:p>
    <w:p w14:paraId="09F0DB8D" w14:textId="77777777" w:rsidR="00FA2ECD" w:rsidRPr="005223F4" w:rsidRDefault="00FA2ECD" w:rsidP="00FA2ECD">
      <w:pPr>
        <w:numPr>
          <w:ilvl w:val="1"/>
          <w:numId w:val="42"/>
        </w:numPr>
        <w:rPr>
          <w:i/>
        </w:rPr>
      </w:pPr>
      <w:r w:rsidRPr="005223F4">
        <w:rPr>
          <w:iCs/>
        </w:rPr>
        <w:t>dfdl:floating</w:t>
      </w:r>
      <w:r w:rsidRPr="005223F4">
        <w:rPr>
          <w:i/>
        </w:rPr>
        <w:t xml:space="preserve"> </w:t>
      </w:r>
    </w:p>
    <w:p w14:paraId="782354C9" w14:textId="633C29FF" w:rsidR="00D03148" w:rsidRDefault="00D03148" w:rsidP="00D03148">
      <w:pPr>
        <w:numPr>
          <w:ilvl w:val="1"/>
          <w:numId w:val="42"/>
        </w:numPr>
      </w:pPr>
      <w:r>
        <w:t>(</w:t>
      </w:r>
      <w:del w:id="19617" w:author="Steve Hanson" w:date="2013-03-28T18:08:00Z">
        <w:r w:rsidDel="00767A8A">
          <w:delText>xs:</w:delText>
        </w:r>
      </w:del>
      <w:r>
        <w:t>maxOccurs &gt; 1 or unbounded) or (</w:t>
      </w:r>
      <w:del w:id="19618" w:author="Steve Hanson" w:date="2013-03-28T18:08:00Z">
        <w:r w:rsidDel="00767A8A">
          <w:delText>xs:</w:delText>
        </w:r>
      </w:del>
      <w:r>
        <w:t xml:space="preserve">minOccurs = 0 and </w:t>
      </w:r>
      <w:del w:id="19619" w:author="Steve Hanson" w:date="2013-03-28T18:08:00Z">
        <w:r w:rsidDel="00767A8A">
          <w:delText>xs:</w:delText>
        </w:r>
      </w:del>
      <w:r>
        <w:t>maxOccurs = 1)</w:t>
      </w:r>
    </w:p>
    <w:p w14:paraId="7E78956E" w14:textId="4D95AEFF" w:rsidR="00D03148" w:rsidRPr="005223F4" w:rsidRDefault="00D03148" w:rsidP="00D03148">
      <w:pPr>
        <w:numPr>
          <w:ilvl w:val="2"/>
          <w:numId w:val="42"/>
        </w:numPr>
      </w:pPr>
      <w:commentRangeStart w:id="19620"/>
      <w:r w:rsidRPr="005223F4">
        <w:t xml:space="preserve">dfdl:occursCountKind </w:t>
      </w:r>
      <w:commentRangeEnd w:id="19620"/>
      <w:r w:rsidR="003554C6">
        <w:rPr>
          <w:rStyle w:val="CommentReference"/>
        </w:rPr>
        <w:commentReference w:id="19620"/>
      </w:r>
    </w:p>
    <w:p w14:paraId="48279FDB" w14:textId="490657E3" w:rsidR="00A65F76" w:rsidRPr="00163AF4" w:rsidDel="00D9321E" w:rsidRDefault="00A65F76" w:rsidP="00D03148">
      <w:pPr>
        <w:numPr>
          <w:ilvl w:val="3"/>
          <w:numId w:val="42"/>
        </w:numPr>
        <w:rPr>
          <w:ins w:id="19621" w:author="mbeckerle" w:date="2012-04-22T21:00:00Z"/>
          <w:del w:id="19622" w:author="Steve Hanson" w:date="2012-08-10T11:47:00Z"/>
          <w:i/>
        </w:rPr>
      </w:pPr>
      <w:ins w:id="19623" w:author="mbeckerle" w:date="2012-04-22T21:00:00Z">
        <w:del w:id="19624" w:author="Steve Hanson" w:date="2012-08-10T11:47:00Z">
          <w:r w:rsidRPr="00D9321E" w:rsidDel="00D9321E">
            <w:rPr>
              <w:i/>
            </w:rPr>
            <w:delText>"implicit"</w:delText>
          </w:r>
        </w:del>
      </w:ins>
    </w:p>
    <w:p w14:paraId="7309AB3F" w14:textId="77777777" w:rsidR="00D03148" w:rsidRPr="005223F4" w:rsidRDefault="00D03148" w:rsidP="00D03148">
      <w:pPr>
        <w:numPr>
          <w:ilvl w:val="3"/>
          <w:numId w:val="42"/>
        </w:numPr>
      </w:pPr>
      <w:r w:rsidRPr="005223F4">
        <w:rPr>
          <w:i/>
          <w:iCs/>
        </w:rPr>
        <w:t>"expression"</w:t>
      </w:r>
      <w:r w:rsidRPr="005223F4">
        <w:t xml:space="preserve"> </w:t>
      </w:r>
    </w:p>
    <w:p w14:paraId="54FB8DB1" w14:textId="77777777" w:rsidR="00D03148" w:rsidRPr="005223F4" w:rsidRDefault="00D03148" w:rsidP="00D03148">
      <w:pPr>
        <w:numPr>
          <w:ilvl w:val="4"/>
          <w:numId w:val="42"/>
        </w:numPr>
      </w:pPr>
      <w:r w:rsidRPr="005223F4">
        <w:t xml:space="preserve">dfdl:occursCount </w:t>
      </w:r>
    </w:p>
    <w:p w14:paraId="5177983D" w14:textId="259E1708" w:rsidR="00D03148" w:rsidRPr="005223F4" w:rsidRDefault="00D03148" w:rsidP="00D03148">
      <w:pPr>
        <w:numPr>
          <w:ilvl w:val="3"/>
          <w:numId w:val="42"/>
        </w:numPr>
      </w:pPr>
      <w:r w:rsidRPr="005223F4">
        <w:rPr>
          <w:i/>
          <w:iCs/>
        </w:rPr>
        <w:t>"fixed"</w:t>
      </w:r>
      <w:r w:rsidRPr="005223F4">
        <w:t xml:space="preserve"> </w:t>
      </w:r>
      <w:ins w:id="19625" w:author="Steve Hanson" w:date="2012-08-10T11:46:00Z">
        <w:r w:rsidR="00D9321E">
          <w:t xml:space="preserve">, </w:t>
        </w:r>
      </w:ins>
      <w:ins w:id="19626" w:author="Steve Hanson" w:date="2012-08-10T11:47:00Z">
        <w:r w:rsidR="00D9321E">
          <w:t>“</w:t>
        </w:r>
        <w:r w:rsidR="00D9321E" w:rsidRPr="00D9321E">
          <w:rPr>
            <w:i/>
          </w:rPr>
          <w:t>implicit</w:t>
        </w:r>
        <w:r w:rsidR="00D9321E">
          <w:t>”</w:t>
        </w:r>
      </w:ins>
    </w:p>
    <w:p w14:paraId="3CE6657F" w14:textId="0326C7D8" w:rsidR="00D9321E" w:rsidRDefault="00D9321E" w:rsidP="00D03148">
      <w:pPr>
        <w:numPr>
          <w:ilvl w:val="4"/>
          <w:numId w:val="42"/>
        </w:numPr>
        <w:rPr>
          <w:ins w:id="19627" w:author="Steve Hanson" w:date="2012-08-10T11:47:00Z"/>
        </w:rPr>
      </w:pPr>
      <w:ins w:id="19628" w:author="Steve Hanson" w:date="2012-08-10T11:47:00Z">
        <w:r>
          <w:t>minOccurs</w:t>
        </w:r>
      </w:ins>
    </w:p>
    <w:p w14:paraId="74184D4D" w14:textId="30F47FB3" w:rsidR="00D03148" w:rsidRPr="005223F4" w:rsidRDefault="00D03148" w:rsidP="00D03148">
      <w:pPr>
        <w:numPr>
          <w:ilvl w:val="4"/>
          <w:numId w:val="42"/>
        </w:numPr>
      </w:pPr>
      <w:del w:id="19629" w:author="Steve Hanson" w:date="2013-03-28T18:08:00Z">
        <w:r w:rsidRPr="005223F4" w:rsidDel="00767A8A">
          <w:delText>xs:</w:delText>
        </w:r>
      </w:del>
      <w:r w:rsidRPr="005223F4">
        <w:t xml:space="preserve">maxOccurs </w:t>
      </w:r>
    </w:p>
    <w:p w14:paraId="635A6773" w14:textId="77777777" w:rsidR="00D03148" w:rsidRPr="005223F4" w:rsidRDefault="00D03148" w:rsidP="00D03148">
      <w:pPr>
        <w:numPr>
          <w:ilvl w:val="3"/>
          <w:numId w:val="42"/>
        </w:numPr>
      </w:pPr>
      <w:r w:rsidRPr="005223F4">
        <w:rPr>
          <w:i/>
          <w:iCs/>
        </w:rPr>
        <w:t>"parsed"</w:t>
      </w:r>
      <w:r w:rsidRPr="005223F4">
        <w:t xml:space="preserve"> </w:t>
      </w:r>
    </w:p>
    <w:p w14:paraId="1E3F96F3" w14:textId="326BA39D" w:rsidR="00D03148" w:rsidRPr="005223F4" w:rsidDel="00AB5ADD" w:rsidRDefault="00D03148" w:rsidP="00D03148">
      <w:pPr>
        <w:numPr>
          <w:ilvl w:val="3"/>
          <w:numId w:val="42"/>
        </w:numPr>
        <w:rPr>
          <w:del w:id="19630" w:author="Steve Hanson" w:date="2012-08-10T14:33:00Z"/>
        </w:rPr>
      </w:pPr>
      <w:del w:id="19631" w:author="Steve Hanson" w:date="2012-08-10T14:33:00Z">
        <w:r w:rsidRPr="005223F4" w:rsidDel="00AB5ADD">
          <w:rPr>
            <w:i/>
            <w:iCs/>
          </w:rPr>
          <w:delText>"stopValue"</w:delText>
        </w:r>
        <w:r w:rsidRPr="005223F4" w:rsidDel="00AB5ADD">
          <w:delText xml:space="preserve"> </w:delText>
        </w:r>
      </w:del>
    </w:p>
    <w:p w14:paraId="088E9889" w14:textId="368E32F6" w:rsidR="00D03148" w:rsidRPr="005223F4" w:rsidDel="00490325" w:rsidRDefault="00D03148" w:rsidP="00D03148">
      <w:pPr>
        <w:numPr>
          <w:ilvl w:val="4"/>
          <w:numId w:val="42"/>
        </w:numPr>
        <w:rPr>
          <w:del w:id="19632" w:author="Steve Hanson" w:date="2012-08-10T14:16:00Z"/>
        </w:rPr>
      </w:pPr>
      <w:del w:id="19633" w:author="Steve Hanson" w:date="2012-08-10T14:16:00Z">
        <w:r w:rsidRPr="005223F4" w:rsidDel="00490325">
          <w:delText>dfdl:occursStopValue</w:delText>
        </w:r>
      </w:del>
    </w:p>
    <w:p w14:paraId="617E7258" w14:textId="77777777" w:rsidR="00FA2ECD" w:rsidRPr="005223F4" w:rsidRDefault="00FA2ECD" w:rsidP="00FA2ECD">
      <w:pPr>
        <w:numPr>
          <w:ilvl w:val="0"/>
          <w:numId w:val="42"/>
        </w:numPr>
        <w:rPr>
          <w:i/>
        </w:rPr>
      </w:pPr>
      <w:commentRangeStart w:id="19634"/>
      <w:r w:rsidRPr="005223F4">
        <w:rPr>
          <w:i/>
        </w:rPr>
        <w:t xml:space="preserve">Parsing: identification, framing &amp; extraction </w:t>
      </w:r>
      <w:commentRangeEnd w:id="19634"/>
      <w:r w:rsidR="00E13147">
        <w:rPr>
          <w:rStyle w:val="CommentReference"/>
        </w:rPr>
        <w:commentReference w:id="19634"/>
      </w:r>
    </w:p>
    <w:p w14:paraId="4AF58B1C" w14:textId="77777777" w:rsidR="00FA2ECD" w:rsidRPr="005223F4" w:rsidRDefault="00FA2ECD" w:rsidP="00FA2ECD">
      <w:pPr>
        <w:numPr>
          <w:ilvl w:val="1"/>
          <w:numId w:val="42"/>
        </w:numPr>
      </w:pPr>
      <w:r w:rsidRPr="005223F4">
        <w:t>dfdl:</w:t>
      </w:r>
      <w:r w:rsidR="008432CD" w:rsidRPr="005223F4">
        <w:t>leadingSkip</w:t>
      </w:r>
      <w:r w:rsidRPr="005223F4">
        <w:t xml:space="preserve"> </w:t>
      </w:r>
    </w:p>
    <w:p w14:paraId="48E695A7" w14:textId="77777777" w:rsidR="00785685" w:rsidRPr="005223F4" w:rsidRDefault="00785685" w:rsidP="00785685">
      <w:pPr>
        <w:numPr>
          <w:ilvl w:val="2"/>
          <w:numId w:val="42"/>
        </w:numPr>
      </w:pPr>
      <w:r w:rsidRPr="005223F4">
        <w:t>dfdl:alignmentUnits</w:t>
      </w:r>
    </w:p>
    <w:p w14:paraId="5107F166" w14:textId="77777777" w:rsidR="000B1112" w:rsidRPr="005223F4" w:rsidRDefault="00FA2ECD" w:rsidP="00FA2ECD">
      <w:pPr>
        <w:numPr>
          <w:ilvl w:val="1"/>
          <w:numId w:val="42"/>
        </w:numPr>
      </w:pPr>
      <w:r w:rsidRPr="005223F4">
        <w:t>dfdl:alignment</w:t>
      </w:r>
    </w:p>
    <w:p w14:paraId="38C4A5B4" w14:textId="77777777" w:rsidR="00FA2ECD" w:rsidRPr="005223F4" w:rsidRDefault="000B1112" w:rsidP="000B1112">
      <w:pPr>
        <w:numPr>
          <w:ilvl w:val="2"/>
          <w:numId w:val="42"/>
        </w:numPr>
      </w:pPr>
      <w:r w:rsidRPr="005223F4">
        <w:t xml:space="preserve">not </w:t>
      </w:r>
      <w:r w:rsidRPr="005223F4">
        <w:rPr>
          <w:i/>
          <w:iCs/>
        </w:rPr>
        <w:t>“implicit”</w:t>
      </w:r>
      <w:r w:rsidR="00FA2ECD" w:rsidRPr="005223F4">
        <w:t xml:space="preserve"> </w:t>
      </w:r>
    </w:p>
    <w:p w14:paraId="6B15C773" w14:textId="77777777" w:rsidR="00FA2ECD" w:rsidRPr="005223F4" w:rsidRDefault="00FA2ECD" w:rsidP="000B1112">
      <w:pPr>
        <w:numPr>
          <w:ilvl w:val="3"/>
          <w:numId w:val="42"/>
        </w:numPr>
      </w:pPr>
      <w:r w:rsidRPr="005223F4">
        <w:t xml:space="preserve">dfdl:alignmentUnits </w:t>
      </w:r>
    </w:p>
    <w:p w14:paraId="3D91778B" w14:textId="77777777" w:rsidR="0064432E" w:rsidRPr="005223F4" w:rsidRDefault="00FA2ECD" w:rsidP="0064432E">
      <w:pPr>
        <w:numPr>
          <w:ilvl w:val="1"/>
          <w:numId w:val="42"/>
        </w:numPr>
      </w:pPr>
      <w:r w:rsidRPr="005223F4">
        <w:t>dfdl:initiator</w:t>
      </w:r>
    </w:p>
    <w:p w14:paraId="5C5890D3" w14:textId="3CCDC0C2" w:rsidR="00490325" w:rsidRDefault="00490325" w:rsidP="0064432E">
      <w:pPr>
        <w:numPr>
          <w:ilvl w:val="2"/>
          <w:numId w:val="42"/>
        </w:numPr>
        <w:rPr>
          <w:ins w:id="19635" w:author="Steve Hanson" w:date="2012-08-10T14:16:00Z"/>
        </w:rPr>
      </w:pPr>
      <w:ins w:id="19636" w:author="Steve Hanson" w:date="2012-08-10T14:16:00Z">
        <w:r>
          <w:t>dfdl:nilVa</w:t>
        </w:r>
      </w:ins>
      <w:ins w:id="19637" w:author="Steve Hanson" w:date="2012-08-10T14:19:00Z">
        <w:r>
          <w:t>l</w:t>
        </w:r>
      </w:ins>
      <w:ins w:id="19638" w:author="Steve Hanson" w:date="2012-08-10T14:16:00Z">
        <w:r>
          <w:t>ueDelimiterPolicy</w:t>
        </w:r>
      </w:ins>
    </w:p>
    <w:p w14:paraId="79C6D7FA" w14:textId="055DF349" w:rsidR="00490325" w:rsidRPr="005223F4" w:rsidRDefault="0064432E" w:rsidP="00490325">
      <w:pPr>
        <w:numPr>
          <w:ilvl w:val="2"/>
          <w:numId w:val="42"/>
        </w:numPr>
      </w:pPr>
      <w:r w:rsidRPr="005223F4">
        <w:t>dfdl:</w:t>
      </w:r>
      <w:r w:rsidR="00BC3F9C" w:rsidRPr="005223F4">
        <w:t>emptyValueDelimiterPolicy</w:t>
      </w:r>
      <w:r w:rsidRPr="005223F4">
        <w:t xml:space="preserve"> </w:t>
      </w:r>
    </w:p>
    <w:p w14:paraId="7D5D8157" w14:textId="77777777" w:rsidR="00FA2ECD" w:rsidRPr="005223F4" w:rsidRDefault="00FA2ECD" w:rsidP="00FA2ECD">
      <w:pPr>
        <w:numPr>
          <w:ilvl w:val="1"/>
          <w:numId w:val="42"/>
        </w:numPr>
      </w:pPr>
      <w:r w:rsidRPr="005223F4">
        <w:t xml:space="preserve">dfdl:lengthKind </w:t>
      </w:r>
    </w:p>
    <w:p w14:paraId="0737D6A1" w14:textId="77777777" w:rsidR="00FA2ECD" w:rsidRPr="005223F4" w:rsidRDefault="00FA2ECD" w:rsidP="00FA2ECD">
      <w:pPr>
        <w:numPr>
          <w:ilvl w:val="2"/>
          <w:numId w:val="42"/>
        </w:numPr>
        <w:rPr>
          <w:i/>
        </w:rPr>
      </w:pPr>
      <w:r w:rsidRPr="005223F4">
        <w:rPr>
          <w:i/>
        </w:rPr>
        <w:t xml:space="preserve"> “explicit”</w:t>
      </w:r>
    </w:p>
    <w:p w14:paraId="043180E2" w14:textId="77777777" w:rsidR="00FA2ECD" w:rsidRPr="005223F4" w:rsidRDefault="00FA2ECD" w:rsidP="00FA2ECD">
      <w:pPr>
        <w:numPr>
          <w:ilvl w:val="3"/>
          <w:numId w:val="42"/>
        </w:numPr>
      </w:pPr>
      <w:r w:rsidRPr="005223F4">
        <w:t xml:space="preserve">dfdl:length </w:t>
      </w:r>
    </w:p>
    <w:p w14:paraId="7A2A1FE3" w14:textId="77777777" w:rsidR="00FA2ECD" w:rsidRPr="005223F4" w:rsidRDefault="00FA2ECD" w:rsidP="00FA2ECD">
      <w:pPr>
        <w:numPr>
          <w:ilvl w:val="3"/>
          <w:numId w:val="42"/>
        </w:numPr>
      </w:pPr>
      <w:r w:rsidRPr="005223F4">
        <w:t xml:space="preserve">dfdl:lengthUnits </w:t>
      </w:r>
    </w:p>
    <w:p w14:paraId="3D1633BD" w14:textId="77777777" w:rsidR="00FA2ECD" w:rsidRPr="005223F4" w:rsidRDefault="00FA2ECD" w:rsidP="00FA2ECD">
      <w:pPr>
        <w:numPr>
          <w:ilvl w:val="2"/>
          <w:numId w:val="42"/>
        </w:numPr>
      </w:pPr>
      <w:r w:rsidRPr="005223F4">
        <w:rPr>
          <w:i/>
          <w:iCs/>
        </w:rPr>
        <w:t>"prefixed"</w:t>
      </w:r>
      <w:r w:rsidRPr="005223F4">
        <w:t xml:space="preserve"> </w:t>
      </w:r>
    </w:p>
    <w:p w14:paraId="17CB9F45" w14:textId="77777777" w:rsidR="00FA2ECD" w:rsidRPr="005223F4" w:rsidRDefault="00FA2ECD" w:rsidP="00FA2ECD">
      <w:pPr>
        <w:numPr>
          <w:ilvl w:val="3"/>
          <w:numId w:val="42"/>
        </w:numPr>
      </w:pPr>
      <w:r w:rsidRPr="005223F4">
        <w:t xml:space="preserve">dfdl:prefixLengthType </w:t>
      </w:r>
    </w:p>
    <w:p w14:paraId="79A9EA16" w14:textId="77777777" w:rsidR="00FA2ECD" w:rsidRPr="005223F4" w:rsidRDefault="00FA2ECD" w:rsidP="00FA2ECD">
      <w:pPr>
        <w:numPr>
          <w:ilvl w:val="3"/>
          <w:numId w:val="42"/>
        </w:numPr>
      </w:pPr>
      <w:r w:rsidRPr="005223F4">
        <w:t xml:space="preserve">dfdl:prefixIncludesPrefixLength </w:t>
      </w:r>
    </w:p>
    <w:p w14:paraId="06864DE6" w14:textId="77777777" w:rsidR="00FA2ECD" w:rsidRPr="005223F4" w:rsidRDefault="00FA2ECD" w:rsidP="00FA2ECD">
      <w:pPr>
        <w:numPr>
          <w:ilvl w:val="3"/>
          <w:numId w:val="42"/>
        </w:numPr>
      </w:pPr>
      <w:r w:rsidRPr="005223F4">
        <w:t xml:space="preserve">dfdl:lengthUnits </w:t>
      </w:r>
    </w:p>
    <w:p w14:paraId="6967266D" w14:textId="77777777" w:rsidR="00FA2ECD" w:rsidRPr="005223F4" w:rsidRDefault="00FA2ECD" w:rsidP="00FA2ECD">
      <w:pPr>
        <w:numPr>
          <w:ilvl w:val="2"/>
          <w:numId w:val="42"/>
        </w:numPr>
        <w:rPr>
          <w:i/>
        </w:rPr>
      </w:pPr>
      <w:r w:rsidRPr="005223F4">
        <w:rPr>
          <w:i/>
        </w:rPr>
        <w:t>“pattern”</w:t>
      </w:r>
    </w:p>
    <w:p w14:paraId="353A1471" w14:textId="77777777" w:rsidR="00FA2ECD" w:rsidRPr="005223F4" w:rsidRDefault="00FA2ECD" w:rsidP="00FA2ECD">
      <w:pPr>
        <w:numPr>
          <w:ilvl w:val="3"/>
          <w:numId w:val="42"/>
        </w:numPr>
      </w:pPr>
      <w:r w:rsidRPr="005223F4">
        <w:t>dfdl:lengthPattern</w:t>
      </w:r>
    </w:p>
    <w:p w14:paraId="102EFBA9" w14:textId="77777777" w:rsidR="00FA2ECD" w:rsidRPr="005223F4" w:rsidRDefault="00FA2ECD" w:rsidP="00344499">
      <w:pPr>
        <w:numPr>
          <w:ilvl w:val="2"/>
          <w:numId w:val="42"/>
        </w:numPr>
      </w:pPr>
      <w:r w:rsidRPr="005223F4">
        <w:rPr>
          <w:i/>
          <w:iCs/>
        </w:rPr>
        <w:t>“implicit”, "delimited"</w:t>
      </w:r>
      <w:commentRangeStart w:id="19639"/>
      <w:ins w:id="19640" w:author="Steve Hanson" w:date="2012-02-27T19:14:00Z">
        <w:r w:rsidR="00B93795">
          <w:rPr>
            <w:i/>
            <w:iCs/>
          </w:rPr>
          <w:t>, “endOfParent”</w:t>
        </w:r>
      </w:ins>
      <w:commentRangeEnd w:id="19639"/>
      <w:r w:rsidR="00B93795">
        <w:rPr>
          <w:rStyle w:val="CommentReference"/>
        </w:rPr>
        <w:commentReference w:id="19639"/>
      </w:r>
      <w:r w:rsidRPr="005223F4">
        <w:t xml:space="preserve">  </w:t>
      </w:r>
    </w:p>
    <w:p w14:paraId="7579363E" w14:textId="77777777" w:rsidR="00FA2ECD" w:rsidRPr="005223F4" w:rsidRDefault="00FA2ECD" w:rsidP="00FA2ECD">
      <w:pPr>
        <w:numPr>
          <w:ilvl w:val="3"/>
          <w:numId w:val="42"/>
        </w:numPr>
        <w:rPr>
          <w:i/>
        </w:rPr>
      </w:pPr>
      <w:r w:rsidRPr="005223F4">
        <w:rPr>
          <w:i/>
        </w:rPr>
        <w:t>None</w:t>
      </w:r>
    </w:p>
    <w:p w14:paraId="4622DD09" w14:textId="77777777" w:rsidR="00FA2ECD" w:rsidRPr="005223F4" w:rsidRDefault="00FA2ECD" w:rsidP="00FA2ECD">
      <w:pPr>
        <w:numPr>
          <w:ilvl w:val="1"/>
          <w:numId w:val="42"/>
        </w:numPr>
      </w:pPr>
      <w:r w:rsidRPr="005223F4">
        <w:t xml:space="preserve">dfdl:terminator </w:t>
      </w:r>
    </w:p>
    <w:p w14:paraId="7DC91DAC" w14:textId="6C95759C" w:rsidR="00490325" w:rsidRDefault="00490325" w:rsidP="00490325">
      <w:pPr>
        <w:numPr>
          <w:ilvl w:val="2"/>
          <w:numId w:val="42"/>
        </w:numPr>
        <w:rPr>
          <w:ins w:id="19641" w:author="Steve Hanson" w:date="2012-08-10T14:17:00Z"/>
        </w:rPr>
      </w:pPr>
      <w:ins w:id="19642" w:author="Steve Hanson" w:date="2012-08-10T14:17:00Z">
        <w:r>
          <w:t>dfdl:nilVa</w:t>
        </w:r>
      </w:ins>
      <w:ins w:id="19643" w:author="Steve Hanson" w:date="2012-08-10T14:19:00Z">
        <w:r>
          <w:t>l</w:t>
        </w:r>
      </w:ins>
      <w:ins w:id="19644" w:author="Steve Hanson" w:date="2012-08-10T14:17:00Z">
        <w:r>
          <w:t>ueDelimiterPolicy</w:t>
        </w:r>
      </w:ins>
    </w:p>
    <w:p w14:paraId="42868D7E" w14:textId="77777777" w:rsidR="0064432E" w:rsidRPr="005223F4" w:rsidRDefault="0064432E" w:rsidP="0064432E">
      <w:pPr>
        <w:numPr>
          <w:ilvl w:val="2"/>
          <w:numId w:val="42"/>
        </w:numPr>
      </w:pPr>
      <w:r w:rsidRPr="005223F4">
        <w:t>dfdl:</w:t>
      </w:r>
      <w:r w:rsidR="00BC3F9C" w:rsidRPr="005223F4">
        <w:t>emptyValueDelimiterPolicy</w:t>
      </w:r>
      <w:r w:rsidRPr="005223F4">
        <w:t xml:space="preserve"> </w:t>
      </w:r>
    </w:p>
    <w:p w14:paraId="3EEEF1D7" w14:textId="77777777" w:rsidR="00FA2ECD" w:rsidRPr="005223F4" w:rsidRDefault="00FA2ECD" w:rsidP="00FA2ECD">
      <w:pPr>
        <w:numPr>
          <w:ilvl w:val="2"/>
          <w:numId w:val="42"/>
        </w:numPr>
      </w:pPr>
      <w:r w:rsidRPr="005223F4">
        <w:t xml:space="preserve">dfdl:documentFinalTerminatorCanBeMissing </w:t>
      </w:r>
    </w:p>
    <w:p w14:paraId="6FC0A17D" w14:textId="77777777" w:rsidR="00785685" w:rsidRPr="005223F4" w:rsidRDefault="00FA2ECD" w:rsidP="00FA2ECD">
      <w:pPr>
        <w:numPr>
          <w:ilvl w:val="1"/>
          <w:numId w:val="42"/>
        </w:numPr>
      </w:pPr>
      <w:r w:rsidRPr="005223F4">
        <w:t>dfdl:</w:t>
      </w:r>
      <w:r w:rsidR="00785685" w:rsidRPr="005223F4">
        <w:t>trailingSkip</w:t>
      </w:r>
      <w:r w:rsidRPr="005223F4">
        <w:t xml:space="preserve"> </w:t>
      </w:r>
    </w:p>
    <w:p w14:paraId="4C003730" w14:textId="77777777" w:rsidR="00FA2ECD" w:rsidRPr="005223F4" w:rsidDel="004E7B13" w:rsidRDefault="00785685" w:rsidP="00785685">
      <w:pPr>
        <w:numPr>
          <w:ilvl w:val="2"/>
          <w:numId w:val="42"/>
        </w:numPr>
        <w:rPr>
          <w:del w:id="19645" w:author="mbeckerle" w:date="2012-04-22T21:07:00Z"/>
        </w:rPr>
      </w:pPr>
      <w:r w:rsidRPr="005223F4">
        <w:t xml:space="preserve">dfdl:alignmentUnits </w:t>
      </w:r>
      <w:r w:rsidR="00FA2ECD" w:rsidRPr="005223F4">
        <w:t xml:space="preserve"> </w:t>
      </w:r>
    </w:p>
    <w:p w14:paraId="3F52132A" w14:textId="77777777" w:rsidR="00FA2ECD" w:rsidRPr="005223F4" w:rsidRDefault="00FA2ECD" w:rsidP="00D9321E">
      <w:pPr>
        <w:numPr>
          <w:ilvl w:val="2"/>
          <w:numId w:val="42"/>
        </w:numPr>
      </w:pPr>
    </w:p>
    <w:p w14:paraId="4AB60D38" w14:textId="70B1D452" w:rsidR="00FA2ECD" w:rsidRPr="005223F4" w:rsidDel="004E7B13" w:rsidRDefault="00FA2ECD" w:rsidP="00F34889">
      <w:pPr>
        <w:pStyle w:val="Heading3"/>
        <w:rPr>
          <w:del w:id="19646" w:author="mbeckerle" w:date="2012-04-22T21:07:00Z"/>
        </w:rPr>
      </w:pPr>
      <w:bookmarkStart w:id="19647" w:name="_Toc243112875"/>
      <w:bookmarkStart w:id="19648" w:name="_Toc349642248"/>
      <w:bookmarkStart w:id="19649" w:name="_Toc362453021"/>
      <w:del w:id="19650" w:author="mbeckerle" w:date="2012-04-23T02:34:00Z">
        <w:r w:rsidRPr="005223F4" w:rsidDel="007E1D66">
          <w:delText>dfdl:sequence and dfdl:group (when reference is to a sequence)</w:delText>
        </w:r>
        <w:bookmarkEnd w:id="19647"/>
        <w:bookmarkEnd w:id="19648"/>
        <w:bookmarkEnd w:id="19649"/>
        <w:r w:rsidRPr="005223F4" w:rsidDel="007E1D66">
          <w:delText xml:space="preserve"> </w:delText>
        </w:r>
      </w:del>
      <w:bookmarkStart w:id="19651" w:name="_Toc322912272"/>
      <w:bookmarkStart w:id="19652" w:name="_Toc329093133"/>
      <w:bookmarkStart w:id="19653" w:name="_Toc332701646"/>
      <w:bookmarkStart w:id="19654" w:name="_Toc332701950"/>
      <w:bookmarkStart w:id="19655" w:name="_Toc332711749"/>
      <w:bookmarkStart w:id="19656" w:name="_Toc332712051"/>
      <w:bookmarkStart w:id="19657" w:name="_Toc332712352"/>
      <w:bookmarkStart w:id="19658" w:name="_Toc332724268"/>
      <w:bookmarkStart w:id="19659" w:name="_Toc332724568"/>
      <w:bookmarkStart w:id="19660" w:name="_Toc341102864"/>
      <w:bookmarkStart w:id="19661" w:name="_Toc347241599"/>
      <w:bookmarkStart w:id="19662" w:name="_Toc347744792"/>
      <w:bookmarkStart w:id="19663" w:name="_Toc348984575"/>
      <w:bookmarkStart w:id="19664" w:name="_Toc348984880"/>
      <w:bookmarkStart w:id="19665" w:name="_Toc349038044"/>
      <w:bookmarkStart w:id="19666" w:name="_Toc349038346"/>
      <w:bookmarkStart w:id="19667" w:name="_Toc349042837"/>
      <w:bookmarkStart w:id="19668" w:name="_Toc351912959"/>
      <w:bookmarkStart w:id="19669" w:name="_Toc351914980"/>
      <w:bookmarkStart w:id="19670" w:name="_Toc351915446"/>
      <w:bookmarkStart w:id="19671" w:name="_Toc361231544"/>
      <w:bookmarkStart w:id="19672" w:name="_Toc361232070"/>
      <w:bookmarkStart w:id="19673" w:name="_Toc362445368"/>
      <w:bookmarkStart w:id="19674" w:name="_Toc362452119"/>
      <w:bookmarkStart w:id="19675" w:name="_Toc362452668"/>
      <w:bookmarkStart w:id="19676" w:name="_Toc362453566"/>
      <w:bookmarkEnd w:id="19651"/>
      <w:bookmarkEnd w:id="19652"/>
      <w:bookmarkEnd w:id="19653"/>
      <w:bookmarkEnd w:id="19654"/>
      <w:bookmarkEnd w:id="19655"/>
      <w:bookmarkEnd w:id="19656"/>
      <w:bookmarkEnd w:id="19657"/>
      <w:bookmarkEnd w:id="19658"/>
      <w:bookmarkEnd w:id="19659"/>
      <w:bookmarkEnd w:id="19660"/>
      <w:bookmarkEnd w:id="19661"/>
      <w:bookmarkEnd w:id="19662"/>
      <w:bookmarkEnd w:id="19663"/>
      <w:bookmarkEnd w:id="19664"/>
      <w:bookmarkEnd w:id="19665"/>
      <w:bookmarkEnd w:id="19666"/>
      <w:bookmarkEnd w:id="19667"/>
      <w:bookmarkEnd w:id="19668"/>
      <w:bookmarkEnd w:id="19669"/>
      <w:bookmarkEnd w:id="19670"/>
      <w:bookmarkEnd w:id="19671"/>
      <w:bookmarkEnd w:id="19672"/>
      <w:bookmarkEnd w:id="19673"/>
      <w:bookmarkEnd w:id="19674"/>
      <w:bookmarkEnd w:id="19675"/>
      <w:bookmarkEnd w:id="19676"/>
    </w:p>
    <w:p w14:paraId="45260AD0" w14:textId="0346902F" w:rsidR="00FA2ECD" w:rsidRPr="00D9321E" w:rsidRDefault="007E1D66" w:rsidP="0031368F">
      <w:pPr>
        <w:pStyle w:val="Heading3"/>
        <w:rPr>
          <w:i/>
          <w:iCs/>
        </w:rPr>
      </w:pPr>
      <w:bookmarkStart w:id="19677" w:name="_Toc349042838"/>
      <w:bookmarkStart w:id="19678" w:name="_Toc362453567"/>
      <w:ins w:id="19679" w:author="mbeckerle" w:date="2012-04-23T02:34:00Z">
        <w:r w:rsidRPr="005223F4">
          <w:t>dfdl:sequence and dfdl:group (when reference is to a sequence)</w:t>
        </w:r>
      </w:ins>
      <w:bookmarkEnd w:id="19677"/>
      <w:bookmarkEnd w:id="19678"/>
    </w:p>
    <w:p w14:paraId="5F79B5DC" w14:textId="77777777" w:rsidR="00820CB7" w:rsidRPr="005223F4" w:rsidRDefault="00820CB7" w:rsidP="00820CB7">
      <w:pPr>
        <w:numPr>
          <w:ilvl w:val="0"/>
          <w:numId w:val="42"/>
        </w:numPr>
        <w:rPr>
          <w:i/>
        </w:rPr>
      </w:pPr>
      <w:r w:rsidRPr="005223F4">
        <w:rPr>
          <w:i/>
        </w:rPr>
        <w:t>Parsing: hidden (xs:sequence only)</w:t>
      </w:r>
    </w:p>
    <w:p w14:paraId="5B42B321" w14:textId="77777777" w:rsidR="00820CB7" w:rsidRPr="00490325" w:rsidRDefault="00820CB7" w:rsidP="00820CB7">
      <w:pPr>
        <w:numPr>
          <w:ilvl w:val="1"/>
          <w:numId w:val="42"/>
        </w:numPr>
      </w:pPr>
      <w:r w:rsidRPr="00490325">
        <w:t>dfdl:hiddenGroupRef</w:t>
      </w:r>
    </w:p>
    <w:p w14:paraId="28DEDCA5" w14:textId="77777777" w:rsidR="00FA2ECD" w:rsidRPr="005223F4" w:rsidRDefault="00FA2ECD" w:rsidP="00FA2ECD">
      <w:pPr>
        <w:numPr>
          <w:ilvl w:val="0"/>
          <w:numId w:val="42"/>
        </w:numPr>
        <w:rPr>
          <w:i/>
        </w:rPr>
      </w:pPr>
      <w:r w:rsidRPr="005223F4">
        <w:rPr>
          <w:i/>
        </w:rPr>
        <w:t>Parsing: common</w:t>
      </w:r>
    </w:p>
    <w:p w14:paraId="08C36FC0" w14:textId="11F4003B" w:rsidR="00FA2ECD" w:rsidRPr="005223F4" w:rsidDel="004E7B13" w:rsidRDefault="00FA2ECD" w:rsidP="00FA2ECD">
      <w:pPr>
        <w:numPr>
          <w:ilvl w:val="1"/>
          <w:numId w:val="42"/>
        </w:numPr>
        <w:rPr>
          <w:del w:id="19680" w:author="mbeckerle" w:date="2012-04-22T21:10:00Z"/>
        </w:rPr>
      </w:pPr>
      <w:commentRangeStart w:id="19681"/>
      <w:del w:id="19682" w:author="mbeckerle" w:date="2012-04-22T21:10:00Z">
        <w:r w:rsidRPr="005223F4" w:rsidDel="004E7B13">
          <w:delText xml:space="preserve">dfdl:byteOrder </w:delText>
        </w:r>
        <w:commentRangeEnd w:id="19681"/>
        <w:r w:rsidR="003554C6" w:rsidDel="004E7B13">
          <w:rPr>
            <w:rStyle w:val="CommentReference"/>
          </w:rPr>
          <w:commentReference w:id="19681"/>
        </w:r>
      </w:del>
    </w:p>
    <w:p w14:paraId="4CA2C901" w14:textId="77777777" w:rsidR="00FA2ECD" w:rsidRPr="005223F4" w:rsidRDefault="00FA2ECD" w:rsidP="00FA2ECD">
      <w:pPr>
        <w:numPr>
          <w:ilvl w:val="1"/>
          <w:numId w:val="42"/>
        </w:numPr>
      </w:pPr>
      <w:r w:rsidRPr="005223F4">
        <w:t xml:space="preserve">dfdl:encoding </w:t>
      </w:r>
    </w:p>
    <w:p w14:paraId="1C06044E" w14:textId="77777777" w:rsidR="007543AA" w:rsidRPr="005223F4" w:rsidRDefault="007543AA" w:rsidP="007543AA">
      <w:pPr>
        <w:numPr>
          <w:ilvl w:val="2"/>
          <w:numId w:val="42"/>
        </w:numPr>
      </w:pPr>
      <w:r w:rsidRPr="005223F4">
        <w:t>'UTF-16'</w:t>
      </w:r>
      <w:r w:rsidR="005B0FE2" w:rsidRPr="005223F4">
        <w:t xml:space="preserve"> 'UTF-16BE' 'UTF-16LE'</w:t>
      </w:r>
    </w:p>
    <w:p w14:paraId="2DDFEF1E" w14:textId="77777777" w:rsidR="007543AA" w:rsidRPr="005223F4" w:rsidRDefault="00050432" w:rsidP="007543AA">
      <w:pPr>
        <w:numPr>
          <w:ilvl w:val="3"/>
          <w:numId w:val="42"/>
        </w:numPr>
      </w:pPr>
      <w:r>
        <w:t>dfdl:utf16Width</w:t>
      </w:r>
    </w:p>
    <w:p w14:paraId="02E51005" w14:textId="77777777" w:rsidR="00FA2ECD" w:rsidRPr="005223F4" w:rsidRDefault="00FA2ECD" w:rsidP="00FA2ECD">
      <w:pPr>
        <w:numPr>
          <w:ilvl w:val="1"/>
          <w:numId w:val="42"/>
        </w:numPr>
      </w:pPr>
      <w:r w:rsidRPr="005223F4">
        <w:t>dfdl:ignoreCase</w:t>
      </w:r>
    </w:p>
    <w:p w14:paraId="28A4332F" w14:textId="77777777" w:rsidR="00FA2ECD" w:rsidRPr="005223F4" w:rsidRDefault="00FA2ECD" w:rsidP="00FA2ECD">
      <w:pPr>
        <w:numPr>
          <w:ilvl w:val="0"/>
          <w:numId w:val="42"/>
        </w:numPr>
        <w:rPr>
          <w:i/>
        </w:rPr>
      </w:pPr>
      <w:r w:rsidRPr="005223F4">
        <w:rPr>
          <w:i/>
        </w:rPr>
        <w:t xml:space="preserve">Parsing: identification, framing &amp; extraction </w:t>
      </w:r>
    </w:p>
    <w:p w14:paraId="3E4C61BA" w14:textId="77777777" w:rsidR="00FA2ECD" w:rsidRPr="005223F4" w:rsidRDefault="00FA2ECD" w:rsidP="00FA2ECD">
      <w:pPr>
        <w:numPr>
          <w:ilvl w:val="1"/>
          <w:numId w:val="42"/>
        </w:numPr>
      </w:pPr>
      <w:r w:rsidRPr="005223F4">
        <w:t>dfdl:</w:t>
      </w:r>
      <w:r w:rsidR="008432CD" w:rsidRPr="005223F4">
        <w:t>leadingSkip</w:t>
      </w:r>
      <w:r w:rsidRPr="005223F4">
        <w:t xml:space="preserve"> </w:t>
      </w:r>
    </w:p>
    <w:p w14:paraId="134DEA46" w14:textId="77777777" w:rsidR="00785685" w:rsidRPr="005223F4" w:rsidRDefault="00785685" w:rsidP="00785685">
      <w:pPr>
        <w:numPr>
          <w:ilvl w:val="2"/>
          <w:numId w:val="42"/>
        </w:numPr>
      </w:pPr>
      <w:r w:rsidRPr="005223F4">
        <w:t>dfdl:alignmentUnits</w:t>
      </w:r>
    </w:p>
    <w:p w14:paraId="2F2140C5" w14:textId="77777777" w:rsidR="00FA2ECD" w:rsidRPr="005223F4" w:rsidRDefault="00FA2ECD" w:rsidP="00FA2ECD">
      <w:pPr>
        <w:numPr>
          <w:ilvl w:val="1"/>
          <w:numId w:val="42"/>
        </w:numPr>
      </w:pPr>
      <w:r w:rsidRPr="005223F4">
        <w:t xml:space="preserve">dfdl:alignment </w:t>
      </w:r>
    </w:p>
    <w:p w14:paraId="29BE8808" w14:textId="77777777" w:rsidR="000B1112" w:rsidRPr="005223F4" w:rsidRDefault="000B1112" w:rsidP="000B1112">
      <w:pPr>
        <w:numPr>
          <w:ilvl w:val="2"/>
          <w:numId w:val="42"/>
        </w:numPr>
      </w:pPr>
      <w:r w:rsidRPr="005223F4">
        <w:rPr>
          <w:i/>
          <w:iCs/>
        </w:rPr>
        <w:t>not “implicit”</w:t>
      </w:r>
    </w:p>
    <w:p w14:paraId="0D7552CE" w14:textId="77777777" w:rsidR="00FA2ECD" w:rsidRPr="005223F4" w:rsidRDefault="00FA2ECD" w:rsidP="000B1112">
      <w:pPr>
        <w:numPr>
          <w:ilvl w:val="3"/>
          <w:numId w:val="42"/>
        </w:numPr>
      </w:pPr>
      <w:r w:rsidRPr="005223F4">
        <w:t xml:space="preserve">dfdl:alignmentUnits </w:t>
      </w:r>
    </w:p>
    <w:p w14:paraId="68F66FA4" w14:textId="77777777" w:rsidR="00FA2ECD" w:rsidRPr="005223F4" w:rsidRDefault="00FA2ECD" w:rsidP="00FA2ECD">
      <w:pPr>
        <w:numPr>
          <w:ilvl w:val="1"/>
          <w:numId w:val="42"/>
        </w:numPr>
      </w:pPr>
      <w:r w:rsidRPr="005223F4">
        <w:t xml:space="preserve">dfdl:initiator </w:t>
      </w:r>
    </w:p>
    <w:p w14:paraId="5125D95E" w14:textId="77777777" w:rsidR="00FA2ECD" w:rsidRPr="005223F4" w:rsidRDefault="00FA2ECD" w:rsidP="00FA2ECD">
      <w:pPr>
        <w:numPr>
          <w:ilvl w:val="1"/>
          <w:numId w:val="42"/>
        </w:numPr>
      </w:pPr>
      <w:r w:rsidRPr="005223F4">
        <w:t xml:space="preserve">dfdl:sequenceKind </w:t>
      </w:r>
    </w:p>
    <w:p w14:paraId="3410CF7A" w14:textId="77777777" w:rsidR="00FA2ECD" w:rsidRPr="005223F4" w:rsidRDefault="00FA2ECD" w:rsidP="00FA2ECD">
      <w:pPr>
        <w:numPr>
          <w:ilvl w:val="1"/>
          <w:numId w:val="42"/>
        </w:numPr>
      </w:pPr>
      <w:r w:rsidRPr="005223F4">
        <w:t>dfdl:initiatedContent</w:t>
      </w:r>
    </w:p>
    <w:p w14:paraId="03F45D7B" w14:textId="77777777" w:rsidR="00FA2ECD" w:rsidRPr="005223F4" w:rsidRDefault="00FA2ECD" w:rsidP="00FA2ECD">
      <w:pPr>
        <w:numPr>
          <w:ilvl w:val="1"/>
          <w:numId w:val="42"/>
        </w:numPr>
      </w:pPr>
      <w:r w:rsidRPr="005223F4">
        <w:t xml:space="preserve">dfdl:separator </w:t>
      </w:r>
    </w:p>
    <w:p w14:paraId="50B2E936" w14:textId="77777777" w:rsidR="00FA2ECD" w:rsidRPr="005223F4" w:rsidRDefault="00FA2ECD" w:rsidP="00FA2ECD">
      <w:pPr>
        <w:numPr>
          <w:ilvl w:val="2"/>
          <w:numId w:val="42"/>
        </w:numPr>
      </w:pPr>
      <w:r w:rsidRPr="005223F4">
        <w:t>dfdl:separatorPosition</w:t>
      </w:r>
    </w:p>
    <w:p w14:paraId="7AA998ED" w14:textId="27845289" w:rsidR="00FA2ECD" w:rsidRPr="005223F4" w:rsidRDefault="00FA2ECD" w:rsidP="00FA2ECD">
      <w:pPr>
        <w:numPr>
          <w:ilvl w:val="2"/>
          <w:numId w:val="42"/>
        </w:numPr>
      </w:pPr>
      <w:commentRangeStart w:id="19683"/>
      <w:r w:rsidRPr="005223F4">
        <w:t>dfdl:separator</w:t>
      </w:r>
      <w:ins w:id="19684" w:author="Steve Hanson" w:date="2012-08-10T14:18:00Z">
        <w:r w:rsidR="00490325">
          <w:t>Suppression</w:t>
        </w:r>
      </w:ins>
      <w:r w:rsidRPr="005223F4">
        <w:t>Policy</w:t>
      </w:r>
      <w:commentRangeEnd w:id="19683"/>
      <w:r w:rsidR="00807769">
        <w:rPr>
          <w:rStyle w:val="CommentReference"/>
        </w:rPr>
        <w:commentReference w:id="19683"/>
      </w:r>
    </w:p>
    <w:p w14:paraId="575CB3E8" w14:textId="53AE9BA2" w:rsidR="00FA2ECD" w:rsidRPr="005223F4" w:rsidDel="00490325" w:rsidRDefault="00FA2ECD" w:rsidP="00FA2ECD">
      <w:pPr>
        <w:numPr>
          <w:ilvl w:val="2"/>
          <w:numId w:val="42"/>
        </w:numPr>
        <w:rPr>
          <w:del w:id="19685" w:author="Steve Hanson" w:date="2012-08-10T14:18:00Z"/>
        </w:rPr>
      </w:pPr>
      <w:del w:id="19686" w:author="Steve Hanson" w:date="2012-08-10T14:18:00Z">
        <w:r w:rsidRPr="005223F4" w:rsidDel="00490325">
          <w:delText>dfdl:documentFinalSeparatorCanBeMissing</w:delText>
        </w:r>
      </w:del>
    </w:p>
    <w:p w14:paraId="1A6EB635" w14:textId="77777777" w:rsidR="00FA2ECD" w:rsidRPr="005223F4" w:rsidRDefault="00FA2ECD" w:rsidP="00FA2ECD">
      <w:pPr>
        <w:numPr>
          <w:ilvl w:val="1"/>
          <w:numId w:val="42"/>
        </w:numPr>
      </w:pPr>
      <w:r w:rsidRPr="005223F4">
        <w:t xml:space="preserve">dfdl:terminator </w:t>
      </w:r>
    </w:p>
    <w:p w14:paraId="2450CA73" w14:textId="77777777" w:rsidR="00FA2ECD" w:rsidRPr="005223F4" w:rsidRDefault="00FA2ECD" w:rsidP="00FA2ECD">
      <w:pPr>
        <w:numPr>
          <w:ilvl w:val="2"/>
          <w:numId w:val="42"/>
        </w:numPr>
      </w:pPr>
      <w:r w:rsidRPr="005223F4">
        <w:t xml:space="preserve">dfdl:documentFinalTerminatorCanBeMissing </w:t>
      </w:r>
    </w:p>
    <w:p w14:paraId="4A736449" w14:textId="77777777" w:rsidR="00785685" w:rsidRPr="005223F4" w:rsidRDefault="00FA2ECD" w:rsidP="00FA2ECD">
      <w:pPr>
        <w:numPr>
          <w:ilvl w:val="1"/>
          <w:numId w:val="42"/>
        </w:numPr>
      </w:pPr>
      <w:r w:rsidRPr="005223F4">
        <w:t>dfdl:</w:t>
      </w:r>
      <w:r w:rsidR="00785685" w:rsidRPr="005223F4">
        <w:t>trailingSkip</w:t>
      </w:r>
    </w:p>
    <w:p w14:paraId="47DB1B70" w14:textId="6B585A00" w:rsidR="00FA2ECD" w:rsidRPr="005223F4" w:rsidDel="004E7B13" w:rsidRDefault="00785685" w:rsidP="00FA2ECD">
      <w:pPr>
        <w:numPr>
          <w:ilvl w:val="2"/>
          <w:numId w:val="42"/>
        </w:numPr>
        <w:rPr>
          <w:del w:id="19687" w:author="mbeckerle" w:date="2012-04-22T21:11:00Z"/>
        </w:rPr>
      </w:pPr>
      <w:r w:rsidRPr="005223F4">
        <w:t>dfdl:alignmentUnits</w:t>
      </w:r>
      <w:r w:rsidR="00FA2ECD" w:rsidRPr="005223F4">
        <w:t xml:space="preserve"> </w:t>
      </w:r>
    </w:p>
    <w:p w14:paraId="3BB86623" w14:textId="6282C4AB" w:rsidR="00FA2ECD" w:rsidRPr="005223F4" w:rsidRDefault="00FA2ECD" w:rsidP="00D9321E">
      <w:pPr>
        <w:numPr>
          <w:ilvl w:val="2"/>
          <w:numId w:val="42"/>
        </w:numPr>
      </w:pPr>
      <w:del w:id="19688" w:author="mbeckerle" w:date="2012-04-22T21:11:00Z">
        <w:r w:rsidRPr="005223F4" w:rsidDel="004E7B13">
          <w:delText xml:space="preserve"> </w:delText>
        </w:r>
      </w:del>
    </w:p>
    <w:p w14:paraId="2C332D60" w14:textId="77777777" w:rsidR="00FA2ECD" w:rsidRPr="005223F4" w:rsidRDefault="00FA2ECD" w:rsidP="0031368F">
      <w:pPr>
        <w:pStyle w:val="Heading3"/>
      </w:pPr>
      <w:bookmarkStart w:id="19689" w:name="_Toc243112876"/>
      <w:bookmarkStart w:id="19690" w:name="_Toc349042839"/>
      <w:bookmarkStart w:id="19691" w:name="_Toc362453568"/>
      <w:commentRangeStart w:id="19692"/>
      <w:r w:rsidRPr="005223F4">
        <w:t xml:space="preserve">dfdl:choice </w:t>
      </w:r>
      <w:commentRangeEnd w:id="19692"/>
      <w:r w:rsidR="00D9321E">
        <w:rPr>
          <w:rStyle w:val="CommentReference"/>
          <w:rFonts w:ascii="Arial" w:hAnsi="Arial" w:cs="Times New Roman"/>
          <w:b w:val="0"/>
          <w:bCs w:val="0"/>
        </w:rPr>
        <w:commentReference w:id="19692"/>
      </w:r>
      <w:r w:rsidRPr="005223F4">
        <w:t>and dfdl:group (when reference is to a choice)</w:t>
      </w:r>
      <w:bookmarkEnd w:id="19689"/>
      <w:bookmarkEnd w:id="19690"/>
      <w:bookmarkEnd w:id="19691"/>
    </w:p>
    <w:p w14:paraId="42607B7D" w14:textId="00D5BDBC" w:rsidR="00FA2ECD" w:rsidRPr="005223F4" w:rsidDel="004E7B13" w:rsidRDefault="00FA2ECD" w:rsidP="00FA2ECD">
      <w:pPr>
        <w:rPr>
          <w:del w:id="19693" w:author="mbeckerle" w:date="2012-04-22T21:11:00Z"/>
          <w:i/>
          <w:iCs/>
        </w:rPr>
      </w:pPr>
    </w:p>
    <w:p w14:paraId="0A6E4C6C" w14:textId="77777777" w:rsidR="00FA2ECD" w:rsidRPr="005223F4" w:rsidRDefault="00FA2ECD" w:rsidP="00FA2ECD">
      <w:pPr>
        <w:numPr>
          <w:ilvl w:val="0"/>
          <w:numId w:val="42"/>
        </w:numPr>
        <w:rPr>
          <w:i/>
        </w:rPr>
      </w:pPr>
      <w:r w:rsidRPr="005223F4">
        <w:rPr>
          <w:i/>
        </w:rPr>
        <w:t>Parsing: common</w:t>
      </w:r>
    </w:p>
    <w:p w14:paraId="44766ED3" w14:textId="2C772DA5" w:rsidR="00FA2ECD" w:rsidRPr="005223F4" w:rsidDel="004E7B13" w:rsidRDefault="00FA2ECD" w:rsidP="00FA2ECD">
      <w:pPr>
        <w:numPr>
          <w:ilvl w:val="1"/>
          <w:numId w:val="42"/>
        </w:numPr>
        <w:rPr>
          <w:del w:id="19694" w:author="mbeckerle" w:date="2012-04-22T21:10:00Z"/>
        </w:rPr>
      </w:pPr>
      <w:commentRangeStart w:id="19695"/>
      <w:del w:id="19696" w:author="mbeckerle" w:date="2012-04-22T21:10:00Z">
        <w:r w:rsidRPr="005223F4" w:rsidDel="004E7B13">
          <w:delText xml:space="preserve">dfdl:byteOrder </w:delText>
        </w:r>
        <w:commentRangeEnd w:id="19695"/>
        <w:r w:rsidR="003554C6" w:rsidDel="004E7B13">
          <w:rPr>
            <w:rStyle w:val="CommentReference"/>
          </w:rPr>
          <w:commentReference w:id="19695"/>
        </w:r>
      </w:del>
    </w:p>
    <w:p w14:paraId="0E867936" w14:textId="77777777" w:rsidR="00FA2ECD" w:rsidRPr="005223F4" w:rsidRDefault="00FA2ECD" w:rsidP="00FA2ECD">
      <w:pPr>
        <w:numPr>
          <w:ilvl w:val="1"/>
          <w:numId w:val="42"/>
        </w:numPr>
      </w:pPr>
      <w:r w:rsidRPr="005223F4">
        <w:t xml:space="preserve">dfdl:encoding </w:t>
      </w:r>
    </w:p>
    <w:p w14:paraId="57E4B6F3" w14:textId="77777777" w:rsidR="007543AA" w:rsidRPr="005223F4" w:rsidRDefault="007543AA" w:rsidP="007543AA">
      <w:pPr>
        <w:numPr>
          <w:ilvl w:val="2"/>
          <w:numId w:val="42"/>
        </w:numPr>
      </w:pPr>
      <w:r w:rsidRPr="005223F4">
        <w:t>'UTF-16'</w:t>
      </w:r>
      <w:r w:rsidR="005B0FE2" w:rsidRPr="005223F4">
        <w:t xml:space="preserve"> 'UTF-16BE' 'UTF-16LE'</w:t>
      </w:r>
    </w:p>
    <w:p w14:paraId="7C4B7A2A" w14:textId="77777777" w:rsidR="007543AA" w:rsidRPr="005223F4" w:rsidRDefault="00050432" w:rsidP="007543AA">
      <w:pPr>
        <w:numPr>
          <w:ilvl w:val="3"/>
          <w:numId w:val="42"/>
        </w:numPr>
      </w:pPr>
      <w:r>
        <w:t>dfdl:utf16Width</w:t>
      </w:r>
    </w:p>
    <w:p w14:paraId="769AA10E" w14:textId="77777777" w:rsidR="00FA2ECD" w:rsidRPr="005223F4" w:rsidRDefault="00FA2ECD" w:rsidP="00FA2ECD">
      <w:pPr>
        <w:numPr>
          <w:ilvl w:val="1"/>
          <w:numId w:val="42"/>
        </w:numPr>
      </w:pPr>
      <w:r w:rsidRPr="005223F4">
        <w:t>dfdl:ignoreCase</w:t>
      </w:r>
    </w:p>
    <w:p w14:paraId="25218369" w14:textId="77777777" w:rsidR="00FA2ECD" w:rsidRPr="005223F4" w:rsidRDefault="00FA2ECD" w:rsidP="00FA2ECD">
      <w:pPr>
        <w:numPr>
          <w:ilvl w:val="0"/>
          <w:numId w:val="42"/>
        </w:numPr>
        <w:rPr>
          <w:i/>
        </w:rPr>
      </w:pPr>
      <w:r w:rsidRPr="005223F4">
        <w:rPr>
          <w:i/>
        </w:rPr>
        <w:t xml:space="preserve">Parsing: identification, framing &amp; extraction </w:t>
      </w:r>
    </w:p>
    <w:p w14:paraId="11BB0739" w14:textId="77777777" w:rsidR="00785685" w:rsidRPr="005223F4" w:rsidRDefault="00FA2ECD" w:rsidP="00FA2ECD">
      <w:pPr>
        <w:numPr>
          <w:ilvl w:val="1"/>
          <w:numId w:val="42"/>
        </w:numPr>
      </w:pPr>
      <w:r w:rsidRPr="005223F4">
        <w:t>dfdl:</w:t>
      </w:r>
      <w:r w:rsidR="008432CD" w:rsidRPr="005223F4">
        <w:t>leadingSkip</w:t>
      </w:r>
    </w:p>
    <w:p w14:paraId="4F10D266" w14:textId="77777777" w:rsidR="00FA2ECD" w:rsidRPr="005223F4" w:rsidRDefault="00785685" w:rsidP="00785685">
      <w:pPr>
        <w:numPr>
          <w:ilvl w:val="2"/>
          <w:numId w:val="42"/>
        </w:numPr>
      </w:pPr>
      <w:r w:rsidRPr="005223F4">
        <w:t>dfdl:alignmentUnits</w:t>
      </w:r>
      <w:r w:rsidR="00FA2ECD" w:rsidRPr="005223F4">
        <w:t xml:space="preserve"> </w:t>
      </w:r>
    </w:p>
    <w:p w14:paraId="536471D7" w14:textId="77777777" w:rsidR="000B1112" w:rsidRPr="005223F4" w:rsidRDefault="00FA2ECD" w:rsidP="00FA2ECD">
      <w:pPr>
        <w:numPr>
          <w:ilvl w:val="1"/>
          <w:numId w:val="42"/>
        </w:numPr>
      </w:pPr>
      <w:r w:rsidRPr="005223F4">
        <w:t>dfdl:alignment</w:t>
      </w:r>
    </w:p>
    <w:p w14:paraId="4F701654" w14:textId="77777777" w:rsidR="00FA2ECD" w:rsidRPr="005223F4" w:rsidRDefault="000B1112" w:rsidP="000B1112">
      <w:pPr>
        <w:numPr>
          <w:ilvl w:val="2"/>
          <w:numId w:val="42"/>
        </w:numPr>
      </w:pPr>
      <w:r w:rsidRPr="005223F4">
        <w:rPr>
          <w:i/>
          <w:iCs/>
        </w:rPr>
        <w:t>not “implicit”</w:t>
      </w:r>
      <w:r w:rsidR="00FA2ECD" w:rsidRPr="005223F4">
        <w:t xml:space="preserve"> </w:t>
      </w:r>
    </w:p>
    <w:p w14:paraId="1A156A76" w14:textId="77777777" w:rsidR="00FA2ECD" w:rsidRPr="005223F4" w:rsidRDefault="00FA2ECD" w:rsidP="000B1112">
      <w:pPr>
        <w:numPr>
          <w:ilvl w:val="3"/>
          <w:numId w:val="42"/>
        </w:numPr>
      </w:pPr>
      <w:r w:rsidRPr="005223F4">
        <w:t xml:space="preserve">dfdl:alignmentUnits </w:t>
      </w:r>
    </w:p>
    <w:p w14:paraId="42A1F175" w14:textId="77777777" w:rsidR="00FA2ECD" w:rsidRPr="005223F4" w:rsidRDefault="00FA2ECD" w:rsidP="00FA2ECD">
      <w:pPr>
        <w:numPr>
          <w:ilvl w:val="1"/>
          <w:numId w:val="42"/>
        </w:numPr>
      </w:pPr>
      <w:r w:rsidRPr="005223F4">
        <w:t xml:space="preserve">dfdl:initiator </w:t>
      </w:r>
    </w:p>
    <w:p w14:paraId="59B8DF02" w14:textId="77777777" w:rsidR="00FA2ECD" w:rsidRPr="005223F4" w:rsidRDefault="00FA2ECD" w:rsidP="00FA2ECD">
      <w:pPr>
        <w:numPr>
          <w:ilvl w:val="1"/>
          <w:numId w:val="42"/>
        </w:numPr>
      </w:pPr>
      <w:r w:rsidRPr="005223F4">
        <w:t>dfdl:</w:t>
      </w:r>
      <w:r w:rsidR="00005487" w:rsidRPr="005223F4">
        <w:t>choiceLengthKind</w:t>
      </w:r>
    </w:p>
    <w:p w14:paraId="245030D6" w14:textId="77777777" w:rsidR="00751F23" w:rsidRPr="005223F4" w:rsidRDefault="0064432E" w:rsidP="0064432E">
      <w:pPr>
        <w:numPr>
          <w:ilvl w:val="2"/>
          <w:numId w:val="42"/>
        </w:numPr>
      </w:pPr>
      <w:r w:rsidRPr="005223F4">
        <w:rPr>
          <w:i/>
          <w:iCs/>
        </w:rPr>
        <w:t>“explicit”</w:t>
      </w:r>
    </w:p>
    <w:p w14:paraId="336E44CE" w14:textId="77777777" w:rsidR="0064432E" w:rsidRPr="005223F4" w:rsidRDefault="0064432E" w:rsidP="0064432E">
      <w:pPr>
        <w:numPr>
          <w:ilvl w:val="3"/>
          <w:numId w:val="42"/>
        </w:numPr>
      </w:pPr>
      <w:r w:rsidRPr="005223F4">
        <w:t>dfdl:choiceLength</w:t>
      </w:r>
    </w:p>
    <w:p w14:paraId="28525C1E" w14:textId="77777777" w:rsidR="00FA2ECD" w:rsidRDefault="00FA2ECD" w:rsidP="00FA2ECD">
      <w:pPr>
        <w:numPr>
          <w:ilvl w:val="1"/>
          <w:numId w:val="42"/>
        </w:numPr>
        <w:rPr>
          <w:ins w:id="19697" w:author="mbeckerle" w:date="2012-08-14T15:25:00Z"/>
        </w:rPr>
      </w:pPr>
      <w:r w:rsidRPr="005223F4">
        <w:t>dfdl:initiatedContent</w:t>
      </w:r>
    </w:p>
    <w:p w14:paraId="6BE9BDED" w14:textId="3E18660C" w:rsidR="008901FB" w:rsidRDefault="008901FB" w:rsidP="00FA2ECD">
      <w:pPr>
        <w:numPr>
          <w:ilvl w:val="1"/>
          <w:numId w:val="42"/>
        </w:numPr>
        <w:rPr>
          <w:ins w:id="19698" w:author="mbeckerle" w:date="2012-08-14T15:25:00Z"/>
        </w:rPr>
      </w:pPr>
      <w:commentRangeStart w:id="19699"/>
      <w:ins w:id="19700" w:author="mbeckerle" w:date="2012-08-14T15:25:00Z">
        <w:r>
          <w:t>dfdl:choiceBranchRef</w:t>
        </w:r>
      </w:ins>
    </w:p>
    <w:p w14:paraId="4B20A2F5" w14:textId="2286D033" w:rsidR="008901FB" w:rsidRPr="005223F4" w:rsidRDefault="008901FB" w:rsidP="00FA2ECD">
      <w:pPr>
        <w:numPr>
          <w:ilvl w:val="1"/>
          <w:numId w:val="42"/>
        </w:numPr>
      </w:pPr>
      <w:ins w:id="19701" w:author="mbeckerle" w:date="2012-08-14T15:25:00Z">
        <w:r>
          <w:t>dfdl:elementID</w:t>
        </w:r>
        <w:commentRangeEnd w:id="19699"/>
        <w:r>
          <w:rPr>
            <w:rStyle w:val="CommentReference"/>
          </w:rPr>
          <w:commentReference w:id="19699"/>
        </w:r>
      </w:ins>
    </w:p>
    <w:p w14:paraId="7AA4B719" w14:textId="77777777" w:rsidR="00FA2ECD" w:rsidRPr="005223F4" w:rsidRDefault="00FA2ECD" w:rsidP="00FA2ECD">
      <w:pPr>
        <w:numPr>
          <w:ilvl w:val="1"/>
          <w:numId w:val="42"/>
        </w:numPr>
      </w:pPr>
      <w:r w:rsidRPr="005223F4">
        <w:t xml:space="preserve">dfdl:terminator </w:t>
      </w:r>
    </w:p>
    <w:p w14:paraId="1C112FDF" w14:textId="77777777" w:rsidR="00FA2ECD" w:rsidRPr="005223F4" w:rsidRDefault="00FA2ECD" w:rsidP="00FA2ECD">
      <w:pPr>
        <w:numPr>
          <w:ilvl w:val="2"/>
          <w:numId w:val="42"/>
        </w:numPr>
      </w:pPr>
      <w:r w:rsidRPr="005223F4">
        <w:t xml:space="preserve">dfdl:documentFinalTerminatorCanBeMissing </w:t>
      </w:r>
    </w:p>
    <w:p w14:paraId="5A66462B" w14:textId="77777777" w:rsidR="00785685" w:rsidRPr="005223F4" w:rsidRDefault="00FA2ECD" w:rsidP="00FA2ECD">
      <w:pPr>
        <w:numPr>
          <w:ilvl w:val="1"/>
          <w:numId w:val="42"/>
        </w:numPr>
      </w:pPr>
      <w:r w:rsidRPr="005223F4">
        <w:t>dfdl:</w:t>
      </w:r>
      <w:r w:rsidR="00785685" w:rsidRPr="005223F4">
        <w:t>trailingSkip</w:t>
      </w:r>
    </w:p>
    <w:p w14:paraId="209EB664" w14:textId="23F65C22" w:rsidR="00FA2ECD" w:rsidRPr="005223F4" w:rsidRDefault="00785685" w:rsidP="00785685">
      <w:pPr>
        <w:numPr>
          <w:ilvl w:val="2"/>
          <w:numId w:val="42"/>
        </w:numPr>
      </w:pPr>
      <w:r w:rsidRPr="005223F4">
        <w:t>dfdl:alignmentUnits</w:t>
      </w:r>
      <w:del w:id="19702" w:author="mbeckerle" w:date="2012-04-22T21:11:00Z">
        <w:r w:rsidR="00FA2ECD" w:rsidRPr="005223F4" w:rsidDel="004E7B13">
          <w:delText xml:space="preserve"> </w:delText>
        </w:r>
      </w:del>
    </w:p>
    <w:p w14:paraId="03C7DAD8" w14:textId="01134A22" w:rsidR="00FA2ECD" w:rsidRPr="005223F4" w:rsidDel="004E7B13" w:rsidRDefault="00FA2ECD">
      <w:pPr>
        <w:pStyle w:val="Heading2"/>
        <w:rPr>
          <w:del w:id="19703" w:author="mbeckerle" w:date="2012-04-22T21:11:00Z"/>
        </w:rPr>
        <w:pPrChange w:id="19704" w:author="mbeckerle" w:date="2013-01-20T17:05:00Z">
          <w:pPr/>
        </w:pPrChange>
      </w:pPr>
      <w:del w:id="19705" w:author="mbeckerle" w:date="2012-04-22T21:11:00Z">
        <w:r w:rsidRPr="005223F4" w:rsidDel="004E7B13">
          <w:delText xml:space="preserve"> </w:delText>
        </w:r>
        <w:bookmarkStart w:id="19706" w:name="_Toc322911736"/>
        <w:bookmarkStart w:id="19707" w:name="_Toc322912275"/>
        <w:bookmarkStart w:id="19708" w:name="_Toc329093136"/>
        <w:bookmarkStart w:id="19709" w:name="_Toc332701649"/>
        <w:bookmarkStart w:id="19710" w:name="_Toc332701953"/>
        <w:bookmarkStart w:id="19711" w:name="_Toc332711752"/>
        <w:bookmarkStart w:id="19712" w:name="_Toc332712054"/>
        <w:bookmarkStart w:id="19713" w:name="_Toc332712355"/>
        <w:bookmarkStart w:id="19714" w:name="_Toc332724271"/>
        <w:bookmarkStart w:id="19715" w:name="_Toc332724571"/>
        <w:bookmarkStart w:id="19716" w:name="_Toc341102867"/>
        <w:bookmarkStart w:id="19717" w:name="_Toc347241602"/>
        <w:bookmarkStart w:id="19718" w:name="_Toc347744795"/>
        <w:bookmarkStart w:id="19719" w:name="_Toc348984578"/>
        <w:bookmarkStart w:id="19720" w:name="_Toc348984883"/>
        <w:bookmarkStart w:id="19721" w:name="_Toc349038047"/>
        <w:bookmarkStart w:id="19722" w:name="_Toc349038349"/>
        <w:bookmarkStart w:id="19723" w:name="_Toc349042840"/>
        <w:bookmarkStart w:id="19724" w:name="_Toc349642251"/>
        <w:bookmarkStart w:id="19725" w:name="_Toc351912962"/>
        <w:bookmarkStart w:id="19726" w:name="_Toc351914983"/>
        <w:bookmarkStart w:id="19727" w:name="_Toc351915449"/>
        <w:bookmarkStart w:id="19728" w:name="_Toc361231547"/>
        <w:bookmarkStart w:id="19729" w:name="_Toc361232073"/>
        <w:bookmarkStart w:id="19730" w:name="_Toc362445371"/>
        <w:bookmarkStart w:id="19731" w:name="_Toc362452122"/>
        <w:bookmarkStart w:id="19732" w:name="_Toc362452671"/>
        <w:bookmarkStart w:id="19733" w:name="_Toc362453024"/>
        <w:bookmarkStart w:id="19734" w:name="_Toc362453569"/>
        <w:bookmarkEnd w:id="19706"/>
        <w:bookmarkEnd w:id="19707"/>
        <w:bookmarkEnd w:id="19708"/>
        <w:bookmarkEnd w:id="19709"/>
        <w:bookmarkEnd w:id="19710"/>
        <w:bookmarkEnd w:id="19711"/>
        <w:bookmarkEnd w:id="19712"/>
        <w:bookmarkEnd w:id="19713"/>
        <w:bookmarkEnd w:id="19714"/>
        <w:bookmarkEnd w:id="19715"/>
        <w:bookmarkEnd w:id="19716"/>
        <w:bookmarkEnd w:id="19717"/>
        <w:bookmarkEnd w:id="19718"/>
        <w:bookmarkEnd w:id="19719"/>
        <w:bookmarkEnd w:id="19720"/>
        <w:bookmarkEnd w:id="19721"/>
        <w:bookmarkEnd w:id="19722"/>
        <w:bookmarkEnd w:id="19723"/>
        <w:bookmarkEnd w:id="19724"/>
        <w:bookmarkEnd w:id="19725"/>
        <w:bookmarkEnd w:id="19726"/>
        <w:bookmarkEnd w:id="19727"/>
        <w:bookmarkEnd w:id="19728"/>
        <w:bookmarkEnd w:id="19729"/>
        <w:bookmarkEnd w:id="19730"/>
        <w:bookmarkEnd w:id="19731"/>
        <w:bookmarkEnd w:id="19732"/>
        <w:bookmarkEnd w:id="19733"/>
        <w:bookmarkEnd w:id="19734"/>
      </w:del>
    </w:p>
    <w:p w14:paraId="25235302" w14:textId="5C0FAFA9" w:rsidR="00FA2ECD" w:rsidRPr="005223F4" w:rsidDel="004E7B13" w:rsidRDefault="00FA2ECD">
      <w:pPr>
        <w:pStyle w:val="Heading2"/>
        <w:rPr>
          <w:del w:id="19735" w:author="mbeckerle" w:date="2012-04-22T21:11:00Z"/>
        </w:rPr>
        <w:pPrChange w:id="19736" w:author="mbeckerle" w:date="2013-01-20T17:05:00Z">
          <w:pPr/>
        </w:pPrChange>
      </w:pPr>
      <w:bookmarkStart w:id="19737" w:name="_Toc322911737"/>
      <w:bookmarkStart w:id="19738" w:name="_Toc322912276"/>
      <w:bookmarkStart w:id="19739" w:name="_Toc329093137"/>
      <w:bookmarkStart w:id="19740" w:name="_Toc332701650"/>
      <w:bookmarkStart w:id="19741" w:name="_Toc332701954"/>
      <w:bookmarkStart w:id="19742" w:name="_Toc332711753"/>
      <w:bookmarkStart w:id="19743" w:name="_Toc332712055"/>
      <w:bookmarkStart w:id="19744" w:name="_Toc332712356"/>
      <w:bookmarkStart w:id="19745" w:name="_Toc332724272"/>
      <w:bookmarkStart w:id="19746" w:name="_Toc332724572"/>
      <w:bookmarkStart w:id="19747" w:name="_Toc341102868"/>
      <w:bookmarkStart w:id="19748" w:name="_Toc347241603"/>
      <w:bookmarkStart w:id="19749" w:name="_Toc347744796"/>
      <w:bookmarkStart w:id="19750" w:name="_Toc348984579"/>
      <w:bookmarkStart w:id="19751" w:name="_Toc348984884"/>
      <w:bookmarkStart w:id="19752" w:name="_Toc349038048"/>
      <w:bookmarkStart w:id="19753" w:name="_Toc349038350"/>
      <w:bookmarkStart w:id="19754" w:name="_Toc349042841"/>
      <w:bookmarkStart w:id="19755" w:name="_Toc349642252"/>
      <w:bookmarkStart w:id="19756" w:name="_Toc351912963"/>
      <w:bookmarkStart w:id="19757" w:name="_Toc351914984"/>
      <w:bookmarkStart w:id="19758" w:name="_Toc351915450"/>
      <w:bookmarkStart w:id="19759" w:name="_Toc361231548"/>
      <w:bookmarkStart w:id="19760" w:name="_Toc361232074"/>
      <w:bookmarkStart w:id="19761" w:name="_Toc362445372"/>
      <w:bookmarkStart w:id="19762" w:name="_Toc362452123"/>
      <w:bookmarkStart w:id="19763" w:name="_Toc362452672"/>
      <w:bookmarkStart w:id="19764" w:name="_Toc362453025"/>
      <w:bookmarkStart w:id="19765" w:name="_Toc362453570"/>
      <w:bookmarkEnd w:id="19737"/>
      <w:bookmarkEnd w:id="19738"/>
      <w:bookmarkEnd w:id="19739"/>
      <w:bookmarkEnd w:id="19740"/>
      <w:bookmarkEnd w:id="19741"/>
      <w:bookmarkEnd w:id="19742"/>
      <w:bookmarkEnd w:id="19743"/>
      <w:bookmarkEnd w:id="19744"/>
      <w:bookmarkEnd w:id="19745"/>
      <w:bookmarkEnd w:id="19746"/>
      <w:bookmarkEnd w:id="19747"/>
      <w:bookmarkEnd w:id="19748"/>
      <w:bookmarkEnd w:id="19749"/>
      <w:bookmarkEnd w:id="19750"/>
      <w:bookmarkEnd w:id="19751"/>
      <w:bookmarkEnd w:id="19752"/>
      <w:bookmarkEnd w:id="19753"/>
      <w:bookmarkEnd w:id="19754"/>
      <w:bookmarkEnd w:id="19755"/>
      <w:bookmarkEnd w:id="19756"/>
      <w:bookmarkEnd w:id="19757"/>
      <w:bookmarkEnd w:id="19758"/>
      <w:bookmarkEnd w:id="19759"/>
      <w:bookmarkEnd w:id="19760"/>
      <w:bookmarkEnd w:id="19761"/>
      <w:bookmarkEnd w:id="19762"/>
      <w:bookmarkEnd w:id="19763"/>
      <w:bookmarkEnd w:id="19764"/>
      <w:bookmarkEnd w:id="19765"/>
    </w:p>
    <w:p w14:paraId="57343297" w14:textId="244E854F" w:rsidR="00FA2ECD" w:rsidRPr="005223F4" w:rsidDel="004E7B13" w:rsidRDefault="00FA2ECD">
      <w:pPr>
        <w:pStyle w:val="Heading2"/>
        <w:rPr>
          <w:del w:id="19766" w:author="mbeckerle" w:date="2012-04-22T21:12:00Z"/>
        </w:rPr>
        <w:pPrChange w:id="19767" w:author="mbeckerle" w:date="2013-01-20T17:05:00Z">
          <w:pPr/>
        </w:pPrChange>
      </w:pPr>
      <w:bookmarkStart w:id="19768" w:name="_Toc322911738"/>
      <w:bookmarkStart w:id="19769" w:name="_Toc322912277"/>
      <w:bookmarkStart w:id="19770" w:name="_Toc329093138"/>
      <w:bookmarkStart w:id="19771" w:name="_Toc332701651"/>
      <w:bookmarkStart w:id="19772" w:name="_Toc332701955"/>
      <w:bookmarkStart w:id="19773" w:name="_Toc332711754"/>
      <w:bookmarkStart w:id="19774" w:name="_Toc332712056"/>
      <w:bookmarkStart w:id="19775" w:name="_Toc332712357"/>
      <w:bookmarkStart w:id="19776" w:name="_Toc332724273"/>
      <w:bookmarkStart w:id="19777" w:name="_Toc332724573"/>
      <w:bookmarkStart w:id="19778" w:name="_Toc341102869"/>
      <w:bookmarkStart w:id="19779" w:name="_Toc347241604"/>
      <w:bookmarkStart w:id="19780" w:name="_Toc347744797"/>
      <w:bookmarkStart w:id="19781" w:name="_Toc348984580"/>
      <w:bookmarkStart w:id="19782" w:name="_Toc348984885"/>
      <w:bookmarkStart w:id="19783" w:name="_Toc349038049"/>
      <w:bookmarkStart w:id="19784" w:name="_Toc349038351"/>
      <w:bookmarkStart w:id="19785" w:name="_Toc349042842"/>
      <w:bookmarkStart w:id="19786" w:name="_Toc349642253"/>
      <w:bookmarkStart w:id="19787" w:name="_Toc351912964"/>
      <w:bookmarkStart w:id="19788" w:name="_Toc351914985"/>
      <w:bookmarkStart w:id="19789" w:name="_Toc351915451"/>
      <w:bookmarkStart w:id="19790" w:name="_Toc361231549"/>
      <w:bookmarkStart w:id="19791" w:name="_Toc361232075"/>
      <w:bookmarkStart w:id="19792" w:name="_Toc362445373"/>
      <w:bookmarkStart w:id="19793" w:name="_Toc362452124"/>
      <w:bookmarkStart w:id="19794" w:name="_Toc362452673"/>
      <w:bookmarkStart w:id="19795" w:name="_Toc362453026"/>
      <w:bookmarkStart w:id="19796" w:name="_Toc362453571"/>
      <w:bookmarkEnd w:id="19768"/>
      <w:bookmarkEnd w:id="19769"/>
      <w:bookmarkEnd w:id="19770"/>
      <w:bookmarkEnd w:id="19771"/>
      <w:bookmarkEnd w:id="19772"/>
      <w:bookmarkEnd w:id="19773"/>
      <w:bookmarkEnd w:id="19774"/>
      <w:bookmarkEnd w:id="19775"/>
      <w:bookmarkEnd w:id="19776"/>
      <w:bookmarkEnd w:id="19777"/>
      <w:bookmarkEnd w:id="19778"/>
      <w:bookmarkEnd w:id="19779"/>
      <w:bookmarkEnd w:id="19780"/>
      <w:bookmarkEnd w:id="19781"/>
      <w:bookmarkEnd w:id="19782"/>
      <w:bookmarkEnd w:id="19783"/>
      <w:bookmarkEnd w:id="19784"/>
      <w:bookmarkEnd w:id="19785"/>
      <w:bookmarkEnd w:id="19786"/>
      <w:bookmarkEnd w:id="19787"/>
      <w:bookmarkEnd w:id="19788"/>
      <w:bookmarkEnd w:id="19789"/>
      <w:bookmarkEnd w:id="19790"/>
      <w:bookmarkEnd w:id="19791"/>
      <w:bookmarkEnd w:id="19792"/>
      <w:bookmarkEnd w:id="19793"/>
      <w:bookmarkEnd w:id="19794"/>
      <w:bookmarkEnd w:id="19795"/>
      <w:bookmarkEnd w:id="19796"/>
    </w:p>
    <w:p w14:paraId="0885B3E9" w14:textId="77777777" w:rsidR="00FA2ECD" w:rsidRPr="004E7B13" w:rsidRDefault="00FA2ECD" w:rsidP="006E4FE8">
      <w:pPr>
        <w:pStyle w:val="Heading2"/>
      </w:pPr>
      <w:bookmarkStart w:id="19797" w:name="_Toc199516370"/>
      <w:bookmarkStart w:id="19798" w:name="_Toc194984031"/>
      <w:bookmarkStart w:id="19799" w:name="_Toc243112877"/>
      <w:bookmarkStart w:id="19800" w:name="_Toc349042843"/>
      <w:bookmarkStart w:id="19801" w:name="_Toc362453572"/>
      <w:r w:rsidRPr="004E7B13">
        <w:t>Unparsing</w:t>
      </w:r>
      <w:bookmarkEnd w:id="19797"/>
      <w:bookmarkEnd w:id="19798"/>
      <w:bookmarkEnd w:id="19799"/>
      <w:bookmarkEnd w:id="19800"/>
      <w:bookmarkEnd w:id="19801"/>
    </w:p>
    <w:p w14:paraId="0C539816" w14:textId="77777777" w:rsidR="00FA2ECD" w:rsidRPr="005223F4" w:rsidRDefault="00FA2ECD" w:rsidP="00FA2ECD">
      <w:pPr>
        <w:autoSpaceDE w:val="0"/>
        <w:autoSpaceDN w:val="0"/>
        <w:adjustRightInd w:val="0"/>
        <w:rPr>
          <w:rFonts w:eastAsia="MS Mincho" w:cs="Arial"/>
          <w:color w:val="000000"/>
          <w:lang w:eastAsia="ja-JP" w:bidi="he-IL"/>
        </w:rPr>
      </w:pPr>
      <w:r w:rsidRPr="005223F4">
        <w:rPr>
          <w:rFonts w:eastAsia="MS Mincho" w:cs="Arial"/>
          <w:color w:val="000000"/>
          <w:lang w:eastAsia="ja-JP" w:bidi="he-IL"/>
        </w:rPr>
        <w:t>The following list gives the order in which DFDL properties are examined when the DFDL unparser is positioned at a particular component in the DFDL Infoset, and about to unparsed and thereby create the bitstream which is the representation of that component.</w:t>
      </w:r>
    </w:p>
    <w:p w14:paraId="7DFE3E6F" w14:textId="735CDCF8" w:rsidR="00FA2ECD" w:rsidRPr="005223F4" w:rsidDel="004E7B13" w:rsidRDefault="00FA2ECD">
      <w:pPr>
        <w:pStyle w:val="Heading3"/>
        <w:rPr>
          <w:del w:id="19802" w:author="mbeckerle" w:date="2012-04-22T21:12:00Z"/>
        </w:rPr>
        <w:pPrChange w:id="19803" w:author="mbeckerle" w:date="2013-07-24T16:59:00Z">
          <w:pPr>
            <w:autoSpaceDE w:val="0"/>
            <w:autoSpaceDN w:val="0"/>
            <w:adjustRightInd w:val="0"/>
          </w:pPr>
        </w:pPrChange>
      </w:pPr>
      <w:bookmarkStart w:id="19804" w:name="_Toc322911740"/>
      <w:bookmarkStart w:id="19805" w:name="_Toc322912279"/>
      <w:bookmarkStart w:id="19806" w:name="_Toc329093140"/>
      <w:bookmarkStart w:id="19807" w:name="_Toc332701653"/>
      <w:bookmarkStart w:id="19808" w:name="_Toc332701957"/>
      <w:bookmarkStart w:id="19809" w:name="_Toc332711756"/>
      <w:bookmarkStart w:id="19810" w:name="_Toc332712058"/>
      <w:bookmarkStart w:id="19811" w:name="_Toc332712359"/>
      <w:bookmarkStart w:id="19812" w:name="_Toc332724275"/>
      <w:bookmarkStart w:id="19813" w:name="_Toc332724575"/>
      <w:bookmarkStart w:id="19814" w:name="_Toc341102871"/>
      <w:bookmarkStart w:id="19815" w:name="_Toc347241606"/>
      <w:bookmarkStart w:id="19816" w:name="_Toc347744799"/>
      <w:bookmarkStart w:id="19817" w:name="_Toc348984582"/>
      <w:bookmarkStart w:id="19818" w:name="_Toc348984887"/>
      <w:bookmarkStart w:id="19819" w:name="_Toc349038051"/>
      <w:bookmarkStart w:id="19820" w:name="_Toc349038353"/>
      <w:bookmarkStart w:id="19821" w:name="_Toc349042844"/>
      <w:bookmarkStart w:id="19822" w:name="_Toc351912966"/>
      <w:bookmarkStart w:id="19823" w:name="_Toc351914987"/>
      <w:bookmarkStart w:id="19824" w:name="_Toc351915453"/>
      <w:bookmarkStart w:id="19825" w:name="_Toc361231551"/>
      <w:bookmarkStart w:id="19826" w:name="_Toc361232077"/>
      <w:bookmarkStart w:id="19827" w:name="_Toc362445375"/>
      <w:bookmarkStart w:id="19828" w:name="_Toc362452126"/>
      <w:bookmarkStart w:id="19829" w:name="_Toc362452675"/>
      <w:bookmarkStart w:id="19830" w:name="_Toc362453028"/>
      <w:bookmarkStart w:id="19831" w:name="_Toc362453573"/>
      <w:bookmarkEnd w:id="19804"/>
      <w:bookmarkEnd w:id="19805"/>
      <w:bookmarkEnd w:id="19806"/>
      <w:bookmarkEnd w:id="19807"/>
      <w:bookmarkEnd w:id="19808"/>
      <w:bookmarkEnd w:id="19809"/>
      <w:bookmarkEnd w:id="19810"/>
      <w:bookmarkEnd w:id="19811"/>
      <w:bookmarkEnd w:id="19812"/>
      <w:bookmarkEnd w:id="19813"/>
      <w:bookmarkEnd w:id="19814"/>
      <w:bookmarkEnd w:id="19815"/>
      <w:bookmarkEnd w:id="19816"/>
      <w:bookmarkEnd w:id="19817"/>
      <w:bookmarkEnd w:id="19818"/>
      <w:bookmarkEnd w:id="19819"/>
      <w:bookmarkEnd w:id="19820"/>
      <w:bookmarkEnd w:id="19821"/>
      <w:bookmarkEnd w:id="19822"/>
      <w:bookmarkEnd w:id="19823"/>
      <w:bookmarkEnd w:id="19824"/>
      <w:bookmarkEnd w:id="19825"/>
      <w:bookmarkEnd w:id="19826"/>
      <w:bookmarkEnd w:id="19827"/>
      <w:bookmarkEnd w:id="19828"/>
      <w:bookmarkEnd w:id="19829"/>
      <w:bookmarkEnd w:id="19830"/>
      <w:bookmarkEnd w:id="19831"/>
    </w:p>
    <w:p w14:paraId="1DAE1C3E" w14:textId="77777777" w:rsidR="00FA2ECD" w:rsidRPr="005223F4" w:rsidRDefault="00FA2ECD" w:rsidP="0031368F">
      <w:pPr>
        <w:pStyle w:val="Heading3"/>
      </w:pPr>
      <w:bookmarkStart w:id="19832" w:name="_Toc243112878"/>
      <w:bookmarkStart w:id="19833" w:name="_Toc349042845"/>
      <w:bookmarkStart w:id="19834" w:name="_Toc362453574"/>
      <w:r w:rsidRPr="005223F4">
        <w:t>dfdl:element (simple) and dfdl:simpleType</w:t>
      </w:r>
      <w:bookmarkEnd w:id="19832"/>
      <w:bookmarkEnd w:id="19833"/>
      <w:bookmarkEnd w:id="19834"/>
    </w:p>
    <w:p w14:paraId="3B7E2A00" w14:textId="77777777" w:rsidR="00FA2ECD" w:rsidRPr="005223F4" w:rsidRDefault="00FA2ECD" w:rsidP="00FA2ECD">
      <w:pPr>
        <w:pStyle w:val="nobreak"/>
        <w:numPr>
          <w:ilvl w:val="0"/>
          <w:numId w:val="41"/>
        </w:numPr>
        <w:rPr>
          <w:i/>
        </w:rPr>
      </w:pPr>
      <w:r w:rsidRPr="005223F4">
        <w:rPr>
          <w:i/>
        </w:rPr>
        <w:t xml:space="preserve">Unparsing: calculated value </w:t>
      </w:r>
      <w:commentRangeStart w:id="19835"/>
      <w:ins w:id="19836" w:author="Steve Hanson" w:date="2012-02-27T19:22:00Z">
        <w:r w:rsidR="00A5654C" w:rsidRPr="005223F4">
          <w:rPr>
            <w:i/>
          </w:rPr>
          <w:t>(</w:t>
        </w:r>
        <w:r w:rsidR="00A5654C" w:rsidRPr="005223F4">
          <w:rPr>
            <w:i/>
            <w:iCs/>
          </w:rPr>
          <w:t xml:space="preserve">does not apply to </w:t>
        </w:r>
        <w:r w:rsidR="00A5654C">
          <w:rPr>
            <w:i/>
            <w:iCs/>
          </w:rPr>
          <w:t>dfdl:</w:t>
        </w:r>
        <w:r w:rsidR="00A5654C" w:rsidRPr="005223F4">
          <w:rPr>
            <w:i/>
            <w:iCs/>
          </w:rPr>
          <w:t>simple</w:t>
        </w:r>
        <w:r w:rsidR="00A5654C">
          <w:rPr>
            <w:i/>
            <w:iCs/>
          </w:rPr>
          <w:t>T</w:t>
        </w:r>
        <w:r w:rsidR="00A5654C" w:rsidRPr="005223F4">
          <w:rPr>
            <w:i/>
            <w:iCs/>
          </w:rPr>
          <w:t>ype</w:t>
        </w:r>
      </w:ins>
      <w:ins w:id="19837" w:author="Steve Hanson" w:date="2012-02-29T14:59:00Z">
        <w:r w:rsidR="001A0D94">
          <w:rPr>
            <w:i/>
            <w:iCs/>
          </w:rPr>
          <w:t xml:space="preserve"> </w:t>
        </w:r>
        <w:r w:rsidR="001A0D94" w:rsidRPr="005223F4">
          <w:rPr>
            <w:i/>
            <w:iCs/>
          </w:rPr>
          <w:t>or to global elements</w:t>
        </w:r>
      </w:ins>
      <w:ins w:id="19838" w:author="Steve Hanson" w:date="2012-02-27T19:22:00Z">
        <w:r w:rsidR="00A5654C">
          <w:rPr>
            <w:i/>
            <w:iCs/>
          </w:rPr>
          <w:t>)</w:t>
        </w:r>
      </w:ins>
      <w:commentRangeEnd w:id="19835"/>
      <w:r w:rsidR="00A5654C">
        <w:rPr>
          <w:rStyle w:val="CommentReference"/>
        </w:rPr>
        <w:commentReference w:id="19835"/>
      </w:r>
    </w:p>
    <w:p w14:paraId="721E13AB" w14:textId="77777777" w:rsidR="00904A83" w:rsidRPr="005223F4" w:rsidRDefault="00904A83" w:rsidP="00490325">
      <w:pPr>
        <w:pStyle w:val="nobreak"/>
        <w:numPr>
          <w:ilvl w:val="1"/>
          <w:numId w:val="41"/>
        </w:numPr>
        <w:ind w:left="1434" w:hanging="357"/>
      </w:pPr>
      <w:r w:rsidRPr="005223F4">
        <w:t>dfdl:inputValueCalc (if set the</w:t>
      </w:r>
      <w:ins w:id="19839" w:author="Steve Hanson" w:date="2012-02-29T15:00:00Z">
        <w:r w:rsidR="001A0D94">
          <w:t>n</w:t>
        </w:r>
      </w:ins>
      <w:del w:id="19840" w:author="Steve Hanson" w:date="2012-02-29T15:00:00Z">
        <w:r w:rsidRPr="005223F4" w:rsidDel="001A0D94">
          <w:delText>m</w:delText>
        </w:r>
      </w:del>
      <w:r w:rsidRPr="005223F4">
        <w:t xml:space="preserve"> element is ignored)</w:t>
      </w:r>
    </w:p>
    <w:p w14:paraId="06E586E1" w14:textId="77777777" w:rsidR="00FA2ECD" w:rsidRPr="005223F4" w:rsidRDefault="00FA2ECD" w:rsidP="00490325">
      <w:pPr>
        <w:pStyle w:val="nobreak"/>
        <w:numPr>
          <w:ilvl w:val="1"/>
          <w:numId w:val="41"/>
        </w:numPr>
        <w:ind w:left="1434" w:hanging="357"/>
      </w:pPr>
      <w:r w:rsidRPr="005223F4">
        <w:t>dfdl:outputValueCalc</w:t>
      </w:r>
    </w:p>
    <w:p w14:paraId="2E740DAD" w14:textId="77777777" w:rsidR="00FA2ECD" w:rsidRPr="005223F4" w:rsidRDefault="00FA2ECD" w:rsidP="00FA2ECD">
      <w:pPr>
        <w:numPr>
          <w:ilvl w:val="0"/>
          <w:numId w:val="45"/>
        </w:numPr>
        <w:rPr>
          <w:i/>
        </w:rPr>
      </w:pPr>
      <w:r w:rsidRPr="005223F4">
        <w:rPr>
          <w:i/>
        </w:rPr>
        <w:t>Unparsing: common</w:t>
      </w:r>
    </w:p>
    <w:p w14:paraId="353D7892" w14:textId="338DB216" w:rsidR="00FA2ECD" w:rsidRPr="005223F4" w:rsidDel="004E7B13" w:rsidRDefault="00FA2ECD">
      <w:pPr>
        <w:pStyle w:val="nobreak"/>
        <w:numPr>
          <w:ilvl w:val="1"/>
          <w:numId w:val="41"/>
        </w:numPr>
        <w:ind w:left="1434" w:hanging="357"/>
        <w:rPr>
          <w:del w:id="19841" w:author="mbeckerle" w:date="2012-04-22T21:12:00Z"/>
        </w:rPr>
        <w:pPrChange w:id="19842" w:author="Steve Hanson" w:date="2012-02-23T12:12:00Z">
          <w:pPr>
            <w:pStyle w:val="nobreak"/>
            <w:numPr>
              <w:ilvl w:val="1"/>
              <w:numId w:val="62"/>
            </w:numPr>
            <w:tabs>
              <w:tab w:val="num" w:pos="1440"/>
            </w:tabs>
            <w:ind w:left="1434" w:hanging="357"/>
          </w:pPr>
        </w:pPrChange>
      </w:pPr>
      <w:commentRangeStart w:id="19843"/>
      <w:del w:id="19844" w:author="mbeckerle" w:date="2012-04-22T21:12:00Z">
        <w:r w:rsidRPr="005223F4" w:rsidDel="004E7B13">
          <w:delText xml:space="preserve">dfdl:byteOrder </w:delText>
        </w:r>
        <w:commentRangeEnd w:id="19843"/>
        <w:r w:rsidR="003554C6" w:rsidDel="004E7B13">
          <w:rPr>
            <w:rStyle w:val="CommentReference"/>
          </w:rPr>
          <w:commentReference w:id="19843"/>
        </w:r>
      </w:del>
    </w:p>
    <w:p w14:paraId="124740E6" w14:textId="77777777" w:rsidR="00FA2ECD" w:rsidRPr="005223F4" w:rsidRDefault="00FA2ECD" w:rsidP="00FA2ECD">
      <w:pPr>
        <w:numPr>
          <w:ilvl w:val="1"/>
          <w:numId w:val="41"/>
        </w:numPr>
      </w:pPr>
      <w:r w:rsidRPr="005223F4">
        <w:t>dfdl:outputNewLine</w:t>
      </w:r>
    </w:p>
    <w:p w14:paraId="52917273" w14:textId="77777777" w:rsidR="00FA2ECD" w:rsidRPr="005223F4" w:rsidRDefault="00FA2ECD" w:rsidP="00490325">
      <w:pPr>
        <w:pStyle w:val="nobreak"/>
        <w:numPr>
          <w:ilvl w:val="1"/>
          <w:numId w:val="41"/>
        </w:numPr>
        <w:ind w:left="1434" w:hanging="357"/>
      </w:pPr>
      <w:r w:rsidRPr="005223F4">
        <w:t xml:space="preserve">dfdl:encoding </w:t>
      </w:r>
    </w:p>
    <w:p w14:paraId="30E076C7" w14:textId="77777777" w:rsidR="007543AA" w:rsidRPr="005223F4" w:rsidRDefault="007543AA" w:rsidP="007543AA">
      <w:pPr>
        <w:numPr>
          <w:ilvl w:val="2"/>
          <w:numId w:val="41"/>
        </w:numPr>
      </w:pPr>
      <w:r w:rsidRPr="005223F4">
        <w:t>'UTF-16'</w:t>
      </w:r>
      <w:r w:rsidR="005B0FE2" w:rsidRPr="005223F4">
        <w:t xml:space="preserve"> 'UTF-16BE' 'UTF-16LE'</w:t>
      </w:r>
    </w:p>
    <w:p w14:paraId="2E397155" w14:textId="77777777" w:rsidR="007543AA" w:rsidRPr="005223F4" w:rsidRDefault="00050432" w:rsidP="007543AA">
      <w:pPr>
        <w:numPr>
          <w:ilvl w:val="3"/>
          <w:numId w:val="41"/>
        </w:numPr>
      </w:pPr>
      <w:r>
        <w:t>dfdl:utf16Width</w:t>
      </w:r>
    </w:p>
    <w:p w14:paraId="6CBD96D4" w14:textId="77777777" w:rsidR="00FA2ECD" w:rsidRPr="005223F4" w:rsidRDefault="00FA2ECD" w:rsidP="00FA2ECD">
      <w:pPr>
        <w:numPr>
          <w:ilvl w:val="1"/>
          <w:numId w:val="41"/>
        </w:numPr>
      </w:pPr>
      <w:r w:rsidRPr="005223F4">
        <w:t>dfdl:fillByte</w:t>
      </w:r>
    </w:p>
    <w:p w14:paraId="405031C3" w14:textId="77777777" w:rsidR="00FA2ECD" w:rsidRPr="005223F4" w:rsidRDefault="00FA2ECD" w:rsidP="00FA2ECD">
      <w:pPr>
        <w:numPr>
          <w:ilvl w:val="0"/>
          <w:numId w:val="41"/>
        </w:numPr>
        <w:rPr>
          <w:i/>
        </w:rPr>
      </w:pPr>
      <w:r w:rsidRPr="005223F4">
        <w:rPr>
          <w:i/>
        </w:rPr>
        <w:t xml:space="preserve">Unparsing: repeats </w:t>
      </w:r>
      <w:r w:rsidR="003A482E" w:rsidRPr="005223F4">
        <w:rPr>
          <w:i/>
        </w:rPr>
        <w:t>(</w:t>
      </w:r>
      <w:r w:rsidR="003A482E" w:rsidRPr="005223F4">
        <w:rPr>
          <w:i/>
          <w:iCs/>
        </w:rPr>
        <w:t xml:space="preserve">does not apply to </w:t>
      </w:r>
      <w:ins w:id="19845" w:author="Steve Hanson" w:date="2012-02-27T19:23:00Z">
        <w:r w:rsidR="00A5654C">
          <w:rPr>
            <w:i/>
            <w:iCs/>
          </w:rPr>
          <w:t>dfdl:</w:t>
        </w:r>
      </w:ins>
      <w:r w:rsidR="003A482E" w:rsidRPr="005223F4">
        <w:rPr>
          <w:i/>
          <w:iCs/>
        </w:rPr>
        <w:t>simple</w:t>
      </w:r>
      <w:ins w:id="19846" w:author="Steve Hanson" w:date="2012-02-27T19:23:00Z">
        <w:r w:rsidR="00A5654C">
          <w:rPr>
            <w:i/>
            <w:iCs/>
          </w:rPr>
          <w:t>T</w:t>
        </w:r>
      </w:ins>
      <w:del w:id="19847" w:author="Steve Hanson" w:date="2012-02-27T19:23:00Z">
        <w:r w:rsidR="003A482E" w:rsidRPr="005223F4" w:rsidDel="00A5654C">
          <w:rPr>
            <w:i/>
            <w:iCs/>
          </w:rPr>
          <w:delText xml:space="preserve"> t</w:delText>
        </w:r>
      </w:del>
      <w:r w:rsidR="003A482E" w:rsidRPr="005223F4">
        <w:rPr>
          <w:i/>
          <w:iCs/>
        </w:rPr>
        <w:t>ype</w:t>
      </w:r>
      <w:del w:id="19848" w:author="Steve Hanson" w:date="2012-02-27T19:23:00Z">
        <w:r w:rsidR="003A482E" w:rsidRPr="005223F4" w:rsidDel="00A5654C">
          <w:rPr>
            <w:i/>
            <w:iCs/>
          </w:rPr>
          <w:delText>s</w:delText>
        </w:r>
      </w:del>
      <w:r w:rsidR="003A482E" w:rsidRPr="005223F4">
        <w:rPr>
          <w:i/>
          <w:iCs/>
        </w:rPr>
        <w:t xml:space="preserve"> or to global elements)</w:t>
      </w:r>
    </w:p>
    <w:p w14:paraId="5F91CB4C" w14:textId="7866093C" w:rsidR="00F7244C" w:rsidRDefault="00F7244C" w:rsidP="00F7244C">
      <w:pPr>
        <w:numPr>
          <w:ilvl w:val="1"/>
          <w:numId w:val="41"/>
        </w:numPr>
      </w:pPr>
      <w:r>
        <w:t>(</w:t>
      </w:r>
      <w:del w:id="19849" w:author="Steve Hanson" w:date="2013-03-28T18:08:00Z">
        <w:r w:rsidDel="00767A8A">
          <w:delText>xs:</w:delText>
        </w:r>
      </w:del>
      <w:r>
        <w:t>maxOccurs &gt; 1 or unbounded) or (</w:t>
      </w:r>
      <w:del w:id="19850" w:author="Steve Hanson" w:date="2013-03-28T18:08:00Z">
        <w:r w:rsidDel="00767A8A">
          <w:delText>xs:</w:delText>
        </w:r>
      </w:del>
      <w:r>
        <w:t xml:space="preserve">minOccurs = 0 and </w:t>
      </w:r>
      <w:del w:id="19851" w:author="Steve Hanson" w:date="2013-03-28T18:08:00Z">
        <w:r w:rsidDel="00767A8A">
          <w:delText>xs:</w:delText>
        </w:r>
      </w:del>
      <w:r>
        <w:t>maxOccurs = 1)</w:t>
      </w:r>
    </w:p>
    <w:p w14:paraId="77310B0E" w14:textId="148821CA" w:rsidR="00F7244C" w:rsidRPr="005223F4" w:rsidRDefault="00F7244C" w:rsidP="00F7244C">
      <w:pPr>
        <w:numPr>
          <w:ilvl w:val="2"/>
          <w:numId w:val="41"/>
        </w:numPr>
      </w:pPr>
      <w:commentRangeStart w:id="19852"/>
      <w:r w:rsidRPr="005223F4">
        <w:t>dfdl:occursCountKind</w:t>
      </w:r>
      <w:commentRangeEnd w:id="19852"/>
      <w:r w:rsidR="003554C6">
        <w:rPr>
          <w:rStyle w:val="CommentReference"/>
        </w:rPr>
        <w:commentReference w:id="19852"/>
      </w:r>
      <w:r w:rsidRPr="005223F4">
        <w:t xml:space="preserve"> </w:t>
      </w:r>
    </w:p>
    <w:p w14:paraId="727C26E5" w14:textId="7A47ABDC" w:rsidR="004830A8" w:rsidRPr="00490325" w:rsidDel="00490325" w:rsidRDefault="00F7244C" w:rsidP="00F7244C">
      <w:pPr>
        <w:numPr>
          <w:ilvl w:val="3"/>
          <w:numId w:val="41"/>
        </w:numPr>
        <w:rPr>
          <w:ins w:id="19853" w:author="mbeckerle" w:date="2012-04-22T23:10:00Z"/>
          <w:del w:id="19854" w:author="Steve Hanson" w:date="2012-08-10T14:25:00Z"/>
        </w:rPr>
      </w:pPr>
      <w:del w:id="19855" w:author="Steve Hanson" w:date="2012-08-10T14:25:00Z">
        <w:r w:rsidRPr="005223F4" w:rsidDel="00490325">
          <w:rPr>
            <w:i/>
            <w:iCs/>
          </w:rPr>
          <w:delText>"</w:delText>
        </w:r>
      </w:del>
      <w:ins w:id="19856" w:author="mbeckerle" w:date="2012-04-22T23:10:00Z">
        <w:del w:id="19857" w:author="Steve Hanson" w:date="2012-08-10T14:25:00Z">
          <w:r w:rsidR="004830A8" w:rsidDel="00490325">
            <w:rPr>
              <w:i/>
              <w:iCs/>
            </w:rPr>
            <w:delText>implicit"</w:delText>
          </w:r>
        </w:del>
      </w:ins>
    </w:p>
    <w:p w14:paraId="2F82203B" w14:textId="6786AFAD" w:rsidR="00F7244C" w:rsidRPr="005223F4" w:rsidRDefault="004830A8" w:rsidP="00F7244C">
      <w:pPr>
        <w:numPr>
          <w:ilvl w:val="3"/>
          <w:numId w:val="41"/>
        </w:numPr>
      </w:pPr>
      <w:ins w:id="19858" w:author="mbeckerle" w:date="2012-04-22T23:10:00Z">
        <w:r>
          <w:rPr>
            <w:i/>
            <w:iCs/>
          </w:rPr>
          <w:t>"</w:t>
        </w:r>
      </w:ins>
      <w:r w:rsidR="00F7244C" w:rsidRPr="005223F4">
        <w:rPr>
          <w:i/>
          <w:iCs/>
        </w:rPr>
        <w:t>expression"</w:t>
      </w:r>
      <w:r w:rsidR="00F7244C" w:rsidRPr="005223F4">
        <w:t xml:space="preserve"> </w:t>
      </w:r>
    </w:p>
    <w:p w14:paraId="2E1B52EC" w14:textId="77777777" w:rsidR="00F7244C" w:rsidRPr="005223F4" w:rsidRDefault="00F7244C" w:rsidP="00F7244C">
      <w:pPr>
        <w:numPr>
          <w:ilvl w:val="4"/>
          <w:numId w:val="41"/>
        </w:numPr>
      </w:pPr>
      <w:r w:rsidRPr="005223F4">
        <w:t xml:space="preserve">dfdl:occursCount </w:t>
      </w:r>
    </w:p>
    <w:p w14:paraId="6948F941" w14:textId="51488B80" w:rsidR="00F7244C" w:rsidRPr="005223F4" w:rsidRDefault="00F7244C" w:rsidP="00F7244C">
      <w:pPr>
        <w:numPr>
          <w:ilvl w:val="3"/>
          <w:numId w:val="41"/>
        </w:numPr>
      </w:pPr>
      <w:r w:rsidRPr="005223F4">
        <w:rPr>
          <w:i/>
          <w:iCs/>
        </w:rPr>
        <w:t>"fixed"</w:t>
      </w:r>
      <w:ins w:id="19859" w:author="Steve Hanson" w:date="2012-08-10T14:24:00Z">
        <w:r w:rsidR="00490325">
          <w:rPr>
            <w:i/>
            <w:iCs/>
          </w:rPr>
          <w:t>, “implicit”</w:t>
        </w:r>
      </w:ins>
      <w:r w:rsidRPr="005223F4">
        <w:t xml:space="preserve"> </w:t>
      </w:r>
    </w:p>
    <w:p w14:paraId="671C7F8B" w14:textId="58B40A29" w:rsidR="00490325" w:rsidRDefault="00490325" w:rsidP="00F7244C">
      <w:pPr>
        <w:numPr>
          <w:ilvl w:val="4"/>
          <w:numId w:val="41"/>
        </w:numPr>
        <w:rPr>
          <w:ins w:id="19860" w:author="Steve Hanson" w:date="2012-08-10T14:24:00Z"/>
        </w:rPr>
      </w:pPr>
      <w:ins w:id="19861" w:author="Steve Hanson" w:date="2012-08-10T14:25:00Z">
        <w:r>
          <w:t>minOccurs</w:t>
        </w:r>
      </w:ins>
    </w:p>
    <w:p w14:paraId="2F8F246E" w14:textId="3448FB01" w:rsidR="00F7244C" w:rsidRPr="005223F4" w:rsidRDefault="00F7244C" w:rsidP="00F7244C">
      <w:pPr>
        <w:numPr>
          <w:ilvl w:val="4"/>
          <w:numId w:val="41"/>
        </w:numPr>
      </w:pPr>
      <w:del w:id="19862" w:author="Steve Hanson" w:date="2013-03-28T18:09:00Z">
        <w:r w:rsidRPr="005223F4" w:rsidDel="00767A8A">
          <w:delText>xs:</w:delText>
        </w:r>
      </w:del>
      <w:r w:rsidRPr="005223F4">
        <w:t xml:space="preserve">maxOccurs </w:t>
      </w:r>
    </w:p>
    <w:p w14:paraId="2175666E" w14:textId="77777777" w:rsidR="00F7244C" w:rsidRPr="005223F4" w:rsidRDefault="00F7244C" w:rsidP="00F7244C">
      <w:pPr>
        <w:numPr>
          <w:ilvl w:val="3"/>
          <w:numId w:val="41"/>
        </w:numPr>
      </w:pPr>
      <w:r w:rsidRPr="005223F4">
        <w:rPr>
          <w:i/>
          <w:iCs/>
        </w:rPr>
        <w:t>"parsed"</w:t>
      </w:r>
      <w:r w:rsidRPr="005223F4">
        <w:t xml:space="preserve"> </w:t>
      </w:r>
    </w:p>
    <w:p w14:paraId="2FE754F7" w14:textId="77777777" w:rsidR="00F7244C" w:rsidRPr="005223F4" w:rsidRDefault="00F7244C" w:rsidP="00F7244C">
      <w:pPr>
        <w:numPr>
          <w:ilvl w:val="3"/>
          <w:numId w:val="41"/>
        </w:numPr>
      </w:pPr>
      <w:r w:rsidRPr="005223F4">
        <w:rPr>
          <w:i/>
          <w:iCs/>
        </w:rPr>
        <w:t>"stopValue"</w:t>
      </w:r>
      <w:r w:rsidRPr="005223F4">
        <w:t xml:space="preserve"> </w:t>
      </w:r>
    </w:p>
    <w:p w14:paraId="58B35AC0" w14:textId="77777777" w:rsidR="00F7244C" w:rsidRPr="005223F4" w:rsidRDefault="00F7244C" w:rsidP="00F7244C">
      <w:pPr>
        <w:numPr>
          <w:ilvl w:val="4"/>
          <w:numId w:val="41"/>
        </w:numPr>
      </w:pPr>
      <w:r w:rsidRPr="005223F4">
        <w:t>dfdl:occursStopValue</w:t>
      </w:r>
    </w:p>
    <w:p w14:paraId="73AD5B7A" w14:textId="77777777" w:rsidR="00FA2ECD" w:rsidRPr="005223F4" w:rsidRDefault="00FA2ECD" w:rsidP="00FA2ECD">
      <w:pPr>
        <w:pStyle w:val="nobreak"/>
        <w:numPr>
          <w:ilvl w:val="0"/>
          <w:numId w:val="41"/>
        </w:numPr>
        <w:rPr>
          <w:i/>
        </w:rPr>
      </w:pPr>
      <w:r w:rsidRPr="005223F4">
        <w:rPr>
          <w:i/>
        </w:rPr>
        <w:t xml:space="preserve">Unparsing: conversion </w:t>
      </w:r>
    </w:p>
    <w:p w14:paraId="5C9B4E74" w14:textId="77777777" w:rsidR="00FA2ECD" w:rsidRPr="005223F4" w:rsidRDefault="00FA2ECD" w:rsidP="00FA2ECD">
      <w:pPr>
        <w:pStyle w:val="nobreak"/>
        <w:numPr>
          <w:ilvl w:val="1"/>
          <w:numId w:val="41"/>
        </w:numPr>
      </w:pPr>
      <w:r w:rsidRPr="005223F4">
        <w:t xml:space="preserve">dfdl:useNilForDefault </w:t>
      </w:r>
      <w:r w:rsidR="003A482E" w:rsidRPr="005223F4">
        <w:rPr>
          <w:i/>
        </w:rPr>
        <w:t>(</w:t>
      </w:r>
      <w:r w:rsidR="003A482E" w:rsidRPr="005223F4">
        <w:rPr>
          <w:i/>
          <w:iCs/>
        </w:rPr>
        <w:t xml:space="preserve">does not apply to </w:t>
      </w:r>
      <w:ins w:id="19863" w:author="Steve Hanson" w:date="2012-02-27T19:23:00Z">
        <w:r w:rsidR="00A5654C">
          <w:rPr>
            <w:i/>
            <w:iCs/>
          </w:rPr>
          <w:t>dfdl:</w:t>
        </w:r>
      </w:ins>
      <w:r w:rsidR="003A482E" w:rsidRPr="005223F4">
        <w:rPr>
          <w:i/>
          <w:iCs/>
        </w:rPr>
        <w:t>simple</w:t>
      </w:r>
      <w:ins w:id="19864" w:author="Steve Hanson" w:date="2012-02-27T19:23:00Z">
        <w:r w:rsidR="00A5654C">
          <w:rPr>
            <w:i/>
            <w:iCs/>
          </w:rPr>
          <w:t>T</w:t>
        </w:r>
      </w:ins>
      <w:del w:id="19865" w:author="Steve Hanson" w:date="2012-02-27T19:23:00Z">
        <w:r w:rsidR="003A482E" w:rsidRPr="005223F4" w:rsidDel="00A5654C">
          <w:rPr>
            <w:i/>
            <w:iCs/>
          </w:rPr>
          <w:delText xml:space="preserve"> t</w:delText>
        </w:r>
      </w:del>
      <w:r w:rsidR="003A482E" w:rsidRPr="005223F4">
        <w:rPr>
          <w:i/>
          <w:iCs/>
        </w:rPr>
        <w:t>ype</w:t>
      </w:r>
      <w:del w:id="19866" w:author="Steve Hanson" w:date="2012-02-27T19:23:00Z">
        <w:r w:rsidR="003A482E" w:rsidRPr="005223F4" w:rsidDel="00A5654C">
          <w:rPr>
            <w:i/>
            <w:iCs/>
          </w:rPr>
          <w:delText>s</w:delText>
        </w:r>
      </w:del>
      <w:r w:rsidR="003A482E" w:rsidRPr="005223F4">
        <w:rPr>
          <w:i/>
          <w:iCs/>
        </w:rPr>
        <w:t>)</w:t>
      </w:r>
    </w:p>
    <w:p w14:paraId="4D1DB126" w14:textId="77777777" w:rsidR="00FA2ECD" w:rsidRPr="005223F4" w:rsidRDefault="00FA2ECD" w:rsidP="00FA2ECD">
      <w:pPr>
        <w:pStyle w:val="nobreak"/>
        <w:numPr>
          <w:ilvl w:val="2"/>
          <w:numId w:val="41"/>
        </w:numPr>
        <w:rPr>
          <w:i/>
        </w:rPr>
      </w:pPr>
      <w:r w:rsidRPr="005223F4">
        <w:rPr>
          <w:i/>
        </w:rPr>
        <w:t>“true”</w:t>
      </w:r>
    </w:p>
    <w:p w14:paraId="0721E60F" w14:textId="77777777" w:rsidR="00FA2ECD" w:rsidRPr="005223F4" w:rsidRDefault="00FA2ECD" w:rsidP="00FA2ECD">
      <w:pPr>
        <w:pStyle w:val="nobreak"/>
        <w:numPr>
          <w:ilvl w:val="3"/>
          <w:numId w:val="41"/>
        </w:numPr>
        <w:rPr>
          <w:i/>
        </w:rPr>
      </w:pPr>
      <w:r w:rsidRPr="005223F4">
        <w:rPr>
          <w:i/>
        </w:rPr>
        <w:t>None</w:t>
      </w:r>
    </w:p>
    <w:p w14:paraId="3A838C77" w14:textId="77777777" w:rsidR="00FA2ECD" w:rsidRPr="005223F4" w:rsidRDefault="00FA2ECD" w:rsidP="00FA2ECD">
      <w:pPr>
        <w:pStyle w:val="nobreak"/>
        <w:numPr>
          <w:ilvl w:val="2"/>
          <w:numId w:val="41"/>
        </w:numPr>
        <w:rPr>
          <w:i/>
        </w:rPr>
      </w:pPr>
      <w:r w:rsidRPr="005223F4">
        <w:rPr>
          <w:i/>
        </w:rPr>
        <w:t>“false”</w:t>
      </w:r>
    </w:p>
    <w:p w14:paraId="63B081DA" w14:textId="7BEA6087" w:rsidR="00FA2ECD" w:rsidRPr="005223F4" w:rsidRDefault="00571C11" w:rsidP="00FA2ECD">
      <w:pPr>
        <w:pStyle w:val="nobreak"/>
        <w:numPr>
          <w:ilvl w:val="3"/>
          <w:numId w:val="41"/>
        </w:numPr>
      </w:pPr>
      <w:ins w:id="19867" w:author="Steve Hanson" w:date="2013-03-28T18:23:00Z">
        <w:r>
          <w:t xml:space="preserve">XSDL </w:t>
        </w:r>
      </w:ins>
      <w:del w:id="19868" w:author="Steve Hanson" w:date="2013-03-28T18:23:00Z">
        <w:r w:rsidR="00FA2ECD" w:rsidRPr="005223F4" w:rsidDel="00571C11">
          <w:delText>xs:</w:delText>
        </w:r>
      </w:del>
      <w:r w:rsidR="00FA2ECD" w:rsidRPr="005223F4">
        <w:t xml:space="preserve">default </w:t>
      </w:r>
      <w:r w:rsidR="00FA2ECD" w:rsidRPr="005223F4">
        <w:rPr>
          <w:i/>
        </w:rPr>
        <w:t>or</w:t>
      </w:r>
      <w:r w:rsidR="00FA2ECD" w:rsidRPr="005223F4">
        <w:t xml:space="preserve"> </w:t>
      </w:r>
      <w:del w:id="19869" w:author="Steve Hanson" w:date="2013-03-28T18:23:00Z">
        <w:r w:rsidR="00FA2ECD" w:rsidRPr="005223F4" w:rsidDel="00571C11">
          <w:delText>xs:</w:delText>
        </w:r>
      </w:del>
      <w:r w:rsidR="00FA2ECD" w:rsidRPr="005223F4">
        <w:t>fixed</w:t>
      </w:r>
    </w:p>
    <w:p w14:paraId="0572731F" w14:textId="6FD76F1F" w:rsidR="00FA2ECD" w:rsidRPr="005223F4" w:rsidRDefault="00767A8A" w:rsidP="00FA2ECD">
      <w:pPr>
        <w:pStyle w:val="nobreak"/>
        <w:numPr>
          <w:ilvl w:val="1"/>
          <w:numId w:val="41"/>
        </w:numPr>
      </w:pPr>
      <w:ins w:id="19870" w:author="Steve Hanson" w:date="2013-03-28T18:12:00Z">
        <w:r>
          <w:t xml:space="preserve">XSDL </w:t>
        </w:r>
      </w:ins>
      <w:del w:id="19871" w:author="Steve Hanson" w:date="2013-03-28T18:12:00Z">
        <w:r w:rsidR="00FA2ECD" w:rsidRPr="005223F4" w:rsidDel="00767A8A">
          <w:delText>xs:</w:delText>
        </w:r>
      </w:del>
      <w:r w:rsidR="00FA2ECD" w:rsidRPr="005223F4">
        <w:t xml:space="preserve">nillable </w:t>
      </w:r>
      <w:r w:rsidR="003A482E" w:rsidRPr="005223F4">
        <w:rPr>
          <w:i/>
        </w:rPr>
        <w:t>(</w:t>
      </w:r>
      <w:r w:rsidR="003A482E" w:rsidRPr="005223F4">
        <w:rPr>
          <w:i/>
          <w:iCs/>
        </w:rPr>
        <w:t xml:space="preserve">does not apply to </w:t>
      </w:r>
      <w:ins w:id="19872" w:author="Steve Hanson" w:date="2012-02-27T19:23:00Z">
        <w:r w:rsidR="00A5654C">
          <w:rPr>
            <w:i/>
            <w:iCs/>
          </w:rPr>
          <w:t>dfdl:</w:t>
        </w:r>
      </w:ins>
      <w:r w:rsidR="003A482E" w:rsidRPr="005223F4">
        <w:rPr>
          <w:i/>
          <w:iCs/>
        </w:rPr>
        <w:t>simple</w:t>
      </w:r>
      <w:ins w:id="19873" w:author="Steve Hanson" w:date="2012-02-27T19:23:00Z">
        <w:r w:rsidR="00A5654C">
          <w:rPr>
            <w:i/>
            <w:iCs/>
          </w:rPr>
          <w:t>T</w:t>
        </w:r>
      </w:ins>
      <w:del w:id="19874" w:author="Steve Hanson" w:date="2012-02-27T19:23:00Z">
        <w:r w:rsidR="003A482E" w:rsidRPr="005223F4" w:rsidDel="00A5654C">
          <w:rPr>
            <w:i/>
            <w:iCs/>
          </w:rPr>
          <w:delText xml:space="preserve"> t</w:delText>
        </w:r>
      </w:del>
      <w:r w:rsidR="003A482E" w:rsidRPr="005223F4">
        <w:rPr>
          <w:i/>
          <w:iCs/>
        </w:rPr>
        <w:t>ype</w:t>
      </w:r>
      <w:del w:id="19875" w:author="Steve Hanson" w:date="2012-02-27T19:23:00Z">
        <w:r w:rsidR="003A482E" w:rsidRPr="005223F4" w:rsidDel="00A5654C">
          <w:rPr>
            <w:i/>
            <w:iCs/>
          </w:rPr>
          <w:delText>s</w:delText>
        </w:r>
      </w:del>
      <w:r w:rsidR="003A482E" w:rsidRPr="005223F4">
        <w:rPr>
          <w:i/>
          <w:iCs/>
        </w:rPr>
        <w:t>)</w:t>
      </w:r>
    </w:p>
    <w:p w14:paraId="12B72775" w14:textId="77777777" w:rsidR="00FA2ECD" w:rsidRPr="005223F4" w:rsidRDefault="00FA2ECD" w:rsidP="00FA2ECD">
      <w:pPr>
        <w:pStyle w:val="nobreak"/>
        <w:numPr>
          <w:ilvl w:val="2"/>
          <w:numId w:val="41"/>
        </w:numPr>
      </w:pPr>
      <w:r w:rsidRPr="005223F4">
        <w:t xml:space="preserve">dfdl:nilKind </w:t>
      </w:r>
    </w:p>
    <w:p w14:paraId="17717A04" w14:textId="77777777" w:rsidR="00FA2ECD" w:rsidRPr="005223F4" w:rsidRDefault="00FA2ECD" w:rsidP="00FA2ECD">
      <w:pPr>
        <w:pStyle w:val="nobreak"/>
        <w:numPr>
          <w:ilvl w:val="3"/>
          <w:numId w:val="41"/>
        </w:numPr>
        <w:rPr>
          <w:i/>
        </w:rPr>
      </w:pPr>
      <w:r w:rsidRPr="005223F4">
        <w:rPr>
          <w:i/>
        </w:rPr>
        <w:t xml:space="preserve">"literalValue", "logicalValue", "literalCharacter" </w:t>
      </w:r>
    </w:p>
    <w:p w14:paraId="77629C01" w14:textId="77777777" w:rsidR="00FA2ECD" w:rsidRPr="005223F4" w:rsidRDefault="00FA2ECD" w:rsidP="00FA2ECD">
      <w:pPr>
        <w:pStyle w:val="nobreak"/>
        <w:numPr>
          <w:ilvl w:val="4"/>
          <w:numId w:val="41"/>
        </w:numPr>
      </w:pPr>
      <w:r w:rsidRPr="005223F4">
        <w:t xml:space="preserve">dfdl:nilValue </w:t>
      </w:r>
    </w:p>
    <w:p w14:paraId="1D07C72E" w14:textId="5DF210D6" w:rsidR="00FA2ECD" w:rsidRPr="005223F4" w:rsidRDefault="00B75180" w:rsidP="00FA2ECD">
      <w:pPr>
        <w:numPr>
          <w:ilvl w:val="1"/>
          <w:numId w:val="41"/>
        </w:numPr>
      </w:pPr>
      <w:ins w:id="19876" w:author="mbeckerle" w:date="2013-07-11T18:16:00Z">
        <w:r>
          <w:t xml:space="preserve">XSD </w:t>
        </w:r>
      </w:ins>
      <w:del w:id="19877" w:author="mbeckerle" w:date="2013-07-11T18:16:00Z">
        <w:r w:rsidR="00FA2ECD" w:rsidRPr="005223F4" w:rsidDel="00B75180">
          <w:delText>xs:</w:delText>
        </w:r>
      </w:del>
      <w:r w:rsidR="00FA2ECD" w:rsidRPr="005223F4">
        <w:t>type</w:t>
      </w:r>
      <w:ins w:id="19878" w:author="mbeckerle" w:date="2013-07-11T18:16:00Z">
        <w:r>
          <w:t xml:space="preserve"> property</w:t>
        </w:r>
      </w:ins>
      <w:r w:rsidR="00FA2ECD" w:rsidRPr="005223F4">
        <w:t xml:space="preserve"> </w:t>
      </w:r>
    </w:p>
    <w:p w14:paraId="4E70EA14" w14:textId="77777777" w:rsidR="00FA2ECD" w:rsidRPr="005223F4" w:rsidRDefault="00FA2ECD" w:rsidP="00FA2ECD">
      <w:pPr>
        <w:numPr>
          <w:ilvl w:val="2"/>
          <w:numId w:val="41"/>
        </w:numPr>
      </w:pPr>
      <w:r w:rsidRPr="005223F4">
        <w:rPr>
          <w:i/>
          <w:iCs/>
        </w:rPr>
        <w:t>"Number"</w:t>
      </w:r>
      <w:r w:rsidRPr="005223F4">
        <w:t xml:space="preserve"> </w:t>
      </w:r>
    </w:p>
    <w:p w14:paraId="5CD0EE36" w14:textId="77777777" w:rsidR="009C123C" w:rsidRPr="005223F4" w:rsidRDefault="009C123C" w:rsidP="00FA2ECD">
      <w:pPr>
        <w:numPr>
          <w:ilvl w:val="3"/>
          <w:numId w:val="41"/>
        </w:numPr>
      </w:pPr>
      <w:r w:rsidRPr="005223F4">
        <w:t>dfdl:</w:t>
      </w:r>
      <w:r w:rsidRPr="00E62EDC">
        <w:rPr>
          <w:rFonts w:cs="Arial"/>
        </w:rPr>
        <w:t>decimalSigned</w:t>
      </w:r>
    </w:p>
    <w:p w14:paraId="564F6B80" w14:textId="77777777" w:rsidR="00FA2ECD" w:rsidRPr="005223F4" w:rsidRDefault="00FA2ECD" w:rsidP="00FA2ECD">
      <w:pPr>
        <w:numPr>
          <w:ilvl w:val="3"/>
          <w:numId w:val="41"/>
        </w:numPr>
      </w:pPr>
      <w:r w:rsidRPr="005223F4">
        <w:t xml:space="preserve">dfdl:representation </w:t>
      </w:r>
    </w:p>
    <w:p w14:paraId="3FDBFE31" w14:textId="77777777" w:rsidR="00FA2ECD" w:rsidRPr="005223F4" w:rsidRDefault="00FA2ECD" w:rsidP="00FA2ECD">
      <w:pPr>
        <w:numPr>
          <w:ilvl w:val="4"/>
          <w:numId w:val="41"/>
        </w:numPr>
      </w:pPr>
      <w:r w:rsidRPr="005223F4">
        <w:rPr>
          <w:i/>
          <w:iCs/>
        </w:rPr>
        <w:t>"text"</w:t>
      </w:r>
      <w:r w:rsidRPr="005223F4">
        <w:t xml:space="preserve"> </w:t>
      </w:r>
    </w:p>
    <w:p w14:paraId="75B37ED4" w14:textId="77777777" w:rsidR="00FA2ECD" w:rsidRPr="005223F4" w:rsidRDefault="00FA2ECD" w:rsidP="00FA2ECD">
      <w:pPr>
        <w:numPr>
          <w:ilvl w:val="5"/>
          <w:numId w:val="41"/>
        </w:numPr>
      </w:pPr>
      <w:r w:rsidRPr="005223F4">
        <w:t>dfdl:</w:t>
      </w:r>
      <w:r w:rsidR="00DD19E7" w:rsidRPr="005223F4">
        <w:t>textNumberRep</w:t>
      </w:r>
    </w:p>
    <w:p w14:paraId="021593D7" w14:textId="77777777" w:rsidR="00100FF7" w:rsidRPr="005223F4" w:rsidRDefault="00100FF7" w:rsidP="00100FF7">
      <w:pPr>
        <w:numPr>
          <w:ilvl w:val="6"/>
          <w:numId w:val="42"/>
        </w:numPr>
        <w:rPr>
          <w:i/>
          <w:iCs/>
        </w:rPr>
      </w:pPr>
      <w:r w:rsidRPr="005223F4">
        <w:rPr>
          <w:i/>
          <w:iCs/>
        </w:rPr>
        <w:t>"standard"</w:t>
      </w:r>
    </w:p>
    <w:p w14:paraId="10D5464C" w14:textId="77777777" w:rsidR="00100FF7" w:rsidRPr="005223F4" w:rsidRDefault="00100FF7" w:rsidP="00100FF7">
      <w:pPr>
        <w:numPr>
          <w:ilvl w:val="7"/>
          <w:numId w:val="42"/>
        </w:numPr>
      </w:pPr>
      <w:r w:rsidRPr="005223F4">
        <w:t>dfdl:textNumberPattern</w:t>
      </w:r>
    </w:p>
    <w:p w14:paraId="60F68503" w14:textId="77777777" w:rsidR="00E05760" w:rsidRPr="005223F4" w:rsidRDefault="00E05760" w:rsidP="00100FF7">
      <w:pPr>
        <w:numPr>
          <w:ilvl w:val="7"/>
          <w:numId w:val="42"/>
        </w:numPr>
      </w:pPr>
      <w:r w:rsidRPr="005223F4">
        <w:t>dfdl:textStandardBase</w:t>
      </w:r>
    </w:p>
    <w:p w14:paraId="6C59A5CB" w14:textId="77777777" w:rsidR="00100FF7" w:rsidRPr="00D046AA" w:rsidRDefault="00100FF7" w:rsidP="00100FF7">
      <w:pPr>
        <w:numPr>
          <w:ilvl w:val="7"/>
          <w:numId w:val="42"/>
        </w:numPr>
        <w:rPr>
          <w:rStyle w:val="TableCellCharChar"/>
          <w:rFonts w:eastAsia="Times New Roman" w:cs="Arial"/>
          <w:sz w:val="20"/>
          <w:szCs w:val="20"/>
        </w:rPr>
      </w:pPr>
      <w:r w:rsidRPr="00D046AA">
        <w:rPr>
          <w:rStyle w:val="TableCellCharChar"/>
          <w:rFonts w:cs="Arial"/>
          <w:sz w:val="20"/>
          <w:szCs w:val="20"/>
        </w:rPr>
        <w:t>dfdl:</w:t>
      </w:r>
      <w:r w:rsidR="00E05760" w:rsidRPr="00D046AA">
        <w:rPr>
          <w:rStyle w:val="TableCellCharChar"/>
          <w:rFonts w:cs="Arial"/>
          <w:sz w:val="20"/>
          <w:szCs w:val="20"/>
        </w:rPr>
        <w:t>textStandardDecimalSeparator</w:t>
      </w:r>
    </w:p>
    <w:p w14:paraId="463A578E" w14:textId="77777777" w:rsidR="00E05760" w:rsidRPr="00D046AA" w:rsidRDefault="00E05760" w:rsidP="00100FF7">
      <w:pPr>
        <w:numPr>
          <w:ilvl w:val="7"/>
          <w:numId w:val="42"/>
        </w:numPr>
        <w:rPr>
          <w:rStyle w:val="TableCellCharChar"/>
          <w:rFonts w:eastAsia="Times New Roman" w:cs="Arial"/>
          <w:sz w:val="20"/>
          <w:szCs w:val="20"/>
        </w:rPr>
      </w:pPr>
      <w:r w:rsidRPr="00D046AA">
        <w:rPr>
          <w:rStyle w:val="TableCellCharChar"/>
          <w:rFonts w:eastAsia="Times New Roman" w:cs="Arial"/>
          <w:sz w:val="20"/>
          <w:szCs w:val="20"/>
        </w:rPr>
        <w:t>dfdl:textStandardGroupingSeparator</w:t>
      </w:r>
    </w:p>
    <w:p w14:paraId="473DB156" w14:textId="77777777" w:rsidR="00100FF7" w:rsidRPr="00D046AA" w:rsidRDefault="00100FF7" w:rsidP="00100FF7">
      <w:pPr>
        <w:numPr>
          <w:ilvl w:val="7"/>
          <w:numId w:val="42"/>
        </w:numPr>
        <w:rPr>
          <w:rStyle w:val="TableCellCharChar"/>
          <w:rFonts w:eastAsia="Times New Roman" w:cs="Arial"/>
          <w:sz w:val="20"/>
          <w:szCs w:val="20"/>
        </w:rPr>
      </w:pPr>
      <w:commentRangeStart w:id="19879"/>
      <w:r w:rsidRPr="00D046AA">
        <w:rPr>
          <w:rStyle w:val="TableCellCharChar"/>
          <w:rFonts w:cs="Arial"/>
          <w:sz w:val="20"/>
          <w:szCs w:val="20"/>
        </w:rPr>
        <w:t>dfdl:</w:t>
      </w:r>
      <w:r w:rsidR="00E05760" w:rsidRPr="00D046AA">
        <w:rPr>
          <w:rStyle w:val="TableCellCharChar"/>
          <w:rFonts w:cs="Arial"/>
          <w:sz w:val="20"/>
          <w:szCs w:val="20"/>
        </w:rPr>
        <w:t>textStandardExponent</w:t>
      </w:r>
      <w:ins w:id="19880" w:author="Steve Hanson" w:date="2012-02-29T12:37:00Z">
        <w:r w:rsidR="00B76C05">
          <w:rPr>
            <w:rStyle w:val="TableCellCharChar"/>
            <w:rFonts w:cs="Arial"/>
            <w:sz w:val="20"/>
            <w:szCs w:val="20"/>
          </w:rPr>
          <w:t>Rep</w:t>
        </w:r>
      </w:ins>
      <w:del w:id="19881" w:author="Steve Hanson" w:date="2012-02-29T12:37:00Z">
        <w:r w:rsidR="00E05760" w:rsidRPr="00D046AA" w:rsidDel="00B76C05">
          <w:rPr>
            <w:rStyle w:val="TableCellCharChar"/>
            <w:rFonts w:cs="Arial"/>
            <w:sz w:val="20"/>
            <w:szCs w:val="20"/>
          </w:rPr>
          <w:delText>Char</w:delText>
        </w:r>
        <w:r w:rsidR="00E05760" w:rsidRPr="005223F4" w:rsidDel="00B76C05">
          <w:rPr>
            <w:rStyle w:val="TableCellCharChar"/>
            <w:sz w:val="20"/>
            <w:szCs w:val="20"/>
          </w:rPr>
          <w:delText>acter</w:delText>
        </w:r>
      </w:del>
      <w:commentRangeEnd w:id="19879"/>
      <w:r w:rsidR="00B76C05">
        <w:rPr>
          <w:rStyle w:val="CommentReference"/>
        </w:rPr>
        <w:commentReference w:id="19879"/>
      </w:r>
    </w:p>
    <w:p w14:paraId="24C90669" w14:textId="77777777" w:rsidR="00100FF7" w:rsidRPr="00D046AA" w:rsidRDefault="00100FF7" w:rsidP="00100FF7">
      <w:pPr>
        <w:numPr>
          <w:ilvl w:val="7"/>
          <w:numId w:val="42"/>
        </w:numPr>
        <w:rPr>
          <w:rStyle w:val="TableCellCharChar"/>
          <w:rFonts w:eastAsia="Times New Roman" w:cs="Arial"/>
          <w:sz w:val="20"/>
          <w:szCs w:val="20"/>
        </w:rPr>
      </w:pPr>
      <w:r w:rsidRPr="00D046AA">
        <w:rPr>
          <w:rStyle w:val="TableCellCharChar"/>
          <w:rFonts w:cs="Arial"/>
          <w:sz w:val="20"/>
          <w:szCs w:val="20"/>
        </w:rPr>
        <w:t>dfdl:textNumberCheckPolicy</w:t>
      </w:r>
    </w:p>
    <w:p w14:paraId="4F07BFA3" w14:textId="77777777" w:rsidR="00100FF7" w:rsidRPr="00D046AA" w:rsidRDefault="00100FF7" w:rsidP="00100FF7">
      <w:pPr>
        <w:numPr>
          <w:ilvl w:val="7"/>
          <w:numId w:val="42"/>
        </w:numPr>
        <w:rPr>
          <w:rStyle w:val="TableCellCharChar"/>
          <w:rFonts w:eastAsia="Times New Roman" w:cs="Arial"/>
          <w:sz w:val="20"/>
          <w:szCs w:val="20"/>
        </w:rPr>
      </w:pPr>
      <w:r w:rsidRPr="00D046AA">
        <w:rPr>
          <w:rStyle w:val="TableCellCharChar"/>
          <w:rFonts w:cs="Arial"/>
          <w:sz w:val="20"/>
          <w:szCs w:val="20"/>
        </w:rPr>
        <w:t>dfdl:</w:t>
      </w:r>
      <w:r w:rsidR="00E05760" w:rsidRPr="00D046AA">
        <w:rPr>
          <w:rStyle w:val="TableCellCharChar"/>
          <w:rFonts w:cs="Arial"/>
          <w:sz w:val="20"/>
          <w:szCs w:val="20"/>
        </w:rPr>
        <w:t>textStandardInfinityRep</w:t>
      </w:r>
    </w:p>
    <w:p w14:paraId="774FB3B7" w14:textId="092EB745" w:rsidR="00100FF7" w:rsidRPr="00D046AA" w:rsidRDefault="00100FF7" w:rsidP="00100FF7">
      <w:pPr>
        <w:numPr>
          <w:ilvl w:val="7"/>
          <w:numId w:val="42"/>
        </w:numPr>
        <w:rPr>
          <w:rStyle w:val="TableCellCharChar"/>
          <w:rFonts w:eastAsia="Times New Roman" w:cs="Arial"/>
          <w:sz w:val="20"/>
          <w:szCs w:val="20"/>
        </w:rPr>
      </w:pPr>
      <w:commentRangeStart w:id="19882"/>
      <w:r w:rsidRPr="00D046AA">
        <w:rPr>
          <w:rStyle w:val="TableCellCharChar"/>
          <w:rFonts w:cs="Arial"/>
          <w:sz w:val="20"/>
          <w:szCs w:val="20"/>
        </w:rPr>
        <w:t>dfdl:</w:t>
      </w:r>
      <w:r w:rsidR="00E05760" w:rsidRPr="00D046AA">
        <w:rPr>
          <w:rStyle w:val="TableCellCharChar"/>
          <w:rFonts w:cs="Arial"/>
          <w:sz w:val="20"/>
          <w:szCs w:val="20"/>
        </w:rPr>
        <w:t>textStandardNa</w:t>
      </w:r>
      <w:ins w:id="19883" w:author="mbeckerle" w:date="2012-04-22T23:10:00Z">
        <w:r w:rsidR="004830A8">
          <w:rPr>
            <w:rStyle w:val="TableCellCharChar"/>
            <w:rFonts w:cs="Arial"/>
            <w:sz w:val="20"/>
            <w:szCs w:val="20"/>
          </w:rPr>
          <w:t>N</w:t>
        </w:r>
      </w:ins>
      <w:del w:id="19884" w:author="mbeckerle" w:date="2012-04-22T23:10:00Z">
        <w:r w:rsidR="00E05760" w:rsidRPr="00D046AA" w:rsidDel="004830A8">
          <w:rPr>
            <w:rStyle w:val="TableCellCharChar"/>
            <w:rFonts w:cs="Arial"/>
            <w:sz w:val="20"/>
            <w:szCs w:val="20"/>
          </w:rPr>
          <w:delText>n</w:delText>
        </w:r>
      </w:del>
      <w:r w:rsidR="00E05760" w:rsidRPr="00D046AA">
        <w:rPr>
          <w:rStyle w:val="TableCellCharChar"/>
          <w:rFonts w:cs="Arial"/>
          <w:sz w:val="20"/>
          <w:szCs w:val="20"/>
        </w:rPr>
        <w:t>Rep</w:t>
      </w:r>
      <w:commentRangeEnd w:id="19882"/>
      <w:r w:rsidR="003554C6">
        <w:rPr>
          <w:rStyle w:val="CommentReference"/>
        </w:rPr>
        <w:commentReference w:id="19882"/>
      </w:r>
    </w:p>
    <w:p w14:paraId="47AE7C13" w14:textId="77777777" w:rsidR="008B6ED1" w:rsidRPr="00D046AA" w:rsidRDefault="008B6ED1" w:rsidP="0037289B">
      <w:pPr>
        <w:numPr>
          <w:ilvl w:val="7"/>
          <w:numId w:val="42"/>
        </w:numPr>
        <w:rPr>
          <w:rStyle w:val="TableCellCharChar"/>
          <w:rFonts w:eastAsia="Times New Roman" w:cs="Arial"/>
          <w:sz w:val="20"/>
          <w:szCs w:val="20"/>
        </w:rPr>
      </w:pPr>
      <w:r w:rsidRPr="00D046AA">
        <w:rPr>
          <w:rStyle w:val="TableCellCharChar"/>
          <w:rFonts w:cs="Arial"/>
          <w:sz w:val="20"/>
          <w:szCs w:val="20"/>
        </w:rPr>
        <w:t>dfdl:textNumberRounding</w:t>
      </w:r>
      <w:r w:rsidRPr="00D046AA">
        <w:rPr>
          <w:rStyle w:val="TableCellCharChar"/>
          <w:rFonts w:cs="Arial"/>
          <w:sz w:val="20"/>
          <w:szCs w:val="20"/>
        </w:rPr>
        <w:br/>
        <w:t xml:space="preserve">   </w:t>
      </w:r>
      <w:r w:rsidR="007A11E1" w:rsidRPr="00D046AA">
        <w:rPr>
          <w:rStyle w:val="TableCellCharChar"/>
          <w:rFonts w:cs="Arial"/>
          <w:sz w:val="20"/>
          <w:szCs w:val="20"/>
        </w:rPr>
        <w:t>▪</w:t>
      </w:r>
      <w:r w:rsidR="0037289B" w:rsidRPr="00D046AA">
        <w:rPr>
          <w:rStyle w:val="TableCellCharChar"/>
          <w:rFonts w:cs="Arial"/>
          <w:sz w:val="20"/>
          <w:szCs w:val="20"/>
        </w:rPr>
        <w:t xml:space="preserve"> </w:t>
      </w:r>
      <w:r w:rsidRPr="00D046AA">
        <w:rPr>
          <w:rStyle w:val="TableCellCharChar"/>
          <w:rFonts w:cs="Arial"/>
          <w:sz w:val="20"/>
          <w:szCs w:val="20"/>
        </w:rPr>
        <w:t xml:space="preserve"> </w:t>
      </w:r>
      <w:r w:rsidR="0037289B" w:rsidRPr="00D046AA">
        <w:rPr>
          <w:rStyle w:val="TableCellCharChar"/>
          <w:rFonts w:cs="Arial"/>
          <w:sz w:val="20"/>
          <w:szCs w:val="20"/>
        </w:rPr>
        <w:t>"</w:t>
      </w:r>
      <w:r w:rsidRPr="00D046AA">
        <w:rPr>
          <w:rStyle w:val="TableCellCharChar"/>
          <w:rFonts w:cs="Arial"/>
          <w:i/>
          <w:iCs/>
          <w:sz w:val="20"/>
          <w:szCs w:val="20"/>
        </w:rPr>
        <w:t>explicit</w:t>
      </w:r>
      <w:r w:rsidR="0037289B" w:rsidRPr="00D046AA">
        <w:rPr>
          <w:rStyle w:val="TableCellCharChar"/>
          <w:rFonts w:cs="Arial"/>
          <w:sz w:val="20"/>
          <w:szCs w:val="20"/>
        </w:rPr>
        <w:t>"</w:t>
      </w:r>
    </w:p>
    <w:p w14:paraId="0BDAC3D7" w14:textId="77777777" w:rsidR="008B6ED1" w:rsidRPr="00D046AA" w:rsidRDefault="008B6ED1" w:rsidP="008B6ED1">
      <w:pPr>
        <w:numPr>
          <w:ilvl w:val="8"/>
          <w:numId w:val="42"/>
        </w:numPr>
        <w:rPr>
          <w:rStyle w:val="TableCellCharChar"/>
          <w:rFonts w:eastAsia="Times New Roman" w:cs="Arial"/>
          <w:sz w:val="20"/>
          <w:szCs w:val="20"/>
        </w:rPr>
      </w:pPr>
      <w:r w:rsidRPr="00D046AA">
        <w:rPr>
          <w:rStyle w:val="TableCellCharChar"/>
          <w:rFonts w:cs="Arial"/>
          <w:sz w:val="20"/>
          <w:szCs w:val="20"/>
        </w:rPr>
        <w:t>dfdl:textNumberRoundingMode</w:t>
      </w:r>
    </w:p>
    <w:p w14:paraId="6297C7E6" w14:textId="77777777" w:rsidR="008B6ED1" w:rsidRPr="00D046AA" w:rsidRDefault="008B6ED1" w:rsidP="008B6ED1">
      <w:pPr>
        <w:numPr>
          <w:ilvl w:val="8"/>
          <w:numId w:val="42"/>
        </w:numPr>
        <w:rPr>
          <w:rStyle w:val="TableCellCharChar"/>
          <w:rFonts w:eastAsia="Times New Roman" w:cs="Arial"/>
          <w:sz w:val="20"/>
          <w:szCs w:val="20"/>
        </w:rPr>
      </w:pPr>
      <w:r w:rsidRPr="00D046AA">
        <w:rPr>
          <w:rStyle w:val="TableCellCharChar"/>
          <w:rFonts w:cs="Arial"/>
          <w:sz w:val="20"/>
          <w:szCs w:val="20"/>
        </w:rPr>
        <w:t>dfdl:textNumberRoundingIncrement</w:t>
      </w:r>
    </w:p>
    <w:p w14:paraId="73DCB69E" w14:textId="77777777" w:rsidR="00100FF7" w:rsidRPr="00D046AA" w:rsidRDefault="00100FF7" w:rsidP="00100FF7">
      <w:pPr>
        <w:numPr>
          <w:ilvl w:val="7"/>
          <w:numId w:val="42"/>
        </w:numPr>
        <w:rPr>
          <w:rStyle w:val="TableCellCharChar"/>
          <w:rFonts w:eastAsia="Times New Roman" w:cs="Arial"/>
          <w:sz w:val="20"/>
          <w:szCs w:val="20"/>
        </w:rPr>
      </w:pPr>
      <w:r w:rsidRPr="00D046AA">
        <w:rPr>
          <w:rStyle w:val="TableCellCharChar"/>
          <w:rFonts w:cs="Arial"/>
          <w:sz w:val="20"/>
          <w:szCs w:val="20"/>
        </w:rPr>
        <w:t>dfdl:</w:t>
      </w:r>
      <w:r w:rsidR="00E05760" w:rsidRPr="00D046AA">
        <w:rPr>
          <w:rStyle w:val="TableCellCharChar"/>
          <w:rFonts w:cs="Arial"/>
          <w:sz w:val="20"/>
          <w:szCs w:val="20"/>
        </w:rPr>
        <w:t>textStandardZeroRep</w:t>
      </w:r>
    </w:p>
    <w:p w14:paraId="7556B319" w14:textId="77777777" w:rsidR="00100FF7" w:rsidRPr="00D046AA" w:rsidRDefault="00100FF7" w:rsidP="00100FF7">
      <w:pPr>
        <w:numPr>
          <w:ilvl w:val="6"/>
          <w:numId w:val="42"/>
        </w:numPr>
        <w:rPr>
          <w:rStyle w:val="TableCellCharChar"/>
          <w:rFonts w:eastAsia="Times New Roman" w:cs="Arial"/>
          <w:i/>
          <w:iCs/>
          <w:sz w:val="20"/>
          <w:szCs w:val="20"/>
        </w:rPr>
      </w:pPr>
      <w:r w:rsidRPr="00D046AA">
        <w:rPr>
          <w:rStyle w:val="TableCellCharChar"/>
          <w:rFonts w:cs="Arial"/>
          <w:i/>
          <w:iCs/>
          <w:sz w:val="20"/>
          <w:szCs w:val="20"/>
        </w:rPr>
        <w:t>"zoned"</w:t>
      </w:r>
    </w:p>
    <w:p w14:paraId="1A21AEE9" w14:textId="77777777" w:rsidR="00100FF7" w:rsidRPr="005223F4" w:rsidRDefault="00100FF7" w:rsidP="00100FF7">
      <w:pPr>
        <w:numPr>
          <w:ilvl w:val="7"/>
          <w:numId w:val="42"/>
        </w:numPr>
      </w:pPr>
      <w:r w:rsidRPr="005223F4">
        <w:rPr>
          <w:i/>
          <w:iCs/>
        </w:rPr>
        <w:t>d</w:t>
      </w:r>
      <w:r w:rsidRPr="005223F4">
        <w:t>fdl:textNumberPattern</w:t>
      </w:r>
    </w:p>
    <w:p w14:paraId="193FD89E" w14:textId="77777777" w:rsidR="002C6D29" w:rsidRPr="00D046AA" w:rsidRDefault="002C6D29" w:rsidP="008B6ED1">
      <w:pPr>
        <w:numPr>
          <w:ilvl w:val="7"/>
          <w:numId w:val="42"/>
        </w:numPr>
        <w:rPr>
          <w:rStyle w:val="TableCellCharChar"/>
          <w:rFonts w:eastAsia="Times New Roman" w:cs="Arial"/>
          <w:i/>
          <w:iCs/>
          <w:sz w:val="20"/>
          <w:szCs w:val="20"/>
        </w:rPr>
      </w:pPr>
      <w:r w:rsidRPr="00D046AA">
        <w:rPr>
          <w:rStyle w:val="TableCellCharChar"/>
          <w:rFonts w:cs="Arial"/>
          <w:sz w:val="20"/>
          <w:szCs w:val="20"/>
        </w:rPr>
        <w:t>dfdl:textNumberCheckPolicy</w:t>
      </w:r>
    </w:p>
    <w:p w14:paraId="4165F32D" w14:textId="77777777" w:rsidR="008B6ED1" w:rsidRPr="00D046AA" w:rsidRDefault="008B6ED1" w:rsidP="007A11E1">
      <w:pPr>
        <w:numPr>
          <w:ilvl w:val="7"/>
          <w:numId w:val="42"/>
        </w:numPr>
        <w:rPr>
          <w:rStyle w:val="TableCellCharChar"/>
          <w:rFonts w:eastAsia="Times New Roman" w:cs="Arial"/>
          <w:sz w:val="20"/>
          <w:szCs w:val="20"/>
        </w:rPr>
      </w:pPr>
      <w:r w:rsidRPr="00D046AA">
        <w:rPr>
          <w:rStyle w:val="TableCellCharChar"/>
          <w:rFonts w:cs="Arial"/>
          <w:sz w:val="20"/>
          <w:szCs w:val="20"/>
        </w:rPr>
        <w:t>dfdl:textNumberRounding</w:t>
      </w:r>
      <w:r w:rsidRPr="00D046AA">
        <w:rPr>
          <w:rStyle w:val="TableCellCharChar"/>
          <w:rFonts w:cs="Arial"/>
          <w:sz w:val="20"/>
          <w:szCs w:val="20"/>
        </w:rPr>
        <w:br/>
        <w:t xml:space="preserve">  </w:t>
      </w:r>
      <w:r w:rsidR="007A11E1" w:rsidRPr="00D046AA">
        <w:rPr>
          <w:rStyle w:val="TableCellCharChar"/>
          <w:rFonts w:cs="Arial"/>
          <w:sz w:val="20"/>
          <w:szCs w:val="20"/>
        </w:rPr>
        <w:t>▪</w:t>
      </w:r>
      <w:r w:rsidRPr="00D046AA">
        <w:rPr>
          <w:rStyle w:val="TableCellCharChar"/>
          <w:rFonts w:cs="Arial"/>
          <w:sz w:val="20"/>
          <w:szCs w:val="20"/>
        </w:rPr>
        <w:t xml:space="preserve">  </w:t>
      </w:r>
      <w:r w:rsidR="0037289B" w:rsidRPr="00D046AA">
        <w:rPr>
          <w:rStyle w:val="TableCellCharChar"/>
          <w:rFonts w:cs="Arial"/>
          <w:sz w:val="20"/>
          <w:szCs w:val="20"/>
        </w:rPr>
        <w:t>"</w:t>
      </w:r>
      <w:r w:rsidRPr="00D046AA">
        <w:rPr>
          <w:rStyle w:val="TableCellCharChar"/>
          <w:rFonts w:cs="Arial"/>
          <w:i/>
          <w:iCs/>
          <w:sz w:val="20"/>
          <w:szCs w:val="20"/>
        </w:rPr>
        <w:t>explicit</w:t>
      </w:r>
      <w:r w:rsidR="0037289B" w:rsidRPr="00D046AA">
        <w:rPr>
          <w:rStyle w:val="TableCellCharChar"/>
          <w:rFonts w:cs="Arial"/>
          <w:sz w:val="20"/>
          <w:szCs w:val="20"/>
        </w:rPr>
        <w:t>"</w:t>
      </w:r>
    </w:p>
    <w:p w14:paraId="7F2ECDA6" w14:textId="77777777" w:rsidR="008B6ED1" w:rsidRPr="00D046AA" w:rsidRDefault="008B6ED1" w:rsidP="008B6ED1">
      <w:pPr>
        <w:numPr>
          <w:ilvl w:val="8"/>
          <w:numId w:val="42"/>
        </w:numPr>
        <w:rPr>
          <w:rStyle w:val="TableCellCharChar"/>
          <w:rFonts w:eastAsia="Times New Roman" w:cs="Arial"/>
          <w:sz w:val="20"/>
          <w:szCs w:val="20"/>
        </w:rPr>
      </w:pPr>
      <w:r w:rsidRPr="00D046AA">
        <w:rPr>
          <w:rStyle w:val="TableCellCharChar"/>
          <w:rFonts w:cs="Arial"/>
          <w:sz w:val="20"/>
          <w:szCs w:val="20"/>
        </w:rPr>
        <w:t>dfdl:textNumberRoundingMode</w:t>
      </w:r>
    </w:p>
    <w:p w14:paraId="4194645F" w14:textId="77777777" w:rsidR="008B6ED1" w:rsidRPr="00D046AA" w:rsidRDefault="008B6ED1" w:rsidP="008B6ED1">
      <w:pPr>
        <w:numPr>
          <w:ilvl w:val="8"/>
          <w:numId w:val="42"/>
        </w:numPr>
        <w:rPr>
          <w:rStyle w:val="TableCellCharChar"/>
          <w:rFonts w:eastAsia="Times New Roman" w:cs="Arial"/>
          <w:sz w:val="20"/>
          <w:szCs w:val="20"/>
        </w:rPr>
      </w:pPr>
      <w:r w:rsidRPr="00D046AA">
        <w:rPr>
          <w:rStyle w:val="TableCellCharChar"/>
          <w:rFonts w:cs="Arial"/>
          <w:sz w:val="20"/>
          <w:szCs w:val="20"/>
        </w:rPr>
        <w:t>dfdl:textNumberRoundingIncrement</w:t>
      </w:r>
    </w:p>
    <w:p w14:paraId="74DB6F25" w14:textId="77777777" w:rsidR="00B065CD" w:rsidRPr="005223F4" w:rsidRDefault="00100FF7" w:rsidP="00100FF7">
      <w:pPr>
        <w:numPr>
          <w:ilvl w:val="7"/>
          <w:numId w:val="41"/>
        </w:numPr>
      </w:pPr>
      <w:r w:rsidRPr="00D046AA">
        <w:rPr>
          <w:rStyle w:val="TableCellCharChar"/>
          <w:rFonts w:cs="Arial"/>
          <w:sz w:val="20"/>
          <w:szCs w:val="20"/>
        </w:rPr>
        <w:t>dfdl:</w:t>
      </w:r>
      <w:r w:rsidR="00E05760" w:rsidRPr="00D046AA">
        <w:rPr>
          <w:rStyle w:val="TableCellCharChar"/>
          <w:rFonts w:cs="Arial"/>
          <w:sz w:val="20"/>
          <w:szCs w:val="20"/>
        </w:rPr>
        <w:t>textZonedSignStyle</w:t>
      </w:r>
    </w:p>
    <w:p w14:paraId="2143C818" w14:textId="77777777" w:rsidR="00FA2ECD" w:rsidRPr="005223F4" w:rsidRDefault="00FA2ECD" w:rsidP="00FA2ECD">
      <w:pPr>
        <w:numPr>
          <w:ilvl w:val="5"/>
          <w:numId w:val="41"/>
        </w:numPr>
        <w:rPr>
          <w:i/>
        </w:rPr>
      </w:pPr>
      <w:r w:rsidRPr="005223F4">
        <w:rPr>
          <w:rFonts w:cs="Arial"/>
        </w:rPr>
        <w:t>dfdl:textBidi</w:t>
      </w:r>
    </w:p>
    <w:p w14:paraId="405FF8B1" w14:textId="77777777" w:rsidR="00FA2ECD" w:rsidRPr="005223F4" w:rsidRDefault="00FA2ECD" w:rsidP="00FA2ECD">
      <w:pPr>
        <w:numPr>
          <w:ilvl w:val="6"/>
          <w:numId w:val="41"/>
        </w:numPr>
        <w:rPr>
          <w:i/>
        </w:rPr>
      </w:pPr>
      <w:commentRangeStart w:id="19885"/>
      <w:r w:rsidRPr="005223F4">
        <w:rPr>
          <w:rFonts w:cs="Arial"/>
        </w:rPr>
        <w:t>dfdl:textBidi</w:t>
      </w:r>
      <w:del w:id="19886" w:author="Steve Hanson" w:date="2012-02-28T14:51:00Z">
        <w:r w:rsidRPr="005223F4" w:rsidDel="0055217D">
          <w:rPr>
            <w:rFonts w:cs="Arial"/>
          </w:rPr>
          <w:delText>Text</w:delText>
        </w:r>
      </w:del>
      <w:r w:rsidRPr="005223F4">
        <w:rPr>
          <w:rFonts w:cs="Arial"/>
        </w:rPr>
        <w:t>Ordering</w:t>
      </w:r>
      <w:commentRangeEnd w:id="19885"/>
      <w:r w:rsidR="00654EC0">
        <w:rPr>
          <w:rStyle w:val="CommentReference"/>
        </w:rPr>
        <w:commentReference w:id="19885"/>
      </w:r>
    </w:p>
    <w:p w14:paraId="3CD46C14" w14:textId="77777777" w:rsidR="00FA2ECD" w:rsidRPr="005223F4" w:rsidRDefault="00FA2ECD" w:rsidP="00FA2ECD">
      <w:pPr>
        <w:numPr>
          <w:ilvl w:val="6"/>
          <w:numId w:val="41"/>
        </w:numPr>
        <w:rPr>
          <w:i/>
        </w:rPr>
      </w:pPr>
      <w:r w:rsidRPr="005223F4">
        <w:rPr>
          <w:rFonts w:cs="Arial"/>
        </w:rPr>
        <w:t>dfdl:textBiDiOrientation</w:t>
      </w:r>
    </w:p>
    <w:p w14:paraId="3C430392" w14:textId="77777777" w:rsidR="00FA2ECD" w:rsidRPr="005223F4" w:rsidRDefault="00FA2ECD" w:rsidP="00FA2ECD">
      <w:pPr>
        <w:numPr>
          <w:ilvl w:val="6"/>
          <w:numId w:val="41"/>
        </w:numPr>
        <w:rPr>
          <w:i/>
        </w:rPr>
      </w:pPr>
      <w:r w:rsidRPr="005223F4">
        <w:rPr>
          <w:rFonts w:cs="Arial"/>
        </w:rPr>
        <w:t>dfdl:textBidiNumeralShapes</w:t>
      </w:r>
      <w:r w:rsidRPr="005223F4">
        <w:t xml:space="preserve"> </w:t>
      </w:r>
    </w:p>
    <w:p w14:paraId="71ECDCBD" w14:textId="77777777" w:rsidR="00FA2ECD" w:rsidRPr="005223F4" w:rsidRDefault="00FA2ECD" w:rsidP="00FA2ECD">
      <w:pPr>
        <w:numPr>
          <w:ilvl w:val="4"/>
          <w:numId w:val="41"/>
        </w:numPr>
      </w:pPr>
      <w:r w:rsidRPr="005223F4">
        <w:rPr>
          <w:i/>
          <w:iCs/>
        </w:rPr>
        <w:t>"binary"</w:t>
      </w:r>
      <w:r w:rsidRPr="005223F4">
        <w:t xml:space="preserve"> </w:t>
      </w:r>
    </w:p>
    <w:p w14:paraId="7D070B09" w14:textId="774767ED" w:rsidR="004E7B13" w:rsidRPr="00163AF4" w:rsidRDefault="004E7B13" w:rsidP="00AB5ADD">
      <w:pPr>
        <w:pStyle w:val="nobreak"/>
        <w:numPr>
          <w:ilvl w:val="5"/>
          <w:numId w:val="41"/>
        </w:numPr>
        <w:rPr>
          <w:ins w:id="19887" w:author="mbeckerle" w:date="2012-04-22T21:13:00Z"/>
        </w:rPr>
      </w:pPr>
      <w:commentRangeStart w:id="19888"/>
      <w:ins w:id="19889" w:author="mbeckerle" w:date="2012-04-22T21:13:00Z">
        <w:r w:rsidRPr="005223F4">
          <w:t xml:space="preserve">dfdl:byteOrder </w:t>
        </w:r>
        <w:commentRangeEnd w:id="19888"/>
        <w:r>
          <w:rPr>
            <w:rStyle w:val="CommentReference"/>
          </w:rPr>
          <w:commentReference w:id="19888"/>
        </w:r>
      </w:ins>
    </w:p>
    <w:p w14:paraId="26DD43A9" w14:textId="77777777" w:rsidR="00FA2ECD" w:rsidRPr="005223F4" w:rsidRDefault="00FA2ECD" w:rsidP="00FA2ECD">
      <w:pPr>
        <w:numPr>
          <w:ilvl w:val="5"/>
          <w:numId w:val="41"/>
        </w:numPr>
        <w:rPr>
          <w:i/>
        </w:rPr>
      </w:pPr>
      <w:r w:rsidRPr="005223F4">
        <w:rPr>
          <w:i/>
        </w:rPr>
        <w:t>xs:decimal and restrictions</w:t>
      </w:r>
    </w:p>
    <w:p w14:paraId="11796DC2" w14:textId="77777777" w:rsidR="00FA2ECD" w:rsidRPr="005223F4" w:rsidRDefault="00FA2ECD" w:rsidP="00FA2ECD">
      <w:pPr>
        <w:numPr>
          <w:ilvl w:val="6"/>
          <w:numId w:val="41"/>
        </w:numPr>
      </w:pPr>
      <w:r w:rsidRPr="005223F4">
        <w:t>dfdl:binaryNumberRep</w:t>
      </w:r>
    </w:p>
    <w:p w14:paraId="7A746A43" w14:textId="77777777" w:rsidR="00FA2ECD" w:rsidRPr="005223F4" w:rsidRDefault="00FA2ECD" w:rsidP="00FA2ECD">
      <w:pPr>
        <w:numPr>
          <w:ilvl w:val="7"/>
          <w:numId w:val="41"/>
        </w:numPr>
        <w:rPr>
          <w:i/>
        </w:rPr>
      </w:pPr>
      <w:r w:rsidRPr="005223F4">
        <w:rPr>
          <w:i/>
        </w:rPr>
        <w:t>“packed”</w:t>
      </w:r>
    </w:p>
    <w:p w14:paraId="5F1D94C8" w14:textId="77777777" w:rsidR="00FA2ECD" w:rsidRPr="005223F4" w:rsidRDefault="00FA2ECD" w:rsidP="00FA2ECD">
      <w:pPr>
        <w:numPr>
          <w:ilvl w:val="8"/>
          <w:numId w:val="41"/>
        </w:numPr>
      </w:pPr>
      <w:r w:rsidRPr="005223F4">
        <w:t>dfdl:binaryPackedSignCodes</w:t>
      </w:r>
    </w:p>
    <w:p w14:paraId="0CE1B405" w14:textId="77777777" w:rsidR="00FA2ECD" w:rsidRPr="005223F4" w:rsidRDefault="00FA2ECD" w:rsidP="00FA2ECD">
      <w:pPr>
        <w:numPr>
          <w:ilvl w:val="8"/>
          <w:numId w:val="41"/>
        </w:numPr>
      </w:pPr>
      <w:r w:rsidRPr="005223F4">
        <w:t>dfdl:binaryDecimalVirtualPoint</w:t>
      </w:r>
    </w:p>
    <w:p w14:paraId="49C3E4DB" w14:textId="60C821EA" w:rsidR="00FA2ECD" w:rsidRPr="005223F4" w:rsidRDefault="00FA2ECD" w:rsidP="00FA2ECD">
      <w:pPr>
        <w:numPr>
          <w:ilvl w:val="7"/>
          <w:numId w:val="41"/>
        </w:numPr>
        <w:rPr>
          <w:i/>
        </w:rPr>
      </w:pPr>
      <w:r w:rsidRPr="005223F4">
        <w:rPr>
          <w:i/>
        </w:rPr>
        <w:t>“bcd”</w:t>
      </w:r>
      <w:ins w:id="19890" w:author="Steve Hanson" w:date="2013-02-05T12:02:00Z">
        <w:r w:rsidR="00BF51F9">
          <w:rPr>
            <w:i/>
          </w:rPr>
          <w:t>, “ibm4690Packed”</w:t>
        </w:r>
      </w:ins>
    </w:p>
    <w:p w14:paraId="7B2F7282" w14:textId="77777777" w:rsidR="00FA2ECD" w:rsidRPr="005223F4" w:rsidRDefault="00FA2ECD" w:rsidP="00FA2ECD">
      <w:pPr>
        <w:numPr>
          <w:ilvl w:val="8"/>
          <w:numId w:val="41"/>
        </w:numPr>
        <w:rPr>
          <w:i/>
        </w:rPr>
      </w:pPr>
      <w:r w:rsidRPr="005223F4">
        <w:t>dfdl:binaryDecimalVirtualPoint</w:t>
      </w:r>
    </w:p>
    <w:p w14:paraId="6648D3F8" w14:textId="77777777" w:rsidR="00FA2ECD" w:rsidRPr="005223F4" w:rsidRDefault="00FA2ECD" w:rsidP="00FA2ECD">
      <w:pPr>
        <w:numPr>
          <w:ilvl w:val="7"/>
          <w:numId w:val="41"/>
        </w:numPr>
        <w:rPr>
          <w:i/>
        </w:rPr>
      </w:pPr>
      <w:r w:rsidRPr="005223F4">
        <w:rPr>
          <w:i/>
        </w:rPr>
        <w:t>“binary”</w:t>
      </w:r>
    </w:p>
    <w:p w14:paraId="12F8BCEB" w14:textId="77777777" w:rsidR="00FA2ECD" w:rsidRPr="005223F4" w:rsidRDefault="00A015D1" w:rsidP="0037289B">
      <w:pPr>
        <w:numPr>
          <w:ilvl w:val="8"/>
          <w:numId w:val="41"/>
        </w:numPr>
        <w:rPr>
          <w:i/>
        </w:rPr>
      </w:pPr>
      <w:r w:rsidRPr="005223F4">
        <w:t>dfdl:binaryDecimalVirtualPoint</w:t>
      </w:r>
    </w:p>
    <w:p w14:paraId="6B744575" w14:textId="77777777" w:rsidR="00FA2ECD" w:rsidRPr="005223F4" w:rsidRDefault="00FA2ECD" w:rsidP="00FA2ECD">
      <w:pPr>
        <w:numPr>
          <w:ilvl w:val="5"/>
          <w:numId w:val="41"/>
        </w:numPr>
        <w:rPr>
          <w:i/>
        </w:rPr>
      </w:pPr>
      <w:r w:rsidRPr="005223F4">
        <w:rPr>
          <w:i/>
        </w:rPr>
        <w:t>xs:float, xs:double</w:t>
      </w:r>
    </w:p>
    <w:p w14:paraId="66997B49" w14:textId="77777777" w:rsidR="00FA2ECD" w:rsidRPr="005223F4" w:rsidRDefault="00FA2ECD" w:rsidP="00FA2ECD">
      <w:pPr>
        <w:numPr>
          <w:ilvl w:val="6"/>
          <w:numId w:val="41"/>
        </w:numPr>
      </w:pPr>
      <w:r w:rsidRPr="005223F4">
        <w:t xml:space="preserve">dfdl:binaryFloatRep </w:t>
      </w:r>
    </w:p>
    <w:p w14:paraId="291B7B02" w14:textId="77777777" w:rsidR="00FA2ECD" w:rsidRPr="005223F4" w:rsidRDefault="00FA2ECD" w:rsidP="00FA2ECD">
      <w:pPr>
        <w:numPr>
          <w:ilvl w:val="2"/>
          <w:numId w:val="41"/>
        </w:numPr>
      </w:pPr>
      <w:r w:rsidRPr="005223F4">
        <w:rPr>
          <w:i/>
          <w:iCs/>
        </w:rPr>
        <w:t>"String"</w:t>
      </w:r>
      <w:r w:rsidRPr="005223F4">
        <w:t xml:space="preserve"> </w:t>
      </w:r>
    </w:p>
    <w:p w14:paraId="1E4ACD40" w14:textId="77777777" w:rsidR="00FA2ECD" w:rsidRPr="005223F4" w:rsidRDefault="00FA2ECD" w:rsidP="003D585C">
      <w:pPr>
        <w:numPr>
          <w:ilvl w:val="3"/>
          <w:numId w:val="41"/>
        </w:numPr>
        <w:rPr>
          <w:i/>
        </w:rPr>
      </w:pPr>
      <w:r w:rsidRPr="005223F4">
        <w:rPr>
          <w:rFonts w:cs="Arial"/>
        </w:rPr>
        <w:t>dfdl:textBidi</w:t>
      </w:r>
    </w:p>
    <w:p w14:paraId="36B0DBB4" w14:textId="77777777" w:rsidR="00FA2ECD" w:rsidRPr="005223F4" w:rsidRDefault="00FA2ECD" w:rsidP="003D585C">
      <w:pPr>
        <w:numPr>
          <w:ilvl w:val="4"/>
          <w:numId w:val="41"/>
        </w:numPr>
        <w:rPr>
          <w:i/>
        </w:rPr>
      </w:pPr>
      <w:commentRangeStart w:id="19891"/>
      <w:r w:rsidRPr="005223F4">
        <w:rPr>
          <w:rFonts w:cs="Arial"/>
        </w:rPr>
        <w:t>dfdl:textBidi</w:t>
      </w:r>
      <w:del w:id="19892" w:author="Steve Hanson" w:date="2012-02-28T15:00:00Z">
        <w:r w:rsidRPr="005223F4" w:rsidDel="00654EC0">
          <w:rPr>
            <w:rFonts w:cs="Arial"/>
          </w:rPr>
          <w:delText>Text</w:delText>
        </w:r>
      </w:del>
      <w:r w:rsidRPr="005223F4">
        <w:rPr>
          <w:rFonts w:cs="Arial"/>
        </w:rPr>
        <w:t>Ordering</w:t>
      </w:r>
      <w:commentRangeEnd w:id="19891"/>
      <w:r w:rsidR="00654EC0">
        <w:rPr>
          <w:rStyle w:val="CommentReference"/>
        </w:rPr>
        <w:commentReference w:id="19891"/>
      </w:r>
    </w:p>
    <w:p w14:paraId="39E95EDC" w14:textId="77777777" w:rsidR="00FA2ECD" w:rsidRPr="005223F4" w:rsidRDefault="00FA2ECD" w:rsidP="003D585C">
      <w:pPr>
        <w:numPr>
          <w:ilvl w:val="4"/>
          <w:numId w:val="41"/>
        </w:numPr>
        <w:rPr>
          <w:i/>
        </w:rPr>
      </w:pPr>
      <w:r w:rsidRPr="005223F4">
        <w:rPr>
          <w:rFonts w:cs="Arial"/>
        </w:rPr>
        <w:t>dfdl:textBiDiOrientation</w:t>
      </w:r>
    </w:p>
    <w:p w14:paraId="48E8E8ED" w14:textId="77777777" w:rsidR="00FA2ECD" w:rsidRPr="005223F4" w:rsidRDefault="00FA2ECD" w:rsidP="003D585C">
      <w:pPr>
        <w:numPr>
          <w:ilvl w:val="4"/>
          <w:numId w:val="41"/>
        </w:numPr>
        <w:rPr>
          <w:i/>
        </w:rPr>
      </w:pPr>
      <w:r w:rsidRPr="005223F4">
        <w:rPr>
          <w:rFonts w:cs="Arial"/>
        </w:rPr>
        <w:t>dfdl:textBidiSymmetric</w:t>
      </w:r>
    </w:p>
    <w:p w14:paraId="2A3C9F1F" w14:textId="77777777" w:rsidR="00FA2ECD" w:rsidRPr="005223F4" w:rsidRDefault="00FA2ECD" w:rsidP="003D585C">
      <w:pPr>
        <w:numPr>
          <w:ilvl w:val="4"/>
          <w:numId w:val="41"/>
        </w:numPr>
        <w:rPr>
          <w:iCs/>
        </w:rPr>
      </w:pPr>
      <w:commentRangeStart w:id="19893"/>
      <w:r w:rsidRPr="005223F4">
        <w:rPr>
          <w:iCs/>
        </w:rPr>
        <w:t>dfdl:textBidi</w:t>
      </w:r>
      <w:del w:id="19894" w:author="Steve Hanson" w:date="2012-02-28T15:00:00Z">
        <w:r w:rsidRPr="005223F4" w:rsidDel="00654EC0">
          <w:rPr>
            <w:iCs/>
          </w:rPr>
          <w:delText>Text</w:delText>
        </w:r>
      </w:del>
      <w:r w:rsidRPr="005223F4">
        <w:rPr>
          <w:iCs/>
        </w:rPr>
        <w:t>Shaped</w:t>
      </w:r>
      <w:commentRangeEnd w:id="19893"/>
      <w:r w:rsidR="00654EC0">
        <w:rPr>
          <w:rStyle w:val="CommentReference"/>
        </w:rPr>
        <w:commentReference w:id="19893"/>
      </w:r>
    </w:p>
    <w:p w14:paraId="72B125A0" w14:textId="77777777" w:rsidR="00FA2ECD" w:rsidRPr="005223F4" w:rsidRDefault="00FA2ECD" w:rsidP="00FA2ECD">
      <w:pPr>
        <w:numPr>
          <w:ilvl w:val="2"/>
          <w:numId w:val="41"/>
        </w:numPr>
      </w:pPr>
      <w:r w:rsidRPr="005223F4">
        <w:rPr>
          <w:i/>
          <w:iCs/>
        </w:rPr>
        <w:t>"Calendar"</w:t>
      </w:r>
      <w:r w:rsidRPr="005223F4">
        <w:t xml:space="preserve"> </w:t>
      </w:r>
    </w:p>
    <w:p w14:paraId="10FD6244" w14:textId="77777777" w:rsidR="00FA2ECD" w:rsidRPr="005223F4" w:rsidRDefault="00FA2ECD" w:rsidP="00FA2ECD">
      <w:pPr>
        <w:numPr>
          <w:ilvl w:val="3"/>
          <w:numId w:val="41"/>
        </w:numPr>
      </w:pPr>
      <w:r w:rsidRPr="005223F4">
        <w:t xml:space="preserve">dfdl:representation </w:t>
      </w:r>
    </w:p>
    <w:p w14:paraId="63AF76FC" w14:textId="77777777" w:rsidR="00FA2ECD" w:rsidRPr="005223F4" w:rsidRDefault="00FA2ECD" w:rsidP="00FA2ECD">
      <w:pPr>
        <w:numPr>
          <w:ilvl w:val="4"/>
          <w:numId w:val="41"/>
        </w:numPr>
      </w:pPr>
      <w:r w:rsidRPr="005223F4">
        <w:rPr>
          <w:i/>
          <w:iCs/>
        </w:rPr>
        <w:t>"text"</w:t>
      </w:r>
      <w:r w:rsidRPr="005223F4">
        <w:t xml:space="preserve"> </w:t>
      </w:r>
    </w:p>
    <w:p w14:paraId="5D7488CC" w14:textId="77777777" w:rsidR="004676F8" w:rsidRPr="005223F4" w:rsidRDefault="004676F8" w:rsidP="004676F8">
      <w:pPr>
        <w:numPr>
          <w:ilvl w:val="5"/>
          <w:numId w:val="41"/>
        </w:numPr>
      </w:pPr>
      <w:r w:rsidRPr="005223F4">
        <w:t>dfdl:calendarPatternKind</w:t>
      </w:r>
      <w:r w:rsidR="008F38DC" w:rsidRPr="005223F4">
        <w:t xml:space="preserve"> "</w:t>
      </w:r>
      <w:r w:rsidR="008F38DC" w:rsidRPr="005223F4">
        <w:rPr>
          <w:i/>
          <w:iCs/>
        </w:rPr>
        <w:t>explicit</w:t>
      </w:r>
      <w:r w:rsidR="008F38DC" w:rsidRPr="005223F4">
        <w:t>"</w:t>
      </w:r>
    </w:p>
    <w:p w14:paraId="5AB0DF7C" w14:textId="77777777" w:rsidR="004676F8" w:rsidRPr="005223F4" w:rsidRDefault="004676F8" w:rsidP="004676F8">
      <w:pPr>
        <w:numPr>
          <w:ilvl w:val="6"/>
          <w:numId w:val="41"/>
        </w:numPr>
      </w:pPr>
      <w:r w:rsidRPr="005223F4">
        <w:t>dfdl:calendarPattern</w:t>
      </w:r>
    </w:p>
    <w:p w14:paraId="4E7A8F08" w14:textId="77777777" w:rsidR="004676F8" w:rsidRPr="005223F4" w:rsidRDefault="004676F8" w:rsidP="004676F8">
      <w:pPr>
        <w:numPr>
          <w:ilvl w:val="5"/>
          <w:numId w:val="41"/>
        </w:numPr>
      </w:pPr>
      <w:r w:rsidRPr="005223F4">
        <w:t>dfdl:</w:t>
      </w:r>
      <w:r w:rsidR="009B7948" w:rsidRPr="005223F4">
        <w:t>calendarCheckPolicy</w:t>
      </w:r>
    </w:p>
    <w:p w14:paraId="4ECE10D4" w14:textId="77777777" w:rsidR="004676F8" w:rsidRPr="005223F4" w:rsidRDefault="004676F8" w:rsidP="004676F8">
      <w:pPr>
        <w:numPr>
          <w:ilvl w:val="5"/>
          <w:numId w:val="41"/>
        </w:numPr>
      </w:pPr>
      <w:r w:rsidRPr="005223F4">
        <w:t>dfdl:calendarTimeZone</w:t>
      </w:r>
    </w:p>
    <w:p w14:paraId="52687692" w14:textId="77777777" w:rsidR="004676F8" w:rsidRPr="005223F4" w:rsidRDefault="004676F8" w:rsidP="004676F8">
      <w:pPr>
        <w:numPr>
          <w:ilvl w:val="5"/>
          <w:numId w:val="41"/>
        </w:numPr>
      </w:pPr>
      <w:r w:rsidRPr="005223F4">
        <w:t>dfdl:calendarObserveDST</w:t>
      </w:r>
    </w:p>
    <w:p w14:paraId="0C99ABEA" w14:textId="77777777" w:rsidR="004676F8" w:rsidRPr="005223F4" w:rsidRDefault="004676F8" w:rsidP="004676F8">
      <w:pPr>
        <w:numPr>
          <w:ilvl w:val="5"/>
          <w:numId w:val="41"/>
        </w:numPr>
      </w:pPr>
      <w:r w:rsidRPr="005223F4">
        <w:t>dfdl:calendarFirstDayOfWeek</w:t>
      </w:r>
    </w:p>
    <w:p w14:paraId="7E64E08F" w14:textId="77777777" w:rsidR="004676F8" w:rsidRPr="005223F4" w:rsidRDefault="004676F8" w:rsidP="004676F8">
      <w:pPr>
        <w:numPr>
          <w:ilvl w:val="5"/>
          <w:numId w:val="41"/>
        </w:numPr>
      </w:pPr>
      <w:r w:rsidRPr="005223F4">
        <w:t>dfdl:calendarDaysInFirstWeek</w:t>
      </w:r>
    </w:p>
    <w:p w14:paraId="7F07C2C2" w14:textId="77777777" w:rsidR="004676F8" w:rsidRPr="005223F4" w:rsidRDefault="004676F8" w:rsidP="004676F8">
      <w:pPr>
        <w:numPr>
          <w:ilvl w:val="5"/>
          <w:numId w:val="41"/>
        </w:numPr>
      </w:pPr>
      <w:r w:rsidRPr="005223F4">
        <w:t>dfdl:calendarLanguage</w:t>
      </w:r>
    </w:p>
    <w:p w14:paraId="67C79392" w14:textId="77777777" w:rsidR="00FA2ECD" w:rsidRPr="005223F4" w:rsidRDefault="00FA2ECD" w:rsidP="00FA2ECD">
      <w:pPr>
        <w:numPr>
          <w:ilvl w:val="5"/>
          <w:numId w:val="41"/>
        </w:numPr>
        <w:rPr>
          <w:i/>
        </w:rPr>
      </w:pPr>
      <w:r w:rsidRPr="005223F4">
        <w:rPr>
          <w:rFonts w:cs="Arial"/>
        </w:rPr>
        <w:t>dfdl:textBidi</w:t>
      </w:r>
    </w:p>
    <w:p w14:paraId="6E75350F" w14:textId="77777777" w:rsidR="00FA2ECD" w:rsidRPr="005223F4" w:rsidRDefault="00FA2ECD" w:rsidP="00FA2ECD">
      <w:pPr>
        <w:numPr>
          <w:ilvl w:val="6"/>
          <w:numId w:val="41"/>
        </w:numPr>
        <w:rPr>
          <w:i/>
        </w:rPr>
      </w:pPr>
      <w:commentRangeStart w:id="19895"/>
      <w:r w:rsidRPr="005223F4">
        <w:rPr>
          <w:rFonts w:cs="Arial"/>
        </w:rPr>
        <w:t>dfdl:textBidi</w:t>
      </w:r>
      <w:del w:id="19896" w:author="Steve Hanson" w:date="2012-02-28T15:01:00Z">
        <w:r w:rsidRPr="005223F4" w:rsidDel="00654EC0">
          <w:rPr>
            <w:rFonts w:cs="Arial"/>
          </w:rPr>
          <w:delText>Text</w:delText>
        </w:r>
      </w:del>
      <w:r w:rsidRPr="005223F4">
        <w:rPr>
          <w:rFonts w:cs="Arial"/>
        </w:rPr>
        <w:t>Ordering</w:t>
      </w:r>
      <w:commentRangeEnd w:id="19895"/>
      <w:r w:rsidR="00654EC0">
        <w:rPr>
          <w:rStyle w:val="CommentReference"/>
        </w:rPr>
        <w:commentReference w:id="19895"/>
      </w:r>
    </w:p>
    <w:p w14:paraId="2181654E" w14:textId="77777777" w:rsidR="00FA2ECD" w:rsidRPr="005223F4" w:rsidRDefault="00FA2ECD" w:rsidP="00FA2ECD">
      <w:pPr>
        <w:numPr>
          <w:ilvl w:val="6"/>
          <w:numId w:val="41"/>
        </w:numPr>
        <w:rPr>
          <w:i/>
        </w:rPr>
      </w:pPr>
      <w:r w:rsidRPr="005223F4">
        <w:rPr>
          <w:rFonts w:cs="Arial"/>
        </w:rPr>
        <w:t>dfdl:textBiDiOrientation</w:t>
      </w:r>
    </w:p>
    <w:p w14:paraId="7C1827B1" w14:textId="77777777" w:rsidR="00FA2ECD" w:rsidRPr="005223F4" w:rsidRDefault="00FA2ECD" w:rsidP="00FA2ECD">
      <w:pPr>
        <w:numPr>
          <w:ilvl w:val="6"/>
          <w:numId w:val="41"/>
        </w:numPr>
        <w:rPr>
          <w:i/>
        </w:rPr>
      </w:pPr>
      <w:r w:rsidRPr="005223F4">
        <w:rPr>
          <w:rFonts w:cs="Arial"/>
        </w:rPr>
        <w:t>dfdl:textBidiSymmetric</w:t>
      </w:r>
    </w:p>
    <w:p w14:paraId="45B7A0A5" w14:textId="77777777" w:rsidR="00FA2ECD" w:rsidRPr="005223F4" w:rsidRDefault="00FA2ECD" w:rsidP="00FA2ECD">
      <w:pPr>
        <w:numPr>
          <w:ilvl w:val="6"/>
          <w:numId w:val="41"/>
        </w:numPr>
        <w:rPr>
          <w:iCs/>
        </w:rPr>
      </w:pPr>
      <w:commentRangeStart w:id="19897"/>
      <w:r w:rsidRPr="005223F4">
        <w:rPr>
          <w:iCs/>
        </w:rPr>
        <w:t>dfdl:textBidi</w:t>
      </w:r>
      <w:del w:id="19898" w:author="Steve Hanson" w:date="2012-02-28T15:02:00Z">
        <w:r w:rsidRPr="005223F4" w:rsidDel="00654EC0">
          <w:rPr>
            <w:iCs/>
          </w:rPr>
          <w:delText>Text</w:delText>
        </w:r>
      </w:del>
      <w:r w:rsidRPr="005223F4">
        <w:rPr>
          <w:iCs/>
        </w:rPr>
        <w:t>Shaped</w:t>
      </w:r>
      <w:commentRangeEnd w:id="19897"/>
      <w:r w:rsidR="00654EC0">
        <w:rPr>
          <w:rStyle w:val="CommentReference"/>
        </w:rPr>
        <w:commentReference w:id="19897"/>
      </w:r>
    </w:p>
    <w:p w14:paraId="309AB0C9" w14:textId="77777777" w:rsidR="00FA2ECD" w:rsidRPr="005223F4" w:rsidRDefault="00FA2ECD" w:rsidP="00FA2ECD">
      <w:pPr>
        <w:numPr>
          <w:ilvl w:val="4"/>
          <w:numId w:val="41"/>
        </w:numPr>
      </w:pPr>
      <w:r w:rsidRPr="005223F4">
        <w:rPr>
          <w:i/>
          <w:iCs/>
        </w:rPr>
        <w:t>"binary"</w:t>
      </w:r>
      <w:r w:rsidRPr="005223F4">
        <w:t xml:space="preserve"> </w:t>
      </w:r>
    </w:p>
    <w:p w14:paraId="249C724D" w14:textId="5C28341B" w:rsidR="00AB5ADD" w:rsidRDefault="00AB5ADD" w:rsidP="00FA2ECD">
      <w:pPr>
        <w:numPr>
          <w:ilvl w:val="5"/>
          <w:numId w:val="41"/>
        </w:numPr>
        <w:rPr>
          <w:ins w:id="19899" w:author="Steve Hanson" w:date="2012-08-10T14:26:00Z"/>
        </w:rPr>
      </w:pPr>
      <w:ins w:id="19900" w:author="Steve Hanson" w:date="2012-08-10T14:26:00Z">
        <w:r>
          <w:t>dfdl:byteOrder</w:t>
        </w:r>
      </w:ins>
    </w:p>
    <w:p w14:paraId="397CD680" w14:textId="77777777" w:rsidR="00FA2ECD" w:rsidRPr="005223F4" w:rsidRDefault="00FA2ECD" w:rsidP="00FA2ECD">
      <w:pPr>
        <w:numPr>
          <w:ilvl w:val="5"/>
          <w:numId w:val="41"/>
        </w:numPr>
      </w:pPr>
      <w:r w:rsidRPr="005223F4">
        <w:t>dfdl:binaryCalendarRep</w:t>
      </w:r>
    </w:p>
    <w:p w14:paraId="053DD148" w14:textId="77777777" w:rsidR="00FA2ECD" w:rsidRPr="005223F4" w:rsidRDefault="00FA2ECD" w:rsidP="00FA2ECD">
      <w:pPr>
        <w:numPr>
          <w:ilvl w:val="6"/>
          <w:numId w:val="41"/>
        </w:numPr>
        <w:rPr>
          <w:i/>
        </w:rPr>
      </w:pPr>
      <w:r w:rsidRPr="005223F4">
        <w:rPr>
          <w:i/>
        </w:rPr>
        <w:t>“packed”</w:t>
      </w:r>
    </w:p>
    <w:p w14:paraId="2F927666" w14:textId="77777777" w:rsidR="00FA2ECD" w:rsidRPr="005223F4" w:rsidRDefault="00FA2ECD" w:rsidP="00FA2ECD">
      <w:pPr>
        <w:numPr>
          <w:ilvl w:val="7"/>
          <w:numId w:val="41"/>
        </w:numPr>
      </w:pPr>
      <w:r w:rsidRPr="005223F4">
        <w:t>dfdl:packedDecimalSignCodes</w:t>
      </w:r>
    </w:p>
    <w:p w14:paraId="20D4E639" w14:textId="77777777" w:rsidR="00FA2ECD" w:rsidRPr="005223F4" w:rsidRDefault="00FA2ECD" w:rsidP="00FA2ECD">
      <w:pPr>
        <w:numPr>
          <w:ilvl w:val="7"/>
          <w:numId w:val="41"/>
        </w:numPr>
      </w:pPr>
      <w:r w:rsidRPr="005223F4">
        <w:t>dfdl:decimalVirtualPoint</w:t>
      </w:r>
    </w:p>
    <w:p w14:paraId="2290D0E8" w14:textId="66FF6648" w:rsidR="00FA2ECD" w:rsidRPr="005223F4" w:rsidDel="00AD4792" w:rsidRDefault="00FA2ECD" w:rsidP="00FA2ECD">
      <w:pPr>
        <w:numPr>
          <w:ilvl w:val="7"/>
          <w:numId w:val="41"/>
        </w:numPr>
        <w:rPr>
          <w:del w:id="19901" w:author="Steve Hanson" w:date="2013-02-05T12:03:00Z"/>
        </w:rPr>
      </w:pPr>
      <w:del w:id="19902" w:author="Steve Hanson" w:date="2013-02-05T12:03:00Z">
        <w:r w:rsidRPr="005223F4" w:rsidDel="00AD4792">
          <w:delText>dfdl:binaryNumberCheckPolicy</w:delText>
        </w:r>
      </w:del>
    </w:p>
    <w:p w14:paraId="28AB109A" w14:textId="77777777" w:rsidR="004676F8" w:rsidRPr="005223F4" w:rsidRDefault="004676F8" w:rsidP="004676F8">
      <w:pPr>
        <w:numPr>
          <w:ilvl w:val="7"/>
          <w:numId w:val="41"/>
        </w:numPr>
      </w:pPr>
      <w:r w:rsidRPr="005223F4">
        <w:t>dfdl:calendarPatternKind</w:t>
      </w:r>
      <w:r w:rsidR="007A11E1">
        <w:t xml:space="preserve">                   </w:t>
      </w:r>
      <w:r w:rsidR="008F38DC" w:rsidRPr="005223F4">
        <w:t xml:space="preserve"> </w:t>
      </w:r>
      <w:r w:rsidR="007A11E1" w:rsidRPr="00D046AA">
        <w:rPr>
          <w:rStyle w:val="TableCellCharChar"/>
          <w:rFonts w:cs="Arial"/>
          <w:sz w:val="20"/>
          <w:szCs w:val="20"/>
        </w:rPr>
        <w:t>▪</w:t>
      </w:r>
      <w:r w:rsidR="007A11E1">
        <w:rPr>
          <w:rStyle w:val="TableCellCharChar"/>
          <w:rFonts w:cs="Arial"/>
          <w:sz w:val="20"/>
          <w:szCs w:val="20"/>
        </w:rPr>
        <w:t xml:space="preserve">  </w:t>
      </w:r>
      <w:r w:rsidR="008F38DC" w:rsidRPr="005223F4">
        <w:t>"</w:t>
      </w:r>
      <w:r w:rsidR="008F38DC" w:rsidRPr="005223F4">
        <w:rPr>
          <w:i/>
          <w:iCs/>
        </w:rPr>
        <w:t>explicit</w:t>
      </w:r>
      <w:r w:rsidR="008F38DC" w:rsidRPr="005223F4">
        <w:t>"</w:t>
      </w:r>
    </w:p>
    <w:p w14:paraId="45A89FE3" w14:textId="77777777" w:rsidR="004676F8" w:rsidRPr="005223F4" w:rsidRDefault="004676F8" w:rsidP="004676F8">
      <w:pPr>
        <w:numPr>
          <w:ilvl w:val="8"/>
          <w:numId w:val="41"/>
        </w:numPr>
      </w:pPr>
      <w:r w:rsidRPr="005223F4">
        <w:t>dfdl:calendarPattern</w:t>
      </w:r>
    </w:p>
    <w:p w14:paraId="710AAD4A" w14:textId="77777777" w:rsidR="004676F8" w:rsidRPr="005223F4" w:rsidRDefault="004676F8" w:rsidP="004676F8">
      <w:pPr>
        <w:numPr>
          <w:ilvl w:val="7"/>
          <w:numId w:val="41"/>
        </w:numPr>
      </w:pPr>
      <w:r w:rsidRPr="005223F4">
        <w:t>dfdl:</w:t>
      </w:r>
      <w:r w:rsidR="009B7948" w:rsidRPr="005223F4">
        <w:t>calendarCheckPolicy</w:t>
      </w:r>
    </w:p>
    <w:p w14:paraId="41A6EA51" w14:textId="77777777" w:rsidR="004676F8" w:rsidRPr="005223F4" w:rsidRDefault="004676F8" w:rsidP="004676F8">
      <w:pPr>
        <w:numPr>
          <w:ilvl w:val="7"/>
          <w:numId w:val="41"/>
        </w:numPr>
      </w:pPr>
      <w:r w:rsidRPr="005223F4">
        <w:t>dfdl:calendarTimeZone</w:t>
      </w:r>
    </w:p>
    <w:p w14:paraId="3B77F7C6" w14:textId="77777777" w:rsidR="004676F8" w:rsidRPr="005223F4" w:rsidRDefault="004676F8" w:rsidP="004676F8">
      <w:pPr>
        <w:numPr>
          <w:ilvl w:val="7"/>
          <w:numId w:val="41"/>
        </w:numPr>
      </w:pPr>
      <w:r w:rsidRPr="005223F4">
        <w:t>dfdl:calendarObserveDST</w:t>
      </w:r>
    </w:p>
    <w:p w14:paraId="04693250" w14:textId="77777777" w:rsidR="004676F8" w:rsidRPr="005223F4" w:rsidRDefault="004676F8" w:rsidP="004676F8">
      <w:pPr>
        <w:numPr>
          <w:ilvl w:val="7"/>
          <w:numId w:val="41"/>
        </w:numPr>
      </w:pPr>
      <w:r w:rsidRPr="005223F4">
        <w:t>dfdl:calendarFirstDayOfWeek</w:t>
      </w:r>
    </w:p>
    <w:p w14:paraId="52BBD033" w14:textId="77777777" w:rsidR="004676F8" w:rsidRPr="005223F4" w:rsidRDefault="004676F8" w:rsidP="004676F8">
      <w:pPr>
        <w:numPr>
          <w:ilvl w:val="7"/>
          <w:numId w:val="41"/>
        </w:numPr>
      </w:pPr>
      <w:r w:rsidRPr="005223F4">
        <w:t>dfdl:calendarDaysInFirstWeek</w:t>
      </w:r>
    </w:p>
    <w:p w14:paraId="0A2F03A8" w14:textId="77777777" w:rsidR="004676F8" w:rsidRPr="005223F4" w:rsidRDefault="004676F8" w:rsidP="004676F8">
      <w:pPr>
        <w:numPr>
          <w:ilvl w:val="7"/>
          <w:numId w:val="41"/>
        </w:numPr>
      </w:pPr>
      <w:r w:rsidRPr="005223F4">
        <w:t>dfdl:calendarCenturyStart</w:t>
      </w:r>
    </w:p>
    <w:p w14:paraId="48ABF050" w14:textId="253133EC" w:rsidR="00FA2ECD" w:rsidRPr="005223F4" w:rsidRDefault="004676F8" w:rsidP="00FA2ECD">
      <w:pPr>
        <w:numPr>
          <w:ilvl w:val="6"/>
          <w:numId w:val="41"/>
        </w:numPr>
        <w:rPr>
          <w:i/>
        </w:rPr>
      </w:pPr>
      <w:r w:rsidRPr="005223F4">
        <w:rPr>
          <w:i/>
        </w:rPr>
        <w:t xml:space="preserve"> </w:t>
      </w:r>
      <w:r w:rsidR="00FA2ECD" w:rsidRPr="005223F4">
        <w:rPr>
          <w:i/>
        </w:rPr>
        <w:t>“bcd”</w:t>
      </w:r>
      <w:ins w:id="19903" w:author="Steve Hanson" w:date="2013-02-05T12:02:00Z">
        <w:r w:rsidR="00BF51F9">
          <w:rPr>
            <w:i/>
          </w:rPr>
          <w:t>, “ibm4690Packed”</w:t>
        </w:r>
      </w:ins>
    </w:p>
    <w:p w14:paraId="072F1451" w14:textId="77777777" w:rsidR="008F38DC" w:rsidRPr="005223F4" w:rsidRDefault="00FA2ECD" w:rsidP="004676F8">
      <w:pPr>
        <w:numPr>
          <w:ilvl w:val="7"/>
          <w:numId w:val="41"/>
        </w:numPr>
      </w:pPr>
      <w:r w:rsidRPr="005223F4">
        <w:t>dfdl:decimalVirtualPoint</w:t>
      </w:r>
      <w:r w:rsidR="004676F8" w:rsidRPr="005223F4">
        <w:t xml:space="preserve"> </w:t>
      </w:r>
    </w:p>
    <w:p w14:paraId="342B2671" w14:textId="77777777" w:rsidR="004676F8" w:rsidRPr="005223F4" w:rsidRDefault="004676F8" w:rsidP="004676F8">
      <w:pPr>
        <w:numPr>
          <w:ilvl w:val="7"/>
          <w:numId w:val="41"/>
        </w:numPr>
      </w:pPr>
      <w:r w:rsidRPr="005223F4">
        <w:t>dfdl:calendarPatternKind</w:t>
      </w:r>
      <w:r w:rsidR="007A11E1">
        <w:t xml:space="preserve">            </w:t>
      </w:r>
      <w:r w:rsidR="007A11E1" w:rsidRPr="00D046AA">
        <w:rPr>
          <w:rStyle w:val="TableCellCharChar"/>
          <w:rFonts w:cs="Arial"/>
          <w:sz w:val="20"/>
          <w:szCs w:val="20"/>
        </w:rPr>
        <w:t>▪</w:t>
      </w:r>
      <w:r w:rsidR="008F38DC" w:rsidRPr="005223F4">
        <w:t xml:space="preserve"> "</w:t>
      </w:r>
      <w:r w:rsidR="008F38DC" w:rsidRPr="005223F4">
        <w:rPr>
          <w:i/>
          <w:iCs/>
        </w:rPr>
        <w:t>explicit</w:t>
      </w:r>
      <w:r w:rsidR="008F38DC" w:rsidRPr="005223F4">
        <w:t>"</w:t>
      </w:r>
    </w:p>
    <w:p w14:paraId="766E8DAC" w14:textId="77777777" w:rsidR="004676F8" w:rsidRPr="005223F4" w:rsidRDefault="004676F8" w:rsidP="004676F8">
      <w:pPr>
        <w:numPr>
          <w:ilvl w:val="8"/>
          <w:numId w:val="41"/>
        </w:numPr>
      </w:pPr>
      <w:r w:rsidRPr="005223F4">
        <w:t>dfdl:calendarPattern</w:t>
      </w:r>
    </w:p>
    <w:p w14:paraId="0A3DEA69" w14:textId="77777777" w:rsidR="004676F8" w:rsidRPr="005223F4" w:rsidRDefault="004676F8" w:rsidP="004676F8">
      <w:pPr>
        <w:numPr>
          <w:ilvl w:val="7"/>
          <w:numId w:val="41"/>
        </w:numPr>
      </w:pPr>
      <w:r w:rsidRPr="005223F4">
        <w:t>dfdl:</w:t>
      </w:r>
      <w:r w:rsidR="009B7948" w:rsidRPr="005223F4">
        <w:t>calendarCheckPolicy</w:t>
      </w:r>
    </w:p>
    <w:p w14:paraId="0456796B" w14:textId="77777777" w:rsidR="004676F8" w:rsidRPr="005223F4" w:rsidRDefault="004676F8" w:rsidP="004676F8">
      <w:pPr>
        <w:numPr>
          <w:ilvl w:val="7"/>
          <w:numId w:val="41"/>
        </w:numPr>
      </w:pPr>
      <w:r w:rsidRPr="005223F4">
        <w:t>dfdl:calendarTimeZone</w:t>
      </w:r>
    </w:p>
    <w:p w14:paraId="047CA4FD" w14:textId="77777777" w:rsidR="004676F8" w:rsidRPr="005223F4" w:rsidRDefault="004676F8" w:rsidP="004676F8">
      <w:pPr>
        <w:numPr>
          <w:ilvl w:val="7"/>
          <w:numId w:val="41"/>
        </w:numPr>
      </w:pPr>
      <w:r w:rsidRPr="005223F4">
        <w:t>dfdl:calendarObserveDST</w:t>
      </w:r>
    </w:p>
    <w:p w14:paraId="3CD22A58" w14:textId="77777777" w:rsidR="004676F8" w:rsidRPr="005223F4" w:rsidRDefault="004676F8" w:rsidP="004676F8">
      <w:pPr>
        <w:numPr>
          <w:ilvl w:val="7"/>
          <w:numId w:val="41"/>
        </w:numPr>
      </w:pPr>
      <w:r w:rsidRPr="005223F4">
        <w:t>dfdl:calendarFirstDayOfWeek</w:t>
      </w:r>
    </w:p>
    <w:p w14:paraId="65AF40CB" w14:textId="77777777" w:rsidR="004676F8" w:rsidRPr="005223F4" w:rsidRDefault="004676F8" w:rsidP="004676F8">
      <w:pPr>
        <w:numPr>
          <w:ilvl w:val="7"/>
          <w:numId w:val="41"/>
        </w:numPr>
      </w:pPr>
      <w:r w:rsidRPr="005223F4">
        <w:t>dfdl:calendarDaysInFirstWeek</w:t>
      </w:r>
    </w:p>
    <w:p w14:paraId="0F5588E3" w14:textId="77777777" w:rsidR="00FA2ECD" w:rsidRPr="005223F4" w:rsidRDefault="004676F8" w:rsidP="004676F8">
      <w:pPr>
        <w:numPr>
          <w:ilvl w:val="7"/>
          <w:numId w:val="41"/>
        </w:numPr>
      </w:pPr>
      <w:r w:rsidRPr="005223F4">
        <w:t>dfdl:calendarCenturyStart</w:t>
      </w:r>
    </w:p>
    <w:p w14:paraId="5F711779" w14:textId="77777777" w:rsidR="00FA2ECD" w:rsidRPr="005223F4" w:rsidRDefault="00FA2ECD" w:rsidP="00FA2ECD">
      <w:pPr>
        <w:numPr>
          <w:ilvl w:val="6"/>
          <w:numId w:val="41"/>
        </w:numPr>
        <w:rPr>
          <w:i/>
        </w:rPr>
      </w:pPr>
      <w:r w:rsidRPr="005223F4">
        <w:rPr>
          <w:i/>
        </w:rPr>
        <w:t>“binarySeconds”, “binaryMilliseconds”</w:t>
      </w:r>
    </w:p>
    <w:p w14:paraId="109E60D7" w14:textId="77777777" w:rsidR="00FA2ECD" w:rsidRPr="005223F4" w:rsidRDefault="00FA2ECD" w:rsidP="00FA2ECD">
      <w:pPr>
        <w:numPr>
          <w:ilvl w:val="7"/>
          <w:numId w:val="41"/>
        </w:numPr>
      </w:pPr>
      <w:r w:rsidRPr="005223F4">
        <w:t>dfdl:binaryCalendarEpoch</w:t>
      </w:r>
    </w:p>
    <w:p w14:paraId="26F5D074" w14:textId="77777777" w:rsidR="00FA2ECD" w:rsidRPr="005223F4" w:rsidRDefault="00FA2ECD" w:rsidP="00FA2ECD">
      <w:pPr>
        <w:numPr>
          <w:ilvl w:val="2"/>
          <w:numId w:val="41"/>
        </w:numPr>
      </w:pPr>
      <w:r w:rsidRPr="005223F4">
        <w:rPr>
          <w:i/>
          <w:iCs/>
        </w:rPr>
        <w:t>"Opaque"</w:t>
      </w:r>
      <w:r w:rsidRPr="005223F4">
        <w:t xml:space="preserve"> </w:t>
      </w:r>
    </w:p>
    <w:p w14:paraId="3F4ABC65" w14:textId="77777777" w:rsidR="00FA2ECD" w:rsidRPr="005223F4" w:rsidRDefault="00FA2ECD" w:rsidP="00FA2ECD">
      <w:pPr>
        <w:numPr>
          <w:ilvl w:val="2"/>
          <w:numId w:val="41"/>
        </w:numPr>
      </w:pPr>
      <w:r w:rsidRPr="005223F4">
        <w:rPr>
          <w:i/>
          <w:iCs/>
        </w:rPr>
        <w:t>"Boolean"</w:t>
      </w:r>
      <w:r w:rsidRPr="005223F4">
        <w:t xml:space="preserve"> </w:t>
      </w:r>
    </w:p>
    <w:p w14:paraId="312A48C2" w14:textId="77777777" w:rsidR="00FA2ECD" w:rsidRPr="005223F4" w:rsidRDefault="00FA2ECD" w:rsidP="00FA2ECD">
      <w:pPr>
        <w:numPr>
          <w:ilvl w:val="3"/>
          <w:numId w:val="41"/>
        </w:numPr>
      </w:pPr>
      <w:r w:rsidRPr="005223F4">
        <w:t xml:space="preserve">dfdl:representation </w:t>
      </w:r>
    </w:p>
    <w:p w14:paraId="3E35FAB1" w14:textId="77777777" w:rsidR="00FA2ECD" w:rsidRPr="005223F4" w:rsidRDefault="00FA2ECD" w:rsidP="00FA2ECD">
      <w:pPr>
        <w:numPr>
          <w:ilvl w:val="4"/>
          <w:numId w:val="41"/>
        </w:numPr>
      </w:pPr>
      <w:r w:rsidRPr="005223F4">
        <w:rPr>
          <w:i/>
          <w:iCs/>
        </w:rPr>
        <w:t>"text"</w:t>
      </w:r>
      <w:r w:rsidRPr="005223F4">
        <w:t xml:space="preserve"> </w:t>
      </w:r>
    </w:p>
    <w:p w14:paraId="37DF2554" w14:textId="77777777" w:rsidR="00FA2ECD" w:rsidRPr="005223F4" w:rsidRDefault="00FA2ECD" w:rsidP="00FA2ECD">
      <w:pPr>
        <w:numPr>
          <w:ilvl w:val="5"/>
          <w:numId w:val="41"/>
        </w:numPr>
      </w:pPr>
      <w:r w:rsidRPr="005223F4">
        <w:t xml:space="preserve">dfdl:textBooleanTrueRep </w:t>
      </w:r>
    </w:p>
    <w:p w14:paraId="06A7D6DE" w14:textId="77777777" w:rsidR="00FA2ECD" w:rsidRPr="005223F4" w:rsidRDefault="00FA2ECD" w:rsidP="00FA2ECD">
      <w:pPr>
        <w:numPr>
          <w:ilvl w:val="5"/>
          <w:numId w:val="41"/>
        </w:numPr>
      </w:pPr>
      <w:r w:rsidRPr="005223F4">
        <w:t>dfdl:textBooleanFalseRep</w:t>
      </w:r>
    </w:p>
    <w:p w14:paraId="6FEAC3D5" w14:textId="77777777" w:rsidR="00FA2ECD" w:rsidRPr="005223F4" w:rsidRDefault="00FA2ECD" w:rsidP="00FA2ECD">
      <w:pPr>
        <w:numPr>
          <w:ilvl w:val="5"/>
          <w:numId w:val="41"/>
        </w:numPr>
        <w:rPr>
          <w:i/>
        </w:rPr>
      </w:pPr>
      <w:r w:rsidRPr="005223F4">
        <w:rPr>
          <w:rFonts w:cs="Arial"/>
        </w:rPr>
        <w:t>dfdl:textBidi</w:t>
      </w:r>
    </w:p>
    <w:p w14:paraId="1C67C3A2" w14:textId="77777777" w:rsidR="00FA2ECD" w:rsidRPr="005223F4" w:rsidRDefault="00FA2ECD" w:rsidP="00FA2ECD">
      <w:pPr>
        <w:numPr>
          <w:ilvl w:val="6"/>
          <w:numId w:val="41"/>
        </w:numPr>
        <w:rPr>
          <w:i/>
        </w:rPr>
      </w:pPr>
      <w:commentRangeStart w:id="19904"/>
      <w:r w:rsidRPr="005223F4">
        <w:rPr>
          <w:rFonts w:cs="Arial"/>
        </w:rPr>
        <w:t>dfdl:textBidi</w:t>
      </w:r>
      <w:del w:id="19905" w:author="Steve Hanson" w:date="2012-02-28T15:02:00Z">
        <w:r w:rsidRPr="005223F4" w:rsidDel="00654EC0">
          <w:rPr>
            <w:rFonts w:cs="Arial"/>
          </w:rPr>
          <w:delText>Text</w:delText>
        </w:r>
      </w:del>
      <w:r w:rsidRPr="005223F4">
        <w:rPr>
          <w:rFonts w:cs="Arial"/>
        </w:rPr>
        <w:t>Ordering</w:t>
      </w:r>
      <w:commentRangeEnd w:id="19904"/>
      <w:r w:rsidR="00654EC0">
        <w:rPr>
          <w:rStyle w:val="CommentReference"/>
        </w:rPr>
        <w:commentReference w:id="19904"/>
      </w:r>
    </w:p>
    <w:p w14:paraId="53C8DE10" w14:textId="77777777" w:rsidR="00FA2ECD" w:rsidRPr="005223F4" w:rsidRDefault="00FA2ECD" w:rsidP="00FA2ECD">
      <w:pPr>
        <w:numPr>
          <w:ilvl w:val="6"/>
          <w:numId w:val="41"/>
        </w:numPr>
        <w:rPr>
          <w:i/>
        </w:rPr>
      </w:pPr>
      <w:r w:rsidRPr="005223F4">
        <w:rPr>
          <w:rFonts w:cs="Arial"/>
        </w:rPr>
        <w:t>dfdl:textBiDiOrientation</w:t>
      </w:r>
    </w:p>
    <w:p w14:paraId="5BFBFF33" w14:textId="77777777" w:rsidR="00FA2ECD" w:rsidRPr="005223F4" w:rsidRDefault="00FA2ECD" w:rsidP="00FA2ECD">
      <w:pPr>
        <w:numPr>
          <w:ilvl w:val="6"/>
          <w:numId w:val="41"/>
        </w:numPr>
        <w:rPr>
          <w:i/>
        </w:rPr>
      </w:pPr>
      <w:commentRangeStart w:id="19906"/>
      <w:r w:rsidRPr="005223F4">
        <w:rPr>
          <w:rFonts w:cs="Arial"/>
        </w:rPr>
        <w:t>dfdl:textBidiSymmetric</w:t>
      </w:r>
      <w:commentRangeEnd w:id="19906"/>
      <w:r w:rsidR="00654EC0">
        <w:rPr>
          <w:rStyle w:val="CommentReference"/>
        </w:rPr>
        <w:commentReference w:id="19906"/>
      </w:r>
    </w:p>
    <w:p w14:paraId="6D7A3D3D" w14:textId="77777777" w:rsidR="00FA2ECD" w:rsidRPr="005223F4" w:rsidRDefault="00FA2ECD" w:rsidP="00FA2ECD">
      <w:pPr>
        <w:numPr>
          <w:ilvl w:val="6"/>
          <w:numId w:val="41"/>
        </w:numPr>
      </w:pPr>
      <w:r w:rsidRPr="005223F4">
        <w:rPr>
          <w:iCs/>
        </w:rPr>
        <w:t>dfdl:textBidiTextShaped</w:t>
      </w:r>
      <w:r w:rsidRPr="005223F4">
        <w:t xml:space="preserve"> </w:t>
      </w:r>
    </w:p>
    <w:p w14:paraId="058C34B7" w14:textId="77777777" w:rsidR="00FA2ECD" w:rsidRPr="005223F4" w:rsidRDefault="00FA2ECD" w:rsidP="00FA2ECD">
      <w:pPr>
        <w:numPr>
          <w:ilvl w:val="4"/>
          <w:numId w:val="41"/>
        </w:numPr>
      </w:pPr>
      <w:r w:rsidRPr="005223F4">
        <w:rPr>
          <w:i/>
          <w:iCs/>
        </w:rPr>
        <w:t>"binary"</w:t>
      </w:r>
      <w:r w:rsidRPr="005223F4">
        <w:t xml:space="preserve"> </w:t>
      </w:r>
    </w:p>
    <w:p w14:paraId="0D63DCFC" w14:textId="2490414F" w:rsidR="00AB5ADD" w:rsidRDefault="00AB5ADD" w:rsidP="00FA2ECD">
      <w:pPr>
        <w:numPr>
          <w:ilvl w:val="5"/>
          <w:numId w:val="41"/>
        </w:numPr>
        <w:rPr>
          <w:ins w:id="19907" w:author="Steve Hanson" w:date="2012-08-10T14:27:00Z"/>
        </w:rPr>
      </w:pPr>
      <w:ins w:id="19908" w:author="Steve Hanson" w:date="2012-08-10T14:27:00Z">
        <w:r>
          <w:t>dfdl:byteOrder</w:t>
        </w:r>
      </w:ins>
    </w:p>
    <w:p w14:paraId="6ECF0527" w14:textId="77777777" w:rsidR="00FA2ECD" w:rsidRPr="005223F4" w:rsidRDefault="00FA2ECD" w:rsidP="00FA2ECD">
      <w:pPr>
        <w:numPr>
          <w:ilvl w:val="5"/>
          <w:numId w:val="41"/>
        </w:numPr>
      </w:pPr>
      <w:r w:rsidRPr="005223F4">
        <w:t xml:space="preserve">dfdl:binaryBooleanTrueRep </w:t>
      </w:r>
    </w:p>
    <w:p w14:paraId="17059D9C" w14:textId="77777777" w:rsidR="00FA2ECD" w:rsidRPr="005223F4" w:rsidRDefault="00FA2ECD" w:rsidP="00FA2ECD">
      <w:pPr>
        <w:numPr>
          <w:ilvl w:val="5"/>
          <w:numId w:val="41"/>
        </w:numPr>
      </w:pPr>
      <w:r w:rsidRPr="005223F4">
        <w:t xml:space="preserve">dfdl:binaryBooleanFalseRep </w:t>
      </w:r>
    </w:p>
    <w:p w14:paraId="4D7C27A3" w14:textId="77777777" w:rsidR="00FA2ECD" w:rsidRPr="005223F4" w:rsidRDefault="00FA2ECD" w:rsidP="00FA2ECD">
      <w:pPr>
        <w:pStyle w:val="nobreak"/>
        <w:numPr>
          <w:ilvl w:val="0"/>
          <w:numId w:val="41"/>
        </w:numPr>
        <w:rPr>
          <w:i/>
        </w:rPr>
      </w:pPr>
      <w:r w:rsidRPr="005223F4">
        <w:rPr>
          <w:i/>
        </w:rPr>
        <w:t xml:space="preserve">Unparsing: insertion &amp; framing </w:t>
      </w:r>
    </w:p>
    <w:p w14:paraId="2F097A5F" w14:textId="77777777" w:rsidR="00785685" w:rsidRPr="005223F4" w:rsidRDefault="00FA2ECD" w:rsidP="00FA2ECD">
      <w:pPr>
        <w:pStyle w:val="nobreak"/>
        <w:numPr>
          <w:ilvl w:val="1"/>
          <w:numId w:val="41"/>
        </w:numPr>
      </w:pPr>
      <w:r w:rsidRPr="005223F4">
        <w:t>dfdl:</w:t>
      </w:r>
      <w:r w:rsidR="008432CD" w:rsidRPr="005223F4">
        <w:t>leadingSkip</w:t>
      </w:r>
    </w:p>
    <w:p w14:paraId="19A86668" w14:textId="77777777" w:rsidR="00FA2ECD" w:rsidRPr="005223F4" w:rsidRDefault="00785685" w:rsidP="00785685">
      <w:pPr>
        <w:pStyle w:val="nobreak"/>
        <w:numPr>
          <w:ilvl w:val="2"/>
          <w:numId w:val="41"/>
        </w:numPr>
      </w:pPr>
      <w:r w:rsidRPr="005223F4">
        <w:t>dfdl:alignmentUnits</w:t>
      </w:r>
      <w:r w:rsidR="00FA2ECD" w:rsidRPr="005223F4">
        <w:t xml:space="preserve"> </w:t>
      </w:r>
    </w:p>
    <w:p w14:paraId="6C6D59BA" w14:textId="77777777" w:rsidR="000B1112" w:rsidRPr="005223F4" w:rsidRDefault="00FA2ECD" w:rsidP="00FA2ECD">
      <w:pPr>
        <w:pStyle w:val="nobreak"/>
        <w:numPr>
          <w:ilvl w:val="1"/>
          <w:numId w:val="41"/>
        </w:numPr>
      </w:pPr>
      <w:r w:rsidRPr="005223F4">
        <w:t>dfdl:alignment</w:t>
      </w:r>
    </w:p>
    <w:p w14:paraId="3A182C62" w14:textId="77777777" w:rsidR="00FA2ECD" w:rsidRPr="005223F4" w:rsidRDefault="000B1112" w:rsidP="000B1112">
      <w:pPr>
        <w:pStyle w:val="nobreak"/>
        <w:numPr>
          <w:ilvl w:val="2"/>
          <w:numId w:val="41"/>
        </w:numPr>
      </w:pPr>
      <w:r w:rsidRPr="005223F4">
        <w:rPr>
          <w:i/>
          <w:iCs/>
        </w:rPr>
        <w:t>not “implicit”</w:t>
      </w:r>
      <w:r w:rsidR="00FA2ECD" w:rsidRPr="005223F4">
        <w:t xml:space="preserve"> </w:t>
      </w:r>
    </w:p>
    <w:p w14:paraId="4C6B7029" w14:textId="77777777" w:rsidR="00FA2ECD" w:rsidRPr="005223F4" w:rsidRDefault="00FA2ECD" w:rsidP="000B1112">
      <w:pPr>
        <w:numPr>
          <w:ilvl w:val="3"/>
          <w:numId w:val="41"/>
        </w:numPr>
      </w:pPr>
      <w:r w:rsidRPr="005223F4">
        <w:t xml:space="preserve">dfdl:alignmentUnits </w:t>
      </w:r>
    </w:p>
    <w:p w14:paraId="50BAB673" w14:textId="65A69C27" w:rsidR="00FA2ECD" w:rsidRPr="005223F4" w:rsidDel="00AB5ADD" w:rsidRDefault="00FA2ECD" w:rsidP="00FA2ECD">
      <w:pPr>
        <w:pStyle w:val="nobreak"/>
        <w:numPr>
          <w:ilvl w:val="1"/>
          <w:numId w:val="41"/>
        </w:numPr>
        <w:rPr>
          <w:del w:id="19909" w:author="Steve Hanson" w:date="2012-08-10T14:30:00Z"/>
        </w:rPr>
      </w:pPr>
      <w:del w:id="19910" w:author="Steve Hanson" w:date="2012-08-10T14:30:00Z">
        <w:r w:rsidRPr="005223F4" w:rsidDel="00AB5ADD">
          <w:delText xml:space="preserve">dfdl:initiator </w:delText>
        </w:r>
      </w:del>
    </w:p>
    <w:p w14:paraId="25F646A6" w14:textId="702DA5EA" w:rsidR="00FA2ECD" w:rsidRPr="005223F4" w:rsidDel="00AB5ADD" w:rsidRDefault="00FA2ECD" w:rsidP="00FA2ECD">
      <w:pPr>
        <w:pStyle w:val="nobreak"/>
        <w:numPr>
          <w:ilvl w:val="2"/>
          <w:numId w:val="41"/>
        </w:numPr>
        <w:rPr>
          <w:del w:id="19911" w:author="Steve Hanson" w:date="2012-08-10T14:30:00Z"/>
          <w:i/>
          <w:iCs/>
        </w:rPr>
      </w:pPr>
      <w:del w:id="19912" w:author="Steve Hanson" w:date="2012-08-10T14:30:00Z">
        <w:r w:rsidRPr="005223F4" w:rsidDel="00AB5ADD">
          <w:delText>dfdl:</w:delText>
        </w:r>
        <w:r w:rsidR="00BC3F9C" w:rsidRPr="005223F4" w:rsidDel="00AB5ADD">
          <w:delText xml:space="preserve">nilValueDelimiterPolicy </w:delText>
        </w:r>
        <w:r w:rsidR="003A482E" w:rsidRPr="005223F4" w:rsidDel="00AB5ADD">
          <w:rPr>
            <w:i/>
          </w:rPr>
          <w:delText>(</w:delText>
        </w:r>
        <w:r w:rsidR="003A482E" w:rsidRPr="005223F4" w:rsidDel="00AB5ADD">
          <w:rPr>
            <w:i/>
            <w:iCs/>
          </w:rPr>
          <w:delText>does not apply to simple</w:delText>
        </w:r>
      </w:del>
      <w:del w:id="19913" w:author="Steve Hanson" w:date="2012-02-27T19:24:00Z">
        <w:r w:rsidR="003A482E" w:rsidRPr="005223F4" w:rsidDel="00A5654C">
          <w:rPr>
            <w:i/>
            <w:iCs/>
          </w:rPr>
          <w:delText xml:space="preserve"> t</w:delText>
        </w:r>
      </w:del>
      <w:del w:id="19914" w:author="Steve Hanson" w:date="2012-08-10T14:30:00Z">
        <w:r w:rsidR="003A482E" w:rsidRPr="005223F4" w:rsidDel="00AB5ADD">
          <w:rPr>
            <w:i/>
            <w:iCs/>
          </w:rPr>
          <w:delText>ype</w:delText>
        </w:r>
      </w:del>
      <w:del w:id="19915" w:author="Steve Hanson" w:date="2012-02-27T19:24:00Z">
        <w:r w:rsidR="003A482E" w:rsidRPr="005223F4" w:rsidDel="00A5654C">
          <w:rPr>
            <w:i/>
            <w:iCs/>
          </w:rPr>
          <w:delText>s</w:delText>
        </w:r>
      </w:del>
      <w:del w:id="19916" w:author="Steve Hanson" w:date="2012-08-10T14:30:00Z">
        <w:r w:rsidR="003A482E" w:rsidRPr="005223F4" w:rsidDel="00AB5ADD">
          <w:rPr>
            <w:i/>
            <w:iCs/>
          </w:rPr>
          <w:delText>)</w:delText>
        </w:r>
      </w:del>
    </w:p>
    <w:p w14:paraId="41927C3D" w14:textId="1EFAEC13" w:rsidR="007A090D" w:rsidDel="00AB5ADD" w:rsidRDefault="007A090D" w:rsidP="005B0FE2">
      <w:pPr>
        <w:numPr>
          <w:ilvl w:val="2"/>
          <w:numId w:val="45"/>
        </w:numPr>
        <w:rPr>
          <w:ins w:id="19917" w:author="mbeckerle" w:date="2012-07-03T10:00:00Z"/>
          <w:del w:id="19918" w:author="Steve Hanson" w:date="2012-08-10T14:30:00Z"/>
        </w:rPr>
      </w:pPr>
      <w:commentRangeStart w:id="19919"/>
      <w:ins w:id="19920" w:author="mbeckerle" w:date="2012-07-03T10:00:00Z">
        <w:del w:id="19921" w:author="Steve Hanson" w:date="2012-08-10T14:30:00Z">
          <w:r w:rsidDel="00AB5ADD">
            <w:delText>dfdl:escapeSchemeRef</w:delText>
          </w:r>
        </w:del>
      </w:ins>
      <w:commentRangeEnd w:id="19919"/>
      <w:ins w:id="19922" w:author="mbeckerle" w:date="2012-07-03T10:01:00Z">
        <w:del w:id="19923" w:author="Steve Hanson" w:date="2012-08-10T14:30:00Z">
          <w:r w:rsidDel="00AB5ADD">
            <w:rPr>
              <w:rStyle w:val="CommentReference"/>
            </w:rPr>
            <w:commentReference w:id="19919"/>
          </w:r>
        </w:del>
      </w:ins>
    </w:p>
    <w:p w14:paraId="74012538" w14:textId="59DC8AC7" w:rsidR="00E60028" w:rsidRPr="005223F4" w:rsidDel="00AB5ADD" w:rsidRDefault="00E60028" w:rsidP="005B0FE2">
      <w:pPr>
        <w:numPr>
          <w:ilvl w:val="2"/>
          <w:numId w:val="45"/>
        </w:numPr>
        <w:rPr>
          <w:del w:id="19924" w:author="Steve Hanson" w:date="2012-08-10T14:30:00Z"/>
        </w:rPr>
      </w:pPr>
      <w:del w:id="19925" w:author="Steve Hanson" w:date="2012-08-10T14:30:00Z">
        <w:r w:rsidRPr="005223F4" w:rsidDel="00AB5ADD">
          <w:delText>dfdl:</w:delText>
        </w:r>
        <w:r w:rsidR="00BC3F9C" w:rsidRPr="005223F4" w:rsidDel="00AB5ADD">
          <w:delText>emptyValueDelimiterPolicy</w:delText>
        </w:r>
        <w:r w:rsidRPr="005223F4" w:rsidDel="00AB5ADD">
          <w:delText xml:space="preserve"> </w:delText>
        </w:r>
      </w:del>
    </w:p>
    <w:p w14:paraId="6AFDCA28" w14:textId="77777777" w:rsidR="00FA2ECD" w:rsidRPr="005223F4" w:rsidRDefault="00F4248B" w:rsidP="00F4248B">
      <w:pPr>
        <w:numPr>
          <w:ilvl w:val="1"/>
          <w:numId w:val="41"/>
        </w:numPr>
        <w:rPr>
          <w:i/>
        </w:rPr>
      </w:pPr>
      <w:r w:rsidRPr="005223F4">
        <w:t>dfdl:representation</w:t>
      </w:r>
      <w:r w:rsidR="00FA2ECD" w:rsidRPr="005223F4">
        <w:rPr>
          <w:i/>
        </w:rPr>
        <w:t xml:space="preserve"> “text”</w:t>
      </w:r>
      <w:r w:rsidRPr="005223F4">
        <w:rPr>
          <w:i/>
        </w:rPr>
        <w:t xml:space="preserve"> or xs:simpleType 'string'</w:t>
      </w:r>
    </w:p>
    <w:p w14:paraId="25414144" w14:textId="77777777" w:rsidR="00FA2ECD" w:rsidRPr="005223F4" w:rsidRDefault="00FA2ECD" w:rsidP="00F4248B">
      <w:pPr>
        <w:numPr>
          <w:ilvl w:val="2"/>
          <w:numId w:val="41"/>
        </w:numPr>
        <w:rPr>
          <w:i/>
        </w:rPr>
      </w:pPr>
      <w:r w:rsidRPr="005223F4">
        <w:t>dfdl:escapeSchemeRef</w:t>
      </w:r>
    </w:p>
    <w:p w14:paraId="5371945C" w14:textId="77777777" w:rsidR="00FA2ECD" w:rsidRPr="005223F4" w:rsidRDefault="00FA2ECD" w:rsidP="00F4248B">
      <w:pPr>
        <w:numPr>
          <w:ilvl w:val="2"/>
          <w:numId w:val="41"/>
        </w:numPr>
      </w:pPr>
      <w:r w:rsidRPr="005223F4">
        <w:t xml:space="preserve">dfdl:lengthKind </w:t>
      </w:r>
    </w:p>
    <w:p w14:paraId="47557246" w14:textId="77777777" w:rsidR="00FA2ECD" w:rsidRPr="005223F4" w:rsidRDefault="00FA2ECD" w:rsidP="00F4248B">
      <w:pPr>
        <w:numPr>
          <w:ilvl w:val="3"/>
          <w:numId w:val="41"/>
        </w:numPr>
      </w:pPr>
      <w:r w:rsidRPr="005223F4">
        <w:rPr>
          <w:i/>
          <w:iCs/>
        </w:rPr>
        <w:t>“implicit”</w:t>
      </w:r>
      <w:r w:rsidRPr="005223F4">
        <w:t xml:space="preserve"> </w:t>
      </w:r>
    </w:p>
    <w:p w14:paraId="340DD400" w14:textId="5DD14161" w:rsidR="00FA2ECD" w:rsidRPr="005223F4" w:rsidRDefault="00FA2ECD" w:rsidP="00F87596">
      <w:pPr>
        <w:numPr>
          <w:ilvl w:val="4"/>
          <w:numId w:val="41"/>
        </w:numPr>
      </w:pPr>
      <w:del w:id="19926" w:author="mbeckerle" w:date="2013-07-11T18:15:00Z">
        <w:r w:rsidRPr="005223F4" w:rsidDel="00B75180">
          <w:delText>xs:maxLength</w:delText>
        </w:r>
      </w:del>
      <w:ins w:id="19927" w:author="mbeckerle" w:date="2013-07-11T18:15:00Z">
        <w:r w:rsidR="00B75180">
          <w:t>XSD maxLength</w:t>
        </w:r>
      </w:ins>
      <w:r w:rsidRPr="005223F4">
        <w:t xml:space="preserve"> </w:t>
      </w:r>
      <w:r w:rsidRPr="005223F4">
        <w:rPr>
          <w:i/>
        </w:rPr>
        <w:t>or</w:t>
      </w:r>
      <w:r w:rsidRPr="005223F4">
        <w:t xml:space="preserve"> dfdl:textBoolean</w:t>
      </w:r>
      <w:ins w:id="19928" w:author="Steve Hanson" w:date="2012-02-24T11:33:00Z">
        <w:r w:rsidR="006A53D2">
          <w:t>TrueRep/dfdl:textBooleanFalseRep</w:t>
        </w:r>
      </w:ins>
      <w:del w:id="19929" w:author="Steve Hanson" w:date="2012-02-24T11:33:00Z">
        <w:r w:rsidRPr="005223F4" w:rsidDel="006A53D2">
          <w:delText>yyyRep</w:delText>
        </w:r>
      </w:del>
    </w:p>
    <w:p w14:paraId="118AE569" w14:textId="77777777" w:rsidR="00FA2ECD" w:rsidRPr="005223F4" w:rsidRDefault="00FA2ECD" w:rsidP="00F4248B">
      <w:pPr>
        <w:numPr>
          <w:ilvl w:val="4"/>
          <w:numId w:val="41"/>
        </w:numPr>
      </w:pPr>
      <w:r w:rsidRPr="005223F4">
        <w:t>dfdl:lengthUnits</w:t>
      </w:r>
    </w:p>
    <w:p w14:paraId="188FA5B8" w14:textId="77777777" w:rsidR="00FA2ECD" w:rsidRPr="005223F4" w:rsidRDefault="00FA2ECD" w:rsidP="00F4248B">
      <w:pPr>
        <w:numPr>
          <w:ilvl w:val="4"/>
          <w:numId w:val="41"/>
        </w:numPr>
      </w:pPr>
      <w:r w:rsidRPr="005223F4">
        <w:t xml:space="preserve">dfdl:textPadKind </w:t>
      </w:r>
    </w:p>
    <w:p w14:paraId="59D53CA3" w14:textId="77777777" w:rsidR="00FA2ECD" w:rsidRPr="005223F4" w:rsidRDefault="00FA2ECD" w:rsidP="00F4248B">
      <w:pPr>
        <w:numPr>
          <w:ilvl w:val="5"/>
          <w:numId w:val="41"/>
        </w:numPr>
      </w:pPr>
      <w:r w:rsidRPr="005223F4">
        <w:t xml:space="preserve">dfdl:textStringPadCharacter, dfdl:textNumberPadCharacter, dfdl:textBooleanPadCharacter or dfdl:textCalendarPadCharacter  </w:t>
      </w:r>
    </w:p>
    <w:p w14:paraId="64842D47" w14:textId="77777777" w:rsidR="00FA2ECD" w:rsidRPr="005223F4" w:rsidRDefault="00FA2ECD" w:rsidP="00F4248B">
      <w:pPr>
        <w:numPr>
          <w:ilvl w:val="5"/>
          <w:numId w:val="41"/>
        </w:numPr>
      </w:pPr>
      <w:r w:rsidRPr="005223F4">
        <w:t xml:space="preserve">dfdl:textStringJustification, dfdl:textNumberJustification, dfdl:textBooleanJustification or dfdl:textCalendarJustification </w:t>
      </w:r>
    </w:p>
    <w:p w14:paraId="3DC9E47F" w14:textId="77777777" w:rsidR="00FA2ECD" w:rsidRPr="005223F4" w:rsidRDefault="00FA2ECD" w:rsidP="00F4248B">
      <w:pPr>
        <w:numPr>
          <w:ilvl w:val="4"/>
          <w:numId w:val="41"/>
        </w:numPr>
      </w:pPr>
      <w:r w:rsidRPr="005223F4">
        <w:t>dfdl:truncateSpecifiedLengthString</w:t>
      </w:r>
    </w:p>
    <w:p w14:paraId="054F9E9A" w14:textId="79700C8C" w:rsidR="00FA2ECD" w:rsidRPr="005223F4" w:rsidRDefault="00FA2ECD" w:rsidP="00F4248B">
      <w:pPr>
        <w:numPr>
          <w:ilvl w:val="3"/>
          <w:numId w:val="41"/>
        </w:numPr>
        <w:rPr>
          <w:i/>
        </w:rPr>
      </w:pPr>
      <w:r w:rsidRPr="005223F4">
        <w:rPr>
          <w:i/>
        </w:rPr>
        <w:t>“explicit”</w:t>
      </w:r>
      <w:ins w:id="19930" w:author="Steve Hanson" w:date="2013-02-19T14:31:00Z">
        <w:r w:rsidR="000272BD">
          <w:rPr>
            <w:i/>
          </w:rPr>
          <w:t xml:space="preserve"> </w:t>
        </w:r>
      </w:ins>
    </w:p>
    <w:p w14:paraId="5A9E5689" w14:textId="6DEBD883" w:rsidR="009B0801" w:rsidRPr="009B0801" w:rsidRDefault="009B0801" w:rsidP="00F4248B">
      <w:pPr>
        <w:numPr>
          <w:ilvl w:val="4"/>
          <w:numId w:val="41"/>
        </w:numPr>
        <w:rPr>
          <w:ins w:id="19931" w:author="Steve Hanson" w:date="2013-02-19T14:35:00Z"/>
          <w:i/>
        </w:rPr>
      </w:pPr>
      <w:ins w:id="19932" w:author="Steve Hanson" w:date="2013-02-19T14:38:00Z">
        <w:r>
          <w:rPr>
            <w:i/>
          </w:rPr>
          <w:t xml:space="preserve">not </w:t>
        </w:r>
      </w:ins>
      <w:commentRangeStart w:id="19933"/>
      <w:ins w:id="19934" w:author="Steve Hanson" w:date="2013-02-19T14:35:00Z">
        <w:r w:rsidRPr="009B0801">
          <w:rPr>
            <w:i/>
          </w:rPr>
          <w:t>expression</w:t>
        </w:r>
      </w:ins>
    </w:p>
    <w:p w14:paraId="5A8431D7" w14:textId="77777777" w:rsidR="00FA2ECD" w:rsidRDefault="00FA2ECD" w:rsidP="009B0801">
      <w:pPr>
        <w:numPr>
          <w:ilvl w:val="5"/>
          <w:numId w:val="41"/>
        </w:numPr>
        <w:rPr>
          <w:ins w:id="19935" w:author="Steve Hanson" w:date="2013-02-19T14:36:00Z"/>
        </w:rPr>
      </w:pPr>
      <w:r w:rsidRPr="005223F4">
        <w:t xml:space="preserve">dfdl:length </w:t>
      </w:r>
    </w:p>
    <w:p w14:paraId="305D8742" w14:textId="0F1ABCE8" w:rsidR="009B0801" w:rsidRDefault="009B0801" w:rsidP="009B0801">
      <w:pPr>
        <w:numPr>
          <w:ilvl w:val="5"/>
          <w:numId w:val="41"/>
        </w:numPr>
        <w:rPr>
          <w:ins w:id="19936" w:author="Steve Hanson" w:date="2013-02-19T14:35:00Z"/>
        </w:rPr>
      </w:pPr>
      <w:ins w:id="19937" w:author="Steve Hanson" w:date="2013-02-19T14:36:00Z">
        <w:r w:rsidRPr="005223F4">
          <w:t>dfdl:truncateSpecifiedLengthString</w:t>
        </w:r>
      </w:ins>
    </w:p>
    <w:p w14:paraId="2370D334" w14:textId="512853E9" w:rsidR="009B0801" w:rsidRDefault="009B0801" w:rsidP="009B0801">
      <w:pPr>
        <w:numPr>
          <w:ilvl w:val="4"/>
          <w:numId w:val="41"/>
        </w:numPr>
        <w:rPr>
          <w:ins w:id="19938" w:author="Steve Hanson" w:date="2013-02-19T14:36:00Z"/>
          <w:i/>
        </w:rPr>
      </w:pPr>
      <w:ins w:id="19939" w:author="Steve Hanson" w:date="2013-02-19T14:35:00Z">
        <w:r w:rsidRPr="009B0801">
          <w:rPr>
            <w:i/>
          </w:rPr>
          <w:t>expression</w:t>
        </w:r>
      </w:ins>
    </w:p>
    <w:p w14:paraId="0C3AEF2E" w14:textId="66DBC499" w:rsidR="009B0801" w:rsidRPr="009B0801" w:rsidRDefault="009B0801" w:rsidP="009B0801">
      <w:pPr>
        <w:numPr>
          <w:ilvl w:val="5"/>
          <w:numId w:val="41"/>
        </w:numPr>
        <w:rPr>
          <w:i/>
        </w:rPr>
      </w:pPr>
      <w:ins w:id="19940" w:author="Steve Hanson" w:date="2013-02-19T14:36:00Z">
        <w:del w:id="19941" w:author="mbeckerle" w:date="2013-07-11T18:15:00Z">
          <w:r w:rsidRPr="005223F4" w:rsidDel="00B75180">
            <w:delText>xs:minLength</w:delText>
          </w:r>
        </w:del>
      </w:ins>
      <w:ins w:id="19942" w:author="mbeckerle" w:date="2013-07-11T18:15:00Z">
        <w:r w:rsidR="00B75180">
          <w:t>XSD minLength</w:t>
        </w:r>
      </w:ins>
      <w:ins w:id="19943" w:author="Steve Hanson" w:date="2013-02-19T14:36:00Z">
        <w:r w:rsidRPr="005223F4">
          <w:t xml:space="preserve"> </w:t>
        </w:r>
        <w:r w:rsidRPr="005223F4">
          <w:rPr>
            <w:i/>
            <w:iCs/>
          </w:rPr>
          <w:t>or</w:t>
        </w:r>
        <w:r w:rsidRPr="005223F4">
          <w:t xml:space="preserve"> dfdl:textOutputMinLength</w:t>
        </w:r>
      </w:ins>
      <w:commentRangeEnd w:id="19933"/>
      <w:ins w:id="19944" w:author="Steve Hanson" w:date="2013-02-19T14:37:00Z">
        <w:r>
          <w:rPr>
            <w:rStyle w:val="CommentReference"/>
          </w:rPr>
          <w:commentReference w:id="19933"/>
        </w:r>
      </w:ins>
    </w:p>
    <w:p w14:paraId="1C78F247" w14:textId="77777777" w:rsidR="00FA2ECD" w:rsidRPr="005223F4" w:rsidRDefault="00FA2ECD" w:rsidP="00F4248B">
      <w:pPr>
        <w:numPr>
          <w:ilvl w:val="4"/>
          <w:numId w:val="41"/>
        </w:numPr>
      </w:pPr>
      <w:r w:rsidRPr="005223F4">
        <w:t xml:space="preserve">dfdl:lengthUnits </w:t>
      </w:r>
    </w:p>
    <w:p w14:paraId="66F35A38" w14:textId="77777777" w:rsidR="00FA2ECD" w:rsidRPr="005223F4" w:rsidRDefault="00FA2ECD" w:rsidP="00F4248B">
      <w:pPr>
        <w:numPr>
          <w:ilvl w:val="4"/>
          <w:numId w:val="41"/>
        </w:numPr>
      </w:pPr>
      <w:r w:rsidRPr="005223F4">
        <w:t xml:space="preserve">dfdl:textPadKind </w:t>
      </w:r>
    </w:p>
    <w:p w14:paraId="20D8FAAD" w14:textId="77777777" w:rsidR="00FA2ECD" w:rsidRPr="005223F4" w:rsidRDefault="00FA2ECD" w:rsidP="00F4248B">
      <w:pPr>
        <w:numPr>
          <w:ilvl w:val="5"/>
          <w:numId w:val="41"/>
        </w:numPr>
      </w:pPr>
      <w:r w:rsidRPr="005223F4">
        <w:t xml:space="preserve">dfdl:textStringPadCharacter, dfdl:textNumberPadCharacter, dfdl:textBooleanPadCharacter or dfdl:textCalendarPadCharacter  </w:t>
      </w:r>
    </w:p>
    <w:p w14:paraId="3F157AA4" w14:textId="77777777" w:rsidR="00FA2ECD" w:rsidRPr="005223F4" w:rsidDel="009B0801" w:rsidRDefault="00FA2ECD" w:rsidP="00F4248B">
      <w:pPr>
        <w:numPr>
          <w:ilvl w:val="5"/>
          <w:numId w:val="41"/>
        </w:numPr>
        <w:rPr>
          <w:del w:id="19945" w:author="Steve Hanson" w:date="2013-02-19T14:37:00Z"/>
        </w:rPr>
      </w:pPr>
      <w:r w:rsidRPr="005223F4">
        <w:t xml:space="preserve">dfdl:textStringJustification, dfdl:textNumberJustification, dfdl:textBooleanJustification or dfdl:textCalendarJustification </w:t>
      </w:r>
    </w:p>
    <w:p w14:paraId="360EBD78" w14:textId="49C547BA" w:rsidR="00FA2ECD" w:rsidRPr="005223F4" w:rsidRDefault="00FA2ECD" w:rsidP="009B0801">
      <w:pPr>
        <w:numPr>
          <w:ilvl w:val="5"/>
          <w:numId w:val="41"/>
        </w:numPr>
      </w:pPr>
      <w:del w:id="19946" w:author="Steve Hanson" w:date="2013-02-19T14:36:00Z">
        <w:r w:rsidRPr="005223F4" w:rsidDel="009B0801">
          <w:delText>dfdl:truncateSpecifiedLengthString</w:delText>
        </w:r>
      </w:del>
    </w:p>
    <w:p w14:paraId="6E8780E7" w14:textId="77777777" w:rsidR="00FA2ECD" w:rsidRPr="005223F4" w:rsidRDefault="00FA2ECD" w:rsidP="00F4248B">
      <w:pPr>
        <w:numPr>
          <w:ilvl w:val="3"/>
          <w:numId w:val="41"/>
        </w:numPr>
      </w:pPr>
      <w:r w:rsidRPr="005223F4">
        <w:rPr>
          <w:i/>
          <w:iCs/>
        </w:rPr>
        <w:t>"prefixed"</w:t>
      </w:r>
      <w:r w:rsidRPr="005223F4">
        <w:t xml:space="preserve"> </w:t>
      </w:r>
    </w:p>
    <w:p w14:paraId="5F6915BA" w14:textId="77777777" w:rsidR="00FA2ECD" w:rsidRPr="005223F4" w:rsidRDefault="00FA2ECD" w:rsidP="00F4248B">
      <w:pPr>
        <w:numPr>
          <w:ilvl w:val="4"/>
          <w:numId w:val="41"/>
        </w:numPr>
      </w:pPr>
      <w:r w:rsidRPr="005223F4">
        <w:t xml:space="preserve">dfdl:prefixLengthType </w:t>
      </w:r>
    </w:p>
    <w:p w14:paraId="5D736B7E" w14:textId="77777777" w:rsidR="00FA2ECD" w:rsidRPr="005223F4" w:rsidRDefault="00FA2ECD" w:rsidP="00F4248B">
      <w:pPr>
        <w:numPr>
          <w:ilvl w:val="4"/>
          <w:numId w:val="41"/>
        </w:numPr>
      </w:pPr>
      <w:r w:rsidRPr="005223F4">
        <w:t xml:space="preserve">dfdl:prefixIncludesPrefixLength </w:t>
      </w:r>
    </w:p>
    <w:p w14:paraId="2FEFA255" w14:textId="77777777" w:rsidR="00FA2ECD" w:rsidRPr="005223F4" w:rsidRDefault="00FA2ECD" w:rsidP="00F4248B">
      <w:pPr>
        <w:numPr>
          <w:ilvl w:val="4"/>
          <w:numId w:val="41"/>
        </w:numPr>
      </w:pPr>
      <w:r w:rsidRPr="005223F4">
        <w:t xml:space="preserve">dfdl:lengthUnits </w:t>
      </w:r>
    </w:p>
    <w:p w14:paraId="17335D64" w14:textId="77777777" w:rsidR="00FA2ECD" w:rsidRPr="005223F4" w:rsidRDefault="00FA2ECD" w:rsidP="00F4248B">
      <w:pPr>
        <w:numPr>
          <w:ilvl w:val="4"/>
          <w:numId w:val="41"/>
        </w:numPr>
      </w:pPr>
      <w:r w:rsidRPr="005223F4">
        <w:t xml:space="preserve">dfdl:textPadKind </w:t>
      </w:r>
    </w:p>
    <w:p w14:paraId="289275E2" w14:textId="77777777" w:rsidR="00FA2ECD" w:rsidRPr="005223F4" w:rsidRDefault="00FA2ECD" w:rsidP="00F4248B">
      <w:pPr>
        <w:numPr>
          <w:ilvl w:val="5"/>
          <w:numId w:val="41"/>
        </w:numPr>
      </w:pPr>
      <w:r w:rsidRPr="005223F4">
        <w:t xml:space="preserve">dfdl:textStringPadCharacter, dfdl:textNumberPadCharacter, dfdl:textBooleanPadCharacter or dfdl:textCalendarPadCharacter  </w:t>
      </w:r>
    </w:p>
    <w:p w14:paraId="15C12D8E" w14:textId="77777777" w:rsidR="00FA2ECD" w:rsidRPr="005223F4" w:rsidRDefault="00FA2ECD" w:rsidP="00F4248B">
      <w:pPr>
        <w:numPr>
          <w:ilvl w:val="5"/>
          <w:numId w:val="41"/>
        </w:numPr>
      </w:pPr>
      <w:r w:rsidRPr="005223F4">
        <w:t xml:space="preserve">dfdl:textStringJustification, dfdl:textNumberJustification, dfdl:textBooleanJustification or dfdl:textCalendarJustification </w:t>
      </w:r>
    </w:p>
    <w:p w14:paraId="2EFD5AE2" w14:textId="07E0EDA3" w:rsidR="00FA2ECD" w:rsidRPr="005223F4" w:rsidRDefault="00FA2ECD" w:rsidP="00F4248B">
      <w:pPr>
        <w:numPr>
          <w:ilvl w:val="5"/>
          <w:numId w:val="41"/>
        </w:numPr>
      </w:pPr>
      <w:del w:id="19947" w:author="mbeckerle" w:date="2013-07-11T18:15:00Z">
        <w:r w:rsidRPr="005223F4" w:rsidDel="00B75180">
          <w:delText>xs:minLength</w:delText>
        </w:r>
      </w:del>
      <w:ins w:id="19948" w:author="mbeckerle" w:date="2013-07-11T18:15:00Z">
        <w:r w:rsidR="00B75180">
          <w:t>XSD minLength</w:t>
        </w:r>
      </w:ins>
      <w:r w:rsidRPr="005223F4">
        <w:t xml:space="preserve"> </w:t>
      </w:r>
      <w:r w:rsidRPr="005223F4">
        <w:rPr>
          <w:i/>
          <w:iCs/>
        </w:rPr>
        <w:t>or</w:t>
      </w:r>
      <w:r w:rsidRPr="005223F4">
        <w:t xml:space="preserve"> dfdl:textOutputMinLength</w:t>
      </w:r>
    </w:p>
    <w:p w14:paraId="48944FB7" w14:textId="7B8C5A34" w:rsidR="00FA2ECD" w:rsidRPr="005223F4" w:rsidRDefault="00FA2ECD" w:rsidP="00F4248B">
      <w:pPr>
        <w:numPr>
          <w:ilvl w:val="3"/>
          <w:numId w:val="41"/>
        </w:numPr>
      </w:pPr>
      <w:r w:rsidRPr="005223F4">
        <w:rPr>
          <w:i/>
          <w:iCs/>
        </w:rPr>
        <w:t>“pattern”, "delimited",</w:t>
      </w:r>
      <w:r w:rsidRPr="005223F4">
        <w:t xml:space="preserve"> </w:t>
      </w:r>
      <w:r w:rsidRPr="005223F4">
        <w:rPr>
          <w:i/>
          <w:iCs/>
        </w:rPr>
        <w:t>"endOfParent"</w:t>
      </w:r>
      <w:ins w:id="19949" w:author="mbeckerle" w:date="2013-02-18T19:47:00Z">
        <w:del w:id="19950" w:author="Steve Hanson" w:date="2013-02-19T14:37:00Z">
          <w:r w:rsidR="003C755C" w:rsidDel="009B0801">
            <w:rPr>
              <w:i/>
              <w:iCs/>
            </w:rPr>
            <w:delText>, "explicit"</w:delText>
          </w:r>
        </w:del>
      </w:ins>
      <w:r w:rsidRPr="005223F4">
        <w:t xml:space="preserve"> </w:t>
      </w:r>
    </w:p>
    <w:p w14:paraId="7CC3017C" w14:textId="77777777" w:rsidR="00FA2ECD" w:rsidRPr="005223F4" w:rsidRDefault="00FA2ECD" w:rsidP="00F4248B">
      <w:pPr>
        <w:numPr>
          <w:ilvl w:val="4"/>
          <w:numId w:val="41"/>
        </w:numPr>
      </w:pPr>
      <w:r w:rsidRPr="005223F4">
        <w:t xml:space="preserve">dfdl:textPadKind </w:t>
      </w:r>
    </w:p>
    <w:p w14:paraId="601CE25D" w14:textId="77777777" w:rsidR="00FA2ECD" w:rsidRPr="005223F4" w:rsidRDefault="00FA2ECD" w:rsidP="00F4248B">
      <w:pPr>
        <w:numPr>
          <w:ilvl w:val="5"/>
          <w:numId w:val="41"/>
        </w:numPr>
      </w:pPr>
      <w:r w:rsidRPr="005223F4">
        <w:t xml:space="preserve">dfdl:textStringPadCharacter, dfdl:textNumberPadCharacter, dfdl:textBooleanPadCharacter or dfdl:textCalendarPadCharacter  </w:t>
      </w:r>
    </w:p>
    <w:p w14:paraId="4F24EE6A" w14:textId="77777777" w:rsidR="00FA2ECD" w:rsidRPr="005223F4" w:rsidRDefault="00FA2ECD" w:rsidP="00F4248B">
      <w:pPr>
        <w:numPr>
          <w:ilvl w:val="5"/>
          <w:numId w:val="41"/>
        </w:numPr>
      </w:pPr>
      <w:r w:rsidRPr="005223F4">
        <w:t xml:space="preserve">dfdl:textStringJustification, dfdl:textNumberJustification, dfdl:textBooleanJustification or dfdl:textCalendarJustification </w:t>
      </w:r>
    </w:p>
    <w:p w14:paraId="56DB302C" w14:textId="0EF68A72" w:rsidR="00FA2ECD" w:rsidRPr="005223F4" w:rsidRDefault="00FA2ECD" w:rsidP="00F4248B">
      <w:pPr>
        <w:numPr>
          <w:ilvl w:val="5"/>
          <w:numId w:val="41"/>
        </w:numPr>
      </w:pPr>
      <w:del w:id="19951" w:author="mbeckerle" w:date="2013-07-11T18:16:00Z">
        <w:r w:rsidRPr="005223F4" w:rsidDel="00B75180">
          <w:delText>xs:minLength</w:delText>
        </w:r>
      </w:del>
      <w:ins w:id="19952" w:author="mbeckerle" w:date="2013-07-11T18:16:00Z">
        <w:r w:rsidR="00B75180">
          <w:t>XSD minLength</w:t>
        </w:r>
      </w:ins>
      <w:r w:rsidRPr="005223F4">
        <w:t xml:space="preserve"> </w:t>
      </w:r>
      <w:r w:rsidRPr="005223F4">
        <w:rPr>
          <w:i/>
          <w:iCs/>
        </w:rPr>
        <w:t>or</w:t>
      </w:r>
      <w:r w:rsidRPr="005223F4">
        <w:t xml:space="preserve"> dfdl:textOutputMinLength</w:t>
      </w:r>
    </w:p>
    <w:p w14:paraId="31D3F5C1" w14:textId="77777777" w:rsidR="00FA2ECD" w:rsidRPr="005223F4" w:rsidRDefault="00F4248B" w:rsidP="00F4248B">
      <w:pPr>
        <w:numPr>
          <w:ilvl w:val="1"/>
          <w:numId w:val="41"/>
        </w:numPr>
        <w:rPr>
          <w:i/>
        </w:rPr>
      </w:pPr>
      <w:r w:rsidRPr="005223F4">
        <w:t>dfdl:representation</w:t>
      </w:r>
      <w:r w:rsidR="00FA2ECD" w:rsidRPr="005223F4">
        <w:rPr>
          <w:i/>
        </w:rPr>
        <w:t xml:space="preserve"> “binary”</w:t>
      </w:r>
      <w:r w:rsidRPr="005223F4">
        <w:rPr>
          <w:i/>
        </w:rPr>
        <w:t xml:space="preserve"> or xs:simpleType 'hexBinary'</w:t>
      </w:r>
    </w:p>
    <w:p w14:paraId="2B87CAED" w14:textId="77777777" w:rsidR="00FA2ECD" w:rsidRPr="005223F4" w:rsidRDefault="00FA2ECD" w:rsidP="00F4248B">
      <w:pPr>
        <w:numPr>
          <w:ilvl w:val="2"/>
          <w:numId w:val="41"/>
        </w:numPr>
      </w:pPr>
      <w:r w:rsidRPr="005223F4">
        <w:t xml:space="preserve">dfdl:lengthKind </w:t>
      </w:r>
    </w:p>
    <w:p w14:paraId="1380A976" w14:textId="77777777" w:rsidR="00FA2ECD" w:rsidRPr="005223F4" w:rsidRDefault="00FA2ECD" w:rsidP="00F4248B">
      <w:pPr>
        <w:numPr>
          <w:ilvl w:val="3"/>
          <w:numId w:val="41"/>
        </w:numPr>
      </w:pPr>
      <w:r w:rsidRPr="005223F4">
        <w:rPr>
          <w:i/>
          <w:iCs/>
        </w:rPr>
        <w:t>"implicit"</w:t>
      </w:r>
      <w:r w:rsidRPr="005223F4">
        <w:t xml:space="preserve"> </w:t>
      </w:r>
    </w:p>
    <w:p w14:paraId="49F1D2A8" w14:textId="2EE5F86C" w:rsidR="00FA2ECD" w:rsidRPr="005223F4" w:rsidRDefault="00FA2ECD" w:rsidP="00F4248B">
      <w:pPr>
        <w:numPr>
          <w:ilvl w:val="4"/>
          <w:numId w:val="41"/>
        </w:numPr>
      </w:pPr>
      <w:del w:id="19953" w:author="mbeckerle" w:date="2013-07-11T18:15:00Z">
        <w:r w:rsidRPr="005223F4" w:rsidDel="00B75180">
          <w:delText>xs:maxLength</w:delText>
        </w:r>
      </w:del>
      <w:ins w:id="19954" w:author="mbeckerle" w:date="2013-07-11T18:15:00Z">
        <w:r w:rsidR="00B75180">
          <w:t>XSD maxLength</w:t>
        </w:r>
      </w:ins>
      <w:r w:rsidRPr="005223F4">
        <w:t xml:space="preserve"> </w:t>
      </w:r>
      <w:r w:rsidRPr="005223F4">
        <w:rPr>
          <w:i/>
        </w:rPr>
        <w:t>or</w:t>
      </w:r>
      <w:r w:rsidRPr="005223F4">
        <w:t xml:space="preserve"> xs:simpleType</w:t>
      </w:r>
    </w:p>
    <w:p w14:paraId="5D2B591C" w14:textId="77777777" w:rsidR="00FA2ECD" w:rsidRPr="005223F4" w:rsidRDefault="00FA2ECD" w:rsidP="00F4248B">
      <w:pPr>
        <w:numPr>
          <w:ilvl w:val="4"/>
          <w:numId w:val="41"/>
        </w:numPr>
      </w:pPr>
      <w:r w:rsidRPr="005223F4">
        <w:t xml:space="preserve">dfdl:lengthUnits </w:t>
      </w:r>
    </w:p>
    <w:p w14:paraId="63067E75" w14:textId="77777777" w:rsidR="00FA2ECD" w:rsidRPr="005223F4" w:rsidRDefault="00FA2ECD" w:rsidP="00F4248B">
      <w:pPr>
        <w:numPr>
          <w:ilvl w:val="3"/>
          <w:numId w:val="41"/>
        </w:numPr>
        <w:rPr>
          <w:i/>
        </w:rPr>
      </w:pPr>
      <w:r w:rsidRPr="005223F4">
        <w:rPr>
          <w:i/>
        </w:rPr>
        <w:t xml:space="preserve"> “explicit”</w:t>
      </w:r>
    </w:p>
    <w:p w14:paraId="0B2E2EF1" w14:textId="77777777" w:rsidR="00FA2ECD" w:rsidRPr="005223F4" w:rsidRDefault="00FA2ECD" w:rsidP="00F4248B">
      <w:pPr>
        <w:numPr>
          <w:ilvl w:val="4"/>
          <w:numId w:val="41"/>
        </w:numPr>
      </w:pPr>
      <w:r w:rsidRPr="005223F4">
        <w:t xml:space="preserve">dfdl:length </w:t>
      </w:r>
    </w:p>
    <w:p w14:paraId="05CB7E44" w14:textId="77777777" w:rsidR="00FA2ECD" w:rsidRPr="005223F4" w:rsidRDefault="00FA2ECD" w:rsidP="00F4248B">
      <w:pPr>
        <w:numPr>
          <w:ilvl w:val="4"/>
          <w:numId w:val="41"/>
        </w:numPr>
      </w:pPr>
      <w:r w:rsidRPr="005223F4">
        <w:t xml:space="preserve">dfdl:lengthUnits </w:t>
      </w:r>
    </w:p>
    <w:p w14:paraId="6AB79858" w14:textId="77777777" w:rsidR="00FA2ECD" w:rsidRPr="005223F4" w:rsidRDefault="00FA2ECD" w:rsidP="00F4248B">
      <w:pPr>
        <w:numPr>
          <w:ilvl w:val="3"/>
          <w:numId w:val="41"/>
        </w:numPr>
      </w:pPr>
      <w:r w:rsidRPr="005223F4">
        <w:rPr>
          <w:i/>
          <w:iCs/>
        </w:rPr>
        <w:t>"prefixed"</w:t>
      </w:r>
      <w:r w:rsidRPr="005223F4">
        <w:t xml:space="preserve"> </w:t>
      </w:r>
    </w:p>
    <w:p w14:paraId="205C572A" w14:textId="77777777" w:rsidR="00FA2ECD" w:rsidRPr="005223F4" w:rsidRDefault="00FA2ECD" w:rsidP="00F4248B">
      <w:pPr>
        <w:numPr>
          <w:ilvl w:val="4"/>
          <w:numId w:val="41"/>
        </w:numPr>
      </w:pPr>
      <w:r w:rsidRPr="005223F4">
        <w:t xml:space="preserve">dfdl:prefixLengthType </w:t>
      </w:r>
    </w:p>
    <w:p w14:paraId="1188AF04" w14:textId="77777777" w:rsidR="00FA2ECD" w:rsidRPr="005223F4" w:rsidRDefault="00FA2ECD" w:rsidP="00F4248B">
      <w:pPr>
        <w:numPr>
          <w:ilvl w:val="4"/>
          <w:numId w:val="41"/>
        </w:numPr>
      </w:pPr>
      <w:r w:rsidRPr="005223F4">
        <w:t xml:space="preserve">dfdl:prefixIncludesPrefixLength </w:t>
      </w:r>
    </w:p>
    <w:p w14:paraId="43AEEE3E" w14:textId="77777777" w:rsidR="00FA2ECD" w:rsidRPr="005223F4" w:rsidRDefault="00FA2ECD" w:rsidP="00F4248B">
      <w:pPr>
        <w:numPr>
          <w:ilvl w:val="4"/>
          <w:numId w:val="41"/>
        </w:numPr>
      </w:pPr>
      <w:r w:rsidRPr="005223F4">
        <w:t xml:space="preserve">dfdl:lengthUnits </w:t>
      </w:r>
    </w:p>
    <w:p w14:paraId="28F6866F" w14:textId="0241C9FC" w:rsidR="00FA2ECD" w:rsidRPr="005223F4" w:rsidRDefault="00B93795" w:rsidP="00F4248B">
      <w:pPr>
        <w:numPr>
          <w:ilvl w:val="3"/>
          <w:numId w:val="41"/>
        </w:numPr>
      </w:pPr>
      <w:commentRangeStart w:id="19955"/>
      <w:ins w:id="19956" w:author="Steve Hanson" w:date="2012-02-27T19:12:00Z">
        <w:r>
          <w:rPr>
            <w:i/>
            <w:iCs/>
          </w:rPr>
          <w:t>“delimited”,</w:t>
        </w:r>
        <w:del w:id="19957" w:author="mbeckerle" w:date="2012-04-22T21:14:00Z">
          <w:r w:rsidDel="004E7B13">
            <w:rPr>
              <w:i/>
              <w:iCs/>
            </w:rPr>
            <w:delText>”</w:delText>
          </w:r>
        </w:del>
        <w:commentRangeEnd w:id="19955"/>
        <w:r>
          <w:rPr>
            <w:rStyle w:val="CommentReference"/>
          </w:rPr>
          <w:commentReference w:id="19955"/>
        </w:r>
        <w:del w:id="19958" w:author="mbeckerle" w:date="2012-04-22T21:14:00Z">
          <w:r w:rsidDel="004E7B13">
            <w:rPr>
              <w:i/>
              <w:iCs/>
            </w:rPr>
            <w:delText>,</w:delText>
          </w:r>
        </w:del>
      </w:ins>
      <w:del w:id="19959" w:author="mbeckerle" w:date="2012-04-22T21:15:00Z">
        <w:r w:rsidR="00FA2ECD" w:rsidRPr="005223F4" w:rsidDel="004E7B13">
          <w:rPr>
            <w:i/>
            <w:iCs/>
          </w:rPr>
          <w:delText xml:space="preserve"> </w:delText>
        </w:r>
        <w:commentRangeStart w:id="19960"/>
        <w:r w:rsidR="00FA2ECD" w:rsidRPr="005223F4" w:rsidDel="004E7B13">
          <w:rPr>
            <w:i/>
            <w:iCs/>
          </w:rPr>
          <w:delText>“pattern”,</w:delText>
        </w:r>
      </w:del>
      <w:r w:rsidR="00FA2ECD" w:rsidRPr="005223F4">
        <w:rPr>
          <w:i/>
          <w:iCs/>
        </w:rPr>
        <w:t xml:space="preserve"> </w:t>
      </w:r>
      <w:commentRangeEnd w:id="19960"/>
      <w:r w:rsidR="0010253E">
        <w:rPr>
          <w:rStyle w:val="CommentReference"/>
        </w:rPr>
        <w:commentReference w:id="19960"/>
      </w:r>
      <w:r w:rsidR="00FA2ECD" w:rsidRPr="005223F4">
        <w:rPr>
          <w:i/>
          <w:iCs/>
        </w:rPr>
        <w:t>"endOfParent"</w:t>
      </w:r>
      <w:r w:rsidR="00FA2ECD" w:rsidRPr="005223F4">
        <w:t xml:space="preserve"> </w:t>
      </w:r>
    </w:p>
    <w:p w14:paraId="149015DC" w14:textId="77777777" w:rsidR="00FA2ECD" w:rsidRPr="005223F4" w:rsidRDefault="00FA2ECD" w:rsidP="00F4248B">
      <w:pPr>
        <w:numPr>
          <w:ilvl w:val="4"/>
          <w:numId w:val="41"/>
        </w:numPr>
        <w:rPr>
          <w:i/>
        </w:rPr>
      </w:pPr>
      <w:r w:rsidRPr="005223F4">
        <w:rPr>
          <w:i/>
        </w:rPr>
        <w:t>None</w:t>
      </w:r>
    </w:p>
    <w:p w14:paraId="7CC4CC55" w14:textId="77777777" w:rsidR="00AB5ADD" w:rsidRPr="005223F4" w:rsidRDefault="00AB5ADD" w:rsidP="00AB5ADD">
      <w:pPr>
        <w:pStyle w:val="nobreak"/>
        <w:numPr>
          <w:ilvl w:val="1"/>
          <w:numId w:val="41"/>
        </w:numPr>
        <w:rPr>
          <w:ins w:id="19961" w:author="Steve Hanson" w:date="2012-08-10T14:31:00Z"/>
        </w:rPr>
      </w:pPr>
      <w:ins w:id="19962" w:author="Steve Hanson" w:date="2012-08-10T14:31:00Z">
        <w:r w:rsidRPr="005223F4">
          <w:t xml:space="preserve">dfdl:initiator </w:t>
        </w:r>
      </w:ins>
    </w:p>
    <w:p w14:paraId="24DFC321" w14:textId="77777777" w:rsidR="00AB5ADD" w:rsidRPr="005223F4" w:rsidRDefault="00AB5ADD" w:rsidP="00AB5ADD">
      <w:pPr>
        <w:pStyle w:val="nobreak"/>
        <w:numPr>
          <w:ilvl w:val="2"/>
          <w:numId w:val="41"/>
        </w:numPr>
        <w:rPr>
          <w:ins w:id="19963" w:author="Steve Hanson" w:date="2012-08-10T14:31:00Z"/>
          <w:i/>
          <w:iCs/>
        </w:rPr>
      </w:pPr>
      <w:ins w:id="19964" w:author="Steve Hanson" w:date="2012-08-10T14:31:00Z">
        <w:r w:rsidRPr="005223F4">
          <w:t xml:space="preserve">dfdl:nilValueDelimiterPolicy </w:t>
        </w:r>
        <w:r w:rsidRPr="005223F4">
          <w:rPr>
            <w:i/>
          </w:rPr>
          <w:t>(</w:t>
        </w:r>
        <w:r w:rsidRPr="005223F4">
          <w:rPr>
            <w:i/>
            <w:iCs/>
          </w:rPr>
          <w:t xml:space="preserve">does not apply to </w:t>
        </w:r>
        <w:r>
          <w:rPr>
            <w:i/>
            <w:iCs/>
          </w:rPr>
          <w:t>dfdl:</w:t>
        </w:r>
        <w:r w:rsidRPr="005223F4">
          <w:rPr>
            <w:i/>
            <w:iCs/>
          </w:rPr>
          <w:t>simple</w:t>
        </w:r>
        <w:r>
          <w:rPr>
            <w:i/>
            <w:iCs/>
          </w:rPr>
          <w:t>T</w:t>
        </w:r>
        <w:r w:rsidRPr="005223F4">
          <w:rPr>
            <w:i/>
            <w:iCs/>
          </w:rPr>
          <w:t>ype)</w:t>
        </w:r>
      </w:ins>
    </w:p>
    <w:p w14:paraId="35F40D24" w14:textId="77777777" w:rsidR="00AB5ADD" w:rsidRPr="005223F4" w:rsidRDefault="00AB5ADD" w:rsidP="00AB5ADD">
      <w:pPr>
        <w:numPr>
          <w:ilvl w:val="2"/>
          <w:numId w:val="45"/>
        </w:numPr>
        <w:rPr>
          <w:ins w:id="19965" w:author="Steve Hanson" w:date="2012-08-10T14:31:00Z"/>
        </w:rPr>
      </w:pPr>
      <w:ins w:id="19966" w:author="Steve Hanson" w:date="2012-08-10T14:31:00Z">
        <w:r w:rsidRPr="005223F4">
          <w:t xml:space="preserve">dfdl:emptyValueDelimiterPolicy </w:t>
        </w:r>
      </w:ins>
    </w:p>
    <w:p w14:paraId="76A361F9" w14:textId="77777777" w:rsidR="00FC667A" w:rsidRPr="005223F4" w:rsidRDefault="00FA2ECD" w:rsidP="00FA2ECD">
      <w:pPr>
        <w:pStyle w:val="nobreak"/>
        <w:keepNext w:val="0"/>
        <w:numPr>
          <w:ilvl w:val="1"/>
          <w:numId w:val="41"/>
        </w:numPr>
      </w:pPr>
      <w:r w:rsidRPr="005223F4">
        <w:t>dfdl:terminator</w:t>
      </w:r>
    </w:p>
    <w:p w14:paraId="74F2917A" w14:textId="77777777" w:rsidR="00FC667A" w:rsidRPr="005223F4" w:rsidRDefault="00FC667A" w:rsidP="00FC667A">
      <w:pPr>
        <w:numPr>
          <w:ilvl w:val="2"/>
          <w:numId w:val="42"/>
        </w:numPr>
      </w:pPr>
      <w:r w:rsidRPr="005223F4">
        <w:t>dfdl:</w:t>
      </w:r>
      <w:r w:rsidR="00BC3F9C" w:rsidRPr="005223F4">
        <w:t xml:space="preserve">nilValueDelimiterPolicy </w:t>
      </w:r>
      <w:r w:rsidRPr="005223F4">
        <w:rPr>
          <w:i/>
        </w:rPr>
        <w:t>(</w:t>
      </w:r>
      <w:r w:rsidRPr="005223F4">
        <w:rPr>
          <w:i/>
          <w:iCs/>
        </w:rPr>
        <w:t xml:space="preserve">does not apply to </w:t>
      </w:r>
      <w:ins w:id="19967" w:author="Steve Hanson" w:date="2012-02-27T19:24:00Z">
        <w:r w:rsidR="00A5654C">
          <w:rPr>
            <w:i/>
            <w:iCs/>
          </w:rPr>
          <w:t>dfdl:</w:t>
        </w:r>
      </w:ins>
      <w:r w:rsidRPr="005223F4">
        <w:rPr>
          <w:i/>
          <w:iCs/>
        </w:rPr>
        <w:t>simple</w:t>
      </w:r>
      <w:ins w:id="19968" w:author="Steve Hanson" w:date="2012-02-27T19:24:00Z">
        <w:r w:rsidR="00A5654C">
          <w:rPr>
            <w:i/>
            <w:iCs/>
          </w:rPr>
          <w:t>T</w:t>
        </w:r>
      </w:ins>
      <w:del w:id="19969" w:author="Steve Hanson" w:date="2012-02-27T19:24:00Z">
        <w:r w:rsidRPr="005223F4" w:rsidDel="00A5654C">
          <w:rPr>
            <w:i/>
            <w:iCs/>
          </w:rPr>
          <w:delText xml:space="preserve"> t</w:delText>
        </w:r>
      </w:del>
      <w:r w:rsidRPr="005223F4">
        <w:rPr>
          <w:i/>
          <w:iCs/>
        </w:rPr>
        <w:t>ype</w:t>
      </w:r>
      <w:del w:id="19970" w:author="Steve Hanson" w:date="2012-02-27T19:24:00Z">
        <w:r w:rsidRPr="005223F4" w:rsidDel="00A5654C">
          <w:rPr>
            <w:i/>
            <w:iCs/>
          </w:rPr>
          <w:delText>s</w:delText>
        </w:r>
      </w:del>
      <w:r w:rsidRPr="005223F4">
        <w:rPr>
          <w:i/>
          <w:iCs/>
        </w:rPr>
        <w:t>)</w:t>
      </w:r>
    </w:p>
    <w:p w14:paraId="18C3F7A0" w14:textId="77777777" w:rsidR="00FA2ECD" w:rsidRPr="005223F4" w:rsidRDefault="00FC667A" w:rsidP="005B0FE2">
      <w:pPr>
        <w:pStyle w:val="nobreak"/>
        <w:keepNext w:val="0"/>
        <w:numPr>
          <w:ilvl w:val="2"/>
          <w:numId w:val="41"/>
        </w:numPr>
      </w:pPr>
      <w:r w:rsidRPr="005223F4">
        <w:t>dfdl:</w:t>
      </w:r>
      <w:r w:rsidR="00BC3F9C" w:rsidRPr="005223F4">
        <w:t>emptyValueDelimiterPolicy</w:t>
      </w:r>
      <w:r w:rsidRPr="005223F4">
        <w:t xml:space="preserve"> </w:t>
      </w:r>
    </w:p>
    <w:p w14:paraId="30FF63CE" w14:textId="77777777" w:rsidR="00785685" w:rsidRPr="005223F4" w:rsidRDefault="00FA2ECD" w:rsidP="00FA2ECD">
      <w:pPr>
        <w:pStyle w:val="nobreak"/>
        <w:keepNext w:val="0"/>
        <w:numPr>
          <w:ilvl w:val="1"/>
          <w:numId w:val="41"/>
        </w:numPr>
      </w:pPr>
      <w:r w:rsidRPr="005223F4">
        <w:t>dfdl:</w:t>
      </w:r>
      <w:r w:rsidR="00785685" w:rsidRPr="005223F4">
        <w:t>trailingSkip</w:t>
      </w:r>
    </w:p>
    <w:p w14:paraId="50A4B5E5" w14:textId="77777777" w:rsidR="00FA2ECD" w:rsidRPr="005223F4" w:rsidRDefault="00785685" w:rsidP="00785685">
      <w:pPr>
        <w:pStyle w:val="nobreak"/>
        <w:keepNext w:val="0"/>
        <w:numPr>
          <w:ilvl w:val="2"/>
          <w:numId w:val="41"/>
        </w:numPr>
      </w:pPr>
      <w:r w:rsidRPr="005223F4">
        <w:t>dfdl:alignmentUnits</w:t>
      </w:r>
      <w:r w:rsidR="00FA2ECD" w:rsidRPr="005223F4">
        <w:t xml:space="preserve"> </w:t>
      </w:r>
    </w:p>
    <w:p w14:paraId="59E2E6C9" w14:textId="4EF1C645" w:rsidR="00FA2ECD" w:rsidRPr="005223F4" w:rsidDel="004E7B13" w:rsidRDefault="00FA2ECD">
      <w:pPr>
        <w:pStyle w:val="Heading3"/>
        <w:rPr>
          <w:del w:id="19971" w:author="mbeckerle" w:date="2012-04-22T21:16:00Z"/>
        </w:rPr>
        <w:pPrChange w:id="19972" w:author="mbeckerle" w:date="2013-07-24T16:59:00Z">
          <w:pPr/>
        </w:pPrChange>
      </w:pPr>
      <w:bookmarkStart w:id="19973" w:name="_Toc322911742"/>
      <w:bookmarkStart w:id="19974" w:name="_Toc322912281"/>
      <w:bookmarkStart w:id="19975" w:name="_Toc329093142"/>
      <w:bookmarkStart w:id="19976" w:name="_Toc332701655"/>
      <w:bookmarkStart w:id="19977" w:name="_Toc332701959"/>
      <w:bookmarkStart w:id="19978" w:name="_Toc332711758"/>
      <w:bookmarkStart w:id="19979" w:name="_Toc332712060"/>
      <w:bookmarkStart w:id="19980" w:name="_Toc332712361"/>
      <w:bookmarkStart w:id="19981" w:name="_Toc332724277"/>
      <w:bookmarkStart w:id="19982" w:name="_Toc332724577"/>
      <w:bookmarkStart w:id="19983" w:name="_Toc341102873"/>
      <w:bookmarkStart w:id="19984" w:name="_Toc347241608"/>
      <w:bookmarkStart w:id="19985" w:name="_Toc347744801"/>
      <w:bookmarkStart w:id="19986" w:name="_Toc348984584"/>
      <w:bookmarkStart w:id="19987" w:name="_Toc348984889"/>
      <w:bookmarkStart w:id="19988" w:name="_Toc349038053"/>
      <w:bookmarkStart w:id="19989" w:name="_Toc349038355"/>
      <w:bookmarkStart w:id="19990" w:name="_Toc349042846"/>
      <w:bookmarkStart w:id="19991" w:name="_Toc351912968"/>
      <w:bookmarkStart w:id="19992" w:name="_Toc351914989"/>
      <w:bookmarkStart w:id="19993" w:name="_Toc351915455"/>
      <w:bookmarkStart w:id="19994" w:name="_Toc361231553"/>
      <w:bookmarkStart w:id="19995" w:name="_Toc361232079"/>
      <w:bookmarkStart w:id="19996" w:name="_Toc362445377"/>
      <w:bookmarkStart w:id="19997" w:name="_Toc362452128"/>
      <w:bookmarkStart w:id="19998" w:name="_Toc362452677"/>
      <w:bookmarkStart w:id="19999" w:name="_Toc362453030"/>
      <w:bookmarkStart w:id="20000" w:name="_Toc362453575"/>
      <w:bookmarkEnd w:id="19973"/>
      <w:bookmarkEnd w:id="19974"/>
      <w:bookmarkEnd w:id="19975"/>
      <w:bookmarkEnd w:id="19976"/>
      <w:bookmarkEnd w:id="19977"/>
      <w:bookmarkEnd w:id="19978"/>
      <w:bookmarkEnd w:id="19979"/>
      <w:bookmarkEnd w:id="19980"/>
      <w:bookmarkEnd w:id="19981"/>
      <w:bookmarkEnd w:id="19982"/>
      <w:bookmarkEnd w:id="19983"/>
      <w:bookmarkEnd w:id="19984"/>
      <w:bookmarkEnd w:id="19985"/>
      <w:bookmarkEnd w:id="19986"/>
      <w:bookmarkEnd w:id="19987"/>
      <w:bookmarkEnd w:id="19988"/>
      <w:bookmarkEnd w:id="19989"/>
      <w:bookmarkEnd w:id="19990"/>
      <w:bookmarkEnd w:id="19991"/>
      <w:bookmarkEnd w:id="19992"/>
      <w:bookmarkEnd w:id="19993"/>
      <w:bookmarkEnd w:id="19994"/>
      <w:bookmarkEnd w:id="19995"/>
      <w:bookmarkEnd w:id="19996"/>
      <w:bookmarkEnd w:id="19997"/>
      <w:bookmarkEnd w:id="19998"/>
      <w:bookmarkEnd w:id="19999"/>
      <w:bookmarkEnd w:id="20000"/>
    </w:p>
    <w:p w14:paraId="70BC89A1" w14:textId="77777777" w:rsidR="00FA2ECD" w:rsidRPr="005223F4" w:rsidRDefault="00FA2ECD" w:rsidP="0031368F">
      <w:pPr>
        <w:pStyle w:val="Heading3"/>
        <w:rPr>
          <w:i/>
        </w:rPr>
      </w:pPr>
      <w:bookmarkStart w:id="20001" w:name="_Toc243112879"/>
      <w:bookmarkStart w:id="20002" w:name="_Toc349042847"/>
      <w:bookmarkStart w:id="20003" w:name="_Toc362453576"/>
      <w:r w:rsidRPr="005223F4">
        <w:t>dfdl:element (complex)</w:t>
      </w:r>
      <w:bookmarkEnd w:id="20001"/>
      <w:bookmarkEnd w:id="20002"/>
      <w:bookmarkEnd w:id="20003"/>
    </w:p>
    <w:p w14:paraId="0BF8D2D0" w14:textId="2C50365C" w:rsidR="00FA2ECD" w:rsidRPr="005223F4" w:rsidDel="004E7B13" w:rsidRDefault="00FA2ECD" w:rsidP="0096310E">
      <w:pPr>
        <w:rPr>
          <w:del w:id="20004" w:author="mbeckerle" w:date="2012-04-22T21:16:00Z"/>
          <w:i/>
          <w:iCs/>
        </w:rPr>
      </w:pPr>
    </w:p>
    <w:p w14:paraId="63BC29A3" w14:textId="77777777" w:rsidR="00FA2ECD" w:rsidRPr="005223F4" w:rsidRDefault="00FA2ECD" w:rsidP="00FA2ECD">
      <w:pPr>
        <w:pStyle w:val="nobreak"/>
        <w:numPr>
          <w:ilvl w:val="0"/>
          <w:numId w:val="41"/>
        </w:numPr>
        <w:rPr>
          <w:i/>
        </w:rPr>
      </w:pPr>
      <w:r w:rsidRPr="005223F4">
        <w:rPr>
          <w:i/>
        </w:rPr>
        <w:t>Unparsing: common</w:t>
      </w:r>
    </w:p>
    <w:p w14:paraId="44963545" w14:textId="22F9BF83" w:rsidR="00FA2ECD" w:rsidRPr="005223F4" w:rsidDel="004E7B13" w:rsidRDefault="00FA2ECD">
      <w:pPr>
        <w:pStyle w:val="nobreak"/>
        <w:numPr>
          <w:ilvl w:val="1"/>
          <w:numId w:val="41"/>
        </w:numPr>
        <w:ind w:left="1434" w:hanging="357"/>
        <w:rPr>
          <w:del w:id="20005" w:author="mbeckerle" w:date="2012-04-22T21:15:00Z"/>
        </w:rPr>
        <w:pPrChange w:id="20006" w:author="Steve Hanson" w:date="2012-02-23T12:12:00Z">
          <w:pPr>
            <w:pStyle w:val="nobreak"/>
            <w:numPr>
              <w:ilvl w:val="1"/>
              <w:numId w:val="62"/>
            </w:numPr>
            <w:tabs>
              <w:tab w:val="num" w:pos="1440"/>
            </w:tabs>
            <w:ind w:left="1434" w:hanging="357"/>
          </w:pPr>
        </w:pPrChange>
      </w:pPr>
      <w:commentRangeStart w:id="20007"/>
      <w:del w:id="20008" w:author="mbeckerle" w:date="2012-04-22T21:15:00Z">
        <w:r w:rsidRPr="005223F4" w:rsidDel="004E7B13">
          <w:delText xml:space="preserve">dfdl:byteOrder </w:delText>
        </w:r>
        <w:commentRangeEnd w:id="20007"/>
        <w:r w:rsidR="0010253E" w:rsidDel="004E7B13">
          <w:rPr>
            <w:rStyle w:val="CommentReference"/>
          </w:rPr>
          <w:commentReference w:id="20007"/>
        </w:r>
      </w:del>
    </w:p>
    <w:p w14:paraId="518676DA" w14:textId="77777777" w:rsidR="00FA2ECD" w:rsidRPr="005223F4" w:rsidRDefault="00FA2ECD" w:rsidP="00FA2ECD">
      <w:pPr>
        <w:numPr>
          <w:ilvl w:val="1"/>
          <w:numId w:val="41"/>
        </w:numPr>
      </w:pPr>
      <w:r w:rsidRPr="005223F4">
        <w:t>dfdl:outputNewLine</w:t>
      </w:r>
    </w:p>
    <w:p w14:paraId="2E8A5A6B" w14:textId="77777777" w:rsidR="00FA2ECD" w:rsidRPr="005223F4" w:rsidRDefault="00FA2ECD" w:rsidP="00AB5ADD">
      <w:pPr>
        <w:pStyle w:val="nobreak"/>
        <w:numPr>
          <w:ilvl w:val="1"/>
          <w:numId w:val="41"/>
        </w:numPr>
        <w:ind w:left="1434" w:hanging="357"/>
      </w:pPr>
      <w:r w:rsidRPr="005223F4">
        <w:t xml:space="preserve">dfdl:encoding </w:t>
      </w:r>
    </w:p>
    <w:p w14:paraId="0CBB90D1" w14:textId="77777777" w:rsidR="007543AA" w:rsidRPr="005223F4" w:rsidRDefault="007543AA" w:rsidP="007543AA">
      <w:pPr>
        <w:numPr>
          <w:ilvl w:val="2"/>
          <w:numId w:val="41"/>
        </w:numPr>
      </w:pPr>
      <w:r w:rsidRPr="005223F4">
        <w:t>'UTF-16'</w:t>
      </w:r>
      <w:r w:rsidR="005B0FE2" w:rsidRPr="005223F4">
        <w:t xml:space="preserve"> 'UTF-16BE' 'UTF-16LE'</w:t>
      </w:r>
    </w:p>
    <w:p w14:paraId="12AF6284" w14:textId="77777777" w:rsidR="007543AA" w:rsidRPr="005223F4" w:rsidRDefault="00050432" w:rsidP="007543AA">
      <w:pPr>
        <w:numPr>
          <w:ilvl w:val="3"/>
          <w:numId w:val="41"/>
        </w:numPr>
      </w:pPr>
      <w:r>
        <w:t>dfdl:utf16Width</w:t>
      </w:r>
    </w:p>
    <w:p w14:paraId="6D632B75" w14:textId="77777777" w:rsidR="00FA2ECD" w:rsidRPr="005223F4" w:rsidRDefault="00FA2ECD" w:rsidP="00FA2ECD">
      <w:pPr>
        <w:numPr>
          <w:ilvl w:val="1"/>
          <w:numId w:val="41"/>
        </w:numPr>
      </w:pPr>
      <w:r w:rsidRPr="005223F4">
        <w:t>dfdl:fillByte</w:t>
      </w:r>
    </w:p>
    <w:p w14:paraId="7FF8FB3D" w14:textId="4CB163E0" w:rsidR="004E7B13" w:rsidRPr="005223F4" w:rsidRDefault="004E7B13" w:rsidP="004E7B13">
      <w:pPr>
        <w:pStyle w:val="nobreak"/>
        <w:numPr>
          <w:ilvl w:val="0"/>
          <w:numId w:val="41"/>
        </w:numPr>
        <w:rPr>
          <w:ins w:id="20009" w:author="mbeckerle" w:date="2012-04-22T21:18:00Z"/>
          <w:i/>
        </w:rPr>
      </w:pPr>
      <w:ins w:id="20010" w:author="mbeckerle" w:date="2012-04-22T21:18:00Z">
        <w:r w:rsidRPr="005223F4">
          <w:rPr>
            <w:i/>
          </w:rPr>
          <w:t xml:space="preserve">Unparsing: </w:t>
        </w:r>
        <w:r>
          <w:rPr>
            <w:i/>
          </w:rPr>
          <w:t>nillable</w:t>
        </w:r>
      </w:ins>
    </w:p>
    <w:p w14:paraId="06BEEB0E" w14:textId="757899C4" w:rsidR="004E7B13" w:rsidRPr="005223F4" w:rsidRDefault="00767A8A">
      <w:pPr>
        <w:pStyle w:val="nobreak"/>
        <w:numPr>
          <w:ilvl w:val="1"/>
          <w:numId w:val="41"/>
        </w:numPr>
        <w:rPr>
          <w:ins w:id="20011" w:author="mbeckerle" w:date="2012-04-22T21:17:00Z"/>
        </w:rPr>
      </w:pPr>
      <w:ins w:id="20012" w:author="Steve Hanson" w:date="2013-03-28T18:12:00Z">
        <w:r>
          <w:t xml:space="preserve">XSDL </w:t>
        </w:r>
      </w:ins>
      <w:ins w:id="20013" w:author="mbeckerle" w:date="2012-04-22T21:17:00Z">
        <w:del w:id="20014" w:author="Steve Hanson" w:date="2013-03-28T18:12:00Z">
          <w:r w:rsidR="004E7B13" w:rsidRPr="005223F4" w:rsidDel="00767A8A">
            <w:delText>xs:</w:delText>
          </w:r>
        </w:del>
        <w:r w:rsidR="004E7B13" w:rsidRPr="005223F4">
          <w:t xml:space="preserve">nillable </w:t>
        </w:r>
        <w:r w:rsidR="004E7B13" w:rsidRPr="005223F4">
          <w:rPr>
            <w:i/>
          </w:rPr>
          <w:t>(</w:t>
        </w:r>
        <w:r w:rsidR="004E7B13" w:rsidRPr="005223F4">
          <w:rPr>
            <w:i/>
            <w:iCs/>
          </w:rPr>
          <w:t xml:space="preserve">does not apply to </w:t>
        </w:r>
        <w:r w:rsidR="004E7B13">
          <w:rPr>
            <w:i/>
            <w:iCs/>
          </w:rPr>
          <w:t>dfdl:</w:t>
        </w:r>
        <w:r w:rsidR="004E7B13" w:rsidRPr="005223F4">
          <w:rPr>
            <w:i/>
            <w:iCs/>
          </w:rPr>
          <w:t>simple</w:t>
        </w:r>
        <w:r w:rsidR="004E7B13">
          <w:rPr>
            <w:i/>
            <w:iCs/>
          </w:rPr>
          <w:t>T</w:t>
        </w:r>
        <w:r w:rsidR="004E7B13" w:rsidRPr="005223F4">
          <w:rPr>
            <w:i/>
            <w:iCs/>
          </w:rPr>
          <w:t>ype)</w:t>
        </w:r>
      </w:ins>
    </w:p>
    <w:p w14:paraId="654C2CC2" w14:textId="77777777" w:rsidR="004E7B13" w:rsidRPr="005223F4" w:rsidRDefault="004E7B13" w:rsidP="00AB5ADD">
      <w:pPr>
        <w:pStyle w:val="nobreak"/>
        <w:numPr>
          <w:ilvl w:val="3"/>
          <w:numId w:val="41"/>
        </w:numPr>
        <w:rPr>
          <w:ins w:id="20015" w:author="mbeckerle" w:date="2012-04-22T21:17:00Z"/>
        </w:rPr>
      </w:pPr>
      <w:ins w:id="20016" w:author="mbeckerle" w:date="2012-04-22T21:17:00Z">
        <w:r w:rsidRPr="005223F4">
          <w:t xml:space="preserve">dfdl:nilKind </w:t>
        </w:r>
      </w:ins>
    </w:p>
    <w:p w14:paraId="365E02EB" w14:textId="4F859E02" w:rsidR="004E7B13" w:rsidRPr="005223F4" w:rsidRDefault="004E7B13" w:rsidP="00AB5ADD">
      <w:pPr>
        <w:pStyle w:val="nobreak"/>
        <w:numPr>
          <w:ilvl w:val="4"/>
          <w:numId w:val="41"/>
        </w:numPr>
        <w:rPr>
          <w:ins w:id="20017" w:author="mbeckerle" w:date="2012-04-22T21:17:00Z"/>
          <w:i/>
        </w:rPr>
      </w:pPr>
      <w:ins w:id="20018" w:author="mbeckerle" w:date="2012-04-22T21:17:00Z">
        <w:r w:rsidRPr="005223F4">
          <w:rPr>
            <w:i/>
          </w:rPr>
          <w:t>"literalValue"</w:t>
        </w:r>
        <w:del w:id="20019" w:author="Steve Hanson" w:date="2012-08-10T14:33:00Z">
          <w:r w:rsidRPr="005223F4" w:rsidDel="00AB5ADD">
            <w:rPr>
              <w:i/>
            </w:rPr>
            <w:delText xml:space="preserve">, </w:delText>
          </w:r>
        </w:del>
      </w:ins>
      <w:ins w:id="20020" w:author="mbeckerle" w:date="2012-04-22T21:19:00Z">
        <w:del w:id="20021" w:author="Steve Hanson" w:date="2012-08-10T14:33:00Z">
          <w:r w:rsidDel="00AB5ADD">
            <w:rPr>
              <w:i/>
            </w:rPr>
            <w:delText>(</w:delText>
          </w:r>
        </w:del>
      </w:ins>
      <w:ins w:id="20022" w:author="mbeckerle" w:date="2012-04-22T21:17:00Z">
        <w:del w:id="20023" w:author="Steve Hanson" w:date="2012-08-10T14:33:00Z">
          <w:r w:rsidRPr="005223F4" w:rsidDel="00AB5ADD">
            <w:rPr>
              <w:i/>
            </w:rPr>
            <w:delText>"logicalValue", "literalCharacter"</w:delText>
          </w:r>
        </w:del>
      </w:ins>
      <w:ins w:id="20024" w:author="mbeckerle" w:date="2012-04-22T21:19:00Z">
        <w:del w:id="20025" w:author="Steve Hanson" w:date="2012-08-10T14:33:00Z">
          <w:r w:rsidDel="00AB5ADD">
            <w:rPr>
              <w:i/>
            </w:rPr>
            <w:delText xml:space="preserve"> disallowed)</w:delText>
          </w:r>
        </w:del>
      </w:ins>
      <w:ins w:id="20026" w:author="mbeckerle" w:date="2012-04-22T21:17:00Z">
        <w:r w:rsidRPr="005223F4">
          <w:rPr>
            <w:i/>
          </w:rPr>
          <w:t xml:space="preserve"> </w:t>
        </w:r>
      </w:ins>
    </w:p>
    <w:p w14:paraId="1836BB5F" w14:textId="3B0C04DF" w:rsidR="004E7B13" w:rsidRPr="00163AF4" w:rsidRDefault="004E7B13" w:rsidP="00AB5ADD">
      <w:pPr>
        <w:pStyle w:val="nobreak"/>
        <w:numPr>
          <w:ilvl w:val="5"/>
          <w:numId w:val="41"/>
        </w:numPr>
        <w:rPr>
          <w:ins w:id="20027" w:author="mbeckerle" w:date="2012-04-22T21:17:00Z"/>
        </w:rPr>
      </w:pPr>
      <w:ins w:id="20028" w:author="mbeckerle" w:date="2012-04-22T21:17:00Z">
        <w:r w:rsidRPr="005223F4">
          <w:t xml:space="preserve">dfdl:nilValue </w:t>
        </w:r>
      </w:ins>
      <w:ins w:id="20029" w:author="mbeckerle" w:date="2012-04-22T21:19:00Z">
        <w:r>
          <w:t>(must be "%ES;")</w:t>
        </w:r>
      </w:ins>
    </w:p>
    <w:p w14:paraId="1087089D" w14:textId="77777777" w:rsidR="00FA2ECD" w:rsidRPr="005223F4" w:rsidRDefault="00FA2ECD" w:rsidP="00FA2ECD">
      <w:pPr>
        <w:numPr>
          <w:ilvl w:val="0"/>
          <w:numId w:val="41"/>
        </w:numPr>
        <w:rPr>
          <w:i/>
        </w:rPr>
      </w:pPr>
      <w:r w:rsidRPr="005223F4">
        <w:rPr>
          <w:i/>
        </w:rPr>
        <w:t xml:space="preserve">Unparsing: repeats </w:t>
      </w:r>
      <w:r w:rsidR="003A482E" w:rsidRPr="005223F4">
        <w:rPr>
          <w:i/>
        </w:rPr>
        <w:t>(</w:t>
      </w:r>
      <w:r w:rsidR="003A482E" w:rsidRPr="005223F4">
        <w:rPr>
          <w:i/>
          <w:iCs/>
        </w:rPr>
        <w:t xml:space="preserve">does not apply </w:t>
      </w:r>
      <w:del w:id="20030" w:author="Steve Hanson" w:date="2012-03-01T11:29:00Z">
        <w:r w:rsidR="003A482E" w:rsidRPr="005223F4" w:rsidDel="00E13147">
          <w:rPr>
            <w:i/>
            <w:iCs/>
          </w:rPr>
          <w:delText xml:space="preserve">to simple types or </w:delText>
        </w:r>
      </w:del>
      <w:r w:rsidR="003A482E" w:rsidRPr="005223F4">
        <w:rPr>
          <w:i/>
          <w:iCs/>
        </w:rPr>
        <w:t>to global elements)</w:t>
      </w:r>
    </w:p>
    <w:p w14:paraId="27623219" w14:textId="299DBCC8" w:rsidR="00C34FE9" w:rsidRDefault="00C34FE9" w:rsidP="00C34FE9">
      <w:pPr>
        <w:numPr>
          <w:ilvl w:val="1"/>
          <w:numId w:val="41"/>
        </w:numPr>
      </w:pPr>
      <w:r>
        <w:t>(</w:t>
      </w:r>
      <w:del w:id="20031" w:author="Steve Hanson" w:date="2013-03-28T18:09:00Z">
        <w:r w:rsidDel="00767A8A">
          <w:delText>xs:</w:delText>
        </w:r>
      </w:del>
      <w:r>
        <w:t>maxOccurs &gt; 1 or unbounded) or (</w:t>
      </w:r>
      <w:del w:id="20032" w:author="Steve Hanson" w:date="2013-03-28T18:09:00Z">
        <w:r w:rsidDel="00767A8A">
          <w:delText>xs:</w:delText>
        </w:r>
      </w:del>
      <w:r>
        <w:t xml:space="preserve">minOccurs = 0 and </w:t>
      </w:r>
      <w:del w:id="20033" w:author="Steve Hanson" w:date="2013-03-28T18:09:00Z">
        <w:r w:rsidDel="00767A8A">
          <w:delText>xs:</w:delText>
        </w:r>
      </w:del>
      <w:r>
        <w:t>maxOccurs = 1)</w:t>
      </w:r>
    </w:p>
    <w:p w14:paraId="7D28B25C" w14:textId="604BEE13" w:rsidR="00C34FE9" w:rsidRPr="005223F4" w:rsidRDefault="00C34FE9" w:rsidP="00C34FE9">
      <w:pPr>
        <w:numPr>
          <w:ilvl w:val="2"/>
          <w:numId w:val="41"/>
        </w:numPr>
      </w:pPr>
      <w:r w:rsidRPr="005223F4">
        <w:t>dfdl:</w:t>
      </w:r>
      <w:commentRangeStart w:id="20034"/>
      <w:r w:rsidRPr="005223F4">
        <w:t>occursCountKind</w:t>
      </w:r>
      <w:commentRangeEnd w:id="20034"/>
      <w:r w:rsidR="0010253E">
        <w:rPr>
          <w:rStyle w:val="CommentReference"/>
        </w:rPr>
        <w:commentReference w:id="20034"/>
      </w:r>
      <w:r w:rsidRPr="005223F4">
        <w:t xml:space="preserve"> </w:t>
      </w:r>
    </w:p>
    <w:p w14:paraId="4BBB2014" w14:textId="54C6F3CA" w:rsidR="004E7B13" w:rsidRPr="00163AF4" w:rsidDel="00AB5ADD" w:rsidRDefault="004E7B13" w:rsidP="00C34FE9">
      <w:pPr>
        <w:numPr>
          <w:ilvl w:val="3"/>
          <w:numId w:val="41"/>
        </w:numPr>
        <w:rPr>
          <w:ins w:id="20035" w:author="mbeckerle" w:date="2012-04-22T21:15:00Z"/>
          <w:del w:id="20036" w:author="Steve Hanson" w:date="2012-08-10T14:34:00Z"/>
          <w:i/>
        </w:rPr>
      </w:pPr>
      <w:ins w:id="20037" w:author="mbeckerle" w:date="2012-04-22T21:15:00Z">
        <w:del w:id="20038" w:author="Steve Hanson" w:date="2012-08-10T14:34:00Z">
          <w:r w:rsidRPr="00AB5ADD" w:rsidDel="00AB5ADD">
            <w:rPr>
              <w:i/>
            </w:rPr>
            <w:delText>"implicit"</w:delText>
          </w:r>
        </w:del>
      </w:ins>
    </w:p>
    <w:p w14:paraId="1D4F65FD" w14:textId="77777777" w:rsidR="00C34FE9" w:rsidRPr="005223F4" w:rsidRDefault="00C34FE9" w:rsidP="00C34FE9">
      <w:pPr>
        <w:numPr>
          <w:ilvl w:val="3"/>
          <w:numId w:val="41"/>
        </w:numPr>
      </w:pPr>
      <w:r w:rsidRPr="005223F4">
        <w:rPr>
          <w:i/>
          <w:iCs/>
        </w:rPr>
        <w:t>"expression"</w:t>
      </w:r>
      <w:r w:rsidRPr="005223F4">
        <w:t xml:space="preserve"> </w:t>
      </w:r>
    </w:p>
    <w:p w14:paraId="0A086A6A" w14:textId="77777777" w:rsidR="00C34FE9" w:rsidRPr="005223F4" w:rsidRDefault="00C34FE9" w:rsidP="00C34FE9">
      <w:pPr>
        <w:numPr>
          <w:ilvl w:val="4"/>
          <w:numId w:val="41"/>
        </w:numPr>
      </w:pPr>
      <w:r w:rsidRPr="005223F4">
        <w:t xml:space="preserve">dfdl:occursCount </w:t>
      </w:r>
    </w:p>
    <w:p w14:paraId="7FE70D44" w14:textId="29590D48" w:rsidR="00C34FE9" w:rsidRPr="005223F4" w:rsidRDefault="00C34FE9" w:rsidP="00C34FE9">
      <w:pPr>
        <w:numPr>
          <w:ilvl w:val="3"/>
          <w:numId w:val="41"/>
        </w:numPr>
      </w:pPr>
      <w:r w:rsidRPr="005223F4">
        <w:rPr>
          <w:i/>
          <w:iCs/>
        </w:rPr>
        <w:t>"fixed</w:t>
      </w:r>
      <w:del w:id="20039" w:author="Steve Hanson" w:date="2012-08-10T14:34:00Z">
        <w:r w:rsidRPr="005223F4" w:rsidDel="00AB5ADD">
          <w:rPr>
            <w:i/>
            <w:iCs/>
          </w:rPr>
          <w:delText>"</w:delText>
        </w:r>
        <w:r w:rsidRPr="005223F4" w:rsidDel="00AB5ADD">
          <w:delText xml:space="preserve"> </w:delText>
        </w:r>
      </w:del>
      <w:ins w:id="20040" w:author="Steve Hanson" w:date="2012-08-10T14:34:00Z">
        <w:r w:rsidR="00AB5ADD" w:rsidRPr="005223F4">
          <w:rPr>
            <w:i/>
            <w:iCs/>
          </w:rPr>
          <w:t>"</w:t>
        </w:r>
        <w:r w:rsidR="00AB5ADD">
          <w:t xml:space="preserve">, </w:t>
        </w:r>
        <w:r w:rsidR="00AB5ADD" w:rsidRPr="00AB5ADD">
          <w:rPr>
            <w:i/>
          </w:rPr>
          <w:t>“implicit”</w:t>
        </w:r>
      </w:ins>
    </w:p>
    <w:p w14:paraId="585F5474" w14:textId="4974548D" w:rsidR="00AB5ADD" w:rsidRDefault="00AB5ADD" w:rsidP="00C34FE9">
      <w:pPr>
        <w:numPr>
          <w:ilvl w:val="4"/>
          <w:numId w:val="41"/>
        </w:numPr>
        <w:rPr>
          <w:ins w:id="20041" w:author="Steve Hanson" w:date="2012-08-10T14:34:00Z"/>
        </w:rPr>
      </w:pPr>
      <w:ins w:id="20042" w:author="Steve Hanson" w:date="2012-08-10T14:34:00Z">
        <w:r>
          <w:t>minOccurs</w:t>
        </w:r>
      </w:ins>
    </w:p>
    <w:p w14:paraId="5DF4E2B6" w14:textId="0B97CE64" w:rsidR="00C34FE9" w:rsidRPr="005223F4" w:rsidRDefault="00C34FE9" w:rsidP="00C34FE9">
      <w:pPr>
        <w:numPr>
          <w:ilvl w:val="4"/>
          <w:numId w:val="41"/>
        </w:numPr>
      </w:pPr>
      <w:del w:id="20043" w:author="Steve Hanson" w:date="2013-03-28T18:09:00Z">
        <w:r w:rsidRPr="005223F4" w:rsidDel="00767A8A">
          <w:delText>xs:</w:delText>
        </w:r>
      </w:del>
      <w:r w:rsidRPr="005223F4">
        <w:t xml:space="preserve">maxOccurs </w:t>
      </w:r>
    </w:p>
    <w:p w14:paraId="16AA4772" w14:textId="77777777" w:rsidR="00C34FE9" w:rsidRPr="005223F4" w:rsidRDefault="00C34FE9" w:rsidP="00C34FE9">
      <w:pPr>
        <w:numPr>
          <w:ilvl w:val="3"/>
          <w:numId w:val="41"/>
        </w:numPr>
      </w:pPr>
      <w:r w:rsidRPr="005223F4">
        <w:rPr>
          <w:i/>
          <w:iCs/>
        </w:rPr>
        <w:t>"parsed"</w:t>
      </w:r>
      <w:r w:rsidRPr="005223F4">
        <w:t xml:space="preserve"> </w:t>
      </w:r>
    </w:p>
    <w:p w14:paraId="1D83A666" w14:textId="037CB198" w:rsidR="00FA2ECD" w:rsidRPr="005223F4" w:rsidRDefault="00FA2ECD" w:rsidP="00FA2ECD">
      <w:pPr>
        <w:pStyle w:val="nobreak"/>
        <w:numPr>
          <w:ilvl w:val="0"/>
          <w:numId w:val="41"/>
        </w:numPr>
        <w:rPr>
          <w:i/>
        </w:rPr>
      </w:pPr>
      <w:commentRangeStart w:id="20044"/>
      <w:r w:rsidRPr="005223F4">
        <w:rPr>
          <w:i/>
        </w:rPr>
        <w:t xml:space="preserve">Unparsing: insertion &amp; framing </w:t>
      </w:r>
      <w:commentRangeEnd w:id="20044"/>
      <w:r w:rsidR="00313576">
        <w:rPr>
          <w:rStyle w:val="CommentReference"/>
        </w:rPr>
        <w:commentReference w:id="20044"/>
      </w:r>
    </w:p>
    <w:p w14:paraId="5E93638E" w14:textId="77777777" w:rsidR="00785685" w:rsidRPr="005223F4" w:rsidRDefault="00FA2ECD" w:rsidP="00FA2ECD">
      <w:pPr>
        <w:pStyle w:val="nobreak"/>
        <w:numPr>
          <w:ilvl w:val="1"/>
          <w:numId w:val="41"/>
        </w:numPr>
      </w:pPr>
      <w:r w:rsidRPr="005223F4">
        <w:t>dfdl:</w:t>
      </w:r>
      <w:r w:rsidR="008432CD" w:rsidRPr="005223F4">
        <w:t>leadingSkip</w:t>
      </w:r>
    </w:p>
    <w:p w14:paraId="575F29E2" w14:textId="77777777" w:rsidR="00FA2ECD" w:rsidRPr="005223F4" w:rsidRDefault="00785685" w:rsidP="00785685">
      <w:pPr>
        <w:pStyle w:val="nobreak"/>
        <w:numPr>
          <w:ilvl w:val="2"/>
          <w:numId w:val="41"/>
        </w:numPr>
      </w:pPr>
      <w:r w:rsidRPr="005223F4">
        <w:t>dfdl:alignmentUnits</w:t>
      </w:r>
      <w:r w:rsidR="00FA2ECD" w:rsidRPr="005223F4">
        <w:t xml:space="preserve"> </w:t>
      </w:r>
    </w:p>
    <w:p w14:paraId="78D6A122" w14:textId="77777777" w:rsidR="00FA2ECD" w:rsidRPr="005223F4" w:rsidRDefault="00FA2ECD" w:rsidP="00FA2ECD">
      <w:pPr>
        <w:pStyle w:val="nobreak"/>
        <w:numPr>
          <w:ilvl w:val="1"/>
          <w:numId w:val="41"/>
        </w:numPr>
      </w:pPr>
      <w:r w:rsidRPr="005223F4">
        <w:t xml:space="preserve">dfdl:alignment </w:t>
      </w:r>
    </w:p>
    <w:p w14:paraId="5CF093FB" w14:textId="77777777" w:rsidR="000B1112" w:rsidRPr="005223F4" w:rsidRDefault="000B1112" w:rsidP="00FA2ECD">
      <w:pPr>
        <w:numPr>
          <w:ilvl w:val="2"/>
          <w:numId w:val="41"/>
        </w:numPr>
      </w:pPr>
      <w:r w:rsidRPr="005223F4">
        <w:rPr>
          <w:i/>
          <w:iCs/>
        </w:rPr>
        <w:t>not “implicit”</w:t>
      </w:r>
    </w:p>
    <w:p w14:paraId="1469DD20" w14:textId="77777777" w:rsidR="00FA2ECD" w:rsidRDefault="00FA2ECD" w:rsidP="000B1112">
      <w:pPr>
        <w:numPr>
          <w:ilvl w:val="3"/>
          <w:numId w:val="41"/>
        </w:numPr>
        <w:rPr>
          <w:ins w:id="20045" w:author="mbeckerle" w:date="2012-07-03T10:02:00Z"/>
        </w:rPr>
      </w:pPr>
      <w:r w:rsidRPr="005223F4">
        <w:t xml:space="preserve">dfdl:alignmentUnits </w:t>
      </w:r>
    </w:p>
    <w:p w14:paraId="5F906B00" w14:textId="44311CA6" w:rsidR="007A090D" w:rsidRPr="005223F4" w:rsidDel="00AB5ADD" w:rsidRDefault="007A090D">
      <w:pPr>
        <w:ind w:left="1080"/>
        <w:rPr>
          <w:del w:id="20046" w:author="Steve Hanson" w:date="2012-08-10T14:35:00Z"/>
        </w:rPr>
        <w:pPrChange w:id="20047" w:author="mbeckerle" w:date="2012-07-03T10:02:00Z">
          <w:pPr>
            <w:numPr>
              <w:ilvl w:val="3"/>
              <w:numId w:val="41"/>
            </w:numPr>
            <w:tabs>
              <w:tab w:val="num" w:pos="2880"/>
            </w:tabs>
            <w:ind w:left="2880" w:hanging="360"/>
          </w:pPr>
        </w:pPrChange>
      </w:pPr>
      <w:ins w:id="20048" w:author="mbeckerle" w:date="2012-07-03T10:02:00Z">
        <w:del w:id="20049" w:author="Steve Hanson" w:date="2012-08-10T14:35:00Z">
          <w:r w:rsidDel="00AB5ADD">
            <w:delText>dfdl:escapeSchemeRef</w:delText>
          </w:r>
        </w:del>
      </w:ins>
    </w:p>
    <w:p w14:paraId="3C54DF67" w14:textId="77777777" w:rsidR="00495093" w:rsidRPr="005223F4" w:rsidRDefault="00FA2ECD" w:rsidP="00FA2ECD">
      <w:pPr>
        <w:pStyle w:val="nobreak"/>
        <w:numPr>
          <w:ilvl w:val="1"/>
          <w:numId w:val="41"/>
        </w:numPr>
      </w:pPr>
      <w:r w:rsidRPr="005223F4">
        <w:t>dfdl:initiator</w:t>
      </w:r>
    </w:p>
    <w:p w14:paraId="2B24F3DB" w14:textId="43ABF372" w:rsidR="00AB5ADD" w:rsidRDefault="00AB5ADD" w:rsidP="00495093">
      <w:pPr>
        <w:pStyle w:val="nobreak"/>
        <w:numPr>
          <w:ilvl w:val="2"/>
          <w:numId w:val="41"/>
        </w:numPr>
        <w:rPr>
          <w:ins w:id="20050" w:author="Steve Hanson" w:date="2012-08-10T14:35:00Z"/>
        </w:rPr>
      </w:pPr>
      <w:ins w:id="20051" w:author="Steve Hanson" w:date="2012-08-10T14:35:00Z">
        <w:r>
          <w:t>dfdl:nilValueDelimiterPolicy</w:t>
        </w:r>
      </w:ins>
    </w:p>
    <w:p w14:paraId="1F0B56E6" w14:textId="77777777" w:rsidR="00FA2ECD" w:rsidRPr="005223F4" w:rsidRDefault="00495093" w:rsidP="00495093">
      <w:pPr>
        <w:pStyle w:val="nobreak"/>
        <w:numPr>
          <w:ilvl w:val="2"/>
          <w:numId w:val="41"/>
        </w:numPr>
      </w:pPr>
      <w:r w:rsidRPr="005223F4">
        <w:t>dfdl:</w:t>
      </w:r>
      <w:r w:rsidR="00BC3F9C" w:rsidRPr="005223F4">
        <w:t>emptyValueDelimiterPolicy</w:t>
      </w:r>
      <w:r w:rsidRPr="005223F4">
        <w:t xml:space="preserve"> </w:t>
      </w:r>
    </w:p>
    <w:p w14:paraId="11117F4A" w14:textId="77777777" w:rsidR="00FA2ECD" w:rsidRPr="005223F4" w:rsidRDefault="00FA2ECD" w:rsidP="00FA2ECD">
      <w:pPr>
        <w:numPr>
          <w:ilvl w:val="1"/>
          <w:numId w:val="41"/>
        </w:numPr>
      </w:pPr>
      <w:r w:rsidRPr="005223F4">
        <w:t xml:space="preserve">dfdl:lengthKind </w:t>
      </w:r>
    </w:p>
    <w:p w14:paraId="674CE32B" w14:textId="77777777" w:rsidR="00FA2ECD" w:rsidRPr="005223F4" w:rsidRDefault="00FA2ECD" w:rsidP="00FA2ECD">
      <w:pPr>
        <w:numPr>
          <w:ilvl w:val="2"/>
          <w:numId w:val="41"/>
        </w:numPr>
        <w:rPr>
          <w:i/>
        </w:rPr>
      </w:pPr>
      <w:r w:rsidRPr="005223F4">
        <w:rPr>
          <w:i/>
        </w:rPr>
        <w:t>“explicit”</w:t>
      </w:r>
    </w:p>
    <w:p w14:paraId="0BB3C5B0" w14:textId="77777777" w:rsidR="00FA2ECD" w:rsidRPr="005223F4" w:rsidRDefault="00FA2ECD" w:rsidP="00FA2ECD">
      <w:pPr>
        <w:numPr>
          <w:ilvl w:val="3"/>
          <w:numId w:val="41"/>
        </w:numPr>
      </w:pPr>
      <w:r w:rsidRPr="005223F4">
        <w:t xml:space="preserve">dfdl:length </w:t>
      </w:r>
    </w:p>
    <w:p w14:paraId="0AB394FB" w14:textId="77777777" w:rsidR="00FA2ECD" w:rsidRPr="005223F4" w:rsidRDefault="00FA2ECD" w:rsidP="00FA2ECD">
      <w:pPr>
        <w:numPr>
          <w:ilvl w:val="3"/>
          <w:numId w:val="41"/>
        </w:numPr>
      </w:pPr>
      <w:r w:rsidRPr="005223F4">
        <w:t xml:space="preserve">dfdl:lengthUnits </w:t>
      </w:r>
    </w:p>
    <w:p w14:paraId="266722D3" w14:textId="77777777" w:rsidR="00FA2ECD" w:rsidRPr="005223F4" w:rsidRDefault="00FA2ECD" w:rsidP="00FA2ECD">
      <w:pPr>
        <w:numPr>
          <w:ilvl w:val="2"/>
          <w:numId w:val="41"/>
        </w:numPr>
      </w:pPr>
      <w:r w:rsidRPr="005223F4">
        <w:rPr>
          <w:i/>
          <w:iCs/>
        </w:rPr>
        <w:t>"prefixed"</w:t>
      </w:r>
      <w:r w:rsidRPr="005223F4">
        <w:t xml:space="preserve"> </w:t>
      </w:r>
    </w:p>
    <w:p w14:paraId="5DAFB09F" w14:textId="77777777" w:rsidR="00FA2ECD" w:rsidRPr="005223F4" w:rsidRDefault="00FA2ECD" w:rsidP="00FA2ECD">
      <w:pPr>
        <w:numPr>
          <w:ilvl w:val="3"/>
          <w:numId w:val="41"/>
        </w:numPr>
      </w:pPr>
      <w:r w:rsidRPr="005223F4">
        <w:t xml:space="preserve">dfdl:prefixLengthType </w:t>
      </w:r>
    </w:p>
    <w:p w14:paraId="3817B7E7" w14:textId="77777777" w:rsidR="00FA2ECD" w:rsidRPr="005223F4" w:rsidRDefault="00FA2ECD" w:rsidP="00FA2ECD">
      <w:pPr>
        <w:numPr>
          <w:ilvl w:val="3"/>
          <w:numId w:val="41"/>
        </w:numPr>
      </w:pPr>
      <w:r w:rsidRPr="005223F4">
        <w:t xml:space="preserve">dfdl:prefixIncludesPrefixLength </w:t>
      </w:r>
    </w:p>
    <w:p w14:paraId="00F6E13A" w14:textId="77777777" w:rsidR="00FA2ECD" w:rsidRPr="005223F4" w:rsidRDefault="00FA2ECD" w:rsidP="00FA2ECD">
      <w:pPr>
        <w:numPr>
          <w:ilvl w:val="3"/>
          <w:numId w:val="41"/>
        </w:numPr>
      </w:pPr>
      <w:r w:rsidRPr="005223F4">
        <w:t xml:space="preserve">dfdl:lengthUnits </w:t>
      </w:r>
    </w:p>
    <w:p w14:paraId="1A2B2C6A" w14:textId="77777777" w:rsidR="00FA2ECD" w:rsidRPr="005223F4" w:rsidRDefault="00FA2ECD" w:rsidP="00C36F94">
      <w:pPr>
        <w:numPr>
          <w:ilvl w:val="2"/>
          <w:numId w:val="41"/>
        </w:numPr>
      </w:pPr>
      <w:r w:rsidRPr="005223F4">
        <w:rPr>
          <w:i/>
          <w:iCs/>
        </w:rPr>
        <w:t>“implicit”, “pattern”, "delimited"</w:t>
      </w:r>
      <w:commentRangeStart w:id="20052"/>
      <w:ins w:id="20053" w:author="Steve Hanson" w:date="2012-02-27T19:13:00Z">
        <w:r w:rsidR="00B93795">
          <w:rPr>
            <w:i/>
            <w:iCs/>
          </w:rPr>
          <w:t>, “endOfParent”</w:t>
        </w:r>
      </w:ins>
      <w:commentRangeEnd w:id="20052"/>
      <w:r w:rsidR="00B93795">
        <w:rPr>
          <w:rStyle w:val="CommentReference"/>
        </w:rPr>
        <w:commentReference w:id="20052"/>
      </w:r>
      <w:r w:rsidRPr="005223F4">
        <w:t xml:space="preserve"> </w:t>
      </w:r>
    </w:p>
    <w:p w14:paraId="055396C9" w14:textId="77777777" w:rsidR="00FA2ECD" w:rsidRPr="005223F4" w:rsidRDefault="00FA2ECD" w:rsidP="00FA2ECD">
      <w:pPr>
        <w:numPr>
          <w:ilvl w:val="3"/>
          <w:numId w:val="41"/>
        </w:numPr>
        <w:rPr>
          <w:i/>
        </w:rPr>
      </w:pPr>
      <w:r w:rsidRPr="005223F4">
        <w:rPr>
          <w:i/>
        </w:rPr>
        <w:t>None</w:t>
      </w:r>
    </w:p>
    <w:p w14:paraId="72CC4571" w14:textId="77777777" w:rsidR="00495093" w:rsidRPr="005223F4" w:rsidRDefault="00FA2ECD" w:rsidP="00FA2ECD">
      <w:pPr>
        <w:pStyle w:val="nobreak"/>
        <w:keepNext w:val="0"/>
        <w:numPr>
          <w:ilvl w:val="1"/>
          <w:numId w:val="41"/>
        </w:numPr>
      </w:pPr>
      <w:r w:rsidRPr="005223F4">
        <w:t>dfdl:terminator</w:t>
      </w:r>
    </w:p>
    <w:p w14:paraId="49BEF76E" w14:textId="77777777" w:rsidR="00AB5ADD" w:rsidRDefault="00AB5ADD" w:rsidP="00AB5ADD">
      <w:pPr>
        <w:pStyle w:val="nobreak"/>
        <w:numPr>
          <w:ilvl w:val="2"/>
          <w:numId w:val="41"/>
        </w:numPr>
        <w:rPr>
          <w:ins w:id="20054" w:author="Steve Hanson" w:date="2012-08-10T14:35:00Z"/>
        </w:rPr>
      </w:pPr>
      <w:ins w:id="20055" w:author="Steve Hanson" w:date="2012-08-10T14:35:00Z">
        <w:r>
          <w:t>dfdl:nilValueDelimiterPolicy</w:t>
        </w:r>
      </w:ins>
    </w:p>
    <w:p w14:paraId="2190ECE3" w14:textId="77777777" w:rsidR="00FA2ECD" w:rsidRPr="005223F4" w:rsidRDefault="00495093" w:rsidP="00495093">
      <w:pPr>
        <w:pStyle w:val="nobreak"/>
        <w:keepNext w:val="0"/>
        <w:numPr>
          <w:ilvl w:val="2"/>
          <w:numId w:val="41"/>
        </w:numPr>
      </w:pPr>
      <w:r w:rsidRPr="005223F4">
        <w:t>dfdl:</w:t>
      </w:r>
      <w:r w:rsidR="00BC3F9C" w:rsidRPr="005223F4">
        <w:t>emptyValueDelimiterPolicy</w:t>
      </w:r>
      <w:r w:rsidRPr="005223F4">
        <w:t xml:space="preserve"> </w:t>
      </w:r>
    </w:p>
    <w:p w14:paraId="4FDC80D4" w14:textId="77777777" w:rsidR="00785685" w:rsidRPr="005223F4" w:rsidRDefault="00FA2ECD" w:rsidP="00FA2ECD">
      <w:pPr>
        <w:pStyle w:val="nobreak"/>
        <w:keepNext w:val="0"/>
        <w:numPr>
          <w:ilvl w:val="1"/>
          <w:numId w:val="41"/>
        </w:numPr>
      </w:pPr>
      <w:r w:rsidRPr="005223F4">
        <w:t>dfdl:</w:t>
      </w:r>
      <w:r w:rsidR="00785685" w:rsidRPr="005223F4">
        <w:t>trailingSkip</w:t>
      </w:r>
    </w:p>
    <w:p w14:paraId="59471FFA" w14:textId="77777777" w:rsidR="00FA2ECD" w:rsidRPr="005223F4" w:rsidDel="00220DFE" w:rsidRDefault="00785685" w:rsidP="00785685">
      <w:pPr>
        <w:pStyle w:val="nobreak"/>
        <w:keepNext w:val="0"/>
        <w:numPr>
          <w:ilvl w:val="2"/>
          <w:numId w:val="41"/>
        </w:numPr>
        <w:rPr>
          <w:del w:id="20056" w:author="mbeckerle" w:date="2012-04-22T21:20:00Z"/>
        </w:rPr>
      </w:pPr>
      <w:r w:rsidRPr="005223F4">
        <w:t>dfdl:alignmentUnits</w:t>
      </w:r>
      <w:r w:rsidR="00FA2ECD" w:rsidRPr="005223F4">
        <w:t xml:space="preserve"> </w:t>
      </w:r>
    </w:p>
    <w:p w14:paraId="18A2A74B" w14:textId="77777777" w:rsidR="00FA2ECD" w:rsidRPr="005223F4" w:rsidRDefault="00FA2ECD" w:rsidP="003F35ED">
      <w:pPr>
        <w:pStyle w:val="nobreak"/>
        <w:keepNext w:val="0"/>
        <w:numPr>
          <w:ilvl w:val="2"/>
          <w:numId w:val="41"/>
        </w:numPr>
      </w:pPr>
    </w:p>
    <w:p w14:paraId="08A5A0EC" w14:textId="02285FE4" w:rsidR="00FA2ECD" w:rsidRPr="003F35ED" w:rsidRDefault="00FA2ECD" w:rsidP="0031368F">
      <w:pPr>
        <w:pStyle w:val="Heading3"/>
        <w:rPr>
          <w:i/>
          <w:iCs/>
        </w:rPr>
      </w:pPr>
      <w:bookmarkStart w:id="20057" w:name="_Toc243112880"/>
      <w:bookmarkStart w:id="20058" w:name="_Toc349042848"/>
      <w:bookmarkStart w:id="20059" w:name="_Toc362453577"/>
      <w:r w:rsidRPr="005223F4">
        <w:t>dfdl:sequence and dfdl:group (when reference is a sequence)</w:t>
      </w:r>
      <w:bookmarkEnd w:id="20057"/>
      <w:bookmarkEnd w:id="20058"/>
      <w:bookmarkEnd w:id="20059"/>
    </w:p>
    <w:p w14:paraId="551B3B06" w14:textId="290D0D21" w:rsidR="00820CB7" w:rsidRPr="005223F4" w:rsidRDefault="003F35ED" w:rsidP="00820CB7">
      <w:pPr>
        <w:numPr>
          <w:ilvl w:val="0"/>
          <w:numId w:val="41"/>
        </w:numPr>
        <w:rPr>
          <w:i/>
        </w:rPr>
      </w:pPr>
      <w:ins w:id="20060" w:author="Steve Hanson" w:date="2012-08-10T14:36:00Z">
        <w:r>
          <w:rPr>
            <w:i/>
          </w:rPr>
          <w:t>Unp</w:t>
        </w:r>
      </w:ins>
      <w:del w:id="20061" w:author="Steve Hanson" w:date="2012-08-10T14:36:00Z">
        <w:r w:rsidR="00820CB7" w:rsidRPr="005223F4" w:rsidDel="003F35ED">
          <w:rPr>
            <w:i/>
          </w:rPr>
          <w:delText>P</w:delText>
        </w:r>
      </w:del>
      <w:r w:rsidR="00820CB7" w:rsidRPr="005223F4">
        <w:rPr>
          <w:i/>
        </w:rPr>
        <w:t>arsing: hidden (xs:sequence only)</w:t>
      </w:r>
    </w:p>
    <w:p w14:paraId="10B4455A" w14:textId="77777777" w:rsidR="00820CB7" w:rsidRPr="005223F4" w:rsidRDefault="00820CB7" w:rsidP="00820CB7">
      <w:pPr>
        <w:numPr>
          <w:ilvl w:val="1"/>
          <w:numId w:val="41"/>
        </w:numPr>
        <w:rPr>
          <w:i/>
        </w:rPr>
      </w:pPr>
      <w:r w:rsidRPr="005223F4">
        <w:t>dfdl:hiddenGroupRef</w:t>
      </w:r>
    </w:p>
    <w:p w14:paraId="6ED53DF2" w14:textId="77777777" w:rsidR="00FA2ECD" w:rsidRPr="005223F4" w:rsidRDefault="00FA2ECD" w:rsidP="00FA2ECD">
      <w:pPr>
        <w:pStyle w:val="nobreak"/>
        <w:keepNext w:val="0"/>
        <w:numPr>
          <w:ilvl w:val="0"/>
          <w:numId w:val="41"/>
        </w:numPr>
        <w:rPr>
          <w:i/>
        </w:rPr>
      </w:pPr>
      <w:r w:rsidRPr="005223F4">
        <w:rPr>
          <w:i/>
        </w:rPr>
        <w:t>Unparsing: common</w:t>
      </w:r>
    </w:p>
    <w:p w14:paraId="05B66C39" w14:textId="41C73C75" w:rsidR="00FA2ECD" w:rsidRPr="005223F4" w:rsidDel="00220DFE" w:rsidRDefault="00FA2ECD">
      <w:pPr>
        <w:pStyle w:val="nobreak"/>
        <w:keepNext w:val="0"/>
        <w:numPr>
          <w:ilvl w:val="1"/>
          <w:numId w:val="41"/>
        </w:numPr>
        <w:ind w:left="1434" w:hanging="357"/>
        <w:rPr>
          <w:del w:id="20062" w:author="mbeckerle" w:date="2012-04-22T21:21:00Z"/>
        </w:rPr>
        <w:pPrChange w:id="20063" w:author="Steve Hanson" w:date="2012-02-23T12:12:00Z">
          <w:pPr>
            <w:pStyle w:val="nobreak"/>
            <w:keepNext w:val="0"/>
            <w:numPr>
              <w:ilvl w:val="1"/>
              <w:numId w:val="62"/>
            </w:numPr>
            <w:tabs>
              <w:tab w:val="num" w:pos="1440"/>
            </w:tabs>
            <w:ind w:left="1434" w:hanging="357"/>
          </w:pPr>
        </w:pPrChange>
      </w:pPr>
      <w:commentRangeStart w:id="20064"/>
      <w:del w:id="20065" w:author="mbeckerle" w:date="2012-04-22T21:21:00Z">
        <w:r w:rsidRPr="005223F4" w:rsidDel="00220DFE">
          <w:delText xml:space="preserve">dfdl:byteOrder </w:delText>
        </w:r>
        <w:commentRangeEnd w:id="20064"/>
        <w:r w:rsidR="00313576" w:rsidDel="00220DFE">
          <w:rPr>
            <w:rStyle w:val="CommentReference"/>
          </w:rPr>
          <w:commentReference w:id="20064"/>
        </w:r>
      </w:del>
    </w:p>
    <w:p w14:paraId="42626B33" w14:textId="77777777" w:rsidR="00FA2ECD" w:rsidRPr="005223F4" w:rsidRDefault="00FA2ECD" w:rsidP="00FA2ECD">
      <w:pPr>
        <w:numPr>
          <w:ilvl w:val="1"/>
          <w:numId w:val="41"/>
        </w:numPr>
      </w:pPr>
      <w:r w:rsidRPr="005223F4">
        <w:t>dfdl:outputNewLine</w:t>
      </w:r>
    </w:p>
    <w:p w14:paraId="54B7489C" w14:textId="77777777" w:rsidR="00FA2ECD" w:rsidRPr="005223F4" w:rsidRDefault="00FA2ECD" w:rsidP="003F35ED">
      <w:pPr>
        <w:pStyle w:val="nobreak"/>
        <w:keepNext w:val="0"/>
        <w:numPr>
          <w:ilvl w:val="1"/>
          <w:numId w:val="41"/>
        </w:numPr>
        <w:ind w:left="1434" w:hanging="357"/>
      </w:pPr>
      <w:r w:rsidRPr="005223F4">
        <w:t xml:space="preserve">dfdl:encoding </w:t>
      </w:r>
    </w:p>
    <w:p w14:paraId="166974A5" w14:textId="77777777" w:rsidR="007543AA" w:rsidRPr="005223F4" w:rsidRDefault="007543AA" w:rsidP="007543AA">
      <w:pPr>
        <w:numPr>
          <w:ilvl w:val="2"/>
          <w:numId w:val="41"/>
        </w:numPr>
      </w:pPr>
      <w:r w:rsidRPr="005223F4">
        <w:t>'UTF-16'</w:t>
      </w:r>
      <w:r w:rsidR="005B0FE2" w:rsidRPr="005223F4">
        <w:t xml:space="preserve"> 'UTF-16BE' 'UTF-16LE'</w:t>
      </w:r>
    </w:p>
    <w:p w14:paraId="66ACADF6" w14:textId="77777777" w:rsidR="007543AA" w:rsidRPr="005223F4" w:rsidRDefault="00050432" w:rsidP="007543AA">
      <w:pPr>
        <w:numPr>
          <w:ilvl w:val="3"/>
          <w:numId w:val="41"/>
        </w:numPr>
      </w:pPr>
      <w:r>
        <w:t>dfdl:utf16Width</w:t>
      </w:r>
    </w:p>
    <w:p w14:paraId="099AB646" w14:textId="77777777" w:rsidR="00FA2ECD" w:rsidRPr="005223F4" w:rsidRDefault="00FA2ECD" w:rsidP="00FA2ECD">
      <w:pPr>
        <w:numPr>
          <w:ilvl w:val="1"/>
          <w:numId w:val="41"/>
        </w:numPr>
      </w:pPr>
      <w:r w:rsidRPr="005223F4">
        <w:t>dfdl:fillByte</w:t>
      </w:r>
    </w:p>
    <w:p w14:paraId="0F4F513B" w14:textId="77777777" w:rsidR="00FA2ECD" w:rsidRPr="005223F4" w:rsidRDefault="00FA2ECD" w:rsidP="00FA2ECD">
      <w:pPr>
        <w:pStyle w:val="nobreak"/>
        <w:keepNext w:val="0"/>
        <w:numPr>
          <w:ilvl w:val="0"/>
          <w:numId w:val="41"/>
        </w:numPr>
        <w:rPr>
          <w:i/>
        </w:rPr>
      </w:pPr>
      <w:commentRangeStart w:id="20066"/>
      <w:r w:rsidRPr="005223F4">
        <w:rPr>
          <w:i/>
        </w:rPr>
        <w:t>Unparsing: insertion &amp; framing</w:t>
      </w:r>
      <w:commentRangeEnd w:id="20066"/>
      <w:r w:rsidR="00E13147">
        <w:rPr>
          <w:rStyle w:val="CommentReference"/>
        </w:rPr>
        <w:commentReference w:id="20066"/>
      </w:r>
    </w:p>
    <w:p w14:paraId="70EC07F1" w14:textId="77777777" w:rsidR="00785685" w:rsidRPr="005223F4" w:rsidRDefault="00FA2ECD" w:rsidP="00FA2ECD">
      <w:pPr>
        <w:pStyle w:val="nobreak"/>
        <w:keepNext w:val="0"/>
        <w:numPr>
          <w:ilvl w:val="1"/>
          <w:numId w:val="41"/>
        </w:numPr>
      </w:pPr>
      <w:r w:rsidRPr="005223F4">
        <w:t>dfdl:</w:t>
      </w:r>
      <w:r w:rsidR="008432CD" w:rsidRPr="005223F4">
        <w:t>leadingSkip</w:t>
      </w:r>
    </w:p>
    <w:p w14:paraId="29F99BA4" w14:textId="77777777" w:rsidR="00FA2ECD" w:rsidRPr="005223F4" w:rsidRDefault="00785685" w:rsidP="00785685">
      <w:pPr>
        <w:pStyle w:val="nobreak"/>
        <w:keepNext w:val="0"/>
        <w:numPr>
          <w:ilvl w:val="2"/>
          <w:numId w:val="41"/>
        </w:numPr>
      </w:pPr>
      <w:r w:rsidRPr="005223F4">
        <w:t>dfdl:alignmentUnits</w:t>
      </w:r>
      <w:r w:rsidR="00FA2ECD" w:rsidRPr="005223F4">
        <w:t xml:space="preserve"> </w:t>
      </w:r>
    </w:p>
    <w:p w14:paraId="67D4BC6A" w14:textId="77777777" w:rsidR="00FA2ECD" w:rsidRPr="005223F4" w:rsidRDefault="00FA2ECD" w:rsidP="00FA2ECD">
      <w:pPr>
        <w:pStyle w:val="nobreak"/>
        <w:keepNext w:val="0"/>
        <w:numPr>
          <w:ilvl w:val="1"/>
          <w:numId w:val="41"/>
        </w:numPr>
      </w:pPr>
      <w:r w:rsidRPr="005223F4">
        <w:t xml:space="preserve">dfdl:alignment </w:t>
      </w:r>
    </w:p>
    <w:p w14:paraId="674D268A" w14:textId="77777777" w:rsidR="000B1112" w:rsidRPr="005223F4" w:rsidRDefault="000B1112" w:rsidP="00FA2ECD">
      <w:pPr>
        <w:pStyle w:val="nobreak"/>
        <w:keepNext w:val="0"/>
        <w:numPr>
          <w:ilvl w:val="2"/>
          <w:numId w:val="41"/>
        </w:numPr>
      </w:pPr>
      <w:r w:rsidRPr="005223F4">
        <w:rPr>
          <w:i/>
          <w:iCs/>
        </w:rPr>
        <w:t>not “implicit”</w:t>
      </w:r>
    </w:p>
    <w:p w14:paraId="15CC7BE3" w14:textId="77777777" w:rsidR="00FA2ECD" w:rsidRPr="005223F4" w:rsidRDefault="00FA2ECD" w:rsidP="000B1112">
      <w:pPr>
        <w:pStyle w:val="nobreak"/>
        <w:keepNext w:val="0"/>
        <w:numPr>
          <w:ilvl w:val="3"/>
          <w:numId w:val="41"/>
        </w:numPr>
      </w:pPr>
      <w:r w:rsidRPr="005223F4">
        <w:t xml:space="preserve">dfdl:alignmentUnits </w:t>
      </w:r>
    </w:p>
    <w:p w14:paraId="60B981B0" w14:textId="77777777" w:rsidR="00495093" w:rsidRPr="005223F4" w:rsidRDefault="00FA2ECD" w:rsidP="00FA2ECD">
      <w:pPr>
        <w:pStyle w:val="nobreak"/>
        <w:keepNext w:val="0"/>
        <w:numPr>
          <w:ilvl w:val="1"/>
          <w:numId w:val="41"/>
        </w:numPr>
      </w:pPr>
      <w:r w:rsidRPr="005223F4">
        <w:t>dfdl:initiator</w:t>
      </w:r>
    </w:p>
    <w:p w14:paraId="47B12F0E" w14:textId="77777777" w:rsidR="00FA2ECD" w:rsidRPr="005223F4" w:rsidRDefault="00FA2ECD" w:rsidP="00FA2ECD">
      <w:pPr>
        <w:numPr>
          <w:ilvl w:val="1"/>
          <w:numId w:val="41"/>
        </w:numPr>
      </w:pPr>
      <w:r w:rsidRPr="005223F4">
        <w:t xml:space="preserve">dfdl:separator </w:t>
      </w:r>
    </w:p>
    <w:p w14:paraId="7366F80F" w14:textId="77777777" w:rsidR="00FA2ECD" w:rsidRPr="005223F4" w:rsidRDefault="00FA2ECD" w:rsidP="00FA2ECD">
      <w:pPr>
        <w:numPr>
          <w:ilvl w:val="2"/>
          <w:numId w:val="41"/>
        </w:numPr>
      </w:pPr>
      <w:r w:rsidRPr="005223F4">
        <w:t>dfdl:separatorPosition</w:t>
      </w:r>
    </w:p>
    <w:p w14:paraId="50475EB2" w14:textId="348EB31B" w:rsidR="00FA2ECD" w:rsidRPr="005223F4" w:rsidRDefault="00FA2ECD" w:rsidP="00FA2ECD">
      <w:pPr>
        <w:numPr>
          <w:ilvl w:val="2"/>
          <w:numId w:val="41"/>
        </w:numPr>
      </w:pPr>
      <w:commentRangeStart w:id="20067"/>
      <w:r w:rsidRPr="005223F4">
        <w:t>dfdl:separator</w:t>
      </w:r>
      <w:ins w:id="20068" w:author="mbeckerle" w:date="2012-04-22T23:11:00Z">
        <w:r w:rsidR="004830A8">
          <w:t>Suppression</w:t>
        </w:r>
      </w:ins>
      <w:r w:rsidRPr="005223F4">
        <w:t>Policy</w:t>
      </w:r>
      <w:commentRangeEnd w:id="20067"/>
      <w:r w:rsidR="005C50B8">
        <w:rPr>
          <w:rStyle w:val="CommentReference"/>
        </w:rPr>
        <w:commentReference w:id="20067"/>
      </w:r>
    </w:p>
    <w:p w14:paraId="5D08A742" w14:textId="77777777" w:rsidR="00495093" w:rsidRPr="005223F4" w:rsidRDefault="00FA2ECD" w:rsidP="00FA2ECD">
      <w:pPr>
        <w:pStyle w:val="nobreak"/>
        <w:keepNext w:val="0"/>
        <w:numPr>
          <w:ilvl w:val="1"/>
          <w:numId w:val="41"/>
        </w:numPr>
      </w:pPr>
      <w:r w:rsidRPr="005223F4">
        <w:t>dfdl:terminator</w:t>
      </w:r>
    </w:p>
    <w:p w14:paraId="30056B97" w14:textId="77777777" w:rsidR="00785685" w:rsidRPr="005223F4" w:rsidRDefault="00FA2ECD" w:rsidP="00FA2ECD">
      <w:pPr>
        <w:pStyle w:val="nobreak"/>
        <w:keepNext w:val="0"/>
        <w:numPr>
          <w:ilvl w:val="1"/>
          <w:numId w:val="41"/>
        </w:numPr>
      </w:pPr>
      <w:r w:rsidRPr="005223F4">
        <w:t>dfdl:</w:t>
      </w:r>
      <w:r w:rsidR="00785685" w:rsidRPr="005223F4">
        <w:t>trailingSkip</w:t>
      </w:r>
    </w:p>
    <w:p w14:paraId="5AFD46D0" w14:textId="77777777" w:rsidR="00FA2ECD" w:rsidRPr="005223F4" w:rsidDel="00220DFE" w:rsidRDefault="00785685" w:rsidP="00785685">
      <w:pPr>
        <w:pStyle w:val="nobreak"/>
        <w:keepNext w:val="0"/>
        <w:numPr>
          <w:ilvl w:val="2"/>
          <w:numId w:val="41"/>
        </w:numPr>
        <w:rPr>
          <w:del w:id="20069" w:author="mbeckerle" w:date="2012-04-22T21:22:00Z"/>
        </w:rPr>
      </w:pPr>
      <w:r w:rsidRPr="005223F4">
        <w:t>dfdl:alignmentUnits</w:t>
      </w:r>
      <w:r w:rsidR="00FA2ECD" w:rsidRPr="005223F4">
        <w:t xml:space="preserve"> </w:t>
      </w:r>
    </w:p>
    <w:p w14:paraId="419273ED" w14:textId="77777777" w:rsidR="00FA2ECD" w:rsidRPr="005223F4" w:rsidRDefault="00FA2ECD" w:rsidP="003F35ED">
      <w:pPr>
        <w:pStyle w:val="nobreak"/>
        <w:keepNext w:val="0"/>
        <w:numPr>
          <w:ilvl w:val="2"/>
          <w:numId w:val="41"/>
        </w:numPr>
      </w:pPr>
    </w:p>
    <w:p w14:paraId="2A762730" w14:textId="5294AF2E" w:rsidR="00FA2ECD" w:rsidRPr="005223F4" w:rsidDel="00220DFE" w:rsidRDefault="00FA2ECD" w:rsidP="00F34889">
      <w:pPr>
        <w:pStyle w:val="Heading3"/>
        <w:rPr>
          <w:del w:id="20070" w:author="mbeckerle" w:date="2012-04-22T21:22:00Z"/>
        </w:rPr>
      </w:pPr>
      <w:bookmarkStart w:id="20071" w:name="_Toc243112881"/>
      <w:bookmarkStart w:id="20072" w:name="_Toc349642258"/>
      <w:bookmarkStart w:id="20073" w:name="_Toc362453033"/>
      <w:del w:id="20074" w:author="mbeckerle" w:date="2012-04-23T02:34:00Z">
        <w:r w:rsidRPr="005223F4" w:rsidDel="007E1D66">
          <w:delText>dfdl:choice and dfdl:group (when reference is a choice)</w:delText>
        </w:r>
      </w:del>
      <w:bookmarkStart w:id="20075" w:name="_Toc322912285"/>
      <w:bookmarkStart w:id="20076" w:name="_Toc329093146"/>
      <w:bookmarkStart w:id="20077" w:name="_Toc332701659"/>
      <w:bookmarkStart w:id="20078" w:name="_Toc332701963"/>
      <w:bookmarkStart w:id="20079" w:name="_Toc332711761"/>
      <w:bookmarkStart w:id="20080" w:name="_Toc332712063"/>
      <w:bookmarkStart w:id="20081" w:name="_Toc332712364"/>
      <w:bookmarkStart w:id="20082" w:name="_Toc332724280"/>
      <w:bookmarkStart w:id="20083" w:name="_Toc332724580"/>
      <w:bookmarkStart w:id="20084" w:name="_Toc341102876"/>
      <w:bookmarkStart w:id="20085" w:name="_Toc347241611"/>
      <w:bookmarkStart w:id="20086" w:name="_Toc347744804"/>
      <w:bookmarkStart w:id="20087" w:name="_Toc348984587"/>
      <w:bookmarkStart w:id="20088" w:name="_Toc348984892"/>
      <w:bookmarkStart w:id="20089" w:name="_Toc349038056"/>
      <w:bookmarkStart w:id="20090" w:name="_Toc349038358"/>
      <w:bookmarkStart w:id="20091" w:name="_Toc349042849"/>
      <w:bookmarkStart w:id="20092" w:name="_Toc351912971"/>
      <w:bookmarkStart w:id="20093" w:name="_Toc351914992"/>
      <w:bookmarkStart w:id="20094" w:name="_Toc351915458"/>
      <w:bookmarkStart w:id="20095" w:name="_Toc361231556"/>
      <w:bookmarkStart w:id="20096" w:name="_Toc361232082"/>
      <w:bookmarkStart w:id="20097" w:name="_Toc362445380"/>
      <w:bookmarkStart w:id="20098" w:name="_Toc362452131"/>
      <w:bookmarkStart w:id="20099" w:name="_Toc362452680"/>
      <w:bookmarkStart w:id="20100" w:name="_Toc362453578"/>
      <w:bookmarkEnd w:id="20071"/>
      <w:bookmarkEnd w:id="20072"/>
      <w:bookmarkEnd w:id="20075"/>
      <w:bookmarkEnd w:id="20076"/>
      <w:bookmarkEnd w:id="20077"/>
      <w:bookmarkEnd w:id="20078"/>
      <w:bookmarkEnd w:id="20079"/>
      <w:bookmarkEnd w:id="20080"/>
      <w:bookmarkEnd w:id="20081"/>
      <w:bookmarkEnd w:id="20082"/>
      <w:bookmarkEnd w:id="20083"/>
      <w:bookmarkEnd w:id="20084"/>
      <w:bookmarkEnd w:id="20085"/>
      <w:bookmarkEnd w:id="20086"/>
      <w:bookmarkEnd w:id="20087"/>
      <w:bookmarkEnd w:id="20088"/>
      <w:bookmarkEnd w:id="20089"/>
      <w:bookmarkEnd w:id="20090"/>
      <w:bookmarkEnd w:id="20091"/>
      <w:bookmarkEnd w:id="20092"/>
      <w:bookmarkEnd w:id="20093"/>
      <w:bookmarkEnd w:id="20094"/>
      <w:bookmarkEnd w:id="20095"/>
      <w:bookmarkEnd w:id="20096"/>
      <w:bookmarkEnd w:id="20097"/>
      <w:bookmarkEnd w:id="20098"/>
      <w:bookmarkEnd w:id="20099"/>
      <w:bookmarkEnd w:id="20073"/>
      <w:bookmarkEnd w:id="20100"/>
    </w:p>
    <w:p w14:paraId="11CA18FC" w14:textId="74377F8E" w:rsidR="00FA2ECD" w:rsidRPr="003F35ED" w:rsidRDefault="007E1D66" w:rsidP="0031368F">
      <w:pPr>
        <w:pStyle w:val="Heading3"/>
        <w:rPr>
          <w:i/>
          <w:iCs/>
        </w:rPr>
      </w:pPr>
      <w:bookmarkStart w:id="20101" w:name="_Toc349042850"/>
      <w:bookmarkStart w:id="20102" w:name="_Toc362453579"/>
      <w:ins w:id="20103" w:author="mbeckerle" w:date="2012-04-23T02:34:00Z">
        <w:r w:rsidRPr="005223F4">
          <w:t>dfdl:choice and dfdl:group (when reference is a choice)</w:t>
        </w:r>
      </w:ins>
      <w:bookmarkEnd w:id="20101"/>
      <w:bookmarkEnd w:id="20102"/>
    </w:p>
    <w:p w14:paraId="112D2609" w14:textId="77777777" w:rsidR="00FA2ECD" w:rsidRPr="005223F4" w:rsidRDefault="00FA2ECD" w:rsidP="00FA2ECD">
      <w:pPr>
        <w:pStyle w:val="nobreak"/>
        <w:keepNext w:val="0"/>
        <w:numPr>
          <w:ilvl w:val="0"/>
          <w:numId w:val="41"/>
        </w:numPr>
        <w:rPr>
          <w:i/>
        </w:rPr>
      </w:pPr>
      <w:r w:rsidRPr="005223F4">
        <w:rPr>
          <w:i/>
        </w:rPr>
        <w:t>Unparsing: common</w:t>
      </w:r>
    </w:p>
    <w:p w14:paraId="0C18DA60" w14:textId="5766473A" w:rsidR="00FA2ECD" w:rsidRPr="005223F4" w:rsidDel="00220DFE" w:rsidRDefault="00FA2ECD">
      <w:pPr>
        <w:pStyle w:val="nobreak"/>
        <w:keepNext w:val="0"/>
        <w:numPr>
          <w:ilvl w:val="1"/>
          <w:numId w:val="41"/>
        </w:numPr>
        <w:ind w:left="1434" w:hanging="357"/>
        <w:rPr>
          <w:del w:id="20104" w:author="mbeckerle" w:date="2012-04-22T21:22:00Z"/>
        </w:rPr>
        <w:pPrChange w:id="20105" w:author="Steve Hanson" w:date="2012-02-23T12:12:00Z">
          <w:pPr>
            <w:pStyle w:val="nobreak"/>
            <w:keepNext w:val="0"/>
            <w:numPr>
              <w:ilvl w:val="1"/>
              <w:numId w:val="62"/>
            </w:numPr>
            <w:tabs>
              <w:tab w:val="num" w:pos="1440"/>
            </w:tabs>
            <w:ind w:left="1434" w:hanging="357"/>
          </w:pPr>
        </w:pPrChange>
      </w:pPr>
      <w:commentRangeStart w:id="20106"/>
      <w:del w:id="20107" w:author="mbeckerle" w:date="2012-04-22T21:22:00Z">
        <w:r w:rsidRPr="005223F4" w:rsidDel="00220DFE">
          <w:delText xml:space="preserve">dfdl:byteOrder </w:delText>
        </w:r>
        <w:commentRangeEnd w:id="20106"/>
        <w:r w:rsidR="00313576" w:rsidDel="00220DFE">
          <w:rPr>
            <w:rStyle w:val="CommentReference"/>
          </w:rPr>
          <w:commentReference w:id="20106"/>
        </w:r>
      </w:del>
    </w:p>
    <w:p w14:paraId="307E43B5" w14:textId="77777777" w:rsidR="00FA2ECD" w:rsidRPr="005223F4" w:rsidRDefault="00FA2ECD" w:rsidP="00FA2ECD">
      <w:pPr>
        <w:numPr>
          <w:ilvl w:val="1"/>
          <w:numId w:val="41"/>
        </w:numPr>
      </w:pPr>
      <w:r w:rsidRPr="005223F4">
        <w:t>dfdl:outputNewLine</w:t>
      </w:r>
    </w:p>
    <w:p w14:paraId="76F83E62" w14:textId="77777777" w:rsidR="007543AA" w:rsidRPr="005223F4" w:rsidRDefault="00FA2ECD" w:rsidP="003F35ED">
      <w:pPr>
        <w:pStyle w:val="nobreak"/>
        <w:keepNext w:val="0"/>
        <w:numPr>
          <w:ilvl w:val="1"/>
          <w:numId w:val="41"/>
        </w:numPr>
        <w:ind w:left="1434" w:hanging="357"/>
      </w:pPr>
      <w:r w:rsidRPr="005223F4">
        <w:t xml:space="preserve">dfdl:encoding </w:t>
      </w:r>
    </w:p>
    <w:p w14:paraId="2C7E2851" w14:textId="77777777" w:rsidR="007543AA" w:rsidRPr="005223F4" w:rsidRDefault="007543AA" w:rsidP="007543AA">
      <w:pPr>
        <w:numPr>
          <w:ilvl w:val="2"/>
          <w:numId w:val="41"/>
        </w:numPr>
      </w:pPr>
      <w:r w:rsidRPr="005223F4">
        <w:t>'UTF-16'</w:t>
      </w:r>
      <w:r w:rsidR="005B0FE2" w:rsidRPr="005223F4">
        <w:t xml:space="preserve"> 'UTF-16BE' 'UTF-16LE'</w:t>
      </w:r>
    </w:p>
    <w:p w14:paraId="7EDD88DC" w14:textId="77777777" w:rsidR="00FA2ECD" w:rsidRPr="005223F4" w:rsidRDefault="00050432" w:rsidP="007543AA">
      <w:pPr>
        <w:numPr>
          <w:ilvl w:val="3"/>
          <w:numId w:val="41"/>
        </w:numPr>
      </w:pPr>
      <w:r>
        <w:t>dfdl:utf16Width</w:t>
      </w:r>
      <w:r w:rsidR="00FA2ECD" w:rsidRPr="005223F4">
        <w:t xml:space="preserve"> </w:t>
      </w:r>
    </w:p>
    <w:p w14:paraId="13D84D2C" w14:textId="77777777" w:rsidR="00FA2ECD" w:rsidRPr="005223F4" w:rsidRDefault="00FA2ECD" w:rsidP="00FA2ECD">
      <w:pPr>
        <w:numPr>
          <w:ilvl w:val="1"/>
          <w:numId w:val="41"/>
        </w:numPr>
      </w:pPr>
      <w:r w:rsidRPr="005223F4">
        <w:t>dfdl:fillByte</w:t>
      </w:r>
    </w:p>
    <w:p w14:paraId="6C153E2A" w14:textId="77777777" w:rsidR="00FA2ECD" w:rsidRPr="005223F4" w:rsidRDefault="00FA2ECD" w:rsidP="00FA2ECD">
      <w:pPr>
        <w:pStyle w:val="nobreak"/>
        <w:keepNext w:val="0"/>
        <w:numPr>
          <w:ilvl w:val="0"/>
          <w:numId w:val="41"/>
        </w:numPr>
        <w:rPr>
          <w:i/>
        </w:rPr>
      </w:pPr>
      <w:r w:rsidRPr="005223F4">
        <w:rPr>
          <w:i/>
        </w:rPr>
        <w:t xml:space="preserve">Unparsing: insertion &amp; framing </w:t>
      </w:r>
    </w:p>
    <w:p w14:paraId="05FEBF68" w14:textId="77777777" w:rsidR="00785685" w:rsidRPr="005223F4" w:rsidRDefault="00FA2ECD" w:rsidP="00FA2ECD">
      <w:pPr>
        <w:pStyle w:val="nobreak"/>
        <w:keepNext w:val="0"/>
        <w:numPr>
          <w:ilvl w:val="1"/>
          <w:numId w:val="41"/>
        </w:numPr>
      </w:pPr>
      <w:r w:rsidRPr="005223F4">
        <w:t>dfdl:</w:t>
      </w:r>
      <w:r w:rsidR="008432CD" w:rsidRPr="005223F4">
        <w:t>leadingSkip</w:t>
      </w:r>
    </w:p>
    <w:p w14:paraId="1901ACDC" w14:textId="77777777" w:rsidR="00FA2ECD" w:rsidRPr="005223F4" w:rsidRDefault="00785685" w:rsidP="00785685">
      <w:pPr>
        <w:pStyle w:val="nobreak"/>
        <w:keepNext w:val="0"/>
        <w:numPr>
          <w:ilvl w:val="2"/>
          <w:numId w:val="41"/>
        </w:numPr>
      </w:pPr>
      <w:r w:rsidRPr="005223F4">
        <w:t>dfdl:alignmentUnits</w:t>
      </w:r>
      <w:r w:rsidR="00FA2ECD" w:rsidRPr="005223F4">
        <w:t xml:space="preserve"> </w:t>
      </w:r>
    </w:p>
    <w:p w14:paraId="7051309C" w14:textId="77777777" w:rsidR="00FA2ECD" w:rsidRPr="005223F4" w:rsidRDefault="00FA2ECD" w:rsidP="00FA2ECD">
      <w:pPr>
        <w:pStyle w:val="nobreak"/>
        <w:keepNext w:val="0"/>
        <w:numPr>
          <w:ilvl w:val="1"/>
          <w:numId w:val="41"/>
        </w:numPr>
      </w:pPr>
      <w:r w:rsidRPr="005223F4">
        <w:t xml:space="preserve">dfdl:alignment </w:t>
      </w:r>
    </w:p>
    <w:p w14:paraId="75C2D5D1" w14:textId="77777777" w:rsidR="000B1112" w:rsidRPr="005223F4" w:rsidRDefault="000B1112" w:rsidP="00FA2ECD">
      <w:pPr>
        <w:pStyle w:val="nobreak"/>
        <w:keepNext w:val="0"/>
        <w:numPr>
          <w:ilvl w:val="2"/>
          <w:numId w:val="41"/>
        </w:numPr>
      </w:pPr>
      <w:r w:rsidRPr="005223F4">
        <w:rPr>
          <w:i/>
          <w:iCs/>
        </w:rPr>
        <w:t>not “implicit”</w:t>
      </w:r>
    </w:p>
    <w:p w14:paraId="4E91AA96" w14:textId="77777777" w:rsidR="00FA2ECD" w:rsidRPr="005223F4" w:rsidRDefault="00FA2ECD" w:rsidP="000B1112">
      <w:pPr>
        <w:pStyle w:val="nobreak"/>
        <w:keepNext w:val="0"/>
        <w:numPr>
          <w:ilvl w:val="3"/>
          <w:numId w:val="41"/>
        </w:numPr>
      </w:pPr>
      <w:r w:rsidRPr="005223F4">
        <w:t xml:space="preserve">dfdl:alignmentUnits </w:t>
      </w:r>
    </w:p>
    <w:p w14:paraId="454A197A" w14:textId="77777777" w:rsidR="00495093" w:rsidRPr="005223F4" w:rsidRDefault="00FA2ECD" w:rsidP="00FA2ECD">
      <w:pPr>
        <w:pStyle w:val="nobreak"/>
        <w:keepNext w:val="0"/>
        <w:numPr>
          <w:ilvl w:val="1"/>
          <w:numId w:val="41"/>
        </w:numPr>
      </w:pPr>
      <w:r w:rsidRPr="005223F4">
        <w:t>dfdl:initiator</w:t>
      </w:r>
    </w:p>
    <w:p w14:paraId="46C0471E" w14:textId="77777777" w:rsidR="00FA2ECD" w:rsidRPr="005223F4" w:rsidRDefault="00FA2ECD" w:rsidP="00FA2ECD">
      <w:pPr>
        <w:numPr>
          <w:ilvl w:val="1"/>
          <w:numId w:val="41"/>
        </w:numPr>
      </w:pPr>
      <w:r w:rsidRPr="005223F4">
        <w:t>dfdl:</w:t>
      </w:r>
      <w:r w:rsidR="00005487" w:rsidRPr="005223F4">
        <w:t>choiceLengthKind</w:t>
      </w:r>
      <w:r w:rsidRPr="005223F4">
        <w:t xml:space="preserve"> </w:t>
      </w:r>
    </w:p>
    <w:p w14:paraId="59753605" w14:textId="77777777" w:rsidR="0064432E" w:rsidRPr="005223F4" w:rsidRDefault="0064432E" w:rsidP="0064432E">
      <w:pPr>
        <w:numPr>
          <w:ilvl w:val="2"/>
          <w:numId w:val="41"/>
        </w:numPr>
      </w:pPr>
      <w:r w:rsidRPr="005223F4">
        <w:rPr>
          <w:i/>
          <w:iCs/>
        </w:rPr>
        <w:t>explicit”</w:t>
      </w:r>
    </w:p>
    <w:p w14:paraId="00A63BC8" w14:textId="77777777" w:rsidR="0064432E" w:rsidRPr="005223F4" w:rsidRDefault="0064432E" w:rsidP="0064432E">
      <w:pPr>
        <w:numPr>
          <w:ilvl w:val="3"/>
          <w:numId w:val="41"/>
        </w:numPr>
      </w:pPr>
      <w:r w:rsidRPr="005223F4">
        <w:t>dfdl:choiceLength</w:t>
      </w:r>
    </w:p>
    <w:p w14:paraId="04501298" w14:textId="77777777" w:rsidR="00495093" w:rsidRPr="005223F4" w:rsidRDefault="00FA2ECD" w:rsidP="00FA2ECD">
      <w:pPr>
        <w:pStyle w:val="nobreak"/>
        <w:keepNext w:val="0"/>
        <w:numPr>
          <w:ilvl w:val="1"/>
          <w:numId w:val="41"/>
        </w:numPr>
      </w:pPr>
      <w:r w:rsidRPr="005223F4">
        <w:t>dfdl:terminator</w:t>
      </w:r>
    </w:p>
    <w:p w14:paraId="0EE607C5" w14:textId="77777777" w:rsidR="00785685" w:rsidRPr="005223F4" w:rsidRDefault="00FA2ECD" w:rsidP="00FA2ECD">
      <w:pPr>
        <w:pStyle w:val="nobreak"/>
        <w:keepNext w:val="0"/>
        <w:numPr>
          <w:ilvl w:val="1"/>
          <w:numId w:val="41"/>
        </w:numPr>
      </w:pPr>
      <w:r w:rsidRPr="005223F4">
        <w:t>dfdl:</w:t>
      </w:r>
      <w:r w:rsidR="00785685" w:rsidRPr="005223F4">
        <w:t>trailingSkip</w:t>
      </w:r>
    </w:p>
    <w:p w14:paraId="29C4D888" w14:textId="77777777" w:rsidR="00FA2ECD" w:rsidRPr="005223F4" w:rsidRDefault="00785685" w:rsidP="00785685">
      <w:pPr>
        <w:pStyle w:val="nobreak"/>
        <w:keepNext w:val="0"/>
        <w:numPr>
          <w:ilvl w:val="2"/>
          <w:numId w:val="41"/>
        </w:numPr>
      </w:pPr>
      <w:r w:rsidRPr="005223F4">
        <w:t>dfdl:alignmentUnits</w:t>
      </w:r>
      <w:r w:rsidR="00FA2ECD" w:rsidRPr="005223F4">
        <w:t xml:space="preserve"> </w:t>
      </w:r>
    </w:p>
    <w:p w14:paraId="7FB3AA4E" w14:textId="6E72CF32" w:rsidR="00FA2ECD" w:rsidRPr="005223F4" w:rsidDel="00220DFE" w:rsidRDefault="00FA2ECD">
      <w:pPr>
        <w:pStyle w:val="Heading1"/>
        <w:rPr>
          <w:del w:id="20108" w:author="mbeckerle" w:date="2012-04-22T21:23:00Z"/>
        </w:rPr>
        <w:pPrChange w:id="20109" w:author="mbeckerle" w:date="2013-01-20T17:01:00Z">
          <w:pPr>
            <w:pStyle w:val="nobreak"/>
          </w:pPr>
        </w:pPrChange>
      </w:pPr>
      <w:bookmarkStart w:id="20110" w:name="_Toc322911748"/>
      <w:bookmarkStart w:id="20111" w:name="_Toc322912287"/>
      <w:bookmarkStart w:id="20112" w:name="_Toc329093148"/>
      <w:bookmarkStart w:id="20113" w:name="_Toc332701661"/>
      <w:bookmarkStart w:id="20114" w:name="_Toc332701965"/>
      <w:bookmarkStart w:id="20115" w:name="_Toc332711763"/>
      <w:bookmarkStart w:id="20116" w:name="_Toc332712065"/>
      <w:bookmarkStart w:id="20117" w:name="_Toc332712366"/>
      <w:bookmarkStart w:id="20118" w:name="_Toc332724282"/>
      <w:bookmarkStart w:id="20119" w:name="_Toc332724582"/>
      <w:bookmarkStart w:id="20120" w:name="_Toc341102878"/>
      <w:bookmarkStart w:id="20121" w:name="_Toc347241613"/>
      <w:bookmarkStart w:id="20122" w:name="_Toc347744806"/>
      <w:bookmarkStart w:id="20123" w:name="_Toc348984589"/>
      <w:bookmarkStart w:id="20124" w:name="_Toc348984894"/>
      <w:bookmarkStart w:id="20125" w:name="_Toc349038058"/>
      <w:bookmarkStart w:id="20126" w:name="_Toc349038360"/>
      <w:bookmarkStart w:id="20127" w:name="_Toc349042851"/>
      <w:bookmarkStart w:id="20128" w:name="_Toc349642260"/>
      <w:bookmarkStart w:id="20129" w:name="_Toc351912973"/>
      <w:bookmarkStart w:id="20130" w:name="_Toc351914994"/>
      <w:bookmarkStart w:id="20131" w:name="_Toc351915460"/>
      <w:bookmarkStart w:id="20132" w:name="_Toc361231558"/>
      <w:bookmarkStart w:id="20133" w:name="_Toc361232084"/>
      <w:bookmarkStart w:id="20134" w:name="_Toc362445382"/>
      <w:bookmarkStart w:id="20135" w:name="_Toc362452133"/>
      <w:bookmarkStart w:id="20136" w:name="_Toc362452682"/>
      <w:bookmarkStart w:id="20137" w:name="_Toc362453035"/>
      <w:bookmarkStart w:id="20138" w:name="_Toc362453580"/>
      <w:bookmarkEnd w:id="20110"/>
      <w:bookmarkEnd w:id="20111"/>
      <w:bookmarkEnd w:id="20112"/>
      <w:bookmarkEnd w:id="20113"/>
      <w:bookmarkEnd w:id="20114"/>
      <w:bookmarkEnd w:id="20115"/>
      <w:bookmarkEnd w:id="20116"/>
      <w:bookmarkEnd w:id="20117"/>
      <w:bookmarkEnd w:id="20118"/>
      <w:bookmarkEnd w:id="20119"/>
      <w:bookmarkEnd w:id="20120"/>
      <w:bookmarkEnd w:id="20121"/>
      <w:bookmarkEnd w:id="20122"/>
      <w:bookmarkEnd w:id="20123"/>
      <w:bookmarkEnd w:id="20124"/>
      <w:bookmarkEnd w:id="20125"/>
      <w:bookmarkEnd w:id="20126"/>
      <w:bookmarkEnd w:id="20127"/>
      <w:bookmarkEnd w:id="20128"/>
      <w:bookmarkEnd w:id="20129"/>
      <w:bookmarkEnd w:id="20130"/>
      <w:bookmarkEnd w:id="20131"/>
      <w:bookmarkEnd w:id="20132"/>
      <w:bookmarkEnd w:id="20133"/>
      <w:bookmarkEnd w:id="20134"/>
      <w:bookmarkEnd w:id="20135"/>
      <w:bookmarkEnd w:id="20136"/>
      <w:bookmarkEnd w:id="20137"/>
      <w:bookmarkEnd w:id="20138"/>
    </w:p>
    <w:p w14:paraId="2A998100" w14:textId="45839FD5" w:rsidR="00FA2ECD" w:rsidRPr="005223F4" w:rsidDel="00220DFE" w:rsidRDefault="00FA2ECD">
      <w:pPr>
        <w:pStyle w:val="Heading1"/>
        <w:rPr>
          <w:del w:id="20139" w:author="mbeckerle" w:date="2012-04-22T21:23:00Z"/>
        </w:rPr>
        <w:pPrChange w:id="20140" w:author="mbeckerle" w:date="2013-01-20T17:01:00Z">
          <w:pPr>
            <w:pStyle w:val="nobreak"/>
          </w:pPr>
        </w:pPrChange>
      </w:pPr>
      <w:bookmarkStart w:id="20141" w:name="_Toc322911749"/>
      <w:bookmarkStart w:id="20142" w:name="_Toc322912288"/>
      <w:bookmarkStart w:id="20143" w:name="_Toc329093149"/>
      <w:bookmarkStart w:id="20144" w:name="_Toc332701662"/>
      <w:bookmarkStart w:id="20145" w:name="_Toc332701966"/>
      <w:bookmarkStart w:id="20146" w:name="_Toc332711764"/>
      <w:bookmarkStart w:id="20147" w:name="_Toc332712066"/>
      <w:bookmarkStart w:id="20148" w:name="_Toc332712367"/>
      <w:bookmarkStart w:id="20149" w:name="_Toc332724283"/>
      <w:bookmarkStart w:id="20150" w:name="_Toc332724583"/>
      <w:bookmarkStart w:id="20151" w:name="_Toc341102879"/>
      <w:bookmarkStart w:id="20152" w:name="_Toc347241614"/>
      <w:bookmarkStart w:id="20153" w:name="_Toc347744807"/>
      <w:bookmarkStart w:id="20154" w:name="_Toc348984590"/>
      <w:bookmarkStart w:id="20155" w:name="_Toc348984895"/>
      <w:bookmarkStart w:id="20156" w:name="_Toc349038059"/>
      <w:bookmarkStart w:id="20157" w:name="_Toc349038361"/>
      <w:bookmarkStart w:id="20158" w:name="_Toc349042852"/>
      <w:bookmarkStart w:id="20159" w:name="_Toc349642261"/>
      <w:bookmarkStart w:id="20160" w:name="_Toc351912974"/>
      <w:bookmarkStart w:id="20161" w:name="_Toc351914995"/>
      <w:bookmarkStart w:id="20162" w:name="_Toc351915461"/>
      <w:bookmarkStart w:id="20163" w:name="_Toc361231559"/>
      <w:bookmarkStart w:id="20164" w:name="_Toc361232085"/>
      <w:bookmarkStart w:id="20165" w:name="_Toc362445383"/>
      <w:bookmarkStart w:id="20166" w:name="_Toc362452134"/>
      <w:bookmarkStart w:id="20167" w:name="_Toc362452683"/>
      <w:bookmarkStart w:id="20168" w:name="_Toc362453036"/>
      <w:bookmarkStart w:id="20169" w:name="_Toc362453581"/>
      <w:bookmarkEnd w:id="20141"/>
      <w:bookmarkEnd w:id="20142"/>
      <w:bookmarkEnd w:id="20143"/>
      <w:bookmarkEnd w:id="20144"/>
      <w:bookmarkEnd w:id="20145"/>
      <w:bookmarkEnd w:id="20146"/>
      <w:bookmarkEnd w:id="20147"/>
      <w:bookmarkEnd w:id="20148"/>
      <w:bookmarkEnd w:id="20149"/>
      <w:bookmarkEnd w:id="20150"/>
      <w:bookmarkEnd w:id="20151"/>
      <w:bookmarkEnd w:id="20152"/>
      <w:bookmarkEnd w:id="20153"/>
      <w:bookmarkEnd w:id="20154"/>
      <w:bookmarkEnd w:id="20155"/>
      <w:bookmarkEnd w:id="20156"/>
      <w:bookmarkEnd w:id="20157"/>
      <w:bookmarkEnd w:id="20158"/>
      <w:bookmarkEnd w:id="20159"/>
      <w:bookmarkEnd w:id="20160"/>
      <w:bookmarkEnd w:id="20161"/>
      <w:bookmarkEnd w:id="20162"/>
      <w:bookmarkEnd w:id="20163"/>
      <w:bookmarkEnd w:id="20164"/>
      <w:bookmarkEnd w:id="20165"/>
      <w:bookmarkEnd w:id="20166"/>
      <w:bookmarkEnd w:id="20167"/>
      <w:bookmarkEnd w:id="20168"/>
      <w:bookmarkEnd w:id="20169"/>
    </w:p>
    <w:p w14:paraId="5DF6B0D8" w14:textId="65979328" w:rsidR="00EE66E5" w:rsidRPr="005223F4" w:rsidDel="00220DFE" w:rsidRDefault="00EE66E5">
      <w:pPr>
        <w:pStyle w:val="Heading1"/>
        <w:rPr>
          <w:del w:id="20170" w:author="mbeckerle" w:date="2012-04-22T21:23:00Z"/>
        </w:rPr>
        <w:pPrChange w:id="20171" w:author="mbeckerle" w:date="2013-01-20T17:01:00Z">
          <w:pPr/>
        </w:pPrChange>
      </w:pPr>
      <w:bookmarkStart w:id="20172" w:name="_Toc322911750"/>
      <w:bookmarkStart w:id="20173" w:name="_Toc322912289"/>
      <w:bookmarkStart w:id="20174" w:name="_Toc329093150"/>
      <w:bookmarkStart w:id="20175" w:name="_Toc332701663"/>
      <w:bookmarkStart w:id="20176" w:name="_Toc332701967"/>
      <w:bookmarkStart w:id="20177" w:name="_Toc332711765"/>
      <w:bookmarkStart w:id="20178" w:name="_Toc332712067"/>
      <w:bookmarkStart w:id="20179" w:name="_Toc332712368"/>
      <w:bookmarkStart w:id="20180" w:name="_Toc332724284"/>
      <w:bookmarkStart w:id="20181" w:name="_Toc332724584"/>
      <w:bookmarkStart w:id="20182" w:name="_Toc341102880"/>
      <w:bookmarkStart w:id="20183" w:name="_Toc347241615"/>
      <w:bookmarkStart w:id="20184" w:name="_Toc347744808"/>
      <w:bookmarkStart w:id="20185" w:name="_Toc348984591"/>
      <w:bookmarkStart w:id="20186" w:name="_Toc348984896"/>
      <w:bookmarkStart w:id="20187" w:name="_Toc349038060"/>
      <w:bookmarkStart w:id="20188" w:name="_Toc349038362"/>
      <w:bookmarkStart w:id="20189" w:name="_Toc349042853"/>
      <w:bookmarkStart w:id="20190" w:name="_Toc349642262"/>
      <w:bookmarkStart w:id="20191" w:name="_Toc351912975"/>
      <w:bookmarkStart w:id="20192" w:name="_Toc351914996"/>
      <w:bookmarkStart w:id="20193" w:name="_Toc351915462"/>
      <w:bookmarkStart w:id="20194" w:name="_Toc361231560"/>
      <w:bookmarkStart w:id="20195" w:name="_Toc361232086"/>
      <w:bookmarkStart w:id="20196" w:name="_Toc362445384"/>
      <w:bookmarkStart w:id="20197" w:name="_Toc362452135"/>
      <w:bookmarkStart w:id="20198" w:name="_Toc362452684"/>
      <w:bookmarkStart w:id="20199" w:name="_Toc362453037"/>
      <w:bookmarkStart w:id="20200" w:name="_Toc362453582"/>
      <w:bookmarkEnd w:id="20172"/>
      <w:bookmarkEnd w:id="20173"/>
      <w:bookmarkEnd w:id="20174"/>
      <w:bookmarkEnd w:id="20175"/>
      <w:bookmarkEnd w:id="20176"/>
      <w:bookmarkEnd w:id="20177"/>
      <w:bookmarkEnd w:id="20178"/>
      <w:bookmarkEnd w:id="20179"/>
      <w:bookmarkEnd w:id="20180"/>
      <w:bookmarkEnd w:id="20181"/>
      <w:bookmarkEnd w:id="20182"/>
      <w:bookmarkEnd w:id="20183"/>
      <w:bookmarkEnd w:id="20184"/>
      <w:bookmarkEnd w:id="20185"/>
      <w:bookmarkEnd w:id="20186"/>
      <w:bookmarkEnd w:id="20187"/>
      <w:bookmarkEnd w:id="20188"/>
      <w:bookmarkEnd w:id="20189"/>
      <w:bookmarkEnd w:id="20190"/>
      <w:bookmarkEnd w:id="20191"/>
      <w:bookmarkEnd w:id="20192"/>
      <w:bookmarkEnd w:id="20193"/>
      <w:bookmarkEnd w:id="20194"/>
      <w:bookmarkEnd w:id="20195"/>
      <w:bookmarkEnd w:id="20196"/>
      <w:bookmarkEnd w:id="20197"/>
      <w:bookmarkEnd w:id="20198"/>
      <w:bookmarkEnd w:id="20199"/>
      <w:bookmarkEnd w:id="20200"/>
    </w:p>
    <w:p w14:paraId="5BEB321F" w14:textId="77777777" w:rsidR="00BE79A5" w:rsidRPr="005223F4" w:rsidRDefault="00BE79A5" w:rsidP="009E142C">
      <w:pPr>
        <w:pStyle w:val="Heading1"/>
      </w:pPr>
      <w:bookmarkStart w:id="20201" w:name="_Ref112768033"/>
      <w:bookmarkStart w:id="20202" w:name="_Ref112768048"/>
      <w:bookmarkStart w:id="20203" w:name="_Toc112836578"/>
      <w:bookmarkStart w:id="20204" w:name="_Toc112826296"/>
      <w:bookmarkStart w:id="20205" w:name="_Toc113075280"/>
      <w:bookmarkStart w:id="20206" w:name="_Toc177399055"/>
      <w:bookmarkStart w:id="20207" w:name="_Toc175057342"/>
      <w:bookmarkStart w:id="20208" w:name="_Ref198637642"/>
      <w:bookmarkStart w:id="20209" w:name="_Toc199516268"/>
      <w:bookmarkStart w:id="20210" w:name="_Toc194983944"/>
      <w:bookmarkStart w:id="20211" w:name="_Toc243112797"/>
      <w:bookmarkStart w:id="20212" w:name="_Toc349042854"/>
      <w:bookmarkStart w:id="20213" w:name="_Toc362453583"/>
      <w:bookmarkStart w:id="20214" w:name="_Toc177399140"/>
      <w:bookmarkStart w:id="20215" w:name="_Toc175057427"/>
      <w:bookmarkStart w:id="20216" w:name="_Toc199516368"/>
      <w:bookmarkStart w:id="20217" w:name="_Toc194984029"/>
      <w:bookmarkStart w:id="20218" w:name="_Toc243112871"/>
      <w:r w:rsidRPr="005223F4">
        <w:t>Expression language</w:t>
      </w:r>
      <w:bookmarkEnd w:id="20201"/>
      <w:bookmarkEnd w:id="20202"/>
      <w:bookmarkEnd w:id="20203"/>
      <w:bookmarkEnd w:id="20204"/>
      <w:bookmarkEnd w:id="20205"/>
      <w:bookmarkEnd w:id="20206"/>
      <w:bookmarkEnd w:id="20207"/>
      <w:bookmarkEnd w:id="20208"/>
      <w:bookmarkEnd w:id="20209"/>
      <w:bookmarkEnd w:id="20210"/>
      <w:bookmarkEnd w:id="20211"/>
      <w:bookmarkEnd w:id="20212"/>
      <w:bookmarkEnd w:id="20213"/>
    </w:p>
    <w:p w14:paraId="68EEBF6D" w14:textId="02F54B23" w:rsidR="00BE79A5" w:rsidRPr="005223F4" w:rsidDel="00220DFE" w:rsidRDefault="00BE79A5" w:rsidP="00BE79A5">
      <w:pPr>
        <w:pStyle w:val="nobreak"/>
        <w:rPr>
          <w:del w:id="20219" w:author="mbeckerle" w:date="2012-04-22T21:23:00Z"/>
        </w:rPr>
      </w:pPr>
    </w:p>
    <w:p w14:paraId="2A32B594" w14:textId="182D5CB6" w:rsidR="00BE79A5" w:rsidRPr="005223F4" w:rsidRDefault="00BE79A5" w:rsidP="00BE79A5">
      <w:r w:rsidRPr="005223F4">
        <w:t xml:space="preserve">The DFDL expression language allows the processing of values conforming to the data model defined in the DFDL Infoset. It allows properties in the DFDL schema to be dependent </w:t>
      </w:r>
      <w:del w:id="20220" w:author="mbeckerle" w:date="2013-01-28T12:44:00Z">
        <w:r w:rsidRPr="005223F4" w:rsidDel="00BD3CDF">
          <w:delText xml:space="preserve">of </w:delText>
        </w:r>
      </w:del>
      <w:ins w:id="20221" w:author="mbeckerle" w:date="2013-01-28T12:44:00Z">
        <w:r w:rsidR="00BD3CDF" w:rsidRPr="005223F4">
          <w:t>o</w:t>
        </w:r>
        <w:r w:rsidR="00BD3CDF">
          <w:t>n</w:t>
        </w:r>
        <w:r w:rsidR="00BD3CDF" w:rsidRPr="005223F4">
          <w:t xml:space="preserve"> </w:t>
        </w:r>
      </w:ins>
      <w:r w:rsidRPr="005223F4">
        <w:t xml:space="preserve">the </w:t>
      </w:r>
      <w:del w:id="20222" w:author="mbeckerle" w:date="2013-01-28T13:14:00Z">
        <w:r w:rsidRPr="005223F4" w:rsidDel="001E2651">
          <w:delText xml:space="preserve">contents </w:delText>
        </w:r>
      </w:del>
      <w:ins w:id="20223" w:author="mbeckerle" w:date="2013-01-28T13:14:00Z">
        <w:r w:rsidR="001E2651">
          <w:t>value</w:t>
        </w:r>
        <w:r w:rsidR="001E2651" w:rsidRPr="005223F4">
          <w:t xml:space="preserve"> </w:t>
        </w:r>
      </w:ins>
      <w:r w:rsidRPr="005223F4">
        <w:t xml:space="preserve">of an </w:t>
      </w:r>
      <w:del w:id="20224" w:author="mbeckerle" w:date="2013-01-28T12:44:00Z">
        <w:r w:rsidRPr="005223F4" w:rsidDel="00BD3CDF">
          <w:delText xml:space="preserve">instance </w:delText>
        </w:r>
      </w:del>
      <w:ins w:id="20225" w:author="mbeckerle" w:date="2013-01-28T12:44:00Z">
        <w:r w:rsidR="00BD3CDF">
          <w:t>occurrence</w:t>
        </w:r>
        <w:r w:rsidR="00BD3CDF" w:rsidRPr="005223F4">
          <w:t xml:space="preserve"> </w:t>
        </w:r>
      </w:ins>
      <w:r w:rsidRPr="005223F4">
        <w:t>of a</w:t>
      </w:r>
      <w:ins w:id="20226" w:author="mbeckerle" w:date="2013-01-28T12:44:00Z">
        <w:r w:rsidR="00BD3CDF">
          <w:t xml:space="preserve">n </w:t>
        </w:r>
      </w:ins>
      <w:del w:id="20227" w:author="mbeckerle" w:date="2013-01-28T12:44:00Z">
        <w:r w:rsidRPr="005223F4" w:rsidDel="00BD3CDF">
          <w:delText xml:space="preserve"> DFDL document</w:delText>
        </w:r>
      </w:del>
      <w:ins w:id="20228" w:author="mbeckerle" w:date="2013-01-28T12:44:00Z">
        <w:r w:rsidR="00BD3CDF">
          <w:t>element or</w:t>
        </w:r>
      </w:ins>
      <w:del w:id="20229" w:author="mbeckerle" w:date="2013-01-28T12:44:00Z">
        <w:r w:rsidRPr="005223F4" w:rsidDel="00BD3CDF">
          <w:delText>,</w:delText>
        </w:r>
      </w:del>
      <w:r w:rsidRPr="005223F4">
        <w:t xml:space="preserve"> </w:t>
      </w:r>
      <w:ins w:id="20230" w:author="mbeckerle" w:date="2013-01-28T12:45:00Z">
        <w:r w:rsidR="00BD3CDF">
          <w:t xml:space="preserve">the value of </w:t>
        </w:r>
      </w:ins>
      <w:r w:rsidRPr="005223F4">
        <w:t>a DFDL variable</w:t>
      </w:r>
      <w:del w:id="20231" w:author="mbeckerle" w:date="2013-01-28T12:44:00Z">
        <w:r w:rsidRPr="005223F4" w:rsidDel="00BD3CDF">
          <w:delText xml:space="preserve"> or another property in the schema</w:delText>
        </w:r>
      </w:del>
      <w:r w:rsidRPr="005223F4">
        <w:t xml:space="preserve">. For example the length of </w:t>
      </w:r>
      <w:ins w:id="20232" w:author="mbeckerle" w:date="2013-01-28T13:14:00Z">
        <w:r w:rsidR="001E2651">
          <w:t xml:space="preserve">the content of </w:t>
        </w:r>
      </w:ins>
      <w:r w:rsidRPr="005223F4">
        <w:t xml:space="preserve">an element can be made dependent on the </w:t>
      </w:r>
      <w:del w:id="20233" w:author="mbeckerle" w:date="2013-01-28T12:45:00Z">
        <w:r w:rsidRPr="005223F4" w:rsidDel="00BD3CDF">
          <w:delText xml:space="preserve">contents </w:delText>
        </w:r>
      </w:del>
      <w:ins w:id="20234" w:author="mbeckerle" w:date="2013-01-28T12:45:00Z">
        <w:r w:rsidR="00BD3CDF">
          <w:t>value</w:t>
        </w:r>
        <w:r w:rsidR="00BD3CDF" w:rsidRPr="005223F4">
          <w:t xml:space="preserve"> </w:t>
        </w:r>
      </w:ins>
      <w:r w:rsidRPr="005223F4">
        <w:t>of another element in the document.</w:t>
      </w:r>
    </w:p>
    <w:p w14:paraId="766CC7B4" w14:textId="77777777" w:rsidR="00BE79A5" w:rsidRPr="005223F4" w:rsidRDefault="00BE79A5" w:rsidP="00BE79A5">
      <w:r w:rsidRPr="005223F4">
        <w:t>The main uses of the expression language are as follows:</w:t>
      </w:r>
    </w:p>
    <w:p w14:paraId="46363588" w14:textId="4712A457" w:rsidR="00BE79A5" w:rsidRPr="005223F4" w:rsidRDefault="00BE79A5" w:rsidP="00BE79A5">
      <w:pPr>
        <w:numPr>
          <w:ilvl w:val="0"/>
          <w:numId w:val="35"/>
        </w:numPr>
      </w:pPr>
      <w:r w:rsidRPr="005223F4">
        <w:t xml:space="preserve">When a DFDL property needs to be set dynamically at parse time from the </w:t>
      </w:r>
      <w:del w:id="20235" w:author="mbeckerle" w:date="2013-01-28T13:14:00Z">
        <w:r w:rsidRPr="005223F4" w:rsidDel="001E2651">
          <w:delText xml:space="preserve">contents </w:delText>
        </w:r>
      </w:del>
      <w:ins w:id="20236" w:author="mbeckerle" w:date="2013-01-28T13:14:00Z">
        <w:r w:rsidR="001E2651">
          <w:t>value</w:t>
        </w:r>
        <w:r w:rsidR="001E2651" w:rsidRPr="005223F4">
          <w:t xml:space="preserve"> </w:t>
        </w:r>
      </w:ins>
      <w:r w:rsidRPr="005223F4">
        <w:t>of one or more elements of the data. Properties such as initiator, terminator, length,</w:t>
      </w:r>
      <w:ins w:id="20237" w:author="mbeckerle" w:date="2012-03-24T14:01:00Z">
        <w:r w:rsidR="00EA1786">
          <w:t xml:space="preserve"> </w:t>
        </w:r>
      </w:ins>
      <w:ins w:id="20238" w:author="Steve Hanson" w:date="2012-08-10T14:38:00Z">
        <w:r w:rsidR="003F35ED">
          <w:t xml:space="preserve">occursCount </w:t>
        </w:r>
      </w:ins>
      <w:ins w:id="20239" w:author="mbeckerle" w:date="2012-03-24T14:01:00Z">
        <w:r w:rsidR="00EA1786">
          <w:t>and</w:t>
        </w:r>
      </w:ins>
      <w:r w:rsidRPr="005223F4">
        <w:t xml:space="preserve"> separator</w:t>
      </w:r>
      <w:del w:id="20240" w:author="mbeckerle" w:date="2012-03-24T14:01:00Z">
        <w:r w:rsidRPr="005223F4" w:rsidDel="00EA1786">
          <w:delText xml:space="preserve">, </w:delText>
        </w:r>
        <w:r w:rsidRPr="005223F4" w:rsidDel="00EA1786">
          <w:rPr>
            <w:szCs w:val="18"/>
          </w:rPr>
          <w:delText xml:space="preserve">and </w:delText>
        </w:r>
        <w:commentRangeStart w:id="20241"/>
        <w:r w:rsidRPr="005223F4" w:rsidDel="00EA1786">
          <w:rPr>
            <w:szCs w:val="18"/>
          </w:rPr>
          <w:delText>nilValues</w:delText>
        </w:r>
      </w:del>
      <w:commentRangeEnd w:id="20241"/>
      <w:r w:rsidR="00EA1786">
        <w:rPr>
          <w:rStyle w:val="CommentReference"/>
        </w:rPr>
        <w:commentReference w:id="20241"/>
      </w:r>
      <w:r w:rsidRPr="005223F4">
        <w:t xml:space="preserve"> accept an expression.</w:t>
      </w:r>
    </w:p>
    <w:p w14:paraId="28B08709" w14:textId="77777777" w:rsidR="00BE79A5" w:rsidRPr="005223F4" w:rsidRDefault="00BE79A5" w:rsidP="00BE79A5">
      <w:pPr>
        <w:numPr>
          <w:ilvl w:val="0"/>
          <w:numId w:val="35"/>
        </w:numPr>
      </w:pPr>
      <w:r w:rsidRPr="005223F4">
        <w:t xml:space="preserve">In a dfdl:assert annotation  </w:t>
      </w:r>
    </w:p>
    <w:p w14:paraId="17393BF0" w14:textId="77777777" w:rsidR="00BE79A5" w:rsidRPr="005223F4" w:rsidRDefault="00BE79A5" w:rsidP="00BE79A5">
      <w:pPr>
        <w:numPr>
          <w:ilvl w:val="0"/>
          <w:numId w:val="35"/>
        </w:numPr>
      </w:pPr>
      <w:r w:rsidRPr="005223F4">
        <w:t>In a dfdl:discriminator annotation to resolve uncertainty when parsing</w:t>
      </w:r>
    </w:p>
    <w:p w14:paraId="09BD2D99" w14:textId="77777777" w:rsidR="00BE79A5" w:rsidRPr="005223F4" w:rsidRDefault="00BE79A5" w:rsidP="00BE79A5">
      <w:pPr>
        <w:numPr>
          <w:ilvl w:val="0"/>
          <w:numId w:val="35"/>
        </w:numPr>
      </w:pPr>
      <w:r w:rsidRPr="005223F4">
        <w:t>In a dfdl:inputValueCalc property to derive the value of an element in the logical model that doesn’t exist in the physical data.</w:t>
      </w:r>
    </w:p>
    <w:p w14:paraId="398AFE08" w14:textId="77777777" w:rsidR="00BE79A5" w:rsidRPr="005223F4" w:rsidRDefault="00BE79A5" w:rsidP="00BE79A5">
      <w:pPr>
        <w:numPr>
          <w:ilvl w:val="0"/>
          <w:numId w:val="35"/>
        </w:numPr>
      </w:pPr>
      <w:r w:rsidRPr="005223F4">
        <w:t xml:space="preserve">In a dfdl:outputValueCalc property to compute the value of an element </w:t>
      </w:r>
      <w:r w:rsidR="0079228A" w:rsidRPr="005223F4">
        <w:t>on unparsing</w:t>
      </w:r>
      <w:r w:rsidRPr="005223F4">
        <w:t>.</w:t>
      </w:r>
    </w:p>
    <w:p w14:paraId="24403C45" w14:textId="2F03A5EB" w:rsidR="00BE79A5" w:rsidRPr="005223F4" w:rsidRDefault="00BE79A5" w:rsidP="00BE79A5">
      <w:pPr>
        <w:numPr>
          <w:ilvl w:val="0"/>
          <w:numId w:val="35"/>
        </w:numPr>
      </w:pPr>
      <w:r w:rsidRPr="005223F4">
        <w:t xml:space="preserve">As the value in a dfdl:setVariable annotation or the </w:t>
      </w:r>
      <w:commentRangeStart w:id="20242"/>
      <w:r w:rsidR="005223F4">
        <w:t>dfdl:</w:t>
      </w:r>
      <w:r w:rsidRPr="005223F4">
        <w:t xml:space="preserve">defaultValue </w:t>
      </w:r>
      <w:commentRangeEnd w:id="20242"/>
      <w:r w:rsidR="0033748D">
        <w:rPr>
          <w:rStyle w:val="CommentReference"/>
        </w:rPr>
        <w:commentReference w:id="20242"/>
      </w:r>
      <w:r w:rsidRPr="005223F4">
        <w:t>in a dfdl:defineVariable</w:t>
      </w:r>
      <w:ins w:id="20243" w:author="Steve Hanson" w:date="2012-08-10T14:38:00Z">
        <w:r w:rsidR="003F35ED">
          <w:t xml:space="preserve"> or dfdl:newVariableInstance</w:t>
        </w:r>
      </w:ins>
      <w:r w:rsidRPr="005223F4">
        <w:t>.</w:t>
      </w:r>
    </w:p>
    <w:p w14:paraId="4F54E1DB" w14:textId="17503CE2" w:rsidR="00BE79A5" w:rsidRPr="005223F4" w:rsidDel="00220DFE" w:rsidRDefault="00BE79A5" w:rsidP="00BE79A5">
      <w:pPr>
        <w:rPr>
          <w:del w:id="20244" w:author="mbeckerle" w:date="2012-04-22T21:23:00Z"/>
        </w:rPr>
      </w:pPr>
    </w:p>
    <w:p w14:paraId="23E68D44" w14:textId="77777777" w:rsidR="00E15DD5" w:rsidRDefault="00BE79A5" w:rsidP="00BE79A5">
      <w:pPr>
        <w:pStyle w:val="nobreak"/>
        <w:rPr>
          <w:ins w:id="20245" w:author="mbeckerle" w:date="2013-01-20T16:39:00Z"/>
        </w:rPr>
      </w:pPr>
      <w:r w:rsidRPr="005223F4">
        <w:t xml:space="preserve">The DFDL expression language is a subset of XPath 2.0 [XPath2]. DFDL uses a subset of </w:t>
      </w:r>
      <w:r w:rsidR="007F5736" w:rsidRPr="005223F4">
        <w:t>XML schema</w:t>
      </w:r>
      <w:r w:rsidRPr="005223F4">
        <w:t xml:space="preserve"> and has a simpler information model, so only a subset of XPath 2.0 expressions is meaningful in DFDL Schemas. For example there are no attributes in DFDL so the attribute axis is not needed.</w:t>
      </w:r>
      <w:ins w:id="20246" w:author="mbeckerle" w:date="2013-01-20T16:38:00Z">
        <w:r w:rsidR="00E15DD5">
          <w:t xml:space="preserve"> </w:t>
        </w:r>
      </w:ins>
    </w:p>
    <w:p w14:paraId="63348E4D" w14:textId="48E4BB2B" w:rsidR="001B25EB" w:rsidRDefault="00E15DD5" w:rsidP="00BE79A5">
      <w:pPr>
        <w:pStyle w:val="nobreak"/>
        <w:rPr>
          <w:ins w:id="20247" w:author="mbeckerle" w:date="2013-01-20T18:29:00Z"/>
        </w:rPr>
      </w:pPr>
      <w:ins w:id="20248" w:author="mbeckerle" w:date="2013-01-20T16:38:00Z">
        <w:r>
          <w:t>In addition, DFDL expressions never return node-</w:t>
        </w:r>
      </w:ins>
      <w:ins w:id="20249" w:author="mbeckerle" w:date="2013-01-20T18:28:00Z">
        <w:r w:rsidR="001B25EB">
          <w:t>sequences having more than one node. DFDL expressions either return a simple value, a node sequence containing exactly one node/value, or an empty node sequence.</w:t>
        </w:r>
      </w:ins>
      <w:ins w:id="20250" w:author="mbeckerle" w:date="2013-01-20T16:38:00Z">
        <w:r>
          <w:t xml:space="preserve"> </w:t>
        </w:r>
      </w:ins>
      <w:commentRangeStart w:id="20251"/>
      <w:ins w:id="20252" w:author="mbeckerle" w:date="2013-07-11T17:15:00Z">
        <w:r w:rsidR="00597D8B">
          <w:t xml:space="preserve">Node sequences of length greater than one can be used </w:t>
        </w:r>
      </w:ins>
      <w:ins w:id="20253" w:author="mbeckerle" w:date="2013-07-11T17:21:00Z">
        <w:r w:rsidR="00597D8B">
          <w:t>within the expression, just not as the final result</w:t>
        </w:r>
      </w:ins>
      <w:ins w:id="20254" w:author="mbeckerle" w:date="2013-07-11T17:22:00Z">
        <w:r w:rsidR="00597D8B">
          <w:t>. Alternatively, one can state this as there are no constructs in DFDL which can accept a node sequence of more than one node; hence, DFDL expressions can never return a node sequence of more than one node as their final result</w:t>
        </w:r>
      </w:ins>
      <w:ins w:id="20255" w:author="mbeckerle" w:date="2013-07-11T17:21:00Z">
        <w:r w:rsidR="00597D8B">
          <w:t xml:space="preserve">. </w:t>
        </w:r>
      </w:ins>
      <w:ins w:id="20256" w:author="mbeckerle" w:date="2013-07-11T17:15:00Z">
        <w:r w:rsidR="00597D8B">
          <w:t xml:space="preserve"> </w:t>
        </w:r>
      </w:ins>
      <w:commentRangeEnd w:id="20251"/>
      <w:ins w:id="20257" w:author="mbeckerle" w:date="2013-07-11T17:16:00Z">
        <w:r w:rsidR="00597D8B">
          <w:rPr>
            <w:rStyle w:val="CommentReference"/>
          </w:rPr>
          <w:commentReference w:id="20251"/>
        </w:r>
      </w:ins>
    </w:p>
    <w:p w14:paraId="459A1737" w14:textId="171B5917" w:rsidR="0049090D" w:rsidRPr="0049090D" w:rsidRDefault="00731C05" w:rsidP="00806656">
      <w:pPr>
        <w:rPr>
          <w:ins w:id="20258" w:author="mbeckerle" w:date="2013-01-20T16:35:00Z"/>
        </w:rPr>
      </w:pPr>
      <w:ins w:id="20259" w:author="Steve Hanson" w:date="2013-02-05T12:27:00Z">
        <w:del w:id="20260" w:author="mbeckerle" w:date="2013-07-11T17:18:00Z">
          <w:r w:rsidDel="00597D8B">
            <w:delText>are twos</w:delText>
          </w:r>
        </w:del>
      </w:ins>
      <w:ins w:id="20261" w:author="Steve Hanson" w:date="2013-02-05T11:08:00Z">
        <w:del w:id="20262" w:author="mbeckerle" w:date="2013-07-11T17:18:00Z">
          <w:r w:rsidR="00806656" w:rsidDel="00597D8B">
            <w:delText>occursC</w:delText>
          </w:r>
        </w:del>
      </w:ins>
      <w:ins w:id="20263" w:author="Steve Hanson" w:date="2013-02-05T12:27:00Z">
        <w:del w:id="20264" w:author="mbeckerle" w:date="2013-07-11T17:18:00Z">
          <w:r w:rsidDel="00597D8B">
            <w:delText>and dfdl:occursCountWithDefault s</w:delText>
          </w:r>
        </w:del>
      </w:ins>
      <w:commentRangeStart w:id="20265"/>
      <w:ins w:id="20266" w:author="mbeckerle" w:date="2013-01-20T16:37:00Z">
        <w:r w:rsidR="0049090D">
          <w:rPr>
            <w:rFonts w:ascii="Helv" w:hAnsi="Helv" w:cs="Helv"/>
            <w:color w:val="0000FF"/>
            <w:lang w:eastAsia="en-GB"/>
          </w:rPr>
          <w:t xml:space="preserve">DFDL implementations MUST comply with the error code behaviour </w:t>
        </w:r>
      </w:ins>
      <w:commentRangeEnd w:id="20265"/>
      <w:ins w:id="20267" w:author="mbeckerle" w:date="2013-01-20T16:41:00Z">
        <w:r w:rsidR="00E15DD5">
          <w:rPr>
            <w:rStyle w:val="CommentReference"/>
          </w:rPr>
          <w:commentReference w:id="20265"/>
        </w:r>
      </w:ins>
      <w:ins w:id="20268" w:author="mbeckerle" w:date="2013-01-20T16:37:00Z">
        <w:r w:rsidR="0049090D">
          <w:rPr>
            <w:rFonts w:ascii="Helv" w:hAnsi="Helv" w:cs="Helv"/>
            <w:color w:val="0000FF"/>
            <w:lang w:eastAsia="en-GB"/>
          </w:rPr>
          <w:t>in Appendix G of the XPath 2.0 spec and map these to the correct DFDL failure type. All but one of XPath's errors map to a schema definition error. The exception is XPTY0004, which is used both for static and dynamic cases of type mismatch. A static type mismatch maps to a schema definition error, whereas a dynamic type mismatch maps to a processing error. A DFDL implementation should distinguish the two kinds of XPTY0004 error if it is able to do so, but if unable it should map all XPTY0004 errors to a schema definition error</w:t>
        </w:r>
      </w:ins>
    </w:p>
    <w:p w14:paraId="0F44D1A7" w14:textId="193AA75A" w:rsidR="0049090D" w:rsidRDefault="0049090D" w:rsidP="0049090D">
      <w:pPr>
        <w:rPr>
          <w:ins w:id="20269" w:author="mbeckerle" w:date="2013-01-20T16:35:00Z"/>
          <w:rFonts w:ascii="Helv" w:hAnsi="Helv" w:cs="Helv"/>
          <w:color w:val="000000"/>
          <w:lang w:eastAsia="en-GB"/>
        </w:rPr>
      </w:pPr>
      <w:ins w:id="20270" w:author="mbeckerle" w:date="2013-01-20T16:35:00Z">
        <w:r>
          <w:rPr>
            <w:rFonts w:ascii="Helv" w:hAnsi="Helv" w:cs="Helv"/>
            <w:color w:val="000000"/>
            <w:lang w:eastAsia="en-GB"/>
          </w:rPr>
          <w:t xml:space="preserve">Implementation Note: </w:t>
        </w:r>
        <w:commentRangeStart w:id="20271"/>
        <w:r>
          <w:rPr>
            <w:rFonts w:ascii="Helv" w:hAnsi="Helv" w:cs="Helv"/>
            <w:color w:val="000000"/>
            <w:lang w:eastAsia="en-GB"/>
          </w:rPr>
          <w:t>DFDL implementations may use off-the-shelf XPath 2.0 processors</w:t>
        </w:r>
      </w:ins>
      <w:commentRangeEnd w:id="20271"/>
      <w:ins w:id="20272" w:author="mbeckerle" w:date="2013-01-20T16:42:00Z">
        <w:r w:rsidR="00E15DD5">
          <w:rPr>
            <w:rStyle w:val="CommentReference"/>
          </w:rPr>
          <w:commentReference w:id="20271"/>
        </w:r>
      </w:ins>
      <w:ins w:id="20273" w:author="mbeckerle" w:date="2013-01-20T16:35:00Z">
        <w:r>
          <w:rPr>
            <w:rFonts w:ascii="Helv" w:hAnsi="Helv" w:cs="Helv"/>
            <w:color w:val="000000"/>
            <w:lang w:eastAsia="en-GB"/>
          </w:rPr>
          <w:t>, but will need to pre-process DFDL expressions to ensure that the behaviour matches the DFDL specification:</w:t>
        </w:r>
        <w:commentRangeStart w:id="20274"/>
      </w:ins>
    </w:p>
    <w:p w14:paraId="38892997" w14:textId="751ACF81" w:rsidR="00597D8B" w:rsidRPr="00597D8B" w:rsidRDefault="00597D8B" w:rsidP="00806656">
      <w:pPr>
        <w:pStyle w:val="ListParagraph"/>
        <w:numPr>
          <w:ilvl w:val="0"/>
          <w:numId w:val="185"/>
        </w:numPr>
        <w:suppressAutoHyphens/>
        <w:spacing w:before="0" w:after="0"/>
        <w:rPr>
          <w:ins w:id="20275" w:author="mbeckerle" w:date="2013-07-11T17:20:00Z"/>
          <w:rFonts w:ascii="Helv" w:hAnsi="Helv" w:cs="Helv"/>
          <w:color w:val="0000FF"/>
          <w:lang w:eastAsia="en-GB"/>
          <w:rPrChange w:id="20276" w:author="mbeckerle" w:date="2013-07-11T17:20:00Z">
            <w:rPr>
              <w:ins w:id="20277" w:author="mbeckerle" w:date="2013-07-11T17:20:00Z"/>
              <w:rFonts w:ascii="Helv" w:hAnsi="Helv" w:cs="Helv"/>
              <w:lang w:eastAsia="en-GB"/>
            </w:rPr>
          </w:rPrChange>
        </w:rPr>
      </w:pPr>
      <w:ins w:id="20278" w:author="mbeckerle" w:date="2013-07-11T17:20:00Z">
        <w:r>
          <w:rPr>
            <w:rFonts w:ascii="Helv" w:hAnsi="Helv" w:cs="Helv"/>
            <w:lang w:eastAsia="en-GB"/>
          </w:rPr>
          <w:t>Ensure that what is returned as the result is not a sequence with length &gt; 1 by appropriate use of fn:exactly-one().</w:t>
        </w:r>
        <w:commentRangeEnd w:id="20274"/>
        <w:r>
          <w:rPr>
            <w:rStyle w:val="CommentReference"/>
          </w:rPr>
          <w:commentReference w:id="20274"/>
        </w:r>
      </w:ins>
    </w:p>
    <w:p w14:paraId="4C39624B" w14:textId="010D44F3" w:rsidR="0049090D" w:rsidRPr="00B323CD" w:rsidRDefault="0049090D" w:rsidP="00806656">
      <w:pPr>
        <w:pStyle w:val="ListParagraph"/>
        <w:numPr>
          <w:ilvl w:val="0"/>
          <w:numId w:val="185"/>
        </w:numPr>
        <w:suppressAutoHyphens/>
        <w:spacing w:before="0" w:after="0"/>
        <w:rPr>
          <w:ins w:id="20279" w:author="mbeckerle" w:date="2013-01-20T16:35:00Z"/>
          <w:rFonts w:ascii="Helv" w:hAnsi="Helv" w:cs="Helv"/>
          <w:color w:val="0000FF"/>
          <w:lang w:eastAsia="en-GB"/>
        </w:rPr>
      </w:pPr>
      <w:ins w:id="20280" w:author="mbeckerle" w:date="2013-01-20T16:35:00Z">
        <w:r w:rsidRPr="00B323CD">
          <w:rPr>
            <w:rFonts w:ascii="Helv" w:hAnsi="Helv" w:cs="Helv"/>
            <w:color w:val="0000FF"/>
            <w:lang w:eastAsia="en-GB"/>
          </w:rPr>
          <w:t xml:space="preserve">Check for the disallowed use of those XPath 2.0 functions that are not in the DFDL subset </w:t>
        </w:r>
      </w:ins>
    </w:p>
    <w:p w14:paraId="30ECA53B" w14:textId="77777777" w:rsidR="0049090D" w:rsidRPr="0049090D" w:rsidRDefault="0049090D" w:rsidP="00806656"/>
    <w:p w14:paraId="16131481" w14:textId="77777777" w:rsidR="00BE79A5" w:rsidRPr="005223F4" w:rsidRDefault="00BE79A5" w:rsidP="006E4FE8">
      <w:pPr>
        <w:pStyle w:val="Heading2"/>
      </w:pPr>
      <w:bookmarkStart w:id="20281" w:name="_Toc174796502"/>
      <w:bookmarkStart w:id="20282" w:name="_Toc199516269"/>
      <w:bookmarkStart w:id="20283" w:name="_Toc194983945"/>
      <w:bookmarkStart w:id="20284" w:name="_Toc243112798"/>
      <w:bookmarkStart w:id="20285" w:name="_Toc349042855"/>
      <w:bookmarkStart w:id="20286" w:name="_Toc362453584"/>
      <w:r w:rsidRPr="005223F4">
        <w:t>Expression Language Data Model</w:t>
      </w:r>
      <w:bookmarkEnd w:id="20281"/>
      <w:bookmarkEnd w:id="20282"/>
      <w:bookmarkEnd w:id="20283"/>
      <w:bookmarkEnd w:id="20284"/>
      <w:bookmarkEnd w:id="20285"/>
      <w:bookmarkEnd w:id="20286"/>
    </w:p>
    <w:p w14:paraId="750652EE" w14:textId="77777777" w:rsidR="00BE79A5" w:rsidRPr="005223F4" w:rsidRDefault="00BE79A5" w:rsidP="00BE79A5">
      <w:r w:rsidRPr="005223F4">
        <w:t xml:space="preserve">The DFDL expression language operates on the DFDL infoset with the addition of the hidden elements. That is, it operates on the </w:t>
      </w:r>
      <w:r w:rsidRPr="005223F4">
        <w:rPr>
          <w:i/>
        </w:rPr>
        <w:t>augmented</w:t>
      </w:r>
      <w:r w:rsidRPr="005223F4">
        <w:t xml:space="preserve"> infoset.</w:t>
      </w:r>
    </w:p>
    <w:p w14:paraId="0EA86BE6" w14:textId="2DA3DA62" w:rsidR="00BE79A5" w:rsidRPr="005223F4" w:rsidRDefault="00BE79A5" w:rsidP="00BE732B">
      <w:r w:rsidRPr="005223F4">
        <w:t>During parsing, expressions can reference any element preceding the current position. During parsing only a limited degree of reference to elements following the current position is allowed. Forward reference can occur only in the context of a</w:t>
      </w:r>
      <w:ins w:id="20287" w:author="mbeckerle" w:date="2012-04-22T23:24:00Z">
        <w:r w:rsidR="00415E9E">
          <w:t xml:space="preserve"> </w:t>
        </w:r>
      </w:ins>
      <w:r w:rsidR="00BE732B">
        <w:t xml:space="preserve">dfdl:discriminator </w:t>
      </w:r>
      <w:r w:rsidRPr="005223F4">
        <w:t xml:space="preserve"> annotation and implementations may have varying ability to support forward reference. </w:t>
      </w:r>
    </w:p>
    <w:p w14:paraId="6E401EB5" w14:textId="77777777" w:rsidR="00BE79A5" w:rsidRDefault="00BE79A5" w:rsidP="00BE79A5">
      <w:pPr>
        <w:rPr>
          <w:ins w:id="20288" w:author="mbeckerle" w:date="2012-08-14T15:28:00Z"/>
        </w:rPr>
      </w:pPr>
      <w:commentRangeStart w:id="20289"/>
      <w:r w:rsidRPr="005223F4">
        <w:t xml:space="preserve">During unparsing, expressions can reference any element either preceding or following the current element in the data stream. </w:t>
      </w:r>
      <w:commentRangeEnd w:id="20289"/>
      <w:r w:rsidR="00415E9E">
        <w:rPr>
          <w:rStyle w:val="CommentReference"/>
        </w:rPr>
        <w:commentReference w:id="20289"/>
      </w:r>
    </w:p>
    <w:p w14:paraId="36E7306E" w14:textId="52C46589" w:rsidR="008901FB" w:rsidRPr="005223F4" w:rsidRDefault="008901FB" w:rsidP="00BE79A5">
      <w:ins w:id="20290" w:author="mbeckerle" w:date="2012-08-14T15:28:00Z">
        <w:r>
          <w:t xml:space="preserve">Implementations may have </w:t>
        </w:r>
      </w:ins>
      <w:ins w:id="20291" w:author="mbeckerle" w:date="2012-08-14T15:29:00Z">
        <w:r w:rsidR="00B136B9">
          <w:t xml:space="preserve">specific </w:t>
        </w:r>
      </w:ins>
      <w:ins w:id="20292" w:author="mbeckerle" w:date="2012-08-14T15:28:00Z">
        <w:r>
          <w:t>limitations on the use of thes</w:t>
        </w:r>
        <w:r w:rsidR="00B136B9">
          <w:t xml:space="preserve">e forward or backward reference, or may provide controls for </w:t>
        </w:r>
      </w:ins>
      <w:ins w:id="20293" w:author="mbeckerle" w:date="2012-08-14T15:30:00Z">
        <w:r w:rsidR="00B136B9">
          <w:t>bounding the reach of such references. These mechanisms are beyond the scope of this specification</w:t>
        </w:r>
      </w:ins>
      <w:ins w:id="20294" w:author="mbeckerle" w:date="2012-08-14T15:29:00Z">
        <w:r w:rsidR="00B136B9">
          <w:t xml:space="preserve">. </w:t>
        </w:r>
      </w:ins>
    </w:p>
    <w:p w14:paraId="2CE702E3" w14:textId="7C3C624C" w:rsidR="00BE79A5" w:rsidRPr="005223F4" w:rsidDel="00220DFE" w:rsidRDefault="00BE79A5">
      <w:pPr>
        <w:pStyle w:val="Heading2"/>
        <w:rPr>
          <w:del w:id="20295" w:author="mbeckerle" w:date="2012-04-22T21:23:00Z"/>
        </w:rPr>
        <w:pPrChange w:id="20296" w:author="mbeckerle" w:date="2013-01-20T17:05:00Z">
          <w:pPr/>
        </w:pPrChange>
      </w:pPr>
      <w:bookmarkStart w:id="20297" w:name="_Toc322911753"/>
      <w:bookmarkStart w:id="20298" w:name="_Toc322912292"/>
      <w:bookmarkStart w:id="20299" w:name="_Toc329093153"/>
      <w:bookmarkStart w:id="20300" w:name="_Toc332701666"/>
      <w:bookmarkStart w:id="20301" w:name="_Toc332701970"/>
      <w:bookmarkStart w:id="20302" w:name="_Toc332711768"/>
      <w:bookmarkStart w:id="20303" w:name="_Toc332712070"/>
      <w:bookmarkStart w:id="20304" w:name="_Toc332712371"/>
      <w:bookmarkStart w:id="20305" w:name="_Toc332724287"/>
      <w:bookmarkStart w:id="20306" w:name="_Toc332724587"/>
      <w:bookmarkStart w:id="20307" w:name="_Toc341102883"/>
      <w:bookmarkStart w:id="20308" w:name="_Toc347241618"/>
      <w:bookmarkStart w:id="20309" w:name="_Toc347744811"/>
      <w:bookmarkStart w:id="20310" w:name="_Toc348984594"/>
      <w:bookmarkStart w:id="20311" w:name="_Toc348984899"/>
      <w:bookmarkStart w:id="20312" w:name="_Toc349038063"/>
      <w:bookmarkStart w:id="20313" w:name="_Toc349038365"/>
      <w:bookmarkStart w:id="20314" w:name="_Toc349042856"/>
      <w:bookmarkStart w:id="20315" w:name="_Toc349642265"/>
      <w:bookmarkStart w:id="20316" w:name="_Toc351912978"/>
      <w:bookmarkStart w:id="20317" w:name="_Toc351914999"/>
      <w:bookmarkStart w:id="20318" w:name="_Toc351915465"/>
      <w:bookmarkStart w:id="20319" w:name="_Toc361231563"/>
      <w:bookmarkStart w:id="20320" w:name="_Toc361232089"/>
      <w:bookmarkStart w:id="20321" w:name="_Toc362445387"/>
      <w:bookmarkStart w:id="20322" w:name="_Toc362452138"/>
      <w:bookmarkStart w:id="20323" w:name="_Toc362452687"/>
      <w:bookmarkStart w:id="20324" w:name="_Toc362453040"/>
      <w:bookmarkStart w:id="20325" w:name="_Toc362453585"/>
      <w:bookmarkEnd w:id="20297"/>
      <w:bookmarkEnd w:id="20298"/>
      <w:bookmarkEnd w:id="20299"/>
      <w:bookmarkEnd w:id="20300"/>
      <w:bookmarkEnd w:id="20301"/>
      <w:bookmarkEnd w:id="20302"/>
      <w:bookmarkEnd w:id="20303"/>
      <w:bookmarkEnd w:id="20304"/>
      <w:bookmarkEnd w:id="20305"/>
      <w:bookmarkEnd w:id="20306"/>
      <w:bookmarkEnd w:id="20307"/>
      <w:bookmarkEnd w:id="20308"/>
      <w:bookmarkEnd w:id="20309"/>
      <w:bookmarkEnd w:id="20310"/>
      <w:bookmarkEnd w:id="20311"/>
      <w:bookmarkEnd w:id="20312"/>
      <w:bookmarkEnd w:id="20313"/>
      <w:bookmarkEnd w:id="20314"/>
      <w:bookmarkEnd w:id="20315"/>
      <w:bookmarkEnd w:id="20316"/>
      <w:bookmarkEnd w:id="20317"/>
      <w:bookmarkEnd w:id="20318"/>
      <w:bookmarkEnd w:id="20319"/>
      <w:bookmarkEnd w:id="20320"/>
      <w:bookmarkEnd w:id="20321"/>
      <w:bookmarkEnd w:id="20322"/>
      <w:bookmarkEnd w:id="20323"/>
      <w:bookmarkEnd w:id="20324"/>
      <w:bookmarkEnd w:id="20325"/>
    </w:p>
    <w:p w14:paraId="35667F21" w14:textId="77777777" w:rsidR="00BE79A5" w:rsidRPr="005223F4" w:rsidRDefault="00BE79A5" w:rsidP="006E4FE8">
      <w:pPr>
        <w:pStyle w:val="Heading2"/>
      </w:pPr>
      <w:bookmarkStart w:id="20326" w:name="_Toc243112800"/>
      <w:bookmarkStart w:id="20327" w:name="_Toc349042857"/>
      <w:bookmarkStart w:id="20328" w:name="_Toc362453586"/>
      <w:bookmarkStart w:id="20329" w:name="_Toc199516271"/>
      <w:bookmarkStart w:id="20330" w:name="_Toc194983947"/>
      <w:r w:rsidRPr="005223F4">
        <w:t>Variables</w:t>
      </w:r>
      <w:bookmarkEnd w:id="20326"/>
      <w:bookmarkEnd w:id="20327"/>
      <w:bookmarkEnd w:id="20328"/>
      <w:r w:rsidRPr="005223F4">
        <w:t xml:space="preserve"> </w:t>
      </w:r>
      <w:bookmarkEnd w:id="20329"/>
      <w:bookmarkEnd w:id="20330"/>
    </w:p>
    <w:p w14:paraId="3827E576" w14:textId="77777777" w:rsidR="00BE79A5" w:rsidRPr="005223F4" w:rsidRDefault="00BE79A5" w:rsidP="006000F2">
      <w:pPr>
        <w:pStyle w:val="nobreak"/>
        <w:spacing w:before="240"/>
      </w:pPr>
      <w:r w:rsidRPr="005223F4">
        <w:t>A variable is a binding between a (qualified) name and a (typed) value. Variables are defined using the dfdl:defineVariable annotation</w:t>
      </w:r>
      <w:r w:rsidR="006000F2" w:rsidRPr="005223F4">
        <w:t xml:space="preserve"> (see </w:t>
      </w:r>
      <w:r w:rsidR="006000F2" w:rsidRPr="005223F4">
        <w:fldChar w:fldCharType="begin"/>
      </w:r>
      <w:r w:rsidR="006000F2" w:rsidRPr="005223F4">
        <w:instrText xml:space="preserve"> REF _Ref222567026 \r \h </w:instrText>
      </w:r>
      <w:r w:rsidR="006000F2" w:rsidRPr="005223F4">
        <w:fldChar w:fldCharType="separate"/>
      </w:r>
      <w:ins w:id="20331" w:author="mbeckerle" w:date="2013-07-10T14:54:00Z">
        <w:r w:rsidR="008B68D7">
          <w:t>7.7</w:t>
        </w:r>
      </w:ins>
      <w:del w:id="20332" w:author="mbeckerle" w:date="2013-07-10T14:51:00Z">
        <w:r w:rsidR="00D04199" w:rsidDel="00D9274F">
          <w:rPr>
            <w:cs/>
          </w:rPr>
          <w:delText>‎</w:delText>
        </w:r>
        <w:r w:rsidR="00D04199" w:rsidDel="00D9274F">
          <w:delText>7.7</w:delText>
        </w:r>
      </w:del>
      <w:r w:rsidR="006000F2" w:rsidRPr="005223F4">
        <w:fldChar w:fldCharType="end"/>
      </w:r>
      <w:r w:rsidR="006000F2" w:rsidRPr="005223F4">
        <w:t>)</w:t>
      </w:r>
      <w:r w:rsidRPr="005223F4">
        <w:t>; defining a variable causes an initial instance also to be created. Further instances of variables are created using the dfdl:newVariableInstance annotation. Instances of variables are assigned a value using the dfdl:setVariable annotation.  Variables are referenced in expressions by preceding the QName with '$'.</w:t>
      </w:r>
    </w:p>
    <w:p w14:paraId="6D9ABCDA" w14:textId="77777777" w:rsidR="00BE79A5" w:rsidRPr="005223F4" w:rsidRDefault="00BE79A5" w:rsidP="00BE79A5">
      <w:r w:rsidRPr="005223F4">
        <w:t>This section describes the semantics of variables. Any implementation consistent with the behavior described here is acceptable.</w:t>
      </w:r>
    </w:p>
    <w:p w14:paraId="644BE0FE" w14:textId="77777777" w:rsidR="00BE79A5" w:rsidRPr="005223F4" w:rsidRDefault="00BE79A5" w:rsidP="00BE79A5">
      <w:pPr>
        <w:pStyle w:val="nobreak"/>
      </w:pPr>
      <w:r w:rsidRPr="005223F4">
        <w:t xml:space="preserve">The memory where the information about a variable is stored during DFDL processing is called the </w:t>
      </w:r>
      <w:r w:rsidRPr="005223F4">
        <w:rPr>
          <w:i/>
        </w:rPr>
        <w:t>variable memory</w:t>
      </w:r>
      <w:r w:rsidRPr="005223F4">
        <w:t>. A variable is a name that is associated with a storage tuple in the variable memory.</w:t>
      </w:r>
    </w:p>
    <w:p w14:paraId="4E035C65" w14:textId="77777777" w:rsidR="00BE79A5" w:rsidRPr="005223F4" w:rsidRDefault="00BE79A5" w:rsidP="00BE79A5">
      <w:pPr>
        <w:pStyle w:val="nobreak"/>
      </w:pPr>
      <w:r w:rsidRPr="005223F4">
        <w:t>Specifically, the variable memory contains:</w:t>
      </w:r>
    </w:p>
    <w:p w14:paraId="71FC6CA6" w14:textId="77777777" w:rsidR="00BE79A5" w:rsidRPr="005223F4" w:rsidRDefault="00BE79A5" w:rsidP="00BE79A5">
      <w:pPr>
        <w:numPr>
          <w:ilvl w:val="0"/>
          <w:numId w:val="15"/>
        </w:numPr>
      </w:pPr>
      <w:r w:rsidRPr="005223F4">
        <w:t>a counter used to generate locations for new tuples. Initial value is 1.</w:t>
      </w:r>
    </w:p>
    <w:p w14:paraId="7BE113F6" w14:textId="77777777" w:rsidR="00BE79A5" w:rsidRPr="005223F4" w:rsidRDefault="00BE79A5" w:rsidP="00BE79A5">
      <w:pPr>
        <w:numPr>
          <w:ilvl w:val="0"/>
          <w:numId w:val="15"/>
        </w:numPr>
      </w:pPr>
      <w:r w:rsidRPr="005223F4">
        <w:t>an ordered list of locations. Each location contains a tuple of values:</w:t>
      </w:r>
    </w:p>
    <w:p w14:paraId="04C7C7B8" w14:textId="77777777" w:rsidR="00BE79A5" w:rsidRPr="005223F4" w:rsidRDefault="00BE79A5" w:rsidP="00BE79A5">
      <w:pPr>
        <w:numPr>
          <w:ilvl w:val="1"/>
          <w:numId w:val="15"/>
        </w:numPr>
      </w:pPr>
      <w:r w:rsidRPr="005223F4">
        <w:t>has-been-set flag. This Boolean is originally false. dfdl:setVariable changes this flag to true.</w:t>
      </w:r>
    </w:p>
    <w:p w14:paraId="7F45A15A" w14:textId="77777777" w:rsidR="00BE79A5" w:rsidRPr="005223F4" w:rsidRDefault="00BE79A5" w:rsidP="00BE79A5">
      <w:pPr>
        <w:numPr>
          <w:ilvl w:val="1"/>
          <w:numId w:val="15"/>
        </w:numPr>
      </w:pPr>
      <w:r w:rsidRPr="005223F4">
        <w:t xml:space="preserve">has-been-referenced flag. This Boolean is originally false. Evaluation of </w:t>
      </w:r>
      <w:r w:rsidR="001F674E" w:rsidRPr="005223F4">
        <w:t xml:space="preserve">an </w:t>
      </w:r>
      <w:r w:rsidRPr="005223F4">
        <w:t>expression that uses the variable value changes the value to true.</w:t>
      </w:r>
    </w:p>
    <w:p w14:paraId="2D4BECC9" w14:textId="77777777" w:rsidR="00BE79A5" w:rsidRPr="005223F4" w:rsidRDefault="00BE79A5" w:rsidP="00BE79A5">
      <w:pPr>
        <w:numPr>
          <w:ilvl w:val="1"/>
          <w:numId w:val="15"/>
        </w:numPr>
      </w:pPr>
      <w:r w:rsidRPr="005223F4">
        <w:t>has-value flag. This Boolean is originally true if the dfdl:defineVariable or dfdl:newVariableInstance annotation has a default value specified, or if a default value has been supplied externally. Otherwise it is false, but is set to true if a dfdl:setVariable annotation is processed.</w:t>
      </w:r>
    </w:p>
    <w:p w14:paraId="54C7B4DC" w14:textId="77777777" w:rsidR="00BE79A5" w:rsidRPr="005223F4" w:rsidRDefault="00BE79A5" w:rsidP="00BE79A5">
      <w:pPr>
        <w:numPr>
          <w:ilvl w:val="1"/>
          <w:numId w:val="15"/>
        </w:numPr>
      </w:pPr>
      <w:r w:rsidRPr="005223F4">
        <w:t>typeID. This string is a type identifier taken from the type specified in the dfdl:defineVariable annotation.</w:t>
      </w:r>
    </w:p>
    <w:p w14:paraId="0C722D99" w14:textId="77777777" w:rsidR="00BE79A5" w:rsidRPr="005223F4" w:rsidRDefault="00BE79A5" w:rsidP="00BE79A5">
      <w:pPr>
        <w:numPr>
          <w:ilvl w:val="1"/>
          <w:numId w:val="15"/>
        </w:numPr>
      </w:pPr>
      <w:r w:rsidRPr="005223F4">
        <w:t xml:space="preserve">value. This is a typed value, or the distinguished value "unknown". The type of the value must correspond to the typeID. The value is optionally specified in dfdl:defineVariable or dfdl:newVariableInstance annotations in which case we refer to it as the </w:t>
      </w:r>
      <w:r w:rsidRPr="005223F4">
        <w:rPr>
          <w:i/>
        </w:rPr>
        <w:t>default value</w:t>
      </w:r>
      <w:r w:rsidRPr="005223F4">
        <w:t xml:space="preserve"> for the variable.  A default value may also be provided by the DFDL processor when the variable is defined with external=”true”.</w:t>
      </w:r>
    </w:p>
    <w:p w14:paraId="134BF99C" w14:textId="77777777" w:rsidR="00BE79A5" w:rsidRPr="005223F4" w:rsidRDefault="00BE79A5" w:rsidP="00BE79A5">
      <w:r w:rsidRPr="005223F4">
        <w:t>The variable memory is initialized when a dfdl:defineVariable annotation is encountered.</w:t>
      </w:r>
    </w:p>
    <w:p w14:paraId="64B3A3E5" w14:textId="77777777" w:rsidR="00BE79A5" w:rsidRPr="005223F4" w:rsidRDefault="00BE79A5" w:rsidP="005223F4">
      <w:r w:rsidRPr="005223F4">
        <w:t>Each time a dfdl:newVariableInstance annotation is encountered, the parser captures the current value of the counter from the variable memory. It then creates a new variable memory where the location counter's value is one greater, and where the list of locations has been augmented with a new tuple at the location given by the prior value of the location counter. The tuple is initialized based on the specifics of the dfdl:</w:t>
      </w:r>
      <w:r w:rsidR="005223F4">
        <w:t>defineV</w:t>
      </w:r>
      <w:r w:rsidRPr="005223F4">
        <w:t>ariable annotation.</w:t>
      </w:r>
    </w:p>
    <w:p w14:paraId="5AA37A4E" w14:textId="3393F74B" w:rsidR="00FA3F38" w:rsidRPr="005223F4" w:rsidDel="00220DFE" w:rsidRDefault="00FA3F38">
      <w:pPr>
        <w:pStyle w:val="Heading3"/>
        <w:rPr>
          <w:del w:id="20333" w:author="mbeckerle" w:date="2012-04-22T21:23:00Z"/>
        </w:rPr>
        <w:pPrChange w:id="20334" w:author="mbeckerle" w:date="2013-07-24T16:59:00Z">
          <w:pPr/>
        </w:pPrChange>
      </w:pPr>
      <w:bookmarkStart w:id="20335" w:name="_Toc322911755"/>
      <w:bookmarkStart w:id="20336" w:name="_Toc322912294"/>
      <w:bookmarkStart w:id="20337" w:name="_Toc329093155"/>
      <w:bookmarkStart w:id="20338" w:name="_Toc332701668"/>
      <w:bookmarkStart w:id="20339" w:name="_Toc332701972"/>
      <w:bookmarkStart w:id="20340" w:name="_Toc332711770"/>
      <w:bookmarkStart w:id="20341" w:name="_Toc332712072"/>
      <w:bookmarkStart w:id="20342" w:name="_Toc332712373"/>
      <w:bookmarkStart w:id="20343" w:name="_Toc332724289"/>
      <w:bookmarkStart w:id="20344" w:name="_Toc332724589"/>
      <w:bookmarkStart w:id="20345" w:name="_Toc341102885"/>
      <w:bookmarkStart w:id="20346" w:name="_Toc347241620"/>
      <w:bookmarkStart w:id="20347" w:name="_Toc347744813"/>
      <w:bookmarkStart w:id="20348" w:name="_Toc348984596"/>
      <w:bookmarkStart w:id="20349" w:name="_Toc348984901"/>
      <w:bookmarkStart w:id="20350" w:name="_Toc349038065"/>
      <w:bookmarkStart w:id="20351" w:name="_Toc349038367"/>
      <w:bookmarkStart w:id="20352" w:name="_Toc349042858"/>
      <w:bookmarkStart w:id="20353" w:name="_Toc351912980"/>
      <w:bookmarkStart w:id="20354" w:name="_Toc351915001"/>
      <w:bookmarkStart w:id="20355" w:name="_Toc351915467"/>
      <w:bookmarkStart w:id="20356" w:name="_Toc361231565"/>
      <w:bookmarkStart w:id="20357" w:name="_Toc361232091"/>
      <w:bookmarkStart w:id="20358" w:name="_Toc362445389"/>
      <w:bookmarkStart w:id="20359" w:name="_Toc362452140"/>
      <w:bookmarkStart w:id="20360" w:name="_Toc362452689"/>
      <w:bookmarkStart w:id="20361" w:name="_Toc362453042"/>
      <w:bookmarkStart w:id="20362" w:name="_Toc362453587"/>
      <w:bookmarkEnd w:id="20335"/>
      <w:bookmarkEnd w:id="20336"/>
      <w:bookmarkEnd w:id="20337"/>
      <w:bookmarkEnd w:id="20338"/>
      <w:bookmarkEnd w:id="20339"/>
      <w:bookmarkEnd w:id="20340"/>
      <w:bookmarkEnd w:id="20341"/>
      <w:bookmarkEnd w:id="20342"/>
      <w:bookmarkEnd w:id="20343"/>
      <w:bookmarkEnd w:id="20344"/>
      <w:bookmarkEnd w:id="20345"/>
      <w:bookmarkEnd w:id="20346"/>
      <w:bookmarkEnd w:id="20347"/>
      <w:bookmarkEnd w:id="20348"/>
      <w:bookmarkEnd w:id="20349"/>
      <w:bookmarkEnd w:id="20350"/>
      <w:bookmarkEnd w:id="20351"/>
      <w:bookmarkEnd w:id="20352"/>
      <w:bookmarkEnd w:id="20353"/>
      <w:bookmarkEnd w:id="20354"/>
      <w:bookmarkEnd w:id="20355"/>
      <w:bookmarkEnd w:id="20356"/>
      <w:bookmarkEnd w:id="20357"/>
      <w:bookmarkEnd w:id="20358"/>
      <w:bookmarkEnd w:id="20359"/>
      <w:bookmarkEnd w:id="20360"/>
      <w:bookmarkEnd w:id="20361"/>
      <w:bookmarkEnd w:id="20362"/>
    </w:p>
    <w:p w14:paraId="4C97F4AD" w14:textId="77777777" w:rsidR="00BE79A5" w:rsidRPr="005223F4" w:rsidRDefault="00BE79A5" w:rsidP="0031368F">
      <w:pPr>
        <w:pStyle w:val="Heading3"/>
      </w:pPr>
      <w:bookmarkStart w:id="20363" w:name="_Toc349042859"/>
      <w:bookmarkStart w:id="20364" w:name="_Toc362453588"/>
      <w:r w:rsidRPr="005223F4">
        <w:t>Rewinding of Variable Memory State</w:t>
      </w:r>
      <w:bookmarkEnd w:id="20363"/>
      <w:bookmarkEnd w:id="20364"/>
    </w:p>
    <w:p w14:paraId="7C9271BA" w14:textId="77777777" w:rsidR="00BE79A5" w:rsidRPr="005223F4" w:rsidRDefault="00BE79A5" w:rsidP="00BE79A5">
      <w:pPr>
        <w:pStyle w:val="nobreak"/>
      </w:pPr>
      <w:r w:rsidRPr="005223F4">
        <w:t>Upon exit of the scope where the new variable instance was created, the newly created variable memory is discarded and the prior variable memory is restored.</w:t>
      </w:r>
    </w:p>
    <w:p w14:paraId="1921E775" w14:textId="77777777" w:rsidR="00BE79A5" w:rsidRPr="005223F4" w:rsidRDefault="00BE79A5" w:rsidP="00BE79A5">
      <w:r w:rsidRPr="005223F4">
        <w:t>Note that the above algorithm insures that each time a dfdl:newVariableInstance is encountered, a fresh location is initialized for it, and once the scope containing that variable goes out of scope, the instance tuple for the variable can no longer be reached.</w:t>
      </w:r>
      <w:r w:rsidR="00FA3F38" w:rsidRPr="005223F4">
        <w:t xml:space="preserve"> A different variable instance tuple may now be visible if there is one still in an enclosing scope.</w:t>
      </w:r>
    </w:p>
    <w:p w14:paraId="44B922C9" w14:textId="4E82D17C" w:rsidR="00FA3F38" w:rsidRPr="005223F4" w:rsidDel="00220DFE" w:rsidRDefault="00FA3F38">
      <w:pPr>
        <w:pStyle w:val="Heading3"/>
        <w:rPr>
          <w:del w:id="20365" w:author="mbeckerle" w:date="2012-04-22T21:23:00Z"/>
        </w:rPr>
        <w:pPrChange w:id="20366" w:author="mbeckerle" w:date="2013-07-24T16:59:00Z">
          <w:pPr/>
        </w:pPrChange>
      </w:pPr>
      <w:bookmarkStart w:id="20367" w:name="_Toc322911757"/>
      <w:bookmarkStart w:id="20368" w:name="_Toc322912296"/>
      <w:bookmarkStart w:id="20369" w:name="_Toc329093157"/>
      <w:bookmarkStart w:id="20370" w:name="_Toc332701670"/>
      <w:bookmarkStart w:id="20371" w:name="_Toc332701974"/>
      <w:bookmarkStart w:id="20372" w:name="_Toc332711772"/>
      <w:bookmarkStart w:id="20373" w:name="_Toc332712074"/>
      <w:bookmarkStart w:id="20374" w:name="_Toc332712375"/>
      <w:bookmarkStart w:id="20375" w:name="_Toc332724291"/>
      <w:bookmarkStart w:id="20376" w:name="_Toc332724591"/>
      <w:bookmarkStart w:id="20377" w:name="_Toc341102887"/>
      <w:bookmarkStart w:id="20378" w:name="_Toc347241622"/>
      <w:bookmarkStart w:id="20379" w:name="_Toc347744815"/>
      <w:bookmarkStart w:id="20380" w:name="_Toc348984598"/>
      <w:bookmarkStart w:id="20381" w:name="_Toc348984903"/>
      <w:bookmarkStart w:id="20382" w:name="_Toc349038067"/>
      <w:bookmarkStart w:id="20383" w:name="_Toc349038369"/>
      <w:bookmarkStart w:id="20384" w:name="_Toc349042860"/>
      <w:bookmarkStart w:id="20385" w:name="_Toc351912982"/>
      <w:bookmarkStart w:id="20386" w:name="_Toc351915003"/>
      <w:bookmarkStart w:id="20387" w:name="_Toc351915469"/>
      <w:bookmarkStart w:id="20388" w:name="_Toc361231567"/>
      <w:bookmarkStart w:id="20389" w:name="_Toc361232093"/>
      <w:bookmarkStart w:id="20390" w:name="_Toc362445391"/>
      <w:bookmarkStart w:id="20391" w:name="_Toc362452142"/>
      <w:bookmarkStart w:id="20392" w:name="_Toc362452691"/>
      <w:bookmarkStart w:id="20393" w:name="_Toc362453044"/>
      <w:bookmarkStart w:id="20394" w:name="_Toc362453589"/>
      <w:bookmarkEnd w:id="20367"/>
      <w:bookmarkEnd w:id="20368"/>
      <w:bookmarkEnd w:id="20369"/>
      <w:bookmarkEnd w:id="20370"/>
      <w:bookmarkEnd w:id="20371"/>
      <w:bookmarkEnd w:id="20372"/>
      <w:bookmarkEnd w:id="20373"/>
      <w:bookmarkEnd w:id="20374"/>
      <w:bookmarkEnd w:id="20375"/>
      <w:bookmarkEnd w:id="20376"/>
      <w:bookmarkEnd w:id="20377"/>
      <w:bookmarkEnd w:id="20378"/>
      <w:bookmarkEnd w:id="20379"/>
      <w:bookmarkEnd w:id="20380"/>
      <w:bookmarkEnd w:id="20381"/>
      <w:bookmarkEnd w:id="20382"/>
      <w:bookmarkEnd w:id="20383"/>
      <w:bookmarkEnd w:id="20384"/>
      <w:bookmarkEnd w:id="20385"/>
      <w:bookmarkEnd w:id="20386"/>
      <w:bookmarkEnd w:id="20387"/>
      <w:bookmarkEnd w:id="20388"/>
      <w:bookmarkEnd w:id="20389"/>
      <w:bookmarkEnd w:id="20390"/>
      <w:bookmarkEnd w:id="20391"/>
      <w:bookmarkEnd w:id="20392"/>
      <w:bookmarkEnd w:id="20393"/>
      <w:bookmarkEnd w:id="20394"/>
      <w:commentRangeStart w:id="20395"/>
    </w:p>
    <w:p w14:paraId="0D78441A" w14:textId="77777777" w:rsidR="00BE79A5" w:rsidRPr="005223F4" w:rsidRDefault="00BE79A5" w:rsidP="0031368F">
      <w:pPr>
        <w:pStyle w:val="Heading3"/>
      </w:pPr>
      <w:bookmarkStart w:id="20396" w:name="_Toc349042861"/>
      <w:bookmarkStart w:id="20397" w:name="_Toc362453590"/>
      <w:r w:rsidRPr="005223F4">
        <w:t>Variable Memory State Transitions</w:t>
      </w:r>
      <w:commentRangeEnd w:id="20395"/>
      <w:r w:rsidR="002B57B7">
        <w:rPr>
          <w:rStyle w:val="CommentReference"/>
          <w:rFonts w:ascii="Arial" w:hAnsi="Arial" w:cs="Times New Roman"/>
          <w:b w:val="0"/>
          <w:bCs w:val="0"/>
        </w:rPr>
        <w:commentReference w:id="20395"/>
      </w:r>
      <w:bookmarkEnd w:id="20396"/>
      <w:bookmarkEnd w:id="20397"/>
    </w:p>
    <w:p w14:paraId="59D94D12" w14:textId="77777777" w:rsidR="00BE79A5" w:rsidRPr="005223F4" w:rsidRDefault="00BE79A5" w:rsidP="00BE79A5">
      <w:r w:rsidRPr="005223F4">
        <w:t>The flags in the variable memory tuples are interpreted and modified as follows: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73"/>
        <w:gridCol w:w="1056"/>
        <w:gridCol w:w="1239"/>
        <w:gridCol w:w="1041"/>
        <w:gridCol w:w="1053"/>
        <w:gridCol w:w="1239"/>
        <w:gridCol w:w="1155"/>
      </w:tblGrid>
      <w:tr w:rsidR="00BE79A5" w:rsidRPr="003F35ED" w14:paraId="2970C99C" w14:textId="77777777" w:rsidTr="003F35ED">
        <w:tc>
          <w:tcPr>
            <w:tcW w:w="2073" w:type="dxa"/>
            <w:vMerge w:val="restart"/>
            <w:shd w:val="clear" w:color="auto" w:fill="F2F2F2" w:themeFill="background1" w:themeFillShade="F2"/>
          </w:tcPr>
          <w:p w14:paraId="006E8B27" w14:textId="77777777" w:rsidR="00BE79A5" w:rsidRPr="003F35ED" w:rsidRDefault="002C6D29" w:rsidP="00A91670">
            <w:pPr>
              <w:rPr>
                <w:b/>
              </w:rPr>
            </w:pPr>
            <w:r w:rsidRPr="003F35ED">
              <w:rPr>
                <w:b/>
              </w:rPr>
              <w:t>DFDL</w:t>
            </w:r>
            <w:r w:rsidR="005223F4" w:rsidRPr="003F35ED">
              <w:rPr>
                <w:b/>
              </w:rPr>
              <w:t xml:space="preserve"> annotation</w:t>
            </w:r>
          </w:p>
        </w:tc>
        <w:tc>
          <w:tcPr>
            <w:tcW w:w="3336" w:type="dxa"/>
            <w:gridSpan w:val="3"/>
            <w:shd w:val="clear" w:color="auto" w:fill="F2F2F2" w:themeFill="background1" w:themeFillShade="F2"/>
          </w:tcPr>
          <w:p w14:paraId="2BDD01F4" w14:textId="77777777" w:rsidR="00BE79A5" w:rsidRPr="003F35ED" w:rsidRDefault="00BE79A5" w:rsidP="00A91670">
            <w:pPr>
              <w:rPr>
                <w:b/>
                <w:i/>
                <w:iCs/>
              </w:rPr>
            </w:pPr>
            <w:r w:rsidRPr="003F35ED">
              <w:rPr>
                <w:b/>
                <w:i/>
                <w:iCs/>
              </w:rPr>
              <w:t>before annotation processed</w:t>
            </w:r>
          </w:p>
        </w:tc>
        <w:tc>
          <w:tcPr>
            <w:tcW w:w="3447" w:type="dxa"/>
            <w:gridSpan w:val="3"/>
            <w:shd w:val="clear" w:color="auto" w:fill="F2F2F2" w:themeFill="background1" w:themeFillShade="F2"/>
          </w:tcPr>
          <w:p w14:paraId="58A0BC9D" w14:textId="77777777" w:rsidR="00BE79A5" w:rsidRPr="003F35ED" w:rsidRDefault="00BE79A5" w:rsidP="00A91670">
            <w:pPr>
              <w:rPr>
                <w:b/>
                <w:i/>
                <w:iCs/>
              </w:rPr>
            </w:pPr>
            <w:r w:rsidRPr="003F35ED">
              <w:rPr>
                <w:b/>
                <w:i/>
                <w:iCs/>
              </w:rPr>
              <w:t>after annotation processed</w:t>
            </w:r>
          </w:p>
        </w:tc>
      </w:tr>
      <w:tr w:rsidR="00BE79A5" w:rsidRPr="003F35ED" w14:paraId="2E56933B" w14:textId="77777777" w:rsidTr="003F35ED">
        <w:tc>
          <w:tcPr>
            <w:tcW w:w="2073" w:type="dxa"/>
            <w:vMerge/>
            <w:shd w:val="clear" w:color="auto" w:fill="F2F2F2" w:themeFill="background1" w:themeFillShade="F2"/>
          </w:tcPr>
          <w:p w14:paraId="66F33D7C" w14:textId="77777777" w:rsidR="00BE79A5" w:rsidRPr="003F35ED" w:rsidRDefault="00BE79A5" w:rsidP="00A91670">
            <w:pPr>
              <w:rPr>
                <w:b/>
              </w:rPr>
            </w:pPr>
          </w:p>
        </w:tc>
        <w:tc>
          <w:tcPr>
            <w:tcW w:w="1059" w:type="dxa"/>
            <w:shd w:val="clear" w:color="auto" w:fill="F2F2F2" w:themeFill="background1" w:themeFillShade="F2"/>
          </w:tcPr>
          <w:p w14:paraId="1C8AB9C2" w14:textId="77777777" w:rsidR="00BE79A5" w:rsidRPr="003F35ED" w:rsidRDefault="00BE79A5" w:rsidP="00A91670">
            <w:pPr>
              <w:rPr>
                <w:b/>
                <w:i/>
                <w:iCs/>
              </w:rPr>
            </w:pPr>
            <w:r w:rsidRPr="003F35ED">
              <w:rPr>
                <w:b/>
                <w:i/>
                <w:iCs/>
              </w:rPr>
              <w:t>has-been-set</w:t>
            </w:r>
          </w:p>
        </w:tc>
        <w:tc>
          <w:tcPr>
            <w:tcW w:w="1230" w:type="dxa"/>
            <w:shd w:val="clear" w:color="auto" w:fill="F2F2F2" w:themeFill="background1" w:themeFillShade="F2"/>
          </w:tcPr>
          <w:p w14:paraId="1104F6AF" w14:textId="77777777" w:rsidR="00BE79A5" w:rsidRPr="003F35ED" w:rsidRDefault="00BE79A5" w:rsidP="00A91670">
            <w:pPr>
              <w:rPr>
                <w:b/>
                <w:i/>
                <w:iCs/>
              </w:rPr>
            </w:pPr>
            <w:r w:rsidRPr="003F35ED">
              <w:rPr>
                <w:b/>
                <w:i/>
                <w:iCs/>
              </w:rPr>
              <w:t>has-been-referenced</w:t>
            </w:r>
          </w:p>
        </w:tc>
        <w:tc>
          <w:tcPr>
            <w:tcW w:w="1047" w:type="dxa"/>
            <w:shd w:val="clear" w:color="auto" w:fill="F2F2F2" w:themeFill="background1" w:themeFillShade="F2"/>
          </w:tcPr>
          <w:p w14:paraId="06785BB0" w14:textId="77777777" w:rsidR="00BE79A5" w:rsidRPr="003F35ED" w:rsidRDefault="00BE79A5" w:rsidP="00A91670">
            <w:pPr>
              <w:rPr>
                <w:b/>
                <w:i/>
                <w:iCs/>
              </w:rPr>
            </w:pPr>
            <w:r w:rsidRPr="003F35ED">
              <w:rPr>
                <w:b/>
                <w:i/>
                <w:iCs/>
              </w:rPr>
              <w:t>has-value</w:t>
            </w:r>
          </w:p>
        </w:tc>
        <w:tc>
          <w:tcPr>
            <w:tcW w:w="1059" w:type="dxa"/>
            <w:shd w:val="clear" w:color="auto" w:fill="F2F2F2" w:themeFill="background1" w:themeFillShade="F2"/>
          </w:tcPr>
          <w:p w14:paraId="526226AF" w14:textId="77777777" w:rsidR="00BE79A5" w:rsidRPr="003F35ED" w:rsidRDefault="00BE79A5" w:rsidP="00A91670">
            <w:pPr>
              <w:rPr>
                <w:b/>
                <w:i/>
                <w:iCs/>
              </w:rPr>
            </w:pPr>
            <w:r w:rsidRPr="003F35ED">
              <w:rPr>
                <w:b/>
                <w:i/>
                <w:iCs/>
              </w:rPr>
              <w:t>has-been-set</w:t>
            </w:r>
          </w:p>
        </w:tc>
        <w:tc>
          <w:tcPr>
            <w:tcW w:w="1230" w:type="dxa"/>
            <w:shd w:val="clear" w:color="auto" w:fill="F2F2F2" w:themeFill="background1" w:themeFillShade="F2"/>
          </w:tcPr>
          <w:p w14:paraId="1A72E6D0" w14:textId="77777777" w:rsidR="00BE79A5" w:rsidRPr="003F35ED" w:rsidRDefault="00BE79A5" w:rsidP="00A91670">
            <w:pPr>
              <w:rPr>
                <w:b/>
                <w:i/>
                <w:iCs/>
              </w:rPr>
            </w:pPr>
            <w:r w:rsidRPr="003F35ED">
              <w:rPr>
                <w:b/>
                <w:i/>
                <w:iCs/>
              </w:rPr>
              <w:t>has-been-referenced</w:t>
            </w:r>
          </w:p>
        </w:tc>
        <w:tc>
          <w:tcPr>
            <w:tcW w:w="1158" w:type="dxa"/>
            <w:shd w:val="clear" w:color="auto" w:fill="F2F2F2" w:themeFill="background1" w:themeFillShade="F2"/>
          </w:tcPr>
          <w:p w14:paraId="450D67DE" w14:textId="77777777" w:rsidR="00BE79A5" w:rsidRPr="003F35ED" w:rsidRDefault="00BE79A5" w:rsidP="00A91670">
            <w:pPr>
              <w:rPr>
                <w:b/>
                <w:i/>
                <w:iCs/>
              </w:rPr>
            </w:pPr>
            <w:r w:rsidRPr="003F35ED">
              <w:rPr>
                <w:b/>
                <w:i/>
                <w:iCs/>
              </w:rPr>
              <w:t>has-value</w:t>
            </w:r>
          </w:p>
        </w:tc>
      </w:tr>
      <w:tr w:rsidR="00BE79A5" w:rsidRPr="005223F4" w14:paraId="0C769989" w14:textId="77777777" w:rsidTr="00EB3915">
        <w:tc>
          <w:tcPr>
            <w:tcW w:w="2073" w:type="dxa"/>
            <w:shd w:val="clear" w:color="auto" w:fill="auto"/>
          </w:tcPr>
          <w:p w14:paraId="4A5B0145" w14:textId="77777777" w:rsidR="00BE79A5" w:rsidRPr="005223F4" w:rsidRDefault="00BE79A5" w:rsidP="00A91670">
            <w:r w:rsidRPr="005223F4">
              <w:t>defineVariable (without default or external value)</w:t>
            </w:r>
          </w:p>
        </w:tc>
        <w:tc>
          <w:tcPr>
            <w:tcW w:w="3336" w:type="dxa"/>
            <w:gridSpan w:val="3"/>
            <w:shd w:val="clear" w:color="auto" w:fill="auto"/>
          </w:tcPr>
          <w:p w14:paraId="204C8ECF" w14:textId="77777777" w:rsidR="00BE79A5" w:rsidRPr="005223F4" w:rsidRDefault="00BE79A5" w:rsidP="00A91670">
            <w:r w:rsidRPr="005223F4">
              <w:t>tuple doesn’t exist</w:t>
            </w:r>
          </w:p>
        </w:tc>
        <w:tc>
          <w:tcPr>
            <w:tcW w:w="1059" w:type="dxa"/>
            <w:shd w:val="clear" w:color="auto" w:fill="auto"/>
          </w:tcPr>
          <w:p w14:paraId="340F4D67" w14:textId="77777777" w:rsidR="00BE79A5" w:rsidRPr="005223F4" w:rsidRDefault="00BE79A5" w:rsidP="00A91670">
            <w:r w:rsidRPr="005223F4">
              <w:t>false</w:t>
            </w:r>
          </w:p>
        </w:tc>
        <w:tc>
          <w:tcPr>
            <w:tcW w:w="1230" w:type="dxa"/>
            <w:shd w:val="clear" w:color="auto" w:fill="auto"/>
          </w:tcPr>
          <w:p w14:paraId="4A1936B8" w14:textId="77777777" w:rsidR="00BE79A5" w:rsidRPr="005223F4" w:rsidRDefault="00BE79A5" w:rsidP="00A91670">
            <w:r w:rsidRPr="005223F4">
              <w:t>false</w:t>
            </w:r>
          </w:p>
        </w:tc>
        <w:tc>
          <w:tcPr>
            <w:tcW w:w="1158" w:type="dxa"/>
            <w:shd w:val="clear" w:color="auto" w:fill="auto"/>
          </w:tcPr>
          <w:p w14:paraId="44550391" w14:textId="77777777" w:rsidR="00BE79A5" w:rsidRPr="005223F4" w:rsidRDefault="00BE79A5" w:rsidP="00A91670">
            <w:r w:rsidRPr="005223F4">
              <w:t>false</w:t>
            </w:r>
          </w:p>
        </w:tc>
      </w:tr>
      <w:tr w:rsidR="00BE79A5" w:rsidRPr="005223F4" w14:paraId="36E4E311" w14:textId="77777777" w:rsidTr="00EB3915">
        <w:tc>
          <w:tcPr>
            <w:tcW w:w="2073" w:type="dxa"/>
            <w:shd w:val="clear" w:color="auto" w:fill="auto"/>
          </w:tcPr>
          <w:p w14:paraId="3CECD7AA" w14:textId="77777777" w:rsidR="00BE79A5" w:rsidRPr="005223F4" w:rsidRDefault="00BE79A5" w:rsidP="00A91670">
            <w:r w:rsidRPr="005223F4">
              <w:t>defineVariable (with default value)</w:t>
            </w:r>
          </w:p>
        </w:tc>
        <w:tc>
          <w:tcPr>
            <w:tcW w:w="3336" w:type="dxa"/>
            <w:gridSpan w:val="3"/>
            <w:shd w:val="clear" w:color="auto" w:fill="auto"/>
          </w:tcPr>
          <w:p w14:paraId="651A65C1" w14:textId="77777777" w:rsidR="00BE79A5" w:rsidRPr="005223F4" w:rsidRDefault="00BE79A5" w:rsidP="00A91670">
            <w:r w:rsidRPr="005223F4">
              <w:t>tuple doesn’t exist</w:t>
            </w:r>
          </w:p>
        </w:tc>
        <w:tc>
          <w:tcPr>
            <w:tcW w:w="1059" w:type="dxa"/>
            <w:shd w:val="clear" w:color="auto" w:fill="auto"/>
          </w:tcPr>
          <w:p w14:paraId="40BE8484" w14:textId="77777777" w:rsidR="00BE79A5" w:rsidRPr="005223F4" w:rsidRDefault="00BE79A5" w:rsidP="00A91670">
            <w:r w:rsidRPr="005223F4">
              <w:t>false</w:t>
            </w:r>
          </w:p>
        </w:tc>
        <w:tc>
          <w:tcPr>
            <w:tcW w:w="1230" w:type="dxa"/>
            <w:shd w:val="clear" w:color="auto" w:fill="auto"/>
          </w:tcPr>
          <w:p w14:paraId="67EE88E7" w14:textId="77777777" w:rsidR="00BE79A5" w:rsidRPr="005223F4" w:rsidRDefault="00BE79A5" w:rsidP="00A91670">
            <w:r w:rsidRPr="005223F4">
              <w:t>false</w:t>
            </w:r>
          </w:p>
        </w:tc>
        <w:tc>
          <w:tcPr>
            <w:tcW w:w="1158" w:type="dxa"/>
            <w:shd w:val="clear" w:color="auto" w:fill="auto"/>
          </w:tcPr>
          <w:p w14:paraId="4506F4A9" w14:textId="77777777" w:rsidR="00BE79A5" w:rsidRPr="005223F4" w:rsidRDefault="00BE79A5" w:rsidP="00A91670">
            <w:r w:rsidRPr="005223F4">
              <w:t>true</w:t>
            </w:r>
          </w:p>
        </w:tc>
      </w:tr>
      <w:tr w:rsidR="00BE79A5" w:rsidRPr="005223F4" w14:paraId="63A2E75E" w14:textId="77777777" w:rsidTr="00EB3915">
        <w:tc>
          <w:tcPr>
            <w:tcW w:w="2073" w:type="dxa"/>
            <w:shd w:val="clear" w:color="auto" w:fill="auto"/>
          </w:tcPr>
          <w:p w14:paraId="05E7DDB1" w14:textId="77777777" w:rsidR="00BE79A5" w:rsidRPr="005223F4" w:rsidRDefault="00BE79A5" w:rsidP="00A91670">
            <w:r w:rsidRPr="005223F4">
              <w:t>defineVariable (with external value)</w:t>
            </w:r>
          </w:p>
        </w:tc>
        <w:tc>
          <w:tcPr>
            <w:tcW w:w="3336" w:type="dxa"/>
            <w:gridSpan w:val="3"/>
            <w:shd w:val="clear" w:color="auto" w:fill="auto"/>
          </w:tcPr>
          <w:p w14:paraId="2B3092F6" w14:textId="77777777" w:rsidR="00BE79A5" w:rsidRPr="005223F4" w:rsidRDefault="00BE79A5" w:rsidP="00A91670">
            <w:r w:rsidRPr="005223F4">
              <w:t>tuple doesn’t exist</w:t>
            </w:r>
          </w:p>
        </w:tc>
        <w:tc>
          <w:tcPr>
            <w:tcW w:w="1059" w:type="dxa"/>
            <w:shd w:val="clear" w:color="auto" w:fill="auto"/>
          </w:tcPr>
          <w:p w14:paraId="0182C209" w14:textId="77777777" w:rsidR="00BE79A5" w:rsidRPr="005223F4" w:rsidRDefault="00BE79A5" w:rsidP="00A91670">
            <w:r w:rsidRPr="005223F4">
              <w:t>false</w:t>
            </w:r>
          </w:p>
        </w:tc>
        <w:tc>
          <w:tcPr>
            <w:tcW w:w="1230" w:type="dxa"/>
            <w:shd w:val="clear" w:color="auto" w:fill="auto"/>
          </w:tcPr>
          <w:p w14:paraId="105A7E82" w14:textId="77777777" w:rsidR="00BE79A5" w:rsidRPr="005223F4" w:rsidRDefault="00BE79A5" w:rsidP="00A91670">
            <w:r w:rsidRPr="005223F4">
              <w:t>false</w:t>
            </w:r>
          </w:p>
        </w:tc>
        <w:tc>
          <w:tcPr>
            <w:tcW w:w="1158" w:type="dxa"/>
            <w:shd w:val="clear" w:color="auto" w:fill="auto"/>
          </w:tcPr>
          <w:p w14:paraId="7AB3ED48" w14:textId="77777777" w:rsidR="00BE79A5" w:rsidRPr="005223F4" w:rsidRDefault="00BE79A5" w:rsidP="00A91670">
            <w:r w:rsidRPr="005223F4">
              <w:t>true</w:t>
            </w:r>
          </w:p>
        </w:tc>
      </w:tr>
      <w:tr w:rsidR="00BE79A5" w:rsidRPr="005223F4" w14:paraId="5A4A2942" w14:textId="77777777" w:rsidTr="00EB3915">
        <w:tc>
          <w:tcPr>
            <w:tcW w:w="2073" w:type="dxa"/>
            <w:shd w:val="clear" w:color="auto" w:fill="auto"/>
          </w:tcPr>
          <w:p w14:paraId="7B92DB49" w14:textId="77777777" w:rsidR="00BE79A5" w:rsidRPr="005223F4" w:rsidRDefault="00BE79A5" w:rsidP="00A91670">
            <w:r w:rsidRPr="005223F4">
              <w:t>newVariableInstance (without default value)</w:t>
            </w:r>
          </w:p>
        </w:tc>
        <w:tc>
          <w:tcPr>
            <w:tcW w:w="3336" w:type="dxa"/>
            <w:gridSpan w:val="3"/>
            <w:shd w:val="clear" w:color="auto" w:fill="auto"/>
          </w:tcPr>
          <w:p w14:paraId="4BF36D10" w14:textId="77777777" w:rsidR="00BE79A5" w:rsidRPr="005223F4" w:rsidRDefault="00BE79A5" w:rsidP="00A91670">
            <w:r w:rsidRPr="005223F4">
              <w:t>tuple doesn't exist</w:t>
            </w:r>
          </w:p>
        </w:tc>
        <w:tc>
          <w:tcPr>
            <w:tcW w:w="1059" w:type="dxa"/>
            <w:shd w:val="clear" w:color="auto" w:fill="auto"/>
          </w:tcPr>
          <w:p w14:paraId="54ABEE3B" w14:textId="77777777" w:rsidR="00BE79A5" w:rsidRPr="005223F4" w:rsidRDefault="00BE79A5" w:rsidP="00A91670">
            <w:r w:rsidRPr="005223F4">
              <w:t>false</w:t>
            </w:r>
          </w:p>
        </w:tc>
        <w:tc>
          <w:tcPr>
            <w:tcW w:w="1230" w:type="dxa"/>
            <w:shd w:val="clear" w:color="auto" w:fill="auto"/>
          </w:tcPr>
          <w:p w14:paraId="62DF2B18" w14:textId="77777777" w:rsidR="00BE79A5" w:rsidRPr="005223F4" w:rsidRDefault="00BE79A5" w:rsidP="00A91670">
            <w:r w:rsidRPr="005223F4">
              <w:t>false</w:t>
            </w:r>
          </w:p>
        </w:tc>
        <w:tc>
          <w:tcPr>
            <w:tcW w:w="1158" w:type="dxa"/>
            <w:shd w:val="clear" w:color="auto" w:fill="auto"/>
          </w:tcPr>
          <w:p w14:paraId="26851382" w14:textId="18FF4F72" w:rsidR="00BE79A5" w:rsidRPr="005223F4" w:rsidRDefault="003F35ED" w:rsidP="00A91670">
            <w:ins w:id="20398" w:author="Steve Hanson" w:date="2012-08-10T14:40:00Z">
              <w:r>
                <w:t>f</w:t>
              </w:r>
            </w:ins>
            <w:del w:id="20399" w:author="Steve Hanson" w:date="2012-08-10T14:40:00Z">
              <w:r w:rsidRPr="005223F4" w:rsidDel="003F35ED">
                <w:delText>F</w:delText>
              </w:r>
            </w:del>
            <w:r w:rsidR="00BE79A5" w:rsidRPr="005223F4">
              <w:t>alse</w:t>
            </w:r>
          </w:p>
        </w:tc>
      </w:tr>
      <w:tr w:rsidR="00BE79A5" w:rsidRPr="005223F4" w14:paraId="615D4F23" w14:textId="77777777" w:rsidTr="00EB3915">
        <w:tc>
          <w:tcPr>
            <w:tcW w:w="2073" w:type="dxa"/>
            <w:shd w:val="clear" w:color="auto" w:fill="auto"/>
          </w:tcPr>
          <w:p w14:paraId="6A1DAA4E" w14:textId="77777777" w:rsidR="00BE79A5" w:rsidRPr="005223F4" w:rsidRDefault="00BE79A5" w:rsidP="00A91670">
            <w:r w:rsidRPr="005223F4">
              <w:t>newVariableInstance (with default value)</w:t>
            </w:r>
          </w:p>
        </w:tc>
        <w:tc>
          <w:tcPr>
            <w:tcW w:w="3336" w:type="dxa"/>
            <w:gridSpan w:val="3"/>
            <w:shd w:val="clear" w:color="auto" w:fill="auto"/>
          </w:tcPr>
          <w:p w14:paraId="0F1B70AB" w14:textId="77777777" w:rsidR="00BE79A5" w:rsidRPr="005223F4" w:rsidRDefault="00BE79A5" w:rsidP="00A91670">
            <w:r w:rsidRPr="005223F4">
              <w:t>tuple doesn't exist</w:t>
            </w:r>
          </w:p>
        </w:tc>
        <w:tc>
          <w:tcPr>
            <w:tcW w:w="1059" w:type="dxa"/>
            <w:shd w:val="clear" w:color="auto" w:fill="auto"/>
          </w:tcPr>
          <w:p w14:paraId="2ABE0D0A" w14:textId="77777777" w:rsidR="00BE79A5" w:rsidRPr="005223F4" w:rsidRDefault="00BE79A5" w:rsidP="00A91670">
            <w:r w:rsidRPr="005223F4">
              <w:t>false</w:t>
            </w:r>
          </w:p>
        </w:tc>
        <w:tc>
          <w:tcPr>
            <w:tcW w:w="1230" w:type="dxa"/>
            <w:shd w:val="clear" w:color="auto" w:fill="auto"/>
          </w:tcPr>
          <w:p w14:paraId="580705F5" w14:textId="77777777" w:rsidR="00BE79A5" w:rsidRPr="005223F4" w:rsidRDefault="00BE79A5" w:rsidP="00A91670">
            <w:r w:rsidRPr="005223F4">
              <w:t>false</w:t>
            </w:r>
          </w:p>
        </w:tc>
        <w:tc>
          <w:tcPr>
            <w:tcW w:w="1158" w:type="dxa"/>
            <w:shd w:val="clear" w:color="auto" w:fill="auto"/>
          </w:tcPr>
          <w:p w14:paraId="207C733B" w14:textId="77777777" w:rsidR="00BE79A5" w:rsidRPr="005223F4" w:rsidRDefault="00BE79A5" w:rsidP="00A91670">
            <w:r w:rsidRPr="005223F4">
              <w:t>true</w:t>
            </w:r>
          </w:p>
        </w:tc>
      </w:tr>
      <w:tr w:rsidR="00BE79A5" w:rsidRPr="005223F4" w14:paraId="3DD9CC45" w14:textId="77777777" w:rsidTr="00EB3915">
        <w:tc>
          <w:tcPr>
            <w:tcW w:w="2073" w:type="dxa"/>
            <w:vMerge w:val="restart"/>
            <w:shd w:val="clear" w:color="auto" w:fill="auto"/>
          </w:tcPr>
          <w:p w14:paraId="53B1CE1A" w14:textId="77777777" w:rsidR="00BE79A5" w:rsidRPr="005223F4" w:rsidRDefault="00BE79A5" w:rsidP="00A91670">
            <w:r w:rsidRPr="005223F4">
              <w:t>setVariable</w:t>
            </w:r>
          </w:p>
        </w:tc>
        <w:tc>
          <w:tcPr>
            <w:tcW w:w="3336" w:type="dxa"/>
            <w:gridSpan w:val="3"/>
            <w:shd w:val="clear" w:color="auto" w:fill="auto"/>
          </w:tcPr>
          <w:p w14:paraId="673C93DC" w14:textId="77777777" w:rsidR="00BE79A5" w:rsidRPr="005223F4" w:rsidRDefault="00BE79A5" w:rsidP="00A91670">
            <w:r w:rsidRPr="005223F4">
              <w:t>tuple doesn't exist</w:t>
            </w:r>
          </w:p>
        </w:tc>
        <w:tc>
          <w:tcPr>
            <w:tcW w:w="3447" w:type="dxa"/>
            <w:gridSpan w:val="3"/>
            <w:shd w:val="clear" w:color="auto" w:fill="auto"/>
          </w:tcPr>
          <w:p w14:paraId="1A0145A7" w14:textId="77777777" w:rsidR="00BE79A5" w:rsidRPr="005223F4" w:rsidRDefault="00BE79A5" w:rsidP="00A91670">
            <w:r w:rsidRPr="005223F4">
              <w:t>schema definition error</w:t>
            </w:r>
          </w:p>
        </w:tc>
      </w:tr>
      <w:tr w:rsidR="00BE79A5" w:rsidRPr="005223F4" w14:paraId="265A0D08" w14:textId="77777777" w:rsidTr="00EB3915">
        <w:tc>
          <w:tcPr>
            <w:tcW w:w="2073" w:type="dxa"/>
            <w:vMerge/>
            <w:shd w:val="clear" w:color="auto" w:fill="auto"/>
          </w:tcPr>
          <w:p w14:paraId="677E3A2C" w14:textId="77777777" w:rsidR="00BE79A5" w:rsidRPr="005223F4" w:rsidRDefault="00BE79A5" w:rsidP="00A91670"/>
        </w:tc>
        <w:tc>
          <w:tcPr>
            <w:tcW w:w="1059" w:type="dxa"/>
            <w:shd w:val="clear" w:color="auto" w:fill="auto"/>
          </w:tcPr>
          <w:p w14:paraId="708A9248" w14:textId="77777777" w:rsidR="00BE79A5" w:rsidRPr="005223F4" w:rsidRDefault="00BE79A5" w:rsidP="00A91670">
            <w:r w:rsidRPr="005223F4">
              <w:t>false</w:t>
            </w:r>
          </w:p>
        </w:tc>
        <w:tc>
          <w:tcPr>
            <w:tcW w:w="1230" w:type="dxa"/>
            <w:shd w:val="clear" w:color="auto" w:fill="auto"/>
          </w:tcPr>
          <w:p w14:paraId="0F1ACE5E" w14:textId="77777777" w:rsidR="00BE79A5" w:rsidRPr="005223F4" w:rsidRDefault="00BE79A5" w:rsidP="00A91670">
            <w:r w:rsidRPr="005223F4">
              <w:t>false</w:t>
            </w:r>
          </w:p>
        </w:tc>
        <w:tc>
          <w:tcPr>
            <w:tcW w:w="1047" w:type="dxa"/>
            <w:shd w:val="clear" w:color="auto" w:fill="auto"/>
          </w:tcPr>
          <w:p w14:paraId="126BA985" w14:textId="77777777" w:rsidR="00BE79A5" w:rsidRPr="005223F4" w:rsidRDefault="00BE79A5" w:rsidP="00A91670">
            <w:r w:rsidRPr="005223F4">
              <w:t>false</w:t>
            </w:r>
          </w:p>
        </w:tc>
        <w:tc>
          <w:tcPr>
            <w:tcW w:w="1059" w:type="dxa"/>
            <w:shd w:val="clear" w:color="auto" w:fill="auto"/>
          </w:tcPr>
          <w:p w14:paraId="4752FDBA" w14:textId="77777777" w:rsidR="00BE79A5" w:rsidRPr="005223F4" w:rsidRDefault="00BE79A5" w:rsidP="00A91670">
            <w:r w:rsidRPr="005223F4">
              <w:t>true</w:t>
            </w:r>
          </w:p>
        </w:tc>
        <w:tc>
          <w:tcPr>
            <w:tcW w:w="1230" w:type="dxa"/>
            <w:shd w:val="clear" w:color="auto" w:fill="auto"/>
          </w:tcPr>
          <w:p w14:paraId="55DC9B11" w14:textId="77777777" w:rsidR="00BE79A5" w:rsidRPr="005223F4" w:rsidRDefault="00BE79A5" w:rsidP="00A91670">
            <w:r w:rsidRPr="005223F4">
              <w:t>false</w:t>
            </w:r>
          </w:p>
        </w:tc>
        <w:tc>
          <w:tcPr>
            <w:tcW w:w="1158" w:type="dxa"/>
            <w:shd w:val="clear" w:color="auto" w:fill="auto"/>
          </w:tcPr>
          <w:p w14:paraId="0B35B47E" w14:textId="15978CC0" w:rsidR="00BE79A5" w:rsidRPr="005223F4" w:rsidRDefault="003F35ED" w:rsidP="00A91670">
            <w:ins w:id="20400" w:author="Steve Hanson" w:date="2012-08-10T14:40:00Z">
              <w:r>
                <w:t>t</w:t>
              </w:r>
            </w:ins>
            <w:del w:id="20401" w:author="Steve Hanson" w:date="2012-08-10T14:40:00Z">
              <w:r w:rsidRPr="005223F4" w:rsidDel="003F35ED">
                <w:delText>T</w:delText>
              </w:r>
            </w:del>
            <w:r w:rsidR="00BE79A5" w:rsidRPr="005223F4">
              <w:t>rue</w:t>
            </w:r>
          </w:p>
        </w:tc>
      </w:tr>
      <w:tr w:rsidR="00BE79A5" w:rsidRPr="005223F4" w14:paraId="7DFB804C" w14:textId="77777777" w:rsidTr="00EB3915">
        <w:tc>
          <w:tcPr>
            <w:tcW w:w="2073" w:type="dxa"/>
            <w:vMerge/>
            <w:shd w:val="clear" w:color="auto" w:fill="auto"/>
          </w:tcPr>
          <w:p w14:paraId="67B2BBC7" w14:textId="77777777" w:rsidR="00BE79A5" w:rsidRPr="005223F4" w:rsidRDefault="00BE79A5" w:rsidP="00A91670"/>
        </w:tc>
        <w:tc>
          <w:tcPr>
            <w:tcW w:w="1059" w:type="dxa"/>
            <w:shd w:val="clear" w:color="auto" w:fill="auto"/>
          </w:tcPr>
          <w:p w14:paraId="4EDAB342" w14:textId="77777777" w:rsidR="00BE79A5" w:rsidRPr="005223F4" w:rsidRDefault="00BE79A5" w:rsidP="00A91670">
            <w:r w:rsidRPr="005223F4">
              <w:t>false</w:t>
            </w:r>
          </w:p>
        </w:tc>
        <w:tc>
          <w:tcPr>
            <w:tcW w:w="1230" w:type="dxa"/>
            <w:shd w:val="clear" w:color="auto" w:fill="auto"/>
          </w:tcPr>
          <w:p w14:paraId="371BCF62" w14:textId="77777777" w:rsidR="00BE79A5" w:rsidRPr="005223F4" w:rsidRDefault="00BE79A5" w:rsidP="00A91670">
            <w:r w:rsidRPr="005223F4">
              <w:t>false</w:t>
            </w:r>
          </w:p>
        </w:tc>
        <w:tc>
          <w:tcPr>
            <w:tcW w:w="1047" w:type="dxa"/>
            <w:shd w:val="clear" w:color="auto" w:fill="auto"/>
          </w:tcPr>
          <w:p w14:paraId="40EFA55D" w14:textId="77777777" w:rsidR="00BE79A5" w:rsidRPr="005223F4" w:rsidRDefault="00BE79A5" w:rsidP="00A91670">
            <w:r w:rsidRPr="005223F4">
              <w:t>true</w:t>
            </w:r>
          </w:p>
        </w:tc>
        <w:tc>
          <w:tcPr>
            <w:tcW w:w="1059" w:type="dxa"/>
            <w:shd w:val="clear" w:color="auto" w:fill="auto"/>
          </w:tcPr>
          <w:p w14:paraId="44A7B48E" w14:textId="77777777" w:rsidR="00BE79A5" w:rsidRPr="005223F4" w:rsidRDefault="00BE79A5" w:rsidP="00A91670">
            <w:r w:rsidRPr="005223F4">
              <w:t>true</w:t>
            </w:r>
          </w:p>
        </w:tc>
        <w:tc>
          <w:tcPr>
            <w:tcW w:w="1230" w:type="dxa"/>
            <w:shd w:val="clear" w:color="auto" w:fill="auto"/>
          </w:tcPr>
          <w:p w14:paraId="70C68845" w14:textId="77777777" w:rsidR="00BE79A5" w:rsidRPr="005223F4" w:rsidRDefault="00BE79A5" w:rsidP="00A91670">
            <w:r w:rsidRPr="005223F4">
              <w:t>false</w:t>
            </w:r>
          </w:p>
        </w:tc>
        <w:tc>
          <w:tcPr>
            <w:tcW w:w="1158" w:type="dxa"/>
            <w:shd w:val="clear" w:color="auto" w:fill="auto"/>
          </w:tcPr>
          <w:p w14:paraId="0B66B35C" w14:textId="77777777" w:rsidR="00BE79A5" w:rsidRPr="005223F4" w:rsidRDefault="00BE79A5" w:rsidP="00A91670">
            <w:r w:rsidRPr="005223F4">
              <w:t>true (also value changed to new value)</w:t>
            </w:r>
          </w:p>
        </w:tc>
      </w:tr>
      <w:tr w:rsidR="00BE79A5" w:rsidRPr="005223F4" w14:paraId="3D81C088" w14:textId="77777777" w:rsidTr="00EB3915">
        <w:tc>
          <w:tcPr>
            <w:tcW w:w="2073" w:type="dxa"/>
            <w:vMerge/>
            <w:shd w:val="clear" w:color="auto" w:fill="auto"/>
          </w:tcPr>
          <w:p w14:paraId="142212C8" w14:textId="77777777" w:rsidR="00BE79A5" w:rsidRPr="005223F4" w:rsidRDefault="00BE79A5" w:rsidP="00A91670"/>
        </w:tc>
        <w:tc>
          <w:tcPr>
            <w:tcW w:w="1059" w:type="dxa"/>
            <w:shd w:val="clear" w:color="auto" w:fill="auto"/>
          </w:tcPr>
          <w:p w14:paraId="7A373215" w14:textId="77777777" w:rsidR="00BE79A5" w:rsidRPr="005223F4" w:rsidRDefault="00BE79A5" w:rsidP="00A91670">
            <w:r w:rsidRPr="005223F4">
              <w:t>false</w:t>
            </w:r>
          </w:p>
        </w:tc>
        <w:tc>
          <w:tcPr>
            <w:tcW w:w="1230" w:type="dxa"/>
            <w:shd w:val="clear" w:color="auto" w:fill="auto"/>
          </w:tcPr>
          <w:p w14:paraId="32894F02" w14:textId="77777777" w:rsidR="00BE79A5" w:rsidRPr="005223F4" w:rsidRDefault="00BE79A5" w:rsidP="00A91670">
            <w:r w:rsidRPr="005223F4">
              <w:t>true</w:t>
            </w:r>
          </w:p>
        </w:tc>
        <w:tc>
          <w:tcPr>
            <w:tcW w:w="1047" w:type="dxa"/>
            <w:shd w:val="clear" w:color="auto" w:fill="auto"/>
          </w:tcPr>
          <w:p w14:paraId="58A8D179" w14:textId="77777777" w:rsidR="00BE79A5" w:rsidRPr="005223F4" w:rsidRDefault="00BE79A5" w:rsidP="00A91670">
            <w:r w:rsidRPr="005223F4">
              <w:t>true</w:t>
            </w:r>
          </w:p>
        </w:tc>
        <w:tc>
          <w:tcPr>
            <w:tcW w:w="3447" w:type="dxa"/>
            <w:gridSpan w:val="3"/>
            <w:shd w:val="clear" w:color="auto" w:fill="auto"/>
          </w:tcPr>
          <w:p w14:paraId="5F78EF50" w14:textId="3A630FA9" w:rsidR="00BE79A5" w:rsidRPr="005223F4" w:rsidRDefault="00BE79A5" w:rsidP="00A91670">
            <w:del w:id="20402" w:author="mbeckerle" w:date="2012-04-22T23:31:00Z">
              <w:r w:rsidRPr="005223F4" w:rsidDel="00EB3915">
                <w:delText>schema definition</w:delText>
              </w:r>
            </w:del>
            <w:ins w:id="20403" w:author="mbeckerle" w:date="2012-04-22T23:37:00Z">
              <w:r w:rsidR="002B57B7">
                <w:t>schema definition</w:t>
              </w:r>
            </w:ins>
            <w:r w:rsidRPr="005223F4">
              <w:t xml:space="preserve"> error – set after reference not allowed.</w:t>
            </w:r>
          </w:p>
        </w:tc>
      </w:tr>
      <w:tr w:rsidR="00BE79A5" w:rsidRPr="005223F4" w14:paraId="0A6BB176" w14:textId="77777777" w:rsidTr="00EB3915">
        <w:tc>
          <w:tcPr>
            <w:tcW w:w="2073" w:type="dxa"/>
            <w:vMerge/>
            <w:shd w:val="clear" w:color="auto" w:fill="auto"/>
          </w:tcPr>
          <w:p w14:paraId="4980DA9D" w14:textId="77777777" w:rsidR="00BE79A5" w:rsidRPr="005223F4" w:rsidRDefault="00BE79A5" w:rsidP="00A91670"/>
        </w:tc>
        <w:tc>
          <w:tcPr>
            <w:tcW w:w="1059" w:type="dxa"/>
            <w:shd w:val="clear" w:color="auto" w:fill="auto"/>
          </w:tcPr>
          <w:p w14:paraId="6F4F9951" w14:textId="77777777" w:rsidR="00BE79A5" w:rsidRPr="005223F4" w:rsidRDefault="00BE79A5" w:rsidP="00A91670">
            <w:r w:rsidRPr="005223F4">
              <w:t>true</w:t>
            </w:r>
          </w:p>
        </w:tc>
        <w:tc>
          <w:tcPr>
            <w:tcW w:w="1230" w:type="dxa"/>
            <w:shd w:val="clear" w:color="auto" w:fill="auto"/>
          </w:tcPr>
          <w:p w14:paraId="5BB9A1EC" w14:textId="365C90CB" w:rsidR="00BE79A5" w:rsidRPr="005223F4" w:rsidRDefault="00BE79A5" w:rsidP="00A91670">
            <w:del w:id="20404" w:author="mbeckerle" w:date="2012-04-22T23:34:00Z">
              <w:r w:rsidRPr="005223F4" w:rsidDel="00EB3915">
                <w:delText>true</w:delText>
              </w:r>
            </w:del>
            <w:ins w:id="20405" w:author="mbeckerle" w:date="2012-04-22T23:35:00Z">
              <w:r w:rsidR="00EB3915">
                <w:t>any</w:t>
              </w:r>
            </w:ins>
          </w:p>
        </w:tc>
        <w:tc>
          <w:tcPr>
            <w:tcW w:w="1047" w:type="dxa"/>
            <w:shd w:val="clear" w:color="auto" w:fill="auto"/>
          </w:tcPr>
          <w:p w14:paraId="7B85D158" w14:textId="77777777" w:rsidR="00BE79A5" w:rsidRPr="005223F4" w:rsidRDefault="00BE79A5" w:rsidP="00A91670">
            <w:r w:rsidRPr="005223F4">
              <w:t>true</w:t>
            </w:r>
          </w:p>
        </w:tc>
        <w:tc>
          <w:tcPr>
            <w:tcW w:w="3447" w:type="dxa"/>
            <w:gridSpan w:val="3"/>
            <w:shd w:val="clear" w:color="auto" w:fill="auto"/>
          </w:tcPr>
          <w:p w14:paraId="57BD0B69" w14:textId="4EE8FF0B" w:rsidR="00BE79A5" w:rsidRPr="005223F4" w:rsidRDefault="00BE79A5" w:rsidP="00A91670">
            <w:del w:id="20406" w:author="mbeckerle" w:date="2012-04-22T23:29:00Z">
              <w:r w:rsidRPr="005223F4" w:rsidDel="00EB3915">
                <w:delText>validator should issue warning – double set not allowed unless on separate branches of a choice and this can only be determined reliably at runtime</w:delText>
              </w:r>
            </w:del>
            <w:ins w:id="20407" w:author="mbeckerle" w:date="2012-04-22T23:37:00Z">
              <w:r w:rsidR="002B57B7">
                <w:t>schema definition</w:t>
              </w:r>
            </w:ins>
            <w:ins w:id="20408" w:author="mbeckerle" w:date="2012-04-22T23:29:00Z">
              <w:r w:rsidR="00EB3915">
                <w:t xml:space="preserve"> error - double set not allowed.</w:t>
              </w:r>
            </w:ins>
          </w:p>
        </w:tc>
      </w:tr>
      <w:tr w:rsidR="00BE79A5" w:rsidRPr="005223F4" w14:paraId="7F5A04A6" w14:textId="77777777" w:rsidTr="00EB3915">
        <w:tc>
          <w:tcPr>
            <w:tcW w:w="2073" w:type="dxa"/>
            <w:vMerge w:val="restart"/>
            <w:shd w:val="clear" w:color="auto" w:fill="auto"/>
          </w:tcPr>
          <w:p w14:paraId="6083A813" w14:textId="77777777" w:rsidR="00BE79A5" w:rsidRPr="005223F4" w:rsidRDefault="00BE79A5" w:rsidP="00A91670">
            <w:r w:rsidRPr="005223F4">
              <w:t>reference variable (from DFDL expression)</w:t>
            </w:r>
          </w:p>
        </w:tc>
        <w:tc>
          <w:tcPr>
            <w:tcW w:w="3336" w:type="dxa"/>
            <w:gridSpan w:val="3"/>
            <w:shd w:val="clear" w:color="auto" w:fill="auto"/>
          </w:tcPr>
          <w:p w14:paraId="35D3C130" w14:textId="77777777" w:rsidR="00BE79A5" w:rsidRPr="005223F4" w:rsidRDefault="00BE79A5" w:rsidP="00A91670">
            <w:r w:rsidRPr="005223F4">
              <w:t>tuple doesn't exist</w:t>
            </w:r>
          </w:p>
        </w:tc>
        <w:tc>
          <w:tcPr>
            <w:tcW w:w="3447" w:type="dxa"/>
            <w:gridSpan w:val="3"/>
            <w:shd w:val="clear" w:color="auto" w:fill="auto"/>
          </w:tcPr>
          <w:p w14:paraId="17A71193" w14:textId="77777777" w:rsidR="00BE79A5" w:rsidRPr="005223F4" w:rsidRDefault="00BE79A5" w:rsidP="00A91670">
            <w:r w:rsidRPr="005223F4">
              <w:t>schema definition error</w:t>
            </w:r>
          </w:p>
        </w:tc>
      </w:tr>
      <w:tr w:rsidR="00BE79A5" w:rsidRPr="005223F4" w14:paraId="1BBADF91" w14:textId="77777777" w:rsidTr="00EB3915">
        <w:tc>
          <w:tcPr>
            <w:tcW w:w="2073" w:type="dxa"/>
            <w:vMerge/>
            <w:shd w:val="clear" w:color="auto" w:fill="auto"/>
          </w:tcPr>
          <w:p w14:paraId="3B7142C0" w14:textId="77777777" w:rsidR="00BE79A5" w:rsidRPr="005223F4" w:rsidRDefault="00BE79A5" w:rsidP="00A91670"/>
        </w:tc>
        <w:tc>
          <w:tcPr>
            <w:tcW w:w="1059" w:type="dxa"/>
            <w:shd w:val="clear" w:color="auto" w:fill="auto"/>
          </w:tcPr>
          <w:p w14:paraId="031A8FB4" w14:textId="77777777" w:rsidR="00BE79A5" w:rsidRPr="005223F4" w:rsidRDefault="00BE79A5" w:rsidP="00A91670">
            <w:r w:rsidRPr="005223F4">
              <w:t>false</w:t>
            </w:r>
          </w:p>
        </w:tc>
        <w:tc>
          <w:tcPr>
            <w:tcW w:w="1230" w:type="dxa"/>
            <w:shd w:val="clear" w:color="auto" w:fill="auto"/>
          </w:tcPr>
          <w:p w14:paraId="2D07989A" w14:textId="77777777" w:rsidR="00BE79A5" w:rsidRPr="005223F4" w:rsidRDefault="00BE79A5" w:rsidP="00A91670">
            <w:r w:rsidRPr="005223F4">
              <w:t>false</w:t>
            </w:r>
          </w:p>
        </w:tc>
        <w:tc>
          <w:tcPr>
            <w:tcW w:w="1047" w:type="dxa"/>
            <w:shd w:val="clear" w:color="auto" w:fill="auto"/>
          </w:tcPr>
          <w:p w14:paraId="177605DF" w14:textId="77777777" w:rsidR="00BE79A5" w:rsidRPr="005223F4" w:rsidRDefault="00BE79A5" w:rsidP="00A91670">
            <w:r w:rsidRPr="005223F4">
              <w:t>false</w:t>
            </w:r>
          </w:p>
        </w:tc>
        <w:tc>
          <w:tcPr>
            <w:tcW w:w="3447" w:type="dxa"/>
            <w:gridSpan w:val="3"/>
            <w:shd w:val="clear" w:color="auto" w:fill="auto"/>
          </w:tcPr>
          <w:p w14:paraId="25CBEFCA" w14:textId="527B0686" w:rsidR="00BE79A5" w:rsidRPr="005223F4" w:rsidRDefault="00BE79A5" w:rsidP="00A91670">
            <w:del w:id="20409" w:author="mbeckerle" w:date="2012-04-22T23:29:00Z">
              <w:r w:rsidRPr="005223F4" w:rsidDel="00EB3915">
                <w:delText>schema definition error</w:delText>
              </w:r>
            </w:del>
            <w:ins w:id="20410" w:author="mbeckerle" w:date="2012-04-22T23:37:00Z">
              <w:r w:rsidR="002B57B7">
                <w:t>schema definition</w:t>
              </w:r>
            </w:ins>
            <w:ins w:id="20411" w:author="mbeckerle" w:date="2012-04-22T23:29:00Z">
              <w:r w:rsidR="00EB3915">
                <w:t xml:space="preserve"> error</w:t>
              </w:r>
            </w:ins>
            <w:r w:rsidRPr="005223F4">
              <w:t xml:space="preserve"> – undefined variable</w:t>
            </w:r>
          </w:p>
        </w:tc>
      </w:tr>
      <w:tr w:rsidR="00BE79A5" w:rsidRPr="005223F4" w14:paraId="0572AE9E" w14:textId="77777777" w:rsidTr="00EB3915">
        <w:tc>
          <w:tcPr>
            <w:tcW w:w="2073" w:type="dxa"/>
            <w:vMerge/>
            <w:shd w:val="clear" w:color="auto" w:fill="auto"/>
          </w:tcPr>
          <w:p w14:paraId="6B1F8694" w14:textId="77777777" w:rsidR="00BE79A5" w:rsidRPr="005223F4" w:rsidRDefault="00BE79A5" w:rsidP="00A91670"/>
        </w:tc>
        <w:tc>
          <w:tcPr>
            <w:tcW w:w="1059" w:type="dxa"/>
            <w:shd w:val="clear" w:color="auto" w:fill="auto"/>
          </w:tcPr>
          <w:p w14:paraId="337AD1DB" w14:textId="4064B985" w:rsidR="00BE79A5" w:rsidRPr="005223F4" w:rsidRDefault="00BE79A5" w:rsidP="00A91670">
            <w:del w:id="20412" w:author="mbeckerle" w:date="2012-04-22T23:36:00Z">
              <w:r w:rsidRPr="005223F4" w:rsidDel="002B57B7">
                <w:delText>false</w:delText>
              </w:r>
            </w:del>
            <w:ins w:id="20413" w:author="mbeckerle" w:date="2012-04-22T23:36:00Z">
              <w:r w:rsidR="002B57B7">
                <w:t>any</w:t>
              </w:r>
            </w:ins>
          </w:p>
        </w:tc>
        <w:tc>
          <w:tcPr>
            <w:tcW w:w="1230" w:type="dxa"/>
            <w:shd w:val="clear" w:color="auto" w:fill="auto"/>
          </w:tcPr>
          <w:p w14:paraId="09D17C3A" w14:textId="37363786" w:rsidR="00BE79A5" w:rsidRPr="005223F4" w:rsidRDefault="00BE79A5" w:rsidP="00A91670">
            <w:del w:id="20414" w:author="mbeckerle" w:date="2012-04-22T23:36:00Z">
              <w:r w:rsidRPr="005223F4" w:rsidDel="002B57B7">
                <w:delText>false</w:delText>
              </w:r>
            </w:del>
            <w:ins w:id="20415" w:author="mbeckerle" w:date="2012-04-22T23:36:00Z">
              <w:r w:rsidR="002B57B7">
                <w:t>any</w:t>
              </w:r>
            </w:ins>
          </w:p>
        </w:tc>
        <w:tc>
          <w:tcPr>
            <w:tcW w:w="1047" w:type="dxa"/>
            <w:shd w:val="clear" w:color="auto" w:fill="auto"/>
          </w:tcPr>
          <w:p w14:paraId="4497835A" w14:textId="77777777" w:rsidR="00BE79A5" w:rsidRPr="005223F4" w:rsidRDefault="00BE79A5" w:rsidP="00A91670">
            <w:r w:rsidRPr="005223F4">
              <w:t>true</w:t>
            </w:r>
          </w:p>
        </w:tc>
        <w:tc>
          <w:tcPr>
            <w:tcW w:w="1059" w:type="dxa"/>
            <w:shd w:val="clear" w:color="auto" w:fill="auto"/>
          </w:tcPr>
          <w:p w14:paraId="0396FC13" w14:textId="77777777" w:rsidR="00BE79A5" w:rsidRPr="005223F4" w:rsidRDefault="00BE79A5" w:rsidP="00A91670">
            <w:r w:rsidRPr="005223F4">
              <w:t>false</w:t>
            </w:r>
          </w:p>
        </w:tc>
        <w:tc>
          <w:tcPr>
            <w:tcW w:w="1230" w:type="dxa"/>
            <w:shd w:val="clear" w:color="auto" w:fill="auto"/>
          </w:tcPr>
          <w:p w14:paraId="5251195A" w14:textId="77777777" w:rsidR="00BE79A5" w:rsidRPr="005223F4" w:rsidRDefault="00BE79A5" w:rsidP="00A91670">
            <w:r w:rsidRPr="005223F4">
              <w:t>true (value is returned)</w:t>
            </w:r>
          </w:p>
        </w:tc>
        <w:tc>
          <w:tcPr>
            <w:tcW w:w="1158" w:type="dxa"/>
            <w:shd w:val="clear" w:color="auto" w:fill="auto"/>
          </w:tcPr>
          <w:p w14:paraId="0C46713B" w14:textId="77777777" w:rsidR="00BE79A5" w:rsidRPr="005223F4" w:rsidRDefault="00BE79A5" w:rsidP="00A91670">
            <w:r w:rsidRPr="005223F4">
              <w:t>true</w:t>
            </w:r>
          </w:p>
        </w:tc>
      </w:tr>
    </w:tbl>
    <w:p w14:paraId="44CE217E" w14:textId="77777777" w:rsidR="00BE79A5" w:rsidRPr="005223F4" w:rsidRDefault="002C6D29" w:rsidP="002C6D29">
      <w:pPr>
        <w:pStyle w:val="Caption"/>
      </w:pPr>
      <w:r>
        <w:t xml:space="preserve">Table </w:t>
      </w:r>
      <w:fldSimple w:instr=" SEQ Table \* ARABIC ">
        <w:ins w:id="20416" w:author="mbeckerle" w:date="2013-07-10T14:54:00Z">
          <w:r w:rsidR="008B68D7">
            <w:rPr>
              <w:noProof/>
            </w:rPr>
            <w:t>24</w:t>
          </w:r>
        </w:ins>
        <w:del w:id="20417" w:author="mbeckerle" w:date="2013-07-10T14:51:00Z">
          <w:r w:rsidR="00D04199" w:rsidDel="00D9274F">
            <w:rPr>
              <w:noProof/>
            </w:rPr>
            <w:delText>25</w:delText>
          </w:r>
        </w:del>
      </w:fldSimple>
      <w:r>
        <w:rPr>
          <w:noProof/>
          <w:lang w:val="en-GB"/>
        </w:rPr>
        <w:t xml:space="preserve"> </w:t>
      </w:r>
      <w:r w:rsidRPr="00C82426">
        <w:rPr>
          <w:noProof/>
          <w:lang w:val="en-GB"/>
        </w:rPr>
        <w:t>Variable memory states.</w:t>
      </w:r>
      <w:r>
        <w:t xml:space="preserve"> </w:t>
      </w:r>
    </w:p>
    <w:p w14:paraId="32E7BDB5" w14:textId="77777777" w:rsidR="00BE79A5" w:rsidRPr="005223F4" w:rsidRDefault="00BE79A5" w:rsidP="00BE79A5">
      <w:r w:rsidRPr="005223F4">
        <w:t>The above table describes a set of rules which might be abbreviated as:</w:t>
      </w:r>
    </w:p>
    <w:p w14:paraId="7F65A7E9" w14:textId="77777777" w:rsidR="00BE79A5" w:rsidRPr="005223F4" w:rsidRDefault="00BE79A5" w:rsidP="00BE79A5">
      <w:pPr>
        <w:numPr>
          <w:ilvl w:val="0"/>
          <w:numId w:val="16"/>
        </w:numPr>
      </w:pPr>
      <w:r w:rsidRPr="005223F4">
        <w:t>write once, read many</w:t>
      </w:r>
    </w:p>
    <w:p w14:paraId="79E789B5" w14:textId="77777777" w:rsidR="00BE79A5" w:rsidRPr="005223F4" w:rsidRDefault="00BE79A5" w:rsidP="00BE79A5">
      <w:pPr>
        <w:numPr>
          <w:ilvl w:val="0"/>
          <w:numId w:val="16"/>
        </w:numPr>
      </w:pPr>
      <w:r w:rsidRPr="005223F4">
        <w:t>no write after the value has been read</w:t>
      </w:r>
    </w:p>
    <w:p w14:paraId="429ACC88" w14:textId="77777777" w:rsidR="00BE79A5" w:rsidRPr="005223F4" w:rsidRDefault="00BE79A5" w:rsidP="00BE79A5">
      <w:r w:rsidRPr="005223F4">
        <w:t>An exception to this behavior occurs whenever the DFDL processor backtracks because it is processing multiple arms of a choice or as a result of speculative parsing. In this case the variable state is also rewound.</w:t>
      </w:r>
    </w:p>
    <w:p w14:paraId="47A546E9" w14:textId="77777777" w:rsidR="00BE79A5" w:rsidRPr="005223F4" w:rsidRDefault="00BE79A5" w:rsidP="00BE79A5">
      <w:r w:rsidRPr="005223F4">
        <w:t>It is a schema definition error if</w:t>
      </w:r>
      <w:r w:rsidR="00C9289B">
        <w:t xml:space="preserve"> a dfdl:setVariable </w:t>
      </w:r>
      <w:r w:rsidRPr="005223F4">
        <w:t>or a variable reference occurs and there is no corresponding variable name defined by a dfdl:defineVariable annotation.</w:t>
      </w:r>
    </w:p>
    <w:p w14:paraId="2A9E39C1" w14:textId="77777777" w:rsidR="00BE79A5" w:rsidRPr="005223F4" w:rsidRDefault="00BE79A5" w:rsidP="00BE79A5">
      <w:r w:rsidRPr="005223F4">
        <w:t xml:space="preserve">It is a schema definition error if </w:t>
      </w:r>
      <w:r w:rsidR="00C9289B">
        <w:t xml:space="preserve">a dfdl:setVariable </w:t>
      </w:r>
      <w:r w:rsidRPr="005223F4">
        <w:t>provides a value of incorrect type which does not correspond to the type specified by the</w:t>
      </w:r>
      <w:r w:rsidR="00C9289B">
        <w:t xml:space="preserve"> dfdl:defineVariable</w:t>
      </w:r>
      <w:r w:rsidRPr="005223F4">
        <w:t xml:space="preserve">. </w:t>
      </w:r>
    </w:p>
    <w:p w14:paraId="131A642D" w14:textId="77777777" w:rsidR="00BE79A5" w:rsidRDefault="00BE79A5" w:rsidP="00BE79A5">
      <w:pPr>
        <w:rPr>
          <w:ins w:id="20418" w:author="mbeckerle" w:date="2012-04-22T23:38:00Z"/>
        </w:rPr>
      </w:pPr>
      <w:r w:rsidRPr="005223F4">
        <w:t>It is a schema definition error if a variable reference in an expression is able to return a value of incorrect type for the evaluation of that expression. That is, DFDL - including the expressions contained in it - is a statically type-checkable language. DFDL implementations may issue these schema definition errors prior to processing time.</w:t>
      </w:r>
    </w:p>
    <w:p w14:paraId="54B61B8B" w14:textId="56C29F90" w:rsidR="002B57B7" w:rsidRPr="005223F4" w:rsidRDefault="002B57B7" w:rsidP="00BE79A5">
      <w:ins w:id="20419" w:author="mbeckerle" w:date="2012-04-22T23:38:00Z">
        <w:r>
          <w:t>Even if the errors are detected at processing time, the errors associated with write-after-read, and double-write are schema definition errors because they indicate the schema is not properly designed to use variables consist</w:t>
        </w:r>
      </w:ins>
      <w:ins w:id="20420" w:author="mbeckerle" w:date="2012-04-22T23:39:00Z">
        <w:r>
          <w:t xml:space="preserve">ent with their single-assignment behavior. </w:t>
        </w:r>
      </w:ins>
    </w:p>
    <w:p w14:paraId="7681DBA0" w14:textId="77777777" w:rsidR="004676F8" w:rsidRPr="005223F4" w:rsidRDefault="004676F8" w:rsidP="006E4FE8">
      <w:pPr>
        <w:pStyle w:val="Heading2"/>
      </w:pPr>
      <w:bookmarkStart w:id="20421" w:name="_Toc199516270"/>
      <w:bookmarkStart w:id="20422" w:name="_Toc194983946"/>
      <w:bookmarkStart w:id="20423" w:name="_Toc243112799"/>
      <w:bookmarkStart w:id="20424" w:name="_Toc349042862"/>
      <w:bookmarkStart w:id="20425" w:name="_Toc362453591"/>
      <w:bookmarkStart w:id="20426" w:name="_Toc199516272"/>
      <w:bookmarkStart w:id="20427" w:name="_Toc194983948"/>
      <w:bookmarkStart w:id="20428" w:name="_Toc243112801"/>
      <w:r w:rsidRPr="005223F4">
        <w:t>General Syntax</w:t>
      </w:r>
      <w:bookmarkEnd w:id="20421"/>
      <w:bookmarkEnd w:id="20422"/>
      <w:bookmarkEnd w:id="20423"/>
      <w:bookmarkEnd w:id="20424"/>
      <w:bookmarkEnd w:id="20425"/>
    </w:p>
    <w:p w14:paraId="6ED37BB0" w14:textId="77777777" w:rsidR="004676F8" w:rsidRPr="007C0867" w:rsidRDefault="004676F8" w:rsidP="003F35ED">
      <w:r w:rsidRPr="00EA0EB7">
        <w:t>DFDL expressions follow the XPath 2.0 syntax</w:t>
      </w:r>
      <w:r w:rsidRPr="003B7497">
        <w:t xml:space="preserve"> rules but are always enclosed in curly braces “{“ and “}”. </w:t>
      </w:r>
    </w:p>
    <w:p w14:paraId="423D04CD" w14:textId="77777777" w:rsidR="004676F8" w:rsidRPr="00710BA1" w:rsidRDefault="004676F8">
      <w:commentRangeStart w:id="20429"/>
      <w:r w:rsidRPr="00710BA1">
        <w:t xml:space="preserve">When </w:t>
      </w:r>
      <w:del w:id="20430" w:author="Steve Hanson" w:date="2012-02-24T11:36:00Z">
        <w:r w:rsidRPr="00710BA1" w:rsidDel="006A53D2">
          <w:delText xml:space="preserve">expressions are used for </w:delText>
        </w:r>
      </w:del>
      <w:r w:rsidRPr="00710BA1">
        <w:t xml:space="preserve">a property </w:t>
      </w:r>
      <w:del w:id="20431" w:author="Steve Hanson" w:date="2012-02-24T11:36:00Z">
        <w:r w:rsidRPr="00710BA1" w:rsidDel="006A53D2">
          <w:delText xml:space="preserve">which </w:delText>
        </w:r>
      </w:del>
      <w:r w:rsidRPr="00710BA1">
        <w:t xml:space="preserve">accepts </w:t>
      </w:r>
      <w:ins w:id="20432" w:author="Steve Hanson" w:date="2012-02-24T11:35:00Z">
        <w:r w:rsidR="006A53D2" w:rsidRPr="00710BA1">
          <w:t xml:space="preserve">either </w:t>
        </w:r>
      </w:ins>
      <w:r w:rsidRPr="00710BA1">
        <w:t xml:space="preserve">a </w:t>
      </w:r>
      <w:ins w:id="20433" w:author="Steve Hanson" w:date="2012-02-24T11:35:00Z">
        <w:r w:rsidR="006A53D2" w:rsidRPr="00710BA1">
          <w:t xml:space="preserve">DFDL </w:t>
        </w:r>
      </w:ins>
      <w:r w:rsidRPr="00710BA1">
        <w:t xml:space="preserve">string literal </w:t>
      </w:r>
      <w:ins w:id="20434" w:author="Steve Hanson" w:date="2012-02-24T11:36:00Z">
        <w:r w:rsidR="006A53D2" w:rsidRPr="00710BA1">
          <w:t xml:space="preserve">or a DFDL expression, </w:t>
        </w:r>
      </w:ins>
      <w:ins w:id="20435" w:author="Steve Hanson" w:date="2012-02-24T11:37:00Z">
        <w:r w:rsidR="006A53D2" w:rsidRPr="00710BA1">
          <w:t xml:space="preserve">and the value is a string literal starting with </w:t>
        </w:r>
      </w:ins>
      <w:ins w:id="20436" w:author="Steve Hanson" w:date="2012-02-24T11:38:00Z">
        <w:r w:rsidR="006A53D2" w:rsidRPr="00710BA1">
          <w:t xml:space="preserve">a </w:t>
        </w:r>
      </w:ins>
      <w:ins w:id="20437" w:author="Steve Hanson" w:date="2012-02-24T11:37:00Z">
        <w:r w:rsidR="006A53D2" w:rsidRPr="00710BA1">
          <w:t>“{“</w:t>
        </w:r>
      </w:ins>
      <w:ins w:id="20438" w:author="Steve Hanson" w:date="2012-02-24T11:38:00Z">
        <w:r w:rsidR="006A53D2" w:rsidRPr="00710BA1">
          <w:t xml:space="preserve"> character</w:t>
        </w:r>
      </w:ins>
      <w:ins w:id="20439" w:author="Steve Hanson" w:date="2012-02-24T11:37:00Z">
        <w:r w:rsidR="006A53D2" w:rsidRPr="00710BA1">
          <w:t xml:space="preserve">, </w:t>
        </w:r>
      </w:ins>
      <w:r w:rsidRPr="00710BA1">
        <w:t>then “{{“</w:t>
      </w:r>
      <w:ins w:id="20440" w:author="Steve Hanson" w:date="2012-02-24T11:35:00Z">
        <w:r w:rsidR="006A53D2" w:rsidRPr="00710BA1">
          <w:t>must</w:t>
        </w:r>
      </w:ins>
      <w:del w:id="20441" w:author="Steve Hanson" w:date="2012-02-24T11:35:00Z">
        <w:r w:rsidRPr="00710BA1" w:rsidDel="006A53D2">
          <w:delText>should</w:delText>
        </w:r>
      </w:del>
      <w:r w:rsidRPr="00710BA1">
        <w:t xml:space="preserve"> be used to escape </w:t>
      </w:r>
      <w:ins w:id="20442" w:author="Steve Hanson" w:date="2012-02-24T11:38:00Z">
        <w:r w:rsidR="006A53D2" w:rsidRPr="00710BA1">
          <w:t>the</w:t>
        </w:r>
      </w:ins>
      <w:del w:id="20443" w:author="Steve Hanson" w:date="2012-02-24T11:38:00Z">
        <w:r w:rsidRPr="00710BA1" w:rsidDel="006A53D2">
          <w:delText xml:space="preserve">when a </w:delText>
        </w:r>
      </w:del>
      <w:ins w:id="20444" w:author="Steve Hanson" w:date="2012-02-24T11:38:00Z">
        <w:r w:rsidR="006A53D2" w:rsidRPr="00710BA1">
          <w:t xml:space="preserve"> </w:t>
        </w:r>
      </w:ins>
      <w:r w:rsidRPr="00710BA1">
        <w:t>“{“</w:t>
      </w:r>
      <w:ins w:id="20445" w:author="Steve Hanson" w:date="2012-02-24T11:38:00Z">
        <w:r w:rsidR="006A53D2" w:rsidRPr="00710BA1">
          <w:t xml:space="preserve"> character</w:t>
        </w:r>
      </w:ins>
      <w:del w:id="20446" w:author="Steve Hanson" w:date="2012-02-24T11:38:00Z">
        <w:r w:rsidRPr="00710BA1" w:rsidDel="006A53D2">
          <w:delText>is required as a character</w:delText>
        </w:r>
      </w:del>
      <w:r w:rsidRPr="00710BA1">
        <w:t>.</w:t>
      </w:r>
      <w:commentRangeEnd w:id="20429"/>
      <w:r w:rsidR="006A53D2" w:rsidRPr="003F35ED">
        <w:commentReference w:id="20429"/>
      </w:r>
    </w:p>
    <w:p w14:paraId="39EDFBAC" w14:textId="77777777" w:rsidR="00557DF4" w:rsidRPr="00710BA1" w:rsidRDefault="00557DF4">
      <w:pPr>
        <w:rPr>
          <w:ins w:id="20447" w:author="Steve Hanson" w:date="2012-02-29T12:17:00Z"/>
        </w:rPr>
      </w:pPr>
      <w:commentRangeStart w:id="20448"/>
      <w:ins w:id="20449" w:author="Steve Hanson" w:date="2012-02-29T12:17:00Z">
        <w:r w:rsidRPr="00710BA1">
          <w:t xml:space="preserve">The </w:t>
        </w:r>
      </w:ins>
      <w:ins w:id="20450" w:author="Steve Hanson" w:date="2012-02-29T12:18:00Z">
        <w:r w:rsidRPr="00710BA1">
          <w:t>syntax “{}” is a schema definition error as it results in an empty XPath 2.0 expression</w:t>
        </w:r>
      </w:ins>
      <w:ins w:id="20451" w:author="Steve Hanson" w:date="2012-02-29T12:19:00Z">
        <w:r w:rsidRPr="00710BA1">
          <w:t xml:space="preserve"> which is not legal</w:t>
        </w:r>
      </w:ins>
      <w:ins w:id="20452" w:author="Steve Hanson" w:date="2012-02-29T12:18:00Z">
        <w:r w:rsidRPr="00710BA1">
          <w:t>.</w:t>
        </w:r>
      </w:ins>
      <w:ins w:id="20453" w:author="Steve Hanson" w:date="2012-02-29T12:19:00Z">
        <w:r w:rsidRPr="00710BA1">
          <w:t xml:space="preserve"> It is not</w:t>
        </w:r>
      </w:ins>
      <w:ins w:id="20454" w:author="Steve Hanson" w:date="2012-02-29T12:20:00Z">
        <w:r w:rsidRPr="00710BA1">
          <w:t xml:space="preserve"> the equivalent of setting the property to empty string.</w:t>
        </w:r>
        <w:commentRangeEnd w:id="20448"/>
        <w:r w:rsidRPr="003F35ED">
          <w:commentReference w:id="20448"/>
        </w:r>
      </w:ins>
    </w:p>
    <w:p w14:paraId="79DCCF18" w14:textId="0BAB68B4" w:rsidR="00557DF4" w:rsidRPr="00710BA1" w:rsidDel="00220DFE" w:rsidRDefault="00557DF4">
      <w:pPr>
        <w:rPr>
          <w:ins w:id="20455" w:author="Steve Hanson" w:date="2012-02-29T12:20:00Z"/>
          <w:del w:id="20456" w:author="mbeckerle" w:date="2012-04-22T21:24:00Z"/>
        </w:rPr>
      </w:pPr>
    </w:p>
    <w:p w14:paraId="2701D537" w14:textId="77777777" w:rsidR="004676F8" w:rsidRPr="00710BA1" w:rsidRDefault="004676F8">
      <w:r w:rsidRPr="00710BA1">
        <w:t>Examples</w:t>
      </w:r>
    </w:p>
    <w:p w14:paraId="0C5D5E73" w14:textId="49DC6F06" w:rsidR="00351163" w:rsidRPr="005223F4" w:rsidDel="00220DFE" w:rsidRDefault="00351163" w:rsidP="004676F8">
      <w:pPr>
        <w:rPr>
          <w:del w:id="20457" w:author="mbeckerle" w:date="2012-04-22T21:24:00Z"/>
        </w:rPr>
      </w:pPr>
    </w:p>
    <w:p w14:paraId="74FD0F7B" w14:textId="77777777" w:rsidR="00351163" w:rsidRPr="005223F4" w:rsidRDefault="00351163" w:rsidP="00351163">
      <w:pPr>
        <w:pStyle w:val="XMLExcerpt"/>
        <w:rPr>
          <w:lang w:val="en-US"/>
        </w:rPr>
      </w:pPr>
      <w:r w:rsidRPr="005223F4">
        <w:rPr>
          <w:lang w:val="en-US"/>
        </w:rPr>
        <w:t>{ /book/title }</w:t>
      </w:r>
    </w:p>
    <w:p w14:paraId="2B47DA3F" w14:textId="77777777" w:rsidR="00351163" w:rsidRPr="005223F4" w:rsidRDefault="00351163" w:rsidP="00351163">
      <w:pPr>
        <w:pStyle w:val="XMLExcerpt"/>
        <w:rPr>
          <w:lang w:val="en-US"/>
        </w:rPr>
      </w:pPr>
      <w:r w:rsidRPr="005223F4">
        <w:rPr>
          <w:lang w:val="en-US"/>
        </w:rPr>
        <w:t>{ $x+2 }</w:t>
      </w:r>
    </w:p>
    <w:p w14:paraId="7E8C6066" w14:textId="77777777" w:rsidR="00351163" w:rsidRPr="005223F4" w:rsidDel="006A53D2" w:rsidRDefault="00351163" w:rsidP="00351163">
      <w:pPr>
        <w:pStyle w:val="XMLExcerpt"/>
        <w:rPr>
          <w:del w:id="20458" w:author="Steve Hanson" w:date="2012-02-24T11:34:00Z"/>
          <w:lang w:val="en-US"/>
        </w:rPr>
      </w:pPr>
      <w:r w:rsidRPr="005223F4">
        <w:rPr>
          <w:lang w:val="en-US"/>
        </w:rPr>
        <w:t xml:space="preserve">{ </w:t>
      </w:r>
      <w:r w:rsidRPr="005223F4">
        <w:rPr>
          <w:rFonts w:eastAsia="MS Mincho"/>
          <w:color w:val="000000"/>
          <w:lang w:val="en-US" w:eastAsia="ja-JP" w:bidi="he-IL"/>
        </w:rPr>
        <w:t xml:space="preserve">if (fn:exists(../field1))  then 1 else 0 </w:t>
      </w:r>
      <w:r w:rsidRPr="005223F4">
        <w:rPr>
          <w:lang w:val="en-US"/>
        </w:rPr>
        <w:t xml:space="preserve"> }   </w:t>
      </w:r>
    </w:p>
    <w:p w14:paraId="6A5B2E20" w14:textId="77777777" w:rsidR="00351163" w:rsidRPr="005223F4" w:rsidDel="006A53D2" w:rsidRDefault="00351163" w:rsidP="00351163">
      <w:pPr>
        <w:pStyle w:val="XMLExcerpt"/>
        <w:rPr>
          <w:del w:id="20459" w:author="Steve Hanson" w:date="2012-02-24T11:34:00Z"/>
          <w:lang w:val="en-US"/>
        </w:rPr>
      </w:pPr>
    </w:p>
    <w:p w14:paraId="4705723E" w14:textId="77777777" w:rsidR="004676F8" w:rsidRPr="005223F4" w:rsidRDefault="004676F8" w:rsidP="00351163">
      <w:pPr>
        <w:pStyle w:val="XMLExcerpt"/>
        <w:rPr>
          <w:lang w:val="en-US"/>
        </w:rPr>
      </w:pPr>
    </w:p>
    <w:p w14:paraId="36FC8E97" w14:textId="289C0469" w:rsidR="006A53D2" w:rsidDel="00220DFE" w:rsidRDefault="006A53D2">
      <w:pPr>
        <w:rPr>
          <w:ins w:id="20460" w:author="Steve Hanson" w:date="2012-02-24T11:34:00Z"/>
          <w:del w:id="20461" w:author="mbeckerle" w:date="2012-04-22T21:24:00Z"/>
        </w:rPr>
      </w:pPr>
    </w:p>
    <w:p w14:paraId="0318EB80" w14:textId="520ABBC0" w:rsidR="00710BA1" w:rsidRPr="003F35ED" w:rsidRDefault="00872A3C" w:rsidP="003F35ED">
      <w:pPr>
        <w:rPr>
          <w:ins w:id="20462" w:author="mbeckerle" w:date="2012-04-12T17:13:00Z"/>
        </w:rPr>
      </w:pPr>
      <w:ins w:id="20463" w:author="mbeckerle" w:date="2012-03-24T18:07:00Z">
        <w:r w:rsidRPr="003F35ED">
          <w:t>The</w:t>
        </w:r>
        <w:r w:rsidRPr="003F35ED">
          <w:rPr>
            <w:rFonts w:eastAsia="Arial"/>
          </w:rPr>
          <w:t xml:space="preserve"> </w:t>
        </w:r>
        <w:r w:rsidRPr="003F35ED">
          <w:t>result</w:t>
        </w:r>
        <w:r w:rsidRPr="003F35ED">
          <w:rPr>
            <w:rFonts w:eastAsia="Arial"/>
          </w:rPr>
          <w:t xml:space="preserve"> </w:t>
        </w:r>
        <w:r w:rsidRPr="003F35ED">
          <w:t>of</w:t>
        </w:r>
        <w:r w:rsidRPr="003F35ED">
          <w:rPr>
            <w:rFonts w:eastAsia="Arial"/>
          </w:rPr>
          <w:t xml:space="preserve"> </w:t>
        </w:r>
        <w:r w:rsidRPr="003F35ED">
          <w:t>evaluating</w:t>
        </w:r>
        <w:r w:rsidRPr="003F35ED">
          <w:rPr>
            <w:rFonts w:eastAsia="Arial"/>
          </w:rPr>
          <w:t xml:space="preserve"> </w:t>
        </w:r>
        <w:r w:rsidRPr="003F35ED">
          <w:t>the</w:t>
        </w:r>
        <w:r w:rsidRPr="003F35ED">
          <w:rPr>
            <w:rFonts w:eastAsia="Arial"/>
          </w:rPr>
          <w:t xml:space="preserve"> </w:t>
        </w:r>
        <w:r w:rsidRPr="003F35ED">
          <w:t>expression</w:t>
        </w:r>
        <w:r w:rsidRPr="003F35ED">
          <w:rPr>
            <w:rFonts w:eastAsia="Arial"/>
          </w:rPr>
          <w:t xml:space="preserve"> </w:t>
        </w:r>
        <w:r w:rsidRPr="003F35ED">
          <w:t>must</w:t>
        </w:r>
        <w:r w:rsidRPr="003F35ED">
          <w:rPr>
            <w:rFonts w:eastAsia="Arial"/>
          </w:rPr>
          <w:t xml:space="preserve"> </w:t>
        </w:r>
        <w:r w:rsidRPr="003F35ED">
          <w:t>be</w:t>
        </w:r>
        <w:r w:rsidRPr="003F35ED">
          <w:rPr>
            <w:rFonts w:eastAsia="Arial"/>
          </w:rPr>
          <w:t xml:space="preserve"> </w:t>
        </w:r>
        <w:r w:rsidRPr="003F35ED">
          <w:t>a</w:t>
        </w:r>
        <w:r w:rsidRPr="003F35ED">
          <w:rPr>
            <w:rFonts w:eastAsia="Arial"/>
          </w:rPr>
          <w:t xml:space="preserve"> </w:t>
        </w:r>
        <w:r w:rsidRPr="003F35ED">
          <w:t>single</w:t>
        </w:r>
        <w:r w:rsidRPr="003F35ED">
          <w:rPr>
            <w:rFonts w:eastAsia="Arial"/>
          </w:rPr>
          <w:t xml:space="preserve"> </w:t>
        </w:r>
        <w:r w:rsidRPr="003F35ED">
          <w:t>atomic</w:t>
        </w:r>
        <w:r w:rsidRPr="003F35ED">
          <w:rPr>
            <w:rFonts w:eastAsia="Arial"/>
          </w:rPr>
          <w:t xml:space="preserve"> </w:t>
        </w:r>
        <w:r w:rsidRPr="003F35ED">
          <w:t>value</w:t>
        </w:r>
        <w:r w:rsidRPr="003F35ED">
          <w:rPr>
            <w:rFonts w:eastAsia="Arial"/>
          </w:rPr>
          <w:t xml:space="preserve"> </w:t>
        </w:r>
        <w:r w:rsidRPr="003F35ED">
          <w:t>of</w:t>
        </w:r>
        <w:r w:rsidRPr="003F35ED">
          <w:rPr>
            <w:rFonts w:eastAsia="Arial"/>
          </w:rPr>
          <w:t xml:space="preserve"> </w:t>
        </w:r>
        <w:r w:rsidRPr="003F35ED">
          <w:t>the</w:t>
        </w:r>
        <w:r w:rsidRPr="003F35ED">
          <w:rPr>
            <w:rFonts w:eastAsia="Arial"/>
          </w:rPr>
          <w:t xml:space="preserve"> </w:t>
        </w:r>
        <w:r w:rsidRPr="003F35ED">
          <w:t>type</w:t>
        </w:r>
        <w:r w:rsidRPr="003F35ED">
          <w:rPr>
            <w:rFonts w:eastAsia="Arial"/>
          </w:rPr>
          <w:t xml:space="preserve"> </w:t>
        </w:r>
        <w:r w:rsidRPr="003F35ED">
          <w:t>expected</w:t>
        </w:r>
        <w:r w:rsidRPr="003F35ED">
          <w:rPr>
            <w:rFonts w:eastAsia="Arial"/>
          </w:rPr>
          <w:t xml:space="preserve"> </w:t>
        </w:r>
        <w:r w:rsidRPr="003F35ED">
          <w:t>by</w:t>
        </w:r>
        <w:r w:rsidRPr="003F35ED">
          <w:rPr>
            <w:rFonts w:eastAsia="Arial"/>
          </w:rPr>
          <w:t xml:space="preserve"> </w:t>
        </w:r>
        <w:r w:rsidRPr="003F35ED">
          <w:t>the</w:t>
        </w:r>
        <w:r w:rsidRPr="003F35ED">
          <w:rPr>
            <w:rFonts w:eastAsia="Arial"/>
          </w:rPr>
          <w:t xml:space="preserve"> </w:t>
        </w:r>
        <w:r w:rsidRPr="003F35ED">
          <w:t>context,</w:t>
        </w:r>
        <w:r w:rsidRPr="003F35ED">
          <w:rPr>
            <w:rFonts w:eastAsia="Arial"/>
          </w:rPr>
          <w:t xml:space="preserve"> </w:t>
        </w:r>
        <w:r w:rsidRPr="003F35ED">
          <w:t>and</w:t>
        </w:r>
        <w:r w:rsidRPr="003F35ED">
          <w:rPr>
            <w:rFonts w:eastAsia="Arial"/>
          </w:rPr>
          <w:t xml:space="preserve"> </w:t>
        </w:r>
        <w:r w:rsidRPr="003F35ED">
          <w:t>it</w:t>
        </w:r>
        <w:r w:rsidRPr="003F35ED">
          <w:rPr>
            <w:rFonts w:eastAsia="Arial"/>
          </w:rPr>
          <w:t xml:space="preserve"> </w:t>
        </w:r>
        <w:r w:rsidRPr="003F35ED">
          <w:t>is</w:t>
        </w:r>
        <w:r w:rsidRPr="003F35ED">
          <w:rPr>
            <w:rFonts w:eastAsia="Arial"/>
          </w:rPr>
          <w:t xml:space="preserve"> </w:t>
        </w:r>
        <w:r w:rsidRPr="003F35ED">
          <w:t>a</w:t>
        </w:r>
        <w:r w:rsidRPr="003F35ED">
          <w:rPr>
            <w:rFonts w:eastAsia="Arial"/>
          </w:rPr>
          <w:t xml:space="preserve"> </w:t>
        </w:r>
        <w:r w:rsidRPr="003F35ED">
          <w:t>schema</w:t>
        </w:r>
        <w:r w:rsidRPr="003F35ED">
          <w:rPr>
            <w:rFonts w:eastAsia="Arial"/>
          </w:rPr>
          <w:t xml:space="preserve"> </w:t>
        </w:r>
        <w:r w:rsidRPr="003F35ED">
          <w:t>definition</w:t>
        </w:r>
        <w:r w:rsidRPr="003F35ED">
          <w:rPr>
            <w:rFonts w:eastAsia="Arial"/>
          </w:rPr>
          <w:t xml:space="preserve"> </w:t>
        </w:r>
        <w:r w:rsidRPr="003F35ED">
          <w:t>error</w:t>
        </w:r>
        <w:r w:rsidRPr="003F35ED">
          <w:rPr>
            <w:rFonts w:eastAsia="Arial"/>
          </w:rPr>
          <w:t xml:space="preserve"> </w:t>
        </w:r>
        <w:r w:rsidRPr="003F35ED">
          <w:t>otherwise.</w:t>
        </w:r>
        <w:r w:rsidRPr="003F35ED">
          <w:rPr>
            <w:rFonts w:eastAsia="Arial"/>
          </w:rPr>
          <w:t xml:space="preserve"> </w:t>
        </w:r>
        <w:r w:rsidRPr="003F35ED">
          <w:t>Some</w:t>
        </w:r>
        <w:r w:rsidRPr="003F35ED">
          <w:rPr>
            <w:rFonts w:eastAsia="Arial"/>
          </w:rPr>
          <w:t xml:space="preserve"> </w:t>
        </w:r>
        <w:r w:rsidRPr="003F35ED">
          <w:t>XPath</w:t>
        </w:r>
        <w:r w:rsidRPr="003F35ED">
          <w:rPr>
            <w:rFonts w:eastAsia="Arial"/>
          </w:rPr>
          <w:t xml:space="preserve"> </w:t>
        </w:r>
        <w:r w:rsidRPr="003F35ED">
          <w:t>expressions</w:t>
        </w:r>
        <w:r w:rsidRPr="003F35ED">
          <w:rPr>
            <w:rFonts w:eastAsia="Arial"/>
          </w:rPr>
          <w:t xml:space="preserve"> </w:t>
        </w:r>
        <w:r w:rsidRPr="003F35ED">
          <w:t>naturally</w:t>
        </w:r>
        <w:r w:rsidRPr="003F35ED">
          <w:rPr>
            <w:rFonts w:eastAsia="Arial"/>
          </w:rPr>
          <w:t xml:space="preserve"> </w:t>
        </w:r>
        <w:r w:rsidRPr="003F35ED">
          <w:t>return</w:t>
        </w:r>
        <w:r w:rsidRPr="003F35ED">
          <w:rPr>
            <w:rFonts w:eastAsia="Arial"/>
          </w:rPr>
          <w:t xml:space="preserve"> </w:t>
        </w:r>
        <w:r w:rsidRPr="003F35ED">
          <w:t>a</w:t>
        </w:r>
        <w:r w:rsidRPr="003F35ED">
          <w:rPr>
            <w:rFonts w:eastAsia="Arial"/>
          </w:rPr>
          <w:t xml:space="preserve"> </w:t>
        </w:r>
        <w:r w:rsidRPr="003F35ED">
          <w:t>sequence</w:t>
        </w:r>
        <w:r w:rsidRPr="003F35ED">
          <w:rPr>
            <w:rFonts w:eastAsia="Arial"/>
          </w:rPr>
          <w:t xml:space="preserve"> </w:t>
        </w:r>
        <w:r w:rsidRPr="003F35ED">
          <w:t>of</w:t>
        </w:r>
        <w:r w:rsidRPr="003F35ED">
          <w:rPr>
            <w:rFonts w:eastAsia="Arial"/>
          </w:rPr>
          <w:t xml:space="preserve"> </w:t>
        </w:r>
        <w:r w:rsidRPr="003F35ED">
          <w:t>values,</w:t>
        </w:r>
        <w:r w:rsidRPr="003F35ED">
          <w:rPr>
            <w:rFonts w:eastAsia="Arial"/>
          </w:rPr>
          <w:t xml:space="preserve"> </w:t>
        </w:r>
        <w:r w:rsidRPr="003F35ED">
          <w:t>and</w:t>
        </w:r>
        <w:r w:rsidRPr="003F35ED">
          <w:rPr>
            <w:rFonts w:eastAsia="Arial"/>
          </w:rPr>
          <w:t xml:space="preserve"> </w:t>
        </w:r>
        <w:r w:rsidRPr="003F35ED">
          <w:t>in</w:t>
        </w:r>
        <w:r w:rsidRPr="003F35ED">
          <w:rPr>
            <w:rFonts w:eastAsia="Arial"/>
          </w:rPr>
          <w:t xml:space="preserve"> </w:t>
        </w:r>
        <w:r w:rsidRPr="003F35ED">
          <w:t>this</w:t>
        </w:r>
        <w:r w:rsidRPr="003F35ED">
          <w:rPr>
            <w:rFonts w:eastAsia="Arial"/>
          </w:rPr>
          <w:t xml:space="preserve"> </w:t>
        </w:r>
        <w:r w:rsidRPr="003F35ED">
          <w:t>case</w:t>
        </w:r>
        <w:r w:rsidRPr="003F35ED">
          <w:rPr>
            <w:rFonts w:eastAsia="Arial"/>
          </w:rPr>
          <w:t xml:space="preserve"> </w:t>
        </w:r>
        <w:r w:rsidRPr="003F35ED">
          <w:t>it</w:t>
        </w:r>
        <w:r w:rsidRPr="003F35ED">
          <w:rPr>
            <w:rFonts w:eastAsia="Arial"/>
          </w:rPr>
          <w:t xml:space="preserve"> </w:t>
        </w:r>
        <w:r w:rsidRPr="003F35ED">
          <w:t>is</w:t>
        </w:r>
        <w:r w:rsidRPr="003F35ED">
          <w:rPr>
            <w:rFonts w:eastAsia="Arial"/>
          </w:rPr>
          <w:t xml:space="preserve"> </w:t>
        </w:r>
        <w:r w:rsidRPr="003F35ED">
          <w:t>also</w:t>
        </w:r>
        <w:r w:rsidRPr="003F35ED">
          <w:rPr>
            <w:rFonts w:eastAsia="Arial"/>
          </w:rPr>
          <w:t xml:space="preserve"> </w:t>
        </w:r>
        <w:r w:rsidRPr="003F35ED">
          <w:t>schema</w:t>
        </w:r>
        <w:r w:rsidRPr="003F35ED">
          <w:rPr>
            <w:rFonts w:eastAsia="Arial"/>
          </w:rPr>
          <w:t xml:space="preserve"> </w:t>
        </w:r>
        <w:r w:rsidRPr="003F35ED">
          <w:t>definition</w:t>
        </w:r>
        <w:r w:rsidRPr="003F35ED">
          <w:rPr>
            <w:rFonts w:eastAsia="Arial"/>
          </w:rPr>
          <w:t xml:space="preserve"> </w:t>
        </w:r>
        <w:r w:rsidRPr="003F35ED">
          <w:t>error</w:t>
        </w:r>
        <w:r w:rsidRPr="003F35ED">
          <w:rPr>
            <w:rFonts w:eastAsia="Arial"/>
          </w:rPr>
          <w:t xml:space="preserve"> </w:t>
        </w:r>
        <w:r w:rsidRPr="003F35ED">
          <w:t>if</w:t>
        </w:r>
        <w:r w:rsidRPr="003F35ED">
          <w:rPr>
            <w:rFonts w:eastAsia="Arial"/>
          </w:rPr>
          <w:t xml:space="preserve"> </w:t>
        </w:r>
        <w:r w:rsidRPr="003F35ED">
          <w:t>an</w:t>
        </w:r>
        <w:r w:rsidRPr="003F35ED">
          <w:rPr>
            <w:rFonts w:eastAsia="Arial"/>
          </w:rPr>
          <w:t xml:space="preserve"> </w:t>
        </w:r>
        <w:r w:rsidRPr="003F35ED">
          <w:t>expression</w:t>
        </w:r>
        <w:r w:rsidRPr="003F35ED">
          <w:rPr>
            <w:rFonts w:eastAsia="Arial"/>
          </w:rPr>
          <w:t xml:space="preserve"> </w:t>
        </w:r>
        <w:r w:rsidRPr="003F35ED">
          <w:t>returns</w:t>
        </w:r>
        <w:r w:rsidRPr="003F35ED">
          <w:rPr>
            <w:rFonts w:eastAsia="Arial"/>
          </w:rPr>
          <w:t xml:space="preserve"> </w:t>
        </w:r>
        <w:r w:rsidRPr="003F35ED">
          <w:t>a</w:t>
        </w:r>
        <w:r w:rsidRPr="003F35ED">
          <w:rPr>
            <w:rFonts w:eastAsia="Arial"/>
          </w:rPr>
          <w:t xml:space="preserve"> </w:t>
        </w:r>
        <w:r w:rsidRPr="003F35ED">
          <w:t>sequence</w:t>
        </w:r>
        <w:r w:rsidRPr="003F35ED">
          <w:rPr>
            <w:rFonts w:eastAsia="Arial"/>
          </w:rPr>
          <w:t xml:space="preserve"> </w:t>
        </w:r>
        <w:r w:rsidRPr="003F35ED">
          <w:t>containing</w:t>
        </w:r>
        <w:r w:rsidRPr="003F35ED">
          <w:rPr>
            <w:rFonts w:eastAsia="Arial"/>
          </w:rPr>
          <w:t xml:space="preserve"> </w:t>
        </w:r>
        <w:r w:rsidRPr="003F35ED">
          <w:t>more</w:t>
        </w:r>
        <w:r w:rsidRPr="003F35ED">
          <w:rPr>
            <w:rFonts w:eastAsia="Arial"/>
          </w:rPr>
          <w:t xml:space="preserve"> </w:t>
        </w:r>
        <w:r w:rsidRPr="003F35ED">
          <w:t>than</w:t>
        </w:r>
        <w:r w:rsidRPr="003F35ED">
          <w:rPr>
            <w:rFonts w:eastAsia="Arial"/>
          </w:rPr>
          <w:t xml:space="preserve"> </w:t>
        </w:r>
        <w:r w:rsidRPr="003F35ED">
          <w:t>one</w:t>
        </w:r>
        <w:r w:rsidRPr="003F35ED">
          <w:rPr>
            <w:rFonts w:eastAsia="Arial"/>
          </w:rPr>
          <w:t xml:space="preserve"> </w:t>
        </w:r>
        <w:r w:rsidRPr="003F35ED">
          <w:t>item.</w:t>
        </w:r>
        <w:r w:rsidRPr="003F35ED">
          <w:rPr>
            <w:rFonts w:eastAsia="Arial"/>
          </w:rPr>
          <w:t xml:space="preserve"> </w:t>
        </w:r>
      </w:ins>
    </w:p>
    <w:p w14:paraId="11F6F712" w14:textId="35FC4E12" w:rsidR="004676F8" w:rsidDel="00B847D2" w:rsidRDefault="004676F8">
      <w:pPr>
        <w:pStyle w:val="Heading2"/>
        <w:rPr>
          <w:del w:id="20464" w:author="mbeckerle" w:date="2012-03-24T18:07:00Z"/>
        </w:rPr>
        <w:pPrChange w:id="20465" w:author="mbeckerle" w:date="2012-04-22T21:11:00Z">
          <w:pPr/>
        </w:pPrChange>
      </w:pPr>
      <w:bookmarkStart w:id="20466" w:name="_Toc322911426"/>
      <w:bookmarkStart w:id="20467" w:name="_Toc322911987"/>
      <w:bookmarkStart w:id="20468" w:name="_Toc349642270"/>
      <w:bookmarkStart w:id="20469" w:name="_Toc362453047"/>
      <w:commentRangeStart w:id="20470"/>
      <w:del w:id="20471" w:author="mbeckerle" w:date="2012-03-24T18:07:00Z">
        <w:r w:rsidRPr="005223F4" w:rsidDel="00872A3C">
          <w:delText>The result of evaluating the expression must be a single atomic value of the type expected by the context. Expressions must not return a sequence containing more than one item or a processing error will occur. If the expression returns an empty sequence it will be treated as returning nil</w:delText>
        </w:r>
        <w:commentRangeEnd w:id="20470"/>
        <w:r w:rsidR="0089198E" w:rsidDel="00872A3C">
          <w:rPr>
            <w:rStyle w:val="CommentReference"/>
          </w:rPr>
          <w:commentReference w:id="20470"/>
        </w:r>
        <w:r w:rsidRPr="005223F4" w:rsidDel="00872A3C">
          <w:delText>.</w:delText>
        </w:r>
        <w:bookmarkStart w:id="20472" w:name="_Toc322014601"/>
        <w:bookmarkStart w:id="20473" w:name="_Toc322014783"/>
        <w:bookmarkStart w:id="20474" w:name="_Toc322911760"/>
        <w:bookmarkStart w:id="20475" w:name="_Toc322912299"/>
        <w:bookmarkEnd w:id="20466"/>
        <w:bookmarkEnd w:id="20467"/>
        <w:bookmarkEnd w:id="20468"/>
        <w:bookmarkEnd w:id="20472"/>
        <w:bookmarkEnd w:id="20473"/>
        <w:bookmarkEnd w:id="20474"/>
        <w:bookmarkEnd w:id="20475"/>
        <w:bookmarkEnd w:id="20469"/>
      </w:del>
    </w:p>
    <w:p w14:paraId="09B78176" w14:textId="77777777" w:rsidR="00B847D2" w:rsidRDefault="00B847D2" w:rsidP="003F35ED">
      <w:pPr>
        <w:autoSpaceDE w:val="0"/>
        <w:autoSpaceDN w:val="0"/>
        <w:adjustRightInd w:val="0"/>
        <w:spacing w:before="0" w:after="0"/>
        <w:ind w:left="720"/>
        <w:rPr>
          <w:ins w:id="20476" w:author="mbeckerle" w:date="2012-07-03T14:15:00Z"/>
          <w:rFonts w:ascii="Helv" w:hAnsi="Helv" w:cs="Helv"/>
          <w:color w:val="0000FF"/>
        </w:rPr>
      </w:pPr>
    </w:p>
    <w:p w14:paraId="21DD6151" w14:textId="3036D2E2" w:rsidR="00B847D2" w:rsidRDefault="00B847D2" w:rsidP="003F35ED">
      <w:pPr>
        <w:rPr>
          <w:ins w:id="20477" w:author="mbeckerle" w:date="2012-07-03T14:15:00Z"/>
        </w:rPr>
      </w:pPr>
      <w:commentRangeStart w:id="20478"/>
      <w:ins w:id="20479" w:author="mbeckerle" w:date="2012-07-03T14:16:00Z">
        <w:r>
          <w:t>Additionally:</w:t>
        </w:r>
      </w:ins>
    </w:p>
    <w:p w14:paraId="44E8421E" w14:textId="71FF6E66" w:rsidR="00B847D2" w:rsidRPr="00B847D2" w:rsidRDefault="00B847D2" w:rsidP="00B847D2">
      <w:pPr>
        <w:numPr>
          <w:ilvl w:val="0"/>
          <w:numId w:val="166"/>
        </w:numPr>
        <w:autoSpaceDE w:val="0"/>
        <w:autoSpaceDN w:val="0"/>
        <w:adjustRightInd w:val="0"/>
        <w:spacing w:before="0" w:after="0"/>
        <w:rPr>
          <w:ins w:id="20480" w:author="mbeckerle" w:date="2012-07-03T14:13:00Z"/>
          <w:rFonts w:ascii="Helv" w:hAnsi="Helv" w:cs="Helv"/>
          <w:color w:val="0000FF"/>
        </w:rPr>
      </w:pPr>
      <w:ins w:id="20481" w:author="mbeckerle" w:date="2012-07-03T14:13:00Z">
        <w:r w:rsidRPr="00B847D2">
          <w:rPr>
            <w:rFonts w:ascii="Helv" w:hAnsi="Helv" w:cs="Helv"/>
            <w:color w:val="0000FF"/>
          </w:rPr>
          <w:t xml:space="preserve">Every property that accepts an expression </w:t>
        </w:r>
      </w:ins>
      <w:ins w:id="20482" w:author="mbeckerle" w:date="2012-07-03T14:14:00Z">
        <w:r w:rsidRPr="00B847D2">
          <w:rPr>
            <w:rFonts w:ascii="Helv" w:hAnsi="Helv" w:cs="Helv"/>
            <w:color w:val="0000FF"/>
          </w:rPr>
          <w:t>states</w:t>
        </w:r>
      </w:ins>
      <w:ins w:id="20483" w:author="mbeckerle" w:date="2012-07-03T14:13:00Z">
        <w:r w:rsidRPr="00B847D2">
          <w:rPr>
            <w:rFonts w:ascii="Helv" w:hAnsi="Helv" w:cs="Helv"/>
            <w:color w:val="0000FF"/>
          </w:rPr>
          <w:t xml:space="preserve"> exactly what the expression is expected to return</w:t>
        </w:r>
      </w:ins>
      <w:ins w:id="20484" w:author="mbeckerle" w:date="2012-07-03T14:14:00Z">
        <w:r w:rsidRPr="00B847D2">
          <w:rPr>
            <w:rFonts w:ascii="Helv" w:hAnsi="Helv" w:cs="Helv"/>
            <w:color w:val="0000FF"/>
          </w:rPr>
          <w:t xml:space="preserve">. </w:t>
        </w:r>
      </w:ins>
      <w:ins w:id="20485" w:author="mbeckerle" w:date="2012-07-03T14:13:00Z">
        <w:r w:rsidRPr="00B847D2">
          <w:rPr>
            <w:rFonts w:ascii="Helv" w:hAnsi="Helv" w:cs="Helv"/>
            <w:color w:val="0000FF"/>
          </w:rPr>
          <w:t xml:space="preserve">To ensure the returned value is of the correct type, </w:t>
        </w:r>
      </w:ins>
      <w:ins w:id="20486" w:author="mbeckerle" w:date="2012-07-03T14:14:00Z">
        <w:r>
          <w:rPr>
            <w:rFonts w:ascii="Helv" w:hAnsi="Helv" w:cs="Helv"/>
            <w:color w:val="0000FF"/>
          </w:rPr>
          <w:t xml:space="preserve">an expression must </w:t>
        </w:r>
      </w:ins>
      <w:ins w:id="20487" w:author="mbeckerle" w:date="2012-07-03T14:13:00Z">
        <w:r w:rsidRPr="00B847D2">
          <w:rPr>
            <w:rFonts w:ascii="Helv" w:hAnsi="Helv" w:cs="Helv"/>
            <w:color w:val="0000FF"/>
          </w:rPr>
          <w:t>use XPath constructors or the correct literal values</w:t>
        </w:r>
      </w:ins>
      <w:ins w:id="20488" w:author="Steve Hanson" w:date="2012-08-10T14:42:00Z">
        <w:r w:rsidR="003F35ED">
          <w:rPr>
            <w:rFonts w:ascii="Helv" w:hAnsi="Helv" w:cs="Helv"/>
            <w:color w:val="0000FF"/>
          </w:rPr>
          <w:t>.</w:t>
        </w:r>
      </w:ins>
      <w:ins w:id="20489" w:author="mbeckerle" w:date="2012-07-03T14:13:00Z">
        <w:r w:rsidRPr="00B847D2">
          <w:rPr>
            <w:rFonts w:ascii="Helv" w:hAnsi="Helv" w:cs="Helv"/>
            <w:color w:val="0000FF"/>
          </w:rPr>
          <w:t xml:space="preserve"> </w:t>
        </w:r>
      </w:ins>
    </w:p>
    <w:p w14:paraId="1D3D5609" w14:textId="385C1987" w:rsidR="00B847D2" w:rsidRDefault="00B847D2" w:rsidP="00B847D2">
      <w:pPr>
        <w:numPr>
          <w:ilvl w:val="0"/>
          <w:numId w:val="166"/>
        </w:numPr>
        <w:autoSpaceDE w:val="0"/>
        <w:autoSpaceDN w:val="0"/>
        <w:adjustRightInd w:val="0"/>
        <w:spacing w:before="0" w:after="0"/>
        <w:rPr>
          <w:ins w:id="20490" w:author="mbeckerle" w:date="2012-07-03T14:13:00Z"/>
          <w:rFonts w:ascii="Helv" w:hAnsi="Helv" w:cs="Helv"/>
          <w:color w:val="0000FF"/>
        </w:rPr>
      </w:pPr>
      <w:ins w:id="20491" w:author="mbeckerle" w:date="2012-07-03T14:13:00Z">
        <w:r>
          <w:rPr>
            <w:rFonts w:ascii="Helv" w:hAnsi="Helv" w:cs="Helv"/>
            <w:color w:val="0000FF"/>
          </w:rPr>
          <w:t xml:space="preserve">What </w:t>
        </w:r>
      </w:ins>
      <w:ins w:id="20492" w:author="mbeckerle" w:date="2012-08-14T15:35:00Z">
        <w:r w:rsidR="00B136B9">
          <w:rPr>
            <w:rFonts w:ascii="Helv" w:hAnsi="Helv" w:cs="Helv"/>
            <w:color w:val="0000FF"/>
          </w:rPr>
          <w:t>appears</w:t>
        </w:r>
      </w:ins>
      <w:commentRangeStart w:id="20493"/>
      <w:ins w:id="20494" w:author="mbeckerle" w:date="2012-07-03T14:13:00Z">
        <w:r>
          <w:rPr>
            <w:rFonts w:ascii="Helv" w:hAnsi="Helv" w:cs="Helv"/>
            <w:color w:val="0000FF"/>
          </w:rPr>
          <w:t xml:space="preserve"> lexically</w:t>
        </w:r>
      </w:ins>
      <w:commentRangeEnd w:id="20493"/>
      <w:ins w:id="20495" w:author="mbeckerle" w:date="2012-08-14T15:34:00Z">
        <w:r w:rsidR="00B136B9">
          <w:rPr>
            <w:rStyle w:val="CommentReference"/>
          </w:rPr>
          <w:commentReference w:id="20493"/>
        </w:r>
      </w:ins>
      <w:ins w:id="20496" w:author="mbeckerle" w:date="2012-07-03T14:13:00Z">
        <w:r>
          <w:rPr>
            <w:rFonts w:ascii="Helv" w:hAnsi="Helv" w:cs="Helv"/>
            <w:color w:val="0000FF"/>
          </w:rPr>
          <w:t xml:space="preserve"> </w:t>
        </w:r>
      </w:ins>
      <w:ins w:id="20497" w:author="mbeckerle" w:date="2012-08-14T15:35:00Z">
        <w:r w:rsidR="00B136B9">
          <w:rPr>
            <w:rFonts w:ascii="Helv" w:hAnsi="Helv" w:cs="Helv"/>
            <w:color w:val="0000FF"/>
          </w:rPr>
          <w:t>as</w:t>
        </w:r>
      </w:ins>
      <w:ins w:id="20498" w:author="mbeckerle" w:date="2012-07-03T14:13:00Z">
        <w:r>
          <w:rPr>
            <w:rFonts w:ascii="Helv" w:hAnsi="Helv" w:cs="Helv"/>
            <w:color w:val="0000FF"/>
          </w:rPr>
          <w:t xml:space="preserve"> </w:t>
        </w:r>
      </w:ins>
      <w:ins w:id="20499" w:author="mbeckerle" w:date="2013-01-28T13:15:00Z">
        <w:r w:rsidR="001E2651">
          <w:rPr>
            <w:rFonts w:ascii="Helv" w:hAnsi="Helv" w:cs="Helv"/>
            <w:color w:val="0000FF"/>
          </w:rPr>
          <w:t xml:space="preserve">the syntax of </w:t>
        </w:r>
      </w:ins>
      <w:ins w:id="20500" w:author="mbeckerle" w:date="2012-07-03T14:13:00Z">
        <w:r>
          <w:rPr>
            <w:rFonts w:ascii="Helv" w:hAnsi="Helv" w:cs="Helv"/>
            <w:color w:val="0000FF"/>
          </w:rPr>
          <w:t>an expr</w:t>
        </w:r>
        <w:r w:rsidR="00264CA8">
          <w:rPr>
            <w:rFonts w:ascii="Helv" w:hAnsi="Helv" w:cs="Helv"/>
            <w:color w:val="0000FF"/>
          </w:rPr>
          <w:t>ession follows XPath 2.0 rules</w:t>
        </w:r>
      </w:ins>
      <w:ins w:id="20501" w:author="mbeckerle" w:date="2012-08-14T15:42:00Z">
        <w:r w:rsidR="00264CA8">
          <w:rPr>
            <w:rFonts w:ascii="Helv" w:hAnsi="Helv" w:cs="Helv"/>
            <w:color w:val="0000FF"/>
          </w:rPr>
          <w:t>. N</w:t>
        </w:r>
      </w:ins>
      <w:ins w:id="20502" w:author="mbeckerle" w:date="2012-07-03T14:14:00Z">
        <w:r>
          <w:rPr>
            <w:rFonts w:ascii="Helv" w:hAnsi="Helv" w:cs="Helv"/>
            <w:color w:val="0000FF"/>
          </w:rPr>
          <w:t xml:space="preserve">ote specifically that this </w:t>
        </w:r>
      </w:ins>
      <w:ins w:id="20503" w:author="mbeckerle" w:date="2012-07-03T14:13:00Z">
        <w:r>
          <w:rPr>
            <w:rFonts w:ascii="Helv" w:hAnsi="Helv" w:cs="Helv"/>
            <w:color w:val="0000FF"/>
          </w:rPr>
          <w:t xml:space="preserve">is not the same as </w:t>
        </w:r>
      </w:ins>
      <w:ins w:id="20504" w:author="Steve Hanson" w:date="2013-03-28T18:23:00Z">
        <w:r w:rsidR="00571C11">
          <w:rPr>
            <w:rFonts w:ascii="Helv" w:hAnsi="Helv" w:cs="Helv"/>
            <w:color w:val="0000FF"/>
          </w:rPr>
          <w:t xml:space="preserve">XSDL </w:t>
        </w:r>
      </w:ins>
      <w:ins w:id="20505" w:author="mbeckerle" w:date="2012-07-03T14:13:00Z">
        <w:del w:id="20506" w:author="Steve Hanson" w:date="2013-03-28T18:23:00Z">
          <w:r w:rsidDel="00571C11">
            <w:rPr>
              <w:rFonts w:ascii="Helv" w:hAnsi="Helv" w:cs="Helv"/>
              <w:color w:val="0000FF"/>
            </w:rPr>
            <w:delText>xs:</w:delText>
          </w:r>
        </w:del>
        <w:r>
          <w:rPr>
            <w:rFonts w:ascii="Helv" w:hAnsi="Helv" w:cs="Helv"/>
            <w:color w:val="0000FF"/>
          </w:rPr>
          <w:t xml:space="preserve">default and </w:t>
        </w:r>
        <w:del w:id="20507" w:author="Steve Hanson" w:date="2012-08-10T14:42:00Z">
          <w:r w:rsidDel="003F35ED">
            <w:rPr>
              <w:rFonts w:ascii="Helv" w:hAnsi="Helv" w:cs="Helv"/>
              <w:color w:val="0000FF"/>
            </w:rPr>
            <w:delText xml:space="preserve"> </w:delText>
          </w:r>
        </w:del>
        <w:del w:id="20508" w:author="Steve Hanson" w:date="2013-03-28T18:23:00Z">
          <w:r w:rsidDel="00571C11">
            <w:rPr>
              <w:rFonts w:ascii="Helv" w:hAnsi="Helv" w:cs="Helv"/>
              <w:color w:val="0000FF"/>
            </w:rPr>
            <w:delText>xs:</w:delText>
          </w:r>
        </w:del>
        <w:r>
          <w:rPr>
            <w:rFonts w:ascii="Helv" w:hAnsi="Helv" w:cs="Helv"/>
            <w:color w:val="0000FF"/>
          </w:rPr>
          <w:t xml:space="preserve">fixed </w:t>
        </w:r>
      </w:ins>
      <w:ins w:id="20509" w:author="Steve Hanson" w:date="2013-03-28T18:24:00Z">
        <w:r w:rsidR="00571C11">
          <w:rPr>
            <w:rFonts w:ascii="Helv" w:hAnsi="Helv" w:cs="Helv"/>
            <w:color w:val="0000FF"/>
          </w:rPr>
          <w:t xml:space="preserve">property </w:t>
        </w:r>
      </w:ins>
      <w:ins w:id="20510" w:author="mbeckerle" w:date="2012-07-03T14:13:00Z">
        <w:r>
          <w:rPr>
            <w:rFonts w:ascii="Helv" w:hAnsi="Helv" w:cs="Helv"/>
            <w:color w:val="0000FF"/>
          </w:rPr>
          <w:t xml:space="preserve">lexical </w:t>
        </w:r>
      </w:ins>
      <w:ins w:id="20511" w:author="mbeckerle" w:date="2013-01-28T13:15:00Z">
        <w:r w:rsidR="001E2651">
          <w:rPr>
            <w:rFonts w:ascii="Helv" w:hAnsi="Helv" w:cs="Helv"/>
            <w:color w:val="0000FF"/>
          </w:rPr>
          <w:t>syntax.</w:t>
        </w:r>
      </w:ins>
      <w:ins w:id="20512" w:author="mbeckerle" w:date="2012-08-14T15:41:00Z">
        <w:r w:rsidR="00264CA8">
          <w:rPr>
            <w:rFonts w:ascii="Helv" w:hAnsi="Helv" w:cs="Helv"/>
            <w:color w:val="0000FF"/>
          </w:rPr>
          <w:t xml:space="preserve"> Specifically, </w:t>
        </w:r>
      </w:ins>
      <w:ins w:id="20513" w:author="Steve Hanson" w:date="2013-03-28T18:24:00Z">
        <w:r w:rsidR="00571C11">
          <w:rPr>
            <w:rFonts w:ascii="Helv" w:hAnsi="Helv" w:cs="Helv"/>
            <w:color w:val="0000FF"/>
          </w:rPr>
          <w:t>XSDL</w:t>
        </w:r>
      </w:ins>
      <w:ins w:id="20514" w:author="mbeckerle" w:date="2012-08-14T15:41:00Z">
        <w:del w:id="20515" w:author="Steve Hanson" w:date="2013-03-28T18:24:00Z">
          <w:r w:rsidR="00264CA8" w:rsidDel="00571C11">
            <w:rPr>
              <w:rFonts w:ascii="Helv" w:hAnsi="Helv" w:cs="Helv"/>
              <w:color w:val="0000FF"/>
            </w:rPr>
            <w:delText>xs:</w:delText>
          </w:r>
        </w:del>
      </w:ins>
      <w:ins w:id="20516" w:author="Steve Hanson" w:date="2013-03-28T18:24:00Z">
        <w:r w:rsidR="00571C11">
          <w:rPr>
            <w:rFonts w:ascii="Helv" w:hAnsi="Helv" w:cs="Helv"/>
            <w:color w:val="0000FF"/>
          </w:rPr>
          <w:t xml:space="preserve"> </w:t>
        </w:r>
      </w:ins>
      <w:ins w:id="20517" w:author="mbeckerle" w:date="2012-08-14T15:41:00Z">
        <w:r w:rsidR="00264CA8">
          <w:rPr>
            <w:rFonts w:ascii="Helv" w:hAnsi="Helv" w:cs="Helv"/>
            <w:color w:val="0000FF"/>
          </w:rPr>
          <w:t xml:space="preserve">default and </w:t>
        </w:r>
        <w:del w:id="20518" w:author="Steve Hanson" w:date="2013-03-28T18:24:00Z">
          <w:r w:rsidR="00264CA8" w:rsidDel="00571C11">
            <w:rPr>
              <w:rFonts w:ascii="Helv" w:hAnsi="Helv" w:cs="Helv"/>
              <w:color w:val="0000FF"/>
            </w:rPr>
            <w:delText>xs:</w:delText>
          </w:r>
        </w:del>
        <w:r w:rsidR="00264CA8">
          <w:rPr>
            <w:rFonts w:ascii="Helv" w:hAnsi="Helv" w:cs="Helv"/>
            <w:color w:val="0000FF"/>
          </w:rPr>
          <w:t xml:space="preserve">fixed </w:t>
        </w:r>
      </w:ins>
      <w:ins w:id="20519" w:author="Steve Hanson" w:date="2013-03-28T18:24:00Z">
        <w:r w:rsidR="00571C11">
          <w:rPr>
            <w:rFonts w:ascii="Helv" w:hAnsi="Helv" w:cs="Helv"/>
            <w:color w:val="0000FF"/>
          </w:rPr>
          <w:t xml:space="preserve">properties </w:t>
        </w:r>
      </w:ins>
      <w:ins w:id="20520" w:author="mbeckerle" w:date="2012-08-14T15:41:00Z">
        <w:r w:rsidR="00264CA8">
          <w:rPr>
            <w:rFonts w:ascii="Helv" w:hAnsi="Helv" w:cs="Helv"/>
            <w:color w:val="0000FF"/>
          </w:rPr>
          <w:t xml:space="preserve">do not accept expressions. </w:t>
        </w:r>
      </w:ins>
      <w:ins w:id="20521" w:author="mbeckerle" w:date="2013-01-28T13:15:00Z">
        <w:r w:rsidR="001E2651">
          <w:rPr>
            <w:rFonts w:ascii="Helv" w:hAnsi="Helv" w:cs="Helv"/>
            <w:color w:val="0000FF"/>
          </w:rPr>
          <w:t>They are</w:t>
        </w:r>
      </w:ins>
      <w:ins w:id="20522" w:author="mbeckerle" w:date="2012-08-14T15:41:00Z">
        <w:r w:rsidR="00264CA8">
          <w:rPr>
            <w:rFonts w:ascii="Helv" w:hAnsi="Helv" w:cs="Helv"/>
            <w:color w:val="0000FF"/>
          </w:rPr>
          <w:t xml:space="preserve"> always interpreted as XML Schema string literals. Se</w:t>
        </w:r>
      </w:ins>
      <w:ins w:id="20523" w:author="mbeckerle" w:date="2012-08-14T15:36:00Z">
        <w:r w:rsidR="00B136B9">
          <w:rPr>
            <w:rFonts w:ascii="Helv" w:hAnsi="Helv" w:cs="Helv"/>
            <w:color w:val="0000FF"/>
          </w:rPr>
          <w:t>e</w:t>
        </w:r>
      </w:ins>
      <w:ins w:id="20524" w:author="mbeckerle" w:date="2012-08-14T15:38:00Z">
        <w:r w:rsidR="00B136B9">
          <w:rPr>
            <w:rFonts w:ascii="Helv" w:hAnsi="Helv" w:cs="Helv"/>
            <w:color w:val="0000FF"/>
          </w:rPr>
          <w:t xml:space="preserve"> </w:t>
        </w:r>
      </w:ins>
      <w:ins w:id="20525" w:author="mbeckerle" w:date="2012-08-14T15:40:00Z">
        <w:r w:rsidR="00264CA8" w:rsidRPr="005223F4">
          <w:t>[</w:t>
        </w:r>
        <w:r w:rsidR="00264CA8" w:rsidRPr="005223F4">
          <w:rPr>
            <w:rStyle w:val="abbrev"/>
          </w:rPr>
          <w:t>XSDLV1</w:t>
        </w:r>
        <w:r w:rsidR="00264CA8">
          <w:t>]</w:t>
        </w:r>
      </w:ins>
      <w:ins w:id="20526" w:author="mbeckerle" w:date="2012-08-14T15:42:00Z">
        <w:r w:rsidR="00264CA8">
          <w:t xml:space="preserve"> </w:t>
        </w:r>
      </w:ins>
      <w:ins w:id="20527" w:author="mbeckerle" w:date="2012-08-14T15:40:00Z">
        <w:r w:rsidR="00264CA8">
          <w:t>for details.</w:t>
        </w:r>
      </w:ins>
    </w:p>
    <w:p w14:paraId="551A68A4" w14:textId="39373F41" w:rsidR="00B847D2" w:rsidRDefault="00B847D2" w:rsidP="00B847D2">
      <w:pPr>
        <w:numPr>
          <w:ilvl w:val="0"/>
          <w:numId w:val="166"/>
        </w:numPr>
        <w:autoSpaceDE w:val="0"/>
        <w:autoSpaceDN w:val="0"/>
        <w:adjustRightInd w:val="0"/>
        <w:spacing w:before="0" w:after="0"/>
        <w:rPr>
          <w:ins w:id="20528" w:author="mbeckerle" w:date="2012-07-03T14:13:00Z"/>
          <w:rFonts w:ascii="Helv" w:hAnsi="Helv" w:cs="Helv"/>
          <w:color w:val="0000FF"/>
        </w:rPr>
      </w:pPr>
      <w:ins w:id="20529" w:author="mbeckerle" w:date="2012-07-03T14:13:00Z">
        <w:r>
          <w:rPr>
            <w:rFonts w:ascii="Helv" w:hAnsi="Helv" w:cs="Helv"/>
            <w:color w:val="0000FF"/>
          </w:rPr>
          <w:t xml:space="preserve">No extra auto-casting is performed over and above that provided by XPath 2.0. </w:t>
        </w:r>
      </w:ins>
      <w:commentRangeStart w:id="20530"/>
      <w:ins w:id="20531" w:author="mbeckerle" w:date="2013-02-04T11:42:00Z">
        <w:r w:rsidR="004C6F24">
          <w:rPr>
            <w:rFonts w:ascii="Helv" w:hAnsi="Helv" w:cs="Helv"/>
            <w:color w:val="000000"/>
            <w:lang w:eastAsia="en-GB"/>
          </w:rPr>
          <w:t>XPath 2.0 has rules for when it promotes types and when it allows types to be substituted. These are in Appendix B.1 of the XPath 2.0 spec.</w:t>
        </w:r>
        <w:commentRangeEnd w:id="20530"/>
        <w:r w:rsidR="004C6F24">
          <w:rPr>
            <w:rStyle w:val="CommentReference"/>
          </w:rPr>
          <w:commentReference w:id="20530"/>
        </w:r>
      </w:ins>
    </w:p>
    <w:p w14:paraId="712D3F74" w14:textId="77777777" w:rsidR="00B847D2" w:rsidRDefault="00B847D2" w:rsidP="00B847D2">
      <w:pPr>
        <w:numPr>
          <w:ilvl w:val="0"/>
          <w:numId w:val="166"/>
        </w:numPr>
        <w:autoSpaceDE w:val="0"/>
        <w:autoSpaceDN w:val="0"/>
        <w:adjustRightInd w:val="0"/>
        <w:spacing w:before="0" w:after="0"/>
        <w:rPr>
          <w:ins w:id="20532" w:author="mbeckerle" w:date="2012-07-03T14:13:00Z"/>
          <w:rFonts w:ascii="Helv" w:hAnsi="Helv" w:cs="Helv"/>
          <w:color w:val="0000FF"/>
        </w:rPr>
      </w:pPr>
      <w:ins w:id="20533" w:author="mbeckerle" w:date="2012-07-03T14:13:00Z">
        <w:r>
          <w:rPr>
            <w:rFonts w:ascii="Helv" w:hAnsi="Helv" w:cs="Helv"/>
            <w:color w:val="0000FF"/>
          </w:rPr>
          <w:t>If the property is not expecting an expression to return a DFDL string literal, the returned value is never treated as a DFDL string literal.</w:t>
        </w:r>
      </w:ins>
    </w:p>
    <w:p w14:paraId="6FE84A36" w14:textId="498D3265" w:rsidR="00B847D2" w:rsidRDefault="00B847D2" w:rsidP="00B847D2">
      <w:pPr>
        <w:numPr>
          <w:ilvl w:val="0"/>
          <w:numId w:val="166"/>
        </w:numPr>
        <w:autoSpaceDE w:val="0"/>
        <w:autoSpaceDN w:val="0"/>
        <w:adjustRightInd w:val="0"/>
        <w:spacing w:before="0" w:after="0"/>
        <w:rPr>
          <w:ins w:id="20534" w:author="mbeckerle" w:date="2012-07-03T14:13:00Z"/>
          <w:rFonts w:ascii="Helv" w:hAnsi="Helv" w:cs="Helv"/>
          <w:color w:val="0000FF"/>
        </w:rPr>
      </w:pPr>
      <w:ins w:id="20535" w:author="mbeckerle" w:date="2012-07-03T14:13:00Z">
        <w:r>
          <w:rPr>
            <w:rFonts w:ascii="Helv" w:hAnsi="Helv" w:cs="Helv"/>
            <w:color w:val="0000FF"/>
          </w:rPr>
          <w:t xml:space="preserve">If expecting </w:t>
        </w:r>
      </w:ins>
      <w:ins w:id="20536" w:author="mbeckerle" w:date="2012-07-03T14:15:00Z">
        <w:r>
          <w:rPr>
            <w:rFonts w:ascii="Helv" w:hAnsi="Helv" w:cs="Helv"/>
            <w:color w:val="0000FF"/>
          </w:rPr>
          <w:t xml:space="preserve">an </w:t>
        </w:r>
      </w:ins>
      <w:ins w:id="20537" w:author="mbeckerle" w:date="2012-07-03T14:13:00Z">
        <w:r>
          <w:rPr>
            <w:rFonts w:ascii="Helv" w:hAnsi="Helv" w:cs="Helv"/>
            <w:color w:val="0000FF"/>
          </w:rPr>
          <w:t>expression to return a DFDL string literal, the returned value is always treated as a DFDL string literal.</w:t>
        </w:r>
      </w:ins>
    </w:p>
    <w:p w14:paraId="3D73EA3C" w14:textId="4DEB44D3" w:rsidR="00B847D2" w:rsidRDefault="00B847D2" w:rsidP="00B847D2">
      <w:pPr>
        <w:numPr>
          <w:ilvl w:val="0"/>
          <w:numId w:val="166"/>
        </w:numPr>
        <w:autoSpaceDE w:val="0"/>
        <w:autoSpaceDN w:val="0"/>
        <w:adjustRightInd w:val="0"/>
        <w:spacing w:before="0" w:after="0"/>
        <w:rPr>
          <w:ins w:id="20538" w:author="mbeckerle" w:date="2012-07-03T14:13:00Z"/>
          <w:rFonts w:ascii="Helv" w:hAnsi="Helv" w:cs="Helv"/>
          <w:color w:val="0000FF"/>
        </w:rPr>
      </w:pPr>
      <w:ins w:id="20539" w:author="mbeckerle" w:date="2012-07-03T14:13:00Z">
        <w:r>
          <w:rPr>
            <w:rFonts w:ascii="Helv" w:hAnsi="Helv" w:cs="Helv"/>
            <w:color w:val="0000FF"/>
            <w:u w:val="single"/>
          </w:rPr>
          <w:t>Within</w:t>
        </w:r>
        <w:r>
          <w:rPr>
            <w:rFonts w:ascii="Helv" w:hAnsi="Helv" w:cs="Helv"/>
            <w:color w:val="0000FF"/>
          </w:rPr>
          <w:t xml:space="preserve"> an expression, a string is never interpreted as a DFDL string literal</w:t>
        </w:r>
      </w:ins>
      <w:commentRangeEnd w:id="20478"/>
      <w:ins w:id="20540" w:author="Steve Hanson" w:date="2012-08-10T14:43:00Z">
        <w:r w:rsidR="003F35ED">
          <w:rPr>
            <w:rFonts w:ascii="Helv" w:hAnsi="Helv" w:cs="Helv"/>
            <w:color w:val="0000FF"/>
          </w:rPr>
          <w:t>.</w:t>
        </w:r>
      </w:ins>
      <w:ins w:id="20541" w:author="mbeckerle" w:date="2012-07-03T14:17:00Z">
        <w:r>
          <w:rPr>
            <w:rStyle w:val="CommentReference"/>
          </w:rPr>
          <w:commentReference w:id="20478"/>
        </w:r>
      </w:ins>
    </w:p>
    <w:p w14:paraId="67D9AE39" w14:textId="77777777" w:rsidR="00B847D2" w:rsidRPr="00B847D2" w:rsidRDefault="00B847D2" w:rsidP="003F35ED">
      <w:pPr>
        <w:pStyle w:val="nobreak"/>
        <w:rPr>
          <w:ins w:id="20542" w:author="mbeckerle" w:date="2012-07-03T14:13:00Z"/>
        </w:rPr>
      </w:pPr>
    </w:p>
    <w:p w14:paraId="4A713A91" w14:textId="77777777" w:rsidR="00BE79A5" w:rsidRDefault="00BE79A5" w:rsidP="006E4FE8">
      <w:pPr>
        <w:pStyle w:val="Heading2"/>
        <w:rPr>
          <w:ins w:id="20543" w:author="mbeckerle" w:date="2012-04-12T17:13:00Z"/>
        </w:rPr>
      </w:pPr>
      <w:bookmarkStart w:id="20544" w:name="_Toc349042863"/>
      <w:bookmarkStart w:id="20545" w:name="_Toc362453592"/>
      <w:commentRangeStart w:id="20546"/>
      <w:r w:rsidRPr="005223F4">
        <w:t>DFDL E</w:t>
      </w:r>
      <w:bookmarkEnd w:id="20426"/>
      <w:bookmarkEnd w:id="20427"/>
      <w:bookmarkEnd w:id="20428"/>
      <w:r w:rsidRPr="005223F4">
        <w:t>xpression Syntax</w:t>
      </w:r>
      <w:commentRangeEnd w:id="20546"/>
      <w:r w:rsidR="003C4D8A">
        <w:rPr>
          <w:rStyle w:val="CommentReference"/>
          <w:rFonts w:cs="Times New Roman"/>
          <w:b w:val="0"/>
          <w:bCs w:val="0"/>
          <w:i/>
          <w:iCs/>
        </w:rPr>
        <w:commentReference w:id="20546"/>
      </w:r>
      <w:bookmarkEnd w:id="20544"/>
      <w:bookmarkEnd w:id="20545"/>
    </w:p>
    <w:p w14:paraId="092F9FFA" w14:textId="0461F1B6" w:rsidR="00710BA1" w:rsidRPr="00EA0EB7" w:rsidDel="00220DFE" w:rsidRDefault="00710BA1">
      <w:pPr>
        <w:pStyle w:val="nobreak"/>
        <w:rPr>
          <w:del w:id="20547" w:author="mbeckerle" w:date="2012-04-22T21:24:00Z"/>
        </w:rPr>
        <w:pPrChange w:id="20548" w:author="mbeckerle" w:date="2012-04-12T17:13:00Z">
          <w:pPr>
            <w:pStyle w:val="Heading2"/>
          </w:pPr>
        </w:pPrChange>
      </w:pPr>
    </w:p>
    <w:p w14:paraId="74E09C06" w14:textId="3C82841F" w:rsidR="00BE79A5" w:rsidRPr="005223F4" w:rsidDel="00220DFE" w:rsidRDefault="00BE79A5" w:rsidP="00BE79A5">
      <w:pPr>
        <w:pStyle w:val="nobreak"/>
        <w:rPr>
          <w:del w:id="20549" w:author="mbeckerle" w:date="2012-04-22T21:24:00Z"/>
        </w:rPr>
      </w:pPr>
    </w:p>
    <w:p w14:paraId="67CE79BA" w14:textId="77777777" w:rsidR="00BE79A5" w:rsidRDefault="00BE79A5" w:rsidP="00BE79A5">
      <w:r w:rsidRPr="005223F4">
        <w:t>Refer to XML Path Language (XPath) 2.0 [XPath2 for a description of XPath expressions</w:t>
      </w:r>
    </w:p>
    <w:tbl>
      <w:tblPr>
        <w:tblW w:w="7306" w:type="dxa"/>
        <w:tblCellSpacing w:w="15" w:type="dxa"/>
        <w:tblCellMar>
          <w:top w:w="15" w:type="dxa"/>
          <w:left w:w="15" w:type="dxa"/>
          <w:bottom w:w="15" w:type="dxa"/>
          <w:right w:w="15" w:type="dxa"/>
        </w:tblCellMar>
        <w:tblLook w:val="0000" w:firstRow="0" w:lastRow="0" w:firstColumn="0" w:lastColumn="0" w:noHBand="0" w:noVBand="0"/>
      </w:tblPr>
      <w:tblGrid>
        <w:gridCol w:w="2321"/>
        <w:gridCol w:w="645"/>
        <w:gridCol w:w="4340"/>
      </w:tblGrid>
      <w:tr w:rsidR="009E2C11" w:rsidRPr="005223F4" w14:paraId="4C33A2E8" w14:textId="77777777" w:rsidTr="001D7EAA">
        <w:trPr>
          <w:tblCellSpacing w:w="15" w:type="dxa"/>
        </w:trPr>
        <w:tc>
          <w:tcPr>
            <w:tcW w:w="2276" w:type="dxa"/>
            <w:shd w:val="clear" w:color="auto" w:fill="auto"/>
          </w:tcPr>
          <w:p w14:paraId="0FB834AD" w14:textId="77777777" w:rsidR="009E2C11" w:rsidRPr="005223F4" w:rsidRDefault="009E2C11" w:rsidP="001D7EAA">
            <w:r w:rsidRPr="005223F4">
              <w:rPr>
                <w:rStyle w:val="HTMLCode"/>
                <w:rFonts w:eastAsia="Times New Roman"/>
              </w:rPr>
              <w:t>DFDL</w:t>
            </w:r>
            <w:r w:rsidRPr="005223F4">
              <w:rPr>
                <w:rStyle w:val="HTMLCode"/>
              </w:rPr>
              <w:t xml:space="preserve"> Expression</w:t>
            </w:r>
          </w:p>
        </w:tc>
        <w:tc>
          <w:tcPr>
            <w:tcW w:w="0" w:type="auto"/>
            <w:shd w:val="clear" w:color="auto" w:fill="auto"/>
          </w:tcPr>
          <w:p w14:paraId="28C98CA4" w14:textId="77777777" w:rsidR="009E2C11" w:rsidRPr="005223F4" w:rsidRDefault="009E2C11" w:rsidP="001D7EAA">
            <w:r w:rsidRPr="005223F4">
              <w:t>   ::=   </w:t>
            </w:r>
          </w:p>
        </w:tc>
        <w:tc>
          <w:tcPr>
            <w:tcW w:w="4295" w:type="dxa"/>
            <w:shd w:val="clear" w:color="auto" w:fill="auto"/>
          </w:tcPr>
          <w:p w14:paraId="57254778" w14:textId="77777777" w:rsidR="009E2C11" w:rsidRPr="005223F4" w:rsidRDefault="009E2C11" w:rsidP="001D7EAA">
            <w:r w:rsidRPr="005223F4">
              <w:rPr>
                <w:rStyle w:val="HTMLCode"/>
              </w:rPr>
              <w:t xml:space="preserve">"{" </w:t>
            </w:r>
            <w:r w:rsidRPr="005223F4">
              <w:rPr>
                <w:rStyle w:val="HTMLCode"/>
                <w:rFonts w:eastAsia="Times New Roman"/>
              </w:rPr>
              <w:t>Expr</w:t>
            </w:r>
            <w:r w:rsidRPr="005223F4">
              <w:rPr>
                <w:rStyle w:val="HTMLCode"/>
              </w:rPr>
              <w:t xml:space="preserve"> "}"</w:t>
            </w:r>
          </w:p>
        </w:tc>
      </w:tr>
      <w:tr w:rsidR="009E2C11" w:rsidRPr="005223F4" w14:paraId="2428753D" w14:textId="77777777" w:rsidTr="001D7EAA">
        <w:trPr>
          <w:tblCellSpacing w:w="15" w:type="dxa"/>
        </w:trPr>
        <w:tc>
          <w:tcPr>
            <w:tcW w:w="2276" w:type="dxa"/>
            <w:shd w:val="clear" w:color="auto" w:fill="auto"/>
          </w:tcPr>
          <w:p w14:paraId="73FD6FBA" w14:textId="77777777" w:rsidR="009E2C11" w:rsidRPr="00DE0E4D" w:rsidRDefault="009E2C11" w:rsidP="001D7EAA">
            <w:pPr>
              <w:rPr>
                <w:rFonts w:ascii="Courier New" w:hAnsi="Courier New" w:cs="Courier New"/>
              </w:rPr>
            </w:pPr>
            <w:r w:rsidRPr="003F35ED">
              <w:rPr>
                <w:rStyle w:val="HTMLCode"/>
                <w:rFonts w:eastAsia="Arial Unicode MS"/>
                <w:sz w:val="18"/>
              </w:rPr>
              <w:t>Expr</w:t>
            </w:r>
          </w:p>
        </w:tc>
        <w:tc>
          <w:tcPr>
            <w:tcW w:w="0" w:type="auto"/>
            <w:shd w:val="clear" w:color="auto" w:fill="auto"/>
          </w:tcPr>
          <w:p w14:paraId="5CB41D6B" w14:textId="77777777" w:rsidR="009E2C11" w:rsidRPr="005223F4" w:rsidRDefault="009E2C11" w:rsidP="001D7EAA">
            <w:r w:rsidRPr="005223F4">
              <w:t>   ::=   </w:t>
            </w:r>
          </w:p>
        </w:tc>
        <w:tc>
          <w:tcPr>
            <w:tcW w:w="4295" w:type="dxa"/>
            <w:shd w:val="clear" w:color="auto" w:fill="auto"/>
          </w:tcPr>
          <w:p w14:paraId="04D96C9D" w14:textId="77777777" w:rsidR="009E2C11" w:rsidRPr="005223F4" w:rsidRDefault="009E2C11" w:rsidP="001D7EAA">
            <w:r w:rsidRPr="005223F4">
              <w:rPr>
                <w:rStyle w:val="HTMLCode"/>
                <w:rFonts w:eastAsia="Times New Roman"/>
              </w:rPr>
              <w:t>ExprSingle</w:t>
            </w:r>
            <w:r w:rsidRPr="005223F4">
              <w:rPr>
                <w:rStyle w:val="HTMLCode"/>
              </w:rPr>
              <w:t xml:space="preserve"> </w:t>
            </w:r>
          </w:p>
        </w:tc>
      </w:tr>
      <w:tr w:rsidR="009E2C11" w:rsidRPr="005223F4" w14:paraId="563D7760" w14:textId="77777777" w:rsidTr="001D7EAA">
        <w:trPr>
          <w:tblCellSpacing w:w="15" w:type="dxa"/>
        </w:trPr>
        <w:tc>
          <w:tcPr>
            <w:tcW w:w="2276" w:type="dxa"/>
            <w:shd w:val="clear" w:color="auto" w:fill="auto"/>
          </w:tcPr>
          <w:p w14:paraId="3F267376" w14:textId="77777777" w:rsidR="009E2C11" w:rsidRPr="005223F4" w:rsidRDefault="009E2C11" w:rsidP="001D7EAA">
            <w:r w:rsidRPr="005223F4">
              <w:rPr>
                <w:rStyle w:val="HTMLCode"/>
                <w:rFonts w:eastAsia="Times New Roman"/>
              </w:rPr>
              <w:t>ExprSingle</w:t>
            </w:r>
          </w:p>
        </w:tc>
        <w:tc>
          <w:tcPr>
            <w:tcW w:w="0" w:type="auto"/>
            <w:shd w:val="clear" w:color="auto" w:fill="auto"/>
          </w:tcPr>
          <w:p w14:paraId="41284897" w14:textId="77777777" w:rsidR="009E2C11" w:rsidRPr="005223F4" w:rsidRDefault="009E2C11" w:rsidP="001D7EAA">
            <w:r w:rsidRPr="005223F4">
              <w:t>   ::=   </w:t>
            </w:r>
          </w:p>
        </w:tc>
        <w:tc>
          <w:tcPr>
            <w:tcW w:w="4295" w:type="dxa"/>
            <w:shd w:val="clear" w:color="auto" w:fill="auto"/>
          </w:tcPr>
          <w:p w14:paraId="417590B6" w14:textId="77777777" w:rsidR="009E2C11" w:rsidRPr="005223F4" w:rsidRDefault="009E2C11" w:rsidP="001D7EAA">
            <w:r w:rsidRPr="005223F4">
              <w:rPr>
                <w:rStyle w:val="HTMLCode"/>
              </w:rPr>
              <w:t xml:space="preserve"> </w:t>
            </w:r>
            <w:r w:rsidRPr="005223F4">
              <w:rPr>
                <w:rStyle w:val="HTMLCode"/>
                <w:rFonts w:eastAsia="Times New Roman"/>
              </w:rPr>
              <w:t>IfExpr</w:t>
            </w:r>
            <w:r w:rsidRPr="005223F4">
              <w:br/>
            </w:r>
            <w:r w:rsidRPr="005223F4">
              <w:rPr>
                <w:rStyle w:val="HTMLCode"/>
              </w:rPr>
              <w:t xml:space="preserve">| </w:t>
            </w:r>
            <w:r w:rsidRPr="005223F4">
              <w:rPr>
                <w:rStyle w:val="HTMLCode"/>
                <w:rFonts w:eastAsia="Times New Roman"/>
              </w:rPr>
              <w:t>OrExpr</w:t>
            </w:r>
          </w:p>
        </w:tc>
      </w:tr>
      <w:tr w:rsidR="009E2C11" w:rsidRPr="005223F4" w14:paraId="41DB9240" w14:textId="77777777" w:rsidTr="001D7EAA">
        <w:trPr>
          <w:tblCellSpacing w:w="15" w:type="dxa"/>
        </w:trPr>
        <w:tc>
          <w:tcPr>
            <w:tcW w:w="2276" w:type="dxa"/>
            <w:shd w:val="clear" w:color="auto" w:fill="auto"/>
          </w:tcPr>
          <w:p w14:paraId="0F196EE0" w14:textId="77777777" w:rsidR="009E2C11" w:rsidRPr="005223F4" w:rsidRDefault="009E2C11" w:rsidP="001D7EAA">
            <w:r w:rsidRPr="005223F4">
              <w:rPr>
                <w:rStyle w:val="HTMLCode"/>
                <w:rFonts w:eastAsia="Times New Roman"/>
              </w:rPr>
              <w:t>IfExpr</w:t>
            </w:r>
          </w:p>
        </w:tc>
        <w:tc>
          <w:tcPr>
            <w:tcW w:w="0" w:type="auto"/>
            <w:shd w:val="clear" w:color="auto" w:fill="auto"/>
          </w:tcPr>
          <w:p w14:paraId="5DBF4869" w14:textId="77777777" w:rsidR="009E2C11" w:rsidRPr="005223F4" w:rsidRDefault="009E2C11" w:rsidP="001D7EAA">
            <w:r w:rsidRPr="005223F4">
              <w:t>   ::=   </w:t>
            </w:r>
          </w:p>
        </w:tc>
        <w:tc>
          <w:tcPr>
            <w:tcW w:w="4295" w:type="dxa"/>
            <w:shd w:val="clear" w:color="auto" w:fill="auto"/>
          </w:tcPr>
          <w:p w14:paraId="0E49D776" w14:textId="77777777" w:rsidR="009E2C11" w:rsidRPr="005223F4" w:rsidRDefault="009E2C11" w:rsidP="001D7EAA">
            <w:r w:rsidRPr="005223F4">
              <w:rPr>
                <w:rStyle w:val="HTMLCode"/>
              </w:rPr>
              <w:t xml:space="preserve">"if" "(" </w:t>
            </w:r>
            <w:r w:rsidRPr="005223F4">
              <w:rPr>
                <w:rStyle w:val="HTMLCode"/>
                <w:rFonts w:eastAsia="Times New Roman"/>
              </w:rPr>
              <w:t>Expr</w:t>
            </w:r>
            <w:r w:rsidRPr="005223F4">
              <w:rPr>
                <w:rStyle w:val="HTMLCode"/>
              </w:rPr>
              <w:t xml:space="preserve"> ")" "then" </w:t>
            </w:r>
            <w:r w:rsidRPr="005223F4">
              <w:rPr>
                <w:rStyle w:val="HTMLCode"/>
                <w:rFonts w:eastAsia="Times New Roman"/>
              </w:rPr>
              <w:t>ExprSingle</w:t>
            </w:r>
            <w:r w:rsidRPr="005223F4">
              <w:rPr>
                <w:rStyle w:val="HTMLCode"/>
              </w:rPr>
              <w:t xml:space="preserve"> "else" </w:t>
            </w:r>
            <w:r w:rsidRPr="005223F4">
              <w:rPr>
                <w:rStyle w:val="HTMLCode"/>
                <w:rFonts w:eastAsia="Times New Roman"/>
              </w:rPr>
              <w:t>ExprSingle</w:t>
            </w:r>
          </w:p>
        </w:tc>
      </w:tr>
      <w:tr w:rsidR="009E2C11" w:rsidRPr="005223F4" w14:paraId="043EC37F" w14:textId="77777777" w:rsidTr="001D7EAA">
        <w:trPr>
          <w:tblCellSpacing w:w="15" w:type="dxa"/>
        </w:trPr>
        <w:tc>
          <w:tcPr>
            <w:tcW w:w="2276" w:type="dxa"/>
            <w:shd w:val="clear" w:color="auto" w:fill="auto"/>
          </w:tcPr>
          <w:p w14:paraId="1F866690" w14:textId="77777777" w:rsidR="009E2C11" w:rsidRPr="005223F4" w:rsidRDefault="009E2C11" w:rsidP="001D7EAA">
            <w:r w:rsidRPr="005223F4">
              <w:rPr>
                <w:rStyle w:val="HTMLCode"/>
                <w:rFonts w:eastAsia="Times New Roman"/>
              </w:rPr>
              <w:t>OrExpr</w:t>
            </w:r>
          </w:p>
        </w:tc>
        <w:tc>
          <w:tcPr>
            <w:tcW w:w="0" w:type="auto"/>
            <w:shd w:val="clear" w:color="auto" w:fill="auto"/>
          </w:tcPr>
          <w:p w14:paraId="02195677" w14:textId="77777777" w:rsidR="009E2C11" w:rsidRPr="005223F4" w:rsidRDefault="009E2C11" w:rsidP="001D7EAA">
            <w:r w:rsidRPr="005223F4">
              <w:t>   ::=   </w:t>
            </w:r>
          </w:p>
        </w:tc>
        <w:tc>
          <w:tcPr>
            <w:tcW w:w="4295" w:type="dxa"/>
            <w:shd w:val="clear" w:color="auto" w:fill="auto"/>
          </w:tcPr>
          <w:p w14:paraId="2116D6E5" w14:textId="77777777" w:rsidR="009E2C11" w:rsidRPr="005223F4" w:rsidRDefault="009E2C11" w:rsidP="001D7EAA">
            <w:r w:rsidRPr="005223F4">
              <w:rPr>
                <w:rStyle w:val="HTMLCode"/>
                <w:rFonts w:eastAsia="Times New Roman"/>
              </w:rPr>
              <w:t>AndExpr</w:t>
            </w:r>
            <w:r w:rsidRPr="005223F4">
              <w:rPr>
                <w:rStyle w:val="HTMLCode"/>
              </w:rPr>
              <w:t xml:space="preserve"> ( "or" </w:t>
            </w:r>
            <w:r w:rsidRPr="005223F4">
              <w:rPr>
                <w:rStyle w:val="HTMLCode"/>
                <w:rFonts w:eastAsia="Times New Roman"/>
              </w:rPr>
              <w:t>AndExpr</w:t>
            </w:r>
            <w:r w:rsidRPr="005223F4">
              <w:rPr>
                <w:rStyle w:val="HTMLCode"/>
              </w:rPr>
              <w:t xml:space="preserve"> )*</w:t>
            </w:r>
          </w:p>
        </w:tc>
      </w:tr>
      <w:tr w:rsidR="009E2C11" w:rsidRPr="005223F4" w14:paraId="4834587B" w14:textId="77777777" w:rsidTr="001D7EAA">
        <w:trPr>
          <w:tblCellSpacing w:w="15" w:type="dxa"/>
        </w:trPr>
        <w:tc>
          <w:tcPr>
            <w:tcW w:w="2276" w:type="dxa"/>
            <w:shd w:val="clear" w:color="auto" w:fill="auto"/>
          </w:tcPr>
          <w:p w14:paraId="76DEA15F" w14:textId="77777777" w:rsidR="009E2C11" w:rsidRPr="005223F4" w:rsidRDefault="009E2C11" w:rsidP="001D7EAA">
            <w:r w:rsidRPr="005223F4">
              <w:rPr>
                <w:rStyle w:val="HTMLCode"/>
                <w:rFonts w:eastAsia="Times New Roman"/>
              </w:rPr>
              <w:t>AndExpr</w:t>
            </w:r>
          </w:p>
        </w:tc>
        <w:tc>
          <w:tcPr>
            <w:tcW w:w="0" w:type="auto"/>
            <w:shd w:val="clear" w:color="auto" w:fill="auto"/>
          </w:tcPr>
          <w:p w14:paraId="55E1A93B" w14:textId="77777777" w:rsidR="009E2C11" w:rsidRPr="005223F4" w:rsidRDefault="009E2C11" w:rsidP="001D7EAA">
            <w:r w:rsidRPr="005223F4">
              <w:t>   ::=   </w:t>
            </w:r>
          </w:p>
        </w:tc>
        <w:tc>
          <w:tcPr>
            <w:tcW w:w="4295" w:type="dxa"/>
            <w:shd w:val="clear" w:color="auto" w:fill="auto"/>
          </w:tcPr>
          <w:p w14:paraId="4D260FAE" w14:textId="77777777" w:rsidR="009E2C11" w:rsidRPr="005223F4" w:rsidRDefault="009E2C11" w:rsidP="001D7EAA">
            <w:r w:rsidRPr="005223F4">
              <w:rPr>
                <w:rStyle w:val="HTMLCode"/>
                <w:rFonts w:eastAsia="Times New Roman"/>
              </w:rPr>
              <w:t>ComparisonExpr</w:t>
            </w:r>
            <w:r w:rsidRPr="005223F4">
              <w:rPr>
                <w:rStyle w:val="HTMLCode"/>
              </w:rPr>
              <w:t xml:space="preserve"> ( "and" </w:t>
            </w:r>
            <w:r w:rsidRPr="005223F4">
              <w:rPr>
                <w:rStyle w:val="HTMLCode"/>
                <w:rFonts w:eastAsia="Times New Roman"/>
              </w:rPr>
              <w:t>ComparisonExpr</w:t>
            </w:r>
            <w:r w:rsidRPr="005223F4">
              <w:rPr>
                <w:rStyle w:val="HTMLCode"/>
              </w:rPr>
              <w:t xml:space="preserve"> )*</w:t>
            </w:r>
          </w:p>
        </w:tc>
      </w:tr>
      <w:tr w:rsidR="009E2C11" w:rsidRPr="005223F4" w14:paraId="4866FC0B" w14:textId="77777777" w:rsidTr="001D7EAA">
        <w:trPr>
          <w:tblCellSpacing w:w="15" w:type="dxa"/>
        </w:trPr>
        <w:tc>
          <w:tcPr>
            <w:tcW w:w="2276" w:type="dxa"/>
            <w:shd w:val="clear" w:color="auto" w:fill="auto"/>
          </w:tcPr>
          <w:p w14:paraId="1B335175" w14:textId="77777777" w:rsidR="009E2C11" w:rsidRPr="005223F4" w:rsidRDefault="009E2C11" w:rsidP="001D7EAA">
            <w:r w:rsidRPr="005223F4">
              <w:rPr>
                <w:rStyle w:val="HTMLCode"/>
                <w:rFonts w:eastAsia="Times New Roman"/>
              </w:rPr>
              <w:t>ComparisonExpr</w:t>
            </w:r>
          </w:p>
        </w:tc>
        <w:tc>
          <w:tcPr>
            <w:tcW w:w="0" w:type="auto"/>
            <w:shd w:val="clear" w:color="auto" w:fill="auto"/>
          </w:tcPr>
          <w:p w14:paraId="1AC8C920" w14:textId="77777777" w:rsidR="009E2C11" w:rsidRPr="005223F4" w:rsidRDefault="009E2C11" w:rsidP="001D7EAA">
            <w:r w:rsidRPr="005223F4">
              <w:t>   ::=   </w:t>
            </w:r>
          </w:p>
        </w:tc>
        <w:tc>
          <w:tcPr>
            <w:tcW w:w="4295" w:type="dxa"/>
            <w:shd w:val="clear" w:color="auto" w:fill="auto"/>
          </w:tcPr>
          <w:p w14:paraId="23D89F60" w14:textId="77777777" w:rsidR="009E2C11" w:rsidRPr="005223F4" w:rsidRDefault="009E2C11" w:rsidP="001D7EAA">
            <w:r w:rsidRPr="005223F4">
              <w:rPr>
                <w:rStyle w:val="HTMLCode"/>
                <w:rFonts w:eastAsia="Times New Roman"/>
              </w:rPr>
              <w:t>AdditiveExpr</w:t>
            </w:r>
            <w:r w:rsidRPr="005223F4">
              <w:rPr>
                <w:rStyle w:val="HTMLCode"/>
              </w:rPr>
              <w:t xml:space="preserve"> ( (</w:t>
            </w:r>
            <w:r w:rsidRPr="005223F4">
              <w:rPr>
                <w:rStyle w:val="HTMLCode"/>
                <w:rFonts w:eastAsia="Times New Roman"/>
              </w:rPr>
              <w:t>ValueComp</w:t>
            </w:r>
            <w:r w:rsidRPr="005223F4">
              <w:br/>
            </w:r>
            <w:r w:rsidRPr="005223F4">
              <w:rPr>
                <w:rStyle w:val="HTMLCode"/>
              </w:rPr>
              <w:t xml:space="preserve">) </w:t>
            </w:r>
            <w:r w:rsidRPr="005223F4">
              <w:rPr>
                <w:rStyle w:val="HTMLCode"/>
                <w:rFonts w:eastAsia="Times New Roman"/>
              </w:rPr>
              <w:t>AdditiveExpr</w:t>
            </w:r>
            <w:r w:rsidRPr="005223F4">
              <w:rPr>
                <w:rStyle w:val="HTMLCode"/>
              </w:rPr>
              <w:t>)?</w:t>
            </w:r>
          </w:p>
        </w:tc>
      </w:tr>
      <w:tr w:rsidR="009E2C11" w:rsidRPr="005223F4" w14:paraId="62E47B18" w14:textId="77777777" w:rsidTr="001D7EAA">
        <w:trPr>
          <w:tblCellSpacing w:w="15" w:type="dxa"/>
        </w:trPr>
        <w:tc>
          <w:tcPr>
            <w:tcW w:w="2276" w:type="dxa"/>
            <w:shd w:val="clear" w:color="auto" w:fill="auto"/>
          </w:tcPr>
          <w:p w14:paraId="31E0077E" w14:textId="6CCE1AEC" w:rsidR="009E2C11" w:rsidRPr="005223F4" w:rsidRDefault="009E2C11" w:rsidP="001D7EAA">
            <w:r w:rsidRPr="005223F4">
              <w:rPr>
                <w:rStyle w:val="HTMLCode"/>
                <w:rFonts w:eastAsia="Times New Roman"/>
              </w:rPr>
              <w:t>AdditiveExpr</w:t>
            </w:r>
          </w:p>
        </w:tc>
        <w:tc>
          <w:tcPr>
            <w:tcW w:w="0" w:type="auto"/>
            <w:shd w:val="clear" w:color="auto" w:fill="auto"/>
          </w:tcPr>
          <w:p w14:paraId="7A8C29E9" w14:textId="39EBC73F" w:rsidR="009E2C11" w:rsidRPr="005223F4" w:rsidRDefault="009E2C11" w:rsidP="001D7EAA">
            <w:r w:rsidRPr="005223F4">
              <w:t>   ::=   </w:t>
            </w:r>
          </w:p>
        </w:tc>
        <w:tc>
          <w:tcPr>
            <w:tcW w:w="4295" w:type="dxa"/>
            <w:shd w:val="clear" w:color="auto" w:fill="auto"/>
          </w:tcPr>
          <w:p w14:paraId="6E30D83C" w14:textId="25478AF0" w:rsidR="009E2C11" w:rsidRPr="005223F4" w:rsidRDefault="009E2C11" w:rsidP="001D7EAA">
            <w:r w:rsidRPr="005223F4">
              <w:rPr>
                <w:rStyle w:val="HTMLCode"/>
                <w:rFonts w:eastAsia="Times New Roman"/>
              </w:rPr>
              <w:t>MultiplicativeExpr</w:t>
            </w:r>
            <w:r w:rsidRPr="005223F4">
              <w:rPr>
                <w:rStyle w:val="HTMLCode"/>
              </w:rPr>
              <w:t xml:space="preserve"> ( ("+" | "-") </w:t>
            </w:r>
            <w:r w:rsidRPr="005223F4">
              <w:rPr>
                <w:rStyle w:val="HTMLCode"/>
                <w:rFonts w:eastAsia="Times New Roman"/>
              </w:rPr>
              <w:t>MultiplicativeExpr</w:t>
            </w:r>
            <w:r w:rsidRPr="005223F4">
              <w:rPr>
                <w:rStyle w:val="HTMLCode"/>
              </w:rPr>
              <w:t xml:space="preserve"> )*</w:t>
            </w:r>
          </w:p>
        </w:tc>
      </w:tr>
      <w:tr w:rsidR="009E2C11" w:rsidRPr="005223F4" w14:paraId="4E5DE9CF" w14:textId="77777777" w:rsidTr="001D7EAA">
        <w:trPr>
          <w:tblCellSpacing w:w="15" w:type="dxa"/>
        </w:trPr>
        <w:tc>
          <w:tcPr>
            <w:tcW w:w="2276" w:type="dxa"/>
            <w:shd w:val="clear" w:color="auto" w:fill="auto"/>
          </w:tcPr>
          <w:p w14:paraId="725326F3" w14:textId="44BDDDA8" w:rsidR="009E2C11" w:rsidRPr="005223F4" w:rsidRDefault="009E2C11" w:rsidP="001D7EAA">
            <w:r w:rsidRPr="005223F4">
              <w:rPr>
                <w:rStyle w:val="HTMLCode"/>
                <w:rFonts w:eastAsia="Times New Roman"/>
              </w:rPr>
              <w:t>MultiplicativeExpr</w:t>
            </w:r>
          </w:p>
        </w:tc>
        <w:tc>
          <w:tcPr>
            <w:tcW w:w="0" w:type="auto"/>
            <w:shd w:val="clear" w:color="auto" w:fill="auto"/>
          </w:tcPr>
          <w:p w14:paraId="7B0A334E" w14:textId="26CA3C6A" w:rsidR="009E2C11" w:rsidRPr="005223F4" w:rsidRDefault="009E2C11" w:rsidP="001D7EAA">
            <w:r w:rsidRPr="005223F4">
              <w:t>   ::=   </w:t>
            </w:r>
          </w:p>
        </w:tc>
        <w:tc>
          <w:tcPr>
            <w:tcW w:w="4295" w:type="dxa"/>
            <w:shd w:val="clear" w:color="auto" w:fill="auto"/>
          </w:tcPr>
          <w:p w14:paraId="515F416E" w14:textId="3F6DB12B" w:rsidR="009E2C11" w:rsidRPr="005223F4" w:rsidRDefault="009E2C11" w:rsidP="001D7EAA">
            <w:r w:rsidRPr="005223F4">
              <w:rPr>
                <w:rStyle w:val="HTMLCode"/>
                <w:rFonts w:eastAsia="Times New Roman"/>
              </w:rPr>
              <w:t>UnaryExpr</w:t>
            </w:r>
            <w:r w:rsidRPr="005223F4">
              <w:rPr>
                <w:rStyle w:val="HTMLCode"/>
              </w:rPr>
              <w:t xml:space="preserve">  ( ("*" | "div" | "idiv" | "mod") </w:t>
            </w:r>
            <w:r w:rsidRPr="005223F4">
              <w:rPr>
                <w:rStyle w:val="HTMLCode"/>
                <w:rFonts w:eastAsia="Times New Roman"/>
              </w:rPr>
              <w:t>UnaryExpr</w:t>
            </w:r>
            <w:r w:rsidRPr="005223F4">
              <w:rPr>
                <w:rStyle w:val="HTMLCode"/>
              </w:rPr>
              <w:t xml:space="preserve">  )*</w:t>
            </w:r>
          </w:p>
        </w:tc>
      </w:tr>
      <w:tr w:rsidR="009E2C11" w:rsidRPr="005223F4" w14:paraId="44730EC8" w14:textId="77777777" w:rsidTr="001D7EAA">
        <w:trPr>
          <w:tblCellSpacing w:w="15" w:type="dxa"/>
        </w:trPr>
        <w:tc>
          <w:tcPr>
            <w:tcW w:w="2276" w:type="dxa"/>
            <w:shd w:val="clear" w:color="auto" w:fill="auto"/>
          </w:tcPr>
          <w:p w14:paraId="03DF83AB" w14:textId="25CD9B84" w:rsidR="009E2C11" w:rsidRPr="005223F4" w:rsidRDefault="009E2C11" w:rsidP="001D7EAA">
            <w:r w:rsidRPr="005223F4">
              <w:rPr>
                <w:rStyle w:val="HTMLCode"/>
                <w:rFonts w:eastAsia="Times New Roman"/>
              </w:rPr>
              <w:t>UnaryExpr</w:t>
            </w:r>
          </w:p>
        </w:tc>
        <w:tc>
          <w:tcPr>
            <w:tcW w:w="0" w:type="auto"/>
            <w:shd w:val="clear" w:color="auto" w:fill="auto"/>
          </w:tcPr>
          <w:p w14:paraId="30CAE5F4" w14:textId="69B0111C" w:rsidR="009E2C11" w:rsidRPr="005223F4" w:rsidRDefault="009E2C11" w:rsidP="001D7EAA">
            <w:r w:rsidRPr="005223F4">
              <w:t>   ::=   </w:t>
            </w:r>
          </w:p>
        </w:tc>
        <w:tc>
          <w:tcPr>
            <w:tcW w:w="4295" w:type="dxa"/>
            <w:shd w:val="clear" w:color="auto" w:fill="auto"/>
          </w:tcPr>
          <w:p w14:paraId="72E48945" w14:textId="227A0F9B" w:rsidR="009E2C11" w:rsidRPr="005223F4" w:rsidRDefault="009E2C11" w:rsidP="001D7EAA">
            <w:r w:rsidRPr="005223F4">
              <w:rPr>
                <w:rStyle w:val="HTMLCode"/>
              </w:rPr>
              <w:t xml:space="preserve">("-" | "+")* </w:t>
            </w:r>
            <w:r w:rsidRPr="005223F4">
              <w:rPr>
                <w:rStyle w:val="HTMLCode"/>
                <w:rFonts w:eastAsia="Times New Roman"/>
              </w:rPr>
              <w:t>ValueExpr</w:t>
            </w:r>
          </w:p>
        </w:tc>
      </w:tr>
      <w:tr w:rsidR="009E2C11" w:rsidRPr="005223F4" w14:paraId="500307E3" w14:textId="77777777" w:rsidTr="001D7EAA">
        <w:trPr>
          <w:tblCellSpacing w:w="15" w:type="dxa"/>
        </w:trPr>
        <w:tc>
          <w:tcPr>
            <w:tcW w:w="2276" w:type="dxa"/>
            <w:shd w:val="clear" w:color="auto" w:fill="auto"/>
          </w:tcPr>
          <w:p w14:paraId="0D0AEC18" w14:textId="2C20D2C3" w:rsidR="009E2C11" w:rsidRPr="005223F4" w:rsidRDefault="009E2C11" w:rsidP="001D7EAA">
            <w:r w:rsidRPr="005223F4">
              <w:rPr>
                <w:rStyle w:val="HTMLCode"/>
                <w:rFonts w:eastAsia="Times New Roman"/>
              </w:rPr>
              <w:t>ValueExpr</w:t>
            </w:r>
          </w:p>
        </w:tc>
        <w:tc>
          <w:tcPr>
            <w:tcW w:w="0" w:type="auto"/>
            <w:shd w:val="clear" w:color="auto" w:fill="auto"/>
          </w:tcPr>
          <w:p w14:paraId="77101B99" w14:textId="453B2448" w:rsidR="009E2C11" w:rsidRPr="005223F4" w:rsidRDefault="009E2C11" w:rsidP="001D7EAA">
            <w:r w:rsidRPr="005223F4">
              <w:t>   ::=   </w:t>
            </w:r>
          </w:p>
        </w:tc>
        <w:tc>
          <w:tcPr>
            <w:tcW w:w="4295" w:type="dxa"/>
            <w:shd w:val="clear" w:color="auto" w:fill="auto"/>
          </w:tcPr>
          <w:p w14:paraId="3FFFB657" w14:textId="56941396" w:rsidR="009E2C11" w:rsidRPr="005223F4" w:rsidRDefault="009E2C11" w:rsidP="001D7EAA">
            <w:r w:rsidRPr="005223F4">
              <w:rPr>
                <w:rStyle w:val="HTMLCode"/>
                <w:rFonts w:eastAsia="Times New Roman"/>
              </w:rPr>
              <w:t>PathExpr</w:t>
            </w:r>
          </w:p>
        </w:tc>
      </w:tr>
      <w:tr w:rsidR="009E2C11" w:rsidRPr="005223F4" w14:paraId="79A5B480" w14:textId="77777777" w:rsidTr="001D7EAA">
        <w:trPr>
          <w:tblCellSpacing w:w="15" w:type="dxa"/>
        </w:trPr>
        <w:tc>
          <w:tcPr>
            <w:tcW w:w="2276" w:type="dxa"/>
            <w:shd w:val="clear" w:color="auto" w:fill="auto"/>
          </w:tcPr>
          <w:p w14:paraId="1F5278F7" w14:textId="2FA5528F" w:rsidR="009E2C11" w:rsidRPr="005223F4" w:rsidRDefault="009E2C11" w:rsidP="001D7EAA">
            <w:r w:rsidRPr="005223F4">
              <w:rPr>
                <w:rStyle w:val="HTMLCode"/>
                <w:rFonts w:eastAsia="Times New Roman"/>
              </w:rPr>
              <w:t>ValueComp</w:t>
            </w:r>
          </w:p>
        </w:tc>
        <w:tc>
          <w:tcPr>
            <w:tcW w:w="0" w:type="auto"/>
            <w:shd w:val="clear" w:color="auto" w:fill="auto"/>
          </w:tcPr>
          <w:p w14:paraId="39F76BFB" w14:textId="30AE6D7F" w:rsidR="009E2C11" w:rsidRPr="005223F4" w:rsidRDefault="009E2C11" w:rsidP="001D7EAA">
            <w:r w:rsidRPr="005223F4">
              <w:t>   ::=   </w:t>
            </w:r>
          </w:p>
        </w:tc>
        <w:tc>
          <w:tcPr>
            <w:tcW w:w="4295" w:type="dxa"/>
            <w:shd w:val="clear" w:color="auto" w:fill="auto"/>
          </w:tcPr>
          <w:p w14:paraId="63F64443" w14:textId="02A2659E" w:rsidR="009E2C11" w:rsidRPr="005223F4" w:rsidRDefault="009E2C11" w:rsidP="001D7EAA">
            <w:r w:rsidRPr="005223F4">
              <w:rPr>
                <w:rStyle w:val="HTMLCode"/>
              </w:rPr>
              <w:t>"eq" | "ne" | "lt" | "le" | "gt" | "ge"</w:t>
            </w:r>
          </w:p>
        </w:tc>
      </w:tr>
      <w:tr w:rsidR="009E2C11" w:rsidRPr="005223F4" w14:paraId="46FE0FBC" w14:textId="77777777" w:rsidTr="001D7EAA">
        <w:trPr>
          <w:tblCellSpacing w:w="15" w:type="dxa"/>
        </w:trPr>
        <w:tc>
          <w:tcPr>
            <w:tcW w:w="2276" w:type="dxa"/>
            <w:shd w:val="clear" w:color="auto" w:fill="auto"/>
          </w:tcPr>
          <w:p w14:paraId="650A7D7F" w14:textId="3005010C" w:rsidR="009E2C11" w:rsidRPr="005223F4" w:rsidRDefault="009E2C11" w:rsidP="001D7EAA">
            <w:r w:rsidRPr="005223F4">
              <w:rPr>
                <w:rStyle w:val="HTMLCode"/>
                <w:rFonts w:eastAsia="Times New Roman"/>
              </w:rPr>
              <w:t>PathExpr</w:t>
            </w:r>
          </w:p>
        </w:tc>
        <w:tc>
          <w:tcPr>
            <w:tcW w:w="0" w:type="auto"/>
            <w:shd w:val="clear" w:color="auto" w:fill="auto"/>
          </w:tcPr>
          <w:p w14:paraId="5E7D59A9" w14:textId="417064CB" w:rsidR="009E2C11" w:rsidRPr="005223F4" w:rsidRDefault="009E2C11" w:rsidP="001D7EAA">
            <w:r w:rsidRPr="005223F4">
              <w:t>   ::=   </w:t>
            </w:r>
          </w:p>
        </w:tc>
        <w:tc>
          <w:tcPr>
            <w:tcW w:w="4295" w:type="dxa"/>
            <w:shd w:val="clear" w:color="auto" w:fill="auto"/>
          </w:tcPr>
          <w:p w14:paraId="09E59126" w14:textId="3A6D3AB0" w:rsidR="009E2C11" w:rsidRPr="00A37067" w:rsidRDefault="009E2C11" w:rsidP="00034B44">
            <w:pPr>
              <w:rPr>
                <w:rFonts w:ascii="Courier New" w:hAnsi="Courier New"/>
              </w:rPr>
            </w:pPr>
            <w:r w:rsidRPr="005223F4">
              <w:rPr>
                <w:rStyle w:val="HTMLCode"/>
              </w:rPr>
              <w:t xml:space="preserve">("/" </w:t>
            </w:r>
            <w:r w:rsidRPr="005223F4">
              <w:rPr>
                <w:rStyle w:val="HTMLCode"/>
                <w:rFonts w:eastAsia="Times New Roman"/>
              </w:rPr>
              <w:t>RelativePathExpr</w:t>
            </w:r>
            <w:r w:rsidRPr="005223F4">
              <w:rPr>
                <w:rStyle w:val="HTMLCode"/>
              </w:rPr>
              <w:t>?)</w:t>
            </w:r>
            <w:r w:rsidRPr="005223F4">
              <w:br/>
            </w:r>
            <w:r w:rsidRPr="005223F4">
              <w:rPr>
                <w:rStyle w:val="HTMLCode"/>
              </w:rPr>
              <w:t xml:space="preserve">| </w:t>
            </w:r>
            <w:r w:rsidRPr="005223F4">
              <w:rPr>
                <w:rStyle w:val="HTMLCode"/>
                <w:rFonts w:eastAsia="Times New Roman"/>
              </w:rPr>
              <w:t>RelativePathExpr</w:t>
            </w:r>
            <w:r>
              <w:rPr>
                <w:rStyle w:val="HTMLCode"/>
                <w:rFonts w:eastAsia="Times New Roman"/>
              </w:rPr>
              <w:t xml:space="preserve"> </w:t>
            </w:r>
            <w:commentRangeStart w:id="20550"/>
            <w:r>
              <w:rPr>
                <w:rStyle w:val="HTMLCode"/>
                <w:rFonts w:eastAsia="Times New Roman"/>
              </w:rPr>
              <w:t>| FilterExpr</w:t>
            </w:r>
            <w:commentRangeEnd w:id="20550"/>
            <w:r>
              <w:rPr>
                <w:rStyle w:val="CommentReference"/>
              </w:rPr>
              <w:commentReference w:id="20550"/>
            </w:r>
            <w:ins w:id="20551" w:author="mbeckerle" w:date="2013-02-19T11:44:00Z">
              <w:r>
                <w:rPr>
                  <w:rStyle w:val="HTMLCode"/>
                  <w:rFonts w:eastAsia="Times New Roman"/>
                </w:rPr>
                <w:t xml:space="preserve"> </w:t>
              </w:r>
            </w:ins>
          </w:p>
        </w:tc>
      </w:tr>
      <w:tr w:rsidR="009E2C11" w:rsidRPr="005223F4" w14:paraId="1ABF98F0" w14:textId="77777777" w:rsidTr="001D7EAA">
        <w:trPr>
          <w:tblCellSpacing w:w="15" w:type="dxa"/>
        </w:trPr>
        <w:tc>
          <w:tcPr>
            <w:tcW w:w="2276" w:type="dxa"/>
            <w:shd w:val="clear" w:color="auto" w:fill="auto"/>
          </w:tcPr>
          <w:p w14:paraId="1BAE6A3A" w14:textId="246A9FAD" w:rsidR="009E2C11" w:rsidRPr="005223F4" w:rsidRDefault="009E2C11" w:rsidP="001D7EAA">
            <w:r w:rsidRPr="005223F4">
              <w:rPr>
                <w:rStyle w:val="HTMLCode"/>
                <w:rFonts w:eastAsia="Times New Roman"/>
              </w:rPr>
              <w:t>RelativePathExpr</w:t>
            </w:r>
          </w:p>
        </w:tc>
        <w:tc>
          <w:tcPr>
            <w:tcW w:w="0" w:type="auto"/>
            <w:shd w:val="clear" w:color="auto" w:fill="auto"/>
          </w:tcPr>
          <w:p w14:paraId="0D2DFF20" w14:textId="28D7286F" w:rsidR="009E2C11" w:rsidRPr="005223F4" w:rsidRDefault="009E2C11" w:rsidP="001D7EAA">
            <w:r w:rsidRPr="005223F4">
              <w:t>   ::=   </w:t>
            </w:r>
          </w:p>
        </w:tc>
        <w:tc>
          <w:tcPr>
            <w:tcW w:w="4295" w:type="dxa"/>
            <w:shd w:val="clear" w:color="auto" w:fill="auto"/>
          </w:tcPr>
          <w:p w14:paraId="38A1301D" w14:textId="14BC070C" w:rsidR="009E2C11" w:rsidRPr="005223F4" w:rsidRDefault="009E2C11" w:rsidP="001D7EAA">
            <w:r w:rsidRPr="005223F4">
              <w:rPr>
                <w:rStyle w:val="HTMLCode"/>
                <w:rFonts w:eastAsia="Times New Roman"/>
              </w:rPr>
              <w:t>StepExpr</w:t>
            </w:r>
            <w:r w:rsidRPr="005223F4">
              <w:rPr>
                <w:rStyle w:val="HTMLCode"/>
              </w:rPr>
              <w:t xml:space="preserve"> (("/") </w:t>
            </w:r>
            <w:r w:rsidRPr="005223F4">
              <w:rPr>
                <w:rStyle w:val="HTMLCode"/>
                <w:rFonts w:eastAsia="Times New Roman"/>
              </w:rPr>
              <w:t>StepExpr</w:t>
            </w:r>
            <w:r w:rsidRPr="005223F4">
              <w:rPr>
                <w:rStyle w:val="HTMLCode"/>
              </w:rPr>
              <w:t>)*</w:t>
            </w:r>
          </w:p>
        </w:tc>
      </w:tr>
      <w:tr w:rsidR="009E2C11" w:rsidRPr="005223F4" w14:paraId="49F27E94" w14:textId="77777777" w:rsidTr="001D7EAA">
        <w:trPr>
          <w:tblCellSpacing w:w="15" w:type="dxa"/>
        </w:trPr>
        <w:tc>
          <w:tcPr>
            <w:tcW w:w="2276" w:type="dxa"/>
            <w:shd w:val="clear" w:color="auto" w:fill="auto"/>
          </w:tcPr>
          <w:p w14:paraId="435ADED8" w14:textId="6A258DBF" w:rsidR="009E2C11" w:rsidRPr="005223F4" w:rsidRDefault="009E2C11" w:rsidP="001D7EAA">
            <w:r w:rsidRPr="005223F4">
              <w:rPr>
                <w:rStyle w:val="HTMLCode"/>
                <w:rFonts w:eastAsia="Times New Roman"/>
              </w:rPr>
              <w:t>StepExpr</w:t>
            </w:r>
          </w:p>
        </w:tc>
        <w:tc>
          <w:tcPr>
            <w:tcW w:w="0" w:type="auto"/>
            <w:shd w:val="clear" w:color="auto" w:fill="auto"/>
          </w:tcPr>
          <w:p w14:paraId="1023CC07" w14:textId="6696F6E2" w:rsidR="009E2C11" w:rsidRPr="005223F4" w:rsidRDefault="009E2C11" w:rsidP="001D7EAA">
            <w:r w:rsidRPr="005223F4">
              <w:t>   ::=   </w:t>
            </w:r>
          </w:p>
        </w:tc>
        <w:tc>
          <w:tcPr>
            <w:tcW w:w="4295" w:type="dxa"/>
            <w:shd w:val="clear" w:color="auto" w:fill="auto"/>
          </w:tcPr>
          <w:p w14:paraId="4856EDED" w14:textId="1126D178" w:rsidR="009E2C11" w:rsidRPr="00A37067" w:rsidRDefault="009E2C11" w:rsidP="00034B44">
            <w:pPr>
              <w:rPr>
                <w:rFonts w:ascii="Courier New" w:hAnsi="Courier New"/>
              </w:rPr>
            </w:pPr>
            <w:commentRangeStart w:id="20552"/>
            <w:r w:rsidRPr="005223F4">
              <w:rPr>
                <w:rStyle w:val="HTMLCode"/>
                <w:rFonts w:eastAsia="Times New Roman"/>
              </w:rPr>
              <w:t>AxisStep</w:t>
            </w:r>
            <w:commentRangeEnd w:id="20552"/>
            <w:r>
              <w:rPr>
                <w:rStyle w:val="CommentReference"/>
              </w:rPr>
              <w:commentReference w:id="20552"/>
            </w:r>
          </w:p>
        </w:tc>
      </w:tr>
      <w:tr w:rsidR="009E2C11" w:rsidRPr="005223F4" w14:paraId="073AA826" w14:textId="77777777" w:rsidTr="001D7EAA">
        <w:trPr>
          <w:tblCellSpacing w:w="15" w:type="dxa"/>
        </w:trPr>
        <w:tc>
          <w:tcPr>
            <w:tcW w:w="2276" w:type="dxa"/>
            <w:shd w:val="clear" w:color="auto" w:fill="auto"/>
          </w:tcPr>
          <w:p w14:paraId="76EED9AA" w14:textId="44CB6A03" w:rsidR="009E2C11" w:rsidRPr="005223F4" w:rsidRDefault="009E2C11" w:rsidP="001D7EAA">
            <w:r w:rsidRPr="005223F4">
              <w:rPr>
                <w:rStyle w:val="HTMLCode"/>
                <w:rFonts w:eastAsia="Times New Roman"/>
              </w:rPr>
              <w:t>AxisStep</w:t>
            </w:r>
          </w:p>
        </w:tc>
        <w:tc>
          <w:tcPr>
            <w:tcW w:w="0" w:type="auto"/>
            <w:shd w:val="clear" w:color="auto" w:fill="auto"/>
          </w:tcPr>
          <w:p w14:paraId="44215029" w14:textId="30F47EBC" w:rsidR="009E2C11" w:rsidRPr="005223F4" w:rsidRDefault="009E2C11" w:rsidP="001D7EAA">
            <w:r w:rsidRPr="005223F4">
              <w:t>   ::=   </w:t>
            </w:r>
          </w:p>
        </w:tc>
        <w:tc>
          <w:tcPr>
            <w:tcW w:w="4295" w:type="dxa"/>
            <w:shd w:val="clear" w:color="auto" w:fill="auto"/>
          </w:tcPr>
          <w:p w14:paraId="4D0D030B" w14:textId="24B55184" w:rsidR="009E2C11" w:rsidRPr="00A37067" w:rsidRDefault="009E2C11" w:rsidP="00034B44">
            <w:pPr>
              <w:rPr>
                <w:rFonts w:ascii="Courier New" w:hAnsi="Courier New"/>
              </w:rPr>
            </w:pPr>
            <w:r w:rsidRPr="005223F4">
              <w:rPr>
                <w:rStyle w:val="HTMLCode"/>
              </w:rPr>
              <w:t>(</w:t>
            </w:r>
            <w:r w:rsidRPr="005223F4">
              <w:rPr>
                <w:rStyle w:val="HTMLCode"/>
                <w:rFonts w:eastAsia="Times New Roman"/>
              </w:rPr>
              <w:t>ReverseStep</w:t>
            </w:r>
            <w:r w:rsidRPr="005223F4">
              <w:rPr>
                <w:rStyle w:val="HTMLCode"/>
              </w:rPr>
              <w:t xml:space="preserve"> | </w:t>
            </w:r>
            <w:r w:rsidRPr="005223F4">
              <w:rPr>
                <w:rStyle w:val="HTMLCode"/>
                <w:rFonts w:eastAsia="Times New Roman"/>
              </w:rPr>
              <w:t>ForwardStep</w:t>
            </w:r>
            <w:r w:rsidRPr="005223F4">
              <w:rPr>
                <w:rStyle w:val="HTMLCode"/>
              </w:rPr>
              <w:t xml:space="preserve">) </w:t>
            </w:r>
            <w:r w:rsidRPr="005223F4">
              <w:rPr>
                <w:rStyle w:val="HTMLCode"/>
                <w:rFonts w:eastAsia="Times New Roman"/>
              </w:rPr>
              <w:t>Predicate</w:t>
            </w:r>
            <w:commentRangeStart w:id="20553"/>
            <w:r>
              <w:rPr>
                <w:rStyle w:val="HTMLCode"/>
                <w:rFonts w:eastAsia="Times New Roman"/>
              </w:rPr>
              <w:t>?</w:t>
            </w:r>
            <w:commentRangeEnd w:id="20553"/>
            <w:r>
              <w:rPr>
                <w:rStyle w:val="CommentReference"/>
              </w:rPr>
              <w:commentReference w:id="20553"/>
            </w:r>
          </w:p>
        </w:tc>
      </w:tr>
      <w:tr w:rsidR="009E2C11" w:rsidRPr="005223F4" w14:paraId="6ABBE3B8" w14:textId="77777777" w:rsidTr="001D7EAA">
        <w:trPr>
          <w:tblCellSpacing w:w="15" w:type="dxa"/>
        </w:trPr>
        <w:tc>
          <w:tcPr>
            <w:tcW w:w="2276" w:type="dxa"/>
            <w:shd w:val="clear" w:color="auto" w:fill="auto"/>
          </w:tcPr>
          <w:p w14:paraId="7051638A" w14:textId="46D54BBC" w:rsidR="009E2C11" w:rsidRPr="005223F4" w:rsidRDefault="009E2C11" w:rsidP="001D7EAA">
            <w:r w:rsidRPr="005223F4">
              <w:rPr>
                <w:rStyle w:val="HTMLCode"/>
                <w:rFonts w:eastAsia="Times New Roman"/>
              </w:rPr>
              <w:t>ForwardStep</w:t>
            </w:r>
          </w:p>
        </w:tc>
        <w:tc>
          <w:tcPr>
            <w:tcW w:w="0" w:type="auto"/>
            <w:shd w:val="clear" w:color="auto" w:fill="auto"/>
          </w:tcPr>
          <w:p w14:paraId="7D6485A3" w14:textId="1A77C41B" w:rsidR="009E2C11" w:rsidRPr="005223F4" w:rsidRDefault="009E2C11" w:rsidP="001D7EAA">
            <w:r w:rsidRPr="005223F4">
              <w:t>   ::=   </w:t>
            </w:r>
          </w:p>
        </w:tc>
        <w:tc>
          <w:tcPr>
            <w:tcW w:w="4295" w:type="dxa"/>
            <w:shd w:val="clear" w:color="auto" w:fill="auto"/>
          </w:tcPr>
          <w:p w14:paraId="1467BC9F" w14:textId="5DAE38E5" w:rsidR="009E2C11" w:rsidRPr="005223F4" w:rsidRDefault="009E2C11" w:rsidP="001D7EAA">
            <w:r w:rsidRPr="005223F4">
              <w:rPr>
                <w:rStyle w:val="HTMLCode"/>
              </w:rPr>
              <w:t>(</w:t>
            </w:r>
            <w:r w:rsidRPr="005223F4">
              <w:rPr>
                <w:rStyle w:val="HTMLCode"/>
                <w:rFonts w:eastAsia="Times New Roman"/>
              </w:rPr>
              <w:t>ForwardAxis</w:t>
            </w:r>
            <w:r w:rsidRPr="005223F4">
              <w:rPr>
                <w:rStyle w:val="HTMLCode"/>
              </w:rPr>
              <w:t xml:space="preserve"> </w:t>
            </w:r>
            <w:r w:rsidRPr="005223F4">
              <w:rPr>
                <w:rStyle w:val="HTMLCode"/>
                <w:rFonts w:eastAsia="Times New Roman"/>
              </w:rPr>
              <w:t>NodeTest</w:t>
            </w:r>
            <w:r w:rsidRPr="005223F4">
              <w:rPr>
                <w:rStyle w:val="HTMLCode"/>
              </w:rPr>
              <w:t xml:space="preserve">) | </w:t>
            </w:r>
            <w:r w:rsidRPr="005223F4">
              <w:rPr>
                <w:rStyle w:val="HTMLCode"/>
                <w:rFonts w:eastAsia="Times New Roman"/>
              </w:rPr>
              <w:t>AbbrevForwardStep</w:t>
            </w:r>
          </w:p>
        </w:tc>
      </w:tr>
      <w:tr w:rsidR="009E2C11" w:rsidRPr="005223F4" w14:paraId="460263AD" w14:textId="77777777" w:rsidTr="001D7EAA">
        <w:trPr>
          <w:tblCellSpacing w:w="15" w:type="dxa"/>
        </w:trPr>
        <w:tc>
          <w:tcPr>
            <w:tcW w:w="2276" w:type="dxa"/>
            <w:shd w:val="clear" w:color="auto" w:fill="auto"/>
          </w:tcPr>
          <w:p w14:paraId="451C0061" w14:textId="734F7D92" w:rsidR="009E2C11" w:rsidRPr="005223F4" w:rsidRDefault="009E2C11" w:rsidP="001D7EAA">
            <w:r w:rsidRPr="005223F4">
              <w:rPr>
                <w:rStyle w:val="HTMLCode"/>
                <w:rFonts w:eastAsia="Times New Roman"/>
              </w:rPr>
              <w:t>ForwardAxis</w:t>
            </w:r>
          </w:p>
        </w:tc>
        <w:tc>
          <w:tcPr>
            <w:tcW w:w="0" w:type="auto"/>
            <w:shd w:val="clear" w:color="auto" w:fill="auto"/>
          </w:tcPr>
          <w:p w14:paraId="5E4770B6" w14:textId="2041799E" w:rsidR="009E2C11" w:rsidRPr="005223F4" w:rsidRDefault="009E2C11" w:rsidP="001D7EAA">
            <w:r w:rsidRPr="005223F4">
              <w:t>   ::=   </w:t>
            </w:r>
          </w:p>
        </w:tc>
        <w:tc>
          <w:tcPr>
            <w:tcW w:w="4295" w:type="dxa"/>
            <w:shd w:val="clear" w:color="auto" w:fill="auto"/>
          </w:tcPr>
          <w:p w14:paraId="75BBF066" w14:textId="501FD000" w:rsidR="009E2C11" w:rsidRPr="005223F4" w:rsidRDefault="009E2C11" w:rsidP="001D7EAA">
            <w:r w:rsidRPr="005223F4">
              <w:rPr>
                <w:rStyle w:val="HTMLCode"/>
              </w:rPr>
              <w:t>("child" "::")</w:t>
            </w:r>
            <w:r w:rsidRPr="005223F4">
              <w:br/>
            </w:r>
            <w:r w:rsidRPr="005223F4">
              <w:rPr>
                <w:rStyle w:val="HTMLCode"/>
              </w:rPr>
              <w:t>| ("self" "::")</w:t>
            </w:r>
            <w:r w:rsidRPr="005223F4">
              <w:br/>
            </w:r>
          </w:p>
        </w:tc>
      </w:tr>
      <w:tr w:rsidR="009E2C11" w:rsidRPr="005223F4" w14:paraId="4EBCE183" w14:textId="77777777" w:rsidTr="001D7EAA">
        <w:trPr>
          <w:tblCellSpacing w:w="15" w:type="dxa"/>
        </w:trPr>
        <w:tc>
          <w:tcPr>
            <w:tcW w:w="2276" w:type="dxa"/>
            <w:shd w:val="clear" w:color="auto" w:fill="auto"/>
          </w:tcPr>
          <w:p w14:paraId="64B6CFF8" w14:textId="6E897867" w:rsidR="009E2C11" w:rsidRPr="005223F4" w:rsidRDefault="009E2C11" w:rsidP="001D7EAA">
            <w:r w:rsidRPr="005223F4">
              <w:rPr>
                <w:rStyle w:val="HTMLCode"/>
                <w:rFonts w:eastAsia="Times New Roman"/>
              </w:rPr>
              <w:t>AbbrevForwardStep</w:t>
            </w:r>
          </w:p>
        </w:tc>
        <w:tc>
          <w:tcPr>
            <w:tcW w:w="0" w:type="auto"/>
            <w:shd w:val="clear" w:color="auto" w:fill="auto"/>
          </w:tcPr>
          <w:p w14:paraId="54553B0E" w14:textId="791057D2" w:rsidR="009E2C11" w:rsidRPr="005223F4" w:rsidRDefault="009E2C11" w:rsidP="001D7EAA">
            <w:r w:rsidRPr="005223F4">
              <w:t>   ::=   </w:t>
            </w:r>
          </w:p>
        </w:tc>
        <w:tc>
          <w:tcPr>
            <w:tcW w:w="4295" w:type="dxa"/>
            <w:shd w:val="clear" w:color="auto" w:fill="auto"/>
          </w:tcPr>
          <w:p w14:paraId="64C75962" w14:textId="1879F350" w:rsidR="009E2C11" w:rsidRPr="00A37067" w:rsidRDefault="009E2C11" w:rsidP="00034B44">
            <w:pPr>
              <w:rPr>
                <w:rFonts w:ascii="Courier New" w:hAnsi="Courier New"/>
              </w:rPr>
            </w:pPr>
            <w:r w:rsidRPr="005223F4">
              <w:rPr>
                <w:rStyle w:val="HTMLCode"/>
                <w:rFonts w:eastAsia="Times New Roman"/>
              </w:rPr>
              <w:t>NodeTest</w:t>
            </w:r>
            <w:r>
              <w:rPr>
                <w:rStyle w:val="HTMLCode"/>
                <w:rFonts w:eastAsia="Times New Roman"/>
              </w:rPr>
              <w:t xml:space="preserve"> </w:t>
            </w:r>
            <w:commentRangeStart w:id="20554"/>
            <w:r>
              <w:rPr>
                <w:rStyle w:val="HTMLCode"/>
                <w:rFonts w:eastAsia="Times New Roman"/>
              </w:rPr>
              <w:t>| ContextItemExpr</w:t>
            </w:r>
            <w:commentRangeEnd w:id="20554"/>
            <w:r>
              <w:rPr>
                <w:rStyle w:val="CommentReference"/>
              </w:rPr>
              <w:commentReference w:id="20554"/>
            </w:r>
          </w:p>
        </w:tc>
      </w:tr>
      <w:tr w:rsidR="009E2C11" w:rsidRPr="005223F4" w14:paraId="1467DE29" w14:textId="77777777" w:rsidTr="001D7EAA">
        <w:trPr>
          <w:tblCellSpacing w:w="15" w:type="dxa"/>
        </w:trPr>
        <w:tc>
          <w:tcPr>
            <w:tcW w:w="2276" w:type="dxa"/>
            <w:shd w:val="clear" w:color="auto" w:fill="auto"/>
          </w:tcPr>
          <w:p w14:paraId="3F24416C" w14:textId="4502236D" w:rsidR="009E2C11" w:rsidRPr="005223F4" w:rsidRDefault="009E2C11" w:rsidP="001D7EAA">
            <w:r w:rsidRPr="005223F4">
              <w:rPr>
                <w:rStyle w:val="HTMLCode"/>
                <w:rFonts w:eastAsia="Times New Roman"/>
              </w:rPr>
              <w:t>ReverseStep</w:t>
            </w:r>
          </w:p>
        </w:tc>
        <w:tc>
          <w:tcPr>
            <w:tcW w:w="0" w:type="auto"/>
            <w:shd w:val="clear" w:color="auto" w:fill="auto"/>
          </w:tcPr>
          <w:p w14:paraId="6CEE961C" w14:textId="2AD135DE" w:rsidR="009E2C11" w:rsidRPr="005223F4" w:rsidRDefault="009E2C11" w:rsidP="001D7EAA">
            <w:r w:rsidRPr="005223F4">
              <w:t>   ::=   </w:t>
            </w:r>
          </w:p>
        </w:tc>
        <w:tc>
          <w:tcPr>
            <w:tcW w:w="4295" w:type="dxa"/>
            <w:shd w:val="clear" w:color="auto" w:fill="auto"/>
          </w:tcPr>
          <w:p w14:paraId="1801B420" w14:textId="6E95E8A7" w:rsidR="009E2C11" w:rsidRPr="005223F4" w:rsidRDefault="009E2C11" w:rsidP="001D7EAA">
            <w:r w:rsidRPr="005223F4">
              <w:rPr>
                <w:rStyle w:val="HTMLCode"/>
              </w:rPr>
              <w:t>(</w:t>
            </w:r>
            <w:r w:rsidRPr="005223F4">
              <w:rPr>
                <w:rStyle w:val="HTMLCode"/>
                <w:rFonts w:eastAsia="Times New Roman"/>
              </w:rPr>
              <w:t>ReverseAxis</w:t>
            </w:r>
            <w:r w:rsidRPr="005223F4">
              <w:rPr>
                <w:rStyle w:val="HTMLCode"/>
              </w:rPr>
              <w:t xml:space="preserve"> </w:t>
            </w:r>
            <w:r w:rsidRPr="005223F4">
              <w:rPr>
                <w:rStyle w:val="HTMLCode"/>
                <w:rFonts w:eastAsia="Times New Roman"/>
              </w:rPr>
              <w:t>NodeTest</w:t>
            </w:r>
            <w:r w:rsidRPr="005223F4">
              <w:rPr>
                <w:rStyle w:val="HTMLCode"/>
              </w:rPr>
              <w:t xml:space="preserve">) | </w:t>
            </w:r>
            <w:r w:rsidRPr="005223F4">
              <w:rPr>
                <w:rStyle w:val="HTMLCode"/>
                <w:rFonts w:eastAsia="Times New Roman"/>
              </w:rPr>
              <w:t>AbbrevReverseStep</w:t>
            </w:r>
          </w:p>
        </w:tc>
      </w:tr>
      <w:tr w:rsidR="009E2C11" w:rsidRPr="005223F4" w14:paraId="404F8671" w14:textId="77777777" w:rsidTr="001D7EAA">
        <w:trPr>
          <w:tblCellSpacing w:w="15" w:type="dxa"/>
        </w:trPr>
        <w:tc>
          <w:tcPr>
            <w:tcW w:w="2276" w:type="dxa"/>
            <w:shd w:val="clear" w:color="auto" w:fill="auto"/>
          </w:tcPr>
          <w:p w14:paraId="6FC276A6" w14:textId="31683A98" w:rsidR="009E2C11" w:rsidRPr="005223F4" w:rsidRDefault="009E2C11" w:rsidP="001D7EAA">
            <w:r w:rsidRPr="005223F4">
              <w:rPr>
                <w:rStyle w:val="HTMLCode"/>
                <w:rFonts w:eastAsia="Times New Roman"/>
              </w:rPr>
              <w:t>ReverseAxis</w:t>
            </w:r>
          </w:p>
        </w:tc>
        <w:tc>
          <w:tcPr>
            <w:tcW w:w="0" w:type="auto"/>
            <w:shd w:val="clear" w:color="auto" w:fill="auto"/>
          </w:tcPr>
          <w:p w14:paraId="124EC182" w14:textId="4046E965" w:rsidR="009E2C11" w:rsidRPr="005223F4" w:rsidRDefault="009E2C11" w:rsidP="001D7EAA">
            <w:r w:rsidRPr="005223F4">
              <w:t>   ::=   </w:t>
            </w:r>
          </w:p>
        </w:tc>
        <w:tc>
          <w:tcPr>
            <w:tcW w:w="4295" w:type="dxa"/>
            <w:shd w:val="clear" w:color="auto" w:fill="auto"/>
          </w:tcPr>
          <w:p w14:paraId="72624DCC" w14:textId="43EA15A4" w:rsidR="009E2C11" w:rsidRPr="005223F4" w:rsidRDefault="009E2C11" w:rsidP="001D7EAA">
            <w:r w:rsidRPr="005223F4">
              <w:rPr>
                <w:rStyle w:val="HTMLCode"/>
              </w:rPr>
              <w:t>("parent" "::")</w:t>
            </w:r>
            <w:r w:rsidRPr="005223F4">
              <w:br/>
            </w:r>
            <w:del w:id="20555" w:author="mbeckerle" w:date="2013-07-10T14:00:00Z">
              <w:r w:rsidRPr="005223F4" w:rsidDel="00BD026B">
                <w:rPr>
                  <w:rStyle w:val="HTMLCode"/>
                </w:rPr>
                <w:delText>")</w:delText>
              </w:r>
            </w:del>
          </w:p>
        </w:tc>
      </w:tr>
      <w:tr w:rsidR="009E2C11" w:rsidRPr="005223F4" w14:paraId="0C142C6F" w14:textId="77777777" w:rsidTr="001D7EAA">
        <w:trPr>
          <w:tblCellSpacing w:w="15" w:type="dxa"/>
        </w:trPr>
        <w:tc>
          <w:tcPr>
            <w:tcW w:w="2276" w:type="dxa"/>
            <w:shd w:val="clear" w:color="auto" w:fill="auto"/>
          </w:tcPr>
          <w:p w14:paraId="45E5764A" w14:textId="52F00A68" w:rsidR="009E2C11" w:rsidRPr="005223F4" w:rsidRDefault="009E2C11" w:rsidP="001D7EAA">
            <w:r w:rsidRPr="005223F4">
              <w:rPr>
                <w:rStyle w:val="HTMLCode"/>
                <w:rFonts w:eastAsia="Times New Roman"/>
              </w:rPr>
              <w:t>AbbrevReverseStep</w:t>
            </w:r>
          </w:p>
        </w:tc>
        <w:tc>
          <w:tcPr>
            <w:tcW w:w="0" w:type="auto"/>
            <w:shd w:val="clear" w:color="auto" w:fill="auto"/>
          </w:tcPr>
          <w:p w14:paraId="0EF7DB8A" w14:textId="7B847322" w:rsidR="009E2C11" w:rsidRPr="005223F4" w:rsidRDefault="009E2C11" w:rsidP="001D7EAA">
            <w:r w:rsidRPr="005223F4">
              <w:t>   ::=   </w:t>
            </w:r>
          </w:p>
        </w:tc>
        <w:tc>
          <w:tcPr>
            <w:tcW w:w="4295" w:type="dxa"/>
            <w:shd w:val="clear" w:color="auto" w:fill="auto"/>
          </w:tcPr>
          <w:p w14:paraId="55ADEAC3" w14:textId="311E9CDA" w:rsidR="009E2C11" w:rsidRPr="005223F4" w:rsidRDefault="009E2C11" w:rsidP="001D7EAA">
            <w:r w:rsidRPr="005223F4">
              <w:rPr>
                <w:rStyle w:val="HTMLCode"/>
              </w:rPr>
              <w:t>".."</w:t>
            </w:r>
          </w:p>
        </w:tc>
      </w:tr>
      <w:tr w:rsidR="009E2C11" w:rsidRPr="005223F4" w14:paraId="02FBA278" w14:textId="77777777" w:rsidTr="001D7EAA">
        <w:trPr>
          <w:tblCellSpacing w:w="15" w:type="dxa"/>
        </w:trPr>
        <w:tc>
          <w:tcPr>
            <w:tcW w:w="2276" w:type="dxa"/>
            <w:shd w:val="clear" w:color="auto" w:fill="auto"/>
          </w:tcPr>
          <w:p w14:paraId="7CF95FE2" w14:textId="483CB274" w:rsidR="009E2C11" w:rsidRPr="005223F4" w:rsidRDefault="009E2C11" w:rsidP="001D7EAA">
            <w:r w:rsidRPr="005223F4">
              <w:rPr>
                <w:rStyle w:val="HTMLCode"/>
                <w:rFonts w:eastAsia="Times New Roman"/>
              </w:rPr>
              <w:t>NodeTest</w:t>
            </w:r>
          </w:p>
        </w:tc>
        <w:tc>
          <w:tcPr>
            <w:tcW w:w="0" w:type="auto"/>
            <w:shd w:val="clear" w:color="auto" w:fill="auto"/>
          </w:tcPr>
          <w:p w14:paraId="05E05ED6" w14:textId="4712DF14" w:rsidR="009E2C11" w:rsidRPr="005223F4" w:rsidRDefault="009E2C11" w:rsidP="001D7EAA">
            <w:r w:rsidRPr="005223F4">
              <w:t>   ::=   </w:t>
            </w:r>
          </w:p>
        </w:tc>
        <w:tc>
          <w:tcPr>
            <w:tcW w:w="4295" w:type="dxa"/>
            <w:shd w:val="clear" w:color="auto" w:fill="auto"/>
          </w:tcPr>
          <w:p w14:paraId="0BA2E36E" w14:textId="6976B2B8" w:rsidR="009E2C11" w:rsidRPr="005223F4" w:rsidRDefault="009E2C11" w:rsidP="001D7EAA">
            <w:r w:rsidRPr="005223F4">
              <w:rPr>
                <w:rStyle w:val="HTMLCode"/>
                <w:rFonts w:eastAsia="Times New Roman"/>
              </w:rPr>
              <w:t>NameTest</w:t>
            </w:r>
          </w:p>
        </w:tc>
      </w:tr>
      <w:tr w:rsidR="009E2C11" w:rsidRPr="005223F4" w14:paraId="79E3C5E4" w14:textId="77777777" w:rsidTr="001D7EAA">
        <w:trPr>
          <w:tblCellSpacing w:w="15" w:type="dxa"/>
        </w:trPr>
        <w:tc>
          <w:tcPr>
            <w:tcW w:w="2276" w:type="dxa"/>
            <w:shd w:val="clear" w:color="auto" w:fill="auto"/>
          </w:tcPr>
          <w:p w14:paraId="0A948F38" w14:textId="36F2C3D1" w:rsidR="009E2C11" w:rsidRPr="005223F4" w:rsidRDefault="009E2C11" w:rsidP="001D7EAA">
            <w:r w:rsidRPr="005223F4">
              <w:rPr>
                <w:rStyle w:val="HTMLCode"/>
                <w:rFonts w:eastAsia="Times New Roman"/>
              </w:rPr>
              <w:t>NameTest</w:t>
            </w:r>
          </w:p>
        </w:tc>
        <w:tc>
          <w:tcPr>
            <w:tcW w:w="0" w:type="auto"/>
            <w:shd w:val="clear" w:color="auto" w:fill="auto"/>
          </w:tcPr>
          <w:p w14:paraId="0046FE9D" w14:textId="61278D88" w:rsidR="009E2C11" w:rsidRPr="005223F4" w:rsidRDefault="009E2C11" w:rsidP="001D7EAA">
            <w:r w:rsidRPr="005223F4">
              <w:t>   ::=   </w:t>
            </w:r>
          </w:p>
        </w:tc>
        <w:tc>
          <w:tcPr>
            <w:tcW w:w="4295" w:type="dxa"/>
            <w:shd w:val="clear" w:color="auto" w:fill="auto"/>
          </w:tcPr>
          <w:p w14:paraId="3EA27809" w14:textId="17897317" w:rsidR="009E2C11" w:rsidRPr="005223F4" w:rsidRDefault="009E2C11" w:rsidP="001D7EAA">
            <w:r w:rsidRPr="005223F4">
              <w:rPr>
                <w:rStyle w:val="HTMLCode"/>
                <w:rFonts w:eastAsia="Times New Roman"/>
              </w:rPr>
              <w:t>QName</w:t>
            </w:r>
            <w:r w:rsidRPr="005223F4">
              <w:rPr>
                <w:rStyle w:val="HTMLCode"/>
              </w:rPr>
              <w:t xml:space="preserve"> </w:t>
            </w:r>
          </w:p>
        </w:tc>
      </w:tr>
      <w:tr w:rsidR="009E2C11" w:rsidRPr="005223F4" w14:paraId="65F2EC56" w14:textId="77777777" w:rsidTr="001D7EAA">
        <w:trPr>
          <w:tblCellSpacing w:w="15" w:type="dxa"/>
        </w:trPr>
        <w:tc>
          <w:tcPr>
            <w:tcW w:w="2276" w:type="dxa"/>
            <w:shd w:val="clear" w:color="auto" w:fill="auto"/>
          </w:tcPr>
          <w:p w14:paraId="322BAE3F" w14:textId="18B36989" w:rsidR="009E2C11" w:rsidRPr="005223F4" w:rsidRDefault="009E2C11" w:rsidP="001D7EAA">
            <w:r w:rsidRPr="005223F4">
              <w:rPr>
                <w:rStyle w:val="HTMLCode"/>
                <w:rFonts w:eastAsia="Times New Roman"/>
              </w:rPr>
              <w:t>FilterExpr</w:t>
            </w:r>
          </w:p>
        </w:tc>
        <w:tc>
          <w:tcPr>
            <w:tcW w:w="0" w:type="auto"/>
            <w:shd w:val="clear" w:color="auto" w:fill="auto"/>
          </w:tcPr>
          <w:p w14:paraId="50C86873" w14:textId="15DCDC18" w:rsidR="009E2C11" w:rsidRPr="005223F4" w:rsidRDefault="009E2C11" w:rsidP="001D7EAA">
            <w:r w:rsidRPr="005223F4">
              <w:t>   ::=   </w:t>
            </w:r>
          </w:p>
        </w:tc>
        <w:tc>
          <w:tcPr>
            <w:tcW w:w="4295" w:type="dxa"/>
            <w:shd w:val="clear" w:color="auto" w:fill="auto"/>
          </w:tcPr>
          <w:p w14:paraId="335BDB25" w14:textId="51952008" w:rsidR="00B65070" w:rsidRPr="00A37067" w:rsidRDefault="009E2C11" w:rsidP="00034B44">
            <w:pPr>
              <w:rPr>
                <w:rFonts w:ascii="Courier New" w:eastAsia="MS Mincho" w:hAnsi="Courier New"/>
              </w:rPr>
            </w:pPr>
            <w:r w:rsidRPr="005223F4">
              <w:rPr>
                <w:rStyle w:val="HTMLCode"/>
                <w:rFonts w:eastAsia="Times New Roman"/>
              </w:rPr>
              <w:t>PrimaryExpr</w:t>
            </w:r>
            <w:r w:rsidRPr="005223F4">
              <w:rPr>
                <w:rStyle w:val="HTMLCode"/>
              </w:rPr>
              <w:t xml:space="preserve"> </w:t>
            </w:r>
            <w:r w:rsidRPr="005223F4">
              <w:rPr>
                <w:rStyle w:val="HTMLCode"/>
                <w:rFonts w:eastAsia="Times New Roman"/>
              </w:rPr>
              <w:t>Predicate</w:t>
            </w:r>
            <w:commentRangeStart w:id="20556"/>
            <w:r>
              <w:rPr>
                <w:rStyle w:val="HTMLCode"/>
                <w:rFonts w:eastAsia="Times New Roman"/>
              </w:rPr>
              <w:t>?</w:t>
            </w:r>
            <w:commentRangeEnd w:id="20556"/>
            <w:r>
              <w:rPr>
                <w:rStyle w:val="CommentReference"/>
              </w:rPr>
              <w:commentReference w:id="20556"/>
            </w:r>
          </w:p>
        </w:tc>
      </w:tr>
      <w:tr w:rsidR="009E2C11" w:rsidRPr="005223F4" w14:paraId="4A5D885D" w14:textId="77777777" w:rsidTr="001D7EAA">
        <w:trPr>
          <w:tblCellSpacing w:w="15" w:type="dxa"/>
        </w:trPr>
        <w:tc>
          <w:tcPr>
            <w:tcW w:w="2276" w:type="dxa"/>
            <w:shd w:val="clear" w:color="auto" w:fill="auto"/>
          </w:tcPr>
          <w:p w14:paraId="33618D8A" w14:textId="3C1C261F" w:rsidR="009E2C11" w:rsidRPr="005223F4" w:rsidRDefault="009E2C11" w:rsidP="001D7EAA">
            <w:r w:rsidRPr="005223F4">
              <w:rPr>
                <w:rStyle w:val="HTMLCode"/>
                <w:rFonts w:eastAsia="Times New Roman"/>
              </w:rPr>
              <w:t>Predicate</w:t>
            </w:r>
          </w:p>
        </w:tc>
        <w:tc>
          <w:tcPr>
            <w:tcW w:w="0" w:type="auto"/>
            <w:shd w:val="clear" w:color="auto" w:fill="auto"/>
          </w:tcPr>
          <w:p w14:paraId="407FA8FF" w14:textId="5CEC55EF" w:rsidR="009E2C11" w:rsidRPr="005223F4" w:rsidRDefault="009E2C11" w:rsidP="001D7EAA">
            <w:r w:rsidRPr="005223F4">
              <w:t>   ::=   </w:t>
            </w:r>
          </w:p>
        </w:tc>
        <w:tc>
          <w:tcPr>
            <w:tcW w:w="4295" w:type="dxa"/>
            <w:shd w:val="clear" w:color="auto" w:fill="auto"/>
          </w:tcPr>
          <w:p w14:paraId="7C830B83" w14:textId="1519F3FD" w:rsidR="009E2C11" w:rsidRPr="005223F4" w:rsidRDefault="009E2C11" w:rsidP="001D7EAA">
            <w:r w:rsidRPr="005223F4">
              <w:rPr>
                <w:rStyle w:val="HTMLCode"/>
              </w:rPr>
              <w:t xml:space="preserve">"[" </w:t>
            </w:r>
            <w:r w:rsidRPr="005223F4">
              <w:rPr>
                <w:rStyle w:val="HTMLCode"/>
                <w:rFonts w:eastAsia="Times New Roman"/>
              </w:rPr>
              <w:t>Expr</w:t>
            </w:r>
            <w:r w:rsidRPr="005223F4">
              <w:rPr>
                <w:rStyle w:val="HTMLCode"/>
              </w:rPr>
              <w:t xml:space="preserve"> "]"</w:t>
            </w:r>
          </w:p>
        </w:tc>
      </w:tr>
      <w:tr w:rsidR="009E2C11" w:rsidRPr="005223F4" w14:paraId="1BD05ACE" w14:textId="77777777" w:rsidTr="001D7EAA">
        <w:trPr>
          <w:tblCellSpacing w:w="15" w:type="dxa"/>
        </w:trPr>
        <w:tc>
          <w:tcPr>
            <w:tcW w:w="2276" w:type="dxa"/>
            <w:shd w:val="clear" w:color="auto" w:fill="auto"/>
          </w:tcPr>
          <w:p w14:paraId="014547A8" w14:textId="053A8B29" w:rsidR="009E2C11" w:rsidRPr="005223F4" w:rsidRDefault="009E2C11" w:rsidP="001D7EAA">
            <w:r w:rsidRPr="005223F4">
              <w:rPr>
                <w:rStyle w:val="HTMLCode"/>
                <w:rFonts w:eastAsia="Times New Roman"/>
              </w:rPr>
              <w:t>PrimaryExpr</w:t>
            </w:r>
          </w:p>
        </w:tc>
        <w:tc>
          <w:tcPr>
            <w:tcW w:w="0" w:type="auto"/>
            <w:shd w:val="clear" w:color="auto" w:fill="auto"/>
          </w:tcPr>
          <w:p w14:paraId="59DAB2C6" w14:textId="44E77134" w:rsidR="009E2C11" w:rsidRPr="005223F4" w:rsidRDefault="009E2C11" w:rsidP="001D7EAA">
            <w:r w:rsidRPr="005223F4">
              <w:t>   ::=   </w:t>
            </w:r>
          </w:p>
        </w:tc>
        <w:tc>
          <w:tcPr>
            <w:tcW w:w="4295" w:type="dxa"/>
            <w:shd w:val="clear" w:color="auto" w:fill="auto"/>
          </w:tcPr>
          <w:p w14:paraId="36093F5B" w14:textId="471FBBE2" w:rsidR="009E2C11" w:rsidRPr="005223F4" w:rsidRDefault="009E2C11" w:rsidP="001D7EAA">
            <w:r w:rsidRPr="005223F4">
              <w:rPr>
                <w:rStyle w:val="HTMLCode"/>
                <w:rFonts w:eastAsia="Times New Roman"/>
              </w:rPr>
              <w:t>Literal</w:t>
            </w:r>
            <w:r w:rsidRPr="005223F4">
              <w:rPr>
                <w:rStyle w:val="HTMLCode"/>
              </w:rPr>
              <w:t xml:space="preserve"> | </w:t>
            </w:r>
            <w:r w:rsidRPr="005223F4">
              <w:rPr>
                <w:rStyle w:val="HTMLCode"/>
                <w:rFonts w:eastAsia="Times New Roman"/>
              </w:rPr>
              <w:t>VarRef</w:t>
            </w:r>
            <w:r w:rsidRPr="005223F4">
              <w:rPr>
                <w:rStyle w:val="HTMLCode"/>
              </w:rPr>
              <w:t xml:space="preserve"> | </w:t>
            </w:r>
            <w:r w:rsidRPr="005223F4">
              <w:rPr>
                <w:rStyle w:val="HTMLCode"/>
                <w:rFonts w:eastAsia="Times New Roman"/>
              </w:rPr>
              <w:t>ParenthesizedExpr</w:t>
            </w:r>
            <w:r w:rsidRPr="005223F4">
              <w:rPr>
                <w:rStyle w:val="HTMLCode"/>
              </w:rPr>
              <w:t xml:space="preserve"> | </w:t>
            </w:r>
            <w:r w:rsidRPr="005223F4">
              <w:rPr>
                <w:rStyle w:val="HTMLCode"/>
                <w:rFonts w:eastAsia="Times New Roman"/>
              </w:rPr>
              <w:t>ContextItemExpr</w:t>
            </w:r>
            <w:r w:rsidRPr="005223F4">
              <w:rPr>
                <w:rStyle w:val="HTMLCode"/>
              </w:rPr>
              <w:t xml:space="preserve"> | </w:t>
            </w:r>
            <w:r w:rsidRPr="005223F4">
              <w:rPr>
                <w:rStyle w:val="HTMLCode"/>
                <w:rFonts w:eastAsia="Times New Roman"/>
              </w:rPr>
              <w:t>FunctionCall</w:t>
            </w:r>
          </w:p>
        </w:tc>
      </w:tr>
      <w:tr w:rsidR="009E2C11" w:rsidRPr="005223F4" w14:paraId="690EEE61" w14:textId="77777777" w:rsidTr="001D7EAA">
        <w:trPr>
          <w:tblCellSpacing w:w="15" w:type="dxa"/>
        </w:trPr>
        <w:tc>
          <w:tcPr>
            <w:tcW w:w="2276" w:type="dxa"/>
            <w:shd w:val="clear" w:color="auto" w:fill="auto"/>
          </w:tcPr>
          <w:p w14:paraId="23385506" w14:textId="362F277F" w:rsidR="009E2C11" w:rsidRPr="005223F4" w:rsidRDefault="009E2C11" w:rsidP="001D7EAA">
            <w:r w:rsidRPr="005223F4">
              <w:rPr>
                <w:rStyle w:val="HTMLCode"/>
                <w:rFonts w:eastAsia="Times New Roman"/>
              </w:rPr>
              <w:t>Literal</w:t>
            </w:r>
          </w:p>
        </w:tc>
        <w:tc>
          <w:tcPr>
            <w:tcW w:w="0" w:type="auto"/>
            <w:shd w:val="clear" w:color="auto" w:fill="auto"/>
          </w:tcPr>
          <w:p w14:paraId="432285E5" w14:textId="24A76860" w:rsidR="009E2C11" w:rsidRPr="005223F4" w:rsidRDefault="009E2C11" w:rsidP="001D7EAA">
            <w:r w:rsidRPr="005223F4">
              <w:t>   ::=   </w:t>
            </w:r>
          </w:p>
        </w:tc>
        <w:tc>
          <w:tcPr>
            <w:tcW w:w="4295" w:type="dxa"/>
            <w:shd w:val="clear" w:color="auto" w:fill="auto"/>
          </w:tcPr>
          <w:p w14:paraId="1E777D4E" w14:textId="71A46666" w:rsidR="009E2C11" w:rsidRPr="005223F4" w:rsidRDefault="009E2C11" w:rsidP="001D7EAA">
            <w:r w:rsidRPr="005223F4">
              <w:rPr>
                <w:rStyle w:val="HTMLCode"/>
                <w:rFonts w:eastAsia="Times New Roman"/>
              </w:rPr>
              <w:t>NumericLiteral</w:t>
            </w:r>
            <w:r w:rsidRPr="005223F4">
              <w:rPr>
                <w:rStyle w:val="HTMLCode"/>
              </w:rPr>
              <w:t xml:space="preserve"> | </w:t>
            </w:r>
            <w:r w:rsidRPr="005223F4">
              <w:rPr>
                <w:rStyle w:val="HTMLCode"/>
                <w:rFonts w:eastAsia="Times New Roman"/>
              </w:rPr>
              <w:t>StringLiteral</w:t>
            </w:r>
          </w:p>
        </w:tc>
      </w:tr>
      <w:tr w:rsidR="009E2C11" w:rsidRPr="005223F4" w14:paraId="754CF9B0" w14:textId="77777777" w:rsidTr="001D7EAA">
        <w:trPr>
          <w:tblCellSpacing w:w="15" w:type="dxa"/>
        </w:trPr>
        <w:tc>
          <w:tcPr>
            <w:tcW w:w="2276" w:type="dxa"/>
            <w:shd w:val="clear" w:color="auto" w:fill="auto"/>
          </w:tcPr>
          <w:p w14:paraId="7CDBDF4B" w14:textId="570EB955" w:rsidR="009E2C11" w:rsidRPr="005223F4" w:rsidRDefault="009E2C11" w:rsidP="001D7EAA">
            <w:r w:rsidRPr="005223F4">
              <w:rPr>
                <w:rStyle w:val="HTMLCode"/>
                <w:rFonts w:eastAsia="Times New Roman"/>
              </w:rPr>
              <w:t>NumericLiteral</w:t>
            </w:r>
          </w:p>
        </w:tc>
        <w:tc>
          <w:tcPr>
            <w:tcW w:w="0" w:type="auto"/>
            <w:shd w:val="clear" w:color="auto" w:fill="auto"/>
          </w:tcPr>
          <w:p w14:paraId="1A123B35" w14:textId="7F498A1C" w:rsidR="009E2C11" w:rsidRPr="005223F4" w:rsidRDefault="009E2C11" w:rsidP="001D7EAA">
            <w:r w:rsidRPr="005223F4">
              <w:t>   ::=   </w:t>
            </w:r>
          </w:p>
        </w:tc>
        <w:tc>
          <w:tcPr>
            <w:tcW w:w="4295" w:type="dxa"/>
            <w:shd w:val="clear" w:color="auto" w:fill="auto"/>
          </w:tcPr>
          <w:p w14:paraId="48761694" w14:textId="2C57DBCD" w:rsidR="009E2C11" w:rsidRPr="005223F4" w:rsidRDefault="009E2C11" w:rsidP="001D7EAA">
            <w:r w:rsidRPr="005223F4">
              <w:rPr>
                <w:rStyle w:val="HTMLCode"/>
                <w:rFonts w:eastAsia="Times New Roman"/>
              </w:rPr>
              <w:t>IntegerLiteral</w:t>
            </w:r>
            <w:r w:rsidRPr="005223F4">
              <w:rPr>
                <w:rStyle w:val="HTMLCode"/>
              </w:rPr>
              <w:t xml:space="preserve"> | </w:t>
            </w:r>
            <w:r w:rsidRPr="005223F4">
              <w:rPr>
                <w:rStyle w:val="HTMLCode"/>
                <w:rFonts w:eastAsia="Times New Roman"/>
              </w:rPr>
              <w:t>DecimalLiteral</w:t>
            </w:r>
            <w:r w:rsidRPr="005223F4">
              <w:rPr>
                <w:rStyle w:val="HTMLCode"/>
              </w:rPr>
              <w:t xml:space="preserve"> | </w:t>
            </w:r>
            <w:r w:rsidRPr="005223F4">
              <w:rPr>
                <w:rStyle w:val="HTMLCode"/>
                <w:rFonts w:eastAsia="Times New Roman"/>
              </w:rPr>
              <w:t>DoubleLiteral</w:t>
            </w:r>
          </w:p>
        </w:tc>
      </w:tr>
      <w:tr w:rsidR="009E2C11" w:rsidRPr="005223F4" w14:paraId="3AB7E576" w14:textId="77777777" w:rsidTr="001D7EAA">
        <w:trPr>
          <w:tblCellSpacing w:w="15" w:type="dxa"/>
        </w:trPr>
        <w:tc>
          <w:tcPr>
            <w:tcW w:w="2276" w:type="dxa"/>
            <w:shd w:val="clear" w:color="auto" w:fill="auto"/>
          </w:tcPr>
          <w:p w14:paraId="2513D18C" w14:textId="00BF1438" w:rsidR="009E2C11" w:rsidRPr="005223F4" w:rsidRDefault="009E2C11" w:rsidP="001D7EAA">
            <w:r w:rsidRPr="005223F4">
              <w:rPr>
                <w:rStyle w:val="HTMLCode"/>
                <w:rFonts w:eastAsia="Times New Roman"/>
              </w:rPr>
              <w:t>VarRef</w:t>
            </w:r>
          </w:p>
        </w:tc>
        <w:tc>
          <w:tcPr>
            <w:tcW w:w="0" w:type="auto"/>
            <w:shd w:val="clear" w:color="auto" w:fill="auto"/>
          </w:tcPr>
          <w:p w14:paraId="045A9E09" w14:textId="24CE52B3" w:rsidR="009E2C11" w:rsidRPr="005223F4" w:rsidRDefault="009E2C11" w:rsidP="001D7EAA">
            <w:r w:rsidRPr="005223F4">
              <w:t>   ::=   </w:t>
            </w:r>
          </w:p>
        </w:tc>
        <w:tc>
          <w:tcPr>
            <w:tcW w:w="4295" w:type="dxa"/>
            <w:shd w:val="clear" w:color="auto" w:fill="auto"/>
          </w:tcPr>
          <w:p w14:paraId="236D7F43" w14:textId="40B98A91" w:rsidR="009E2C11" w:rsidRPr="005223F4" w:rsidRDefault="009E2C11" w:rsidP="001D7EAA">
            <w:r w:rsidRPr="005223F4">
              <w:rPr>
                <w:rStyle w:val="HTMLCode"/>
              </w:rPr>
              <w:t xml:space="preserve">"$" </w:t>
            </w:r>
            <w:r w:rsidRPr="005223F4">
              <w:rPr>
                <w:rStyle w:val="HTMLCode"/>
                <w:rFonts w:eastAsia="Times New Roman"/>
              </w:rPr>
              <w:t>VarName</w:t>
            </w:r>
          </w:p>
        </w:tc>
      </w:tr>
      <w:tr w:rsidR="009E2C11" w:rsidRPr="005223F4" w14:paraId="417B1934" w14:textId="77777777" w:rsidTr="001D7EAA">
        <w:trPr>
          <w:tblCellSpacing w:w="15" w:type="dxa"/>
        </w:trPr>
        <w:tc>
          <w:tcPr>
            <w:tcW w:w="2276" w:type="dxa"/>
            <w:shd w:val="clear" w:color="auto" w:fill="auto"/>
          </w:tcPr>
          <w:p w14:paraId="3BEABB94" w14:textId="58241B0F" w:rsidR="009E2C11" w:rsidRPr="005223F4" w:rsidRDefault="009E2C11" w:rsidP="001D7EAA">
            <w:r w:rsidRPr="005223F4">
              <w:rPr>
                <w:rStyle w:val="HTMLCode"/>
                <w:rFonts w:eastAsia="Times New Roman"/>
              </w:rPr>
              <w:t>VarName</w:t>
            </w:r>
          </w:p>
        </w:tc>
        <w:tc>
          <w:tcPr>
            <w:tcW w:w="0" w:type="auto"/>
            <w:shd w:val="clear" w:color="auto" w:fill="auto"/>
          </w:tcPr>
          <w:p w14:paraId="372B0332" w14:textId="30FF149F" w:rsidR="009E2C11" w:rsidRPr="005223F4" w:rsidRDefault="009E2C11" w:rsidP="001D7EAA">
            <w:r w:rsidRPr="005223F4">
              <w:t>   ::=   </w:t>
            </w:r>
          </w:p>
        </w:tc>
        <w:tc>
          <w:tcPr>
            <w:tcW w:w="4295" w:type="dxa"/>
            <w:shd w:val="clear" w:color="auto" w:fill="auto"/>
          </w:tcPr>
          <w:p w14:paraId="08265442" w14:textId="1DF90096" w:rsidR="009E2C11" w:rsidRPr="005223F4" w:rsidRDefault="009E2C11" w:rsidP="001D7EAA">
            <w:r w:rsidRPr="005223F4">
              <w:rPr>
                <w:rStyle w:val="HTMLCode"/>
                <w:rFonts w:eastAsia="Times New Roman"/>
              </w:rPr>
              <w:t>QName</w:t>
            </w:r>
          </w:p>
        </w:tc>
      </w:tr>
      <w:tr w:rsidR="009E2C11" w:rsidRPr="005223F4" w14:paraId="5F88277B" w14:textId="77777777" w:rsidTr="001D7EAA">
        <w:trPr>
          <w:tblCellSpacing w:w="15" w:type="dxa"/>
        </w:trPr>
        <w:tc>
          <w:tcPr>
            <w:tcW w:w="2276" w:type="dxa"/>
            <w:shd w:val="clear" w:color="auto" w:fill="auto"/>
          </w:tcPr>
          <w:p w14:paraId="2A82C6B2" w14:textId="108C6DB6" w:rsidR="009E2C11" w:rsidRPr="005223F4" w:rsidRDefault="009E2C11" w:rsidP="001D7EAA">
            <w:r w:rsidRPr="005223F4">
              <w:rPr>
                <w:rStyle w:val="HTMLCode"/>
                <w:rFonts w:eastAsia="Times New Roman"/>
              </w:rPr>
              <w:t>ParenthesizedExpr</w:t>
            </w:r>
          </w:p>
        </w:tc>
        <w:tc>
          <w:tcPr>
            <w:tcW w:w="0" w:type="auto"/>
            <w:shd w:val="clear" w:color="auto" w:fill="auto"/>
          </w:tcPr>
          <w:p w14:paraId="760D563B" w14:textId="687E7EAD" w:rsidR="009E2C11" w:rsidRPr="005223F4" w:rsidRDefault="009E2C11" w:rsidP="001D7EAA">
            <w:r w:rsidRPr="005223F4">
              <w:t>   ::=   </w:t>
            </w:r>
          </w:p>
        </w:tc>
        <w:tc>
          <w:tcPr>
            <w:tcW w:w="4295" w:type="dxa"/>
            <w:shd w:val="clear" w:color="auto" w:fill="auto"/>
          </w:tcPr>
          <w:p w14:paraId="78B1FEC8" w14:textId="600FCD2D" w:rsidR="00B65070" w:rsidRPr="00A37067" w:rsidRDefault="009E2C11" w:rsidP="00034B44">
            <w:pPr>
              <w:rPr>
                <w:rFonts w:ascii="Courier New" w:eastAsia="MS Mincho" w:hAnsi="Courier New"/>
              </w:rPr>
            </w:pPr>
            <w:r w:rsidRPr="005223F4">
              <w:rPr>
                <w:rStyle w:val="HTMLCode"/>
              </w:rPr>
              <w:t xml:space="preserve">"(" </w:t>
            </w:r>
            <w:commentRangeStart w:id="20557"/>
            <w:r w:rsidRPr="005223F4">
              <w:rPr>
                <w:rStyle w:val="HTMLCode"/>
                <w:rFonts w:eastAsia="Times New Roman"/>
              </w:rPr>
              <w:t>Expr</w:t>
            </w:r>
            <w:commentRangeEnd w:id="20557"/>
            <w:r>
              <w:rPr>
                <w:rStyle w:val="CommentReference"/>
              </w:rPr>
              <w:commentReference w:id="20557"/>
            </w:r>
            <w:r w:rsidRPr="005223F4">
              <w:rPr>
                <w:rStyle w:val="HTMLCode"/>
              </w:rPr>
              <w:t xml:space="preserve"> ")"</w:t>
            </w:r>
          </w:p>
        </w:tc>
      </w:tr>
      <w:tr w:rsidR="009E2C11" w:rsidRPr="005223F4" w14:paraId="489FF962" w14:textId="77777777" w:rsidTr="001D7EAA">
        <w:trPr>
          <w:tblCellSpacing w:w="15" w:type="dxa"/>
        </w:trPr>
        <w:tc>
          <w:tcPr>
            <w:tcW w:w="2276" w:type="dxa"/>
            <w:shd w:val="clear" w:color="auto" w:fill="auto"/>
          </w:tcPr>
          <w:p w14:paraId="055F7806" w14:textId="7699B313" w:rsidR="009E2C11" w:rsidRPr="005223F4" w:rsidRDefault="009E2C11" w:rsidP="001D7EAA">
            <w:r w:rsidRPr="005223F4">
              <w:rPr>
                <w:rStyle w:val="HTMLCode"/>
                <w:rFonts w:eastAsia="Times New Roman"/>
              </w:rPr>
              <w:t>ContextItemExpr</w:t>
            </w:r>
          </w:p>
        </w:tc>
        <w:tc>
          <w:tcPr>
            <w:tcW w:w="0" w:type="auto"/>
            <w:shd w:val="clear" w:color="auto" w:fill="auto"/>
          </w:tcPr>
          <w:p w14:paraId="3A8C2598" w14:textId="6AAD0DDE" w:rsidR="009E2C11" w:rsidRPr="005223F4" w:rsidRDefault="009E2C11" w:rsidP="001D7EAA">
            <w:r w:rsidRPr="005223F4">
              <w:t>   ::=   </w:t>
            </w:r>
          </w:p>
        </w:tc>
        <w:tc>
          <w:tcPr>
            <w:tcW w:w="4295" w:type="dxa"/>
            <w:shd w:val="clear" w:color="auto" w:fill="auto"/>
          </w:tcPr>
          <w:p w14:paraId="2D8B0087" w14:textId="0D36B7BF" w:rsidR="009E2C11" w:rsidRPr="005223F4" w:rsidRDefault="009E2C11" w:rsidP="001D7EAA">
            <w:r w:rsidRPr="005223F4">
              <w:rPr>
                <w:rStyle w:val="HTMLCode"/>
              </w:rPr>
              <w:t>"."</w:t>
            </w:r>
          </w:p>
        </w:tc>
      </w:tr>
      <w:tr w:rsidR="009E2C11" w:rsidRPr="005223F4" w14:paraId="101788DD" w14:textId="77777777" w:rsidTr="001D7EAA">
        <w:trPr>
          <w:tblCellSpacing w:w="15" w:type="dxa"/>
        </w:trPr>
        <w:tc>
          <w:tcPr>
            <w:tcW w:w="2276" w:type="dxa"/>
            <w:shd w:val="clear" w:color="auto" w:fill="auto"/>
          </w:tcPr>
          <w:p w14:paraId="3C2F033D" w14:textId="679BBDE8" w:rsidR="009E2C11" w:rsidRPr="005223F4" w:rsidRDefault="009E2C11" w:rsidP="001D7EAA">
            <w:r w:rsidRPr="005223F4">
              <w:rPr>
                <w:rStyle w:val="HTMLCode"/>
                <w:rFonts w:eastAsia="Times New Roman"/>
              </w:rPr>
              <w:t>FunctionCall</w:t>
            </w:r>
          </w:p>
        </w:tc>
        <w:tc>
          <w:tcPr>
            <w:tcW w:w="0" w:type="auto"/>
            <w:shd w:val="clear" w:color="auto" w:fill="auto"/>
          </w:tcPr>
          <w:p w14:paraId="729BFE71" w14:textId="65E12811" w:rsidR="009E2C11" w:rsidRPr="005223F4" w:rsidRDefault="009E2C11" w:rsidP="001D7EAA">
            <w:r w:rsidRPr="005223F4">
              <w:t>   ::=   </w:t>
            </w:r>
          </w:p>
        </w:tc>
        <w:tc>
          <w:tcPr>
            <w:tcW w:w="4295" w:type="dxa"/>
            <w:shd w:val="clear" w:color="auto" w:fill="auto"/>
          </w:tcPr>
          <w:p w14:paraId="657D3999" w14:textId="4BFF7FC2" w:rsidR="009E2C11" w:rsidRPr="005223F4" w:rsidRDefault="009E2C11" w:rsidP="001D7EAA">
            <w:r w:rsidRPr="005223F4">
              <w:rPr>
                <w:rStyle w:val="HTMLCode"/>
                <w:rFonts w:eastAsia="Times New Roman"/>
              </w:rPr>
              <w:t>QName</w:t>
            </w:r>
            <w:r w:rsidRPr="005223F4">
              <w:rPr>
                <w:rStyle w:val="HTMLCode"/>
              </w:rPr>
              <w:t xml:space="preserve"> "(" (</w:t>
            </w:r>
            <w:r w:rsidRPr="005223F4">
              <w:rPr>
                <w:rStyle w:val="HTMLCode"/>
                <w:rFonts w:eastAsia="Times New Roman"/>
              </w:rPr>
              <w:t>ExprSingle</w:t>
            </w:r>
            <w:r w:rsidRPr="005223F4">
              <w:rPr>
                <w:rStyle w:val="HTMLCode"/>
              </w:rPr>
              <w:t xml:space="preserve"> ("," </w:t>
            </w:r>
            <w:r w:rsidRPr="005223F4">
              <w:rPr>
                <w:rStyle w:val="HTMLCode"/>
                <w:rFonts w:eastAsia="Times New Roman"/>
              </w:rPr>
              <w:t>ExprSingle</w:t>
            </w:r>
            <w:r w:rsidRPr="005223F4">
              <w:rPr>
                <w:rStyle w:val="HTMLCode"/>
              </w:rPr>
              <w:t>)*)? ")"</w:t>
            </w:r>
          </w:p>
        </w:tc>
      </w:tr>
      <w:tr w:rsidR="009E2C11" w:rsidRPr="005223F4" w14:paraId="665EDDFE" w14:textId="77777777" w:rsidTr="001D7EAA">
        <w:trPr>
          <w:tblCellSpacing w:w="15" w:type="dxa"/>
        </w:trPr>
        <w:tc>
          <w:tcPr>
            <w:tcW w:w="2276" w:type="dxa"/>
            <w:shd w:val="clear" w:color="auto" w:fill="auto"/>
          </w:tcPr>
          <w:p w14:paraId="71EA376F" w14:textId="3C7BB4A0" w:rsidR="009E2C11" w:rsidRPr="005223F4" w:rsidRDefault="009E2C11" w:rsidP="001D7EAA"/>
        </w:tc>
        <w:tc>
          <w:tcPr>
            <w:tcW w:w="0" w:type="auto"/>
            <w:shd w:val="clear" w:color="auto" w:fill="auto"/>
          </w:tcPr>
          <w:p w14:paraId="415DA385" w14:textId="4C3C32F5" w:rsidR="009E2C11" w:rsidRPr="005223F4" w:rsidRDefault="009E2C11" w:rsidP="001D7EAA"/>
        </w:tc>
        <w:tc>
          <w:tcPr>
            <w:tcW w:w="4295" w:type="dxa"/>
            <w:shd w:val="clear" w:color="auto" w:fill="auto"/>
          </w:tcPr>
          <w:p w14:paraId="40570B72" w14:textId="11DFA7FC" w:rsidR="009E2C11" w:rsidRPr="005223F4" w:rsidRDefault="009E2C11" w:rsidP="001D7EAA"/>
        </w:tc>
      </w:tr>
    </w:tbl>
    <w:p w14:paraId="31A7DC39" w14:textId="4C03461C" w:rsidR="009E2C11" w:rsidRPr="005223F4" w:rsidDel="009E2C11" w:rsidRDefault="009E2C11" w:rsidP="00BE79A5">
      <w:pPr>
        <w:rPr>
          <w:del w:id="20558" w:author="mbeckerle" w:date="2013-02-19T11:36:00Z"/>
        </w:rPr>
      </w:pPr>
    </w:p>
    <w:p w14:paraId="7720D5F8" w14:textId="76136B28" w:rsidR="00BE79A5" w:rsidRPr="005223F4" w:rsidDel="00220DFE" w:rsidRDefault="00BE79A5" w:rsidP="00BE79A5">
      <w:pPr>
        <w:rPr>
          <w:del w:id="20559" w:author="mbeckerle" w:date="2012-04-22T21:24:00Z"/>
        </w:rPr>
      </w:pPr>
    </w:p>
    <w:tbl>
      <w:tblPr>
        <w:tblW w:w="7306" w:type="dxa"/>
        <w:tblCellSpacing w:w="15" w:type="dxa"/>
        <w:tblCellMar>
          <w:top w:w="15" w:type="dxa"/>
          <w:left w:w="15" w:type="dxa"/>
          <w:bottom w:w="15" w:type="dxa"/>
          <w:right w:w="15" w:type="dxa"/>
        </w:tblCellMar>
        <w:tblLook w:val="0000" w:firstRow="0" w:lastRow="0" w:firstColumn="0" w:lastColumn="0" w:noHBand="0" w:noVBand="0"/>
      </w:tblPr>
      <w:tblGrid>
        <w:gridCol w:w="2321"/>
        <w:gridCol w:w="645"/>
        <w:gridCol w:w="4340"/>
      </w:tblGrid>
      <w:tr w:rsidR="00BE79A5" w:rsidRPr="005223F4" w:rsidDel="009E2C11" w14:paraId="6A17F807" w14:textId="05D8ED36" w:rsidTr="003F35ED">
        <w:trPr>
          <w:tblCellSpacing w:w="15" w:type="dxa"/>
          <w:del w:id="20560" w:author="mbeckerle" w:date="2013-02-19T11:36:00Z"/>
        </w:trPr>
        <w:tc>
          <w:tcPr>
            <w:tcW w:w="2276" w:type="dxa"/>
            <w:shd w:val="clear" w:color="auto" w:fill="auto"/>
          </w:tcPr>
          <w:p w14:paraId="41BD7F88" w14:textId="773220BA" w:rsidR="00BE79A5" w:rsidRPr="005223F4" w:rsidDel="009E2C11" w:rsidRDefault="00BE79A5" w:rsidP="00A91670">
            <w:pPr>
              <w:rPr>
                <w:del w:id="20561" w:author="mbeckerle" w:date="2013-02-19T11:36:00Z"/>
              </w:rPr>
            </w:pPr>
            <w:del w:id="20562" w:author="mbeckerle" w:date="2013-02-19T11:35:00Z">
              <w:r w:rsidRPr="005223F4" w:rsidDel="009E2C11">
                <w:rPr>
                  <w:rStyle w:val="HTMLCode"/>
                  <w:rFonts w:eastAsia="Times New Roman"/>
                </w:rPr>
                <w:delText>DFDL</w:delText>
              </w:r>
              <w:r w:rsidRPr="005223F4" w:rsidDel="009E2C11">
                <w:rPr>
                  <w:rStyle w:val="HTMLCode"/>
                </w:rPr>
                <w:delText xml:space="preserve"> Expression</w:delText>
              </w:r>
            </w:del>
          </w:p>
        </w:tc>
        <w:tc>
          <w:tcPr>
            <w:tcW w:w="0" w:type="auto"/>
            <w:shd w:val="clear" w:color="auto" w:fill="auto"/>
          </w:tcPr>
          <w:p w14:paraId="1DD268BD" w14:textId="591E7FC5" w:rsidR="00BE79A5" w:rsidRPr="005223F4" w:rsidDel="009E2C11" w:rsidRDefault="00BE79A5" w:rsidP="00A91670">
            <w:pPr>
              <w:rPr>
                <w:del w:id="20563" w:author="mbeckerle" w:date="2013-02-19T11:36:00Z"/>
              </w:rPr>
            </w:pPr>
            <w:del w:id="20564" w:author="mbeckerle" w:date="2013-02-19T11:35:00Z">
              <w:r w:rsidRPr="005223F4" w:rsidDel="009E2C11">
                <w:delText>   ::=   </w:delText>
              </w:r>
            </w:del>
          </w:p>
        </w:tc>
        <w:tc>
          <w:tcPr>
            <w:tcW w:w="4295" w:type="dxa"/>
            <w:shd w:val="clear" w:color="auto" w:fill="auto"/>
          </w:tcPr>
          <w:p w14:paraId="2C08D674" w14:textId="0218A0AE" w:rsidR="00BE79A5" w:rsidRPr="005223F4" w:rsidDel="009E2C11" w:rsidRDefault="00BE79A5" w:rsidP="00A91670">
            <w:pPr>
              <w:rPr>
                <w:del w:id="20565" w:author="mbeckerle" w:date="2013-02-19T11:36:00Z"/>
              </w:rPr>
            </w:pPr>
            <w:del w:id="20566" w:author="mbeckerle" w:date="2013-02-19T11:35:00Z">
              <w:r w:rsidRPr="005223F4" w:rsidDel="009E2C11">
                <w:rPr>
                  <w:rStyle w:val="HTMLCode"/>
                </w:rPr>
                <w:delText xml:space="preserve">"{" </w:delText>
              </w:r>
              <w:r w:rsidRPr="005223F4" w:rsidDel="009E2C11">
                <w:rPr>
                  <w:rStyle w:val="HTMLCode"/>
                  <w:rFonts w:eastAsia="Times New Roman"/>
                </w:rPr>
                <w:delText>Expr</w:delText>
              </w:r>
              <w:r w:rsidRPr="005223F4" w:rsidDel="009E2C11">
                <w:rPr>
                  <w:rStyle w:val="HTMLCode"/>
                </w:rPr>
                <w:delText xml:space="preserve"> "}"</w:delText>
              </w:r>
            </w:del>
          </w:p>
        </w:tc>
      </w:tr>
      <w:tr w:rsidR="00BE79A5" w:rsidRPr="005223F4" w:rsidDel="009D3694" w14:paraId="7C058205" w14:textId="428AC723" w:rsidTr="003F35ED">
        <w:trPr>
          <w:tblCellSpacing w:w="15" w:type="dxa"/>
          <w:del w:id="20567" w:author="mbeckerle" w:date="2013-01-28T17:20:00Z"/>
        </w:trPr>
        <w:tc>
          <w:tcPr>
            <w:tcW w:w="2276" w:type="dxa"/>
            <w:shd w:val="clear" w:color="auto" w:fill="auto"/>
          </w:tcPr>
          <w:p w14:paraId="34932738" w14:textId="04C6C503" w:rsidR="00BE79A5" w:rsidRPr="00034B44" w:rsidDel="009D3694" w:rsidRDefault="00BE79A5">
            <w:pPr>
              <w:tabs>
                <w:tab w:val="num" w:pos="720"/>
              </w:tabs>
              <w:rPr>
                <w:del w:id="20568" w:author="mbeckerle" w:date="2013-01-28T17:20:00Z"/>
                <w:rFonts w:ascii="Courier New" w:hAnsi="Courier New" w:cs="Courier New"/>
              </w:rPr>
              <w:pPrChange w:id="20569" w:author="mbeckerle" w:date="2013-01-28T17:17:00Z">
                <w:pPr>
                  <w:tabs>
                    <w:tab w:val="num" w:pos="720"/>
                  </w:tabs>
                  <w:ind w:left="720" w:hanging="360"/>
                </w:pPr>
              </w:pPrChange>
            </w:pPr>
            <w:bookmarkStart w:id="20570" w:name="prod-xpath-Expr"/>
            <w:bookmarkEnd w:id="20570"/>
            <w:del w:id="20571" w:author="mbeckerle" w:date="2013-01-28T17:20:00Z">
              <w:r w:rsidRPr="00034B44" w:rsidDel="009D3694">
                <w:rPr>
                  <w:rStyle w:val="HTMLCode"/>
                  <w:rFonts w:eastAsia="Arial Unicode MS"/>
                </w:rPr>
                <w:delText>Expr</w:delText>
              </w:r>
            </w:del>
          </w:p>
        </w:tc>
        <w:tc>
          <w:tcPr>
            <w:tcW w:w="0" w:type="auto"/>
            <w:shd w:val="clear" w:color="auto" w:fill="auto"/>
          </w:tcPr>
          <w:p w14:paraId="0C5460CB" w14:textId="5880A415" w:rsidR="00BE79A5" w:rsidRPr="005223F4" w:rsidDel="009D3694" w:rsidRDefault="00BE79A5" w:rsidP="00A91670">
            <w:pPr>
              <w:rPr>
                <w:del w:id="20572" w:author="mbeckerle" w:date="2013-01-28T17:20:00Z"/>
              </w:rPr>
            </w:pPr>
            <w:del w:id="20573" w:author="mbeckerle" w:date="2013-01-28T17:20:00Z">
              <w:r w:rsidRPr="005223F4" w:rsidDel="009D3694">
                <w:delText>   ::=   </w:delText>
              </w:r>
            </w:del>
          </w:p>
        </w:tc>
        <w:tc>
          <w:tcPr>
            <w:tcW w:w="4295" w:type="dxa"/>
            <w:shd w:val="clear" w:color="auto" w:fill="auto"/>
          </w:tcPr>
          <w:p w14:paraId="1C12103C" w14:textId="5F1BA4B6" w:rsidR="00BE79A5" w:rsidRPr="005223F4" w:rsidDel="009D3694" w:rsidRDefault="00BE79A5" w:rsidP="00A91670">
            <w:pPr>
              <w:rPr>
                <w:del w:id="20574" w:author="mbeckerle" w:date="2013-01-28T17:20:00Z"/>
              </w:rPr>
            </w:pPr>
            <w:del w:id="20575" w:author="mbeckerle" w:date="2013-01-28T17:20:00Z">
              <w:r w:rsidRPr="005223F4" w:rsidDel="009D3694">
                <w:rPr>
                  <w:rStyle w:val="HTMLCode"/>
                  <w:rFonts w:eastAsia="Times New Roman"/>
                </w:rPr>
                <w:delText>ExprSingle</w:delText>
              </w:r>
              <w:r w:rsidRPr="005223F4" w:rsidDel="009D3694">
                <w:rPr>
                  <w:rStyle w:val="HTMLCode"/>
                </w:rPr>
                <w:delText xml:space="preserve"> </w:delText>
              </w:r>
            </w:del>
          </w:p>
        </w:tc>
      </w:tr>
      <w:tr w:rsidR="00BE79A5" w:rsidRPr="005223F4" w:rsidDel="009E2C11" w14:paraId="35E14C68" w14:textId="4A8CA09B" w:rsidTr="003F35ED">
        <w:trPr>
          <w:tblCellSpacing w:w="15" w:type="dxa"/>
          <w:del w:id="20576" w:author="mbeckerle" w:date="2013-02-19T11:36:00Z"/>
        </w:trPr>
        <w:tc>
          <w:tcPr>
            <w:tcW w:w="2276" w:type="dxa"/>
            <w:shd w:val="clear" w:color="auto" w:fill="auto"/>
          </w:tcPr>
          <w:p w14:paraId="7A59EACE" w14:textId="6E10D45C" w:rsidR="00BE79A5" w:rsidRPr="005223F4" w:rsidDel="009E2C11" w:rsidRDefault="00BE79A5">
            <w:pPr>
              <w:rPr>
                <w:del w:id="20577" w:author="mbeckerle" w:date="2013-02-19T11:36:00Z"/>
              </w:rPr>
              <w:pPrChange w:id="20578" w:author="mbeckerle" w:date="2013-01-28T17:20:00Z">
                <w:pPr>
                  <w:numPr>
                    <w:numId w:val="8"/>
                  </w:numPr>
                  <w:tabs>
                    <w:tab w:val="num" w:pos="1080"/>
                  </w:tabs>
                  <w:ind w:left="1080" w:hanging="360"/>
                </w:pPr>
              </w:pPrChange>
            </w:pPr>
            <w:bookmarkStart w:id="20579" w:name="prod-xpath-ExprSingle"/>
            <w:bookmarkEnd w:id="20579"/>
            <w:del w:id="20580" w:author="mbeckerle" w:date="2013-02-19T11:35:00Z">
              <w:r w:rsidRPr="005223F4" w:rsidDel="009E2C11">
                <w:rPr>
                  <w:rStyle w:val="HTMLCode"/>
                  <w:rFonts w:eastAsia="Times New Roman"/>
                </w:rPr>
                <w:delText>Expr</w:delText>
              </w:r>
            </w:del>
            <w:del w:id="20581" w:author="mbeckerle" w:date="2013-01-28T17:20:00Z">
              <w:r w:rsidRPr="005223F4" w:rsidDel="009D3694">
                <w:rPr>
                  <w:rStyle w:val="HTMLCode"/>
                  <w:rFonts w:eastAsia="Times New Roman"/>
                </w:rPr>
                <w:delText>Single</w:delText>
              </w:r>
            </w:del>
          </w:p>
        </w:tc>
        <w:tc>
          <w:tcPr>
            <w:tcW w:w="0" w:type="auto"/>
            <w:shd w:val="clear" w:color="auto" w:fill="auto"/>
          </w:tcPr>
          <w:p w14:paraId="6691DDBD" w14:textId="16AFB08C" w:rsidR="00BE79A5" w:rsidRPr="005223F4" w:rsidDel="009E2C11" w:rsidRDefault="00BE79A5" w:rsidP="00A91670">
            <w:pPr>
              <w:rPr>
                <w:del w:id="20582" w:author="mbeckerle" w:date="2013-02-19T11:36:00Z"/>
              </w:rPr>
            </w:pPr>
            <w:del w:id="20583" w:author="mbeckerle" w:date="2013-02-19T11:35:00Z">
              <w:r w:rsidRPr="005223F4" w:rsidDel="009E2C11">
                <w:delText>   ::=   </w:delText>
              </w:r>
            </w:del>
          </w:p>
        </w:tc>
        <w:tc>
          <w:tcPr>
            <w:tcW w:w="4295" w:type="dxa"/>
            <w:shd w:val="clear" w:color="auto" w:fill="auto"/>
          </w:tcPr>
          <w:p w14:paraId="04F49413" w14:textId="6D149B09" w:rsidR="00BE79A5" w:rsidRPr="005223F4" w:rsidDel="009E2C11" w:rsidRDefault="00BE79A5">
            <w:pPr>
              <w:rPr>
                <w:del w:id="20584" w:author="mbeckerle" w:date="2013-02-19T11:36:00Z"/>
              </w:rPr>
              <w:pPrChange w:id="20585" w:author="mbeckerle" w:date="2013-01-28T17:20:00Z">
                <w:pPr>
                  <w:numPr>
                    <w:numId w:val="8"/>
                  </w:numPr>
                  <w:tabs>
                    <w:tab w:val="num" w:pos="1080"/>
                  </w:tabs>
                  <w:ind w:left="1080" w:hanging="360"/>
                </w:pPr>
              </w:pPrChange>
            </w:pPr>
            <w:del w:id="20586" w:author="mbeckerle" w:date="2013-02-19T11:35:00Z">
              <w:r w:rsidRPr="005223F4" w:rsidDel="009E2C11">
                <w:rPr>
                  <w:rStyle w:val="HTMLCode"/>
                </w:rPr>
                <w:delText xml:space="preserve"> </w:delText>
              </w:r>
              <w:r w:rsidRPr="005223F4" w:rsidDel="009E2C11">
                <w:rPr>
                  <w:rStyle w:val="HTMLCode"/>
                  <w:rFonts w:eastAsia="Times New Roman"/>
                </w:rPr>
                <w:delText>IfExpr</w:delText>
              </w:r>
            </w:del>
            <w:del w:id="20587" w:author="mbeckerle" w:date="2013-01-28T17:20:00Z">
              <w:r w:rsidRPr="005223F4" w:rsidDel="009D3694">
                <w:br/>
              </w:r>
            </w:del>
            <w:del w:id="20588" w:author="mbeckerle" w:date="2013-02-19T11:35:00Z">
              <w:r w:rsidRPr="005223F4" w:rsidDel="009E2C11">
                <w:rPr>
                  <w:rStyle w:val="HTMLCode"/>
                </w:rPr>
                <w:delText xml:space="preserve">| </w:delText>
              </w:r>
            </w:del>
            <w:del w:id="20589" w:author="mbeckerle" w:date="2013-01-28T17:20:00Z">
              <w:r w:rsidRPr="005223F4" w:rsidDel="009D3694">
                <w:rPr>
                  <w:rStyle w:val="HTMLCode"/>
                  <w:rFonts w:eastAsia="Times New Roman"/>
                </w:rPr>
                <w:delText>OrExpr</w:delText>
              </w:r>
            </w:del>
          </w:p>
        </w:tc>
      </w:tr>
      <w:tr w:rsidR="00BE79A5" w:rsidRPr="005223F4" w:rsidDel="009E2C11" w14:paraId="39F15E55" w14:textId="0732D326" w:rsidTr="003F35ED">
        <w:trPr>
          <w:tblCellSpacing w:w="15" w:type="dxa"/>
          <w:del w:id="20590" w:author="mbeckerle" w:date="2013-02-19T11:36:00Z"/>
        </w:trPr>
        <w:tc>
          <w:tcPr>
            <w:tcW w:w="2276" w:type="dxa"/>
            <w:shd w:val="clear" w:color="auto" w:fill="auto"/>
          </w:tcPr>
          <w:p w14:paraId="1F3D11C4" w14:textId="0FFA295C" w:rsidR="00BE79A5" w:rsidRPr="005223F4" w:rsidDel="009E2C11" w:rsidRDefault="00BE79A5" w:rsidP="00A91670">
            <w:pPr>
              <w:rPr>
                <w:del w:id="20591" w:author="mbeckerle" w:date="2013-02-19T11:36:00Z"/>
              </w:rPr>
            </w:pPr>
            <w:bookmarkStart w:id="20592" w:name="prod-xpath-ForExpr"/>
            <w:bookmarkStart w:id="20593" w:name="prod-xpath-IfExpr"/>
            <w:bookmarkEnd w:id="20592"/>
            <w:bookmarkEnd w:id="20593"/>
            <w:del w:id="20594" w:author="mbeckerle" w:date="2013-02-19T11:35:00Z">
              <w:r w:rsidRPr="005223F4" w:rsidDel="009E2C11">
                <w:rPr>
                  <w:rStyle w:val="HTMLCode"/>
                  <w:rFonts w:eastAsia="Times New Roman"/>
                </w:rPr>
                <w:delText>IfExpr</w:delText>
              </w:r>
            </w:del>
          </w:p>
        </w:tc>
        <w:tc>
          <w:tcPr>
            <w:tcW w:w="0" w:type="auto"/>
            <w:shd w:val="clear" w:color="auto" w:fill="auto"/>
          </w:tcPr>
          <w:p w14:paraId="04DF59D5" w14:textId="0B117A1A" w:rsidR="00BE79A5" w:rsidRPr="005223F4" w:rsidDel="009E2C11" w:rsidRDefault="00BE79A5" w:rsidP="00A91670">
            <w:pPr>
              <w:rPr>
                <w:del w:id="20595" w:author="mbeckerle" w:date="2013-02-19T11:36:00Z"/>
              </w:rPr>
            </w:pPr>
            <w:del w:id="20596" w:author="mbeckerle" w:date="2013-02-19T11:35:00Z">
              <w:r w:rsidRPr="005223F4" w:rsidDel="009E2C11">
                <w:delText>   ::=   </w:delText>
              </w:r>
            </w:del>
          </w:p>
        </w:tc>
        <w:tc>
          <w:tcPr>
            <w:tcW w:w="4295" w:type="dxa"/>
            <w:shd w:val="clear" w:color="auto" w:fill="auto"/>
          </w:tcPr>
          <w:p w14:paraId="0785FAC0" w14:textId="3885FC74" w:rsidR="00BE79A5" w:rsidRPr="005223F4" w:rsidDel="009E2C11" w:rsidRDefault="00BE79A5">
            <w:pPr>
              <w:rPr>
                <w:del w:id="20597" w:author="mbeckerle" w:date="2013-02-19T11:36:00Z"/>
              </w:rPr>
              <w:pPrChange w:id="20598" w:author="mbeckerle" w:date="2013-01-28T17:19:00Z">
                <w:pPr>
                  <w:numPr>
                    <w:numId w:val="8"/>
                  </w:numPr>
                  <w:tabs>
                    <w:tab w:val="num" w:pos="1080"/>
                  </w:tabs>
                  <w:ind w:left="1080" w:hanging="360"/>
                </w:pPr>
              </w:pPrChange>
            </w:pPr>
            <w:del w:id="20599" w:author="mbeckerle" w:date="2013-02-19T11:35:00Z">
              <w:r w:rsidRPr="005223F4" w:rsidDel="009E2C11">
                <w:rPr>
                  <w:rStyle w:val="HTMLCode"/>
                </w:rPr>
                <w:delText xml:space="preserve">"if" "(" </w:delText>
              </w:r>
              <w:r w:rsidRPr="005223F4" w:rsidDel="009E2C11">
                <w:rPr>
                  <w:rStyle w:val="HTMLCode"/>
                  <w:rFonts w:eastAsia="Times New Roman"/>
                </w:rPr>
                <w:delText>Expr</w:delText>
              </w:r>
              <w:r w:rsidRPr="005223F4" w:rsidDel="009E2C11">
                <w:rPr>
                  <w:rStyle w:val="HTMLCode"/>
                </w:rPr>
                <w:delText xml:space="preserve"> ")" "then" </w:delText>
              </w:r>
              <w:r w:rsidRPr="005223F4" w:rsidDel="009E2C11">
                <w:rPr>
                  <w:rStyle w:val="HTMLCode"/>
                  <w:rFonts w:eastAsia="Times New Roman"/>
                </w:rPr>
                <w:delText>Expr</w:delText>
              </w:r>
            </w:del>
            <w:del w:id="20600" w:author="mbeckerle" w:date="2013-01-28T17:19:00Z">
              <w:r w:rsidRPr="005223F4" w:rsidDel="00034634">
                <w:rPr>
                  <w:rStyle w:val="HTMLCode"/>
                  <w:rFonts w:eastAsia="Times New Roman"/>
                </w:rPr>
                <w:delText>Single</w:delText>
              </w:r>
            </w:del>
            <w:del w:id="20601" w:author="mbeckerle" w:date="2013-02-19T11:35:00Z">
              <w:r w:rsidRPr="005223F4" w:rsidDel="009E2C11">
                <w:rPr>
                  <w:rStyle w:val="HTMLCode"/>
                </w:rPr>
                <w:delText xml:space="preserve"> "else" </w:delText>
              </w:r>
              <w:r w:rsidRPr="005223F4" w:rsidDel="009E2C11">
                <w:rPr>
                  <w:rStyle w:val="HTMLCode"/>
                  <w:rFonts w:eastAsia="Times New Roman"/>
                </w:rPr>
                <w:delText>Expr</w:delText>
              </w:r>
            </w:del>
            <w:del w:id="20602" w:author="mbeckerle" w:date="2013-01-28T17:19:00Z">
              <w:r w:rsidRPr="005223F4" w:rsidDel="00034634">
                <w:rPr>
                  <w:rStyle w:val="HTMLCode"/>
                  <w:rFonts w:eastAsia="Times New Roman"/>
                </w:rPr>
                <w:delText>Single</w:delText>
              </w:r>
            </w:del>
          </w:p>
        </w:tc>
      </w:tr>
      <w:tr w:rsidR="00BE79A5" w:rsidRPr="005223F4" w:rsidDel="009E2C11" w14:paraId="120D9625" w14:textId="4FBCE998" w:rsidTr="003F35ED">
        <w:trPr>
          <w:tblCellSpacing w:w="15" w:type="dxa"/>
          <w:del w:id="20603" w:author="mbeckerle" w:date="2013-02-19T11:36:00Z"/>
        </w:trPr>
        <w:tc>
          <w:tcPr>
            <w:tcW w:w="2276" w:type="dxa"/>
            <w:shd w:val="clear" w:color="auto" w:fill="auto"/>
          </w:tcPr>
          <w:p w14:paraId="7BBCC0C3" w14:textId="43DB0696" w:rsidR="00BE79A5" w:rsidRPr="005223F4" w:rsidDel="009E2C11" w:rsidRDefault="00BE79A5">
            <w:pPr>
              <w:rPr>
                <w:del w:id="20604" w:author="mbeckerle" w:date="2013-02-19T11:36:00Z"/>
              </w:rPr>
              <w:pPrChange w:id="20605" w:author="mbeckerle" w:date="2013-01-28T17:22:00Z">
                <w:pPr>
                  <w:numPr>
                    <w:numId w:val="8"/>
                  </w:numPr>
                  <w:tabs>
                    <w:tab w:val="num" w:pos="1080"/>
                  </w:tabs>
                  <w:ind w:left="1080" w:hanging="360"/>
                </w:pPr>
              </w:pPrChange>
            </w:pPr>
            <w:bookmarkStart w:id="20606" w:name="prod-xpath-OrExpr"/>
            <w:bookmarkEnd w:id="20606"/>
            <w:del w:id="20607" w:author="mbeckerle" w:date="2013-01-28T17:22:00Z">
              <w:r w:rsidRPr="005223F4" w:rsidDel="009D3694">
                <w:rPr>
                  <w:rStyle w:val="HTMLCode"/>
                  <w:rFonts w:eastAsia="Times New Roman"/>
                </w:rPr>
                <w:delText>OrExpr</w:delText>
              </w:r>
            </w:del>
          </w:p>
        </w:tc>
        <w:tc>
          <w:tcPr>
            <w:tcW w:w="0" w:type="auto"/>
            <w:shd w:val="clear" w:color="auto" w:fill="auto"/>
          </w:tcPr>
          <w:p w14:paraId="133BE989" w14:textId="449881A8" w:rsidR="00BE79A5" w:rsidRPr="005223F4" w:rsidDel="009E2C11" w:rsidRDefault="00BE79A5" w:rsidP="00A91670">
            <w:pPr>
              <w:rPr>
                <w:del w:id="20608" w:author="mbeckerle" w:date="2013-02-19T11:36:00Z"/>
              </w:rPr>
            </w:pPr>
            <w:del w:id="20609" w:author="mbeckerle" w:date="2013-02-19T11:35:00Z">
              <w:r w:rsidRPr="005223F4" w:rsidDel="009E2C11">
                <w:delText>   ::=   </w:delText>
              </w:r>
            </w:del>
          </w:p>
        </w:tc>
        <w:tc>
          <w:tcPr>
            <w:tcW w:w="4295" w:type="dxa"/>
            <w:shd w:val="clear" w:color="auto" w:fill="auto"/>
          </w:tcPr>
          <w:p w14:paraId="7C7AE76F" w14:textId="29B2E9B7" w:rsidR="00BE79A5" w:rsidRPr="005223F4" w:rsidDel="009E2C11" w:rsidRDefault="00BE79A5">
            <w:pPr>
              <w:rPr>
                <w:del w:id="20610" w:author="mbeckerle" w:date="2013-02-19T11:36:00Z"/>
              </w:rPr>
              <w:pPrChange w:id="20611" w:author="mbeckerle" w:date="2013-01-28T17:32:00Z">
                <w:pPr>
                  <w:numPr>
                    <w:numId w:val="8"/>
                  </w:numPr>
                  <w:tabs>
                    <w:tab w:val="num" w:pos="1080"/>
                  </w:tabs>
                  <w:ind w:left="1080" w:hanging="360"/>
                </w:pPr>
              </w:pPrChange>
            </w:pPr>
            <w:del w:id="20612" w:author="mbeckerle" w:date="2013-01-28T17:23:00Z">
              <w:r w:rsidRPr="005223F4" w:rsidDel="009D3694">
                <w:rPr>
                  <w:rStyle w:val="HTMLCode"/>
                  <w:rFonts w:eastAsia="Times New Roman"/>
                </w:rPr>
                <w:delText>AndExpr</w:delText>
              </w:r>
              <w:r w:rsidRPr="005223F4" w:rsidDel="009D3694">
                <w:rPr>
                  <w:rStyle w:val="HTMLCode"/>
                </w:rPr>
                <w:delText xml:space="preserve"> ( "or" </w:delText>
              </w:r>
              <w:r w:rsidRPr="005223F4" w:rsidDel="009D3694">
                <w:rPr>
                  <w:rStyle w:val="HTMLCode"/>
                  <w:rFonts w:eastAsia="Times New Roman"/>
                </w:rPr>
                <w:delText>AndExpr</w:delText>
              </w:r>
              <w:r w:rsidRPr="005223F4" w:rsidDel="009D3694">
                <w:rPr>
                  <w:rStyle w:val="HTMLCode"/>
                </w:rPr>
                <w:delText xml:space="preserve"> )*</w:delText>
              </w:r>
            </w:del>
          </w:p>
        </w:tc>
      </w:tr>
      <w:tr w:rsidR="00BE79A5" w:rsidRPr="005223F4" w:rsidDel="009D3694" w14:paraId="6E8F8AC0" w14:textId="4846A235" w:rsidTr="003F35ED">
        <w:trPr>
          <w:tblCellSpacing w:w="15" w:type="dxa"/>
          <w:del w:id="20613" w:author="mbeckerle" w:date="2013-01-28T17:24:00Z"/>
        </w:trPr>
        <w:tc>
          <w:tcPr>
            <w:tcW w:w="2276" w:type="dxa"/>
            <w:shd w:val="clear" w:color="auto" w:fill="auto"/>
          </w:tcPr>
          <w:p w14:paraId="2E45D6FE" w14:textId="637DC4DA" w:rsidR="00BE79A5" w:rsidRPr="005223F4" w:rsidDel="009D3694" w:rsidRDefault="00BE79A5" w:rsidP="00A91670">
            <w:pPr>
              <w:rPr>
                <w:del w:id="20614" w:author="mbeckerle" w:date="2013-01-28T17:24:00Z"/>
              </w:rPr>
            </w:pPr>
            <w:bookmarkStart w:id="20615" w:name="prod-xpath-AndExpr"/>
            <w:bookmarkEnd w:id="20615"/>
            <w:del w:id="20616" w:author="mbeckerle" w:date="2013-01-28T17:24:00Z">
              <w:r w:rsidRPr="005223F4" w:rsidDel="009D3694">
                <w:rPr>
                  <w:rStyle w:val="HTMLCode"/>
                  <w:rFonts w:eastAsia="Times New Roman"/>
                </w:rPr>
                <w:delText>AndExpr</w:delText>
              </w:r>
            </w:del>
          </w:p>
        </w:tc>
        <w:tc>
          <w:tcPr>
            <w:tcW w:w="0" w:type="auto"/>
            <w:shd w:val="clear" w:color="auto" w:fill="auto"/>
          </w:tcPr>
          <w:p w14:paraId="4855A80A" w14:textId="6AF5B7FC" w:rsidR="00BE79A5" w:rsidRPr="005223F4" w:rsidDel="009D3694" w:rsidRDefault="00BE79A5" w:rsidP="00A91670">
            <w:pPr>
              <w:rPr>
                <w:del w:id="20617" w:author="mbeckerle" w:date="2013-01-28T17:24:00Z"/>
              </w:rPr>
            </w:pPr>
            <w:del w:id="20618" w:author="mbeckerle" w:date="2013-01-28T17:24:00Z">
              <w:r w:rsidRPr="005223F4" w:rsidDel="009D3694">
                <w:delText>   ::=   </w:delText>
              </w:r>
            </w:del>
          </w:p>
        </w:tc>
        <w:tc>
          <w:tcPr>
            <w:tcW w:w="4295" w:type="dxa"/>
            <w:shd w:val="clear" w:color="auto" w:fill="auto"/>
          </w:tcPr>
          <w:p w14:paraId="191C5257" w14:textId="5C8A7F68" w:rsidR="00BE79A5" w:rsidRPr="005223F4" w:rsidDel="009D3694" w:rsidRDefault="00BE79A5" w:rsidP="00A91670">
            <w:pPr>
              <w:rPr>
                <w:del w:id="20619" w:author="mbeckerle" w:date="2013-01-28T17:24:00Z"/>
              </w:rPr>
            </w:pPr>
            <w:del w:id="20620" w:author="mbeckerle" w:date="2013-01-28T17:24:00Z">
              <w:r w:rsidRPr="005223F4" w:rsidDel="009D3694">
                <w:rPr>
                  <w:rStyle w:val="HTMLCode"/>
                  <w:rFonts w:eastAsia="Times New Roman"/>
                </w:rPr>
                <w:delText>ComparisonExpr</w:delText>
              </w:r>
              <w:r w:rsidRPr="005223F4" w:rsidDel="009D3694">
                <w:rPr>
                  <w:rStyle w:val="HTMLCode"/>
                </w:rPr>
                <w:delText xml:space="preserve"> ( "and" </w:delText>
              </w:r>
              <w:r w:rsidRPr="005223F4" w:rsidDel="009D3694">
                <w:rPr>
                  <w:rStyle w:val="HTMLCode"/>
                  <w:rFonts w:eastAsia="Times New Roman"/>
                </w:rPr>
                <w:delText>ComparisonExpr</w:delText>
              </w:r>
              <w:r w:rsidRPr="005223F4" w:rsidDel="009D3694">
                <w:rPr>
                  <w:rStyle w:val="HTMLCode"/>
                </w:rPr>
                <w:delText xml:space="preserve"> )*</w:delText>
              </w:r>
            </w:del>
          </w:p>
        </w:tc>
      </w:tr>
      <w:tr w:rsidR="00BE79A5" w:rsidRPr="005223F4" w:rsidDel="009D3694" w14:paraId="3B0AACD0" w14:textId="26291F4A" w:rsidTr="003F35ED">
        <w:trPr>
          <w:tblCellSpacing w:w="15" w:type="dxa"/>
          <w:del w:id="20621" w:author="mbeckerle" w:date="2013-01-28T17:24:00Z"/>
        </w:trPr>
        <w:tc>
          <w:tcPr>
            <w:tcW w:w="2276" w:type="dxa"/>
            <w:shd w:val="clear" w:color="auto" w:fill="auto"/>
          </w:tcPr>
          <w:p w14:paraId="13CADBF8" w14:textId="485417F9" w:rsidR="00BE79A5" w:rsidRPr="005223F4" w:rsidDel="009D3694" w:rsidRDefault="00BE79A5" w:rsidP="00A91670">
            <w:pPr>
              <w:rPr>
                <w:del w:id="20622" w:author="mbeckerle" w:date="2013-01-28T17:24:00Z"/>
              </w:rPr>
            </w:pPr>
            <w:bookmarkStart w:id="20623" w:name="prod-xpath-ComparisonExpr"/>
            <w:bookmarkEnd w:id="20623"/>
            <w:del w:id="20624" w:author="mbeckerle" w:date="2013-01-28T17:24:00Z">
              <w:r w:rsidRPr="005223F4" w:rsidDel="009D3694">
                <w:rPr>
                  <w:rStyle w:val="HTMLCode"/>
                  <w:rFonts w:eastAsia="Times New Roman"/>
                </w:rPr>
                <w:delText>ComparisonExpr</w:delText>
              </w:r>
            </w:del>
          </w:p>
        </w:tc>
        <w:tc>
          <w:tcPr>
            <w:tcW w:w="0" w:type="auto"/>
            <w:shd w:val="clear" w:color="auto" w:fill="auto"/>
          </w:tcPr>
          <w:p w14:paraId="68656214" w14:textId="5D287AE1" w:rsidR="00BE79A5" w:rsidRPr="005223F4" w:rsidDel="009D3694" w:rsidRDefault="00BE79A5" w:rsidP="00A91670">
            <w:pPr>
              <w:rPr>
                <w:del w:id="20625" w:author="mbeckerle" w:date="2013-01-28T17:24:00Z"/>
              </w:rPr>
            </w:pPr>
            <w:del w:id="20626" w:author="mbeckerle" w:date="2013-01-28T17:24:00Z">
              <w:r w:rsidRPr="005223F4" w:rsidDel="009D3694">
                <w:delText>   ::=   </w:delText>
              </w:r>
            </w:del>
          </w:p>
        </w:tc>
        <w:tc>
          <w:tcPr>
            <w:tcW w:w="4295" w:type="dxa"/>
            <w:shd w:val="clear" w:color="auto" w:fill="auto"/>
          </w:tcPr>
          <w:p w14:paraId="147080D2" w14:textId="20B3A0B6" w:rsidR="00BE79A5" w:rsidRPr="005223F4" w:rsidDel="009D3694" w:rsidRDefault="00BE79A5" w:rsidP="00A91670">
            <w:pPr>
              <w:rPr>
                <w:del w:id="20627" w:author="mbeckerle" w:date="2013-01-28T17:24:00Z"/>
              </w:rPr>
            </w:pPr>
            <w:del w:id="20628" w:author="mbeckerle" w:date="2013-01-28T17:24:00Z">
              <w:r w:rsidRPr="005223F4" w:rsidDel="009D3694">
                <w:rPr>
                  <w:rStyle w:val="HTMLCode"/>
                  <w:rFonts w:eastAsia="Times New Roman"/>
                </w:rPr>
                <w:delText>AdditiveExpr</w:delText>
              </w:r>
              <w:r w:rsidRPr="005223F4" w:rsidDel="009D3694">
                <w:rPr>
                  <w:rStyle w:val="HTMLCode"/>
                </w:rPr>
                <w:delText xml:space="preserve"> ( (</w:delText>
              </w:r>
              <w:r w:rsidRPr="005223F4" w:rsidDel="009D3694">
                <w:rPr>
                  <w:rStyle w:val="HTMLCode"/>
                  <w:rFonts w:eastAsia="Times New Roman"/>
                </w:rPr>
                <w:delText>ValueComp</w:delText>
              </w:r>
              <w:r w:rsidRPr="005223F4" w:rsidDel="009D3694">
                <w:br/>
              </w:r>
              <w:r w:rsidRPr="005223F4" w:rsidDel="009D3694">
                <w:rPr>
                  <w:rStyle w:val="HTMLCode"/>
                </w:rPr>
                <w:delText xml:space="preserve">) </w:delText>
              </w:r>
              <w:r w:rsidRPr="005223F4" w:rsidDel="009D3694">
                <w:rPr>
                  <w:rStyle w:val="HTMLCode"/>
                  <w:rFonts w:eastAsia="Times New Roman"/>
                </w:rPr>
                <w:delText>AdditiveExpr</w:delText>
              </w:r>
              <w:r w:rsidRPr="005223F4" w:rsidDel="009D3694">
                <w:rPr>
                  <w:rStyle w:val="HTMLCode"/>
                </w:rPr>
                <w:delText>)?</w:delText>
              </w:r>
            </w:del>
          </w:p>
        </w:tc>
      </w:tr>
      <w:tr w:rsidR="00BE79A5" w:rsidRPr="005223F4" w:rsidDel="009D3694" w14:paraId="36722CE1" w14:textId="07EE4BD7" w:rsidTr="003F35ED">
        <w:trPr>
          <w:tblCellSpacing w:w="15" w:type="dxa"/>
          <w:del w:id="20629" w:author="mbeckerle" w:date="2013-01-28T17:24:00Z"/>
        </w:trPr>
        <w:tc>
          <w:tcPr>
            <w:tcW w:w="2276" w:type="dxa"/>
            <w:shd w:val="clear" w:color="auto" w:fill="auto"/>
          </w:tcPr>
          <w:p w14:paraId="23948E11" w14:textId="12A22411" w:rsidR="00BE79A5" w:rsidRPr="005223F4" w:rsidDel="009D3694" w:rsidRDefault="00BE79A5" w:rsidP="00A91670">
            <w:pPr>
              <w:rPr>
                <w:del w:id="20630" w:author="mbeckerle" w:date="2013-01-28T17:24:00Z"/>
              </w:rPr>
            </w:pPr>
            <w:bookmarkStart w:id="20631" w:name="prod-xpath-RangeExpr"/>
            <w:bookmarkEnd w:id="20631"/>
          </w:p>
        </w:tc>
        <w:tc>
          <w:tcPr>
            <w:tcW w:w="0" w:type="auto"/>
            <w:shd w:val="clear" w:color="auto" w:fill="auto"/>
          </w:tcPr>
          <w:p w14:paraId="151AE83D" w14:textId="714E4CE8" w:rsidR="00BE79A5" w:rsidRPr="005223F4" w:rsidDel="009D3694" w:rsidRDefault="00BE79A5" w:rsidP="00A91670">
            <w:pPr>
              <w:rPr>
                <w:del w:id="20632" w:author="mbeckerle" w:date="2013-01-28T17:24:00Z"/>
              </w:rPr>
            </w:pPr>
          </w:p>
        </w:tc>
        <w:tc>
          <w:tcPr>
            <w:tcW w:w="4295" w:type="dxa"/>
            <w:shd w:val="clear" w:color="auto" w:fill="auto"/>
          </w:tcPr>
          <w:p w14:paraId="444C1944" w14:textId="63E94AFA" w:rsidR="00BE79A5" w:rsidRPr="005223F4" w:rsidDel="009D3694" w:rsidRDefault="00BE79A5" w:rsidP="00A91670">
            <w:pPr>
              <w:rPr>
                <w:del w:id="20633" w:author="mbeckerle" w:date="2013-01-28T17:24:00Z"/>
              </w:rPr>
            </w:pPr>
          </w:p>
        </w:tc>
      </w:tr>
      <w:tr w:rsidR="00BE79A5" w:rsidRPr="005223F4" w:rsidDel="009D3694" w14:paraId="58E6BBDC" w14:textId="5B282629" w:rsidTr="003F35ED">
        <w:trPr>
          <w:tblCellSpacing w:w="15" w:type="dxa"/>
          <w:del w:id="20634" w:author="mbeckerle" w:date="2013-01-28T17:24:00Z"/>
        </w:trPr>
        <w:tc>
          <w:tcPr>
            <w:tcW w:w="2276" w:type="dxa"/>
            <w:shd w:val="clear" w:color="auto" w:fill="auto"/>
          </w:tcPr>
          <w:p w14:paraId="55309226" w14:textId="40C313D4" w:rsidR="00BE79A5" w:rsidRPr="005223F4" w:rsidDel="009D3694" w:rsidRDefault="00BE79A5" w:rsidP="00A91670">
            <w:pPr>
              <w:rPr>
                <w:del w:id="20635" w:author="mbeckerle" w:date="2013-01-28T17:24:00Z"/>
              </w:rPr>
            </w:pPr>
            <w:bookmarkStart w:id="20636" w:name="prod-xpath-AdditiveExpr"/>
            <w:bookmarkEnd w:id="20636"/>
            <w:del w:id="20637" w:author="mbeckerle" w:date="2013-01-28T17:24:00Z">
              <w:r w:rsidRPr="005223F4" w:rsidDel="009D3694">
                <w:rPr>
                  <w:rStyle w:val="HTMLCode"/>
                  <w:rFonts w:eastAsia="Times New Roman"/>
                </w:rPr>
                <w:delText>AdditiveExpr</w:delText>
              </w:r>
            </w:del>
          </w:p>
        </w:tc>
        <w:tc>
          <w:tcPr>
            <w:tcW w:w="0" w:type="auto"/>
            <w:shd w:val="clear" w:color="auto" w:fill="auto"/>
          </w:tcPr>
          <w:p w14:paraId="4363908C" w14:textId="16DC8509" w:rsidR="00BE79A5" w:rsidRPr="005223F4" w:rsidDel="009D3694" w:rsidRDefault="00BE79A5" w:rsidP="00A91670">
            <w:pPr>
              <w:rPr>
                <w:del w:id="20638" w:author="mbeckerle" w:date="2013-01-28T17:24:00Z"/>
              </w:rPr>
            </w:pPr>
            <w:del w:id="20639" w:author="mbeckerle" w:date="2013-01-28T17:24:00Z">
              <w:r w:rsidRPr="005223F4" w:rsidDel="009D3694">
                <w:delText>   ::=   </w:delText>
              </w:r>
            </w:del>
          </w:p>
        </w:tc>
        <w:tc>
          <w:tcPr>
            <w:tcW w:w="4295" w:type="dxa"/>
            <w:shd w:val="clear" w:color="auto" w:fill="auto"/>
          </w:tcPr>
          <w:p w14:paraId="5DAD3568" w14:textId="7345E326" w:rsidR="00BE79A5" w:rsidRPr="005223F4" w:rsidDel="009D3694" w:rsidRDefault="00BE79A5" w:rsidP="00A91670">
            <w:pPr>
              <w:rPr>
                <w:del w:id="20640" w:author="mbeckerle" w:date="2013-01-28T17:24:00Z"/>
              </w:rPr>
            </w:pPr>
            <w:del w:id="20641" w:author="mbeckerle" w:date="2013-01-28T17:24:00Z">
              <w:r w:rsidRPr="005223F4" w:rsidDel="009D3694">
                <w:rPr>
                  <w:rStyle w:val="HTMLCode"/>
                  <w:rFonts w:eastAsia="Times New Roman"/>
                </w:rPr>
                <w:delText>MultiplicativeExpr</w:delText>
              </w:r>
              <w:r w:rsidRPr="005223F4" w:rsidDel="009D3694">
                <w:rPr>
                  <w:rStyle w:val="HTMLCode"/>
                </w:rPr>
                <w:delText xml:space="preserve"> ( ("+" | "-") </w:delText>
              </w:r>
              <w:r w:rsidRPr="005223F4" w:rsidDel="009D3694">
                <w:rPr>
                  <w:rStyle w:val="HTMLCode"/>
                  <w:rFonts w:eastAsia="Times New Roman"/>
                </w:rPr>
                <w:delText>MultiplicativeExpr</w:delText>
              </w:r>
              <w:r w:rsidRPr="005223F4" w:rsidDel="009D3694">
                <w:rPr>
                  <w:rStyle w:val="HTMLCode"/>
                </w:rPr>
                <w:delText xml:space="preserve"> )*</w:delText>
              </w:r>
            </w:del>
          </w:p>
        </w:tc>
      </w:tr>
      <w:tr w:rsidR="00BE79A5" w:rsidRPr="005223F4" w:rsidDel="009D3694" w14:paraId="3358AB02" w14:textId="45661662" w:rsidTr="003F35ED">
        <w:trPr>
          <w:tblCellSpacing w:w="15" w:type="dxa"/>
          <w:del w:id="20642" w:author="mbeckerle" w:date="2013-01-28T17:24:00Z"/>
        </w:trPr>
        <w:tc>
          <w:tcPr>
            <w:tcW w:w="2276" w:type="dxa"/>
            <w:shd w:val="clear" w:color="auto" w:fill="auto"/>
          </w:tcPr>
          <w:p w14:paraId="26C1C209" w14:textId="52B06178" w:rsidR="00BE79A5" w:rsidRPr="005223F4" w:rsidDel="009D3694" w:rsidRDefault="00BE79A5" w:rsidP="00A91670">
            <w:pPr>
              <w:rPr>
                <w:del w:id="20643" w:author="mbeckerle" w:date="2013-01-28T17:24:00Z"/>
              </w:rPr>
            </w:pPr>
            <w:bookmarkStart w:id="20644" w:name="prod-xpath-MultiplicativeExpr"/>
            <w:bookmarkEnd w:id="20644"/>
            <w:del w:id="20645" w:author="mbeckerle" w:date="2013-01-28T17:24:00Z">
              <w:r w:rsidRPr="005223F4" w:rsidDel="009D3694">
                <w:rPr>
                  <w:rStyle w:val="HTMLCode"/>
                  <w:rFonts w:eastAsia="Times New Roman"/>
                </w:rPr>
                <w:delText>MultiplicativeExpr</w:delText>
              </w:r>
            </w:del>
          </w:p>
        </w:tc>
        <w:tc>
          <w:tcPr>
            <w:tcW w:w="0" w:type="auto"/>
            <w:shd w:val="clear" w:color="auto" w:fill="auto"/>
          </w:tcPr>
          <w:p w14:paraId="723DA84F" w14:textId="53981AD3" w:rsidR="00BE79A5" w:rsidRPr="005223F4" w:rsidDel="009D3694" w:rsidRDefault="00BE79A5" w:rsidP="00A91670">
            <w:pPr>
              <w:rPr>
                <w:del w:id="20646" w:author="mbeckerle" w:date="2013-01-28T17:24:00Z"/>
              </w:rPr>
            </w:pPr>
            <w:del w:id="20647" w:author="mbeckerle" w:date="2013-01-28T17:24:00Z">
              <w:r w:rsidRPr="005223F4" w:rsidDel="009D3694">
                <w:delText>   ::=   </w:delText>
              </w:r>
            </w:del>
          </w:p>
        </w:tc>
        <w:tc>
          <w:tcPr>
            <w:tcW w:w="4295" w:type="dxa"/>
            <w:shd w:val="clear" w:color="auto" w:fill="auto"/>
          </w:tcPr>
          <w:p w14:paraId="426EE51F" w14:textId="51DDCF49" w:rsidR="00BE79A5" w:rsidRPr="005223F4" w:rsidDel="009D3694" w:rsidRDefault="00BE79A5" w:rsidP="00A91670">
            <w:pPr>
              <w:rPr>
                <w:del w:id="20648" w:author="mbeckerle" w:date="2013-01-28T17:24:00Z"/>
              </w:rPr>
            </w:pPr>
            <w:del w:id="20649" w:author="mbeckerle" w:date="2013-01-28T17:24:00Z">
              <w:r w:rsidRPr="005223F4" w:rsidDel="009D3694">
                <w:rPr>
                  <w:rStyle w:val="HTMLCode"/>
                  <w:rFonts w:eastAsia="Times New Roman"/>
                </w:rPr>
                <w:delText>UnaryExpr</w:delText>
              </w:r>
              <w:r w:rsidRPr="005223F4" w:rsidDel="009D3694">
                <w:rPr>
                  <w:rStyle w:val="HTMLCode"/>
                </w:rPr>
                <w:delText xml:space="preserve">  ( ("*" | "div" | "idiv" | "mod") </w:delText>
              </w:r>
              <w:r w:rsidRPr="005223F4" w:rsidDel="009D3694">
                <w:rPr>
                  <w:rStyle w:val="HTMLCode"/>
                  <w:rFonts w:eastAsia="Times New Roman"/>
                </w:rPr>
                <w:delText>UnaryExpr</w:delText>
              </w:r>
              <w:r w:rsidRPr="005223F4" w:rsidDel="009D3694">
                <w:rPr>
                  <w:rStyle w:val="HTMLCode"/>
                </w:rPr>
                <w:delText xml:space="preserve">  )*</w:delText>
              </w:r>
            </w:del>
          </w:p>
        </w:tc>
      </w:tr>
      <w:tr w:rsidR="00BE79A5" w:rsidRPr="005223F4" w:rsidDel="009E2C11" w14:paraId="782034B3" w14:textId="670B1127" w:rsidTr="003F35ED">
        <w:trPr>
          <w:tblCellSpacing w:w="15" w:type="dxa"/>
          <w:del w:id="20650" w:author="mbeckerle" w:date="2013-02-19T11:36:00Z"/>
        </w:trPr>
        <w:tc>
          <w:tcPr>
            <w:tcW w:w="2276" w:type="dxa"/>
            <w:shd w:val="clear" w:color="auto" w:fill="auto"/>
          </w:tcPr>
          <w:p w14:paraId="6BA52FE9" w14:textId="1D5A5D70" w:rsidR="00BE79A5" w:rsidRPr="005223F4" w:rsidDel="009E2C11" w:rsidRDefault="00BE79A5" w:rsidP="00A91670">
            <w:pPr>
              <w:rPr>
                <w:del w:id="20651" w:author="mbeckerle" w:date="2013-02-19T11:36:00Z"/>
              </w:rPr>
            </w:pPr>
            <w:bookmarkStart w:id="20652" w:name="prod-xpath-UnionExpr"/>
            <w:bookmarkStart w:id="20653" w:name="prod-xpath-IntersectExceptExpr"/>
            <w:bookmarkStart w:id="20654" w:name="prod-xpath-InstanceofExpr"/>
            <w:bookmarkStart w:id="20655" w:name="prod-xpath-TreatExpr"/>
            <w:bookmarkStart w:id="20656" w:name="prod-xpath-CastableExpr"/>
            <w:bookmarkStart w:id="20657" w:name="prod-xpath-CastExpr"/>
            <w:bookmarkStart w:id="20658" w:name="prod-xpath-UnaryExpr"/>
            <w:bookmarkEnd w:id="20652"/>
            <w:bookmarkEnd w:id="20653"/>
            <w:bookmarkEnd w:id="20654"/>
            <w:bookmarkEnd w:id="20655"/>
            <w:bookmarkEnd w:id="20656"/>
            <w:bookmarkEnd w:id="20657"/>
            <w:bookmarkEnd w:id="20658"/>
            <w:del w:id="20659" w:author="mbeckerle" w:date="2013-02-19T11:35:00Z">
              <w:r w:rsidRPr="005223F4" w:rsidDel="009E2C11">
                <w:rPr>
                  <w:rStyle w:val="HTMLCode"/>
                  <w:rFonts w:eastAsia="Times New Roman"/>
                </w:rPr>
                <w:delText>UnaryExpr</w:delText>
              </w:r>
            </w:del>
          </w:p>
        </w:tc>
        <w:tc>
          <w:tcPr>
            <w:tcW w:w="0" w:type="auto"/>
            <w:shd w:val="clear" w:color="auto" w:fill="auto"/>
          </w:tcPr>
          <w:p w14:paraId="3B2BE2B9" w14:textId="2EBF56C6" w:rsidR="00BE79A5" w:rsidRPr="005223F4" w:rsidDel="009E2C11" w:rsidRDefault="00BE79A5" w:rsidP="00A91670">
            <w:pPr>
              <w:rPr>
                <w:del w:id="20660" w:author="mbeckerle" w:date="2013-02-19T11:36:00Z"/>
              </w:rPr>
            </w:pPr>
            <w:del w:id="20661" w:author="mbeckerle" w:date="2013-02-19T11:35:00Z">
              <w:r w:rsidRPr="005223F4" w:rsidDel="009E2C11">
                <w:delText>   ::=   </w:delText>
              </w:r>
            </w:del>
          </w:p>
        </w:tc>
        <w:tc>
          <w:tcPr>
            <w:tcW w:w="4295" w:type="dxa"/>
            <w:shd w:val="clear" w:color="auto" w:fill="auto"/>
          </w:tcPr>
          <w:p w14:paraId="1DA5AE66" w14:textId="7D70AF89" w:rsidR="00BE79A5" w:rsidRPr="005223F4" w:rsidDel="009E2C11" w:rsidRDefault="00BE79A5" w:rsidP="00A91670">
            <w:pPr>
              <w:rPr>
                <w:del w:id="20662" w:author="mbeckerle" w:date="2013-02-19T11:36:00Z"/>
              </w:rPr>
            </w:pPr>
            <w:del w:id="20663" w:author="mbeckerle" w:date="2013-02-19T11:35:00Z">
              <w:r w:rsidRPr="005223F4" w:rsidDel="009E2C11">
                <w:rPr>
                  <w:rStyle w:val="HTMLCode"/>
                </w:rPr>
                <w:delText xml:space="preserve">("-" | "+")* </w:delText>
              </w:r>
              <w:r w:rsidRPr="005223F4" w:rsidDel="009E2C11">
                <w:rPr>
                  <w:rStyle w:val="HTMLCode"/>
                  <w:rFonts w:eastAsia="Times New Roman"/>
                </w:rPr>
                <w:delText>ValueExpr</w:delText>
              </w:r>
            </w:del>
          </w:p>
        </w:tc>
      </w:tr>
      <w:tr w:rsidR="00BE79A5" w:rsidRPr="005223F4" w:rsidDel="009E2C11" w14:paraId="2A711752" w14:textId="07914DB9" w:rsidTr="003F35ED">
        <w:trPr>
          <w:tblCellSpacing w:w="15" w:type="dxa"/>
          <w:del w:id="20664" w:author="mbeckerle" w:date="2013-02-19T11:36:00Z"/>
        </w:trPr>
        <w:tc>
          <w:tcPr>
            <w:tcW w:w="2276" w:type="dxa"/>
            <w:shd w:val="clear" w:color="auto" w:fill="auto"/>
          </w:tcPr>
          <w:p w14:paraId="0692B955" w14:textId="2E9E0512" w:rsidR="00BE79A5" w:rsidRPr="005223F4" w:rsidDel="009E2C11" w:rsidRDefault="00BE79A5" w:rsidP="00A91670">
            <w:pPr>
              <w:rPr>
                <w:del w:id="20665" w:author="mbeckerle" w:date="2013-02-19T11:36:00Z"/>
              </w:rPr>
            </w:pPr>
            <w:bookmarkStart w:id="20666" w:name="prod-xpath-ValueExpr"/>
            <w:bookmarkEnd w:id="20666"/>
            <w:del w:id="20667" w:author="mbeckerle" w:date="2013-02-19T11:35:00Z">
              <w:r w:rsidRPr="005223F4" w:rsidDel="009E2C11">
                <w:rPr>
                  <w:rStyle w:val="HTMLCode"/>
                  <w:rFonts w:eastAsia="Times New Roman"/>
                </w:rPr>
                <w:delText>ValueExpr</w:delText>
              </w:r>
            </w:del>
          </w:p>
        </w:tc>
        <w:tc>
          <w:tcPr>
            <w:tcW w:w="0" w:type="auto"/>
            <w:shd w:val="clear" w:color="auto" w:fill="auto"/>
          </w:tcPr>
          <w:p w14:paraId="45DCA08F" w14:textId="7F355FB3" w:rsidR="00BE79A5" w:rsidRPr="005223F4" w:rsidDel="009E2C11" w:rsidRDefault="00BE79A5" w:rsidP="00A91670">
            <w:pPr>
              <w:rPr>
                <w:del w:id="20668" w:author="mbeckerle" w:date="2013-02-19T11:36:00Z"/>
              </w:rPr>
            </w:pPr>
            <w:del w:id="20669" w:author="mbeckerle" w:date="2013-02-19T11:35:00Z">
              <w:r w:rsidRPr="005223F4" w:rsidDel="009E2C11">
                <w:delText>   ::=   </w:delText>
              </w:r>
            </w:del>
          </w:p>
        </w:tc>
        <w:tc>
          <w:tcPr>
            <w:tcW w:w="4295" w:type="dxa"/>
            <w:shd w:val="clear" w:color="auto" w:fill="auto"/>
          </w:tcPr>
          <w:p w14:paraId="3C086E02" w14:textId="3DA53FE7" w:rsidR="00BE79A5" w:rsidRPr="005223F4" w:rsidDel="009E2C11" w:rsidRDefault="00BE79A5" w:rsidP="00A91670">
            <w:pPr>
              <w:rPr>
                <w:del w:id="20670" w:author="mbeckerle" w:date="2013-02-19T11:36:00Z"/>
              </w:rPr>
            </w:pPr>
            <w:del w:id="20671" w:author="mbeckerle" w:date="2013-02-19T11:35:00Z">
              <w:r w:rsidRPr="005223F4" w:rsidDel="009E2C11">
                <w:rPr>
                  <w:rStyle w:val="HTMLCode"/>
                  <w:rFonts w:eastAsia="Times New Roman"/>
                </w:rPr>
                <w:delText>PathExpr</w:delText>
              </w:r>
            </w:del>
          </w:p>
        </w:tc>
      </w:tr>
      <w:tr w:rsidR="00BE79A5" w:rsidRPr="005223F4" w:rsidDel="009E2C11" w14:paraId="6BD0143F" w14:textId="3173F2BF" w:rsidTr="003F35ED">
        <w:trPr>
          <w:tblCellSpacing w:w="15" w:type="dxa"/>
          <w:del w:id="20672" w:author="mbeckerle" w:date="2013-02-19T11:36:00Z"/>
        </w:trPr>
        <w:tc>
          <w:tcPr>
            <w:tcW w:w="2276" w:type="dxa"/>
            <w:shd w:val="clear" w:color="auto" w:fill="auto"/>
          </w:tcPr>
          <w:p w14:paraId="4F988166" w14:textId="6C5F6CA6" w:rsidR="00BE79A5" w:rsidRPr="005223F4" w:rsidDel="009E2C11" w:rsidRDefault="00BE79A5" w:rsidP="00A91670">
            <w:pPr>
              <w:rPr>
                <w:del w:id="20673" w:author="mbeckerle" w:date="2013-02-19T11:36:00Z"/>
              </w:rPr>
            </w:pPr>
            <w:bookmarkStart w:id="20674" w:name="prod-xpath-GeneralComp"/>
            <w:bookmarkStart w:id="20675" w:name="prod-xpath-ValueComp"/>
            <w:bookmarkEnd w:id="20674"/>
            <w:bookmarkEnd w:id="20675"/>
            <w:del w:id="20676" w:author="mbeckerle" w:date="2013-01-28T17:25:00Z">
              <w:r w:rsidRPr="005223F4" w:rsidDel="009D3694">
                <w:rPr>
                  <w:rStyle w:val="HTMLCode"/>
                  <w:rFonts w:eastAsia="Times New Roman"/>
                </w:rPr>
                <w:delText>Value</w:delText>
              </w:r>
            </w:del>
            <w:del w:id="20677" w:author="mbeckerle" w:date="2013-02-19T11:35:00Z">
              <w:r w:rsidRPr="005223F4" w:rsidDel="009E2C11">
                <w:rPr>
                  <w:rStyle w:val="HTMLCode"/>
                  <w:rFonts w:eastAsia="Times New Roman"/>
                </w:rPr>
                <w:delText>Comp</w:delText>
              </w:r>
            </w:del>
          </w:p>
        </w:tc>
        <w:tc>
          <w:tcPr>
            <w:tcW w:w="0" w:type="auto"/>
            <w:shd w:val="clear" w:color="auto" w:fill="auto"/>
          </w:tcPr>
          <w:p w14:paraId="28A91360" w14:textId="23D81039" w:rsidR="00BE79A5" w:rsidRPr="005223F4" w:rsidDel="009E2C11" w:rsidRDefault="00BE79A5" w:rsidP="00A91670">
            <w:pPr>
              <w:rPr>
                <w:del w:id="20678" w:author="mbeckerle" w:date="2013-02-19T11:36:00Z"/>
              </w:rPr>
            </w:pPr>
            <w:del w:id="20679" w:author="mbeckerle" w:date="2013-02-19T11:35:00Z">
              <w:r w:rsidRPr="005223F4" w:rsidDel="009E2C11">
                <w:delText>   ::=   </w:delText>
              </w:r>
            </w:del>
          </w:p>
        </w:tc>
        <w:tc>
          <w:tcPr>
            <w:tcW w:w="4295" w:type="dxa"/>
            <w:shd w:val="clear" w:color="auto" w:fill="auto"/>
          </w:tcPr>
          <w:p w14:paraId="7959243C" w14:textId="32F30E2F" w:rsidR="00BE79A5" w:rsidRPr="005223F4" w:rsidDel="009E2C11" w:rsidRDefault="00BE79A5" w:rsidP="00A91670">
            <w:pPr>
              <w:rPr>
                <w:del w:id="20680" w:author="mbeckerle" w:date="2013-02-19T11:36:00Z"/>
              </w:rPr>
            </w:pPr>
            <w:del w:id="20681" w:author="mbeckerle" w:date="2013-02-19T11:35:00Z">
              <w:r w:rsidRPr="005223F4" w:rsidDel="009E2C11">
                <w:rPr>
                  <w:rStyle w:val="HTMLCode"/>
                </w:rPr>
                <w:delText>"eq" | "ne" | "lt" | "le" | "gt" | "ge"</w:delText>
              </w:r>
            </w:del>
          </w:p>
        </w:tc>
      </w:tr>
      <w:tr w:rsidR="00BE79A5" w:rsidRPr="005223F4" w:rsidDel="009E2C11" w14:paraId="54DCF7DC" w14:textId="19BC9A85" w:rsidTr="003F35ED">
        <w:trPr>
          <w:tblCellSpacing w:w="15" w:type="dxa"/>
          <w:del w:id="20682" w:author="mbeckerle" w:date="2013-02-19T11:36:00Z"/>
        </w:trPr>
        <w:tc>
          <w:tcPr>
            <w:tcW w:w="2276" w:type="dxa"/>
            <w:shd w:val="clear" w:color="auto" w:fill="auto"/>
          </w:tcPr>
          <w:p w14:paraId="28A597DE" w14:textId="483462C7" w:rsidR="00BE79A5" w:rsidRPr="005223F4" w:rsidDel="009E2C11" w:rsidRDefault="00BE79A5" w:rsidP="00A91670">
            <w:pPr>
              <w:rPr>
                <w:del w:id="20683" w:author="mbeckerle" w:date="2013-02-19T11:36:00Z"/>
              </w:rPr>
            </w:pPr>
            <w:bookmarkStart w:id="20684" w:name="prod-xpath-NodeComp"/>
            <w:bookmarkStart w:id="20685" w:name="prod-xpath-PathExpr"/>
            <w:bookmarkEnd w:id="20684"/>
            <w:bookmarkEnd w:id="20685"/>
            <w:del w:id="20686" w:author="mbeckerle" w:date="2013-02-19T11:35:00Z">
              <w:r w:rsidRPr="005223F4" w:rsidDel="009E2C11">
                <w:rPr>
                  <w:rStyle w:val="HTMLCode"/>
                  <w:rFonts w:eastAsia="Times New Roman"/>
                </w:rPr>
                <w:delText>PathExpr</w:delText>
              </w:r>
            </w:del>
          </w:p>
        </w:tc>
        <w:tc>
          <w:tcPr>
            <w:tcW w:w="0" w:type="auto"/>
            <w:shd w:val="clear" w:color="auto" w:fill="auto"/>
          </w:tcPr>
          <w:p w14:paraId="73BFF789" w14:textId="1CBE3A85" w:rsidR="00BE79A5" w:rsidRPr="005223F4" w:rsidDel="009E2C11" w:rsidRDefault="00BE79A5" w:rsidP="00A91670">
            <w:pPr>
              <w:rPr>
                <w:del w:id="20687" w:author="mbeckerle" w:date="2013-02-19T11:36:00Z"/>
              </w:rPr>
            </w:pPr>
            <w:del w:id="20688" w:author="mbeckerle" w:date="2013-02-19T11:35:00Z">
              <w:r w:rsidRPr="005223F4" w:rsidDel="009E2C11">
                <w:delText>   ::=   </w:delText>
              </w:r>
            </w:del>
          </w:p>
        </w:tc>
        <w:tc>
          <w:tcPr>
            <w:tcW w:w="4295" w:type="dxa"/>
            <w:shd w:val="clear" w:color="auto" w:fill="auto"/>
          </w:tcPr>
          <w:p w14:paraId="26884572" w14:textId="48D7CC12" w:rsidR="00BE79A5" w:rsidRPr="005223F4" w:rsidDel="009E2C11" w:rsidRDefault="00BE79A5" w:rsidP="00A91670">
            <w:pPr>
              <w:rPr>
                <w:del w:id="20689" w:author="mbeckerle" w:date="2013-02-19T11:36:00Z"/>
              </w:rPr>
            </w:pPr>
            <w:del w:id="20690" w:author="mbeckerle" w:date="2013-02-19T11:35:00Z">
              <w:r w:rsidRPr="005223F4" w:rsidDel="009E2C11">
                <w:rPr>
                  <w:rStyle w:val="HTMLCode"/>
                </w:rPr>
                <w:delText xml:space="preserve">("/" </w:delText>
              </w:r>
              <w:r w:rsidRPr="005223F4" w:rsidDel="009E2C11">
                <w:rPr>
                  <w:rStyle w:val="HTMLCode"/>
                  <w:rFonts w:eastAsia="Times New Roman"/>
                </w:rPr>
                <w:delText>RelativePathExpr</w:delText>
              </w:r>
              <w:r w:rsidRPr="005223F4" w:rsidDel="009E2C11">
                <w:rPr>
                  <w:rStyle w:val="HTMLCode"/>
                </w:rPr>
                <w:delText>?)</w:delText>
              </w:r>
              <w:r w:rsidRPr="005223F4" w:rsidDel="009E2C11">
                <w:br/>
              </w:r>
              <w:r w:rsidRPr="005223F4" w:rsidDel="009E2C11">
                <w:rPr>
                  <w:rStyle w:val="HTMLCode"/>
                </w:rPr>
                <w:delText xml:space="preserve">| </w:delText>
              </w:r>
              <w:r w:rsidRPr="005223F4" w:rsidDel="009E2C11">
                <w:rPr>
                  <w:rStyle w:val="HTMLCode"/>
                  <w:rFonts w:eastAsia="Times New Roman"/>
                </w:rPr>
                <w:delText>RelativePathExpr</w:delText>
              </w:r>
            </w:del>
          </w:p>
        </w:tc>
      </w:tr>
      <w:tr w:rsidR="00BE79A5" w:rsidRPr="005223F4" w:rsidDel="009E2C11" w14:paraId="2E1D7170" w14:textId="157D29A1" w:rsidTr="003F35ED">
        <w:trPr>
          <w:tblCellSpacing w:w="15" w:type="dxa"/>
          <w:del w:id="20691" w:author="mbeckerle" w:date="2013-02-19T11:36:00Z"/>
        </w:trPr>
        <w:tc>
          <w:tcPr>
            <w:tcW w:w="2276" w:type="dxa"/>
            <w:shd w:val="clear" w:color="auto" w:fill="auto"/>
          </w:tcPr>
          <w:p w14:paraId="3C1D9DC5" w14:textId="73809AD5" w:rsidR="00BE79A5" w:rsidRPr="005223F4" w:rsidDel="009E2C11" w:rsidRDefault="00BE79A5" w:rsidP="00A91670">
            <w:pPr>
              <w:rPr>
                <w:del w:id="20692" w:author="mbeckerle" w:date="2013-02-19T11:36:00Z"/>
              </w:rPr>
            </w:pPr>
            <w:bookmarkStart w:id="20693" w:name="prod-xpath-RelativePathExpr"/>
            <w:bookmarkEnd w:id="20693"/>
            <w:del w:id="20694" w:author="mbeckerle" w:date="2013-02-19T11:35:00Z">
              <w:r w:rsidRPr="005223F4" w:rsidDel="009E2C11">
                <w:rPr>
                  <w:rStyle w:val="HTMLCode"/>
                  <w:rFonts w:eastAsia="Times New Roman"/>
                </w:rPr>
                <w:delText>RelativePathExpr</w:delText>
              </w:r>
            </w:del>
          </w:p>
        </w:tc>
        <w:tc>
          <w:tcPr>
            <w:tcW w:w="0" w:type="auto"/>
            <w:shd w:val="clear" w:color="auto" w:fill="auto"/>
          </w:tcPr>
          <w:p w14:paraId="573A6927" w14:textId="27C0D843" w:rsidR="00BE79A5" w:rsidRPr="005223F4" w:rsidDel="009E2C11" w:rsidRDefault="00BE79A5" w:rsidP="00A91670">
            <w:pPr>
              <w:rPr>
                <w:del w:id="20695" w:author="mbeckerle" w:date="2013-02-19T11:36:00Z"/>
              </w:rPr>
            </w:pPr>
            <w:del w:id="20696" w:author="mbeckerle" w:date="2013-02-19T11:35:00Z">
              <w:r w:rsidRPr="005223F4" w:rsidDel="009E2C11">
                <w:delText>   ::=   </w:delText>
              </w:r>
            </w:del>
          </w:p>
        </w:tc>
        <w:tc>
          <w:tcPr>
            <w:tcW w:w="4295" w:type="dxa"/>
            <w:shd w:val="clear" w:color="auto" w:fill="auto"/>
          </w:tcPr>
          <w:p w14:paraId="76E0EE28" w14:textId="2C3557FC" w:rsidR="00BE79A5" w:rsidRPr="005223F4" w:rsidDel="009E2C11" w:rsidRDefault="00BE79A5" w:rsidP="00A91670">
            <w:pPr>
              <w:rPr>
                <w:del w:id="20697" w:author="mbeckerle" w:date="2013-02-19T11:36:00Z"/>
              </w:rPr>
            </w:pPr>
            <w:del w:id="20698" w:author="mbeckerle" w:date="2013-02-19T11:35:00Z">
              <w:r w:rsidRPr="005223F4" w:rsidDel="009E2C11">
                <w:rPr>
                  <w:rStyle w:val="HTMLCode"/>
                  <w:rFonts w:eastAsia="Times New Roman"/>
                </w:rPr>
                <w:delText>StepExpr</w:delText>
              </w:r>
              <w:r w:rsidRPr="005223F4" w:rsidDel="009E2C11">
                <w:rPr>
                  <w:rStyle w:val="HTMLCode"/>
                </w:rPr>
                <w:delText xml:space="preserve"> (("/") </w:delText>
              </w:r>
              <w:r w:rsidRPr="005223F4" w:rsidDel="009E2C11">
                <w:rPr>
                  <w:rStyle w:val="HTMLCode"/>
                  <w:rFonts w:eastAsia="Times New Roman"/>
                </w:rPr>
                <w:delText>StepExpr</w:delText>
              </w:r>
              <w:r w:rsidRPr="005223F4" w:rsidDel="009E2C11">
                <w:rPr>
                  <w:rStyle w:val="HTMLCode"/>
                </w:rPr>
                <w:delText>)*</w:delText>
              </w:r>
            </w:del>
          </w:p>
        </w:tc>
      </w:tr>
      <w:tr w:rsidR="00BE79A5" w:rsidRPr="005223F4" w:rsidDel="009E2C11" w14:paraId="157F8C27" w14:textId="795970D4" w:rsidTr="003F35ED">
        <w:trPr>
          <w:tblCellSpacing w:w="15" w:type="dxa"/>
          <w:del w:id="20699" w:author="mbeckerle" w:date="2013-02-19T11:36:00Z"/>
        </w:trPr>
        <w:tc>
          <w:tcPr>
            <w:tcW w:w="2276" w:type="dxa"/>
            <w:shd w:val="clear" w:color="auto" w:fill="auto"/>
          </w:tcPr>
          <w:p w14:paraId="3A95A7BC" w14:textId="7DB2B91C" w:rsidR="00BE79A5" w:rsidRPr="005223F4" w:rsidDel="009E2C11" w:rsidRDefault="00BE79A5" w:rsidP="00A91670">
            <w:pPr>
              <w:rPr>
                <w:del w:id="20700" w:author="mbeckerle" w:date="2013-02-19T11:36:00Z"/>
              </w:rPr>
            </w:pPr>
            <w:bookmarkStart w:id="20701" w:name="prod-xpath-StepExpr"/>
            <w:bookmarkEnd w:id="20701"/>
            <w:del w:id="20702" w:author="mbeckerle" w:date="2013-02-19T11:35:00Z">
              <w:r w:rsidRPr="005223F4" w:rsidDel="009E2C11">
                <w:rPr>
                  <w:rStyle w:val="HTMLCode"/>
                  <w:rFonts w:eastAsia="Times New Roman"/>
                </w:rPr>
                <w:delText>StepExpr</w:delText>
              </w:r>
            </w:del>
          </w:p>
        </w:tc>
        <w:tc>
          <w:tcPr>
            <w:tcW w:w="0" w:type="auto"/>
            <w:shd w:val="clear" w:color="auto" w:fill="auto"/>
          </w:tcPr>
          <w:p w14:paraId="1A50AD2B" w14:textId="4C746D25" w:rsidR="00BE79A5" w:rsidRPr="005223F4" w:rsidDel="009E2C11" w:rsidRDefault="00BE79A5" w:rsidP="00A91670">
            <w:pPr>
              <w:rPr>
                <w:del w:id="20703" w:author="mbeckerle" w:date="2013-02-19T11:36:00Z"/>
              </w:rPr>
            </w:pPr>
            <w:del w:id="20704" w:author="mbeckerle" w:date="2013-02-19T11:35:00Z">
              <w:r w:rsidRPr="005223F4" w:rsidDel="009E2C11">
                <w:delText>   ::=   </w:delText>
              </w:r>
            </w:del>
          </w:p>
        </w:tc>
        <w:tc>
          <w:tcPr>
            <w:tcW w:w="4295" w:type="dxa"/>
            <w:shd w:val="clear" w:color="auto" w:fill="auto"/>
          </w:tcPr>
          <w:p w14:paraId="2410043E" w14:textId="298BF597" w:rsidR="00BE79A5" w:rsidRPr="005223F4" w:rsidDel="009E2C11" w:rsidRDefault="00BE79A5" w:rsidP="00A91670">
            <w:pPr>
              <w:rPr>
                <w:del w:id="20705" w:author="mbeckerle" w:date="2013-02-19T11:36:00Z"/>
              </w:rPr>
            </w:pPr>
            <w:del w:id="20706" w:author="mbeckerle" w:date="2013-01-28T17:14:00Z">
              <w:r w:rsidRPr="005223F4" w:rsidDel="00034634">
                <w:rPr>
                  <w:rStyle w:val="HTMLCode"/>
                  <w:rFonts w:eastAsia="Times New Roman"/>
                </w:rPr>
                <w:delText>FilterExpr</w:delText>
              </w:r>
              <w:r w:rsidRPr="005223F4" w:rsidDel="00034634">
                <w:rPr>
                  <w:rStyle w:val="HTMLCode"/>
                </w:rPr>
                <w:delText xml:space="preserve"> </w:delText>
              </w:r>
            </w:del>
            <w:del w:id="20707" w:author="mbeckerle" w:date="2013-02-19T11:35:00Z">
              <w:r w:rsidRPr="005223F4" w:rsidDel="009E2C11">
                <w:rPr>
                  <w:rStyle w:val="HTMLCode"/>
                </w:rPr>
                <w:delText xml:space="preserve">| </w:delText>
              </w:r>
              <w:r w:rsidRPr="005223F4" w:rsidDel="009E2C11">
                <w:rPr>
                  <w:rStyle w:val="HTMLCode"/>
                  <w:rFonts w:eastAsia="Times New Roman"/>
                </w:rPr>
                <w:delText>AxisStep</w:delText>
              </w:r>
            </w:del>
          </w:p>
        </w:tc>
      </w:tr>
      <w:tr w:rsidR="00BE79A5" w:rsidRPr="005223F4" w:rsidDel="009E2C11" w14:paraId="3D83FC7A" w14:textId="5F963659" w:rsidTr="003F35ED">
        <w:trPr>
          <w:tblCellSpacing w:w="15" w:type="dxa"/>
          <w:del w:id="20708" w:author="mbeckerle" w:date="2013-02-19T11:36:00Z"/>
        </w:trPr>
        <w:tc>
          <w:tcPr>
            <w:tcW w:w="2276" w:type="dxa"/>
            <w:shd w:val="clear" w:color="auto" w:fill="auto"/>
          </w:tcPr>
          <w:p w14:paraId="59306E89" w14:textId="774A6016" w:rsidR="00BE79A5" w:rsidRPr="005223F4" w:rsidDel="009E2C11" w:rsidRDefault="00BE79A5" w:rsidP="00A91670">
            <w:pPr>
              <w:rPr>
                <w:del w:id="20709" w:author="mbeckerle" w:date="2013-02-19T11:36:00Z"/>
              </w:rPr>
            </w:pPr>
            <w:bookmarkStart w:id="20710" w:name="prod-xpath-AxisStep"/>
            <w:bookmarkEnd w:id="20710"/>
            <w:del w:id="20711" w:author="mbeckerle" w:date="2013-02-19T11:35:00Z">
              <w:r w:rsidRPr="005223F4" w:rsidDel="009E2C11">
                <w:rPr>
                  <w:rStyle w:val="HTMLCode"/>
                  <w:rFonts w:eastAsia="Times New Roman"/>
                </w:rPr>
                <w:delText>AxisStep</w:delText>
              </w:r>
            </w:del>
          </w:p>
        </w:tc>
        <w:tc>
          <w:tcPr>
            <w:tcW w:w="0" w:type="auto"/>
            <w:shd w:val="clear" w:color="auto" w:fill="auto"/>
          </w:tcPr>
          <w:p w14:paraId="320D6AB7" w14:textId="7B551B8F" w:rsidR="00BE79A5" w:rsidRPr="005223F4" w:rsidDel="009E2C11" w:rsidRDefault="00BE79A5" w:rsidP="00A91670">
            <w:pPr>
              <w:rPr>
                <w:del w:id="20712" w:author="mbeckerle" w:date="2013-02-19T11:36:00Z"/>
              </w:rPr>
            </w:pPr>
            <w:del w:id="20713" w:author="mbeckerle" w:date="2013-02-19T11:35:00Z">
              <w:r w:rsidRPr="005223F4" w:rsidDel="009E2C11">
                <w:delText>   ::=   </w:delText>
              </w:r>
            </w:del>
          </w:p>
        </w:tc>
        <w:tc>
          <w:tcPr>
            <w:tcW w:w="4295" w:type="dxa"/>
            <w:shd w:val="clear" w:color="auto" w:fill="auto"/>
          </w:tcPr>
          <w:p w14:paraId="47C3CC5E" w14:textId="0B0F28A0" w:rsidR="00BE79A5" w:rsidRPr="005223F4" w:rsidDel="009E2C11" w:rsidRDefault="00BE79A5">
            <w:pPr>
              <w:rPr>
                <w:del w:id="20714" w:author="mbeckerle" w:date="2013-02-19T11:36:00Z"/>
              </w:rPr>
              <w:pPrChange w:id="20715" w:author="mbeckerle" w:date="2013-01-28T17:15:00Z">
                <w:pPr>
                  <w:numPr>
                    <w:numId w:val="8"/>
                  </w:numPr>
                  <w:tabs>
                    <w:tab w:val="num" w:pos="1080"/>
                  </w:tabs>
                  <w:ind w:left="1080" w:hanging="360"/>
                </w:pPr>
              </w:pPrChange>
            </w:pPr>
            <w:del w:id="20716" w:author="mbeckerle" w:date="2013-01-28T17:15:00Z">
              <w:r w:rsidRPr="005223F4" w:rsidDel="00034634">
                <w:rPr>
                  <w:rStyle w:val="HTMLCode"/>
                </w:rPr>
                <w:delText>(</w:delText>
              </w:r>
            </w:del>
            <w:del w:id="20717" w:author="mbeckerle" w:date="2013-01-28T17:14:00Z">
              <w:r w:rsidRPr="005223F4" w:rsidDel="00034634">
                <w:rPr>
                  <w:rStyle w:val="HTMLCode"/>
                  <w:rFonts w:eastAsia="Times New Roman"/>
                </w:rPr>
                <w:delText>ReverseStep</w:delText>
              </w:r>
              <w:r w:rsidRPr="005223F4" w:rsidDel="00034634">
                <w:rPr>
                  <w:rStyle w:val="HTMLCode"/>
                </w:rPr>
                <w:delText xml:space="preserve"> </w:delText>
              </w:r>
            </w:del>
            <w:del w:id="20718" w:author="mbeckerle" w:date="2013-02-19T11:35:00Z">
              <w:r w:rsidRPr="005223F4" w:rsidDel="009E2C11">
                <w:rPr>
                  <w:rStyle w:val="HTMLCode"/>
                </w:rPr>
                <w:delText xml:space="preserve">| </w:delText>
              </w:r>
            </w:del>
            <w:del w:id="20719" w:author="mbeckerle" w:date="2013-01-28T17:14:00Z">
              <w:r w:rsidRPr="005223F4" w:rsidDel="00034634">
                <w:rPr>
                  <w:rStyle w:val="HTMLCode"/>
                  <w:rFonts w:eastAsia="Times New Roman"/>
                </w:rPr>
                <w:delText>ForwardStep</w:delText>
              </w:r>
            </w:del>
            <w:del w:id="20720" w:author="mbeckerle" w:date="2013-01-28T17:15:00Z">
              <w:r w:rsidRPr="005223F4" w:rsidDel="00034634">
                <w:rPr>
                  <w:rStyle w:val="HTMLCode"/>
                </w:rPr>
                <w:delText>)</w:delText>
              </w:r>
            </w:del>
            <w:del w:id="20721" w:author="mbeckerle" w:date="2013-02-19T11:35:00Z">
              <w:r w:rsidRPr="005223F4" w:rsidDel="009E2C11">
                <w:rPr>
                  <w:rStyle w:val="HTMLCode"/>
                </w:rPr>
                <w:delText xml:space="preserve"> </w:delText>
              </w:r>
              <w:r w:rsidRPr="005223F4" w:rsidDel="009E2C11">
                <w:rPr>
                  <w:rStyle w:val="HTMLCode"/>
                  <w:rFonts w:eastAsia="Times New Roman"/>
                </w:rPr>
                <w:delText>Predicate</w:delText>
              </w:r>
            </w:del>
          </w:p>
        </w:tc>
      </w:tr>
      <w:tr w:rsidR="00BE79A5" w:rsidRPr="005223F4" w:rsidDel="00034634" w14:paraId="5406BDDE" w14:textId="52E1F7A2" w:rsidTr="003F35ED">
        <w:trPr>
          <w:tblCellSpacing w:w="15" w:type="dxa"/>
          <w:del w:id="20722" w:author="mbeckerle" w:date="2013-01-28T17:14:00Z"/>
        </w:trPr>
        <w:tc>
          <w:tcPr>
            <w:tcW w:w="2276" w:type="dxa"/>
            <w:shd w:val="clear" w:color="auto" w:fill="auto"/>
          </w:tcPr>
          <w:p w14:paraId="0B79B55B" w14:textId="15F20071" w:rsidR="00BE79A5" w:rsidRPr="005223F4" w:rsidDel="00034634" w:rsidRDefault="00BE79A5" w:rsidP="00A91670">
            <w:pPr>
              <w:rPr>
                <w:del w:id="20723" w:author="mbeckerle" w:date="2013-01-28T17:14:00Z"/>
              </w:rPr>
            </w:pPr>
            <w:bookmarkStart w:id="20724" w:name="prod-xpath-ForwardStep"/>
            <w:bookmarkEnd w:id="20724"/>
            <w:del w:id="20725" w:author="mbeckerle" w:date="2013-01-28T17:14:00Z">
              <w:r w:rsidRPr="005223F4" w:rsidDel="00034634">
                <w:rPr>
                  <w:rStyle w:val="HTMLCode"/>
                  <w:rFonts w:eastAsia="Times New Roman"/>
                </w:rPr>
                <w:delText>ForwardStep</w:delText>
              </w:r>
            </w:del>
          </w:p>
        </w:tc>
        <w:tc>
          <w:tcPr>
            <w:tcW w:w="0" w:type="auto"/>
            <w:shd w:val="clear" w:color="auto" w:fill="auto"/>
          </w:tcPr>
          <w:p w14:paraId="572F2026" w14:textId="0007ABAC" w:rsidR="00BE79A5" w:rsidRPr="005223F4" w:rsidDel="00034634" w:rsidRDefault="00BE79A5" w:rsidP="00A91670">
            <w:pPr>
              <w:rPr>
                <w:del w:id="20726" w:author="mbeckerle" w:date="2013-01-28T17:14:00Z"/>
              </w:rPr>
            </w:pPr>
            <w:del w:id="20727" w:author="mbeckerle" w:date="2013-01-28T17:14:00Z">
              <w:r w:rsidRPr="005223F4" w:rsidDel="00034634">
                <w:delText>   ::=   </w:delText>
              </w:r>
            </w:del>
          </w:p>
        </w:tc>
        <w:tc>
          <w:tcPr>
            <w:tcW w:w="4295" w:type="dxa"/>
            <w:shd w:val="clear" w:color="auto" w:fill="auto"/>
          </w:tcPr>
          <w:p w14:paraId="45F14592" w14:textId="1409B142" w:rsidR="00BE79A5" w:rsidRPr="005223F4" w:rsidDel="00034634" w:rsidRDefault="00BE79A5" w:rsidP="00A91670">
            <w:pPr>
              <w:rPr>
                <w:del w:id="20728" w:author="mbeckerle" w:date="2013-01-28T17:14:00Z"/>
              </w:rPr>
            </w:pPr>
            <w:del w:id="20729" w:author="mbeckerle" w:date="2013-01-28T17:14:00Z">
              <w:r w:rsidRPr="005223F4" w:rsidDel="00034634">
                <w:rPr>
                  <w:rStyle w:val="HTMLCode"/>
                </w:rPr>
                <w:delText>(</w:delText>
              </w:r>
              <w:r w:rsidRPr="005223F4" w:rsidDel="00034634">
                <w:rPr>
                  <w:rStyle w:val="HTMLCode"/>
                  <w:rFonts w:eastAsia="Times New Roman"/>
                </w:rPr>
                <w:delText>ForwardAxis</w:delText>
              </w:r>
              <w:r w:rsidRPr="005223F4" w:rsidDel="00034634">
                <w:rPr>
                  <w:rStyle w:val="HTMLCode"/>
                </w:rPr>
                <w:delText xml:space="preserve"> </w:delText>
              </w:r>
              <w:r w:rsidRPr="005223F4" w:rsidDel="00034634">
                <w:rPr>
                  <w:rStyle w:val="HTMLCode"/>
                  <w:rFonts w:eastAsia="Times New Roman"/>
                </w:rPr>
                <w:delText>NodeTest</w:delText>
              </w:r>
              <w:r w:rsidRPr="005223F4" w:rsidDel="00034634">
                <w:rPr>
                  <w:rStyle w:val="HTMLCode"/>
                </w:rPr>
                <w:delText xml:space="preserve">) | </w:delText>
              </w:r>
              <w:r w:rsidRPr="005223F4" w:rsidDel="00034634">
                <w:rPr>
                  <w:rStyle w:val="HTMLCode"/>
                  <w:rFonts w:eastAsia="Times New Roman"/>
                </w:rPr>
                <w:delText>AbbrevForwardStep</w:delText>
              </w:r>
            </w:del>
          </w:p>
        </w:tc>
      </w:tr>
      <w:tr w:rsidR="00BE79A5" w:rsidRPr="005223F4" w:rsidDel="00034634" w14:paraId="230AF664" w14:textId="27C57999" w:rsidTr="003F35ED">
        <w:trPr>
          <w:tblCellSpacing w:w="15" w:type="dxa"/>
          <w:del w:id="20730" w:author="mbeckerle" w:date="2013-01-28T17:14:00Z"/>
        </w:trPr>
        <w:tc>
          <w:tcPr>
            <w:tcW w:w="2276" w:type="dxa"/>
            <w:shd w:val="clear" w:color="auto" w:fill="auto"/>
          </w:tcPr>
          <w:p w14:paraId="21AEC099" w14:textId="76FD85C5" w:rsidR="00BE79A5" w:rsidRPr="005223F4" w:rsidDel="00034634" w:rsidRDefault="00BE79A5" w:rsidP="00A91670">
            <w:pPr>
              <w:rPr>
                <w:del w:id="20731" w:author="mbeckerle" w:date="2013-01-28T17:14:00Z"/>
              </w:rPr>
            </w:pPr>
            <w:bookmarkStart w:id="20732" w:name="prod-xpath-ForwardAxis"/>
            <w:bookmarkEnd w:id="20732"/>
            <w:del w:id="20733" w:author="mbeckerle" w:date="2013-01-28T17:14:00Z">
              <w:r w:rsidRPr="005223F4" w:rsidDel="00034634">
                <w:rPr>
                  <w:rStyle w:val="HTMLCode"/>
                  <w:rFonts w:eastAsia="Times New Roman"/>
                </w:rPr>
                <w:delText>ForwardAxis</w:delText>
              </w:r>
            </w:del>
          </w:p>
        </w:tc>
        <w:tc>
          <w:tcPr>
            <w:tcW w:w="0" w:type="auto"/>
            <w:shd w:val="clear" w:color="auto" w:fill="auto"/>
          </w:tcPr>
          <w:p w14:paraId="481F63FB" w14:textId="7701DBDC" w:rsidR="00BE79A5" w:rsidRPr="005223F4" w:rsidDel="00034634" w:rsidRDefault="00BE79A5" w:rsidP="00A91670">
            <w:pPr>
              <w:rPr>
                <w:del w:id="20734" w:author="mbeckerle" w:date="2013-01-28T17:14:00Z"/>
              </w:rPr>
            </w:pPr>
            <w:del w:id="20735" w:author="mbeckerle" w:date="2013-01-28T17:14:00Z">
              <w:r w:rsidRPr="005223F4" w:rsidDel="00034634">
                <w:delText>   ::=   </w:delText>
              </w:r>
            </w:del>
          </w:p>
        </w:tc>
        <w:tc>
          <w:tcPr>
            <w:tcW w:w="4295" w:type="dxa"/>
            <w:shd w:val="clear" w:color="auto" w:fill="auto"/>
          </w:tcPr>
          <w:p w14:paraId="774B6913" w14:textId="6DA9D7B7" w:rsidR="00BE79A5" w:rsidRPr="005223F4" w:rsidDel="00034634" w:rsidRDefault="00BE79A5" w:rsidP="00A91670">
            <w:pPr>
              <w:rPr>
                <w:del w:id="20736" w:author="mbeckerle" w:date="2013-01-28T17:14:00Z"/>
              </w:rPr>
            </w:pPr>
            <w:del w:id="20737" w:author="mbeckerle" w:date="2013-01-28T17:14:00Z">
              <w:r w:rsidRPr="005223F4" w:rsidDel="00034634">
                <w:rPr>
                  <w:rStyle w:val="HTMLCode"/>
                </w:rPr>
                <w:delText>("child" "::")</w:delText>
              </w:r>
              <w:r w:rsidRPr="005223F4" w:rsidDel="00034634">
                <w:br/>
              </w:r>
              <w:r w:rsidRPr="005223F4" w:rsidDel="00034634">
                <w:rPr>
                  <w:rStyle w:val="HTMLCode"/>
                </w:rPr>
                <w:delText>| ("self" "::")</w:delText>
              </w:r>
              <w:r w:rsidRPr="005223F4" w:rsidDel="00034634">
                <w:br/>
              </w:r>
            </w:del>
          </w:p>
        </w:tc>
      </w:tr>
      <w:tr w:rsidR="00BE79A5" w:rsidRPr="005223F4" w:rsidDel="00034634" w14:paraId="56B9B879" w14:textId="4C17F23E" w:rsidTr="003F35ED">
        <w:trPr>
          <w:tblCellSpacing w:w="15" w:type="dxa"/>
          <w:del w:id="20738" w:author="mbeckerle" w:date="2013-01-28T17:14:00Z"/>
        </w:trPr>
        <w:tc>
          <w:tcPr>
            <w:tcW w:w="2276" w:type="dxa"/>
            <w:shd w:val="clear" w:color="auto" w:fill="auto"/>
          </w:tcPr>
          <w:p w14:paraId="769B10CC" w14:textId="7A821DC9" w:rsidR="00BE79A5" w:rsidRPr="005223F4" w:rsidDel="00034634" w:rsidRDefault="00BE79A5" w:rsidP="00A91670">
            <w:pPr>
              <w:rPr>
                <w:del w:id="20739" w:author="mbeckerle" w:date="2013-01-28T17:14:00Z"/>
              </w:rPr>
            </w:pPr>
            <w:bookmarkStart w:id="20740" w:name="prod-xpath-AbbrevForwardStep"/>
            <w:bookmarkEnd w:id="20740"/>
            <w:del w:id="20741" w:author="mbeckerle" w:date="2013-01-28T17:14:00Z">
              <w:r w:rsidRPr="005223F4" w:rsidDel="00034634">
                <w:rPr>
                  <w:rStyle w:val="HTMLCode"/>
                  <w:rFonts w:eastAsia="Times New Roman"/>
                </w:rPr>
                <w:delText>AbbrevForwardStep</w:delText>
              </w:r>
            </w:del>
          </w:p>
        </w:tc>
        <w:tc>
          <w:tcPr>
            <w:tcW w:w="0" w:type="auto"/>
            <w:shd w:val="clear" w:color="auto" w:fill="auto"/>
          </w:tcPr>
          <w:p w14:paraId="35E06456" w14:textId="6CBDA466" w:rsidR="00BE79A5" w:rsidRPr="005223F4" w:rsidDel="00034634" w:rsidRDefault="00BE79A5" w:rsidP="00A91670">
            <w:pPr>
              <w:rPr>
                <w:del w:id="20742" w:author="mbeckerle" w:date="2013-01-28T17:14:00Z"/>
              </w:rPr>
            </w:pPr>
            <w:del w:id="20743" w:author="mbeckerle" w:date="2013-01-28T17:14:00Z">
              <w:r w:rsidRPr="005223F4" w:rsidDel="00034634">
                <w:delText>   ::=   </w:delText>
              </w:r>
            </w:del>
          </w:p>
        </w:tc>
        <w:tc>
          <w:tcPr>
            <w:tcW w:w="4295" w:type="dxa"/>
            <w:shd w:val="clear" w:color="auto" w:fill="auto"/>
          </w:tcPr>
          <w:p w14:paraId="7C760564" w14:textId="636F9E47" w:rsidR="00BE79A5" w:rsidRPr="005223F4" w:rsidDel="00034634" w:rsidRDefault="00BE79A5" w:rsidP="00A91670">
            <w:pPr>
              <w:rPr>
                <w:del w:id="20744" w:author="mbeckerle" w:date="2013-01-28T17:14:00Z"/>
              </w:rPr>
            </w:pPr>
            <w:del w:id="20745" w:author="mbeckerle" w:date="2013-01-28T17:14:00Z">
              <w:r w:rsidRPr="005223F4" w:rsidDel="00034634">
                <w:rPr>
                  <w:rStyle w:val="HTMLCode"/>
                  <w:rFonts w:eastAsia="Times New Roman"/>
                </w:rPr>
                <w:delText>NodeTest</w:delText>
              </w:r>
            </w:del>
          </w:p>
        </w:tc>
      </w:tr>
      <w:tr w:rsidR="00BE79A5" w:rsidRPr="005223F4" w:rsidDel="00034634" w14:paraId="24C30C73" w14:textId="5839296C" w:rsidTr="003F35ED">
        <w:trPr>
          <w:tblCellSpacing w:w="15" w:type="dxa"/>
          <w:del w:id="20746" w:author="mbeckerle" w:date="2013-01-28T17:14:00Z"/>
        </w:trPr>
        <w:tc>
          <w:tcPr>
            <w:tcW w:w="2276" w:type="dxa"/>
            <w:shd w:val="clear" w:color="auto" w:fill="auto"/>
          </w:tcPr>
          <w:p w14:paraId="2DE6F092" w14:textId="3622554E" w:rsidR="00BE79A5" w:rsidRPr="005223F4" w:rsidDel="00034634" w:rsidRDefault="00BE79A5" w:rsidP="00A91670">
            <w:pPr>
              <w:rPr>
                <w:del w:id="20747" w:author="mbeckerle" w:date="2013-01-28T17:14:00Z"/>
              </w:rPr>
            </w:pPr>
            <w:bookmarkStart w:id="20748" w:name="prod-xpath-ReverseStep"/>
            <w:bookmarkEnd w:id="20748"/>
            <w:del w:id="20749" w:author="mbeckerle" w:date="2013-01-28T17:14:00Z">
              <w:r w:rsidRPr="005223F4" w:rsidDel="00034634">
                <w:rPr>
                  <w:rStyle w:val="HTMLCode"/>
                  <w:rFonts w:eastAsia="Times New Roman"/>
                </w:rPr>
                <w:delText>ReverseStep</w:delText>
              </w:r>
            </w:del>
          </w:p>
        </w:tc>
        <w:tc>
          <w:tcPr>
            <w:tcW w:w="0" w:type="auto"/>
            <w:shd w:val="clear" w:color="auto" w:fill="auto"/>
          </w:tcPr>
          <w:p w14:paraId="0FA7D920" w14:textId="5E2F60E9" w:rsidR="00BE79A5" w:rsidRPr="005223F4" w:rsidDel="00034634" w:rsidRDefault="00BE79A5" w:rsidP="00A91670">
            <w:pPr>
              <w:rPr>
                <w:del w:id="20750" w:author="mbeckerle" w:date="2013-01-28T17:14:00Z"/>
              </w:rPr>
            </w:pPr>
            <w:del w:id="20751" w:author="mbeckerle" w:date="2013-01-28T17:14:00Z">
              <w:r w:rsidRPr="005223F4" w:rsidDel="00034634">
                <w:delText>   ::=   </w:delText>
              </w:r>
            </w:del>
          </w:p>
        </w:tc>
        <w:tc>
          <w:tcPr>
            <w:tcW w:w="4295" w:type="dxa"/>
            <w:shd w:val="clear" w:color="auto" w:fill="auto"/>
          </w:tcPr>
          <w:p w14:paraId="35414A10" w14:textId="560350A2" w:rsidR="00BE79A5" w:rsidRPr="005223F4" w:rsidDel="00034634" w:rsidRDefault="00BE79A5" w:rsidP="00A91670">
            <w:pPr>
              <w:rPr>
                <w:del w:id="20752" w:author="mbeckerle" w:date="2013-01-28T17:14:00Z"/>
              </w:rPr>
            </w:pPr>
            <w:del w:id="20753" w:author="mbeckerle" w:date="2013-01-28T17:14:00Z">
              <w:r w:rsidRPr="005223F4" w:rsidDel="00034634">
                <w:rPr>
                  <w:rStyle w:val="HTMLCode"/>
                </w:rPr>
                <w:delText>(</w:delText>
              </w:r>
              <w:r w:rsidRPr="005223F4" w:rsidDel="00034634">
                <w:rPr>
                  <w:rStyle w:val="HTMLCode"/>
                  <w:rFonts w:eastAsia="Times New Roman"/>
                </w:rPr>
                <w:delText>ReverseAxis</w:delText>
              </w:r>
              <w:r w:rsidRPr="005223F4" w:rsidDel="00034634">
                <w:rPr>
                  <w:rStyle w:val="HTMLCode"/>
                </w:rPr>
                <w:delText xml:space="preserve"> </w:delText>
              </w:r>
              <w:r w:rsidRPr="005223F4" w:rsidDel="00034634">
                <w:rPr>
                  <w:rStyle w:val="HTMLCode"/>
                  <w:rFonts w:eastAsia="Times New Roman"/>
                </w:rPr>
                <w:delText>NodeTest</w:delText>
              </w:r>
              <w:r w:rsidRPr="005223F4" w:rsidDel="00034634">
                <w:rPr>
                  <w:rStyle w:val="HTMLCode"/>
                </w:rPr>
                <w:delText xml:space="preserve">) | </w:delText>
              </w:r>
              <w:r w:rsidRPr="005223F4" w:rsidDel="00034634">
                <w:rPr>
                  <w:rStyle w:val="HTMLCode"/>
                  <w:rFonts w:eastAsia="Times New Roman"/>
                </w:rPr>
                <w:delText>AbbrevReverseStep</w:delText>
              </w:r>
            </w:del>
          </w:p>
        </w:tc>
      </w:tr>
      <w:tr w:rsidR="00BE79A5" w:rsidRPr="005223F4" w:rsidDel="00034634" w14:paraId="02BEE39E" w14:textId="6A067C8A" w:rsidTr="003F35ED">
        <w:trPr>
          <w:tblCellSpacing w:w="15" w:type="dxa"/>
          <w:del w:id="20754" w:author="mbeckerle" w:date="2013-01-28T17:14:00Z"/>
        </w:trPr>
        <w:tc>
          <w:tcPr>
            <w:tcW w:w="2276" w:type="dxa"/>
            <w:shd w:val="clear" w:color="auto" w:fill="auto"/>
          </w:tcPr>
          <w:p w14:paraId="69C159F0" w14:textId="6B4E1363" w:rsidR="00BE79A5" w:rsidRPr="005223F4" w:rsidDel="00034634" w:rsidRDefault="00BE79A5" w:rsidP="00A91670">
            <w:pPr>
              <w:rPr>
                <w:del w:id="20755" w:author="mbeckerle" w:date="2013-01-28T17:14:00Z"/>
              </w:rPr>
            </w:pPr>
            <w:bookmarkStart w:id="20756" w:name="prod-xpath-ReverseAxis"/>
            <w:bookmarkEnd w:id="20756"/>
            <w:del w:id="20757" w:author="mbeckerle" w:date="2013-01-28T17:14:00Z">
              <w:r w:rsidRPr="005223F4" w:rsidDel="00034634">
                <w:rPr>
                  <w:rStyle w:val="HTMLCode"/>
                  <w:rFonts w:eastAsia="Times New Roman"/>
                </w:rPr>
                <w:delText>ReverseAxis</w:delText>
              </w:r>
            </w:del>
          </w:p>
        </w:tc>
        <w:tc>
          <w:tcPr>
            <w:tcW w:w="0" w:type="auto"/>
            <w:shd w:val="clear" w:color="auto" w:fill="auto"/>
          </w:tcPr>
          <w:p w14:paraId="39A434F0" w14:textId="249EAB18" w:rsidR="00BE79A5" w:rsidRPr="005223F4" w:rsidDel="00034634" w:rsidRDefault="00BE79A5" w:rsidP="00A91670">
            <w:pPr>
              <w:rPr>
                <w:del w:id="20758" w:author="mbeckerle" w:date="2013-01-28T17:14:00Z"/>
              </w:rPr>
            </w:pPr>
            <w:del w:id="20759" w:author="mbeckerle" w:date="2013-01-28T17:14:00Z">
              <w:r w:rsidRPr="005223F4" w:rsidDel="00034634">
                <w:delText>   ::=   </w:delText>
              </w:r>
            </w:del>
          </w:p>
        </w:tc>
        <w:tc>
          <w:tcPr>
            <w:tcW w:w="4295" w:type="dxa"/>
            <w:shd w:val="clear" w:color="auto" w:fill="auto"/>
          </w:tcPr>
          <w:p w14:paraId="6B8FB27A" w14:textId="334B4799" w:rsidR="00BE79A5" w:rsidRPr="005223F4" w:rsidDel="00034634" w:rsidRDefault="00BE79A5" w:rsidP="00A91670">
            <w:pPr>
              <w:rPr>
                <w:del w:id="20760" w:author="mbeckerle" w:date="2013-01-28T17:14:00Z"/>
              </w:rPr>
            </w:pPr>
            <w:del w:id="20761" w:author="mbeckerle" w:date="2013-01-28T17:14:00Z">
              <w:r w:rsidRPr="005223F4" w:rsidDel="00034634">
                <w:rPr>
                  <w:rStyle w:val="HTMLCode"/>
                </w:rPr>
                <w:delText>("parent" "::")</w:delText>
              </w:r>
              <w:r w:rsidRPr="005223F4" w:rsidDel="00034634">
                <w:br/>
              </w:r>
              <w:r w:rsidRPr="005223F4" w:rsidDel="00034634">
                <w:rPr>
                  <w:rStyle w:val="HTMLCode"/>
                </w:rPr>
                <w:delText>")</w:delText>
              </w:r>
            </w:del>
          </w:p>
        </w:tc>
      </w:tr>
      <w:tr w:rsidR="00BE79A5" w:rsidRPr="005223F4" w:rsidDel="00034634" w14:paraId="31FA25D6" w14:textId="101D4448" w:rsidTr="003F35ED">
        <w:trPr>
          <w:tblCellSpacing w:w="15" w:type="dxa"/>
          <w:del w:id="20762" w:author="mbeckerle" w:date="2013-01-28T17:14:00Z"/>
        </w:trPr>
        <w:tc>
          <w:tcPr>
            <w:tcW w:w="2276" w:type="dxa"/>
            <w:shd w:val="clear" w:color="auto" w:fill="auto"/>
          </w:tcPr>
          <w:p w14:paraId="702ECA16" w14:textId="06AAFC81" w:rsidR="00BE79A5" w:rsidRPr="005223F4" w:rsidDel="00034634" w:rsidRDefault="00BE79A5" w:rsidP="00A91670">
            <w:pPr>
              <w:rPr>
                <w:del w:id="20763" w:author="mbeckerle" w:date="2013-01-28T17:14:00Z"/>
              </w:rPr>
            </w:pPr>
            <w:bookmarkStart w:id="20764" w:name="prod-xpath-AbbrevReverseStep"/>
            <w:bookmarkEnd w:id="20764"/>
            <w:del w:id="20765" w:author="mbeckerle" w:date="2013-01-28T17:14:00Z">
              <w:r w:rsidRPr="005223F4" w:rsidDel="00034634">
                <w:rPr>
                  <w:rStyle w:val="HTMLCode"/>
                  <w:rFonts w:eastAsia="Times New Roman"/>
                </w:rPr>
                <w:delText>AbbrevReverseStep</w:delText>
              </w:r>
            </w:del>
          </w:p>
        </w:tc>
        <w:tc>
          <w:tcPr>
            <w:tcW w:w="0" w:type="auto"/>
            <w:shd w:val="clear" w:color="auto" w:fill="auto"/>
          </w:tcPr>
          <w:p w14:paraId="4E0B95D8" w14:textId="68A5A51F" w:rsidR="00BE79A5" w:rsidRPr="005223F4" w:rsidDel="00034634" w:rsidRDefault="00BE79A5" w:rsidP="00A91670">
            <w:pPr>
              <w:rPr>
                <w:del w:id="20766" w:author="mbeckerle" w:date="2013-01-28T17:14:00Z"/>
              </w:rPr>
            </w:pPr>
            <w:del w:id="20767" w:author="mbeckerle" w:date="2013-01-28T17:14:00Z">
              <w:r w:rsidRPr="005223F4" w:rsidDel="00034634">
                <w:delText>   ::=   </w:delText>
              </w:r>
            </w:del>
          </w:p>
        </w:tc>
        <w:tc>
          <w:tcPr>
            <w:tcW w:w="4295" w:type="dxa"/>
            <w:shd w:val="clear" w:color="auto" w:fill="auto"/>
          </w:tcPr>
          <w:p w14:paraId="2D8066F2" w14:textId="1D98F5E0" w:rsidR="00BE79A5" w:rsidRPr="005223F4" w:rsidDel="00034634" w:rsidRDefault="00BE79A5" w:rsidP="00A91670">
            <w:pPr>
              <w:rPr>
                <w:del w:id="20768" w:author="mbeckerle" w:date="2013-01-28T17:14:00Z"/>
              </w:rPr>
            </w:pPr>
            <w:del w:id="20769" w:author="mbeckerle" w:date="2013-01-28T17:14:00Z">
              <w:r w:rsidRPr="005223F4" w:rsidDel="00034634">
                <w:rPr>
                  <w:rStyle w:val="HTMLCode"/>
                </w:rPr>
                <w:delText>".."</w:delText>
              </w:r>
            </w:del>
          </w:p>
        </w:tc>
      </w:tr>
      <w:tr w:rsidR="00BE79A5" w:rsidRPr="005223F4" w:rsidDel="00034634" w14:paraId="7A2A381C" w14:textId="66E84F1B" w:rsidTr="003F35ED">
        <w:trPr>
          <w:tblCellSpacing w:w="15" w:type="dxa"/>
          <w:del w:id="20770" w:author="mbeckerle" w:date="2013-01-28T17:14:00Z"/>
        </w:trPr>
        <w:tc>
          <w:tcPr>
            <w:tcW w:w="2276" w:type="dxa"/>
            <w:shd w:val="clear" w:color="auto" w:fill="auto"/>
          </w:tcPr>
          <w:p w14:paraId="648A4700" w14:textId="0ABD549A" w:rsidR="00BE79A5" w:rsidRPr="005223F4" w:rsidDel="00034634" w:rsidRDefault="00BE79A5" w:rsidP="00A91670">
            <w:pPr>
              <w:rPr>
                <w:del w:id="20771" w:author="mbeckerle" w:date="2013-01-28T17:14:00Z"/>
              </w:rPr>
            </w:pPr>
            <w:bookmarkStart w:id="20772" w:name="prod-xpath-NodeTest"/>
            <w:bookmarkEnd w:id="20772"/>
            <w:del w:id="20773" w:author="mbeckerle" w:date="2013-01-28T17:14:00Z">
              <w:r w:rsidRPr="005223F4" w:rsidDel="00034634">
                <w:rPr>
                  <w:rStyle w:val="HTMLCode"/>
                  <w:rFonts w:eastAsia="Times New Roman"/>
                </w:rPr>
                <w:delText>NodeTest</w:delText>
              </w:r>
            </w:del>
          </w:p>
        </w:tc>
        <w:tc>
          <w:tcPr>
            <w:tcW w:w="0" w:type="auto"/>
            <w:shd w:val="clear" w:color="auto" w:fill="auto"/>
          </w:tcPr>
          <w:p w14:paraId="27D2B70C" w14:textId="1C636101" w:rsidR="00BE79A5" w:rsidRPr="005223F4" w:rsidDel="00034634" w:rsidRDefault="00BE79A5" w:rsidP="00A91670">
            <w:pPr>
              <w:rPr>
                <w:del w:id="20774" w:author="mbeckerle" w:date="2013-01-28T17:14:00Z"/>
              </w:rPr>
            </w:pPr>
            <w:del w:id="20775" w:author="mbeckerle" w:date="2013-01-28T17:14:00Z">
              <w:r w:rsidRPr="005223F4" w:rsidDel="00034634">
                <w:delText>   ::=   </w:delText>
              </w:r>
            </w:del>
          </w:p>
        </w:tc>
        <w:tc>
          <w:tcPr>
            <w:tcW w:w="4295" w:type="dxa"/>
            <w:shd w:val="clear" w:color="auto" w:fill="auto"/>
          </w:tcPr>
          <w:p w14:paraId="59C51E5A" w14:textId="5F44A12E" w:rsidR="00BE79A5" w:rsidRPr="005223F4" w:rsidDel="00034634" w:rsidRDefault="00BE79A5" w:rsidP="00A91670">
            <w:pPr>
              <w:rPr>
                <w:del w:id="20776" w:author="mbeckerle" w:date="2013-01-28T17:14:00Z"/>
              </w:rPr>
            </w:pPr>
            <w:del w:id="20777" w:author="mbeckerle" w:date="2013-01-28T17:14:00Z">
              <w:r w:rsidRPr="005223F4" w:rsidDel="00034634">
                <w:rPr>
                  <w:rStyle w:val="HTMLCode"/>
                  <w:rFonts w:eastAsia="Times New Roman"/>
                </w:rPr>
                <w:delText>NameTest</w:delText>
              </w:r>
            </w:del>
          </w:p>
        </w:tc>
      </w:tr>
      <w:tr w:rsidR="00BE79A5" w:rsidRPr="005223F4" w:rsidDel="00034634" w14:paraId="6FFFA0AA" w14:textId="46DEFF25" w:rsidTr="003F35ED">
        <w:trPr>
          <w:tblCellSpacing w:w="15" w:type="dxa"/>
          <w:del w:id="20778" w:author="mbeckerle" w:date="2013-01-28T17:14:00Z"/>
        </w:trPr>
        <w:tc>
          <w:tcPr>
            <w:tcW w:w="2276" w:type="dxa"/>
            <w:shd w:val="clear" w:color="auto" w:fill="auto"/>
          </w:tcPr>
          <w:p w14:paraId="40B78D12" w14:textId="5541526D" w:rsidR="00BE79A5" w:rsidRPr="005223F4" w:rsidDel="00034634" w:rsidRDefault="00BE79A5" w:rsidP="00A91670">
            <w:pPr>
              <w:rPr>
                <w:del w:id="20779" w:author="mbeckerle" w:date="2013-01-28T17:14:00Z"/>
              </w:rPr>
            </w:pPr>
            <w:bookmarkStart w:id="20780" w:name="prod-xpath-NameTest"/>
            <w:bookmarkEnd w:id="20780"/>
            <w:del w:id="20781" w:author="mbeckerle" w:date="2013-01-28T17:14:00Z">
              <w:r w:rsidRPr="005223F4" w:rsidDel="00034634">
                <w:rPr>
                  <w:rStyle w:val="HTMLCode"/>
                  <w:rFonts w:eastAsia="Times New Roman"/>
                </w:rPr>
                <w:delText>NameTest</w:delText>
              </w:r>
            </w:del>
          </w:p>
        </w:tc>
        <w:tc>
          <w:tcPr>
            <w:tcW w:w="0" w:type="auto"/>
            <w:shd w:val="clear" w:color="auto" w:fill="auto"/>
          </w:tcPr>
          <w:p w14:paraId="5CABD1F7" w14:textId="4603FADC" w:rsidR="00BE79A5" w:rsidRPr="005223F4" w:rsidDel="00034634" w:rsidRDefault="00BE79A5" w:rsidP="00A91670">
            <w:pPr>
              <w:rPr>
                <w:del w:id="20782" w:author="mbeckerle" w:date="2013-01-28T17:14:00Z"/>
              </w:rPr>
            </w:pPr>
            <w:del w:id="20783" w:author="mbeckerle" w:date="2013-01-28T17:14:00Z">
              <w:r w:rsidRPr="005223F4" w:rsidDel="00034634">
                <w:delText>   ::=   </w:delText>
              </w:r>
            </w:del>
          </w:p>
        </w:tc>
        <w:tc>
          <w:tcPr>
            <w:tcW w:w="4295" w:type="dxa"/>
            <w:shd w:val="clear" w:color="auto" w:fill="auto"/>
          </w:tcPr>
          <w:p w14:paraId="46A2D62F" w14:textId="651A8EA3" w:rsidR="00BE79A5" w:rsidRPr="005223F4" w:rsidDel="00034634" w:rsidRDefault="00BE79A5" w:rsidP="00A91670">
            <w:pPr>
              <w:rPr>
                <w:del w:id="20784" w:author="mbeckerle" w:date="2013-01-28T17:14:00Z"/>
              </w:rPr>
            </w:pPr>
            <w:del w:id="20785" w:author="mbeckerle" w:date="2013-01-28T17:14:00Z">
              <w:r w:rsidRPr="005223F4" w:rsidDel="00034634">
                <w:rPr>
                  <w:rStyle w:val="HTMLCode"/>
                  <w:rFonts w:eastAsia="Times New Roman"/>
                </w:rPr>
                <w:delText>QName</w:delText>
              </w:r>
              <w:r w:rsidRPr="005223F4" w:rsidDel="00034634">
                <w:rPr>
                  <w:rStyle w:val="HTMLCode"/>
                </w:rPr>
                <w:delText xml:space="preserve"> </w:delText>
              </w:r>
            </w:del>
          </w:p>
        </w:tc>
      </w:tr>
      <w:tr w:rsidR="00BE79A5" w:rsidRPr="005223F4" w:rsidDel="00034634" w14:paraId="65FB38AA" w14:textId="3FF5E0B2" w:rsidTr="003F35ED">
        <w:trPr>
          <w:tblCellSpacing w:w="15" w:type="dxa"/>
          <w:del w:id="20786" w:author="mbeckerle" w:date="2013-01-28T17:14:00Z"/>
        </w:trPr>
        <w:tc>
          <w:tcPr>
            <w:tcW w:w="2276" w:type="dxa"/>
            <w:shd w:val="clear" w:color="auto" w:fill="auto"/>
          </w:tcPr>
          <w:p w14:paraId="3CC3808F" w14:textId="0C670923" w:rsidR="00BE79A5" w:rsidRPr="005223F4" w:rsidDel="00034634" w:rsidRDefault="00BE79A5" w:rsidP="00A91670">
            <w:pPr>
              <w:rPr>
                <w:del w:id="20787" w:author="mbeckerle" w:date="2013-01-28T17:14:00Z"/>
              </w:rPr>
            </w:pPr>
            <w:bookmarkStart w:id="20788" w:name="prod-xpath-Wildcard"/>
            <w:bookmarkStart w:id="20789" w:name="prod-xpath-FilterExpr"/>
            <w:bookmarkEnd w:id="20788"/>
            <w:bookmarkEnd w:id="20789"/>
            <w:del w:id="20790" w:author="mbeckerle" w:date="2013-01-28T17:14:00Z">
              <w:r w:rsidRPr="005223F4" w:rsidDel="00034634">
                <w:rPr>
                  <w:rStyle w:val="HTMLCode"/>
                  <w:rFonts w:eastAsia="Times New Roman"/>
                </w:rPr>
                <w:delText>FilterExpr</w:delText>
              </w:r>
            </w:del>
          </w:p>
        </w:tc>
        <w:tc>
          <w:tcPr>
            <w:tcW w:w="0" w:type="auto"/>
            <w:shd w:val="clear" w:color="auto" w:fill="auto"/>
          </w:tcPr>
          <w:p w14:paraId="3327CFE2" w14:textId="67D63205" w:rsidR="00BE79A5" w:rsidRPr="005223F4" w:rsidDel="00034634" w:rsidRDefault="00BE79A5" w:rsidP="00A91670">
            <w:pPr>
              <w:rPr>
                <w:del w:id="20791" w:author="mbeckerle" w:date="2013-01-28T17:14:00Z"/>
              </w:rPr>
            </w:pPr>
            <w:del w:id="20792" w:author="mbeckerle" w:date="2013-01-28T17:14:00Z">
              <w:r w:rsidRPr="005223F4" w:rsidDel="00034634">
                <w:delText>   ::=   </w:delText>
              </w:r>
            </w:del>
          </w:p>
        </w:tc>
        <w:tc>
          <w:tcPr>
            <w:tcW w:w="4295" w:type="dxa"/>
            <w:shd w:val="clear" w:color="auto" w:fill="auto"/>
          </w:tcPr>
          <w:p w14:paraId="195ED417" w14:textId="63B20850" w:rsidR="00BE79A5" w:rsidRPr="005223F4" w:rsidDel="00034634" w:rsidRDefault="00BE79A5" w:rsidP="00A91670">
            <w:pPr>
              <w:rPr>
                <w:del w:id="20793" w:author="mbeckerle" w:date="2013-01-28T17:14:00Z"/>
              </w:rPr>
            </w:pPr>
            <w:del w:id="20794" w:author="mbeckerle" w:date="2013-01-28T17:14:00Z">
              <w:r w:rsidRPr="005223F4" w:rsidDel="00034634">
                <w:rPr>
                  <w:rStyle w:val="HTMLCode"/>
                  <w:rFonts w:eastAsia="Times New Roman"/>
                </w:rPr>
                <w:delText>PrimaryExpr</w:delText>
              </w:r>
              <w:r w:rsidRPr="005223F4" w:rsidDel="00034634">
                <w:rPr>
                  <w:rStyle w:val="HTMLCode"/>
                </w:rPr>
                <w:delText xml:space="preserve"> </w:delText>
              </w:r>
              <w:r w:rsidRPr="005223F4" w:rsidDel="00034634">
                <w:rPr>
                  <w:rStyle w:val="HTMLCode"/>
                  <w:rFonts w:eastAsia="Times New Roman"/>
                </w:rPr>
                <w:delText>Predicate</w:delText>
              </w:r>
            </w:del>
          </w:p>
        </w:tc>
      </w:tr>
      <w:tr w:rsidR="00BE79A5" w:rsidRPr="005223F4" w:rsidDel="009E2C11" w14:paraId="2DBF9B9A" w14:textId="4C0F711D" w:rsidTr="003F35ED">
        <w:trPr>
          <w:tblCellSpacing w:w="15" w:type="dxa"/>
          <w:del w:id="20795" w:author="mbeckerle" w:date="2013-02-19T11:36:00Z"/>
        </w:trPr>
        <w:tc>
          <w:tcPr>
            <w:tcW w:w="2276" w:type="dxa"/>
            <w:shd w:val="clear" w:color="auto" w:fill="auto"/>
          </w:tcPr>
          <w:p w14:paraId="71B9C871" w14:textId="20AFE553" w:rsidR="00BE79A5" w:rsidRPr="005223F4" w:rsidDel="009E2C11" w:rsidRDefault="00BE79A5" w:rsidP="00A91670">
            <w:pPr>
              <w:rPr>
                <w:del w:id="20796" w:author="mbeckerle" w:date="2013-02-19T11:36:00Z"/>
              </w:rPr>
            </w:pPr>
            <w:bookmarkStart w:id="20797" w:name="prod-xpath-PredicateList"/>
            <w:bookmarkStart w:id="20798" w:name="prod-xpath-Predicate"/>
            <w:bookmarkEnd w:id="20797"/>
            <w:bookmarkEnd w:id="20798"/>
            <w:del w:id="20799" w:author="mbeckerle" w:date="2013-02-19T11:35:00Z">
              <w:r w:rsidRPr="005223F4" w:rsidDel="009E2C11">
                <w:rPr>
                  <w:rStyle w:val="HTMLCode"/>
                  <w:rFonts w:eastAsia="Times New Roman"/>
                </w:rPr>
                <w:delText>Predicate</w:delText>
              </w:r>
            </w:del>
          </w:p>
        </w:tc>
        <w:tc>
          <w:tcPr>
            <w:tcW w:w="0" w:type="auto"/>
            <w:shd w:val="clear" w:color="auto" w:fill="auto"/>
          </w:tcPr>
          <w:p w14:paraId="7F4B8C76" w14:textId="16FD77B3" w:rsidR="00BE79A5" w:rsidRPr="005223F4" w:rsidDel="009E2C11" w:rsidRDefault="00BE79A5" w:rsidP="00A91670">
            <w:pPr>
              <w:rPr>
                <w:del w:id="20800" w:author="mbeckerle" w:date="2013-02-19T11:36:00Z"/>
              </w:rPr>
            </w:pPr>
            <w:del w:id="20801" w:author="mbeckerle" w:date="2013-02-19T11:35:00Z">
              <w:r w:rsidRPr="005223F4" w:rsidDel="009E2C11">
                <w:delText>   ::=   </w:delText>
              </w:r>
            </w:del>
          </w:p>
        </w:tc>
        <w:tc>
          <w:tcPr>
            <w:tcW w:w="4295" w:type="dxa"/>
            <w:shd w:val="clear" w:color="auto" w:fill="auto"/>
          </w:tcPr>
          <w:p w14:paraId="10587CFC" w14:textId="14E5B9A3" w:rsidR="00BE79A5" w:rsidRPr="005223F4" w:rsidDel="009E2C11" w:rsidRDefault="00BE79A5" w:rsidP="00A91670">
            <w:pPr>
              <w:rPr>
                <w:del w:id="20802" w:author="mbeckerle" w:date="2013-02-19T11:36:00Z"/>
              </w:rPr>
            </w:pPr>
            <w:del w:id="20803" w:author="mbeckerle" w:date="2013-02-19T11:35:00Z">
              <w:r w:rsidRPr="005223F4" w:rsidDel="009E2C11">
                <w:rPr>
                  <w:rStyle w:val="HTMLCode"/>
                </w:rPr>
                <w:delText xml:space="preserve">"[" </w:delText>
              </w:r>
              <w:r w:rsidRPr="005223F4" w:rsidDel="009E2C11">
                <w:rPr>
                  <w:rStyle w:val="HTMLCode"/>
                  <w:rFonts w:eastAsia="Times New Roman"/>
                </w:rPr>
                <w:delText>Expr</w:delText>
              </w:r>
              <w:r w:rsidRPr="005223F4" w:rsidDel="009E2C11">
                <w:rPr>
                  <w:rStyle w:val="HTMLCode"/>
                </w:rPr>
                <w:delText xml:space="preserve"> "]"</w:delText>
              </w:r>
            </w:del>
          </w:p>
        </w:tc>
      </w:tr>
      <w:tr w:rsidR="00BE79A5" w:rsidRPr="005223F4" w:rsidDel="009E2C11" w14:paraId="7939A1A0" w14:textId="04E76468" w:rsidTr="003F35ED">
        <w:trPr>
          <w:tblCellSpacing w:w="15" w:type="dxa"/>
          <w:del w:id="20804" w:author="mbeckerle" w:date="2013-02-19T11:36:00Z"/>
        </w:trPr>
        <w:tc>
          <w:tcPr>
            <w:tcW w:w="2276" w:type="dxa"/>
            <w:shd w:val="clear" w:color="auto" w:fill="auto"/>
          </w:tcPr>
          <w:p w14:paraId="2AC1246F" w14:textId="077349A5" w:rsidR="00BE79A5" w:rsidRPr="005223F4" w:rsidDel="009E2C11" w:rsidRDefault="00BE79A5" w:rsidP="00A91670">
            <w:pPr>
              <w:rPr>
                <w:del w:id="20805" w:author="mbeckerle" w:date="2013-02-19T11:36:00Z"/>
              </w:rPr>
            </w:pPr>
            <w:bookmarkStart w:id="20806" w:name="prod-xpath-PrimaryExpr"/>
            <w:bookmarkEnd w:id="20806"/>
            <w:del w:id="20807" w:author="mbeckerle" w:date="2013-02-19T11:35:00Z">
              <w:r w:rsidRPr="005223F4" w:rsidDel="009E2C11">
                <w:rPr>
                  <w:rStyle w:val="HTMLCode"/>
                  <w:rFonts w:eastAsia="Times New Roman"/>
                </w:rPr>
                <w:delText>PrimaryExpr</w:delText>
              </w:r>
            </w:del>
          </w:p>
        </w:tc>
        <w:tc>
          <w:tcPr>
            <w:tcW w:w="0" w:type="auto"/>
            <w:shd w:val="clear" w:color="auto" w:fill="auto"/>
          </w:tcPr>
          <w:p w14:paraId="4E9F86B9" w14:textId="6CDCE5D4" w:rsidR="00BE79A5" w:rsidRPr="005223F4" w:rsidDel="009E2C11" w:rsidRDefault="00BE79A5" w:rsidP="00A91670">
            <w:pPr>
              <w:rPr>
                <w:del w:id="20808" w:author="mbeckerle" w:date="2013-02-19T11:36:00Z"/>
              </w:rPr>
            </w:pPr>
            <w:del w:id="20809" w:author="mbeckerle" w:date="2013-02-19T11:35:00Z">
              <w:r w:rsidRPr="005223F4" w:rsidDel="009E2C11">
                <w:delText>   ::=   </w:delText>
              </w:r>
            </w:del>
          </w:p>
        </w:tc>
        <w:tc>
          <w:tcPr>
            <w:tcW w:w="4295" w:type="dxa"/>
            <w:shd w:val="clear" w:color="auto" w:fill="auto"/>
          </w:tcPr>
          <w:p w14:paraId="59003D39" w14:textId="7169DA44" w:rsidR="00BE79A5" w:rsidRPr="005223F4" w:rsidDel="009E2C11" w:rsidRDefault="00BE79A5" w:rsidP="00A91670">
            <w:pPr>
              <w:rPr>
                <w:del w:id="20810" w:author="mbeckerle" w:date="2013-02-19T11:36:00Z"/>
              </w:rPr>
            </w:pPr>
            <w:del w:id="20811" w:author="mbeckerle" w:date="2013-02-19T11:35:00Z">
              <w:r w:rsidRPr="005223F4" w:rsidDel="009E2C11">
                <w:rPr>
                  <w:rStyle w:val="HTMLCode"/>
                  <w:rFonts w:eastAsia="Times New Roman"/>
                </w:rPr>
                <w:delText>Literal</w:delText>
              </w:r>
              <w:r w:rsidRPr="005223F4" w:rsidDel="009E2C11">
                <w:rPr>
                  <w:rStyle w:val="HTMLCode"/>
                </w:rPr>
                <w:delText xml:space="preserve"> | </w:delText>
              </w:r>
              <w:r w:rsidRPr="005223F4" w:rsidDel="009E2C11">
                <w:rPr>
                  <w:rStyle w:val="HTMLCode"/>
                  <w:rFonts w:eastAsia="Times New Roman"/>
                </w:rPr>
                <w:delText>VarRef</w:delText>
              </w:r>
              <w:r w:rsidRPr="005223F4" w:rsidDel="009E2C11">
                <w:rPr>
                  <w:rStyle w:val="HTMLCode"/>
                </w:rPr>
                <w:delText xml:space="preserve"> | </w:delText>
              </w:r>
              <w:r w:rsidRPr="005223F4" w:rsidDel="009E2C11">
                <w:rPr>
                  <w:rStyle w:val="HTMLCode"/>
                  <w:rFonts w:eastAsia="Times New Roman"/>
                </w:rPr>
                <w:delText>ParenthesizedExpr</w:delText>
              </w:r>
              <w:r w:rsidRPr="005223F4" w:rsidDel="009E2C11">
                <w:rPr>
                  <w:rStyle w:val="HTMLCode"/>
                </w:rPr>
                <w:delText xml:space="preserve"> | </w:delText>
              </w:r>
              <w:r w:rsidRPr="005223F4" w:rsidDel="009E2C11">
                <w:rPr>
                  <w:rStyle w:val="HTMLCode"/>
                  <w:rFonts w:eastAsia="Times New Roman"/>
                </w:rPr>
                <w:delText>ContextItemExpr</w:delText>
              </w:r>
              <w:r w:rsidRPr="005223F4" w:rsidDel="009E2C11">
                <w:rPr>
                  <w:rStyle w:val="HTMLCode"/>
                </w:rPr>
                <w:delText xml:space="preserve"> | </w:delText>
              </w:r>
              <w:r w:rsidRPr="005223F4" w:rsidDel="009E2C11">
                <w:rPr>
                  <w:rStyle w:val="HTMLCode"/>
                  <w:rFonts w:eastAsia="Times New Roman"/>
                </w:rPr>
                <w:delText>FunctionCall</w:delText>
              </w:r>
            </w:del>
          </w:p>
        </w:tc>
      </w:tr>
      <w:tr w:rsidR="00BE79A5" w:rsidRPr="005223F4" w:rsidDel="009E2C11" w14:paraId="24B27CAB" w14:textId="52E489C3" w:rsidTr="003F35ED">
        <w:trPr>
          <w:tblCellSpacing w:w="15" w:type="dxa"/>
          <w:del w:id="20812" w:author="mbeckerle" w:date="2013-02-19T11:36:00Z"/>
        </w:trPr>
        <w:tc>
          <w:tcPr>
            <w:tcW w:w="2276" w:type="dxa"/>
            <w:shd w:val="clear" w:color="auto" w:fill="auto"/>
          </w:tcPr>
          <w:p w14:paraId="32FA62DF" w14:textId="3C03AD71" w:rsidR="00BE79A5" w:rsidRPr="005223F4" w:rsidDel="009E2C11" w:rsidRDefault="00BE79A5" w:rsidP="00A91670">
            <w:pPr>
              <w:rPr>
                <w:del w:id="20813" w:author="mbeckerle" w:date="2013-02-19T11:36:00Z"/>
              </w:rPr>
            </w:pPr>
            <w:bookmarkStart w:id="20814" w:name="prod-xpath-Literal"/>
            <w:bookmarkEnd w:id="20814"/>
            <w:del w:id="20815" w:author="mbeckerle" w:date="2013-02-19T11:35:00Z">
              <w:r w:rsidRPr="005223F4" w:rsidDel="009E2C11">
                <w:rPr>
                  <w:rStyle w:val="HTMLCode"/>
                  <w:rFonts w:eastAsia="Times New Roman"/>
                </w:rPr>
                <w:delText>Literal</w:delText>
              </w:r>
            </w:del>
          </w:p>
        </w:tc>
        <w:tc>
          <w:tcPr>
            <w:tcW w:w="0" w:type="auto"/>
            <w:shd w:val="clear" w:color="auto" w:fill="auto"/>
          </w:tcPr>
          <w:p w14:paraId="4AAFE6A5" w14:textId="7421A2B6" w:rsidR="00BE79A5" w:rsidRPr="005223F4" w:rsidDel="009E2C11" w:rsidRDefault="00BE79A5" w:rsidP="00A91670">
            <w:pPr>
              <w:rPr>
                <w:del w:id="20816" w:author="mbeckerle" w:date="2013-02-19T11:36:00Z"/>
              </w:rPr>
            </w:pPr>
            <w:del w:id="20817" w:author="mbeckerle" w:date="2013-02-19T11:35:00Z">
              <w:r w:rsidRPr="005223F4" w:rsidDel="009E2C11">
                <w:delText>   ::=   </w:delText>
              </w:r>
            </w:del>
          </w:p>
        </w:tc>
        <w:tc>
          <w:tcPr>
            <w:tcW w:w="4295" w:type="dxa"/>
            <w:shd w:val="clear" w:color="auto" w:fill="auto"/>
          </w:tcPr>
          <w:p w14:paraId="5930156B" w14:textId="496C1814" w:rsidR="00BE79A5" w:rsidRPr="005223F4" w:rsidDel="009E2C11" w:rsidRDefault="00BE79A5" w:rsidP="00A91670">
            <w:pPr>
              <w:rPr>
                <w:del w:id="20818" w:author="mbeckerle" w:date="2013-02-19T11:36:00Z"/>
              </w:rPr>
            </w:pPr>
            <w:del w:id="20819" w:author="mbeckerle" w:date="2013-02-19T11:35:00Z">
              <w:r w:rsidRPr="005223F4" w:rsidDel="009E2C11">
                <w:rPr>
                  <w:rStyle w:val="HTMLCode"/>
                  <w:rFonts w:eastAsia="Times New Roman"/>
                </w:rPr>
                <w:delText>NumericLiteral</w:delText>
              </w:r>
              <w:r w:rsidRPr="005223F4" w:rsidDel="009E2C11">
                <w:rPr>
                  <w:rStyle w:val="HTMLCode"/>
                </w:rPr>
                <w:delText xml:space="preserve"> | </w:delText>
              </w:r>
              <w:r w:rsidRPr="005223F4" w:rsidDel="009E2C11">
                <w:rPr>
                  <w:rStyle w:val="HTMLCode"/>
                  <w:rFonts w:eastAsia="Times New Roman"/>
                </w:rPr>
                <w:delText>StringLiteral</w:delText>
              </w:r>
            </w:del>
          </w:p>
        </w:tc>
      </w:tr>
      <w:tr w:rsidR="00BE79A5" w:rsidRPr="005223F4" w:rsidDel="009E2C11" w14:paraId="5BC3DB78" w14:textId="729E3094" w:rsidTr="003F35ED">
        <w:trPr>
          <w:tblCellSpacing w:w="15" w:type="dxa"/>
          <w:del w:id="20820" w:author="mbeckerle" w:date="2013-02-19T11:36:00Z"/>
        </w:trPr>
        <w:tc>
          <w:tcPr>
            <w:tcW w:w="2276" w:type="dxa"/>
            <w:shd w:val="clear" w:color="auto" w:fill="auto"/>
          </w:tcPr>
          <w:p w14:paraId="6E657AF1" w14:textId="2485D728" w:rsidR="00BE79A5" w:rsidRPr="005223F4" w:rsidDel="009E2C11" w:rsidRDefault="00BE79A5" w:rsidP="00A91670">
            <w:pPr>
              <w:rPr>
                <w:del w:id="20821" w:author="mbeckerle" w:date="2013-02-19T11:36:00Z"/>
              </w:rPr>
            </w:pPr>
            <w:bookmarkStart w:id="20822" w:name="prod-xpath-NumericLiteral"/>
            <w:bookmarkEnd w:id="20822"/>
            <w:del w:id="20823" w:author="mbeckerle" w:date="2013-02-19T11:35:00Z">
              <w:r w:rsidRPr="005223F4" w:rsidDel="009E2C11">
                <w:rPr>
                  <w:rStyle w:val="HTMLCode"/>
                  <w:rFonts w:eastAsia="Times New Roman"/>
                </w:rPr>
                <w:delText>NumericLiteral</w:delText>
              </w:r>
            </w:del>
          </w:p>
        </w:tc>
        <w:tc>
          <w:tcPr>
            <w:tcW w:w="0" w:type="auto"/>
            <w:shd w:val="clear" w:color="auto" w:fill="auto"/>
          </w:tcPr>
          <w:p w14:paraId="462A730D" w14:textId="3D9BE0CA" w:rsidR="00BE79A5" w:rsidRPr="005223F4" w:rsidDel="009E2C11" w:rsidRDefault="00BE79A5" w:rsidP="00A91670">
            <w:pPr>
              <w:rPr>
                <w:del w:id="20824" w:author="mbeckerle" w:date="2013-02-19T11:36:00Z"/>
              </w:rPr>
            </w:pPr>
            <w:del w:id="20825" w:author="mbeckerle" w:date="2013-02-19T11:35:00Z">
              <w:r w:rsidRPr="005223F4" w:rsidDel="009E2C11">
                <w:delText>   ::=   </w:delText>
              </w:r>
            </w:del>
          </w:p>
        </w:tc>
        <w:tc>
          <w:tcPr>
            <w:tcW w:w="4295" w:type="dxa"/>
            <w:shd w:val="clear" w:color="auto" w:fill="auto"/>
          </w:tcPr>
          <w:p w14:paraId="658C8B2B" w14:textId="200B7542" w:rsidR="00BE79A5" w:rsidRPr="005223F4" w:rsidDel="009E2C11" w:rsidRDefault="00BE79A5" w:rsidP="00A91670">
            <w:pPr>
              <w:rPr>
                <w:del w:id="20826" w:author="mbeckerle" w:date="2013-02-19T11:36:00Z"/>
              </w:rPr>
            </w:pPr>
            <w:del w:id="20827" w:author="mbeckerle" w:date="2013-02-19T11:35:00Z">
              <w:r w:rsidRPr="005223F4" w:rsidDel="009E2C11">
                <w:rPr>
                  <w:rStyle w:val="HTMLCode"/>
                  <w:rFonts w:eastAsia="Times New Roman"/>
                </w:rPr>
                <w:delText>IntegerLiteral</w:delText>
              </w:r>
              <w:r w:rsidRPr="005223F4" w:rsidDel="009E2C11">
                <w:rPr>
                  <w:rStyle w:val="HTMLCode"/>
                </w:rPr>
                <w:delText xml:space="preserve"> | </w:delText>
              </w:r>
              <w:r w:rsidRPr="005223F4" w:rsidDel="009E2C11">
                <w:rPr>
                  <w:rStyle w:val="HTMLCode"/>
                  <w:rFonts w:eastAsia="Times New Roman"/>
                </w:rPr>
                <w:delText>DecimalLiteral</w:delText>
              </w:r>
              <w:r w:rsidRPr="005223F4" w:rsidDel="009E2C11">
                <w:rPr>
                  <w:rStyle w:val="HTMLCode"/>
                </w:rPr>
                <w:delText xml:space="preserve"> | </w:delText>
              </w:r>
              <w:r w:rsidRPr="005223F4" w:rsidDel="009E2C11">
                <w:rPr>
                  <w:rStyle w:val="HTMLCode"/>
                  <w:rFonts w:eastAsia="Times New Roman"/>
                </w:rPr>
                <w:delText>DoubleLiteral</w:delText>
              </w:r>
            </w:del>
          </w:p>
        </w:tc>
      </w:tr>
      <w:tr w:rsidR="00BE79A5" w:rsidRPr="005223F4" w:rsidDel="009E2C11" w14:paraId="4C010BCC" w14:textId="4E0BD638" w:rsidTr="003F35ED">
        <w:trPr>
          <w:tblCellSpacing w:w="15" w:type="dxa"/>
          <w:del w:id="20828" w:author="mbeckerle" w:date="2013-02-19T11:36:00Z"/>
        </w:trPr>
        <w:tc>
          <w:tcPr>
            <w:tcW w:w="2276" w:type="dxa"/>
            <w:shd w:val="clear" w:color="auto" w:fill="auto"/>
          </w:tcPr>
          <w:p w14:paraId="03C76530" w14:textId="39BA822C" w:rsidR="00BE79A5" w:rsidRPr="005223F4" w:rsidDel="009E2C11" w:rsidRDefault="00BE79A5" w:rsidP="00A91670">
            <w:pPr>
              <w:rPr>
                <w:del w:id="20829" w:author="mbeckerle" w:date="2013-02-19T11:36:00Z"/>
              </w:rPr>
            </w:pPr>
            <w:bookmarkStart w:id="20830" w:name="prod-xpath-VarRef"/>
            <w:bookmarkEnd w:id="20830"/>
            <w:del w:id="20831" w:author="mbeckerle" w:date="2013-02-19T11:35:00Z">
              <w:r w:rsidRPr="005223F4" w:rsidDel="009E2C11">
                <w:rPr>
                  <w:rStyle w:val="HTMLCode"/>
                  <w:rFonts w:eastAsia="Times New Roman"/>
                </w:rPr>
                <w:delText>VarRef</w:delText>
              </w:r>
            </w:del>
          </w:p>
        </w:tc>
        <w:tc>
          <w:tcPr>
            <w:tcW w:w="0" w:type="auto"/>
            <w:shd w:val="clear" w:color="auto" w:fill="auto"/>
          </w:tcPr>
          <w:p w14:paraId="138186B5" w14:textId="432094BF" w:rsidR="00BE79A5" w:rsidRPr="005223F4" w:rsidDel="009E2C11" w:rsidRDefault="00BE79A5" w:rsidP="00A91670">
            <w:pPr>
              <w:rPr>
                <w:del w:id="20832" w:author="mbeckerle" w:date="2013-02-19T11:36:00Z"/>
              </w:rPr>
            </w:pPr>
            <w:del w:id="20833" w:author="mbeckerle" w:date="2013-02-19T11:35:00Z">
              <w:r w:rsidRPr="005223F4" w:rsidDel="009E2C11">
                <w:delText>   ::=   </w:delText>
              </w:r>
            </w:del>
          </w:p>
        </w:tc>
        <w:tc>
          <w:tcPr>
            <w:tcW w:w="4295" w:type="dxa"/>
            <w:shd w:val="clear" w:color="auto" w:fill="auto"/>
          </w:tcPr>
          <w:p w14:paraId="6B197DEE" w14:textId="53F73728" w:rsidR="00BE79A5" w:rsidRPr="005223F4" w:rsidDel="009E2C11" w:rsidRDefault="00BE79A5" w:rsidP="00A91670">
            <w:pPr>
              <w:rPr>
                <w:del w:id="20834" w:author="mbeckerle" w:date="2013-02-19T11:36:00Z"/>
              </w:rPr>
            </w:pPr>
            <w:del w:id="20835" w:author="mbeckerle" w:date="2013-02-19T11:35:00Z">
              <w:r w:rsidRPr="005223F4" w:rsidDel="009E2C11">
                <w:rPr>
                  <w:rStyle w:val="HTMLCode"/>
                </w:rPr>
                <w:delText xml:space="preserve">"$" </w:delText>
              </w:r>
              <w:r w:rsidRPr="005223F4" w:rsidDel="009E2C11">
                <w:rPr>
                  <w:rStyle w:val="HTMLCode"/>
                  <w:rFonts w:eastAsia="Times New Roman"/>
                </w:rPr>
                <w:delText>VarName</w:delText>
              </w:r>
            </w:del>
          </w:p>
        </w:tc>
      </w:tr>
      <w:tr w:rsidR="00BE79A5" w:rsidRPr="005223F4" w:rsidDel="009E2C11" w14:paraId="24FF0D26" w14:textId="19471048" w:rsidTr="003F35ED">
        <w:trPr>
          <w:tblCellSpacing w:w="15" w:type="dxa"/>
          <w:del w:id="20836" w:author="mbeckerle" w:date="2013-02-19T11:36:00Z"/>
        </w:trPr>
        <w:tc>
          <w:tcPr>
            <w:tcW w:w="2276" w:type="dxa"/>
            <w:shd w:val="clear" w:color="auto" w:fill="auto"/>
          </w:tcPr>
          <w:p w14:paraId="5F2E6028" w14:textId="3725F045" w:rsidR="00BE79A5" w:rsidRPr="005223F4" w:rsidDel="009E2C11" w:rsidRDefault="00BE79A5" w:rsidP="00A91670">
            <w:pPr>
              <w:rPr>
                <w:del w:id="20837" w:author="mbeckerle" w:date="2013-02-19T11:36:00Z"/>
              </w:rPr>
            </w:pPr>
            <w:bookmarkStart w:id="20838" w:name="prod-xpath-VarName"/>
            <w:bookmarkEnd w:id="20838"/>
            <w:del w:id="20839" w:author="mbeckerle" w:date="2013-02-19T11:35:00Z">
              <w:r w:rsidRPr="005223F4" w:rsidDel="009E2C11">
                <w:rPr>
                  <w:rStyle w:val="HTMLCode"/>
                  <w:rFonts w:eastAsia="Times New Roman"/>
                </w:rPr>
                <w:delText>VarName</w:delText>
              </w:r>
            </w:del>
          </w:p>
        </w:tc>
        <w:tc>
          <w:tcPr>
            <w:tcW w:w="0" w:type="auto"/>
            <w:shd w:val="clear" w:color="auto" w:fill="auto"/>
          </w:tcPr>
          <w:p w14:paraId="112BD093" w14:textId="457F5D4F" w:rsidR="00BE79A5" w:rsidRPr="005223F4" w:rsidDel="009E2C11" w:rsidRDefault="00BE79A5" w:rsidP="00A91670">
            <w:pPr>
              <w:rPr>
                <w:del w:id="20840" w:author="mbeckerle" w:date="2013-02-19T11:36:00Z"/>
              </w:rPr>
            </w:pPr>
            <w:del w:id="20841" w:author="mbeckerle" w:date="2013-02-19T11:35:00Z">
              <w:r w:rsidRPr="005223F4" w:rsidDel="009E2C11">
                <w:delText>   ::=   </w:delText>
              </w:r>
            </w:del>
          </w:p>
        </w:tc>
        <w:tc>
          <w:tcPr>
            <w:tcW w:w="4295" w:type="dxa"/>
            <w:shd w:val="clear" w:color="auto" w:fill="auto"/>
          </w:tcPr>
          <w:p w14:paraId="58ED5C69" w14:textId="422B7C29" w:rsidR="00BE79A5" w:rsidRPr="005223F4" w:rsidDel="009E2C11" w:rsidRDefault="00BE79A5" w:rsidP="00A91670">
            <w:pPr>
              <w:rPr>
                <w:del w:id="20842" w:author="mbeckerle" w:date="2013-02-19T11:36:00Z"/>
              </w:rPr>
            </w:pPr>
            <w:del w:id="20843" w:author="mbeckerle" w:date="2013-02-19T11:35:00Z">
              <w:r w:rsidRPr="005223F4" w:rsidDel="009E2C11">
                <w:rPr>
                  <w:rStyle w:val="HTMLCode"/>
                  <w:rFonts w:eastAsia="Times New Roman"/>
                </w:rPr>
                <w:delText>QName</w:delText>
              </w:r>
            </w:del>
          </w:p>
        </w:tc>
      </w:tr>
      <w:tr w:rsidR="00BE79A5" w:rsidRPr="005223F4" w:rsidDel="009E2C11" w14:paraId="276EAB6A" w14:textId="18A3F77E" w:rsidTr="003F35ED">
        <w:trPr>
          <w:tblCellSpacing w:w="15" w:type="dxa"/>
          <w:del w:id="20844" w:author="mbeckerle" w:date="2013-02-19T11:36:00Z"/>
        </w:trPr>
        <w:tc>
          <w:tcPr>
            <w:tcW w:w="2276" w:type="dxa"/>
            <w:shd w:val="clear" w:color="auto" w:fill="auto"/>
          </w:tcPr>
          <w:p w14:paraId="67A83EF2" w14:textId="56485666" w:rsidR="00BE79A5" w:rsidRPr="005223F4" w:rsidDel="009E2C11" w:rsidRDefault="00BE79A5" w:rsidP="00A91670">
            <w:pPr>
              <w:rPr>
                <w:del w:id="20845" w:author="mbeckerle" w:date="2013-02-19T11:36:00Z"/>
              </w:rPr>
            </w:pPr>
            <w:bookmarkStart w:id="20846" w:name="prod-xpath-ParenthesizedExpr"/>
            <w:bookmarkEnd w:id="20846"/>
            <w:del w:id="20847" w:author="mbeckerle" w:date="2013-02-19T11:35:00Z">
              <w:r w:rsidRPr="005223F4" w:rsidDel="009E2C11">
                <w:rPr>
                  <w:rStyle w:val="HTMLCode"/>
                  <w:rFonts w:eastAsia="Times New Roman"/>
                </w:rPr>
                <w:delText>ParenthesizedExpr</w:delText>
              </w:r>
            </w:del>
          </w:p>
        </w:tc>
        <w:tc>
          <w:tcPr>
            <w:tcW w:w="0" w:type="auto"/>
            <w:shd w:val="clear" w:color="auto" w:fill="auto"/>
          </w:tcPr>
          <w:p w14:paraId="3C83C971" w14:textId="30276265" w:rsidR="00BE79A5" w:rsidRPr="005223F4" w:rsidDel="009E2C11" w:rsidRDefault="00BE79A5" w:rsidP="00A91670">
            <w:pPr>
              <w:rPr>
                <w:del w:id="20848" w:author="mbeckerle" w:date="2013-02-19T11:36:00Z"/>
              </w:rPr>
            </w:pPr>
            <w:del w:id="20849" w:author="mbeckerle" w:date="2013-02-19T11:35:00Z">
              <w:r w:rsidRPr="005223F4" w:rsidDel="009E2C11">
                <w:delText>   ::=   </w:delText>
              </w:r>
            </w:del>
          </w:p>
        </w:tc>
        <w:tc>
          <w:tcPr>
            <w:tcW w:w="4295" w:type="dxa"/>
            <w:shd w:val="clear" w:color="auto" w:fill="auto"/>
          </w:tcPr>
          <w:p w14:paraId="26D3D3BC" w14:textId="71F68046" w:rsidR="00BE79A5" w:rsidRPr="005223F4" w:rsidDel="009E2C11" w:rsidRDefault="00BE79A5" w:rsidP="00A91670">
            <w:pPr>
              <w:rPr>
                <w:del w:id="20850" w:author="mbeckerle" w:date="2013-02-19T11:36:00Z"/>
              </w:rPr>
            </w:pPr>
            <w:del w:id="20851" w:author="mbeckerle" w:date="2013-02-19T11:35:00Z">
              <w:r w:rsidRPr="005223F4" w:rsidDel="009E2C11">
                <w:rPr>
                  <w:rStyle w:val="HTMLCode"/>
                </w:rPr>
                <w:delText xml:space="preserve">"(" </w:delText>
              </w:r>
              <w:r w:rsidRPr="005223F4" w:rsidDel="009E2C11">
                <w:rPr>
                  <w:rStyle w:val="HTMLCode"/>
                  <w:rFonts w:eastAsia="Times New Roman"/>
                </w:rPr>
                <w:delText>Expr</w:delText>
              </w:r>
              <w:r w:rsidRPr="005223F4" w:rsidDel="009E2C11">
                <w:rPr>
                  <w:rStyle w:val="HTMLCode"/>
                </w:rPr>
                <w:delText>? ")"</w:delText>
              </w:r>
            </w:del>
          </w:p>
        </w:tc>
      </w:tr>
      <w:tr w:rsidR="00BE79A5" w:rsidRPr="005223F4" w:rsidDel="009E2C11" w14:paraId="3EC563DC" w14:textId="5249E1E6" w:rsidTr="003F35ED">
        <w:trPr>
          <w:tblCellSpacing w:w="15" w:type="dxa"/>
          <w:del w:id="20852" w:author="mbeckerle" w:date="2013-02-19T11:36:00Z"/>
        </w:trPr>
        <w:tc>
          <w:tcPr>
            <w:tcW w:w="2276" w:type="dxa"/>
            <w:shd w:val="clear" w:color="auto" w:fill="auto"/>
          </w:tcPr>
          <w:p w14:paraId="5BB2CC5C" w14:textId="655A4C33" w:rsidR="00BE79A5" w:rsidRPr="005223F4" w:rsidDel="009E2C11" w:rsidRDefault="00BE79A5" w:rsidP="00A91670">
            <w:pPr>
              <w:rPr>
                <w:del w:id="20853" w:author="mbeckerle" w:date="2013-02-19T11:36:00Z"/>
              </w:rPr>
            </w:pPr>
            <w:bookmarkStart w:id="20854" w:name="prod-xpath-ContextItemExpr"/>
            <w:bookmarkEnd w:id="20854"/>
            <w:del w:id="20855" w:author="mbeckerle" w:date="2013-02-19T11:35:00Z">
              <w:r w:rsidRPr="005223F4" w:rsidDel="009E2C11">
                <w:rPr>
                  <w:rStyle w:val="HTMLCode"/>
                  <w:rFonts w:eastAsia="Times New Roman"/>
                </w:rPr>
                <w:delText>ContextItemExpr</w:delText>
              </w:r>
            </w:del>
          </w:p>
        </w:tc>
        <w:tc>
          <w:tcPr>
            <w:tcW w:w="0" w:type="auto"/>
            <w:shd w:val="clear" w:color="auto" w:fill="auto"/>
          </w:tcPr>
          <w:p w14:paraId="7556D0DE" w14:textId="542A3FE8" w:rsidR="00BE79A5" w:rsidRPr="005223F4" w:rsidDel="009E2C11" w:rsidRDefault="00BE79A5" w:rsidP="00A91670">
            <w:pPr>
              <w:rPr>
                <w:del w:id="20856" w:author="mbeckerle" w:date="2013-02-19T11:36:00Z"/>
              </w:rPr>
            </w:pPr>
            <w:del w:id="20857" w:author="mbeckerle" w:date="2013-02-19T11:35:00Z">
              <w:r w:rsidRPr="005223F4" w:rsidDel="009E2C11">
                <w:delText>   ::=   </w:delText>
              </w:r>
            </w:del>
          </w:p>
        </w:tc>
        <w:tc>
          <w:tcPr>
            <w:tcW w:w="4295" w:type="dxa"/>
            <w:shd w:val="clear" w:color="auto" w:fill="auto"/>
          </w:tcPr>
          <w:p w14:paraId="1E97C09F" w14:textId="73E27906" w:rsidR="00BE79A5" w:rsidRPr="005223F4" w:rsidDel="009E2C11" w:rsidRDefault="00BE79A5" w:rsidP="00A91670">
            <w:pPr>
              <w:rPr>
                <w:del w:id="20858" w:author="mbeckerle" w:date="2013-02-19T11:36:00Z"/>
              </w:rPr>
            </w:pPr>
            <w:del w:id="20859" w:author="mbeckerle" w:date="2013-02-19T11:35:00Z">
              <w:r w:rsidRPr="005223F4" w:rsidDel="009E2C11">
                <w:rPr>
                  <w:rStyle w:val="HTMLCode"/>
                </w:rPr>
                <w:delText>"."</w:delText>
              </w:r>
            </w:del>
          </w:p>
        </w:tc>
      </w:tr>
      <w:tr w:rsidR="00BE79A5" w:rsidRPr="005223F4" w:rsidDel="009E2C11" w14:paraId="612E6174" w14:textId="1A6C68F5" w:rsidTr="003F35ED">
        <w:trPr>
          <w:tblCellSpacing w:w="15" w:type="dxa"/>
          <w:del w:id="20860" w:author="mbeckerle" w:date="2013-02-19T11:36:00Z"/>
        </w:trPr>
        <w:tc>
          <w:tcPr>
            <w:tcW w:w="2276" w:type="dxa"/>
            <w:shd w:val="clear" w:color="auto" w:fill="auto"/>
          </w:tcPr>
          <w:p w14:paraId="3594CF6E" w14:textId="776C252B" w:rsidR="00BE79A5" w:rsidRPr="005223F4" w:rsidDel="009E2C11" w:rsidRDefault="00BE79A5" w:rsidP="00A91670">
            <w:pPr>
              <w:rPr>
                <w:del w:id="20861" w:author="mbeckerle" w:date="2013-02-19T11:36:00Z"/>
              </w:rPr>
            </w:pPr>
            <w:bookmarkStart w:id="20862" w:name="prod-xpath-FunctionCall"/>
            <w:bookmarkEnd w:id="20862"/>
            <w:del w:id="20863" w:author="mbeckerle" w:date="2013-02-19T11:35:00Z">
              <w:r w:rsidRPr="005223F4" w:rsidDel="009E2C11">
                <w:rPr>
                  <w:rStyle w:val="HTMLCode"/>
                  <w:rFonts w:eastAsia="Times New Roman"/>
                </w:rPr>
                <w:delText>FunctionCall</w:delText>
              </w:r>
            </w:del>
          </w:p>
        </w:tc>
        <w:tc>
          <w:tcPr>
            <w:tcW w:w="0" w:type="auto"/>
            <w:shd w:val="clear" w:color="auto" w:fill="auto"/>
          </w:tcPr>
          <w:p w14:paraId="28E68701" w14:textId="0ADAE30D" w:rsidR="00BE79A5" w:rsidRPr="005223F4" w:rsidDel="009E2C11" w:rsidRDefault="00BE79A5" w:rsidP="00A91670">
            <w:pPr>
              <w:rPr>
                <w:del w:id="20864" w:author="mbeckerle" w:date="2013-02-19T11:36:00Z"/>
              </w:rPr>
            </w:pPr>
            <w:del w:id="20865" w:author="mbeckerle" w:date="2013-02-19T11:35:00Z">
              <w:r w:rsidRPr="005223F4" w:rsidDel="009E2C11">
                <w:delText>   ::=   </w:delText>
              </w:r>
            </w:del>
          </w:p>
        </w:tc>
        <w:tc>
          <w:tcPr>
            <w:tcW w:w="4295" w:type="dxa"/>
            <w:shd w:val="clear" w:color="auto" w:fill="auto"/>
          </w:tcPr>
          <w:p w14:paraId="2ED5F540" w14:textId="0A452A17" w:rsidR="00BE79A5" w:rsidRPr="005223F4" w:rsidDel="009E2C11" w:rsidRDefault="00BE79A5" w:rsidP="00A91670">
            <w:pPr>
              <w:rPr>
                <w:del w:id="20866" w:author="mbeckerle" w:date="2013-02-19T11:36:00Z"/>
              </w:rPr>
            </w:pPr>
            <w:del w:id="20867" w:author="mbeckerle" w:date="2013-02-19T11:35:00Z">
              <w:r w:rsidRPr="005223F4" w:rsidDel="009E2C11">
                <w:rPr>
                  <w:rStyle w:val="HTMLCode"/>
                  <w:rFonts w:eastAsia="Times New Roman"/>
                </w:rPr>
                <w:delText>QName</w:delText>
              </w:r>
              <w:r w:rsidRPr="005223F4" w:rsidDel="009E2C11">
                <w:rPr>
                  <w:rStyle w:val="HTMLCode"/>
                </w:rPr>
                <w:delText xml:space="preserve"> "(" (</w:delText>
              </w:r>
              <w:r w:rsidRPr="005223F4" w:rsidDel="009E2C11">
                <w:rPr>
                  <w:rStyle w:val="HTMLCode"/>
                  <w:rFonts w:eastAsia="Times New Roman"/>
                </w:rPr>
                <w:delText>ExprSingle</w:delText>
              </w:r>
              <w:r w:rsidRPr="005223F4" w:rsidDel="009E2C11">
                <w:rPr>
                  <w:rStyle w:val="HTMLCode"/>
                </w:rPr>
                <w:delText xml:space="preserve"> ("," </w:delText>
              </w:r>
              <w:r w:rsidRPr="005223F4" w:rsidDel="009E2C11">
                <w:rPr>
                  <w:rStyle w:val="HTMLCode"/>
                  <w:rFonts w:eastAsia="Times New Roman"/>
                </w:rPr>
                <w:delText>ExprSingle</w:delText>
              </w:r>
              <w:r w:rsidRPr="005223F4" w:rsidDel="009E2C11">
                <w:rPr>
                  <w:rStyle w:val="HTMLCode"/>
                </w:rPr>
                <w:delText>)*)? ")"</w:delText>
              </w:r>
            </w:del>
          </w:p>
        </w:tc>
      </w:tr>
    </w:tbl>
    <w:p w14:paraId="4B5D8ABD" w14:textId="77777777" w:rsidR="00BE79A5" w:rsidRPr="005223F4" w:rsidRDefault="00BE79A5" w:rsidP="00BE79A5">
      <w:pPr>
        <w:pStyle w:val="Caption"/>
      </w:pPr>
      <w:bookmarkStart w:id="20868" w:name="prod-xpath-SingleType"/>
      <w:bookmarkStart w:id="20869" w:name="prod-xpath-SequenceType"/>
      <w:bookmarkStart w:id="20870" w:name="prod-xpath-OccurrenceIndicator"/>
      <w:bookmarkStart w:id="20871" w:name="prod-xpath-ItemType"/>
      <w:bookmarkStart w:id="20872" w:name="prod-xpath-AtomicType"/>
      <w:bookmarkStart w:id="20873" w:name="prod-xpath-KindTest"/>
      <w:bookmarkStart w:id="20874" w:name="prod-xpath-AnyKindTest"/>
      <w:bookmarkStart w:id="20875" w:name="prod-xpath-DocumentTest"/>
      <w:bookmarkStart w:id="20876" w:name="prod-xpath-TextTest"/>
      <w:bookmarkStart w:id="20877" w:name="prod-xpath-CommentTest"/>
      <w:bookmarkStart w:id="20878" w:name="prod-xpath-PITest"/>
      <w:bookmarkStart w:id="20879" w:name="prod-xpath-AttributeTest"/>
      <w:bookmarkStart w:id="20880" w:name="prod-xpath-AttribNameOrWildcard"/>
      <w:bookmarkStart w:id="20881" w:name="prod-xpath-SchemaAttributeTest"/>
      <w:bookmarkStart w:id="20882" w:name="prod-xpath-AttributeDeclaration"/>
      <w:bookmarkStart w:id="20883" w:name="prod-xpath-ElementTest"/>
      <w:bookmarkStart w:id="20884" w:name="prod-xpath-ElementNameOrWildcard"/>
      <w:bookmarkStart w:id="20885" w:name="prod-xpath-SchemaElementTest"/>
      <w:bookmarkStart w:id="20886" w:name="prod-xpath-ElementDeclaration"/>
      <w:bookmarkStart w:id="20887" w:name="prod-xpath-AttributeName"/>
      <w:bookmarkStart w:id="20888" w:name="prod-xpath-ElementName"/>
      <w:bookmarkStart w:id="20889" w:name="prod-xpath-TypeName"/>
      <w:bookmarkEnd w:id="20868"/>
      <w:bookmarkEnd w:id="20869"/>
      <w:bookmarkEnd w:id="20870"/>
      <w:bookmarkEnd w:id="20871"/>
      <w:bookmarkEnd w:id="20872"/>
      <w:bookmarkEnd w:id="20873"/>
      <w:bookmarkEnd w:id="20874"/>
      <w:bookmarkEnd w:id="20875"/>
      <w:bookmarkEnd w:id="20876"/>
      <w:bookmarkEnd w:id="20877"/>
      <w:bookmarkEnd w:id="20878"/>
      <w:bookmarkEnd w:id="20879"/>
      <w:bookmarkEnd w:id="20880"/>
      <w:bookmarkEnd w:id="20881"/>
      <w:bookmarkEnd w:id="20882"/>
      <w:bookmarkEnd w:id="20883"/>
      <w:bookmarkEnd w:id="20884"/>
      <w:bookmarkEnd w:id="20885"/>
      <w:bookmarkEnd w:id="20886"/>
      <w:bookmarkEnd w:id="20887"/>
      <w:bookmarkEnd w:id="20888"/>
      <w:bookmarkEnd w:id="20889"/>
      <w:r w:rsidRPr="005223F4">
        <w:t xml:space="preserve">Table </w:t>
      </w:r>
      <w:fldSimple w:instr=" SEQ Table \* ARABIC ">
        <w:ins w:id="20890" w:author="mbeckerle" w:date="2013-07-10T14:54:00Z">
          <w:r w:rsidR="008B68D7">
            <w:rPr>
              <w:noProof/>
            </w:rPr>
            <w:t>25</w:t>
          </w:r>
        </w:ins>
        <w:del w:id="20891" w:author="mbeckerle" w:date="2013-07-10T14:51:00Z">
          <w:r w:rsidR="00D04199" w:rsidDel="00D9274F">
            <w:rPr>
              <w:noProof/>
            </w:rPr>
            <w:delText>26</w:delText>
          </w:r>
        </w:del>
      </w:fldSimple>
      <w:r w:rsidRPr="005223F4">
        <w:t xml:space="preserve"> DFDL Expression Language</w:t>
      </w:r>
    </w:p>
    <w:p w14:paraId="55BC39AE" w14:textId="77777777" w:rsidR="003F35ED" w:rsidRDefault="003F35ED" w:rsidP="00BE79A5">
      <w:pPr>
        <w:rPr>
          <w:ins w:id="20892" w:author="Steve Hanson" w:date="2012-08-10T14:43:00Z"/>
        </w:rPr>
      </w:pPr>
      <w:bookmarkStart w:id="20893" w:name="_Toc199516273"/>
      <w:bookmarkStart w:id="20894" w:name="_Toc194983949"/>
      <w:bookmarkStart w:id="20895" w:name="_Toc243112802"/>
    </w:p>
    <w:p w14:paraId="5EA04834" w14:textId="77777777" w:rsidR="00BE79A5" w:rsidRPr="005223F4" w:rsidRDefault="00BE79A5" w:rsidP="00BE79A5">
      <w:r w:rsidRPr="005223F4">
        <w:t>Notes</w:t>
      </w:r>
      <w:bookmarkEnd w:id="20893"/>
      <w:bookmarkEnd w:id="20894"/>
      <w:bookmarkEnd w:id="20895"/>
      <w:r w:rsidRPr="005223F4">
        <w:t>:</w:t>
      </w:r>
    </w:p>
    <w:p w14:paraId="45FEE109" w14:textId="77777777" w:rsidR="00BE79A5" w:rsidRPr="005223F4" w:rsidRDefault="00BE79A5" w:rsidP="00BE79A5">
      <w:pPr>
        <w:numPr>
          <w:ilvl w:val="0"/>
          <w:numId w:val="38"/>
        </w:numPr>
      </w:pPr>
      <w:r w:rsidRPr="005223F4">
        <w:t xml:space="preserve">Only </w:t>
      </w:r>
      <w:r w:rsidRPr="005223F4">
        <w:rPr>
          <w:i/>
        </w:rPr>
        <w:t>If</w:t>
      </w:r>
      <w:r w:rsidRPr="005223F4">
        <w:t xml:space="preserve"> and </w:t>
      </w:r>
      <w:r w:rsidRPr="005223F4">
        <w:rPr>
          <w:i/>
        </w:rPr>
        <w:t>path</w:t>
      </w:r>
      <w:r w:rsidRPr="005223F4">
        <w:t xml:space="preserve"> expression types are supported</w:t>
      </w:r>
    </w:p>
    <w:p w14:paraId="5E0BF08E" w14:textId="77777777" w:rsidR="00BE79A5" w:rsidRPr="005223F4" w:rsidRDefault="00BE79A5" w:rsidP="00BE79A5">
      <w:pPr>
        <w:numPr>
          <w:ilvl w:val="0"/>
          <w:numId w:val="38"/>
        </w:numPr>
      </w:pPr>
      <w:r w:rsidRPr="005223F4">
        <w:t xml:space="preserve">Only the </w:t>
      </w:r>
      <w:r w:rsidRPr="005223F4">
        <w:rPr>
          <w:i/>
        </w:rPr>
        <w:t>child</w:t>
      </w:r>
      <w:r w:rsidRPr="005223F4">
        <w:t xml:space="preserve">, </w:t>
      </w:r>
      <w:r w:rsidRPr="005223F4">
        <w:rPr>
          <w:i/>
        </w:rPr>
        <w:t>parent</w:t>
      </w:r>
      <w:r w:rsidRPr="005223F4">
        <w:t xml:space="preserve">, and </w:t>
      </w:r>
      <w:r w:rsidRPr="005223F4">
        <w:rPr>
          <w:i/>
        </w:rPr>
        <w:t>self</w:t>
      </w:r>
      <w:r w:rsidRPr="005223F4">
        <w:t xml:space="preserve"> axes are supported</w:t>
      </w:r>
    </w:p>
    <w:p w14:paraId="0B187312" w14:textId="77777777" w:rsidR="00BE79A5" w:rsidRPr="005223F4" w:rsidRDefault="00BE79A5" w:rsidP="00BE79A5">
      <w:pPr>
        <w:numPr>
          <w:ilvl w:val="0"/>
          <w:numId w:val="38"/>
        </w:numPr>
      </w:pPr>
      <w:r w:rsidRPr="005223F4">
        <w:t>Predicates are only used to index arrays and so must be integer expressions otherwise a schema definition error occurs</w:t>
      </w:r>
    </w:p>
    <w:p w14:paraId="44033A34" w14:textId="77777777" w:rsidR="00BE79A5" w:rsidRPr="005223F4" w:rsidRDefault="00BE79A5" w:rsidP="00BE79A5">
      <w:pPr>
        <w:numPr>
          <w:ilvl w:val="0"/>
          <w:numId w:val="38"/>
        </w:numPr>
      </w:pPr>
      <w:r w:rsidRPr="005223F4">
        <w:t>A subset of the XPath 2.0 operators are supported</w:t>
      </w:r>
    </w:p>
    <w:p w14:paraId="4ADCAD5D" w14:textId="5138E7FE" w:rsidR="00BE79A5" w:rsidRPr="005223F4" w:rsidDel="00220DFE" w:rsidRDefault="00BE79A5">
      <w:pPr>
        <w:pStyle w:val="Heading2"/>
        <w:rPr>
          <w:del w:id="20896" w:author="mbeckerle" w:date="2012-04-22T21:24:00Z"/>
        </w:rPr>
        <w:pPrChange w:id="20897" w:author="mbeckerle" w:date="2013-01-20T17:05:00Z">
          <w:pPr/>
        </w:pPrChange>
      </w:pPr>
      <w:bookmarkStart w:id="20898" w:name="_Toc322911762"/>
      <w:bookmarkStart w:id="20899" w:name="_Toc322912301"/>
      <w:bookmarkStart w:id="20900" w:name="_Toc329093161"/>
      <w:bookmarkStart w:id="20901" w:name="_Toc332701674"/>
      <w:bookmarkStart w:id="20902" w:name="_Toc332701978"/>
      <w:bookmarkStart w:id="20903" w:name="_Toc332711776"/>
      <w:bookmarkStart w:id="20904" w:name="_Toc332712078"/>
      <w:bookmarkStart w:id="20905" w:name="_Toc332712379"/>
      <w:bookmarkStart w:id="20906" w:name="_Toc332724295"/>
      <w:bookmarkStart w:id="20907" w:name="_Toc332724595"/>
      <w:bookmarkStart w:id="20908" w:name="_Toc341102891"/>
      <w:bookmarkStart w:id="20909" w:name="_Toc347241626"/>
      <w:bookmarkStart w:id="20910" w:name="_Toc347744819"/>
      <w:bookmarkStart w:id="20911" w:name="_Toc348984602"/>
      <w:bookmarkStart w:id="20912" w:name="_Toc348984907"/>
      <w:bookmarkStart w:id="20913" w:name="_Toc349038071"/>
      <w:bookmarkStart w:id="20914" w:name="_Toc349038373"/>
      <w:bookmarkStart w:id="20915" w:name="_Toc349042864"/>
      <w:bookmarkStart w:id="20916" w:name="_Toc349642272"/>
      <w:bookmarkStart w:id="20917" w:name="_Toc351912986"/>
      <w:bookmarkStart w:id="20918" w:name="_Toc351915007"/>
      <w:bookmarkStart w:id="20919" w:name="_Toc351915473"/>
      <w:bookmarkStart w:id="20920" w:name="_Toc361231571"/>
      <w:bookmarkStart w:id="20921" w:name="_Toc361232097"/>
      <w:bookmarkStart w:id="20922" w:name="_Toc362445395"/>
      <w:bookmarkStart w:id="20923" w:name="_Toc362452146"/>
      <w:bookmarkStart w:id="20924" w:name="_Toc362452695"/>
      <w:bookmarkStart w:id="20925" w:name="_Toc362453049"/>
      <w:bookmarkStart w:id="20926" w:name="_Toc362453593"/>
      <w:bookmarkEnd w:id="20898"/>
      <w:bookmarkEnd w:id="20899"/>
      <w:bookmarkEnd w:id="20900"/>
      <w:bookmarkEnd w:id="20901"/>
      <w:bookmarkEnd w:id="20902"/>
      <w:bookmarkEnd w:id="20903"/>
      <w:bookmarkEnd w:id="20904"/>
      <w:bookmarkEnd w:id="20905"/>
      <w:bookmarkEnd w:id="20906"/>
      <w:bookmarkEnd w:id="20907"/>
      <w:bookmarkEnd w:id="20908"/>
      <w:bookmarkEnd w:id="20909"/>
      <w:bookmarkEnd w:id="20910"/>
      <w:bookmarkEnd w:id="20911"/>
      <w:bookmarkEnd w:id="20912"/>
      <w:bookmarkEnd w:id="20913"/>
      <w:bookmarkEnd w:id="20914"/>
      <w:bookmarkEnd w:id="20915"/>
      <w:bookmarkEnd w:id="20916"/>
      <w:bookmarkEnd w:id="20917"/>
      <w:bookmarkEnd w:id="20918"/>
      <w:bookmarkEnd w:id="20919"/>
      <w:bookmarkEnd w:id="20920"/>
      <w:bookmarkEnd w:id="20921"/>
      <w:bookmarkEnd w:id="20922"/>
      <w:bookmarkEnd w:id="20923"/>
      <w:bookmarkEnd w:id="20924"/>
      <w:bookmarkEnd w:id="20925"/>
      <w:bookmarkEnd w:id="20926"/>
    </w:p>
    <w:p w14:paraId="0EF3A5C6" w14:textId="0F28D56A" w:rsidR="00BE79A5" w:rsidRPr="005223F4" w:rsidDel="00220DFE" w:rsidRDefault="00BE79A5">
      <w:pPr>
        <w:pStyle w:val="Heading2"/>
        <w:rPr>
          <w:del w:id="20927" w:author="mbeckerle" w:date="2012-04-22T21:24:00Z"/>
        </w:rPr>
        <w:pPrChange w:id="20928" w:author="mbeckerle" w:date="2013-01-20T17:05:00Z">
          <w:pPr/>
        </w:pPrChange>
      </w:pPr>
      <w:bookmarkStart w:id="20929" w:name="_Toc322911763"/>
      <w:bookmarkStart w:id="20930" w:name="_Toc322912302"/>
      <w:bookmarkStart w:id="20931" w:name="_Toc329093162"/>
      <w:bookmarkStart w:id="20932" w:name="_Toc332701675"/>
      <w:bookmarkStart w:id="20933" w:name="_Toc332701979"/>
      <w:bookmarkStart w:id="20934" w:name="_Toc332711777"/>
      <w:bookmarkStart w:id="20935" w:name="_Toc332712079"/>
      <w:bookmarkStart w:id="20936" w:name="_Toc332712380"/>
      <w:bookmarkStart w:id="20937" w:name="_Toc332724296"/>
      <w:bookmarkStart w:id="20938" w:name="_Toc332724596"/>
      <w:bookmarkStart w:id="20939" w:name="_Toc341102892"/>
      <w:bookmarkStart w:id="20940" w:name="_Toc347241627"/>
      <w:bookmarkStart w:id="20941" w:name="_Toc347744820"/>
      <w:bookmarkStart w:id="20942" w:name="_Toc348984603"/>
      <w:bookmarkStart w:id="20943" w:name="_Toc348984908"/>
      <w:bookmarkStart w:id="20944" w:name="_Toc349038072"/>
      <w:bookmarkStart w:id="20945" w:name="_Toc349038374"/>
      <w:bookmarkStart w:id="20946" w:name="_Toc349042865"/>
      <w:bookmarkStart w:id="20947" w:name="_Toc349642273"/>
      <w:bookmarkStart w:id="20948" w:name="_Toc351912987"/>
      <w:bookmarkStart w:id="20949" w:name="_Toc351915008"/>
      <w:bookmarkStart w:id="20950" w:name="_Toc351915474"/>
      <w:bookmarkStart w:id="20951" w:name="_Toc361231572"/>
      <w:bookmarkStart w:id="20952" w:name="_Toc361232098"/>
      <w:bookmarkStart w:id="20953" w:name="_Toc362445396"/>
      <w:bookmarkStart w:id="20954" w:name="_Toc362452147"/>
      <w:bookmarkStart w:id="20955" w:name="_Toc362452696"/>
      <w:bookmarkStart w:id="20956" w:name="_Toc362453050"/>
      <w:bookmarkStart w:id="20957" w:name="_Toc362453594"/>
      <w:bookmarkEnd w:id="20929"/>
      <w:bookmarkEnd w:id="20930"/>
      <w:bookmarkEnd w:id="20931"/>
      <w:bookmarkEnd w:id="20932"/>
      <w:bookmarkEnd w:id="20933"/>
      <w:bookmarkEnd w:id="20934"/>
      <w:bookmarkEnd w:id="20935"/>
      <w:bookmarkEnd w:id="20936"/>
      <w:bookmarkEnd w:id="20937"/>
      <w:bookmarkEnd w:id="20938"/>
      <w:bookmarkEnd w:id="20939"/>
      <w:bookmarkEnd w:id="20940"/>
      <w:bookmarkEnd w:id="20941"/>
      <w:bookmarkEnd w:id="20942"/>
      <w:bookmarkEnd w:id="20943"/>
      <w:bookmarkEnd w:id="20944"/>
      <w:bookmarkEnd w:id="20945"/>
      <w:bookmarkEnd w:id="20946"/>
      <w:bookmarkEnd w:id="20947"/>
      <w:bookmarkEnd w:id="20948"/>
      <w:bookmarkEnd w:id="20949"/>
      <w:bookmarkEnd w:id="20950"/>
      <w:bookmarkEnd w:id="20951"/>
      <w:bookmarkEnd w:id="20952"/>
      <w:bookmarkEnd w:id="20953"/>
      <w:bookmarkEnd w:id="20954"/>
      <w:bookmarkEnd w:id="20955"/>
      <w:bookmarkEnd w:id="20956"/>
      <w:bookmarkEnd w:id="20957"/>
    </w:p>
    <w:p w14:paraId="2F308950" w14:textId="77777777" w:rsidR="001B25EB" w:rsidRDefault="00BE79A5" w:rsidP="006E4FE8">
      <w:pPr>
        <w:pStyle w:val="Heading2"/>
        <w:rPr>
          <w:ins w:id="20958" w:author="mbeckerle" w:date="2013-01-20T18:23:00Z"/>
        </w:rPr>
      </w:pPr>
      <w:bookmarkStart w:id="20959" w:name="_Toc199516274"/>
      <w:bookmarkStart w:id="20960" w:name="_Toc194983950"/>
      <w:bookmarkStart w:id="20961" w:name="_Toc243112803"/>
      <w:bookmarkStart w:id="20962" w:name="_Toc349042866"/>
      <w:bookmarkStart w:id="20963" w:name="_Toc362453595"/>
      <w:r w:rsidRPr="005223F4">
        <w:t xml:space="preserve">Constructors, Functions and </w:t>
      </w:r>
      <w:commentRangeStart w:id="20964"/>
      <w:commentRangeStart w:id="20965"/>
      <w:r w:rsidRPr="005223F4">
        <w:t>Operators</w:t>
      </w:r>
      <w:bookmarkEnd w:id="20959"/>
      <w:bookmarkEnd w:id="20960"/>
      <w:bookmarkEnd w:id="20961"/>
      <w:commentRangeEnd w:id="20964"/>
      <w:r w:rsidR="002B57B7">
        <w:rPr>
          <w:rStyle w:val="CommentReference"/>
          <w:rFonts w:cs="Times New Roman"/>
          <w:b w:val="0"/>
          <w:bCs w:val="0"/>
          <w:i/>
          <w:iCs/>
        </w:rPr>
        <w:commentReference w:id="20964"/>
      </w:r>
      <w:bookmarkEnd w:id="20962"/>
      <w:bookmarkEnd w:id="20963"/>
      <w:commentRangeEnd w:id="20965"/>
    </w:p>
    <w:p w14:paraId="342B605E" w14:textId="40A17BF0" w:rsidR="00BE79A5" w:rsidRPr="005223F4" w:rsidRDefault="001B25EB" w:rsidP="00034B44">
      <w:pPr>
        <w:pStyle w:val="nobreak"/>
      </w:pPr>
      <w:ins w:id="20966" w:author="mbeckerle" w:date="2013-01-20T18:23:00Z">
        <w:r>
          <w:t xml:space="preserve">In the function signatures below a ‘?’ </w:t>
        </w:r>
      </w:ins>
      <w:ins w:id="20967" w:author="mbeckerle" w:date="2013-01-20T18:24:00Z">
        <w:r>
          <w:t xml:space="preserve">following an argument </w:t>
        </w:r>
      </w:ins>
      <w:ins w:id="20968" w:author="mbeckerle" w:date="2013-01-20T18:26:00Z">
        <w:r>
          <w:t xml:space="preserve">name, argument </w:t>
        </w:r>
      </w:ins>
      <w:ins w:id="20969" w:author="mbeckerle" w:date="2013-01-20T18:25:00Z">
        <w:r>
          <w:t>type</w:t>
        </w:r>
      </w:ins>
      <w:ins w:id="20970" w:author="mbeckerle" w:date="2013-01-20T18:24:00Z">
        <w:r>
          <w:t xml:space="preserve"> or result type </w:t>
        </w:r>
      </w:ins>
      <w:ins w:id="20971" w:author="mbeckerle" w:date="2013-01-20T18:23:00Z">
        <w:r>
          <w:t>indicates that the argument</w:t>
        </w:r>
      </w:ins>
      <w:ins w:id="20972" w:author="mbeckerle" w:date="2013-01-20T18:26:00Z">
        <w:r>
          <w:t>/result</w:t>
        </w:r>
      </w:ins>
      <w:ins w:id="20973" w:author="mbeckerle" w:date="2013-01-20T18:23:00Z">
        <w:r>
          <w:t xml:space="preserve"> can be a node or value of the expected type or it can have no value.</w:t>
        </w:r>
      </w:ins>
      <w:bookmarkStart w:id="20974" w:name="_Toc347241629"/>
      <w:r w:rsidR="00264CA8">
        <w:rPr>
          <w:rStyle w:val="CommentReference"/>
          <w:b/>
          <w:bCs/>
          <w:i/>
          <w:iCs/>
        </w:rPr>
        <w:commentReference w:id="20965"/>
      </w:r>
      <w:bookmarkEnd w:id="20974"/>
    </w:p>
    <w:p w14:paraId="7F1CBBE7" w14:textId="2C900AB1" w:rsidR="00BE79A5" w:rsidRPr="005223F4" w:rsidDel="00220DFE" w:rsidRDefault="00BE79A5">
      <w:pPr>
        <w:pStyle w:val="Heading3"/>
        <w:rPr>
          <w:del w:id="20975" w:author="mbeckerle" w:date="2012-04-22T21:24:00Z"/>
        </w:rPr>
        <w:pPrChange w:id="20976" w:author="mbeckerle" w:date="2013-07-24T16:59:00Z">
          <w:pPr>
            <w:pStyle w:val="nobreak"/>
          </w:pPr>
        </w:pPrChange>
      </w:pPr>
      <w:bookmarkStart w:id="20977" w:name="_Toc322911765"/>
      <w:bookmarkStart w:id="20978" w:name="_Toc322912304"/>
      <w:bookmarkStart w:id="20979" w:name="_Toc329093164"/>
      <w:bookmarkStart w:id="20980" w:name="_Toc332701677"/>
      <w:bookmarkStart w:id="20981" w:name="_Toc332701981"/>
      <w:bookmarkStart w:id="20982" w:name="_Toc332711779"/>
      <w:bookmarkStart w:id="20983" w:name="_Toc332712081"/>
      <w:bookmarkStart w:id="20984" w:name="_Toc332712382"/>
      <w:bookmarkStart w:id="20985" w:name="_Toc332724298"/>
      <w:bookmarkStart w:id="20986" w:name="_Toc332724598"/>
      <w:bookmarkStart w:id="20987" w:name="_Toc341102894"/>
      <w:bookmarkStart w:id="20988" w:name="_Toc347241630"/>
      <w:bookmarkStart w:id="20989" w:name="_Toc347744822"/>
      <w:bookmarkStart w:id="20990" w:name="_Toc348984605"/>
      <w:bookmarkStart w:id="20991" w:name="_Toc348984910"/>
      <w:bookmarkStart w:id="20992" w:name="_Toc349038074"/>
      <w:bookmarkStart w:id="20993" w:name="_Toc349038376"/>
      <w:bookmarkStart w:id="20994" w:name="_Toc349042867"/>
      <w:bookmarkStart w:id="20995" w:name="_Toc351912989"/>
      <w:bookmarkStart w:id="20996" w:name="_Toc351915010"/>
      <w:bookmarkStart w:id="20997" w:name="_Toc351915476"/>
      <w:bookmarkStart w:id="20998" w:name="_Toc361231574"/>
      <w:bookmarkStart w:id="20999" w:name="_Toc361232100"/>
      <w:bookmarkStart w:id="21000" w:name="_Toc362445398"/>
      <w:bookmarkStart w:id="21001" w:name="_Toc362452149"/>
      <w:bookmarkStart w:id="21002" w:name="_Toc362452698"/>
      <w:bookmarkStart w:id="21003" w:name="_Toc362453052"/>
      <w:bookmarkStart w:id="21004" w:name="_Toc362453596"/>
      <w:bookmarkEnd w:id="20977"/>
      <w:bookmarkEnd w:id="20978"/>
      <w:bookmarkEnd w:id="20979"/>
      <w:bookmarkEnd w:id="20980"/>
      <w:bookmarkEnd w:id="20981"/>
      <w:bookmarkEnd w:id="20982"/>
      <w:bookmarkEnd w:id="20983"/>
      <w:bookmarkEnd w:id="20984"/>
      <w:bookmarkEnd w:id="20985"/>
      <w:bookmarkEnd w:id="20986"/>
      <w:bookmarkEnd w:id="20987"/>
      <w:bookmarkEnd w:id="20988"/>
      <w:bookmarkEnd w:id="20989"/>
      <w:bookmarkEnd w:id="20990"/>
      <w:bookmarkEnd w:id="20991"/>
      <w:bookmarkEnd w:id="20992"/>
      <w:bookmarkEnd w:id="20993"/>
      <w:bookmarkEnd w:id="20994"/>
      <w:bookmarkEnd w:id="20995"/>
      <w:bookmarkEnd w:id="20996"/>
      <w:bookmarkEnd w:id="20997"/>
      <w:bookmarkEnd w:id="20998"/>
      <w:bookmarkEnd w:id="20999"/>
      <w:bookmarkEnd w:id="21000"/>
      <w:bookmarkEnd w:id="21001"/>
      <w:bookmarkEnd w:id="21002"/>
      <w:bookmarkEnd w:id="21003"/>
      <w:bookmarkEnd w:id="21004"/>
    </w:p>
    <w:p w14:paraId="2810D152" w14:textId="45D84B09" w:rsidR="00264CA8" w:rsidRDefault="00BE79A5" w:rsidP="0031368F">
      <w:pPr>
        <w:pStyle w:val="Heading3"/>
        <w:rPr>
          <w:ins w:id="21005" w:author="mbeckerle" w:date="2012-08-14T15:45:00Z"/>
        </w:rPr>
      </w:pPr>
      <w:bookmarkStart w:id="21006" w:name="_Toc199516275"/>
      <w:bookmarkStart w:id="21007" w:name="_Toc194983951"/>
      <w:bookmarkStart w:id="21008" w:name="_Toc243112804"/>
      <w:bookmarkStart w:id="21009" w:name="_Toc349042868"/>
      <w:bookmarkStart w:id="21010" w:name="_Toc362453597"/>
      <w:r w:rsidRPr="005223F4">
        <w:t>Constructor Functions for XML Schema Built-in Types</w:t>
      </w:r>
      <w:bookmarkEnd w:id="21006"/>
      <w:bookmarkEnd w:id="21007"/>
      <w:bookmarkEnd w:id="21008"/>
      <w:bookmarkEnd w:id="21009"/>
      <w:bookmarkEnd w:id="21010"/>
    </w:p>
    <w:p w14:paraId="10795C8E" w14:textId="66D8E617" w:rsidR="00CF1D91" w:rsidRDefault="00774FCD" w:rsidP="00264CA8">
      <w:pPr>
        <w:pStyle w:val="nobreak"/>
        <w:rPr>
          <w:ins w:id="21011" w:author="mbeckerle" w:date="2012-08-14T16:00:00Z"/>
        </w:rPr>
      </w:pPr>
      <w:ins w:id="21012" w:author="mbeckerle" w:date="2012-08-14T15:50:00Z">
        <w:r>
          <w:t xml:space="preserve">The arguments to the constructors are all of type xs:anyAtomicType. Since the expression language can be statically type checked, it is a schema definition error if the type of the argument is not </w:t>
        </w:r>
      </w:ins>
      <w:ins w:id="21013" w:author="mbeckerle" w:date="2012-08-14T15:51:00Z">
        <w:r w:rsidR="00CF1D91">
          <w:t xml:space="preserve">one of the </w:t>
        </w:r>
      </w:ins>
      <w:ins w:id="21014" w:author="mbeckerle" w:date="2012-08-14T16:00:00Z">
        <w:r w:rsidR="00CF1D91">
          <w:t xml:space="preserve">DFDL-supported </w:t>
        </w:r>
        <w:commentRangeStart w:id="21015"/>
        <w:r w:rsidR="00CF1D91">
          <w:t>subtypes</w:t>
        </w:r>
      </w:ins>
      <w:commentRangeEnd w:id="21015"/>
      <w:r w:rsidR="0033748D">
        <w:rPr>
          <w:rStyle w:val="CommentReference"/>
        </w:rPr>
        <w:commentReference w:id="21015"/>
      </w:r>
      <w:ins w:id="21016" w:author="mbeckerle" w:date="2012-08-14T16:00:00Z">
        <w:r w:rsidR="00CF1D91">
          <w:t xml:space="preserve"> </w:t>
        </w:r>
      </w:ins>
      <w:ins w:id="21017" w:author="mbeckerle" w:date="2013-01-20T18:35:00Z">
        <w:r w:rsidR="00882BA1">
          <w:t xml:space="preserve">of </w:t>
        </w:r>
      </w:ins>
      <w:ins w:id="21018" w:author="mbeckerle" w:date="2012-08-14T15:50:00Z">
        <w:r>
          <w:t xml:space="preserve">xs:anyAtomicType, </w:t>
        </w:r>
      </w:ins>
    </w:p>
    <w:p w14:paraId="344B637D" w14:textId="221E30AD" w:rsidR="00264CA8" w:rsidRPr="00264CA8" w:rsidRDefault="00CF1D91" w:rsidP="00034B44">
      <w:ins w:id="21019" w:author="mbeckerle" w:date="2012-08-14T16:00:00Z">
        <w:r>
          <w:t>However, many statically type-correct values will still not be convertible to the result type.</w:t>
        </w:r>
      </w:ins>
      <w:ins w:id="21020" w:author="mbeckerle" w:date="2012-08-14T16:01:00Z">
        <w:r>
          <w:t>I</w:t>
        </w:r>
      </w:ins>
      <w:ins w:id="21021" w:author="mbeckerle" w:date="2012-08-14T15:44:00Z">
        <w:r w:rsidR="00264CA8">
          <w:t>t is a processing error if the supplied argument value is not convertible to the constructed type.</w:t>
        </w:r>
      </w:ins>
    </w:p>
    <w:p w14:paraId="160DC8F9" w14:textId="77777777" w:rsidR="00BE79A5" w:rsidRPr="005223F4" w:rsidRDefault="00BE79A5" w:rsidP="003F35ED">
      <w:pPr>
        <w:rPr>
          <w:rFonts w:eastAsia="MS Mincho"/>
          <w:lang w:eastAsia="ja-JP" w:bidi="he-IL"/>
        </w:rPr>
      </w:pPr>
      <w:r w:rsidRPr="005223F4">
        <w:rPr>
          <w:rFonts w:eastAsia="MS Mincho"/>
          <w:lang w:eastAsia="ja-JP" w:bidi="he-IL"/>
        </w:rPr>
        <w:t>The following constructor functions for the built-in types are supported:</w:t>
      </w:r>
    </w:p>
    <w:p w14:paraId="29E3BCF1" w14:textId="3F55366C" w:rsidR="00BE79A5" w:rsidRPr="00034B44" w:rsidRDefault="00BE79A5" w:rsidP="00BE79A5">
      <w:pPr>
        <w:numPr>
          <w:ilvl w:val="0"/>
          <w:numId w:val="36"/>
        </w:numPr>
        <w:spacing w:before="100" w:beforeAutospacing="1" w:after="100" w:afterAutospacing="1"/>
        <w:rPr>
          <w:rFonts w:eastAsia="MS Mincho" w:cs="Arial"/>
          <w:sz w:val="24"/>
          <w:lang w:eastAsia="ja-JP" w:bidi="he-IL"/>
        </w:rPr>
      </w:pPr>
      <w:commentRangeStart w:id="21022"/>
      <w:r w:rsidRPr="00034B44">
        <w:rPr>
          <w:rFonts w:cs="Arial"/>
          <w:lang w:eastAsia="ja-JP" w:bidi="he-IL"/>
        </w:rPr>
        <w:t>xs:string</w:t>
      </w:r>
      <w:r w:rsidRPr="00034B44">
        <w:rPr>
          <w:rFonts w:eastAsia="MS Mincho" w:cs="Arial"/>
          <w:sz w:val="24"/>
          <w:lang w:eastAsia="ja-JP" w:bidi="he-IL"/>
        </w:rPr>
        <w:t>(</w:t>
      </w:r>
      <w:r w:rsidRPr="00034B44">
        <w:rPr>
          <w:rFonts w:cs="Arial"/>
          <w:lang w:eastAsia="ja-JP" w:bidi="he-IL"/>
        </w:rPr>
        <w:t>$arg as xs:anyAtomicType</w:t>
      </w:r>
      <w:del w:id="21023" w:author="mbeckerle" w:date="2013-01-20T17:46:00Z">
        <w:r w:rsidRPr="00034B44" w:rsidDel="00431F31">
          <w:rPr>
            <w:rFonts w:cs="Arial"/>
            <w:lang w:eastAsia="ja-JP" w:bidi="he-IL"/>
          </w:rPr>
          <w:delText>?</w:delText>
        </w:r>
      </w:del>
      <w:r w:rsidRPr="00034B44">
        <w:rPr>
          <w:rFonts w:eastAsia="MS Mincho" w:cs="Arial"/>
          <w:sz w:val="24"/>
          <w:lang w:eastAsia="ja-JP" w:bidi="he-IL"/>
        </w:rPr>
        <w:t>)</w:t>
      </w:r>
      <w:r w:rsidRPr="00034B44">
        <w:rPr>
          <w:rFonts w:cs="Arial"/>
          <w:lang w:eastAsia="ja-JP" w:bidi="he-IL"/>
        </w:rPr>
        <w:t> as xs:string</w:t>
      </w:r>
      <w:del w:id="21024" w:author="mbeckerle" w:date="2013-01-20T17:47:00Z">
        <w:r w:rsidRPr="00034B44" w:rsidDel="00431F31">
          <w:rPr>
            <w:rFonts w:cs="Arial"/>
            <w:lang w:eastAsia="ja-JP" w:bidi="he-IL"/>
          </w:rPr>
          <w:delText>?</w:delText>
        </w:r>
      </w:del>
    </w:p>
    <w:p w14:paraId="20D44424" w14:textId="5CCF3139" w:rsidR="00BE79A5" w:rsidRPr="00034B44" w:rsidRDefault="00BE79A5" w:rsidP="00BE79A5">
      <w:pPr>
        <w:numPr>
          <w:ilvl w:val="0"/>
          <w:numId w:val="36"/>
        </w:numPr>
        <w:spacing w:before="100" w:beforeAutospacing="1" w:after="100" w:afterAutospacing="1"/>
        <w:rPr>
          <w:rFonts w:eastAsia="MS Mincho" w:cs="Arial"/>
          <w:sz w:val="24"/>
          <w:lang w:eastAsia="ja-JP" w:bidi="he-IL"/>
        </w:rPr>
      </w:pPr>
      <w:r w:rsidRPr="00034B44">
        <w:rPr>
          <w:rFonts w:cs="Arial"/>
          <w:lang w:eastAsia="ja-JP" w:bidi="he-IL"/>
        </w:rPr>
        <w:t>xs:boolean</w:t>
      </w:r>
      <w:r w:rsidRPr="00034B44">
        <w:rPr>
          <w:rFonts w:eastAsia="MS Mincho" w:cs="Arial"/>
          <w:sz w:val="24"/>
          <w:lang w:eastAsia="ja-JP" w:bidi="he-IL"/>
        </w:rPr>
        <w:t>(</w:t>
      </w:r>
      <w:r w:rsidRPr="00034B44">
        <w:rPr>
          <w:rFonts w:cs="Arial"/>
          <w:lang w:eastAsia="ja-JP" w:bidi="he-IL"/>
        </w:rPr>
        <w:t>$arg as xs:anyAtomicType</w:t>
      </w:r>
      <w:del w:id="21025" w:author="mbeckerle" w:date="2013-01-20T17:46:00Z">
        <w:r w:rsidRPr="00034B44" w:rsidDel="00431F31">
          <w:rPr>
            <w:rFonts w:cs="Arial"/>
            <w:lang w:eastAsia="ja-JP" w:bidi="he-IL"/>
          </w:rPr>
          <w:delText>?</w:delText>
        </w:r>
      </w:del>
      <w:r w:rsidRPr="00034B44">
        <w:rPr>
          <w:rFonts w:eastAsia="MS Mincho" w:cs="Arial"/>
          <w:sz w:val="24"/>
          <w:lang w:eastAsia="ja-JP" w:bidi="he-IL"/>
        </w:rPr>
        <w:t>)</w:t>
      </w:r>
      <w:r w:rsidRPr="00034B44">
        <w:rPr>
          <w:rFonts w:cs="Arial"/>
          <w:lang w:eastAsia="ja-JP" w:bidi="he-IL"/>
        </w:rPr>
        <w:t> as xs:boolean</w:t>
      </w:r>
      <w:del w:id="21026" w:author="mbeckerle" w:date="2013-01-20T17:47:00Z">
        <w:r w:rsidRPr="00034B44" w:rsidDel="00431F31">
          <w:rPr>
            <w:rFonts w:cs="Arial"/>
            <w:lang w:eastAsia="ja-JP" w:bidi="he-IL"/>
          </w:rPr>
          <w:delText>?</w:delText>
        </w:r>
      </w:del>
    </w:p>
    <w:p w14:paraId="0A46E3B6" w14:textId="566DA74A" w:rsidR="00BE79A5" w:rsidRPr="00034B44" w:rsidRDefault="00BE79A5" w:rsidP="00BE79A5">
      <w:pPr>
        <w:numPr>
          <w:ilvl w:val="0"/>
          <w:numId w:val="36"/>
        </w:numPr>
        <w:spacing w:before="100" w:beforeAutospacing="1" w:after="100" w:afterAutospacing="1"/>
        <w:rPr>
          <w:rFonts w:eastAsia="MS Mincho" w:cs="Arial"/>
          <w:sz w:val="24"/>
          <w:lang w:eastAsia="ja-JP" w:bidi="he-IL"/>
        </w:rPr>
      </w:pPr>
      <w:r w:rsidRPr="00034B44">
        <w:rPr>
          <w:rFonts w:cs="Arial"/>
          <w:lang w:eastAsia="ja-JP" w:bidi="he-IL"/>
        </w:rPr>
        <w:t>xs:decimal</w:t>
      </w:r>
      <w:r w:rsidRPr="00034B44">
        <w:rPr>
          <w:rFonts w:eastAsia="MS Mincho" w:cs="Arial"/>
          <w:sz w:val="24"/>
          <w:lang w:eastAsia="ja-JP" w:bidi="he-IL"/>
        </w:rPr>
        <w:t>(</w:t>
      </w:r>
      <w:r w:rsidRPr="00034B44">
        <w:rPr>
          <w:rFonts w:cs="Arial"/>
          <w:lang w:eastAsia="ja-JP" w:bidi="he-IL"/>
        </w:rPr>
        <w:t>$arg as xs:anyAtomicType</w:t>
      </w:r>
      <w:del w:id="21027" w:author="mbeckerle" w:date="2013-01-20T17:47:00Z">
        <w:r w:rsidRPr="00034B44" w:rsidDel="00431F31">
          <w:rPr>
            <w:rFonts w:cs="Arial"/>
            <w:lang w:eastAsia="ja-JP" w:bidi="he-IL"/>
          </w:rPr>
          <w:delText>?</w:delText>
        </w:r>
      </w:del>
      <w:r w:rsidRPr="00034B44">
        <w:rPr>
          <w:rFonts w:eastAsia="MS Mincho" w:cs="Arial"/>
          <w:sz w:val="24"/>
          <w:lang w:eastAsia="ja-JP" w:bidi="he-IL"/>
        </w:rPr>
        <w:t>)</w:t>
      </w:r>
      <w:r w:rsidRPr="00034B44">
        <w:rPr>
          <w:rFonts w:cs="Arial"/>
          <w:lang w:eastAsia="ja-JP" w:bidi="he-IL"/>
        </w:rPr>
        <w:t> as xs:decimal</w:t>
      </w:r>
      <w:del w:id="21028" w:author="mbeckerle" w:date="2013-01-20T17:47:00Z">
        <w:r w:rsidRPr="00034B44" w:rsidDel="00431F31">
          <w:rPr>
            <w:rFonts w:cs="Arial"/>
            <w:lang w:eastAsia="ja-JP" w:bidi="he-IL"/>
          </w:rPr>
          <w:delText>?</w:delText>
        </w:r>
      </w:del>
    </w:p>
    <w:p w14:paraId="5C9A6D4B" w14:textId="1A2A79DF" w:rsidR="00BE79A5" w:rsidRPr="00034B44" w:rsidRDefault="00BE79A5" w:rsidP="00BE79A5">
      <w:pPr>
        <w:numPr>
          <w:ilvl w:val="0"/>
          <w:numId w:val="36"/>
        </w:numPr>
        <w:spacing w:before="100" w:beforeAutospacing="1" w:after="100" w:afterAutospacing="1"/>
        <w:rPr>
          <w:rFonts w:eastAsia="MS Mincho" w:cs="Arial"/>
          <w:sz w:val="24"/>
          <w:lang w:eastAsia="ja-JP" w:bidi="he-IL"/>
        </w:rPr>
      </w:pPr>
      <w:r w:rsidRPr="00034B44">
        <w:rPr>
          <w:rFonts w:cs="Arial"/>
          <w:lang w:eastAsia="ja-JP" w:bidi="he-IL"/>
        </w:rPr>
        <w:t>xs:float</w:t>
      </w:r>
      <w:r w:rsidRPr="00034B44">
        <w:rPr>
          <w:rFonts w:eastAsia="MS Mincho" w:cs="Arial"/>
          <w:sz w:val="24"/>
          <w:lang w:eastAsia="ja-JP" w:bidi="he-IL"/>
        </w:rPr>
        <w:t>(</w:t>
      </w:r>
      <w:r w:rsidRPr="00034B44">
        <w:rPr>
          <w:rFonts w:cs="Arial"/>
          <w:lang w:eastAsia="ja-JP" w:bidi="he-IL"/>
        </w:rPr>
        <w:t>$arg as xs:anyAtomicType</w:t>
      </w:r>
      <w:del w:id="21029" w:author="mbeckerle" w:date="2013-01-20T17:47:00Z">
        <w:r w:rsidRPr="00034B44" w:rsidDel="00431F31">
          <w:rPr>
            <w:rFonts w:cs="Arial"/>
            <w:lang w:eastAsia="ja-JP" w:bidi="he-IL"/>
          </w:rPr>
          <w:delText>?</w:delText>
        </w:r>
      </w:del>
      <w:r w:rsidRPr="00034B44">
        <w:rPr>
          <w:rFonts w:eastAsia="MS Mincho" w:cs="Arial"/>
          <w:sz w:val="24"/>
          <w:lang w:eastAsia="ja-JP" w:bidi="he-IL"/>
        </w:rPr>
        <w:t>)</w:t>
      </w:r>
      <w:r w:rsidRPr="00034B44">
        <w:rPr>
          <w:rFonts w:cs="Arial"/>
          <w:lang w:eastAsia="ja-JP" w:bidi="he-IL"/>
        </w:rPr>
        <w:t> as xs:float</w:t>
      </w:r>
      <w:del w:id="21030" w:author="mbeckerle" w:date="2013-01-20T17:47:00Z">
        <w:r w:rsidRPr="00034B44" w:rsidDel="00431F31">
          <w:rPr>
            <w:rFonts w:cs="Arial"/>
            <w:lang w:eastAsia="ja-JP" w:bidi="he-IL"/>
          </w:rPr>
          <w:delText>?</w:delText>
        </w:r>
      </w:del>
    </w:p>
    <w:p w14:paraId="2B5FCE95" w14:textId="78C0859C" w:rsidR="00BE79A5" w:rsidRPr="00034B44" w:rsidRDefault="00BE79A5" w:rsidP="00BE79A5">
      <w:pPr>
        <w:numPr>
          <w:ilvl w:val="0"/>
          <w:numId w:val="36"/>
        </w:numPr>
        <w:spacing w:before="100" w:beforeAutospacing="1" w:after="100" w:afterAutospacing="1"/>
        <w:rPr>
          <w:rFonts w:eastAsia="MS Mincho" w:cs="Arial"/>
          <w:sz w:val="24"/>
          <w:lang w:eastAsia="ja-JP" w:bidi="he-IL"/>
        </w:rPr>
      </w:pPr>
      <w:r w:rsidRPr="00034B44">
        <w:rPr>
          <w:rFonts w:cs="Arial"/>
          <w:lang w:eastAsia="ja-JP" w:bidi="he-IL"/>
        </w:rPr>
        <w:t>xs:double</w:t>
      </w:r>
      <w:r w:rsidRPr="00034B44">
        <w:rPr>
          <w:rFonts w:eastAsia="MS Mincho" w:cs="Arial"/>
          <w:sz w:val="24"/>
          <w:lang w:eastAsia="ja-JP" w:bidi="he-IL"/>
        </w:rPr>
        <w:t>(</w:t>
      </w:r>
      <w:r w:rsidRPr="00034B44">
        <w:rPr>
          <w:rFonts w:cs="Arial"/>
          <w:lang w:eastAsia="ja-JP" w:bidi="he-IL"/>
        </w:rPr>
        <w:t>$arg as xs:anyAtomicType</w:t>
      </w:r>
      <w:del w:id="21031" w:author="mbeckerle" w:date="2013-01-20T17:47:00Z">
        <w:r w:rsidRPr="00034B44" w:rsidDel="00431F31">
          <w:rPr>
            <w:rFonts w:cs="Arial"/>
            <w:lang w:eastAsia="ja-JP" w:bidi="he-IL"/>
          </w:rPr>
          <w:delText>?</w:delText>
        </w:r>
      </w:del>
      <w:r w:rsidRPr="00034B44">
        <w:rPr>
          <w:rFonts w:eastAsia="MS Mincho" w:cs="Arial"/>
          <w:sz w:val="24"/>
          <w:lang w:eastAsia="ja-JP" w:bidi="he-IL"/>
        </w:rPr>
        <w:t>)</w:t>
      </w:r>
      <w:r w:rsidRPr="00034B44">
        <w:rPr>
          <w:rFonts w:cs="Arial"/>
          <w:lang w:eastAsia="ja-JP" w:bidi="he-IL"/>
        </w:rPr>
        <w:t> as xs:double</w:t>
      </w:r>
      <w:del w:id="21032" w:author="mbeckerle" w:date="2013-01-20T17:47:00Z">
        <w:r w:rsidRPr="00034B44" w:rsidDel="00431F31">
          <w:rPr>
            <w:rFonts w:cs="Arial"/>
            <w:lang w:eastAsia="ja-JP" w:bidi="he-IL"/>
          </w:rPr>
          <w:delText>?</w:delText>
        </w:r>
      </w:del>
    </w:p>
    <w:p w14:paraId="1584F908" w14:textId="2DEA85EE" w:rsidR="00BE79A5" w:rsidRPr="00034B44" w:rsidRDefault="00BE79A5" w:rsidP="00BE79A5">
      <w:pPr>
        <w:numPr>
          <w:ilvl w:val="0"/>
          <w:numId w:val="36"/>
        </w:numPr>
        <w:spacing w:before="100" w:beforeAutospacing="1" w:after="100" w:afterAutospacing="1"/>
        <w:rPr>
          <w:rFonts w:eastAsia="MS Mincho" w:cs="Arial"/>
          <w:sz w:val="24"/>
          <w:lang w:eastAsia="ja-JP" w:bidi="he-IL"/>
        </w:rPr>
      </w:pPr>
      <w:r w:rsidRPr="00034B44">
        <w:rPr>
          <w:rFonts w:cs="Arial"/>
          <w:lang w:eastAsia="ja-JP" w:bidi="he-IL"/>
        </w:rPr>
        <w:t>xs:dateTime</w:t>
      </w:r>
      <w:r w:rsidRPr="00034B44">
        <w:rPr>
          <w:rFonts w:eastAsia="MS Mincho" w:cs="Arial"/>
          <w:sz w:val="24"/>
          <w:lang w:eastAsia="ja-JP" w:bidi="he-IL"/>
        </w:rPr>
        <w:t>(</w:t>
      </w:r>
      <w:r w:rsidRPr="00034B44">
        <w:rPr>
          <w:rFonts w:cs="Arial"/>
          <w:lang w:eastAsia="ja-JP" w:bidi="he-IL"/>
        </w:rPr>
        <w:t>$arg as xs:anyAtomicType</w:t>
      </w:r>
      <w:del w:id="21033" w:author="mbeckerle" w:date="2013-01-20T17:47:00Z">
        <w:r w:rsidRPr="00034B44" w:rsidDel="00431F31">
          <w:rPr>
            <w:rFonts w:cs="Arial"/>
            <w:lang w:eastAsia="ja-JP" w:bidi="he-IL"/>
          </w:rPr>
          <w:delText>?</w:delText>
        </w:r>
      </w:del>
      <w:r w:rsidRPr="00034B44">
        <w:rPr>
          <w:rFonts w:eastAsia="MS Mincho" w:cs="Arial"/>
          <w:sz w:val="24"/>
          <w:lang w:eastAsia="ja-JP" w:bidi="he-IL"/>
        </w:rPr>
        <w:t>)</w:t>
      </w:r>
      <w:r w:rsidRPr="00034B44">
        <w:rPr>
          <w:rFonts w:cs="Arial"/>
          <w:lang w:eastAsia="ja-JP" w:bidi="he-IL"/>
        </w:rPr>
        <w:t> as xs:dateTime</w:t>
      </w:r>
      <w:del w:id="21034" w:author="mbeckerle" w:date="2013-01-20T17:47:00Z">
        <w:r w:rsidRPr="00034B44" w:rsidDel="00431F31">
          <w:rPr>
            <w:rFonts w:cs="Arial"/>
            <w:lang w:eastAsia="ja-JP" w:bidi="he-IL"/>
          </w:rPr>
          <w:delText>?</w:delText>
        </w:r>
      </w:del>
    </w:p>
    <w:p w14:paraId="295265A6" w14:textId="08C476E1" w:rsidR="00BE79A5" w:rsidRPr="00034B44" w:rsidRDefault="00BE79A5" w:rsidP="00BE79A5">
      <w:pPr>
        <w:numPr>
          <w:ilvl w:val="0"/>
          <w:numId w:val="36"/>
        </w:numPr>
        <w:spacing w:before="100" w:beforeAutospacing="1" w:after="100" w:afterAutospacing="1"/>
        <w:rPr>
          <w:rFonts w:eastAsia="MS Mincho" w:cs="Arial"/>
          <w:sz w:val="24"/>
          <w:lang w:eastAsia="ja-JP" w:bidi="he-IL"/>
        </w:rPr>
      </w:pPr>
      <w:r w:rsidRPr="00034B44">
        <w:rPr>
          <w:rFonts w:cs="Arial"/>
          <w:lang w:eastAsia="ja-JP" w:bidi="he-IL"/>
        </w:rPr>
        <w:t>xs:time</w:t>
      </w:r>
      <w:r w:rsidRPr="00034B44">
        <w:rPr>
          <w:rFonts w:eastAsia="MS Mincho" w:cs="Arial"/>
          <w:sz w:val="24"/>
          <w:lang w:eastAsia="ja-JP" w:bidi="he-IL"/>
        </w:rPr>
        <w:t>(</w:t>
      </w:r>
      <w:r w:rsidRPr="00034B44">
        <w:rPr>
          <w:rFonts w:cs="Arial"/>
          <w:lang w:eastAsia="ja-JP" w:bidi="he-IL"/>
        </w:rPr>
        <w:t>$arg as xs:anyAtomicType</w:t>
      </w:r>
      <w:del w:id="21035" w:author="mbeckerle" w:date="2013-01-20T17:47:00Z">
        <w:r w:rsidRPr="00034B44" w:rsidDel="00431F31">
          <w:rPr>
            <w:rFonts w:cs="Arial"/>
            <w:lang w:eastAsia="ja-JP" w:bidi="he-IL"/>
          </w:rPr>
          <w:delText>?</w:delText>
        </w:r>
      </w:del>
      <w:r w:rsidRPr="00034B44">
        <w:rPr>
          <w:rFonts w:eastAsia="MS Mincho" w:cs="Arial"/>
          <w:sz w:val="24"/>
          <w:lang w:eastAsia="ja-JP" w:bidi="he-IL"/>
        </w:rPr>
        <w:t>)</w:t>
      </w:r>
      <w:r w:rsidRPr="00034B44">
        <w:rPr>
          <w:rFonts w:cs="Arial"/>
          <w:lang w:eastAsia="ja-JP" w:bidi="he-IL"/>
        </w:rPr>
        <w:t> as xs:time</w:t>
      </w:r>
      <w:del w:id="21036" w:author="mbeckerle" w:date="2013-01-20T17:47:00Z">
        <w:r w:rsidRPr="00034B44" w:rsidDel="00431F31">
          <w:rPr>
            <w:rFonts w:cs="Arial"/>
            <w:lang w:eastAsia="ja-JP" w:bidi="he-IL"/>
          </w:rPr>
          <w:delText>?</w:delText>
        </w:r>
      </w:del>
    </w:p>
    <w:p w14:paraId="59125E8E" w14:textId="648315FD" w:rsidR="00BE79A5" w:rsidRPr="00034B44" w:rsidRDefault="00BE79A5" w:rsidP="00BE79A5">
      <w:pPr>
        <w:numPr>
          <w:ilvl w:val="0"/>
          <w:numId w:val="36"/>
        </w:numPr>
        <w:spacing w:before="100" w:beforeAutospacing="1" w:after="100" w:afterAutospacing="1"/>
        <w:rPr>
          <w:rFonts w:eastAsia="MS Mincho" w:cs="Arial"/>
          <w:sz w:val="24"/>
          <w:lang w:eastAsia="ja-JP" w:bidi="he-IL"/>
        </w:rPr>
      </w:pPr>
      <w:r w:rsidRPr="00034B44">
        <w:rPr>
          <w:rFonts w:cs="Arial"/>
          <w:lang w:eastAsia="ja-JP" w:bidi="he-IL"/>
        </w:rPr>
        <w:t>xs:date</w:t>
      </w:r>
      <w:r w:rsidRPr="00034B44">
        <w:rPr>
          <w:rFonts w:eastAsia="MS Mincho" w:cs="Arial"/>
          <w:sz w:val="24"/>
          <w:lang w:eastAsia="ja-JP" w:bidi="he-IL"/>
        </w:rPr>
        <w:t>(</w:t>
      </w:r>
      <w:r w:rsidRPr="00034B44">
        <w:rPr>
          <w:rFonts w:cs="Arial"/>
          <w:lang w:eastAsia="ja-JP" w:bidi="he-IL"/>
        </w:rPr>
        <w:t>$arg as xs:anyAtomicType</w:t>
      </w:r>
      <w:del w:id="21037" w:author="mbeckerle" w:date="2013-01-20T17:47:00Z">
        <w:r w:rsidRPr="00034B44" w:rsidDel="00431F31">
          <w:rPr>
            <w:rFonts w:cs="Arial"/>
            <w:lang w:eastAsia="ja-JP" w:bidi="he-IL"/>
          </w:rPr>
          <w:delText>?</w:delText>
        </w:r>
      </w:del>
      <w:r w:rsidRPr="00034B44">
        <w:rPr>
          <w:rFonts w:eastAsia="MS Mincho" w:cs="Arial"/>
          <w:sz w:val="24"/>
          <w:lang w:eastAsia="ja-JP" w:bidi="he-IL"/>
        </w:rPr>
        <w:t>)</w:t>
      </w:r>
      <w:r w:rsidRPr="00034B44">
        <w:rPr>
          <w:rFonts w:cs="Arial"/>
          <w:lang w:eastAsia="ja-JP" w:bidi="he-IL"/>
        </w:rPr>
        <w:t> as xs:date</w:t>
      </w:r>
      <w:del w:id="21038" w:author="mbeckerle" w:date="2013-01-20T17:47:00Z">
        <w:r w:rsidRPr="00034B44" w:rsidDel="00431F31">
          <w:rPr>
            <w:rFonts w:cs="Arial"/>
            <w:lang w:eastAsia="ja-JP" w:bidi="he-IL"/>
          </w:rPr>
          <w:delText>?</w:delText>
        </w:r>
      </w:del>
    </w:p>
    <w:p w14:paraId="30C251D7" w14:textId="0D38FC3C" w:rsidR="00BE79A5" w:rsidRPr="00034B44" w:rsidRDefault="00BE79A5" w:rsidP="00BE79A5">
      <w:pPr>
        <w:numPr>
          <w:ilvl w:val="0"/>
          <w:numId w:val="36"/>
        </w:numPr>
        <w:spacing w:before="100" w:beforeAutospacing="1" w:after="100" w:afterAutospacing="1"/>
        <w:rPr>
          <w:rFonts w:eastAsia="MS Mincho" w:cs="Arial"/>
          <w:sz w:val="24"/>
          <w:lang w:eastAsia="ja-JP" w:bidi="he-IL"/>
        </w:rPr>
      </w:pPr>
      <w:r w:rsidRPr="00034B44">
        <w:rPr>
          <w:rFonts w:cs="Arial"/>
          <w:lang w:eastAsia="ja-JP" w:bidi="he-IL"/>
        </w:rPr>
        <w:t>xs:hexBinary</w:t>
      </w:r>
      <w:r w:rsidRPr="00034B44">
        <w:rPr>
          <w:rFonts w:eastAsia="MS Mincho" w:cs="Arial"/>
          <w:sz w:val="24"/>
          <w:lang w:eastAsia="ja-JP" w:bidi="he-IL"/>
        </w:rPr>
        <w:t>(</w:t>
      </w:r>
      <w:r w:rsidRPr="00034B44">
        <w:rPr>
          <w:rFonts w:cs="Arial"/>
          <w:lang w:eastAsia="ja-JP" w:bidi="he-IL"/>
        </w:rPr>
        <w:t>$arg as xs:anyAtomicType</w:t>
      </w:r>
      <w:del w:id="21039" w:author="mbeckerle" w:date="2013-01-20T17:47:00Z">
        <w:r w:rsidRPr="00034B44" w:rsidDel="00431F31">
          <w:rPr>
            <w:rFonts w:cs="Arial"/>
            <w:lang w:eastAsia="ja-JP" w:bidi="he-IL"/>
          </w:rPr>
          <w:delText>?</w:delText>
        </w:r>
      </w:del>
      <w:r w:rsidRPr="00034B44">
        <w:rPr>
          <w:rFonts w:eastAsia="MS Mincho" w:cs="Arial"/>
          <w:sz w:val="24"/>
          <w:lang w:eastAsia="ja-JP" w:bidi="he-IL"/>
        </w:rPr>
        <w:t>)</w:t>
      </w:r>
      <w:r w:rsidRPr="00034B44">
        <w:rPr>
          <w:rFonts w:cs="Arial"/>
          <w:lang w:eastAsia="ja-JP" w:bidi="he-IL"/>
        </w:rPr>
        <w:t> as xs:hexBinary</w:t>
      </w:r>
      <w:del w:id="21040" w:author="mbeckerle" w:date="2013-01-20T17:47:00Z">
        <w:r w:rsidRPr="00034B44" w:rsidDel="00431F31">
          <w:rPr>
            <w:rFonts w:cs="Arial"/>
            <w:lang w:eastAsia="ja-JP" w:bidi="he-IL"/>
          </w:rPr>
          <w:delText>?</w:delText>
        </w:r>
      </w:del>
    </w:p>
    <w:p w14:paraId="29CA804B" w14:textId="34289E93" w:rsidR="00BE79A5" w:rsidRPr="00034B44" w:rsidRDefault="00BE79A5" w:rsidP="00BE79A5">
      <w:pPr>
        <w:numPr>
          <w:ilvl w:val="0"/>
          <w:numId w:val="37"/>
        </w:numPr>
        <w:spacing w:before="100" w:beforeAutospacing="1" w:after="100" w:afterAutospacing="1"/>
        <w:rPr>
          <w:rFonts w:eastAsia="MS Mincho" w:cs="Arial"/>
          <w:sz w:val="24"/>
          <w:lang w:eastAsia="ja-JP" w:bidi="he-IL"/>
        </w:rPr>
      </w:pPr>
      <w:r w:rsidRPr="00034B44">
        <w:rPr>
          <w:rFonts w:cs="Arial"/>
          <w:lang w:eastAsia="ja-JP" w:bidi="he-IL"/>
        </w:rPr>
        <w:t>xs:integer</w:t>
      </w:r>
      <w:r w:rsidRPr="00034B44">
        <w:rPr>
          <w:rFonts w:eastAsia="MS Mincho" w:cs="Arial"/>
          <w:sz w:val="24"/>
          <w:lang w:eastAsia="ja-JP" w:bidi="he-IL"/>
        </w:rPr>
        <w:t>(</w:t>
      </w:r>
      <w:r w:rsidRPr="00034B44">
        <w:rPr>
          <w:rFonts w:cs="Arial"/>
          <w:lang w:eastAsia="ja-JP" w:bidi="he-IL"/>
        </w:rPr>
        <w:t>$arg as xs:anyAtomicType</w:t>
      </w:r>
      <w:del w:id="21041" w:author="mbeckerle" w:date="2013-01-20T17:47:00Z">
        <w:r w:rsidRPr="00034B44" w:rsidDel="00431F31">
          <w:rPr>
            <w:rFonts w:cs="Arial"/>
            <w:lang w:eastAsia="ja-JP" w:bidi="he-IL"/>
          </w:rPr>
          <w:delText>?</w:delText>
        </w:r>
      </w:del>
      <w:r w:rsidRPr="00034B44">
        <w:rPr>
          <w:rFonts w:eastAsia="MS Mincho" w:cs="Arial"/>
          <w:sz w:val="24"/>
          <w:lang w:eastAsia="ja-JP" w:bidi="he-IL"/>
        </w:rPr>
        <w:t>)</w:t>
      </w:r>
      <w:r w:rsidRPr="00034B44">
        <w:rPr>
          <w:rFonts w:cs="Arial"/>
          <w:lang w:eastAsia="ja-JP" w:bidi="he-IL"/>
        </w:rPr>
        <w:t> as xs:integer</w:t>
      </w:r>
      <w:del w:id="21042" w:author="mbeckerle" w:date="2013-01-20T17:47:00Z">
        <w:r w:rsidRPr="00034B44" w:rsidDel="00431F31">
          <w:rPr>
            <w:rFonts w:cs="Arial"/>
            <w:lang w:eastAsia="ja-JP" w:bidi="he-IL"/>
          </w:rPr>
          <w:delText>?</w:delText>
        </w:r>
      </w:del>
    </w:p>
    <w:p w14:paraId="58A89942" w14:textId="6D416429" w:rsidR="00BE79A5" w:rsidRPr="00034B44" w:rsidRDefault="00BE79A5" w:rsidP="00BE79A5">
      <w:pPr>
        <w:numPr>
          <w:ilvl w:val="0"/>
          <w:numId w:val="37"/>
        </w:numPr>
        <w:spacing w:before="100" w:beforeAutospacing="1" w:after="100" w:afterAutospacing="1"/>
        <w:rPr>
          <w:rFonts w:eastAsia="MS Mincho" w:cs="Arial"/>
          <w:sz w:val="24"/>
          <w:lang w:eastAsia="ja-JP" w:bidi="he-IL"/>
        </w:rPr>
      </w:pPr>
      <w:r w:rsidRPr="00034B44">
        <w:rPr>
          <w:rFonts w:cs="Arial"/>
          <w:lang w:eastAsia="ja-JP" w:bidi="he-IL"/>
        </w:rPr>
        <w:t>xs:long</w:t>
      </w:r>
      <w:r w:rsidRPr="00034B44">
        <w:rPr>
          <w:rFonts w:eastAsia="MS Mincho" w:cs="Arial"/>
          <w:sz w:val="24"/>
          <w:lang w:eastAsia="ja-JP" w:bidi="he-IL"/>
        </w:rPr>
        <w:t>(</w:t>
      </w:r>
      <w:r w:rsidRPr="00034B44">
        <w:rPr>
          <w:rFonts w:cs="Arial"/>
          <w:lang w:eastAsia="ja-JP" w:bidi="he-IL"/>
        </w:rPr>
        <w:t>$arg as xs:anyAtomicType</w:t>
      </w:r>
      <w:del w:id="21043" w:author="mbeckerle" w:date="2013-01-20T17:47:00Z">
        <w:r w:rsidRPr="00034B44" w:rsidDel="00431F31">
          <w:rPr>
            <w:rFonts w:cs="Arial"/>
            <w:lang w:eastAsia="ja-JP" w:bidi="he-IL"/>
          </w:rPr>
          <w:delText>?</w:delText>
        </w:r>
      </w:del>
      <w:r w:rsidRPr="00034B44">
        <w:rPr>
          <w:rFonts w:eastAsia="MS Mincho" w:cs="Arial"/>
          <w:sz w:val="24"/>
          <w:lang w:eastAsia="ja-JP" w:bidi="he-IL"/>
        </w:rPr>
        <w:t>)</w:t>
      </w:r>
      <w:r w:rsidRPr="00034B44">
        <w:rPr>
          <w:rFonts w:cs="Arial"/>
          <w:lang w:eastAsia="ja-JP" w:bidi="he-IL"/>
        </w:rPr>
        <w:t> as xs:long</w:t>
      </w:r>
      <w:del w:id="21044" w:author="mbeckerle" w:date="2013-01-20T17:47:00Z">
        <w:r w:rsidRPr="00034B44" w:rsidDel="00431F31">
          <w:rPr>
            <w:rFonts w:cs="Arial"/>
            <w:lang w:eastAsia="ja-JP" w:bidi="he-IL"/>
          </w:rPr>
          <w:delText>?</w:delText>
        </w:r>
      </w:del>
    </w:p>
    <w:p w14:paraId="570C54EA" w14:textId="7D7684F5" w:rsidR="00BE79A5" w:rsidRPr="00034B44" w:rsidRDefault="00BE79A5" w:rsidP="00BE79A5">
      <w:pPr>
        <w:numPr>
          <w:ilvl w:val="0"/>
          <w:numId w:val="37"/>
        </w:numPr>
        <w:spacing w:before="100" w:beforeAutospacing="1" w:after="100" w:afterAutospacing="1"/>
        <w:rPr>
          <w:rFonts w:eastAsia="MS Mincho" w:cs="Arial"/>
          <w:sz w:val="24"/>
          <w:lang w:eastAsia="ja-JP" w:bidi="he-IL"/>
        </w:rPr>
      </w:pPr>
      <w:r w:rsidRPr="00034B44">
        <w:rPr>
          <w:rFonts w:cs="Arial"/>
          <w:lang w:eastAsia="ja-JP" w:bidi="he-IL"/>
        </w:rPr>
        <w:t>xs:int</w:t>
      </w:r>
      <w:r w:rsidRPr="00034B44">
        <w:rPr>
          <w:rFonts w:eastAsia="MS Mincho" w:cs="Arial"/>
          <w:sz w:val="24"/>
          <w:lang w:eastAsia="ja-JP" w:bidi="he-IL"/>
        </w:rPr>
        <w:t>(</w:t>
      </w:r>
      <w:r w:rsidRPr="00034B44">
        <w:rPr>
          <w:rFonts w:cs="Arial"/>
          <w:lang w:eastAsia="ja-JP" w:bidi="he-IL"/>
        </w:rPr>
        <w:t>$arg as xs:anyAtomicType</w:t>
      </w:r>
      <w:del w:id="21045" w:author="mbeckerle" w:date="2013-01-20T17:47:00Z">
        <w:r w:rsidRPr="00034B44" w:rsidDel="00431F31">
          <w:rPr>
            <w:rFonts w:cs="Arial"/>
            <w:lang w:eastAsia="ja-JP" w:bidi="he-IL"/>
          </w:rPr>
          <w:delText>?</w:delText>
        </w:r>
      </w:del>
      <w:r w:rsidRPr="00034B44">
        <w:rPr>
          <w:rFonts w:eastAsia="MS Mincho" w:cs="Arial"/>
          <w:sz w:val="24"/>
          <w:lang w:eastAsia="ja-JP" w:bidi="he-IL"/>
        </w:rPr>
        <w:t>)</w:t>
      </w:r>
      <w:r w:rsidRPr="00034B44">
        <w:rPr>
          <w:rFonts w:cs="Arial"/>
          <w:lang w:eastAsia="ja-JP" w:bidi="he-IL"/>
        </w:rPr>
        <w:t> as xs:int</w:t>
      </w:r>
      <w:del w:id="21046" w:author="mbeckerle" w:date="2013-01-20T17:47:00Z">
        <w:r w:rsidRPr="00034B44" w:rsidDel="00431F31">
          <w:rPr>
            <w:rFonts w:cs="Arial"/>
            <w:lang w:eastAsia="ja-JP" w:bidi="he-IL"/>
          </w:rPr>
          <w:delText>?</w:delText>
        </w:r>
      </w:del>
    </w:p>
    <w:p w14:paraId="0F2269FB" w14:textId="46E9B806" w:rsidR="00BE79A5" w:rsidRPr="00034B44" w:rsidRDefault="00BE79A5" w:rsidP="00BE79A5">
      <w:pPr>
        <w:numPr>
          <w:ilvl w:val="0"/>
          <w:numId w:val="37"/>
        </w:numPr>
        <w:spacing w:before="100" w:beforeAutospacing="1" w:after="100" w:afterAutospacing="1"/>
        <w:rPr>
          <w:rFonts w:eastAsia="MS Mincho" w:cs="Arial"/>
          <w:sz w:val="24"/>
          <w:lang w:eastAsia="ja-JP" w:bidi="he-IL"/>
        </w:rPr>
      </w:pPr>
      <w:r w:rsidRPr="00034B44">
        <w:rPr>
          <w:rFonts w:cs="Arial"/>
          <w:lang w:eastAsia="ja-JP" w:bidi="he-IL"/>
        </w:rPr>
        <w:t>xs:short</w:t>
      </w:r>
      <w:r w:rsidRPr="00034B44">
        <w:rPr>
          <w:rFonts w:eastAsia="MS Mincho" w:cs="Arial"/>
          <w:sz w:val="24"/>
          <w:lang w:eastAsia="ja-JP" w:bidi="he-IL"/>
        </w:rPr>
        <w:t>(</w:t>
      </w:r>
      <w:r w:rsidRPr="00034B44">
        <w:rPr>
          <w:rFonts w:cs="Arial"/>
          <w:lang w:eastAsia="ja-JP" w:bidi="he-IL"/>
        </w:rPr>
        <w:t>$arg as xs:anyAtomicType</w:t>
      </w:r>
      <w:del w:id="21047" w:author="mbeckerle" w:date="2013-01-20T17:47:00Z">
        <w:r w:rsidRPr="00034B44" w:rsidDel="00431F31">
          <w:rPr>
            <w:rFonts w:cs="Arial"/>
            <w:lang w:eastAsia="ja-JP" w:bidi="he-IL"/>
          </w:rPr>
          <w:delText>?</w:delText>
        </w:r>
      </w:del>
      <w:r w:rsidRPr="00034B44">
        <w:rPr>
          <w:rFonts w:eastAsia="MS Mincho" w:cs="Arial"/>
          <w:sz w:val="24"/>
          <w:lang w:eastAsia="ja-JP" w:bidi="he-IL"/>
        </w:rPr>
        <w:t>)</w:t>
      </w:r>
      <w:r w:rsidRPr="00034B44">
        <w:rPr>
          <w:rFonts w:cs="Arial"/>
          <w:lang w:eastAsia="ja-JP" w:bidi="he-IL"/>
        </w:rPr>
        <w:t> as xs:short</w:t>
      </w:r>
      <w:del w:id="21048" w:author="mbeckerle" w:date="2013-01-20T17:47:00Z">
        <w:r w:rsidRPr="00034B44" w:rsidDel="00431F31">
          <w:rPr>
            <w:rFonts w:cs="Arial"/>
            <w:lang w:eastAsia="ja-JP" w:bidi="he-IL"/>
          </w:rPr>
          <w:delText>?</w:delText>
        </w:r>
      </w:del>
    </w:p>
    <w:p w14:paraId="364874E9" w14:textId="119D87CF" w:rsidR="00E67DB9" w:rsidRPr="00034B44" w:rsidRDefault="00BE79A5" w:rsidP="00BE79A5">
      <w:pPr>
        <w:numPr>
          <w:ilvl w:val="0"/>
          <w:numId w:val="37"/>
        </w:numPr>
        <w:spacing w:before="100" w:beforeAutospacing="1" w:after="100" w:afterAutospacing="1"/>
        <w:rPr>
          <w:rFonts w:eastAsia="MS Mincho" w:cs="Arial"/>
          <w:sz w:val="24"/>
          <w:lang w:eastAsia="ja-JP" w:bidi="he-IL"/>
        </w:rPr>
      </w:pPr>
      <w:r w:rsidRPr="00034B44">
        <w:rPr>
          <w:rFonts w:cs="Arial"/>
          <w:lang w:eastAsia="ja-JP" w:bidi="he-IL"/>
        </w:rPr>
        <w:t>xs:byte</w:t>
      </w:r>
      <w:r w:rsidRPr="00034B44">
        <w:rPr>
          <w:rFonts w:eastAsia="MS Mincho" w:cs="Arial"/>
          <w:sz w:val="24"/>
          <w:lang w:eastAsia="ja-JP" w:bidi="he-IL"/>
        </w:rPr>
        <w:t>(</w:t>
      </w:r>
      <w:r w:rsidRPr="00034B44">
        <w:rPr>
          <w:rFonts w:cs="Arial"/>
          <w:lang w:eastAsia="ja-JP" w:bidi="he-IL"/>
        </w:rPr>
        <w:t>$arg as xs:anyAtomicType</w:t>
      </w:r>
      <w:del w:id="21049" w:author="mbeckerle" w:date="2013-01-20T17:47:00Z">
        <w:r w:rsidRPr="00034B44" w:rsidDel="00431F31">
          <w:rPr>
            <w:rFonts w:cs="Arial"/>
            <w:lang w:eastAsia="ja-JP" w:bidi="he-IL"/>
          </w:rPr>
          <w:delText>?</w:delText>
        </w:r>
      </w:del>
      <w:r w:rsidRPr="00034B44">
        <w:rPr>
          <w:rFonts w:eastAsia="MS Mincho" w:cs="Arial"/>
          <w:sz w:val="24"/>
          <w:lang w:eastAsia="ja-JP" w:bidi="he-IL"/>
        </w:rPr>
        <w:t>)</w:t>
      </w:r>
      <w:r w:rsidRPr="00034B44">
        <w:rPr>
          <w:rFonts w:cs="Arial"/>
          <w:lang w:eastAsia="ja-JP" w:bidi="he-IL"/>
        </w:rPr>
        <w:t> as xs:byte</w:t>
      </w:r>
      <w:del w:id="21050" w:author="mbeckerle" w:date="2013-01-20T17:47:00Z">
        <w:r w:rsidRPr="00034B44" w:rsidDel="00431F31">
          <w:rPr>
            <w:rFonts w:cs="Arial"/>
            <w:lang w:eastAsia="ja-JP" w:bidi="he-IL"/>
          </w:rPr>
          <w:delText>?</w:delText>
        </w:r>
      </w:del>
    </w:p>
    <w:p w14:paraId="14B9E75D" w14:textId="15EEBAC2" w:rsidR="00E67DB9" w:rsidRPr="00034B44" w:rsidRDefault="00E67DB9" w:rsidP="00E67DB9">
      <w:pPr>
        <w:numPr>
          <w:ilvl w:val="0"/>
          <w:numId w:val="37"/>
        </w:numPr>
        <w:spacing w:before="100" w:beforeAutospacing="1" w:after="100" w:afterAutospacing="1"/>
        <w:rPr>
          <w:rFonts w:eastAsia="MS Mincho" w:cs="Arial"/>
          <w:sz w:val="24"/>
          <w:szCs w:val="24"/>
          <w:lang w:eastAsia="ja-JP"/>
        </w:rPr>
      </w:pPr>
      <w:r w:rsidRPr="00034B44">
        <w:rPr>
          <w:rFonts w:cs="Arial"/>
          <w:lang w:eastAsia="ja-JP"/>
        </w:rPr>
        <w:t>xs:nonNegativeInteger</w:t>
      </w:r>
      <w:r w:rsidRPr="00034B44">
        <w:rPr>
          <w:rFonts w:eastAsia="MS Mincho" w:cs="Arial"/>
          <w:sz w:val="24"/>
          <w:szCs w:val="24"/>
          <w:lang w:eastAsia="ja-JP"/>
        </w:rPr>
        <w:t>(</w:t>
      </w:r>
      <w:r w:rsidRPr="00034B44">
        <w:rPr>
          <w:rFonts w:cs="Arial"/>
          <w:lang w:eastAsia="ja-JP"/>
        </w:rPr>
        <w:t>$arg as xs:anyAtomicType</w:t>
      </w:r>
      <w:del w:id="21051" w:author="mbeckerle" w:date="2013-01-20T17:47:00Z">
        <w:r w:rsidRPr="00034B44" w:rsidDel="00431F31">
          <w:rPr>
            <w:rFonts w:cs="Arial"/>
            <w:lang w:eastAsia="ja-JP"/>
          </w:rPr>
          <w:delText>?</w:delText>
        </w:r>
      </w:del>
      <w:r w:rsidRPr="00034B44">
        <w:rPr>
          <w:rFonts w:eastAsia="MS Mincho" w:cs="Arial"/>
          <w:sz w:val="24"/>
          <w:szCs w:val="24"/>
          <w:lang w:eastAsia="ja-JP"/>
        </w:rPr>
        <w:t>)</w:t>
      </w:r>
      <w:r w:rsidRPr="00034B44">
        <w:rPr>
          <w:rFonts w:cs="Arial"/>
          <w:lang w:eastAsia="ja-JP"/>
        </w:rPr>
        <w:t> as xs:nonNegativeInteger</w:t>
      </w:r>
      <w:del w:id="21052" w:author="mbeckerle" w:date="2013-01-20T17:47:00Z">
        <w:r w:rsidRPr="00034B44" w:rsidDel="00431F31">
          <w:rPr>
            <w:rFonts w:cs="Arial"/>
            <w:lang w:eastAsia="ja-JP"/>
          </w:rPr>
          <w:delText>?</w:delText>
        </w:r>
      </w:del>
    </w:p>
    <w:p w14:paraId="3AED90A9" w14:textId="7A6A88EF" w:rsidR="00BE79A5" w:rsidRPr="00034B44" w:rsidRDefault="00BE79A5" w:rsidP="00BE79A5">
      <w:pPr>
        <w:numPr>
          <w:ilvl w:val="0"/>
          <w:numId w:val="37"/>
        </w:numPr>
        <w:spacing w:before="100" w:beforeAutospacing="1" w:after="100" w:afterAutospacing="1"/>
        <w:rPr>
          <w:rFonts w:eastAsia="MS Mincho" w:cs="Arial"/>
          <w:sz w:val="24"/>
          <w:lang w:eastAsia="ja-JP" w:bidi="he-IL"/>
        </w:rPr>
      </w:pPr>
      <w:r w:rsidRPr="00034B44">
        <w:rPr>
          <w:rFonts w:cs="Arial"/>
          <w:lang w:eastAsia="ja-JP" w:bidi="he-IL"/>
        </w:rPr>
        <w:t>xs:unsignedLong</w:t>
      </w:r>
      <w:r w:rsidRPr="00034B44">
        <w:rPr>
          <w:rFonts w:eastAsia="MS Mincho" w:cs="Arial"/>
          <w:sz w:val="24"/>
          <w:lang w:eastAsia="ja-JP" w:bidi="he-IL"/>
        </w:rPr>
        <w:t>(</w:t>
      </w:r>
      <w:r w:rsidRPr="00034B44">
        <w:rPr>
          <w:rFonts w:cs="Arial"/>
          <w:lang w:eastAsia="ja-JP" w:bidi="he-IL"/>
        </w:rPr>
        <w:t>$arg as xs:anyAtomicType</w:t>
      </w:r>
      <w:del w:id="21053" w:author="mbeckerle" w:date="2013-01-20T17:47:00Z">
        <w:r w:rsidRPr="00034B44" w:rsidDel="00431F31">
          <w:rPr>
            <w:rFonts w:cs="Arial"/>
            <w:lang w:eastAsia="ja-JP" w:bidi="he-IL"/>
          </w:rPr>
          <w:delText>?</w:delText>
        </w:r>
      </w:del>
      <w:r w:rsidRPr="00034B44">
        <w:rPr>
          <w:rFonts w:eastAsia="MS Mincho" w:cs="Arial"/>
          <w:sz w:val="24"/>
          <w:lang w:eastAsia="ja-JP" w:bidi="he-IL"/>
        </w:rPr>
        <w:t>)</w:t>
      </w:r>
      <w:r w:rsidRPr="00034B44">
        <w:rPr>
          <w:rFonts w:cs="Arial"/>
          <w:lang w:eastAsia="ja-JP" w:bidi="he-IL"/>
        </w:rPr>
        <w:t> as xs:unsignedLong</w:t>
      </w:r>
      <w:del w:id="21054" w:author="mbeckerle" w:date="2013-01-20T17:47:00Z">
        <w:r w:rsidRPr="00034B44" w:rsidDel="00431F31">
          <w:rPr>
            <w:rFonts w:cs="Arial"/>
            <w:lang w:eastAsia="ja-JP" w:bidi="he-IL"/>
          </w:rPr>
          <w:delText>?</w:delText>
        </w:r>
      </w:del>
    </w:p>
    <w:p w14:paraId="46D36DE0" w14:textId="5488162B" w:rsidR="00BE79A5" w:rsidRPr="00034B44" w:rsidRDefault="00BE79A5" w:rsidP="00BE79A5">
      <w:pPr>
        <w:numPr>
          <w:ilvl w:val="0"/>
          <w:numId w:val="37"/>
        </w:numPr>
        <w:spacing w:before="100" w:beforeAutospacing="1" w:after="100" w:afterAutospacing="1"/>
        <w:rPr>
          <w:rFonts w:eastAsia="MS Mincho" w:cs="Arial"/>
          <w:sz w:val="24"/>
          <w:lang w:eastAsia="ja-JP" w:bidi="he-IL"/>
        </w:rPr>
      </w:pPr>
      <w:r w:rsidRPr="00034B44">
        <w:rPr>
          <w:rFonts w:cs="Arial"/>
          <w:lang w:eastAsia="ja-JP" w:bidi="he-IL"/>
        </w:rPr>
        <w:t>xs:unsignedInt</w:t>
      </w:r>
      <w:r w:rsidRPr="00034B44">
        <w:rPr>
          <w:rFonts w:eastAsia="MS Mincho" w:cs="Arial"/>
          <w:sz w:val="24"/>
          <w:lang w:eastAsia="ja-JP" w:bidi="he-IL"/>
        </w:rPr>
        <w:t>(</w:t>
      </w:r>
      <w:r w:rsidRPr="00034B44">
        <w:rPr>
          <w:rFonts w:cs="Arial"/>
          <w:lang w:eastAsia="ja-JP" w:bidi="he-IL"/>
        </w:rPr>
        <w:t>$arg as xs:anyAtomicType</w:t>
      </w:r>
      <w:del w:id="21055" w:author="mbeckerle" w:date="2013-01-20T17:47:00Z">
        <w:r w:rsidRPr="00034B44" w:rsidDel="00431F31">
          <w:rPr>
            <w:rFonts w:cs="Arial"/>
            <w:lang w:eastAsia="ja-JP" w:bidi="he-IL"/>
          </w:rPr>
          <w:delText>?</w:delText>
        </w:r>
      </w:del>
      <w:r w:rsidRPr="00034B44">
        <w:rPr>
          <w:rFonts w:eastAsia="MS Mincho" w:cs="Arial"/>
          <w:sz w:val="24"/>
          <w:lang w:eastAsia="ja-JP" w:bidi="he-IL"/>
        </w:rPr>
        <w:t>)</w:t>
      </w:r>
      <w:r w:rsidRPr="00034B44">
        <w:rPr>
          <w:rFonts w:cs="Arial"/>
          <w:lang w:eastAsia="ja-JP" w:bidi="he-IL"/>
        </w:rPr>
        <w:t> as xs:unsignedInt</w:t>
      </w:r>
      <w:del w:id="21056" w:author="mbeckerle" w:date="2013-01-20T17:48:00Z">
        <w:r w:rsidRPr="00034B44" w:rsidDel="00431F31">
          <w:rPr>
            <w:rFonts w:cs="Arial"/>
            <w:lang w:eastAsia="ja-JP" w:bidi="he-IL"/>
          </w:rPr>
          <w:delText>?</w:delText>
        </w:r>
      </w:del>
    </w:p>
    <w:p w14:paraId="382AF2FB" w14:textId="592F288D" w:rsidR="00BE79A5" w:rsidRPr="00034B44" w:rsidRDefault="00BE79A5" w:rsidP="00BE79A5">
      <w:pPr>
        <w:numPr>
          <w:ilvl w:val="0"/>
          <w:numId w:val="37"/>
        </w:numPr>
        <w:spacing w:before="100" w:beforeAutospacing="1" w:after="100" w:afterAutospacing="1"/>
        <w:rPr>
          <w:rFonts w:eastAsia="MS Mincho" w:cs="Arial"/>
          <w:sz w:val="24"/>
          <w:lang w:eastAsia="ja-JP" w:bidi="he-IL"/>
        </w:rPr>
      </w:pPr>
      <w:r w:rsidRPr="00034B44">
        <w:rPr>
          <w:rFonts w:cs="Arial"/>
          <w:lang w:eastAsia="ja-JP" w:bidi="he-IL"/>
        </w:rPr>
        <w:t>xs:unsignedShort</w:t>
      </w:r>
      <w:r w:rsidRPr="00034B44">
        <w:rPr>
          <w:rFonts w:eastAsia="MS Mincho" w:cs="Arial"/>
          <w:sz w:val="24"/>
          <w:lang w:eastAsia="ja-JP" w:bidi="he-IL"/>
        </w:rPr>
        <w:t>(</w:t>
      </w:r>
      <w:r w:rsidRPr="00034B44">
        <w:rPr>
          <w:rFonts w:cs="Arial"/>
          <w:lang w:eastAsia="ja-JP" w:bidi="he-IL"/>
        </w:rPr>
        <w:t>$arg as xs:anyAtomicType</w:t>
      </w:r>
      <w:del w:id="21057" w:author="mbeckerle" w:date="2013-01-20T17:48:00Z">
        <w:r w:rsidRPr="00034B44" w:rsidDel="00431F31">
          <w:rPr>
            <w:rFonts w:cs="Arial"/>
            <w:lang w:eastAsia="ja-JP" w:bidi="he-IL"/>
          </w:rPr>
          <w:delText>?</w:delText>
        </w:r>
      </w:del>
      <w:r w:rsidRPr="00034B44">
        <w:rPr>
          <w:rFonts w:eastAsia="MS Mincho" w:cs="Arial"/>
          <w:sz w:val="24"/>
          <w:lang w:eastAsia="ja-JP" w:bidi="he-IL"/>
        </w:rPr>
        <w:t>)</w:t>
      </w:r>
      <w:r w:rsidRPr="00034B44">
        <w:rPr>
          <w:rFonts w:cs="Arial"/>
          <w:lang w:eastAsia="ja-JP" w:bidi="he-IL"/>
        </w:rPr>
        <w:t> as xs:unsignedShort</w:t>
      </w:r>
      <w:del w:id="21058" w:author="mbeckerle" w:date="2013-01-20T17:48:00Z">
        <w:r w:rsidRPr="00034B44" w:rsidDel="00431F31">
          <w:rPr>
            <w:rFonts w:cs="Arial"/>
            <w:lang w:eastAsia="ja-JP" w:bidi="he-IL"/>
          </w:rPr>
          <w:delText>?</w:delText>
        </w:r>
      </w:del>
    </w:p>
    <w:p w14:paraId="62B86165" w14:textId="5C60561A" w:rsidR="00BE79A5" w:rsidRPr="005223F4" w:rsidRDefault="00BE79A5" w:rsidP="00BE79A5">
      <w:pPr>
        <w:numPr>
          <w:ilvl w:val="0"/>
          <w:numId w:val="37"/>
        </w:numPr>
        <w:spacing w:before="100" w:beforeAutospacing="1" w:after="100" w:afterAutospacing="1"/>
        <w:rPr>
          <w:rFonts w:ascii="Times New Roman" w:eastAsia="MS Mincho" w:hAnsi="Times New Roman"/>
          <w:sz w:val="24"/>
          <w:lang w:eastAsia="ja-JP" w:bidi="he-IL"/>
        </w:rPr>
      </w:pPr>
      <w:r w:rsidRPr="00034B44">
        <w:rPr>
          <w:rFonts w:cs="Arial"/>
          <w:lang w:eastAsia="ja-JP" w:bidi="he-IL"/>
        </w:rPr>
        <w:t>xs:unsignedByte</w:t>
      </w:r>
      <w:r w:rsidRPr="00034B44">
        <w:rPr>
          <w:rFonts w:eastAsia="MS Mincho" w:cs="Arial"/>
          <w:sz w:val="24"/>
          <w:lang w:eastAsia="ja-JP" w:bidi="he-IL"/>
        </w:rPr>
        <w:t>(</w:t>
      </w:r>
      <w:r w:rsidRPr="00034B44">
        <w:rPr>
          <w:rFonts w:cs="Arial"/>
          <w:lang w:eastAsia="ja-JP" w:bidi="he-IL"/>
        </w:rPr>
        <w:t>$arg as xs:anyAtomicType</w:t>
      </w:r>
      <w:del w:id="21059" w:author="mbeckerle" w:date="2013-01-20T17:48:00Z">
        <w:r w:rsidRPr="00034B44" w:rsidDel="00431F31">
          <w:rPr>
            <w:rFonts w:cs="Arial"/>
            <w:lang w:eastAsia="ja-JP" w:bidi="he-IL"/>
          </w:rPr>
          <w:delText>?</w:delText>
        </w:r>
      </w:del>
      <w:r w:rsidRPr="00034B44">
        <w:rPr>
          <w:rFonts w:eastAsia="MS Mincho" w:cs="Arial"/>
          <w:sz w:val="24"/>
          <w:lang w:eastAsia="ja-JP" w:bidi="he-IL"/>
        </w:rPr>
        <w:t>)</w:t>
      </w:r>
      <w:r w:rsidRPr="00034B44">
        <w:rPr>
          <w:rFonts w:cs="Arial"/>
          <w:lang w:eastAsia="ja-JP" w:bidi="he-IL"/>
        </w:rPr>
        <w:t> as xs:unsignedByte</w:t>
      </w:r>
      <w:del w:id="21060" w:author="mbeckerle" w:date="2013-01-20T17:48:00Z">
        <w:r w:rsidRPr="005223F4" w:rsidDel="00431F31">
          <w:rPr>
            <w:rFonts w:ascii="Courier New" w:hAnsi="Courier New" w:cs="Courier New"/>
            <w:lang w:eastAsia="ja-JP" w:bidi="he-IL"/>
          </w:rPr>
          <w:delText>?</w:delText>
        </w:r>
      </w:del>
      <w:commentRangeEnd w:id="21022"/>
      <w:r w:rsidR="0033748D">
        <w:rPr>
          <w:rStyle w:val="CommentReference"/>
        </w:rPr>
        <w:commentReference w:id="21022"/>
      </w:r>
    </w:p>
    <w:p w14:paraId="567D5434" w14:textId="2CF6F135" w:rsidR="00BE79A5" w:rsidRPr="005223F4" w:rsidDel="00220DFE" w:rsidRDefault="00BE79A5" w:rsidP="00BE79A5">
      <w:pPr>
        <w:pStyle w:val="nobreak"/>
        <w:rPr>
          <w:del w:id="21061" w:author="mbeckerle" w:date="2012-04-22T21:24:00Z"/>
        </w:rPr>
      </w:pPr>
    </w:p>
    <w:p w14:paraId="21143A0A" w14:textId="77777777" w:rsidR="00BE79A5" w:rsidRPr="005223F4" w:rsidDel="0080143D" w:rsidRDefault="00BE79A5" w:rsidP="00BE79A5">
      <w:pPr>
        <w:rPr>
          <w:del w:id="21062" w:author="Steve Hanson" w:date="2012-02-24T12:05:00Z"/>
        </w:rPr>
      </w:pPr>
      <w:del w:id="21063" w:author="Steve Hanson" w:date="2012-02-24T12:05:00Z">
        <w:r w:rsidRPr="005223F4" w:rsidDel="0080143D">
          <w:delText>A Special Constructor Function for xs:dateTime</w:delText>
        </w:r>
      </w:del>
    </w:p>
    <w:p w14:paraId="200361BC" w14:textId="77777777" w:rsidR="00BE79A5" w:rsidRDefault="00BE79A5" w:rsidP="007151D0">
      <w:pPr>
        <w:rPr>
          <w:ins w:id="21064" w:author="Steve Hanson" w:date="2012-02-24T12:07:00Z"/>
        </w:rPr>
      </w:pPr>
      <w:r w:rsidRPr="005223F4">
        <w:t xml:space="preserve">A special constructor function is provided for constructing a </w:t>
      </w:r>
      <w:r w:rsidRPr="005223F4">
        <w:rPr>
          <w:rStyle w:val="HTMLCode"/>
        </w:rPr>
        <w:t>xs:dateTime</w:t>
      </w:r>
      <w:r w:rsidRPr="005223F4">
        <w:t xml:space="preserve"> value from a</w:t>
      </w:r>
      <w:r w:rsidR="005002E0">
        <w:t>n</w:t>
      </w:r>
      <w:r w:rsidRPr="005223F4">
        <w:t xml:space="preserve"> </w:t>
      </w:r>
      <w:r w:rsidRPr="005223F4">
        <w:rPr>
          <w:rStyle w:val="HTMLCode"/>
        </w:rPr>
        <w:t>xs:date</w:t>
      </w:r>
      <w:r w:rsidRPr="005223F4">
        <w:t xml:space="preserve"> value and a</w:t>
      </w:r>
      <w:r w:rsidR="005002E0">
        <w:t>n</w:t>
      </w:r>
      <w:r w:rsidRPr="005223F4">
        <w:t xml:space="preserve"> </w:t>
      </w:r>
      <w:r w:rsidRPr="005223F4">
        <w:rPr>
          <w:rStyle w:val="HTMLCode"/>
        </w:rPr>
        <w:t>xs:time</w:t>
      </w:r>
      <w:r w:rsidRPr="005223F4">
        <w:t xml:space="preserve"> value.</w:t>
      </w:r>
    </w:p>
    <w:p w14:paraId="3CC92371" w14:textId="3F12EB41" w:rsidR="0080143D" w:rsidRPr="00034B44" w:rsidRDefault="0080143D" w:rsidP="0080143D">
      <w:pPr>
        <w:numPr>
          <w:ilvl w:val="0"/>
          <w:numId w:val="37"/>
        </w:numPr>
        <w:spacing w:before="100" w:beforeAutospacing="1" w:after="100" w:afterAutospacing="1"/>
        <w:rPr>
          <w:ins w:id="21065" w:author="Steve Hanson" w:date="2012-02-24T12:07:00Z"/>
          <w:rFonts w:eastAsia="MS Mincho" w:cs="Arial"/>
          <w:sz w:val="24"/>
          <w:lang w:eastAsia="ja-JP" w:bidi="he-IL"/>
        </w:rPr>
      </w:pPr>
      <w:ins w:id="21066" w:author="Steve Hanson" w:date="2012-02-24T12:07:00Z">
        <w:r w:rsidRPr="00882BA1">
          <w:rPr>
            <w:rStyle w:val="HTMLCode"/>
            <w:rFonts w:ascii="Arial" w:hAnsi="Arial" w:cs="Arial"/>
          </w:rPr>
          <w:t>fn:dateTime</w:t>
        </w:r>
        <w:r w:rsidRPr="00882BA1">
          <w:rPr>
            <w:rFonts w:cs="Arial"/>
          </w:rPr>
          <w:t>(</w:t>
        </w:r>
        <w:r w:rsidRPr="00882BA1">
          <w:rPr>
            <w:rStyle w:val="HTMLCode"/>
            <w:rFonts w:ascii="Arial" w:hAnsi="Arial" w:cs="Arial"/>
          </w:rPr>
          <w:t>$arg1 as xs:date</w:t>
        </w:r>
        <w:del w:id="21067" w:author="mbeckerle" w:date="2013-01-20T17:48:00Z">
          <w:r w:rsidRPr="00882BA1" w:rsidDel="00431F31">
            <w:rPr>
              <w:rStyle w:val="HTMLCode"/>
              <w:rFonts w:ascii="Arial" w:hAnsi="Arial" w:cs="Arial"/>
            </w:rPr>
            <w:delText>?</w:delText>
          </w:r>
        </w:del>
        <w:r w:rsidRPr="00882BA1">
          <w:rPr>
            <w:rFonts w:cs="Arial"/>
          </w:rPr>
          <w:t xml:space="preserve">,  </w:t>
        </w:r>
        <w:r w:rsidRPr="00882BA1">
          <w:rPr>
            <w:rStyle w:val="HTMLCode"/>
            <w:rFonts w:ascii="Arial" w:hAnsi="Arial" w:cs="Arial"/>
          </w:rPr>
          <w:t>$arg2 as xs:time</w:t>
        </w:r>
        <w:del w:id="21068" w:author="mbeckerle" w:date="2013-01-20T17:48:00Z">
          <w:r w:rsidRPr="00882BA1" w:rsidDel="00431F31">
            <w:rPr>
              <w:rStyle w:val="HTMLCode"/>
              <w:rFonts w:ascii="Arial" w:hAnsi="Arial" w:cs="Arial"/>
            </w:rPr>
            <w:delText>?</w:delText>
          </w:r>
        </w:del>
        <w:r w:rsidRPr="00882BA1">
          <w:rPr>
            <w:rFonts w:cs="Arial"/>
          </w:rPr>
          <w:t>)</w:t>
        </w:r>
        <w:r w:rsidRPr="00882BA1">
          <w:rPr>
            <w:rStyle w:val="HTMLCode"/>
            <w:rFonts w:ascii="Arial" w:hAnsi="Arial" w:cs="Arial"/>
          </w:rPr>
          <w:t> as xs:dateTime</w:t>
        </w:r>
        <w:del w:id="21069" w:author="mbeckerle" w:date="2013-01-20T17:48:00Z">
          <w:r w:rsidRPr="00882BA1" w:rsidDel="00431F31">
            <w:rPr>
              <w:rStyle w:val="HTMLCode"/>
              <w:rFonts w:ascii="Arial" w:hAnsi="Arial" w:cs="Arial"/>
            </w:rPr>
            <w:delText>?</w:delText>
          </w:r>
        </w:del>
      </w:ins>
    </w:p>
    <w:p w14:paraId="0B617E18" w14:textId="77777777" w:rsidR="0080143D" w:rsidRPr="005223F4" w:rsidDel="0080143D" w:rsidRDefault="0080143D">
      <w:pPr>
        <w:pStyle w:val="Heading3"/>
        <w:rPr>
          <w:del w:id="21070" w:author="Steve Hanson" w:date="2012-02-24T12:08:00Z"/>
        </w:rPr>
        <w:pPrChange w:id="21071" w:author="mbeckerle" w:date="2013-07-24T16:59:00Z">
          <w:pPr/>
        </w:pPrChange>
      </w:pPr>
      <w:bookmarkStart w:id="21072" w:name="_Toc322911767"/>
      <w:bookmarkStart w:id="21073" w:name="_Toc322912306"/>
      <w:bookmarkStart w:id="21074" w:name="_Toc329093166"/>
      <w:bookmarkStart w:id="21075" w:name="_Toc332701679"/>
      <w:bookmarkStart w:id="21076" w:name="_Toc332701983"/>
      <w:bookmarkStart w:id="21077" w:name="_Toc332711781"/>
      <w:bookmarkStart w:id="21078" w:name="_Toc332712083"/>
      <w:bookmarkStart w:id="21079" w:name="_Toc332712384"/>
      <w:bookmarkStart w:id="21080" w:name="_Toc332724300"/>
      <w:bookmarkStart w:id="21081" w:name="_Toc332724600"/>
      <w:bookmarkStart w:id="21082" w:name="_Toc341102896"/>
      <w:bookmarkStart w:id="21083" w:name="_Toc347241632"/>
      <w:bookmarkStart w:id="21084" w:name="_Toc347744824"/>
      <w:bookmarkStart w:id="21085" w:name="_Toc348984607"/>
      <w:bookmarkStart w:id="21086" w:name="_Toc348984912"/>
      <w:bookmarkStart w:id="21087" w:name="_Toc349038076"/>
      <w:bookmarkStart w:id="21088" w:name="_Toc349038378"/>
      <w:bookmarkStart w:id="21089" w:name="_Toc349042869"/>
      <w:bookmarkStart w:id="21090" w:name="_Toc351912991"/>
      <w:bookmarkStart w:id="21091" w:name="_Toc351915012"/>
      <w:bookmarkStart w:id="21092" w:name="_Toc351915478"/>
      <w:bookmarkStart w:id="21093" w:name="_Toc361231576"/>
      <w:bookmarkStart w:id="21094" w:name="_Toc361232102"/>
      <w:bookmarkStart w:id="21095" w:name="_Toc362445400"/>
      <w:bookmarkStart w:id="21096" w:name="_Toc362452151"/>
      <w:bookmarkStart w:id="21097" w:name="_Toc362452700"/>
      <w:bookmarkStart w:id="21098" w:name="_Toc362453054"/>
      <w:bookmarkStart w:id="21099" w:name="_Toc362453598"/>
      <w:bookmarkEnd w:id="21072"/>
      <w:bookmarkEnd w:id="21073"/>
      <w:bookmarkEnd w:id="21074"/>
      <w:bookmarkEnd w:id="21075"/>
      <w:bookmarkEnd w:id="21076"/>
      <w:bookmarkEnd w:id="21077"/>
      <w:bookmarkEnd w:id="21078"/>
      <w:bookmarkEnd w:id="21079"/>
      <w:bookmarkEnd w:id="21080"/>
      <w:bookmarkEnd w:id="21081"/>
      <w:bookmarkEnd w:id="21082"/>
      <w:bookmarkEnd w:id="21083"/>
      <w:bookmarkEnd w:id="21084"/>
      <w:bookmarkEnd w:id="21085"/>
      <w:bookmarkEnd w:id="21086"/>
      <w:bookmarkEnd w:id="21087"/>
      <w:bookmarkEnd w:id="21088"/>
      <w:bookmarkEnd w:id="21089"/>
      <w:bookmarkEnd w:id="21090"/>
      <w:bookmarkEnd w:id="21091"/>
      <w:bookmarkEnd w:id="21092"/>
      <w:bookmarkEnd w:id="21093"/>
      <w:bookmarkEnd w:id="21094"/>
      <w:bookmarkEnd w:id="21095"/>
      <w:bookmarkEnd w:id="21096"/>
      <w:bookmarkEnd w:id="21097"/>
      <w:bookmarkEnd w:id="21098"/>
      <w:bookmarkEnd w:id="21099"/>
    </w:p>
    <w:p w14:paraId="362F229B" w14:textId="77777777" w:rsidR="00BE79A5" w:rsidRPr="005223F4" w:rsidDel="0080143D" w:rsidRDefault="00BE79A5">
      <w:pPr>
        <w:pStyle w:val="Heading3"/>
        <w:rPr>
          <w:del w:id="21100" w:author="Steve Hanson" w:date="2012-02-24T12:08:00Z"/>
        </w:rPr>
        <w:pPrChange w:id="21101" w:author="mbeckerle" w:date="2013-07-24T16:59:00Z">
          <w:pPr>
            <w:numPr>
              <w:ilvl w:val="1"/>
              <w:numId w:val="87"/>
            </w:numPr>
            <w:tabs>
              <w:tab w:val="num" w:pos="1080"/>
            </w:tabs>
            <w:ind w:left="1080" w:hanging="360"/>
          </w:pPr>
        </w:pPrChange>
      </w:pPr>
      <w:bookmarkStart w:id="21102" w:name="_Toc362453055"/>
      <w:del w:id="21103" w:author="Steve Hanson" w:date="2012-02-24T12:08:00Z">
        <w:r w:rsidRPr="005223F4" w:rsidDel="0080143D">
          <w:rPr>
            <w:rStyle w:val="HTMLCode"/>
          </w:rPr>
          <w:delText>fn:dateTime</w:delText>
        </w:r>
        <w:r w:rsidRPr="005223F4" w:rsidDel="0080143D">
          <w:delText>(</w:delText>
        </w:r>
        <w:r w:rsidRPr="005223F4" w:rsidDel="0080143D">
          <w:rPr>
            <w:rStyle w:val="HTMLCode"/>
          </w:rPr>
          <w:delText>$arg1 as xs:date?</w:delText>
        </w:r>
        <w:r w:rsidRPr="005223F4" w:rsidDel="0080143D">
          <w:delText xml:space="preserve">, </w:delText>
        </w:r>
        <w:r w:rsidRPr="005223F4" w:rsidDel="0080143D">
          <w:rPr>
            <w:rStyle w:val="HTMLCode"/>
          </w:rPr>
          <w:delText>$arg2 as xs:time?</w:delText>
        </w:r>
        <w:r w:rsidRPr="005223F4" w:rsidDel="0080143D">
          <w:delText>)</w:delText>
        </w:r>
        <w:r w:rsidRPr="005223F4" w:rsidDel="0080143D">
          <w:rPr>
            <w:rStyle w:val="HTMLCode"/>
          </w:rPr>
          <w:delText> as xs:dateTime?</w:delText>
        </w:r>
        <w:bookmarkStart w:id="21104" w:name="_Toc322911768"/>
        <w:bookmarkStart w:id="21105" w:name="_Toc322912307"/>
        <w:bookmarkStart w:id="21106" w:name="_Toc329093167"/>
        <w:bookmarkStart w:id="21107" w:name="_Toc332701680"/>
        <w:bookmarkStart w:id="21108" w:name="_Toc332701984"/>
        <w:bookmarkStart w:id="21109" w:name="_Toc332711782"/>
        <w:bookmarkStart w:id="21110" w:name="_Toc332712084"/>
        <w:bookmarkStart w:id="21111" w:name="_Toc332712385"/>
        <w:bookmarkStart w:id="21112" w:name="_Toc332724301"/>
        <w:bookmarkStart w:id="21113" w:name="_Toc332724601"/>
        <w:bookmarkStart w:id="21114" w:name="_Toc341102897"/>
        <w:bookmarkStart w:id="21115" w:name="_Toc347241633"/>
        <w:bookmarkStart w:id="21116" w:name="_Toc347744825"/>
        <w:bookmarkStart w:id="21117" w:name="_Toc348984608"/>
        <w:bookmarkStart w:id="21118" w:name="_Toc348984913"/>
        <w:bookmarkStart w:id="21119" w:name="_Toc349038077"/>
        <w:bookmarkStart w:id="21120" w:name="_Toc349038379"/>
        <w:bookmarkStart w:id="21121" w:name="_Toc349042870"/>
        <w:bookmarkStart w:id="21122" w:name="_Toc351912992"/>
        <w:bookmarkStart w:id="21123" w:name="_Toc351915013"/>
        <w:bookmarkStart w:id="21124" w:name="_Toc351915479"/>
        <w:bookmarkStart w:id="21125" w:name="_Toc361231577"/>
        <w:bookmarkStart w:id="21126" w:name="_Toc361232103"/>
        <w:bookmarkStart w:id="21127" w:name="_Toc362445401"/>
        <w:bookmarkStart w:id="21128" w:name="_Toc362452152"/>
        <w:bookmarkStart w:id="21129" w:name="_Toc362452701"/>
        <w:bookmarkStart w:id="21130" w:name="_Toc362453599"/>
        <w:bookmarkEnd w:id="21104"/>
        <w:bookmarkEnd w:id="21105"/>
        <w:bookmarkEnd w:id="21106"/>
        <w:bookmarkEnd w:id="21107"/>
        <w:bookmarkEnd w:id="21108"/>
        <w:bookmarkEnd w:id="21109"/>
        <w:bookmarkEnd w:id="21110"/>
        <w:bookmarkEnd w:id="21111"/>
        <w:bookmarkEnd w:id="21112"/>
        <w:bookmarkEnd w:id="21113"/>
        <w:bookmarkEnd w:id="21114"/>
        <w:bookmarkEnd w:id="21115"/>
        <w:bookmarkEnd w:id="21116"/>
        <w:bookmarkEnd w:id="21117"/>
        <w:bookmarkEnd w:id="21118"/>
        <w:bookmarkEnd w:id="21119"/>
        <w:bookmarkEnd w:id="21120"/>
        <w:bookmarkEnd w:id="21121"/>
        <w:bookmarkEnd w:id="21122"/>
        <w:bookmarkEnd w:id="21123"/>
        <w:bookmarkEnd w:id="21124"/>
        <w:bookmarkEnd w:id="21125"/>
        <w:bookmarkEnd w:id="21126"/>
        <w:bookmarkEnd w:id="21127"/>
        <w:bookmarkEnd w:id="21128"/>
        <w:bookmarkEnd w:id="21129"/>
        <w:bookmarkEnd w:id="21102"/>
        <w:bookmarkEnd w:id="21130"/>
      </w:del>
    </w:p>
    <w:p w14:paraId="494F5D83" w14:textId="18904DFB" w:rsidR="00BE79A5" w:rsidRPr="005223F4" w:rsidDel="00220DFE" w:rsidRDefault="00BE79A5">
      <w:pPr>
        <w:pStyle w:val="Heading3"/>
        <w:rPr>
          <w:del w:id="21131" w:author="mbeckerle" w:date="2012-04-22T21:24:00Z"/>
        </w:rPr>
        <w:pPrChange w:id="21132" w:author="mbeckerle" w:date="2013-07-24T16:59:00Z">
          <w:pPr/>
        </w:pPrChange>
      </w:pPr>
      <w:bookmarkStart w:id="21133" w:name="_Toc322911769"/>
      <w:bookmarkStart w:id="21134" w:name="_Toc322912308"/>
      <w:bookmarkStart w:id="21135" w:name="_Toc329093168"/>
      <w:bookmarkStart w:id="21136" w:name="_Toc332701681"/>
      <w:bookmarkStart w:id="21137" w:name="_Toc332701985"/>
      <w:bookmarkStart w:id="21138" w:name="_Toc332711783"/>
      <w:bookmarkStart w:id="21139" w:name="_Toc332712085"/>
      <w:bookmarkStart w:id="21140" w:name="_Toc332712386"/>
      <w:bookmarkStart w:id="21141" w:name="_Toc332724302"/>
      <w:bookmarkStart w:id="21142" w:name="_Toc332724602"/>
      <w:bookmarkStart w:id="21143" w:name="_Toc341102898"/>
      <w:bookmarkStart w:id="21144" w:name="_Toc347241634"/>
      <w:bookmarkStart w:id="21145" w:name="_Toc347744826"/>
      <w:bookmarkStart w:id="21146" w:name="_Toc348984609"/>
      <w:bookmarkStart w:id="21147" w:name="_Toc348984914"/>
      <w:bookmarkStart w:id="21148" w:name="_Toc349038078"/>
      <w:bookmarkStart w:id="21149" w:name="_Toc349038380"/>
      <w:bookmarkStart w:id="21150" w:name="_Toc349042871"/>
      <w:bookmarkStart w:id="21151" w:name="_Toc351912993"/>
      <w:bookmarkStart w:id="21152" w:name="_Toc351915014"/>
      <w:bookmarkStart w:id="21153" w:name="_Toc351915480"/>
      <w:bookmarkStart w:id="21154" w:name="_Toc361231578"/>
      <w:bookmarkStart w:id="21155" w:name="_Toc361232104"/>
      <w:bookmarkStart w:id="21156" w:name="_Toc362445402"/>
      <w:bookmarkStart w:id="21157" w:name="_Toc362452153"/>
      <w:bookmarkStart w:id="21158" w:name="_Toc362452702"/>
      <w:bookmarkStart w:id="21159" w:name="_Toc362453056"/>
      <w:bookmarkStart w:id="21160" w:name="_Toc362453600"/>
      <w:bookmarkEnd w:id="21133"/>
      <w:bookmarkEnd w:id="21134"/>
      <w:bookmarkEnd w:id="21135"/>
      <w:bookmarkEnd w:id="21136"/>
      <w:bookmarkEnd w:id="21137"/>
      <w:bookmarkEnd w:id="21138"/>
      <w:bookmarkEnd w:id="21139"/>
      <w:bookmarkEnd w:id="21140"/>
      <w:bookmarkEnd w:id="21141"/>
      <w:bookmarkEnd w:id="21142"/>
      <w:bookmarkEnd w:id="21143"/>
      <w:bookmarkEnd w:id="21144"/>
      <w:bookmarkEnd w:id="21145"/>
      <w:bookmarkEnd w:id="21146"/>
      <w:bookmarkEnd w:id="21147"/>
      <w:bookmarkEnd w:id="21148"/>
      <w:bookmarkEnd w:id="21149"/>
      <w:bookmarkEnd w:id="21150"/>
      <w:bookmarkEnd w:id="21151"/>
      <w:bookmarkEnd w:id="21152"/>
      <w:bookmarkEnd w:id="21153"/>
      <w:bookmarkEnd w:id="21154"/>
      <w:bookmarkEnd w:id="21155"/>
      <w:bookmarkEnd w:id="21156"/>
      <w:bookmarkEnd w:id="21157"/>
      <w:bookmarkEnd w:id="21158"/>
      <w:bookmarkEnd w:id="21159"/>
      <w:bookmarkEnd w:id="21160"/>
    </w:p>
    <w:p w14:paraId="04C35631" w14:textId="730C53D9" w:rsidR="00BE79A5" w:rsidRPr="005223F4" w:rsidDel="00220DFE" w:rsidRDefault="00BE79A5">
      <w:pPr>
        <w:pStyle w:val="Heading3"/>
        <w:rPr>
          <w:del w:id="21161" w:author="mbeckerle" w:date="2012-04-22T21:24:00Z"/>
        </w:rPr>
        <w:pPrChange w:id="21162" w:author="mbeckerle" w:date="2013-07-24T16:59:00Z">
          <w:pPr>
            <w:pStyle w:val="nobreak"/>
          </w:pPr>
        </w:pPrChange>
      </w:pPr>
      <w:bookmarkStart w:id="21163" w:name="_Toc322911770"/>
      <w:bookmarkStart w:id="21164" w:name="_Toc322912309"/>
      <w:bookmarkStart w:id="21165" w:name="_Toc329093169"/>
      <w:bookmarkStart w:id="21166" w:name="_Toc332701682"/>
      <w:bookmarkStart w:id="21167" w:name="_Toc332701986"/>
      <w:bookmarkStart w:id="21168" w:name="_Toc332711784"/>
      <w:bookmarkStart w:id="21169" w:name="_Toc332712086"/>
      <w:bookmarkStart w:id="21170" w:name="_Toc332712387"/>
      <w:bookmarkStart w:id="21171" w:name="_Toc332724303"/>
      <w:bookmarkStart w:id="21172" w:name="_Toc332724603"/>
      <w:bookmarkStart w:id="21173" w:name="_Toc341102899"/>
      <w:bookmarkStart w:id="21174" w:name="_Toc347241635"/>
      <w:bookmarkStart w:id="21175" w:name="_Toc347744827"/>
      <w:bookmarkStart w:id="21176" w:name="_Toc348984610"/>
      <w:bookmarkStart w:id="21177" w:name="_Toc348984915"/>
      <w:bookmarkStart w:id="21178" w:name="_Toc349038079"/>
      <w:bookmarkStart w:id="21179" w:name="_Toc349038381"/>
      <w:bookmarkStart w:id="21180" w:name="_Toc349042872"/>
      <w:bookmarkStart w:id="21181" w:name="_Toc351912994"/>
      <w:bookmarkStart w:id="21182" w:name="_Toc351915015"/>
      <w:bookmarkStart w:id="21183" w:name="_Toc351915481"/>
      <w:bookmarkStart w:id="21184" w:name="_Toc361231579"/>
      <w:bookmarkStart w:id="21185" w:name="_Toc361232105"/>
      <w:bookmarkStart w:id="21186" w:name="_Toc362445403"/>
      <w:bookmarkStart w:id="21187" w:name="_Toc362452154"/>
      <w:bookmarkStart w:id="21188" w:name="_Toc362452703"/>
      <w:bookmarkStart w:id="21189" w:name="_Toc362453057"/>
      <w:bookmarkStart w:id="21190" w:name="_Toc362453601"/>
      <w:bookmarkEnd w:id="21163"/>
      <w:bookmarkEnd w:id="21164"/>
      <w:bookmarkEnd w:id="21165"/>
      <w:bookmarkEnd w:id="21166"/>
      <w:bookmarkEnd w:id="21167"/>
      <w:bookmarkEnd w:id="21168"/>
      <w:bookmarkEnd w:id="21169"/>
      <w:bookmarkEnd w:id="21170"/>
      <w:bookmarkEnd w:id="21171"/>
      <w:bookmarkEnd w:id="21172"/>
      <w:bookmarkEnd w:id="21173"/>
      <w:bookmarkEnd w:id="21174"/>
      <w:bookmarkEnd w:id="21175"/>
      <w:bookmarkEnd w:id="21176"/>
      <w:bookmarkEnd w:id="21177"/>
      <w:bookmarkEnd w:id="21178"/>
      <w:bookmarkEnd w:id="21179"/>
      <w:bookmarkEnd w:id="21180"/>
      <w:bookmarkEnd w:id="21181"/>
      <w:bookmarkEnd w:id="21182"/>
      <w:bookmarkEnd w:id="21183"/>
      <w:bookmarkEnd w:id="21184"/>
      <w:bookmarkEnd w:id="21185"/>
      <w:bookmarkEnd w:id="21186"/>
      <w:bookmarkEnd w:id="21187"/>
      <w:bookmarkEnd w:id="21188"/>
      <w:bookmarkEnd w:id="21189"/>
      <w:bookmarkEnd w:id="21190"/>
    </w:p>
    <w:p w14:paraId="54CE42FB" w14:textId="77777777" w:rsidR="00BE79A5" w:rsidRPr="005223F4" w:rsidRDefault="00BE79A5" w:rsidP="0031368F">
      <w:pPr>
        <w:pStyle w:val="Heading3"/>
      </w:pPr>
      <w:bookmarkStart w:id="21191" w:name="_Toc199516276"/>
      <w:bookmarkStart w:id="21192" w:name="_Toc194983952"/>
      <w:bookmarkStart w:id="21193" w:name="_Toc243112805"/>
      <w:bookmarkStart w:id="21194" w:name="_Toc349042873"/>
      <w:bookmarkStart w:id="21195" w:name="_Toc362453602"/>
      <w:r w:rsidRPr="005223F4">
        <w:t xml:space="preserve">Standard XPath </w:t>
      </w:r>
      <w:commentRangeStart w:id="21196"/>
      <w:r w:rsidRPr="005223F4">
        <w:t>Functions</w:t>
      </w:r>
      <w:bookmarkEnd w:id="21191"/>
      <w:bookmarkEnd w:id="21192"/>
      <w:bookmarkEnd w:id="21193"/>
      <w:commentRangeEnd w:id="21196"/>
      <w:r w:rsidR="00F16FDE">
        <w:rPr>
          <w:rStyle w:val="CommentReference"/>
          <w:rFonts w:ascii="Arial" w:hAnsi="Arial" w:cs="Times New Roman"/>
          <w:b w:val="0"/>
          <w:bCs w:val="0"/>
        </w:rPr>
        <w:commentReference w:id="21196"/>
      </w:r>
      <w:bookmarkEnd w:id="21194"/>
      <w:bookmarkEnd w:id="21195"/>
    </w:p>
    <w:p w14:paraId="07EC8555" w14:textId="3AF9987B" w:rsidR="00BE79A5" w:rsidRPr="005223F4" w:rsidDel="00220DFE" w:rsidRDefault="00BE79A5" w:rsidP="00BE79A5">
      <w:pPr>
        <w:pStyle w:val="nobreak"/>
        <w:rPr>
          <w:del w:id="21197" w:author="mbeckerle" w:date="2012-04-22T21:24:00Z"/>
        </w:rPr>
      </w:pPr>
    </w:p>
    <w:p w14:paraId="17C3C1CF" w14:textId="77777777" w:rsidR="00BE79A5" w:rsidRPr="005223F4" w:rsidRDefault="00BE79A5" w:rsidP="00D43CED">
      <w:pPr>
        <w:pStyle w:val="Heading4"/>
      </w:pPr>
      <w:r w:rsidRPr="005223F4">
        <w:t>Boolean functions</w:t>
      </w:r>
    </w:p>
    <w:p w14:paraId="4BEED0F4" w14:textId="77777777" w:rsidR="00BE79A5" w:rsidRPr="005223F4" w:rsidRDefault="00BE79A5" w:rsidP="003F35ED">
      <w:pPr>
        <w:rPr>
          <w:rFonts w:eastAsia="MS Mincho"/>
          <w:lang w:eastAsia="ja-JP" w:bidi="he-IL"/>
        </w:rPr>
      </w:pPr>
      <w:r w:rsidRPr="005223F4">
        <w:rPr>
          <w:rFonts w:eastAsia="MS Mincho"/>
          <w:lang w:eastAsia="ja-JP" w:bidi="he-IL"/>
        </w:rPr>
        <w:t>The following additional constructor functions are defined on the boolean type.</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000" w:firstRow="0" w:lastRow="0" w:firstColumn="0" w:lastColumn="0" w:noHBand="0" w:noVBand="0"/>
      </w:tblPr>
      <w:tblGrid>
        <w:gridCol w:w="950"/>
        <w:gridCol w:w="7750"/>
      </w:tblGrid>
      <w:tr w:rsidR="00BE79A5" w:rsidRPr="005223F4" w14:paraId="5295D334" w14:textId="77777777" w:rsidTr="003F35ED">
        <w:trPr>
          <w:tblHeade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3F3F3"/>
            <w:vAlign w:val="center"/>
          </w:tcPr>
          <w:p w14:paraId="23D307AB" w14:textId="77777777" w:rsidR="00BE79A5" w:rsidRPr="003F35ED" w:rsidRDefault="00BE79A5" w:rsidP="00A91670">
            <w:pPr>
              <w:jc w:val="center"/>
              <w:rPr>
                <w:rFonts w:cs="Arial"/>
                <w:b/>
                <w:iCs/>
                <w:lang w:eastAsia="ja-JP" w:bidi="he-IL"/>
              </w:rPr>
            </w:pPr>
            <w:r w:rsidRPr="003F35ED">
              <w:rPr>
                <w:rFonts w:cs="Arial"/>
                <w:b/>
                <w:iCs/>
                <w:lang w:eastAsia="ja-JP" w:bidi="he-IL"/>
              </w:rPr>
              <w:t>Function</w:t>
            </w:r>
          </w:p>
        </w:tc>
        <w:tc>
          <w:tcPr>
            <w:tcW w:w="7705" w:type="dxa"/>
            <w:tcBorders>
              <w:top w:val="outset" w:sz="6" w:space="0" w:color="auto"/>
              <w:left w:val="outset" w:sz="6" w:space="0" w:color="auto"/>
              <w:bottom w:val="outset" w:sz="6" w:space="0" w:color="auto"/>
              <w:right w:val="outset" w:sz="6" w:space="0" w:color="auto"/>
            </w:tcBorders>
            <w:shd w:val="clear" w:color="auto" w:fill="F3F3F3"/>
            <w:vAlign w:val="center"/>
          </w:tcPr>
          <w:p w14:paraId="71D9FB97" w14:textId="77777777" w:rsidR="00BE79A5" w:rsidRPr="003F35ED" w:rsidRDefault="00BE79A5" w:rsidP="00A91670">
            <w:pPr>
              <w:jc w:val="center"/>
              <w:rPr>
                <w:rFonts w:cs="Arial"/>
                <w:b/>
                <w:iCs/>
                <w:lang w:eastAsia="ja-JP" w:bidi="he-IL"/>
              </w:rPr>
            </w:pPr>
            <w:r w:rsidRPr="003F35ED">
              <w:rPr>
                <w:rFonts w:cs="Arial"/>
                <w:b/>
                <w:iCs/>
                <w:lang w:eastAsia="ja-JP" w:bidi="he-IL"/>
              </w:rPr>
              <w:t>Meaning</w:t>
            </w:r>
          </w:p>
        </w:tc>
      </w:tr>
      <w:tr w:rsidR="00BE79A5" w:rsidRPr="005223F4" w14:paraId="26CE964D" w14:textId="77777777" w:rsidTr="003F35E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tcPr>
          <w:p w14:paraId="58D45BC3" w14:textId="51A96D1F" w:rsidR="00BE79A5" w:rsidRPr="005223F4" w:rsidRDefault="00BE79A5" w:rsidP="00D67874">
            <w:pPr>
              <w:rPr>
                <w:rFonts w:ascii="Times New Roman" w:hAnsi="Times New Roman"/>
                <w:sz w:val="24"/>
              </w:rPr>
            </w:pPr>
            <w:r w:rsidRPr="005223F4">
              <w:t>fn:true</w:t>
            </w:r>
            <w:ins w:id="21198" w:author="mbeckerle" w:date="2012-04-22T23:14:00Z">
              <w:r w:rsidR="004830A8">
                <w:t>()</w:t>
              </w:r>
            </w:ins>
          </w:p>
        </w:tc>
        <w:tc>
          <w:tcPr>
            <w:tcW w:w="7705" w:type="dxa"/>
            <w:tcBorders>
              <w:top w:val="outset" w:sz="6" w:space="0" w:color="auto"/>
              <w:left w:val="outset" w:sz="6" w:space="0" w:color="auto"/>
              <w:bottom w:val="outset" w:sz="6" w:space="0" w:color="auto"/>
              <w:right w:val="outset" w:sz="6" w:space="0" w:color="auto"/>
            </w:tcBorders>
            <w:vAlign w:val="center"/>
          </w:tcPr>
          <w:p w14:paraId="65D13AED" w14:textId="77777777" w:rsidR="00BE79A5" w:rsidRPr="005223F4" w:rsidRDefault="00BE79A5" w:rsidP="00D67874">
            <w:r w:rsidRPr="005223F4">
              <w:t>Constructs the xs:boolean value 'true'.</w:t>
            </w:r>
          </w:p>
        </w:tc>
      </w:tr>
      <w:tr w:rsidR="00BE79A5" w:rsidRPr="005223F4" w14:paraId="7B19531A" w14:textId="77777777" w:rsidTr="003F35E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tcPr>
          <w:p w14:paraId="5E68D9A5" w14:textId="6BCC1553" w:rsidR="00BE79A5" w:rsidRPr="005223F4" w:rsidRDefault="00BE79A5" w:rsidP="00D67874">
            <w:pPr>
              <w:rPr>
                <w:rFonts w:ascii="Times New Roman" w:hAnsi="Times New Roman"/>
                <w:sz w:val="24"/>
              </w:rPr>
            </w:pPr>
            <w:r w:rsidRPr="005223F4">
              <w:t>fn:false</w:t>
            </w:r>
            <w:ins w:id="21199" w:author="mbeckerle" w:date="2012-04-22T23:14:00Z">
              <w:r w:rsidR="004830A8">
                <w:t>()</w:t>
              </w:r>
            </w:ins>
          </w:p>
        </w:tc>
        <w:tc>
          <w:tcPr>
            <w:tcW w:w="7705" w:type="dxa"/>
            <w:tcBorders>
              <w:top w:val="outset" w:sz="6" w:space="0" w:color="auto"/>
              <w:left w:val="outset" w:sz="6" w:space="0" w:color="auto"/>
              <w:bottom w:val="outset" w:sz="6" w:space="0" w:color="auto"/>
              <w:right w:val="outset" w:sz="6" w:space="0" w:color="auto"/>
            </w:tcBorders>
            <w:vAlign w:val="center"/>
          </w:tcPr>
          <w:p w14:paraId="77726854" w14:textId="77777777" w:rsidR="00BE79A5" w:rsidRPr="005223F4" w:rsidRDefault="00BE79A5" w:rsidP="00D67874">
            <w:r w:rsidRPr="005223F4">
              <w:t>Constructs the xs:boolean value 'false'.</w:t>
            </w:r>
          </w:p>
        </w:tc>
      </w:tr>
    </w:tbl>
    <w:p w14:paraId="1595FE90" w14:textId="77777777" w:rsidR="00BE79A5" w:rsidRPr="005223F4" w:rsidRDefault="00D43CED" w:rsidP="00D43CED">
      <w:pPr>
        <w:pStyle w:val="Caption"/>
      </w:pPr>
      <w:r w:rsidRPr="005223F4">
        <w:t xml:space="preserve">Table </w:t>
      </w:r>
      <w:fldSimple w:instr=" SEQ Table \* ARABIC ">
        <w:ins w:id="21200" w:author="mbeckerle" w:date="2013-07-10T14:54:00Z">
          <w:r w:rsidR="008B68D7">
            <w:rPr>
              <w:noProof/>
            </w:rPr>
            <w:t>26</w:t>
          </w:r>
        </w:ins>
        <w:del w:id="21201" w:author="mbeckerle" w:date="2013-07-10T14:51:00Z">
          <w:r w:rsidR="00D04199" w:rsidDel="00D9274F">
            <w:rPr>
              <w:noProof/>
            </w:rPr>
            <w:delText>27</w:delText>
          </w:r>
        </w:del>
      </w:fldSimple>
      <w:r w:rsidRPr="005223F4">
        <w:rPr>
          <w:noProof/>
        </w:rPr>
        <w:t xml:space="preserve"> Boolean functions</w:t>
      </w:r>
    </w:p>
    <w:p w14:paraId="3653A65E" w14:textId="77777777" w:rsidR="00BE79A5" w:rsidRPr="005223F4" w:rsidRDefault="00BE79A5" w:rsidP="003F35ED">
      <w:pPr>
        <w:rPr>
          <w:rFonts w:eastAsia="MS Mincho"/>
          <w:lang w:eastAsia="ja-JP" w:bidi="he-IL"/>
        </w:rPr>
      </w:pPr>
      <w:r w:rsidRPr="005223F4">
        <w:rPr>
          <w:rFonts w:eastAsia="MS Mincho"/>
          <w:lang w:eastAsia="ja-JP" w:bidi="he-IL"/>
        </w:rPr>
        <w:t>The following functions are defined on boolean values:</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000" w:firstRow="0" w:lastRow="0" w:firstColumn="0" w:lastColumn="0" w:noHBand="0" w:noVBand="0"/>
      </w:tblPr>
      <w:tblGrid>
        <w:gridCol w:w="1251"/>
        <w:gridCol w:w="7509"/>
      </w:tblGrid>
      <w:tr w:rsidR="00BE79A5" w:rsidRPr="005223F4" w14:paraId="3BD9930E" w14:textId="77777777" w:rsidTr="003F35ED">
        <w:trPr>
          <w:tblHeade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3F3F3"/>
            <w:vAlign w:val="center"/>
          </w:tcPr>
          <w:p w14:paraId="422225A3" w14:textId="77777777" w:rsidR="00BE79A5" w:rsidRPr="003F35ED" w:rsidRDefault="00BE79A5" w:rsidP="00A91670">
            <w:pPr>
              <w:jc w:val="center"/>
              <w:rPr>
                <w:rFonts w:cs="Arial"/>
                <w:b/>
                <w:iCs/>
                <w:lang w:eastAsia="ja-JP" w:bidi="he-IL"/>
              </w:rPr>
            </w:pPr>
            <w:r w:rsidRPr="003F35ED">
              <w:rPr>
                <w:rFonts w:cs="Arial"/>
                <w:b/>
                <w:iCs/>
                <w:lang w:eastAsia="ja-JP" w:bidi="he-IL"/>
              </w:rPr>
              <w:t>Function</w:t>
            </w:r>
          </w:p>
        </w:tc>
        <w:tc>
          <w:tcPr>
            <w:tcW w:w="7705" w:type="dxa"/>
            <w:tcBorders>
              <w:top w:val="outset" w:sz="6" w:space="0" w:color="auto"/>
              <w:left w:val="outset" w:sz="6" w:space="0" w:color="auto"/>
              <w:bottom w:val="outset" w:sz="6" w:space="0" w:color="auto"/>
              <w:right w:val="outset" w:sz="6" w:space="0" w:color="auto"/>
            </w:tcBorders>
            <w:shd w:val="clear" w:color="auto" w:fill="F3F3F3"/>
            <w:vAlign w:val="center"/>
          </w:tcPr>
          <w:p w14:paraId="330AAE9D" w14:textId="77777777" w:rsidR="00BE79A5" w:rsidRPr="003F35ED" w:rsidRDefault="00BE79A5" w:rsidP="00A91670">
            <w:pPr>
              <w:jc w:val="center"/>
              <w:rPr>
                <w:rFonts w:cs="Arial"/>
                <w:b/>
                <w:iCs/>
                <w:lang w:eastAsia="ja-JP" w:bidi="he-IL"/>
              </w:rPr>
            </w:pPr>
            <w:r w:rsidRPr="003F35ED">
              <w:rPr>
                <w:rFonts w:cs="Arial"/>
                <w:b/>
                <w:iCs/>
                <w:lang w:eastAsia="ja-JP" w:bidi="he-IL"/>
              </w:rPr>
              <w:t>Meaning</w:t>
            </w:r>
          </w:p>
        </w:tc>
      </w:tr>
      <w:tr w:rsidR="00BE79A5" w:rsidRPr="005223F4" w14:paraId="31B833A3" w14:textId="77777777" w:rsidTr="003F35E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tcPr>
          <w:p w14:paraId="24EB47A5" w14:textId="280F7369" w:rsidR="00BE79A5" w:rsidRPr="005223F4" w:rsidRDefault="00BE79A5" w:rsidP="00D67874">
            <w:r w:rsidRPr="005223F4">
              <w:t>fn:not</w:t>
            </w:r>
            <w:ins w:id="21202" w:author="mbeckerle" w:date="2012-04-22T23:15:00Z">
              <w:r w:rsidR="00B8089F">
                <w:t>(</w:t>
              </w:r>
            </w:ins>
            <w:ins w:id="21203" w:author="mbeckerle" w:date="2012-04-22T23:59:00Z">
              <w:r w:rsidR="008C6949">
                <w:t>$</w:t>
              </w:r>
            </w:ins>
            <w:ins w:id="21204" w:author="mbeckerle" w:date="2012-04-22T23:15:00Z">
              <w:r w:rsidR="00B8089F">
                <w:t>arg</w:t>
              </w:r>
            </w:ins>
            <w:ins w:id="21205" w:author="mbeckerle" w:date="2013-01-20T18:22:00Z">
              <w:r w:rsidR="001B25EB">
                <w:t>?</w:t>
              </w:r>
            </w:ins>
            <w:ins w:id="21206" w:author="mbeckerle" w:date="2012-04-22T23:15:00Z">
              <w:r w:rsidR="00B8089F">
                <w:t>)</w:t>
              </w:r>
            </w:ins>
          </w:p>
        </w:tc>
        <w:tc>
          <w:tcPr>
            <w:tcW w:w="7705" w:type="dxa"/>
            <w:tcBorders>
              <w:top w:val="outset" w:sz="6" w:space="0" w:color="auto"/>
              <w:left w:val="outset" w:sz="6" w:space="0" w:color="auto"/>
              <w:bottom w:val="outset" w:sz="6" w:space="0" w:color="auto"/>
              <w:right w:val="outset" w:sz="6" w:space="0" w:color="auto"/>
            </w:tcBorders>
            <w:vAlign w:val="center"/>
          </w:tcPr>
          <w:p w14:paraId="7DFC762A" w14:textId="47E6B344" w:rsidR="008C6949" w:rsidRDefault="008C6949" w:rsidP="003F35ED">
            <w:pPr>
              <w:rPr>
                <w:ins w:id="21207" w:author="mbeckerle" w:date="2012-04-22T23:59:00Z"/>
              </w:rPr>
            </w:pPr>
            <w:commentRangeStart w:id="21208"/>
            <w:commentRangeStart w:id="21209"/>
            <w:ins w:id="21210" w:author="mbeckerle" w:date="2012-04-22T23:59:00Z">
              <w:r>
                <w:t xml:space="preserve">If </w:t>
              </w:r>
              <w:r>
                <w:rPr>
                  <w:rStyle w:val="HTMLCode"/>
                </w:rPr>
                <w:t>$arg</w:t>
              </w:r>
              <w:r>
                <w:t xml:space="preserve"> is the empty sequence or nil, </w:t>
              </w:r>
              <w:r>
                <w:rPr>
                  <w:rStyle w:val="HTMLCode"/>
                </w:rPr>
                <w:t>fn:</w:t>
              </w:r>
            </w:ins>
            <w:ins w:id="21211" w:author="mbeckerle" w:date="2012-04-23T00:00:00Z">
              <w:r>
                <w:rPr>
                  <w:rStyle w:val="HTMLCode"/>
                </w:rPr>
                <w:t>not</w:t>
              </w:r>
            </w:ins>
            <w:ins w:id="21212" w:author="mbeckerle" w:date="2012-04-22T23:59:00Z">
              <w:r>
                <w:t xml:space="preserve"> returns </w:t>
              </w:r>
            </w:ins>
            <w:ins w:id="21213" w:author="mbeckerle" w:date="2012-04-23T00:00:00Z">
              <w:r>
                <w:rPr>
                  <w:rStyle w:val="HTMLCode"/>
                </w:rPr>
                <w:t>true</w:t>
              </w:r>
            </w:ins>
            <w:ins w:id="21214" w:author="mbeckerle" w:date="2012-04-22T23:59:00Z">
              <w:r>
                <w:t>.</w:t>
              </w:r>
            </w:ins>
          </w:p>
          <w:p w14:paraId="594E1E4B" w14:textId="58E6DA8B" w:rsidR="008C6949" w:rsidRDefault="008C6949" w:rsidP="003F35ED">
            <w:pPr>
              <w:rPr>
                <w:ins w:id="21215" w:author="mbeckerle" w:date="2012-04-22T23:59:00Z"/>
              </w:rPr>
            </w:pPr>
            <w:commentRangeStart w:id="21216"/>
            <w:commentRangeStart w:id="21217"/>
            <w:ins w:id="21218" w:author="mbeckerle" w:date="2012-04-22T23:59:00Z">
              <w:r>
                <w:t xml:space="preserve">If </w:t>
              </w:r>
              <w:r>
                <w:rPr>
                  <w:rStyle w:val="HTMLCode"/>
                </w:rPr>
                <w:t>$arg</w:t>
              </w:r>
              <w:r>
                <w:t xml:space="preserve"> is a sequence </w:t>
              </w:r>
            </w:ins>
            <w:ins w:id="21219" w:author="mbeckerle" w:date="2012-08-14T16:03:00Z">
              <w:r w:rsidR="00CF1D91">
                <w:t xml:space="preserve">containing </w:t>
              </w:r>
            </w:ins>
            <w:ins w:id="21220" w:author="mbeckerle" w:date="2012-04-22T23:59:00Z">
              <w:r>
                <w:t xml:space="preserve">a node, </w:t>
              </w:r>
              <w:r>
                <w:rPr>
                  <w:rStyle w:val="HTMLCode"/>
                </w:rPr>
                <w:t>fn:</w:t>
              </w:r>
            </w:ins>
            <w:ins w:id="21221" w:author="mbeckerle" w:date="2012-04-23T00:00:00Z">
              <w:r>
                <w:rPr>
                  <w:rStyle w:val="HTMLCode"/>
                </w:rPr>
                <w:t>not</w:t>
              </w:r>
            </w:ins>
            <w:ins w:id="21222" w:author="mbeckerle" w:date="2012-04-22T23:59:00Z">
              <w:r>
                <w:t xml:space="preserve"> returns </w:t>
              </w:r>
            </w:ins>
            <w:ins w:id="21223" w:author="mbeckerle" w:date="2012-04-23T00:00:00Z">
              <w:r>
                <w:rPr>
                  <w:rStyle w:val="HTMLCode"/>
                </w:rPr>
                <w:t>false</w:t>
              </w:r>
            </w:ins>
            <w:ins w:id="21224" w:author="mbeckerle" w:date="2012-04-22T23:59:00Z">
              <w:r>
                <w:t>.</w:t>
              </w:r>
            </w:ins>
            <w:commentRangeEnd w:id="21216"/>
            <w:r w:rsidR="003F35ED">
              <w:rPr>
                <w:rStyle w:val="CommentReference"/>
              </w:rPr>
              <w:commentReference w:id="21216"/>
            </w:r>
            <w:commentRangeEnd w:id="21217"/>
            <w:r w:rsidR="00CF1D91">
              <w:rPr>
                <w:rStyle w:val="CommentReference"/>
              </w:rPr>
              <w:commentReference w:id="21217"/>
            </w:r>
          </w:p>
          <w:p w14:paraId="24ED18F6" w14:textId="6D085EE1" w:rsidR="008C6949" w:rsidRDefault="008C6949" w:rsidP="003F35ED">
            <w:pPr>
              <w:rPr>
                <w:ins w:id="21225" w:author="mbeckerle" w:date="2012-04-22T23:59:00Z"/>
              </w:rPr>
            </w:pPr>
            <w:ins w:id="21226" w:author="mbeckerle" w:date="2012-04-22T23:59:00Z">
              <w:r>
                <w:t xml:space="preserve">If </w:t>
              </w:r>
              <w:r>
                <w:rPr>
                  <w:rStyle w:val="HTMLCode"/>
                </w:rPr>
                <w:t>$arg</w:t>
              </w:r>
              <w:r>
                <w:t xml:space="preserve"> is a value of type </w:t>
              </w:r>
              <w:r>
                <w:rPr>
                  <w:rStyle w:val="HTMLCode"/>
                </w:rPr>
                <w:t>xs:boolean</w:t>
              </w:r>
              <w:r>
                <w:t xml:space="preserve"> or a derived from </w:t>
              </w:r>
              <w:r>
                <w:rPr>
                  <w:rStyle w:val="HTMLCode"/>
                </w:rPr>
                <w:t>xs:boolean</w:t>
              </w:r>
              <w:r>
                <w:t xml:space="preserve">, </w:t>
              </w:r>
              <w:r>
                <w:rPr>
                  <w:rStyle w:val="HTMLCode"/>
                </w:rPr>
                <w:t>fn:</w:t>
              </w:r>
            </w:ins>
            <w:ins w:id="21227" w:author="mbeckerle" w:date="2012-04-23T00:03:00Z">
              <w:r>
                <w:rPr>
                  <w:rStyle w:val="HTMLCode"/>
                </w:rPr>
                <w:t>not</w:t>
              </w:r>
            </w:ins>
            <w:ins w:id="21228" w:author="mbeckerle" w:date="2012-04-22T23:59:00Z">
              <w:r>
                <w:t xml:space="preserve"> returns </w:t>
              </w:r>
            </w:ins>
            <w:ins w:id="21229" w:author="mbeckerle" w:date="2012-04-23T00:01:00Z">
              <w:r>
                <w:t xml:space="preserve">the boolean inverse of </w:t>
              </w:r>
            </w:ins>
            <w:ins w:id="21230" w:author="mbeckerle" w:date="2012-04-22T23:59:00Z">
              <w:r>
                <w:rPr>
                  <w:rStyle w:val="HTMLCode"/>
                </w:rPr>
                <w:t>$arg</w:t>
              </w:r>
              <w:r>
                <w:t>.</w:t>
              </w:r>
            </w:ins>
          </w:p>
          <w:p w14:paraId="36E3568E" w14:textId="48CA20B9" w:rsidR="008C6949" w:rsidRDefault="008C6949" w:rsidP="003F35ED">
            <w:pPr>
              <w:rPr>
                <w:ins w:id="21231" w:author="mbeckerle" w:date="2012-04-22T23:59:00Z"/>
              </w:rPr>
            </w:pPr>
            <w:ins w:id="21232" w:author="mbeckerle" w:date="2012-04-22T23:59:00Z">
              <w:r>
                <w:t xml:space="preserve">If </w:t>
              </w:r>
              <w:r>
                <w:rPr>
                  <w:rStyle w:val="HTMLCode"/>
                </w:rPr>
                <w:t>$arg</w:t>
              </w:r>
              <w:r>
                <w:t xml:space="preserve"> is a value of type </w:t>
              </w:r>
              <w:r>
                <w:rPr>
                  <w:rStyle w:val="HTMLCode"/>
                </w:rPr>
                <w:t>xs:string</w:t>
              </w:r>
              <w:r>
                <w:t xml:space="preserve"> or a type derived from </w:t>
              </w:r>
              <w:r>
                <w:rPr>
                  <w:rStyle w:val="HTMLCode"/>
                </w:rPr>
                <w:t>xs:string</w:t>
              </w:r>
            </w:ins>
            <w:ins w:id="21233" w:author="mbeckerle" w:date="2012-04-23T00:01:00Z">
              <w:r>
                <w:t xml:space="preserve">, </w:t>
              </w:r>
            </w:ins>
            <w:ins w:id="21234" w:author="mbeckerle" w:date="2012-04-22T23:59:00Z">
              <w:r>
                <w:rPr>
                  <w:rStyle w:val="HTMLCode"/>
                </w:rPr>
                <w:t>fn:</w:t>
              </w:r>
            </w:ins>
            <w:ins w:id="21235" w:author="mbeckerle" w:date="2012-04-23T00:02:00Z">
              <w:r>
                <w:rPr>
                  <w:rStyle w:val="HTMLCode"/>
                </w:rPr>
                <w:t>not</w:t>
              </w:r>
            </w:ins>
            <w:ins w:id="21236" w:author="mbeckerle" w:date="2012-04-22T23:59:00Z">
              <w:r>
                <w:t xml:space="preserve"> returns </w:t>
              </w:r>
            </w:ins>
            <w:ins w:id="21237" w:author="mbeckerle" w:date="2012-04-23T00:02:00Z">
              <w:r>
                <w:rPr>
                  <w:rStyle w:val="HTMLCode"/>
                </w:rPr>
                <w:t>true</w:t>
              </w:r>
            </w:ins>
            <w:ins w:id="21238" w:author="mbeckerle" w:date="2012-04-22T23:59:00Z">
              <w:r>
                <w:t xml:space="preserve"> if the operand value has zero length; otherwise it returns </w:t>
              </w:r>
            </w:ins>
            <w:ins w:id="21239" w:author="mbeckerle" w:date="2012-04-23T00:02:00Z">
              <w:r>
                <w:rPr>
                  <w:rStyle w:val="HTMLCode"/>
                </w:rPr>
                <w:t>false</w:t>
              </w:r>
            </w:ins>
            <w:ins w:id="21240" w:author="mbeckerle" w:date="2012-04-22T23:59:00Z">
              <w:r>
                <w:t>.</w:t>
              </w:r>
            </w:ins>
          </w:p>
          <w:p w14:paraId="4A7C6079" w14:textId="6B777DC6" w:rsidR="008C6949" w:rsidRDefault="008C6949" w:rsidP="003F35ED">
            <w:pPr>
              <w:rPr>
                <w:ins w:id="21241" w:author="mbeckerle" w:date="2012-04-22T23:59:00Z"/>
              </w:rPr>
            </w:pPr>
            <w:ins w:id="21242" w:author="mbeckerle" w:date="2012-04-22T23:59:00Z">
              <w:r>
                <w:t xml:space="preserve">If </w:t>
              </w:r>
              <w:r>
                <w:rPr>
                  <w:rStyle w:val="HTMLCode"/>
                </w:rPr>
                <w:t>$arg</w:t>
              </w:r>
              <w:r>
                <w:t xml:space="preserve"> is a value of any numeric type or a type derived from a numeric type, </w:t>
              </w:r>
              <w:r>
                <w:rPr>
                  <w:rStyle w:val="HTMLCode"/>
                </w:rPr>
                <w:t>fn:</w:t>
              </w:r>
            </w:ins>
            <w:ins w:id="21243" w:author="mbeckerle" w:date="2012-04-23T00:02:00Z">
              <w:r>
                <w:rPr>
                  <w:rStyle w:val="HTMLCode"/>
                </w:rPr>
                <w:t>not</w:t>
              </w:r>
            </w:ins>
            <w:ins w:id="21244" w:author="mbeckerle" w:date="2012-04-22T23:59:00Z">
              <w:r>
                <w:t xml:space="preserve"> returns </w:t>
              </w:r>
            </w:ins>
            <w:ins w:id="21245" w:author="mbeckerle" w:date="2012-04-23T00:02:00Z">
              <w:r>
                <w:rPr>
                  <w:rStyle w:val="HTMLCode"/>
                </w:rPr>
                <w:t>true</w:t>
              </w:r>
            </w:ins>
            <w:ins w:id="21246" w:author="mbeckerle" w:date="2012-04-22T23:59:00Z">
              <w:r>
                <w:t xml:space="preserve"> if the operand value is </w:t>
              </w:r>
              <w:r>
                <w:rPr>
                  <w:rStyle w:val="HTMLCode"/>
                </w:rPr>
                <w:t>NaN</w:t>
              </w:r>
              <w:r>
                <w:t xml:space="preserve"> or is numerically equal to zero; otherwise it returns </w:t>
              </w:r>
            </w:ins>
            <w:ins w:id="21247" w:author="mbeckerle" w:date="2012-04-23T00:02:00Z">
              <w:r>
                <w:rPr>
                  <w:rStyle w:val="HTMLCode"/>
                </w:rPr>
                <w:t>false</w:t>
              </w:r>
            </w:ins>
            <w:ins w:id="21248" w:author="mbeckerle" w:date="2012-04-22T23:59:00Z">
              <w:r>
                <w:t>.</w:t>
              </w:r>
            </w:ins>
          </w:p>
          <w:p w14:paraId="208DE876" w14:textId="30F700EC" w:rsidR="008C6949" w:rsidRDefault="008C6949" w:rsidP="003F35ED">
            <w:pPr>
              <w:rPr>
                <w:ins w:id="21249" w:author="mbeckerle" w:date="2012-04-22T23:59:00Z"/>
              </w:rPr>
            </w:pPr>
            <w:ins w:id="21250" w:author="mbeckerle" w:date="2012-04-22T23:59:00Z">
              <w:r>
                <w:t xml:space="preserve">In all other cases, </w:t>
              </w:r>
              <w:r>
                <w:rPr>
                  <w:rStyle w:val="HTMLCode"/>
                </w:rPr>
                <w:t>fn:</w:t>
              </w:r>
            </w:ins>
            <w:ins w:id="21251" w:author="mbeckerle" w:date="2012-04-23T00:02:00Z">
              <w:r>
                <w:rPr>
                  <w:rStyle w:val="HTMLCode"/>
                </w:rPr>
                <w:t>not</w:t>
              </w:r>
            </w:ins>
            <w:ins w:id="21252" w:author="mbeckerle" w:date="2012-04-22T23:59:00Z">
              <w:r>
                <w:t xml:space="preserve"> raises a </w:t>
              </w:r>
            </w:ins>
            <w:ins w:id="21253" w:author="mbeckerle" w:date="2012-04-23T00:02:00Z">
              <w:r>
                <w:t>processing</w:t>
              </w:r>
            </w:ins>
            <w:ins w:id="21254" w:author="mbeckerle" w:date="2012-04-22T23:59:00Z">
              <w:r>
                <w:t xml:space="preserve"> error</w:t>
              </w:r>
            </w:ins>
            <w:ins w:id="21255" w:author="mbeckerle" w:date="2012-04-23T00:03:00Z">
              <w:r>
                <w:t>.</w:t>
              </w:r>
              <w:commentRangeEnd w:id="21208"/>
              <w:r>
                <w:rPr>
                  <w:rStyle w:val="CommentReference"/>
                </w:rPr>
                <w:commentReference w:id="21208"/>
              </w:r>
            </w:ins>
            <w:commentRangeEnd w:id="21209"/>
            <w:r w:rsidR="0033748D">
              <w:rPr>
                <w:rStyle w:val="CommentReference"/>
              </w:rPr>
              <w:commentReference w:id="21209"/>
            </w:r>
          </w:p>
          <w:p w14:paraId="71284A53" w14:textId="64852311" w:rsidR="00BE79A5" w:rsidRPr="005223F4" w:rsidRDefault="00BE79A5" w:rsidP="00D67874">
            <w:r w:rsidRPr="005223F4">
              <w:t xml:space="preserve">Inverts the </w:t>
            </w:r>
            <w:r w:rsidRPr="003F35ED">
              <w:rPr>
                <w:rFonts w:cs="Arial"/>
              </w:rPr>
              <w:t>xs:boolean</w:t>
            </w:r>
            <w:r w:rsidRPr="005223F4">
              <w:t xml:space="preserve"> value of the argument.</w:t>
            </w:r>
          </w:p>
        </w:tc>
      </w:tr>
    </w:tbl>
    <w:p w14:paraId="02A1B3D5" w14:textId="77777777" w:rsidR="00BE79A5" w:rsidRPr="005223F4" w:rsidRDefault="00D43CED" w:rsidP="00D43CED">
      <w:pPr>
        <w:pStyle w:val="Caption"/>
      </w:pPr>
      <w:r w:rsidRPr="005223F4">
        <w:t xml:space="preserve">Table </w:t>
      </w:r>
      <w:fldSimple w:instr=" SEQ Table \* ARABIC ">
        <w:ins w:id="21256" w:author="mbeckerle" w:date="2013-07-10T14:54:00Z">
          <w:r w:rsidR="008B68D7">
            <w:rPr>
              <w:noProof/>
            </w:rPr>
            <w:t>27</w:t>
          </w:r>
        </w:ins>
        <w:del w:id="21257" w:author="mbeckerle" w:date="2013-07-10T14:51:00Z">
          <w:r w:rsidR="00D04199" w:rsidDel="00D9274F">
            <w:rPr>
              <w:noProof/>
            </w:rPr>
            <w:delText>28</w:delText>
          </w:r>
        </w:del>
      </w:fldSimple>
      <w:r w:rsidRPr="005223F4">
        <w:t xml:space="preserve"> Boolean functions</w:t>
      </w:r>
    </w:p>
    <w:p w14:paraId="107CAE06" w14:textId="145B68D9" w:rsidR="00BE79A5" w:rsidRPr="005223F4" w:rsidDel="00220DFE" w:rsidRDefault="00BE79A5" w:rsidP="00BE79A5">
      <w:pPr>
        <w:rPr>
          <w:del w:id="21258" w:author="mbeckerle" w:date="2012-04-22T21:25:00Z"/>
        </w:rPr>
      </w:pPr>
    </w:p>
    <w:p w14:paraId="1A2CE624" w14:textId="77777777" w:rsidR="00BE79A5" w:rsidRPr="005223F4" w:rsidRDefault="00BE79A5" w:rsidP="00D43CED">
      <w:pPr>
        <w:pStyle w:val="Heading4"/>
      </w:pPr>
      <w:r w:rsidRPr="005223F4">
        <w:t>Numeric Functions</w:t>
      </w:r>
    </w:p>
    <w:p w14:paraId="4785A1E8" w14:textId="6B2BA4A3" w:rsidR="00BE79A5" w:rsidRPr="005223F4" w:rsidRDefault="00BE79A5" w:rsidP="00487B84">
      <w:pPr>
        <w:rPr>
          <w:rFonts w:eastAsia="MS Mincho"/>
          <w:lang w:eastAsia="ja-JP" w:bidi="he-IL"/>
        </w:rPr>
      </w:pPr>
      <w:r w:rsidRPr="005223F4">
        <w:rPr>
          <w:rFonts w:eastAsia="MS Mincho"/>
          <w:lang w:eastAsia="ja-JP" w:bidi="he-IL"/>
        </w:rPr>
        <w:t>The following functions are defined on numeric types. Each function returns a value of the same type as the type of its argument.</w:t>
      </w:r>
      <w:ins w:id="21259" w:author="mbeckerle" w:date="2012-04-22T23:49:00Z">
        <w:r w:rsidR="007B5BD1">
          <w:rPr>
            <w:rFonts w:eastAsia="MS Mincho"/>
            <w:lang w:eastAsia="ja-JP" w:bidi="he-IL"/>
          </w:rPr>
          <w:t xml:space="preserve"> The argument must be convertible to a number type.</w:t>
        </w:r>
      </w:ins>
    </w:p>
    <w:p w14:paraId="6CA12F46" w14:textId="11D20F39" w:rsidR="00BE79A5" w:rsidRPr="005223F4" w:rsidDel="00220DFE" w:rsidRDefault="00BE79A5">
      <w:pPr>
        <w:rPr>
          <w:del w:id="21260" w:author="mbeckerle" w:date="2012-04-22T21:25:00Z"/>
          <w:rFonts w:eastAsia="MS Mincho"/>
          <w:lang w:eastAsia="ja-JP" w:bidi="he-IL"/>
        </w:rPr>
        <w:pPrChange w:id="21261" w:author="mbeckerle" w:date="2012-04-22T23:49:00Z">
          <w:pPr>
            <w:spacing w:before="100" w:beforeAutospacing="1" w:after="100" w:afterAutospacing="1"/>
          </w:pPr>
        </w:pPrChange>
      </w:pP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000" w:firstRow="0" w:lastRow="0" w:firstColumn="0" w:lastColumn="0" w:noHBand="0" w:noVBand="0"/>
      </w:tblPr>
      <w:tblGrid>
        <w:gridCol w:w="4141"/>
        <w:gridCol w:w="4619"/>
      </w:tblGrid>
      <w:tr w:rsidR="00BE79A5" w:rsidRPr="005223F4" w14:paraId="184321B3" w14:textId="77777777" w:rsidTr="00487B84">
        <w:trPr>
          <w:tblHeade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3F3F3"/>
            <w:vAlign w:val="center"/>
          </w:tcPr>
          <w:p w14:paraId="7E9F8324" w14:textId="77777777" w:rsidR="00BE79A5" w:rsidRPr="00487B84" w:rsidRDefault="00BE79A5" w:rsidP="00487B84">
            <w:pPr>
              <w:rPr>
                <w:rFonts w:cs="Arial"/>
                <w:b/>
                <w:iCs/>
                <w:lang w:eastAsia="ja-JP" w:bidi="he-IL"/>
              </w:rPr>
            </w:pPr>
            <w:r w:rsidRPr="00487B84">
              <w:rPr>
                <w:rFonts w:cs="Arial"/>
                <w:b/>
                <w:iCs/>
                <w:lang w:eastAsia="ja-JP" w:bidi="he-IL"/>
              </w:rPr>
              <w:t>Function</w:t>
            </w:r>
          </w:p>
        </w:tc>
        <w:tc>
          <w:tcPr>
            <w:tcW w:w="0" w:type="auto"/>
            <w:tcBorders>
              <w:top w:val="outset" w:sz="6" w:space="0" w:color="auto"/>
              <w:left w:val="outset" w:sz="6" w:space="0" w:color="auto"/>
              <w:bottom w:val="outset" w:sz="6" w:space="0" w:color="auto"/>
              <w:right w:val="outset" w:sz="6" w:space="0" w:color="auto"/>
            </w:tcBorders>
            <w:shd w:val="clear" w:color="auto" w:fill="F3F3F3"/>
            <w:vAlign w:val="center"/>
          </w:tcPr>
          <w:p w14:paraId="4876FFE0" w14:textId="77777777" w:rsidR="00BE79A5" w:rsidRPr="00487B84" w:rsidRDefault="00BE79A5" w:rsidP="00A91670">
            <w:pPr>
              <w:jc w:val="center"/>
              <w:rPr>
                <w:rFonts w:cs="Arial"/>
                <w:b/>
                <w:iCs/>
                <w:lang w:eastAsia="ja-JP" w:bidi="he-IL"/>
              </w:rPr>
            </w:pPr>
            <w:r w:rsidRPr="00487B84">
              <w:rPr>
                <w:rFonts w:cs="Arial"/>
                <w:b/>
                <w:iCs/>
                <w:lang w:eastAsia="ja-JP" w:bidi="he-IL"/>
              </w:rPr>
              <w:t>Meaning</w:t>
            </w:r>
          </w:p>
        </w:tc>
      </w:tr>
      <w:tr w:rsidR="00BE79A5" w:rsidRPr="005223F4" w14:paraId="576DEF64"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tcPr>
          <w:p w14:paraId="62708407" w14:textId="6E255C14" w:rsidR="00BE79A5" w:rsidRPr="00AB2400" w:rsidRDefault="00BE79A5">
            <w:r w:rsidRPr="00AB2400">
              <w:t>fn:abs</w:t>
            </w:r>
            <w:commentRangeStart w:id="21262"/>
            <w:ins w:id="21263" w:author="mbeckerle" w:date="2012-04-22T23:16:00Z">
              <w:r w:rsidR="00B8089F" w:rsidRPr="00AB2400">
                <w:t>(</w:t>
              </w:r>
            </w:ins>
            <w:ins w:id="21264" w:author="mbeckerle" w:date="2012-04-22T23:52:00Z">
              <w:r w:rsidR="007B5BD1" w:rsidRPr="00487B84">
                <w:t>$arg </w:t>
              </w:r>
            </w:ins>
            <w:commentRangeEnd w:id="21262"/>
            <w:r w:rsidR="0033748D">
              <w:rPr>
                <w:rStyle w:val="CommentReference"/>
              </w:rPr>
              <w:commentReference w:id="21262"/>
            </w:r>
            <w:ins w:id="21265" w:author="mbeckerle" w:date="2012-04-22T23:52:00Z">
              <w:r w:rsidR="007B5BD1" w:rsidRPr="00487B84">
                <w:t>as </w:t>
              </w:r>
              <w:commentRangeStart w:id="21266"/>
              <w:r w:rsidR="007B5BD1" w:rsidRPr="00487B84">
                <w:t>numeric</w:t>
              </w:r>
            </w:ins>
            <w:commentRangeEnd w:id="21266"/>
            <w:r w:rsidR="00487B84">
              <w:rPr>
                <w:rStyle w:val="CommentReference"/>
              </w:rPr>
              <w:commentReference w:id="21266"/>
            </w:r>
            <w:ins w:id="21267" w:author="mbeckerle" w:date="2012-04-22T23:16:00Z">
              <w:r w:rsidR="00B8089F" w:rsidRPr="00AB2400">
                <w:t>)</w:t>
              </w:r>
            </w:ins>
          </w:p>
        </w:tc>
        <w:tc>
          <w:tcPr>
            <w:tcW w:w="0" w:type="auto"/>
            <w:tcBorders>
              <w:top w:val="outset" w:sz="6" w:space="0" w:color="auto"/>
              <w:left w:val="outset" w:sz="6" w:space="0" w:color="auto"/>
              <w:bottom w:val="outset" w:sz="6" w:space="0" w:color="auto"/>
              <w:right w:val="outset" w:sz="6" w:space="0" w:color="auto"/>
            </w:tcBorders>
            <w:vAlign w:val="center"/>
          </w:tcPr>
          <w:p w14:paraId="1185DCA2" w14:textId="371071EC" w:rsidR="00BE79A5" w:rsidRPr="005223F4" w:rsidRDefault="00BE79A5" w:rsidP="00487B84">
            <w:r w:rsidRPr="005223F4">
              <w:t>Returns the absolute value of the argument.</w:t>
            </w:r>
            <w:ins w:id="21268" w:author="mbeckerle" w:date="2012-04-22T23:42:00Z">
              <w:r w:rsidR="002B57B7">
                <w:t xml:space="preserve"> </w:t>
              </w:r>
            </w:ins>
          </w:p>
        </w:tc>
      </w:tr>
      <w:tr w:rsidR="00BE79A5" w:rsidRPr="005223F4" w14:paraId="3D9243C7"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tcPr>
          <w:p w14:paraId="2F85C68A" w14:textId="11B513F5" w:rsidR="00BE79A5" w:rsidRPr="00AB2400" w:rsidRDefault="00BE79A5" w:rsidP="00487B84">
            <w:r w:rsidRPr="00AB2400">
              <w:t>fn:ceiling</w:t>
            </w:r>
            <w:ins w:id="21269" w:author="mbeckerle" w:date="2012-04-22T23:49:00Z">
              <w:r w:rsidR="007B5BD1" w:rsidRPr="00AB2400">
                <w:t>(</w:t>
              </w:r>
            </w:ins>
            <w:ins w:id="21270" w:author="mbeckerle" w:date="2012-04-23T00:04:00Z">
              <w:r w:rsidR="008C6949" w:rsidRPr="00487B84">
                <w:t>$arg as numeric)</w:t>
              </w:r>
            </w:ins>
          </w:p>
        </w:tc>
        <w:tc>
          <w:tcPr>
            <w:tcW w:w="0" w:type="auto"/>
            <w:tcBorders>
              <w:top w:val="outset" w:sz="6" w:space="0" w:color="auto"/>
              <w:left w:val="outset" w:sz="6" w:space="0" w:color="auto"/>
              <w:bottom w:val="outset" w:sz="6" w:space="0" w:color="auto"/>
              <w:right w:val="outset" w:sz="6" w:space="0" w:color="auto"/>
            </w:tcBorders>
            <w:vAlign w:val="center"/>
          </w:tcPr>
          <w:p w14:paraId="3A1E7599" w14:textId="77777777" w:rsidR="00BE79A5" w:rsidRPr="005223F4" w:rsidRDefault="00BE79A5" w:rsidP="00D67874">
            <w:r w:rsidRPr="005223F4">
              <w:t>Returns the smallest number with no fractional part that is greater than or equal to the argument.</w:t>
            </w:r>
          </w:p>
        </w:tc>
      </w:tr>
      <w:tr w:rsidR="00BE79A5" w:rsidRPr="005223F4" w14:paraId="47259923"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tcPr>
          <w:p w14:paraId="2F3EF0ED" w14:textId="354E72D5" w:rsidR="00BE79A5" w:rsidRPr="00AB2400" w:rsidRDefault="00BE79A5" w:rsidP="00487B84">
            <w:r w:rsidRPr="00AB2400">
              <w:t>fn:floor</w:t>
            </w:r>
            <w:ins w:id="21271" w:author="mbeckerle" w:date="2012-04-22T23:50:00Z">
              <w:r w:rsidR="007B5BD1" w:rsidRPr="00AB2400">
                <w:t>(</w:t>
              </w:r>
            </w:ins>
            <w:ins w:id="21272" w:author="mbeckerle" w:date="2012-04-23T00:05:00Z">
              <w:r w:rsidR="008C6949" w:rsidRPr="00487B84">
                <w:t>$arg as numeric)</w:t>
              </w:r>
            </w:ins>
          </w:p>
        </w:tc>
        <w:tc>
          <w:tcPr>
            <w:tcW w:w="0" w:type="auto"/>
            <w:tcBorders>
              <w:top w:val="outset" w:sz="6" w:space="0" w:color="auto"/>
              <w:left w:val="outset" w:sz="6" w:space="0" w:color="auto"/>
              <w:bottom w:val="outset" w:sz="6" w:space="0" w:color="auto"/>
              <w:right w:val="outset" w:sz="6" w:space="0" w:color="auto"/>
            </w:tcBorders>
            <w:vAlign w:val="center"/>
          </w:tcPr>
          <w:p w14:paraId="1CAD8074" w14:textId="77777777" w:rsidR="00BE79A5" w:rsidRPr="005223F4" w:rsidRDefault="00BE79A5" w:rsidP="00D67874">
            <w:r w:rsidRPr="005223F4">
              <w:t>Returns the largest number with no fractional part that is less than or equal to the argument.</w:t>
            </w:r>
          </w:p>
        </w:tc>
      </w:tr>
      <w:tr w:rsidR="00BE79A5" w:rsidRPr="005223F4" w14:paraId="6B095137"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tcPr>
          <w:p w14:paraId="0870B9FF" w14:textId="7435ACC6" w:rsidR="00BE79A5" w:rsidRPr="00AB2400" w:rsidRDefault="00BE79A5" w:rsidP="00487B84">
            <w:r w:rsidRPr="00AB2400">
              <w:t>fn:round</w:t>
            </w:r>
            <w:ins w:id="21273" w:author="mbeckerle" w:date="2012-04-22T23:50:00Z">
              <w:r w:rsidR="007B5BD1" w:rsidRPr="00AB2400">
                <w:t>(</w:t>
              </w:r>
            </w:ins>
            <w:ins w:id="21274" w:author="mbeckerle" w:date="2012-04-23T00:05:00Z">
              <w:r w:rsidR="008C6949" w:rsidRPr="00487B84">
                <w:t>$arg as numeric)</w:t>
              </w:r>
            </w:ins>
          </w:p>
        </w:tc>
        <w:tc>
          <w:tcPr>
            <w:tcW w:w="0" w:type="auto"/>
            <w:tcBorders>
              <w:top w:val="outset" w:sz="6" w:space="0" w:color="auto"/>
              <w:left w:val="outset" w:sz="6" w:space="0" w:color="auto"/>
              <w:bottom w:val="outset" w:sz="6" w:space="0" w:color="auto"/>
              <w:right w:val="outset" w:sz="6" w:space="0" w:color="auto"/>
            </w:tcBorders>
            <w:vAlign w:val="center"/>
          </w:tcPr>
          <w:p w14:paraId="679C1CCA" w14:textId="77777777" w:rsidR="00BE79A5" w:rsidRPr="005223F4" w:rsidRDefault="00BE79A5" w:rsidP="00D67874">
            <w:r w:rsidRPr="005223F4">
              <w:t>Rounds to the nearest number with no fractional part.</w:t>
            </w:r>
          </w:p>
        </w:tc>
      </w:tr>
      <w:tr w:rsidR="00BE79A5" w:rsidRPr="005223F4" w14:paraId="63FA0BAD"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tcPr>
          <w:p w14:paraId="21F0E15A" w14:textId="5083B67E" w:rsidR="00BE79A5" w:rsidRPr="00AB2400" w:rsidRDefault="00BE79A5" w:rsidP="00487B84">
            <w:pPr>
              <w:rPr>
                <w:ins w:id="21275" w:author="mbeckerle" w:date="2012-04-23T00:05:00Z"/>
              </w:rPr>
            </w:pPr>
            <w:r w:rsidRPr="00AB2400">
              <w:t>fn:round-half-to-even</w:t>
            </w:r>
            <w:ins w:id="21276" w:author="mbeckerle" w:date="2012-04-22T23:50:00Z">
              <w:r w:rsidR="007B5BD1" w:rsidRPr="00AB2400">
                <w:t>(</w:t>
              </w:r>
            </w:ins>
            <w:ins w:id="21277" w:author="mbeckerle" w:date="2012-04-23T00:05:00Z">
              <w:r w:rsidR="008C6949" w:rsidRPr="00487B84">
                <w:t>$arg as numeric)</w:t>
              </w:r>
            </w:ins>
          </w:p>
          <w:p w14:paraId="5F7D9108" w14:textId="02F9E17C" w:rsidR="008C6949" w:rsidRPr="00AB2400" w:rsidRDefault="008C6949">
            <w:ins w:id="21278" w:author="mbeckerle" w:date="2012-04-23T00:05:00Z">
              <w:r w:rsidRPr="00AB2400">
                <w:t>fn:round-half-to-even($arg as numeric, $precision as xs:integer)</w:t>
              </w:r>
            </w:ins>
          </w:p>
        </w:tc>
        <w:tc>
          <w:tcPr>
            <w:tcW w:w="0" w:type="auto"/>
            <w:tcBorders>
              <w:top w:val="outset" w:sz="6" w:space="0" w:color="auto"/>
              <w:left w:val="outset" w:sz="6" w:space="0" w:color="auto"/>
              <w:bottom w:val="outset" w:sz="6" w:space="0" w:color="auto"/>
              <w:right w:val="outset" w:sz="6" w:space="0" w:color="auto"/>
            </w:tcBorders>
            <w:vAlign w:val="center"/>
          </w:tcPr>
          <w:p w14:paraId="6F31C907" w14:textId="77777777" w:rsidR="00BE79A5" w:rsidRPr="005223F4" w:rsidRDefault="00BE79A5" w:rsidP="00D67874">
            <w:r w:rsidRPr="005223F4">
              <w:t>Takes a number and a precision and returns a number rounded to the given precision. If the fractional part is exactly half, the result is the number whose least significant digit is even.</w:t>
            </w:r>
          </w:p>
        </w:tc>
      </w:tr>
    </w:tbl>
    <w:p w14:paraId="0A9EC8B0" w14:textId="77777777" w:rsidR="00BE79A5" w:rsidRPr="005223F4" w:rsidRDefault="00D43CED" w:rsidP="00D43CED">
      <w:pPr>
        <w:pStyle w:val="Caption"/>
      </w:pPr>
      <w:r w:rsidRPr="005223F4">
        <w:t xml:space="preserve">Table </w:t>
      </w:r>
      <w:fldSimple w:instr=" SEQ Table \* ARABIC ">
        <w:ins w:id="21279" w:author="mbeckerle" w:date="2013-07-10T14:54:00Z">
          <w:r w:rsidR="008B68D7">
            <w:rPr>
              <w:noProof/>
            </w:rPr>
            <w:t>28</w:t>
          </w:r>
        </w:ins>
        <w:del w:id="21280" w:author="mbeckerle" w:date="2013-07-10T14:51:00Z">
          <w:r w:rsidR="00D04199" w:rsidDel="00D9274F">
            <w:rPr>
              <w:noProof/>
            </w:rPr>
            <w:delText>29</w:delText>
          </w:r>
        </w:del>
      </w:fldSimple>
      <w:r w:rsidRPr="005223F4">
        <w:t xml:space="preserve"> Numeric Functions</w:t>
      </w:r>
    </w:p>
    <w:p w14:paraId="0885BD71" w14:textId="429EAEA3" w:rsidR="00BE79A5" w:rsidRPr="005223F4" w:rsidDel="00220DFE" w:rsidRDefault="00BE79A5" w:rsidP="00BE79A5">
      <w:pPr>
        <w:rPr>
          <w:del w:id="21281" w:author="mbeckerle" w:date="2012-04-22T21:25:00Z"/>
        </w:rPr>
      </w:pPr>
    </w:p>
    <w:p w14:paraId="0DC13FB1" w14:textId="77777777" w:rsidR="00BE79A5" w:rsidRPr="005223F4" w:rsidRDefault="00BE79A5" w:rsidP="00D43CED">
      <w:pPr>
        <w:pStyle w:val="Heading4"/>
      </w:pPr>
      <w:r w:rsidRPr="005223F4">
        <w:t>String Functions</w:t>
      </w:r>
    </w:p>
    <w:p w14:paraId="49B52026" w14:textId="77777777" w:rsidR="00BE79A5" w:rsidRPr="005223F4" w:rsidRDefault="00BE79A5" w:rsidP="00BE79A5">
      <w:pPr>
        <w:spacing w:before="100" w:beforeAutospacing="1" w:after="100" w:afterAutospacing="1"/>
        <w:rPr>
          <w:rFonts w:ascii="Times New Roman" w:eastAsia="MS Mincho" w:hAnsi="Times New Roman"/>
          <w:sz w:val="24"/>
          <w:lang w:eastAsia="ja-JP" w:bidi="he-IL"/>
        </w:rPr>
      </w:pPr>
      <w:r w:rsidRPr="005223F4">
        <w:rPr>
          <w:rFonts w:ascii="Times New Roman" w:eastAsia="MS Mincho" w:hAnsi="Times New Roman"/>
          <w:sz w:val="24"/>
          <w:lang w:eastAsia="ja-JP" w:bidi="he-IL"/>
        </w:rPr>
        <w:t xml:space="preserve">The following functions are defined on values of type </w:t>
      </w:r>
      <w:r w:rsidRPr="005223F4">
        <w:rPr>
          <w:rFonts w:ascii="Courier New" w:hAnsi="Courier New" w:cs="Courier New"/>
          <w:lang w:eastAsia="ja-JP" w:bidi="he-IL"/>
        </w:rPr>
        <w:t>xs:string</w:t>
      </w:r>
      <w:r w:rsidRPr="005223F4">
        <w:rPr>
          <w:rFonts w:ascii="Times New Roman" w:eastAsia="MS Mincho" w:hAnsi="Times New Roman"/>
          <w:sz w:val="24"/>
          <w:lang w:eastAsia="ja-JP" w:bidi="he-IL"/>
        </w:rPr>
        <w:t xml:space="preserve"> and types derived from it.</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000" w:firstRow="0" w:lastRow="0" w:firstColumn="0" w:lastColumn="0" w:noHBand="0" w:noVBand="0"/>
      </w:tblPr>
      <w:tblGrid>
        <w:gridCol w:w="3167"/>
        <w:gridCol w:w="5593"/>
      </w:tblGrid>
      <w:tr w:rsidR="00BE79A5" w:rsidRPr="005223F4" w14:paraId="65A15C9C" w14:textId="77777777" w:rsidTr="00487B84">
        <w:trPr>
          <w:tblHeader/>
          <w:tblCellSpacing w:w="15" w:type="dxa"/>
        </w:trPr>
        <w:tc>
          <w:tcPr>
            <w:tcW w:w="2175" w:type="dxa"/>
            <w:tcBorders>
              <w:top w:val="outset" w:sz="6" w:space="0" w:color="auto"/>
              <w:left w:val="outset" w:sz="6" w:space="0" w:color="auto"/>
              <w:bottom w:val="outset" w:sz="6" w:space="0" w:color="auto"/>
              <w:right w:val="outset" w:sz="6" w:space="0" w:color="auto"/>
            </w:tcBorders>
            <w:shd w:val="clear" w:color="auto" w:fill="F3F3F3"/>
            <w:vAlign w:val="center"/>
          </w:tcPr>
          <w:p w14:paraId="449F2A25" w14:textId="77777777" w:rsidR="00BE79A5" w:rsidRPr="00487B84" w:rsidRDefault="00BE79A5">
            <w:pPr>
              <w:jc w:val="center"/>
              <w:rPr>
                <w:b/>
                <w:lang w:eastAsia="ja-JP" w:bidi="he-IL"/>
              </w:rPr>
            </w:pPr>
            <w:r w:rsidRPr="00487B84">
              <w:rPr>
                <w:b/>
                <w:lang w:eastAsia="ja-JP" w:bidi="he-IL"/>
              </w:rPr>
              <w:t>Function</w:t>
            </w:r>
          </w:p>
        </w:tc>
        <w:tc>
          <w:tcPr>
            <w:tcW w:w="6495" w:type="dxa"/>
            <w:tcBorders>
              <w:top w:val="outset" w:sz="6" w:space="0" w:color="auto"/>
              <w:left w:val="outset" w:sz="6" w:space="0" w:color="auto"/>
              <w:bottom w:val="outset" w:sz="6" w:space="0" w:color="auto"/>
              <w:right w:val="outset" w:sz="6" w:space="0" w:color="auto"/>
            </w:tcBorders>
            <w:shd w:val="clear" w:color="auto" w:fill="F3F3F3"/>
            <w:vAlign w:val="center"/>
          </w:tcPr>
          <w:p w14:paraId="2920AD34" w14:textId="77777777" w:rsidR="00BE79A5" w:rsidRPr="00487B84" w:rsidRDefault="00BE79A5">
            <w:pPr>
              <w:jc w:val="center"/>
              <w:rPr>
                <w:b/>
                <w:lang w:eastAsia="ja-JP" w:bidi="he-IL"/>
              </w:rPr>
            </w:pPr>
            <w:r w:rsidRPr="00487B84">
              <w:rPr>
                <w:b/>
                <w:lang w:eastAsia="ja-JP" w:bidi="he-IL"/>
              </w:rPr>
              <w:t>Meaning</w:t>
            </w:r>
          </w:p>
        </w:tc>
      </w:tr>
      <w:tr w:rsidR="00BE79A5" w:rsidRPr="005223F4" w14:paraId="2FED4EB5" w14:textId="77777777">
        <w:trPr>
          <w:tblCellSpacing w:w="15" w:type="dxa"/>
        </w:trPr>
        <w:tc>
          <w:tcPr>
            <w:tcW w:w="2175" w:type="dxa"/>
            <w:tcBorders>
              <w:top w:val="outset" w:sz="6" w:space="0" w:color="auto"/>
              <w:left w:val="outset" w:sz="6" w:space="0" w:color="auto"/>
              <w:bottom w:val="outset" w:sz="6" w:space="0" w:color="auto"/>
              <w:right w:val="outset" w:sz="6" w:space="0" w:color="auto"/>
            </w:tcBorders>
            <w:shd w:val="clear" w:color="auto" w:fill="auto"/>
            <w:vAlign w:val="center"/>
          </w:tcPr>
          <w:p w14:paraId="7A6AB9C4" w14:textId="088B64EE" w:rsidR="00BE79A5" w:rsidRPr="00487B84" w:rsidRDefault="00AB2400" w:rsidP="00487B84">
            <w:pPr>
              <w:rPr>
                <w:sz w:val="24"/>
                <w:lang w:eastAsia="ja-JP" w:bidi="he-IL"/>
              </w:rPr>
            </w:pPr>
            <w:ins w:id="21282" w:author="mbeckerle" w:date="2012-04-23T00:08:00Z">
              <w:r w:rsidRPr="00AB2400">
                <w:t xml:space="preserve">fn:concat( $arg1 </w:t>
              </w:r>
              <w:del w:id="21283" w:author="Steve Hanson" w:date="2012-08-10T14:49:00Z">
                <w:r w:rsidRPr="00AB2400" w:rsidDel="00487B84">
                  <w:delText> </w:delText>
                </w:r>
              </w:del>
              <w:r w:rsidRPr="00AB2400">
                <w:t xml:space="preserve">as xs:anyAtomicType, $arg2 </w:t>
              </w:r>
              <w:del w:id="21284" w:author="Steve Hanson" w:date="2012-08-10T14:49:00Z">
                <w:r w:rsidRPr="00AB2400" w:rsidDel="00487B84">
                  <w:delText> </w:delText>
                </w:r>
              </w:del>
              <w:r w:rsidRPr="00AB2400">
                <w:t>as xs:anyAtomicType, ... )</w:t>
              </w:r>
            </w:ins>
            <w:ins w:id="21285" w:author="mbeckerle" w:date="2012-04-23T00:10:00Z">
              <w:r w:rsidRPr="0080143D" w:rsidDel="00AB2400">
                <w:rPr>
                  <w:lang w:eastAsia="ja-JP" w:bidi="he-IL"/>
                </w:rPr>
                <w:t xml:space="preserve"> </w:t>
              </w:r>
            </w:ins>
            <w:del w:id="21286" w:author="mbeckerle" w:date="2012-04-23T00:08:00Z">
              <w:r w:rsidR="00BE79A5" w:rsidRPr="00487B84" w:rsidDel="00AB2400">
                <w:rPr>
                  <w:lang w:eastAsia="ja-JP" w:bidi="he-IL"/>
                </w:rPr>
                <w:delText>fn:concat</w:delText>
              </w:r>
            </w:del>
          </w:p>
        </w:tc>
        <w:tc>
          <w:tcPr>
            <w:tcW w:w="6495" w:type="dxa"/>
            <w:tcBorders>
              <w:top w:val="outset" w:sz="6" w:space="0" w:color="auto"/>
              <w:left w:val="outset" w:sz="6" w:space="0" w:color="auto"/>
              <w:bottom w:val="outset" w:sz="6" w:space="0" w:color="auto"/>
              <w:right w:val="outset" w:sz="6" w:space="0" w:color="auto"/>
            </w:tcBorders>
            <w:shd w:val="clear" w:color="auto" w:fill="auto"/>
            <w:vAlign w:val="center"/>
          </w:tcPr>
          <w:p w14:paraId="6B658006" w14:textId="77777777" w:rsidR="00BE79A5" w:rsidRPr="00487B84" w:rsidRDefault="00BE79A5" w:rsidP="00487B84">
            <w:pPr>
              <w:rPr>
                <w:lang w:eastAsia="ja-JP" w:bidi="he-IL"/>
              </w:rPr>
            </w:pPr>
            <w:r w:rsidRPr="00487B84">
              <w:rPr>
                <w:lang w:eastAsia="ja-JP" w:bidi="he-IL"/>
              </w:rPr>
              <w:t>Concatenates two or more xs:anyAtomicType arguments cast to xs:string.</w:t>
            </w:r>
          </w:p>
        </w:tc>
      </w:tr>
      <w:tr w:rsidR="00BE79A5" w:rsidRPr="005223F4" w14:paraId="14A63555" w14:textId="77777777">
        <w:trPr>
          <w:tblCellSpacing w:w="15" w:type="dxa"/>
        </w:trPr>
        <w:tc>
          <w:tcPr>
            <w:tcW w:w="2175" w:type="dxa"/>
            <w:tcBorders>
              <w:top w:val="outset" w:sz="6" w:space="0" w:color="auto"/>
              <w:left w:val="outset" w:sz="6" w:space="0" w:color="auto"/>
              <w:bottom w:val="outset" w:sz="6" w:space="0" w:color="auto"/>
              <w:right w:val="outset" w:sz="6" w:space="0" w:color="auto"/>
            </w:tcBorders>
            <w:shd w:val="clear" w:color="auto" w:fill="auto"/>
            <w:vAlign w:val="center"/>
          </w:tcPr>
          <w:p w14:paraId="6B5BAF71" w14:textId="715E6A23" w:rsidR="006C1EBC" w:rsidRDefault="006C1EBC" w:rsidP="00487B84">
            <w:pPr>
              <w:rPr>
                <w:ins w:id="21287" w:author="mbeckerle" w:date="2012-04-23T00:23:00Z"/>
                <w:lang w:eastAsia="ja-JP" w:bidi="he-IL"/>
              </w:rPr>
            </w:pPr>
            <w:ins w:id="21288" w:author="mbeckerle" w:date="2012-04-23T00:23:00Z">
              <w:r>
                <w:rPr>
                  <w:lang w:eastAsia="ja-JP" w:bidi="he-IL"/>
                </w:rPr>
                <w:t xml:space="preserve">fn:substring($sourceString as xs:string, $startingLoc as xs:double) </w:t>
              </w:r>
            </w:ins>
          </w:p>
          <w:p w14:paraId="3DF13837" w14:textId="468D8C07" w:rsidR="00BE79A5" w:rsidRPr="00487B84" w:rsidRDefault="006C1EBC" w:rsidP="00487B84">
            <w:pPr>
              <w:rPr>
                <w:sz w:val="24"/>
                <w:lang w:eastAsia="ja-JP" w:bidi="he-IL"/>
              </w:rPr>
            </w:pPr>
            <w:ins w:id="21289" w:author="mbeckerle" w:date="2012-04-23T00:23:00Z">
              <w:r>
                <w:rPr>
                  <w:lang w:eastAsia="ja-JP" w:bidi="he-IL"/>
                </w:rPr>
                <w:t>fn:substring($sourceString as xs:string, $startingLoc as xs:double, $length as xs:double)</w:t>
              </w:r>
            </w:ins>
            <w:del w:id="21290" w:author="mbeckerle" w:date="2012-04-23T00:08:00Z">
              <w:r w:rsidR="00BE79A5" w:rsidRPr="00487B84" w:rsidDel="00AB2400">
                <w:rPr>
                  <w:lang w:eastAsia="ja-JP" w:bidi="he-IL"/>
                </w:rPr>
                <w:delText>fn:substring</w:delText>
              </w:r>
            </w:del>
          </w:p>
        </w:tc>
        <w:tc>
          <w:tcPr>
            <w:tcW w:w="6495" w:type="dxa"/>
            <w:tcBorders>
              <w:top w:val="outset" w:sz="6" w:space="0" w:color="auto"/>
              <w:left w:val="outset" w:sz="6" w:space="0" w:color="auto"/>
              <w:bottom w:val="outset" w:sz="6" w:space="0" w:color="auto"/>
              <w:right w:val="outset" w:sz="6" w:space="0" w:color="auto"/>
            </w:tcBorders>
            <w:shd w:val="clear" w:color="auto" w:fill="auto"/>
            <w:vAlign w:val="center"/>
          </w:tcPr>
          <w:p w14:paraId="6A06743D" w14:textId="77777777" w:rsidR="00BE79A5" w:rsidRPr="00487B84" w:rsidRDefault="00BE79A5" w:rsidP="00487B84">
            <w:pPr>
              <w:rPr>
                <w:lang w:eastAsia="ja-JP" w:bidi="he-IL"/>
              </w:rPr>
            </w:pPr>
            <w:r w:rsidRPr="00487B84">
              <w:rPr>
                <w:lang w:eastAsia="ja-JP" w:bidi="he-IL"/>
              </w:rPr>
              <w:t>Returns the xs:string located at a specified place within an argument xs:string.</w:t>
            </w:r>
          </w:p>
        </w:tc>
      </w:tr>
      <w:tr w:rsidR="00BE79A5" w:rsidRPr="005223F4" w14:paraId="60E4B9EA" w14:textId="77777777">
        <w:trPr>
          <w:tblCellSpacing w:w="15" w:type="dxa"/>
        </w:trPr>
        <w:tc>
          <w:tcPr>
            <w:tcW w:w="2175" w:type="dxa"/>
            <w:tcBorders>
              <w:top w:val="outset" w:sz="6" w:space="0" w:color="auto"/>
              <w:left w:val="outset" w:sz="6" w:space="0" w:color="auto"/>
              <w:bottom w:val="outset" w:sz="6" w:space="0" w:color="auto"/>
              <w:right w:val="outset" w:sz="6" w:space="0" w:color="auto"/>
            </w:tcBorders>
            <w:shd w:val="clear" w:color="auto" w:fill="auto"/>
            <w:vAlign w:val="center"/>
          </w:tcPr>
          <w:p w14:paraId="4758CA4E" w14:textId="741E04D8" w:rsidR="00BE79A5" w:rsidRPr="00487B84" w:rsidRDefault="00AB2400" w:rsidP="00487B84">
            <w:pPr>
              <w:rPr>
                <w:sz w:val="24"/>
                <w:lang w:eastAsia="ja-JP" w:bidi="he-IL"/>
              </w:rPr>
            </w:pPr>
            <w:ins w:id="21291" w:author="mbeckerle" w:date="2012-04-23T00:09:00Z">
              <w:r w:rsidRPr="00AB2400">
                <w:t>fn:string-length</w:t>
              </w:r>
              <w:r w:rsidRPr="00AB2400">
                <w:rPr>
                  <w:rFonts w:ascii="Times New Roman" w:hAnsi="Times New Roman"/>
                  <w:sz w:val="24"/>
                  <w:szCs w:val="24"/>
                </w:rPr>
                <w:t>(</w:t>
              </w:r>
              <w:r w:rsidRPr="00AB2400">
                <w:t>$arg as xs:string</w:t>
              </w:r>
              <w:r w:rsidRPr="00AB2400">
                <w:rPr>
                  <w:rFonts w:ascii="Times New Roman" w:hAnsi="Times New Roman"/>
                  <w:sz w:val="24"/>
                  <w:szCs w:val="24"/>
                </w:rPr>
                <w:t>)</w:t>
              </w:r>
              <w:r w:rsidRPr="00AB2400">
                <w:t> </w:t>
              </w:r>
            </w:ins>
            <w:ins w:id="21292" w:author="mbeckerle" w:date="2012-04-23T00:10:00Z">
              <w:r w:rsidRPr="0080143D" w:rsidDel="00AB2400">
                <w:rPr>
                  <w:lang w:eastAsia="ja-JP" w:bidi="he-IL"/>
                </w:rPr>
                <w:t xml:space="preserve"> </w:t>
              </w:r>
            </w:ins>
            <w:del w:id="21293" w:author="mbeckerle" w:date="2012-04-23T00:09:00Z">
              <w:r w:rsidR="00BE79A5" w:rsidRPr="00487B84" w:rsidDel="00AB2400">
                <w:rPr>
                  <w:lang w:eastAsia="ja-JP" w:bidi="he-IL"/>
                </w:rPr>
                <w:delText>fn:string-length</w:delText>
              </w:r>
            </w:del>
          </w:p>
        </w:tc>
        <w:tc>
          <w:tcPr>
            <w:tcW w:w="6495" w:type="dxa"/>
            <w:tcBorders>
              <w:top w:val="outset" w:sz="6" w:space="0" w:color="auto"/>
              <w:left w:val="outset" w:sz="6" w:space="0" w:color="auto"/>
              <w:bottom w:val="outset" w:sz="6" w:space="0" w:color="auto"/>
              <w:right w:val="outset" w:sz="6" w:space="0" w:color="auto"/>
            </w:tcBorders>
            <w:shd w:val="clear" w:color="auto" w:fill="auto"/>
            <w:vAlign w:val="center"/>
          </w:tcPr>
          <w:p w14:paraId="3455F6AA" w14:textId="321DEE45" w:rsidR="00BE79A5" w:rsidRPr="00487B84" w:rsidRDefault="00BE79A5" w:rsidP="00487B84">
            <w:pPr>
              <w:rPr>
                <w:lang w:eastAsia="ja-JP" w:bidi="he-IL"/>
              </w:rPr>
            </w:pPr>
            <w:r w:rsidRPr="00487B84">
              <w:rPr>
                <w:lang w:eastAsia="ja-JP" w:bidi="he-IL"/>
              </w:rPr>
              <w:t>Returns the length of the argument</w:t>
            </w:r>
            <w:ins w:id="21294" w:author="mbeckerle" w:date="2012-04-23T00:11:00Z">
              <w:r w:rsidR="00AB2400">
                <w:rPr>
                  <w:lang w:eastAsia="ja-JP" w:bidi="he-IL"/>
                </w:rPr>
                <w:t xml:space="preserve"> as an xs:integer</w:t>
              </w:r>
            </w:ins>
            <w:del w:id="21295" w:author="mbeckerle" w:date="2012-04-23T00:11:00Z">
              <w:r w:rsidRPr="00487B84" w:rsidDel="00AB2400">
                <w:rPr>
                  <w:lang w:eastAsia="ja-JP" w:bidi="he-IL"/>
                </w:rPr>
                <w:delText>.</w:delText>
              </w:r>
            </w:del>
          </w:p>
        </w:tc>
      </w:tr>
      <w:tr w:rsidR="00BE79A5" w:rsidRPr="005223F4" w14:paraId="60960218" w14:textId="77777777">
        <w:trPr>
          <w:tblCellSpacing w:w="15" w:type="dxa"/>
        </w:trPr>
        <w:tc>
          <w:tcPr>
            <w:tcW w:w="2175" w:type="dxa"/>
            <w:tcBorders>
              <w:top w:val="outset" w:sz="6" w:space="0" w:color="auto"/>
              <w:left w:val="outset" w:sz="6" w:space="0" w:color="auto"/>
              <w:bottom w:val="outset" w:sz="6" w:space="0" w:color="auto"/>
              <w:right w:val="outset" w:sz="6" w:space="0" w:color="auto"/>
            </w:tcBorders>
            <w:shd w:val="clear" w:color="auto" w:fill="auto"/>
            <w:vAlign w:val="center"/>
          </w:tcPr>
          <w:p w14:paraId="41BD1DE6" w14:textId="5483A2C5" w:rsidR="00BE79A5" w:rsidRPr="00487B84" w:rsidRDefault="00AB2400" w:rsidP="00487B84">
            <w:pPr>
              <w:rPr>
                <w:sz w:val="24"/>
                <w:lang w:eastAsia="ja-JP" w:bidi="he-IL"/>
              </w:rPr>
            </w:pPr>
            <w:ins w:id="21296" w:author="mbeckerle" w:date="2012-04-23T00:09:00Z">
              <w:r w:rsidRPr="00AB2400">
                <w:t>fn:upper-case</w:t>
              </w:r>
              <w:r w:rsidRPr="00AB2400">
                <w:rPr>
                  <w:rFonts w:ascii="Times New Roman" w:hAnsi="Times New Roman"/>
                  <w:sz w:val="24"/>
                  <w:szCs w:val="24"/>
                </w:rPr>
                <w:t>(</w:t>
              </w:r>
              <w:r w:rsidRPr="00AB2400">
                <w:t>$arg as xs:string</w:t>
              </w:r>
              <w:r w:rsidRPr="00AB2400">
                <w:rPr>
                  <w:rFonts w:ascii="Times New Roman" w:hAnsi="Times New Roman"/>
                  <w:sz w:val="24"/>
                  <w:szCs w:val="24"/>
                </w:rPr>
                <w:t>)</w:t>
              </w:r>
              <w:r w:rsidRPr="00AB2400">
                <w:t> </w:t>
              </w:r>
            </w:ins>
            <w:ins w:id="21297" w:author="mbeckerle" w:date="2012-04-23T00:10:00Z">
              <w:r w:rsidRPr="0080143D" w:rsidDel="00AB2400">
                <w:rPr>
                  <w:lang w:eastAsia="ja-JP" w:bidi="he-IL"/>
                </w:rPr>
                <w:t xml:space="preserve"> </w:t>
              </w:r>
            </w:ins>
            <w:del w:id="21298" w:author="mbeckerle" w:date="2012-04-23T00:09:00Z">
              <w:r w:rsidR="00BE79A5" w:rsidRPr="00487B84" w:rsidDel="00AB2400">
                <w:rPr>
                  <w:lang w:eastAsia="ja-JP" w:bidi="he-IL"/>
                </w:rPr>
                <w:delText>fn:upper-case</w:delText>
              </w:r>
            </w:del>
          </w:p>
        </w:tc>
        <w:tc>
          <w:tcPr>
            <w:tcW w:w="6495" w:type="dxa"/>
            <w:tcBorders>
              <w:top w:val="outset" w:sz="6" w:space="0" w:color="auto"/>
              <w:left w:val="outset" w:sz="6" w:space="0" w:color="auto"/>
              <w:bottom w:val="outset" w:sz="6" w:space="0" w:color="auto"/>
              <w:right w:val="outset" w:sz="6" w:space="0" w:color="auto"/>
            </w:tcBorders>
            <w:shd w:val="clear" w:color="auto" w:fill="auto"/>
            <w:vAlign w:val="center"/>
          </w:tcPr>
          <w:p w14:paraId="0F30DCDF" w14:textId="77777777" w:rsidR="00BE79A5" w:rsidRPr="00487B84" w:rsidRDefault="00BE79A5" w:rsidP="00487B84">
            <w:pPr>
              <w:rPr>
                <w:lang w:eastAsia="ja-JP" w:bidi="he-IL"/>
              </w:rPr>
            </w:pPr>
            <w:r w:rsidRPr="00487B84">
              <w:rPr>
                <w:lang w:eastAsia="ja-JP" w:bidi="he-IL"/>
              </w:rPr>
              <w:t>Returns the upper-cased value of the argument.</w:t>
            </w:r>
          </w:p>
        </w:tc>
      </w:tr>
      <w:tr w:rsidR="00BE79A5" w:rsidRPr="005223F4" w14:paraId="00F10169" w14:textId="77777777">
        <w:trPr>
          <w:tblCellSpacing w:w="15" w:type="dxa"/>
        </w:trPr>
        <w:tc>
          <w:tcPr>
            <w:tcW w:w="2175" w:type="dxa"/>
            <w:tcBorders>
              <w:top w:val="outset" w:sz="6" w:space="0" w:color="auto"/>
              <w:left w:val="outset" w:sz="6" w:space="0" w:color="auto"/>
              <w:bottom w:val="outset" w:sz="6" w:space="0" w:color="auto"/>
              <w:right w:val="outset" w:sz="6" w:space="0" w:color="auto"/>
            </w:tcBorders>
            <w:shd w:val="clear" w:color="auto" w:fill="auto"/>
            <w:vAlign w:val="center"/>
          </w:tcPr>
          <w:p w14:paraId="75DB3D90" w14:textId="1B2FE3AC" w:rsidR="00BE79A5" w:rsidRPr="00487B84" w:rsidRDefault="00AB2400" w:rsidP="00487B84">
            <w:pPr>
              <w:rPr>
                <w:rFonts w:ascii="Times New Roman" w:hAnsi="Times New Roman"/>
                <w:sz w:val="24"/>
                <w:szCs w:val="24"/>
              </w:rPr>
            </w:pPr>
            <w:ins w:id="21299" w:author="mbeckerle" w:date="2012-04-23T00:10:00Z">
              <w:r w:rsidRPr="00AB2400">
                <w:t>fn:lower-case</w:t>
              </w:r>
              <w:r w:rsidRPr="00AB2400">
                <w:rPr>
                  <w:rFonts w:ascii="Times New Roman" w:hAnsi="Times New Roman"/>
                  <w:sz w:val="24"/>
                  <w:szCs w:val="24"/>
                </w:rPr>
                <w:t>(</w:t>
              </w:r>
              <w:r w:rsidRPr="00AB2400">
                <w:t>$arg as xs:string</w:t>
              </w:r>
              <w:r w:rsidRPr="00AB2400">
                <w:rPr>
                  <w:rFonts w:ascii="Times New Roman" w:hAnsi="Times New Roman"/>
                  <w:sz w:val="24"/>
                  <w:szCs w:val="24"/>
                </w:rPr>
                <w:t>)</w:t>
              </w:r>
            </w:ins>
            <w:ins w:id="21300" w:author="mbeckerle" w:date="2012-04-23T00:11:00Z">
              <w:r w:rsidRPr="0080143D" w:rsidDel="00AB2400">
                <w:rPr>
                  <w:lang w:eastAsia="ja-JP" w:bidi="he-IL"/>
                </w:rPr>
                <w:t xml:space="preserve"> </w:t>
              </w:r>
            </w:ins>
            <w:del w:id="21301" w:author="mbeckerle" w:date="2012-04-23T00:10:00Z">
              <w:r w:rsidR="00BE79A5" w:rsidRPr="00487B84" w:rsidDel="00AB2400">
                <w:rPr>
                  <w:lang w:eastAsia="ja-JP" w:bidi="he-IL"/>
                </w:rPr>
                <w:delText>fn:lower-case</w:delText>
              </w:r>
            </w:del>
          </w:p>
        </w:tc>
        <w:tc>
          <w:tcPr>
            <w:tcW w:w="6495" w:type="dxa"/>
            <w:tcBorders>
              <w:top w:val="outset" w:sz="6" w:space="0" w:color="auto"/>
              <w:left w:val="outset" w:sz="6" w:space="0" w:color="auto"/>
              <w:bottom w:val="outset" w:sz="6" w:space="0" w:color="auto"/>
              <w:right w:val="outset" w:sz="6" w:space="0" w:color="auto"/>
            </w:tcBorders>
            <w:shd w:val="clear" w:color="auto" w:fill="auto"/>
            <w:vAlign w:val="center"/>
          </w:tcPr>
          <w:p w14:paraId="76D5BE43" w14:textId="77777777" w:rsidR="00BE79A5" w:rsidRPr="00487B84" w:rsidRDefault="00BE79A5" w:rsidP="00487B84">
            <w:pPr>
              <w:rPr>
                <w:lang w:eastAsia="ja-JP" w:bidi="he-IL"/>
              </w:rPr>
            </w:pPr>
            <w:r w:rsidRPr="00487B84">
              <w:rPr>
                <w:lang w:eastAsia="ja-JP" w:bidi="he-IL"/>
              </w:rPr>
              <w:t>Returns the lower-cased value of the argument.</w:t>
            </w:r>
          </w:p>
        </w:tc>
      </w:tr>
    </w:tbl>
    <w:p w14:paraId="1BDCFA29" w14:textId="2B3250FE" w:rsidR="00AB2400" w:rsidRPr="005223F4" w:rsidRDefault="00AB2400" w:rsidP="007151D0"/>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000" w:firstRow="0" w:lastRow="0" w:firstColumn="0" w:lastColumn="0" w:noHBand="0" w:noVBand="0"/>
      </w:tblPr>
      <w:tblGrid>
        <w:gridCol w:w="3675"/>
        <w:gridCol w:w="5085"/>
      </w:tblGrid>
      <w:tr w:rsidR="00BE79A5" w:rsidRPr="005223F4" w14:paraId="0BC4E910" w14:textId="77777777" w:rsidTr="00487B84">
        <w:trPr>
          <w:tblHeade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3F3F3"/>
            <w:vAlign w:val="center"/>
          </w:tcPr>
          <w:p w14:paraId="17797AF9" w14:textId="77777777" w:rsidR="00BE79A5" w:rsidRPr="00487B84" w:rsidRDefault="00BE79A5" w:rsidP="00487B84">
            <w:pPr>
              <w:jc w:val="center"/>
              <w:rPr>
                <w:b/>
                <w:sz w:val="24"/>
              </w:rPr>
            </w:pPr>
            <w:r w:rsidRPr="00487B84">
              <w:rPr>
                <w:b/>
              </w:rPr>
              <w:t>Function</w:t>
            </w:r>
          </w:p>
        </w:tc>
        <w:tc>
          <w:tcPr>
            <w:tcW w:w="0" w:type="auto"/>
            <w:tcBorders>
              <w:top w:val="outset" w:sz="6" w:space="0" w:color="auto"/>
              <w:left w:val="outset" w:sz="6" w:space="0" w:color="auto"/>
              <w:bottom w:val="outset" w:sz="6" w:space="0" w:color="auto"/>
              <w:right w:val="outset" w:sz="6" w:space="0" w:color="auto"/>
            </w:tcBorders>
            <w:shd w:val="clear" w:color="auto" w:fill="F3F3F3"/>
            <w:vAlign w:val="center"/>
          </w:tcPr>
          <w:p w14:paraId="2A6F52B6" w14:textId="77777777" w:rsidR="00BE79A5" w:rsidRPr="00487B84" w:rsidRDefault="00BE79A5">
            <w:pPr>
              <w:jc w:val="center"/>
              <w:rPr>
                <w:b/>
                <w:sz w:val="24"/>
              </w:rPr>
            </w:pPr>
            <w:r w:rsidRPr="00487B84">
              <w:rPr>
                <w:b/>
              </w:rPr>
              <w:t>Meaning</w:t>
            </w:r>
          </w:p>
        </w:tc>
      </w:tr>
      <w:tr w:rsidR="00BE79A5" w:rsidRPr="005223F4" w14:paraId="112872F5" w14:textId="77777777">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1F5E43F6" w14:textId="187B0A4E" w:rsidR="006C1EBC" w:rsidRPr="006C1EBC" w:rsidRDefault="006C1EBC" w:rsidP="00487B84">
            <w:pPr>
              <w:rPr>
                <w:ins w:id="21302" w:author="mbeckerle" w:date="2012-04-23T00:22:00Z"/>
                <w:rStyle w:val="HTMLCode"/>
                <w:rFonts w:ascii="Arial" w:hAnsi="Arial" w:cs="Arial"/>
              </w:rPr>
            </w:pPr>
            <w:ins w:id="21303" w:author="mbeckerle" w:date="2012-04-23T00:22:00Z">
              <w:r w:rsidRPr="006C1EBC">
                <w:rPr>
                  <w:rStyle w:val="HTMLCode"/>
                  <w:rFonts w:ascii="Arial" w:hAnsi="Arial" w:cs="Arial"/>
                </w:rPr>
                <w:t>fn:contains($arg1 as xs:string, $arg2 as xs:string)</w:t>
              </w:r>
            </w:ins>
          </w:p>
          <w:p w14:paraId="1C2DAF3B" w14:textId="21F2961C" w:rsidR="00BE79A5" w:rsidRPr="0080143D" w:rsidRDefault="006C1EBC">
            <w:pPr>
              <w:rPr>
                <w:sz w:val="24"/>
              </w:rPr>
            </w:pPr>
            <w:ins w:id="21304" w:author="mbeckerle" w:date="2012-04-23T00:22:00Z">
              <w:r w:rsidRPr="006C1EBC">
                <w:rPr>
                  <w:rStyle w:val="HTMLCode"/>
                  <w:rFonts w:ascii="Arial" w:hAnsi="Arial" w:cs="Arial"/>
                </w:rPr>
                <w:t>fn:contains($arg1 as xs:string, $arg2 as xs:string, $collation as xs:string)</w:t>
              </w:r>
            </w:ins>
            <w:del w:id="21305" w:author="mbeckerle" w:date="2012-04-23T00:12:00Z">
              <w:r w:rsidR="00BE79A5" w:rsidRPr="00EB6903" w:rsidDel="00AB2400">
                <w:rPr>
                  <w:rStyle w:val="HTMLCode"/>
                  <w:rFonts w:ascii="Arial" w:hAnsi="Arial" w:cs="Arial"/>
                </w:rPr>
                <w:delText>fn:contains</w:delText>
              </w:r>
            </w:del>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1FA8288D" w14:textId="7949D1BE" w:rsidR="00BE79A5" w:rsidRPr="00487B84" w:rsidRDefault="00487B84" w:rsidP="00487B84">
            <w:pPr>
              <w:rPr>
                <w:rFonts w:cs="Arial"/>
                <w:sz w:val="24"/>
              </w:rPr>
            </w:pPr>
            <w:ins w:id="21306" w:author="Steve Hanson" w:date="2012-08-10T14:50:00Z">
              <w:r>
                <w:rPr>
                  <w:rFonts w:cs="Arial"/>
                </w:rPr>
                <w:t>Returns xs:</w:t>
              </w:r>
            </w:ins>
            <w:ins w:id="21307" w:author="Steve Hanson" w:date="2012-08-10T14:54:00Z">
              <w:r>
                <w:rPr>
                  <w:rFonts w:cs="Arial"/>
                </w:rPr>
                <w:t>b</w:t>
              </w:r>
            </w:ins>
            <w:ins w:id="21308" w:author="Steve Hanson" w:date="2012-08-10T14:50:00Z">
              <w:r>
                <w:rPr>
                  <w:rFonts w:cs="Arial"/>
                </w:rPr>
                <w:t>oolean i</w:t>
              </w:r>
            </w:ins>
            <w:del w:id="21309" w:author="Steve Hanson" w:date="2012-08-10T14:50:00Z">
              <w:r w:rsidR="00BE79A5" w:rsidRPr="00487B84" w:rsidDel="00487B84">
                <w:rPr>
                  <w:rFonts w:cs="Arial"/>
                </w:rPr>
                <w:delText>I</w:delText>
              </w:r>
            </w:del>
            <w:r w:rsidR="00BE79A5" w:rsidRPr="00487B84">
              <w:rPr>
                <w:rFonts w:cs="Arial"/>
              </w:rPr>
              <w:t>ndicat</w:t>
            </w:r>
            <w:ins w:id="21310" w:author="Steve Hanson" w:date="2012-08-10T14:50:00Z">
              <w:r>
                <w:rPr>
                  <w:rFonts w:cs="Arial"/>
                </w:rPr>
                <w:t>ing</w:t>
              </w:r>
            </w:ins>
            <w:del w:id="21311" w:author="Steve Hanson" w:date="2012-08-10T14:50:00Z">
              <w:r w:rsidR="00BE79A5" w:rsidRPr="00487B84" w:rsidDel="00487B84">
                <w:rPr>
                  <w:rFonts w:cs="Arial"/>
                </w:rPr>
                <w:delText>e</w:delText>
              </w:r>
            </w:del>
            <w:del w:id="21312" w:author="Steve Hanson" w:date="2012-08-10T14:51:00Z">
              <w:r w:rsidR="00BE79A5" w:rsidRPr="00487B84" w:rsidDel="00487B84">
                <w:rPr>
                  <w:rFonts w:cs="Arial"/>
                </w:rPr>
                <w:delText>s</w:delText>
              </w:r>
            </w:del>
            <w:r w:rsidR="00BE79A5" w:rsidRPr="00487B84">
              <w:rPr>
                <w:rFonts w:cs="Arial"/>
              </w:rPr>
              <w:t xml:space="preserve"> whether one </w:t>
            </w:r>
            <w:r w:rsidR="00BE79A5" w:rsidRPr="00EB6903">
              <w:rPr>
                <w:rStyle w:val="HTMLCode"/>
                <w:rFonts w:ascii="Arial" w:hAnsi="Arial" w:cs="Arial"/>
              </w:rPr>
              <w:t>xs:string</w:t>
            </w:r>
            <w:r w:rsidR="00BE79A5" w:rsidRPr="00487B84">
              <w:rPr>
                <w:rFonts w:cs="Arial"/>
              </w:rPr>
              <w:t xml:space="preserve"> contains another </w:t>
            </w:r>
            <w:r w:rsidR="00BE79A5" w:rsidRPr="00EB6903">
              <w:rPr>
                <w:rStyle w:val="HTMLCode"/>
                <w:rFonts w:ascii="Arial" w:hAnsi="Arial" w:cs="Arial"/>
              </w:rPr>
              <w:t>xs:string</w:t>
            </w:r>
            <w:r w:rsidR="00BE79A5" w:rsidRPr="00487B84">
              <w:rPr>
                <w:rFonts w:cs="Arial"/>
              </w:rPr>
              <w:t>. A collation may be specified.</w:t>
            </w:r>
            <w:ins w:id="21313" w:author="mbeckerle" w:date="2012-04-23T00:14:00Z">
              <w:del w:id="21314" w:author="Steve Hanson" w:date="2012-08-10T14:51:00Z">
                <w:r w:rsidR="00AB2400" w:rsidDel="00487B84">
                  <w:rPr>
                    <w:rFonts w:cs="Arial"/>
                  </w:rPr>
                  <w:delText xml:space="preserve"> Returns xs:boolea</w:delText>
                </w:r>
              </w:del>
              <w:del w:id="21315" w:author="Steve Hanson" w:date="2012-08-10T14:50:00Z">
                <w:r w:rsidR="00AB2400" w:rsidDel="00487B84">
                  <w:rPr>
                    <w:rFonts w:cs="Arial"/>
                  </w:rPr>
                  <w:delText>n</w:delText>
                </w:r>
              </w:del>
              <w:del w:id="21316" w:author="Steve Hanson" w:date="2012-08-10T14:51:00Z">
                <w:r w:rsidR="00AB2400" w:rsidDel="00487B84">
                  <w:rPr>
                    <w:rFonts w:cs="Arial"/>
                  </w:rPr>
                  <w:delText>.</w:delText>
                </w:r>
              </w:del>
            </w:ins>
          </w:p>
        </w:tc>
      </w:tr>
      <w:tr w:rsidR="00BE79A5" w:rsidRPr="005223F4" w14:paraId="5374EF51" w14:textId="77777777">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7E06C939" w14:textId="33FC9B4E" w:rsidR="006C1EBC" w:rsidRPr="006C1EBC" w:rsidRDefault="006C1EBC" w:rsidP="00487B84">
            <w:pPr>
              <w:rPr>
                <w:ins w:id="21317" w:author="mbeckerle" w:date="2012-04-23T00:21:00Z"/>
                <w:rStyle w:val="HTMLCode"/>
                <w:rFonts w:ascii="Arial" w:hAnsi="Arial" w:cs="Arial"/>
              </w:rPr>
            </w:pPr>
            <w:ins w:id="21318" w:author="mbeckerle" w:date="2012-04-23T00:21:00Z">
              <w:r w:rsidRPr="006C1EBC">
                <w:rPr>
                  <w:rStyle w:val="HTMLCode"/>
                  <w:rFonts w:ascii="Arial" w:hAnsi="Arial" w:cs="Arial"/>
                </w:rPr>
                <w:t>fn:starts-with($arg1 as xs:string, $arg2 as xs:string)</w:t>
              </w:r>
            </w:ins>
          </w:p>
          <w:p w14:paraId="57CECA4A" w14:textId="621178C0" w:rsidR="00BE79A5" w:rsidRPr="0080143D" w:rsidRDefault="006C1EBC" w:rsidP="00487B84">
            <w:pPr>
              <w:rPr>
                <w:sz w:val="24"/>
              </w:rPr>
            </w:pPr>
            <w:ins w:id="21319" w:author="mbeckerle" w:date="2012-04-23T00:21:00Z">
              <w:r w:rsidRPr="006C1EBC">
                <w:rPr>
                  <w:rStyle w:val="HTMLCode"/>
                  <w:rFonts w:ascii="Arial" w:hAnsi="Arial" w:cs="Arial"/>
                </w:rPr>
                <w:t>fn:starts-with($arg1 as xs:string, $arg2 as xs:string, $collation as xs:string)</w:t>
              </w:r>
            </w:ins>
            <w:del w:id="21320" w:author="mbeckerle" w:date="2012-04-23T00:13:00Z">
              <w:r w:rsidR="00BE79A5" w:rsidRPr="00EB6903" w:rsidDel="00AB2400">
                <w:rPr>
                  <w:rStyle w:val="HTMLCode"/>
                  <w:rFonts w:ascii="Arial" w:hAnsi="Arial" w:cs="Arial"/>
                </w:rPr>
                <w:delText>fn:starts-with</w:delText>
              </w:r>
            </w:del>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333355F2" w14:textId="48D7A268" w:rsidR="00BE79A5" w:rsidRPr="00487B84" w:rsidRDefault="00BE79A5" w:rsidP="00487B84">
            <w:pPr>
              <w:rPr>
                <w:rFonts w:cs="Arial"/>
                <w:sz w:val="24"/>
              </w:rPr>
            </w:pPr>
            <w:del w:id="21321" w:author="Steve Hanson" w:date="2012-08-10T14:51:00Z">
              <w:r w:rsidRPr="00487B84" w:rsidDel="00487B84">
                <w:rPr>
                  <w:rFonts w:cs="Arial"/>
                </w:rPr>
                <w:delText>Indicates</w:delText>
              </w:r>
            </w:del>
            <w:ins w:id="21322" w:author="Steve Hanson" w:date="2012-08-10T14:51:00Z">
              <w:r w:rsidR="00487B84">
                <w:rPr>
                  <w:rFonts w:cs="Arial"/>
                </w:rPr>
                <w:t>Returns xs:</w:t>
              </w:r>
            </w:ins>
            <w:ins w:id="21323" w:author="Steve Hanson" w:date="2012-08-10T14:54:00Z">
              <w:r w:rsidR="00487B84">
                <w:rPr>
                  <w:rFonts w:cs="Arial"/>
                </w:rPr>
                <w:t>b</w:t>
              </w:r>
            </w:ins>
            <w:ins w:id="21324" w:author="Steve Hanson" w:date="2012-08-10T14:51:00Z">
              <w:r w:rsidR="00487B84">
                <w:rPr>
                  <w:rFonts w:cs="Arial"/>
                </w:rPr>
                <w:t>oolean i</w:t>
              </w:r>
              <w:r w:rsidR="00487B84" w:rsidRPr="00487B84">
                <w:rPr>
                  <w:rFonts w:cs="Arial"/>
                </w:rPr>
                <w:t>ndicat</w:t>
              </w:r>
              <w:r w:rsidR="00487B84">
                <w:rPr>
                  <w:rFonts w:cs="Arial"/>
                </w:rPr>
                <w:t>ing</w:t>
              </w:r>
            </w:ins>
            <w:r w:rsidRPr="00487B84">
              <w:rPr>
                <w:rFonts w:cs="Arial"/>
              </w:rPr>
              <w:t xml:space="preserve"> whether the value of one </w:t>
            </w:r>
            <w:r w:rsidRPr="00EB6903">
              <w:rPr>
                <w:rStyle w:val="HTMLCode"/>
                <w:rFonts w:ascii="Arial" w:hAnsi="Arial" w:cs="Arial"/>
              </w:rPr>
              <w:t>xs:string</w:t>
            </w:r>
            <w:r w:rsidRPr="00487B84">
              <w:rPr>
                <w:rFonts w:cs="Arial"/>
              </w:rPr>
              <w:t xml:space="preserve"> begins with the collation units of another </w:t>
            </w:r>
            <w:r w:rsidRPr="00EB6903">
              <w:rPr>
                <w:rStyle w:val="HTMLCode"/>
                <w:rFonts w:ascii="Arial" w:hAnsi="Arial" w:cs="Arial"/>
              </w:rPr>
              <w:t>xs:string</w:t>
            </w:r>
            <w:r w:rsidRPr="00487B84">
              <w:rPr>
                <w:rFonts w:cs="Arial"/>
              </w:rPr>
              <w:t>. A collation may be specified.</w:t>
            </w:r>
            <w:ins w:id="21325" w:author="mbeckerle" w:date="2012-04-23T00:14:00Z">
              <w:r w:rsidR="00AB2400">
                <w:rPr>
                  <w:rFonts w:cs="Arial"/>
                </w:rPr>
                <w:t xml:space="preserve"> </w:t>
              </w:r>
              <w:del w:id="21326" w:author="Steve Hanson" w:date="2012-08-10T14:51:00Z">
                <w:r w:rsidR="00AB2400" w:rsidDel="00487B84">
                  <w:rPr>
                    <w:rFonts w:cs="Arial"/>
                  </w:rPr>
                  <w:delText>Returns xs:boolean.</w:delText>
                </w:r>
              </w:del>
            </w:ins>
          </w:p>
        </w:tc>
      </w:tr>
      <w:tr w:rsidR="00BE79A5" w:rsidRPr="005223F4" w14:paraId="3C27739A" w14:textId="77777777">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4D926588" w14:textId="1376D9F7" w:rsidR="006C1EBC" w:rsidRPr="006C1EBC" w:rsidRDefault="006C1EBC" w:rsidP="00487B84">
            <w:pPr>
              <w:rPr>
                <w:ins w:id="21327" w:author="mbeckerle" w:date="2012-04-23T00:20:00Z"/>
                <w:rStyle w:val="HTMLCode"/>
                <w:rFonts w:ascii="Arial" w:hAnsi="Arial" w:cs="Arial"/>
              </w:rPr>
            </w:pPr>
            <w:ins w:id="21328" w:author="mbeckerle" w:date="2012-04-23T00:20:00Z">
              <w:r w:rsidRPr="006C1EBC">
                <w:rPr>
                  <w:rStyle w:val="HTMLCode"/>
                  <w:rFonts w:ascii="Arial" w:hAnsi="Arial" w:cs="Arial"/>
                </w:rPr>
                <w:t>fn:ends-with($arg1 as xs:string, $arg2 as xs:string)</w:t>
              </w:r>
            </w:ins>
          </w:p>
          <w:p w14:paraId="480DDE6D" w14:textId="72974595" w:rsidR="00BE79A5" w:rsidRPr="0080143D" w:rsidRDefault="006C1EBC" w:rsidP="00487B84">
            <w:pPr>
              <w:rPr>
                <w:sz w:val="24"/>
              </w:rPr>
            </w:pPr>
            <w:ins w:id="21329" w:author="mbeckerle" w:date="2012-04-23T00:20:00Z">
              <w:r w:rsidRPr="006C1EBC">
                <w:rPr>
                  <w:rStyle w:val="HTMLCode"/>
                  <w:rFonts w:ascii="Arial" w:hAnsi="Arial" w:cs="Arial"/>
                </w:rPr>
                <w:t>fn:ends-with($arg1 as xs:string, $arg2</w:t>
              </w:r>
            </w:ins>
            <w:ins w:id="21330" w:author="Steve Hanson" w:date="2012-08-10T14:51:00Z">
              <w:r w:rsidR="00487B84">
                <w:rPr>
                  <w:rStyle w:val="HTMLCode"/>
                  <w:rFonts w:ascii="Arial" w:hAnsi="Arial" w:cs="Arial"/>
                </w:rPr>
                <w:t xml:space="preserve"> </w:t>
              </w:r>
            </w:ins>
            <w:ins w:id="21331" w:author="mbeckerle" w:date="2012-04-23T00:20:00Z">
              <w:del w:id="21332" w:author="Steve Hanson" w:date="2012-08-10T14:51:00Z">
                <w:r w:rsidRPr="006C1EBC" w:rsidDel="00487B84">
                  <w:rPr>
                    <w:rStyle w:val="HTMLCode"/>
                    <w:rFonts w:ascii="Arial" w:hAnsi="Arial" w:cs="Arial"/>
                  </w:rPr>
                  <w:tab/>
                </w:r>
              </w:del>
              <w:r w:rsidRPr="006C1EBC">
                <w:rPr>
                  <w:rStyle w:val="HTMLCode"/>
                  <w:rFonts w:ascii="Arial" w:hAnsi="Arial" w:cs="Arial"/>
                </w:rPr>
                <w:t>as xs:string, $collation as xs:string)</w:t>
              </w:r>
            </w:ins>
            <w:del w:id="21333" w:author="mbeckerle" w:date="2012-04-23T00:13:00Z">
              <w:r w:rsidR="00BE79A5" w:rsidRPr="00EB6903" w:rsidDel="00AB2400">
                <w:rPr>
                  <w:rStyle w:val="HTMLCode"/>
                  <w:rFonts w:ascii="Arial" w:hAnsi="Arial" w:cs="Arial"/>
                </w:rPr>
                <w:delText>fn:ends-with</w:delText>
              </w:r>
            </w:del>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571AD9EE" w14:textId="6D96590C" w:rsidR="00BE79A5" w:rsidRPr="00487B84" w:rsidRDefault="00487B84" w:rsidP="00487B84">
            <w:pPr>
              <w:rPr>
                <w:rFonts w:cs="Arial"/>
                <w:sz w:val="24"/>
              </w:rPr>
            </w:pPr>
            <w:ins w:id="21334" w:author="Steve Hanson" w:date="2012-08-10T14:51:00Z">
              <w:r>
                <w:rPr>
                  <w:rFonts w:cs="Arial"/>
                </w:rPr>
                <w:t>Returns xs:</w:t>
              </w:r>
            </w:ins>
            <w:ins w:id="21335" w:author="Steve Hanson" w:date="2012-08-10T14:54:00Z">
              <w:r>
                <w:rPr>
                  <w:rFonts w:cs="Arial"/>
                </w:rPr>
                <w:t>b</w:t>
              </w:r>
            </w:ins>
            <w:ins w:id="21336" w:author="Steve Hanson" w:date="2012-08-10T14:51:00Z">
              <w:r>
                <w:rPr>
                  <w:rFonts w:cs="Arial"/>
                </w:rPr>
                <w:t>oolean i</w:t>
              </w:r>
              <w:r w:rsidRPr="00487B84">
                <w:rPr>
                  <w:rFonts w:cs="Arial"/>
                </w:rPr>
                <w:t>ndicat</w:t>
              </w:r>
              <w:r>
                <w:rPr>
                  <w:rFonts w:cs="Arial"/>
                </w:rPr>
                <w:t>ing</w:t>
              </w:r>
            </w:ins>
            <w:del w:id="21337" w:author="Steve Hanson" w:date="2012-08-10T14:51:00Z">
              <w:r w:rsidR="00BE79A5" w:rsidRPr="00487B84" w:rsidDel="00487B84">
                <w:rPr>
                  <w:rFonts w:cs="Arial"/>
                </w:rPr>
                <w:delText>Indicates w</w:delText>
              </w:r>
            </w:del>
            <w:ins w:id="21338" w:author="Steve Hanson" w:date="2012-08-10T14:51:00Z">
              <w:r>
                <w:rPr>
                  <w:rFonts w:cs="Arial"/>
                </w:rPr>
                <w:t xml:space="preserve"> w</w:t>
              </w:r>
            </w:ins>
            <w:r w:rsidR="00BE79A5" w:rsidRPr="00487B84">
              <w:rPr>
                <w:rFonts w:cs="Arial"/>
              </w:rPr>
              <w:t xml:space="preserve">hether the value of one </w:t>
            </w:r>
            <w:r w:rsidR="00BE79A5" w:rsidRPr="00EB6903">
              <w:rPr>
                <w:rStyle w:val="HTMLCode"/>
                <w:rFonts w:ascii="Arial" w:hAnsi="Arial" w:cs="Arial"/>
              </w:rPr>
              <w:t>xs:string</w:t>
            </w:r>
            <w:r w:rsidR="00BE79A5" w:rsidRPr="00487B84">
              <w:rPr>
                <w:rFonts w:cs="Arial"/>
              </w:rPr>
              <w:t xml:space="preserve"> ends with the collation units of another </w:t>
            </w:r>
            <w:r w:rsidR="00BE79A5" w:rsidRPr="00EB6903">
              <w:rPr>
                <w:rStyle w:val="HTMLCode"/>
                <w:rFonts w:ascii="Arial" w:hAnsi="Arial" w:cs="Arial"/>
              </w:rPr>
              <w:t>xs:string</w:t>
            </w:r>
            <w:r w:rsidR="00BE79A5" w:rsidRPr="00487B84">
              <w:rPr>
                <w:rFonts w:cs="Arial"/>
              </w:rPr>
              <w:t>. A collation may be specified.</w:t>
            </w:r>
            <w:ins w:id="21339" w:author="mbeckerle" w:date="2012-04-23T00:14:00Z">
              <w:r w:rsidR="00AB2400">
                <w:rPr>
                  <w:rFonts w:cs="Arial"/>
                </w:rPr>
                <w:t xml:space="preserve"> </w:t>
              </w:r>
              <w:del w:id="21340" w:author="Steve Hanson" w:date="2012-08-10T14:51:00Z">
                <w:r w:rsidR="00AB2400" w:rsidDel="00487B84">
                  <w:rPr>
                    <w:rFonts w:cs="Arial"/>
                  </w:rPr>
                  <w:delText>Returns xs:boolean.</w:delText>
                </w:r>
              </w:del>
            </w:ins>
          </w:p>
        </w:tc>
      </w:tr>
      <w:tr w:rsidR="00BE79A5" w:rsidRPr="005223F4" w14:paraId="7CCF1946" w14:textId="77777777">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1B194091" w14:textId="6853E2D5" w:rsidR="006C1EBC" w:rsidRPr="006C1EBC" w:rsidRDefault="006C1EBC" w:rsidP="00487B84">
            <w:pPr>
              <w:rPr>
                <w:ins w:id="21341" w:author="mbeckerle" w:date="2012-04-23T00:18:00Z"/>
                <w:rStyle w:val="HTMLCode"/>
                <w:rFonts w:ascii="Arial" w:hAnsi="Arial" w:cs="Arial"/>
              </w:rPr>
            </w:pPr>
            <w:ins w:id="21342" w:author="mbeckerle" w:date="2012-04-23T00:18:00Z">
              <w:r w:rsidRPr="006C1EBC">
                <w:rPr>
                  <w:rStyle w:val="HTMLCode"/>
                  <w:rFonts w:ascii="Arial" w:hAnsi="Arial" w:cs="Arial"/>
                </w:rPr>
                <w:t>fn:substring-before($arg1 as xs:string, $arg2 as xs:string)</w:t>
              </w:r>
            </w:ins>
          </w:p>
          <w:p w14:paraId="508AA340" w14:textId="0EF2428E" w:rsidR="00BE79A5" w:rsidRPr="0080143D" w:rsidRDefault="006C1EBC" w:rsidP="00487B84">
            <w:pPr>
              <w:rPr>
                <w:sz w:val="24"/>
              </w:rPr>
            </w:pPr>
            <w:ins w:id="21343" w:author="mbeckerle" w:date="2012-04-23T00:18:00Z">
              <w:r w:rsidRPr="006C1EBC">
                <w:rPr>
                  <w:rStyle w:val="HTMLCode"/>
                  <w:rFonts w:ascii="Arial" w:hAnsi="Arial" w:cs="Arial"/>
                </w:rPr>
                <w:t>fn:substring-before($arg1 as xs:string,</w:t>
              </w:r>
            </w:ins>
            <w:ins w:id="21344" w:author="mbeckerle" w:date="2012-04-23T00:19:00Z">
              <w:r>
                <w:rPr>
                  <w:rStyle w:val="HTMLCode"/>
                  <w:rFonts w:ascii="Arial" w:hAnsi="Arial" w:cs="Arial"/>
                </w:rPr>
                <w:t xml:space="preserve"> </w:t>
              </w:r>
            </w:ins>
            <w:ins w:id="21345" w:author="mbeckerle" w:date="2012-04-23T00:18:00Z">
              <w:r w:rsidRPr="006C1EBC">
                <w:rPr>
                  <w:rStyle w:val="HTMLCode"/>
                  <w:rFonts w:ascii="Arial" w:hAnsi="Arial" w:cs="Arial"/>
                </w:rPr>
                <w:t>$arg2 as xs:string,</w:t>
              </w:r>
            </w:ins>
            <w:ins w:id="21346" w:author="mbeckerle" w:date="2012-04-23T00:19:00Z">
              <w:r>
                <w:rPr>
                  <w:rStyle w:val="HTMLCode"/>
                  <w:rFonts w:ascii="Arial" w:hAnsi="Arial" w:cs="Arial"/>
                </w:rPr>
                <w:t xml:space="preserve"> </w:t>
              </w:r>
            </w:ins>
            <w:ins w:id="21347" w:author="mbeckerle" w:date="2012-04-23T00:18:00Z">
              <w:r w:rsidRPr="006C1EBC">
                <w:rPr>
                  <w:rStyle w:val="HTMLCode"/>
                  <w:rFonts w:ascii="Arial" w:hAnsi="Arial" w:cs="Arial"/>
                </w:rPr>
                <w:t>$collation as xs:string)</w:t>
              </w:r>
            </w:ins>
            <w:del w:id="21348" w:author="mbeckerle" w:date="2012-04-23T00:14:00Z">
              <w:r w:rsidR="00BE79A5" w:rsidRPr="00EB6903" w:rsidDel="00AB2400">
                <w:rPr>
                  <w:rStyle w:val="HTMLCode"/>
                  <w:rFonts w:ascii="Arial" w:hAnsi="Arial" w:cs="Arial"/>
                </w:rPr>
                <w:delText>fn:substring-before</w:delText>
              </w:r>
            </w:del>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71A5B2F3" w14:textId="77777777" w:rsidR="00BE79A5" w:rsidRPr="00487B84" w:rsidRDefault="00BE79A5" w:rsidP="00487B84">
            <w:pPr>
              <w:rPr>
                <w:rFonts w:cs="Arial"/>
                <w:sz w:val="24"/>
              </w:rPr>
            </w:pPr>
            <w:r w:rsidRPr="00487B84">
              <w:rPr>
                <w:rFonts w:cs="Arial"/>
              </w:rPr>
              <w:t xml:space="preserve">Returns the collation units of one </w:t>
            </w:r>
            <w:r w:rsidRPr="00EB6903">
              <w:rPr>
                <w:rStyle w:val="HTMLCode"/>
                <w:rFonts w:ascii="Arial" w:hAnsi="Arial" w:cs="Arial"/>
              </w:rPr>
              <w:t>xs:string</w:t>
            </w:r>
            <w:r w:rsidRPr="00487B84">
              <w:rPr>
                <w:rFonts w:cs="Arial"/>
              </w:rPr>
              <w:t xml:space="preserve"> that precede in that </w:t>
            </w:r>
            <w:r w:rsidRPr="00EB6903">
              <w:rPr>
                <w:rStyle w:val="HTMLCode"/>
                <w:rFonts w:ascii="Arial" w:hAnsi="Arial" w:cs="Arial"/>
              </w:rPr>
              <w:t>xs:string</w:t>
            </w:r>
            <w:r w:rsidRPr="00487B84">
              <w:rPr>
                <w:rFonts w:cs="Arial"/>
              </w:rPr>
              <w:t xml:space="preserve"> the collation units of another </w:t>
            </w:r>
            <w:r w:rsidRPr="00EB6903">
              <w:rPr>
                <w:rStyle w:val="HTMLCode"/>
                <w:rFonts w:ascii="Arial" w:hAnsi="Arial" w:cs="Arial"/>
              </w:rPr>
              <w:t>xs:string</w:t>
            </w:r>
            <w:r w:rsidRPr="00487B84">
              <w:rPr>
                <w:rFonts w:cs="Arial"/>
              </w:rPr>
              <w:t>. A collation may be specified.</w:t>
            </w:r>
          </w:p>
        </w:tc>
      </w:tr>
      <w:tr w:rsidR="00BE79A5" w:rsidRPr="005223F4" w14:paraId="74F710BD" w14:textId="77777777">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0C4E3DA0" w14:textId="316AE60B" w:rsidR="006C1EBC" w:rsidRPr="006C1EBC" w:rsidRDefault="006C1EBC" w:rsidP="00487B84">
            <w:pPr>
              <w:rPr>
                <w:ins w:id="21349" w:author="mbeckerle" w:date="2012-04-23T00:19:00Z"/>
                <w:rStyle w:val="HTMLCode"/>
                <w:rFonts w:ascii="Arial" w:hAnsi="Arial" w:cs="Arial"/>
              </w:rPr>
            </w:pPr>
            <w:ins w:id="21350" w:author="mbeckerle" w:date="2012-04-23T00:19:00Z">
              <w:r w:rsidRPr="006C1EBC">
                <w:rPr>
                  <w:rStyle w:val="HTMLCode"/>
                  <w:rFonts w:ascii="Arial" w:hAnsi="Arial" w:cs="Arial"/>
                </w:rPr>
                <w:t>fn:substring-after($arg1 as xs:string, $arg2 as xs:string)</w:t>
              </w:r>
            </w:ins>
          </w:p>
          <w:p w14:paraId="30097C28" w14:textId="219DDA01" w:rsidR="00BE79A5" w:rsidRPr="0080143D" w:rsidRDefault="006C1EBC" w:rsidP="00487B84">
            <w:pPr>
              <w:rPr>
                <w:sz w:val="24"/>
              </w:rPr>
            </w:pPr>
            <w:ins w:id="21351" w:author="mbeckerle" w:date="2012-04-23T00:19:00Z">
              <w:r w:rsidRPr="006C1EBC">
                <w:rPr>
                  <w:rStyle w:val="HTMLCode"/>
                  <w:rFonts w:ascii="Arial" w:hAnsi="Arial" w:cs="Arial"/>
                </w:rPr>
                <w:t>fn:substring-after($arg1 as xs:string,</w:t>
              </w:r>
              <w:r>
                <w:rPr>
                  <w:rStyle w:val="HTMLCode"/>
                  <w:rFonts w:ascii="Arial" w:hAnsi="Arial" w:cs="Arial"/>
                </w:rPr>
                <w:t xml:space="preserve"> </w:t>
              </w:r>
              <w:r w:rsidRPr="006C1EBC">
                <w:rPr>
                  <w:rStyle w:val="HTMLCode"/>
                  <w:rFonts w:ascii="Arial" w:hAnsi="Arial" w:cs="Arial"/>
                </w:rPr>
                <w:t>$arg2 as xs:string,</w:t>
              </w:r>
              <w:r>
                <w:rPr>
                  <w:rStyle w:val="HTMLCode"/>
                  <w:rFonts w:ascii="Arial" w:hAnsi="Arial" w:cs="Arial"/>
                </w:rPr>
                <w:t xml:space="preserve"> </w:t>
              </w:r>
              <w:r w:rsidRPr="006C1EBC">
                <w:rPr>
                  <w:rStyle w:val="HTMLCode"/>
                  <w:rFonts w:ascii="Arial" w:hAnsi="Arial" w:cs="Arial"/>
                </w:rPr>
                <w:t>$collation as xs:string)</w:t>
              </w:r>
            </w:ins>
            <w:del w:id="21352" w:author="mbeckerle" w:date="2012-04-23T00:19:00Z">
              <w:r w:rsidR="00BE79A5" w:rsidRPr="00EB6903" w:rsidDel="006C1EBC">
                <w:rPr>
                  <w:rStyle w:val="HTMLCode"/>
                  <w:rFonts w:ascii="Arial" w:hAnsi="Arial" w:cs="Arial"/>
                </w:rPr>
                <w:delText>fn:substring-after</w:delText>
              </w:r>
            </w:del>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76ECC965" w14:textId="77777777" w:rsidR="00BE79A5" w:rsidRPr="00487B84" w:rsidRDefault="00BE79A5" w:rsidP="00487B84">
            <w:pPr>
              <w:rPr>
                <w:rFonts w:cs="Arial"/>
                <w:sz w:val="24"/>
              </w:rPr>
            </w:pPr>
            <w:r w:rsidRPr="00487B84">
              <w:rPr>
                <w:rFonts w:cs="Arial"/>
              </w:rPr>
              <w:t xml:space="preserve">Returns the collation units of </w:t>
            </w:r>
            <w:r w:rsidRPr="00EB6903">
              <w:rPr>
                <w:rStyle w:val="HTMLCode"/>
                <w:rFonts w:ascii="Arial" w:hAnsi="Arial" w:cs="Arial"/>
              </w:rPr>
              <w:t>xs:string</w:t>
            </w:r>
            <w:r w:rsidRPr="00487B84">
              <w:rPr>
                <w:rFonts w:cs="Arial"/>
              </w:rPr>
              <w:t xml:space="preserve"> that follow in that </w:t>
            </w:r>
            <w:r w:rsidRPr="00EB6903">
              <w:rPr>
                <w:rStyle w:val="HTMLCode"/>
                <w:rFonts w:ascii="Arial" w:hAnsi="Arial" w:cs="Arial"/>
              </w:rPr>
              <w:t>xs:string</w:t>
            </w:r>
            <w:r w:rsidRPr="00487B84">
              <w:rPr>
                <w:rFonts w:cs="Arial"/>
              </w:rPr>
              <w:t xml:space="preserve"> the collation units of another </w:t>
            </w:r>
            <w:r w:rsidRPr="00EB6903">
              <w:rPr>
                <w:rStyle w:val="HTMLCode"/>
                <w:rFonts w:ascii="Arial" w:hAnsi="Arial" w:cs="Arial"/>
              </w:rPr>
              <w:t>xs:string</w:t>
            </w:r>
            <w:r w:rsidRPr="00487B84">
              <w:rPr>
                <w:rFonts w:cs="Arial"/>
              </w:rPr>
              <w:t>. A collation may be specified.</w:t>
            </w:r>
          </w:p>
        </w:tc>
      </w:tr>
    </w:tbl>
    <w:p w14:paraId="454A15FA" w14:textId="77777777" w:rsidR="00BE79A5" w:rsidRPr="005223F4" w:rsidRDefault="00F05A22" w:rsidP="00F05A22">
      <w:pPr>
        <w:pStyle w:val="Caption"/>
      </w:pPr>
      <w:r w:rsidRPr="005223F4">
        <w:t xml:space="preserve">Table </w:t>
      </w:r>
      <w:fldSimple w:instr=" SEQ Table \* ARABIC ">
        <w:ins w:id="21353" w:author="mbeckerle" w:date="2013-07-10T14:54:00Z">
          <w:r w:rsidR="008B68D7">
            <w:rPr>
              <w:noProof/>
            </w:rPr>
            <w:t>29</w:t>
          </w:r>
        </w:ins>
        <w:del w:id="21354" w:author="mbeckerle" w:date="2013-07-10T14:51:00Z">
          <w:r w:rsidR="00D04199" w:rsidDel="00D9274F">
            <w:rPr>
              <w:noProof/>
            </w:rPr>
            <w:delText>30</w:delText>
          </w:r>
        </w:del>
      </w:fldSimple>
      <w:r w:rsidRPr="005223F4">
        <w:t xml:space="preserve"> String Functions</w:t>
      </w:r>
    </w:p>
    <w:p w14:paraId="4639E047" w14:textId="5C9E6E24" w:rsidR="00D43CED" w:rsidDel="00220DFE" w:rsidRDefault="00D43CED" w:rsidP="00BE79A5">
      <w:pPr>
        <w:rPr>
          <w:ins w:id="21355" w:author="Steve Hanson" w:date="2012-02-24T12:13:00Z"/>
          <w:del w:id="21356" w:author="mbeckerle" w:date="2012-04-22T21:25:00Z"/>
        </w:rPr>
      </w:pPr>
    </w:p>
    <w:p w14:paraId="355DD012" w14:textId="44F44D7E" w:rsidR="0080143D" w:rsidRPr="005223F4" w:rsidDel="00220DFE" w:rsidRDefault="0080143D" w:rsidP="00BE79A5">
      <w:pPr>
        <w:rPr>
          <w:del w:id="21357" w:author="mbeckerle" w:date="2012-04-22T21:25:00Z"/>
        </w:rPr>
      </w:pPr>
    </w:p>
    <w:p w14:paraId="6B0418EE" w14:textId="77777777" w:rsidR="00BE79A5" w:rsidRPr="005223F4" w:rsidRDefault="00BE79A5" w:rsidP="008271A6">
      <w:pPr>
        <w:pStyle w:val="Heading4"/>
      </w:pPr>
      <w:r w:rsidRPr="005223F4">
        <w:t>Date, Time functions</w:t>
      </w:r>
      <w:del w:id="21358" w:author="Steve Hanson" w:date="2012-08-10T14:56:00Z">
        <w:r w:rsidRPr="005223F4" w:rsidDel="00487B84">
          <w:delText>:</w:delText>
        </w:r>
      </w:del>
    </w:p>
    <w:p w14:paraId="173D4CDD" w14:textId="6B4DC29F" w:rsidR="00BE79A5" w:rsidRPr="005223F4" w:rsidDel="00220DFE" w:rsidRDefault="00BE79A5" w:rsidP="00BE79A5">
      <w:pPr>
        <w:rPr>
          <w:del w:id="21359" w:author="mbeckerle" w:date="2012-04-22T21:25:00Z"/>
        </w:rPr>
      </w:pP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000" w:firstRow="0" w:lastRow="0" w:firstColumn="0" w:lastColumn="0" w:noHBand="0" w:noVBand="0"/>
      </w:tblPr>
      <w:tblGrid>
        <w:gridCol w:w="2884"/>
        <w:gridCol w:w="5876"/>
      </w:tblGrid>
      <w:tr w:rsidR="00BE79A5" w:rsidRPr="005223F4" w14:paraId="49D3CDEA" w14:textId="77777777" w:rsidTr="00487B84">
        <w:trPr>
          <w:tblHeade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3F3F3"/>
            <w:vAlign w:val="center"/>
          </w:tcPr>
          <w:p w14:paraId="25BA6B11" w14:textId="77777777" w:rsidR="00BE79A5" w:rsidRPr="00487B84" w:rsidRDefault="00BE79A5">
            <w:pPr>
              <w:jc w:val="center"/>
              <w:rPr>
                <w:b/>
                <w:sz w:val="24"/>
              </w:rPr>
            </w:pPr>
            <w:r w:rsidRPr="00487B84">
              <w:rPr>
                <w:b/>
              </w:rPr>
              <w:t>Function</w:t>
            </w:r>
          </w:p>
        </w:tc>
        <w:tc>
          <w:tcPr>
            <w:tcW w:w="6216" w:type="dxa"/>
            <w:tcBorders>
              <w:top w:val="outset" w:sz="6" w:space="0" w:color="auto"/>
              <w:left w:val="outset" w:sz="6" w:space="0" w:color="auto"/>
              <w:bottom w:val="outset" w:sz="6" w:space="0" w:color="auto"/>
              <w:right w:val="outset" w:sz="6" w:space="0" w:color="auto"/>
            </w:tcBorders>
            <w:shd w:val="clear" w:color="auto" w:fill="F3F3F3"/>
            <w:vAlign w:val="center"/>
          </w:tcPr>
          <w:p w14:paraId="7BAA282A" w14:textId="77777777" w:rsidR="00BE79A5" w:rsidRPr="00487B84" w:rsidRDefault="00BE79A5">
            <w:pPr>
              <w:jc w:val="center"/>
              <w:rPr>
                <w:b/>
                <w:sz w:val="24"/>
              </w:rPr>
            </w:pPr>
            <w:r w:rsidRPr="00487B84">
              <w:rPr>
                <w:b/>
              </w:rPr>
              <w:t>Meaning</w:t>
            </w:r>
          </w:p>
        </w:tc>
      </w:tr>
      <w:tr w:rsidR="00BE79A5" w:rsidRPr="005223F4" w14:paraId="10FDC7CB" w14:textId="77777777" w:rsidTr="00487B8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tcPr>
          <w:p w14:paraId="5D8F712F" w14:textId="5D779AB8" w:rsidR="00BE79A5" w:rsidRPr="00487B84" w:rsidRDefault="00BE79A5">
            <w:pPr>
              <w:rPr>
                <w:rFonts w:cs="Arial"/>
                <w:sz w:val="24"/>
              </w:rPr>
            </w:pPr>
            <w:r w:rsidRPr="006C1EBC">
              <w:rPr>
                <w:rStyle w:val="HTMLCode"/>
                <w:rFonts w:ascii="Arial" w:hAnsi="Arial" w:cs="Arial"/>
              </w:rPr>
              <w:t>fn:year-from-dateTime</w:t>
            </w:r>
            <w:ins w:id="21360" w:author="mbeckerle" w:date="2012-04-23T00:24:00Z">
              <w:r w:rsidR="006C1EBC" w:rsidRPr="00163AF4">
                <w:rPr>
                  <w:rFonts w:cs="Arial"/>
                </w:rPr>
                <w:t>($arg as xs:dateTime)</w:t>
              </w:r>
            </w:ins>
          </w:p>
        </w:tc>
        <w:tc>
          <w:tcPr>
            <w:tcW w:w="6216" w:type="dxa"/>
            <w:tcBorders>
              <w:top w:val="outset" w:sz="6" w:space="0" w:color="auto"/>
              <w:left w:val="outset" w:sz="6" w:space="0" w:color="auto"/>
              <w:bottom w:val="outset" w:sz="6" w:space="0" w:color="auto"/>
              <w:right w:val="outset" w:sz="6" w:space="0" w:color="auto"/>
            </w:tcBorders>
            <w:vAlign w:val="center"/>
          </w:tcPr>
          <w:p w14:paraId="62F5F67B" w14:textId="77777777" w:rsidR="00BE79A5" w:rsidRPr="00487B84" w:rsidRDefault="00BE79A5" w:rsidP="00487B84">
            <w:pPr>
              <w:rPr>
                <w:rFonts w:cs="Arial"/>
                <w:sz w:val="24"/>
              </w:rPr>
            </w:pPr>
            <w:r w:rsidRPr="00487B84">
              <w:rPr>
                <w:rFonts w:cs="Arial"/>
              </w:rPr>
              <w:t xml:space="preserve">Returns the year from an </w:t>
            </w:r>
            <w:r w:rsidRPr="00EB6903">
              <w:rPr>
                <w:rStyle w:val="HTMLCode"/>
                <w:rFonts w:ascii="Arial" w:hAnsi="Arial" w:cs="Arial"/>
              </w:rPr>
              <w:t>xs:dateTime</w:t>
            </w:r>
            <w:r w:rsidRPr="00487B84">
              <w:rPr>
                <w:rFonts w:cs="Arial"/>
              </w:rPr>
              <w:t xml:space="preserve"> value.</w:t>
            </w:r>
          </w:p>
        </w:tc>
      </w:tr>
      <w:tr w:rsidR="00BE79A5" w:rsidRPr="005223F4" w14:paraId="16074653" w14:textId="77777777" w:rsidTr="00487B8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tcPr>
          <w:p w14:paraId="72E67AEE" w14:textId="46422519" w:rsidR="00BE79A5" w:rsidRPr="00487B84" w:rsidRDefault="00BE79A5">
            <w:pPr>
              <w:rPr>
                <w:rFonts w:cs="Arial"/>
                <w:sz w:val="24"/>
              </w:rPr>
            </w:pPr>
            <w:r w:rsidRPr="006C1EBC">
              <w:rPr>
                <w:rStyle w:val="HTMLCode"/>
                <w:rFonts w:ascii="Arial" w:hAnsi="Arial" w:cs="Arial"/>
              </w:rPr>
              <w:t>fn:month-from-dateTime</w:t>
            </w:r>
            <w:ins w:id="21361" w:author="mbeckerle" w:date="2012-04-23T00:25:00Z">
              <w:r w:rsidR="006C1EBC" w:rsidRPr="00163AF4">
                <w:rPr>
                  <w:rFonts w:cs="Arial"/>
                </w:rPr>
                <w:t>($arg as xs:dateTime)</w:t>
              </w:r>
            </w:ins>
          </w:p>
        </w:tc>
        <w:tc>
          <w:tcPr>
            <w:tcW w:w="6216" w:type="dxa"/>
            <w:tcBorders>
              <w:top w:val="outset" w:sz="6" w:space="0" w:color="auto"/>
              <w:left w:val="outset" w:sz="6" w:space="0" w:color="auto"/>
              <w:bottom w:val="outset" w:sz="6" w:space="0" w:color="auto"/>
              <w:right w:val="outset" w:sz="6" w:space="0" w:color="auto"/>
            </w:tcBorders>
            <w:vAlign w:val="center"/>
          </w:tcPr>
          <w:p w14:paraId="0F06E18B" w14:textId="77777777" w:rsidR="00BE79A5" w:rsidRPr="00487B84" w:rsidRDefault="00BE79A5" w:rsidP="00487B84">
            <w:pPr>
              <w:rPr>
                <w:rFonts w:cs="Arial"/>
                <w:sz w:val="24"/>
              </w:rPr>
            </w:pPr>
            <w:r w:rsidRPr="00487B84">
              <w:rPr>
                <w:rFonts w:cs="Arial"/>
              </w:rPr>
              <w:t xml:space="preserve">Returns the month from an </w:t>
            </w:r>
            <w:r w:rsidRPr="00EB6903">
              <w:rPr>
                <w:rStyle w:val="HTMLCode"/>
                <w:rFonts w:ascii="Arial" w:hAnsi="Arial" w:cs="Arial"/>
              </w:rPr>
              <w:t>xs:dateTime</w:t>
            </w:r>
            <w:r w:rsidRPr="00487B84">
              <w:rPr>
                <w:rFonts w:cs="Arial"/>
              </w:rPr>
              <w:t xml:space="preserve"> value.</w:t>
            </w:r>
          </w:p>
        </w:tc>
      </w:tr>
      <w:tr w:rsidR="00BE79A5" w:rsidRPr="005223F4" w14:paraId="32CCC01D" w14:textId="77777777" w:rsidTr="00487B8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tcPr>
          <w:p w14:paraId="302193CD" w14:textId="4AB733E1" w:rsidR="00BE79A5" w:rsidRPr="00487B84" w:rsidRDefault="00BE79A5">
            <w:pPr>
              <w:rPr>
                <w:rFonts w:cs="Arial"/>
                <w:sz w:val="24"/>
              </w:rPr>
            </w:pPr>
            <w:r w:rsidRPr="006C1EBC">
              <w:rPr>
                <w:rStyle w:val="HTMLCode"/>
                <w:rFonts w:ascii="Arial" w:hAnsi="Arial" w:cs="Arial"/>
              </w:rPr>
              <w:t>fn:day-from-dateTime</w:t>
            </w:r>
            <w:ins w:id="21362" w:author="mbeckerle" w:date="2012-04-23T00:25:00Z">
              <w:r w:rsidR="006C1EBC" w:rsidRPr="00163AF4">
                <w:rPr>
                  <w:rFonts w:cs="Arial"/>
                </w:rPr>
                <w:t>($arg as xs:dateTime)</w:t>
              </w:r>
            </w:ins>
          </w:p>
        </w:tc>
        <w:tc>
          <w:tcPr>
            <w:tcW w:w="6216" w:type="dxa"/>
            <w:tcBorders>
              <w:top w:val="outset" w:sz="6" w:space="0" w:color="auto"/>
              <w:left w:val="outset" w:sz="6" w:space="0" w:color="auto"/>
              <w:bottom w:val="outset" w:sz="6" w:space="0" w:color="auto"/>
              <w:right w:val="outset" w:sz="6" w:space="0" w:color="auto"/>
            </w:tcBorders>
            <w:vAlign w:val="center"/>
          </w:tcPr>
          <w:p w14:paraId="132FFB6A" w14:textId="77777777" w:rsidR="00BE79A5" w:rsidRPr="00487B84" w:rsidRDefault="00BE79A5" w:rsidP="00487B84">
            <w:pPr>
              <w:rPr>
                <w:rFonts w:cs="Arial"/>
                <w:sz w:val="24"/>
              </w:rPr>
            </w:pPr>
            <w:r w:rsidRPr="00487B84">
              <w:rPr>
                <w:rFonts w:cs="Arial"/>
              </w:rPr>
              <w:t xml:space="preserve">Returns the day from an </w:t>
            </w:r>
            <w:r w:rsidRPr="00EB6903">
              <w:rPr>
                <w:rStyle w:val="HTMLCode"/>
                <w:rFonts w:ascii="Arial" w:hAnsi="Arial" w:cs="Arial"/>
              </w:rPr>
              <w:t>xs:dateTime</w:t>
            </w:r>
            <w:r w:rsidRPr="00487B84">
              <w:rPr>
                <w:rFonts w:cs="Arial"/>
              </w:rPr>
              <w:t xml:space="preserve"> value.</w:t>
            </w:r>
          </w:p>
        </w:tc>
      </w:tr>
      <w:tr w:rsidR="00BE79A5" w:rsidRPr="005223F4" w14:paraId="23659758" w14:textId="77777777" w:rsidTr="00487B8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tcPr>
          <w:p w14:paraId="73F2F19F" w14:textId="2D2DE6AC" w:rsidR="00BE79A5" w:rsidRPr="00487B84" w:rsidRDefault="00BE79A5">
            <w:pPr>
              <w:rPr>
                <w:rFonts w:cs="Arial"/>
                <w:sz w:val="24"/>
              </w:rPr>
            </w:pPr>
            <w:r w:rsidRPr="006C1EBC">
              <w:rPr>
                <w:rStyle w:val="HTMLCode"/>
                <w:rFonts w:ascii="Arial" w:hAnsi="Arial" w:cs="Arial"/>
              </w:rPr>
              <w:t>fn:hours-from-dateTime</w:t>
            </w:r>
            <w:ins w:id="21363" w:author="mbeckerle" w:date="2012-04-23T00:25:00Z">
              <w:r w:rsidR="006C1EBC" w:rsidRPr="00163AF4">
                <w:rPr>
                  <w:rFonts w:cs="Arial"/>
                </w:rPr>
                <w:t>($arg as xs:dateTime)</w:t>
              </w:r>
            </w:ins>
          </w:p>
        </w:tc>
        <w:tc>
          <w:tcPr>
            <w:tcW w:w="6216" w:type="dxa"/>
            <w:tcBorders>
              <w:top w:val="outset" w:sz="6" w:space="0" w:color="auto"/>
              <w:left w:val="outset" w:sz="6" w:space="0" w:color="auto"/>
              <w:bottom w:val="outset" w:sz="6" w:space="0" w:color="auto"/>
              <w:right w:val="outset" w:sz="6" w:space="0" w:color="auto"/>
            </w:tcBorders>
            <w:vAlign w:val="center"/>
          </w:tcPr>
          <w:p w14:paraId="4A2C5FD7" w14:textId="77777777" w:rsidR="00BE79A5" w:rsidRPr="00487B84" w:rsidRDefault="00BE79A5" w:rsidP="00487B84">
            <w:pPr>
              <w:rPr>
                <w:rFonts w:cs="Arial"/>
                <w:sz w:val="24"/>
              </w:rPr>
            </w:pPr>
            <w:r w:rsidRPr="00487B84">
              <w:rPr>
                <w:rFonts w:cs="Arial"/>
              </w:rPr>
              <w:t xml:space="preserve">Returns the hours from an </w:t>
            </w:r>
            <w:r w:rsidRPr="00EB6903">
              <w:rPr>
                <w:rStyle w:val="HTMLCode"/>
                <w:rFonts w:ascii="Arial" w:hAnsi="Arial" w:cs="Arial"/>
              </w:rPr>
              <w:t>xs:dateTime</w:t>
            </w:r>
            <w:r w:rsidRPr="00487B84">
              <w:rPr>
                <w:rFonts w:cs="Arial"/>
              </w:rPr>
              <w:t xml:space="preserve"> value.</w:t>
            </w:r>
          </w:p>
        </w:tc>
      </w:tr>
      <w:tr w:rsidR="00BE79A5" w:rsidRPr="005223F4" w14:paraId="68863AD0" w14:textId="77777777" w:rsidTr="00487B8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tcPr>
          <w:p w14:paraId="0B6BD573" w14:textId="64FEAA92" w:rsidR="00BE79A5" w:rsidRPr="00163AF4" w:rsidRDefault="00BE79A5">
            <w:pPr>
              <w:rPr>
                <w:rFonts w:cs="Arial"/>
                <w:sz w:val="24"/>
              </w:rPr>
            </w:pPr>
            <w:r w:rsidRPr="006C1EBC">
              <w:rPr>
                <w:rStyle w:val="HTMLCode"/>
                <w:rFonts w:ascii="Arial" w:hAnsi="Arial" w:cs="Arial"/>
              </w:rPr>
              <w:t>fn:minutes-from-dateTime</w:t>
            </w:r>
            <w:ins w:id="21364" w:author="mbeckerle" w:date="2012-04-23T00:25:00Z">
              <w:r w:rsidR="006C1EBC" w:rsidRPr="00163AF4">
                <w:rPr>
                  <w:rFonts w:cs="Arial"/>
                </w:rPr>
                <w:t>($arg as xs:dateTime)</w:t>
              </w:r>
            </w:ins>
          </w:p>
        </w:tc>
        <w:tc>
          <w:tcPr>
            <w:tcW w:w="6216" w:type="dxa"/>
            <w:tcBorders>
              <w:top w:val="outset" w:sz="6" w:space="0" w:color="auto"/>
              <w:left w:val="outset" w:sz="6" w:space="0" w:color="auto"/>
              <w:bottom w:val="outset" w:sz="6" w:space="0" w:color="auto"/>
              <w:right w:val="outset" w:sz="6" w:space="0" w:color="auto"/>
            </w:tcBorders>
            <w:vAlign w:val="center"/>
          </w:tcPr>
          <w:p w14:paraId="42E86562" w14:textId="77777777" w:rsidR="00BE79A5" w:rsidRPr="00487B84" w:rsidRDefault="00BE79A5" w:rsidP="00487B84">
            <w:pPr>
              <w:rPr>
                <w:rFonts w:cs="Arial"/>
                <w:sz w:val="24"/>
              </w:rPr>
            </w:pPr>
            <w:r w:rsidRPr="00487B84">
              <w:rPr>
                <w:rFonts w:cs="Arial"/>
              </w:rPr>
              <w:t xml:space="preserve">Returns the minutes from an </w:t>
            </w:r>
            <w:r w:rsidRPr="00EB6903">
              <w:rPr>
                <w:rStyle w:val="HTMLCode"/>
                <w:rFonts w:ascii="Arial" w:hAnsi="Arial" w:cs="Arial"/>
              </w:rPr>
              <w:t>xs:dateTime</w:t>
            </w:r>
            <w:r w:rsidRPr="00487B84">
              <w:rPr>
                <w:rFonts w:cs="Arial"/>
              </w:rPr>
              <w:t xml:space="preserve"> value.</w:t>
            </w:r>
          </w:p>
        </w:tc>
      </w:tr>
      <w:tr w:rsidR="00BE79A5" w:rsidRPr="005223F4" w14:paraId="461538D2" w14:textId="77777777" w:rsidTr="00487B8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tcPr>
          <w:p w14:paraId="008B3215" w14:textId="38AB7939" w:rsidR="00BE79A5" w:rsidRPr="00163AF4" w:rsidRDefault="00BE79A5">
            <w:pPr>
              <w:rPr>
                <w:rFonts w:cs="Arial"/>
                <w:sz w:val="24"/>
              </w:rPr>
            </w:pPr>
            <w:r w:rsidRPr="006C1EBC">
              <w:rPr>
                <w:rStyle w:val="HTMLCode"/>
                <w:rFonts w:ascii="Arial" w:hAnsi="Arial" w:cs="Arial"/>
              </w:rPr>
              <w:t>fn:seconds-from-dateTime</w:t>
            </w:r>
            <w:ins w:id="21365" w:author="mbeckerle" w:date="2012-04-23T00:25:00Z">
              <w:r w:rsidR="006C1EBC" w:rsidRPr="00163AF4">
                <w:rPr>
                  <w:rFonts w:cs="Arial"/>
                </w:rPr>
                <w:t>($arg as xs:dateTime)</w:t>
              </w:r>
            </w:ins>
          </w:p>
        </w:tc>
        <w:tc>
          <w:tcPr>
            <w:tcW w:w="6216" w:type="dxa"/>
            <w:tcBorders>
              <w:top w:val="outset" w:sz="6" w:space="0" w:color="auto"/>
              <w:left w:val="outset" w:sz="6" w:space="0" w:color="auto"/>
              <w:bottom w:val="outset" w:sz="6" w:space="0" w:color="auto"/>
              <w:right w:val="outset" w:sz="6" w:space="0" w:color="auto"/>
            </w:tcBorders>
            <w:vAlign w:val="center"/>
          </w:tcPr>
          <w:p w14:paraId="770CEE0C" w14:textId="77777777" w:rsidR="00BE79A5" w:rsidRPr="00487B84" w:rsidRDefault="00BE79A5" w:rsidP="00487B84">
            <w:pPr>
              <w:rPr>
                <w:rFonts w:cs="Arial"/>
                <w:sz w:val="24"/>
              </w:rPr>
            </w:pPr>
            <w:r w:rsidRPr="00487B84">
              <w:rPr>
                <w:rFonts w:cs="Arial"/>
              </w:rPr>
              <w:t xml:space="preserve">Returns the seconds from an </w:t>
            </w:r>
            <w:r w:rsidRPr="00EB6903">
              <w:rPr>
                <w:rStyle w:val="HTMLCode"/>
                <w:rFonts w:ascii="Arial" w:hAnsi="Arial" w:cs="Arial"/>
              </w:rPr>
              <w:t>xs:dateTime</w:t>
            </w:r>
            <w:r w:rsidRPr="00487B84">
              <w:rPr>
                <w:rFonts w:cs="Arial"/>
              </w:rPr>
              <w:t xml:space="preserve"> value.</w:t>
            </w:r>
          </w:p>
        </w:tc>
      </w:tr>
      <w:tr w:rsidR="00BE79A5" w:rsidRPr="005223F4" w14:paraId="05296B1C" w14:textId="77777777" w:rsidTr="00487B8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tcPr>
          <w:p w14:paraId="3731BC69" w14:textId="2056C562" w:rsidR="00BE79A5" w:rsidRPr="00163AF4" w:rsidRDefault="00BE79A5">
            <w:pPr>
              <w:rPr>
                <w:rFonts w:cs="Arial"/>
                <w:sz w:val="24"/>
              </w:rPr>
            </w:pPr>
            <w:r w:rsidRPr="006C1EBC">
              <w:rPr>
                <w:rStyle w:val="HTMLCode"/>
                <w:rFonts w:ascii="Arial" w:hAnsi="Arial" w:cs="Arial"/>
              </w:rPr>
              <w:t>fn:year-from-date</w:t>
            </w:r>
            <w:ins w:id="21366" w:author="mbeckerle" w:date="2012-04-23T00:25:00Z">
              <w:r w:rsidR="006C1EBC" w:rsidRPr="00163AF4">
                <w:rPr>
                  <w:rFonts w:cs="Arial"/>
                </w:rPr>
                <w:t>($arg as xs:date)</w:t>
              </w:r>
            </w:ins>
          </w:p>
        </w:tc>
        <w:tc>
          <w:tcPr>
            <w:tcW w:w="6216" w:type="dxa"/>
            <w:tcBorders>
              <w:top w:val="outset" w:sz="6" w:space="0" w:color="auto"/>
              <w:left w:val="outset" w:sz="6" w:space="0" w:color="auto"/>
              <w:bottom w:val="outset" w:sz="6" w:space="0" w:color="auto"/>
              <w:right w:val="outset" w:sz="6" w:space="0" w:color="auto"/>
            </w:tcBorders>
            <w:vAlign w:val="center"/>
          </w:tcPr>
          <w:p w14:paraId="0A15E61C" w14:textId="77777777" w:rsidR="00BE79A5" w:rsidRPr="00487B84" w:rsidRDefault="00BE79A5" w:rsidP="00487B84">
            <w:pPr>
              <w:rPr>
                <w:rFonts w:cs="Arial"/>
                <w:sz w:val="24"/>
              </w:rPr>
            </w:pPr>
            <w:r w:rsidRPr="00487B84">
              <w:rPr>
                <w:rFonts w:cs="Arial"/>
              </w:rPr>
              <w:t xml:space="preserve">Returns the year from an </w:t>
            </w:r>
            <w:r w:rsidRPr="00EB6903">
              <w:rPr>
                <w:rStyle w:val="HTMLCode"/>
                <w:rFonts w:ascii="Arial" w:hAnsi="Arial" w:cs="Arial"/>
              </w:rPr>
              <w:t>xs:date</w:t>
            </w:r>
            <w:r w:rsidRPr="00487B84">
              <w:rPr>
                <w:rFonts w:cs="Arial"/>
              </w:rPr>
              <w:t xml:space="preserve"> value.</w:t>
            </w:r>
          </w:p>
        </w:tc>
      </w:tr>
      <w:tr w:rsidR="00BE79A5" w:rsidRPr="005223F4" w14:paraId="742C76B9" w14:textId="77777777" w:rsidTr="00487B84">
        <w:trPr>
          <w:trHeight w:val="40"/>
          <w:tblCellSpacing w:w="15" w:type="dxa"/>
        </w:trPr>
        <w:tc>
          <w:tcPr>
            <w:tcW w:w="0" w:type="auto"/>
            <w:tcBorders>
              <w:top w:val="outset" w:sz="6" w:space="0" w:color="auto"/>
              <w:left w:val="outset" w:sz="6" w:space="0" w:color="auto"/>
              <w:bottom w:val="outset" w:sz="6" w:space="0" w:color="auto"/>
              <w:right w:val="outset" w:sz="6" w:space="0" w:color="auto"/>
            </w:tcBorders>
            <w:vAlign w:val="center"/>
          </w:tcPr>
          <w:p w14:paraId="20FEC7B9" w14:textId="7B5E997B" w:rsidR="00BE79A5" w:rsidRPr="00487B84" w:rsidRDefault="00BE79A5">
            <w:pPr>
              <w:rPr>
                <w:rFonts w:cs="Arial"/>
                <w:sz w:val="24"/>
              </w:rPr>
            </w:pPr>
            <w:r w:rsidRPr="006C1EBC">
              <w:rPr>
                <w:rStyle w:val="HTMLCode"/>
                <w:rFonts w:ascii="Arial" w:hAnsi="Arial" w:cs="Arial"/>
              </w:rPr>
              <w:t>fn:month-from-date</w:t>
            </w:r>
            <w:ins w:id="21367" w:author="mbeckerle" w:date="2012-04-23T00:25:00Z">
              <w:r w:rsidR="006C1EBC" w:rsidRPr="00163AF4">
                <w:rPr>
                  <w:rFonts w:cs="Arial"/>
                </w:rPr>
                <w:t>($arg as xs:date)</w:t>
              </w:r>
            </w:ins>
          </w:p>
        </w:tc>
        <w:tc>
          <w:tcPr>
            <w:tcW w:w="6216" w:type="dxa"/>
            <w:tcBorders>
              <w:top w:val="outset" w:sz="6" w:space="0" w:color="auto"/>
              <w:left w:val="outset" w:sz="6" w:space="0" w:color="auto"/>
              <w:bottom w:val="outset" w:sz="6" w:space="0" w:color="auto"/>
              <w:right w:val="outset" w:sz="6" w:space="0" w:color="auto"/>
            </w:tcBorders>
            <w:vAlign w:val="center"/>
          </w:tcPr>
          <w:p w14:paraId="6940C0AC" w14:textId="77777777" w:rsidR="00BE79A5" w:rsidRPr="00487B84" w:rsidRDefault="00BE79A5" w:rsidP="00487B84">
            <w:pPr>
              <w:rPr>
                <w:rFonts w:cs="Arial"/>
                <w:sz w:val="24"/>
              </w:rPr>
            </w:pPr>
            <w:r w:rsidRPr="00487B84">
              <w:rPr>
                <w:rFonts w:cs="Arial"/>
              </w:rPr>
              <w:t xml:space="preserve">Returns the month from an </w:t>
            </w:r>
            <w:r w:rsidRPr="00EB6903">
              <w:rPr>
                <w:rStyle w:val="HTMLCode"/>
                <w:rFonts w:ascii="Arial" w:hAnsi="Arial" w:cs="Arial"/>
              </w:rPr>
              <w:t>xs:date</w:t>
            </w:r>
            <w:r w:rsidRPr="00487B84">
              <w:rPr>
                <w:rFonts w:cs="Arial"/>
              </w:rPr>
              <w:t xml:space="preserve"> value.</w:t>
            </w:r>
          </w:p>
        </w:tc>
      </w:tr>
      <w:tr w:rsidR="00BE79A5" w:rsidRPr="005223F4" w14:paraId="68D981B8" w14:textId="77777777" w:rsidTr="00487B8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tcPr>
          <w:p w14:paraId="68D39B27" w14:textId="000B85CD" w:rsidR="00BE79A5" w:rsidRPr="00487B84" w:rsidRDefault="00BE79A5">
            <w:pPr>
              <w:rPr>
                <w:rFonts w:cs="Arial"/>
                <w:sz w:val="24"/>
              </w:rPr>
            </w:pPr>
            <w:r w:rsidRPr="006C1EBC">
              <w:rPr>
                <w:rStyle w:val="HTMLCode"/>
                <w:rFonts w:ascii="Arial" w:hAnsi="Arial" w:cs="Arial"/>
              </w:rPr>
              <w:t>fn:day-from-date</w:t>
            </w:r>
            <w:ins w:id="21368" w:author="mbeckerle" w:date="2012-04-23T00:25:00Z">
              <w:r w:rsidR="006C1EBC" w:rsidRPr="00163AF4">
                <w:rPr>
                  <w:rFonts w:cs="Arial"/>
                </w:rPr>
                <w:t>($arg as xs:date)</w:t>
              </w:r>
            </w:ins>
          </w:p>
        </w:tc>
        <w:tc>
          <w:tcPr>
            <w:tcW w:w="6216" w:type="dxa"/>
            <w:tcBorders>
              <w:top w:val="outset" w:sz="6" w:space="0" w:color="auto"/>
              <w:left w:val="outset" w:sz="6" w:space="0" w:color="auto"/>
              <w:bottom w:val="outset" w:sz="6" w:space="0" w:color="auto"/>
              <w:right w:val="outset" w:sz="6" w:space="0" w:color="auto"/>
            </w:tcBorders>
            <w:vAlign w:val="center"/>
          </w:tcPr>
          <w:p w14:paraId="18F4226D" w14:textId="77777777" w:rsidR="00BE79A5" w:rsidRPr="00487B84" w:rsidRDefault="00BE79A5" w:rsidP="00487B84">
            <w:pPr>
              <w:rPr>
                <w:rFonts w:cs="Arial"/>
                <w:sz w:val="24"/>
              </w:rPr>
            </w:pPr>
            <w:r w:rsidRPr="00487B84">
              <w:rPr>
                <w:rFonts w:cs="Arial"/>
              </w:rPr>
              <w:t xml:space="preserve">Returns the day from an </w:t>
            </w:r>
            <w:r w:rsidRPr="00EB6903">
              <w:rPr>
                <w:rStyle w:val="HTMLCode"/>
                <w:rFonts w:ascii="Arial" w:hAnsi="Arial" w:cs="Arial"/>
              </w:rPr>
              <w:t>xs:date</w:t>
            </w:r>
            <w:r w:rsidRPr="00487B84">
              <w:rPr>
                <w:rFonts w:cs="Arial"/>
              </w:rPr>
              <w:t xml:space="preserve"> value.</w:t>
            </w:r>
          </w:p>
        </w:tc>
      </w:tr>
      <w:tr w:rsidR="00BE79A5" w:rsidRPr="005223F4" w14:paraId="0968260E" w14:textId="77777777" w:rsidTr="00487B8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tcPr>
          <w:p w14:paraId="7B524CAD" w14:textId="15E06876" w:rsidR="00BE79A5" w:rsidRPr="00487B84" w:rsidRDefault="00B900F3">
            <w:pPr>
              <w:rPr>
                <w:rFonts w:cs="Arial"/>
                <w:sz w:val="24"/>
              </w:rPr>
            </w:pPr>
            <w:hyperlink r:id="rId25" w:anchor="func-hours-from-time" w:history="1">
              <w:r w:rsidR="00BE79A5" w:rsidRPr="00487B84">
                <w:rPr>
                  <w:rStyle w:val="HTMLCode"/>
                  <w:rFonts w:ascii="Arial" w:hAnsi="Arial" w:cs="Arial"/>
                </w:rPr>
                <w:t>fn:hours-from-time</w:t>
              </w:r>
            </w:hyperlink>
            <w:ins w:id="21369" w:author="mbeckerle" w:date="2012-04-23T00:25:00Z">
              <w:r w:rsidR="006C1EBC" w:rsidRPr="00163AF4">
                <w:rPr>
                  <w:rFonts w:cs="Arial"/>
                </w:rPr>
                <w:t>($arg as xs:time)</w:t>
              </w:r>
            </w:ins>
          </w:p>
        </w:tc>
        <w:tc>
          <w:tcPr>
            <w:tcW w:w="6216" w:type="dxa"/>
            <w:tcBorders>
              <w:top w:val="outset" w:sz="6" w:space="0" w:color="auto"/>
              <w:left w:val="outset" w:sz="6" w:space="0" w:color="auto"/>
              <w:bottom w:val="outset" w:sz="6" w:space="0" w:color="auto"/>
              <w:right w:val="outset" w:sz="6" w:space="0" w:color="auto"/>
            </w:tcBorders>
            <w:vAlign w:val="center"/>
          </w:tcPr>
          <w:p w14:paraId="1F548B13" w14:textId="77777777" w:rsidR="00BE79A5" w:rsidRPr="00487B84" w:rsidRDefault="00BE79A5" w:rsidP="00487B84">
            <w:pPr>
              <w:rPr>
                <w:rFonts w:cs="Arial"/>
                <w:sz w:val="24"/>
              </w:rPr>
            </w:pPr>
            <w:r w:rsidRPr="00487B84">
              <w:rPr>
                <w:rFonts w:cs="Arial"/>
              </w:rPr>
              <w:t xml:space="preserve">Returns the hours from an </w:t>
            </w:r>
            <w:r w:rsidRPr="00EB6903">
              <w:rPr>
                <w:rStyle w:val="HTMLCode"/>
                <w:rFonts w:ascii="Arial" w:hAnsi="Arial" w:cs="Arial"/>
              </w:rPr>
              <w:t>xs:time</w:t>
            </w:r>
            <w:r w:rsidRPr="00487B84">
              <w:rPr>
                <w:rFonts w:cs="Arial"/>
              </w:rPr>
              <w:t xml:space="preserve"> value.</w:t>
            </w:r>
          </w:p>
        </w:tc>
      </w:tr>
      <w:tr w:rsidR="00BE79A5" w:rsidRPr="005223F4" w14:paraId="512BC4C1" w14:textId="77777777" w:rsidTr="00487B8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tcPr>
          <w:p w14:paraId="7B88ABDE" w14:textId="6D6F7F14" w:rsidR="00BE79A5" w:rsidRPr="00487B84" w:rsidRDefault="00B900F3">
            <w:pPr>
              <w:rPr>
                <w:rFonts w:cs="Arial"/>
                <w:sz w:val="24"/>
              </w:rPr>
            </w:pPr>
            <w:hyperlink r:id="rId26" w:anchor="func-minutes-from-time" w:history="1">
              <w:r w:rsidR="00BE79A5" w:rsidRPr="00487B84">
                <w:rPr>
                  <w:rStyle w:val="HTMLCode"/>
                  <w:rFonts w:ascii="Arial" w:hAnsi="Arial" w:cs="Arial"/>
                </w:rPr>
                <w:t>fn:minutes-from-time</w:t>
              </w:r>
            </w:hyperlink>
            <w:ins w:id="21370" w:author="mbeckerle" w:date="2012-04-23T00:25:00Z">
              <w:r w:rsidR="006C1EBC" w:rsidRPr="00163AF4">
                <w:rPr>
                  <w:rFonts w:cs="Arial"/>
                </w:rPr>
                <w:t>($arg as xs:time)</w:t>
              </w:r>
            </w:ins>
          </w:p>
        </w:tc>
        <w:tc>
          <w:tcPr>
            <w:tcW w:w="6216" w:type="dxa"/>
            <w:tcBorders>
              <w:top w:val="outset" w:sz="6" w:space="0" w:color="auto"/>
              <w:left w:val="outset" w:sz="6" w:space="0" w:color="auto"/>
              <w:bottom w:val="outset" w:sz="6" w:space="0" w:color="auto"/>
              <w:right w:val="outset" w:sz="6" w:space="0" w:color="auto"/>
            </w:tcBorders>
            <w:vAlign w:val="center"/>
          </w:tcPr>
          <w:p w14:paraId="45365A1C" w14:textId="77777777" w:rsidR="00BE79A5" w:rsidRPr="00487B84" w:rsidRDefault="00BE79A5" w:rsidP="00487B84">
            <w:pPr>
              <w:rPr>
                <w:rFonts w:cs="Arial"/>
                <w:sz w:val="24"/>
              </w:rPr>
            </w:pPr>
            <w:r w:rsidRPr="00487B84">
              <w:rPr>
                <w:rFonts w:cs="Arial"/>
              </w:rPr>
              <w:t xml:space="preserve">Returns the minutes from an </w:t>
            </w:r>
            <w:r w:rsidRPr="00EB6903">
              <w:rPr>
                <w:rStyle w:val="HTMLCode"/>
                <w:rFonts w:ascii="Arial" w:hAnsi="Arial" w:cs="Arial"/>
              </w:rPr>
              <w:t>xs:time</w:t>
            </w:r>
            <w:r w:rsidRPr="00487B84">
              <w:rPr>
                <w:rFonts w:cs="Arial"/>
              </w:rPr>
              <w:t xml:space="preserve"> value.</w:t>
            </w:r>
          </w:p>
        </w:tc>
      </w:tr>
      <w:tr w:rsidR="00BE79A5" w:rsidRPr="005223F4" w14:paraId="01C77BE9" w14:textId="77777777" w:rsidTr="00487B8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tcPr>
          <w:p w14:paraId="1727FF20" w14:textId="28A8FE61" w:rsidR="00BE79A5" w:rsidRPr="00FC1AA3" w:rsidRDefault="00B900F3">
            <w:pPr>
              <w:rPr>
                <w:rFonts w:cs="Arial"/>
                <w:sz w:val="24"/>
              </w:rPr>
            </w:pPr>
            <w:hyperlink r:id="rId27" w:anchor="func-seconds-from-time" w:history="1">
              <w:r w:rsidR="00BE79A5" w:rsidRPr="00FC1AA3">
                <w:rPr>
                  <w:rStyle w:val="HTMLCode"/>
                  <w:rFonts w:ascii="Arial" w:hAnsi="Arial" w:cs="Arial"/>
                </w:rPr>
                <w:t>fn:seconds-from-time</w:t>
              </w:r>
            </w:hyperlink>
            <w:ins w:id="21371" w:author="mbeckerle" w:date="2012-04-23T00:26:00Z">
              <w:r w:rsidR="006C1EBC" w:rsidRPr="00163AF4">
                <w:rPr>
                  <w:rFonts w:cs="Arial"/>
                </w:rPr>
                <w:t>($arg as xs:time)</w:t>
              </w:r>
            </w:ins>
          </w:p>
        </w:tc>
        <w:tc>
          <w:tcPr>
            <w:tcW w:w="6216" w:type="dxa"/>
            <w:tcBorders>
              <w:top w:val="outset" w:sz="6" w:space="0" w:color="auto"/>
              <w:left w:val="outset" w:sz="6" w:space="0" w:color="auto"/>
              <w:bottom w:val="outset" w:sz="6" w:space="0" w:color="auto"/>
              <w:right w:val="outset" w:sz="6" w:space="0" w:color="auto"/>
            </w:tcBorders>
            <w:vAlign w:val="center"/>
          </w:tcPr>
          <w:p w14:paraId="74732E63" w14:textId="77777777" w:rsidR="00BE79A5" w:rsidRPr="00FC1AA3" w:rsidRDefault="00BE79A5" w:rsidP="00FC1AA3">
            <w:pPr>
              <w:rPr>
                <w:rFonts w:cs="Arial"/>
                <w:sz w:val="24"/>
              </w:rPr>
            </w:pPr>
            <w:r w:rsidRPr="00FC1AA3">
              <w:rPr>
                <w:rFonts w:cs="Arial"/>
              </w:rPr>
              <w:t xml:space="preserve">Returns the seconds from an </w:t>
            </w:r>
            <w:r w:rsidRPr="00EB6903">
              <w:rPr>
                <w:rStyle w:val="HTMLCode"/>
                <w:rFonts w:ascii="Arial" w:hAnsi="Arial" w:cs="Arial"/>
              </w:rPr>
              <w:t>xs:time</w:t>
            </w:r>
            <w:r w:rsidRPr="00FC1AA3">
              <w:rPr>
                <w:rFonts w:cs="Arial"/>
              </w:rPr>
              <w:t xml:space="preserve"> value.</w:t>
            </w:r>
          </w:p>
        </w:tc>
      </w:tr>
    </w:tbl>
    <w:p w14:paraId="5CE95B81" w14:textId="77777777" w:rsidR="00BE79A5" w:rsidRPr="005223F4" w:rsidRDefault="008271A6" w:rsidP="008271A6">
      <w:pPr>
        <w:pStyle w:val="Caption"/>
      </w:pPr>
      <w:bookmarkStart w:id="21372" w:name="func-years-from-duration"/>
      <w:bookmarkEnd w:id="21372"/>
      <w:r w:rsidRPr="005223F4">
        <w:t xml:space="preserve">Table </w:t>
      </w:r>
      <w:fldSimple w:instr=" SEQ Table \* ARABIC ">
        <w:ins w:id="21373" w:author="mbeckerle" w:date="2013-07-10T14:54:00Z">
          <w:r w:rsidR="008B68D7">
            <w:rPr>
              <w:noProof/>
            </w:rPr>
            <w:t>30</w:t>
          </w:r>
        </w:ins>
        <w:del w:id="21374" w:author="mbeckerle" w:date="2013-07-10T14:51:00Z">
          <w:r w:rsidR="00D04199" w:rsidDel="00D9274F">
            <w:rPr>
              <w:noProof/>
            </w:rPr>
            <w:delText>31</w:delText>
          </w:r>
        </w:del>
      </w:fldSimple>
      <w:r w:rsidRPr="005223F4">
        <w:t xml:space="preserve"> Date, Time functions</w:t>
      </w:r>
      <w:del w:id="21375" w:author="Steve Hanson" w:date="2012-08-10T14:56:00Z">
        <w:r w:rsidRPr="005223F4" w:rsidDel="00487B84">
          <w:delText>:</w:delText>
        </w:r>
      </w:del>
    </w:p>
    <w:p w14:paraId="7F68571A" w14:textId="21304486" w:rsidR="00BE79A5" w:rsidRPr="005223F4" w:rsidDel="00220DFE" w:rsidRDefault="00BE79A5" w:rsidP="00BE79A5">
      <w:pPr>
        <w:rPr>
          <w:del w:id="21376" w:author="mbeckerle" w:date="2012-04-22T21:25:00Z"/>
        </w:rPr>
      </w:pPr>
      <w:commentRangeStart w:id="21377"/>
    </w:p>
    <w:p w14:paraId="60E27F39" w14:textId="53C19EC5" w:rsidR="00BE79A5" w:rsidRPr="005223F4" w:rsidDel="00220DFE" w:rsidRDefault="00BE79A5" w:rsidP="00BE79A5">
      <w:pPr>
        <w:rPr>
          <w:del w:id="21378" w:author="mbeckerle" w:date="2012-04-22T21:25:00Z"/>
        </w:rPr>
      </w:pPr>
    </w:p>
    <w:p w14:paraId="6C37946E" w14:textId="221E40F5" w:rsidR="00BE79A5" w:rsidRPr="005223F4" w:rsidRDefault="00BE79A5" w:rsidP="008271A6">
      <w:pPr>
        <w:pStyle w:val="Heading4"/>
      </w:pPr>
      <w:del w:id="21379" w:author="mbeckerle" w:date="2013-01-20T18:40:00Z">
        <w:r w:rsidRPr="005223F4" w:rsidDel="00882BA1">
          <w:delText>Sequences</w:delText>
        </w:r>
        <w:commentRangeEnd w:id="21377"/>
        <w:r w:rsidR="00B81574" w:rsidDel="00882BA1">
          <w:rPr>
            <w:rStyle w:val="CommentReference"/>
            <w:b w:val="0"/>
            <w:bCs w:val="0"/>
          </w:rPr>
          <w:commentReference w:id="21377"/>
        </w:r>
      </w:del>
      <w:ins w:id="21380" w:author="mbeckerle" w:date="2013-01-20T18:40:00Z">
        <w:r w:rsidR="00882BA1">
          <w:t>Node Sequence Test F</w:t>
        </w:r>
      </w:ins>
      <w:del w:id="21381" w:author="mbeckerle" w:date="2013-01-20T18:40:00Z">
        <w:r w:rsidRPr="005223F4" w:rsidDel="00882BA1">
          <w:delText xml:space="preserve"> f</w:delText>
        </w:r>
      </w:del>
      <w:r w:rsidRPr="005223F4">
        <w:t>unctions</w:t>
      </w:r>
    </w:p>
    <w:p w14:paraId="2B46414A" w14:textId="77777777" w:rsidR="00BE79A5" w:rsidRPr="005223F4" w:rsidRDefault="00BE79A5" w:rsidP="00FC1AA3">
      <w:pPr>
        <w:rPr>
          <w:rFonts w:eastAsia="MS Mincho"/>
          <w:lang w:eastAsia="ja-JP" w:bidi="he-IL"/>
        </w:rPr>
      </w:pPr>
      <w:r w:rsidRPr="005223F4">
        <w:rPr>
          <w:rFonts w:eastAsia="MS Mincho"/>
          <w:lang w:eastAsia="ja-JP" w:bidi="he-IL"/>
        </w:rPr>
        <w:t>The following functions are defined on sequences. (Note that DFDL v1.0 does not support sequences of length &gt; 1.)</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000" w:firstRow="0" w:lastRow="0" w:firstColumn="0" w:lastColumn="0" w:noHBand="0" w:noVBand="0"/>
      </w:tblPr>
      <w:tblGrid>
        <w:gridCol w:w="1840"/>
        <w:gridCol w:w="6920"/>
      </w:tblGrid>
      <w:tr w:rsidR="00BE79A5" w:rsidRPr="005223F4" w14:paraId="7950D33D" w14:textId="77777777" w:rsidTr="00C46870">
        <w:trPr>
          <w:tblHeade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3F3F3"/>
            <w:vAlign w:val="center"/>
          </w:tcPr>
          <w:p w14:paraId="41437B24" w14:textId="77777777" w:rsidR="00BE79A5" w:rsidRPr="00FC1AA3" w:rsidRDefault="00BE79A5">
            <w:pPr>
              <w:jc w:val="center"/>
              <w:rPr>
                <w:rFonts w:cs="Arial"/>
                <w:iCs/>
                <w:lang w:eastAsia="ja-JP" w:bidi="he-IL"/>
              </w:rPr>
            </w:pPr>
            <w:r w:rsidRPr="00FC1AA3">
              <w:rPr>
                <w:rFonts w:cs="Arial"/>
                <w:iCs/>
                <w:lang w:eastAsia="ja-JP" w:bidi="he-IL"/>
              </w:rPr>
              <w:t>Function</w:t>
            </w:r>
          </w:p>
        </w:tc>
        <w:tc>
          <w:tcPr>
            <w:tcW w:w="7198" w:type="dxa"/>
            <w:tcBorders>
              <w:top w:val="outset" w:sz="6" w:space="0" w:color="auto"/>
              <w:left w:val="outset" w:sz="6" w:space="0" w:color="auto"/>
              <w:bottom w:val="outset" w:sz="6" w:space="0" w:color="auto"/>
              <w:right w:val="outset" w:sz="6" w:space="0" w:color="auto"/>
            </w:tcBorders>
            <w:shd w:val="clear" w:color="auto" w:fill="F3F3F3"/>
            <w:vAlign w:val="center"/>
          </w:tcPr>
          <w:p w14:paraId="54D7E3F3" w14:textId="77777777" w:rsidR="00BE79A5" w:rsidRPr="00FC1AA3" w:rsidRDefault="00BE79A5">
            <w:pPr>
              <w:jc w:val="center"/>
              <w:rPr>
                <w:lang w:eastAsia="ja-JP" w:bidi="he-IL"/>
              </w:rPr>
            </w:pPr>
            <w:r w:rsidRPr="00FC1AA3">
              <w:rPr>
                <w:lang w:eastAsia="ja-JP" w:bidi="he-IL"/>
              </w:rPr>
              <w:t>Meaning</w:t>
            </w:r>
          </w:p>
        </w:tc>
      </w:tr>
      <w:tr w:rsidR="00BE79A5" w:rsidRPr="005223F4" w14:paraId="0EA7347B" w14:textId="77777777" w:rsidTr="00C46870">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tcPr>
          <w:p w14:paraId="2CC4D5EE" w14:textId="173A29C6" w:rsidR="00BE79A5" w:rsidRPr="00FC1AA3" w:rsidRDefault="00BE79A5" w:rsidP="00A91670">
            <w:pPr>
              <w:rPr>
                <w:rFonts w:cs="Arial"/>
                <w:lang w:eastAsia="ja-JP" w:bidi="he-IL"/>
              </w:rPr>
            </w:pPr>
            <w:r w:rsidRPr="00FC1AA3">
              <w:rPr>
                <w:rFonts w:cs="Arial"/>
                <w:lang w:eastAsia="ja-JP" w:bidi="he-IL"/>
              </w:rPr>
              <w:t>fn:empty</w:t>
            </w:r>
            <w:ins w:id="21382" w:author="mbeckerle" w:date="2012-04-23T00:27:00Z">
              <w:r w:rsidR="006C1EBC">
                <w:rPr>
                  <w:rFonts w:cs="Arial"/>
                  <w:lang w:eastAsia="ja-JP" w:bidi="he-IL"/>
                </w:rPr>
                <w:t>($arg</w:t>
              </w:r>
            </w:ins>
            <w:ins w:id="21383" w:author="mbeckerle" w:date="2013-01-20T17:52:00Z">
              <w:r w:rsidR="00E23ABB">
                <w:rPr>
                  <w:rFonts w:cs="Arial"/>
                  <w:lang w:eastAsia="ja-JP" w:bidi="he-IL"/>
                </w:rPr>
                <w:t>?</w:t>
              </w:r>
            </w:ins>
            <w:ins w:id="21384" w:author="mbeckerle" w:date="2012-04-23T00:27:00Z">
              <w:r w:rsidR="006C1EBC">
                <w:rPr>
                  <w:rFonts w:cs="Arial"/>
                  <w:lang w:eastAsia="ja-JP" w:bidi="he-IL"/>
                </w:rPr>
                <w:t>)</w:t>
              </w:r>
            </w:ins>
          </w:p>
        </w:tc>
        <w:tc>
          <w:tcPr>
            <w:tcW w:w="7198" w:type="dxa"/>
            <w:tcBorders>
              <w:top w:val="outset" w:sz="6" w:space="0" w:color="auto"/>
              <w:left w:val="outset" w:sz="6" w:space="0" w:color="auto"/>
              <w:bottom w:val="outset" w:sz="6" w:space="0" w:color="auto"/>
              <w:right w:val="outset" w:sz="6" w:space="0" w:color="auto"/>
            </w:tcBorders>
            <w:vAlign w:val="center"/>
          </w:tcPr>
          <w:p w14:paraId="164FCE3A" w14:textId="77777777" w:rsidR="00BE79A5" w:rsidRPr="00FC1AA3" w:rsidRDefault="00BE79A5" w:rsidP="00FC1AA3">
            <w:pPr>
              <w:rPr>
                <w:lang w:eastAsia="ja-JP" w:bidi="he-IL"/>
              </w:rPr>
            </w:pPr>
            <w:r w:rsidRPr="00FC1AA3">
              <w:rPr>
                <w:lang w:eastAsia="ja-JP" w:bidi="he-IL"/>
              </w:rPr>
              <w:t>Indicates whether or not the provided sequence is empty.</w:t>
            </w:r>
          </w:p>
        </w:tc>
      </w:tr>
      <w:tr w:rsidR="00BE79A5" w:rsidRPr="005223F4" w14:paraId="0B6D5FEA" w14:textId="77777777" w:rsidTr="00C46870">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tcPr>
          <w:p w14:paraId="3F950902" w14:textId="26EC4EEC" w:rsidR="00BE79A5" w:rsidRPr="00FC1AA3" w:rsidRDefault="00BE79A5" w:rsidP="00A91670">
            <w:pPr>
              <w:rPr>
                <w:rFonts w:cs="Arial"/>
                <w:lang w:eastAsia="ja-JP" w:bidi="he-IL"/>
              </w:rPr>
            </w:pPr>
            <w:r w:rsidRPr="00FC1AA3">
              <w:rPr>
                <w:rFonts w:cs="Arial"/>
                <w:lang w:eastAsia="ja-JP" w:bidi="he-IL"/>
              </w:rPr>
              <w:t>fn:exists</w:t>
            </w:r>
            <w:ins w:id="21385" w:author="mbeckerle" w:date="2012-04-23T00:27:00Z">
              <w:r w:rsidR="006C1EBC">
                <w:rPr>
                  <w:rFonts w:cs="Arial"/>
                  <w:lang w:eastAsia="ja-JP" w:bidi="he-IL"/>
                </w:rPr>
                <w:t>($arg</w:t>
              </w:r>
            </w:ins>
            <w:ins w:id="21386" w:author="mbeckerle" w:date="2013-01-20T17:52:00Z">
              <w:r w:rsidR="00E23ABB">
                <w:rPr>
                  <w:rFonts w:cs="Arial"/>
                  <w:lang w:eastAsia="ja-JP" w:bidi="he-IL"/>
                </w:rPr>
                <w:t>?</w:t>
              </w:r>
            </w:ins>
            <w:ins w:id="21387" w:author="mbeckerle" w:date="2012-04-23T00:27:00Z">
              <w:r w:rsidR="006C1EBC">
                <w:rPr>
                  <w:rFonts w:cs="Arial"/>
                  <w:lang w:eastAsia="ja-JP" w:bidi="he-IL"/>
                </w:rPr>
                <w:t>)</w:t>
              </w:r>
            </w:ins>
          </w:p>
        </w:tc>
        <w:tc>
          <w:tcPr>
            <w:tcW w:w="7198" w:type="dxa"/>
            <w:tcBorders>
              <w:top w:val="outset" w:sz="6" w:space="0" w:color="auto"/>
              <w:left w:val="outset" w:sz="6" w:space="0" w:color="auto"/>
              <w:bottom w:val="outset" w:sz="6" w:space="0" w:color="auto"/>
              <w:right w:val="outset" w:sz="6" w:space="0" w:color="auto"/>
            </w:tcBorders>
            <w:vAlign w:val="center"/>
          </w:tcPr>
          <w:p w14:paraId="53875FA7" w14:textId="77777777" w:rsidR="00BE79A5" w:rsidRPr="00FC1AA3" w:rsidRDefault="00BE79A5" w:rsidP="00FC1AA3">
            <w:pPr>
              <w:rPr>
                <w:lang w:eastAsia="ja-JP" w:bidi="he-IL"/>
              </w:rPr>
            </w:pPr>
            <w:r w:rsidRPr="00FC1AA3">
              <w:rPr>
                <w:lang w:eastAsia="ja-JP" w:bidi="he-IL"/>
              </w:rPr>
              <w:t>Indicates whether or not the provided sequence is not empty.</w:t>
            </w:r>
          </w:p>
        </w:tc>
      </w:tr>
      <w:tr w:rsidR="00882BA1" w:rsidRPr="005223F4" w14:paraId="444FD5E5" w14:textId="77777777" w:rsidTr="00C46870">
        <w:trPr>
          <w:tblCellSpacing w:w="15" w:type="dxa"/>
          <w:ins w:id="21388" w:author="mbeckerle" w:date="2013-01-20T18:40:00Z"/>
        </w:trPr>
        <w:tc>
          <w:tcPr>
            <w:tcW w:w="0" w:type="auto"/>
            <w:tcBorders>
              <w:top w:val="outset" w:sz="6" w:space="0" w:color="auto"/>
              <w:left w:val="outset" w:sz="6" w:space="0" w:color="auto"/>
              <w:bottom w:val="outset" w:sz="6" w:space="0" w:color="auto"/>
              <w:right w:val="outset" w:sz="6" w:space="0" w:color="auto"/>
            </w:tcBorders>
            <w:vAlign w:val="center"/>
          </w:tcPr>
          <w:p w14:paraId="006000BF" w14:textId="4252BF74" w:rsidR="00882BA1" w:rsidRPr="00FC1AA3" w:rsidRDefault="00882BA1" w:rsidP="00A91670">
            <w:pPr>
              <w:rPr>
                <w:ins w:id="21389" w:author="mbeckerle" w:date="2013-01-20T18:40:00Z"/>
                <w:rFonts w:cs="Arial"/>
                <w:lang w:eastAsia="ja-JP" w:bidi="he-IL"/>
              </w:rPr>
            </w:pPr>
            <w:ins w:id="21390" w:author="mbeckerle" w:date="2013-01-20T18:40:00Z">
              <w:r>
                <w:rPr>
                  <w:rFonts w:cs="Arial"/>
                  <w:lang w:eastAsia="ja-JP" w:bidi="he-IL"/>
                </w:rPr>
                <w:t>fn:exactly-one($arg?)</w:t>
              </w:r>
            </w:ins>
          </w:p>
        </w:tc>
        <w:tc>
          <w:tcPr>
            <w:tcW w:w="7198" w:type="dxa"/>
            <w:tcBorders>
              <w:top w:val="outset" w:sz="6" w:space="0" w:color="auto"/>
              <w:left w:val="outset" w:sz="6" w:space="0" w:color="auto"/>
              <w:bottom w:val="outset" w:sz="6" w:space="0" w:color="auto"/>
              <w:right w:val="outset" w:sz="6" w:space="0" w:color="auto"/>
            </w:tcBorders>
            <w:vAlign w:val="center"/>
          </w:tcPr>
          <w:p w14:paraId="7E0942AD" w14:textId="693677D9" w:rsidR="00882BA1" w:rsidRPr="00FC1AA3" w:rsidRDefault="00882BA1" w:rsidP="00FC1AA3">
            <w:pPr>
              <w:rPr>
                <w:ins w:id="21391" w:author="mbeckerle" w:date="2013-01-20T18:40:00Z"/>
                <w:lang w:eastAsia="ja-JP" w:bidi="he-IL"/>
              </w:rPr>
            </w:pPr>
            <w:ins w:id="21392" w:author="mbeckerle" w:date="2013-01-20T18:41:00Z">
              <w:r>
                <w:rPr>
                  <w:lang w:eastAsia="ja-JP" w:bidi="he-IL"/>
                </w:rPr>
                <w:t>True if the provided sequence contains exactly one node/value.</w:t>
              </w:r>
            </w:ins>
          </w:p>
        </w:tc>
      </w:tr>
      <w:tr w:rsidR="00C46870" w:rsidRPr="005223F4" w14:paraId="557F2AD5" w14:textId="77777777" w:rsidTr="00C46870">
        <w:trPr>
          <w:tblCellSpacing w:w="15" w:type="dxa"/>
          <w:ins w:id="21393" w:author="mbeckerle" w:date="2013-07-24T08:45:00Z"/>
        </w:trPr>
        <w:tc>
          <w:tcPr>
            <w:tcW w:w="0" w:type="auto"/>
            <w:tcBorders>
              <w:top w:val="outset" w:sz="6" w:space="0" w:color="auto"/>
              <w:left w:val="outset" w:sz="6" w:space="0" w:color="auto"/>
              <w:bottom w:val="outset" w:sz="6" w:space="0" w:color="auto"/>
              <w:right w:val="outset" w:sz="6" w:space="0" w:color="auto"/>
            </w:tcBorders>
            <w:vAlign w:val="center"/>
          </w:tcPr>
          <w:p w14:paraId="3A86F2D9" w14:textId="6FFFB8C7" w:rsidR="00C46870" w:rsidRDefault="00C46870" w:rsidP="00A91670">
            <w:pPr>
              <w:rPr>
                <w:ins w:id="21394" w:author="mbeckerle" w:date="2013-07-24T08:45:00Z"/>
                <w:rFonts w:cs="Arial"/>
                <w:lang w:eastAsia="ja-JP" w:bidi="he-IL"/>
              </w:rPr>
            </w:pPr>
            <w:commentRangeStart w:id="21395"/>
            <w:ins w:id="21396" w:author="mbeckerle" w:date="2013-07-24T08:45:00Z">
              <w:r>
                <w:rPr>
                  <w:lang w:eastAsia="ja-JP" w:bidi="he-IL"/>
                </w:rPr>
                <w:t>fn:count($arg)</w:t>
              </w:r>
              <w:commentRangeEnd w:id="21395"/>
              <w:r>
                <w:rPr>
                  <w:rStyle w:val="CommentReference"/>
                </w:rPr>
                <w:commentReference w:id="21395"/>
              </w:r>
            </w:ins>
          </w:p>
        </w:tc>
        <w:tc>
          <w:tcPr>
            <w:tcW w:w="7198" w:type="dxa"/>
            <w:tcBorders>
              <w:top w:val="outset" w:sz="6" w:space="0" w:color="auto"/>
              <w:left w:val="outset" w:sz="6" w:space="0" w:color="auto"/>
              <w:bottom w:val="outset" w:sz="6" w:space="0" w:color="auto"/>
              <w:right w:val="outset" w:sz="6" w:space="0" w:color="auto"/>
            </w:tcBorders>
            <w:vAlign w:val="center"/>
          </w:tcPr>
          <w:p w14:paraId="51769972" w14:textId="7826D168" w:rsidR="00C46870" w:rsidRPr="00372CE0" w:rsidRDefault="00C46870" w:rsidP="00C46870">
            <w:pPr>
              <w:rPr>
                <w:ins w:id="21397" w:author="mbeckerle" w:date="2013-07-24T08:45:00Z"/>
              </w:rPr>
            </w:pPr>
            <w:ins w:id="21398" w:author="mbeckerle" w:date="2013-07-24T08:45:00Z">
              <w:r w:rsidRPr="00372CE0">
                <w:t xml:space="preserve">Returns the number of items in the value of </w:t>
              </w:r>
              <w:r w:rsidRPr="00372CE0">
                <w:rPr>
                  <w:rFonts w:ascii="Courier New" w:hAnsi="Courier New" w:cs="Courier New"/>
                </w:rPr>
                <w:t>$arg</w:t>
              </w:r>
              <w:r>
                <w:t xml:space="preserve"> as an xs:integer.</w:t>
              </w:r>
            </w:ins>
          </w:p>
          <w:p w14:paraId="661F2FF1" w14:textId="3BAB3410" w:rsidR="00C46870" w:rsidRDefault="00C46870" w:rsidP="00FC1AA3">
            <w:pPr>
              <w:rPr>
                <w:ins w:id="21399" w:author="mbeckerle" w:date="2013-07-24T08:45:00Z"/>
              </w:rPr>
            </w:pPr>
            <w:ins w:id="21400" w:author="mbeckerle" w:date="2013-07-24T08:45:00Z">
              <w:r w:rsidRPr="00372CE0">
                <w:t xml:space="preserve">Returns 0 if </w:t>
              </w:r>
              <w:r w:rsidRPr="00372CE0">
                <w:rPr>
                  <w:rFonts w:ascii="Courier New" w:hAnsi="Courier New" w:cs="Courier New"/>
                </w:rPr>
                <w:t>$arg</w:t>
              </w:r>
              <w:r>
                <w:t xml:space="preserve"> is the empty sequence. </w:t>
              </w:r>
            </w:ins>
          </w:p>
        </w:tc>
      </w:tr>
    </w:tbl>
    <w:p w14:paraId="7E054A1A" w14:textId="77777777" w:rsidR="00BE79A5" w:rsidRPr="005223F4" w:rsidRDefault="008271A6" w:rsidP="008271A6">
      <w:pPr>
        <w:pStyle w:val="Caption"/>
      </w:pPr>
      <w:r w:rsidRPr="005223F4">
        <w:t xml:space="preserve">Table </w:t>
      </w:r>
      <w:fldSimple w:instr=" SEQ Table \* ARABIC ">
        <w:ins w:id="21401" w:author="mbeckerle" w:date="2013-07-10T14:54:00Z">
          <w:r w:rsidR="008B68D7">
            <w:rPr>
              <w:noProof/>
            </w:rPr>
            <w:t>31</w:t>
          </w:r>
        </w:ins>
        <w:del w:id="21402" w:author="mbeckerle" w:date="2013-07-10T14:51:00Z">
          <w:r w:rsidR="00D04199" w:rsidDel="00D9274F">
            <w:rPr>
              <w:noProof/>
            </w:rPr>
            <w:delText>32</w:delText>
          </w:r>
        </w:del>
      </w:fldSimple>
      <w:r w:rsidRPr="005223F4">
        <w:t xml:space="preserve"> Sequences functions</w:t>
      </w:r>
    </w:p>
    <w:p w14:paraId="2BF8CD32" w14:textId="45F4E074" w:rsidR="00BE79A5" w:rsidRPr="005223F4" w:rsidDel="00220DFE" w:rsidRDefault="00BE79A5" w:rsidP="00BE79A5">
      <w:pPr>
        <w:rPr>
          <w:del w:id="21403" w:author="mbeckerle" w:date="2012-04-22T21:25:00Z"/>
        </w:rPr>
      </w:pPr>
    </w:p>
    <w:p w14:paraId="02E4B37C" w14:textId="77777777" w:rsidR="00BE79A5" w:rsidRPr="005223F4" w:rsidRDefault="00BE79A5" w:rsidP="008271A6">
      <w:pPr>
        <w:pStyle w:val="Heading4"/>
      </w:pPr>
      <w:r w:rsidRPr="005223F4">
        <w:t>Node functions</w:t>
      </w:r>
    </w:p>
    <w:p w14:paraId="1AC657FE" w14:textId="77777777" w:rsidR="00BE79A5" w:rsidRPr="005223F4" w:rsidRDefault="00BE79A5" w:rsidP="00FC1AA3">
      <w:pPr>
        <w:rPr>
          <w:rFonts w:eastAsia="MS Mincho"/>
          <w:lang w:eastAsia="ja-JP" w:bidi="he-IL"/>
        </w:rPr>
      </w:pPr>
      <w:r w:rsidRPr="005223F4">
        <w:rPr>
          <w:rFonts w:eastAsia="MS Mincho"/>
          <w:lang w:eastAsia="ja-JP" w:bidi="he-IL"/>
        </w:rPr>
        <w:t>This section discusses functions and operators on nodes.</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000" w:firstRow="0" w:lastRow="0" w:firstColumn="0" w:lastColumn="0" w:noHBand="0" w:noVBand="0"/>
      </w:tblPr>
      <w:tblGrid>
        <w:gridCol w:w="2432"/>
        <w:gridCol w:w="6328"/>
      </w:tblGrid>
      <w:tr w:rsidR="00561E19" w:rsidRPr="005223F4" w14:paraId="15C1586E" w14:textId="77777777" w:rsidTr="0080143D">
        <w:trPr>
          <w:tblHeade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3F3F3"/>
            <w:vAlign w:val="center"/>
          </w:tcPr>
          <w:p w14:paraId="462A6ABD" w14:textId="77777777" w:rsidR="00BE79A5" w:rsidRPr="00FC1AA3" w:rsidRDefault="00BE79A5">
            <w:pPr>
              <w:jc w:val="center"/>
              <w:rPr>
                <w:b/>
                <w:lang w:eastAsia="ja-JP" w:bidi="he-IL"/>
              </w:rPr>
            </w:pPr>
            <w:r w:rsidRPr="00FC1AA3">
              <w:rPr>
                <w:b/>
                <w:lang w:eastAsia="ja-JP" w:bidi="he-IL"/>
              </w:rPr>
              <w:t>Function</w:t>
            </w:r>
          </w:p>
        </w:tc>
        <w:tc>
          <w:tcPr>
            <w:tcW w:w="0" w:type="auto"/>
            <w:tcBorders>
              <w:top w:val="outset" w:sz="6" w:space="0" w:color="auto"/>
              <w:left w:val="outset" w:sz="6" w:space="0" w:color="auto"/>
              <w:bottom w:val="outset" w:sz="6" w:space="0" w:color="auto"/>
              <w:right w:val="outset" w:sz="6" w:space="0" w:color="auto"/>
            </w:tcBorders>
            <w:shd w:val="clear" w:color="auto" w:fill="F3F3F3"/>
            <w:vAlign w:val="center"/>
          </w:tcPr>
          <w:p w14:paraId="644DBFBB" w14:textId="77777777" w:rsidR="00BE79A5" w:rsidRPr="00FC1AA3" w:rsidRDefault="00BE79A5">
            <w:pPr>
              <w:jc w:val="center"/>
              <w:rPr>
                <w:b/>
                <w:lang w:eastAsia="ja-JP" w:bidi="he-IL"/>
              </w:rPr>
            </w:pPr>
            <w:r w:rsidRPr="00FC1AA3">
              <w:rPr>
                <w:b/>
                <w:lang w:eastAsia="ja-JP" w:bidi="he-IL"/>
              </w:rPr>
              <w:t>Meaning</w:t>
            </w:r>
          </w:p>
        </w:tc>
      </w:tr>
      <w:tr w:rsidR="00561E19" w:rsidRPr="005223F4" w14:paraId="4976C411"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tcPr>
          <w:p w14:paraId="37C19895" w14:textId="77777777" w:rsidR="00561E19" w:rsidRPr="00FC1AA3" w:rsidRDefault="00561E19" w:rsidP="00561E19">
            <w:pPr>
              <w:rPr>
                <w:ins w:id="21404" w:author="mbeckerle" w:date="2012-04-23T00:30:00Z"/>
                <w:lang w:val="de-DE" w:eastAsia="ja-JP" w:bidi="he-IL"/>
              </w:rPr>
            </w:pPr>
            <w:ins w:id="21405" w:author="mbeckerle" w:date="2012-04-23T00:30:00Z">
              <w:r w:rsidRPr="00FC1AA3">
                <w:rPr>
                  <w:lang w:val="de-DE" w:eastAsia="ja-JP" w:bidi="he-IL"/>
                </w:rPr>
                <w:t>fn:name()</w:t>
              </w:r>
            </w:ins>
          </w:p>
          <w:p w14:paraId="356A323A" w14:textId="41C5F68D" w:rsidR="00BE79A5" w:rsidRPr="00FC1AA3" w:rsidRDefault="00561E19">
            <w:pPr>
              <w:rPr>
                <w:lang w:val="de-DE" w:eastAsia="ja-JP" w:bidi="he-IL"/>
              </w:rPr>
            </w:pPr>
            <w:ins w:id="21406" w:author="mbeckerle" w:date="2012-04-23T00:30:00Z">
              <w:r w:rsidRPr="00FC1AA3">
                <w:rPr>
                  <w:lang w:val="de-DE" w:eastAsia="ja-JP" w:bidi="he-IL"/>
                </w:rPr>
                <w:t>fn:name($arg</w:t>
              </w:r>
            </w:ins>
            <w:ins w:id="21407" w:author="mbeckerle" w:date="2013-01-20T18:21:00Z">
              <w:r w:rsidR="001B25EB">
                <w:rPr>
                  <w:lang w:val="de-DE" w:eastAsia="ja-JP" w:bidi="he-IL"/>
                </w:rPr>
                <w:t>?</w:t>
              </w:r>
            </w:ins>
            <w:ins w:id="21408" w:author="mbeckerle" w:date="2012-04-23T00:30:00Z">
              <w:r w:rsidRPr="00FC1AA3">
                <w:rPr>
                  <w:lang w:val="de-DE" w:eastAsia="ja-JP" w:bidi="he-IL"/>
                </w:rPr>
                <w:t>)</w:t>
              </w:r>
            </w:ins>
            <w:del w:id="21409" w:author="mbeckerle" w:date="2012-04-23T00:30:00Z">
              <w:r w:rsidR="00BE79A5" w:rsidRPr="00FC1AA3" w:rsidDel="00561E19">
                <w:rPr>
                  <w:lang w:val="de-DE" w:eastAsia="ja-JP" w:bidi="he-IL"/>
                </w:rPr>
                <w:delText>fn:name</w:delText>
              </w:r>
            </w:del>
          </w:p>
        </w:tc>
        <w:tc>
          <w:tcPr>
            <w:tcW w:w="0" w:type="auto"/>
            <w:tcBorders>
              <w:top w:val="outset" w:sz="6" w:space="0" w:color="auto"/>
              <w:left w:val="outset" w:sz="6" w:space="0" w:color="auto"/>
              <w:bottom w:val="outset" w:sz="6" w:space="0" w:color="auto"/>
              <w:right w:val="outset" w:sz="6" w:space="0" w:color="auto"/>
            </w:tcBorders>
            <w:vAlign w:val="center"/>
          </w:tcPr>
          <w:p w14:paraId="4615B2BD" w14:textId="31444C0E" w:rsidR="00BE79A5" w:rsidRPr="00FC1AA3" w:rsidRDefault="00BE79A5" w:rsidP="00FC1AA3">
            <w:pPr>
              <w:rPr>
                <w:lang w:eastAsia="ja-JP" w:bidi="he-IL"/>
              </w:rPr>
            </w:pPr>
            <w:commentRangeStart w:id="21410"/>
            <w:r w:rsidRPr="00FC1AA3">
              <w:rPr>
                <w:lang w:eastAsia="ja-JP" w:bidi="he-IL"/>
              </w:rPr>
              <w:t xml:space="preserve">Returns the name of the context node </w:t>
            </w:r>
            <w:ins w:id="21411" w:author="mbeckerle" w:date="2012-04-23T00:31:00Z">
              <w:r w:rsidR="00561E19">
                <w:rPr>
                  <w:lang w:eastAsia="ja-JP" w:bidi="he-IL"/>
                </w:rPr>
                <w:t>("."</w:t>
              </w:r>
            </w:ins>
            <w:ins w:id="21412" w:author="mbeckerle" w:date="2012-04-23T00:30:00Z">
              <w:r w:rsidR="00561E19">
                <w:rPr>
                  <w:lang w:eastAsia="ja-JP" w:bidi="he-IL"/>
                </w:rPr>
                <w:t xml:space="preserve">) </w:t>
              </w:r>
            </w:ins>
            <w:r w:rsidRPr="00FC1AA3">
              <w:rPr>
                <w:lang w:eastAsia="ja-JP" w:bidi="he-IL"/>
              </w:rPr>
              <w:t>or the specified node as an xs:string.</w:t>
            </w:r>
            <w:ins w:id="21413" w:author="mbeckerle" w:date="2012-04-23T00:32:00Z">
              <w:r w:rsidR="00561E19">
                <w:rPr>
                  <w:lang w:eastAsia="ja-JP" w:bidi="he-IL"/>
                </w:rPr>
                <w:t xml:space="preserve"> Returns zero-length string if the arg is an empty sequence. </w:t>
              </w:r>
              <w:commentRangeStart w:id="21414"/>
              <w:commentRangeStart w:id="21415"/>
              <w:r w:rsidR="00561E19">
                <w:rPr>
                  <w:lang w:eastAsia="ja-JP" w:bidi="he-IL"/>
                </w:rPr>
                <w:t>Returns an</w:t>
              </w:r>
            </w:ins>
            <w:ins w:id="21416" w:author="mbeckerle" w:date="2012-04-23T00:33:00Z">
              <w:r w:rsidR="00561E19">
                <w:rPr>
                  <w:lang w:eastAsia="ja-JP" w:bidi="he-IL"/>
                </w:rPr>
                <w:t xml:space="preserve"> </w:t>
              </w:r>
            </w:ins>
            <w:ins w:id="21417" w:author="mbeckerle" w:date="2012-08-14T16:04:00Z">
              <w:r w:rsidR="00CF1D91">
                <w:rPr>
                  <w:lang w:eastAsia="ja-JP" w:bidi="he-IL"/>
                </w:rPr>
                <w:t>xs:</w:t>
              </w:r>
            </w:ins>
            <w:ins w:id="21418" w:author="mbeckerle" w:date="2012-04-23T00:33:00Z">
              <w:r w:rsidR="00561E19">
                <w:rPr>
                  <w:lang w:eastAsia="ja-JP" w:bidi="he-IL"/>
                </w:rPr>
                <w:t>string in the form of an</w:t>
              </w:r>
            </w:ins>
            <w:ins w:id="21419" w:author="mbeckerle" w:date="2012-04-23T00:32:00Z">
              <w:r w:rsidR="00561E19">
                <w:rPr>
                  <w:lang w:eastAsia="ja-JP" w:bidi="he-IL"/>
                </w:rPr>
                <w:t xml:space="preserve"> xs:QName</w:t>
              </w:r>
            </w:ins>
            <w:ins w:id="21420" w:author="mbeckerle" w:date="2012-04-23T00:33:00Z">
              <w:r w:rsidR="00561E19">
                <w:rPr>
                  <w:lang w:eastAsia="ja-JP" w:bidi="he-IL"/>
                </w:rPr>
                <w:t xml:space="preserve"> otherwise</w:t>
              </w:r>
            </w:ins>
            <w:commentRangeEnd w:id="21414"/>
            <w:r w:rsidR="00FC1AA3">
              <w:rPr>
                <w:rStyle w:val="CommentReference"/>
              </w:rPr>
              <w:commentReference w:id="21414"/>
            </w:r>
            <w:commentRangeEnd w:id="21415"/>
            <w:r w:rsidR="00CF1D91">
              <w:rPr>
                <w:rStyle w:val="CommentReference"/>
              </w:rPr>
              <w:commentReference w:id="21415"/>
            </w:r>
            <w:ins w:id="21421" w:author="mbeckerle" w:date="2012-04-23T00:33:00Z">
              <w:r w:rsidR="00561E19">
                <w:rPr>
                  <w:lang w:eastAsia="ja-JP" w:bidi="he-IL"/>
                </w:rPr>
                <w:t>.</w:t>
              </w:r>
            </w:ins>
            <w:commentRangeEnd w:id="21410"/>
            <w:ins w:id="21422" w:author="mbeckerle" w:date="2012-04-23T00:41:00Z">
              <w:r w:rsidR="007F01C0">
                <w:rPr>
                  <w:rStyle w:val="CommentReference"/>
                </w:rPr>
                <w:commentReference w:id="21410"/>
              </w:r>
            </w:ins>
          </w:p>
        </w:tc>
      </w:tr>
      <w:tr w:rsidR="00561E19" w:rsidRPr="005223F4" w14:paraId="3D3E5A4C"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tcPr>
          <w:p w14:paraId="40B7C6E0" w14:textId="18129039" w:rsidR="00561E19" w:rsidRDefault="00561E19" w:rsidP="00561E19">
            <w:pPr>
              <w:rPr>
                <w:ins w:id="21423" w:author="mbeckerle" w:date="2012-04-23T00:30:00Z"/>
                <w:lang w:eastAsia="ja-JP" w:bidi="he-IL"/>
              </w:rPr>
            </w:pPr>
            <w:ins w:id="21424" w:author="mbeckerle" w:date="2012-04-23T00:30:00Z">
              <w:r>
                <w:rPr>
                  <w:lang w:eastAsia="ja-JP" w:bidi="he-IL"/>
                </w:rPr>
                <w:t>fn:local-name()</w:t>
              </w:r>
            </w:ins>
          </w:p>
          <w:p w14:paraId="6C4C9DFC" w14:textId="1B338EC9" w:rsidR="00BE79A5" w:rsidRPr="00FC1AA3" w:rsidRDefault="00561E19" w:rsidP="00FC1AA3">
            <w:pPr>
              <w:rPr>
                <w:lang w:eastAsia="ja-JP" w:bidi="he-IL"/>
              </w:rPr>
            </w:pPr>
            <w:ins w:id="21425" w:author="mbeckerle" w:date="2012-04-23T00:30:00Z">
              <w:r>
                <w:rPr>
                  <w:lang w:eastAsia="ja-JP" w:bidi="he-IL"/>
                </w:rPr>
                <w:t>fn:local-name($arg)</w:t>
              </w:r>
            </w:ins>
            <w:del w:id="21426" w:author="mbeckerle" w:date="2012-04-23T00:30:00Z">
              <w:r w:rsidR="00BE79A5" w:rsidRPr="00FC1AA3" w:rsidDel="00561E19">
                <w:rPr>
                  <w:lang w:eastAsia="ja-JP" w:bidi="he-IL"/>
                </w:rPr>
                <w:delText>fn:local-name</w:delText>
              </w:r>
            </w:del>
          </w:p>
        </w:tc>
        <w:tc>
          <w:tcPr>
            <w:tcW w:w="0" w:type="auto"/>
            <w:tcBorders>
              <w:top w:val="outset" w:sz="6" w:space="0" w:color="auto"/>
              <w:left w:val="outset" w:sz="6" w:space="0" w:color="auto"/>
              <w:bottom w:val="outset" w:sz="6" w:space="0" w:color="auto"/>
              <w:right w:val="outset" w:sz="6" w:space="0" w:color="auto"/>
            </w:tcBorders>
            <w:vAlign w:val="center"/>
          </w:tcPr>
          <w:p w14:paraId="5255B645" w14:textId="77777777" w:rsidR="00BE79A5" w:rsidRPr="00FC1AA3" w:rsidRDefault="00BE79A5" w:rsidP="00FC1AA3">
            <w:pPr>
              <w:rPr>
                <w:lang w:eastAsia="ja-JP" w:bidi="he-IL"/>
              </w:rPr>
            </w:pPr>
            <w:r w:rsidRPr="00FC1AA3">
              <w:rPr>
                <w:lang w:eastAsia="ja-JP" w:bidi="he-IL"/>
              </w:rPr>
              <w:t>Returns the local name of the context node or the specified node as an xs:NCName.</w:t>
            </w:r>
          </w:p>
        </w:tc>
      </w:tr>
      <w:tr w:rsidR="00561E19" w:rsidRPr="005223F4" w14:paraId="1491A4F4"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tcPr>
          <w:p w14:paraId="4B086FCF" w14:textId="73202A7D" w:rsidR="007F01C0" w:rsidRDefault="007F01C0" w:rsidP="007F01C0">
            <w:pPr>
              <w:rPr>
                <w:ins w:id="21427" w:author="mbeckerle" w:date="2012-04-23T00:38:00Z"/>
                <w:lang w:eastAsia="ja-JP" w:bidi="he-IL"/>
              </w:rPr>
            </w:pPr>
            <w:ins w:id="21428" w:author="mbeckerle" w:date="2012-04-23T00:38:00Z">
              <w:r>
                <w:rPr>
                  <w:lang w:eastAsia="ja-JP" w:bidi="he-IL"/>
                </w:rPr>
                <w:t>fn:namespace-uri()</w:t>
              </w:r>
            </w:ins>
          </w:p>
          <w:p w14:paraId="1C1AD84C" w14:textId="340AFE83" w:rsidR="00BE79A5" w:rsidRPr="00FC1AA3" w:rsidRDefault="007F01C0" w:rsidP="00FC1AA3">
            <w:pPr>
              <w:rPr>
                <w:lang w:eastAsia="ja-JP" w:bidi="he-IL"/>
              </w:rPr>
            </w:pPr>
            <w:ins w:id="21429" w:author="mbeckerle" w:date="2012-04-23T00:38:00Z">
              <w:r>
                <w:rPr>
                  <w:lang w:eastAsia="ja-JP" w:bidi="he-IL"/>
                </w:rPr>
                <w:t>fn:namespace-uri($arg)</w:t>
              </w:r>
            </w:ins>
            <w:del w:id="21430" w:author="mbeckerle" w:date="2012-04-23T00:38:00Z">
              <w:r w:rsidR="00BE79A5" w:rsidRPr="00FC1AA3" w:rsidDel="007F01C0">
                <w:rPr>
                  <w:lang w:eastAsia="ja-JP" w:bidi="he-IL"/>
                </w:rPr>
                <w:delText>fn:namespace-uri</w:delText>
              </w:r>
            </w:del>
          </w:p>
        </w:tc>
        <w:tc>
          <w:tcPr>
            <w:tcW w:w="0" w:type="auto"/>
            <w:tcBorders>
              <w:top w:val="outset" w:sz="6" w:space="0" w:color="auto"/>
              <w:left w:val="outset" w:sz="6" w:space="0" w:color="auto"/>
              <w:bottom w:val="outset" w:sz="6" w:space="0" w:color="auto"/>
              <w:right w:val="outset" w:sz="6" w:space="0" w:color="auto"/>
            </w:tcBorders>
            <w:vAlign w:val="center"/>
          </w:tcPr>
          <w:p w14:paraId="4CE8A869" w14:textId="46EA0599" w:rsidR="00BE79A5" w:rsidRPr="00FC1AA3" w:rsidRDefault="00BE79A5" w:rsidP="00FC1AA3">
            <w:pPr>
              <w:rPr>
                <w:lang w:eastAsia="ja-JP" w:bidi="he-IL"/>
              </w:rPr>
            </w:pPr>
            <w:r w:rsidRPr="00FC1AA3">
              <w:rPr>
                <w:lang w:eastAsia="ja-JP" w:bidi="he-IL"/>
              </w:rPr>
              <w:t xml:space="preserve">Returns the namespace URI as </w:t>
            </w:r>
            <w:del w:id="21431" w:author="mbeckerle" w:date="2012-04-23T00:35:00Z">
              <w:r w:rsidRPr="00FC1AA3" w:rsidDel="00561E19">
                <w:rPr>
                  <w:lang w:eastAsia="ja-JP" w:bidi="he-IL"/>
                </w:rPr>
                <w:delText>an xs:anyURI</w:delText>
              </w:r>
            </w:del>
            <w:ins w:id="21432" w:author="mbeckerle" w:date="2012-04-23T00:35:00Z">
              <w:r w:rsidR="00561E19">
                <w:rPr>
                  <w:lang w:eastAsia="ja-JP" w:bidi="he-IL"/>
                </w:rPr>
                <w:t>an xs:string</w:t>
              </w:r>
            </w:ins>
            <w:r w:rsidRPr="00FC1AA3">
              <w:rPr>
                <w:lang w:eastAsia="ja-JP" w:bidi="he-IL"/>
              </w:rPr>
              <w:t xml:space="preserve"> for </w:t>
            </w:r>
            <w:del w:id="21433" w:author="mbeckerle" w:date="2012-04-23T00:39:00Z">
              <w:r w:rsidRPr="00FC1AA3" w:rsidDel="007F01C0">
                <w:rPr>
                  <w:lang w:eastAsia="ja-JP" w:bidi="he-IL"/>
                </w:rPr>
                <w:delText>the xs:QName of the</w:delText>
              </w:r>
            </w:del>
            <w:ins w:id="21434" w:author="mbeckerle" w:date="2012-04-23T00:39:00Z">
              <w:r w:rsidR="007F01C0">
                <w:rPr>
                  <w:lang w:eastAsia="ja-JP" w:bidi="he-IL"/>
                </w:rPr>
                <w:t>the</w:t>
              </w:r>
            </w:ins>
            <w:r w:rsidRPr="00FC1AA3">
              <w:rPr>
                <w:lang w:eastAsia="ja-JP" w:bidi="he-IL"/>
              </w:rPr>
              <w:t xml:space="preserve"> argument node or the context node if the argument is omitted. </w:t>
            </w:r>
            <w:del w:id="21435" w:author="mbeckerle" w:date="2012-04-23T00:38:00Z">
              <w:r w:rsidRPr="00FC1AA3" w:rsidDel="00561E19">
                <w:rPr>
                  <w:lang w:eastAsia="ja-JP" w:bidi="he-IL"/>
                </w:rPr>
                <w:delText>This may be the URI corresponding to the zero-length string i</w:delText>
              </w:r>
            </w:del>
            <w:ins w:id="21436" w:author="mbeckerle" w:date="2012-04-23T00:38:00Z">
              <w:r w:rsidR="00561E19">
                <w:rPr>
                  <w:lang w:eastAsia="ja-JP" w:bidi="he-IL"/>
                </w:rPr>
                <w:t>Returns empty string</w:t>
              </w:r>
              <w:r w:rsidR="007F01C0">
                <w:rPr>
                  <w:lang w:eastAsia="ja-JP" w:bidi="he-IL"/>
                </w:rPr>
                <w:t xml:space="preserve"> if</w:t>
              </w:r>
            </w:ins>
            <w:del w:id="21437" w:author="mbeckerle" w:date="2012-04-23T00:38:00Z">
              <w:r w:rsidRPr="00FC1AA3" w:rsidDel="00561E19">
                <w:rPr>
                  <w:lang w:eastAsia="ja-JP" w:bidi="he-IL"/>
                </w:rPr>
                <w:delText>f</w:delText>
              </w:r>
            </w:del>
            <w:r w:rsidRPr="00FC1AA3">
              <w:rPr>
                <w:lang w:eastAsia="ja-JP" w:bidi="he-IL"/>
              </w:rPr>
              <w:t xml:space="preserve"> </w:t>
            </w:r>
            <w:del w:id="21438" w:author="mbeckerle" w:date="2012-04-23T00:39:00Z">
              <w:r w:rsidRPr="00FC1AA3" w:rsidDel="007F01C0">
                <w:rPr>
                  <w:lang w:eastAsia="ja-JP" w:bidi="he-IL"/>
                </w:rPr>
                <w:delText>the xs:QName</w:delText>
              </w:r>
            </w:del>
            <w:ins w:id="21439" w:author="mbeckerle" w:date="2012-04-23T00:39:00Z">
              <w:r w:rsidR="007F01C0">
                <w:rPr>
                  <w:lang w:eastAsia="ja-JP" w:bidi="he-IL"/>
                </w:rPr>
                <w:t>the argument/context node</w:t>
              </w:r>
            </w:ins>
            <w:r w:rsidRPr="00FC1AA3">
              <w:rPr>
                <w:lang w:eastAsia="ja-JP" w:bidi="he-IL"/>
              </w:rPr>
              <w:t xml:space="preserve"> is in no namespace.</w:t>
            </w:r>
          </w:p>
        </w:tc>
      </w:tr>
      <w:tr w:rsidR="00372CE0" w:rsidRPr="005223F4" w14:paraId="2A6BE087" w14:textId="77777777">
        <w:trPr>
          <w:tblCellSpacing w:w="15" w:type="dxa"/>
          <w:ins w:id="21440" w:author="mbeckerle" w:date="2013-07-11T17:05:00Z"/>
        </w:trPr>
        <w:tc>
          <w:tcPr>
            <w:tcW w:w="0" w:type="auto"/>
            <w:tcBorders>
              <w:top w:val="outset" w:sz="6" w:space="0" w:color="auto"/>
              <w:left w:val="outset" w:sz="6" w:space="0" w:color="auto"/>
              <w:bottom w:val="outset" w:sz="6" w:space="0" w:color="auto"/>
              <w:right w:val="outset" w:sz="6" w:space="0" w:color="auto"/>
            </w:tcBorders>
            <w:vAlign w:val="center"/>
          </w:tcPr>
          <w:p w14:paraId="62FECB01" w14:textId="5D0CBBDE" w:rsidR="00372CE0" w:rsidRDefault="00372CE0" w:rsidP="007F01C0">
            <w:pPr>
              <w:rPr>
                <w:ins w:id="21441" w:author="mbeckerle" w:date="2013-07-11T17:05:00Z"/>
                <w:lang w:eastAsia="ja-JP" w:bidi="he-IL"/>
              </w:rPr>
            </w:pPr>
          </w:p>
        </w:tc>
        <w:tc>
          <w:tcPr>
            <w:tcW w:w="0" w:type="auto"/>
            <w:tcBorders>
              <w:top w:val="outset" w:sz="6" w:space="0" w:color="auto"/>
              <w:left w:val="outset" w:sz="6" w:space="0" w:color="auto"/>
              <w:bottom w:val="outset" w:sz="6" w:space="0" w:color="auto"/>
              <w:right w:val="outset" w:sz="6" w:space="0" w:color="auto"/>
            </w:tcBorders>
            <w:vAlign w:val="center"/>
          </w:tcPr>
          <w:p w14:paraId="63BED12F" w14:textId="63C36DC3" w:rsidR="00372CE0" w:rsidRPr="00372CE0" w:rsidRDefault="00372CE0">
            <w:pPr>
              <w:rPr>
                <w:ins w:id="21442" w:author="mbeckerle" w:date="2013-07-11T17:05:00Z"/>
                <w:rPrChange w:id="21443" w:author="mbeckerle" w:date="2013-07-11T17:10:00Z">
                  <w:rPr>
                    <w:ins w:id="21444" w:author="mbeckerle" w:date="2013-07-11T17:05:00Z"/>
                    <w:lang w:eastAsia="ja-JP" w:bidi="he-IL"/>
                  </w:rPr>
                </w:rPrChange>
              </w:rPr>
              <w:pPrChange w:id="21445" w:author="mbeckerle" w:date="2013-07-11T18:18:00Z">
                <w:pPr>
                  <w:numPr>
                    <w:numId w:val="8"/>
                  </w:numPr>
                  <w:tabs>
                    <w:tab w:val="num" w:pos="1080"/>
                  </w:tabs>
                  <w:ind w:left="1080" w:hanging="360"/>
                </w:pPr>
              </w:pPrChange>
            </w:pPr>
          </w:p>
        </w:tc>
      </w:tr>
    </w:tbl>
    <w:p w14:paraId="3271F231" w14:textId="77777777" w:rsidR="00BE79A5" w:rsidRPr="005223F4" w:rsidRDefault="008271A6" w:rsidP="008271A6">
      <w:pPr>
        <w:pStyle w:val="Caption"/>
      </w:pPr>
      <w:r w:rsidRPr="005223F4">
        <w:t xml:space="preserve">Table </w:t>
      </w:r>
      <w:fldSimple w:instr=" SEQ Table \* ARABIC ">
        <w:ins w:id="21446" w:author="mbeckerle" w:date="2013-07-10T14:54:00Z">
          <w:r w:rsidR="008B68D7">
            <w:rPr>
              <w:noProof/>
            </w:rPr>
            <w:t>32</w:t>
          </w:r>
        </w:ins>
        <w:del w:id="21447" w:author="mbeckerle" w:date="2013-07-10T14:51:00Z">
          <w:r w:rsidR="00D04199" w:rsidDel="00D9274F">
            <w:rPr>
              <w:noProof/>
            </w:rPr>
            <w:delText>33</w:delText>
          </w:r>
        </w:del>
      </w:fldSimple>
      <w:r w:rsidRPr="005223F4">
        <w:t xml:space="preserve"> Node functions</w:t>
      </w:r>
    </w:p>
    <w:p w14:paraId="58651B90" w14:textId="5E53A9C4" w:rsidR="00BE79A5" w:rsidRPr="005223F4" w:rsidDel="00220DFE" w:rsidRDefault="00BE79A5">
      <w:pPr>
        <w:pStyle w:val="Heading3"/>
        <w:rPr>
          <w:del w:id="21448" w:author="mbeckerle" w:date="2012-04-22T21:25:00Z"/>
        </w:rPr>
        <w:pPrChange w:id="21449" w:author="mbeckerle" w:date="2013-07-24T16:59:00Z">
          <w:pPr/>
        </w:pPrChange>
      </w:pPr>
      <w:bookmarkStart w:id="21450" w:name="_Toc322911772"/>
      <w:bookmarkStart w:id="21451" w:name="_Toc322912311"/>
      <w:bookmarkStart w:id="21452" w:name="_Toc329093171"/>
      <w:bookmarkStart w:id="21453" w:name="_Toc332701684"/>
      <w:bookmarkStart w:id="21454" w:name="_Toc332701988"/>
      <w:bookmarkStart w:id="21455" w:name="_Toc332711786"/>
      <w:bookmarkStart w:id="21456" w:name="_Toc332712088"/>
      <w:bookmarkStart w:id="21457" w:name="_Toc332712389"/>
      <w:bookmarkStart w:id="21458" w:name="_Toc332724305"/>
      <w:bookmarkStart w:id="21459" w:name="_Toc332724605"/>
      <w:bookmarkStart w:id="21460" w:name="_Toc341102901"/>
      <w:bookmarkStart w:id="21461" w:name="_Toc347241637"/>
      <w:bookmarkStart w:id="21462" w:name="_Toc347744829"/>
      <w:bookmarkStart w:id="21463" w:name="_Toc348984612"/>
      <w:bookmarkStart w:id="21464" w:name="_Toc348984917"/>
      <w:bookmarkStart w:id="21465" w:name="_Toc349038081"/>
      <w:bookmarkStart w:id="21466" w:name="_Toc349038383"/>
      <w:bookmarkStart w:id="21467" w:name="_Toc349042874"/>
      <w:bookmarkStart w:id="21468" w:name="_Toc351912996"/>
      <w:bookmarkStart w:id="21469" w:name="_Toc351915017"/>
      <w:bookmarkStart w:id="21470" w:name="_Toc351915483"/>
      <w:bookmarkStart w:id="21471" w:name="_Toc361231581"/>
      <w:bookmarkStart w:id="21472" w:name="_Toc361232107"/>
      <w:bookmarkStart w:id="21473" w:name="_Toc362445405"/>
      <w:bookmarkStart w:id="21474" w:name="_Toc362452156"/>
      <w:bookmarkStart w:id="21475" w:name="_Toc362452705"/>
      <w:bookmarkStart w:id="21476" w:name="_Toc362453059"/>
      <w:bookmarkStart w:id="21477" w:name="_Toc362453603"/>
      <w:bookmarkEnd w:id="21450"/>
      <w:bookmarkEnd w:id="21451"/>
      <w:bookmarkEnd w:id="21452"/>
      <w:bookmarkEnd w:id="21453"/>
      <w:bookmarkEnd w:id="21454"/>
      <w:bookmarkEnd w:id="21455"/>
      <w:bookmarkEnd w:id="21456"/>
      <w:bookmarkEnd w:id="21457"/>
      <w:bookmarkEnd w:id="21458"/>
      <w:bookmarkEnd w:id="21459"/>
      <w:bookmarkEnd w:id="21460"/>
      <w:bookmarkEnd w:id="21461"/>
      <w:bookmarkEnd w:id="21462"/>
      <w:bookmarkEnd w:id="21463"/>
      <w:bookmarkEnd w:id="21464"/>
      <w:bookmarkEnd w:id="21465"/>
      <w:bookmarkEnd w:id="21466"/>
      <w:bookmarkEnd w:id="21467"/>
      <w:bookmarkEnd w:id="21468"/>
      <w:bookmarkEnd w:id="21469"/>
      <w:bookmarkEnd w:id="21470"/>
      <w:bookmarkEnd w:id="21471"/>
      <w:bookmarkEnd w:id="21472"/>
      <w:bookmarkEnd w:id="21473"/>
      <w:bookmarkEnd w:id="21474"/>
      <w:bookmarkEnd w:id="21475"/>
      <w:bookmarkEnd w:id="21476"/>
      <w:bookmarkEnd w:id="21477"/>
      <w:commentRangeStart w:id="21478"/>
    </w:p>
    <w:p w14:paraId="39DF5461" w14:textId="4AA4A60F" w:rsidR="00BE79A5" w:rsidRPr="005223F4" w:rsidDel="00220DFE" w:rsidRDefault="00BE79A5">
      <w:pPr>
        <w:pStyle w:val="Heading3"/>
        <w:rPr>
          <w:del w:id="21479" w:author="mbeckerle" w:date="2012-04-22T21:25:00Z"/>
        </w:rPr>
        <w:pPrChange w:id="21480" w:author="mbeckerle" w:date="2013-07-24T16:59:00Z">
          <w:pPr/>
        </w:pPrChange>
      </w:pPr>
      <w:bookmarkStart w:id="21481" w:name="_Toc322911773"/>
      <w:bookmarkStart w:id="21482" w:name="_Toc322912312"/>
      <w:bookmarkStart w:id="21483" w:name="_Toc329093172"/>
      <w:bookmarkStart w:id="21484" w:name="_Toc332701685"/>
      <w:bookmarkStart w:id="21485" w:name="_Toc332701989"/>
      <w:bookmarkStart w:id="21486" w:name="_Toc332711787"/>
      <w:bookmarkStart w:id="21487" w:name="_Toc332712089"/>
      <w:bookmarkStart w:id="21488" w:name="_Toc332712390"/>
      <w:bookmarkStart w:id="21489" w:name="_Toc332724306"/>
      <w:bookmarkStart w:id="21490" w:name="_Toc332724606"/>
      <w:bookmarkStart w:id="21491" w:name="_Toc341102902"/>
      <w:bookmarkStart w:id="21492" w:name="_Toc347241638"/>
      <w:bookmarkStart w:id="21493" w:name="_Toc347744830"/>
      <w:bookmarkStart w:id="21494" w:name="_Toc348984613"/>
      <w:bookmarkStart w:id="21495" w:name="_Toc348984918"/>
      <w:bookmarkStart w:id="21496" w:name="_Toc349038082"/>
      <w:bookmarkStart w:id="21497" w:name="_Toc349038384"/>
      <w:bookmarkStart w:id="21498" w:name="_Toc349042875"/>
      <w:bookmarkStart w:id="21499" w:name="_Toc351912997"/>
      <w:bookmarkStart w:id="21500" w:name="_Toc351915018"/>
      <w:bookmarkStart w:id="21501" w:name="_Toc351915484"/>
      <w:bookmarkStart w:id="21502" w:name="_Toc361231582"/>
      <w:bookmarkStart w:id="21503" w:name="_Toc361232108"/>
      <w:bookmarkStart w:id="21504" w:name="_Toc362445406"/>
      <w:bookmarkStart w:id="21505" w:name="_Toc362452157"/>
      <w:bookmarkStart w:id="21506" w:name="_Toc362452706"/>
      <w:bookmarkStart w:id="21507" w:name="_Toc362453060"/>
      <w:bookmarkStart w:id="21508" w:name="_Toc362453604"/>
      <w:bookmarkEnd w:id="21481"/>
      <w:bookmarkEnd w:id="21482"/>
      <w:bookmarkEnd w:id="21483"/>
      <w:bookmarkEnd w:id="21484"/>
      <w:bookmarkEnd w:id="21485"/>
      <w:bookmarkEnd w:id="21486"/>
      <w:bookmarkEnd w:id="21487"/>
      <w:bookmarkEnd w:id="21488"/>
      <w:bookmarkEnd w:id="21489"/>
      <w:bookmarkEnd w:id="21490"/>
      <w:bookmarkEnd w:id="21491"/>
      <w:bookmarkEnd w:id="21492"/>
      <w:bookmarkEnd w:id="21493"/>
      <w:bookmarkEnd w:id="21494"/>
      <w:bookmarkEnd w:id="21495"/>
      <w:bookmarkEnd w:id="21496"/>
      <w:bookmarkEnd w:id="21497"/>
      <w:bookmarkEnd w:id="21498"/>
      <w:bookmarkEnd w:id="21499"/>
      <w:bookmarkEnd w:id="21500"/>
      <w:bookmarkEnd w:id="21501"/>
      <w:bookmarkEnd w:id="21502"/>
      <w:bookmarkEnd w:id="21503"/>
      <w:bookmarkEnd w:id="21504"/>
      <w:bookmarkEnd w:id="21505"/>
      <w:bookmarkEnd w:id="21506"/>
      <w:bookmarkEnd w:id="21507"/>
      <w:bookmarkEnd w:id="21508"/>
    </w:p>
    <w:p w14:paraId="47B4EAC0" w14:textId="77777777" w:rsidR="00BE79A5" w:rsidRPr="005223F4" w:rsidRDefault="00BE79A5" w:rsidP="0031368F">
      <w:pPr>
        <w:pStyle w:val="Heading3"/>
      </w:pPr>
      <w:bookmarkStart w:id="21509" w:name="_Toc199516277"/>
      <w:bookmarkStart w:id="21510" w:name="_Toc194983953"/>
      <w:bookmarkStart w:id="21511" w:name="_Toc243112806"/>
      <w:bookmarkStart w:id="21512" w:name="_Toc349042876"/>
      <w:bookmarkStart w:id="21513" w:name="_Ref361327371"/>
      <w:bookmarkStart w:id="21514" w:name="_Ref361327380"/>
      <w:bookmarkStart w:id="21515" w:name="_Toc362453605"/>
      <w:commentRangeStart w:id="21516"/>
      <w:r w:rsidRPr="005223F4">
        <w:t>DFDL Functions</w:t>
      </w:r>
      <w:bookmarkEnd w:id="21509"/>
      <w:bookmarkEnd w:id="21510"/>
      <w:bookmarkEnd w:id="21511"/>
      <w:commentRangeEnd w:id="21516"/>
      <w:r w:rsidR="00F16FDE">
        <w:rPr>
          <w:rStyle w:val="CommentReference"/>
          <w:rFonts w:ascii="Arial" w:hAnsi="Arial" w:cs="Times New Roman"/>
          <w:b w:val="0"/>
          <w:bCs w:val="0"/>
        </w:rPr>
        <w:commentReference w:id="21516"/>
      </w:r>
      <w:bookmarkEnd w:id="21512"/>
      <w:bookmarkEnd w:id="21513"/>
      <w:bookmarkEnd w:id="21514"/>
      <w:bookmarkEnd w:id="21515"/>
    </w:p>
    <w:commentRangeEnd w:id="21478"/>
    <w:p w14:paraId="029E959B" w14:textId="29836FD5" w:rsidR="00BE79A5" w:rsidRPr="005223F4" w:rsidDel="00220DFE" w:rsidRDefault="00CB46D8" w:rsidP="00BE79A5">
      <w:pPr>
        <w:spacing w:before="100" w:beforeAutospacing="1" w:after="100" w:afterAutospacing="1"/>
        <w:rPr>
          <w:del w:id="21517" w:author="mbeckerle" w:date="2012-04-22T21:25:00Z"/>
          <w:rFonts w:ascii="Times New Roman" w:eastAsia="MS Mincho" w:hAnsi="Times New Roman"/>
          <w:sz w:val="24"/>
          <w:lang w:eastAsia="ja-JP" w:bidi="he-IL"/>
        </w:rPr>
      </w:pPr>
      <w:r>
        <w:rPr>
          <w:rStyle w:val="CommentReference"/>
        </w:rPr>
        <w:commentReference w:id="21478"/>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000" w:firstRow="0" w:lastRow="0" w:firstColumn="0" w:lastColumn="0" w:noHBand="0" w:noVBand="0"/>
      </w:tblPr>
      <w:tblGrid>
        <w:gridCol w:w="5332"/>
        <w:gridCol w:w="3428"/>
      </w:tblGrid>
      <w:tr w:rsidR="00BE79A5" w:rsidRPr="005223F4" w14:paraId="0547521D" w14:textId="77777777" w:rsidTr="00FC1AA3">
        <w:trPr>
          <w:tblHeade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3F3F3"/>
            <w:vAlign w:val="center"/>
          </w:tcPr>
          <w:p w14:paraId="18DE0439" w14:textId="77777777" w:rsidR="00BE79A5" w:rsidRPr="00FC1AA3" w:rsidRDefault="00BE79A5">
            <w:pPr>
              <w:jc w:val="center"/>
              <w:rPr>
                <w:b/>
                <w:lang w:eastAsia="ja-JP" w:bidi="he-IL"/>
              </w:rPr>
            </w:pPr>
            <w:r w:rsidRPr="00FC1AA3">
              <w:rPr>
                <w:b/>
                <w:lang w:eastAsia="ja-JP" w:bidi="he-IL"/>
              </w:rPr>
              <w:t>Function</w:t>
            </w:r>
          </w:p>
        </w:tc>
        <w:tc>
          <w:tcPr>
            <w:tcW w:w="0" w:type="auto"/>
            <w:tcBorders>
              <w:top w:val="outset" w:sz="6" w:space="0" w:color="auto"/>
              <w:left w:val="outset" w:sz="6" w:space="0" w:color="auto"/>
              <w:bottom w:val="outset" w:sz="6" w:space="0" w:color="auto"/>
              <w:right w:val="outset" w:sz="6" w:space="0" w:color="auto"/>
            </w:tcBorders>
            <w:shd w:val="clear" w:color="auto" w:fill="F3F3F3"/>
            <w:vAlign w:val="center"/>
          </w:tcPr>
          <w:p w14:paraId="1854B8EE" w14:textId="77777777" w:rsidR="00BE79A5" w:rsidRPr="00FC1AA3" w:rsidRDefault="00BE79A5">
            <w:pPr>
              <w:jc w:val="center"/>
              <w:rPr>
                <w:b/>
                <w:lang w:eastAsia="ja-JP" w:bidi="he-IL"/>
              </w:rPr>
            </w:pPr>
            <w:r w:rsidRPr="00FC1AA3">
              <w:rPr>
                <w:b/>
                <w:lang w:eastAsia="ja-JP" w:bidi="he-IL"/>
              </w:rPr>
              <w:t>Meaning</w:t>
            </w:r>
          </w:p>
        </w:tc>
      </w:tr>
      <w:tr w:rsidR="00BE79A5" w:rsidRPr="005223F4" w14:paraId="1F9A9588"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tcPr>
          <w:p w14:paraId="1C25D93C" w14:textId="47183373" w:rsidR="00BE79A5" w:rsidRPr="00FC1AA3" w:rsidRDefault="00BE79A5" w:rsidP="00C77FA1">
            <w:pPr>
              <w:rPr>
                <w:lang w:eastAsia="ja-JP" w:bidi="he-IL"/>
              </w:rPr>
            </w:pPr>
            <w:r w:rsidRPr="00FC1AA3">
              <w:rPr>
                <w:lang w:eastAsia="ja-JP" w:bidi="he-IL"/>
              </w:rPr>
              <w:t>dfdl:</w:t>
            </w:r>
            <w:commentRangeStart w:id="21518"/>
            <w:commentRangeStart w:id="21519"/>
            <w:del w:id="21520" w:author="mbeckerle" w:date="2013-01-20T13:46:00Z">
              <w:r w:rsidRPr="00FC1AA3" w:rsidDel="00C77FA1">
                <w:rPr>
                  <w:lang w:eastAsia="ja-JP" w:bidi="he-IL"/>
                </w:rPr>
                <w:delText>representationLength</w:delText>
              </w:r>
            </w:del>
            <w:ins w:id="21521" w:author="mbeckerle" w:date="2013-01-20T13:46:00Z">
              <w:r w:rsidR="00C77FA1">
                <w:rPr>
                  <w:lang w:eastAsia="ja-JP" w:bidi="he-IL"/>
                </w:rPr>
                <w:t>content</w:t>
              </w:r>
              <w:r w:rsidR="00C77FA1" w:rsidRPr="00FC1AA3">
                <w:rPr>
                  <w:lang w:eastAsia="ja-JP" w:bidi="he-IL"/>
                </w:rPr>
                <w:t>Length</w:t>
              </w:r>
            </w:ins>
            <w:commentRangeEnd w:id="21518"/>
            <w:ins w:id="21522" w:author="mbeckerle" w:date="2013-01-20T13:47:00Z">
              <w:r w:rsidR="00C77FA1">
                <w:rPr>
                  <w:rStyle w:val="CommentReference"/>
                </w:rPr>
                <w:commentReference w:id="21518"/>
              </w:r>
            </w:ins>
            <w:ins w:id="21523" w:author="mbeckerle" w:date="2012-04-23T00:42:00Z">
              <w:r w:rsidR="007F01C0">
                <w:rPr>
                  <w:lang w:eastAsia="ja-JP" w:bidi="he-IL"/>
                </w:rPr>
                <w:t>(</w:t>
              </w:r>
            </w:ins>
            <w:commentRangeEnd w:id="21519"/>
            <w:ins w:id="21524" w:author="mbeckerle" w:date="2013-01-20T13:49:00Z">
              <w:r w:rsidR="006D2189">
                <w:rPr>
                  <w:rStyle w:val="CommentReference"/>
                </w:rPr>
                <w:commentReference w:id="21519"/>
              </w:r>
            </w:ins>
            <w:ins w:id="21525" w:author="mbeckerle" w:date="2012-04-23T00:42:00Z">
              <w:r w:rsidR="007F01C0">
                <w:rPr>
                  <w:lang w:eastAsia="ja-JP" w:bidi="he-IL"/>
                </w:rPr>
                <w:t>$node, $lengthUnits)</w:t>
              </w:r>
            </w:ins>
          </w:p>
        </w:tc>
        <w:tc>
          <w:tcPr>
            <w:tcW w:w="0" w:type="auto"/>
            <w:tcBorders>
              <w:top w:val="outset" w:sz="6" w:space="0" w:color="auto"/>
              <w:left w:val="outset" w:sz="6" w:space="0" w:color="auto"/>
              <w:bottom w:val="outset" w:sz="6" w:space="0" w:color="auto"/>
              <w:right w:val="outset" w:sz="6" w:space="0" w:color="auto"/>
            </w:tcBorders>
            <w:vAlign w:val="center"/>
          </w:tcPr>
          <w:p w14:paraId="6AA49C95" w14:textId="42FFAE9A" w:rsidR="007F01C0" w:rsidRDefault="00BE79A5" w:rsidP="00FC1AA3">
            <w:pPr>
              <w:rPr>
                <w:ins w:id="21526" w:author="mbeckerle" w:date="2012-04-23T00:43:00Z"/>
                <w:lang w:eastAsia="ja-JP" w:bidi="he-IL"/>
              </w:rPr>
            </w:pPr>
            <w:r w:rsidRPr="00FC1AA3">
              <w:rPr>
                <w:lang w:eastAsia="ja-JP" w:bidi="he-IL"/>
              </w:rPr>
              <w:t xml:space="preserve">Returns the </w:t>
            </w:r>
            <w:del w:id="21527" w:author="mbeckerle" w:date="2013-02-18T18:59:00Z">
              <w:r w:rsidRPr="00FC1AA3" w:rsidDel="0031011D">
                <w:rPr>
                  <w:lang w:eastAsia="ja-JP" w:bidi="he-IL"/>
                </w:rPr>
                <w:delText xml:space="preserve">unparsed </w:delText>
              </w:r>
            </w:del>
            <w:r w:rsidRPr="00FC1AA3">
              <w:rPr>
                <w:lang w:eastAsia="ja-JP" w:bidi="he-IL"/>
              </w:rPr>
              <w:t>length</w:t>
            </w:r>
            <w:ins w:id="21528" w:author="mbeckerle" w:date="2012-04-23T00:42:00Z">
              <w:r w:rsidR="007F01C0">
                <w:rPr>
                  <w:lang w:eastAsia="ja-JP" w:bidi="he-IL"/>
                </w:rPr>
                <w:t xml:space="preserve"> </w:t>
              </w:r>
              <w:commentRangeStart w:id="21529"/>
              <w:r w:rsidR="007F01C0">
                <w:rPr>
                  <w:lang w:eastAsia="ja-JP" w:bidi="he-IL"/>
                </w:rPr>
                <w:t>of</w:t>
              </w:r>
            </w:ins>
            <w:r w:rsidRPr="00FC1AA3">
              <w:rPr>
                <w:lang w:eastAsia="ja-JP" w:bidi="he-IL"/>
              </w:rPr>
              <w:t xml:space="preserve"> the </w:t>
            </w:r>
            <w:ins w:id="21530" w:author="mbeckerle" w:date="2013-02-18T18:48:00Z">
              <w:r w:rsidR="00AF67BA">
                <w:rPr>
                  <w:lang w:eastAsia="ja-JP" w:bidi="he-IL"/>
                </w:rPr>
                <w:t xml:space="preserve">supplied node's </w:t>
              </w:r>
            </w:ins>
            <w:ins w:id="21531" w:author="mbeckerle" w:date="2013-02-18T18:46:00Z">
              <w:r w:rsidR="00AF67BA">
                <w:rPr>
                  <w:lang w:eastAsia="ja-JP" w:bidi="he-IL"/>
                </w:rPr>
                <w:t>SimpleContent region</w:t>
              </w:r>
            </w:ins>
            <w:ins w:id="21532" w:author="mbeckerle" w:date="2013-02-18T18:47:00Z">
              <w:r w:rsidR="00AF67BA">
                <w:rPr>
                  <w:lang w:eastAsia="ja-JP" w:bidi="he-IL"/>
                </w:rPr>
                <w:t xml:space="preserve"> for elements of simple type</w:t>
              </w:r>
            </w:ins>
            <w:ins w:id="21533" w:author="mbeckerle" w:date="2013-02-18T18:46:00Z">
              <w:r w:rsidR="00AF67BA">
                <w:rPr>
                  <w:lang w:eastAsia="ja-JP" w:bidi="he-IL"/>
                </w:rPr>
                <w:t>, or ComplexContent</w:t>
              </w:r>
            </w:ins>
            <w:ins w:id="21534" w:author="mbeckerle" w:date="2013-02-18T18:47:00Z">
              <w:r w:rsidR="00AF67BA">
                <w:rPr>
                  <w:lang w:eastAsia="ja-JP" w:bidi="he-IL"/>
                </w:rPr>
                <w:t xml:space="preserve"> region for elements of complex type. These regions are defined in </w:t>
              </w:r>
            </w:ins>
            <w:ins w:id="21535" w:author="mbeckerle" w:date="2013-02-18T18:46:00Z">
              <w:r w:rsidR="00AF67BA">
                <w:rPr>
                  <w:lang w:eastAsia="ja-JP" w:bidi="he-IL"/>
                </w:rPr>
                <w:t xml:space="preserve">Section </w:t>
              </w:r>
            </w:ins>
            <w:ins w:id="21536" w:author="mbeckerle" w:date="2013-02-18T18:45:00Z">
              <w:r w:rsidR="00AF67BA">
                <w:rPr>
                  <w:lang w:eastAsia="ja-JP" w:bidi="he-IL"/>
                </w:rPr>
                <w:fldChar w:fldCharType="begin"/>
              </w:r>
              <w:r w:rsidR="00AF67BA">
                <w:rPr>
                  <w:lang w:eastAsia="ja-JP" w:bidi="he-IL"/>
                </w:rPr>
                <w:instrText xml:space="preserve"> REF _Ref348976487 \w \h </w:instrText>
              </w:r>
            </w:ins>
            <w:r w:rsidR="00AF67BA">
              <w:rPr>
                <w:lang w:eastAsia="ja-JP" w:bidi="he-IL"/>
              </w:rPr>
            </w:r>
            <w:r w:rsidR="00AF67BA">
              <w:rPr>
                <w:lang w:eastAsia="ja-JP" w:bidi="he-IL"/>
              </w:rPr>
              <w:fldChar w:fldCharType="separate"/>
            </w:r>
            <w:ins w:id="21537" w:author="mbeckerle" w:date="2013-07-10T14:54:00Z">
              <w:r w:rsidR="008B68D7">
                <w:rPr>
                  <w:lang w:eastAsia="ja-JP" w:bidi="he-IL"/>
                </w:rPr>
                <w:t>9.2</w:t>
              </w:r>
            </w:ins>
            <w:ins w:id="21538" w:author="mbeckerle" w:date="2013-02-18T18:45:00Z">
              <w:r w:rsidR="00AF67BA">
                <w:rPr>
                  <w:lang w:eastAsia="ja-JP" w:bidi="he-IL"/>
                </w:rPr>
                <w:fldChar w:fldCharType="end"/>
              </w:r>
            </w:ins>
            <w:ins w:id="21539" w:author="mbeckerle" w:date="2013-02-18T18:46:00Z">
              <w:r w:rsidR="00AF67BA">
                <w:rPr>
                  <w:lang w:eastAsia="ja-JP" w:bidi="he-IL"/>
                </w:rPr>
                <w:t xml:space="preserve"> </w:t>
              </w:r>
              <w:r w:rsidR="00AF67BA">
                <w:rPr>
                  <w:lang w:eastAsia="ja-JP" w:bidi="he-IL"/>
                </w:rPr>
                <w:fldChar w:fldCharType="begin"/>
              </w:r>
              <w:r w:rsidR="00AF67BA">
                <w:rPr>
                  <w:lang w:eastAsia="ja-JP" w:bidi="he-IL"/>
                </w:rPr>
                <w:instrText xml:space="preserve"> REF _Ref348976498 \h </w:instrText>
              </w:r>
            </w:ins>
            <w:r w:rsidR="00AF67BA">
              <w:rPr>
                <w:lang w:eastAsia="ja-JP" w:bidi="he-IL"/>
              </w:rPr>
            </w:r>
            <w:r w:rsidR="00AF67BA">
              <w:rPr>
                <w:lang w:eastAsia="ja-JP" w:bidi="he-IL"/>
              </w:rPr>
              <w:fldChar w:fldCharType="separate"/>
            </w:r>
            <w:ins w:id="21540" w:author="mbeckerle" w:date="2013-07-10T14:54:00Z">
              <w:r w:rsidR="008B68D7" w:rsidRPr="005223F4">
                <w:t>DFDL Data Syntax Grammar</w:t>
              </w:r>
            </w:ins>
            <w:ins w:id="21541" w:author="mbeckerle" w:date="2013-02-18T18:46:00Z">
              <w:r w:rsidR="00AF67BA">
                <w:rPr>
                  <w:lang w:eastAsia="ja-JP" w:bidi="he-IL"/>
                </w:rPr>
                <w:fldChar w:fldCharType="end"/>
              </w:r>
            </w:ins>
            <w:ins w:id="21542" w:author="mbeckerle" w:date="2013-02-18T18:47:00Z">
              <w:r w:rsidR="00AF67BA">
                <w:rPr>
                  <w:lang w:eastAsia="ja-JP" w:bidi="he-IL"/>
                </w:rPr>
                <w:t>.</w:t>
              </w:r>
            </w:ins>
            <w:del w:id="21543" w:author="mbeckerle" w:date="2013-02-18T18:48:00Z">
              <w:r w:rsidRPr="00FC1AA3" w:rsidDel="00AF67BA">
                <w:rPr>
                  <w:lang w:eastAsia="ja-JP" w:bidi="he-IL"/>
                </w:rPr>
                <w:delText>specified node as an</w:delText>
              </w:r>
            </w:del>
            <w:ins w:id="21544" w:author="mbeckerle" w:date="2013-02-18T18:48:00Z">
              <w:r w:rsidR="00AF67BA">
                <w:rPr>
                  <w:lang w:eastAsia="ja-JP" w:bidi="he-IL"/>
                </w:rPr>
                <w:t xml:space="preserve"> The value is return</w:t>
              </w:r>
            </w:ins>
            <w:ins w:id="21545" w:author="mbeckerle" w:date="2013-02-18T19:01:00Z">
              <w:r w:rsidR="0031011D">
                <w:rPr>
                  <w:lang w:eastAsia="ja-JP" w:bidi="he-IL"/>
                </w:rPr>
                <w:t>e</w:t>
              </w:r>
            </w:ins>
            <w:ins w:id="21546" w:author="mbeckerle" w:date="2013-02-18T18:48:00Z">
              <w:r w:rsidR="00AF67BA">
                <w:rPr>
                  <w:lang w:eastAsia="ja-JP" w:bidi="he-IL"/>
                </w:rPr>
                <w:t>d as an</w:t>
              </w:r>
            </w:ins>
            <w:r w:rsidRPr="00FC1AA3">
              <w:rPr>
                <w:lang w:eastAsia="ja-JP" w:bidi="he-IL"/>
              </w:rPr>
              <w:t xml:space="preserve"> xs:unsigned</w:t>
            </w:r>
            <w:ins w:id="21547" w:author="mbeckerle" w:date="2012-08-14T16:06:00Z">
              <w:r w:rsidR="00CF1D91">
                <w:rPr>
                  <w:lang w:eastAsia="ja-JP" w:bidi="he-IL"/>
                </w:rPr>
                <w:t>L</w:t>
              </w:r>
            </w:ins>
            <w:del w:id="21548" w:author="mbeckerle" w:date="2012-08-14T16:06:00Z">
              <w:r w:rsidRPr="00FC1AA3" w:rsidDel="00CF1D91">
                <w:rPr>
                  <w:lang w:eastAsia="ja-JP" w:bidi="he-IL"/>
                </w:rPr>
                <w:delText>l</w:delText>
              </w:r>
            </w:del>
            <w:r w:rsidRPr="00FC1AA3">
              <w:rPr>
                <w:lang w:eastAsia="ja-JP" w:bidi="he-IL"/>
              </w:rPr>
              <w:t xml:space="preserve">ong. </w:t>
            </w:r>
            <w:commentRangeEnd w:id="21529"/>
            <w:r w:rsidR="00AF67BA">
              <w:rPr>
                <w:rStyle w:val="CommentReference"/>
              </w:rPr>
              <w:commentReference w:id="21529"/>
            </w:r>
          </w:p>
          <w:p w14:paraId="730B9D33" w14:textId="4B230C91" w:rsidR="00BE79A5" w:rsidRPr="00FC1AA3" w:rsidRDefault="007F01C0" w:rsidP="00FC1AA3">
            <w:pPr>
              <w:rPr>
                <w:lang w:eastAsia="ja-JP" w:bidi="he-IL"/>
              </w:rPr>
            </w:pPr>
            <w:ins w:id="21549" w:author="mbeckerle" w:date="2012-04-23T00:43:00Z">
              <w:r>
                <w:rPr>
                  <w:lang w:eastAsia="ja-JP" w:bidi="he-IL"/>
                </w:rPr>
                <w:t xml:space="preserve">The second argument is 'bytes', 'characters', or 'bits' and determines the units of length. </w:t>
              </w:r>
            </w:ins>
            <w:del w:id="21550" w:author="mbeckerle" w:date="2012-04-23T00:43:00Z">
              <w:r w:rsidR="00BE79A5" w:rsidRPr="00FC1AA3" w:rsidDel="007F01C0">
                <w:rPr>
                  <w:lang w:eastAsia="ja-JP" w:bidi="he-IL"/>
                </w:rPr>
                <w:delText>The length is the number of 'bytes', 'characters' or 'bits' depending on second argument</w:delText>
              </w:r>
            </w:del>
          </w:p>
        </w:tc>
      </w:tr>
      <w:tr w:rsidR="00BE79A5" w:rsidRPr="005223F4" w14:paraId="17C486C3"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tcPr>
          <w:p w14:paraId="08673A62" w14:textId="4C8F8836" w:rsidR="00BE79A5" w:rsidRPr="00FC1AA3" w:rsidRDefault="00BE79A5" w:rsidP="00C77FA1">
            <w:pPr>
              <w:rPr>
                <w:lang w:eastAsia="ja-JP" w:bidi="he-IL"/>
              </w:rPr>
            </w:pPr>
            <w:commentRangeStart w:id="21551"/>
            <w:commentRangeStart w:id="21552"/>
            <w:r w:rsidRPr="00FC1AA3">
              <w:t>dfdl:</w:t>
            </w:r>
            <w:commentRangeStart w:id="21553"/>
            <w:del w:id="21554" w:author="mbeckerle" w:date="2013-01-20T13:46:00Z">
              <w:r w:rsidRPr="00FC1AA3" w:rsidDel="00C77FA1">
                <w:delText>unpaddedLength</w:delText>
              </w:r>
            </w:del>
            <w:ins w:id="21555" w:author="mbeckerle" w:date="2013-01-20T13:46:00Z">
              <w:r w:rsidR="00C77FA1">
                <w:t>value</w:t>
              </w:r>
              <w:r w:rsidR="00C77FA1" w:rsidRPr="00FC1AA3">
                <w:t>Length</w:t>
              </w:r>
            </w:ins>
            <w:commentRangeEnd w:id="21553"/>
            <w:ins w:id="21556" w:author="mbeckerle" w:date="2013-01-20T13:50:00Z">
              <w:r w:rsidR="006D2189">
                <w:rPr>
                  <w:rStyle w:val="CommentReference"/>
                </w:rPr>
                <w:commentReference w:id="21553"/>
              </w:r>
            </w:ins>
            <w:ins w:id="21557" w:author="mbeckerle" w:date="2012-04-23T00:44:00Z">
              <w:r w:rsidR="007F01C0">
                <w:rPr>
                  <w:lang w:eastAsia="ja-JP" w:bidi="he-IL"/>
                </w:rPr>
                <w:t>($node, $lengthUnits)</w:t>
              </w:r>
            </w:ins>
            <w:commentRangeEnd w:id="21551"/>
            <w:ins w:id="21558" w:author="mbeckerle" w:date="2013-01-20T13:47:00Z">
              <w:r w:rsidR="00C77FA1">
                <w:rPr>
                  <w:rStyle w:val="CommentReference"/>
                </w:rPr>
                <w:commentReference w:id="21551"/>
              </w:r>
            </w:ins>
          </w:p>
        </w:tc>
        <w:tc>
          <w:tcPr>
            <w:tcW w:w="0" w:type="auto"/>
            <w:tcBorders>
              <w:top w:val="outset" w:sz="6" w:space="0" w:color="auto"/>
              <w:left w:val="outset" w:sz="6" w:space="0" w:color="auto"/>
              <w:bottom w:val="outset" w:sz="6" w:space="0" w:color="auto"/>
              <w:right w:val="outset" w:sz="6" w:space="0" w:color="auto"/>
            </w:tcBorders>
            <w:vAlign w:val="center"/>
          </w:tcPr>
          <w:p w14:paraId="438AB466" w14:textId="5F4F8D4E" w:rsidR="0031011D" w:rsidRDefault="0031011D" w:rsidP="0031011D">
            <w:pPr>
              <w:rPr>
                <w:ins w:id="21559" w:author="mbeckerle" w:date="2013-02-18T18:59:00Z"/>
                <w:lang w:eastAsia="ja-JP" w:bidi="he-IL"/>
              </w:rPr>
            </w:pPr>
            <w:ins w:id="21560" w:author="mbeckerle" w:date="2013-02-18T18:59:00Z">
              <w:r w:rsidRPr="00FC1AA3">
                <w:rPr>
                  <w:lang w:eastAsia="ja-JP" w:bidi="he-IL"/>
                </w:rPr>
                <w:t>Returns the length</w:t>
              </w:r>
              <w:r>
                <w:rPr>
                  <w:lang w:eastAsia="ja-JP" w:bidi="he-IL"/>
                </w:rPr>
                <w:t xml:space="preserve"> of</w:t>
              </w:r>
              <w:r w:rsidRPr="00FC1AA3">
                <w:rPr>
                  <w:lang w:eastAsia="ja-JP" w:bidi="he-IL"/>
                </w:rPr>
                <w:t xml:space="preserve"> the </w:t>
              </w:r>
              <w:r>
                <w:rPr>
                  <w:lang w:eastAsia="ja-JP" w:bidi="he-IL"/>
                </w:rPr>
                <w:t xml:space="preserve">supplied node's </w:t>
              </w:r>
            </w:ins>
            <w:ins w:id="21561" w:author="mbeckerle" w:date="2013-02-18T19:00:00Z">
              <w:r w:rsidRPr="00034B44">
                <w:rPr>
                  <w:b/>
                  <w:i/>
                  <w:lang w:eastAsia="ja-JP" w:bidi="he-IL"/>
                </w:rPr>
                <w:t>Simple</w:t>
              </w:r>
              <w:del w:id="21562" w:author="Steve Hanson" w:date="2013-02-19T14:03:00Z">
                <w:r w:rsidRPr="00034B44" w:rsidDel="004D1322">
                  <w:rPr>
                    <w:b/>
                    <w:i/>
                    <w:lang w:eastAsia="ja-JP" w:bidi="he-IL"/>
                  </w:rPr>
                  <w:delText>Representation</w:delText>
                </w:r>
              </w:del>
            </w:ins>
            <w:ins w:id="21563" w:author="Steve Hanson" w:date="2013-02-19T14:03:00Z">
              <w:r w:rsidR="004D1322">
                <w:rPr>
                  <w:b/>
                  <w:i/>
                  <w:lang w:eastAsia="ja-JP" w:bidi="he-IL"/>
                </w:rPr>
                <w:t>Value</w:t>
              </w:r>
            </w:ins>
            <w:ins w:id="21564" w:author="Steve Hanson" w:date="2013-02-19T14:04:00Z">
              <w:r w:rsidR="004D1322">
                <w:rPr>
                  <w:b/>
                  <w:i/>
                  <w:lang w:eastAsia="ja-JP" w:bidi="he-IL"/>
                </w:rPr>
                <w:t xml:space="preserve"> or NilLogicalValue</w:t>
              </w:r>
            </w:ins>
            <w:ins w:id="21565" w:author="mbeckerle" w:date="2013-02-18T18:59:00Z">
              <w:r>
                <w:rPr>
                  <w:lang w:eastAsia="ja-JP" w:bidi="he-IL"/>
                </w:rPr>
                <w:t xml:space="preserve"> region for elements of simple type, or </w:t>
              </w:r>
              <w:commentRangeStart w:id="21566"/>
              <w:r>
                <w:rPr>
                  <w:lang w:eastAsia="ja-JP" w:bidi="he-IL"/>
                </w:rPr>
                <w:t xml:space="preserve">ComplexContent region </w:t>
              </w:r>
            </w:ins>
            <w:commentRangeEnd w:id="21566"/>
            <w:ins w:id="21567" w:author="mbeckerle" w:date="2013-02-18T19:00:00Z">
              <w:r>
                <w:rPr>
                  <w:rStyle w:val="CommentReference"/>
                </w:rPr>
                <w:commentReference w:id="21566"/>
              </w:r>
            </w:ins>
            <w:ins w:id="21568" w:author="mbeckerle" w:date="2013-02-18T18:59:00Z">
              <w:r>
                <w:rPr>
                  <w:lang w:eastAsia="ja-JP" w:bidi="he-IL"/>
                </w:rPr>
                <w:t xml:space="preserve">for elements of complex type. These regions are defined in Section </w:t>
              </w:r>
              <w:r>
                <w:rPr>
                  <w:lang w:eastAsia="ja-JP" w:bidi="he-IL"/>
                </w:rPr>
                <w:fldChar w:fldCharType="begin"/>
              </w:r>
              <w:r>
                <w:rPr>
                  <w:lang w:eastAsia="ja-JP" w:bidi="he-IL"/>
                </w:rPr>
                <w:instrText xml:space="preserve"> REF _Ref348976487 \w \h </w:instrText>
              </w:r>
            </w:ins>
            <w:r>
              <w:rPr>
                <w:lang w:eastAsia="ja-JP" w:bidi="he-IL"/>
              </w:rPr>
            </w:r>
            <w:ins w:id="21569" w:author="mbeckerle" w:date="2013-02-18T18:59:00Z">
              <w:r>
                <w:rPr>
                  <w:lang w:eastAsia="ja-JP" w:bidi="he-IL"/>
                </w:rPr>
                <w:fldChar w:fldCharType="separate"/>
              </w:r>
            </w:ins>
            <w:ins w:id="21570" w:author="mbeckerle" w:date="2013-07-10T14:54:00Z">
              <w:r w:rsidR="008B68D7">
                <w:rPr>
                  <w:lang w:eastAsia="ja-JP" w:bidi="he-IL"/>
                </w:rPr>
                <w:t>9.2</w:t>
              </w:r>
            </w:ins>
            <w:ins w:id="21571" w:author="mbeckerle" w:date="2013-02-18T18:59:00Z">
              <w:r>
                <w:rPr>
                  <w:lang w:eastAsia="ja-JP" w:bidi="he-IL"/>
                </w:rPr>
                <w:fldChar w:fldCharType="end"/>
              </w:r>
              <w:r>
                <w:rPr>
                  <w:lang w:eastAsia="ja-JP" w:bidi="he-IL"/>
                </w:rPr>
                <w:t xml:space="preserve"> </w:t>
              </w:r>
              <w:r>
                <w:rPr>
                  <w:lang w:eastAsia="ja-JP" w:bidi="he-IL"/>
                </w:rPr>
                <w:fldChar w:fldCharType="begin"/>
              </w:r>
              <w:r>
                <w:rPr>
                  <w:lang w:eastAsia="ja-JP" w:bidi="he-IL"/>
                </w:rPr>
                <w:instrText xml:space="preserve"> REF _Ref348976498 \h </w:instrText>
              </w:r>
            </w:ins>
            <w:r>
              <w:rPr>
                <w:lang w:eastAsia="ja-JP" w:bidi="he-IL"/>
              </w:rPr>
            </w:r>
            <w:ins w:id="21572" w:author="mbeckerle" w:date="2013-02-18T18:59:00Z">
              <w:r>
                <w:rPr>
                  <w:lang w:eastAsia="ja-JP" w:bidi="he-IL"/>
                </w:rPr>
                <w:fldChar w:fldCharType="separate"/>
              </w:r>
            </w:ins>
            <w:ins w:id="21573" w:author="mbeckerle" w:date="2013-07-10T14:54:00Z">
              <w:r w:rsidR="008B68D7" w:rsidRPr="005223F4">
                <w:t>DFDL Data Syntax Grammar</w:t>
              </w:r>
            </w:ins>
            <w:ins w:id="21574" w:author="mbeckerle" w:date="2013-02-18T18:59:00Z">
              <w:r>
                <w:rPr>
                  <w:lang w:eastAsia="ja-JP" w:bidi="he-IL"/>
                </w:rPr>
                <w:fldChar w:fldCharType="end"/>
              </w:r>
              <w:r>
                <w:rPr>
                  <w:lang w:eastAsia="ja-JP" w:bidi="he-IL"/>
                </w:rPr>
                <w:t>. The value is return</w:t>
              </w:r>
            </w:ins>
            <w:ins w:id="21575" w:author="mbeckerle" w:date="2013-02-18T19:01:00Z">
              <w:r>
                <w:rPr>
                  <w:lang w:eastAsia="ja-JP" w:bidi="he-IL"/>
                </w:rPr>
                <w:t>e</w:t>
              </w:r>
            </w:ins>
            <w:ins w:id="21576" w:author="mbeckerle" w:date="2013-02-18T18:59:00Z">
              <w:r>
                <w:rPr>
                  <w:lang w:eastAsia="ja-JP" w:bidi="he-IL"/>
                </w:rPr>
                <w:t>d as an</w:t>
              </w:r>
              <w:r w:rsidRPr="00FC1AA3">
                <w:rPr>
                  <w:lang w:eastAsia="ja-JP" w:bidi="he-IL"/>
                </w:rPr>
                <w:t xml:space="preserve"> xs:unsigned</w:t>
              </w:r>
              <w:r>
                <w:rPr>
                  <w:lang w:eastAsia="ja-JP" w:bidi="he-IL"/>
                </w:rPr>
                <w:t>L</w:t>
              </w:r>
              <w:r w:rsidRPr="00FC1AA3">
                <w:rPr>
                  <w:lang w:eastAsia="ja-JP" w:bidi="he-IL"/>
                </w:rPr>
                <w:t xml:space="preserve">ong. </w:t>
              </w:r>
            </w:ins>
          </w:p>
          <w:p w14:paraId="6B2C5142" w14:textId="1C6FFF0C" w:rsidR="0031011D" w:rsidRDefault="00BE79A5" w:rsidP="00FC1AA3">
            <w:pPr>
              <w:rPr>
                <w:ins w:id="21577" w:author="mbeckerle" w:date="2013-02-18T18:56:00Z"/>
                <w:lang w:eastAsia="ja-JP" w:bidi="he-IL"/>
              </w:rPr>
            </w:pPr>
            <w:del w:id="21578" w:author="mbeckerle" w:date="2013-02-18T18:59:00Z">
              <w:r w:rsidRPr="00FC1AA3" w:rsidDel="0031011D">
                <w:delText xml:space="preserve">Returns the </w:delText>
              </w:r>
            </w:del>
            <w:del w:id="21579" w:author="mbeckerle" w:date="2013-01-20T13:46:00Z">
              <w:r w:rsidRPr="00FC1AA3" w:rsidDel="00C77FA1">
                <w:delText xml:space="preserve">unpadded </w:delText>
              </w:r>
            </w:del>
            <w:del w:id="21580" w:author="mbeckerle" w:date="2013-02-18T18:59:00Z">
              <w:r w:rsidRPr="00FC1AA3" w:rsidDel="0031011D">
                <w:delText xml:space="preserve">length </w:delText>
              </w:r>
              <w:commentRangeStart w:id="21581"/>
              <w:r w:rsidRPr="00FC1AA3" w:rsidDel="0031011D">
                <w:rPr>
                  <w:lang w:eastAsia="ja-JP" w:bidi="he-IL"/>
                </w:rPr>
                <w:delText xml:space="preserve">the </w:delText>
              </w:r>
            </w:del>
            <w:ins w:id="21582" w:author="mbeckerle" w:date="2013-02-18T19:02:00Z">
              <w:r w:rsidR="0031011D">
                <w:rPr>
                  <w:lang w:eastAsia="ja-JP" w:bidi="he-IL"/>
                </w:rPr>
                <w:t xml:space="preserve">For simple types, the valueLength() function returns a length which </w:t>
              </w:r>
              <w:r w:rsidR="0031011D" w:rsidRPr="00FC1AA3">
                <w:t>excludes any padding or filling.</w:t>
              </w:r>
            </w:ins>
            <w:del w:id="21583" w:author="mbeckerle" w:date="2013-02-18T18:53:00Z">
              <w:r w:rsidRPr="00FC1AA3" w:rsidDel="00AF67BA">
                <w:rPr>
                  <w:lang w:eastAsia="ja-JP" w:bidi="he-IL"/>
                </w:rPr>
                <w:delText>specified node</w:delText>
              </w:r>
              <w:commentRangeEnd w:id="21581"/>
              <w:r w:rsidR="00336AA7" w:rsidDel="00AF67BA">
                <w:rPr>
                  <w:rStyle w:val="CommentReference"/>
                </w:rPr>
                <w:commentReference w:id="21581"/>
              </w:r>
              <w:r w:rsidRPr="00FC1AA3" w:rsidDel="00AF67BA">
                <w:rPr>
                  <w:lang w:eastAsia="ja-JP" w:bidi="he-IL"/>
                </w:rPr>
                <w:delText xml:space="preserve"> </w:delText>
              </w:r>
            </w:del>
            <w:del w:id="21584" w:author="mbeckerle" w:date="2013-02-18T18:56:00Z">
              <w:r w:rsidRPr="00FC1AA3" w:rsidDel="0031011D">
                <w:rPr>
                  <w:lang w:eastAsia="ja-JP" w:bidi="he-IL"/>
                </w:rPr>
                <w:delText xml:space="preserve">as an xs:unsignedlong. The </w:delText>
              </w:r>
            </w:del>
            <w:del w:id="21585" w:author="mbeckerle" w:date="2013-01-20T13:47:00Z">
              <w:r w:rsidRPr="00FC1AA3" w:rsidDel="00C77FA1">
                <w:rPr>
                  <w:lang w:eastAsia="ja-JP" w:bidi="he-IL"/>
                </w:rPr>
                <w:delText xml:space="preserve">unpadded </w:delText>
              </w:r>
            </w:del>
            <w:del w:id="21586" w:author="mbeckerle" w:date="2013-02-18T18:56:00Z">
              <w:r w:rsidRPr="00FC1AA3" w:rsidDel="0031011D">
                <w:rPr>
                  <w:lang w:eastAsia="ja-JP" w:bidi="he-IL"/>
                </w:rPr>
                <w:delText xml:space="preserve">length </w:delText>
              </w:r>
            </w:del>
            <w:del w:id="21587" w:author="mbeckerle" w:date="2013-02-18T19:01:00Z">
              <w:r w:rsidRPr="00FC1AA3" w:rsidDel="0031011D">
                <w:delText>excludes any padding or filling.</w:delText>
              </w:r>
            </w:del>
          </w:p>
          <w:p w14:paraId="7B376903" w14:textId="0F98406F" w:rsidR="00BE79A5" w:rsidRPr="00FC1AA3" w:rsidRDefault="00BE79A5" w:rsidP="00EA7E4B">
            <w:pPr>
              <w:rPr>
                <w:lang w:eastAsia="ja-JP" w:bidi="he-IL"/>
              </w:rPr>
            </w:pPr>
            <w:del w:id="21588" w:author="mbeckerle" w:date="2013-01-20T13:47:00Z">
              <w:r w:rsidRPr="00FC1AA3" w:rsidDel="00C77FA1">
                <w:delText xml:space="preserve"> </w:delText>
              </w:r>
            </w:del>
            <w:ins w:id="21589" w:author="mbeckerle" w:date="2012-04-23T00:44:00Z">
              <w:r w:rsidR="007F01C0">
                <w:rPr>
                  <w:lang w:eastAsia="ja-JP" w:bidi="he-IL"/>
                </w:rPr>
                <w:t xml:space="preserve">The second argument is 'bytes', 'characters', or 'bits' and determines the units of </w:t>
              </w:r>
              <w:commentRangeStart w:id="21590"/>
              <w:r w:rsidR="007F01C0">
                <w:rPr>
                  <w:lang w:eastAsia="ja-JP" w:bidi="he-IL"/>
                </w:rPr>
                <w:t>length</w:t>
              </w:r>
            </w:ins>
            <w:commentRangeEnd w:id="21590"/>
            <w:ins w:id="21591" w:author="mbeckerle" w:date="2012-07-03T14:18:00Z">
              <w:r w:rsidR="003E3B6F">
                <w:rPr>
                  <w:rStyle w:val="CommentReference"/>
                </w:rPr>
                <w:commentReference w:id="21590"/>
              </w:r>
            </w:ins>
            <w:ins w:id="21592" w:author="mbeckerle" w:date="2012-04-23T00:44:00Z">
              <w:r w:rsidR="007F01C0">
                <w:rPr>
                  <w:lang w:eastAsia="ja-JP" w:bidi="he-IL"/>
                </w:rPr>
                <w:t>.</w:t>
              </w:r>
            </w:ins>
            <w:del w:id="21593" w:author="mbeckerle" w:date="2012-04-23T00:44:00Z">
              <w:r w:rsidRPr="00FC1AA3" w:rsidDel="007F01C0">
                <w:rPr>
                  <w:lang w:eastAsia="ja-JP" w:bidi="he-IL"/>
                </w:rPr>
                <w:delText>The length is the number of 'bytes', 'characters' or 'bits' depending on second argument</w:delText>
              </w:r>
            </w:del>
            <w:commentRangeEnd w:id="21552"/>
            <w:r w:rsidR="00C77FA1">
              <w:rPr>
                <w:rStyle w:val="CommentReference"/>
              </w:rPr>
              <w:commentReference w:id="21552"/>
            </w:r>
          </w:p>
        </w:tc>
      </w:tr>
      <w:tr w:rsidR="00BE79A5" w:rsidRPr="005223F4" w:rsidDel="003E3B6F" w14:paraId="4C4244DC" w14:textId="1D695984">
        <w:trPr>
          <w:tblCellSpacing w:w="15" w:type="dxa"/>
          <w:del w:id="21594" w:author="mbeckerle" w:date="2012-07-03T14:18:00Z"/>
        </w:trPr>
        <w:tc>
          <w:tcPr>
            <w:tcW w:w="0" w:type="auto"/>
            <w:tcBorders>
              <w:top w:val="outset" w:sz="6" w:space="0" w:color="auto"/>
              <w:left w:val="outset" w:sz="6" w:space="0" w:color="auto"/>
              <w:bottom w:val="outset" w:sz="6" w:space="0" w:color="auto"/>
              <w:right w:val="outset" w:sz="6" w:space="0" w:color="auto"/>
            </w:tcBorders>
            <w:vAlign w:val="center"/>
          </w:tcPr>
          <w:p w14:paraId="6972A541" w14:textId="42D4A48E" w:rsidR="00BE79A5" w:rsidRPr="00F16FDE" w:rsidDel="003E3B6F" w:rsidRDefault="00BE79A5">
            <w:pPr>
              <w:rPr>
                <w:del w:id="21595" w:author="mbeckerle" w:date="2012-07-03T14:18:00Z"/>
                <w:lang w:eastAsia="ja-JP" w:bidi="he-IL"/>
                <w:rPrChange w:id="21596" w:author="Steve Hanson" w:date="2012-02-24T12:16:00Z">
                  <w:rPr>
                    <w:del w:id="21597" w:author="mbeckerle" w:date="2012-07-03T14:18:00Z"/>
                    <w:rFonts w:ascii="Courier New" w:hAnsi="Courier New" w:cs="Courier New"/>
                    <w:lang w:eastAsia="ja-JP" w:bidi="he-IL"/>
                  </w:rPr>
                </w:rPrChange>
              </w:rPr>
              <w:pPrChange w:id="21598" w:author="mbeckerle" w:date="2012-04-22T21:29:00Z">
                <w:pPr>
                  <w:numPr>
                    <w:numId w:val="8"/>
                  </w:numPr>
                  <w:tabs>
                    <w:tab w:val="num" w:pos="1080"/>
                  </w:tabs>
                  <w:ind w:left="1080" w:hanging="360"/>
                </w:pPr>
              </w:pPrChange>
            </w:pPr>
            <w:del w:id="21599" w:author="mbeckerle" w:date="2012-07-03T14:18:00Z">
              <w:r w:rsidRPr="00F16FDE" w:rsidDel="003E3B6F">
                <w:rPr>
                  <w:lang w:eastAsia="ja-JP" w:bidi="he-IL"/>
                  <w:rPrChange w:id="21600" w:author="Steve Hanson" w:date="2012-02-24T12:16:00Z">
                    <w:rPr>
                      <w:rFonts w:ascii="Courier New" w:hAnsi="Courier New" w:cs="Courier New"/>
                      <w:lang w:eastAsia="ja-JP" w:bidi="he-IL"/>
                    </w:rPr>
                  </w:rPrChange>
                </w:rPr>
                <w:delText>dfdl:property</w:delText>
              </w:r>
            </w:del>
          </w:p>
        </w:tc>
        <w:tc>
          <w:tcPr>
            <w:tcW w:w="0" w:type="auto"/>
            <w:tcBorders>
              <w:top w:val="outset" w:sz="6" w:space="0" w:color="auto"/>
              <w:left w:val="outset" w:sz="6" w:space="0" w:color="auto"/>
              <w:bottom w:val="outset" w:sz="6" w:space="0" w:color="auto"/>
              <w:right w:val="outset" w:sz="6" w:space="0" w:color="auto"/>
            </w:tcBorders>
            <w:vAlign w:val="center"/>
          </w:tcPr>
          <w:p w14:paraId="6E3A9437" w14:textId="28DCEC8E" w:rsidR="00BE79A5" w:rsidRPr="00034B44" w:rsidDel="003E3B6F" w:rsidRDefault="00BE79A5">
            <w:pPr>
              <w:rPr>
                <w:del w:id="21601" w:author="mbeckerle" w:date="2012-07-03T14:18:00Z"/>
                <w:lang w:eastAsia="ja-JP" w:bidi="he-IL"/>
              </w:rPr>
              <w:pPrChange w:id="21602" w:author="mbeckerle" w:date="2012-04-22T21:29:00Z">
                <w:pPr>
                  <w:numPr>
                    <w:numId w:val="8"/>
                  </w:numPr>
                  <w:tabs>
                    <w:tab w:val="num" w:pos="1080"/>
                  </w:tabs>
                  <w:ind w:left="1080" w:hanging="360"/>
                </w:pPr>
              </w:pPrChange>
            </w:pPr>
            <w:commentRangeStart w:id="21603"/>
            <w:del w:id="21604" w:author="mbeckerle" w:date="2012-07-03T14:18:00Z">
              <w:r w:rsidRPr="00F16FDE" w:rsidDel="003E3B6F">
                <w:rPr>
                  <w:lang w:eastAsia="ja-JP" w:bidi="he-IL"/>
                  <w:rPrChange w:id="21605" w:author="Steve Hanson" w:date="2012-02-24T12:16:00Z">
                    <w:rPr>
                      <w:rFonts w:ascii="Courier New" w:hAnsi="Courier New" w:cs="Courier New"/>
                      <w:lang w:eastAsia="ja-JP" w:bidi="he-IL"/>
                    </w:rPr>
                  </w:rPrChange>
                </w:rPr>
                <w:delText>Returns the value of requested DFDL property of the specified node as an xs:string.</w:delText>
              </w:r>
              <w:commentRangeEnd w:id="21603"/>
              <w:r w:rsidR="007F01C0" w:rsidDel="003E3B6F">
                <w:rPr>
                  <w:rStyle w:val="CommentReference"/>
                </w:rPr>
                <w:commentReference w:id="21603"/>
              </w:r>
            </w:del>
          </w:p>
          <w:p w14:paraId="5854E782" w14:textId="495A0472" w:rsidR="00BE79A5" w:rsidRPr="00034B44" w:rsidDel="003E3B6F" w:rsidRDefault="00BE79A5">
            <w:pPr>
              <w:rPr>
                <w:del w:id="21606" w:author="mbeckerle" w:date="2012-07-03T14:18:00Z"/>
                <w:lang w:eastAsia="ja-JP" w:bidi="he-IL"/>
              </w:rPr>
            </w:pPr>
            <w:del w:id="21607" w:author="mbeckerle" w:date="2012-07-03T14:18:00Z">
              <w:r w:rsidRPr="00034B44" w:rsidDel="003E3B6F">
                <w:rPr>
                  <w:lang w:eastAsia="ja-JP" w:bidi="he-IL"/>
                </w:rPr>
                <w:delText>Ex dfdl:property( ‘byteorder’, ‘./address ‘)</w:delText>
              </w:r>
            </w:del>
          </w:p>
        </w:tc>
      </w:tr>
      <w:tr w:rsidR="00BE79A5" w:rsidRPr="005223F4" w14:paraId="029CD0EA"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tcPr>
          <w:p w14:paraId="25589593" w14:textId="09C7CE9B" w:rsidR="00BE79A5" w:rsidRPr="00FC1AA3" w:rsidRDefault="00BE79A5" w:rsidP="00034B44">
            <w:pPr>
              <w:rPr>
                <w:lang w:eastAsia="ja-JP" w:bidi="he-IL"/>
              </w:rPr>
            </w:pPr>
            <w:r w:rsidRPr="00FC1AA3">
              <w:rPr>
                <w:lang w:eastAsia="ja-JP" w:bidi="he-IL"/>
              </w:rPr>
              <w:t>dfdl:test</w:t>
            </w:r>
            <w:ins w:id="21608" w:author="Steve Hanson" w:date="2012-02-24T12:16:00Z">
              <w:r w:rsidR="00F16FDE">
                <w:rPr>
                  <w:lang w:eastAsia="ja-JP" w:bidi="he-IL"/>
                </w:rPr>
                <w:t>B</w:t>
              </w:r>
            </w:ins>
            <w:del w:id="21609" w:author="Steve Hanson" w:date="2012-02-24T12:16:00Z">
              <w:r w:rsidR="00BF1909" w:rsidRPr="00FC1AA3" w:rsidDel="00F16FDE">
                <w:rPr>
                  <w:lang w:eastAsia="ja-JP" w:bidi="he-IL"/>
                </w:rPr>
                <w:delText>b</w:delText>
              </w:r>
            </w:del>
            <w:r w:rsidR="00BF1909" w:rsidRPr="00FC1AA3">
              <w:rPr>
                <w:lang w:eastAsia="ja-JP" w:bidi="he-IL"/>
              </w:rPr>
              <w:t>it</w:t>
            </w:r>
            <w:ins w:id="21610" w:author="mbeckerle" w:date="2012-04-23T00:46:00Z">
              <w:r w:rsidR="007F01C0">
                <w:rPr>
                  <w:lang w:eastAsia="ja-JP" w:bidi="he-IL"/>
                </w:rPr>
                <w:t>($data, $bitPos)</w:t>
              </w:r>
            </w:ins>
            <w:r w:rsidR="00BF1909" w:rsidRPr="00FC1AA3">
              <w:rPr>
                <w:rFonts w:eastAsia="MS Mincho"/>
                <w:lang w:eastAsia="ja-JP"/>
              </w:rPr>
              <w:t xml:space="preserve"> </w:t>
            </w:r>
          </w:p>
        </w:tc>
        <w:tc>
          <w:tcPr>
            <w:tcW w:w="0" w:type="auto"/>
            <w:tcBorders>
              <w:top w:val="outset" w:sz="6" w:space="0" w:color="auto"/>
              <w:left w:val="outset" w:sz="6" w:space="0" w:color="auto"/>
              <w:bottom w:val="outset" w:sz="6" w:space="0" w:color="auto"/>
              <w:right w:val="outset" w:sz="6" w:space="0" w:color="auto"/>
            </w:tcBorders>
            <w:vAlign w:val="center"/>
          </w:tcPr>
          <w:p w14:paraId="526EE039" w14:textId="43B84BF2" w:rsidR="00BE79A5" w:rsidRPr="00FC1AA3" w:rsidRDefault="00BF1909" w:rsidP="00034B44">
            <w:pPr>
              <w:rPr>
                <w:lang w:eastAsia="ja-JP" w:bidi="he-IL"/>
              </w:rPr>
            </w:pPr>
            <w:r w:rsidRPr="00FC1AA3">
              <w:rPr>
                <w:rFonts w:eastAsia="MS Mincho"/>
                <w:lang w:eastAsia="ja-JP"/>
              </w:rPr>
              <w:t xml:space="preserve">Returns Boolean true if the bit number given by </w:t>
            </w:r>
            <w:del w:id="21611" w:author="mbeckerle" w:date="2012-04-23T00:46:00Z">
              <w:r w:rsidRPr="00FC1AA3" w:rsidDel="007F01C0">
                <w:rPr>
                  <w:rFonts w:eastAsia="MS Mincho"/>
                  <w:lang w:eastAsia="ja-JP"/>
                </w:rPr>
                <w:delText>arg #2</w:delText>
              </w:r>
            </w:del>
            <w:ins w:id="21612" w:author="mbeckerle" w:date="2012-04-23T00:46:00Z">
              <w:r w:rsidR="007F01C0">
                <w:rPr>
                  <w:rFonts w:eastAsia="MS Mincho"/>
                  <w:lang w:eastAsia="ja-JP"/>
                </w:rPr>
                <w:t>$bitPos</w:t>
              </w:r>
            </w:ins>
            <w:r w:rsidRPr="00FC1AA3">
              <w:rPr>
                <w:rFonts w:eastAsia="MS Mincho"/>
                <w:lang w:eastAsia="ja-JP"/>
              </w:rPr>
              <w:t xml:space="preserve"> is set on in the byte given by </w:t>
            </w:r>
            <w:del w:id="21613" w:author="mbeckerle" w:date="2012-04-23T00:47:00Z">
              <w:r w:rsidRPr="00FC1AA3" w:rsidDel="007F01C0">
                <w:rPr>
                  <w:rFonts w:eastAsia="MS Mincho"/>
                  <w:lang w:eastAsia="ja-JP"/>
                </w:rPr>
                <w:delText>arg #1</w:delText>
              </w:r>
            </w:del>
            <w:ins w:id="21614" w:author="mbeckerle" w:date="2012-04-23T00:47:00Z">
              <w:r w:rsidR="007F01C0">
                <w:rPr>
                  <w:rFonts w:eastAsia="MS Mincho"/>
                  <w:lang w:eastAsia="ja-JP"/>
                </w:rPr>
                <w:t>$data</w:t>
              </w:r>
            </w:ins>
            <w:r w:rsidRPr="00FC1AA3">
              <w:rPr>
                <w:rFonts w:eastAsia="MS Mincho"/>
                <w:lang w:eastAsia="ja-JP"/>
              </w:rPr>
              <w:t>, otherwise returns Boolean false.</w:t>
            </w:r>
          </w:p>
        </w:tc>
      </w:tr>
      <w:tr w:rsidR="00BE79A5" w:rsidRPr="005223F4" w14:paraId="0C5E3ACC"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tcPr>
          <w:p w14:paraId="55074B31" w14:textId="75DCEFBB" w:rsidR="00BE79A5" w:rsidRPr="00FC1AA3" w:rsidRDefault="00BF1909" w:rsidP="00FC1AA3">
            <w:pPr>
              <w:rPr>
                <w:lang w:eastAsia="ja-JP" w:bidi="he-IL"/>
              </w:rPr>
            </w:pPr>
            <w:r w:rsidRPr="00FC1AA3">
              <w:rPr>
                <w:rFonts w:eastAsia="MS Mincho"/>
                <w:lang w:eastAsia="ja-JP"/>
              </w:rPr>
              <w:t>dfdl:setBits</w:t>
            </w:r>
            <w:ins w:id="21615" w:author="mbeckerle" w:date="2012-04-23T00:47:00Z">
              <w:r w:rsidR="007F01C0">
                <w:rPr>
                  <w:rFonts w:eastAsia="MS Mincho"/>
                  <w:lang w:eastAsia="ja-JP"/>
                </w:rPr>
                <w:t>($bit1, $bit2, ... $bit8)</w:t>
              </w:r>
            </w:ins>
          </w:p>
        </w:tc>
        <w:tc>
          <w:tcPr>
            <w:tcW w:w="0" w:type="auto"/>
            <w:tcBorders>
              <w:top w:val="outset" w:sz="6" w:space="0" w:color="auto"/>
              <w:left w:val="outset" w:sz="6" w:space="0" w:color="auto"/>
              <w:bottom w:val="outset" w:sz="6" w:space="0" w:color="auto"/>
              <w:right w:val="outset" w:sz="6" w:space="0" w:color="auto"/>
            </w:tcBorders>
            <w:vAlign w:val="center"/>
          </w:tcPr>
          <w:p w14:paraId="13DC7AC3" w14:textId="77777777" w:rsidR="00BE79A5" w:rsidRPr="00FC1AA3" w:rsidRDefault="00BF1909" w:rsidP="00FC1AA3">
            <w:pPr>
              <w:rPr>
                <w:lang w:eastAsia="ja-JP" w:bidi="he-IL"/>
              </w:rPr>
            </w:pPr>
            <w:r w:rsidRPr="00FC1AA3">
              <w:rPr>
                <w:rFonts w:eastAsia="MS Mincho"/>
                <w:lang w:eastAsia="ja-JP"/>
              </w:rPr>
              <w:t>Returns an unsigned byte being the value of the bit positions provided by the Boolean arguments, where true=1, false=0. The number of arguments must</w:t>
            </w:r>
            <w:r w:rsidR="002C6D29" w:rsidRPr="00FC1AA3">
              <w:rPr>
                <w:rFonts w:eastAsia="MS Mincho"/>
                <w:lang w:eastAsia="ja-JP"/>
              </w:rPr>
              <w:t xml:space="preserve"> be</w:t>
            </w:r>
            <w:r w:rsidRPr="00FC1AA3">
              <w:rPr>
                <w:rFonts w:eastAsia="MS Mincho"/>
                <w:lang w:eastAsia="ja-JP"/>
              </w:rPr>
              <w:t xml:space="preserve"> 8.</w:t>
            </w:r>
          </w:p>
        </w:tc>
      </w:tr>
      <w:tr w:rsidR="00BE79A5" w:rsidRPr="005223F4" w:rsidDel="0078790C" w14:paraId="427401A7" w14:textId="63B0B78E">
        <w:trPr>
          <w:tblCellSpacing w:w="15" w:type="dxa"/>
          <w:del w:id="21616" w:author="mbeckerle" w:date="2013-07-11T16:59:00Z"/>
        </w:trPr>
        <w:tc>
          <w:tcPr>
            <w:tcW w:w="0" w:type="auto"/>
            <w:tcBorders>
              <w:top w:val="outset" w:sz="6" w:space="0" w:color="auto"/>
              <w:left w:val="outset" w:sz="6" w:space="0" w:color="auto"/>
              <w:bottom w:val="outset" w:sz="6" w:space="0" w:color="auto"/>
              <w:right w:val="outset" w:sz="6" w:space="0" w:color="auto"/>
            </w:tcBorders>
            <w:vAlign w:val="center"/>
          </w:tcPr>
          <w:p w14:paraId="1602612E" w14:textId="1612D126" w:rsidR="00BE79A5" w:rsidRPr="00FC1AA3" w:rsidDel="0078790C" w:rsidRDefault="00BE79A5" w:rsidP="001526F6">
            <w:pPr>
              <w:rPr>
                <w:del w:id="21617" w:author="mbeckerle" w:date="2013-07-11T16:59:00Z"/>
                <w:lang w:eastAsia="ja-JP" w:bidi="he-IL"/>
              </w:rPr>
            </w:pPr>
            <w:del w:id="21618" w:author="mbeckerle" w:date="2013-07-11T16:59:00Z">
              <w:r w:rsidRPr="00FC1AA3" w:rsidDel="0078790C">
                <w:rPr>
                  <w:lang w:eastAsia="ja-JP" w:bidi="he-IL"/>
                </w:rPr>
                <w:delText>dfdl:</w:delText>
              </w:r>
            </w:del>
            <w:del w:id="21619" w:author="mbeckerle" w:date="2013-01-20T20:08:00Z">
              <w:r w:rsidRPr="00FC1AA3" w:rsidDel="001526F6">
                <w:rPr>
                  <w:lang w:eastAsia="ja-JP" w:bidi="he-IL"/>
                </w:rPr>
                <w:delText>countWithDefault</w:delText>
              </w:r>
            </w:del>
          </w:p>
        </w:tc>
        <w:tc>
          <w:tcPr>
            <w:tcW w:w="0" w:type="auto"/>
            <w:tcBorders>
              <w:top w:val="outset" w:sz="6" w:space="0" w:color="auto"/>
              <w:left w:val="outset" w:sz="6" w:space="0" w:color="auto"/>
              <w:bottom w:val="outset" w:sz="6" w:space="0" w:color="auto"/>
              <w:right w:val="outset" w:sz="6" w:space="0" w:color="auto"/>
            </w:tcBorders>
            <w:vAlign w:val="center"/>
          </w:tcPr>
          <w:p w14:paraId="7456D69C" w14:textId="6A5BED6F" w:rsidR="00363811" w:rsidRPr="00FC1AA3" w:rsidDel="0078790C" w:rsidRDefault="006D73CD" w:rsidP="00FC1AA3">
            <w:pPr>
              <w:rPr>
                <w:del w:id="21620" w:author="mbeckerle" w:date="2013-07-11T16:59:00Z"/>
                <w:lang w:eastAsia="ja-JP" w:bidi="he-IL"/>
              </w:rPr>
            </w:pPr>
            <w:del w:id="21621" w:author="mbeckerle" w:date="2013-07-11T16:59:00Z">
              <w:r w:rsidRPr="00FC1AA3" w:rsidDel="0078790C">
                <w:rPr>
                  <w:lang w:eastAsia="ja-JP" w:bidi="he-IL"/>
                </w:rPr>
                <w:delText>Returns the c</w:delText>
              </w:r>
              <w:r w:rsidR="00BE79A5" w:rsidRPr="00FC1AA3" w:rsidDel="0078790C">
                <w:rPr>
                  <w:lang w:eastAsia="ja-JP" w:bidi="he-IL"/>
                </w:rPr>
                <w:delText xml:space="preserve">ount the number of </w:delText>
              </w:r>
              <w:r w:rsidR="00C62F52" w:rsidRPr="00FC1AA3" w:rsidDel="0078790C">
                <w:rPr>
                  <w:lang w:eastAsia="ja-JP" w:bidi="he-IL"/>
                </w:rPr>
                <w:delText>occurrences</w:delText>
              </w:r>
              <w:r w:rsidR="00BE79A5" w:rsidRPr="00FC1AA3" w:rsidDel="0078790C">
                <w:rPr>
                  <w:lang w:eastAsia="ja-JP" w:bidi="he-IL"/>
                </w:rPr>
                <w:delText xml:space="preserve"> including the effect of defaulting</w:delText>
              </w:r>
              <w:r w:rsidRPr="00FC1AA3" w:rsidDel="0078790C">
                <w:rPr>
                  <w:lang w:eastAsia="ja-JP" w:bidi="he-IL"/>
                </w:rPr>
                <w:delText xml:space="preserve"> as an xs:</w:delText>
              </w:r>
            </w:del>
            <w:del w:id="21622" w:author="mbeckerle" w:date="2012-04-23T00:48:00Z">
              <w:r w:rsidRPr="00FC1AA3" w:rsidDel="007F01C0">
                <w:rPr>
                  <w:lang w:eastAsia="ja-JP" w:bidi="he-IL"/>
                </w:rPr>
                <w:delText>int</w:delText>
              </w:r>
            </w:del>
          </w:p>
        </w:tc>
      </w:tr>
      <w:tr w:rsidR="00363811" w:rsidRPr="005223F4" w:rsidDel="0078790C" w14:paraId="353510CA" w14:textId="1775AB42">
        <w:trPr>
          <w:tblCellSpacing w:w="15" w:type="dxa"/>
          <w:del w:id="21623" w:author="mbeckerle" w:date="2013-07-11T16:59:00Z"/>
        </w:trPr>
        <w:tc>
          <w:tcPr>
            <w:tcW w:w="0" w:type="auto"/>
            <w:tcBorders>
              <w:top w:val="outset" w:sz="6" w:space="0" w:color="auto"/>
              <w:left w:val="outset" w:sz="6" w:space="0" w:color="auto"/>
              <w:bottom w:val="outset" w:sz="6" w:space="0" w:color="auto"/>
              <w:right w:val="outset" w:sz="6" w:space="0" w:color="auto"/>
            </w:tcBorders>
            <w:vAlign w:val="center"/>
          </w:tcPr>
          <w:p w14:paraId="77703B8E" w14:textId="3146DAF2" w:rsidR="00363811" w:rsidRPr="00FC1AA3" w:rsidDel="0078790C" w:rsidRDefault="00363811" w:rsidP="001526F6">
            <w:pPr>
              <w:rPr>
                <w:del w:id="21624" w:author="mbeckerle" w:date="2013-07-11T16:59:00Z"/>
                <w:lang w:eastAsia="ja-JP" w:bidi="he-IL"/>
              </w:rPr>
            </w:pPr>
            <w:del w:id="21625" w:author="mbeckerle" w:date="2013-07-11T16:59:00Z">
              <w:r w:rsidRPr="00EB6903" w:rsidDel="0078790C">
                <w:rPr>
                  <w:rStyle w:val="HTMLCode"/>
                  <w:rFonts w:ascii="Arial" w:hAnsi="Arial" w:cs="Arial"/>
                </w:rPr>
                <w:delText>dfdl:</w:delText>
              </w:r>
            </w:del>
            <w:del w:id="21626" w:author="mbeckerle" w:date="2013-01-20T20:08:00Z">
              <w:r w:rsidRPr="00EB6903" w:rsidDel="001526F6">
                <w:rPr>
                  <w:rStyle w:val="HTMLCode"/>
                  <w:rFonts w:ascii="Arial" w:hAnsi="Arial" w:cs="Arial"/>
                </w:rPr>
                <w:delText>count</w:delText>
              </w:r>
            </w:del>
          </w:p>
        </w:tc>
        <w:tc>
          <w:tcPr>
            <w:tcW w:w="0" w:type="auto"/>
            <w:tcBorders>
              <w:top w:val="outset" w:sz="6" w:space="0" w:color="auto"/>
              <w:left w:val="outset" w:sz="6" w:space="0" w:color="auto"/>
              <w:bottom w:val="outset" w:sz="6" w:space="0" w:color="auto"/>
              <w:right w:val="outset" w:sz="6" w:space="0" w:color="auto"/>
            </w:tcBorders>
            <w:vAlign w:val="center"/>
          </w:tcPr>
          <w:p w14:paraId="27A9B943" w14:textId="207DDC35" w:rsidR="00363811" w:rsidRPr="00FC1AA3" w:rsidDel="0078790C" w:rsidRDefault="00363811" w:rsidP="00FC1AA3">
            <w:pPr>
              <w:rPr>
                <w:del w:id="21627" w:author="mbeckerle" w:date="2013-07-11T16:59:00Z"/>
                <w:lang w:eastAsia="ja-JP" w:bidi="he-IL"/>
              </w:rPr>
            </w:pPr>
            <w:del w:id="21628" w:author="mbeckerle" w:date="2012-04-23T00:51:00Z">
              <w:r w:rsidRPr="00FC1AA3" w:rsidDel="001C16C4">
                <w:delText xml:space="preserve">Returns the number of occurrences in an array </w:delText>
              </w:r>
              <w:r w:rsidRPr="00FC1AA3" w:rsidDel="001C16C4">
                <w:rPr>
                  <w:lang w:eastAsia="ja-JP" w:bidi="he-IL"/>
                </w:rPr>
                <w:delText>as an xs:</w:delText>
              </w:r>
            </w:del>
            <w:del w:id="21629" w:author="mbeckerle" w:date="2012-04-23T00:50:00Z">
              <w:r w:rsidRPr="00FC1AA3" w:rsidDel="00363811">
                <w:rPr>
                  <w:lang w:eastAsia="ja-JP" w:bidi="he-IL"/>
                </w:rPr>
                <w:delText>int</w:delText>
              </w:r>
            </w:del>
            <w:del w:id="21630" w:author="mbeckerle" w:date="2012-04-23T00:51:00Z">
              <w:r w:rsidRPr="00FC1AA3" w:rsidDel="001C16C4">
                <w:delText>.</w:delText>
              </w:r>
            </w:del>
          </w:p>
        </w:tc>
      </w:tr>
      <w:tr w:rsidR="00363811" w:rsidRPr="005223F4" w14:paraId="536992CA" w14:textId="77777777">
        <w:trPr>
          <w:tblCellSpacing w:w="15" w:type="dxa"/>
        </w:trPr>
        <w:tc>
          <w:tcPr>
            <w:tcW w:w="0" w:type="auto"/>
            <w:tcBorders>
              <w:top w:val="outset" w:sz="6" w:space="0" w:color="auto"/>
              <w:left w:val="outset" w:sz="6" w:space="0" w:color="auto"/>
              <w:bottom w:val="outset" w:sz="6" w:space="0" w:color="auto"/>
              <w:right w:val="outset" w:sz="6" w:space="0" w:color="auto"/>
            </w:tcBorders>
          </w:tcPr>
          <w:p w14:paraId="4FD1D9DE" w14:textId="19688035" w:rsidR="00363811" w:rsidRPr="00FC1AA3" w:rsidRDefault="00363811" w:rsidP="001526F6">
            <w:pPr>
              <w:rPr>
                <w:rFonts w:eastAsia="MS Mincho" w:cs="Arial"/>
              </w:rPr>
            </w:pPr>
            <w:r w:rsidRPr="00EB6903">
              <w:rPr>
                <w:rStyle w:val="HTMLCode"/>
                <w:rFonts w:ascii="Arial" w:hAnsi="Arial" w:cs="Arial"/>
              </w:rPr>
              <w:t>dfdl:</w:t>
            </w:r>
            <w:del w:id="21631" w:author="mbeckerle" w:date="2013-01-20T20:07:00Z">
              <w:r w:rsidRPr="00EB6903" w:rsidDel="001526F6">
                <w:rPr>
                  <w:rStyle w:val="HTMLCode"/>
                  <w:rFonts w:ascii="Arial" w:hAnsi="Arial" w:cs="Arial"/>
                </w:rPr>
                <w:delText>position</w:delText>
              </w:r>
            </w:del>
            <w:ins w:id="21632" w:author="mbeckerle" w:date="2013-01-20T20:07:00Z">
              <w:r w:rsidR="001526F6">
                <w:rPr>
                  <w:rStyle w:val="HTMLCode"/>
                  <w:rFonts w:ascii="Arial" w:hAnsi="Arial" w:cs="Arial"/>
                </w:rPr>
                <w:t>occursIndex</w:t>
              </w:r>
            </w:ins>
            <w:ins w:id="21633" w:author="mbeckerle" w:date="2012-04-23T00:52:00Z">
              <w:r>
                <w:rPr>
                  <w:rStyle w:val="HTMLCode"/>
                  <w:rFonts w:ascii="Arial" w:hAnsi="Arial" w:cs="Arial"/>
                </w:rPr>
                <w:t>()</w:t>
              </w:r>
            </w:ins>
          </w:p>
        </w:tc>
        <w:tc>
          <w:tcPr>
            <w:tcW w:w="0" w:type="auto"/>
            <w:tcBorders>
              <w:top w:val="outset" w:sz="6" w:space="0" w:color="auto"/>
              <w:left w:val="outset" w:sz="6" w:space="0" w:color="auto"/>
              <w:bottom w:val="outset" w:sz="6" w:space="0" w:color="auto"/>
              <w:right w:val="outset" w:sz="6" w:space="0" w:color="auto"/>
            </w:tcBorders>
          </w:tcPr>
          <w:p w14:paraId="100CDEFE" w14:textId="77777777" w:rsidR="00363811" w:rsidRDefault="00363811" w:rsidP="00FC1AA3">
            <w:pPr>
              <w:rPr>
                <w:ins w:id="21634" w:author="mbeckerle" w:date="2012-04-23T00:51:00Z"/>
              </w:rPr>
            </w:pPr>
            <w:r w:rsidRPr="00FC1AA3">
              <w:t xml:space="preserve">Returns the </w:t>
            </w:r>
            <w:commentRangeStart w:id="21635"/>
            <w:r w:rsidRPr="00FC1AA3">
              <w:t>position</w:t>
            </w:r>
            <w:commentRangeEnd w:id="21635"/>
            <w:r>
              <w:rPr>
                <w:rStyle w:val="CommentReference"/>
              </w:rPr>
              <w:commentReference w:id="21635"/>
            </w:r>
            <w:r w:rsidRPr="00FC1AA3">
              <w:t xml:space="preserve"> of the current item within an array </w:t>
            </w:r>
            <w:r w:rsidRPr="00FC1AA3">
              <w:rPr>
                <w:lang w:eastAsia="ja-JP" w:bidi="he-IL"/>
              </w:rPr>
              <w:t xml:space="preserve">as an </w:t>
            </w:r>
            <w:commentRangeStart w:id="21636"/>
            <w:r w:rsidRPr="00FC1AA3">
              <w:rPr>
                <w:lang w:eastAsia="ja-JP" w:bidi="he-IL"/>
              </w:rPr>
              <w:t>xs:</w:t>
            </w:r>
            <w:del w:id="21637" w:author="mbeckerle" w:date="2012-04-23T00:51:00Z">
              <w:r w:rsidRPr="00FC1AA3" w:rsidDel="00363811">
                <w:rPr>
                  <w:lang w:eastAsia="ja-JP" w:bidi="he-IL"/>
                </w:rPr>
                <w:delText>int</w:delText>
              </w:r>
            </w:del>
            <w:ins w:id="21638" w:author="mbeckerle" w:date="2012-04-23T00:51:00Z">
              <w:r>
                <w:rPr>
                  <w:lang w:eastAsia="ja-JP" w:bidi="he-IL"/>
                </w:rPr>
                <w:t>long</w:t>
              </w:r>
            </w:ins>
            <w:commentRangeEnd w:id="21636"/>
            <w:ins w:id="21639" w:author="mbeckerle" w:date="2012-04-23T00:52:00Z">
              <w:r>
                <w:rPr>
                  <w:rStyle w:val="CommentReference"/>
                </w:rPr>
                <w:commentReference w:id="21636"/>
              </w:r>
            </w:ins>
            <w:r w:rsidRPr="00FC1AA3">
              <w:t>.</w:t>
            </w:r>
          </w:p>
          <w:p w14:paraId="258168A6" w14:textId="77777777" w:rsidR="00363811" w:rsidRDefault="00363811" w:rsidP="00FC1AA3">
            <w:pPr>
              <w:rPr>
                <w:ins w:id="21640" w:author="mbeckerle" w:date="2013-07-24T08:47:00Z"/>
              </w:rPr>
            </w:pPr>
            <w:ins w:id="21641" w:author="mbeckerle" w:date="2012-04-23T00:51:00Z">
              <w:r>
                <w:t>The first element is at position 1.</w:t>
              </w:r>
            </w:ins>
          </w:p>
          <w:p w14:paraId="409FF43D" w14:textId="2999905C" w:rsidR="00F83C57" w:rsidRPr="00FC1AA3" w:rsidRDefault="00F83C57" w:rsidP="00482287">
            <w:pPr>
              <w:rPr>
                <w:lang w:eastAsia="ja-JP" w:bidi="he-IL"/>
              </w:rPr>
            </w:pPr>
            <w:ins w:id="21642" w:author="mbeckerle" w:date="2013-07-24T08:47:00Z">
              <w:r>
                <w:rPr>
                  <w:rFonts w:cs="Arial"/>
                </w:rPr>
                <w:t xml:space="preserve">The function </w:t>
              </w:r>
            </w:ins>
            <w:ins w:id="21643" w:author="mbeckerle" w:date="2013-07-24T17:08:00Z">
              <w:r w:rsidR="00482287">
                <w:rPr>
                  <w:rFonts w:cs="Arial"/>
                </w:rPr>
                <w:t>must</w:t>
              </w:r>
            </w:ins>
            <w:ins w:id="21644" w:author="mbeckerle" w:date="2013-07-24T08:47:00Z">
              <w:r>
                <w:rPr>
                  <w:rFonts w:cs="Arial"/>
                </w:rPr>
                <w:t xml:space="preserve"> be used on non-array elements. </w:t>
              </w:r>
              <w:commentRangeStart w:id="21645"/>
              <w:r>
                <w:rPr>
                  <w:rFonts w:cs="Arial"/>
                </w:rPr>
                <w:t>It is a schema definition error if this function is called on an array element.</w:t>
              </w:r>
            </w:ins>
            <w:commentRangeEnd w:id="21645"/>
            <w:ins w:id="21646" w:author="mbeckerle" w:date="2013-07-24T08:48:00Z">
              <w:r>
                <w:rPr>
                  <w:rStyle w:val="CommentReference"/>
                </w:rPr>
                <w:commentReference w:id="21645"/>
              </w:r>
            </w:ins>
          </w:p>
        </w:tc>
      </w:tr>
      <w:tr w:rsidR="00363811" w:rsidRPr="005223F4" w14:paraId="6649CC70" w14:textId="77777777">
        <w:trPr>
          <w:tblCellSpacing w:w="15" w:type="dxa"/>
        </w:trPr>
        <w:tc>
          <w:tcPr>
            <w:tcW w:w="0" w:type="auto"/>
            <w:tcBorders>
              <w:top w:val="outset" w:sz="6" w:space="0" w:color="auto"/>
              <w:left w:val="outset" w:sz="6" w:space="0" w:color="auto"/>
              <w:bottom w:val="outset" w:sz="6" w:space="0" w:color="auto"/>
              <w:right w:val="outset" w:sz="6" w:space="0" w:color="auto"/>
            </w:tcBorders>
          </w:tcPr>
          <w:p w14:paraId="143125EE" w14:textId="273D9E92" w:rsidR="00363811" w:rsidRPr="00316B66" w:rsidRDefault="00363811" w:rsidP="00FC1AA3">
            <w:pPr>
              <w:rPr>
                <w:rStyle w:val="HTMLCode"/>
                <w:rFonts w:ascii="Arial" w:hAnsi="Arial" w:cs="Arial"/>
              </w:rPr>
            </w:pPr>
            <w:commentRangeStart w:id="21647"/>
            <w:r w:rsidRPr="00EB6903">
              <w:rPr>
                <w:rStyle w:val="HTMLCode"/>
                <w:rFonts w:ascii="Arial" w:hAnsi="Arial" w:cs="Arial"/>
              </w:rPr>
              <w:t>dfdl:checkConstraints</w:t>
            </w:r>
            <w:ins w:id="21648" w:author="mbeckerle" w:date="2012-04-23T00:53:00Z">
              <w:r>
                <w:rPr>
                  <w:rStyle w:val="HTMLCode"/>
                  <w:rFonts w:ascii="Arial" w:hAnsi="Arial" w:cs="Arial"/>
                </w:rPr>
                <w:t>($node</w:t>
              </w:r>
            </w:ins>
            <w:ins w:id="21649" w:author="Steve Hanson" w:date="2012-08-10T15:03:00Z">
              <w:r w:rsidR="00FC1AA3">
                <w:rPr>
                  <w:rStyle w:val="HTMLCode"/>
                  <w:rFonts w:ascii="Arial" w:hAnsi="Arial" w:cs="Arial"/>
                </w:rPr>
                <w:t>)</w:t>
              </w:r>
            </w:ins>
            <w:commentRangeEnd w:id="21647"/>
            <w:r w:rsidR="00902926">
              <w:rPr>
                <w:rStyle w:val="CommentReference"/>
              </w:rPr>
              <w:commentReference w:id="21647"/>
            </w:r>
            <w:ins w:id="21650" w:author="mbeckerle" w:date="2012-04-23T00:53:00Z">
              <w:del w:id="21651" w:author="Steve Hanson" w:date="2012-08-10T15:03:00Z">
                <w:r w:rsidDel="00FC1AA3">
                  <w:rPr>
                    <w:rStyle w:val="HTMLCode"/>
                    <w:rFonts w:ascii="Arial" w:hAnsi="Arial" w:cs="Arial"/>
                  </w:rPr>
                  <w:delText>, $constraints)</w:delText>
                </w:r>
              </w:del>
            </w:ins>
          </w:p>
        </w:tc>
        <w:tc>
          <w:tcPr>
            <w:tcW w:w="0" w:type="auto"/>
            <w:tcBorders>
              <w:top w:val="outset" w:sz="6" w:space="0" w:color="auto"/>
              <w:left w:val="outset" w:sz="6" w:space="0" w:color="auto"/>
              <w:bottom w:val="outset" w:sz="6" w:space="0" w:color="auto"/>
              <w:right w:val="outset" w:sz="6" w:space="0" w:color="auto"/>
            </w:tcBorders>
          </w:tcPr>
          <w:p w14:paraId="699BD5AF" w14:textId="77777777" w:rsidR="00363811" w:rsidRDefault="00363811" w:rsidP="00902926">
            <w:pPr>
              <w:rPr>
                <w:ins w:id="21652" w:author="mbeckerle" w:date="2013-01-20T11:33:00Z"/>
              </w:rPr>
            </w:pPr>
            <w:r w:rsidRPr="00FC1AA3">
              <w:t xml:space="preserve">Returns boolean true if the specified node value satisfies the XML schema </w:t>
            </w:r>
            <w:ins w:id="21653" w:author="Steve Hanson" w:date="2012-08-10T15:04:00Z">
              <w:del w:id="21654" w:author="mbeckerle" w:date="2013-01-20T11:32:00Z">
                <w:r w:rsidR="00FC1AA3" w:rsidDel="00902926">
                  <w:delText>validation</w:delText>
                </w:r>
              </w:del>
            </w:ins>
            <w:ins w:id="21655" w:author="mbeckerle" w:date="2013-01-20T11:32:00Z">
              <w:r w:rsidR="00902926">
                <w:t>facet</w:t>
              </w:r>
            </w:ins>
            <w:ins w:id="21656" w:author="Steve Hanson" w:date="2012-08-10T15:04:00Z">
              <w:r w:rsidR="00FC1AA3">
                <w:t xml:space="preserve"> </w:t>
              </w:r>
            </w:ins>
            <w:r w:rsidRPr="00FC1AA3">
              <w:t xml:space="preserve">constraints </w:t>
            </w:r>
            <w:ins w:id="21657" w:author="Steve Hanson" w:date="2012-08-10T15:03:00Z">
              <w:r w:rsidR="00FC1AA3">
                <w:t>that are associated with it</w:t>
              </w:r>
            </w:ins>
            <w:del w:id="21658" w:author="Steve Hanson" w:date="2012-08-10T15:03:00Z">
              <w:r w:rsidRPr="00FC1AA3" w:rsidDel="00FC1AA3">
                <w:delText>specified</w:delText>
              </w:r>
            </w:del>
            <w:r w:rsidRPr="00FC1AA3">
              <w:t>. Returns false if the specified node does not meet the constraints or does not exist.</w:t>
            </w:r>
          </w:p>
          <w:p w14:paraId="5E6B77CD" w14:textId="3C893C74" w:rsidR="00902926" w:rsidRDefault="00902926" w:rsidP="00902926">
            <w:pPr>
              <w:rPr>
                <w:ins w:id="21659" w:author="mbeckerle" w:date="2013-01-20T11:33:00Z"/>
              </w:rPr>
            </w:pPr>
            <w:ins w:id="21660" w:author="mbeckerle" w:date="2013-01-20T11:33:00Z">
              <w:r>
                <w:t>The facets that are checked</w:t>
              </w:r>
            </w:ins>
            <w:ins w:id="21661" w:author="mbeckerle" w:date="2013-01-20T12:13:00Z">
              <w:r w:rsidR="004C6510">
                <w:t xml:space="preserve"> are</w:t>
              </w:r>
            </w:ins>
          </w:p>
          <w:p w14:paraId="7E00EF54" w14:textId="67C636CD" w:rsidR="00902926" w:rsidRPr="005223F4" w:rsidRDefault="00902926" w:rsidP="00902926">
            <w:pPr>
              <w:pStyle w:val="BodyText"/>
              <w:numPr>
                <w:ilvl w:val="0"/>
                <w:numId w:val="34"/>
              </w:numPr>
              <w:spacing w:after="0"/>
              <w:ind w:left="714" w:hanging="357"/>
              <w:rPr>
                <w:ins w:id="21662" w:author="mbeckerle" w:date="2013-01-20T11:33:00Z"/>
              </w:rPr>
            </w:pPr>
            <w:ins w:id="21663" w:author="mbeckerle" w:date="2013-01-20T11:33:00Z">
              <w:r w:rsidRPr="005223F4">
                <w:t>minLength</w:t>
              </w:r>
            </w:ins>
            <w:ins w:id="21664" w:author="Steve Hanson" w:date="2013-02-05T14:37:00Z">
              <w:r w:rsidR="00A90073">
                <w:t>,</w:t>
              </w:r>
            </w:ins>
            <w:ins w:id="21665" w:author="mbeckerle" w:date="2013-01-20T11:33:00Z">
              <w:r w:rsidRPr="005223F4">
                <w:t xml:space="preserve"> maxLength</w:t>
              </w:r>
            </w:ins>
            <w:ins w:id="21666" w:author="mbeckerle" w:date="2013-01-20T11:34:00Z">
              <w:r>
                <w:t xml:space="preserve"> </w:t>
              </w:r>
            </w:ins>
          </w:p>
          <w:p w14:paraId="04EA659A" w14:textId="35071B78" w:rsidR="00902926" w:rsidRPr="005223F4" w:rsidRDefault="00902926" w:rsidP="00902926">
            <w:pPr>
              <w:pStyle w:val="BodyText"/>
              <w:numPr>
                <w:ilvl w:val="0"/>
                <w:numId w:val="34"/>
              </w:numPr>
              <w:spacing w:after="0"/>
              <w:ind w:left="714" w:hanging="357"/>
              <w:rPr>
                <w:ins w:id="21667" w:author="mbeckerle" w:date="2013-01-20T11:33:00Z"/>
              </w:rPr>
            </w:pPr>
            <w:ins w:id="21668" w:author="mbeckerle" w:date="2013-01-20T11:33:00Z">
              <w:r w:rsidRPr="005223F4">
                <w:t>pattern</w:t>
              </w:r>
            </w:ins>
            <w:ins w:id="21669" w:author="mbeckerle" w:date="2013-01-20T11:38:00Z">
              <w:r>
                <w:t xml:space="preserve"> </w:t>
              </w:r>
            </w:ins>
          </w:p>
          <w:p w14:paraId="2F4870A1" w14:textId="11E023EA" w:rsidR="00902926" w:rsidRPr="005223F4" w:rsidRDefault="00902926" w:rsidP="00902926">
            <w:pPr>
              <w:pStyle w:val="BodyText"/>
              <w:numPr>
                <w:ilvl w:val="0"/>
                <w:numId w:val="34"/>
              </w:numPr>
              <w:spacing w:after="0"/>
              <w:ind w:left="714" w:hanging="357"/>
              <w:rPr>
                <w:ins w:id="21670" w:author="mbeckerle" w:date="2013-01-20T11:33:00Z"/>
              </w:rPr>
            </w:pPr>
            <w:ins w:id="21671" w:author="mbeckerle" w:date="2013-01-20T11:33:00Z">
              <w:r w:rsidRPr="005223F4">
                <w:t>enumeration</w:t>
              </w:r>
            </w:ins>
            <w:ins w:id="21672" w:author="mbeckerle" w:date="2013-01-20T11:40:00Z">
              <w:r>
                <w:t xml:space="preserve"> </w:t>
              </w:r>
            </w:ins>
          </w:p>
          <w:p w14:paraId="0915A65C" w14:textId="1B7DCD7C" w:rsidR="00902926" w:rsidRPr="005223F4" w:rsidRDefault="00902926" w:rsidP="00902926">
            <w:pPr>
              <w:pStyle w:val="BodyText"/>
              <w:numPr>
                <w:ilvl w:val="0"/>
                <w:numId w:val="34"/>
              </w:numPr>
              <w:spacing w:after="0"/>
              <w:ind w:left="714" w:hanging="357"/>
              <w:rPr>
                <w:ins w:id="21673" w:author="mbeckerle" w:date="2013-01-20T11:33:00Z"/>
              </w:rPr>
            </w:pPr>
            <w:ins w:id="21674" w:author="mbeckerle" w:date="2013-01-20T11:33:00Z">
              <w:r w:rsidRPr="005223F4">
                <w:t>maxInclusive, maxExclusive, minExclusive, minInclusive</w:t>
              </w:r>
            </w:ins>
            <w:ins w:id="21675" w:author="mbeckerle" w:date="2013-01-20T11:34:00Z">
              <w:r>
                <w:t xml:space="preserve"> </w:t>
              </w:r>
            </w:ins>
          </w:p>
          <w:p w14:paraId="7D63752C" w14:textId="2C061F57" w:rsidR="00902926" w:rsidRDefault="00902926" w:rsidP="00A90073">
            <w:pPr>
              <w:pStyle w:val="BodyText"/>
              <w:numPr>
                <w:ilvl w:val="0"/>
                <w:numId w:val="34"/>
              </w:numPr>
              <w:spacing w:after="0"/>
              <w:ind w:left="714" w:hanging="357"/>
              <w:rPr>
                <w:ins w:id="21676" w:author="mbeckerle" w:date="2013-01-20T11:38:00Z"/>
              </w:rPr>
            </w:pPr>
            <w:ins w:id="21677" w:author="mbeckerle" w:date="2013-01-20T11:33:00Z">
              <w:r w:rsidRPr="005223F4">
                <w:t>totalDigits</w:t>
              </w:r>
            </w:ins>
            <w:ins w:id="21678" w:author="mbeckerle" w:date="2013-01-20T11:38:00Z">
              <w:r>
                <w:t xml:space="preserve"> </w:t>
              </w:r>
            </w:ins>
          </w:p>
          <w:p w14:paraId="2F6A7331" w14:textId="77777777" w:rsidR="00902926" w:rsidRDefault="00902926" w:rsidP="00A90073">
            <w:pPr>
              <w:pStyle w:val="BodyText"/>
              <w:numPr>
                <w:ilvl w:val="0"/>
                <w:numId w:val="34"/>
              </w:numPr>
              <w:spacing w:after="0"/>
              <w:ind w:left="714" w:hanging="357"/>
              <w:rPr>
                <w:ins w:id="21679" w:author="mbeckerle" w:date="2013-01-20T12:14:00Z"/>
              </w:rPr>
            </w:pPr>
            <w:ins w:id="21680" w:author="mbeckerle" w:date="2013-01-20T11:33:00Z">
              <w:r w:rsidRPr="005223F4">
                <w:t>fractionDigits</w:t>
              </w:r>
            </w:ins>
            <w:ins w:id="21681" w:author="mbeckerle" w:date="2013-01-20T11:38:00Z">
              <w:r>
                <w:t xml:space="preserve"> </w:t>
              </w:r>
            </w:ins>
          </w:p>
          <w:p w14:paraId="3A314033" w14:textId="77777777" w:rsidR="004C6510" w:rsidRDefault="004C6510" w:rsidP="00A90073">
            <w:pPr>
              <w:pStyle w:val="BodyText"/>
              <w:spacing w:after="0"/>
              <w:rPr>
                <w:ins w:id="21682" w:author="Steve Hanson" w:date="2013-02-05T14:38:00Z"/>
              </w:rPr>
            </w:pPr>
            <w:ins w:id="21683" w:author="mbeckerle" w:date="2013-01-20T12:14:00Z">
              <w:r>
                <w:t xml:space="preserve">See </w:t>
              </w:r>
            </w:ins>
            <w:ins w:id="21684" w:author="mbeckerle" w:date="2013-01-20T12:15:00Z">
              <w:r>
                <w:t xml:space="preserve">Section </w:t>
              </w:r>
              <w:r>
                <w:fldChar w:fldCharType="begin"/>
              </w:r>
              <w:r>
                <w:instrText xml:space="preserve"> REF _Ref346447428 \r \h </w:instrText>
              </w:r>
            </w:ins>
            <w:r>
              <w:fldChar w:fldCharType="separate"/>
            </w:r>
            <w:ins w:id="21685" w:author="mbeckerle" w:date="2013-07-10T14:54:00Z">
              <w:r w:rsidR="008B68D7">
                <w:t>5.2</w:t>
              </w:r>
            </w:ins>
            <w:ins w:id="21686" w:author="mbeckerle" w:date="2013-01-20T12:15:00Z">
              <w:r>
                <w:fldChar w:fldCharType="end"/>
              </w:r>
              <w:r>
                <w:t xml:space="preserve"> for which facets are checked for each simple type.</w:t>
              </w:r>
            </w:ins>
          </w:p>
          <w:p w14:paraId="05023942" w14:textId="38B37548" w:rsidR="00A90073" w:rsidRDefault="00A90073" w:rsidP="00A90073">
            <w:pPr>
              <w:pStyle w:val="BodyText"/>
              <w:spacing w:after="0"/>
              <w:rPr>
                <w:ins w:id="21687" w:author="mbeckerle" w:date="2013-07-11T18:21:00Z"/>
              </w:rPr>
            </w:pPr>
            <w:ins w:id="21688" w:author="Steve Hanson" w:date="2013-02-05T14:38:00Z">
              <w:r>
                <w:t xml:space="preserve">Additionally the </w:t>
              </w:r>
            </w:ins>
            <w:ins w:id="21689" w:author="mbeckerle" w:date="2013-07-11T18:38:00Z">
              <w:r w:rsidR="004B4971">
                <w:t xml:space="preserve">XSD </w:t>
              </w:r>
            </w:ins>
            <w:ins w:id="21690" w:author="Steve Hanson" w:date="2013-02-05T14:38:00Z">
              <w:r>
                <w:t xml:space="preserve">fixed </w:t>
              </w:r>
              <w:del w:id="21691" w:author="mbeckerle" w:date="2013-07-11T18:38:00Z">
                <w:r w:rsidDel="004B4971">
                  <w:delText>attribute</w:delText>
                </w:r>
              </w:del>
            </w:ins>
            <w:ins w:id="21692" w:author="mbeckerle" w:date="2013-07-11T18:38:00Z">
              <w:r w:rsidR="004B4971">
                <w:t>property</w:t>
              </w:r>
            </w:ins>
            <w:ins w:id="21693" w:author="Steve Hanson" w:date="2013-02-05T14:38:00Z">
              <w:r>
                <w:t xml:space="preserve"> is checked.</w:t>
              </w:r>
            </w:ins>
          </w:p>
          <w:p w14:paraId="3C88C712" w14:textId="6423EBBF" w:rsidR="00D97C80" w:rsidRPr="00FC1AA3" w:rsidRDefault="00D97C80" w:rsidP="00A90073">
            <w:pPr>
              <w:pStyle w:val="BodyText"/>
              <w:spacing w:after="0"/>
            </w:pPr>
            <w:commentRangeStart w:id="21694"/>
            <w:ins w:id="21695" w:author="mbeckerle" w:date="2013-07-11T18:21:00Z">
              <w:r>
                <w:t>It is a schema definition error if the argument is a complex element.</w:t>
              </w:r>
            </w:ins>
            <w:commentRangeEnd w:id="21694"/>
            <w:ins w:id="21696" w:author="mbeckerle" w:date="2013-07-11T18:22:00Z">
              <w:r>
                <w:rPr>
                  <w:rStyle w:val="CommentReference"/>
                </w:rPr>
                <w:commentReference w:id="21694"/>
              </w:r>
            </w:ins>
          </w:p>
        </w:tc>
      </w:tr>
      <w:tr w:rsidR="003E3B6F" w:rsidRPr="005F682A" w14:paraId="5A551C77" w14:textId="77777777" w:rsidTr="003E3B6F">
        <w:trPr>
          <w:tblCellSpacing w:w="15" w:type="dxa"/>
          <w:ins w:id="21697" w:author="mbeckerle" w:date="2012-07-03T14:19:00Z"/>
        </w:trPr>
        <w:tc>
          <w:tcPr>
            <w:tcW w:w="0" w:type="auto"/>
            <w:tcBorders>
              <w:top w:val="outset" w:sz="6" w:space="0" w:color="auto"/>
              <w:left w:val="outset" w:sz="6" w:space="0" w:color="auto"/>
              <w:bottom w:val="outset" w:sz="6" w:space="0" w:color="auto"/>
              <w:right w:val="outset" w:sz="6" w:space="0" w:color="auto"/>
            </w:tcBorders>
          </w:tcPr>
          <w:p w14:paraId="394F670C" w14:textId="042502F8" w:rsidR="003E3B6F" w:rsidRPr="003E3B6F" w:rsidRDefault="003E3B6F">
            <w:pPr>
              <w:rPr>
                <w:ins w:id="21698" w:author="mbeckerle" w:date="2012-07-03T14:19:00Z"/>
                <w:rFonts w:eastAsia="MS Mincho" w:cs="Arial"/>
              </w:rPr>
              <w:pPrChange w:id="21699" w:author="mbeckerle" w:date="2013-07-10T18:28:00Z">
                <w:pPr>
                  <w:numPr>
                    <w:numId w:val="8"/>
                  </w:numPr>
                  <w:tabs>
                    <w:tab w:val="num" w:pos="1080"/>
                  </w:tabs>
                  <w:ind w:left="1080" w:hanging="360"/>
                </w:pPr>
              </w:pPrChange>
            </w:pPr>
            <w:bookmarkStart w:id="21700" w:name="_Toc199515651"/>
            <w:bookmarkStart w:id="21701" w:name="_Toc199515839"/>
            <w:bookmarkStart w:id="21702" w:name="_Toc199516278"/>
            <w:bookmarkStart w:id="21703" w:name="_Toc199515654"/>
            <w:bookmarkStart w:id="21704" w:name="_Toc199515842"/>
            <w:bookmarkStart w:id="21705" w:name="_Toc199516281"/>
            <w:bookmarkStart w:id="21706" w:name="_Toc199841833"/>
            <w:bookmarkStart w:id="21707" w:name="_Toc199844399"/>
            <w:bookmarkStart w:id="21708" w:name="_Toc199515657"/>
            <w:bookmarkStart w:id="21709" w:name="_Toc199515845"/>
            <w:bookmarkStart w:id="21710" w:name="_Toc199516284"/>
            <w:bookmarkStart w:id="21711" w:name="_Toc199841835"/>
            <w:bookmarkStart w:id="21712" w:name="_Toc199844401"/>
            <w:bookmarkStart w:id="21713" w:name="_Toc199516285"/>
            <w:bookmarkEnd w:id="21700"/>
            <w:bookmarkEnd w:id="21701"/>
            <w:bookmarkEnd w:id="21702"/>
            <w:bookmarkEnd w:id="21703"/>
            <w:bookmarkEnd w:id="21704"/>
            <w:bookmarkEnd w:id="21705"/>
            <w:bookmarkEnd w:id="21706"/>
            <w:bookmarkEnd w:id="21707"/>
            <w:bookmarkEnd w:id="21708"/>
            <w:bookmarkEnd w:id="21709"/>
            <w:bookmarkEnd w:id="21710"/>
            <w:bookmarkEnd w:id="21711"/>
            <w:bookmarkEnd w:id="21712"/>
            <w:ins w:id="21714" w:author="mbeckerle" w:date="2012-07-03T14:19:00Z">
              <w:r w:rsidRPr="003E3B6F">
                <w:rPr>
                  <w:rFonts w:eastAsia="MS Mincho" w:cs="Arial"/>
                </w:rPr>
                <w:t>dfdl:</w:t>
              </w:r>
            </w:ins>
            <w:ins w:id="21715" w:author="mbeckerle" w:date="2013-07-10T18:28:00Z">
              <w:r w:rsidR="001C53EE">
                <w:rPr>
                  <w:rFonts w:eastAsia="MS Mincho" w:cs="Arial"/>
                </w:rPr>
                <w:t>encodeDFDLEntities</w:t>
              </w:r>
            </w:ins>
            <w:ins w:id="21716" w:author="mbeckerle" w:date="2012-07-03T14:19:00Z">
              <w:del w:id="21717" w:author="Steve Hanson" w:date="2012-08-10T15:04:00Z">
                <w:r w:rsidRPr="003E3B6F" w:rsidDel="00FC1AA3">
                  <w:rPr>
                    <w:rFonts w:eastAsia="MS Mincho" w:cs="Arial"/>
                  </w:rPr>
                  <w:delText xml:space="preserve"> </w:delText>
                </w:r>
              </w:del>
              <w:r w:rsidRPr="003E3B6F">
                <w:rPr>
                  <w:rFonts w:eastAsia="MS Mincho" w:cs="Arial"/>
                </w:rPr>
                <w:t xml:space="preserve">($arg) </w:t>
              </w:r>
            </w:ins>
          </w:p>
        </w:tc>
        <w:tc>
          <w:tcPr>
            <w:tcW w:w="0" w:type="auto"/>
            <w:tcBorders>
              <w:top w:val="outset" w:sz="6" w:space="0" w:color="auto"/>
              <w:left w:val="outset" w:sz="6" w:space="0" w:color="auto"/>
              <w:bottom w:val="outset" w:sz="6" w:space="0" w:color="auto"/>
              <w:right w:val="outset" w:sz="6" w:space="0" w:color="auto"/>
            </w:tcBorders>
          </w:tcPr>
          <w:p w14:paraId="14173B92" w14:textId="2D8EF0EF" w:rsidR="003E3B6F" w:rsidRPr="003E3B6F" w:rsidRDefault="003E3B6F">
            <w:pPr>
              <w:rPr>
                <w:ins w:id="21718" w:author="mbeckerle" w:date="2012-07-03T14:19:00Z"/>
              </w:rPr>
              <w:pPrChange w:id="21719" w:author="mbeckerle" w:date="2013-07-24T08:40:00Z">
                <w:pPr>
                  <w:numPr>
                    <w:numId w:val="8"/>
                  </w:numPr>
                  <w:tabs>
                    <w:tab w:val="num" w:pos="1080"/>
                  </w:tabs>
                  <w:ind w:left="1080" w:hanging="360"/>
                </w:pPr>
              </w:pPrChange>
            </w:pPr>
            <w:ins w:id="21720" w:author="mbeckerle" w:date="2012-07-03T14:19:00Z">
              <w:r w:rsidRPr="003E3B6F">
                <w:t>Returns a DFDL string literal constructed from the $arg string argument. If $arg contains any '%' and/or space characters, then the return value replaces each '%' with '%%' and each space with '%SP;', otherwise $arg is returned unchanged.</w:t>
              </w:r>
              <w:r w:rsidRPr="005F682A">
                <w:t xml:space="preserve"> </w:t>
              </w:r>
            </w:ins>
          </w:p>
        </w:tc>
      </w:tr>
      <w:tr w:rsidR="001C53EE" w:rsidRPr="005F682A" w14:paraId="3B583CDE" w14:textId="77777777" w:rsidTr="003E3B6F">
        <w:trPr>
          <w:tblCellSpacing w:w="15" w:type="dxa"/>
          <w:ins w:id="21721" w:author="mbeckerle" w:date="2013-07-10T18:29:00Z"/>
        </w:trPr>
        <w:tc>
          <w:tcPr>
            <w:tcW w:w="0" w:type="auto"/>
            <w:tcBorders>
              <w:top w:val="outset" w:sz="6" w:space="0" w:color="auto"/>
              <w:left w:val="outset" w:sz="6" w:space="0" w:color="auto"/>
              <w:bottom w:val="outset" w:sz="6" w:space="0" w:color="auto"/>
              <w:right w:val="outset" w:sz="6" w:space="0" w:color="auto"/>
            </w:tcBorders>
          </w:tcPr>
          <w:p w14:paraId="35723225" w14:textId="61DF105F" w:rsidR="001C53EE" w:rsidRPr="003E3B6F" w:rsidRDefault="001C53EE" w:rsidP="001C53EE">
            <w:pPr>
              <w:rPr>
                <w:ins w:id="21722" w:author="mbeckerle" w:date="2013-07-10T18:29:00Z"/>
                <w:rFonts w:eastAsia="MS Mincho" w:cs="Arial"/>
              </w:rPr>
            </w:pPr>
            <w:ins w:id="21723" w:author="mbeckerle" w:date="2013-07-10T18:30:00Z">
              <w:r w:rsidRPr="001C53EE">
                <w:rPr>
                  <w:rFonts w:eastAsia="MS Mincho" w:cs="Arial"/>
                </w:rPr>
                <w:t>dfdl:decodeDFDLEntities ($arg)</w:t>
              </w:r>
            </w:ins>
          </w:p>
        </w:tc>
        <w:tc>
          <w:tcPr>
            <w:tcW w:w="0" w:type="auto"/>
            <w:tcBorders>
              <w:top w:val="outset" w:sz="6" w:space="0" w:color="auto"/>
              <w:left w:val="outset" w:sz="6" w:space="0" w:color="auto"/>
              <w:bottom w:val="outset" w:sz="6" w:space="0" w:color="auto"/>
              <w:right w:val="outset" w:sz="6" w:space="0" w:color="auto"/>
            </w:tcBorders>
          </w:tcPr>
          <w:p w14:paraId="78FA749A" w14:textId="23EBF125" w:rsidR="001C53EE" w:rsidRPr="003E3B6F" w:rsidRDefault="00D627B9">
            <w:pPr>
              <w:rPr>
                <w:ins w:id="21724" w:author="mbeckerle" w:date="2013-07-10T18:29:00Z"/>
              </w:rPr>
              <w:pPrChange w:id="21725" w:author="mbeckerle" w:date="2013-07-24T08:40:00Z">
                <w:pPr>
                  <w:numPr>
                    <w:numId w:val="8"/>
                  </w:numPr>
                  <w:tabs>
                    <w:tab w:val="num" w:pos="1080"/>
                  </w:tabs>
                  <w:ind w:left="1080" w:hanging="360"/>
                </w:pPr>
              </w:pPrChange>
            </w:pPr>
            <w:ins w:id="21726" w:author="mbeckerle" w:date="2013-07-11T16:52:00Z">
              <w:r>
                <w:rPr>
                  <w:rFonts w:cs="Arial"/>
                  <w:color w:val="000000"/>
                  <w:lang w:eastAsia="en-GB"/>
                </w:rPr>
                <w:t>Returns a string constructed from the $arg string argument. If $arg contains syntax matching DFDL Character Entities syntax, then the corresponding characters are used in the result.  Any characters in $arg not matching the DFDL Character Entities syntax remain unchanged in the result.</w:t>
              </w:r>
              <w:r>
                <w:rPr>
                  <w:rFonts w:cs="Arial"/>
                  <w:color w:val="000000"/>
                  <w:lang w:eastAsia="en-GB"/>
                </w:rPr>
                <w:br/>
              </w:r>
              <w:r>
                <w:rPr>
                  <w:rFonts w:cs="Arial"/>
                  <w:color w:val="000000"/>
                  <w:lang w:eastAsia="en-GB"/>
                </w:rPr>
                <w:br/>
                <w:t>It is a schema definition error if $arg contains syntax matching DFDL Byte Value Entities syntax.</w:t>
              </w:r>
            </w:ins>
          </w:p>
        </w:tc>
      </w:tr>
      <w:tr w:rsidR="003E3B6F" w:rsidRPr="005F682A" w14:paraId="64A5C0B3" w14:textId="77777777" w:rsidTr="003E3B6F">
        <w:trPr>
          <w:tblCellSpacing w:w="15" w:type="dxa"/>
          <w:ins w:id="21727" w:author="mbeckerle" w:date="2012-07-03T14:19:00Z"/>
        </w:trPr>
        <w:tc>
          <w:tcPr>
            <w:tcW w:w="0" w:type="auto"/>
            <w:tcBorders>
              <w:top w:val="outset" w:sz="6" w:space="0" w:color="auto"/>
              <w:left w:val="outset" w:sz="6" w:space="0" w:color="auto"/>
              <w:bottom w:val="outset" w:sz="6" w:space="0" w:color="auto"/>
              <w:right w:val="outset" w:sz="6" w:space="0" w:color="auto"/>
            </w:tcBorders>
          </w:tcPr>
          <w:p w14:paraId="0E31E590" w14:textId="3F499539" w:rsidR="003E3B6F" w:rsidRPr="003E3B6F" w:rsidRDefault="003E3B6F" w:rsidP="00FC1AA3">
            <w:pPr>
              <w:rPr>
                <w:ins w:id="21728" w:author="mbeckerle" w:date="2012-07-03T14:19:00Z"/>
                <w:rFonts w:eastAsia="MS Mincho" w:cs="Arial"/>
              </w:rPr>
            </w:pPr>
            <w:commentRangeStart w:id="21729"/>
            <w:ins w:id="21730" w:author="mbeckerle" w:date="2012-07-03T14:19:00Z">
              <w:r w:rsidRPr="003E3B6F">
                <w:rPr>
                  <w:rFonts w:eastAsia="MS Mincho" w:cs="Arial"/>
                </w:rPr>
                <w:t>dfdl:contains</w:t>
              </w:r>
            </w:ins>
            <w:ins w:id="21731" w:author="mbeckerle" w:date="2013-07-11T16:53:00Z">
              <w:r w:rsidR="00D627B9">
                <w:rPr>
                  <w:rFonts w:eastAsia="MS Mincho" w:cs="Arial"/>
                </w:rPr>
                <w:t>DFDL</w:t>
              </w:r>
            </w:ins>
            <w:ins w:id="21732" w:author="mbeckerle" w:date="2012-07-03T14:19:00Z">
              <w:r w:rsidRPr="003E3B6F">
                <w:rPr>
                  <w:rFonts w:eastAsia="MS Mincho" w:cs="Arial"/>
                </w:rPr>
                <w:t>Entit</w:t>
              </w:r>
            </w:ins>
            <w:ins w:id="21733" w:author="mbeckerle" w:date="2013-07-11T16:53:00Z">
              <w:r w:rsidR="00D627B9">
                <w:rPr>
                  <w:rFonts w:eastAsia="MS Mincho" w:cs="Arial"/>
                </w:rPr>
                <w:t>ies</w:t>
              </w:r>
            </w:ins>
            <w:ins w:id="21734" w:author="mbeckerle" w:date="2012-07-03T14:19:00Z">
              <w:del w:id="21735" w:author="Steve Hanson" w:date="2012-08-10T15:04:00Z">
                <w:r w:rsidRPr="003E3B6F" w:rsidDel="00FC1AA3">
                  <w:rPr>
                    <w:rFonts w:eastAsia="MS Mincho" w:cs="Arial"/>
                  </w:rPr>
                  <w:delText xml:space="preserve"> </w:delText>
                </w:r>
              </w:del>
              <w:r w:rsidRPr="003E3B6F">
                <w:rPr>
                  <w:rFonts w:eastAsia="MS Mincho" w:cs="Arial"/>
                </w:rPr>
                <w:t xml:space="preserve">($arg) </w:t>
              </w:r>
            </w:ins>
          </w:p>
        </w:tc>
        <w:tc>
          <w:tcPr>
            <w:tcW w:w="0" w:type="auto"/>
            <w:tcBorders>
              <w:top w:val="outset" w:sz="6" w:space="0" w:color="auto"/>
              <w:left w:val="outset" w:sz="6" w:space="0" w:color="auto"/>
              <w:bottom w:val="outset" w:sz="6" w:space="0" w:color="auto"/>
              <w:right w:val="outset" w:sz="6" w:space="0" w:color="auto"/>
            </w:tcBorders>
          </w:tcPr>
          <w:p w14:paraId="2B40811B" w14:textId="77777777" w:rsidR="003E3B6F" w:rsidRPr="005F682A" w:rsidRDefault="003E3B6F" w:rsidP="003E3B6F">
            <w:pPr>
              <w:rPr>
                <w:ins w:id="21736" w:author="mbeckerle" w:date="2012-07-03T14:19:00Z"/>
              </w:rPr>
            </w:pPr>
            <w:ins w:id="21737" w:author="mbeckerle" w:date="2012-07-03T14:19:00Z">
              <w:r w:rsidRPr="003E3B6F">
                <w:t>Returns a Boolean indicating whether the $arg string argument contains one or more DFDL entities</w:t>
              </w:r>
              <w:r w:rsidRPr="005F682A">
                <w:t xml:space="preserve">. </w:t>
              </w:r>
              <w:commentRangeEnd w:id="21729"/>
              <w:r w:rsidR="00F832C2">
                <w:rPr>
                  <w:rStyle w:val="CommentReference"/>
                </w:rPr>
                <w:commentReference w:id="21729"/>
              </w:r>
            </w:ins>
          </w:p>
        </w:tc>
      </w:tr>
    </w:tbl>
    <w:p w14:paraId="3834C8CB" w14:textId="77777777" w:rsidR="00BE79A5" w:rsidRPr="005223F4" w:rsidRDefault="00575D7E" w:rsidP="00575D7E">
      <w:pPr>
        <w:pStyle w:val="Caption"/>
      </w:pPr>
      <w:r w:rsidRPr="005223F4">
        <w:t xml:space="preserve">Table </w:t>
      </w:r>
      <w:fldSimple w:instr=" SEQ Table \* ARABIC ">
        <w:ins w:id="21738" w:author="mbeckerle" w:date="2013-07-10T14:54:00Z">
          <w:r w:rsidR="008B68D7">
            <w:rPr>
              <w:noProof/>
            </w:rPr>
            <w:t>33</w:t>
          </w:r>
        </w:ins>
        <w:del w:id="21739" w:author="mbeckerle" w:date="2013-07-10T14:51:00Z">
          <w:r w:rsidR="00D04199" w:rsidDel="00D9274F">
            <w:rPr>
              <w:noProof/>
            </w:rPr>
            <w:delText>34</w:delText>
          </w:r>
        </w:del>
      </w:fldSimple>
      <w:r w:rsidRPr="005223F4">
        <w:t xml:space="preserve"> DFDL Functions</w:t>
      </w:r>
    </w:p>
    <w:p w14:paraId="5C07E0FF" w14:textId="77777777" w:rsidR="00BE79A5" w:rsidRPr="005223F4" w:rsidRDefault="00BE79A5" w:rsidP="00BE79A5">
      <w:r w:rsidRPr="005223F4">
        <w:t>Notes:</w:t>
      </w:r>
    </w:p>
    <w:p w14:paraId="4A976691" w14:textId="77DC516A" w:rsidR="00230F40" w:rsidRDefault="00BE79A5" w:rsidP="004676F8">
      <w:pPr>
        <w:rPr>
          <w:ins w:id="21740" w:author="mbeckerle" w:date="2012-04-22T21:30:00Z"/>
        </w:rPr>
      </w:pPr>
      <w:commentRangeStart w:id="21741"/>
      <w:r w:rsidRPr="005223F4">
        <w:t>dfdl:</w:t>
      </w:r>
      <w:del w:id="21742" w:author="mbeckerle" w:date="2013-01-20T20:09:00Z">
        <w:r w:rsidRPr="005223F4" w:rsidDel="001526F6">
          <w:delText>unpaddedLength</w:delText>
        </w:r>
      </w:del>
      <w:ins w:id="21743" w:author="mbeckerle" w:date="2013-01-20T20:09:00Z">
        <w:r w:rsidR="001526F6">
          <w:t>value</w:t>
        </w:r>
        <w:r w:rsidR="001526F6" w:rsidRPr="005223F4">
          <w:t>Length</w:t>
        </w:r>
      </w:ins>
      <w:r w:rsidRPr="005223F4">
        <w:t>(path</w:t>
      </w:r>
      <w:ins w:id="21744" w:author="Steve Hanson" w:date="2012-02-24T12:20:00Z">
        <w:r w:rsidR="00F16FDE">
          <w:t>, lengthUnits</w:t>
        </w:r>
      </w:ins>
      <w:r w:rsidRPr="005223F4">
        <w:t xml:space="preserve">) - returns the </w:t>
      </w:r>
      <w:del w:id="21745" w:author="mbeckerle" w:date="2013-01-20T20:09:00Z">
        <w:r w:rsidRPr="005223F4" w:rsidDel="001526F6">
          <w:delText xml:space="preserve">unpadded </w:delText>
        </w:r>
      </w:del>
      <w:ins w:id="21746" w:author="mbeckerle" w:date="2013-01-20T20:09:00Z">
        <w:r w:rsidR="001526F6">
          <w:t>value</w:t>
        </w:r>
        <w:r w:rsidR="001526F6" w:rsidRPr="005223F4">
          <w:t xml:space="preserve"> </w:t>
        </w:r>
      </w:ins>
      <w:r w:rsidRPr="005223F4">
        <w:t xml:space="preserve">length </w:t>
      </w:r>
      <w:commentRangeEnd w:id="21741"/>
      <w:r w:rsidR="00C17600">
        <w:rPr>
          <w:rStyle w:val="CommentReference"/>
        </w:rPr>
        <w:commentReference w:id="21741"/>
      </w:r>
      <w:r w:rsidRPr="005223F4">
        <w:t xml:space="preserve">which excludes any padding or filling which might be added for a </w:t>
      </w:r>
      <w:r w:rsidRPr="005223F4">
        <w:rPr>
          <w:i/>
          <w:iCs/>
        </w:rPr>
        <w:t>specified length</w:t>
      </w:r>
      <w:del w:id="21747" w:author="mbeckerle" w:date="2012-04-22T21:30:00Z">
        <w:r w:rsidRPr="005223F4" w:rsidDel="00230F40">
          <w:br/>
        </w:r>
        <w:r w:rsidRPr="005223F4" w:rsidDel="00230F40">
          <w:br/>
        </w:r>
      </w:del>
    </w:p>
    <w:p w14:paraId="1C3AC1AC" w14:textId="77777777" w:rsidR="00230F40" w:rsidRDefault="00BE79A5" w:rsidP="004676F8">
      <w:pPr>
        <w:rPr>
          <w:ins w:id="21748" w:author="mbeckerle" w:date="2012-04-22T21:30:00Z"/>
        </w:rPr>
      </w:pPr>
      <w:r w:rsidRPr="005223F4">
        <w:t>If the element declaration in the DFDL schema corresponding to the infoset item is not potentially represented, then the unpadded length is defined to be 0.</w:t>
      </w:r>
      <w:del w:id="21749" w:author="mbeckerle" w:date="2012-04-22T21:30:00Z">
        <w:r w:rsidRPr="005223F4" w:rsidDel="00230F40">
          <w:br/>
        </w:r>
        <w:r w:rsidRPr="005223F4" w:rsidDel="00230F40">
          <w:br/>
        </w:r>
      </w:del>
    </w:p>
    <w:p w14:paraId="371643C5" w14:textId="61BF2DA2" w:rsidR="00230F40" w:rsidRDefault="00BE79A5" w:rsidP="004676F8">
      <w:pPr>
        <w:rPr>
          <w:ins w:id="21750" w:author="mbeckerle" w:date="2012-04-22T21:30:00Z"/>
        </w:rPr>
      </w:pPr>
      <w:r w:rsidRPr="005223F4">
        <w:t xml:space="preserve">The </w:t>
      </w:r>
      <w:del w:id="21751" w:author="mbeckerle" w:date="2013-01-20T20:09:00Z">
        <w:r w:rsidRPr="005223F4" w:rsidDel="001526F6">
          <w:delText xml:space="preserve">unpadded </w:delText>
        </w:r>
      </w:del>
      <w:ins w:id="21752" w:author="mbeckerle" w:date="2013-01-20T20:09:00Z">
        <w:r w:rsidR="001526F6">
          <w:t>value</w:t>
        </w:r>
        <w:r w:rsidR="001526F6" w:rsidRPr="005223F4">
          <w:t xml:space="preserve"> </w:t>
        </w:r>
      </w:ins>
      <w:r w:rsidRPr="005223F4">
        <w:t xml:space="preserve">length includes the length contributions from introduced escape characters </w:t>
      </w:r>
      <w:del w:id="21753" w:author="mbeckerle" w:date="2013-01-28T12:37:00Z">
        <w:r w:rsidRPr="005223F4" w:rsidDel="004F385A">
          <w:delText xml:space="preserve">required </w:delText>
        </w:r>
      </w:del>
      <w:ins w:id="21754" w:author="mbeckerle" w:date="2013-01-28T12:37:00Z">
        <w:r w:rsidR="004F385A">
          <w:t>needed</w:t>
        </w:r>
        <w:r w:rsidR="004F385A" w:rsidRPr="005223F4">
          <w:t xml:space="preserve"> </w:t>
        </w:r>
      </w:ins>
      <w:r w:rsidRPr="005223F4">
        <w:t xml:space="preserve">to escape contained delimiters (if such are defined, and will appear in the output representation). </w:t>
      </w:r>
      <w:del w:id="21755" w:author="mbeckerle" w:date="2012-04-22T21:30:00Z">
        <w:r w:rsidRPr="005223F4" w:rsidDel="00230F40">
          <w:br/>
        </w:r>
        <w:r w:rsidRPr="005223F4" w:rsidDel="00230F40">
          <w:br/>
        </w:r>
      </w:del>
    </w:p>
    <w:p w14:paraId="3250BA29" w14:textId="2D98759B" w:rsidR="00230F40" w:rsidRDefault="00BE79A5" w:rsidP="004676F8">
      <w:pPr>
        <w:rPr>
          <w:ins w:id="21756" w:author="mbeckerle" w:date="2012-04-22T21:30:00Z"/>
        </w:rPr>
      </w:pPr>
      <w:r w:rsidRPr="005223F4">
        <w:t xml:space="preserve">The </w:t>
      </w:r>
      <w:del w:id="21757" w:author="mbeckerle" w:date="2013-01-20T20:09:00Z">
        <w:r w:rsidRPr="005223F4" w:rsidDel="001526F6">
          <w:delText xml:space="preserve">unpadded </w:delText>
        </w:r>
      </w:del>
      <w:ins w:id="21758" w:author="mbeckerle" w:date="2013-01-20T20:09:00Z">
        <w:r w:rsidR="001526F6">
          <w:t>value</w:t>
        </w:r>
        <w:r w:rsidR="001526F6" w:rsidRPr="005223F4">
          <w:t xml:space="preserve"> </w:t>
        </w:r>
      </w:ins>
      <w:r w:rsidRPr="005223F4">
        <w:t xml:space="preserve">length is also a function of the dfdl:encoding property. Multi-byte and variable-width character set encodings will commonly contribute more bytes to the </w:t>
      </w:r>
      <w:del w:id="21759" w:author="mbeckerle" w:date="2013-01-28T13:31:00Z">
        <w:r w:rsidRPr="005223F4" w:rsidDel="00C17600">
          <w:delText xml:space="preserve">unpadded </w:delText>
        </w:r>
      </w:del>
      <w:ins w:id="21760" w:author="mbeckerle" w:date="2013-01-28T13:31:00Z">
        <w:r w:rsidR="00C17600">
          <w:t>value</w:t>
        </w:r>
        <w:r w:rsidR="00C17600" w:rsidRPr="005223F4">
          <w:t xml:space="preserve"> </w:t>
        </w:r>
      </w:ins>
      <w:r w:rsidRPr="005223F4">
        <w:t xml:space="preserve">length than a single-byte character set would. </w:t>
      </w:r>
      <w:del w:id="21761" w:author="mbeckerle" w:date="2012-04-22T21:30:00Z">
        <w:r w:rsidRPr="005223F4" w:rsidDel="00230F40">
          <w:br/>
        </w:r>
        <w:r w:rsidRPr="005223F4" w:rsidDel="00230F40">
          <w:br/>
        </w:r>
      </w:del>
    </w:p>
    <w:p w14:paraId="7DFC9BBF" w14:textId="3CE957A0" w:rsidR="00230F40" w:rsidRDefault="00BE79A5" w:rsidP="004676F8">
      <w:pPr>
        <w:rPr>
          <w:ins w:id="21762" w:author="mbeckerle" w:date="2012-04-22T21:30:00Z"/>
        </w:rPr>
      </w:pPr>
      <w:r w:rsidRPr="005223F4">
        <w:t xml:space="preserve">The </w:t>
      </w:r>
      <w:del w:id="21763" w:author="mbeckerle" w:date="2013-01-20T20:09:00Z">
        <w:r w:rsidRPr="005223F4" w:rsidDel="001526F6">
          <w:delText xml:space="preserve">unpadded </w:delText>
        </w:r>
      </w:del>
      <w:ins w:id="21764" w:author="mbeckerle" w:date="2013-01-20T20:09:00Z">
        <w:r w:rsidR="001526F6">
          <w:t>value</w:t>
        </w:r>
        <w:r w:rsidR="001526F6" w:rsidRPr="005223F4">
          <w:t xml:space="preserve"> </w:t>
        </w:r>
      </w:ins>
      <w:r w:rsidRPr="005223F4">
        <w:t xml:space="preserve">length is computed from the DFDL infoset value, ignoring the dfdl:length or dfdl:textOutputMinLength property. Other DFDL properties which affect the length of a text or binary representation </w:t>
      </w:r>
      <w:del w:id="21765" w:author="mbeckerle" w:date="2013-01-20T20:09:00Z">
        <w:r w:rsidRPr="005223F4" w:rsidDel="001526F6">
          <w:delText xml:space="preserve"> </w:delText>
        </w:r>
      </w:del>
      <w:r w:rsidRPr="005223F4">
        <w:t>are respected, it is only an explicit length which is ignored.</w:t>
      </w:r>
      <w:del w:id="21766" w:author="mbeckerle" w:date="2012-04-22T21:30:00Z">
        <w:r w:rsidRPr="005223F4" w:rsidDel="00230F40">
          <w:br/>
        </w:r>
        <w:r w:rsidRPr="005223F4" w:rsidDel="00230F40">
          <w:br/>
        </w:r>
      </w:del>
    </w:p>
    <w:p w14:paraId="354F7AE4" w14:textId="0095C282" w:rsidR="00BE79A5" w:rsidRPr="005223F4" w:rsidDel="00230F40" w:rsidRDefault="00BE79A5" w:rsidP="004676F8">
      <w:pPr>
        <w:rPr>
          <w:del w:id="21767" w:author="mbeckerle" w:date="2012-04-22T21:30:00Z"/>
        </w:rPr>
      </w:pPr>
      <w:r w:rsidRPr="005223F4">
        <w:t>For a complex type, this means a bottom up totaling of the dfdl:</w:t>
      </w:r>
      <w:del w:id="21768" w:author="mbeckerle" w:date="2013-01-20T20:10:00Z">
        <w:r w:rsidRPr="005223F4" w:rsidDel="001526F6">
          <w:delText>representationLength</w:delText>
        </w:r>
      </w:del>
      <w:ins w:id="21769" w:author="mbeckerle" w:date="2013-01-20T20:10:00Z">
        <w:r w:rsidR="001526F6">
          <w:t>content</w:t>
        </w:r>
        <w:r w:rsidR="001526F6" w:rsidRPr="005223F4">
          <w:t>Length</w:t>
        </w:r>
      </w:ins>
      <w:r w:rsidRPr="005223F4">
        <w:t>() of all the contents and framing of the complex type.</w:t>
      </w:r>
      <w:del w:id="21770" w:author="mbeckerle" w:date="2012-04-22T21:30:00Z">
        <w:r w:rsidRPr="005223F4" w:rsidDel="00230F40">
          <w:br/>
        </w:r>
      </w:del>
    </w:p>
    <w:p w14:paraId="0DF8F538" w14:textId="77777777" w:rsidR="00230F40" w:rsidRDefault="00230F40" w:rsidP="00FC1AA3">
      <w:pPr>
        <w:rPr>
          <w:ins w:id="21771" w:author="mbeckerle" w:date="2012-04-22T21:30:00Z"/>
          <w:rFonts w:cs="Arial"/>
          <w:lang w:eastAsia="ja-JP" w:bidi="he-IL"/>
        </w:rPr>
      </w:pPr>
    </w:p>
    <w:p w14:paraId="452A5804" w14:textId="219FA3A0" w:rsidR="00BE79A5" w:rsidRPr="005223F4" w:rsidRDefault="00BE79A5" w:rsidP="00FC1AA3">
      <w:r w:rsidRPr="002C6D29">
        <w:rPr>
          <w:rFonts w:cs="Arial"/>
          <w:lang w:eastAsia="ja-JP" w:bidi="he-IL"/>
        </w:rPr>
        <w:t>dfdl:</w:t>
      </w:r>
      <w:del w:id="21772" w:author="mbeckerle" w:date="2013-01-20T20:10:00Z">
        <w:r w:rsidRPr="002C6D29" w:rsidDel="001526F6">
          <w:rPr>
            <w:rFonts w:cs="Arial"/>
            <w:lang w:eastAsia="ja-JP" w:bidi="he-IL"/>
          </w:rPr>
          <w:delText>representationLength</w:delText>
        </w:r>
      </w:del>
      <w:ins w:id="21773" w:author="mbeckerle" w:date="2013-01-20T20:10:00Z">
        <w:r w:rsidR="001526F6">
          <w:rPr>
            <w:rFonts w:cs="Arial"/>
            <w:lang w:eastAsia="ja-JP" w:bidi="he-IL"/>
          </w:rPr>
          <w:t>content</w:t>
        </w:r>
        <w:r w:rsidR="001526F6" w:rsidRPr="002C6D29">
          <w:rPr>
            <w:rFonts w:cs="Arial"/>
            <w:lang w:eastAsia="ja-JP" w:bidi="he-IL"/>
          </w:rPr>
          <w:t>Length</w:t>
        </w:r>
      </w:ins>
      <w:r w:rsidRPr="005223F4">
        <w:rPr>
          <w:rFonts w:cs="Arial"/>
        </w:rPr>
        <w:t>(path</w:t>
      </w:r>
      <w:ins w:id="21774" w:author="Steve Hanson" w:date="2012-02-24T12:20:00Z">
        <w:r w:rsidR="00F16FDE">
          <w:rPr>
            <w:rFonts w:cs="Arial"/>
          </w:rPr>
          <w:t xml:space="preserve">, </w:t>
        </w:r>
        <w:commentRangeStart w:id="21775"/>
        <w:r w:rsidR="00F16FDE">
          <w:rPr>
            <w:rFonts w:cs="Arial"/>
          </w:rPr>
          <w:t>leng</w:t>
        </w:r>
      </w:ins>
      <w:ins w:id="21776" w:author="mbeckerle" w:date="2012-04-23T00:54:00Z">
        <w:r w:rsidR="00363811">
          <w:rPr>
            <w:rFonts w:cs="Arial"/>
          </w:rPr>
          <w:t>t</w:t>
        </w:r>
      </w:ins>
      <w:ins w:id="21777" w:author="Steve Hanson" w:date="2012-02-24T12:20:00Z">
        <w:r w:rsidR="00F16FDE">
          <w:rPr>
            <w:rFonts w:cs="Arial"/>
          </w:rPr>
          <w:t>hUnits</w:t>
        </w:r>
      </w:ins>
      <w:commentRangeEnd w:id="21775"/>
      <w:r w:rsidR="00313576">
        <w:rPr>
          <w:rStyle w:val="CommentReference"/>
        </w:rPr>
        <w:commentReference w:id="21775"/>
      </w:r>
      <w:r w:rsidRPr="005223F4">
        <w:rPr>
          <w:rFonts w:cs="Arial"/>
        </w:rPr>
        <w:t xml:space="preserve">) – returns the length of the </w:t>
      </w:r>
      <w:del w:id="21778" w:author="mbeckerle" w:date="2013-01-20T20:10:00Z">
        <w:r w:rsidRPr="005223F4" w:rsidDel="001526F6">
          <w:rPr>
            <w:rFonts w:cs="Arial"/>
          </w:rPr>
          <w:delText xml:space="preserve">representation </w:delText>
        </w:r>
      </w:del>
      <w:ins w:id="21779" w:author="mbeckerle" w:date="2013-01-20T20:10:00Z">
        <w:r w:rsidR="001526F6">
          <w:rPr>
            <w:rFonts w:cs="Arial"/>
          </w:rPr>
          <w:t>content</w:t>
        </w:r>
        <w:r w:rsidR="001526F6" w:rsidRPr="005223F4">
          <w:rPr>
            <w:rFonts w:cs="Arial"/>
          </w:rPr>
          <w:t xml:space="preserve"> </w:t>
        </w:r>
      </w:ins>
      <w:r w:rsidRPr="005223F4">
        <w:rPr>
          <w:rFonts w:cs="Arial"/>
        </w:rPr>
        <w:t xml:space="preserve">of the infoset </w:t>
      </w:r>
      <w:r w:rsidRPr="005223F4">
        <w:t xml:space="preserve">data item as identified by the path argument. This includes padding or filling or truncation which might be carried out for a </w:t>
      </w:r>
      <w:r w:rsidRPr="005223F4">
        <w:rPr>
          <w:i/>
          <w:iCs/>
        </w:rPr>
        <w:t>specified length</w:t>
      </w:r>
      <w:r w:rsidRPr="005223F4">
        <w:t xml:space="preserve"> item.</w:t>
      </w:r>
    </w:p>
    <w:p w14:paraId="047F6D78" w14:textId="22E42064" w:rsidR="004676F8" w:rsidRPr="005223F4" w:rsidDel="00230F40" w:rsidRDefault="004676F8" w:rsidP="004676F8">
      <w:pPr>
        <w:suppressAutoHyphens/>
        <w:rPr>
          <w:del w:id="21780" w:author="mbeckerle" w:date="2012-04-22T21:30:00Z"/>
        </w:rPr>
      </w:pPr>
    </w:p>
    <w:p w14:paraId="27974A2B" w14:textId="2E2C1B62" w:rsidR="00BE79A5" w:rsidRPr="005223F4" w:rsidRDefault="00BE79A5" w:rsidP="004676F8">
      <w:r w:rsidRPr="005223F4">
        <w:t>If the element declaration in the DFDL schema corresponding to the infoset item is not potentially represented</w:t>
      </w:r>
      <w:ins w:id="21781" w:author="mbeckerle" w:date="2012-04-23T00:55:00Z">
        <w:r w:rsidR="00363811">
          <w:t xml:space="preserve"> (e.g., has an dfdl:inputValueCalc property)</w:t>
        </w:r>
      </w:ins>
      <w:r w:rsidRPr="005223F4">
        <w:t>, then the length is defined to be 0.</w:t>
      </w:r>
    </w:p>
    <w:p w14:paraId="72052896" w14:textId="78C84CD2" w:rsidR="00BE79A5" w:rsidRPr="005223F4" w:rsidRDefault="00BE79A5" w:rsidP="004676F8">
      <w:r w:rsidRPr="005223F4">
        <w:t>When unparsing with dfdl:lengthKind="explicit", the calculation of dfdl:</w:t>
      </w:r>
      <w:del w:id="21782" w:author="mbeckerle" w:date="2013-01-20T20:10:00Z">
        <w:r w:rsidRPr="005223F4" w:rsidDel="001526F6">
          <w:delText>representationLength</w:delText>
        </w:r>
      </w:del>
      <w:ins w:id="21783" w:author="mbeckerle" w:date="2013-01-20T20:10:00Z">
        <w:r w:rsidR="001526F6">
          <w:t>content</w:t>
        </w:r>
        <w:r w:rsidR="001526F6" w:rsidRPr="005223F4">
          <w:t>Length</w:t>
        </w:r>
      </w:ins>
      <w:r w:rsidRPr="005223F4">
        <w:t>() returns the value of the dfdl:length property.</w:t>
      </w:r>
    </w:p>
    <w:p w14:paraId="4AF301F2" w14:textId="24BB54E7" w:rsidR="004676F8" w:rsidRPr="005223F4" w:rsidDel="00230F40" w:rsidRDefault="004676F8" w:rsidP="004676F8">
      <w:pPr>
        <w:rPr>
          <w:del w:id="21784" w:author="mbeckerle" w:date="2012-04-22T21:30:00Z"/>
        </w:rPr>
      </w:pPr>
    </w:p>
    <w:p w14:paraId="679E79B4" w14:textId="105C0F8B" w:rsidR="00BE79A5" w:rsidDel="00C46870" w:rsidRDefault="00BE79A5" w:rsidP="00FC1AA3">
      <w:pPr>
        <w:rPr>
          <w:del w:id="21785" w:author="mbeckerle" w:date="2012-04-22T21:30:00Z"/>
        </w:rPr>
      </w:pPr>
      <w:r w:rsidRPr="005223F4">
        <w:t>For both dfdl:</w:t>
      </w:r>
      <w:del w:id="21786" w:author="mbeckerle" w:date="2013-01-20T20:11:00Z">
        <w:r w:rsidRPr="005223F4" w:rsidDel="001526F6">
          <w:delText>representationLength</w:delText>
        </w:r>
      </w:del>
      <w:ins w:id="21787" w:author="mbeckerle" w:date="2013-01-20T20:11:00Z">
        <w:r w:rsidR="001526F6">
          <w:t>content</w:t>
        </w:r>
        <w:r w:rsidR="001526F6" w:rsidRPr="005223F4">
          <w:t>Length</w:t>
        </w:r>
      </w:ins>
      <w:ins w:id="21788" w:author="Steve Hanson" w:date="2012-02-24T12:20:00Z">
        <w:r w:rsidR="00F16FDE">
          <w:t>()</w:t>
        </w:r>
      </w:ins>
      <w:r w:rsidRPr="005223F4">
        <w:t xml:space="preserve"> and dfdl:</w:t>
      </w:r>
      <w:del w:id="21789" w:author="mbeckerle" w:date="2013-01-20T20:11:00Z">
        <w:r w:rsidRPr="005223F4" w:rsidDel="001526F6">
          <w:delText>unpaddedLength</w:delText>
        </w:r>
      </w:del>
      <w:ins w:id="21790" w:author="mbeckerle" w:date="2013-01-20T20:11:00Z">
        <w:r w:rsidR="001526F6">
          <w:t>value</w:t>
        </w:r>
        <w:r w:rsidR="001526F6" w:rsidRPr="005223F4">
          <w:t>Length</w:t>
        </w:r>
      </w:ins>
      <w:ins w:id="21791" w:author="Steve Hanson" w:date="2012-02-24T12:20:00Z">
        <w:r w:rsidR="00F16FDE">
          <w:t>()</w:t>
        </w:r>
      </w:ins>
      <w:r w:rsidRPr="005223F4">
        <w:t xml:space="preserve">, the </w:t>
      </w:r>
      <w:del w:id="21792" w:author="mbeckerle" w:date="2013-01-20T20:11:00Z">
        <w:r w:rsidRPr="005223F4" w:rsidDel="001526F6">
          <w:delText xml:space="preserve">representation </w:delText>
        </w:r>
      </w:del>
      <w:ins w:id="21793" w:author="mbeckerle" w:date="2013-01-20T20:11:00Z">
        <w:r w:rsidR="001526F6">
          <w:t>content</w:t>
        </w:r>
        <w:r w:rsidR="001526F6" w:rsidRPr="005223F4">
          <w:t xml:space="preserve"> </w:t>
        </w:r>
      </w:ins>
      <w:r w:rsidRPr="005223F4">
        <w:t>length excludes any alignment filling as well as excluding any leading or trailing skip bytes. That is, the returned length is about the length of the content, and not about the position of that content in the output data stream.</w:t>
      </w:r>
    </w:p>
    <w:p w14:paraId="35038EB1" w14:textId="77777777" w:rsidR="00C46870" w:rsidRDefault="00C46870" w:rsidP="00BE79A5">
      <w:pPr>
        <w:rPr>
          <w:ins w:id="21794" w:author="mbeckerle" w:date="2013-07-24T08:40:00Z"/>
        </w:rPr>
      </w:pPr>
    </w:p>
    <w:p w14:paraId="35165DC7" w14:textId="294482B0" w:rsidR="00C46870" w:rsidRPr="005223F4" w:rsidRDefault="00C46870" w:rsidP="00BE79A5">
      <w:pPr>
        <w:rPr>
          <w:ins w:id="21795" w:author="mbeckerle" w:date="2013-07-24T08:40:00Z"/>
        </w:rPr>
      </w:pPr>
      <w:ins w:id="21796" w:author="mbeckerle" w:date="2013-07-24T08:40:00Z">
        <w:r w:rsidRPr="003E3B6F">
          <w:t xml:space="preserve">Use </w:t>
        </w:r>
        <w:r>
          <w:t>dfdl:encodeDFDLEntities()</w:t>
        </w:r>
        <w:r w:rsidRPr="003E3B6F">
          <w:t xml:space="preserve"> when the value of a DFDL property is obtained from the data stream using an expression, and the type of the property is DFDL String Literal or List of DFDL String Literals, and the values extracted from the data stream could contain '%' or space characters. If the data already contains DFDL entities, this function should not be used.</w:t>
        </w:r>
      </w:ins>
    </w:p>
    <w:bookmarkEnd w:id="21713"/>
    <w:p w14:paraId="45AFD198" w14:textId="3D3A935B" w:rsidR="00BE79A5" w:rsidRPr="005223F4" w:rsidDel="00230F40" w:rsidRDefault="00C46870" w:rsidP="00BE79A5">
      <w:pPr>
        <w:rPr>
          <w:del w:id="21797" w:author="mbeckerle" w:date="2012-04-22T21:30:00Z"/>
        </w:rPr>
      </w:pPr>
      <w:ins w:id="21798" w:author="mbeckerle" w:date="2013-07-24T08:41:00Z">
        <w:r>
          <w:rPr>
            <w:rFonts w:cs="Arial"/>
            <w:color w:val="000000"/>
            <w:lang w:eastAsia="en-GB"/>
          </w:rPr>
          <w:t>Use dfdl:decodeDFDLEntities() when you need to create a value which contains characters for which DFDL Character Entities are needed.  An example is to create data containing the NUL (character code 0) codepoint. This character code is not allowed in XML documents, including DFDL Schemas; hence, it must be specified using a DFDL Character Entity. Within a DFDL Expression, use this function to obtain a string containing this character.</w:t>
        </w:r>
      </w:ins>
      <w:del w:id="21799" w:author="mbeckerle" w:date="2012-04-22T21:30:00Z">
        <w:r w:rsidR="00BE79A5" w:rsidRPr="005223F4" w:rsidDel="00230F40">
          <w:delText xml:space="preserve"> </w:delText>
        </w:r>
      </w:del>
    </w:p>
    <w:p w14:paraId="0508A0F2" w14:textId="77777777" w:rsidR="00BE79A5" w:rsidRPr="005223F4" w:rsidRDefault="00BE79A5" w:rsidP="00FC1AA3"/>
    <w:p w14:paraId="37130688" w14:textId="77777777" w:rsidR="007E3F6F" w:rsidRPr="005223F4" w:rsidRDefault="007E3F6F" w:rsidP="009E142C">
      <w:pPr>
        <w:pStyle w:val="Heading1"/>
      </w:pPr>
      <w:bookmarkStart w:id="21800" w:name="_Ref198708488"/>
      <w:bookmarkStart w:id="21801" w:name="_Toc199516288"/>
      <w:bookmarkStart w:id="21802" w:name="_Toc243112808"/>
      <w:r w:rsidRPr="005223F4">
        <w:t xml:space="preserve"> </w:t>
      </w:r>
      <w:bookmarkStart w:id="21803" w:name="_Ref254775215"/>
      <w:bookmarkStart w:id="21804" w:name="_Toc349042877"/>
      <w:bookmarkStart w:id="21805" w:name="_Toc362453606"/>
      <w:r w:rsidRPr="005223F4">
        <w:t xml:space="preserve">DFDL Regular </w:t>
      </w:r>
      <w:commentRangeStart w:id="21806"/>
      <w:r w:rsidRPr="005223F4">
        <w:t>Expressions</w:t>
      </w:r>
      <w:bookmarkEnd w:id="21800"/>
      <w:bookmarkEnd w:id="21801"/>
      <w:bookmarkEnd w:id="21802"/>
      <w:bookmarkEnd w:id="21803"/>
      <w:bookmarkEnd w:id="21804"/>
      <w:commentRangeEnd w:id="21806"/>
      <w:r w:rsidR="00EE7A9B">
        <w:rPr>
          <w:rStyle w:val="CommentReference"/>
          <w:rFonts w:cs="Times New Roman"/>
          <w:b w:val="0"/>
          <w:bCs w:val="0"/>
          <w:kern w:val="0"/>
        </w:rPr>
        <w:commentReference w:id="21806"/>
      </w:r>
      <w:bookmarkEnd w:id="21805"/>
    </w:p>
    <w:p w14:paraId="6FEE6618" w14:textId="6DD58CF7" w:rsidR="007E3F6F" w:rsidRPr="00827D2A" w:rsidDel="00230F40" w:rsidRDefault="007E3F6F">
      <w:pPr>
        <w:rPr>
          <w:del w:id="21807" w:author="mbeckerle" w:date="2012-04-22T21:30:00Z"/>
        </w:rPr>
        <w:pPrChange w:id="21808" w:author="mbeckerle" w:date="2013-07-11T19:15:00Z">
          <w:pPr>
            <w:pStyle w:val="nobreak"/>
          </w:pPr>
        </w:pPrChange>
      </w:pPr>
    </w:p>
    <w:p w14:paraId="32052E72" w14:textId="0AA24D20" w:rsidR="00EE7A9B" w:rsidRDefault="00EE7A9B">
      <w:pPr>
        <w:rPr>
          <w:ins w:id="21809" w:author="mbeckerle" w:date="2013-07-11T19:15:00Z"/>
          <w:rFonts w:cs="Arial"/>
          <w:lang w:eastAsia="en-GB"/>
        </w:rPr>
        <w:pPrChange w:id="21810" w:author="mbeckerle" w:date="2013-07-11T19:15:00Z">
          <w:pPr>
            <w:autoSpaceDE w:val="0"/>
            <w:autoSpaceDN w:val="0"/>
            <w:adjustRightInd w:val="0"/>
          </w:pPr>
        </w:pPrChange>
      </w:pPr>
      <w:ins w:id="21811" w:author="mbeckerle" w:date="2013-07-11T19:13:00Z">
        <w:r w:rsidRPr="00EE7A9B">
          <w:rPr>
            <w:rFonts w:cs="Arial"/>
            <w:lang w:eastAsia="en-GB"/>
            <w:rPrChange w:id="21812" w:author="mbeckerle" w:date="2013-07-11T19:15:00Z">
              <w:rPr>
                <w:rFonts w:cs="Arial"/>
                <w:color w:val="000000"/>
                <w:lang w:eastAsia="en-GB"/>
              </w:rPr>
            </w:rPrChange>
          </w:rPr>
          <w:t xml:space="preserve">A DFDL regular expression may be specified for the dfdl:lengthPattern format property and the dfdl:testPattern </w:t>
        </w:r>
      </w:ins>
      <w:ins w:id="21813" w:author="mbeckerle" w:date="2013-07-24T08:37:00Z">
        <w:r w:rsidR="00C46870">
          <w:rPr>
            <w:rFonts w:cs="Arial"/>
            <w:lang w:eastAsia="en-GB"/>
          </w:rPr>
          <w:t>property</w:t>
        </w:r>
      </w:ins>
      <w:ins w:id="21814" w:author="mbeckerle" w:date="2013-07-11T19:13:00Z">
        <w:r w:rsidRPr="00EE7A9B">
          <w:rPr>
            <w:rFonts w:cs="Arial"/>
            <w:lang w:eastAsia="en-GB"/>
            <w:rPrChange w:id="21815" w:author="mbeckerle" w:date="2013-07-11T19:15:00Z">
              <w:rPr>
                <w:rFonts w:cs="Arial"/>
                <w:color w:val="000000"/>
                <w:lang w:eastAsia="en-GB"/>
              </w:rPr>
            </w:rPrChange>
          </w:rPr>
          <w:t xml:space="preserve"> of the dfdl:assert and dfdl:discriminator annotations.</w:t>
        </w:r>
      </w:ins>
      <w:ins w:id="21816" w:author="mbeckerle" w:date="2013-07-11T19:14:00Z">
        <w:r w:rsidRPr="00EE7A9B">
          <w:rPr>
            <w:rFonts w:cs="Arial"/>
            <w:lang w:eastAsia="en-GB"/>
            <w:rPrChange w:id="21817" w:author="mbeckerle" w:date="2013-07-11T19:15:00Z">
              <w:rPr>
                <w:rFonts w:cs="Arial"/>
                <w:color w:val="000000"/>
                <w:lang w:eastAsia="en-GB"/>
              </w:rPr>
            </w:rPrChange>
          </w:rPr>
          <w:t xml:space="preserve"> </w:t>
        </w:r>
      </w:ins>
      <w:ins w:id="21818" w:author="mbeckerle" w:date="2013-07-11T19:13:00Z">
        <w:r w:rsidRPr="00EE7A9B">
          <w:rPr>
            <w:rFonts w:cs="Arial"/>
            <w:lang w:eastAsia="en-GB"/>
            <w:rPrChange w:id="21819" w:author="mbeckerle" w:date="2013-07-11T19:15:00Z">
              <w:rPr>
                <w:rFonts w:cs="Arial"/>
                <w:color w:val="000000"/>
                <w:lang w:eastAsia="en-GB"/>
              </w:rPr>
            </w:rPrChange>
          </w:rPr>
          <w:t xml:space="preserve">DFDL regular expressions do not interpret DFDL entities. </w:t>
        </w:r>
        <w:r w:rsidRPr="00EE7A9B">
          <w:rPr>
            <w:rFonts w:cs="Arial"/>
            <w:lang w:eastAsia="en-GB"/>
            <w:rPrChange w:id="21820" w:author="mbeckerle" w:date="2013-07-11T19:15:00Z">
              <w:rPr>
                <w:rFonts w:cs="Arial"/>
                <w:color w:val="000000"/>
                <w:lang w:eastAsia="en-GB"/>
              </w:rPr>
            </w:rPrChange>
          </w:rPr>
          <w:br/>
        </w:r>
        <w:r w:rsidRPr="00EE7A9B">
          <w:rPr>
            <w:rFonts w:cs="Arial"/>
            <w:lang w:eastAsia="en-GB"/>
            <w:rPrChange w:id="21821" w:author="mbeckerle" w:date="2013-07-11T19:15:00Z">
              <w:rPr>
                <w:rFonts w:cs="Arial"/>
                <w:color w:val="000000"/>
                <w:lang w:eastAsia="en-GB"/>
              </w:rPr>
            </w:rPrChange>
          </w:rPr>
          <w:br/>
          <w:t xml:space="preserve">A DFDL regular expression is defined by a set of valid pattern characters.  For portability, </w:t>
        </w:r>
        <w:r w:rsidRPr="00EE7A9B">
          <w:rPr>
            <w:rFonts w:cs="Arial"/>
            <w:lang w:eastAsia="en-GB"/>
            <w:rPrChange w:id="21822" w:author="mbeckerle" w:date="2013-07-11T19:15:00Z">
              <w:rPr>
                <w:rFonts w:cs="Arial"/>
                <w:color w:val="000000"/>
                <w:lang w:eastAsia="en-GB"/>
              </w:rPr>
            </w:rPrChange>
          </w:rPr>
          <w:br/>
          <w:t>a DFDL regular expression pattern is restricted to the inclusive subset of the ICU regular</w:t>
        </w:r>
      </w:ins>
      <w:ins w:id="21823" w:author="mbeckerle" w:date="2013-07-11T19:14:00Z">
        <w:r w:rsidRPr="00EE7A9B">
          <w:rPr>
            <w:rFonts w:cs="Arial"/>
            <w:lang w:eastAsia="en-GB"/>
            <w:rPrChange w:id="21824" w:author="mbeckerle" w:date="2013-07-11T19:15:00Z">
              <w:rPr>
                <w:rFonts w:cs="Arial"/>
                <w:color w:val="000000"/>
                <w:lang w:eastAsia="en-GB"/>
              </w:rPr>
            </w:rPrChange>
          </w:rPr>
          <w:t xml:space="preserve"> </w:t>
        </w:r>
      </w:ins>
      <w:ins w:id="21825" w:author="mbeckerle" w:date="2013-07-11T19:13:00Z">
        <w:r w:rsidRPr="00EE7A9B">
          <w:rPr>
            <w:rFonts w:cs="Arial"/>
            <w:lang w:eastAsia="en-GB"/>
            <w:rPrChange w:id="21826" w:author="mbeckerle" w:date="2013-07-11T19:15:00Z">
              <w:rPr>
                <w:rFonts w:cs="Arial"/>
                <w:color w:val="000000"/>
                <w:lang w:eastAsia="en-GB"/>
              </w:rPr>
            </w:rPrChange>
          </w:rPr>
          <w:t xml:space="preserve">expression [ICURE] and the Java(R) 7 regular expression [JAVARE] with the Unicode flags UNICODE_CASE and UNICODE_CHARACTER_CLASS turned on. </w:t>
        </w:r>
      </w:ins>
    </w:p>
    <w:p w14:paraId="49538139" w14:textId="0BD3A123" w:rsidR="00EE7A9B" w:rsidRDefault="00EE7A9B">
      <w:pPr>
        <w:rPr>
          <w:ins w:id="21827" w:author="mbeckerle" w:date="2013-07-11T19:13:00Z"/>
          <w:rFonts w:cs="Arial"/>
          <w:color w:val="000000"/>
          <w:lang w:eastAsia="en-GB"/>
        </w:rPr>
        <w:pPrChange w:id="21828" w:author="mbeckerle" w:date="2013-07-11T19:15:00Z">
          <w:pPr>
            <w:autoSpaceDE w:val="0"/>
            <w:autoSpaceDN w:val="0"/>
            <w:adjustRightInd w:val="0"/>
          </w:pPr>
        </w:pPrChange>
      </w:pPr>
      <w:ins w:id="21829" w:author="mbeckerle" w:date="2013-07-11T19:13:00Z">
        <w:r w:rsidRPr="00EE7A9B">
          <w:rPr>
            <w:rFonts w:cs="Arial"/>
            <w:lang w:eastAsia="en-GB"/>
            <w:rPrChange w:id="21830" w:author="mbeckerle" w:date="2013-07-11T19:15:00Z">
              <w:rPr>
                <w:rFonts w:cs="Arial"/>
                <w:color w:val="000000"/>
                <w:lang w:eastAsia="en-GB"/>
              </w:rPr>
            </w:rPrChange>
          </w:rPr>
          <w:t xml:space="preserve">The following regular expression constructs are not common to both ICU and Java(R) 7 and it is a schema definition error if any are used in a DFDL regular expression: </w:t>
        </w:r>
        <w:r>
          <w:rPr>
            <w:rFonts w:cs="Arial"/>
            <w:color w:val="000000"/>
            <w:lang w:eastAsia="en-GB"/>
          </w:rPr>
          <w:br/>
          <w:t> </w:t>
        </w:r>
      </w:ins>
    </w:p>
    <w:tbl>
      <w:tblPr>
        <w:tblStyle w:val="TableGrid"/>
        <w:tblW w:w="8755" w:type="dxa"/>
        <w:tblLook w:val="04A0" w:firstRow="1" w:lastRow="0" w:firstColumn="1" w:lastColumn="0" w:noHBand="0" w:noVBand="1"/>
      </w:tblPr>
      <w:tblGrid>
        <w:gridCol w:w="3510"/>
        <w:gridCol w:w="3828"/>
        <w:gridCol w:w="1417"/>
      </w:tblGrid>
      <w:tr w:rsidR="00EE7A9B" w14:paraId="1C1DC2F8" w14:textId="77777777" w:rsidTr="00EE7A9B">
        <w:trPr>
          <w:ins w:id="21831" w:author="mbeckerle" w:date="2013-07-11T19:13:00Z"/>
        </w:trPr>
        <w:tc>
          <w:tcPr>
            <w:tcW w:w="3510" w:type="dxa"/>
            <w:tcBorders>
              <w:top w:val="single" w:sz="4" w:space="0" w:color="auto"/>
              <w:left w:val="single" w:sz="4" w:space="0" w:color="auto"/>
              <w:bottom w:val="single" w:sz="4" w:space="0" w:color="auto"/>
              <w:right w:val="single" w:sz="4" w:space="0" w:color="auto"/>
            </w:tcBorders>
            <w:hideMark/>
          </w:tcPr>
          <w:p w14:paraId="23914D3D" w14:textId="77777777" w:rsidR="00EE7A9B" w:rsidRDefault="00EE7A9B">
            <w:pPr>
              <w:autoSpaceDE w:val="0"/>
              <w:autoSpaceDN w:val="0"/>
              <w:adjustRightInd w:val="0"/>
              <w:rPr>
                <w:ins w:id="21832" w:author="mbeckerle" w:date="2013-07-11T19:13:00Z"/>
                <w:rFonts w:cs="Arial"/>
                <w:b/>
                <w:color w:val="000000"/>
                <w:lang w:val="en-GB" w:eastAsia="en-GB"/>
              </w:rPr>
            </w:pPr>
            <w:ins w:id="21833" w:author="mbeckerle" w:date="2013-07-11T19:13:00Z">
              <w:r>
                <w:rPr>
                  <w:rFonts w:cs="Arial"/>
                  <w:b/>
                  <w:color w:val="000000"/>
                  <w:lang w:eastAsia="en-GB"/>
                </w:rPr>
                <w:t>Construct</w:t>
              </w:r>
            </w:ins>
          </w:p>
        </w:tc>
        <w:tc>
          <w:tcPr>
            <w:tcW w:w="3828" w:type="dxa"/>
            <w:tcBorders>
              <w:top w:val="single" w:sz="4" w:space="0" w:color="auto"/>
              <w:left w:val="single" w:sz="4" w:space="0" w:color="auto"/>
              <w:bottom w:val="single" w:sz="4" w:space="0" w:color="auto"/>
              <w:right w:val="single" w:sz="4" w:space="0" w:color="auto"/>
            </w:tcBorders>
            <w:hideMark/>
          </w:tcPr>
          <w:p w14:paraId="184CD55C" w14:textId="77777777" w:rsidR="00EE7A9B" w:rsidRDefault="00EE7A9B">
            <w:pPr>
              <w:autoSpaceDE w:val="0"/>
              <w:autoSpaceDN w:val="0"/>
              <w:adjustRightInd w:val="0"/>
              <w:rPr>
                <w:ins w:id="21834" w:author="mbeckerle" w:date="2013-07-11T19:13:00Z"/>
                <w:rFonts w:cs="Arial"/>
                <w:b/>
                <w:color w:val="000000"/>
                <w:lang w:val="en-GB" w:eastAsia="en-GB"/>
              </w:rPr>
            </w:pPr>
            <w:ins w:id="21835" w:author="mbeckerle" w:date="2013-07-11T19:13:00Z">
              <w:r>
                <w:rPr>
                  <w:rFonts w:cs="Arial"/>
                  <w:b/>
                  <w:color w:val="000000"/>
                  <w:lang w:eastAsia="en-GB"/>
                </w:rPr>
                <w:t>Meaning</w:t>
              </w:r>
            </w:ins>
          </w:p>
        </w:tc>
        <w:tc>
          <w:tcPr>
            <w:tcW w:w="1417" w:type="dxa"/>
            <w:tcBorders>
              <w:top w:val="single" w:sz="4" w:space="0" w:color="auto"/>
              <w:left w:val="single" w:sz="4" w:space="0" w:color="auto"/>
              <w:bottom w:val="single" w:sz="4" w:space="0" w:color="auto"/>
              <w:right w:val="single" w:sz="4" w:space="0" w:color="auto"/>
            </w:tcBorders>
            <w:hideMark/>
          </w:tcPr>
          <w:p w14:paraId="56A1E6BD" w14:textId="77777777" w:rsidR="00EE7A9B" w:rsidRDefault="00EE7A9B">
            <w:pPr>
              <w:autoSpaceDE w:val="0"/>
              <w:autoSpaceDN w:val="0"/>
              <w:adjustRightInd w:val="0"/>
              <w:rPr>
                <w:ins w:id="21836" w:author="mbeckerle" w:date="2013-07-11T19:13:00Z"/>
                <w:rFonts w:cs="Arial"/>
                <w:b/>
                <w:color w:val="000000"/>
                <w:lang w:val="en-GB" w:eastAsia="en-GB"/>
              </w:rPr>
            </w:pPr>
            <w:ins w:id="21837" w:author="mbeckerle" w:date="2013-07-11T19:13:00Z">
              <w:r>
                <w:rPr>
                  <w:rFonts w:cs="Arial"/>
                  <w:b/>
                  <w:color w:val="000000"/>
                  <w:lang w:eastAsia="en-GB"/>
                </w:rPr>
                <w:t>Notes</w:t>
              </w:r>
            </w:ins>
          </w:p>
        </w:tc>
      </w:tr>
      <w:tr w:rsidR="00EE7A9B" w14:paraId="07A221E6" w14:textId="77777777" w:rsidTr="00EE7A9B">
        <w:trPr>
          <w:ins w:id="21838" w:author="mbeckerle" w:date="2013-07-11T19:13:00Z"/>
        </w:trPr>
        <w:tc>
          <w:tcPr>
            <w:tcW w:w="3510" w:type="dxa"/>
            <w:tcBorders>
              <w:top w:val="single" w:sz="4" w:space="0" w:color="auto"/>
              <w:left w:val="single" w:sz="4" w:space="0" w:color="auto"/>
              <w:bottom w:val="single" w:sz="4" w:space="0" w:color="auto"/>
              <w:right w:val="single" w:sz="4" w:space="0" w:color="auto"/>
            </w:tcBorders>
            <w:hideMark/>
          </w:tcPr>
          <w:p w14:paraId="3CCD638F" w14:textId="77777777" w:rsidR="00EE7A9B" w:rsidRDefault="00EE7A9B">
            <w:pPr>
              <w:autoSpaceDE w:val="0"/>
              <w:autoSpaceDN w:val="0"/>
              <w:adjustRightInd w:val="0"/>
              <w:rPr>
                <w:ins w:id="21839" w:author="mbeckerle" w:date="2013-07-11T19:13:00Z"/>
                <w:rFonts w:cs="Arial"/>
                <w:color w:val="000000"/>
                <w:lang w:val="en-GB" w:eastAsia="en-GB"/>
              </w:rPr>
            </w:pPr>
            <w:ins w:id="21840" w:author="mbeckerle" w:date="2013-07-11T19:13:00Z">
              <w:r>
                <w:rPr>
                  <w:rFonts w:cs="Arial"/>
                  <w:color w:val="000000"/>
                  <w:lang w:eastAsia="en-GB"/>
                </w:rPr>
                <w:t>\N{UNICODE CHARACTER NAME}</w:t>
              </w:r>
            </w:ins>
          </w:p>
        </w:tc>
        <w:tc>
          <w:tcPr>
            <w:tcW w:w="3828" w:type="dxa"/>
            <w:tcBorders>
              <w:top w:val="single" w:sz="4" w:space="0" w:color="auto"/>
              <w:left w:val="single" w:sz="4" w:space="0" w:color="auto"/>
              <w:bottom w:val="single" w:sz="4" w:space="0" w:color="auto"/>
              <w:right w:val="single" w:sz="4" w:space="0" w:color="auto"/>
            </w:tcBorders>
            <w:hideMark/>
          </w:tcPr>
          <w:p w14:paraId="2E713905" w14:textId="77777777" w:rsidR="00EE7A9B" w:rsidRDefault="00EE7A9B">
            <w:pPr>
              <w:autoSpaceDE w:val="0"/>
              <w:autoSpaceDN w:val="0"/>
              <w:adjustRightInd w:val="0"/>
              <w:rPr>
                <w:ins w:id="21841" w:author="mbeckerle" w:date="2013-07-11T19:13:00Z"/>
                <w:rFonts w:cs="Arial"/>
                <w:color w:val="000000"/>
                <w:lang w:val="en-GB" w:eastAsia="en-GB"/>
              </w:rPr>
            </w:pPr>
            <w:ins w:id="21842" w:author="mbeckerle" w:date="2013-07-11T19:13:00Z">
              <w:r>
                <w:rPr>
                  <w:rFonts w:cs="Arial"/>
                  <w:color w:val="000000"/>
                  <w:lang w:eastAsia="en-GB"/>
                </w:rPr>
                <w:t>Match the named character</w:t>
              </w:r>
            </w:ins>
          </w:p>
        </w:tc>
        <w:tc>
          <w:tcPr>
            <w:tcW w:w="1417" w:type="dxa"/>
            <w:tcBorders>
              <w:top w:val="single" w:sz="4" w:space="0" w:color="auto"/>
              <w:left w:val="single" w:sz="4" w:space="0" w:color="auto"/>
              <w:bottom w:val="single" w:sz="4" w:space="0" w:color="auto"/>
              <w:right w:val="single" w:sz="4" w:space="0" w:color="auto"/>
            </w:tcBorders>
            <w:hideMark/>
          </w:tcPr>
          <w:p w14:paraId="48A54703" w14:textId="77777777" w:rsidR="00EE7A9B" w:rsidRDefault="00EE7A9B">
            <w:pPr>
              <w:autoSpaceDE w:val="0"/>
              <w:autoSpaceDN w:val="0"/>
              <w:adjustRightInd w:val="0"/>
              <w:rPr>
                <w:ins w:id="21843" w:author="mbeckerle" w:date="2013-07-11T19:13:00Z"/>
                <w:rFonts w:cs="Arial"/>
                <w:color w:val="000000"/>
                <w:lang w:val="en-GB" w:eastAsia="en-GB"/>
              </w:rPr>
            </w:pPr>
            <w:ins w:id="21844" w:author="mbeckerle" w:date="2013-07-11T19:13:00Z">
              <w:r>
                <w:rPr>
                  <w:rFonts w:cs="Arial"/>
                  <w:color w:val="000000"/>
                  <w:lang w:eastAsia="en-GB"/>
                </w:rPr>
                <w:t xml:space="preserve">ICU only </w:t>
              </w:r>
            </w:ins>
          </w:p>
        </w:tc>
      </w:tr>
      <w:tr w:rsidR="00EE7A9B" w14:paraId="49A03DD2" w14:textId="77777777" w:rsidTr="00EE7A9B">
        <w:trPr>
          <w:ins w:id="21845" w:author="mbeckerle" w:date="2013-07-11T19:13:00Z"/>
        </w:trPr>
        <w:tc>
          <w:tcPr>
            <w:tcW w:w="3510" w:type="dxa"/>
            <w:tcBorders>
              <w:top w:val="single" w:sz="4" w:space="0" w:color="auto"/>
              <w:left w:val="single" w:sz="4" w:space="0" w:color="auto"/>
              <w:bottom w:val="single" w:sz="4" w:space="0" w:color="auto"/>
              <w:right w:val="single" w:sz="4" w:space="0" w:color="auto"/>
            </w:tcBorders>
            <w:hideMark/>
          </w:tcPr>
          <w:p w14:paraId="71FB25EE" w14:textId="77777777" w:rsidR="00EE7A9B" w:rsidRDefault="00EE7A9B">
            <w:pPr>
              <w:autoSpaceDE w:val="0"/>
              <w:autoSpaceDN w:val="0"/>
              <w:adjustRightInd w:val="0"/>
              <w:rPr>
                <w:ins w:id="21846" w:author="mbeckerle" w:date="2013-07-11T19:13:00Z"/>
                <w:rFonts w:cs="Arial"/>
                <w:color w:val="000000"/>
                <w:lang w:val="en-GB" w:eastAsia="en-GB"/>
              </w:rPr>
            </w:pPr>
            <w:ins w:id="21847" w:author="mbeckerle" w:date="2013-07-11T19:13:00Z">
              <w:r>
                <w:rPr>
                  <w:rFonts w:cs="Arial"/>
                  <w:color w:val="000000"/>
                  <w:lang w:eastAsia="en-GB"/>
                </w:rPr>
                <w:t>\X</w:t>
              </w:r>
            </w:ins>
          </w:p>
        </w:tc>
        <w:tc>
          <w:tcPr>
            <w:tcW w:w="3828" w:type="dxa"/>
            <w:tcBorders>
              <w:top w:val="single" w:sz="4" w:space="0" w:color="auto"/>
              <w:left w:val="single" w:sz="4" w:space="0" w:color="auto"/>
              <w:bottom w:val="single" w:sz="4" w:space="0" w:color="auto"/>
              <w:right w:val="single" w:sz="4" w:space="0" w:color="auto"/>
            </w:tcBorders>
            <w:hideMark/>
          </w:tcPr>
          <w:p w14:paraId="4AEB1033" w14:textId="77777777" w:rsidR="00EE7A9B" w:rsidRDefault="00EE7A9B">
            <w:pPr>
              <w:autoSpaceDE w:val="0"/>
              <w:autoSpaceDN w:val="0"/>
              <w:adjustRightInd w:val="0"/>
              <w:rPr>
                <w:ins w:id="21848" w:author="mbeckerle" w:date="2013-07-11T19:13:00Z"/>
                <w:rFonts w:cs="Arial"/>
                <w:color w:val="000000"/>
                <w:lang w:val="en-GB" w:eastAsia="en-GB"/>
              </w:rPr>
            </w:pPr>
            <w:ins w:id="21849" w:author="mbeckerle" w:date="2013-07-11T19:13:00Z">
              <w:r>
                <w:rPr>
                  <w:rFonts w:cs="Arial"/>
                  <w:color w:val="000000"/>
                  <w:lang w:eastAsia="en-GB"/>
                </w:rPr>
                <w:t>Match a Grapheme Cluster</w:t>
              </w:r>
            </w:ins>
          </w:p>
        </w:tc>
        <w:tc>
          <w:tcPr>
            <w:tcW w:w="1417" w:type="dxa"/>
            <w:tcBorders>
              <w:top w:val="single" w:sz="4" w:space="0" w:color="auto"/>
              <w:left w:val="single" w:sz="4" w:space="0" w:color="auto"/>
              <w:bottom w:val="single" w:sz="4" w:space="0" w:color="auto"/>
              <w:right w:val="single" w:sz="4" w:space="0" w:color="auto"/>
            </w:tcBorders>
            <w:hideMark/>
          </w:tcPr>
          <w:p w14:paraId="36D94E5E" w14:textId="77777777" w:rsidR="00EE7A9B" w:rsidRDefault="00EE7A9B">
            <w:pPr>
              <w:autoSpaceDE w:val="0"/>
              <w:autoSpaceDN w:val="0"/>
              <w:adjustRightInd w:val="0"/>
              <w:rPr>
                <w:ins w:id="21850" w:author="mbeckerle" w:date="2013-07-11T19:13:00Z"/>
                <w:rFonts w:cs="Arial"/>
                <w:color w:val="000000"/>
                <w:lang w:val="en-GB" w:eastAsia="en-GB"/>
              </w:rPr>
            </w:pPr>
            <w:ins w:id="21851" w:author="mbeckerle" w:date="2013-07-11T19:13:00Z">
              <w:r>
                <w:rPr>
                  <w:rFonts w:cs="Arial"/>
                  <w:color w:val="000000"/>
                  <w:lang w:eastAsia="en-GB"/>
                </w:rPr>
                <w:t>ICU only</w:t>
              </w:r>
            </w:ins>
          </w:p>
        </w:tc>
      </w:tr>
      <w:tr w:rsidR="00EE7A9B" w14:paraId="5BFA8A07" w14:textId="77777777" w:rsidTr="00EE7A9B">
        <w:trPr>
          <w:ins w:id="21852" w:author="mbeckerle" w:date="2013-07-11T19:13:00Z"/>
        </w:trPr>
        <w:tc>
          <w:tcPr>
            <w:tcW w:w="3510" w:type="dxa"/>
            <w:tcBorders>
              <w:top w:val="single" w:sz="4" w:space="0" w:color="auto"/>
              <w:left w:val="single" w:sz="4" w:space="0" w:color="auto"/>
              <w:bottom w:val="single" w:sz="4" w:space="0" w:color="auto"/>
              <w:right w:val="single" w:sz="4" w:space="0" w:color="auto"/>
            </w:tcBorders>
            <w:hideMark/>
          </w:tcPr>
          <w:p w14:paraId="23707AAE" w14:textId="77777777" w:rsidR="00EE7A9B" w:rsidRDefault="00EE7A9B">
            <w:pPr>
              <w:autoSpaceDE w:val="0"/>
              <w:autoSpaceDN w:val="0"/>
              <w:adjustRightInd w:val="0"/>
              <w:rPr>
                <w:ins w:id="21853" w:author="mbeckerle" w:date="2013-07-11T19:13:00Z"/>
                <w:rFonts w:cs="Arial"/>
                <w:color w:val="000000"/>
                <w:lang w:val="en-GB" w:eastAsia="en-GB"/>
              </w:rPr>
            </w:pPr>
            <w:ins w:id="21854" w:author="mbeckerle" w:date="2013-07-11T19:13:00Z">
              <w:r>
                <w:rPr>
                  <w:rFonts w:cs="Arial"/>
                  <w:color w:val="000000"/>
                  <w:lang w:eastAsia="en-GB"/>
                </w:rPr>
                <w:t>\Uhhhhhhhh</w:t>
              </w:r>
            </w:ins>
          </w:p>
        </w:tc>
        <w:tc>
          <w:tcPr>
            <w:tcW w:w="3828" w:type="dxa"/>
            <w:tcBorders>
              <w:top w:val="single" w:sz="4" w:space="0" w:color="auto"/>
              <w:left w:val="single" w:sz="4" w:space="0" w:color="auto"/>
              <w:bottom w:val="single" w:sz="4" w:space="0" w:color="auto"/>
              <w:right w:val="single" w:sz="4" w:space="0" w:color="auto"/>
            </w:tcBorders>
            <w:hideMark/>
          </w:tcPr>
          <w:p w14:paraId="2D1F3370" w14:textId="77777777" w:rsidR="00EE7A9B" w:rsidRDefault="00EE7A9B">
            <w:pPr>
              <w:autoSpaceDE w:val="0"/>
              <w:autoSpaceDN w:val="0"/>
              <w:adjustRightInd w:val="0"/>
              <w:rPr>
                <w:ins w:id="21855" w:author="mbeckerle" w:date="2013-07-11T19:13:00Z"/>
                <w:rFonts w:cs="Arial"/>
                <w:color w:val="000000"/>
                <w:lang w:val="en-GB" w:eastAsia="en-GB"/>
              </w:rPr>
            </w:pPr>
            <w:ins w:id="21856" w:author="mbeckerle" w:date="2013-07-11T19:13:00Z">
              <w:r>
                <w:rPr>
                  <w:rFonts w:cs="Arial"/>
                  <w:color w:val="000000"/>
                  <w:lang w:eastAsia="en-GB"/>
                </w:rPr>
                <w:t>Match the character with the hex value hhhhhhhh</w:t>
              </w:r>
            </w:ins>
          </w:p>
        </w:tc>
        <w:tc>
          <w:tcPr>
            <w:tcW w:w="1417" w:type="dxa"/>
            <w:tcBorders>
              <w:top w:val="single" w:sz="4" w:space="0" w:color="auto"/>
              <w:left w:val="single" w:sz="4" w:space="0" w:color="auto"/>
              <w:bottom w:val="single" w:sz="4" w:space="0" w:color="auto"/>
              <w:right w:val="single" w:sz="4" w:space="0" w:color="auto"/>
            </w:tcBorders>
            <w:hideMark/>
          </w:tcPr>
          <w:p w14:paraId="21051B71" w14:textId="77777777" w:rsidR="00EE7A9B" w:rsidRDefault="00EE7A9B">
            <w:pPr>
              <w:autoSpaceDE w:val="0"/>
              <w:autoSpaceDN w:val="0"/>
              <w:adjustRightInd w:val="0"/>
              <w:rPr>
                <w:ins w:id="21857" w:author="mbeckerle" w:date="2013-07-11T19:13:00Z"/>
                <w:rFonts w:cs="Arial"/>
                <w:color w:val="000000"/>
                <w:lang w:val="en-GB" w:eastAsia="en-GB"/>
              </w:rPr>
            </w:pPr>
            <w:ins w:id="21858" w:author="mbeckerle" w:date="2013-07-11T19:13:00Z">
              <w:r>
                <w:rPr>
                  <w:rFonts w:cs="Arial"/>
                  <w:color w:val="000000"/>
                  <w:lang w:eastAsia="en-GB"/>
                </w:rPr>
                <w:t>ICU only</w:t>
              </w:r>
            </w:ins>
          </w:p>
        </w:tc>
      </w:tr>
      <w:tr w:rsidR="00EE7A9B" w14:paraId="0F4B6894" w14:textId="77777777" w:rsidTr="00EE7A9B">
        <w:trPr>
          <w:ins w:id="21859" w:author="mbeckerle" w:date="2013-07-11T19:13:00Z"/>
        </w:trPr>
        <w:tc>
          <w:tcPr>
            <w:tcW w:w="3510" w:type="dxa"/>
            <w:tcBorders>
              <w:top w:val="single" w:sz="4" w:space="0" w:color="auto"/>
              <w:left w:val="single" w:sz="4" w:space="0" w:color="auto"/>
              <w:bottom w:val="single" w:sz="4" w:space="0" w:color="auto"/>
              <w:right w:val="single" w:sz="4" w:space="0" w:color="auto"/>
            </w:tcBorders>
            <w:hideMark/>
          </w:tcPr>
          <w:p w14:paraId="358E0F6D" w14:textId="77777777" w:rsidR="00EE7A9B" w:rsidRDefault="00EE7A9B">
            <w:pPr>
              <w:autoSpaceDE w:val="0"/>
              <w:autoSpaceDN w:val="0"/>
              <w:adjustRightInd w:val="0"/>
              <w:rPr>
                <w:ins w:id="21860" w:author="mbeckerle" w:date="2013-07-11T19:13:00Z"/>
                <w:rFonts w:cs="Arial"/>
                <w:color w:val="000000"/>
                <w:lang w:val="en-GB" w:eastAsia="en-GB"/>
              </w:rPr>
            </w:pPr>
            <w:ins w:id="21861" w:author="mbeckerle" w:date="2013-07-11T19:13:00Z">
              <w:r>
                <w:rPr>
                  <w:rFonts w:cs="Arial"/>
                  <w:color w:val="000000"/>
                  <w:lang w:eastAsia="en-GB"/>
                </w:rPr>
                <w:t>(?# ... )</w:t>
              </w:r>
            </w:ins>
          </w:p>
        </w:tc>
        <w:tc>
          <w:tcPr>
            <w:tcW w:w="3828" w:type="dxa"/>
            <w:tcBorders>
              <w:top w:val="single" w:sz="4" w:space="0" w:color="auto"/>
              <w:left w:val="single" w:sz="4" w:space="0" w:color="auto"/>
              <w:bottom w:val="single" w:sz="4" w:space="0" w:color="auto"/>
              <w:right w:val="single" w:sz="4" w:space="0" w:color="auto"/>
            </w:tcBorders>
            <w:hideMark/>
          </w:tcPr>
          <w:p w14:paraId="25F29D1E" w14:textId="77777777" w:rsidR="00EE7A9B" w:rsidRDefault="00EE7A9B">
            <w:pPr>
              <w:autoSpaceDE w:val="0"/>
              <w:autoSpaceDN w:val="0"/>
              <w:adjustRightInd w:val="0"/>
              <w:rPr>
                <w:ins w:id="21862" w:author="mbeckerle" w:date="2013-07-11T19:13:00Z"/>
                <w:rFonts w:cs="Arial"/>
                <w:color w:val="000000"/>
                <w:lang w:val="en-GB" w:eastAsia="en-GB"/>
              </w:rPr>
            </w:pPr>
            <w:ins w:id="21863" w:author="mbeckerle" w:date="2013-07-11T19:13:00Z">
              <w:r>
                <w:rPr>
                  <w:rFonts w:cs="Arial"/>
                  <w:color w:val="000000"/>
                  <w:lang w:eastAsia="en-GB"/>
                </w:rPr>
                <w:t>Free-format comment</w:t>
              </w:r>
            </w:ins>
          </w:p>
        </w:tc>
        <w:tc>
          <w:tcPr>
            <w:tcW w:w="1417" w:type="dxa"/>
            <w:tcBorders>
              <w:top w:val="single" w:sz="4" w:space="0" w:color="auto"/>
              <w:left w:val="single" w:sz="4" w:space="0" w:color="auto"/>
              <w:bottom w:val="single" w:sz="4" w:space="0" w:color="auto"/>
              <w:right w:val="single" w:sz="4" w:space="0" w:color="auto"/>
            </w:tcBorders>
            <w:hideMark/>
          </w:tcPr>
          <w:p w14:paraId="67825D8A" w14:textId="77777777" w:rsidR="00EE7A9B" w:rsidRDefault="00EE7A9B">
            <w:pPr>
              <w:autoSpaceDE w:val="0"/>
              <w:autoSpaceDN w:val="0"/>
              <w:adjustRightInd w:val="0"/>
              <w:rPr>
                <w:ins w:id="21864" w:author="mbeckerle" w:date="2013-07-11T19:13:00Z"/>
                <w:rFonts w:cs="Arial"/>
                <w:color w:val="000000"/>
                <w:lang w:val="en-GB" w:eastAsia="en-GB"/>
              </w:rPr>
            </w:pPr>
            <w:ins w:id="21865" w:author="mbeckerle" w:date="2013-07-11T19:13:00Z">
              <w:r>
                <w:rPr>
                  <w:rFonts w:cs="Arial"/>
                  <w:color w:val="000000"/>
                  <w:lang w:eastAsia="en-GB"/>
                </w:rPr>
                <w:t>ICU only</w:t>
              </w:r>
            </w:ins>
          </w:p>
        </w:tc>
      </w:tr>
      <w:tr w:rsidR="00EE7A9B" w14:paraId="05EE9A38" w14:textId="77777777" w:rsidTr="00EE7A9B">
        <w:trPr>
          <w:ins w:id="21866" w:author="mbeckerle" w:date="2013-07-11T19:13:00Z"/>
        </w:trPr>
        <w:tc>
          <w:tcPr>
            <w:tcW w:w="3510" w:type="dxa"/>
            <w:tcBorders>
              <w:top w:val="single" w:sz="4" w:space="0" w:color="auto"/>
              <w:left w:val="single" w:sz="4" w:space="0" w:color="auto"/>
              <w:bottom w:val="single" w:sz="4" w:space="0" w:color="auto"/>
              <w:right w:val="single" w:sz="4" w:space="0" w:color="auto"/>
            </w:tcBorders>
            <w:hideMark/>
          </w:tcPr>
          <w:p w14:paraId="5AF7A964" w14:textId="77777777" w:rsidR="00EE7A9B" w:rsidRDefault="00EE7A9B">
            <w:pPr>
              <w:autoSpaceDE w:val="0"/>
              <w:autoSpaceDN w:val="0"/>
              <w:adjustRightInd w:val="0"/>
              <w:rPr>
                <w:ins w:id="21867" w:author="mbeckerle" w:date="2013-07-11T19:13:00Z"/>
                <w:rFonts w:cs="Arial"/>
                <w:color w:val="000000"/>
                <w:lang w:val="en-GB" w:eastAsia="en-GB"/>
              </w:rPr>
            </w:pPr>
            <w:ins w:id="21868" w:author="mbeckerle" w:date="2013-07-11T19:13:00Z">
              <w:r>
                <w:rPr>
                  <w:rFonts w:cs="Arial"/>
                  <w:color w:val="000000"/>
                  <w:lang w:eastAsia="en-GB"/>
                </w:rPr>
                <w:t>(?w-w)</w:t>
              </w:r>
            </w:ins>
          </w:p>
        </w:tc>
        <w:tc>
          <w:tcPr>
            <w:tcW w:w="3828" w:type="dxa"/>
            <w:tcBorders>
              <w:top w:val="single" w:sz="4" w:space="0" w:color="auto"/>
              <w:left w:val="single" w:sz="4" w:space="0" w:color="auto"/>
              <w:bottom w:val="single" w:sz="4" w:space="0" w:color="auto"/>
              <w:right w:val="single" w:sz="4" w:space="0" w:color="auto"/>
            </w:tcBorders>
            <w:hideMark/>
          </w:tcPr>
          <w:p w14:paraId="6A2A40EF" w14:textId="77777777" w:rsidR="00EE7A9B" w:rsidRDefault="00EE7A9B">
            <w:pPr>
              <w:autoSpaceDE w:val="0"/>
              <w:autoSpaceDN w:val="0"/>
              <w:adjustRightInd w:val="0"/>
              <w:rPr>
                <w:ins w:id="21869" w:author="mbeckerle" w:date="2013-07-11T19:13:00Z"/>
                <w:rFonts w:cs="Arial"/>
                <w:color w:val="000000"/>
                <w:lang w:val="en-GB" w:eastAsia="en-GB"/>
              </w:rPr>
            </w:pPr>
            <w:ins w:id="21870" w:author="mbeckerle" w:date="2013-07-11T19:13:00Z">
              <w:r>
                <w:rPr>
                  <w:rFonts w:cs="Arial"/>
                  <w:color w:val="000000"/>
                  <w:lang w:eastAsia="en-GB"/>
                </w:rPr>
                <w:t>UREGEX_UWORD - Controls the behaviour of \b in a pattern</w:t>
              </w:r>
            </w:ins>
          </w:p>
        </w:tc>
        <w:tc>
          <w:tcPr>
            <w:tcW w:w="1417" w:type="dxa"/>
            <w:tcBorders>
              <w:top w:val="single" w:sz="4" w:space="0" w:color="auto"/>
              <w:left w:val="single" w:sz="4" w:space="0" w:color="auto"/>
              <w:bottom w:val="single" w:sz="4" w:space="0" w:color="auto"/>
              <w:right w:val="single" w:sz="4" w:space="0" w:color="auto"/>
            </w:tcBorders>
            <w:hideMark/>
          </w:tcPr>
          <w:p w14:paraId="720A0855" w14:textId="77777777" w:rsidR="00EE7A9B" w:rsidRDefault="00EE7A9B">
            <w:pPr>
              <w:autoSpaceDE w:val="0"/>
              <w:autoSpaceDN w:val="0"/>
              <w:adjustRightInd w:val="0"/>
              <w:rPr>
                <w:ins w:id="21871" w:author="mbeckerle" w:date="2013-07-11T19:13:00Z"/>
                <w:rFonts w:cs="Arial"/>
                <w:color w:val="000000"/>
                <w:lang w:val="en-GB" w:eastAsia="en-GB"/>
              </w:rPr>
            </w:pPr>
            <w:ins w:id="21872" w:author="mbeckerle" w:date="2013-07-11T19:13:00Z">
              <w:r>
                <w:rPr>
                  <w:rFonts w:cs="Arial"/>
                  <w:color w:val="000000"/>
                  <w:lang w:eastAsia="en-GB"/>
                </w:rPr>
                <w:t>ICU only</w:t>
              </w:r>
            </w:ins>
          </w:p>
        </w:tc>
      </w:tr>
      <w:tr w:rsidR="00EE7A9B" w14:paraId="67332BBE" w14:textId="77777777" w:rsidTr="00EE7A9B">
        <w:trPr>
          <w:ins w:id="21873" w:author="mbeckerle" w:date="2013-07-11T19:13:00Z"/>
        </w:trPr>
        <w:tc>
          <w:tcPr>
            <w:tcW w:w="3510" w:type="dxa"/>
            <w:tcBorders>
              <w:top w:val="single" w:sz="4" w:space="0" w:color="auto"/>
              <w:left w:val="single" w:sz="4" w:space="0" w:color="auto"/>
              <w:bottom w:val="single" w:sz="4" w:space="0" w:color="auto"/>
              <w:right w:val="single" w:sz="4" w:space="0" w:color="auto"/>
            </w:tcBorders>
            <w:hideMark/>
          </w:tcPr>
          <w:p w14:paraId="2D9F1B34" w14:textId="77777777" w:rsidR="00EE7A9B" w:rsidRDefault="00EE7A9B">
            <w:pPr>
              <w:autoSpaceDE w:val="0"/>
              <w:autoSpaceDN w:val="0"/>
              <w:adjustRightInd w:val="0"/>
              <w:rPr>
                <w:ins w:id="21874" w:author="mbeckerle" w:date="2013-07-11T19:13:00Z"/>
                <w:rFonts w:cs="Arial"/>
                <w:color w:val="000000"/>
                <w:lang w:val="en-GB" w:eastAsia="en-GB"/>
              </w:rPr>
            </w:pPr>
            <w:ins w:id="21875" w:author="mbeckerle" w:date="2013-07-11T19:13:00Z">
              <w:r>
                <w:rPr>
                  <w:rFonts w:cs="Arial"/>
                  <w:color w:val="000000"/>
                  <w:lang w:eastAsia="en-GB"/>
                </w:rPr>
                <w:t>(?d-d)</w:t>
              </w:r>
            </w:ins>
          </w:p>
        </w:tc>
        <w:tc>
          <w:tcPr>
            <w:tcW w:w="3828" w:type="dxa"/>
            <w:tcBorders>
              <w:top w:val="single" w:sz="4" w:space="0" w:color="auto"/>
              <w:left w:val="single" w:sz="4" w:space="0" w:color="auto"/>
              <w:bottom w:val="single" w:sz="4" w:space="0" w:color="auto"/>
              <w:right w:val="single" w:sz="4" w:space="0" w:color="auto"/>
            </w:tcBorders>
            <w:hideMark/>
          </w:tcPr>
          <w:p w14:paraId="4BE370F5" w14:textId="77777777" w:rsidR="00EE7A9B" w:rsidRDefault="00EE7A9B">
            <w:pPr>
              <w:autoSpaceDE w:val="0"/>
              <w:autoSpaceDN w:val="0"/>
              <w:adjustRightInd w:val="0"/>
              <w:rPr>
                <w:ins w:id="21876" w:author="mbeckerle" w:date="2013-07-11T19:13:00Z"/>
                <w:rFonts w:cs="Arial"/>
                <w:color w:val="000000"/>
                <w:lang w:val="en-GB" w:eastAsia="en-GB"/>
              </w:rPr>
            </w:pPr>
            <w:ins w:id="21877" w:author="mbeckerle" w:date="2013-07-11T19:13:00Z">
              <w:r>
                <w:rPr>
                  <w:rFonts w:cs="Arial"/>
                  <w:color w:val="000000"/>
                  <w:lang w:eastAsia="en-GB"/>
                </w:rPr>
                <w:t>UNIX_LINES - Enables Unix lines mode</w:t>
              </w:r>
            </w:ins>
          </w:p>
        </w:tc>
        <w:tc>
          <w:tcPr>
            <w:tcW w:w="1417" w:type="dxa"/>
            <w:tcBorders>
              <w:top w:val="single" w:sz="4" w:space="0" w:color="auto"/>
              <w:left w:val="single" w:sz="4" w:space="0" w:color="auto"/>
              <w:bottom w:val="single" w:sz="4" w:space="0" w:color="auto"/>
              <w:right w:val="single" w:sz="4" w:space="0" w:color="auto"/>
            </w:tcBorders>
            <w:hideMark/>
          </w:tcPr>
          <w:p w14:paraId="6F714363" w14:textId="77777777" w:rsidR="00EE7A9B" w:rsidRDefault="00EE7A9B">
            <w:pPr>
              <w:autoSpaceDE w:val="0"/>
              <w:autoSpaceDN w:val="0"/>
              <w:adjustRightInd w:val="0"/>
              <w:rPr>
                <w:ins w:id="21878" w:author="mbeckerle" w:date="2013-07-11T19:13:00Z"/>
                <w:rFonts w:cs="Arial"/>
                <w:color w:val="000000"/>
                <w:lang w:val="en-GB" w:eastAsia="en-GB"/>
              </w:rPr>
            </w:pPr>
            <w:ins w:id="21879" w:author="mbeckerle" w:date="2013-07-11T19:13:00Z">
              <w:r>
                <w:rPr>
                  <w:rFonts w:cs="Arial"/>
                  <w:color w:val="000000"/>
                  <w:lang w:eastAsia="en-GB"/>
                </w:rPr>
                <w:t>Java 7 only</w:t>
              </w:r>
            </w:ins>
          </w:p>
        </w:tc>
      </w:tr>
      <w:tr w:rsidR="00EE7A9B" w14:paraId="3D387FCB" w14:textId="77777777" w:rsidTr="00EE7A9B">
        <w:trPr>
          <w:ins w:id="21880" w:author="mbeckerle" w:date="2013-07-11T19:13:00Z"/>
        </w:trPr>
        <w:tc>
          <w:tcPr>
            <w:tcW w:w="3510" w:type="dxa"/>
            <w:tcBorders>
              <w:top w:val="single" w:sz="4" w:space="0" w:color="auto"/>
              <w:left w:val="single" w:sz="4" w:space="0" w:color="auto"/>
              <w:bottom w:val="single" w:sz="4" w:space="0" w:color="auto"/>
              <w:right w:val="single" w:sz="4" w:space="0" w:color="auto"/>
            </w:tcBorders>
            <w:hideMark/>
          </w:tcPr>
          <w:p w14:paraId="3121FEC0" w14:textId="77777777" w:rsidR="00EE7A9B" w:rsidRDefault="00EE7A9B">
            <w:pPr>
              <w:autoSpaceDE w:val="0"/>
              <w:autoSpaceDN w:val="0"/>
              <w:adjustRightInd w:val="0"/>
              <w:rPr>
                <w:ins w:id="21881" w:author="mbeckerle" w:date="2013-07-11T19:13:00Z"/>
                <w:rFonts w:cs="Arial"/>
                <w:color w:val="000000"/>
                <w:lang w:val="en-GB" w:eastAsia="en-GB"/>
              </w:rPr>
            </w:pPr>
            <w:ins w:id="21882" w:author="mbeckerle" w:date="2013-07-11T19:13:00Z">
              <w:r>
                <w:rPr>
                  <w:rFonts w:cs="Arial"/>
                  <w:color w:val="000000"/>
                  <w:lang w:eastAsia="en-GB"/>
                </w:rPr>
                <w:t>(?u-u)</w:t>
              </w:r>
            </w:ins>
          </w:p>
        </w:tc>
        <w:tc>
          <w:tcPr>
            <w:tcW w:w="3828" w:type="dxa"/>
            <w:tcBorders>
              <w:top w:val="single" w:sz="4" w:space="0" w:color="auto"/>
              <w:left w:val="single" w:sz="4" w:space="0" w:color="auto"/>
              <w:bottom w:val="single" w:sz="4" w:space="0" w:color="auto"/>
              <w:right w:val="single" w:sz="4" w:space="0" w:color="auto"/>
            </w:tcBorders>
            <w:hideMark/>
          </w:tcPr>
          <w:p w14:paraId="0036E6B8" w14:textId="77777777" w:rsidR="00EE7A9B" w:rsidRDefault="00EE7A9B">
            <w:pPr>
              <w:autoSpaceDE w:val="0"/>
              <w:autoSpaceDN w:val="0"/>
              <w:adjustRightInd w:val="0"/>
              <w:rPr>
                <w:ins w:id="21883" w:author="mbeckerle" w:date="2013-07-11T19:13:00Z"/>
                <w:rFonts w:cs="Arial"/>
                <w:color w:val="000000"/>
                <w:lang w:val="en-GB" w:eastAsia="en-GB"/>
              </w:rPr>
            </w:pPr>
            <w:ins w:id="21884" w:author="mbeckerle" w:date="2013-07-11T19:13:00Z">
              <w:r>
                <w:rPr>
                  <w:rFonts w:cs="Arial"/>
                  <w:color w:val="000000"/>
                  <w:lang w:eastAsia="en-GB"/>
                </w:rPr>
                <w:t>UNICODE_CASE - Enables Unicode-aware case folding</w:t>
              </w:r>
            </w:ins>
          </w:p>
        </w:tc>
        <w:tc>
          <w:tcPr>
            <w:tcW w:w="1417" w:type="dxa"/>
            <w:tcBorders>
              <w:top w:val="single" w:sz="4" w:space="0" w:color="auto"/>
              <w:left w:val="single" w:sz="4" w:space="0" w:color="auto"/>
              <w:bottom w:val="single" w:sz="4" w:space="0" w:color="auto"/>
              <w:right w:val="single" w:sz="4" w:space="0" w:color="auto"/>
            </w:tcBorders>
            <w:hideMark/>
          </w:tcPr>
          <w:p w14:paraId="553DC196" w14:textId="77777777" w:rsidR="00EE7A9B" w:rsidRDefault="00EE7A9B">
            <w:pPr>
              <w:autoSpaceDE w:val="0"/>
              <w:autoSpaceDN w:val="0"/>
              <w:adjustRightInd w:val="0"/>
              <w:rPr>
                <w:ins w:id="21885" w:author="mbeckerle" w:date="2013-07-11T19:13:00Z"/>
                <w:rFonts w:cs="Arial"/>
                <w:color w:val="000000"/>
                <w:lang w:val="en-GB" w:eastAsia="en-GB"/>
              </w:rPr>
            </w:pPr>
            <w:ins w:id="21886" w:author="mbeckerle" w:date="2013-07-11T19:13:00Z">
              <w:r>
                <w:rPr>
                  <w:rFonts w:cs="Arial"/>
                  <w:color w:val="000000"/>
                  <w:lang w:eastAsia="en-GB"/>
                </w:rPr>
                <w:t>Java 7 only</w:t>
              </w:r>
              <w:r>
                <w:rPr>
                  <w:rFonts w:cs="Arial"/>
                  <w:color w:val="0000FF"/>
                  <w:lang w:eastAsia="en-GB"/>
                </w:rPr>
                <w:t xml:space="preserve"> (1)</w:t>
              </w:r>
            </w:ins>
          </w:p>
        </w:tc>
      </w:tr>
      <w:tr w:rsidR="00EE7A9B" w14:paraId="16A08D51" w14:textId="77777777" w:rsidTr="00EE7A9B">
        <w:trPr>
          <w:ins w:id="21887" w:author="mbeckerle" w:date="2013-07-11T19:13:00Z"/>
        </w:trPr>
        <w:tc>
          <w:tcPr>
            <w:tcW w:w="3510" w:type="dxa"/>
            <w:tcBorders>
              <w:top w:val="single" w:sz="4" w:space="0" w:color="auto"/>
              <w:left w:val="single" w:sz="4" w:space="0" w:color="auto"/>
              <w:bottom w:val="single" w:sz="4" w:space="0" w:color="auto"/>
              <w:right w:val="single" w:sz="4" w:space="0" w:color="auto"/>
            </w:tcBorders>
            <w:hideMark/>
          </w:tcPr>
          <w:p w14:paraId="3B8B70FA" w14:textId="77777777" w:rsidR="00EE7A9B" w:rsidRDefault="00EE7A9B">
            <w:pPr>
              <w:autoSpaceDE w:val="0"/>
              <w:autoSpaceDN w:val="0"/>
              <w:adjustRightInd w:val="0"/>
              <w:rPr>
                <w:ins w:id="21888" w:author="mbeckerle" w:date="2013-07-11T19:13:00Z"/>
                <w:rFonts w:cs="Arial"/>
                <w:color w:val="000000"/>
                <w:lang w:val="en-GB" w:eastAsia="en-GB"/>
              </w:rPr>
            </w:pPr>
            <w:ins w:id="21889" w:author="mbeckerle" w:date="2013-07-11T19:13:00Z">
              <w:r>
                <w:rPr>
                  <w:rFonts w:cs="Arial"/>
                  <w:color w:val="000000"/>
                  <w:lang w:eastAsia="en-GB"/>
                </w:rPr>
                <w:t>(?U-U)</w:t>
              </w:r>
            </w:ins>
          </w:p>
        </w:tc>
        <w:tc>
          <w:tcPr>
            <w:tcW w:w="3828" w:type="dxa"/>
            <w:tcBorders>
              <w:top w:val="single" w:sz="4" w:space="0" w:color="auto"/>
              <w:left w:val="single" w:sz="4" w:space="0" w:color="auto"/>
              <w:bottom w:val="single" w:sz="4" w:space="0" w:color="auto"/>
              <w:right w:val="single" w:sz="4" w:space="0" w:color="auto"/>
            </w:tcBorders>
            <w:hideMark/>
          </w:tcPr>
          <w:p w14:paraId="6F7A05AD" w14:textId="77777777" w:rsidR="00EE7A9B" w:rsidRDefault="00EE7A9B">
            <w:pPr>
              <w:autoSpaceDE w:val="0"/>
              <w:autoSpaceDN w:val="0"/>
              <w:adjustRightInd w:val="0"/>
              <w:rPr>
                <w:ins w:id="21890" w:author="mbeckerle" w:date="2013-07-11T19:13:00Z"/>
                <w:rFonts w:cs="Arial"/>
                <w:color w:val="000000"/>
                <w:lang w:val="en-GB" w:eastAsia="en-GB"/>
              </w:rPr>
            </w:pPr>
            <w:ins w:id="21891" w:author="mbeckerle" w:date="2013-07-11T19:13:00Z">
              <w:r>
                <w:rPr>
                  <w:rFonts w:cs="Arial"/>
                  <w:color w:val="000000"/>
                  <w:lang w:eastAsia="en-GB"/>
                </w:rPr>
                <w:t>UNICODE_CHARACTER_CLASS - Enables the Unicode version of predefined character classes and POSIX  character classes</w:t>
              </w:r>
            </w:ins>
          </w:p>
        </w:tc>
        <w:tc>
          <w:tcPr>
            <w:tcW w:w="1417" w:type="dxa"/>
            <w:tcBorders>
              <w:top w:val="single" w:sz="4" w:space="0" w:color="auto"/>
              <w:left w:val="single" w:sz="4" w:space="0" w:color="auto"/>
              <w:bottom w:val="single" w:sz="4" w:space="0" w:color="auto"/>
              <w:right w:val="single" w:sz="4" w:space="0" w:color="auto"/>
            </w:tcBorders>
            <w:hideMark/>
          </w:tcPr>
          <w:p w14:paraId="3738BC67" w14:textId="77777777" w:rsidR="00EE7A9B" w:rsidRDefault="00EE7A9B">
            <w:pPr>
              <w:autoSpaceDE w:val="0"/>
              <w:autoSpaceDN w:val="0"/>
              <w:adjustRightInd w:val="0"/>
              <w:rPr>
                <w:ins w:id="21892" w:author="mbeckerle" w:date="2013-07-11T19:13:00Z"/>
                <w:rFonts w:cs="Arial"/>
                <w:color w:val="000000"/>
                <w:lang w:val="en-GB" w:eastAsia="en-GB"/>
              </w:rPr>
            </w:pPr>
            <w:ins w:id="21893" w:author="mbeckerle" w:date="2013-07-11T19:13:00Z">
              <w:r>
                <w:rPr>
                  <w:rFonts w:cs="Arial"/>
                  <w:color w:val="000000"/>
                  <w:lang w:eastAsia="en-GB"/>
                </w:rPr>
                <w:t>Java 7 only</w:t>
              </w:r>
              <w:r>
                <w:rPr>
                  <w:rFonts w:cs="Arial"/>
                  <w:color w:val="0000FF"/>
                  <w:lang w:eastAsia="en-GB"/>
                </w:rPr>
                <w:t xml:space="preserve"> (2)</w:t>
              </w:r>
            </w:ins>
          </w:p>
        </w:tc>
      </w:tr>
      <w:tr w:rsidR="00EE7A9B" w14:paraId="70228A77" w14:textId="77777777" w:rsidTr="00EE7A9B">
        <w:trPr>
          <w:ins w:id="21894" w:author="mbeckerle" w:date="2013-07-11T19:13:00Z"/>
        </w:trPr>
        <w:tc>
          <w:tcPr>
            <w:tcW w:w="3510" w:type="dxa"/>
            <w:tcBorders>
              <w:top w:val="single" w:sz="4" w:space="0" w:color="auto"/>
              <w:left w:val="single" w:sz="4" w:space="0" w:color="auto"/>
              <w:bottom w:val="single" w:sz="4" w:space="0" w:color="auto"/>
              <w:right w:val="single" w:sz="4" w:space="0" w:color="auto"/>
            </w:tcBorders>
            <w:hideMark/>
          </w:tcPr>
          <w:p w14:paraId="285A245C" w14:textId="77777777" w:rsidR="00EE7A9B" w:rsidRDefault="00EE7A9B">
            <w:pPr>
              <w:autoSpaceDE w:val="0"/>
              <w:autoSpaceDN w:val="0"/>
              <w:adjustRightInd w:val="0"/>
              <w:rPr>
                <w:ins w:id="21895" w:author="mbeckerle" w:date="2013-07-11T19:13:00Z"/>
                <w:rFonts w:cs="Arial"/>
                <w:color w:val="000000"/>
                <w:lang w:val="en-GB" w:eastAsia="en-GB"/>
              </w:rPr>
            </w:pPr>
            <w:ins w:id="21896" w:author="mbeckerle" w:date="2013-07-11T19:13:00Z">
              <w:r>
                <w:rPr>
                  <w:rFonts w:cs="Arial"/>
                  <w:color w:val="000000"/>
                  <w:lang w:eastAsia="en-GB"/>
                </w:rPr>
                <w:t>(?imsx-imsx:X)</w:t>
              </w:r>
            </w:ins>
          </w:p>
        </w:tc>
        <w:tc>
          <w:tcPr>
            <w:tcW w:w="3828" w:type="dxa"/>
            <w:tcBorders>
              <w:top w:val="single" w:sz="4" w:space="0" w:color="auto"/>
              <w:left w:val="single" w:sz="4" w:space="0" w:color="auto"/>
              <w:bottom w:val="single" w:sz="4" w:space="0" w:color="auto"/>
              <w:right w:val="single" w:sz="4" w:space="0" w:color="auto"/>
            </w:tcBorders>
            <w:hideMark/>
          </w:tcPr>
          <w:p w14:paraId="25319F49" w14:textId="77777777" w:rsidR="00EE7A9B" w:rsidRDefault="00EE7A9B">
            <w:pPr>
              <w:autoSpaceDE w:val="0"/>
              <w:autoSpaceDN w:val="0"/>
              <w:adjustRightInd w:val="0"/>
              <w:rPr>
                <w:ins w:id="21897" w:author="mbeckerle" w:date="2013-07-11T19:13:00Z"/>
                <w:rFonts w:cs="Arial"/>
                <w:color w:val="000000"/>
                <w:lang w:val="en-GB" w:eastAsia="en-GB"/>
              </w:rPr>
            </w:pPr>
            <w:ins w:id="21898" w:author="mbeckerle" w:date="2013-07-11T19:13:00Z">
              <w:r>
                <w:rPr>
                  <w:rFonts w:cs="Arial"/>
                  <w:color w:val="000000"/>
                  <w:lang w:eastAsia="en-GB"/>
                </w:rPr>
                <w:t>X, as a non-capturing group with the given flags. Note that the flags i,s,m,x are valid, but appending :X to the flag is not.</w:t>
              </w:r>
            </w:ins>
          </w:p>
        </w:tc>
        <w:tc>
          <w:tcPr>
            <w:tcW w:w="1417" w:type="dxa"/>
            <w:tcBorders>
              <w:top w:val="single" w:sz="4" w:space="0" w:color="auto"/>
              <w:left w:val="single" w:sz="4" w:space="0" w:color="auto"/>
              <w:bottom w:val="single" w:sz="4" w:space="0" w:color="auto"/>
              <w:right w:val="single" w:sz="4" w:space="0" w:color="auto"/>
            </w:tcBorders>
            <w:hideMark/>
          </w:tcPr>
          <w:p w14:paraId="7BB88065" w14:textId="77777777" w:rsidR="00EE7A9B" w:rsidRDefault="00EE7A9B">
            <w:pPr>
              <w:autoSpaceDE w:val="0"/>
              <w:autoSpaceDN w:val="0"/>
              <w:adjustRightInd w:val="0"/>
              <w:rPr>
                <w:ins w:id="21899" w:author="mbeckerle" w:date="2013-07-11T19:13:00Z"/>
                <w:rFonts w:cs="Arial"/>
                <w:color w:val="000000"/>
                <w:lang w:val="en-GB" w:eastAsia="en-GB"/>
              </w:rPr>
            </w:pPr>
            <w:ins w:id="21900" w:author="mbeckerle" w:date="2013-07-11T19:13:00Z">
              <w:r>
                <w:rPr>
                  <w:rFonts w:cs="Arial"/>
                  <w:color w:val="000000"/>
                  <w:lang w:eastAsia="en-GB"/>
                </w:rPr>
                <w:t>Java 7 only</w:t>
              </w:r>
            </w:ins>
          </w:p>
        </w:tc>
      </w:tr>
    </w:tbl>
    <w:p w14:paraId="7826E718" w14:textId="77777777" w:rsidR="00EE7A9B" w:rsidRPr="00EE7A9B" w:rsidRDefault="00EE7A9B">
      <w:pPr>
        <w:rPr>
          <w:ins w:id="21901" w:author="mbeckerle" w:date="2013-07-11T19:13:00Z"/>
          <w:b/>
          <w:lang w:val="en-GB" w:eastAsia="en-GB"/>
          <w:rPrChange w:id="21902" w:author="mbeckerle" w:date="2013-07-11T19:15:00Z">
            <w:rPr>
              <w:ins w:id="21903" w:author="mbeckerle" w:date="2013-07-11T19:13:00Z"/>
              <w:lang w:val="en-GB" w:eastAsia="en-GB"/>
            </w:rPr>
          </w:rPrChange>
        </w:rPr>
        <w:pPrChange w:id="21904" w:author="mbeckerle" w:date="2013-07-11T19:15:00Z">
          <w:pPr>
            <w:autoSpaceDE w:val="0"/>
            <w:autoSpaceDN w:val="0"/>
            <w:adjustRightInd w:val="0"/>
          </w:pPr>
        </w:pPrChange>
      </w:pPr>
      <w:ins w:id="21905" w:author="mbeckerle" w:date="2013-07-11T19:13:00Z">
        <w:r>
          <w:rPr>
            <w:color w:val="000000"/>
            <w:lang w:eastAsia="en-GB"/>
          </w:rPr>
          <w:br/>
        </w:r>
        <w:r w:rsidRPr="00EE7A9B">
          <w:rPr>
            <w:b/>
            <w:lang w:eastAsia="en-GB"/>
            <w:rPrChange w:id="21906" w:author="mbeckerle" w:date="2013-07-11T19:15:00Z">
              <w:rPr>
                <w:lang w:eastAsia="en-GB"/>
              </w:rPr>
            </w:rPrChange>
          </w:rPr>
          <w:t>Notes:</w:t>
        </w:r>
      </w:ins>
    </w:p>
    <w:p w14:paraId="077C8B45" w14:textId="77777777" w:rsidR="00EE7A9B" w:rsidRPr="00EE7A9B" w:rsidRDefault="00EE7A9B">
      <w:pPr>
        <w:rPr>
          <w:ins w:id="21907" w:author="mbeckerle" w:date="2013-07-11T19:13:00Z"/>
          <w:lang w:eastAsia="en-GB"/>
        </w:rPr>
        <w:pPrChange w:id="21908" w:author="mbeckerle" w:date="2013-07-11T19:15:00Z">
          <w:pPr>
            <w:autoSpaceDE w:val="0"/>
            <w:autoSpaceDN w:val="0"/>
            <w:adjustRightInd w:val="0"/>
          </w:pPr>
        </w:pPrChange>
      </w:pPr>
      <w:ins w:id="21909" w:author="mbeckerle" w:date="2013-07-11T19:13:00Z">
        <w:r w:rsidRPr="00EE7A9B">
          <w:rPr>
            <w:lang w:eastAsia="en-GB"/>
          </w:rPr>
          <w:t>(1) Implementations using Java 7 must set flag UNICODE_CASE by default to match ICU.</w:t>
        </w:r>
      </w:ins>
    </w:p>
    <w:p w14:paraId="6408C653" w14:textId="759802B7" w:rsidR="00EE7A9B" w:rsidRPr="00EE7A9B" w:rsidRDefault="00EE7A9B">
      <w:pPr>
        <w:rPr>
          <w:ins w:id="21910" w:author="mbeckerle" w:date="2013-07-11T19:13:00Z"/>
          <w:lang w:eastAsia="en-GB"/>
        </w:rPr>
        <w:pPrChange w:id="21911" w:author="mbeckerle" w:date="2013-07-11T19:15:00Z">
          <w:pPr>
            <w:autoSpaceDE w:val="0"/>
            <w:autoSpaceDN w:val="0"/>
            <w:adjustRightInd w:val="0"/>
          </w:pPr>
        </w:pPrChange>
      </w:pPr>
      <w:ins w:id="21912" w:author="mbeckerle" w:date="2013-07-11T19:13:00Z">
        <w:r w:rsidRPr="00EE7A9B">
          <w:rPr>
            <w:lang w:eastAsia="en-GB"/>
          </w:rPr>
          <w:t>(2) Implementations using Java 7 must set flag UNICODE_CHARACTER_CLASS by default to match ICU.</w:t>
        </w:r>
      </w:ins>
    </w:p>
    <w:p w14:paraId="3FAD4CF9" w14:textId="77777777" w:rsidR="00EE7A9B" w:rsidRPr="00EE7A9B" w:rsidRDefault="00EE7A9B">
      <w:pPr>
        <w:rPr>
          <w:ins w:id="21913" w:author="mbeckerle" w:date="2013-07-11T19:13:00Z"/>
          <w:lang w:eastAsia="en-GB"/>
          <w:rPrChange w:id="21914" w:author="mbeckerle" w:date="2013-07-11T19:15:00Z">
            <w:rPr>
              <w:ins w:id="21915" w:author="mbeckerle" w:date="2013-07-11T19:13:00Z"/>
              <w:color w:val="000000"/>
              <w:lang w:eastAsia="en-GB"/>
            </w:rPr>
          </w:rPrChange>
        </w:rPr>
        <w:pPrChange w:id="21916" w:author="mbeckerle" w:date="2013-07-11T19:15:00Z">
          <w:pPr>
            <w:autoSpaceDE w:val="0"/>
            <w:autoSpaceDN w:val="0"/>
            <w:adjustRightInd w:val="0"/>
          </w:pPr>
        </w:pPrChange>
      </w:pPr>
      <w:ins w:id="21917" w:author="mbeckerle" w:date="2013-07-11T19:13:00Z">
        <w:r w:rsidRPr="00EE7A9B">
          <w:rPr>
            <w:lang w:eastAsia="en-GB"/>
            <w:rPrChange w:id="21918" w:author="mbeckerle" w:date="2013-07-11T19:15:00Z">
              <w:rPr>
                <w:color w:val="000000"/>
                <w:lang w:eastAsia="en-GB"/>
              </w:rPr>
            </w:rPrChange>
          </w:rPr>
          <w:t xml:space="preserve">Additionally, the behaviour of the word character construct (\w) is not consistent in ICU and Java 7. In Java 7 \w is [\p{Alpha}\p{gc=Mn}\p{gc=Me}\p{gc=Mc}\p{Digit}\p{gc=Pc}], </w:t>
        </w:r>
        <w:r w:rsidRPr="00EE7A9B">
          <w:rPr>
            <w:lang w:eastAsia="en-GB"/>
            <w:rPrChange w:id="21919" w:author="mbeckerle" w:date="2013-07-11T19:15:00Z">
              <w:rPr>
                <w:color w:val="000000"/>
                <w:lang w:eastAsia="en-GB"/>
              </w:rPr>
            </w:rPrChange>
          </w:rPr>
          <w:br/>
          <w:t xml:space="preserve">which is a larger set than ICU where \w is [\p{Ll}\p{Lu}\p{Lt}\p{Lo}\p{Nd}].   </w:t>
        </w:r>
      </w:ins>
    </w:p>
    <w:p w14:paraId="0B6DA3F9" w14:textId="71592790" w:rsidR="00EE7A9B" w:rsidRDefault="00EE7A9B">
      <w:pPr>
        <w:rPr>
          <w:ins w:id="21920" w:author="mbeckerle" w:date="2013-07-11T19:16:00Z"/>
          <w:rFonts w:cs="Arial"/>
          <w:color w:val="000000"/>
          <w:lang w:eastAsia="en-GB"/>
        </w:rPr>
        <w:pPrChange w:id="21921" w:author="mbeckerle" w:date="2013-07-11T19:16:00Z">
          <w:pPr>
            <w:autoSpaceDE w:val="0"/>
            <w:autoSpaceDN w:val="0"/>
            <w:adjustRightInd w:val="0"/>
          </w:pPr>
        </w:pPrChange>
      </w:pPr>
      <w:ins w:id="21922" w:author="mbeckerle" w:date="2013-07-11T19:13:00Z">
        <w:r w:rsidRPr="00EE7A9B">
          <w:rPr>
            <w:lang w:eastAsia="en-GB"/>
          </w:rPr>
          <w:t>The use of \w is not recommended in DFDL regular expressions in conjunction with Unicode</w:t>
        </w:r>
      </w:ins>
      <w:ins w:id="21923" w:author="mbeckerle" w:date="2013-07-11T19:16:00Z">
        <w:r>
          <w:rPr>
            <w:lang w:eastAsia="en-GB"/>
          </w:rPr>
          <w:t xml:space="preserve"> </w:t>
        </w:r>
      </w:ins>
      <w:ins w:id="21924" w:author="mbeckerle" w:date="2013-07-11T19:13:00Z">
        <w:r w:rsidRPr="00EE7A9B">
          <w:rPr>
            <w:lang w:eastAsia="en-GB"/>
          </w:rPr>
          <w:t xml:space="preserve">encodings, and an implementation must issue a warning if such usage is detected. </w:t>
        </w:r>
      </w:ins>
    </w:p>
    <w:p w14:paraId="54332114" w14:textId="26EF5F14" w:rsidR="00EE7A9B" w:rsidRDefault="00EE7A9B">
      <w:pPr>
        <w:rPr>
          <w:ins w:id="21925" w:author="mbeckerle" w:date="2013-07-11T19:13:00Z"/>
          <w:rFonts w:cs="Arial"/>
          <w:color w:val="000000"/>
          <w:lang w:eastAsia="en-GB"/>
        </w:rPr>
        <w:pPrChange w:id="21926" w:author="mbeckerle" w:date="2013-07-11T19:17:00Z">
          <w:pPr>
            <w:pStyle w:val="ListParagraph"/>
            <w:numPr>
              <w:numId w:val="231"/>
            </w:numPr>
            <w:autoSpaceDE w:val="0"/>
            <w:autoSpaceDN w:val="0"/>
            <w:adjustRightInd w:val="0"/>
            <w:spacing w:before="0" w:after="0"/>
            <w:ind w:left="360" w:hanging="360"/>
          </w:pPr>
        </w:pPrChange>
      </w:pPr>
      <w:ins w:id="21927" w:author="mbeckerle" w:date="2013-07-11T19:13:00Z">
        <w:r>
          <w:rPr>
            <w:rFonts w:cs="Arial"/>
            <w:color w:val="000000"/>
            <w:lang w:eastAsia="en-GB"/>
          </w:rPr>
          <w:t>Character properties are detailed by the Unicode Regular Expressions [UNICODERE].</w:t>
        </w:r>
      </w:ins>
    </w:p>
    <w:p w14:paraId="27CFACFE" w14:textId="456E6802" w:rsidR="007E3F6F" w:rsidRPr="005223F4" w:rsidDel="00EE7A9B" w:rsidRDefault="007E3F6F" w:rsidP="005002E0">
      <w:pPr>
        <w:rPr>
          <w:del w:id="21928" w:author="mbeckerle" w:date="2013-07-11T19:13:00Z"/>
        </w:rPr>
      </w:pPr>
      <w:del w:id="21929" w:author="mbeckerle" w:date="2013-07-11T19:13:00Z">
        <w:r w:rsidRPr="005223F4" w:rsidDel="00EE7A9B">
          <w:delText xml:space="preserve">A </w:delText>
        </w:r>
        <w:r w:rsidR="00E42291" w:rsidRPr="005223F4" w:rsidDel="00EE7A9B">
          <w:delText xml:space="preserve">DFDL </w:delText>
        </w:r>
        <w:r w:rsidRPr="005223F4" w:rsidDel="00EE7A9B">
          <w:delText xml:space="preserve">regular expression </w:delText>
        </w:r>
        <w:r w:rsidR="00E42291" w:rsidRPr="005223F4" w:rsidDel="00EE7A9B">
          <w:delText xml:space="preserve">may be </w:delText>
        </w:r>
        <w:r w:rsidRPr="005223F4" w:rsidDel="00EE7A9B">
          <w:delText xml:space="preserve">specified </w:delText>
        </w:r>
        <w:r w:rsidR="00E42291" w:rsidRPr="005223F4" w:rsidDel="00EE7A9B">
          <w:delText xml:space="preserve">for </w:delText>
        </w:r>
        <w:r w:rsidRPr="005223F4" w:rsidDel="00EE7A9B">
          <w:delText>the dfdl:lengthPattern</w:delText>
        </w:r>
        <w:r w:rsidR="00E42291" w:rsidRPr="005223F4" w:rsidDel="00EE7A9B">
          <w:delText xml:space="preserve"> format property and the </w:delText>
        </w:r>
        <w:r w:rsidR="005002E0" w:rsidDel="00EE7A9B">
          <w:delText>dfdl:</w:delText>
        </w:r>
        <w:r w:rsidR="00E42291" w:rsidRPr="005223F4" w:rsidDel="00EE7A9B">
          <w:delText>testPattern</w:delText>
        </w:r>
        <w:r w:rsidR="005002E0" w:rsidDel="00EE7A9B">
          <w:delText xml:space="preserve"> </w:delText>
        </w:r>
      </w:del>
      <w:del w:id="21930" w:author="mbeckerle" w:date="2013-07-11T18:38:00Z">
        <w:r w:rsidR="005002E0" w:rsidDel="004B4971">
          <w:delText xml:space="preserve">attribute </w:delText>
        </w:r>
      </w:del>
      <w:del w:id="21931" w:author="mbeckerle" w:date="2013-07-11T19:13:00Z">
        <w:r w:rsidR="005002E0" w:rsidDel="00EE7A9B">
          <w:delText>of the</w:delText>
        </w:r>
        <w:r w:rsidR="00E42291" w:rsidRPr="005223F4" w:rsidDel="00EE7A9B">
          <w:delText xml:space="preserve"> dfdl:assert and dfdl:disc</w:delText>
        </w:r>
      </w:del>
      <w:ins w:id="21932" w:author="Steve Hanson" w:date="2013-03-28T10:45:00Z">
        <w:del w:id="21933" w:author="mbeckerle" w:date="2013-07-11T19:13:00Z">
          <w:r w:rsidR="004B63BD" w:rsidDel="00EE7A9B">
            <w:delText>r</w:delText>
          </w:r>
        </w:del>
      </w:ins>
      <w:del w:id="21934" w:author="mbeckerle" w:date="2013-07-11T19:13:00Z">
        <w:r w:rsidR="00E42291" w:rsidRPr="005223F4" w:rsidDel="00EE7A9B">
          <w:delText xml:space="preserve">iminator </w:delText>
        </w:r>
        <w:r w:rsidR="005002E0" w:rsidDel="00EE7A9B">
          <w:delText>annotations</w:delText>
        </w:r>
        <w:r w:rsidR="00E42291" w:rsidRPr="005223F4" w:rsidDel="00EE7A9B">
          <w:delText>.</w:delText>
        </w:r>
        <w:r w:rsidRPr="005223F4" w:rsidDel="00EE7A9B">
          <w:delText xml:space="preserve"> </w:delText>
        </w:r>
        <w:bookmarkStart w:id="21935" w:name="_Toc362445409"/>
        <w:bookmarkStart w:id="21936" w:name="_Toc362452160"/>
        <w:bookmarkStart w:id="21937" w:name="_Toc362452709"/>
        <w:bookmarkStart w:id="21938" w:name="_Toc362453607"/>
        <w:bookmarkEnd w:id="21935"/>
        <w:bookmarkEnd w:id="21936"/>
        <w:bookmarkEnd w:id="21937"/>
        <w:bookmarkEnd w:id="21938"/>
      </w:del>
    </w:p>
    <w:p w14:paraId="652C52EE" w14:textId="348DE45B" w:rsidR="00E42291" w:rsidRPr="005223F4" w:rsidDel="00230F40" w:rsidRDefault="00E42291" w:rsidP="007E3F6F">
      <w:pPr>
        <w:rPr>
          <w:del w:id="21939" w:author="mbeckerle" w:date="2012-04-22T21:30:00Z"/>
        </w:rPr>
      </w:pPr>
      <w:bookmarkStart w:id="21940" w:name="_Toc362445410"/>
      <w:bookmarkStart w:id="21941" w:name="_Toc362452161"/>
      <w:bookmarkStart w:id="21942" w:name="_Toc362452710"/>
      <w:bookmarkStart w:id="21943" w:name="_Toc362453608"/>
      <w:bookmarkEnd w:id="21940"/>
      <w:bookmarkEnd w:id="21941"/>
      <w:bookmarkEnd w:id="21942"/>
      <w:bookmarkEnd w:id="21943"/>
    </w:p>
    <w:p w14:paraId="14016F5D" w14:textId="01DBBFEB" w:rsidR="00F832C2" w:rsidRPr="005223F4" w:rsidDel="00EE7A9B" w:rsidRDefault="00E42291" w:rsidP="00C72713">
      <w:pPr>
        <w:rPr>
          <w:del w:id="21944" w:author="mbeckerle" w:date="2013-07-11T19:13:00Z"/>
        </w:rPr>
      </w:pPr>
      <w:del w:id="21945" w:author="mbeckerle" w:date="2013-07-11T19:13:00Z">
        <w:r w:rsidRPr="005223F4" w:rsidDel="00EE7A9B">
          <w:delText>A DFDL regular expression may be either a PERL regular expression [PERLRE] or a Java</w:delText>
        </w:r>
        <w:r w:rsidR="00C72713" w:rsidRPr="00C72713" w:rsidDel="00EE7A9B">
          <w:delText>®</w:delText>
        </w:r>
        <w:r w:rsidRPr="005223F4" w:rsidDel="00EE7A9B">
          <w:delText xml:space="preserve"> regular expression [JAVARE]. For </w:delText>
        </w:r>
        <w:r w:rsidR="00575D7E" w:rsidRPr="005223F4" w:rsidDel="00EE7A9B">
          <w:delText>portability</w:delText>
        </w:r>
        <w:r w:rsidRPr="005223F4" w:rsidDel="00EE7A9B">
          <w:delText xml:space="preserve"> it is recommended that </w:delText>
        </w:r>
        <w:r w:rsidR="002B36D0" w:rsidRPr="005223F4" w:rsidDel="00EE7A9B">
          <w:delText>use is restricted to a comm</w:delText>
        </w:r>
        <w:r w:rsidR="00575D7E" w:rsidRPr="005223F4" w:rsidDel="00EE7A9B">
          <w:delText>on</w:delText>
        </w:r>
        <w:r w:rsidR="002B36D0" w:rsidRPr="005223F4" w:rsidDel="00EE7A9B">
          <w:delText xml:space="preserve"> subset of the PERL and Java syntax.</w:delText>
        </w:r>
      </w:del>
      <w:ins w:id="21946" w:author="Steve Hanson" w:date="2012-08-10T15:06:00Z">
        <w:del w:id="21947" w:author="mbeckerle" w:date="2013-07-11T19:13:00Z">
          <w:r w:rsidR="00FC1AA3" w:rsidDel="00EE7A9B">
            <w:delText xml:space="preserve"> </w:delText>
          </w:r>
        </w:del>
      </w:ins>
      <w:bookmarkStart w:id="21948" w:name="_Toc362445411"/>
      <w:bookmarkStart w:id="21949" w:name="_Toc362452162"/>
      <w:bookmarkStart w:id="21950" w:name="_Toc362452711"/>
      <w:bookmarkStart w:id="21951" w:name="_Toc362453609"/>
      <w:bookmarkEnd w:id="21948"/>
      <w:bookmarkEnd w:id="21949"/>
      <w:bookmarkEnd w:id="21950"/>
      <w:bookmarkEnd w:id="21951"/>
    </w:p>
    <w:p w14:paraId="074D3EA3" w14:textId="77777777" w:rsidR="00EE66E5" w:rsidRPr="005223F4" w:rsidRDefault="00EE66E5" w:rsidP="009E142C">
      <w:pPr>
        <w:pStyle w:val="Heading1"/>
      </w:pPr>
      <w:bookmarkStart w:id="21952" w:name="_Toc199515659"/>
      <w:bookmarkStart w:id="21953" w:name="_Toc199515847"/>
      <w:bookmarkStart w:id="21954" w:name="_Toc199516286"/>
      <w:bookmarkStart w:id="21955" w:name="_Toc199841837"/>
      <w:bookmarkStart w:id="21956" w:name="_Toc199844403"/>
      <w:bookmarkStart w:id="21957" w:name="_Toc199515660"/>
      <w:bookmarkStart w:id="21958" w:name="_Toc199515848"/>
      <w:bookmarkStart w:id="21959" w:name="_Toc199516287"/>
      <w:bookmarkStart w:id="21960" w:name="_Toc199841838"/>
      <w:bookmarkStart w:id="21961" w:name="_Toc199844404"/>
      <w:bookmarkStart w:id="21962" w:name="_Toc177399153"/>
      <w:bookmarkStart w:id="21963" w:name="_Toc175057440"/>
      <w:bookmarkStart w:id="21964" w:name="_Toc199516371"/>
      <w:bookmarkStart w:id="21965" w:name="_Toc194984045"/>
      <w:bookmarkStart w:id="21966" w:name="_Toc243112882"/>
      <w:bookmarkStart w:id="21967" w:name="_Toc349042878"/>
      <w:bookmarkStart w:id="21968" w:name="_Toc362453610"/>
      <w:bookmarkEnd w:id="20214"/>
      <w:bookmarkEnd w:id="20215"/>
      <w:bookmarkEnd w:id="20216"/>
      <w:bookmarkEnd w:id="20217"/>
      <w:bookmarkEnd w:id="20218"/>
      <w:bookmarkEnd w:id="21952"/>
      <w:bookmarkEnd w:id="21953"/>
      <w:bookmarkEnd w:id="21954"/>
      <w:bookmarkEnd w:id="21955"/>
      <w:bookmarkEnd w:id="21956"/>
      <w:bookmarkEnd w:id="21957"/>
      <w:bookmarkEnd w:id="21958"/>
      <w:bookmarkEnd w:id="21959"/>
      <w:bookmarkEnd w:id="21960"/>
      <w:bookmarkEnd w:id="21961"/>
      <w:r w:rsidRPr="005223F4">
        <w:t>Security Considerations</w:t>
      </w:r>
      <w:bookmarkEnd w:id="21962"/>
      <w:bookmarkEnd w:id="21963"/>
      <w:bookmarkEnd w:id="21964"/>
      <w:bookmarkEnd w:id="21965"/>
      <w:bookmarkEnd w:id="21966"/>
      <w:bookmarkEnd w:id="21967"/>
      <w:bookmarkEnd w:id="21968"/>
    </w:p>
    <w:p w14:paraId="3968AE56" w14:textId="77777777" w:rsidR="00EE66E5" w:rsidRPr="005223F4" w:rsidRDefault="00EE66E5" w:rsidP="00EE66E5">
      <w:r w:rsidRPr="005223F4">
        <w:t>All locations must be properly initialized before writing so as to prevent accidental (or purposeful) transmission of data in the unused parts of data formats. Even when a DFDL description does not specify that data should be written to a particular part of the output representation, a defined pattern should always be written.</w:t>
      </w:r>
    </w:p>
    <w:p w14:paraId="7FF4D8C7" w14:textId="77777777" w:rsidR="00EE66E5" w:rsidRPr="005223F4" w:rsidRDefault="00784911" w:rsidP="00427A6B">
      <w:r w:rsidRPr="005223F4">
        <w:t>When</w:t>
      </w:r>
      <w:r w:rsidR="00EE66E5" w:rsidRPr="005223F4">
        <w:t xml:space="preserve"> </w:t>
      </w:r>
      <w:r w:rsidRPr="005223F4">
        <w:t>unparsing</w:t>
      </w:r>
      <w:r w:rsidR="00EE66E5" w:rsidRPr="005223F4">
        <w:t xml:space="preserve"> data</w:t>
      </w:r>
      <w:r w:rsidRPr="005223F4">
        <w:t xml:space="preserve"> it is a schema definition error if </w:t>
      </w:r>
      <w:r w:rsidR="00EE66E5" w:rsidRPr="005223F4">
        <w:t xml:space="preserve">the representation properties that control filling and padding are </w:t>
      </w:r>
      <w:r w:rsidRPr="005223F4">
        <w:t xml:space="preserve">not </w:t>
      </w:r>
      <w:r w:rsidR="00EE66E5" w:rsidRPr="005223F4">
        <w:t xml:space="preserve">defined by the DFDL schema. </w:t>
      </w:r>
      <w:r w:rsidRPr="005223F4">
        <w:t>T</w:t>
      </w:r>
      <w:r w:rsidR="00EE66E5" w:rsidRPr="005223F4">
        <w:t>he DFDL processor must fail if they are not defined so that it is certain no region of the output data has unspecified contents.</w:t>
      </w:r>
    </w:p>
    <w:p w14:paraId="6F2D4BB1" w14:textId="77777777" w:rsidR="00EE66E5" w:rsidRPr="005223F4" w:rsidRDefault="00EE66E5" w:rsidP="00EE66E5">
      <w:r w:rsidRPr="005223F4">
        <w:t xml:space="preserve">If regions within a DFDL-described data object are encrypted, then when decrypting them proper means must be used to assure secure passage of passwords to the decrypting software. Such means are beyond the scope of the DFDL language specification. </w:t>
      </w:r>
    </w:p>
    <w:p w14:paraId="37BDB9D1" w14:textId="77777777" w:rsidR="00EE66E5" w:rsidRPr="005223F4" w:rsidRDefault="00EE66E5" w:rsidP="00EE66E5">
      <w:r w:rsidRPr="005223F4">
        <w:t xml:space="preserve">In addition, if encryption passwords/keys are stored in DFDL schema-described data, then proper means must be used to assure that the decrypted form of these passwords is not revealed. Such means are beyond the scope of the DFDL language specification. </w:t>
      </w:r>
    </w:p>
    <w:p w14:paraId="048E4BCA" w14:textId="77777777" w:rsidR="00EE66E5" w:rsidRDefault="007636A7" w:rsidP="009E142C">
      <w:pPr>
        <w:pStyle w:val="Heading1"/>
      </w:pPr>
      <w:bookmarkStart w:id="21969" w:name="_Toc177399154"/>
      <w:bookmarkStart w:id="21970" w:name="_Toc175057441"/>
      <w:bookmarkStart w:id="21971" w:name="_Toc199516372"/>
      <w:bookmarkStart w:id="21972" w:name="_Toc243112883"/>
      <w:bookmarkStart w:id="21973" w:name="_Toc349042879"/>
      <w:bookmarkStart w:id="21974" w:name="_Toc362453611"/>
      <w:r>
        <w:t xml:space="preserve">Authors and </w:t>
      </w:r>
      <w:r w:rsidR="00EE66E5" w:rsidRPr="005223F4">
        <w:t>Contributors</w:t>
      </w:r>
      <w:bookmarkEnd w:id="21969"/>
      <w:bookmarkEnd w:id="21970"/>
      <w:bookmarkEnd w:id="21971"/>
      <w:bookmarkEnd w:id="21972"/>
      <w:bookmarkEnd w:id="21973"/>
      <w:bookmarkEnd w:id="21974"/>
    </w:p>
    <w:p w14:paraId="61FE3516" w14:textId="2042B4FE" w:rsidR="00F16FDE" w:rsidDel="00146117" w:rsidRDefault="007636A7" w:rsidP="009F0AEF">
      <w:pPr>
        <w:autoSpaceDE w:val="0"/>
        <w:autoSpaceDN w:val="0"/>
        <w:adjustRightInd w:val="0"/>
        <w:contextualSpacing/>
        <w:rPr>
          <w:ins w:id="21975" w:author="Steve Hanson" w:date="2012-02-24T12:22:00Z"/>
          <w:del w:id="21976" w:author="mbeckerle" w:date="2013-02-19T11:53:00Z"/>
        </w:rPr>
      </w:pPr>
      <w:del w:id="21977" w:author="mbeckerle" w:date="2013-02-19T11:53:00Z">
        <w:r w:rsidRPr="005223F4" w:rsidDel="00146117">
          <w:delText>Alan W. Powell</w:delText>
        </w:r>
      </w:del>
      <w:ins w:id="21978" w:author="Steve Hanson" w:date="2012-02-24T12:22:00Z">
        <w:del w:id="21979" w:author="mbeckerle" w:date="2013-02-19T11:53:00Z">
          <w:r w:rsidR="00F16FDE" w:rsidDel="00146117">
            <w:delText>,</w:delText>
          </w:r>
        </w:del>
      </w:ins>
    </w:p>
    <w:p w14:paraId="70476960" w14:textId="5E9E80FF" w:rsidR="00F16FDE" w:rsidDel="00146117" w:rsidRDefault="00F16FDE" w:rsidP="009F0AEF">
      <w:pPr>
        <w:autoSpaceDE w:val="0"/>
        <w:autoSpaceDN w:val="0"/>
        <w:adjustRightInd w:val="0"/>
        <w:contextualSpacing/>
        <w:rPr>
          <w:ins w:id="21980" w:author="Steve Hanson" w:date="2012-02-24T12:22:00Z"/>
          <w:del w:id="21981" w:author="mbeckerle" w:date="2013-02-19T11:53:00Z"/>
          <w:rFonts w:ascii="Helv" w:hAnsi="Helv" w:cs="Helv"/>
          <w:color w:val="000000"/>
          <w:sz w:val="18"/>
          <w:szCs w:val="18"/>
          <w:lang w:val="en-GB" w:eastAsia="en-GB"/>
        </w:rPr>
      </w:pPr>
      <w:ins w:id="21982" w:author="Steve Hanson" w:date="2012-02-24T12:22:00Z">
        <w:del w:id="21983" w:author="mbeckerle" w:date="2013-02-19T11:53:00Z">
          <w:r w:rsidDel="00146117">
            <w:rPr>
              <w:rFonts w:ascii="Helv" w:hAnsi="Helv" w:cs="Helv"/>
              <w:color w:val="000000"/>
              <w:sz w:val="18"/>
              <w:szCs w:val="18"/>
              <w:lang w:val="en-GB" w:eastAsia="en-GB"/>
            </w:rPr>
            <w:fldChar w:fldCharType="begin"/>
          </w:r>
          <w:r w:rsidDel="00146117">
            <w:rPr>
              <w:rFonts w:ascii="Helv" w:hAnsi="Helv" w:cs="Helv"/>
              <w:color w:val="000000"/>
              <w:sz w:val="18"/>
              <w:szCs w:val="18"/>
              <w:lang w:val="en-GB" w:eastAsia="en-GB"/>
            </w:rPr>
            <w:delInstrText xml:space="preserve"> HYPERLINK "mailto:apowell888@googlemail.com" </w:delInstrText>
          </w:r>
          <w:r w:rsidDel="00146117">
            <w:rPr>
              <w:rFonts w:ascii="Helv" w:hAnsi="Helv" w:cs="Helv"/>
              <w:color w:val="000000"/>
              <w:sz w:val="18"/>
              <w:szCs w:val="18"/>
              <w:lang w:val="en-GB" w:eastAsia="en-GB"/>
            </w:rPr>
            <w:fldChar w:fldCharType="separate"/>
          </w:r>
          <w:r w:rsidRPr="00556B6A" w:rsidDel="00146117">
            <w:rPr>
              <w:rStyle w:val="Hyperlink"/>
              <w:rFonts w:ascii="Helv" w:hAnsi="Helv" w:cs="Helv"/>
              <w:sz w:val="18"/>
              <w:szCs w:val="18"/>
              <w:lang w:val="en-GB" w:eastAsia="en-GB"/>
            </w:rPr>
            <w:delText>apowell888@googlemail.com</w:delText>
          </w:r>
          <w:r w:rsidDel="00146117">
            <w:rPr>
              <w:rFonts w:ascii="Helv" w:hAnsi="Helv" w:cs="Helv"/>
              <w:color w:val="000000"/>
              <w:sz w:val="18"/>
              <w:szCs w:val="18"/>
              <w:lang w:val="en-GB" w:eastAsia="en-GB"/>
            </w:rPr>
            <w:fldChar w:fldCharType="end"/>
          </w:r>
        </w:del>
      </w:ins>
    </w:p>
    <w:p w14:paraId="7EA286A6" w14:textId="77777777" w:rsidR="007636A7" w:rsidDel="00F16FDE" w:rsidRDefault="007636A7" w:rsidP="007636A7">
      <w:pPr>
        <w:autoSpaceDE w:val="0"/>
        <w:autoSpaceDN w:val="0"/>
        <w:adjustRightInd w:val="0"/>
        <w:rPr>
          <w:del w:id="21984" w:author="Steve Hanson" w:date="2012-02-24T12:21:00Z"/>
        </w:rPr>
      </w:pPr>
      <w:del w:id="21985" w:author="Steve Hanson" w:date="2012-02-24T12:21:00Z">
        <w:r w:rsidRPr="005223F4" w:rsidDel="00F16FDE">
          <w:delText xml:space="preserve">, </w:delText>
        </w:r>
      </w:del>
    </w:p>
    <w:p w14:paraId="3C149B65" w14:textId="77777777" w:rsidR="007636A7" w:rsidDel="00F16FDE" w:rsidRDefault="007636A7" w:rsidP="007636A7">
      <w:pPr>
        <w:autoSpaceDE w:val="0"/>
        <w:autoSpaceDN w:val="0"/>
        <w:adjustRightInd w:val="0"/>
        <w:rPr>
          <w:del w:id="21986" w:author="Steve Hanson" w:date="2012-02-24T12:21:00Z"/>
        </w:rPr>
      </w:pPr>
      <w:del w:id="21987" w:author="Steve Hanson" w:date="2012-02-24T12:21:00Z">
        <w:r w:rsidRPr="005223F4" w:rsidDel="00F16FDE">
          <w:delText xml:space="preserve">IBM Software Group, </w:delText>
        </w:r>
      </w:del>
    </w:p>
    <w:p w14:paraId="7D9A4CBA" w14:textId="77777777" w:rsidR="0020463A" w:rsidDel="00F16FDE" w:rsidRDefault="007636A7" w:rsidP="007636A7">
      <w:pPr>
        <w:autoSpaceDE w:val="0"/>
        <w:autoSpaceDN w:val="0"/>
        <w:adjustRightInd w:val="0"/>
        <w:rPr>
          <w:del w:id="21988" w:author="Steve Hanson" w:date="2012-02-24T12:21:00Z"/>
        </w:rPr>
      </w:pPr>
      <w:del w:id="21989" w:author="Steve Hanson" w:date="2012-02-24T12:21:00Z">
        <w:r w:rsidRPr="005223F4" w:rsidDel="00F16FDE">
          <w:delText xml:space="preserve">Hursley, </w:delText>
        </w:r>
      </w:del>
    </w:p>
    <w:p w14:paraId="237E7003" w14:textId="77777777" w:rsidR="007636A7" w:rsidDel="00F16FDE" w:rsidRDefault="0020463A" w:rsidP="007636A7">
      <w:pPr>
        <w:autoSpaceDE w:val="0"/>
        <w:autoSpaceDN w:val="0"/>
        <w:adjustRightInd w:val="0"/>
        <w:rPr>
          <w:del w:id="21990" w:author="Steve Hanson" w:date="2012-02-24T12:21:00Z"/>
        </w:rPr>
      </w:pPr>
      <w:del w:id="21991" w:author="Steve Hanson" w:date="2012-02-24T12:21:00Z">
        <w:r w:rsidDel="00F16FDE">
          <w:delText xml:space="preserve">Winchester, </w:delText>
        </w:r>
        <w:r w:rsidR="007636A7" w:rsidRPr="005223F4" w:rsidDel="00F16FDE">
          <w:delText>UK</w:delText>
        </w:r>
      </w:del>
    </w:p>
    <w:p w14:paraId="449BE10E" w14:textId="77777777" w:rsidR="0050594B" w:rsidRPr="005223F4" w:rsidDel="00F16FDE" w:rsidRDefault="0050594B" w:rsidP="007636A7">
      <w:pPr>
        <w:autoSpaceDE w:val="0"/>
        <w:autoSpaceDN w:val="0"/>
        <w:adjustRightInd w:val="0"/>
        <w:rPr>
          <w:del w:id="21992" w:author="Steve Hanson" w:date="2012-02-24T12:22:00Z"/>
        </w:rPr>
      </w:pPr>
      <w:del w:id="21993" w:author="Steve Hanson" w:date="2012-02-24T12:21:00Z">
        <w:r w:rsidDel="00F16FDE">
          <w:delText>alan_powell@uk.ibm.com</w:delText>
        </w:r>
      </w:del>
    </w:p>
    <w:p w14:paraId="2B15B83E" w14:textId="77777777" w:rsidR="007636A7" w:rsidRDefault="007636A7" w:rsidP="00F16FDE">
      <w:pPr>
        <w:autoSpaceDE w:val="0"/>
        <w:autoSpaceDN w:val="0"/>
        <w:adjustRightInd w:val="0"/>
      </w:pPr>
    </w:p>
    <w:p w14:paraId="7B49FA69" w14:textId="77777777" w:rsidR="0050594B" w:rsidRDefault="00EE66E5" w:rsidP="009F0AEF">
      <w:pPr>
        <w:autoSpaceDE w:val="0"/>
        <w:autoSpaceDN w:val="0"/>
        <w:adjustRightInd w:val="0"/>
        <w:contextualSpacing/>
        <w:rPr>
          <w:ins w:id="21994" w:author="mbeckerle" w:date="2013-01-20T09:44:00Z"/>
        </w:rPr>
      </w:pPr>
      <w:r w:rsidRPr="005223F4">
        <w:t xml:space="preserve">Michael J. Beckerle, </w:t>
      </w:r>
      <w:bookmarkStart w:id="21995" w:name="OLE_LINK1"/>
      <w:bookmarkStart w:id="21996" w:name="OLE_LINK2"/>
    </w:p>
    <w:p w14:paraId="07F0658F" w14:textId="0759BFEB" w:rsidR="00704527" w:rsidRDefault="00704527" w:rsidP="009F0AEF">
      <w:pPr>
        <w:autoSpaceDE w:val="0"/>
        <w:autoSpaceDN w:val="0"/>
        <w:adjustRightInd w:val="0"/>
        <w:contextualSpacing/>
        <w:rPr>
          <w:ins w:id="21997" w:author="mbeckerle" w:date="2013-01-20T09:44:00Z"/>
        </w:rPr>
      </w:pPr>
      <w:ins w:id="21998" w:author="mbeckerle" w:date="2013-01-20T09:44:00Z">
        <w:r>
          <w:t>Tresys Technology</w:t>
        </w:r>
      </w:ins>
    </w:p>
    <w:p w14:paraId="7433EEB6" w14:textId="19246155" w:rsidR="00704527" w:rsidRDefault="00704527" w:rsidP="009F0AEF">
      <w:pPr>
        <w:autoSpaceDE w:val="0"/>
        <w:autoSpaceDN w:val="0"/>
        <w:adjustRightInd w:val="0"/>
        <w:contextualSpacing/>
      </w:pPr>
      <w:ins w:id="21999" w:author="mbeckerle" w:date="2013-01-20T09:44:00Z">
        <w:r>
          <w:t>Columbia, MD</w:t>
        </w:r>
      </w:ins>
    </w:p>
    <w:p w14:paraId="601890D1" w14:textId="77777777" w:rsidR="0050594B" w:rsidDel="00F16FDE" w:rsidRDefault="00E56044" w:rsidP="009F0AEF">
      <w:pPr>
        <w:autoSpaceDE w:val="0"/>
        <w:autoSpaceDN w:val="0"/>
        <w:adjustRightInd w:val="0"/>
        <w:contextualSpacing/>
        <w:rPr>
          <w:del w:id="22000" w:author="Steve Hanson" w:date="2012-02-24T12:21:00Z"/>
        </w:rPr>
      </w:pPr>
      <w:del w:id="22001" w:author="Steve Hanson" w:date="2012-02-24T12:21:00Z">
        <w:r w:rsidRPr="005223F4" w:rsidDel="00F16FDE">
          <w:delText xml:space="preserve">Oco, Inc., </w:delText>
        </w:r>
      </w:del>
    </w:p>
    <w:p w14:paraId="297899BD" w14:textId="77777777" w:rsidR="0050594B" w:rsidDel="00F16FDE" w:rsidRDefault="00E56044" w:rsidP="009F0AEF">
      <w:pPr>
        <w:autoSpaceDE w:val="0"/>
        <w:autoSpaceDN w:val="0"/>
        <w:adjustRightInd w:val="0"/>
        <w:contextualSpacing/>
        <w:rPr>
          <w:del w:id="22002" w:author="Steve Hanson" w:date="2012-02-24T12:21:00Z"/>
        </w:rPr>
      </w:pPr>
      <w:del w:id="22003" w:author="Steve Hanson" w:date="2012-02-24T12:21:00Z">
        <w:r w:rsidRPr="005223F4" w:rsidDel="00F16FDE">
          <w:delText>Waltham</w:delText>
        </w:r>
        <w:r w:rsidR="00EE66E5" w:rsidRPr="005223F4" w:rsidDel="00F16FDE">
          <w:delText xml:space="preserve">, </w:delText>
        </w:r>
      </w:del>
    </w:p>
    <w:p w14:paraId="12AEAC26" w14:textId="77777777" w:rsidR="00EE66E5" w:rsidDel="00F16FDE" w:rsidRDefault="00EE66E5" w:rsidP="009F0AEF">
      <w:pPr>
        <w:autoSpaceDE w:val="0"/>
        <w:autoSpaceDN w:val="0"/>
        <w:adjustRightInd w:val="0"/>
        <w:contextualSpacing/>
        <w:rPr>
          <w:del w:id="22004" w:author="Steve Hanson" w:date="2012-02-24T12:21:00Z"/>
        </w:rPr>
      </w:pPr>
      <w:del w:id="22005" w:author="Steve Hanson" w:date="2012-02-24T12:21:00Z">
        <w:r w:rsidRPr="005223F4" w:rsidDel="00F16FDE">
          <w:delText>MA</w:delText>
        </w:r>
        <w:bookmarkEnd w:id="21995"/>
        <w:bookmarkEnd w:id="21996"/>
        <w:r w:rsidRPr="005223F4" w:rsidDel="00F16FDE">
          <w:delText>, USA</w:delText>
        </w:r>
      </w:del>
    </w:p>
    <w:p w14:paraId="520EE207" w14:textId="3EB7C5B1" w:rsidR="00F16FDE" w:rsidRPr="009F0AEF" w:rsidRDefault="00F16FDE" w:rsidP="009F0AEF">
      <w:pPr>
        <w:autoSpaceDE w:val="0"/>
        <w:autoSpaceDN w:val="0"/>
        <w:adjustRightInd w:val="0"/>
        <w:contextualSpacing/>
        <w:rPr>
          <w:ins w:id="22006" w:author="Steve Hanson" w:date="2012-02-24T12:23:00Z"/>
          <w:lang w:val="de-DE"/>
        </w:rPr>
      </w:pPr>
      <w:del w:id="22007" w:author="mbeckerle" w:date="2013-01-29T16:50:00Z">
        <w:r w:rsidDel="001C661F">
          <w:fldChar w:fldCharType="begin"/>
        </w:r>
        <w:r w:rsidRPr="009F0AEF" w:rsidDel="001C661F">
          <w:rPr>
            <w:lang w:val="de-DE"/>
          </w:rPr>
          <w:delInstrText xml:space="preserve"> HYPERLINK "mailto:mbeckerle.dfdl@gmail.com" </w:delInstrText>
        </w:r>
        <w:r w:rsidDel="001C661F">
          <w:fldChar w:fldCharType="separate"/>
        </w:r>
      </w:del>
      <w:ins w:id="22008" w:author="Steve Hanson" w:date="2012-02-24T12:23:00Z">
        <w:del w:id="22009" w:author="mbeckerle" w:date="2013-01-29T16:50:00Z">
          <w:r w:rsidRPr="004C4665" w:rsidDel="001C661F">
            <w:rPr>
              <w:rStyle w:val="Hyperlink"/>
              <w:lang w:val="de-DE"/>
            </w:rPr>
            <w:delText>mbeckerle.dfdl@gmail.com</w:delText>
          </w:r>
          <w:r w:rsidDel="001C661F">
            <w:fldChar w:fldCharType="end"/>
          </w:r>
          <w:r w:rsidRPr="009F0AEF" w:rsidDel="001C661F">
            <w:rPr>
              <w:lang w:val="de-DE"/>
            </w:rPr>
            <w:delText>,</w:delText>
          </w:r>
        </w:del>
      </w:ins>
      <w:ins w:id="22010" w:author="mbeckerle" w:date="2013-01-29T16:50:00Z">
        <w:r w:rsidR="001C661F">
          <w:rPr>
            <w:lang w:val="de-DE"/>
          </w:rPr>
          <w:fldChar w:fldCharType="begin"/>
        </w:r>
        <w:r w:rsidR="001C661F">
          <w:rPr>
            <w:lang w:val="de-DE"/>
          </w:rPr>
          <w:instrText xml:space="preserve"> HYPERLINK "mailto:</w:instrText>
        </w:r>
      </w:ins>
      <w:ins w:id="22011" w:author="mbeckerle" w:date="2013-01-20T09:44:00Z">
        <w:r w:rsidR="001C661F">
          <w:rPr>
            <w:lang w:val="de-DE"/>
          </w:rPr>
          <w:instrText>mbeckerle@tresys.com</w:instrText>
        </w:r>
      </w:ins>
      <w:ins w:id="22012" w:author="mbeckerle" w:date="2013-01-29T16:50:00Z">
        <w:r w:rsidR="001C661F">
          <w:rPr>
            <w:lang w:val="de-DE"/>
          </w:rPr>
          <w:instrText xml:space="preserve">" </w:instrText>
        </w:r>
        <w:r w:rsidR="001C661F">
          <w:rPr>
            <w:lang w:val="de-DE"/>
          </w:rPr>
          <w:fldChar w:fldCharType="separate"/>
        </w:r>
      </w:ins>
      <w:ins w:id="22013" w:author="mbeckerle" w:date="2013-01-20T09:44:00Z">
        <w:r w:rsidR="001C661F" w:rsidRPr="00175B07">
          <w:rPr>
            <w:rStyle w:val="Hyperlink"/>
            <w:lang w:val="de-DE"/>
          </w:rPr>
          <w:t>mbeckerle@tresys.com</w:t>
        </w:r>
      </w:ins>
      <w:ins w:id="22014" w:author="mbeckerle" w:date="2013-01-29T16:50:00Z">
        <w:r w:rsidR="001C661F">
          <w:rPr>
            <w:lang w:val="de-DE"/>
          </w:rPr>
          <w:fldChar w:fldCharType="end"/>
        </w:r>
        <w:r w:rsidR="001C661F">
          <w:rPr>
            <w:lang w:val="de-DE"/>
          </w:rPr>
          <w:t>, mbeckerle.dfdl@gmail.com</w:t>
        </w:r>
      </w:ins>
    </w:p>
    <w:p w14:paraId="20021789" w14:textId="77777777" w:rsidR="0050594B" w:rsidRPr="009F0AEF" w:rsidDel="00F16FDE" w:rsidRDefault="0050594B" w:rsidP="00EE66E5">
      <w:pPr>
        <w:autoSpaceDE w:val="0"/>
        <w:autoSpaceDN w:val="0"/>
        <w:adjustRightInd w:val="0"/>
        <w:rPr>
          <w:del w:id="22015" w:author="Steve Hanson" w:date="2012-02-24T12:23:00Z"/>
          <w:rFonts w:eastAsia="MS Mincho"/>
          <w:color w:val="000000"/>
          <w:lang w:val="de-DE"/>
        </w:rPr>
      </w:pPr>
      <w:del w:id="22016" w:author="Steve Hanson" w:date="2012-02-24T12:23:00Z">
        <w:r w:rsidRPr="0050594B" w:rsidDel="00F16FDE">
          <w:rPr>
            <w:rFonts w:eastAsia="MS Mincho" w:cs="Arial"/>
            <w:color w:val="000000"/>
            <w:lang w:val="en-GB" w:eastAsia="ja-JP"/>
          </w:rPr>
          <w:fldChar w:fldCharType="begin"/>
        </w:r>
        <w:r w:rsidRPr="009F0AEF" w:rsidDel="00F16FDE">
          <w:rPr>
            <w:rFonts w:eastAsia="MS Mincho"/>
            <w:color w:val="000000"/>
            <w:lang w:val="de-DE"/>
          </w:rPr>
          <w:delInstrText xml:space="preserve"> HYPERLINK "mailto:mbeckerle@OCO-INC.COM" </w:delInstrText>
        </w:r>
        <w:r w:rsidRPr="0050594B" w:rsidDel="00F16FDE">
          <w:rPr>
            <w:rFonts w:eastAsia="MS Mincho" w:cs="Arial"/>
            <w:color w:val="000000"/>
            <w:lang w:val="en-GB" w:eastAsia="ja-JP"/>
          </w:rPr>
          <w:fldChar w:fldCharType="separate"/>
        </w:r>
        <w:r w:rsidRPr="009F0AEF" w:rsidDel="00F16FDE">
          <w:rPr>
            <w:rStyle w:val="Hyperlink"/>
            <w:rFonts w:eastAsia="MS Mincho"/>
            <w:lang w:val="de-DE"/>
          </w:rPr>
          <w:delText>mbeckerle@OCO-INC.COM</w:delText>
        </w:r>
        <w:r w:rsidRPr="0050594B" w:rsidDel="00F16FDE">
          <w:rPr>
            <w:rFonts w:eastAsia="MS Mincho" w:cs="Arial"/>
            <w:color w:val="000000"/>
            <w:lang w:val="en-GB" w:eastAsia="ja-JP"/>
          </w:rPr>
          <w:fldChar w:fldCharType="end"/>
        </w:r>
      </w:del>
    </w:p>
    <w:p w14:paraId="0B4DB951" w14:textId="77777777" w:rsidR="0050594B" w:rsidRPr="009F0AEF" w:rsidRDefault="0050594B" w:rsidP="00EE66E5">
      <w:pPr>
        <w:autoSpaceDE w:val="0"/>
        <w:autoSpaceDN w:val="0"/>
        <w:adjustRightInd w:val="0"/>
        <w:rPr>
          <w:rFonts w:ascii="Helv" w:eastAsia="MS Mincho" w:hAnsi="Helv"/>
          <w:color w:val="000000"/>
          <w:sz w:val="18"/>
          <w:lang w:val="de-DE"/>
        </w:rPr>
      </w:pPr>
    </w:p>
    <w:p w14:paraId="3FCB0409" w14:textId="77777777" w:rsidR="0050594B" w:rsidRPr="009F0AEF" w:rsidRDefault="0050594B" w:rsidP="009F0AEF">
      <w:pPr>
        <w:autoSpaceDE w:val="0"/>
        <w:autoSpaceDN w:val="0"/>
        <w:adjustRightInd w:val="0"/>
        <w:contextualSpacing/>
        <w:rPr>
          <w:lang w:val="de-DE"/>
        </w:rPr>
      </w:pPr>
      <w:r w:rsidRPr="009F0AEF">
        <w:rPr>
          <w:lang w:val="de-DE"/>
        </w:rPr>
        <w:t xml:space="preserve">Stephen M. Hanson, </w:t>
      </w:r>
    </w:p>
    <w:p w14:paraId="6A669C2B" w14:textId="77777777" w:rsidR="0050594B" w:rsidRDefault="0050594B" w:rsidP="009F0AEF">
      <w:pPr>
        <w:autoSpaceDE w:val="0"/>
        <w:autoSpaceDN w:val="0"/>
        <w:adjustRightInd w:val="0"/>
        <w:contextualSpacing/>
      </w:pPr>
      <w:r w:rsidRPr="005223F4">
        <w:t xml:space="preserve">IBM Software Group, </w:t>
      </w:r>
    </w:p>
    <w:p w14:paraId="7D8201B9" w14:textId="77777777" w:rsidR="0020463A" w:rsidRDefault="0050594B" w:rsidP="009F0AEF">
      <w:pPr>
        <w:autoSpaceDE w:val="0"/>
        <w:autoSpaceDN w:val="0"/>
        <w:adjustRightInd w:val="0"/>
        <w:contextualSpacing/>
      </w:pPr>
      <w:r w:rsidRPr="005223F4">
        <w:t xml:space="preserve">Hursley, </w:t>
      </w:r>
    </w:p>
    <w:p w14:paraId="7F8909D1" w14:textId="77777777" w:rsidR="0050594B" w:rsidRDefault="0020463A" w:rsidP="009F0AEF">
      <w:pPr>
        <w:autoSpaceDE w:val="0"/>
        <w:autoSpaceDN w:val="0"/>
        <w:adjustRightInd w:val="0"/>
        <w:contextualSpacing/>
      </w:pPr>
      <w:r>
        <w:t>Winchester,</w:t>
      </w:r>
      <w:r w:rsidR="0050594B" w:rsidRPr="005223F4">
        <w:t>UK</w:t>
      </w:r>
    </w:p>
    <w:p w14:paraId="474AA19E" w14:textId="77777777" w:rsidR="0050594B" w:rsidRDefault="00B900F3" w:rsidP="009F0AEF">
      <w:pPr>
        <w:autoSpaceDE w:val="0"/>
        <w:autoSpaceDN w:val="0"/>
        <w:adjustRightInd w:val="0"/>
        <w:contextualSpacing/>
        <w:rPr>
          <w:ins w:id="22017" w:author="mbeckerle" w:date="2013-02-19T11:53:00Z"/>
          <w:rStyle w:val="Hyperlink"/>
        </w:rPr>
      </w:pPr>
      <w:hyperlink r:id="rId28" w:history="1">
        <w:r w:rsidR="0050594B" w:rsidRPr="0050594B">
          <w:rPr>
            <w:rStyle w:val="Hyperlink"/>
          </w:rPr>
          <w:t>smh@uk.ibm.com</w:t>
        </w:r>
      </w:hyperlink>
    </w:p>
    <w:p w14:paraId="0D77C9EE" w14:textId="77777777" w:rsidR="00146117" w:rsidRDefault="00146117" w:rsidP="009F0AEF">
      <w:pPr>
        <w:autoSpaceDE w:val="0"/>
        <w:autoSpaceDN w:val="0"/>
        <w:adjustRightInd w:val="0"/>
        <w:contextualSpacing/>
        <w:rPr>
          <w:ins w:id="22018" w:author="mbeckerle" w:date="2013-02-19T11:53:00Z"/>
          <w:rStyle w:val="Hyperlink"/>
        </w:rPr>
      </w:pPr>
    </w:p>
    <w:p w14:paraId="3EAC532F" w14:textId="77777777" w:rsidR="00146117" w:rsidRDefault="00146117" w:rsidP="00146117">
      <w:pPr>
        <w:autoSpaceDE w:val="0"/>
        <w:autoSpaceDN w:val="0"/>
        <w:adjustRightInd w:val="0"/>
        <w:contextualSpacing/>
        <w:rPr>
          <w:ins w:id="22019" w:author="mbeckerle" w:date="2013-02-19T11:53:00Z"/>
        </w:rPr>
      </w:pPr>
      <w:ins w:id="22020" w:author="mbeckerle" w:date="2013-02-19T11:53:00Z">
        <w:r w:rsidRPr="005223F4">
          <w:t>Alan W. Powell</w:t>
        </w:r>
        <w:r>
          <w:t>,</w:t>
        </w:r>
      </w:ins>
    </w:p>
    <w:p w14:paraId="73FFFFFF" w14:textId="77777777" w:rsidR="00146117" w:rsidRDefault="00146117" w:rsidP="00146117">
      <w:pPr>
        <w:autoSpaceDE w:val="0"/>
        <w:autoSpaceDN w:val="0"/>
        <w:adjustRightInd w:val="0"/>
        <w:contextualSpacing/>
        <w:rPr>
          <w:ins w:id="22021" w:author="mbeckerle" w:date="2013-02-19T11:53:00Z"/>
          <w:rFonts w:ascii="Helv" w:hAnsi="Helv" w:cs="Helv"/>
          <w:color w:val="000000"/>
          <w:sz w:val="18"/>
          <w:szCs w:val="18"/>
          <w:lang w:val="en-GB" w:eastAsia="en-GB"/>
        </w:rPr>
      </w:pPr>
      <w:ins w:id="22022" w:author="mbeckerle" w:date="2013-02-19T11:53:00Z">
        <w:r>
          <w:rPr>
            <w:rFonts w:ascii="Helv" w:hAnsi="Helv" w:cs="Helv"/>
            <w:color w:val="000000"/>
            <w:sz w:val="18"/>
            <w:szCs w:val="18"/>
            <w:lang w:val="en-GB" w:eastAsia="en-GB"/>
          </w:rPr>
          <w:fldChar w:fldCharType="begin"/>
        </w:r>
        <w:r>
          <w:rPr>
            <w:rFonts w:ascii="Helv" w:hAnsi="Helv" w:cs="Helv"/>
            <w:color w:val="000000"/>
            <w:sz w:val="18"/>
            <w:szCs w:val="18"/>
            <w:lang w:val="en-GB" w:eastAsia="en-GB"/>
          </w:rPr>
          <w:instrText xml:space="preserve"> HYPERLINK "mailto:apowell888@googlemail.com" </w:instrText>
        </w:r>
        <w:r>
          <w:rPr>
            <w:rFonts w:ascii="Helv" w:hAnsi="Helv" w:cs="Helv"/>
            <w:color w:val="000000"/>
            <w:sz w:val="18"/>
            <w:szCs w:val="18"/>
            <w:lang w:val="en-GB" w:eastAsia="en-GB"/>
          </w:rPr>
          <w:fldChar w:fldCharType="separate"/>
        </w:r>
        <w:r w:rsidRPr="00556B6A">
          <w:rPr>
            <w:rStyle w:val="Hyperlink"/>
            <w:rFonts w:ascii="Helv" w:hAnsi="Helv" w:cs="Helv"/>
            <w:sz w:val="18"/>
            <w:szCs w:val="18"/>
            <w:lang w:val="en-GB" w:eastAsia="en-GB"/>
          </w:rPr>
          <w:t>apowell888@googlemail.com</w:t>
        </w:r>
        <w:r>
          <w:rPr>
            <w:rFonts w:ascii="Helv" w:hAnsi="Helv" w:cs="Helv"/>
            <w:color w:val="000000"/>
            <w:sz w:val="18"/>
            <w:szCs w:val="18"/>
            <w:lang w:val="en-GB" w:eastAsia="en-GB"/>
          </w:rPr>
          <w:fldChar w:fldCharType="end"/>
        </w:r>
      </w:ins>
    </w:p>
    <w:p w14:paraId="0A644A92" w14:textId="77777777" w:rsidR="00146117" w:rsidRPr="005223F4" w:rsidDel="00146117" w:rsidRDefault="00146117" w:rsidP="009F0AEF">
      <w:pPr>
        <w:autoSpaceDE w:val="0"/>
        <w:autoSpaceDN w:val="0"/>
        <w:adjustRightInd w:val="0"/>
        <w:contextualSpacing/>
        <w:rPr>
          <w:del w:id="22023" w:author="mbeckerle" w:date="2013-02-19T11:53:00Z"/>
        </w:rPr>
      </w:pPr>
    </w:p>
    <w:p w14:paraId="15270CA2" w14:textId="427E3E04" w:rsidR="0050594B" w:rsidDel="00230F40" w:rsidRDefault="0050594B" w:rsidP="00EE66E5">
      <w:pPr>
        <w:autoSpaceDE w:val="0"/>
        <w:autoSpaceDN w:val="0"/>
        <w:adjustRightInd w:val="0"/>
        <w:rPr>
          <w:del w:id="22024" w:author="mbeckerle" w:date="2012-04-22T21:31:00Z"/>
        </w:rPr>
      </w:pPr>
    </w:p>
    <w:p w14:paraId="161C5B5A" w14:textId="77777777" w:rsidR="0020463A" w:rsidRDefault="0020463A" w:rsidP="0020463A">
      <w:pPr>
        <w:autoSpaceDE w:val="0"/>
        <w:autoSpaceDN w:val="0"/>
        <w:adjustRightInd w:val="0"/>
      </w:pPr>
    </w:p>
    <w:p w14:paraId="58E93D85" w14:textId="77777777" w:rsidR="0020463A" w:rsidRDefault="0020463A" w:rsidP="0020463A">
      <w:pPr>
        <w:autoSpaceDE w:val="0"/>
        <w:autoSpaceDN w:val="0"/>
        <w:adjustRightInd w:val="0"/>
      </w:pPr>
      <w:r>
        <w:t>We greatly acknowledge the contributions made to this document by the following and all the other people who provided constructive and valuable input in the group discussions.</w:t>
      </w:r>
    </w:p>
    <w:p w14:paraId="28A90FE5" w14:textId="77777777" w:rsidR="00146117" w:rsidRDefault="00146117" w:rsidP="00146117">
      <w:pPr>
        <w:autoSpaceDE w:val="0"/>
        <w:autoSpaceDN w:val="0"/>
        <w:adjustRightInd w:val="0"/>
        <w:rPr>
          <w:ins w:id="22025" w:author="mbeckerle" w:date="2013-02-19T11:54:00Z"/>
        </w:rPr>
      </w:pPr>
      <w:ins w:id="22026" w:author="mbeckerle" w:date="2013-02-19T11:53:00Z">
        <w:r w:rsidRPr="005223F4">
          <w:t>Tim Kimber, IBM Software Group, Hursley, UK</w:t>
        </w:r>
      </w:ins>
    </w:p>
    <w:p w14:paraId="4AB8FB68" w14:textId="6AAEB312" w:rsidR="00146117" w:rsidRPr="005223F4" w:rsidRDefault="00146117" w:rsidP="00146117">
      <w:pPr>
        <w:autoSpaceDE w:val="0"/>
        <w:autoSpaceDN w:val="0"/>
        <w:adjustRightInd w:val="0"/>
        <w:rPr>
          <w:ins w:id="22027" w:author="mbeckerle" w:date="2013-02-19T11:53:00Z"/>
        </w:rPr>
      </w:pPr>
      <w:ins w:id="22028" w:author="mbeckerle" w:date="2013-02-19T11:54:00Z">
        <w:r w:rsidRPr="005223F4">
          <w:t xml:space="preserve">Suman Kalia, IBM Software Group, Markham, Ontario, Canada </w:t>
        </w:r>
      </w:ins>
    </w:p>
    <w:p w14:paraId="06EA0F81" w14:textId="10C7F7B4" w:rsidR="0020463A" w:rsidRPr="005223F4" w:rsidRDefault="00146117" w:rsidP="0020463A">
      <w:pPr>
        <w:autoSpaceDE w:val="0"/>
        <w:autoSpaceDN w:val="0"/>
        <w:adjustRightInd w:val="0"/>
      </w:pPr>
      <w:ins w:id="22029" w:author="mbeckerle" w:date="2013-02-19T11:53:00Z">
        <w:r w:rsidRPr="005223F4">
          <w:t>Stephanie Fetzer, IBM Software Group, Charlotte, USA</w:t>
        </w:r>
      </w:ins>
    </w:p>
    <w:p w14:paraId="5C6188D3" w14:textId="77777777" w:rsidR="00EE66E5" w:rsidRPr="005223F4" w:rsidRDefault="00EE66E5" w:rsidP="00EE66E5">
      <w:pPr>
        <w:autoSpaceDE w:val="0"/>
        <w:autoSpaceDN w:val="0"/>
        <w:adjustRightInd w:val="0"/>
      </w:pPr>
      <w:r w:rsidRPr="005223F4">
        <w:t>Martin Westhead, Avaya, Milpitas, CA, USA</w:t>
      </w:r>
    </w:p>
    <w:p w14:paraId="24CAF300" w14:textId="77777777" w:rsidR="00EE66E5" w:rsidRPr="005223F4" w:rsidRDefault="00EE66E5" w:rsidP="00EE66E5">
      <w:pPr>
        <w:autoSpaceDE w:val="0"/>
        <w:autoSpaceDN w:val="0"/>
        <w:adjustRightInd w:val="0"/>
      </w:pPr>
      <w:r w:rsidRPr="005223F4">
        <w:t>James Myers, NCSA, Urbana-Champaign, IL, USA</w:t>
      </w:r>
    </w:p>
    <w:p w14:paraId="18D91381" w14:textId="330B6364" w:rsidR="00EE66E5" w:rsidRPr="005223F4" w:rsidDel="00146117" w:rsidRDefault="00EE66E5" w:rsidP="00EE66E5">
      <w:pPr>
        <w:autoSpaceDE w:val="0"/>
        <w:autoSpaceDN w:val="0"/>
        <w:adjustRightInd w:val="0"/>
        <w:rPr>
          <w:del w:id="22030" w:author="mbeckerle" w:date="2013-02-19T11:54:00Z"/>
        </w:rPr>
      </w:pPr>
      <w:del w:id="22031" w:author="mbeckerle" w:date="2013-02-19T11:54:00Z">
        <w:r w:rsidRPr="005223F4" w:rsidDel="00146117">
          <w:delText xml:space="preserve">Suman Kalia, IBM Software Group, Markham, Ontario, Canada </w:delText>
        </w:r>
      </w:del>
    </w:p>
    <w:p w14:paraId="5ACE00CC" w14:textId="77777777" w:rsidR="00EE66E5" w:rsidRPr="005223F4" w:rsidRDefault="00EE66E5" w:rsidP="00EE66E5">
      <w:pPr>
        <w:autoSpaceDE w:val="0"/>
        <w:autoSpaceDN w:val="0"/>
        <w:adjustRightInd w:val="0"/>
      </w:pPr>
      <w:r w:rsidRPr="005223F4">
        <w:t>Tom Sugden, EPCC</w:t>
      </w:r>
    </w:p>
    <w:p w14:paraId="2C017025" w14:textId="77777777" w:rsidR="00EE66E5" w:rsidRPr="005223F4" w:rsidRDefault="00EE66E5" w:rsidP="00EE66E5">
      <w:pPr>
        <w:autoSpaceDE w:val="0"/>
        <w:autoSpaceDN w:val="0"/>
        <w:adjustRightInd w:val="0"/>
      </w:pPr>
      <w:r w:rsidRPr="005223F4">
        <w:t>Tara Talbot, PNNL, Richland, WA, USA</w:t>
      </w:r>
    </w:p>
    <w:p w14:paraId="4E3813B5" w14:textId="77777777" w:rsidR="00EE66E5" w:rsidRPr="005223F4" w:rsidRDefault="00EE66E5" w:rsidP="00EE66E5">
      <w:pPr>
        <w:autoSpaceDE w:val="0"/>
        <w:autoSpaceDN w:val="0"/>
        <w:adjustRightInd w:val="0"/>
      </w:pPr>
      <w:r w:rsidRPr="005223F4">
        <w:t>Robert McGrath, NCSA, Urbana-Champaign, IL, USA</w:t>
      </w:r>
    </w:p>
    <w:p w14:paraId="5858DF8B" w14:textId="77777777" w:rsidR="00EE66E5" w:rsidRPr="005223F4" w:rsidRDefault="00EE66E5" w:rsidP="00EE66E5">
      <w:pPr>
        <w:autoSpaceDE w:val="0"/>
        <w:autoSpaceDN w:val="0"/>
        <w:adjustRightInd w:val="0"/>
      </w:pPr>
      <w:r w:rsidRPr="005223F4">
        <w:t>Geoff Judd, IBM Software Group, Hursley, UK</w:t>
      </w:r>
    </w:p>
    <w:p w14:paraId="6484BAB3" w14:textId="77777777" w:rsidR="00EE66E5" w:rsidRPr="005223F4" w:rsidRDefault="00EE66E5" w:rsidP="00765063">
      <w:pPr>
        <w:autoSpaceDE w:val="0"/>
        <w:autoSpaceDN w:val="0"/>
        <w:adjustRightInd w:val="0"/>
      </w:pPr>
      <w:r w:rsidRPr="005223F4">
        <w:t>Dewey M. Sasser, MA, USA</w:t>
      </w:r>
    </w:p>
    <w:p w14:paraId="52FB51BF" w14:textId="77777777" w:rsidR="00EE66E5" w:rsidRPr="005223F4" w:rsidRDefault="00EE66E5" w:rsidP="00EE66E5">
      <w:pPr>
        <w:autoSpaceDE w:val="0"/>
        <w:autoSpaceDN w:val="0"/>
        <w:adjustRightInd w:val="0"/>
      </w:pPr>
      <w:r w:rsidRPr="005223F4">
        <w:t>David A. Loose, IBM Software Group, Westborough, MA, USA</w:t>
      </w:r>
    </w:p>
    <w:p w14:paraId="0E7BFBBC" w14:textId="77777777" w:rsidR="00EE66E5" w:rsidRPr="005223F4" w:rsidRDefault="00EE66E5" w:rsidP="00EE66E5">
      <w:pPr>
        <w:autoSpaceDE w:val="0"/>
        <w:autoSpaceDN w:val="0"/>
        <w:adjustRightInd w:val="0"/>
      </w:pPr>
      <w:r w:rsidRPr="005223F4">
        <w:t>Eric S. Smith, IBM Software Group, Westborough, MA, USA</w:t>
      </w:r>
    </w:p>
    <w:p w14:paraId="45750BA0" w14:textId="77777777" w:rsidR="00EE66E5" w:rsidRPr="005223F4" w:rsidRDefault="00EE66E5" w:rsidP="00EE66E5">
      <w:pPr>
        <w:autoSpaceDE w:val="0"/>
        <w:autoSpaceDN w:val="0"/>
        <w:adjustRightInd w:val="0"/>
      </w:pPr>
      <w:r w:rsidRPr="005223F4">
        <w:t>Kristoffer H. Rose, IBM Research, Hawthorne, NY, USA</w:t>
      </w:r>
    </w:p>
    <w:p w14:paraId="364BD909" w14:textId="211DC06B" w:rsidR="008D06DD" w:rsidRPr="005223F4" w:rsidRDefault="008D06DD" w:rsidP="00F76452">
      <w:pPr>
        <w:autoSpaceDE w:val="0"/>
        <w:autoSpaceDN w:val="0"/>
        <w:adjustRightInd w:val="0"/>
      </w:pPr>
      <w:r w:rsidRPr="005223F4">
        <w:t xml:space="preserve">Simon Parker, </w:t>
      </w:r>
      <w:del w:id="22032" w:author="Steve Hanson" w:date="2012-08-10T15:07:00Z">
        <w:r w:rsidRPr="005223F4" w:rsidDel="009F0AEF">
          <w:delText xml:space="preserve"> </w:delText>
        </w:r>
      </w:del>
      <w:r w:rsidRPr="005223F4">
        <w:t>Polar Lake, UK</w:t>
      </w:r>
    </w:p>
    <w:p w14:paraId="16D1F4EE" w14:textId="77777777" w:rsidR="00765063" w:rsidRPr="005223F4" w:rsidRDefault="00765063" w:rsidP="00765063">
      <w:pPr>
        <w:autoSpaceDE w:val="0"/>
        <w:autoSpaceDN w:val="0"/>
        <w:adjustRightInd w:val="0"/>
      </w:pPr>
      <w:r w:rsidRPr="005223F4">
        <w:t>Peter A. Lambros, IBM Software Group, Hursley, UK</w:t>
      </w:r>
    </w:p>
    <w:p w14:paraId="0FAE0CF4" w14:textId="77777777" w:rsidR="00765063" w:rsidRPr="005223F4" w:rsidRDefault="00765063" w:rsidP="00765063">
      <w:pPr>
        <w:autoSpaceDE w:val="0"/>
        <w:autoSpaceDN w:val="0"/>
        <w:adjustRightInd w:val="0"/>
      </w:pPr>
      <w:r w:rsidRPr="005223F4">
        <w:t>Dave Glick, USA</w:t>
      </w:r>
    </w:p>
    <w:p w14:paraId="2333B2DA" w14:textId="3CA3FFA2" w:rsidR="008F66E7" w:rsidRPr="005223F4" w:rsidDel="00146117" w:rsidRDefault="008F66E7" w:rsidP="008F66E7">
      <w:pPr>
        <w:autoSpaceDE w:val="0"/>
        <w:autoSpaceDN w:val="0"/>
        <w:adjustRightInd w:val="0"/>
        <w:rPr>
          <w:del w:id="22033" w:author="mbeckerle" w:date="2013-02-19T11:53:00Z"/>
        </w:rPr>
      </w:pPr>
      <w:del w:id="22034" w:author="mbeckerle" w:date="2013-02-19T11:53:00Z">
        <w:r w:rsidRPr="005223F4" w:rsidDel="00146117">
          <w:delText>Tim Kimber, IBM Software Group, Hursley, UK</w:delText>
        </w:r>
      </w:del>
    </w:p>
    <w:p w14:paraId="1161103E" w14:textId="6D3EB9E4" w:rsidR="008F66E7" w:rsidRPr="005223F4" w:rsidDel="00146117" w:rsidRDefault="008F66E7" w:rsidP="008F66E7">
      <w:pPr>
        <w:autoSpaceDE w:val="0"/>
        <w:autoSpaceDN w:val="0"/>
        <w:adjustRightInd w:val="0"/>
        <w:rPr>
          <w:del w:id="22035" w:author="mbeckerle" w:date="2013-02-19T11:53:00Z"/>
        </w:rPr>
      </w:pPr>
      <w:del w:id="22036" w:author="mbeckerle" w:date="2013-02-19T11:53:00Z">
        <w:r w:rsidRPr="005223F4" w:rsidDel="00146117">
          <w:delText>Stephanie Fetzer, IBM Software Group, Charlotte, USA</w:delText>
        </w:r>
      </w:del>
    </w:p>
    <w:p w14:paraId="53B8D318" w14:textId="77777777" w:rsidR="008F66E7" w:rsidRPr="005223F4" w:rsidRDefault="008F66E7" w:rsidP="008F66E7">
      <w:pPr>
        <w:autoSpaceDE w:val="0"/>
        <w:autoSpaceDN w:val="0"/>
        <w:adjustRightInd w:val="0"/>
      </w:pPr>
      <w:r w:rsidRPr="005223F4">
        <w:t>Steve Marting, Progeny, USA</w:t>
      </w:r>
    </w:p>
    <w:p w14:paraId="74871EE0" w14:textId="77777777" w:rsidR="007574C7" w:rsidRPr="005223F4" w:rsidRDefault="007574C7" w:rsidP="007574C7">
      <w:pPr>
        <w:autoSpaceDE w:val="0"/>
        <w:autoSpaceDN w:val="0"/>
        <w:adjustRightInd w:val="0"/>
      </w:pPr>
      <w:r w:rsidRPr="005223F4">
        <w:rPr>
          <w:rFonts w:ascii="Helv" w:eastAsia="MS Mincho" w:hAnsi="Helv" w:cs="Helv"/>
          <w:color w:val="000000"/>
          <w:lang w:eastAsia="ja-JP"/>
        </w:rPr>
        <w:t>Alejandro Rodriguez</w:t>
      </w:r>
      <w:r w:rsidRPr="005223F4">
        <w:t>, NCSA, Urbana-Champaign, IL, USA</w:t>
      </w:r>
    </w:p>
    <w:p w14:paraId="7EB86B6F" w14:textId="001DF9D2" w:rsidR="007574C7" w:rsidRPr="005223F4" w:rsidDel="00230F40" w:rsidRDefault="007574C7">
      <w:pPr>
        <w:pStyle w:val="Heading1"/>
        <w:rPr>
          <w:del w:id="22037" w:author="mbeckerle" w:date="2012-04-22T21:31:00Z"/>
        </w:rPr>
        <w:pPrChange w:id="22038" w:author="mbeckerle" w:date="2013-01-20T17:01:00Z">
          <w:pPr>
            <w:autoSpaceDE w:val="0"/>
            <w:autoSpaceDN w:val="0"/>
            <w:adjustRightInd w:val="0"/>
          </w:pPr>
        </w:pPrChange>
      </w:pPr>
      <w:bookmarkStart w:id="22039" w:name="_Toc322911778"/>
      <w:bookmarkStart w:id="22040" w:name="_Toc322912317"/>
      <w:bookmarkStart w:id="22041" w:name="_Toc329093177"/>
      <w:bookmarkStart w:id="22042" w:name="_Toc332701690"/>
      <w:bookmarkStart w:id="22043" w:name="_Toc332701994"/>
      <w:bookmarkStart w:id="22044" w:name="_Toc332711792"/>
      <w:bookmarkStart w:id="22045" w:name="_Toc332712094"/>
      <w:bookmarkStart w:id="22046" w:name="_Toc332712395"/>
      <w:bookmarkStart w:id="22047" w:name="_Toc332724311"/>
      <w:bookmarkStart w:id="22048" w:name="_Toc332724611"/>
      <w:bookmarkStart w:id="22049" w:name="_Toc341102907"/>
      <w:bookmarkStart w:id="22050" w:name="_Toc347241643"/>
      <w:bookmarkStart w:id="22051" w:name="_Toc347744835"/>
      <w:bookmarkStart w:id="22052" w:name="_Toc348984618"/>
      <w:bookmarkStart w:id="22053" w:name="_Toc348984923"/>
      <w:bookmarkStart w:id="22054" w:name="_Toc349038087"/>
      <w:bookmarkStart w:id="22055" w:name="_Toc349038389"/>
      <w:bookmarkStart w:id="22056" w:name="_Toc349042880"/>
      <w:bookmarkStart w:id="22057" w:name="_Toc349642281"/>
      <w:bookmarkStart w:id="22058" w:name="_Toc351913002"/>
      <w:bookmarkStart w:id="22059" w:name="_Toc351915023"/>
      <w:bookmarkStart w:id="22060" w:name="_Toc351915489"/>
      <w:bookmarkStart w:id="22061" w:name="_Toc361231587"/>
      <w:bookmarkStart w:id="22062" w:name="_Toc361232113"/>
      <w:bookmarkStart w:id="22063" w:name="_Toc362445414"/>
      <w:bookmarkStart w:id="22064" w:name="_Toc362452165"/>
      <w:bookmarkStart w:id="22065" w:name="_Toc362452714"/>
      <w:bookmarkStart w:id="22066" w:name="_Toc362453065"/>
      <w:bookmarkStart w:id="22067" w:name="_Toc362453612"/>
      <w:bookmarkEnd w:id="22039"/>
      <w:bookmarkEnd w:id="22040"/>
      <w:bookmarkEnd w:id="22041"/>
      <w:bookmarkEnd w:id="22042"/>
      <w:bookmarkEnd w:id="22043"/>
      <w:bookmarkEnd w:id="22044"/>
      <w:bookmarkEnd w:id="22045"/>
      <w:bookmarkEnd w:id="22046"/>
      <w:bookmarkEnd w:id="22047"/>
      <w:bookmarkEnd w:id="22048"/>
      <w:bookmarkEnd w:id="22049"/>
      <w:bookmarkEnd w:id="22050"/>
      <w:bookmarkEnd w:id="22051"/>
      <w:bookmarkEnd w:id="22052"/>
      <w:bookmarkEnd w:id="22053"/>
      <w:bookmarkEnd w:id="22054"/>
      <w:bookmarkEnd w:id="22055"/>
      <w:bookmarkEnd w:id="22056"/>
      <w:bookmarkEnd w:id="22057"/>
      <w:bookmarkEnd w:id="22058"/>
      <w:bookmarkEnd w:id="22059"/>
      <w:bookmarkEnd w:id="22060"/>
      <w:bookmarkEnd w:id="22061"/>
      <w:bookmarkEnd w:id="22062"/>
      <w:bookmarkEnd w:id="22063"/>
      <w:bookmarkEnd w:id="22064"/>
      <w:bookmarkEnd w:id="22065"/>
      <w:bookmarkEnd w:id="22066"/>
      <w:bookmarkEnd w:id="22067"/>
    </w:p>
    <w:p w14:paraId="03FE8F78" w14:textId="1905A304" w:rsidR="00765063" w:rsidRPr="005223F4" w:rsidDel="00230F40" w:rsidRDefault="00765063">
      <w:pPr>
        <w:pStyle w:val="Heading1"/>
        <w:rPr>
          <w:del w:id="22068" w:author="mbeckerle" w:date="2012-04-22T21:31:00Z"/>
        </w:rPr>
        <w:pPrChange w:id="22069" w:author="mbeckerle" w:date="2013-01-20T17:01:00Z">
          <w:pPr>
            <w:autoSpaceDE w:val="0"/>
            <w:autoSpaceDN w:val="0"/>
            <w:adjustRightInd w:val="0"/>
          </w:pPr>
        </w:pPrChange>
      </w:pPr>
      <w:bookmarkStart w:id="22070" w:name="_Toc322911779"/>
      <w:bookmarkStart w:id="22071" w:name="_Toc322912318"/>
      <w:bookmarkStart w:id="22072" w:name="_Toc329093178"/>
      <w:bookmarkStart w:id="22073" w:name="_Toc332701691"/>
      <w:bookmarkStart w:id="22074" w:name="_Toc332701995"/>
      <w:bookmarkStart w:id="22075" w:name="_Toc332711793"/>
      <w:bookmarkStart w:id="22076" w:name="_Toc332712095"/>
      <w:bookmarkStart w:id="22077" w:name="_Toc332712396"/>
      <w:bookmarkStart w:id="22078" w:name="_Toc332724312"/>
      <w:bookmarkStart w:id="22079" w:name="_Toc332724612"/>
      <w:bookmarkStart w:id="22080" w:name="_Toc341102908"/>
      <w:bookmarkStart w:id="22081" w:name="_Toc347241644"/>
      <w:bookmarkStart w:id="22082" w:name="_Toc347744836"/>
      <w:bookmarkStart w:id="22083" w:name="_Toc348984619"/>
      <w:bookmarkStart w:id="22084" w:name="_Toc348984924"/>
      <w:bookmarkStart w:id="22085" w:name="_Toc349038088"/>
      <w:bookmarkStart w:id="22086" w:name="_Toc349038390"/>
      <w:bookmarkStart w:id="22087" w:name="_Toc349042881"/>
      <w:bookmarkStart w:id="22088" w:name="_Toc349642282"/>
      <w:bookmarkStart w:id="22089" w:name="_Toc351913003"/>
      <w:bookmarkStart w:id="22090" w:name="_Toc351915024"/>
      <w:bookmarkStart w:id="22091" w:name="_Toc351915490"/>
      <w:bookmarkStart w:id="22092" w:name="_Toc361231588"/>
      <w:bookmarkStart w:id="22093" w:name="_Toc361232114"/>
      <w:bookmarkStart w:id="22094" w:name="_Toc362445415"/>
      <w:bookmarkStart w:id="22095" w:name="_Toc362452166"/>
      <w:bookmarkStart w:id="22096" w:name="_Toc362452715"/>
      <w:bookmarkStart w:id="22097" w:name="_Toc362453066"/>
      <w:bookmarkStart w:id="22098" w:name="_Toc362453613"/>
      <w:bookmarkEnd w:id="22070"/>
      <w:bookmarkEnd w:id="22071"/>
      <w:bookmarkEnd w:id="22072"/>
      <w:bookmarkEnd w:id="22073"/>
      <w:bookmarkEnd w:id="22074"/>
      <w:bookmarkEnd w:id="22075"/>
      <w:bookmarkEnd w:id="22076"/>
      <w:bookmarkEnd w:id="22077"/>
      <w:bookmarkEnd w:id="22078"/>
      <w:bookmarkEnd w:id="22079"/>
      <w:bookmarkEnd w:id="22080"/>
      <w:bookmarkEnd w:id="22081"/>
      <w:bookmarkEnd w:id="22082"/>
      <w:bookmarkEnd w:id="22083"/>
      <w:bookmarkEnd w:id="22084"/>
      <w:bookmarkEnd w:id="22085"/>
      <w:bookmarkEnd w:id="22086"/>
      <w:bookmarkEnd w:id="22087"/>
      <w:bookmarkEnd w:id="22088"/>
      <w:bookmarkEnd w:id="22089"/>
      <w:bookmarkEnd w:id="22090"/>
      <w:bookmarkEnd w:id="22091"/>
      <w:bookmarkEnd w:id="22092"/>
      <w:bookmarkEnd w:id="22093"/>
      <w:bookmarkEnd w:id="22094"/>
      <w:bookmarkEnd w:id="22095"/>
      <w:bookmarkEnd w:id="22096"/>
      <w:bookmarkEnd w:id="22097"/>
      <w:bookmarkEnd w:id="22098"/>
    </w:p>
    <w:p w14:paraId="57D291BC" w14:textId="084B8D00" w:rsidR="00F76452" w:rsidRPr="005223F4" w:rsidDel="00230F40" w:rsidRDefault="00F76452">
      <w:pPr>
        <w:pStyle w:val="Heading1"/>
        <w:rPr>
          <w:del w:id="22099" w:author="mbeckerle" w:date="2012-04-22T21:31:00Z"/>
        </w:rPr>
        <w:pPrChange w:id="22100" w:author="mbeckerle" w:date="2013-01-20T17:01:00Z">
          <w:pPr>
            <w:autoSpaceDE w:val="0"/>
            <w:autoSpaceDN w:val="0"/>
            <w:adjustRightInd w:val="0"/>
          </w:pPr>
        </w:pPrChange>
      </w:pPr>
      <w:bookmarkStart w:id="22101" w:name="_Toc322911780"/>
      <w:bookmarkStart w:id="22102" w:name="_Toc322912319"/>
      <w:bookmarkStart w:id="22103" w:name="_Toc329093179"/>
      <w:bookmarkStart w:id="22104" w:name="_Toc332701692"/>
      <w:bookmarkStart w:id="22105" w:name="_Toc332701996"/>
      <w:bookmarkStart w:id="22106" w:name="_Toc332711794"/>
      <w:bookmarkStart w:id="22107" w:name="_Toc332712096"/>
      <w:bookmarkStart w:id="22108" w:name="_Toc332712397"/>
      <w:bookmarkStart w:id="22109" w:name="_Toc332724313"/>
      <w:bookmarkStart w:id="22110" w:name="_Toc332724613"/>
      <w:bookmarkStart w:id="22111" w:name="_Toc341102909"/>
      <w:bookmarkStart w:id="22112" w:name="_Toc347241645"/>
      <w:bookmarkStart w:id="22113" w:name="_Toc347744837"/>
      <w:bookmarkStart w:id="22114" w:name="_Toc348984620"/>
      <w:bookmarkStart w:id="22115" w:name="_Toc348984925"/>
      <w:bookmarkStart w:id="22116" w:name="_Toc349038089"/>
      <w:bookmarkStart w:id="22117" w:name="_Toc349038391"/>
      <w:bookmarkStart w:id="22118" w:name="_Toc349042882"/>
      <w:bookmarkStart w:id="22119" w:name="_Toc349642283"/>
      <w:bookmarkStart w:id="22120" w:name="_Toc351913004"/>
      <w:bookmarkStart w:id="22121" w:name="_Toc351915025"/>
      <w:bookmarkStart w:id="22122" w:name="_Toc351915491"/>
      <w:bookmarkStart w:id="22123" w:name="_Toc361231589"/>
      <w:bookmarkStart w:id="22124" w:name="_Toc361232115"/>
      <w:bookmarkStart w:id="22125" w:name="_Toc362445416"/>
      <w:bookmarkStart w:id="22126" w:name="_Toc362452167"/>
      <w:bookmarkStart w:id="22127" w:name="_Toc362452716"/>
      <w:bookmarkStart w:id="22128" w:name="_Toc362453067"/>
      <w:bookmarkStart w:id="22129" w:name="_Toc362453614"/>
      <w:bookmarkEnd w:id="22101"/>
      <w:bookmarkEnd w:id="22102"/>
      <w:bookmarkEnd w:id="22103"/>
      <w:bookmarkEnd w:id="22104"/>
      <w:bookmarkEnd w:id="22105"/>
      <w:bookmarkEnd w:id="22106"/>
      <w:bookmarkEnd w:id="22107"/>
      <w:bookmarkEnd w:id="22108"/>
      <w:bookmarkEnd w:id="22109"/>
      <w:bookmarkEnd w:id="22110"/>
      <w:bookmarkEnd w:id="22111"/>
      <w:bookmarkEnd w:id="22112"/>
      <w:bookmarkEnd w:id="22113"/>
      <w:bookmarkEnd w:id="22114"/>
      <w:bookmarkEnd w:id="22115"/>
      <w:bookmarkEnd w:id="22116"/>
      <w:bookmarkEnd w:id="22117"/>
      <w:bookmarkEnd w:id="22118"/>
      <w:bookmarkEnd w:id="22119"/>
      <w:bookmarkEnd w:id="22120"/>
      <w:bookmarkEnd w:id="22121"/>
      <w:bookmarkEnd w:id="22122"/>
      <w:bookmarkEnd w:id="22123"/>
      <w:bookmarkEnd w:id="22124"/>
      <w:bookmarkEnd w:id="22125"/>
      <w:bookmarkEnd w:id="22126"/>
      <w:bookmarkEnd w:id="22127"/>
      <w:bookmarkEnd w:id="22128"/>
      <w:bookmarkEnd w:id="22129"/>
    </w:p>
    <w:p w14:paraId="442DBA67" w14:textId="77777777" w:rsidR="00EE66E5" w:rsidRPr="005223F4" w:rsidRDefault="00EE66E5" w:rsidP="009E142C">
      <w:pPr>
        <w:pStyle w:val="Heading1"/>
      </w:pPr>
      <w:bookmarkStart w:id="22130" w:name="_Toc526008660"/>
      <w:bookmarkStart w:id="22131" w:name="_Toc177399155"/>
      <w:bookmarkStart w:id="22132" w:name="_Toc175057442"/>
      <w:bookmarkStart w:id="22133" w:name="_Toc199516373"/>
      <w:bookmarkStart w:id="22134" w:name="_Toc243112884"/>
      <w:bookmarkStart w:id="22135" w:name="_Toc349042883"/>
      <w:bookmarkStart w:id="22136" w:name="_Toc362453615"/>
      <w:r w:rsidRPr="005223F4">
        <w:t>Intellectual Property Statement</w:t>
      </w:r>
      <w:bookmarkEnd w:id="22130"/>
      <w:bookmarkEnd w:id="22131"/>
      <w:bookmarkEnd w:id="22132"/>
      <w:bookmarkEnd w:id="22133"/>
      <w:bookmarkEnd w:id="22134"/>
      <w:bookmarkEnd w:id="22135"/>
      <w:bookmarkEnd w:id="22136"/>
    </w:p>
    <w:p w14:paraId="2954EAD8" w14:textId="77777777" w:rsidR="00EE66E5" w:rsidRPr="005223F4" w:rsidRDefault="00EE66E5" w:rsidP="00EE66E5">
      <w:pPr>
        <w:rPr>
          <w:lang w:eastAsia="zh-CN"/>
        </w:rPr>
      </w:pPr>
      <w:r w:rsidRPr="005223F4">
        <w:rPr>
          <w:lang w:eastAsia="zh-CN"/>
        </w:rPr>
        <w:t>The OGF takes no position regarding the validity or scope of any intellectual property or other rights that might be claimed to pertain to the implementation or use of the technology described in this document or the extent to which any license under such rights might or might not be available; neither does it represent that it has made any effort to identify any such rights.  Copies of claims of rights made available for publication and any assurances of licenses to be made available, or the result of an attempt made to obtain a general license or permission for the use of such proprietary rights by implementers or users of this specification can be obtained from the OGF Secretariat.</w:t>
      </w:r>
    </w:p>
    <w:p w14:paraId="39C229C0" w14:textId="77777777" w:rsidR="00EE66E5" w:rsidRPr="005223F4" w:rsidRDefault="00EE66E5" w:rsidP="00EE66E5">
      <w:pPr>
        <w:rPr>
          <w:lang w:eastAsia="zh-CN"/>
        </w:rPr>
      </w:pPr>
      <w:r w:rsidRPr="005223F4">
        <w:rPr>
          <w:lang w:eastAsia="zh-CN"/>
        </w:rPr>
        <w:t>The OGF invites any interested party to bring to its attention any copyrights, patents or patent applications, or other proprietary rights which may cover technology that may be required to practice this recommendation.  Please address the information to the OGF Executive Director.</w:t>
      </w:r>
    </w:p>
    <w:p w14:paraId="68C876F3" w14:textId="77777777" w:rsidR="00EE66E5" w:rsidRPr="005223F4" w:rsidRDefault="00EE66E5" w:rsidP="009E142C">
      <w:pPr>
        <w:pStyle w:val="Heading1"/>
      </w:pPr>
      <w:bookmarkStart w:id="22137" w:name="_Toc177399156"/>
      <w:bookmarkStart w:id="22138" w:name="_Toc175057443"/>
      <w:bookmarkStart w:id="22139" w:name="_Toc199516374"/>
      <w:bookmarkStart w:id="22140" w:name="_Toc243112885"/>
      <w:bookmarkStart w:id="22141" w:name="_Toc349042884"/>
      <w:bookmarkStart w:id="22142" w:name="_Toc362453616"/>
      <w:bookmarkStart w:id="22143" w:name="_Toc526008661"/>
      <w:r w:rsidRPr="005223F4">
        <w:t>Disclaimer</w:t>
      </w:r>
      <w:bookmarkEnd w:id="22137"/>
      <w:bookmarkEnd w:id="22138"/>
      <w:bookmarkEnd w:id="22139"/>
      <w:bookmarkEnd w:id="22140"/>
      <w:bookmarkEnd w:id="22141"/>
      <w:bookmarkEnd w:id="22142"/>
    </w:p>
    <w:p w14:paraId="6D883E10" w14:textId="77777777" w:rsidR="00EE66E5" w:rsidRPr="005223F4" w:rsidRDefault="00EE66E5" w:rsidP="00EE66E5">
      <w:r w:rsidRPr="005223F4">
        <w:t>This document and the information contained herein is provided on an “As Is” basis and the OGF disclaims all warranties, express or implied, including but not limited to any warranty that the use of the information herein will not infringe any rights or any implied warranties of merchantability or fitness for a particular purpose.</w:t>
      </w:r>
    </w:p>
    <w:p w14:paraId="1EC1DA56" w14:textId="77777777" w:rsidR="00EE66E5" w:rsidRPr="005223F4" w:rsidRDefault="00EE66E5" w:rsidP="009E142C">
      <w:pPr>
        <w:pStyle w:val="Heading1"/>
      </w:pPr>
      <w:bookmarkStart w:id="22144" w:name="_Toc177399157"/>
      <w:bookmarkStart w:id="22145" w:name="_Toc175057444"/>
      <w:bookmarkStart w:id="22146" w:name="_Toc199516375"/>
      <w:bookmarkStart w:id="22147" w:name="_Toc243112886"/>
      <w:bookmarkStart w:id="22148" w:name="_Toc349042885"/>
      <w:bookmarkStart w:id="22149" w:name="_Toc362453617"/>
      <w:r w:rsidRPr="005223F4">
        <w:t>Full Copyright Notice</w:t>
      </w:r>
      <w:bookmarkEnd w:id="22143"/>
      <w:bookmarkEnd w:id="22144"/>
      <w:bookmarkEnd w:id="22145"/>
      <w:bookmarkEnd w:id="22146"/>
      <w:bookmarkEnd w:id="22147"/>
      <w:bookmarkEnd w:id="22148"/>
      <w:bookmarkEnd w:id="22149"/>
    </w:p>
    <w:p w14:paraId="0DE1C5B9" w14:textId="556CF1DA" w:rsidR="009C7B2B" w:rsidRPr="005223F4" w:rsidDel="00230F40" w:rsidRDefault="009C7B2B" w:rsidP="009C7B2B">
      <w:pPr>
        <w:pStyle w:val="nobreak"/>
        <w:rPr>
          <w:del w:id="22150" w:author="mbeckerle" w:date="2012-04-22T21:31:00Z"/>
        </w:rPr>
      </w:pPr>
    </w:p>
    <w:p w14:paraId="296B11B1" w14:textId="0E9E750B" w:rsidR="00EE66E5" w:rsidRPr="005223F4" w:rsidRDefault="00EE66E5" w:rsidP="009C7B2B">
      <w:r w:rsidRPr="005223F4">
        <w:t xml:space="preserve">Copyright (C) </w:t>
      </w:r>
      <w:r w:rsidR="00A92BFD" w:rsidRPr="005223F4">
        <w:t>Open</w:t>
      </w:r>
      <w:r w:rsidRPr="005223F4">
        <w:t xml:space="preserve"> Grid Forum </w:t>
      </w:r>
      <w:r w:rsidR="009C7B2B" w:rsidRPr="005223F4">
        <w:t>(</w:t>
      </w:r>
      <w:r w:rsidRPr="005223F4">
        <w:t>2005</w:t>
      </w:r>
      <w:r w:rsidR="009C7B2B" w:rsidRPr="005223F4">
        <w:t>-201</w:t>
      </w:r>
      <w:ins w:id="22151" w:author="Steve Hanson" w:date="2012-02-24T12:23:00Z">
        <w:del w:id="22152" w:author="mbeckerle" w:date="2013-01-20T09:45:00Z">
          <w:r w:rsidR="00F16FDE" w:rsidDel="00704527">
            <w:delText>2</w:delText>
          </w:r>
        </w:del>
      </w:ins>
      <w:ins w:id="22153" w:author="mbeckerle" w:date="2013-01-20T09:45:00Z">
        <w:r w:rsidR="00704527">
          <w:t>3</w:t>
        </w:r>
      </w:ins>
      <w:del w:id="22154" w:author="Steve Hanson" w:date="2012-02-24T12:23:00Z">
        <w:r w:rsidR="009C7B2B" w:rsidRPr="005223F4" w:rsidDel="00F16FDE">
          <w:delText>0</w:delText>
        </w:r>
      </w:del>
      <w:r w:rsidR="009C7B2B" w:rsidRPr="005223F4">
        <w:t>)</w:t>
      </w:r>
      <w:r w:rsidRPr="005223F4">
        <w:t xml:space="preserve">. All Rights Reserved. </w:t>
      </w:r>
    </w:p>
    <w:p w14:paraId="0B9271B8" w14:textId="4F8714B6" w:rsidR="009C7B2B" w:rsidRPr="005223F4" w:rsidDel="00230F40" w:rsidRDefault="009C7B2B" w:rsidP="009C7B2B">
      <w:pPr>
        <w:rPr>
          <w:del w:id="22155" w:author="mbeckerle" w:date="2012-04-22T21:31:00Z"/>
        </w:rPr>
      </w:pPr>
    </w:p>
    <w:p w14:paraId="0C215F16" w14:textId="77777777" w:rsidR="009C7B2B" w:rsidRPr="005223F4" w:rsidRDefault="009C7B2B" w:rsidP="009C7B2B">
      <w:r w:rsidRPr="005223F4">
        <w:t xml:space="preserve">This document and translations of it may be copied and furnished to others, and derivative works that comment on or otherwise explain it or assist in its implementation may be prepared, copied, published and distributed, in whole or in part, without restriction of any kind, provided that the above copyright notice and this paragraph are included on all such copies and derivative works. However, this document itself may not be modified in any way, such as by removing the copyright notice or references to the OGF or other organizations, except as needed for the purpose of developing Grid Recommendations in which case the procedures for copyrights defined in the OGF Document process must be followed, or as required to translate it into languages other than English. </w:t>
      </w:r>
    </w:p>
    <w:p w14:paraId="77498E27" w14:textId="0C327857" w:rsidR="009C7B2B" w:rsidRPr="005223F4" w:rsidDel="00230F40" w:rsidRDefault="009C7B2B" w:rsidP="009C7B2B">
      <w:pPr>
        <w:rPr>
          <w:del w:id="22156" w:author="mbeckerle" w:date="2012-04-22T21:31:00Z"/>
        </w:rPr>
      </w:pPr>
    </w:p>
    <w:p w14:paraId="5BDF7317" w14:textId="77777777" w:rsidR="009C7B2B" w:rsidRPr="005223F4" w:rsidRDefault="009C7B2B" w:rsidP="009C7B2B">
      <w:r w:rsidRPr="005223F4">
        <w:t>The limited permissions granted above are perpetual and will not be revoked by the OGF or its successors or assignees.</w:t>
      </w:r>
    </w:p>
    <w:p w14:paraId="264F1C30" w14:textId="073F5C81" w:rsidR="009C7B2B" w:rsidRPr="005223F4" w:rsidDel="00230F40" w:rsidRDefault="009C7B2B" w:rsidP="009C7B2B">
      <w:pPr>
        <w:rPr>
          <w:del w:id="22157" w:author="mbeckerle" w:date="2012-04-22T21:31:00Z"/>
        </w:rPr>
      </w:pPr>
    </w:p>
    <w:p w14:paraId="43F92751" w14:textId="507BDAF8" w:rsidR="009C7B2B" w:rsidRPr="005223F4" w:rsidRDefault="009C7B2B" w:rsidP="009C7B2B">
      <w:r w:rsidRPr="005223F4">
        <w:t>ICU - Copyright (c) 1995-20</w:t>
      </w:r>
      <w:r w:rsidR="00E434DF">
        <w:t>1</w:t>
      </w:r>
      <w:ins w:id="22158" w:author="Steve Hanson" w:date="2012-08-10T15:09:00Z">
        <w:del w:id="22159" w:author="mbeckerle" w:date="2013-01-20T09:46:00Z">
          <w:r w:rsidR="009F0AEF" w:rsidDel="00704527">
            <w:delText>2</w:delText>
          </w:r>
        </w:del>
      </w:ins>
      <w:ins w:id="22160" w:author="mbeckerle" w:date="2013-01-20T09:46:00Z">
        <w:r w:rsidR="00704527">
          <w:t>3</w:t>
        </w:r>
      </w:ins>
      <w:del w:id="22161" w:author="Steve Hanson" w:date="2012-08-10T15:09:00Z">
        <w:r w:rsidR="00E434DF" w:rsidDel="009F0AEF">
          <w:delText>0</w:delText>
        </w:r>
      </w:del>
      <w:r w:rsidRPr="005223F4">
        <w:t xml:space="preserve"> International Business Machines Corporation and others</w:t>
      </w:r>
    </w:p>
    <w:p w14:paraId="48662C03" w14:textId="24CC6B80" w:rsidR="009C7B2B" w:rsidRPr="005223F4" w:rsidDel="00230F40" w:rsidRDefault="009C7B2B" w:rsidP="009C7B2B">
      <w:pPr>
        <w:rPr>
          <w:del w:id="22162" w:author="mbeckerle" w:date="2012-04-22T21:31:00Z"/>
        </w:rPr>
      </w:pPr>
    </w:p>
    <w:p w14:paraId="12B343E9" w14:textId="77777777" w:rsidR="009C7B2B" w:rsidRPr="005223F4" w:rsidRDefault="009C7B2B" w:rsidP="009C7B2B">
      <w:r w:rsidRPr="005223F4">
        <w:t xml:space="preserve">XPATH - </w:t>
      </w:r>
      <w:hyperlink r:id="rId29" w:anchor="Copyright" w:history="1">
        <w:r w:rsidRPr="005223F4">
          <w:rPr>
            <w:rStyle w:val="Hyperlink"/>
          </w:rPr>
          <w:t>Copyright</w:t>
        </w:r>
      </w:hyperlink>
      <w:r w:rsidRPr="005223F4">
        <w:t> © 2007 </w:t>
      </w:r>
      <w:hyperlink r:id="rId30" w:history="1">
        <w:r w:rsidRPr="005223F4">
          <w:rPr>
            <w:rStyle w:val="Hyperlink"/>
          </w:rPr>
          <w:t xml:space="preserve"> </w:t>
        </w:r>
        <w:r w:rsidRPr="005223F4">
          <w:rPr>
            <w:rStyle w:val="HTMLAcronym"/>
            <w:color w:val="0000FF"/>
            <w:u w:val="single"/>
          </w:rPr>
          <w:t>W3C</w:t>
        </w:r>
      </w:hyperlink>
      <w:r w:rsidRPr="005223F4">
        <w:rPr>
          <w:vertAlign w:val="superscript"/>
        </w:rPr>
        <w:t>®</w:t>
      </w:r>
      <w:r w:rsidRPr="005223F4">
        <w:t xml:space="preserve"> (</w:t>
      </w:r>
      <w:hyperlink r:id="rId31" w:history="1">
        <w:r w:rsidRPr="005223F4">
          <w:rPr>
            <w:rStyle w:val="HTMLAcronym"/>
            <w:color w:val="0000FF"/>
            <w:u w:val="single"/>
          </w:rPr>
          <w:t>MIT</w:t>
        </w:r>
      </w:hyperlink>
      <w:r w:rsidRPr="005223F4">
        <w:t xml:space="preserve">, </w:t>
      </w:r>
      <w:hyperlink r:id="rId32" w:history="1">
        <w:r w:rsidRPr="005223F4">
          <w:rPr>
            <w:rStyle w:val="HTMLAcronym"/>
            <w:color w:val="0000FF"/>
            <w:u w:val="single"/>
          </w:rPr>
          <w:t>ERCIM</w:t>
        </w:r>
      </w:hyperlink>
      <w:r w:rsidRPr="005223F4">
        <w:t xml:space="preserve">, </w:t>
      </w:r>
      <w:hyperlink r:id="rId33" w:history="1">
        <w:r w:rsidRPr="005223F4">
          <w:rPr>
            <w:rStyle w:val="Hyperlink"/>
          </w:rPr>
          <w:t>Keio</w:t>
        </w:r>
      </w:hyperlink>
      <w:r w:rsidRPr="005223F4">
        <w:t xml:space="preserve">), All Rights Reserved. W3C </w:t>
      </w:r>
      <w:hyperlink r:id="rId34" w:anchor="Legal_Disclaimer" w:history="1">
        <w:r w:rsidRPr="005223F4">
          <w:rPr>
            <w:rStyle w:val="Hyperlink"/>
          </w:rPr>
          <w:t>liability</w:t>
        </w:r>
      </w:hyperlink>
      <w:r w:rsidRPr="005223F4">
        <w:t xml:space="preserve">, </w:t>
      </w:r>
      <w:hyperlink r:id="rId35" w:anchor="W3C_Trademarks" w:history="1">
        <w:r w:rsidRPr="005223F4">
          <w:rPr>
            <w:rStyle w:val="Hyperlink"/>
          </w:rPr>
          <w:t>trademark</w:t>
        </w:r>
      </w:hyperlink>
      <w:r w:rsidRPr="005223F4">
        <w:t xml:space="preserve"> and </w:t>
      </w:r>
      <w:hyperlink r:id="rId36" w:history="1">
        <w:r w:rsidRPr="005223F4">
          <w:rPr>
            <w:rStyle w:val="Hyperlink"/>
          </w:rPr>
          <w:t>document use</w:t>
        </w:r>
      </w:hyperlink>
      <w:r w:rsidRPr="005223F4">
        <w:t xml:space="preserve"> rules apply.</w:t>
      </w:r>
    </w:p>
    <w:p w14:paraId="02410CCD" w14:textId="5144CE89" w:rsidR="009C7B2B" w:rsidRPr="005223F4" w:rsidDel="00230F40" w:rsidRDefault="009C7B2B">
      <w:pPr>
        <w:pStyle w:val="Heading1"/>
        <w:rPr>
          <w:del w:id="22163" w:author="mbeckerle" w:date="2012-04-22T21:31:00Z"/>
        </w:rPr>
        <w:pPrChange w:id="22164" w:author="mbeckerle" w:date="2013-01-20T17:01:00Z">
          <w:pPr/>
        </w:pPrChange>
      </w:pPr>
      <w:bookmarkStart w:id="22165" w:name="_Toc322911784"/>
      <w:bookmarkStart w:id="22166" w:name="_Toc322912323"/>
      <w:bookmarkStart w:id="22167" w:name="_Toc329093183"/>
      <w:bookmarkStart w:id="22168" w:name="_Toc332701696"/>
      <w:bookmarkStart w:id="22169" w:name="_Toc332702000"/>
      <w:bookmarkStart w:id="22170" w:name="_Toc332711798"/>
      <w:bookmarkStart w:id="22171" w:name="_Toc332712100"/>
      <w:bookmarkStart w:id="22172" w:name="_Toc332712401"/>
      <w:bookmarkStart w:id="22173" w:name="_Toc332724317"/>
      <w:bookmarkStart w:id="22174" w:name="_Toc332724617"/>
      <w:bookmarkStart w:id="22175" w:name="_Toc341102913"/>
      <w:bookmarkStart w:id="22176" w:name="_Toc347241649"/>
      <w:bookmarkStart w:id="22177" w:name="_Toc347744841"/>
      <w:bookmarkStart w:id="22178" w:name="_Toc348984624"/>
      <w:bookmarkStart w:id="22179" w:name="_Toc348984929"/>
      <w:bookmarkStart w:id="22180" w:name="_Toc349038093"/>
      <w:bookmarkStart w:id="22181" w:name="_Toc349038395"/>
      <w:bookmarkStart w:id="22182" w:name="_Toc349042886"/>
      <w:bookmarkStart w:id="22183" w:name="_Toc349642287"/>
      <w:bookmarkStart w:id="22184" w:name="_Toc351913008"/>
      <w:bookmarkStart w:id="22185" w:name="_Toc351915029"/>
      <w:bookmarkStart w:id="22186" w:name="_Toc351915495"/>
      <w:bookmarkStart w:id="22187" w:name="_Toc361231593"/>
      <w:bookmarkStart w:id="22188" w:name="_Toc361232119"/>
      <w:bookmarkStart w:id="22189" w:name="_Toc362445420"/>
      <w:bookmarkStart w:id="22190" w:name="_Toc362452171"/>
      <w:bookmarkStart w:id="22191" w:name="_Toc362452720"/>
      <w:bookmarkStart w:id="22192" w:name="_Toc362453071"/>
      <w:bookmarkStart w:id="22193" w:name="_Toc362453618"/>
      <w:bookmarkEnd w:id="22165"/>
      <w:bookmarkEnd w:id="22166"/>
      <w:bookmarkEnd w:id="22167"/>
      <w:bookmarkEnd w:id="22168"/>
      <w:bookmarkEnd w:id="22169"/>
      <w:bookmarkEnd w:id="22170"/>
      <w:bookmarkEnd w:id="22171"/>
      <w:bookmarkEnd w:id="22172"/>
      <w:bookmarkEnd w:id="22173"/>
      <w:bookmarkEnd w:id="22174"/>
      <w:bookmarkEnd w:id="22175"/>
      <w:bookmarkEnd w:id="22176"/>
      <w:bookmarkEnd w:id="22177"/>
      <w:bookmarkEnd w:id="22178"/>
      <w:bookmarkEnd w:id="22179"/>
      <w:bookmarkEnd w:id="22180"/>
      <w:bookmarkEnd w:id="22181"/>
      <w:bookmarkEnd w:id="22182"/>
      <w:bookmarkEnd w:id="22183"/>
      <w:bookmarkEnd w:id="22184"/>
      <w:bookmarkEnd w:id="22185"/>
      <w:bookmarkEnd w:id="22186"/>
      <w:bookmarkEnd w:id="22187"/>
      <w:bookmarkEnd w:id="22188"/>
      <w:bookmarkEnd w:id="22189"/>
      <w:bookmarkEnd w:id="22190"/>
      <w:bookmarkEnd w:id="22191"/>
      <w:bookmarkEnd w:id="22192"/>
      <w:bookmarkEnd w:id="22193"/>
      <w:commentRangeStart w:id="22194"/>
    </w:p>
    <w:p w14:paraId="1494CF12" w14:textId="57B45115" w:rsidR="009C7B2B" w:rsidRPr="005223F4" w:rsidDel="00230F40" w:rsidRDefault="009C7B2B">
      <w:pPr>
        <w:pStyle w:val="Heading1"/>
        <w:rPr>
          <w:del w:id="22195" w:author="mbeckerle" w:date="2012-04-22T21:31:00Z"/>
        </w:rPr>
        <w:pPrChange w:id="22196" w:author="mbeckerle" w:date="2013-01-20T17:01:00Z">
          <w:pPr/>
        </w:pPrChange>
      </w:pPr>
      <w:bookmarkStart w:id="22197" w:name="_Toc322911785"/>
      <w:bookmarkStart w:id="22198" w:name="_Toc322912324"/>
      <w:bookmarkStart w:id="22199" w:name="_Toc329093184"/>
      <w:bookmarkStart w:id="22200" w:name="_Toc332701697"/>
      <w:bookmarkStart w:id="22201" w:name="_Toc332702001"/>
      <w:bookmarkStart w:id="22202" w:name="_Toc332711799"/>
      <w:bookmarkStart w:id="22203" w:name="_Toc332712101"/>
      <w:bookmarkStart w:id="22204" w:name="_Toc332712402"/>
      <w:bookmarkStart w:id="22205" w:name="_Toc332724318"/>
      <w:bookmarkStart w:id="22206" w:name="_Toc332724618"/>
      <w:bookmarkStart w:id="22207" w:name="_Toc341102914"/>
      <w:bookmarkStart w:id="22208" w:name="_Toc347241650"/>
      <w:bookmarkStart w:id="22209" w:name="_Toc347744842"/>
      <w:bookmarkStart w:id="22210" w:name="_Toc348984625"/>
      <w:bookmarkStart w:id="22211" w:name="_Toc348984930"/>
      <w:bookmarkStart w:id="22212" w:name="_Toc349038094"/>
      <w:bookmarkStart w:id="22213" w:name="_Toc349038396"/>
      <w:bookmarkStart w:id="22214" w:name="_Toc349042887"/>
      <w:bookmarkStart w:id="22215" w:name="_Toc349642288"/>
      <w:bookmarkStart w:id="22216" w:name="_Toc351913009"/>
      <w:bookmarkStart w:id="22217" w:name="_Toc351915030"/>
      <w:bookmarkStart w:id="22218" w:name="_Toc351915496"/>
      <w:bookmarkStart w:id="22219" w:name="_Toc361231594"/>
      <w:bookmarkStart w:id="22220" w:name="_Toc361232120"/>
      <w:bookmarkStart w:id="22221" w:name="_Toc362445421"/>
      <w:bookmarkStart w:id="22222" w:name="_Toc362452172"/>
      <w:bookmarkStart w:id="22223" w:name="_Toc362452721"/>
      <w:bookmarkStart w:id="22224" w:name="_Toc362453072"/>
      <w:bookmarkStart w:id="22225" w:name="_Toc362453619"/>
      <w:bookmarkEnd w:id="22197"/>
      <w:bookmarkEnd w:id="22198"/>
      <w:bookmarkEnd w:id="22199"/>
      <w:bookmarkEnd w:id="22200"/>
      <w:bookmarkEnd w:id="22201"/>
      <w:bookmarkEnd w:id="22202"/>
      <w:bookmarkEnd w:id="22203"/>
      <w:bookmarkEnd w:id="22204"/>
      <w:bookmarkEnd w:id="22205"/>
      <w:bookmarkEnd w:id="22206"/>
      <w:bookmarkEnd w:id="22207"/>
      <w:bookmarkEnd w:id="22208"/>
      <w:bookmarkEnd w:id="22209"/>
      <w:bookmarkEnd w:id="22210"/>
      <w:bookmarkEnd w:id="22211"/>
      <w:bookmarkEnd w:id="22212"/>
      <w:bookmarkEnd w:id="22213"/>
      <w:bookmarkEnd w:id="22214"/>
      <w:bookmarkEnd w:id="22215"/>
      <w:bookmarkEnd w:id="22216"/>
      <w:bookmarkEnd w:id="22217"/>
      <w:bookmarkEnd w:id="22218"/>
      <w:bookmarkEnd w:id="22219"/>
      <w:bookmarkEnd w:id="22220"/>
      <w:bookmarkEnd w:id="22221"/>
      <w:bookmarkEnd w:id="22222"/>
      <w:bookmarkEnd w:id="22223"/>
      <w:bookmarkEnd w:id="22224"/>
      <w:bookmarkEnd w:id="22225"/>
    </w:p>
    <w:p w14:paraId="2BD89AAB" w14:textId="3FF7A349" w:rsidR="00EE66E5" w:rsidRPr="005223F4" w:rsidRDefault="00EE66E5" w:rsidP="009E142C">
      <w:pPr>
        <w:pStyle w:val="Heading1"/>
      </w:pPr>
      <w:bookmarkStart w:id="22226" w:name="_References"/>
      <w:bookmarkStart w:id="22227" w:name="_Toc177399158"/>
      <w:bookmarkStart w:id="22228" w:name="_Toc175057445"/>
      <w:bookmarkStart w:id="22229" w:name="_Toc199516376"/>
      <w:bookmarkStart w:id="22230" w:name="_Toc243112887"/>
      <w:bookmarkEnd w:id="22226"/>
      <w:del w:id="22231" w:author="mbeckerle" w:date="2012-04-22T21:31:00Z">
        <w:r w:rsidRPr="005223F4" w:rsidDel="00230F40">
          <w:delText>R</w:delText>
        </w:r>
      </w:del>
      <w:del w:id="22232" w:author="mbeckerle" w:date="2012-04-23T00:58:00Z">
        <w:r w:rsidRPr="005223F4" w:rsidDel="00363811">
          <w:delText>e</w:delText>
        </w:r>
      </w:del>
      <w:bookmarkStart w:id="22233" w:name="_Toc349042888"/>
      <w:bookmarkStart w:id="22234" w:name="_Toc362453620"/>
      <w:ins w:id="22235" w:author="mbeckerle" w:date="2012-04-23T00:58:00Z">
        <w:r w:rsidR="00363811">
          <w:t>Re</w:t>
        </w:r>
      </w:ins>
      <w:r w:rsidRPr="005223F4">
        <w:t>ferences</w:t>
      </w:r>
      <w:bookmarkEnd w:id="22227"/>
      <w:bookmarkEnd w:id="22228"/>
      <w:bookmarkEnd w:id="22229"/>
      <w:bookmarkEnd w:id="22230"/>
      <w:bookmarkEnd w:id="22233"/>
      <w:commentRangeEnd w:id="22194"/>
      <w:r w:rsidR="00B12FD2">
        <w:rPr>
          <w:rStyle w:val="CommentReference"/>
          <w:rFonts w:cs="Times New Roman"/>
          <w:b w:val="0"/>
          <w:bCs w:val="0"/>
          <w:kern w:val="0"/>
        </w:rPr>
        <w:commentReference w:id="22194"/>
      </w:r>
      <w:bookmarkEnd w:id="22234"/>
    </w:p>
    <w:p w14:paraId="2FB25449" w14:textId="77777777" w:rsidR="00E57878" w:rsidRPr="005223F4" w:rsidRDefault="00E57878" w:rsidP="002B36D0">
      <w:pPr>
        <w:pStyle w:val="ListBullet"/>
        <w:tabs>
          <w:tab w:val="clear" w:pos="360"/>
        </w:tabs>
        <w:ind w:left="0" w:firstLine="0"/>
      </w:pPr>
      <w:r w:rsidRPr="005223F4">
        <w:t>[CCSID] Coded Character Set Identifiers (CCSID) http://www-01.ibm.com/software/globalization/ccsid/ccsid_registered.jsp</w:t>
      </w:r>
    </w:p>
    <w:p w14:paraId="675836E7" w14:textId="3E4B052F" w:rsidR="00C82D19" w:rsidRPr="005223F4" w:rsidDel="00230F40" w:rsidRDefault="00C82D19" w:rsidP="00FB7334">
      <w:pPr>
        <w:pStyle w:val="ListBullet"/>
        <w:tabs>
          <w:tab w:val="clear" w:pos="360"/>
        </w:tabs>
        <w:ind w:left="0" w:firstLine="0"/>
        <w:rPr>
          <w:del w:id="22236" w:author="mbeckerle" w:date="2012-04-22T21:31:00Z"/>
        </w:rPr>
      </w:pPr>
    </w:p>
    <w:p w14:paraId="3E3F3993" w14:textId="77777777" w:rsidR="00EE66E5" w:rsidRPr="005223F4" w:rsidRDefault="00C82D19" w:rsidP="00FB7334">
      <w:pPr>
        <w:pStyle w:val="ListBullet"/>
        <w:tabs>
          <w:tab w:val="clear" w:pos="360"/>
        </w:tabs>
        <w:ind w:left="0" w:firstLine="0"/>
      </w:pPr>
      <w:r w:rsidRPr="005223F4">
        <w:t xml:space="preserve">[XML10] </w:t>
      </w:r>
      <w:r w:rsidR="00EE66E5" w:rsidRPr="005223F4">
        <w:t xml:space="preserve">XML 1.0 </w:t>
      </w:r>
      <w:hyperlink r:id="rId37" w:history="1">
        <w:r w:rsidR="00EE66E5" w:rsidRPr="005223F4">
          <w:rPr>
            <w:rStyle w:val="Hyperlink"/>
          </w:rPr>
          <w:t>http://www.w3.org/TR/REC-xml</w:t>
        </w:r>
      </w:hyperlink>
    </w:p>
    <w:p w14:paraId="1A908755" w14:textId="5F12B696" w:rsidR="00C82D19" w:rsidRPr="005223F4" w:rsidDel="00230F40" w:rsidRDefault="00C82D19" w:rsidP="00FB7334">
      <w:pPr>
        <w:pStyle w:val="ListBullet"/>
        <w:tabs>
          <w:tab w:val="clear" w:pos="360"/>
        </w:tabs>
        <w:ind w:left="0" w:firstLine="0"/>
        <w:rPr>
          <w:del w:id="22237" w:author="mbeckerle" w:date="2012-04-22T21:31:00Z"/>
        </w:rPr>
      </w:pPr>
    </w:p>
    <w:p w14:paraId="35A493EF" w14:textId="77777777" w:rsidR="00EE66E5" w:rsidRPr="005223F4" w:rsidRDefault="00C82D19" w:rsidP="00FB7334">
      <w:pPr>
        <w:pStyle w:val="ListBullet"/>
        <w:tabs>
          <w:tab w:val="clear" w:pos="360"/>
        </w:tabs>
        <w:ind w:left="0" w:firstLine="0"/>
      </w:pPr>
      <w:r w:rsidRPr="005223F4">
        <w:t xml:space="preserve">[XML11] </w:t>
      </w:r>
      <w:r w:rsidR="00EE66E5" w:rsidRPr="005223F4">
        <w:t xml:space="preserve">XML 1.1 </w:t>
      </w:r>
      <w:hyperlink r:id="rId38" w:history="1">
        <w:r w:rsidR="00EE66E5" w:rsidRPr="005223F4">
          <w:rPr>
            <w:rStyle w:val="Hyperlink"/>
          </w:rPr>
          <w:t>http://www.w3.org/TR/xml11/</w:t>
        </w:r>
      </w:hyperlink>
    </w:p>
    <w:p w14:paraId="05CBF951" w14:textId="6BF38283" w:rsidR="00E176C7" w:rsidRPr="005223F4" w:rsidDel="00230F40" w:rsidRDefault="00E176C7" w:rsidP="00FB7334">
      <w:pPr>
        <w:pStyle w:val="ListBullet"/>
        <w:tabs>
          <w:tab w:val="clear" w:pos="360"/>
        </w:tabs>
        <w:ind w:left="0" w:firstLine="0"/>
        <w:rPr>
          <w:del w:id="22238" w:author="mbeckerle" w:date="2012-04-22T21:31:00Z"/>
        </w:rPr>
      </w:pPr>
    </w:p>
    <w:p w14:paraId="7D284275" w14:textId="77777777" w:rsidR="00E176C7" w:rsidRPr="005223F4" w:rsidRDefault="00E176C7" w:rsidP="00FB7334">
      <w:pPr>
        <w:pStyle w:val="ListBullet"/>
        <w:tabs>
          <w:tab w:val="clear" w:pos="360"/>
        </w:tabs>
        <w:ind w:left="0" w:firstLine="0"/>
      </w:pPr>
      <w:r w:rsidRPr="005223F4">
        <w:t xml:space="preserve">[XMLNS10] Namespaces in XML </w:t>
      </w:r>
      <w:hyperlink r:id="rId39" w:history="1">
        <w:r w:rsidRPr="005223F4">
          <w:rPr>
            <w:rStyle w:val="Hyperlink"/>
          </w:rPr>
          <w:t>http://www.w3.org/TR/REC-xml-names/</w:t>
        </w:r>
      </w:hyperlink>
    </w:p>
    <w:p w14:paraId="0C8A7EE3" w14:textId="77E2DC9D" w:rsidR="00C82D19" w:rsidRPr="005223F4" w:rsidDel="00230F40" w:rsidRDefault="00C82D19" w:rsidP="00FB7334">
      <w:pPr>
        <w:pStyle w:val="ListBullet"/>
        <w:tabs>
          <w:tab w:val="clear" w:pos="360"/>
        </w:tabs>
        <w:ind w:left="0" w:firstLine="0"/>
        <w:rPr>
          <w:del w:id="22239" w:author="mbeckerle" w:date="2012-04-22T21:31:00Z"/>
        </w:rPr>
      </w:pPr>
    </w:p>
    <w:p w14:paraId="38329206" w14:textId="5EA20BD3" w:rsidR="005D5A61" w:rsidRPr="005223F4" w:rsidRDefault="005D5A61" w:rsidP="00FB7334">
      <w:pPr>
        <w:pStyle w:val="ListBullet"/>
        <w:tabs>
          <w:tab w:val="clear" w:pos="360"/>
        </w:tabs>
        <w:ind w:left="0" w:firstLine="0"/>
      </w:pPr>
      <w:r w:rsidRPr="005223F4">
        <w:t>[</w:t>
      </w:r>
      <w:r w:rsidR="00592DD6" w:rsidRPr="005223F4">
        <w:rPr>
          <w:rStyle w:val="abbrev"/>
        </w:rPr>
        <w:t>XSDLV1</w:t>
      </w:r>
      <w:r w:rsidRPr="005223F4">
        <w:t xml:space="preserve">]  </w:t>
      </w:r>
      <w:ins w:id="22240" w:author="Steve Hanson" w:date="2012-08-10T15:10:00Z">
        <w:r w:rsidR="009F0AEF" w:rsidRPr="009F0AEF">
          <w:rPr>
            <w:iCs/>
          </w:rPr>
          <w:t>XML Schema Part 1: Structures</w:t>
        </w:r>
      </w:ins>
      <w:r w:rsidRPr="005223F4">
        <w:rPr>
          <w:rStyle w:val="HTMLCite"/>
        </w:rPr>
        <w:t xml:space="preserve"> </w:t>
      </w:r>
      <w:hyperlink r:id="rId40" w:history="1">
        <w:r w:rsidRPr="005223F4">
          <w:rPr>
            <w:rStyle w:val="Hyperlink"/>
          </w:rPr>
          <w:t>http://www.w3.org/TR/xmlschema-1/</w:t>
        </w:r>
      </w:hyperlink>
      <w:r w:rsidRPr="005223F4">
        <w:rPr>
          <w:rStyle w:val="HTMLCite"/>
        </w:rPr>
        <w:t xml:space="preserve"> ,</w:t>
      </w:r>
      <w:r w:rsidRPr="005223F4">
        <w:t xml:space="preserve"> </w:t>
      </w:r>
    </w:p>
    <w:p w14:paraId="0718B591" w14:textId="09AC7F70" w:rsidR="00592DD6" w:rsidRPr="005223F4" w:rsidRDefault="009F0AEF" w:rsidP="00FB7334">
      <w:pPr>
        <w:pStyle w:val="ListBullet"/>
        <w:tabs>
          <w:tab w:val="clear" w:pos="360"/>
        </w:tabs>
        <w:ind w:left="0" w:firstLine="0"/>
      </w:pPr>
      <w:ins w:id="22241" w:author="Steve Hanson" w:date="2012-08-10T15:12:00Z">
        <w:r>
          <w:rPr>
            <w:i/>
          </w:rPr>
          <w:t xml:space="preserve">                  </w:t>
        </w:r>
      </w:ins>
      <w:del w:id="22242" w:author="Steve Hanson" w:date="2012-08-10T15:11:00Z">
        <w:r w:rsidR="004C4665" w:rsidRPr="009F0AEF" w:rsidDel="009F0AEF">
          <w:rPr>
            <w:i/>
          </w:rPr>
          <w:fldChar w:fldCharType="begin"/>
        </w:r>
        <w:r w:rsidR="004C4665" w:rsidRPr="009F0AEF" w:rsidDel="009F0AEF">
          <w:rPr>
            <w:i/>
          </w:rPr>
          <w:delInstrText xml:space="preserve"> HYPERLINK "http://www.w3.org/TR/xmlschema-2/" </w:delInstrText>
        </w:r>
        <w:r w:rsidR="004C4665" w:rsidRPr="009F0AEF" w:rsidDel="009F0AEF">
          <w:rPr>
            <w:i/>
          </w:rPr>
          <w:fldChar w:fldCharType="separate"/>
        </w:r>
        <w:r w:rsidR="005D5A61" w:rsidRPr="009F0AEF" w:rsidDel="009F0AEF">
          <w:rPr>
            <w:rStyle w:val="HTMLCite"/>
            <w:i w:val="0"/>
            <w:color w:val="0000FF"/>
          </w:rPr>
          <w:delText>XML Schema Part 2: Datatypes</w:delText>
        </w:r>
        <w:r w:rsidR="004C4665" w:rsidRPr="009F0AEF" w:rsidDel="009F0AEF">
          <w:rPr>
            <w:rStyle w:val="HTMLCite"/>
            <w:i w:val="0"/>
            <w:color w:val="0000FF"/>
          </w:rPr>
          <w:fldChar w:fldCharType="end"/>
        </w:r>
      </w:del>
      <w:ins w:id="22243" w:author="Steve Hanson" w:date="2012-08-10T15:11:00Z">
        <w:r w:rsidRPr="009F0AEF">
          <w:rPr>
            <w:rStyle w:val="HTMLCite"/>
            <w:i w:val="0"/>
            <w:color w:val="0000FF"/>
          </w:rPr>
          <w:t>XML Schema Part 2: Datatypes</w:t>
        </w:r>
      </w:ins>
      <w:r w:rsidR="005D5A61" w:rsidRPr="005223F4">
        <w:t xml:space="preserve"> </w:t>
      </w:r>
      <w:ins w:id="22244" w:author="Steve Hanson" w:date="2012-08-10T15:11:00Z">
        <w:r>
          <w:fldChar w:fldCharType="begin"/>
        </w:r>
        <w:r>
          <w:instrText xml:space="preserve"> HYPERLINK "http://www.w3.org/TR/xmlschema-2/" </w:instrText>
        </w:r>
        <w:r>
          <w:fldChar w:fldCharType="separate"/>
        </w:r>
        <w:r w:rsidRPr="009F0AEF">
          <w:rPr>
            <w:rStyle w:val="Hyperlink"/>
          </w:rPr>
          <w:t>http://www.w3.org/TR/xmlschema-2/</w:t>
        </w:r>
        <w:r>
          <w:fldChar w:fldCharType="end"/>
        </w:r>
      </w:ins>
    </w:p>
    <w:p w14:paraId="59FA36CB" w14:textId="55366B25" w:rsidR="00C82D19" w:rsidRPr="005223F4" w:rsidDel="00230F40" w:rsidRDefault="00C82D19" w:rsidP="004E4588">
      <w:pPr>
        <w:rPr>
          <w:del w:id="22245" w:author="mbeckerle" w:date="2012-04-22T21:32:00Z"/>
        </w:rPr>
      </w:pPr>
    </w:p>
    <w:p w14:paraId="6F14EFA5" w14:textId="77777777" w:rsidR="00383AEA" w:rsidRPr="005223F4" w:rsidRDefault="00383AEA" w:rsidP="004E4588">
      <w:r w:rsidRPr="005223F4">
        <w:t>[XPath2]  XML Path Language (XPath) 2.0</w:t>
      </w:r>
      <w:r w:rsidR="004E4588" w:rsidRPr="005223F4">
        <w:t xml:space="preserve"> </w:t>
      </w:r>
      <w:hyperlink r:id="rId41" w:history="1">
        <w:r w:rsidR="00A91670" w:rsidRPr="005223F4">
          <w:rPr>
            <w:rStyle w:val="Hyperlink"/>
          </w:rPr>
          <w:t>http://www.w3.org/TR/xpath20/</w:t>
        </w:r>
      </w:hyperlink>
    </w:p>
    <w:p w14:paraId="113A8E59" w14:textId="23B94AE0" w:rsidR="00C82D19" w:rsidRPr="005223F4" w:rsidDel="00230F40" w:rsidRDefault="00C82D19" w:rsidP="00A91670">
      <w:pPr>
        <w:rPr>
          <w:del w:id="22246" w:author="mbeckerle" w:date="2012-04-22T21:32:00Z"/>
        </w:rPr>
      </w:pPr>
    </w:p>
    <w:p w14:paraId="0E73941F" w14:textId="77777777" w:rsidR="00A91670" w:rsidRPr="005223F4" w:rsidRDefault="00A91670" w:rsidP="00A91670">
      <w:r w:rsidRPr="005223F4">
        <w:t>[XMLInfo]  XML Information Set</w:t>
      </w:r>
      <w:r w:rsidRPr="005223F4">
        <w:rPr>
          <w:rStyle w:val="added"/>
        </w:rPr>
        <w:t xml:space="preserve"> (Second Edition)  </w:t>
      </w:r>
      <w:hyperlink r:id="rId42" w:history="1">
        <w:r w:rsidRPr="005223F4">
          <w:rPr>
            <w:rStyle w:val="Hyperlink"/>
          </w:rPr>
          <w:t>http://www.w3.org/TR/xml-infoset</w:t>
        </w:r>
      </w:hyperlink>
    </w:p>
    <w:p w14:paraId="03062E0D" w14:textId="167A4473" w:rsidR="00C82D19" w:rsidRPr="005223F4" w:rsidDel="00230F40" w:rsidRDefault="00C82D19" w:rsidP="00FB7334">
      <w:pPr>
        <w:pStyle w:val="ListBullet"/>
        <w:tabs>
          <w:tab w:val="clear" w:pos="360"/>
        </w:tabs>
        <w:ind w:left="0" w:firstLine="0"/>
        <w:rPr>
          <w:del w:id="22247" w:author="mbeckerle" w:date="2012-04-22T21:32:00Z"/>
        </w:rPr>
      </w:pPr>
    </w:p>
    <w:p w14:paraId="1F215276" w14:textId="77777777" w:rsidR="00EE66E5" w:rsidRPr="005223F4" w:rsidRDefault="00C82D19" w:rsidP="00FB7334">
      <w:pPr>
        <w:pStyle w:val="ListBullet"/>
        <w:tabs>
          <w:tab w:val="clear" w:pos="360"/>
        </w:tabs>
        <w:ind w:left="0" w:firstLine="0"/>
      </w:pPr>
      <w:r w:rsidRPr="005223F4">
        <w:t xml:space="preserve">[Unicode] </w:t>
      </w:r>
      <w:r w:rsidR="00EE66E5" w:rsidRPr="005223F4">
        <w:t xml:space="preserve">Unicode (now at version 4.0) </w:t>
      </w:r>
      <w:hyperlink r:id="rId43" w:history="1">
        <w:r w:rsidR="00EE66E5" w:rsidRPr="005223F4">
          <w:rPr>
            <w:rStyle w:val="Hyperlink"/>
          </w:rPr>
          <w:t>http://www.unicode.org/</w:t>
        </w:r>
      </w:hyperlink>
    </w:p>
    <w:p w14:paraId="5C653303" w14:textId="6BA0B7C8" w:rsidR="00C82D19" w:rsidRPr="005223F4" w:rsidDel="00230F40" w:rsidRDefault="00C82D19" w:rsidP="00324CAC">
      <w:pPr>
        <w:pStyle w:val="nobreak"/>
        <w:rPr>
          <w:del w:id="22248" w:author="mbeckerle" w:date="2012-04-22T21:32:00Z"/>
        </w:rPr>
      </w:pPr>
    </w:p>
    <w:p w14:paraId="3162E923" w14:textId="0E5F14BD" w:rsidR="00324CAC" w:rsidRDefault="00324CAC" w:rsidP="00324CAC">
      <w:pPr>
        <w:pStyle w:val="nobreak"/>
        <w:rPr>
          <w:ins w:id="22249" w:author="Steve Hanson" w:date="2012-08-10T15:15:00Z"/>
        </w:rPr>
      </w:pPr>
      <w:r w:rsidRPr="005223F4">
        <w:t xml:space="preserve">[ICUDecForm] </w:t>
      </w:r>
      <w:hyperlink r:id="rId44" w:anchor="_details" w:history="1">
        <w:r w:rsidRPr="005223F4">
          <w:rPr>
            <w:rStyle w:val="Hyperlink"/>
          </w:rPr>
          <w:t>http://icu.sourceforge.net/apiref/icu4c/classDecimalFormat.html#_details</w:t>
        </w:r>
      </w:hyperlink>
      <w:ins w:id="22250" w:author="Steve Hanson" w:date="2012-04-11T16:31:00Z">
        <w:r w:rsidR="00313576">
          <w:t xml:space="preserve"> </w:t>
        </w:r>
      </w:ins>
      <w:ins w:id="22251" w:author="Steve Hanson" w:date="2012-04-11T15:53:00Z">
        <w:r w:rsidR="00313576">
          <w:rPr>
            <w:rStyle w:val="CommentReference"/>
          </w:rPr>
          <w:commentReference w:id="22252"/>
        </w:r>
      </w:ins>
    </w:p>
    <w:p w14:paraId="2AE676F9" w14:textId="4A8A5535" w:rsidR="009F0AEF" w:rsidRDefault="009F0AEF" w:rsidP="009F0AEF">
      <w:pPr>
        <w:rPr>
          <w:ins w:id="22253" w:author="mbeckerle" w:date="2013-07-11T19:19:00Z"/>
        </w:rPr>
      </w:pPr>
      <w:ins w:id="22254" w:author="Steve Hanson" w:date="2012-08-10T15:15:00Z">
        <w:r>
          <w:t xml:space="preserve">[ICUCalForm] </w:t>
        </w:r>
        <w:r>
          <w:fldChar w:fldCharType="begin"/>
        </w:r>
        <w:r>
          <w:instrText xml:space="preserve"> HYPERLINK "http://icu.sourceforge.net/apiref/icu4c/classSimpleDateFormat.html" </w:instrText>
        </w:r>
        <w:r>
          <w:fldChar w:fldCharType="separate"/>
        </w:r>
        <w:r w:rsidRPr="005223F4">
          <w:rPr>
            <w:rStyle w:val="Hyperlink"/>
          </w:rPr>
          <w:t>http://icu.sourceforge.net/apiref/icu4c/classSimpleDateFormat.html</w:t>
        </w:r>
        <w:r>
          <w:rPr>
            <w:rStyle w:val="Hyperlink"/>
          </w:rPr>
          <w:fldChar w:fldCharType="end"/>
        </w:r>
        <w:r>
          <w:t xml:space="preserve"> </w:t>
        </w:r>
        <w:r>
          <w:rPr>
            <w:rStyle w:val="normalChar1"/>
          </w:rPr>
          <w:t xml:space="preserve">and </w:t>
        </w:r>
        <w:r>
          <w:fldChar w:fldCharType="begin"/>
        </w:r>
        <w:r>
          <w:instrText xml:space="preserve"> HYPERLINK "http://userguide.icu-project.org/formatparse/datetime" </w:instrText>
        </w:r>
        <w:r>
          <w:fldChar w:fldCharType="separate"/>
        </w:r>
        <w:r>
          <w:rPr>
            <w:rStyle w:val="Hyperlink"/>
          </w:rPr>
          <w:t>http://userguide.icu-project.org/formatparse/datetime</w:t>
        </w:r>
        <w:r>
          <w:fldChar w:fldCharType="end"/>
        </w:r>
      </w:ins>
    </w:p>
    <w:p w14:paraId="6671DD44" w14:textId="360231A7" w:rsidR="00B12FD2" w:rsidRDefault="00B12FD2">
      <w:pPr>
        <w:pStyle w:val="ListParagraph"/>
        <w:autoSpaceDE w:val="0"/>
        <w:autoSpaceDN w:val="0"/>
        <w:adjustRightInd w:val="0"/>
        <w:spacing w:before="0" w:after="0"/>
        <w:ind w:left="0"/>
        <w:rPr>
          <w:ins w:id="22255" w:author="mbeckerle" w:date="2013-07-11T19:19:00Z"/>
          <w:rFonts w:cs="Arial"/>
          <w:color w:val="000000"/>
          <w:lang w:eastAsia="en-GB"/>
        </w:rPr>
        <w:pPrChange w:id="22256" w:author="mbeckerle" w:date="2013-07-11T19:19:00Z">
          <w:pPr/>
        </w:pPrChange>
      </w:pPr>
      <w:commentRangeStart w:id="22257"/>
      <w:ins w:id="22258" w:author="mbeckerle" w:date="2013-07-11T19:19:00Z">
        <w:r>
          <w:rPr>
            <w:rFonts w:cs="Arial"/>
            <w:color w:val="000000"/>
            <w:lang w:eastAsia="en-GB"/>
          </w:rPr>
          <w:t xml:space="preserve">[ICURE] </w:t>
        </w:r>
      </w:ins>
      <w:commentRangeEnd w:id="22257"/>
      <w:ins w:id="22259" w:author="mbeckerle" w:date="2013-07-11T19:21:00Z">
        <w:r>
          <w:rPr>
            <w:rStyle w:val="CommentReference"/>
          </w:rPr>
          <w:commentReference w:id="22257"/>
        </w:r>
      </w:ins>
      <w:ins w:id="22260" w:author="mbeckerle" w:date="2013-07-11T19:19:00Z">
        <w:r>
          <w:rPr>
            <w:rFonts w:cs="Arial"/>
            <w:color w:val="000000"/>
            <w:lang w:eastAsia="en-GB"/>
          </w:rPr>
          <w:t xml:space="preserve">- </w:t>
        </w:r>
        <w:r>
          <w:rPr>
            <w:color w:val="000000"/>
            <w:lang w:eastAsia="en-GB"/>
          </w:rPr>
          <w:fldChar w:fldCharType="begin"/>
        </w:r>
        <w:r>
          <w:rPr>
            <w:color w:val="000000"/>
            <w:lang w:eastAsia="en-GB"/>
          </w:rPr>
          <w:instrText xml:space="preserve"> HYPERLINK "</w:instrText>
        </w:r>
        <w:r w:rsidRPr="00B12FD2">
          <w:rPr>
            <w:rPrChange w:id="22261" w:author="mbeckerle" w:date="2013-07-11T19:19:00Z">
              <w:rPr>
                <w:rStyle w:val="Hyperlink"/>
                <w:color w:val="000000"/>
                <w:lang w:eastAsia="en-GB"/>
              </w:rPr>
            </w:rPrChange>
          </w:rPr>
          <w:instrText>http://userguide.icu-project.org/strings/regexp</w:instrText>
        </w:r>
        <w:r>
          <w:rPr>
            <w:color w:val="000000"/>
            <w:lang w:eastAsia="en-GB"/>
          </w:rPr>
          <w:instrText xml:space="preserve">" </w:instrText>
        </w:r>
        <w:r>
          <w:rPr>
            <w:color w:val="000000"/>
            <w:lang w:eastAsia="en-GB"/>
          </w:rPr>
          <w:fldChar w:fldCharType="separate"/>
        </w:r>
        <w:r w:rsidRPr="00390DD6">
          <w:rPr>
            <w:rStyle w:val="Hyperlink"/>
            <w:lang w:eastAsia="en-GB"/>
            <w:rPrChange w:id="22262" w:author="mbeckerle" w:date="2013-07-11T19:19:00Z">
              <w:rPr>
                <w:rStyle w:val="Hyperlink"/>
                <w:color w:val="000000"/>
                <w:lang w:eastAsia="en-GB"/>
              </w:rPr>
            </w:rPrChange>
          </w:rPr>
          <w:t>http://userguide.icu-project.org/strings/regexp</w:t>
        </w:r>
        <w:r>
          <w:rPr>
            <w:color w:val="000000"/>
            <w:lang w:eastAsia="en-GB"/>
          </w:rPr>
          <w:fldChar w:fldCharType="end"/>
        </w:r>
      </w:ins>
    </w:p>
    <w:p w14:paraId="042B3849" w14:textId="77777777" w:rsidR="00B12FD2" w:rsidRPr="00B12FD2" w:rsidDel="00B12FD2" w:rsidRDefault="00B12FD2">
      <w:pPr>
        <w:pStyle w:val="ListParagraph"/>
        <w:autoSpaceDE w:val="0"/>
        <w:autoSpaceDN w:val="0"/>
        <w:adjustRightInd w:val="0"/>
        <w:spacing w:before="0" w:after="0"/>
        <w:ind w:left="0"/>
        <w:rPr>
          <w:del w:id="22263" w:author="mbeckerle" w:date="2013-07-11T19:20:00Z"/>
          <w:rFonts w:cs="Arial"/>
          <w:color w:val="000000"/>
          <w:lang w:eastAsia="en-GB"/>
          <w:rPrChange w:id="22264" w:author="mbeckerle" w:date="2013-07-11T19:19:00Z">
            <w:rPr>
              <w:del w:id="22265" w:author="mbeckerle" w:date="2013-07-11T19:20:00Z"/>
            </w:rPr>
          </w:rPrChange>
        </w:rPr>
        <w:pPrChange w:id="22266" w:author="mbeckerle" w:date="2013-07-11T19:19:00Z">
          <w:pPr/>
        </w:pPrChange>
      </w:pPr>
    </w:p>
    <w:p w14:paraId="3A969E89" w14:textId="77777777" w:rsidR="00EE66E5" w:rsidRPr="005223F4" w:rsidRDefault="00C82D19" w:rsidP="00FB7334">
      <w:pPr>
        <w:pStyle w:val="ListBullet"/>
        <w:tabs>
          <w:tab w:val="clear" w:pos="360"/>
        </w:tabs>
        <w:ind w:left="0" w:firstLine="0"/>
      </w:pPr>
      <w:r w:rsidRPr="005223F4">
        <w:t xml:space="preserve">[IANA] </w:t>
      </w:r>
      <w:r w:rsidR="00EE66E5" w:rsidRPr="005223F4">
        <w:t>IANA character set encoding names: (</w:t>
      </w:r>
      <w:hyperlink r:id="rId45" w:history="1">
        <w:r w:rsidR="00EE66E5" w:rsidRPr="005223F4">
          <w:rPr>
            <w:rStyle w:val="Hyperlink"/>
          </w:rPr>
          <w:t>http://www.iana.org/assignments/character-sets</w:t>
        </w:r>
      </w:hyperlink>
      <w:r w:rsidR="00EE66E5" w:rsidRPr="005223F4">
        <w:t>)</w:t>
      </w:r>
    </w:p>
    <w:p w14:paraId="3F4CB7CD" w14:textId="0FB762DA" w:rsidR="00C82D19" w:rsidRPr="005223F4" w:rsidDel="00230F40" w:rsidRDefault="00C82D19" w:rsidP="00FB7334">
      <w:pPr>
        <w:pStyle w:val="ListBullet"/>
        <w:tabs>
          <w:tab w:val="clear" w:pos="360"/>
        </w:tabs>
        <w:ind w:left="0" w:firstLine="0"/>
        <w:rPr>
          <w:del w:id="22267" w:author="mbeckerle" w:date="2012-04-22T21:32:00Z"/>
        </w:rPr>
      </w:pPr>
    </w:p>
    <w:p w14:paraId="7D33F8A1" w14:textId="77777777" w:rsidR="00EE66E5" w:rsidRPr="00014CEC" w:rsidRDefault="00C82D19" w:rsidP="00FB7334">
      <w:pPr>
        <w:pStyle w:val="ListBullet"/>
        <w:tabs>
          <w:tab w:val="clear" w:pos="360"/>
        </w:tabs>
        <w:ind w:left="0" w:firstLine="0"/>
        <w:rPr>
          <w:lang w:val="de-DE"/>
        </w:rPr>
      </w:pPr>
      <w:r w:rsidRPr="00014CEC">
        <w:rPr>
          <w:lang w:val="de-DE"/>
        </w:rPr>
        <w:t xml:space="preserve">[XMLSch] </w:t>
      </w:r>
      <w:r w:rsidR="00EE66E5" w:rsidRPr="00014CEC">
        <w:rPr>
          <w:lang w:val="de-DE"/>
        </w:rPr>
        <w:t xml:space="preserve">XML Schema: </w:t>
      </w:r>
      <w:hyperlink r:id="rId46" w:history="1">
        <w:r w:rsidR="00EE66E5" w:rsidRPr="00014CEC">
          <w:rPr>
            <w:rStyle w:val="Hyperlink"/>
            <w:lang w:val="de-DE"/>
          </w:rPr>
          <w:t>http://www.w3.org/XML/Schema</w:t>
        </w:r>
      </w:hyperlink>
    </w:p>
    <w:p w14:paraId="4DD62B6E" w14:textId="09580DF4" w:rsidR="00C82D19" w:rsidRPr="00014CEC" w:rsidDel="00230F40" w:rsidRDefault="00C82D19" w:rsidP="00FB7334">
      <w:pPr>
        <w:pStyle w:val="ListBullet"/>
        <w:tabs>
          <w:tab w:val="clear" w:pos="360"/>
        </w:tabs>
        <w:ind w:left="0" w:firstLine="0"/>
        <w:rPr>
          <w:del w:id="22268" w:author="mbeckerle" w:date="2012-04-22T21:32:00Z"/>
          <w:lang w:val="de-DE"/>
        </w:rPr>
      </w:pPr>
    </w:p>
    <w:p w14:paraId="2C4CE704" w14:textId="77777777" w:rsidR="00EE66E5" w:rsidRPr="005223F4" w:rsidRDefault="00EE66E5" w:rsidP="00FB7334">
      <w:pPr>
        <w:pStyle w:val="ListBullet"/>
        <w:tabs>
          <w:tab w:val="clear" w:pos="360"/>
        </w:tabs>
        <w:ind w:left="0" w:firstLine="0"/>
      </w:pPr>
      <w:r w:rsidRPr="005223F4">
        <w:t>[</w:t>
      </w:r>
      <w:r w:rsidRPr="005223F4">
        <w:rPr>
          <w:rStyle w:val="abbrev"/>
        </w:rPr>
        <w:t>RFC 2119</w:t>
      </w:r>
      <w:r w:rsidRPr="005223F4">
        <w:t xml:space="preserve">] IETF (Internet Engineering Task Force). </w:t>
      </w:r>
      <w:hyperlink r:id="rId47" w:tgtFrame="_top" w:history="1">
        <w:r w:rsidRPr="005223F4">
          <w:rPr>
            <w:rStyle w:val="Hyperlink"/>
            <w:i/>
            <w:iCs/>
          </w:rPr>
          <w:t>RFC 2119: Key words for use in RFCs to Indicate Requirement Levels</w:t>
        </w:r>
      </w:hyperlink>
      <w:r w:rsidRPr="005223F4">
        <w:t>. S. Bradner. 1997.</w:t>
      </w:r>
    </w:p>
    <w:p w14:paraId="1D4745F1" w14:textId="121C0B6E" w:rsidR="00C82D19" w:rsidRPr="005223F4" w:rsidDel="00230F40" w:rsidRDefault="00C82D19" w:rsidP="007F1467">
      <w:pPr>
        <w:autoSpaceDE w:val="0"/>
        <w:autoSpaceDN w:val="0"/>
        <w:adjustRightInd w:val="0"/>
        <w:rPr>
          <w:del w:id="22269" w:author="mbeckerle" w:date="2012-04-22T21:32:00Z"/>
          <w:rFonts w:ascii="Helv" w:eastAsia="MS Mincho" w:hAnsi="Helv" w:cs="Helv"/>
          <w:color w:val="000000"/>
          <w:lang w:eastAsia="ja-JP"/>
        </w:rPr>
      </w:pPr>
    </w:p>
    <w:p w14:paraId="5252FEF3" w14:textId="77777777" w:rsidR="007F1467" w:rsidRPr="005223F4" w:rsidRDefault="00C82D19" w:rsidP="007F1467">
      <w:pPr>
        <w:autoSpaceDE w:val="0"/>
        <w:autoSpaceDN w:val="0"/>
        <w:adjustRightInd w:val="0"/>
        <w:rPr>
          <w:rFonts w:ascii="Helv" w:eastAsia="MS Mincho" w:hAnsi="Helv" w:cs="Helv"/>
          <w:color w:val="000000"/>
          <w:lang w:eastAsia="ja-JP"/>
        </w:rPr>
      </w:pPr>
      <w:r w:rsidRPr="005223F4">
        <w:rPr>
          <w:rFonts w:ascii="Helv" w:eastAsia="MS Mincho" w:hAnsi="Helv" w:cs="Helv"/>
          <w:color w:val="000000"/>
          <w:lang w:eastAsia="ja-JP"/>
        </w:rPr>
        <w:t xml:space="preserve">[OMG] </w:t>
      </w:r>
      <w:r w:rsidR="007F1467" w:rsidRPr="005223F4">
        <w:rPr>
          <w:rFonts w:ascii="Helv" w:eastAsia="MS Mincho" w:hAnsi="Helv" w:cs="Helv"/>
          <w:color w:val="000000"/>
          <w:lang w:eastAsia="ja-JP"/>
        </w:rPr>
        <w:t xml:space="preserve">OMG "CAM" TD Model: Object Management Group (OMG) "UML Profile and Interchange Models for Enterprise Application Integration (EAI) Specification" formal/04-03-26, March 2004. Sectioin 7.3.2. Available at </w:t>
      </w:r>
      <w:hyperlink r:id="rId48" w:history="1">
        <w:r w:rsidR="007F1467" w:rsidRPr="005223F4">
          <w:rPr>
            <w:rStyle w:val="Hyperlink"/>
            <w:rFonts w:ascii="Helv" w:eastAsia="MS Mincho" w:hAnsi="Helv" w:cs="Helv"/>
            <w:lang w:eastAsia="ja-JP"/>
          </w:rPr>
          <w:t>http://www.omg.org/cgi-bin/doc?formal/2004-03-26</w:t>
        </w:r>
      </w:hyperlink>
    </w:p>
    <w:p w14:paraId="550B864B" w14:textId="58EF40DE" w:rsidR="007F1467" w:rsidRPr="005223F4" w:rsidDel="00230F40" w:rsidRDefault="007F1467" w:rsidP="007F1467">
      <w:pPr>
        <w:autoSpaceDE w:val="0"/>
        <w:autoSpaceDN w:val="0"/>
        <w:adjustRightInd w:val="0"/>
        <w:rPr>
          <w:del w:id="22270" w:author="mbeckerle" w:date="2012-04-22T21:32:00Z"/>
          <w:rFonts w:ascii="Helv" w:eastAsia="MS Mincho" w:hAnsi="Helv" w:cs="Helv"/>
          <w:color w:val="000000"/>
          <w:lang w:eastAsia="ja-JP"/>
        </w:rPr>
      </w:pPr>
    </w:p>
    <w:p w14:paraId="362BD92B" w14:textId="77777777" w:rsidR="00EE66E5" w:rsidRPr="005223F4" w:rsidRDefault="00C82D19" w:rsidP="00EE66E5">
      <w:pPr>
        <w:pStyle w:val="ListNumber"/>
        <w:numPr>
          <w:ilvl w:val="0"/>
          <w:numId w:val="0"/>
        </w:numPr>
        <w:tabs>
          <w:tab w:val="num" w:pos="360"/>
        </w:tabs>
        <w:ind w:left="360" w:hanging="360"/>
      </w:pPr>
      <w:r w:rsidRPr="005223F4">
        <w:t xml:space="preserve">[XSIL] </w:t>
      </w:r>
      <w:r w:rsidR="00EE66E5" w:rsidRPr="005223F4">
        <w:t xml:space="preserve">XSIL homepage, </w:t>
      </w:r>
      <w:hyperlink r:id="rId49" w:history="1">
        <w:r w:rsidR="00EE66E5" w:rsidRPr="005223F4">
          <w:rPr>
            <w:rStyle w:val="Hyperlink"/>
          </w:rPr>
          <w:t>http://www.cacr.caltech.edu/SDA/xsil/</w:t>
        </w:r>
      </w:hyperlink>
    </w:p>
    <w:p w14:paraId="4B370C01" w14:textId="6D98708B" w:rsidR="00C82D19" w:rsidRPr="005223F4" w:rsidDel="00230F40" w:rsidRDefault="00C82D19" w:rsidP="00CF33D7">
      <w:pPr>
        <w:pStyle w:val="ListNumber"/>
        <w:numPr>
          <w:ilvl w:val="0"/>
          <w:numId w:val="0"/>
        </w:numPr>
        <w:tabs>
          <w:tab w:val="num" w:pos="360"/>
        </w:tabs>
        <w:ind w:left="360" w:hanging="360"/>
        <w:rPr>
          <w:del w:id="22271" w:author="mbeckerle" w:date="2012-04-22T21:32:00Z"/>
        </w:rPr>
      </w:pPr>
    </w:p>
    <w:p w14:paraId="19D463D9" w14:textId="77777777" w:rsidR="00CF33D7" w:rsidRPr="005223F4" w:rsidRDefault="00C82D19" w:rsidP="00CF33D7">
      <w:pPr>
        <w:pStyle w:val="ListNumber"/>
        <w:numPr>
          <w:ilvl w:val="0"/>
          <w:numId w:val="0"/>
        </w:numPr>
        <w:tabs>
          <w:tab w:val="num" w:pos="360"/>
        </w:tabs>
        <w:ind w:left="360" w:hanging="360"/>
      </w:pPr>
      <w:r w:rsidRPr="005223F4">
        <w:t xml:space="preserve">[BFD] </w:t>
      </w:r>
      <w:r w:rsidR="00EE66E5" w:rsidRPr="005223F4">
        <w:t xml:space="preserve">Binary Format Description (BFD) Language,  </w:t>
      </w:r>
      <w:hyperlink r:id="rId50" w:history="1">
        <w:r w:rsidR="00CF33D7" w:rsidRPr="005223F4">
          <w:rPr>
            <w:rStyle w:val="Hyperlink"/>
          </w:rPr>
          <w:t>http://collaboratory.emsl.pnl.gov/sam/bfd/</w:t>
        </w:r>
      </w:hyperlink>
    </w:p>
    <w:p w14:paraId="04073B60" w14:textId="0C2273EB" w:rsidR="00C82D19" w:rsidRPr="005223F4" w:rsidDel="00230F40" w:rsidRDefault="00C82D19" w:rsidP="00CF33D7">
      <w:pPr>
        <w:pStyle w:val="ListNumber"/>
        <w:numPr>
          <w:ilvl w:val="0"/>
          <w:numId w:val="0"/>
        </w:numPr>
        <w:tabs>
          <w:tab w:val="num" w:pos="360"/>
        </w:tabs>
        <w:ind w:left="360" w:hanging="360"/>
        <w:rPr>
          <w:del w:id="22272" w:author="mbeckerle" w:date="2012-04-22T21:32:00Z"/>
        </w:rPr>
      </w:pPr>
    </w:p>
    <w:p w14:paraId="247D868D" w14:textId="5F04DCE4" w:rsidR="00FB7334" w:rsidRPr="005223F4" w:rsidDel="00EE7A9B" w:rsidRDefault="00FB7334" w:rsidP="00CF33D7">
      <w:pPr>
        <w:pStyle w:val="ListNumber"/>
        <w:numPr>
          <w:ilvl w:val="0"/>
          <w:numId w:val="0"/>
        </w:numPr>
        <w:tabs>
          <w:tab w:val="num" w:pos="360"/>
        </w:tabs>
        <w:ind w:left="360" w:hanging="360"/>
        <w:rPr>
          <w:del w:id="22273" w:author="mbeckerle" w:date="2013-07-11T19:17:00Z"/>
        </w:rPr>
      </w:pPr>
      <w:del w:id="22274" w:author="mbeckerle" w:date="2013-07-11T19:17:00Z">
        <w:r w:rsidRPr="005223F4" w:rsidDel="00EE7A9B">
          <w:delText xml:space="preserve">[PERLRE]  PERL regular expressions. </w:delText>
        </w:r>
        <w:r w:rsidR="0078790C" w:rsidDel="00EE7A9B">
          <w:fldChar w:fldCharType="begin"/>
        </w:r>
        <w:r w:rsidR="0078790C" w:rsidDel="00EE7A9B">
          <w:delInstrText xml:space="preserve"> HYPERLINK "http://perldoc.perl.org/perlre.html" \l "Extended-Patterns" </w:delInstrText>
        </w:r>
        <w:r w:rsidR="0078790C" w:rsidDel="00EE7A9B">
          <w:fldChar w:fldCharType="separate"/>
        </w:r>
        <w:r w:rsidRPr="005223F4" w:rsidDel="00EE7A9B">
          <w:rPr>
            <w:rStyle w:val="Hyperlink"/>
          </w:rPr>
          <w:delText>http://perldoc.perl.org/perlre.html#Extended-Patterns</w:delText>
        </w:r>
        <w:r w:rsidR="0078790C" w:rsidDel="00EE7A9B">
          <w:rPr>
            <w:rStyle w:val="Hyperlink"/>
          </w:rPr>
          <w:fldChar w:fldCharType="end"/>
        </w:r>
      </w:del>
    </w:p>
    <w:p w14:paraId="7E9F9D4B" w14:textId="20C5B5BF" w:rsidR="00FB7334" w:rsidRPr="005223F4" w:rsidDel="00230F40" w:rsidRDefault="00FB7334" w:rsidP="00CF33D7">
      <w:pPr>
        <w:pStyle w:val="ListNumber"/>
        <w:numPr>
          <w:ilvl w:val="0"/>
          <w:numId w:val="0"/>
        </w:numPr>
        <w:tabs>
          <w:tab w:val="num" w:pos="360"/>
        </w:tabs>
        <w:ind w:left="360" w:hanging="360"/>
        <w:rPr>
          <w:del w:id="22275" w:author="mbeckerle" w:date="2012-04-22T21:32:00Z"/>
        </w:rPr>
      </w:pPr>
    </w:p>
    <w:p w14:paraId="4C6250CA" w14:textId="70CE1981" w:rsidR="00FB7334" w:rsidRPr="00B12FD2" w:rsidRDefault="00FB7334">
      <w:pPr>
        <w:pStyle w:val="ListNumber"/>
        <w:numPr>
          <w:ilvl w:val="0"/>
          <w:numId w:val="0"/>
        </w:numPr>
        <w:tabs>
          <w:tab w:val="num" w:pos="360"/>
        </w:tabs>
        <w:ind w:left="360" w:hanging="360"/>
        <w:pPrChange w:id="22276" w:author="mbeckerle" w:date="2013-07-11T19:19:00Z">
          <w:pPr>
            <w:pStyle w:val="ListNumber"/>
            <w:numPr>
              <w:numId w:val="0"/>
            </w:numPr>
            <w:tabs>
              <w:tab w:val="clear" w:pos="360"/>
            </w:tabs>
            <w:ind w:left="0" w:firstLine="0"/>
          </w:pPr>
        </w:pPrChange>
      </w:pPr>
      <w:r w:rsidRPr="005223F4">
        <w:t>[JAVARE] Java regular ex</w:t>
      </w:r>
      <w:r w:rsidR="005A252D" w:rsidRPr="005223F4">
        <w:t>pressions.</w:t>
      </w:r>
      <w:ins w:id="22277" w:author="mbeckerle" w:date="2013-07-11T19:18:00Z">
        <w:r w:rsidR="00B12FD2">
          <w:t xml:space="preserve"> </w:t>
        </w:r>
      </w:ins>
      <w:del w:id="22278" w:author="mbeckerle" w:date="2013-07-11T19:18:00Z">
        <w:r w:rsidR="005A252D" w:rsidRPr="005223F4" w:rsidDel="00EE7A9B">
          <w:delText xml:space="preserve"> </w:delText>
        </w:r>
      </w:del>
      <w:ins w:id="22279" w:author="mbeckerle" w:date="2013-07-11T19:19:00Z">
        <w:r w:rsidR="00B12FD2">
          <w:rPr>
            <w:color w:val="000000"/>
            <w:lang w:eastAsia="en-GB"/>
          </w:rPr>
          <w:fldChar w:fldCharType="begin"/>
        </w:r>
        <w:r w:rsidR="00B12FD2">
          <w:rPr>
            <w:color w:val="000000"/>
            <w:lang w:eastAsia="en-GB"/>
          </w:rPr>
          <w:instrText xml:space="preserve"> HYPERLINK "</w:instrText>
        </w:r>
      </w:ins>
      <w:ins w:id="22280" w:author="mbeckerle" w:date="2013-07-11T19:18:00Z">
        <w:r w:rsidR="00B12FD2" w:rsidRPr="00B12FD2">
          <w:rPr>
            <w:rPrChange w:id="22281" w:author="mbeckerle" w:date="2013-07-11T19:18:00Z">
              <w:rPr>
                <w:rStyle w:val="Hyperlink"/>
                <w:color w:val="000000"/>
                <w:lang w:eastAsia="en-GB"/>
              </w:rPr>
            </w:rPrChange>
          </w:rPr>
          <w:instrText>http://docs.oracle.com/javase/7/docs/api/java/util/regex/Pattern.html</w:instrText>
        </w:r>
      </w:ins>
      <w:ins w:id="22282" w:author="mbeckerle" w:date="2013-07-11T19:19:00Z">
        <w:r w:rsidR="00B12FD2">
          <w:rPr>
            <w:color w:val="000000"/>
            <w:lang w:eastAsia="en-GB"/>
          </w:rPr>
          <w:instrText xml:space="preserve">" </w:instrText>
        </w:r>
        <w:r w:rsidR="00B12FD2">
          <w:rPr>
            <w:color w:val="000000"/>
            <w:lang w:eastAsia="en-GB"/>
          </w:rPr>
          <w:fldChar w:fldCharType="separate"/>
        </w:r>
      </w:ins>
      <w:ins w:id="22283" w:author="mbeckerle" w:date="2013-07-11T19:18:00Z">
        <w:r w:rsidR="00B12FD2" w:rsidRPr="00390DD6">
          <w:rPr>
            <w:rStyle w:val="Hyperlink"/>
            <w:lang w:eastAsia="en-GB"/>
            <w:rPrChange w:id="22284" w:author="mbeckerle" w:date="2013-07-11T19:18:00Z">
              <w:rPr>
                <w:rStyle w:val="Hyperlink"/>
                <w:color w:val="000000"/>
                <w:lang w:eastAsia="en-GB"/>
              </w:rPr>
            </w:rPrChange>
          </w:rPr>
          <w:t>http://docs.oracle.com/javase/7/docs/api/java/util/regex/Pattern.html</w:t>
        </w:r>
      </w:ins>
      <w:ins w:id="22285" w:author="mbeckerle" w:date="2013-07-11T19:19:00Z">
        <w:r w:rsidR="00B12FD2">
          <w:rPr>
            <w:color w:val="000000"/>
            <w:lang w:eastAsia="en-GB"/>
          </w:rPr>
          <w:fldChar w:fldCharType="end"/>
        </w:r>
      </w:ins>
      <w:ins w:id="22286" w:author="Steve Hanson" w:date="2012-08-10T15:12:00Z">
        <w:del w:id="22287" w:author="mbeckerle" w:date="2013-07-11T19:18:00Z">
          <w:r w:rsidR="009F0AEF" w:rsidDel="00EE7A9B">
            <w:fldChar w:fldCharType="begin"/>
          </w:r>
          <w:r w:rsidR="009F0AEF" w:rsidDel="00EE7A9B">
            <w:delInstrText xml:space="preserve"> HYPERLINK "http://download.oracle.com/javase/1.4.2/docs/api/java/util/regex/Pattern.html" </w:delInstrText>
          </w:r>
          <w:r w:rsidR="009F0AEF" w:rsidDel="00EE7A9B">
            <w:fldChar w:fldCharType="separate"/>
          </w:r>
          <w:r w:rsidRPr="009F0AEF" w:rsidDel="00EE7A9B">
            <w:rPr>
              <w:rStyle w:val="Hyperlink"/>
            </w:rPr>
            <w:delText>http://download.oracle.com/javase/1.4.2/docs/api/java/util/regex/Pattern.html</w:delText>
          </w:r>
          <w:r w:rsidR="009F0AEF" w:rsidDel="00EE7A9B">
            <w:fldChar w:fldCharType="end"/>
          </w:r>
        </w:del>
      </w:ins>
    </w:p>
    <w:p w14:paraId="72C229AD" w14:textId="5BDA1CC7" w:rsidR="00FB7334" w:rsidRPr="005223F4" w:rsidDel="00230F40" w:rsidRDefault="00FB7334" w:rsidP="00CF33D7">
      <w:pPr>
        <w:pStyle w:val="ListNumber"/>
        <w:numPr>
          <w:ilvl w:val="0"/>
          <w:numId w:val="0"/>
        </w:numPr>
        <w:tabs>
          <w:tab w:val="num" w:pos="360"/>
        </w:tabs>
        <w:ind w:left="360" w:hanging="360"/>
        <w:rPr>
          <w:del w:id="22288" w:author="mbeckerle" w:date="2012-04-22T21:32:00Z"/>
        </w:rPr>
      </w:pPr>
    </w:p>
    <w:p w14:paraId="1DC5B8F4" w14:textId="761FB432" w:rsidR="00CF33D7" w:rsidRDefault="00CF33D7" w:rsidP="00CF33D7">
      <w:pPr>
        <w:pStyle w:val="ListNumber"/>
        <w:numPr>
          <w:ilvl w:val="0"/>
          <w:numId w:val="0"/>
        </w:numPr>
        <w:tabs>
          <w:tab w:val="num" w:pos="360"/>
        </w:tabs>
        <w:ind w:left="360" w:hanging="360"/>
        <w:rPr>
          <w:ins w:id="22289" w:author="mbeckerle" w:date="2012-03-24T17:55:00Z"/>
        </w:rPr>
      </w:pPr>
      <w:r w:rsidRPr="005223F4">
        <w:t>[RDP] recursive descent parser</w:t>
      </w:r>
      <w:r w:rsidRPr="005223F4">
        <w:rPr>
          <w:b/>
          <w:bCs/>
        </w:rPr>
        <w:t xml:space="preserve">. </w:t>
      </w:r>
      <w:r w:rsidRPr="005223F4">
        <w:t xml:space="preserve">A "top-down" </w:t>
      </w:r>
      <w:hyperlink r:id="rId51" w:history="1">
        <w:r w:rsidRPr="005223F4">
          <w:rPr>
            <w:rStyle w:val="Hyperlink"/>
          </w:rPr>
          <w:t>parser</w:t>
        </w:r>
      </w:hyperlink>
      <w:r w:rsidRPr="005223F4">
        <w:t xml:space="preserve"> built from a set of </w:t>
      </w:r>
      <w:hyperlink r:id="rId52" w:history="1">
        <w:r w:rsidRPr="005223F4">
          <w:rPr>
            <w:rStyle w:val="Hyperlink"/>
          </w:rPr>
          <w:t>mutually-recursive</w:t>
        </w:r>
      </w:hyperlink>
      <w:r w:rsidRPr="005223F4">
        <w:t xml:space="preserve"> procedures or a non-recursive equivalent where each such procedure usually implements one of the </w:t>
      </w:r>
      <w:hyperlink r:id="rId53" w:history="1">
        <w:r w:rsidRPr="005223F4">
          <w:rPr>
            <w:rStyle w:val="Hyperlink"/>
          </w:rPr>
          <w:t>productions</w:t>
        </w:r>
      </w:hyperlink>
      <w:r w:rsidRPr="005223F4">
        <w:t xml:space="preserve"> of the </w:t>
      </w:r>
      <w:hyperlink r:id="rId54" w:history="1">
        <w:r w:rsidRPr="005223F4">
          <w:rPr>
            <w:rStyle w:val="Hyperlink"/>
          </w:rPr>
          <w:t>grammar</w:t>
        </w:r>
      </w:hyperlink>
      <w:r w:rsidRPr="005223F4">
        <w:t>. Thus the structure of the resulting program closely mirrors that of the grammar it recognises.</w:t>
      </w:r>
      <w:r w:rsidRPr="005223F4">
        <w:br/>
        <w:t>["Recursive Programming Techniques", W.H. Burge, 1975, ISBN 0-201-14450-6].</w:t>
      </w:r>
      <w:r w:rsidRPr="005223F4">
        <w:br/>
        <w:t>(1995-04-</w:t>
      </w:r>
      <w:commentRangeStart w:id="22290"/>
      <w:r w:rsidRPr="005223F4">
        <w:t>28</w:t>
      </w:r>
      <w:commentRangeEnd w:id="22290"/>
      <w:r w:rsidR="00313576">
        <w:rPr>
          <w:rStyle w:val="CommentReference"/>
        </w:rPr>
        <w:commentReference w:id="22290"/>
      </w:r>
      <w:r w:rsidRPr="005223F4">
        <w:t>)</w:t>
      </w:r>
    </w:p>
    <w:p w14:paraId="3D47BB6A" w14:textId="77777777" w:rsidR="00B12FD2" w:rsidRDefault="005B629D">
      <w:pPr>
        <w:pStyle w:val="ListNumber"/>
        <w:numPr>
          <w:ilvl w:val="0"/>
          <w:numId w:val="0"/>
        </w:numPr>
        <w:tabs>
          <w:tab w:val="num" w:pos="360"/>
        </w:tabs>
        <w:ind w:left="360" w:hanging="360"/>
        <w:rPr>
          <w:ins w:id="22291" w:author="mbeckerle" w:date="2013-07-11T19:21:00Z"/>
        </w:rPr>
        <w:pPrChange w:id="22292" w:author="mbeckerle" w:date="2013-07-11T19:21:00Z">
          <w:pPr>
            <w:pStyle w:val="ListParagraph"/>
            <w:numPr>
              <w:numId w:val="231"/>
            </w:numPr>
            <w:autoSpaceDE w:val="0"/>
            <w:autoSpaceDN w:val="0"/>
            <w:adjustRightInd w:val="0"/>
            <w:spacing w:before="0" w:after="0"/>
            <w:ind w:left="360" w:hanging="360"/>
          </w:pPr>
        </w:pPrChange>
      </w:pPr>
      <w:ins w:id="22293" w:author="mbeckerle" w:date="2012-03-24T17:55:00Z">
        <w:r>
          <w:t xml:space="preserve">[OLSON] </w:t>
        </w:r>
      </w:ins>
      <w:ins w:id="22294" w:author="mbeckerle" w:date="2012-03-24T17:56:00Z">
        <w:r>
          <w:fldChar w:fldCharType="begin"/>
        </w:r>
        <w:r>
          <w:instrText xml:space="preserve"> HYPERLINK "http://www.iana.org/time-zones" </w:instrText>
        </w:r>
        <w:r>
          <w:fldChar w:fldCharType="separate"/>
        </w:r>
        <w:r>
          <w:rPr>
            <w:rStyle w:val="Hyperlink"/>
          </w:rPr>
          <w:t>http://www.iana.org/time-zones</w:t>
        </w:r>
        <w:r>
          <w:fldChar w:fldCharType="end"/>
        </w:r>
      </w:ins>
    </w:p>
    <w:p w14:paraId="480E6E9C" w14:textId="3B52634B" w:rsidR="00EE7A9B" w:rsidRPr="00B12FD2" w:rsidRDefault="00EE7A9B">
      <w:pPr>
        <w:pStyle w:val="ListNumber"/>
        <w:numPr>
          <w:ilvl w:val="0"/>
          <w:numId w:val="0"/>
        </w:numPr>
        <w:tabs>
          <w:tab w:val="num" w:pos="360"/>
        </w:tabs>
        <w:ind w:left="360" w:hanging="360"/>
        <w:rPr>
          <w:ins w:id="22295" w:author="mbeckerle" w:date="2013-07-11T19:17:00Z"/>
          <w:rFonts w:cs="Arial"/>
          <w:color w:val="000000"/>
          <w:lang w:eastAsia="en-GB"/>
        </w:rPr>
        <w:pPrChange w:id="22296" w:author="mbeckerle" w:date="2013-07-11T19:21:00Z">
          <w:pPr>
            <w:pStyle w:val="ListParagraph"/>
            <w:numPr>
              <w:numId w:val="231"/>
            </w:numPr>
            <w:autoSpaceDE w:val="0"/>
            <w:autoSpaceDN w:val="0"/>
            <w:adjustRightInd w:val="0"/>
            <w:spacing w:before="0" w:after="0"/>
            <w:ind w:left="360" w:hanging="360"/>
          </w:pPr>
        </w:pPrChange>
      </w:pPr>
      <w:ins w:id="22297" w:author="mbeckerle" w:date="2013-07-11T19:17:00Z">
        <w:r w:rsidRPr="00B12FD2">
          <w:rPr>
            <w:rFonts w:cs="Arial"/>
            <w:color w:val="000000"/>
            <w:lang w:eastAsia="en-GB"/>
          </w:rPr>
          <w:t xml:space="preserve">[UNICODERE] - </w:t>
        </w:r>
      </w:ins>
      <w:ins w:id="22298" w:author="mbeckerle" w:date="2013-07-11T19:21:00Z">
        <w:r w:rsidR="00B12FD2">
          <w:rPr>
            <w:color w:val="000000"/>
            <w:lang w:eastAsia="en-GB"/>
          </w:rPr>
          <w:fldChar w:fldCharType="begin"/>
        </w:r>
        <w:r w:rsidR="00B12FD2">
          <w:rPr>
            <w:color w:val="000000"/>
            <w:lang w:eastAsia="en-GB"/>
          </w:rPr>
          <w:instrText xml:space="preserve"> HYPERLINK "</w:instrText>
        </w:r>
      </w:ins>
      <w:ins w:id="22299" w:author="mbeckerle" w:date="2013-07-11T19:17:00Z">
        <w:r w:rsidR="00B12FD2" w:rsidRPr="00B12FD2">
          <w:rPr>
            <w:rPrChange w:id="22300" w:author="mbeckerle" w:date="2013-07-11T19:21:00Z">
              <w:rPr>
                <w:rStyle w:val="Hyperlink"/>
                <w:color w:val="000000"/>
                <w:lang w:eastAsia="en-GB"/>
              </w:rPr>
            </w:rPrChange>
          </w:rPr>
          <w:instrText>http://www.unicode.org/reports/tr18</w:instrText>
        </w:r>
      </w:ins>
      <w:ins w:id="22301" w:author="mbeckerle" w:date="2013-07-11T19:21:00Z">
        <w:r w:rsidR="00B12FD2">
          <w:rPr>
            <w:rFonts w:cs="Arial"/>
            <w:color w:val="000000"/>
            <w:lang w:eastAsia="en-GB"/>
          </w:rPr>
          <w:instrText>/</w:instrText>
        </w:r>
        <w:r w:rsidR="00B12FD2">
          <w:rPr>
            <w:color w:val="000000"/>
            <w:lang w:eastAsia="en-GB"/>
          </w:rPr>
          <w:instrText xml:space="preserve">" </w:instrText>
        </w:r>
        <w:r w:rsidR="00B12FD2">
          <w:rPr>
            <w:color w:val="000000"/>
            <w:lang w:eastAsia="en-GB"/>
          </w:rPr>
          <w:fldChar w:fldCharType="separate"/>
        </w:r>
      </w:ins>
      <w:ins w:id="22302" w:author="mbeckerle" w:date="2013-07-11T19:17:00Z">
        <w:r w:rsidR="00B12FD2" w:rsidRPr="00390DD6">
          <w:rPr>
            <w:rStyle w:val="Hyperlink"/>
            <w:lang w:eastAsia="en-GB"/>
            <w:rPrChange w:id="22303" w:author="mbeckerle" w:date="2013-07-11T19:21:00Z">
              <w:rPr>
                <w:rStyle w:val="Hyperlink"/>
                <w:color w:val="000000"/>
                <w:lang w:eastAsia="en-GB"/>
              </w:rPr>
            </w:rPrChange>
          </w:rPr>
          <w:t>http://www.unicode.org/reports/tr18</w:t>
        </w:r>
      </w:ins>
      <w:ins w:id="22304" w:author="mbeckerle" w:date="2013-07-11T19:21:00Z">
        <w:r w:rsidR="00B12FD2" w:rsidRPr="00390DD6">
          <w:rPr>
            <w:rStyle w:val="Hyperlink"/>
            <w:rFonts w:cs="Arial"/>
            <w:lang w:eastAsia="en-GB"/>
          </w:rPr>
          <w:t>/</w:t>
        </w:r>
        <w:r w:rsidR="00B12FD2">
          <w:rPr>
            <w:color w:val="000000"/>
            <w:lang w:eastAsia="en-GB"/>
          </w:rPr>
          <w:fldChar w:fldCharType="end"/>
        </w:r>
      </w:ins>
    </w:p>
    <w:p w14:paraId="481F427B" w14:textId="14BC3B25" w:rsidR="00EE7A9B" w:rsidRPr="005223F4" w:rsidDel="00B12FD2" w:rsidRDefault="00EE7A9B" w:rsidP="00EE7A9B">
      <w:pPr>
        <w:pStyle w:val="ListNumber"/>
        <w:numPr>
          <w:ilvl w:val="0"/>
          <w:numId w:val="0"/>
        </w:numPr>
        <w:tabs>
          <w:tab w:val="num" w:pos="360"/>
        </w:tabs>
        <w:ind w:left="360" w:hanging="360"/>
        <w:rPr>
          <w:del w:id="22305" w:author="mbeckerle" w:date="2013-07-11T19:19:00Z"/>
        </w:rPr>
      </w:pPr>
      <w:bookmarkStart w:id="22306" w:name="_Toc362445423"/>
      <w:bookmarkStart w:id="22307" w:name="_Toc362452174"/>
      <w:bookmarkStart w:id="22308" w:name="_Toc362452723"/>
      <w:bookmarkStart w:id="22309" w:name="_Toc362453621"/>
      <w:bookmarkEnd w:id="22306"/>
      <w:bookmarkEnd w:id="22307"/>
      <w:bookmarkEnd w:id="22308"/>
      <w:bookmarkEnd w:id="22309"/>
    </w:p>
    <w:p w14:paraId="6CC880B5" w14:textId="77777777" w:rsidR="003E79D6" w:rsidRPr="005223F4" w:rsidRDefault="00CD555F" w:rsidP="009E142C">
      <w:pPr>
        <w:pStyle w:val="Heading1"/>
      </w:pPr>
      <w:bookmarkStart w:id="22310" w:name="_Toc254776414"/>
      <w:bookmarkStart w:id="22311" w:name="_Toc254776415"/>
      <w:bookmarkStart w:id="22312" w:name="_Toc243112890"/>
      <w:bookmarkStart w:id="22313" w:name="_Toc349042889"/>
      <w:bookmarkStart w:id="22314" w:name="_Toc362453622"/>
      <w:bookmarkEnd w:id="1379"/>
      <w:bookmarkEnd w:id="22310"/>
      <w:bookmarkEnd w:id="22311"/>
      <w:commentRangeStart w:id="22315"/>
      <w:r w:rsidRPr="005223F4">
        <w:t xml:space="preserve">Appendix </w:t>
      </w:r>
      <w:r w:rsidR="00E859BF" w:rsidRPr="005223F4">
        <w:t>A</w:t>
      </w:r>
      <w:r w:rsidRPr="005223F4">
        <w:t>:</w:t>
      </w:r>
      <w:r w:rsidR="003E79D6" w:rsidRPr="005223F4">
        <w:t>Escape Scheme Use Cases</w:t>
      </w:r>
      <w:bookmarkEnd w:id="22312"/>
      <w:commentRangeEnd w:id="22315"/>
      <w:r w:rsidR="004120D3">
        <w:rPr>
          <w:rStyle w:val="CommentReference"/>
          <w:rFonts w:cs="Times New Roman"/>
          <w:b w:val="0"/>
          <w:bCs w:val="0"/>
          <w:kern w:val="0"/>
        </w:rPr>
        <w:commentReference w:id="22315"/>
      </w:r>
      <w:bookmarkEnd w:id="22313"/>
      <w:bookmarkEnd w:id="22314"/>
    </w:p>
    <w:p w14:paraId="62FE89ED" w14:textId="598EE791" w:rsidR="003E79D6" w:rsidRPr="005223F4" w:rsidDel="00230F40" w:rsidRDefault="003E79D6">
      <w:pPr>
        <w:pStyle w:val="Heading2"/>
        <w:rPr>
          <w:del w:id="22316" w:author="mbeckerle" w:date="2012-04-22T21:32:00Z"/>
        </w:rPr>
        <w:pPrChange w:id="22317" w:author="mbeckerle" w:date="2013-01-20T17:05:00Z">
          <w:pPr>
            <w:pStyle w:val="nobreak"/>
          </w:pPr>
        </w:pPrChange>
      </w:pPr>
      <w:bookmarkStart w:id="22318" w:name="_Toc322911788"/>
      <w:bookmarkStart w:id="22319" w:name="_Toc322912327"/>
      <w:bookmarkStart w:id="22320" w:name="_Toc329093187"/>
      <w:bookmarkStart w:id="22321" w:name="_Toc332701700"/>
      <w:bookmarkStart w:id="22322" w:name="_Toc332702004"/>
      <w:bookmarkStart w:id="22323" w:name="_Toc332711802"/>
      <w:bookmarkStart w:id="22324" w:name="_Toc332712104"/>
      <w:bookmarkStart w:id="22325" w:name="_Toc332712405"/>
      <w:bookmarkStart w:id="22326" w:name="_Toc332724321"/>
      <w:bookmarkStart w:id="22327" w:name="_Toc332724621"/>
      <w:bookmarkStart w:id="22328" w:name="_Toc341102917"/>
      <w:bookmarkStart w:id="22329" w:name="_Toc347241653"/>
      <w:bookmarkStart w:id="22330" w:name="_Toc347744845"/>
      <w:bookmarkStart w:id="22331" w:name="_Toc348984628"/>
      <w:bookmarkStart w:id="22332" w:name="_Toc348984933"/>
      <w:bookmarkStart w:id="22333" w:name="_Toc349038097"/>
      <w:bookmarkStart w:id="22334" w:name="_Toc349038399"/>
      <w:bookmarkStart w:id="22335" w:name="_Toc349042890"/>
      <w:bookmarkStart w:id="22336" w:name="_Toc349642291"/>
      <w:bookmarkStart w:id="22337" w:name="_Toc351913012"/>
      <w:bookmarkStart w:id="22338" w:name="_Toc351915033"/>
      <w:bookmarkStart w:id="22339" w:name="_Toc351915499"/>
      <w:bookmarkStart w:id="22340" w:name="_Toc361231597"/>
      <w:bookmarkStart w:id="22341" w:name="_Toc361232123"/>
      <w:bookmarkStart w:id="22342" w:name="_Toc362445425"/>
      <w:bookmarkStart w:id="22343" w:name="_Toc362452176"/>
      <w:bookmarkStart w:id="22344" w:name="_Toc362452725"/>
      <w:bookmarkStart w:id="22345" w:name="_Toc362453075"/>
      <w:bookmarkStart w:id="22346" w:name="_Toc362453623"/>
      <w:bookmarkEnd w:id="22318"/>
      <w:bookmarkEnd w:id="22319"/>
      <w:bookmarkEnd w:id="22320"/>
      <w:bookmarkEnd w:id="22321"/>
      <w:bookmarkEnd w:id="22322"/>
      <w:bookmarkEnd w:id="22323"/>
      <w:bookmarkEnd w:id="22324"/>
      <w:bookmarkEnd w:id="22325"/>
      <w:bookmarkEnd w:id="22326"/>
      <w:bookmarkEnd w:id="22327"/>
      <w:bookmarkEnd w:id="22328"/>
      <w:bookmarkEnd w:id="22329"/>
      <w:bookmarkEnd w:id="22330"/>
      <w:bookmarkEnd w:id="22331"/>
      <w:bookmarkEnd w:id="22332"/>
      <w:bookmarkEnd w:id="22333"/>
      <w:bookmarkEnd w:id="22334"/>
      <w:bookmarkEnd w:id="22335"/>
      <w:bookmarkEnd w:id="22336"/>
      <w:bookmarkEnd w:id="22337"/>
      <w:bookmarkEnd w:id="22338"/>
      <w:bookmarkEnd w:id="22339"/>
      <w:bookmarkEnd w:id="22340"/>
      <w:bookmarkEnd w:id="22341"/>
      <w:bookmarkEnd w:id="22342"/>
      <w:bookmarkEnd w:id="22343"/>
      <w:bookmarkEnd w:id="22344"/>
      <w:bookmarkEnd w:id="22345"/>
      <w:bookmarkEnd w:id="22346"/>
    </w:p>
    <w:p w14:paraId="59FE31C5" w14:textId="77777777" w:rsidR="003E79D6" w:rsidRPr="005223F4" w:rsidRDefault="003E79D6" w:rsidP="006E4FE8">
      <w:pPr>
        <w:pStyle w:val="Heading2"/>
      </w:pPr>
      <w:bookmarkStart w:id="22347" w:name="_Toc243112891"/>
      <w:bookmarkStart w:id="22348" w:name="_Toc349042891"/>
      <w:bookmarkStart w:id="22349" w:name="_Toc362453624"/>
      <w:r w:rsidRPr="005223F4">
        <w:t xml:space="preserve">Escape Character same as </w:t>
      </w:r>
      <w:r w:rsidR="001024F1">
        <w:t>dfdl:</w:t>
      </w:r>
      <w:r w:rsidRPr="005223F4">
        <w:t>escapeEscapeCharacater</w:t>
      </w:r>
      <w:bookmarkEnd w:id="22347"/>
      <w:bookmarkEnd w:id="22348"/>
      <w:bookmarkEnd w:id="22349"/>
    </w:p>
    <w:p w14:paraId="07C84942" w14:textId="5A568762" w:rsidR="003E79D6" w:rsidRPr="005223F4" w:rsidRDefault="003E79D6" w:rsidP="003E79D6">
      <w:del w:id="22350" w:author="mbeckerle" w:date="2012-04-22T21:32:00Z">
        <w:r w:rsidRPr="005223F4" w:rsidDel="00230F40">
          <w:br/>
        </w:r>
      </w:del>
      <w:r w:rsidRPr="005223F4">
        <w:t>EscapeKind=‘escapeCharacter’, escapeCharacter=’/’, ecsapeEscapeCharacater=’/’, separator=’;’, extraEscapeCharacter=’?’</w:t>
      </w:r>
    </w:p>
    <w:p w14:paraId="29AF11AA" w14:textId="44948F0C" w:rsidR="003E79D6" w:rsidRPr="005223F4" w:rsidDel="00230F40" w:rsidRDefault="003E79D6" w:rsidP="003E79D6">
      <w:pPr>
        <w:rPr>
          <w:del w:id="22351" w:author="mbeckerle" w:date="2012-04-22T21:32:00Z"/>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28"/>
        <w:gridCol w:w="4428"/>
      </w:tblGrid>
      <w:tr w:rsidR="003E79D6" w:rsidRPr="005223F4" w14:paraId="7D824CAA" w14:textId="77777777" w:rsidTr="00240AC5">
        <w:tc>
          <w:tcPr>
            <w:tcW w:w="4428" w:type="dxa"/>
            <w:shd w:val="clear" w:color="auto" w:fill="auto"/>
          </w:tcPr>
          <w:p w14:paraId="3C457270" w14:textId="7852488C" w:rsidR="003E79D6" w:rsidRPr="00240AC5" w:rsidRDefault="003E79D6" w:rsidP="00240AC5">
            <w:pPr>
              <w:jc w:val="center"/>
              <w:rPr>
                <w:i/>
                <w:iCs/>
              </w:rPr>
            </w:pPr>
            <w:del w:id="22352" w:author="mbeckerle" w:date="2012-11-19T15:37:00Z">
              <w:r w:rsidRPr="00240AC5" w:rsidDel="00862C31">
                <w:rPr>
                  <w:i/>
                  <w:iCs/>
                </w:rPr>
                <w:delText>Data</w:delText>
              </w:r>
            </w:del>
            <w:ins w:id="22353" w:author="mbeckerle" w:date="2012-11-19T15:37:00Z">
              <w:r w:rsidR="00862C31">
                <w:rPr>
                  <w:i/>
                  <w:iCs/>
                </w:rPr>
                <w:t>Logical Data</w:t>
              </w:r>
            </w:ins>
          </w:p>
        </w:tc>
        <w:tc>
          <w:tcPr>
            <w:tcW w:w="4428" w:type="dxa"/>
            <w:shd w:val="clear" w:color="auto" w:fill="auto"/>
          </w:tcPr>
          <w:p w14:paraId="4F43F7B2" w14:textId="2F995F99" w:rsidR="003E79D6" w:rsidRPr="00240AC5" w:rsidRDefault="003E79D6" w:rsidP="00862C31">
            <w:pPr>
              <w:jc w:val="center"/>
              <w:rPr>
                <w:i/>
                <w:iCs/>
              </w:rPr>
            </w:pPr>
            <w:del w:id="22354" w:author="mbeckerle" w:date="2012-11-19T15:37:00Z">
              <w:r w:rsidRPr="00240AC5" w:rsidDel="00862C31">
                <w:rPr>
                  <w:i/>
                  <w:iCs/>
                </w:rPr>
                <w:delText>Result</w:delText>
              </w:r>
            </w:del>
            <w:ins w:id="22355" w:author="mbeckerle" w:date="2012-11-19T15:37:00Z">
              <w:r w:rsidR="00862C31">
                <w:rPr>
                  <w:i/>
                  <w:iCs/>
                </w:rPr>
                <w:t>Physical Data / Representation</w:t>
              </w:r>
            </w:ins>
          </w:p>
        </w:tc>
      </w:tr>
      <w:tr w:rsidR="003E79D6" w:rsidRPr="005223F4" w14:paraId="01A5D935" w14:textId="77777777" w:rsidTr="00240AC5">
        <w:tc>
          <w:tcPr>
            <w:tcW w:w="4428" w:type="dxa"/>
            <w:shd w:val="clear" w:color="auto" w:fill="auto"/>
          </w:tcPr>
          <w:p w14:paraId="0AC41045" w14:textId="77777777" w:rsidR="003E79D6" w:rsidRPr="00240AC5" w:rsidRDefault="003E79D6" w:rsidP="00916F90">
            <w:pPr>
              <w:rPr>
                <w:b/>
                <w:bCs/>
              </w:rPr>
            </w:pPr>
            <w:r w:rsidRPr="00240AC5">
              <w:rPr>
                <w:b/>
                <w:bCs/>
              </w:rPr>
              <w:t>…………….………………..</w:t>
            </w:r>
          </w:p>
        </w:tc>
        <w:tc>
          <w:tcPr>
            <w:tcW w:w="4428" w:type="dxa"/>
            <w:shd w:val="clear" w:color="auto" w:fill="auto"/>
          </w:tcPr>
          <w:p w14:paraId="1EB0D9F2" w14:textId="77777777" w:rsidR="003E79D6" w:rsidRPr="00240AC5" w:rsidRDefault="003E79D6" w:rsidP="00916F90">
            <w:pPr>
              <w:rPr>
                <w:b/>
                <w:bCs/>
              </w:rPr>
            </w:pPr>
            <w:r w:rsidRPr="00240AC5">
              <w:rPr>
                <w:b/>
                <w:bCs/>
              </w:rPr>
              <w:t>…………….………………..</w:t>
            </w:r>
          </w:p>
        </w:tc>
      </w:tr>
      <w:tr w:rsidR="003E79D6" w:rsidRPr="005223F4" w14:paraId="407DF7B1" w14:textId="77777777" w:rsidTr="00240AC5">
        <w:tc>
          <w:tcPr>
            <w:tcW w:w="4428" w:type="dxa"/>
            <w:shd w:val="clear" w:color="auto" w:fill="auto"/>
          </w:tcPr>
          <w:p w14:paraId="528A73E2" w14:textId="77777777" w:rsidR="003E79D6" w:rsidRPr="00240AC5" w:rsidRDefault="003E79D6" w:rsidP="00916F90">
            <w:pPr>
              <w:rPr>
                <w:b/>
                <w:bCs/>
              </w:rPr>
            </w:pPr>
            <w:r w:rsidRPr="00240AC5">
              <w:rPr>
                <w:b/>
                <w:bCs/>
              </w:rPr>
              <w:t>……………/.………………..</w:t>
            </w:r>
          </w:p>
        </w:tc>
        <w:tc>
          <w:tcPr>
            <w:tcW w:w="4428" w:type="dxa"/>
            <w:shd w:val="clear" w:color="auto" w:fill="auto"/>
          </w:tcPr>
          <w:p w14:paraId="248C96B2" w14:textId="77777777" w:rsidR="003E79D6" w:rsidRPr="00240AC5" w:rsidRDefault="003E79D6" w:rsidP="00916F90">
            <w:pPr>
              <w:rPr>
                <w:b/>
                <w:bCs/>
              </w:rPr>
            </w:pPr>
            <w:r w:rsidRPr="00240AC5">
              <w:rPr>
                <w:b/>
                <w:bCs/>
              </w:rPr>
              <w:t>……………//.………………..</w:t>
            </w:r>
          </w:p>
        </w:tc>
      </w:tr>
      <w:tr w:rsidR="003E79D6" w:rsidRPr="005223F4" w14:paraId="1A818773" w14:textId="77777777" w:rsidTr="00240AC5">
        <w:tc>
          <w:tcPr>
            <w:tcW w:w="4428" w:type="dxa"/>
            <w:shd w:val="clear" w:color="auto" w:fill="auto"/>
          </w:tcPr>
          <w:p w14:paraId="3B9410A7" w14:textId="77777777" w:rsidR="003E79D6" w:rsidRPr="00240AC5" w:rsidRDefault="003E79D6" w:rsidP="00916F90">
            <w:pPr>
              <w:rPr>
                <w:b/>
                <w:bCs/>
              </w:rPr>
            </w:pPr>
            <w:r w:rsidRPr="00240AC5">
              <w:rPr>
                <w:b/>
                <w:bCs/>
              </w:rPr>
              <w:t>……………/.…/……………..</w:t>
            </w:r>
          </w:p>
        </w:tc>
        <w:tc>
          <w:tcPr>
            <w:tcW w:w="4428" w:type="dxa"/>
            <w:shd w:val="clear" w:color="auto" w:fill="auto"/>
          </w:tcPr>
          <w:p w14:paraId="3A4F97DB" w14:textId="77777777" w:rsidR="003E79D6" w:rsidRPr="00240AC5" w:rsidRDefault="003E79D6" w:rsidP="00916F90">
            <w:pPr>
              <w:rPr>
                <w:b/>
                <w:bCs/>
              </w:rPr>
            </w:pPr>
            <w:r w:rsidRPr="00240AC5">
              <w:rPr>
                <w:b/>
                <w:bCs/>
              </w:rPr>
              <w:t>……………//.…//……………..</w:t>
            </w:r>
          </w:p>
        </w:tc>
      </w:tr>
      <w:tr w:rsidR="003E79D6" w:rsidRPr="005223F4" w14:paraId="47F2EE81" w14:textId="77777777" w:rsidTr="00240AC5">
        <w:tc>
          <w:tcPr>
            <w:tcW w:w="4428" w:type="dxa"/>
            <w:shd w:val="clear" w:color="auto" w:fill="auto"/>
          </w:tcPr>
          <w:p w14:paraId="763606EA" w14:textId="77777777" w:rsidR="003E79D6" w:rsidRPr="00240AC5" w:rsidRDefault="003E79D6" w:rsidP="00916F90">
            <w:pPr>
              <w:rPr>
                <w:b/>
                <w:bCs/>
              </w:rPr>
            </w:pPr>
            <w:r w:rsidRPr="00240AC5">
              <w:rPr>
                <w:b/>
                <w:bCs/>
              </w:rPr>
              <w:t>……………//.………………..</w:t>
            </w:r>
          </w:p>
        </w:tc>
        <w:tc>
          <w:tcPr>
            <w:tcW w:w="4428" w:type="dxa"/>
            <w:shd w:val="clear" w:color="auto" w:fill="auto"/>
          </w:tcPr>
          <w:p w14:paraId="11B42B6F" w14:textId="77777777" w:rsidR="003E79D6" w:rsidRPr="00240AC5" w:rsidRDefault="003E79D6" w:rsidP="00916F90">
            <w:pPr>
              <w:rPr>
                <w:b/>
                <w:bCs/>
              </w:rPr>
            </w:pPr>
            <w:r w:rsidRPr="00240AC5">
              <w:rPr>
                <w:b/>
                <w:bCs/>
              </w:rPr>
              <w:t>……………////.………………..</w:t>
            </w:r>
          </w:p>
        </w:tc>
      </w:tr>
      <w:tr w:rsidR="003E79D6" w:rsidRPr="005223F4" w14:paraId="5918DA92" w14:textId="77777777" w:rsidTr="00240AC5">
        <w:tc>
          <w:tcPr>
            <w:tcW w:w="4428" w:type="dxa"/>
            <w:shd w:val="clear" w:color="auto" w:fill="auto"/>
          </w:tcPr>
          <w:p w14:paraId="4DB4B902" w14:textId="77777777" w:rsidR="003E79D6" w:rsidRPr="00240AC5" w:rsidRDefault="003E79D6" w:rsidP="00916F90">
            <w:pPr>
              <w:rPr>
                <w:b/>
                <w:bCs/>
              </w:rPr>
            </w:pPr>
            <w:r w:rsidRPr="00240AC5">
              <w:rPr>
                <w:b/>
                <w:bCs/>
              </w:rPr>
              <w:t>/…………….………………..</w:t>
            </w:r>
          </w:p>
        </w:tc>
        <w:tc>
          <w:tcPr>
            <w:tcW w:w="4428" w:type="dxa"/>
            <w:shd w:val="clear" w:color="auto" w:fill="auto"/>
          </w:tcPr>
          <w:p w14:paraId="292A5C04" w14:textId="77777777" w:rsidR="003E79D6" w:rsidRPr="00240AC5" w:rsidRDefault="003E79D6" w:rsidP="00916F90">
            <w:pPr>
              <w:rPr>
                <w:b/>
                <w:bCs/>
              </w:rPr>
            </w:pPr>
            <w:r w:rsidRPr="00240AC5">
              <w:rPr>
                <w:b/>
                <w:bCs/>
              </w:rPr>
              <w:t>//…………….………………..</w:t>
            </w:r>
          </w:p>
        </w:tc>
      </w:tr>
      <w:tr w:rsidR="003E79D6" w:rsidRPr="005223F4" w14:paraId="4125734A" w14:textId="77777777" w:rsidTr="00240AC5">
        <w:tc>
          <w:tcPr>
            <w:tcW w:w="4428" w:type="dxa"/>
            <w:shd w:val="clear" w:color="auto" w:fill="auto"/>
          </w:tcPr>
          <w:p w14:paraId="2985FA11" w14:textId="77777777" w:rsidR="003E79D6" w:rsidRPr="00240AC5" w:rsidRDefault="003E79D6" w:rsidP="00916F90">
            <w:pPr>
              <w:rPr>
                <w:b/>
                <w:bCs/>
              </w:rPr>
            </w:pPr>
            <w:r w:rsidRPr="00240AC5">
              <w:rPr>
                <w:b/>
                <w:bCs/>
              </w:rPr>
              <w:t>…………….………………../</w:t>
            </w:r>
          </w:p>
        </w:tc>
        <w:tc>
          <w:tcPr>
            <w:tcW w:w="4428" w:type="dxa"/>
            <w:shd w:val="clear" w:color="auto" w:fill="auto"/>
          </w:tcPr>
          <w:p w14:paraId="13D72EA7" w14:textId="77777777" w:rsidR="003E79D6" w:rsidRPr="00240AC5" w:rsidRDefault="003E79D6" w:rsidP="00916F90">
            <w:pPr>
              <w:rPr>
                <w:b/>
                <w:bCs/>
              </w:rPr>
            </w:pPr>
            <w:r w:rsidRPr="00240AC5">
              <w:rPr>
                <w:b/>
                <w:bCs/>
              </w:rPr>
              <w:t>…………….………………..//</w:t>
            </w:r>
          </w:p>
        </w:tc>
      </w:tr>
      <w:tr w:rsidR="003E79D6" w:rsidRPr="005223F4" w14:paraId="10897CD8" w14:textId="77777777" w:rsidTr="00240AC5">
        <w:tc>
          <w:tcPr>
            <w:tcW w:w="4428" w:type="dxa"/>
            <w:shd w:val="clear" w:color="auto" w:fill="auto"/>
          </w:tcPr>
          <w:p w14:paraId="54C4C7AE" w14:textId="77777777" w:rsidR="003E79D6" w:rsidRPr="00240AC5" w:rsidRDefault="003E79D6" w:rsidP="00916F90">
            <w:pPr>
              <w:rPr>
                <w:b/>
                <w:bCs/>
              </w:rPr>
            </w:pPr>
            <w:r w:rsidRPr="00240AC5">
              <w:rPr>
                <w:b/>
                <w:bCs/>
              </w:rPr>
              <w:t>/……………/.………………..</w:t>
            </w:r>
          </w:p>
        </w:tc>
        <w:tc>
          <w:tcPr>
            <w:tcW w:w="4428" w:type="dxa"/>
            <w:shd w:val="clear" w:color="auto" w:fill="auto"/>
          </w:tcPr>
          <w:p w14:paraId="1C2D4A56" w14:textId="77777777" w:rsidR="003E79D6" w:rsidRPr="00240AC5" w:rsidRDefault="003E79D6" w:rsidP="00916F90">
            <w:pPr>
              <w:rPr>
                <w:b/>
                <w:bCs/>
              </w:rPr>
            </w:pPr>
            <w:r w:rsidRPr="00240AC5">
              <w:rPr>
                <w:b/>
                <w:bCs/>
              </w:rPr>
              <w:t>//……………//.………………..</w:t>
            </w:r>
          </w:p>
        </w:tc>
      </w:tr>
      <w:tr w:rsidR="003E79D6" w:rsidRPr="005223F4" w14:paraId="64399258" w14:textId="77777777" w:rsidTr="00240AC5">
        <w:tc>
          <w:tcPr>
            <w:tcW w:w="4428" w:type="dxa"/>
            <w:shd w:val="clear" w:color="auto" w:fill="auto"/>
          </w:tcPr>
          <w:p w14:paraId="05871568" w14:textId="77777777" w:rsidR="003E79D6" w:rsidRPr="00240AC5" w:rsidRDefault="003E79D6" w:rsidP="00916F90">
            <w:pPr>
              <w:rPr>
                <w:b/>
                <w:bCs/>
              </w:rPr>
            </w:pPr>
            <w:r w:rsidRPr="00240AC5">
              <w:rPr>
                <w:b/>
                <w:bCs/>
              </w:rPr>
              <w:t>……………./………………../</w:t>
            </w:r>
          </w:p>
        </w:tc>
        <w:tc>
          <w:tcPr>
            <w:tcW w:w="4428" w:type="dxa"/>
            <w:shd w:val="clear" w:color="auto" w:fill="auto"/>
          </w:tcPr>
          <w:p w14:paraId="2A4CED55" w14:textId="77777777" w:rsidR="003E79D6" w:rsidRPr="00240AC5" w:rsidRDefault="003E79D6" w:rsidP="00916F90">
            <w:pPr>
              <w:rPr>
                <w:b/>
                <w:bCs/>
              </w:rPr>
            </w:pPr>
            <w:r w:rsidRPr="00240AC5">
              <w:rPr>
                <w:b/>
                <w:bCs/>
              </w:rPr>
              <w:t>…………….//………………..//</w:t>
            </w:r>
          </w:p>
        </w:tc>
      </w:tr>
      <w:tr w:rsidR="003E79D6" w:rsidRPr="005223F4" w14:paraId="44629AB6" w14:textId="77777777" w:rsidTr="00240AC5">
        <w:tc>
          <w:tcPr>
            <w:tcW w:w="4428" w:type="dxa"/>
            <w:shd w:val="clear" w:color="auto" w:fill="auto"/>
          </w:tcPr>
          <w:p w14:paraId="0FB02A37" w14:textId="77777777" w:rsidR="003E79D6" w:rsidRPr="00240AC5" w:rsidRDefault="003E79D6" w:rsidP="00916F90">
            <w:pPr>
              <w:rPr>
                <w:b/>
                <w:bCs/>
              </w:rPr>
            </w:pPr>
            <w:r w:rsidRPr="00240AC5">
              <w:rPr>
                <w:b/>
                <w:bCs/>
              </w:rPr>
              <w:t>…………….;………………..</w:t>
            </w:r>
          </w:p>
        </w:tc>
        <w:tc>
          <w:tcPr>
            <w:tcW w:w="4428" w:type="dxa"/>
            <w:shd w:val="clear" w:color="auto" w:fill="auto"/>
          </w:tcPr>
          <w:p w14:paraId="74503733" w14:textId="77777777" w:rsidR="003E79D6" w:rsidRPr="00240AC5" w:rsidRDefault="003E79D6" w:rsidP="00916F90">
            <w:pPr>
              <w:rPr>
                <w:b/>
                <w:bCs/>
              </w:rPr>
            </w:pPr>
            <w:r w:rsidRPr="00240AC5">
              <w:rPr>
                <w:b/>
                <w:bCs/>
              </w:rPr>
              <w:t>……………./;………………..</w:t>
            </w:r>
          </w:p>
        </w:tc>
      </w:tr>
      <w:tr w:rsidR="003E79D6" w:rsidRPr="005223F4" w14:paraId="470C74AB" w14:textId="77777777" w:rsidTr="00240AC5">
        <w:tc>
          <w:tcPr>
            <w:tcW w:w="4428" w:type="dxa"/>
            <w:shd w:val="clear" w:color="auto" w:fill="auto"/>
          </w:tcPr>
          <w:p w14:paraId="15D60346" w14:textId="77777777" w:rsidR="003E79D6" w:rsidRPr="00240AC5" w:rsidRDefault="003E79D6" w:rsidP="00916F90">
            <w:pPr>
              <w:rPr>
                <w:b/>
                <w:bCs/>
              </w:rPr>
            </w:pPr>
            <w:r w:rsidRPr="00240AC5">
              <w:rPr>
                <w:b/>
                <w:bCs/>
              </w:rPr>
              <w:t>……………./;………………..</w:t>
            </w:r>
          </w:p>
        </w:tc>
        <w:tc>
          <w:tcPr>
            <w:tcW w:w="4428" w:type="dxa"/>
            <w:shd w:val="clear" w:color="auto" w:fill="auto"/>
          </w:tcPr>
          <w:p w14:paraId="4E484F06" w14:textId="77777777" w:rsidR="003E79D6" w:rsidRPr="00240AC5" w:rsidRDefault="003E79D6" w:rsidP="00916F90">
            <w:pPr>
              <w:rPr>
                <w:b/>
                <w:bCs/>
              </w:rPr>
            </w:pPr>
            <w:r w:rsidRPr="00240AC5">
              <w:rPr>
                <w:b/>
                <w:bCs/>
              </w:rPr>
              <w:t>…………….///;………………..</w:t>
            </w:r>
          </w:p>
        </w:tc>
      </w:tr>
      <w:tr w:rsidR="003E79D6" w:rsidRPr="005223F4" w14:paraId="44F54729" w14:textId="77777777" w:rsidTr="00240AC5">
        <w:tc>
          <w:tcPr>
            <w:tcW w:w="4428" w:type="dxa"/>
            <w:shd w:val="clear" w:color="auto" w:fill="auto"/>
          </w:tcPr>
          <w:p w14:paraId="43E495A5" w14:textId="77777777" w:rsidR="003E79D6" w:rsidRPr="00240AC5" w:rsidRDefault="003E79D6" w:rsidP="00916F90">
            <w:pPr>
              <w:rPr>
                <w:b/>
                <w:bCs/>
              </w:rPr>
            </w:pPr>
            <w:r w:rsidRPr="00240AC5">
              <w:rPr>
                <w:b/>
                <w:bCs/>
              </w:rPr>
              <w:t>;…………….………………..</w:t>
            </w:r>
          </w:p>
        </w:tc>
        <w:tc>
          <w:tcPr>
            <w:tcW w:w="4428" w:type="dxa"/>
            <w:shd w:val="clear" w:color="auto" w:fill="auto"/>
          </w:tcPr>
          <w:p w14:paraId="334DA665" w14:textId="77777777" w:rsidR="003E79D6" w:rsidRPr="00240AC5" w:rsidRDefault="003E79D6" w:rsidP="00916F90">
            <w:pPr>
              <w:rPr>
                <w:b/>
                <w:bCs/>
              </w:rPr>
            </w:pPr>
            <w:r w:rsidRPr="00240AC5">
              <w:rPr>
                <w:b/>
                <w:bCs/>
              </w:rPr>
              <w:t>/;…………….………………..</w:t>
            </w:r>
          </w:p>
        </w:tc>
      </w:tr>
      <w:tr w:rsidR="003E79D6" w:rsidRPr="005223F4" w14:paraId="0ADFD723" w14:textId="77777777" w:rsidTr="00240AC5">
        <w:tc>
          <w:tcPr>
            <w:tcW w:w="4428" w:type="dxa"/>
            <w:shd w:val="clear" w:color="auto" w:fill="auto"/>
          </w:tcPr>
          <w:p w14:paraId="10B7BAE7" w14:textId="77777777" w:rsidR="003E79D6" w:rsidRPr="00240AC5" w:rsidRDefault="003E79D6" w:rsidP="00916F90">
            <w:pPr>
              <w:rPr>
                <w:b/>
                <w:bCs/>
              </w:rPr>
            </w:pPr>
            <w:r w:rsidRPr="00240AC5">
              <w:rPr>
                <w:b/>
                <w:bCs/>
              </w:rPr>
              <w:t>…………….?………………..</w:t>
            </w:r>
          </w:p>
        </w:tc>
        <w:tc>
          <w:tcPr>
            <w:tcW w:w="4428" w:type="dxa"/>
            <w:shd w:val="clear" w:color="auto" w:fill="auto"/>
          </w:tcPr>
          <w:p w14:paraId="7389DC93" w14:textId="77777777" w:rsidR="003E79D6" w:rsidRPr="00240AC5" w:rsidRDefault="003E79D6" w:rsidP="00916F90">
            <w:pPr>
              <w:rPr>
                <w:b/>
                <w:bCs/>
              </w:rPr>
            </w:pPr>
            <w:r w:rsidRPr="00240AC5">
              <w:rPr>
                <w:b/>
                <w:bCs/>
              </w:rPr>
              <w:t>……………./?………………..</w:t>
            </w:r>
          </w:p>
        </w:tc>
      </w:tr>
    </w:tbl>
    <w:p w14:paraId="484D0433" w14:textId="12408E0A" w:rsidR="003E79D6" w:rsidRPr="005223F4" w:rsidDel="00230F40" w:rsidRDefault="003E79D6">
      <w:pPr>
        <w:pStyle w:val="Heading2"/>
        <w:rPr>
          <w:del w:id="22356" w:author="mbeckerle" w:date="2012-04-22T21:32:00Z"/>
        </w:rPr>
        <w:pPrChange w:id="22357" w:author="mbeckerle" w:date="2013-01-20T17:05:00Z">
          <w:pPr/>
        </w:pPrChange>
      </w:pPr>
      <w:bookmarkStart w:id="22358" w:name="_Toc322911790"/>
      <w:bookmarkStart w:id="22359" w:name="_Toc322912329"/>
      <w:bookmarkStart w:id="22360" w:name="_Toc329093189"/>
      <w:bookmarkStart w:id="22361" w:name="_Toc332701702"/>
      <w:bookmarkStart w:id="22362" w:name="_Toc332702006"/>
      <w:bookmarkStart w:id="22363" w:name="_Toc332711804"/>
      <w:bookmarkStart w:id="22364" w:name="_Toc332712106"/>
      <w:bookmarkStart w:id="22365" w:name="_Toc332712407"/>
      <w:bookmarkStart w:id="22366" w:name="_Toc332724323"/>
      <w:bookmarkStart w:id="22367" w:name="_Toc332724623"/>
      <w:bookmarkStart w:id="22368" w:name="_Toc341102919"/>
      <w:bookmarkStart w:id="22369" w:name="_Toc347241655"/>
      <w:bookmarkStart w:id="22370" w:name="_Toc347744847"/>
      <w:bookmarkStart w:id="22371" w:name="_Toc348984630"/>
      <w:bookmarkStart w:id="22372" w:name="_Toc348984935"/>
      <w:bookmarkStart w:id="22373" w:name="_Toc349038099"/>
      <w:bookmarkStart w:id="22374" w:name="_Toc349038401"/>
      <w:bookmarkStart w:id="22375" w:name="_Toc349042892"/>
      <w:bookmarkStart w:id="22376" w:name="_Toc349642293"/>
      <w:bookmarkStart w:id="22377" w:name="_Toc351913014"/>
      <w:bookmarkStart w:id="22378" w:name="_Toc351915035"/>
      <w:bookmarkStart w:id="22379" w:name="_Toc351915501"/>
      <w:bookmarkStart w:id="22380" w:name="_Toc361231599"/>
      <w:bookmarkStart w:id="22381" w:name="_Toc361232125"/>
      <w:bookmarkStart w:id="22382" w:name="_Toc362445427"/>
      <w:bookmarkStart w:id="22383" w:name="_Toc362452178"/>
      <w:bookmarkStart w:id="22384" w:name="_Toc362452727"/>
      <w:bookmarkStart w:id="22385" w:name="_Toc362453077"/>
      <w:bookmarkStart w:id="22386" w:name="_Toc362453625"/>
      <w:bookmarkEnd w:id="22358"/>
      <w:bookmarkEnd w:id="22359"/>
      <w:bookmarkEnd w:id="22360"/>
      <w:bookmarkEnd w:id="22361"/>
      <w:bookmarkEnd w:id="22362"/>
      <w:bookmarkEnd w:id="22363"/>
      <w:bookmarkEnd w:id="22364"/>
      <w:bookmarkEnd w:id="22365"/>
      <w:bookmarkEnd w:id="22366"/>
      <w:bookmarkEnd w:id="22367"/>
      <w:bookmarkEnd w:id="22368"/>
      <w:bookmarkEnd w:id="22369"/>
      <w:bookmarkEnd w:id="22370"/>
      <w:bookmarkEnd w:id="22371"/>
      <w:bookmarkEnd w:id="22372"/>
      <w:bookmarkEnd w:id="22373"/>
      <w:bookmarkEnd w:id="22374"/>
      <w:bookmarkEnd w:id="22375"/>
      <w:bookmarkEnd w:id="22376"/>
      <w:bookmarkEnd w:id="22377"/>
      <w:bookmarkEnd w:id="22378"/>
      <w:bookmarkEnd w:id="22379"/>
      <w:bookmarkEnd w:id="22380"/>
      <w:bookmarkEnd w:id="22381"/>
      <w:bookmarkEnd w:id="22382"/>
      <w:bookmarkEnd w:id="22383"/>
      <w:bookmarkEnd w:id="22384"/>
      <w:bookmarkEnd w:id="22385"/>
      <w:bookmarkEnd w:id="22386"/>
    </w:p>
    <w:p w14:paraId="4DA6F1FE" w14:textId="77777777" w:rsidR="003E79D6" w:rsidRPr="005223F4" w:rsidRDefault="003E79D6" w:rsidP="006E4FE8">
      <w:pPr>
        <w:pStyle w:val="Heading2"/>
      </w:pPr>
      <w:bookmarkStart w:id="22387" w:name="_Toc243112892"/>
      <w:bookmarkStart w:id="22388" w:name="_Toc349042893"/>
      <w:bookmarkStart w:id="22389" w:name="_Toc362453626"/>
      <w:r w:rsidRPr="005223F4">
        <w:t xml:space="preserve">Escape Character different from </w:t>
      </w:r>
      <w:r w:rsidR="001024F1">
        <w:t>dfdl:</w:t>
      </w:r>
      <w:r w:rsidRPr="005223F4">
        <w:t>escapeEscapeCharacater</w:t>
      </w:r>
      <w:bookmarkEnd w:id="22387"/>
      <w:bookmarkEnd w:id="22388"/>
      <w:bookmarkEnd w:id="22389"/>
    </w:p>
    <w:p w14:paraId="189E7278" w14:textId="77777777" w:rsidR="003E79D6" w:rsidRPr="005223F4" w:rsidRDefault="003E79D6" w:rsidP="003E79D6">
      <w:r w:rsidRPr="005223F4">
        <w:t>EscapeKind=‘escapeCharacter’, escapeCharacter=’/’, ecsapeEscapeCharacater=’%’, separator=’;’, extraEscapeCharacter=’?’</w:t>
      </w:r>
    </w:p>
    <w:p w14:paraId="119A2D3A" w14:textId="5195BE78" w:rsidR="003E79D6" w:rsidRPr="005223F4" w:rsidDel="00230F40" w:rsidRDefault="003E79D6" w:rsidP="003E79D6">
      <w:pPr>
        <w:rPr>
          <w:del w:id="22390" w:author="mbeckerle" w:date="2012-04-22T21:32:00Z"/>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28"/>
        <w:gridCol w:w="4428"/>
      </w:tblGrid>
      <w:tr w:rsidR="00862C31" w:rsidRPr="005223F4" w14:paraId="0ACC0F80" w14:textId="77777777" w:rsidTr="00240AC5">
        <w:tc>
          <w:tcPr>
            <w:tcW w:w="4428" w:type="dxa"/>
            <w:shd w:val="clear" w:color="auto" w:fill="auto"/>
          </w:tcPr>
          <w:p w14:paraId="62C5D66C" w14:textId="0F10C155" w:rsidR="00862C31" w:rsidRPr="00240AC5" w:rsidRDefault="00862C31" w:rsidP="00240AC5">
            <w:pPr>
              <w:jc w:val="center"/>
              <w:rPr>
                <w:i/>
                <w:iCs/>
              </w:rPr>
            </w:pPr>
            <w:ins w:id="22391" w:author="mbeckerle" w:date="2012-11-19T15:37:00Z">
              <w:r>
                <w:rPr>
                  <w:i/>
                  <w:iCs/>
                </w:rPr>
                <w:t>Logical Data</w:t>
              </w:r>
            </w:ins>
            <w:del w:id="22392" w:author="mbeckerle" w:date="2012-11-19T15:37:00Z">
              <w:r w:rsidRPr="00240AC5" w:rsidDel="000B1041">
                <w:rPr>
                  <w:i/>
                  <w:iCs/>
                </w:rPr>
                <w:delText>Data</w:delText>
              </w:r>
            </w:del>
          </w:p>
        </w:tc>
        <w:tc>
          <w:tcPr>
            <w:tcW w:w="4428" w:type="dxa"/>
            <w:shd w:val="clear" w:color="auto" w:fill="auto"/>
          </w:tcPr>
          <w:p w14:paraId="5ABFCA98" w14:textId="6DA4F652" w:rsidR="00862C31" w:rsidRPr="00240AC5" w:rsidRDefault="00862C31" w:rsidP="00240AC5">
            <w:pPr>
              <w:jc w:val="center"/>
              <w:rPr>
                <w:i/>
                <w:iCs/>
              </w:rPr>
            </w:pPr>
            <w:ins w:id="22393" w:author="mbeckerle" w:date="2012-11-19T15:37:00Z">
              <w:r>
                <w:rPr>
                  <w:i/>
                  <w:iCs/>
                </w:rPr>
                <w:t>Physical Data / Representation</w:t>
              </w:r>
            </w:ins>
            <w:del w:id="22394" w:author="mbeckerle" w:date="2012-11-19T15:37:00Z">
              <w:r w:rsidRPr="00240AC5" w:rsidDel="000B1041">
                <w:rPr>
                  <w:i/>
                  <w:iCs/>
                </w:rPr>
                <w:delText>Result</w:delText>
              </w:r>
            </w:del>
          </w:p>
        </w:tc>
      </w:tr>
      <w:tr w:rsidR="003E79D6" w:rsidRPr="005223F4" w14:paraId="4B66048D" w14:textId="77777777" w:rsidTr="00240AC5">
        <w:tc>
          <w:tcPr>
            <w:tcW w:w="4428" w:type="dxa"/>
            <w:shd w:val="clear" w:color="auto" w:fill="auto"/>
          </w:tcPr>
          <w:p w14:paraId="517B52A7" w14:textId="77777777" w:rsidR="003E79D6" w:rsidRPr="00240AC5" w:rsidRDefault="003E79D6" w:rsidP="00916F90">
            <w:pPr>
              <w:rPr>
                <w:b/>
                <w:bCs/>
              </w:rPr>
            </w:pPr>
            <w:r w:rsidRPr="00240AC5">
              <w:rPr>
                <w:b/>
                <w:bCs/>
              </w:rPr>
              <w:t>…………….………………..</w:t>
            </w:r>
          </w:p>
        </w:tc>
        <w:tc>
          <w:tcPr>
            <w:tcW w:w="4428" w:type="dxa"/>
            <w:shd w:val="clear" w:color="auto" w:fill="auto"/>
          </w:tcPr>
          <w:p w14:paraId="031EB081" w14:textId="77777777" w:rsidR="003E79D6" w:rsidRPr="00240AC5" w:rsidRDefault="003E79D6" w:rsidP="00916F90">
            <w:pPr>
              <w:rPr>
                <w:b/>
                <w:bCs/>
              </w:rPr>
            </w:pPr>
            <w:r w:rsidRPr="00240AC5">
              <w:rPr>
                <w:b/>
                <w:bCs/>
              </w:rPr>
              <w:t>…………….………………..</w:t>
            </w:r>
          </w:p>
        </w:tc>
      </w:tr>
      <w:tr w:rsidR="003E79D6" w:rsidRPr="005223F4" w14:paraId="59ED96A5" w14:textId="77777777" w:rsidTr="00240AC5">
        <w:tc>
          <w:tcPr>
            <w:tcW w:w="4428" w:type="dxa"/>
            <w:shd w:val="clear" w:color="auto" w:fill="auto"/>
          </w:tcPr>
          <w:p w14:paraId="23C97E34" w14:textId="77777777" w:rsidR="003E79D6" w:rsidRPr="00240AC5" w:rsidRDefault="003E79D6" w:rsidP="00916F90">
            <w:pPr>
              <w:rPr>
                <w:b/>
                <w:bCs/>
              </w:rPr>
            </w:pPr>
            <w:r w:rsidRPr="00240AC5">
              <w:rPr>
                <w:b/>
                <w:bCs/>
              </w:rPr>
              <w:t>……………/.………………..</w:t>
            </w:r>
          </w:p>
        </w:tc>
        <w:tc>
          <w:tcPr>
            <w:tcW w:w="4428" w:type="dxa"/>
            <w:shd w:val="clear" w:color="auto" w:fill="auto"/>
          </w:tcPr>
          <w:p w14:paraId="03FB475E" w14:textId="77777777" w:rsidR="003E79D6" w:rsidRPr="00240AC5" w:rsidRDefault="003E79D6" w:rsidP="00916F90">
            <w:pPr>
              <w:rPr>
                <w:b/>
                <w:bCs/>
              </w:rPr>
            </w:pPr>
            <w:r w:rsidRPr="00240AC5">
              <w:rPr>
                <w:b/>
                <w:bCs/>
              </w:rPr>
              <w:t>……………%/.………………..</w:t>
            </w:r>
          </w:p>
        </w:tc>
      </w:tr>
      <w:tr w:rsidR="003E79D6" w:rsidRPr="005223F4" w14:paraId="0CDA9834" w14:textId="77777777" w:rsidTr="00240AC5">
        <w:tc>
          <w:tcPr>
            <w:tcW w:w="4428" w:type="dxa"/>
            <w:shd w:val="clear" w:color="auto" w:fill="auto"/>
          </w:tcPr>
          <w:p w14:paraId="0AB92C4F" w14:textId="77777777" w:rsidR="003E79D6" w:rsidRPr="00240AC5" w:rsidRDefault="003E79D6" w:rsidP="00916F90">
            <w:pPr>
              <w:rPr>
                <w:b/>
                <w:bCs/>
              </w:rPr>
            </w:pPr>
            <w:r w:rsidRPr="00240AC5">
              <w:rPr>
                <w:b/>
                <w:bCs/>
              </w:rPr>
              <w:t>……………/.…/……………..</w:t>
            </w:r>
          </w:p>
        </w:tc>
        <w:tc>
          <w:tcPr>
            <w:tcW w:w="4428" w:type="dxa"/>
            <w:shd w:val="clear" w:color="auto" w:fill="auto"/>
          </w:tcPr>
          <w:p w14:paraId="7CE5898B" w14:textId="77777777" w:rsidR="003E79D6" w:rsidRPr="00240AC5" w:rsidRDefault="003E79D6" w:rsidP="00916F90">
            <w:pPr>
              <w:rPr>
                <w:b/>
                <w:bCs/>
              </w:rPr>
            </w:pPr>
            <w:r w:rsidRPr="00240AC5">
              <w:rPr>
                <w:b/>
                <w:bCs/>
              </w:rPr>
              <w:t>……………%/.…%/……………..</w:t>
            </w:r>
          </w:p>
        </w:tc>
      </w:tr>
      <w:tr w:rsidR="003E79D6" w:rsidRPr="005223F4" w14:paraId="1D5F39EF" w14:textId="77777777" w:rsidTr="00240AC5">
        <w:tc>
          <w:tcPr>
            <w:tcW w:w="4428" w:type="dxa"/>
            <w:shd w:val="clear" w:color="auto" w:fill="auto"/>
          </w:tcPr>
          <w:p w14:paraId="390DBC5D" w14:textId="77777777" w:rsidR="003E79D6" w:rsidRPr="00240AC5" w:rsidRDefault="003E79D6" w:rsidP="00916F90">
            <w:pPr>
              <w:rPr>
                <w:b/>
                <w:bCs/>
              </w:rPr>
            </w:pPr>
            <w:r w:rsidRPr="00240AC5">
              <w:rPr>
                <w:b/>
                <w:bCs/>
              </w:rPr>
              <w:t>……………//.………………..</w:t>
            </w:r>
          </w:p>
        </w:tc>
        <w:tc>
          <w:tcPr>
            <w:tcW w:w="4428" w:type="dxa"/>
            <w:shd w:val="clear" w:color="auto" w:fill="auto"/>
          </w:tcPr>
          <w:p w14:paraId="5EFFFB79" w14:textId="77777777" w:rsidR="003E79D6" w:rsidRPr="00240AC5" w:rsidRDefault="003E79D6" w:rsidP="00916F90">
            <w:pPr>
              <w:rPr>
                <w:b/>
                <w:bCs/>
              </w:rPr>
            </w:pPr>
            <w:r w:rsidRPr="00240AC5">
              <w:rPr>
                <w:b/>
                <w:bCs/>
              </w:rPr>
              <w:t>……………%/%/.………………..</w:t>
            </w:r>
          </w:p>
        </w:tc>
      </w:tr>
      <w:tr w:rsidR="003E79D6" w:rsidRPr="005223F4" w14:paraId="32D3BA8B" w14:textId="77777777" w:rsidTr="00240AC5">
        <w:tc>
          <w:tcPr>
            <w:tcW w:w="4428" w:type="dxa"/>
            <w:shd w:val="clear" w:color="auto" w:fill="auto"/>
          </w:tcPr>
          <w:p w14:paraId="693E4BA8" w14:textId="77777777" w:rsidR="003E79D6" w:rsidRPr="00240AC5" w:rsidRDefault="003E79D6" w:rsidP="00916F90">
            <w:pPr>
              <w:rPr>
                <w:b/>
                <w:bCs/>
              </w:rPr>
            </w:pPr>
            <w:r w:rsidRPr="00240AC5">
              <w:rPr>
                <w:b/>
                <w:bCs/>
              </w:rPr>
              <w:t>/…………….………………..</w:t>
            </w:r>
          </w:p>
        </w:tc>
        <w:tc>
          <w:tcPr>
            <w:tcW w:w="4428" w:type="dxa"/>
            <w:shd w:val="clear" w:color="auto" w:fill="auto"/>
          </w:tcPr>
          <w:p w14:paraId="15E950F6" w14:textId="77777777" w:rsidR="003E79D6" w:rsidRPr="00240AC5" w:rsidRDefault="003E79D6" w:rsidP="00916F90">
            <w:pPr>
              <w:rPr>
                <w:b/>
                <w:bCs/>
              </w:rPr>
            </w:pPr>
            <w:r w:rsidRPr="00240AC5">
              <w:rPr>
                <w:b/>
                <w:bCs/>
              </w:rPr>
              <w:t>%/…………….………………..</w:t>
            </w:r>
          </w:p>
        </w:tc>
      </w:tr>
      <w:tr w:rsidR="003E79D6" w:rsidRPr="005223F4" w14:paraId="473F955E" w14:textId="77777777" w:rsidTr="00240AC5">
        <w:tc>
          <w:tcPr>
            <w:tcW w:w="4428" w:type="dxa"/>
            <w:shd w:val="clear" w:color="auto" w:fill="auto"/>
          </w:tcPr>
          <w:p w14:paraId="7FA843C7" w14:textId="77777777" w:rsidR="003E79D6" w:rsidRPr="00240AC5" w:rsidRDefault="003E79D6" w:rsidP="00916F90">
            <w:pPr>
              <w:rPr>
                <w:b/>
                <w:bCs/>
              </w:rPr>
            </w:pPr>
            <w:r w:rsidRPr="00240AC5">
              <w:rPr>
                <w:b/>
                <w:bCs/>
              </w:rPr>
              <w:t>…………….………………../</w:t>
            </w:r>
          </w:p>
        </w:tc>
        <w:tc>
          <w:tcPr>
            <w:tcW w:w="4428" w:type="dxa"/>
            <w:shd w:val="clear" w:color="auto" w:fill="auto"/>
          </w:tcPr>
          <w:p w14:paraId="753D2EF6" w14:textId="77777777" w:rsidR="003E79D6" w:rsidRPr="00240AC5" w:rsidRDefault="003E79D6" w:rsidP="00916F90">
            <w:pPr>
              <w:rPr>
                <w:b/>
                <w:bCs/>
              </w:rPr>
            </w:pPr>
            <w:r w:rsidRPr="00240AC5">
              <w:rPr>
                <w:b/>
                <w:bCs/>
              </w:rPr>
              <w:t>…………….………………..%/</w:t>
            </w:r>
          </w:p>
        </w:tc>
      </w:tr>
      <w:tr w:rsidR="003E79D6" w:rsidRPr="005223F4" w14:paraId="1C791C5C" w14:textId="77777777" w:rsidTr="00240AC5">
        <w:tc>
          <w:tcPr>
            <w:tcW w:w="4428" w:type="dxa"/>
            <w:shd w:val="clear" w:color="auto" w:fill="auto"/>
          </w:tcPr>
          <w:p w14:paraId="6D5216AE" w14:textId="77777777" w:rsidR="003E79D6" w:rsidRPr="00240AC5" w:rsidRDefault="003E79D6" w:rsidP="00916F90">
            <w:pPr>
              <w:rPr>
                <w:b/>
                <w:bCs/>
              </w:rPr>
            </w:pPr>
            <w:r w:rsidRPr="00240AC5">
              <w:rPr>
                <w:b/>
                <w:bCs/>
              </w:rPr>
              <w:t>/……………/.………………..</w:t>
            </w:r>
          </w:p>
        </w:tc>
        <w:tc>
          <w:tcPr>
            <w:tcW w:w="4428" w:type="dxa"/>
            <w:shd w:val="clear" w:color="auto" w:fill="auto"/>
          </w:tcPr>
          <w:p w14:paraId="013D01C2" w14:textId="77777777" w:rsidR="003E79D6" w:rsidRPr="00240AC5" w:rsidRDefault="003E79D6" w:rsidP="00916F90">
            <w:pPr>
              <w:rPr>
                <w:b/>
                <w:bCs/>
              </w:rPr>
            </w:pPr>
            <w:r w:rsidRPr="00240AC5">
              <w:rPr>
                <w:b/>
                <w:bCs/>
              </w:rPr>
              <w:t>%/……………%/.………………..</w:t>
            </w:r>
          </w:p>
        </w:tc>
      </w:tr>
      <w:tr w:rsidR="003E79D6" w:rsidRPr="005223F4" w14:paraId="267334C9" w14:textId="77777777" w:rsidTr="00240AC5">
        <w:tc>
          <w:tcPr>
            <w:tcW w:w="4428" w:type="dxa"/>
            <w:shd w:val="clear" w:color="auto" w:fill="auto"/>
          </w:tcPr>
          <w:p w14:paraId="6D41C7B1" w14:textId="77777777" w:rsidR="003E79D6" w:rsidRPr="00240AC5" w:rsidRDefault="003E79D6" w:rsidP="00916F90">
            <w:pPr>
              <w:rPr>
                <w:b/>
                <w:bCs/>
              </w:rPr>
            </w:pPr>
            <w:r w:rsidRPr="00240AC5">
              <w:rPr>
                <w:b/>
                <w:bCs/>
              </w:rPr>
              <w:t>……………./………………../</w:t>
            </w:r>
          </w:p>
        </w:tc>
        <w:tc>
          <w:tcPr>
            <w:tcW w:w="4428" w:type="dxa"/>
            <w:shd w:val="clear" w:color="auto" w:fill="auto"/>
          </w:tcPr>
          <w:p w14:paraId="0F96C794" w14:textId="77777777" w:rsidR="003E79D6" w:rsidRPr="00240AC5" w:rsidRDefault="003E79D6" w:rsidP="00916F90">
            <w:pPr>
              <w:rPr>
                <w:b/>
                <w:bCs/>
              </w:rPr>
            </w:pPr>
            <w:r w:rsidRPr="00240AC5">
              <w:rPr>
                <w:b/>
                <w:bCs/>
              </w:rPr>
              <w:t>…………….%/………………..%/</w:t>
            </w:r>
          </w:p>
        </w:tc>
      </w:tr>
      <w:tr w:rsidR="003E79D6" w:rsidRPr="005223F4" w14:paraId="68133FED" w14:textId="77777777" w:rsidTr="00240AC5">
        <w:tc>
          <w:tcPr>
            <w:tcW w:w="4428" w:type="dxa"/>
            <w:shd w:val="clear" w:color="auto" w:fill="auto"/>
          </w:tcPr>
          <w:p w14:paraId="2CBCC974" w14:textId="77777777" w:rsidR="003E79D6" w:rsidRPr="00240AC5" w:rsidRDefault="003E79D6" w:rsidP="00916F90">
            <w:pPr>
              <w:rPr>
                <w:b/>
                <w:bCs/>
              </w:rPr>
            </w:pPr>
            <w:r w:rsidRPr="00240AC5">
              <w:rPr>
                <w:b/>
                <w:bCs/>
              </w:rPr>
              <w:t>…………….;………………..</w:t>
            </w:r>
          </w:p>
        </w:tc>
        <w:tc>
          <w:tcPr>
            <w:tcW w:w="4428" w:type="dxa"/>
            <w:shd w:val="clear" w:color="auto" w:fill="auto"/>
          </w:tcPr>
          <w:p w14:paraId="61893716" w14:textId="77777777" w:rsidR="003E79D6" w:rsidRPr="00240AC5" w:rsidRDefault="003E79D6" w:rsidP="00916F90">
            <w:pPr>
              <w:rPr>
                <w:b/>
                <w:bCs/>
              </w:rPr>
            </w:pPr>
            <w:r w:rsidRPr="00240AC5">
              <w:rPr>
                <w:b/>
                <w:bCs/>
              </w:rPr>
              <w:t>……………./;………………..</w:t>
            </w:r>
          </w:p>
        </w:tc>
      </w:tr>
      <w:tr w:rsidR="003E79D6" w:rsidRPr="005223F4" w14:paraId="34784BE9" w14:textId="77777777" w:rsidTr="00240AC5">
        <w:tc>
          <w:tcPr>
            <w:tcW w:w="4428" w:type="dxa"/>
            <w:shd w:val="clear" w:color="auto" w:fill="auto"/>
          </w:tcPr>
          <w:p w14:paraId="45884761" w14:textId="77777777" w:rsidR="003E79D6" w:rsidRPr="00240AC5" w:rsidRDefault="003E79D6" w:rsidP="00916F90">
            <w:pPr>
              <w:rPr>
                <w:b/>
                <w:bCs/>
              </w:rPr>
            </w:pPr>
            <w:r w:rsidRPr="00240AC5">
              <w:rPr>
                <w:b/>
                <w:bCs/>
              </w:rPr>
              <w:t>……………./;………………..</w:t>
            </w:r>
          </w:p>
        </w:tc>
        <w:tc>
          <w:tcPr>
            <w:tcW w:w="4428" w:type="dxa"/>
            <w:shd w:val="clear" w:color="auto" w:fill="auto"/>
          </w:tcPr>
          <w:p w14:paraId="18273DBD" w14:textId="77777777" w:rsidR="003E79D6" w:rsidRPr="00240AC5" w:rsidRDefault="003E79D6" w:rsidP="00916F90">
            <w:pPr>
              <w:rPr>
                <w:b/>
                <w:bCs/>
              </w:rPr>
            </w:pPr>
            <w:r w:rsidRPr="00240AC5">
              <w:rPr>
                <w:b/>
                <w:bCs/>
              </w:rPr>
              <w:t>…………….%//;………………..</w:t>
            </w:r>
          </w:p>
        </w:tc>
      </w:tr>
      <w:tr w:rsidR="003E79D6" w:rsidRPr="005223F4" w14:paraId="31AACD26" w14:textId="77777777" w:rsidTr="00240AC5">
        <w:tc>
          <w:tcPr>
            <w:tcW w:w="4428" w:type="dxa"/>
            <w:shd w:val="clear" w:color="auto" w:fill="auto"/>
          </w:tcPr>
          <w:p w14:paraId="0604F1BB" w14:textId="77777777" w:rsidR="003E79D6" w:rsidRPr="00240AC5" w:rsidRDefault="003E79D6" w:rsidP="00916F90">
            <w:pPr>
              <w:rPr>
                <w:b/>
                <w:bCs/>
              </w:rPr>
            </w:pPr>
            <w:r w:rsidRPr="00240AC5">
              <w:rPr>
                <w:b/>
                <w:bCs/>
              </w:rPr>
              <w:t>;…………….………………..</w:t>
            </w:r>
          </w:p>
        </w:tc>
        <w:tc>
          <w:tcPr>
            <w:tcW w:w="4428" w:type="dxa"/>
            <w:shd w:val="clear" w:color="auto" w:fill="auto"/>
          </w:tcPr>
          <w:p w14:paraId="06BA3C5F" w14:textId="77777777" w:rsidR="003E79D6" w:rsidRPr="00240AC5" w:rsidRDefault="003E79D6" w:rsidP="00916F90">
            <w:pPr>
              <w:rPr>
                <w:b/>
                <w:bCs/>
              </w:rPr>
            </w:pPr>
            <w:r w:rsidRPr="00240AC5">
              <w:rPr>
                <w:b/>
                <w:bCs/>
              </w:rPr>
              <w:t>/;…………….………………..</w:t>
            </w:r>
          </w:p>
        </w:tc>
      </w:tr>
      <w:tr w:rsidR="003E79D6" w:rsidRPr="005223F4" w14:paraId="722B4DF9" w14:textId="77777777" w:rsidTr="00240AC5">
        <w:tc>
          <w:tcPr>
            <w:tcW w:w="4428" w:type="dxa"/>
            <w:shd w:val="clear" w:color="auto" w:fill="auto"/>
          </w:tcPr>
          <w:p w14:paraId="008CECF8" w14:textId="77777777" w:rsidR="003E79D6" w:rsidRPr="00240AC5" w:rsidRDefault="003E79D6" w:rsidP="00916F90">
            <w:pPr>
              <w:rPr>
                <w:b/>
                <w:bCs/>
              </w:rPr>
            </w:pPr>
            <w:r w:rsidRPr="00240AC5">
              <w:rPr>
                <w:b/>
                <w:bCs/>
              </w:rPr>
              <w:t>…………….?………………..</w:t>
            </w:r>
          </w:p>
        </w:tc>
        <w:tc>
          <w:tcPr>
            <w:tcW w:w="4428" w:type="dxa"/>
            <w:shd w:val="clear" w:color="auto" w:fill="auto"/>
          </w:tcPr>
          <w:p w14:paraId="396BA87B" w14:textId="77777777" w:rsidR="003E79D6" w:rsidRPr="00240AC5" w:rsidRDefault="003E79D6" w:rsidP="00916F90">
            <w:pPr>
              <w:rPr>
                <w:b/>
                <w:bCs/>
              </w:rPr>
            </w:pPr>
            <w:r w:rsidRPr="00240AC5">
              <w:rPr>
                <w:b/>
                <w:bCs/>
              </w:rPr>
              <w:t>……………./?………………..</w:t>
            </w:r>
          </w:p>
        </w:tc>
      </w:tr>
      <w:tr w:rsidR="003E79D6" w:rsidRPr="005223F4" w14:paraId="06560079" w14:textId="77777777" w:rsidTr="00240AC5">
        <w:tc>
          <w:tcPr>
            <w:tcW w:w="4428" w:type="dxa"/>
            <w:shd w:val="clear" w:color="auto" w:fill="auto"/>
          </w:tcPr>
          <w:p w14:paraId="025B4637" w14:textId="77777777" w:rsidR="003E79D6" w:rsidRPr="00240AC5" w:rsidRDefault="003E79D6" w:rsidP="00916F90">
            <w:pPr>
              <w:rPr>
                <w:b/>
                <w:bCs/>
              </w:rPr>
            </w:pPr>
            <w:r w:rsidRPr="00240AC5">
              <w:rPr>
                <w:b/>
                <w:bCs/>
              </w:rPr>
              <w:t>…………….%………………..</w:t>
            </w:r>
          </w:p>
        </w:tc>
        <w:tc>
          <w:tcPr>
            <w:tcW w:w="4428" w:type="dxa"/>
            <w:shd w:val="clear" w:color="auto" w:fill="auto"/>
          </w:tcPr>
          <w:p w14:paraId="02A17018" w14:textId="77777777" w:rsidR="003E79D6" w:rsidRPr="00240AC5" w:rsidRDefault="003E79D6" w:rsidP="00916F90">
            <w:pPr>
              <w:rPr>
                <w:b/>
                <w:bCs/>
              </w:rPr>
            </w:pPr>
            <w:r w:rsidRPr="00240AC5">
              <w:rPr>
                <w:b/>
                <w:bCs/>
              </w:rPr>
              <w:t>…………….%………………..</w:t>
            </w:r>
          </w:p>
        </w:tc>
      </w:tr>
      <w:tr w:rsidR="003E79D6" w:rsidRPr="005223F4" w14:paraId="4BA2A9F4" w14:textId="77777777" w:rsidTr="00240AC5">
        <w:tc>
          <w:tcPr>
            <w:tcW w:w="4428" w:type="dxa"/>
            <w:shd w:val="clear" w:color="auto" w:fill="auto"/>
          </w:tcPr>
          <w:p w14:paraId="2C5CCB77" w14:textId="77777777" w:rsidR="003E79D6" w:rsidRPr="00240AC5" w:rsidRDefault="003E79D6" w:rsidP="00916F90">
            <w:pPr>
              <w:rPr>
                <w:b/>
                <w:bCs/>
              </w:rPr>
            </w:pPr>
            <w:r w:rsidRPr="00240AC5">
              <w:rPr>
                <w:b/>
                <w:bCs/>
              </w:rPr>
              <w:t>…………….%/………………..</w:t>
            </w:r>
          </w:p>
        </w:tc>
        <w:tc>
          <w:tcPr>
            <w:tcW w:w="4428" w:type="dxa"/>
            <w:shd w:val="clear" w:color="auto" w:fill="auto"/>
          </w:tcPr>
          <w:p w14:paraId="7EF65833" w14:textId="77777777" w:rsidR="003E79D6" w:rsidRPr="00240AC5" w:rsidRDefault="003E79D6" w:rsidP="00916F90">
            <w:pPr>
              <w:rPr>
                <w:b/>
                <w:bCs/>
              </w:rPr>
            </w:pPr>
            <w:r w:rsidRPr="00240AC5">
              <w:rPr>
                <w:b/>
                <w:bCs/>
              </w:rPr>
              <w:t>…………….%%/………………..</w:t>
            </w:r>
          </w:p>
        </w:tc>
      </w:tr>
      <w:tr w:rsidR="003E79D6" w:rsidRPr="005223F4" w14:paraId="0A2DE3FD" w14:textId="77777777" w:rsidTr="00240AC5">
        <w:tc>
          <w:tcPr>
            <w:tcW w:w="4428" w:type="dxa"/>
            <w:shd w:val="clear" w:color="auto" w:fill="auto"/>
          </w:tcPr>
          <w:p w14:paraId="3A5EDCD1" w14:textId="77777777" w:rsidR="003E79D6" w:rsidRPr="005223F4" w:rsidRDefault="003E79D6" w:rsidP="00916F90">
            <w:r w:rsidRPr="00240AC5">
              <w:rPr>
                <w:b/>
                <w:bCs/>
              </w:rPr>
              <w:t>……………./%………………..</w:t>
            </w:r>
          </w:p>
        </w:tc>
        <w:tc>
          <w:tcPr>
            <w:tcW w:w="4428" w:type="dxa"/>
            <w:shd w:val="clear" w:color="auto" w:fill="auto"/>
          </w:tcPr>
          <w:p w14:paraId="644A1C55" w14:textId="77777777" w:rsidR="003E79D6" w:rsidRPr="005223F4" w:rsidRDefault="003E79D6" w:rsidP="00916F90">
            <w:r w:rsidRPr="00240AC5">
              <w:rPr>
                <w:b/>
                <w:bCs/>
              </w:rPr>
              <w:t>…………….%/%………………..</w:t>
            </w:r>
          </w:p>
        </w:tc>
      </w:tr>
    </w:tbl>
    <w:p w14:paraId="1D902519" w14:textId="78B8DB34" w:rsidR="003E79D6" w:rsidRPr="005223F4" w:rsidDel="00230F40" w:rsidRDefault="003E79D6" w:rsidP="003E79D6">
      <w:pPr>
        <w:rPr>
          <w:del w:id="22395" w:author="mbeckerle" w:date="2012-04-22T21:32:00Z"/>
        </w:rPr>
      </w:pPr>
    </w:p>
    <w:p w14:paraId="3DEBEECC" w14:textId="77777777" w:rsidR="003E79D6" w:rsidRPr="005223F4" w:rsidRDefault="003E79D6" w:rsidP="003E79D6">
      <w:r w:rsidRPr="005223F4">
        <w:t>EscapeKind=‘escapeCharacter’, escapeCharacter=’/’, ecsapeEscapeCharacater=’%’, separator=’sep’, extraEscapeCharacter=’?’</w:t>
      </w:r>
    </w:p>
    <w:p w14:paraId="1F34E339" w14:textId="66BE6362" w:rsidR="003E79D6" w:rsidRPr="005223F4" w:rsidDel="00230F40" w:rsidRDefault="003E79D6" w:rsidP="003E79D6">
      <w:pPr>
        <w:rPr>
          <w:del w:id="22396" w:author="mbeckerle" w:date="2012-04-22T21:32:00Z"/>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28"/>
        <w:gridCol w:w="4428"/>
      </w:tblGrid>
      <w:tr w:rsidR="00862C31" w:rsidRPr="005223F4" w14:paraId="1A15D0CC" w14:textId="77777777" w:rsidTr="00240AC5">
        <w:tc>
          <w:tcPr>
            <w:tcW w:w="4428" w:type="dxa"/>
            <w:shd w:val="clear" w:color="auto" w:fill="auto"/>
          </w:tcPr>
          <w:p w14:paraId="4AFDD6C0" w14:textId="05371CE6" w:rsidR="00862C31" w:rsidRPr="00240AC5" w:rsidRDefault="00862C31" w:rsidP="00240AC5">
            <w:pPr>
              <w:jc w:val="center"/>
              <w:rPr>
                <w:i/>
                <w:iCs/>
              </w:rPr>
            </w:pPr>
            <w:ins w:id="22397" w:author="mbeckerle" w:date="2012-11-19T15:37:00Z">
              <w:r>
                <w:rPr>
                  <w:i/>
                  <w:iCs/>
                </w:rPr>
                <w:t>Logical Data</w:t>
              </w:r>
            </w:ins>
            <w:del w:id="22398" w:author="mbeckerle" w:date="2012-11-19T15:37:00Z">
              <w:r w:rsidRPr="00240AC5" w:rsidDel="00290295">
                <w:rPr>
                  <w:i/>
                  <w:iCs/>
                </w:rPr>
                <w:delText>Data</w:delText>
              </w:r>
            </w:del>
          </w:p>
        </w:tc>
        <w:tc>
          <w:tcPr>
            <w:tcW w:w="4428" w:type="dxa"/>
            <w:shd w:val="clear" w:color="auto" w:fill="auto"/>
          </w:tcPr>
          <w:p w14:paraId="072463D0" w14:textId="28E52FAC" w:rsidR="00862C31" w:rsidRPr="00240AC5" w:rsidRDefault="00862C31" w:rsidP="00240AC5">
            <w:pPr>
              <w:jc w:val="center"/>
              <w:rPr>
                <w:i/>
                <w:iCs/>
              </w:rPr>
            </w:pPr>
            <w:ins w:id="22399" w:author="mbeckerle" w:date="2012-11-19T15:37:00Z">
              <w:r>
                <w:rPr>
                  <w:i/>
                  <w:iCs/>
                </w:rPr>
                <w:t>Physical Data / Representation</w:t>
              </w:r>
            </w:ins>
            <w:del w:id="22400" w:author="mbeckerle" w:date="2012-11-19T15:37:00Z">
              <w:r w:rsidRPr="00240AC5" w:rsidDel="00290295">
                <w:rPr>
                  <w:i/>
                  <w:iCs/>
                </w:rPr>
                <w:delText>Result</w:delText>
              </w:r>
            </w:del>
          </w:p>
        </w:tc>
      </w:tr>
      <w:tr w:rsidR="003E79D6" w:rsidRPr="005223F4" w14:paraId="63324B9A" w14:textId="77777777" w:rsidTr="00240AC5">
        <w:tc>
          <w:tcPr>
            <w:tcW w:w="4428" w:type="dxa"/>
            <w:shd w:val="clear" w:color="auto" w:fill="auto"/>
          </w:tcPr>
          <w:p w14:paraId="51F7D85B" w14:textId="77777777" w:rsidR="003E79D6" w:rsidRPr="00240AC5" w:rsidRDefault="003E79D6" w:rsidP="00916F90">
            <w:pPr>
              <w:rPr>
                <w:b/>
                <w:bCs/>
              </w:rPr>
            </w:pPr>
            <w:r w:rsidRPr="00240AC5">
              <w:rPr>
                <w:b/>
                <w:bCs/>
              </w:rPr>
              <w:t>…………….sep………………..</w:t>
            </w:r>
          </w:p>
        </w:tc>
        <w:tc>
          <w:tcPr>
            <w:tcW w:w="4428" w:type="dxa"/>
            <w:shd w:val="clear" w:color="auto" w:fill="auto"/>
          </w:tcPr>
          <w:p w14:paraId="2C340861" w14:textId="77777777" w:rsidR="003E79D6" w:rsidRPr="00240AC5" w:rsidRDefault="003E79D6" w:rsidP="00916F90">
            <w:pPr>
              <w:rPr>
                <w:b/>
                <w:bCs/>
              </w:rPr>
            </w:pPr>
            <w:r w:rsidRPr="00240AC5">
              <w:rPr>
                <w:b/>
                <w:bCs/>
              </w:rPr>
              <w:t>……………./sep………………..</w:t>
            </w:r>
          </w:p>
        </w:tc>
      </w:tr>
      <w:tr w:rsidR="003E79D6" w:rsidRPr="005223F4" w14:paraId="79628468" w14:textId="77777777" w:rsidTr="00240AC5">
        <w:tc>
          <w:tcPr>
            <w:tcW w:w="4428" w:type="dxa"/>
            <w:shd w:val="clear" w:color="auto" w:fill="auto"/>
          </w:tcPr>
          <w:p w14:paraId="1B8B2F09" w14:textId="77777777" w:rsidR="003E79D6" w:rsidRPr="00240AC5" w:rsidRDefault="003E79D6" w:rsidP="00916F90">
            <w:pPr>
              <w:rPr>
                <w:b/>
                <w:bCs/>
              </w:rPr>
            </w:pPr>
            <w:r w:rsidRPr="00240AC5">
              <w:rPr>
                <w:b/>
                <w:bCs/>
              </w:rPr>
              <w:t>……………./sep………………..</w:t>
            </w:r>
          </w:p>
        </w:tc>
        <w:tc>
          <w:tcPr>
            <w:tcW w:w="4428" w:type="dxa"/>
            <w:shd w:val="clear" w:color="auto" w:fill="auto"/>
          </w:tcPr>
          <w:p w14:paraId="459828D0" w14:textId="77777777" w:rsidR="003E79D6" w:rsidRPr="00240AC5" w:rsidRDefault="003E79D6" w:rsidP="00916F90">
            <w:pPr>
              <w:rPr>
                <w:b/>
                <w:bCs/>
              </w:rPr>
            </w:pPr>
            <w:r w:rsidRPr="00240AC5">
              <w:rPr>
                <w:b/>
                <w:bCs/>
              </w:rPr>
              <w:t>…………….%//sep………………..</w:t>
            </w:r>
          </w:p>
        </w:tc>
      </w:tr>
      <w:tr w:rsidR="003E79D6" w:rsidRPr="005223F4" w14:paraId="07B79E06" w14:textId="77777777" w:rsidTr="00240AC5">
        <w:tc>
          <w:tcPr>
            <w:tcW w:w="4428" w:type="dxa"/>
            <w:shd w:val="clear" w:color="auto" w:fill="auto"/>
          </w:tcPr>
          <w:p w14:paraId="537E899C" w14:textId="77777777" w:rsidR="003E79D6" w:rsidRPr="00240AC5" w:rsidRDefault="003E79D6" w:rsidP="00916F90">
            <w:pPr>
              <w:rPr>
                <w:b/>
                <w:bCs/>
              </w:rPr>
            </w:pPr>
            <w:r w:rsidRPr="00240AC5">
              <w:rPr>
                <w:b/>
                <w:bCs/>
              </w:rPr>
              <w:t>sep…………….………………..</w:t>
            </w:r>
          </w:p>
        </w:tc>
        <w:tc>
          <w:tcPr>
            <w:tcW w:w="4428" w:type="dxa"/>
            <w:shd w:val="clear" w:color="auto" w:fill="auto"/>
          </w:tcPr>
          <w:p w14:paraId="3871FB04" w14:textId="77777777" w:rsidR="003E79D6" w:rsidRPr="00240AC5" w:rsidRDefault="003E79D6" w:rsidP="00916F90">
            <w:pPr>
              <w:rPr>
                <w:b/>
                <w:bCs/>
              </w:rPr>
            </w:pPr>
            <w:r w:rsidRPr="00240AC5">
              <w:rPr>
                <w:b/>
                <w:bCs/>
              </w:rPr>
              <w:t>/sep…………….………………..</w:t>
            </w:r>
          </w:p>
        </w:tc>
      </w:tr>
    </w:tbl>
    <w:p w14:paraId="2A36104B" w14:textId="30F78C6E" w:rsidR="003E79D6" w:rsidRPr="005223F4" w:rsidDel="00230F40" w:rsidRDefault="003E79D6">
      <w:pPr>
        <w:pStyle w:val="Heading2"/>
        <w:rPr>
          <w:del w:id="22401" w:author="mbeckerle" w:date="2012-04-22T21:32:00Z"/>
        </w:rPr>
        <w:pPrChange w:id="22402" w:author="mbeckerle" w:date="2013-01-20T17:05:00Z">
          <w:pPr/>
        </w:pPrChange>
      </w:pPr>
      <w:bookmarkStart w:id="22403" w:name="_Toc322911792"/>
      <w:bookmarkStart w:id="22404" w:name="_Toc322912331"/>
      <w:bookmarkStart w:id="22405" w:name="_Toc329093191"/>
      <w:bookmarkStart w:id="22406" w:name="_Toc332701704"/>
      <w:bookmarkStart w:id="22407" w:name="_Toc332702008"/>
      <w:bookmarkStart w:id="22408" w:name="_Toc332711806"/>
      <w:bookmarkStart w:id="22409" w:name="_Toc332712108"/>
      <w:bookmarkStart w:id="22410" w:name="_Toc332712409"/>
      <w:bookmarkStart w:id="22411" w:name="_Toc332724325"/>
      <w:bookmarkStart w:id="22412" w:name="_Toc332724625"/>
      <w:bookmarkStart w:id="22413" w:name="_Toc341102921"/>
      <w:bookmarkStart w:id="22414" w:name="_Toc347241657"/>
      <w:bookmarkStart w:id="22415" w:name="_Toc347744849"/>
      <w:bookmarkStart w:id="22416" w:name="_Toc348984632"/>
      <w:bookmarkStart w:id="22417" w:name="_Toc348984937"/>
      <w:bookmarkStart w:id="22418" w:name="_Toc349038101"/>
      <w:bookmarkStart w:id="22419" w:name="_Toc349038403"/>
      <w:bookmarkStart w:id="22420" w:name="_Toc349042894"/>
      <w:bookmarkStart w:id="22421" w:name="_Toc349642295"/>
      <w:bookmarkStart w:id="22422" w:name="_Toc351913016"/>
      <w:bookmarkStart w:id="22423" w:name="_Toc351915037"/>
      <w:bookmarkStart w:id="22424" w:name="_Toc351915503"/>
      <w:bookmarkStart w:id="22425" w:name="_Toc361231601"/>
      <w:bookmarkStart w:id="22426" w:name="_Toc361232127"/>
      <w:bookmarkStart w:id="22427" w:name="_Toc362445429"/>
      <w:bookmarkStart w:id="22428" w:name="_Toc362452180"/>
      <w:bookmarkStart w:id="22429" w:name="_Toc362452729"/>
      <w:bookmarkStart w:id="22430" w:name="_Toc362453079"/>
      <w:bookmarkStart w:id="22431" w:name="_Toc362453627"/>
      <w:bookmarkEnd w:id="22403"/>
      <w:bookmarkEnd w:id="22404"/>
      <w:bookmarkEnd w:id="22405"/>
      <w:bookmarkEnd w:id="22406"/>
      <w:bookmarkEnd w:id="22407"/>
      <w:bookmarkEnd w:id="22408"/>
      <w:bookmarkEnd w:id="22409"/>
      <w:bookmarkEnd w:id="22410"/>
      <w:bookmarkEnd w:id="22411"/>
      <w:bookmarkEnd w:id="22412"/>
      <w:bookmarkEnd w:id="22413"/>
      <w:bookmarkEnd w:id="22414"/>
      <w:bookmarkEnd w:id="22415"/>
      <w:bookmarkEnd w:id="22416"/>
      <w:bookmarkEnd w:id="22417"/>
      <w:bookmarkEnd w:id="22418"/>
      <w:bookmarkEnd w:id="22419"/>
      <w:bookmarkEnd w:id="22420"/>
      <w:bookmarkEnd w:id="22421"/>
      <w:bookmarkEnd w:id="22422"/>
      <w:bookmarkEnd w:id="22423"/>
      <w:bookmarkEnd w:id="22424"/>
      <w:bookmarkEnd w:id="22425"/>
      <w:bookmarkEnd w:id="22426"/>
      <w:bookmarkEnd w:id="22427"/>
      <w:bookmarkEnd w:id="22428"/>
      <w:bookmarkEnd w:id="22429"/>
      <w:bookmarkEnd w:id="22430"/>
      <w:bookmarkEnd w:id="22431"/>
    </w:p>
    <w:p w14:paraId="771BC4FD" w14:textId="77777777" w:rsidR="003E79D6" w:rsidRPr="005223F4" w:rsidRDefault="003E79D6" w:rsidP="006E4FE8">
      <w:pPr>
        <w:pStyle w:val="Heading2"/>
      </w:pPr>
      <w:bookmarkStart w:id="22432" w:name="_Toc243112893"/>
      <w:bookmarkStart w:id="22433" w:name="_Toc349042895"/>
      <w:bookmarkStart w:id="22434" w:name="_Toc362453628"/>
      <w:r w:rsidRPr="005223F4">
        <w:t>Escape block with different start and end characters</w:t>
      </w:r>
      <w:bookmarkEnd w:id="22432"/>
      <w:bookmarkEnd w:id="22433"/>
      <w:bookmarkEnd w:id="22434"/>
    </w:p>
    <w:p w14:paraId="7F612381" w14:textId="23D32C08" w:rsidR="003E79D6" w:rsidRPr="005223F4" w:rsidRDefault="003E79D6" w:rsidP="003E79D6">
      <w:del w:id="22435" w:author="mbeckerle" w:date="2012-04-22T21:32:00Z">
        <w:r w:rsidRPr="005223F4" w:rsidDel="00230F40">
          <w:br/>
        </w:r>
      </w:del>
      <w:r w:rsidRPr="005223F4">
        <w:t xml:space="preserve">EscapeKind=‘escapeBlock’, </w:t>
      </w:r>
      <w:r w:rsidR="00A801AE" w:rsidRPr="005223F4">
        <w:t>escapeBlockStart</w:t>
      </w:r>
      <w:r w:rsidRPr="005223F4">
        <w:t xml:space="preserve">=’[’, </w:t>
      </w:r>
      <w:r w:rsidR="00A801AE" w:rsidRPr="005223F4">
        <w:t>escapeBlockEnd</w:t>
      </w:r>
      <w:r w:rsidRPr="005223F4">
        <w:t>=’]’, ecsapeEscapeCharacater=’%’, separator=’;’,  extraEscapeCharacter=’?’</w:t>
      </w:r>
    </w:p>
    <w:p w14:paraId="4C9C06F8" w14:textId="774D0119" w:rsidR="003E79D6" w:rsidRPr="005223F4" w:rsidDel="00230F40" w:rsidRDefault="003E79D6" w:rsidP="003E79D6">
      <w:pPr>
        <w:rPr>
          <w:del w:id="22436" w:author="mbeckerle" w:date="2012-04-22T21:32:00Z"/>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28"/>
        <w:gridCol w:w="4428"/>
      </w:tblGrid>
      <w:tr w:rsidR="00862C31" w:rsidRPr="005223F4" w14:paraId="0AAADC0A" w14:textId="77777777" w:rsidTr="00240AC5">
        <w:tc>
          <w:tcPr>
            <w:tcW w:w="4428" w:type="dxa"/>
            <w:shd w:val="clear" w:color="auto" w:fill="auto"/>
          </w:tcPr>
          <w:p w14:paraId="18C442B8" w14:textId="0638EE8D" w:rsidR="00862C31" w:rsidRPr="00240AC5" w:rsidRDefault="00862C31" w:rsidP="00240AC5">
            <w:pPr>
              <w:jc w:val="center"/>
              <w:rPr>
                <w:i/>
                <w:iCs/>
              </w:rPr>
            </w:pPr>
            <w:ins w:id="22437" w:author="mbeckerle" w:date="2012-11-19T15:37:00Z">
              <w:r>
                <w:rPr>
                  <w:i/>
                  <w:iCs/>
                </w:rPr>
                <w:t>Logical Data</w:t>
              </w:r>
            </w:ins>
            <w:del w:id="22438" w:author="mbeckerle" w:date="2012-11-19T15:37:00Z">
              <w:r w:rsidRPr="00240AC5" w:rsidDel="00021157">
                <w:rPr>
                  <w:i/>
                  <w:iCs/>
                </w:rPr>
                <w:delText>Data</w:delText>
              </w:r>
            </w:del>
          </w:p>
        </w:tc>
        <w:tc>
          <w:tcPr>
            <w:tcW w:w="4428" w:type="dxa"/>
            <w:shd w:val="clear" w:color="auto" w:fill="auto"/>
          </w:tcPr>
          <w:p w14:paraId="3C405287" w14:textId="79D3B55E" w:rsidR="00862C31" w:rsidRPr="00240AC5" w:rsidRDefault="00862C31" w:rsidP="00240AC5">
            <w:pPr>
              <w:jc w:val="center"/>
              <w:rPr>
                <w:i/>
                <w:iCs/>
              </w:rPr>
            </w:pPr>
            <w:ins w:id="22439" w:author="mbeckerle" w:date="2012-11-19T15:37:00Z">
              <w:r>
                <w:rPr>
                  <w:i/>
                  <w:iCs/>
                </w:rPr>
                <w:t>Physical Data / Representation</w:t>
              </w:r>
            </w:ins>
            <w:del w:id="22440" w:author="mbeckerle" w:date="2012-11-19T15:37:00Z">
              <w:r w:rsidRPr="00240AC5" w:rsidDel="00021157">
                <w:rPr>
                  <w:i/>
                  <w:iCs/>
                </w:rPr>
                <w:delText>Result</w:delText>
              </w:r>
            </w:del>
          </w:p>
        </w:tc>
      </w:tr>
      <w:tr w:rsidR="003E79D6" w:rsidRPr="005223F4" w14:paraId="58963E4F" w14:textId="77777777" w:rsidTr="00240AC5">
        <w:tc>
          <w:tcPr>
            <w:tcW w:w="4428" w:type="dxa"/>
            <w:shd w:val="clear" w:color="auto" w:fill="auto"/>
          </w:tcPr>
          <w:p w14:paraId="57C81AB0" w14:textId="77777777" w:rsidR="003E79D6" w:rsidRPr="00240AC5" w:rsidRDefault="003E79D6" w:rsidP="00916F90">
            <w:pPr>
              <w:rPr>
                <w:b/>
                <w:bCs/>
              </w:rPr>
            </w:pPr>
            <w:r w:rsidRPr="00240AC5">
              <w:rPr>
                <w:b/>
                <w:bCs/>
              </w:rPr>
              <w:t>…………….………………..</w:t>
            </w:r>
          </w:p>
        </w:tc>
        <w:tc>
          <w:tcPr>
            <w:tcW w:w="4428" w:type="dxa"/>
            <w:shd w:val="clear" w:color="auto" w:fill="auto"/>
          </w:tcPr>
          <w:p w14:paraId="32B4AE7A" w14:textId="77777777" w:rsidR="003E79D6" w:rsidRPr="00240AC5" w:rsidRDefault="003E79D6" w:rsidP="00916F90">
            <w:pPr>
              <w:rPr>
                <w:b/>
                <w:bCs/>
              </w:rPr>
            </w:pPr>
            <w:r w:rsidRPr="00240AC5">
              <w:rPr>
                <w:b/>
                <w:bCs/>
              </w:rPr>
              <w:t>…………….………………..</w:t>
            </w:r>
          </w:p>
        </w:tc>
      </w:tr>
      <w:tr w:rsidR="003E79D6" w:rsidRPr="005223F4" w14:paraId="29EFE673" w14:textId="77777777" w:rsidTr="00240AC5">
        <w:tc>
          <w:tcPr>
            <w:tcW w:w="4428" w:type="dxa"/>
            <w:shd w:val="clear" w:color="auto" w:fill="auto"/>
          </w:tcPr>
          <w:p w14:paraId="16E13B30" w14:textId="77777777" w:rsidR="003E79D6" w:rsidRPr="00240AC5" w:rsidRDefault="003E79D6" w:rsidP="00916F90">
            <w:pPr>
              <w:rPr>
                <w:b/>
                <w:bCs/>
              </w:rPr>
            </w:pPr>
            <w:r w:rsidRPr="00240AC5">
              <w:rPr>
                <w:b/>
                <w:bCs/>
              </w:rPr>
              <w:t>[…………….………………..</w:t>
            </w:r>
          </w:p>
        </w:tc>
        <w:tc>
          <w:tcPr>
            <w:tcW w:w="4428" w:type="dxa"/>
            <w:shd w:val="clear" w:color="auto" w:fill="auto"/>
          </w:tcPr>
          <w:p w14:paraId="59A855C9" w14:textId="77777777" w:rsidR="003E79D6" w:rsidRPr="00240AC5" w:rsidRDefault="003E79D6" w:rsidP="00916F90">
            <w:pPr>
              <w:rPr>
                <w:b/>
                <w:bCs/>
              </w:rPr>
            </w:pPr>
            <w:r w:rsidRPr="00240AC5">
              <w:rPr>
                <w:b/>
                <w:bCs/>
              </w:rPr>
              <w:t>[[…………….………………..]</w:t>
            </w:r>
          </w:p>
        </w:tc>
      </w:tr>
      <w:tr w:rsidR="003E79D6" w:rsidRPr="005223F4" w14:paraId="1478FF0A" w14:textId="77777777" w:rsidTr="00240AC5">
        <w:tc>
          <w:tcPr>
            <w:tcW w:w="4428" w:type="dxa"/>
            <w:shd w:val="clear" w:color="auto" w:fill="auto"/>
          </w:tcPr>
          <w:p w14:paraId="736888DD" w14:textId="77777777" w:rsidR="003E79D6" w:rsidRPr="00240AC5" w:rsidRDefault="003E79D6" w:rsidP="00916F90">
            <w:pPr>
              <w:rPr>
                <w:b/>
                <w:bCs/>
              </w:rPr>
            </w:pPr>
            <w:r w:rsidRPr="00240AC5">
              <w:rPr>
                <w:b/>
                <w:bCs/>
              </w:rPr>
              <w:t>]…………….………………..</w:t>
            </w:r>
          </w:p>
        </w:tc>
        <w:tc>
          <w:tcPr>
            <w:tcW w:w="4428" w:type="dxa"/>
            <w:shd w:val="clear" w:color="auto" w:fill="auto"/>
          </w:tcPr>
          <w:p w14:paraId="0C57843E" w14:textId="77777777" w:rsidR="003E79D6" w:rsidRPr="00240AC5" w:rsidRDefault="003E79D6" w:rsidP="00916F90">
            <w:pPr>
              <w:rPr>
                <w:b/>
                <w:bCs/>
              </w:rPr>
            </w:pPr>
            <w:r w:rsidRPr="00240AC5">
              <w:rPr>
                <w:b/>
                <w:bCs/>
              </w:rPr>
              <w:t>]…………….………………..</w:t>
            </w:r>
          </w:p>
        </w:tc>
      </w:tr>
      <w:tr w:rsidR="003E79D6" w:rsidRPr="005223F4" w14:paraId="6D7878E1" w14:textId="77777777" w:rsidTr="00240AC5">
        <w:tc>
          <w:tcPr>
            <w:tcW w:w="4428" w:type="dxa"/>
            <w:shd w:val="clear" w:color="auto" w:fill="auto"/>
          </w:tcPr>
          <w:p w14:paraId="00DCE52C" w14:textId="77777777" w:rsidR="003E79D6" w:rsidRPr="00240AC5" w:rsidRDefault="003E79D6" w:rsidP="00916F90">
            <w:pPr>
              <w:rPr>
                <w:b/>
                <w:bCs/>
              </w:rPr>
            </w:pPr>
            <w:r w:rsidRPr="00240AC5">
              <w:rPr>
                <w:b/>
                <w:bCs/>
              </w:rPr>
              <w:t>……………[.………………..</w:t>
            </w:r>
          </w:p>
        </w:tc>
        <w:tc>
          <w:tcPr>
            <w:tcW w:w="4428" w:type="dxa"/>
            <w:shd w:val="clear" w:color="auto" w:fill="auto"/>
          </w:tcPr>
          <w:p w14:paraId="355087DA" w14:textId="77777777" w:rsidR="003E79D6" w:rsidRPr="00240AC5" w:rsidRDefault="003E79D6" w:rsidP="00916F90">
            <w:pPr>
              <w:rPr>
                <w:b/>
                <w:bCs/>
              </w:rPr>
            </w:pPr>
            <w:r w:rsidRPr="00240AC5">
              <w:rPr>
                <w:b/>
                <w:bCs/>
              </w:rPr>
              <w:t>……………[.………………..</w:t>
            </w:r>
          </w:p>
        </w:tc>
      </w:tr>
      <w:tr w:rsidR="003E79D6" w:rsidRPr="005223F4" w14:paraId="719A1324" w14:textId="77777777" w:rsidTr="00240AC5">
        <w:tc>
          <w:tcPr>
            <w:tcW w:w="4428" w:type="dxa"/>
            <w:shd w:val="clear" w:color="auto" w:fill="auto"/>
          </w:tcPr>
          <w:p w14:paraId="41C24E68" w14:textId="77777777" w:rsidR="003E79D6" w:rsidRPr="00240AC5" w:rsidRDefault="003E79D6" w:rsidP="00916F90">
            <w:pPr>
              <w:rPr>
                <w:b/>
                <w:bCs/>
              </w:rPr>
            </w:pPr>
            <w:r w:rsidRPr="00240AC5">
              <w:rPr>
                <w:b/>
                <w:bCs/>
              </w:rPr>
              <w:t>……………].………………..</w:t>
            </w:r>
          </w:p>
        </w:tc>
        <w:tc>
          <w:tcPr>
            <w:tcW w:w="4428" w:type="dxa"/>
            <w:shd w:val="clear" w:color="auto" w:fill="auto"/>
          </w:tcPr>
          <w:p w14:paraId="5646B4FC" w14:textId="77777777" w:rsidR="003E79D6" w:rsidRPr="00240AC5" w:rsidRDefault="003E79D6" w:rsidP="00916F90">
            <w:pPr>
              <w:rPr>
                <w:b/>
                <w:bCs/>
              </w:rPr>
            </w:pPr>
            <w:r w:rsidRPr="00240AC5">
              <w:rPr>
                <w:b/>
                <w:bCs/>
              </w:rPr>
              <w:t>……………].………………..</w:t>
            </w:r>
          </w:p>
        </w:tc>
      </w:tr>
      <w:tr w:rsidR="003E79D6" w:rsidRPr="005223F4" w14:paraId="3586BA76" w14:textId="77777777" w:rsidTr="00240AC5">
        <w:tc>
          <w:tcPr>
            <w:tcW w:w="4428" w:type="dxa"/>
            <w:shd w:val="clear" w:color="auto" w:fill="auto"/>
          </w:tcPr>
          <w:p w14:paraId="3EDD45FD" w14:textId="77777777" w:rsidR="003E79D6" w:rsidRPr="00240AC5" w:rsidRDefault="003E79D6" w:rsidP="00916F90">
            <w:pPr>
              <w:rPr>
                <w:b/>
                <w:bCs/>
              </w:rPr>
            </w:pPr>
            <w:r w:rsidRPr="00240AC5">
              <w:rPr>
                <w:b/>
                <w:bCs/>
              </w:rPr>
              <w:t>…………….………………..]</w:t>
            </w:r>
          </w:p>
        </w:tc>
        <w:tc>
          <w:tcPr>
            <w:tcW w:w="4428" w:type="dxa"/>
            <w:shd w:val="clear" w:color="auto" w:fill="auto"/>
          </w:tcPr>
          <w:p w14:paraId="49D2C2C4" w14:textId="77777777" w:rsidR="003E79D6" w:rsidRPr="00240AC5" w:rsidRDefault="003E79D6" w:rsidP="00916F90">
            <w:pPr>
              <w:rPr>
                <w:b/>
                <w:bCs/>
              </w:rPr>
            </w:pPr>
            <w:r w:rsidRPr="00240AC5">
              <w:rPr>
                <w:b/>
                <w:bCs/>
              </w:rPr>
              <w:t>…………….………………..]</w:t>
            </w:r>
          </w:p>
        </w:tc>
      </w:tr>
      <w:tr w:rsidR="003E79D6" w:rsidRPr="005223F4" w14:paraId="7A4356E3" w14:textId="77777777" w:rsidTr="00240AC5">
        <w:tc>
          <w:tcPr>
            <w:tcW w:w="4428" w:type="dxa"/>
            <w:shd w:val="clear" w:color="auto" w:fill="auto"/>
          </w:tcPr>
          <w:p w14:paraId="0CAC11DE" w14:textId="77777777" w:rsidR="003E79D6" w:rsidRPr="00240AC5" w:rsidRDefault="003E79D6" w:rsidP="00916F90">
            <w:pPr>
              <w:rPr>
                <w:b/>
                <w:bCs/>
              </w:rPr>
            </w:pPr>
            <w:r w:rsidRPr="00240AC5">
              <w:rPr>
                <w:b/>
                <w:bCs/>
              </w:rPr>
              <w:t>[[…………….………………..</w:t>
            </w:r>
          </w:p>
        </w:tc>
        <w:tc>
          <w:tcPr>
            <w:tcW w:w="4428" w:type="dxa"/>
            <w:shd w:val="clear" w:color="auto" w:fill="auto"/>
          </w:tcPr>
          <w:p w14:paraId="403632B0" w14:textId="77777777" w:rsidR="003E79D6" w:rsidRPr="00240AC5" w:rsidRDefault="003E79D6" w:rsidP="00916F90">
            <w:pPr>
              <w:rPr>
                <w:b/>
                <w:bCs/>
              </w:rPr>
            </w:pPr>
            <w:r w:rsidRPr="00240AC5">
              <w:rPr>
                <w:b/>
                <w:bCs/>
              </w:rPr>
              <w:t>[[[…………….………………..]</w:t>
            </w:r>
          </w:p>
        </w:tc>
      </w:tr>
      <w:tr w:rsidR="003E79D6" w:rsidRPr="005223F4" w14:paraId="3936835A" w14:textId="77777777" w:rsidTr="00240AC5">
        <w:tc>
          <w:tcPr>
            <w:tcW w:w="4428" w:type="dxa"/>
            <w:shd w:val="clear" w:color="auto" w:fill="auto"/>
          </w:tcPr>
          <w:p w14:paraId="04693136" w14:textId="77777777" w:rsidR="003E79D6" w:rsidRPr="00240AC5" w:rsidRDefault="003E79D6" w:rsidP="00916F90">
            <w:pPr>
              <w:rPr>
                <w:b/>
                <w:bCs/>
              </w:rPr>
            </w:pPr>
            <w:r w:rsidRPr="00240AC5">
              <w:rPr>
                <w:b/>
                <w:bCs/>
              </w:rPr>
              <w:t>…………….………………..]]</w:t>
            </w:r>
          </w:p>
        </w:tc>
        <w:tc>
          <w:tcPr>
            <w:tcW w:w="4428" w:type="dxa"/>
            <w:shd w:val="clear" w:color="auto" w:fill="auto"/>
          </w:tcPr>
          <w:p w14:paraId="5291AA13" w14:textId="77777777" w:rsidR="003E79D6" w:rsidRPr="00240AC5" w:rsidRDefault="003E79D6" w:rsidP="00916F90">
            <w:pPr>
              <w:rPr>
                <w:b/>
                <w:bCs/>
              </w:rPr>
            </w:pPr>
            <w:r w:rsidRPr="00240AC5">
              <w:rPr>
                <w:b/>
                <w:bCs/>
              </w:rPr>
              <w:t>…………….………………..]]</w:t>
            </w:r>
          </w:p>
        </w:tc>
      </w:tr>
      <w:tr w:rsidR="003E79D6" w:rsidRPr="005223F4" w14:paraId="232D0ADA" w14:textId="77777777" w:rsidTr="00240AC5">
        <w:tc>
          <w:tcPr>
            <w:tcW w:w="4428" w:type="dxa"/>
            <w:shd w:val="clear" w:color="auto" w:fill="auto"/>
          </w:tcPr>
          <w:p w14:paraId="7B59F579" w14:textId="77777777" w:rsidR="003E79D6" w:rsidRPr="00240AC5" w:rsidRDefault="003E79D6" w:rsidP="00916F90">
            <w:pPr>
              <w:rPr>
                <w:b/>
                <w:bCs/>
              </w:rPr>
            </w:pPr>
            <w:r w:rsidRPr="00240AC5">
              <w:rPr>
                <w:b/>
                <w:bCs/>
              </w:rPr>
              <w:t>…………….[[………………..</w:t>
            </w:r>
          </w:p>
        </w:tc>
        <w:tc>
          <w:tcPr>
            <w:tcW w:w="4428" w:type="dxa"/>
            <w:shd w:val="clear" w:color="auto" w:fill="auto"/>
          </w:tcPr>
          <w:p w14:paraId="452B24BC" w14:textId="77777777" w:rsidR="003E79D6" w:rsidRPr="00240AC5" w:rsidRDefault="003E79D6" w:rsidP="00916F90">
            <w:pPr>
              <w:rPr>
                <w:b/>
                <w:bCs/>
              </w:rPr>
            </w:pPr>
            <w:r w:rsidRPr="00240AC5">
              <w:rPr>
                <w:b/>
                <w:bCs/>
              </w:rPr>
              <w:t>…………….[[………………..</w:t>
            </w:r>
          </w:p>
        </w:tc>
      </w:tr>
      <w:tr w:rsidR="003E79D6" w:rsidRPr="005223F4" w14:paraId="50832CEB" w14:textId="77777777" w:rsidTr="00240AC5">
        <w:tc>
          <w:tcPr>
            <w:tcW w:w="4428" w:type="dxa"/>
            <w:shd w:val="clear" w:color="auto" w:fill="auto"/>
          </w:tcPr>
          <w:p w14:paraId="12061CC6" w14:textId="77777777" w:rsidR="003E79D6" w:rsidRPr="00240AC5" w:rsidRDefault="003E79D6" w:rsidP="00916F90">
            <w:pPr>
              <w:rPr>
                <w:b/>
                <w:bCs/>
              </w:rPr>
            </w:pPr>
            <w:r w:rsidRPr="00240AC5">
              <w:rPr>
                <w:b/>
                <w:bCs/>
              </w:rPr>
              <w:t>…………….]]………………..</w:t>
            </w:r>
          </w:p>
        </w:tc>
        <w:tc>
          <w:tcPr>
            <w:tcW w:w="4428" w:type="dxa"/>
            <w:shd w:val="clear" w:color="auto" w:fill="auto"/>
          </w:tcPr>
          <w:p w14:paraId="0F8A87AA" w14:textId="77777777" w:rsidR="003E79D6" w:rsidRPr="00240AC5" w:rsidRDefault="003E79D6" w:rsidP="00916F90">
            <w:pPr>
              <w:rPr>
                <w:b/>
                <w:bCs/>
              </w:rPr>
            </w:pPr>
            <w:r w:rsidRPr="00240AC5">
              <w:rPr>
                <w:b/>
                <w:bCs/>
              </w:rPr>
              <w:t>…………….]]………………..</w:t>
            </w:r>
          </w:p>
        </w:tc>
      </w:tr>
      <w:tr w:rsidR="003E79D6" w:rsidRPr="005223F4" w14:paraId="241CE628" w14:textId="77777777" w:rsidTr="00240AC5">
        <w:tc>
          <w:tcPr>
            <w:tcW w:w="4428" w:type="dxa"/>
            <w:shd w:val="clear" w:color="auto" w:fill="auto"/>
          </w:tcPr>
          <w:p w14:paraId="535F1AFF" w14:textId="77777777" w:rsidR="003E79D6" w:rsidRPr="00240AC5" w:rsidRDefault="003E79D6" w:rsidP="00916F90">
            <w:pPr>
              <w:rPr>
                <w:b/>
                <w:bCs/>
              </w:rPr>
            </w:pPr>
            <w:r w:rsidRPr="00240AC5">
              <w:rPr>
                <w:b/>
                <w:bCs/>
              </w:rPr>
              <w:t>[…………….………………..]</w:t>
            </w:r>
          </w:p>
        </w:tc>
        <w:tc>
          <w:tcPr>
            <w:tcW w:w="4428" w:type="dxa"/>
            <w:shd w:val="clear" w:color="auto" w:fill="auto"/>
          </w:tcPr>
          <w:p w14:paraId="029B8A7F" w14:textId="77777777" w:rsidR="003E79D6" w:rsidRPr="00240AC5" w:rsidRDefault="003E79D6" w:rsidP="00916F90">
            <w:pPr>
              <w:rPr>
                <w:b/>
                <w:bCs/>
              </w:rPr>
            </w:pPr>
            <w:r w:rsidRPr="00240AC5">
              <w:rPr>
                <w:b/>
                <w:bCs/>
              </w:rPr>
              <w:t>[[…………….………………..%]]</w:t>
            </w:r>
          </w:p>
        </w:tc>
      </w:tr>
      <w:tr w:rsidR="003E79D6" w:rsidRPr="005223F4" w14:paraId="17B56715" w14:textId="77777777" w:rsidTr="00240AC5">
        <w:tc>
          <w:tcPr>
            <w:tcW w:w="4428" w:type="dxa"/>
            <w:shd w:val="clear" w:color="auto" w:fill="auto"/>
          </w:tcPr>
          <w:p w14:paraId="03B652F8" w14:textId="77777777" w:rsidR="003E79D6" w:rsidRPr="00240AC5" w:rsidRDefault="003E79D6" w:rsidP="00916F90">
            <w:pPr>
              <w:rPr>
                <w:b/>
                <w:bCs/>
              </w:rPr>
            </w:pPr>
            <w:r w:rsidRPr="00240AC5">
              <w:rPr>
                <w:b/>
                <w:bCs/>
              </w:rPr>
              <w:t>[…………….]………………..</w:t>
            </w:r>
          </w:p>
        </w:tc>
        <w:tc>
          <w:tcPr>
            <w:tcW w:w="4428" w:type="dxa"/>
            <w:shd w:val="clear" w:color="auto" w:fill="auto"/>
          </w:tcPr>
          <w:p w14:paraId="0499B4B0" w14:textId="77777777" w:rsidR="003E79D6" w:rsidRPr="00240AC5" w:rsidRDefault="003E79D6" w:rsidP="00916F90">
            <w:pPr>
              <w:rPr>
                <w:b/>
                <w:bCs/>
              </w:rPr>
            </w:pPr>
            <w:r w:rsidRPr="00240AC5">
              <w:rPr>
                <w:b/>
                <w:bCs/>
              </w:rPr>
              <w:t>[[…………….%]………………..]</w:t>
            </w:r>
          </w:p>
        </w:tc>
      </w:tr>
      <w:tr w:rsidR="003E79D6" w:rsidRPr="005223F4" w14:paraId="27651478" w14:textId="77777777" w:rsidTr="00240AC5">
        <w:tc>
          <w:tcPr>
            <w:tcW w:w="4428" w:type="dxa"/>
            <w:shd w:val="clear" w:color="auto" w:fill="auto"/>
          </w:tcPr>
          <w:p w14:paraId="25404B60" w14:textId="77777777" w:rsidR="003E79D6" w:rsidRPr="00240AC5" w:rsidRDefault="003E79D6" w:rsidP="00916F90">
            <w:pPr>
              <w:rPr>
                <w:b/>
                <w:bCs/>
              </w:rPr>
            </w:pPr>
            <w:r w:rsidRPr="00240AC5">
              <w:rPr>
                <w:b/>
                <w:bCs/>
              </w:rPr>
              <w:t>…………….[………………..]</w:t>
            </w:r>
          </w:p>
        </w:tc>
        <w:tc>
          <w:tcPr>
            <w:tcW w:w="4428" w:type="dxa"/>
            <w:shd w:val="clear" w:color="auto" w:fill="auto"/>
          </w:tcPr>
          <w:p w14:paraId="2E9864F0" w14:textId="77777777" w:rsidR="003E79D6" w:rsidRPr="00240AC5" w:rsidRDefault="003E79D6" w:rsidP="00916F90">
            <w:pPr>
              <w:rPr>
                <w:b/>
                <w:bCs/>
              </w:rPr>
            </w:pPr>
            <w:r w:rsidRPr="00240AC5">
              <w:rPr>
                <w:b/>
                <w:bCs/>
              </w:rPr>
              <w:t>…………….[………………..]</w:t>
            </w:r>
          </w:p>
        </w:tc>
      </w:tr>
      <w:tr w:rsidR="003E79D6" w:rsidRPr="005223F4" w14:paraId="1FF82FEE" w14:textId="77777777" w:rsidTr="00240AC5">
        <w:tc>
          <w:tcPr>
            <w:tcW w:w="4428" w:type="dxa"/>
            <w:shd w:val="clear" w:color="auto" w:fill="auto"/>
          </w:tcPr>
          <w:p w14:paraId="6BCF0BCB" w14:textId="77777777" w:rsidR="003E79D6" w:rsidRPr="00240AC5" w:rsidRDefault="003E79D6" w:rsidP="00916F90">
            <w:pPr>
              <w:rPr>
                <w:b/>
                <w:bCs/>
              </w:rPr>
            </w:pPr>
            <w:r w:rsidRPr="00240AC5">
              <w:rPr>
                <w:b/>
                <w:bCs/>
              </w:rPr>
              <w:t>[……………[.………………..]</w:t>
            </w:r>
          </w:p>
        </w:tc>
        <w:tc>
          <w:tcPr>
            <w:tcW w:w="4428" w:type="dxa"/>
            <w:shd w:val="clear" w:color="auto" w:fill="auto"/>
          </w:tcPr>
          <w:p w14:paraId="0104608A" w14:textId="77777777" w:rsidR="003E79D6" w:rsidRPr="00240AC5" w:rsidRDefault="003E79D6" w:rsidP="00916F90">
            <w:pPr>
              <w:rPr>
                <w:b/>
                <w:bCs/>
              </w:rPr>
            </w:pPr>
            <w:r w:rsidRPr="00240AC5">
              <w:rPr>
                <w:b/>
                <w:bCs/>
              </w:rPr>
              <w:t>[[……………[.………………..%]]</w:t>
            </w:r>
          </w:p>
        </w:tc>
      </w:tr>
      <w:tr w:rsidR="003E79D6" w:rsidRPr="005223F4" w14:paraId="443BAFF1" w14:textId="77777777" w:rsidTr="00240AC5">
        <w:tc>
          <w:tcPr>
            <w:tcW w:w="4428" w:type="dxa"/>
            <w:shd w:val="clear" w:color="auto" w:fill="auto"/>
          </w:tcPr>
          <w:p w14:paraId="0F536DDE" w14:textId="77777777" w:rsidR="003E79D6" w:rsidRPr="00240AC5" w:rsidRDefault="003E79D6" w:rsidP="00916F90">
            <w:pPr>
              <w:rPr>
                <w:b/>
                <w:bCs/>
              </w:rPr>
            </w:pPr>
            <w:r w:rsidRPr="00240AC5">
              <w:rPr>
                <w:b/>
                <w:bCs/>
              </w:rPr>
              <w:t>[…………….]………………..]</w:t>
            </w:r>
          </w:p>
        </w:tc>
        <w:tc>
          <w:tcPr>
            <w:tcW w:w="4428" w:type="dxa"/>
            <w:shd w:val="clear" w:color="auto" w:fill="auto"/>
          </w:tcPr>
          <w:p w14:paraId="0EAAA9AB" w14:textId="77777777" w:rsidR="003E79D6" w:rsidRPr="00240AC5" w:rsidRDefault="003E79D6" w:rsidP="00916F90">
            <w:pPr>
              <w:rPr>
                <w:b/>
                <w:bCs/>
              </w:rPr>
            </w:pPr>
            <w:r w:rsidRPr="00240AC5">
              <w:rPr>
                <w:b/>
                <w:bCs/>
              </w:rPr>
              <w:t>[[…………….%]………………..%]]</w:t>
            </w:r>
          </w:p>
        </w:tc>
      </w:tr>
      <w:tr w:rsidR="003E79D6" w:rsidRPr="005223F4" w14:paraId="68BD9F1A" w14:textId="77777777" w:rsidTr="00240AC5">
        <w:tc>
          <w:tcPr>
            <w:tcW w:w="4428" w:type="dxa"/>
            <w:shd w:val="clear" w:color="auto" w:fill="auto"/>
          </w:tcPr>
          <w:p w14:paraId="40D99631" w14:textId="77777777" w:rsidR="003E79D6" w:rsidRPr="00240AC5" w:rsidRDefault="003E79D6" w:rsidP="00916F90">
            <w:pPr>
              <w:rPr>
                <w:b/>
                <w:bCs/>
              </w:rPr>
            </w:pPr>
            <w:r w:rsidRPr="00240AC5">
              <w:rPr>
                <w:b/>
                <w:bCs/>
              </w:rPr>
              <w:t>[[…………….………………..]</w:t>
            </w:r>
          </w:p>
        </w:tc>
        <w:tc>
          <w:tcPr>
            <w:tcW w:w="4428" w:type="dxa"/>
            <w:shd w:val="clear" w:color="auto" w:fill="auto"/>
          </w:tcPr>
          <w:p w14:paraId="7663ABAA" w14:textId="77777777" w:rsidR="003E79D6" w:rsidRPr="00240AC5" w:rsidRDefault="003E79D6" w:rsidP="00916F90">
            <w:pPr>
              <w:rPr>
                <w:b/>
                <w:bCs/>
              </w:rPr>
            </w:pPr>
            <w:r w:rsidRPr="00240AC5">
              <w:rPr>
                <w:b/>
                <w:bCs/>
              </w:rPr>
              <w:t>[[[…………….………………..%]]</w:t>
            </w:r>
          </w:p>
        </w:tc>
      </w:tr>
      <w:tr w:rsidR="003E79D6" w:rsidRPr="005223F4" w14:paraId="18DB82ED" w14:textId="77777777" w:rsidTr="00240AC5">
        <w:tc>
          <w:tcPr>
            <w:tcW w:w="4428" w:type="dxa"/>
            <w:shd w:val="clear" w:color="auto" w:fill="auto"/>
          </w:tcPr>
          <w:p w14:paraId="4D8D9C82" w14:textId="77777777" w:rsidR="003E79D6" w:rsidRPr="00240AC5" w:rsidRDefault="003E79D6" w:rsidP="00916F90">
            <w:pPr>
              <w:rPr>
                <w:b/>
                <w:bCs/>
              </w:rPr>
            </w:pPr>
            <w:r w:rsidRPr="00240AC5">
              <w:rPr>
                <w:b/>
                <w:bCs/>
              </w:rPr>
              <w:t>[…………….………………..]]</w:t>
            </w:r>
          </w:p>
        </w:tc>
        <w:tc>
          <w:tcPr>
            <w:tcW w:w="4428" w:type="dxa"/>
            <w:shd w:val="clear" w:color="auto" w:fill="auto"/>
          </w:tcPr>
          <w:p w14:paraId="4CBA0EED" w14:textId="77777777" w:rsidR="003E79D6" w:rsidRPr="00240AC5" w:rsidRDefault="003E79D6" w:rsidP="00916F90">
            <w:pPr>
              <w:rPr>
                <w:b/>
                <w:bCs/>
              </w:rPr>
            </w:pPr>
            <w:r w:rsidRPr="00240AC5">
              <w:rPr>
                <w:b/>
                <w:bCs/>
              </w:rPr>
              <w:t>[[…………….………………..%]%]]</w:t>
            </w:r>
          </w:p>
        </w:tc>
      </w:tr>
      <w:tr w:rsidR="003E79D6" w:rsidRPr="005223F4" w14:paraId="2778A7D8" w14:textId="77777777" w:rsidTr="00240AC5">
        <w:tc>
          <w:tcPr>
            <w:tcW w:w="4428" w:type="dxa"/>
            <w:shd w:val="clear" w:color="auto" w:fill="auto"/>
          </w:tcPr>
          <w:p w14:paraId="383A75FF" w14:textId="77777777" w:rsidR="003E79D6" w:rsidRPr="005223F4" w:rsidRDefault="003E79D6" w:rsidP="00916F90">
            <w:r w:rsidRPr="00240AC5">
              <w:rPr>
                <w:b/>
                <w:bCs/>
              </w:rPr>
              <w:t>[[…………….………………..]]</w:t>
            </w:r>
          </w:p>
        </w:tc>
        <w:tc>
          <w:tcPr>
            <w:tcW w:w="4428" w:type="dxa"/>
            <w:shd w:val="clear" w:color="auto" w:fill="auto"/>
          </w:tcPr>
          <w:p w14:paraId="35CD7E72" w14:textId="77777777" w:rsidR="003E79D6" w:rsidRPr="005223F4" w:rsidRDefault="003E79D6" w:rsidP="00916F90">
            <w:r w:rsidRPr="00240AC5">
              <w:rPr>
                <w:b/>
                <w:bCs/>
              </w:rPr>
              <w:t>[[[…………….………………..%]%]]</w:t>
            </w:r>
          </w:p>
        </w:tc>
      </w:tr>
      <w:tr w:rsidR="003E79D6" w:rsidRPr="005223F4" w14:paraId="0B5A7994" w14:textId="77777777" w:rsidTr="00240AC5">
        <w:tc>
          <w:tcPr>
            <w:tcW w:w="4428" w:type="dxa"/>
            <w:shd w:val="clear" w:color="auto" w:fill="auto"/>
          </w:tcPr>
          <w:p w14:paraId="5ACBC76F" w14:textId="77777777" w:rsidR="003E79D6" w:rsidRPr="00240AC5" w:rsidRDefault="003E79D6" w:rsidP="00916F90">
            <w:pPr>
              <w:rPr>
                <w:b/>
                <w:bCs/>
              </w:rPr>
            </w:pPr>
            <w:r w:rsidRPr="00240AC5">
              <w:rPr>
                <w:b/>
                <w:bCs/>
              </w:rPr>
              <w:t>…………….%………………..</w:t>
            </w:r>
          </w:p>
        </w:tc>
        <w:tc>
          <w:tcPr>
            <w:tcW w:w="4428" w:type="dxa"/>
            <w:shd w:val="clear" w:color="auto" w:fill="auto"/>
          </w:tcPr>
          <w:p w14:paraId="56AECF7B" w14:textId="77777777" w:rsidR="003E79D6" w:rsidRPr="00240AC5" w:rsidRDefault="003E79D6" w:rsidP="00916F90">
            <w:pPr>
              <w:rPr>
                <w:b/>
                <w:bCs/>
              </w:rPr>
            </w:pPr>
            <w:r w:rsidRPr="00240AC5">
              <w:rPr>
                <w:b/>
                <w:bCs/>
              </w:rPr>
              <w:t>…………….%………………..</w:t>
            </w:r>
          </w:p>
        </w:tc>
      </w:tr>
      <w:tr w:rsidR="003E79D6" w:rsidRPr="005223F4" w14:paraId="01242FF3" w14:textId="77777777" w:rsidTr="00240AC5">
        <w:tc>
          <w:tcPr>
            <w:tcW w:w="4428" w:type="dxa"/>
            <w:shd w:val="clear" w:color="auto" w:fill="auto"/>
          </w:tcPr>
          <w:p w14:paraId="28F6D8B7" w14:textId="77777777" w:rsidR="003E79D6" w:rsidRPr="00240AC5" w:rsidRDefault="003E79D6" w:rsidP="00916F90">
            <w:pPr>
              <w:rPr>
                <w:b/>
                <w:bCs/>
              </w:rPr>
            </w:pPr>
            <w:r w:rsidRPr="00240AC5">
              <w:rPr>
                <w:b/>
                <w:bCs/>
              </w:rPr>
              <w:t>…………….%%………………..</w:t>
            </w:r>
          </w:p>
        </w:tc>
        <w:tc>
          <w:tcPr>
            <w:tcW w:w="4428" w:type="dxa"/>
            <w:shd w:val="clear" w:color="auto" w:fill="auto"/>
          </w:tcPr>
          <w:p w14:paraId="20E4B5EE" w14:textId="77777777" w:rsidR="003E79D6" w:rsidRPr="00240AC5" w:rsidRDefault="003E79D6" w:rsidP="00916F90">
            <w:pPr>
              <w:rPr>
                <w:b/>
                <w:bCs/>
              </w:rPr>
            </w:pPr>
            <w:r w:rsidRPr="00240AC5">
              <w:rPr>
                <w:b/>
                <w:bCs/>
              </w:rPr>
              <w:t>…………….%%………………..</w:t>
            </w:r>
          </w:p>
        </w:tc>
      </w:tr>
      <w:tr w:rsidR="003E79D6" w:rsidRPr="005223F4" w14:paraId="40887FC8" w14:textId="77777777" w:rsidTr="00240AC5">
        <w:tc>
          <w:tcPr>
            <w:tcW w:w="4428" w:type="dxa"/>
            <w:shd w:val="clear" w:color="auto" w:fill="auto"/>
          </w:tcPr>
          <w:p w14:paraId="64503180" w14:textId="77777777" w:rsidR="003E79D6" w:rsidRPr="00240AC5" w:rsidRDefault="003E79D6" w:rsidP="00916F90">
            <w:pPr>
              <w:rPr>
                <w:b/>
                <w:bCs/>
              </w:rPr>
            </w:pPr>
            <w:r w:rsidRPr="00240AC5">
              <w:rPr>
                <w:b/>
                <w:bCs/>
              </w:rPr>
              <w:t>…………….%[………………..</w:t>
            </w:r>
          </w:p>
        </w:tc>
        <w:tc>
          <w:tcPr>
            <w:tcW w:w="4428" w:type="dxa"/>
            <w:shd w:val="clear" w:color="auto" w:fill="auto"/>
          </w:tcPr>
          <w:p w14:paraId="7387EC7D" w14:textId="77777777" w:rsidR="003E79D6" w:rsidRPr="00240AC5" w:rsidRDefault="003E79D6" w:rsidP="00916F90">
            <w:pPr>
              <w:rPr>
                <w:b/>
                <w:bCs/>
              </w:rPr>
            </w:pPr>
            <w:r w:rsidRPr="00240AC5">
              <w:rPr>
                <w:b/>
                <w:bCs/>
              </w:rPr>
              <w:t>…………….%[………………..</w:t>
            </w:r>
          </w:p>
        </w:tc>
      </w:tr>
      <w:tr w:rsidR="003E79D6" w:rsidRPr="005223F4" w14:paraId="102F5FC5" w14:textId="77777777" w:rsidTr="00240AC5">
        <w:tc>
          <w:tcPr>
            <w:tcW w:w="4428" w:type="dxa"/>
            <w:shd w:val="clear" w:color="auto" w:fill="auto"/>
          </w:tcPr>
          <w:p w14:paraId="4F9AE59C" w14:textId="77777777" w:rsidR="003E79D6" w:rsidRPr="00240AC5" w:rsidRDefault="003E79D6" w:rsidP="00916F90">
            <w:pPr>
              <w:rPr>
                <w:b/>
                <w:bCs/>
              </w:rPr>
            </w:pPr>
            <w:r w:rsidRPr="00240AC5">
              <w:rPr>
                <w:b/>
                <w:bCs/>
              </w:rPr>
              <w:t>…………….%]………………..</w:t>
            </w:r>
          </w:p>
        </w:tc>
        <w:tc>
          <w:tcPr>
            <w:tcW w:w="4428" w:type="dxa"/>
            <w:shd w:val="clear" w:color="auto" w:fill="auto"/>
          </w:tcPr>
          <w:p w14:paraId="0467763B" w14:textId="77777777" w:rsidR="003E79D6" w:rsidRPr="00240AC5" w:rsidRDefault="003E79D6" w:rsidP="00916F90">
            <w:pPr>
              <w:rPr>
                <w:b/>
                <w:bCs/>
              </w:rPr>
            </w:pPr>
            <w:r w:rsidRPr="00240AC5">
              <w:rPr>
                <w:b/>
                <w:bCs/>
              </w:rPr>
              <w:t>…………….%]………………..</w:t>
            </w:r>
          </w:p>
        </w:tc>
      </w:tr>
      <w:tr w:rsidR="003E79D6" w:rsidRPr="005223F4" w14:paraId="02BD176B" w14:textId="77777777" w:rsidTr="00240AC5">
        <w:tc>
          <w:tcPr>
            <w:tcW w:w="4428" w:type="dxa"/>
            <w:shd w:val="clear" w:color="auto" w:fill="auto"/>
          </w:tcPr>
          <w:p w14:paraId="0479D419" w14:textId="77777777" w:rsidR="003E79D6" w:rsidRPr="00240AC5" w:rsidRDefault="003E79D6" w:rsidP="00916F90">
            <w:pPr>
              <w:rPr>
                <w:b/>
                <w:bCs/>
              </w:rPr>
            </w:pPr>
            <w:r w:rsidRPr="00240AC5">
              <w:rPr>
                <w:b/>
                <w:bCs/>
              </w:rPr>
              <w:t>%[…………….………………..</w:t>
            </w:r>
          </w:p>
        </w:tc>
        <w:tc>
          <w:tcPr>
            <w:tcW w:w="4428" w:type="dxa"/>
            <w:shd w:val="clear" w:color="auto" w:fill="auto"/>
          </w:tcPr>
          <w:p w14:paraId="50CA7A27" w14:textId="77777777" w:rsidR="003E79D6" w:rsidRPr="00240AC5" w:rsidRDefault="003E79D6" w:rsidP="00916F90">
            <w:pPr>
              <w:rPr>
                <w:b/>
                <w:bCs/>
              </w:rPr>
            </w:pPr>
            <w:r w:rsidRPr="00240AC5">
              <w:rPr>
                <w:b/>
                <w:bCs/>
              </w:rPr>
              <w:t>%[…………….………………..</w:t>
            </w:r>
          </w:p>
        </w:tc>
      </w:tr>
      <w:tr w:rsidR="003E79D6" w:rsidRPr="005223F4" w14:paraId="4ADB1B29" w14:textId="77777777" w:rsidTr="00240AC5">
        <w:tc>
          <w:tcPr>
            <w:tcW w:w="4428" w:type="dxa"/>
            <w:shd w:val="clear" w:color="auto" w:fill="auto"/>
          </w:tcPr>
          <w:p w14:paraId="2B3810E8" w14:textId="77777777" w:rsidR="003E79D6" w:rsidRPr="00240AC5" w:rsidRDefault="003E79D6" w:rsidP="00916F90">
            <w:pPr>
              <w:rPr>
                <w:b/>
                <w:bCs/>
              </w:rPr>
            </w:pPr>
            <w:r w:rsidRPr="00240AC5">
              <w:rPr>
                <w:b/>
                <w:bCs/>
              </w:rPr>
              <w:t>…………….………………..%]</w:t>
            </w:r>
          </w:p>
        </w:tc>
        <w:tc>
          <w:tcPr>
            <w:tcW w:w="4428" w:type="dxa"/>
            <w:shd w:val="clear" w:color="auto" w:fill="auto"/>
          </w:tcPr>
          <w:p w14:paraId="20ED4E21" w14:textId="77777777" w:rsidR="003E79D6" w:rsidRPr="00240AC5" w:rsidRDefault="003E79D6" w:rsidP="00916F90">
            <w:pPr>
              <w:rPr>
                <w:b/>
                <w:bCs/>
              </w:rPr>
            </w:pPr>
            <w:r w:rsidRPr="00240AC5">
              <w:rPr>
                <w:b/>
                <w:bCs/>
              </w:rPr>
              <w:t>…………….………………..%]</w:t>
            </w:r>
          </w:p>
        </w:tc>
      </w:tr>
      <w:tr w:rsidR="003E79D6" w:rsidRPr="005223F4" w14:paraId="2B16A2B2" w14:textId="77777777" w:rsidTr="00240AC5">
        <w:tc>
          <w:tcPr>
            <w:tcW w:w="4428" w:type="dxa"/>
            <w:shd w:val="clear" w:color="auto" w:fill="auto"/>
          </w:tcPr>
          <w:p w14:paraId="52ADBF32" w14:textId="77777777" w:rsidR="003E79D6" w:rsidRPr="00240AC5" w:rsidRDefault="003E79D6" w:rsidP="00916F90">
            <w:pPr>
              <w:rPr>
                <w:b/>
                <w:bCs/>
              </w:rPr>
            </w:pPr>
            <w:r w:rsidRPr="00240AC5">
              <w:rPr>
                <w:b/>
                <w:bCs/>
              </w:rPr>
              <w:t>%[…………….………………..%]</w:t>
            </w:r>
          </w:p>
        </w:tc>
        <w:tc>
          <w:tcPr>
            <w:tcW w:w="4428" w:type="dxa"/>
            <w:shd w:val="clear" w:color="auto" w:fill="auto"/>
          </w:tcPr>
          <w:p w14:paraId="6E8CD00E" w14:textId="77777777" w:rsidR="003E79D6" w:rsidRPr="00240AC5" w:rsidRDefault="003E79D6" w:rsidP="00916F90">
            <w:pPr>
              <w:rPr>
                <w:b/>
                <w:bCs/>
              </w:rPr>
            </w:pPr>
            <w:r w:rsidRPr="00240AC5">
              <w:rPr>
                <w:b/>
                <w:bCs/>
              </w:rPr>
              <w:t>%[…………….………………..%]</w:t>
            </w:r>
          </w:p>
        </w:tc>
      </w:tr>
      <w:tr w:rsidR="003E79D6" w:rsidRPr="005223F4" w14:paraId="2DE93218" w14:textId="77777777" w:rsidTr="00240AC5">
        <w:tc>
          <w:tcPr>
            <w:tcW w:w="4428" w:type="dxa"/>
            <w:shd w:val="clear" w:color="auto" w:fill="auto"/>
          </w:tcPr>
          <w:p w14:paraId="1E6C5903" w14:textId="77777777" w:rsidR="003E79D6" w:rsidRPr="00240AC5" w:rsidRDefault="003E79D6" w:rsidP="00916F90">
            <w:pPr>
              <w:rPr>
                <w:b/>
                <w:bCs/>
              </w:rPr>
            </w:pPr>
            <w:r w:rsidRPr="00240AC5">
              <w:rPr>
                <w:b/>
                <w:bCs/>
              </w:rPr>
              <w:t>[…………%….………………..]</w:t>
            </w:r>
          </w:p>
        </w:tc>
        <w:tc>
          <w:tcPr>
            <w:tcW w:w="4428" w:type="dxa"/>
            <w:shd w:val="clear" w:color="auto" w:fill="auto"/>
          </w:tcPr>
          <w:p w14:paraId="3D9F9378" w14:textId="77777777" w:rsidR="003E79D6" w:rsidRPr="00240AC5" w:rsidRDefault="003E79D6" w:rsidP="00916F90">
            <w:pPr>
              <w:rPr>
                <w:b/>
                <w:bCs/>
              </w:rPr>
            </w:pPr>
            <w:r w:rsidRPr="00240AC5">
              <w:rPr>
                <w:b/>
                <w:bCs/>
              </w:rPr>
              <w:t>[[…………%….………………..%]]</w:t>
            </w:r>
          </w:p>
        </w:tc>
      </w:tr>
      <w:tr w:rsidR="003E79D6" w:rsidRPr="005223F4" w14:paraId="2F4BE5CA" w14:textId="77777777" w:rsidTr="00240AC5">
        <w:tc>
          <w:tcPr>
            <w:tcW w:w="4428" w:type="dxa"/>
            <w:shd w:val="clear" w:color="auto" w:fill="auto"/>
          </w:tcPr>
          <w:p w14:paraId="663391D7" w14:textId="77777777" w:rsidR="003E79D6" w:rsidRPr="00240AC5" w:rsidRDefault="003E79D6" w:rsidP="00916F90">
            <w:pPr>
              <w:rPr>
                <w:b/>
                <w:bCs/>
              </w:rPr>
            </w:pPr>
            <w:r w:rsidRPr="00240AC5">
              <w:rPr>
                <w:b/>
                <w:bCs/>
              </w:rPr>
              <w:t>[…………%]….………………..]</w:t>
            </w:r>
          </w:p>
        </w:tc>
        <w:tc>
          <w:tcPr>
            <w:tcW w:w="4428" w:type="dxa"/>
            <w:shd w:val="clear" w:color="auto" w:fill="auto"/>
          </w:tcPr>
          <w:p w14:paraId="636EDE1D" w14:textId="77777777" w:rsidR="003E79D6" w:rsidRPr="00240AC5" w:rsidRDefault="003E79D6" w:rsidP="00916F90">
            <w:pPr>
              <w:rPr>
                <w:b/>
                <w:bCs/>
              </w:rPr>
            </w:pPr>
            <w:r w:rsidRPr="00240AC5">
              <w:rPr>
                <w:b/>
                <w:bCs/>
              </w:rPr>
              <w:t>[[…………%%]….………………..%]]</w:t>
            </w:r>
          </w:p>
        </w:tc>
      </w:tr>
      <w:tr w:rsidR="003E79D6" w:rsidRPr="005223F4" w14:paraId="292F89C6" w14:textId="77777777" w:rsidTr="00240AC5">
        <w:tc>
          <w:tcPr>
            <w:tcW w:w="4428" w:type="dxa"/>
            <w:shd w:val="clear" w:color="auto" w:fill="auto"/>
          </w:tcPr>
          <w:p w14:paraId="0DBB3567" w14:textId="77777777" w:rsidR="003E79D6" w:rsidRPr="00240AC5" w:rsidRDefault="003E79D6" w:rsidP="00916F90">
            <w:pPr>
              <w:rPr>
                <w:b/>
                <w:bCs/>
              </w:rPr>
            </w:pPr>
            <w:r w:rsidRPr="00240AC5">
              <w:rPr>
                <w:b/>
                <w:bCs/>
              </w:rPr>
              <w:t>…………….;………………..</w:t>
            </w:r>
          </w:p>
        </w:tc>
        <w:tc>
          <w:tcPr>
            <w:tcW w:w="4428" w:type="dxa"/>
            <w:shd w:val="clear" w:color="auto" w:fill="auto"/>
          </w:tcPr>
          <w:p w14:paraId="61FC5AAD" w14:textId="77777777" w:rsidR="003E79D6" w:rsidRPr="00240AC5" w:rsidRDefault="003E79D6" w:rsidP="00916F90">
            <w:pPr>
              <w:rPr>
                <w:b/>
                <w:bCs/>
              </w:rPr>
            </w:pPr>
            <w:r w:rsidRPr="00240AC5">
              <w:rPr>
                <w:b/>
                <w:bCs/>
              </w:rPr>
              <w:t>[…………….;………………..]</w:t>
            </w:r>
          </w:p>
        </w:tc>
      </w:tr>
      <w:tr w:rsidR="003E79D6" w:rsidRPr="005223F4" w14:paraId="636B8544" w14:textId="77777777" w:rsidTr="00240AC5">
        <w:tc>
          <w:tcPr>
            <w:tcW w:w="4428" w:type="dxa"/>
            <w:shd w:val="clear" w:color="auto" w:fill="auto"/>
          </w:tcPr>
          <w:p w14:paraId="1FC52C20" w14:textId="77777777" w:rsidR="003E79D6" w:rsidRPr="00240AC5" w:rsidRDefault="003E79D6" w:rsidP="00916F90">
            <w:pPr>
              <w:rPr>
                <w:b/>
                <w:bCs/>
              </w:rPr>
            </w:pPr>
            <w:r w:rsidRPr="00240AC5">
              <w:rPr>
                <w:b/>
                <w:bCs/>
              </w:rPr>
              <w:t>…………….%;………………..</w:t>
            </w:r>
          </w:p>
        </w:tc>
        <w:tc>
          <w:tcPr>
            <w:tcW w:w="4428" w:type="dxa"/>
            <w:shd w:val="clear" w:color="auto" w:fill="auto"/>
          </w:tcPr>
          <w:p w14:paraId="6A3A8E21" w14:textId="77777777" w:rsidR="003E79D6" w:rsidRPr="00240AC5" w:rsidRDefault="003E79D6" w:rsidP="00916F90">
            <w:pPr>
              <w:rPr>
                <w:b/>
                <w:bCs/>
              </w:rPr>
            </w:pPr>
            <w:r w:rsidRPr="00240AC5">
              <w:rPr>
                <w:b/>
                <w:bCs/>
              </w:rPr>
              <w:t>[…………….%;………………..]</w:t>
            </w:r>
          </w:p>
        </w:tc>
      </w:tr>
      <w:tr w:rsidR="003E79D6" w:rsidRPr="005223F4" w14:paraId="556FF4A6" w14:textId="77777777" w:rsidTr="00240AC5">
        <w:tc>
          <w:tcPr>
            <w:tcW w:w="4428" w:type="dxa"/>
            <w:shd w:val="clear" w:color="auto" w:fill="auto"/>
          </w:tcPr>
          <w:p w14:paraId="2EE47685" w14:textId="77777777" w:rsidR="003E79D6" w:rsidRPr="00240AC5" w:rsidRDefault="003E79D6" w:rsidP="00916F90">
            <w:pPr>
              <w:rPr>
                <w:b/>
                <w:bCs/>
              </w:rPr>
            </w:pPr>
            <w:r w:rsidRPr="00240AC5">
              <w:rPr>
                <w:b/>
                <w:bCs/>
              </w:rPr>
              <w:t>[…………….;………………..]</w:t>
            </w:r>
          </w:p>
        </w:tc>
        <w:tc>
          <w:tcPr>
            <w:tcW w:w="4428" w:type="dxa"/>
            <w:shd w:val="clear" w:color="auto" w:fill="auto"/>
          </w:tcPr>
          <w:p w14:paraId="0DA3869D" w14:textId="77777777" w:rsidR="003E79D6" w:rsidRPr="00240AC5" w:rsidRDefault="003E79D6" w:rsidP="00916F90">
            <w:pPr>
              <w:rPr>
                <w:b/>
                <w:bCs/>
              </w:rPr>
            </w:pPr>
            <w:r w:rsidRPr="00240AC5">
              <w:rPr>
                <w:b/>
                <w:bCs/>
              </w:rPr>
              <w:t>[[…………….;………………..%]]</w:t>
            </w:r>
          </w:p>
        </w:tc>
      </w:tr>
      <w:tr w:rsidR="003E79D6" w:rsidRPr="005223F4" w14:paraId="4D46DF02" w14:textId="77777777" w:rsidTr="00240AC5">
        <w:tc>
          <w:tcPr>
            <w:tcW w:w="4428" w:type="dxa"/>
            <w:shd w:val="clear" w:color="auto" w:fill="auto"/>
          </w:tcPr>
          <w:p w14:paraId="43096650" w14:textId="77777777" w:rsidR="003E79D6" w:rsidRPr="00240AC5" w:rsidRDefault="003E79D6" w:rsidP="00916F90">
            <w:pPr>
              <w:rPr>
                <w:b/>
                <w:bCs/>
              </w:rPr>
            </w:pPr>
            <w:r w:rsidRPr="00240AC5">
              <w:rPr>
                <w:b/>
                <w:bCs/>
              </w:rPr>
              <w:t>…………….?………………..</w:t>
            </w:r>
          </w:p>
        </w:tc>
        <w:tc>
          <w:tcPr>
            <w:tcW w:w="4428" w:type="dxa"/>
            <w:shd w:val="clear" w:color="auto" w:fill="auto"/>
          </w:tcPr>
          <w:p w14:paraId="5AA6D504" w14:textId="77777777" w:rsidR="003E79D6" w:rsidRPr="00240AC5" w:rsidRDefault="003E79D6" w:rsidP="00916F90">
            <w:pPr>
              <w:rPr>
                <w:b/>
                <w:bCs/>
              </w:rPr>
            </w:pPr>
            <w:r w:rsidRPr="00240AC5">
              <w:rPr>
                <w:b/>
                <w:bCs/>
              </w:rPr>
              <w:t>[…………….?………………..]</w:t>
            </w:r>
          </w:p>
        </w:tc>
      </w:tr>
    </w:tbl>
    <w:p w14:paraId="32E6206D" w14:textId="77777777" w:rsidR="003E79D6" w:rsidRPr="005223F4" w:rsidRDefault="003E79D6" w:rsidP="003E79D6"/>
    <w:p w14:paraId="4176C120" w14:textId="77777777" w:rsidR="003E79D6" w:rsidRPr="005223F4" w:rsidRDefault="003E79D6" w:rsidP="006E4FE8">
      <w:pPr>
        <w:pStyle w:val="Heading2"/>
      </w:pPr>
      <w:bookmarkStart w:id="22441" w:name="_Toc243112894"/>
      <w:bookmarkStart w:id="22442" w:name="_Toc349042896"/>
      <w:bookmarkStart w:id="22443" w:name="_Toc362453629"/>
      <w:r w:rsidRPr="005223F4">
        <w:t>Escape block with same start and end characters</w:t>
      </w:r>
      <w:bookmarkEnd w:id="22441"/>
      <w:bookmarkEnd w:id="22442"/>
      <w:bookmarkEnd w:id="22443"/>
    </w:p>
    <w:p w14:paraId="03DBC611" w14:textId="60302640" w:rsidR="003E79D6" w:rsidRPr="005223F4" w:rsidRDefault="003E79D6" w:rsidP="003E79D6">
      <w:del w:id="22444" w:author="mbeckerle" w:date="2012-04-22T21:32:00Z">
        <w:r w:rsidRPr="005223F4" w:rsidDel="00230F40">
          <w:br/>
        </w:r>
      </w:del>
      <w:r w:rsidRPr="005223F4">
        <w:t xml:space="preserve">EscapeKind=‘escapeBlock’, </w:t>
      </w:r>
      <w:r w:rsidR="00A801AE" w:rsidRPr="005223F4">
        <w:t>escapeBlockStart</w:t>
      </w:r>
      <w:r w:rsidRPr="005223F4">
        <w:t xml:space="preserve">=’ &amp;apos;’, </w:t>
      </w:r>
      <w:r w:rsidR="00A801AE" w:rsidRPr="005223F4">
        <w:t>escapeBlockEnd</w:t>
      </w:r>
      <w:r w:rsidRPr="005223F4">
        <w:t>=’</w:t>
      </w:r>
      <w:r w:rsidRPr="005223F4">
        <w:rPr>
          <w:rFonts w:ascii="Courier New" w:eastAsia="MS Mincho" w:hAnsi="Courier New" w:cs="Courier New"/>
          <w:b/>
          <w:bCs/>
          <w:iCs/>
          <w:sz w:val="27"/>
        </w:rPr>
        <w:t xml:space="preserve"> </w:t>
      </w:r>
      <w:r w:rsidRPr="005223F4">
        <w:t>&amp;apos;’, ecsapeEscapeCharacater=’%’, separator=’;’,  extraEscapeCharacter=’?’</w:t>
      </w:r>
    </w:p>
    <w:p w14:paraId="214A1AB2" w14:textId="32383CFE" w:rsidR="003E79D6" w:rsidRPr="005223F4" w:rsidDel="00230F40" w:rsidRDefault="003E79D6" w:rsidP="003E79D6">
      <w:pPr>
        <w:rPr>
          <w:del w:id="22445" w:author="mbeckerle" w:date="2012-04-22T21:32:00Z"/>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28"/>
        <w:gridCol w:w="4428"/>
      </w:tblGrid>
      <w:tr w:rsidR="00862C31" w:rsidRPr="005223F4" w14:paraId="22845490" w14:textId="77777777" w:rsidTr="00240AC5">
        <w:tc>
          <w:tcPr>
            <w:tcW w:w="4428" w:type="dxa"/>
            <w:shd w:val="clear" w:color="auto" w:fill="auto"/>
          </w:tcPr>
          <w:p w14:paraId="32EEF20F" w14:textId="66D9B9EF" w:rsidR="00862C31" w:rsidRPr="00240AC5" w:rsidRDefault="00862C31" w:rsidP="00240AC5">
            <w:pPr>
              <w:jc w:val="center"/>
              <w:rPr>
                <w:i/>
                <w:iCs/>
              </w:rPr>
            </w:pPr>
            <w:ins w:id="22446" w:author="mbeckerle" w:date="2012-11-19T15:38:00Z">
              <w:r>
                <w:rPr>
                  <w:i/>
                  <w:iCs/>
                </w:rPr>
                <w:t>Logical Data</w:t>
              </w:r>
            </w:ins>
            <w:del w:id="22447" w:author="mbeckerle" w:date="2012-11-19T15:38:00Z">
              <w:r w:rsidRPr="00240AC5" w:rsidDel="00162F47">
                <w:rPr>
                  <w:i/>
                  <w:iCs/>
                </w:rPr>
                <w:delText>Data</w:delText>
              </w:r>
            </w:del>
          </w:p>
        </w:tc>
        <w:tc>
          <w:tcPr>
            <w:tcW w:w="4428" w:type="dxa"/>
            <w:shd w:val="clear" w:color="auto" w:fill="auto"/>
          </w:tcPr>
          <w:p w14:paraId="13C909A9" w14:textId="3D886C8C" w:rsidR="00862C31" w:rsidRPr="00240AC5" w:rsidRDefault="00862C31" w:rsidP="00240AC5">
            <w:pPr>
              <w:jc w:val="center"/>
              <w:rPr>
                <w:i/>
                <w:iCs/>
              </w:rPr>
            </w:pPr>
            <w:ins w:id="22448" w:author="mbeckerle" w:date="2012-11-19T15:38:00Z">
              <w:r>
                <w:rPr>
                  <w:i/>
                  <w:iCs/>
                </w:rPr>
                <w:t>Physical Data / Representation</w:t>
              </w:r>
            </w:ins>
            <w:del w:id="22449" w:author="mbeckerle" w:date="2012-11-19T15:38:00Z">
              <w:r w:rsidRPr="00240AC5" w:rsidDel="00162F47">
                <w:rPr>
                  <w:i/>
                  <w:iCs/>
                </w:rPr>
                <w:delText>Result</w:delText>
              </w:r>
            </w:del>
          </w:p>
        </w:tc>
      </w:tr>
      <w:tr w:rsidR="003E79D6" w:rsidRPr="005223F4" w14:paraId="596A467A" w14:textId="77777777" w:rsidTr="00240AC5">
        <w:tc>
          <w:tcPr>
            <w:tcW w:w="4428" w:type="dxa"/>
            <w:shd w:val="clear" w:color="auto" w:fill="auto"/>
          </w:tcPr>
          <w:p w14:paraId="49ACECAE" w14:textId="77777777" w:rsidR="003E79D6" w:rsidRPr="00240AC5" w:rsidRDefault="003E79D6" w:rsidP="00916F90">
            <w:pPr>
              <w:rPr>
                <w:b/>
                <w:bCs/>
              </w:rPr>
            </w:pPr>
            <w:r w:rsidRPr="00240AC5">
              <w:rPr>
                <w:b/>
                <w:bCs/>
              </w:rPr>
              <w:t>…………….………………..</w:t>
            </w:r>
          </w:p>
        </w:tc>
        <w:tc>
          <w:tcPr>
            <w:tcW w:w="4428" w:type="dxa"/>
            <w:shd w:val="clear" w:color="auto" w:fill="auto"/>
          </w:tcPr>
          <w:p w14:paraId="0A00BD49" w14:textId="77777777" w:rsidR="003E79D6" w:rsidRPr="00240AC5" w:rsidRDefault="003E79D6" w:rsidP="00916F90">
            <w:pPr>
              <w:rPr>
                <w:b/>
                <w:bCs/>
              </w:rPr>
            </w:pPr>
            <w:r w:rsidRPr="00240AC5">
              <w:rPr>
                <w:b/>
                <w:bCs/>
              </w:rPr>
              <w:t>…………….………………..</w:t>
            </w:r>
          </w:p>
        </w:tc>
      </w:tr>
      <w:tr w:rsidR="003E79D6" w:rsidRPr="005223F4" w14:paraId="6CA5B2F0" w14:textId="77777777" w:rsidTr="00240AC5">
        <w:tc>
          <w:tcPr>
            <w:tcW w:w="4428" w:type="dxa"/>
            <w:shd w:val="clear" w:color="auto" w:fill="auto"/>
          </w:tcPr>
          <w:p w14:paraId="5D1E8F8F" w14:textId="77777777" w:rsidR="003E79D6" w:rsidRPr="00240AC5" w:rsidRDefault="003E79D6" w:rsidP="00916F90">
            <w:pPr>
              <w:rPr>
                <w:b/>
                <w:bCs/>
              </w:rPr>
            </w:pPr>
            <w:r w:rsidRPr="00240AC5">
              <w:rPr>
                <w:b/>
                <w:bCs/>
              </w:rPr>
              <w:t>'…………….………………..</w:t>
            </w:r>
          </w:p>
        </w:tc>
        <w:tc>
          <w:tcPr>
            <w:tcW w:w="4428" w:type="dxa"/>
            <w:shd w:val="clear" w:color="auto" w:fill="auto"/>
          </w:tcPr>
          <w:p w14:paraId="78764799" w14:textId="77777777" w:rsidR="003E79D6" w:rsidRPr="00240AC5" w:rsidRDefault="003E79D6" w:rsidP="00916F90">
            <w:pPr>
              <w:rPr>
                <w:b/>
                <w:bCs/>
              </w:rPr>
            </w:pPr>
            <w:r w:rsidRPr="00240AC5">
              <w:rPr>
                <w:b/>
                <w:bCs/>
              </w:rPr>
              <w:t>'%'…………….………………..'</w:t>
            </w:r>
          </w:p>
        </w:tc>
      </w:tr>
      <w:tr w:rsidR="003E79D6" w:rsidRPr="005223F4" w14:paraId="147AB979" w14:textId="77777777" w:rsidTr="00240AC5">
        <w:tc>
          <w:tcPr>
            <w:tcW w:w="4428" w:type="dxa"/>
            <w:shd w:val="clear" w:color="auto" w:fill="auto"/>
          </w:tcPr>
          <w:p w14:paraId="2BCE92DB" w14:textId="77777777" w:rsidR="003E79D6" w:rsidRPr="00240AC5" w:rsidRDefault="003E79D6" w:rsidP="00916F90">
            <w:pPr>
              <w:rPr>
                <w:b/>
                <w:bCs/>
              </w:rPr>
            </w:pPr>
            <w:r w:rsidRPr="00240AC5">
              <w:rPr>
                <w:b/>
                <w:bCs/>
              </w:rPr>
              <w:t>……………'.………………..</w:t>
            </w:r>
          </w:p>
        </w:tc>
        <w:tc>
          <w:tcPr>
            <w:tcW w:w="4428" w:type="dxa"/>
            <w:shd w:val="clear" w:color="auto" w:fill="auto"/>
          </w:tcPr>
          <w:p w14:paraId="2EE4A42A" w14:textId="77777777" w:rsidR="003E79D6" w:rsidRPr="00240AC5" w:rsidRDefault="003E79D6" w:rsidP="00916F90">
            <w:pPr>
              <w:rPr>
                <w:b/>
                <w:bCs/>
              </w:rPr>
            </w:pPr>
            <w:r w:rsidRPr="00240AC5">
              <w:rPr>
                <w:b/>
                <w:bCs/>
              </w:rPr>
              <w:t>……………'.………………..</w:t>
            </w:r>
          </w:p>
        </w:tc>
      </w:tr>
      <w:tr w:rsidR="003E79D6" w:rsidRPr="005223F4" w14:paraId="6946F21A" w14:textId="77777777" w:rsidTr="00240AC5">
        <w:tc>
          <w:tcPr>
            <w:tcW w:w="4428" w:type="dxa"/>
            <w:shd w:val="clear" w:color="auto" w:fill="auto"/>
          </w:tcPr>
          <w:p w14:paraId="432A251B" w14:textId="77777777" w:rsidR="003E79D6" w:rsidRPr="00240AC5" w:rsidRDefault="003E79D6" w:rsidP="00916F90">
            <w:pPr>
              <w:rPr>
                <w:b/>
                <w:bCs/>
              </w:rPr>
            </w:pPr>
            <w:r w:rsidRPr="00240AC5">
              <w:rPr>
                <w:b/>
                <w:bCs/>
              </w:rPr>
              <w:t>…………….………………..'</w:t>
            </w:r>
          </w:p>
        </w:tc>
        <w:tc>
          <w:tcPr>
            <w:tcW w:w="4428" w:type="dxa"/>
            <w:shd w:val="clear" w:color="auto" w:fill="auto"/>
          </w:tcPr>
          <w:p w14:paraId="42DE67F5" w14:textId="77777777" w:rsidR="003E79D6" w:rsidRPr="00240AC5" w:rsidRDefault="003E79D6" w:rsidP="00916F90">
            <w:pPr>
              <w:rPr>
                <w:b/>
                <w:bCs/>
              </w:rPr>
            </w:pPr>
            <w:r w:rsidRPr="00240AC5">
              <w:rPr>
                <w:b/>
                <w:bCs/>
              </w:rPr>
              <w:t>…………….………………..'</w:t>
            </w:r>
          </w:p>
        </w:tc>
      </w:tr>
      <w:tr w:rsidR="003E79D6" w:rsidRPr="005223F4" w14:paraId="5F982C75" w14:textId="77777777" w:rsidTr="00240AC5">
        <w:tc>
          <w:tcPr>
            <w:tcW w:w="4428" w:type="dxa"/>
            <w:shd w:val="clear" w:color="auto" w:fill="auto"/>
          </w:tcPr>
          <w:p w14:paraId="61C2AFF4" w14:textId="77777777" w:rsidR="003E79D6" w:rsidRPr="00240AC5" w:rsidRDefault="003E79D6" w:rsidP="00916F90">
            <w:pPr>
              <w:rPr>
                <w:b/>
                <w:bCs/>
              </w:rPr>
            </w:pPr>
            <w:r w:rsidRPr="00240AC5">
              <w:rPr>
                <w:b/>
                <w:bCs/>
              </w:rPr>
              <w:t>''…………….………………..</w:t>
            </w:r>
          </w:p>
        </w:tc>
        <w:tc>
          <w:tcPr>
            <w:tcW w:w="4428" w:type="dxa"/>
            <w:shd w:val="clear" w:color="auto" w:fill="auto"/>
          </w:tcPr>
          <w:p w14:paraId="04E4FBAF" w14:textId="77777777" w:rsidR="003E79D6" w:rsidRPr="00240AC5" w:rsidRDefault="003E79D6" w:rsidP="00916F90">
            <w:pPr>
              <w:rPr>
                <w:b/>
                <w:bCs/>
              </w:rPr>
            </w:pPr>
            <w:r w:rsidRPr="00240AC5">
              <w:rPr>
                <w:b/>
                <w:bCs/>
              </w:rPr>
              <w:t>'%'%'…………….………………..'</w:t>
            </w:r>
          </w:p>
        </w:tc>
      </w:tr>
      <w:tr w:rsidR="003E79D6" w:rsidRPr="005223F4" w14:paraId="170F8C43" w14:textId="77777777" w:rsidTr="00240AC5">
        <w:tc>
          <w:tcPr>
            <w:tcW w:w="4428" w:type="dxa"/>
            <w:shd w:val="clear" w:color="auto" w:fill="auto"/>
          </w:tcPr>
          <w:p w14:paraId="6BEE7412" w14:textId="77777777" w:rsidR="003E79D6" w:rsidRPr="00240AC5" w:rsidRDefault="003E79D6" w:rsidP="00916F90">
            <w:pPr>
              <w:rPr>
                <w:b/>
                <w:bCs/>
              </w:rPr>
            </w:pPr>
            <w:r w:rsidRPr="00240AC5">
              <w:rPr>
                <w:b/>
                <w:bCs/>
              </w:rPr>
              <w:t>…………….………………..''</w:t>
            </w:r>
          </w:p>
        </w:tc>
        <w:tc>
          <w:tcPr>
            <w:tcW w:w="4428" w:type="dxa"/>
            <w:shd w:val="clear" w:color="auto" w:fill="auto"/>
          </w:tcPr>
          <w:p w14:paraId="35E7C223" w14:textId="77777777" w:rsidR="003E79D6" w:rsidRPr="00240AC5" w:rsidRDefault="003E79D6" w:rsidP="00916F90">
            <w:pPr>
              <w:rPr>
                <w:b/>
                <w:bCs/>
              </w:rPr>
            </w:pPr>
            <w:r w:rsidRPr="00240AC5">
              <w:rPr>
                <w:b/>
                <w:bCs/>
              </w:rPr>
              <w:t>…………….………………..''</w:t>
            </w:r>
          </w:p>
        </w:tc>
      </w:tr>
      <w:tr w:rsidR="003E79D6" w:rsidRPr="005223F4" w14:paraId="51F9B757" w14:textId="77777777" w:rsidTr="00240AC5">
        <w:tc>
          <w:tcPr>
            <w:tcW w:w="4428" w:type="dxa"/>
            <w:shd w:val="clear" w:color="auto" w:fill="auto"/>
          </w:tcPr>
          <w:p w14:paraId="4A84AE1F" w14:textId="77777777" w:rsidR="003E79D6" w:rsidRPr="00240AC5" w:rsidRDefault="003E79D6" w:rsidP="00916F90">
            <w:pPr>
              <w:rPr>
                <w:b/>
                <w:bCs/>
              </w:rPr>
            </w:pPr>
            <w:r w:rsidRPr="00240AC5">
              <w:rPr>
                <w:b/>
                <w:bCs/>
              </w:rPr>
              <w:t>…………….''………………..</w:t>
            </w:r>
          </w:p>
        </w:tc>
        <w:tc>
          <w:tcPr>
            <w:tcW w:w="4428" w:type="dxa"/>
            <w:shd w:val="clear" w:color="auto" w:fill="auto"/>
          </w:tcPr>
          <w:p w14:paraId="5F18B58C" w14:textId="77777777" w:rsidR="003E79D6" w:rsidRPr="00240AC5" w:rsidRDefault="003E79D6" w:rsidP="00916F90">
            <w:pPr>
              <w:rPr>
                <w:b/>
                <w:bCs/>
              </w:rPr>
            </w:pPr>
            <w:r w:rsidRPr="00240AC5">
              <w:rPr>
                <w:b/>
                <w:bCs/>
              </w:rPr>
              <w:t>…………….''………………..</w:t>
            </w:r>
          </w:p>
        </w:tc>
      </w:tr>
      <w:tr w:rsidR="003E79D6" w:rsidRPr="005223F4" w14:paraId="7C62AB49" w14:textId="77777777" w:rsidTr="00240AC5">
        <w:tc>
          <w:tcPr>
            <w:tcW w:w="4428" w:type="dxa"/>
            <w:shd w:val="clear" w:color="auto" w:fill="auto"/>
          </w:tcPr>
          <w:p w14:paraId="73FB6BA1" w14:textId="77777777" w:rsidR="003E79D6" w:rsidRPr="00240AC5" w:rsidRDefault="003E79D6" w:rsidP="00916F90">
            <w:pPr>
              <w:rPr>
                <w:b/>
                <w:bCs/>
              </w:rPr>
            </w:pPr>
            <w:r w:rsidRPr="00240AC5">
              <w:rPr>
                <w:b/>
                <w:bCs/>
              </w:rPr>
              <w:t>'…………….………………..'</w:t>
            </w:r>
          </w:p>
        </w:tc>
        <w:tc>
          <w:tcPr>
            <w:tcW w:w="4428" w:type="dxa"/>
            <w:shd w:val="clear" w:color="auto" w:fill="auto"/>
          </w:tcPr>
          <w:p w14:paraId="0F5CF654" w14:textId="77777777" w:rsidR="003E79D6" w:rsidRPr="00240AC5" w:rsidRDefault="003E79D6" w:rsidP="00916F90">
            <w:pPr>
              <w:rPr>
                <w:b/>
                <w:bCs/>
              </w:rPr>
            </w:pPr>
            <w:r w:rsidRPr="00240AC5">
              <w:rPr>
                <w:b/>
                <w:bCs/>
              </w:rPr>
              <w:t>'%'…………….………………..%''</w:t>
            </w:r>
          </w:p>
        </w:tc>
      </w:tr>
      <w:tr w:rsidR="003E79D6" w:rsidRPr="005223F4" w14:paraId="46D67C4D" w14:textId="77777777" w:rsidTr="00240AC5">
        <w:tc>
          <w:tcPr>
            <w:tcW w:w="4428" w:type="dxa"/>
            <w:shd w:val="clear" w:color="auto" w:fill="auto"/>
          </w:tcPr>
          <w:p w14:paraId="70520741" w14:textId="77777777" w:rsidR="003E79D6" w:rsidRPr="00240AC5" w:rsidRDefault="003E79D6" w:rsidP="00916F90">
            <w:pPr>
              <w:rPr>
                <w:b/>
                <w:bCs/>
              </w:rPr>
            </w:pPr>
            <w:r w:rsidRPr="00240AC5">
              <w:rPr>
                <w:b/>
                <w:bCs/>
              </w:rPr>
              <w:t>'…………….'………………..</w:t>
            </w:r>
          </w:p>
        </w:tc>
        <w:tc>
          <w:tcPr>
            <w:tcW w:w="4428" w:type="dxa"/>
            <w:shd w:val="clear" w:color="auto" w:fill="auto"/>
          </w:tcPr>
          <w:p w14:paraId="15ED2CA5" w14:textId="77777777" w:rsidR="003E79D6" w:rsidRPr="00240AC5" w:rsidRDefault="003E79D6" w:rsidP="00916F90">
            <w:pPr>
              <w:rPr>
                <w:b/>
                <w:bCs/>
              </w:rPr>
            </w:pPr>
            <w:r w:rsidRPr="00240AC5">
              <w:rPr>
                <w:b/>
                <w:bCs/>
              </w:rPr>
              <w:t>'%'…………….%'………………..'</w:t>
            </w:r>
          </w:p>
        </w:tc>
      </w:tr>
      <w:tr w:rsidR="003E79D6" w:rsidRPr="005223F4" w14:paraId="6108D5C9" w14:textId="77777777" w:rsidTr="00240AC5">
        <w:tc>
          <w:tcPr>
            <w:tcW w:w="4428" w:type="dxa"/>
            <w:shd w:val="clear" w:color="auto" w:fill="auto"/>
          </w:tcPr>
          <w:p w14:paraId="2D6B5EF4" w14:textId="77777777" w:rsidR="003E79D6" w:rsidRPr="00240AC5" w:rsidRDefault="003E79D6" w:rsidP="00916F90">
            <w:pPr>
              <w:rPr>
                <w:b/>
                <w:bCs/>
              </w:rPr>
            </w:pPr>
            <w:r w:rsidRPr="00240AC5">
              <w:rPr>
                <w:b/>
                <w:bCs/>
              </w:rPr>
              <w:t>…………….'………………..'</w:t>
            </w:r>
          </w:p>
        </w:tc>
        <w:tc>
          <w:tcPr>
            <w:tcW w:w="4428" w:type="dxa"/>
            <w:shd w:val="clear" w:color="auto" w:fill="auto"/>
          </w:tcPr>
          <w:p w14:paraId="0B268D56" w14:textId="77777777" w:rsidR="003E79D6" w:rsidRPr="00240AC5" w:rsidRDefault="003E79D6" w:rsidP="00916F90">
            <w:pPr>
              <w:rPr>
                <w:b/>
                <w:bCs/>
              </w:rPr>
            </w:pPr>
            <w:r w:rsidRPr="00240AC5">
              <w:rPr>
                <w:b/>
                <w:bCs/>
              </w:rPr>
              <w:t>…………….'………………..'</w:t>
            </w:r>
          </w:p>
        </w:tc>
      </w:tr>
      <w:tr w:rsidR="003E79D6" w:rsidRPr="005223F4" w14:paraId="7D6E6A9D" w14:textId="77777777" w:rsidTr="00240AC5">
        <w:tc>
          <w:tcPr>
            <w:tcW w:w="4428" w:type="dxa"/>
            <w:shd w:val="clear" w:color="auto" w:fill="auto"/>
          </w:tcPr>
          <w:p w14:paraId="2AFE6D0B" w14:textId="77777777" w:rsidR="003E79D6" w:rsidRPr="00240AC5" w:rsidRDefault="003E79D6" w:rsidP="00916F90">
            <w:pPr>
              <w:rPr>
                <w:b/>
                <w:bCs/>
              </w:rPr>
            </w:pPr>
            <w:r w:rsidRPr="00240AC5">
              <w:rPr>
                <w:b/>
                <w:bCs/>
              </w:rPr>
              <w:t>'……………'.………………..'</w:t>
            </w:r>
          </w:p>
        </w:tc>
        <w:tc>
          <w:tcPr>
            <w:tcW w:w="4428" w:type="dxa"/>
            <w:shd w:val="clear" w:color="auto" w:fill="auto"/>
          </w:tcPr>
          <w:p w14:paraId="7DA9FD7C" w14:textId="77777777" w:rsidR="003E79D6" w:rsidRPr="00240AC5" w:rsidRDefault="003E79D6" w:rsidP="00916F90">
            <w:pPr>
              <w:rPr>
                <w:b/>
                <w:bCs/>
              </w:rPr>
            </w:pPr>
            <w:r w:rsidRPr="00240AC5">
              <w:rPr>
                <w:b/>
                <w:bCs/>
              </w:rPr>
              <w:t>'%'……………%'.………………..%''</w:t>
            </w:r>
          </w:p>
        </w:tc>
      </w:tr>
      <w:tr w:rsidR="003E79D6" w:rsidRPr="005223F4" w14:paraId="38E6E77D" w14:textId="77777777" w:rsidTr="00240AC5">
        <w:tc>
          <w:tcPr>
            <w:tcW w:w="4428" w:type="dxa"/>
            <w:shd w:val="clear" w:color="auto" w:fill="auto"/>
          </w:tcPr>
          <w:p w14:paraId="0FFD10E2" w14:textId="77777777" w:rsidR="003E79D6" w:rsidRPr="00240AC5" w:rsidRDefault="003E79D6" w:rsidP="00916F90">
            <w:pPr>
              <w:rPr>
                <w:b/>
                <w:bCs/>
              </w:rPr>
            </w:pPr>
            <w:r w:rsidRPr="00240AC5">
              <w:rPr>
                <w:b/>
                <w:bCs/>
              </w:rPr>
              <w:t>''…………….………………..'</w:t>
            </w:r>
          </w:p>
        </w:tc>
        <w:tc>
          <w:tcPr>
            <w:tcW w:w="4428" w:type="dxa"/>
            <w:shd w:val="clear" w:color="auto" w:fill="auto"/>
          </w:tcPr>
          <w:p w14:paraId="7A7D6DB6" w14:textId="77777777" w:rsidR="003E79D6" w:rsidRPr="00240AC5" w:rsidRDefault="003E79D6" w:rsidP="00916F90">
            <w:pPr>
              <w:rPr>
                <w:b/>
                <w:bCs/>
              </w:rPr>
            </w:pPr>
            <w:r w:rsidRPr="00240AC5">
              <w:rPr>
                <w:b/>
                <w:bCs/>
              </w:rPr>
              <w:t>'%'%'…………….………………..%''</w:t>
            </w:r>
          </w:p>
        </w:tc>
      </w:tr>
      <w:tr w:rsidR="003E79D6" w:rsidRPr="005223F4" w14:paraId="213BCE4E" w14:textId="77777777" w:rsidTr="00240AC5">
        <w:tc>
          <w:tcPr>
            <w:tcW w:w="4428" w:type="dxa"/>
            <w:shd w:val="clear" w:color="auto" w:fill="auto"/>
          </w:tcPr>
          <w:p w14:paraId="0D4B705E" w14:textId="77777777" w:rsidR="003E79D6" w:rsidRPr="00240AC5" w:rsidRDefault="003E79D6" w:rsidP="00916F90">
            <w:pPr>
              <w:rPr>
                <w:b/>
                <w:bCs/>
              </w:rPr>
            </w:pPr>
            <w:r w:rsidRPr="00240AC5">
              <w:rPr>
                <w:b/>
                <w:bCs/>
              </w:rPr>
              <w:t>'…………….………………..''</w:t>
            </w:r>
          </w:p>
        </w:tc>
        <w:tc>
          <w:tcPr>
            <w:tcW w:w="4428" w:type="dxa"/>
            <w:shd w:val="clear" w:color="auto" w:fill="auto"/>
          </w:tcPr>
          <w:p w14:paraId="22228457" w14:textId="77777777" w:rsidR="003E79D6" w:rsidRPr="00240AC5" w:rsidRDefault="003E79D6" w:rsidP="00916F90">
            <w:pPr>
              <w:rPr>
                <w:b/>
                <w:bCs/>
              </w:rPr>
            </w:pPr>
            <w:r w:rsidRPr="00240AC5">
              <w:rPr>
                <w:b/>
                <w:bCs/>
              </w:rPr>
              <w:t>'%'…………….………………..%'%''</w:t>
            </w:r>
          </w:p>
        </w:tc>
      </w:tr>
      <w:tr w:rsidR="003E79D6" w:rsidRPr="005223F4" w14:paraId="15414818" w14:textId="77777777" w:rsidTr="00240AC5">
        <w:tc>
          <w:tcPr>
            <w:tcW w:w="4428" w:type="dxa"/>
            <w:shd w:val="clear" w:color="auto" w:fill="auto"/>
          </w:tcPr>
          <w:p w14:paraId="0E6651DE" w14:textId="77777777" w:rsidR="003E79D6" w:rsidRPr="005223F4" w:rsidRDefault="003E79D6" w:rsidP="00916F90">
            <w:r w:rsidRPr="00240AC5">
              <w:rPr>
                <w:b/>
                <w:bCs/>
              </w:rPr>
              <w:t>''…………….………………..''</w:t>
            </w:r>
          </w:p>
        </w:tc>
        <w:tc>
          <w:tcPr>
            <w:tcW w:w="4428" w:type="dxa"/>
            <w:shd w:val="clear" w:color="auto" w:fill="auto"/>
          </w:tcPr>
          <w:p w14:paraId="065F68B9" w14:textId="77777777" w:rsidR="003E79D6" w:rsidRPr="005223F4" w:rsidRDefault="003E79D6" w:rsidP="00916F90">
            <w:r w:rsidRPr="00240AC5">
              <w:rPr>
                <w:b/>
                <w:bCs/>
              </w:rPr>
              <w:t>'%'%'…………….………………..%'%''</w:t>
            </w:r>
          </w:p>
        </w:tc>
      </w:tr>
      <w:tr w:rsidR="003E79D6" w:rsidRPr="005223F4" w14:paraId="280E1F89" w14:textId="77777777" w:rsidTr="00240AC5">
        <w:tc>
          <w:tcPr>
            <w:tcW w:w="4428" w:type="dxa"/>
            <w:shd w:val="clear" w:color="auto" w:fill="auto"/>
          </w:tcPr>
          <w:p w14:paraId="04776DC1" w14:textId="77777777" w:rsidR="003E79D6" w:rsidRPr="00240AC5" w:rsidRDefault="003E79D6" w:rsidP="00916F90">
            <w:pPr>
              <w:rPr>
                <w:b/>
                <w:bCs/>
              </w:rPr>
            </w:pPr>
            <w:r w:rsidRPr="00240AC5">
              <w:rPr>
                <w:b/>
                <w:bCs/>
              </w:rPr>
              <w:t>…………….%………………..</w:t>
            </w:r>
          </w:p>
        </w:tc>
        <w:tc>
          <w:tcPr>
            <w:tcW w:w="4428" w:type="dxa"/>
            <w:shd w:val="clear" w:color="auto" w:fill="auto"/>
          </w:tcPr>
          <w:p w14:paraId="74BA3EF4" w14:textId="77777777" w:rsidR="003E79D6" w:rsidRPr="00240AC5" w:rsidRDefault="003E79D6" w:rsidP="00916F90">
            <w:pPr>
              <w:rPr>
                <w:b/>
                <w:bCs/>
              </w:rPr>
            </w:pPr>
            <w:r w:rsidRPr="00240AC5">
              <w:rPr>
                <w:b/>
                <w:bCs/>
              </w:rPr>
              <w:t>…………….%………………..</w:t>
            </w:r>
          </w:p>
        </w:tc>
      </w:tr>
      <w:tr w:rsidR="003E79D6" w:rsidRPr="005223F4" w14:paraId="012F2F3C" w14:textId="77777777" w:rsidTr="00240AC5">
        <w:tc>
          <w:tcPr>
            <w:tcW w:w="4428" w:type="dxa"/>
            <w:shd w:val="clear" w:color="auto" w:fill="auto"/>
          </w:tcPr>
          <w:p w14:paraId="40DC9F37" w14:textId="77777777" w:rsidR="003E79D6" w:rsidRPr="00240AC5" w:rsidRDefault="003E79D6" w:rsidP="00916F90">
            <w:pPr>
              <w:rPr>
                <w:b/>
                <w:bCs/>
              </w:rPr>
            </w:pPr>
            <w:r w:rsidRPr="00240AC5">
              <w:rPr>
                <w:b/>
                <w:bCs/>
              </w:rPr>
              <w:t>…………….%%………………..</w:t>
            </w:r>
          </w:p>
        </w:tc>
        <w:tc>
          <w:tcPr>
            <w:tcW w:w="4428" w:type="dxa"/>
            <w:shd w:val="clear" w:color="auto" w:fill="auto"/>
          </w:tcPr>
          <w:p w14:paraId="6AD4CFA7" w14:textId="77777777" w:rsidR="003E79D6" w:rsidRPr="00240AC5" w:rsidRDefault="003E79D6" w:rsidP="00916F90">
            <w:pPr>
              <w:rPr>
                <w:b/>
                <w:bCs/>
              </w:rPr>
            </w:pPr>
            <w:r w:rsidRPr="00240AC5">
              <w:rPr>
                <w:b/>
                <w:bCs/>
              </w:rPr>
              <w:t>…………….%%………………..</w:t>
            </w:r>
          </w:p>
        </w:tc>
      </w:tr>
      <w:tr w:rsidR="003E79D6" w:rsidRPr="005223F4" w14:paraId="020E8D8F" w14:textId="77777777" w:rsidTr="00240AC5">
        <w:tc>
          <w:tcPr>
            <w:tcW w:w="4428" w:type="dxa"/>
            <w:shd w:val="clear" w:color="auto" w:fill="auto"/>
          </w:tcPr>
          <w:p w14:paraId="0A33C420" w14:textId="77777777" w:rsidR="003E79D6" w:rsidRPr="00240AC5" w:rsidRDefault="003E79D6" w:rsidP="00916F90">
            <w:pPr>
              <w:rPr>
                <w:b/>
                <w:bCs/>
              </w:rPr>
            </w:pPr>
            <w:r w:rsidRPr="00240AC5">
              <w:rPr>
                <w:b/>
                <w:bCs/>
              </w:rPr>
              <w:t>…………….%'………………..</w:t>
            </w:r>
          </w:p>
        </w:tc>
        <w:tc>
          <w:tcPr>
            <w:tcW w:w="4428" w:type="dxa"/>
            <w:shd w:val="clear" w:color="auto" w:fill="auto"/>
          </w:tcPr>
          <w:p w14:paraId="7EF7C35C" w14:textId="77777777" w:rsidR="003E79D6" w:rsidRPr="00240AC5" w:rsidRDefault="003E79D6" w:rsidP="00916F90">
            <w:pPr>
              <w:rPr>
                <w:b/>
                <w:bCs/>
              </w:rPr>
            </w:pPr>
            <w:r w:rsidRPr="00240AC5">
              <w:rPr>
                <w:b/>
                <w:bCs/>
              </w:rPr>
              <w:t>…………….%'………………..</w:t>
            </w:r>
          </w:p>
        </w:tc>
      </w:tr>
      <w:tr w:rsidR="003E79D6" w:rsidRPr="005223F4" w14:paraId="4FDF58F3" w14:textId="77777777" w:rsidTr="00240AC5">
        <w:tc>
          <w:tcPr>
            <w:tcW w:w="4428" w:type="dxa"/>
            <w:shd w:val="clear" w:color="auto" w:fill="auto"/>
          </w:tcPr>
          <w:p w14:paraId="03595CD4" w14:textId="77777777" w:rsidR="003E79D6" w:rsidRPr="00240AC5" w:rsidRDefault="003E79D6" w:rsidP="00916F90">
            <w:pPr>
              <w:rPr>
                <w:b/>
                <w:bCs/>
              </w:rPr>
            </w:pPr>
            <w:r w:rsidRPr="00240AC5">
              <w:rPr>
                <w:b/>
                <w:bCs/>
              </w:rPr>
              <w:t>%'…………….………………..</w:t>
            </w:r>
          </w:p>
        </w:tc>
        <w:tc>
          <w:tcPr>
            <w:tcW w:w="4428" w:type="dxa"/>
            <w:shd w:val="clear" w:color="auto" w:fill="auto"/>
          </w:tcPr>
          <w:p w14:paraId="164AD523" w14:textId="77777777" w:rsidR="003E79D6" w:rsidRPr="00240AC5" w:rsidRDefault="003E79D6" w:rsidP="00916F90">
            <w:pPr>
              <w:rPr>
                <w:b/>
                <w:bCs/>
              </w:rPr>
            </w:pPr>
            <w:r w:rsidRPr="00240AC5">
              <w:rPr>
                <w:b/>
                <w:bCs/>
              </w:rPr>
              <w:t>%'…………….………………..</w:t>
            </w:r>
          </w:p>
        </w:tc>
      </w:tr>
      <w:tr w:rsidR="003E79D6" w:rsidRPr="005223F4" w14:paraId="773D1671" w14:textId="77777777" w:rsidTr="00240AC5">
        <w:tc>
          <w:tcPr>
            <w:tcW w:w="4428" w:type="dxa"/>
            <w:shd w:val="clear" w:color="auto" w:fill="auto"/>
          </w:tcPr>
          <w:p w14:paraId="46644A8A" w14:textId="77777777" w:rsidR="003E79D6" w:rsidRPr="00240AC5" w:rsidRDefault="003E79D6" w:rsidP="00916F90">
            <w:pPr>
              <w:rPr>
                <w:b/>
                <w:bCs/>
              </w:rPr>
            </w:pPr>
            <w:r w:rsidRPr="00240AC5">
              <w:rPr>
                <w:b/>
                <w:bCs/>
              </w:rPr>
              <w:t>…………….………………..%'</w:t>
            </w:r>
          </w:p>
        </w:tc>
        <w:tc>
          <w:tcPr>
            <w:tcW w:w="4428" w:type="dxa"/>
            <w:shd w:val="clear" w:color="auto" w:fill="auto"/>
          </w:tcPr>
          <w:p w14:paraId="108C73A4" w14:textId="77777777" w:rsidR="003E79D6" w:rsidRPr="00240AC5" w:rsidRDefault="003E79D6" w:rsidP="00916F90">
            <w:pPr>
              <w:rPr>
                <w:b/>
                <w:bCs/>
              </w:rPr>
            </w:pPr>
            <w:r w:rsidRPr="00240AC5">
              <w:rPr>
                <w:b/>
                <w:bCs/>
              </w:rPr>
              <w:t>…………….………………..%'</w:t>
            </w:r>
          </w:p>
        </w:tc>
      </w:tr>
      <w:tr w:rsidR="003E79D6" w:rsidRPr="005223F4" w14:paraId="0C4C4867" w14:textId="77777777" w:rsidTr="00240AC5">
        <w:tc>
          <w:tcPr>
            <w:tcW w:w="4428" w:type="dxa"/>
            <w:shd w:val="clear" w:color="auto" w:fill="auto"/>
          </w:tcPr>
          <w:p w14:paraId="7D92F245" w14:textId="77777777" w:rsidR="003E79D6" w:rsidRPr="00240AC5" w:rsidRDefault="003E79D6" w:rsidP="00916F90">
            <w:pPr>
              <w:rPr>
                <w:b/>
                <w:bCs/>
              </w:rPr>
            </w:pPr>
            <w:r w:rsidRPr="00240AC5">
              <w:rPr>
                <w:b/>
                <w:bCs/>
              </w:rPr>
              <w:t>'…………….………………..%'</w:t>
            </w:r>
          </w:p>
        </w:tc>
        <w:tc>
          <w:tcPr>
            <w:tcW w:w="4428" w:type="dxa"/>
            <w:shd w:val="clear" w:color="auto" w:fill="auto"/>
          </w:tcPr>
          <w:p w14:paraId="09653FC6" w14:textId="77777777" w:rsidR="003E79D6" w:rsidRPr="00240AC5" w:rsidRDefault="003E79D6" w:rsidP="00916F90">
            <w:pPr>
              <w:rPr>
                <w:b/>
                <w:bCs/>
              </w:rPr>
            </w:pPr>
            <w:r w:rsidRPr="00240AC5">
              <w:rPr>
                <w:b/>
                <w:bCs/>
              </w:rPr>
              <w:t>'%'…………….………………..%%''</w:t>
            </w:r>
          </w:p>
        </w:tc>
      </w:tr>
      <w:tr w:rsidR="003E79D6" w:rsidRPr="005223F4" w14:paraId="4B1CD7DA" w14:textId="77777777" w:rsidTr="00240AC5">
        <w:tc>
          <w:tcPr>
            <w:tcW w:w="4428" w:type="dxa"/>
            <w:shd w:val="clear" w:color="auto" w:fill="auto"/>
          </w:tcPr>
          <w:p w14:paraId="6582571B" w14:textId="77777777" w:rsidR="003E79D6" w:rsidRPr="00240AC5" w:rsidRDefault="003E79D6" w:rsidP="00916F90">
            <w:pPr>
              <w:rPr>
                <w:b/>
                <w:bCs/>
              </w:rPr>
            </w:pPr>
            <w:r w:rsidRPr="00240AC5">
              <w:rPr>
                <w:b/>
                <w:bCs/>
              </w:rPr>
              <w:t>%'…………….………………..%'</w:t>
            </w:r>
          </w:p>
        </w:tc>
        <w:tc>
          <w:tcPr>
            <w:tcW w:w="4428" w:type="dxa"/>
            <w:shd w:val="clear" w:color="auto" w:fill="auto"/>
          </w:tcPr>
          <w:p w14:paraId="54548FC8" w14:textId="77777777" w:rsidR="003E79D6" w:rsidRPr="00240AC5" w:rsidRDefault="003E79D6" w:rsidP="00916F90">
            <w:pPr>
              <w:rPr>
                <w:b/>
                <w:bCs/>
              </w:rPr>
            </w:pPr>
            <w:r w:rsidRPr="00240AC5">
              <w:rPr>
                <w:b/>
                <w:bCs/>
              </w:rPr>
              <w:t>%'…………….………………..%'</w:t>
            </w:r>
          </w:p>
        </w:tc>
      </w:tr>
      <w:tr w:rsidR="003E79D6" w:rsidRPr="005223F4" w14:paraId="2BBE10C3" w14:textId="77777777" w:rsidTr="00240AC5">
        <w:tc>
          <w:tcPr>
            <w:tcW w:w="4428" w:type="dxa"/>
            <w:shd w:val="clear" w:color="auto" w:fill="auto"/>
          </w:tcPr>
          <w:p w14:paraId="2C91AB20" w14:textId="77777777" w:rsidR="003E79D6" w:rsidRPr="00240AC5" w:rsidRDefault="003E79D6" w:rsidP="00916F90">
            <w:pPr>
              <w:rPr>
                <w:b/>
                <w:bCs/>
              </w:rPr>
            </w:pPr>
            <w:r w:rsidRPr="00240AC5">
              <w:rPr>
                <w:b/>
                <w:bCs/>
              </w:rPr>
              <w:t>'…………%….………………..'</w:t>
            </w:r>
          </w:p>
        </w:tc>
        <w:tc>
          <w:tcPr>
            <w:tcW w:w="4428" w:type="dxa"/>
            <w:shd w:val="clear" w:color="auto" w:fill="auto"/>
          </w:tcPr>
          <w:p w14:paraId="6B5EB7CC" w14:textId="77777777" w:rsidR="003E79D6" w:rsidRPr="00240AC5" w:rsidRDefault="003E79D6" w:rsidP="00916F90">
            <w:pPr>
              <w:rPr>
                <w:b/>
                <w:bCs/>
              </w:rPr>
            </w:pPr>
            <w:r w:rsidRPr="00240AC5">
              <w:rPr>
                <w:b/>
                <w:bCs/>
              </w:rPr>
              <w:t>'%'…………%….………………..%''</w:t>
            </w:r>
          </w:p>
        </w:tc>
      </w:tr>
      <w:tr w:rsidR="003E79D6" w:rsidRPr="005223F4" w14:paraId="6A36D161" w14:textId="77777777" w:rsidTr="00240AC5">
        <w:tc>
          <w:tcPr>
            <w:tcW w:w="4428" w:type="dxa"/>
            <w:shd w:val="clear" w:color="auto" w:fill="auto"/>
          </w:tcPr>
          <w:p w14:paraId="3595C1DC" w14:textId="77777777" w:rsidR="003E79D6" w:rsidRPr="00240AC5" w:rsidRDefault="003E79D6" w:rsidP="00916F90">
            <w:pPr>
              <w:rPr>
                <w:b/>
                <w:bCs/>
              </w:rPr>
            </w:pPr>
            <w:r w:rsidRPr="00240AC5">
              <w:rPr>
                <w:b/>
                <w:bCs/>
              </w:rPr>
              <w:t>'…………%'….………………..'</w:t>
            </w:r>
          </w:p>
        </w:tc>
        <w:tc>
          <w:tcPr>
            <w:tcW w:w="4428" w:type="dxa"/>
            <w:shd w:val="clear" w:color="auto" w:fill="auto"/>
          </w:tcPr>
          <w:p w14:paraId="4D3AF787" w14:textId="77777777" w:rsidR="003E79D6" w:rsidRPr="00240AC5" w:rsidRDefault="003E79D6" w:rsidP="00916F90">
            <w:pPr>
              <w:rPr>
                <w:b/>
                <w:bCs/>
              </w:rPr>
            </w:pPr>
            <w:r w:rsidRPr="00240AC5">
              <w:rPr>
                <w:b/>
                <w:bCs/>
              </w:rPr>
              <w:t>'%'…………%%'….………………..%''</w:t>
            </w:r>
          </w:p>
        </w:tc>
      </w:tr>
      <w:tr w:rsidR="003E79D6" w:rsidRPr="005223F4" w14:paraId="6CE41F11" w14:textId="77777777" w:rsidTr="00240AC5">
        <w:tc>
          <w:tcPr>
            <w:tcW w:w="4428" w:type="dxa"/>
            <w:shd w:val="clear" w:color="auto" w:fill="auto"/>
          </w:tcPr>
          <w:p w14:paraId="540B6030" w14:textId="77777777" w:rsidR="003E79D6" w:rsidRPr="00240AC5" w:rsidRDefault="003E79D6" w:rsidP="00916F90">
            <w:pPr>
              <w:rPr>
                <w:b/>
                <w:bCs/>
              </w:rPr>
            </w:pPr>
            <w:r w:rsidRPr="00240AC5">
              <w:rPr>
                <w:b/>
                <w:bCs/>
              </w:rPr>
              <w:t>…………….;………………..</w:t>
            </w:r>
          </w:p>
        </w:tc>
        <w:tc>
          <w:tcPr>
            <w:tcW w:w="4428" w:type="dxa"/>
            <w:shd w:val="clear" w:color="auto" w:fill="auto"/>
          </w:tcPr>
          <w:p w14:paraId="5375E522" w14:textId="77777777" w:rsidR="003E79D6" w:rsidRPr="00240AC5" w:rsidRDefault="003E79D6" w:rsidP="00916F90">
            <w:pPr>
              <w:rPr>
                <w:b/>
                <w:bCs/>
              </w:rPr>
            </w:pPr>
            <w:r w:rsidRPr="00240AC5">
              <w:rPr>
                <w:b/>
                <w:bCs/>
              </w:rPr>
              <w:t>'…………….;………………..'</w:t>
            </w:r>
          </w:p>
        </w:tc>
      </w:tr>
      <w:tr w:rsidR="003E79D6" w:rsidRPr="005223F4" w14:paraId="4A20D847" w14:textId="77777777" w:rsidTr="00240AC5">
        <w:tc>
          <w:tcPr>
            <w:tcW w:w="4428" w:type="dxa"/>
            <w:shd w:val="clear" w:color="auto" w:fill="auto"/>
          </w:tcPr>
          <w:p w14:paraId="0688C797" w14:textId="77777777" w:rsidR="003E79D6" w:rsidRPr="00240AC5" w:rsidRDefault="003E79D6" w:rsidP="00916F90">
            <w:pPr>
              <w:rPr>
                <w:b/>
                <w:bCs/>
              </w:rPr>
            </w:pPr>
            <w:r w:rsidRPr="00240AC5">
              <w:rPr>
                <w:b/>
                <w:bCs/>
              </w:rPr>
              <w:t>…………….%;………………..</w:t>
            </w:r>
          </w:p>
        </w:tc>
        <w:tc>
          <w:tcPr>
            <w:tcW w:w="4428" w:type="dxa"/>
            <w:shd w:val="clear" w:color="auto" w:fill="auto"/>
          </w:tcPr>
          <w:p w14:paraId="485D9B6F" w14:textId="77777777" w:rsidR="003E79D6" w:rsidRPr="00240AC5" w:rsidRDefault="003E79D6" w:rsidP="00916F90">
            <w:pPr>
              <w:rPr>
                <w:b/>
                <w:bCs/>
              </w:rPr>
            </w:pPr>
            <w:r w:rsidRPr="00240AC5">
              <w:rPr>
                <w:b/>
                <w:bCs/>
              </w:rPr>
              <w:t>'…………….%;………………..'</w:t>
            </w:r>
          </w:p>
        </w:tc>
      </w:tr>
      <w:tr w:rsidR="003E79D6" w:rsidRPr="005223F4" w14:paraId="1452D6E8" w14:textId="77777777" w:rsidTr="00240AC5">
        <w:tc>
          <w:tcPr>
            <w:tcW w:w="4428" w:type="dxa"/>
            <w:shd w:val="clear" w:color="auto" w:fill="auto"/>
          </w:tcPr>
          <w:p w14:paraId="6915E54C" w14:textId="77777777" w:rsidR="003E79D6" w:rsidRPr="00240AC5" w:rsidRDefault="003E79D6" w:rsidP="00916F90">
            <w:pPr>
              <w:rPr>
                <w:b/>
                <w:bCs/>
              </w:rPr>
            </w:pPr>
            <w:r w:rsidRPr="00240AC5">
              <w:rPr>
                <w:b/>
                <w:bCs/>
              </w:rPr>
              <w:t>'…………….;………………..'</w:t>
            </w:r>
          </w:p>
        </w:tc>
        <w:tc>
          <w:tcPr>
            <w:tcW w:w="4428" w:type="dxa"/>
            <w:shd w:val="clear" w:color="auto" w:fill="auto"/>
          </w:tcPr>
          <w:p w14:paraId="080A75B8" w14:textId="77777777" w:rsidR="003E79D6" w:rsidRPr="00240AC5" w:rsidRDefault="003E79D6" w:rsidP="00916F90">
            <w:pPr>
              <w:rPr>
                <w:b/>
                <w:bCs/>
              </w:rPr>
            </w:pPr>
            <w:r w:rsidRPr="00240AC5">
              <w:rPr>
                <w:b/>
                <w:bCs/>
              </w:rPr>
              <w:t>'%'…………….;………………..%''</w:t>
            </w:r>
          </w:p>
        </w:tc>
      </w:tr>
      <w:tr w:rsidR="003E79D6" w:rsidRPr="005223F4" w14:paraId="361A5A61" w14:textId="77777777" w:rsidTr="00240AC5">
        <w:tc>
          <w:tcPr>
            <w:tcW w:w="4428" w:type="dxa"/>
            <w:shd w:val="clear" w:color="auto" w:fill="auto"/>
          </w:tcPr>
          <w:p w14:paraId="490B4B90" w14:textId="77777777" w:rsidR="003E79D6" w:rsidRPr="00240AC5" w:rsidRDefault="003E79D6" w:rsidP="00916F90">
            <w:pPr>
              <w:rPr>
                <w:b/>
                <w:bCs/>
              </w:rPr>
            </w:pPr>
            <w:r w:rsidRPr="00240AC5">
              <w:rPr>
                <w:b/>
                <w:bCs/>
              </w:rPr>
              <w:t>…………….?………………..</w:t>
            </w:r>
          </w:p>
        </w:tc>
        <w:tc>
          <w:tcPr>
            <w:tcW w:w="4428" w:type="dxa"/>
            <w:shd w:val="clear" w:color="auto" w:fill="auto"/>
          </w:tcPr>
          <w:p w14:paraId="515E9F84" w14:textId="77777777" w:rsidR="003E79D6" w:rsidRPr="00240AC5" w:rsidRDefault="003E79D6" w:rsidP="00916F90">
            <w:pPr>
              <w:rPr>
                <w:b/>
                <w:bCs/>
              </w:rPr>
            </w:pPr>
            <w:r w:rsidRPr="00240AC5">
              <w:rPr>
                <w:b/>
                <w:bCs/>
              </w:rPr>
              <w:t>'…………….?………………..'</w:t>
            </w:r>
          </w:p>
        </w:tc>
      </w:tr>
    </w:tbl>
    <w:p w14:paraId="57F95523" w14:textId="5BCDDF2E" w:rsidR="0040790F" w:rsidRPr="005223F4" w:rsidRDefault="00CD555F" w:rsidP="009E142C">
      <w:pPr>
        <w:pStyle w:val="Heading1"/>
      </w:pPr>
      <w:bookmarkStart w:id="22450" w:name="_Toc322911795"/>
      <w:bookmarkStart w:id="22451" w:name="_Toc322912334"/>
      <w:bookmarkStart w:id="22452" w:name="_Toc329093194"/>
      <w:bookmarkStart w:id="22453" w:name="_Toc332701707"/>
      <w:bookmarkStart w:id="22454" w:name="_Toc332702011"/>
      <w:bookmarkStart w:id="22455" w:name="_Toc332711809"/>
      <w:bookmarkStart w:id="22456" w:name="_Toc332712111"/>
      <w:bookmarkStart w:id="22457" w:name="_Toc332712412"/>
      <w:bookmarkStart w:id="22458" w:name="_Toc332724328"/>
      <w:bookmarkStart w:id="22459" w:name="_Toc332724628"/>
      <w:bookmarkStart w:id="22460" w:name="_Toc341102924"/>
      <w:bookmarkStart w:id="22461" w:name="_Toc322911796"/>
      <w:bookmarkStart w:id="22462" w:name="_Toc322912335"/>
      <w:bookmarkStart w:id="22463" w:name="_Toc329093195"/>
      <w:bookmarkStart w:id="22464" w:name="_Toc332701708"/>
      <w:bookmarkStart w:id="22465" w:name="_Toc332702012"/>
      <w:bookmarkStart w:id="22466" w:name="_Toc332711810"/>
      <w:bookmarkStart w:id="22467" w:name="_Toc332712112"/>
      <w:bookmarkStart w:id="22468" w:name="_Toc332712413"/>
      <w:bookmarkStart w:id="22469" w:name="_Toc332724329"/>
      <w:bookmarkStart w:id="22470" w:name="_Toc332724629"/>
      <w:bookmarkStart w:id="22471" w:name="_Toc341102925"/>
      <w:bookmarkStart w:id="22472" w:name="_Toc322911797"/>
      <w:bookmarkStart w:id="22473" w:name="_Toc322912336"/>
      <w:bookmarkStart w:id="22474" w:name="_Toc329093196"/>
      <w:bookmarkStart w:id="22475" w:name="_Toc332701709"/>
      <w:bookmarkStart w:id="22476" w:name="_Toc332702013"/>
      <w:bookmarkStart w:id="22477" w:name="_Toc332711811"/>
      <w:bookmarkStart w:id="22478" w:name="_Toc332712113"/>
      <w:bookmarkStart w:id="22479" w:name="_Toc332712414"/>
      <w:bookmarkStart w:id="22480" w:name="_Toc332724330"/>
      <w:bookmarkStart w:id="22481" w:name="_Toc332724630"/>
      <w:bookmarkStart w:id="22482" w:name="_Toc341102926"/>
      <w:bookmarkStart w:id="22483" w:name="_Toc243112895"/>
      <w:bookmarkStart w:id="22484" w:name="_Toc349042897"/>
      <w:bookmarkStart w:id="22485" w:name="_Toc362453630"/>
      <w:bookmarkEnd w:id="22450"/>
      <w:bookmarkEnd w:id="22451"/>
      <w:bookmarkEnd w:id="22452"/>
      <w:bookmarkEnd w:id="22453"/>
      <w:bookmarkEnd w:id="22454"/>
      <w:bookmarkEnd w:id="22455"/>
      <w:bookmarkEnd w:id="22456"/>
      <w:bookmarkEnd w:id="22457"/>
      <w:bookmarkEnd w:id="22458"/>
      <w:bookmarkEnd w:id="22459"/>
      <w:bookmarkEnd w:id="22460"/>
      <w:bookmarkEnd w:id="22461"/>
      <w:bookmarkEnd w:id="22462"/>
      <w:bookmarkEnd w:id="22463"/>
      <w:bookmarkEnd w:id="22464"/>
      <w:bookmarkEnd w:id="22465"/>
      <w:bookmarkEnd w:id="22466"/>
      <w:bookmarkEnd w:id="22467"/>
      <w:bookmarkEnd w:id="22468"/>
      <w:bookmarkEnd w:id="22469"/>
      <w:bookmarkEnd w:id="22470"/>
      <w:bookmarkEnd w:id="22471"/>
      <w:bookmarkEnd w:id="22472"/>
      <w:bookmarkEnd w:id="22473"/>
      <w:bookmarkEnd w:id="22474"/>
      <w:bookmarkEnd w:id="22475"/>
      <w:bookmarkEnd w:id="22476"/>
      <w:bookmarkEnd w:id="22477"/>
      <w:bookmarkEnd w:id="22478"/>
      <w:bookmarkEnd w:id="22479"/>
      <w:bookmarkEnd w:id="22480"/>
      <w:bookmarkEnd w:id="22481"/>
      <w:bookmarkEnd w:id="22482"/>
      <w:commentRangeStart w:id="22486"/>
      <w:r w:rsidRPr="005223F4">
        <w:t xml:space="preserve">Appendix </w:t>
      </w:r>
      <w:r w:rsidR="00E859BF" w:rsidRPr="005223F4">
        <w:t>B</w:t>
      </w:r>
      <w:r w:rsidRPr="005223F4">
        <w:t xml:space="preserve">: </w:t>
      </w:r>
      <w:r w:rsidR="0040790F" w:rsidRPr="005223F4">
        <w:rPr>
          <w:rFonts w:eastAsia="MS Mincho"/>
          <w:lang w:eastAsia="ja-JP" w:bidi="he-IL"/>
        </w:rPr>
        <w:t xml:space="preserve">Encoding of </w:t>
      </w:r>
      <w:r w:rsidR="00B11F88" w:rsidRPr="005223F4">
        <w:rPr>
          <w:rFonts w:eastAsia="MS Mincho"/>
          <w:lang w:eastAsia="ja-JP" w:bidi="he-IL"/>
        </w:rPr>
        <w:t>delimiters</w:t>
      </w:r>
      <w:r w:rsidR="0040790F" w:rsidRPr="005223F4">
        <w:rPr>
          <w:rFonts w:eastAsia="MS Mincho"/>
          <w:lang w:eastAsia="ja-JP" w:bidi="he-IL"/>
        </w:rPr>
        <w:t xml:space="preserve"> different </w:t>
      </w:r>
      <w:r w:rsidR="006D6F96">
        <w:rPr>
          <w:rFonts w:eastAsia="MS Mincho"/>
          <w:lang w:eastAsia="ja-JP" w:bidi="he-IL"/>
        </w:rPr>
        <w:t>from</w:t>
      </w:r>
      <w:r w:rsidR="006D6F96" w:rsidRPr="005223F4">
        <w:rPr>
          <w:rFonts w:eastAsia="MS Mincho"/>
          <w:lang w:eastAsia="ja-JP" w:bidi="he-IL"/>
        </w:rPr>
        <w:t xml:space="preserve"> </w:t>
      </w:r>
      <w:r w:rsidR="0040790F" w:rsidRPr="005223F4">
        <w:rPr>
          <w:rFonts w:eastAsia="MS Mincho"/>
          <w:lang w:eastAsia="ja-JP" w:bidi="he-IL"/>
        </w:rPr>
        <w:t>encoding of data (eg, initiator and terminator different to data)</w:t>
      </w:r>
      <w:bookmarkEnd w:id="22483"/>
      <w:bookmarkEnd w:id="22484"/>
      <w:bookmarkEnd w:id="22485"/>
      <w:r w:rsidR="0040790F" w:rsidRPr="005223F4">
        <w:rPr>
          <w:rFonts w:ascii="Tms Rmn" w:eastAsia="MS Mincho" w:hAnsi="Tms Rmn" w:cs="Tms Rmn"/>
          <w:sz w:val="24"/>
          <w:lang w:eastAsia="ja-JP" w:bidi="he-IL"/>
        </w:rPr>
        <w:t xml:space="preserve"> </w:t>
      </w:r>
    </w:p>
    <w:p w14:paraId="03EFBA15" w14:textId="03F7CA65" w:rsidR="00230F40" w:rsidRDefault="0040790F" w:rsidP="00A52910">
      <w:pPr>
        <w:rPr>
          <w:rFonts w:eastAsia="MS Mincho"/>
          <w:lang w:eastAsia="ja-JP" w:bidi="he-IL"/>
        </w:rPr>
      </w:pPr>
      <w:r w:rsidRPr="005223F4">
        <w:rPr>
          <w:rFonts w:eastAsia="MS Mincho"/>
          <w:lang w:eastAsia="ja-JP" w:bidi="he-IL"/>
        </w:rPr>
        <w:t xml:space="preserve">Use &lt;xs:sequence&gt; to wrap the element and carry the </w:t>
      </w:r>
      <w:r w:rsidR="00B11F88" w:rsidRPr="005223F4">
        <w:rPr>
          <w:rFonts w:eastAsia="MS Mincho"/>
          <w:lang w:eastAsia="ja-JP" w:bidi="he-IL"/>
        </w:rPr>
        <w:t>delimiters</w:t>
      </w:r>
      <w:r w:rsidRPr="005223F4">
        <w:rPr>
          <w:rFonts w:eastAsia="MS Mincho"/>
          <w:lang w:eastAsia="ja-JP" w:bidi="he-IL"/>
        </w:rPr>
        <w:t>, for example</w:t>
      </w:r>
      <w:r w:rsidR="00230F40">
        <w:rPr>
          <w:rFonts w:eastAsia="MS Mincho"/>
          <w:lang w:eastAsia="ja-JP" w:bidi="he-IL"/>
        </w:rPr>
        <w:t>:</w:t>
      </w:r>
    </w:p>
    <w:p w14:paraId="779AAD1A" w14:textId="219E2348" w:rsidR="00230F40" w:rsidRDefault="00230F40" w:rsidP="00A52910">
      <w:pPr>
        <w:rPr>
          <w:rFonts w:ascii="Courier New" w:eastAsia="MS Mincho" w:hAnsi="Courier New" w:cs="Courier New"/>
          <w:lang w:eastAsia="ja-JP" w:bidi="he-IL"/>
        </w:rPr>
      </w:pPr>
    </w:p>
    <w:p w14:paraId="337E7A9A" w14:textId="35D68780" w:rsidR="00F16FDE" w:rsidRDefault="0040790F" w:rsidP="00A52910">
      <w:pPr>
        <w:rPr>
          <w:rStyle w:val="XMLExcerptChar"/>
          <w:rFonts w:eastAsia="MS Mincho"/>
          <w:lang w:val="en-US"/>
        </w:rPr>
      </w:pPr>
      <w:r w:rsidRPr="005223F4">
        <w:rPr>
          <w:rStyle w:val="XMLExcerptChar"/>
          <w:rFonts w:eastAsia="MS Mincho"/>
          <w:lang w:val="en-US"/>
        </w:rPr>
        <w:t xml:space="preserve">  &lt;</w:t>
      </w:r>
      <w:r w:rsidR="00F16FDE">
        <w:rPr>
          <w:rStyle w:val="XMLExcerptChar"/>
          <w:rFonts w:eastAsia="MS Mincho"/>
          <w:lang w:val="en-US"/>
        </w:rPr>
        <w:t>xs:</w:t>
      </w:r>
      <w:r w:rsidRPr="005223F4">
        <w:rPr>
          <w:rStyle w:val="XMLExcerptChar"/>
          <w:rFonts w:eastAsia="MS Mincho"/>
          <w:lang w:val="en-US"/>
        </w:rPr>
        <w:t xml:space="preserve">sequence dfdl:encoding="ascii" dfdl:separator=":"&gt; </w:t>
      </w:r>
      <w:r w:rsidRPr="005223F4">
        <w:rPr>
          <w:rStyle w:val="XMLExcerptChar"/>
          <w:rFonts w:eastAsia="MS Mincho"/>
          <w:lang w:val="en-US"/>
        </w:rPr>
        <w:br/>
        <w:t xml:space="preserve">    &lt;</w:t>
      </w:r>
      <w:r w:rsidR="00F16FDE">
        <w:rPr>
          <w:rStyle w:val="XMLExcerptChar"/>
          <w:rFonts w:eastAsia="MS Mincho"/>
          <w:lang w:val="en-US"/>
        </w:rPr>
        <w:t>xs:</w:t>
      </w:r>
      <w:r w:rsidRPr="005223F4">
        <w:rPr>
          <w:rStyle w:val="XMLExcerptChar"/>
          <w:rFonts w:eastAsia="MS Mincho"/>
          <w:lang w:val="en-US"/>
        </w:rPr>
        <w:t>sequence dfdl:encoding="</w:t>
      </w:r>
      <w:r w:rsidR="00A52910" w:rsidRPr="005223F4">
        <w:rPr>
          <w:rFonts w:eastAsia="MS Mincho" w:cs="Arial"/>
          <w:color w:val="000000"/>
          <w:lang w:eastAsia="ja-JP"/>
        </w:rPr>
        <w:t xml:space="preserve"> ebcdic-cp-us</w:t>
      </w:r>
      <w:r w:rsidRPr="005223F4">
        <w:rPr>
          <w:rStyle w:val="XMLExcerptChar"/>
          <w:rFonts w:eastAsia="MS Mincho"/>
          <w:lang w:val="en-US"/>
        </w:rPr>
        <w:t>" dfdl:initiator="VAL"</w:t>
      </w:r>
    </w:p>
    <w:p w14:paraId="163232C0" w14:textId="10016240" w:rsidR="00765063" w:rsidRPr="005223F4" w:rsidRDefault="00F16FDE" w:rsidP="00A52910">
      <w:pPr>
        <w:rPr>
          <w:rFonts w:eastAsia="MS Mincho"/>
          <w:lang w:eastAsia="ja-JP" w:bidi="he-IL"/>
        </w:rPr>
      </w:pPr>
      <w:r>
        <w:rPr>
          <w:rStyle w:val="XMLExcerptChar"/>
          <w:rFonts w:eastAsia="MS Mincho"/>
          <w:lang w:val="en-US"/>
        </w:rPr>
        <w:t xml:space="preserve">                </w:t>
      </w:r>
      <w:r w:rsidR="0040790F" w:rsidRPr="005223F4">
        <w:rPr>
          <w:rStyle w:val="XMLExcerptChar"/>
          <w:rFonts w:eastAsia="MS Mincho"/>
          <w:lang w:val="en-US"/>
        </w:rPr>
        <w:t xml:space="preserve"> dfdl:terminator="END"&gt; </w:t>
      </w:r>
      <w:r w:rsidR="0040790F" w:rsidRPr="005223F4">
        <w:rPr>
          <w:rStyle w:val="XMLExcerptChar"/>
          <w:rFonts w:eastAsia="MS Mincho"/>
          <w:lang w:val="en-US"/>
        </w:rPr>
        <w:br/>
        <w:t xml:space="preserve">    </w:t>
      </w:r>
      <w:r>
        <w:rPr>
          <w:rStyle w:val="XMLExcerptChar"/>
          <w:rFonts w:eastAsia="MS Mincho"/>
          <w:lang w:val="en-US"/>
        </w:rPr>
        <w:t xml:space="preserve">  </w:t>
      </w:r>
      <w:r w:rsidR="0040790F" w:rsidRPr="005223F4">
        <w:rPr>
          <w:rStyle w:val="XMLExcerptChar"/>
          <w:rFonts w:eastAsia="MS Mincho"/>
          <w:lang w:val="en-US"/>
        </w:rPr>
        <w:t>&lt;</w:t>
      </w:r>
      <w:r>
        <w:rPr>
          <w:rStyle w:val="XMLExcerptChar"/>
          <w:rFonts w:eastAsia="MS Mincho"/>
          <w:lang w:val="en-US"/>
        </w:rPr>
        <w:t>xs:</w:t>
      </w:r>
      <w:r w:rsidR="0040790F" w:rsidRPr="005223F4">
        <w:rPr>
          <w:rStyle w:val="XMLExcerptChar"/>
          <w:rFonts w:eastAsia="MS Mincho"/>
          <w:lang w:val="en-US"/>
        </w:rPr>
        <w:t xml:space="preserve">element name="val" type="..." dfdl:encoding="ascii" /&gt; </w:t>
      </w:r>
      <w:r w:rsidR="0040790F" w:rsidRPr="005223F4">
        <w:rPr>
          <w:rStyle w:val="XMLExcerptChar"/>
          <w:rFonts w:eastAsia="MS Mincho"/>
          <w:lang w:val="en-US"/>
        </w:rPr>
        <w:br/>
        <w:t xml:space="preserve">   </w:t>
      </w:r>
      <w:r>
        <w:rPr>
          <w:rStyle w:val="XMLExcerptChar"/>
          <w:rFonts w:eastAsia="MS Mincho"/>
          <w:lang w:val="en-US"/>
        </w:rPr>
        <w:t xml:space="preserve"> </w:t>
      </w:r>
      <w:r w:rsidR="0040790F" w:rsidRPr="005223F4">
        <w:rPr>
          <w:rStyle w:val="XMLExcerptChar"/>
          <w:rFonts w:eastAsia="MS Mincho"/>
          <w:lang w:val="en-US"/>
        </w:rPr>
        <w:t>&lt;/</w:t>
      </w:r>
      <w:r>
        <w:rPr>
          <w:rStyle w:val="XMLExcerptChar"/>
          <w:rFonts w:eastAsia="MS Mincho"/>
          <w:lang w:val="en-US"/>
        </w:rPr>
        <w:t>xs:</w:t>
      </w:r>
      <w:r w:rsidR="0040790F" w:rsidRPr="005223F4">
        <w:rPr>
          <w:rStyle w:val="XMLExcerptChar"/>
          <w:rFonts w:eastAsia="MS Mincho"/>
          <w:lang w:val="en-US"/>
        </w:rPr>
        <w:t xml:space="preserve">sequence&gt; </w:t>
      </w:r>
      <w:r w:rsidR="0040790F" w:rsidRPr="005223F4">
        <w:rPr>
          <w:rStyle w:val="XMLExcerptChar"/>
          <w:rFonts w:eastAsia="MS Mincho"/>
          <w:lang w:val="en-US"/>
        </w:rPr>
        <w:br/>
        <w:t xml:space="preserve">  &lt;/</w:t>
      </w:r>
      <w:r>
        <w:rPr>
          <w:rStyle w:val="XMLExcerptChar"/>
          <w:rFonts w:eastAsia="MS Mincho"/>
          <w:lang w:val="en-US"/>
        </w:rPr>
        <w:t>xs:</w:t>
      </w:r>
      <w:r w:rsidR="0040790F" w:rsidRPr="005223F4">
        <w:rPr>
          <w:rStyle w:val="XMLExcerptChar"/>
          <w:rFonts w:eastAsia="MS Mincho"/>
          <w:lang w:val="en-US"/>
        </w:rPr>
        <w:t>sequence&gt;</w:t>
      </w:r>
      <w:r w:rsidR="0040790F" w:rsidRPr="005223F4">
        <w:rPr>
          <w:rFonts w:eastAsia="MS Mincho"/>
          <w:lang w:eastAsia="ja-JP" w:bidi="he-IL"/>
        </w:rPr>
        <w:t xml:space="preserve">       </w:t>
      </w:r>
    </w:p>
    <w:p w14:paraId="4F97C6CD" w14:textId="6DC1663F" w:rsidR="007F58D4" w:rsidRDefault="00765063" w:rsidP="006D6F96">
      <w:pPr>
        <w:rPr>
          <w:ins w:id="22487" w:author="Steve Hanson" w:date="2013-03-15T17:25:00Z"/>
          <w:rFonts w:eastAsia="MS Mincho"/>
          <w:lang w:eastAsia="ja-JP" w:bidi="he-IL"/>
        </w:rPr>
      </w:pPr>
      <w:r w:rsidRPr="005223F4">
        <w:rPr>
          <w:rFonts w:eastAsia="MS Mincho"/>
          <w:lang w:eastAsia="ja-JP" w:bidi="he-IL"/>
        </w:rPr>
        <w:t xml:space="preserve">The same technique can be used with dfdl:ignoreCase when the case-sensitivity of data is different to that of surrounding </w:t>
      </w:r>
      <w:r w:rsidR="00B11F88" w:rsidRPr="005223F4">
        <w:rPr>
          <w:rFonts w:eastAsia="MS Mincho"/>
          <w:lang w:eastAsia="ja-JP" w:bidi="he-IL"/>
        </w:rPr>
        <w:t>delimiters</w:t>
      </w:r>
      <w:ins w:id="22488" w:author="Steve Hanson" w:date="2013-03-15T17:25:00Z">
        <w:r w:rsidR="00034B44">
          <w:rPr>
            <w:rFonts w:eastAsia="MS Mincho"/>
            <w:lang w:eastAsia="ja-JP" w:bidi="he-IL"/>
          </w:rPr>
          <w:t>.</w:t>
        </w:r>
      </w:ins>
      <w:commentRangeEnd w:id="22486"/>
      <w:r w:rsidR="00126C76">
        <w:rPr>
          <w:rStyle w:val="CommentReference"/>
        </w:rPr>
        <w:commentReference w:id="22486"/>
      </w:r>
    </w:p>
    <w:p w14:paraId="5B15C8B3" w14:textId="2F7C7C51" w:rsidR="00034B44" w:rsidRDefault="00034B44" w:rsidP="006D6F96">
      <w:ins w:id="22489" w:author="Steve Hanson" w:date="2013-03-15T17:25:00Z">
        <w:r>
          <w:rPr>
            <w:rFonts w:eastAsia="MS Mincho"/>
            <w:lang w:eastAsia="ja-JP" w:bidi="he-IL"/>
          </w:rPr>
          <w:br w:type="page"/>
        </w:r>
      </w:ins>
    </w:p>
    <w:p w14:paraId="1E4CB774" w14:textId="77777777" w:rsidR="006D6F96" w:rsidRPr="00675E72" w:rsidRDefault="006D6F96" w:rsidP="006D6F96">
      <w:pPr>
        <w:pStyle w:val="Heading1"/>
        <w:pageBreakBefore w:val="0"/>
        <w:rPr>
          <w:ins w:id="22490" w:author="mbeckerle" w:date="2013-01-20T20:25:00Z"/>
        </w:rPr>
      </w:pPr>
      <w:bookmarkStart w:id="22491" w:name="_Toc349042898"/>
      <w:bookmarkStart w:id="22492" w:name="_Toc362453631"/>
      <w:ins w:id="22493" w:author="mbeckerle" w:date="2013-01-20T20:25:00Z">
        <w:r>
          <w:rPr>
            <w:rFonts w:eastAsia="MS Mincho"/>
            <w:lang w:eastAsia="ja-JP" w:bidi="he-IL"/>
          </w:rPr>
          <w:t>Appendix C: Rationale for Single-Assignment Variables</w:t>
        </w:r>
        <w:bookmarkEnd w:id="22491"/>
        <w:bookmarkEnd w:id="22492"/>
      </w:ins>
    </w:p>
    <w:p w14:paraId="0026AFDE" w14:textId="77777777" w:rsidR="006D6F96" w:rsidRDefault="006D6F96" w:rsidP="006D6F96">
      <w:pPr>
        <w:rPr>
          <w:ins w:id="22494" w:author="mbeckerle" w:date="2013-01-20T20:25:00Z"/>
        </w:rPr>
      </w:pPr>
      <w:ins w:id="22495" w:author="mbeckerle" w:date="2013-01-20T20:25:00Z">
        <w:r w:rsidRPr="00D561ED">
          <w:t xml:space="preserve">DFDL is intended to be a description language. That is, the capture of a data format should be as descriptive/declarative as possible. </w:t>
        </w:r>
      </w:ins>
    </w:p>
    <w:p w14:paraId="67357924" w14:textId="77777777" w:rsidR="006D6F96" w:rsidRDefault="006D6F96" w:rsidP="006D6F96">
      <w:pPr>
        <w:rPr>
          <w:ins w:id="22496" w:author="mbeckerle" w:date="2013-01-20T20:25:00Z"/>
        </w:rPr>
      </w:pPr>
      <w:ins w:id="22497" w:author="mbeckerle" w:date="2013-01-20T20:25:00Z">
        <w:r w:rsidRPr="00D561ED">
          <w:t xml:space="preserve">An additional quite critical goal for DFDL is that it allows very high performance implementations, including use of parallel processing wherever possible. </w:t>
        </w:r>
      </w:ins>
    </w:p>
    <w:p w14:paraId="09753B57" w14:textId="77777777" w:rsidR="006D6F96" w:rsidRDefault="006D6F96" w:rsidP="006D6F96">
      <w:pPr>
        <w:rPr>
          <w:ins w:id="22498" w:author="mbeckerle" w:date="2013-01-20T20:25:00Z"/>
        </w:rPr>
      </w:pPr>
      <w:ins w:id="22499" w:author="mbeckerle" w:date="2013-01-20T20:25:00Z">
        <w:r w:rsidRPr="00D561ED">
          <w:t xml:space="preserve">DFDL contains an expression language with variables for use in creating parameterized DFDL schemas. </w:t>
        </w:r>
      </w:ins>
    </w:p>
    <w:p w14:paraId="717231A0" w14:textId="77777777" w:rsidR="006D6F96" w:rsidRDefault="006D6F96" w:rsidP="006D6F96">
      <w:pPr>
        <w:rPr>
          <w:ins w:id="22500" w:author="mbeckerle" w:date="2013-01-20T20:25:00Z"/>
        </w:rPr>
      </w:pPr>
      <w:ins w:id="22501" w:author="mbeckerle" w:date="2013-01-20T20:25:00Z">
        <w:r w:rsidRPr="00D561ED">
          <w:t>However, the way variables can be used in DFDL is quite constrained. Specifically, the variables are single-assignment.</w:t>
        </w:r>
      </w:ins>
    </w:p>
    <w:p w14:paraId="44E6A9BB" w14:textId="77777777" w:rsidR="006D6F96" w:rsidRDefault="006D6F96" w:rsidP="006D6F96">
      <w:pPr>
        <w:rPr>
          <w:ins w:id="22502" w:author="mbeckerle" w:date="2013-01-20T20:25:00Z"/>
        </w:rPr>
      </w:pPr>
      <w:ins w:id="22503" w:author="mbeckerle" w:date="2013-01-20T20:25:00Z">
        <w:r w:rsidRPr="00D561ED">
          <w:t xml:space="preserve">Single-assignment variables solve a number of problems. </w:t>
        </w:r>
      </w:ins>
    </w:p>
    <w:p w14:paraId="600A4645" w14:textId="77777777" w:rsidR="006D6F96" w:rsidRDefault="006D6F96" w:rsidP="006D6F96">
      <w:pPr>
        <w:rPr>
          <w:ins w:id="22504" w:author="mbeckerle" w:date="2013-01-20T20:25:00Z"/>
        </w:rPr>
      </w:pPr>
      <w:ins w:id="22505" w:author="mbeckerle" w:date="2013-01-20T20:25:00Z">
        <w:r w:rsidRPr="00D561ED">
          <w:t xml:space="preserve">First, they keep the schema more declarative, because the name of a variable represents a value, not a location. Before assignment, the value is not yet known, after the assignment the value is known, but the consumer of the value need only know the name, and need not be aware of the mechanism by which it gets its value or when. </w:t>
        </w:r>
      </w:ins>
    </w:p>
    <w:p w14:paraId="0536AF05" w14:textId="77777777" w:rsidR="006D6F96" w:rsidRDefault="006D6F96" w:rsidP="006D6F96">
      <w:pPr>
        <w:rPr>
          <w:ins w:id="22506" w:author="mbeckerle" w:date="2013-01-20T20:25:00Z"/>
        </w:rPr>
      </w:pPr>
      <w:ins w:id="22507" w:author="mbeckerle" w:date="2013-01-20T20:25:00Z">
        <w:r w:rsidRPr="00D561ED">
          <w:t>Second, single-assignment variables avoid over-constraining the implementation, thereby preserving the potential for high-performance and parallel processing.</w:t>
        </w:r>
      </w:ins>
    </w:p>
    <w:p w14:paraId="1DE50027" w14:textId="77777777" w:rsidR="006D6F96" w:rsidRDefault="006D6F96" w:rsidP="006D6F96">
      <w:pPr>
        <w:rPr>
          <w:ins w:id="22508" w:author="mbeckerle" w:date="2013-01-20T20:25:00Z"/>
        </w:rPr>
      </w:pPr>
      <w:ins w:id="22509" w:author="mbeckerle" w:date="2013-01-20T20:25:00Z">
        <w:r w:rsidRPr="00D561ED">
          <w:t xml:space="preserve">Some digression is useful here: Any variable creates a data dependency in order of processing. The part of the schema reading/using the variable's value depends upon the data value coming from the part of the schema providing that value. This kind of data dependency is inherent and inescapable. Values must be created before they can be used. </w:t>
        </w:r>
      </w:ins>
    </w:p>
    <w:p w14:paraId="75438785" w14:textId="77777777" w:rsidR="006D6F96" w:rsidRDefault="006D6F96" w:rsidP="006D6F96">
      <w:pPr>
        <w:rPr>
          <w:ins w:id="22510" w:author="mbeckerle" w:date="2013-01-20T20:25:00Z"/>
        </w:rPr>
      </w:pPr>
      <w:ins w:id="22511" w:author="mbeckerle" w:date="2013-01-20T20:25:00Z">
        <w:r w:rsidRPr="00D561ED">
          <w:t xml:space="preserve">However, if you consider a variable to be a location that can be assigned repeatedly, then things are more complex because you not only have data dependency on the value (one part of the schema writes the location, another reads that location), but you have the dependency in the other direction: you must read the location before it can be used again for the </w:t>
        </w:r>
        <w:r w:rsidRPr="00D561ED">
          <w:rPr>
            <w:i/>
            <w:iCs/>
          </w:rPr>
          <w:t>next</w:t>
        </w:r>
        <w:r w:rsidRPr="00D561ED">
          <w:t xml:space="preserve"> value. This is usually called anti-dependency. Anti-dependency is the enemy of high-performance and parallel execution. It forces specific and artificial sequential ordering on things that is due to the way variable names are allocated to storage locations. </w:t>
        </w:r>
      </w:ins>
    </w:p>
    <w:p w14:paraId="6AEF0515" w14:textId="286C4E68" w:rsidR="006D6F96" w:rsidRPr="005223F4" w:rsidRDefault="006D6F96" w:rsidP="006D6F96">
      <w:ins w:id="22512" w:author="mbeckerle" w:date="2013-01-20T20:25:00Z">
        <w:r w:rsidRPr="00D561ED">
          <w:t>If variables are single-assignment only, then only data-dependencies exist. Anti-dependencies don't exist, and implementations are free to work in any way consistent with the (inescapable) data dependencies</w:t>
        </w:r>
        <w:r>
          <w:t>.</w:t>
        </w:r>
        <w:r>
          <w:rPr>
            <w:noProof/>
          </w:rPr>
          <w:drawing>
            <wp:inline distT="0" distB="0" distL="0" distR="0" wp14:anchorId="7DF04282" wp14:editId="0534828C">
              <wp:extent cx="6350" cy="6350"/>
              <wp:effectExtent l="0" t="0" r="0" b="0"/>
              <wp:docPr id="3" name="Picture 3" descr="https://mail.google.com/mail/u/0/images/cleardo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https://mail.google.com/mail/u/0/images/cleardot.gif"/>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a:ln>
                        <a:noFill/>
                      </a:ln>
                    </pic:spPr>
                  </pic:pic>
                </a:graphicData>
              </a:graphic>
            </wp:inline>
          </w:drawing>
        </w:r>
      </w:ins>
    </w:p>
    <w:sectPr w:rsidR="006D6F96" w:rsidRPr="005223F4" w:rsidSect="00DB1330">
      <w:headerReference w:type="default" r:id="rId56"/>
      <w:footerReference w:type="default" r:id="rId57"/>
      <w:pgSz w:w="12240" w:h="15840"/>
      <w:pgMar w:top="1440" w:right="1800" w:bottom="1440" w:left="1800" w:header="720" w:footer="720" w:gutter="0"/>
      <w:cols w:space="720"/>
      <w:noEndnote/>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50" w:author="mbeckerle" w:date="2013-07-25T11:29:00Z" w:initials="m">
    <w:p w14:paraId="7CFCB6C2" w14:textId="610A8366" w:rsidR="00B900F3" w:rsidRDefault="00B900F3">
      <w:pPr>
        <w:pStyle w:val="CommentText"/>
      </w:pPr>
      <w:r>
        <w:rPr>
          <w:rStyle w:val="CommentReference"/>
        </w:rPr>
        <w:annotationRef/>
      </w:r>
      <w:r>
        <w:t>OPEN</w:t>
      </w:r>
    </w:p>
    <w:p w14:paraId="35D90110" w14:textId="77777777" w:rsidR="00B900F3" w:rsidRDefault="00B900F3">
      <w:pPr>
        <w:pStyle w:val="CommentText"/>
      </w:pPr>
    </w:p>
    <w:p w14:paraId="6B5FCFEC" w14:textId="74EF1979" w:rsidR="00B900F3" w:rsidRDefault="00B900F3">
      <w:pPr>
        <w:pStyle w:val="CommentText"/>
      </w:pPr>
      <w:r>
        <w:t xml:space="preserve">Something about change tracking is causing some ToC labels to be messed up </w:t>
      </w:r>
    </w:p>
    <w:p w14:paraId="1FF42E88" w14:textId="77777777" w:rsidR="00B900F3" w:rsidRDefault="00B900F3">
      <w:pPr>
        <w:pStyle w:val="CommentText"/>
      </w:pPr>
    </w:p>
    <w:p w14:paraId="111D8C25" w14:textId="5906CCE4" w:rsidR="00B900F3" w:rsidRDefault="00B900F3">
      <w:pPr>
        <w:pStyle w:val="CommentText"/>
      </w:pPr>
      <w:r>
        <w:t>See 9.4.1. There's another open issue elsewhere about a heading that the cross reference to it isn't being updated with the edits to the heading. Sounds related to me.</w:t>
      </w:r>
    </w:p>
  </w:comment>
  <w:comment w:id="397" w:author="Steve Hanson" w:date="2013-07-24T17:51:00Z" w:initials="SMH">
    <w:p w14:paraId="1997AF03" w14:textId="7DAB8AF3" w:rsidR="00B900F3" w:rsidRDefault="00B900F3">
      <w:pPr>
        <w:pStyle w:val="CommentText"/>
      </w:pPr>
      <w:r>
        <w:rPr>
          <w:rStyle w:val="CommentReference"/>
        </w:rPr>
        <w:annotationRef/>
      </w:r>
      <w:r>
        <w:t>Add GPB</w:t>
      </w:r>
    </w:p>
  </w:comment>
  <w:comment w:id="398" w:author="mbeckerle" w:date="2013-07-24T17:51:00Z" w:initials="m">
    <w:p w14:paraId="6060541E" w14:textId="40E78D1A" w:rsidR="00B900F3" w:rsidRDefault="00B900F3">
      <w:pPr>
        <w:pStyle w:val="CommentText"/>
      </w:pPr>
      <w:r>
        <w:rPr>
          <w:rStyle w:val="CommentReference"/>
        </w:rPr>
        <w:annotationRef/>
      </w:r>
      <w:r>
        <w:t>(DONE) Is GPB really a ‘related’ ‘standard’. It’s not a standard in any official sense, just defacto used by google (and others), and it’s just a binary wire format thing with a specific representation. I don’t think we should get into the enumeration of binary format “quasi-standards” here. There’s a good Wikipedia page about comparison of data formats.</w:t>
      </w:r>
    </w:p>
    <w:p w14:paraId="1C218566" w14:textId="77777777" w:rsidR="00B900F3" w:rsidRDefault="00B900F3">
      <w:pPr>
        <w:pStyle w:val="CommentText"/>
      </w:pPr>
    </w:p>
    <w:p w14:paraId="4D076462" w14:textId="2FA2E4A3" w:rsidR="00B900F3" w:rsidRDefault="00B900F3">
      <w:pPr>
        <w:pStyle w:val="CommentText"/>
      </w:pPr>
      <w:r>
        <w:t>DONE</w:t>
      </w:r>
    </w:p>
  </w:comment>
  <w:comment w:id="400" w:author="mbeckerle" w:date="2013-07-24T17:51:00Z" w:initials="m">
    <w:p w14:paraId="74A0B014" w14:textId="59AEB504" w:rsidR="00B900F3" w:rsidRDefault="00B900F3">
      <w:pPr>
        <w:pStyle w:val="CommentText"/>
      </w:pPr>
      <w:r>
        <w:rPr>
          <w:rStyle w:val="CommentReference"/>
        </w:rPr>
        <w:annotationRef/>
      </w:r>
      <w:r>
        <w:t>Changed “future” language to present tense and citation to EXI which is a w3c recommendation.</w:t>
      </w:r>
    </w:p>
  </w:comment>
  <w:comment w:id="434" w:author="Steve Hanson" w:date="2013-07-24T17:51:00Z" w:initials="SMH">
    <w:p w14:paraId="0CB290B9" w14:textId="77777777" w:rsidR="00B900F3" w:rsidRDefault="00B900F3">
      <w:pPr>
        <w:pStyle w:val="CommentText"/>
      </w:pPr>
      <w:r>
        <w:rPr>
          <w:rStyle w:val="CommentReference"/>
        </w:rPr>
        <w:annotationRef/>
      </w:r>
      <w:r>
        <w:t>I would have said ASN.1 is prescriptive – it is self-describing but it forces you to use one of several syntaxes.</w:t>
      </w:r>
    </w:p>
  </w:comment>
  <w:comment w:id="435" w:author="mbeckerle" w:date="2013-07-24T17:51:00Z" w:initials="m">
    <w:p w14:paraId="2777D49F" w14:textId="7AECFE28" w:rsidR="00B900F3" w:rsidRDefault="00B900F3" w:rsidP="00887F4F">
      <w:pPr>
        <w:pStyle w:val="CommentText"/>
      </w:pPr>
      <w:r>
        <w:rPr>
          <w:rStyle w:val="CommentReference"/>
        </w:rPr>
        <w:annotationRef/>
      </w:r>
      <w:r>
        <w:t>Clarified ASN.1, which has prescriptive encodings and a descriptive ECN thing.</w:t>
      </w:r>
    </w:p>
  </w:comment>
  <w:comment w:id="474" w:author="Steve Hanson" w:date="2013-07-24T17:51:00Z" w:initials="SMH">
    <w:p w14:paraId="3966D26A" w14:textId="77777777" w:rsidR="00B900F3" w:rsidRDefault="00B900F3">
      <w:pPr>
        <w:pStyle w:val="CommentText"/>
      </w:pPr>
      <w:r>
        <w:rPr>
          <w:rStyle w:val="CommentReference"/>
        </w:rPr>
        <w:annotationRef/>
      </w:r>
      <w:r>
        <w:t>Errata 3.8 affects this section</w:t>
      </w:r>
    </w:p>
    <w:p w14:paraId="38A2F1BE" w14:textId="77777777" w:rsidR="00B900F3" w:rsidRDefault="00B900F3">
      <w:pPr>
        <w:pStyle w:val="CommentText"/>
      </w:pPr>
    </w:p>
    <w:p w14:paraId="5E20D991" w14:textId="77777777" w:rsidR="00B900F3" w:rsidRDefault="00B900F3">
      <w:pPr>
        <w:pStyle w:val="CommentText"/>
      </w:pPr>
      <w:r>
        <w:t>DONE</w:t>
      </w:r>
    </w:p>
  </w:comment>
  <w:comment w:id="477" w:author="Steve Hanson" w:date="2013-07-24T17:51:00Z" w:initials="SMH">
    <w:p w14:paraId="491BBC7C" w14:textId="46F30BF2" w:rsidR="00B900F3" w:rsidRDefault="00B900F3">
      <w:pPr>
        <w:pStyle w:val="CommentText"/>
      </w:pPr>
      <w:r>
        <w:rPr>
          <w:rStyle w:val="CommentReference"/>
        </w:rPr>
        <w:annotationRef/>
      </w:r>
      <w:r>
        <w:t>Update to 3.8. DONE</w:t>
      </w:r>
    </w:p>
  </w:comment>
  <w:comment w:id="483" w:author="mbeckerle" w:date="2013-07-24T17:51:00Z" w:initials="m">
    <w:p w14:paraId="58A291DA" w14:textId="07068075" w:rsidR="00B900F3" w:rsidRDefault="00B900F3">
      <w:pPr>
        <w:pStyle w:val="CommentText"/>
      </w:pPr>
      <w:r>
        <w:rPr>
          <w:rStyle w:val="CommentReference"/>
        </w:rPr>
        <w:annotationRef/>
      </w:r>
      <w:r>
        <w:t>Moved here since UPA is a schema definition error.</w:t>
      </w:r>
    </w:p>
  </w:comment>
  <w:comment w:id="527" w:author="Steve Hanson" w:date="2013-07-24T17:51:00Z" w:initials="SMH">
    <w:p w14:paraId="0785651A" w14:textId="77777777" w:rsidR="00B900F3" w:rsidRDefault="00B900F3">
      <w:pPr>
        <w:pStyle w:val="CommentText"/>
      </w:pPr>
      <w:r>
        <w:rPr>
          <w:rStyle w:val="CommentReference"/>
        </w:rPr>
        <w:annotationRef/>
      </w:r>
      <w:r>
        <w:t>Affected by action 140.</w:t>
      </w:r>
    </w:p>
  </w:comment>
  <w:comment w:id="528" w:author="mbeckerle" w:date="2013-07-24T17:51:00Z" w:initials="m">
    <w:p w14:paraId="02ECBC4F" w14:textId="3F7160C6" w:rsidR="00B900F3" w:rsidRDefault="00B900F3">
      <w:pPr>
        <w:pStyle w:val="CommentText"/>
      </w:pPr>
      <w:r>
        <w:rPr>
          <w:rStyle w:val="CommentReference"/>
        </w:rPr>
        <w:annotationRef/>
      </w:r>
      <w:r>
        <w:t xml:space="preserve">DONE. Kept out of the detals here, but now consistent with other 140 materials. </w:t>
      </w:r>
    </w:p>
    <w:p w14:paraId="77CF7ABC" w14:textId="77777777" w:rsidR="00B900F3" w:rsidRDefault="00B900F3">
      <w:pPr>
        <w:pStyle w:val="CommentText"/>
      </w:pPr>
    </w:p>
    <w:p w14:paraId="6DA46C5E" w14:textId="57DE3C78" w:rsidR="00B900F3" w:rsidRPr="004B63BD" w:rsidRDefault="00B900F3">
      <w:pPr>
        <w:pStyle w:val="CommentText"/>
        <w:rPr>
          <w:i/>
        </w:rPr>
      </w:pPr>
      <w:r w:rsidRPr="004B63BD">
        <w:rPr>
          <w:i/>
        </w:rPr>
        <w:t>SMH: Removed ref to dfdl:occursCountKind  as DFDL properties have not yet been introduced</w:t>
      </w:r>
    </w:p>
  </w:comment>
  <w:comment w:id="529" w:author="mbeckerle" w:date="2013-07-24T17:51:00Z" w:initials="m">
    <w:p w14:paraId="0AA5306E" w14:textId="4850244C" w:rsidR="00B900F3" w:rsidRDefault="00B900F3">
      <w:pPr>
        <w:pStyle w:val="CommentText"/>
      </w:pPr>
      <w:r>
        <w:rPr>
          <w:rStyle w:val="CommentReference"/>
        </w:rPr>
        <w:annotationRef/>
      </w:r>
      <w:r>
        <w:t>DONE</w:t>
      </w:r>
    </w:p>
    <w:p w14:paraId="3543EE6E" w14:textId="77777777" w:rsidR="00B900F3" w:rsidRDefault="00B900F3">
      <w:pPr>
        <w:pStyle w:val="CommentText"/>
      </w:pPr>
    </w:p>
    <w:p w14:paraId="0A1EB939" w14:textId="4C370495" w:rsidR="00B900F3" w:rsidRDefault="00B900F3">
      <w:pPr>
        <w:pStyle w:val="CommentText"/>
      </w:pPr>
      <w:r>
        <w:t>Do we need to provide more details here? About the fact that for OCK=’implicit’ we use the maxOccurs to drive the parse.</w:t>
      </w:r>
    </w:p>
    <w:p w14:paraId="21F4ED0E" w14:textId="77777777" w:rsidR="00B900F3" w:rsidRDefault="00B900F3">
      <w:pPr>
        <w:pStyle w:val="CommentText"/>
      </w:pPr>
    </w:p>
    <w:p w14:paraId="75B7A171" w14:textId="21A1D3E6" w:rsidR="00B900F3" w:rsidRDefault="00B900F3">
      <w:pPr>
        <w:pStyle w:val="CommentText"/>
      </w:pPr>
      <w:r>
        <w:t>We could say…</w:t>
      </w:r>
    </w:p>
    <w:p w14:paraId="584AD87A" w14:textId="77777777" w:rsidR="00B900F3" w:rsidRDefault="00B900F3">
      <w:pPr>
        <w:pStyle w:val="CommentText"/>
      </w:pPr>
    </w:p>
    <w:p w14:paraId="410D4C50" w14:textId="0B6AD896" w:rsidR="00B900F3" w:rsidRDefault="00B900F3">
      <w:pPr>
        <w:pStyle w:val="CommentText"/>
      </w:pPr>
      <w:r>
        <w:t>However, some DFDL parser behaviors will only parse a number of occurrences less than or equal to maxOccurs; hence, this validation error will not be possible in those cases.</w:t>
      </w:r>
    </w:p>
    <w:p w14:paraId="03C2BE36" w14:textId="77777777" w:rsidR="00B900F3" w:rsidRDefault="00B900F3">
      <w:pPr>
        <w:pStyle w:val="CommentText"/>
      </w:pPr>
    </w:p>
    <w:p w14:paraId="6107BF55" w14:textId="6DF31D43" w:rsidR="00B900F3" w:rsidRPr="004B63BD" w:rsidRDefault="00B900F3">
      <w:pPr>
        <w:pStyle w:val="CommentText"/>
        <w:rPr>
          <w:i/>
        </w:rPr>
      </w:pPr>
      <w:r w:rsidRPr="004B63BD">
        <w:rPr>
          <w:i/>
        </w:rPr>
        <w:t>SMH: When unparsing exceeding maxOccurs can be a processing error, so combined the two paras. I think that is sufficient for now.</w:t>
      </w:r>
    </w:p>
  </w:comment>
  <w:comment w:id="628" w:author="Steve Hanson" w:date="2013-07-24T17:51:00Z" w:initials="SMH">
    <w:p w14:paraId="2D477DD2" w14:textId="77777777" w:rsidR="00B900F3" w:rsidRDefault="00B900F3">
      <w:pPr>
        <w:pStyle w:val="CommentText"/>
      </w:pPr>
      <w:r>
        <w:rPr>
          <w:rStyle w:val="CommentReference"/>
        </w:rPr>
        <w:annotationRef/>
      </w:r>
      <w:r>
        <w:t>Errata 3.12 changes this</w:t>
      </w:r>
    </w:p>
    <w:p w14:paraId="2AB2BB94" w14:textId="77777777" w:rsidR="00B900F3" w:rsidRDefault="00B900F3">
      <w:pPr>
        <w:pStyle w:val="CommentText"/>
      </w:pPr>
    </w:p>
    <w:p w14:paraId="25D2F1E3" w14:textId="77777777" w:rsidR="00B900F3" w:rsidRDefault="00B900F3">
      <w:pPr>
        <w:pStyle w:val="CommentText"/>
      </w:pPr>
      <w:r>
        <w:t>DONE</w:t>
      </w:r>
    </w:p>
  </w:comment>
  <w:comment w:id="638" w:author="Steve Hanson" w:date="2013-07-24T17:51:00Z" w:initials="SMH">
    <w:p w14:paraId="28965221" w14:textId="77777777" w:rsidR="00B900F3" w:rsidRDefault="00B900F3">
      <w:pPr>
        <w:pStyle w:val="CommentText"/>
      </w:pPr>
      <w:r>
        <w:rPr>
          <w:rStyle w:val="CommentReference"/>
        </w:rPr>
        <w:annotationRef/>
      </w:r>
      <w:r>
        <w:t>Errata 3.4 adds a new failure type called ‘Recoverable error’. Also affects section 7.3.</w:t>
      </w:r>
    </w:p>
    <w:p w14:paraId="29D98C77" w14:textId="77777777" w:rsidR="00B900F3" w:rsidRDefault="00B900F3">
      <w:pPr>
        <w:pStyle w:val="CommentText"/>
      </w:pPr>
    </w:p>
    <w:p w14:paraId="19EE67DB" w14:textId="77777777" w:rsidR="00B900F3" w:rsidRDefault="00B900F3">
      <w:pPr>
        <w:pStyle w:val="CommentText"/>
      </w:pPr>
      <w:r>
        <w:t>DONE</w:t>
      </w:r>
    </w:p>
  </w:comment>
  <w:comment w:id="655" w:author="mbeckerle" w:date="2013-07-24T17:51:00Z" w:initials="m">
    <w:p w14:paraId="719B57D0" w14:textId="5040A79D" w:rsidR="00B900F3" w:rsidRDefault="00B900F3">
      <w:pPr>
        <w:pStyle w:val="CommentText"/>
      </w:pPr>
      <w:r>
        <w:rPr>
          <w:rStyle w:val="CommentReference"/>
        </w:rPr>
        <w:annotationRef/>
      </w:r>
      <w:r>
        <w:t>Errata 2.120 DONE</w:t>
      </w:r>
    </w:p>
  </w:comment>
  <w:comment w:id="687" w:author="mbeckerle" w:date="2013-07-24T17:51:00Z" w:initials="m">
    <w:p w14:paraId="1AEBC878" w14:textId="7213BDE8" w:rsidR="00B900F3" w:rsidRDefault="00B900F3">
      <w:pPr>
        <w:pStyle w:val="CommentText"/>
      </w:pPr>
      <w:r>
        <w:rPr>
          <w:rStyle w:val="CommentReference"/>
        </w:rPr>
        <w:annotationRef/>
      </w:r>
      <w:r>
        <w:t>Errata 2.123 - DONE - this usage is ok.</w:t>
      </w:r>
    </w:p>
  </w:comment>
  <w:comment w:id="859" w:author="Steve Hanson" w:date="2013-07-24T17:51:00Z" w:initials="SMH">
    <w:p w14:paraId="2CC03BDE" w14:textId="77777777" w:rsidR="00B900F3" w:rsidRDefault="00B900F3" w:rsidP="00A539A6">
      <w:pPr>
        <w:pStyle w:val="CommentText"/>
      </w:pPr>
      <w:r>
        <w:rPr>
          <w:rStyle w:val="CommentReference"/>
        </w:rPr>
        <w:annotationRef/>
      </w:r>
      <w:r>
        <w:t>Update to 3.8. DONE</w:t>
      </w:r>
    </w:p>
  </w:comment>
  <w:comment w:id="889" w:author="Steve Hanson" w:date="2013-07-24T17:51:00Z" w:initials="SMH">
    <w:p w14:paraId="111FF829" w14:textId="77777777" w:rsidR="00B900F3" w:rsidRDefault="00B900F3">
      <w:pPr>
        <w:pStyle w:val="CommentText"/>
      </w:pPr>
      <w:r>
        <w:rPr>
          <w:rStyle w:val="CommentReference"/>
        </w:rPr>
        <w:annotationRef/>
      </w:r>
      <w:r>
        <w:t xml:space="preserve">Add that </w:t>
      </w:r>
      <w:r w:rsidRPr="005223F4">
        <w:t xml:space="preserve">When resolving points of uncertainty, </w:t>
      </w:r>
      <w:r>
        <w:t>recoverable</w:t>
      </w:r>
      <w:r w:rsidRPr="005223F4">
        <w:t xml:space="preserve"> errors are ignored</w:t>
      </w:r>
      <w:r>
        <w:t>.</w:t>
      </w:r>
    </w:p>
    <w:p w14:paraId="0F6EB1AF" w14:textId="77777777" w:rsidR="00B900F3" w:rsidRDefault="00B900F3">
      <w:pPr>
        <w:pStyle w:val="CommentText"/>
      </w:pPr>
    </w:p>
    <w:p w14:paraId="24A34FC8" w14:textId="283870E4" w:rsidR="00B900F3" w:rsidRDefault="00B900F3">
      <w:pPr>
        <w:pStyle w:val="CommentText"/>
      </w:pPr>
      <w:r>
        <w:t>DONE</w:t>
      </w:r>
    </w:p>
  </w:comment>
  <w:comment w:id="890" w:author="mbeckerle" w:date="2013-07-24T17:51:00Z" w:initials="m">
    <w:p w14:paraId="1C2F57FF" w14:textId="77777777" w:rsidR="00B900F3" w:rsidRDefault="00B900F3" w:rsidP="007F00A0">
      <w:pPr>
        <w:autoSpaceDE w:val="0"/>
        <w:rPr>
          <w:rFonts w:ascii="Helv" w:hAnsi="Helv" w:cs="Helv"/>
          <w:lang w:eastAsia="en-GB"/>
        </w:rPr>
      </w:pPr>
      <w:r>
        <w:rPr>
          <w:rStyle w:val="CommentReference"/>
        </w:rPr>
        <w:annotationRef/>
      </w:r>
      <w:r w:rsidRPr="00761F7C">
        <w:rPr>
          <w:rFonts w:ascii="Helv" w:hAnsi="Helv" w:cs="Helv"/>
          <w:b/>
          <w:lang w:eastAsia="en-GB"/>
        </w:rPr>
        <w:t>2.108</w:t>
      </w:r>
      <w:r>
        <w:rPr>
          <w:rFonts w:ascii="Helv" w:hAnsi="Helv" w:cs="Helv"/>
          <w:lang w:eastAsia="en-GB"/>
        </w:rPr>
        <w:t>. Updates to Glossary entries DONE.</w:t>
      </w:r>
    </w:p>
    <w:p w14:paraId="0A7B86A6" w14:textId="77777777" w:rsidR="00B900F3" w:rsidRDefault="00B900F3" w:rsidP="007F00A0">
      <w:pPr>
        <w:autoSpaceDE w:val="0"/>
        <w:rPr>
          <w:rFonts w:ascii="Helv" w:hAnsi="Helv" w:cs="Helv"/>
          <w:lang w:eastAsia="en-GB"/>
        </w:rPr>
      </w:pPr>
    </w:p>
    <w:p w14:paraId="3C52AB96" w14:textId="387C8CBD" w:rsidR="00B900F3" w:rsidRDefault="00B900F3" w:rsidP="009C692A">
      <w:pPr>
        <w:autoSpaceDE w:val="0"/>
        <w:rPr>
          <w:rFonts w:ascii="Helv" w:hAnsi="Helv" w:cs="Helv"/>
          <w:lang w:eastAsia="en-GB"/>
        </w:rPr>
      </w:pPr>
      <w:r w:rsidRPr="00761F7C">
        <w:rPr>
          <w:rFonts w:ascii="Helv" w:hAnsi="Helv" w:cs="Helv"/>
          <w:i/>
          <w:lang w:eastAsia="en-GB"/>
        </w:rPr>
        <w:t>Section 3</w:t>
      </w:r>
      <w:r>
        <w:rPr>
          <w:rFonts w:ascii="Helv" w:hAnsi="Helv" w:cs="Helv"/>
          <w:lang w:eastAsia="en-GB"/>
        </w:rPr>
        <w:t xml:space="preserve">. Use the new or changed terms as appropriate throughout the specification: </w:t>
      </w:r>
    </w:p>
    <w:p w14:paraId="0CB1FE94" w14:textId="78450876" w:rsidR="00B900F3" w:rsidRDefault="00B900F3" w:rsidP="009C692A">
      <w:pPr>
        <w:autoSpaceDE w:val="0"/>
        <w:rPr>
          <w:rFonts w:ascii="Helv" w:hAnsi="Helv" w:cs="Helv"/>
          <w:lang w:eastAsia="en-GB"/>
        </w:rPr>
      </w:pPr>
      <w:r>
        <w:rPr>
          <w:rFonts w:ascii="Helv" w:hAnsi="Helv" w:cs="Helv"/>
          <w:lang w:eastAsia="en-GB"/>
        </w:rPr>
        <w:t xml:space="preserve">Annotation point(DONE),  </w:t>
      </w:r>
    </w:p>
    <w:p w14:paraId="0465FE9B" w14:textId="0B6292CD" w:rsidR="00B900F3" w:rsidRDefault="00B900F3" w:rsidP="009C692A">
      <w:pPr>
        <w:autoSpaceDE w:val="0"/>
        <w:rPr>
          <w:rFonts w:ascii="Helv" w:hAnsi="Helv" w:cs="Helv"/>
          <w:lang w:eastAsia="en-GB"/>
        </w:rPr>
      </w:pPr>
      <w:r>
        <w:rPr>
          <w:rFonts w:ascii="Helv" w:hAnsi="Helv" w:cs="Helv"/>
          <w:lang w:eastAsia="en-GB"/>
        </w:rPr>
        <w:t xml:space="preserve">Statement annotations,(DONE) </w:t>
      </w:r>
    </w:p>
    <w:p w14:paraId="117BBB1D" w14:textId="5FA686BB" w:rsidR="00B900F3" w:rsidRDefault="00B900F3" w:rsidP="009C692A">
      <w:pPr>
        <w:autoSpaceDE w:val="0"/>
        <w:rPr>
          <w:rFonts w:ascii="Helv" w:hAnsi="Helv" w:cs="Helv"/>
          <w:lang w:eastAsia="en-GB"/>
        </w:rPr>
      </w:pPr>
      <w:r>
        <w:rPr>
          <w:rFonts w:ascii="Helv" w:hAnsi="Helv" w:cs="Helv"/>
          <w:lang w:eastAsia="en-GB"/>
        </w:rPr>
        <w:t>defining annotations,(DONE)</w:t>
      </w:r>
    </w:p>
    <w:p w14:paraId="11A88357" w14:textId="128B9FFC" w:rsidR="00B900F3" w:rsidRDefault="00B900F3" w:rsidP="009C692A">
      <w:pPr>
        <w:autoSpaceDE w:val="0"/>
        <w:rPr>
          <w:rFonts w:ascii="Helv" w:hAnsi="Helv" w:cs="Helv"/>
          <w:lang w:eastAsia="en-GB"/>
        </w:rPr>
      </w:pPr>
      <w:r>
        <w:rPr>
          <w:rFonts w:ascii="Helv" w:hAnsi="Helv" w:cs="Helv"/>
          <w:lang w:eastAsia="en-GB"/>
        </w:rPr>
        <w:t>format annotations,(DONE)</w:t>
      </w:r>
    </w:p>
    <w:p w14:paraId="17A7A563" w14:textId="1185372E" w:rsidR="00B900F3" w:rsidRDefault="00B900F3" w:rsidP="009C692A">
      <w:pPr>
        <w:autoSpaceDE w:val="0"/>
      </w:pPr>
      <w:r>
        <w:rPr>
          <w:rFonts w:ascii="Helv" w:hAnsi="Helv" w:cs="Helv"/>
          <w:lang w:eastAsia="en-GB"/>
        </w:rPr>
        <w:t>resolved set of annotations.(DONE)</w:t>
      </w:r>
    </w:p>
  </w:comment>
  <w:comment w:id="891" w:author="mbeckerle" w:date="2013-07-24T17:51:00Z" w:initials="m">
    <w:p w14:paraId="7E3FAF65" w14:textId="77777777" w:rsidR="00B900F3" w:rsidRDefault="00B900F3" w:rsidP="009C692A">
      <w:pPr>
        <w:autoSpaceDE w:val="0"/>
        <w:rPr>
          <w:rFonts w:ascii="Helv" w:hAnsi="Helv" w:cs="Helv"/>
          <w:lang w:eastAsia="en-GB"/>
        </w:rPr>
      </w:pPr>
      <w:r>
        <w:rPr>
          <w:rStyle w:val="CommentReference"/>
        </w:rPr>
        <w:annotationRef/>
      </w:r>
      <w:r w:rsidRPr="00761F7C">
        <w:rPr>
          <w:rFonts w:ascii="Helv" w:hAnsi="Helv" w:cs="Helv"/>
          <w:b/>
          <w:lang w:eastAsia="en-GB"/>
        </w:rPr>
        <w:t>2.1</w:t>
      </w:r>
      <w:r>
        <w:rPr>
          <w:rFonts w:ascii="Helv" w:hAnsi="Helv" w:cs="Helv"/>
          <w:b/>
          <w:lang w:eastAsia="en-GB"/>
        </w:rPr>
        <w:t>12</w:t>
      </w:r>
      <w:r>
        <w:rPr>
          <w:rFonts w:ascii="Helv" w:hAnsi="Helv" w:cs="Helv"/>
          <w:lang w:eastAsia="en-GB"/>
        </w:rPr>
        <w:t xml:space="preserve">. </w:t>
      </w:r>
      <w:r w:rsidRPr="00761F7C">
        <w:rPr>
          <w:rFonts w:ascii="Helv" w:hAnsi="Helv" w:cs="Helv"/>
          <w:i/>
          <w:lang w:eastAsia="en-GB"/>
        </w:rPr>
        <w:t>Section 3</w:t>
      </w:r>
      <w:r>
        <w:rPr>
          <w:rFonts w:ascii="Helv" w:hAnsi="Helv" w:cs="Helv"/>
          <w:lang w:eastAsia="en-GB"/>
        </w:rPr>
        <w:t>. Update the Glossary concerning arrays, as follows DONE</w:t>
      </w:r>
    </w:p>
    <w:p w14:paraId="6C38A1D0" w14:textId="77777777" w:rsidR="00B900F3" w:rsidRDefault="00B900F3" w:rsidP="009C692A">
      <w:pPr>
        <w:autoSpaceDE w:val="0"/>
        <w:rPr>
          <w:rFonts w:ascii="Helv" w:hAnsi="Helv" w:cs="Helv"/>
          <w:lang w:eastAsia="en-GB"/>
        </w:rPr>
      </w:pPr>
    </w:p>
    <w:p w14:paraId="53A48699" w14:textId="77777777" w:rsidR="00B900F3" w:rsidRDefault="00B900F3" w:rsidP="009C692A">
      <w:pPr>
        <w:autoSpaceDE w:val="0"/>
        <w:rPr>
          <w:rFonts w:ascii="Helv" w:hAnsi="Helv" w:cs="Helv"/>
          <w:lang w:eastAsia="en-GB"/>
        </w:rPr>
      </w:pPr>
      <w:r>
        <w:rPr>
          <w:rFonts w:ascii="Helv" w:hAnsi="Helv" w:cs="Helv"/>
          <w:lang w:eastAsia="en-GB"/>
        </w:rPr>
        <w:t>use the or changed terms as appropriate throughout the specification (DONE – except for the sections that will be replaced when the issue 140 material is inserted.)</w:t>
      </w:r>
    </w:p>
    <w:p w14:paraId="69CC73EC" w14:textId="77777777" w:rsidR="00B900F3" w:rsidRPr="009C692A" w:rsidRDefault="00B900F3" w:rsidP="009C692A">
      <w:pPr>
        <w:autoSpaceDE w:val="0"/>
        <w:rPr>
          <w:rFonts w:ascii="Helv" w:hAnsi="Helv" w:cs="Helv"/>
          <w:lang w:eastAsia="en-GB"/>
        </w:rPr>
      </w:pPr>
    </w:p>
    <w:p w14:paraId="6388047E" w14:textId="77777777" w:rsidR="00B900F3" w:rsidRPr="007478B8" w:rsidRDefault="00B900F3" w:rsidP="003021E1">
      <w:pPr>
        <w:pStyle w:val="ListParagraph"/>
        <w:numPr>
          <w:ilvl w:val="0"/>
          <w:numId w:val="174"/>
        </w:numPr>
        <w:suppressAutoHyphens/>
        <w:autoSpaceDE w:val="0"/>
        <w:spacing w:before="0" w:after="0"/>
        <w:rPr>
          <w:rFonts w:ascii="Helvetica" w:hAnsi="Helvetica" w:cstheme="minorHAnsi"/>
          <w:lang w:eastAsia="en-GB"/>
        </w:rPr>
      </w:pPr>
      <w:r w:rsidRPr="0094121F">
        <w:rPr>
          <w:rFonts w:ascii="Helvetica" w:hAnsi="Helvetica" w:cstheme="minorHAnsi"/>
          <w:i/>
          <w:lang w:eastAsia="en-GB"/>
        </w:rPr>
        <w:t>Remove:</w:t>
      </w:r>
      <w:r>
        <w:rPr>
          <w:rFonts w:ascii="Helvetica" w:hAnsi="Helvetica" w:cstheme="minorHAnsi"/>
          <w:lang w:eastAsia="en-GB"/>
        </w:rPr>
        <w:t xml:space="preserve"> Fixed-Occurrence Item(DONE)</w:t>
      </w:r>
    </w:p>
    <w:p w14:paraId="742134DB" w14:textId="77777777" w:rsidR="00B900F3" w:rsidRPr="007478B8" w:rsidRDefault="00B900F3" w:rsidP="003021E1">
      <w:pPr>
        <w:pStyle w:val="ListParagraph"/>
        <w:numPr>
          <w:ilvl w:val="0"/>
          <w:numId w:val="174"/>
        </w:numPr>
        <w:suppressAutoHyphens/>
        <w:autoSpaceDE w:val="0"/>
        <w:spacing w:before="0" w:after="0"/>
        <w:rPr>
          <w:rFonts w:ascii="Helvetica" w:hAnsi="Helvetica" w:cstheme="minorHAnsi"/>
          <w:lang w:eastAsia="en-GB"/>
        </w:rPr>
      </w:pPr>
      <w:r w:rsidRPr="0094121F">
        <w:rPr>
          <w:rFonts w:ascii="Helvetica" w:hAnsi="Helvetica" w:cstheme="minorHAnsi"/>
          <w:i/>
          <w:lang w:eastAsia="en-GB"/>
        </w:rPr>
        <w:t>Remove:</w:t>
      </w:r>
      <w:r>
        <w:rPr>
          <w:rFonts w:ascii="Helvetica" w:hAnsi="Helvetica" w:cstheme="minorHAnsi"/>
          <w:lang w:eastAsia="en-GB"/>
        </w:rPr>
        <w:t xml:space="preserve"> Variable Occurrence Item (DONE)</w:t>
      </w:r>
    </w:p>
    <w:p w14:paraId="38F5A2A8" w14:textId="77777777" w:rsidR="00B900F3" w:rsidRPr="007478B8" w:rsidRDefault="00B900F3" w:rsidP="003021E1">
      <w:pPr>
        <w:pStyle w:val="ListParagraph"/>
        <w:numPr>
          <w:ilvl w:val="0"/>
          <w:numId w:val="174"/>
        </w:numPr>
        <w:suppressAutoHyphens/>
        <w:autoSpaceDE w:val="0"/>
        <w:spacing w:before="0" w:after="0"/>
        <w:rPr>
          <w:rFonts w:ascii="Helvetica" w:hAnsi="Helvetica" w:cstheme="minorHAnsi"/>
          <w:lang w:eastAsia="en-GB"/>
        </w:rPr>
      </w:pPr>
      <w:r w:rsidRPr="0094121F">
        <w:rPr>
          <w:rFonts w:ascii="Helvetica" w:hAnsi="Helvetica" w:cstheme="minorHAnsi"/>
          <w:i/>
          <w:lang w:eastAsia="en-GB"/>
        </w:rPr>
        <w:t>Remove:</w:t>
      </w:r>
      <w:r>
        <w:rPr>
          <w:rFonts w:ascii="Helvetica" w:hAnsi="Helvetica" w:cstheme="minorHAnsi"/>
          <w:lang w:eastAsia="en-GB"/>
        </w:rPr>
        <w:t xml:space="preserve"> Optional Item (DONE)</w:t>
      </w:r>
    </w:p>
    <w:p w14:paraId="426DCC7D" w14:textId="77777777" w:rsidR="00B900F3" w:rsidRPr="007478B8" w:rsidRDefault="00B900F3" w:rsidP="003021E1">
      <w:pPr>
        <w:pStyle w:val="ListParagraph"/>
        <w:numPr>
          <w:ilvl w:val="0"/>
          <w:numId w:val="174"/>
        </w:numPr>
        <w:suppressAutoHyphens/>
        <w:autoSpaceDE w:val="0"/>
        <w:spacing w:before="0" w:after="0"/>
        <w:rPr>
          <w:rFonts w:ascii="Helvetica" w:hAnsi="Helvetica" w:cstheme="minorHAnsi"/>
          <w:lang w:eastAsia="en-GB"/>
        </w:rPr>
      </w:pPr>
      <w:r w:rsidRPr="0094121F">
        <w:rPr>
          <w:rFonts w:ascii="Helvetica" w:hAnsi="Helvetica" w:cstheme="minorHAnsi"/>
          <w:i/>
          <w:lang w:eastAsia="en-GB"/>
        </w:rPr>
        <w:t>Remove:</w:t>
      </w:r>
      <w:r>
        <w:rPr>
          <w:rFonts w:ascii="Helvetica" w:hAnsi="Helvetica" w:cstheme="minorHAnsi"/>
          <w:lang w:eastAsia="en-GB"/>
        </w:rPr>
        <w:t xml:space="preserve"> Number Of Occurrences (DONE – from the glossary. We use this phrase in many places in the spec.)</w:t>
      </w:r>
    </w:p>
    <w:p w14:paraId="094ABFDD" w14:textId="77777777" w:rsidR="00B900F3" w:rsidRPr="009F1201" w:rsidRDefault="00B900F3" w:rsidP="003021E1">
      <w:pPr>
        <w:pStyle w:val="ListParagraph"/>
        <w:numPr>
          <w:ilvl w:val="0"/>
          <w:numId w:val="174"/>
        </w:numPr>
        <w:suppressAutoHyphens/>
        <w:autoSpaceDE w:val="0"/>
        <w:spacing w:before="0" w:after="0"/>
        <w:rPr>
          <w:rFonts w:ascii="Helvetica" w:hAnsi="Helvetica" w:cstheme="minorHAnsi"/>
          <w:lang w:eastAsia="en-GB"/>
        </w:rPr>
      </w:pPr>
      <w:r w:rsidRPr="009F1201">
        <w:rPr>
          <w:rFonts w:ascii="Helvetica" w:hAnsi="Helvetica" w:cstheme="minorHAnsi"/>
          <w:i/>
        </w:rPr>
        <w:t>Change:</w:t>
      </w:r>
      <w:r>
        <w:t xml:space="preserve"> </w:t>
      </w:r>
      <w:r>
        <w:rPr>
          <w:rFonts w:ascii="Helvetica" w:hAnsi="Helvetica" w:cstheme="minorHAnsi"/>
        </w:rPr>
        <w:t>Required Element.(DONE)</w:t>
      </w:r>
    </w:p>
    <w:p w14:paraId="13AF3CB5" w14:textId="77777777" w:rsidR="00B900F3" w:rsidRPr="009F1201" w:rsidRDefault="00B900F3" w:rsidP="003021E1">
      <w:pPr>
        <w:pStyle w:val="ListParagraph"/>
        <w:numPr>
          <w:ilvl w:val="0"/>
          <w:numId w:val="174"/>
        </w:numPr>
        <w:suppressAutoHyphens/>
        <w:autoSpaceDE w:val="0"/>
        <w:spacing w:before="0" w:after="0"/>
        <w:rPr>
          <w:rFonts w:ascii="Helvetica" w:hAnsi="Helvetica" w:cstheme="minorHAnsi"/>
          <w:lang w:eastAsia="en-GB"/>
        </w:rPr>
      </w:pPr>
      <w:r w:rsidRPr="009F1201">
        <w:rPr>
          <w:rFonts w:ascii="Helvetica" w:hAnsi="Helvetica" w:cstheme="minorHAnsi"/>
          <w:i/>
        </w:rPr>
        <w:t>Change:</w:t>
      </w:r>
      <w:r>
        <w:t xml:space="preserve"> Optional Element (DONE)</w:t>
      </w:r>
    </w:p>
    <w:p w14:paraId="44B8A0CE" w14:textId="77777777" w:rsidR="00B900F3" w:rsidRPr="00761F7C" w:rsidRDefault="00B900F3" w:rsidP="003021E1">
      <w:pPr>
        <w:pStyle w:val="ListParagraph"/>
        <w:numPr>
          <w:ilvl w:val="0"/>
          <w:numId w:val="174"/>
        </w:numPr>
        <w:suppressAutoHyphens/>
        <w:autoSpaceDE w:val="0"/>
        <w:spacing w:before="0" w:after="0"/>
        <w:rPr>
          <w:rFonts w:ascii="Helvetica" w:hAnsi="Helvetica" w:cstheme="minorHAnsi"/>
          <w:lang w:eastAsia="en-GB"/>
        </w:rPr>
      </w:pPr>
      <w:r w:rsidRPr="00761F7C">
        <w:rPr>
          <w:rFonts w:ascii="Helvetica" w:hAnsi="Helvetica" w:cstheme="minorHAnsi"/>
          <w:i/>
        </w:rPr>
        <w:t>Add:</w:t>
      </w:r>
      <w:r>
        <w:rPr>
          <w:rFonts w:ascii="Helvetica" w:hAnsi="Helvetica" w:cstheme="minorHAnsi"/>
          <w:i/>
        </w:rPr>
        <w:t xml:space="preserve"> </w:t>
      </w:r>
      <w:r>
        <w:rPr>
          <w:rFonts w:ascii="Helvetica" w:hAnsi="Helvetica" w:cstheme="minorHAnsi"/>
        </w:rPr>
        <w:t>Fixed Array Element. (DONE)</w:t>
      </w:r>
    </w:p>
    <w:p w14:paraId="79FDC963" w14:textId="77777777" w:rsidR="00B900F3" w:rsidRPr="00761F7C" w:rsidRDefault="00B900F3" w:rsidP="003021E1">
      <w:pPr>
        <w:pStyle w:val="ListParagraph"/>
        <w:numPr>
          <w:ilvl w:val="0"/>
          <w:numId w:val="174"/>
        </w:numPr>
        <w:suppressAutoHyphens/>
        <w:autoSpaceDE w:val="0"/>
        <w:spacing w:before="0" w:after="0"/>
        <w:rPr>
          <w:rFonts w:ascii="Helvetica" w:hAnsi="Helvetica" w:cstheme="minorHAnsi"/>
          <w:lang w:eastAsia="en-GB"/>
        </w:rPr>
      </w:pPr>
      <w:r w:rsidRPr="00761F7C">
        <w:rPr>
          <w:rFonts w:ascii="Helvetica" w:hAnsi="Helvetica" w:cstheme="minorHAnsi"/>
          <w:i/>
        </w:rPr>
        <w:t>Add:</w:t>
      </w:r>
      <w:r>
        <w:rPr>
          <w:rFonts w:ascii="Helvetica" w:hAnsi="Helvetica" w:cstheme="minorHAnsi"/>
          <w:i/>
        </w:rPr>
        <w:t xml:space="preserve"> </w:t>
      </w:r>
      <w:r w:rsidRPr="0094121F">
        <w:rPr>
          <w:rFonts w:ascii="Helvetica" w:hAnsi="Helvetica" w:cstheme="minorHAnsi"/>
        </w:rPr>
        <w:t>Variable</w:t>
      </w:r>
      <w:r>
        <w:rPr>
          <w:rFonts w:ascii="Helvetica" w:hAnsi="Helvetica" w:cstheme="minorHAnsi"/>
        </w:rPr>
        <w:t xml:space="preserve"> Array Element (DONE)</w:t>
      </w:r>
    </w:p>
    <w:p w14:paraId="1823D0E8" w14:textId="77777777" w:rsidR="00B900F3" w:rsidRPr="00761F7C" w:rsidRDefault="00B900F3" w:rsidP="003021E1">
      <w:pPr>
        <w:pStyle w:val="ListParagraph"/>
        <w:numPr>
          <w:ilvl w:val="0"/>
          <w:numId w:val="174"/>
        </w:numPr>
        <w:suppressAutoHyphens/>
        <w:autoSpaceDE w:val="0"/>
        <w:spacing w:before="0" w:after="0"/>
        <w:rPr>
          <w:rFonts w:ascii="Helvetica" w:hAnsi="Helvetica" w:cstheme="minorHAnsi"/>
          <w:lang w:eastAsia="en-GB"/>
        </w:rPr>
      </w:pPr>
      <w:r w:rsidRPr="00761F7C">
        <w:rPr>
          <w:rFonts w:ascii="Helvetica" w:hAnsi="Helvetica" w:cstheme="minorHAnsi"/>
          <w:i/>
        </w:rPr>
        <w:t>Add:</w:t>
      </w:r>
      <w:r>
        <w:rPr>
          <w:rFonts w:ascii="Helvetica" w:hAnsi="Helvetica" w:cstheme="minorHAnsi"/>
          <w:i/>
        </w:rPr>
        <w:t xml:space="preserve"> </w:t>
      </w:r>
      <w:r>
        <w:rPr>
          <w:rFonts w:ascii="Helvetica" w:hAnsi="Helvetica" w:cstheme="minorHAnsi"/>
        </w:rPr>
        <w:t>Occurrence.(DONE)</w:t>
      </w:r>
    </w:p>
    <w:p w14:paraId="31120429" w14:textId="77777777" w:rsidR="00B900F3" w:rsidRPr="00761F7C" w:rsidRDefault="00B900F3" w:rsidP="003021E1">
      <w:pPr>
        <w:pStyle w:val="ListParagraph"/>
        <w:numPr>
          <w:ilvl w:val="0"/>
          <w:numId w:val="174"/>
        </w:numPr>
        <w:suppressAutoHyphens/>
        <w:autoSpaceDE w:val="0"/>
        <w:spacing w:before="0" w:after="0"/>
        <w:rPr>
          <w:rFonts w:ascii="Helvetica" w:hAnsi="Helvetica" w:cstheme="minorHAnsi"/>
          <w:lang w:eastAsia="en-GB"/>
        </w:rPr>
      </w:pPr>
      <w:r w:rsidRPr="00761F7C">
        <w:rPr>
          <w:rFonts w:ascii="Helvetica" w:hAnsi="Helvetica" w:cstheme="minorHAnsi"/>
          <w:i/>
        </w:rPr>
        <w:t>Add:</w:t>
      </w:r>
      <w:r>
        <w:rPr>
          <w:rFonts w:ascii="Helvetica" w:hAnsi="Helvetica" w:cstheme="minorHAnsi"/>
          <w:i/>
        </w:rPr>
        <w:t xml:space="preserve"> </w:t>
      </w:r>
      <w:r>
        <w:rPr>
          <w:rFonts w:ascii="Helvetica" w:hAnsi="Helvetica" w:cstheme="minorHAnsi"/>
        </w:rPr>
        <w:t>Count. (DONE)</w:t>
      </w:r>
    </w:p>
    <w:p w14:paraId="1B36755C" w14:textId="77777777" w:rsidR="00B900F3" w:rsidRPr="00761F7C" w:rsidRDefault="00B900F3" w:rsidP="003021E1">
      <w:pPr>
        <w:pStyle w:val="ListParagraph"/>
        <w:numPr>
          <w:ilvl w:val="0"/>
          <w:numId w:val="174"/>
        </w:numPr>
        <w:suppressAutoHyphens/>
        <w:autoSpaceDE w:val="0"/>
        <w:spacing w:before="0" w:after="0"/>
        <w:rPr>
          <w:rFonts w:ascii="Helvetica" w:hAnsi="Helvetica" w:cstheme="minorHAnsi"/>
          <w:lang w:eastAsia="en-GB"/>
        </w:rPr>
      </w:pPr>
      <w:r w:rsidRPr="00761F7C">
        <w:rPr>
          <w:rFonts w:ascii="Helvetica" w:hAnsi="Helvetica" w:cstheme="minorHAnsi"/>
          <w:i/>
        </w:rPr>
        <w:t>Add:</w:t>
      </w:r>
      <w:r>
        <w:rPr>
          <w:rFonts w:ascii="Helvetica" w:hAnsi="Helvetica" w:cstheme="minorHAnsi"/>
          <w:i/>
        </w:rPr>
        <w:t xml:space="preserve"> </w:t>
      </w:r>
      <w:r>
        <w:rPr>
          <w:rFonts w:ascii="Helvetica" w:hAnsi="Helvetica" w:cstheme="minorHAnsi"/>
        </w:rPr>
        <w:t>Index. (DONE)</w:t>
      </w:r>
    </w:p>
    <w:p w14:paraId="13410372" w14:textId="77777777" w:rsidR="00B900F3" w:rsidRPr="00761F7C" w:rsidRDefault="00B900F3" w:rsidP="003021E1">
      <w:pPr>
        <w:pStyle w:val="ListParagraph"/>
        <w:numPr>
          <w:ilvl w:val="0"/>
          <w:numId w:val="174"/>
        </w:numPr>
        <w:suppressAutoHyphens/>
        <w:autoSpaceDE w:val="0"/>
        <w:spacing w:before="0" w:after="0"/>
        <w:rPr>
          <w:rFonts w:ascii="Helvetica" w:hAnsi="Helvetica" w:cstheme="minorHAnsi"/>
          <w:lang w:eastAsia="en-GB"/>
        </w:rPr>
      </w:pPr>
      <w:r w:rsidRPr="00761F7C">
        <w:rPr>
          <w:rFonts w:ascii="Helvetica" w:hAnsi="Helvetica" w:cstheme="minorHAnsi"/>
          <w:i/>
        </w:rPr>
        <w:t>Add:</w:t>
      </w:r>
      <w:r>
        <w:rPr>
          <w:rFonts w:ascii="Helvetica" w:hAnsi="Helvetica" w:cstheme="minorHAnsi"/>
          <w:i/>
        </w:rPr>
        <w:t xml:space="preserve"> </w:t>
      </w:r>
      <w:r>
        <w:rPr>
          <w:rFonts w:ascii="Helvetica" w:hAnsi="Helvetica" w:cstheme="minorHAnsi"/>
        </w:rPr>
        <w:t>Required Occurrence. (DONE)</w:t>
      </w:r>
    </w:p>
    <w:p w14:paraId="402DE8A8" w14:textId="77777777" w:rsidR="00B900F3" w:rsidRDefault="00B900F3" w:rsidP="003021E1">
      <w:pPr>
        <w:pStyle w:val="CommentText"/>
      </w:pPr>
      <w:r w:rsidRPr="00761F7C">
        <w:rPr>
          <w:rFonts w:ascii="Helvetica" w:hAnsi="Helvetica" w:cstheme="minorHAnsi"/>
          <w:i/>
        </w:rPr>
        <w:t>Add:</w:t>
      </w:r>
      <w:r>
        <w:rPr>
          <w:rFonts w:ascii="Helvetica" w:hAnsi="Helvetica" w:cstheme="minorHAnsi"/>
          <w:i/>
        </w:rPr>
        <w:t xml:space="preserve"> </w:t>
      </w:r>
      <w:r w:rsidRPr="009F1201">
        <w:rPr>
          <w:rFonts w:ascii="Helvetica" w:hAnsi="Helvetica" w:cstheme="minorHAnsi"/>
        </w:rPr>
        <w:t>Optional</w:t>
      </w:r>
      <w:r>
        <w:rPr>
          <w:rFonts w:ascii="Helvetica" w:hAnsi="Helvetica" w:cstheme="minorHAnsi"/>
        </w:rPr>
        <w:t xml:space="preserve"> Occurrence (DONE)</w:t>
      </w:r>
    </w:p>
  </w:comment>
  <w:comment w:id="959" w:author="mbeckerle" w:date="2013-07-24T17:51:00Z" w:initials="m">
    <w:p w14:paraId="247615A4" w14:textId="77777777" w:rsidR="00B900F3" w:rsidRDefault="00B900F3" w:rsidP="0043629B">
      <w:pPr>
        <w:pStyle w:val="CommentText"/>
      </w:pPr>
      <w:r>
        <w:rPr>
          <w:rStyle w:val="CommentReference"/>
        </w:rPr>
        <w:annotationRef/>
      </w:r>
      <w:r>
        <w:t>Errata 2.134 DONE</w:t>
      </w:r>
    </w:p>
  </w:comment>
  <w:comment w:id="965" w:author="mbeckerle" w:date="2013-07-24T17:51:00Z" w:initials="m">
    <w:p w14:paraId="6D3C32D5" w14:textId="77777777" w:rsidR="00B900F3" w:rsidRDefault="00B900F3" w:rsidP="0043629B">
      <w:pPr>
        <w:pStyle w:val="CommentText"/>
      </w:pPr>
      <w:r>
        <w:rPr>
          <w:rStyle w:val="CommentReference"/>
        </w:rPr>
        <w:annotationRef/>
      </w:r>
      <w:r>
        <w:t>Errata 2.134 DONE</w:t>
      </w:r>
    </w:p>
  </w:comment>
  <w:comment w:id="970" w:author="mbeckerle" w:date="2013-07-24T17:51:00Z" w:initials="m">
    <w:p w14:paraId="6EB27331" w14:textId="77777777" w:rsidR="00B900F3" w:rsidRDefault="00B900F3" w:rsidP="0043629B">
      <w:pPr>
        <w:pStyle w:val="CommentText"/>
      </w:pPr>
      <w:r>
        <w:rPr>
          <w:rStyle w:val="CommentReference"/>
        </w:rPr>
        <w:annotationRef/>
      </w:r>
      <w:r>
        <w:t>Errata 2.134 DONE</w:t>
      </w:r>
    </w:p>
  </w:comment>
  <w:comment w:id="975" w:author="mbeckerle" w:date="2013-07-24T17:51:00Z" w:initials="m">
    <w:p w14:paraId="384FEB72" w14:textId="77777777" w:rsidR="00B900F3" w:rsidRDefault="00B900F3" w:rsidP="0043629B">
      <w:pPr>
        <w:pStyle w:val="CommentText"/>
      </w:pPr>
      <w:r>
        <w:rPr>
          <w:rStyle w:val="CommentReference"/>
        </w:rPr>
        <w:annotationRef/>
      </w:r>
      <w:r>
        <w:t>Errata 2.134 DONE</w:t>
      </w:r>
    </w:p>
  </w:comment>
  <w:comment w:id="980" w:author="mbeckerle" w:date="2013-07-24T17:51:00Z" w:initials="m">
    <w:p w14:paraId="528BC6A2" w14:textId="77777777" w:rsidR="00B900F3" w:rsidRDefault="00B900F3" w:rsidP="0043629B">
      <w:pPr>
        <w:pStyle w:val="CommentText"/>
      </w:pPr>
      <w:r>
        <w:rPr>
          <w:rStyle w:val="CommentReference"/>
        </w:rPr>
        <w:annotationRef/>
      </w:r>
      <w:r>
        <w:t>Errata 2.134 DONE</w:t>
      </w:r>
    </w:p>
  </w:comment>
  <w:comment w:id="985" w:author="mbeckerle" w:date="2013-07-24T17:51:00Z" w:initials="m">
    <w:p w14:paraId="48A4CCDF" w14:textId="77777777" w:rsidR="00B900F3" w:rsidRDefault="00B900F3" w:rsidP="0043629B">
      <w:pPr>
        <w:pStyle w:val="CommentText"/>
      </w:pPr>
      <w:r>
        <w:rPr>
          <w:rStyle w:val="CommentReference"/>
        </w:rPr>
        <w:annotationRef/>
      </w:r>
      <w:r>
        <w:t>Errata 2.134 DONE</w:t>
      </w:r>
    </w:p>
  </w:comment>
  <w:comment w:id="1009" w:author="mbeckerle" w:date="2013-07-24T17:51:00Z" w:initials="m">
    <w:p w14:paraId="26646325" w14:textId="77777777" w:rsidR="00B900F3" w:rsidRDefault="00B900F3" w:rsidP="0043629B">
      <w:pPr>
        <w:pStyle w:val="CommentText"/>
      </w:pPr>
      <w:r>
        <w:rPr>
          <w:rStyle w:val="CommentReference"/>
        </w:rPr>
        <w:annotationRef/>
      </w:r>
      <w:r>
        <w:t>Errata 2.134 DONE</w:t>
      </w:r>
    </w:p>
  </w:comment>
  <w:comment w:id="1013" w:author="mbeckerle" w:date="2013-07-24T17:51:00Z" w:initials="m">
    <w:p w14:paraId="1969849B" w14:textId="77777777" w:rsidR="00B900F3" w:rsidRDefault="00B900F3" w:rsidP="0043629B">
      <w:pPr>
        <w:pStyle w:val="CommentText"/>
      </w:pPr>
      <w:r>
        <w:rPr>
          <w:rStyle w:val="CommentReference"/>
        </w:rPr>
        <w:annotationRef/>
      </w:r>
      <w:r>
        <w:t>Errata 2.134 DONE</w:t>
      </w:r>
    </w:p>
  </w:comment>
  <w:comment w:id="1078" w:author="mbeckerle" w:date="2013-07-24T17:51:00Z" w:initials="m">
    <w:p w14:paraId="41AF50C3" w14:textId="77777777" w:rsidR="00B900F3" w:rsidRDefault="00B900F3" w:rsidP="0043629B">
      <w:pPr>
        <w:pStyle w:val="CommentText"/>
      </w:pPr>
      <w:r>
        <w:rPr>
          <w:rStyle w:val="CommentReference"/>
        </w:rPr>
        <w:annotationRef/>
      </w:r>
      <w:r>
        <w:t>Errata 2.134 DONE</w:t>
      </w:r>
    </w:p>
  </w:comment>
  <w:comment w:id="1085" w:author="mbeckerle" w:date="2013-07-24T17:51:00Z" w:initials="m">
    <w:p w14:paraId="7442F61D" w14:textId="77777777" w:rsidR="00B900F3" w:rsidRDefault="00B900F3" w:rsidP="0043629B">
      <w:pPr>
        <w:pStyle w:val="CommentText"/>
      </w:pPr>
      <w:r>
        <w:rPr>
          <w:rStyle w:val="CommentReference"/>
        </w:rPr>
        <w:annotationRef/>
      </w:r>
      <w:r>
        <w:t>Errata 2.134 DONE</w:t>
      </w:r>
    </w:p>
  </w:comment>
  <w:comment w:id="1102" w:author="mbeckerle" w:date="2013-07-24T17:51:00Z" w:initials="m">
    <w:p w14:paraId="350878F1" w14:textId="28897225" w:rsidR="00B900F3" w:rsidRDefault="00B900F3">
      <w:pPr>
        <w:pStyle w:val="CommentText"/>
      </w:pPr>
      <w:r>
        <w:rPr>
          <w:rStyle w:val="CommentReference"/>
        </w:rPr>
        <w:annotationRef/>
      </w:r>
      <w:r>
        <w:t>2.108 DONE</w:t>
      </w:r>
    </w:p>
  </w:comment>
  <w:comment w:id="1106" w:author="mbeckerle" w:date="2013-07-24T17:51:00Z" w:initials="m">
    <w:p w14:paraId="2876840F" w14:textId="68F4B94B" w:rsidR="00B900F3" w:rsidRDefault="00B900F3">
      <w:pPr>
        <w:pStyle w:val="CommentText"/>
      </w:pPr>
      <w:r>
        <w:rPr>
          <w:rStyle w:val="CommentReference"/>
        </w:rPr>
        <w:annotationRef/>
      </w:r>
      <w:r>
        <w:t>Errata 2.126 DONE</w:t>
      </w:r>
    </w:p>
  </w:comment>
  <w:comment w:id="1127" w:author="mbeckerle" w:date="2013-07-24T17:51:00Z" w:initials="m">
    <w:p w14:paraId="333A9A2F" w14:textId="469DB033" w:rsidR="00B900F3" w:rsidRDefault="00B900F3">
      <w:pPr>
        <w:pStyle w:val="CommentText"/>
      </w:pPr>
      <w:r>
        <w:rPr>
          <w:rStyle w:val="CommentReference"/>
        </w:rPr>
        <w:annotationRef/>
      </w:r>
      <w:r>
        <w:t>Errata 2.126 DONE</w:t>
      </w:r>
    </w:p>
  </w:comment>
  <w:comment w:id="1146" w:author="Steve Hanson" w:date="2013-07-24T17:51:00Z" w:initials="SMH">
    <w:p w14:paraId="172BE76B" w14:textId="30B4621F" w:rsidR="00B900F3" w:rsidRDefault="00B900F3">
      <w:pPr>
        <w:pStyle w:val="CommentText"/>
      </w:pPr>
      <w:r>
        <w:rPr>
          <w:rStyle w:val="CommentReference"/>
        </w:rPr>
        <w:annotationRef/>
      </w:r>
      <w:r>
        <w:t>2.99. DONE</w:t>
      </w:r>
    </w:p>
  </w:comment>
  <w:comment w:id="1200" w:author="mbeckerle" w:date="2013-07-24T17:51:00Z" w:initials="m">
    <w:p w14:paraId="7CD28162" w14:textId="51743576" w:rsidR="00B900F3" w:rsidRDefault="00B900F3">
      <w:pPr>
        <w:pStyle w:val="CommentText"/>
      </w:pPr>
      <w:r>
        <w:rPr>
          <w:rStyle w:val="CommentReference"/>
        </w:rPr>
        <w:annotationRef/>
      </w:r>
      <w:r>
        <w:t xml:space="preserve">(DONE) is this the whole list? </w:t>
      </w:r>
    </w:p>
    <w:p w14:paraId="1766E016" w14:textId="77777777" w:rsidR="00B900F3" w:rsidRDefault="00B900F3">
      <w:pPr>
        <w:pStyle w:val="CommentText"/>
      </w:pPr>
    </w:p>
    <w:p w14:paraId="38B8B82B" w14:textId="7233DFCF" w:rsidR="00B900F3" w:rsidRDefault="00B900F3">
      <w:pPr>
        <w:pStyle w:val="CommentText"/>
      </w:pPr>
      <w:r>
        <w:t xml:space="preserve">See Errata 13 2.126 </w:t>
      </w:r>
    </w:p>
    <w:p w14:paraId="569792CE" w14:textId="77777777" w:rsidR="00B900F3" w:rsidRDefault="00B900F3">
      <w:pPr>
        <w:pStyle w:val="CommentText"/>
      </w:pPr>
    </w:p>
    <w:p w14:paraId="0FE7DFD3" w14:textId="4D826636" w:rsidR="00B900F3" w:rsidRDefault="00B900F3">
      <w:pPr>
        <w:pStyle w:val="CommentText"/>
      </w:pPr>
      <w:r>
        <w:t>Stale discussion below:</w:t>
      </w:r>
    </w:p>
    <w:p w14:paraId="4B1DF046" w14:textId="77777777" w:rsidR="00B900F3" w:rsidRDefault="00B900F3">
      <w:pPr>
        <w:pStyle w:val="CommentText"/>
      </w:pPr>
    </w:p>
    <w:p w14:paraId="4A849124" w14:textId="32BA8623" w:rsidR="00B900F3" w:rsidRDefault="00B900F3">
      <w:pPr>
        <w:pStyle w:val="CommentText"/>
      </w:pPr>
      <w:r>
        <w:t xml:space="preserve">I’m not sure what the point of enumerating these is here. E.g., dfdl:ref can be put into default scope, but dfdl:hiddenGroupRef cannot, nor can dfdl:inputValueCalc, but we don’t say that is a non-property because of it. </w:t>
      </w:r>
    </w:p>
    <w:p w14:paraId="4433F60B" w14:textId="77777777" w:rsidR="00B900F3" w:rsidRDefault="00B900F3">
      <w:pPr>
        <w:pStyle w:val="CommentText"/>
      </w:pPr>
    </w:p>
    <w:p w14:paraId="1872D153" w14:textId="60ED3859" w:rsidR="00B900F3" w:rsidRDefault="00B900F3">
      <w:pPr>
        <w:pStyle w:val="CommentText"/>
        <w:rPr>
          <w:i/>
        </w:rPr>
      </w:pPr>
      <w:r w:rsidRPr="006B79AB">
        <w:rPr>
          <w:i/>
        </w:rPr>
        <w:t>SMH: There is an open WG action on this. (What you say about ref is wrong though – it always acts locally).</w:t>
      </w:r>
    </w:p>
    <w:p w14:paraId="5BC41F94" w14:textId="50EDC36D" w:rsidR="00B900F3" w:rsidRPr="006B79AB" w:rsidRDefault="00B900F3">
      <w:pPr>
        <w:pStyle w:val="CommentText"/>
        <w:rPr>
          <w:i/>
        </w:rPr>
      </w:pPr>
      <w:r>
        <w:rPr>
          <w:i/>
        </w:rPr>
        <w:t>Mikeb: Offending text removed.</w:t>
      </w:r>
    </w:p>
  </w:comment>
  <w:comment w:id="1228" w:author="mbeckerle" w:date="2013-07-24T17:51:00Z" w:initials="m">
    <w:p w14:paraId="19BD7C23" w14:textId="3B023683" w:rsidR="00B900F3" w:rsidRDefault="00B900F3">
      <w:pPr>
        <w:pStyle w:val="CommentText"/>
      </w:pPr>
      <w:r>
        <w:rPr>
          <w:rStyle w:val="CommentReference"/>
        </w:rPr>
        <w:annotationRef/>
      </w:r>
      <w:r>
        <w:t>Errata 2.119 DONE</w:t>
      </w:r>
    </w:p>
  </w:comment>
  <w:comment w:id="1234" w:author="Mike Beckerle" w:date="2013-07-24T17:51:00Z" w:initials="Mike Beck">
    <w:p w14:paraId="4DF59BED" w14:textId="77777777" w:rsidR="00B900F3" w:rsidRDefault="00B900F3" w:rsidP="00867837">
      <w:pPr>
        <w:overflowPunct w:val="0"/>
        <w:spacing w:line="0" w:lineRule="atLeast"/>
        <w:rPr>
          <w:rFonts w:ascii="Ubuntu" w:eastAsia="WenQuanYi Micro Hei" w:hAnsi="Ubuntu" w:cs="Lohit Hindi"/>
          <w:szCs w:val="24"/>
          <w:lang w:eastAsia="zh-CN" w:bidi="hi-IN"/>
        </w:rPr>
      </w:pPr>
      <w:r>
        <w:annotationRef/>
      </w:r>
      <w:r>
        <w:rPr>
          <w:rFonts w:ascii="Ubuntu" w:eastAsia="WenQuanYi Micro Hei" w:hAnsi="Ubuntu" w:cs="Lohit Hindi" w:hint="eastAsia"/>
          <w:szCs w:val="24"/>
          <w:lang w:bidi="hi-IN"/>
        </w:rPr>
        <w:t>Errata 2.6 DONE</w:t>
      </w:r>
    </w:p>
  </w:comment>
  <w:comment w:id="1284" w:author="mbeckerle" w:date="2013-07-24T17:51:00Z" w:initials="m">
    <w:p w14:paraId="67A77479" w14:textId="77777777" w:rsidR="00B900F3" w:rsidRDefault="00B900F3" w:rsidP="0043629B">
      <w:pPr>
        <w:pStyle w:val="CommentText"/>
      </w:pPr>
      <w:r>
        <w:rPr>
          <w:rStyle w:val="CommentReference"/>
        </w:rPr>
        <w:annotationRef/>
      </w:r>
      <w:r>
        <w:t>Errata 2.134 DONE</w:t>
      </w:r>
    </w:p>
  </w:comment>
  <w:comment w:id="1301" w:author="mbeckerle" w:date="2013-07-24T17:51:00Z" w:initials="m">
    <w:p w14:paraId="4E767DE0" w14:textId="77777777" w:rsidR="00B900F3" w:rsidRDefault="00B900F3" w:rsidP="0043629B">
      <w:pPr>
        <w:pStyle w:val="CommentText"/>
      </w:pPr>
      <w:r>
        <w:rPr>
          <w:rStyle w:val="CommentReference"/>
        </w:rPr>
        <w:annotationRef/>
      </w:r>
      <w:r>
        <w:t>Errata 2.134 DONE</w:t>
      </w:r>
    </w:p>
  </w:comment>
  <w:comment w:id="1321" w:author="mbeckerle" w:date="2013-07-24T17:51:00Z" w:initials="m">
    <w:p w14:paraId="7F07BA81" w14:textId="78CC948F" w:rsidR="00B900F3" w:rsidRDefault="00B900F3">
      <w:pPr>
        <w:pStyle w:val="CommentText"/>
      </w:pPr>
      <w:r>
        <w:rPr>
          <w:rStyle w:val="CommentReference"/>
        </w:rPr>
        <w:annotationRef/>
      </w:r>
      <w:r>
        <w:t>Errata 2.134 DONE</w:t>
      </w:r>
    </w:p>
  </w:comment>
  <w:comment w:id="1325" w:author="Steve Hanson" w:date="2013-07-24T17:51:00Z" w:initials="SMH">
    <w:p w14:paraId="76DC70C8" w14:textId="01DF9528" w:rsidR="00B900F3" w:rsidRDefault="00B900F3">
      <w:pPr>
        <w:pStyle w:val="CommentText"/>
      </w:pPr>
      <w:r>
        <w:rPr>
          <w:rStyle w:val="CommentReference"/>
        </w:rPr>
        <w:annotationRef/>
      </w:r>
      <w:r>
        <w:t>The footnote to this needs reworking due to errata 2.36, as occursCount can now only be an expression.</w:t>
      </w:r>
    </w:p>
  </w:comment>
  <w:comment w:id="1326" w:author="mbeckerle" w:date="2013-07-24T17:51:00Z" w:initials="m">
    <w:p w14:paraId="7969D39A" w14:textId="11EEC575" w:rsidR="00B900F3" w:rsidRDefault="00B900F3">
      <w:pPr>
        <w:pStyle w:val="CommentText"/>
      </w:pPr>
      <w:r>
        <w:rPr>
          <w:rStyle w:val="CommentReference"/>
        </w:rPr>
        <w:annotationRef/>
      </w:r>
      <w:r>
        <w:t>Removed offending sentence and footnote as they were totally unclear to me, and I wasn’t sure what point they were trying to make.</w:t>
      </w:r>
    </w:p>
  </w:comment>
  <w:comment w:id="1403" w:author="Steve Hanson" w:date="2013-07-24T17:51:00Z" w:initials="SMH">
    <w:p w14:paraId="6A12FFFE" w14:textId="77777777" w:rsidR="00B900F3" w:rsidRDefault="00B900F3">
      <w:pPr>
        <w:pStyle w:val="CommentText"/>
      </w:pPr>
      <w:r>
        <w:rPr>
          <w:rStyle w:val="CommentReference"/>
        </w:rPr>
        <w:annotationRef/>
      </w:r>
      <w:r>
        <w:t>Errata 3.7 adds a new member for Unicode BOM. See section 11.</w:t>
      </w:r>
    </w:p>
    <w:p w14:paraId="75F39F64" w14:textId="77777777" w:rsidR="00B900F3" w:rsidRDefault="00B900F3">
      <w:pPr>
        <w:pStyle w:val="CommentText"/>
      </w:pPr>
    </w:p>
    <w:p w14:paraId="1E36C3A7" w14:textId="77777777" w:rsidR="00B900F3" w:rsidRDefault="00B900F3">
      <w:pPr>
        <w:pStyle w:val="CommentText"/>
      </w:pPr>
      <w:r>
        <w:t>DONE</w:t>
      </w:r>
    </w:p>
  </w:comment>
  <w:comment w:id="1408" w:author="mbeckerle" w:date="2013-07-24T17:51:00Z" w:initials="m">
    <w:p w14:paraId="7B0500B6" w14:textId="3B7304E1" w:rsidR="00B900F3" w:rsidRDefault="00B900F3">
      <w:pPr>
        <w:pStyle w:val="CommentText"/>
      </w:pPr>
      <w:r>
        <w:rPr>
          <w:rStyle w:val="CommentReference"/>
        </w:rPr>
        <w:annotationRef/>
      </w:r>
      <w:r>
        <w:t>Errata 2.75 Done</w:t>
      </w:r>
    </w:p>
  </w:comment>
  <w:comment w:id="1419" w:author="Steve Hanson" w:date="2013-07-24T17:51:00Z" w:initials="SMH">
    <w:p w14:paraId="2DE88B9D" w14:textId="77777777" w:rsidR="00B900F3" w:rsidRDefault="00B900F3">
      <w:pPr>
        <w:pStyle w:val="CommentText"/>
      </w:pPr>
      <w:r>
        <w:rPr>
          <w:rStyle w:val="CommentReference"/>
        </w:rPr>
        <w:annotationRef/>
      </w:r>
      <w:r>
        <w:t>Should not be hyphenated?</w:t>
      </w:r>
    </w:p>
    <w:p w14:paraId="6DFCEB2C" w14:textId="77777777" w:rsidR="00B900F3" w:rsidRDefault="00B900F3">
      <w:pPr>
        <w:pStyle w:val="CommentText"/>
      </w:pPr>
    </w:p>
    <w:p w14:paraId="1AD6F1A5" w14:textId="430107C1" w:rsidR="00B900F3" w:rsidRDefault="00B900F3">
      <w:pPr>
        <w:pStyle w:val="CommentText"/>
      </w:pPr>
      <w:r>
        <w:t>DONE</w:t>
      </w:r>
    </w:p>
  </w:comment>
  <w:comment w:id="1437" w:author="Steve Hanson" w:date="2013-07-24T17:51:00Z" w:initials="SMH">
    <w:p w14:paraId="35FCAF1E" w14:textId="77777777" w:rsidR="00B900F3" w:rsidRDefault="00B900F3">
      <w:pPr>
        <w:pStyle w:val="CommentText"/>
      </w:pPr>
      <w:r>
        <w:rPr>
          <w:rStyle w:val="CommentReference"/>
        </w:rPr>
        <w:annotationRef/>
      </w:r>
      <w:r>
        <w:t>Errata 3.6 adds two new members needed to build a PSVI</w:t>
      </w:r>
    </w:p>
    <w:p w14:paraId="39D6D662" w14:textId="77777777" w:rsidR="00B900F3" w:rsidRDefault="00B900F3">
      <w:pPr>
        <w:pStyle w:val="CommentText"/>
      </w:pPr>
    </w:p>
    <w:p w14:paraId="01EB4832" w14:textId="77777777" w:rsidR="00B900F3" w:rsidRDefault="00B900F3">
      <w:pPr>
        <w:pStyle w:val="CommentText"/>
      </w:pPr>
      <w:r>
        <w:t>DONE.</w:t>
      </w:r>
    </w:p>
    <w:p w14:paraId="3A3D4A6E" w14:textId="77777777" w:rsidR="00B900F3" w:rsidRDefault="00B900F3">
      <w:pPr>
        <w:pStyle w:val="CommentText"/>
      </w:pPr>
    </w:p>
  </w:comment>
  <w:comment w:id="1445" w:author="Steve Hanson" w:date="2013-07-24T17:51:00Z" w:initials="SMH">
    <w:p w14:paraId="5C5D3481" w14:textId="77777777" w:rsidR="00B900F3" w:rsidRDefault="00B900F3">
      <w:pPr>
        <w:pStyle w:val="CommentText"/>
      </w:pPr>
      <w:r>
        <w:rPr>
          <w:rStyle w:val="CommentReference"/>
        </w:rPr>
        <w:annotationRef/>
      </w:r>
      <w:r>
        <w:t>Errata 2.67 changes this</w:t>
      </w:r>
    </w:p>
    <w:p w14:paraId="7EB421D6" w14:textId="77777777" w:rsidR="00B900F3" w:rsidRDefault="00B900F3">
      <w:pPr>
        <w:pStyle w:val="CommentText"/>
      </w:pPr>
    </w:p>
    <w:p w14:paraId="5F82FAF0" w14:textId="77777777" w:rsidR="00B900F3" w:rsidRDefault="00B900F3">
      <w:pPr>
        <w:pStyle w:val="CommentText"/>
      </w:pPr>
      <w:r>
        <w:t>DONE</w:t>
      </w:r>
    </w:p>
  </w:comment>
  <w:comment w:id="1447" w:author="Steve Hanson" w:date="2013-07-24T17:51:00Z" w:initials="SMH">
    <w:p w14:paraId="4D40DAEE" w14:textId="77777777" w:rsidR="00B900F3" w:rsidRDefault="00B900F3">
      <w:pPr>
        <w:pStyle w:val="CommentText"/>
      </w:pPr>
      <w:r>
        <w:rPr>
          <w:rStyle w:val="CommentReference"/>
        </w:rPr>
        <w:annotationRef/>
      </w:r>
      <w:r>
        <w:t>Errata 3.13 changes this and adds control over behaviour.</w:t>
      </w:r>
    </w:p>
    <w:p w14:paraId="76AD2934" w14:textId="77777777" w:rsidR="00B900F3" w:rsidRDefault="00B900F3">
      <w:pPr>
        <w:pStyle w:val="CommentText"/>
      </w:pPr>
    </w:p>
    <w:p w14:paraId="6C12AC0B" w14:textId="235F2174" w:rsidR="00B900F3" w:rsidRDefault="00B900F3">
      <w:pPr>
        <w:pStyle w:val="CommentText"/>
      </w:pPr>
      <w:r>
        <w:t>DONE</w:t>
      </w:r>
    </w:p>
  </w:comment>
  <w:comment w:id="1448" w:author="mbeckerle" w:date="2013-07-24T17:51:00Z" w:initials="m">
    <w:p w14:paraId="6B5C27A0" w14:textId="30A5A5D9" w:rsidR="00B900F3" w:rsidRDefault="00B900F3">
      <w:pPr>
        <w:pStyle w:val="CommentText"/>
      </w:pPr>
      <w:r>
        <w:rPr>
          <w:rStyle w:val="CommentReference"/>
        </w:rPr>
        <w:annotationRef/>
      </w:r>
      <w:r>
        <w:t xml:space="preserve">I believe this language is fixed w.r.t. 3.13. This section is about the infoset and doesn’t need to discuss encoding errors. </w:t>
      </w:r>
    </w:p>
  </w:comment>
  <w:comment w:id="1459" w:author="Steve Hanson" w:date="2013-07-24T17:51:00Z" w:initials="SMH">
    <w:p w14:paraId="5D0566F7" w14:textId="77777777" w:rsidR="00B900F3" w:rsidRDefault="00B900F3">
      <w:pPr>
        <w:pStyle w:val="CommentText"/>
      </w:pPr>
      <w:r>
        <w:rPr>
          <w:rStyle w:val="CommentReference"/>
        </w:rPr>
        <w:annotationRef/>
      </w:r>
      <w:r>
        <w:t>Should be ‘complex’</w:t>
      </w:r>
    </w:p>
    <w:p w14:paraId="5F978CBC" w14:textId="77777777" w:rsidR="00B900F3" w:rsidRDefault="00B900F3">
      <w:pPr>
        <w:pStyle w:val="CommentText"/>
      </w:pPr>
    </w:p>
    <w:p w14:paraId="53FEE369" w14:textId="7467082F" w:rsidR="00B900F3" w:rsidRDefault="00B900F3">
      <w:pPr>
        <w:pStyle w:val="CommentText"/>
      </w:pPr>
      <w:r>
        <w:t>DONE</w:t>
      </w:r>
    </w:p>
  </w:comment>
  <w:comment w:id="1461" w:author="Steve Hanson" w:date="2013-07-24T17:51:00Z" w:initials="SMH">
    <w:p w14:paraId="06FDE280" w14:textId="77777777" w:rsidR="00B900F3" w:rsidRDefault="00B900F3" w:rsidP="00765137">
      <w:pPr>
        <w:pStyle w:val="CommentText"/>
      </w:pPr>
      <w:r>
        <w:rPr>
          <w:rStyle w:val="CommentReference"/>
        </w:rPr>
        <w:annotationRef/>
      </w:r>
      <w:r>
        <w:t xml:space="preserve">This is a Boolean so how can it be empty. Should this be ‘no value’ ? </w:t>
      </w:r>
    </w:p>
    <w:p w14:paraId="2EE5203C" w14:textId="2712601C" w:rsidR="00B900F3" w:rsidRDefault="00B900F3">
      <w:pPr>
        <w:pStyle w:val="CommentText"/>
      </w:pPr>
    </w:p>
  </w:comment>
  <w:comment w:id="1478" w:author="Steve Hanson" w:date="2013-07-24T17:51:00Z" w:initials="SMH">
    <w:p w14:paraId="54E6F12F" w14:textId="612265E8" w:rsidR="00B900F3" w:rsidRDefault="00B900F3">
      <w:pPr>
        <w:pStyle w:val="CommentText"/>
      </w:pPr>
      <w:r>
        <w:rPr>
          <w:rStyle w:val="CommentReference"/>
        </w:rPr>
        <w:annotationRef/>
      </w:r>
      <w:r>
        <w:t>See comment above.</w:t>
      </w:r>
    </w:p>
  </w:comment>
  <w:comment w:id="1481" w:author="Steve Hanson" w:date="2013-07-24T17:51:00Z" w:initials="SMH">
    <w:p w14:paraId="02E6AE39" w14:textId="77777777" w:rsidR="00B900F3" w:rsidRDefault="00B900F3">
      <w:pPr>
        <w:pStyle w:val="CommentText"/>
      </w:pPr>
      <w:r>
        <w:rPr>
          <w:rStyle w:val="CommentReference"/>
        </w:rPr>
        <w:annotationRef/>
      </w:r>
      <w:r>
        <w:t>[valid] will have a value. [unionMemberSchema] can have a value.</w:t>
      </w:r>
    </w:p>
    <w:p w14:paraId="4F7E99F5" w14:textId="77777777" w:rsidR="00B900F3" w:rsidRDefault="00B900F3">
      <w:pPr>
        <w:pStyle w:val="CommentText"/>
      </w:pPr>
    </w:p>
    <w:p w14:paraId="46E53833" w14:textId="62A9E174" w:rsidR="00B900F3" w:rsidRDefault="00B900F3">
      <w:pPr>
        <w:pStyle w:val="CommentText"/>
      </w:pPr>
      <w:r>
        <w:t>DONE</w:t>
      </w:r>
    </w:p>
  </w:comment>
  <w:comment w:id="1553" w:author="mbeckerle" w:date="2013-07-24T17:51:00Z" w:initials="m">
    <w:p w14:paraId="1EE5FD9B" w14:textId="227CD83F" w:rsidR="00B900F3" w:rsidRDefault="00B900F3">
      <w:pPr>
        <w:pStyle w:val="CommentText"/>
      </w:pPr>
      <w:r>
        <w:rPr>
          <w:rStyle w:val="CommentReference"/>
        </w:rPr>
        <w:annotationRef/>
      </w:r>
      <w:r>
        <w:t>Errata 2.122 DONE</w:t>
      </w:r>
    </w:p>
  </w:comment>
  <w:comment w:id="1564" w:author="Steve Hanson" w:date="2013-07-24T17:51:00Z" w:initials="SMH">
    <w:p w14:paraId="72E18212" w14:textId="77777777" w:rsidR="00B900F3" w:rsidRDefault="00B900F3">
      <w:pPr>
        <w:pStyle w:val="CommentText"/>
      </w:pPr>
      <w:r>
        <w:rPr>
          <w:rStyle w:val="CommentReference"/>
        </w:rPr>
        <w:annotationRef/>
      </w:r>
      <w:r>
        <w:t>Errata 3.10 allows nillable complex types</w:t>
      </w:r>
    </w:p>
    <w:p w14:paraId="5047F030" w14:textId="77777777" w:rsidR="00B900F3" w:rsidRDefault="00B900F3">
      <w:pPr>
        <w:pStyle w:val="CommentText"/>
      </w:pPr>
    </w:p>
    <w:p w14:paraId="72D640D2" w14:textId="77777777" w:rsidR="00B900F3" w:rsidRDefault="00B900F3">
      <w:pPr>
        <w:pStyle w:val="CommentText"/>
      </w:pPr>
      <w:r>
        <w:t>DONE</w:t>
      </w:r>
    </w:p>
  </w:comment>
  <w:comment w:id="1582" w:author="Steve Hanson" w:date="2013-07-24T17:51:00Z" w:initials="SMH">
    <w:p w14:paraId="66B6778D" w14:textId="77777777" w:rsidR="00B900F3" w:rsidRDefault="00B900F3">
      <w:pPr>
        <w:pStyle w:val="CommentText"/>
      </w:pPr>
      <w:r>
        <w:rPr>
          <w:rStyle w:val="CommentReference"/>
        </w:rPr>
        <w:annotationRef/>
      </w:r>
      <w:r>
        <w:t>Errata 3.10 allows this</w:t>
      </w:r>
    </w:p>
    <w:p w14:paraId="1B1838C6" w14:textId="77777777" w:rsidR="00B900F3" w:rsidRDefault="00B900F3">
      <w:pPr>
        <w:pStyle w:val="CommentText"/>
      </w:pPr>
    </w:p>
    <w:p w14:paraId="0B46CCEA" w14:textId="362FDD56" w:rsidR="00B900F3" w:rsidRDefault="00B900F3">
      <w:pPr>
        <w:pStyle w:val="CommentText"/>
      </w:pPr>
      <w:r>
        <w:t>DONE</w:t>
      </w:r>
    </w:p>
  </w:comment>
  <w:comment w:id="1595" w:author="mbeckerle" w:date="2013-07-24T17:51:00Z" w:initials="m">
    <w:p w14:paraId="38F38854" w14:textId="5452B394" w:rsidR="00B900F3" w:rsidRDefault="00B900F3" w:rsidP="007F00A0">
      <w:pPr>
        <w:rPr>
          <w:rFonts w:cs="Arial"/>
          <w:color w:val="000000"/>
          <w:lang w:eastAsia="en-GB"/>
        </w:rPr>
      </w:pPr>
      <w:r>
        <w:rPr>
          <w:rStyle w:val="CommentReference"/>
        </w:rPr>
        <w:annotationRef/>
      </w:r>
      <w:r>
        <w:rPr>
          <w:rFonts w:cs="Arial"/>
          <w:b/>
          <w:color w:val="000000"/>
          <w:lang w:eastAsia="en-GB"/>
        </w:rPr>
        <w:t xml:space="preserve">Errata </w:t>
      </w:r>
      <w:r w:rsidRPr="00E52B64">
        <w:rPr>
          <w:rFonts w:cs="Arial"/>
          <w:b/>
          <w:color w:val="000000"/>
          <w:lang w:eastAsia="en-GB"/>
        </w:rPr>
        <w:t>2.111</w:t>
      </w:r>
      <w:r>
        <w:rPr>
          <w:rFonts w:cs="Arial"/>
          <w:b/>
          <w:color w:val="000000"/>
          <w:lang w:eastAsia="en-GB"/>
        </w:rPr>
        <w:t xml:space="preserve"> </w:t>
      </w:r>
      <w:r>
        <w:rPr>
          <w:rFonts w:cs="Arial"/>
          <w:color w:val="000000"/>
          <w:lang w:eastAsia="en-GB"/>
        </w:rPr>
        <w:t>Done</w:t>
      </w:r>
    </w:p>
    <w:p w14:paraId="364369A1" w14:textId="533811C4" w:rsidR="00B900F3" w:rsidRDefault="00B900F3">
      <w:pPr>
        <w:pStyle w:val="CommentText"/>
      </w:pPr>
    </w:p>
  </w:comment>
  <w:comment w:id="1666" w:author="Steve Hanson" w:date="2013-07-24T17:51:00Z" w:initials="SMH">
    <w:p w14:paraId="3C43505F" w14:textId="77777777" w:rsidR="00B900F3" w:rsidRDefault="00B900F3">
      <w:pPr>
        <w:pStyle w:val="CommentText"/>
      </w:pPr>
      <w:r>
        <w:rPr>
          <w:rStyle w:val="CommentReference"/>
        </w:rPr>
        <w:annotationRef/>
      </w:r>
      <w:r>
        <w:t>Revisit this section once errata exists for action 140</w:t>
      </w:r>
    </w:p>
    <w:p w14:paraId="66809C7A" w14:textId="77777777" w:rsidR="00B900F3" w:rsidRDefault="00B900F3">
      <w:pPr>
        <w:pStyle w:val="CommentText"/>
      </w:pPr>
    </w:p>
    <w:p w14:paraId="2FFCC76A" w14:textId="7DC753A6" w:rsidR="00B900F3" w:rsidRDefault="00B900F3">
      <w:pPr>
        <w:pStyle w:val="CommentText"/>
      </w:pPr>
      <w:r>
        <w:t>I revisited this and added the detail about OCK implicit.</w:t>
      </w:r>
    </w:p>
    <w:p w14:paraId="0F7B06FA" w14:textId="77777777" w:rsidR="00B900F3" w:rsidRDefault="00B900F3">
      <w:pPr>
        <w:pStyle w:val="CommentText"/>
      </w:pPr>
    </w:p>
    <w:p w14:paraId="62E0F54C" w14:textId="690AB1DF" w:rsidR="00B900F3" w:rsidRDefault="00B900F3">
      <w:pPr>
        <w:pStyle w:val="CommentText"/>
      </w:pPr>
      <w:r>
        <w:t xml:space="preserve">I *think* that’s all. </w:t>
      </w:r>
    </w:p>
    <w:p w14:paraId="7AAA0EE7" w14:textId="77777777" w:rsidR="00B900F3" w:rsidRDefault="00B900F3">
      <w:pPr>
        <w:pStyle w:val="CommentText"/>
      </w:pPr>
    </w:p>
    <w:p w14:paraId="6EFFE4A3" w14:textId="4982E77F" w:rsidR="00B900F3" w:rsidRDefault="00B900F3">
      <w:pPr>
        <w:pStyle w:val="CommentText"/>
      </w:pPr>
      <w:r>
        <w:t>DONE</w:t>
      </w:r>
    </w:p>
  </w:comment>
  <w:comment w:id="1789" w:author="Steve Hanson" w:date="2013-07-24T17:51:00Z" w:initials="SMH">
    <w:p w14:paraId="16400AFF" w14:textId="77777777" w:rsidR="00B900F3" w:rsidRDefault="00B900F3">
      <w:pPr>
        <w:pStyle w:val="CommentText"/>
      </w:pPr>
      <w:r>
        <w:rPr>
          <w:rStyle w:val="CommentReference"/>
        </w:rPr>
        <w:annotationRef/>
      </w:r>
      <w:r>
        <w:t>Errata 3.3 removes this paragraph</w:t>
      </w:r>
    </w:p>
    <w:p w14:paraId="31F285F8" w14:textId="77777777" w:rsidR="00B900F3" w:rsidRDefault="00B900F3">
      <w:pPr>
        <w:pStyle w:val="CommentText"/>
      </w:pPr>
    </w:p>
    <w:p w14:paraId="400A50D0" w14:textId="77777777" w:rsidR="00B900F3" w:rsidRDefault="00B900F3">
      <w:pPr>
        <w:pStyle w:val="CommentText"/>
      </w:pPr>
      <w:r>
        <w:t>DONE</w:t>
      </w:r>
    </w:p>
  </w:comment>
  <w:comment w:id="1906" w:author="Steve Hanson" w:date="2013-07-24T17:51:00Z" w:initials="SMH">
    <w:p w14:paraId="5BCA6EC2" w14:textId="409FE05F" w:rsidR="00B900F3" w:rsidRDefault="00B900F3">
      <w:pPr>
        <w:pStyle w:val="CommentText"/>
      </w:pPr>
      <w:r>
        <w:rPr>
          <w:rStyle w:val="CommentReference"/>
        </w:rPr>
        <w:annotationRef/>
      </w:r>
      <w:r>
        <w:t>2.12. Clarified.</w:t>
      </w:r>
    </w:p>
    <w:p w14:paraId="4BACD623" w14:textId="506F73F4" w:rsidR="00B900F3" w:rsidRDefault="00B900F3">
      <w:pPr>
        <w:pStyle w:val="CommentText"/>
      </w:pPr>
      <w:r>
        <w:t>DONE.</w:t>
      </w:r>
    </w:p>
  </w:comment>
  <w:comment w:id="1922" w:author="mbeckerle" w:date="2013-07-24T17:51:00Z" w:initials="m">
    <w:p w14:paraId="41C8FDA2" w14:textId="1E7E5442" w:rsidR="00B900F3" w:rsidRDefault="00B900F3" w:rsidP="007F00A0">
      <w:pPr>
        <w:autoSpaceDE w:val="0"/>
        <w:rPr>
          <w:rFonts w:ascii="Helvetica" w:hAnsi="Helvetica"/>
        </w:rPr>
      </w:pPr>
      <w:r>
        <w:rPr>
          <w:rStyle w:val="CommentReference"/>
        </w:rPr>
        <w:annotationRef/>
      </w:r>
      <w:r w:rsidRPr="002E4584">
        <w:rPr>
          <w:rFonts w:ascii="Helvetica" w:hAnsi="Helvetica" w:cs="Arial"/>
          <w:b/>
        </w:rPr>
        <w:t>2.109</w:t>
      </w:r>
      <w:r w:rsidRPr="002E4584">
        <w:rPr>
          <w:rFonts w:ascii="Helvetica" w:hAnsi="Helvetica" w:cs="Arial"/>
        </w:rPr>
        <w:t xml:space="preserve">. </w:t>
      </w:r>
      <w:r>
        <w:rPr>
          <w:rFonts w:ascii="Helvetica" w:hAnsi="Helvetica" w:cs="Arial"/>
          <w:i/>
        </w:rPr>
        <w:t>Done</w:t>
      </w:r>
    </w:p>
    <w:p w14:paraId="48697C67" w14:textId="11D643E0" w:rsidR="00B900F3" w:rsidRDefault="00B900F3">
      <w:pPr>
        <w:pStyle w:val="CommentText"/>
      </w:pPr>
    </w:p>
  </w:comment>
  <w:comment w:id="1924" w:author="Steve Hanson" w:date="2013-07-24T17:51:00Z" w:initials="SMH">
    <w:p w14:paraId="07979BCE" w14:textId="7C3B52C5" w:rsidR="00B900F3" w:rsidRDefault="00B900F3">
      <w:pPr>
        <w:pStyle w:val="CommentText"/>
      </w:pPr>
      <w:r>
        <w:rPr>
          <w:rStyle w:val="CommentReference"/>
        </w:rPr>
        <w:annotationRef/>
      </w:r>
      <w:r>
        <w:t>2.108. DONE</w:t>
      </w:r>
    </w:p>
  </w:comment>
  <w:comment w:id="1933" w:author="mbeckerle" w:date="2013-07-24T17:51:00Z" w:initials="m">
    <w:p w14:paraId="422A1018" w14:textId="73C464E7" w:rsidR="00B900F3" w:rsidRDefault="00B900F3">
      <w:pPr>
        <w:pStyle w:val="CommentText"/>
      </w:pPr>
      <w:r>
        <w:rPr>
          <w:rStyle w:val="CommentReference"/>
        </w:rPr>
        <w:annotationRef/>
      </w:r>
      <w:r>
        <w:t>(OPEN)</w:t>
      </w:r>
    </w:p>
    <w:p w14:paraId="7606890B" w14:textId="77777777" w:rsidR="00B900F3" w:rsidRDefault="00B900F3">
      <w:pPr>
        <w:pStyle w:val="CommentText"/>
      </w:pPr>
    </w:p>
    <w:p w14:paraId="3F78B63B" w14:textId="18A040B9" w:rsidR="00B900F3" w:rsidRDefault="00B900F3">
      <w:pPr>
        <w:pStyle w:val="CommentText"/>
      </w:pPr>
      <w:r>
        <w:t>Throughout the document, make all the table headers consistent in font, size, face, justificaiton, and background color.</w:t>
      </w:r>
    </w:p>
  </w:comment>
  <w:comment w:id="2009" w:author="mbeckerle" w:date="2013-07-24T17:51:00Z" w:initials="m">
    <w:p w14:paraId="0BC594A8" w14:textId="77777777" w:rsidR="00B900F3" w:rsidRDefault="00B900F3">
      <w:pPr>
        <w:pStyle w:val="CommentText"/>
      </w:pPr>
      <w:r>
        <w:rPr>
          <w:rStyle w:val="CommentReference"/>
        </w:rPr>
        <w:annotationRef/>
      </w:r>
      <w:r>
        <w:t>This table Modified, but is not marked with change bars. (Many table edits cannot create change bars). First column added to group the annotations into the 3 annotation types.</w:t>
      </w:r>
    </w:p>
  </w:comment>
  <w:comment w:id="2060" w:author="Steve Hanson" w:date="2013-07-24T17:51:00Z" w:initials="SMH">
    <w:p w14:paraId="2B4E2CDC" w14:textId="77777777" w:rsidR="00B900F3" w:rsidRDefault="00B900F3">
      <w:pPr>
        <w:pStyle w:val="CommentText"/>
      </w:pPr>
      <w:r>
        <w:rPr>
          <w:rStyle w:val="CommentReference"/>
        </w:rPr>
        <w:annotationRef/>
      </w:r>
      <w:r>
        <w:t xml:space="preserve">Suggest removing as it needs the full explanation as given in 6.3.1 to be unambiguous. </w:t>
      </w:r>
    </w:p>
    <w:p w14:paraId="1BE92DDF" w14:textId="77777777" w:rsidR="00B900F3" w:rsidRDefault="00B900F3">
      <w:pPr>
        <w:pStyle w:val="CommentText"/>
      </w:pPr>
    </w:p>
    <w:p w14:paraId="5B917CCE" w14:textId="776DDEE6" w:rsidR="00B900F3" w:rsidRDefault="00B900F3">
      <w:pPr>
        <w:pStyle w:val="CommentText"/>
      </w:pPr>
      <w:r>
        <w:t>DONE</w:t>
      </w:r>
    </w:p>
  </w:comment>
  <w:comment w:id="2062" w:author="Steve Hanson" w:date="2013-07-24T17:51:00Z" w:initials="SMH">
    <w:p w14:paraId="2853611E" w14:textId="77777777" w:rsidR="00B900F3" w:rsidRDefault="00B900F3">
      <w:pPr>
        <w:pStyle w:val="CommentText"/>
      </w:pPr>
      <w:r>
        <w:rPr>
          <w:rStyle w:val="CommentReference"/>
        </w:rPr>
        <w:annotationRef/>
      </w:r>
      <w:r>
        <w:t xml:space="preserve">Errata 2.10. </w:t>
      </w:r>
      <w:r w:rsidRPr="0057182D">
        <w:rPr>
          <w:b/>
        </w:rPr>
        <w:t>DONE</w:t>
      </w:r>
    </w:p>
  </w:comment>
  <w:comment w:id="2066" w:author="mbeckerle" w:date="2013-07-24T17:51:00Z" w:initials="m">
    <w:p w14:paraId="4C2DE9E5" w14:textId="05B52AD3" w:rsidR="00B900F3" w:rsidRDefault="00B900F3">
      <w:pPr>
        <w:pStyle w:val="CommentText"/>
      </w:pPr>
      <w:r>
        <w:rPr>
          <w:rStyle w:val="CommentReference"/>
        </w:rPr>
        <w:annotationRef/>
      </w:r>
      <w:r>
        <w:t>Added.</w:t>
      </w:r>
    </w:p>
  </w:comment>
  <w:comment w:id="2074" w:author="Steve Hanson" w:date="2013-07-24T17:51:00Z" w:initials="SMH">
    <w:p w14:paraId="21C18987" w14:textId="77777777" w:rsidR="00B900F3" w:rsidRDefault="00B900F3">
      <w:pPr>
        <w:pStyle w:val="CommentText"/>
      </w:pPr>
      <w:r>
        <w:rPr>
          <w:rStyle w:val="CommentReference"/>
        </w:rPr>
        <w:annotationRef/>
      </w:r>
      <w:r>
        <w:t>Errata 2.11 clarifies the use of white space.</w:t>
      </w:r>
    </w:p>
    <w:p w14:paraId="18C5BA6A" w14:textId="77777777" w:rsidR="00B900F3" w:rsidRDefault="00B900F3">
      <w:pPr>
        <w:pStyle w:val="CommentText"/>
      </w:pPr>
      <w:r>
        <w:t>Errata 2.64 clarifies the use of empty string.</w:t>
      </w:r>
    </w:p>
    <w:p w14:paraId="748D3B16" w14:textId="77777777" w:rsidR="00B900F3" w:rsidRDefault="00B900F3">
      <w:pPr>
        <w:pStyle w:val="CommentText"/>
      </w:pPr>
    </w:p>
    <w:p w14:paraId="6920BF3D" w14:textId="77777777" w:rsidR="00B900F3" w:rsidRDefault="00B900F3">
      <w:pPr>
        <w:pStyle w:val="CommentText"/>
      </w:pPr>
      <w:r>
        <w:t>DONE</w:t>
      </w:r>
    </w:p>
    <w:p w14:paraId="285577EE" w14:textId="77777777" w:rsidR="00B900F3" w:rsidRDefault="00B900F3">
      <w:pPr>
        <w:pStyle w:val="CommentText"/>
      </w:pPr>
    </w:p>
    <w:p w14:paraId="71E6A718" w14:textId="77777777" w:rsidR="00B900F3" w:rsidRDefault="00B900F3">
      <w:pPr>
        <w:pStyle w:val="CommentText"/>
      </w:pPr>
      <w:r>
        <w:t xml:space="preserve">And </w:t>
      </w:r>
      <w:r>
        <w:br/>
      </w:r>
    </w:p>
    <w:p w14:paraId="38A5486B" w14:textId="77777777" w:rsidR="00B900F3" w:rsidRDefault="00B900F3">
      <w:pPr>
        <w:pStyle w:val="CommentText"/>
      </w:pPr>
      <w:r>
        <w:t>DONE</w:t>
      </w:r>
    </w:p>
  </w:comment>
  <w:comment w:id="2161" w:author="mbeckerle" w:date="2013-07-24T17:51:00Z" w:initials="m">
    <w:p w14:paraId="0B360D58" w14:textId="2F1E5097" w:rsidR="00B900F3" w:rsidRDefault="00B900F3" w:rsidP="00EA186A">
      <w:pPr>
        <w:autoSpaceDE w:val="0"/>
        <w:autoSpaceDN w:val="0"/>
        <w:adjustRightInd w:val="0"/>
        <w:rPr>
          <w:rFonts w:ascii="Courier New" w:hAnsi="Courier New" w:cs="Courier New"/>
          <w:color w:val="0000FF"/>
          <w:lang w:eastAsia="en-GB"/>
        </w:rPr>
      </w:pPr>
      <w:r>
        <w:rPr>
          <w:rStyle w:val="CommentReference"/>
        </w:rPr>
        <w:annotationRef/>
      </w:r>
      <w:r w:rsidRPr="00102AAC">
        <w:rPr>
          <w:rFonts w:ascii="Helv" w:hAnsi="Helv" w:cs="Helv"/>
          <w:b/>
          <w:color w:val="0000FF"/>
          <w:lang w:eastAsia="en-GB"/>
        </w:rPr>
        <w:t>2.94</w:t>
      </w:r>
      <w:r>
        <w:rPr>
          <w:rFonts w:ascii="Helv" w:hAnsi="Helv" w:cs="Helv"/>
          <w:color w:val="0000FF"/>
          <w:lang w:eastAsia="en-GB"/>
        </w:rPr>
        <w:t xml:space="preserve">. </w:t>
      </w:r>
      <w:r w:rsidRPr="00102AAC">
        <w:rPr>
          <w:rFonts w:ascii="Helv" w:hAnsi="Helv" w:cs="Helv"/>
          <w:i/>
          <w:color w:val="0000FF"/>
          <w:lang w:eastAsia="en-GB"/>
        </w:rPr>
        <w:t>Sections 6.3.1.3,</w:t>
      </w:r>
      <w:r>
        <w:rPr>
          <w:rFonts w:ascii="Helv" w:hAnsi="Helv" w:cs="Helv"/>
          <w:i/>
          <w:color w:val="0000FF"/>
          <w:lang w:eastAsia="en-GB"/>
        </w:rPr>
        <w:t xml:space="preserve"> 12.2</w:t>
      </w:r>
      <w:r>
        <w:rPr>
          <w:rFonts w:ascii="Helv" w:hAnsi="Helv" w:cs="Helv"/>
          <w:color w:val="0000FF"/>
          <w:lang w:eastAsia="en-GB"/>
        </w:rPr>
        <w:t>. DONE</w:t>
      </w:r>
    </w:p>
    <w:p w14:paraId="2F4E10CE" w14:textId="60E77CFC" w:rsidR="00B900F3" w:rsidRDefault="00B900F3">
      <w:pPr>
        <w:pStyle w:val="CommentText"/>
      </w:pPr>
    </w:p>
  </w:comment>
  <w:comment w:id="2352" w:author="Steve Hanson" w:date="2013-07-24T17:51:00Z" w:initials="SMH">
    <w:p w14:paraId="37D7FEB9" w14:textId="77777777" w:rsidR="00B900F3" w:rsidRDefault="00B900F3">
      <w:pPr>
        <w:pStyle w:val="CommentText"/>
      </w:pPr>
      <w:r>
        <w:rPr>
          <w:rStyle w:val="CommentReference"/>
        </w:rPr>
        <w:annotationRef/>
      </w:r>
      <w:r>
        <w:t xml:space="preserve">Errata 2.49 clarifis this escaping rule. </w:t>
      </w:r>
      <w:r w:rsidRPr="00CA3CAD">
        <w:rPr>
          <w:b/>
        </w:rPr>
        <w:t>DONE</w:t>
      </w:r>
    </w:p>
  </w:comment>
  <w:comment w:id="2355" w:author="Steve Hanson" w:date="2013-07-24T17:51:00Z" w:initials="SMH">
    <w:p w14:paraId="6A242DAD" w14:textId="77777777" w:rsidR="00B900F3" w:rsidRDefault="00B900F3">
      <w:pPr>
        <w:pStyle w:val="CommentText"/>
      </w:pPr>
      <w:r>
        <w:rPr>
          <w:rStyle w:val="CommentReference"/>
        </w:rPr>
        <w:annotationRef/>
      </w:r>
      <w:r>
        <w:t xml:space="preserve">Currently being discussed under action 168. Errata will be taken to clarify wording. </w:t>
      </w:r>
    </w:p>
    <w:p w14:paraId="57A800E3" w14:textId="77777777" w:rsidR="00B900F3" w:rsidRDefault="00B900F3">
      <w:pPr>
        <w:pStyle w:val="CommentText"/>
      </w:pPr>
    </w:p>
    <w:p w14:paraId="17518E0B" w14:textId="5C12C8A3" w:rsidR="00B900F3" w:rsidRDefault="00B900F3">
      <w:pPr>
        <w:pStyle w:val="CommentText"/>
      </w:pPr>
      <w:r>
        <w:t>Action 168 closed. DONE</w:t>
      </w:r>
    </w:p>
  </w:comment>
  <w:comment w:id="2469" w:author="mbeckerle" w:date="2013-07-24T17:51:00Z" w:initials="m">
    <w:p w14:paraId="13B165B7" w14:textId="4DEE01AB" w:rsidR="00B900F3" w:rsidRDefault="00B900F3">
      <w:pPr>
        <w:pStyle w:val="CommentText"/>
      </w:pPr>
      <w:r>
        <w:rPr>
          <w:rStyle w:val="CommentReference"/>
        </w:rPr>
        <w:annotationRef/>
      </w:r>
      <w:r>
        <w:t>OPEN</w:t>
      </w:r>
    </w:p>
    <w:p w14:paraId="38F29940" w14:textId="77777777" w:rsidR="00B900F3" w:rsidRDefault="00B900F3">
      <w:pPr>
        <w:pStyle w:val="CommentText"/>
      </w:pPr>
    </w:p>
    <w:p w14:paraId="3EC2D9A8" w14:textId="26F3D617" w:rsidR="00B900F3" w:rsidRDefault="00B900F3">
      <w:pPr>
        <w:pStyle w:val="CommentText"/>
      </w:pPr>
      <w:r>
        <w:t>Kept this section purely to avoid renumbering of subsequent sections.</w:t>
      </w:r>
    </w:p>
    <w:p w14:paraId="5424E862" w14:textId="77777777" w:rsidR="00B900F3" w:rsidRDefault="00B900F3">
      <w:pPr>
        <w:pStyle w:val="CommentText"/>
      </w:pPr>
    </w:p>
    <w:p w14:paraId="7368E5B4" w14:textId="1A4110D2" w:rsidR="00B900F3" w:rsidRDefault="00B900F3">
      <w:pPr>
        <w:pStyle w:val="CommentText"/>
      </w:pPr>
      <w:r>
        <w:t>Todo: at some point remove.</w:t>
      </w:r>
    </w:p>
  </w:comment>
  <w:comment w:id="2731" w:author="Steve Hanson" w:date="2013-07-24T17:51:00Z" w:initials="SMH">
    <w:p w14:paraId="7453CE7A" w14:textId="5B84F0D1" w:rsidR="00B900F3" w:rsidRDefault="00B900F3">
      <w:pPr>
        <w:pStyle w:val="CommentText"/>
      </w:pPr>
      <w:r>
        <w:rPr>
          <w:rStyle w:val="CommentReference"/>
        </w:rPr>
        <w:annotationRef/>
      </w:r>
      <w:r>
        <w:t>Errata 2.59 disallows short form on xs:schema.</w:t>
      </w:r>
    </w:p>
    <w:p w14:paraId="7DF2827D" w14:textId="77777777" w:rsidR="00B900F3" w:rsidRDefault="00B900F3">
      <w:pPr>
        <w:pStyle w:val="CommentText"/>
      </w:pPr>
    </w:p>
    <w:p w14:paraId="16176210" w14:textId="1A19B504" w:rsidR="00B900F3" w:rsidRDefault="00B900F3">
      <w:pPr>
        <w:pStyle w:val="CommentText"/>
      </w:pPr>
      <w:r>
        <w:t>DONE</w:t>
      </w:r>
    </w:p>
  </w:comment>
  <w:comment w:id="2780" w:author="mbeckerle" w:date="2013-07-24T17:51:00Z" w:initials="m">
    <w:p w14:paraId="4E252544" w14:textId="77777777" w:rsidR="00B900F3" w:rsidRDefault="00B900F3">
      <w:pPr>
        <w:pStyle w:val="CommentText"/>
      </w:pPr>
      <w:r>
        <w:rPr>
          <w:rStyle w:val="CommentReference"/>
        </w:rPr>
        <w:annotationRef/>
      </w:r>
      <w:r>
        <w:t>Errata 2.59 done</w:t>
      </w:r>
    </w:p>
  </w:comment>
  <w:comment w:id="2901" w:author="Steve Hanson" w:date="2013-07-24T17:51:00Z" w:initials="SMH">
    <w:p w14:paraId="021380CB" w14:textId="77777777" w:rsidR="00B900F3" w:rsidRDefault="00B900F3">
      <w:pPr>
        <w:pStyle w:val="CommentText"/>
      </w:pPr>
      <w:r>
        <w:rPr>
          <w:rStyle w:val="CommentReference"/>
        </w:rPr>
        <w:annotationRef/>
      </w:r>
      <w:r>
        <w:t xml:space="preserve">Errata 2.1. </w:t>
      </w:r>
      <w:r w:rsidRPr="002D68B7">
        <w:rPr>
          <w:b/>
        </w:rPr>
        <w:t>DONE</w:t>
      </w:r>
    </w:p>
  </w:comment>
  <w:comment w:id="3022" w:author="mbeckerle" w:date="2013-07-24T17:51:00Z" w:initials="m">
    <w:p w14:paraId="47D7D40A" w14:textId="19150BAA" w:rsidR="00B900F3" w:rsidRPr="00E52B64" w:rsidRDefault="00B900F3" w:rsidP="00673E67">
      <w:pPr>
        <w:rPr>
          <w:rFonts w:cs="Arial"/>
          <w:color w:val="000000"/>
          <w:lang w:eastAsia="en-GB"/>
        </w:rPr>
      </w:pPr>
      <w:r>
        <w:rPr>
          <w:rStyle w:val="CommentReference"/>
        </w:rPr>
        <w:annotationRef/>
      </w:r>
      <w:r w:rsidRPr="00A05BB0">
        <w:rPr>
          <w:rFonts w:ascii="Helvetica" w:hAnsi="Helvetica" w:cs="Arial"/>
          <w:b/>
        </w:rPr>
        <w:t>2.110</w:t>
      </w:r>
      <w:r>
        <w:rPr>
          <w:rFonts w:ascii="Helvetica" w:hAnsi="Helvetica" w:cs="Arial"/>
        </w:rPr>
        <w:t xml:space="preserve">. </w:t>
      </w:r>
      <w:r w:rsidRPr="00A05BB0">
        <w:rPr>
          <w:rFonts w:ascii="Helvetica" w:hAnsi="Helvetica" w:cs="Arial"/>
          <w:i/>
        </w:rPr>
        <w:t>Section 7.3.1, 7.4.1.</w:t>
      </w:r>
      <w:r>
        <w:rPr>
          <w:rFonts w:ascii="Helvetica" w:hAnsi="Helvetica" w:cs="Arial"/>
        </w:rPr>
        <w:t xml:space="preserve"> </w:t>
      </w:r>
      <w:r>
        <w:rPr>
          <w:rFonts w:cs="Arial"/>
          <w:color w:val="000000"/>
          <w:lang w:eastAsia="en-GB"/>
        </w:rPr>
        <w:t>Done</w:t>
      </w:r>
    </w:p>
    <w:p w14:paraId="5C606EAE" w14:textId="7A82DDA7" w:rsidR="00B900F3" w:rsidRDefault="00B900F3">
      <w:pPr>
        <w:pStyle w:val="CommentText"/>
      </w:pPr>
    </w:p>
  </w:comment>
  <w:comment w:id="3023" w:author="mbeckerle" w:date="2013-07-24T17:51:00Z" w:initials="m">
    <w:p w14:paraId="0ACA7717" w14:textId="791A7E1F" w:rsidR="00B900F3" w:rsidRDefault="00B900F3" w:rsidP="00673E67">
      <w:pPr>
        <w:autoSpaceDE w:val="0"/>
        <w:autoSpaceDN w:val="0"/>
        <w:adjustRightInd w:val="0"/>
        <w:rPr>
          <w:rFonts w:ascii="Helvetica" w:hAnsi="Helvetica" w:cs="Tms Rmn"/>
          <w:color w:val="000000"/>
          <w:lang w:eastAsia="en-GB"/>
        </w:rPr>
      </w:pPr>
      <w:r>
        <w:rPr>
          <w:rStyle w:val="CommentReference"/>
        </w:rPr>
        <w:annotationRef/>
      </w:r>
      <w:r w:rsidRPr="0012073A">
        <w:rPr>
          <w:rFonts w:ascii="Helv" w:hAnsi="Helv" w:cs="Helv"/>
          <w:b/>
          <w:color w:val="0000FF"/>
        </w:rPr>
        <w:t>3.</w:t>
      </w:r>
      <w:r>
        <w:rPr>
          <w:rFonts w:ascii="Helv" w:hAnsi="Helv" w:cs="Helv"/>
          <w:b/>
          <w:color w:val="0000FF"/>
        </w:rPr>
        <w:t>23</w:t>
      </w:r>
      <w:r>
        <w:rPr>
          <w:rFonts w:ascii="Helv" w:hAnsi="Helv" w:cs="Helv"/>
          <w:color w:val="0000FF"/>
        </w:rPr>
        <w:t xml:space="preserve">. </w:t>
      </w:r>
      <w:r w:rsidRPr="0012073A">
        <w:rPr>
          <w:rFonts w:ascii="Helv" w:hAnsi="Helv" w:cs="Helv"/>
          <w:i/>
          <w:color w:val="0000FF"/>
        </w:rPr>
        <w:t>Sections 7.</w:t>
      </w:r>
      <w:r>
        <w:rPr>
          <w:rFonts w:ascii="Helv" w:hAnsi="Helv" w:cs="Helv"/>
          <w:i/>
          <w:color w:val="0000FF"/>
        </w:rPr>
        <w:t>3.1</w:t>
      </w:r>
      <w:r>
        <w:rPr>
          <w:rFonts w:ascii="Helv" w:hAnsi="Helv" w:cs="Helv"/>
          <w:color w:val="0000FF"/>
        </w:rPr>
        <w:t>. Done</w:t>
      </w:r>
    </w:p>
    <w:p w14:paraId="1447621C" w14:textId="77777777" w:rsidR="00B900F3" w:rsidRDefault="00B900F3" w:rsidP="001D7AC8">
      <w:pPr>
        <w:autoSpaceDE w:val="0"/>
        <w:autoSpaceDN w:val="0"/>
        <w:adjustRightInd w:val="0"/>
        <w:rPr>
          <w:rFonts w:ascii="Helvetica" w:hAnsi="Helvetica" w:cs="Tms Rmn"/>
          <w:color w:val="000000"/>
          <w:lang w:eastAsia="en-GB"/>
        </w:rPr>
      </w:pPr>
    </w:p>
    <w:p w14:paraId="54DBB7BF" w14:textId="0C24FA99" w:rsidR="00B900F3" w:rsidRDefault="00B900F3">
      <w:pPr>
        <w:pStyle w:val="CommentText"/>
      </w:pPr>
    </w:p>
  </w:comment>
  <w:comment w:id="3096" w:author="mbeckerle" w:date="2013-07-24T17:51:00Z" w:initials="m">
    <w:p w14:paraId="6FBAE7C9" w14:textId="6C5CA437" w:rsidR="00B900F3" w:rsidRDefault="00B900F3">
      <w:pPr>
        <w:pStyle w:val="CommentText"/>
      </w:pPr>
      <w:r>
        <w:rPr>
          <w:rStyle w:val="CommentReference"/>
        </w:rPr>
        <w:annotationRef/>
      </w:r>
      <w:r>
        <w:t>Added in response to suggestion from reviwer. J Cranford.</w:t>
      </w:r>
    </w:p>
  </w:comment>
  <w:comment w:id="3189" w:author="Steve Hanson" w:date="2013-07-24T17:51:00Z" w:initials="SMH">
    <w:p w14:paraId="072A897A" w14:textId="77777777" w:rsidR="00B900F3" w:rsidRDefault="00B900F3">
      <w:pPr>
        <w:pStyle w:val="CommentText"/>
      </w:pPr>
      <w:r>
        <w:rPr>
          <w:rStyle w:val="CommentReference"/>
        </w:rPr>
        <w:annotationRef/>
      </w:r>
      <w:r>
        <w:t>The criteria are different for delimited and pattern.</w:t>
      </w:r>
    </w:p>
    <w:p w14:paraId="147BB3E8" w14:textId="77777777" w:rsidR="00B900F3" w:rsidRDefault="00B900F3">
      <w:pPr>
        <w:pStyle w:val="CommentText"/>
      </w:pPr>
    </w:p>
    <w:p w14:paraId="68B1752A" w14:textId="7AE8BAB3" w:rsidR="00B900F3" w:rsidRDefault="00B900F3">
      <w:pPr>
        <w:pStyle w:val="CommentText"/>
      </w:pPr>
      <w:r>
        <w:t>DONE</w:t>
      </w:r>
    </w:p>
  </w:comment>
  <w:comment w:id="3187" w:author="Steve Hanson" w:date="2013-07-24T17:51:00Z" w:initials="SMH">
    <w:p w14:paraId="025B29AF" w14:textId="7F97931B" w:rsidR="00B900F3" w:rsidRDefault="00B900F3">
      <w:pPr>
        <w:pStyle w:val="CommentText"/>
      </w:pPr>
      <w:r>
        <w:rPr>
          <w:rStyle w:val="CommentReference"/>
        </w:rPr>
        <w:annotationRef/>
      </w:r>
      <w:r>
        <w:t>3.9 update. DONE</w:t>
      </w:r>
    </w:p>
  </w:comment>
  <w:comment w:id="3220" w:author="Steve Hanson" w:date="2013-07-24T17:51:00Z" w:initials="SMH">
    <w:p w14:paraId="41408C1E" w14:textId="77777777" w:rsidR="00B900F3" w:rsidRDefault="00B900F3">
      <w:pPr>
        <w:pStyle w:val="CommentText"/>
      </w:pPr>
      <w:r>
        <w:rPr>
          <w:rStyle w:val="CommentReference"/>
        </w:rPr>
        <w:annotationRef/>
      </w:r>
      <w:r>
        <w:t>Errata 3.9 lists restrictions that apply to patterns. Might be ok to refer to section 12.3.5.1 to avoid duplication?</w:t>
      </w:r>
    </w:p>
    <w:p w14:paraId="644C205B" w14:textId="77777777" w:rsidR="00B900F3" w:rsidRDefault="00B900F3">
      <w:pPr>
        <w:pStyle w:val="CommentText"/>
      </w:pPr>
    </w:p>
    <w:p w14:paraId="57824283" w14:textId="77777777" w:rsidR="00B900F3" w:rsidRDefault="00B900F3">
      <w:pPr>
        <w:pStyle w:val="CommentText"/>
      </w:pPr>
      <w:r>
        <w:t>DONE</w:t>
      </w:r>
    </w:p>
  </w:comment>
  <w:comment w:id="3228" w:author="mbeckerle" w:date="2013-07-24T17:51:00Z" w:initials="m">
    <w:p w14:paraId="3B3E744E" w14:textId="77777777" w:rsidR="00B900F3" w:rsidRDefault="00B900F3">
      <w:pPr>
        <w:pStyle w:val="CommentText"/>
      </w:pPr>
      <w:r>
        <w:rPr>
          <w:rStyle w:val="CommentReference"/>
        </w:rPr>
        <w:annotationRef/>
      </w:r>
      <w:r>
        <w:t>Errata 3.4</w:t>
      </w:r>
    </w:p>
    <w:p w14:paraId="6600B092" w14:textId="77777777" w:rsidR="00B900F3" w:rsidRDefault="00B900F3">
      <w:pPr>
        <w:pStyle w:val="CommentText"/>
      </w:pPr>
    </w:p>
    <w:p w14:paraId="70E4D0F7" w14:textId="786A2B82" w:rsidR="00B900F3" w:rsidRDefault="00B900F3">
      <w:pPr>
        <w:pStyle w:val="CommentText"/>
      </w:pPr>
      <w:r>
        <w:t>DONE</w:t>
      </w:r>
    </w:p>
  </w:comment>
  <w:comment w:id="3250" w:author="Steve Hanson" w:date="2013-07-24T17:51:00Z" w:initials="SMH">
    <w:p w14:paraId="1531883F" w14:textId="77777777" w:rsidR="00B900F3" w:rsidRDefault="00B900F3">
      <w:pPr>
        <w:pStyle w:val="CommentText"/>
      </w:pPr>
      <w:r>
        <w:rPr>
          <w:rStyle w:val="CommentReference"/>
        </w:rPr>
        <w:annotationRef/>
      </w:r>
      <w:r>
        <w:t>Errata 3.4 adds new failureType property and ‘recoverable error’</w:t>
      </w:r>
    </w:p>
    <w:p w14:paraId="1C1409B9" w14:textId="77777777" w:rsidR="00B900F3" w:rsidRDefault="00B900F3">
      <w:pPr>
        <w:pStyle w:val="CommentText"/>
      </w:pPr>
    </w:p>
    <w:p w14:paraId="47C5BC79" w14:textId="07DC45A0" w:rsidR="00B900F3" w:rsidRDefault="00B900F3">
      <w:pPr>
        <w:pStyle w:val="CommentText"/>
      </w:pPr>
      <w:r>
        <w:t>DONE</w:t>
      </w:r>
    </w:p>
  </w:comment>
  <w:comment w:id="3261" w:author="mbeckerle" w:date="2013-07-24T17:51:00Z" w:initials="m">
    <w:p w14:paraId="47FA5292" w14:textId="3F923C3D" w:rsidR="00B900F3" w:rsidRPr="006152A1" w:rsidRDefault="00B900F3" w:rsidP="00D07A1B">
      <w:pPr>
        <w:autoSpaceDE w:val="0"/>
        <w:autoSpaceDN w:val="0"/>
        <w:adjustRightInd w:val="0"/>
        <w:rPr>
          <w:rFonts w:ascii="Helvetica" w:hAnsi="Helvetica" w:cs="Arial"/>
          <w:color w:val="000000"/>
          <w:lang w:eastAsia="en-GB"/>
        </w:rPr>
      </w:pPr>
      <w:r>
        <w:rPr>
          <w:rStyle w:val="CommentReference"/>
        </w:rPr>
        <w:annotationRef/>
      </w:r>
      <w:r w:rsidRPr="0012073A">
        <w:rPr>
          <w:rFonts w:ascii="Helv" w:hAnsi="Helv" w:cs="Helv"/>
          <w:b/>
          <w:color w:val="0000FF"/>
        </w:rPr>
        <w:t>3.</w:t>
      </w:r>
      <w:r>
        <w:rPr>
          <w:rFonts w:ascii="Helv" w:hAnsi="Helv" w:cs="Helv"/>
          <w:b/>
          <w:color w:val="0000FF"/>
        </w:rPr>
        <w:t>24</w:t>
      </w:r>
      <w:r>
        <w:rPr>
          <w:rFonts w:ascii="Helv" w:hAnsi="Helv" w:cs="Helv"/>
          <w:color w:val="0000FF"/>
        </w:rPr>
        <w:t xml:space="preserve">. </w:t>
      </w:r>
      <w:r w:rsidRPr="0012073A">
        <w:rPr>
          <w:rFonts w:ascii="Helv" w:hAnsi="Helv" w:cs="Helv"/>
          <w:i/>
          <w:color w:val="0000FF"/>
        </w:rPr>
        <w:t>Sections 7.</w:t>
      </w:r>
      <w:r>
        <w:rPr>
          <w:rFonts w:ascii="Helv" w:hAnsi="Helv" w:cs="Helv"/>
          <w:i/>
          <w:color w:val="0000FF"/>
        </w:rPr>
        <w:t>3.1</w:t>
      </w:r>
      <w:r>
        <w:rPr>
          <w:rFonts w:ascii="Helv" w:hAnsi="Helv" w:cs="Helv"/>
          <w:color w:val="0000FF"/>
        </w:rPr>
        <w:t>. DONE</w:t>
      </w:r>
    </w:p>
    <w:p w14:paraId="29284B29" w14:textId="09D81A72" w:rsidR="00B900F3" w:rsidRDefault="00B900F3">
      <w:pPr>
        <w:pStyle w:val="CommentText"/>
      </w:pPr>
    </w:p>
  </w:comment>
  <w:comment w:id="3269" w:author="mbeckerle" w:date="2013-07-24T17:51:00Z" w:initials="m">
    <w:p w14:paraId="712B7CAB" w14:textId="2A2E39FB" w:rsidR="00B900F3" w:rsidRDefault="00B900F3">
      <w:pPr>
        <w:pStyle w:val="CommentText"/>
      </w:pPr>
      <w:r>
        <w:rPr>
          <w:rStyle w:val="CommentReference"/>
        </w:rPr>
        <w:annotationRef/>
      </w:r>
      <w:r>
        <w:t xml:space="preserve">(DONE) </w:t>
      </w:r>
    </w:p>
    <w:p w14:paraId="2C0ACF7D" w14:textId="77777777" w:rsidR="00B900F3" w:rsidRDefault="00B900F3">
      <w:pPr>
        <w:pStyle w:val="CommentText"/>
      </w:pPr>
    </w:p>
    <w:p w14:paraId="31D3CAD8" w14:textId="2C5AA222" w:rsidR="00B900F3" w:rsidRDefault="00B900F3">
      <w:pPr>
        <w:pStyle w:val="CommentText"/>
      </w:pPr>
      <w:r>
        <w:t>Fixed syntax. Had whitespace before { and after } which is not allowed.</w:t>
      </w:r>
    </w:p>
    <w:p w14:paraId="522E681A" w14:textId="77777777" w:rsidR="00B900F3" w:rsidRDefault="00B900F3">
      <w:pPr>
        <w:pStyle w:val="CommentText"/>
      </w:pPr>
    </w:p>
    <w:p w14:paraId="4F42E732" w14:textId="54AC4DA4" w:rsidR="00B900F3" w:rsidRDefault="00B900F3">
      <w:pPr>
        <w:pStyle w:val="CommentText"/>
      </w:pPr>
      <w:r>
        <w:t xml:space="preserve">Please review. </w:t>
      </w:r>
    </w:p>
    <w:p w14:paraId="4A731E03" w14:textId="77777777" w:rsidR="00B900F3" w:rsidRDefault="00B900F3">
      <w:pPr>
        <w:pStyle w:val="CommentText"/>
      </w:pPr>
    </w:p>
    <w:p w14:paraId="3D532C09" w14:textId="3ACD3208" w:rsidR="00B900F3" w:rsidRDefault="00B900F3">
      <w:pPr>
        <w:pStyle w:val="CommentText"/>
      </w:pPr>
      <w:r>
        <w:t>Went back to whitespace before/after</w:t>
      </w:r>
    </w:p>
  </w:comment>
  <w:comment w:id="3309" w:author="mbeckerle" w:date="2013-07-24T17:51:00Z" w:initials="m">
    <w:p w14:paraId="16434586" w14:textId="544DA3F2" w:rsidR="00B900F3" w:rsidRDefault="00B900F3" w:rsidP="005C04B6">
      <w:pPr>
        <w:pStyle w:val="CommentText"/>
      </w:pPr>
      <w:r>
        <w:rPr>
          <w:rStyle w:val="CommentReference"/>
        </w:rPr>
        <w:annotationRef/>
      </w:r>
      <w:r>
        <w:t xml:space="preserve">(DONE) </w:t>
      </w:r>
    </w:p>
    <w:p w14:paraId="2DCEDA35" w14:textId="77777777" w:rsidR="00B900F3" w:rsidRDefault="00B900F3" w:rsidP="005C04B6">
      <w:pPr>
        <w:pStyle w:val="CommentText"/>
      </w:pPr>
    </w:p>
    <w:p w14:paraId="7395E364" w14:textId="77777777" w:rsidR="00B900F3" w:rsidRDefault="00B900F3" w:rsidP="005C04B6">
      <w:pPr>
        <w:pStyle w:val="CommentText"/>
      </w:pPr>
      <w:r>
        <w:t>Fixed syntax. Had whitespace before { and after } which is not allowed.</w:t>
      </w:r>
    </w:p>
    <w:p w14:paraId="58415FC0" w14:textId="77777777" w:rsidR="00B900F3" w:rsidRDefault="00B900F3" w:rsidP="005C04B6">
      <w:pPr>
        <w:pStyle w:val="CommentText"/>
      </w:pPr>
    </w:p>
    <w:p w14:paraId="35C6BFC9" w14:textId="16FA8EB4" w:rsidR="00B900F3" w:rsidRDefault="00B900F3" w:rsidP="005C04B6">
      <w:pPr>
        <w:pStyle w:val="CommentText"/>
      </w:pPr>
      <w:r>
        <w:t>That's incorrect - this *IS* allowed. Example changed back..</w:t>
      </w:r>
    </w:p>
  </w:comment>
  <w:comment w:id="3333" w:author="mbeckerle" w:date="2013-07-24T17:51:00Z" w:initials="m">
    <w:p w14:paraId="38BDEAA8" w14:textId="25368660" w:rsidR="00B900F3" w:rsidRDefault="00B900F3">
      <w:pPr>
        <w:pStyle w:val="CommentText"/>
      </w:pPr>
      <w:r>
        <w:rPr>
          <w:rStyle w:val="CommentReference"/>
        </w:rPr>
        <w:annotationRef/>
      </w:r>
      <w:r>
        <w:t>3.24 DONE</w:t>
      </w:r>
    </w:p>
    <w:p w14:paraId="7639DF40" w14:textId="77777777" w:rsidR="00B900F3" w:rsidRDefault="00B900F3">
      <w:pPr>
        <w:pStyle w:val="CommentText"/>
      </w:pPr>
    </w:p>
    <w:p w14:paraId="37CDC88C" w14:textId="6C937B1F" w:rsidR="00B900F3" w:rsidRDefault="00B900F3">
      <w:pPr>
        <w:pStyle w:val="CommentText"/>
      </w:pPr>
      <w:r>
        <w:t>Removed top level of a choice branch requirement.</w:t>
      </w:r>
    </w:p>
  </w:comment>
  <w:comment w:id="3375" w:author="Steve Hanson" w:date="2013-07-24T17:51:00Z" w:initials="SMH">
    <w:p w14:paraId="2ABA5871" w14:textId="77777777" w:rsidR="00B900F3" w:rsidRDefault="00B900F3" w:rsidP="00194C47">
      <w:pPr>
        <w:pStyle w:val="CommentText"/>
      </w:pPr>
      <w:r>
        <w:rPr>
          <w:rStyle w:val="CommentReference"/>
        </w:rPr>
        <w:annotationRef/>
      </w:r>
      <w:r>
        <w:t>The criteria are different for delimited and pattern.</w:t>
      </w:r>
    </w:p>
    <w:p w14:paraId="49DFA983" w14:textId="77777777" w:rsidR="00B900F3" w:rsidRDefault="00B900F3" w:rsidP="00194C47">
      <w:pPr>
        <w:pStyle w:val="CommentText"/>
      </w:pPr>
    </w:p>
    <w:p w14:paraId="2476E4DA" w14:textId="77777777" w:rsidR="00B900F3" w:rsidRDefault="00B900F3" w:rsidP="00194C47">
      <w:pPr>
        <w:pStyle w:val="CommentText"/>
      </w:pPr>
      <w:r>
        <w:t>DONE</w:t>
      </w:r>
    </w:p>
  </w:comment>
  <w:comment w:id="3387" w:author="Steve Hanson" w:date="2013-07-24T17:51:00Z" w:initials="SMH">
    <w:p w14:paraId="007F5C44" w14:textId="63E62BE3" w:rsidR="00B900F3" w:rsidRDefault="00B900F3">
      <w:pPr>
        <w:pStyle w:val="CommentText"/>
      </w:pPr>
      <w:r>
        <w:rPr>
          <w:rStyle w:val="CommentReference"/>
        </w:rPr>
        <w:annotationRef/>
      </w:r>
      <w:r>
        <w:t>3.9 update. DONE</w:t>
      </w:r>
    </w:p>
  </w:comment>
  <w:comment w:id="3397" w:author="Steve Hanson" w:date="2013-07-24T17:51:00Z" w:initials="SMH">
    <w:p w14:paraId="2DA0FD5E" w14:textId="77777777" w:rsidR="00B900F3" w:rsidRDefault="00B900F3">
      <w:pPr>
        <w:pStyle w:val="CommentText"/>
      </w:pPr>
      <w:r>
        <w:rPr>
          <w:rStyle w:val="CommentReference"/>
        </w:rPr>
        <w:annotationRef/>
      </w:r>
      <w:r>
        <w:t>Need to use same words on scannability as dfdl:assert.</w:t>
      </w:r>
    </w:p>
    <w:p w14:paraId="3D2860CA" w14:textId="77777777" w:rsidR="00B900F3" w:rsidRDefault="00B900F3">
      <w:pPr>
        <w:pStyle w:val="CommentText"/>
      </w:pPr>
    </w:p>
    <w:p w14:paraId="511609B6" w14:textId="557F7BA9" w:rsidR="00B900F3" w:rsidRDefault="00B900F3">
      <w:pPr>
        <w:pStyle w:val="CommentText"/>
      </w:pPr>
      <w:r>
        <w:t>DONE</w:t>
      </w:r>
    </w:p>
  </w:comment>
  <w:comment w:id="3394" w:author="Steve Hanson" w:date="2013-07-24T17:51:00Z" w:initials="SMH">
    <w:p w14:paraId="05E8CE49" w14:textId="77777777" w:rsidR="00B900F3" w:rsidRDefault="00B900F3">
      <w:pPr>
        <w:pStyle w:val="CommentText"/>
      </w:pPr>
      <w:r>
        <w:rPr>
          <w:rStyle w:val="CommentReference"/>
        </w:rPr>
        <w:annotationRef/>
      </w:r>
      <w:r>
        <w:t>Errata 3.9 lists restrictions that apply to patterns. Might be ok to refer to section 12.3.5.1 to avoid duplication?</w:t>
      </w:r>
    </w:p>
    <w:p w14:paraId="16B7D57E" w14:textId="77777777" w:rsidR="00B900F3" w:rsidRDefault="00B900F3">
      <w:pPr>
        <w:pStyle w:val="CommentText"/>
      </w:pPr>
    </w:p>
    <w:p w14:paraId="2586071C" w14:textId="21CB89D3" w:rsidR="00B900F3" w:rsidRDefault="00B900F3">
      <w:pPr>
        <w:pStyle w:val="CommentText"/>
      </w:pPr>
      <w:r>
        <w:t>DONE</w:t>
      </w:r>
    </w:p>
  </w:comment>
  <w:comment w:id="3532" w:author="mbeckerle" w:date="2013-07-24T17:51:00Z" w:initials="m">
    <w:p w14:paraId="05C344E5" w14:textId="77777777" w:rsidR="00B900F3" w:rsidRDefault="00B900F3">
      <w:pPr>
        <w:pStyle w:val="CommentText"/>
      </w:pPr>
      <w:r>
        <w:rPr>
          <w:rStyle w:val="CommentReference"/>
        </w:rPr>
        <w:annotationRef/>
      </w:r>
      <w:r>
        <w:t xml:space="preserve">(DONE) </w:t>
      </w:r>
    </w:p>
    <w:p w14:paraId="6174087F" w14:textId="77777777" w:rsidR="00B900F3" w:rsidRDefault="00B900F3">
      <w:pPr>
        <w:pStyle w:val="CommentText"/>
      </w:pPr>
      <w:r>
        <w:t>Decided not to mention these functions here</w:t>
      </w:r>
    </w:p>
    <w:p w14:paraId="5C7090F7" w14:textId="77777777" w:rsidR="00B900F3" w:rsidRDefault="00B900F3">
      <w:pPr>
        <w:pStyle w:val="CommentText"/>
      </w:pPr>
    </w:p>
    <w:p w14:paraId="028B591A" w14:textId="3B76ED0B" w:rsidR="00B900F3" w:rsidRDefault="00B900F3">
      <w:pPr>
        <w:pStyle w:val="CommentText"/>
      </w:pPr>
      <w:r>
        <w:t xml:space="preserve"> new functions to do exactly this? String2StringLiteral and StringLiteral to String? (Errata forthcoming.)</w:t>
      </w:r>
    </w:p>
  </w:comment>
  <w:comment w:id="3579" w:author="mbeckerle" w:date="2013-07-24T17:51:00Z" w:initials="m">
    <w:p w14:paraId="65F2D122" w14:textId="0F0AEF18" w:rsidR="00B900F3" w:rsidRPr="00116C61" w:rsidRDefault="00B900F3" w:rsidP="00E4531D">
      <w:pPr>
        <w:autoSpaceDE w:val="0"/>
        <w:autoSpaceDN w:val="0"/>
        <w:adjustRightInd w:val="0"/>
        <w:rPr>
          <w:rFonts w:ascii="Helv" w:hAnsi="Helv" w:cs="Helv"/>
          <w:color w:val="0000FF"/>
          <w:lang w:eastAsia="en-GB"/>
        </w:rPr>
      </w:pPr>
      <w:r>
        <w:rPr>
          <w:rStyle w:val="CommentReference"/>
        </w:rPr>
        <w:annotationRef/>
      </w:r>
      <w:r w:rsidRPr="0012073A">
        <w:rPr>
          <w:rFonts w:ascii="Helv" w:hAnsi="Helv" w:cs="Helv"/>
          <w:b/>
          <w:color w:val="0000FF"/>
        </w:rPr>
        <w:t>3.19</w:t>
      </w:r>
      <w:r>
        <w:rPr>
          <w:rFonts w:ascii="Helv" w:hAnsi="Helv" w:cs="Helv"/>
          <w:color w:val="0000FF"/>
        </w:rPr>
        <w:t xml:space="preserve">. </w:t>
      </w:r>
      <w:r w:rsidRPr="0012073A">
        <w:rPr>
          <w:rFonts w:ascii="Helv" w:hAnsi="Helv" w:cs="Helv"/>
          <w:i/>
          <w:color w:val="0000FF"/>
        </w:rPr>
        <w:t>Sections 7.7</w:t>
      </w:r>
      <w:r>
        <w:rPr>
          <w:rFonts w:ascii="Helv" w:hAnsi="Helv" w:cs="Helv"/>
          <w:color w:val="0000FF"/>
        </w:rPr>
        <w:t>.  DONE</w:t>
      </w:r>
      <w:r w:rsidRPr="00116C61">
        <w:rPr>
          <w:rFonts w:ascii="Helv" w:hAnsi="Helv" w:cs="Helv"/>
          <w:color w:val="0000FF"/>
          <w:lang w:eastAsia="en-GB"/>
        </w:rPr>
        <w:t xml:space="preserve"> </w:t>
      </w:r>
    </w:p>
    <w:p w14:paraId="754F8712" w14:textId="06FDAC10" w:rsidR="00B900F3" w:rsidRDefault="00B900F3">
      <w:pPr>
        <w:pStyle w:val="CommentText"/>
      </w:pPr>
    </w:p>
  </w:comment>
  <w:comment w:id="3612" w:author="mbeckerle" w:date="2013-07-24T17:51:00Z" w:initials="m">
    <w:p w14:paraId="7C673D49" w14:textId="69E8B0A3" w:rsidR="00B900F3" w:rsidRDefault="00B900F3">
      <w:pPr>
        <w:pStyle w:val="CommentText"/>
      </w:pPr>
      <w:r>
        <w:rPr>
          <w:rStyle w:val="CommentReference"/>
        </w:rPr>
        <w:annotationRef/>
      </w:r>
      <w:r>
        <w:t>Errata 2.116 DONE</w:t>
      </w:r>
    </w:p>
  </w:comment>
  <w:comment w:id="3620" w:author="Steve Hanson" w:date="2013-07-24T17:51:00Z" w:initials="SMH">
    <w:p w14:paraId="6B647F73" w14:textId="77777777" w:rsidR="00B900F3" w:rsidRDefault="00B900F3">
      <w:pPr>
        <w:pStyle w:val="CommentText"/>
      </w:pPr>
      <w:r>
        <w:rPr>
          <w:rStyle w:val="CommentReference"/>
        </w:rPr>
        <w:annotationRef/>
      </w:r>
      <w:r>
        <w:t xml:space="preserve">Errata 2.12: Clause added. </w:t>
      </w:r>
      <w:r w:rsidRPr="0057182D">
        <w:rPr>
          <w:b/>
        </w:rPr>
        <w:t>DONE</w:t>
      </w:r>
    </w:p>
  </w:comment>
  <w:comment w:id="3616" w:author="mbeckerle" w:date="2013-07-24T17:51:00Z" w:initials="m">
    <w:p w14:paraId="182AC8AE" w14:textId="5FEC381F" w:rsidR="00B900F3" w:rsidRDefault="00B900F3">
      <w:pPr>
        <w:pStyle w:val="CommentText"/>
      </w:pPr>
      <w:r>
        <w:rPr>
          <w:rStyle w:val="CommentReference"/>
        </w:rPr>
        <w:annotationRef/>
      </w:r>
      <w:r>
        <w:t>Misleading wording removed. All variable names, like all global definition names in XSD, are global to the entire schema consisting of all included/imported schema documents.That’s what namespaces are about. We don’t need to discuss the scope of the names of things. Only of the instances due to newVariableInstance.</w:t>
      </w:r>
    </w:p>
    <w:p w14:paraId="0001CB98" w14:textId="77777777" w:rsidR="00B900F3" w:rsidRDefault="00B900F3">
      <w:pPr>
        <w:pStyle w:val="CommentText"/>
      </w:pPr>
    </w:p>
    <w:p w14:paraId="705C5442" w14:textId="21196E53" w:rsidR="00B900F3" w:rsidRDefault="00B900F3">
      <w:pPr>
        <w:pStyle w:val="CommentText"/>
      </w:pPr>
      <w:r>
        <w:t>DONE</w:t>
      </w:r>
    </w:p>
  </w:comment>
  <w:comment w:id="3726" w:author="mbeckerle" w:date="2013-07-24T17:51:00Z" w:initials="m">
    <w:p w14:paraId="186597AB" w14:textId="77777777" w:rsidR="00B900F3" w:rsidRDefault="00B900F3" w:rsidP="004120D3">
      <w:pPr>
        <w:autoSpaceDE w:val="0"/>
        <w:autoSpaceDN w:val="0"/>
        <w:adjustRightInd w:val="0"/>
        <w:rPr>
          <w:rFonts w:ascii="Helv" w:hAnsi="Helv" w:cs="Helv"/>
          <w:color w:val="0000FF"/>
        </w:rPr>
      </w:pPr>
      <w:r>
        <w:rPr>
          <w:rStyle w:val="CommentReference"/>
        </w:rPr>
        <w:annotationRef/>
      </w:r>
      <w:r w:rsidRPr="0012073A">
        <w:rPr>
          <w:rFonts w:ascii="Helv" w:hAnsi="Helv" w:cs="Helv"/>
          <w:b/>
          <w:color w:val="0000FF"/>
        </w:rPr>
        <w:t>3.</w:t>
      </w:r>
      <w:r>
        <w:rPr>
          <w:rFonts w:ascii="Helv" w:hAnsi="Helv" w:cs="Helv"/>
          <w:b/>
          <w:color w:val="0000FF"/>
        </w:rPr>
        <w:t>20</w:t>
      </w:r>
      <w:r>
        <w:rPr>
          <w:rFonts w:ascii="Helv" w:hAnsi="Helv" w:cs="Helv"/>
          <w:color w:val="0000FF"/>
        </w:rPr>
        <w:t xml:space="preserve">. </w:t>
      </w:r>
      <w:r w:rsidRPr="0012073A">
        <w:rPr>
          <w:rFonts w:ascii="Helv" w:hAnsi="Helv" w:cs="Helv"/>
          <w:i/>
          <w:color w:val="0000FF"/>
        </w:rPr>
        <w:t>Sections 7.</w:t>
      </w:r>
      <w:r>
        <w:rPr>
          <w:rFonts w:ascii="Helv" w:hAnsi="Helv" w:cs="Helv"/>
          <w:i/>
          <w:color w:val="0000FF"/>
        </w:rPr>
        <w:t>8</w:t>
      </w:r>
      <w:r>
        <w:rPr>
          <w:rFonts w:ascii="Helv" w:hAnsi="Helv" w:cs="Helv"/>
          <w:color w:val="0000FF"/>
        </w:rPr>
        <w:t xml:space="preserve">.  Additions and clarifications for the newVariableInstance annotation. </w:t>
      </w:r>
    </w:p>
    <w:p w14:paraId="238593A2" w14:textId="567D7D33" w:rsidR="00B900F3" w:rsidRDefault="00B900F3" w:rsidP="004120D3">
      <w:pPr>
        <w:autoSpaceDE w:val="0"/>
        <w:autoSpaceDN w:val="0"/>
        <w:adjustRightInd w:val="0"/>
        <w:rPr>
          <w:rFonts w:ascii="Helv" w:hAnsi="Helv" w:cs="Helv"/>
          <w:color w:val="0000FF"/>
        </w:rPr>
      </w:pPr>
      <w:r>
        <w:rPr>
          <w:rFonts w:ascii="Helv" w:hAnsi="Helv" w:cs="Helv"/>
          <w:color w:val="0000FF"/>
        </w:rPr>
        <w:t>DONE</w:t>
      </w:r>
    </w:p>
    <w:p w14:paraId="491479D5" w14:textId="3192BCFE" w:rsidR="00B900F3" w:rsidRDefault="00B900F3">
      <w:pPr>
        <w:pStyle w:val="CommentText"/>
      </w:pPr>
    </w:p>
  </w:comment>
  <w:comment w:id="3756" w:author="mbeckerle" w:date="2013-07-24T17:51:00Z" w:initials="m">
    <w:p w14:paraId="15753590" w14:textId="77777777" w:rsidR="00B900F3" w:rsidRDefault="00B900F3" w:rsidP="007B37FF">
      <w:pPr>
        <w:pStyle w:val="CommentText"/>
      </w:pPr>
      <w:r>
        <w:rPr>
          <w:rStyle w:val="CommentReference"/>
        </w:rPr>
        <w:annotationRef/>
      </w:r>
      <w:r>
        <w:t>Errata 2.116 DONE</w:t>
      </w:r>
    </w:p>
  </w:comment>
  <w:comment w:id="3829" w:author="mbeckerle" w:date="2013-07-24T17:51:00Z" w:initials="m">
    <w:p w14:paraId="78C6B5C1" w14:textId="62F4B7C0" w:rsidR="00B900F3" w:rsidRDefault="00B900F3" w:rsidP="004120D3">
      <w:pPr>
        <w:autoSpaceDE w:val="0"/>
        <w:autoSpaceDN w:val="0"/>
        <w:adjustRightInd w:val="0"/>
        <w:rPr>
          <w:rFonts w:ascii="Helv" w:hAnsi="Helv" w:cs="Helv"/>
          <w:color w:val="0000FF"/>
        </w:rPr>
      </w:pPr>
      <w:r>
        <w:rPr>
          <w:rStyle w:val="CommentReference"/>
        </w:rPr>
        <w:annotationRef/>
      </w:r>
      <w:r w:rsidRPr="0012073A">
        <w:rPr>
          <w:rFonts w:ascii="Helv" w:hAnsi="Helv" w:cs="Helv"/>
          <w:b/>
          <w:color w:val="0000FF"/>
        </w:rPr>
        <w:t>3.</w:t>
      </w:r>
      <w:r>
        <w:rPr>
          <w:rFonts w:ascii="Helv" w:hAnsi="Helv" w:cs="Helv"/>
          <w:b/>
          <w:color w:val="0000FF"/>
        </w:rPr>
        <w:t>2</w:t>
      </w:r>
      <w:r w:rsidRPr="0012073A">
        <w:rPr>
          <w:rFonts w:ascii="Helv" w:hAnsi="Helv" w:cs="Helv"/>
          <w:b/>
          <w:color w:val="0000FF"/>
        </w:rPr>
        <w:t>1</w:t>
      </w:r>
      <w:r>
        <w:rPr>
          <w:rFonts w:ascii="Helv" w:hAnsi="Helv" w:cs="Helv"/>
          <w:color w:val="0000FF"/>
        </w:rPr>
        <w:t xml:space="preserve">. </w:t>
      </w:r>
      <w:r w:rsidRPr="0012073A">
        <w:rPr>
          <w:rFonts w:ascii="Helv" w:hAnsi="Helv" w:cs="Helv"/>
          <w:i/>
          <w:color w:val="0000FF"/>
        </w:rPr>
        <w:t>Sections 7.</w:t>
      </w:r>
      <w:r>
        <w:rPr>
          <w:rFonts w:ascii="Helv" w:hAnsi="Helv" w:cs="Helv"/>
          <w:i/>
          <w:color w:val="0000FF"/>
        </w:rPr>
        <w:t>9</w:t>
      </w:r>
      <w:r>
        <w:rPr>
          <w:rFonts w:ascii="Helv" w:hAnsi="Helv" w:cs="Helv"/>
          <w:color w:val="0000FF"/>
        </w:rPr>
        <w:t>.  Additions and clarifications for the setVariable annotation.  (DONE)</w:t>
      </w:r>
    </w:p>
    <w:p w14:paraId="7A37B87A" w14:textId="77777777" w:rsidR="00B900F3" w:rsidRDefault="00B900F3" w:rsidP="004120D3">
      <w:pPr>
        <w:autoSpaceDE w:val="0"/>
        <w:autoSpaceDN w:val="0"/>
        <w:adjustRightInd w:val="0"/>
        <w:rPr>
          <w:rFonts w:ascii="Helv" w:hAnsi="Helv" w:cs="Helv"/>
          <w:color w:val="0000FF"/>
          <w:lang w:eastAsia="en-GB"/>
        </w:rPr>
      </w:pPr>
    </w:p>
    <w:p w14:paraId="46AD1AD4" w14:textId="5947B077" w:rsidR="00B900F3" w:rsidRDefault="00B900F3" w:rsidP="004120D3">
      <w:pPr>
        <w:autoSpaceDE w:val="0"/>
        <w:autoSpaceDN w:val="0"/>
        <w:adjustRightInd w:val="0"/>
        <w:rPr>
          <w:rFonts w:ascii="Helv" w:hAnsi="Helv" w:cs="Helv"/>
          <w:color w:val="0000FF"/>
          <w:lang w:eastAsia="en-GB"/>
        </w:rPr>
      </w:pPr>
      <w:r w:rsidRPr="00116C61">
        <w:rPr>
          <w:rFonts w:ascii="Helv" w:hAnsi="Helv" w:cs="Helv"/>
          <w:color w:val="0000FF"/>
          <w:lang w:eastAsia="en-GB"/>
        </w:rPr>
        <w:t>Not allowed as an annotation on a complex element or element reference to such.</w:t>
      </w:r>
      <w:r>
        <w:rPr>
          <w:rFonts w:ascii="Helv" w:hAnsi="Helv" w:cs="Helv"/>
          <w:color w:val="0000FF"/>
          <w:lang w:eastAsia="en-GB"/>
        </w:rPr>
        <w:t>(DONE)</w:t>
      </w:r>
    </w:p>
    <w:p w14:paraId="79EB1041" w14:textId="77777777" w:rsidR="00B900F3" w:rsidRPr="00116C61" w:rsidRDefault="00B900F3" w:rsidP="004120D3">
      <w:pPr>
        <w:autoSpaceDE w:val="0"/>
        <w:autoSpaceDN w:val="0"/>
        <w:adjustRightInd w:val="0"/>
        <w:rPr>
          <w:rFonts w:ascii="Helv" w:hAnsi="Helv" w:cs="Helv"/>
          <w:color w:val="0000FF"/>
          <w:lang w:eastAsia="en-GB"/>
        </w:rPr>
      </w:pPr>
    </w:p>
    <w:p w14:paraId="49DB7444" w14:textId="45A3C3BC" w:rsidR="00B900F3" w:rsidRDefault="00B900F3" w:rsidP="004120D3">
      <w:pPr>
        <w:autoSpaceDE w:val="0"/>
        <w:autoSpaceDN w:val="0"/>
        <w:adjustRightInd w:val="0"/>
        <w:rPr>
          <w:rFonts w:ascii="Helv" w:hAnsi="Helv" w:cs="Helv"/>
          <w:color w:val="0000FF"/>
          <w:lang w:eastAsia="en-GB"/>
        </w:rPr>
      </w:pPr>
      <w:r>
        <w:rPr>
          <w:rFonts w:ascii="Helvetica" w:hAnsi="Helvetica" w:cs="Tms Rmn"/>
          <w:color w:val="000000"/>
          <w:lang w:eastAsia="en-GB"/>
        </w:rPr>
        <w:t>T</w:t>
      </w:r>
      <w:r w:rsidRPr="00DB7744">
        <w:rPr>
          <w:rFonts w:ascii="Helvetica" w:hAnsi="Helvetica" w:cs="Tms Rmn"/>
          <w:color w:val="000000"/>
          <w:lang w:eastAsia="en-GB"/>
        </w:rPr>
        <w:t xml:space="preserve">he resolved set of annotations for a component </w:t>
      </w:r>
      <w:r>
        <w:rPr>
          <w:rFonts w:ascii="Helvetica" w:hAnsi="Helvetica" w:cs="Tms Rmn"/>
          <w:color w:val="000000"/>
          <w:lang w:eastAsia="en-GB"/>
        </w:rPr>
        <w:t xml:space="preserve">may </w:t>
      </w:r>
      <w:r w:rsidRPr="00DB7744">
        <w:rPr>
          <w:rFonts w:ascii="Helvetica" w:hAnsi="Helvetica" w:cs="Tms Rmn"/>
          <w:color w:val="000000"/>
          <w:lang w:eastAsia="en-GB"/>
        </w:rPr>
        <w:t xml:space="preserve">contain multiple </w:t>
      </w:r>
      <w:r>
        <w:rPr>
          <w:rFonts w:ascii="Helvetica" w:hAnsi="Helvetica" w:cs="Tms Rmn"/>
          <w:color w:val="000000"/>
          <w:lang w:eastAsia="en-GB"/>
        </w:rPr>
        <w:t>setVariable</w:t>
      </w:r>
      <w:r w:rsidRPr="00DB7744">
        <w:rPr>
          <w:rFonts w:ascii="Helvetica" w:hAnsi="Helvetica" w:cs="Tms Rmn"/>
          <w:color w:val="000000"/>
          <w:lang w:eastAsia="en-GB"/>
        </w:rPr>
        <w:t xml:space="preserve"> statements</w:t>
      </w:r>
      <w:r>
        <w:rPr>
          <w:rFonts w:ascii="Helvetica" w:hAnsi="Helvetica" w:cs="Tms Rmn"/>
          <w:color w:val="000000"/>
          <w:lang w:eastAsia="en-GB"/>
        </w:rPr>
        <w:t xml:space="preserve">. They must all be for unique variables, it is a schema definition error otherwise. </w:t>
      </w:r>
      <w:r w:rsidRPr="00DB7744">
        <w:rPr>
          <w:rFonts w:ascii="Helvetica" w:hAnsi="Helvetica" w:cs="Tms Rmn"/>
          <w:color w:val="000000"/>
          <w:lang w:eastAsia="en-GB"/>
        </w:rPr>
        <w:t>However, the order of execution among them is not specified. Schema authors can insert sequences to control the timing of evaluation of statements more precisely.</w:t>
      </w:r>
      <w:r>
        <w:rPr>
          <w:rFonts w:ascii="Helvetica" w:hAnsi="Helvetica" w:cs="Tms Rmn"/>
          <w:color w:val="000000"/>
          <w:lang w:eastAsia="en-GB"/>
        </w:rPr>
        <w:t xml:space="preserve"> (DONE)</w:t>
      </w:r>
    </w:p>
    <w:p w14:paraId="030828DA" w14:textId="77777777" w:rsidR="00B900F3" w:rsidRDefault="00B900F3" w:rsidP="004120D3">
      <w:pPr>
        <w:autoSpaceDE w:val="0"/>
        <w:autoSpaceDN w:val="0"/>
        <w:adjustRightInd w:val="0"/>
        <w:rPr>
          <w:rFonts w:ascii="Helv" w:hAnsi="Helv" w:cs="Helv"/>
          <w:color w:val="0000FF"/>
          <w:lang w:eastAsia="en-GB"/>
        </w:rPr>
      </w:pPr>
    </w:p>
    <w:p w14:paraId="6B13E5FF" w14:textId="22103602" w:rsidR="00B900F3" w:rsidRDefault="00B900F3" w:rsidP="004120D3">
      <w:pPr>
        <w:autoSpaceDE w:val="0"/>
        <w:autoSpaceDN w:val="0"/>
        <w:adjustRightInd w:val="0"/>
        <w:rPr>
          <w:rFonts w:ascii="Helv" w:hAnsi="Helv" w:cs="Helv"/>
          <w:color w:val="0000FF"/>
          <w:lang w:eastAsia="en-GB"/>
        </w:rPr>
      </w:pPr>
      <w:r>
        <w:rPr>
          <w:rFonts w:ascii="Helv" w:hAnsi="Helv" w:cs="Helv"/>
          <w:color w:val="0000FF"/>
          <w:lang w:eastAsia="en-GB"/>
        </w:rPr>
        <w:t>Clarify that setVariable may be used with a variable defined with external ‘true’. (DONE)</w:t>
      </w:r>
    </w:p>
    <w:p w14:paraId="4B0907DE" w14:textId="347FB7F3" w:rsidR="00B900F3" w:rsidRDefault="00B900F3">
      <w:pPr>
        <w:pStyle w:val="CommentText"/>
      </w:pPr>
    </w:p>
  </w:comment>
  <w:comment w:id="3856" w:author="mbeckerle" w:date="2013-07-24T17:51:00Z" w:initials="m">
    <w:p w14:paraId="0BBF5672" w14:textId="77777777" w:rsidR="00B900F3" w:rsidRDefault="00B900F3" w:rsidP="007B37FF">
      <w:pPr>
        <w:pStyle w:val="CommentText"/>
      </w:pPr>
      <w:r>
        <w:rPr>
          <w:rStyle w:val="CommentReference"/>
        </w:rPr>
        <w:annotationRef/>
      </w:r>
      <w:r>
        <w:t>Errata 2.116 DONE</w:t>
      </w:r>
    </w:p>
  </w:comment>
  <w:comment w:id="4148" w:author="mbeckerle" w:date="2013-07-24T17:51:00Z" w:initials="m">
    <w:p w14:paraId="789D1F0D" w14:textId="01022D3F" w:rsidR="00B900F3" w:rsidRDefault="00B900F3">
      <w:pPr>
        <w:pStyle w:val="CommentText"/>
      </w:pPr>
      <w:r>
        <w:rPr>
          <w:rStyle w:val="CommentReference"/>
        </w:rPr>
        <w:annotationRef/>
      </w:r>
      <w:r>
        <w:t xml:space="preserve">DONE – fixed up broken numbering/indenting. </w:t>
      </w:r>
    </w:p>
  </w:comment>
  <w:comment w:id="4170" w:author="Steve Hanson" w:date="2013-07-24T17:51:00Z" w:initials="SMH">
    <w:p w14:paraId="27358A65" w14:textId="6D202768" w:rsidR="00B900F3" w:rsidRDefault="00B900F3">
      <w:pPr>
        <w:pStyle w:val="CommentText"/>
      </w:pPr>
      <w:r>
        <w:rPr>
          <w:rStyle w:val="CommentReference"/>
        </w:rPr>
        <w:annotationRef/>
      </w:r>
      <w:r>
        <w:t>I think should say ‘to a particular xs:simpleType’.</w:t>
      </w:r>
    </w:p>
    <w:p w14:paraId="3905772C" w14:textId="21B9AD33" w:rsidR="00B900F3" w:rsidRDefault="00B900F3">
      <w:pPr>
        <w:pStyle w:val="CommentText"/>
      </w:pPr>
      <w:r>
        <w:t>(DONE)</w:t>
      </w:r>
    </w:p>
  </w:comment>
  <w:comment w:id="4296" w:author="Steve Hanson" w:date="2013-07-24T17:51:00Z" w:initials="SMH">
    <w:p w14:paraId="618337AA" w14:textId="13AC48E5" w:rsidR="00B900F3" w:rsidRDefault="00B900F3">
      <w:pPr>
        <w:pStyle w:val="CommentText"/>
      </w:pPr>
      <w:r>
        <w:rPr>
          <w:rStyle w:val="CommentReference"/>
        </w:rPr>
        <w:annotationRef/>
      </w:r>
      <w:r>
        <w:t>Remove inputValueCalc, as not allowed in dfdl:format</w:t>
      </w:r>
    </w:p>
    <w:p w14:paraId="642362F8" w14:textId="77777777" w:rsidR="00B900F3" w:rsidRDefault="00B900F3">
      <w:pPr>
        <w:pStyle w:val="CommentText"/>
      </w:pPr>
    </w:p>
    <w:p w14:paraId="3C98BC34" w14:textId="4A78F740" w:rsidR="00B900F3" w:rsidRDefault="00B900F3">
      <w:pPr>
        <w:pStyle w:val="CommentText"/>
      </w:pPr>
      <w:r>
        <w:t>DONE</w:t>
      </w:r>
    </w:p>
  </w:comment>
  <w:comment w:id="4316" w:author="Steve Hanson" w:date="2013-07-24T17:51:00Z" w:initials="SMH">
    <w:p w14:paraId="20C6B7F9" w14:textId="77777777" w:rsidR="00B900F3" w:rsidRDefault="00B900F3">
      <w:pPr>
        <w:pStyle w:val="CommentText"/>
      </w:pPr>
      <w:r>
        <w:rPr>
          <w:rStyle w:val="CommentReference"/>
        </w:rPr>
        <w:annotationRef/>
      </w:r>
      <w:r>
        <w:t>I think we can drop this property altogether</w:t>
      </w:r>
    </w:p>
    <w:p w14:paraId="63CABA78" w14:textId="77777777" w:rsidR="00B900F3" w:rsidRDefault="00B900F3">
      <w:pPr>
        <w:pStyle w:val="CommentText"/>
      </w:pPr>
    </w:p>
    <w:p w14:paraId="73606B1A" w14:textId="54F9B8A8" w:rsidR="00B900F3" w:rsidRDefault="00B900F3">
      <w:pPr>
        <w:pStyle w:val="CommentText"/>
      </w:pPr>
      <w:r>
        <w:t>DONE</w:t>
      </w:r>
    </w:p>
  </w:comment>
  <w:comment w:id="4327" w:author="Steve Hanson" w:date="2013-07-24T17:51:00Z" w:initials="SMH">
    <w:p w14:paraId="4AFFD628" w14:textId="77777777" w:rsidR="00B900F3" w:rsidRDefault="00B900F3">
      <w:pPr>
        <w:pStyle w:val="CommentText"/>
      </w:pPr>
      <w:r>
        <w:rPr>
          <w:rStyle w:val="CommentReference"/>
        </w:rPr>
        <w:annotationRef/>
      </w:r>
      <w:r>
        <w:t>We are talking about a sequence here, so I think we can drop this property altogether</w:t>
      </w:r>
    </w:p>
    <w:p w14:paraId="63B185AF" w14:textId="77777777" w:rsidR="00B900F3" w:rsidRDefault="00B900F3">
      <w:pPr>
        <w:pStyle w:val="CommentText"/>
      </w:pPr>
    </w:p>
    <w:p w14:paraId="2C626577" w14:textId="55DB465E" w:rsidR="00B900F3" w:rsidRDefault="00B900F3">
      <w:pPr>
        <w:pStyle w:val="CommentText"/>
      </w:pPr>
      <w:r>
        <w:t>DONE</w:t>
      </w:r>
    </w:p>
  </w:comment>
  <w:comment w:id="4328" w:author="mbeckerle" w:date="2013-07-24T17:51:00Z" w:initials="m">
    <w:p w14:paraId="028C884E" w14:textId="77777777" w:rsidR="00B900F3" w:rsidRDefault="00B900F3">
      <w:pPr>
        <w:pStyle w:val="CommentText"/>
      </w:pPr>
      <w:r>
        <w:rPr>
          <w:rStyle w:val="CommentReference"/>
        </w:rPr>
        <w:annotationRef/>
      </w:r>
      <w:r>
        <w:t>Removed inputValueCalc since Errata 3.2 doesn’t allow it here anymore.</w:t>
      </w:r>
    </w:p>
  </w:comment>
  <w:comment w:id="4457" w:author="Steve Hanson" w:date="2013-07-24T17:51:00Z" w:initials="SMH">
    <w:p w14:paraId="09C034C8" w14:textId="77777777" w:rsidR="00B900F3" w:rsidRDefault="00B900F3">
      <w:pPr>
        <w:pStyle w:val="CommentText"/>
      </w:pPr>
      <w:r>
        <w:rPr>
          <w:rStyle w:val="CommentReference"/>
        </w:rPr>
        <w:annotationRef/>
      </w:r>
      <w:r>
        <w:t>DONE</w:t>
      </w:r>
    </w:p>
    <w:p w14:paraId="29C05604" w14:textId="77777777" w:rsidR="00B900F3" w:rsidRDefault="00B900F3">
      <w:pPr>
        <w:pStyle w:val="CommentText"/>
      </w:pPr>
    </w:p>
    <w:p w14:paraId="52B0A42E" w14:textId="61C97694" w:rsidR="00B900F3" w:rsidRDefault="00B900F3">
      <w:pPr>
        <w:pStyle w:val="CommentText"/>
      </w:pPr>
      <w:r>
        <w:t>FIXED now 9.3.3.</w:t>
      </w:r>
    </w:p>
    <w:p w14:paraId="5D97528C" w14:textId="77777777" w:rsidR="00B900F3" w:rsidRDefault="00B900F3">
      <w:pPr>
        <w:pStyle w:val="CommentText"/>
      </w:pPr>
    </w:p>
    <w:p w14:paraId="2C84301D" w14:textId="2DB59275" w:rsidR="00B900F3" w:rsidRDefault="00B900F3">
      <w:pPr>
        <w:pStyle w:val="CommentText"/>
      </w:pPr>
      <w:r>
        <w:t>: Broken link there is no 9.1.1 now. (</w:t>
      </w:r>
      <w:r>
        <w:fldChar w:fldCharType="begin"/>
      </w:r>
      <w:r>
        <w:instrText xml:space="preserve"> REF _Ref362445434 \h </w:instrText>
      </w:r>
      <w:r>
        <w:fldChar w:fldCharType="separate"/>
      </w:r>
      <w:r>
        <w:t>Points of Uncertainty</w:t>
      </w:r>
      <w:r>
        <w:fldChar w:fldCharType="end"/>
      </w:r>
      <w:r>
        <w:t>)</w:t>
      </w:r>
    </w:p>
  </w:comment>
  <w:comment w:id="4508" w:author="Steve Hanson" w:date="2013-07-24T17:51:00Z" w:initials="SMH">
    <w:p w14:paraId="6758EA49" w14:textId="16EA1E52" w:rsidR="00B900F3" w:rsidRDefault="00B900F3">
      <w:pPr>
        <w:pStyle w:val="CommentText"/>
      </w:pPr>
      <w:r>
        <w:rPr>
          <w:rStyle w:val="CommentReference"/>
        </w:rPr>
        <w:annotationRef/>
      </w:r>
      <w:r>
        <w:t xml:space="preserve">Will change if action 145 adopted, and because of action 140 if minOccurs not always a processing error. </w:t>
      </w:r>
    </w:p>
    <w:p w14:paraId="1227AB7A" w14:textId="2E99EFB4" w:rsidR="00B900F3" w:rsidRDefault="00B900F3">
      <w:pPr>
        <w:pStyle w:val="CommentText"/>
      </w:pPr>
      <w:r>
        <w:t>(DONE)</w:t>
      </w:r>
    </w:p>
  </w:comment>
  <w:comment w:id="4863" w:author="mbeckerle" w:date="2013-07-24T17:51:00Z" w:initials="m">
    <w:p w14:paraId="3317DE65" w14:textId="4D985865" w:rsidR="00B900F3" w:rsidRDefault="00B900F3" w:rsidP="004120D3">
      <w:pPr>
        <w:autoSpaceDE w:val="0"/>
        <w:autoSpaceDN w:val="0"/>
        <w:adjustRightInd w:val="0"/>
        <w:rPr>
          <w:rFonts w:ascii="Helv" w:hAnsi="Helv" w:cs="Helv"/>
          <w:color w:val="0000FF"/>
        </w:rPr>
      </w:pPr>
      <w:r>
        <w:rPr>
          <w:rStyle w:val="CommentReference"/>
        </w:rPr>
        <w:annotationRef/>
      </w:r>
      <w:r>
        <w:rPr>
          <w:rFonts w:ascii="Helv" w:hAnsi="Helv" w:cs="Helv"/>
          <w:b/>
          <w:color w:val="0000FF"/>
        </w:rPr>
        <w:t xml:space="preserve">DONE - 3.18. </w:t>
      </w:r>
      <w:r w:rsidRPr="008704B5">
        <w:rPr>
          <w:rFonts w:ascii="Helv" w:hAnsi="Helv" w:cs="Helv"/>
          <w:i/>
          <w:color w:val="0000FF"/>
        </w:rPr>
        <w:t>Section 9.2</w:t>
      </w:r>
      <w:r>
        <w:rPr>
          <w:rFonts w:ascii="Helv" w:hAnsi="Helv" w:cs="Helv"/>
          <w:i/>
          <w:color w:val="0000FF"/>
        </w:rPr>
        <w:t>, 23.5.3</w:t>
      </w:r>
      <w:r>
        <w:rPr>
          <w:rFonts w:ascii="Helv" w:hAnsi="Helv" w:cs="Helv"/>
          <w:color w:val="0000FF"/>
        </w:rPr>
        <w:t>. The DFDL grammar productions are revised to make clear the distinction between the different allowable representations that an element can have and to enforce the correct use of the terms ‘content’, ‘value’ and ‘representation’.</w:t>
      </w:r>
    </w:p>
    <w:p w14:paraId="4CB4631A" w14:textId="77777777" w:rsidR="00B900F3" w:rsidRDefault="00B900F3" w:rsidP="004120D3">
      <w:pPr>
        <w:autoSpaceDE w:val="0"/>
        <w:autoSpaceDN w:val="0"/>
        <w:adjustRightInd w:val="0"/>
        <w:rPr>
          <w:rFonts w:ascii="Helv" w:hAnsi="Helv" w:cs="Helv"/>
          <w:color w:val="0000FF"/>
        </w:rPr>
      </w:pPr>
    </w:p>
    <w:p w14:paraId="3120161B" w14:textId="512AB54A" w:rsidR="00B900F3" w:rsidRDefault="00B900F3" w:rsidP="004120D3">
      <w:pPr>
        <w:autoSpaceDE w:val="0"/>
        <w:autoSpaceDN w:val="0"/>
        <w:adjustRightInd w:val="0"/>
        <w:rPr>
          <w:rFonts w:ascii="Helv" w:hAnsi="Helv" w:cs="Helv"/>
          <w:color w:val="0000FF"/>
        </w:rPr>
      </w:pPr>
      <w:r>
        <w:rPr>
          <w:rFonts w:ascii="Helv" w:hAnsi="Helv" w:cs="Helv"/>
          <w:color w:val="0000FF"/>
        </w:rPr>
        <w:t>DONE</w:t>
      </w:r>
    </w:p>
    <w:p w14:paraId="6E79B16B" w14:textId="77777777" w:rsidR="00B900F3" w:rsidRDefault="00B900F3" w:rsidP="004120D3">
      <w:pPr>
        <w:autoSpaceDE w:val="0"/>
        <w:autoSpaceDN w:val="0"/>
        <w:adjustRightInd w:val="0"/>
        <w:rPr>
          <w:rFonts w:ascii="Helv" w:hAnsi="Helv" w:cs="Helv"/>
          <w:color w:val="0000FF"/>
        </w:rPr>
      </w:pPr>
    </w:p>
    <w:p w14:paraId="35BB96B1" w14:textId="77777777" w:rsidR="00B900F3" w:rsidRDefault="00B900F3" w:rsidP="004120D3">
      <w:pPr>
        <w:autoSpaceDE w:val="0"/>
        <w:autoSpaceDN w:val="0"/>
        <w:adjustRightInd w:val="0"/>
        <w:rPr>
          <w:rFonts w:ascii="Helv" w:hAnsi="Helv" w:cs="Helv"/>
          <w:color w:val="0000FF"/>
        </w:rPr>
      </w:pPr>
      <w:r w:rsidRPr="008704B5">
        <w:rPr>
          <w:rFonts w:ascii="Helv" w:hAnsi="Helv" w:cs="Helv"/>
          <w:color w:val="0000FF"/>
        </w:rPr>
        <w:t xml:space="preserve">All sections of the specification </w:t>
      </w:r>
      <w:r>
        <w:rPr>
          <w:rFonts w:ascii="Helv" w:hAnsi="Helv" w:cs="Helv"/>
          <w:color w:val="0000FF"/>
        </w:rPr>
        <w:t>are updated</w:t>
      </w:r>
      <w:r w:rsidRPr="008704B5">
        <w:rPr>
          <w:rFonts w:ascii="Helv" w:hAnsi="Helv" w:cs="Helv"/>
          <w:color w:val="0000FF"/>
        </w:rPr>
        <w:t xml:space="preserve"> to ensure that ‘content’, ‘value’ and </w:t>
      </w:r>
      <w:r>
        <w:rPr>
          <w:rFonts w:ascii="Helv" w:hAnsi="Helv" w:cs="Helv"/>
          <w:color w:val="0000FF"/>
        </w:rPr>
        <w:t>‘representation’ are used correctly and consistently.</w:t>
      </w:r>
    </w:p>
    <w:p w14:paraId="26B811AD" w14:textId="297F3651" w:rsidR="00B900F3" w:rsidRDefault="00B900F3" w:rsidP="00D83BBE">
      <w:pPr>
        <w:autoSpaceDE w:val="0"/>
        <w:autoSpaceDN w:val="0"/>
        <w:adjustRightInd w:val="0"/>
        <w:rPr>
          <w:rFonts w:ascii="Helv" w:hAnsi="Helv" w:cs="Helv"/>
          <w:color w:val="0000FF"/>
        </w:rPr>
      </w:pPr>
      <w:r>
        <w:rPr>
          <w:rFonts w:ascii="Helv" w:hAnsi="Helv" w:cs="Helv"/>
          <w:color w:val="0000FF"/>
        </w:rPr>
        <w:t>The big pass through to standardize all this usage)</w:t>
      </w:r>
    </w:p>
    <w:p w14:paraId="2641FD77" w14:textId="6BDF61A2" w:rsidR="00B900F3" w:rsidRDefault="00B900F3" w:rsidP="00D83BBE">
      <w:pPr>
        <w:autoSpaceDE w:val="0"/>
        <w:autoSpaceDN w:val="0"/>
        <w:adjustRightInd w:val="0"/>
        <w:rPr>
          <w:rFonts w:ascii="Helv" w:hAnsi="Helv" w:cs="Helv"/>
          <w:color w:val="0000FF"/>
        </w:rPr>
      </w:pPr>
      <w:r>
        <w:rPr>
          <w:rFonts w:ascii="Helv" w:hAnsi="Helv" w:cs="Helv"/>
          <w:color w:val="0000FF"/>
        </w:rPr>
        <w:t>Content (DONE)</w:t>
      </w:r>
    </w:p>
    <w:p w14:paraId="4CA5899C" w14:textId="13C97A08" w:rsidR="00B900F3" w:rsidRDefault="00B900F3" w:rsidP="00D83BBE">
      <w:pPr>
        <w:autoSpaceDE w:val="0"/>
        <w:autoSpaceDN w:val="0"/>
        <w:adjustRightInd w:val="0"/>
        <w:rPr>
          <w:rFonts w:ascii="Helv" w:hAnsi="Helv" w:cs="Helv"/>
          <w:color w:val="0000FF"/>
        </w:rPr>
      </w:pPr>
      <w:r>
        <w:rPr>
          <w:rFonts w:ascii="Helv" w:hAnsi="Helv" w:cs="Helv"/>
          <w:color w:val="0000FF"/>
        </w:rPr>
        <w:t>Value(DONE)</w:t>
      </w:r>
    </w:p>
    <w:p w14:paraId="0FB25541" w14:textId="335B32B0" w:rsidR="00B900F3" w:rsidRDefault="00B900F3" w:rsidP="00D83BBE">
      <w:pPr>
        <w:autoSpaceDE w:val="0"/>
        <w:autoSpaceDN w:val="0"/>
        <w:adjustRightInd w:val="0"/>
        <w:rPr>
          <w:rFonts w:ascii="Helv" w:hAnsi="Helv" w:cs="Helv"/>
          <w:color w:val="0000FF"/>
        </w:rPr>
      </w:pPr>
      <w:r>
        <w:rPr>
          <w:rFonts w:ascii="Helv" w:hAnsi="Helv" w:cs="Helv"/>
          <w:color w:val="0000FF"/>
        </w:rPr>
        <w:t>Representation(DONE)</w:t>
      </w:r>
    </w:p>
    <w:p w14:paraId="688404B6" w14:textId="77777777" w:rsidR="00B900F3" w:rsidRDefault="00B900F3" w:rsidP="00D83BBE">
      <w:pPr>
        <w:autoSpaceDE w:val="0"/>
        <w:autoSpaceDN w:val="0"/>
        <w:adjustRightInd w:val="0"/>
        <w:rPr>
          <w:rFonts w:ascii="Helv" w:hAnsi="Helv" w:cs="Helv"/>
          <w:color w:val="0000FF"/>
        </w:rPr>
      </w:pPr>
    </w:p>
    <w:p w14:paraId="2BB5BB25" w14:textId="37ED5F8A" w:rsidR="00B900F3" w:rsidRDefault="00B900F3" w:rsidP="00D83BBE">
      <w:pPr>
        <w:autoSpaceDE w:val="0"/>
        <w:autoSpaceDN w:val="0"/>
        <w:adjustRightInd w:val="0"/>
        <w:rPr>
          <w:rFonts w:ascii="Helv" w:hAnsi="Helv" w:cs="Helv"/>
          <w:color w:val="0000FF"/>
        </w:rPr>
      </w:pPr>
      <w:r>
        <w:rPr>
          <w:rFonts w:ascii="Helv" w:hAnsi="Helv" w:cs="Helv"/>
          <w:color w:val="0000FF"/>
        </w:rPr>
        <w:t>Note primary use of term value (of the 931 total occurrence) is discussing the values of dfdl properties, and the values of expressions and variables, not so much the values of the infoset or elements.</w:t>
      </w:r>
    </w:p>
    <w:p w14:paraId="0F583023" w14:textId="77777777" w:rsidR="00B900F3" w:rsidRPr="00D83BBE" w:rsidRDefault="00B900F3" w:rsidP="00D83BBE">
      <w:pPr>
        <w:autoSpaceDE w:val="0"/>
        <w:autoSpaceDN w:val="0"/>
        <w:adjustRightInd w:val="0"/>
        <w:rPr>
          <w:rFonts w:ascii="Helv" w:hAnsi="Helv" w:cs="Helv"/>
          <w:color w:val="0000FF"/>
        </w:rPr>
      </w:pPr>
    </w:p>
  </w:comment>
  <w:comment w:id="4929" w:author="Steve Hanson" w:date="2013-07-24T17:51:00Z" w:initials="SMH">
    <w:p w14:paraId="1D5FF071" w14:textId="77777777" w:rsidR="00B900F3" w:rsidRDefault="00B900F3">
      <w:pPr>
        <w:pStyle w:val="CommentText"/>
      </w:pPr>
      <w:r>
        <w:rPr>
          <w:rStyle w:val="CommentReference"/>
        </w:rPr>
        <w:annotationRef/>
      </w:r>
      <w:r>
        <w:t xml:space="preserve">Need this term so can talk in general terms in 13.15. </w:t>
      </w:r>
    </w:p>
    <w:p w14:paraId="535CA9B5" w14:textId="77777777" w:rsidR="00B900F3" w:rsidRDefault="00B900F3">
      <w:pPr>
        <w:pStyle w:val="CommentText"/>
      </w:pPr>
      <w:r>
        <w:t xml:space="preserve">OK </w:t>
      </w:r>
    </w:p>
    <w:p w14:paraId="471FF3B1" w14:textId="5E9FD6CC" w:rsidR="00B900F3" w:rsidRDefault="00B900F3">
      <w:pPr>
        <w:pStyle w:val="CommentText"/>
        <w:rPr>
          <w:vanish/>
        </w:rPr>
      </w:pPr>
      <w:r>
        <w:t>(DONE)</w:t>
      </w:r>
      <w:r>
        <w:rPr>
          <w:vanish/>
        </w:rPr>
        <w:t xml:space="preserve"> dded ically:</w:t>
      </w:r>
      <w:r>
        <w:rPr>
          <w:vanish/>
        </w:rPr>
        <w:cr/>
        <w:t>an talk in general terms in 13.15. n section 13.15 and 13.16</w:t>
      </w:r>
    </w:p>
    <w:p w14:paraId="66AFB14F" w14:textId="77777777" w:rsidR="00B900F3" w:rsidRDefault="00B900F3">
      <w:pPr>
        <w:pStyle w:val="CommentText"/>
        <w:rPr>
          <w:vanish/>
        </w:rPr>
      </w:pPr>
    </w:p>
    <w:p w14:paraId="7D321237" w14:textId="5B5BD7FC" w:rsidR="00B900F3" w:rsidRDefault="00B900F3">
      <w:pPr>
        <w:pStyle w:val="CommentText"/>
      </w:pPr>
      <w:r>
        <w:rPr>
          <w:vanish/>
        </w:rPr>
        <w:t>(DONE) – not sure how the text of this comment got so hammered tho.</w:t>
      </w:r>
    </w:p>
  </w:comment>
  <w:comment w:id="5011" w:author="Steve Hanson" w:date="2013-07-24T17:51:00Z" w:initials="SMH">
    <w:p w14:paraId="5C8E7D19" w14:textId="77777777" w:rsidR="00B900F3" w:rsidRDefault="00B900F3">
      <w:pPr>
        <w:pStyle w:val="CommentText"/>
      </w:pPr>
      <w:r>
        <w:rPr>
          <w:rStyle w:val="CommentReference"/>
        </w:rPr>
        <w:annotationRef/>
      </w:r>
      <w:r>
        <w:t>Should be bold italics.</w:t>
      </w:r>
    </w:p>
    <w:p w14:paraId="58277092" w14:textId="77777777" w:rsidR="00B900F3" w:rsidRDefault="00B900F3">
      <w:pPr>
        <w:pStyle w:val="CommentText"/>
      </w:pPr>
    </w:p>
    <w:p w14:paraId="7C166481" w14:textId="021AB668" w:rsidR="00B900F3" w:rsidRDefault="00B900F3">
      <w:pPr>
        <w:pStyle w:val="CommentText"/>
      </w:pPr>
      <w:r>
        <w:t>DONE</w:t>
      </w:r>
    </w:p>
  </w:comment>
  <w:comment w:id="5009" w:author="Steve Hanson" w:date="2013-07-24T17:51:00Z" w:initials="SMH">
    <w:p w14:paraId="36FC5089" w14:textId="77777777" w:rsidR="00B900F3" w:rsidRDefault="00B900F3">
      <w:pPr>
        <w:pStyle w:val="CommentText"/>
      </w:pPr>
      <w:r>
        <w:rPr>
          <w:rStyle w:val="CommentReference"/>
        </w:rPr>
        <w:annotationRef/>
      </w:r>
      <w:r>
        <w:t>Errata 3.7 adds BOM to this</w:t>
      </w:r>
    </w:p>
    <w:p w14:paraId="08AA5F1B" w14:textId="77777777" w:rsidR="00B900F3" w:rsidRDefault="00B900F3">
      <w:pPr>
        <w:pStyle w:val="CommentText"/>
      </w:pPr>
    </w:p>
    <w:p w14:paraId="0B0F3F4A" w14:textId="77777777" w:rsidR="00B900F3" w:rsidRDefault="00B900F3">
      <w:pPr>
        <w:pStyle w:val="CommentText"/>
      </w:pPr>
      <w:r>
        <w:t>DONE</w:t>
      </w:r>
    </w:p>
  </w:comment>
  <w:comment w:id="5021" w:author="Steve Hanson" w:date="2013-07-24T17:51:00Z" w:initials="SMH">
    <w:p w14:paraId="62FBC15D" w14:textId="77777777" w:rsidR="00B900F3" w:rsidRDefault="00B900F3">
      <w:pPr>
        <w:pStyle w:val="CommentText"/>
      </w:pPr>
      <w:r>
        <w:rPr>
          <w:rStyle w:val="CommentReference"/>
        </w:rPr>
        <w:annotationRef/>
      </w:r>
      <w:r>
        <w:t xml:space="preserve">Errata 2.55. </w:t>
      </w:r>
      <w:r w:rsidRPr="0057182D">
        <w:rPr>
          <w:b/>
        </w:rPr>
        <w:t>DONE</w:t>
      </w:r>
    </w:p>
  </w:comment>
  <w:comment w:id="5030" w:author="Steve Hanson" w:date="2013-07-24T17:51:00Z" w:initials="SMH">
    <w:p w14:paraId="6F35F190" w14:textId="77777777" w:rsidR="00B900F3" w:rsidRDefault="00B900F3">
      <w:pPr>
        <w:pStyle w:val="CommentText"/>
      </w:pPr>
      <w:r>
        <w:rPr>
          <w:rStyle w:val="CommentReference"/>
        </w:rPr>
        <w:annotationRef/>
      </w:r>
      <w:r>
        <w:t xml:space="preserve">Errata 2.13. </w:t>
      </w:r>
      <w:r w:rsidRPr="0057182D">
        <w:rPr>
          <w:b/>
        </w:rPr>
        <w:t>DONE</w:t>
      </w:r>
    </w:p>
  </w:comment>
  <w:comment w:id="5058" w:author="Steve Hanson" w:date="2013-07-24T17:51:00Z" w:initials="SMH">
    <w:p w14:paraId="038106EB" w14:textId="77777777" w:rsidR="00B900F3" w:rsidRDefault="00B900F3">
      <w:pPr>
        <w:pStyle w:val="CommentText"/>
      </w:pPr>
      <w:r>
        <w:rPr>
          <w:rStyle w:val="CommentReference"/>
        </w:rPr>
        <w:annotationRef/>
      </w:r>
      <w:r>
        <w:t>Errata 3.10 add complex nils which changes this</w:t>
      </w:r>
    </w:p>
    <w:p w14:paraId="07F3248A" w14:textId="77777777" w:rsidR="00B900F3" w:rsidRDefault="00B900F3">
      <w:pPr>
        <w:pStyle w:val="CommentText"/>
      </w:pPr>
    </w:p>
    <w:p w14:paraId="15CD7A55" w14:textId="77777777" w:rsidR="00B900F3" w:rsidRDefault="00B900F3">
      <w:pPr>
        <w:pStyle w:val="CommentText"/>
      </w:pPr>
      <w:r>
        <w:t>DONE</w:t>
      </w:r>
    </w:p>
  </w:comment>
  <w:comment w:id="5062" w:author="Steve Hanson" w:date="2013-07-24T17:51:00Z" w:initials="SMH">
    <w:p w14:paraId="0A381228" w14:textId="77777777" w:rsidR="00B900F3" w:rsidRDefault="00B900F3">
      <w:pPr>
        <w:pStyle w:val="CommentText"/>
      </w:pPr>
      <w:r>
        <w:rPr>
          <w:rStyle w:val="CommentReference"/>
        </w:rPr>
        <w:annotationRef/>
      </w:r>
      <w:r>
        <w:t>Should be bold</w:t>
      </w:r>
    </w:p>
    <w:p w14:paraId="55D46BE7" w14:textId="77777777" w:rsidR="00B900F3" w:rsidRDefault="00B900F3">
      <w:pPr>
        <w:pStyle w:val="CommentText"/>
      </w:pPr>
    </w:p>
    <w:p w14:paraId="513C58A2" w14:textId="132115EC" w:rsidR="00B900F3" w:rsidRDefault="00B900F3">
      <w:pPr>
        <w:pStyle w:val="CommentText"/>
      </w:pPr>
      <w:r>
        <w:t>DONE</w:t>
      </w:r>
    </w:p>
  </w:comment>
  <w:comment w:id="5059" w:author="Steve Hanson" w:date="2013-07-24T17:51:00Z" w:initials="SMH">
    <w:p w14:paraId="241D42FA" w14:textId="77777777" w:rsidR="00B900F3" w:rsidRDefault="00B900F3">
      <w:pPr>
        <w:pStyle w:val="CommentText"/>
      </w:pPr>
      <w:r>
        <w:rPr>
          <w:rStyle w:val="CommentReference"/>
        </w:rPr>
        <w:annotationRef/>
      </w:r>
      <w:r>
        <w:t>Uncomfortable with the lack of symmetry – nil rep is in ComplexContent but not SimpleContent</w:t>
      </w:r>
    </w:p>
  </w:comment>
  <w:comment w:id="5060" w:author="mbeckerle" w:date="2013-07-24T17:51:00Z" w:initials="m">
    <w:p w14:paraId="7752B4C1" w14:textId="001CE418" w:rsidR="00B900F3" w:rsidRDefault="00B900F3">
      <w:pPr>
        <w:pStyle w:val="CommentText"/>
      </w:pPr>
      <w:r>
        <w:rPr>
          <w:rStyle w:val="CommentReference"/>
        </w:rPr>
        <w:annotationRef/>
      </w:r>
      <w:r>
        <w:t>I think there are a few changes to the grammar around this topic, so rather than fix just this, I’d like to look at a proposal to change the grammar quite a bit so that it is at least not misleading or in conflict with a grammar that could describe an implementation.</w:t>
      </w:r>
    </w:p>
  </w:comment>
  <w:comment w:id="5061" w:author="mbeckerle" w:date="2013-07-24T17:51:00Z" w:initials="m">
    <w:p w14:paraId="0470E1D6" w14:textId="1405BB25" w:rsidR="00B900F3" w:rsidRDefault="00B900F3">
      <w:pPr>
        <w:pStyle w:val="CommentText"/>
      </w:pPr>
      <w:r>
        <w:rPr>
          <w:rStyle w:val="CommentReference"/>
        </w:rPr>
        <w:annotationRef/>
      </w:r>
      <w:r>
        <w:t>DONE (I withdraw the issue. NilRep doesn’t need to be broken down further. Not at all sure that would be helpful.)</w:t>
      </w:r>
    </w:p>
  </w:comment>
  <w:comment w:id="5079" w:author="Steve Hanson" w:date="2013-07-24T17:51:00Z" w:initials="SMH">
    <w:p w14:paraId="06DACB33" w14:textId="77777777" w:rsidR="00B900F3" w:rsidRDefault="00B900F3">
      <w:pPr>
        <w:pStyle w:val="CommentText"/>
      </w:pPr>
      <w:r>
        <w:rPr>
          <w:rStyle w:val="CommentReference"/>
        </w:rPr>
        <w:annotationRef/>
      </w:r>
      <w:r>
        <w:t xml:space="preserve">Errata 2.55. </w:t>
      </w:r>
      <w:r w:rsidRPr="0057182D">
        <w:rPr>
          <w:b/>
        </w:rPr>
        <w:t>DONE</w:t>
      </w:r>
    </w:p>
  </w:comment>
  <w:comment w:id="5091" w:author="Steve Hanson" w:date="2013-07-24T17:51:00Z" w:initials="SMH">
    <w:p w14:paraId="12B21F79" w14:textId="77777777" w:rsidR="00B900F3" w:rsidRDefault="00B900F3">
      <w:pPr>
        <w:pStyle w:val="CommentText"/>
      </w:pPr>
      <w:r>
        <w:rPr>
          <w:rStyle w:val="CommentReference"/>
        </w:rPr>
        <w:annotationRef/>
      </w:r>
      <w:r>
        <w:t xml:space="preserve">Errata 2.55 renames this. </w:t>
      </w:r>
      <w:r w:rsidRPr="005A5327">
        <w:rPr>
          <w:b/>
        </w:rPr>
        <w:t>DONE</w:t>
      </w:r>
    </w:p>
  </w:comment>
  <w:comment w:id="5069" w:author="Steve Hanson" w:date="2013-07-24T17:51:00Z" w:initials="SMH">
    <w:p w14:paraId="566E246C" w14:textId="77777777" w:rsidR="00B900F3" w:rsidRDefault="00B900F3">
      <w:pPr>
        <w:pStyle w:val="CommentText"/>
      </w:pPr>
      <w:r>
        <w:rPr>
          <w:rStyle w:val="CommentReference"/>
        </w:rPr>
        <w:annotationRef/>
      </w:r>
      <w:r>
        <w:t xml:space="preserve">Errata 2.61 refactors this. </w:t>
      </w:r>
      <w:r w:rsidRPr="005A5327">
        <w:rPr>
          <w:b/>
        </w:rPr>
        <w:t>DONE</w:t>
      </w:r>
    </w:p>
  </w:comment>
  <w:comment w:id="5126" w:author="mbeckerle" w:date="2013-07-24T17:51:00Z" w:initials="m">
    <w:p w14:paraId="2371EA43" w14:textId="7FBFEDA1" w:rsidR="00B900F3" w:rsidRDefault="00B900F3">
      <w:pPr>
        <w:pStyle w:val="CommentText"/>
      </w:pPr>
      <w:r>
        <w:rPr>
          <w:rStyle w:val="CommentReference"/>
        </w:rPr>
        <w:annotationRef/>
      </w:r>
      <w:r>
        <w:t>DONE</w:t>
      </w:r>
    </w:p>
    <w:p w14:paraId="575BFED6" w14:textId="5D459CEC" w:rsidR="00B900F3" w:rsidRDefault="00B900F3">
      <w:pPr>
        <w:pStyle w:val="CommentText"/>
      </w:pPr>
      <w:r>
        <w:t xml:space="preserve">Inserted this language. Seemed it was just left unsaid. </w:t>
      </w:r>
    </w:p>
    <w:p w14:paraId="010C48C1" w14:textId="77777777" w:rsidR="00B900F3" w:rsidRDefault="00B900F3">
      <w:pPr>
        <w:pStyle w:val="CommentText"/>
      </w:pPr>
    </w:p>
    <w:p w14:paraId="4F4FD2FA" w14:textId="445DA9DF" w:rsidR="00B900F3" w:rsidRDefault="00B900F3">
      <w:pPr>
        <w:pStyle w:val="CommentText"/>
      </w:pPr>
      <w:r>
        <w:t>OK</w:t>
      </w:r>
    </w:p>
  </w:comment>
  <w:comment w:id="5148" w:author="mbeckerle" w:date="2013-07-24T17:51:00Z" w:initials="m">
    <w:p w14:paraId="023B9E7C" w14:textId="6ED5DB1D" w:rsidR="00B900F3" w:rsidRDefault="00B900F3">
      <w:pPr>
        <w:pStyle w:val="CommentText"/>
      </w:pPr>
      <w:r>
        <w:rPr>
          <w:rStyle w:val="CommentReference"/>
        </w:rPr>
        <w:annotationRef/>
      </w:r>
      <w:r>
        <w:t>DONE: Issue 140 material plugged in here.</w:t>
      </w:r>
    </w:p>
    <w:p w14:paraId="3F4D0BBE" w14:textId="77777777" w:rsidR="00B900F3" w:rsidRDefault="00B900F3">
      <w:pPr>
        <w:pStyle w:val="CommentText"/>
      </w:pPr>
    </w:p>
    <w:p w14:paraId="4545FB51" w14:textId="33466D2B" w:rsidR="00B900F3" w:rsidRDefault="00B900F3">
      <w:pPr>
        <w:pStyle w:val="CommentText"/>
      </w:pPr>
      <w:r>
        <w:t>some of this material moved to other sections such as Section 13.15 on Nils and Defaults.</w:t>
      </w:r>
    </w:p>
  </w:comment>
  <w:comment w:id="5175" w:author="mbeckerle" w:date="2013-07-24T17:51:00Z" w:initials="m">
    <w:p w14:paraId="26291384" w14:textId="3837242C" w:rsidR="00B900F3" w:rsidRDefault="00B900F3">
      <w:pPr>
        <w:pStyle w:val="CommentText"/>
      </w:pPr>
      <w:r>
        <w:rPr>
          <w:rStyle w:val="CommentReference"/>
        </w:rPr>
        <w:annotationRef/>
      </w:r>
      <w:r>
        <w:t>DONE</w:t>
      </w:r>
    </w:p>
    <w:p w14:paraId="3FD477BA" w14:textId="45BFA0B0" w:rsidR="00B900F3" w:rsidRDefault="00B900F3">
      <w:pPr>
        <w:pStyle w:val="CommentText"/>
      </w:pPr>
      <w:r>
        <w:t>Does this phrase need to be repeated for each of the Empty and Normal representation as well?</w:t>
      </w:r>
    </w:p>
    <w:p w14:paraId="36738AF5" w14:textId="77777777" w:rsidR="00B900F3" w:rsidRDefault="00B900F3">
      <w:pPr>
        <w:pStyle w:val="CommentText"/>
      </w:pPr>
    </w:p>
    <w:p w14:paraId="09A6A86E" w14:textId="59984C1E" w:rsidR="00B900F3" w:rsidRDefault="00B900F3">
      <w:pPr>
        <w:pStyle w:val="CommentText"/>
      </w:pPr>
      <w:r>
        <w:t>OK as is.</w:t>
      </w:r>
    </w:p>
  </w:comment>
  <w:comment w:id="5220" w:author="Steve Hanson" w:date="2013-07-24T17:51:00Z" w:initials="SMH">
    <w:p w14:paraId="55E3FEA6" w14:textId="34B4E2CF" w:rsidR="00B900F3" w:rsidRDefault="00B900F3">
      <w:pPr>
        <w:pStyle w:val="CommentText"/>
      </w:pPr>
      <w:r>
        <w:rPr>
          <w:rStyle w:val="CommentReference"/>
        </w:rPr>
        <w:annotationRef/>
      </w:r>
      <w:r>
        <w:t xml:space="preserve">Deleted the conditions for when defaults are applied as they were incomplete and the details are in 9.4. </w:t>
      </w:r>
    </w:p>
    <w:p w14:paraId="2FD6E74F" w14:textId="62748F9F" w:rsidR="00B900F3" w:rsidRDefault="00B900F3">
      <w:pPr>
        <w:pStyle w:val="CommentText"/>
      </w:pPr>
      <w:r>
        <w:t>(DONE)</w:t>
      </w:r>
    </w:p>
  </w:comment>
  <w:comment w:id="5237" w:author="mbeckerle" w:date="2013-07-24T17:51:00Z" w:initials="m">
    <w:p w14:paraId="6B5B6F7F" w14:textId="099FC76D" w:rsidR="00B900F3" w:rsidRDefault="00B900F3">
      <w:pPr>
        <w:pStyle w:val="CommentText"/>
      </w:pPr>
      <w:r>
        <w:rPr>
          <w:rStyle w:val="CommentReference"/>
        </w:rPr>
        <w:annotationRef/>
      </w:r>
      <w:r>
        <w:t>(DONE)</w:t>
      </w:r>
    </w:p>
    <w:p w14:paraId="53F786EF" w14:textId="5CEE458E" w:rsidR="00B900F3" w:rsidRDefault="00B900F3">
      <w:pPr>
        <w:pStyle w:val="CommentText"/>
      </w:pPr>
      <w:r>
        <w:t>Update cross reference.</w:t>
      </w:r>
    </w:p>
  </w:comment>
  <w:comment w:id="5300" w:author="mbeckerle" w:date="2013-07-24T17:51:00Z" w:initials="m">
    <w:p w14:paraId="6D5236C3" w14:textId="43FE3C9C" w:rsidR="00B900F3" w:rsidRDefault="00B900F3">
      <w:pPr>
        <w:pStyle w:val="CommentText"/>
      </w:pPr>
      <w:r>
        <w:rPr>
          <w:rStyle w:val="CommentReference"/>
        </w:rPr>
        <w:annotationRef/>
      </w:r>
      <w:r>
        <w:t xml:space="preserve"> DONE Added this whole section on zero-length representation, as we use it in several places, but very much need this in the discussion of separator suppression.</w:t>
      </w:r>
    </w:p>
    <w:p w14:paraId="1428D8A5" w14:textId="77777777" w:rsidR="00B900F3" w:rsidRDefault="00B900F3">
      <w:pPr>
        <w:pStyle w:val="CommentText"/>
      </w:pPr>
    </w:p>
    <w:p w14:paraId="7E0BDDFF" w14:textId="28507859" w:rsidR="00B900F3" w:rsidRDefault="00B900F3">
      <w:pPr>
        <w:pStyle w:val="CommentText"/>
      </w:pPr>
      <w:r>
        <w:t>But the definition really belongs here.</w:t>
      </w:r>
    </w:p>
  </w:comment>
  <w:comment w:id="5337" w:author="mbeckerle" w:date="2013-07-24T17:51:00Z" w:initials="m">
    <w:p w14:paraId="5B6EE5B8" w14:textId="2241E434" w:rsidR="00B900F3" w:rsidRDefault="00B900F3">
      <w:pPr>
        <w:pStyle w:val="CommentText"/>
      </w:pPr>
      <w:r>
        <w:rPr>
          <w:rStyle w:val="CommentReference"/>
        </w:rPr>
        <w:annotationRef/>
      </w:r>
      <w:r>
        <w:t xml:space="preserve">(DONE) For normal representation, add that there is also a complexType case where we can have zero-length representation (that is not the nillable case) – when all children are optional, or all but the first child is optional, and that child can have zero-length representation. </w:t>
      </w:r>
    </w:p>
    <w:p w14:paraId="1C538009" w14:textId="77777777" w:rsidR="00B900F3" w:rsidRDefault="00B900F3">
      <w:pPr>
        <w:pStyle w:val="CommentText"/>
      </w:pPr>
    </w:p>
    <w:p w14:paraId="4A63ACBD" w14:textId="67C1BC4B" w:rsidR="00B900F3" w:rsidRDefault="00B900F3">
      <w:pPr>
        <w:pStyle w:val="CommentText"/>
        <w:rPr>
          <w:i/>
        </w:rPr>
      </w:pPr>
      <w:r w:rsidRPr="002F3483">
        <w:rPr>
          <w:i/>
        </w:rPr>
        <w:t>SMH: That’s not normal representation</w:t>
      </w:r>
      <w:r>
        <w:rPr>
          <w:i/>
        </w:rPr>
        <w:t>, that’e empty representation</w:t>
      </w:r>
      <w:r w:rsidRPr="002F3483">
        <w:rPr>
          <w:i/>
        </w:rPr>
        <w:t>.</w:t>
      </w:r>
    </w:p>
    <w:p w14:paraId="54DC640D" w14:textId="77777777" w:rsidR="00B900F3" w:rsidRDefault="00B900F3">
      <w:pPr>
        <w:pStyle w:val="CommentText"/>
        <w:rPr>
          <w:i/>
        </w:rPr>
      </w:pPr>
    </w:p>
    <w:p w14:paraId="25F72A4E" w14:textId="44DD323B" w:rsidR="00B900F3" w:rsidRPr="002F3483" w:rsidRDefault="00B900F3">
      <w:pPr>
        <w:pStyle w:val="CommentText"/>
        <w:rPr>
          <w:i/>
        </w:rPr>
      </w:pPr>
      <w:r>
        <w:rPr>
          <w:i/>
        </w:rPr>
        <w:t xml:space="preserve">Decided that this clarification isn’t needed because it is handled elsewhere. </w:t>
      </w:r>
    </w:p>
  </w:comment>
  <w:comment w:id="5392" w:author="mbeckerle" w:date="2013-07-24T17:51:00Z" w:initials="m">
    <w:p w14:paraId="38648978" w14:textId="56C3CA63" w:rsidR="00B900F3" w:rsidRDefault="00B900F3">
      <w:pPr>
        <w:pStyle w:val="CommentText"/>
      </w:pPr>
      <w:r>
        <w:rPr>
          <w:rStyle w:val="CommentReference"/>
        </w:rPr>
        <w:annotationRef/>
      </w:r>
      <w:r>
        <w:t>DONE</w:t>
      </w:r>
    </w:p>
    <w:p w14:paraId="3C9F4D0E" w14:textId="4FB0FAE2" w:rsidR="00B900F3" w:rsidRDefault="00B900F3">
      <w:pPr>
        <w:pStyle w:val="CommentText"/>
      </w:pPr>
      <w:r>
        <w:t>Added this.</w:t>
      </w:r>
    </w:p>
    <w:p w14:paraId="4C2F5A88" w14:textId="77777777" w:rsidR="00B900F3" w:rsidRDefault="00B900F3">
      <w:pPr>
        <w:pStyle w:val="CommentText"/>
      </w:pPr>
    </w:p>
    <w:p w14:paraId="53958405" w14:textId="75291ABB" w:rsidR="00B900F3" w:rsidRDefault="00B900F3">
      <w:pPr>
        <w:pStyle w:val="CommentText"/>
      </w:pPr>
      <w:r>
        <w:t>It seems like it would be better to keep absent and missing orthogonal rather than have them overlap like this.</w:t>
      </w:r>
    </w:p>
    <w:p w14:paraId="29F69E71" w14:textId="77777777" w:rsidR="00B900F3" w:rsidRDefault="00B900F3">
      <w:pPr>
        <w:pStyle w:val="CommentText"/>
      </w:pPr>
    </w:p>
    <w:p w14:paraId="44F3754A" w14:textId="5F9224F9" w:rsidR="00B900F3" w:rsidRDefault="00B900F3">
      <w:pPr>
        <w:pStyle w:val="CommentText"/>
      </w:pPr>
      <w:r>
        <w:t>Absent meaning we can determine the length, it is zero, and zero-length can’t be nil, empty or normal. Adjacent delimiters being the most common example, but prefix length could also do it, etc.</w:t>
      </w:r>
    </w:p>
    <w:p w14:paraId="03C9BE24" w14:textId="77777777" w:rsidR="00B900F3" w:rsidRDefault="00B900F3">
      <w:pPr>
        <w:pStyle w:val="CommentText"/>
      </w:pPr>
    </w:p>
    <w:p w14:paraId="4A14003C" w14:textId="4488F721" w:rsidR="00B900F3" w:rsidRDefault="00B900F3">
      <w:pPr>
        <w:pStyle w:val="CommentText"/>
      </w:pPr>
      <w:r>
        <w:t>Missing meaning we don’t even have the ability to determine the length, as in we’ve already seen the group terminator, so the last several elements within the group don't have anything representing them at all.</w:t>
      </w:r>
    </w:p>
    <w:p w14:paraId="77D03DC4" w14:textId="77777777" w:rsidR="00B900F3" w:rsidRDefault="00B900F3">
      <w:pPr>
        <w:pStyle w:val="CommentText"/>
      </w:pPr>
    </w:p>
    <w:p w14:paraId="0ADE7EBE" w14:textId="33C8FC68" w:rsidR="00B900F3" w:rsidRDefault="00B900F3">
      <w:pPr>
        <w:pStyle w:val="CommentText"/>
        <w:rPr>
          <w:i/>
        </w:rPr>
      </w:pPr>
      <w:r w:rsidRPr="002F3483">
        <w:rPr>
          <w:i/>
        </w:rPr>
        <w:t>SMH: I’m happy to keep missing as encompassing absent.</w:t>
      </w:r>
      <w:r>
        <w:rPr>
          <w:i/>
        </w:rPr>
        <w:t xml:space="preserve">Let’s see how it unfolds. </w:t>
      </w:r>
    </w:p>
    <w:p w14:paraId="2748DDAA" w14:textId="77777777" w:rsidR="00B900F3" w:rsidRDefault="00B900F3">
      <w:pPr>
        <w:pStyle w:val="CommentText"/>
        <w:rPr>
          <w:i/>
        </w:rPr>
      </w:pPr>
    </w:p>
    <w:p w14:paraId="316C9DA6" w14:textId="2EE8A972" w:rsidR="00B900F3" w:rsidRPr="002F3483" w:rsidRDefault="00B900F3">
      <w:pPr>
        <w:pStyle w:val="CommentText"/>
        <w:rPr>
          <w:i/>
        </w:rPr>
      </w:pPr>
      <w:r>
        <w:rPr>
          <w:i/>
        </w:rPr>
        <w:t>Decided to keep as is.</w:t>
      </w:r>
    </w:p>
  </w:comment>
  <w:comment w:id="5430" w:author="Steve Hanson" w:date="2013-07-24T17:51:00Z" w:initials="SMH">
    <w:p w14:paraId="7E3F8322" w14:textId="7A71C99B" w:rsidR="00B900F3" w:rsidRDefault="00B900F3">
      <w:pPr>
        <w:pStyle w:val="CommentText"/>
      </w:pPr>
      <w:r>
        <w:rPr>
          <w:rStyle w:val="CommentReference"/>
        </w:rPr>
        <w:annotationRef/>
      </w:r>
      <w:r>
        <w:t>Moved this here from later on. OK (DONE)</w:t>
      </w:r>
    </w:p>
  </w:comment>
  <w:comment w:id="5454" w:author="mbeckerle" w:date="2013-07-24T17:51:00Z" w:initials="m">
    <w:p w14:paraId="3CE7F025" w14:textId="24CB4774" w:rsidR="00B900F3" w:rsidRDefault="00B900F3" w:rsidP="00C452D1">
      <w:pPr>
        <w:pStyle w:val="CommentText"/>
      </w:pPr>
      <w:r>
        <w:rPr>
          <w:rStyle w:val="CommentReference"/>
        </w:rPr>
        <w:annotationRef/>
      </w:r>
      <w:r>
        <w:t>(DONE)</w:t>
      </w:r>
    </w:p>
    <w:p w14:paraId="28F492BC" w14:textId="77777777" w:rsidR="00B900F3" w:rsidRDefault="00B900F3" w:rsidP="00C452D1">
      <w:pPr>
        <w:pStyle w:val="CommentText"/>
      </w:pPr>
      <w:r>
        <w:t>Update cross reference.</w:t>
      </w:r>
    </w:p>
  </w:comment>
  <w:comment w:id="5462" w:author="Steve Hanson" w:date="2013-07-24T17:51:00Z" w:initials="SMH">
    <w:p w14:paraId="208804B2" w14:textId="7A50450D" w:rsidR="00B900F3" w:rsidRDefault="00B900F3">
      <w:pPr>
        <w:pStyle w:val="CommentText"/>
      </w:pPr>
      <w:r>
        <w:rPr>
          <w:rStyle w:val="CommentReference"/>
        </w:rPr>
        <w:annotationRef/>
      </w:r>
      <w:r>
        <w:t>Moved this here from later on.  OK (DONE)</w:t>
      </w:r>
    </w:p>
  </w:comment>
  <w:comment w:id="5534" w:author="mbeckerle" w:date="2013-07-24T17:51:00Z" w:initials="m">
    <w:p w14:paraId="47344554" w14:textId="5DE50BAB" w:rsidR="00B900F3" w:rsidRDefault="00B900F3">
      <w:pPr>
        <w:pStyle w:val="CommentText"/>
      </w:pPr>
      <w:r>
        <w:rPr>
          <w:rStyle w:val="CommentReference"/>
        </w:rPr>
        <w:annotationRef/>
      </w:r>
      <w:r>
        <w:t xml:space="preserve">(DONE) </w:t>
      </w:r>
    </w:p>
    <w:p w14:paraId="349CEA1A" w14:textId="77777777" w:rsidR="00B900F3" w:rsidRDefault="00B900F3">
      <w:pPr>
        <w:pStyle w:val="CommentText"/>
      </w:pPr>
    </w:p>
    <w:p w14:paraId="287A5658" w14:textId="784F29C3" w:rsidR="00B900F3" w:rsidRDefault="00B900F3">
      <w:pPr>
        <w:pStyle w:val="CommentText"/>
      </w:pPr>
      <w:r>
        <w:t>Fill in cross reference.</w:t>
      </w:r>
    </w:p>
    <w:p w14:paraId="36FD9A87" w14:textId="77777777" w:rsidR="00B900F3" w:rsidRDefault="00B900F3">
      <w:pPr>
        <w:pStyle w:val="CommentText"/>
      </w:pPr>
    </w:p>
    <w:p w14:paraId="3A1E0D1A" w14:textId="2DE9730A" w:rsidR="00B900F3" w:rsidRDefault="00B900F3">
      <w:pPr>
        <w:pStyle w:val="CommentText"/>
      </w:pPr>
      <w:r>
        <w:t>No longer relevant. Text is now elsewhere.</w:t>
      </w:r>
    </w:p>
  </w:comment>
  <w:comment w:id="5530" w:author="mbeckerle" w:date="2013-07-24T17:51:00Z" w:initials="m">
    <w:p w14:paraId="2F5B7A7B" w14:textId="13EB356E" w:rsidR="00B900F3" w:rsidRDefault="00B900F3">
      <w:pPr>
        <w:pStyle w:val="CommentText"/>
      </w:pPr>
      <w:r>
        <w:rPr>
          <w:rStyle w:val="CommentReference"/>
        </w:rPr>
        <w:annotationRef/>
      </w:r>
      <w:r>
        <w:t xml:space="preserve">(DONE) </w:t>
      </w:r>
    </w:p>
    <w:p w14:paraId="568EC9CF" w14:textId="576AA4D8" w:rsidR="00B900F3" w:rsidRDefault="00B900F3">
      <w:pPr>
        <w:pStyle w:val="CommentText"/>
      </w:pPr>
      <w:r>
        <w:t>Should we move this elsewhere?</w:t>
      </w:r>
    </w:p>
    <w:p w14:paraId="416D7DC6" w14:textId="77777777" w:rsidR="00B900F3" w:rsidRDefault="00B900F3">
      <w:pPr>
        <w:pStyle w:val="CommentText"/>
      </w:pPr>
    </w:p>
    <w:p w14:paraId="207EF357" w14:textId="414A255A" w:rsidR="00B900F3" w:rsidRDefault="00B900F3">
      <w:pPr>
        <w:pStyle w:val="CommentText"/>
      </w:pPr>
      <w:r>
        <w:t>Seems ok.</w:t>
      </w:r>
    </w:p>
  </w:comment>
  <w:comment w:id="5553" w:author="mbeckerle" w:date="2013-07-24T17:51:00Z" w:initials="m">
    <w:p w14:paraId="0D465155" w14:textId="74BFE9D0" w:rsidR="00B900F3" w:rsidRDefault="00B900F3">
      <w:pPr>
        <w:pStyle w:val="CommentText"/>
      </w:pPr>
      <w:r>
        <w:rPr>
          <w:rStyle w:val="CommentReference"/>
        </w:rPr>
        <w:annotationRef/>
      </w:r>
      <w:r>
        <w:t>(DONE)</w:t>
      </w:r>
    </w:p>
    <w:p w14:paraId="01594272" w14:textId="5196AA16" w:rsidR="00B900F3" w:rsidRDefault="00B900F3">
      <w:pPr>
        <w:pStyle w:val="CommentText"/>
      </w:pPr>
      <w:r>
        <w:t>Better name for this than ‘algorithm’ perhaps?</w:t>
      </w:r>
    </w:p>
    <w:p w14:paraId="7B6AF71A" w14:textId="1C0801C2" w:rsidR="00B900F3" w:rsidRDefault="00B900F3">
      <w:pPr>
        <w:pStyle w:val="CommentText"/>
      </w:pPr>
      <w:r>
        <w:t>Behavior?</w:t>
      </w:r>
    </w:p>
    <w:p w14:paraId="0179D20B" w14:textId="77777777" w:rsidR="00B900F3" w:rsidRDefault="00B900F3">
      <w:pPr>
        <w:pStyle w:val="CommentText"/>
      </w:pPr>
    </w:p>
    <w:p w14:paraId="397B9EAD" w14:textId="568332E8" w:rsidR="00B900F3" w:rsidRDefault="00B900F3">
      <w:pPr>
        <w:pStyle w:val="CommentText"/>
      </w:pPr>
      <w:r>
        <w:t>Decided to keep algorithm</w:t>
      </w:r>
    </w:p>
  </w:comment>
  <w:comment w:id="5584" w:author="mbeckerle" w:date="2013-07-24T17:51:00Z" w:initials="m">
    <w:p w14:paraId="450EBF01" w14:textId="172FFB51" w:rsidR="00B900F3" w:rsidRDefault="00B900F3" w:rsidP="00BC1C9C">
      <w:pPr>
        <w:pStyle w:val="CommentText"/>
      </w:pPr>
      <w:r>
        <w:rPr>
          <w:rStyle w:val="CommentReference"/>
        </w:rPr>
        <w:annotationRef/>
      </w:r>
      <w:r>
        <w:t xml:space="preserve">(DONE) </w:t>
      </w:r>
    </w:p>
    <w:p w14:paraId="055ABF37" w14:textId="77777777" w:rsidR="00B900F3" w:rsidRDefault="00B900F3" w:rsidP="00BC1C9C">
      <w:pPr>
        <w:pStyle w:val="CommentText"/>
      </w:pPr>
    </w:p>
    <w:p w14:paraId="27149B5B" w14:textId="5C98C1A2" w:rsidR="00B900F3" w:rsidRDefault="00B900F3" w:rsidP="00BC1C9C">
      <w:pPr>
        <w:pStyle w:val="CommentText"/>
      </w:pPr>
      <w:r>
        <w:t>2013-05-24 – will keep in mind for possible future clarification. But ok for now.</w:t>
      </w:r>
    </w:p>
    <w:p w14:paraId="6B4939F1" w14:textId="77777777" w:rsidR="00B900F3" w:rsidRDefault="00B900F3" w:rsidP="00BC1C9C">
      <w:pPr>
        <w:pStyle w:val="CommentText"/>
      </w:pPr>
    </w:p>
    <w:p w14:paraId="2735739C" w14:textId="5C6B94D1" w:rsidR="00B900F3" w:rsidRDefault="00B900F3" w:rsidP="00BC1C9C">
      <w:pPr>
        <w:pStyle w:val="CommentText"/>
      </w:pPr>
      <w:r>
        <w:t>2013-05-09 – Still open.  Model groups don’t have nil, empty, normal, or absent reps as those are specifically about elements (above).</w:t>
      </w:r>
    </w:p>
    <w:p w14:paraId="1305B132" w14:textId="77777777" w:rsidR="00B900F3" w:rsidRDefault="00B900F3" w:rsidP="00BC1C9C">
      <w:pPr>
        <w:pStyle w:val="CommentText"/>
      </w:pPr>
    </w:p>
    <w:p w14:paraId="6070E80A" w14:textId="5507844F" w:rsidR="00B900F3" w:rsidRDefault="00B900F3" w:rsidP="00BC1C9C">
      <w:pPr>
        <w:pStyle w:val="CommentText"/>
      </w:pPr>
      <w:r>
        <w:t>Still TBD. (OPEN) Did we close this out or not?</w:t>
      </w:r>
    </w:p>
    <w:p w14:paraId="149E9DDF" w14:textId="77777777" w:rsidR="00B900F3" w:rsidRDefault="00B900F3" w:rsidP="00BC1C9C">
      <w:pPr>
        <w:pStyle w:val="CommentText"/>
      </w:pPr>
    </w:p>
    <w:p w14:paraId="0044CE4F" w14:textId="77777777" w:rsidR="00B900F3" w:rsidRDefault="00B900F3" w:rsidP="00BC1C9C">
      <w:pPr>
        <w:pStyle w:val="CommentText"/>
      </w:pPr>
    </w:p>
    <w:p w14:paraId="61C25364" w14:textId="11B38065" w:rsidR="00B900F3" w:rsidRDefault="00B900F3" w:rsidP="00BC1C9C">
      <w:pPr>
        <w:pStyle w:val="CommentText"/>
      </w:pPr>
      <w:r>
        <w:t>I find this statement confusing</w:t>
      </w:r>
    </w:p>
    <w:p w14:paraId="77060ED9" w14:textId="77777777" w:rsidR="00B900F3" w:rsidRDefault="00B900F3" w:rsidP="00BC1C9C">
      <w:pPr>
        <w:pStyle w:val="CommentText"/>
      </w:pPr>
    </w:p>
    <w:p w14:paraId="3E748DC6" w14:textId="77777777" w:rsidR="00B900F3" w:rsidRDefault="00B900F3" w:rsidP="00BC1C9C">
      <w:pPr>
        <w:pStyle w:val="CommentText"/>
      </w:pPr>
      <w:r>
        <w:t>Do we just want to say that the length of a sequence or choice is determined bottom up by considering their content? … ah. I think that is also too simplistic.</w:t>
      </w:r>
    </w:p>
    <w:p w14:paraId="70C7AAAA" w14:textId="77777777" w:rsidR="00B900F3" w:rsidRDefault="00B900F3" w:rsidP="00BC1C9C">
      <w:pPr>
        <w:pStyle w:val="CommentText"/>
      </w:pPr>
    </w:p>
    <w:p w14:paraId="36EB3824" w14:textId="77777777" w:rsidR="00B900F3" w:rsidRDefault="00B900F3" w:rsidP="00BC1C9C">
      <w:pPr>
        <w:pStyle w:val="CommentText"/>
        <w:rPr>
          <w:i/>
        </w:rPr>
      </w:pPr>
      <w:r w:rsidRPr="00122CFC">
        <w:rPr>
          <w:i/>
        </w:rPr>
        <w:t>SMH: It’s trying to capture the case when a model group occurs in the content of a complex element</w:t>
      </w:r>
    </w:p>
    <w:p w14:paraId="78D584A2" w14:textId="77777777" w:rsidR="00B900F3" w:rsidRDefault="00B900F3" w:rsidP="00BC1C9C">
      <w:pPr>
        <w:pStyle w:val="CommentText"/>
        <w:rPr>
          <w:i/>
        </w:rPr>
      </w:pPr>
    </w:p>
    <w:p w14:paraId="6EE204A4" w14:textId="7A355A3B" w:rsidR="00B900F3" w:rsidRDefault="00B900F3" w:rsidP="00BC1C9C">
      <w:pPr>
        <w:pStyle w:val="CommentText"/>
        <w:rPr>
          <w:i/>
        </w:rPr>
      </w:pPr>
      <w:r>
        <w:rPr>
          <w:i/>
        </w:rPr>
        <w:t xml:space="preserve">MJB: Issues: First off, a ‘local’ sequence or choice as opposed to a group reference to a global one? I don’t see any difference in how they are treated for purposes of establishing representation. Are we after a sequence or choice that is not the immediate schema-child of a complexType def? </w:t>
      </w:r>
    </w:p>
    <w:p w14:paraId="383C3E78" w14:textId="77777777" w:rsidR="00B900F3" w:rsidRDefault="00B900F3" w:rsidP="00BC1C9C">
      <w:pPr>
        <w:pStyle w:val="CommentText"/>
        <w:rPr>
          <w:i/>
        </w:rPr>
      </w:pPr>
    </w:p>
    <w:p w14:paraId="169563DE" w14:textId="6FE03020" w:rsidR="00B900F3" w:rsidRPr="00122CFC" w:rsidRDefault="00B900F3" w:rsidP="00BC1C9C">
      <w:pPr>
        <w:pStyle w:val="CommentText"/>
        <w:rPr>
          <w:i/>
        </w:rPr>
      </w:pPr>
      <w:r>
        <w:rPr>
          <w:i/>
        </w:rPr>
        <w:t xml:space="preserve">Second. What are we trying to convey by the phrase “delimiting regime of the parent”. The statement needs to cover the case where the parent element isn’t delimited at all. </w:t>
      </w:r>
    </w:p>
  </w:comment>
  <w:comment w:id="5650" w:author="Steve Hanson" w:date="2013-07-24T17:51:00Z" w:initials="SMH">
    <w:p w14:paraId="249AB798" w14:textId="3B53D87B" w:rsidR="00B900F3" w:rsidRDefault="00B900F3">
      <w:pPr>
        <w:pStyle w:val="CommentText"/>
      </w:pPr>
      <w:r>
        <w:rPr>
          <w:rStyle w:val="CommentReference"/>
        </w:rPr>
        <w:annotationRef/>
      </w:r>
      <w:r>
        <w:t>Could be on a child component but apply to this PoU.</w:t>
      </w:r>
    </w:p>
    <w:p w14:paraId="74760CC3" w14:textId="6FD49D95" w:rsidR="00B900F3" w:rsidRDefault="00B900F3">
      <w:pPr>
        <w:pStyle w:val="CommentText"/>
      </w:pPr>
      <w:r>
        <w:t>OK (DONE)</w:t>
      </w:r>
    </w:p>
  </w:comment>
  <w:comment w:id="5674" w:author="Steve Hanson" w:date="2013-07-24T17:51:00Z" w:initials="SMH">
    <w:p w14:paraId="7668F718" w14:textId="0244CE58" w:rsidR="00B900F3" w:rsidRDefault="00B900F3">
      <w:pPr>
        <w:pStyle w:val="CommentText"/>
      </w:pPr>
      <w:r>
        <w:rPr>
          <w:rStyle w:val="CommentReference"/>
        </w:rPr>
        <w:annotationRef/>
      </w:r>
      <w:r>
        <w:t>TBD (OPEN)</w:t>
      </w:r>
    </w:p>
  </w:comment>
  <w:comment w:id="5678" w:author="mbeckerle" w:date="2013-07-24T17:51:00Z" w:initials="m">
    <w:p w14:paraId="735F6419" w14:textId="7879C8A5" w:rsidR="00B900F3" w:rsidRDefault="00B900F3">
      <w:pPr>
        <w:pStyle w:val="CommentText"/>
      </w:pPr>
      <w:r>
        <w:rPr>
          <w:rStyle w:val="CommentReference"/>
        </w:rPr>
        <w:annotationRef/>
      </w:r>
      <w:r>
        <w:t>DONE</w:t>
      </w:r>
    </w:p>
    <w:p w14:paraId="7313581A" w14:textId="77777777" w:rsidR="00B900F3" w:rsidRDefault="00B900F3">
      <w:pPr>
        <w:pStyle w:val="CommentText"/>
      </w:pPr>
    </w:p>
    <w:p w14:paraId="3F1FC3E0" w14:textId="5ECC48E0" w:rsidR="00B900F3" w:rsidRDefault="00B900F3">
      <w:pPr>
        <w:pStyle w:val="CommentText"/>
      </w:pPr>
      <w:r>
        <w:t>Stopvalue related.</w:t>
      </w:r>
    </w:p>
    <w:p w14:paraId="7B9CCCB4" w14:textId="77777777" w:rsidR="00B900F3" w:rsidRDefault="00B900F3">
      <w:pPr>
        <w:pStyle w:val="CommentText"/>
      </w:pPr>
    </w:p>
    <w:p w14:paraId="12A8F186" w14:textId="63BBC356" w:rsidR="00B900F3" w:rsidRDefault="00B900F3">
      <w:pPr>
        <w:pStyle w:val="CommentText"/>
      </w:pPr>
      <w:r>
        <w:t>Changed wording to be ‘contains’ to take perspective of containing model group.</w:t>
      </w:r>
    </w:p>
    <w:p w14:paraId="40AA42AA" w14:textId="77777777" w:rsidR="00B900F3" w:rsidRDefault="00B900F3">
      <w:pPr>
        <w:pStyle w:val="CommentText"/>
      </w:pPr>
    </w:p>
    <w:p w14:paraId="3BD249F4" w14:textId="6EE5B83B" w:rsidR="00B900F3" w:rsidRDefault="00B900F3">
      <w:pPr>
        <w:pStyle w:val="CommentText"/>
      </w:pPr>
      <w:r>
        <w:t>Inserted this point based on it coming up below in section on PoU.</w:t>
      </w:r>
    </w:p>
    <w:p w14:paraId="57C26D37" w14:textId="77777777" w:rsidR="00B900F3" w:rsidRDefault="00B900F3">
      <w:pPr>
        <w:pStyle w:val="CommentText"/>
      </w:pPr>
    </w:p>
    <w:p w14:paraId="0F55AC05" w14:textId="15E866F4" w:rsidR="00B900F3" w:rsidRDefault="00B900F3">
      <w:pPr>
        <w:pStyle w:val="CommentText"/>
      </w:pPr>
      <w:r>
        <w:t xml:space="preserve">2013-05-09: This is about “an occurrence” being known to exist.  </w:t>
      </w:r>
    </w:p>
    <w:p w14:paraId="300444FF" w14:textId="77777777" w:rsidR="00B900F3" w:rsidRDefault="00B900F3">
      <w:pPr>
        <w:pStyle w:val="CommentText"/>
      </w:pPr>
    </w:p>
    <w:p w14:paraId="4827C885" w14:textId="77777777" w:rsidR="00B900F3" w:rsidRDefault="00B900F3">
      <w:pPr>
        <w:pStyle w:val="CommentText"/>
      </w:pPr>
      <w:r>
        <w:t>Perhaps we need to say that for purposes of known-to-exist, a stop-value because it is a logical value it IS an occurrence of the array. It's just one that we remove later because a stop value is a logical value that is edited out</w:t>
      </w:r>
    </w:p>
    <w:p w14:paraId="0F115CEB" w14:textId="77777777" w:rsidR="00B900F3" w:rsidRDefault="00B900F3">
      <w:pPr>
        <w:pStyle w:val="CommentText"/>
      </w:pPr>
    </w:p>
    <w:p w14:paraId="32087716" w14:textId="2826508E" w:rsidR="00B900F3" w:rsidRDefault="00B900F3">
      <w:pPr>
        <w:pStyle w:val="CommentText"/>
      </w:pPr>
      <w:r>
        <w:t>Resolved: a stop value is an occurrence with normal representation..</w:t>
      </w:r>
    </w:p>
    <w:p w14:paraId="407E22B7" w14:textId="77777777" w:rsidR="00B900F3" w:rsidRDefault="00B900F3">
      <w:pPr>
        <w:pStyle w:val="CommentText"/>
      </w:pPr>
    </w:p>
  </w:comment>
  <w:comment w:id="5602" w:author="mbeckerle" w:date="2013-07-24T17:51:00Z" w:initials="m">
    <w:p w14:paraId="7A89F935" w14:textId="2AAE723D" w:rsidR="00B900F3" w:rsidRDefault="00B900F3">
      <w:pPr>
        <w:pStyle w:val="CommentText"/>
      </w:pPr>
      <w:r>
        <w:rPr>
          <w:rStyle w:val="CommentReference"/>
        </w:rPr>
        <w:annotationRef/>
      </w:r>
      <w:r>
        <w:t>(DONE)</w:t>
      </w:r>
    </w:p>
    <w:p w14:paraId="66985476" w14:textId="77777777" w:rsidR="00B900F3" w:rsidRDefault="00B900F3">
      <w:pPr>
        <w:pStyle w:val="CommentText"/>
      </w:pPr>
    </w:p>
    <w:p w14:paraId="2E29E0A0" w14:textId="659234E3" w:rsidR="00B900F3" w:rsidRDefault="00B900F3">
      <w:pPr>
        <w:pStyle w:val="CommentText"/>
      </w:pPr>
      <w:r>
        <w:t>I revised this from what it was in the Action 140 materials because I believe it was really wrong, or at least unclear about how discrimination interacts with the known-to-exist/not-exist decision.</w:t>
      </w:r>
    </w:p>
    <w:p w14:paraId="651ABD35" w14:textId="77777777" w:rsidR="00B900F3" w:rsidRDefault="00B900F3">
      <w:pPr>
        <w:pStyle w:val="CommentText"/>
      </w:pPr>
    </w:p>
    <w:p w14:paraId="4DD97EBB" w14:textId="5A4EF2ED" w:rsidR="00B900F3" w:rsidRDefault="00B900F3">
      <w:pPr>
        <w:pStyle w:val="CommentText"/>
        <w:rPr>
          <w:i/>
        </w:rPr>
      </w:pPr>
      <w:r w:rsidRPr="0033791D">
        <w:rPr>
          <w:i/>
        </w:rPr>
        <w:t xml:space="preserve">SMH: Removed bullet 3 as it is covered by the processing error case. </w:t>
      </w:r>
    </w:p>
    <w:p w14:paraId="01614A55" w14:textId="77777777" w:rsidR="00B900F3" w:rsidRDefault="00B900F3">
      <w:pPr>
        <w:pStyle w:val="CommentText"/>
        <w:rPr>
          <w:i/>
        </w:rPr>
      </w:pPr>
    </w:p>
    <w:p w14:paraId="0C6D4CE3" w14:textId="582B682C" w:rsidR="00B900F3" w:rsidRPr="0033791D" w:rsidRDefault="00B900F3">
      <w:pPr>
        <w:pStyle w:val="CommentText"/>
        <w:rPr>
          <w:i/>
        </w:rPr>
      </w:pPr>
      <w:r>
        <w:rPr>
          <w:i/>
        </w:rPr>
        <w:t>Decided to keep but change wording slightly</w:t>
      </w:r>
    </w:p>
  </w:comment>
  <w:comment w:id="5779" w:author="mbeckerle" w:date="2013-07-24T17:51:00Z" w:initials="m">
    <w:p w14:paraId="41886AE1" w14:textId="329E4CB0" w:rsidR="00B900F3" w:rsidRDefault="00B900F3">
      <w:pPr>
        <w:pStyle w:val="CommentText"/>
      </w:pPr>
      <w:r>
        <w:rPr>
          <w:rStyle w:val="CommentReference"/>
        </w:rPr>
        <w:annotationRef/>
      </w:r>
      <w:r>
        <w:t>(DONE)</w:t>
      </w:r>
    </w:p>
    <w:p w14:paraId="27272CF6" w14:textId="77EA8771" w:rsidR="00B900F3" w:rsidRDefault="00B900F3">
      <w:pPr>
        <w:pStyle w:val="CommentText"/>
      </w:pPr>
      <w:r>
        <w:t>Rewrote from what we had in action 140 to be fully symmetric with the known-to-exist that I also revised.</w:t>
      </w:r>
    </w:p>
    <w:p w14:paraId="7DF0CC55" w14:textId="77777777" w:rsidR="00B900F3" w:rsidRDefault="00B900F3">
      <w:pPr>
        <w:pStyle w:val="CommentText"/>
      </w:pPr>
    </w:p>
    <w:p w14:paraId="19DBD543" w14:textId="219132E6" w:rsidR="00B900F3" w:rsidRDefault="00B900F3">
      <w:pPr>
        <w:pStyle w:val="CommentText"/>
      </w:pPr>
      <w:r>
        <w:t>Ok in principle.</w:t>
      </w:r>
    </w:p>
  </w:comment>
  <w:comment w:id="5780" w:author="mbeckerle" w:date="2013-07-24T17:51:00Z" w:initials="m">
    <w:p w14:paraId="23767394" w14:textId="64B495A6" w:rsidR="00B900F3" w:rsidRDefault="00B900F3">
      <w:pPr>
        <w:pStyle w:val="CommentText"/>
      </w:pPr>
      <w:r>
        <w:rPr>
          <w:rStyle w:val="CommentReference"/>
        </w:rPr>
        <w:annotationRef/>
      </w:r>
      <w:r>
        <w:t>DONE</w:t>
      </w:r>
    </w:p>
    <w:p w14:paraId="3FDD985B" w14:textId="77777777" w:rsidR="00B900F3" w:rsidRDefault="00B900F3">
      <w:pPr>
        <w:pStyle w:val="CommentText"/>
      </w:pPr>
    </w:p>
    <w:p w14:paraId="05F5298E" w14:textId="2947CD68" w:rsidR="00B900F3" w:rsidRDefault="00B900F3">
      <w:pPr>
        <w:pStyle w:val="CommentText"/>
      </w:pPr>
      <w:r>
        <w:t>Revise to remove known-not-to-exist entirely because it is just the opposite of known-to-exist point for point.</w:t>
      </w:r>
    </w:p>
    <w:p w14:paraId="7EDDEA47" w14:textId="77777777" w:rsidR="00B900F3" w:rsidRDefault="00B900F3">
      <w:pPr>
        <w:pStyle w:val="CommentText"/>
      </w:pPr>
    </w:p>
    <w:p w14:paraId="227191FE" w14:textId="79FA7BD6" w:rsidR="00B900F3" w:rsidRDefault="00B900F3">
      <w:pPr>
        <w:pStyle w:val="CommentText"/>
      </w:pPr>
      <w:r>
        <w:t xml:space="preserve">Resolved to keep it. </w:t>
      </w:r>
    </w:p>
  </w:comment>
  <w:comment w:id="5849" w:author="mbeckerle" w:date="2013-07-24T17:51:00Z" w:initials="m">
    <w:p w14:paraId="4103B658" w14:textId="77777777" w:rsidR="00B900F3" w:rsidRDefault="00B900F3" w:rsidP="00376992">
      <w:pPr>
        <w:pStyle w:val="CommentText"/>
      </w:pPr>
      <w:r>
        <w:rPr>
          <w:rStyle w:val="CommentReference"/>
        </w:rPr>
        <w:annotationRef/>
      </w:r>
      <w:r>
        <w:t>(OPEN) provide direct choice dispatch negative case.</w:t>
      </w:r>
    </w:p>
  </w:comment>
  <w:comment w:id="5874" w:author="mbeckerle" w:date="2013-07-24T17:51:00Z" w:initials="m">
    <w:p w14:paraId="44A07F8E" w14:textId="758B6193" w:rsidR="00B900F3" w:rsidRDefault="00B900F3">
      <w:pPr>
        <w:pStyle w:val="CommentText"/>
      </w:pPr>
      <w:r>
        <w:rPr>
          <w:rStyle w:val="CommentReference"/>
        </w:rPr>
        <w:annotationRef/>
      </w:r>
      <w:r>
        <w:t>DONE</w:t>
      </w:r>
    </w:p>
    <w:p w14:paraId="27D99F27" w14:textId="47FB53A5" w:rsidR="00B900F3" w:rsidRDefault="00B900F3">
      <w:pPr>
        <w:pStyle w:val="CommentText"/>
      </w:pPr>
      <w:r>
        <w:t>Remove? (goes without saying).</w:t>
      </w:r>
    </w:p>
    <w:p w14:paraId="7F2B3C22" w14:textId="77777777" w:rsidR="00B900F3" w:rsidRDefault="00B900F3">
      <w:pPr>
        <w:pStyle w:val="CommentText"/>
      </w:pPr>
    </w:p>
    <w:p w14:paraId="38AEEEBF" w14:textId="2A09DBBF" w:rsidR="00B900F3" w:rsidRPr="009B34FD" w:rsidRDefault="00B900F3">
      <w:pPr>
        <w:pStyle w:val="CommentText"/>
        <w:rPr>
          <w:i/>
        </w:rPr>
      </w:pPr>
      <w:r w:rsidRPr="009B34FD">
        <w:rPr>
          <w:i/>
        </w:rPr>
        <w:t>SMH: Missing is sufficient</w:t>
      </w:r>
    </w:p>
  </w:comment>
  <w:comment w:id="5928" w:author="mbeckerle" w:date="2013-07-24T17:51:00Z" w:initials="m">
    <w:p w14:paraId="5598BEEC" w14:textId="77777777" w:rsidR="00B900F3" w:rsidRDefault="00B900F3" w:rsidP="0071553C">
      <w:pPr>
        <w:autoSpaceDE w:val="0"/>
      </w:pPr>
      <w:r>
        <w:rPr>
          <w:rStyle w:val="CommentReference"/>
        </w:rPr>
        <w:annotationRef/>
      </w:r>
      <w:r w:rsidRPr="002144B9">
        <w:rPr>
          <w:rFonts w:ascii="Helv" w:hAnsi="Helv" w:cs="Helv"/>
          <w:b/>
          <w:lang w:eastAsia="en-GB"/>
        </w:rPr>
        <w:t>2.105</w:t>
      </w:r>
      <w:r>
        <w:rPr>
          <w:rFonts w:ascii="Helv" w:hAnsi="Helv" w:cs="Helv"/>
          <w:lang w:eastAsia="en-GB"/>
        </w:rPr>
        <w:t xml:space="preserve">. </w:t>
      </w:r>
      <w:r w:rsidRPr="002144B9">
        <w:rPr>
          <w:rFonts w:ascii="Helv" w:hAnsi="Helv" w:cs="Helv"/>
          <w:i/>
          <w:lang w:eastAsia="en-GB"/>
        </w:rPr>
        <w:t>Section 9.1.1</w:t>
      </w:r>
      <w:r>
        <w:rPr>
          <w:rFonts w:ascii="Helv" w:hAnsi="Helv" w:cs="Helv"/>
          <w:lang w:eastAsia="en-GB"/>
        </w:rPr>
        <w:t>. DONE</w:t>
      </w:r>
    </w:p>
  </w:comment>
  <w:comment w:id="5944" w:author="mbeckerle" w:date="2013-07-24T17:51:00Z" w:initials="m">
    <w:p w14:paraId="2E5005DA" w14:textId="2002571B" w:rsidR="00B900F3" w:rsidRDefault="00B900F3">
      <w:pPr>
        <w:pStyle w:val="CommentText"/>
      </w:pPr>
      <w:r>
        <w:rPr>
          <w:rStyle w:val="CommentReference"/>
        </w:rPr>
        <w:annotationRef/>
      </w:r>
      <w:r>
        <w:t xml:space="preserve">DONE </w:t>
      </w:r>
    </w:p>
    <w:p w14:paraId="67227137" w14:textId="51F4B53D" w:rsidR="00B900F3" w:rsidRDefault="00B900F3">
      <w:pPr>
        <w:pStyle w:val="CommentText"/>
      </w:pPr>
      <w:r>
        <w:t>Resolve cross reference.</w:t>
      </w:r>
    </w:p>
  </w:comment>
  <w:comment w:id="5929" w:author="mbeckerle" w:date="2013-07-24T17:51:00Z" w:initials="m">
    <w:p w14:paraId="02055AFD" w14:textId="6360C5BE" w:rsidR="00B900F3" w:rsidRDefault="00B900F3">
      <w:pPr>
        <w:pStyle w:val="CommentText"/>
      </w:pPr>
      <w:r>
        <w:rPr>
          <w:rStyle w:val="CommentReference"/>
        </w:rPr>
        <w:annotationRef/>
      </w:r>
      <w:r>
        <w:t xml:space="preserve"> </w:t>
      </w:r>
    </w:p>
    <w:p w14:paraId="31C83FBE" w14:textId="22D7D9AF" w:rsidR="00B900F3" w:rsidRDefault="00B900F3">
      <w:pPr>
        <w:pStyle w:val="CommentText"/>
      </w:pPr>
      <w:r>
        <w:t>Feels very out of place. I think this statement belongs in the section on separator properties.</w:t>
      </w:r>
    </w:p>
    <w:p w14:paraId="10337CFC" w14:textId="77777777" w:rsidR="00B900F3" w:rsidRDefault="00B900F3">
      <w:pPr>
        <w:pStyle w:val="CommentText"/>
      </w:pPr>
    </w:p>
    <w:p w14:paraId="5CE086D4" w14:textId="06F41F84" w:rsidR="00B900F3" w:rsidRDefault="00B900F3">
      <w:pPr>
        <w:pStyle w:val="CommentText"/>
      </w:pPr>
      <w:r>
        <w:t>Ok with reference to the section on separators.</w:t>
      </w:r>
    </w:p>
    <w:p w14:paraId="224E7AA2" w14:textId="7BF62E02" w:rsidR="00B900F3" w:rsidRDefault="00B900F3">
      <w:pPr>
        <w:pStyle w:val="CommentText"/>
      </w:pPr>
      <w:r>
        <w:t>DONE</w:t>
      </w:r>
    </w:p>
  </w:comment>
  <w:comment w:id="6017" w:author="mbeckerle" w:date="2013-07-24T17:51:00Z" w:initials="m">
    <w:p w14:paraId="160A6E80" w14:textId="6691DEF3" w:rsidR="00B900F3" w:rsidRDefault="00B900F3" w:rsidP="00027448">
      <w:pPr>
        <w:pStyle w:val="CommentText"/>
      </w:pPr>
      <w:r>
        <w:rPr>
          <w:rStyle w:val="CommentReference"/>
        </w:rPr>
        <w:annotationRef/>
      </w:r>
      <w:r>
        <w:t xml:space="preserve">(DONE) </w:t>
      </w:r>
    </w:p>
    <w:p w14:paraId="293DEF6E" w14:textId="77777777" w:rsidR="00B900F3" w:rsidRDefault="00B900F3" w:rsidP="00027448">
      <w:pPr>
        <w:pStyle w:val="CommentText"/>
      </w:pPr>
    </w:p>
    <w:p w14:paraId="77276AD4" w14:textId="5C045C7C" w:rsidR="00B900F3" w:rsidRPr="00122CFC" w:rsidRDefault="00B900F3" w:rsidP="00924766">
      <w:pPr>
        <w:pStyle w:val="CommentText"/>
        <w:rPr>
          <w:i/>
        </w:rPr>
      </w:pPr>
      <w:r>
        <w:t xml:space="preserve">Was redundant comment. Removed. </w:t>
      </w:r>
    </w:p>
  </w:comment>
  <w:comment w:id="6002" w:author="mbeckerle" w:date="2013-07-24T17:51:00Z" w:initials="m">
    <w:p w14:paraId="358DF1E5" w14:textId="77777777" w:rsidR="00B900F3" w:rsidRDefault="00B900F3">
      <w:pPr>
        <w:pStyle w:val="CommentText"/>
      </w:pPr>
      <w:r>
        <w:rPr>
          <w:rStyle w:val="CommentReference"/>
        </w:rPr>
        <w:annotationRef/>
      </w:r>
    </w:p>
    <w:p w14:paraId="234DACEF" w14:textId="0FD1EBBD" w:rsidR="00B900F3" w:rsidRDefault="00B900F3">
      <w:pPr>
        <w:pStyle w:val="CommentText"/>
      </w:pPr>
      <w:r>
        <w:t>DONE (removed)</w:t>
      </w:r>
    </w:p>
    <w:p w14:paraId="027748C3" w14:textId="75EFFFEC" w:rsidR="00B900F3" w:rsidRDefault="00B900F3">
      <w:pPr>
        <w:pStyle w:val="CommentText"/>
      </w:pPr>
      <w:r>
        <w:t>These 3 paragraphs are entirely redundant with the definitions of the representations above, and with the sections on simple element and complex element below.</w:t>
      </w:r>
    </w:p>
    <w:p w14:paraId="6A24096C" w14:textId="77777777" w:rsidR="00B900F3" w:rsidRDefault="00B900F3">
      <w:pPr>
        <w:pStyle w:val="CommentText"/>
      </w:pPr>
    </w:p>
    <w:p w14:paraId="6DEE98EF" w14:textId="154C921C" w:rsidR="00B900F3" w:rsidRDefault="00B900F3">
      <w:pPr>
        <w:pStyle w:val="CommentText"/>
      </w:pPr>
      <w:r>
        <w:t>I suggest we solve this problem in the previous comment by just dropping these 3 paragraphs.</w:t>
      </w:r>
    </w:p>
    <w:p w14:paraId="756DEDE6" w14:textId="77777777" w:rsidR="00B900F3" w:rsidRDefault="00B900F3">
      <w:pPr>
        <w:pStyle w:val="CommentText"/>
      </w:pPr>
    </w:p>
  </w:comment>
  <w:comment w:id="6050" w:author="mbeckerle" w:date="2013-07-24T17:51:00Z" w:initials="m">
    <w:p w14:paraId="72722B0A" w14:textId="0F141D78" w:rsidR="00B900F3" w:rsidRDefault="00B900F3">
      <w:pPr>
        <w:pStyle w:val="CommentText"/>
      </w:pPr>
      <w:r>
        <w:rPr>
          <w:rStyle w:val="CommentReference"/>
        </w:rPr>
        <w:annotationRef/>
      </w:r>
      <w:r>
        <w:t>DONE</w:t>
      </w:r>
    </w:p>
    <w:p w14:paraId="4E830286" w14:textId="6F139325" w:rsidR="00B900F3" w:rsidRDefault="00B900F3">
      <w:pPr>
        <w:pStyle w:val="CommentText"/>
      </w:pPr>
      <w:r>
        <w:t>What’s a type facet? Just give a such as ..example.</w:t>
      </w:r>
    </w:p>
    <w:p w14:paraId="11BB3FDD" w14:textId="578DCEC3" w:rsidR="00B900F3" w:rsidRPr="003D27F6" w:rsidRDefault="00B900F3">
      <w:pPr>
        <w:pStyle w:val="CommentText"/>
        <w:rPr>
          <w:i/>
        </w:rPr>
      </w:pPr>
      <w:r w:rsidRPr="003D27F6">
        <w:rPr>
          <w:i/>
        </w:rPr>
        <w:t>SMH: Its maxLength 0</w:t>
      </w:r>
    </w:p>
  </w:comment>
  <w:comment w:id="6055" w:author="mbeckerle" w:date="2013-07-24T17:51:00Z" w:initials="m">
    <w:p w14:paraId="380DF8F8" w14:textId="77777777" w:rsidR="00B900F3" w:rsidRDefault="00B900F3">
      <w:pPr>
        <w:pStyle w:val="CommentText"/>
      </w:pPr>
      <w:r>
        <w:rPr>
          <w:rStyle w:val="CommentReference"/>
        </w:rPr>
        <w:annotationRef/>
      </w:r>
      <w:r>
        <w:t>DONE</w:t>
      </w:r>
    </w:p>
    <w:p w14:paraId="0477F6E2" w14:textId="0B15095B" w:rsidR="00B900F3" w:rsidRDefault="00B900F3">
      <w:pPr>
        <w:pStyle w:val="CommentText"/>
      </w:pPr>
      <w:r>
        <w:t>Should this be content length?</w:t>
      </w:r>
    </w:p>
    <w:p w14:paraId="1E1792B9" w14:textId="096476FC" w:rsidR="00B900F3" w:rsidRPr="003D27F6" w:rsidRDefault="00B900F3">
      <w:pPr>
        <w:pStyle w:val="CommentText"/>
        <w:rPr>
          <w:i/>
        </w:rPr>
      </w:pPr>
      <w:r w:rsidRPr="003D27F6">
        <w:rPr>
          <w:i/>
        </w:rPr>
        <w:t>SMH: Yes</w:t>
      </w:r>
    </w:p>
  </w:comment>
  <w:comment w:id="6065" w:author="mbeckerle" w:date="2013-07-24T17:51:00Z" w:initials="m">
    <w:p w14:paraId="63895B40" w14:textId="2B92A928" w:rsidR="00B900F3" w:rsidRDefault="00B900F3">
      <w:pPr>
        <w:pStyle w:val="CommentText"/>
      </w:pPr>
      <w:r>
        <w:rPr>
          <w:rStyle w:val="CommentReference"/>
        </w:rPr>
        <w:annotationRef/>
      </w:r>
      <w:r>
        <w:t xml:space="preserve">DONE </w:t>
      </w:r>
    </w:p>
    <w:p w14:paraId="3C43D5AC" w14:textId="77777777" w:rsidR="00B900F3" w:rsidRDefault="00B900F3">
      <w:pPr>
        <w:pStyle w:val="CommentText"/>
      </w:pPr>
    </w:p>
    <w:p w14:paraId="4F6ECE0B" w14:textId="277E8868" w:rsidR="00B900F3" w:rsidRDefault="00B900F3">
      <w:pPr>
        <w:pStyle w:val="CommentText"/>
      </w:pPr>
      <w:r>
        <w:t>Do we need to clarify here about complex types, because this involves descending into the type (because there can be fixed-length things in there, perhaps inner things use the same delimiter as the enclosing element, etc.)</w:t>
      </w:r>
    </w:p>
    <w:p w14:paraId="639F7CB0" w14:textId="77777777" w:rsidR="00B900F3" w:rsidRDefault="00B900F3">
      <w:pPr>
        <w:pStyle w:val="CommentText"/>
      </w:pPr>
    </w:p>
    <w:p w14:paraId="3695E8BB" w14:textId="39ED89BA" w:rsidR="00B900F3" w:rsidRPr="00C335DE" w:rsidRDefault="00B900F3">
      <w:pPr>
        <w:pStyle w:val="CommentText"/>
        <w:rPr>
          <w:i/>
        </w:rPr>
      </w:pPr>
      <w:r w:rsidRPr="00C335DE">
        <w:rPr>
          <w:i/>
        </w:rPr>
        <w:t>SMH: Using term ‘trivially len</w:t>
      </w:r>
      <w:r>
        <w:rPr>
          <w:i/>
        </w:rPr>
        <w:t>g</w:t>
      </w:r>
      <w:r w:rsidRPr="00C335DE">
        <w:rPr>
          <w:i/>
        </w:rPr>
        <w:t>th zero’ and ‘delimiter immediately encountered’</w:t>
      </w:r>
    </w:p>
  </w:comment>
  <w:comment w:id="6124" w:author="mbeckerle" w:date="2013-07-24T17:51:00Z" w:initials="m">
    <w:p w14:paraId="3E0C7D2E" w14:textId="15B416C7" w:rsidR="00B900F3" w:rsidRDefault="00B900F3">
      <w:pPr>
        <w:pStyle w:val="CommentText"/>
      </w:pPr>
      <w:r>
        <w:rPr>
          <w:rStyle w:val="CommentReference"/>
        </w:rPr>
        <w:annotationRef/>
      </w:r>
      <w:r>
        <w:t>DONE</w:t>
      </w:r>
    </w:p>
    <w:p w14:paraId="135F74F9" w14:textId="444FB580" w:rsidR="00B900F3" w:rsidRDefault="00B900F3">
      <w:pPr>
        <w:pStyle w:val="CommentText"/>
      </w:pPr>
      <w:r>
        <w:t xml:space="preserve">If we want, we can rule this out and say that xs:string and xs:hexBinary can only have literalValue or literalCharacter nils. logicalValue would be an SDE. </w:t>
      </w:r>
    </w:p>
    <w:p w14:paraId="30AEFDEA" w14:textId="77777777" w:rsidR="00B900F3" w:rsidRDefault="00B900F3">
      <w:pPr>
        <w:pStyle w:val="CommentText"/>
      </w:pPr>
    </w:p>
    <w:p w14:paraId="40F2D1E2" w14:textId="3E6A9189" w:rsidR="00B900F3" w:rsidRDefault="00B900F3">
      <w:pPr>
        <w:pStyle w:val="CommentText"/>
      </w:pPr>
      <w:r>
        <w:t xml:space="preserve">I cannot see any loss of expressive power by doing this. </w:t>
      </w:r>
    </w:p>
    <w:p w14:paraId="607F8212" w14:textId="77777777" w:rsidR="00B900F3" w:rsidRDefault="00B900F3">
      <w:pPr>
        <w:pStyle w:val="CommentText"/>
      </w:pPr>
    </w:p>
    <w:p w14:paraId="725E7FAE" w14:textId="71FE8DB3" w:rsidR="00B900F3" w:rsidRPr="00C335DE" w:rsidRDefault="00B900F3">
      <w:pPr>
        <w:pStyle w:val="CommentText"/>
        <w:rPr>
          <w:i/>
        </w:rPr>
      </w:pPr>
      <w:r w:rsidRPr="00C335DE">
        <w:rPr>
          <w:i/>
        </w:rPr>
        <w:t>SMH: Agreed to do this. Will raise separate errata.</w:t>
      </w:r>
    </w:p>
  </w:comment>
  <w:comment w:id="6152" w:author="mbeckerle" w:date="2013-07-24T17:51:00Z" w:initials="m">
    <w:p w14:paraId="33D9D674" w14:textId="0BBE9A81" w:rsidR="00B900F3" w:rsidRDefault="00B900F3">
      <w:pPr>
        <w:pStyle w:val="CommentText"/>
      </w:pPr>
      <w:r>
        <w:rPr>
          <w:rStyle w:val="CommentReference"/>
        </w:rPr>
        <w:annotationRef/>
      </w:r>
      <w:r>
        <w:t>DONE</w:t>
      </w:r>
    </w:p>
    <w:p w14:paraId="22E5FBA7" w14:textId="54611B96" w:rsidR="00B900F3" w:rsidRDefault="00B900F3">
      <w:pPr>
        <w:pStyle w:val="CommentText"/>
      </w:pPr>
      <w:r>
        <w:t>Question about the caveats in here that said type must be string or hexBinary and you are getting empty string or empty hexBinary.</w:t>
      </w:r>
    </w:p>
    <w:p w14:paraId="6E8948B9" w14:textId="77777777" w:rsidR="00B900F3" w:rsidRDefault="00B900F3">
      <w:pPr>
        <w:pStyle w:val="CommentText"/>
      </w:pPr>
    </w:p>
    <w:p w14:paraId="5EA59F97" w14:textId="0FD51458" w:rsidR="00B900F3" w:rsidRDefault="00B900F3">
      <w:pPr>
        <w:pStyle w:val="CommentText"/>
      </w:pPr>
      <w:r>
        <w:t xml:space="preserve">Is this correct? I looked at textStandardZeroRep, and that doesn’t allow ES, so zero length can’t be the representation of zero except by a required element with a default value of 0, which is not this case. </w:t>
      </w:r>
    </w:p>
  </w:comment>
  <w:comment w:id="6195" w:author="mbeckerle" w:date="2013-07-24T17:51:00Z" w:initials="m">
    <w:p w14:paraId="7FB7B090" w14:textId="77777777" w:rsidR="00B900F3" w:rsidRDefault="00B900F3" w:rsidP="00AB2730">
      <w:pPr>
        <w:pStyle w:val="CommentText"/>
      </w:pPr>
      <w:r>
        <w:rPr>
          <w:rStyle w:val="CommentReference"/>
        </w:rPr>
        <w:annotationRef/>
      </w:r>
      <w:r>
        <w:t>OPEN</w:t>
      </w:r>
    </w:p>
    <w:p w14:paraId="44FD86EA" w14:textId="77777777" w:rsidR="00B900F3" w:rsidRDefault="00B900F3" w:rsidP="00AB2730">
      <w:pPr>
        <w:pStyle w:val="CommentText"/>
      </w:pPr>
      <w:r>
        <w:t>What about the stopValue case?</w:t>
      </w:r>
    </w:p>
    <w:p w14:paraId="4D2D8990" w14:textId="77777777" w:rsidR="00B900F3" w:rsidRDefault="00B900F3" w:rsidP="00AB2730">
      <w:pPr>
        <w:pStyle w:val="CommentText"/>
      </w:pPr>
    </w:p>
    <w:p w14:paraId="670328E2" w14:textId="77777777" w:rsidR="00B900F3" w:rsidRDefault="00B900F3" w:rsidP="00AB2730">
      <w:pPr>
        <w:pStyle w:val="CommentText"/>
      </w:pPr>
      <w:r>
        <w:t xml:space="preserve">I.e., non-zero length, but matches the stopValue for OCK=stopValue. </w:t>
      </w:r>
    </w:p>
    <w:p w14:paraId="5837958A" w14:textId="77777777" w:rsidR="00B900F3" w:rsidRDefault="00B900F3" w:rsidP="00AB2730">
      <w:pPr>
        <w:pStyle w:val="CommentText"/>
      </w:pPr>
    </w:p>
    <w:p w14:paraId="5C453151" w14:textId="78399F12" w:rsidR="00B900F3" w:rsidRDefault="00B900F3" w:rsidP="00AB2730">
      <w:pPr>
        <w:pStyle w:val="CommentText"/>
      </w:pPr>
      <w:r>
        <w:t>From the perspective of the simple element that ends up being the stop value of an array, the representation is normal.</w:t>
      </w:r>
    </w:p>
    <w:p w14:paraId="03D407BD" w14:textId="77777777" w:rsidR="00B900F3" w:rsidRDefault="00B900F3" w:rsidP="00AB2730">
      <w:pPr>
        <w:pStyle w:val="CommentText"/>
      </w:pPr>
    </w:p>
    <w:p w14:paraId="1D63CD54" w14:textId="48BA0A12" w:rsidR="00B900F3" w:rsidRDefault="00B900F3" w:rsidP="00AB2730">
      <w:pPr>
        <w:pStyle w:val="CommentText"/>
      </w:pPr>
      <w:r>
        <w:t>I suggest this detail just goes into a footnote. It is sort of distracting otherwise.</w:t>
      </w:r>
    </w:p>
  </w:comment>
  <w:comment w:id="6243" w:author="mbeckerle" w:date="2013-07-24T17:51:00Z" w:initials="m">
    <w:p w14:paraId="4FB0E7C6" w14:textId="1F65E0E2" w:rsidR="00B900F3" w:rsidRDefault="00B900F3" w:rsidP="00BB16D4">
      <w:pPr>
        <w:pStyle w:val="CommentText"/>
      </w:pPr>
      <w:r>
        <w:rPr>
          <w:rStyle w:val="CommentReference"/>
        </w:rPr>
        <w:annotationRef/>
      </w:r>
      <w:r>
        <w:t>DONE</w:t>
      </w:r>
    </w:p>
    <w:p w14:paraId="0FB72BAA" w14:textId="77777777" w:rsidR="00B900F3" w:rsidRDefault="00B900F3" w:rsidP="00BB16D4">
      <w:pPr>
        <w:pStyle w:val="CommentText"/>
      </w:pPr>
    </w:p>
    <w:p w14:paraId="0112D35B" w14:textId="4A42FF2F" w:rsidR="00B900F3" w:rsidRDefault="00B900F3" w:rsidP="00BB16D4">
      <w:pPr>
        <w:pStyle w:val="CommentText"/>
      </w:pPr>
      <w:r>
        <w:t>Moved here from below.</w:t>
      </w:r>
    </w:p>
    <w:p w14:paraId="64F1B63F" w14:textId="77777777" w:rsidR="00B900F3" w:rsidRDefault="00B900F3" w:rsidP="00BB16D4">
      <w:pPr>
        <w:pStyle w:val="CommentText"/>
      </w:pPr>
    </w:p>
    <w:p w14:paraId="4D80761C" w14:textId="7C7A226C" w:rsidR="00B900F3" w:rsidRDefault="00B900F3" w:rsidP="00BB16D4">
      <w:pPr>
        <w:pStyle w:val="CommentText"/>
      </w:pPr>
      <w:r>
        <w:t>Rationale statement moved to a footnote. Removed redundant  is missing  or is absent or has no representation. “Is missing” is sufficient.</w:t>
      </w:r>
    </w:p>
    <w:p w14:paraId="543FF71F" w14:textId="77777777" w:rsidR="00B900F3" w:rsidRDefault="00B900F3" w:rsidP="00BB16D4">
      <w:pPr>
        <w:pStyle w:val="CommentText"/>
      </w:pPr>
    </w:p>
    <w:p w14:paraId="34F85021" w14:textId="77777777" w:rsidR="00B900F3" w:rsidRDefault="00B900F3" w:rsidP="00BB16D4">
      <w:pPr>
        <w:pStyle w:val="CommentText"/>
      </w:pPr>
      <w:r>
        <w:t xml:space="preserve">This statement, however, left me wondering “and how would the DFDL processor determine that?”. We don’t talk about determining that something is missing. We talk about determining if it is absent rep, which is one way it can be missing, but the other way we don’t discuss algorithmically. </w:t>
      </w:r>
    </w:p>
    <w:p w14:paraId="3526E319" w14:textId="77777777" w:rsidR="00B900F3" w:rsidRDefault="00B900F3" w:rsidP="00BB16D4">
      <w:pPr>
        <w:pStyle w:val="CommentText"/>
      </w:pPr>
    </w:p>
    <w:p w14:paraId="2FE2F925" w14:textId="77777777" w:rsidR="00B900F3" w:rsidRDefault="00B900F3" w:rsidP="00BB16D4">
      <w:pPr>
        <w:pStyle w:val="CommentText"/>
      </w:pPr>
      <w:r>
        <w:t>It also feels like it is in the wrong place.</w:t>
      </w:r>
    </w:p>
    <w:p w14:paraId="317CC9B9" w14:textId="77777777" w:rsidR="00B900F3" w:rsidRDefault="00B900F3" w:rsidP="00BB16D4">
      <w:pPr>
        <w:pStyle w:val="CommentText"/>
      </w:pPr>
    </w:p>
    <w:p w14:paraId="1B538A69" w14:textId="1AD6112B" w:rsidR="00B900F3" w:rsidRDefault="00B900F3" w:rsidP="00BB16D4">
      <w:pPr>
        <w:pStyle w:val="CommentText"/>
      </w:pPr>
      <w:r>
        <w:t>Furthermore: this feels odd because the parser algorithm really dosen’t determine that things are missing until after a bunch of conditional behaviors associated with complex types. So saying it doesn’t recurse when it has established that it is missing seems wrong.</w:t>
      </w:r>
    </w:p>
    <w:p w14:paraId="6EF1AD91" w14:textId="77777777" w:rsidR="00B900F3" w:rsidRDefault="00B900F3" w:rsidP="00BB16D4">
      <w:pPr>
        <w:pStyle w:val="CommentText"/>
      </w:pPr>
    </w:p>
    <w:p w14:paraId="79B0E8BF" w14:textId="281B4804" w:rsidR="00B900F3" w:rsidRDefault="00B900F3" w:rsidP="00BB16D4">
      <w:pPr>
        <w:pStyle w:val="CommentText"/>
      </w:pPr>
      <w:r>
        <w:t xml:space="preserve">I think  this is supposed to say that it will not descend into a complex element when it has established that the element occurrence is empty(such as via lengthKind=’prefixed’ or expression or pattern. In other cases determining empty however requires that you know if it is zero-length or not, and for some lengthKinds, that requires descending.  (implicit, and delimited). </w:t>
      </w:r>
    </w:p>
  </w:comment>
  <w:comment w:id="6341" w:author="mbeckerle" w:date="2013-07-24T17:51:00Z" w:initials="m">
    <w:p w14:paraId="42B7C604" w14:textId="283E71AC" w:rsidR="00B900F3" w:rsidRDefault="00B900F3">
      <w:pPr>
        <w:pStyle w:val="CommentText"/>
      </w:pPr>
      <w:r>
        <w:rPr>
          <w:rStyle w:val="CommentReference"/>
        </w:rPr>
        <w:annotationRef/>
      </w:r>
      <w:r>
        <w:t>(DONE)</w:t>
      </w:r>
    </w:p>
    <w:p w14:paraId="39CCD1AA" w14:textId="308A533A" w:rsidR="00B900F3" w:rsidRDefault="00B900F3">
      <w:pPr>
        <w:pStyle w:val="CommentText"/>
      </w:pPr>
      <w:r>
        <w:t>Should this just be a footnote?</w:t>
      </w:r>
    </w:p>
    <w:p w14:paraId="683E9998" w14:textId="77777777" w:rsidR="00B900F3" w:rsidRDefault="00B900F3">
      <w:pPr>
        <w:pStyle w:val="CommentText"/>
      </w:pPr>
    </w:p>
    <w:p w14:paraId="449753F4" w14:textId="1E755D0E" w:rsidR="00B900F3" w:rsidRDefault="00B900F3">
      <w:pPr>
        <w:pStyle w:val="CommentText"/>
        <w:rPr>
          <w:i/>
        </w:rPr>
      </w:pPr>
      <w:r w:rsidRPr="00122CFC">
        <w:rPr>
          <w:i/>
        </w:rPr>
        <w:t xml:space="preserve">SMH: </w:t>
      </w:r>
      <w:r>
        <w:rPr>
          <w:i/>
        </w:rPr>
        <w:t>I think we need the concept of potential and actual PoUs. Some constructs are always PoUs, some are potentially PoUs – specifically optional and arrays (not just variable arrays) Whether a potential PoU becomes an actual PoU depends on other properties. I’ve added occursCountKind..</w:t>
      </w:r>
    </w:p>
    <w:p w14:paraId="373C3074" w14:textId="77777777" w:rsidR="00B900F3" w:rsidRDefault="00B900F3">
      <w:pPr>
        <w:pStyle w:val="CommentText"/>
        <w:rPr>
          <w:i/>
        </w:rPr>
      </w:pPr>
    </w:p>
    <w:p w14:paraId="1B1BB08E" w14:textId="4923CBDF" w:rsidR="00B900F3" w:rsidRPr="00122CFC" w:rsidRDefault="00B900F3">
      <w:pPr>
        <w:pStyle w:val="CommentText"/>
        <w:rPr>
          <w:i/>
        </w:rPr>
      </w:pPr>
      <w:r>
        <w:rPr>
          <w:i/>
        </w:rPr>
        <w:t>OK, since there is a cross reference to section 16.4.</w:t>
      </w:r>
    </w:p>
  </w:comment>
  <w:comment w:id="6379" w:author="mbeckerle" w:date="2013-07-24T17:51:00Z" w:initials="m">
    <w:p w14:paraId="1605D810" w14:textId="77777777" w:rsidR="00B900F3" w:rsidRDefault="00B900F3" w:rsidP="00E65F2A">
      <w:pPr>
        <w:pStyle w:val="CommentText"/>
      </w:pPr>
      <w:r>
        <w:rPr>
          <w:rStyle w:val="CommentReference"/>
        </w:rPr>
        <w:annotationRef/>
      </w:r>
      <w:r>
        <w:t>(OPEN) Augment description to include choices with direct dispatch.</w:t>
      </w:r>
    </w:p>
  </w:comment>
  <w:comment w:id="6489" w:author="Steve Hanson" w:date="2013-07-24T17:51:00Z" w:initials="SMH">
    <w:p w14:paraId="1ED94866" w14:textId="77777777" w:rsidR="00B900F3" w:rsidRDefault="00B900F3" w:rsidP="00A71DA5">
      <w:pPr>
        <w:pStyle w:val="CommentText"/>
      </w:pPr>
      <w:r>
        <w:rPr>
          <w:rStyle w:val="CommentReference"/>
        </w:rPr>
        <w:annotationRef/>
      </w:r>
      <w:r>
        <w:t>DONE (moved): Move to section 9.3.3 which is where PoUs are discussed.</w:t>
      </w:r>
    </w:p>
  </w:comment>
  <w:comment w:id="6514" w:author="Steve Hanson" w:date="2013-07-24T17:51:00Z" w:initials="SMH">
    <w:p w14:paraId="7D9EC4F2" w14:textId="23792DEC" w:rsidR="00B900F3" w:rsidRDefault="00B900F3">
      <w:pPr>
        <w:pStyle w:val="CommentText"/>
      </w:pPr>
      <w:r>
        <w:rPr>
          <w:rStyle w:val="CommentReference"/>
        </w:rPr>
        <w:annotationRef/>
      </w:r>
      <w:r>
        <w:t>DONE: Cross reference</w:t>
      </w:r>
    </w:p>
    <w:p w14:paraId="4916CADC" w14:textId="77777777" w:rsidR="00B900F3" w:rsidRDefault="00B900F3">
      <w:pPr>
        <w:pStyle w:val="CommentText"/>
      </w:pPr>
    </w:p>
    <w:p w14:paraId="0A712561" w14:textId="77777777" w:rsidR="00B900F3" w:rsidRDefault="00B900F3">
      <w:pPr>
        <w:pStyle w:val="CommentText"/>
      </w:pPr>
    </w:p>
  </w:comment>
  <w:comment w:id="6535" w:author="mbeckerle" w:date="2013-07-24T17:51:00Z" w:initials="m">
    <w:p w14:paraId="0C918039" w14:textId="549ABCF9" w:rsidR="00B900F3" w:rsidRDefault="00B900F3">
      <w:pPr>
        <w:pStyle w:val="CommentText"/>
      </w:pPr>
      <w:r>
        <w:rPr>
          <w:rStyle w:val="CommentReference"/>
        </w:rPr>
        <w:annotationRef/>
      </w:r>
      <w:r>
        <w:t>DONE</w:t>
      </w:r>
    </w:p>
    <w:p w14:paraId="61D6ED17" w14:textId="60C4D412" w:rsidR="00B900F3" w:rsidRDefault="00B900F3">
      <w:pPr>
        <w:pStyle w:val="CommentText"/>
      </w:pPr>
      <w:r>
        <w:t xml:space="preserve">Why don’t we just say it depends on occursCountKind and depending on that, it depends on the values of minOccurs and maxOccurs. </w:t>
      </w:r>
    </w:p>
    <w:p w14:paraId="4F506F7A" w14:textId="77777777" w:rsidR="00B900F3" w:rsidRDefault="00B900F3">
      <w:pPr>
        <w:pStyle w:val="CommentText"/>
      </w:pPr>
    </w:p>
    <w:p w14:paraId="5BD17F0C" w14:textId="0F03E680" w:rsidR="00B900F3" w:rsidRDefault="00B900F3">
      <w:pPr>
        <w:pStyle w:val="CommentText"/>
      </w:pPr>
      <w:r>
        <w:t>Resolved: The table is just above, so this whole sentence is redundant. Removed.</w:t>
      </w:r>
    </w:p>
  </w:comment>
  <w:comment w:id="6541" w:author="Steve Hanson" w:date="2013-07-24T17:51:00Z" w:initials="SMH">
    <w:p w14:paraId="66E061A3" w14:textId="48C27F89" w:rsidR="00B900F3" w:rsidRDefault="00B900F3" w:rsidP="00737949">
      <w:pPr>
        <w:pStyle w:val="CommentText"/>
      </w:pPr>
      <w:r>
        <w:rPr>
          <w:rStyle w:val="CommentReference"/>
        </w:rPr>
        <w:annotationRef/>
      </w:r>
      <w:r>
        <w:t>DONE: Cross reference</w:t>
      </w:r>
    </w:p>
    <w:p w14:paraId="68A38E1F" w14:textId="77777777" w:rsidR="00B900F3" w:rsidRDefault="00B900F3" w:rsidP="00737949">
      <w:pPr>
        <w:pStyle w:val="CommentText"/>
      </w:pPr>
    </w:p>
    <w:p w14:paraId="659035EB" w14:textId="68715F78" w:rsidR="00B900F3" w:rsidRDefault="00B900F3" w:rsidP="00737949">
      <w:pPr>
        <w:pStyle w:val="CommentText"/>
      </w:pPr>
      <w:r>
        <w:t xml:space="preserve">Reference is to this section itself, so no longer needed. </w:t>
      </w:r>
    </w:p>
  </w:comment>
  <w:comment w:id="6547" w:author="Steve Hanson" w:date="2013-07-24T17:51:00Z" w:initials="SMH">
    <w:p w14:paraId="3455F680" w14:textId="77777777" w:rsidR="00B900F3" w:rsidRDefault="00B900F3">
      <w:pPr>
        <w:pStyle w:val="CommentText"/>
      </w:pPr>
      <w:r>
        <w:rPr>
          <w:rStyle w:val="CommentReference"/>
        </w:rPr>
        <w:annotationRef/>
      </w:r>
      <w:r>
        <w:t>DONE</w:t>
      </w:r>
    </w:p>
    <w:p w14:paraId="6ECFD3E7" w14:textId="60DE4B4A" w:rsidR="00B900F3" w:rsidRDefault="00B900F3">
      <w:pPr>
        <w:pStyle w:val="CommentText"/>
      </w:pPr>
      <w:r>
        <w:t xml:space="preserve"> </w:t>
      </w:r>
    </w:p>
    <w:p w14:paraId="068AE980" w14:textId="2844EDF5" w:rsidR="00B900F3" w:rsidRDefault="00B900F3">
      <w:pPr>
        <w:pStyle w:val="CommentText"/>
      </w:pPr>
      <w:r>
        <w:t>Hmm – what about stopValue arrays? Is there the concept of array known-to-exist? Should this be deleted?</w:t>
      </w:r>
    </w:p>
    <w:p w14:paraId="7E9B8D40" w14:textId="77777777" w:rsidR="00B900F3" w:rsidRDefault="00B900F3">
      <w:pPr>
        <w:pStyle w:val="CommentText"/>
      </w:pPr>
    </w:p>
    <w:p w14:paraId="4EC88F4E" w14:textId="41813909" w:rsidR="00B900F3" w:rsidRDefault="00B900F3">
      <w:pPr>
        <w:pStyle w:val="CommentText"/>
      </w:pPr>
      <w:r>
        <w:t>MJB: Interesting. Using a stopvalue one can have the concept of an array containing zero element occurrences but which is known-to-exist. However, this concept of an array with zero element occurrences isn’t possible in our infoset. So, if a stopValue is found for an array, then the array is known to exist even though there are no occurrences. Strange, but seems true.</w:t>
      </w:r>
    </w:p>
    <w:p w14:paraId="5944FCF4" w14:textId="77777777" w:rsidR="00B900F3" w:rsidRDefault="00B900F3">
      <w:pPr>
        <w:pStyle w:val="CommentText"/>
      </w:pPr>
    </w:p>
    <w:p w14:paraId="46A8F43B" w14:textId="5AAE623C" w:rsidR="00B900F3" w:rsidRDefault="00B900F3">
      <w:pPr>
        <w:pStyle w:val="CommentText"/>
      </w:pPr>
      <w:r>
        <w:t>I added a footnote about this corner case.</w:t>
      </w:r>
    </w:p>
    <w:p w14:paraId="04D0C188" w14:textId="77777777" w:rsidR="00B900F3" w:rsidRDefault="00B900F3">
      <w:pPr>
        <w:pStyle w:val="CommentText"/>
      </w:pPr>
    </w:p>
    <w:p w14:paraId="6122D635" w14:textId="69F947C2" w:rsidR="00B900F3" w:rsidRDefault="00B900F3">
      <w:pPr>
        <w:pStyle w:val="CommentText"/>
      </w:pPr>
      <w:r>
        <w:t>I added an item in the section on known-to-exist above about this stopValue case. Perhaps the footnote should go on that instead of here.</w:t>
      </w:r>
    </w:p>
    <w:p w14:paraId="086F06C4" w14:textId="77777777" w:rsidR="00B900F3" w:rsidRDefault="00B900F3">
      <w:pPr>
        <w:pStyle w:val="CommentText"/>
      </w:pPr>
    </w:p>
    <w:p w14:paraId="266354D6" w14:textId="4BBA6218" w:rsidR="00B900F3" w:rsidRDefault="00B900F3">
      <w:pPr>
        <w:pStyle w:val="CommentText"/>
      </w:pPr>
      <w:r>
        <w:t>Resolved: don't talk about whole arrays at all.</w:t>
      </w:r>
    </w:p>
  </w:comment>
  <w:comment w:id="6626" w:author="Steve Hanson" w:date="2013-07-24T17:51:00Z" w:initials="SMH">
    <w:p w14:paraId="37ED4D02" w14:textId="41C4C461" w:rsidR="00B900F3" w:rsidRDefault="00B900F3">
      <w:pPr>
        <w:pStyle w:val="CommentText"/>
      </w:pPr>
      <w:r>
        <w:rPr>
          <w:rStyle w:val="CommentReference"/>
        </w:rPr>
        <w:annotationRef/>
      </w:r>
      <w:r>
        <w:t>Used ‘Element Defaults’ to apply to complex &amp; simple defaulting, and ‘default value’ to refer to a simple value used as a default</w:t>
      </w:r>
    </w:p>
  </w:comment>
  <w:comment w:id="6643" w:author="Steve Hanson" w:date="2013-07-24T17:51:00Z" w:initials="SMH">
    <w:p w14:paraId="22FE0146" w14:textId="04DA526E" w:rsidR="00B900F3" w:rsidRDefault="00B900F3">
      <w:pPr>
        <w:pStyle w:val="CommentText"/>
        <w:rPr>
          <w:rStyle w:val="CommentReference"/>
        </w:rPr>
      </w:pPr>
      <w:r>
        <w:rPr>
          <w:rStyle w:val="CommentReference"/>
        </w:rPr>
        <w:annotationRef/>
      </w:r>
      <w:r>
        <w:rPr>
          <w:rStyle w:val="CommentReference"/>
        </w:rPr>
        <w:t>DONE</w:t>
      </w:r>
    </w:p>
    <w:p w14:paraId="788BF795" w14:textId="0C1CECC3" w:rsidR="00B900F3" w:rsidRDefault="00B900F3">
      <w:pPr>
        <w:pStyle w:val="CommentText"/>
        <w:rPr>
          <w:rStyle w:val="CommentReference"/>
        </w:rPr>
      </w:pPr>
      <w:r>
        <w:rPr>
          <w:rStyle w:val="CommentReference"/>
        </w:rPr>
        <w:t xml:space="preserve">? Should we explain why? </w:t>
      </w:r>
    </w:p>
    <w:p w14:paraId="641B2275" w14:textId="6607C730" w:rsidR="00B900F3" w:rsidRDefault="00B900F3">
      <w:pPr>
        <w:pStyle w:val="CommentText"/>
      </w:pPr>
      <w:r>
        <w:rPr>
          <w:rStyle w:val="CommentReference"/>
        </w:rPr>
        <w:t>Yes we should, and we do, below. Fixed wording.</w:t>
      </w:r>
    </w:p>
  </w:comment>
  <w:comment w:id="6651" w:author="Steve Hanson" w:date="2013-07-24T17:51:00Z" w:initials="SMH">
    <w:p w14:paraId="34AE81B9" w14:textId="03B2E60F" w:rsidR="00B900F3" w:rsidRDefault="00B900F3">
      <w:pPr>
        <w:pStyle w:val="CommentText"/>
      </w:pPr>
      <w:r>
        <w:rPr>
          <w:rStyle w:val="CommentReference"/>
        </w:rPr>
        <w:annotationRef/>
      </w:r>
      <w:r>
        <w:t>Taken from old section 13.15.</w:t>
      </w:r>
    </w:p>
  </w:comment>
  <w:comment w:id="6717" w:author="mbeckerle" w:date="2013-07-24T17:51:00Z" w:initials="m">
    <w:p w14:paraId="07082384" w14:textId="0B903F01" w:rsidR="00B900F3" w:rsidRDefault="00B900F3">
      <w:pPr>
        <w:pStyle w:val="CommentText"/>
      </w:pPr>
      <w:r>
        <w:rPr>
          <w:rStyle w:val="CommentReference"/>
        </w:rPr>
        <w:annotationRef/>
      </w:r>
      <w:r>
        <w:t>DONE</w:t>
      </w:r>
    </w:p>
    <w:p w14:paraId="351A38C5" w14:textId="577D8E77" w:rsidR="00B900F3" w:rsidRDefault="00B900F3">
      <w:pPr>
        <w:pStyle w:val="CommentText"/>
      </w:pPr>
      <w:r>
        <w:t>Doublecheck – do  we descend always, or only for some lengthKinds? (Same issue is above in section on zero-length representations.</w:t>
      </w:r>
    </w:p>
    <w:p w14:paraId="745635BD" w14:textId="77777777" w:rsidR="00B900F3" w:rsidRDefault="00B900F3">
      <w:pPr>
        <w:pStyle w:val="CommentText"/>
      </w:pPr>
    </w:p>
    <w:p w14:paraId="0DF2EFE3" w14:textId="0F7CED94" w:rsidR="00B900F3" w:rsidRPr="00A13ABB" w:rsidRDefault="00B900F3">
      <w:pPr>
        <w:pStyle w:val="CommentText"/>
        <w:rPr>
          <w:i/>
        </w:rPr>
      </w:pPr>
      <w:r w:rsidRPr="00A13ABB">
        <w:rPr>
          <w:i/>
        </w:rPr>
        <w:t>SMH: Always</w:t>
      </w:r>
    </w:p>
  </w:comment>
  <w:comment w:id="6727" w:author="mbeckerle" w:date="2013-07-24T17:51:00Z" w:initials="m">
    <w:p w14:paraId="57CF4A69" w14:textId="77777777" w:rsidR="00B900F3" w:rsidRDefault="00B900F3" w:rsidP="0047338F">
      <w:pPr>
        <w:pStyle w:val="CommentText"/>
      </w:pPr>
      <w:r>
        <w:rPr>
          <w:rStyle w:val="CommentReference"/>
        </w:rPr>
        <w:annotationRef/>
      </w:r>
      <w:r>
        <w:t xml:space="preserve">(OPEN) update cross reference. </w:t>
      </w:r>
    </w:p>
    <w:p w14:paraId="6696D361" w14:textId="77777777" w:rsidR="00B900F3" w:rsidRDefault="00B900F3" w:rsidP="0047338F">
      <w:pPr>
        <w:pStyle w:val="CommentText"/>
      </w:pPr>
    </w:p>
    <w:p w14:paraId="465D20B9" w14:textId="1BCC41DB" w:rsidR="00B900F3" w:rsidRDefault="00B900F3" w:rsidP="0047338F">
      <w:pPr>
        <w:pStyle w:val="CommentText"/>
      </w:pPr>
      <w:r>
        <w:t>TBD: what section should this refer to? 9.3.3 specifies how PoUs depend on OCK, but doesn't discuss processing or validation errors.</w:t>
      </w:r>
    </w:p>
  </w:comment>
  <w:comment w:id="6739" w:author="mbeckerle" w:date="2013-07-24T17:51:00Z" w:initials="m">
    <w:p w14:paraId="5722C10E" w14:textId="000E6193" w:rsidR="00B900F3" w:rsidRDefault="00B900F3">
      <w:pPr>
        <w:pStyle w:val="CommentText"/>
      </w:pPr>
      <w:r>
        <w:rPr>
          <w:rStyle w:val="CommentReference"/>
        </w:rPr>
        <w:annotationRef/>
      </w:r>
      <w:r>
        <w:t>Once we’re happy with this section, let’s just put xs:string or xs:hexBinary in everywhere because I always forget about hexBinary.</w:t>
      </w:r>
    </w:p>
    <w:p w14:paraId="46067344" w14:textId="366CC6B4" w:rsidR="00B900F3" w:rsidRDefault="00B900F3">
      <w:pPr>
        <w:pStyle w:val="CommentText"/>
      </w:pPr>
      <w:r>
        <w:t xml:space="preserve">OPEN - I made the change described above, please review. Mark done once reviewed..  </w:t>
      </w:r>
    </w:p>
  </w:comment>
  <w:comment w:id="6902" w:author="mbeckerle" w:date="2013-07-24T17:51:00Z" w:initials="m">
    <w:p w14:paraId="157D4FB0" w14:textId="5FA2493A" w:rsidR="00B900F3" w:rsidRDefault="00B900F3" w:rsidP="0047338F">
      <w:pPr>
        <w:pStyle w:val="CommentText"/>
      </w:pPr>
      <w:r>
        <w:rPr>
          <w:rStyle w:val="CommentReference"/>
        </w:rPr>
        <w:annotationRef/>
      </w:r>
      <w:r>
        <w:t>(DONE) update cross reference</w:t>
      </w:r>
    </w:p>
  </w:comment>
  <w:comment w:id="6901" w:author="mbeckerle" w:date="2013-07-24T17:51:00Z" w:initials="m">
    <w:p w14:paraId="0366C571" w14:textId="1C1A36E3" w:rsidR="00B900F3" w:rsidRDefault="00B900F3" w:rsidP="0047338F">
      <w:pPr>
        <w:pStyle w:val="CommentText"/>
      </w:pPr>
      <w:r>
        <w:rPr>
          <w:rStyle w:val="CommentReference"/>
        </w:rPr>
        <w:annotationRef/>
      </w:r>
      <w:r>
        <w:t xml:space="preserve">DONE </w:t>
      </w:r>
    </w:p>
    <w:p w14:paraId="18B143DD" w14:textId="77777777" w:rsidR="00B900F3" w:rsidRDefault="00B900F3" w:rsidP="0047338F">
      <w:pPr>
        <w:pStyle w:val="CommentText"/>
      </w:pPr>
    </w:p>
    <w:p w14:paraId="63853785" w14:textId="77777777" w:rsidR="00B900F3" w:rsidRDefault="00B900F3" w:rsidP="0047338F">
      <w:pPr>
        <w:pStyle w:val="CommentText"/>
      </w:pPr>
      <w:r>
        <w:t>Contradiction: says above that for unparsing this is INDEPENDENT of occursCountKind.</w:t>
      </w:r>
    </w:p>
    <w:p w14:paraId="08AFD90A" w14:textId="77777777" w:rsidR="00B900F3" w:rsidRDefault="00B900F3" w:rsidP="0047338F">
      <w:pPr>
        <w:pStyle w:val="CommentText"/>
      </w:pPr>
    </w:p>
    <w:p w14:paraId="5D260170" w14:textId="59CBD7BA" w:rsidR="00B900F3" w:rsidRPr="0047338F" w:rsidRDefault="00B900F3" w:rsidP="0047338F">
      <w:pPr>
        <w:pStyle w:val="CommentText"/>
        <w:rPr>
          <w:i/>
        </w:rPr>
      </w:pPr>
      <w:r w:rsidRPr="008012D5">
        <w:rPr>
          <w:i/>
        </w:rPr>
        <w:t>SMH: There is actually no contradiction, the difference is between applying the rules and the end resu</w:t>
      </w:r>
      <w:r>
        <w:t xml:space="preserve">lt. </w:t>
      </w:r>
      <w:r>
        <w:rPr>
          <w:rFonts w:cs="Arial"/>
          <w:i/>
          <w:color w:val="000000"/>
        </w:rPr>
        <w:t>Moved all the content about required  occurrences to here which makes this clear.</w:t>
      </w:r>
    </w:p>
  </w:comment>
  <w:comment w:id="7021" w:author="mbeckerle" w:date="2013-07-24T17:51:00Z" w:initials="m">
    <w:p w14:paraId="3DD5EFA2" w14:textId="76748F51" w:rsidR="00B900F3" w:rsidRDefault="00B900F3">
      <w:pPr>
        <w:pStyle w:val="CommentText"/>
        <w:rPr>
          <w:rFonts w:cs="Arial"/>
        </w:rPr>
      </w:pPr>
      <w:r>
        <w:rPr>
          <w:rStyle w:val="CommentReference"/>
        </w:rPr>
        <w:annotationRef/>
      </w:r>
      <w:r>
        <w:rPr>
          <w:rFonts w:cs="Arial"/>
        </w:rPr>
        <w:t>DONE</w:t>
      </w:r>
    </w:p>
    <w:p w14:paraId="47E9D4D4" w14:textId="77777777" w:rsidR="00B900F3" w:rsidRDefault="00B900F3">
      <w:pPr>
        <w:pStyle w:val="CommentText"/>
        <w:rPr>
          <w:rFonts w:cs="Arial"/>
        </w:rPr>
      </w:pPr>
    </w:p>
    <w:p w14:paraId="27A0408D" w14:textId="77777777" w:rsidR="00B900F3" w:rsidRDefault="00B900F3">
      <w:pPr>
        <w:pStyle w:val="CommentText"/>
        <w:rPr>
          <w:rFonts w:cs="Arial"/>
        </w:rPr>
      </w:pPr>
      <w:r>
        <w:rPr>
          <w:rFonts w:cs="Arial"/>
        </w:rPr>
        <w:t xml:space="preserve">Review: deleted this statement: </w:t>
      </w:r>
    </w:p>
    <w:p w14:paraId="2CB8F220" w14:textId="77777777" w:rsidR="00B900F3" w:rsidRDefault="00B900F3">
      <w:pPr>
        <w:pStyle w:val="CommentText"/>
        <w:rPr>
          <w:rFonts w:cs="Arial"/>
        </w:rPr>
      </w:pPr>
    </w:p>
    <w:p w14:paraId="1AA2BB36" w14:textId="0E088123" w:rsidR="00B900F3" w:rsidRDefault="00B900F3">
      <w:pPr>
        <w:pStyle w:val="CommentText"/>
        <w:rPr>
          <w:rFonts w:cs="Arial"/>
          <w:color w:val="000000"/>
        </w:rPr>
      </w:pPr>
      <w:r>
        <w:rPr>
          <w:rFonts w:cs="Arial"/>
        </w:rPr>
        <w:t xml:space="preserve">“If it has empty representation, then there are circumstances when an item is added to the Infoset, as described earlier. </w:t>
      </w:r>
      <w:r>
        <w:rPr>
          <w:rStyle w:val="CommentReference"/>
        </w:rPr>
        <w:annotationRef/>
      </w:r>
      <w:r>
        <w:rPr>
          <w:rFonts w:cs="Arial"/>
          <w:color w:val="000000"/>
        </w:rPr>
        <w:t xml:space="preserve">“ </w:t>
      </w:r>
    </w:p>
    <w:p w14:paraId="569E329C" w14:textId="77777777" w:rsidR="00B900F3" w:rsidRDefault="00B900F3">
      <w:pPr>
        <w:pStyle w:val="CommentText"/>
        <w:rPr>
          <w:rFonts w:cs="Arial"/>
          <w:color w:val="000000"/>
        </w:rPr>
      </w:pPr>
    </w:p>
    <w:p w14:paraId="774ED5DB" w14:textId="266F30F7" w:rsidR="00B900F3" w:rsidRDefault="00B900F3">
      <w:pPr>
        <w:pStyle w:val="CommentText"/>
        <w:rPr>
          <w:rFonts w:cs="Arial"/>
          <w:color w:val="000000"/>
        </w:rPr>
      </w:pPr>
      <w:r>
        <w:rPr>
          <w:rFonts w:cs="Arial"/>
          <w:color w:val="000000"/>
        </w:rPr>
        <w:t>Action 140 decided this is the wrong behavior.</w:t>
      </w:r>
    </w:p>
    <w:p w14:paraId="43EA04D6" w14:textId="77777777" w:rsidR="00B900F3" w:rsidRDefault="00B900F3">
      <w:pPr>
        <w:pStyle w:val="CommentText"/>
        <w:rPr>
          <w:rFonts w:cs="Arial"/>
          <w:color w:val="000000"/>
        </w:rPr>
      </w:pPr>
    </w:p>
    <w:p w14:paraId="03C86727" w14:textId="71C446B7" w:rsidR="00B900F3" w:rsidRPr="00FD7406" w:rsidRDefault="00B900F3">
      <w:pPr>
        <w:pStyle w:val="CommentText"/>
        <w:rPr>
          <w:i/>
        </w:rPr>
      </w:pPr>
      <w:r w:rsidRPr="00FD7406">
        <w:rPr>
          <w:rFonts w:cs="Arial"/>
          <w:i/>
          <w:color w:val="000000"/>
        </w:rPr>
        <w:t xml:space="preserve">SMH: </w:t>
      </w:r>
      <w:r>
        <w:rPr>
          <w:rFonts w:cs="Arial"/>
          <w:i/>
          <w:color w:val="000000"/>
        </w:rPr>
        <w:t xml:space="preserve">Actually it’s the right behavior, see 9.4.1.3. But we don’t need to restate it. Moved all the content about optional occurrences to the relevant places earlier on. </w:t>
      </w:r>
    </w:p>
  </w:comment>
  <w:comment w:id="7048" w:author="mbeckerle" w:date="2013-07-24T17:51:00Z" w:initials="m">
    <w:p w14:paraId="55694E37" w14:textId="77777777" w:rsidR="00B900F3" w:rsidRDefault="00B900F3" w:rsidP="00A1496E">
      <w:pPr>
        <w:pStyle w:val="CommentText"/>
      </w:pPr>
      <w:r>
        <w:rPr>
          <w:rStyle w:val="CommentReference"/>
        </w:rPr>
        <w:annotationRef/>
      </w:r>
      <w:r w:rsidRPr="0006669C">
        <w:rPr>
          <w:rFonts w:cs="Arial"/>
          <w:b/>
          <w:color w:val="000000"/>
          <w:lang w:eastAsia="en-GB"/>
        </w:rPr>
        <w:t>3.2</w:t>
      </w:r>
      <w:r>
        <w:rPr>
          <w:rFonts w:cs="Arial"/>
          <w:b/>
          <w:color w:val="000000"/>
          <w:lang w:eastAsia="en-GB"/>
        </w:rPr>
        <w:t>5</w:t>
      </w:r>
      <w:r>
        <w:rPr>
          <w:rFonts w:cs="Arial"/>
          <w:color w:val="000000"/>
          <w:lang w:eastAsia="en-GB"/>
        </w:rPr>
        <w:t xml:space="preserve">. </w:t>
      </w:r>
      <w:r>
        <w:rPr>
          <w:rFonts w:cs="Arial"/>
          <w:i/>
          <w:color w:val="000000"/>
          <w:lang w:eastAsia="en-GB"/>
        </w:rPr>
        <w:t>S</w:t>
      </w:r>
      <w:r w:rsidRPr="0006669C">
        <w:rPr>
          <w:rFonts w:cs="Arial"/>
          <w:i/>
          <w:color w:val="000000"/>
          <w:lang w:eastAsia="en-GB"/>
        </w:rPr>
        <w:t>ection</w:t>
      </w:r>
      <w:r>
        <w:rPr>
          <w:rFonts w:cs="Arial"/>
          <w:i/>
          <w:color w:val="000000"/>
          <w:lang w:eastAsia="en-GB"/>
        </w:rPr>
        <w:t xml:space="preserve"> 9</w:t>
      </w:r>
      <w:r>
        <w:rPr>
          <w:rFonts w:cs="Arial"/>
          <w:color w:val="000000"/>
          <w:lang w:eastAsia="en-GB"/>
        </w:rPr>
        <w:t xml:space="preserve">. </w:t>
      </w:r>
      <w:r w:rsidRPr="002E1313">
        <w:rPr>
          <w:rFonts w:ascii="Helvetica" w:hAnsi="Helvetica" w:cs="Tms Rmn"/>
          <w:bCs/>
          <w:color w:val="000000"/>
          <w:lang w:eastAsia="en-GB"/>
        </w:rPr>
        <w:t>Evaluation Order for Statement Annotations</w:t>
      </w:r>
      <w:r w:rsidRPr="002E1313">
        <w:rPr>
          <w:rFonts w:ascii="Helvetica" w:hAnsi="Helvetica" w:cs="Tms Rmn"/>
          <w:color w:val="000000"/>
          <w:lang w:eastAsia="en-GB"/>
        </w:rPr>
        <w:t xml:space="preserve"> </w:t>
      </w:r>
      <w:r>
        <w:rPr>
          <w:rFonts w:ascii="Helvetica" w:hAnsi="Helvetica" w:cs="Tms Rmn"/>
          <w:color w:val="000000"/>
          <w:lang w:eastAsia="en-GB"/>
        </w:rPr>
        <w:t xml:space="preserve"> DONE</w:t>
      </w:r>
    </w:p>
  </w:comment>
  <w:comment w:id="7050" w:author="mbeckerle" w:date="2013-07-24T17:51:00Z" w:initials="m">
    <w:p w14:paraId="43EA73AA" w14:textId="78FD9298" w:rsidR="00B900F3" w:rsidRDefault="00B900F3" w:rsidP="00A1496E">
      <w:pPr>
        <w:pStyle w:val="CommentText"/>
      </w:pPr>
      <w:r>
        <w:rPr>
          <w:rStyle w:val="CommentReference"/>
        </w:rPr>
        <w:annotationRef/>
      </w:r>
      <w:r>
        <w:t>DONE</w:t>
      </w:r>
    </w:p>
    <w:p w14:paraId="146418E0" w14:textId="77777777" w:rsidR="00B900F3" w:rsidRDefault="00B900F3" w:rsidP="00A1496E">
      <w:pPr>
        <w:pStyle w:val="CommentText"/>
      </w:pPr>
    </w:p>
    <w:p w14:paraId="5F1B143A" w14:textId="77777777" w:rsidR="00B900F3" w:rsidRDefault="00B900F3" w:rsidP="00A1496E">
      <w:pPr>
        <w:pStyle w:val="CommentText"/>
      </w:pPr>
      <w:r>
        <w:t>Action 140 related.</w:t>
      </w:r>
    </w:p>
    <w:p w14:paraId="2CE3E085" w14:textId="77777777" w:rsidR="00B900F3" w:rsidRDefault="00B900F3" w:rsidP="00A1496E">
      <w:pPr>
        <w:pStyle w:val="CommentText"/>
      </w:pPr>
    </w:p>
    <w:p w14:paraId="3D2913ED" w14:textId="2AC9BA24" w:rsidR="00B900F3" w:rsidRDefault="00B900F3" w:rsidP="00A1496E">
      <w:pPr>
        <w:pStyle w:val="CommentText"/>
      </w:pPr>
      <w:r>
        <w:t>Moved from before the grammar to avoid breaking up the flow, as this section is very separable from the rest.</w:t>
      </w:r>
    </w:p>
  </w:comment>
  <w:comment w:id="7273" w:author="mbeckerle" w:date="2013-07-24T17:51:00Z" w:initials="m">
    <w:p w14:paraId="1407E773" w14:textId="77777777" w:rsidR="00B900F3" w:rsidRDefault="00B900F3" w:rsidP="00055A36">
      <w:pPr>
        <w:rPr>
          <w:rFonts w:cs="Arial"/>
          <w:sz w:val="24"/>
          <w:szCs w:val="24"/>
        </w:rPr>
      </w:pPr>
      <w:r>
        <w:rPr>
          <w:rStyle w:val="CommentReference"/>
        </w:rPr>
        <w:annotationRef/>
      </w:r>
      <w:r>
        <w:rPr>
          <w:rFonts w:cs="Arial"/>
          <w:sz w:val="24"/>
          <w:szCs w:val="24"/>
        </w:rPr>
        <w:t>Errata 2.134</w:t>
      </w:r>
    </w:p>
    <w:p w14:paraId="52E7367A" w14:textId="77777777" w:rsidR="00B900F3" w:rsidRDefault="00B900F3" w:rsidP="00055A36">
      <w:pPr>
        <w:rPr>
          <w:rFonts w:cs="Arial"/>
          <w:sz w:val="24"/>
          <w:szCs w:val="24"/>
        </w:rPr>
      </w:pPr>
    </w:p>
    <w:p w14:paraId="204CFF81" w14:textId="0E46F30F" w:rsidR="00B900F3" w:rsidRPr="00055A36" w:rsidRDefault="00B900F3" w:rsidP="00055A36">
      <w:pPr>
        <w:rPr>
          <w:rFonts w:ascii="Times New Roman" w:hAnsi="Times New Roman"/>
          <w:sz w:val="24"/>
          <w:szCs w:val="24"/>
        </w:rPr>
      </w:pPr>
      <w:r>
        <w:rPr>
          <w:rFonts w:cs="Arial"/>
          <w:sz w:val="24"/>
          <w:szCs w:val="24"/>
        </w:rPr>
        <w:t xml:space="preserve">SMH said in email: </w:t>
      </w:r>
      <w:r w:rsidRPr="00055A36">
        <w:rPr>
          <w:rFonts w:cs="Arial"/>
          <w:sz w:val="24"/>
          <w:szCs w:val="24"/>
        </w:rPr>
        <w:t xml:space="preserve">Not clear if this section has been updated to use the newly added definitions. </w:t>
      </w:r>
    </w:p>
    <w:p w14:paraId="44F2BF6B" w14:textId="7338542A" w:rsidR="00B900F3" w:rsidRPr="00055A36" w:rsidRDefault="00B900F3" w:rsidP="00055A36">
      <w:pPr>
        <w:spacing w:before="0" w:after="0"/>
        <w:rPr>
          <w:rFonts w:ascii="Times New Roman" w:hAnsi="Times New Roman"/>
          <w:sz w:val="24"/>
          <w:szCs w:val="24"/>
        </w:rPr>
      </w:pPr>
      <w:r w:rsidRPr="00055A36">
        <w:rPr>
          <w:rFonts w:ascii="Times New Roman" w:hAnsi="Times New Roman"/>
          <w:sz w:val="24"/>
          <w:szCs w:val="24"/>
        </w:rPr>
        <w:br/>
        <w:t>OPEN - Which newly-added definitions are you thinking of?</w:t>
      </w:r>
      <w:r>
        <w:rPr>
          <w:rFonts w:ascii="Times New Roman" w:hAnsi="Times New Roman"/>
          <w:sz w:val="24"/>
          <w:szCs w:val="24"/>
        </w:rPr>
        <w:t xml:space="preserve"> </w:t>
      </w:r>
      <w:r w:rsidRPr="00055A36">
        <w:rPr>
          <w:rFonts w:ascii="Times New Roman" w:hAnsi="Times New Roman"/>
          <w:sz w:val="24"/>
          <w:szCs w:val="24"/>
        </w:rPr>
        <w:t>Please re-read for something more specific. I read this and I did not spot anything at issue.</w:t>
      </w:r>
    </w:p>
    <w:p w14:paraId="33C8E365" w14:textId="3CC875A1" w:rsidR="00B900F3" w:rsidRDefault="00B900F3">
      <w:pPr>
        <w:pStyle w:val="CommentText"/>
      </w:pPr>
    </w:p>
  </w:comment>
  <w:comment w:id="7229" w:author="mbeckerle" w:date="2013-07-24T17:51:00Z" w:initials="m">
    <w:p w14:paraId="55852DBE" w14:textId="69F7CEA4" w:rsidR="00B900F3" w:rsidRDefault="00B900F3" w:rsidP="006D2189">
      <w:pPr>
        <w:autoSpaceDE w:val="0"/>
      </w:pPr>
      <w:r>
        <w:rPr>
          <w:rStyle w:val="CommentReference"/>
        </w:rPr>
        <w:annotationRef/>
      </w:r>
      <w:r w:rsidRPr="005B066D">
        <w:rPr>
          <w:rFonts w:ascii="Helv" w:hAnsi="Helv" w:cs="Helv"/>
          <w:b/>
          <w:lang w:eastAsia="en-GB"/>
        </w:rPr>
        <w:t>2.107</w:t>
      </w:r>
      <w:r>
        <w:rPr>
          <w:rFonts w:ascii="Helv" w:hAnsi="Helv" w:cs="Helv"/>
          <w:lang w:eastAsia="en-GB"/>
        </w:rPr>
        <w:t xml:space="preserve">. </w:t>
      </w:r>
      <w:r w:rsidRPr="005B066D">
        <w:rPr>
          <w:rFonts w:ascii="Helv" w:hAnsi="Helv" w:cs="Helv"/>
          <w:i/>
          <w:lang w:eastAsia="en-GB"/>
        </w:rPr>
        <w:t>Section 11</w:t>
      </w:r>
      <w:r>
        <w:rPr>
          <w:rFonts w:ascii="Helv" w:hAnsi="Helv" w:cs="Helv"/>
          <w:lang w:eastAsia="en-GB"/>
        </w:rPr>
        <w:t>. DONE</w:t>
      </w:r>
    </w:p>
  </w:comment>
  <w:comment w:id="7278" w:author="Steve Hanson" w:date="2013-07-24T17:51:00Z" w:initials="SMH">
    <w:p w14:paraId="5A78174D" w14:textId="77777777" w:rsidR="00B900F3" w:rsidRDefault="00B900F3">
      <w:pPr>
        <w:pStyle w:val="CommentText"/>
      </w:pPr>
      <w:r>
        <w:rPr>
          <w:rStyle w:val="CommentReference"/>
        </w:rPr>
        <w:annotationRef/>
      </w:r>
      <w:r>
        <w:t>Errata 2.38 lists the types that are sensitive to byteOrder</w:t>
      </w:r>
    </w:p>
    <w:p w14:paraId="4C22DD88" w14:textId="77777777" w:rsidR="00B900F3" w:rsidRDefault="00B900F3">
      <w:pPr>
        <w:pStyle w:val="CommentText"/>
      </w:pPr>
    </w:p>
    <w:p w14:paraId="70998E35" w14:textId="77777777" w:rsidR="00B900F3" w:rsidRDefault="00B900F3">
      <w:pPr>
        <w:pStyle w:val="CommentText"/>
      </w:pPr>
      <w:r>
        <w:t>DONE</w:t>
      </w:r>
    </w:p>
  </w:comment>
  <w:comment w:id="7324" w:author="Steve Hanson" w:date="2013-07-24T17:51:00Z" w:initials="SMH">
    <w:p w14:paraId="22001A80" w14:textId="77777777" w:rsidR="00B900F3" w:rsidRDefault="00B900F3">
      <w:pPr>
        <w:pStyle w:val="CommentText"/>
      </w:pPr>
      <w:r>
        <w:rPr>
          <w:rStyle w:val="CommentReference"/>
        </w:rPr>
        <w:annotationRef/>
      </w:r>
      <w:r>
        <w:t>Replace with “</w:t>
      </w:r>
      <w:r>
        <w:rPr>
          <w:rFonts w:ascii="Helv" w:hAnsi="Helv" w:cs="Helv"/>
          <w:color w:val="000000"/>
        </w:rPr>
        <w:t>The</w:t>
      </w:r>
      <w:r>
        <w:rPr>
          <w:rFonts w:ascii="Helv" w:eastAsia="Helv" w:hAnsi="Helv" w:cs="Helv"/>
          <w:color w:val="000000"/>
        </w:rPr>
        <w:t xml:space="preserve"> b</w:t>
      </w:r>
      <w:r>
        <w:rPr>
          <w:rFonts w:ascii="Helv" w:hAnsi="Helv" w:cs="Helv"/>
          <w:color w:val="000000"/>
        </w:rPr>
        <w:t>yteOrder</w:t>
      </w:r>
      <w:r>
        <w:rPr>
          <w:rFonts w:ascii="Helv" w:eastAsia="Helv" w:hAnsi="Helv" w:cs="Helv"/>
          <w:color w:val="000000"/>
        </w:rPr>
        <w:t xml:space="preserve"> </w:t>
      </w:r>
      <w:r>
        <w:rPr>
          <w:rFonts w:ascii="Helv" w:hAnsi="Helv" w:cs="Helv"/>
          <w:color w:val="000000"/>
        </w:rPr>
        <w:t>property</w:t>
      </w:r>
      <w:r>
        <w:rPr>
          <w:rFonts w:ascii="Helv" w:eastAsia="Helv" w:hAnsi="Helv" w:cs="Helv"/>
          <w:color w:val="000000"/>
        </w:rPr>
        <w:t xml:space="preserve"> </w:t>
      </w:r>
      <w:r>
        <w:rPr>
          <w:rFonts w:ascii="Helv" w:hAnsi="Helv" w:cs="Helv"/>
          <w:color w:val="000000"/>
        </w:rPr>
        <w:t>is</w:t>
      </w:r>
      <w:r>
        <w:rPr>
          <w:rFonts w:ascii="Helv" w:eastAsia="Helv" w:hAnsi="Helv" w:cs="Helv"/>
          <w:color w:val="000000"/>
        </w:rPr>
        <w:t xml:space="preserve"> </w:t>
      </w:r>
      <w:r>
        <w:rPr>
          <w:rFonts w:ascii="Helv" w:hAnsi="Helv" w:cs="Helv"/>
          <w:color w:val="000000"/>
        </w:rPr>
        <w:t>never</w:t>
      </w:r>
      <w:r>
        <w:rPr>
          <w:rFonts w:ascii="Helv" w:eastAsia="Helv" w:hAnsi="Helv" w:cs="Helv"/>
          <w:color w:val="000000"/>
        </w:rPr>
        <w:t xml:space="preserve"> </w:t>
      </w:r>
      <w:r>
        <w:rPr>
          <w:rFonts w:ascii="Helv" w:hAnsi="Helv" w:cs="Helv"/>
          <w:color w:val="000000"/>
        </w:rPr>
        <w:t>used</w:t>
      </w:r>
      <w:r>
        <w:rPr>
          <w:rFonts w:ascii="Helv" w:eastAsia="Helv" w:hAnsi="Helv" w:cs="Helv"/>
          <w:color w:val="000000"/>
        </w:rPr>
        <w:t xml:space="preserve"> </w:t>
      </w:r>
      <w:r>
        <w:rPr>
          <w:rFonts w:ascii="Helv" w:hAnsi="Helv" w:cs="Helv"/>
          <w:color w:val="000000"/>
        </w:rPr>
        <w:t>to</w:t>
      </w:r>
      <w:r>
        <w:rPr>
          <w:rFonts w:ascii="Helv" w:eastAsia="Helv" w:hAnsi="Helv" w:cs="Helv"/>
          <w:color w:val="000000"/>
        </w:rPr>
        <w:t xml:space="preserve"> </w:t>
      </w:r>
      <w:r>
        <w:rPr>
          <w:rFonts w:ascii="Helv" w:hAnsi="Helv" w:cs="Helv"/>
          <w:color w:val="000000"/>
        </w:rPr>
        <w:t>establish</w:t>
      </w:r>
      <w:r>
        <w:rPr>
          <w:rFonts w:ascii="Helv" w:eastAsia="Helv" w:hAnsi="Helv" w:cs="Helv"/>
          <w:color w:val="000000"/>
        </w:rPr>
        <w:t xml:space="preserve"> </w:t>
      </w:r>
      <w:r>
        <w:rPr>
          <w:rFonts w:ascii="Helv" w:hAnsi="Helv" w:cs="Helv"/>
          <w:color w:val="000000"/>
        </w:rPr>
        <w:t>the</w:t>
      </w:r>
      <w:r>
        <w:rPr>
          <w:rFonts w:ascii="Helv" w:eastAsia="Helv" w:hAnsi="Helv" w:cs="Helv"/>
          <w:color w:val="000000"/>
        </w:rPr>
        <w:t xml:space="preserve"> </w:t>
      </w:r>
      <w:r>
        <w:rPr>
          <w:rFonts w:ascii="Helv" w:hAnsi="Helv" w:cs="Helv"/>
          <w:color w:val="000000"/>
        </w:rPr>
        <w:t>byte</w:t>
      </w:r>
      <w:r>
        <w:rPr>
          <w:rFonts w:ascii="Helv" w:eastAsia="Helv" w:hAnsi="Helv" w:cs="Helv"/>
          <w:color w:val="000000"/>
        </w:rPr>
        <w:t xml:space="preserve"> </w:t>
      </w:r>
      <w:r>
        <w:rPr>
          <w:rFonts w:ascii="Helv" w:hAnsi="Helv" w:cs="Helv"/>
          <w:color w:val="000000"/>
        </w:rPr>
        <w:t>order</w:t>
      </w:r>
      <w:r>
        <w:rPr>
          <w:rFonts w:ascii="Helv" w:eastAsia="Helv" w:hAnsi="Helv" w:cs="Helv"/>
          <w:color w:val="000000"/>
        </w:rPr>
        <w:t xml:space="preserve"> </w:t>
      </w:r>
      <w:r>
        <w:rPr>
          <w:rFonts w:ascii="Helv" w:hAnsi="Helv" w:cs="Helv"/>
          <w:color w:val="000000"/>
        </w:rPr>
        <w:t>for</w:t>
      </w:r>
      <w:r>
        <w:rPr>
          <w:rFonts w:ascii="Helv" w:eastAsia="Helv" w:hAnsi="Helv" w:cs="Helv"/>
          <w:color w:val="000000"/>
        </w:rPr>
        <w:t xml:space="preserve"> text /strings with </w:t>
      </w:r>
      <w:r>
        <w:rPr>
          <w:rFonts w:ascii="Helv" w:hAnsi="Helv" w:cs="Helv"/>
          <w:color w:val="000000"/>
        </w:rPr>
        <w:t>Unicode</w:t>
      </w:r>
      <w:r>
        <w:rPr>
          <w:rFonts w:ascii="Helv" w:eastAsia="Helv" w:hAnsi="Helv" w:cs="Helv"/>
          <w:color w:val="000000"/>
        </w:rPr>
        <w:t xml:space="preserve"> </w:t>
      </w:r>
      <w:r>
        <w:rPr>
          <w:rFonts w:ascii="Helv" w:hAnsi="Helv" w:cs="Helv"/>
          <w:color w:val="000000"/>
        </w:rPr>
        <w:t>encodings</w:t>
      </w:r>
      <w:r>
        <w:t>”</w:t>
      </w:r>
    </w:p>
    <w:p w14:paraId="063F674B" w14:textId="77777777" w:rsidR="00B900F3" w:rsidRDefault="00B900F3">
      <w:pPr>
        <w:pStyle w:val="CommentText"/>
      </w:pPr>
    </w:p>
    <w:p w14:paraId="496A5AD3" w14:textId="102B1B6F" w:rsidR="00B900F3" w:rsidRDefault="00B900F3">
      <w:pPr>
        <w:pStyle w:val="CommentText"/>
      </w:pPr>
      <w:r>
        <w:t>DONE</w:t>
      </w:r>
    </w:p>
  </w:comment>
  <w:comment w:id="7320" w:author="Steve Hanson" w:date="2013-07-24T17:51:00Z" w:initials="SMH">
    <w:p w14:paraId="119F3E60" w14:textId="77777777" w:rsidR="00B900F3" w:rsidRDefault="00B900F3">
      <w:pPr>
        <w:pStyle w:val="CommentText"/>
      </w:pPr>
      <w:r>
        <w:rPr>
          <w:rStyle w:val="CommentReference"/>
        </w:rPr>
        <w:annotationRef/>
      </w:r>
      <w:r>
        <w:t>Errata 3.7 changes all this so byteOrder not used</w:t>
      </w:r>
    </w:p>
    <w:p w14:paraId="60C82F70" w14:textId="77777777" w:rsidR="00B900F3" w:rsidRDefault="00B900F3">
      <w:pPr>
        <w:pStyle w:val="CommentText"/>
      </w:pPr>
    </w:p>
    <w:p w14:paraId="7AD0CBC7" w14:textId="3726874E" w:rsidR="00B900F3" w:rsidRDefault="00B900F3">
      <w:pPr>
        <w:pStyle w:val="CommentText"/>
      </w:pPr>
      <w:r>
        <w:t>DONE</w:t>
      </w:r>
    </w:p>
  </w:comment>
  <w:comment w:id="7355" w:author="Steve Hanson" w:date="2013-07-24T17:51:00Z" w:initials="SMH">
    <w:p w14:paraId="4595E8DF" w14:textId="77777777" w:rsidR="00B900F3" w:rsidRDefault="00B900F3">
      <w:pPr>
        <w:pStyle w:val="CommentText"/>
      </w:pPr>
      <w:r>
        <w:rPr>
          <w:rStyle w:val="CommentReference"/>
        </w:rPr>
        <w:annotationRef/>
      </w:r>
      <w:r>
        <w:t>Errata 3.7 changes this, and adds better support for Unicode BOMs</w:t>
      </w:r>
    </w:p>
    <w:p w14:paraId="5E0125B6" w14:textId="77777777" w:rsidR="00B900F3" w:rsidRDefault="00B900F3">
      <w:pPr>
        <w:pStyle w:val="CommentText"/>
      </w:pPr>
    </w:p>
    <w:p w14:paraId="6D10905B" w14:textId="2F7ED9B6" w:rsidR="00B900F3" w:rsidRDefault="00B900F3">
      <w:pPr>
        <w:pStyle w:val="CommentText"/>
      </w:pPr>
      <w:r>
        <w:t>DONE</w:t>
      </w:r>
    </w:p>
  </w:comment>
  <w:comment w:id="7362" w:author="Steve Hanson" w:date="2013-07-24T17:51:00Z" w:initials="SMH">
    <w:p w14:paraId="231393AC" w14:textId="77777777" w:rsidR="00B900F3" w:rsidRDefault="00B900F3">
      <w:pPr>
        <w:pStyle w:val="CommentText"/>
      </w:pPr>
      <w:r>
        <w:rPr>
          <w:rStyle w:val="CommentReference"/>
        </w:rPr>
        <w:annotationRef/>
      </w:r>
      <w:r>
        <w:t>Errata 2.62: Add footnote about UTF-8.</w:t>
      </w:r>
    </w:p>
    <w:p w14:paraId="4114ED19" w14:textId="77777777" w:rsidR="00B900F3" w:rsidRDefault="00B900F3">
      <w:pPr>
        <w:pStyle w:val="CommentText"/>
      </w:pPr>
    </w:p>
    <w:p w14:paraId="5AD8BA16" w14:textId="77777777" w:rsidR="00B900F3" w:rsidRDefault="00B900F3">
      <w:pPr>
        <w:pStyle w:val="CommentText"/>
      </w:pPr>
      <w:r>
        <w:t>DONE (not as a footnote tho)</w:t>
      </w:r>
    </w:p>
  </w:comment>
  <w:comment w:id="7377" w:author="Steve Hanson" w:date="2013-07-24T17:51:00Z" w:initials="SMH">
    <w:p w14:paraId="6F0352E1" w14:textId="77777777" w:rsidR="00B900F3" w:rsidRDefault="00B900F3">
      <w:pPr>
        <w:pStyle w:val="CommentText"/>
      </w:pPr>
      <w:r>
        <w:rPr>
          <w:rStyle w:val="CommentReference"/>
        </w:rPr>
        <w:annotationRef/>
      </w:r>
      <w:r>
        <w:t>Capitalize for consistency</w:t>
      </w:r>
    </w:p>
    <w:p w14:paraId="58D6CB01" w14:textId="77777777" w:rsidR="00B900F3" w:rsidRDefault="00B900F3">
      <w:pPr>
        <w:pStyle w:val="CommentText"/>
      </w:pPr>
    </w:p>
    <w:p w14:paraId="4336D84E" w14:textId="2A14F43D" w:rsidR="00B900F3" w:rsidRDefault="00B900F3">
      <w:pPr>
        <w:pStyle w:val="CommentText"/>
      </w:pPr>
      <w:r>
        <w:t>DONE</w:t>
      </w:r>
    </w:p>
  </w:comment>
  <w:comment w:id="7389" w:author="mbeckerle" w:date="2013-07-24T17:51:00Z" w:initials="m">
    <w:p w14:paraId="5E3282F4" w14:textId="37DE42B8" w:rsidR="00B900F3" w:rsidRDefault="00B900F3">
      <w:pPr>
        <w:pStyle w:val="CommentText"/>
      </w:pPr>
      <w:r>
        <w:rPr>
          <w:rStyle w:val="CommentReference"/>
        </w:rPr>
        <w:annotationRef/>
      </w:r>
      <w:r>
        <w:t xml:space="preserve">2.107 Updated (DONE) </w:t>
      </w:r>
    </w:p>
    <w:p w14:paraId="112E6050" w14:textId="77777777" w:rsidR="00B900F3" w:rsidRDefault="00B900F3">
      <w:pPr>
        <w:pStyle w:val="CommentText"/>
      </w:pPr>
    </w:p>
    <w:p w14:paraId="71C8997F" w14:textId="3B319D80" w:rsidR="00B900F3" w:rsidRDefault="00B900F3">
      <w:pPr>
        <w:pStyle w:val="CommentText"/>
      </w:pPr>
      <w:r>
        <w:t xml:space="preserve">Please review - I changed this to avoid DFDL implementations introducing synonyms. Additional names can only be added for encodings for which there is NO standard name nor CCSID. </w:t>
      </w:r>
    </w:p>
    <w:p w14:paraId="4061101F" w14:textId="77777777" w:rsidR="00B900F3" w:rsidRDefault="00B900F3">
      <w:pPr>
        <w:pStyle w:val="CommentText"/>
      </w:pPr>
    </w:p>
    <w:p w14:paraId="2E6DE891" w14:textId="1ED76AF4" w:rsidR="00B900F3" w:rsidRDefault="00B900F3" w:rsidP="001A5ACB">
      <w:pPr>
        <w:pStyle w:val="CommentText"/>
      </w:pPr>
      <w:r>
        <w:t>For example "x-daffodil-edu-ncsa-illinois-ita2" might be the name of a 5 bit ITA2 encoding.</w:t>
      </w:r>
    </w:p>
    <w:p w14:paraId="66B44FFF" w14:textId="77777777" w:rsidR="00B900F3" w:rsidRDefault="00B900F3">
      <w:pPr>
        <w:pStyle w:val="CommentText"/>
      </w:pPr>
    </w:p>
  </w:comment>
  <w:comment w:id="7382" w:author="Steve Hanson" w:date="2013-07-24T17:51:00Z" w:initials="SMH">
    <w:p w14:paraId="49F4B7FC" w14:textId="46E88A2B" w:rsidR="00B900F3" w:rsidRDefault="00B900F3">
      <w:pPr>
        <w:pStyle w:val="CommentText"/>
      </w:pPr>
      <w:r>
        <w:rPr>
          <w:rStyle w:val="CommentReference"/>
        </w:rPr>
        <w:annotationRef/>
      </w:r>
      <w:r>
        <w:t>2.107. DONE</w:t>
      </w:r>
    </w:p>
  </w:comment>
  <w:comment w:id="7404" w:author="Steve Hanson" w:date="2013-07-24T17:51:00Z" w:initials="SMH">
    <w:p w14:paraId="7061F325" w14:textId="77777777" w:rsidR="00B900F3" w:rsidRDefault="00B900F3">
      <w:pPr>
        <w:pStyle w:val="CommentText"/>
      </w:pPr>
      <w:r>
        <w:rPr>
          <w:rStyle w:val="CommentReference"/>
        </w:rPr>
        <w:annotationRef/>
      </w:r>
      <w:r>
        <w:t>Delete row</w:t>
      </w:r>
    </w:p>
    <w:p w14:paraId="71AD25BC" w14:textId="77777777" w:rsidR="00B900F3" w:rsidRDefault="00B900F3">
      <w:pPr>
        <w:pStyle w:val="CommentText"/>
      </w:pPr>
    </w:p>
    <w:p w14:paraId="1A8D847A" w14:textId="421FF471" w:rsidR="00B900F3" w:rsidRDefault="00B900F3">
      <w:pPr>
        <w:pStyle w:val="CommentText"/>
      </w:pPr>
      <w:r>
        <w:t>DONE</w:t>
      </w:r>
    </w:p>
  </w:comment>
  <w:comment w:id="7411" w:author="mbeckerle" w:date="2013-07-24T17:51:00Z" w:initials="m">
    <w:p w14:paraId="7F2070F1" w14:textId="1BAD7D4F" w:rsidR="00B900F3" w:rsidRDefault="00B900F3">
      <w:pPr>
        <w:pStyle w:val="CommentText"/>
      </w:pPr>
      <w:r>
        <w:rPr>
          <w:rStyle w:val="CommentReference"/>
        </w:rPr>
        <w:annotationRef/>
      </w:r>
      <w:r>
        <w:t>Errata 2.118 DONE</w:t>
      </w:r>
    </w:p>
  </w:comment>
  <w:comment w:id="7425" w:author="mbeckerle" w:date="2013-07-24T17:51:00Z" w:initials="m">
    <w:p w14:paraId="637E26FE" w14:textId="16059F6F" w:rsidR="00B900F3" w:rsidRDefault="00B900F3">
      <w:pPr>
        <w:pStyle w:val="CommentText"/>
      </w:pPr>
      <w:r>
        <w:rPr>
          <w:rStyle w:val="CommentReference"/>
        </w:rPr>
        <w:annotationRef/>
      </w:r>
      <w:r>
        <w:t>OPEN</w:t>
      </w:r>
    </w:p>
    <w:p w14:paraId="27CA46AA" w14:textId="77777777" w:rsidR="00B900F3" w:rsidRDefault="00B900F3">
      <w:pPr>
        <w:pStyle w:val="CommentText"/>
      </w:pPr>
    </w:p>
    <w:p w14:paraId="70C21739" w14:textId="46824A08" w:rsidR="00B900F3" w:rsidRDefault="00B900F3">
      <w:pPr>
        <w:pStyle w:val="CommentText"/>
      </w:pPr>
      <w:r>
        <w:t>Is this the actual and correct behavior?</w:t>
      </w:r>
    </w:p>
    <w:p w14:paraId="61F9C833" w14:textId="77777777" w:rsidR="00B900F3" w:rsidRDefault="00B900F3">
      <w:pPr>
        <w:pStyle w:val="CommentText"/>
      </w:pPr>
    </w:p>
    <w:p w14:paraId="0F5EF844" w14:textId="4966F6A2" w:rsidR="00B900F3" w:rsidRDefault="00B900F3">
      <w:pPr>
        <w:pStyle w:val="CommentText"/>
      </w:pPr>
      <w:r>
        <w:t xml:space="preserve">The alternative is that they are passed through and treated as characters. </w:t>
      </w:r>
    </w:p>
  </w:comment>
  <w:comment w:id="7443" w:author="Steve Hanson" w:date="2013-07-24T17:51:00Z" w:initials="SMH">
    <w:p w14:paraId="7BC84F46" w14:textId="77777777" w:rsidR="00B900F3" w:rsidRDefault="00B900F3">
      <w:pPr>
        <w:pStyle w:val="CommentText"/>
      </w:pPr>
      <w:r>
        <w:t>E</w:t>
      </w:r>
      <w:r>
        <w:rPr>
          <w:rStyle w:val="CommentReference"/>
        </w:rPr>
        <w:annotationRef/>
      </w:r>
      <w:r>
        <w:t>rrata 2.71 says we should list the affected properties here.</w:t>
      </w:r>
    </w:p>
    <w:p w14:paraId="229FB256" w14:textId="77777777" w:rsidR="00B900F3" w:rsidRDefault="00B900F3">
      <w:pPr>
        <w:pStyle w:val="CommentText"/>
      </w:pPr>
    </w:p>
    <w:p w14:paraId="638960EF" w14:textId="2858ACE8" w:rsidR="00B900F3" w:rsidRDefault="00B900F3">
      <w:pPr>
        <w:pStyle w:val="CommentText"/>
      </w:pPr>
      <w:r>
        <w:t>DONE</w:t>
      </w:r>
    </w:p>
  </w:comment>
  <w:comment w:id="7448" w:author="mbeckerle" w:date="2013-07-24T17:51:00Z" w:initials="m">
    <w:p w14:paraId="1136ACBA" w14:textId="77777777" w:rsidR="00B900F3" w:rsidRDefault="00B900F3">
      <w:pPr>
        <w:pStyle w:val="CommentText"/>
      </w:pPr>
      <w:r>
        <w:rPr>
          <w:rStyle w:val="CommentReference"/>
        </w:rPr>
        <w:annotationRef/>
      </w:r>
      <w:r>
        <w:t>Errata 3.13</w:t>
      </w:r>
    </w:p>
    <w:p w14:paraId="798D224D" w14:textId="77777777" w:rsidR="00B900F3" w:rsidRDefault="00B900F3">
      <w:pPr>
        <w:pStyle w:val="CommentText"/>
      </w:pPr>
    </w:p>
    <w:p w14:paraId="3669CFCC" w14:textId="5748C07F" w:rsidR="00B900F3" w:rsidRDefault="00B900F3">
      <w:pPr>
        <w:pStyle w:val="CommentText"/>
      </w:pPr>
      <w:r>
        <w:t>(PART DONE)</w:t>
      </w:r>
    </w:p>
    <w:p w14:paraId="7EE94D55" w14:textId="77777777" w:rsidR="00B900F3" w:rsidRDefault="00B900F3">
      <w:pPr>
        <w:pStyle w:val="CommentText"/>
      </w:pPr>
    </w:p>
    <w:p w14:paraId="1D0DA37A" w14:textId="0F2491FB" w:rsidR="00B900F3" w:rsidRDefault="00B900F3">
      <w:pPr>
        <w:pStyle w:val="CommentText"/>
      </w:pPr>
      <w:r>
        <w:t>Details about scanning for delimiters vs lengthKind pattern, or matching nilValues or textBooleantTrueRep are needed.</w:t>
      </w:r>
    </w:p>
    <w:p w14:paraId="2F4542E8" w14:textId="34CB84DE" w:rsidR="00B900F3" w:rsidRDefault="00B900F3">
      <w:pPr>
        <w:pStyle w:val="CommentText"/>
      </w:pPr>
      <w:r>
        <w:t>(DONE)</w:t>
      </w:r>
    </w:p>
    <w:p w14:paraId="50D2F0AA" w14:textId="4E386479" w:rsidR="00B900F3" w:rsidRDefault="00B900F3">
      <w:pPr>
        <w:pStyle w:val="CommentText"/>
      </w:pPr>
    </w:p>
  </w:comment>
  <w:comment w:id="7486" w:author="Steve Hanson" w:date="2013-07-24T17:51:00Z" w:initials="SMH">
    <w:p w14:paraId="7211EE37" w14:textId="77777777" w:rsidR="00B900F3" w:rsidRDefault="00B900F3">
      <w:pPr>
        <w:pStyle w:val="CommentText"/>
      </w:pPr>
      <w:r>
        <w:rPr>
          <w:rStyle w:val="CommentReference"/>
        </w:rPr>
        <w:annotationRef/>
      </w:r>
      <w:r>
        <w:t>Is this intended to be a link?</w:t>
      </w:r>
    </w:p>
    <w:p w14:paraId="4320ADD1" w14:textId="77777777" w:rsidR="00B900F3" w:rsidRDefault="00B900F3">
      <w:pPr>
        <w:pStyle w:val="CommentText"/>
      </w:pPr>
    </w:p>
    <w:p w14:paraId="57B9019E" w14:textId="6F7FEA4E" w:rsidR="00B900F3" w:rsidRDefault="00B900F3">
      <w:pPr>
        <w:pStyle w:val="CommentText"/>
      </w:pPr>
      <w:r>
        <w:t>Nope. Fixed. DONE</w:t>
      </w:r>
    </w:p>
  </w:comment>
  <w:comment w:id="7517" w:author="Steve Hanson" w:date="2013-07-24T17:51:00Z" w:initials="SMH">
    <w:p w14:paraId="2B0CF271" w14:textId="77777777" w:rsidR="00B900F3" w:rsidRDefault="00B900F3">
      <w:pPr>
        <w:pStyle w:val="CommentText"/>
      </w:pPr>
      <w:r>
        <w:rPr>
          <w:rStyle w:val="CommentReference"/>
        </w:rPr>
        <w:annotationRef/>
      </w:r>
      <w:r>
        <w:t>Remove ‘the policy is’ to match other bullets</w:t>
      </w:r>
    </w:p>
    <w:p w14:paraId="45FAE864" w14:textId="77777777" w:rsidR="00B900F3" w:rsidRDefault="00B900F3">
      <w:pPr>
        <w:pStyle w:val="CommentText"/>
      </w:pPr>
    </w:p>
    <w:p w14:paraId="45B20D88" w14:textId="5ABE0601" w:rsidR="00B900F3" w:rsidRDefault="00B900F3">
      <w:pPr>
        <w:pStyle w:val="CommentText"/>
      </w:pPr>
      <w:r>
        <w:t>DONE</w:t>
      </w:r>
    </w:p>
  </w:comment>
  <w:comment w:id="7536" w:author="Steve Hanson" w:date="2013-07-24T17:51:00Z" w:initials="SMH">
    <w:p w14:paraId="14558746" w14:textId="77777777" w:rsidR="00B900F3" w:rsidRDefault="00B900F3">
      <w:pPr>
        <w:pStyle w:val="CommentText"/>
      </w:pPr>
      <w:r>
        <w:rPr>
          <w:rStyle w:val="CommentReference"/>
        </w:rPr>
        <w:annotationRef/>
      </w:r>
      <w:r>
        <w:t>Errata 3.7: Add section to describe new Unicode BOM support</w:t>
      </w:r>
    </w:p>
    <w:p w14:paraId="46F927E9" w14:textId="77777777" w:rsidR="00B900F3" w:rsidRDefault="00B900F3">
      <w:pPr>
        <w:pStyle w:val="CommentText"/>
      </w:pPr>
    </w:p>
    <w:p w14:paraId="5F7CDD6D" w14:textId="544778E3" w:rsidR="00B900F3" w:rsidRDefault="00B900F3">
      <w:pPr>
        <w:pStyle w:val="CommentText"/>
      </w:pPr>
      <w:r>
        <w:t>DONE</w:t>
      </w:r>
    </w:p>
  </w:comment>
  <w:comment w:id="7546" w:author="Steve Hanson" w:date="2013-07-24T17:51:00Z" w:initials="SMH">
    <w:p w14:paraId="47C4662F" w14:textId="77777777" w:rsidR="00B900F3" w:rsidRDefault="00B900F3">
      <w:pPr>
        <w:pStyle w:val="CommentText"/>
      </w:pPr>
      <w:r>
        <w:rPr>
          <w:rStyle w:val="CommentReference"/>
        </w:rPr>
        <w:annotationRef/>
      </w:r>
      <w:r>
        <w:t>Wrong font</w:t>
      </w:r>
    </w:p>
    <w:p w14:paraId="3C55AC22" w14:textId="77777777" w:rsidR="00B900F3" w:rsidRDefault="00B900F3">
      <w:pPr>
        <w:pStyle w:val="CommentText"/>
      </w:pPr>
    </w:p>
    <w:p w14:paraId="3DB965A6" w14:textId="0C7D6E38" w:rsidR="00B900F3" w:rsidRDefault="00B900F3">
      <w:pPr>
        <w:pStyle w:val="CommentText"/>
      </w:pPr>
      <w:r>
        <w:t>DONE</w:t>
      </w:r>
    </w:p>
  </w:comment>
  <w:comment w:id="7561" w:author="Steve Hanson" w:date="2013-07-24T17:51:00Z" w:initials="SMH">
    <w:p w14:paraId="59871860" w14:textId="77777777" w:rsidR="00B900F3" w:rsidRDefault="00B900F3">
      <w:pPr>
        <w:pStyle w:val="CommentText"/>
      </w:pPr>
      <w:r>
        <w:rPr>
          <w:rStyle w:val="CommentReference"/>
        </w:rPr>
        <w:annotationRef/>
      </w:r>
      <w:r>
        <w:t>Wrong font</w:t>
      </w:r>
    </w:p>
    <w:p w14:paraId="42FA16D0" w14:textId="77777777" w:rsidR="00B900F3" w:rsidRDefault="00B900F3">
      <w:pPr>
        <w:pStyle w:val="CommentText"/>
      </w:pPr>
    </w:p>
    <w:p w14:paraId="0F49F372" w14:textId="230D13A3" w:rsidR="00B900F3" w:rsidRDefault="00B900F3">
      <w:pPr>
        <w:pStyle w:val="CommentText"/>
      </w:pPr>
      <w:r>
        <w:t>DONE</w:t>
      </w:r>
    </w:p>
  </w:comment>
  <w:comment w:id="7571" w:author="Steve Hanson" w:date="2013-07-24T17:51:00Z" w:initials="SMH">
    <w:p w14:paraId="6F73FA01" w14:textId="77777777" w:rsidR="00B900F3" w:rsidRDefault="00B900F3">
      <w:pPr>
        <w:pStyle w:val="CommentText"/>
      </w:pPr>
      <w:r>
        <w:rPr>
          <w:rStyle w:val="CommentReference"/>
        </w:rPr>
        <w:annotationRef/>
      </w:r>
      <w:r>
        <w:t>Wrong font</w:t>
      </w:r>
    </w:p>
    <w:p w14:paraId="47B72909" w14:textId="77777777" w:rsidR="00B900F3" w:rsidRDefault="00B900F3">
      <w:pPr>
        <w:pStyle w:val="CommentText"/>
      </w:pPr>
    </w:p>
    <w:p w14:paraId="58AE096C" w14:textId="27AC5532" w:rsidR="00B900F3" w:rsidRDefault="00B900F3">
      <w:pPr>
        <w:pStyle w:val="CommentText"/>
      </w:pPr>
      <w:r>
        <w:t>DONE</w:t>
      </w:r>
    </w:p>
  </w:comment>
  <w:comment w:id="7590" w:author="mbeckerle" w:date="2013-07-24T17:51:00Z" w:initials="m">
    <w:p w14:paraId="07C48256" w14:textId="77777777" w:rsidR="00B900F3" w:rsidRDefault="00B900F3" w:rsidP="00D83BBE">
      <w:pPr>
        <w:spacing w:after="240"/>
        <w:rPr>
          <w:rFonts w:ascii="Helv" w:hAnsi="Helv"/>
        </w:rPr>
      </w:pPr>
      <w:r>
        <w:rPr>
          <w:rStyle w:val="CommentReference"/>
        </w:rPr>
        <w:annotationRef/>
      </w:r>
      <w:r>
        <w:rPr>
          <w:rFonts w:cs="Arial"/>
          <w:b/>
          <w:lang w:eastAsia="en-GB"/>
        </w:rPr>
        <w:t>3.13</w:t>
      </w:r>
      <w:r>
        <w:rPr>
          <w:rFonts w:cs="Arial"/>
          <w:lang w:eastAsia="en-GB"/>
        </w:rPr>
        <w:t>.</w:t>
      </w:r>
      <w:r>
        <w:rPr>
          <w:rFonts w:eastAsia="Arial" w:cs="Arial"/>
          <w:lang w:eastAsia="en-GB"/>
        </w:rPr>
        <w:t xml:space="preserve"> </w:t>
      </w:r>
      <w:r>
        <w:rPr>
          <w:rFonts w:cs="Arial"/>
          <w:i/>
          <w:lang w:eastAsia="en-GB"/>
        </w:rPr>
        <w:t>Sections</w:t>
      </w:r>
      <w:r>
        <w:rPr>
          <w:rFonts w:eastAsia="Arial" w:cs="Arial"/>
          <w:i/>
          <w:lang w:eastAsia="en-GB"/>
        </w:rPr>
        <w:t xml:space="preserve"> </w:t>
      </w:r>
      <w:r>
        <w:rPr>
          <w:rFonts w:cs="Arial"/>
          <w:i/>
          <w:lang w:eastAsia="en-GB"/>
        </w:rPr>
        <w:t>4.1.2,</w:t>
      </w:r>
      <w:r>
        <w:rPr>
          <w:rFonts w:eastAsia="Arial" w:cs="Arial"/>
          <w:i/>
          <w:lang w:eastAsia="en-GB"/>
        </w:rPr>
        <w:t xml:space="preserve"> </w:t>
      </w:r>
      <w:r>
        <w:rPr>
          <w:rFonts w:cs="Arial"/>
          <w:i/>
          <w:lang w:eastAsia="en-GB"/>
        </w:rPr>
        <w:t>11.</w:t>
      </w:r>
      <w:r>
        <w:rPr>
          <w:rFonts w:eastAsia="Arial" w:cs="Arial"/>
          <w:i/>
          <w:lang w:eastAsia="en-GB"/>
        </w:rPr>
        <w:t xml:space="preserve"> </w:t>
      </w:r>
    </w:p>
    <w:p w14:paraId="5F24445E" w14:textId="18C8DF8E" w:rsidR="00B900F3" w:rsidRDefault="00B900F3" w:rsidP="00D83BBE">
      <w:pPr>
        <w:pStyle w:val="CommentText"/>
      </w:pPr>
      <w:r>
        <w:t>DONE</w:t>
      </w:r>
    </w:p>
  </w:comment>
  <w:comment w:id="7794" w:author="Steve Hanson" w:date="2013-07-24T17:51:00Z" w:initials="SMH">
    <w:p w14:paraId="05B3B7F4" w14:textId="77777777" w:rsidR="00B900F3" w:rsidRDefault="00B900F3">
      <w:pPr>
        <w:pStyle w:val="CommentText"/>
      </w:pPr>
      <w:r>
        <w:rPr>
          <w:rStyle w:val="CommentReference"/>
        </w:rPr>
        <w:annotationRef/>
      </w:r>
      <w:r>
        <w:t>Is this intended to be a link?</w:t>
      </w:r>
    </w:p>
    <w:p w14:paraId="194D144A" w14:textId="77777777" w:rsidR="00B900F3" w:rsidRDefault="00B900F3">
      <w:pPr>
        <w:pStyle w:val="CommentText"/>
      </w:pPr>
    </w:p>
    <w:p w14:paraId="3D102C68" w14:textId="5E89C567" w:rsidR="00B900F3" w:rsidRDefault="00B900F3">
      <w:pPr>
        <w:pStyle w:val="CommentText"/>
      </w:pPr>
      <w:r>
        <w:t>YES. Was Broken. Fixed</w:t>
      </w:r>
    </w:p>
    <w:p w14:paraId="15079271" w14:textId="77777777" w:rsidR="00B900F3" w:rsidRDefault="00B900F3">
      <w:pPr>
        <w:pStyle w:val="CommentText"/>
      </w:pPr>
    </w:p>
    <w:p w14:paraId="6666DDC7" w14:textId="13570193" w:rsidR="00B900F3" w:rsidRDefault="00B900F3">
      <w:pPr>
        <w:pStyle w:val="CommentText"/>
      </w:pPr>
      <w:r>
        <w:t>DONE</w:t>
      </w:r>
    </w:p>
  </w:comment>
  <w:comment w:id="7853" w:author="mbeckerle" w:date="2013-07-24T17:51:00Z" w:initials="m">
    <w:p w14:paraId="380DAFC3" w14:textId="1D5D0C65" w:rsidR="00B900F3" w:rsidRPr="008B2DA6" w:rsidRDefault="00B900F3" w:rsidP="008B2DA6">
      <w:pPr>
        <w:rPr>
          <w:rFonts w:ascii="Helv" w:hAnsi="Helv"/>
          <w:lang w:eastAsia="en-GB"/>
        </w:rPr>
      </w:pPr>
      <w:r>
        <w:rPr>
          <w:rStyle w:val="CommentReference"/>
        </w:rPr>
        <w:annotationRef/>
      </w:r>
      <w:r w:rsidRPr="00A2659A">
        <w:rPr>
          <w:rFonts w:ascii="Helv" w:hAnsi="Helv"/>
          <w:b/>
          <w:lang w:eastAsia="en-GB"/>
        </w:rPr>
        <w:t>2.95</w:t>
      </w:r>
      <w:r w:rsidRPr="00A2659A">
        <w:rPr>
          <w:rFonts w:ascii="Helv" w:hAnsi="Helv"/>
          <w:lang w:eastAsia="en-GB"/>
        </w:rPr>
        <w:t xml:space="preserve">. </w:t>
      </w:r>
      <w:r w:rsidRPr="00A2659A">
        <w:rPr>
          <w:rFonts w:ascii="Helv" w:hAnsi="Helv"/>
          <w:i/>
          <w:lang w:eastAsia="en-GB"/>
        </w:rPr>
        <w:t>Section 12.1</w:t>
      </w:r>
      <w:r w:rsidRPr="00A2659A">
        <w:rPr>
          <w:rFonts w:ascii="Helv" w:hAnsi="Helv"/>
          <w:lang w:eastAsia="en-GB"/>
        </w:rPr>
        <w:t xml:space="preserve">. </w:t>
      </w:r>
      <w:r>
        <w:rPr>
          <w:rFonts w:ascii="Helv" w:hAnsi="Helv"/>
          <w:lang w:eastAsia="en-GB"/>
        </w:rPr>
        <w:t xml:space="preserve">DONE. </w:t>
      </w:r>
    </w:p>
  </w:comment>
  <w:comment w:id="7854" w:author="mbeckerle" w:date="2013-07-24T17:51:00Z" w:initials="m">
    <w:p w14:paraId="514F8B5F" w14:textId="00EF472D" w:rsidR="00B900F3" w:rsidRDefault="00B900F3" w:rsidP="008B2DA6">
      <w:pPr>
        <w:autoSpaceDE w:val="0"/>
      </w:pPr>
      <w:r>
        <w:rPr>
          <w:rStyle w:val="CommentReference"/>
        </w:rPr>
        <w:annotationRef/>
      </w:r>
      <w:r w:rsidRPr="005A5149">
        <w:rPr>
          <w:rFonts w:ascii="Helv" w:hAnsi="Helv" w:cs="Helv"/>
          <w:b/>
          <w:lang w:eastAsia="en-GB"/>
        </w:rPr>
        <w:t>2.103</w:t>
      </w:r>
      <w:r>
        <w:rPr>
          <w:rFonts w:ascii="Helv" w:hAnsi="Helv" w:cs="Helv"/>
          <w:lang w:eastAsia="en-GB"/>
        </w:rPr>
        <w:t xml:space="preserve">. </w:t>
      </w:r>
      <w:r w:rsidRPr="005A5149">
        <w:rPr>
          <w:rFonts w:ascii="Helv" w:hAnsi="Helv" w:cs="Helv"/>
          <w:i/>
          <w:lang w:eastAsia="en-GB"/>
        </w:rPr>
        <w:t>Section 12.1</w:t>
      </w:r>
      <w:r>
        <w:rPr>
          <w:rFonts w:ascii="Helv" w:hAnsi="Helv" w:cs="Helv"/>
          <w:lang w:eastAsia="en-GB"/>
        </w:rPr>
        <w:t>. DONE</w:t>
      </w:r>
    </w:p>
  </w:comment>
  <w:comment w:id="7868" w:author="mbeckerle" w:date="2013-07-24T17:51:00Z" w:initials="m">
    <w:p w14:paraId="4ADD2989" w14:textId="12D0A69C" w:rsidR="00B900F3" w:rsidRDefault="00B900F3">
      <w:pPr>
        <w:pStyle w:val="CommentText"/>
      </w:pPr>
      <w:r>
        <w:rPr>
          <w:rStyle w:val="CommentReference"/>
        </w:rPr>
        <w:annotationRef/>
      </w:r>
      <w:r>
        <w:t>Errata 2.89 Done</w:t>
      </w:r>
    </w:p>
  </w:comment>
  <w:comment w:id="7876" w:author="mbeckerle" w:date="2013-07-24T17:51:00Z" w:initials="m">
    <w:p w14:paraId="653A0E5B" w14:textId="7AFFB04E" w:rsidR="00B900F3" w:rsidRDefault="00B900F3">
      <w:pPr>
        <w:pStyle w:val="CommentText"/>
      </w:pPr>
      <w:r>
        <w:rPr>
          <w:rStyle w:val="CommentReference"/>
        </w:rPr>
        <w:annotationRef/>
      </w:r>
      <w:r>
        <w:t>Errata 2.95</w:t>
      </w:r>
    </w:p>
    <w:p w14:paraId="2DED1307" w14:textId="3E1BAC74" w:rsidR="00B900F3" w:rsidRDefault="00B900F3">
      <w:pPr>
        <w:pStyle w:val="CommentText"/>
      </w:pPr>
      <w:r>
        <w:t>DONE</w:t>
      </w:r>
    </w:p>
  </w:comment>
  <w:comment w:id="7893" w:author="Steve Hanson" w:date="2013-07-24T17:51:00Z" w:initials="SMH">
    <w:p w14:paraId="30334AD1" w14:textId="77777777" w:rsidR="00B900F3" w:rsidRDefault="00B900F3">
      <w:pPr>
        <w:pStyle w:val="CommentText"/>
      </w:pPr>
      <w:r>
        <w:rPr>
          <w:rStyle w:val="CommentReference"/>
        </w:rPr>
        <w:annotationRef/>
      </w:r>
      <w:r>
        <w:t xml:space="preserve">Errata 2.55 </w:t>
      </w:r>
      <w:r w:rsidRPr="005A5327">
        <w:rPr>
          <w:b/>
        </w:rPr>
        <w:t>DONE</w:t>
      </w:r>
    </w:p>
  </w:comment>
  <w:comment w:id="7892" w:author="Steve Hanson" w:date="2013-07-24T17:51:00Z" w:initials="SMH">
    <w:p w14:paraId="247BE7D9" w14:textId="77777777" w:rsidR="00B900F3" w:rsidRDefault="00B900F3">
      <w:pPr>
        <w:pStyle w:val="CommentText"/>
      </w:pPr>
      <w:r>
        <w:rPr>
          <w:rStyle w:val="CommentReference"/>
        </w:rPr>
        <w:annotationRef/>
      </w:r>
      <w:r>
        <w:t>For consistency, should be bold &amp; italics.</w:t>
      </w:r>
    </w:p>
    <w:p w14:paraId="0BE4158F" w14:textId="77777777" w:rsidR="00B900F3" w:rsidRDefault="00B900F3">
      <w:pPr>
        <w:pStyle w:val="CommentText"/>
      </w:pPr>
    </w:p>
    <w:p w14:paraId="481BC86B" w14:textId="6CE496EC" w:rsidR="00B900F3" w:rsidRDefault="00B900F3">
      <w:pPr>
        <w:pStyle w:val="CommentText"/>
      </w:pPr>
      <w:r>
        <w:t>DONE</w:t>
      </w:r>
    </w:p>
  </w:comment>
  <w:comment w:id="7901" w:author="Steve Hanson" w:date="2013-07-24T17:51:00Z" w:initials="SMH">
    <w:p w14:paraId="2E18A0C7" w14:textId="77777777" w:rsidR="00B900F3" w:rsidRDefault="00B900F3">
      <w:pPr>
        <w:pStyle w:val="CommentText"/>
      </w:pPr>
      <w:r>
        <w:rPr>
          <w:rStyle w:val="CommentReference"/>
        </w:rPr>
        <w:annotationRef/>
      </w:r>
      <w:r>
        <w:t>I believe that an in-progress errata disallows endOfParent with trailingSkip.</w:t>
      </w:r>
    </w:p>
  </w:comment>
  <w:comment w:id="7902" w:author="mbeckerle" w:date="2013-07-24T17:51:00Z" w:initials="m">
    <w:p w14:paraId="49482DFE" w14:textId="709E9F4F" w:rsidR="00B900F3" w:rsidRDefault="00B900F3">
      <w:pPr>
        <w:pStyle w:val="CommentText"/>
      </w:pPr>
      <w:r>
        <w:rPr>
          <w:rStyle w:val="CommentReference"/>
        </w:rPr>
        <w:annotationRef/>
      </w:r>
      <w:r>
        <w:t>(DONE)</w:t>
      </w:r>
    </w:p>
  </w:comment>
  <w:comment w:id="7981" w:author="Steve Hanson" w:date="2013-07-24T17:51:00Z" w:initials="SMH">
    <w:p w14:paraId="3ACA0B38" w14:textId="77777777" w:rsidR="00B900F3" w:rsidRDefault="00B900F3">
      <w:pPr>
        <w:pStyle w:val="CommentText"/>
      </w:pPr>
      <w:r>
        <w:rPr>
          <w:rStyle w:val="CommentReference"/>
        </w:rPr>
        <w:annotationRef/>
      </w:r>
      <w:r>
        <w:t xml:space="preserve">Errata 2.32: Clarify </w:t>
      </w:r>
    </w:p>
    <w:p w14:paraId="741D2E45" w14:textId="77777777" w:rsidR="00B900F3" w:rsidRDefault="00B900F3">
      <w:pPr>
        <w:pStyle w:val="CommentText"/>
      </w:pPr>
      <w:r>
        <w:br/>
        <w:t>DONE</w:t>
      </w:r>
    </w:p>
  </w:comment>
  <w:comment w:id="8022" w:author="mbeckerle" w:date="2013-07-24T17:51:00Z" w:initials="m">
    <w:p w14:paraId="1A0B2DCF" w14:textId="2A50E24D" w:rsidR="00B900F3" w:rsidRDefault="00B900F3">
      <w:pPr>
        <w:pStyle w:val="CommentText"/>
      </w:pPr>
      <w:r>
        <w:rPr>
          <w:rStyle w:val="CommentReference"/>
        </w:rPr>
        <w:annotationRef/>
      </w:r>
      <w:r>
        <w:t>2.107 Updated (DONE)</w:t>
      </w:r>
    </w:p>
    <w:p w14:paraId="402C4AEE" w14:textId="1BBF64E9" w:rsidR="00B900F3" w:rsidRDefault="00B900F3">
      <w:pPr>
        <w:pStyle w:val="CommentText"/>
      </w:pPr>
      <w:r>
        <w:t>Modified language here since description of encoding above now allows for implementation-specific encodings (names begin with "x-") for example "x-daffodil-ita2" might be the name of a 5 bit ITA2 encoding.</w:t>
      </w:r>
    </w:p>
  </w:comment>
  <w:comment w:id="7993" w:author="mbeckerle" w:date="2013-07-24T17:51:00Z" w:initials="m">
    <w:p w14:paraId="46B3AB64" w14:textId="7F9E1DFB" w:rsidR="00B900F3" w:rsidRDefault="00B900F3">
      <w:pPr>
        <w:pStyle w:val="CommentText"/>
      </w:pPr>
      <w:r>
        <w:rPr>
          <w:rStyle w:val="CommentReference"/>
        </w:rPr>
        <w:annotationRef/>
      </w:r>
      <w:r>
        <w:t>Errata 2.95 Errata 2.107</w:t>
      </w:r>
    </w:p>
    <w:p w14:paraId="54D3D251" w14:textId="5369097F" w:rsidR="00B900F3" w:rsidRDefault="00B900F3">
      <w:pPr>
        <w:pStyle w:val="CommentText"/>
      </w:pPr>
      <w:r>
        <w:t>DONE</w:t>
      </w:r>
    </w:p>
  </w:comment>
  <w:comment w:id="8071" w:author="Steve Hanson" w:date="2013-07-24T17:51:00Z" w:initials="SMH">
    <w:p w14:paraId="0E8A4649" w14:textId="77777777" w:rsidR="00B900F3" w:rsidRDefault="00B900F3">
      <w:pPr>
        <w:pStyle w:val="CommentText"/>
      </w:pPr>
      <w:r>
        <w:rPr>
          <w:rStyle w:val="CommentReference"/>
        </w:rPr>
        <w:annotationRef/>
      </w:r>
      <w:r>
        <w:t xml:space="preserve">Just say ‘all objects’ and remove the sequence/choice stuff </w:t>
      </w:r>
    </w:p>
    <w:p w14:paraId="55513D2A" w14:textId="77777777" w:rsidR="00B900F3" w:rsidRDefault="00B900F3">
      <w:pPr>
        <w:pStyle w:val="CommentText"/>
      </w:pPr>
    </w:p>
    <w:p w14:paraId="28A4561E" w14:textId="438878EB" w:rsidR="00B900F3" w:rsidRDefault="00B900F3">
      <w:pPr>
        <w:pStyle w:val="CommentText"/>
      </w:pPr>
      <w:r>
        <w:t>DONE</w:t>
      </w:r>
    </w:p>
  </w:comment>
  <w:comment w:id="8080" w:author="mbeckerle" w:date="2013-07-24T17:51:00Z" w:initials="m">
    <w:p w14:paraId="6B14D1DA" w14:textId="77777777" w:rsidR="00B900F3" w:rsidRDefault="00B900F3" w:rsidP="00435543">
      <w:pPr>
        <w:pStyle w:val="CommentText"/>
      </w:pPr>
      <w:r>
        <w:rPr>
          <w:rStyle w:val="CommentReference"/>
        </w:rPr>
        <w:annotationRef/>
      </w:r>
      <w:r>
        <w:t>I revised the wording of this somewhat to reflect that the longest-match behavior is not a static sort of the string literal tokens, but it is the longest match against the actual data.</w:t>
      </w:r>
    </w:p>
  </w:comment>
  <w:comment w:id="8091" w:author="Steve Hanson" w:date="2013-07-24T17:51:00Z" w:initials="SMH">
    <w:p w14:paraId="1E84FF7C" w14:textId="77777777" w:rsidR="00B900F3" w:rsidRDefault="00B900F3">
      <w:pPr>
        <w:pStyle w:val="CommentText"/>
      </w:pPr>
      <w:r>
        <w:rPr>
          <w:rStyle w:val="CommentReference"/>
        </w:rPr>
        <w:annotationRef/>
      </w:r>
      <w:r>
        <w:t xml:space="preserve">Errata 2.63. </w:t>
      </w:r>
      <w:r w:rsidRPr="007B4638">
        <w:rPr>
          <w:b/>
        </w:rPr>
        <w:t>DONE</w:t>
      </w:r>
    </w:p>
  </w:comment>
  <w:comment w:id="8104" w:author="Steve Hanson" w:date="2013-07-24T17:51:00Z" w:initials="SMH">
    <w:p w14:paraId="6F49F99B" w14:textId="77777777" w:rsidR="00B900F3" w:rsidRDefault="00B900F3">
      <w:pPr>
        <w:pStyle w:val="CommentText"/>
      </w:pPr>
      <w:r>
        <w:rPr>
          <w:rStyle w:val="CommentReference"/>
        </w:rPr>
        <w:annotationRef/>
      </w:r>
      <w:r>
        <w:t>Errata 2.70 specifies the parsing matching algorithm</w:t>
      </w:r>
    </w:p>
    <w:p w14:paraId="03F9AD0B" w14:textId="77777777" w:rsidR="00B900F3" w:rsidRDefault="00B900F3">
      <w:pPr>
        <w:pStyle w:val="CommentText"/>
      </w:pPr>
    </w:p>
    <w:p w14:paraId="1C702AAF" w14:textId="77777777" w:rsidR="00B900F3" w:rsidRDefault="00B900F3">
      <w:pPr>
        <w:pStyle w:val="CommentText"/>
      </w:pPr>
      <w:r>
        <w:t>DONE</w:t>
      </w:r>
    </w:p>
  </w:comment>
  <w:comment w:id="8114" w:author="Steve Hanson" w:date="2013-07-24T17:51:00Z" w:initials="SMH">
    <w:p w14:paraId="16222B15" w14:textId="77777777" w:rsidR="00B900F3" w:rsidRDefault="00B900F3" w:rsidP="007B4638">
      <w:pPr>
        <w:pStyle w:val="CommentText"/>
      </w:pPr>
      <w:r>
        <w:rPr>
          <w:rStyle w:val="CommentReference"/>
        </w:rPr>
        <w:annotationRef/>
      </w:r>
      <w:r>
        <w:t xml:space="preserve">Errata 2.63. </w:t>
      </w:r>
      <w:r w:rsidRPr="007B4638">
        <w:rPr>
          <w:b/>
        </w:rPr>
        <w:t>DONE</w:t>
      </w:r>
    </w:p>
  </w:comment>
  <w:comment w:id="8118" w:author="mbeckerle" w:date="2013-07-24T17:51:00Z" w:initials="m">
    <w:p w14:paraId="7BCB836D" w14:textId="7C9F40E9" w:rsidR="00B900F3" w:rsidRDefault="00B900F3">
      <w:pPr>
        <w:pStyle w:val="CommentText"/>
      </w:pPr>
      <w:r>
        <w:rPr>
          <w:rStyle w:val="CommentReference"/>
        </w:rPr>
        <w:annotationRef/>
      </w:r>
      <w:r>
        <w:t>I revised the wording of this somewhat to reflect that the longest-match behavior is not a static sort of the string literal tokens, but it is the longest match against the actual data.</w:t>
      </w:r>
    </w:p>
  </w:comment>
  <w:comment w:id="8142" w:author="Steve Hanson" w:date="2013-07-24T17:51:00Z" w:initials="SMH">
    <w:p w14:paraId="30653EDD" w14:textId="77777777" w:rsidR="00B900F3" w:rsidRDefault="00B900F3">
      <w:pPr>
        <w:pStyle w:val="CommentText"/>
      </w:pPr>
      <w:r>
        <w:rPr>
          <w:rStyle w:val="CommentReference"/>
        </w:rPr>
        <w:annotationRef/>
      </w:r>
      <w:r>
        <w:t>Insert paragraph break</w:t>
      </w:r>
    </w:p>
    <w:p w14:paraId="56BE2497" w14:textId="77777777" w:rsidR="00B900F3" w:rsidRDefault="00B900F3">
      <w:pPr>
        <w:pStyle w:val="CommentText"/>
      </w:pPr>
    </w:p>
    <w:p w14:paraId="578E9523" w14:textId="13FC4938" w:rsidR="00B900F3" w:rsidRDefault="00B900F3">
      <w:pPr>
        <w:pStyle w:val="CommentText"/>
      </w:pPr>
      <w:r>
        <w:t>DONE</w:t>
      </w:r>
    </w:p>
  </w:comment>
  <w:comment w:id="8147" w:author="Steve Hanson" w:date="2013-07-24T17:51:00Z" w:initials="SMH">
    <w:p w14:paraId="37DB7E40" w14:textId="77777777" w:rsidR="00B900F3" w:rsidRDefault="00B900F3">
      <w:pPr>
        <w:pStyle w:val="CommentText"/>
      </w:pPr>
      <w:r>
        <w:rPr>
          <w:rStyle w:val="CommentReference"/>
        </w:rPr>
        <w:annotationRef/>
      </w:r>
      <w:r>
        <w:t>Errata 2.70 specifies the parsing matching algorithm</w:t>
      </w:r>
    </w:p>
    <w:p w14:paraId="602504C8" w14:textId="77777777" w:rsidR="00B900F3" w:rsidRDefault="00B900F3">
      <w:pPr>
        <w:pStyle w:val="CommentText"/>
      </w:pPr>
    </w:p>
    <w:p w14:paraId="0735514A" w14:textId="237C3530" w:rsidR="00B900F3" w:rsidRDefault="00B900F3">
      <w:pPr>
        <w:pStyle w:val="CommentText"/>
      </w:pPr>
      <w:r>
        <w:t>DONE</w:t>
      </w:r>
    </w:p>
  </w:comment>
  <w:comment w:id="8157" w:author="mbeckerle" w:date="2013-07-24T17:51:00Z" w:initials="m">
    <w:p w14:paraId="7A872ADF" w14:textId="77777777" w:rsidR="00B900F3" w:rsidRDefault="00B900F3">
      <w:pPr>
        <w:pStyle w:val="CommentText"/>
      </w:pPr>
      <w:r>
        <w:rPr>
          <w:rStyle w:val="CommentReference"/>
        </w:rPr>
        <w:annotationRef/>
      </w:r>
      <w:r>
        <w:t>MJB Errata 2.6 DONE</w:t>
      </w:r>
    </w:p>
  </w:comment>
  <w:comment w:id="8159" w:author="Steve Hanson" w:date="2013-07-24T17:51:00Z" w:initials="SMH">
    <w:p w14:paraId="2E84B41C" w14:textId="1D8B130D" w:rsidR="00B900F3" w:rsidRDefault="00B900F3">
      <w:pPr>
        <w:pStyle w:val="CommentText"/>
      </w:pPr>
      <w:r>
        <w:rPr>
          <w:rStyle w:val="CommentReference"/>
        </w:rPr>
        <w:annotationRef/>
      </w:r>
      <w:r>
        <w:t>DONE: Needs reviewing as part of action 140</w:t>
      </w:r>
    </w:p>
  </w:comment>
  <w:comment w:id="8160" w:author="mbeckerle" w:date="2013-07-24T17:51:00Z" w:initials="m">
    <w:p w14:paraId="2E7B5AD7" w14:textId="538B2F39" w:rsidR="00B900F3" w:rsidRDefault="00B900F3">
      <w:pPr>
        <w:pStyle w:val="CommentText"/>
      </w:pPr>
      <w:r>
        <w:rPr>
          <w:rStyle w:val="CommentReference"/>
        </w:rPr>
        <w:annotationRef/>
      </w:r>
      <w:r>
        <w:t>(DONE) language as is OK.</w:t>
      </w:r>
    </w:p>
  </w:comment>
  <w:comment w:id="8170" w:author="Steve Hanson" w:date="2013-07-24T17:51:00Z" w:initials="SMH">
    <w:p w14:paraId="17E68345" w14:textId="10FA5D47" w:rsidR="00B900F3" w:rsidRDefault="00B900F3">
      <w:pPr>
        <w:pStyle w:val="CommentText"/>
      </w:pPr>
      <w:r>
        <w:rPr>
          <w:rStyle w:val="CommentReference"/>
        </w:rPr>
        <w:annotationRef/>
      </w:r>
      <w:r>
        <w:rPr>
          <w:rStyle w:val="CommentReference"/>
        </w:rPr>
        <w:t>2.94. DONE</w:t>
      </w:r>
    </w:p>
  </w:comment>
  <w:comment w:id="8190" w:author="Steve Hanson" w:date="2013-07-24T17:51:00Z" w:initials="SMH">
    <w:p w14:paraId="33FE5CD5" w14:textId="77777777" w:rsidR="00B900F3" w:rsidRDefault="00B900F3">
      <w:pPr>
        <w:pStyle w:val="CommentText"/>
      </w:pPr>
      <w:r>
        <w:rPr>
          <w:rStyle w:val="CommentReference"/>
        </w:rPr>
        <w:annotationRef/>
      </w:r>
      <w:r>
        <w:t>Errata 2.33: Improve the descriptions for delimited, implicit and endOfParent</w:t>
      </w:r>
    </w:p>
    <w:p w14:paraId="403C15DF" w14:textId="77777777" w:rsidR="00B900F3" w:rsidRDefault="00B900F3">
      <w:pPr>
        <w:pStyle w:val="CommentText"/>
      </w:pPr>
    </w:p>
    <w:p w14:paraId="5C1FD238" w14:textId="77777777" w:rsidR="00B900F3" w:rsidRDefault="00B900F3">
      <w:pPr>
        <w:pStyle w:val="CommentText"/>
      </w:pPr>
      <w:r>
        <w:t>DONE</w:t>
      </w:r>
    </w:p>
  </w:comment>
  <w:comment w:id="8191" w:author="Steve Hanson" w:date="2013-07-24T17:51:00Z" w:initials="SMH">
    <w:p w14:paraId="4B6E5F1A" w14:textId="77777777" w:rsidR="00B900F3" w:rsidRDefault="00B900F3">
      <w:pPr>
        <w:pStyle w:val="CommentText"/>
      </w:pPr>
      <w:r>
        <w:rPr>
          <w:rStyle w:val="CommentReference"/>
        </w:rPr>
        <w:annotationRef/>
      </w:r>
      <w:r>
        <w:t>Wording should reflect both parsing and unparsing.</w:t>
      </w:r>
    </w:p>
    <w:p w14:paraId="724D34DF" w14:textId="77777777" w:rsidR="00B900F3" w:rsidRDefault="00B900F3">
      <w:pPr>
        <w:pStyle w:val="CommentText"/>
      </w:pPr>
    </w:p>
    <w:p w14:paraId="16F252AA" w14:textId="3C4340E6" w:rsidR="00B900F3" w:rsidRDefault="00B900F3">
      <w:pPr>
        <w:pStyle w:val="CommentText"/>
      </w:pPr>
      <w:r>
        <w:t xml:space="preserve">Handled in later Section. </w:t>
      </w:r>
    </w:p>
    <w:p w14:paraId="6959FCC7" w14:textId="7B1D92E4" w:rsidR="00B900F3" w:rsidRDefault="00B900F3">
      <w:pPr>
        <w:pStyle w:val="CommentText"/>
      </w:pPr>
      <w:r>
        <w:t>DONE</w:t>
      </w:r>
    </w:p>
  </w:comment>
  <w:comment w:id="8194" w:author="Steve Hanson" w:date="2013-07-24T17:51:00Z" w:initials="SMH">
    <w:p w14:paraId="03CE56A2" w14:textId="77777777" w:rsidR="00B900F3" w:rsidRDefault="00B900F3">
      <w:pPr>
        <w:pStyle w:val="CommentText"/>
      </w:pPr>
      <w:r>
        <w:rPr>
          <w:rStyle w:val="CommentReference"/>
        </w:rPr>
        <w:annotationRef/>
      </w:r>
      <w:r>
        <w:t>I think ‘item’ should be ‘element’ (4 occurrences)</w:t>
      </w:r>
    </w:p>
    <w:p w14:paraId="1FC8E79E" w14:textId="77777777" w:rsidR="00B900F3" w:rsidRDefault="00B900F3">
      <w:pPr>
        <w:pStyle w:val="CommentText"/>
      </w:pPr>
    </w:p>
    <w:p w14:paraId="796A55FC" w14:textId="7F71B096" w:rsidR="00B900F3" w:rsidRDefault="00B900F3">
      <w:pPr>
        <w:pStyle w:val="CommentText"/>
      </w:pPr>
      <w:r>
        <w:t>DONE</w:t>
      </w:r>
    </w:p>
  </w:comment>
  <w:comment w:id="8204" w:author="Steve Hanson" w:date="2013-07-24T17:51:00Z" w:initials="SMH">
    <w:p w14:paraId="734307BE" w14:textId="77777777" w:rsidR="00B900F3" w:rsidRDefault="00B900F3">
      <w:pPr>
        <w:pStyle w:val="CommentText"/>
      </w:pPr>
      <w:r>
        <w:rPr>
          <w:rStyle w:val="CommentReference"/>
        </w:rPr>
        <w:annotationRef/>
      </w:r>
      <w:r>
        <w:t>Needs improving as could be read that the preceding field is an element in its own right.</w:t>
      </w:r>
    </w:p>
    <w:p w14:paraId="15E2F237" w14:textId="77777777" w:rsidR="00B900F3" w:rsidRDefault="00B900F3">
      <w:pPr>
        <w:pStyle w:val="CommentText"/>
      </w:pPr>
    </w:p>
    <w:p w14:paraId="3E72DED4" w14:textId="57DB435B" w:rsidR="00B900F3" w:rsidRDefault="00B900F3">
      <w:pPr>
        <w:pStyle w:val="CommentText"/>
      </w:pPr>
      <w:r>
        <w:t>DONE</w:t>
      </w:r>
    </w:p>
  </w:comment>
  <w:comment w:id="8201" w:author="Steve Hanson" w:date="2013-07-24T17:51:00Z" w:initials="SMH">
    <w:p w14:paraId="7F52B1C3" w14:textId="5F992D52" w:rsidR="00B900F3" w:rsidRDefault="00B900F3">
      <w:pPr>
        <w:pStyle w:val="CommentText"/>
      </w:pPr>
      <w:r>
        <w:rPr>
          <w:rStyle w:val="CommentReference"/>
        </w:rPr>
        <w:annotationRef/>
      </w:r>
      <w:r>
        <w:t>Font, and ‘using the dfdl:prefixLengthType property’ for consistency</w:t>
      </w:r>
    </w:p>
  </w:comment>
  <w:comment w:id="8219" w:author="mbeckerle" w:date="2013-07-24T17:51:00Z" w:initials="m">
    <w:p w14:paraId="4ECD50E0" w14:textId="01FAFFF3" w:rsidR="00B900F3" w:rsidRDefault="00B900F3">
      <w:pPr>
        <w:pStyle w:val="CommentText"/>
      </w:pPr>
      <w:r>
        <w:rPr>
          <w:rStyle w:val="CommentReference"/>
        </w:rPr>
        <w:annotationRef/>
      </w:r>
      <w:r>
        <w:t>Errata 2.90 Done</w:t>
      </w:r>
    </w:p>
  </w:comment>
  <w:comment w:id="8264" w:author="mbeckerle" w:date="2013-07-24T17:51:00Z" w:initials="m">
    <w:p w14:paraId="44A9A71B" w14:textId="620BAC1A" w:rsidR="00B900F3" w:rsidRDefault="00B900F3">
      <w:pPr>
        <w:pStyle w:val="CommentText"/>
      </w:pPr>
      <w:r>
        <w:rPr>
          <w:rStyle w:val="CommentReference"/>
        </w:rPr>
        <w:annotationRef/>
      </w:r>
      <w:r>
        <w:rPr>
          <w:rFonts w:cs="Arial"/>
          <w:i/>
          <w:lang w:eastAsia="en-GB"/>
        </w:rPr>
        <w:t xml:space="preserve">Errata 2.100 - </w:t>
      </w:r>
      <w:r w:rsidRPr="006706E8">
        <w:rPr>
          <w:rFonts w:cs="Arial"/>
          <w:i/>
          <w:lang w:eastAsia="en-GB"/>
        </w:rPr>
        <w:t>Section 12.3.1</w:t>
      </w:r>
      <w:r>
        <w:rPr>
          <w:rFonts w:cs="Arial"/>
          <w:lang w:eastAsia="en-GB"/>
        </w:rPr>
        <w:t>. DONE</w:t>
      </w:r>
    </w:p>
  </w:comment>
  <w:comment w:id="8383" w:author="mbeckerle" w:date="2013-07-24T17:51:00Z" w:initials="m">
    <w:p w14:paraId="60C8619C" w14:textId="77777777" w:rsidR="00B900F3" w:rsidRDefault="00B900F3" w:rsidP="00055A36">
      <w:pPr>
        <w:spacing w:after="240"/>
        <w:rPr>
          <w:rFonts w:cs="Arial"/>
          <w:sz w:val="24"/>
          <w:szCs w:val="24"/>
        </w:rPr>
      </w:pPr>
      <w:r>
        <w:rPr>
          <w:rStyle w:val="CommentReference"/>
        </w:rPr>
        <w:annotationRef/>
      </w:r>
      <w:r>
        <w:rPr>
          <w:rFonts w:cs="Arial"/>
          <w:sz w:val="24"/>
          <w:szCs w:val="24"/>
        </w:rPr>
        <w:t>SMH said in email</w:t>
      </w:r>
    </w:p>
    <w:p w14:paraId="27A2428D" w14:textId="77777777" w:rsidR="00B900F3" w:rsidRDefault="00B900F3" w:rsidP="00055A36">
      <w:pPr>
        <w:spacing w:after="240"/>
        <w:rPr>
          <w:rFonts w:cs="Arial"/>
          <w:sz w:val="24"/>
          <w:szCs w:val="24"/>
        </w:rPr>
      </w:pPr>
    </w:p>
    <w:p w14:paraId="2C2C498F" w14:textId="025590D7" w:rsidR="00B900F3" w:rsidRDefault="00B900F3" w:rsidP="00055A36">
      <w:pPr>
        <w:spacing w:after="240"/>
        <w:rPr>
          <w:rFonts w:ascii="Times New Roman" w:hAnsi="Times New Roman"/>
          <w:sz w:val="24"/>
          <w:szCs w:val="24"/>
        </w:rPr>
      </w:pPr>
      <w:r w:rsidRPr="00055A36">
        <w:rPr>
          <w:rFonts w:cs="Arial"/>
          <w:sz w:val="24"/>
          <w:szCs w:val="24"/>
        </w:rPr>
        <w:t>Uses the terms "scanning" and "scanned" but because elements can be packed binary or hex binary, this does not match the definition of 'Scannable' in the Glossary.</w:t>
      </w:r>
      <w:r w:rsidRPr="00055A36">
        <w:rPr>
          <w:rFonts w:ascii="Times New Roman" w:hAnsi="Times New Roman"/>
          <w:sz w:val="24"/>
          <w:szCs w:val="24"/>
        </w:rPr>
        <w:t xml:space="preserve"> </w:t>
      </w:r>
    </w:p>
    <w:p w14:paraId="16DFE8C7" w14:textId="77777777" w:rsidR="00B900F3" w:rsidRPr="00055A36" w:rsidRDefault="00B900F3" w:rsidP="00055A36">
      <w:pPr>
        <w:spacing w:after="240"/>
        <w:rPr>
          <w:rFonts w:ascii="Times New Roman" w:hAnsi="Times New Roman"/>
          <w:sz w:val="24"/>
          <w:szCs w:val="24"/>
        </w:rPr>
      </w:pPr>
    </w:p>
    <w:p w14:paraId="3A0EB1D1" w14:textId="77777777" w:rsidR="00B900F3" w:rsidRPr="00055A36" w:rsidRDefault="00B900F3" w:rsidP="00055A36">
      <w:pPr>
        <w:spacing w:before="0" w:after="0"/>
        <w:rPr>
          <w:rFonts w:ascii="Times New Roman" w:hAnsi="Times New Roman"/>
          <w:sz w:val="24"/>
          <w:szCs w:val="24"/>
        </w:rPr>
      </w:pPr>
      <w:r w:rsidRPr="00055A36">
        <w:rPr>
          <w:rFonts w:ascii="Times New Roman" w:hAnsi="Times New Roman"/>
          <w:sz w:val="24"/>
          <w:szCs w:val="24"/>
        </w:rPr>
        <w:t>OPEN - Actually I think this is ok. Unless we decide to change it, the glossary has "scan" and "scannable". To scan is a verb, it means to examine the data looking for delimiters or matches to regular expressions, and this is the sense in which "scanning" and "is scanned" is used in this section.</w:t>
      </w:r>
      <w:r w:rsidRPr="00055A36">
        <w:rPr>
          <w:rFonts w:ascii="Times New Roman" w:hAnsi="Times New Roman"/>
          <w:sz w:val="24"/>
          <w:szCs w:val="24"/>
        </w:rPr>
        <w:br/>
      </w:r>
      <w:r w:rsidRPr="00055A36">
        <w:rPr>
          <w:rFonts w:ascii="Times New Roman" w:hAnsi="Times New Roman"/>
          <w:sz w:val="24"/>
          <w:szCs w:val="24"/>
        </w:rPr>
        <w:br/>
        <w:t xml:space="preserve">Scannable means the schema is defined in such a way that a scan is always expected see data that is meaningful when interpreted as text (modulo decode errors). </w:t>
      </w:r>
    </w:p>
    <w:p w14:paraId="5301BCF4" w14:textId="04BAB37D" w:rsidR="00B900F3" w:rsidRDefault="00B900F3">
      <w:pPr>
        <w:pStyle w:val="CommentText"/>
      </w:pPr>
    </w:p>
  </w:comment>
  <w:comment w:id="8411" w:author="mbeckerle" w:date="2013-07-24T17:51:00Z" w:initials="m">
    <w:p w14:paraId="599A18AE" w14:textId="703D658F" w:rsidR="00B900F3" w:rsidRDefault="00B900F3">
      <w:pPr>
        <w:pStyle w:val="CommentText"/>
      </w:pPr>
      <w:r>
        <w:rPr>
          <w:rStyle w:val="CommentReference"/>
        </w:rPr>
        <w:annotationRef/>
      </w:r>
      <w:r>
        <w:rPr>
          <w:rFonts w:cs="Arial"/>
          <w:b/>
          <w:lang w:eastAsia="en-GB"/>
        </w:rPr>
        <w:t xml:space="preserve">Errata </w:t>
      </w:r>
      <w:r w:rsidRPr="00694231">
        <w:rPr>
          <w:rFonts w:cs="Arial"/>
          <w:b/>
          <w:lang w:eastAsia="en-GB"/>
        </w:rPr>
        <w:t>2.97</w:t>
      </w:r>
      <w:r>
        <w:rPr>
          <w:rFonts w:cs="Arial"/>
          <w:lang w:eastAsia="en-GB"/>
        </w:rPr>
        <w:t xml:space="preserve">. </w:t>
      </w:r>
      <w:r>
        <w:rPr>
          <w:rFonts w:cs="Arial"/>
          <w:i/>
          <w:lang w:eastAsia="en-GB"/>
        </w:rPr>
        <w:t>Done</w:t>
      </w:r>
    </w:p>
  </w:comment>
  <w:comment w:id="8430" w:author="Steve Hanson" w:date="2013-07-24T17:51:00Z" w:initials="SMH">
    <w:p w14:paraId="58F2F3BB" w14:textId="77777777" w:rsidR="00B900F3" w:rsidRDefault="00B900F3">
      <w:pPr>
        <w:pStyle w:val="CommentText"/>
      </w:pPr>
      <w:r>
        <w:rPr>
          <w:rStyle w:val="CommentReference"/>
        </w:rPr>
        <w:annotationRef/>
      </w:r>
      <w:r>
        <w:t xml:space="preserve">Errata 2.34: Clarify </w:t>
      </w:r>
      <w:r w:rsidRPr="007B5B11">
        <w:rPr>
          <w:b/>
        </w:rPr>
        <w:t>DONE</w:t>
      </w:r>
    </w:p>
  </w:comment>
  <w:comment w:id="8469" w:author="mbeckerle" w:date="2013-07-24T17:51:00Z" w:initials="m">
    <w:p w14:paraId="5CD581D3" w14:textId="384E89FD" w:rsidR="00B900F3" w:rsidRDefault="00B900F3">
      <w:pPr>
        <w:pStyle w:val="CommentText"/>
      </w:pPr>
      <w:r>
        <w:rPr>
          <w:rStyle w:val="CommentReference"/>
        </w:rPr>
        <w:annotationRef/>
      </w:r>
      <w:r>
        <w:t>Changed to new terminology.</w:t>
      </w:r>
    </w:p>
  </w:comment>
  <w:comment w:id="8477" w:author="mbeckerle" w:date="2013-07-24T17:51:00Z" w:initials="m">
    <w:p w14:paraId="139A75E8" w14:textId="53D0D109" w:rsidR="00B900F3" w:rsidRDefault="00B900F3">
      <w:pPr>
        <w:pStyle w:val="CommentText"/>
      </w:pPr>
      <w:r>
        <w:rPr>
          <w:rStyle w:val="CommentReference"/>
        </w:rPr>
        <w:annotationRef/>
      </w:r>
      <w:r>
        <w:t>Errata 2.82 (part thereof)</w:t>
      </w:r>
    </w:p>
  </w:comment>
  <w:comment w:id="8486" w:author="mbeckerle" w:date="2013-07-24T17:51:00Z" w:initials="m">
    <w:p w14:paraId="4B94E53C" w14:textId="245CB0A3" w:rsidR="00B900F3" w:rsidRDefault="00B900F3">
      <w:pPr>
        <w:pStyle w:val="CommentText"/>
      </w:pPr>
      <w:r>
        <w:rPr>
          <w:rStyle w:val="CommentReference"/>
        </w:rPr>
        <w:annotationRef/>
      </w:r>
      <w:r>
        <w:t>DONE</w:t>
      </w:r>
    </w:p>
    <w:p w14:paraId="5C41CDDD" w14:textId="2489EC53" w:rsidR="00B900F3" w:rsidRDefault="00B900F3">
      <w:pPr>
        <w:pStyle w:val="CommentText"/>
      </w:pPr>
      <w:r>
        <w:t>This contradicts the table in the section on binaryNumberRep which specifically allows binaryNumberRep=’binary’ for decimal, integer, and nonNegativeInteger types.</w:t>
      </w:r>
    </w:p>
    <w:p w14:paraId="58126F8E" w14:textId="77777777" w:rsidR="00B900F3" w:rsidRDefault="00B900F3">
      <w:pPr>
        <w:pStyle w:val="CommentText"/>
      </w:pPr>
    </w:p>
    <w:p w14:paraId="564E923F" w14:textId="1F4D57CD" w:rsidR="00B900F3" w:rsidRDefault="00B900F3">
      <w:pPr>
        <w:pStyle w:val="CommentText"/>
      </w:pPr>
      <w:r>
        <w:t>Withdrawn (DONE)</w:t>
      </w:r>
    </w:p>
    <w:p w14:paraId="126C7BF5" w14:textId="77777777" w:rsidR="00B900F3" w:rsidRDefault="00B900F3">
      <w:pPr>
        <w:pStyle w:val="CommentText"/>
      </w:pPr>
    </w:p>
    <w:p w14:paraId="12F120A7" w14:textId="477E6C6D" w:rsidR="00B900F3" w:rsidRDefault="00B900F3">
      <w:pPr>
        <w:pStyle w:val="CommentText"/>
      </w:pPr>
      <w:r>
        <w:t>SMH: Not sure why this contradicts? These rules are now expressed in Table 16 so might be better to ref that instead. If not, this para needs augmenting with stuff about binaryCalendarRep which is missing.</w:t>
      </w:r>
    </w:p>
    <w:p w14:paraId="752E0FF0" w14:textId="03265A6F" w:rsidR="00B900F3" w:rsidRDefault="00B900F3">
      <w:pPr>
        <w:pStyle w:val="CommentText"/>
      </w:pPr>
      <w:r>
        <w:t>(DONE)</w:t>
      </w:r>
    </w:p>
  </w:comment>
  <w:comment w:id="8487" w:author="Steve Hanson" w:date="2013-07-24T17:51:00Z" w:initials="SMH">
    <w:p w14:paraId="021D5220" w14:textId="05903F3A" w:rsidR="00B900F3" w:rsidRDefault="00B900F3">
      <w:pPr>
        <w:pStyle w:val="CommentText"/>
      </w:pPr>
      <w:r>
        <w:rPr>
          <w:rStyle w:val="CommentReference"/>
        </w:rPr>
        <w:annotationRef/>
      </w:r>
      <w:r>
        <w:t>2.97 Tidied and corrected. DONE</w:t>
      </w:r>
    </w:p>
  </w:comment>
  <w:comment w:id="8491" w:author="Steve Hanson" w:date="2013-07-24T17:51:00Z" w:initials="SMH">
    <w:p w14:paraId="6BD1F5BB" w14:textId="52A11A16" w:rsidR="00B900F3" w:rsidRDefault="00B900F3">
      <w:pPr>
        <w:pStyle w:val="CommentText"/>
      </w:pPr>
      <w:r>
        <w:rPr>
          <w:rStyle w:val="CommentReference"/>
        </w:rPr>
        <w:annotationRef/>
      </w:r>
      <w:r>
        <w:t>The table contains rows that are not possible. There are restrictions on what binary data is allowed to have lengthKind ‘delimited’. However, later sections for ‘pattern’ and ‘prefixed’ refer to this information. Need to think how best to organize the table.</w:t>
      </w:r>
    </w:p>
    <w:p w14:paraId="7CB452E4" w14:textId="77777777" w:rsidR="00B900F3" w:rsidRDefault="00B900F3">
      <w:pPr>
        <w:pStyle w:val="CommentText"/>
      </w:pPr>
    </w:p>
    <w:p w14:paraId="1479D79E" w14:textId="542972B2" w:rsidR="00B900F3" w:rsidRDefault="00B900F3">
      <w:pPr>
        <w:pStyle w:val="CommentText"/>
      </w:pPr>
      <w:r>
        <w:t>Table moved down to section on prefixed lengthKind. Comment did not go with… drat.</w:t>
      </w:r>
    </w:p>
    <w:p w14:paraId="740B495D" w14:textId="0E3298F4" w:rsidR="00B900F3" w:rsidRDefault="00B900F3">
      <w:pPr>
        <w:pStyle w:val="CommentText"/>
      </w:pPr>
      <w:r>
        <w:t>(DONE)</w:t>
      </w:r>
    </w:p>
  </w:comment>
  <w:comment w:id="8565" w:author="mbeckerle" w:date="2013-07-24T17:51:00Z" w:initials="m">
    <w:p w14:paraId="128CFC5F" w14:textId="4058E3F5" w:rsidR="00B900F3" w:rsidRDefault="00B900F3" w:rsidP="00C15F20">
      <w:pPr>
        <w:pStyle w:val="CommentText"/>
      </w:pPr>
      <w:r>
        <w:rPr>
          <w:rStyle w:val="CommentReference"/>
        </w:rPr>
        <w:annotationRef/>
      </w:r>
      <w:r>
        <w:t>Errata 2.82 (part thereof) DONE</w:t>
      </w:r>
    </w:p>
  </w:comment>
  <w:comment w:id="8579" w:author="Steve Hanson" w:date="2013-07-24T17:51:00Z" w:initials="SMH">
    <w:p w14:paraId="14C9934A" w14:textId="4C583EA7" w:rsidR="00B900F3" w:rsidRDefault="00B900F3">
      <w:pPr>
        <w:pStyle w:val="CommentText"/>
      </w:pPr>
      <w:r>
        <w:rPr>
          <w:rStyle w:val="CommentReference"/>
        </w:rPr>
        <w:annotationRef/>
      </w:r>
      <w:r>
        <w:t>Changed lengths to bits to match all other tables</w:t>
      </w:r>
    </w:p>
    <w:p w14:paraId="3600DDC8" w14:textId="412F4EA1" w:rsidR="00B900F3" w:rsidRDefault="00B900F3">
      <w:pPr>
        <w:pStyle w:val="CommentText"/>
      </w:pPr>
      <w:r>
        <w:t>(Note: table this was a comment on has been moved.)</w:t>
      </w:r>
    </w:p>
    <w:p w14:paraId="5A49181F" w14:textId="4EE84982" w:rsidR="00B900F3" w:rsidRDefault="00B900F3">
      <w:pPr>
        <w:pStyle w:val="CommentText"/>
      </w:pPr>
      <w:r>
        <w:t>DONE</w:t>
      </w:r>
    </w:p>
  </w:comment>
  <w:comment w:id="8587" w:author="mbeckerle" w:date="2013-07-24T17:51:00Z" w:initials="m">
    <w:p w14:paraId="0A56F4CE" w14:textId="1552FF27" w:rsidR="00B900F3" w:rsidRDefault="00B900F3">
      <w:pPr>
        <w:pStyle w:val="CommentText"/>
      </w:pPr>
      <w:r>
        <w:rPr>
          <w:rStyle w:val="CommentReference"/>
        </w:rPr>
        <w:annotationRef/>
      </w:r>
      <w:r>
        <w:t>DONE: specified length means fixed, explicit, prefixed. But why can’t one have a contained element of type pattern? When searching for the pattern match, delimiter scanning is suspended (already says this in section on lengthKind pattern), so this will naturally nest just like specified lengths.</w:t>
      </w:r>
    </w:p>
    <w:p w14:paraId="1B00BC30" w14:textId="77777777" w:rsidR="00B900F3" w:rsidRDefault="00B900F3">
      <w:pPr>
        <w:pStyle w:val="CommentText"/>
      </w:pPr>
      <w:r>
        <w:t>SMH: Agree. Tim suggests that the sections on explicit, etc, should also say that data is extracted without regard to any in-scope delimiters.</w:t>
      </w:r>
    </w:p>
    <w:p w14:paraId="727D3180" w14:textId="77777777" w:rsidR="00B900F3" w:rsidRDefault="00B900F3">
      <w:pPr>
        <w:pStyle w:val="CommentText"/>
      </w:pPr>
    </w:p>
    <w:p w14:paraId="47E0F7BB" w14:textId="1C8CA112" w:rsidR="00B900F3" w:rsidRDefault="00B900F3">
      <w:pPr>
        <w:pStyle w:val="CommentText"/>
      </w:pPr>
      <w:r>
        <w:t>Fixed (DONE)</w:t>
      </w:r>
    </w:p>
  </w:comment>
  <w:comment w:id="8584" w:author="Steve Hanson" w:date="2013-07-24T17:51:00Z" w:initials="SMH">
    <w:p w14:paraId="7B7D40FF" w14:textId="77777777" w:rsidR="00B900F3" w:rsidRDefault="00B900F3">
      <w:pPr>
        <w:pStyle w:val="CommentText"/>
      </w:pPr>
      <w:r>
        <w:rPr>
          <w:rStyle w:val="CommentReference"/>
        </w:rPr>
        <w:annotationRef/>
      </w:r>
      <w:r>
        <w:t>Errata 3.3 specifies the rules for this</w:t>
      </w:r>
    </w:p>
    <w:p w14:paraId="482C4EC5" w14:textId="77777777" w:rsidR="00B900F3" w:rsidRDefault="00B900F3">
      <w:pPr>
        <w:pStyle w:val="CommentText"/>
      </w:pPr>
    </w:p>
    <w:p w14:paraId="66D6AE0F" w14:textId="54E07520" w:rsidR="00B900F3" w:rsidRDefault="00B900F3">
      <w:pPr>
        <w:pStyle w:val="CommentText"/>
      </w:pPr>
      <w:r>
        <w:t>DONE</w:t>
      </w:r>
    </w:p>
  </w:comment>
  <w:comment w:id="8585" w:author="mbeckerle" w:date="2013-07-24T17:51:00Z" w:initials="m">
    <w:p w14:paraId="41FA3A3F" w14:textId="1008CE72" w:rsidR="00B900F3" w:rsidRDefault="00B900F3">
      <w:pPr>
        <w:pStyle w:val="CommentText"/>
      </w:pPr>
      <w:r>
        <w:rPr>
          <w:rStyle w:val="CommentReference"/>
        </w:rPr>
        <w:annotationRef/>
      </w:r>
      <w:r>
        <w:t>I think this is DONE. Is there more to say here. Not much in Errata 3.3 to put here.</w:t>
      </w:r>
    </w:p>
    <w:p w14:paraId="66CCE501" w14:textId="77777777" w:rsidR="00B900F3" w:rsidRDefault="00B900F3">
      <w:pPr>
        <w:pStyle w:val="CommentText"/>
      </w:pPr>
    </w:p>
    <w:p w14:paraId="5D7A3399" w14:textId="7A28B621" w:rsidR="00B900F3" w:rsidRDefault="00B900F3">
      <w:pPr>
        <w:pStyle w:val="CommentText"/>
      </w:pPr>
      <w:r>
        <w:t>(DONE) until reviewed.</w:t>
      </w:r>
    </w:p>
  </w:comment>
  <w:comment w:id="8629" w:author="mbeckerle" w:date="2013-07-24T17:51:00Z" w:initials="m">
    <w:p w14:paraId="0DA41944" w14:textId="3E70DA0E" w:rsidR="00B900F3" w:rsidRDefault="00B900F3">
      <w:pPr>
        <w:pStyle w:val="CommentText"/>
      </w:pPr>
      <w:r>
        <w:rPr>
          <w:rStyle w:val="CommentReference"/>
        </w:rPr>
        <w:annotationRef/>
      </w:r>
      <w:r>
        <w:t>DONE</w:t>
      </w:r>
    </w:p>
    <w:p w14:paraId="2471BDBD" w14:textId="77777777" w:rsidR="00B900F3" w:rsidRDefault="00B900F3">
      <w:pPr>
        <w:pStyle w:val="CommentText"/>
      </w:pPr>
      <w:r>
        <w:t xml:space="preserve">Do we disallow binaryNumberRep=’binary’ with delimited lengthKind?  </w:t>
      </w:r>
    </w:p>
    <w:p w14:paraId="0A6A1A37" w14:textId="77777777" w:rsidR="00B900F3" w:rsidRDefault="00B900F3">
      <w:pPr>
        <w:pStyle w:val="CommentText"/>
      </w:pPr>
      <w:r>
        <w:t xml:space="preserve">SMH: Agreed to disallow 'binary'. </w:t>
      </w:r>
    </w:p>
    <w:p w14:paraId="5EA8476E" w14:textId="4F24FB56" w:rsidR="00B900F3" w:rsidRDefault="00B900F3">
      <w:pPr>
        <w:pStyle w:val="CommentText"/>
      </w:pPr>
      <w:r>
        <w:t xml:space="preserve">MikeB: revised misleading text.                     </w:t>
      </w:r>
    </w:p>
    <w:p w14:paraId="5893EACA" w14:textId="77777777" w:rsidR="00B900F3" w:rsidRDefault="00B900F3">
      <w:pPr>
        <w:pStyle w:val="CommentText"/>
      </w:pPr>
      <w:r>
        <w:t>Inconsistent with scannability requirement, stipulated above.</w:t>
      </w:r>
    </w:p>
  </w:comment>
  <w:comment w:id="8751" w:author="Steve Hanson" w:date="2013-07-24T17:51:00Z" w:initials="SMH">
    <w:p w14:paraId="0F335E57" w14:textId="77777777" w:rsidR="00B900F3" w:rsidRDefault="00B900F3">
      <w:pPr>
        <w:pStyle w:val="CommentText"/>
      </w:pPr>
      <w:r>
        <w:rPr>
          <w:rStyle w:val="CommentReference"/>
        </w:rPr>
        <w:annotationRef/>
      </w:r>
      <w:r>
        <w:t>Errata 2.9 clarifies what this mean for lengthUnits ‘bytes’</w:t>
      </w:r>
    </w:p>
    <w:p w14:paraId="3CE4A975" w14:textId="77777777" w:rsidR="00B900F3" w:rsidRDefault="00B900F3">
      <w:pPr>
        <w:pStyle w:val="CommentText"/>
      </w:pPr>
    </w:p>
    <w:p w14:paraId="2B45B044" w14:textId="2B87F479" w:rsidR="00B900F3" w:rsidRDefault="00B900F3">
      <w:pPr>
        <w:pStyle w:val="CommentText"/>
      </w:pPr>
      <w:r>
        <w:t>DONE</w:t>
      </w:r>
    </w:p>
  </w:comment>
  <w:comment w:id="8756" w:author="Steve Hanson" w:date="2013-07-24T17:51:00Z" w:initials="SMH">
    <w:p w14:paraId="229AE3BE" w14:textId="77777777" w:rsidR="00B900F3" w:rsidRDefault="00B900F3">
      <w:pPr>
        <w:pStyle w:val="CommentText"/>
      </w:pPr>
      <w:r>
        <w:rPr>
          <w:rStyle w:val="CommentReference"/>
        </w:rPr>
        <w:annotationRef/>
      </w:r>
      <w:r>
        <w:t>Might be better as part of the final bullet in the list below the table?</w:t>
      </w:r>
    </w:p>
    <w:p w14:paraId="169CAFBF" w14:textId="77777777" w:rsidR="00B900F3" w:rsidRDefault="00B900F3">
      <w:pPr>
        <w:pStyle w:val="CommentText"/>
      </w:pPr>
    </w:p>
    <w:p w14:paraId="140EE1E6" w14:textId="19FCDED1" w:rsidR="00B900F3" w:rsidRDefault="00B900F3">
      <w:pPr>
        <w:pStyle w:val="CommentText"/>
      </w:pPr>
      <w:r>
        <w:t>DONE there also.</w:t>
      </w:r>
    </w:p>
  </w:comment>
  <w:comment w:id="8759" w:author="Steve Hanson" w:date="2013-07-24T17:51:00Z" w:initials="Steve Han">
    <w:p w14:paraId="54192BB6" w14:textId="77777777" w:rsidR="00B900F3" w:rsidRDefault="00B900F3" w:rsidP="00F8361A">
      <w:r>
        <w:annotationRef/>
      </w:r>
      <w:r>
        <w:t>Errata 2.9 clarifies what this mean for lengthUnits ‘bytes’</w:t>
      </w:r>
    </w:p>
    <w:p w14:paraId="14FCBC7D" w14:textId="77777777" w:rsidR="00B900F3" w:rsidRDefault="00B900F3" w:rsidP="00F8361A"/>
    <w:p w14:paraId="3ED7C29B" w14:textId="76517AD0" w:rsidR="00B900F3" w:rsidRDefault="00B900F3" w:rsidP="00F8361A">
      <w:pPr>
        <w:rPr>
          <w:rFonts w:cs="Arial"/>
          <w:lang w:eastAsia="zh-CN"/>
        </w:rPr>
      </w:pPr>
      <w:r>
        <w:t>DONE</w:t>
      </w:r>
    </w:p>
  </w:comment>
  <w:comment w:id="8760" w:author="Mike Beckerle" w:date="2013-07-24T17:51:00Z" w:initials="Mike Beck">
    <w:p w14:paraId="45715470" w14:textId="77777777" w:rsidR="00B900F3" w:rsidRDefault="00B900F3" w:rsidP="00F8361A">
      <w:pPr>
        <w:overflowPunct w:val="0"/>
        <w:spacing w:line="0" w:lineRule="atLeast"/>
        <w:rPr>
          <w:rFonts w:ascii="Ubuntu" w:eastAsia="WenQuanYi Micro Hei" w:hAnsi="Ubuntu" w:cs="Lohit Hindi"/>
          <w:i/>
          <w:sz w:val="16"/>
          <w:szCs w:val="24"/>
          <w:lang w:bidi="hi-IN"/>
        </w:rPr>
      </w:pPr>
      <w:r>
        <w:annotationRef/>
      </w:r>
      <w:r>
        <w:rPr>
          <w:rFonts w:ascii="Ubuntu" w:eastAsia="WenQuanYi Micro Hei" w:hAnsi="Ubuntu" w:cs="Lohit Hindi" w:hint="eastAsia"/>
          <w:i/>
          <w:sz w:val="16"/>
          <w:szCs w:val="24"/>
          <w:lang w:bidi="hi-IN"/>
        </w:rPr>
        <w:t>Reply to Steve Hanson (03/01/2012, 11:41): "..."</w:t>
      </w:r>
    </w:p>
    <w:p w14:paraId="27C1137F" w14:textId="77777777" w:rsidR="00B900F3" w:rsidRDefault="00B900F3" w:rsidP="00F8361A">
      <w:pPr>
        <w:rPr>
          <w:rFonts w:ascii="Ubuntu" w:hAnsi="Ubuntu" w:cs="Arial"/>
          <w:lang w:bidi="hi-IN"/>
        </w:rPr>
      </w:pPr>
      <w:r>
        <w:rPr>
          <w:rFonts w:ascii="Ubuntu" w:hAnsi="Ubuntu" w:hint="eastAsia"/>
          <w:lang w:bidi="hi-IN"/>
        </w:rPr>
        <w:t>DONE</w:t>
      </w:r>
    </w:p>
  </w:comment>
  <w:comment w:id="8812" w:author="mbeckerle" w:date="2013-07-24T17:51:00Z" w:initials="m">
    <w:p w14:paraId="4DCDE433" w14:textId="32D4B3F2" w:rsidR="00B900F3" w:rsidRDefault="00B900F3">
      <w:pPr>
        <w:pStyle w:val="CommentText"/>
      </w:pPr>
      <w:r>
        <w:rPr>
          <w:rStyle w:val="CommentReference"/>
        </w:rPr>
        <w:annotationRef/>
      </w:r>
      <w:r>
        <w:t>Errata 2.131 DONE</w:t>
      </w:r>
    </w:p>
  </w:comment>
  <w:comment w:id="8870" w:author="mbeckerle" w:date="2013-07-24T17:51:00Z" w:initials="m">
    <w:p w14:paraId="3515BB91" w14:textId="77777777" w:rsidR="00B900F3" w:rsidRDefault="00B900F3" w:rsidP="00016672">
      <w:pPr>
        <w:overflowPunct w:val="0"/>
        <w:spacing w:line="0" w:lineRule="atLeast"/>
        <w:rPr>
          <w:rFonts w:ascii="Ubuntu" w:eastAsia="WenQuanYi Micro Hei" w:hAnsi="Ubuntu" w:cs="Lohit Hindi"/>
          <w:szCs w:val="24"/>
          <w:lang w:bidi="hi-IN"/>
        </w:rPr>
      </w:pPr>
      <w:r>
        <w:rPr>
          <w:rStyle w:val="CommentReference"/>
        </w:rPr>
        <w:annotationRef/>
      </w:r>
      <w:r>
        <w:rPr>
          <w:rFonts w:ascii="Ubuntu" w:eastAsia="WenQuanYi Micro Hei" w:hAnsi="Ubuntu" w:cs="Lohit Hindi" w:hint="eastAsia"/>
          <w:szCs w:val="24"/>
          <w:lang w:bidi="hi-IN"/>
        </w:rPr>
        <w:t>Errata 2.6 DONE</w:t>
      </w:r>
    </w:p>
    <w:p w14:paraId="1DC967A5" w14:textId="77777777" w:rsidR="00B900F3" w:rsidRDefault="00B900F3">
      <w:pPr>
        <w:pStyle w:val="CommentText"/>
      </w:pPr>
    </w:p>
  </w:comment>
  <w:comment w:id="8880" w:author="Steve Hanson" w:date="2013-07-24T17:51:00Z" w:initials="SMH">
    <w:p w14:paraId="0C3FD153" w14:textId="77777777" w:rsidR="00B900F3" w:rsidRDefault="00B900F3">
      <w:pPr>
        <w:pStyle w:val="CommentText"/>
      </w:pPr>
      <w:r>
        <w:rPr>
          <w:rStyle w:val="CommentReference"/>
        </w:rPr>
        <w:annotationRef/>
      </w:r>
      <w:r>
        <w:t>‘prefixed’</w:t>
      </w:r>
    </w:p>
    <w:p w14:paraId="7B3BDE06" w14:textId="77777777" w:rsidR="00B900F3" w:rsidRDefault="00B900F3">
      <w:pPr>
        <w:pStyle w:val="CommentText"/>
      </w:pPr>
    </w:p>
    <w:p w14:paraId="42C19885" w14:textId="18050866" w:rsidR="00B900F3" w:rsidRDefault="00B900F3">
      <w:pPr>
        <w:pStyle w:val="CommentText"/>
      </w:pPr>
      <w:r>
        <w:t>DONE</w:t>
      </w:r>
    </w:p>
  </w:comment>
  <w:comment w:id="8884" w:author="mbeckerle" w:date="2013-07-24T17:51:00Z" w:initials="m">
    <w:p w14:paraId="0B66082C" w14:textId="2FED9BCF" w:rsidR="00B900F3" w:rsidRDefault="00B900F3">
      <w:pPr>
        <w:pStyle w:val="CommentText"/>
      </w:pPr>
      <w:r>
        <w:rPr>
          <w:rStyle w:val="CommentReference"/>
        </w:rPr>
        <w:annotationRef/>
      </w:r>
      <w:r>
        <w:t xml:space="preserve">Errata 2.14 as revised </w:t>
      </w:r>
    </w:p>
    <w:p w14:paraId="0E60BADE" w14:textId="497F20C7" w:rsidR="00B900F3" w:rsidRDefault="00B900F3">
      <w:pPr>
        <w:pStyle w:val="CommentText"/>
      </w:pPr>
      <w:r>
        <w:t>DONE</w:t>
      </w:r>
    </w:p>
  </w:comment>
  <w:comment w:id="8883" w:author="Steve Hanson" w:date="2013-07-24T17:51:00Z" w:initials="SMH">
    <w:p w14:paraId="24C361C0" w14:textId="77777777" w:rsidR="00B900F3" w:rsidRDefault="00B900F3">
      <w:pPr>
        <w:pStyle w:val="CommentText"/>
      </w:pPr>
      <w:r>
        <w:rPr>
          <w:rStyle w:val="CommentReference"/>
        </w:rPr>
        <w:annotationRef/>
      </w:r>
      <w:r>
        <w:t>Errata 2.14 adds more restrictions</w:t>
      </w:r>
    </w:p>
    <w:p w14:paraId="2AF8B441" w14:textId="77777777" w:rsidR="00B900F3" w:rsidRDefault="00B900F3">
      <w:pPr>
        <w:pStyle w:val="CommentText"/>
      </w:pPr>
    </w:p>
    <w:p w14:paraId="2227F2B0" w14:textId="719611F1" w:rsidR="00B900F3" w:rsidRDefault="00B900F3">
      <w:pPr>
        <w:pStyle w:val="CommentText"/>
      </w:pPr>
      <w:r>
        <w:t>DONE</w:t>
      </w:r>
    </w:p>
  </w:comment>
  <w:comment w:id="8913" w:author="mbeckerle" w:date="2013-07-24T17:51:00Z" w:initials="m">
    <w:p w14:paraId="180CB478" w14:textId="42B521B5" w:rsidR="00B900F3" w:rsidRDefault="00B900F3">
      <w:pPr>
        <w:pStyle w:val="CommentText"/>
      </w:pPr>
      <w:r>
        <w:rPr>
          <w:rStyle w:val="CommentReference"/>
        </w:rPr>
        <w:annotationRef/>
      </w:r>
      <w:r>
        <w:t>DONE</w:t>
      </w:r>
    </w:p>
    <w:p w14:paraId="5E5F8297" w14:textId="77777777" w:rsidR="00B900F3" w:rsidRDefault="00B900F3">
      <w:pPr>
        <w:pStyle w:val="CommentText"/>
      </w:pPr>
    </w:p>
    <w:p w14:paraId="38E95259" w14:textId="5CC92027" w:rsidR="00B900F3" w:rsidRDefault="00B900F3">
      <w:pPr>
        <w:pStyle w:val="CommentText"/>
      </w:pPr>
      <w:r>
        <w:t>Review. Is this proper use of the term representation, ie., the prefix will include the length of any framing of the prefix?</w:t>
      </w:r>
    </w:p>
    <w:p w14:paraId="11C8F144" w14:textId="77777777" w:rsidR="00B900F3" w:rsidRDefault="00B900F3">
      <w:pPr>
        <w:pStyle w:val="CommentText"/>
      </w:pPr>
    </w:p>
    <w:p w14:paraId="2E81D495" w14:textId="69FE45BA" w:rsidR="00B900F3" w:rsidRDefault="00B900F3">
      <w:pPr>
        <w:pStyle w:val="CommentText"/>
      </w:pPr>
      <w:r>
        <w:t>SMH: Correct term is ‘content’ according to latest grammar.</w:t>
      </w:r>
    </w:p>
  </w:comment>
  <w:comment w:id="8917" w:author="mbeckerle" w:date="2013-07-24T17:51:00Z" w:initials="m">
    <w:p w14:paraId="6DBA028C" w14:textId="59C05AB5" w:rsidR="00B900F3" w:rsidRDefault="00B900F3">
      <w:pPr>
        <w:pStyle w:val="CommentText"/>
      </w:pPr>
      <w:r>
        <w:rPr>
          <w:rStyle w:val="CommentReference"/>
        </w:rPr>
        <w:annotationRef/>
      </w:r>
      <w:r>
        <w:t xml:space="preserve">Sentence about lengthKind pattern deleted </w:t>
      </w:r>
    </w:p>
    <w:p w14:paraId="787FCBF4" w14:textId="77777777" w:rsidR="00B900F3" w:rsidRDefault="00B900F3">
      <w:pPr>
        <w:pStyle w:val="CommentText"/>
      </w:pPr>
    </w:p>
    <w:p w14:paraId="2E8F628C" w14:textId="02732ABD" w:rsidR="00B900F3" w:rsidRDefault="00B900F3">
      <w:pPr>
        <w:pStyle w:val="CommentText"/>
      </w:pPr>
      <w:r>
        <w:t xml:space="preserve">Revised errata 2.14 and 2.76 </w:t>
      </w:r>
    </w:p>
    <w:p w14:paraId="4DC46568" w14:textId="173B53FA" w:rsidR="00B900F3" w:rsidRDefault="00B900F3">
      <w:pPr>
        <w:pStyle w:val="CommentText"/>
      </w:pPr>
      <w:r>
        <w:t>DONE.</w:t>
      </w:r>
    </w:p>
  </w:comment>
  <w:comment w:id="8916" w:author="mbeckerle" w:date="2013-07-24T17:51:00Z" w:initials="m">
    <w:p w14:paraId="594C9A8F" w14:textId="06D28524" w:rsidR="00B900F3" w:rsidRDefault="00B900F3">
      <w:pPr>
        <w:pStyle w:val="CommentText"/>
      </w:pPr>
      <w:r>
        <w:rPr>
          <w:rStyle w:val="CommentReference"/>
        </w:rPr>
        <w:annotationRef/>
      </w:r>
      <w:r>
        <w:t>Errata 2.76</w:t>
      </w:r>
    </w:p>
    <w:p w14:paraId="06E006E7" w14:textId="5B758995" w:rsidR="00B900F3" w:rsidRDefault="00B900F3">
      <w:pPr>
        <w:pStyle w:val="CommentText"/>
      </w:pPr>
      <w:r>
        <w:t>(DONE)</w:t>
      </w:r>
    </w:p>
    <w:p w14:paraId="1F5E7C47" w14:textId="77777777" w:rsidR="00B900F3" w:rsidRDefault="00B900F3">
      <w:pPr>
        <w:pStyle w:val="CommentText"/>
      </w:pPr>
    </w:p>
  </w:comment>
  <w:comment w:id="8928" w:author="mbeckerle" w:date="2013-07-24T17:51:00Z" w:initials="m">
    <w:p w14:paraId="14B03F8E" w14:textId="03ABA972" w:rsidR="00B900F3" w:rsidRDefault="00B900F3">
      <w:pPr>
        <w:pStyle w:val="CommentText"/>
      </w:pPr>
      <w:r>
        <w:rPr>
          <w:rStyle w:val="CommentReference"/>
        </w:rPr>
        <w:annotationRef/>
      </w:r>
      <w:r>
        <w:t>Errata 2.91 as revised. Wording improvement.</w:t>
      </w:r>
    </w:p>
    <w:p w14:paraId="60FDCCEE" w14:textId="6B902BDD" w:rsidR="00B900F3" w:rsidRDefault="00B900F3">
      <w:pPr>
        <w:pStyle w:val="CommentText"/>
      </w:pPr>
      <w:r>
        <w:t>DONE</w:t>
      </w:r>
    </w:p>
  </w:comment>
  <w:comment w:id="8942" w:author="Steve Hanson" w:date="2013-07-24T17:51:00Z" w:initials="SMH">
    <w:p w14:paraId="19C80F83" w14:textId="77777777" w:rsidR="00B900F3" w:rsidRDefault="00B900F3">
      <w:pPr>
        <w:pStyle w:val="CommentText"/>
      </w:pPr>
      <w:r>
        <w:rPr>
          <w:rStyle w:val="CommentReference"/>
        </w:rPr>
        <w:annotationRef/>
      </w:r>
      <w:r>
        <w:t>Errata 2.14. Stops recursive prefix length types.</w:t>
      </w:r>
    </w:p>
  </w:comment>
  <w:comment w:id="8943" w:author="mbeckerle" w:date="2013-07-24T17:51:00Z" w:initials="m">
    <w:p w14:paraId="5B30C194" w14:textId="77777777" w:rsidR="00B900F3" w:rsidRDefault="00B900F3">
      <w:pPr>
        <w:pStyle w:val="CommentText"/>
      </w:pPr>
      <w:r>
        <w:rPr>
          <w:rStyle w:val="CommentReference"/>
        </w:rPr>
        <w:annotationRef/>
      </w:r>
      <w:r>
        <w:t>Done – see section below.</w:t>
      </w:r>
    </w:p>
  </w:comment>
  <w:comment w:id="8960" w:author="mbeckerle" w:date="2013-07-24T17:51:00Z" w:initials="m">
    <w:p w14:paraId="2B269529" w14:textId="4A65A899" w:rsidR="00B900F3" w:rsidRDefault="00B900F3">
      <w:pPr>
        <w:pStyle w:val="CommentText"/>
      </w:pPr>
      <w:r>
        <w:rPr>
          <w:rStyle w:val="CommentReference"/>
        </w:rPr>
        <w:annotationRef/>
      </w:r>
      <w:r>
        <w:t>Errata 2.78</w:t>
      </w:r>
    </w:p>
    <w:p w14:paraId="472C05C6" w14:textId="7EE6654D" w:rsidR="00B900F3" w:rsidRDefault="00B900F3">
      <w:pPr>
        <w:pStyle w:val="CommentText"/>
      </w:pPr>
      <w:r>
        <w:t>(DONE)</w:t>
      </w:r>
    </w:p>
  </w:comment>
  <w:comment w:id="8980" w:author="Steve Hanson" w:date="2013-07-24T17:51:00Z" w:initials="SMH">
    <w:p w14:paraId="7B70083D" w14:textId="0328436B" w:rsidR="00B900F3" w:rsidRDefault="00B900F3">
      <w:pPr>
        <w:pStyle w:val="CommentText"/>
      </w:pPr>
      <w:r>
        <w:rPr>
          <w:rStyle w:val="CommentReference"/>
        </w:rPr>
        <w:annotationRef/>
      </w:r>
      <w:r>
        <w:t xml:space="preserve">You need to restate the rule for text from delimited, and add a table for binary (the table is not the same as for delimited as there are more allowed types) </w:t>
      </w:r>
    </w:p>
  </w:comment>
  <w:comment w:id="8986" w:author="mbeckerle" w:date="2013-07-24T17:51:00Z" w:initials="m">
    <w:p w14:paraId="1B00467F" w14:textId="496012F8" w:rsidR="00B900F3" w:rsidRDefault="00B900F3" w:rsidP="00C82E15">
      <w:pPr>
        <w:pStyle w:val="CommentText"/>
      </w:pPr>
      <w:r>
        <w:rPr>
          <w:rStyle w:val="CommentReference"/>
        </w:rPr>
        <w:annotationRef/>
      </w:r>
      <w:r>
        <w:t>DONE</w:t>
      </w:r>
    </w:p>
    <w:p w14:paraId="749D34C6" w14:textId="26D327A1" w:rsidR="00B900F3" w:rsidRDefault="00B900F3" w:rsidP="00C82E15">
      <w:pPr>
        <w:pStyle w:val="CommentText"/>
      </w:pPr>
      <w:r>
        <w:t>Should we disallow binaryNumberRep=’binary’ for these types? If so, we need to say so here.</w:t>
      </w:r>
    </w:p>
    <w:p w14:paraId="2FAC8E65" w14:textId="77777777" w:rsidR="00B900F3" w:rsidRDefault="00B900F3" w:rsidP="00C82E15">
      <w:pPr>
        <w:pStyle w:val="CommentText"/>
      </w:pPr>
    </w:p>
    <w:p w14:paraId="09DF796F" w14:textId="41D14B9C" w:rsidR="00B900F3" w:rsidRDefault="00B900F3" w:rsidP="00C82E15">
      <w:pPr>
        <w:pStyle w:val="CommentText"/>
      </w:pPr>
      <w:r>
        <w:t>Agreed not to limit this. DONE</w:t>
      </w:r>
    </w:p>
  </w:comment>
  <w:comment w:id="9013" w:author="Steve Hanson" w:date="2013-07-24T17:51:00Z" w:initials="SMH">
    <w:p w14:paraId="66B2121A" w14:textId="77777777" w:rsidR="00B900F3" w:rsidRDefault="00B900F3">
      <w:pPr>
        <w:pStyle w:val="CommentText"/>
      </w:pPr>
      <w:r>
        <w:rPr>
          <w:rStyle w:val="CommentReference"/>
        </w:rPr>
        <w:annotationRef/>
      </w:r>
      <w:r>
        <w:t>I think this should say “Minimum number of bytes to represent pattern digits and sign”. Same for Date and Time.</w:t>
      </w:r>
    </w:p>
  </w:comment>
  <w:comment w:id="9032" w:author="Steve Hanson" w:date="2013-07-24T17:51:00Z" w:initials="SMH">
    <w:p w14:paraId="50DD2D3E" w14:textId="0DA7FF9D" w:rsidR="00B900F3" w:rsidRDefault="00B900F3">
      <w:pPr>
        <w:pStyle w:val="CommentText"/>
      </w:pPr>
      <w:r>
        <w:rPr>
          <w:rStyle w:val="CommentReference"/>
        </w:rPr>
        <w:annotationRef/>
      </w:r>
      <w:r>
        <w:t>Table is 16</w:t>
      </w:r>
    </w:p>
  </w:comment>
  <w:comment w:id="9036" w:author="Steve Hanson" w:date="2013-07-24T17:51:00Z" w:initials="SMH">
    <w:p w14:paraId="4DFE8A70" w14:textId="40C01880" w:rsidR="00B900F3" w:rsidRDefault="00B900F3" w:rsidP="00C82E15">
      <w:pPr>
        <w:pStyle w:val="CommentText"/>
      </w:pPr>
      <w:r>
        <w:rPr>
          <w:rStyle w:val="CommentReference"/>
        </w:rPr>
        <w:annotationRef/>
      </w:r>
      <w:r>
        <w:t>Changed lengths to bits to match all other tables (DONE)</w:t>
      </w:r>
    </w:p>
  </w:comment>
  <w:comment w:id="9039" w:author="mbeckerle" w:date="2013-07-24T17:51:00Z" w:initials="m">
    <w:p w14:paraId="787F2B6C" w14:textId="77777777" w:rsidR="00B900F3" w:rsidRDefault="00B900F3">
      <w:pPr>
        <w:pStyle w:val="CommentText"/>
      </w:pPr>
      <w:r>
        <w:rPr>
          <w:rStyle w:val="CommentReference"/>
        </w:rPr>
        <w:annotationRef/>
      </w:r>
      <w:r>
        <w:t>Errata 2.14 Done</w:t>
      </w:r>
    </w:p>
  </w:comment>
  <w:comment w:id="9046" w:author="Steve Hanson" w:date="2013-07-24T17:51:00Z" w:initials="SMH">
    <w:p w14:paraId="19011551" w14:textId="77777777" w:rsidR="00B900F3" w:rsidRDefault="00B900F3">
      <w:pPr>
        <w:pStyle w:val="CommentText"/>
      </w:pPr>
      <w:r>
        <w:rPr>
          <w:rStyle w:val="CommentReference"/>
        </w:rPr>
        <w:annotationRef/>
      </w:r>
      <w:r>
        <w:t>To be consistent use “</w:t>
      </w:r>
      <w:r>
        <w:rPr>
          <w:rFonts w:eastAsia="Arial"/>
        </w:rPr>
        <w:t>It is possible for a prefix length, as specified by prefixLengthType, to itself have a prefix length</w:t>
      </w:r>
      <w:r>
        <w:t>”</w:t>
      </w:r>
    </w:p>
    <w:p w14:paraId="6DB5025E" w14:textId="77777777" w:rsidR="00B900F3" w:rsidRDefault="00B900F3">
      <w:pPr>
        <w:pStyle w:val="CommentText"/>
      </w:pPr>
    </w:p>
    <w:p w14:paraId="5428C290" w14:textId="3ABCF63D" w:rsidR="00B900F3" w:rsidRDefault="00B900F3">
      <w:pPr>
        <w:pStyle w:val="CommentText"/>
      </w:pPr>
      <w:r>
        <w:t>DONE</w:t>
      </w:r>
    </w:p>
  </w:comment>
  <w:comment w:id="9089" w:author="mbeckerle" w:date="2013-07-24T17:51:00Z" w:initials="m">
    <w:p w14:paraId="77BA6724" w14:textId="22B75CAA" w:rsidR="00B900F3" w:rsidRDefault="00B900F3">
      <w:pPr>
        <w:pStyle w:val="CommentText"/>
      </w:pPr>
      <w:r>
        <w:rPr>
          <w:rStyle w:val="CommentReference"/>
        </w:rPr>
        <w:annotationRef/>
      </w:r>
      <w:r>
        <w:t>Errata 2.125 DONE</w:t>
      </w:r>
    </w:p>
  </w:comment>
  <w:comment w:id="9093" w:author="mbeckerle" w:date="2013-07-24T17:51:00Z" w:initials="m">
    <w:p w14:paraId="41B1B436" w14:textId="77777777" w:rsidR="00B900F3" w:rsidRDefault="00B900F3" w:rsidP="00D016C5">
      <w:pPr>
        <w:pStyle w:val="CommentText"/>
      </w:pPr>
      <w:r>
        <w:rPr>
          <w:rStyle w:val="CommentReference"/>
        </w:rPr>
        <w:annotationRef/>
      </w:r>
      <w:r>
        <w:t>Errata 3.3</w:t>
      </w:r>
    </w:p>
    <w:p w14:paraId="595B5DB2" w14:textId="77777777" w:rsidR="00B900F3" w:rsidRDefault="00B900F3" w:rsidP="00D016C5">
      <w:pPr>
        <w:pStyle w:val="CommentText"/>
      </w:pPr>
      <w:r>
        <w:t>DONE</w:t>
      </w:r>
    </w:p>
  </w:comment>
  <w:comment w:id="9100" w:author="mbeckerle" w:date="2013-07-24T17:51:00Z" w:initials="m">
    <w:p w14:paraId="21266CF4" w14:textId="77777777" w:rsidR="00B900F3" w:rsidRDefault="00B900F3">
      <w:pPr>
        <w:pStyle w:val="CommentText"/>
      </w:pPr>
      <w:r>
        <w:rPr>
          <w:rStyle w:val="CommentReference"/>
        </w:rPr>
        <w:annotationRef/>
      </w:r>
      <w:r>
        <w:t>Errata 2.6 Done</w:t>
      </w:r>
    </w:p>
  </w:comment>
  <w:comment w:id="9108" w:author="Steve Hanson" w:date="2013-07-24T17:51:00Z" w:initials="SMH">
    <w:p w14:paraId="3927B947" w14:textId="77777777" w:rsidR="00B900F3" w:rsidRDefault="00B900F3">
      <w:pPr>
        <w:pStyle w:val="CommentText"/>
      </w:pPr>
      <w:r>
        <w:rPr>
          <w:rStyle w:val="CommentReference"/>
        </w:rPr>
        <w:annotationRef/>
      </w:r>
      <w:r>
        <w:t xml:space="preserve">After action 140 we will likely remove these words as they will be common to all zero-length elements. </w:t>
      </w:r>
    </w:p>
    <w:p w14:paraId="29ECA36E" w14:textId="77777777" w:rsidR="00B900F3" w:rsidRDefault="00B900F3">
      <w:pPr>
        <w:pStyle w:val="CommentText"/>
      </w:pPr>
    </w:p>
    <w:p w14:paraId="0424FF0B" w14:textId="704CA664" w:rsidR="00B900F3" w:rsidRDefault="00B900F3">
      <w:pPr>
        <w:pStyle w:val="CommentText"/>
      </w:pPr>
      <w:r>
        <w:t>SMH: DONE. – now covered in 9.2</w:t>
      </w:r>
    </w:p>
  </w:comment>
  <w:comment w:id="9109" w:author="mbeckerle" w:date="2013-07-24T17:51:00Z" w:initials="m">
    <w:p w14:paraId="4C5B9656" w14:textId="1D4106D4" w:rsidR="00B900F3" w:rsidRDefault="00B900F3">
      <w:pPr>
        <w:pStyle w:val="CommentText"/>
      </w:pPr>
      <w:r>
        <w:rPr>
          <w:rStyle w:val="CommentReference"/>
        </w:rPr>
        <w:annotationRef/>
      </w:r>
      <w:r>
        <w:t>(DONE - offending text is no longer here.)</w:t>
      </w:r>
    </w:p>
  </w:comment>
  <w:comment w:id="9129" w:author="mbeckerle" w:date="2013-07-24T17:51:00Z" w:initials="m">
    <w:p w14:paraId="563345F2" w14:textId="7F23559D" w:rsidR="00B900F3" w:rsidRDefault="00B900F3">
      <w:pPr>
        <w:pStyle w:val="CommentText"/>
      </w:pPr>
      <w:r>
        <w:rPr>
          <w:rStyle w:val="CommentReference"/>
        </w:rPr>
        <w:annotationRef/>
      </w:r>
      <w:r>
        <w:t>Changed to prefixed which is where length table now resides because delimited was simplified.</w:t>
      </w:r>
    </w:p>
    <w:p w14:paraId="4D60B97F" w14:textId="77777777" w:rsidR="00B900F3" w:rsidRDefault="00B900F3">
      <w:pPr>
        <w:pStyle w:val="CommentText"/>
      </w:pPr>
    </w:p>
    <w:p w14:paraId="69B6ADFD" w14:textId="2C9BEC57" w:rsidR="00B900F3" w:rsidRDefault="00B900F3">
      <w:pPr>
        <w:pStyle w:val="CommentText"/>
      </w:pPr>
      <w:r>
        <w:t>But prefixed just refers to ‘delimited’, because this is only for text representation (per section immediately following 12.3.5.1)</w:t>
      </w:r>
    </w:p>
    <w:p w14:paraId="09985A01" w14:textId="77777777" w:rsidR="00B900F3" w:rsidRDefault="00B900F3">
      <w:pPr>
        <w:pStyle w:val="CommentText"/>
      </w:pPr>
    </w:p>
    <w:p w14:paraId="55C760E4" w14:textId="140B4B7B" w:rsidR="00B900F3" w:rsidRDefault="00B900F3">
      <w:pPr>
        <w:pStyle w:val="CommentText"/>
      </w:pPr>
      <w:r>
        <w:t>However, I am not sure this is correct, as lengthKind Pattern does not have any sort of stored length, nor any sort of delimiter. It depends only on the examination of the data.</w:t>
      </w:r>
    </w:p>
    <w:p w14:paraId="4BE4F792" w14:textId="77777777" w:rsidR="00B900F3" w:rsidRDefault="00B900F3">
      <w:pPr>
        <w:pStyle w:val="CommentText"/>
      </w:pPr>
    </w:p>
    <w:p w14:paraId="0CCE640B" w14:textId="3F958E6C" w:rsidR="00B900F3" w:rsidRDefault="00B900F3">
      <w:pPr>
        <w:pStyle w:val="CommentText"/>
      </w:pPr>
      <w:r>
        <w:t>(DONE)</w:t>
      </w:r>
    </w:p>
    <w:p w14:paraId="269846C4" w14:textId="44F82296" w:rsidR="00B900F3" w:rsidRDefault="00B900F3">
      <w:pPr>
        <w:pStyle w:val="CommentText"/>
      </w:pPr>
      <w:r>
        <w:t>Referring to delimited is correct. The rules are the same – ouput the data padded to minimum length is specified.</w:t>
      </w:r>
    </w:p>
  </w:comment>
  <w:comment w:id="9127" w:author="mbeckerle" w:date="2013-07-24T17:51:00Z" w:initials="m">
    <w:p w14:paraId="43D13382" w14:textId="056B2124" w:rsidR="00B900F3" w:rsidRDefault="00B900F3">
      <w:pPr>
        <w:pStyle w:val="CommentText"/>
      </w:pPr>
      <w:r>
        <w:rPr>
          <w:rStyle w:val="CommentReference"/>
        </w:rPr>
        <w:annotationRef/>
      </w:r>
      <w:r>
        <w:t>Errata 2.82 Done.</w:t>
      </w:r>
    </w:p>
  </w:comment>
  <w:comment w:id="9150" w:author="Steve Hanson" w:date="2013-07-24T17:51:00Z" w:initials="SMH">
    <w:p w14:paraId="196327E4" w14:textId="35D3119A" w:rsidR="00B900F3" w:rsidRDefault="00B900F3">
      <w:pPr>
        <w:pStyle w:val="CommentText"/>
      </w:pPr>
      <w:r>
        <w:rPr>
          <w:rStyle w:val="CommentReference"/>
        </w:rPr>
        <w:annotationRef/>
      </w:r>
      <w:r>
        <w:t>Table can be deleted as per errata 3.9.</w:t>
      </w:r>
    </w:p>
  </w:comment>
  <w:comment w:id="9265" w:author="Steve Hanson" w:date="2013-07-24T17:51:00Z" w:initials="SMH">
    <w:p w14:paraId="622B2784" w14:textId="77777777" w:rsidR="00B900F3" w:rsidRDefault="00B900F3">
      <w:pPr>
        <w:pStyle w:val="CommentText"/>
      </w:pPr>
      <w:r>
        <w:rPr>
          <w:rStyle w:val="CommentReference"/>
        </w:rPr>
        <w:annotationRef/>
      </w:r>
      <w:r>
        <w:t>This table affected by an in-progress errata.</w:t>
      </w:r>
    </w:p>
  </w:comment>
  <w:comment w:id="9266" w:author="mbeckerle" w:date="2013-07-24T17:51:00Z" w:initials="m">
    <w:p w14:paraId="0B08AB86" w14:textId="4224B153" w:rsidR="00B900F3" w:rsidRDefault="00B900F3">
      <w:pPr>
        <w:pStyle w:val="CommentText"/>
      </w:pPr>
      <w:r>
        <w:rPr>
          <w:rStyle w:val="CommentReference"/>
        </w:rPr>
        <w:annotationRef/>
      </w:r>
      <w:r>
        <w:t>(DONE) Note Table removed. Refers to the earlier section on lengthKind prefixed.</w:t>
      </w:r>
    </w:p>
  </w:comment>
  <w:comment w:id="9269" w:author="Steve Hanson" w:date="2013-07-24T17:51:00Z" w:initials="SMH">
    <w:p w14:paraId="59B49598" w14:textId="77777777" w:rsidR="00B900F3" w:rsidRDefault="00B900F3">
      <w:pPr>
        <w:pStyle w:val="CommentText"/>
      </w:pPr>
      <w:r>
        <w:rPr>
          <w:rStyle w:val="CommentReference"/>
        </w:rPr>
        <w:annotationRef/>
      </w:r>
      <w:r>
        <w:t xml:space="preserve">The rules are  different for delimited and pattern, as delimited allows packed and BCD.  Should pattern also allow packed and BCD?  </w:t>
      </w:r>
    </w:p>
    <w:p w14:paraId="786943CB" w14:textId="77777777" w:rsidR="00B900F3" w:rsidRDefault="00B900F3">
      <w:pPr>
        <w:pStyle w:val="CommentText"/>
      </w:pPr>
    </w:p>
    <w:p w14:paraId="53744BB6" w14:textId="47359825" w:rsidR="00B900F3" w:rsidRDefault="00B900F3">
      <w:pPr>
        <w:pStyle w:val="CommentText"/>
      </w:pPr>
      <w:r>
        <w:t>DONE – split into 2 sections. Moved the delimited part up into the main section on delimited length kind above as a section on delimited binary data.</w:t>
      </w:r>
    </w:p>
    <w:p w14:paraId="1C503BE0" w14:textId="77777777" w:rsidR="00B900F3" w:rsidRDefault="00B900F3">
      <w:pPr>
        <w:pStyle w:val="CommentText"/>
      </w:pPr>
    </w:p>
    <w:p w14:paraId="3489E547" w14:textId="5EE1E3A4" w:rsidR="00B900F3" w:rsidRDefault="00B900F3">
      <w:pPr>
        <w:pStyle w:val="CommentText"/>
      </w:pPr>
      <w:r>
        <w:t>Note: the answer is ‘no’ we don’t allow pattern to run over any binary representations, even bcd or packed.</w:t>
      </w:r>
    </w:p>
  </w:comment>
  <w:comment w:id="9271" w:author="Steve Hanson" w:date="2013-07-24T17:51:00Z" w:initials="SMH">
    <w:p w14:paraId="7FDBCAF8" w14:textId="77777777" w:rsidR="00B900F3" w:rsidRDefault="00B900F3">
      <w:pPr>
        <w:pStyle w:val="CommentText"/>
      </w:pPr>
      <w:r>
        <w:rPr>
          <w:rStyle w:val="CommentReference"/>
        </w:rPr>
        <w:annotationRef/>
      </w:r>
      <w:r>
        <w:t>Does this also apply to endOfParent?</w:t>
      </w:r>
    </w:p>
  </w:comment>
  <w:comment w:id="9272" w:author="mbeckerle" w:date="2013-07-24T17:51:00Z" w:initials="m">
    <w:p w14:paraId="63F275CE" w14:textId="72927297" w:rsidR="00B900F3" w:rsidRDefault="00B900F3">
      <w:pPr>
        <w:pStyle w:val="CommentText"/>
      </w:pPr>
      <w:r>
        <w:rPr>
          <w:rStyle w:val="CommentReference"/>
        </w:rPr>
        <w:annotationRef/>
      </w:r>
      <w:r>
        <w:t xml:space="preserve">I don’t think so. </w:t>
      </w:r>
    </w:p>
  </w:comment>
  <w:comment w:id="9274" w:author="Steve Hanson" w:date="2013-07-24T17:51:00Z" w:initials="SMH">
    <w:p w14:paraId="1609988C" w14:textId="77777777" w:rsidR="00B900F3" w:rsidRDefault="00B900F3">
      <w:pPr>
        <w:pStyle w:val="CommentText"/>
      </w:pPr>
      <w:r>
        <w:rPr>
          <w:rStyle w:val="CommentReference"/>
        </w:rPr>
        <w:annotationRef/>
      </w:r>
      <w:r>
        <w:t>Errata 3.9 changes the rules</w:t>
      </w:r>
    </w:p>
    <w:p w14:paraId="092DF8C5" w14:textId="77777777" w:rsidR="00B900F3" w:rsidRDefault="00B900F3">
      <w:pPr>
        <w:pStyle w:val="CommentText"/>
      </w:pPr>
    </w:p>
    <w:p w14:paraId="43AD631A" w14:textId="77777777" w:rsidR="00B900F3" w:rsidRDefault="00B900F3">
      <w:pPr>
        <w:pStyle w:val="CommentText"/>
      </w:pPr>
      <w:r>
        <w:t>DONE</w:t>
      </w:r>
    </w:p>
  </w:comment>
  <w:comment w:id="9299" w:author="mbeckerle" w:date="2013-07-24T17:51:00Z" w:initials="m">
    <w:p w14:paraId="7EF96B32" w14:textId="41924C48" w:rsidR="00B900F3" w:rsidRDefault="00B900F3">
      <w:pPr>
        <w:pStyle w:val="CommentText"/>
      </w:pPr>
      <w:r>
        <w:rPr>
          <w:rStyle w:val="CommentReference"/>
        </w:rPr>
        <w:annotationRef/>
      </w:r>
      <w:r>
        <w:t xml:space="preserve">This paragraph about using iso-8859-1 to model binary data (one I deleted – turn on tracking showing deleted paragraphs to see which one) is so misleading as to be dangerous. Yes I can contrive examples where this might work, but realistically, it’s a totally bad idea so I deleted it. </w:t>
      </w:r>
    </w:p>
  </w:comment>
  <w:comment w:id="9368" w:author="Steve Hanson" w:date="2013-07-24T17:51:00Z" w:initials="SMH">
    <w:p w14:paraId="223C4CBF" w14:textId="77777777" w:rsidR="00B900F3" w:rsidRDefault="00B900F3">
      <w:pPr>
        <w:pStyle w:val="CommentText"/>
      </w:pPr>
      <w:r>
        <w:rPr>
          <w:rStyle w:val="CommentReference"/>
        </w:rPr>
        <w:annotationRef/>
      </w:r>
      <w:r>
        <w:t>In progress errata clarifies the rules that follow</w:t>
      </w:r>
    </w:p>
  </w:comment>
  <w:comment w:id="9369" w:author="mbeckerle" w:date="2013-07-24T17:51:00Z" w:initials="m">
    <w:p w14:paraId="24854E62" w14:textId="4751CF60" w:rsidR="00B900F3" w:rsidRDefault="00B900F3">
      <w:pPr>
        <w:pStyle w:val="CommentText"/>
      </w:pPr>
      <w:r>
        <w:rPr>
          <w:rStyle w:val="CommentReference"/>
        </w:rPr>
        <w:annotationRef/>
      </w:r>
      <w:r>
        <w:t>(DONE)</w:t>
      </w:r>
    </w:p>
  </w:comment>
  <w:comment w:id="9367" w:author="Steve Hanson" w:date="2013-07-24T17:51:00Z" w:initials="SMH">
    <w:p w14:paraId="4E9136B7" w14:textId="288D80F3" w:rsidR="00B900F3" w:rsidRDefault="00B900F3">
      <w:pPr>
        <w:pStyle w:val="CommentText"/>
      </w:pPr>
      <w:r>
        <w:rPr>
          <w:rStyle w:val="CommentReference"/>
        </w:rPr>
        <w:annotationRef/>
      </w:r>
      <w:r>
        <w:t>Errata 2.72 DONE</w:t>
      </w:r>
    </w:p>
  </w:comment>
  <w:comment w:id="9373" w:author="Steve Hanson" w:date="2013-07-24T17:51:00Z" w:initials="SMH">
    <w:p w14:paraId="6C3CFD28" w14:textId="77777777" w:rsidR="00B900F3" w:rsidRDefault="00B900F3">
      <w:pPr>
        <w:pStyle w:val="CommentText"/>
      </w:pPr>
      <w:r>
        <w:rPr>
          <w:rStyle w:val="CommentReference"/>
        </w:rPr>
        <w:annotationRef/>
      </w:r>
      <w:r>
        <w:t xml:space="preserve">Errata 2.5. </w:t>
      </w:r>
      <w:r w:rsidRPr="00B93795">
        <w:rPr>
          <w:b/>
        </w:rPr>
        <w:t>DONE</w:t>
      </w:r>
    </w:p>
  </w:comment>
  <w:comment w:id="9389" w:author="Steve Hanson" w:date="2013-07-24T17:51:00Z" w:initials="SMH">
    <w:p w14:paraId="19EAC85E" w14:textId="1CB8F038" w:rsidR="00B900F3" w:rsidRDefault="00B900F3">
      <w:pPr>
        <w:pStyle w:val="CommentText"/>
      </w:pPr>
      <w:r>
        <w:rPr>
          <w:rStyle w:val="CommentReference"/>
        </w:rPr>
        <w:annotationRef/>
      </w:r>
      <w:r>
        <w:t>Errata 2.72</w:t>
      </w:r>
    </w:p>
    <w:p w14:paraId="58890CB2" w14:textId="77777777" w:rsidR="00B900F3" w:rsidRDefault="00B900F3">
      <w:pPr>
        <w:pStyle w:val="CommentText"/>
      </w:pPr>
    </w:p>
    <w:p w14:paraId="7DE448DD" w14:textId="39CC5327" w:rsidR="00B900F3" w:rsidRDefault="00B900F3">
      <w:pPr>
        <w:pStyle w:val="CommentText"/>
      </w:pPr>
      <w:r>
        <w:t>DONE</w:t>
      </w:r>
    </w:p>
  </w:comment>
  <w:comment w:id="9433" w:author="mbeckerle" w:date="2013-07-24T17:51:00Z" w:initials="m">
    <w:p w14:paraId="6ECB3219" w14:textId="39D93FD7" w:rsidR="00B900F3" w:rsidRDefault="00B900F3">
      <w:pPr>
        <w:pStyle w:val="CommentText"/>
      </w:pPr>
      <w:r>
        <w:rPr>
          <w:rStyle w:val="CommentReference"/>
        </w:rPr>
        <w:annotationRef/>
      </w:r>
      <w:r>
        <w:t>Errata 2.72 as revised. Done.</w:t>
      </w:r>
    </w:p>
  </w:comment>
  <w:comment w:id="9462" w:author="mbeckerle" w:date="2013-07-24T17:51:00Z" w:initials="m">
    <w:p w14:paraId="0E66AAE8" w14:textId="76F61BBB" w:rsidR="00B900F3" w:rsidRDefault="00B900F3">
      <w:pPr>
        <w:pStyle w:val="CommentText"/>
      </w:pPr>
      <w:r>
        <w:rPr>
          <w:rStyle w:val="CommentReference"/>
        </w:rPr>
        <w:annotationRef/>
      </w:r>
      <w:r>
        <w:t>Errata 2.72 DONE</w:t>
      </w:r>
    </w:p>
  </w:comment>
  <w:comment w:id="9538" w:author="mbeckerle" w:date="2013-07-24T17:51:00Z" w:initials="m">
    <w:p w14:paraId="22EECEFF" w14:textId="77777777" w:rsidR="00B900F3" w:rsidRDefault="00B900F3" w:rsidP="008356D4">
      <w:pPr>
        <w:pStyle w:val="CommentText"/>
      </w:pPr>
      <w:r>
        <w:rPr>
          <w:rStyle w:val="CommentReference"/>
        </w:rPr>
        <w:annotationRef/>
      </w:r>
      <w:r>
        <w:t>Errata 2.73 DONE</w:t>
      </w:r>
    </w:p>
    <w:p w14:paraId="21BC82FC" w14:textId="57F9BDAF" w:rsidR="00B900F3" w:rsidRDefault="00B900F3">
      <w:pPr>
        <w:pStyle w:val="CommentText"/>
      </w:pPr>
    </w:p>
  </w:comment>
  <w:comment w:id="9540" w:author="mbeckerle" w:date="2013-07-24T17:51:00Z" w:initials="m">
    <w:p w14:paraId="0DFC92D2" w14:textId="6A85284D" w:rsidR="00B900F3" w:rsidRDefault="00B900F3">
      <w:pPr>
        <w:pStyle w:val="CommentText"/>
      </w:pPr>
      <w:r>
        <w:rPr>
          <w:rStyle w:val="CommentReference"/>
        </w:rPr>
        <w:annotationRef/>
      </w:r>
      <w:r>
        <w:t>Errata 2.72 as revised DONE.</w:t>
      </w:r>
    </w:p>
  </w:comment>
  <w:comment w:id="9588" w:author="Steve Hanson" w:date="2013-07-24T17:51:00Z" w:initials="SMH">
    <w:p w14:paraId="39065576" w14:textId="77777777" w:rsidR="00B900F3" w:rsidRDefault="00B900F3">
      <w:pPr>
        <w:pStyle w:val="CommentText"/>
      </w:pPr>
      <w:r>
        <w:rPr>
          <w:rStyle w:val="CommentReference"/>
        </w:rPr>
        <w:annotationRef/>
      </w:r>
      <w:r>
        <w:t>Simple type only.</w:t>
      </w:r>
    </w:p>
    <w:p w14:paraId="6F0EA7FF" w14:textId="77777777" w:rsidR="00B900F3" w:rsidRDefault="00B900F3">
      <w:pPr>
        <w:pStyle w:val="CommentText"/>
      </w:pPr>
    </w:p>
    <w:p w14:paraId="204FCD76" w14:textId="35E3F74B" w:rsidR="00B900F3" w:rsidRDefault="00B900F3">
      <w:pPr>
        <w:pStyle w:val="CommentText"/>
      </w:pPr>
      <w:r>
        <w:t>Wording changed.</w:t>
      </w:r>
    </w:p>
    <w:p w14:paraId="3089EA08" w14:textId="77777777" w:rsidR="00B900F3" w:rsidRDefault="00B900F3">
      <w:pPr>
        <w:pStyle w:val="CommentText"/>
      </w:pPr>
    </w:p>
    <w:p w14:paraId="0592CF8B" w14:textId="6C30AC0F" w:rsidR="00B900F3" w:rsidRDefault="00B900F3">
      <w:pPr>
        <w:pStyle w:val="CommentText"/>
      </w:pPr>
      <w:r>
        <w:t>DONE</w:t>
      </w:r>
    </w:p>
  </w:comment>
  <w:comment w:id="9590" w:author="Steve Hanson" w:date="2013-07-24T17:51:00Z" w:initials="SMH">
    <w:p w14:paraId="5979E9D3" w14:textId="77777777" w:rsidR="00B900F3" w:rsidRDefault="00B900F3">
      <w:pPr>
        <w:pStyle w:val="CommentText"/>
      </w:pPr>
      <w:r>
        <w:rPr>
          <w:rStyle w:val="CommentReference"/>
        </w:rPr>
        <w:annotationRef/>
      </w:r>
      <w:r>
        <w:t>I think this should be removed as we are just talking specified lengths here.</w:t>
      </w:r>
    </w:p>
    <w:p w14:paraId="6156FA81" w14:textId="77777777" w:rsidR="00B900F3" w:rsidRDefault="00B900F3">
      <w:pPr>
        <w:pStyle w:val="CommentText"/>
      </w:pPr>
    </w:p>
    <w:p w14:paraId="60D51D9F" w14:textId="6ADE5924" w:rsidR="00B900F3" w:rsidRDefault="00B900F3">
      <w:pPr>
        <w:pStyle w:val="CommentText"/>
      </w:pPr>
      <w:r>
        <w:t>DONE</w:t>
      </w:r>
    </w:p>
  </w:comment>
  <w:comment w:id="9581" w:author="mbeckerle" w:date="2013-07-24T17:51:00Z" w:initials="m">
    <w:p w14:paraId="7AC8E9D4" w14:textId="77777777" w:rsidR="00B900F3" w:rsidRDefault="00B900F3" w:rsidP="00D016C5">
      <w:pPr>
        <w:pStyle w:val="CommentText"/>
      </w:pPr>
      <w:r>
        <w:rPr>
          <w:rStyle w:val="CommentReference"/>
        </w:rPr>
        <w:annotationRef/>
      </w:r>
      <w:r>
        <w:t>Errata 3.3</w:t>
      </w:r>
    </w:p>
    <w:p w14:paraId="08BF656D" w14:textId="77777777" w:rsidR="00B900F3" w:rsidRDefault="00B900F3" w:rsidP="00D016C5">
      <w:pPr>
        <w:pStyle w:val="CommentText"/>
      </w:pPr>
      <w:r>
        <w:t>DONE</w:t>
      </w:r>
    </w:p>
  </w:comment>
  <w:comment w:id="9593" w:author="mbeckerle" w:date="2013-07-24T17:51:00Z" w:initials="m">
    <w:p w14:paraId="64E95B2A" w14:textId="46151A51" w:rsidR="00B900F3" w:rsidRDefault="00B900F3">
      <w:pPr>
        <w:pStyle w:val="CommentText"/>
      </w:pPr>
      <w:r>
        <w:rPr>
          <w:rStyle w:val="CommentReference"/>
        </w:rPr>
        <w:annotationRef/>
      </w:r>
      <w:r>
        <w:t>Errata 2.87 Done</w:t>
      </w:r>
    </w:p>
  </w:comment>
  <w:comment w:id="9603" w:author="mbeckerle" w:date="2013-07-24T17:51:00Z" w:initials="m">
    <w:p w14:paraId="4C264F4A" w14:textId="67CE828A" w:rsidR="00B900F3" w:rsidRDefault="00B900F3" w:rsidP="0067342B">
      <w:pPr>
        <w:pStyle w:val="CommentText"/>
      </w:pPr>
      <w:r>
        <w:rPr>
          <w:rStyle w:val="CommentReference"/>
        </w:rPr>
        <w:annotationRef/>
      </w:r>
      <w:r>
        <w:t xml:space="preserve">2.100 (DONE) </w:t>
      </w:r>
    </w:p>
    <w:p w14:paraId="74BCB780" w14:textId="77777777" w:rsidR="00B900F3" w:rsidRDefault="00B900F3" w:rsidP="0067342B">
      <w:pPr>
        <w:pStyle w:val="CommentText"/>
      </w:pPr>
    </w:p>
    <w:p w14:paraId="06D89FBE" w14:textId="77777777" w:rsidR="00B900F3" w:rsidRDefault="00B900F3" w:rsidP="0067342B">
      <w:pPr>
        <w:pStyle w:val="CommentText"/>
      </w:pPr>
      <w:r>
        <w:t>Added this section to clarify that 'explicit' and 'prefixed' are essentially variable length when unparsing.</w:t>
      </w:r>
    </w:p>
    <w:p w14:paraId="3F74E16A" w14:textId="77777777" w:rsidR="00B900F3" w:rsidRDefault="00B900F3" w:rsidP="0067342B">
      <w:pPr>
        <w:pStyle w:val="CommentText"/>
      </w:pPr>
      <w:r>
        <w:br/>
        <w:t>Please review.</w:t>
      </w:r>
    </w:p>
    <w:p w14:paraId="01F86B7D" w14:textId="77777777" w:rsidR="00B900F3" w:rsidRDefault="00B900F3" w:rsidP="0067342B">
      <w:pPr>
        <w:pStyle w:val="CommentText"/>
      </w:pPr>
    </w:p>
    <w:p w14:paraId="324054EE" w14:textId="77777777" w:rsidR="00B900F3" w:rsidRDefault="00B900F3" w:rsidP="0067342B">
      <w:pPr>
        <w:pStyle w:val="CommentText"/>
      </w:pPr>
      <w:r>
        <w:t>SMH: Corrected. But not happy that this is so far away from the initial section on parsing specified lengths, which also talks about unparsing. I think this should all be in the initial section.</w:t>
      </w:r>
    </w:p>
    <w:p w14:paraId="7872DF57" w14:textId="77777777" w:rsidR="00B900F3" w:rsidRDefault="00B900F3" w:rsidP="0067342B">
      <w:pPr>
        <w:pStyle w:val="CommentText"/>
      </w:pPr>
    </w:p>
    <w:p w14:paraId="69EF0C6E" w14:textId="12BCD3AC" w:rsidR="00B900F3" w:rsidRDefault="00B900F3" w:rsidP="0067342B">
      <w:pPr>
        <w:pStyle w:val="CommentText"/>
      </w:pPr>
      <w:r>
        <w:t>Fixed. Now in 12.3.7 which is the first discussion of specified length.</w:t>
      </w:r>
    </w:p>
  </w:comment>
  <w:comment w:id="9642" w:author="mbeckerle" w:date="2013-07-24T17:51:00Z" w:initials="m">
    <w:p w14:paraId="63D4441D" w14:textId="5285685B" w:rsidR="00B900F3" w:rsidRDefault="00B900F3">
      <w:pPr>
        <w:pStyle w:val="CommentText"/>
      </w:pPr>
      <w:r>
        <w:rPr>
          <w:rStyle w:val="CommentReference"/>
        </w:rPr>
        <w:annotationRef/>
      </w:r>
      <w:r>
        <w:t>Errata 2.132 DONE</w:t>
      </w:r>
    </w:p>
  </w:comment>
  <w:comment w:id="9668" w:author="mbeckerle" w:date="2013-07-24T17:51:00Z" w:initials="m">
    <w:p w14:paraId="68F62DB8" w14:textId="3651E5E0" w:rsidR="00B900F3" w:rsidRDefault="00B900F3">
      <w:pPr>
        <w:pStyle w:val="CommentText"/>
      </w:pPr>
      <w:r>
        <w:rPr>
          <w:rStyle w:val="CommentReference"/>
        </w:rPr>
        <w:annotationRef/>
      </w:r>
      <w:r>
        <w:t>Errata 2.118 DONE</w:t>
      </w:r>
    </w:p>
  </w:comment>
  <w:comment w:id="9666" w:author="mbeckerle" w:date="2013-07-24T17:51:00Z" w:initials="m">
    <w:p w14:paraId="032E532F" w14:textId="3E9C70D0" w:rsidR="00B900F3" w:rsidRDefault="00B900F3">
      <w:pPr>
        <w:pStyle w:val="CommentText"/>
      </w:pPr>
      <w:r>
        <w:rPr>
          <w:rStyle w:val="CommentReference"/>
        </w:rPr>
        <w:annotationRef/>
      </w:r>
      <w:r>
        <w:t>DONE – align colums of header row with data row in this table.</w:t>
      </w:r>
    </w:p>
  </w:comment>
  <w:comment w:id="9686" w:author="Mike Beckerle" w:date="2013-07-24T17:51:00Z" w:initials="Mike Beck">
    <w:p w14:paraId="31A2C05E" w14:textId="77777777" w:rsidR="00B900F3" w:rsidRDefault="00B900F3" w:rsidP="0062539F">
      <w:pPr>
        <w:overflowPunct w:val="0"/>
        <w:spacing w:line="0" w:lineRule="atLeast"/>
        <w:rPr>
          <w:rFonts w:ascii="Ubuntu" w:eastAsia="WenQuanYi Micro Hei" w:hAnsi="Ubuntu" w:cs="Lohit Hindi"/>
          <w:szCs w:val="24"/>
          <w:lang w:eastAsia="zh-CN" w:bidi="hi-IN"/>
        </w:rPr>
      </w:pPr>
      <w:r>
        <w:annotationRef/>
      </w:r>
      <w:r>
        <w:rPr>
          <w:rFonts w:ascii="Ubuntu" w:eastAsia="WenQuanYi Micro Hei" w:hAnsi="Ubuntu" w:cs="Lohit Hindi" w:hint="eastAsia"/>
          <w:szCs w:val="24"/>
          <w:lang w:bidi="hi-IN"/>
        </w:rPr>
        <w:t>Errata 2.6 DONE</w:t>
      </w:r>
    </w:p>
  </w:comment>
  <w:comment w:id="9708" w:author="Steve Hanson" w:date="2013-07-24T17:51:00Z" w:initials="SMH">
    <w:p w14:paraId="4BBAB1B6" w14:textId="77777777" w:rsidR="00B900F3" w:rsidRDefault="00B900F3">
      <w:pPr>
        <w:pStyle w:val="CommentText"/>
      </w:pPr>
      <w:r>
        <w:rPr>
          <w:rStyle w:val="CommentReference"/>
        </w:rPr>
        <w:annotationRef/>
      </w:r>
      <w:r>
        <w:t>Errata 3.7: Needs revising, could just be a reference to new words in section 11?</w:t>
      </w:r>
    </w:p>
    <w:p w14:paraId="54406B9B" w14:textId="77777777" w:rsidR="00B900F3" w:rsidRDefault="00B900F3">
      <w:pPr>
        <w:pStyle w:val="CommentText"/>
      </w:pPr>
    </w:p>
    <w:p w14:paraId="466D0701" w14:textId="77777777" w:rsidR="00B900F3" w:rsidRDefault="00B900F3">
      <w:pPr>
        <w:pStyle w:val="CommentText"/>
      </w:pPr>
      <w:r>
        <w:t>DONE</w:t>
      </w:r>
    </w:p>
  </w:comment>
  <w:comment w:id="9730" w:author="mbeckerle" w:date="2013-07-24T17:51:00Z" w:initials="m">
    <w:p w14:paraId="16C92AF7" w14:textId="7F502417" w:rsidR="00B900F3" w:rsidRDefault="00B900F3">
      <w:pPr>
        <w:pStyle w:val="CommentText"/>
      </w:pPr>
      <w:r>
        <w:rPr>
          <w:rStyle w:val="CommentReference"/>
        </w:rPr>
        <w:annotationRef/>
      </w:r>
      <w:r>
        <w:t>Errata 2.90 DONE</w:t>
      </w:r>
    </w:p>
  </w:comment>
  <w:comment w:id="9740" w:author="mbeckerle" w:date="2013-07-24T17:51:00Z" w:initials="m">
    <w:p w14:paraId="06C031CB" w14:textId="220DE5A1" w:rsidR="00B900F3" w:rsidRDefault="00B900F3">
      <w:pPr>
        <w:pStyle w:val="CommentText"/>
      </w:pPr>
      <w:r>
        <w:rPr>
          <w:rStyle w:val="CommentReference"/>
        </w:rPr>
        <w:annotationRef/>
      </w:r>
      <w:r>
        <w:t>Errata 2.90 Done</w:t>
      </w:r>
    </w:p>
  </w:comment>
  <w:comment w:id="9753" w:author="mbeckerle" w:date="2013-07-24T17:51:00Z" w:initials="m">
    <w:p w14:paraId="4A2EC4B8" w14:textId="109B0A0C" w:rsidR="00B900F3" w:rsidRDefault="00B900F3">
      <w:pPr>
        <w:pStyle w:val="CommentText"/>
      </w:pPr>
      <w:r>
        <w:rPr>
          <w:rStyle w:val="CommentReference"/>
        </w:rPr>
        <w:annotationRef/>
      </w:r>
      <w:r>
        <w:t>Errata 2.90 as revised.</w:t>
      </w:r>
    </w:p>
    <w:p w14:paraId="78953EE7" w14:textId="168CD0CD" w:rsidR="00B900F3" w:rsidRDefault="00B900F3">
      <w:pPr>
        <w:pStyle w:val="CommentText"/>
      </w:pPr>
      <w:r>
        <w:t>DONE</w:t>
      </w:r>
    </w:p>
  </w:comment>
  <w:comment w:id="9790" w:author="Steve Hanson" w:date="2013-07-24T17:51:00Z" w:initials="SMH">
    <w:p w14:paraId="5FB28834" w14:textId="77777777" w:rsidR="00B900F3" w:rsidRDefault="00B900F3">
      <w:pPr>
        <w:pStyle w:val="CommentText"/>
      </w:pPr>
      <w:r>
        <w:rPr>
          <w:rStyle w:val="CommentReference"/>
        </w:rPr>
        <w:annotationRef/>
      </w:r>
      <w:r>
        <w:t xml:space="preserve">Errata 2.55. </w:t>
      </w:r>
      <w:r w:rsidRPr="005A5327">
        <w:rPr>
          <w:b/>
        </w:rPr>
        <w:t>DONE</w:t>
      </w:r>
    </w:p>
  </w:comment>
  <w:comment w:id="9835" w:author="Steve Hanson" w:date="2013-07-24T17:51:00Z" w:initials="SMH">
    <w:p w14:paraId="489E04B8" w14:textId="469F7C84" w:rsidR="00B900F3" w:rsidRDefault="00B900F3">
      <w:pPr>
        <w:pStyle w:val="CommentText"/>
      </w:pPr>
      <w:r>
        <w:rPr>
          <w:rStyle w:val="CommentReference"/>
        </w:rPr>
        <w:annotationRef/>
      </w:r>
      <w:r>
        <w:t>Isn’t this just restating earlier rules?</w:t>
      </w:r>
    </w:p>
    <w:p w14:paraId="46D425C4" w14:textId="77777777" w:rsidR="00B900F3" w:rsidRDefault="00B900F3">
      <w:pPr>
        <w:pStyle w:val="CommentText"/>
      </w:pPr>
    </w:p>
    <w:p w14:paraId="5E5D142C" w14:textId="06B8F649" w:rsidR="00B900F3" w:rsidRDefault="00B900F3">
      <w:pPr>
        <w:pStyle w:val="CommentText"/>
      </w:pPr>
      <w:r>
        <w:t>Yes, but it’s worth resummarizing, and including pattern as well.</w:t>
      </w:r>
    </w:p>
    <w:p w14:paraId="37B69430" w14:textId="77777777" w:rsidR="00B900F3" w:rsidRDefault="00B900F3">
      <w:pPr>
        <w:pStyle w:val="CommentText"/>
      </w:pPr>
    </w:p>
    <w:p w14:paraId="39E165A7" w14:textId="75C464BD" w:rsidR="00B900F3" w:rsidRDefault="00B900F3">
      <w:pPr>
        <w:pStyle w:val="CommentText"/>
      </w:pPr>
      <w:r>
        <w:t>(DONE)</w:t>
      </w:r>
    </w:p>
    <w:p w14:paraId="7C3376B4" w14:textId="77777777" w:rsidR="00B900F3" w:rsidRDefault="00B900F3">
      <w:pPr>
        <w:pStyle w:val="CommentText"/>
      </w:pPr>
    </w:p>
    <w:p w14:paraId="5D5DD5A5" w14:textId="73D9F753" w:rsidR="00B900F3" w:rsidRDefault="00B900F3">
      <w:pPr>
        <w:pStyle w:val="CommentText"/>
      </w:pPr>
      <w:r>
        <w:t>Added pattern, and endOfData, which had been skipped. Added hexbinary.</w:t>
      </w:r>
    </w:p>
    <w:p w14:paraId="6D00C58C" w14:textId="77777777" w:rsidR="00B900F3" w:rsidRDefault="00B900F3">
      <w:pPr>
        <w:pStyle w:val="CommentText"/>
      </w:pPr>
    </w:p>
    <w:p w14:paraId="51A78458" w14:textId="30149F6D" w:rsidR="00B900F3" w:rsidRDefault="00B900F3">
      <w:pPr>
        <w:pStyle w:val="CommentText"/>
      </w:pPr>
      <w:r>
        <w:t>SMH: Pattern removed – not supported.</w:t>
      </w:r>
    </w:p>
    <w:p w14:paraId="71F48C92" w14:textId="08C5A8D9" w:rsidR="00B900F3" w:rsidRDefault="00B900F3">
      <w:pPr>
        <w:pStyle w:val="CommentText"/>
      </w:pPr>
      <w:r>
        <w:t>HexBinary can’t be pattern either.</w:t>
      </w:r>
    </w:p>
  </w:comment>
  <w:comment w:id="9919" w:author="Steve Hanson" w:date="2013-07-24T17:51:00Z" w:initials="SMH">
    <w:p w14:paraId="2D69B5B9" w14:textId="77777777" w:rsidR="00B900F3" w:rsidRDefault="00B900F3">
      <w:pPr>
        <w:pStyle w:val="CommentText"/>
      </w:pPr>
      <w:r>
        <w:rPr>
          <w:rStyle w:val="CommentReference"/>
        </w:rPr>
        <w:annotationRef/>
      </w:r>
      <w:r>
        <w:t>Not a terminal region, so normal font.</w:t>
      </w:r>
    </w:p>
    <w:p w14:paraId="3D5C1332" w14:textId="77777777" w:rsidR="00B900F3" w:rsidRDefault="00B900F3">
      <w:pPr>
        <w:pStyle w:val="CommentText"/>
      </w:pPr>
    </w:p>
    <w:p w14:paraId="1059320B" w14:textId="10943294" w:rsidR="00B900F3" w:rsidRDefault="00B900F3">
      <w:pPr>
        <w:pStyle w:val="CommentText"/>
      </w:pPr>
      <w:r>
        <w:t>DONE</w:t>
      </w:r>
    </w:p>
  </w:comment>
  <w:comment w:id="9942" w:author="Steve Hanson" w:date="2013-07-24T17:51:00Z" w:initials="SMH">
    <w:p w14:paraId="25A61CFF" w14:textId="70B32013" w:rsidR="00B900F3" w:rsidRDefault="00B900F3">
      <w:pPr>
        <w:pStyle w:val="CommentText"/>
      </w:pPr>
      <w:r>
        <w:rPr>
          <w:rStyle w:val="CommentReference"/>
        </w:rPr>
        <w:annotationRef/>
      </w:r>
      <w:r>
        <w:t>Strictly, bcd is not allowed for Long, Int, Short, Byte as it can’t rep a negative number. So should really split the number row in two.</w:t>
      </w:r>
    </w:p>
    <w:p w14:paraId="22E27702" w14:textId="77777777" w:rsidR="00B900F3" w:rsidRDefault="00B900F3">
      <w:pPr>
        <w:pStyle w:val="CommentText"/>
      </w:pPr>
    </w:p>
    <w:p w14:paraId="64FC562D" w14:textId="3F82DD01" w:rsidR="00B900F3" w:rsidRDefault="00B900F3">
      <w:pPr>
        <w:pStyle w:val="CommentText"/>
      </w:pPr>
      <w:r>
        <w:t>DONE (Decided not to split.)</w:t>
      </w:r>
    </w:p>
  </w:comment>
  <w:comment w:id="10001" w:author="mbeckerle" w:date="2013-07-24T17:51:00Z" w:initials="m">
    <w:p w14:paraId="60621E8F" w14:textId="5E3ED172" w:rsidR="00B900F3" w:rsidRDefault="00B900F3">
      <w:pPr>
        <w:pStyle w:val="CommentText"/>
      </w:pPr>
      <w:r>
        <w:rPr>
          <w:rStyle w:val="CommentReference"/>
        </w:rPr>
        <w:annotationRef/>
      </w:r>
      <w:r>
        <w:t>2.100 (DONE)</w:t>
      </w:r>
    </w:p>
    <w:p w14:paraId="0D3B85D7" w14:textId="77777777" w:rsidR="00B900F3" w:rsidRDefault="00B900F3">
      <w:pPr>
        <w:pStyle w:val="CommentText"/>
      </w:pPr>
    </w:p>
    <w:p w14:paraId="3825B091" w14:textId="18F36CC4" w:rsidR="00B900F3" w:rsidRDefault="00B900F3">
      <w:pPr>
        <w:pStyle w:val="CommentText"/>
      </w:pPr>
      <w:r>
        <w:t xml:space="preserve">Added this. Please review. </w:t>
      </w:r>
    </w:p>
    <w:p w14:paraId="53EF9042" w14:textId="77777777" w:rsidR="00B900F3" w:rsidRDefault="00B900F3">
      <w:pPr>
        <w:pStyle w:val="CommentText"/>
      </w:pPr>
    </w:p>
    <w:p w14:paraId="287E0979" w14:textId="18FBB551" w:rsidR="00B900F3" w:rsidRDefault="00B900F3">
      <w:pPr>
        <w:pStyle w:val="CommentText"/>
      </w:pPr>
      <w:r>
        <w:t>SMH: Looks good.</w:t>
      </w:r>
    </w:p>
  </w:comment>
  <w:comment w:id="10012" w:author="mbeckerle" w:date="2013-07-24T17:51:00Z" w:initials="m">
    <w:p w14:paraId="68FD6FCF" w14:textId="5D264055" w:rsidR="00B900F3" w:rsidRDefault="00B900F3">
      <w:pPr>
        <w:pStyle w:val="CommentText"/>
      </w:pPr>
      <w:r>
        <w:rPr>
          <w:rStyle w:val="CommentReference"/>
        </w:rPr>
        <w:annotationRef/>
      </w:r>
      <w:r>
        <w:t>Errata 2.130 DONE</w:t>
      </w:r>
    </w:p>
  </w:comment>
  <w:comment w:id="10059" w:author="mbeckerle" w:date="2013-07-24T17:51:00Z" w:initials="m">
    <w:p w14:paraId="7FC7E6A2" w14:textId="77777777" w:rsidR="00B900F3" w:rsidRDefault="00B900F3" w:rsidP="00381C87">
      <w:pPr>
        <w:pStyle w:val="CommentText"/>
      </w:pPr>
      <w:r>
        <w:rPr>
          <w:rStyle w:val="CommentReference"/>
        </w:rPr>
        <w:annotationRef/>
      </w:r>
      <w:r>
        <w:t>Errata 2.117</w:t>
      </w:r>
    </w:p>
  </w:comment>
  <w:comment w:id="10061" w:author="mbeckerle" w:date="2013-07-24T17:51:00Z" w:initials="m">
    <w:p w14:paraId="56E31153" w14:textId="6A36C23C" w:rsidR="00B900F3" w:rsidRDefault="00B900F3">
      <w:pPr>
        <w:pStyle w:val="CommentText"/>
      </w:pPr>
      <w:r>
        <w:rPr>
          <w:rStyle w:val="CommentReference"/>
        </w:rPr>
        <w:annotationRef/>
      </w:r>
      <w:r>
        <w:t>Errata 2.74 DONE</w:t>
      </w:r>
    </w:p>
  </w:comment>
  <w:comment w:id="10068" w:author="mbeckerle" w:date="2013-07-24T17:51:00Z" w:initials="m">
    <w:p w14:paraId="06A7ADE4" w14:textId="63CD043B" w:rsidR="00B900F3" w:rsidRDefault="00B900F3">
      <w:pPr>
        <w:pStyle w:val="CommentText"/>
      </w:pPr>
      <w:r>
        <w:rPr>
          <w:rStyle w:val="CommentReference"/>
        </w:rPr>
        <w:annotationRef/>
      </w:r>
      <w:r>
        <w:t>DONE</w:t>
      </w:r>
    </w:p>
    <w:p w14:paraId="08EB8C12" w14:textId="77777777" w:rsidR="00B900F3" w:rsidRDefault="00B900F3">
      <w:pPr>
        <w:pStyle w:val="CommentText"/>
      </w:pPr>
    </w:p>
    <w:p w14:paraId="139ACAB0" w14:textId="2A492CF6" w:rsidR="00B900F3" w:rsidRDefault="00B900F3">
      <w:pPr>
        <w:pStyle w:val="CommentText"/>
      </w:pPr>
      <w:r>
        <w:t>I corrected this from prior text.</w:t>
      </w:r>
    </w:p>
    <w:p w14:paraId="345E8CB8" w14:textId="77777777" w:rsidR="00B900F3" w:rsidRDefault="00B900F3">
      <w:pPr>
        <w:pStyle w:val="CommentText"/>
      </w:pPr>
    </w:p>
    <w:p w14:paraId="544EA319" w14:textId="67D3C5BB" w:rsidR="00B900F3" w:rsidRDefault="00B900F3">
      <w:pPr>
        <w:pStyle w:val="CommentText"/>
      </w:pPr>
      <w:r>
        <w:t>Nevertheless I don't know why this point needs to be made here, or at all really.</w:t>
      </w:r>
    </w:p>
    <w:p w14:paraId="4B2827AC" w14:textId="77777777" w:rsidR="00B900F3" w:rsidRDefault="00B900F3">
      <w:pPr>
        <w:pStyle w:val="CommentText"/>
      </w:pPr>
    </w:p>
    <w:p w14:paraId="5E86BBF6" w14:textId="71E5BB55" w:rsidR="00B900F3" w:rsidRDefault="00B900F3">
      <w:pPr>
        <w:pStyle w:val="CommentText"/>
      </w:pPr>
      <w:r>
        <w:t>(removed offending sentence.)</w:t>
      </w:r>
    </w:p>
  </w:comment>
  <w:comment w:id="10078" w:author="Steve Hanson" w:date="2013-07-24T17:51:00Z" w:initials="SMH">
    <w:p w14:paraId="5F2020BC" w14:textId="77777777" w:rsidR="00B900F3" w:rsidRDefault="00B900F3">
      <w:pPr>
        <w:pStyle w:val="CommentText"/>
      </w:pPr>
      <w:r>
        <w:rPr>
          <w:rStyle w:val="CommentReference"/>
        </w:rPr>
        <w:annotationRef/>
      </w:r>
      <w:r>
        <w:t>Errata 2.16 clarifies allowable string literal content</w:t>
      </w:r>
    </w:p>
  </w:comment>
  <w:comment w:id="10079" w:author="mbeckerle" w:date="2013-07-24T17:51:00Z" w:initials="m">
    <w:p w14:paraId="6E94B113" w14:textId="77777777" w:rsidR="00B900F3" w:rsidRDefault="00B900F3">
      <w:pPr>
        <w:pStyle w:val="CommentText"/>
      </w:pPr>
      <w:r>
        <w:rPr>
          <w:rStyle w:val="CommentReference"/>
        </w:rPr>
        <w:annotationRef/>
      </w:r>
      <w:r>
        <w:t>Done</w:t>
      </w:r>
    </w:p>
  </w:comment>
  <w:comment w:id="10094" w:author="Steve Hanson" w:date="2013-07-24T17:51:00Z" w:initials="SMH">
    <w:p w14:paraId="595A0B81" w14:textId="77777777" w:rsidR="00B900F3" w:rsidRDefault="00B900F3">
      <w:pPr>
        <w:pStyle w:val="CommentText"/>
      </w:pPr>
      <w:r>
        <w:rPr>
          <w:rStyle w:val="CommentReference"/>
        </w:rPr>
        <w:annotationRef/>
      </w:r>
      <w:r>
        <w:t>Errata 2.16 clarifies allowable string literal content</w:t>
      </w:r>
    </w:p>
    <w:p w14:paraId="0C825A14" w14:textId="7FC6694F" w:rsidR="00B900F3" w:rsidRDefault="00B900F3">
      <w:pPr>
        <w:pStyle w:val="CommentText"/>
      </w:pPr>
      <w:r>
        <w:t>DONE</w:t>
      </w:r>
    </w:p>
  </w:comment>
  <w:comment w:id="10095" w:author="mbeckerle" w:date="2013-07-24T17:51:00Z" w:initials="m">
    <w:p w14:paraId="6E783963" w14:textId="77777777" w:rsidR="00B900F3" w:rsidRDefault="00B900F3">
      <w:pPr>
        <w:pStyle w:val="CommentText"/>
      </w:pPr>
      <w:r>
        <w:rPr>
          <w:rStyle w:val="CommentReference"/>
        </w:rPr>
        <w:annotationRef/>
      </w:r>
      <w:r>
        <w:t>Done</w:t>
      </w:r>
    </w:p>
  </w:comment>
  <w:comment w:id="10101" w:author="Steve Hanson" w:date="2013-07-24T17:51:00Z" w:initials="SMH">
    <w:p w14:paraId="38CE899B" w14:textId="77777777" w:rsidR="00B900F3" w:rsidRDefault="00B900F3">
      <w:pPr>
        <w:pStyle w:val="CommentText"/>
      </w:pPr>
      <w:r>
        <w:rPr>
          <w:rStyle w:val="CommentReference"/>
        </w:rPr>
        <w:annotationRef/>
      </w:r>
      <w:r>
        <w:t>Insert paragraph break</w:t>
      </w:r>
    </w:p>
    <w:p w14:paraId="44DD91C3" w14:textId="77777777" w:rsidR="00B900F3" w:rsidRDefault="00B900F3">
      <w:pPr>
        <w:pStyle w:val="CommentText"/>
      </w:pPr>
    </w:p>
    <w:p w14:paraId="032DBBDD" w14:textId="0C8CAE7B" w:rsidR="00B900F3" w:rsidRDefault="00B900F3">
      <w:pPr>
        <w:pStyle w:val="CommentText"/>
      </w:pPr>
      <w:r>
        <w:t>DONE</w:t>
      </w:r>
    </w:p>
  </w:comment>
  <w:comment w:id="10105" w:author="Steve Hanson" w:date="2013-07-24T17:51:00Z" w:initials="SMH">
    <w:p w14:paraId="153E8FE4" w14:textId="77777777" w:rsidR="00B900F3" w:rsidRDefault="00B900F3">
      <w:pPr>
        <w:pStyle w:val="CommentText"/>
      </w:pPr>
      <w:r>
        <w:rPr>
          <w:rStyle w:val="CommentReference"/>
        </w:rPr>
        <w:annotationRef/>
      </w:r>
      <w:r>
        <w:t>Errata 2.16 clarifies allowable string literal content</w:t>
      </w:r>
    </w:p>
    <w:p w14:paraId="79C2F6CE" w14:textId="47832775" w:rsidR="00B900F3" w:rsidRDefault="00B900F3">
      <w:pPr>
        <w:pStyle w:val="CommentText"/>
      </w:pPr>
      <w:r>
        <w:t>DONE</w:t>
      </w:r>
    </w:p>
  </w:comment>
  <w:comment w:id="10106" w:author="mbeckerle" w:date="2013-07-24T17:51:00Z" w:initials="m">
    <w:p w14:paraId="1C22DA4C" w14:textId="77777777" w:rsidR="00B900F3" w:rsidRDefault="00B900F3">
      <w:pPr>
        <w:pStyle w:val="CommentText"/>
      </w:pPr>
      <w:r>
        <w:rPr>
          <w:rStyle w:val="CommentReference"/>
        </w:rPr>
        <w:annotationRef/>
      </w:r>
      <w:r>
        <w:t>Done</w:t>
      </w:r>
    </w:p>
  </w:comment>
  <w:comment w:id="10113" w:author="Steve Hanson" w:date="2013-07-24T17:51:00Z" w:initials="SMH">
    <w:p w14:paraId="001D5F7E" w14:textId="77777777" w:rsidR="00B900F3" w:rsidRDefault="00B900F3">
      <w:pPr>
        <w:pStyle w:val="CommentText"/>
      </w:pPr>
      <w:r>
        <w:rPr>
          <w:rStyle w:val="CommentReference"/>
        </w:rPr>
        <w:annotationRef/>
      </w:r>
      <w:r>
        <w:t>Errata 2.16 clarifies allowable string literal content</w:t>
      </w:r>
    </w:p>
  </w:comment>
  <w:comment w:id="10114" w:author="mbeckerle" w:date="2013-07-24T17:51:00Z" w:initials="m">
    <w:p w14:paraId="01E51C00" w14:textId="77777777" w:rsidR="00B900F3" w:rsidRDefault="00B900F3">
      <w:pPr>
        <w:pStyle w:val="CommentText"/>
      </w:pPr>
      <w:r>
        <w:rPr>
          <w:rStyle w:val="CommentReference"/>
        </w:rPr>
        <w:annotationRef/>
      </w:r>
      <w:r>
        <w:t>Done</w:t>
      </w:r>
    </w:p>
  </w:comment>
  <w:comment w:id="10181" w:author="Steve Hanson" w:date="2013-07-24T17:51:00Z" w:initials="SMH">
    <w:p w14:paraId="4D6FDA75" w14:textId="77777777" w:rsidR="00B900F3" w:rsidRDefault="00B900F3">
      <w:pPr>
        <w:pStyle w:val="CommentText"/>
      </w:pPr>
      <w:r>
        <w:rPr>
          <w:rStyle w:val="CommentReference"/>
        </w:rPr>
        <w:annotationRef/>
      </w:r>
      <w:r>
        <w:t xml:space="preserve">Errata 2.60 changes name. </w:t>
      </w:r>
      <w:r w:rsidRPr="0055217D">
        <w:rPr>
          <w:b/>
        </w:rPr>
        <w:t xml:space="preserve">DONE </w:t>
      </w:r>
    </w:p>
  </w:comment>
  <w:comment w:id="10184" w:author="Steve Hanson" w:date="2013-07-24T17:51:00Z" w:initials="SMH">
    <w:p w14:paraId="571C9408" w14:textId="77777777" w:rsidR="00B900F3" w:rsidRDefault="00B900F3">
      <w:pPr>
        <w:pStyle w:val="CommentText"/>
      </w:pPr>
      <w:r>
        <w:rPr>
          <w:rStyle w:val="CommentReference"/>
        </w:rPr>
        <w:annotationRef/>
      </w:r>
      <w:r>
        <w:t xml:space="preserve">Errata 2.60 changes name </w:t>
      </w:r>
      <w:r w:rsidRPr="0055217D">
        <w:rPr>
          <w:b/>
        </w:rPr>
        <w:t>DONE</w:t>
      </w:r>
    </w:p>
  </w:comment>
  <w:comment w:id="10196" w:author="Steve Hanson" w:date="2013-07-24T17:51:00Z" w:initials="SMH">
    <w:p w14:paraId="7E67D324" w14:textId="77777777" w:rsidR="00B900F3" w:rsidRDefault="00B900F3">
      <w:pPr>
        <w:pStyle w:val="CommentText"/>
      </w:pPr>
      <w:r>
        <w:rPr>
          <w:rStyle w:val="CommentReference"/>
        </w:rPr>
        <w:annotationRef/>
      </w:r>
      <w:r>
        <w:t>Errata 2.17 clarifies allowable string literal content</w:t>
      </w:r>
    </w:p>
    <w:p w14:paraId="7C88377D" w14:textId="10C5B604" w:rsidR="00B900F3" w:rsidRDefault="00B900F3">
      <w:pPr>
        <w:pStyle w:val="CommentText"/>
      </w:pPr>
      <w:r>
        <w:t>DONE</w:t>
      </w:r>
    </w:p>
  </w:comment>
  <w:comment w:id="10211" w:author="Steve Hanson" w:date="2013-07-24T17:51:00Z" w:initials="SMH">
    <w:p w14:paraId="1DA561CA" w14:textId="77777777" w:rsidR="00B900F3" w:rsidRDefault="00B900F3">
      <w:pPr>
        <w:pStyle w:val="CommentText"/>
      </w:pPr>
      <w:r>
        <w:rPr>
          <w:rStyle w:val="CommentReference"/>
        </w:rPr>
        <w:annotationRef/>
      </w:r>
      <w:r>
        <w:t>‘PaddingCharacter Restrictons’</w:t>
      </w:r>
    </w:p>
    <w:p w14:paraId="136B8793" w14:textId="1F3CDA1C" w:rsidR="00B900F3" w:rsidRDefault="00B900F3">
      <w:pPr>
        <w:pStyle w:val="CommentText"/>
      </w:pPr>
      <w:r>
        <w:t>DONE</w:t>
      </w:r>
    </w:p>
  </w:comment>
  <w:comment w:id="10212" w:author="mbeckerle" w:date="2013-07-24T17:51:00Z" w:initials="m">
    <w:p w14:paraId="701BFCEB" w14:textId="77777777" w:rsidR="00B900F3" w:rsidRDefault="00B900F3">
      <w:pPr>
        <w:pStyle w:val="CommentText"/>
      </w:pPr>
      <w:r>
        <w:rPr>
          <w:rStyle w:val="CommentReference"/>
        </w:rPr>
        <w:annotationRef/>
      </w:r>
      <w:r>
        <w:t>Errata 2.17 Done</w:t>
      </w:r>
    </w:p>
  </w:comment>
  <w:comment w:id="10236" w:author="Steve Hanson" w:date="2013-07-24T17:51:00Z" w:initials="SMH">
    <w:p w14:paraId="1D379ABF" w14:textId="77777777" w:rsidR="00B900F3" w:rsidRDefault="00B900F3">
      <w:pPr>
        <w:pStyle w:val="CommentText"/>
      </w:pPr>
      <w:r>
        <w:rPr>
          <w:rStyle w:val="CommentReference"/>
        </w:rPr>
        <w:annotationRef/>
      </w:r>
      <w:r>
        <w:t>Add full stop</w:t>
      </w:r>
    </w:p>
    <w:p w14:paraId="00133956" w14:textId="7C8B3CA7" w:rsidR="00B900F3" w:rsidRDefault="00B900F3">
      <w:pPr>
        <w:pStyle w:val="CommentText"/>
      </w:pPr>
      <w:r>
        <w:t>DONE</w:t>
      </w:r>
    </w:p>
  </w:comment>
  <w:comment w:id="10259" w:author="Steve Hanson" w:date="2013-07-24T17:51:00Z" w:initials="SMH">
    <w:p w14:paraId="29D811FD" w14:textId="77777777" w:rsidR="00B900F3" w:rsidRDefault="00B900F3">
      <w:pPr>
        <w:pStyle w:val="CommentText"/>
      </w:pPr>
      <w:r>
        <w:rPr>
          <w:rStyle w:val="CommentReference"/>
        </w:rPr>
        <w:annotationRef/>
      </w:r>
      <w:r>
        <w:t>Errata 3.12 changes unparsing validation so that it takes place on the augmented Infoset. The setting of this property therefore can not prevent validation errors. I think this is worth stating.</w:t>
      </w:r>
    </w:p>
    <w:p w14:paraId="4CA740C8" w14:textId="77777777" w:rsidR="00B900F3" w:rsidRDefault="00B900F3">
      <w:pPr>
        <w:pStyle w:val="CommentText"/>
      </w:pPr>
    </w:p>
    <w:p w14:paraId="476D24B4" w14:textId="4125E462" w:rsidR="00B900F3" w:rsidRDefault="00B900F3">
      <w:pPr>
        <w:pStyle w:val="CommentText"/>
      </w:pPr>
      <w:r>
        <w:t>DONE</w:t>
      </w:r>
    </w:p>
  </w:comment>
  <w:comment w:id="10256" w:author="Steve Hanson" w:date="2013-07-24T17:51:00Z" w:initials="SMH">
    <w:p w14:paraId="79384E27" w14:textId="77777777" w:rsidR="00B900F3" w:rsidRDefault="00B900F3">
      <w:pPr>
        <w:pStyle w:val="CommentText"/>
      </w:pPr>
      <w:r>
        <w:rPr>
          <w:rStyle w:val="CommentReference"/>
        </w:rPr>
        <w:annotationRef/>
      </w:r>
      <w:r>
        <w:t>Errata 3.12 changes how validation is defined, we should state here the interaction with this property.</w:t>
      </w:r>
    </w:p>
    <w:p w14:paraId="65B75905" w14:textId="77777777" w:rsidR="00B900F3" w:rsidRDefault="00B900F3">
      <w:pPr>
        <w:pStyle w:val="CommentText"/>
      </w:pPr>
    </w:p>
    <w:p w14:paraId="45DEF15A" w14:textId="14DDF00D" w:rsidR="00B900F3" w:rsidRDefault="00B900F3">
      <w:pPr>
        <w:pStyle w:val="CommentText"/>
      </w:pPr>
      <w:r>
        <w:t>DONE</w:t>
      </w:r>
    </w:p>
  </w:comment>
  <w:comment w:id="10287" w:author="mbeckerle" w:date="2013-07-24T17:51:00Z" w:initials="m">
    <w:p w14:paraId="728C6C01" w14:textId="2E81414A" w:rsidR="00B900F3" w:rsidRDefault="00B900F3" w:rsidP="00D541F9">
      <w:pPr>
        <w:autoSpaceDE w:val="0"/>
        <w:autoSpaceDN w:val="0"/>
        <w:adjustRightInd w:val="0"/>
      </w:pPr>
      <w:r>
        <w:rPr>
          <w:rStyle w:val="CommentReference"/>
        </w:rPr>
        <w:annotationRef/>
      </w:r>
      <w:r>
        <w:rPr>
          <w:rFonts w:ascii="Helv" w:hAnsi="Helv" w:cs="Helv"/>
          <w:b/>
          <w:color w:val="0000FF"/>
          <w:lang w:eastAsia="en-GB"/>
        </w:rPr>
        <w:t xml:space="preserve">Errata </w:t>
      </w:r>
      <w:r w:rsidRPr="00E61E74">
        <w:rPr>
          <w:rFonts w:ascii="Helv" w:hAnsi="Helv" w:cs="Helv"/>
          <w:b/>
          <w:color w:val="0000FF"/>
          <w:lang w:eastAsia="en-GB"/>
        </w:rPr>
        <w:t>2.93</w:t>
      </w:r>
      <w:r>
        <w:rPr>
          <w:rFonts w:ascii="Helv" w:hAnsi="Helv" w:cs="Helv"/>
          <w:color w:val="0000FF"/>
          <w:lang w:eastAsia="en-GB"/>
        </w:rPr>
        <w:t xml:space="preserve">. </w:t>
      </w:r>
      <w:r w:rsidRPr="00E61E74">
        <w:rPr>
          <w:rFonts w:ascii="Helv" w:hAnsi="Helv" w:cs="Helv"/>
          <w:i/>
          <w:color w:val="0000FF"/>
          <w:lang w:eastAsia="en-GB"/>
        </w:rPr>
        <w:t>Sections 13.6, 13.7</w:t>
      </w:r>
      <w:r>
        <w:rPr>
          <w:rFonts w:ascii="Helv" w:hAnsi="Helv" w:cs="Helv"/>
          <w:color w:val="0000FF"/>
          <w:lang w:eastAsia="en-GB"/>
        </w:rPr>
        <w:t xml:space="preserve">. DONE. </w:t>
      </w:r>
    </w:p>
  </w:comment>
  <w:comment w:id="10288" w:author="mbeckerle" w:date="2013-07-24T17:51:00Z" w:initials="m">
    <w:p w14:paraId="3AE85E61" w14:textId="1D2B46CF" w:rsidR="00B900F3" w:rsidRDefault="00B900F3" w:rsidP="007F00A0">
      <w:pPr>
        <w:autoSpaceDE w:val="0"/>
        <w:rPr>
          <w:rFonts w:ascii="Helv" w:hAnsi="Helv" w:cs="Helv"/>
          <w:lang w:eastAsia="en-GB"/>
        </w:rPr>
      </w:pPr>
      <w:r>
        <w:rPr>
          <w:rStyle w:val="CommentReference"/>
        </w:rPr>
        <w:annotationRef/>
      </w:r>
      <w:r>
        <w:rPr>
          <w:rFonts w:ascii="Helv" w:hAnsi="Helv" w:cs="Helv"/>
          <w:b/>
          <w:lang w:eastAsia="en-GB"/>
        </w:rPr>
        <w:t xml:space="preserve">Errata </w:t>
      </w:r>
      <w:r w:rsidRPr="002144B9">
        <w:rPr>
          <w:rFonts w:ascii="Helv" w:hAnsi="Helv" w:cs="Helv"/>
          <w:b/>
          <w:lang w:eastAsia="en-GB"/>
        </w:rPr>
        <w:t>2.106.</w:t>
      </w:r>
      <w:r>
        <w:rPr>
          <w:rFonts w:ascii="Helv" w:hAnsi="Helv" w:cs="Helv"/>
          <w:lang w:eastAsia="en-GB"/>
        </w:rPr>
        <w:t xml:space="preserve"> DONE</w:t>
      </w:r>
    </w:p>
    <w:p w14:paraId="2CA23E9F" w14:textId="67491314" w:rsidR="00B900F3" w:rsidRDefault="00B900F3">
      <w:pPr>
        <w:pStyle w:val="CommentText"/>
      </w:pPr>
    </w:p>
  </w:comment>
  <w:comment w:id="10309" w:author="Steve Hanson" w:date="2013-07-24T17:51:00Z" w:initials="SMH">
    <w:p w14:paraId="54464DA2" w14:textId="77777777" w:rsidR="00B900F3" w:rsidRDefault="00B900F3">
      <w:pPr>
        <w:pStyle w:val="CommentText"/>
      </w:pPr>
      <w:r>
        <w:rPr>
          <w:rStyle w:val="CommentReference"/>
        </w:rPr>
        <w:annotationRef/>
      </w:r>
      <w:r>
        <w:t xml:space="preserve">Errata 2.15. </w:t>
      </w:r>
      <w:r w:rsidRPr="006574E4">
        <w:rPr>
          <w:b/>
        </w:rPr>
        <w:t>DONE</w:t>
      </w:r>
    </w:p>
  </w:comment>
  <w:comment w:id="10312" w:author="mbeckerle" w:date="2013-07-24T17:51:00Z" w:initials="m">
    <w:p w14:paraId="3045C969" w14:textId="15474E35" w:rsidR="00B900F3" w:rsidRDefault="00B900F3">
      <w:pPr>
        <w:pStyle w:val="CommentText"/>
      </w:pPr>
      <w:r>
        <w:rPr>
          <w:rStyle w:val="CommentReference"/>
        </w:rPr>
        <w:annotationRef/>
      </w:r>
      <w:r>
        <w:t>Errata 2.92 DONE</w:t>
      </w:r>
    </w:p>
  </w:comment>
  <w:comment w:id="10324" w:author="Steve Hanson" w:date="2013-07-24T17:51:00Z" w:initials="SMH">
    <w:p w14:paraId="281D332B" w14:textId="77777777" w:rsidR="00B900F3" w:rsidRDefault="00B900F3">
      <w:pPr>
        <w:pStyle w:val="CommentText"/>
      </w:pPr>
      <w:r>
        <w:rPr>
          <w:rStyle w:val="CommentReference"/>
        </w:rPr>
        <w:annotationRef/>
      </w:r>
      <w:r>
        <w:t>Errata 2.17 clarifies allowable string literal content</w:t>
      </w:r>
    </w:p>
  </w:comment>
  <w:comment w:id="10325" w:author="mbeckerle" w:date="2013-07-24T17:51:00Z" w:initials="m">
    <w:p w14:paraId="532FDA83" w14:textId="12BBA61E" w:rsidR="00B900F3" w:rsidRDefault="00B900F3">
      <w:pPr>
        <w:pStyle w:val="CommentText"/>
      </w:pPr>
      <w:r>
        <w:rPr>
          <w:rStyle w:val="CommentReference"/>
        </w:rPr>
        <w:annotationRef/>
      </w:r>
      <w:r>
        <w:t>DONE</w:t>
      </w:r>
    </w:p>
  </w:comment>
  <w:comment w:id="10340" w:author="mbeckerle" w:date="2013-07-24T17:51:00Z" w:initials="m">
    <w:p w14:paraId="0340C101" w14:textId="77777777" w:rsidR="00B900F3" w:rsidRDefault="00B900F3">
      <w:pPr>
        <w:pStyle w:val="CommentText"/>
      </w:pPr>
      <w:r>
        <w:rPr>
          <w:rStyle w:val="CommentReference"/>
        </w:rPr>
        <w:annotationRef/>
      </w:r>
      <w:r>
        <w:t>Errata 2.25 Done</w:t>
      </w:r>
    </w:p>
  </w:comment>
  <w:comment w:id="10345" w:author="Steve Hanson" w:date="2013-07-24T17:51:00Z" w:initials="SMH">
    <w:p w14:paraId="1F48F094" w14:textId="218A0431" w:rsidR="00B900F3" w:rsidRDefault="00B900F3" w:rsidP="0025238D">
      <w:pPr>
        <w:pStyle w:val="CommentText"/>
      </w:pPr>
      <w:r>
        <w:rPr>
          <w:rStyle w:val="CommentReference"/>
        </w:rPr>
        <w:annotationRef/>
      </w:r>
      <w:r>
        <w:t>Padding Character Restrictions DONE</w:t>
      </w:r>
    </w:p>
  </w:comment>
  <w:comment w:id="10347" w:author="mbeckerle" w:date="2013-07-24T17:51:00Z" w:initials="m">
    <w:p w14:paraId="4C422446" w14:textId="77777777" w:rsidR="00B900F3" w:rsidRDefault="00B900F3" w:rsidP="0025238D">
      <w:pPr>
        <w:pStyle w:val="CommentText"/>
      </w:pPr>
      <w:r>
        <w:rPr>
          <w:rStyle w:val="CommentReference"/>
        </w:rPr>
        <w:annotationRef/>
      </w:r>
      <w:r>
        <w:t>Errata 2.17 Done</w:t>
      </w:r>
    </w:p>
  </w:comment>
  <w:comment w:id="10348" w:author="Steve Hanson" w:date="2013-07-24T17:51:00Z" w:initials="SMH">
    <w:p w14:paraId="0F8EA60D" w14:textId="77777777" w:rsidR="00B900F3" w:rsidRDefault="00B900F3">
      <w:pPr>
        <w:pStyle w:val="CommentText"/>
      </w:pPr>
      <w:r>
        <w:rPr>
          <w:rStyle w:val="CommentReference"/>
        </w:rPr>
        <w:annotationRef/>
      </w:r>
      <w:r>
        <w:t>I think this is meant to be errata 2.17 but I can only see boxes. It should be referring to Padding Character Restrictions in property  textStringPadCharacter.</w:t>
      </w:r>
    </w:p>
    <w:p w14:paraId="20766859" w14:textId="77777777" w:rsidR="00B900F3" w:rsidRDefault="00B900F3">
      <w:pPr>
        <w:pStyle w:val="CommentText"/>
      </w:pPr>
    </w:p>
    <w:p w14:paraId="798DECC7" w14:textId="54C19550" w:rsidR="00B900F3" w:rsidRDefault="00B900F3">
      <w:pPr>
        <w:pStyle w:val="CommentText"/>
      </w:pPr>
      <w:r>
        <w:t>FIXED DONE.</w:t>
      </w:r>
    </w:p>
  </w:comment>
  <w:comment w:id="10360" w:author="mbeckerle" w:date="2013-07-24T17:51:00Z" w:initials="m">
    <w:p w14:paraId="389A1548" w14:textId="2CA4DCA1" w:rsidR="00B900F3" w:rsidRDefault="00B900F3">
      <w:pPr>
        <w:pStyle w:val="CommentText"/>
      </w:pPr>
      <w:r>
        <w:rPr>
          <w:rStyle w:val="CommentReference"/>
        </w:rPr>
        <w:annotationRef/>
      </w:r>
      <w:r>
        <w:t>Errata 3.27 DONE</w:t>
      </w:r>
    </w:p>
  </w:comment>
  <w:comment w:id="10426" w:author="Steve Hanson" w:date="2013-07-24T17:51:00Z" w:initials="SMH">
    <w:p w14:paraId="259E8346" w14:textId="77777777" w:rsidR="00B900F3" w:rsidRDefault="00B900F3">
      <w:pPr>
        <w:pStyle w:val="CommentText"/>
      </w:pPr>
      <w:r>
        <w:rPr>
          <w:rStyle w:val="CommentReference"/>
        </w:rPr>
        <w:annotationRef/>
      </w:r>
      <w:r>
        <w:t>Needs some more thought, so we define lax behaviour followed by what strict buys on top.</w:t>
      </w:r>
    </w:p>
  </w:comment>
  <w:comment w:id="10427" w:author="mbeckerle" w:date="2013-07-24T17:51:00Z" w:initials="m">
    <w:p w14:paraId="4D1ED372" w14:textId="77777777" w:rsidR="00B900F3" w:rsidRDefault="00B900F3">
      <w:pPr>
        <w:pStyle w:val="CommentText"/>
      </w:pPr>
      <w:r>
        <w:rPr>
          <w:rStyle w:val="CommentReference"/>
        </w:rPr>
        <w:annotationRef/>
      </w:r>
      <w:r>
        <w:t>(DONE)</w:t>
      </w:r>
    </w:p>
    <w:p w14:paraId="32A28D0A" w14:textId="77777777" w:rsidR="00B900F3" w:rsidRDefault="00B900F3">
      <w:pPr>
        <w:pStyle w:val="CommentText"/>
      </w:pPr>
    </w:p>
    <w:p w14:paraId="21097D32" w14:textId="77777777" w:rsidR="00B900F3" w:rsidRDefault="00B900F3">
      <w:pPr>
        <w:pStyle w:val="CommentText"/>
      </w:pPr>
      <w:r>
        <w:t>SMH: Action 170 means we can close this for now. OK.</w:t>
      </w:r>
    </w:p>
  </w:comment>
  <w:comment w:id="10424" w:author="Steve Hanson" w:date="2013-07-24T17:51:00Z" w:initials="SMH">
    <w:p w14:paraId="0414A25D" w14:textId="77777777" w:rsidR="00B900F3" w:rsidRDefault="00B900F3">
      <w:pPr>
        <w:pStyle w:val="CommentText"/>
      </w:pPr>
      <w:r>
        <w:rPr>
          <w:rStyle w:val="CommentReference"/>
        </w:rPr>
        <w:annotationRef/>
      </w:r>
      <w:r>
        <w:t>Errata 2.21 changes this to be consistent with ICU</w:t>
      </w:r>
    </w:p>
    <w:p w14:paraId="26A569EE" w14:textId="77777777" w:rsidR="00B900F3" w:rsidRDefault="00B900F3">
      <w:pPr>
        <w:pStyle w:val="CommentText"/>
      </w:pPr>
    </w:p>
    <w:p w14:paraId="32DDA661" w14:textId="77777777" w:rsidR="00B900F3" w:rsidRDefault="00B900F3">
      <w:pPr>
        <w:pStyle w:val="CommentText"/>
      </w:pPr>
      <w:r>
        <w:t>DONE</w:t>
      </w:r>
    </w:p>
  </w:comment>
  <w:comment w:id="10434" w:author="Steve Hanson" w:date="2013-07-24T17:51:00Z" w:initials="SMH">
    <w:p w14:paraId="7C44A5AF" w14:textId="77777777" w:rsidR="00B900F3" w:rsidRDefault="00B900F3">
      <w:pPr>
        <w:pStyle w:val="CommentText"/>
      </w:pPr>
      <w:r>
        <w:rPr>
          <w:rStyle w:val="CommentReference"/>
        </w:rPr>
        <w:annotationRef/>
      </w:r>
      <w:r>
        <w:t>Updated 2.54 DONE</w:t>
      </w:r>
    </w:p>
  </w:comment>
  <w:comment w:id="10431" w:author="mbeckerle" w:date="2013-07-24T17:51:00Z" w:initials="m">
    <w:p w14:paraId="70953198" w14:textId="77777777" w:rsidR="00B900F3" w:rsidRDefault="00B900F3">
      <w:pPr>
        <w:pStyle w:val="CommentText"/>
      </w:pPr>
      <w:r>
        <w:rPr>
          <w:rStyle w:val="CommentReference"/>
        </w:rPr>
        <w:annotationRef/>
      </w:r>
      <w:r>
        <w:t>Errata 2.21 and 2.54</w:t>
      </w:r>
    </w:p>
    <w:p w14:paraId="269C7A59" w14:textId="77777777" w:rsidR="00B900F3" w:rsidRDefault="00B900F3">
      <w:pPr>
        <w:pStyle w:val="CommentText"/>
      </w:pPr>
      <w:r>
        <w:t>DONE</w:t>
      </w:r>
    </w:p>
  </w:comment>
  <w:comment w:id="10462" w:author="Steve Hanson" w:date="2013-07-24T17:51:00Z" w:initials="SMH">
    <w:p w14:paraId="2C021B41" w14:textId="77777777" w:rsidR="00B900F3" w:rsidRDefault="00B900F3">
      <w:pPr>
        <w:pStyle w:val="CommentText"/>
      </w:pPr>
      <w:r>
        <w:rPr>
          <w:rStyle w:val="CommentReference"/>
        </w:rPr>
        <w:annotationRef/>
      </w:r>
      <w:r>
        <w:t>Errata 2.18 clarifies allowable string literal content</w:t>
      </w:r>
    </w:p>
    <w:p w14:paraId="67DC63E7" w14:textId="77777777" w:rsidR="00B900F3" w:rsidRDefault="00B900F3">
      <w:pPr>
        <w:pStyle w:val="CommentText"/>
      </w:pPr>
      <w:r>
        <w:t>DONE</w:t>
      </w:r>
    </w:p>
  </w:comment>
  <w:comment w:id="10463" w:author="Steve Hanson" w:date="2013-07-24T17:51:00Z" w:initials="SMH">
    <w:p w14:paraId="0CF18637" w14:textId="77777777" w:rsidR="00B900F3" w:rsidRDefault="00B900F3">
      <w:pPr>
        <w:pStyle w:val="CommentText"/>
      </w:pPr>
      <w:r>
        <w:rPr>
          <w:rStyle w:val="CommentReference"/>
        </w:rPr>
        <w:annotationRef/>
      </w:r>
      <w:r>
        <w:t>Errata 2.23 allows a list of sring literals DONE</w:t>
      </w:r>
    </w:p>
  </w:comment>
  <w:comment w:id="10468" w:author="Steve Hanson" w:date="2013-07-24T17:51:00Z" w:initials="SMH">
    <w:p w14:paraId="28B691AC" w14:textId="77777777" w:rsidR="00B900F3" w:rsidRDefault="00B900F3">
      <w:pPr>
        <w:pStyle w:val="CommentText"/>
      </w:pPr>
      <w:r>
        <w:rPr>
          <w:rStyle w:val="CommentReference"/>
        </w:rPr>
        <w:annotationRef/>
      </w:r>
      <w:r>
        <w:t xml:space="preserve">Errata 2.27: </w:t>
      </w:r>
      <w:r w:rsidRPr="002431C2">
        <w:rPr>
          <w:b/>
        </w:rPr>
        <w:t>DONE</w:t>
      </w:r>
    </w:p>
  </w:comment>
  <w:comment w:id="10470" w:author="Steve Hanson" w:date="2013-07-24T17:51:00Z" w:initials="SMH">
    <w:p w14:paraId="7EFF34F8" w14:textId="77777777" w:rsidR="00B900F3" w:rsidRDefault="00B900F3">
      <w:pPr>
        <w:pStyle w:val="CommentText"/>
      </w:pPr>
      <w:r>
        <w:rPr>
          <w:rStyle w:val="CommentReference"/>
        </w:rPr>
        <w:annotationRef/>
      </w:r>
      <w:r>
        <w:t>Add full stop DONE</w:t>
      </w:r>
    </w:p>
  </w:comment>
  <w:comment w:id="10469" w:author="Steve Hanson" w:date="2013-07-24T17:51:00Z" w:initials="SMH">
    <w:p w14:paraId="1FA004DB" w14:textId="77777777" w:rsidR="00B900F3" w:rsidRDefault="00B900F3">
      <w:pPr>
        <w:pStyle w:val="CommentText"/>
      </w:pPr>
      <w:r>
        <w:rPr>
          <w:rStyle w:val="CommentReference"/>
        </w:rPr>
        <w:annotationRef/>
      </w:r>
      <w:r>
        <w:t xml:space="preserve">Errata 2.22: </w:t>
      </w:r>
      <w:r w:rsidRPr="0085331E">
        <w:rPr>
          <w:b/>
        </w:rPr>
        <w:t>DONE</w:t>
      </w:r>
    </w:p>
  </w:comment>
  <w:comment w:id="10476" w:author="Steve Hanson" w:date="2013-07-24T17:51:00Z" w:initials="SMH">
    <w:p w14:paraId="58E71BA6" w14:textId="77777777" w:rsidR="00B900F3" w:rsidRDefault="00B900F3">
      <w:pPr>
        <w:pStyle w:val="CommentText"/>
      </w:pPr>
      <w:r>
        <w:rPr>
          <w:rStyle w:val="CommentReference"/>
        </w:rPr>
        <w:annotationRef/>
      </w:r>
      <w:r>
        <w:t>Text Number Character Restrictions.</w:t>
      </w:r>
    </w:p>
    <w:p w14:paraId="351CA432" w14:textId="77777777" w:rsidR="00B900F3" w:rsidRDefault="00B900F3">
      <w:pPr>
        <w:pStyle w:val="CommentText"/>
      </w:pPr>
    </w:p>
    <w:p w14:paraId="26D3D36E" w14:textId="77777777" w:rsidR="00B900F3" w:rsidRDefault="00B900F3">
      <w:pPr>
        <w:pStyle w:val="CommentText"/>
      </w:pPr>
      <w:r>
        <w:t>DONE</w:t>
      </w:r>
    </w:p>
  </w:comment>
  <w:comment w:id="10477" w:author="mbeckerle" w:date="2013-07-24T17:51:00Z" w:initials="m">
    <w:p w14:paraId="2762DE75" w14:textId="77777777" w:rsidR="00B900F3" w:rsidRDefault="00B900F3" w:rsidP="00D67874">
      <w:pPr>
        <w:pStyle w:val="CommentText"/>
      </w:pPr>
      <w:r>
        <w:rPr>
          <w:rStyle w:val="CommentReference"/>
        </w:rPr>
        <w:annotationRef/>
      </w:r>
      <w:r>
        <w:t>Errata 2.18 Done</w:t>
      </w:r>
    </w:p>
  </w:comment>
  <w:comment w:id="10488" w:author="Steve Hanson" w:date="2013-07-24T17:51:00Z" w:initials="SMH">
    <w:p w14:paraId="16FCEA86" w14:textId="77777777" w:rsidR="00B900F3" w:rsidRDefault="00B900F3">
      <w:pPr>
        <w:pStyle w:val="CommentText"/>
      </w:pPr>
      <w:r>
        <w:rPr>
          <w:rStyle w:val="CommentReference"/>
        </w:rPr>
        <w:annotationRef/>
      </w:r>
      <w:r>
        <w:t>Delete DONE</w:t>
      </w:r>
    </w:p>
  </w:comment>
  <w:comment w:id="10506" w:author="Steve Hanson" w:date="2013-07-24T17:51:00Z" w:initials="SMH">
    <w:p w14:paraId="36C5A074" w14:textId="77777777" w:rsidR="00B900F3" w:rsidRDefault="00B900F3">
      <w:pPr>
        <w:pStyle w:val="CommentText"/>
      </w:pPr>
      <w:r>
        <w:rPr>
          <w:rStyle w:val="CommentReference"/>
        </w:rPr>
        <w:annotationRef/>
      </w:r>
      <w:r>
        <w:t xml:space="preserve">Errata 2.18 clarifies allowable string literal content </w:t>
      </w:r>
    </w:p>
    <w:p w14:paraId="56A962F2" w14:textId="77777777" w:rsidR="00B900F3" w:rsidRDefault="00B900F3">
      <w:pPr>
        <w:pStyle w:val="CommentText"/>
      </w:pPr>
      <w:r>
        <w:t>DONE</w:t>
      </w:r>
    </w:p>
  </w:comment>
  <w:comment w:id="10513" w:author="Steve Hanson" w:date="2013-07-24T17:51:00Z" w:initials="SMH">
    <w:p w14:paraId="3B45D1D4" w14:textId="77777777" w:rsidR="00B900F3" w:rsidRDefault="00B900F3">
      <w:pPr>
        <w:pStyle w:val="CommentText"/>
      </w:pPr>
      <w:r>
        <w:rPr>
          <w:rStyle w:val="CommentReference"/>
        </w:rPr>
        <w:annotationRef/>
      </w:r>
      <w:r>
        <w:t>Add full stop</w:t>
      </w:r>
    </w:p>
    <w:p w14:paraId="008F8BC9" w14:textId="77777777" w:rsidR="00B900F3" w:rsidRDefault="00B900F3">
      <w:pPr>
        <w:pStyle w:val="CommentText"/>
      </w:pPr>
      <w:r>
        <w:t>DONE</w:t>
      </w:r>
    </w:p>
  </w:comment>
  <w:comment w:id="10512" w:author="Steve Hanson" w:date="2013-07-24T17:51:00Z" w:initials="SMH">
    <w:p w14:paraId="1DF2425D" w14:textId="77777777" w:rsidR="00B900F3" w:rsidRDefault="00B900F3">
      <w:pPr>
        <w:pStyle w:val="CommentText"/>
      </w:pPr>
      <w:r>
        <w:rPr>
          <w:rStyle w:val="CommentReference"/>
        </w:rPr>
        <w:annotationRef/>
      </w:r>
      <w:r>
        <w:t xml:space="preserve">Errata 2.24: </w:t>
      </w:r>
      <w:r w:rsidRPr="0085331E">
        <w:rPr>
          <w:b/>
        </w:rPr>
        <w:t>DONE</w:t>
      </w:r>
    </w:p>
  </w:comment>
  <w:comment w:id="10518" w:author="Steve Hanson" w:date="2013-07-24T17:51:00Z" w:initials="SMH">
    <w:p w14:paraId="71E8A0EE" w14:textId="77777777" w:rsidR="00B900F3" w:rsidRDefault="00B900F3">
      <w:pPr>
        <w:pStyle w:val="CommentText"/>
      </w:pPr>
      <w:r>
        <w:rPr>
          <w:rStyle w:val="CommentReference"/>
        </w:rPr>
        <w:annotationRef/>
      </w:r>
      <w:r>
        <w:t>Text Number Character Restrictions</w:t>
      </w:r>
    </w:p>
    <w:p w14:paraId="0472CA2E" w14:textId="77777777" w:rsidR="00B900F3" w:rsidRDefault="00B900F3">
      <w:pPr>
        <w:pStyle w:val="CommentText"/>
      </w:pPr>
      <w:r>
        <w:t>DONE</w:t>
      </w:r>
    </w:p>
  </w:comment>
  <w:comment w:id="10519" w:author="mbeckerle" w:date="2013-07-24T17:51:00Z" w:initials="m">
    <w:p w14:paraId="42C2FE62" w14:textId="77777777" w:rsidR="00B900F3" w:rsidRDefault="00B900F3">
      <w:pPr>
        <w:pStyle w:val="CommentText"/>
      </w:pPr>
      <w:r>
        <w:rPr>
          <w:rStyle w:val="CommentReference"/>
        </w:rPr>
        <w:annotationRef/>
      </w:r>
      <w:r>
        <w:t>Errata 2.18 Done</w:t>
      </w:r>
    </w:p>
  </w:comment>
  <w:comment w:id="10535" w:author="Steve Hanson" w:date="2013-07-24T17:51:00Z" w:initials="SMH">
    <w:p w14:paraId="25B329E5" w14:textId="77777777" w:rsidR="00B900F3" w:rsidRDefault="00B900F3">
      <w:pPr>
        <w:pStyle w:val="CommentText"/>
      </w:pPr>
      <w:r>
        <w:rPr>
          <w:rStyle w:val="CommentReference"/>
        </w:rPr>
        <w:annotationRef/>
      </w:r>
      <w:r>
        <w:t xml:space="preserve">Errata 2.46 changes name. </w:t>
      </w:r>
      <w:r w:rsidRPr="00B76C05">
        <w:rPr>
          <w:b/>
        </w:rPr>
        <w:t>DONE</w:t>
      </w:r>
      <w:r>
        <w:t xml:space="preserve"> </w:t>
      </w:r>
    </w:p>
  </w:comment>
  <w:comment w:id="10540" w:author="Steve Hanson" w:date="2013-07-24T17:51:00Z" w:initials="SMH">
    <w:p w14:paraId="0B3864A5" w14:textId="77777777" w:rsidR="00B900F3" w:rsidRDefault="00B900F3">
      <w:pPr>
        <w:pStyle w:val="CommentText"/>
      </w:pPr>
      <w:r>
        <w:rPr>
          <w:rStyle w:val="CommentReference"/>
        </w:rPr>
        <w:annotationRef/>
      </w:r>
      <w:r>
        <w:t>Errata 2.18 clarifies allowable string literal content</w:t>
      </w:r>
    </w:p>
    <w:p w14:paraId="0D79B1FC" w14:textId="77777777" w:rsidR="00B900F3" w:rsidRDefault="00B900F3">
      <w:pPr>
        <w:pStyle w:val="CommentText"/>
      </w:pPr>
      <w:r>
        <w:t>DONE</w:t>
      </w:r>
    </w:p>
  </w:comment>
  <w:comment w:id="10544" w:author="Steve Hanson" w:date="2013-07-24T17:51:00Z" w:initials="SMH">
    <w:p w14:paraId="10ADD230" w14:textId="77777777" w:rsidR="00B900F3" w:rsidRDefault="00B900F3">
      <w:pPr>
        <w:pStyle w:val="CommentText"/>
      </w:pPr>
      <w:r>
        <w:rPr>
          <w:rStyle w:val="CommentReference"/>
        </w:rPr>
        <w:annotationRef/>
      </w:r>
      <w:r>
        <w:t xml:space="preserve">Errata 2.46 allows multiple characters </w:t>
      </w:r>
      <w:r w:rsidRPr="00B76C05">
        <w:rPr>
          <w:b/>
        </w:rPr>
        <w:t>DONE</w:t>
      </w:r>
    </w:p>
  </w:comment>
  <w:comment w:id="10547" w:author="Steve Hanson" w:date="2013-07-24T17:51:00Z" w:initials="SMH">
    <w:p w14:paraId="77653368" w14:textId="77777777" w:rsidR="00B900F3" w:rsidRDefault="00B900F3">
      <w:pPr>
        <w:pStyle w:val="CommentText"/>
      </w:pPr>
      <w:r>
        <w:rPr>
          <w:rStyle w:val="CommentReference"/>
        </w:rPr>
        <w:annotationRef/>
      </w:r>
      <w:r>
        <w:t xml:space="preserve">Errata 2.26 </w:t>
      </w:r>
      <w:r w:rsidRPr="0085331E">
        <w:rPr>
          <w:b/>
        </w:rPr>
        <w:t>DONE</w:t>
      </w:r>
    </w:p>
  </w:comment>
  <w:comment w:id="10548" w:author="mbeckerle" w:date="2013-07-24T17:51:00Z" w:initials="m">
    <w:p w14:paraId="007210ED" w14:textId="77777777" w:rsidR="00B900F3" w:rsidRDefault="00B900F3">
      <w:pPr>
        <w:pStyle w:val="CommentText"/>
      </w:pPr>
      <w:r>
        <w:rPr>
          <w:rStyle w:val="CommentReference"/>
        </w:rPr>
        <w:annotationRef/>
      </w:r>
      <w:r>
        <w:t>Revised Errata 2.26 Done</w:t>
      </w:r>
    </w:p>
  </w:comment>
  <w:comment w:id="10555" w:author="Steve Hanson" w:date="2013-07-24T17:51:00Z" w:initials="SMH">
    <w:p w14:paraId="32FFF631" w14:textId="77777777" w:rsidR="00B900F3" w:rsidRDefault="00B900F3">
      <w:pPr>
        <w:pStyle w:val="CommentText"/>
      </w:pPr>
      <w:r>
        <w:rPr>
          <w:rStyle w:val="CommentReference"/>
        </w:rPr>
        <w:annotationRef/>
      </w:r>
      <w:r>
        <w:t xml:space="preserve">Text Number Character Restrictions </w:t>
      </w:r>
    </w:p>
    <w:p w14:paraId="20948215" w14:textId="77777777" w:rsidR="00B900F3" w:rsidRDefault="00B900F3">
      <w:pPr>
        <w:pStyle w:val="CommentText"/>
      </w:pPr>
      <w:r>
        <w:t>DONE</w:t>
      </w:r>
    </w:p>
  </w:comment>
  <w:comment w:id="10556" w:author="mbeckerle" w:date="2013-07-24T17:51:00Z" w:initials="m">
    <w:p w14:paraId="7C4F1B28" w14:textId="77777777" w:rsidR="00B900F3" w:rsidRDefault="00B900F3" w:rsidP="00F6044D">
      <w:pPr>
        <w:pStyle w:val="CommentText"/>
      </w:pPr>
      <w:r>
        <w:rPr>
          <w:rStyle w:val="CommentReference"/>
        </w:rPr>
        <w:annotationRef/>
      </w:r>
      <w:r>
        <w:t>Errata 2.18 Done</w:t>
      </w:r>
    </w:p>
  </w:comment>
  <w:comment w:id="10572" w:author="Steve Hanson" w:date="2013-07-24T17:51:00Z" w:initials="SMH">
    <w:p w14:paraId="474C092E" w14:textId="77777777" w:rsidR="00B900F3" w:rsidRDefault="00B900F3">
      <w:pPr>
        <w:pStyle w:val="CommentText"/>
      </w:pPr>
      <w:r>
        <w:rPr>
          <w:rStyle w:val="CommentReference"/>
        </w:rPr>
        <w:annotationRef/>
      </w:r>
      <w:r>
        <w:t>Needs some more thought, so we define lax behaviour followed by what strict buys on top.</w:t>
      </w:r>
    </w:p>
  </w:comment>
  <w:comment w:id="10574" w:author="mbeckerle" w:date="2013-07-24T17:51:00Z" w:initials="m">
    <w:p w14:paraId="43E095F4" w14:textId="3798E1E8" w:rsidR="00B900F3" w:rsidRDefault="00B900F3">
      <w:pPr>
        <w:pStyle w:val="CommentText"/>
      </w:pPr>
      <w:r>
        <w:rPr>
          <w:rStyle w:val="CommentReference"/>
        </w:rPr>
        <w:annotationRef/>
      </w:r>
      <w:r>
        <w:t>(DONE)</w:t>
      </w:r>
    </w:p>
    <w:p w14:paraId="12AEF645" w14:textId="77777777" w:rsidR="00B900F3" w:rsidRDefault="00B900F3">
      <w:pPr>
        <w:pStyle w:val="CommentText"/>
      </w:pPr>
    </w:p>
    <w:p w14:paraId="64B694D8" w14:textId="7F1F44A3" w:rsidR="00B900F3" w:rsidRDefault="00B900F3">
      <w:pPr>
        <w:pStyle w:val="CommentText"/>
      </w:pPr>
      <w:r>
        <w:t>SMH: Action 170 means we can close this for now. OK.</w:t>
      </w:r>
    </w:p>
  </w:comment>
  <w:comment w:id="10570" w:author="Steve Hanson" w:date="2013-07-24T17:51:00Z" w:initials="SMH">
    <w:p w14:paraId="6E84F193" w14:textId="77777777" w:rsidR="00B900F3" w:rsidRDefault="00B900F3">
      <w:pPr>
        <w:pStyle w:val="CommentText"/>
      </w:pPr>
      <w:r>
        <w:rPr>
          <w:rStyle w:val="CommentReference"/>
        </w:rPr>
        <w:annotationRef/>
      </w:r>
      <w:r>
        <w:t>Errata 2.21 changes this to be consistent with ICU</w:t>
      </w:r>
    </w:p>
    <w:p w14:paraId="7D347EB9" w14:textId="77777777" w:rsidR="00B900F3" w:rsidRDefault="00B900F3">
      <w:pPr>
        <w:pStyle w:val="CommentText"/>
      </w:pPr>
    </w:p>
    <w:p w14:paraId="61EE75D1" w14:textId="77777777" w:rsidR="00B900F3" w:rsidRDefault="00B900F3">
      <w:pPr>
        <w:pStyle w:val="CommentText"/>
      </w:pPr>
      <w:r>
        <w:t>DONE</w:t>
      </w:r>
    </w:p>
  </w:comment>
  <w:comment w:id="10580" w:author="Steve Hanson" w:date="2013-07-24T17:51:00Z" w:initials="SMH">
    <w:p w14:paraId="616B111B" w14:textId="5AE07957" w:rsidR="00B900F3" w:rsidRDefault="00B900F3">
      <w:pPr>
        <w:pStyle w:val="CommentText"/>
      </w:pPr>
      <w:r>
        <w:rPr>
          <w:rStyle w:val="CommentReference"/>
        </w:rPr>
        <w:annotationRef/>
      </w:r>
      <w:r>
        <w:t>Updated 2.54 DONE</w:t>
      </w:r>
    </w:p>
  </w:comment>
  <w:comment w:id="10602" w:author="Steve Hanson" w:date="2013-07-24T17:51:00Z" w:initials="SMH">
    <w:p w14:paraId="18620AC8" w14:textId="77777777" w:rsidR="00B900F3" w:rsidRDefault="00B900F3">
      <w:pPr>
        <w:pStyle w:val="CommentText"/>
      </w:pPr>
      <w:r>
        <w:rPr>
          <w:rStyle w:val="CommentReference"/>
        </w:rPr>
        <w:annotationRef/>
      </w:r>
      <w:r>
        <w:t>Errata 2.18 clarifies allowable string literal content</w:t>
      </w:r>
    </w:p>
    <w:p w14:paraId="04444B24" w14:textId="77777777" w:rsidR="00B900F3" w:rsidRDefault="00B900F3">
      <w:pPr>
        <w:pStyle w:val="CommentText"/>
      </w:pPr>
      <w:r>
        <w:t>DONE</w:t>
      </w:r>
    </w:p>
  </w:comment>
  <w:comment w:id="10614" w:author="Steve Hanson" w:date="2013-07-24T17:51:00Z" w:initials="SMH">
    <w:p w14:paraId="4B034532" w14:textId="77777777" w:rsidR="00B900F3" w:rsidRDefault="00B900F3">
      <w:pPr>
        <w:pStyle w:val="CommentText"/>
      </w:pPr>
      <w:r>
        <w:rPr>
          <w:rStyle w:val="CommentReference"/>
        </w:rPr>
        <w:annotationRef/>
      </w:r>
      <w:r>
        <w:t>Text Number Character Restrictions</w:t>
      </w:r>
    </w:p>
    <w:p w14:paraId="578273F1" w14:textId="77777777" w:rsidR="00B900F3" w:rsidRDefault="00B900F3">
      <w:pPr>
        <w:pStyle w:val="CommentText"/>
      </w:pPr>
      <w:r>
        <w:t>DONE</w:t>
      </w:r>
    </w:p>
  </w:comment>
  <w:comment w:id="10615" w:author="mbeckerle" w:date="2013-07-24T17:51:00Z" w:initials="m">
    <w:p w14:paraId="42A6CA27" w14:textId="77777777" w:rsidR="00B900F3" w:rsidRDefault="00B900F3" w:rsidP="00F6044D">
      <w:pPr>
        <w:pStyle w:val="CommentText"/>
      </w:pPr>
      <w:r>
        <w:rPr>
          <w:rStyle w:val="CommentReference"/>
        </w:rPr>
        <w:annotationRef/>
      </w:r>
      <w:r>
        <w:t>Errata 2.18 Done</w:t>
      </w:r>
    </w:p>
  </w:comment>
  <w:comment w:id="10618" w:author="Steve Hanson" w:date="2013-07-24T17:51:00Z" w:initials="SMH">
    <w:p w14:paraId="71BC0E5A" w14:textId="77777777" w:rsidR="00B900F3" w:rsidRDefault="00B900F3">
      <w:pPr>
        <w:pStyle w:val="CommentText"/>
      </w:pPr>
      <w:r>
        <w:rPr>
          <w:rStyle w:val="CommentReference"/>
        </w:rPr>
        <w:annotationRef/>
      </w:r>
      <w:r>
        <w:t>Errata 2.18 clarifies allowable string literal content</w:t>
      </w:r>
    </w:p>
    <w:p w14:paraId="567F8B7B" w14:textId="77777777" w:rsidR="00B900F3" w:rsidRDefault="00B900F3">
      <w:pPr>
        <w:pStyle w:val="CommentText"/>
      </w:pPr>
      <w:r>
        <w:t>DONE</w:t>
      </w:r>
    </w:p>
  </w:comment>
  <w:comment w:id="10619" w:author="Steve Hanson" w:date="2013-07-24T17:51:00Z" w:initials="SMH">
    <w:p w14:paraId="4B091096" w14:textId="77777777" w:rsidR="00B900F3" w:rsidRDefault="00B900F3">
      <w:pPr>
        <w:pStyle w:val="CommentText"/>
      </w:pPr>
      <w:r>
        <w:rPr>
          <w:rStyle w:val="CommentReference"/>
        </w:rPr>
        <w:annotationRef/>
      </w:r>
      <w:r>
        <w:t>Errata 2.23 allows a list of sring literals DONE</w:t>
      </w:r>
    </w:p>
  </w:comment>
  <w:comment w:id="10634" w:author="Steve Hanson" w:date="2013-07-24T17:51:00Z" w:initials="SMH">
    <w:p w14:paraId="61D1BE48" w14:textId="77777777" w:rsidR="00B900F3" w:rsidRDefault="00B900F3">
      <w:pPr>
        <w:pStyle w:val="CommentText"/>
      </w:pPr>
      <w:r>
        <w:rPr>
          <w:rStyle w:val="CommentReference"/>
        </w:rPr>
        <w:annotationRef/>
      </w:r>
      <w:r>
        <w:t xml:space="preserve">Errata 2.27: </w:t>
      </w:r>
      <w:r w:rsidRPr="002431C2">
        <w:rPr>
          <w:b/>
        </w:rPr>
        <w:t>DONE</w:t>
      </w:r>
    </w:p>
  </w:comment>
  <w:comment w:id="10655" w:author="Steve Hanson" w:date="2013-07-24T17:51:00Z" w:initials="SMH">
    <w:p w14:paraId="74905203" w14:textId="161A5647" w:rsidR="00B900F3" w:rsidRDefault="00B900F3">
      <w:pPr>
        <w:pStyle w:val="CommentText"/>
      </w:pPr>
      <w:r>
        <w:rPr>
          <w:rStyle w:val="CommentReference"/>
        </w:rPr>
        <w:annotationRef/>
      </w:r>
      <w:r>
        <w:t>Add full stop DONE</w:t>
      </w:r>
    </w:p>
  </w:comment>
  <w:comment w:id="10644" w:author="Steve Hanson" w:date="2013-07-24T17:51:00Z" w:initials="SMH">
    <w:p w14:paraId="467DC62B" w14:textId="77777777" w:rsidR="00B900F3" w:rsidRDefault="00B900F3">
      <w:pPr>
        <w:pStyle w:val="CommentText"/>
      </w:pPr>
      <w:r>
        <w:rPr>
          <w:rStyle w:val="CommentReference"/>
        </w:rPr>
        <w:annotationRef/>
      </w:r>
      <w:r>
        <w:t xml:space="preserve">Errata 2.22: </w:t>
      </w:r>
      <w:r w:rsidRPr="0085331E">
        <w:rPr>
          <w:b/>
        </w:rPr>
        <w:t>DONE</w:t>
      </w:r>
    </w:p>
  </w:comment>
  <w:comment w:id="10668" w:author="Steve Hanson" w:date="2013-07-24T17:51:00Z" w:initials="SMH">
    <w:p w14:paraId="2EF28BE4" w14:textId="77777777" w:rsidR="00B900F3" w:rsidRDefault="00B900F3">
      <w:pPr>
        <w:pStyle w:val="CommentText"/>
      </w:pPr>
      <w:r>
        <w:rPr>
          <w:rStyle w:val="CommentReference"/>
        </w:rPr>
        <w:annotationRef/>
      </w:r>
      <w:r>
        <w:t>Text Number Character Restrictions.</w:t>
      </w:r>
    </w:p>
    <w:p w14:paraId="62CF7209" w14:textId="77777777" w:rsidR="00B900F3" w:rsidRDefault="00B900F3">
      <w:pPr>
        <w:pStyle w:val="CommentText"/>
      </w:pPr>
    </w:p>
    <w:p w14:paraId="4B569C5C" w14:textId="54B94E23" w:rsidR="00B900F3" w:rsidRDefault="00B900F3">
      <w:pPr>
        <w:pStyle w:val="CommentText"/>
      </w:pPr>
      <w:r>
        <w:t>DONE</w:t>
      </w:r>
    </w:p>
  </w:comment>
  <w:comment w:id="10672" w:author="Steve Hanson" w:date="2013-07-24T17:51:00Z" w:initials="SMH">
    <w:p w14:paraId="17DE28ED" w14:textId="2BA72F3A" w:rsidR="00B900F3" w:rsidRDefault="00B900F3">
      <w:pPr>
        <w:pStyle w:val="CommentText"/>
      </w:pPr>
      <w:r>
        <w:rPr>
          <w:rStyle w:val="CommentReference"/>
        </w:rPr>
        <w:annotationRef/>
      </w:r>
      <w:r>
        <w:t>Delete DONE</w:t>
      </w:r>
    </w:p>
  </w:comment>
  <w:comment w:id="10681" w:author="Steve Hanson" w:date="2013-07-24T17:51:00Z" w:initials="SMH">
    <w:p w14:paraId="10340F46" w14:textId="77777777" w:rsidR="00B900F3" w:rsidRDefault="00B900F3">
      <w:pPr>
        <w:pStyle w:val="CommentText"/>
      </w:pPr>
      <w:r>
        <w:rPr>
          <w:rStyle w:val="CommentReference"/>
        </w:rPr>
        <w:annotationRef/>
      </w:r>
      <w:r>
        <w:t xml:space="preserve">Errata 2.47 changes name  </w:t>
      </w:r>
      <w:r w:rsidRPr="00A25B7C">
        <w:rPr>
          <w:b/>
        </w:rPr>
        <w:t>DONE</w:t>
      </w:r>
    </w:p>
  </w:comment>
  <w:comment w:id="10686" w:author="Steve Hanson" w:date="2013-07-24T17:51:00Z" w:initials="SMH">
    <w:p w14:paraId="5ECD1CF2" w14:textId="77777777" w:rsidR="00B900F3" w:rsidRDefault="00B900F3">
      <w:pPr>
        <w:pStyle w:val="CommentText"/>
      </w:pPr>
      <w:r>
        <w:rPr>
          <w:rStyle w:val="CommentReference"/>
        </w:rPr>
        <w:annotationRef/>
      </w:r>
      <w:r>
        <w:t>Errata 2.18 clarifies allowable string literal content</w:t>
      </w:r>
    </w:p>
    <w:p w14:paraId="7DDC616D" w14:textId="77777777" w:rsidR="00B900F3" w:rsidRDefault="00B900F3">
      <w:pPr>
        <w:pStyle w:val="CommentText"/>
      </w:pPr>
      <w:r>
        <w:t>DONE</w:t>
      </w:r>
    </w:p>
  </w:comment>
  <w:comment w:id="10698" w:author="Steve Hanson" w:date="2013-07-24T17:51:00Z" w:initials="SMH">
    <w:p w14:paraId="0A9299EC" w14:textId="77777777" w:rsidR="00B900F3" w:rsidRDefault="00B900F3">
      <w:pPr>
        <w:pStyle w:val="CommentText"/>
      </w:pPr>
      <w:r>
        <w:rPr>
          <w:rStyle w:val="CommentReference"/>
        </w:rPr>
        <w:annotationRef/>
      </w:r>
      <w:r>
        <w:t>Text Number Character Restrictions</w:t>
      </w:r>
    </w:p>
    <w:p w14:paraId="3527A802" w14:textId="77777777" w:rsidR="00B900F3" w:rsidRDefault="00B900F3">
      <w:pPr>
        <w:pStyle w:val="CommentText"/>
      </w:pPr>
      <w:r>
        <w:t>DONE</w:t>
      </w:r>
    </w:p>
  </w:comment>
  <w:comment w:id="10699" w:author="mbeckerle" w:date="2013-07-24T17:51:00Z" w:initials="m">
    <w:p w14:paraId="4D65342F" w14:textId="77777777" w:rsidR="00B900F3" w:rsidRDefault="00B900F3" w:rsidP="00F6044D">
      <w:pPr>
        <w:pStyle w:val="CommentText"/>
      </w:pPr>
      <w:r>
        <w:rPr>
          <w:rStyle w:val="CommentReference"/>
        </w:rPr>
        <w:annotationRef/>
      </w:r>
      <w:r>
        <w:t>Errata 2.18 Done</w:t>
      </w:r>
    </w:p>
  </w:comment>
  <w:comment w:id="10702" w:author="Steve Hanson" w:date="2013-07-24T17:51:00Z" w:initials="SMH">
    <w:p w14:paraId="3CACCFFB" w14:textId="7C9DCB39" w:rsidR="00B900F3" w:rsidRDefault="00B900F3">
      <w:pPr>
        <w:pStyle w:val="CommentText"/>
      </w:pPr>
      <w:r>
        <w:rPr>
          <w:rStyle w:val="CommentReference"/>
        </w:rPr>
        <w:annotationRef/>
      </w:r>
      <w:r>
        <w:t xml:space="preserve">Errata 2.18 clarifies allowable string literal content </w:t>
      </w:r>
    </w:p>
    <w:p w14:paraId="72608A12" w14:textId="4C8A3F1F" w:rsidR="00B900F3" w:rsidRDefault="00B900F3">
      <w:pPr>
        <w:pStyle w:val="CommentText"/>
      </w:pPr>
      <w:r>
        <w:t>DONE</w:t>
      </w:r>
    </w:p>
  </w:comment>
  <w:comment w:id="10717" w:author="Steve Hanson" w:date="2013-07-24T17:51:00Z" w:initials="SMH">
    <w:p w14:paraId="3D5315BD" w14:textId="77777777" w:rsidR="00B900F3" w:rsidRDefault="00B900F3">
      <w:pPr>
        <w:pStyle w:val="CommentText"/>
      </w:pPr>
      <w:r>
        <w:rPr>
          <w:rStyle w:val="CommentReference"/>
        </w:rPr>
        <w:annotationRef/>
      </w:r>
      <w:r>
        <w:t>Add full stop</w:t>
      </w:r>
    </w:p>
    <w:p w14:paraId="3137E96F" w14:textId="490301FE" w:rsidR="00B900F3" w:rsidRDefault="00B900F3">
      <w:pPr>
        <w:pStyle w:val="CommentText"/>
      </w:pPr>
      <w:r>
        <w:t>DONE</w:t>
      </w:r>
    </w:p>
  </w:comment>
  <w:comment w:id="10710" w:author="Steve Hanson" w:date="2013-07-24T17:51:00Z" w:initials="SMH">
    <w:p w14:paraId="4CB391D2" w14:textId="77777777" w:rsidR="00B900F3" w:rsidRDefault="00B900F3">
      <w:pPr>
        <w:pStyle w:val="CommentText"/>
      </w:pPr>
      <w:r>
        <w:rPr>
          <w:rStyle w:val="CommentReference"/>
        </w:rPr>
        <w:annotationRef/>
      </w:r>
      <w:r>
        <w:t xml:space="preserve">Errata 2.24: </w:t>
      </w:r>
      <w:r w:rsidRPr="0085331E">
        <w:rPr>
          <w:b/>
        </w:rPr>
        <w:t>DONE</w:t>
      </w:r>
    </w:p>
  </w:comment>
  <w:comment w:id="10725" w:author="Steve Hanson" w:date="2013-07-24T17:51:00Z" w:initials="SMH">
    <w:p w14:paraId="3BC42B68" w14:textId="77777777" w:rsidR="00B900F3" w:rsidRDefault="00B900F3">
      <w:pPr>
        <w:pStyle w:val="CommentText"/>
      </w:pPr>
      <w:r>
        <w:rPr>
          <w:rStyle w:val="CommentReference"/>
        </w:rPr>
        <w:annotationRef/>
      </w:r>
      <w:r>
        <w:t>Text Number Character Restrictions</w:t>
      </w:r>
    </w:p>
    <w:p w14:paraId="13704FBB" w14:textId="56AF8655" w:rsidR="00B900F3" w:rsidRDefault="00B900F3">
      <w:pPr>
        <w:pStyle w:val="CommentText"/>
      </w:pPr>
      <w:r>
        <w:t>DONE</w:t>
      </w:r>
    </w:p>
  </w:comment>
  <w:comment w:id="10732" w:author="Steve Hanson" w:date="2013-07-24T17:51:00Z" w:initials="SMH">
    <w:p w14:paraId="090DDEE7" w14:textId="77777777" w:rsidR="00B900F3" w:rsidRDefault="00B900F3">
      <w:pPr>
        <w:pStyle w:val="CommentText"/>
      </w:pPr>
      <w:r>
        <w:rPr>
          <w:rStyle w:val="CommentReference"/>
        </w:rPr>
        <w:annotationRef/>
      </w:r>
      <w:r>
        <w:t xml:space="preserve">Errata 2.46 changes name. </w:t>
      </w:r>
      <w:r w:rsidRPr="00B76C05">
        <w:rPr>
          <w:b/>
        </w:rPr>
        <w:t>DONE</w:t>
      </w:r>
      <w:r>
        <w:t xml:space="preserve"> </w:t>
      </w:r>
    </w:p>
  </w:comment>
  <w:comment w:id="10740" w:author="Steve Hanson" w:date="2013-07-24T17:51:00Z" w:initials="SMH">
    <w:p w14:paraId="347C34CB" w14:textId="77777777" w:rsidR="00B900F3" w:rsidRDefault="00B900F3">
      <w:pPr>
        <w:pStyle w:val="CommentText"/>
      </w:pPr>
      <w:r>
        <w:rPr>
          <w:rStyle w:val="CommentReference"/>
        </w:rPr>
        <w:annotationRef/>
      </w:r>
      <w:r>
        <w:t>Errata 2.42 clarifies allowable string literal content</w:t>
      </w:r>
    </w:p>
    <w:p w14:paraId="1C022F5B" w14:textId="77777777" w:rsidR="00B900F3" w:rsidRDefault="00B900F3">
      <w:pPr>
        <w:pStyle w:val="CommentText"/>
      </w:pPr>
      <w:r>
        <w:t>DONE</w:t>
      </w:r>
    </w:p>
  </w:comment>
  <w:comment w:id="10745" w:author="Steve Hanson" w:date="2013-07-24T17:51:00Z" w:initials="SMH">
    <w:p w14:paraId="1ADF8735" w14:textId="77777777" w:rsidR="00B900F3" w:rsidRDefault="00B900F3">
      <w:pPr>
        <w:pStyle w:val="CommentText"/>
      </w:pPr>
      <w:r>
        <w:rPr>
          <w:rStyle w:val="CommentReference"/>
        </w:rPr>
        <w:annotationRef/>
      </w:r>
      <w:r>
        <w:t>Errata 2.25 adds rule about trimming</w:t>
      </w:r>
    </w:p>
  </w:comment>
  <w:comment w:id="10746" w:author="mbeckerle" w:date="2013-07-24T17:51:00Z" w:initials="m">
    <w:p w14:paraId="0C52CB3B" w14:textId="77777777" w:rsidR="00B900F3" w:rsidRDefault="00B900F3">
      <w:pPr>
        <w:pStyle w:val="CommentText"/>
      </w:pPr>
      <w:r>
        <w:rPr>
          <w:rStyle w:val="CommentReference"/>
        </w:rPr>
        <w:annotationRef/>
      </w:r>
      <w:r>
        <w:t>I thought about this and decided that detail doesn’t belong here. It is discussed under textStandardPadCharacter.</w:t>
      </w:r>
    </w:p>
    <w:p w14:paraId="5F4B5B24" w14:textId="77777777" w:rsidR="00B900F3" w:rsidRDefault="00B900F3">
      <w:pPr>
        <w:pStyle w:val="CommentText"/>
      </w:pPr>
      <w:r>
        <w:t>DONE</w:t>
      </w:r>
    </w:p>
  </w:comment>
  <w:comment w:id="10759" w:author="Steve Hanson" w:date="2013-07-24T17:51:00Z" w:initials="SMH">
    <w:p w14:paraId="68F46392" w14:textId="77777777" w:rsidR="00B900F3" w:rsidRDefault="00B900F3">
      <w:pPr>
        <w:pStyle w:val="CommentText"/>
      </w:pPr>
      <w:r>
        <w:rPr>
          <w:rStyle w:val="CommentReference"/>
        </w:rPr>
        <w:annotationRef/>
      </w:r>
      <w:r>
        <w:t>Delete  heading as never referenced (the rules for zero rep are unique).</w:t>
      </w:r>
    </w:p>
    <w:p w14:paraId="029CBCAC" w14:textId="77777777" w:rsidR="00B900F3" w:rsidRDefault="00B900F3">
      <w:pPr>
        <w:pStyle w:val="CommentText"/>
      </w:pPr>
      <w:r>
        <w:t>DONE</w:t>
      </w:r>
    </w:p>
  </w:comment>
  <w:comment w:id="10760" w:author="mbeckerle" w:date="2013-07-24T17:51:00Z" w:initials="m">
    <w:p w14:paraId="51FEC3C9" w14:textId="77777777" w:rsidR="00B900F3" w:rsidRDefault="00B900F3" w:rsidP="0045634A">
      <w:pPr>
        <w:pStyle w:val="CommentText"/>
      </w:pPr>
      <w:r>
        <w:rPr>
          <w:rStyle w:val="CommentReference"/>
        </w:rPr>
        <w:annotationRef/>
      </w:r>
      <w:r>
        <w:t>Errata 2.42 Done</w:t>
      </w:r>
    </w:p>
  </w:comment>
  <w:comment w:id="10767" w:author="mbeckerle" w:date="2013-07-24T17:51:00Z" w:initials="m">
    <w:p w14:paraId="35A9E3CB" w14:textId="77777777" w:rsidR="00B900F3" w:rsidRDefault="00B900F3">
      <w:pPr>
        <w:pStyle w:val="CommentText"/>
      </w:pPr>
      <w:r>
        <w:rPr>
          <w:rStyle w:val="CommentReference"/>
        </w:rPr>
        <w:annotationRef/>
      </w:r>
      <w:r>
        <w:t>Since this is now a list of possibilities, it seems inconsistent not to allow ES. Why can’t I have ‘zero’ or ES as the alternative zero indiations?</w:t>
      </w:r>
    </w:p>
    <w:p w14:paraId="5194B132" w14:textId="77777777" w:rsidR="00B900F3" w:rsidRDefault="00B900F3">
      <w:pPr>
        <w:pStyle w:val="CommentText"/>
      </w:pPr>
    </w:p>
    <w:p w14:paraId="505EABD2" w14:textId="77777777" w:rsidR="00B900F3" w:rsidRDefault="00B900F3">
      <w:pPr>
        <w:pStyle w:val="CommentText"/>
      </w:pPr>
      <w:r>
        <w:t>SMH: Fair point, suggest you table this as an item for discussion on WG call.</w:t>
      </w:r>
    </w:p>
    <w:p w14:paraId="5AF27D44" w14:textId="77777777" w:rsidR="00B900F3" w:rsidRDefault="00B900F3">
      <w:pPr>
        <w:pStyle w:val="CommentText"/>
      </w:pPr>
    </w:p>
    <w:p w14:paraId="23BC7BB6" w14:textId="77777777" w:rsidR="00B900F3" w:rsidRDefault="00B900F3">
      <w:pPr>
        <w:pStyle w:val="CommentText"/>
      </w:pPr>
      <w:r>
        <w:t>DONE (decided not to allow %ES because it adds some complexity to the empty representation processing rules. Can always make an element require and use default of 0.)</w:t>
      </w:r>
    </w:p>
  </w:comment>
  <w:comment w:id="10774" w:author="Steve Hanson" w:date="2013-07-24T17:51:00Z" w:initials="SMH">
    <w:p w14:paraId="742D0C39" w14:textId="77777777" w:rsidR="00B900F3" w:rsidRDefault="00B900F3">
      <w:pPr>
        <w:pStyle w:val="CommentText"/>
      </w:pPr>
      <w:r>
        <w:rPr>
          <w:rStyle w:val="CommentReference"/>
        </w:rPr>
        <w:annotationRef/>
      </w:r>
      <w:r>
        <w:t>Errata 2.18 clarifies allowable string literal content</w:t>
      </w:r>
    </w:p>
    <w:p w14:paraId="26C15D12" w14:textId="631C4E7C" w:rsidR="00B900F3" w:rsidRDefault="00B900F3">
      <w:pPr>
        <w:pStyle w:val="CommentText"/>
      </w:pPr>
      <w:r>
        <w:t>DONE</w:t>
      </w:r>
    </w:p>
  </w:comment>
  <w:comment w:id="10778" w:author="Steve Hanson" w:date="2013-07-24T17:51:00Z" w:initials="SMH">
    <w:p w14:paraId="7F3ACB68" w14:textId="77777777" w:rsidR="00B900F3" w:rsidRDefault="00B900F3">
      <w:pPr>
        <w:pStyle w:val="CommentText"/>
      </w:pPr>
      <w:r>
        <w:rPr>
          <w:rStyle w:val="CommentReference"/>
        </w:rPr>
        <w:annotationRef/>
      </w:r>
      <w:r>
        <w:t xml:space="preserve">Errata 2.46 allows multiple characters </w:t>
      </w:r>
      <w:r w:rsidRPr="00B76C05">
        <w:rPr>
          <w:b/>
        </w:rPr>
        <w:t>DONE</w:t>
      </w:r>
    </w:p>
  </w:comment>
  <w:comment w:id="10788" w:author="Steve Hanson" w:date="2013-07-24T17:51:00Z" w:initials="SMH">
    <w:p w14:paraId="0D9A59C8" w14:textId="77777777" w:rsidR="00B900F3" w:rsidRDefault="00B900F3">
      <w:pPr>
        <w:pStyle w:val="CommentText"/>
      </w:pPr>
      <w:r>
        <w:rPr>
          <w:rStyle w:val="CommentReference"/>
        </w:rPr>
        <w:annotationRef/>
      </w:r>
      <w:r>
        <w:t xml:space="preserve">Errata 2.26 </w:t>
      </w:r>
      <w:r w:rsidRPr="0085331E">
        <w:rPr>
          <w:b/>
        </w:rPr>
        <w:t>DONE</w:t>
      </w:r>
    </w:p>
  </w:comment>
  <w:comment w:id="10809" w:author="Steve Hanson" w:date="2013-07-24T17:51:00Z" w:initials="SMH">
    <w:p w14:paraId="05053A92" w14:textId="5D82EF2E" w:rsidR="00B900F3" w:rsidRDefault="00B900F3">
      <w:pPr>
        <w:pStyle w:val="CommentText"/>
      </w:pPr>
      <w:r>
        <w:rPr>
          <w:rStyle w:val="CommentReference"/>
        </w:rPr>
        <w:annotationRef/>
      </w:r>
      <w:r>
        <w:t xml:space="preserve">Text Number Character Restrictions </w:t>
      </w:r>
    </w:p>
    <w:p w14:paraId="01881B10" w14:textId="031EA4A9" w:rsidR="00B900F3" w:rsidRDefault="00B900F3">
      <w:pPr>
        <w:pStyle w:val="CommentText"/>
      </w:pPr>
      <w:r>
        <w:t>DONE</w:t>
      </w:r>
    </w:p>
  </w:comment>
  <w:comment w:id="10832" w:author="Steve Hanson" w:date="2013-07-24T17:51:00Z" w:initials="SMH">
    <w:p w14:paraId="38B84758" w14:textId="77777777" w:rsidR="00B900F3" w:rsidRDefault="00B900F3">
      <w:pPr>
        <w:pStyle w:val="CommentText"/>
      </w:pPr>
      <w:r>
        <w:rPr>
          <w:rStyle w:val="CommentReference"/>
        </w:rPr>
        <w:annotationRef/>
      </w:r>
      <w:r>
        <w:t xml:space="preserve">Errata 2.15. </w:t>
      </w:r>
      <w:r w:rsidRPr="006574E4">
        <w:rPr>
          <w:b/>
        </w:rPr>
        <w:t>DONE</w:t>
      </w:r>
    </w:p>
  </w:comment>
  <w:comment w:id="10835" w:author="Steve Hanson" w:date="2013-07-24T17:51:00Z" w:initials="SMH">
    <w:p w14:paraId="5A60AB9B" w14:textId="77777777" w:rsidR="00B900F3" w:rsidRDefault="00B900F3">
      <w:pPr>
        <w:pStyle w:val="CommentText"/>
      </w:pPr>
      <w:r>
        <w:rPr>
          <w:rStyle w:val="CommentReference"/>
        </w:rPr>
        <w:annotationRef/>
      </w:r>
      <w:r>
        <w:t>Errata 2.18 clarifies allowable string literal content</w:t>
      </w:r>
    </w:p>
    <w:p w14:paraId="0B818CF3" w14:textId="0408FFD4" w:rsidR="00B900F3" w:rsidRDefault="00B900F3">
      <w:pPr>
        <w:pStyle w:val="CommentText"/>
      </w:pPr>
      <w:r>
        <w:t>DONE</w:t>
      </w:r>
    </w:p>
  </w:comment>
  <w:comment w:id="10849" w:author="Steve Hanson" w:date="2013-07-24T17:51:00Z" w:initials="SMH">
    <w:p w14:paraId="2CAE9AF4" w14:textId="77777777" w:rsidR="00B900F3" w:rsidRDefault="00B900F3">
      <w:pPr>
        <w:pStyle w:val="CommentText"/>
      </w:pPr>
      <w:r>
        <w:rPr>
          <w:rStyle w:val="CommentReference"/>
        </w:rPr>
        <w:annotationRef/>
      </w:r>
      <w:r>
        <w:t>Text Number Character Restrictions</w:t>
      </w:r>
    </w:p>
    <w:p w14:paraId="56700981" w14:textId="23298935" w:rsidR="00B900F3" w:rsidRDefault="00B900F3">
      <w:pPr>
        <w:pStyle w:val="CommentText"/>
      </w:pPr>
      <w:r>
        <w:t>DONE</w:t>
      </w:r>
    </w:p>
  </w:comment>
  <w:comment w:id="10856" w:author="Steve Hanson" w:date="2013-07-24T17:51:00Z" w:initials="SMH">
    <w:p w14:paraId="3C8CFBFE" w14:textId="77777777" w:rsidR="00B900F3" w:rsidRDefault="00B900F3">
      <w:pPr>
        <w:pStyle w:val="CommentText"/>
      </w:pPr>
      <w:r>
        <w:rPr>
          <w:rStyle w:val="CommentReference"/>
        </w:rPr>
        <w:annotationRef/>
      </w:r>
      <w:r>
        <w:t xml:space="preserve">Errata 2.47 changes name  </w:t>
      </w:r>
      <w:r w:rsidRPr="00A25B7C">
        <w:rPr>
          <w:b/>
        </w:rPr>
        <w:t>DONE</w:t>
      </w:r>
    </w:p>
  </w:comment>
  <w:comment w:id="10888" w:author="mbeckerle" w:date="2013-07-24T17:51:00Z" w:initials="m">
    <w:p w14:paraId="1F624339" w14:textId="77777777" w:rsidR="00B900F3" w:rsidRDefault="00B900F3">
      <w:pPr>
        <w:pStyle w:val="CommentText"/>
      </w:pPr>
      <w:r>
        <w:rPr>
          <w:rStyle w:val="CommentReference"/>
        </w:rPr>
        <w:annotationRef/>
      </w:r>
      <w:r>
        <w:t>Errata 2.88 Done</w:t>
      </w:r>
    </w:p>
  </w:comment>
  <w:comment w:id="10893" w:author="Steve Hanson" w:date="2013-07-24T17:51:00Z" w:initials="SMH">
    <w:p w14:paraId="07AC1778" w14:textId="77777777" w:rsidR="00B900F3" w:rsidRDefault="00B900F3">
      <w:pPr>
        <w:pStyle w:val="CommentText"/>
      </w:pPr>
      <w:r>
        <w:rPr>
          <w:rStyle w:val="CommentReference"/>
        </w:rPr>
        <w:annotationRef/>
      </w:r>
      <w:r>
        <w:t>Errata 2.18 clarifies allowable string literal content</w:t>
      </w:r>
    </w:p>
    <w:p w14:paraId="684B084F" w14:textId="218AA38E" w:rsidR="00B900F3" w:rsidRDefault="00B900F3">
      <w:pPr>
        <w:pStyle w:val="CommentText"/>
      </w:pPr>
      <w:r>
        <w:t>DONE</w:t>
      </w:r>
    </w:p>
  </w:comment>
  <w:comment w:id="10907" w:author="Steve Hanson" w:date="2013-07-24T17:51:00Z" w:initials="SMH">
    <w:p w14:paraId="317E500D" w14:textId="77777777" w:rsidR="00B900F3" w:rsidRDefault="00B900F3">
      <w:pPr>
        <w:pStyle w:val="CommentText"/>
      </w:pPr>
      <w:r>
        <w:rPr>
          <w:rStyle w:val="CommentReference"/>
        </w:rPr>
        <w:annotationRef/>
      </w:r>
      <w:r>
        <w:t>Text Number Character Restrictions</w:t>
      </w:r>
    </w:p>
    <w:p w14:paraId="5AC73F23" w14:textId="28CE005A" w:rsidR="00B900F3" w:rsidRDefault="00B900F3">
      <w:pPr>
        <w:pStyle w:val="CommentText"/>
      </w:pPr>
      <w:r>
        <w:t>DONE</w:t>
      </w:r>
    </w:p>
  </w:comment>
  <w:comment w:id="10917" w:author="Steve Hanson" w:date="2013-07-24T17:51:00Z" w:initials="SMH">
    <w:p w14:paraId="3E14940D" w14:textId="77777777" w:rsidR="00B900F3" w:rsidRDefault="00B900F3">
      <w:pPr>
        <w:pStyle w:val="CommentText"/>
      </w:pPr>
      <w:r>
        <w:rPr>
          <w:rStyle w:val="CommentReference"/>
        </w:rPr>
        <w:annotationRef/>
      </w:r>
      <w:r>
        <w:t>Errata 2.42 clarifies allowable string literal content</w:t>
      </w:r>
    </w:p>
    <w:p w14:paraId="01F03FFC" w14:textId="78D35E5E" w:rsidR="00B900F3" w:rsidRDefault="00B900F3">
      <w:pPr>
        <w:pStyle w:val="CommentText"/>
      </w:pPr>
      <w:r>
        <w:t>DONE</w:t>
      </w:r>
    </w:p>
  </w:comment>
  <w:comment w:id="10922" w:author="Steve Hanson" w:date="2013-07-24T17:51:00Z" w:initials="SMH">
    <w:p w14:paraId="36807CC8" w14:textId="77777777" w:rsidR="00B900F3" w:rsidRDefault="00B900F3">
      <w:pPr>
        <w:pStyle w:val="CommentText"/>
      </w:pPr>
      <w:r>
        <w:rPr>
          <w:rStyle w:val="CommentReference"/>
        </w:rPr>
        <w:annotationRef/>
      </w:r>
      <w:r>
        <w:t>Errata 2.25 adds rule about trimming</w:t>
      </w:r>
    </w:p>
  </w:comment>
  <w:comment w:id="10923" w:author="mbeckerle" w:date="2013-07-24T17:51:00Z" w:initials="m">
    <w:p w14:paraId="1A03E327" w14:textId="79076AF3" w:rsidR="00B900F3" w:rsidRDefault="00B900F3">
      <w:pPr>
        <w:pStyle w:val="CommentText"/>
      </w:pPr>
      <w:r>
        <w:rPr>
          <w:rStyle w:val="CommentReference"/>
        </w:rPr>
        <w:annotationRef/>
      </w:r>
      <w:r>
        <w:t>I thought about this and decided that detail doesn’t belong here. It is discussed under textStandardPadCharacter.</w:t>
      </w:r>
    </w:p>
    <w:p w14:paraId="03B17831" w14:textId="4496058A" w:rsidR="00B900F3" w:rsidRDefault="00B900F3">
      <w:pPr>
        <w:pStyle w:val="CommentText"/>
      </w:pPr>
      <w:r>
        <w:t>DONE</w:t>
      </w:r>
    </w:p>
  </w:comment>
  <w:comment w:id="10939" w:author="Steve Hanson" w:date="2013-07-24T17:51:00Z" w:initials="SMH">
    <w:p w14:paraId="6CF0AA09" w14:textId="77777777" w:rsidR="00B900F3" w:rsidRDefault="00B900F3">
      <w:pPr>
        <w:pStyle w:val="CommentText"/>
      </w:pPr>
      <w:r>
        <w:rPr>
          <w:rStyle w:val="CommentReference"/>
        </w:rPr>
        <w:annotationRef/>
      </w:r>
      <w:r>
        <w:t>Delete  heading as never referenced (the rules for zero rep are unique).</w:t>
      </w:r>
    </w:p>
    <w:p w14:paraId="0921F877" w14:textId="7745AD85" w:rsidR="00B900F3" w:rsidRDefault="00B900F3">
      <w:pPr>
        <w:pStyle w:val="CommentText"/>
      </w:pPr>
      <w:r>
        <w:t>DONE</w:t>
      </w:r>
    </w:p>
  </w:comment>
  <w:comment w:id="10959" w:author="Steve Hanson" w:date="2013-07-24T17:51:00Z" w:initials="SMH">
    <w:p w14:paraId="7E532ACC" w14:textId="77777777" w:rsidR="00B900F3" w:rsidRDefault="00B900F3">
      <w:pPr>
        <w:pStyle w:val="CommentText"/>
      </w:pPr>
      <w:r>
        <w:rPr>
          <w:rStyle w:val="CommentReference"/>
        </w:rPr>
        <w:annotationRef/>
      </w:r>
      <w:r>
        <w:t xml:space="preserve">Errata 2.15. </w:t>
      </w:r>
      <w:r w:rsidRPr="006574E4">
        <w:rPr>
          <w:b/>
        </w:rPr>
        <w:t>DONE</w:t>
      </w:r>
    </w:p>
  </w:comment>
  <w:comment w:id="11015" w:author="mbeckerle" w:date="2013-07-24T17:51:00Z" w:initials="m">
    <w:p w14:paraId="088A1624" w14:textId="4AD2D596" w:rsidR="00B900F3" w:rsidRDefault="00B900F3" w:rsidP="00D541F9">
      <w:pPr>
        <w:autoSpaceDE w:val="0"/>
        <w:rPr>
          <w:rFonts w:ascii="Helv" w:hAnsi="Helv" w:cs="Helv"/>
          <w:lang w:eastAsia="en-GB"/>
        </w:rPr>
      </w:pPr>
      <w:r>
        <w:rPr>
          <w:rStyle w:val="CommentReference"/>
        </w:rPr>
        <w:annotationRef/>
      </w:r>
      <w:r>
        <w:rPr>
          <w:rFonts w:ascii="Helv" w:hAnsi="Helv" w:cs="Helv"/>
          <w:b/>
          <w:lang w:eastAsia="en-GB"/>
        </w:rPr>
        <w:t xml:space="preserve">Errata </w:t>
      </w:r>
      <w:r w:rsidRPr="002144B9">
        <w:rPr>
          <w:rFonts w:ascii="Helv" w:hAnsi="Helv" w:cs="Helv"/>
          <w:b/>
          <w:lang w:eastAsia="en-GB"/>
        </w:rPr>
        <w:t>2.106</w:t>
      </w:r>
      <w:r>
        <w:rPr>
          <w:rFonts w:ascii="Helv" w:hAnsi="Helv" w:cs="Helv"/>
          <w:b/>
          <w:lang w:eastAsia="en-GB"/>
        </w:rPr>
        <w:t xml:space="preserve"> </w:t>
      </w:r>
      <w:r w:rsidRPr="002144B9">
        <w:rPr>
          <w:rFonts w:ascii="Helv" w:hAnsi="Helv" w:cs="Helv"/>
          <w:i/>
          <w:lang w:eastAsia="en-GB"/>
        </w:rPr>
        <w:t>Section 13.6</w:t>
      </w:r>
      <w:r>
        <w:rPr>
          <w:rFonts w:ascii="Helv" w:hAnsi="Helv" w:cs="Helv"/>
          <w:lang w:eastAsia="en-GB"/>
        </w:rPr>
        <w:t>. DONE</w:t>
      </w:r>
    </w:p>
    <w:p w14:paraId="27FF808E" w14:textId="0FF38E06" w:rsidR="00B900F3" w:rsidRDefault="00B900F3">
      <w:pPr>
        <w:pStyle w:val="CommentText"/>
      </w:pPr>
    </w:p>
  </w:comment>
  <w:comment w:id="11086" w:author="Steve Hanson" w:date="2013-07-24T17:51:00Z" w:initials="SMH">
    <w:p w14:paraId="579DD8F5" w14:textId="77777777" w:rsidR="00B900F3" w:rsidRDefault="00B900F3">
      <w:pPr>
        <w:pStyle w:val="CommentText"/>
      </w:pPr>
      <w:r>
        <w:rPr>
          <w:rStyle w:val="CommentReference"/>
        </w:rPr>
        <w:annotationRef/>
      </w:r>
      <w:r>
        <w:t>Errata 2.28 adds @ symbol</w:t>
      </w:r>
    </w:p>
    <w:p w14:paraId="26C492F0" w14:textId="5E45BE1A" w:rsidR="00B900F3" w:rsidRDefault="00B900F3">
      <w:pPr>
        <w:pStyle w:val="CommentText"/>
      </w:pPr>
      <w:r>
        <w:t>DONE</w:t>
      </w:r>
    </w:p>
  </w:comment>
  <w:comment w:id="11087" w:author="Steve Hanson" w:date="2013-07-24T17:51:00Z" w:initials="SMH">
    <w:p w14:paraId="5D990ACA" w14:textId="77777777" w:rsidR="00B900F3" w:rsidRDefault="00B900F3">
      <w:pPr>
        <w:pStyle w:val="CommentText"/>
      </w:pPr>
      <w:r>
        <w:rPr>
          <w:rStyle w:val="CommentReference"/>
        </w:rPr>
        <w:annotationRef/>
      </w:r>
      <w:r>
        <w:t>Errata 2.40: Ensure the Location values match the BNF on the next page</w:t>
      </w:r>
    </w:p>
  </w:comment>
  <w:comment w:id="11088" w:author="mbeckerle" w:date="2013-07-24T17:51:00Z" w:initials="m">
    <w:p w14:paraId="7678884D" w14:textId="4BBB76EA" w:rsidR="00B900F3" w:rsidRDefault="00B900F3">
      <w:pPr>
        <w:pStyle w:val="CommentText"/>
      </w:pPr>
      <w:r>
        <w:rPr>
          <w:rStyle w:val="CommentReference"/>
        </w:rPr>
        <w:annotationRef/>
      </w:r>
      <w:r>
        <w:t>(OPEN) ICU related. Please review carefully.</w:t>
      </w:r>
    </w:p>
  </w:comment>
  <w:comment w:id="11089" w:author="Steve Hanson" w:date="2013-07-24T17:51:00Z" w:initials="SMH">
    <w:p w14:paraId="1CD4C4C7" w14:textId="77777777" w:rsidR="00B900F3" w:rsidRDefault="00B900F3">
      <w:pPr>
        <w:pStyle w:val="CommentText"/>
      </w:pPr>
      <w:r>
        <w:rPr>
          <w:rStyle w:val="CommentReference"/>
        </w:rPr>
        <w:annotationRef/>
      </w:r>
      <w:r>
        <w:t>Errata in progress to remove float and double</w:t>
      </w:r>
    </w:p>
    <w:p w14:paraId="1676D043" w14:textId="77777777" w:rsidR="00B900F3" w:rsidRDefault="00B900F3">
      <w:pPr>
        <w:pStyle w:val="CommentText"/>
      </w:pPr>
    </w:p>
    <w:p w14:paraId="6720663D" w14:textId="60FF3270" w:rsidR="00B900F3" w:rsidRDefault="00B900F3">
      <w:pPr>
        <w:pStyle w:val="CommentText"/>
      </w:pPr>
      <w:r>
        <w:t>DONE(no such errata)</w:t>
      </w:r>
    </w:p>
  </w:comment>
  <w:comment w:id="11090" w:author="mbeckerle" w:date="2013-07-24T17:51:00Z" w:initials="m">
    <w:p w14:paraId="405733FB" w14:textId="390B2AC9" w:rsidR="00B900F3" w:rsidRDefault="00B900F3">
      <w:pPr>
        <w:pStyle w:val="CommentText"/>
      </w:pPr>
      <w:r>
        <w:rPr>
          <w:rStyle w:val="CommentReference"/>
        </w:rPr>
        <w:annotationRef/>
      </w:r>
      <w:r>
        <w:t>DONE</w:t>
      </w:r>
    </w:p>
    <w:p w14:paraId="6AEE549B" w14:textId="77777777" w:rsidR="00B900F3" w:rsidRDefault="00B900F3">
      <w:pPr>
        <w:pStyle w:val="CommentText"/>
      </w:pPr>
    </w:p>
    <w:p w14:paraId="3B063A06" w14:textId="176C77A3" w:rsidR="00B900F3" w:rsidRDefault="00B900F3">
      <w:pPr>
        <w:pStyle w:val="CommentText"/>
      </w:pPr>
      <w:r>
        <w:t>SMH: Can’t find such an errata? I think this errata may have ended up disallowing V and P in conjunction with E, rather than floats and doubles per se (errata 2.80).</w:t>
      </w:r>
    </w:p>
  </w:comment>
  <w:comment w:id="11102" w:author="mbeckerle" w:date="2013-07-24T17:51:00Z" w:initials="m">
    <w:p w14:paraId="04D70287" w14:textId="2855E42B" w:rsidR="00B900F3" w:rsidRDefault="00B900F3">
      <w:pPr>
        <w:pStyle w:val="CommentText"/>
      </w:pPr>
      <w:r>
        <w:rPr>
          <w:rStyle w:val="CommentReference"/>
        </w:rPr>
        <w:annotationRef/>
      </w:r>
      <w:r>
        <w:t>DONE</w:t>
      </w:r>
    </w:p>
    <w:p w14:paraId="1150B102" w14:textId="23D09313" w:rsidR="00B900F3" w:rsidRDefault="00B900F3">
      <w:pPr>
        <w:pStyle w:val="CommentText"/>
      </w:pPr>
      <w:r>
        <w:t>Are these errors SDE?</w:t>
      </w:r>
    </w:p>
    <w:p w14:paraId="40915E04" w14:textId="77777777" w:rsidR="00B900F3" w:rsidRDefault="00B900F3">
      <w:pPr>
        <w:pStyle w:val="CommentText"/>
      </w:pPr>
    </w:p>
    <w:p w14:paraId="3B97D711" w14:textId="1AFE7C2D" w:rsidR="00B900F3" w:rsidRDefault="00B900F3">
      <w:pPr>
        <w:pStyle w:val="CommentText"/>
      </w:pPr>
      <w:r>
        <w:t>Tighten ‘should be’ to ‘must be’ (or else SDE?) Or do we leave this vague because ICU doesn’t check this?</w:t>
      </w:r>
    </w:p>
    <w:p w14:paraId="2E51E12E" w14:textId="77777777" w:rsidR="00B900F3" w:rsidRDefault="00B900F3">
      <w:pPr>
        <w:pStyle w:val="CommentText"/>
      </w:pPr>
    </w:p>
    <w:p w14:paraId="5628F532" w14:textId="34A1BC11" w:rsidR="00B900F3" w:rsidRDefault="00B900F3">
      <w:pPr>
        <w:pStyle w:val="CommentText"/>
      </w:pPr>
      <w:r>
        <w:t>SMH: These words taken from ICU.</w:t>
      </w:r>
    </w:p>
    <w:p w14:paraId="1F6E583A" w14:textId="77777777" w:rsidR="00B900F3" w:rsidRDefault="00B900F3">
      <w:pPr>
        <w:pStyle w:val="CommentText"/>
      </w:pPr>
    </w:p>
    <w:p w14:paraId="673B6FA7" w14:textId="55AAFEEB" w:rsidR="00B900F3" w:rsidRDefault="00B900F3">
      <w:pPr>
        <w:pStyle w:val="CommentText"/>
      </w:pPr>
      <w:r>
        <w:t>DONE (added to section above requiring various textStandardXYZZY to be distinct)</w:t>
      </w:r>
    </w:p>
  </w:comment>
  <w:comment w:id="11114" w:author="Steve Hanson" w:date="2013-07-24T17:51:00Z" w:initials="SMH">
    <w:p w14:paraId="533FD4C7" w14:textId="77777777" w:rsidR="00B900F3" w:rsidRDefault="00B900F3">
      <w:pPr>
        <w:pStyle w:val="CommentText"/>
      </w:pPr>
      <w:r>
        <w:rPr>
          <w:rStyle w:val="CommentReference"/>
        </w:rPr>
        <w:annotationRef/>
      </w:r>
      <w:r>
        <w:t xml:space="preserve">Errata 2.40: </w:t>
      </w:r>
      <w:r w:rsidRPr="00557DF4">
        <w:rPr>
          <w:b/>
        </w:rPr>
        <w:t>DONE</w:t>
      </w:r>
    </w:p>
  </w:comment>
  <w:comment w:id="11135" w:author="mbeckerle" w:date="2013-07-24T17:51:00Z" w:initials="m">
    <w:p w14:paraId="52D2B7A0" w14:textId="7B759F0D" w:rsidR="00B900F3" w:rsidRDefault="00B900F3">
      <w:pPr>
        <w:pStyle w:val="CommentText"/>
      </w:pPr>
      <w:r>
        <w:rPr>
          <w:rStyle w:val="CommentReference"/>
        </w:rPr>
        <w:annotationRef/>
      </w:r>
      <w:r>
        <w:t>For Errata 2.28 DONE</w:t>
      </w:r>
    </w:p>
  </w:comment>
  <w:comment w:id="11138" w:author="mbeckerle" w:date="2013-07-24T17:51:00Z" w:initials="m">
    <w:p w14:paraId="292F363A" w14:textId="06678A82" w:rsidR="00B900F3" w:rsidRDefault="00B900F3">
      <w:pPr>
        <w:pStyle w:val="CommentText"/>
      </w:pPr>
      <w:r>
        <w:rPr>
          <w:rStyle w:val="CommentReference"/>
        </w:rPr>
        <w:annotationRef/>
      </w:r>
      <w:r>
        <w:t xml:space="preserve">Errata 2.80 as revised </w:t>
      </w:r>
    </w:p>
    <w:p w14:paraId="1B5AD344" w14:textId="1E73FDC4" w:rsidR="00B900F3" w:rsidRDefault="00B900F3">
      <w:pPr>
        <w:pStyle w:val="CommentText"/>
      </w:pPr>
      <w:r>
        <w:t>DONE</w:t>
      </w:r>
    </w:p>
  </w:comment>
  <w:comment w:id="11145" w:author="Steve Hanson" w:date="2013-07-24T17:51:00Z" w:initials="SMH">
    <w:p w14:paraId="7C74E8E3" w14:textId="77777777" w:rsidR="00B900F3" w:rsidRDefault="00B900F3">
      <w:pPr>
        <w:pStyle w:val="CommentText"/>
      </w:pPr>
      <w:r>
        <w:rPr>
          <w:rStyle w:val="CommentReference"/>
        </w:rPr>
        <w:annotationRef/>
      </w:r>
      <w:r>
        <w:t>Errata in progress to restrict how V/P are used with # and @.</w:t>
      </w:r>
    </w:p>
  </w:comment>
  <w:comment w:id="11146" w:author="mbeckerle" w:date="2013-07-24T17:51:00Z" w:initials="m">
    <w:p w14:paraId="39804B95" w14:textId="7A0A7CF5" w:rsidR="00B900F3" w:rsidRDefault="00B900F3">
      <w:pPr>
        <w:pStyle w:val="CommentText"/>
      </w:pPr>
      <w:r>
        <w:rPr>
          <w:rStyle w:val="CommentReference"/>
        </w:rPr>
        <w:annotationRef/>
      </w:r>
      <w:r>
        <w:t>DONE</w:t>
      </w:r>
    </w:p>
  </w:comment>
  <w:comment w:id="11164" w:author="mbeckerle" w:date="2013-07-24T17:51:00Z" w:initials="m">
    <w:p w14:paraId="24D2CAC9" w14:textId="00C9A237" w:rsidR="00B900F3" w:rsidRDefault="00B900F3">
      <w:pPr>
        <w:pStyle w:val="CommentText"/>
      </w:pPr>
      <w:r>
        <w:rPr>
          <w:rStyle w:val="CommentReference"/>
        </w:rPr>
        <w:annotationRef/>
      </w:r>
      <w:r>
        <w:t>Errata 2.26 as revised makes 'E' optional.</w:t>
      </w:r>
    </w:p>
    <w:p w14:paraId="23799B55" w14:textId="77777777" w:rsidR="00B900F3" w:rsidRDefault="00B900F3">
      <w:pPr>
        <w:pStyle w:val="CommentText"/>
      </w:pPr>
    </w:p>
    <w:p w14:paraId="02C4C202" w14:textId="515377F4" w:rsidR="00B900F3" w:rsidRDefault="00B900F3">
      <w:pPr>
        <w:pStyle w:val="CommentText"/>
      </w:pPr>
      <w:r>
        <w:t>DONE.</w:t>
      </w:r>
    </w:p>
  </w:comment>
  <w:comment w:id="11170" w:author="Steve Hanson" w:date="2013-07-24T17:51:00Z" w:initials="SMH">
    <w:p w14:paraId="29796F0B" w14:textId="77777777" w:rsidR="00B900F3" w:rsidRDefault="00B900F3">
      <w:pPr>
        <w:pStyle w:val="CommentText"/>
      </w:pPr>
      <w:r>
        <w:rPr>
          <w:rStyle w:val="CommentReference"/>
        </w:rPr>
        <w:annotationRef/>
      </w:r>
      <w:r>
        <w:t>Errata 2.28 adds significant digits so BNF must change too</w:t>
      </w:r>
    </w:p>
    <w:p w14:paraId="2ECBBADB" w14:textId="77777777" w:rsidR="00B900F3" w:rsidRDefault="00B900F3">
      <w:pPr>
        <w:pStyle w:val="CommentText"/>
      </w:pPr>
    </w:p>
    <w:p w14:paraId="58CC3B86" w14:textId="54091A4E" w:rsidR="00B900F3" w:rsidRDefault="00B900F3">
      <w:pPr>
        <w:pStyle w:val="CommentText"/>
      </w:pPr>
      <w:r>
        <w:t xml:space="preserve">DONE </w:t>
      </w:r>
    </w:p>
  </w:comment>
  <w:comment w:id="11171" w:author="mbeckerle" w:date="2013-07-24T17:51:00Z" w:initials="m">
    <w:p w14:paraId="7C4306E3" w14:textId="3DB3F7DB" w:rsidR="00B900F3" w:rsidRDefault="00B900F3">
      <w:pPr>
        <w:pStyle w:val="CommentText"/>
      </w:pPr>
      <w:r>
        <w:rPr>
          <w:rStyle w:val="CommentReference"/>
        </w:rPr>
        <w:annotationRef/>
      </w:r>
      <w:r>
        <w:t>(OPEN) ICU Related. Needs to be reviewed carefully.</w:t>
      </w:r>
    </w:p>
  </w:comment>
  <w:comment w:id="11169" w:author="Steve Hanson" w:date="2013-07-24T17:51:00Z" w:initials="SMH">
    <w:p w14:paraId="2C174793" w14:textId="77777777" w:rsidR="00B900F3" w:rsidRDefault="00B900F3">
      <w:pPr>
        <w:pStyle w:val="CommentText"/>
      </w:pPr>
      <w:r>
        <w:rPr>
          <w:rStyle w:val="CommentReference"/>
        </w:rPr>
        <w:annotationRef/>
      </w:r>
      <w:r>
        <w:t>Errata 2.28 adds significant digits</w:t>
      </w:r>
    </w:p>
    <w:p w14:paraId="142196AA" w14:textId="77777777" w:rsidR="00B900F3" w:rsidRDefault="00B900F3">
      <w:pPr>
        <w:pStyle w:val="CommentText"/>
      </w:pPr>
      <w:r>
        <w:t>DONE.</w:t>
      </w:r>
    </w:p>
  </w:comment>
  <w:comment w:id="11202" w:author="Steve Hanson" w:date="2013-07-24T17:51:00Z" w:initials="SMH">
    <w:p w14:paraId="014D2484" w14:textId="1D9BFD46" w:rsidR="00B900F3" w:rsidRDefault="00B900F3">
      <w:pPr>
        <w:pStyle w:val="CommentText"/>
      </w:pPr>
      <w:r>
        <w:rPr>
          <w:rStyle w:val="CommentReference"/>
        </w:rPr>
        <w:annotationRef/>
      </w:r>
      <w:r>
        <w:t>Updated 2.29. DONE</w:t>
      </w:r>
    </w:p>
  </w:comment>
  <w:comment w:id="11199" w:author="mbeckerle" w:date="2013-07-24T17:51:00Z" w:initials="m">
    <w:p w14:paraId="0B8C5E38" w14:textId="68850B54" w:rsidR="00B900F3" w:rsidRDefault="00B900F3">
      <w:pPr>
        <w:pStyle w:val="CommentText"/>
      </w:pPr>
      <w:r>
        <w:rPr>
          <w:rStyle w:val="CommentReference"/>
        </w:rPr>
        <w:annotationRef/>
      </w:r>
      <w:r>
        <w:t xml:space="preserve">2.29 Updated - changed to implementation dependent, at least 20. </w:t>
      </w:r>
    </w:p>
  </w:comment>
  <w:comment w:id="11190" w:author="mbeckerle" w:date="2013-07-24T17:51:00Z" w:initials="m">
    <w:p w14:paraId="4B5CCF57" w14:textId="6DBD9B83" w:rsidR="00B900F3" w:rsidRDefault="00B900F3">
      <w:pPr>
        <w:pStyle w:val="CommentText"/>
      </w:pPr>
      <w:r>
        <w:rPr>
          <w:rStyle w:val="CommentReference"/>
        </w:rPr>
        <w:annotationRef/>
      </w:r>
      <w:r>
        <w:t>Errata 2.29 Done</w:t>
      </w:r>
    </w:p>
  </w:comment>
  <w:comment w:id="11236" w:author="mbeckerle" w:date="2013-07-24T17:51:00Z" w:initials="m">
    <w:p w14:paraId="50B6AE98" w14:textId="0B54EEE3" w:rsidR="00B900F3" w:rsidRDefault="00B900F3">
      <w:pPr>
        <w:pStyle w:val="CommentText"/>
      </w:pPr>
      <w:r>
        <w:rPr>
          <w:rStyle w:val="CommentReference"/>
        </w:rPr>
        <w:annotationRef/>
      </w:r>
      <w:r>
        <w:t>Errata 2.79 DONE</w:t>
      </w:r>
    </w:p>
  </w:comment>
  <w:comment w:id="11239" w:author="mbeckerle" w:date="2013-07-24T17:51:00Z" w:initials="m">
    <w:p w14:paraId="0DAD6965" w14:textId="7BB60E14" w:rsidR="00B900F3" w:rsidRDefault="00B900F3">
      <w:pPr>
        <w:pStyle w:val="CommentText"/>
      </w:pPr>
      <w:r>
        <w:rPr>
          <w:rStyle w:val="CommentReference"/>
        </w:rPr>
        <w:annotationRef/>
      </w:r>
      <w:r>
        <w:t>Errata 2.80 Done</w:t>
      </w:r>
    </w:p>
    <w:p w14:paraId="2AF7B3B6" w14:textId="77777777" w:rsidR="00B900F3" w:rsidRDefault="00B900F3">
      <w:pPr>
        <w:pStyle w:val="CommentText"/>
      </w:pPr>
    </w:p>
  </w:comment>
  <w:comment w:id="11246" w:author="Steve Hanson" w:date="2013-07-24T17:51:00Z" w:initials="SMH">
    <w:p w14:paraId="442093C3" w14:textId="77777777" w:rsidR="00B900F3" w:rsidRDefault="00B900F3">
      <w:pPr>
        <w:pStyle w:val="CommentText"/>
      </w:pPr>
      <w:r>
        <w:rPr>
          <w:rStyle w:val="CommentReference"/>
        </w:rPr>
        <w:annotationRef/>
      </w:r>
      <w:r>
        <w:t>Errata 2.54 adds more parsing specific behavior. But is incomplete still.</w:t>
      </w:r>
    </w:p>
    <w:p w14:paraId="71CAFC23" w14:textId="77777777" w:rsidR="00B900F3" w:rsidRDefault="00B900F3">
      <w:pPr>
        <w:pStyle w:val="CommentText"/>
      </w:pPr>
    </w:p>
    <w:p w14:paraId="5F4AC939" w14:textId="30D18AEA" w:rsidR="00B900F3" w:rsidRDefault="00B900F3">
      <w:pPr>
        <w:pStyle w:val="CommentText"/>
      </w:pPr>
      <w:r>
        <w:t>DONE</w:t>
      </w:r>
    </w:p>
  </w:comment>
  <w:comment w:id="11253" w:author="Steve Hanson" w:date="2013-07-24T17:51:00Z" w:initials="SMH">
    <w:p w14:paraId="32A5CE6A" w14:textId="77777777" w:rsidR="00B900F3" w:rsidRDefault="00B900F3">
      <w:pPr>
        <w:pStyle w:val="CommentText"/>
      </w:pPr>
      <w:r>
        <w:rPr>
          <w:rStyle w:val="CommentReference"/>
        </w:rPr>
        <w:annotationRef/>
      </w:r>
      <w:r>
        <w:t>Errata 2.29 requires this to be reworded</w:t>
      </w:r>
    </w:p>
    <w:p w14:paraId="1DEC950C" w14:textId="77777777" w:rsidR="00B900F3" w:rsidRDefault="00B900F3">
      <w:pPr>
        <w:pStyle w:val="CommentText"/>
      </w:pPr>
    </w:p>
    <w:p w14:paraId="181EAD5A" w14:textId="77777777" w:rsidR="00B900F3" w:rsidRDefault="00B900F3">
      <w:pPr>
        <w:pStyle w:val="CommentText"/>
      </w:pPr>
      <w:r>
        <w:t>DONE</w:t>
      </w:r>
    </w:p>
  </w:comment>
  <w:comment w:id="11262" w:author="Steve Hanson" w:date="2013-07-24T17:51:00Z" w:initials="SMH">
    <w:p w14:paraId="6FAA407E" w14:textId="77777777" w:rsidR="00B900F3" w:rsidRDefault="00B900F3">
      <w:pPr>
        <w:pStyle w:val="CommentText"/>
      </w:pPr>
      <w:r>
        <w:rPr>
          <w:rStyle w:val="CommentReference"/>
        </w:rPr>
        <w:annotationRef/>
      </w:r>
      <w:r>
        <w:t xml:space="preserve">Errata 2.47 changes the name  </w:t>
      </w:r>
      <w:r w:rsidRPr="00A25B7C">
        <w:rPr>
          <w:b/>
        </w:rPr>
        <w:t>DONE</w:t>
      </w:r>
    </w:p>
  </w:comment>
  <w:comment w:id="11268" w:author="mbeckerle" w:date="2013-07-24T17:51:00Z" w:initials="m">
    <w:p w14:paraId="717924F8" w14:textId="77777777" w:rsidR="00B900F3" w:rsidRDefault="00B900F3">
      <w:pPr>
        <w:pStyle w:val="CommentText"/>
      </w:pPr>
      <w:r>
        <w:rPr>
          <w:rStyle w:val="CommentReference"/>
        </w:rPr>
        <w:annotationRef/>
      </w:r>
      <w:r>
        <w:t>Errata 2.28 Done</w:t>
      </w:r>
    </w:p>
  </w:comment>
  <w:comment w:id="11344" w:author="mbeckerle" w:date="2013-07-24T17:51:00Z" w:initials="m">
    <w:p w14:paraId="4F8C4065" w14:textId="77777777" w:rsidR="00B900F3" w:rsidRDefault="00B900F3">
      <w:pPr>
        <w:pStyle w:val="CommentText"/>
      </w:pPr>
      <w:r>
        <w:rPr>
          <w:rStyle w:val="CommentReference"/>
        </w:rPr>
        <w:annotationRef/>
      </w:r>
      <w:r>
        <w:t>Removed references to the ICU API.</w:t>
      </w:r>
    </w:p>
  </w:comment>
  <w:comment w:id="11359" w:author="mbeckerle" w:date="2013-07-24T17:51:00Z" w:initials="m">
    <w:p w14:paraId="528F37BC" w14:textId="77777777" w:rsidR="00B900F3" w:rsidRDefault="00B900F3">
      <w:pPr>
        <w:pStyle w:val="CommentText"/>
      </w:pPr>
      <w:r>
        <w:rPr>
          <w:rStyle w:val="CommentReference"/>
        </w:rPr>
        <w:annotationRef/>
      </w:r>
      <w:r>
        <w:t xml:space="preserve">Most conservative possible rule is to prohibit @ in any situations where we’re not sure. </w:t>
      </w:r>
    </w:p>
  </w:comment>
  <w:comment w:id="11360" w:author="mbeckerle" w:date="2013-07-24T17:51:00Z" w:initials="m">
    <w:p w14:paraId="2B1C45C1" w14:textId="75791A8B" w:rsidR="00B900F3" w:rsidRDefault="00B900F3">
      <w:pPr>
        <w:pStyle w:val="CommentText"/>
      </w:pPr>
      <w:r>
        <w:rPr>
          <w:rStyle w:val="CommentReference"/>
        </w:rPr>
        <w:annotationRef/>
      </w:r>
      <w:r>
        <w:t>(OPEN) ICU related.</w:t>
      </w:r>
    </w:p>
  </w:comment>
  <w:comment w:id="11369" w:author="mbeckerle" w:date="2013-07-25T11:56:00Z" w:initials="m">
    <w:p w14:paraId="00B0003A" w14:textId="4A0DF446" w:rsidR="005F7501" w:rsidRDefault="005F7501">
      <w:pPr>
        <w:pStyle w:val="CommentText"/>
      </w:pPr>
      <w:r>
        <w:rPr>
          <w:rStyle w:val="CommentReference"/>
        </w:rPr>
        <w:annotationRef/>
      </w:r>
      <w:r>
        <w:t>OPEN</w:t>
      </w:r>
    </w:p>
    <w:p w14:paraId="19F794A3" w14:textId="77777777" w:rsidR="005F7501" w:rsidRDefault="005F7501">
      <w:pPr>
        <w:pStyle w:val="CommentText"/>
      </w:pPr>
    </w:p>
    <w:p w14:paraId="1B01253C" w14:textId="77777777" w:rsidR="005F7501" w:rsidRDefault="005F7501">
      <w:pPr>
        <w:pStyle w:val="CommentText"/>
      </w:pPr>
      <w:r>
        <w:t>Huh? 32-bit codepoint isn't a statement of the syntax as that's a description of an abstract character identifier. Is this trying to say that 8 hex digits will follow or something??</w:t>
      </w:r>
    </w:p>
    <w:p w14:paraId="548F0568" w14:textId="77777777" w:rsidR="005F7501" w:rsidRDefault="005F7501">
      <w:pPr>
        <w:pStyle w:val="CommentText"/>
      </w:pPr>
    </w:p>
    <w:p w14:paraId="14611113" w14:textId="64E30EEE" w:rsidR="005F7501" w:rsidRDefault="005F7501">
      <w:pPr>
        <w:pStyle w:val="CommentText"/>
      </w:pPr>
      <w:r>
        <w:t>What is this trying to say.</w:t>
      </w:r>
    </w:p>
  </w:comment>
  <w:comment w:id="11380" w:author="mbeckerle" w:date="2013-07-24T17:51:00Z" w:initials="m">
    <w:p w14:paraId="13193165" w14:textId="04B2C40E" w:rsidR="00B900F3" w:rsidRDefault="00B900F3">
      <w:pPr>
        <w:pStyle w:val="CommentText"/>
      </w:pPr>
      <w:r>
        <w:rPr>
          <w:rStyle w:val="CommentReference"/>
        </w:rPr>
        <w:annotationRef/>
      </w:r>
      <w:r>
        <w:t>DONE</w:t>
      </w:r>
    </w:p>
    <w:p w14:paraId="6F44BF6C" w14:textId="77777777" w:rsidR="00B900F3" w:rsidRDefault="00B900F3">
      <w:pPr>
        <w:pStyle w:val="CommentText"/>
      </w:pPr>
    </w:p>
    <w:p w14:paraId="63BF330B" w14:textId="7403F84F" w:rsidR="00B900F3" w:rsidRDefault="00B900F3">
      <w:pPr>
        <w:pStyle w:val="CommentText"/>
      </w:pPr>
      <w:r>
        <w:t>What if you have both? SDE?</w:t>
      </w:r>
    </w:p>
    <w:p w14:paraId="38DC7AA0" w14:textId="77777777" w:rsidR="00B900F3" w:rsidRDefault="00B900F3">
      <w:pPr>
        <w:pStyle w:val="CommentText"/>
      </w:pPr>
    </w:p>
    <w:p w14:paraId="12CB5506" w14:textId="096F259B" w:rsidR="00B900F3" w:rsidRDefault="00B900F3">
      <w:pPr>
        <w:pStyle w:val="CommentText"/>
      </w:pPr>
      <w:r>
        <w:t>SMH: You can’t – it’s controlled by textNumberRounding property ‘pattern’ v ‘explicit’. (Though there is more to discuss on this as per 18</w:t>
      </w:r>
      <w:r w:rsidRPr="00965FE6">
        <w:rPr>
          <w:vertAlign w:val="superscript"/>
        </w:rPr>
        <w:t>th</w:t>
      </w:r>
      <w:r>
        <w:t xml:space="preserve"> Sept WG call.</w:t>
      </w:r>
    </w:p>
    <w:p w14:paraId="5917F2B3" w14:textId="06C69DEA" w:rsidR="00B900F3" w:rsidRDefault="00B900F3">
      <w:pPr>
        <w:pStyle w:val="CommentText"/>
      </w:pPr>
      <w:r>
        <w:t>DONE</w:t>
      </w:r>
    </w:p>
  </w:comment>
  <w:comment w:id="11383" w:author="Steve Hanson" w:date="2013-07-24T17:51:00Z" w:initials="SMH">
    <w:p w14:paraId="5B5A075B" w14:textId="77777777" w:rsidR="00B900F3" w:rsidRDefault="00B900F3">
      <w:pPr>
        <w:pStyle w:val="CommentText"/>
      </w:pPr>
      <w:r>
        <w:rPr>
          <w:rStyle w:val="CommentReference"/>
        </w:rPr>
        <w:annotationRef/>
      </w:r>
      <w:r>
        <w:t>Errata 2.41 implies rewrite of this section to relate it to 13.6.1.1.</w:t>
      </w:r>
    </w:p>
    <w:p w14:paraId="46649F8B" w14:textId="1D498079" w:rsidR="00B900F3" w:rsidRDefault="00B900F3">
      <w:pPr>
        <w:pStyle w:val="CommentText"/>
      </w:pPr>
      <w:r>
        <w:t>DONE</w:t>
      </w:r>
    </w:p>
  </w:comment>
  <w:comment w:id="11407" w:author="Steve Hanson" w:date="2013-07-24T17:51:00Z" w:initials="SMH">
    <w:p w14:paraId="5F4BAF10" w14:textId="6D87804F" w:rsidR="00B900F3" w:rsidRDefault="00B900F3">
      <w:pPr>
        <w:pStyle w:val="CommentText"/>
      </w:pPr>
      <w:r>
        <w:rPr>
          <w:rStyle w:val="CommentReference"/>
        </w:rPr>
        <w:annotationRef/>
      </w:r>
      <w:r>
        <w:t>‘of’</w:t>
      </w:r>
    </w:p>
  </w:comment>
  <w:comment w:id="11404" w:author="mbeckerle" w:date="2013-07-24T17:51:00Z" w:initials="m">
    <w:p w14:paraId="7B97E1A3" w14:textId="77777777" w:rsidR="00B900F3" w:rsidRDefault="00B900F3">
      <w:pPr>
        <w:pStyle w:val="CommentText"/>
      </w:pPr>
      <w:r>
        <w:rPr>
          <w:rStyle w:val="CommentReference"/>
        </w:rPr>
        <w:annotationRef/>
      </w:r>
      <w:r>
        <w:t>Errata 2.28 also applies here I expect. (‘@’ pattern feature)</w:t>
      </w:r>
    </w:p>
    <w:p w14:paraId="0CB83609" w14:textId="77777777" w:rsidR="00B900F3" w:rsidRDefault="00B900F3">
      <w:pPr>
        <w:pStyle w:val="CommentText"/>
      </w:pPr>
    </w:p>
    <w:p w14:paraId="11FDB6E3" w14:textId="77777777" w:rsidR="00B900F3" w:rsidRDefault="00B900F3">
      <w:pPr>
        <w:pStyle w:val="CommentText"/>
      </w:pPr>
      <w:r>
        <w:t xml:space="preserve">Resolved: leave out for now. May need to be added back in, but let’s wait and see. </w:t>
      </w:r>
    </w:p>
  </w:comment>
  <w:comment w:id="11405" w:author="mbeckerle" w:date="2013-07-24T17:51:00Z" w:initials="m">
    <w:p w14:paraId="27D267CB" w14:textId="14EB1100" w:rsidR="00B900F3" w:rsidRDefault="00B900F3">
      <w:pPr>
        <w:pStyle w:val="CommentText"/>
      </w:pPr>
      <w:r>
        <w:rPr>
          <w:rStyle w:val="CommentReference"/>
        </w:rPr>
        <w:annotationRef/>
      </w:r>
      <w:r>
        <w:t>DONE</w:t>
      </w:r>
    </w:p>
  </w:comment>
  <w:comment w:id="11409" w:author="Steve Hanson" w:date="2013-07-24T17:51:00Z" w:initials="SMH">
    <w:p w14:paraId="233E8A2E" w14:textId="77777777" w:rsidR="00B900F3" w:rsidRDefault="00B900F3">
      <w:pPr>
        <w:pStyle w:val="CommentText"/>
      </w:pPr>
      <w:r>
        <w:rPr>
          <w:rStyle w:val="CommentReference"/>
        </w:rPr>
        <w:annotationRef/>
      </w:r>
      <w:r>
        <w:t xml:space="preserve">Consider adding BNF syntax </w:t>
      </w:r>
    </w:p>
  </w:comment>
  <w:comment w:id="11410" w:author="mbeckerle" w:date="2013-07-24T17:51:00Z" w:initials="m">
    <w:p w14:paraId="368D6072" w14:textId="3D340139" w:rsidR="00B900F3" w:rsidRDefault="00B900F3">
      <w:pPr>
        <w:pStyle w:val="CommentText"/>
      </w:pPr>
      <w:r>
        <w:rPr>
          <w:rStyle w:val="CommentReference"/>
        </w:rPr>
        <w:annotationRef/>
      </w:r>
      <w:r>
        <w:t>(DONE)</w:t>
      </w:r>
    </w:p>
    <w:p w14:paraId="2FB443D1" w14:textId="77777777" w:rsidR="00B900F3" w:rsidRDefault="00B900F3">
      <w:pPr>
        <w:pStyle w:val="CommentText"/>
      </w:pPr>
    </w:p>
    <w:p w14:paraId="1C040002" w14:textId="76468CF9" w:rsidR="00B900F3" w:rsidRDefault="00B900F3">
      <w:pPr>
        <w:pStyle w:val="CommentText"/>
      </w:pPr>
      <w:r>
        <w:t>This comment just said O P E N with no attendant explanation of what it was referring to. The text it is referring to seems to be deleted..</w:t>
      </w:r>
    </w:p>
    <w:p w14:paraId="7FDFAEF3" w14:textId="77777777" w:rsidR="00B900F3" w:rsidRDefault="00B900F3">
      <w:pPr>
        <w:pStyle w:val="CommentText"/>
      </w:pPr>
    </w:p>
    <w:p w14:paraId="79E637F0" w14:textId="77777777" w:rsidR="00B900F3" w:rsidRDefault="00B900F3">
      <w:pPr>
        <w:pStyle w:val="CommentText"/>
      </w:pPr>
    </w:p>
  </w:comment>
  <w:comment w:id="11416" w:author="Steve Hanson" w:date="2013-07-24T17:51:00Z" w:initials="SMH">
    <w:p w14:paraId="147996C8" w14:textId="4866ED81" w:rsidR="00B900F3" w:rsidRDefault="00B900F3">
      <w:pPr>
        <w:pStyle w:val="CommentText"/>
      </w:pPr>
      <w:r>
        <w:rPr>
          <w:rStyle w:val="CommentReference"/>
        </w:rPr>
        <w:annotationRef/>
      </w:r>
      <w:r>
        <w:t>Font size</w:t>
      </w:r>
    </w:p>
  </w:comment>
  <w:comment w:id="11427" w:author="mbeckerle" w:date="2013-07-24T17:51:00Z" w:initials="m">
    <w:p w14:paraId="5444386F" w14:textId="48BDE371" w:rsidR="00B900F3" w:rsidRDefault="00B900F3" w:rsidP="00890AEC">
      <w:pPr>
        <w:autoSpaceDE w:val="0"/>
      </w:pPr>
      <w:r>
        <w:rPr>
          <w:rStyle w:val="CommentReference"/>
        </w:rPr>
        <w:annotationRef/>
      </w:r>
      <w:r>
        <w:rPr>
          <w:rFonts w:cs="Arial"/>
          <w:b/>
          <w:lang w:eastAsia="en-GB"/>
        </w:rPr>
        <w:t xml:space="preserve">Errata </w:t>
      </w:r>
      <w:r w:rsidRPr="00485628">
        <w:rPr>
          <w:rFonts w:cs="Arial"/>
          <w:b/>
          <w:lang w:eastAsia="en-GB"/>
        </w:rPr>
        <w:t>2.99</w:t>
      </w:r>
      <w:r>
        <w:rPr>
          <w:rFonts w:cs="Arial"/>
          <w:lang w:eastAsia="en-GB"/>
        </w:rPr>
        <w:t xml:space="preserve">. </w:t>
      </w:r>
      <w:r w:rsidRPr="00485628">
        <w:rPr>
          <w:rFonts w:cs="Arial"/>
          <w:i/>
          <w:lang w:eastAsia="en-GB"/>
        </w:rPr>
        <w:t>Section 13.7, 13.13</w:t>
      </w:r>
      <w:r>
        <w:rPr>
          <w:rFonts w:cs="Arial"/>
          <w:lang w:eastAsia="en-GB"/>
        </w:rPr>
        <w:t>. DONE</w:t>
      </w:r>
    </w:p>
  </w:comment>
  <w:comment w:id="11491" w:author="mbeckerle" w:date="2013-07-24T17:51:00Z" w:initials="m">
    <w:p w14:paraId="7F14363D" w14:textId="4CEE4F11" w:rsidR="00B900F3" w:rsidRDefault="00B900F3">
      <w:pPr>
        <w:pStyle w:val="CommentText"/>
      </w:pPr>
      <w:r>
        <w:rPr>
          <w:rStyle w:val="CommentReference"/>
        </w:rPr>
        <w:annotationRef/>
      </w:r>
      <w:r>
        <w:t>Should binary (twos-complement) be allowed for these types?</w:t>
      </w:r>
    </w:p>
    <w:p w14:paraId="35EFD5EA" w14:textId="77777777" w:rsidR="00B900F3" w:rsidRDefault="00B900F3">
      <w:pPr>
        <w:pStyle w:val="CommentText"/>
      </w:pPr>
    </w:p>
    <w:p w14:paraId="6D5C2FF1" w14:textId="736B550D" w:rsidR="00B900F3" w:rsidRDefault="00B900F3">
      <w:pPr>
        <w:pStyle w:val="CommentText"/>
      </w:pPr>
      <w:r>
        <w:t>(DONE)</w:t>
      </w:r>
    </w:p>
    <w:p w14:paraId="726E4295" w14:textId="77777777" w:rsidR="00B900F3" w:rsidRDefault="00B900F3">
      <w:pPr>
        <w:pStyle w:val="CommentText"/>
      </w:pPr>
    </w:p>
    <w:p w14:paraId="426BF587" w14:textId="14A3031A" w:rsidR="00B900F3" w:rsidRDefault="00B900F3">
      <w:pPr>
        <w:pStyle w:val="CommentText"/>
      </w:pPr>
      <w:r>
        <w:t>SMH: decided to allow this</w:t>
      </w:r>
    </w:p>
    <w:p w14:paraId="77AAD4E5" w14:textId="6FB65B16" w:rsidR="00B900F3" w:rsidRDefault="00B900F3">
      <w:pPr>
        <w:pStyle w:val="CommentText"/>
      </w:pPr>
      <w:r>
        <w:t>DONE</w:t>
      </w:r>
    </w:p>
  </w:comment>
  <w:comment w:id="11503" w:author="mbeckerle" w:date="2013-07-24T17:51:00Z" w:initials="m">
    <w:p w14:paraId="09DF60DC" w14:textId="6FBCAD9C" w:rsidR="00B900F3" w:rsidRDefault="00B900F3">
      <w:pPr>
        <w:pStyle w:val="CommentText"/>
      </w:pPr>
      <w:r>
        <w:rPr>
          <w:rStyle w:val="CommentReference"/>
        </w:rPr>
        <w:annotationRef/>
      </w:r>
      <w:r>
        <w:t xml:space="preserve">Errata </w:t>
      </w:r>
      <w:r w:rsidRPr="00EC27A2">
        <w:rPr>
          <w:rFonts w:cs="Arial"/>
          <w:b/>
          <w:lang w:eastAsia="en-GB"/>
        </w:rPr>
        <w:t>2.98</w:t>
      </w:r>
      <w:r>
        <w:rPr>
          <w:rFonts w:cs="Arial"/>
          <w:lang w:eastAsia="en-GB"/>
        </w:rPr>
        <w:t xml:space="preserve">. </w:t>
      </w:r>
      <w:r w:rsidRPr="00EC27A2">
        <w:rPr>
          <w:rFonts w:cs="Arial"/>
          <w:i/>
          <w:lang w:eastAsia="en-GB"/>
        </w:rPr>
        <w:t>Section 13.7</w:t>
      </w:r>
      <w:r>
        <w:rPr>
          <w:rFonts w:cs="Arial"/>
          <w:lang w:eastAsia="en-GB"/>
        </w:rPr>
        <w:t>. DONE</w:t>
      </w:r>
    </w:p>
  </w:comment>
  <w:comment w:id="11528" w:author="Steve Hanson" w:date="2013-07-24T17:51:00Z" w:initials="SMH">
    <w:p w14:paraId="2A7667A5" w14:textId="77777777" w:rsidR="00B900F3" w:rsidRDefault="00B900F3">
      <w:pPr>
        <w:pStyle w:val="CommentText"/>
      </w:pPr>
      <w:r>
        <w:rPr>
          <w:rStyle w:val="CommentReference"/>
        </w:rPr>
        <w:annotationRef/>
      </w:r>
      <w:r>
        <w:t xml:space="preserve">Errata 2.38: Add sensitivity to byteOrder </w:t>
      </w:r>
    </w:p>
    <w:p w14:paraId="13C84B73" w14:textId="77777777" w:rsidR="00B900F3" w:rsidRDefault="00B900F3">
      <w:pPr>
        <w:pStyle w:val="CommentText"/>
      </w:pPr>
    </w:p>
    <w:p w14:paraId="06033D3E" w14:textId="45512B6C" w:rsidR="00B900F3" w:rsidRDefault="00B900F3">
      <w:pPr>
        <w:pStyle w:val="CommentText"/>
      </w:pPr>
      <w:r>
        <w:t>DONE</w:t>
      </w:r>
    </w:p>
  </w:comment>
  <w:comment w:id="11549" w:author="mbeckerle" w:date="2013-07-24T17:51:00Z" w:initials="m">
    <w:p w14:paraId="01A55151" w14:textId="2F49A841" w:rsidR="00B900F3" w:rsidRDefault="00B900F3">
      <w:pPr>
        <w:pStyle w:val="CommentText"/>
      </w:pPr>
      <w:r>
        <w:rPr>
          <w:rStyle w:val="CommentReference"/>
        </w:rPr>
        <w:annotationRef/>
      </w:r>
      <w:r>
        <w:t xml:space="preserve">Errata 2.99 DONE </w:t>
      </w:r>
    </w:p>
  </w:comment>
  <w:comment w:id="11566" w:author="mbeckerle" w:date="2013-07-24T17:51:00Z" w:initials="m">
    <w:p w14:paraId="27187290" w14:textId="5488B2E2" w:rsidR="00B900F3" w:rsidRDefault="00B900F3">
      <w:pPr>
        <w:pStyle w:val="CommentText"/>
      </w:pPr>
      <w:r>
        <w:rPr>
          <w:rStyle w:val="CommentReference"/>
        </w:rPr>
        <w:annotationRef/>
      </w:r>
      <w:r>
        <w:t>Errata 2.99 DONE</w:t>
      </w:r>
    </w:p>
  </w:comment>
  <w:comment w:id="11569" w:author="mbeckerle" w:date="2013-07-24T17:51:00Z" w:initials="m">
    <w:p w14:paraId="5E7112E8" w14:textId="60CCA537" w:rsidR="00B900F3" w:rsidRDefault="00B900F3" w:rsidP="00D541F9">
      <w:pPr>
        <w:autoSpaceDE w:val="0"/>
        <w:autoSpaceDN w:val="0"/>
        <w:adjustRightInd w:val="0"/>
      </w:pPr>
      <w:r>
        <w:rPr>
          <w:rStyle w:val="CommentReference"/>
        </w:rPr>
        <w:annotationRef/>
      </w:r>
      <w:r>
        <w:rPr>
          <w:rFonts w:ascii="Helv" w:hAnsi="Helv" w:cs="Helv"/>
          <w:b/>
          <w:color w:val="0000FF"/>
          <w:lang w:eastAsia="en-GB"/>
        </w:rPr>
        <w:t xml:space="preserve">Errata </w:t>
      </w:r>
      <w:r w:rsidRPr="00E61E74">
        <w:rPr>
          <w:rFonts w:ascii="Helv" w:hAnsi="Helv" w:cs="Helv"/>
          <w:b/>
          <w:color w:val="0000FF"/>
          <w:lang w:eastAsia="en-GB"/>
        </w:rPr>
        <w:t>2.93</w:t>
      </w:r>
      <w:r>
        <w:rPr>
          <w:rFonts w:ascii="Helv" w:hAnsi="Helv" w:cs="Helv"/>
          <w:color w:val="0000FF"/>
          <w:lang w:eastAsia="en-GB"/>
        </w:rPr>
        <w:t xml:space="preserve">. </w:t>
      </w:r>
      <w:r w:rsidRPr="00E61E74">
        <w:rPr>
          <w:rFonts w:ascii="Helv" w:hAnsi="Helv" w:cs="Helv"/>
          <w:i/>
          <w:color w:val="0000FF"/>
          <w:lang w:eastAsia="en-GB"/>
        </w:rPr>
        <w:t>Sections 13.6, 13.7</w:t>
      </w:r>
      <w:r>
        <w:rPr>
          <w:rFonts w:ascii="Helv" w:hAnsi="Helv" w:cs="Helv"/>
          <w:color w:val="0000FF"/>
          <w:lang w:eastAsia="en-GB"/>
        </w:rPr>
        <w:t xml:space="preserve">. DONE. </w:t>
      </w:r>
    </w:p>
  </w:comment>
  <w:comment w:id="11586" w:author="Steve Hanson" w:date="2013-07-24T17:51:00Z" w:initials="SMH">
    <w:p w14:paraId="1B72E17C" w14:textId="77777777" w:rsidR="00B900F3" w:rsidRDefault="00B900F3">
      <w:pPr>
        <w:pStyle w:val="CommentText"/>
      </w:pPr>
      <w:r>
        <w:rPr>
          <w:rStyle w:val="CommentReference"/>
        </w:rPr>
        <w:annotationRef/>
      </w:r>
      <w:r>
        <w:t>Errata 3.5 clarifies exactly which IEEE variant is supported</w:t>
      </w:r>
    </w:p>
    <w:p w14:paraId="214122E6" w14:textId="77777777" w:rsidR="00B900F3" w:rsidRDefault="00B900F3">
      <w:pPr>
        <w:pStyle w:val="CommentText"/>
      </w:pPr>
    </w:p>
    <w:p w14:paraId="5AE484A8" w14:textId="77777777" w:rsidR="00B900F3" w:rsidRDefault="00B900F3">
      <w:pPr>
        <w:pStyle w:val="CommentText"/>
      </w:pPr>
      <w:r>
        <w:t>DONE</w:t>
      </w:r>
    </w:p>
  </w:comment>
  <w:comment w:id="11589" w:author="Steve Hanson" w:date="2013-07-24T17:51:00Z" w:initials="SMH">
    <w:p w14:paraId="0BC1F63A" w14:textId="77777777" w:rsidR="00B900F3" w:rsidRDefault="00B900F3">
      <w:pPr>
        <w:pStyle w:val="CommentText"/>
      </w:pPr>
      <w:r>
        <w:rPr>
          <w:rStyle w:val="CommentReference"/>
        </w:rPr>
        <w:annotationRef/>
      </w:r>
      <w:r>
        <w:t>Errata 3.5 clarifies possible rounding/precision issues with IBM floats</w:t>
      </w:r>
    </w:p>
    <w:p w14:paraId="2B0FD6B4" w14:textId="77777777" w:rsidR="00B900F3" w:rsidRDefault="00B900F3">
      <w:pPr>
        <w:pStyle w:val="CommentText"/>
      </w:pPr>
      <w:r>
        <w:t>DONE</w:t>
      </w:r>
    </w:p>
  </w:comment>
  <w:comment w:id="11623" w:author="Steve Hanson" w:date="2013-07-24T17:51:00Z" w:initials="SMH">
    <w:p w14:paraId="19AC83BF" w14:textId="77777777" w:rsidR="00B900F3" w:rsidRDefault="00B900F3">
      <w:pPr>
        <w:pStyle w:val="CommentText"/>
      </w:pPr>
      <w:r>
        <w:rPr>
          <w:rStyle w:val="CommentReference"/>
        </w:rPr>
        <w:annotationRef/>
      </w:r>
      <w:r>
        <w:t>Errata 3.5 places restrictions on the physical lengths</w:t>
      </w:r>
    </w:p>
    <w:p w14:paraId="0A46ED63" w14:textId="77777777" w:rsidR="00B900F3" w:rsidRDefault="00B900F3">
      <w:pPr>
        <w:pStyle w:val="CommentText"/>
      </w:pPr>
    </w:p>
    <w:p w14:paraId="5E0DAEE1" w14:textId="77777777" w:rsidR="00B900F3" w:rsidRDefault="00B900F3">
      <w:pPr>
        <w:pStyle w:val="CommentText"/>
      </w:pPr>
      <w:r>
        <w:t>DONE</w:t>
      </w:r>
    </w:p>
  </w:comment>
  <w:comment w:id="11628" w:author="Steve Hanson" w:date="2013-07-24T17:51:00Z" w:initials="SMH">
    <w:p w14:paraId="4DFAC541" w14:textId="77777777" w:rsidR="00B900F3" w:rsidRDefault="00B900F3">
      <w:pPr>
        <w:pStyle w:val="CommentText"/>
      </w:pPr>
      <w:r>
        <w:rPr>
          <w:rStyle w:val="CommentReference"/>
        </w:rPr>
        <w:annotationRef/>
      </w:r>
      <w:r>
        <w:t xml:space="preserve">Errata 2.38: Add sensitivity to byteOrder </w:t>
      </w:r>
    </w:p>
    <w:p w14:paraId="286E2E73" w14:textId="77777777" w:rsidR="00B900F3" w:rsidRDefault="00B900F3">
      <w:pPr>
        <w:pStyle w:val="CommentText"/>
      </w:pPr>
    </w:p>
    <w:p w14:paraId="25F8B178" w14:textId="77777777" w:rsidR="00B900F3" w:rsidRDefault="00B900F3">
      <w:pPr>
        <w:pStyle w:val="CommentText"/>
      </w:pPr>
      <w:r>
        <w:t>DONE</w:t>
      </w:r>
    </w:p>
  </w:comment>
  <w:comment w:id="11632" w:author="Steve Hanson" w:date="2013-07-24T17:51:00Z" w:initials="SMH">
    <w:p w14:paraId="50BD0B34" w14:textId="77777777" w:rsidR="00B900F3" w:rsidRDefault="00B900F3">
      <w:pPr>
        <w:pStyle w:val="CommentText"/>
      </w:pPr>
      <w:r>
        <w:rPr>
          <w:rStyle w:val="CommentReference"/>
        </w:rPr>
        <w:annotationRef/>
      </w:r>
      <w:r>
        <w:t>Errata 2.19 clarifies allowable string literal content</w:t>
      </w:r>
    </w:p>
    <w:p w14:paraId="7F63B615" w14:textId="77777777" w:rsidR="00B900F3" w:rsidRDefault="00B900F3">
      <w:pPr>
        <w:pStyle w:val="CommentText"/>
      </w:pPr>
      <w:r>
        <w:t>DONE</w:t>
      </w:r>
    </w:p>
  </w:comment>
  <w:comment w:id="11638" w:author="Steve Hanson" w:date="2013-07-24T17:51:00Z" w:initials="SMH">
    <w:p w14:paraId="2F4D4EEC" w14:textId="77777777" w:rsidR="00B900F3" w:rsidRDefault="00B900F3">
      <w:pPr>
        <w:pStyle w:val="CommentText"/>
      </w:pPr>
      <w:r>
        <w:rPr>
          <w:rStyle w:val="CommentReference"/>
        </w:rPr>
        <w:annotationRef/>
      </w:r>
      <w:r>
        <w:t>Errata 2.30 adds rules for padding, trimming and length</w:t>
      </w:r>
    </w:p>
    <w:p w14:paraId="43D980FC" w14:textId="77777777" w:rsidR="00B900F3" w:rsidRDefault="00B900F3">
      <w:pPr>
        <w:pStyle w:val="CommentText"/>
      </w:pPr>
      <w:r>
        <w:t>DONE</w:t>
      </w:r>
    </w:p>
  </w:comment>
  <w:comment w:id="11645" w:author="Steve Hanson" w:date="2013-07-24T17:51:00Z" w:initials="SMH">
    <w:p w14:paraId="2ED4B9CC" w14:textId="7799ED15" w:rsidR="00B900F3" w:rsidRDefault="00B900F3">
      <w:pPr>
        <w:pStyle w:val="CommentText"/>
      </w:pPr>
      <w:r>
        <w:rPr>
          <w:rStyle w:val="CommentReference"/>
        </w:rPr>
        <w:annotationRef/>
      </w:r>
      <w:r>
        <w:t>Text Boolean Character Restrictions DONE</w:t>
      </w:r>
    </w:p>
  </w:comment>
  <w:comment w:id="11648" w:author="mbeckerle" w:date="2013-07-24T17:51:00Z" w:initials="m">
    <w:p w14:paraId="0A3627CE" w14:textId="77777777" w:rsidR="00B900F3" w:rsidRDefault="00B900F3" w:rsidP="008C55EF">
      <w:pPr>
        <w:pStyle w:val="CommentText"/>
      </w:pPr>
      <w:r>
        <w:rPr>
          <w:rStyle w:val="CommentReference"/>
        </w:rPr>
        <w:annotationRef/>
      </w:r>
      <w:r>
        <w:t>Errata 2.19 Done</w:t>
      </w:r>
    </w:p>
  </w:comment>
  <w:comment w:id="11660" w:author="Steve Hanson" w:date="2013-07-24T17:51:00Z" w:initials="SMH">
    <w:p w14:paraId="5AA1BEA9" w14:textId="77777777" w:rsidR="00B900F3" w:rsidRDefault="00B900F3">
      <w:pPr>
        <w:pStyle w:val="CommentText"/>
      </w:pPr>
      <w:r>
        <w:rPr>
          <w:rStyle w:val="CommentReference"/>
        </w:rPr>
        <w:annotationRef/>
      </w:r>
      <w:r>
        <w:t>Errata 2.19 clarifies allowable string literal content</w:t>
      </w:r>
    </w:p>
    <w:p w14:paraId="68A776BD" w14:textId="7B832C10" w:rsidR="00B900F3" w:rsidRDefault="00B900F3">
      <w:pPr>
        <w:pStyle w:val="CommentText"/>
      </w:pPr>
      <w:r>
        <w:t>DONE</w:t>
      </w:r>
    </w:p>
  </w:comment>
  <w:comment w:id="11664" w:author="Steve Hanson" w:date="2013-07-24T17:51:00Z" w:initials="SMH">
    <w:p w14:paraId="0A1C3569" w14:textId="77777777" w:rsidR="00B900F3" w:rsidRDefault="00B900F3" w:rsidP="00D431CF">
      <w:pPr>
        <w:pStyle w:val="CommentText"/>
      </w:pPr>
      <w:r>
        <w:rPr>
          <w:rStyle w:val="CommentReference"/>
        </w:rPr>
        <w:annotationRef/>
      </w:r>
      <w:r>
        <w:t>Errata 2.30 adds rules for padding, trimming and length</w:t>
      </w:r>
    </w:p>
    <w:p w14:paraId="7739B2B7" w14:textId="77777777" w:rsidR="00B900F3" w:rsidRDefault="00B900F3" w:rsidP="00D431CF">
      <w:pPr>
        <w:pStyle w:val="CommentText"/>
      </w:pPr>
      <w:r>
        <w:t>DONE</w:t>
      </w:r>
    </w:p>
  </w:comment>
  <w:comment w:id="11672" w:author="Steve Hanson" w:date="2013-07-24T17:51:00Z" w:initials="SMH">
    <w:p w14:paraId="3FA7F32C" w14:textId="77777777" w:rsidR="00B900F3" w:rsidRDefault="00B900F3">
      <w:pPr>
        <w:pStyle w:val="CommentText"/>
      </w:pPr>
      <w:r>
        <w:rPr>
          <w:rStyle w:val="CommentReference"/>
        </w:rPr>
        <w:annotationRef/>
      </w:r>
      <w:r>
        <w:t>Text Boolean Character Restrictions</w:t>
      </w:r>
    </w:p>
    <w:p w14:paraId="22716009" w14:textId="727E0C36" w:rsidR="00B900F3" w:rsidRDefault="00B900F3">
      <w:pPr>
        <w:pStyle w:val="CommentText"/>
      </w:pPr>
      <w:r>
        <w:t>DONE</w:t>
      </w:r>
    </w:p>
  </w:comment>
  <w:comment w:id="11677" w:author="Steve Hanson" w:date="2013-07-24T17:51:00Z" w:initials="SMH">
    <w:p w14:paraId="7B8A11CF" w14:textId="77777777" w:rsidR="00B900F3" w:rsidRDefault="00B900F3">
      <w:pPr>
        <w:pStyle w:val="CommentText"/>
      </w:pPr>
      <w:r>
        <w:rPr>
          <w:rStyle w:val="CommentReference"/>
        </w:rPr>
        <w:annotationRef/>
      </w:r>
      <w:r>
        <w:t>Errata 2.17 clarifies allowable string literal content</w:t>
      </w:r>
    </w:p>
    <w:p w14:paraId="723E683B" w14:textId="5F319A8A" w:rsidR="00B900F3" w:rsidRDefault="00B900F3">
      <w:pPr>
        <w:pStyle w:val="CommentText"/>
      </w:pPr>
      <w:r>
        <w:t>DONE</w:t>
      </w:r>
    </w:p>
  </w:comment>
  <w:comment w:id="11690" w:author="Steve Hanson" w:date="2013-07-24T17:51:00Z" w:initials="SMH">
    <w:p w14:paraId="197571C5" w14:textId="77777777" w:rsidR="00B900F3" w:rsidRDefault="00B900F3">
      <w:pPr>
        <w:pStyle w:val="CommentText"/>
      </w:pPr>
      <w:r>
        <w:rPr>
          <w:rStyle w:val="CommentReference"/>
        </w:rPr>
        <w:annotationRef/>
      </w:r>
      <w:r>
        <w:t>Padding Character Restrictions</w:t>
      </w:r>
    </w:p>
    <w:p w14:paraId="0D028AC2" w14:textId="3591FA29" w:rsidR="00B900F3" w:rsidRDefault="00B900F3">
      <w:pPr>
        <w:pStyle w:val="CommentText"/>
      </w:pPr>
      <w:r>
        <w:t>DONE</w:t>
      </w:r>
    </w:p>
  </w:comment>
  <w:comment w:id="11693" w:author="mbeckerle" w:date="2013-07-24T17:51:00Z" w:initials="m">
    <w:p w14:paraId="7ADA31CD" w14:textId="77777777" w:rsidR="00B900F3" w:rsidRDefault="00B900F3" w:rsidP="00D67874">
      <w:pPr>
        <w:pStyle w:val="CommentText"/>
      </w:pPr>
      <w:r>
        <w:rPr>
          <w:rStyle w:val="CommentReference"/>
        </w:rPr>
        <w:annotationRef/>
      </w:r>
      <w:r>
        <w:t>Errata 2.17 Done</w:t>
      </w:r>
    </w:p>
  </w:comment>
  <w:comment w:id="11851" w:author="Steve Hanson" w:date="2013-07-24T17:51:00Z" w:initials="SMH">
    <w:p w14:paraId="1FB56C34" w14:textId="77777777" w:rsidR="00B900F3" w:rsidRDefault="00B900F3">
      <w:pPr>
        <w:pStyle w:val="CommentText"/>
      </w:pPr>
      <w:r>
        <w:rPr>
          <w:rStyle w:val="CommentReference"/>
        </w:rPr>
        <w:annotationRef/>
      </w:r>
      <w:r>
        <w:t>Errata 2.39. State what happens when parts are absent from pattern.</w:t>
      </w:r>
    </w:p>
    <w:p w14:paraId="0E04BB92" w14:textId="77777777" w:rsidR="00B900F3" w:rsidRDefault="00B900F3">
      <w:pPr>
        <w:pStyle w:val="CommentText"/>
      </w:pPr>
    </w:p>
    <w:p w14:paraId="669C77C0" w14:textId="77777777" w:rsidR="00B900F3" w:rsidRDefault="00B900F3">
      <w:pPr>
        <w:pStyle w:val="CommentText"/>
      </w:pPr>
      <w:r>
        <w:t>DONE (below in description section)</w:t>
      </w:r>
    </w:p>
  </w:comment>
  <w:comment w:id="11854" w:author="Steve Hanson" w:date="2013-07-24T17:51:00Z" w:initials="SMH">
    <w:p w14:paraId="1BAAE4EF" w14:textId="77777777" w:rsidR="00B900F3" w:rsidRDefault="00B900F3">
      <w:pPr>
        <w:pStyle w:val="CommentText"/>
      </w:pPr>
      <w:r>
        <w:rPr>
          <w:rStyle w:val="CommentReference"/>
        </w:rPr>
        <w:annotationRef/>
      </w:r>
      <w:r>
        <w:t>Errata 2.66: State what happens when parts in the patern but absent rom the data (incl timezone)</w:t>
      </w:r>
    </w:p>
    <w:p w14:paraId="061D52AF" w14:textId="77777777" w:rsidR="00B900F3" w:rsidRDefault="00B900F3">
      <w:pPr>
        <w:pStyle w:val="CommentText"/>
      </w:pPr>
    </w:p>
    <w:p w14:paraId="2DF9BD58" w14:textId="77777777" w:rsidR="00B900F3" w:rsidRDefault="00B900F3">
      <w:pPr>
        <w:pStyle w:val="CommentText"/>
      </w:pPr>
      <w:r>
        <w:t>DONE (below in description section)</w:t>
      </w:r>
    </w:p>
  </w:comment>
  <w:comment w:id="11874" w:author="mbeckerle" w:date="2013-07-24T17:51:00Z" w:initials="m">
    <w:p w14:paraId="3A3825CE" w14:textId="389F8779" w:rsidR="00B900F3" w:rsidRDefault="00B900F3">
      <w:pPr>
        <w:pStyle w:val="CommentText"/>
      </w:pPr>
      <w:r>
        <w:rPr>
          <w:rStyle w:val="CommentReference"/>
        </w:rPr>
        <w:annotationRef/>
      </w:r>
      <w:r>
        <w:t>Errata 2.127</w:t>
      </w:r>
    </w:p>
  </w:comment>
  <w:comment w:id="11877" w:author="mbeckerle" w:date="2013-07-24T17:51:00Z" w:initials="m">
    <w:p w14:paraId="47765ED5" w14:textId="72AFDD2A" w:rsidR="00B900F3" w:rsidRDefault="00B900F3">
      <w:pPr>
        <w:pStyle w:val="CommentText"/>
      </w:pPr>
      <w:r>
        <w:rPr>
          <w:rStyle w:val="CommentReference"/>
        </w:rPr>
        <w:annotationRef/>
      </w:r>
      <w:r>
        <w:t>OPEN</w:t>
      </w:r>
    </w:p>
    <w:p w14:paraId="402BFDAE" w14:textId="5FC4961B" w:rsidR="00B900F3" w:rsidRDefault="00B900F3">
      <w:pPr>
        <w:pStyle w:val="CommentText"/>
      </w:pPr>
      <w:r>
        <w:t xml:space="preserve">And what does 'strict' mean?? </w:t>
      </w:r>
    </w:p>
  </w:comment>
  <w:comment w:id="11880" w:author="Steve Hanson" w:date="2013-07-24T17:51:00Z" w:initials="SMH">
    <w:p w14:paraId="60E1B488" w14:textId="77777777" w:rsidR="00B900F3" w:rsidRDefault="00B900F3">
      <w:pPr>
        <w:pStyle w:val="CommentText"/>
      </w:pPr>
      <w:r>
        <w:rPr>
          <w:rStyle w:val="CommentReference"/>
        </w:rPr>
        <w:annotationRef/>
      </w:r>
      <w:r>
        <w:t>Errata 2.43 changes this to a constrained string</w:t>
      </w:r>
    </w:p>
    <w:p w14:paraId="4DD79DE5" w14:textId="77777777" w:rsidR="00B900F3" w:rsidRDefault="00B900F3">
      <w:pPr>
        <w:pStyle w:val="CommentText"/>
      </w:pPr>
    </w:p>
    <w:p w14:paraId="63D147E2" w14:textId="77777777" w:rsidR="00B900F3" w:rsidRDefault="00B900F3">
      <w:pPr>
        <w:pStyle w:val="CommentText"/>
      </w:pPr>
      <w:r>
        <w:t>DONE</w:t>
      </w:r>
    </w:p>
  </w:comment>
  <w:comment w:id="11882" w:author="Steve Hanson" w:date="2013-07-24T17:51:00Z" w:initials="SMH">
    <w:p w14:paraId="6D0AF02C" w14:textId="77777777" w:rsidR="00B900F3" w:rsidRDefault="00B900F3">
      <w:pPr>
        <w:pStyle w:val="CommentText"/>
      </w:pPr>
      <w:r>
        <w:rPr>
          <w:rStyle w:val="CommentReference"/>
        </w:rPr>
        <w:annotationRef/>
      </w:r>
      <w:r>
        <w:t>Redundant</w:t>
      </w:r>
    </w:p>
    <w:p w14:paraId="32B185DC" w14:textId="5F6928C1" w:rsidR="00B900F3" w:rsidRDefault="00B900F3">
      <w:pPr>
        <w:pStyle w:val="CommentText"/>
      </w:pPr>
      <w:r>
        <w:t>DONE</w:t>
      </w:r>
    </w:p>
  </w:comment>
  <w:comment w:id="11885" w:author="Steve Hanson" w:date="2013-07-24T17:51:00Z" w:initials="SMH">
    <w:p w14:paraId="6EBFA64E" w14:textId="77777777" w:rsidR="00B900F3" w:rsidRDefault="00B900F3" w:rsidP="00DF61DD">
      <w:pPr>
        <w:pStyle w:val="CommentText"/>
      </w:pPr>
      <w:r>
        <w:rPr>
          <w:rStyle w:val="CommentReference"/>
        </w:rPr>
        <w:annotationRef/>
      </w:r>
      <w:r>
        <w:t>Errata 2.51: Applies to parsing only</w:t>
      </w:r>
    </w:p>
    <w:p w14:paraId="495BEC2E" w14:textId="77777777" w:rsidR="00B900F3" w:rsidRDefault="00B900F3" w:rsidP="00DF61DD">
      <w:pPr>
        <w:pStyle w:val="CommentText"/>
      </w:pPr>
      <w:r>
        <w:t>DONE</w:t>
      </w:r>
    </w:p>
  </w:comment>
  <w:comment w:id="11897" w:author="Steve Hanson" w:date="2013-07-24T17:51:00Z" w:initials="SMH">
    <w:p w14:paraId="668085A3" w14:textId="77777777" w:rsidR="00B900F3" w:rsidRDefault="00B900F3">
      <w:pPr>
        <w:pStyle w:val="CommentText"/>
      </w:pPr>
      <w:r>
        <w:rPr>
          <w:rStyle w:val="CommentReference"/>
        </w:rPr>
        <w:annotationRef/>
      </w:r>
      <w:r>
        <w:t>Errata 2.50 empty string is allowed.</w:t>
      </w:r>
    </w:p>
    <w:p w14:paraId="6B93B1C0" w14:textId="77777777" w:rsidR="00B900F3" w:rsidRDefault="00B900F3">
      <w:pPr>
        <w:pStyle w:val="CommentText"/>
      </w:pPr>
    </w:p>
    <w:p w14:paraId="1C171667" w14:textId="77777777" w:rsidR="00B900F3" w:rsidRDefault="00B900F3">
      <w:pPr>
        <w:pStyle w:val="CommentText"/>
      </w:pPr>
      <w:r>
        <w:t>DONE</w:t>
      </w:r>
    </w:p>
  </w:comment>
  <w:comment w:id="11901" w:author="Steve Hanson" w:date="2013-07-24T17:51:00Z" w:initials="SMH">
    <w:p w14:paraId="3CC32670" w14:textId="77777777" w:rsidR="00B900F3" w:rsidRDefault="00B900F3">
      <w:pPr>
        <w:pStyle w:val="CommentText"/>
      </w:pPr>
      <w:r>
        <w:rPr>
          <w:rStyle w:val="CommentReference"/>
        </w:rPr>
        <w:annotationRef/>
      </w:r>
      <w:r>
        <w:t>Errata 2.65 allows Olson format</w:t>
      </w:r>
    </w:p>
    <w:p w14:paraId="25A6794C" w14:textId="77777777" w:rsidR="00B900F3" w:rsidRDefault="00B900F3">
      <w:pPr>
        <w:pStyle w:val="CommentText"/>
      </w:pPr>
    </w:p>
    <w:p w14:paraId="7E880D95" w14:textId="77777777" w:rsidR="00B900F3" w:rsidRDefault="00B900F3">
      <w:pPr>
        <w:pStyle w:val="CommentText"/>
      </w:pPr>
      <w:r>
        <w:t>DONE</w:t>
      </w:r>
    </w:p>
  </w:comment>
  <w:comment w:id="11925" w:author="Steve Hanson" w:date="2013-07-24T17:51:00Z" w:initials="SMH">
    <w:p w14:paraId="447DF714" w14:textId="77777777" w:rsidR="00B900F3" w:rsidRDefault="00B900F3">
      <w:pPr>
        <w:pStyle w:val="CommentText"/>
      </w:pPr>
      <w:r>
        <w:rPr>
          <w:rStyle w:val="CommentReference"/>
        </w:rPr>
        <w:annotationRef/>
      </w:r>
      <w:r>
        <w:t>Errata 2.51: Applies to parsing only</w:t>
      </w:r>
    </w:p>
    <w:p w14:paraId="2F7C8E1D" w14:textId="77777777" w:rsidR="00B900F3" w:rsidRDefault="00B900F3">
      <w:pPr>
        <w:pStyle w:val="CommentText"/>
      </w:pPr>
    </w:p>
    <w:p w14:paraId="5864ABD3" w14:textId="77777777" w:rsidR="00B900F3" w:rsidRDefault="00B900F3">
      <w:pPr>
        <w:pStyle w:val="CommentText"/>
      </w:pPr>
      <w:r>
        <w:t>DONE</w:t>
      </w:r>
    </w:p>
  </w:comment>
  <w:comment w:id="11929" w:author="Steve Hanson" w:date="2013-07-24T17:51:00Z" w:initials="SMH">
    <w:p w14:paraId="2920ADD2" w14:textId="77777777" w:rsidR="00B900F3" w:rsidRDefault="00B900F3">
      <w:pPr>
        <w:pStyle w:val="CommentText"/>
      </w:pPr>
      <w:r>
        <w:rPr>
          <w:rStyle w:val="CommentReference"/>
        </w:rPr>
        <w:annotationRef/>
      </w:r>
      <w:r>
        <w:t>Errata 2.65: Applies only when calendarTimeZone is Olson format</w:t>
      </w:r>
    </w:p>
    <w:p w14:paraId="65B927E7" w14:textId="77777777" w:rsidR="00B900F3" w:rsidRDefault="00B900F3">
      <w:pPr>
        <w:pStyle w:val="CommentText"/>
      </w:pPr>
    </w:p>
    <w:p w14:paraId="0B3CC83A" w14:textId="77777777" w:rsidR="00B900F3" w:rsidRDefault="00B900F3">
      <w:pPr>
        <w:pStyle w:val="CommentText"/>
      </w:pPr>
      <w:r>
        <w:t>DONE</w:t>
      </w:r>
    </w:p>
  </w:comment>
  <w:comment w:id="11933" w:author="Steve Hanson" w:date="2013-07-24T17:51:00Z" w:initials="SMH">
    <w:p w14:paraId="31FBD369" w14:textId="77777777" w:rsidR="00B900F3" w:rsidRDefault="00B900F3">
      <w:pPr>
        <w:pStyle w:val="CommentText"/>
      </w:pPr>
      <w:r>
        <w:rPr>
          <w:rStyle w:val="CommentReference"/>
        </w:rPr>
        <w:annotationRef/>
      </w:r>
      <w:r>
        <w:t>Wrong. This property is ignored if  dfdl:calendarTimeZone is UTC format or is empty string. It only works when OLSON format, as it needs OLSON precision to know when to apply the DST difference.</w:t>
      </w:r>
    </w:p>
    <w:p w14:paraId="1AA48BF0" w14:textId="77777777" w:rsidR="00B900F3" w:rsidRDefault="00B900F3">
      <w:pPr>
        <w:pStyle w:val="CommentText"/>
      </w:pPr>
    </w:p>
    <w:p w14:paraId="35994743" w14:textId="544F9D58" w:rsidR="00B900F3" w:rsidRDefault="00B900F3">
      <w:pPr>
        <w:pStyle w:val="CommentText"/>
      </w:pPr>
      <w:r>
        <w:t>FIXED. DONE</w:t>
      </w:r>
    </w:p>
  </w:comment>
  <w:comment w:id="11943" w:author="Steve Hanson" w:date="2013-07-24T17:51:00Z" w:initials="SMH">
    <w:p w14:paraId="35D9FD7D" w14:textId="77777777" w:rsidR="00B900F3" w:rsidRDefault="00B900F3">
      <w:pPr>
        <w:pStyle w:val="CommentText"/>
      </w:pPr>
      <w:r>
        <w:rPr>
          <w:rStyle w:val="CommentReference"/>
        </w:rPr>
        <w:annotationRef/>
      </w:r>
      <w:r>
        <w:t>Errata 2.44 changes this to be a constrained string</w:t>
      </w:r>
    </w:p>
    <w:p w14:paraId="06DE6288" w14:textId="77777777" w:rsidR="00B900F3" w:rsidRDefault="00B900F3">
      <w:pPr>
        <w:pStyle w:val="CommentText"/>
      </w:pPr>
    </w:p>
    <w:p w14:paraId="1C769EC6" w14:textId="77777777" w:rsidR="00B900F3" w:rsidRDefault="00B900F3">
      <w:pPr>
        <w:pStyle w:val="CommentText"/>
      </w:pPr>
      <w:r>
        <w:t>DONE</w:t>
      </w:r>
    </w:p>
  </w:comment>
  <w:comment w:id="11946" w:author="Steve Hanson" w:date="2013-07-24T17:51:00Z" w:initials="SMH">
    <w:p w14:paraId="6A4B7BF5" w14:textId="77777777" w:rsidR="00B900F3" w:rsidRDefault="00B900F3">
      <w:pPr>
        <w:pStyle w:val="CommentText"/>
      </w:pPr>
      <w:r>
        <w:rPr>
          <w:rStyle w:val="CommentReference"/>
        </w:rPr>
        <w:annotationRef/>
      </w:r>
      <w:r>
        <w:t>Redundant</w:t>
      </w:r>
    </w:p>
    <w:p w14:paraId="0D713C03" w14:textId="4C17F437" w:rsidR="00B900F3" w:rsidRDefault="00B900F3">
      <w:pPr>
        <w:pStyle w:val="CommentText"/>
      </w:pPr>
      <w:r>
        <w:t>DONE</w:t>
      </w:r>
    </w:p>
  </w:comment>
  <w:comment w:id="11950" w:author="Steve Hanson" w:date="2013-07-24T17:51:00Z" w:initials="SMH">
    <w:p w14:paraId="4D28018D" w14:textId="77777777" w:rsidR="00B900F3" w:rsidRDefault="00B900F3">
      <w:pPr>
        <w:pStyle w:val="CommentText"/>
      </w:pPr>
      <w:r>
        <w:rPr>
          <w:rStyle w:val="CommentReference"/>
        </w:rPr>
        <w:annotationRef/>
      </w:r>
      <w:r>
        <w:t>Remove underscoring</w:t>
      </w:r>
    </w:p>
    <w:p w14:paraId="4E00B380" w14:textId="0BF32752" w:rsidR="00B900F3" w:rsidRDefault="00B900F3">
      <w:pPr>
        <w:pStyle w:val="CommentText"/>
      </w:pPr>
      <w:r>
        <w:t>DONE</w:t>
      </w:r>
    </w:p>
  </w:comment>
  <w:comment w:id="11972" w:author="mbeckerle" w:date="2013-07-24T17:51:00Z" w:initials="m">
    <w:p w14:paraId="0DB5E195" w14:textId="77777777" w:rsidR="00B900F3" w:rsidRDefault="00B900F3">
      <w:pPr>
        <w:pStyle w:val="CommentText"/>
      </w:pPr>
      <w:r>
        <w:rPr>
          <w:rStyle w:val="CommentReference"/>
        </w:rPr>
        <w:annotationRef/>
      </w:r>
      <w:r>
        <w:t>Errata 2.3. Done</w:t>
      </w:r>
    </w:p>
  </w:comment>
  <w:comment w:id="11989" w:author="mbeckerle" w:date="2013-07-24T17:51:00Z" w:initials="m">
    <w:p w14:paraId="517B0CB7" w14:textId="37EA7D39" w:rsidR="00B900F3" w:rsidRDefault="00B900F3">
      <w:pPr>
        <w:pStyle w:val="CommentText"/>
      </w:pPr>
      <w:r>
        <w:rPr>
          <w:rStyle w:val="CommentReference"/>
        </w:rPr>
        <w:annotationRef/>
      </w:r>
      <w:r>
        <w:t>Errata 2.121 DONE (removed U symbol entirely)</w:t>
      </w:r>
    </w:p>
  </w:comment>
  <w:comment w:id="12003" w:author="Steve Hanson" w:date="2013-07-24T17:51:00Z" w:initials="SMH">
    <w:p w14:paraId="159BC7D4" w14:textId="77777777" w:rsidR="00B900F3" w:rsidRDefault="00B900F3">
      <w:pPr>
        <w:pStyle w:val="CommentText"/>
      </w:pPr>
      <w:r>
        <w:rPr>
          <w:rStyle w:val="CommentReference"/>
        </w:rPr>
        <w:annotationRef/>
      </w:r>
      <w:r>
        <w:t xml:space="preserve">Errata 2.68: Deleted T symbol. </w:t>
      </w:r>
      <w:r w:rsidRPr="00D21E42">
        <w:rPr>
          <w:b/>
        </w:rPr>
        <w:t>DONE</w:t>
      </w:r>
      <w:r>
        <w:t xml:space="preserve"> </w:t>
      </w:r>
    </w:p>
  </w:comment>
  <w:comment w:id="12007" w:author="Steve Hanson" w:date="2013-07-24T17:51:00Z" w:initials="SMH">
    <w:p w14:paraId="144DDA6C" w14:textId="77777777" w:rsidR="00B900F3" w:rsidRDefault="00B900F3">
      <w:pPr>
        <w:pStyle w:val="CommentText"/>
      </w:pPr>
      <w:r>
        <w:rPr>
          <w:rStyle w:val="CommentReference"/>
        </w:rPr>
        <w:annotationRef/>
      </w:r>
      <w:r>
        <w:t>Errata 2.52 adds ‘u’ symbol</w:t>
      </w:r>
    </w:p>
    <w:p w14:paraId="09C122E0" w14:textId="77777777" w:rsidR="00B900F3" w:rsidRDefault="00B900F3">
      <w:pPr>
        <w:pStyle w:val="CommentText"/>
      </w:pPr>
    </w:p>
    <w:p w14:paraId="5163A358" w14:textId="77777777" w:rsidR="00B900F3" w:rsidRDefault="00B900F3">
      <w:pPr>
        <w:pStyle w:val="CommentText"/>
      </w:pPr>
      <w:r>
        <w:t>DONE</w:t>
      </w:r>
    </w:p>
  </w:comment>
  <w:comment w:id="12054" w:author="Steve Hanson" w:date="2013-07-24T17:51:00Z" w:initials="SMH">
    <w:p w14:paraId="60029623" w14:textId="77777777" w:rsidR="00B900F3" w:rsidRDefault="00B900F3">
      <w:pPr>
        <w:pStyle w:val="CommentText"/>
      </w:pPr>
      <w:r>
        <w:rPr>
          <w:rStyle w:val="CommentReference"/>
        </w:rPr>
        <w:annotationRef/>
      </w:r>
      <w:r>
        <w:t>I would cover the fact the zz &amp; zzz behave like z in a note below the table. (Same for ZZ &amp; ZZZ)</w:t>
      </w:r>
    </w:p>
    <w:p w14:paraId="16418B56" w14:textId="6669C124" w:rsidR="00B900F3" w:rsidRDefault="00B900F3">
      <w:pPr>
        <w:pStyle w:val="CommentText"/>
      </w:pPr>
      <w:r>
        <w:t>(DONE)</w:t>
      </w:r>
    </w:p>
  </w:comment>
  <w:comment w:id="12052" w:author="Steve Hanson" w:date="2013-07-24T17:51:00Z" w:initials="SMH">
    <w:p w14:paraId="54A8DBA7" w14:textId="77777777" w:rsidR="00B900F3" w:rsidRDefault="00B900F3">
      <w:pPr>
        <w:pStyle w:val="CommentText"/>
      </w:pPr>
      <w:r>
        <w:rPr>
          <w:rStyle w:val="CommentReference"/>
        </w:rPr>
        <w:annotationRef/>
      </w:r>
      <w:r>
        <w:t>Need to say whether (Text) or (Number)</w:t>
      </w:r>
    </w:p>
    <w:p w14:paraId="664704A8" w14:textId="77777777" w:rsidR="00B900F3" w:rsidRDefault="00B900F3">
      <w:pPr>
        <w:pStyle w:val="CommentText"/>
      </w:pPr>
    </w:p>
    <w:p w14:paraId="4D8A9326" w14:textId="583BE4C8" w:rsidR="00B900F3" w:rsidRDefault="00B900F3">
      <w:pPr>
        <w:pStyle w:val="CommentText"/>
      </w:pPr>
      <w:r>
        <w:t>DONE</w:t>
      </w:r>
    </w:p>
  </w:comment>
  <w:comment w:id="12066" w:author="Steve Hanson" w:date="2013-07-24T17:51:00Z" w:initials="SMH">
    <w:p w14:paraId="2214757B" w14:textId="77777777" w:rsidR="00B900F3" w:rsidRDefault="00B900F3">
      <w:pPr>
        <w:pStyle w:val="CommentText"/>
      </w:pPr>
      <w:r>
        <w:rPr>
          <w:rStyle w:val="CommentReference"/>
        </w:rPr>
        <w:annotationRef/>
      </w:r>
      <w:r>
        <w:t xml:space="preserve">Need to say (Text) </w:t>
      </w:r>
    </w:p>
    <w:p w14:paraId="0CC4AD8B" w14:textId="77777777" w:rsidR="00B900F3" w:rsidRDefault="00B900F3">
      <w:pPr>
        <w:pStyle w:val="CommentText"/>
      </w:pPr>
    </w:p>
    <w:p w14:paraId="70425BA6" w14:textId="3CC2EB50" w:rsidR="00B900F3" w:rsidRDefault="00B900F3">
      <w:pPr>
        <w:pStyle w:val="CommentText"/>
      </w:pPr>
      <w:r>
        <w:t>DONE</w:t>
      </w:r>
    </w:p>
  </w:comment>
  <w:comment w:id="12073" w:author="Steve Hanson" w:date="2013-07-24T17:51:00Z" w:initials="SMH">
    <w:p w14:paraId="767E5B1B" w14:textId="77777777" w:rsidR="00B900F3" w:rsidRDefault="00B900F3">
      <w:pPr>
        <w:pStyle w:val="CommentText"/>
      </w:pPr>
      <w:r>
        <w:rPr>
          <w:rStyle w:val="CommentReference"/>
        </w:rPr>
        <w:annotationRef/>
      </w:r>
      <w:r>
        <w:t>Errata 2.3 adds more to this</w:t>
      </w:r>
    </w:p>
  </w:comment>
  <w:comment w:id="12075" w:author="mbeckerle" w:date="2013-07-24T17:51:00Z" w:initials="m">
    <w:p w14:paraId="687A097A" w14:textId="77777777" w:rsidR="00B900F3" w:rsidRDefault="00B900F3">
      <w:pPr>
        <w:pStyle w:val="CommentText"/>
      </w:pPr>
      <w:r>
        <w:rPr>
          <w:rStyle w:val="CommentReference"/>
        </w:rPr>
        <w:annotationRef/>
      </w:r>
      <w:r>
        <w:t>Done</w:t>
      </w:r>
    </w:p>
  </w:comment>
  <w:comment w:id="12076" w:author="Steve Hanson" w:date="2013-07-24T17:51:00Z" w:initials="SMH">
    <w:p w14:paraId="1E9C6AA5" w14:textId="7D26DFED" w:rsidR="00B900F3" w:rsidRDefault="00B900F3">
      <w:pPr>
        <w:pStyle w:val="CommentText"/>
      </w:pPr>
      <w:r>
        <w:rPr>
          <w:rStyle w:val="CommentReference"/>
        </w:rPr>
        <w:annotationRef/>
      </w:r>
      <w:r>
        <w:t xml:space="preserve">Missing ‘I’ </w:t>
      </w:r>
    </w:p>
    <w:p w14:paraId="23AE9F6D" w14:textId="5769844D" w:rsidR="00B900F3" w:rsidRDefault="00B900F3">
      <w:pPr>
        <w:pStyle w:val="CommentText"/>
      </w:pPr>
      <w:r>
        <w:t>DONE</w:t>
      </w:r>
    </w:p>
  </w:comment>
  <w:comment w:id="12085" w:author="Steve Hanson" w:date="2013-07-24T17:51:00Z" w:initials="SMH">
    <w:p w14:paraId="21C06D58" w14:textId="77777777" w:rsidR="00B900F3" w:rsidRDefault="00B900F3">
      <w:pPr>
        <w:pStyle w:val="CommentText"/>
      </w:pPr>
      <w:r>
        <w:rPr>
          <w:rStyle w:val="CommentReference"/>
        </w:rPr>
        <w:annotationRef/>
      </w:r>
      <w:r>
        <w:t>Delete empty row to keep table on one page ?</w:t>
      </w:r>
    </w:p>
    <w:p w14:paraId="1CCA2738" w14:textId="77777777" w:rsidR="00B900F3" w:rsidRDefault="00B900F3">
      <w:pPr>
        <w:pStyle w:val="CommentText"/>
      </w:pPr>
    </w:p>
    <w:p w14:paraId="124F49F1" w14:textId="5B0EEEAC" w:rsidR="00B900F3" w:rsidRDefault="00B900F3">
      <w:pPr>
        <w:pStyle w:val="CommentText"/>
      </w:pPr>
      <w:r>
        <w:t>DONE</w:t>
      </w:r>
    </w:p>
  </w:comment>
  <w:comment w:id="12087" w:author="Steve Hanson" w:date="2013-07-24T17:51:00Z" w:initials="SMH">
    <w:p w14:paraId="2CCA721A" w14:textId="77777777" w:rsidR="00B900F3" w:rsidRDefault="00B900F3">
      <w:pPr>
        <w:pStyle w:val="CommentText"/>
      </w:pPr>
      <w:r>
        <w:rPr>
          <w:rStyle w:val="CommentReference"/>
        </w:rPr>
        <w:annotationRef/>
      </w:r>
      <w:r>
        <w:t xml:space="preserve">Errata 2.68: Deleted T symbol. </w:t>
      </w:r>
      <w:r w:rsidRPr="00D21E42">
        <w:rPr>
          <w:b/>
        </w:rPr>
        <w:t>DONE</w:t>
      </w:r>
    </w:p>
  </w:comment>
  <w:comment w:id="12634" w:author="mbeckerle" w:date="2013-07-24T17:51:00Z" w:initials="m">
    <w:p w14:paraId="5B69A34D" w14:textId="76321EFE" w:rsidR="00B900F3" w:rsidRDefault="00B900F3">
      <w:pPr>
        <w:pStyle w:val="CommentText"/>
      </w:pPr>
      <w:r>
        <w:rPr>
          <w:rStyle w:val="CommentReference"/>
        </w:rPr>
        <w:annotationRef/>
      </w:r>
      <w:r>
        <w:t>Errata 2.121 DONE</w:t>
      </w:r>
    </w:p>
  </w:comment>
  <w:comment w:id="12475" w:author="mbeckerle" w:date="2013-07-24T17:51:00Z" w:initials="m">
    <w:p w14:paraId="0800C6CC" w14:textId="77777777" w:rsidR="00B900F3" w:rsidRDefault="00B900F3">
      <w:pPr>
        <w:pStyle w:val="CommentText"/>
      </w:pPr>
      <w:r>
        <w:rPr>
          <w:rStyle w:val="CommentReference"/>
        </w:rPr>
        <w:annotationRef/>
      </w:r>
      <w:r>
        <w:t>DONE</w:t>
      </w:r>
    </w:p>
    <w:p w14:paraId="20D72700" w14:textId="77777777" w:rsidR="00B900F3" w:rsidRDefault="00B900F3">
      <w:pPr>
        <w:pStyle w:val="CommentText"/>
      </w:pPr>
      <w:r>
        <w:t>Needs careful review - since the whole table was recast. (E.g., are these all (Text)?? Is ZU and ZZZZU supposed to have the exact same description??</w:t>
      </w:r>
    </w:p>
    <w:p w14:paraId="78FFE8E3" w14:textId="77777777" w:rsidR="00B900F3" w:rsidRDefault="00B900F3">
      <w:pPr>
        <w:pStyle w:val="CommentText"/>
      </w:pPr>
    </w:p>
    <w:p w14:paraId="0C964E05" w14:textId="77777777" w:rsidR="00B900F3" w:rsidRDefault="00B900F3">
      <w:pPr>
        <w:pStyle w:val="CommentText"/>
      </w:pPr>
      <w:r>
        <w:t>Reviewed and updated by Steve</w:t>
      </w:r>
    </w:p>
    <w:p w14:paraId="7D3BCB89" w14:textId="77777777" w:rsidR="00B900F3" w:rsidRDefault="00B900F3">
      <w:pPr>
        <w:pStyle w:val="CommentText"/>
      </w:pPr>
    </w:p>
    <w:p w14:paraId="79FC5009" w14:textId="77777777" w:rsidR="00B900F3" w:rsidRDefault="00B900F3">
      <w:pPr>
        <w:pStyle w:val="CommentText"/>
      </w:pPr>
      <w:r>
        <w:t>DONE</w:t>
      </w:r>
    </w:p>
  </w:comment>
  <w:comment w:id="12743" w:author="Steve Hanson" w:date="2013-07-24T17:51:00Z" w:initials="SMH">
    <w:p w14:paraId="1A491E53" w14:textId="4A70E64F" w:rsidR="00B900F3" w:rsidRDefault="00B900F3">
      <w:pPr>
        <w:pStyle w:val="CommentText"/>
      </w:pPr>
      <w:r>
        <w:rPr>
          <w:rStyle w:val="CommentReference"/>
        </w:rPr>
        <w:annotationRef/>
      </w:r>
      <w:r>
        <w:t>Expanded table to show the effect of the count of pattern letters, to match the ICU web pages.  Text paragraphs deleted as a result.</w:t>
      </w:r>
    </w:p>
    <w:p w14:paraId="31AAB8C5" w14:textId="77777777" w:rsidR="00B900F3" w:rsidRDefault="00B900F3">
      <w:pPr>
        <w:pStyle w:val="CommentText"/>
      </w:pPr>
    </w:p>
    <w:p w14:paraId="1304EA67" w14:textId="3EA11E4D" w:rsidR="00B900F3" w:rsidRDefault="00B900F3">
      <w:pPr>
        <w:pStyle w:val="CommentText"/>
      </w:pPr>
      <w:r>
        <w:t>DONE</w:t>
      </w:r>
    </w:p>
  </w:comment>
  <w:comment w:id="12745" w:author="Steve Hanson" w:date="2013-07-24T17:51:00Z" w:initials="SMH">
    <w:p w14:paraId="11DA4E74" w14:textId="7C2DE8A6" w:rsidR="00B900F3" w:rsidRDefault="00B900F3">
      <w:pPr>
        <w:pStyle w:val="CommentText"/>
      </w:pPr>
      <w:r>
        <w:rPr>
          <w:rStyle w:val="CommentReference"/>
        </w:rPr>
        <w:annotationRef/>
      </w:r>
      <w:r>
        <w:t xml:space="preserve">Clarified </w:t>
      </w:r>
    </w:p>
    <w:p w14:paraId="502A272E" w14:textId="77777777" w:rsidR="00B900F3" w:rsidRDefault="00B900F3">
      <w:pPr>
        <w:pStyle w:val="CommentText"/>
      </w:pPr>
    </w:p>
    <w:p w14:paraId="08431973" w14:textId="11340F0C" w:rsidR="00B900F3" w:rsidRDefault="00B900F3">
      <w:pPr>
        <w:pStyle w:val="CommentText"/>
      </w:pPr>
      <w:r>
        <w:t>DONE</w:t>
      </w:r>
    </w:p>
  </w:comment>
  <w:comment w:id="12776" w:author="mbeckerle" w:date="2013-07-24T17:51:00Z" w:initials="m">
    <w:p w14:paraId="0C548FA9" w14:textId="389740B4" w:rsidR="00B900F3" w:rsidRDefault="00B900F3">
      <w:pPr>
        <w:pStyle w:val="CommentText"/>
      </w:pPr>
      <w:r>
        <w:rPr>
          <w:rStyle w:val="CommentReference"/>
        </w:rPr>
        <w:annotationRef/>
      </w:r>
      <w:r>
        <w:t>Errata 2.121 DONE</w:t>
      </w:r>
    </w:p>
  </w:comment>
  <w:comment w:id="12788" w:author="mbeckerle" w:date="2013-07-24T17:51:00Z" w:initials="m">
    <w:p w14:paraId="769BB70F" w14:textId="4FA72A2D" w:rsidR="00B900F3" w:rsidRDefault="00B900F3">
      <w:pPr>
        <w:pStyle w:val="CommentText"/>
      </w:pPr>
      <w:r>
        <w:rPr>
          <w:rStyle w:val="CommentReference"/>
        </w:rPr>
        <w:annotationRef/>
      </w:r>
      <w:r>
        <w:t>Errata 2.133 DONE</w:t>
      </w:r>
    </w:p>
  </w:comment>
  <w:comment w:id="12798" w:author="Steve Hanson" w:date="2013-07-24T17:51:00Z" w:initials="SMH">
    <w:p w14:paraId="6526B6F9" w14:textId="77777777" w:rsidR="00B900F3" w:rsidRDefault="00B900F3">
      <w:pPr>
        <w:pStyle w:val="CommentText"/>
      </w:pPr>
      <w:r>
        <w:rPr>
          <w:rStyle w:val="CommentReference"/>
        </w:rPr>
        <w:annotationRef/>
      </w:r>
      <w:r>
        <w:t>Strictly “For any pattern (or ‘I’ symbol granularity)…”</w:t>
      </w:r>
    </w:p>
  </w:comment>
  <w:comment w:id="12799" w:author="mbeckerle" w:date="2013-07-24T17:51:00Z" w:initials="m">
    <w:p w14:paraId="1E7679C2" w14:textId="47708694" w:rsidR="00B900F3" w:rsidRDefault="00B900F3">
      <w:pPr>
        <w:pStyle w:val="CommentText"/>
      </w:pPr>
      <w:r>
        <w:rPr>
          <w:rStyle w:val="CommentReference"/>
        </w:rPr>
        <w:annotationRef/>
      </w:r>
      <w:r>
        <w:t>Nah. I think that makes it less clear actually. – MikeB</w:t>
      </w:r>
    </w:p>
    <w:p w14:paraId="0A842F9E" w14:textId="3D8A8E77" w:rsidR="00B900F3" w:rsidRDefault="00B900F3">
      <w:pPr>
        <w:pStyle w:val="CommentText"/>
      </w:pPr>
      <w:r>
        <w:t>DONE</w:t>
      </w:r>
    </w:p>
    <w:p w14:paraId="3551B48C" w14:textId="67D13EB3" w:rsidR="00B900F3" w:rsidRDefault="00B900F3">
      <w:pPr>
        <w:pStyle w:val="CommentText"/>
      </w:pPr>
      <w:r>
        <w:t>SMH: OK</w:t>
      </w:r>
    </w:p>
    <w:p w14:paraId="078836E9" w14:textId="0FAF4DA8" w:rsidR="00B900F3" w:rsidRDefault="00B900F3">
      <w:pPr>
        <w:pStyle w:val="CommentText"/>
      </w:pPr>
      <w:r>
        <w:t>DONE</w:t>
      </w:r>
    </w:p>
  </w:comment>
  <w:comment w:id="12806" w:author="Steve Hanson" w:date="2013-07-24T17:51:00Z" w:initials="SMH">
    <w:p w14:paraId="39DFEB4E" w14:textId="77777777" w:rsidR="00B900F3" w:rsidRDefault="00B900F3">
      <w:pPr>
        <w:pStyle w:val="CommentText"/>
      </w:pPr>
      <w:r>
        <w:rPr>
          <w:rStyle w:val="CommentReference"/>
        </w:rPr>
        <w:annotationRef/>
      </w:r>
      <w:r>
        <w:t>This is a specific instance of a more general rule, namely that when parsing/unparsing, if the pattern contains a component and that component is not present in the data/Infoset, it is a processing error.</w:t>
      </w:r>
    </w:p>
    <w:p w14:paraId="3FE784CE" w14:textId="77777777" w:rsidR="00B900F3" w:rsidRDefault="00B900F3">
      <w:pPr>
        <w:pStyle w:val="CommentText"/>
      </w:pPr>
    </w:p>
    <w:p w14:paraId="2FDEABB4" w14:textId="0C6DDC34" w:rsidR="00B900F3" w:rsidRDefault="00B900F3">
      <w:pPr>
        <w:pStyle w:val="CommentText"/>
      </w:pPr>
      <w:r>
        <w:t>DONE</w:t>
      </w:r>
    </w:p>
  </w:comment>
  <w:comment w:id="12815" w:author="mbeckerle" w:date="2013-07-24T17:51:00Z" w:initials="m">
    <w:p w14:paraId="05FC9812" w14:textId="2024DE54" w:rsidR="00B900F3" w:rsidRDefault="00B900F3">
      <w:pPr>
        <w:pStyle w:val="CommentText"/>
      </w:pPr>
      <w:r>
        <w:rPr>
          <w:rStyle w:val="CommentReference"/>
        </w:rPr>
        <w:annotationRef/>
      </w:r>
      <w:r>
        <w:rPr>
          <w:rFonts w:ascii="Helv" w:hAnsi="Helv" w:cs="Helv"/>
          <w:b/>
          <w:lang w:eastAsia="en-GB"/>
        </w:rPr>
        <w:t xml:space="preserve">Errata </w:t>
      </w:r>
      <w:r w:rsidRPr="00F52668">
        <w:rPr>
          <w:rFonts w:ascii="Helv" w:hAnsi="Helv" w:cs="Helv"/>
          <w:b/>
          <w:lang w:eastAsia="en-GB"/>
        </w:rPr>
        <w:t>2.104</w:t>
      </w:r>
      <w:r>
        <w:rPr>
          <w:rFonts w:ascii="Helv" w:hAnsi="Helv" w:cs="Helv"/>
          <w:lang w:eastAsia="en-GB"/>
        </w:rPr>
        <w:t xml:space="preserve">. </w:t>
      </w:r>
      <w:r w:rsidRPr="00F52668">
        <w:rPr>
          <w:rFonts w:ascii="Helv" w:hAnsi="Helv" w:cs="Helv"/>
          <w:i/>
          <w:lang w:eastAsia="en-GB"/>
        </w:rPr>
        <w:t>Section 13.11.1</w:t>
      </w:r>
      <w:r>
        <w:rPr>
          <w:rFonts w:ascii="Helv" w:hAnsi="Helv" w:cs="Helv"/>
          <w:lang w:eastAsia="en-GB"/>
        </w:rPr>
        <w:t>. DONE</w:t>
      </w:r>
    </w:p>
  </w:comment>
  <w:comment w:id="12795" w:author="mbeckerle" w:date="2013-07-24T17:51:00Z" w:initials="m">
    <w:p w14:paraId="17A8351B" w14:textId="77777777" w:rsidR="00B900F3" w:rsidRDefault="00B900F3">
      <w:pPr>
        <w:pStyle w:val="CommentText"/>
      </w:pPr>
      <w:r>
        <w:rPr>
          <w:rStyle w:val="CommentReference"/>
        </w:rPr>
        <w:annotationRef/>
      </w:r>
      <w:r>
        <w:t>Errata 2.39 DONE</w:t>
      </w:r>
    </w:p>
  </w:comment>
  <w:comment w:id="12845" w:author="mbeckerle" w:date="2013-07-24T17:51:00Z" w:initials="m">
    <w:p w14:paraId="3A71B9EA" w14:textId="77777777" w:rsidR="00B900F3" w:rsidRDefault="00B900F3">
      <w:pPr>
        <w:pStyle w:val="CommentText"/>
      </w:pPr>
      <w:r>
        <w:rPr>
          <w:rStyle w:val="CommentReference"/>
        </w:rPr>
        <w:annotationRef/>
      </w:r>
      <w:r>
        <w:t>Done</w:t>
      </w:r>
    </w:p>
  </w:comment>
  <w:comment w:id="12876" w:author="Steve Hanson" w:date="2013-07-24T17:51:00Z" w:initials="SMH">
    <w:p w14:paraId="37F62432" w14:textId="77777777" w:rsidR="00B900F3" w:rsidRDefault="00B900F3">
      <w:pPr>
        <w:pStyle w:val="CommentText"/>
      </w:pPr>
      <w:r>
        <w:rPr>
          <w:rStyle w:val="CommentReference"/>
        </w:rPr>
        <w:annotationRef/>
      </w:r>
      <w:r>
        <w:t>Errata 2.17 clarifies allowable string literal content</w:t>
      </w:r>
    </w:p>
    <w:p w14:paraId="5216CAD6" w14:textId="4F704B1C" w:rsidR="00B900F3" w:rsidRDefault="00B900F3">
      <w:pPr>
        <w:pStyle w:val="CommentText"/>
      </w:pPr>
      <w:r>
        <w:t>DONE</w:t>
      </w:r>
    </w:p>
  </w:comment>
  <w:comment w:id="12887" w:author="Steve Hanson" w:date="2013-07-24T17:51:00Z" w:initials="SMH">
    <w:p w14:paraId="2E1B9145" w14:textId="77777777" w:rsidR="00B900F3" w:rsidRDefault="00B900F3">
      <w:pPr>
        <w:pStyle w:val="CommentText"/>
      </w:pPr>
      <w:r>
        <w:rPr>
          <w:rStyle w:val="CommentReference"/>
        </w:rPr>
        <w:annotationRef/>
      </w:r>
      <w:r>
        <w:t>Padding Character Restrictions</w:t>
      </w:r>
    </w:p>
    <w:p w14:paraId="20C5EB3B" w14:textId="63DDF4EC" w:rsidR="00B900F3" w:rsidRDefault="00B900F3">
      <w:pPr>
        <w:pStyle w:val="CommentText"/>
      </w:pPr>
      <w:r>
        <w:t>DONE</w:t>
      </w:r>
    </w:p>
  </w:comment>
  <w:comment w:id="12893" w:author="mbeckerle" w:date="2013-07-24T17:51:00Z" w:initials="m">
    <w:p w14:paraId="78D75200" w14:textId="77777777" w:rsidR="00B900F3" w:rsidRDefault="00B900F3" w:rsidP="00D67874">
      <w:pPr>
        <w:pStyle w:val="CommentText"/>
      </w:pPr>
      <w:r>
        <w:rPr>
          <w:rStyle w:val="CommentReference"/>
        </w:rPr>
        <w:annotationRef/>
      </w:r>
      <w:r>
        <w:t>Errata 2.17 Done</w:t>
      </w:r>
    </w:p>
  </w:comment>
  <w:comment w:id="12931" w:author="mbeckerle" w:date="2013-07-24T17:51:00Z" w:initials="m">
    <w:p w14:paraId="4477CFC0" w14:textId="445D9742" w:rsidR="00B900F3" w:rsidRPr="001E2957" w:rsidRDefault="00B900F3" w:rsidP="009D1924">
      <w:pPr>
        <w:autoSpaceDE w:val="0"/>
        <w:rPr>
          <w:rFonts w:cs="Arial"/>
          <w:lang w:eastAsia="en-GB"/>
        </w:rPr>
      </w:pPr>
      <w:r>
        <w:rPr>
          <w:rStyle w:val="CommentReference"/>
        </w:rPr>
        <w:annotationRef/>
      </w:r>
      <w:r>
        <w:rPr>
          <w:rFonts w:cs="Arial"/>
          <w:b/>
          <w:lang w:eastAsia="en-GB"/>
        </w:rPr>
        <w:t xml:space="preserve">Errata </w:t>
      </w:r>
      <w:r w:rsidRPr="00485628">
        <w:rPr>
          <w:rFonts w:cs="Arial"/>
          <w:b/>
          <w:lang w:eastAsia="en-GB"/>
        </w:rPr>
        <w:t>2.99</w:t>
      </w:r>
      <w:r>
        <w:rPr>
          <w:rFonts w:cs="Arial"/>
          <w:lang w:eastAsia="en-GB"/>
        </w:rPr>
        <w:t xml:space="preserve">. </w:t>
      </w:r>
      <w:r w:rsidRPr="00485628">
        <w:rPr>
          <w:rFonts w:cs="Arial"/>
          <w:i/>
          <w:lang w:eastAsia="en-GB"/>
        </w:rPr>
        <w:t>Section 13.7, 13.13</w:t>
      </w:r>
      <w:r>
        <w:rPr>
          <w:rFonts w:cs="Arial"/>
          <w:lang w:eastAsia="en-GB"/>
        </w:rPr>
        <w:t>. DONE</w:t>
      </w:r>
    </w:p>
    <w:p w14:paraId="31B91FC2" w14:textId="260418FD" w:rsidR="00B900F3" w:rsidRDefault="00B900F3">
      <w:pPr>
        <w:pStyle w:val="CommentText"/>
      </w:pPr>
    </w:p>
  </w:comment>
  <w:comment w:id="12958" w:author="Steve Hanson" w:date="2013-07-24T17:51:00Z" w:initials="SMH">
    <w:p w14:paraId="62028EAC" w14:textId="77777777" w:rsidR="00B900F3" w:rsidRDefault="00B900F3">
      <w:pPr>
        <w:pStyle w:val="CommentText"/>
      </w:pPr>
      <w:r>
        <w:rPr>
          <w:rStyle w:val="CommentReference"/>
        </w:rPr>
        <w:annotationRef/>
      </w:r>
      <w:r>
        <w:t xml:space="preserve">Errata 2.38: Add sensitivity to byteOrder </w:t>
      </w:r>
    </w:p>
    <w:p w14:paraId="48998040" w14:textId="77777777" w:rsidR="00B900F3" w:rsidRDefault="00B900F3">
      <w:pPr>
        <w:pStyle w:val="CommentText"/>
      </w:pPr>
    </w:p>
    <w:p w14:paraId="43D9FD01" w14:textId="1CCBDC78" w:rsidR="00B900F3" w:rsidRDefault="00B900F3">
      <w:pPr>
        <w:pStyle w:val="CommentText"/>
      </w:pPr>
      <w:r>
        <w:t>DONE</w:t>
      </w:r>
    </w:p>
  </w:comment>
  <w:comment w:id="13003" w:author="Steve Hanson" w:date="2013-07-24T17:51:00Z" w:initials="SMH">
    <w:p w14:paraId="1FB3075D" w14:textId="77777777" w:rsidR="00B900F3" w:rsidRDefault="00B900F3" w:rsidP="009E7EB4">
      <w:pPr>
        <w:pStyle w:val="CommentText"/>
      </w:pPr>
      <w:r>
        <w:rPr>
          <w:rStyle w:val="CommentReference"/>
        </w:rPr>
        <w:annotationRef/>
      </w:r>
      <w:r>
        <w:t>Reads better:  “…must be ‘explicit’,  because…”</w:t>
      </w:r>
    </w:p>
    <w:p w14:paraId="322E2D37" w14:textId="77777777" w:rsidR="00B900F3" w:rsidRDefault="00B900F3">
      <w:pPr>
        <w:pStyle w:val="CommentText"/>
      </w:pPr>
    </w:p>
    <w:p w14:paraId="41DE0F46" w14:textId="7EFCC77E" w:rsidR="00B900F3" w:rsidRDefault="00B900F3">
      <w:pPr>
        <w:pStyle w:val="CommentText"/>
      </w:pPr>
      <w:r>
        <w:t>DONE</w:t>
      </w:r>
    </w:p>
  </w:comment>
  <w:comment w:id="13019" w:author="Steve Hanson" w:date="2013-07-24T17:51:00Z" w:initials="SMH">
    <w:p w14:paraId="1F618C03" w14:textId="77777777" w:rsidR="00B900F3" w:rsidRDefault="00B900F3">
      <w:pPr>
        <w:pStyle w:val="CommentText"/>
      </w:pPr>
      <w:r>
        <w:rPr>
          <w:rStyle w:val="CommentReference"/>
        </w:rPr>
        <w:annotationRef/>
      </w:r>
      <w:r>
        <w:t>“default patterns”</w:t>
      </w:r>
    </w:p>
    <w:p w14:paraId="1E58878D" w14:textId="4554EAA3" w:rsidR="00B900F3" w:rsidRDefault="00B900F3">
      <w:pPr>
        <w:pStyle w:val="CommentText"/>
      </w:pPr>
      <w:r>
        <w:t>DONE</w:t>
      </w:r>
    </w:p>
  </w:comment>
  <w:comment w:id="13037" w:author="Steve Hanson" w:date="2013-07-24T17:51:00Z" w:initials="SMH">
    <w:p w14:paraId="01B9413C" w14:textId="77777777" w:rsidR="00B900F3" w:rsidRDefault="00B900F3">
      <w:pPr>
        <w:pStyle w:val="CommentText"/>
      </w:pPr>
      <w:r>
        <w:rPr>
          <w:rStyle w:val="CommentReference"/>
        </w:rPr>
        <w:annotationRef/>
      </w:r>
      <w:r>
        <w:t>Just say “It is a schema definition error otherwise”</w:t>
      </w:r>
    </w:p>
    <w:p w14:paraId="2BC1ECAA" w14:textId="49A10388" w:rsidR="00B900F3" w:rsidRDefault="00B900F3">
      <w:pPr>
        <w:pStyle w:val="CommentText"/>
      </w:pPr>
      <w:r>
        <w:t>DONE</w:t>
      </w:r>
    </w:p>
  </w:comment>
  <w:comment w:id="13038" w:author="Steve Hanson" w:date="2013-07-24T17:51:00Z" w:initials="SMH">
    <w:p w14:paraId="17284935" w14:textId="77777777" w:rsidR="00B900F3" w:rsidRDefault="00B900F3">
      <w:pPr>
        <w:pStyle w:val="CommentText"/>
      </w:pPr>
      <w:r>
        <w:rPr>
          <w:rStyle w:val="CommentReference"/>
        </w:rPr>
        <w:annotationRef/>
      </w:r>
      <w:r>
        <w:t>Errata 2.2 clarifies and changes this.</w:t>
      </w:r>
    </w:p>
  </w:comment>
  <w:comment w:id="13039" w:author="mbeckerle" w:date="2013-07-24T17:51:00Z" w:initials="m">
    <w:p w14:paraId="7F8D3F3B" w14:textId="77777777" w:rsidR="00B900F3" w:rsidRDefault="00B900F3">
      <w:pPr>
        <w:pStyle w:val="CommentText"/>
      </w:pPr>
      <w:r>
        <w:rPr>
          <w:rStyle w:val="CommentReference"/>
        </w:rPr>
        <w:annotationRef/>
      </w:r>
      <w:r>
        <w:t>Done</w:t>
      </w:r>
    </w:p>
  </w:comment>
  <w:comment w:id="13079" w:author="Steve Hanson" w:date="2013-07-24T17:51:00Z" w:initials="SMH">
    <w:p w14:paraId="499B5A80" w14:textId="77777777" w:rsidR="00B900F3" w:rsidRDefault="00B900F3">
      <w:pPr>
        <w:pStyle w:val="CommentText"/>
      </w:pPr>
      <w:r>
        <w:rPr>
          <w:rStyle w:val="CommentReference"/>
        </w:rPr>
        <w:annotationRef/>
      </w:r>
      <w:r>
        <w:t>I think the VDP words read better if placed AFTER the ref to 13.7.</w:t>
      </w:r>
    </w:p>
    <w:p w14:paraId="538A71B5" w14:textId="77777777" w:rsidR="00B900F3" w:rsidRDefault="00B900F3">
      <w:pPr>
        <w:pStyle w:val="CommentText"/>
      </w:pPr>
    </w:p>
    <w:p w14:paraId="01390134" w14:textId="02EFD035" w:rsidR="00B900F3" w:rsidRDefault="00B900F3">
      <w:pPr>
        <w:pStyle w:val="CommentText"/>
      </w:pPr>
      <w:r>
        <w:t>Fixed. DONE</w:t>
      </w:r>
    </w:p>
  </w:comment>
  <w:comment w:id="13085" w:author="mbeckerle" w:date="2013-07-24T17:51:00Z" w:initials="m">
    <w:p w14:paraId="68BFB77D" w14:textId="77777777" w:rsidR="00B900F3" w:rsidRDefault="00B900F3">
      <w:pPr>
        <w:pStyle w:val="CommentText"/>
      </w:pPr>
      <w:r>
        <w:rPr>
          <w:rStyle w:val="CommentReference"/>
        </w:rPr>
        <w:annotationRef/>
      </w:r>
      <w:r>
        <w:t>Finishes Errata 2.2.</w:t>
      </w:r>
    </w:p>
  </w:comment>
  <w:comment w:id="13110" w:author="mbeckerle" w:date="2013-07-24T17:51:00Z" w:initials="m">
    <w:p w14:paraId="52D66202" w14:textId="77777777" w:rsidR="00B900F3" w:rsidRDefault="00B900F3" w:rsidP="008D52B7">
      <w:pPr>
        <w:pStyle w:val="CommentText"/>
      </w:pPr>
      <w:r>
        <w:rPr>
          <w:rStyle w:val="CommentReference"/>
        </w:rPr>
        <w:annotationRef/>
      </w:r>
      <w:r>
        <w:t>Done</w:t>
      </w:r>
    </w:p>
  </w:comment>
  <w:comment w:id="13116" w:author="Steve Hanson" w:date="2013-07-24T17:51:00Z" w:initials="SMH">
    <w:p w14:paraId="1DEF1665" w14:textId="77777777" w:rsidR="00B900F3" w:rsidRDefault="00B900F3">
      <w:pPr>
        <w:pStyle w:val="CommentText"/>
      </w:pPr>
      <w:r>
        <w:rPr>
          <w:rStyle w:val="CommentReference"/>
        </w:rPr>
        <w:annotationRef/>
      </w:r>
      <w:r>
        <w:t xml:space="preserve">Errata 2.57 allows unsigned integer </w:t>
      </w:r>
      <w:r w:rsidRPr="00996EB7">
        <w:rPr>
          <w:b/>
        </w:rPr>
        <w:t>DONE</w:t>
      </w:r>
    </w:p>
  </w:comment>
  <w:comment w:id="13135" w:author="Steve Hanson" w:date="2013-07-24T17:51:00Z" w:initials="SMH">
    <w:p w14:paraId="783AEE50" w14:textId="77777777" w:rsidR="00B900F3" w:rsidRDefault="00B900F3">
      <w:pPr>
        <w:pStyle w:val="CommentText"/>
      </w:pPr>
      <w:r>
        <w:rPr>
          <w:rStyle w:val="CommentReference"/>
        </w:rPr>
        <w:annotationRef/>
      </w:r>
      <w:r>
        <w:t>Errata 2.56: Only for xs:dateTime.</w:t>
      </w:r>
    </w:p>
    <w:p w14:paraId="07D57A29" w14:textId="77777777" w:rsidR="00B900F3" w:rsidRDefault="00B900F3">
      <w:pPr>
        <w:pStyle w:val="CommentText"/>
      </w:pPr>
    </w:p>
    <w:p w14:paraId="23BC3D8E" w14:textId="77777777" w:rsidR="00B900F3" w:rsidRDefault="00B900F3">
      <w:pPr>
        <w:pStyle w:val="CommentText"/>
      </w:pPr>
      <w:r>
        <w:t>DONE</w:t>
      </w:r>
    </w:p>
  </w:comment>
  <w:comment w:id="13140" w:author="Steve Hanson" w:date="2013-07-24T17:51:00Z" w:initials="SMH">
    <w:p w14:paraId="07922F14" w14:textId="77777777" w:rsidR="00B900F3" w:rsidRDefault="00B900F3">
      <w:pPr>
        <w:pStyle w:val="CommentText"/>
      </w:pPr>
      <w:r>
        <w:rPr>
          <w:rStyle w:val="CommentReference"/>
        </w:rPr>
        <w:annotationRef/>
      </w:r>
      <w:r>
        <w:t>Errata 2.53 allows time zone to be omitted</w:t>
      </w:r>
    </w:p>
    <w:p w14:paraId="0E24D87A" w14:textId="77777777" w:rsidR="00B900F3" w:rsidRDefault="00B900F3">
      <w:pPr>
        <w:pStyle w:val="CommentText"/>
      </w:pPr>
    </w:p>
    <w:p w14:paraId="36917B5D" w14:textId="77777777" w:rsidR="00B900F3" w:rsidRDefault="00B900F3">
      <w:pPr>
        <w:pStyle w:val="CommentText"/>
      </w:pPr>
      <w:r>
        <w:t>DONE</w:t>
      </w:r>
    </w:p>
  </w:comment>
  <w:comment w:id="13144" w:author="Steve Hanson" w:date="2013-07-24T17:51:00Z" w:initials="SMH">
    <w:p w14:paraId="38DC3350" w14:textId="30431BC5" w:rsidR="00B900F3" w:rsidRDefault="00B900F3">
      <w:pPr>
        <w:pStyle w:val="CommentText"/>
      </w:pPr>
      <w:r>
        <w:rPr>
          <w:rStyle w:val="CommentReference"/>
        </w:rPr>
        <w:annotationRef/>
      </w:r>
      <w:r>
        <w:t>Need to supply pattern for example – Mmddyy</w:t>
      </w:r>
    </w:p>
    <w:p w14:paraId="62CBEBCF" w14:textId="781659C0" w:rsidR="00B900F3" w:rsidRDefault="00B900F3">
      <w:pPr>
        <w:pStyle w:val="CommentText"/>
      </w:pPr>
      <w:r>
        <w:t>(DONE)</w:t>
      </w:r>
    </w:p>
  </w:comment>
  <w:comment w:id="13146" w:author="mbeckerle" w:date="2013-07-24T17:51:00Z" w:initials="m">
    <w:p w14:paraId="06367DB9" w14:textId="77777777" w:rsidR="00B900F3" w:rsidRDefault="00B900F3">
      <w:pPr>
        <w:pStyle w:val="CommentText"/>
      </w:pPr>
      <w:r>
        <w:rPr>
          <w:rStyle w:val="CommentReference"/>
        </w:rPr>
        <w:annotationRef/>
      </w:r>
      <w:r>
        <w:t>Errata 2.2 asked for examples.</w:t>
      </w:r>
    </w:p>
    <w:p w14:paraId="21FE4312" w14:textId="325FD179" w:rsidR="00B900F3" w:rsidRDefault="00B900F3">
      <w:pPr>
        <w:pStyle w:val="CommentText"/>
      </w:pPr>
      <w:r>
        <w:t>DONE</w:t>
      </w:r>
    </w:p>
  </w:comment>
  <w:comment w:id="13264" w:author="Steve Hanson" w:date="2013-07-24T17:51:00Z" w:initials="SMH">
    <w:p w14:paraId="7381DB00" w14:textId="2A365585" w:rsidR="00B900F3" w:rsidRDefault="00B900F3">
      <w:pPr>
        <w:pStyle w:val="CommentText"/>
      </w:pPr>
      <w:r>
        <w:rPr>
          <w:rStyle w:val="CommentReference"/>
        </w:rPr>
        <w:annotationRef/>
      </w:r>
      <w:r>
        <w:t>Entire section needs revisiting once action 140 agreed (DONE)</w:t>
      </w:r>
    </w:p>
  </w:comment>
  <w:comment w:id="13265" w:author="mbeckerle" w:date="2013-07-24T17:51:00Z" w:initials="m">
    <w:p w14:paraId="20F3D0D2" w14:textId="4621C4AB" w:rsidR="00B900F3" w:rsidRDefault="00B900F3">
      <w:pPr>
        <w:pStyle w:val="CommentText"/>
      </w:pPr>
      <w:r>
        <w:rPr>
          <w:rStyle w:val="CommentReference"/>
        </w:rPr>
        <w:annotationRef/>
      </w:r>
      <w:r>
        <w:t>(DONE)</w:t>
      </w:r>
    </w:p>
  </w:comment>
  <w:comment w:id="13307" w:author="Steve Hanson" w:date="2013-07-24T17:51:00Z" w:initials="SMH">
    <w:p w14:paraId="181ECF69" w14:textId="633F5E03" w:rsidR="00B900F3" w:rsidRDefault="00B900F3">
      <w:pPr>
        <w:pStyle w:val="CommentText"/>
      </w:pPr>
      <w:r>
        <w:rPr>
          <w:rStyle w:val="CommentReference"/>
        </w:rPr>
        <w:annotationRef/>
      </w:r>
      <w:r>
        <w:t>Is this the correct term ? (DONE)</w:t>
      </w:r>
    </w:p>
  </w:comment>
  <w:comment w:id="13308" w:author="mbeckerle" w:date="2013-07-24T17:51:00Z" w:initials="m">
    <w:p w14:paraId="13EA95DC" w14:textId="2983E25A" w:rsidR="00B900F3" w:rsidRDefault="00B900F3">
      <w:pPr>
        <w:pStyle w:val="CommentText"/>
      </w:pPr>
      <w:r>
        <w:rPr>
          <w:rStyle w:val="CommentReference"/>
        </w:rPr>
        <w:annotationRef/>
      </w:r>
    </w:p>
    <w:p w14:paraId="6E562BBF" w14:textId="77777777" w:rsidR="00B900F3" w:rsidRDefault="00B900F3">
      <w:pPr>
        <w:pStyle w:val="CommentText"/>
      </w:pPr>
    </w:p>
    <w:p w14:paraId="3BBE2CCA" w14:textId="0FD46A97" w:rsidR="00B900F3" w:rsidRDefault="00B900F3">
      <w:pPr>
        <w:pStyle w:val="CommentText"/>
      </w:pPr>
      <w:r>
        <w:t xml:space="preserve">I think so: see </w:t>
      </w:r>
      <w:hyperlink r:id="rId1" w:history="1">
        <w:r w:rsidRPr="00A21A2A">
          <w:rPr>
            <w:rStyle w:val="Hyperlink"/>
          </w:rPr>
          <w:t>http://publib.boulder.ibm.com/infocenter/iisinfsv/v8r7/index.jsp?topic=%2Fcom.ibm.swg.im.iis.ds.parjob.adref.doc%2Ftopics%2Fr_deeadvrf_The_modify_Operator_and_Nulls.html</w:t>
        </w:r>
      </w:hyperlink>
    </w:p>
    <w:p w14:paraId="55019988" w14:textId="77777777" w:rsidR="00B900F3" w:rsidRDefault="00B900F3">
      <w:pPr>
        <w:pStyle w:val="CommentText"/>
      </w:pPr>
    </w:p>
    <w:p w14:paraId="01C14DB0" w14:textId="68B8A980" w:rsidR="00B900F3" w:rsidRDefault="00B900F3">
      <w:pPr>
        <w:pStyle w:val="CommentText"/>
      </w:pPr>
      <w:r>
        <w:t>Wording changed</w:t>
      </w:r>
    </w:p>
    <w:p w14:paraId="14B1167E" w14:textId="77777777" w:rsidR="00B900F3" w:rsidRDefault="00B900F3">
      <w:pPr>
        <w:pStyle w:val="CommentText"/>
      </w:pPr>
    </w:p>
    <w:p w14:paraId="767FF0AE" w14:textId="6ABA614B" w:rsidR="00B900F3" w:rsidRDefault="00B900F3">
      <w:pPr>
        <w:pStyle w:val="CommentText"/>
      </w:pPr>
      <w:r>
        <w:t>DONE</w:t>
      </w:r>
    </w:p>
    <w:p w14:paraId="7263BB56" w14:textId="77777777" w:rsidR="00B900F3" w:rsidRDefault="00B900F3">
      <w:pPr>
        <w:pStyle w:val="CommentText"/>
      </w:pPr>
    </w:p>
  </w:comment>
  <w:comment w:id="13425" w:author="mbeckerle" w:date="2013-07-24T17:51:00Z" w:initials="m">
    <w:p w14:paraId="484590A8" w14:textId="7B6C4ADF" w:rsidR="00B900F3" w:rsidRDefault="00B900F3" w:rsidP="001172EA">
      <w:pPr>
        <w:pStyle w:val="CommentText"/>
      </w:pPr>
      <w:r>
        <w:rPr>
          <w:rStyle w:val="CommentReference"/>
        </w:rPr>
        <w:annotationRef/>
      </w:r>
      <w:r>
        <w:t>Text Deleted</w:t>
      </w:r>
    </w:p>
  </w:comment>
  <w:comment w:id="13496" w:author="Steve Hanson" w:date="2013-07-24T17:51:00Z" w:initials="SMH">
    <w:p w14:paraId="5D810023" w14:textId="64D46C95" w:rsidR="00B900F3" w:rsidRDefault="00B900F3">
      <w:pPr>
        <w:pStyle w:val="CommentText"/>
      </w:pPr>
      <w:r>
        <w:t xml:space="preserve">TODO: </w:t>
      </w:r>
      <w:r>
        <w:rPr>
          <w:rStyle w:val="CommentReference"/>
        </w:rPr>
        <w:annotationRef/>
      </w:r>
      <w:r>
        <w:t>Add cross-ref</w:t>
      </w:r>
    </w:p>
  </w:comment>
  <w:comment w:id="13505" w:author="Steve Hanson" w:date="2013-07-24T17:51:00Z" w:initials="SMH">
    <w:p w14:paraId="789E1D47" w14:textId="06B72DE7" w:rsidR="00B900F3" w:rsidRDefault="00B900F3">
      <w:pPr>
        <w:pStyle w:val="CommentText"/>
      </w:pPr>
      <w:r>
        <w:rPr>
          <w:rStyle w:val="CommentReference"/>
        </w:rPr>
        <w:annotationRef/>
      </w:r>
      <w:r>
        <w:t>This will change to match new grammar.</w:t>
      </w:r>
    </w:p>
    <w:p w14:paraId="570BA991" w14:textId="5CBCD1B5" w:rsidR="00B900F3" w:rsidRDefault="00B900F3">
      <w:pPr>
        <w:pStyle w:val="CommentText"/>
      </w:pPr>
      <w:r>
        <w:t>DONE</w:t>
      </w:r>
    </w:p>
    <w:p w14:paraId="3B4D0858" w14:textId="493AB911" w:rsidR="00B900F3" w:rsidRDefault="00B900F3">
      <w:pPr>
        <w:pStyle w:val="CommentText"/>
      </w:pPr>
      <w:r>
        <w:t>SMH: Also added  reference section 9.2.1.</w:t>
      </w:r>
    </w:p>
    <w:p w14:paraId="494ACECF" w14:textId="77777777" w:rsidR="00B900F3" w:rsidRDefault="00B900F3">
      <w:pPr>
        <w:pStyle w:val="CommentText"/>
      </w:pPr>
    </w:p>
    <w:p w14:paraId="55ECBF14" w14:textId="77777777" w:rsidR="00B900F3" w:rsidRDefault="00B900F3">
      <w:pPr>
        <w:pStyle w:val="CommentText"/>
      </w:pPr>
    </w:p>
  </w:comment>
  <w:comment w:id="13599" w:author="Steve Hanson" w:date="2013-07-24T17:51:00Z" w:initials="SMH">
    <w:p w14:paraId="27EC2AF0" w14:textId="3F455E82" w:rsidR="00B900F3" w:rsidRDefault="00B900F3">
      <w:pPr>
        <w:pStyle w:val="CommentText"/>
      </w:pPr>
      <w:r>
        <w:rPr>
          <w:rStyle w:val="CommentReference"/>
        </w:rPr>
        <w:annotationRef/>
      </w:r>
      <w:r>
        <w:t>Re-phrased in terms of the grammar.</w:t>
      </w:r>
    </w:p>
  </w:comment>
  <w:comment w:id="13928" w:author="Steve Hanson" w:date="2013-07-24T17:51:00Z" w:initials="SMH">
    <w:p w14:paraId="3503A830" w14:textId="385B3F54" w:rsidR="00B900F3" w:rsidRDefault="00B900F3">
      <w:pPr>
        <w:pStyle w:val="CommentText"/>
      </w:pPr>
      <w:r>
        <w:rPr>
          <w:rStyle w:val="CommentReference"/>
        </w:rPr>
        <w:annotationRef/>
      </w:r>
      <w:r>
        <w:t>Text Deleted</w:t>
      </w:r>
    </w:p>
  </w:comment>
  <w:comment w:id="13929" w:author="mbeckerle" w:date="2013-07-24T17:51:00Z" w:initials="m">
    <w:p w14:paraId="4F351DD0" w14:textId="56455111" w:rsidR="00B900F3" w:rsidRDefault="00B900F3" w:rsidP="001172EA">
      <w:pPr>
        <w:pStyle w:val="CommentText"/>
      </w:pPr>
      <w:r>
        <w:rPr>
          <w:rStyle w:val="CommentReference"/>
        </w:rPr>
        <w:annotationRef/>
      </w:r>
      <w:r>
        <w:t>Text Deleted</w:t>
      </w:r>
    </w:p>
  </w:comment>
  <w:comment w:id="14167" w:author="mbeckerle" w:date="2013-07-24T17:51:00Z" w:initials="m">
    <w:p w14:paraId="3C227E57" w14:textId="151C42ED" w:rsidR="00B900F3" w:rsidRDefault="00B900F3" w:rsidP="001172EA">
      <w:pPr>
        <w:pStyle w:val="CommentText"/>
      </w:pPr>
      <w:r>
        <w:rPr>
          <w:rStyle w:val="CommentReference"/>
        </w:rPr>
        <w:annotationRef/>
      </w:r>
      <w:r>
        <w:t>Text Deleted</w:t>
      </w:r>
    </w:p>
  </w:comment>
  <w:comment w:id="14214" w:author="mbeckerle" w:date="2013-07-24T17:51:00Z" w:initials="m">
    <w:p w14:paraId="7C12E36B" w14:textId="5075D4B0" w:rsidR="00B900F3" w:rsidRDefault="00B900F3" w:rsidP="001172EA">
      <w:pPr>
        <w:pStyle w:val="CommentText"/>
      </w:pPr>
      <w:r>
        <w:rPr>
          <w:rStyle w:val="CommentReference"/>
        </w:rPr>
        <w:annotationRef/>
      </w:r>
      <w:r>
        <w:t>Text Deleted</w:t>
      </w:r>
    </w:p>
  </w:comment>
  <w:comment w:id="14378" w:author="Steve Hanson" w:date="2013-07-24T17:51:00Z" w:initials="SMH">
    <w:p w14:paraId="68581AC4" w14:textId="21A5846E" w:rsidR="00B900F3" w:rsidRDefault="00B900F3">
      <w:pPr>
        <w:pStyle w:val="CommentText"/>
      </w:pPr>
      <w:r>
        <w:rPr>
          <w:rStyle w:val="CommentReference"/>
        </w:rPr>
        <w:annotationRef/>
      </w:r>
      <w:r>
        <w:t>Text Deleted</w:t>
      </w:r>
    </w:p>
  </w:comment>
  <w:comment w:id="14379" w:author="mbeckerle" w:date="2013-07-24T17:51:00Z" w:initials="m">
    <w:p w14:paraId="70BA0CCC" w14:textId="684495DE" w:rsidR="00B900F3" w:rsidRPr="00536D65" w:rsidRDefault="00B900F3" w:rsidP="001172EA">
      <w:pPr>
        <w:pStyle w:val="CommentText"/>
        <w:rPr>
          <w:i/>
        </w:rPr>
      </w:pPr>
      <w:r>
        <w:rPr>
          <w:rStyle w:val="CommentReference"/>
        </w:rPr>
        <w:annotationRef/>
      </w:r>
      <w:r>
        <w:t>Text Deleted</w:t>
      </w:r>
    </w:p>
  </w:comment>
  <w:comment w:id="14602" w:author="Steve Hanson" w:date="2013-07-24T17:51:00Z" w:initials="SMH">
    <w:p w14:paraId="5CC6EE35" w14:textId="77777777" w:rsidR="00B900F3" w:rsidRDefault="00B900F3">
      <w:pPr>
        <w:pStyle w:val="CommentText"/>
      </w:pPr>
      <w:r>
        <w:rPr>
          <w:rStyle w:val="CommentReference"/>
        </w:rPr>
        <w:annotationRef/>
      </w:r>
      <w:r>
        <w:t>Errata 2.20 clarifies allowable string literal content for literalValue</w:t>
      </w:r>
    </w:p>
    <w:p w14:paraId="56AD4B48" w14:textId="77777777" w:rsidR="00B900F3" w:rsidRDefault="00B900F3">
      <w:pPr>
        <w:pStyle w:val="CommentText"/>
      </w:pPr>
    </w:p>
    <w:p w14:paraId="512DF5CD" w14:textId="77777777" w:rsidR="00B900F3" w:rsidRDefault="00B900F3">
      <w:pPr>
        <w:pStyle w:val="CommentText"/>
      </w:pPr>
      <w:r>
        <w:t>DONE</w:t>
      </w:r>
    </w:p>
  </w:comment>
  <w:comment w:id="14603" w:author="Steve Hanson" w:date="2013-07-24T17:51:00Z" w:initials="SMH">
    <w:p w14:paraId="6B3BA1D8" w14:textId="77777777" w:rsidR="00B900F3" w:rsidRDefault="00B900F3">
      <w:pPr>
        <w:pStyle w:val="CommentText"/>
      </w:pPr>
      <w:r>
        <w:rPr>
          <w:rStyle w:val="CommentReference"/>
        </w:rPr>
        <w:annotationRef/>
      </w:r>
      <w:r>
        <w:t>Errata 2.20 clarifies allowable string literal content for literalCharacter</w:t>
      </w:r>
    </w:p>
    <w:p w14:paraId="69BCDCA5" w14:textId="77777777" w:rsidR="00B900F3" w:rsidRDefault="00B900F3">
      <w:pPr>
        <w:pStyle w:val="CommentText"/>
      </w:pPr>
    </w:p>
    <w:p w14:paraId="0D69857A" w14:textId="77777777" w:rsidR="00B900F3" w:rsidRDefault="00B900F3">
      <w:pPr>
        <w:pStyle w:val="CommentText"/>
      </w:pPr>
      <w:r>
        <w:t>DONE</w:t>
      </w:r>
    </w:p>
  </w:comment>
  <w:comment w:id="14606" w:author="Steve Hanson" w:date="2013-07-24T17:51:00Z" w:initials="SMH">
    <w:p w14:paraId="24326380" w14:textId="77777777" w:rsidR="00B900F3" w:rsidRDefault="00B900F3">
      <w:pPr>
        <w:pStyle w:val="CommentText"/>
      </w:pPr>
      <w:r>
        <w:rPr>
          <w:rStyle w:val="CommentReference"/>
        </w:rPr>
        <w:annotationRef/>
      </w:r>
      <w:r>
        <w:t xml:space="preserve">Errata 2.8. </w:t>
      </w:r>
      <w:r w:rsidRPr="0057182D">
        <w:rPr>
          <w:b/>
        </w:rPr>
        <w:t>DONE</w:t>
      </w:r>
    </w:p>
  </w:comment>
  <w:comment w:id="14608" w:author="Steve Hanson" w:date="2013-07-24T17:51:00Z" w:initials="SMH">
    <w:p w14:paraId="3C1FF899" w14:textId="77777777" w:rsidR="00B900F3" w:rsidRDefault="00B900F3">
      <w:pPr>
        <w:pStyle w:val="CommentText"/>
      </w:pPr>
      <w:r>
        <w:rPr>
          <w:rStyle w:val="CommentReference"/>
        </w:rPr>
        <w:annotationRef/>
      </w:r>
      <w:r>
        <w:t xml:space="preserve">Errata 2.20: Remove restriction that property only applies to text rep. </w:t>
      </w:r>
      <w:r w:rsidRPr="001067C2">
        <w:rPr>
          <w:b/>
        </w:rPr>
        <w:t>DONE</w:t>
      </w:r>
    </w:p>
  </w:comment>
  <w:comment w:id="14627" w:author="Steve Hanson" w:date="2013-07-24T17:51:00Z" w:initials="SMH">
    <w:p w14:paraId="3190C9EB" w14:textId="77777777" w:rsidR="00B900F3" w:rsidRDefault="00B900F3">
      <w:pPr>
        <w:pStyle w:val="CommentText"/>
      </w:pPr>
      <w:r>
        <w:rPr>
          <w:rStyle w:val="CommentReference"/>
        </w:rPr>
        <w:annotationRef/>
      </w:r>
      <w:r>
        <w:t xml:space="preserve">Errata 2.8. </w:t>
      </w:r>
      <w:r w:rsidRPr="0057182D">
        <w:rPr>
          <w:b/>
        </w:rPr>
        <w:t>DONE</w:t>
      </w:r>
    </w:p>
  </w:comment>
  <w:comment w:id="14635" w:author="mbeckerle" w:date="2013-07-24T17:51:00Z" w:initials="m">
    <w:p w14:paraId="1A9F0906" w14:textId="77777777" w:rsidR="00B900F3" w:rsidRDefault="00B900F3">
      <w:pPr>
        <w:pStyle w:val="CommentText"/>
      </w:pPr>
      <w:r>
        <w:rPr>
          <w:rStyle w:val="CommentReference"/>
        </w:rPr>
        <w:annotationRef/>
      </w:r>
      <w:r>
        <w:t>Errata 2.20 (the rest of it) Done</w:t>
      </w:r>
    </w:p>
  </w:comment>
  <w:comment w:id="14712" w:author="Steve Hanson" w:date="2013-07-24T17:51:00Z" w:initials="SMH">
    <w:p w14:paraId="6229FE0C" w14:textId="77777777" w:rsidR="00B900F3" w:rsidRDefault="00B900F3">
      <w:pPr>
        <w:pStyle w:val="CommentText"/>
      </w:pPr>
      <w:r>
        <w:rPr>
          <w:rStyle w:val="CommentReference"/>
        </w:rPr>
        <w:annotationRef/>
      </w:r>
      <w:r>
        <w:t>Errata 2.71. Clarifies ignoreCase sensitivity for each enum</w:t>
      </w:r>
    </w:p>
    <w:p w14:paraId="00040E85" w14:textId="77777777" w:rsidR="00B900F3" w:rsidRDefault="00B900F3">
      <w:pPr>
        <w:pStyle w:val="CommentText"/>
      </w:pPr>
    </w:p>
    <w:p w14:paraId="36ADB6F8" w14:textId="77777777" w:rsidR="00B900F3" w:rsidRDefault="00B900F3">
      <w:pPr>
        <w:pStyle w:val="CommentText"/>
      </w:pPr>
      <w:r>
        <w:t>DONE</w:t>
      </w:r>
    </w:p>
  </w:comment>
  <w:comment w:id="14713" w:author="Steve Hanson" w:date="2013-07-24T17:51:00Z" w:initials="SMH">
    <w:p w14:paraId="415119D8" w14:textId="77777777" w:rsidR="00B900F3" w:rsidRDefault="00B900F3">
      <w:pPr>
        <w:pStyle w:val="CommentText"/>
      </w:pPr>
      <w:r>
        <w:rPr>
          <w:rStyle w:val="CommentReference"/>
        </w:rPr>
        <w:annotationRef/>
      </w:r>
      <w:r>
        <w:t>Errata 3.10 adds nillable complex elements</w:t>
      </w:r>
    </w:p>
    <w:p w14:paraId="5F593B53" w14:textId="77777777" w:rsidR="00B900F3" w:rsidRDefault="00B900F3">
      <w:pPr>
        <w:pStyle w:val="CommentText"/>
      </w:pPr>
    </w:p>
    <w:p w14:paraId="7D45C068" w14:textId="77777777" w:rsidR="00B900F3" w:rsidRDefault="00B900F3">
      <w:pPr>
        <w:pStyle w:val="CommentText"/>
      </w:pPr>
      <w:r>
        <w:t>DONE</w:t>
      </w:r>
    </w:p>
  </w:comment>
  <w:comment w:id="14729" w:author="Steve Hanson" w:date="2013-07-24T17:51:00Z" w:initials="SMH">
    <w:p w14:paraId="77F34D24" w14:textId="77777777" w:rsidR="00B900F3" w:rsidRDefault="00B900F3">
      <w:pPr>
        <w:pStyle w:val="CommentText"/>
      </w:pPr>
      <w:r>
        <w:rPr>
          <w:rStyle w:val="CommentReference"/>
        </w:rPr>
        <w:annotationRef/>
      </w:r>
      <w:r>
        <w:t>Errata 2.58: Not applicable when logicalValue</w:t>
      </w:r>
    </w:p>
    <w:p w14:paraId="4BE3458E" w14:textId="77777777" w:rsidR="00B900F3" w:rsidRDefault="00B900F3">
      <w:pPr>
        <w:pStyle w:val="CommentText"/>
      </w:pPr>
    </w:p>
    <w:p w14:paraId="68F02C94" w14:textId="77777777" w:rsidR="00B900F3" w:rsidRDefault="00B900F3">
      <w:pPr>
        <w:pStyle w:val="CommentText"/>
      </w:pPr>
      <w:r>
        <w:t>DONE</w:t>
      </w:r>
    </w:p>
  </w:comment>
  <w:comment w:id="14866" w:author="Steve Hanson" w:date="2013-07-24T17:51:00Z" w:initials="SMH">
    <w:p w14:paraId="461960AA" w14:textId="5F330259" w:rsidR="00B900F3" w:rsidRDefault="00B900F3">
      <w:pPr>
        <w:pStyle w:val="CommentText"/>
      </w:pPr>
      <w:r>
        <w:rPr>
          <w:rStyle w:val="CommentReference"/>
        </w:rPr>
        <w:annotationRef/>
      </w:r>
      <w:r>
        <w:t>DONE: Update to 9.4</w:t>
      </w:r>
    </w:p>
  </w:comment>
  <w:comment w:id="14885" w:author="Steve Hanson" w:date="2013-07-24T17:51:00Z" w:initials="SMH">
    <w:p w14:paraId="60EB1B5B" w14:textId="77777777" w:rsidR="00B900F3" w:rsidRDefault="00B900F3">
      <w:pPr>
        <w:pStyle w:val="CommentText"/>
      </w:pPr>
      <w:r>
        <w:rPr>
          <w:rStyle w:val="CommentReference"/>
        </w:rPr>
        <w:annotationRef/>
      </w:r>
      <w:r>
        <w:t>Errata 2.45: Only applicable if nillable is true, and must be set if so</w:t>
      </w:r>
    </w:p>
    <w:p w14:paraId="368559FC" w14:textId="77777777" w:rsidR="00B900F3" w:rsidRDefault="00B900F3">
      <w:pPr>
        <w:pStyle w:val="CommentText"/>
      </w:pPr>
    </w:p>
    <w:p w14:paraId="34D9EFEA" w14:textId="77777777" w:rsidR="00B900F3" w:rsidRDefault="00B900F3">
      <w:pPr>
        <w:pStyle w:val="CommentText"/>
      </w:pPr>
      <w:r>
        <w:t>DONE</w:t>
      </w:r>
    </w:p>
  </w:comment>
  <w:comment w:id="14897" w:author="Steve Hanson" w:date="2013-07-24T17:51:00Z" w:initials="SMH">
    <w:p w14:paraId="1814A9A1" w14:textId="77777777" w:rsidR="00B900F3" w:rsidRDefault="00B900F3">
      <w:pPr>
        <w:pStyle w:val="CommentText"/>
      </w:pPr>
      <w:r>
        <w:rPr>
          <w:rStyle w:val="CommentReference"/>
        </w:rPr>
        <w:annotationRef/>
      </w:r>
      <w:r>
        <w:t>“It is only used, and must be defined, if …”</w:t>
      </w:r>
    </w:p>
    <w:p w14:paraId="4C158184" w14:textId="77777777" w:rsidR="00B900F3" w:rsidRDefault="00B900F3">
      <w:pPr>
        <w:pStyle w:val="CommentText"/>
      </w:pPr>
    </w:p>
    <w:p w14:paraId="701686CF" w14:textId="2B3E9595" w:rsidR="00B900F3" w:rsidRDefault="00B900F3">
      <w:pPr>
        <w:pStyle w:val="CommentText"/>
      </w:pPr>
      <w:r>
        <w:t>DONE</w:t>
      </w:r>
    </w:p>
  </w:comment>
  <w:comment w:id="14909" w:author="Steve Hanson" w:date="2013-07-24T17:51:00Z" w:initials="SMH">
    <w:p w14:paraId="4E20C946" w14:textId="52E50DD6" w:rsidR="00B900F3" w:rsidRDefault="00B900F3">
      <w:pPr>
        <w:pStyle w:val="CommentText"/>
      </w:pPr>
      <w:r>
        <w:rPr>
          <w:rStyle w:val="CommentReference"/>
        </w:rPr>
        <w:annotationRef/>
      </w:r>
      <w:r>
        <w:t>DONE  – make into cross-reference</w:t>
      </w:r>
    </w:p>
  </w:comment>
  <w:comment w:id="14988" w:author="Steve Hanson" w:date="2013-07-24T17:51:00Z" w:initials="SMH">
    <w:p w14:paraId="27D5B5E8" w14:textId="77777777" w:rsidR="00B900F3" w:rsidRDefault="00B900F3">
      <w:pPr>
        <w:pStyle w:val="CommentText"/>
      </w:pPr>
      <w:r>
        <w:rPr>
          <w:rStyle w:val="CommentReference"/>
        </w:rPr>
        <w:annotationRef/>
      </w:r>
      <w:r>
        <w:t xml:space="preserve">Errata 2.48: </w:t>
      </w:r>
      <w:r w:rsidRPr="00B76C05">
        <w:rPr>
          <w:b/>
        </w:rPr>
        <w:t>DONE</w:t>
      </w:r>
    </w:p>
  </w:comment>
  <w:comment w:id="15047" w:author="Steve Hanson" w:date="2013-07-24T17:51:00Z" w:initials="SMH">
    <w:p w14:paraId="5BEDBA92" w14:textId="1284642B" w:rsidR="00B900F3" w:rsidRDefault="00B900F3">
      <w:pPr>
        <w:pStyle w:val="CommentText"/>
      </w:pPr>
      <w:r>
        <w:rPr>
          <w:rStyle w:val="CommentReference"/>
        </w:rPr>
        <w:annotationRef/>
      </w:r>
      <w:r>
        <w:t>Added as per errata addendum. (DONE)</w:t>
      </w:r>
    </w:p>
  </w:comment>
  <w:comment w:id="15143" w:author="Steve Hanson" w:date="2013-07-24T17:51:00Z" w:initials="SMH">
    <w:p w14:paraId="4CB04D36" w14:textId="77777777" w:rsidR="00B900F3" w:rsidRDefault="00B900F3" w:rsidP="007B4638">
      <w:pPr>
        <w:pStyle w:val="CommentText"/>
      </w:pPr>
      <w:r>
        <w:rPr>
          <w:rStyle w:val="CommentReference"/>
        </w:rPr>
        <w:annotationRef/>
      </w:r>
      <w:r>
        <w:t xml:space="preserve">Errata 2.63. </w:t>
      </w:r>
      <w:r w:rsidRPr="007B4638">
        <w:rPr>
          <w:b/>
        </w:rPr>
        <w:t>DONE</w:t>
      </w:r>
    </w:p>
  </w:comment>
  <w:comment w:id="15147" w:author="mbeckerle" w:date="2013-07-24T17:51:00Z" w:initials="m">
    <w:p w14:paraId="6F66F231" w14:textId="77777777" w:rsidR="00B900F3" w:rsidRDefault="00B900F3" w:rsidP="005964FC">
      <w:pPr>
        <w:pStyle w:val="CommentText"/>
      </w:pPr>
      <w:r>
        <w:rPr>
          <w:rStyle w:val="CommentReference"/>
        </w:rPr>
        <w:annotationRef/>
      </w:r>
      <w:r>
        <w:t>I revised the wording of this somewhat to reflect that the longest-match behavior is not a static sort of the string literal tokens, but it is the longest match against the actual data.</w:t>
      </w:r>
    </w:p>
    <w:p w14:paraId="597D0F7C" w14:textId="1BF2B492" w:rsidR="00B900F3" w:rsidRDefault="00B900F3" w:rsidP="005964FC">
      <w:pPr>
        <w:pStyle w:val="CommentText"/>
      </w:pPr>
      <w:r>
        <w:t>(DONE)</w:t>
      </w:r>
    </w:p>
  </w:comment>
  <w:comment w:id="15154" w:author="Steve Hanson" w:date="2013-07-24T17:51:00Z" w:initials="SMH">
    <w:p w14:paraId="228EF8D8" w14:textId="77777777" w:rsidR="00B900F3" w:rsidRDefault="00B900F3">
      <w:pPr>
        <w:pStyle w:val="CommentText"/>
      </w:pPr>
      <w:r>
        <w:rPr>
          <w:rStyle w:val="CommentReference"/>
        </w:rPr>
        <w:annotationRef/>
      </w:r>
      <w:r>
        <w:t>Errata 2.70 specifies the parsing matching algorithm</w:t>
      </w:r>
    </w:p>
    <w:p w14:paraId="61ED4358" w14:textId="77777777" w:rsidR="00B900F3" w:rsidRDefault="00B900F3">
      <w:pPr>
        <w:pStyle w:val="CommentText"/>
      </w:pPr>
    </w:p>
    <w:p w14:paraId="663D6EBE" w14:textId="77777777" w:rsidR="00B900F3" w:rsidRDefault="00B900F3">
      <w:pPr>
        <w:pStyle w:val="CommentText"/>
      </w:pPr>
      <w:r>
        <w:t>DONE</w:t>
      </w:r>
    </w:p>
  </w:comment>
  <w:comment w:id="15163" w:author="Steve Hanson" w:date="2013-07-24T17:51:00Z" w:initials="SMH">
    <w:p w14:paraId="6BBC378A" w14:textId="77777777" w:rsidR="00B900F3" w:rsidRDefault="00B900F3">
      <w:pPr>
        <w:pStyle w:val="CommentText"/>
      </w:pPr>
      <w:r>
        <w:rPr>
          <w:rStyle w:val="CommentReference"/>
        </w:rPr>
        <w:annotationRef/>
      </w:r>
      <w:r>
        <w:t>Errata 3.14 changes the name of the property and its enums</w:t>
      </w:r>
    </w:p>
    <w:p w14:paraId="2EAB8FDC" w14:textId="77777777" w:rsidR="00B900F3" w:rsidRDefault="00B900F3">
      <w:pPr>
        <w:pStyle w:val="CommentText"/>
      </w:pPr>
    </w:p>
    <w:p w14:paraId="06BAC5F7" w14:textId="77777777" w:rsidR="00B900F3" w:rsidRDefault="00B900F3">
      <w:pPr>
        <w:pStyle w:val="CommentText"/>
      </w:pPr>
      <w:r>
        <w:t>DONE</w:t>
      </w:r>
    </w:p>
  </w:comment>
  <w:comment w:id="15205" w:author="Steve Hanson" w:date="2013-07-24T17:51:00Z" w:initials="SMH">
    <w:p w14:paraId="6FE6DCCD" w14:textId="3DA17B90" w:rsidR="00B900F3" w:rsidRDefault="00B900F3">
      <w:pPr>
        <w:pStyle w:val="CommentText"/>
      </w:pPr>
      <w:r>
        <w:rPr>
          <w:rStyle w:val="CommentReference"/>
        </w:rPr>
        <w:annotationRef/>
      </w:r>
      <w:r>
        <w:t>Text Deleted</w:t>
      </w:r>
    </w:p>
  </w:comment>
  <w:comment w:id="15206" w:author="mbeckerle" w:date="2013-07-24T17:51:00Z" w:initials="m">
    <w:p w14:paraId="73074750" w14:textId="14CEC87E" w:rsidR="00B900F3" w:rsidRDefault="00B900F3">
      <w:pPr>
        <w:pStyle w:val="CommentText"/>
      </w:pPr>
      <w:r>
        <w:rPr>
          <w:rStyle w:val="CommentReference"/>
        </w:rPr>
        <w:annotationRef/>
      </w:r>
      <w:r>
        <w:t>(DONE) Errata 3.14.</w:t>
      </w:r>
    </w:p>
  </w:comment>
  <w:comment w:id="15232" w:author="mbeckerle" w:date="2013-07-24T17:51:00Z" w:initials="m">
    <w:p w14:paraId="1CBC9DDF" w14:textId="3ADFD901" w:rsidR="00B900F3" w:rsidRDefault="00B900F3">
      <w:pPr>
        <w:pStyle w:val="CommentText"/>
      </w:pPr>
      <w:r>
        <w:rPr>
          <w:rStyle w:val="CommentReference"/>
        </w:rPr>
        <w:annotationRef/>
      </w:r>
      <w:r>
        <w:t>Errata 3.16 Done</w:t>
      </w:r>
    </w:p>
    <w:p w14:paraId="78318AF6" w14:textId="77777777" w:rsidR="00B900F3" w:rsidRDefault="00B900F3">
      <w:pPr>
        <w:pStyle w:val="CommentText"/>
      </w:pPr>
    </w:p>
  </w:comment>
  <w:comment w:id="15536" w:author="mbeckerle" w:date="2013-07-24T17:51:00Z" w:initials="m">
    <w:p w14:paraId="1EE3AD10" w14:textId="1F72FEBB" w:rsidR="00B900F3" w:rsidRDefault="00B900F3">
      <w:pPr>
        <w:pStyle w:val="CommentText"/>
      </w:pPr>
      <w:r>
        <w:rPr>
          <w:rStyle w:val="CommentReference"/>
        </w:rPr>
        <w:annotationRef/>
      </w:r>
    </w:p>
    <w:p w14:paraId="1CD414D4" w14:textId="79F0F771" w:rsidR="00B900F3" w:rsidRDefault="00B900F3">
      <w:pPr>
        <w:pStyle w:val="CommentText"/>
      </w:pPr>
      <w:r>
        <w:t>DONE</w:t>
      </w:r>
    </w:p>
    <w:p w14:paraId="3842E8FD" w14:textId="77777777" w:rsidR="00B900F3" w:rsidRDefault="00B900F3">
      <w:pPr>
        <w:pStyle w:val="CommentText"/>
      </w:pPr>
    </w:p>
    <w:p w14:paraId="4ACF6B1D" w14:textId="6EC22079" w:rsidR="00B900F3" w:rsidRDefault="00B900F3">
      <w:pPr>
        <w:pStyle w:val="CommentText"/>
      </w:pPr>
      <w:r>
        <w:t>Issue 140 material merged in here.</w:t>
      </w:r>
    </w:p>
    <w:p w14:paraId="01F352F5" w14:textId="77777777" w:rsidR="00B900F3" w:rsidRDefault="00B900F3">
      <w:pPr>
        <w:pStyle w:val="CommentText"/>
      </w:pPr>
    </w:p>
    <w:p w14:paraId="2864A6E4" w14:textId="386336A5" w:rsidR="00B900F3" w:rsidRDefault="00B900F3">
      <w:pPr>
        <w:pStyle w:val="CommentText"/>
      </w:pPr>
      <w:r>
        <w:t>Please review.</w:t>
      </w:r>
    </w:p>
  </w:comment>
  <w:comment w:id="15589" w:author="mbeckerle" w:date="2013-07-24T17:51:00Z" w:initials="m">
    <w:p w14:paraId="630B50BC" w14:textId="54EBE6B3" w:rsidR="00B900F3" w:rsidRDefault="00B900F3" w:rsidP="00E901AB">
      <w:pPr>
        <w:pStyle w:val="CommentText"/>
      </w:pPr>
      <w:r>
        <w:rPr>
          <w:rStyle w:val="CommentReference"/>
        </w:rPr>
        <w:annotationRef/>
      </w:r>
      <w:r>
        <w:t>DONE</w:t>
      </w:r>
    </w:p>
    <w:p w14:paraId="44252040" w14:textId="77777777" w:rsidR="00B900F3" w:rsidRDefault="00B900F3" w:rsidP="001F5BA6">
      <w:pPr>
        <w:pStyle w:val="CommentText"/>
      </w:pPr>
    </w:p>
    <w:p w14:paraId="5F531CED" w14:textId="77777777" w:rsidR="00B900F3" w:rsidRDefault="00B900F3" w:rsidP="001F5BA6">
      <w:pPr>
        <w:pStyle w:val="CommentText"/>
      </w:pPr>
      <w:r>
        <w:t>Issue 140 material merged in here.</w:t>
      </w:r>
    </w:p>
    <w:p w14:paraId="12899C99" w14:textId="77777777" w:rsidR="00B900F3" w:rsidRDefault="00B900F3" w:rsidP="001F5BA6">
      <w:pPr>
        <w:pStyle w:val="CommentText"/>
      </w:pPr>
    </w:p>
    <w:p w14:paraId="44494DA8" w14:textId="77777777" w:rsidR="00B900F3" w:rsidRDefault="00B900F3" w:rsidP="001F5BA6">
      <w:pPr>
        <w:pStyle w:val="CommentText"/>
      </w:pPr>
      <w:r>
        <w:t>Please review.</w:t>
      </w:r>
    </w:p>
  </w:comment>
  <w:comment w:id="15672" w:author="mbeckerle" w:date="2013-07-24T17:51:00Z" w:initials="m">
    <w:p w14:paraId="7273F9DB" w14:textId="08DA50CC" w:rsidR="00B900F3" w:rsidRDefault="00B900F3">
      <w:pPr>
        <w:pStyle w:val="CommentText"/>
      </w:pPr>
      <w:r>
        <w:rPr>
          <w:rStyle w:val="CommentReference"/>
        </w:rPr>
        <w:annotationRef/>
      </w:r>
      <w:r>
        <w:t>(DONE) is this right? Shouldn’t stop value behave like parsed?</w:t>
      </w:r>
    </w:p>
    <w:p w14:paraId="7C513D9F" w14:textId="77777777" w:rsidR="00B900F3" w:rsidRDefault="00B900F3">
      <w:pPr>
        <w:pStyle w:val="CommentText"/>
      </w:pPr>
    </w:p>
    <w:p w14:paraId="3A5A50F1" w14:textId="52F4AAF5" w:rsidR="00B900F3" w:rsidRPr="00E25F2F" w:rsidRDefault="00B900F3">
      <w:pPr>
        <w:pStyle w:val="CommentText"/>
      </w:pPr>
      <w:r>
        <w:t>SMH: It is the same.</w:t>
      </w:r>
    </w:p>
  </w:comment>
  <w:comment w:id="15715" w:author="mbeckerle" w:date="2013-07-24T17:51:00Z" w:initials="m">
    <w:p w14:paraId="7353EEE1" w14:textId="730CE469" w:rsidR="00B900F3" w:rsidRDefault="00B900F3">
      <w:pPr>
        <w:pStyle w:val="CommentText"/>
      </w:pPr>
      <w:r>
        <w:rPr>
          <w:rStyle w:val="CommentReference"/>
        </w:rPr>
        <w:annotationRef/>
      </w:r>
      <w:r>
        <w:t>(DONE). I think the RepNonZero(1) should all be RepNonZero(N: 1 &lt;= N &lt; max)</w:t>
      </w:r>
    </w:p>
    <w:p w14:paraId="46851AF1" w14:textId="77777777" w:rsidR="00B900F3" w:rsidRDefault="00B900F3">
      <w:pPr>
        <w:pStyle w:val="CommentText"/>
      </w:pPr>
    </w:p>
    <w:p w14:paraId="467CF2F2" w14:textId="3C17B8E5" w:rsidR="00B900F3" w:rsidRDefault="00B900F3">
      <w:pPr>
        <w:pStyle w:val="CommentText"/>
      </w:pPr>
      <w:r>
        <w:t>Which is to say there can be 1 or more non-zero length occurrences at the end. Not exclusively one.</w:t>
      </w:r>
    </w:p>
    <w:p w14:paraId="4780A960" w14:textId="77777777" w:rsidR="00B900F3" w:rsidRDefault="00B900F3">
      <w:pPr>
        <w:pStyle w:val="CommentText"/>
      </w:pPr>
    </w:p>
    <w:p w14:paraId="2DEEA3BD" w14:textId="0D68C882" w:rsidR="00B900F3" w:rsidRDefault="00B900F3">
      <w:pPr>
        <w:pStyle w:val="CommentText"/>
      </w:pPr>
      <w:r>
        <w:t>SMH: Right, but the othersare already handled by RepDef(M), so all that is needed is the 1 at the end to satisfy the ‘strict’.</w:t>
      </w:r>
    </w:p>
  </w:comment>
  <w:comment w:id="15720" w:author="Steve Hanson" w:date="2013-07-24T17:51:00Z" w:initials="SMH">
    <w:p w14:paraId="2A482823" w14:textId="1E854FA7" w:rsidR="00B900F3" w:rsidRDefault="00B900F3">
      <w:pPr>
        <w:pStyle w:val="CommentText"/>
      </w:pPr>
      <w:r>
        <w:rPr>
          <w:rStyle w:val="CommentReference"/>
        </w:rPr>
        <w:annotationRef/>
      </w:r>
      <w:r>
        <w:t>DONE - table number</w:t>
      </w:r>
    </w:p>
  </w:comment>
  <w:comment w:id="15757" w:author="mbeckerle" w:date="2013-07-24T17:51:00Z" w:initials="m">
    <w:p w14:paraId="188E3125" w14:textId="2F855FDB" w:rsidR="00B900F3" w:rsidRDefault="00B900F3">
      <w:pPr>
        <w:pStyle w:val="CommentText"/>
      </w:pPr>
      <w:r>
        <w:rPr>
          <w:rStyle w:val="CommentReference"/>
        </w:rPr>
        <w:annotationRef/>
      </w:r>
      <w:r>
        <w:t xml:space="preserve"> What does ‘if permitted” mean here? When could minOccurs=”0” not be permitted? Shouldn’t this just say “when minOccurs=”0”?</w:t>
      </w:r>
    </w:p>
    <w:p w14:paraId="07E0D415" w14:textId="77777777" w:rsidR="00B900F3" w:rsidRDefault="00B900F3">
      <w:pPr>
        <w:pStyle w:val="CommentText"/>
      </w:pPr>
    </w:p>
    <w:p w14:paraId="2ABB25B5" w14:textId="383F4DA5" w:rsidR="00B900F3" w:rsidRDefault="00B900F3">
      <w:pPr>
        <w:pStyle w:val="CommentText"/>
      </w:pPr>
      <w:r>
        <w:t>DONE</w:t>
      </w:r>
    </w:p>
    <w:p w14:paraId="68A25FBA" w14:textId="77777777" w:rsidR="00B900F3" w:rsidRDefault="00B900F3">
      <w:pPr>
        <w:pStyle w:val="CommentText"/>
      </w:pPr>
    </w:p>
    <w:p w14:paraId="5734ED96" w14:textId="03D2A574" w:rsidR="00B900F3" w:rsidRDefault="00B900F3">
      <w:pPr>
        <w:pStyle w:val="CommentText"/>
      </w:pPr>
      <w:r>
        <w:t>SMH: Yes – I think the ‘permitted’ is a hang over for when the table also applied to ‘fixed’.</w:t>
      </w:r>
    </w:p>
  </w:comment>
  <w:comment w:id="15852" w:author="mbeckerle" w:date="2013-07-24T17:51:00Z" w:initials="m">
    <w:p w14:paraId="4E2DC998" w14:textId="69D17DB5" w:rsidR="00B900F3" w:rsidRDefault="00B900F3">
      <w:pPr>
        <w:pStyle w:val="CommentText"/>
      </w:pPr>
      <w:r>
        <w:rPr>
          <w:rStyle w:val="CommentReference"/>
        </w:rPr>
        <w:annotationRef/>
      </w:r>
      <w:r>
        <w:t>(DONE)</w:t>
      </w:r>
    </w:p>
    <w:p w14:paraId="6AD635BC" w14:textId="25B472DB" w:rsidR="00B900F3" w:rsidRDefault="00B900F3">
      <w:pPr>
        <w:pStyle w:val="CommentText"/>
      </w:pPr>
      <w:r>
        <w:t xml:space="preserve">Provide some motivating example or discussion. Otherwise this just seems too arbitrary. </w:t>
      </w:r>
    </w:p>
    <w:p w14:paraId="5C461A82" w14:textId="77777777" w:rsidR="00B900F3" w:rsidRDefault="00B900F3">
      <w:pPr>
        <w:pStyle w:val="CommentText"/>
      </w:pPr>
    </w:p>
    <w:p w14:paraId="0873DFB9" w14:textId="605A5E4C" w:rsidR="00B900F3" w:rsidRDefault="00B900F3">
      <w:pPr>
        <w:pStyle w:val="CommentText"/>
      </w:pPr>
      <w:r>
        <w:t xml:space="preserve">Steve to rephrase in terms of positional/non-positional. </w:t>
      </w:r>
    </w:p>
  </w:comment>
  <w:comment w:id="15853" w:author="mbeckerle" w:date="2013-07-24T17:51:00Z" w:initials="m">
    <w:p w14:paraId="16A6FFE5" w14:textId="100B79A5" w:rsidR="00B900F3" w:rsidRDefault="00B900F3">
      <w:pPr>
        <w:pStyle w:val="CommentText"/>
      </w:pPr>
      <w:r>
        <w:rPr>
          <w:rStyle w:val="CommentReference"/>
        </w:rPr>
        <w:annotationRef/>
      </w:r>
      <w:r>
        <w:t xml:space="preserve">(DONE) </w:t>
      </w:r>
    </w:p>
    <w:p w14:paraId="4DF9F157" w14:textId="23673330" w:rsidR="00B900F3" w:rsidRDefault="00B900F3">
      <w:pPr>
        <w:pStyle w:val="CommentText"/>
      </w:pPr>
      <w:r>
        <w:t xml:space="preserve">Does this rule make it impossible to just put dfdl:separatorSuppressionPolicy=’trailingEmpty’ into the scope, and have that apply everywhere that there are trailing empty situations? I think that is very desirable. </w:t>
      </w:r>
    </w:p>
    <w:p w14:paraId="6C7A1AE8" w14:textId="77777777" w:rsidR="00B900F3" w:rsidRDefault="00B900F3">
      <w:pPr>
        <w:pStyle w:val="CommentText"/>
      </w:pPr>
    </w:p>
    <w:p w14:paraId="49238A7C" w14:textId="0A391726" w:rsidR="00B900F3" w:rsidRDefault="00B900F3">
      <w:pPr>
        <w:pStyle w:val="CommentText"/>
      </w:pPr>
      <w:r>
        <w:t xml:space="preserve">I think this rule will cause SDEs on some elements if you just put ‘trailingEmpty’ or ‘trailingEmptyStrict’ into the default scope. </w:t>
      </w:r>
    </w:p>
    <w:p w14:paraId="1A5000BD" w14:textId="77777777" w:rsidR="00B900F3" w:rsidRDefault="00B900F3">
      <w:pPr>
        <w:pStyle w:val="CommentText"/>
      </w:pPr>
    </w:p>
    <w:p w14:paraId="4B39C108" w14:textId="0476E423" w:rsidR="00B900F3" w:rsidRDefault="00B900F3">
      <w:pPr>
        <w:pStyle w:val="CommentText"/>
      </w:pPr>
      <w:r>
        <w:t>Perhaps we have an option to simply say in this case the separatorSuppressionPolicy is ignored and nothing is suppressed for that element?</w:t>
      </w:r>
    </w:p>
    <w:p w14:paraId="17C6DB12" w14:textId="77777777" w:rsidR="00B900F3" w:rsidRDefault="00B900F3">
      <w:pPr>
        <w:pStyle w:val="CommentText"/>
      </w:pPr>
    </w:p>
    <w:p w14:paraId="42CF0127" w14:textId="683EAB58" w:rsidR="00B900F3" w:rsidRDefault="00B900F3">
      <w:pPr>
        <w:pStyle w:val="CommentText"/>
      </w:pPr>
      <w:r>
        <w:t xml:space="preserve">SMH: I think it is ok to say that separatorSuppressionPolicy is ignored if  a sequence is unordered or if OCK is not ‘implicit’  but beyond that it’s getting too subtle. If you are modeling separators and using ‘implicit’ you need to be absolutely clear what you are saying for separator suppression on the sequence, and this rule forces you to think about the implications of making an element unbounded. </w:t>
      </w:r>
    </w:p>
  </w:comment>
  <w:comment w:id="15863" w:author="mbeckerle" w:date="2013-07-24T17:51:00Z" w:initials="m">
    <w:p w14:paraId="67DC2657" w14:textId="3F045031" w:rsidR="00B900F3" w:rsidRDefault="00B900F3">
      <w:pPr>
        <w:pStyle w:val="CommentText"/>
      </w:pPr>
      <w:r>
        <w:rPr>
          <w:rStyle w:val="CommentReference"/>
        </w:rPr>
        <w:annotationRef/>
      </w:r>
      <w:r>
        <w:t>See m492 above. This paragraph was drafted on the call on 2013-6-03, but may or may not be used. (OPEN)</w:t>
      </w:r>
    </w:p>
    <w:p w14:paraId="5F99A574" w14:textId="77777777" w:rsidR="00B900F3" w:rsidRDefault="00B900F3">
      <w:pPr>
        <w:pStyle w:val="CommentText"/>
      </w:pPr>
    </w:p>
    <w:p w14:paraId="0CE4D550" w14:textId="27BB5628" w:rsidR="00B900F3" w:rsidRDefault="00B900F3">
      <w:pPr>
        <w:pStyle w:val="CommentText"/>
      </w:pPr>
      <w:r>
        <w:t>Note: I think this paragraph looks ok and adds value (mikeb).</w:t>
      </w:r>
    </w:p>
  </w:comment>
  <w:comment w:id="16026" w:author="mbeckerle" w:date="2013-07-24T17:51:00Z" w:initials="m">
    <w:p w14:paraId="6ABD547F" w14:textId="60B5B7F6" w:rsidR="00B900F3" w:rsidRDefault="00B900F3">
      <w:pPr>
        <w:pStyle w:val="CommentText"/>
      </w:pPr>
      <w:r>
        <w:rPr>
          <w:rStyle w:val="CommentReference"/>
        </w:rPr>
        <w:annotationRef/>
      </w:r>
      <w:r>
        <w:t>(DONE) see comment above about RepNonZero(1) – 1 is too restrictive</w:t>
      </w:r>
    </w:p>
  </w:comment>
  <w:comment w:id="16252" w:author="mbeckerle" w:date="2013-07-24T17:51:00Z" w:initials="m">
    <w:p w14:paraId="48762F57" w14:textId="7E82FC7F" w:rsidR="00B900F3" w:rsidRDefault="00B900F3">
      <w:pPr>
        <w:pStyle w:val="CommentText"/>
      </w:pPr>
      <w:r>
        <w:rPr>
          <w:rStyle w:val="CommentReference"/>
        </w:rPr>
        <w:annotationRef/>
      </w:r>
      <w:r>
        <w:t xml:space="preserve">(DONE) </w:t>
      </w:r>
    </w:p>
    <w:p w14:paraId="02DD57C5" w14:textId="37831499" w:rsidR="00B900F3" w:rsidRDefault="00B900F3">
      <w:pPr>
        <w:pStyle w:val="CommentText"/>
      </w:pPr>
      <w:r>
        <w:t xml:space="preserve">Extend scenario to show using nillable to preserve index positions </w:t>
      </w:r>
    </w:p>
    <w:p w14:paraId="742A76D4" w14:textId="77777777" w:rsidR="00B900F3" w:rsidRDefault="00B900F3">
      <w:pPr>
        <w:pStyle w:val="CommentText"/>
      </w:pPr>
    </w:p>
    <w:p w14:paraId="1C1DA432" w14:textId="3830CB56" w:rsidR="00B900F3" w:rsidRDefault="00B900F3">
      <w:pPr>
        <w:pStyle w:val="CommentText"/>
      </w:pPr>
      <w:r>
        <w:t>Resolved: goes into a tutorial</w:t>
      </w:r>
    </w:p>
  </w:comment>
  <w:comment w:id="16253" w:author="mbeckerle" w:date="2013-07-24T17:51:00Z" w:initials="m">
    <w:p w14:paraId="3AB9F5FE" w14:textId="45CD6863" w:rsidR="00B900F3" w:rsidRDefault="00B900F3">
      <w:pPr>
        <w:pStyle w:val="CommentText"/>
      </w:pPr>
      <w:r>
        <w:rPr>
          <w:rStyle w:val="CommentReference"/>
        </w:rPr>
        <w:annotationRef/>
      </w:r>
      <w:r>
        <w:t>(DONE)</w:t>
      </w:r>
    </w:p>
    <w:p w14:paraId="3B3FF3F1" w14:textId="489F7A56" w:rsidR="00B900F3" w:rsidRDefault="00B900F3">
      <w:pPr>
        <w:pStyle w:val="CommentText"/>
      </w:pPr>
      <w:r>
        <w:t>Extend scenario to show how much more rigid anyEmpty and never suppression are.</w:t>
      </w:r>
    </w:p>
    <w:p w14:paraId="42F56C6C" w14:textId="77777777" w:rsidR="00B900F3" w:rsidRDefault="00B900F3">
      <w:pPr>
        <w:pStyle w:val="CommentText"/>
      </w:pPr>
    </w:p>
    <w:p w14:paraId="5C4D3E54" w14:textId="1A5D0737" w:rsidR="00B900F3" w:rsidRDefault="00B900F3">
      <w:pPr>
        <w:pStyle w:val="CommentText"/>
      </w:pPr>
      <w:r>
        <w:t>Resolved: goes into a tutorial.</w:t>
      </w:r>
    </w:p>
  </w:comment>
  <w:comment w:id="16320" w:author="Steve Hanson" w:date="2013-07-24T17:51:00Z" w:initials="SMH">
    <w:p w14:paraId="5365D386" w14:textId="10C74757" w:rsidR="00B900F3" w:rsidRDefault="00B900F3" w:rsidP="000F2A42">
      <w:pPr>
        <w:pStyle w:val="CommentText"/>
      </w:pPr>
      <w:r>
        <w:rPr>
          <w:rStyle w:val="CommentReference"/>
        </w:rPr>
        <w:annotationRef/>
      </w:r>
      <w:r>
        <w:t>DONE (table number)</w:t>
      </w:r>
    </w:p>
  </w:comment>
  <w:comment w:id="15528" w:author="Steve Hanson" w:date="2013-07-24T17:51:00Z" w:initials="SMH">
    <w:p w14:paraId="04A01B55" w14:textId="77777777" w:rsidR="00B900F3" w:rsidRDefault="00B900F3">
      <w:pPr>
        <w:pStyle w:val="CommentText"/>
      </w:pPr>
      <w:r>
        <w:rPr>
          <w:rStyle w:val="CommentReference"/>
        </w:rPr>
        <w:annotationRef/>
      </w:r>
      <w:r>
        <w:t>Revise after action 140 completed</w:t>
      </w:r>
    </w:p>
    <w:p w14:paraId="224E267A" w14:textId="2B26D87C" w:rsidR="00B900F3" w:rsidRDefault="00B900F3">
      <w:pPr>
        <w:pStyle w:val="CommentText"/>
      </w:pPr>
      <w:r>
        <w:t>DONE</w:t>
      </w:r>
    </w:p>
  </w:comment>
  <w:comment w:id="15529" w:author="mbeckerle" w:date="2013-07-24T17:51:00Z" w:initials="m">
    <w:p w14:paraId="28C962C7" w14:textId="11DD9989" w:rsidR="00B900F3" w:rsidRDefault="00B900F3">
      <w:pPr>
        <w:pStyle w:val="CommentText"/>
      </w:pPr>
      <w:r>
        <w:rPr>
          <w:rStyle w:val="CommentReference"/>
        </w:rPr>
        <w:annotationRef/>
      </w:r>
      <w:r>
        <w:t>(DONE)</w:t>
      </w:r>
    </w:p>
    <w:p w14:paraId="7D57DD81" w14:textId="77777777" w:rsidR="00B900F3" w:rsidRDefault="00B900F3">
      <w:pPr>
        <w:pStyle w:val="CommentText"/>
      </w:pPr>
    </w:p>
    <w:p w14:paraId="2ED99BAB" w14:textId="006E55B8" w:rsidR="00B900F3" w:rsidRDefault="00B900F3">
      <w:pPr>
        <w:pStyle w:val="CommentText"/>
      </w:pPr>
      <w:r>
        <w:t xml:space="preserve">Reviewed. </w:t>
      </w:r>
    </w:p>
  </w:comment>
  <w:comment w:id="16393" w:author="Steve Hanson" w:date="2013-07-24T17:51:00Z" w:initials="SMH">
    <w:p w14:paraId="7E8B028A" w14:textId="6069C8D4" w:rsidR="00B900F3" w:rsidRDefault="00B900F3">
      <w:pPr>
        <w:pStyle w:val="CommentText"/>
      </w:pPr>
      <w:r>
        <w:rPr>
          <w:rStyle w:val="CommentReference"/>
        </w:rPr>
        <w:annotationRef/>
      </w:r>
      <w:r>
        <w:t xml:space="preserve"> </w:t>
      </w:r>
    </w:p>
    <w:p w14:paraId="35750BF8" w14:textId="356E8B35" w:rsidR="00B900F3" w:rsidRDefault="00B900F3">
      <w:pPr>
        <w:pStyle w:val="CommentText"/>
      </w:pPr>
      <w:r>
        <w:t>Move section elsewhere (DONE) (That part was moved)</w:t>
      </w:r>
    </w:p>
  </w:comment>
  <w:comment w:id="16476" w:author="mbeckerle" w:date="2013-07-24T17:51:00Z" w:initials="m">
    <w:p w14:paraId="126ED397" w14:textId="3702085C" w:rsidR="00B900F3" w:rsidRDefault="00B900F3">
      <w:pPr>
        <w:pStyle w:val="CommentText"/>
      </w:pPr>
      <w:r>
        <w:rPr>
          <w:rStyle w:val="CommentReference"/>
        </w:rPr>
        <w:annotationRef/>
      </w:r>
      <w:r>
        <w:t>Rewrite based on example from 14.2.2.2</w:t>
      </w:r>
    </w:p>
    <w:p w14:paraId="3526A8BB" w14:textId="77777777" w:rsidR="00B900F3" w:rsidRDefault="00B900F3">
      <w:pPr>
        <w:pStyle w:val="CommentText"/>
      </w:pPr>
    </w:p>
    <w:p w14:paraId="2723E501" w14:textId="2DB4498B" w:rsidR="00B900F3" w:rsidRDefault="00B900F3">
      <w:pPr>
        <w:pStyle w:val="CommentText"/>
      </w:pPr>
      <w:r>
        <w:t>DONE</w:t>
      </w:r>
    </w:p>
    <w:p w14:paraId="7876234C" w14:textId="77777777" w:rsidR="00B900F3" w:rsidRDefault="00B900F3">
      <w:pPr>
        <w:pStyle w:val="CommentText"/>
      </w:pPr>
    </w:p>
    <w:p w14:paraId="27150D63" w14:textId="7D1DDAF6" w:rsidR="00B900F3" w:rsidRDefault="00B900F3">
      <w:pPr>
        <w:pStyle w:val="CommentText"/>
      </w:pPr>
      <w:r>
        <w:t>Rewritten - needs review.</w:t>
      </w:r>
    </w:p>
    <w:p w14:paraId="67351796" w14:textId="7AD6D4CB" w:rsidR="00B900F3" w:rsidRDefault="00B900F3">
      <w:pPr>
        <w:pStyle w:val="CommentText"/>
      </w:pPr>
      <w:r>
        <w:t>SMH: Reviewed, minor updates.</w:t>
      </w:r>
    </w:p>
  </w:comment>
  <w:comment w:id="16504" w:author="mbeckerle" w:date="2013-07-24T17:51:00Z" w:initials="m">
    <w:p w14:paraId="4BB0C848" w14:textId="3F31C80B" w:rsidR="00B900F3" w:rsidRDefault="00B900F3">
      <w:pPr>
        <w:pStyle w:val="CommentText"/>
      </w:pPr>
      <w:r>
        <w:rPr>
          <w:rStyle w:val="CommentReference"/>
        </w:rPr>
        <w:annotationRef/>
      </w:r>
      <w:r>
        <w:t>Errata 3.28 (TBD) Pending rewrite of the whole section (OPEN)</w:t>
      </w:r>
    </w:p>
    <w:p w14:paraId="1E258AAC" w14:textId="77777777" w:rsidR="00B900F3" w:rsidRDefault="00B900F3">
      <w:pPr>
        <w:pStyle w:val="CommentText"/>
      </w:pPr>
    </w:p>
    <w:p w14:paraId="2E9D4ED0" w14:textId="5190F9E8" w:rsidR="00B900F3" w:rsidRDefault="00B900F3" w:rsidP="00D343F3">
      <w:pPr>
        <w:autoSpaceDE w:val="0"/>
        <w:autoSpaceDN w:val="0"/>
        <w:adjustRightInd w:val="0"/>
        <w:rPr>
          <w:rFonts w:cs="Arial"/>
          <w:i/>
          <w:iCs/>
          <w:color w:val="0000FF"/>
          <w:lang w:eastAsia="en-GB"/>
        </w:rPr>
      </w:pPr>
      <w:r>
        <w:rPr>
          <w:rFonts w:ascii="Helv" w:hAnsi="Helv" w:cs="Helv"/>
          <w:color w:val="0000FF"/>
          <w:lang w:eastAsia="en-GB"/>
        </w:rPr>
        <w:t>Remove the sentence “</w:t>
      </w:r>
      <w:r>
        <w:rPr>
          <w:rFonts w:cs="Arial"/>
          <w:iCs/>
          <w:color w:val="0000FF"/>
          <w:lang w:eastAsia="en-GB"/>
        </w:rPr>
        <w:t>An unordered sequence is of fixed length if the same sequence is fixed length when the unordered property is removed."  DONE</w:t>
      </w:r>
    </w:p>
    <w:p w14:paraId="63E55D7F" w14:textId="77777777" w:rsidR="00B900F3" w:rsidRDefault="00B900F3" w:rsidP="00D343F3">
      <w:pPr>
        <w:autoSpaceDE w:val="0"/>
        <w:autoSpaceDN w:val="0"/>
        <w:adjustRightInd w:val="0"/>
        <w:rPr>
          <w:rFonts w:cs="Arial"/>
          <w:iCs/>
          <w:color w:val="0000FF"/>
          <w:lang w:eastAsia="en-GB"/>
        </w:rPr>
      </w:pPr>
    </w:p>
    <w:p w14:paraId="7140CC77" w14:textId="73D4133A" w:rsidR="00B900F3" w:rsidRDefault="00B900F3" w:rsidP="00D343F3">
      <w:pPr>
        <w:autoSpaceDE w:val="0"/>
        <w:autoSpaceDN w:val="0"/>
        <w:adjustRightInd w:val="0"/>
        <w:rPr>
          <w:rFonts w:ascii="Helv" w:hAnsi="Helv" w:cs="Helv"/>
          <w:color w:val="0000FF"/>
          <w:lang w:eastAsia="en-GB"/>
        </w:rPr>
      </w:pPr>
      <w:r>
        <w:rPr>
          <w:rFonts w:cs="Arial"/>
          <w:iCs/>
          <w:color w:val="0000FF"/>
          <w:lang w:eastAsia="en-GB"/>
        </w:rPr>
        <w:t xml:space="preserve">An unordered sequence </w:t>
      </w:r>
      <w:r>
        <w:rPr>
          <w:rFonts w:ascii="Helv" w:hAnsi="Helv" w:cs="Helv"/>
          <w:color w:val="0000FF"/>
          <w:lang w:eastAsia="en-GB"/>
        </w:rPr>
        <w:t>can only contain optional or array elements with occursCountKind 'implicit' and 'parsed', and required non-array elements. DONE</w:t>
      </w:r>
    </w:p>
    <w:p w14:paraId="5DF0F0AF" w14:textId="77777777" w:rsidR="00B900F3" w:rsidRDefault="00B900F3" w:rsidP="00D343F3">
      <w:pPr>
        <w:autoSpaceDE w:val="0"/>
        <w:autoSpaceDN w:val="0"/>
        <w:adjustRightInd w:val="0"/>
        <w:rPr>
          <w:rFonts w:cs="Arial"/>
          <w:iCs/>
          <w:color w:val="0000FF"/>
          <w:lang w:eastAsia="en-GB"/>
        </w:rPr>
      </w:pPr>
    </w:p>
    <w:p w14:paraId="7F4E425C" w14:textId="29F291FB" w:rsidR="00B900F3" w:rsidRDefault="00B900F3" w:rsidP="00D343F3">
      <w:pPr>
        <w:autoSpaceDE w:val="0"/>
        <w:autoSpaceDN w:val="0"/>
        <w:adjustRightInd w:val="0"/>
        <w:rPr>
          <w:rFonts w:cs="Arial"/>
          <w:iCs/>
          <w:color w:val="0000FF"/>
          <w:lang w:eastAsia="en-GB"/>
        </w:rPr>
      </w:pPr>
      <w:r>
        <w:rPr>
          <w:rFonts w:cs="Arial"/>
          <w:iCs/>
          <w:color w:val="0000FF"/>
          <w:lang w:eastAsia="en-GB"/>
        </w:rPr>
        <w:t>&lt;TBA&gt; Tim’s rewrite of the unordered &lt;-&gt; choice transformation. OPEN</w:t>
      </w:r>
    </w:p>
    <w:p w14:paraId="0AFACA50" w14:textId="77777777" w:rsidR="00B900F3" w:rsidRDefault="00B900F3">
      <w:pPr>
        <w:pStyle w:val="CommentText"/>
      </w:pPr>
    </w:p>
  </w:comment>
  <w:comment w:id="16652" w:author="mbeckerle" w:date="2013-07-24T17:51:00Z" w:initials="m">
    <w:p w14:paraId="0CEECD8D" w14:textId="637CA0CD" w:rsidR="00B900F3" w:rsidRDefault="00B900F3">
      <w:pPr>
        <w:pStyle w:val="CommentText"/>
      </w:pPr>
      <w:r>
        <w:rPr>
          <w:rStyle w:val="CommentReference"/>
        </w:rPr>
        <w:annotationRef/>
      </w:r>
      <w:r>
        <w:t>Errata 3.28 - TBD pending rewrite of the section (OPEN)</w:t>
      </w:r>
    </w:p>
  </w:comment>
  <w:comment w:id="16704" w:author="mbeckerle" w:date="2013-07-24T17:51:00Z" w:initials="m">
    <w:p w14:paraId="5EB024C8" w14:textId="267FFF13" w:rsidR="00B900F3" w:rsidRDefault="00B900F3">
      <w:pPr>
        <w:pStyle w:val="CommentText"/>
      </w:pPr>
      <w:r>
        <w:rPr>
          <w:rStyle w:val="CommentReference"/>
        </w:rPr>
        <w:annotationRef/>
      </w:r>
    </w:p>
    <w:p w14:paraId="50AD8A0E" w14:textId="70AF780D" w:rsidR="00B900F3" w:rsidRDefault="00B900F3">
      <w:pPr>
        <w:pStyle w:val="CommentText"/>
      </w:pPr>
      <w:r>
        <w:t>DONE</w:t>
      </w:r>
    </w:p>
    <w:p w14:paraId="20C56336" w14:textId="77777777" w:rsidR="00B900F3" w:rsidRDefault="00B900F3">
      <w:pPr>
        <w:pStyle w:val="CommentText"/>
      </w:pPr>
    </w:p>
    <w:p w14:paraId="49A3F2D8" w14:textId="6E1B4199" w:rsidR="00B900F3" w:rsidRDefault="00B900F3">
      <w:pPr>
        <w:pStyle w:val="CommentText"/>
      </w:pPr>
      <w:r>
        <w:t>Clarification: do elements within hidden groups take up numeric spots in the infoset. I.e., if a hidden group has one element in it, and appears before any other non-hidden child elements,  does the hidden element take up the first child position, or does it magically disappear from the infoset and not have a numeric position?</w:t>
      </w:r>
    </w:p>
    <w:p w14:paraId="435D51E3" w14:textId="77777777" w:rsidR="00B900F3" w:rsidRDefault="00B900F3">
      <w:pPr>
        <w:pStyle w:val="CommentText"/>
      </w:pPr>
    </w:p>
    <w:p w14:paraId="2F588892" w14:textId="5D0CE51D" w:rsidR="00B900F3" w:rsidRDefault="00B900F3">
      <w:pPr>
        <w:pStyle w:val="CommentText"/>
      </w:pPr>
      <w:r>
        <w:t>This statement that says you can use the same path expressions implies that hidden elements take up numeric positions because numeric child indexing can be used (within the filter of an expression, i.e. foo/bar[2].)</w:t>
      </w:r>
    </w:p>
    <w:p w14:paraId="0824B34F" w14:textId="77777777" w:rsidR="00B900F3" w:rsidRDefault="00B900F3">
      <w:pPr>
        <w:pStyle w:val="CommentText"/>
      </w:pPr>
    </w:p>
    <w:p w14:paraId="51CA1094" w14:textId="4568B3E6" w:rsidR="00B900F3" w:rsidRDefault="00B900F3">
      <w:pPr>
        <w:pStyle w:val="CommentText"/>
      </w:pPr>
      <w:r>
        <w:t>SMH: They take up numeric spots, as the statement implies</w:t>
      </w:r>
    </w:p>
  </w:comment>
  <w:comment w:id="16714" w:author="Steve Hanson" w:date="2013-07-24T17:51:00Z" w:initials="SMH">
    <w:p w14:paraId="0D45353E" w14:textId="77777777" w:rsidR="00B900F3" w:rsidRDefault="00B900F3">
      <w:pPr>
        <w:pStyle w:val="CommentText"/>
      </w:pPr>
      <w:r>
        <w:rPr>
          <w:rStyle w:val="CommentReference"/>
        </w:rPr>
        <w:annotationRef/>
      </w:r>
      <w:r>
        <w:t>By implication from section 14.1.</w:t>
      </w:r>
    </w:p>
    <w:p w14:paraId="52D744A2" w14:textId="56132AF9" w:rsidR="00B900F3" w:rsidRDefault="00B900F3">
      <w:pPr>
        <w:pStyle w:val="CommentText"/>
      </w:pPr>
      <w:r>
        <w:t>DONE – clarified wording</w:t>
      </w:r>
    </w:p>
  </w:comment>
  <w:comment w:id="16715" w:author="mbeckerle" w:date="2013-07-24T17:51:00Z" w:initials="m">
    <w:p w14:paraId="01BB00D6" w14:textId="06CFE90D" w:rsidR="00B900F3" w:rsidRDefault="00B900F3">
      <w:pPr>
        <w:pStyle w:val="CommentText"/>
      </w:pPr>
      <w:r>
        <w:rPr>
          <w:rStyle w:val="CommentReference"/>
        </w:rPr>
        <w:annotationRef/>
      </w:r>
      <w:r>
        <w:t>(DONE)</w:t>
      </w:r>
    </w:p>
    <w:p w14:paraId="0775C909" w14:textId="06C1F590" w:rsidR="00B900F3" w:rsidRDefault="00B900F3">
      <w:pPr>
        <w:pStyle w:val="CommentText"/>
      </w:pPr>
      <w:r>
        <w:t>So, should this be removed then? It's not incorrect.</w:t>
      </w:r>
    </w:p>
    <w:p w14:paraId="259B7FD7" w14:textId="4A241AA3" w:rsidR="00B900F3" w:rsidRDefault="00B900F3">
      <w:pPr>
        <w:pStyle w:val="CommentText"/>
      </w:pPr>
      <w:r>
        <w:t>DONE – clarified wording</w:t>
      </w:r>
    </w:p>
  </w:comment>
  <w:comment w:id="16729" w:author="Steve Hanson" w:date="2013-07-24T17:51:00Z" w:initials="SMH">
    <w:p w14:paraId="6D43BB8F" w14:textId="77777777" w:rsidR="00B900F3" w:rsidRDefault="00B900F3">
      <w:pPr>
        <w:pStyle w:val="CommentText"/>
      </w:pPr>
      <w:r>
        <w:rPr>
          <w:rStyle w:val="CommentReference"/>
        </w:rPr>
        <w:annotationRef/>
      </w:r>
      <w:r>
        <w:t>xs:group or xs:group reference, (for clarity).</w:t>
      </w:r>
    </w:p>
    <w:p w14:paraId="78A903FA" w14:textId="070A97FE" w:rsidR="00B900F3" w:rsidRDefault="00B900F3">
      <w:pPr>
        <w:pStyle w:val="CommentText"/>
      </w:pPr>
      <w:r>
        <w:t>DONE</w:t>
      </w:r>
    </w:p>
  </w:comment>
  <w:comment w:id="16727" w:author="Steve Hanson" w:date="2013-07-24T17:51:00Z" w:initials="SMH">
    <w:p w14:paraId="2CE8FFF8" w14:textId="77777777" w:rsidR="00B900F3" w:rsidRDefault="00B900F3">
      <w:pPr>
        <w:pStyle w:val="CommentText"/>
      </w:pPr>
      <w:r>
        <w:rPr>
          <w:rStyle w:val="CommentReference"/>
        </w:rPr>
        <w:annotationRef/>
      </w:r>
      <w:r>
        <w:t xml:space="preserve">Errata 3.1 clarification </w:t>
      </w:r>
      <w:r w:rsidRPr="001A28F4">
        <w:rPr>
          <w:b/>
        </w:rPr>
        <w:t>DONE</w:t>
      </w:r>
    </w:p>
  </w:comment>
  <w:comment w:id="16747" w:author="Steve Hanson" w:date="2013-07-24T17:51:00Z" w:initials="SMH">
    <w:p w14:paraId="45BCA315" w14:textId="77777777" w:rsidR="00B900F3" w:rsidRDefault="00B900F3">
      <w:pPr>
        <w:pStyle w:val="CommentText"/>
      </w:pPr>
      <w:r>
        <w:rPr>
          <w:rStyle w:val="CommentReference"/>
        </w:rPr>
        <w:annotationRef/>
      </w:r>
      <w:r>
        <w:t>Errata 3.1 changes this to disallow empty string and behave like dfdl:ref</w:t>
      </w:r>
    </w:p>
    <w:p w14:paraId="70C94500" w14:textId="77777777" w:rsidR="00B900F3" w:rsidRDefault="00B900F3">
      <w:pPr>
        <w:pStyle w:val="CommentText"/>
      </w:pPr>
    </w:p>
    <w:p w14:paraId="7469122C" w14:textId="77777777" w:rsidR="00B900F3" w:rsidRDefault="00B900F3">
      <w:pPr>
        <w:pStyle w:val="CommentText"/>
      </w:pPr>
      <w:r>
        <w:t>DONE</w:t>
      </w:r>
    </w:p>
  </w:comment>
  <w:comment w:id="16756" w:author="Steve Hanson" w:date="2013-07-24T17:51:00Z" w:initials="SMH">
    <w:p w14:paraId="69B3109A" w14:textId="77777777" w:rsidR="00B900F3" w:rsidRDefault="00B900F3">
      <w:pPr>
        <w:pStyle w:val="CommentText"/>
      </w:pPr>
      <w:r>
        <w:rPr>
          <w:rStyle w:val="CommentReference"/>
        </w:rPr>
        <w:annotationRef/>
      </w:r>
      <w:r>
        <w:t>No, empty string is a schema definition error</w:t>
      </w:r>
    </w:p>
    <w:p w14:paraId="661C5C08" w14:textId="77777777" w:rsidR="00B900F3" w:rsidRDefault="00B900F3">
      <w:pPr>
        <w:pStyle w:val="CommentText"/>
      </w:pPr>
    </w:p>
    <w:p w14:paraId="69038DF3" w14:textId="48698476" w:rsidR="00B900F3" w:rsidRDefault="00B900F3">
      <w:pPr>
        <w:pStyle w:val="CommentText"/>
      </w:pPr>
      <w:r>
        <w:t>DONE</w:t>
      </w:r>
    </w:p>
  </w:comment>
  <w:comment w:id="16815" w:author="Steve Hanson" w:date="2013-07-24T17:51:00Z" w:initials="SMH">
    <w:p w14:paraId="7DEB27E1" w14:textId="77777777" w:rsidR="00B900F3" w:rsidRDefault="00B900F3">
      <w:pPr>
        <w:pStyle w:val="CommentText"/>
      </w:pPr>
      <w:r>
        <w:rPr>
          <w:rStyle w:val="CommentReference"/>
        </w:rPr>
        <w:annotationRef/>
      </w:r>
      <w:r>
        <w:t xml:space="preserve">Errata 2.55. </w:t>
      </w:r>
      <w:r w:rsidRPr="005A5327">
        <w:rPr>
          <w:b/>
        </w:rPr>
        <w:t>DONE</w:t>
      </w:r>
    </w:p>
  </w:comment>
  <w:comment w:id="16876" w:author="mbeckerle" w:date="2013-07-24T17:51:00Z" w:initials="m">
    <w:p w14:paraId="774BFD4B" w14:textId="01442D12" w:rsidR="00B900F3" w:rsidRDefault="00B900F3">
      <w:pPr>
        <w:pStyle w:val="CommentText"/>
      </w:pPr>
      <w:r>
        <w:rPr>
          <w:rStyle w:val="CommentReference"/>
        </w:rPr>
        <w:annotationRef/>
      </w:r>
      <w:r>
        <w:t>Errata 2.129 DONE</w:t>
      </w:r>
    </w:p>
  </w:comment>
  <w:comment w:id="16961" w:author="mbeckerle" w:date="2013-07-24T17:51:00Z" w:initials="m">
    <w:p w14:paraId="08613815" w14:textId="4C785705" w:rsidR="00B900F3" w:rsidRDefault="00B900F3">
      <w:pPr>
        <w:pStyle w:val="CommentText"/>
      </w:pPr>
      <w:r>
        <w:rPr>
          <w:rStyle w:val="CommentReference"/>
        </w:rPr>
        <w:annotationRef/>
      </w:r>
      <w:r>
        <w:t>But what is the behavior in this case?</w:t>
      </w:r>
    </w:p>
    <w:p w14:paraId="231BBD47" w14:textId="77777777" w:rsidR="00B900F3" w:rsidRDefault="00B900F3">
      <w:pPr>
        <w:pStyle w:val="CommentText"/>
      </w:pPr>
    </w:p>
    <w:p w14:paraId="28855024" w14:textId="48FDB119" w:rsidR="00B900F3" w:rsidRDefault="00B900F3">
      <w:pPr>
        <w:pStyle w:val="CommentText"/>
      </w:pPr>
      <w:r>
        <w:t>SMH: We agreed that any discriminator resolves the nearest active PoU, and that still applied here – so if choiceBranchRef was also present, the discriminator would resolve a higher PoU – so use with care.</w:t>
      </w:r>
    </w:p>
    <w:p w14:paraId="52A0E132" w14:textId="77777777" w:rsidR="00B900F3" w:rsidRDefault="00B900F3">
      <w:pPr>
        <w:pStyle w:val="CommentText"/>
      </w:pPr>
    </w:p>
    <w:p w14:paraId="00056653" w14:textId="16163B8B" w:rsidR="00B900F3" w:rsidRDefault="00B900F3">
      <w:pPr>
        <w:pStyle w:val="CommentText"/>
      </w:pPr>
      <w:r>
        <w:t xml:space="preserve">Resolved that you can have a discriminator with either initiatedContent or with direct dispatch, but you can’t have both initiatedContent AND direct dispatch. </w:t>
      </w:r>
    </w:p>
    <w:p w14:paraId="61FF3161" w14:textId="77777777" w:rsidR="00B900F3" w:rsidRDefault="00B900F3">
      <w:pPr>
        <w:pStyle w:val="CommentText"/>
      </w:pPr>
    </w:p>
    <w:p w14:paraId="00EC1143" w14:textId="7B5EDF80" w:rsidR="00B900F3" w:rsidRDefault="00B900F3">
      <w:pPr>
        <w:pStyle w:val="CommentText"/>
      </w:pPr>
      <w:r>
        <w:t>DONE</w:t>
      </w:r>
    </w:p>
  </w:comment>
  <w:comment w:id="16893" w:author="mbeckerle" w:date="2013-07-24T17:51:00Z" w:initials="m">
    <w:p w14:paraId="722E51F5" w14:textId="6006CC83" w:rsidR="00B900F3" w:rsidRDefault="00B900F3">
      <w:pPr>
        <w:pStyle w:val="CommentText"/>
      </w:pPr>
      <w:r>
        <w:rPr>
          <w:rStyle w:val="CommentReference"/>
        </w:rPr>
        <w:annotationRef/>
      </w:r>
      <w:r>
        <w:t>Errata 3.15 Done</w:t>
      </w:r>
    </w:p>
    <w:p w14:paraId="7FE0AF67" w14:textId="77777777" w:rsidR="00B900F3" w:rsidRDefault="00B900F3">
      <w:pPr>
        <w:pStyle w:val="CommentText"/>
      </w:pPr>
    </w:p>
  </w:comment>
  <w:comment w:id="16981" w:author="mbeckerle" w:date="2013-07-24T17:51:00Z" w:initials="m">
    <w:p w14:paraId="1C5E7BFC" w14:textId="77777777" w:rsidR="00B900F3" w:rsidRDefault="00B900F3" w:rsidP="00503401">
      <w:pPr>
        <w:pStyle w:val="CommentText"/>
      </w:pPr>
      <w:r>
        <w:rPr>
          <w:rStyle w:val="CommentReference"/>
        </w:rPr>
        <w:annotationRef/>
      </w:r>
      <w:r>
        <w:t>Errata 2.81</w:t>
      </w:r>
    </w:p>
    <w:p w14:paraId="2782130D" w14:textId="177FDC6D" w:rsidR="00B900F3" w:rsidRDefault="00B900F3" w:rsidP="00503401">
      <w:pPr>
        <w:pStyle w:val="CommentText"/>
      </w:pPr>
      <w:r>
        <w:t>DONE</w:t>
      </w:r>
    </w:p>
  </w:comment>
  <w:comment w:id="17011" w:author="Steve Hanson" w:date="2013-07-24T17:51:00Z" w:initials="SMH">
    <w:p w14:paraId="050B4D25" w14:textId="6E844282" w:rsidR="00B900F3" w:rsidRDefault="00B900F3">
      <w:pPr>
        <w:pStyle w:val="CommentText"/>
      </w:pPr>
      <w:r>
        <w:rPr>
          <w:rStyle w:val="CommentReference"/>
        </w:rPr>
        <w:annotationRef/>
      </w:r>
      <w:r>
        <w:t>Action 140 folded in throughout this section.</w:t>
      </w:r>
    </w:p>
    <w:p w14:paraId="66D40302" w14:textId="77777777" w:rsidR="00B900F3" w:rsidRDefault="00B900F3">
      <w:pPr>
        <w:pStyle w:val="CommentText"/>
      </w:pPr>
    </w:p>
    <w:p w14:paraId="62F86CCF" w14:textId="401BD43A" w:rsidR="00B900F3" w:rsidRDefault="00B900F3">
      <w:pPr>
        <w:pStyle w:val="CommentText"/>
      </w:pPr>
      <w:r>
        <w:t>(DONE)</w:t>
      </w:r>
    </w:p>
  </w:comment>
  <w:comment w:id="17113" w:author="Steve Hanson" w:date="2013-07-24T17:51:00Z" w:initials="SMH">
    <w:p w14:paraId="4165D35B" w14:textId="77777777" w:rsidR="00B900F3" w:rsidRDefault="00B900F3">
      <w:pPr>
        <w:pStyle w:val="CommentText"/>
      </w:pPr>
      <w:r>
        <w:rPr>
          <w:rStyle w:val="CommentReference"/>
        </w:rPr>
        <w:annotationRef/>
      </w:r>
      <w:r>
        <w:t>Errata 3.11 adds new enum ‘implicit’</w:t>
      </w:r>
    </w:p>
    <w:p w14:paraId="7A6A2432" w14:textId="77777777" w:rsidR="00B900F3" w:rsidRDefault="00B900F3">
      <w:pPr>
        <w:pStyle w:val="CommentText"/>
      </w:pPr>
    </w:p>
    <w:p w14:paraId="54FB7FB5" w14:textId="77777777" w:rsidR="00B900F3" w:rsidRDefault="00B900F3">
      <w:pPr>
        <w:pStyle w:val="CommentText"/>
      </w:pPr>
      <w:r>
        <w:t>DONE</w:t>
      </w:r>
    </w:p>
  </w:comment>
  <w:comment w:id="17162" w:author="Steve Hanson" w:date="2013-07-24T17:51:00Z" w:initials="SMH">
    <w:p w14:paraId="0D670684" w14:textId="64BB9BAE" w:rsidR="00B900F3" w:rsidRDefault="00B900F3">
      <w:pPr>
        <w:pStyle w:val="CommentText"/>
      </w:pPr>
      <w:r>
        <w:rPr>
          <w:rStyle w:val="CommentReference"/>
        </w:rPr>
        <w:annotationRef/>
      </w:r>
      <w:r>
        <w:t>Errata 2.31</w:t>
      </w:r>
    </w:p>
    <w:p w14:paraId="582A2ADF" w14:textId="0C5046EB" w:rsidR="00B900F3" w:rsidRDefault="00B900F3">
      <w:pPr>
        <w:pStyle w:val="CommentText"/>
      </w:pPr>
      <w:r>
        <w:t>DONE</w:t>
      </w:r>
    </w:p>
  </w:comment>
  <w:comment w:id="17176" w:author="Steve Hanson" w:date="2013-07-24T17:51:00Z" w:initials="SMH">
    <w:p w14:paraId="12149FA6" w14:textId="77777777" w:rsidR="00B900F3" w:rsidRDefault="00B900F3">
      <w:pPr>
        <w:pStyle w:val="CommentText"/>
      </w:pPr>
      <w:r>
        <w:rPr>
          <w:rStyle w:val="CommentReference"/>
        </w:rPr>
        <w:annotationRef/>
      </w:r>
      <w:r>
        <w:t xml:space="preserve">Errata 2.36 changes this so only an expression is allowed. </w:t>
      </w:r>
      <w:r w:rsidRPr="00557DF4">
        <w:rPr>
          <w:b/>
        </w:rPr>
        <w:t>DONE</w:t>
      </w:r>
    </w:p>
  </w:comment>
  <w:comment w:id="17218" w:author="mbeckerle" w:date="2013-07-24T17:53:00Z" w:initials="m">
    <w:p w14:paraId="79F0947C" w14:textId="6989A752" w:rsidR="00B900F3" w:rsidRDefault="00B900F3">
      <w:pPr>
        <w:pStyle w:val="CommentText"/>
      </w:pPr>
      <w:r>
        <w:rPr>
          <w:rStyle w:val="CommentReference"/>
        </w:rPr>
        <w:annotationRef/>
      </w:r>
      <w:r>
        <w:t>OPEN</w:t>
      </w:r>
    </w:p>
    <w:p w14:paraId="151BE0BE" w14:textId="77777777" w:rsidR="00B900F3" w:rsidRDefault="00B900F3">
      <w:pPr>
        <w:pStyle w:val="CommentText"/>
      </w:pPr>
    </w:p>
    <w:p w14:paraId="5CEE1DA4" w14:textId="66B8680C" w:rsidR="00B900F3" w:rsidRDefault="00B900F3">
      <w:pPr>
        <w:pStyle w:val="CommentText"/>
      </w:pPr>
      <w:r>
        <w:t>Table of contents doesn't get this section and title cleanly.</w:t>
      </w:r>
    </w:p>
  </w:comment>
  <w:comment w:id="17297" w:author="mbeckerle" w:date="2013-07-24T17:51:00Z" w:initials="m">
    <w:p w14:paraId="13905317" w14:textId="339207E6" w:rsidR="00B900F3" w:rsidRDefault="00B900F3">
      <w:pPr>
        <w:pStyle w:val="CommentText"/>
      </w:pPr>
      <w:r>
        <w:rPr>
          <w:rStyle w:val="CommentReference"/>
        </w:rPr>
        <w:annotationRef/>
      </w:r>
      <w:r>
        <w:t>When in a text format with delimiters, occursCountKind='implicit' will very often be the right behavior  for optional elements.</w:t>
      </w:r>
    </w:p>
    <w:p w14:paraId="2C4B771D" w14:textId="77777777" w:rsidR="00B900F3" w:rsidRDefault="00B900F3">
      <w:pPr>
        <w:pStyle w:val="CommentText"/>
      </w:pPr>
    </w:p>
    <w:p w14:paraId="414CD6CD" w14:textId="1C636DCC" w:rsidR="00B900F3" w:rsidRDefault="00B900F3">
      <w:pPr>
        <w:pStyle w:val="CommentText"/>
      </w:pPr>
      <w:r>
        <w:t>We could state this, or save for a tutorial?</w:t>
      </w:r>
    </w:p>
    <w:p w14:paraId="3BD95A21" w14:textId="77777777" w:rsidR="00B900F3" w:rsidRDefault="00B900F3">
      <w:pPr>
        <w:pStyle w:val="CommentText"/>
      </w:pPr>
    </w:p>
    <w:p w14:paraId="2D77DB5D" w14:textId="69CC2DE3" w:rsidR="00B900F3" w:rsidRDefault="00B900F3">
      <w:pPr>
        <w:pStyle w:val="CommentText"/>
      </w:pPr>
      <w:r>
        <w:t>(DONE)</w:t>
      </w:r>
    </w:p>
    <w:p w14:paraId="59093C19" w14:textId="77777777" w:rsidR="00B900F3" w:rsidRDefault="00B900F3">
      <w:pPr>
        <w:pStyle w:val="CommentText"/>
      </w:pPr>
    </w:p>
    <w:p w14:paraId="525374BB" w14:textId="66B2081E" w:rsidR="00B900F3" w:rsidRDefault="00B900F3">
      <w:pPr>
        <w:pStyle w:val="CommentText"/>
      </w:pPr>
      <w:r>
        <w:t>Decided not to add this.</w:t>
      </w:r>
    </w:p>
  </w:comment>
  <w:comment w:id="17338" w:author="mbeckerle" w:date="2013-07-24T17:51:00Z" w:initials="m">
    <w:p w14:paraId="134BE5B5" w14:textId="43094AF2" w:rsidR="00B900F3" w:rsidRDefault="00B900F3">
      <w:pPr>
        <w:pStyle w:val="CommentText"/>
      </w:pPr>
      <w:r>
        <w:rPr>
          <w:rStyle w:val="CommentReference"/>
        </w:rPr>
        <w:annotationRef/>
      </w:r>
      <w:r>
        <w:t>DONE</w:t>
      </w:r>
    </w:p>
    <w:p w14:paraId="36297FD7" w14:textId="77777777" w:rsidR="00B900F3" w:rsidRDefault="00B900F3">
      <w:pPr>
        <w:pStyle w:val="CommentText"/>
      </w:pPr>
    </w:p>
    <w:p w14:paraId="711A323F" w14:textId="3525E4F8" w:rsidR="00B900F3" w:rsidRDefault="00B900F3">
      <w:pPr>
        <w:pStyle w:val="CommentText"/>
      </w:pPr>
      <w:r>
        <w:t>FORMATTING</w:t>
      </w:r>
    </w:p>
    <w:p w14:paraId="15067E3F" w14:textId="77777777" w:rsidR="00B900F3" w:rsidRDefault="00B900F3">
      <w:pPr>
        <w:pStyle w:val="CommentText"/>
      </w:pPr>
    </w:p>
    <w:p w14:paraId="6B28415F" w14:textId="55DE120F" w:rsidR="00B900F3" w:rsidRDefault="00B900F3">
      <w:pPr>
        <w:pStyle w:val="CommentText"/>
      </w:pPr>
      <w:r>
        <w:t>I wish we could avoid these widow/orphan headings. It really should keep with the next paragraph.</w:t>
      </w:r>
    </w:p>
    <w:p w14:paraId="76CB72F3" w14:textId="77777777" w:rsidR="00B900F3" w:rsidRDefault="00B900F3">
      <w:pPr>
        <w:pStyle w:val="CommentText"/>
      </w:pPr>
    </w:p>
    <w:p w14:paraId="7FE59696" w14:textId="459A6D82" w:rsidR="00B900F3" w:rsidRDefault="00B900F3">
      <w:pPr>
        <w:pStyle w:val="CommentText"/>
      </w:pPr>
      <w:r>
        <w:t>I put "keep with next" on this heading.</w:t>
      </w:r>
    </w:p>
  </w:comment>
  <w:comment w:id="17350" w:author="Steve Hanson" w:date="2013-07-24T17:51:00Z" w:initials="SMH">
    <w:p w14:paraId="49F39A78" w14:textId="77777777" w:rsidR="00B900F3" w:rsidRDefault="00B900F3" w:rsidP="00EB3EFA">
      <w:pPr>
        <w:pStyle w:val="CommentText"/>
      </w:pPr>
      <w:r>
        <w:rPr>
          <w:rStyle w:val="CommentReference"/>
        </w:rPr>
        <w:annotationRef/>
      </w:r>
      <w:r>
        <w:t xml:space="preserve">Errata 2.31: </w:t>
      </w:r>
      <w:r w:rsidRPr="002431C2">
        <w:rPr>
          <w:b/>
        </w:rPr>
        <w:t>DONE</w:t>
      </w:r>
    </w:p>
  </w:comment>
  <w:comment w:id="17433" w:author="mbeckerle" w:date="2013-07-24T17:51:00Z" w:initials="m">
    <w:p w14:paraId="1A28FB41" w14:textId="6FC77A71" w:rsidR="00B900F3" w:rsidRDefault="00B900F3">
      <w:pPr>
        <w:pStyle w:val="CommentText"/>
      </w:pPr>
      <w:r>
        <w:rPr>
          <w:rStyle w:val="CommentReference"/>
        </w:rPr>
        <w:annotationRef/>
      </w:r>
      <w:r>
        <w:t>Updated (OPEN)</w:t>
      </w:r>
    </w:p>
    <w:p w14:paraId="52B1235B" w14:textId="77777777" w:rsidR="00B900F3" w:rsidRDefault="00B900F3">
      <w:pPr>
        <w:pStyle w:val="CommentText"/>
      </w:pPr>
    </w:p>
    <w:p w14:paraId="70A63FE2" w14:textId="77B9A64A" w:rsidR="00B900F3" w:rsidRDefault="00B900F3">
      <w:pPr>
        <w:pStyle w:val="CommentText"/>
      </w:pPr>
      <w:r>
        <w:t>The title of this section changed to be "Element Defaults when Parsing", but I updated the cross reference here, yet the insert-cross-reference dialog box still shows the old name, and the old name is what it inserts…. Grrrr.</w:t>
      </w:r>
    </w:p>
  </w:comment>
  <w:comment w:id="17635" w:author="mbeckerle" w:date="2013-07-24T17:51:00Z" w:initials="m">
    <w:p w14:paraId="2A969D0B" w14:textId="77777777" w:rsidR="00B900F3" w:rsidRDefault="00B900F3">
      <w:pPr>
        <w:pStyle w:val="CommentText"/>
      </w:pPr>
      <w:r>
        <w:rPr>
          <w:rStyle w:val="CommentReference"/>
        </w:rPr>
        <w:annotationRef/>
      </w:r>
      <w:r>
        <w:t>DONE</w:t>
      </w:r>
    </w:p>
    <w:p w14:paraId="039AF71C" w14:textId="6F137D72" w:rsidR="00B900F3" w:rsidRDefault="00B900F3">
      <w:pPr>
        <w:pStyle w:val="CommentText"/>
      </w:pPr>
      <w:r>
        <w:t xml:space="preserve"> Cross-reference update.</w:t>
      </w:r>
    </w:p>
  </w:comment>
  <w:comment w:id="17622" w:author="Steve Hanson" w:date="2013-07-24T17:51:00Z" w:initials="SMH">
    <w:p w14:paraId="6BB430D3" w14:textId="068ECD4C" w:rsidR="00B900F3" w:rsidRDefault="00B900F3">
      <w:pPr>
        <w:pStyle w:val="CommentText"/>
      </w:pPr>
      <w:r>
        <w:rPr>
          <w:rStyle w:val="CommentReference"/>
        </w:rPr>
        <w:annotationRef/>
      </w:r>
      <w:r>
        <w:t>DONE: Move to section 9.3.3 which is where PoUs are discussed.</w:t>
      </w:r>
    </w:p>
  </w:comment>
  <w:comment w:id="18840" w:author="Steve Hanson" w:date="2013-07-24T17:51:00Z" w:initials="SMH">
    <w:p w14:paraId="25A87F93" w14:textId="77777777" w:rsidR="00B900F3" w:rsidRDefault="00B900F3">
      <w:pPr>
        <w:pStyle w:val="CommentText"/>
      </w:pPr>
      <w:r>
        <w:rPr>
          <w:rStyle w:val="CommentReference"/>
        </w:rPr>
        <w:annotationRef/>
      </w:r>
      <w:r>
        <w:t xml:space="preserve">Errata 2.7. </w:t>
      </w:r>
      <w:r w:rsidRPr="00A5654C">
        <w:rPr>
          <w:b/>
        </w:rPr>
        <w:t>DONE</w:t>
      </w:r>
    </w:p>
  </w:comment>
  <w:comment w:id="18845" w:author="Steve Hanson" w:date="2013-07-24T17:51:00Z" w:initials="SMH">
    <w:p w14:paraId="4C32F7BA" w14:textId="77777777" w:rsidR="00B900F3" w:rsidRDefault="00B900F3">
      <w:pPr>
        <w:pStyle w:val="CommentText"/>
      </w:pPr>
      <w:r>
        <w:rPr>
          <w:rStyle w:val="CommentReference"/>
        </w:rPr>
        <w:annotationRef/>
      </w:r>
      <w:r>
        <w:t>Errata 2.35 expands this</w:t>
      </w:r>
    </w:p>
    <w:p w14:paraId="5A5685CB" w14:textId="77777777" w:rsidR="00B900F3" w:rsidRDefault="00B900F3">
      <w:pPr>
        <w:pStyle w:val="CommentText"/>
      </w:pPr>
    </w:p>
    <w:p w14:paraId="445793D0" w14:textId="77777777" w:rsidR="00B900F3" w:rsidRDefault="00B900F3">
      <w:pPr>
        <w:pStyle w:val="CommentText"/>
      </w:pPr>
      <w:r>
        <w:t>DONE. Note Schema Definition error for type-error, not processing error.</w:t>
      </w:r>
    </w:p>
  </w:comment>
  <w:comment w:id="18853" w:author="mbeckerle" w:date="2013-07-24T17:51:00Z" w:initials="m">
    <w:p w14:paraId="1A08C1A9" w14:textId="053BBCCC" w:rsidR="00B900F3" w:rsidRDefault="00B900F3">
      <w:pPr>
        <w:pStyle w:val="CommentText"/>
      </w:pPr>
      <w:r>
        <w:rPr>
          <w:rStyle w:val="CommentReference"/>
        </w:rPr>
        <w:annotationRef/>
      </w:r>
      <w:r>
        <w:t>Errata 2.128 DONE</w:t>
      </w:r>
    </w:p>
  </w:comment>
  <w:comment w:id="18856" w:author="Steve Hanson" w:date="2013-07-24T17:51:00Z" w:initials="SMH">
    <w:p w14:paraId="6ECE6EF2" w14:textId="77777777" w:rsidR="00B900F3" w:rsidRDefault="00B900F3">
      <w:pPr>
        <w:pStyle w:val="CommentText"/>
      </w:pPr>
      <w:r>
        <w:rPr>
          <w:rStyle w:val="CommentReference"/>
        </w:rPr>
        <w:annotationRef/>
      </w:r>
      <w:r>
        <w:t xml:space="preserve">Errata 3.2 </w:t>
      </w:r>
      <w:r w:rsidRPr="001A0D94">
        <w:rPr>
          <w:b/>
        </w:rPr>
        <w:t>DONE</w:t>
      </w:r>
    </w:p>
  </w:comment>
  <w:comment w:id="18867" w:author="Steve Hanson" w:date="2013-07-24T17:51:00Z" w:initials="SMH">
    <w:p w14:paraId="5DFDBCF2" w14:textId="77777777" w:rsidR="00B900F3" w:rsidRDefault="00B900F3">
      <w:pPr>
        <w:pStyle w:val="CommentText"/>
      </w:pPr>
      <w:r>
        <w:rPr>
          <w:rStyle w:val="CommentReference"/>
        </w:rPr>
        <w:annotationRef/>
      </w:r>
      <w:r>
        <w:t>Need to add that empty string is a schema definition error.</w:t>
      </w:r>
    </w:p>
  </w:comment>
  <w:comment w:id="18868" w:author="mbeckerle" w:date="2013-07-24T17:51:00Z" w:initials="m">
    <w:p w14:paraId="5D6F23BD" w14:textId="4CF5C7E2" w:rsidR="00B900F3" w:rsidRDefault="00B900F3">
      <w:pPr>
        <w:pStyle w:val="CommentText"/>
      </w:pPr>
      <w:r>
        <w:rPr>
          <w:rStyle w:val="CommentReference"/>
        </w:rPr>
        <w:annotationRef/>
      </w:r>
      <w:r>
        <w:t>Not sure. The type is DFDL Expression. So it' can't be "" because that's not a DFDL expression.</w:t>
      </w:r>
    </w:p>
    <w:p w14:paraId="260FF34E" w14:textId="77777777" w:rsidR="00B900F3" w:rsidRDefault="00B900F3">
      <w:pPr>
        <w:pStyle w:val="CommentText"/>
      </w:pPr>
    </w:p>
    <w:p w14:paraId="0C020D0F" w14:textId="45BBB7C3" w:rsidR="00B900F3" w:rsidRDefault="00B900F3">
      <w:pPr>
        <w:pStyle w:val="CommentText"/>
      </w:pPr>
      <w:r>
        <w:t>The runtime value *can* be a empty string because the type of the element might be xs:string.</w:t>
      </w:r>
    </w:p>
    <w:p w14:paraId="7BFD2F66" w14:textId="77777777" w:rsidR="00B900F3" w:rsidRDefault="00B900F3">
      <w:pPr>
        <w:pStyle w:val="CommentText"/>
      </w:pPr>
    </w:p>
    <w:p w14:paraId="124F260C" w14:textId="730CEABB" w:rsidR="00B900F3" w:rsidRDefault="00B900F3">
      <w:pPr>
        <w:pStyle w:val="CommentText"/>
      </w:pPr>
      <w:r>
        <w:t>In general, other places specify that a DFDL Expression cannot be “”. You must have braces, and you must have something inside the braces that is a valid expression. I don’t think we should detail that here redundantly.</w:t>
      </w:r>
    </w:p>
    <w:p w14:paraId="2E14ADFD" w14:textId="77777777" w:rsidR="00B900F3" w:rsidRDefault="00B900F3">
      <w:pPr>
        <w:pStyle w:val="CommentText"/>
      </w:pPr>
    </w:p>
    <w:p w14:paraId="51032AD0" w14:textId="67F02ACA" w:rsidR="00B900F3" w:rsidRDefault="00B900F3">
      <w:pPr>
        <w:pStyle w:val="CommentText"/>
      </w:pPr>
      <w:r>
        <w:t>DONE</w:t>
      </w:r>
    </w:p>
  </w:comment>
  <w:comment w:id="18865" w:author="Steve Hanson" w:date="2013-07-24T17:51:00Z" w:initials="SMH">
    <w:p w14:paraId="6B10F4A2" w14:textId="77777777" w:rsidR="00B900F3" w:rsidRDefault="00B900F3">
      <w:pPr>
        <w:pStyle w:val="CommentText"/>
      </w:pPr>
      <w:r>
        <w:rPr>
          <w:rStyle w:val="CommentReference"/>
        </w:rPr>
        <w:annotationRef/>
      </w:r>
      <w:r>
        <w:t>Errata 3.2 changes property to behave like dfdl:ref</w:t>
      </w:r>
    </w:p>
    <w:p w14:paraId="0485E537" w14:textId="77777777" w:rsidR="00B900F3" w:rsidRDefault="00B900F3">
      <w:pPr>
        <w:pStyle w:val="CommentText"/>
      </w:pPr>
    </w:p>
    <w:p w14:paraId="1FB713EC" w14:textId="77777777" w:rsidR="00B900F3" w:rsidRDefault="00B900F3">
      <w:pPr>
        <w:pStyle w:val="CommentText"/>
      </w:pPr>
      <w:r>
        <w:t>DONE</w:t>
      </w:r>
    </w:p>
  </w:comment>
  <w:comment w:id="18876" w:author="Steve Hanson" w:date="2013-07-24T17:51:00Z" w:initials="SMH">
    <w:p w14:paraId="7A3C1378" w14:textId="77777777" w:rsidR="00B900F3" w:rsidRDefault="00B900F3">
      <w:pPr>
        <w:pStyle w:val="CommentText"/>
      </w:pPr>
      <w:r>
        <w:rPr>
          <w:rStyle w:val="CommentReference"/>
        </w:rPr>
        <w:annotationRef/>
      </w:r>
      <w:r>
        <w:t>Need to make same change here as for inputValueCalc above.</w:t>
      </w:r>
    </w:p>
  </w:comment>
  <w:comment w:id="18877" w:author="mbeckerle" w:date="2013-07-24T17:51:00Z" w:initials="m">
    <w:p w14:paraId="3C30491F" w14:textId="693C3DCB" w:rsidR="00B900F3" w:rsidRDefault="00B900F3">
      <w:pPr>
        <w:pStyle w:val="CommentText"/>
      </w:pPr>
      <w:r>
        <w:rPr>
          <w:rStyle w:val="CommentReference"/>
        </w:rPr>
        <w:annotationRef/>
      </w:r>
      <w:r>
        <w:t>Fixed by deleting misleading sentence.</w:t>
      </w:r>
    </w:p>
    <w:p w14:paraId="08704D8D" w14:textId="4E5CF66C" w:rsidR="00B900F3" w:rsidRDefault="00B900F3">
      <w:pPr>
        <w:pStyle w:val="CommentText"/>
      </w:pPr>
      <w:r>
        <w:t>DONE</w:t>
      </w:r>
    </w:p>
  </w:comment>
  <w:comment w:id="18874" w:author="Steve Hanson" w:date="2013-07-24T17:51:00Z" w:initials="SMH">
    <w:p w14:paraId="6A46888C" w14:textId="77777777" w:rsidR="00B900F3" w:rsidRDefault="00B900F3">
      <w:pPr>
        <w:pStyle w:val="CommentText"/>
      </w:pPr>
      <w:r>
        <w:rPr>
          <w:rStyle w:val="CommentReference"/>
        </w:rPr>
        <w:annotationRef/>
      </w:r>
      <w:r>
        <w:t>Errata 2.35 expands this</w:t>
      </w:r>
    </w:p>
    <w:p w14:paraId="643CCE5A" w14:textId="77777777" w:rsidR="00B900F3" w:rsidRDefault="00B900F3">
      <w:pPr>
        <w:pStyle w:val="CommentText"/>
      </w:pPr>
    </w:p>
    <w:p w14:paraId="5E8C2F29" w14:textId="4F340948" w:rsidR="00B900F3" w:rsidRDefault="00B900F3">
      <w:pPr>
        <w:pStyle w:val="CommentText"/>
      </w:pPr>
      <w:r>
        <w:t>DONE</w:t>
      </w:r>
    </w:p>
  </w:comment>
  <w:comment w:id="18881" w:author="Steve Hanson" w:date="2013-07-24T17:51:00Z" w:initials="SMH">
    <w:p w14:paraId="7E60A364" w14:textId="77777777" w:rsidR="00B900F3" w:rsidRDefault="00B900F3">
      <w:pPr>
        <w:pStyle w:val="CommentText"/>
      </w:pPr>
      <w:r>
        <w:rPr>
          <w:rStyle w:val="CommentReference"/>
        </w:rPr>
        <w:annotationRef/>
      </w:r>
      <w:r>
        <w:t xml:space="preserve">Errata 3.2 </w:t>
      </w:r>
      <w:r w:rsidRPr="001A0D94">
        <w:rPr>
          <w:b/>
        </w:rPr>
        <w:t>DONE</w:t>
      </w:r>
    </w:p>
  </w:comment>
  <w:comment w:id="18890" w:author="mbeckerle" w:date="2013-07-24T17:51:00Z" w:initials="m">
    <w:p w14:paraId="471B9207" w14:textId="09BC0131" w:rsidR="00B900F3" w:rsidRDefault="00B900F3">
      <w:pPr>
        <w:pStyle w:val="CommentText"/>
      </w:pPr>
      <w:r>
        <w:rPr>
          <w:rStyle w:val="CommentReference"/>
        </w:rPr>
        <w:annotationRef/>
      </w:r>
      <w:r>
        <w:t>(DONE)</w:t>
      </w:r>
    </w:p>
    <w:p w14:paraId="6DBDC470" w14:textId="4C9FBDF4" w:rsidR="00B900F3" w:rsidRDefault="00B900F3">
      <w:pPr>
        <w:pStyle w:val="CommentText"/>
      </w:pPr>
      <w:r>
        <w:t>Do we want to say something about implementations placing limits here?</w:t>
      </w:r>
    </w:p>
    <w:p w14:paraId="5BDD1C9E" w14:textId="77777777" w:rsidR="00B900F3" w:rsidRDefault="00B900F3">
      <w:pPr>
        <w:pStyle w:val="CommentText"/>
      </w:pPr>
    </w:p>
    <w:p w14:paraId="27470A57" w14:textId="6B647722" w:rsidR="00B900F3" w:rsidRDefault="00B900F3">
      <w:pPr>
        <w:pStyle w:val="CommentText"/>
      </w:pPr>
      <w:r>
        <w:t>Can that be said centrally elseswhere, e.g., in the section about the expression language?</w:t>
      </w:r>
    </w:p>
    <w:p w14:paraId="30B2C582" w14:textId="77777777" w:rsidR="00B900F3" w:rsidRDefault="00B900F3">
      <w:pPr>
        <w:pStyle w:val="CommentText"/>
      </w:pPr>
    </w:p>
    <w:p w14:paraId="6EC9B123" w14:textId="0DF6B8D8" w:rsidR="00B900F3" w:rsidRDefault="00B900F3">
      <w:pPr>
        <w:pStyle w:val="CommentText"/>
      </w:pPr>
      <w:r>
        <w:t xml:space="preserve">DONE - section 23.1 mentions this specifically in a paragraph. However, there is not a heading specifically about implantation limits, and I don't think a cross reference is needed really. </w:t>
      </w:r>
    </w:p>
  </w:comment>
  <w:comment w:id="18899" w:author="Steve Hanson" w:date="2013-07-24T17:51:00Z" w:initials="SMH">
    <w:p w14:paraId="0D371100" w14:textId="77777777" w:rsidR="00B900F3" w:rsidRDefault="00B900F3">
      <w:pPr>
        <w:pStyle w:val="CommentText"/>
      </w:pPr>
      <w:r>
        <w:rPr>
          <w:rStyle w:val="CommentReference"/>
        </w:rPr>
        <w:annotationRef/>
      </w:r>
      <w:r>
        <w:t>Need to add that empty string is a schema definition error.</w:t>
      </w:r>
    </w:p>
    <w:p w14:paraId="77415113" w14:textId="77777777" w:rsidR="00B900F3" w:rsidRDefault="00B900F3">
      <w:pPr>
        <w:pStyle w:val="CommentText"/>
      </w:pPr>
    </w:p>
    <w:p w14:paraId="1FD0492E" w14:textId="083B30CA" w:rsidR="00B900F3" w:rsidRDefault="00B900F3">
      <w:pPr>
        <w:pStyle w:val="CommentText"/>
      </w:pPr>
      <w:r>
        <w:t>Don't think so - See comment above on inputValueCalc.</w:t>
      </w:r>
    </w:p>
    <w:p w14:paraId="0A8D0221" w14:textId="77777777" w:rsidR="00B900F3" w:rsidRDefault="00B900F3">
      <w:pPr>
        <w:pStyle w:val="CommentText"/>
      </w:pPr>
    </w:p>
    <w:p w14:paraId="73EC1D4F" w14:textId="2631FE2B" w:rsidR="00B900F3" w:rsidRDefault="00B900F3">
      <w:pPr>
        <w:pStyle w:val="CommentText"/>
      </w:pPr>
      <w:r>
        <w:t>DONE</w:t>
      </w:r>
    </w:p>
  </w:comment>
  <w:comment w:id="18900" w:author="Steve Hanson" w:date="2013-07-24T17:51:00Z" w:initials="SMH">
    <w:p w14:paraId="1493E32D" w14:textId="77777777" w:rsidR="00B900F3" w:rsidRDefault="00B900F3" w:rsidP="001A0D94">
      <w:pPr>
        <w:pStyle w:val="CommentText"/>
      </w:pPr>
      <w:r>
        <w:rPr>
          <w:rStyle w:val="CommentReference"/>
        </w:rPr>
        <w:annotationRef/>
      </w:r>
      <w:r>
        <w:t>Errata 3.2 changes property to behave like dfdl:ref</w:t>
      </w:r>
      <w:r>
        <w:rPr>
          <w:rStyle w:val="CommentReference"/>
        </w:rPr>
        <w:annotationRef/>
      </w:r>
    </w:p>
    <w:p w14:paraId="4F840537" w14:textId="77777777" w:rsidR="00B900F3" w:rsidRDefault="00B900F3" w:rsidP="001A0D94">
      <w:pPr>
        <w:pStyle w:val="CommentText"/>
      </w:pPr>
    </w:p>
    <w:p w14:paraId="16C8FB1B" w14:textId="3755F268" w:rsidR="00B900F3" w:rsidRDefault="00B900F3" w:rsidP="001A0D94">
      <w:pPr>
        <w:pStyle w:val="CommentText"/>
      </w:pPr>
      <w:r>
        <w:t>DONE</w:t>
      </w:r>
    </w:p>
  </w:comment>
  <w:comment w:id="19241" w:author="mbeckerle" w:date="2013-07-24T17:51:00Z" w:initials="m">
    <w:p w14:paraId="6C25F92C" w14:textId="3D58E034" w:rsidR="00B900F3" w:rsidRDefault="00B900F3">
      <w:pPr>
        <w:pStyle w:val="CommentText"/>
      </w:pPr>
      <w:r>
        <w:rPr>
          <w:rStyle w:val="CommentReference"/>
        </w:rPr>
        <w:annotationRef/>
      </w:r>
      <w:r>
        <w:t>Errata 3.17 done.</w:t>
      </w:r>
    </w:p>
    <w:p w14:paraId="159E0A21" w14:textId="77777777" w:rsidR="00B900F3" w:rsidRDefault="00B900F3">
      <w:pPr>
        <w:pStyle w:val="CommentText"/>
      </w:pPr>
    </w:p>
  </w:comment>
  <w:comment w:id="19265" w:author="Steve Hanson" w:date="2013-07-24T17:51:00Z" w:initials="SMH">
    <w:p w14:paraId="749DE3FF" w14:textId="0223F760" w:rsidR="00B900F3" w:rsidRDefault="00B900F3">
      <w:pPr>
        <w:pStyle w:val="CommentText"/>
      </w:pPr>
      <w:r>
        <w:rPr>
          <w:rStyle w:val="CommentReference"/>
        </w:rPr>
        <w:annotationRef/>
      </w:r>
      <w:r>
        <w:t>Really?  There is still value in providing expressions without variables (IBM DFDL does this today).</w:t>
      </w:r>
    </w:p>
    <w:p w14:paraId="643563F0" w14:textId="77777777" w:rsidR="00B900F3" w:rsidRDefault="00B900F3">
      <w:pPr>
        <w:pStyle w:val="CommentText"/>
      </w:pPr>
    </w:p>
    <w:p w14:paraId="0EDD1D22" w14:textId="42F1250C" w:rsidR="00B900F3" w:rsidRDefault="00B900F3">
      <w:pPr>
        <w:pStyle w:val="CommentText"/>
      </w:pPr>
      <w:r>
        <w:t>Removed misleading sentence</w:t>
      </w:r>
    </w:p>
    <w:p w14:paraId="7CE39C53" w14:textId="77777777" w:rsidR="00B900F3" w:rsidRDefault="00B900F3">
      <w:pPr>
        <w:pStyle w:val="CommentText"/>
      </w:pPr>
    </w:p>
    <w:p w14:paraId="3BAEC181" w14:textId="021381B3" w:rsidR="00B900F3" w:rsidRDefault="00B900F3">
      <w:pPr>
        <w:pStyle w:val="CommentText"/>
      </w:pPr>
      <w:r>
        <w:t>DONE</w:t>
      </w:r>
    </w:p>
  </w:comment>
  <w:comment w:id="19266" w:author="mbeckerle" w:date="2013-07-24T17:51:00Z" w:initials="m">
    <w:p w14:paraId="1BCBC967" w14:textId="4AD828A9" w:rsidR="00B900F3" w:rsidRDefault="00B900F3">
      <w:pPr>
        <w:pStyle w:val="CommentText"/>
      </w:pPr>
      <w:r>
        <w:rPr>
          <w:rStyle w:val="CommentReference"/>
        </w:rPr>
        <w:annotationRef/>
      </w:r>
      <w:r>
        <w:t xml:space="preserve">I’m pretty sure we missed this. </w:t>
      </w:r>
    </w:p>
    <w:p w14:paraId="2E337FAC" w14:textId="77777777" w:rsidR="00B900F3" w:rsidRDefault="00B900F3">
      <w:pPr>
        <w:pStyle w:val="CommentText"/>
      </w:pPr>
    </w:p>
    <w:p w14:paraId="3D8C8D43" w14:textId="5614F5F1" w:rsidR="00B900F3" w:rsidRDefault="00B900F3">
      <w:pPr>
        <w:pStyle w:val="CommentText"/>
      </w:pPr>
      <w:r>
        <w:t>SMH: I think the assumption was that BCD was supported by the core.</w:t>
      </w:r>
    </w:p>
    <w:p w14:paraId="5B71724F" w14:textId="77777777" w:rsidR="00B900F3" w:rsidRDefault="00B900F3">
      <w:pPr>
        <w:pStyle w:val="CommentText"/>
      </w:pPr>
    </w:p>
    <w:p w14:paraId="2A3B32F7" w14:textId="3C1F07A5" w:rsidR="00B900F3" w:rsidRDefault="00B900F3">
      <w:pPr>
        <w:pStyle w:val="CommentText"/>
      </w:pPr>
      <w:r>
        <w:t>DONE (BCD is optional)</w:t>
      </w:r>
    </w:p>
  </w:comment>
  <w:comment w:id="19294" w:author="Steve Hanson" w:date="2013-07-24T17:51:00Z" w:initials="SMH">
    <w:p w14:paraId="4786A136" w14:textId="77777777" w:rsidR="00B900F3" w:rsidRDefault="00B900F3">
      <w:pPr>
        <w:pStyle w:val="CommentText"/>
      </w:pPr>
      <w:r>
        <w:rPr>
          <w:rStyle w:val="CommentReference"/>
        </w:rPr>
        <w:annotationRef/>
      </w:r>
      <w:r>
        <w:t>Errata 3.8 relaxes this.</w:t>
      </w:r>
    </w:p>
  </w:comment>
  <w:comment w:id="19295" w:author="mbeckerle" w:date="2013-07-24T17:51:00Z" w:initials="m">
    <w:p w14:paraId="61CB7C57" w14:textId="60FCB265" w:rsidR="00B900F3" w:rsidRDefault="00B900F3">
      <w:pPr>
        <w:pStyle w:val="CommentText"/>
      </w:pPr>
      <w:r>
        <w:rPr>
          <w:rStyle w:val="CommentReference"/>
        </w:rPr>
        <w:annotationRef/>
      </w:r>
      <w:r>
        <w:t>DONE</w:t>
      </w:r>
    </w:p>
    <w:p w14:paraId="529BD92E" w14:textId="77777777" w:rsidR="00B900F3" w:rsidRDefault="00B900F3">
      <w:pPr>
        <w:pStyle w:val="CommentText"/>
      </w:pPr>
    </w:p>
    <w:p w14:paraId="33702A3F" w14:textId="0AE74B8A" w:rsidR="00B900F3" w:rsidRDefault="00B900F3">
      <w:pPr>
        <w:pStyle w:val="CommentText"/>
      </w:pPr>
      <w:r>
        <w:t xml:space="preserve">I wasn't sure what to change this to. I am concerned about schemas being used by a subset processor, which ignore some of the properties on the schema, but don't get an SDE, but then attempt to parse data, and fail.... but they're ignoring properties (intentionally) that need to be used to successfully parse data. </w:t>
      </w:r>
    </w:p>
    <w:p w14:paraId="67ACD6DE" w14:textId="77777777" w:rsidR="00B900F3" w:rsidRDefault="00B900F3">
      <w:pPr>
        <w:pStyle w:val="CommentText"/>
      </w:pPr>
    </w:p>
    <w:p w14:paraId="6CBBFD01" w14:textId="3E36D0E5" w:rsidR="00B900F3" w:rsidRDefault="00B900F3">
      <w:pPr>
        <w:pStyle w:val="CommentText"/>
      </w:pPr>
      <w:r>
        <w:t>Perhaps any conforming processor must recognize all DFDL v1.0 properties (just the property names, not validating the values) and when found output a warning (via unspecified mechanism) indicating that the property is not implemented.</w:t>
      </w:r>
    </w:p>
    <w:p w14:paraId="796CCDB2" w14:textId="77777777" w:rsidR="00B900F3" w:rsidRDefault="00B900F3">
      <w:pPr>
        <w:pStyle w:val="CommentText"/>
      </w:pPr>
    </w:p>
    <w:p w14:paraId="6EBDAFD7" w14:textId="12FDBD4B" w:rsidR="00B900F3" w:rsidRDefault="00B900F3">
      <w:pPr>
        <w:pStyle w:val="CommentText"/>
      </w:pPr>
      <w:r>
        <w:t>SMH: The latter was my original intent, but we agreed on a WG call to relax this, see errata 3.8 which says a DFDL processor “…t</w:t>
      </w:r>
      <w:r>
        <w:rPr>
          <w:rFonts w:ascii="Helv" w:hAnsi="Helv" w:cs="Helv"/>
          <w:color w:val="000000"/>
        </w:rPr>
        <w:t>hat</w:t>
      </w:r>
      <w:r>
        <w:rPr>
          <w:rFonts w:ascii="Helv" w:eastAsia="Helv" w:hAnsi="Helv" w:cs="Helv"/>
          <w:color w:val="000000"/>
        </w:rPr>
        <w:t xml:space="preserve"> </w:t>
      </w:r>
      <w:r>
        <w:rPr>
          <w:rFonts w:ascii="Helv" w:hAnsi="Helv" w:cs="Helv"/>
          <w:color w:val="000000"/>
        </w:rPr>
        <w:t>does</w:t>
      </w:r>
      <w:r>
        <w:rPr>
          <w:rFonts w:ascii="Helv" w:eastAsia="Helv" w:hAnsi="Helv" w:cs="Helv"/>
          <w:color w:val="000000"/>
        </w:rPr>
        <w:t xml:space="preserve"> </w:t>
      </w:r>
      <w:r>
        <w:rPr>
          <w:rFonts w:ascii="Helv" w:hAnsi="Helv" w:cs="Helv"/>
          <w:color w:val="000000"/>
        </w:rPr>
        <w:t>not</w:t>
      </w:r>
      <w:r>
        <w:rPr>
          <w:rFonts w:ascii="Helv" w:eastAsia="Helv" w:hAnsi="Helv" w:cs="Helv"/>
          <w:color w:val="000000"/>
        </w:rPr>
        <w:t xml:space="preserve"> </w:t>
      </w:r>
      <w:r>
        <w:rPr>
          <w:rFonts w:ascii="Helv" w:hAnsi="Helv" w:cs="Helv"/>
          <w:color w:val="000000"/>
        </w:rPr>
        <w:t>implement</w:t>
      </w:r>
      <w:r>
        <w:rPr>
          <w:rFonts w:ascii="Helv" w:eastAsia="Helv" w:hAnsi="Helv" w:cs="Helv"/>
          <w:color w:val="000000"/>
        </w:rPr>
        <w:t xml:space="preserve"> </w:t>
      </w:r>
      <w:r>
        <w:rPr>
          <w:rFonts w:ascii="Helv" w:hAnsi="Helv" w:cs="Helv"/>
          <w:color w:val="000000"/>
        </w:rPr>
        <w:t>some</w:t>
      </w:r>
      <w:r>
        <w:rPr>
          <w:rFonts w:ascii="Helv" w:eastAsia="Helv" w:hAnsi="Helv" w:cs="Helv"/>
          <w:color w:val="000000"/>
        </w:rPr>
        <w:t xml:space="preserve"> </w:t>
      </w:r>
      <w:r>
        <w:rPr>
          <w:rFonts w:ascii="Helv" w:hAnsi="Helv" w:cs="Helv"/>
          <w:color w:val="000000"/>
        </w:rPr>
        <w:t>optional</w:t>
      </w:r>
      <w:r>
        <w:rPr>
          <w:rFonts w:ascii="Helv" w:eastAsia="Helv" w:hAnsi="Helv" w:cs="Helv"/>
          <w:color w:val="000000"/>
        </w:rPr>
        <w:t xml:space="preserve"> </w:t>
      </w:r>
      <w:r>
        <w:rPr>
          <w:rFonts w:ascii="Helv" w:hAnsi="Helv" w:cs="Helv"/>
          <w:color w:val="000000"/>
        </w:rPr>
        <w:t>features</w:t>
      </w:r>
      <w:r>
        <w:rPr>
          <w:rFonts w:ascii="Helv" w:eastAsia="Helv" w:hAnsi="Helv" w:cs="Helv"/>
          <w:color w:val="000000"/>
        </w:rPr>
        <w:t xml:space="preserve"> </w:t>
      </w:r>
      <w:r>
        <w:rPr>
          <w:rFonts w:ascii="Helv" w:hAnsi="Helv" w:cs="Helv"/>
          <w:color w:val="000000"/>
        </w:rPr>
        <w:t>does</w:t>
      </w:r>
      <w:r>
        <w:rPr>
          <w:rFonts w:ascii="Helv" w:eastAsia="Helv" w:hAnsi="Helv" w:cs="Helv"/>
          <w:color w:val="000000"/>
        </w:rPr>
        <w:t xml:space="preserve"> </w:t>
      </w:r>
      <w:r>
        <w:rPr>
          <w:rFonts w:ascii="Helv" w:hAnsi="Helv" w:cs="Helv"/>
          <w:color w:val="000000"/>
        </w:rPr>
        <w:t>not</w:t>
      </w:r>
      <w:r>
        <w:rPr>
          <w:rFonts w:ascii="Helv" w:eastAsia="Helv" w:hAnsi="Helv" w:cs="Helv"/>
          <w:color w:val="000000"/>
        </w:rPr>
        <w:t xml:space="preserve"> </w:t>
      </w:r>
      <w:r>
        <w:rPr>
          <w:rFonts w:ascii="Helv" w:hAnsi="Helv" w:cs="Helv"/>
          <w:color w:val="000000"/>
        </w:rPr>
        <w:t>have</w:t>
      </w:r>
      <w:r>
        <w:rPr>
          <w:rFonts w:ascii="Helv" w:eastAsia="Helv" w:hAnsi="Helv" w:cs="Helv"/>
          <w:color w:val="000000"/>
        </w:rPr>
        <w:t xml:space="preserve"> </w:t>
      </w:r>
      <w:r>
        <w:rPr>
          <w:rFonts w:ascii="Helv" w:hAnsi="Helv" w:cs="Helv"/>
          <w:color w:val="000000"/>
        </w:rPr>
        <w:t>to</w:t>
      </w:r>
      <w:r>
        <w:rPr>
          <w:rFonts w:ascii="Helv" w:eastAsia="Helv" w:hAnsi="Helv" w:cs="Helv"/>
          <w:color w:val="000000"/>
        </w:rPr>
        <w:t xml:space="preserve"> </w:t>
      </w:r>
      <w:r>
        <w:rPr>
          <w:rFonts w:ascii="Helv" w:hAnsi="Helv" w:cs="Helv"/>
          <w:color w:val="000000"/>
        </w:rPr>
        <w:t>validate</w:t>
      </w:r>
      <w:r>
        <w:rPr>
          <w:rFonts w:ascii="Helv" w:eastAsia="Helv" w:hAnsi="Helv" w:cs="Helv"/>
          <w:color w:val="000000"/>
        </w:rPr>
        <w:t xml:space="preserve"> </w:t>
      </w:r>
      <w:r>
        <w:rPr>
          <w:rFonts w:ascii="Helv" w:hAnsi="Helv" w:cs="Helv"/>
          <w:color w:val="000000"/>
        </w:rPr>
        <w:t>properties</w:t>
      </w:r>
      <w:r>
        <w:rPr>
          <w:rFonts w:ascii="Helv" w:eastAsia="Helv" w:hAnsi="Helv" w:cs="Helv"/>
          <w:color w:val="000000"/>
        </w:rPr>
        <w:t xml:space="preserve"> </w:t>
      </w:r>
      <w:r>
        <w:rPr>
          <w:rFonts w:ascii="Helv" w:hAnsi="Helv" w:cs="Helv"/>
          <w:color w:val="000000"/>
        </w:rPr>
        <w:t>required</w:t>
      </w:r>
      <w:r>
        <w:rPr>
          <w:rFonts w:ascii="Helv" w:eastAsia="Helv" w:hAnsi="Helv" w:cs="Helv"/>
          <w:color w:val="000000"/>
        </w:rPr>
        <w:t xml:space="preserve"> </w:t>
      </w:r>
      <w:r>
        <w:rPr>
          <w:rFonts w:ascii="Helv" w:hAnsi="Helv" w:cs="Helv"/>
          <w:color w:val="000000"/>
        </w:rPr>
        <w:t>by</w:t>
      </w:r>
      <w:r>
        <w:rPr>
          <w:rFonts w:ascii="Helv" w:eastAsia="Helv" w:hAnsi="Helv" w:cs="Helv"/>
          <w:color w:val="000000"/>
        </w:rPr>
        <w:t xml:space="preserve"> </w:t>
      </w:r>
      <w:r>
        <w:rPr>
          <w:rFonts w:ascii="Helv" w:hAnsi="Helv" w:cs="Helv"/>
          <w:color w:val="000000"/>
        </w:rPr>
        <w:t>those</w:t>
      </w:r>
      <w:r>
        <w:rPr>
          <w:rFonts w:ascii="Helv" w:eastAsia="Helv" w:hAnsi="Helv" w:cs="Helv"/>
          <w:color w:val="000000"/>
        </w:rPr>
        <w:t xml:space="preserve"> </w:t>
      </w:r>
      <w:r>
        <w:rPr>
          <w:rFonts w:ascii="Helv" w:hAnsi="Helv" w:cs="Helv"/>
          <w:color w:val="000000"/>
        </w:rPr>
        <w:t>optional</w:t>
      </w:r>
      <w:r>
        <w:rPr>
          <w:rFonts w:ascii="Helv" w:eastAsia="Helv" w:hAnsi="Helv" w:cs="Helv"/>
          <w:color w:val="000000"/>
        </w:rPr>
        <w:t xml:space="preserve"> </w:t>
      </w:r>
      <w:r>
        <w:rPr>
          <w:rFonts w:ascii="Helv" w:hAnsi="Helv" w:cs="Helv"/>
          <w:color w:val="000000"/>
        </w:rPr>
        <w:t>features,</w:t>
      </w:r>
      <w:r>
        <w:rPr>
          <w:rFonts w:ascii="Helv" w:eastAsia="Helv" w:hAnsi="Helv" w:cs="Helv"/>
          <w:color w:val="000000"/>
        </w:rPr>
        <w:t xml:space="preserve"> </w:t>
      </w:r>
      <w:r>
        <w:rPr>
          <w:rFonts w:ascii="Helv" w:hAnsi="Helv" w:cs="Helv"/>
          <w:color w:val="000000"/>
        </w:rPr>
        <w:t>though</w:t>
      </w:r>
      <w:r>
        <w:rPr>
          <w:rFonts w:ascii="Helv" w:eastAsia="Helv" w:hAnsi="Helv" w:cs="Helv"/>
          <w:color w:val="000000"/>
        </w:rPr>
        <w:t xml:space="preserve"> </w:t>
      </w:r>
      <w:r>
        <w:rPr>
          <w:rFonts w:ascii="Helv" w:hAnsi="Helv" w:cs="Helv"/>
          <w:color w:val="000000"/>
        </w:rPr>
        <w:t>it</w:t>
      </w:r>
      <w:r>
        <w:rPr>
          <w:rFonts w:ascii="Helv" w:eastAsia="Helv" w:hAnsi="Helv" w:cs="Helv"/>
          <w:color w:val="000000"/>
        </w:rPr>
        <w:t xml:space="preserve"> </w:t>
      </w:r>
      <w:r>
        <w:rPr>
          <w:rFonts w:ascii="Helv" w:hAnsi="Helv" w:cs="Helv"/>
          <w:color w:val="000000"/>
        </w:rPr>
        <w:t>is</w:t>
      </w:r>
      <w:r>
        <w:rPr>
          <w:rFonts w:ascii="Helv" w:eastAsia="Helv" w:hAnsi="Helv" w:cs="Helv"/>
          <w:color w:val="000000"/>
        </w:rPr>
        <w:t xml:space="preserve"> </w:t>
      </w:r>
      <w:r>
        <w:rPr>
          <w:rFonts w:ascii="Helv" w:hAnsi="Helv" w:cs="Helv"/>
          <w:color w:val="000000"/>
        </w:rPr>
        <w:t>recommended</w:t>
      </w:r>
      <w:r>
        <w:rPr>
          <w:rFonts w:ascii="Helv" w:eastAsia="Helv" w:hAnsi="Helv" w:cs="Helv"/>
          <w:color w:val="000000"/>
        </w:rPr>
        <w:t xml:space="preserve"> </w:t>
      </w:r>
      <w:r>
        <w:rPr>
          <w:rFonts w:ascii="Helv" w:hAnsi="Helv" w:cs="Helv"/>
          <w:color w:val="000000"/>
        </w:rPr>
        <w:t>that</w:t>
      </w:r>
      <w:r>
        <w:rPr>
          <w:rFonts w:ascii="Helv" w:eastAsia="Helv" w:hAnsi="Helv" w:cs="Helv"/>
          <w:color w:val="000000"/>
        </w:rPr>
        <w:t xml:space="preserve"> </w:t>
      </w:r>
      <w:r>
        <w:rPr>
          <w:rFonts w:ascii="Helv" w:hAnsi="Helv" w:cs="Helv"/>
          <w:color w:val="000000"/>
        </w:rPr>
        <w:t>it</w:t>
      </w:r>
      <w:r>
        <w:rPr>
          <w:rFonts w:ascii="Helv" w:eastAsia="Helv" w:hAnsi="Helv" w:cs="Helv"/>
          <w:color w:val="000000"/>
        </w:rPr>
        <w:t xml:space="preserve"> </w:t>
      </w:r>
      <w:r>
        <w:rPr>
          <w:rFonts w:ascii="Helv" w:hAnsi="Helv" w:cs="Helv"/>
          <w:color w:val="000000"/>
        </w:rPr>
        <w:t>does</w:t>
      </w:r>
      <w:r>
        <w:rPr>
          <w:rFonts w:ascii="Helv" w:eastAsia="Helv" w:hAnsi="Helv" w:cs="Helv"/>
          <w:color w:val="000000"/>
        </w:rPr>
        <w:t xml:space="preserve"> </w:t>
      </w:r>
      <w:r>
        <w:rPr>
          <w:rFonts w:ascii="Helv" w:hAnsi="Helv" w:cs="Helv"/>
          <w:color w:val="000000"/>
        </w:rPr>
        <w:t>so</w:t>
      </w:r>
      <w:r>
        <w:rPr>
          <w:rFonts w:ascii="Helv" w:eastAsia="Helv" w:hAnsi="Helv" w:cs="Helv"/>
          <w:color w:val="000000"/>
        </w:rPr>
        <w:t xml:space="preserve"> </w:t>
      </w:r>
      <w:r>
        <w:rPr>
          <w:rFonts w:ascii="Helv" w:hAnsi="Helv" w:cs="Helv"/>
          <w:color w:val="000000"/>
        </w:rPr>
        <w:t>for</w:t>
      </w:r>
      <w:r>
        <w:rPr>
          <w:rFonts w:ascii="Helv" w:eastAsia="Helv" w:hAnsi="Helv" w:cs="Helv"/>
          <w:color w:val="000000"/>
        </w:rPr>
        <w:t xml:space="preserve"> </w:t>
      </w:r>
      <w:r>
        <w:rPr>
          <w:rFonts w:ascii="Helv" w:hAnsi="Helv" w:cs="Helv"/>
          <w:color w:val="000000"/>
        </w:rPr>
        <w:t>portability</w:t>
      </w:r>
      <w:r>
        <w:rPr>
          <w:rFonts w:ascii="Helv" w:eastAsia="Helv" w:hAnsi="Helv" w:cs="Helv"/>
          <w:color w:val="000000"/>
        </w:rPr>
        <w:t xml:space="preserve"> </w:t>
      </w:r>
      <w:r>
        <w:rPr>
          <w:rFonts w:ascii="Helv" w:hAnsi="Helv" w:cs="Helv"/>
          <w:color w:val="000000"/>
        </w:rPr>
        <w:t>reasons</w:t>
      </w:r>
      <w:r>
        <w:t>”. Happy to revisit.</w:t>
      </w:r>
    </w:p>
  </w:comment>
  <w:comment w:id="19296" w:author="mbeckerle" w:date="2013-07-24T17:51:00Z" w:initials="m">
    <w:p w14:paraId="5CD731DD" w14:textId="46A0C98B" w:rsidR="00B900F3" w:rsidRDefault="00B900F3">
      <w:pPr>
        <w:pStyle w:val="CommentText"/>
      </w:pPr>
      <w:r>
        <w:rPr>
          <w:rStyle w:val="CommentReference"/>
        </w:rPr>
        <w:annotationRef/>
      </w:r>
    </w:p>
    <w:p w14:paraId="145F8D3E" w14:textId="77777777" w:rsidR="00B900F3" w:rsidRDefault="00B900F3">
      <w:pPr>
        <w:pStyle w:val="CommentText"/>
      </w:pPr>
    </w:p>
    <w:p w14:paraId="2D69E698" w14:textId="50F64A52" w:rsidR="00B900F3" w:rsidRDefault="00B900F3">
      <w:pPr>
        <w:pStyle w:val="CommentText"/>
      </w:pPr>
      <w:r>
        <w:t>Well if a schema uses an optional feature that is not supported, it really wants to be an SDE.</w:t>
      </w:r>
    </w:p>
    <w:p w14:paraId="103963D3" w14:textId="6405D315" w:rsidR="00B900F3" w:rsidRDefault="00B900F3">
      <w:pPr>
        <w:pStyle w:val="CommentText"/>
      </w:pPr>
    </w:p>
    <w:p w14:paraId="4B0A7295" w14:textId="2FC0AB07" w:rsidR="00B900F3" w:rsidRDefault="00B900F3">
      <w:pPr>
        <w:pStyle w:val="CommentText"/>
      </w:pPr>
      <w:r>
        <w:t xml:space="preserve">OTOH we don’t want to add a burden to implementors who want to create minimal implementations. </w:t>
      </w:r>
    </w:p>
    <w:p w14:paraId="04ED8C1E" w14:textId="77777777" w:rsidR="00B900F3" w:rsidRDefault="00B900F3">
      <w:pPr>
        <w:pStyle w:val="CommentText"/>
      </w:pPr>
    </w:p>
    <w:p w14:paraId="0D63756E" w14:textId="03012750" w:rsidR="00B900F3" w:rsidRDefault="00B900F3">
      <w:pPr>
        <w:pStyle w:val="CommentText"/>
      </w:pPr>
      <w:r>
        <w:t>So a middle ground is to require an SDE, but for any property the implementation does not use. That’s easier than requiring the implementation to recognize and check things like textBiDi=”no”. Instead one would get “unrecognized property textBiDi with value ‘no’.</w:t>
      </w:r>
    </w:p>
    <w:p w14:paraId="6AB37290" w14:textId="77777777" w:rsidR="00B900F3" w:rsidRDefault="00B900F3">
      <w:pPr>
        <w:pStyle w:val="CommentText"/>
      </w:pPr>
    </w:p>
    <w:p w14:paraId="53575FF1" w14:textId="7F504B24" w:rsidR="00B900F3" w:rsidRDefault="00B900F3">
      <w:pPr>
        <w:pStyle w:val="CommentText"/>
      </w:pPr>
      <w:r>
        <w:t xml:space="preserve">An implementation just has to pick off all attributres on dfdl annotation elements, and all short-form attributes in the dfdl namespace, and all dfdl:property elements with unknown names, and issue an “unrecognized property” SDE. So, this doesn’t seem so bad to me. </w:t>
      </w:r>
    </w:p>
    <w:p w14:paraId="5954C1A7" w14:textId="77777777" w:rsidR="00B900F3" w:rsidRDefault="00B900F3">
      <w:pPr>
        <w:pStyle w:val="CommentText"/>
      </w:pPr>
    </w:p>
    <w:p w14:paraId="23961244" w14:textId="17E02F35" w:rsidR="00B900F3" w:rsidRDefault="00B900F3">
      <w:pPr>
        <w:pStyle w:val="CommentText"/>
      </w:pPr>
      <w:r>
        <w:t>DONE (resolved – must warn about properties they don’t recognize)</w:t>
      </w:r>
    </w:p>
  </w:comment>
  <w:comment w:id="19353" w:author="mbeckerle" w:date="2013-07-24T17:51:00Z" w:initials="m">
    <w:p w14:paraId="57F8C66B" w14:textId="55D05145" w:rsidR="00B900F3" w:rsidRDefault="00B900F3">
      <w:pPr>
        <w:pStyle w:val="CommentText"/>
      </w:pPr>
      <w:r>
        <w:rPr>
          <w:rStyle w:val="CommentReference"/>
        </w:rPr>
        <w:annotationRef/>
      </w:r>
      <w:r>
        <w:t>(DONE)</w:t>
      </w:r>
    </w:p>
    <w:p w14:paraId="36FB2D89" w14:textId="77777777" w:rsidR="00B900F3" w:rsidRDefault="00B900F3">
      <w:pPr>
        <w:pStyle w:val="CommentText"/>
      </w:pPr>
    </w:p>
    <w:p w14:paraId="1A27F831" w14:textId="7DDA33B4" w:rsidR="00B900F3" w:rsidRDefault="00B900F3">
      <w:pPr>
        <w:pStyle w:val="CommentText"/>
      </w:pPr>
      <w:r>
        <w:t xml:space="preserve">This section has some of the issues the grammar section has. </w:t>
      </w:r>
    </w:p>
    <w:p w14:paraId="0A691F16" w14:textId="77777777" w:rsidR="00B900F3" w:rsidRDefault="00B900F3">
      <w:pPr>
        <w:pStyle w:val="CommentText"/>
      </w:pPr>
    </w:p>
    <w:p w14:paraId="36FE80BE" w14:textId="4FC388DD" w:rsidR="00B900F3" w:rsidRDefault="00B900F3">
      <w:pPr>
        <w:pStyle w:val="CommentText"/>
      </w:pPr>
      <w:r>
        <w:t>That is, that it's starting to be recognizably flawed and doesn't match what implementations really have to do.</w:t>
      </w:r>
    </w:p>
    <w:p w14:paraId="52B3763E" w14:textId="77777777" w:rsidR="00B900F3" w:rsidRDefault="00B900F3">
      <w:pPr>
        <w:pStyle w:val="CommentText"/>
      </w:pPr>
    </w:p>
    <w:p w14:paraId="2CF92A73" w14:textId="256241A6" w:rsidR="00B900F3" w:rsidRDefault="00B900F3">
      <w:pPr>
        <w:pStyle w:val="CommentText"/>
      </w:pPr>
      <w:r>
        <w:t>Resolved: make a specific suggestion for correction of flaws. Discussion of this resulted in decision to keep this section.</w:t>
      </w:r>
    </w:p>
  </w:comment>
  <w:comment w:id="19354" w:author="mbeckerle" w:date="2013-07-24T17:51:00Z" w:initials="m">
    <w:p w14:paraId="2A24FD42" w14:textId="78D9AD13" w:rsidR="00B900F3" w:rsidRDefault="00B900F3" w:rsidP="00C0154C">
      <w:pPr>
        <w:pStyle w:val="CommentText"/>
      </w:pPr>
      <w:r>
        <w:rPr>
          <w:rStyle w:val="CommentReference"/>
        </w:rPr>
        <w:annotationRef/>
      </w:r>
      <w:r>
        <w:t xml:space="preserve">DONE Do we have to fix this, or has this precedence outline now become obsolete as a concept? </w:t>
      </w:r>
    </w:p>
    <w:p w14:paraId="65A0F7A8" w14:textId="77777777" w:rsidR="00B900F3" w:rsidRDefault="00B900F3" w:rsidP="00C0154C">
      <w:pPr>
        <w:pStyle w:val="CommentText"/>
      </w:pPr>
    </w:p>
    <w:p w14:paraId="37F5D905" w14:textId="681493DB" w:rsidR="00B900F3" w:rsidRDefault="00B900F3" w:rsidP="00C0154C">
      <w:pPr>
        <w:pStyle w:val="CommentText"/>
      </w:pPr>
      <w:r>
        <w:t>E.g., if I recurse through the grammar, the properties that apply to each region define exactly this precedence order don’t they?</w:t>
      </w:r>
    </w:p>
    <w:p w14:paraId="7FC98C87" w14:textId="77777777" w:rsidR="00B900F3" w:rsidRDefault="00B900F3" w:rsidP="00C0154C">
      <w:pPr>
        <w:pStyle w:val="CommentText"/>
      </w:pPr>
    </w:p>
    <w:p w14:paraId="72F37FA9" w14:textId="5FFD5F4D" w:rsidR="00B900F3" w:rsidRDefault="00B900F3" w:rsidP="00C0154C">
      <w:pPr>
        <w:pStyle w:val="CommentText"/>
      </w:pPr>
      <w:r>
        <w:t xml:space="preserve">If we used the grammar as an outline. Make 2 copies (one for parsing, one for unparsing), then annotated each outline node with the properties that are referenced first at that node, do we get the same thing this is trying to be? </w:t>
      </w:r>
    </w:p>
    <w:p w14:paraId="71B9800B" w14:textId="77777777" w:rsidR="00B900F3" w:rsidRDefault="00B900F3" w:rsidP="00C0154C">
      <w:pPr>
        <w:pStyle w:val="CommentText"/>
      </w:pPr>
    </w:p>
    <w:p w14:paraId="3DE5030B" w14:textId="77A059FD" w:rsidR="00B900F3" w:rsidRDefault="00B900F3" w:rsidP="00C0154C">
      <w:pPr>
        <w:pStyle w:val="CommentText"/>
      </w:pPr>
      <w:r>
        <w:t>Resolved: Not changing this.</w:t>
      </w:r>
    </w:p>
  </w:comment>
  <w:comment w:id="19398" w:author="Steve Hanson" w:date="2013-07-24T17:51:00Z" w:initials="SMH">
    <w:p w14:paraId="12E35F8C" w14:textId="77777777" w:rsidR="00B900F3" w:rsidRDefault="00B900F3">
      <w:pPr>
        <w:pStyle w:val="CommentText"/>
      </w:pPr>
      <w:r>
        <w:rPr>
          <w:rStyle w:val="CommentReference"/>
        </w:rPr>
        <w:annotationRef/>
      </w:r>
      <w:r>
        <w:t xml:space="preserve">Errata 3.3 &amp; 2.7. </w:t>
      </w:r>
      <w:r w:rsidRPr="00A5654C">
        <w:rPr>
          <w:b/>
        </w:rPr>
        <w:t>DONE</w:t>
      </w:r>
    </w:p>
  </w:comment>
  <w:comment w:id="19402" w:author="Steve Hanson" w:date="2013-07-24T17:51:00Z" w:initials="SMH">
    <w:p w14:paraId="0996C2BB" w14:textId="77777777" w:rsidR="00B900F3" w:rsidRDefault="00B900F3">
      <w:pPr>
        <w:pStyle w:val="CommentText"/>
      </w:pPr>
      <w:r>
        <w:rPr>
          <w:rStyle w:val="CommentReference"/>
        </w:rPr>
        <w:annotationRef/>
      </w:r>
      <w:r>
        <w:t>Now that byte order is only applicable to binary reps, it could be moved down</w:t>
      </w:r>
    </w:p>
  </w:comment>
  <w:comment w:id="19403" w:author="mbeckerle" w:date="2013-07-24T17:51:00Z" w:initials="m">
    <w:p w14:paraId="05A8D78C" w14:textId="6CEBAE83" w:rsidR="00B900F3" w:rsidRDefault="00B900F3">
      <w:pPr>
        <w:pStyle w:val="CommentText"/>
      </w:pPr>
      <w:r>
        <w:rPr>
          <w:rStyle w:val="CommentReference"/>
        </w:rPr>
        <w:annotationRef/>
      </w:r>
      <w:r>
        <w:t>Moved. DONE</w:t>
      </w:r>
    </w:p>
  </w:comment>
  <w:comment w:id="19415" w:author="Steve Hanson" w:date="2013-07-24T17:51:00Z" w:initials="SMH">
    <w:p w14:paraId="48287CF8" w14:textId="77777777" w:rsidR="00B900F3" w:rsidRDefault="00B900F3" w:rsidP="00A65F76">
      <w:pPr>
        <w:pStyle w:val="CommentText"/>
      </w:pPr>
      <w:r>
        <w:rPr>
          <w:rStyle w:val="CommentReference"/>
        </w:rPr>
        <w:annotationRef/>
      </w:r>
      <w:r>
        <w:t>Errata 2.8 &amp; 2.58 mean these are examined earlier</w:t>
      </w:r>
    </w:p>
    <w:p w14:paraId="3143D405" w14:textId="77777777" w:rsidR="00B900F3" w:rsidRDefault="00B900F3" w:rsidP="00A65F76">
      <w:pPr>
        <w:pStyle w:val="CommentText"/>
      </w:pPr>
    </w:p>
    <w:p w14:paraId="12297F76" w14:textId="5D0B9BD2" w:rsidR="00B900F3" w:rsidRDefault="00B900F3" w:rsidP="00A65F76">
      <w:pPr>
        <w:pStyle w:val="CommentText"/>
      </w:pPr>
      <w:r>
        <w:t>DONE: moved before occurrances.</w:t>
      </w:r>
    </w:p>
  </w:comment>
  <w:comment w:id="19416" w:author="Steve Hanson" w:date="2013-07-24T17:51:00Z" w:initials="SMH">
    <w:p w14:paraId="2A049887" w14:textId="2ED98185" w:rsidR="00B900F3" w:rsidRDefault="00B900F3">
      <w:pPr>
        <w:pStyle w:val="CommentText"/>
      </w:pPr>
      <w:r>
        <w:rPr>
          <w:rStyle w:val="CommentReference"/>
        </w:rPr>
        <w:annotationRef/>
      </w:r>
      <w:r>
        <w:t>Is just moving before occurrences sufficient?  That on its own is not sufficient to reflect that nilLiteralCharacter processing takes place before trimmimng whereas the others are after, for example.</w:t>
      </w:r>
    </w:p>
    <w:p w14:paraId="412B3BBA" w14:textId="77777777" w:rsidR="00B900F3" w:rsidRDefault="00B900F3">
      <w:pPr>
        <w:pStyle w:val="CommentText"/>
      </w:pPr>
    </w:p>
    <w:p w14:paraId="19477E22" w14:textId="2538C359" w:rsidR="00B900F3" w:rsidRDefault="00B900F3">
      <w:pPr>
        <w:pStyle w:val="CommentText"/>
      </w:pPr>
      <w:r>
        <w:t>OPEN</w:t>
      </w:r>
    </w:p>
  </w:comment>
  <w:comment w:id="19430" w:author="Steve Hanson" w:date="2013-07-24T17:51:00Z" w:initials="SMH">
    <w:p w14:paraId="173DF196" w14:textId="77777777" w:rsidR="00B900F3" w:rsidRDefault="00B900F3">
      <w:pPr>
        <w:pStyle w:val="CommentText"/>
      </w:pPr>
      <w:r>
        <w:rPr>
          <w:rStyle w:val="CommentReference"/>
        </w:rPr>
        <w:annotationRef/>
      </w:r>
      <w:r>
        <w:t>Add implicit</w:t>
      </w:r>
    </w:p>
    <w:p w14:paraId="07F826F6" w14:textId="55FB7000" w:rsidR="00B900F3" w:rsidRDefault="00B900F3">
      <w:pPr>
        <w:pStyle w:val="CommentText"/>
      </w:pPr>
      <w:r>
        <w:t>DONE</w:t>
      </w:r>
    </w:p>
  </w:comment>
  <w:comment w:id="19444" w:author="Steve Hanson" w:date="2013-07-24T17:51:00Z" w:initials="SMH">
    <w:p w14:paraId="37D549EA" w14:textId="77777777" w:rsidR="00B900F3" w:rsidRDefault="00B900F3">
      <w:pPr>
        <w:pStyle w:val="CommentText"/>
      </w:pPr>
      <w:r>
        <w:rPr>
          <w:rStyle w:val="CommentReference"/>
        </w:rPr>
        <w:annotationRef/>
      </w:r>
      <w:r>
        <w:t xml:space="preserve">Errata 2.60 changes name </w:t>
      </w:r>
      <w:r w:rsidRPr="0055217D">
        <w:rPr>
          <w:b/>
        </w:rPr>
        <w:t>DONE</w:t>
      </w:r>
    </w:p>
  </w:comment>
  <w:comment w:id="19446" w:author="Steve Hanson" w:date="2013-07-24T17:51:00Z" w:initials="SMH">
    <w:p w14:paraId="7AF6F996" w14:textId="77777777" w:rsidR="00B900F3" w:rsidRDefault="00B900F3">
      <w:pPr>
        <w:pStyle w:val="CommentText"/>
      </w:pPr>
      <w:r>
        <w:rPr>
          <w:rStyle w:val="CommentReference"/>
        </w:rPr>
        <w:annotationRef/>
      </w:r>
      <w:r>
        <w:t>Is textBidiSymmetric missing from here or later (for string)?</w:t>
      </w:r>
    </w:p>
  </w:comment>
  <w:comment w:id="19447" w:author="mbeckerle" w:date="2013-07-24T17:51:00Z" w:initials="m">
    <w:p w14:paraId="75520BDA" w14:textId="24547730" w:rsidR="00B900F3" w:rsidRDefault="00B900F3">
      <w:pPr>
        <w:pStyle w:val="CommentText"/>
      </w:pPr>
      <w:r>
        <w:rPr>
          <w:rStyle w:val="CommentReference"/>
        </w:rPr>
        <w:annotationRef/>
      </w:r>
      <w:r>
        <w:t>(OPEN) - textBiDi stuff.</w:t>
      </w:r>
    </w:p>
  </w:comment>
  <w:comment w:id="19452" w:author="mbeckerle" w:date="2013-07-24T17:51:00Z" w:initials="m">
    <w:p w14:paraId="088AA3FC" w14:textId="7E38891B" w:rsidR="00B900F3" w:rsidRDefault="00B900F3">
      <w:pPr>
        <w:pStyle w:val="CommentText"/>
      </w:pPr>
      <w:r>
        <w:rPr>
          <w:rStyle w:val="CommentReference"/>
        </w:rPr>
        <w:annotationRef/>
      </w:r>
      <w:r>
        <w:t>Theoretically, byteOrder could go even further down, but gets snarled up in e.g., that prefixed might be a multi-byte integer as the prefix value</w:t>
      </w:r>
    </w:p>
    <w:p w14:paraId="00B0DA4F" w14:textId="77777777" w:rsidR="00B900F3" w:rsidRDefault="00B900F3">
      <w:pPr>
        <w:pStyle w:val="CommentText"/>
      </w:pPr>
    </w:p>
    <w:p w14:paraId="6FFF3D94" w14:textId="3E5ED30E" w:rsidR="00B900F3" w:rsidRDefault="00B900F3">
      <w:pPr>
        <w:pStyle w:val="CommentText"/>
      </w:pPr>
      <w:r>
        <w:t>SMH: I think it needs pushing down into the conversion section</w:t>
      </w:r>
    </w:p>
    <w:p w14:paraId="59F0D4FB" w14:textId="77777777" w:rsidR="00B900F3" w:rsidRDefault="00B900F3">
      <w:pPr>
        <w:pStyle w:val="CommentText"/>
      </w:pPr>
    </w:p>
    <w:p w14:paraId="07278AE9" w14:textId="1308CB70" w:rsidR="00B900F3" w:rsidRDefault="00B900F3">
      <w:pPr>
        <w:pStyle w:val="CommentText"/>
      </w:pPr>
      <w:r>
        <w:t>DONE</w:t>
      </w:r>
    </w:p>
  </w:comment>
  <w:comment w:id="19458" w:author="Steve Hanson" w:date="2013-07-24T17:51:00Z" w:initials="SMH">
    <w:p w14:paraId="65388226" w14:textId="77777777" w:rsidR="00B900F3" w:rsidRDefault="00B900F3">
      <w:pPr>
        <w:pStyle w:val="CommentText"/>
      </w:pPr>
      <w:r>
        <w:rPr>
          <w:rStyle w:val="CommentReference"/>
        </w:rPr>
        <w:annotationRef/>
      </w:r>
      <w:r>
        <w:t>This needs removing unless we decide to allow pattern for packed or bcd reps</w:t>
      </w:r>
    </w:p>
    <w:p w14:paraId="3119DF22" w14:textId="77777777" w:rsidR="00B900F3" w:rsidRDefault="00B900F3">
      <w:pPr>
        <w:pStyle w:val="CommentText"/>
      </w:pPr>
    </w:p>
    <w:p w14:paraId="4891F1E5" w14:textId="1ADA84A3" w:rsidR="00B900F3" w:rsidRDefault="00B900F3">
      <w:pPr>
        <w:pStyle w:val="CommentText"/>
      </w:pPr>
      <w:r>
        <w:t>REMOVED "pattern" since not allowed for binary.</w:t>
      </w:r>
    </w:p>
    <w:p w14:paraId="02E80A29" w14:textId="4C1F2E78" w:rsidR="00B900F3" w:rsidRDefault="00B900F3">
      <w:pPr>
        <w:pStyle w:val="CommentText"/>
      </w:pPr>
      <w:r>
        <w:t>DONE</w:t>
      </w:r>
    </w:p>
  </w:comment>
  <w:comment w:id="19464" w:author="Steve Hanson" w:date="2013-07-24T17:51:00Z" w:initials="SMH">
    <w:p w14:paraId="0C815780" w14:textId="77777777" w:rsidR="00B900F3" w:rsidRPr="00B93795" w:rsidRDefault="00B900F3">
      <w:pPr>
        <w:pStyle w:val="CommentText"/>
        <w:rPr>
          <w:b/>
        </w:rPr>
      </w:pPr>
      <w:r>
        <w:rPr>
          <w:rStyle w:val="CommentReference"/>
        </w:rPr>
        <w:annotationRef/>
      </w:r>
      <w:r>
        <w:t xml:space="preserve">Errata 2.4. </w:t>
      </w:r>
      <w:r w:rsidRPr="00B93795">
        <w:rPr>
          <w:b/>
        </w:rPr>
        <w:t>DONE</w:t>
      </w:r>
    </w:p>
  </w:comment>
  <w:comment w:id="19480" w:author="Steve Hanson" w:date="2013-07-24T17:51:00Z" w:initials="SMH">
    <w:p w14:paraId="59067389" w14:textId="77777777" w:rsidR="00B900F3" w:rsidRDefault="00B900F3">
      <w:pPr>
        <w:pStyle w:val="CommentText"/>
      </w:pPr>
      <w:r>
        <w:rPr>
          <w:rStyle w:val="CommentReference"/>
        </w:rPr>
        <w:annotationRef/>
      </w:r>
      <w:r>
        <w:t>Errata 2.8 &amp; 2.58 mean these are examined earlier</w:t>
      </w:r>
    </w:p>
    <w:p w14:paraId="576D2322" w14:textId="10E9C01F" w:rsidR="00B900F3" w:rsidRDefault="00B900F3">
      <w:pPr>
        <w:pStyle w:val="CommentText"/>
      </w:pPr>
      <w:r>
        <w:t>DONE (moved earlier)</w:t>
      </w:r>
    </w:p>
  </w:comment>
  <w:comment w:id="19489" w:author="Steve Hanson" w:date="2013-07-24T17:51:00Z" w:initials="SMH">
    <w:p w14:paraId="678B24C9" w14:textId="77777777" w:rsidR="00B900F3" w:rsidRDefault="00B900F3">
      <w:pPr>
        <w:pStyle w:val="CommentText"/>
      </w:pPr>
      <w:r>
        <w:rPr>
          <w:rStyle w:val="CommentReference"/>
        </w:rPr>
        <w:annotationRef/>
      </w:r>
      <w:r>
        <w:t>Errata 2.46 changes name .</w:t>
      </w:r>
      <w:r w:rsidRPr="00B76C05">
        <w:rPr>
          <w:b/>
        </w:rPr>
        <w:t>DONE</w:t>
      </w:r>
    </w:p>
  </w:comment>
  <w:comment w:id="19493" w:author="Steve Hanson" w:date="2013-07-24T17:51:00Z" w:initials="SMH">
    <w:p w14:paraId="611F9CA7" w14:textId="77777777" w:rsidR="00B900F3" w:rsidRDefault="00B900F3">
      <w:pPr>
        <w:pStyle w:val="CommentText"/>
      </w:pPr>
      <w:r>
        <w:rPr>
          <w:rStyle w:val="CommentReference"/>
        </w:rPr>
        <w:annotationRef/>
      </w:r>
      <w:r>
        <w:t>NaN</w:t>
      </w:r>
    </w:p>
    <w:p w14:paraId="48996F68" w14:textId="4153BC2D" w:rsidR="00B900F3" w:rsidRDefault="00B900F3">
      <w:pPr>
        <w:pStyle w:val="CommentText"/>
      </w:pPr>
      <w:r>
        <w:t>DONE</w:t>
      </w:r>
    </w:p>
  </w:comment>
  <w:comment w:id="19506" w:author="Steve Hanson" w:date="2013-07-24T17:51:00Z" w:initials="SMH">
    <w:p w14:paraId="1425BD22" w14:textId="77777777" w:rsidR="00B900F3" w:rsidRDefault="00B900F3">
      <w:pPr>
        <w:pStyle w:val="CommentText"/>
      </w:pPr>
      <w:r>
        <w:rPr>
          <w:rStyle w:val="CommentReference"/>
        </w:rPr>
        <w:annotationRef/>
      </w:r>
      <w:r>
        <w:t>No longer used for packed</w:t>
      </w:r>
    </w:p>
    <w:p w14:paraId="2A4CFF63" w14:textId="77777777" w:rsidR="00B900F3" w:rsidRDefault="00B900F3">
      <w:pPr>
        <w:pStyle w:val="CommentText"/>
      </w:pPr>
    </w:p>
    <w:p w14:paraId="66EE46F7" w14:textId="5E254EF1" w:rsidR="00B900F3" w:rsidRDefault="00B900F3">
      <w:pPr>
        <w:pStyle w:val="CommentText"/>
      </w:pPr>
      <w:r>
        <w:t>REMOVED.</w:t>
      </w:r>
    </w:p>
    <w:p w14:paraId="324B5E26" w14:textId="3E6C6E04" w:rsidR="00B900F3" w:rsidRDefault="00B900F3">
      <w:pPr>
        <w:pStyle w:val="CommentText"/>
      </w:pPr>
      <w:r>
        <w:t>DONE</w:t>
      </w:r>
    </w:p>
  </w:comment>
  <w:comment w:id="19513" w:author="Steve Hanson" w:date="2013-07-24T17:51:00Z" w:initials="SMH">
    <w:p w14:paraId="47290C97" w14:textId="77777777" w:rsidR="00B900F3" w:rsidRDefault="00B900F3">
      <w:pPr>
        <w:pStyle w:val="CommentText"/>
      </w:pPr>
      <w:r>
        <w:rPr>
          <w:rStyle w:val="CommentReference"/>
        </w:rPr>
        <w:annotationRef/>
      </w:r>
      <w:r>
        <w:t>No longer used for bcd</w:t>
      </w:r>
    </w:p>
    <w:p w14:paraId="13B49A80" w14:textId="77777777" w:rsidR="00B900F3" w:rsidRDefault="00B900F3">
      <w:pPr>
        <w:pStyle w:val="CommentText"/>
      </w:pPr>
    </w:p>
    <w:p w14:paraId="1297E5F6" w14:textId="685DD074" w:rsidR="00B900F3" w:rsidRDefault="00B900F3">
      <w:pPr>
        <w:pStyle w:val="CommentText"/>
      </w:pPr>
      <w:r>
        <w:t>REMOVED</w:t>
      </w:r>
    </w:p>
    <w:p w14:paraId="397602AE" w14:textId="7D568CC1" w:rsidR="00B900F3" w:rsidRDefault="00B900F3">
      <w:pPr>
        <w:pStyle w:val="CommentText"/>
      </w:pPr>
      <w:r>
        <w:t>DONE</w:t>
      </w:r>
    </w:p>
  </w:comment>
  <w:comment w:id="19590" w:author="Steve Hanson" w:date="2013-07-24T17:51:00Z" w:initials="SMH">
    <w:p w14:paraId="5DD849D7" w14:textId="153800BB" w:rsidR="00B900F3" w:rsidRDefault="00B900F3">
      <w:pPr>
        <w:pStyle w:val="CommentText"/>
      </w:pPr>
      <w:r>
        <w:rPr>
          <w:rStyle w:val="CommentReference"/>
        </w:rPr>
        <w:annotationRef/>
      </w:r>
      <w:r>
        <w:t>Remove byteOrder</w:t>
      </w:r>
    </w:p>
    <w:p w14:paraId="01618500" w14:textId="77777777" w:rsidR="00B900F3" w:rsidRDefault="00B900F3">
      <w:pPr>
        <w:pStyle w:val="CommentText"/>
      </w:pPr>
    </w:p>
    <w:p w14:paraId="2080D476" w14:textId="09637FA3" w:rsidR="00B900F3" w:rsidRDefault="00B900F3">
      <w:pPr>
        <w:pStyle w:val="CommentText"/>
      </w:pPr>
      <w:r>
        <w:t>DONE</w:t>
      </w:r>
    </w:p>
  </w:comment>
  <w:comment w:id="19620" w:author="Steve Hanson" w:date="2013-07-24T17:51:00Z" w:initials="SMH">
    <w:p w14:paraId="02674A14" w14:textId="77777777" w:rsidR="00B900F3" w:rsidRDefault="00B900F3">
      <w:pPr>
        <w:pStyle w:val="CommentText"/>
      </w:pPr>
      <w:r>
        <w:rPr>
          <w:rStyle w:val="CommentReference"/>
        </w:rPr>
        <w:annotationRef/>
      </w:r>
      <w:r>
        <w:t>Add implicit</w:t>
      </w:r>
    </w:p>
    <w:p w14:paraId="4C04002C" w14:textId="50877AF7" w:rsidR="00B900F3" w:rsidRDefault="00B900F3">
      <w:pPr>
        <w:pStyle w:val="CommentText"/>
      </w:pPr>
      <w:r>
        <w:t>DONE</w:t>
      </w:r>
    </w:p>
  </w:comment>
  <w:comment w:id="19634" w:author="Steve Hanson" w:date="2013-07-24T17:51:00Z" w:initials="SMH">
    <w:p w14:paraId="600F20F0" w14:textId="77777777" w:rsidR="00B900F3" w:rsidRDefault="00B900F3">
      <w:pPr>
        <w:pStyle w:val="CommentText"/>
      </w:pPr>
      <w:r>
        <w:rPr>
          <w:rStyle w:val="CommentReference"/>
        </w:rPr>
        <w:annotationRef/>
      </w:r>
      <w:r>
        <w:t>Errata 3.10 adds nillable complex elements</w:t>
      </w:r>
    </w:p>
    <w:p w14:paraId="5672E7E2" w14:textId="77777777" w:rsidR="00B900F3" w:rsidRDefault="00B900F3">
      <w:pPr>
        <w:pStyle w:val="CommentText"/>
      </w:pPr>
    </w:p>
    <w:p w14:paraId="1136A737" w14:textId="78B9A1D9" w:rsidR="00B900F3" w:rsidRDefault="00B900F3">
      <w:pPr>
        <w:pStyle w:val="CommentText"/>
      </w:pPr>
      <w:r>
        <w:t>DONE</w:t>
      </w:r>
    </w:p>
  </w:comment>
  <w:comment w:id="19639" w:author="Steve Hanson" w:date="2013-07-24T17:51:00Z" w:initials="SMH">
    <w:p w14:paraId="3F6F82EF" w14:textId="77777777" w:rsidR="00B900F3" w:rsidRDefault="00B900F3">
      <w:pPr>
        <w:pStyle w:val="CommentText"/>
      </w:pPr>
      <w:r>
        <w:rPr>
          <w:rStyle w:val="CommentReference"/>
        </w:rPr>
        <w:annotationRef/>
      </w:r>
      <w:r>
        <w:t xml:space="preserve">Errata 2.5. </w:t>
      </w:r>
      <w:r w:rsidRPr="00B93795">
        <w:rPr>
          <w:b/>
        </w:rPr>
        <w:t>DONE</w:t>
      </w:r>
    </w:p>
  </w:comment>
  <w:comment w:id="19681" w:author="Steve Hanson" w:date="2013-07-24T17:51:00Z" w:initials="SMH">
    <w:p w14:paraId="1C2CCF6B" w14:textId="5FF92AFD" w:rsidR="00B900F3" w:rsidRDefault="00B900F3">
      <w:pPr>
        <w:pStyle w:val="CommentText"/>
      </w:pPr>
      <w:r>
        <w:rPr>
          <w:rStyle w:val="CommentReference"/>
        </w:rPr>
        <w:annotationRef/>
      </w:r>
      <w:r>
        <w:t>Remove byteOrder</w:t>
      </w:r>
    </w:p>
    <w:p w14:paraId="58B98391" w14:textId="77777777" w:rsidR="00B900F3" w:rsidRDefault="00B900F3">
      <w:pPr>
        <w:pStyle w:val="CommentText"/>
      </w:pPr>
    </w:p>
    <w:p w14:paraId="74F31987" w14:textId="2D274648" w:rsidR="00B900F3" w:rsidRDefault="00B900F3">
      <w:pPr>
        <w:pStyle w:val="CommentText"/>
      </w:pPr>
      <w:r>
        <w:t>DONE</w:t>
      </w:r>
    </w:p>
  </w:comment>
  <w:comment w:id="19683" w:author="Steve Hanson" w:date="2013-07-24T17:51:00Z" w:initials="SMH">
    <w:p w14:paraId="33FEEC4F" w14:textId="77777777" w:rsidR="00B900F3" w:rsidRDefault="00B900F3">
      <w:pPr>
        <w:pStyle w:val="CommentText"/>
      </w:pPr>
      <w:r>
        <w:rPr>
          <w:rStyle w:val="CommentReference"/>
        </w:rPr>
        <w:annotationRef/>
      </w:r>
      <w:r>
        <w:t>Errata 3.14 changes the name</w:t>
      </w:r>
    </w:p>
    <w:p w14:paraId="1A5F1FC6" w14:textId="4E52A5C7" w:rsidR="00B900F3" w:rsidRDefault="00B900F3">
      <w:pPr>
        <w:pStyle w:val="CommentText"/>
      </w:pPr>
      <w:r>
        <w:t>DONE</w:t>
      </w:r>
    </w:p>
  </w:comment>
  <w:comment w:id="19692" w:author="Steve Hanson" w:date="2013-07-24T17:51:00Z" w:initials="SMH">
    <w:p w14:paraId="136671BD" w14:textId="3516C11C" w:rsidR="00B900F3" w:rsidRDefault="00B900F3">
      <w:pPr>
        <w:pStyle w:val="CommentText"/>
      </w:pPr>
      <w:r>
        <w:rPr>
          <w:rStyle w:val="CommentReference"/>
        </w:rPr>
        <w:annotationRef/>
      </w:r>
      <w:r>
        <w:t>Missing the new choiceBranchRef stuff</w:t>
      </w:r>
    </w:p>
    <w:p w14:paraId="1C20E5A6" w14:textId="77777777" w:rsidR="00B900F3" w:rsidRDefault="00B900F3">
      <w:pPr>
        <w:pStyle w:val="CommentText"/>
      </w:pPr>
    </w:p>
    <w:p w14:paraId="44FB24AA" w14:textId="4E938395" w:rsidR="00B900F3" w:rsidRDefault="00B900F3">
      <w:pPr>
        <w:pStyle w:val="CommentText"/>
      </w:pPr>
      <w:r>
        <w:t>Added below. Plz review</w:t>
      </w:r>
    </w:p>
    <w:p w14:paraId="02E60D29" w14:textId="5937A623" w:rsidR="00B900F3" w:rsidRDefault="00B900F3">
      <w:pPr>
        <w:pStyle w:val="CommentText"/>
      </w:pPr>
      <w:r>
        <w:t>OPEN</w:t>
      </w:r>
    </w:p>
  </w:comment>
  <w:comment w:id="19695" w:author="Steve Hanson" w:date="2013-07-24T17:51:00Z" w:initials="SMH">
    <w:p w14:paraId="61DAC84E" w14:textId="03A26F84" w:rsidR="00B900F3" w:rsidRDefault="00B900F3">
      <w:pPr>
        <w:pStyle w:val="CommentText"/>
      </w:pPr>
      <w:r>
        <w:rPr>
          <w:rStyle w:val="CommentReference"/>
        </w:rPr>
        <w:annotationRef/>
      </w:r>
      <w:r>
        <w:t>Remove byteOrder</w:t>
      </w:r>
    </w:p>
    <w:p w14:paraId="731EE775" w14:textId="099CBFBF" w:rsidR="00B900F3" w:rsidRDefault="00B900F3">
      <w:pPr>
        <w:pStyle w:val="CommentText"/>
      </w:pPr>
      <w:r>
        <w:t>DONE</w:t>
      </w:r>
    </w:p>
  </w:comment>
  <w:comment w:id="19699" w:author="mbeckerle" w:date="2013-07-24T17:51:00Z" w:initials="m">
    <w:p w14:paraId="6C954721" w14:textId="5423A5D8" w:rsidR="00B900F3" w:rsidRDefault="00B900F3">
      <w:pPr>
        <w:pStyle w:val="CommentText"/>
      </w:pPr>
      <w:r>
        <w:rPr>
          <w:rStyle w:val="CommentReference"/>
        </w:rPr>
        <w:annotationRef/>
      </w:r>
      <w:r>
        <w:t>OPEN</w:t>
      </w:r>
    </w:p>
    <w:p w14:paraId="0FB955F7" w14:textId="77777777" w:rsidR="00B900F3" w:rsidRDefault="00B900F3">
      <w:pPr>
        <w:pStyle w:val="CommentText"/>
      </w:pPr>
    </w:p>
    <w:p w14:paraId="1C8DCA34" w14:textId="629B91B2" w:rsidR="00B900F3" w:rsidRDefault="00B900F3">
      <w:pPr>
        <w:pStyle w:val="CommentText"/>
      </w:pPr>
      <w:r>
        <w:t>Review plz</w:t>
      </w:r>
    </w:p>
    <w:p w14:paraId="0AD2BB5E" w14:textId="77777777" w:rsidR="00B900F3" w:rsidRDefault="00B900F3">
      <w:pPr>
        <w:pStyle w:val="CommentText"/>
      </w:pPr>
    </w:p>
    <w:p w14:paraId="408C522C" w14:textId="39E8D0BC" w:rsidR="00B900F3" w:rsidRDefault="00B900F3">
      <w:pPr>
        <w:pStyle w:val="CommentText"/>
      </w:pPr>
      <w:r>
        <w:t>SMH: dfdl:elementID belongs on dfdl:element, not here</w:t>
      </w:r>
    </w:p>
    <w:p w14:paraId="7EBD34DF" w14:textId="77777777" w:rsidR="00B900F3" w:rsidRDefault="00B900F3">
      <w:pPr>
        <w:pStyle w:val="CommentText"/>
      </w:pPr>
    </w:p>
    <w:p w14:paraId="3BA2597B" w14:textId="5E4F90EF" w:rsidR="00B900F3" w:rsidRDefault="00B900F3">
      <w:pPr>
        <w:pStyle w:val="CommentText"/>
      </w:pPr>
      <w:r>
        <w:t>MJB: but this is WHEN you have to examine it. If we put it on the precedence tree for element, the timing of when it is needed to be examined is lost. (part of the overall problem with this precedence section)</w:t>
      </w:r>
    </w:p>
  </w:comment>
  <w:comment w:id="19835" w:author="Steve Hanson" w:date="2013-07-24T17:51:00Z" w:initials="SMH">
    <w:p w14:paraId="55BC523D" w14:textId="77777777" w:rsidR="00B900F3" w:rsidRDefault="00B900F3">
      <w:pPr>
        <w:pStyle w:val="CommentText"/>
      </w:pPr>
      <w:r>
        <w:rPr>
          <w:rStyle w:val="CommentReference"/>
        </w:rPr>
        <w:annotationRef/>
      </w:r>
      <w:r>
        <w:t xml:space="preserve">Errata 3.2 and 2.7 </w:t>
      </w:r>
      <w:r w:rsidRPr="00A5654C">
        <w:rPr>
          <w:b/>
        </w:rPr>
        <w:t>DONE</w:t>
      </w:r>
    </w:p>
  </w:comment>
  <w:comment w:id="19843" w:author="Steve Hanson" w:date="2013-07-24T17:51:00Z" w:initials="SMH">
    <w:p w14:paraId="2EFBFF91" w14:textId="77777777" w:rsidR="00B900F3" w:rsidRDefault="00B900F3">
      <w:pPr>
        <w:pStyle w:val="CommentText"/>
      </w:pPr>
      <w:r>
        <w:rPr>
          <w:rStyle w:val="CommentReference"/>
        </w:rPr>
        <w:annotationRef/>
      </w:r>
      <w:r>
        <w:t>Now that byte order is only applicable to binary reps, it could be moved down</w:t>
      </w:r>
    </w:p>
    <w:p w14:paraId="5DF5C710" w14:textId="77777777" w:rsidR="00B900F3" w:rsidRDefault="00B900F3">
      <w:pPr>
        <w:pStyle w:val="CommentText"/>
      </w:pPr>
    </w:p>
    <w:p w14:paraId="38E29F2F" w14:textId="690196E7" w:rsidR="00B900F3" w:rsidRDefault="00B900F3">
      <w:pPr>
        <w:pStyle w:val="CommentText"/>
      </w:pPr>
      <w:r>
        <w:t>MOVED. DONE</w:t>
      </w:r>
    </w:p>
  </w:comment>
  <w:comment w:id="19852" w:author="Steve Hanson" w:date="2013-07-24T17:51:00Z" w:initials="SMH">
    <w:p w14:paraId="4584FA21" w14:textId="77777777" w:rsidR="00B900F3" w:rsidRDefault="00B900F3">
      <w:pPr>
        <w:pStyle w:val="CommentText"/>
      </w:pPr>
      <w:r>
        <w:rPr>
          <w:rStyle w:val="CommentReference"/>
        </w:rPr>
        <w:annotationRef/>
      </w:r>
      <w:r>
        <w:t>Add implicit</w:t>
      </w:r>
    </w:p>
    <w:p w14:paraId="06BDF6A2" w14:textId="40AB5D7F" w:rsidR="00B900F3" w:rsidRDefault="00B900F3">
      <w:pPr>
        <w:pStyle w:val="CommentText"/>
      </w:pPr>
      <w:r>
        <w:t>DONE</w:t>
      </w:r>
    </w:p>
  </w:comment>
  <w:comment w:id="19879" w:author="Steve Hanson" w:date="2013-07-24T17:51:00Z" w:initials="SMH">
    <w:p w14:paraId="34ABC933" w14:textId="77777777" w:rsidR="00B900F3" w:rsidRDefault="00B900F3">
      <w:pPr>
        <w:pStyle w:val="CommentText"/>
      </w:pPr>
      <w:r>
        <w:rPr>
          <w:rStyle w:val="CommentReference"/>
        </w:rPr>
        <w:annotationRef/>
      </w:r>
      <w:r>
        <w:t xml:space="preserve">Errata 2.46 changes name </w:t>
      </w:r>
      <w:r w:rsidRPr="00B76C05">
        <w:rPr>
          <w:b/>
        </w:rPr>
        <w:t>DONE</w:t>
      </w:r>
    </w:p>
  </w:comment>
  <w:comment w:id="19882" w:author="Steve Hanson" w:date="2013-07-24T17:51:00Z" w:initials="SMH">
    <w:p w14:paraId="5D8E9660" w14:textId="77777777" w:rsidR="00B900F3" w:rsidRDefault="00B900F3">
      <w:pPr>
        <w:pStyle w:val="CommentText"/>
      </w:pPr>
      <w:r>
        <w:rPr>
          <w:rStyle w:val="CommentReference"/>
        </w:rPr>
        <w:annotationRef/>
      </w:r>
      <w:r>
        <w:t>NaN</w:t>
      </w:r>
    </w:p>
    <w:p w14:paraId="60397548" w14:textId="1755333C" w:rsidR="00B900F3" w:rsidRDefault="00B900F3">
      <w:pPr>
        <w:pStyle w:val="CommentText"/>
      </w:pPr>
      <w:r>
        <w:t>DONE</w:t>
      </w:r>
    </w:p>
  </w:comment>
  <w:comment w:id="19885" w:author="Steve Hanson" w:date="2013-07-24T17:51:00Z" w:initials="SMH">
    <w:p w14:paraId="3D52779A" w14:textId="77777777" w:rsidR="00B900F3" w:rsidRDefault="00B900F3">
      <w:pPr>
        <w:pStyle w:val="CommentText"/>
      </w:pPr>
      <w:r>
        <w:rPr>
          <w:rStyle w:val="CommentReference"/>
        </w:rPr>
        <w:annotationRef/>
      </w:r>
      <w:r>
        <w:t xml:space="preserve">Errata 2.60 changes name </w:t>
      </w:r>
      <w:r w:rsidRPr="00654EC0">
        <w:rPr>
          <w:b/>
        </w:rPr>
        <w:t>DONE</w:t>
      </w:r>
    </w:p>
  </w:comment>
  <w:comment w:id="19888" w:author="Steve Hanson" w:date="2013-07-24T17:51:00Z" w:initials="SMH">
    <w:p w14:paraId="23C847DE" w14:textId="64D5E107" w:rsidR="00B900F3" w:rsidRDefault="00B900F3" w:rsidP="004E7B13">
      <w:pPr>
        <w:pStyle w:val="CommentText"/>
      </w:pPr>
      <w:r>
        <w:rPr>
          <w:rStyle w:val="CommentReference"/>
        </w:rPr>
        <w:annotationRef/>
      </w:r>
      <w:r>
        <w:t>Byte Order introduced here.</w:t>
      </w:r>
    </w:p>
    <w:p w14:paraId="3A9B43BD" w14:textId="71827350" w:rsidR="00B900F3" w:rsidRDefault="00B900F3" w:rsidP="004E7B13">
      <w:pPr>
        <w:pStyle w:val="CommentText"/>
      </w:pPr>
      <w:r>
        <w:t>DONE</w:t>
      </w:r>
    </w:p>
  </w:comment>
  <w:comment w:id="19891" w:author="Steve Hanson" w:date="2013-07-24T17:51:00Z" w:initials="SMH">
    <w:p w14:paraId="1FC33320" w14:textId="77777777" w:rsidR="00B900F3" w:rsidRDefault="00B900F3">
      <w:pPr>
        <w:pStyle w:val="CommentText"/>
      </w:pPr>
      <w:r>
        <w:rPr>
          <w:rStyle w:val="CommentReference"/>
        </w:rPr>
        <w:annotationRef/>
      </w:r>
      <w:r>
        <w:t xml:space="preserve">Errata 2.60 changes name </w:t>
      </w:r>
      <w:r w:rsidRPr="00654EC0">
        <w:rPr>
          <w:b/>
        </w:rPr>
        <w:t>DONE</w:t>
      </w:r>
    </w:p>
  </w:comment>
  <w:comment w:id="19893" w:author="Steve Hanson" w:date="2013-07-24T17:51:00Z" w:initials="SMH">
    <w:p w14:paraId="1E8D26D9" w14:textId="77777777" w:rsidR="00B900F3" w:rsidRDefault="00B900F3">
      <w:pPr>
        <w:pStyle w:val="CommentText"/>
      </w:pPr>
      <w:r>
        <w:rPr>
          <w:rStyle w:val="CommentReference"/>
        </w:rPr>
        <w:annotationRef/>
      </w:r>
      <w:r>
        <w:t xml:space="preserve">Errata 2.60 changes name </w:t>
      </w:r>
      <w:r w:rsidRPr="00654EC0">
        <w:rPr>
          <w:b/>
        </w:rPr>
        <w:t>DONE</w:t>
      </w:r>
    </w:p>
  </w:comment>
  <w:comment w:id="19895" w:author="Steve Hanson" w:date="2013-07-24T17:51:00Z" w:initials="SMH">
    <w:p w14:paraId="28180C9B" w14:textId="77777777" w:rsidR="00B900F3" w:rsidRDefault="00B900F3">
      <w:pPr>
        <w:pStyle w:val="CommentText"/>
      </w:pPr>
      <w:r>
        <w:rPr>
          <w:rStyle w:val="CommentReference"/>
        </w:rPr>
        <w:annotationRef/>
      </w:r>
      <w:r>
        <w:t xml:space="preserve">Errata 2.60 changes name </w:t>
      </w:r>
      <w:r w:rsidRPr="00654EC0">
        <w:rPr>
          <w:b/>
        </w:rPr>
        <w:t>DONE</w:t>
      </w:r>
    </w:p>
  </w:comment>
  <w:comment w:id="19897" w:author="Steve Hanson" w:date="2013-07-24T17:51:00Z" w:initials="SMH">
    <w:p w14:paraId="3DA84B82" w14:textId="77777777" w:rsidR="00B900F3" w:rsidRDefault="00B900F3">
      <w:pPr>
        <w:pStyle w:val="CommentText"/>
      </w:pPr>
      <w:r>
        <w:rPr>
          <w:rStyle w:val="CommentReference"/>
        </w:rPr>
        <w:annotationRef/>
      </w:r>
      <w:r>
        <w:t xml:space="preserve">Errata 2.60 changes name </w:t>
      </w:r>
      <w:r w:rsidRPr="00654EC0">
        <w:rPr>
          <w:b/>
        </w:rPr>
        <w:t>DONE</w:t>
      </w:r>
    </w:p>
  </w:comment>
  <w:comment w:id="19904" w:author="Steve Hanson" w:date="2013-07-24T17:51:00Z" w:initials="SMH">
    <w:p w14:paraId="7C6592B7" w14:textId="77777777" w:rsidR="00B900F3" w:rsidRDefault="00B900F3">
      <w:pPr>
        <w:pStyle w:val="CommentText"/>
      </w:pPr>
      <w:r>
        <w:rPr>
          <w:rStyle w:val="CommentReference"/>
        </w:rPr>
        <w:annotationRef/>
      </w:r>
      <w:r>
        <w:t xml:space="preserve">Errata 2.60 changes name </w:t>
      </w:r>
      <w:r w:rsidRPr="00654EC0">
        <w:rPr>
          <w:b/>
        </w:rPr>
        <w:t>DONE</w:t>
      </w:r>
    </w:p>
  </w:comment>
  <w:comment w:id="19906" w:author="Steve Hanson" w:date="2013-07-24T17:51:00Z" w:initials="SMH">
    <w:p w14:paraId="5FBA642D" w14:textId="77777777" w:rsidR="00B900F3" w:rsidRDefault="00B900F3">
      <w:pPr>
        <w:pStyle w:val="CommentText"/>
      </w:pPr>
      <w:r>
        <w:rPr>
          <w:rStyle w:val="CommentReference"/>
        </w:rPr>
        <w:annotationRef/>
      </w:r>
      <w:r>
        <w:t xml:space="preserve">Errata 2.60 changes name </w:t>
      </w:r>
      <w:r w:rsidRPr="00654EC0">
        <w:rPr>
          <w:b/>
        </w:rPr>
        <w:t>DONE</w:t>
      </w:r>
    </w:p>
  </w:comment>
  <w:comment w:id="19919" w:author="mbeckerle" w:date="2013-07-24T17:51:00Z" w:initials="m">
    <w:p w14:paraId="5B3F1451" w14:textId="4E08DC96" w:rsidR="00B900F3" w:rsidRDefault="00B900F3">
      <w:pPr>
        <w:pStyle w:val="CommentText"/>
      </w:pPr>
      <w:r>
        <w:rPr>
          <w:rStyle w:val="CommentReference"/>
        </w:rPr>
        <w:annotationRef/>
      </w:r>
      <w:r>
        <w:t>Errata  2.74 Done.</w:t>
      </w:r>
    </w:p>
  </w:comment>
  <w:comment w:id="19933" w:author="Steve Hanson" w:date="2013-07-24T17:51:00Z" w:initials="SMH">
    <w:p w14:paraId="4FF34D8B" w14:textId="5496D754" w:rsidR="00B900F3" w:rsidRDefault="00B900F3" w:rsidP="009B0801">
      <w:pPr>
        <w:pStyle w:val="CommentText"/>
      </w:pPr>
      <w:r>
        <w:rPr>
          <w:rStyle w:val="CommentReference"/>
        </w:rPr>
        <w:annotationRef/>
      </w:r>
      <w:r>
        <w:t>2.100 (DONE)</w:t>
      </w:r>
    </w:p>
    <w:p w14:paraId="43F2A550" w14:textId="77777777" w:rsidR="00B900F3" w:rsidRDefault="00B900F3" w:rsidP="009B0801">
      <w:pPr>
        <w:pStyle w:val="CommentText"/>
      </w:pPr>
    </w:p>
    <w:p w14:paraId="4EBCC368" w14:textId="58045731" w:rsidR="00B900F3" w:rsidRDefault="00B900F3" w:rsidP="009B0801">
      <w:pPr>
        <w:pStyle w:val="CommentText"/>
      </w:pPr>
      <w:r>
        <w:t>Please review. Added 'explicit' since we might pad there if textOutputMinLength or XSD minLength is larger than the actual length of the infoset item.</w:t>
      </w:r>
    </w:p>
    <w:p w14:paraId="3AA1425A" w14:textId="77777777" w:rsidR="00B900F3" w:rsidRDefault="00B900F3" w:rsidP="009B0801">
      <w:pPr>
        <w:pStyle w:val="CommentText"/>
      </w:pPr>
    </w:p>
    <w:p w14:paraId="424B6FF1" w14:textId="30EC95D6" w:rsidR="00B900F3" w:rsidRDefault="00B900F3">
      <w:pPr>
        <w:pStyle w:val="CommentText"/>
      </w:pPr>
      <w:r>
        <w:t>SMH: Reworked to put everything under ‘explicit’</w:t>
      </w:r>
    </w:p>
  </w:comment>
  <w:comment w:id="19955" w:author="Steve Hanson" w:date="2013-07-24T17:51:00Z" w:initials="SMH">
    <w:p w14:paraId="0CA1E931" w14:textId="77777777" w:rsidR="00B900F3" w:rsidRDefault="00B900F3">
      <w:pPr>
        <w:pStyle w:val="CommentText"/>
      </w:pPr>
      <w:r>
        <w:rPr>
          <w:rStyle w:val="CommentReference"/>
        </w:rPr>
        <w:annotationRef/>
      </w:r>
      <w:r>
        <w:t xml:space="preserve">Errata 2.4. </w:t>
      </w:r>
      <w:r w:rsidRPr="00B93795">
        <w:rPr>
          <w:b/>
        </w:rPr>
        <w:t>DONE</w:t>
      </w:r>
    </w:p>
  </w:comment>
  <w:comment w:id="19960" w:author="Steve Hanson" w:date="2013-07-24T17:51:00Z" w:initials="SMH">
    <w:p w14:paraId="744E0757" w14:textId="77777777" w:rsidR="00B900F3" w:rsidRDefault="00B900F3">
      <w:pPr>
        <w:pStyle w:val="CommentText"/>
      </w:pPr>
      <w:r>
        <w:rPr>
          <w:rStyle w:val="CommentReference"/>
        </w:rPr>
        <w:annotationRef/>
      </w:r>
      <w:r>
        <w:t>Need to decide if bcd/packed allowed with pattern, if not remove</w:t>
      </w:r>
    </w:p>
    <w:p w14:paraId="30EE81DE" w14:textId="77777777" w:rsidR="00B900F3" w:rsidRDefault="00B900F3">
      <w:pPr>
        <w:pStyle w:val="CommentText"/>
      </w:pPr>
    </w:p>
    <w:p w14:paraId="48F8F9C4" w14:textId="1292B610" w:rsidR="00B900F3" w:rsidRDefault="00B900F3">
      <w:pPr>
        <w:pStyle w:val="CommentText"/>
      </w:pPr>
      <w:r>
        <w:t>DONE - removed.</w:t>
      </w:r>
    </w:p>
  </w:comment>
  <w:comment w:id="20007" w:author="Steve Hanson" w:date="2013-07-24T17:51:00Z" w:initials="SMH">
    <w:p w14:paraId="7634BD37" w14:textId="202F202E" w:rsidR="00B900F3" w:rsidRDefault="00B900F3">
      <w:pPr>
        <w:pStyle w:val="CommentText"/>
      </w:pPr>
      <w:r>
        <w:rPr>
          <w:rStyle w:val="CommentReference"/>
        </w:rPr>
        <w:annotationRef/>
      </w:r>
      <w:r>
        <w:t>Removed byteOrder</w:t>
      </w:r>
    </w:p>
    <w:p w14:paraId="6234D729" w14:textId="4AF247D9" w:rsidR="00B900F3" w:rsidRDefault="00B900F3">
      <w:pPr>
        <w:pStyle w:val="CommentText"/>
      </w:pPr>
      <w:r>
        <w:t>DONE</w:t>
      </w:r>
    </w:p>
  </w:comment>
  <w:comment w:id="20034" w:author="Steve Hanson" w:date="2013-07-24T17:51:00Z" w:initials="SMH">
    <w:p w14:paraId="5BF93BEC" w14:textId="77777777" w:rsidR="00B900F3" w:rsidRDefault="00B900F3">
      <w:pPr>
        <w:pStyle w:val="CommentText"/>
      </w:pPr>
      <w:r>
        <w:rPr>
          <w:rStyle w:val="CommentReference"/>
        </w:rPr>
        <w:annotationRef/>
      </w:r>
      <w:r>
        <w:t>Add implicit</w:t>
      </w:r>
    </w:p>
    <w:p w14:paraId="49AB4EEA" w14:textId="38026537" w:rsidR="00B900F3" w:rsidRDefault="00B900F3">
      <w:pPr>
        <w:pStyle w:val="CommentText"/>
      </w:pPr>
      <w:r>
        <w:t>DONE</w:t>
      </w:r>
    </w:p>
  </w:comment>
  <w:comment w:id="20044" w:author="Steve Hanson" w:date="2013-07-24T17:51:00Z" w:initials="SMH">
    <w:p w14:paraId="61B5B410" w14:textId="77777777" w:rsidR="00B900F3" w:rsidRDefault="00B900F3">
      <w:pPr>
        <w:pStyle w:val="CommentText"/>
      </w:pPr>
      <w:r>
        <w:rPr>
          <w:rStyle w:val="CommentReference"/>
        </w:rPr>
        <w:annotationRef/>
      </w:r>
      <w:r>
        <w:t>Errata 3.10 adds nillable complex elements</w:t>
      </w:r>
    </w:p>
    <w:p w14:paraId="087CA219" w14:textId="77777777" w:rsidR="00B900F3" w:rsidRDefault="00B900F3">
      <w:pPr>
        <w:pStyle w:val="CommentText"/>
      </w:pPr>
    </w:p>
    <w:p w14:paraId="30633B40" w14:textId="69E4D97E" w:rsidR="00B900F3" w:rsidRDefault="00B900F3">
      <w:pPr>
        <w:pStyle w:val="CommentText"/>
      </w:pPr>
      <w:r>
        <w:t>DONE - inserted before repeats.</w:t>
      </w:r>
    </w:p>
  </w:comment>
  <w:comment w:id="20052" w:author="Steve Hanson" w:date="2013-07-24T17:51:00Z" w:initials="SMH">
    <w:p w14:paraId="3A7BC448" w14:textId="77777777" w:rsidR="00B900F3" w:rsidRDefault="00B900F3">
      <w:pPr>
        <w:pStyle w:val="CommentText"/>
      </w:pPr>
      <w:r>
        <w:rPr>
          <w:rStyle w:val="CommentReference"/>
        </w:rPr>
        <w:annotationRef/>
      </w:r>
      <w:r>
        <w:t xml:space="preserve">Errata 2.5. </w:t>
      </w:r>
      <w:r w:rsidRPr="00B93795">
        <w:rPr>
          <w:b/>
        </w:rPr>
        <w:t>DONE</w:t>
      </w:r>
    </w:p>
  </w:comment>
  <w:comment w:id="20064" w:author="Steve Hanson" w:date="2013-07-24T17:51:00Z" w:initials="SMH">
    <w:p w14:paraId="5DBA6247" w14:textId="77D15E7E" w:rsidR="00B900F3" w:rsidRDefault="00B900F3">
      <w:pPr>
        <w:pStyle w:val="CommentText"/>
      </w:pPr>
      <w:r>
        <w:rPr>
          <w:rStyle w:val="CommentReference"/>
        </w:rPr>
        <w:annotationRef/>
      </w:r>
      <w:r>
        <w:t>Removed ByteOrder.</w:t>
      </w:r>
    </w:p>
    <w:p w14:paraId="13672A60" w14:textId="3622FBC3" w:rsidR="00B900F3" w:rsidRDefault="00B900F3">
      <w:pPr>
        <w:pStyle w:val="CommentText"/>
      </w:pPr>
      <w:r>
        <w:t>DONE</w:t>
      </w:r>
    </w:p>
  </w:comment>
  <w:comment w:id="20066" w:author="Steve Hanson" w:date="2013-07-24T17:51:00Z" w:initials="SMH">
    <w:p w14:paraId="3925E2EF" w14:textId="77777777" w:rsidR="00B900F3" w:rsidRDefault="00B900F3">
      <w:pPr>
        <w:pStyle w:val="CommentText"/>
      </w:pPr>
      <w:r>
        <w:rPr>
          <w:rStyle w:val="CommentReference"/>
        </w:rPr>
        <w:annotationRef/>
      </w:r>
      <w:r>
        <w:t>Errata 3.10 adds nillable complex elements</w:t>
      </w:r>
    </w:p>
    <w:p w14:paraId="77214892" w14:textId="77777777" w:rsidR="00B900F3" w:rsidRDefault="00B900F3">
      <w:pPr>
        <w:pStyle w:val="CommentText"/>
      </w:pPr>
    </w:p>
    <w:p w14:paraId="52E9F5FC" w14:textId="5F0229A1" w:rsidR="00B900F3" w:rsidRDefault="00B900F3">
      <w:pPr>
        <w:pStyle w:val="CommentText"/>
      </w:pPr>
      <w:r>
        <w:t>Only elements can be nillable, so it was done there.  Can't have nillable sequences and choices, only elements.</w:t>
      </w:r>
    </w:p>
    <w:p w14:paraId="1F000666" w14:textId="77777777" w:rsidR="00B900F3" w:rsidRDefault="00B900F3">
      <w:pPr>
        <w:pStyle w:val="CommentText"/>
      </w:pPr>
    </w:p>
    <w:p w14:paraId="7103F6A1" w14:textId="401962F8" w:rsidR="00B900F3" w:rsidRDefault="00B900F3">
      <w:pPr>
        <w:pStyle w:val="CommentText"/>
      </w:pPr>
      <w:r>
        <w:t>DONE</w:t>
      </w:r>
    </w:p>
  </w:comment>
  <w:comment w:id="20067" w:author="Steve Hanson" w:date="2013-07-24T17:51:00Z" w:initials="SMH">
    <w:p w14:paraId="7D7FD06C" w14:textId="77777777" w:rsidR="00B900F3" w:rsidRDefault="00B900F3">
      <w:pPr>
        <w:pStyle w:val="CommentText"/>
      </w:pPr>
      <w:r>
        <w:rPr>
          <w:rStyle w:val="CommentReference"/>
        </w:rPr>
        <w:annotationRef/>
      </w:r>
      <w:r>
        <w:t>Errata 3.14 changes the name</w:t>
      </w:r>
    </w:p>
    <w:p w14:paraId="6179F424" w14:textId="1E97E10C" w:rsidR="00B900F3" w:rsidRDefault="00B900F3">
      <w:pPr>
        <w:pStyle w:val="CommentText"/>
      </w:pPr>
      <w:r>
        <w:t>DONE</w:t>
      </w:r>
    </w:p>
  </w:comment>
  <w:comment w:id="20106" w:author="Steve Hanson" w:date="2013-07-24T17:51:00Z" w:initials="SMH">
    <w:p w14:paraId="3FB88A57" w14:textId="42A735BE" w:rsidR="00B900F3" w:rsidRDefault="00B900F3">
      <w:pPr>
        <w:pStyle w:val="CommentText"/>
      </w:pPr>
      <w:r>
        <w:rPr>
          <w:rStyle w:val="CommentReference"/>
        </w:rPr>
        <w:annotationRef/>
      </w:r>
      <w:r>
        <w:t>Removed ByteOrder</w:t>
      </w:r>
    </w:p>
    <w:p w14:paraId="09C76CD7" w14:textId="23C5985C" w:rsidR="00B900F3" w:rsidRDefault="00B900F3">
      <w:pPr>
        <w:pStyle w:val="CommentText"/>
      </w:pPr>
      <w:r>
        <w:t>DONE</w:t>
      </w:r>
    </w:p>
  </w:comment>
  <w:comment w:id="20241" w:author="mbeckerle" w:date="2013-07-24T17:51:00Z" w:initials="m">
    <w:p w14:paraId="2B6BCB21" w14:textId="77777777" w:rsidR="00B900F3" w:rsidRDefault="00B900F3">
      <w:pPr>
        <w:pStyle w:val="CommentText"/>
      </w:pPr>
      <w:r>
        <w:rPr>
          <w:rStyle w:val="CommentReference"/>
        </w:rPr>
        <w:annotationRef/>
      </w:r>
      <w:r>
        <w:t>It’s nilValue singular, and  it no longer accepts an expression</w:t>
      </w:r>
    </w:p>
    <w:p w14:paraId="43A14647" w14:textId="1D11DF1F" w:rsidR="00B900F3" w:rsidRDefault="00B900F3">
      <w:pPr>
        <w:pStyle w:val="CommentText"/>
      </w:pPr>
      <w:r>
        <w:t>DONE</w:t>
      </w:r>
    </w:p>
  </w:comment>
  <w:comment w:id="20242" w:author="Steve Hanson" w:date="2013-07-24T17:51:00Z" w:initials="SMH">
    <w:p w14:paraId="09ECEB4B" w14:textId="77A36578" w:rsidR="00B900F3" w:rsidRDefault="00B900F3">
      <w:pPr>
        <w:pStyle w:val="CommentText"/>
      </w:pPr>
      <w:r>
        <w:rPr>
          <w:rStyle w:val="CommentReference"/>
        </w:rPr>
        <w:annotationRef/>
      </w:r>
      <w:r>
        <w:t>No dfdl: as it’s just an attribute</w:t>
      </w:r>
    </w:p>
  </w:comment>
  <w:comment w:id="20251" w:author="mbeckerle" w:date="2013-07-24T17:51:00Z" w:initials="m">
    <w:p w14:paraId="1CEDC1C5" w14:textId="09ED40AF" w:rsidR="00B900F3" w:rsidRDefault="00B900F3">
      <w:pPr>
        <w:pStyle w:val="CommentText"/>
      </w:pPr>
      <w:r>
        <w:rPr>
          <w:rStyle w:val="CommentReference"/>
        </w:rPr>
        <w:annotationRef/>
      </w:r>
      <w:r>
        <w:t>Errata revision 13 updated Errata 2.113 DONE</w:t>
      </w:r>
    </w:p>
    <w:p w14:paraId="0F358553" w14:textId="77777777" w:rsidR="00B900F3" w:rsidRDefault="00B900F3">
      <w:pPr>
        <w:pStyle w:val="CommentText"/>
      </w:pPr>
    </w:p>
    <w:p w14:paraId="13487CF3" w14:textId="77DE0C9D" w:rsidR="00B900F3" w:rsidRDefault="00B900F3">
      <w:pPr>
        <w:pStyle w:val="CommentText"/>
      </w:pPr>
      <w:r>
        <w:t>Includes removing 2.103 errata-related materials as this superceds them.</w:t>
      </w:r>
    </w:p>
    <w:p w14:paraId="61C5AF2C" w14:textId="77777777" w:rsidR="00B900F3" w:rsidRDefault="00B900F3">
      <w:pPr>
        <w:pStyle w:val="CommentText"/>
      </w:pPr>
    </w:p>
  </w:comment>
  <w:comment w:id="20265" w:author="mbeckerle" w:date="2013-07-24T17:51:00Z" w:initials="m">
    <w:p w14:paraId="6730BFE4" w14:textId="77777777" w:rsidR="00B900F3" w:rsidRDefault="00B900F3" w:rsidP="00E15DD5">
      <w:pPr>
        <w:autoSpaceDE w:val="0"/>
        <w:rPr>
          <w:rFonts w:ascii="Helv" w:hAnsi="Helv" w:cs="Helv"/>
          <w:color w:val="0000FF"/>
          <w:lang w:eastAsia="en-GB"/>
        </w:rPr>
      </w:pPr>
      <w:r>
        <w:rPr>
          <w:rStyle w:val="CommentReference"/>
        </w:rPr>
        <w:annotationRef/>
      </w:r>
      <w:r>
        <w:rPr>
          <w:rFonts w:ascii="Helv" w:hAnsi="Helv" w:cs="Helv"/>
          <w:b/>
          <w:color w:val="0000FF"/>
          <w:lang w:eastAsia="en-GB"/>
        </w:rPr>
        <w:t xml:space="preserve">Errata </w:t>
      </w:r>
      <w:r w:rsidRPr="00666647">
        <w:rPr>
          <w:rFonts w:ascii="Helv" w:hAnsi="Helv" w:cs="Helv"/>
          <w:b/>
          <w:color w:val="0000FF"/>
          <w:lang w:eastAsia="en-GB"/>
        </w:rPr>
        <w:t>2.114</w:t>
      </w:r>
      <w:r>
        <w:rPr>
          <w:rFonts w:ascii="Helv" w:hAnsi="Helv" w:cs="Helv"/>
          <w:color w:val="0000FF"/>
          <w:lang w:eastAsia="en-GB"/>
        </w:rPr>
        <w:t xml:space="preserve">. </w:t>
      </w:r>
      <w:r w:rsidRPr="00666647">
        <w:rPr>
          <w:rFonts w:ascii="Helv" w:hAnsi="Helv" w:cs="Helv"/>
          <w:i/>
          <w:color w:val="0000FF"/>
          <w:lang w:eastAsia="en-GB"/>
        </w:rPr>
        <w:t>Section 23</w:t>
      </w:r>
      <w:r>
        <w:rPr>
          <w:rFonts w:ascii="Helv" w:hAnsi="Helv" w:cs="Helv"/>
          <w:color w:val="0000FF"/>
          <w:lang w:eastAsia="en-GB"/>
        </w:rPr>
        <w:t>. DFDL implementations MUST comply with the error code behaviour …</w:t>
      </w:r>
    </w:p>
    <w:p w14:paraId="415EE175" w14:textId="543E8B7B" w:rsidR="00B900F3" w:rsidRDefault="00B900F3" w:rsidP="00E15DD5">
      <w:pPr>
        <w:pStyle w:val="CommentText"/>
      </w:pPr>
      <w:r>
        <w:rPr>
          <w:rFonts w:ascii="Helv" w:hAnsi="Helv" w:cs="Helv"/>
          <w:color w:val="0000FF"/>
          <w:lang w:eastAsia="en-GB"/>
        </w:rPr>
        <w:t>DONE</w:t>
      </w:r>
    </w:p>
  </w:comment>
  <w:comment w:id="20271" w:author="mbeckerle" w:date="2013-07-24T17:51:00Z" w:initials="m">
    <w:p w14:paraId="46DA215C" w14:textId="77777777" w:rsidR="00B900F3" w:rsidRDefault="00B900F3" w:rsidP="00E15DD5">
      <w:pPr>
        <w:rPr>
          <w:rFonts w:ascii="Helv" w:hAnsi="Helv" w:cs="Helv"/>
          <w:color w:val="000000"/>
          <w:lang w:eastAsia="en-GB"/>
        </w:rPr>
      </w:pPr>
      <w:r>
        <w:rPr>
          <w:rStyle w:val="CommentReference"/>
        </w:rPr>
        <w:annotationRef/>
      </w:r>
      <w:r>
        <w:rPr>
          <w:rFonts w:cs="Arial"/>
          <w:b/>
          <w:color w:val="000000"/>
          <w:lang w:eastAsia="en-GB"/>
        </w:rPr>
        <w:t>Errata 2.113</w:t>
      </w:r>
      <w:r>
        <w:rPr>
          <w:rFonts w:cs="Arial"/>
          <w:color w:val="000000"/>
          <w:lang w:eastAsia="en-GB"/>
        </w:rPr>
        <w:t xml:space="preserve">. </w:t>
      </w:r>
      <w:r w:rsidRPr="00B43DCB">
        <w:rPr>
          <w:rFonts w:cs="Arial"/>
          <w:i/>
          <w:color w:val="000000"/>
          <w:lang w:eastAsia="en-GB"/>
        </w:rPr>
        <w:t>Section 23</w:t>
      </w:r>
      <w:r>
        <w:rPr>
          <w:rFonts w:cs="Arial"/>
          <w:color w:val="000000"/>
          <w:lang w:eastAsia="en-GB"/>
        </w:rPr>
        <w:t xml:space="preserve">. </w:t>
      </w:r>
      <w:r>
        <w:rPr>
          <w:rFonts w:ascii="Helv" w:hAnsi="Helv" w:cs="Helv"/>
          <w:color w:val="000000"/>
          <w:lang w:eastAsia="en-GB"/>
        </w:rPr>
        <w:t xml:space="preserve">DFDL implementations may use off-the-shelf … </w:t>
      </w:r>
    </w:p>
    <w:p w14:paraId="51A744C9" w14:textId="6754FCD3" w:rsidR="00B900F3" w:rsidRPr="00E15DD5" w:rsidRDefault="00B900F3" w:rsidP="00E15DD5">
      <w:pPr>
        <w:rPr>
          <w:rFonts w:ascii="Helv" w:hAnsi="Helv" w:cs="Helv"/>
          <w:color w:val="0000FF"/>
          <w:lang w:eastAsia="en-GB"/>
        </w:rPr>
      </w:pPr>
      <w:r>
        <w:rPr>
          <w:rFonts w:ascii="Helv" w:hAnsi="Helv" w:cs="Helv"/>
          <w:color w:val="000000"/>
          <w:lang w:eastAsia="en-GB"/>
        </w:rPr>
        <w:t>DONE</w:t>
      </w:r>
    </w:p>
  </w:comment>
  <w:comment w:id="20274" w:author="mbeckerle" w:date="2013-07-24T17:51:00Z" w:initials="m">
    <w:p w14:paraId="20976EAB" w14:textId="6D6C56BC" w:rsidR="00B900F3" w:rsidRDefault="00B900F3">
      <w:pPr>
        <w:pStyle w:val="CommentText"/>
      </w:pPr>
      <w:r>
        <w:rPr>
          <w:rStyle w:val="CommentReference"/>
        </w:rPr>
        <w:annotationRef/>
      </w:r>
      <w:r>
        <w:t>Errata revision 13 Errata 2.113 changes.</w:t>
      </w:r>
    </w:p>
  </w:comment>
  <w:comment w:id="20289" w:author="mbeckerle" w:date="2013-07-24T17:51:00Z" w:initials="m">
    <w:p w14:paraId="73C5CAED" w14:textId="72B485AD" w:rsidR="00B900F3" w:rsidRDefault="00B900F3">
      <w:pPr>
        <w:pStyle w:val="CommentText"/>
      </w:pPr>
      <w:r>
        <w:rPr>
          <w:rStyle w:val="CommentReference"/>
        </w:rPr>
        <w:annotationRef/>
      </w:r>
      <w:r>
        <w:t>Any limitation here? Do we want to say there may be implementation imposed limitations.</w:t>
      </w:r>
    </w:p>
    <w:p w14:paraId="4F7943D8" w14:textId="77777777" w:rsidR="00B900F3" w:rsidRDefault="00B900F3">
      <w:pPr>
        <w:pStyle w:val="CommentText"/>
      </w:pPr>
    </w:p>
    <w:p w14:paraId="19C2040A" w14:textId="7E28A26D" w:rsidR="00B900F3" w:rsidRDefault="00B900F3">
      <w:pPr>
        <w:pStyle w:val="CommentText"/>
      </w:pPr>
      <w:r>
        <w:t>E.g., I know people want streaming output behavior when the format is streamable. That would imply some buffering, but not unbounded amount.</w:t>
      </w:r>
    </w:p>
    <w:p w14:paraId="4EDB8C60" w14:textId="77777777" w:rsidR="00B900F3" w:rsidRDefault="00B900F3">
      <w:pPr>
        <w:pStyle w:val="CommentText"/>
      </w:pPr>
    </w:p>
    <w:p w14:paraId="0799ED5F" w14:textId="73E7AA4E" w:rsidR="00B900F3" w:rsidRDefault="00B900F3">
      <w:pPr>
        <w:pStyle w:val="CommentText"/>
      </w:pPr>
      <w:r>
        <w:t>DONE (review) – added section on implementation-specific behaviors.</w:t>
      </w:r>
    </w:p>
  </w:comment>
  <w:comment w:id="20395" w:author="mbeckerle" w:date="2013-07-24T17:51:00Z" w:initials="m">
    <w:p w14:paraId="7A36D9A0" w14:textId="75D31F39" w:rsidR="00B900F3" w:rsidRDefault="00B900F3">
      <w:pPr>
        <w:pStyle w:val="CommentText"/>
      </w:pPr>
      <w:r>
        <w:rPr>
          <w:rStyle w:val="CommentReference"/>
        </w:rPr>
        <w:annotationRef/>
      </w:r>
      <w:r>
        <w:t>Made the table smaller by removing all the "impossible" rows.</w:t>
      </w:r>
    </w:p>
    <w:p w14:paraId="011AA25B" w14:textId="77777777" w:rsidR="00B900F3" w:rsidRDefault="00B900F3">
      <w:pPr>
        <w:pStyle w:val="CommentText"/>
      </w:pPr>
    </w:p>
    <w:p w14:paraId="3F61C751" w14:textId="64F3B3EC" w:rsidR="00B900F3" w:rsidRDefault="00B900F3">
      <w:pPr>
        <w:pStyle w:val="CommentText"/>
      </w:pPr>
      <w:r>
        <w:t>Added clarification about why these are schema definition errors even though they are in some cases only detectable at runtime.</w:t>
      </w:r>
    </w:p>
    <w:p w14:paraId="4D00F13F" w14:textId="77777777" w:rsidR="00B900F3" w:rsidRDefault="00B900F3">
      <w:pPr>
        <w:pStyle w:val="CommentText"/>
      </w:pPr>
    </w:p>
    <w:p w14:paraId="6DC5011A" w14:textId="31FE6129" w:rsidR="00B900F3" w:rsidRDefault="00B900F3">
      <w:pPr>
        <w:pStyle w:val="CommentText"/>
      </w:pPr>
      <w:r>
        <w:t>DONE</w:t>
      </w:r>
    </w:p>
  </w:comment>
  <w:comment w:id="20429" w:author="Steve Hanson" w:date="2013-07-24T17:51:00Z" w:initials="SMH">
    <w:p w14:paraId="615C6942" w14:textId="77777777" w:rsidR="00B900F3" w:rsidRDefault="00B900F3">
      <w:pPr>
        <w:pStyle w:val="CommentText"/>
      </w:pPr>
      <w:r>
        <w:rPr>
          <w:rStyle w:val="CommentReference"/>
        </w:rPr>
        <w:annotationRef/>
      </w:r>
      <w:r>
        <w:t xml:space="preserve">Errata 2.49 clarifies this. </w:t>
      </w:r>
      <w:r w:rsidRPr="006A53D2">
        <w:rPr>
          <w:b/>
        </w:rPr>
        <w:t>DONE</w:t>
      </w:r>
    </w:p>
  </w:comment>
  <w:comment w:id="20448" w:author="Steve Hanson" w:date="2013-07-24T17:51:00Z" w:initials="SMH">
    <w:p w14:paraId="313EF2A0" w14:textId="77777777" w:rsidR="00B900F3" w:rsidRDefault="00B900F3">
      <w:pPr>
        <w:pStyle w:val="CommentText"/>
      </w:pPr>
      <w:r>
        <w:rPr>
          <w:rStyle w:val="CommentReference"/>
        </w:rPr>
        <w:annotationRef/>
      </w:r>
      <w:r>
        <w:t xml:space="preserve">Errata 2.37: </w:t>
      </w:r>
      <w:r w:rsidRPr="00557DF4">
        <w:rPr>
          <w:b/>
        </w:rPr>
        <w:t>DONE</w:t>
      </w:r>
    </w:p>
  </w:comment>
  <w:comment w:id="20470" w:author="Steve Hanson" w:date="2013-07-24T17:51:00Z" w:initials="SMH">
    <w:p w14:paraId="25A0134F" w14:textId="77777777" w:rsidR="00B900F3" w:rsidRDefault="00B900F3">
      <w:pPr>
        <w:pStyle w:val="CommentText"/>
      </w:pPr>
      <w:r>
        <w:rPr>
          <w:rStyle w:val="CommentReference"/>
        </w:rPr>
        <w:annotationRef/>
      </w:r>
      <w:r>
        <w:t>Errata 2.69 clarifies this and makes it consistent</w:t>
      </w:r>
    </w:p>
    <w:p w14:paraId="0911802A" w14:textId="77777777" w:rsidR="00B900F3" w:rsidRDefault="00B900F3">
      <w:pPr>
        <w:pStyle w:val="CommentText"/>
      </w:pPr>
    </w:p>
    <w:p w14:paraId="7F6E8327" w14:textId="77777777" w:rsidR="00B900F3" w:rsidRDefault="00B900F3">
      <w:pPr>
        <w:pStyle w:val="CommentText"/>
      </w:pPr>
      <w:r>
        <w:t>DONE</w:t>
      </w:r>
    </w:p>
  </w:comment>
  <w:comment w:id="20493" w:author="mbeckerle" w:date="2013-07-24T17:51:00Z" w:initials="m">
    <w:p w14:paraId="29E9F692" w14:textId="4DE1A9D0" w:rsidR="00B900F3" w:rsidRDefault="00B900F3">
      <w:pPr>
        <w:pStyle w:val="CommentText"/>
      </w:pPr>
      <w:r>
        <w:rPr>
          <w:rStyle w:val="CommentReference"/>
        </w:rPr>
        <w:annotationRef/>
      </w:r>
      <w:r>
        <w:t xml:space="preserve">Huh? What does “returned lexically” mean. </w:t>
      </w:r>
    </w:p>
    <w:p w14:paraId="1B5CB03C" w14:textId="77777777" w:rsidR="00B900F3" w:rsidRDefault="00B900F3">
      <w:pPr>
        <w:pStyle w:val="CommentText"/>
      </w:pPr>
    </w:p>
    <w:p w14:paraId="56FE59CD" w14:textId="021B8CC7" w:rsidR="00B900F3" w:rsidRDefault="00B900F3">
      <w:pPr>
        <w:pStyle w:val="CommentText"/>
      </w:pPr>
      <w:r>
        <w:t>Changed to What appears lexically as an expression</w:t>
      </w:r>
    </w:p>
    <w:p w14:paraId="076328A9" w14:textId="10C29A09" w:rsidR="00B900F3" w:rsidRDefault="00B900F3">
      <w:pPr>
        <w:pStyle w:val="CommentText"/>
      </w:pPr>
      <w:r>
        <w:t>DONE</w:t>
      </w:r>
    </w:p>
  </w:comment>
  <w:comment w:id="20530" w:author="mbeckerle" w:date="2013-07-24T17:51:00Z" w:initials="m">
    <w:p w14:paraId="17826F84" w14:textId="377A8244" w:rsidR="00B900F3" w:rsidRDefault="00B900F3">
      <w:pPr>
        <w:pStyle w:val="CommentText"/>
      </w:pPr>
      <w:r>
        <w:rPr>
          <w:rStyle w:val="CommentReference"/>
        </w:rPr>
        <w:annotationRef/>
      </w:r>
      <w:r>
        <w:t>Errata 2.83 as revised</w:t>
      </w:r>
    </w:p>
    <w:p w14:paraId="5C11F1EA" w14:textId="71E43687" w:rsidR="00B900F3" w:rsidRDefault="00B900F3">
      <w:pPr>
        <w:pStyle w:val="CommentText"/>
      </w:pPr>
      <w:r>
        <w:t>DONE</w:t>
      </w:r>
    </w:p>
  </w:comment>
  <w:comment w:id="20478" w:author="mbeckerle" w:date="2013-07-24T17:51:00Z" w:initials="m">
    <w:p w14:paraId="6A343F52" w14:textId="1803DF99" w:rsidR="00B900F3" w:rsidRDefault="00B900F3">
      <w:pPr>
        <w:pStyle w:val="CommentText"/>
      </w:pPr>
      <w:r>
        <w:rPr>
          <w:rStyle w:val="CommentReference"/>
        </w:rPr>
        <w:annotationRef/>
      </w:r>
      <w:r>
        <w:t>Errata 2.83 Done</w:t>
      </w:r>
    </w:p>
    <w:p w14:paraId="67A5AA80" w14:textId="77777777" w:rsidR="00B900F3" w:rsidRDefault="00B900F3">
      <w:pPr>
        <w:pStyle w:val="CommentText"/>
      </w:pPr>
    </w:p>
  </w:comment>
  <w:comment w:id="20546" w:author="mbeckerle" w:date="2013-07-24T17:51:00Z" w:initials="m">
    <w:p w14:paraId="524C60BE" w14:textId="0E81F8EA" w:rsidR="00B900F3" w:rsidRDefault="00B900F3" w:rsidP="003C4D8A">
      <w:pPr>
        <w:autoSpaceDE w:val="0"/>
        <w:rPr>
          <w:rFonts w:cs="Arial"/>
          <w:lang w:eastAsia="en-GB"/>
        </w:rPr>
      </w:pPr>
      <w:r>
        <w:rPr>
          <w:rStyle w:val="CommentReference"/>
        </w:rPr>
        <w:annotationRef/>
      </w:r>
      <w:r>
        <w:rPr>
          <w:rFonts w:cs="Arial"/>
          <w:i/>
          <w:lang w:eastAsia="en-GB"/>
        </w:rPr>
        <w:t xml:space="preserve">Errata 2.101 </w:t>
      </w:r>
      <w:r w:rsidRPr="00AD07D1">
        <w:rPr>
          <w:rFonts w:cs="Arial"/>
          <w:i/>
          <w:lang w:eastAsia="en-GB"/>
        </w:rPr>
        <w:t>Section 23.4.</w:t>
      </w:r>
      <w:r>
        <w:rPr>
          <w:rFonts w:cs="Arial"/>
          <w:lang w:eastAsia="en-GB"/>
        </w:rPr>
        <w:t xml:space="preserve"> The BNF for DFDL expressions allows a variable to appear as a path segment. This is not supported by DFDL, which only allows variables to return a simple value, and XPath does not permit variables to return simple values in path segments. </w:t>
      </w:r>
    </w:p>
    <w:p w14:paraId="289A5053" w14:textId="77777777" w:rsidR="00B900F3" w:rsidRDefault="00B900F3" w:rsidP="003C4D8A">
      <w:pPr>
        <w:autoSpaceDE w:val="0"/>
        <w:rPr>
          <w:rFonts w:cs="Arial"/>
          <w:lang w:eastAsia="en-GB"/>
        </w:rPr>
      </w:pPr>
    </w:p>
    <w:p w14:paraId="26E047CA" w14:textId="11286521" w:rsidR="00B900F3" w:rsidRDefault="00B900F3" w:rsidP="003C4D8A">
      <w:pPr>
        <w:autoSpaceDE w:val="0"/>
        <w:rPr>
          <w:rFonts w:cs="Arial"/>
          <w:lang w:eastAsia="en-GB"/>
        </w:rPr>
      </w:pPr>
      <w:r>
        <w:rPr>
          <w:rFonts w:cs="Arial"/>
          <w:lang w:eastAsia="en-GB"/>
        </w:rPr>
        <w:t>DONE - went back to original grammar, then added changes per email thread Feb 11.2013</w:t>
      </w:r>
    </w:p>
    <w:p w14:paraId="5169E434" w14:textId="77777777" w:rsidR="00B900F3" w:rsidRDefault="00B900F3" w:rsidP="003C4D8A">
      <w:pPr>
        <w:autoSpaceDE w:val="0"/>
        <w:rPr>
          <w:rFonts w:cs="Arial"/>
          <w:lang w:eastAsia="en-GB"/>
        </w:rPr>
      </w:pPr>
    </w:p>
    <w:p w14:paraId="6912A42A" w14:textId="39023CA8" w:rsidR="00B900F3" w:rsidRDefault="00B900F3" w:rsidP="00B65070">
      <w:pPr>
        <w:autoSpaceDE w:val="0"/>
      </w:pPr>
      <w:r>
        <w:rPr>
          <w:rFonts w:cs="Arial"/>
          <w:lang w:eastAsia="en-GB"/>
        </w:rPr>
        <w:t>The changes have comment bubble notes on them There should be change bars, but for tables these are sometimes misleading.</w:t>
      </w:r>
    </w:p>
  </w:comment>
  <w:comment w:id="20550" w:author="mbeckerle" w:date="2013-07-24T17:51:00Z" w:initials="m">
    <w:p w14:paraId="423D1F52" w14:textId="77777777" w:rsidR="00B900F3" w:rsidRDefault="00B900F3">
      <w:pPr>
        <w:pStyle w:val="CommentText"/>
      </w:pPr>
      <w:r>
        <w:rPr>
          <w:rStyle w:val="CommentReference"/>
        </w:rPr>
        <w:annotationRef/>
      </w:r>
      <w:r>
        <w:t>Note change here.</w:t>
      </w:r>
    </w:p>
  </w:comment>
  <w:comment w:id="20552" w:author="mbeckerle" w:date="2013-07-24T17:51:00Z" w:initials="m">
    <w:p w14:paraId="3FB45369" w14:textId="77777777" w:rsidR="00B900F3" w:rsidRDefault="00B900F3">
      <w:pPr>
        <w:pStyle w:val="CommentText"/>
      </w:pPr>
      <w:r>
        <w:rPr>
          <w:rStyle w:val="CommentReference"/>
        </w:rPr>
        <w:annotationRef/>
      </w:r>
      <w:r>
        <w:t>Note change here.</w:t>
      </w:r>
    </w:p>
  </w:comment>
  <w:comment w:id="20553" w:author="mbeckerle" w:date="2013-07-24T17:51:00Z" w:initials="m">
    <w:p w14:paraId="754B3259" w14:textId="77777777" w:rsidR="00B900F3" w:rsidRDefault="00B900F3">
      <w:pPr>
        <w:pStyle w:val="CommentText"/>
      </w:pPr>
      <w:r>
        <w:rPr>
          <w:rStyle w:val="CommentReference"/>
        </w:rPr>
        <w:annotationRef/>
      </w:r>
      <w:r>
        <w:t>Note change here (just the ? was added)</w:t>
      </w:r>
    </w:p>
  </w:comment>
  <w:comment w:id="20554" w:author="mbeckerle" w:date="2013-07-24T17:51:00Z" w:initials="m">
    <w:p w14:paraId="5C8AD047" w14:textId="77777777" w:rsidR="00B900F3" w:rsidRDefault="00B900F3">
      <w:pPr>
        <w:pStyle w:val="CommentText"/>
      </w:pPr>
      <w:r>
        <w:rPr>
          <w:rStyle w:val="CommentReference"/>
        </w:rPr>
        <w:annotationRef/>
      </w:r>
      <w:r>
        <w:t>Note change here.</w:t>
      </w:r>
    </w:p>
  </w:comment>
  <w:comment w:id="20556" w:author="mbeckerle" w:date="2013-07-24T17:51:00Z" w:initials="m">
    <w:p w14:paraId="5D4A4B94" w14:textId="77777777" w:rsidR="00B900F3" w:rsidRDefault="00B900F3">
      <w:pPr>
        <w:pStyle w:val="CommentText"/>
      </w:pPr>
      <w:r>
        <w:rPr>
          <w:rStyle w:val="CommentReference"/>
        </w:rPr>
        <w:annotationRef/>
      </w:r>
      <w:r>
        <w:t>Note change here (just the ? was added)</w:t>
      </w:r>
    </w:p>
  </w:comment>
  <w:comment w:id="20557" w:author="mbeckerle" w:date="2013-07-24T17:51:00Z" w:initials="m">
    <w:p w14:paraId="44E887E4" w14:textId="77777777" w:rsidR="00B900F3" w:rsidRDefault="00B900F3">
      <w:pPr>
        <w:pStyle w:val="CommentText"/>
      </w:pPr>
      <w:r>
        <w:rPr>
          <w:rStyle w:val="CommentReference"/>
        </w:rPr>
        <w:annotationRef/>
      </w:r>
      <w:r>
        <w:t>Note change here (? was removed)</w:t>
      </w:r>
    </w:p>
  </w:comment>
  <w:comment w:id="20964" w:author="mbeckerle" w:date="2013-07-24T17:51:00Z" w:initials="m">
    <w:p w14:paraId="26E7BC17" w14:textId="5CAE1235" w:rsidR="00B900F3" w:rsidRDefault="00B900F3">
      <w:pPr>
        <w:pStyle w:val="CommentText"/>
      </w:pPr>
      <w:r>
        <w:rPr>
          <w:rStyle w:val="CommentReference"/>
        </w:rPr>
        <w:annotationRef/>
      </w:r>
      <w:r>
        <w:t>DONE</w:t>
      </w:r>
    </w:p>
    <w:p w14:paraId="309E77F4" w14:textId="6CD2737E" w:rsidR="00B900F3" w:rsidRDefault="00B900F3">
      <w:pPr>
        <w:pStyle w:val="CommentText"/>
      </w:pPr>
    </w:p>
    <w:p w14:paraId="60A5AD52" w14:textId="7623A8B0" w:rsidR="00B900F3" w:rsidRDefault="00B900F3">
      <w:pPr>
        <w:pStyle w:val="CommentText"/>
      </w:pPr>
      <w:r>
        <w:t xml:space="preserve">Need a statement about errors. </w:t>
      </w:r>
    </w:p>
    <w:p w14:paraId="4EF70911" w14:textId="77777777" w:rsidR="00B900F3" w:rsidRDefault="00B900F3">
      <w:pPr>
        <w:pStyle w:val="CommentText"/>
      </w:pPr>
    </w:p>
    <w:p w14:paraId="69E26A20" w14:textId="015C11F1" w:rsidR="00B900F3" w:rsidRDefault="00B900F3" w:rsidP="00431F31">
      <w:pPr>
        <w:pStyle w:val="CommentText"/>
      </w:pPr>
      <w:r>
        <w:t>We say this language is statically type-checkable…</w:t>
      </w:r>
    </w:p>
    <w:p w14:paraId="3A8833E8" w14:textId="77777777" w:rsidR="00B900F3" w:rsidRDefault="00B900F3">
      <w:pPr>
        <w:pStyle w:val="CommentText"/>
      </w:pPr>
    </w:p>
    <w:p w14:paraId="45231ED1" w14:textId="4A251313" w:rsidR="00B900F3" w:rsidRDefault="00B900F3">
      <w:pPr>
        <w:pStyle w:val="CommentText"/>
      </w:pPr>
      <w:r>
        <w:t>So type errors are SDE, conversion errors are PE.</w:t>
      </w:r>
    </w:p>
  </w:comment>
  <w:comment w:id="20965" w:author="mbeckerle" w:date="2013-07-24T17:51:00Z" w:initials="m">
    <w:p w14:paraId="176D01F0" w14:textId="5ABE50AC" w:rsidR="00B900F3" w:rsidRDefault="00B900F3">
      <w:pPr>
        <w:pStyle w:val="CommentText"/>
      </w:pPr>
      <w:r>
        <w:rPr>
          <w:rStyle w:val="CommentReference"/>
        </w:rPr>
        <w:annotationRef/>
      </w:r>
      <w:r>
        <w:t xml:space="preserve">Added phrase about SDE and processing error. </w:t>
      </w:r>
    </w:p>
    <w:p w14:paraId="48A88F8F" w14:textId="02747BDE" w:rsidR="00B900F3" w:rsidRDefault="00B900F3">
      <w:pPr>
        <w:pStyle w:val="CommentText"/>
      </w:pPr>
    </w:p>
  </w:comment>
  <w:comment w:id="21015" w:author="Steve Hanson" w:date="2013-07-24T17:51:00Z" w:initials="SMH">
    <w:p w14:paraId="5E8704E7" w14:textId="3400489C" w:rsidR="00B900F3" w:rsidRDefault="00B900F3">
      <w:pPr>
        <w:pStyle w:val="CommentText"/>
      </w:pPr>
      <w:r>
        <w:rPr>
          <w:rStyle w:val="CommentReference"/>
        </w:rPr>
        <w:annotationRef/>
      </w:r>
      <w:r>
        <w:t>Subtypes of</w:t>
      </w:r>
    </w:p>
  </w:comment>
  <w:comment w:id="21022" w:author="Steve Hanson" w:date="2013-07-24T17:51:00Z" w:initials="SMH">
    <w:p w14:paraId="595B596D" w14:textId="528D1A12" w:rsidR="00B900F3" w:rsidRDefault="00B900F3">
      <w:pPr>
        <w:pStyle w:val="CommentText"/>
      </w:pPr>
      <w:r>
        <w:rPr>
          <w:rStyle w:val="CommentReference"/>
        </w:rPr>
        <w:annotationRef/>
      </w:r>
      <w:r>
        <w:t>Any reason why these are in fixed width font, compared to the later tables?</w:t>
      </w:r>
    </w:p>
  </w:comment>
  <w:comment w:id="21196" w:author="Steve Hanson" w:date="2013-07-24T17:51:00Z" w:initials="SMH">
    <w:p w14:paraId="731F152F" w14:textId="77777777" w:rsidR="00B900F3" w:rsidRDefault="00B900F3">
      <w:pPr>
        <w:pStyle w:val="CommentText"/>
      </w:pPr>
      <w:r>
        <w:rPr>
          <w:rStyle w:val="CommentReference"/>
        </w:rPr>
        <w:annotationRef/>
      </w:r>
      <w:r>
        <w:t>All functions should state arguments</w:t>
      </w:r>
    </w:p>
  </w:comment>
  <w:comment w:id="21216" w:author="Steve Hanson" w:date="2013-07-24T17:51:00Z" w:initials="SMH">
    <w:p w14:paraId="30FD98AF" w14:textId="5DEDADBF" w:rsidR="00B900F3" w:rsidRDefault="00B900F3">
      <w:pPr>
        <w:pStyle w:val="CommentText"/>
      </w:pPr>
      <w:r>
        <w:rPr>
          <w:rStyle w:val="CommentReference"/>
        </w:rPr>
        <w:annotationRef/>
      </w:r>
      <w:r>
        <w:t>Can only return one item else schema definition error.</w:t>
      </w:r>
    </w:p>
  </w:comment>
  <w:comment w:id="21217" w:author="mbeckerle" w:date="2013-07-24T17:51:00Z" w:initials="m">
    <w:p w14:paraId="31215009" w14:textId="44C3D110" w:rsidR="00B900F3" w:rsidRDefault="00B900F3">
      <w:pPr>
        <w:pStyle w:val="CommentText"/>
      </w:pPr>
      <w:r>
        <w:rPr>
          <w:rStyle w:val="CommentReference"/>
        </w:rPr>
        <w:annotationRef/>
      </w:r>
      <w:r>
        <w:t>Fixed Wording</w:t>
      </w:r>
    </w:p>
    <w:p w14:paraId="77C7BDA8" w14:textId="19B05224" w:rsidR="00B900F3" w:rsidRDefault="00B900F3">
      <w:pPr>
        <w:pStyle w:val="CommentText"/>
      </w:pPr>
      <w:r>
        <w:t>DONE</w:t>
      </w:r>
    </w:p>
  </w:comment>
  <w:comment w:id="21208" w:author="mbeckerle" w:date="2013-07-24T17:51:00Z" w:initials="m">
    <w:p w14:paraId="752CCC7B" w14:textId="63A81B63" w:rsidR="00B900F3" w:rsidRDefault="00B900F3">
      <w:pPr>
        <w:pStyle w:val="CommentText"/>
      </w:pPr>
      <w:r>
        <w:rPr>
          <w:rStyle w:val="CommentReference"/>
        </w:rPr>
        <w:annotationRef/>
      </w:r>
      <w:r>
        <w:t>We don't have the fn:boolean xpath function, so the definition of it was inlined here, with inverted results to implelment the NOT semantics.</w:t>
      </w:r>
    </w:p>
  </w:comment>
  <w:comment w:id="21209" w:author="Steve Hanson" w:date="2013-07-24T17:51:00Z" w:initials="SMH">
    <w:p w14:paraId="486C9EC3" w14:textId="4473B5FB" w:rsidR="00B900F3" w:rsidRDefault="00B900F3">
      <w:pPr>
        <w:pStyle w:val="CommentText"/>
      </w:pPr>
      <w:r>
        <w:rPr>
          <w:rStyle w:val="CommentReference"/>
        </w:rPr>
        <w:annotationRef/>
      </w:r>
      <w:r>
        <w:t>Mixture of fonts in this table but not following tables.</w:t>
      </w:r>
    </w:p>
  </w:comment>
  <w:comment w:id="21262" w:author="Steve Hanson" w:date="2013-07-24T17:51:00Z" w:initials="SMH">
    <w:p w14:paraId="56B36F1B" w14:textId="3EDDD3EF" w:rsidR="00B900F3" w:rsidRDefault="00B900F3">
      <w:pPr>
        <w:pStyle w:val="CommentText"/>
      </w:pPr>
      <w:r>
        <w:rPr>
          <w:rStyle w:val="CommentReference"/>
        </w:rPr>
        <w:annotationRef/>
      </w:r>
      <w:r>
        <w:t>In fn:</w:t>
      </w:r>
    </w:p>
  </w:comment>
  <w:comment w:id="21266" w:author="Steve Hanson" w:date="2013-07-24T17:51:00Z" w:initials="SMH">
    <w:p w14:paraId="4302C7B9" w14:textId="4CEC2EF8" w:rsidR="00B900F3" w:rsidRDefault="00B900F3">
      <w:pPr>
        <w:pStyle w:val="CommentText"/>
      </w:pPr>
      <w:r>
        <w:rPr>
          <w:rStyle w:val="CommentReference"/>
        </w:rPr>
        <w:annotationRef/>
      </w:r>
      <w:r>
        <w:t>What does the ‘?’ signify after the type of an argument.</w:t>
      </w:r>
    </w:p>
    <w:p w14:paraId="08FCEE12" w14:textId="77777777" w:rsidR="00B900F3" w:rsidRDefault="00B900F3">
      <w:pPr>
        <w:pStyle w:val="CommentText"/>
      </w:pPr>
    </w:p>
    <w:p w14:paraId="5DC77042" w14:textId="3AEA45A0" w:rsidR="00B900F3" w:rsidRDefault="00B900F3">
      <w:pPr>
        <w:pStyle w:val="CommentText"/>
      </w:pPr>
      <w:r>
        <w:t>MJB: From the xpath spec:</w:t>
      </w:r>
    </w:p>
    <w:p w14:paraId="7AE30FC2" w14:textId="77777777" w:rsidR="00B900F3" w:rsidRDefault="00B900F3">
      <w:pPr>
        <w:pStyle w:val="CommentText"/>
      </w:pPr>
    </w:p>
    <w:p w14:paraId="197723FF" w14:textId="77777777" w:rsidR="00B900F3" w:rsidRPr="00882BA1" w:rsidRDefault="00B900F3">
      <w:pPr>
        <w:pStyle w:val="CommentText"/>
        <w:rPr>
          <w:i/>
        </w:rPr>
      </w:pPr>
      <w:r w:rsidRPr="00882BA1">
        <w:rPr>
          <w:i/>
        </w:rPr>
        <w:t>Some functions accept a single value or the empty sequence as an argument and some may return a single value or the empty sequence. This is indicated in the function signature by following the parameter or return type name with a question mark: "</w:t>
      </w:r>
      <w:r w:rsidRPr="00882BA1">
        <w:rPr>
          <w:rFonts w:ascii="Courier New" w:hAnsi="Courier New" w:cs="Courier New"/>
          <w:i/>
        </w:rPr>
        <w:t>?</w:t>
      </w:r>
      <w:r w:rsidRPr="00882BA1">
        <w:rPr>
          <w:i/>
        </w:rPr>
        <w:t>", indicating that either a single value or the empty sequence must appear.</w:t>
      </w:r>
    </w:p>
    <w:p w14:paraId="2C125A58" w14:textId="77777777" w:rsidR="00B900F3" w:rsidRDefault="00B900F3">
      <w:pPr>
        <w:pStyle w:val="CommentText"/>
      </w:pPr>
    </w:p>
    <w:p w14:paraId="41028260" w14:textId="5F4E05A2" w:rsidR="00B900F3" w:rsidRDefault="00B900F3">
      <w:pPr>
        <w:pStyle w:val="CommentText"/>
      </w:pPr>
      <w:r>
        <w:t>This means many/most of our functions should NOT have the ?</w:t>
      </w:r>
      <w:r w:rsidRPr="00431F31">
        <w:t>.</w:t>
      </w:r>
      <w:r>
        <w:t xml:space="preserve"> Because we don’t want everything to be legal and return empty node sequences when the arguments are incorrect (which is what XPath 2.0 seems to do.)</w:t>
      </w:r>
    </w:p>
    <w:p w14:paraId="742234BC" w14:textId="77777777" w:rsidR="00B900F3" w:rsidRDefault="00B900F3">
      <w:pPr>
        <w:pStyle w:val="CommentText"/>
      </w:pPr>
    </w:p>
    <w:p w14:paraId="13BA019C" w14:textId="4E58D60B" w:rsidR="00B900F3" w:rsidRDefault="00B900F3">
      <w:pPr>
        <w:pStyle w:val="CommentText"/>
      </w:pPr>
      <w:r>
        <w:t>Expressions, including arguments, behave as if fn:exactly-one(…) was wrapped around them because empty node sequences are not accepted.</w:t>
      </w:r>
    </w:p>
  </w:comment>
  <w:comment w:id="21377" w:author="Steve Hanson" w:date="2013-07-24T17:51:00Z" w:initials="SMH">
    <w:p w14:paraId="05709A7E" w14:textId="1C277810" w:rsidR="00B900F3" w:rsidRDefault="00B900F3">
      <w:pPr>
        <w:pStyle w:val="CommentText"/>
      </w:pPr>
      <w:r>
        <w:rPr>
          <w:rStyle w:val="CommentReference"/>
        </w:rPr>
        <w:annotationRef/>
      </w:r>
      <w:r>
        <w:t>Should we clarify what ‘sequence’ means here?</w:t>
      </w:r>
    </w:p>
  </w:comment>
  <w:comment w:id="21395" w:author="mbeckerle" w:date="2013-07-24T17:51:00Z" w:initials="m">
    <w:p w14:paraId="4060AF84" w14:textId="77777777" w:rsidR="00B900F3" w:rsidRDefault="00B900F3">
      <w:pPr>
        <w:pStyle w:val="CommentText"/>
      </w:pPr>
      <w:r>
        <w:rPr>
          <w:rStyle w:val="CommentReference"/>
        </w:rPr>
        <w:annotationRef/>
      </w:r>
      <w:r>
        <w:t>Errata revision 13, revised issue 2.96. This function replaces dfdl:occursCount and dfdl:occursCountWithDefaults.</w:t>
      </w:r>
    </w:p>
    <w:p w14:paraId="583A334B" w14:textId="77777777" w:rsidR="00B900F3" w:rsidRDefault="00B900F3">
      <w:pPr>
        <w:pStyle w:val="CommentText"/>
      </w:pPr>
    </w:p>
    <w:p w14:paraId="4BCEA401" w14:textId="77777777" w:rsidR="00B900F3" w:rsidRDefault="00B900F3">
      <w:pPr>
        <w:pStyle w:val="CommentText"/>
      </w:pPr>
      <w:r>
        <w:t>DONE</w:t>
      </w:r>
    </w:p>
  </w:comment>
  <w:comment w:id="21414" w:author="Steve Hanson" w:date="2013-07-24T17:51:00Z" w:initials="SMH">
    <w:p w14:paraId="3BA6C0A7" w14:textId="463F9C58" w:rsidR="00B900F3" w:rsidRDefault="00B900F3">
      <w:pPr>
        <w:pStyle w:val="CommentText"/>
      </w:pPr>
      <w:r>
        <w:rPr>
          <w:rStyle w:val="CommentReference"/>
        </w:rPr>
        <w:annotationRef/>
      </w:r>
      <w:r>
        <w:t>Does this return xs:string or xs:QName ? It can’t do both.</w:t>
      </w:r>
    </w:p>
  </w:comment>
  <w:comment w:id="21415" w:author="mbeckerle" w:date="2013-07-24T17:51:00Z" w:initials="m">
    <w:p w14:paraId="4029D264" w14:textId="11EE0BDE" w:rsidR="00B900F3" w:rsidRDefault="00B900F3">
      <w:pPr>
        <w:pStyle w:val="CommentText"/>
      </w:pPr>
      <w:r>
        <w:rPr>
          <w:rStyle w:val="CommentReference"/>
        </w:rPr>
        <w:annotationRef/>
      </w:r>
      <w:r>
        <w:t>Added xs:string in the form of…</w:t>
      </w:r>
    </w:p>
    <w:p w14:paraId="45BA3DCB" w14:textId="00159D12" w:rsidR="00B900F3" w:rsidRDefault="00B900F3">
      <w:pPr>
        <w:pStyle w:val="CommentText"/>
      </w:pPr>
      <w:r>
        <w:t>DONE</w:t>
      </w:r>
    </w:p>
  </w:comment>
  <w:comment w:id="21410" w:author="mbeckerle" w:date="2013-07-24T17:51:00Z" w:initials="m">
    <w:p w14:paraId="1AE5A157" w14:textId="5194C73E" w:rsidR="00B900F3" w:rsidRDefault="00B900F3">
      <w:pPr>
        <w:pStyle w:val="CommentText"/>
      </w:pPr>
      <w:r>
        <w:rPr>
          <w:rStyle w:val="CommentReference"/>
        </w:rPr>
        <w:annotationRef/>
      </w:r>
      <w:r>
        <w:t>(DONE)</w:t>
      </w:r>
    </w:p>
    <w:p w14:paraId="0CF02EAA" w14:textId="77777777" w:rsidR="00B900F3" w:rsidRDefault="00B900F3">
      <w:pPr>
        <w:pStyle w:val="CommentText"/>
      </w:pPr>
    </w:p>
    <w:p w14:paraId="6E5D4FC7" w14:textId="0CCA7B02" w:rsidR="00B900F3" w:rsidRDefault="00B900F3">
      <w:pPr>
        <w:pStyle w:val="CommentText"/>
      </w:pPr>
      <w:r>
        <w:t>Improve. Can the context be something other than a node? or is that an SDE (static type error)</w:t>
      </w:r>
    </w:p>
    <w:p w14:paraId="280EC35F" w14:textId="77777777" w:rsidR="00B900F3" w:rsidRDefault="00B900F3">
      <w:pPr>
        <w:pStyle w:val="CommentText"/>
      </w:pPr>
    </w:p>
    <w:p w14:paraId="2D6D208A" w14:textId="62567ADB" w:rsidR="00B900F3" w:rsidRDefault="00B900F3">
      <w:pPr>
        <w:pStyle w:val="CommentText"/>
      </w:pPr>
      <w:r>
        <w:t>Context is always a node. We don't distinguish nodes from Text nodes as XDM does, so a node and the value of a node are indistinguishable in our expressions.</w:t>
      </w:r>
    </w:p>
  </w:comment>
  <w:comment w:id="21516" w:author="Steve Hanson" w:date="2013-07-24T17:51:00Z" w:initials="SMH">
    <w:p w14:paraId="0A7C91C1" w14:textId="77777777" w:rsidR="00B900F3" w:rsidRDefault="00B900F3">
      <w:pPr>
        <w:pStyle w:val="CommentText"/>
      </w:pPr>
      <w:r>
        <w:rPr>
          <w:rStyle w:val="CommentReference"/>
        </w:rPr>
        <w:annotationRef/>
      </w:r>
      <w:r>
        <w:t>Need arguments defined, as these are not XPath 2.0.</w:t>
      </w:r>
    </w:p>
    <w:p w14:paraId="6954D840" w14:textId="76F8ED22" w:rsidR="00B900F3" w:rsidRDefault="00B900F3">
      <w:pPr>
        <w:pStyle w:val="CommentText"/>
      </w:pPr>
      <w:r>
        <w:t>DONE</w:t>
      </w:r>
    </w:p>
  </w:comment>
  <w:comment w:id="21478" w:author="mbeckerle" w:date="2013-07-24T17:51:00Z" w:initials="m">
    <w:p w14:paraId="5CF414E2" w14:textId="65C7FE8F" w:rsidR="00B900F3" w:rsidRDefault="00B900F3" w:rsidP="001526F6">
      <w:pPr>
        <w:autoSpaceDE w:val="0"/>
        <w:autoSpaceDN w:val="0"/>
        <w:adjustRightInd w:val="0"/>
      </w:pPr>
      <w:r>
        <w:rPr>
          <w:rStyle w:val="CommentReference"/>
        </w:rPr>
        <w:annotationRef/>
      </w:r>
      <w:r>
        <w:rPr>
          <w:rFonts w:ascii="Helv" w:hAnsi="Helv" w:cs="Helv"/>
          <w:b/>
          <w:color w:val="0000FF"/>
          <w:lang w:eastAsia="en-GB"/>
        </w:rPr>
        <w:t xml:space="preserve">Errata </w:t>
      </w:r>
      <w:r w:rsidRPr="00533B89">
        <w:rPr>
          <w:rFonts w:ascii="Helv" w:hAnsi="Helv" w:cs="Helv"/>
          <w:b/>
          <w:color w:val="0000FF"/>
          <w:lang w:eastAsia="en-GB"/>
        </w:rPr>
        <w:t>2.96</w:t>
      </w:r>
      <w:r>
        <w:rPr>
          <w:rFonts w:ascii="Helv" w:hAnsi="Helv" w:cs="Helv"/>
          <w:color w:val="0000FF"/>
          <w:lang w:eastAsia="en-GB"/>
        </w:rPr>
        <w:t>. DONE</w:t>
      </w:r>
      <w:r w:rsidRPr="00533B89">
        <w:rPr>
          <w:rFonts w:ascii="Helv" w:hAnsi="Helv" w:cs="Helv"/>
          <w:i/>
          <w:color w:val="0000FF"/>
          <w:lang w:eastAsia="en-GB"/>
        </w:rPr>
        <w:t xml:space="preserve"> </w:t>
      </w:r>
    </w:p>
  </w:comment>
  <w:comment w:id="21518" w:author="mbeckerle" w:date="2013-07-24T17:51:00Z" w:initials="m">
    <w:p w14:paraId="58831ED9" w14:textId="21E00383" w:rsidR="00B900F3" w:rsidRDefault="00B900F3">
      <w:pPr>
        <w:pStyle w:val="CommentText"/>
      </w:pPr>
      <w:r>
        <w:rPr>
          <w:rStyle w:val="CommentReference"/>
        </w:rPr>
        <w:annotationRef/>
      </w:r>
      <w:r>
        <w:t>Errata 2.96 Done</w:t>
      </w:r>
    </w:p>
  </w:comment>
  <w:comment w:id="21519" w:author="mbeckerle" w:date="2013-07-24T17:51:00Z" w:initials="m">
    <w:p w14:paraId="5D320E41" w14:textId="6B41B500" w:rsidR="00B900F3" w:rsidRDefault="00B900F3">
      <w:pPr>
        <w:pStyle w:val="CommentText"/>
      </w:pPr>
      <w:r>
        <w:rPr>
          <w:rStyle w:val="CommentReference"/>
        </w:rPr>
        <w:annotationRef/>
      </w:r>
      <w:r>
        <w:t>Errata 3.18 Done</w:t>
      </w:r>
    </w:p>
  </w:comment>
  <w:comment w:id="21529" w:author="mbeckerle" w:date="2013-07-24T17:51:00Z" w:initials="m">
    <w:p w14:paraId="371F31B9" w14:textId="7B463598" w:rsidR="00B900F3" w:rsidRDefault="00B900F3">
      <w:pPr>
        <w:pStyle w:val="CommentText"/>
      </w:pPr>
      <w:r>
        <w:rPr>
          <w:rStyle w:val="CommentReference"/>
        </w:rPr>
        <w:annotationRef/>
      </w:r>
      <w:r>
        <w:t xml:space="preserve">3.18. (DONE) </w:t>
      </w:r>
    </w:p>
    <w:p w14:paraId="58772A00" w14:textId="77777777" w:rsidR="00B900F3" w:rsidRDefault="00B900F3">
      <w:pPr>
        <w:pStyle w:val="CommentText"/>
      </w:pPr>
    </w:p>
    <w:p w14:paraId="0BEDD912" w14:textId="42C34692" w:rsidR="00B900F3" w:rsidRDefault="00B900F3">
      <w:pPr>
        <w:pStyle w:val="CommentText"/>
      </w:pPr>
      <w:r>
        <w:t>Please review: Updated this to refer to the grammar regions.</w:t>
      </w:r>
    </w:p>
  </w:comment>
  <w:comment w:id="21553" w:author="mbeckerle" w:date="2013-07-24T17:51:00Z" w:initials="m">
    <w:p w14:paraId="4DA0492D" w14:textId="48EC5DE9" w:rsidR="00B900F3" w:rsidRDefault="00B900F3">
      <w:pPr>
        <w:pStyle w:val="CommentText"/>
      </w:pPr>
      <w:r>
        <w:rPr>
          <w:rStyle w:val="CommentReference"/>
        </w:rPr>
        <w:annotationRef/>
      </w:r>
      <w:r>
        <w:t>Errata 3.18 Done</w:t>
      </w:r>
    </w:p>
  </w:comment>
  <w:comment w:id="21551" w:author="mbeckerle" w:date="2013-07-24T17:51:00Z" w:initials="m">
    <w:p w14:paraId="5D1B2F86" w14:textId="76FB0018" w:rsidR="00B900F3" w:rsidRDefault="00B900F3">
      <w:pPr>
        <w:pStyle w:val="CommentText"/>
      </w:pPr>
      <w:r>
        <w:rPr>
          <w:rStyle w:val="CommentReference"/>
        </w:rPr>
        <w:annotationRef/>
      </w:r>
    </w:p>
  </w:comment>
  <w:comment w:id="21566" w:author="mbeckerle" w:date="2013-07-24T17:51:00Z" w:initials="m">
    <w:p w14:paraId="5EBB8697" w14:textId="21373870" w:rsidR="00B900F3" w:rsidRDefault="00B900F3">
      <w:pPr>
        <w:pStyle w:val="CommentText"/>
      </w:pPr>
      <w:r>
        <w:rPr>
          <w:rStyle w:val="CommentReference"/>
        </w:rPr>
        <w:annotationRef/>
      </w:r>
      <w:r>
        <w:t xml:space="preserve">3.18 (DONE) </w:t>
      </w:r>
    </w:p>
    <w:p w14:paraId="09427B7A" w14:textId="77777777" w:rsidR="00B900F3" w:rsidRDefault="00B900F3">
      <w:pPr>
        <w:pStyle w:val="CommentText"/>
      </w:pPr>
    </w:p>
    <w:p w14:paraId="2D7C681C" w14:textId="18B2D104" w:rsidR="00B900F3" w:rsidRDefault="00B900F3">
      <w:pPr>
        <w:pStyle w:val="CommentText"/>
      </w:pPr>
      <w:r>
        <w:t>Please review: is this right for complex types there is no difference between contentLength and valueLength ??</w:t>
      </w:r>
    </w:p>
  </w:comment>
  <w:comment w:id="21581" w:author="mbeckerle" w:date="2013-07-24T17:51:00Z" w:initials="m">
    <w:p w14:paraId="289D7B42" w14:textId="4CD870E3" w:rsidR="00B900F3" w:rsidRDefault="00B900F3">
      <w:pPr>
        <w:pStyle w:val="CommentText"/>
      </w:pPr>
      <w:r>
        <w:rPr>
          <w:rStyle w:val="CommentReference"/>
        </w:rPr>
        <w:annotationRef/>
      </w:r>
      <w:r>
        <w:t>DONE: I think this is not well defined. How long this is depends on representation properties doesn’t it? E.g., 1000 might be 5 characters if there is a grouping separator specified.</w:t>
      </w:r>
    </w:p>
    <w:p w14:paraId="266F9C8B" w14:textId="77777777" w:rsidR="00B900F3" w:rsidRDefault="00B900F3">
      <w:pPr>
        <w:pStyle w:val="CommentText"/>
      </w:pPr>
    </w:p>
    <w:p w14:paraId="22D53F70" w14:textId="69EF7557" w:rsidR="00B900F3" w:rsidRDefault="00B900F3">
      <w:pPr>
        <w:pStyle w:val="CommentText"/>
      </w:pPr>
      <w:r>
        <w:t>Resolved: change language to specifically refer to the grammar regions to make this unambiguous. (Yes 1,000 is more than a pure 'value', it's the SimpleRepresentation region.)</w:t>
      </w:r>
    </w:p>
    <w:p w14:paraId="24A01FEC" w14:textId="7B020715" w:rsidR="00B900F3" w:rsidRDefault="00B900F3">
      <w:pPr>
        <w:pStyle w:val="CommentText"/>
      </w:pPr>
    </w:p>
  </w:comment>
  <w:comment w:id="21590" w:author="mbeckerle" w:date="2013-07-24T17:51:00Z" w:initials="m">
    <w:p w14:paraId="44152A5F" w14:textId="27770446" w:rsidR="00B900F3" w:rsidRDefault="00B900F3">
      <w:pPr>
        <w:pStyle w:val="CommentText"/>
      </w:pPr>
      <w:r>
        <w:rPr>
          <w:rStyle w:val="CommentReference"/>
        </w:rPr>
        <w:annotationRef/>
      </w:r>
      <w:r>
        <w:t>Errata 2.84 dfdl:property was removed. DONE.</w:t>
      </w:r>
    </w:p>
    <w:p w14:paraId="1BEBB218" w14:textId="77777777" w:rsidR="00B900F3" w:rsidRDefault="00B900F3">
      <w:pPr>
        <w:pStyle w:val="CommentText"/>
      </w:pPr>
    </w:p>
  </w:comment>
  <w:comment w:id="21552" w:author="mbeckerle" w:date="2013-07-24T17:51:00Z" w:initials="m">
    <w:p w14:paraId="292A2E4F" w14:textId="523F590D" w:rsidR="00B900F3" w:rsidRDefault="00B900F3">
      <w:pPr>
        <w:pStyle w:val="CommentText"/>
      </w:pPr>
      <w:r>
        <w:rPr>
          <w:rStyle w:val="CommentReference"/>
        </w:rPr>
        <w:annotationRef/>
      </w:r>
    </w:p>
  </w:comment>
  <w:comment w:id="21603" w:author="mbeckerle" w:date="2013-07-24T17:51:00Z" w:initials="m">
    <w:p w14:paraId="4C7EFBF2" w14:textId="4650A8D3" w:rsidR="00B900F3" w:rsidRDefault="00B900F3">
      <w:pPr>
        <w:pStyle w:val="CommentText"/>
      </w:pPr>
      <w:r>
        <w:rPr>
          <w:rStyle w:val="CommentReference"/>
        </w:rPr>
        <w:annotationRef/>
      </w:r>
      <w:r>
        <w:t>(DONE – was abuot dfdl:property which was removed.)</w:t>
      </w:r>
    </w:p>
    <w:p w14:paraId="5A9656AE" w14:textId="77777777" w:rsidR="00B900F3" w:rsidRDefault="00B900F3">
      <w:pPr>
        <w:pStyle w:val="CommentText"/>
      </w:pPr>
    </w:p>
    <w:p w14:paraId="0944083D" w14:textId="2AC90570" w:rsidR="00B900F3" w:rsidRDefault="00B900F3">
      <w:pPr>
        <w:pStyle w:val="CommentText"/>
      </w:pPr>
      <w:r>
        <w:t>Does this evaluate the property if it is an expression?</w:t>
      </w:r>
    </w:p>
    <w:p w14:paraId="7CC09252" w14:textId="77777777" w:rsidR="00B900F3" w:rsidRDefault="00B900F3">
      <w:pPr>
        <w:pStyle w:val="CommentText"/>
      </w:pPr>
    </w:p>
    <w:p w14:paraId="02BA5126" w14:textId="40C7CDEF" w:rsidR="00B900F3" w:rsidRDefault="00B900F3">
      <w:pPr>
        <w:pStyle w:val="CommentText"/>
      </w:pPr>
      <w:r>
        <w:t>(Suggest  YES)</w:t>
      </w:r>
    </w:p>
    <w:p w14:paraId="11FCD020" w14:textId="77777777" w:rsidR="00B900F3" w:rsidRDefault="00B900F3">
      <w:pPr>
        <w:pStyle w:val="CommentText"/>
      </w:pPr>
    </w:p>
    <w:p w14:paraId="7CE25ACC" w14:textId="40E06CF4" w:rsidR="00B900F3" w:rsidRDefault="00B900F3">
      <w:pPr>
        <w:pStyle w:val="CommentText"/>
      </w:pPr>
      <w:r>
        <w:t>Are entities substituted if this expression returns a string literal value (e.g., an expression for terminator property?)</w:t>
      </w:r>
    </w:p>
    <w:p w14:paraId="4C342D55" w14:textId="77777777" w:rsidR="00B900F3" w:rsidRDefault="00B900F3">
      <w:pPr>
        <w:pStyle w:val="CommentText"/>
      </w:pPr>
    </w:p>
    <w:p w14:paraId="08BBE8C1" w14:textId="54122483" w:rsidR="00B900F3" w:rsidRDefault="00B900F3">
      <w:pPr>
        <w:pStyle w:val="CommentText"/>
      </w:pPr>
      <w:r>
        <w:t>(Suggest NO)</w:t>
      </w:r>
    </w:p>
  </w:comment>
  <w:comment w:id="21635" w:author="Steve Hanson" w:date="2013-07-24T17:51:00Z" w:initials="SMH">
    <w:p w14:paraId="67F05F52" w14:textId="77777777" w:rsidR="00B900F3" w:rsidRDefault="00B900F3">
      <w:pPr>
        <w:pStyle w:val="CommentText"/>
      </w:pPr>
      <w:r>
        <w:rPr>
          <w:rStyle w:val="CommentReference"/>
        </w:rPr>
        <w:annotationRef/>
      </w:r>
      <w:r>
        <w:t>Indexed from 0 or 1 ?</w:t>
      </w:r>
    </w:p>
    <w:p w14:paraId="18AEC46A" w14:textId="77777777" w:rsidR="00B900F3" w:rsidRDefault="00B900F3">
      <w:pPr>
        <w:pStyle w:val="CommentText"/>
      </w:pPr>
    </w:p>
    <w:p w14:paraId="03B1D9A6" w14:textId="58F75F30" w:rsidR="00B900F3" w:rsidRDefault="00B900F3">
      <w:pPr>
        <w:pStyle w:val="CommentText"/>
      </w:pPr>
      <w:r>
        <w:t>Base 1.</w:t>
      </w:r>
    </w:p>
    <w:p w14:paraId="729807BD" w14:textId="39DDBB83" w:rsidR="00B900F3" w:rsidRDefault="00B900F3">
      <w:pPr>
        <w:pStyle w:val="CommentText"/>
      </w:pPr>
      <w:r>
        <w:t>DONE</w:t>
      </w:r>
    </w:p>
  </w:comment>
  <w:comment w:id="21636" w:author="mbeckerle" w:date="2013-07-24T17:51:00Z" w:initials="m">
    <w:p w14:paraId="4141FFC9" w14:textId="106C2715" w:rsidR="00B900F3" w:rsidRDefault="00B900F3">
      <w:pPr>
        <w:pStyle w:val="CommentText"/>
      </w:pPr>
      <w:r>
        <w:rPr>
          <w:rStyle w:val="CommentReference"/>
        </w:rPr>
        <w:annotationRef/>
      </w:r>
      <w:r>
        <w:t>Changed to xs:long</w:t>
      </w:r>
    </w:p>
    <w:p w14:paraId="629F4417" w14:textId="0836151A" w:rsidR="00B900F3" w:rsidRDefault="00B900F3">
      <w:pPr>
        <w:pStyle w:val="CommentText"/>
      </w:pPr>
      <w:r>
        <w:t>DONE</w:t>
      </w:r>
    </w:p>
  </w:comment>
  <w:comment w:id="21645" w:author="mbeckerle" w:date="2013-07-24T17:51:00Z" w:initials="m">
    <w:p w14:paraId="28581B7E" w14:textId="4C82D1A0" w:rsidR="00B900F3" w:rsidRDefault="00B900F3">
      <w:pPr>
        <w:pStyle w:val="CommentText"/>
      </w:pPr>
      <w:r>
        <w:rPr>
          <w:rStyle w:val="CommentReference"/>
        </w:rPr>
        <w:annotationRef/>
      </w:r>
      <w:r>
        <w:t>DONE</w:t>
      </w:r>
    </w:p>
    <w:p w14:paraId="07CBEEC2" w14:textId="77777777" w:rsidR="00B900F3" w:rsidRDefault="00B900F3">
      <w:pPr>
        <w:pStyle w:val="CommentText"/>
      </w:pPr>
    </w:p>
    <w:p w14:paraId="6A5C093C" w14:textId="67DB3DAD" w:rsidR="00B900F3" w:rsidRDefault="00B900F3">
      <w:pPr>
        <w:pStyle w:val="CommentText"/>
      </w:pPr>
      <w:r>
        <w:t>Please review. SDE is right here??</w:t>
      </w:r>
    </w:p>
    <w:p w14:paraId="0572E54F" w14:textId="77777777" w:rsidR="00B900F3" w:rsidRDefault="00B900F3">
      <w:pPr>
        <w:pStyle w:val="CommentText"/>
      </w:pPr>
    </w:p>
    <w:p w14:paraId="44CB60FD" w14:textId="3EF18F46" w:rsidR="00B900F3" w:rsidRDefault="00B900F3">
      <w:pPr>
        <w:pStyle w:val="CommentText"/>
      </w:pPr>
      <w:r>
        <w:t xml:space="preserve">YES SDE is right. </w:t>
      </w:r>
    </w:p>
  </w:comment>
  <w:comment w:id="21647" w:author="mbeckerle" w:date="2013-07-24T17:51:00Z" w:initials="m">
    <w:p w14:paraId="24FAE1CD" w14:textId="1177703B" w:rsidR="00B900F3" w:rsidRDefault="00B900F3" w:rsidP="00902926">
      <w:pPr>
        <w:rPr>
          <w:rFonts w:cs="Arial"/>
          <w:color w:val="000000"/>
          <w:lang w:eastAsia="en-GB"/>
        </w:rPr>
      </w:pPr>
      <w:r>
        <w:rPr>
          <w:rStyle w:val="CommentReference"/>
        </w:rPr>
        <w:annotationRef/>
      </w:r>
      <w:r w:rsidRPr="00E52B64">
        <w:rPr>
          <w:rFonts w:cs="Arial"/>
          <w:b/>
          <w:color w:val="000000"/>
          <w:lang w:eastAsia="en-GB"/>
        </w:rPr>
        <w:t>2.111</w:t>
      </w:r>
      <w:r>
        <w:rPr>
          <w:rFonts w:cs="Arial"/>
          <w:color w:val="000000"/>
          <w:lang w:eastAsia="en-GB"/>
        </w:rPr>
        <w:t>. Done.</w:t>
      </w:r>
    </w:p>
    <w:p w14:paraId="56800406" w14:textId="0827434F" w:rsidR="00B900F3" w:rsidRDefault="00B900F3">
      <w:pPr>
        <w:pStyle w:val="CommentText"/>
      </w:pPr>
    </w:p>
  </w:comment>
  <w:comment w:id="21694" w:author="mbeckerle" w:date="2013-07-24T17:51:00Z" w:initials="m">
    <w:p w14:paraId="5117DF91" w14:textId="486AADB3" w:rsidR="00B900F3" w:rsidRDefault="00B900F3">
      <w:pPr>
        <w:pStyle w:val="CommentText"/>
      </w:pPr>
      <w:r>
        <w:rPr>
          <w:rStyle w:val="CommentReference"/>
        </w:rPr>
        <w:annotationRef/>
      </w:r>
      <w:r>
        <w:t>Errata 2.124 DONE</w:t>
      </w:r>
    </w:p>
  </w:comment>
  <w:comment w:id="21729" w:author="mbeckerle" w:date="2013-07-24T17:51:00Z" w:initials="m">
    <w:p w14:paraId="5A78ADF3" w14:textId="4716C357" w:rsidR="00B900F3" w:rsidRDefault="00B900F3">
      <w:pPr>
        <w:pStyle w:val="CommentText"/>
      </w:pPr>
      <w:r>
        <w:rPr>
          <w:rStyle w:val="CommentReference"/>
        </w:rPr>
        <w:annotationRef/>
      </w:r>
      <w:r>
        <w:t>Errata 2.85. Done</w:t>
      </w:r>
    </w:p>
    <w:p w14:paraId="4EF04D3C" w14:textId="77777777" w:rsidR="00B900F3" w:rsidRDefault="00B900F3">
      <w:pPr>
        <w:pStyle w:val="CommentText"/>
      </w:pPr>
    </w:p>
    <w:p w14:paraId="73CFE204" w14:textId="561F3A4F" w:rsidR="00B900F3" w:rsidRDefault="00B900F3">
      <w:pPr>
        <w:pStyle w:val="CommentText"/>
      </w:pPr>
      <w:r>
        <w:t>Errata r13 edits to 2.85 DONE</w:t>
      </w:r>
    </w:p>
    <w:p w14:paraId="4F50B054" w14:textId="77777777" w:rsidR="00B900F3" w:rsidRDefault="00B900F3">
      <w:pPr>
        <w:pStyle w:val="CommentText"/>
      </w:pPr>
    </w:p>
  </w:comment>
  <w:comment w:id="21741" w:author="mbeckerle" w:date="2013-07-24T17:51:00Z" w:initials="m">
    <w:p w14:paraId="3EDD2493" w14:textId="6FCE2130" w:rsidR="00B900F3" w:rsidRDefault="00B900F3">
      <w:pPr>
        <w:pStyle w:val="CommentText"/>
      </w:pPr>
      <w:r>
        <w:rPr>
          <w:rStyle w:val="CommentReference"/>
        </w:rPr>
        <w:annotationRef/>
      </w:r>
      <w:r>
        <w:t>(DONE) Is this well defined even?</w:t>
      </w:r>
    </w:p>
    <w:p w14:paraId="1FE15740" w14:textId="77777777" w:rsidR="00B900F3" w:rsidRDefault="00B900F3">
      <w:pPr>
        <w:pStyle w:val="CommentText"/>
      </w:pPr>
    </w:p>
    <w:p w14:paraId="4CE4820A" w14:textId="265C0D63" w:rsidR="00B900F3" w:rsidRDefault="00B900F3">
      <w:pPr>
        <w:pStyle w:val="CommentText"/>
      </w:pPr>
      <w:r>
        <w:t>It seems an abstract value other than a string doesn’t have an inherent length. E.g., the number 1000 is an abstract concept. It its content takes up a minimum of 4 characters base 10, but 3 in base 16. Depending on textNumberPattern, it may need a grouping separator, which increases the size of the content region in our grammar.</w:t>
      </w:r>
    </w:p>
    <w:p w14:paraId="4DF31A82" w14:textId="77777777" w:rsidR="00B900F3" w:rsidRDefault="00B900F3">
      <w:pPr>
        <w:pStyle w:val="CommentText"/>
      </w:pPr>
    </w:p>
    <w:p w14:paraId="01BE6C80" w14:textId="7D314047" w:rsidR="00B900F3" w:rsidRDefault="00B900F3">
      <w:pPr>
        <w:pStyle w:val="CommentText"/>
      </w:pPr>
      <w:r>
        <w:t>Resolved: Yes it is well defined per the changes above (in the descriptions of the functions in the boxes/tables above which define this in terms of the grammar regions.</w:t>
      </w:r>
    </w:p>
    <w:p w14:paraId="2C6D567E" w14:textId="77777777" w:rsidR="00B900F3" w:rsidRDefault="00B900F3">
      <w:pPr>
        <w:pStyle w:val="CommentText"/>
      </w:pPr>
    </w:p>
    <w:p w14:paraId="6F331A4F" w14:textId="01552A7E" w:rsidR="00B900F3" w:rsidRDefault="00B900F3">
      <w:pPr>
        <w:pStyle w:val="CommentText"/>
      </w:pPr>
      <w:r>
        <w:t xml:space="preserve">You have to remember that the representation might be binary, so the value 1000 can be represented in 2 bytes of binary. This function is about the length of content region, not anything inherent in the logical infoset. </w:t>
      </w:r>
    </w:p>
    <w:p w14:paraId="53E03D5D" w14:textId="4956CD20" w:rsidR="00B900F3" w:rsidRDefault="00B900F3">
      <w:pPr>
        <w:pStyle w:val="CommentText"/>
      </w:pPr>
      <w:r>
        <w:rPr>
          <w:rFonts w:cs="Arial"/>
          <w:vanish/>
        </w:rPr>
        <w:t>, zero-length hexBinary value,  ing typeis added to the Infosetder, but what that is referring back to is unclear. Does this par</w:t>
      </w:r>
    </w:p>
  </w:comment>
  <w:comment w:id="21775" w:author="Steve Hanson" w:date="2013-07-24T17:51:00Z" w:initials="SMH">
    <w:p w14:paraId="695F76D7" w14:textId="77777777" w:rsidR="00B900F3" w:rsidRDefault="00B900F3">
      <w:pPr>
        <w:pStyle w:val="CommentText"/>
      </w:pPr>
      <w:r>
        <w:rPr>
          <w:rStyle w:val="CommentReference"/>
        </w:rPr>
        <w:annotationRef/>
      </w:r>
      <w:r>
        <w:t>Typo</w:t>
      </w:r>
    </w:p>
    <w:p w14:paraId="2641E85F" w14:textId="0406B33C" w:rsidR="00B900F3" w:rsidRDefault="00B900F3">
      <w:pPr>
        <w:pStyle w:val="CommentText"/>
      </w:pPr>
      <w:r>
        <w:t>DONE</w:t>
      </w:r>
    </w:p>
  </w:comment>
  <w:comment w:id="21806" w:author="mbeckerle" w:date="2013-07-24T17:51:00Z" w:initials="m">
    <w:p w14:paraId="4888E577" w14:textId="087BBBB3" w:rsidR="00B900F3" w:rsidRDefault="00B900F3">
      <w:pPr>
        <w:pStyle w:val="CommentText"/>
      </w:pPr>
      <w:r>
        <w:rPr>
          <w:rStyle w:val="CommentReference"/>
        </w:rPr>
        <w:annotationRef/>
      </w:r>
      <w:r>
        <w:t>Errata 3.29 DONE</w:t>
      </w:r>
    </w:p>
    <w:p w14:paraId="62DE62A8" w14:textId="77777777" w:rsidR="00B900F3" w:rsidRDefault="00B900F3">
      <w:pPr>
        <w:pStyle w:val="CommentText"/>
      </w:pPr>
    </w:p>
    <w:p w14:paraId="0DDC6E63" w14:textId="378737F6" w:rsidR="00B900F3" w:rsidRDefault="00B900F3">
      <w:pPr>
        <w:pStyle w:val="CommentText"/>
      </w:pPr>
      <w:r>
        <w:t xml:space="preserve">Note supercedes Errata 2.86. </w:t>
      </w:r>
    </w:p>
  </w:comment>
  <w:comment w:id="22194" w:author="mbeckerle" w:date="2013-07-24T17:51:00Z" w:initials="m">
    <w:p w14:paraId="0AE6D57A" w14:textId="7BFFCE57" w:rsidR="00B900F3" w:rsidRDefault="00B900F3">
      <w:pPr>
        <w:pStyle w:val="CommentText"/>
      </w:pPr>
      <w:r>
        <w:rPr>
          <w:rStyle w:val="CommentReference"/>
        </w:rPr>
        <w:annotationRef/>
      </w:r>
      <w:r>
        <w:t>OPEN</w:t>
      </w:r>
    </w:p>
    <w:p w14:paraId="74A86A38" w14:textId="77777777" w:rsidR="00B900F3" w:rsidRDefault="00B900F3">
      <w:pPr>
        <w:pStyle w:val="CommentText"/>
      </w:pPr>
    </w:p>
    <w:p w14:paraId="1A67CAB7" w14:textId="00011A0A" w:rsidR="00B900F3" w:rsidRDefault="00B900F3">
      <w:pPr>
        <w:pStyle w:val="CommentText"/>
      </w:pPr>
      <w:r>
        <w:t>FORMATTING ISSUE</w:t>
      </w:r>
    </w:p>
    <w:p w14:paraId="1AD888B4" w14:textId="77777777" w:rsidR="00B900F3" w:rsidRDefault="00B900F3">
      <w:pPr>
        <w:pStyle w:val="CommentText"/>
      </w:pPr>
    </w:p>
    <w:p w14:paraId="1F9BE44E" w14:textId="3A925230" w:rsidR="00B900F3" w:rsidRDefault="00B900F3">
      <w:pPr>
        <w:pStyle w:val="CommentText"/>
      </w:pPr>
      <w:r>
        <w:t>Sort into alphabetical order.</w:t>
      </w:r>
    </w:p>
  </w:comment>
  <w:comment w:id="22252" w:author="Steve Hanson" w:date="2013-07-24T17:51:00Z" w:initials="SMH">
    <w:p w14:paraId="70AB4916" w14:textId="77777777" w:rsidR="00B900F3" w:rsidRDefault="00B900F3">
      <w:pPr>
        <w:pStyle w:val="CommentText"/>
      </w:pPr>
      <w:r>
        <w:rPr>
          <w:rStyle w:val="CommentReference"/>
        </w:rPr>
        <w:annotationRef/>
      </w:r>
      <w:r>
        <w:t>Add paragraph break</w:t>
      </w:r>
    </w:p>
    <w:p w14:paraId="3AE05F8A" w14:textId="77777777" w:rsidR="00B900F3" w:rsidRDefault="00B900F3">
      <w:pPr>
        <w:pStyle w:val="CommentText"/>
      </w:pPr>
    </w:p>
    <w:p w14:paraId="4CBE0FEB" w14:textId="4B99BE74" w:rsidR="00B900F3" w:rsidRDefault="00B900F3">
      <w:pPr>
        <w:pStyle w:val="CommentText"/>
      </w:pPr>
      <w:r>
        <w:t>DONE</w:t>
      </w:r>
    </w:p>
    <w:p w14:paraId="32757B98" w14:textId="77777777" w:rsidR="00B900F3" w:rsidRDefault="00B900F3">
      <w:pPr>
        <w:pStyle w:val="CommentText"/>
      </w:pPr>
    </w:p>
    <w:p w14:paraId="6E02F4C1" w14:textId="14BD91DA" w:rsidR="00B900F3" w:rsidRDefault="00B900F3">
      <w:pPr>
        <w:pStyle w:val="CommentText"/>
      </w:pPr>
      <w:r>
        <w:t>FORMATTING ISSUE</w:t>
      </w:r>
    </w:p>
    <w:p w14:paraId="02747FC3" w14:textId="77777777" w:rsidR="00B900F3" w:rsidRDefault="00B900F3">
      <w:pPr>
        <w:pStyle w:val="CommentText"/>
      </w:pPr>
    </w:p>
    <w:p w14:paraId="2514111D" w14:textId="7A55B4C1" w:rsidR="00B900F3" w:rsidRDefault="00B900F3">
      <w:pPr>
        <w:pStyle w:val="CommentText"/>
      </w:pPr>
      <w:r>
        <w:t>Don't see any issue.</w:t>
      </w:r>
    </w:p>
  </w:comment>
  <w:comment w:id="22257" w:author="mbeckerle" w:date="2013-07-24T17:51:00Z" w:initials="m">
    <w:p w14:paraId="62B807B7" w14:textId="1A9210CC" w:rsidR="00B900F3" w:rsidRDefault="00B900F3">
      <w:pPr>
        <w:pStyle w:val="CommentText"/>
      </w:pPr>
      <w:r>
        <w:rPr>
          <w:rStyle w:val="CommentReference"/>
        </w:rPr>
        <w:annotationRef/>
      </w:r>
      <w:r>
        <w:t>Errata 3.29 DONE</w:t>
      </w:r>
    </w:p>
    <w:p w14:paraId="0DC6B172" w14:textId="0B18F054" w:rsidR="00B900F3" w:rsidRDefault="00B900F3">
      <w:pPr>
        <w:pStyle w:val="CommentText"/>
      </w:pPr>
      <w:r>
        <w:t>ICURE</w:t>
      </w:r>
    </w:p>
    <w:p w14:paraId="709B264B" w14:textId="6430949E" w:rsidR="00B900F3" w:rsidRDefault="00B900F3">
      <w:pPr>
        <w:pStyle w:val="CommentText"/>
      </w:pPr>
      <w:r>
        <w:t>UNICODRE</w:t>
      </w:r>
    </w:p>
    <w:p w14:paraId="56C87B57" w14:textId="571DB136" w:rsidR="00B900F3" w:rsidRDefault="00B900F3">
      <w:pPr>
        <w:pStyle w:val="CommentText"/>
      </w:pPr>
      <w:r>
        <w:t>JAVARE</w:t>
      </w:r>
    </w:p>
    <w:p w14:paraId="36C24D56" w14:textId="4A21B9EF" w:rsidR="00B900F3" w:rsidRDefault="00B900F3">
      <w:pPr>
        <w:pStyle w:val="CommentText"/>
      </w:pPr>
      <w:r>
        <w:t>Removed PERLRE</w:t>
      </w:r>
    </w:p>
  </w:comment>
  <w:comment w:id="22290" w:author="Steve Hanson" w:date="2013-07-24T17:51:00Z" w:initials="SMH">
    <w:p w14:paraId="3950CEE3" w14:textId="77777777" w:rsidR="00B900F3" w:rsidRDefault="00B900F3">
      <w:pPr>
        <w:pStyle w:val="CommentText"/>
      </w:pPr>
      <w:r>
        <w:rPr>
          <w:rStyle w:val="CommentReference"/>
        </w:rPr>
        <w:annotationRef/>
      </w:r>
      <w:r>
        <w:t>Add paragraph break</w:t>
      </w:r>
    </w:p>
  </w:comment>
  <w:comment w:id="22315" w:author="mbeckerle" w:date="2013-07-24T17:51:00Z" w:initials="m">
    <w:p w14:paraId="4AC5A512" w14:textId="77777777" w:rsidR="00B900F3" w:rsidRDefault="00B900F3" w:rsidP="004120D3">
      <w:pPr>
        <w:autoSpaceDE w:val="0"/>
        <w:autoSpaceDN w:val="0"/>
        <w:adjustRightInd w:val="0"/>
        <w:rPr>
          <w:rFonts w:ascii="Helv" w:hAnsi="Helv" w:cs="Helv"/>
          <w:color w:val="0000FF"/>
          <w:lang w:eastAsia="en-GB"/>
        </w:rPr>
      </w:pPr>
      <w:r>
        <w:rPr>
          <w:rStyle w:val="CommentReference"/>
        </w:rPr>
        <w:annotationRef/>
      </w:r>
      <w:r w:rsidRPr="00A05BB0">
        <w:rPr>
          <w:rFonts w:ascii="Helv" w:hAnsi="Helv" w:cs="Helv"/>
          <w:b/>
          <w:color w:val="0000FF"/>
          <w:lang w:eastAsia="en-GB"/>
        </w:rPr>
        <w:t>3.22</w:t>
      </w:r>
      <w:r>
        <w:rPr>
          <w:rFonts w:ascii="Helv" w:hAnsi="Helv" w:cs="Helv"/>
          <w:color w:val="0000FF"/>
          <w:lang w:eastAsia="en-GB"/>
        </w:rPr>
        <w:t xml:space="preserve">. </w:t>
      </w:r>
      <w:r w:rsidRPr="00A05BB0">
        <w:rPr>
          <w:rFonts w:ascii="Helv" w:hAnsi="Helv" w:cs="Helv"/>
          <w:i/>
          <w:color w:val="0000FF"/>
          <w:lang w:eastAsia="en-GB"/>
        </w:rPr>
        <w:t>New appendix</w:t>
      </w:r>
      <w:r>
        <w:rPr>
          <w:rFonts w:ascii="Helv" w:hAnsi="Helv" w:cs="Helv"/>
          <w:color w:val="0000FF"/>
          <w:lang w:eastAsia="en-GB"/>
        </w:rPr>
        <w:t>. Add an explanation of the rationale behind the current variables design, covering why DFDL has adopted a write-once read-many behaviour for variables.</w:t>
      </w:r>
    </w:p>
    <w:p w14:paraId="1E72ABFC" w14:textId="18D3F0DE" w:rsidR="00B900F3" w:rsidRDefault="00B900F3" w:rsidP="004120D3">
      <w:pPr>
        <w:autoSpaceDE w:val="0"/>
        <w:autoSpaceDN w:val="0"/>
        <w:adjustRightInd w:val="0"/>
        <w:rPr>
          <w:rFonts w:ascii="Helv" w:hAnsi="Helv" w:cs="Helv"/>
          <w:color w:val="0000FF"/>
          <w:lang w:eastAsia="en-GB"/>
        </w:rPr>
      </w:pPr>
    </w:p>
    <w:p w14:paraId="15CC2701" w14:textId="5401073C" w:rsidR="00B900F3" w:rsidRDefault="00B900F3" w:rsidP="004120D3">
      <w:pPr>
        <w:autoSpaceDE w:val="0"/>
        <w:autoSpaceDN w:val="0"/>
        <w:adjustRightInd w:val="0"/>
        <w:rPr>
          <w:rFonts w:ascii="Helv" w:hAnsi="Helv" w:cs="Helv"/>
          <w:color w:val="0000FF"/>
          <w:lang w:eastAsia="en-GB"/>
        </w:rPr>
      </w:pPr>
      <w:r>
        <w:rPr>
          <w:rFonts w:ascii="Helv" w:hAnsi="Helv" w:cs="Helv"/>
          <w:color w:val="0000FF"/>
          <w:lang w:eastAsia="en-GB"/>
        </w:rPr>
        <w:t>DONE: See appendix C.</w:t>
      </w:r>
    </w:p>
    <w:p w14:paraId="09C05A24" w14:textId="334EBA72" w:rsidR="00B900F3" w:rsidRDefault="00B900F3">
      <w:pPr>
        <w:pStyle w:val="CommentText"/>
      </w:pPr>
    </w:p>
  </w:comment>
  <w:comment w:id="22486" w:author="mbeckerle" w:date="2013-07-24T17:51:00Z" w:initials="m">
    <w:p w14:paraId="500D823B" w14:textId="77777777" w:rsidR="00B900F3" w:rsidRDefault="00B900F3">
      <w:pPr>
        <w:pStyle w:val="CommentText"/>
      </w:pPr>
      <w:r>
        <w:rPr>
          <w:rStyle w:val="CommentReference"/>
        </w:rPr>
        <w:annotationRef/>
      </w:r>
      <w:r>
        <w:t>OPEN</w:t>
      </w:r>
    </w:p>
    <w:p w14:paraId="7D439D8B" w14:textId="77777777" w:rsidR="00B900F3" w:rsidRDefault="00B900F3">
      <w:pPr>
        <w:pStyle w:val="CommentText"/>
      </w:pPr>
    </w:p>
    <w:p w14:paraId="34A022CB" w14:textId="1C3E460F" w:rsidR="00B900F3" w:rsidRDefault="00B900F3">
      <w:pPr>
        <w:pStyle w:val="CommentText"/>
      </w:pPr>
      <w:r>
        <w:t>Remove – belongs in an advanced tutorial. Is missing caveats about what lengthKinds are sensible in this case, etc.</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CCE8EA8" w14:textId="77777777" w:rsidR="00B900F3" w:rsidRDefault="00B900F3">
      <w:r>
        <w:separator/>
      </w:r>
    </w:p>
  </w:endnote>
  <w:endnote w:type="continuationSeparator" w:id="0">
    <w:p w14:paraId="3A47FB4F" w14:textId="77777777" w:rsidR="00B900F3" w:rsidRDefault="00B900F3">
      <w:r>
        <w:continuationSeparator/>
      </w:r>
    </w:p>
  </w:endnote>
  <w:endnote w:type="continuationNotice" w:id="1">
    <w:p w14:paraId="45ED66C2" w14:textId="77777777" w:rsidR="00B900F3" w:rsidRDefault="00B900F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
    <w:altName w:val="Arial"/>
    <w:panose1 w:val="020B0604020202030204"/>
    <w:charset w:val="00"/>
    <w:family w:val="swiss"/>
    <w:notTrueType/>
    <w:pitch w:val="variable"/>
    <w:sig w:usb0="00000003" w:usb1="00000000" w:usb2="00000000" w:usb3="00000000" w:csb0="00000001" w:csb1="00000000"/>
  </w:font>
  <w:font w:name="Wingdings 2">
    <w:panose1 w:val="05020102010507070707"/>
    <w:charset w:val="02"/>
    <w:family w:val="roman"/>
    <w:pitch w:val="variable"/>
    <w:sig w:usb0="00000000" w:usb1="10000000" w:usb2="00000000" w:usb3="00000000" w:csb0="80000000" w:csb1="00000000"/>
  </w:font>
  <w:font w:name="OpenSymbol">
    <w:charset w:val="00"/>
    <w:family w:val="auto"/>
    <w:pitch w:val="variable"/>
    <w:sig w:usb0="800000AF" w:usb1="1001ECEA" w:usb2="00000000" w:usb3="00000000" w:csb0="00000001"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Helvetica">
    <w:panose1 w:val="020B0604020202020204"/>
    <w:charset w:val="00"/>
    <w:family w:val="swiss"/>
    <w:pitch w:val="variable"/>
    <w:sig w:usb0="E0002AFF" w:usb1="C0007843" w:usb2="00000009" w:usb3="00000000" w:csb0="000001FF" w:csb1="00000000"/>
  </w:font>
  <w:font w:name="Times">
    <w:panose1 w:val="02020603050405020304"/>
    <w:charset w:val="00"/>
    <w:family w:val="roman"/>
    <w:pitch w:val="variable"/>
    <w:sig w:usb0="E0002AFF" w:usb1="C0007841" w:usb2="00000009" w:usb3="00000000" w:csb0="000001FF" w:csb1="00000000"/>
  </w:font>
  <w:font w:name="Comic Sans MS">
    <w:panose1 w:val="030F0702030302020204"/>
    <w:charset w:val="00"/>
    <w:family w:val="script"/>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ourier">
    <w:altName w:val="Courier New"/>
    <w:panose1 w:val="02070409020205020404"/>
    <w:charset w:val="00"/>
    <w:family w:val="modern"/>
    <w:notTrueType/>
    <w:pitch w:val="fixed"/>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Verdana">
    <w:panose1 w:val="020B0604030504040204"/>
    <w:charset w:val="00"/>
    <w:family w:val="swiss"/>
    <w:pitch w:val="variable"/>
    <w:sig w:usb0="A10006FF" w:usb1="4000205B" w:usb2="00000010" w:usb3="00000000" w:csb0="0000019F" w:csb1="00000000"/>
  </w:font>
  <w:font w:name="Lohit Hindi">
    <w:altName w:val="MS Mincho"/>
    <w:charset w:val="80"/>
    <w:family w:val="auto"/>
    <w:pitch w:val="variable"/>
  </w:font>
  <w:font w:name="Calibri">
    <w:panose1 w:val="020F0502020204030204"/>
    <w:charset w:val="00"/>
    <w:family w:val="swiss"/>
    <w:pitch w:val="variable"/>
    <w:sig w:usb0="E00002FF" w:usb1="4000ACFF" w:usb2="00000001" w:usb3="00000000" w:csb0="0000019F" w:csb1="00000000"/>
  </w:font>
  <w:font w:name="Ubuntu">
    <w:altName w:val="MS PGothic"/>
    <w:charset w:val="80"/>
    <w:family w:val="swiss"/>
    <w:pitch w:val="default"/>
  </w:font>
  <w:font w:name="WenQuanYi Micro Hei">
    <w:charset w:val="80"/>
    <w:family w:val="auto"/>
    <w:pitch w:val="variable"/>
  </w:font>
  <w:font w:name="Tms Rmn">
    <w:altName w:val="Times New Roman"/>
    <w:panose1 w:val="02020603040505020304"/>
    <w:charset w:val="00"/>
    <w:family w:val="roman"/>
    <w:notTrueType/>
    <w:pitch w:val="variable"/>
    <w:sig w:usb0="00000003" w:usb1="00000000" w:usb2="00000000" w:usb3="00000000" w:csb0="00000001" w:csb1="00000000"/>
  </w:font>
  <w:font w:name="Default Sans Serif">
    <w:altName w:val="Times New Roman"/>
    <w:charset w:val="00"/>
    <w:family w:val="auto"/>
    <w:pitch w:val="variable"/>
    <w:sig w:usb0="00000003" w:usb1="00000000" w:usb2="00000000" w:usb3="00000000" w:csb0="00000001" w:csb1="00000000"/>
  </w:font>
  <w:font w:name="MS Sans Serif">
    <w:panose1 w:val="00000000000000000000"/>
    <w:charset w:val="00"/>
    <w:family w:val="swiss"/>
    <w:notTrueType/>
    <w:pitch w:val="variable"/>
    <w:sig w:usb0="00000003" w:usb1="00000000" w:usb2="00000000" w:usb3="00000000" w:csb0="00000001" w:csb1="00000000"/>
  </w:font>
  <w:font w:name="MS PGothic">
    <w:panose1 w:val="020B0600070205080204"/>
    <w:charset w:val="80"/>
    <w:family w:val="swiss"/>
    <w:pitch w:val="variable"/>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9CD00FC" w14:textId="77777777" w:rsidR="00B900F3" w:rsidRDefault="00B900F3">
    <w:pPr>
      <w:pStyle w:val="Footer"/>
    </w:pPr>
    <w:r>
      <w:t>dfdl-wg@ogf.org</w:t>
    </w:r>
    <w:r>
      <w:tab/>
    </w:r>
    <w:r>
      <w:tab/>
    </w:r>
    <w:r w:rsidRPr="009476D9">
      <w:rPr>
        <w:rStyle w:val="PageNumber"/>
      </w:rPr>
      <w:t xml:space="preserve">Page </w:t>
    </w:r>
    <w:r w:rsidRPr="009476D9">
      <w:rPr>
        <w:rStyle w:val="PageNumber"/>
      </w:rPr>
      <w:fldChar w:fldCharType="begin"/>
    </w:r>
    <w:r w:rsidRPr="009476D9">
      <w:rPr>
        <w:rStyle w:val="PageNumber"/>
      </w:rPr>
      <w:instrText xml:space="preserve"> PAGE </w:instrText>
    </w:r>
    <w:r w:rsidRPr="009476D9">
      <w:rPr>
        <w:rStyle w:val="PageNumber"/>
      </w:rPr>
      <w:fldChar w:fldCharType="separate"/>
    </w:r>
    <w:r>
      <w:rPr>
        <w:rStyle w:val="PageNumber"/>
        <w:noProof/>
      </w:rPr>
      <w:t>2</w:t>
    </w:r>
    <w:r w:rsidRPr="009476D9">
      <w:rPr>
        <w:rStyle w:val="PageNumber"/>
      </w:rPr>
      <w:fldChar w:fldCharType="end"/>
    </w:r>
    <w:r w:rsidRPr="009476D9">
      <w:rPr>
        <w:rStyle w:val="PageNumber"/>
      </w:rPr>
      <w:t xml:space="preserve"> of </w:t>
    </w:r>
    <w:r w:rsidRPr="009476D9">
      <w:rPr>
        <w:rStyle w:val="PageNumber"/>
      </w:rPr>
      <w:fldChar w:fldCharType="begin"/>
    </w:r>
    <w:r w:rsidRPr="009476D9">
      <w:rPr>
        <w:rStyle w:val="PageNumber"/>
      </w:rPr>
      <w:instrText xml:space="preserve"> NUMPAGES </w:instrText>
    </w:r>
    <w:r w:rsidRPr="009476D9">
      <w:rPr>
        <w:rStyle w:val="PageNumber"/>
      </w:rPr>
      <w:fldChar w:fldCharType="separate"/>
    </w:r>
    <w:r>
      <w:rPr>
        <w:rStyle w:val="PageNumber"/>
        <w:noProof/>
      </w:rPr>
      <w:t>220</w:t>
    </w:r>
    <w:r w:rsidRPr="009476D9">
      <w:rPr>
        <w:rStyle w:val="PageNumber"/>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441B8A1" w14:textId="77777777" w:rsidR="00B900F3" w:rsidRDefault="00B900F3" w:rsidP="00931869">
    <w:pPr>
      <w:pStyle w:val="Footer"/>
      <w:jc w:val="both"/>
    </w:pPr>
    <w:hyperlink r:id="rId1" w:history="1">
      <w:r w:rsidRPr="00833AC3">
        <w:rPr>
          <w:rStyle w:val="Hyperlink"/>
        </w:rPr>
        <w:t>dfdl-wg@ogf.org</w:t>
      </w:r>
    </w:hyperlink>
    <w:r>
      <w:tab/>
    </w:r>
    <w:r>
      <w:tab/>
      <w:t xml:space="preserve">Page </w:t>
    </w:r>
    <w:r>
      <w:fldChar w:fldCharType="begin"/>
    </w:r>
    <w:r>
      <w:instrText xml:space="preserve"> PAGE </w:instrText>
    </w:r>
    <w:r>
      <w:fldChar w:fldCharType="separate"/>
    </w:r>
    <w:r w:rsidR="00BD5320">
      <w:rPr>
        <w:noProof/>
      </w:rPr>
      <w:t>23</w:t>
    </w:r>
    <w:r>
      <w:fldChar w:fldCharType="end"/>
    </w:r>
    <w:r>
      <w:t xml:space="preserve"> of </w:t>
    </w:r>
    <w:fldSimple w:instr=" NUMPAGES ">
      <w:r w:rsidR="00BD5320">
        <w:rPr>
          <w:noProof/>
        </w:rPr>
        <w:t>226</w:t>
      </w:r>
    </w:fldSimple>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0741CD6" w14:textId="77777777" w:rsidR="00B900F3" w:rsidRDefault="00B900F3">
      <w:r>
        <w:separator/>
      </w:r>
    </w:p>
  </w:footnote>
  <w:footnote w:type="continuationSeparator" w:id="0">
    <w:p w14:paraId="271686E6" w14:textId="77777777" w:rsidR="00B900F3" w:rsidRDefault="00B900F3">
      <w:r>
        <w:continuationSeparator/>
      </w:r>
    </w:p>
  </w:footnote>
  <w:footnote w:type="continuationNotice" w:id="1">
    <w:p w14:paraId="48664B9C" w14:textId="77777777" w:rsidR="00B900F3" w:rsidRDefault="00B900F3"/>
  </w:footnote>
  <w:footnote w:id="2">
    <w:p w14:paraId="2278931A" w14:textId="52FCED2F" w:rsidR="00B900F3" w:rsidRPr="004A7746" w:rsidRDefault="00B900F3" w:rsidP="004A7746">
      <w:pPr>
        <w:pStyle w:val="FootnoteText"/>
        <w:rPr>
          <w:rFonts w:ascii="Times New Roman" w:eastAsia="MS Mincho" w:hAnsi="Times New Roman"/>
          <w:sz w:val="24"/>
          <w:szCs w:val="24"/>
          <w:lang w:val="en-GB" w:eastAsia="ja-JP"/>
        </w:rPr>
      </w:pPr>
      <w:r>
        <w:rPr>
          <w:rStyle w:val="FootnoteReference"/>
        </w:rPr>
        <w:footnoteRef/>
      </w:r>
      <w:r>
        <w:t xml:space="preserve"> </w:t>
      </w:r>
      <w:r w:rsidRPr="0009757D">
        <w:rPr>
          <w:rFonts w:eastAsia="MS Mincho" w:cs="Arial"/>
          <w:lang w:val="en-GB" w:eastAsia="ja-JP"/>
        </w:rPr>
        <w:t xml:space="preserve">A very complex analysis is </w:t>
      </w:r>
      <w:del w:id="583" w:author="mbeckerle" w:date="2013-01-28T12:38:00Z">
        <w:r w:rsidRPr="0009757D" w:rsidDel="004F385A">
          <w:rPr>
            <w:rFonts w:eastAsia="MS Mincho" w:cs="Arial"/>
            <w:lang w:val="en-GB" w:eastAsia="ja-JP"/>
          </w:rPr>
          <w:delText xml:space="preserve">required </w:delText>
        </w:r>
      </w:del>
      <w:ins w:id="584" w:author="mbeckerle" w:date="2013-01-28T12:38:00Z">
        <w:r>
          <w:rPr>
            <w:rFonts w:eastAsia="MS Mincho" w:cs="Arial"/>
            <w:lang w:val="en-GB" w:eastAsia="ja-JP"/>
          </w:rPr>
          <w:t>needed</w:t>
        </w:r>
        <w:r w:rsidRPr="0009757D">
          <w:rPr>
            <w:rFonts w:eastAsia="MS Mincho" w:cs="Arial"/>
            <w:lang w:val="en-GB" w:eastAsia="ja-JP"/>
          </w:rPr>
          <w:t xml:space="preserve"> </w:t>
        </w:r>
      </w:ins>
      <w:r w:rsidRPr="0009757D">
        <w:rPr>
          <w:rFonts w:eastAsia="MS Mincho" w:cs="Arial"/>
          <w:lang w:val="en-GB" w:eastAsia="ja-JP"/>
        </w:rPr>
        <w:t>to identify this sort of grammar ambiguity in general. While we believe this may be decidable for DFDL v1.0, future versions of DFDL may add features (such as recursive types) which make this analysis undecidable.</w:t>
      </w:r>
    </w:p>
    <w:p w14:paraId="06B0053F" w14:textId="77777777" w:rsidR="00B900F3" w:rsidRPr="004A7746" w:rsidRDefault="00B900F3">
      <w:pPr>
        <w:pStyle w:val="FootnoteText"/>
        <w:rPr>
          <w:lang w:val="en-GB"/>
        </w:rPr>
      </w:pPr>
    </w:p>
  </w:footnote>
  <w:footnote w:id="3">
    <w:p w14:paraId="65C5767C" w14:textId="77777777" w:rsidR="00B900F3" w:rsidRDefault="00B900F3" w:rsidP="00A539A6">
      <w:pPr>
        <w:pStyle w:val="FootnoteText"/>
        <w:rPr>
          <w:ins w:id="886" w:author="mbeckerle" w:date="2013-07-24T09:04:00Z"/>
          <w:rFonts w:cs="Arial"/>
          <w:sz w:val="16"/>
          <w:szCs w:val="16"/>
        </w:rPr>
      </w:pPr>
      <w:ins w:id="887" w:author="mbeckerle" w:date="2013-07-24T09:04:00Z">
        <w:r>
          <w:rPr>
            <w:rStyle w:val="FootnoteCharacters"/>
            <w:rFonts w:ascii="Helv" w:hAnsi="Helv"/>
          </w:rPr>
          <w:footnoteRef/>
        </w:r>
        <w:r>
          <w:tab/>
          <w:t xml:space="preserve"> </w:t>
        </w:r>
        <w:r>
          <w:rPr>
            <w:rFonts w:cs="Arial"/>
            <w:sz w:val="16"/>
            <w:szCs w:val="16"/>
          </w:rPr>
          <w:t>Excludes</w:t>
        </w:r>
        <w:r>
          <w:rPr>
            <w:rFonts w:eastAsia="Arial" w:cs="Arial"/>
            <w:sz w:val="16"/>
            <w:szCs w:val="16"/>
          </w:rPr>
          <w:t xml:space="preserve"> </w:t>
        </w:r>
        <w:r>
          <w:rPr>
            <w:rFonts w:cs="Arial"/>
            <w:sz w:val="16"/>
            <w:szCs w:val="16"/>
          </w:rPr>
          <w:t>inputValueCalc</w:t>
        </w:r>
        <w:r>
          <w:rPr>
            <w:rFonts w:eastAsia="Arial" w:cs="Arial"/>
            <w:sz w:val="16"/>
            <w:szCs w:val="16"/>
          </w:rPr>
          <w:t xml:space="preserve"> </w:t>
        </w:r>
        <w:r>
          <w:rPr>
            <w:rFonts w:cs="Arial"/>
            <w:sz w:val="16"/>
            <w:szCs w:val="16"/>
          </w:rPr>
          <w:t>and</w:t>
        </w:r>
        <w:r>
          <w:rPr>
            <w:rFonts w:eastAsia="Arial" w:cs="Arial"/>
            <w:sz w:val="16"/>
            <w:szCs w:val="16"/>
          </w:rPr>
          <w:t xml:space="preserve"> </w:t>
        </w:r>
        <w:r>
          <w:rPr>
            <w:rFonts w:cs="Arial"/>
            <w:sz w:val="16"/>
            <w:szCs w:val="16"/>
          </w:rPr>
          <w:t>outputValueCalc.</w:t>
        </w:r>
      </w:ins>
    </w:p>
  </w:footnote>
  <w:footnote w:id="4">
    <w:p w14:paraId="29C5E93A" w14:textId="77777777" w:rsidR="00B900F3" w:rsidDel="00DE3E70" w:rsidRDefault="00B900F3" w:rsidP="009328C7">
      <w:pPr>
        <w:pStyle w:val="FootnoteText"/>
        <w:rPr>
          <w:del w:id="1328" w:author="mbeckerle" w:date="2012-04-22T15:33:00Z"/>
        </w:rPr>
      </w:pPr>
      <w:del w:id="1329" w:author="mbeckerle" w:date="2012-04-22T15:33:00Z">
        <w:r w:rsidDel="00DE3E70">
          <w:rPr>
            <w:rStyle w:val="FootnoteReference"/>
          </w:rPr>
          <w:footnoteRef/>
        </w:r>
        <w:r w:rsidDel="00DE3E70">
          <w:delText xml:space="preserve"> When dfdl:occursCountKind='expression' and dfdl:occursCount has a literal constant as its value, or an expression that statically evaluates to a constant, then the DFDL properties are specifying exactly the number of occurrences for all instances and so are said to preclude a variable number of occurrences. If dfdl:occursCount has a formula as its expressed value, then the DFDL properties do not preclude a variable number of occurrences.</w:delText>
        </w:r>
      </w:del>
    </w:p>
  </w:footnote>
  <w:footnote w:id="5">
    <w:p w14:paraId="28911769" w14:textId="77777777" w:rsidR="00B900F3" w:rsidRDefault="00B900F3">
      <w:pPr>
        <w:pStyle w:val="FootnoteText"/>
      </w:pPr>
      <w:ins w:id="1455" w:author="mbeckerle" w:date="2012-03-25T10:42:00Z">
        <w:r>
          <w:rPr>
            <w:rStyle w:val="FootnoteReference"/>
          </w:rPr>
          <w:footnoteRef/>
        </w:r>
        <w:r>
          <w:t xml:space="preserve"> </w:t>
        </w:r>
        <w:r>
          <w:rPr>
            <w:rStyle w:val="Strong"/>
            <w:b w:val="0"/>
          </w:rPr>
          <w:t>The purpose of this member is to support construction of a W3C standard Post Schema Validation Infoset (PSVI) from a DFDL Infoset.</w:t>
        </w:r>
      </w:ins>
    </w:p>
  </w:footnote>
  <w:footnote w:id="6">
    <w:p w14:paraId="613BD99B" w14:textId="77777777" w:rsidR="00B900F3" w:rsidRDefault="00B900F3">
      <w:pPr>
        <w:pStyle w:val="FootnoteText"/>
      </w:pPr>
      <w:ins w:id="1470" w:author="mbeckerle" w:date="2012-03-25T10:42:00Z">
        <w:r>
          <w:rPr>
            <w:rStyle w:val="FootnoteReference"/>
          </w:rPr>
          <w:footnoteRef/>
        </w:r>
        <w:r>
          <w:t xml:space="preserve"> Also to support PSVI construction.</w:t>
        </w:r>
      </w:ins>
    </w:p>
  </w:footnote>
  <w:footnote w:id="7">
    <w:p w14:paraId="5017ED91" w14:textId="77777777" w:rsidR="00B900F3" w:rsidRDefault="00B900F3">
      <w:pPr>
        <w:pStyle w:val="FootnoteText"/>
      </w:pPr>
      <w:r>
        <w:rPr>
          <w:rStyle w:val="FootnoteReference"/>
        </w:rPr>
        <w:footnoteRef/>
      </w:r>
      <w:r>
        <w:t xml:space="preserve"> The purpose of unions is to allow multiple constraints via facets such as multiple independent range restrictions on numbers. This enhances the ability to do rich validation of data.</w:t>
      </w:r>
    </w:p>
  </w:footnote>
  <w:footnote w:id="8">
    <w:p w14:paraId="4101C0D9" w14:textId="77777777" w:rsidR="00B900F3" w:rsidRPr="007A40E6" w:rsidRDefault="00B900F3">
      <w:pPr>
        <w:pStyle w:val="FootnoteText"/>
      </w:pPr>
      <w:r>
        <w:rPr>
          <w:rStyle w:val="FootnoteReference"/>
        </w:rPr>
        <w:footnoteRef/>
      </w:r>
      <w:r>
        <w:t xml:space="preserve"> </w:t>
      </w:r>
      <w:r w:rsidRPr="00E96486">
        <w:t>By reserved we mean that conforming DFDL v1.0 implementations MAY NOT assign semantics to them.</w:t>
      </w:r>
    </w:p>
  </w:footnote>
  <w:footnote w:id="9">
    <w:p w14:paraId="38BFBC5D" w14:textId="77777777" w:rsidR="00B900F3" w:rsidRPr="004F2E68" w:rsidDel="00C22200" w:rsidRDefault="00B900F3" w:rsidP="00DF3963">
      <w:pPr>
        <w:pStyle w:val="FootnoteText"/>
        <w:rPr>
          <w:ins w:id="5578" w:author="mbeckerle" w:date="2013-04-08T12:34:00Z"/>
          <w:del w:id="5579" w:author="Steve Hanson" w:date="2013-05-14T13:57:00Z"/>
          <w:rFonts w:cs="Arial"/>
          <w:sz w:val="18"/>
          <w:szCs w:val="18"/>
        </w:rPr>
      </w:pPr>
      <w:ins w:id="5580" w:author="mbeckerle" w:date="2013-04-08T12:34:00Z">
        <w:del w:id="5581" w:author="Steve Hanson" w:date="2013-05-14T13:57:00Z">
          <w:r w:rsidRPr="004F2E68" w:rsidDel="00C22200">
            <w:rPr>
              <w:rStyle w:val="FootnoteReference"/>
              <w:rFonts w:cs="Arial"/>
              <w:sz w:val="18"/>
              <w:szCs w:val="18"/>
            </w:rPr>
            <w:footnoteRef/>
          </w:r>
          <w:r w:rsidRPr="004F2E68" w:rsidDel="00C22200">
            <w:rPr>
              <w:rFonts w:cs="Arial"/>
              <w:sz w:val="18"/>
              <w:szCs w:val="18"/>
            </w:rPr>
            <w:delText xml:space="preserve"> </w:delText>
          </w:r>
          <w:r w:rsidDel="00C22200">
            <w:rPr>
              <w:rFonts w:cs="Arial"/>
              <w:sz w:val="18"/>
              <w:szCs w:val="18"/>
            </w:rPr>
            <w:delText>It is a schema definition error if a</w:delText>
          </w:r>
          <w:r w:rsidRPr="004F2E68" w:rsidDel="00C22200">
            <w:rPr>
              <w:rFonts w:cs="Arial"/>
              <w:sz w:val="18"/>
              <w:szCs w:val="18"/>
            </w:rPr>
            <w:delText xml:space="preserve"> complex element </w:delText>
          </w:r>
          <w:r w:rsidDel="00C22200">
            <w:rPr>
              <w:rFonts w:cs="Arial"/>
              <w:sz w:val="18"/>
              <w:szCs w:val="18"/>
            </w:rPr>
            <w:delText xml:space="preserve">has XSDL </w:delText>
          </w:r>
          <w:r w:rsidRPr="004F2E68" w:rsidDel="00C22200">
            <w:rPr>
              <w:rFonts w:cs="Arial"/>
              <w:sz w:val="18"/>
              <w:szCs w:val="18"/>
            </w:rPr>
            <w:delText>nillable ‘true’ and</w:delText>
          </w:r>
          <w:r w:rsidDel="00C22200">
            <w:rPr>
              <w:rFonts w:cs="Arial"/>
              <w:sz w:val="18"/>
              <w:szCs w:val="18"/>
            </w:rPr>
            <w:delText xml:space="preserve"> dfdl:</w:delText>
          </w:r>
          <w:r w:rsidRPr="004F2E68" w:rsidDel="00C22200">
            <w:rPr>
              <w:rFonts w:cs="Arial"/>
              <w:sz w:val="18"/>
              <w:szCs w:val="18"/>
            </w:rPr>
            <w:delText xml:space="preserve">lengthKind ‘implicit’. </w:delText>
          </w:r>
        </w:del>
      </w:ins>
    </w:p>
  </w:footnote>
  <w:footnote w:id="10">
    <w:p w14:paraId="7F279DF8" w14:textId="77777777" w:rsidR="00B900F3" w:rsidRDefault="00B900F3" w:rsidP="00A24878">
      <w:pPr>
        <w:autoSpaceDE w:val="0"/>
        <w:rPr>
          <w:ins w:id="5641" w:author="mbeckerle" w:date="2013-03-24T17:11:00Z"/>
          <w:rFonts w:cs="Arial"/>
          <w:color w:val="000000"/>
        </w:rPr>
      </w:pPr>
      <w:ins w:id="5642" w:author="mbeckerle" w:date="2013-03-24T17:11:00Z">
        <w:r>
          <w:rPr>
            <w:rStyle w:val="FootnoteReference"/>
          </w:rPr>
          <w:footnoteRef/>
        </w:r>
        <w:r>
          <w:t xml:space="preserve"> </w:t>
        </w:r>
        <w:r w:rsidRPr="005223F4">
          <w:rPr>
            <w:rFonts w:cs="Arial"/>
            <w:color w:val="000000"/>
          </w:rPr>
          <w:t xml:space="preserve">DFDL discriminators are described in section: </w:t>
        </w:r>
        <w:r w:rsidRPr="005223F4">
          <w:rPr>
            <w:rFonts w:cs="Arial"/>
            <w:color w:val="000000"/>
          </w:rPr>
          <w:fldChar w:fldCharType="begin"/>
        </w:r>
        <w:r w:rsidRPr="005223F4">
          <w:rPr>
            <w:rFonts w:cs="Arial"/>
            <w:color w:val="000000"/>
          </w:rPr>
          <w:instrText xml:space="preserve"> REF _Ref254711418 \r \h </w:instrText>
        </w:r>
      </w:ins>
      <w:r w:rsidRPr="005223F4">
        <w:rPr>
          <w:rFonts w:cs="Arial"/>
          <w:color w:val="000000"/>
        </w:rPr>
      </w:r>
      <w:ins w:id="5643" w:author="mbeckerle" w:date="2013-03-24T17:11:00Z">
        <w:r w:rsidRPr="005223F4">
          <w:rPr>
            <w:rFonts w:cs="Arial"/>
            <w:color w:val="000000"/>
          </w:rPr>
          <w:fldChar w:fldCharType="separate"/>
        </w:r>
      </w:ins>
      <w:ins w:id="5644" w:author="mbeckerle" w:date="2013-07-10T14:54:00Z">
        <w:r>
          <w:rPr>
            <w:rFonts w:cs="Arial"/>
            <w:color w:val="000000"/>
          </w:rPr>
          <w:t>7.4</w:t>
        </w:r>
      </w:ins>
      <w:ins w:id="5645" w:author="mbeckerle" w:date="2013-03-24T17:11:00Z">
        <w:r w:rsidRPr="005223F4">
          <w:rPr>
            <w:rFonts w:cs="Arial"/>
            <w:color w:val="000000"/>
          </w:rPr>
          <w:fldChar w:fldCharType="end"/>
        </w:r>
        <w:r w:rsidRPr="005223F4">
          <w:rPr>
            <w:rFonts w:cs="Arial"/>
            <w:color w:val="000000"/>
          </w:rPr>
          <w:t xml:space="preserve"> </w:t>
        </w:r>
        <w:r w:rsidRPr="005223F4">
          <w:rPr>
            <w:rFonts w:cs="Arial"/>
            <w:color w:val="000000"/>
          </w:rPr>
          <w:fldChar w:fldCharType="begin"/>
        </w:r>
        <w:r w:rsidRPr="005223F4">
          <w:rPr>
            <w:rFonts w:cs="Arial"/>
            <w:color w:val="000000"/>
          </w:rPr>
          <w:instrText xml:space="preserve"> REF _Ref254711423 \h </w:instrText>
        </w:r>
      </w:ins>
      <w:r w:rsidRPr="005223F4">
        <w:rPr>
          <w:rFonts w:cs="Arial"/>
          <w:color w:val="000000"/>
        </w:rPr>
      </w:r>
      <w:ins w:id="5646" w:author="mbeckerle" w:date="2013-03-24T17:11:00Z">
        <w:r w:rsidRPr="005223F4">
          <w:rPr>
            <w:rFonts w:cs="Arial"/>
            <w:color w:val="000000"/>
          </w:rPr>
          <w:fldChar w:fldCharType="separate"/>
        </w:r>
      </w:ins>
      <w:ins w:id="5647" w:author="mbeckerle" w:date="2013-07-10T14:54:00Z">
        <w:r w:rsidRPr="005223F4">
          <w:t xml:space="preserve">The dfdl:discriminator </w:t>
        </w:r>
        <w:r>
          <w:t xml:space="preserve">Statement </w:t>
        </w:r>
        <w:r w:rsidRPr="005223F4">
          <w:t>Annotation Element</w:t>
        </w:r>
      </w:ins>
      <w:ins w:id="5648" w:author="mbeckerle" w:date="2013-03-24T17:11:00Z">
        <w:r w:rsidRPr="005223F4">
          <w:rPr>
            <w:rFonts w:cs="Arial"/>
            <w:color w:val="000000"/>
          </w:rPr>
          <w:fldChar w:fldCharType="end"/>
        </w:r>
        <w:r>
          <w:rPr>
            <w:rFonts w:cs="Arial"/>
            <w:color w:val="000000"/>
          </w:rPr>
          <w:t>.</w:t>
        </w:r>
      </w:ins>
    </w:p>
    <w:p w14:paraId="2DE43698" w14:textId="77777777" w:rsidR="00B900F3" w:rsidRDefault="00B900F3" w:rsidP="00A24878">
      <w:pPr>
        <w:pStyle w:val="FootnoteText"/>
        <w:rPr>
          <w:ins w:id="5649" w:author="mbeckerle" w:date="2013-03-24T17:11:00Z"/>
        </w:rPr>
      </w:pPr>
    </w:p>
  </w:footnote>
  <w:footnote w:id="11">
    <w:p w14:paraId="3E3A3CCE" w14:textId="77777777" w:rsidR="00B900F3" w:rsidRPr="004F2E68" w:rsidDel="000405E1" w:rsidRDefault="00B900F3" w:rsidP="00027448">
      <w:pPr>
        <w:pStyle w:val="FootnoteText"/>
        <w:rPr>
          <w:ins w:id="6010" w:author="Steve Hanson" w:date="2013-05-14T14:25:00Z"/>
          <w:del w:id="6011" w:author="mbeckerle" w:date="2013-05-24T10:35:00Z"/>
          <w:rFonts w:cs="Arial"/>
          <w:sz w:val="18"/>
          <w:szCs w:val="18"/>
        </w:rPr>
      </w:pPr>
      <w:ins w:id="6012" w:author="Steve Hanson" w:date="2013-05-14T14:25:00Z">
        <w:del w:id="6013" w:author="mbeckerle" w:date="2013-05-24T10:35:00Z">
          <w:r w:rsidRPr="004F2E68" w:rsidDel="000405E1">
            <w:rPr>
              <w:rStyle w:val="FootnoteReference"/>
              <w:rFonts w:cs="Arial"/>
              <w:sz w:val="18"/>
              <w:szCs w:val="18"/>
            </w:rPr>
            <w:footnoteRef/>
          </w:r>
          <w:r w:rsidRPr="004F2E68" w:rsidDel="000405E1">
            <w:rPr>
              <w:rFonts w:cs="Arial"/>
              <w:sz w:val="18"/>
              <w:szCs w:val="18"/>
            </w:rPr>
            <w:delText xml:space="preserve"> </w:delText>
          </w:r>
          <w:r w:rsidDel="000405E1">
            <w:rPr>
              <w:rFonts w:cs="Arial"/>
              <w:sz w:val="18"/>
              <w:szCs w:val="18"/>
            </w:rPr>
            <w:delText>It is a schema definition error if a</w:delText>
          </w:r>
          <w:r w:rsidRPr="004F2E68" w:rsidDel="000405E1">
            <w:rPr>
              <w:rFonts w:cs="Arial"/>
              <w:sz w:val="18"/>
              <w:szCs w:val="18"/>
            </w:rPr>
            <w:delText xml:space="preserve"> complex element </w:delText>
          </w:r>
          <w:r w:rsidDel="000405E1">
            <w:rPr>
              <w:rFonts w:cs="Arial"/>
              <w:sz w:val="18"/>
              <w:szCs w:val="18"/>
            </w:rPr>
            <w:delText xml:space="preserve">has XSDL </w:delText>
          </w:r>
          <w:r w:rsidRPr="004F2E68" w:rsidDel="000405E1">
            <w:rPr>
              <w:rFonts w:cs="Arial"/>
              <w:sz w:val="18"/>
              <w:szCs w:val="18"/>
            </w:rPr>
            <w:delText>nillable ‘true’ and</w:delText>
          </w:r>
          <w:r w:rsidDel="000405E1">
            <w:rPr>
              <w:rFonts w:cs="Arial"/>
              <w:sz w:val="18"/>
              <w:szCs w:val="18"/>
            </w:rPr>
            <w:delText xml:space="preserve"> dfdl:</w:delText>
          </w:r>
          <w:r w:rsidRPr="004F2E68" w:rsidDel="000405E1">
            <w:rPr>
              <w:rFonts w:cs="Arial"/>
              <w:sz w:val="18"/>
              <w:szCs w:val="18"/>
            </w:rPr>
            <w:delText xml:space="preserve">lengthKind ‘implicit’. </w:delText>
          </w:r>
        </w:del>
      </w:ins>
    </w:p>
  </w:footnote>
  <w:footnote w:id="12">
    <w:p w14:paraId="00C90AF1" w14:textId="5C1ABDB1" w:rsidR="00B900F3" w:rsidRPr="00493469" w:rsidRDefault="00B900F3">
      <w:pPr>
        <w:pStyle w:val="FootnoteText"/>
        <w:rPr>
          <w:sz w:val="18"/>
          <w:szCs w:val="18"/>
        </w:rPr>
      </w:pPr>
      <w:ins w:id="6041" w:author="mbeckerle" w:date="2013-04-05T11:13:00Z">
        <w:r>
          <w:rPr>
            <w:rStyle w:val="FootnoteReference"/>
          </w:rPr>
          <w:footnoteRef/>
        </w:r>
        <w:r>
          <w:t xml:space="preserve"> </w:t>
        </w:r>
        <w:r w:rsidRPr="00493469">
          <w:rPr>
            <w:sz w:val="18"/>
            <w:szCs w:val="18"/>
          </w:rPr>
          <w:t>This is a corner case that only happens when type is xs:string or xs:hexBinary and the maxLength facet is 0.</w:t>
        </w:r>
      </w:ins>
      <w:ins w:id="6042" w:author="mbeckerle" w:date="2013-04-08T08:58:00Z">
        <w:r w:rsidRPr="00493469">
          <w:rPr>
            <w:sz w:val="18"/>
            <w:szCs w:val="18"/>
          </w:rPr>
          <w:t xml:space="preserve"> Such an element can only be of length 0. </w:t>
        </w:r>
      </w:ins>
    </w:p>
  </w:footnote>
  <w:footnote w:id="13">
    <w:p w14:paraId="1BB532CE" w14:textId="77777777" w:rsidR="00B900F3" w:rsidRPr="004F2E68" w:rsidRDefault="00B900F3" w:rsidP="000405E1">
      <w:pPr>
        <w:pStyle w:val="FootnoteText"/>
        <w:rPr>
          <w:ins w:id="6213" w:author="mbeckerle" w:date="2013-05-24T10:36:00Z"/>
          <w:rFonts w:cs="Arial"/>
          <w:sz w:val="18"/>
          <w:szCs w:val="18"/>
        </w:rPr>
      </w:pPr>
      <w:ins w:id="6214" w:author="mbeckerle" w:date="2013-05-24T10:36:00Z">
        <w:r w:rsidRPr="004F2E68">
          <w:rPr>
            <w:rStyle w:val="FootnoteReference"/>
            <w:rFonts w:cs="Arial"/>
            <w:sz w:val="18"/>
            <w:szCs w:val="18"/>
          </w:rPr>
          <w:footnoteRef/>
        </w:r>
        <w:r w:rsidRPr="004F2E68">
          <w:rPr>
            <w:rFonts w:cs="Arial"/>
            <w:sz w:val="18"/>
            <w:szCs w:val="18"/>
          </w:rPr>
          <w:t xml:space="preserve"> </w:t>
        </w:r>
        <w:r>
          <w:rPr>
            <w:rFonts w:cs="Arial"/>
            <w:sz w:val="18"/>
            <w:szCs w:val="18"/>
          </w:rPr>
          <w:t>It is a schema definition error if a</w:t>
        </w:r>
        <w:r w:rsidRPr="004F2E68">
          <w:rPr>
            <w:rFonts w:cs="Arial"/>
            <w:sz w:val="18"/>
            <w:szCs w:val="18"/>
          </w:rPr>
          <w:t xml:space="preserve"> complex element </w:t>
        </w:r>
        <w:r>
          <w:rPr>
            <w:rFonts w:cs="Arial"/>
            <w:sz w:val="18"/>
            <w:szCs w:val="18"/>
          </w:rPr>
          <w:t xml:space="preserve">has XSDL </w:t>
        </w:r>
        <w:r w:rsidRPr="004F2E68">
          <w:rPr>
            <w:rFonts w:cs="Arial"/>
            <w:sz w:val="18"/>
            <w:szCs w:val="18"/>
          </w:rPr>
          <w:t>nillable ‘true’ and</w:t>
        </w:r>
        <w:r>
          <w:rPr>
            <w:rFonts w:cs="Arial"/>
            <w:sz w:val="18"/>
            <w:szCs w:val="18"/>
          </w:rPr>
          <w:t xml:space="preserve"> dfdl:</w:t>
        </w:r>
        <w:r w:rsidRPr="004F2E68">
          <w:rPr>
            <w:rFonts w:cs="Arial"/>
            <w:sz w:val="18"/>
            <w:szCs w:val="18"/>
          </w:rPr>
          <w:t xml:space="preserve">lengthKind ‘implicit’. </w:t>
        </w:r>
      </w:ins>
    </w:p>
  </w:footnote>
  <w:footnote w:id="14">
    <w:p w14:paraId="373B8F02" w14:textId="4AFB37F7" w:rsidR="00B900F3" w:rsidRDefault="00B900F3" w:rsidP="00BB16D4">
      <w:pPr>
        <w:pStyle w:val="FootnoteText"/>
        <w:rPr>
          <w:ins w:id="6244" w:author="mbeckerle" w:date="2013-04-08T13:22:00Z"/>
        </w:rPr>
      </w:pPr>
      <w:ins w:id="6245" w:author="mbeckerle" w:date="2013-04-08T13:22:00Z">
        <w:r>
          <w:rPr>
            <w:rStyle w:val="FootnoteReference"/>
          </w:rPr>
          <w:footnoteRef/>
        </w:r>
        <w:r>
          <w:t xml:space="preserve"> </w:t>
        </w:r>
        <w:r w:rsidRPr="00AC5A2E">
          <w:rPr>
            <w:sz w:val="18"/>
            <w:szCs w:val="18"/>
          </w:rPr>
          <w:t>The rational</w:t>
        </w:r>
      </w:ins>
      <w:ins w:id="6246" w:author="mbeckerle" w:date="2013-07-10T10:55:00Z">
        <w:r>
          <w:rPr>
            <w:sz w:val="18"/>
            <w:szCs w:val="18"/>
          </w:rPr>
          <w:t>e</w:t>
        </w:r>
      </w:ins>
      <w:ins w:id="6247" w:author="mbeckerle" w:date="2013-04-08T13:22:00Z">
        <w:r w:rsidRPr="00AC5A2E">
          <w:rPr>
            <w:sz w:val="18"/>
            <w:szCs w:val="18"/>
          </w:rPr>
          <w:t xml:space="preserve"> for this is that otherwise this could give rise to misleading error messages where the parser reported that required child elements were missing required occurrences. (This is consistent with XML Schema validation, where if a required element is missing, it gets reported as such, and there is nothing reported about its children).</w:t>
        </w:r>
      </w:ins>
    </w:p>
  </w:footnote>
  <w:footnote w:id="15">
    <w:p w14:paraId="5865B0C9" w14:textId="77777777" w:rsidR="00B900F3" w:rsidRPr="00B72484" w:rsidRDefault="00B900F3" w:rsidP="008910BB">
      <w:pPr>
        <w:pStyle w:val="FootnoteText"/>
        <w:rPr>
          <w:ins w:id="6801" w:author="mbeckerle" w:date="2013-02-19T12:18:00Z"/>
          <w:rFonts w:cs="Arial"/>
          <w:sz w:val="16"/>
          <w:szCs w:val="16"/>
        </w:rPr>
      </w:pPr>
      <w:ins w:id="6802" w:author="mbeckerle" w:date="2013-02-19T12:18:00Z">
        <w:r w:rsidRPr="00B72484">
          <w:rPr>
            <w:rStyle w:val="FootnoteReference"/>
            <w:rFonts w:cs="Arial"/>
            <w:sz w:val="16"/>
            <w:szCs w:val="16"/>
          </w:rPr>
          <w:footnoteRef/>
        </w:r>
        <w:r w:rsidRPr="00B72484">
          <w:rPr>
            <w:rFonts w:cs="Arial"/>
            <w:sz w:val="16"/>
            <w:szCs w:val="16"/>
          </w:rPr>
          <w:t xml:space="preserve"> If </w:t>
        </w:r>
        <w:r>
          <w:rPr>
            <w:rFonts w:cs="Arial"/>
            <w:sz w:val="16"/>
            <w:szCs w:val="16"/>
          </w:rPr>
          <w:t>other tha</w:t>
        </w:r>
        <w:r w:rsidRPr="00B72484">
          <w:rPr>
            <w:rFonts w:cs="Arial"/>
            <w:sz w:val="16"/>
            <w:szCs w:val="16"/>
          </w:rPr>
          <w:t>n ‘none’</w:t>
        </w:r>
        <w:r>
          <w:rPr>
            <w:rFonts w:cs="Arial"/>
            <w:sz w:val="16"/>
            <w:szCs w:val="16"/>
          </w:rPr>
          <w:t xml:space="preserve">, </w:t>
        </w:r>
        <w:r w:rsidRPr="00B72484">
          <w:rPr>
            <w:rFonts w:cs="Arial"/>
            <w:sz w:val="16"/>
            <w:szCs w:val="16"/>
          </w:rPr>
          <w:t>either an initiator, terminator or both must have been found in the data stream.</w:t>
        </w:r>
      </w:ins>
    </w:p>
  </w:footnote>
  <w:footnote w:id="16">
    <w:p w14:paraId="7B501141" w14:textId="77777777" w:rsidR="00B900F3" w:rsidRDefault="00B900F3" w:rsidP="00EA290D">
      <w:pPr>
        <w:pStyle w:val="FootnoteText"/>
      </w:pPr>
      <w:r>
        <w:rPr>
          <w:rStyle w:val="FootnoteReference"/>
        </w:rPr>
        <w:footnoteRef/>
      </w:r>
      <w:r>
        <w:t xml:space="preserve"> The concept of native-endian is avoided in DFDL since a DFDL schema containing such a property binding does not contain a complete description of data, but rather an incomplete one which is parameterized by characteristics of the machine and implementation where the DFDL processor is executed. In DFDL this same behavior is achieved using variables or, for example, by use of external setting of pre-defined variables to set dfdl:byteOrder. </w:t>
      </w:r>
    </w:p>
  </w:footnote>
  <w:footnote w:id="17">
    <w:p w14:paraId="49B2F54E" w14:textId="25D90CA2" w:rsidR="00B900F3" w:rsidDel="00492AD8" w:rsidRDefault="00B900F3" w:rsidP="008D5ED1">
      <w:pPr>
        <w:pStyle w:val="FootnoteText"/>
        <w:rPr>
          <w:del w:id="7330" w:author="mbeckerle" w:date="2013-07-25T12:06:00Z"/>
        </w:rPr>
      </w:pPr>
      <w:del w:id="7331" w:author="mbeckerle" w:date="2013-07-25T12:06:00Z">
        <w:r w:rsidDel="00492AD8">
          <w:rPr>
            <w:rStyle w:val="FootnoteReference"/>
          </w:rPr>
          <w:footnoteRef/>
        </w:r>
        <w:r w:rsidDel="00492AD8">
          <w:delText xml:space="preserve"> CCSID stands for Coded Character Set ID, a decimal number representation </w:delText>
        </w:r>
      </w:del>
      <w:ins w:id="7332" w:author="mbeckerle" w:date="2013-01-28T13:36:00Z">
        <w:del w:id="7333" w:author="mbeckerle" w:date="2013-07-25T12:06:00Z">
          <w:r w:rsidDel="00492AD8">
            <w:delText xml:space="preserve">syntax </w:delText>
          </w:r>
        </w:del>
      </w:ins>
      <w:del w:id="7334" w:author="mbeckerle" w:date="2013-07-25T12:06:00Z">
        <w:r w:rsidDel="00492AD8">
          <w:delText xml:space="preserve">for a codepage </w:delText>
        </w:r>
      </w:del>
      <w:ins w:id="7335" w:author="mbeckerle" w:date="2013-02-18T20:29:00Z">
        <w:del w:id="7336" w:author="mbeckerle" w:date="2013-07-25T12:06:00Z">
          <w:r w:rsidDel="00492AD8">
            <w:delText xml:space="preserve">coded charater set </w:delText>
          </w:r>
        </w:del>
      </w:ins>
      <w:del w:id="7337" w:author="mbeckerle" w:date="2013-07-25T12:06:00Z">
        <w:r w:rsidDel="00492AD8">
          <w:delText>specifier.</w:delText>
        </w:r>
      </w:del>
      <w:ins w:id="7338" w:author="mbeckerle" w:date="2013-02-18T20:29:00Z">
        <w:del w:id="7339" w:author="mbeckerle" w:date="2013-07-25T12:06:00Z">
          <w:r w:rsidDel="00492AD8">
            <w:delText xml:space="preserve"> </w:delText>
          </w:r>
        </w:del>
      </w:ins>
      <w:del w:id="7340" w:author="mbeckerle" w:date="2013-07-25T12:06:00Z">
        <w:r w:rsidDel="00492AD8">
          <w:delText>.[CCSID].</w:delText>
        </w:r>
      </w:del>
    </w:p>
  </w:footnote>
  <w:footnote w:id="18">
    <w:p w14:paraId="71799390" w14:textId="736716BF" w:rsidR="00B900F3" w:rsidRDefault="00B900F3" w:rsidP="00EA290D">
      <w:pPr>
        <w:pStyle w:val="FootnoteText"/>
      </w:pPr>
      <w:r>
        <w:rPr>
          <w:rStyle w:val="FootnoteReference"/>
        </w:rPr>
        <w:footnoteRef/>
      </w:r>
      <w:r>
        <w:t xml:space="preserve"> The concept of native character </w:t>
      </w:r>
      <w:ins w:id="7351" w:author="mbeckerle" w:date="2013-07-25T12:06:00Z">
        <w:r w:rsidR="00492AD8">
          <w:t xml:space="preserve">set </w:t>
        </w:r>
      </w:ins>
      <w:r>
        <w:t>encoding is avoided in DFDL since a DFDL schema containing such a property binding does not contain a complete description of data, but rather an incomplete one which is parameterized by characteristics of the operating environment where the DFDL processor executes. In DFDL this same behavior is achieved through use of true parameterization using variables or, for example, by use of external setting of pre-defined variables to set dfdl:encoding.</w:t>
      </w:r>
    </w:p>
  </w:footnote>
  <w:footnote w:id="19">
    <w:p w14:paraId="601F0089" w14:textId="34D6D64D" w:rsidR="00B900F3" w:rsidRDefault="00B900F3">
      <w:pPr>
        <w:pStyle w:val="FootnoteText"/>
      </w:pPr>
      <w:ins w:id="7551" w:author="mbeckerle" w:date="2012-03-25T11:00:00Z">
        <w:r>
          <w:rPr>
            <w:rStyle w:val="FootnoteReference"/>
          </w:rPr>
          <w:footnoteRef/>
        </w:r>
        <w:r>
          <w:t xml:space="preserve"> While UTF-8 has no true notion of byte-order, the 16-bit codepoint for a byte-order mark is often translated into a 3-byte utf-8 sequence of </w:t>
        </w:r>
      </w:ins>
      <w:ins w:id="7552" w:author="mbeckerle" w:date="2013-07-25T11:57:00Z">
        <w:r w:rsidR="005F7501">
          <w:t>code units (bytes)</w:t>
        </w:r>
      </w:ins>
      <w:ins w:id="7553" w:author="mbeckerle" w:date="2012-03-25T11:00:00Z">
        <w:r>
          <w:t xml:space="preserve"> that appear at the start of a document. This information is helpful to establish that the document is encoded in Unicode (specifically UTF-8). </w:t>
        </w:r>
      </w:ins>
    </w:p>
  </w:footnote>
  <w:footnote w:id="20">
    <w:p w14:paraId="77581B43" w14:textId="574D524F" w:rsidR="00B900F3" w:rsidRDefault="00B900F3">
      <w:pPr>
        <w:pStyle w:val="FootnoteText"/>
      </w:pPr>
      <w:ins w:id="8903" w:author="mbeckerle" w:date="2012-04-22T22:37:00Z">
        <w:r>
          <w:rPr>
            <w:rStyle w:val="FootnoteReference"/>
          </w:rPr>
          <w:footnoteRef/>
        </w:r>
        <w:r>
          <w:t xml:space="preserve"> </w:t>
        </w:r>
        <w:r w:rsidRPr="007A4C11">
          <w:rPr>
            <w:rFonts w:cs="Arial"/>
          </w:rPr>
          <w:t>Note: These restrictions are in place because it would not be sensible for these properties to reside on a type used for a prefixLengthType. These properties are irrelevant to the format of a SimpleContent region (they control regions that are part of other surrounding regions present only for a full element). However, the dfdl:simpleType annotation allows these properties to be present on a simpleType definition. It is only in this specific usage of simpleType</w:t>
        </w:r>
      </w:ins>
      <w:ins w:id="8904" w:author="mbeckerle" w:date="2012-04-22T22:38:00Z">
        <w:r>
          <w:rPr>
            <w:rFonts w:cs="Arial"/>
          </w:rPr>
          <w:t xml:space="preserve"> to define a type for use as a prefixLengthType</w:t>
        </w:r>
      </w:ins>
      <w:ins w:id="8905" w:author="mbeckerle" w:date="2012-04-22T22:37:00Z">
        <w:r w:rsidRPr="007A4C11">
          <w:rPr>
            <w:rFonts w:cs="Arial"/>
          </w:rPr>
          <w:t xml:space="preserve"> that these properties are disallowed. Normal usage of a simpleType from an element would combine these with properties on the element to create a combined set, and in that case, these properties might be expressed on the simpleType, but be used when the combined set of properties is created.</w:t>
        </w:r>
      </w:ins>
    </w:p>
  </w:footnote>
  <w:footnote w:id="21">
    <w:p w14:paraId="2064601D" w14:textId="1C6644F5" w:rsidR="00B900F3" w:rsidRDefault="00B900F3" w:rsidP="0062539F">
      <w:pPr>
        <w:spacing w:before="280" w:after="280"/>
        <w:rPr>
          <w:ins w:id="9040" w:author="mbeckerle" w:date="2012-03-24T14:26:00Z"/>
        </w:rPr>
      </w:pPr>
      <w:ins w:id="9041" w:author="mbeckerle" w:date="2012-03-24T14:26:00Z">
        <w:r>
          <w:rPr>
            <w:rStyle w:val="FootnoteCharacters"/>
          </w:rPr>
          <w:footnoteRef/>
        </w:r>
        <w:r>
          <w:tab/>
          <w:t>This feature allows DFDL to</w:t>
        </w:r>
        <w:r>
          <w:rPr>
            <w:rFonts w:eastAsia="Arial"/>
          </w:rPr>
          <w:t xml:space="preserve"> </w:t>
        </w:r>
        <w:r>
          <w:t>describe</w:t>
        </w:r>
        <w:r>
          <w:rPr>
            <w:rFonts w:eastAsia="Arial"/>
          </w:rPr>
          <w:t xml:space="preserve"> </w:t>
        </w:r>
        <w:r>
          <w:t>the</w:t>
        </w:r>
        <w:r>
          <w:rPr>
            <w:rFonts w:eastAsia="Arial"/>
          </w:rPr>
          <w:t xml:space="preserve"> </w:t>
        </w:r>
        <w:r>
          <w:t>needed</w:t>
        </w:r>
        <w:r>
          <w:rPr>
            <w:rFonts w:eastAsia="Arial"/>
          </w:rPr>
          <w:t xml:space="preserve"> “</w:t>
        </w:r>
        <w:r>
          <w:t>one</w:t>
        </w:r>
        <w:r>
          <w:rPr>
            <w:rFonts w:eastAsia="Arial"/>
          </w:rPr>
          <w:t xml:space="preserve"> </w:t>
        </w:r>
        <w:r>
          <w:t>more</w:t>
        </w:r>
        <w:r>
          <w:rPr>
            <w:rFonts w:eastAsia="Arial"/>
          </w:rPr>
          <w:t xml:space="preserve"> </w:t>
        </w:r>
        <w:r>
          <w:t>level</w:t>
        </w:r>
        <w:r>
          <w:rPr>
            <w:rFonts w:eastAsia="Arial"/>
          </w:rPr>
          <w:t xml:space="preserve">” </w:t>
        </w:r>
        <w:r>
          <w:t>of</w:t>
        </w:r>
        <w:r>
          <w:rPr>
            <w:rFonts w:eastAsia="Arial"/>
          </w:rPr>
          <w:t xml:space="preserve"> </w:t>
        </w:r>
        <w:r>
          <w:t>prefix</w:t>
        </w:r>
        <w:r>
          <w:rPr>
            <w:rFonts w:eastAsia="Arial"/>
          </w:rPr>
          <w:t xml:space="preserve"> that is </w:t>
        </w:r>
      </w:ins>
      <w:ins w:id="9042" w:author="mbeckerle" w:date="2013-01-28T12:38:00Z">
        <w:r>
          <w:t>needed</w:t>
        </w:r>
      </w:ins>
      <w:ins w:id="9043" w:author="mbeckerle" w:date="2012-03-24T14:26:00Z">
        <w:r>
          <w:rPr>
            <w:rFonts w:eastAsia="Arial"/>
          </w:rPr>
          <w:t xml:space="preserve"> </w:t>
        </w:r>
        <w:r>
          <w:t>for</w:t>
        </w:r>
        <w:r>
          <w:rPr>
            <w:rFonts w:eastAsia="Arial"/>
          </w:rPr>
          <w:t xml:space="preserve"> </w:t>
        </w:r>
        <w:r>
          <w:t>modeling</w:t>
        </w:r>
        <w:r>
          <w:rPr>
            <w:rFonts w:eastAsia="Arial"/>
          </w:rPr>
          <w:t xml:space="preserve"> </w:t>
        </w:r>
        <w:r>
          <w:t>an</w:t>
        </w:r>
        <w:r>
          <w:rPr>
            <w:rFonts w:eastAsia="Arial"/>
          </w:rPr>
          <w:t xml:space="preserve"> </w:t>
        </w:r>
        <w:r>
          <w:t>ASN.1</w:t>
        </w:r>
        <w:r>
          <w:rPr>
            <w:rFonts w:eastAsia="Arial"/>
          </w:rPr>
          <w:t xml:space="preserve"> </w:t>
        </w:r>
        <w:r>
          <w:t>format, but without</w:t>
        </w:r>
        <w:r>
          <w:rPr>
            <w:rFonts w:eastAsia="Arial"/>
          </w:rPr>
          <w:t xml:space="preserve"> the complexities of general </w:t>
        </w:r>
        <w:r>
          <w:t>recursion</w:t>
        </w:r>
      </w:ins>
    </w:p>
  </w:footnote>
  <w:footnote w:id="22">
    <w:p w14:paraId="45C7F1EE" w14:textId="77777777" w:rsidR="00B900F3" w:rsidRDefault="00B900F3" w:rsidP="00E52555">
      <w:pPr>
        <w:pStyle w:val="FootnoteText"/>
      </w:pPr>
      <w:r>
        <w:rPr>
          <w:rStyle w:val="FootnoteReference"/>
        </w:rPr>
        <w:footnoteRef/>
      </w:r>
      <w:r>
        <w:t xml:space="preserve"> </w:t>
      </w:r>
      <w:del w:id="9711" w:author="mbeckerle" w:date="2012-03-25T11:17:00Z">
        <w:r w:rsidDel="00DA7E26">
          <w:delText>Byte-order marks are explicitly stated to be “not characters” in the Unicode standard</w:delText>
        </w:r>
      </w:del>
      <w:ins w:id="9712" w:author="mbeckerle" w:date="2012-03-25T11:17:00Z">
        <w:r>
          <w:t>The codepoint of the byte-order-mark is the same as</w:t>
        </w:r>
      </w:ins>
      <w:ins w:id="9713" w:author="mbeckerle" w:date="2012-03-25T11:14:00Z">
        <w:r>
          <w:t xml:space="preserve"> </w:t>
        </w:r>
      </w:ins>
      <w:ins w:id="9714" w:author="mbeckerle" w:date="2012-03-25T11:15:00Z">
        <w:r>
          <w:t>the ZWNBS (Zero-Width Non-Breaking Space) character.</w:t>
        </w:r>
      </w:ins>
      <w:del w:id="9715" w:author="mbeckerle" w:date="2012-03-25T11:15:00Z">
        <w:r w:rsidDel="00DA7E26">
          <w:delText>.</w:delText>
        </w:r>
      </w:del>
    </w:p>
  </w:footnote>
  <w:footnote w:id="23">
    <w:p w14:paraId="17B9A033" w14:textId="77777777" w:rsidR="00B900F3" w:rsidRPr="006E3D58" w:rsidRDefault="00B900F3" w:rsidP="00E74C94">
      <w:pPr>
        <w:rPr>
          <w:ins w:id="10882" w:author="mbeckerle" w:date="2013-07-11T19:04:00Z"/>
          <w:sz w:val="18"/>
          <w:szCs w:val="18"/>
        </w:rPr>
      </w:pPr>
      <w:ins w:id="10883" w:author="mbeckerle" w:date="2013-07-11T19:04:00Z">
        <w:r>
          <w:rPr>
            <w:rStyle w:val="FootnoteReference"/>
          </w:rPr>
          <w:footnoteRef/>
        </w:r>
        <w:r>
          <w:t xml:space="preserve"> </w:t>
        </w:r>
        <w:r w:rsidRPr="006E3D58">
          <w:rPr>
            <w:sz w:val="18"/>
            <w:szCs w:val="18"/>
          </w:rPr>
          <w:t>Reference for this CA Realia 0x20 overpunch for negative sign is the article: "EBCDIC to ASCII Conversion of Signed Fields" at http://www.discinterchange.com/TechTalk_signed_fields_.html, where it says:</w:t>
        </w:r>
      </w:ins>
    </w:p>
    <w:p w14:paraId="47438ABC" w14:textId="77777777" w:rsidR="00B900F3" w:rsidRPr="00900B92" w:rsidDel="004D3284" w:rsidRDefault="00B900F3" w:rsidP="00D67874">
      <w:pPr>
        <w:rPr>
          <w:ins w:id="10884" w:author="mbeckerle" w:date="2013-07-11T19:04:00Z"/>
        </w:rPr>
      </w:pPr>
      <w:ins w:id="10885" w:author="mbeckerle" w:date="2013-07-11T19:04:00Z">
        <w:r w:rsidRPr="006E3D58">
          <w:t>COBOL compilers that run on ASCII platforms have a "signed" data type that operates in a similar manner to the EBCDIC Signed field -- that is, they over punch the sign on the LSD.  However, this is not standardized in ASCII, and different compilers use different overpunch codes.  For example, Computer Associates' Realia compiler uses a 30 hex for positive values and a 20 hex for negative values, but Micro Focus</w:t>
        </w:r>
        <w:r w:rsidRPr="00C72713">
          <w:t>®</w:t>
        </w:r>
        <w:r w:rsidRPr="006E3D58">
          <w:t xml:space="preserve"> and Microsoft</w:t>
        </w:r>
        <w:r w:rsidRPr="00C72713">
          <w:t>®</w:t>
        </w:r>
        <w:r w:rsidRPr="006E3D58">
          <w:t xml:space="preserve"> use 30 hex for positive values and 70 hex for negative values.</w:t>
        </w:r>
      </w:ins>
    </w:p>
    <w:p w14:paraId="052E2FB5" w14:textId="77777777" w:rsidR="00B900F3" w:rsidRDefault="00B900F3" w:rsidP="00D46C4F">
      <w:pPr>
        <w:rPr>
          <w:ins w:id="10886" w:author="mbeckerle" w:date="2013-07-11T19:04:00Z"/>
        </w:rPr>
      </w:pPr>
    </w:p>
  </w:footnote>
  <w:footnote w:id="24">
    <w:p w14:paraId="2299168C" w14:textId="77777777" w:rsidR="00B900F3" w:rsidRPr="006E3D58" w:rsidDel="009D7D0D" w:rsidRDefault="00B900F3" w:rsidP="00E74C94">
      <w:pPr>
        <w:rPr>
          <w:del w:id="10997" w:author="mbeckerle" w:date="2013-07-11T19:04:00Z"/>
          <w:sz w:val="18"/>
          <w:szCs w:val="18"/>
        </w:rPr>
      </w:pPr>
      <w:del w:id="10998" w:author="mbeckerle" w:date="2013-07-11T19:04:00Z">
        <w:r w:rsidDel="009D7D0D">
          <w:rPr>
            <w:rStyle w:val="FootnoteReference"/>
          </w:rPr>
          <w:footnoteRef/>
        </w:r>
        <w:r w:rsidDel="009D7D0D">
          <w:delText xml:space="preserve"> </w:delText>
        </w:r>
        <w:r w:rsidRPr="006E3D58" w:rsidDel="009D7D0D">
          <w:rPr>
            <w:sz w:val="18"/>
            <w:szCs w:val="18"/>
          </w:rPr>
          <w:delText>Reference for this CA Realia 0x20 overpunch for negative sign is the article: "EBCDIC to ASCII Conversion of Signed Fields" at http://www.discinterchange.com/TechTalk_signed_fields_.html, where it says:</w:delText>
        </w:r>
      </w:del>
    </w:p>
    <w:p w14:paraId="6602BF97" w14:textId="77777777" w:rsidR="00B900F3" w:rsidRPr="00900B92" w:rsidDel="009D7D0D" w:rsidRDefault="00B900F3" w:rsidP="00D67874">
      <w:pPr>
        <w:rPr>
          <w:del w:id="10999" w:author="mbeckerle" w:date="2013-07-11T19:04:00Z"/>
        </w:rPr>
      </w:pPr>
      <w:del w:id="11000" w:author="mbeckerle" w:date="2013-07-11T19:04:00Z">
        <w:r w:rsidRPr="006E3D58" w:rsidDel="009D7D0D">
          <w:delText>COBOL compilers that run on ASCII platforms have a "signed" data type that operates in a similar manner to the EBCDIC Signed field -- that is, they over punch the sign on the LSD.  However, this is not standardized in ASCII, and different compilers use different overpunch codes.  For example, Computer Associates' Realia compiler uses a 30 hex for positive values and a 20 hex for negative values, but Micro Focus</w:delText>
        </w:r>
        <w:r w:rsidRPr="00C72713" w:rsidDel="009D7D0D">
          <w:delText>®</w:delText>
        </w:r>
        <w:r w:rsidRPr="006E3D58" w:rsidDel="009D7D0D">
          <w:delText xml:space="preserve"> and Microsoft</w:delText>
        </w:r>
        <w:r w:rsidRPr="00C72713" w:rsidDel="009D7D0D">
          <w:delText>®</w:delText>
        </w:r>
        <w:r w:rsidRPr="006E3D58" w:rsidDel="009D7D0D">
          <w:delText xml:space="preserve"> use 30 hex for positive values and 70 hex for negative values.</w:delText>
        </w:r>
      </w:del>
    </w:p>
    <w:p w14:paraId="127CEFAE" w14:textId="77777777" w:rsidR="00B900F3" w:rsidDel="009D7D0D" w:rsidRDefault="00B900F3" w:rsidP="00D46C4F">
      <w:pPr>
        <w:rPr>
          <w:del w:id="11001" w:author="mbeckerle" w:date="2013-07-11T19:04:00Z"/>
        </w:rPr>
      </w:pPr>
    </w:p>
  </w:footnote>
  <w:footnote w:id="25">
    <w:p w14:paraId="53852408" w14:textId="777CA376" w:rsidR="00B900F3" w:rsidRDefault="00B900F3">
      <w:pPr>
        <w:pStyle w:val="FootnoteText"/>
      </w:pPr>
      <w:ins w:id="11216" w:author="mbeckerle" w:date="2013-02-18T19:23:00Z">
        <w:r>
          <w:rPr>
            <w:rStyle w:val="FootnoteReference"/>
          </w:rPr>
          <w:footnoteRef/>
        </w:r>
        <w:r>
          <w:t xml:space="preserve"> Implementations which use current versions of the</w:t>
        </w:r>
      </w:ins>
      <w:ins w:id="11217" w:author="mbeckerle" w:date="2013-02-18T19:24:00Z">
        <w:r>
          <w:t xml:space="preserve"> popular</w:t>
        </w:r>
      </w:ins>
      <w:ins w:id="11218" w:author="mbeckerle" w:date="2013-02-18T19:23:00Z">
        <w:r>
          <w:t xml:space="preserve"> ICU library will allow 309 digits </w:t>
        </w:r>
      </w:ins>
      <w:ins w:id="11219" w:author="mbeckerle" w:date="2013-02-18T19:24:00Z">
        <w:r>
          <w:t>as</w:t>
        </w:r>
      </w:ins>
      <w:ins w:id="11220" w:author="mbeckerle" w:date="2013-02-18T19:23:00Z">
        <w:r>
          <w:t xml:space="preserve"> </w:t>
        </w:r>
        <w:r w:rsidRPr="00B03EAB">
          <w:rPr>
            <w:i/>
          </w:rPr>
          <w:t>maximum integer digits</w:t>
        </w:r>
        <w:r>
          <w:t xml:space="preserve">. </w:t>
        </w:r>
      </w:ins>
    </w:p>
  </w:footnote>
  <w:footnote w:id="26">
    <w:p w14:paraId="6911D0BD" w14:textId="77777777" w:rsidR="00B900F3" w:rsidRDefault="00B900F3">
      <w:pPr>
        <w:pStyle w:val="FootnoteText"/>
        <w:rPr>
          <w:ins w:id="11619" w:author="mbeckerle" w:date="2012-03-25T10:31:00Z"/>
          <w:rFonts w:cs="Arial"/>
          <w:color w:val="000000"/>
        </w:rPr>
      </w:pPr>
      <w:ins w:id="11620" w:author="mbeckerle" w:date="2012-03-25T10:31:00Z">
        <w:r>
          <w:rPr>
            <w:rStyle w:val="FootnoteReference"/>
          </w:rPr>
          <w:footnoteRef/>
        </w:r>
        <w:r>
          <w:t xml:space="preserve"> </w:t>
        </w:r>
        <w:r>
          <w:rPr>
            <w:rFonts w:cs="Arial"/>
            <w:color w:val="000000"/>
          </w:rPr>
          <w:t>Note</w:t>
        </w:r>
        <w:r>
          <w:rPr>
            <w:rFonts w:eastAsia="Arial" w:cs="Arial"/>
            <w:color w:val="000000"/>
          </w:rPr>
          <w:t xml:space="preserve"> </w:t>
        </w:r>
        <w:r>
          <w:rPr>
            <w:rFonts w:cs="Arial"/>
            <w:color w:val="000000"/>
          </w:rPr>
          <w:t>that</w:t>
        </w:r>
        <w:r>
          <w:rPr>
            <w:rFonts w:eastAsia="Arial" w:cs="Arial"/>
            <w:color w:val="000000"/>
          </w:rPr>
          <w:t xml:space="preserve"> </w:t>
        </w:r>
        <w:r>
          <w:rPr>
            <w:rFonts w:cs="Arial"/>
            <w:color w:val="000000"/>
          </w:rPr>
          <w:t>XSDL</w:t>
        </w:r>
        <w:r>
          <w:rPr>
            <w:rFonts w:eastAsia="Arial" w:cs="Arial"/>
            <w:color w:val="000000"/>
          </w:rPr>
          <w:t xml:space="preserve"> </w:t>
        </w:r>
        <w:r>
          <w:rPr>
            <w:rFonts w:cs="Arial"/>
            <w:color w:val="000000"/>
          </w:rPr>
          <w:t>1.1</w:t>
        </w:r>
        <w:r>
          <w:rPr>
            <w:rFonts w:eastAsia="Arial" w:cs="Arial"/>
            <w:color w:val="000000"/>
          </w:rPr>
          <w:t xml:space="preserve"> </w:t>
        </w:r>
        <w:r>
          <w:rPr>
            <w:rFonts w:cs="Arial"/>
            <w:color w:val="000000"/>
          </w:rPr>
          <w:t>moved</w:t>
        </w:r>
        <w:r>
          <w:rPr>
            <w:rFonts w:eastAsia="Arial" w:cs="Arial"/>
            <w:color w:val="000000"/>
          </w:rPr>
          <w:t xml:space="preserve"> </w:t>
        </w:r>
        <w:r>
          <w:rPr>
            <w:rFonts w:cs="Arial"/>
            <w:color w:val="000000"/>
          </w:rPr>
          <w:t>to</w:t>
        </w:r>
        <w:r>
          <w:rPr>
            <w:rFonts w:eastAsia="Arial" w:cs="Arial"/>
            <w:color w:val="000000"/>
          </w:rPr>
          <w:t xml:space="preserve"> </w:t>
        </w:r>
        <w:r>
          <w:rPr>
            <w:rFonts w:cs="Arial"/>
            <w:color w:val="000000"/>
          </w:rPr>
          <w:t>IEEE</w:t>
        </w:r>
        <w:r>
          <w:rPr>
            <w:rFonts w:eastAsia="Arial" w:cs="Arial"/>
            <w:color w:val="000000"/>
          </w:rPr>
          <w:t xml:space="preserve"> </w:t>
        </w:r>
        <w:r>
          <w:rPr>
            <w:rFonts w:cs="Arial"/>
            <w:color w:val="000000"/>
          </w:rPr>
          <w:t>754-2008</w:t>
        </w:r>
        <w:r>
          <w:rPr>
            <w:rFonts w:eastAsia="Arial" w:cs="Arial"/>
            <w:color w:val="000000"/>
          </w:rPr>
          <w:t xml:space="preserve"> </w:t>
        </w:r>
        <w:r>
          <w:rPr>
            <w:rFonts w:cs="Arial"/>
            <w:color w:val="000000"/>
          </w:rPr>
          <w:t>only</w:t>
        </w:r>
        <w:r>
          <w:rPr>
            <w:rFonts w:eastAsia="Arial" w:cs="Arial"/>
            <w:color w:val="000000"/>
          </w:rPr>
          <w:t xml:space="preserve"> </w:t>
        </w:r>
        <w:r>
          <w:rPr>
            <w:rFonts w:cs="Arial"/>
            <w:color w:val="000000"/>
          </w:rPr>
          <w:t>because</w:t>
        </w:r>
        <w:r>
          <w:rPr>
            <w:rFonts w:eastAsia="Arial" w:cs="Arial"/>
            <w:color w:val="000000"/>
          </w:rPr>
          <w:t xml:space="preserve"> </w:t>
        </w:r>
        <w:r>
          <w:rPr>
            <w:rFonts w:cs="Arial"/>
            <w:color w:val="000000"/>
          </w:rPr>
          <w:t>of</w:t>
        </w:r>
        <w:r>
          <w:rPr>
            <w:rFonts w:eastAsia="Arial" w:cs="Arial"/>
            <w:color w:val="000000"/>
          </w:rPr>
          <w:t xml:space="preserve"> </w:t>
        </w:r>
        <w:r>
          <w:rPr>
            <w:rFonts w:cs="Arial"/>
            <w:color w:val="000000"/>
          </w:rPr>
          <w:t>new</w:t>
        </w:r>
        <w:r>
          <w:rPr>
            <w:rFonts w:eastAsia="Arial" w:cs="Arial"/>
            <w:color w:val="000000"/>
          </w:rPr>
          <w:t xml:space="preserve"> </w:t>
        </w:r>
        <w:r>
          <w:rPr>
            <w:rFonts w:cs="Arial"/>
            <w:color w:val="000000"/>
          </w:rPr>
          <w:t>decimal</w:t>
        </w:r>
        <w:r>
          <w:rPr>
            <w:rFonts w:eastAsia="Arial" w:cs="Arial"/>
            <w:color w:val="000000"/>
          </w:rPr>
          <w:t xml:space="preserve"> </w:t>
        </w:r>
        <w:r>
          <w:rPr>
            <w:rFonts w:cs="Arial"/>
            <w:color w:val="000000"/>
          </w:rPr>
          <w:t>support,</w:t>
        </w:r>
        <w:r>
          <w:rPr>
            <w:rFonts w:eastAsia="Arial" w:cs="Arial"/>
            <w:color w:val="000000"/>
          </w:rPr>
          <w:t xml:space="preserve"> </w:t>
        </w:r>
        <w:r>
          <w:rPr>
            <w:rFonts w:cs="Arial"/>
            <w:color w:val="000000"/>
          </w:rPr>
          <w:t>and</w:t>
        </w:r>
        <w:r>
          <w:rPr>
            <w:rFonts w:eastAsia="Arial" w:cs="Arial"/>
            <w:color w:val="000000"/>
          </w:rPr>
          <w:t xml:space="preserve"> </w:t>
        </w:r>
        <w:r>
          <w:rPr>
            <w:rFonts w:cs="Arial"/>
            <w:color w:val="000000"/>
          </w:rPr>
          <w:t>not</w:t>
        </w:r>
        <w:r>
          <w:rPr>
            <w:rFonts w:eastAsia="Arial" w:cs="Arial"/>
            <w:color w:val="000000"/>
          </w:rPr>
          <w:t xml:space="preserve"> </w:t>
        </w:r>
        <w:r>
          <w:rPr>
            <w:rFonts w:cs="Arial"/>
            <w:color w:val="000000"/>
          </w:rPr>
          <w:t>for</w:t>
        </w:r>
        <w:r>
          <w:rPr>
            <w:rFonts w:eastAsia="Arial" w:cs="Arial"/>
            <w:color w:val="000000"/>
          </w:rPr>
          <w:t xml:space="preserve"> </w:t>
        </w:r>
        <w:r>
          <w:rPr>
            <w:rFonts w:cs="Arial"/>
            <w:color w:val="000000"/>
          </w:rPr>
          <w:t>enhanced</w:t>
        </w:r>
        <w:r>
          <w:rPr>
            <w:rFonts w:eastAsia="Arial" w:cs="Arial"/>
            <w:color w:val="000000"/>
          </w:rPr>
          <w:t xml:space="preserve"> </w:t>
        </w:r>
        <w:r>
          <w:rPr>
            <w:rFonts w:cs="Arial"/>
            <w:color w:val="000000"/>
          </w:rPr>
          <w:t>float</w:t>
        </w:r>
        <w:r>
          <w:rPr>
            <w:rFonts w:eastAsia="Arial" w:cs="Arial"/>
            <w:color w:val="000000"/>
          </w:rPr>
          <w:t xml:space="preserve"> </w:t>
        </w:r>
        <w:r>
          <w:rPr>
            <w:rFonts w:cs="Arial"/>
            <w:color w:val="000000"/>
          </w:rPr>
          <w:t>support.</w:t>
        </w:r>
        <w:r>
          <w:rPr>
            <w:rFonts w:eastAsia="Arial" w:cs="Arial"/>
            <w:color w:val="000000"/>
          </w:rPr>
          <w:t xml:space="preserve"> </w:t>
        </w:r>
        <w:r>
          <w:rPr>
            <w:rFonts w:cs="Arial"/>
            <w:color w:val="000000"/>
          </w:rPr>
          <w:t>That's</w:t>
        </w:r>
        <w:r>
          <w:rPr>
            <w:rFonts w:eastAsia="Arial" w:cs="Arial"/>
            <w:color w:val="000000"/>
          </w:rPr>
          <w:t xml:space="preserve"> </w:t>
        </w:r>
        <w:r>
          <w:rPr>
            <w:rFonts w:cs="Arial"/>
            <w:color w:val="000000"/>
          </w:rPr>
          <w:t>why</w:t>
        </w:r>
        <w:r>
          <w:rPr>
            <w:rFonts w:eastAsia="Arial" w:cs="Arial"/>
            <w:color w:val="000000"/>
          </w:rPr>
          <w:t xml:space="preserve"> </w:t>
        </w:r>
        <w:r>
          <w:rPr>
            <w:rFonts w:cs="Arial"/>
            <w:color w:val="000000"/>
          </w:rPr>
          <w:t>in</w:t>
        </w:r>
        <w:r>
          <w:rPr>
            <w:rFonts w:eastAsia="Arial" w:cs="Arial"/>
            <w:color w:val="000000"/>
          </w:rPr>
          <w:t xml:space="preserve"> </w:t>
        </w:r>
        <w:r>
          <w:rPr>
            <w:rFonts w:cs="Arial"/>
            <w:color w:val="000000"/>
          </w:rPr>
          <w:t>XSDL</w:t>
        </w:r>
        <w:r>
          <w:rPr>
            <w:rFonts w:eastAsia="Arial" w:cs="Arial"/>
            <w:color w:val="000000"/>
          </w:rPr>
          <w:t xml:space="preserve"> </w:t>
        </w:r>
        <w:r>
          <w:rPr>
            <w:rFonts w:cs="Arial"/>
            <w:color w:val="000000"/>
          </w:rPr>
          <w:t>1.1</w:t>
        </w:r>
        <w:r>
          <w:rPr>
            <w:rFonts w:eastAsia="Arial" w:cs="Arial"/>
            <w:color w:val="000000"/>
          </w:rPr>
          <w:t xml:space="preserve"> </w:t>
        </w:r>
        <w:r>
          <w:rPr>
            <w:rFonts w:cs="Arial"/>
            <w:color w:val="000000"/>
          </w:rPr>
          <w:t>there</w:t>
        </w:r>
        <w:r>
          <w:rPr>
            <w:rFonts w:eastAsia="Arial" w:cs="Arial"/>
            <w:color w:val="000000"/>
          </w:rPr>
          <w:t xml:space="preserve"> </w:t>
        </w:r>
        <w:r>
          <w:rPr>
            <w:rFonts w:cs="Arial"/>
            <w:color w:val="000000"/>
          </w:rPr>
          <w:t>are</w:t>
        </w:r>
        <w:r>
          <w:rPr>
            <w:rFonts w:eastAsia="Arial" w:cs="Arial"/>
            <w:color w:val="000000"/>
          </w:rPr>
          <w:t xml:space="preserve"> </w:t>
        </w:r>
        <w:r>
          <w:rPr>
            <w:rFonts w:cs="Arial"/>
            <w:color w:val="000000"/>
          </w:rPr>
          <w:t>still</w:t>
        </w:r>
        <w:r>
          <w:rPr>
            <w:rFonts w:eastAsia="Arial" w:cs="Arial"/>
            <w:color w:val="000000"/>
          </w:rPr>
          <w:t xml:space="preserve"> </w:t>
        </w:r>
        <w:r>
          <w:rPr>
            <w:rFonts w:cs="Arial"/>
            <w:color w:val="000000"/>
          </w:rPr>
          <w:t>just</w:t>
        </w:r>
        <w:r>
          <w:rPr>
            <w:rFonts w:eastAsia="Arial" w:cs="Arial"/>
            <w:color w:val="000000"/>
          </w:rPr>
          <w:t xml:space="preserve"> </w:t>
        </w:r>
        <w:r>
          <w:rPr>
            <w:rFonts w:cs="Arial"/>
            <w:color w:val="000000"/>
          </w:rPr>
          <w:t>the</w:t>
        </w:r>
        <w:r>
          <w:rPr>
            <w:rFonts w:eastAsia="Arial" w:cs="Arial"/>
            <w:color w:val="000000"/>
          </w:rPr>
          <w:t xml:space="preserve"> </w:t>
        </w:r>
        <w:r>
          <w:rPr>
            <w:rFonts w:cs="Arial"/>
            <w:color w:val="000000"/>
          </w:rPr>
          <w:t>xs:float</w:t>
        </w:r>
        <w:r>
          <w:rPr>
            <w:rFonts w:eastAsia="Arial" w:cs="Arial"/>
            <w:color w:val="000000"/>
          </w:rPr>
          <w:t xml:space="preserve"> </w:t>
        </w:r>
        <w:r>
          <w:rPr>
            <w:rFonts w:cs="Arial"/>
            <w:color w:val="000000"/>
          </w:rPr>
          <w:t>and</w:t>
        </w:r>
        <w:r>
          <w:rPr>
            <w:rFonts w:eastAsia="Arial" w:cs="Arial"/>
            <w:color w:val="000000"/>
          </w:rPr>
          <w:t xml:space="preserve"> </w:t>
        </w:r>
        <w:r>
          <w:rPr>
            <w:rFonts w:cs="Arial"/>
            <w:color w:val="000000"/>
          </w:rPr>
          <w:t>xs:double</w:t>
        </w:r>
        <w:r>
          <w:rPr>
            <w:rFonts w:eastAsia="Arial" w:cs="Arial"/>
            <w:color w:val="000000"/>
          </w:rPr>
          <w:t xml:space="preserve"> </w:t>
        </w:r>
        <w:r>
          <w:rPr>
            <w:rFonts w:cs="Arial"/>
            <w:color w:val="000000"/>
          </w:rPr>
          <w:t>built-in</w:t>
        </w:r>
        <w:r>
          <w:rPr>
            <w:rFonts w:eastAsia="Arial" w:cs="Arial"/>
            <w:color w:val="000000"/>
          </w:rPr>
          <w:t xml:space="preserve"> </w:t>
        </w:r>
        <w:r>
          <w:rPr>
            <w:rFonts w:cs="Arial"/>
            <w:color w:val="000000"/>
          </w:rPr>
          <w:t>types.</w:t>
        </w:r>
        <w:r>
          <w:rPr>
            <w:rFonts w:eastAsia="Arial" w:cs="Arial"/>
            <w:color w:val="000000"/>
          </w:rPr>
          <w:t xml:space="preserve"> </w:t>
        </w:r>
        <w:r>
          <w:rPr>
            <w:rFonts w:cs="Arial"/>
            <w:color w:val="000000"/>
          </w:rPr>
          <w:t>Any</w:t>
        </w:r>
        <w:r>
          <w:rPr>
            <w:rFonts w:eastAsia="Arial" w:cs="Arial"/>
            <w:color w:val="000000"/>
          </w:rPr>
          <w:t xml:space="preserve"> </w:t>
        </w:r>
        <w:r>
          <w:rPr>
            <w:rFonts w:cs="Arial"/>
            <w:color w:val="000000"/>
          </w:rPr>
          <w:t>future</w:t>
        </w:r>
        <w:r>
          <w:rPr>
            <w:rFonts w:eastAsia="Arial" w:cs="Arial"/>
            <w:color w:val="000000"/>
          </w:rPr>
          <w:t xml:space="preserve"> </w:t>
        </w:r>
        <w:r>
          <w:rPr>
            <w:rFonts w:cs="Arial"/>
            <w:color w:val="000000"/>
          </w:rPr>
          <w:t>support</w:t>
        </w:r>
        <w:r>
          <w:rPr>
            <w:rFonts w:eastAsia="Arial" w:cs="Arial"/>
            <w:color w:val="000000"/>
          </w:rPr>
          <w:t xml:space="preserve"> </w:t>
        </w:r>
        <w:r>
          <w:rPr>
            <w:rFonts w:cs="Arial"/>
            <w:color w:val="000000"/>
          </w:rPr>
          <w:t>for</w:t>
        </w:r>
        <w:r>
          <w:rPr>
            <w:rFonts w:eastAsia="Arial" w:cs="Arial"/>
            <w:color w:val="000000"/>
          </w:rPr>
          <w:t xml:space="preserve"> </w:t>
        </w:r>
        <w:r>
          <w:rPr>
            <w:rFonts w:cs="Arial"/>
            <w:color w:val="000000"/>
          </w:rPr>
          <w:t>half-precision</w:t>
        </w:r>
        <w:r>
          <w:rPr>
            <w:rFonts w:eastAsia="Arial" w:cs="Arial"/>
            <w:color w:val="000000"/>
          </w:rPr>
          <w:t xml:space="preserve"> </w:t>
        </w:r>
        <w:r>
          <w:rPr>
            <w:rFonts w:cs="Arial"/>
            <w:color w:val="000000"/>
          </w:rPr>
          <w:t>and</w:t>
        </w:r>
        <w:r>
          <w:rPr>
            <w:rFonts w:eastAsia="Arial" w:cs="Arial"/>
            <w:color w:val="000000"/>
          </w:rPr>
          <w:t xml:space="preserve"> </w:t>
        </w:r>
        <w:r>
          <w:rPr>
            <w:rFonts w:cs="Arial"/>
            <w:color w:val="000000"/>
          </w:rPr>
          <w:t>quad-precision</w:t>
        </w:r>
        <w:r>
          <w:rPr>
            <w:rFonts w:eastAsia="Arial" w:cs="Arial"/>
            <w:color w:val="000000"/>
          </w:rPr>
          <w:t xml:space="preserve"> </w:t>
        </w:r>
        <w:r>
          <w:rPr>
            <w:rFonts w:cs="Arial"/>
            <w:color w:val="000000"/>
          </w:rPr>
          <w:t>in</w:t>
        </w:r>
        <w:r>
          <w:rPr>
            <w:rFonts w:eastAsia="Arial" w:cs="Arial"/>
            <w:color w:val="000000"/>
          </w:rPr>
          <w:t xml:space="preserve"> </w:t>
        </w:r>
        <w:r>
          <w:rPr>
            <w:rFonts w:cs="Arial"/>
            <w:color w:val="000000"/>
          </w:rPr>
          <w:t>XSDL</w:t>
        </w:r>
        <w:r>
          <w:rPr>
            <w:rFonts w:eastAsia="Arial" w:cs="Arial"/>
            <w:color w:val="000000"/>
          </w:rPr>
          <w:t xml:space="preserve"> </w:t>
        </w:r>
        <w:r>
          <w:rPr>
            <w:rFonts w:cs="Arial"/>
            <w:color w:val="000000"/>
          </w:rPr>
          <w:t>would</w:t>
        </w:r>
        <w:r>
          <w:rPr>
            <w:rFonts w:eastAsia="Arial" w:cs="Arial"/>
            <w:color w:val="000000"/>
          </w:rPr>
          <w:t xml:space="preserve"> </w:t>
        </w:r>
        <w:r>
          <w:rPr>
            <w:rFonts w:cs="Arial"/>
            <w:color w:val="000000"/>
          </w:rPr>
          <w:t>very</w:t>
        </w:r>
        <w:r>
          <w:rPr>
            <w:rFonts w:eastAsia="Arial" w:cs="Arial"/>
            <w:color w:val="000000"/>
          </w:rPr>
          <w:t xml:space="preserve"> </w:t>
        </w:r>
        <w:r>
          <w:rPr>
            <w:rFonts w:cs="Arial"/>
            <w:color w:val="000000"/>
          </w:rPr>
          <w:t>likely</w:t>
        </w:r>
        <w:r>
          <w:rPr>
            <w:rFonts w:eastAsia="Arial" w:cs="Arial"/>
            <w:color w:val="000000"/>
          </w:rPr>
          <w:t xml:space="preserve"> </w:t>
        </w:r>
        <w:r>
          <w:rPr>
            <w:rFonts w:cs="Arial"/>
            <w:color w:val="000000"/>
          </w:rPr>
          <w:t>be</w:t>
        </w:r>
        <w:r>
          <w:rPr>
            <w:rFonts w:eastAsia="Arial" w:cs="Arial"/>
            <w:color w:val="000000"/>
          </w:rPr>
          <w:t xml:space="preserve"> </w:t>
        </w:r>
        <w:r>
          <w:rPr>
            <w:rFonts w:cs="Arial"/>
            <w:color w:val="000000"/>
          </w:rPr>
          <w:t>implemented</w:t>
        </w:r>
        <w:r>
          <w:rPr>
            <w:rFonts w:eastAsia="Arial" w:cs="Arial"/>
            <w:color w:val="000000"/>
          </w:rPr>
          <w:t xml:space="preserve"> </w:t>
        </w:r>
        <w:r>
          <w:rPr>
            <w:rFonts w:cs="Arial"/>
            <w:color w:val="000000"/>
          </w:rPr>
          <w:t>by</w:t>
        </w:r>
        <w:r>
          <w:rPr>
            <w:rFonts w:eastAsia="Arial" w:cs="Arial"/>
            <w:color w:val="000000"/>
          </w:rPr>
          <w:t xml:space="preserve"> </w:t>
        </w:r>
        <w:r>
          <w:rPr>
            <w:rFonts w:cs="Arial"/>
            <w:color w:val="000000"/>
          </w:rPr>
          <w:t>adding</w:t>
        </w:r>
        <w:r>
          <w:rPr>
            <w:rFonts w:eastAsia="Arial" w:cs="Arial"/>
            <w:color w:val="000000"/>
          </w:rPr>
          <w:t xml:space="preserve"> </w:t>
        </w:r>
        <w:r>
          <w:rPr>
            <w:rFonts w:cs="Arial"/>
            <w:color w:val="000000"/>
          </w:rPr>
          <w:t>new</w:t>
        </w:r>
        <w:r>
          <w:rPr>
            <w:rFonts w:eastAsia="Arial" w:cs="Arial"/>
            <w:color w:val="000000"/>
          </w:rPr>
          <w:t xml:space="preserve"> </w:t>
        </w:r>
        <w:r>
          <w:rPr>
            <w:rFonts w:cs="Arial"/>
            <w:color w:val="000000"/>
          </w:rPr>
          <w:t>built-in</w:t>
        </w:r>
        <w:r>
          <w:rPr>
            <w:rFonts w:eastAsia="Arial" w:cs="Arial"/>
            <w:color w:val="000000"/>
          </w:rPr>
          <w:t xml:space="preserve"> </w:t>
        </w:r>
        <w:r>
          <w:rPr>
            <w:rFonts w:cs="Arial"/>
            <w:color w:val="000000"/>
          </w:rPr>
          <w:t>types</w:t>
        </w:r>
        <w:r>
          <w:rPr>
            <w:rFonts w:eastAsia="Arial" w:cs="Arial"/>
            <w:color w:val="000000"/>
          </w:rPr>
          <w:t xml:space="preserve"> </w:t>
        </w:r>
        <w:r>
          <w:rPr>
            <w:rFonts w:cs="Arial"/>
            <w:color w:val="000000"/>
          </w:rPr>
          <w:t>that</w:t>
        </w:r>
        <w:r>
          <w:rPr>
            <w:rFonts w:eastAsia="Arial" w:cs="Arial"/>
            <w:color w:val="000000"/>
          </w:rPr>
          <w:t xml:space="preserve"> </w:t>
        </w:r>
        <w:r>
          <w:rPr>
            <w:rFonts w:cs="Arial"/>
            <w:color w:val="000000"/>
          </w:rPr>
          <w:t>derive</w:t>
        </w:r>
        <w:r>
          <w:rPr>
            <w:rFonts w:eastAsia="Arial" w:cs="Arial"/>
            <w:color w:val="000000"/>
          </w:rPr>
          <w:t xml:space="preserve"> </w:t>
        </w:r>
        <w:r>
          <w:rPr>
            <w:rFonts w:cs="Arial"/>
            <w:color w:val="000000"/>
          </w:rPr>
          <w:t>from</w:t>
        </w:r>
        <w:r>
          <w:rPr>
            <w:rFonts w:eastAsia="Arial" w:cs="Arial"/>
            <w:color w:val="000000"/>
          </w:rPr>
          <w:t xml:space="preserve"> </w:t>
        </w:r>
        <w:r>
          <w:rPr>
            <w:rFonts w:cs="Arial"/>
            <w:color w:val="000000"/>
          </w:rPr>
          <w:t>xs:anySimpleType.</w:t>
        </w:r>
        <w:r>
          <w:rPr>
            <w:rFonts w:eastAsia="Arial" w:cs="Arial"/>
            <w:color w:val="000000"/>
          </w:rPr>
          <w:t xml:space="preserve">  </w:t>
        </w:r>
        <w:r>
          <w:rPr>
            <w:rFonts w:cs="Arial"/>
            <w:color w:val="000000"/>
          </w:rPr>
          <w:t>It</w:t>
        </w:r>
        <w:r>
          <w:rPr>
            <w:rFonts w:eastAsia="Arial" w:cs="Arial"/>
            <w:color w:val="000000"/>
          </w:rPr>
          <w:t xml:space="preserve"> </w:t>
        </w:r>
        <w:r>
          <w:rPr>
            <w:rFonts w:cs="Arial"/>
            <w:color w:val="000000"/>
          </w:rPr>
          <w:t>is</w:t>
        </w:r>
        <w:r>
          <w:rPr>
            <w:rFonts w:eastAsia="Arial" w:cs="Arial"/>
            <w:color w:val="000000"/>
          </w:rPr>
          <w:t xml:space="preserve"> </w:t>
        </w:r>
        <w:r>
          <w:rPr>
            <w:rFonts w:cs="Arial"/>
            <w:color w:val="000000"/>
          </w:rPr>
          <w:t>likely</w:t>
        </w:r>
        <w:r>
          <w:rPr>
            <w:rFonts w:eastAsia="Arial" w:cs="Arial"/>
            <w:color w:val="000000"/>
          </w:rPr>
          <w:t xml:space="preserve"> </w:t>
        </w:r>
        <w:r>
          <w:rPr>
            <w:rFonts w:cs="Arial"/>
            <w:color w:val="000000"/>
          </w:rPr>
          <w:t>therefore</w:t>
        </w:r>
        <w:r>
          <w:rPr>
            <w:rFonts w:eastAsia="Arial" w:cs="Arial"/>
            <w:color w:val="000000"/>
          </w:rPr>
          <w:t xml:space="preserve"> </w:t>
        </w:r>
        <w:r>
          <w:rPr>
            <w:rFonts w:cs="Arial"/>
            <w:color w:val="000000"/>
          </w:rPr>
          <w:t>that</w:t>
        </w:r>
        <w:r>
          <w:rPr>
            <w:rFonts w:eastAsia="Arial" w:cs="Arial"/>
            <w:color w:val="000000"/>
          </w:rPr>
          <w:t xml:space="preserve"> </w:t>
        </w:r>
        <w:r>
          <w:rPr>
            <w:rFonts w:cs="Arial"/>
            <w:color w:val="000000"/>
          </w:rPr>
          <w:t>future</w:t>
        </w:r>
        <w:r>
          <w:rPr>
            <w:rFonts w:eastAsia="Arial" w:cs="Arial"/>
            <w:color w:val="000000"/>
          </w:rPr>
          <w:t xml:space="preserve"> </w:t>
        </w:r>
        <w:r>
          <w:rPr>
            <w:rFonts w:cs="Arial"/>
            <w:color w:val="000000"/>
          </w:rPr>
          <w:t>DFDL</w:t>
        </w:r>
        <w:r>
          <w:rPr>
            <w:rFonts w:eastAsia="Arial" w:cs="Arial"/>
            <w:color w:val="000000"/>
          </w:rPr>
          <w:t xml:space="preserve"> </w:t>
        </w:r>
        <w:r>
          <w:rPr>
            <w:rFonts w:cs="Arial"/>
            <w:color w:val="000000"/>
          </w:rPr>
          <w:t>support</w:t>
        </w:r>
        <w:r>
          <w:rPr>
            <w:rFonts w:eastAsia="Arial" w:cs="Arial"/>
            <w:color w:val="000000"/>
          </w:rPr>
          <w:t xml:space="preserve"> </w:t>
        </w:r>
        <w:r>
          <w:rPr>
            <w:rFonts w:cs="Arial"/>
            <w:color w:val="000000"/>
          </w:rPr>
          <w:t>for</w:t>
        </w:r>
        <w:r>
          <w:rPr>
            <w:rFonts w:eastAsia="Arial" w:cs="Arial"/>
            <w:color w:val="000000"/>
          </w:rPr>
          <w:t xml:space="preserve"> </w:t>
        </w:r>
        <w:r>
          <w:rPr>
            <w:rFonts w:cs="Arial"/>
            <w:color w:val="000000"/>
          </w:rPr>
          <w:t>half-precision</w:t>
        </w:r>
        <w:r>
          <w:rPr>
            <w:rFonts w:eastAsia="Arial" w:cs="Arial"/>
            <w:color w:val="000000"/>
          </w:rPr>
          <w:t xml:space="preserve"> </w:t>
        </w:r>
        <w:r>
          <w:rPr>
            <w:rFonts w:cs="Arial"/>
            <w:color w:val="000000"/>
          </w:rPr>
          <w:t>and</w:t>
        </w:r>
        <w:r>
          <w:rPr>
            <w:rFonts w:eastAsia="Arial" w:cs="Arial"/>
            <w:color w:val="000000"/>
          </w:rPr>
          <w:t xml:space="preserve"> </w:t>
        </w:r>
        <w:r>
          <w:rPr>
            <w:rFonts w:cs="Arial"/>
            <w:color w:val="000000"/>
          </w:rPr>
          <w:t>quad-precision</w:t>
        </w:r>
        <w:r>
          <w:rPr>
            <w:rFonts w:eastAsia="Arial" w:cs="Arial"/>
            <w:color w:val="000000"/>
          </w:rPr>
          <w:t xml:space="preserve"> </w:t>
        </w:r>
        <w:r>
          <w:rPr>
            <w:rFonts w:cs="Arial"/>
            <w:color w:val="000000"/>
          </w:rPr>
          <w:t>will</w:t>
        </w:r>
        <w:r>
          <w:rPr>
            <w:rFonts w:eastAsia="Arial" w:cs="Arial"/>
            <w:color w:val="000000"/>
          </w:rPr>
          <w:t xml:space="preserve"> </w:t>
        </w:r>
        <w:r>
          <w:rPr>
            <w:rFonts w:cs="Arial"/>
            <w:color w:val="000000"/>
          </w:rPr>
          <w:t>build</w:t>
        </w:r>
        <w:r>
          <w:rPr>
            <w:rFonts w:eastAsia="Arial" w:cs="Arial"/>
            <w:color w:val="000000"/>
          </w:rPr>
          <w:t xml:space="preserve"> </w:t>
        </w:r>
        <w:r>
          <w:rPr>
            <w:rFonts w:cs="Arial"/>
            <w:color w:val="000000"/>
          </w:rPr>
          <w:t>on</w:t>
        </w:r>
        <w:r>
          <w:rPr>
            <w:rFonts w:eastAsia="Arial" w:cs="Arial"/>
            <w:color w:val="000000"/>
          </w:rPr>
          <w:t xml:space="preserve"> </w:t>
        </w:r>
        <w:r>
          <w:rPr>
            <w:rFonts w:cs="Arial"/>
            <w:color w:val="000000"/>
          </w:rPr>
          <w:t>XSDL.</w:t>
        </w:r>
      </w:ins>
    </w:p>
    <w:p w14:paraId="6B81D393" w14:textId="77777777" w:rsidR="00B900F3" w:rsidRDefault="00B900F3">
      <w:pPr>
        <w:pStyle w:val="FootnoteText"/>
      </w:pPr>
    </w:p>
  </w:footnote>
  <w:footnote w:id="27">
    <w:p w14:paraId="5E03A84C" w14:textId="77777777" w:rsidR="00B900F3" w:rsidRPr="00E3558A" w:rsidDel="00716607" w:rsidRDefault="00B900F3" w:rsidP="00472BFB">
      <w:pPr>
        <w:pStyle w:val="FootnoteText"/>
        <w:rPr>
          <w:del w:id="12047" w:author="mbeckerle" w:date="2012-04-22T20:14:00Z"/>
          <w:lang w:val="en-GB"/>
        </w:rPr>
      </w:pPr>
      <w:del w:id="12048" w:author="mbeckerle" w:date="2012-04-22T20:14:00Z">
        <w:r w:rsidDel="00716607">
          <w:rPr>
            <w:rStyle w:val="FootnoteReference"/>
          </w:rPr>
          <w:footnoteRef/>
        </w:r>
        <w:r w:rsidDel="00716607">
          <w:delText xml:space="preserve"> </w:delText>
        </w:r>
        <w:r w:rsidDel="00716607">
          <w:rPr>
            <w:rFonts w:ascii="Helv" w:eastAsia="MS Mincho" w:hAnsi="Helv" w:cs="Helv"/>
            <w:color w:val="000000"/>
            <w:lang w:val="en-GB" w:eastAsia="ja-JP"/>
          </w:rPr>
          <w:delText>For pattern character k, 24 is equivalent to 0 and allowed only if minutes is 00.</w:delText>
        </w:r>
      </w:del>
    </w:p>
  </w:footnote>
  <w:footnote w:id="28">
    <w:p w14:paraId="6E9EA456" w14:textId="77777777" w:rsidR="00B900F3" w:rsidRDefault="00B900F3">
      <w:pPr>
        <w:pStyle w:val="FootnoteText"/>
      </w:pPr>
      <w:ins w:id="12804" w:author="mbeckerle" w:date="2012-03-24T16:55:00Z">
        <w:r>
          <w:rPr>
            <w:rStyle w:val="FootnoteReference"/>
          </w:rPr>
          <w:footnoteRef/>
        </w:r>
        <w:r>
          <w:t xml:space="preserve"> Note that DFDL does not support a pure month or day or year, as it does not support the XSD simple types xs:gMonth, xs:gDay, and xs:gYear. </w:t>
        </w:r>
      </w:ins>
    </w:p>
  </w:footnote>
  <w:footnote w:id="29">
    <w:p w14:paraId="373DF24C" w14:textId="77777777" w:rsidR="00B900F3" w:rsidRPr="00C04A0B" w:rsidRDefault="00B900F3" w:rsidP="002C351D">
      <w:pPr>
        <w:pStyle w:val="FootnoteText"/>
        <w:rPr>
          <w:ins w:id="15755" w:author="mbeckerle" w:date="2013-02-19T12:49:00Z"/>
          <w:rFonts w:cs="Arial"/>
          <w:sz w:val="18"/>
          <w:szCs w:val="18"/>
        </w:rPr>
      </w:pPr>
      <w:ins w:id="15756" w:author="mbeckerle" w:date="2013-02-19T12:49:00Z">
        <w:r w:rsidRPr="00C04A0B">
          <w:rPr>
            <w:rStyle w:val="FootnoteReference"/>
            <w:rFonts w:cs="Arial"/>
            <w:sz w:val="18"/>
            <w:szCs w:val="18"/>
          </w:rPr>
          <w:footnoteRef/>
        </w:r>
        <w:r w:rsidRPr="00C04A0B">
          <w:rPr>
            <w:rFonts w:cs="Arial"/>
            <w:sz w:val="18"/>
            <w:szCs w:val="18"/>
          </w:rPr>
          <w:t xml:space="preserve"> Absent representation implies processing error for ‘implicit’</w:t>
        </w:r>
        <w:r>
          <w:rPr>
            <w:rFonts w:cs="Arial"/>
            <w:sz w:val="18"/>
            <w:szCs w:val="18"/>
          </w:rPr>
          <w:t xml:space="preserve"> when less than or equal to minOccurs.</w:t>
        </w:r>
      </w:ins>
    </w:p>
  </w:footnote>
  <w:footnote w:id="30">
    <w:p w14:paraId="5E852712" w14:textId="20B1981A" w:rsidR="00B900F3" w:rsidRPr="00C04A0B" w:rsidRDefault="00B900F3" w:rsidP="002C351D">
      <w:pPr>
        <w:pStyle w:val="FootnoteText"/>
        <w:rPr>
          <w:ins w:id="15772" w:author="mbeckerle" w:date="2013-02-19T12:49:00Z"/>
          <w:rFonts w:cs="Arial"/>
          <w:sz w:val="18"/>
          <w:szCs w:val="18"/>
        </w:rPr>
      </w:pPr>
      <w:ins w:id="15773" w:author="mbeckerle" w:date="2013-02-19T12:49:00Z">
        <w:r w:rsidRPr="00C04A0B">
          <w:rPr>
            <w:rStyle w:val="FootnoteReference"/>
            <w:rFonts w:cs="Arial"/>
            <w:sz w:val="18"/>
            <w:szCs w:val="18"/>
          </w:rPr>
          <w:footnoteRef/>
        </w:r>
        <w:r w:rsidRPr="00C04A0B">
          <w:rPr>
            <w:rFonts w:cs="Arial"/>
            <w:sz w:val="18"/>
            <w:szCs w:val="18"/>
          </w:rPr>
          <w:t xml:space="preserve"> Absent representation always implies zero-length.</w:t>
        </w:r>
      </w:ins>
      <w:ins w:id="15774" w:author="mbeckerle" w:date="2013-03-22T08:42:00Z">
        <w:r>
          <w:rPr>
            <w:rFonts w:cs="Arial"/>
            <w:sz w:val="18"/>
            <w:szCs w:val="18"/>
          </w:rPr>
          <w:t xml:space="preserve"> </w:t>
        </w:r>
      </w:ins>
      <w:ins w:id="15775" w:author="mbeckerle" w:date="2013-03-22T09:09:00Z">
        <w:r>
          <w:rPr>
            <w:rFonts w:cs="Arial"/>
            <w:sz w:val="18"/>
            <w:szCs w:val="18"/>
          </w:rPr>
          <w:t xml:space="preserve">Nil, empty, and normal representations can also be zero-length with the right combinations of properties. See </w:t>
        </w:r>
      </w:ins>
      <w:ins w:id="15776" w:author="mbeckerle" w:date="2013-03-22T09:10:00Z">
        <w:r>
          <w:rPr>
            <w:rFonts w:cs="Arial"/>
            <w:sz w:val="18"/>
            <w:szCs w:val="18"/>
          </w:rPr>
          <w:t>Section (TBD: Cross Reference).</w:t>
        </w:r>
      </w:ins>
    </w:p>
  </w:footnote>
  <w:footnote w:id="31">
    <w:p w14:paraId="4D5C4D64" w14:textId="77777777" w:rsidR="00B900F3" w:rsidRDefault="00B900F3">
      <w:pPr>
        <w:pStyle w:val="FootnoteText"/>
      </w:pPr>
      <w:r>
        <w:rPr>
          <w:rStyle w:val="FootnoteReference"/>
        </w:rPr>
        <w:footnoteRef/>
      </w:r>
      <w:r>
        <w:t xml:space="preserve"> </w:t>
      </w:r>
      <w:r w:rsidRPr="001453AC">
        <w:rPr>
          <w:rFonts w:eastAsia="MS Mincho" w:cs="Arial"/>
          <w:color w:val="000000"/>
          <w:lang w:val="en-GB" w:eastAsia="ja-JP" w:bidi="he-IL"/>
        </w:rPr>
        <w:t>. The NTE segment in the X12 EDI standard is an example of a floating element</w:t>
      </w:r>
      <w:r>
        <w:rPr>
          <w:rFonts w:ascii="Helv" w:eastAsia="MS Mincho" w:hAnsi="Helv" w:cs="Helv"/>
          <w:color w:val="000000"/>
          <w:lang w:val="en-GB" w:eastAsia="ja-JP" w:bidi="he-IL"/>
        </w:rPr>
        <w:t>.</w:t>
      </w:r>
    </w:p>
  </w:footnote>
  <w:footnote w:id="32">
    <w:p w14:paraId="22A6E8D4" w14:textId="77777777" w:rsidR="00B900F3" w:rsidDel="003B61E9" w:rsidRDefault="00B900F3" w:rsidP="001E5E42">
      <w:pPr>
        <w:pStyle w:val="FootnoteText"/>
        <w:rPr>
          <w:ins w:id="18473" w:author="mbeckerle" w:date="2013-02-19T12:42:00Z"/>
          <w:del w:id="18474" w:author="Steve Hanson" w:date="2013-03-14T18:09:00Z"/>
          <w:rFonts w:cs="Arial"/>
          <w:color w:val="000000"/>
          <w:sz w:val="16"/>
          <w:szCs w:val="16"/>
        </w:rPr>
      </w:pPr>
      <w:ins w:id="18475" w:author="mbeckerle" w:date="2013-02-19T12:42:00Z">
        <w:del w:id="18476" w:author="Steve Hanson" w:date="2013-03-14T18:09:00Z">
          <w:r w:rsidDel="003B61E9">
            <w:rPr>
              <w:rStyle w:val="FootnoteCharacters"/>
            </w:rPr>
            <w:footnoteRef/>
          </w:r>
          <w:r w:rsidDel="003B61E9">
            <w:tab/>
          </w:r>
          <w:r w:rsidDel="003B61E9">
            <w:rPr>
              <w:rFonts w:cs="Arial"/>
              <w:color w:val="000000"/>
              <w:sz w:val="16"/>
              <w:szCs w:val="16"/>
            </w:rPr>
            <w:delText>With the exception of properties that are not permitted on arrays, such as inputValueCalc and outputValueCalc</w:delText>
          </w:r>
        </w:del>
      </w:ins>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71373D9" w14:textId="77777777" w:rsidR="00B900F3" w:rsidRDefault="00B900F3" w:rsidP="00BC23D4">
    <w:pPr>
      <w:pStyle w:val="Header"/>
    </w:pPr>
    <w:r>
      <w:t>GFD-P-R.174</w:t>
    </w:r>
    <w:r>
      <w:tab/>
    </w:r>
    <w:r>
      <w:tab/>
      <w:t>January 31, 2011</w:t>
    </w:r>
  </w:p>
  <w:p w14:paraId="2050285F" w14:textId="77777777" w:rsidR="00B900F3" w:rsidRDefault="00B900F3" w:rsidP="002822C4">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B098D67" w14:textId="218BD31B" w:rsidR="00B900F3" w:rsidRPr="00146117" w:rsidRDefault="00B900F3" w:rsidP="00EE45E0">
    <w:pPr>
      <w:pStyle w:val="Header"/>
      <w:rPr>
        <w:lang w:val="de-DE"/>
      </w:rPr>
    </w:pPr>
    <w:r>
      <w:t>GFD-P-R.174</w:t>
    </w:r>
    <w:r>
      <w:tab/>
    </w:r>
    <w:r>
      <w:tab/>
    </w:r>
    <w:ins w:id="37" w:author="mbeckerle" w:date="2013-02-19T11:51:00Z">
      <w:r w:rsidRPr="004C4665">
        <w:rPr>
          <w:lang w:val="de-DE"/>
        </w:rPr>
        <w:t xml:space="preserve">Michael J Beckerle </w:t>
      </w:r>
    </w:ins>
    <w:del w:id="38" w:author="mbeckerle" w:date="2013-02-19T11:50:00Z">
      <w:r w:rsidDel="00146117">
        <w:delText>Alan W Powell</w:delText>
      </w:r>
    </w:del>
    <w:del w:id="39" w:author="mbeckerle" w:date="2013-02-19T11:51:00Z">
      <w:r w:rsidDel="00146117">
        <w:delText xml:space="preserve"> </w:delText>
      </w:r>
    </w:del>
  </w:p>
  <w:p w14:paraId="18828DE0" w14:textId="32C28ED2" w:rsidR="00B900F3" w:rsidRPr="004C4665" w:rsidDel="00146117" w:rsidRDefault="00B900F3" w:rsidP="009C1455">
    <w:pPr>
      <w:pStyle w:val="Header"/>
      <w:rPr>
        <w:del w:id="40" w:author="mbeckerle" w:date="2013-02-19T11:51:00Z"/>
        <w:lang w:val="de-DE"/>
      </w:rPr>
    </w:pPr>
    <w:r w:rsidRPr="004C4665">
      <w:rPr>
        <w:lang w:val="de-DE"/>
      </w:rPr>
      <w:t>OGF DFDL WG</w:t>
    </w:r>
    <w:r w:rsidRPr="004C4665">
      <w:rPr>
        <w:lang w:val="de-DE"/>
      </w:rPr>
      <w:tab/>
    </w:r>
    <w:r w:rsidRPr="004C4665">
      <w:rPr>
        <w:lang w:val="de-DE"/>
      </w:rPr>
      <w:tab/>
    </w:r>
    <w:ins w:id="41" w:author="mbeckerle" w:date="2013-02-19T11:51:00Z">
      <w:r w:rsidRPr="005223F4">
        <w:t xml:space="preserve">Stephen M Hanson </w:t>
      </w:r>
    </w:ins>
    <w:del w:id="42" w:author="mbeckerle" w:date="2013-02-19T11:51:00Z">
      <w:r w:rsidRPr="004C4665" w:rsidDel="00146117">
        <w:rPr>
          <w:lang w:val="de-DE"/>
        </w:rPr>
        <w:delText>Michael J Beckerle</w:delText>
      </w:r>
    </w:del>
    <w:r w:rsidRPr="004C4665">
      <w:rPr>
        <w:lang w:val="de-DE"/>
      </w:rPr>
      <w:t xml:space="preserve"> </w:t>
    </w:r>
  </w:p>
  <w:p w14:paraId="63897B9A" w14:textId="33C3BE42" w:rsidR="00B900F3" w:rsidRDefault="00B900F3" w:rsidP="00F51C50">
    <w:pPr>
      <w:pStyle w:val="Header"/>
      <w:rPr>
        <w:ins w:id="43" w:author="mbeckerle" w:date="2013-02-19T11:50:00Z"/>
      </w:rPr>
    </w:pPr>
    <w:del w:id="44" w:author="mbeckerle" w:date="2013-02-19T11:51:00Z">
      <w:r w:rsidRPr="004C4665" w:rsidDel="00146117">
        <w:rPr>
          <w:lang w:val="de-DE"/>
        </w:rPr>
        <w:tab/>
      </w:r>
      <w:r w:rsidRPr="004C4665" w:rsidDel="00146117">
        <w:rPr>
          <w:lang w:val="de-DE"/>
        </w:rPr>
        <w:tab/>
      </w:r>
      <w:r w:rsidRPr="005223F4" w:rsidDel="00146117">
        <w:delText>Stephen M Hanson</w:delText>
      </w:r>
    </w:del>
    <w:r w:rsidRPr="005223F4">
      <w:t xml:space="preserve"> </w:t>
    </w:r>
  </w:p>
  <w:p w14:paraId="2ADB48DB" w14:textId="2EF2C28A" w:rsidR="00B900F3" w:rsidRDefault="00B900F3" w:rsidP="00146117">
    <w:pPr>
      <w:pStyle w:val="Header"/>
      <w:jc w:val="right"/>
    </w:pPr>
    <w:ins w:id="45" w:author="mbeckerle" w:date="2013-02-19T11:50:00Z">
      <w:r>
        <w:t>Alan W Powell</w:t>
      </w:r>
    </w:ins>
  </w:p>
  <w:p w14:paraId="2C57A9C0" w14:textId="5EEABAD9" w:rsidR="00B900F3" w:rsidRPr="00E7102F" w:rsidRDefault="00B900F3" w:rsidP="009C1455">
    <w:pPr>
      <w:pStyle w:val="Header"/>
    </w:pPr>
    <w:r>
      <w:tab/>
    </w:r>
    <w:r>
      <w:tab/>
    </w:r>
    <w:ins w:id="46" w:author="Steve Hanson" w:date="2013-03-15T17:09:00Z">
      <w:del w:id="47" w:author="mbeckerle" w:date="2013-07-10T14:52:00Z">
        <w:r w:rsidDel="00D9274F">
          <w:delText>March</w:delText>
        </w:r>
      </w:del>
    </w:ins>
    <w:ins w:id="48" w:author="mbeckerle" w:date="2013-07-10T14:52:00Z">
      <w:r>
        <w:t>July</w:t>
      </w:r>
    </w:ins>
    <w:ins w:id="49" w:author="mbeckerle" w:date="2013-01-20T09:58:00Z">
      <w:r>
        <w:t xml:space="preserve"> 2013</w:t>
      </w:r>
    </w:ins>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1EB9AC6" w14:textId="5349ED92" w:rsidR="00B900F3" w:rsidRDefault="00B900F3" w:rsidP="00BC23D4">
    <w:pPr>
      <w:pStyle w:val="Header"/>
    </w:pPr>
    <w:r>
      <w:t>GFD-P-R.174</w:t>
    </w:r>
    <w:r>
      <w:tab/>
    </w:r>
    <w:r>
      <w:tab/>
    </w:r>
    <w:ins w:id="22513" w:author="mbeckerle" w:date="2013-02-19T11:55:00Z">
      <w:del w:id="22514" w:author="Steve Hanson" w:date="2013-03-14T15:08:00Z">
        <w:r w:rsidDel="00481897">
          <w:delText>February</w:delText>
        </w:r>
      </w:del>
    </w:ins>
    <w:ins w:id="22515" w:author="mbeckerle" w:date="2013-01-20T09:59:00Z">
      <w:del w:id="22516" w:author="Steve Hanson" w:date="2013-03-14T15:08:00Z">
        <w:r w:rsidDel="00481897">
          <w:delText xml:space="preserve"> 2013</w:delText>
        </w:r>
      </w:del>
    </w:ins>
    <w:ins w:id="22517" w:author="Steve Hanson" w:date="2013-03-14T15:08:00Z">
      <w:del w:id="22518" w:author="mbeckerle" w:date="2013-07-10T14:52:00Z">
        <w:r w:rsidDel="00D9274F">
          <w:delText>March</w:delText>
        </w:r>
      </w:del>
    </w:ins>
    <w:ins w:id="22519" w:author="mbeckerle" w:date="2013-07-10T14:52:00Z">
      <w:r>
        <w:t>July</w:t>
      </w:r>
    </w:ins>
    <w:ins w:id="22520" w:author="Steve Hanson" w:date="2013-03-14T15:08:00Z">
      <w:r>
        <w:t xml:space="preserve"> 2013</w:t>
      </w:r>
    </w:ins>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7E863CC6"/>
    <w:lvl w:ilvl="0">
      <w:start w:val="1"/>
      <w:numFmt w:val="decimal"/>
      <w:pStyle w:val="ListNumber5"/>
      <w:lvlText w:val="%1."/>
      <w:lvlJc w:val="left"/>
      <w:pPr>
        <w:tabs>
          <w:tab w:val="num" w:pos="1800"/>
        </w:tabs>
        <w:ind w:left="1800" w:hanging="360"/>
      </w:pPr>
    </w:lvl>
  </w:abstractNum>
  <w:abstractNum w:abstractNumId="1">
    <w:nsid w:val="FFFFFF7D"/>
    <w:multiLevelType w:val="singleLevel"/>
    <w:tmpl w:val="01CA23D2"/>
    <w:lvl w:ilvl="0">
      <w:start w:val="1"/>
      <w:numFmt w:val="decimal"/>
      <w:pStyle w:val="ListNumber4"/>
      <w:lvlText w:val="%1."/>
      <w:lvlJc w:val="left"/>
      <w:pPr>
        <w:tabs>
          <w:tab w:val="num" w:pos="1440"/>
        </w:tabs>
        <w:ind w:left="1440" w:hanging="360"/>
      </w:pPr>
    </w:lvl>
  </w:abstractNum>
  <w:abstractNum w:abstractNumId="2">
    <w:nsid w:val="FFFFFF7E"/>
    <w:multiLevelType w:val="singleLevel"/>
    <w:tmpl w:val="4F1A0212"/>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826AAE98"/>
    <w:lvl w:ilvl="0">
      <w:start w:val="1"/>
      <w:numFmt w:val="decimal"/>
      <w:pStyle w:val="ListNumber2"/>
      <w:lvlText w:val="%1."/>
      <w:lvlJc w:val="left"/>
      <w:pPr>
        <w:tabs>
          <w:tab w:val="num" w:pos="720"/>
        </w:tabs>
        <w:ind w:left="720" w:hanging="360"/>
      </w:pPr>
    </w:lvl>
  </w:abstractNum>
  <w:abstractNum w:abstractNumId="4">
    <w:nsid w:val="FFFFFF80"/>
    <w:multiLevelType w:val="singleLevel"/>
    <w:tmpl w:val="626E81D4"/>
    <w:lvl w:ilvl="0">
      <w:start w:val="1"/>
      <w:numFmt w:val="bullet"/>
      <w:pStyle w:val="ListBullet5"/>
      <w:lvlText w:val=""/>
      <w:lvlJc w:val="left"/>
      <w:pPr>
        <w:tabs>
          <w:tab w:val="num" w:pos="1800"/>
        </w:tabs>
        <w:ind w:left="1800" w:hanging="360"/>
      </w:pPr>
      <w:rPr>
        <w:rFonts w:ascii="Symbol" w:hAnsi="Symbol" w:hint="default"/>
      </w:rPr>
    </w:lvl>
  </w:abstractNum>
  <w:abstractNum w:abstractNumId="5">
    <w:nsid w:val="FFFFFF81"/>
    <w:multiLevelType w:val="singleLevel"/>
    <w:tmpl w:val="7A36D52E"/>
    <w:lvl w:ilvl="0">
      <w:start w:val="1"/>
      <w:numFmt w:val="bullet"/>
      <w:pStyle w:val="ListBullet4"/>
      <w:lvlText w:val=""/>
      <w:lvlJc w:val="left"/>
      <w:pPr>
        <w:tabs>
          <w:tab w:val="num" w:pos="1440"/>
        </w:tabs>
        <w:ind w:left="1440" w:hanging="360"/>
      </w:pPr>
      <w:rPr>
        <w:rFonts w:ascii="Symbol" w:hAnsi="Symbol" w:hint="default"/>
      </w:rPr>
    </w:lvl>
  </w:abstractNum>
  <w:abstractNum w:abstractNumId="6">
    <w:nsid w:val="FFFFFF82"/>
    <w:multiLevelType w:val="singleLevel"/>
    <w:tmpl w:val="B5E0C62A"/>
    <w:lvl w:ilvl="0">
      <w:start w:val="1"/>
      <w:numFmt w:val="bullet"/>
      <w:pStyle w:val="ListBullet3"/>
      <w:lvlText w:val=""/>
      <w:lvlJc w:val="left"/>
      <w:pPr>
        <w:tabs>
          <w:tab w:val="num" w:pos="1080"/>
        </w:tabs>
        <w:ind w:left="1080" w:hanging="360"/>
      </w:pPr>
      <w:rPr>
        <w:rFonts w:ascii="Symbol" w:hAnsi="Symbol" w:hint="default"/>
      </w:rPr>
    </w:lvl>
  </w:abstractNum>
  <w:abstractNum w:abstractNumId="7">
    <w:nsid w:val="FFFFFF83"/>
    <w:multiLevelType w:val="singleLevel"/>
    <w:tmpl w:val="01F0B564"/>
    <w:lvl w:ilvl="0">
      <w:start w:val="1"/>
      <w:numFmt w:val="bullet"/>
      <w:pStyle w:val="ListBullet2"/>
      <w:lvlText w:val=""/>
      <w:lvlJc w:val="left"/>
      <w:pPr>
        <w:tabs>
          <w:tab w:val="num" w:pos="720"/>
        </w:tabs>
        <w:ind w:left="720" w:hanging="360"/>
      </w:pPr>
      <w:rPr>
        <w:rFonts w:ascii="Symbol" w:hAnsi="Symbol" w:hint="default"/>
      </w:rPr>
    </w:lvl>
  </w:abstractNum>
  <w:abstractNum w:abstractNumId="8">
    <w:nsid w:val="FFFFFF88"/>
    <w:multiLevelType w:val="singleLevel"/>
    <w:tmpl w:val="2A9A9B20"/>
    <w:lvl w:ilvl="0">
      <w:start w:val="1"/>
      <w:numFmt w:val="decimal"/>
      <w:pStyle w:val="ListNumber"/>
      <w:lvlText w:val="%1."/>
      <w:lvlJc w:val="left"/>
      <w:pPr>
        <w:tabs>
          <w:tab w:val="num" w:pos="360"/>
        </w:tabs>
        <w:ind w:left="360" w:hanging="360"/>
      </w:pPr>
    </w:lvl>
  </w:abstractNum>
  <w:abstractNum w:abstractNumId="9">
    <w:nsid w:val="FFFFFF89"/>
    <w:multiLevelType w:val="singleLevel"/>
    <w:tmpl w:val="0B90EC68"/>
    <w:lvl w:ilvl="0">
      <w:start w:val="1"/>
      <w:numFmt w:val="bullet"/>
      <w:lvlText w:val=""/>
      <w:lvlJc w:val="left"/>
      <w:pPr>
        <w:tabs>
          <w:tab w:val="num" w:pos="360"/>
        </w:tabs>
        <w:ind w:left="360" w:hanging="360"/>
      </w:pPr>
      <w:rPr>
        <w:rFonts w:ascii="Symbol" w:hAnsi="Symbol" w:hint="default"/>
      </w:rPr>
    </w:lvl>
  </w:abstractNum>
  <w:abstractNum w:abstractNumId="10">
    <w:nsid w:val="FFFFFFFE"/>
    <w:multiLevelType w:val="singleLevel"/>
    <w:tmpl w:val="22521C6A"/>
    <w:lvl w:ilvl="0">
      <w:numFmt w:val="bullet"/>
      <w:lvlText w:val="*"/>
      <w:lvlJc w:val="left"/>
    </w:lvl>
  </w:abstractNum>
  <w:abstractNum w:abstractNumId="11">
    <w:nsid w:val="00000001"/>
    <w:multiLevelType w:val="multilevel"/>
    <w:tmpl w:val="00000001"/>
    <w:lvl w:ilvl="0">
      <w:start w:val="1"/>
      <w:numFmt w:val="decimal"/>
      <w:lvlText w:val="%1."/>
      <w:lvlJc w:val="left"/>
      <w:pPr>
        <w:tabs>
          <w:tab w:val="num" w:pos="360"/>
        </w:tabs>
        <w:ind w:left="360" w:hanging="360"/>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2">
    <w:nsid w:val="00000002"/>
    <w:multiLevelType w:val="singleLevel"/>
    <w:tmpl w:val="00000002"/>
    <w:name w:val="WW8Num1"/>
    <w:lvl w:ilvl="0">
      <w:start w:val="1"/>
      <w:numFmt w:val="decimal"/>
      <w:lvlText w:val="%1."/>
      <w:lvlJc w:val="left"/>
      <w:pPr>
        <w:tabs>
          <w:tab w:val="num" w:pos="360"/>
        </w:tabs>
        <w:ind w:left="360" w:hanging="360"/>
      </w:pPr>
    </w:lvl>
  </w:abstractNum>
  <w:abstractNum w:abstractNumId="13">
    <w:nsid w:val="00000003"/>
    <w:multiLevelType w:val="singleLevel"/>
    <w:tmpl w:val="00000003"/>
    <w:name w:val="WW8Num2"/>
    <w:lvl w:ilvl="0">
      <w:start w:val="1"/>
      <w:numFmt w:val="bullet"/>
      <w:lvlText w:val=""/>
      <w:lvlJc w:val="left"/>
      <w:pPr>
        <w:tabs>
          <w:tab w:val="num" w:pos="360"/>
        </w:tabs>
        <w:ind w:left="360" w:hanging="360"/>
      </w:pPr>
      <w:rPr>
        <w:rFonts w:ascii="Symbol" w:hAnsi="Symbol" w:cs="Symbol"/>
      </w:rPr>
    </w:lvl>
  </w:abstractNum>
  <w:abstractNum w:abstractNumId="14">
    <w:nsid w:val="00000004"/>
    <w:multiLevelType w:val="multilevel"/>
    <w:tmpl w:val="00000004"/>
    <w:name w:val="WW8Num4"/>
    <w:lvl w:ilvl="0">
      <w:start w:val="1"/>
      <w:numFmt w:val="bullet"/>
      <w:lvlText w:val=""/>
      <w:lvlJc w:val="left"/>
      <w:pPr>
        <w:tabs>
          <w:tab w:val="num" w:pos="720"/>
        </w:tabs>
        <w:ind w:left="0" w:firstLine="0"/>
      </w:pPr>
      <w:rPr>
        <w:rFonts w:ascii="Symbol" w:hAnsi="Symbol"/>
      </w:rPr>
    </w:lvl>
    <w:lvl w:ilvl="1">
      <w:start w:val="1"/>
      <w:numFmt w:val="bullet"/>
      <w:lvlText w:val="o"/>
      <w:lvlJc w:val="left"/>
      <w:pPr>
        <w:tabs>
          <w:tab w:val="num" w:pos="1440"/>
        </w:tabs>
        <w:ind w:left="0" w:firstLine="0"/>
      </w:pPr>
      <w:rPr>
        <w:rFonts w:ascii="Courier New" w:hAnsi="Courier New" w:cs="Courier New"/>
      </w:rPr>
    </w:lvl>
    <w:lvl w:ilvl="2">
      <w:start w:val="1"/>
      <w:numFmt w:val="bullet"/>
      <w:lvlText w:val=""/>
      <w:lvlJc w:val="left"/>
      <w:pPr>
        <w:tabs>
          <w:tab w:val="num" w:pos="2160"/>
        </w:tabs>
        <w:ind w:left="0" w:firstLine="0"/>
      </w:pPr>
      <w:rPr>
        <w:rFonts w:ascii="Wingdings" w:hAnsi="Wingdings"/>
      </w:rPr>
    </w:lvl>
    <w:lvl w:ilvl="3">
      <w:start w:val="1"/>
      <w:numFmt w:val="bullet"/>
      <w:lvlText w:val=""/>
      <w:lvlJc w:val="left"/>
      <w:pPr>
        <w:tabs>
          <w:tab w:val="num" w:pos="2880"/>
        </w:tabs>
        <w:ind w:left="0" w:firstLine="0"/>
      </w:pPr>
      <w:rPr>
        <w:rFonts w:ascii="Symbol" w:hAnsi="Symbol"/>
      </w:rPr>
    </w:lvl>
    <w:lvl w:ilvl="4">
      <w:start w:val="1"/>
      <w:numFmt w:val="bullet"/>
      <w:lvlText w:val="o"/>
      <w:lvlJc w:val="left"/>
      <w:pPr>
        <w:tabs>
          <w:tab w:val="num" w:pos="3600"/>
        </w:tabs>
        <w:ind w:left="0" w:firstLine="0"/>
      </w:pPr>
      <w:rPr>
        <w:rFonts w:ascii="Courier New" w:hAnsi="Courier New" w:cs="Courier New"/>
      </w:rPr>
    </w:lvl>
    <w:lvl w:ilvl="5">
      <w:start w:val="1"/>
      <w:numFmt w:val="bullet"/>
      <w:lvlText w:val=""/>
      <w:lvlJc w:val="left"/>
      <w:pPr>
        <w:tabs>
          <w:tab w:val="num" w:pos="4320"/>
        </w:tabs>
        <w:ind w:left="0" w:firstLine="0"/>
      </w:pPr>
      <w:rPr>
        <w:rFonts w:ascii="Wingdings" w:hAnsi="Wingdings"/>
      </w:rPr>
    </w:lvl>
    <w:lvl w:ilvl="6">
      <w:start w:val="1"/>
      <w:numFmt w:val="bullet"/>
      <w:lvlText w:val=""/>
      <w:lvlJc w:val="left"/>
      <w:pPr>
        <w:tabs>
          <w:tab w:val="num" w:pos="5040"/>
        </w:tabs>
        <w:ind w:left="0" w:firstLine="0"/>
      </w:pPr>
      <w:rPr>
        <w:rFonts w:ascii="Symbol" w:hAnsi="Symbol"/>
      </w:rPr>
    </w:lvl>
    <w:lvl w:ilvl="7">
      <w:start w:val="1"/>
      <w:numFmt w:val="bullet"/>
      <w:lvlText w:val="o"/>
      <w:lvlJc w:val="left"/>
      <w:pPr>
        <w:tabs>
          <w:tab w:val="num" w:pos="5760"/>
        </w:tabs>
        <w:ind w:left="0" w:firstLine="0"/>
      </w:pPr>
      <w:rPr>
        <w:rFonts w:ascii="Courier New" w:hAnsi="Courier New" w:cs="Courier New"/>
      </w:rPr>
    </w:lvl>
    <w:lvl w:ilvl="8">
      <w:start w:val="1"/>
      <w:numFmt w:val="bullet"/>
      <w:lvlText w:val=""/>
      <w:lvlJc w:val="left"/>
      <w:pPr>
        <w:tabs>
          <w:tab w:val="num" w:pos="6480"/>
        </w:tabs>
        <w:ind w:left="0" w:firstLine="0"/>
      </w:pPr>
      <w:rPr>
        <w:rFonts w:ascii="Wingdings" w:hAnsi="Wingdings"/>
      </w:rPr>
    </w:lvl>
  </w:abstractNum>
  <w:abstractNum w:abstractNumId="15">
    <w:nsid w:val="00000005"/>
    <w:multiLevelType w:val="singleLevel"/>
    <w:tmpl w:val="00000005"/>
    <w:name w:val="WW8Num7"/>
    <w:lvl w:ilvl="0">
      <w:start w:val="1"/>
      <w:numFmt w:val="bullet"/>
      <w:lvlText w:val="o"/>
      <w:lvlJc w:val="left"/>
      <w:pPr>
        <w:tabs>
          <w:tab w:val="num" w:pos="360"/>
        </w:tabs>
        <w:ind w:left="360" w:hanging="360"/>
      </w:pPr>
      <w:rPr>
        <w:rFonts w:ascii="Courier New" w:hAnsi="Courier New" w:cs="Courier New"/>
      </w:rPr>
    </w:lvl>
  </w:abstractNum>
  <w:abstractNum w:abstractNumId="16">
    <w:nsid w:val="00000006"/>
    <w:multiLevelType w:val="multilevel"/>
    <w:tmpl w:val="00000006"/>
    <w:name w:val="WW8Num9"/>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17">
    <w:nsid w:val="00000007"/>
    <w:multiLevelType w:val="singleLevel"/>
    <w:tmpl w:val="00000007"/>
    <w:name w:val="WW8Num11"/>
    <w:lvl w:ilvl="0">
      <w:start w:val="1"/>
      <w:numFmt w:val="bullet"/>
      <w:lvlText w:val="o"/>
      <w:lvlJc w:val="left"/>
      <w:pPr>
        <w:tabs>
          <w:tab w:val="num" w:pos="720"/>
        </w:tabs>
        <w:ind w:left="720" w:hanging="360"/>
      </w:pPr>
      <w:rPr>
        <w:rFonts w:ascii="Courier New" w:hAnsi="Courier New" w:cs="Courier New"/>
      </w:rPr>
    </w:lvl>
  </w:abstractNum>
  <w:abstractNum w:abstractNumId="18">
    <w:nsid w:val="00000008"/>
    <w:multiLevelType w:val="singleLevel"/>
    <w:tmpl w:val="00000008"/>
    <w:name w:val="WW8Num12"/>
    <w:lvl w:ilvl="0">
      <w:start w:val="1"/>
      <w:numFmt w:val="bullet"/>
      <w:lvlText w:val="o"/>
      <w:lvlJc w:val="left"/>
      <w:pPr>
        <w:tabs>
          <w:tab w:val="num" w:pos="720"/>
        </w:tabs>
        <w:ind w:left="720" w:hanging="360"/>
      </w:pPr>
      <w:rPr>
        <w:rFonts w:ascii="Courier New" w:hAnsi="Courier New" w:cs="Courier New"/>
      </w:rPr>
    </w:lvl>
  </w:abstractNum>
  <w:abstractNum w:abstractNumId="19">
    <w:nsid w:val="00000009"/>
    <w:multiLevelType w:val="singleLevel"/>
    <w:tmpl w:val="00000009"/>
    <w:name w:val="WW8Num13"/>
    <w:lvl w:ilvl="0">
      <w:start w:val="1"/>
      <w:numFmt w:val="bullet"/>
      <w:lvlText w:val="o"/>
      <w:lvlJc w:val="left"/>
      <w:pPr>
        <w:tabs>
          <w:tab w:val="num" w:pos="720"/>
        </w:tabs>
        <w:ind w:left="720" w:hanging="360"/>
      </w:pPr>
      <w:rPr>
        <w:rFonts w:ascii="Courier New" w:hAnsi="Courier New" w:cs="Courier New"/>
      </w:rPr>
    </w:lvl>
  </w:abstractNum>
  <w:abstractNum w:abstractNumId="20">
    <w:nsid w:val="0000000A"/>
    <w:multiLevelType w:val="singleLevel"/>
    <w:tmpl w:val="0000000A"/>
    <w:name w:val="WW8Num14"/>
    <w:lvl w:ilvl="0">
      <w:start w:val="1"/>
      <w:numFmt w:val="decimal"/>
      <w:lvlText w:val="%1."/>
      <w:lvlJc w:val="left"/>
      <w:pPr>
        <w:tabs>
          <w:tab w:val="num" w:pos="0"/>
        </w:tabs>
        <w:ind w:left="720" w:hanging="360"/>
      </w:pPr>
    </w:lvl>
  </w:abstractNum>
  <w:abstractNum w:abstractNumId="21">
    <w:nsid w:val="0000000B"/>
    <w:multiLevelType w:val="singleLevel"/>
    <w:tmpl w:val="0000000B"/>
    <w:name w:val="WW8Num15"/>
    <w:lvl w:ilvl="0">
      <w:start w:val="1"/>
      <w:numFmt w:val="bullet"/>
      <w:lvlText w:val="o"/>
      <w:lvlJc w:val="left"/>
      <w:pPr>
        <w:tabs>
          <w:tab w:val="num" w:pos="720"/>
        </w:tabs>
        <w:ind w:left="720" w:hanging="360"/>
      </w:pPr>
      <w:rPr>
        <w:rFonts w:ascii="Courier New" w:hAnsi="Courier New" w:cs="Courier New"/>
      </w:rPr>
    </w:lvl>
  </w:abstractNum>
  <w:abstractNum w:abstractNumId="22">
    <w:nsid w:val="0000000C"/>
    <w:multiLevelType w:val="multilevel"/>
    <w:tmpl w:val="0000000C"/>
    <w:name w:val="WW8Num16"/>
    <w:lvl w:ilvl="0">
      <w:start w:val="2"/>
      <w:numFmt w:val="decimal"/>
      <w:lvlText w:val="%1."/>
      <w:lvlJc w:val="left"/>
      <w:pPr>
        <w:tabs>
          <w:tab w:val="num" w:pos="435"/>
        </w:tabs>
        <w:ind w:left="435" w:hanging="435"/>
      </w:pPr>
      <w:rPr>
        <w:rFonts w:ascii="Helv" w:hAnsi="Helv" w:cs="Helv"/>
      </w:rPr>
    </w:lvl>
    <w:lvl w:ilvl="1">
      <w:start w:val="49"/>
      <w:numFmt w:val="decimal"/>
      <w:lvlText w:val="%1.%2."/>
      <w:lvlJc w:val="left"/>
      <w:pPr>
        <w:tabs>
          <w:tab w:val="num" w:pos="795"/>
        </w:tabs>
        <w:ind w:left="795" w:hanging="435"/>
      </w:pPr>
      <w:rPr>
        <w:rFonts w:ascii="Helv" w:hAnsi="Helv" w:cs="Helv"/>
        <w:b/>
      </w:rPr>
    </w:lvl>
    <w:lvl w:ilvl="2">
      <w:start w:val="1"/>
      <w:numFmt w:val="decimal"/>
      <w:lvlText w:val="%1.%2.%3."/>
      <w:lvlJc w:val="left"/>
      <w:pPr>
        <w:tabs>
          <w:tab w:val="num" w:pos="720"/>
        </w:tabs>
        <w:ind w:left="720" w:hanging="720"/>
      </w:pPr>
      <w:rPr>
        <w:rFonts w:ascii="Helv" w:hAnsi="Helv" w:cs="Helv"/>
      </w:rPr>
    </w:lvl>
    <w:lvl w:ilvl="3">
      <w:start w:val="1"/>
      <w:numFmt w:val="decimal"/>
      <w:lvlText w:val="%1.%2.%3.%4."/>
      <w:lvlJc w:val="left"/>
      <w:pPr>
        <w:tabs>
          <w:tab w:val="num" w:pos="720"/>
        </w:tabs>
        <w:ind w:left="720" w:hanging="720"/>
      </w:pPr>
      <w:rPr>
        <w:rFonts w:ascii="Helv" w:hAnsi="Helv" w:cs="Helv"/>
      </w:rPr>
    </w:lvl>
    <w:lvl w:ilvl="4">
      <w:start w:val="1"/>
      <w:numFmt w:val="decimal"/>
      <w:lvlText w:val="%1.%2.%3.%4.%5."/>
      <w:lvlJc w:val="left"/>
      <w:pPr>
        <w:tabs>
          <w:tab w:val="num" w:pos="1080"/>
        </w:tabs>
        <w:ind w:left="1080" w:hanging="1080"/>
      </w:pPr>
      <w:rPr>
        <w:rFonts w:ascii="Helv" w:hAnsi="Helv" w:cs="Helv"/>
      </w:rPr>
    </w:lvl>
    <w:lvl w:ilvl="5">
      <w:start w:val="1"/>
      <w:numFmt w:val="decimal"/>
      <w:lvlText w:val="%1.%2.%3.%4.%5.%6."/>
      <w:lvlJc w:val="left"/>
      <w:pPr>
        <w:tabs>
          <w:tab w:val="num" w:pos="1080"/>
        </w:tabs>
        <w:ind w:left="1080" w:hanging="1080"/>
      </w:pPr>
      <w:rPr>
        <w:rFonts w:ascii="Helv" w:hAnsi="Helv" w:cs="Helv"/>
      </w:rPr>
    </w:lvl>
    <w:lvl w:ilvl="6">
      <w:start w:val="1"/>
      <w:numFmt w:val="decimal"/>
      <w:lvlText w:val="%1.%2.%3.%4.%5.%6.%7."/>
      <w:lvlJc w:val="left"/>
      <w:pPr>
        <w:tabs>
          <w:tab w:val="num" w:pos="1440"/>
        </w:tabs>
        <w:ind w:left="1440" w:hanging="1440"/>
      </w:pPr>
      <w:rPr>
        <w:rFonts w:ascii="Helv" w:hAnsi="Helv" w:cs="Helv"/>
      </w:rPr>
    </w:lvl>
    <w:lvl w:ilvl="7">
      <w:start w:val="1"/>
      <w:numFmt w:val="decimal"/>
      <w:lvlText w:val="%1.%2.%3.%4.%5.%6.%7.%8."/>
      <w:lvlJc w:val="left"/>
      <w:pPr>
        <w:tabs>
          <w:tab w:val="num" w:pos="1440"/>
        </w:tabs>
        <w:ind w:left="1440" w:hanging="1440"/>
      </w:pPr>
      <w:rPr>
        <w:rFonts w:ascii="Helv" w:hAnsi="Helv" w:cs="Helv"/>
      </w:rPr>
    </w:lvl>
    <w:lvl w:ilvl="8">
      <w:start w:val="1"/>
      <w:numFmt w:val="decimal"/>
      <w:lvlText w:val="%1.%2.%3.%4.%5.%6.%7.%8.%9."/>
      <w:lvlJc w:val="left"/>
      <w:pPr>
        <w:tabs>
          <w:tab w:val="num" w:pos="1800"/>
        </w:tabs>
        <w:ind w:left="1800" w:hanging="1800"/>
      </w:pPr>
      <w:rPr>
        <w:rFonts w:ascii="Helv" w:hAnsi="Helv" w:cs="Helv"/>
      </w:rPr>
    </w:lvl>
  </w:abstractNum>
  <w:abstractNum w:abstractNumId="23">
    <w:nsid w:val="0000000D"/>
    <w:multiLevelType w:val="multilevel"/>
    <w:tmpl w:val="0000000D"/>
    <w:name w:val="WW8Num18"/>
    <w:lvl w:ilvl="0">
      <w:start w:val="1"/>
      <w:numFmt w:val="bullet"/>
      <w:lvlText w:val=""/>
      <w:lvlJc w:val="left"/>
      <w:pPr>
        <w:tabs>
          <w:tab w:val="num" w:pos="720"/>
        </w:tabs>
        <w:ind w:left="720" w:hanging="360"/>
      </w:pPr>
      <w:rPr>
        <w:rFonts w:ascii="Symbol" w:hAnsi="Symbol" w:cs="Symbol"/>
        <w:sz w:val="20"/>
      </w:rPr>
    </w:lvl>
    <w:lvl w:ilvl="1">
      <w:start w:val="1"/>
      <w:numFmt w:val="bullet"/>
      <w:lvlText w:val="o"/>
      <w:lvlJc w:val="left"/>
      <w:pPr>
        <w:tabs>
          <w:tab w:val="num" w:pos="1440"/>
        </w:tabs>
        <w:ind w:left="1440" w:hanging="360"/>
      </w:pPr>
      <w:rPr>
        <w:rFonts w:ascii="Courier New" w:hAnsi="Courier New" w:cs="Courier New"/>
        <w:sz w:val="20"/>
      </w:rPr>
    </w:lvl>
    <w:lvl w:ilvl="2">
      <w:start w:val="1"/>
      <w:numFmt w:val="bullet"/>
      <w:lvlText w:val=""/>
      <w:lvlJc w:val="left"/>
      <w:pPr>
        <w:tabs>
          <w:tab w:val="num" w:pos="2160"/>
        </w:tabs>
        <w:ind w:left="2160" w:hanging="360"/>
      </w:pPr>
      <w:rPr>
        <w:rFonts w:ascii="Wingdings" w:hAnsi="Wingdings" w:cs="Wingdings"/>
        <w:sz w:val="20"/>
      </w:rPr>
    </w:lvl>
    <w:lvl w:ilvl="3">
      <w:start w:val="1"/>
      <w:numFmt w:val="bullet"/>
      <w:lvlText w:val=""/>
      <w:lvlJc w:val="left"/>
      <w:pPr>
        <w:tabs>
          <w:tab w:val="num" w:pos="2880"/>
        </w:tabs>
        <w:ind w:left="2880" w:hanging="360"/>
      </w:pPr>
      <w:rPr>
        <w:rFonts w:ascii="Wingdings" w:hAnsi="Wingdings" w:cs="Wingdings"/>
        <w:sz w:val="20"/>
      </w:rPr>
    </w:lvl>
    <w:lvl w:ilvl="4">
      <w:start w:val="1"/>
      <w:numFmt w:val="bullet"/>
      <w:lvlText w:val=""/>
      <w:lvlJc w:val="left"/>
      <w:pPr>
        <w:tabs>
          <w:tab w:val="num" w:pos="3600"/>
        </w:tabs>
        <w:ind w:left="3600" w:hanging="360"/>
      </w:pPr>
      <w:rPr>
        <w:rFonts w:ascii="Wingdings" w:hAnsi="Wingdings" w:cs="Wingdings"/>
        <w:sz w:val="20"/>
      </w:rPr>
    </w:lvl>
    <w:lvl w:ilvl="5">
      <w:start w:val="1"/>
      <w:numFmt w:val="bullet"/>
      <w:lvlText w:val=""/>
      <w:lvlJc w:val="left"/>
      <w:pPr>
        <w:tabs>
          <w:tab w:val="num" w:pos="4320"/>
        </w:tabs>
        <w:ind w:left="4320" w:hanging="360"/>
      </w:pPr>
      <w:rPr>
        <w:rFonts w:ascii="Wingdings" w:hAnsi="Wingdings" w:cs="Wingdings"/>
        <w:sz w:val="20"/>
      </w:rPr>
    </w:lvl>
    <w:lvl w:ilvl="6">
      <w:start w:val="1"/>
      <w:numFmt w:val="bullet"/>
      <w:lvlText w:val=""/>
      <w:lvlJc w:val="left"/>
      <w:pPr>
        <w:tabs>
          <w:tab w:val="num" w:pos="5040"/>
        </w:tabs>
        <w:ind w:left="5040" w:hanging="360"/>
      </w:pPr>
      <w:rPr>
        <w:rFonts w:ascii="Wingdings" w:hAnsi="Wingdings" w:cs="Wingdings"/>
        <w:sz w:val="20"/>
      </w:rPr>
    </w:lvl>
    <w:lvl w:ilvl="7">
      <w:start w:val="1"/>
      <w:numFmt w:val="bullet"/>
      <w:lvlText w:val=""/>
      <w:lvlJc w:val="left"/>
      <w:pPr>
        <w:tabs>
          <w:tab w:val="num" w:pos="5760"/>
        </w:tabs>
        <w:ind w:left="5760" w:hanging="360"/>
      </w:pPr>
      <w:rPr>
        <w:rFonts w:ascii="Wingdings" w:hAnsi="Wingdings" w:cs="Wingdings"/>
        <w:sz w:val="20"/>
      </w:rPr>
    </w:lvl>
    <w:lvl w:ilvl="8">
      <w:start w:val="1"/>
      <w:numFmt w:val="bullet"/>
      <w:lvlText w:val=""/>
      <w:lvlJc w:val="left"/>
      <w:pPr>
        <w:tabs>
          <w:tab w:val="num" w:pos="6480"/>
        </w:tabs>
        <w:ind w:left="6480" w:hanging="360"/>
      </w:pPr>
      <w:rPr>
        <w:rFonts w:ascii="Wingdings" w:hAnsi="Wingdings" w:cs="Wingdings"/>
        <w:sz w:val="20"/>
      </w:rPr>
    </w:lvl>
  </w:abstractNum>
  <w:abstractNum w:abstractNumId="24">
    <w:nsid w:val="0000000E"/>
    <w:multiLevelType w:val="multilevel"/>
    <w:tmpl w:val="0000000E"/>
    <w:name w:val="WW8Num19"/>
    <w:lvl w:ilvl="0">
      <w:start w:val="1"/>
      <w:numFmt w:val="decimal"/>
      <w:lvlText w:val="%1"/>
      <w:lvlJc w:val="left"/>
      <w:pPr>
        <w:tabs>
          <w:tab w:val="num" w:pos="432"/>
        </w:tabs>
        <w:ind w:left="432" w:hanging="432"/>
      </w:pPr>
    </w:lvl>
    <w:lvl w:ilvl="1">
      <w:start w:val="2"/>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5">
    <w:nsid w:val="0000000F"/>
    <w:multiLevelType w:val="singleLevel"/>
    <w:tmpl w:val="0000000F"/>
    <w:name w:val="WW8Num21"/>
    <w:lvl w:ilvl="0">
      <w:start w:val="1"/>
      <w:numFmt w:val="bullet"/>
      <w:lvlText w:val="o"/>
      <w:lvlJc w:val="left"/>
      <w:pPr>
        <w:tabs>
          <w:tab w:val="num" w:pos="720"/>
        </w:tabs>
        <w:ind w:left="720" w:hanging="360"/>
      </w:pPr>
      <w:rPr>
        <w:rFonts w:ascii="Courier New" w:hAnsi="Courier New" w:cs="Courier New"/>
      </w:rPr>
    </w:lvl>
  </w:abstractNum>
  <w:abstractNum w:abstractNumId="26">
    <w:nsid w:val="00000010"/>
    <w:multiLevelType w:val="singleLevel"/>
    <w:tmpl w:val="00000010"/>
    <w:name w:val="WW8Num22"/>
    <w:lvl w:ilvl="0">
      <w:start w:val="1"/>
      <w:numFmt w:val="bullet"/>
      <w:lvlText w:val="o"/>
      <w:lvlJc w:val="left"/>
      <w:pPr>
        <w:tabs>
          <w:tab w:val="num" w:pos="720"/>
        </w:tabs>
        <w:ind w:left="720" w:hanging="360"/>
      </w:pPr>
      <w:rPr>
        <w:rFonts w:ascii="Courier New" w:hAnsi="Courier New" w:cs="Courier New"/>
      </w:rPr>
    </w:lvl>
  </w:abstractNum>
  <w:abstractNum w:abstractNumId="27">
    <w:nsid w:val="00000011"/>
    <w:multiLevelType w:val="multilevel"/>
    <w:tmpl w:val="00000011"/>
    <w:name w:val="WW8Num23"/>
    <w:lvl w:ilvl="0">
      <w:start w:val="1"/>
      <w:numFmt w:val="bullet"/>
      <w:lvlText w:val=""/>
      <w:lvlJc w:val="left"/>
      <w:pPr>
        <w:tabs>
          <w:tab w:val="num" w:pos="720"/>
        </w:tabs>
        <w:ind w:left="720" w:hanging="360"/>
      </w:pPr>
      <w:rPr>
        <w:rFonts w:ascii="Symbol" w:hAnsi="Symbol" w:cs="Symbol"/>
        <w:sz w:val="20"/>
      </w:rPr>
    </w:lvl>
    <w:lvl w:ilvl="1">
      <w:start w:val="1"/>
      <w:numFmt w:val="bullet"/>
      <w:lvlText w:val="o"/>
      <w:lvlJc w:val="left"/>
      <w:pPr>
        <w:tabs>
          <w:tab w:val="num" w:pos="1440"/>
        </w:tabs>
        <w:ind w:left="1440" w:hanging="360"/>
      </w:pPr>
      <w:rPr>
        <w:rFonts w:ascii="Courier New" w:hAnsi="Courier New" w:cs="Courier New"/>
        <w:sz w:val="20"/>
      </w:rPr>
    </w:lvl>
    <w:lvl w:ilvl="2">
      <w:start w:val="1"/>
      <w:numFmt w:val="bullet"/>
      <w:lvlText w:val=""/>
      <w:lvlJc w:val="left"/>
      <w:pPr>
        <w:tabs>
          <w:tab w:val="num" w:pos="2160"/>
        </w:tabs>
        <w:ind w:left="2160" w:hanging="360"/>
      </w:pPr>
      <w:rPr>
        <w:rFonts w:ascii="Wingdings" w:hAnsi="Wingdings" w:cs="Wingdings"/>
        <w:sz w:val="20"/>
      </w:rPr>
    </w:lvl>
    <w:lvl w:ilvl="3">
      <w:start w:val="1"/>
      <w:numFmt w:val="bullet"/>
      <w:lvlText w:val=""/>
      <w:lvlJc w:val="left"/>
      <w:pPr>
        <w:tabs>
          <w:tab w:val="num" w:pos="2880"/>
        </w:tabs>
        <w:ind w:left="2880" w:hanging="360"/>
      </w:pPr>
      <w:rPr>
        <w:rFonts w:ascii="Wingdings" w:hAnsi="Wingdings" w:cs="Wingdings"/>
        <w:sz w:val="20"/>
      </w:rPr>
    </w:lvl>
    <w:lvl w:ilvl="4">
      <w:start w:val="1"/>
      <w:numFmt w:val="bullet"/>
      <w:lvlText w:val=""/>
      <w:lvlJc w:val="left"/>
      <w:pPr>
        <w:tabs>
          <w:tab w:val="num" w:pos="3600"/>
        </w:tabs>
        <w:ind w:left="3600" w:hanging="360"/>
      </w:pPr>
      <w:rPr>
        <w:rFonts w:ascii="Wingdings" w:hAnsi="Wingdings" w:cs="Wingdings"/>
        <w:sz w:val="20"/>
      </w:rPr>
    </w:lvl>
    <w:lvl w:ilvl="5">
      <w:start w:val="1"/>
      <w:numFmt w:val="bullet"/>
      <w:lvlText w:val=""/>
      <w:lvlJc w:val="left"/>
      <w:pPr>
        <w:tabs>
          <w:tab w:val="num" w:pos="4320"/>
        </w:tabs>
        <w:ind w:left="4320" w:hanging="360"/>
      </w:pPr>
      <w:rPr>
        <w:rFonts w:ascii="Wingdings" w:hAnsi="Wingdings" w:cs="Wingdings"/>
        <w:sz w:val="20"/>
      </w:rPr>
    </w:lvl>
    <w:lvl w:ilvl="6">
      <w:start w:val="1"/>
      <w:numFmt w:val="bullet"/>
      <w:lvlText w:val=""/>
      <w:lvlJc w:val="left"/>
      <w:pPr>
        <w:tabs>
          <w:tab w:val="num" w:pos="5040"/>
        </w:tabs>
        <w:ind w:left="5040" w:hanging="360"/>
      </w:pPr>
      <w:rPr>
        <w:rFonts w:ascii="Wingdings" w:hAnsi="Wingdings" w:cs="Wingdings"/>
        <w:sz w:val="20"/>
      </w:rPr>
    </w:lvl>
    <w:lvl w:ilvl="7">
      <w:start w:val="1"/>
      <w:numFmt w:val="bullet"/>
      <w:lvlText w:val=""/>
      <w:lvlJc w:val="left"/>
      <w:pPr>
        <w:tabs>
          <w:tab w:val="num" w:pos="5760"/>
        </w:tabs>
        <w:ind w:left="5760" w:hanging="360"/>
      </w:pPr>
      <w:rPr>
        <w:rFonts w:ascii="Wingdings" w:hAnsi="Wingdings" w:cs="Wingdings"/>
        <w:sz w:val="20"/>
      </w:rPr>
    </w:lvl>
    <w:lvl w:ilvl="8">
      <w:start w:val="1"/>
      <w:numFmt w:val="bullet"/>
      <w:lvlText w:val=""/>
      <w:lvlJc w:val="left"/>
      <w:pPr>
        <w:tabs>
          <w:tab w:val="num" w:pos="6480"/>
        </w:tabs>
        <w:ind w:left="6480" w:hanging="360"/>
      </w:pPr>
      <w:rPr>
        <w:rFonts w:ascii="Wingdings" w:hAnsi="Wingdings" w:cs="Wingdings"/>
        <w:sz w:val="20"/>
      </w:rPr>
    </w:lvl>
  </w:abstractNum>
  <w:abstractNum w:abstractNumId="28">
    <w:nsid w:val="00000012"/>
    <w:multiLevelType w:val="multilevel"/>
    <w:tmpl w:val="00000012"/>
    <w:name w:val="WW8Num24"/>
    <w:lvl w:ilvl="0">
      <w:start w:val="1"/>
      <w:numFmt w:val="bullet"/>
      <w:lvlText w:val="o"/>
      <w:lvlJc w:val="left"/>
      <w:pPr>
        <w:tabs>
          <w:tab w:val="num" w:pos="720"/>
        </w:tabs>
        <w:ind w:left="720" w:hanging="360"/>
      </w:pPr>
      <w:rPr>
        <w:rFonts w:ascii="Courier New" w:hAnsi="Courier New" w:cs="Courier New"/>
      </w:rPr>
    </w:lvl>
    <w:lvl w:ilvl="1">
      <w:start w:val="1"/>
      <w:numFmt w:val="decimal"/>
      <w:lvlText w:val="%2."/>
      <w:lvlJc w:val="left"/>
      <w:pPr>
        <w:tabs>
          <w:tab w:val="num" w:pos="360"/>
        </w:tabs>
        <w:ind w:left="1440" w:hanging="360"/>
      </w:pPr>
    </w:lvl>
    <w:lvl w:ilvl="2">
      <w:start w:val="1"/>
      <w:numFmt w:val="bullet"/>
      <w:lvlText w:val=""/>
      <w:lvlJc w:val="left"/>
      <w:pPr>
        <w:tabs>
          <w:tab w:val="num" w:pos="2160"/>
        </w:tabs>
        <w:ind w:left="2160" w:hanging="360"/>
      </w:pPr>
      <w:rPr>
        <w:rFonts w:ascii="Wingdings" w:hAnsi="Wingdings" w:cs="Wingdings"/>
      </w:rPr>
    </w:lvl>
    <w:lvl w:ilvl="3">
      <w:start w:val="1"/>
      <w:numFmt w:val="bullet"/>
      <w:lvlText w:val=""/>
      <w:lvlJc w:val="left"/>
      <w:pPr>
        <w:tabs>
          <w:tab w:val="num" w:pos="2880"/>
        </w:tabs>
        <w:ind w:left="2880" w:hanging="360"/>
      </w:pPr>
      <w:rPr>
        <w:rFonts w:ascii="Symbol" w:hAnsi="Symbol" w:cs="Symbol"/>
      </w:rPr>
    </w:lvl>
    <w:lvl w:ilvl="4">
      <w:start w:val="1"/>
      <w:numFmt w:val="bullet"/>
      <w:lvlText w:val="o"/>
      <w:lvlJc w:val="left"/>
      <w:pPr>
        <w:tabs>
          <w:tab w:val="num" w:pos="3600"/>
        </w:tabs>
        <w:ind w:left="3600" w:hanging="360"/>
      </w:pPr>
      <w:rPr>
        <w:rFonts w:ascii="Courier New" w:hAnsi="Courier New" w:cs="Courier New"/>
      </w:rPr>
    </w:lvl>
    <w:lvl w:ilvl="5">
      <w:start w:val="1"/>
      <w:numFmt w:val="bullet"/>
      <w:lvlText w:val=""/>
      <w:lvlJc w:val="left"/>
      <w:pPr>
        <w:tabs>
          <w:tab w:val="num" w:pos="4320"/>
        </w:tabs>
        <w:ind w:left="4320" w:hanging="360"/>
      </w:pPr>
      <w:rPr>
        <w:rFonts w:ascii="Wingdings" w:hAnsi="Wingdings" w:cs="Wingdings"/>
      </w:rPr>
    </w:lvl>
    <w:lvl w:ilvl="6">
      <w:start w:val="1"/>
      <w:numFmt w:val="bullet"/>
      <w:lvlText w:val=""/>
      <w:lvlJc w:val="left"/>
      <w:pPr>
        <w:tabs>
          <w:tab w:val="num" w:pos="5040"/>
        </w:tabs>
        <w:ind w:left="5040" w:hanging="360"/>
      </w:pPr>
      <w:rPr>
        <w:rFonts w:ascii="Symbol" w:hAnsi="Symbol" w:cs="Symbol"/>
      </w:rPr>
    </w:lvl>
    <w:lvl w:ilvl="7">
      <w:start w:val="1"/>
      <w:numFmt w:val="bullet"/>
      <w:lvlText w:val="o"/>
      <w:lvlJc w:val="left"/>
      <w:pPr>
        <w:tabs>
          <w:tab w:val="num" w:pos="5760"/>
        </w:tabs>
        <w:ind w:left="5760" w:hanging="360"/>
      </w:pPr>
      <w:rPr>
        <w:rFonts w:ascii="Courier New" w:hAnsi="Courier New" w:cs="Courier New"/>
      </w:rPr>
    </w:lvl>
    <w:lvl w:ilvl="8">
      <w:start w:val="1"/>
      <w:numFmt w:val="bullet"/>
      <w:lvlText w:val=""/>
      <w:lvlJc w:val="left"/>
      <w:pPr>
        <w:tabs>
          <w:tab w:val="num" w:pos="6480"/>
        </w:tabs>
        <w:ind w:left="6480" w:hanging="360"/>
      </w:pPr>
      <w:rPr>
        <w:rFonts w:ascii="Wingdings" w:hAnsi="Wingdings" w:cs="Wingdings"/>
      </w:rPr>
    </w:lvl>
  </w:abstractNum>
  <w:abstractNum w:abstractNumId="29">
    <w:nsid w:val="00000013"/>
    <w:multiLevelType w:val="multilevel"/>
    <w:tmpl w:val="00000013"/>
    <w:name w:val="WW8Num26"/>
    <w:lvl w:ilvl="0">
      <w:start w:val="1"/>
      <w:numFmt w:val="decimal"/>
      <w:lvlText w:val="%1."/>
      <w:lvlJc w:val="left"/>
      <w:pPr>
        <w:tabs>
          <w:tab w:val="num" w:pos="360"/>
        </w:tabs>
        <w:ind w:left="360" w:hanging="360"/>
      </w:pPr>
      <w:rPr>
        <w:b/>
        <w:bCs/>
        <w:kern w:val="1"/>
      </w:r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30">
    <w:nsid w:val="00000014"/>
    <w:multiLevelType w:val="singleLevel"/>
    <w:tmpl w:val="00000014"/>
    <w:name w:val="WW8Num28"/>
    <w:lvl w:ilvl="0">
      <w:start w:val="1"/>
      <w:numFmt w:val="decimal"/>
      <w:lvlText w:val="%1."/>
      <w:lvlJc w:val="left"/>
      <w:pPr>
        <w:tabs>
          <w:tab w:val="num" w:pos="0"/>
        </w:tabs>
        <w:ind w:left="720" w:hanging="360"/>
      </w:pPr>
    </w:lvl>
  </w:abstractNum>
  <w:abstractNum w:abstractNumId="31">
    <w:nsid w:val="00000015"/>
    <w:multiLevelType w:val="singleLevel"/>
    <w:tmpl w:val="00000015"/>
    <w:name w:val="WW8Num30"/>
    <w:lvl w:ilvl="0">
      <w:start w:val="1"/>
      <w:numFmt w:val="bullet"/>
      <w:lvlText w:val="o"/>
      <w:lvlJc w:val="left"/>
      <w:pPr>
        <w:tabs>
          <w:tab w:val="num" w:pos="720"/>
        </w:tabs>
        <w:ind w:left="720" w:hanging="360"/>
      </w:pPr>
      <w:rPr>
        <w:rFonts w:ascii="Courier New" w:hAnsi="Courier New" w:cs="Courier New"/>
      </w:rPr>
    </w:lvl>
  </w:abstractNum>
  <w:abstractNum w:abstractNumId="32">
    <w:nsid w:val="00000016"/>
    <w:multiLevelType w:val="singleLevel"/>
    <w:tmpl w:val="00000016"/>
    <w:lvl w:ilvl="0">
      <w:numFmt w:val="bullet"/>
      <w:lvlText w:val=""/>
      <w:lvlJc w:val="left"/>
      <w:pPr>
        <w:tabs>
          <w:tab w:val="num" w:pos="0"/>
        </w:tabs>
        <w:ind w:left="0" w:firstLine="0"/>
      </w:pPr>
      <w:rPr>
        <w:rFonts w:ascii="Symbol" w:hAnsi="Symbol" w:cs="Symbol"/>
        <w:sz w:val="22"/>
      </w:rPr>
    </w:lvl>
  </w:abstractNum>
  <w:abstractNum w:abstractNumId="33">
    <w:nsid w:val="0000002F"/>
    <w:multiLevelType w:val="singleLevel"/>
    <w:tmpl w:val="0000002F"/>
    <w:name w:val="WW8Num47"/>
    <w:lvl w:ilvl="0">
      <w:start w:val="1"/>
      <w:numFmt w:val="bullet"/>
      <w:lvlText w:val=""/>
      <w:lvlJc w:val="left"/>
      <w:pPr>
        <w:tabs>
          <w:tab w:val="num" w:pos="720"/>
        </w:tabs>
        <w:ind w:left="720" w:hanging="360"/>
      </w:pPr>
      <w:rPr>
        <w:rFonts w:ascii="Symbol" w:hAnsi="Symbol" w:cs="Symbol"/>
      </w:rPr>
    </w:lvl>
  </w:abstractNum>
  <w:abstractNum w:abstractNumId="34">
    <w:nsid w:val="00000067"/>
    <w:multiLevelType w:val="multilevel"/>
    <w:tmpl w:val="00000067"/>
    <w:lvl w:ilvl="0">
      <w:start w:val="1"/>
      <w:numFmt w:val="bullet"/>
      <w:lvlText w:val=""/>
      <w:lvlJc w:val="left"/>
      <w:pPr>
        <w:tabs>
          <w:tab w:val="num" w:pos="720"/>
        </w:tabs>
        <w:ind w:left="720" w:hanging="360"/>
      </w:pPr>
      <w:rPr>
        <w:rFonts w:ascii="Wingdings 2" w:hAnsi="Wingdings 2"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35">
    <w:nsid w:val="01943BBF"/>
    <w:multiLevelType w:val="hybridMultilevel"/>
    <w:tmpl w:val="5968707A"/>
    <w:lvl w:ilvl="0" w:tplc="08090003">
      <w:start w:val="1"/>
      <w:numFmt w:val="bullet"/>
      <w:lvlText w:val="o"/>
      <w:lvlJc w:val="left"/>
      <w:pPr>
        <w:ind w:left="360" w:hanging="360"/>
      </w:pPr>
      <w:rPr>
        <w:rFonts w:ascii="Courier New" w:hAnsi="Courier New" w:cs="Courier New"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6">
    <w:nsid w:val="01AA15E4"/>
    <w:multiLevelType w:val="hybridMultilevel"/>
    <w:tmpl w:val="020A9964"/>
    <w:lvl w:ilvl="0" w:tplc="0809000F">
      <w:start w:val="1"/>
      <w:numFmt w:val="decimal"/>
      <w:lvlText w:val="%1."/>
      <w:lvlJc w:val="left"/>
      <w:pPr>
        <w:tabs>
          <w:tab w:val="num" w:pos="720"/>
        </w:tabs>
        <w:ind w:left="720" w:hanging="360"/>
      </w:p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37">
    <w:nsid w:val="022045CF"/>
    <w:multiLevelType w:val="hybridMultilevel"/>
    <w:tmpl w:val="986E3CE2"/>
    <w:lvl w:ilvl="0" w:tplc="41142F5C">
      <w:start w:val="1"/>
      <w:numFmt w:val="decimal"/>
      <w:lvlText w:val="%1."/>
      <w:lvlJc w:val="left"/>
      <w:pPr>
        <w:tabs>
          <w:tab w:val="num" w:pos="720"/>
        </w:tabs>
        <w:ind w:left="720" w:hanging="360"/>
      </w:pPr>
      <w:rPr>
        <w:rFonts w:hint="default"/>
      </w:rPr>
    </w:lvl>
    <w:lvl w:ilvl="1" w:tplc="41142F5C">
      <w:start w:val="1"/>
      <w:numFmt w:val="decimal"/>
      <w:lvlText w:val="%2."/>
      <w:lvlJc w:val="left"/>
      <w:pPr>
        <w:tabs>
          <w:tab w:val="num" w:pos="720"/>
        </w:tabs>
        <w:ind w:left="720" w:hanging="360"/>
      </w:pPr>
      <w:rPr>
        <w:rFonts w:hint="default"/>
      </w:rPr>
    </w:lvl>
    <w:lvl w:ilvl="2" w:tplc="C798AD24">
      <w:start w:val="1"/>
      <w:numFmt w:val="lowerLetter"/>
      <w:lvlText w:val="%3."/>
      <w:lvlJc w:val="left"/>
      <w:pPr>
        <w:tabs>
          <w:tab w:val="num" w:pos="1620"/>
        </w:tabs>
        <w:ind w:left="1620" w:hanging="360"/>
      </w:pPr>
      <w:rPr>
        <w:rFonts w:hint="default"/>
      </w:rPr>
    </w:lvl>
    <w:lvl w:ilvl="3" w:tplc="C798AD24">
      <w:start w:val="1"/>
      <w:numFmt w:val="lowerLetter"/>
      <w:lvlText w:val="%4."/>
      <w:lvlJc w:val="left"/>
      <w:pPr>
        <w:tabs>
          <w:tab w:val="num" w:pos="720"/>
        </w:tabs>
        <w:ind w:left="720" w:hanging="360"/>
      </w:pPr>
      <w:rPr>
        <w:rFonts w:hint="default"/>
      </w:rPr>
    </w:lvl>
    <w:lvl w:ilvl="4" w:tplc="08090019" w:tentative="1">
      <w:start w:val="1"/>
      <w:numFmt w:val="lowerLetter"/>
      <w:lvlText w:val="%5."/>
      <w:lvlJc w:val="left"/>
      <w:pPr>
        <w:tabs>
          <w:tab w:val="num" w:pos="2880"/>
        </w:tabs>
        <w:ind w:left="2880" w:hanging="360"/>
      </w:pPr>
    </w:lvl>
    <w:lvl w:ilvl="5" w:tplc="0809001B" w:tentative="1">
      <w:start w:val="1"/>
      <w:numFmt w:val="lowerRoman"/>
      <w:lvlText w:val="%6."/>
      <w:lvlJc w:val="right"/>
      <w:pPr>
        <w:tabs>
          <w:tab w:val="num" w:pos="3600"/>
        </w:tabs>
        <w:ind w:left="3600" w:hanging="180"/>
      </w:pPr>
    </w:lvl>
    <w:lvl w:ilvl="6" w:tplc="0809000F" w:tentative="1">
      <w:start w:val="1"/>
      <w:numFmt w:val="decimal"/>
      <w:lvlText w:val="%7."/>
      <w:lvlJc w:val="left"/>
      <w:pPr>
        <w:tabs>
          <w:tab w:val="num" w:pos="4320"/>
        </w:tabs>
        <w:ind w:left="4320" w:hanging="360"/>
      </w:pPr>
    </w:lvl>
    <w:lvl w:ilvl="7" w:tplc="08090019" w:tentative="1">
      <w:start w:val="1"/>
      <w:numFmt w:val="lowerLetter"/>
      <w:lvlText w:val="%8."/>
      <w:lvlJc w:val="left"/>
      <w:pPr>
        <w:tabs>
          <w:tab w:val="num" w:pos="5040"/>
        </w:tabs>
        <w:ind w:left="5040" w:hanging="360"/>
      </w:pPr>
    </w:lvl>
    <w:lvl w:ilvl="8" w:tplc="0809001B" w:tentative="1">
      <w:start w:val="1"/>
      <w:numFmt w:val="lowerRoman"/>
      <w:lvlText w:val="%9."/>
      <w:lvlJc w:val="right"/>
      <w:pPr>
        <w:tabs>
          <w:tab w:val="num" w:pos="5760"/>
        </w:tabs>
        <w:ind w:left="5760" w:hanging="180"/>
      </w:pPr>
    </w:lvl>
  </w:abstractNum>
  <w:abstractNum w:abstractNumId="38">
    <w:nsid w:val="023C7748"/>
    <w:multiLevelType w:val="multilevel"/>
    <w:tmpl w:val="0CD21608"/>
    <w:lvl w:ilvl="0">
      <w:start w:val="1"/>
      <w:numFmt w:val="bullet"/>
      <w:lvlText w:val="o"/>
      <w:lvlJc w:val="left"/>
      <w:pPr>
        <w:tabs>
          <w:tab w:val="num" w:pos="360"/>
        </w:tabs>
        <w:ind w:left="360" w:hanging="360"/>
      </w:pPr>
      <w:rPr>
        <w:rFonts w:ascii="Courier New" w:hAnsi="Courier New" w:cs="Courier New"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39">
    <w:nsid w:val="04084366"/>
    <w:multiLevelType w:val="hybridMultilevel"/>
    <w:tmpl w:val="D34A4A6A"/>
    <w:lvl w:ilvl="0" w:tplc="0809000F">
      <w:start w:val="1"/>
      <w:numFmt w:val="decimal"/>
      <w:lvlText w:val="%1."/>
      <w:lvlJc w:val="left"/>
      <w:pPr>
        <w:tabs>
          <w:tab w:val="num" w:pos="720"/>
        </w:tabs>
        <w:ind w:left="720" w:hanging="360"/>
      </w:pPr>
    </w:lvl>
    <w:lvl w:ilvl="1" w:tplc="08090019">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40">
    <w:nsid w:val="051F329C"/>
    <w:multiLevelType w:val="hybridMultilevel"/>
    <w:tmpl w:val="A1969A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0556695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2">
    <w:nsid w:val="05B928C0"/>
    <w:multiLevelType w:val="hybridMultilevel"/>
    <w:tmpl w:val="0C520C00"/>
    <w:lvl w:ilvl="0" w:tplc="08090003">
      <w:start w:val="1"/>
      <w:numFmt w:val="bullet"/>
      <w:lvlText w:val="o"/>
      <w:lvlJc w:val="left"/>
      <w:pPr>
        <w:tabs>
          <w:tab w:val="num" w:pos="720"/>
        </w:tabs>
        <w:ind w:left="720" w:hanging="360"/>
      </w:pPr>
      <w:rPr>
        <w:rFonts w:ascii="Courier New" w:hAnsi="Courier New" w:cs="Courier New"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43">
    <w:nsid w:val="06BD23CD"/>
    <w:multiLevelType w:val="hybridMultilevel"/>
    <w:tmpl w:val="5DCA6640"/>
    <w:lvl w:ilvl="0" w:tplc="08090001">
      <w:start w:val="1"/>
      <w:numFmt w:val="bullet"/>
      <w:lvlText w:val=""/>
      <w:lvlJc w:val="left"/>
      <w:pPr>
        <w:tabs>
          <w:tab w:val="num" w:pos="720"/>
        </w:tabs>
        <w:ind w:left="720" w:hanging="360"/>
      </w:pPr>
      <w:rPr>
        <w:rFonts w:ascii="Symbol" w:hAnsi="Symbol"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44">
    <w:nsid w:val="07091A3F"/>
    <w:multiLevelType w:val="hybridMultilevel"/>
    <w:tmpl w:val="0F825514"/>
    <w:lvl w:ilvl="0" w:tplc="08090003">
      <w:start w:val="1"/>
      <w:numFmt w:val="bullet"/>
      <w:lvlText w:val="o"/>
      <w:lvlJc w:val="left"/>
      <w:pPr>
        <w:tabs>
          <w:tab w:val="num" w:pos="360"/>
        </w:tabs>
        <w:ind w:left="360" w:hanging="360"/>
      </w:pPr>
      <w:rPr>
        <w:rFonts w:ascii="Courier New" w:hAnsi="Courier New" w:cs="Courier New" w:hint="default"/>
      </w:rPr>
    </w:lvl>
    <w:lvl w:ilvl="1" w:tplc="08090003" w:tentative="1">
      <w:start w:val="1"/>
      <w:numFmt w:val="bullet"/>
      <w:lvlText w:val="o"/>
      <w:lvlJc w:val="left"/>
      <w:pPr>
        <w:tabs>
          <w:tab w:val="num" w:pos="1080"/>
        </w:tabs>
        <w:ind w:left="1080" w:hanging="360"/>
      </w:pPr>
      <w:rPr>
        <w:rFonts w:ascii="Courier New" w:hAnsi="Courier New" w:cs="Courier New" w:hint="default"/>
      </w:rPr>
    </w:lvl>
    <w:lvl w:ilvl="2" w:tplc="08090005" w:tentative="1">
      <w:start w:val="1"/>
      <w:numFmt w:val="bullet"/>
      <w:lvlText w:val=""/>
      <w:lvlJc w:val="left"/>
      <w:pPr>
        <w:tabs>
          <w:tab w:val="num" w:pos="1800"/>
        </w:tabs>
        <w:ind w:left="1800" w:hanging="360"/>
      </w:pPr>
      <w:rPr>
        <w:rFonts w:ascii="Wingdings" w:hAnsi="Wingdings" w:hint="default"/>
      </w:rPr>
    </w:lvl>
    <w:lvl w:ilvl="3" w:tplc="08090001" w:tentative="1">
      <w:start w:val="1"/>
      <w:numFmt w:val="bullet"/>
      <w:lvlText w:val=""/>
      <w:lvlJc w:val="left"/>
      <w:pPr>
        <w:tabs>
          <w:tab w:val="num" w:pos="2520"/>
        </w:tabs>
        <w:ind w:left="2520" w:hanging="360"/>
      </w:pPr>
      <w:rPr>
        <w:rFonts w:ascii="Symbol" w:hAnsi="Symbol" w:hint="default"/>
      </w:rPr>
    </w:lvl>
    <w:lvl w:ilvl="4" w:tplc="08090003" w:tentative="1">
      <w:start w:val="1"/>
      <w:numFmt w:val="bullet"/>
      <w:lvlText w:val="o"/>
      <w:lvlJc w:val="left"/>
      <w:pPr>
        <w:tabs>
          <w:tab w:val="num" w:pos="3240"/>
        </w:tabs>
        <w:ind w:left="3240" w:hanging="360"/>
      </w:pPr>
      <w:rPr>
        <w:rFonts w:ascii="Courier New" w:hAnsi="Courier New" w:cs="Courier New" w:hint="default"/>
      </w:rPr>
    </w:lvl>
    <w:lvl w:ilvl="5" w:tplc="08090005" w:tentative="1">
      <w:start w:val="1"/>
      <w:numFmt w:val="bullet"/>
      <w:lvlText w:val=""/>
      <w:lvlJc w:val="left"/>
      <w:pPr>
        <w:tabs>
          <w:tab w:val="num" w:pos="3960"/>
        </w:tabs>
        <w:ind w:left="3960" w:hanging="360"/>
      </w:pPr>
      <w:rPr>
        <w:rFonts w:ascii="Wingdings" w:hAnsi="Wingdings" w:hint="default"/>
      </w:rPr>
    </w:lvl>
    <w:lvl w:ilvl="6" w:tplc="08090001" w:tentative="1">
      <w:start w:val="1"/>
      <w:numFmt w:val="bullet"/>
      <w:lvlText w:val=""/>
      <w:lvlJc w:val="left"/>
      <w:pPr>
        <w:tabs>
          <w:tab w:val="num" w:pos="4680"/>
        </w:tabs>
        <w:ind w:left="4680" w:hanging="360"/>
      </w:pPr>
      <w:rPr>
        <w:rFonts w:ascii="Symbol" w:hAnsi="Symbol" w:hint="default"/>
      </w:rPr>
    </w:lvl>
    <w:lvl w:ilvl="7" w:tplc="08090003" w:tentative="1">
      <w:start w:val="1"/>
      <w:numFmt w:val="bullet"/>
      <w:lvlText w:val="o"/>
      <w:lvlJc w:val="left"/>
      <w:pPr>
        <w:tabs>
          <w:tab w:val="num" w:pos="5400"/>
        </w:tabs>
        <w:ind w:left="5400" w:hanging="360"/>
      </w:pPr>
      <w:rPr>
        <w:rFonts w:ascii="Courier New" w:hAnsi="Courier New" w:cs="Courier New" w:hint="default"/>
      </w:rPr>
    </w:lvl>
    <w:lvl w:ilvl="8" w:tplc="08090005" w:tentative="1">
      <w:start w:val="1"/>
      <w:numFmt w:val="bullet"/>
      <w:lvlText w:val=""/>
      <w:lvlJc w:val="left"/>
      <w:pPr>
        <w:tabs>
          <w:tab w:val="num" w:pos="6120"/>
        </w:tabs>
        <w:ind w:left="6120" w:hanging="360"/>
      </w:pPr>
      <w:rPr>
        <w:rFonts w:ascii="Wingdings" w:hAnsi="Wingdings" w:hint="default"/>
      </w:rPr>
    </w:lvl>
  </w:abstractNum>
  <w:abstractNum w:abstractNumId="45">
    <w:nsid w:val="08B944CF"/>
    <w:multiLevelType w:val="hybridMultilevel"/>
    <w:tmpl w:val="D1DEC5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08C6499E"/>
    <w:multiLevelType w:val="multilevel"/>
    <w:tmpl w:val="115434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nsid w:val="0906546E"/>
    <w:multiLevelType w:val="multilevel"/>
    <w:tmpl w:val="C858610E"/>
    <w:lvl w:ilvl="0">
      <w:start w:val="1"/>
      <w:numFmt w:val="bullet"/>
      <w:lvlText w:val=""/>
      <w:lvlJc w:val="left"/>
      <w:pPr>
        <w:ind w:left="360" w:hanging="360"/>
      </w:pPr>
      <w:rPr>
        <w:rFonts w:ascii="Symbol" w:hAnsi="Symbol" w:cs="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cs="Wingdings" w:hint="default"/>
      </w:rPr>
    </w:lvl>
    <w:lvl w:ilvl="3">
      <w:start w:val="1"/>
      <w:numFmt w:val="bullet"/>
      <w:lvlText w:val=""/>
      <w:lvlJc w:val="left"/>
      <w:pPr>
        <w:ind w:left="2520" w:hanging="360"/>
      </w:pPr>
      <w:rPr>
        <w:rFonts w:ascii="Symbol" w:hAnsi="Symbol" w:cs="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cs="Wingdings" w:hint="default"/>
      </w:rPr>
    </w:lvl>
    <w:lvl w:ilvl="6">
      <w:start w:val="1"/>
      <w:numFmt w:val="bullet"/>
      <w:lvlText w:val=""/>
      <w:lvlJc w:val="left"/>
      <w:pPr>
        <w:ind w:left="4680" w:hanging="360"/>
      </w:pPr>
      <w:rPr>
        <w:rFonts w:ascii="Symbol" w:hAnsi="Symbol" w:cs="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cs="Wingdings" w:hint="default"/>
      </w:rPr>
    </w:lvl>
  </w:abstractNum>
  <w:abstractNum w:abstractNumId="48">
    <w:nsid w:val="09327850"/>
    <w:multiLevelType w:val="hybridMultilevel"/>
    <w:tmpl w:val="DCCE48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09E70B0E"/>
    <w:multiLevelType w:val="hybridMultilevel"/>
    <w:tmpl w:val="FF365420"/>
    <w:lvl w:ilvl="0" w:tplc="08090001">
      <w:start w:val="1"/>
      <w:numFmt w:val="bullet"/>
      <w:lvlText w:val=""/>
      <w:lvlJc w:val="left"/>
      <w:pPr>
        <w:tabs>
          <w:tab w:val="num" w:pos="720"/>
        </w:tabs>
        <w:ind w:left="720" w:hanging="360"/>
      </w:pPr>
      <w:rPr>
        <w:rFonts w:ascii="Symbol" w:hAnsi="Symbol"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50">
    <w:nsid w:val="0A114DF0"/>
    <w:multiLevelType w:val="hybridMultilevel"/>
    <w:tmpl w:val="8AA2D49C"/>
    <w:lvl w:ilvl="0" w:tplc="0809000F">
      <w:start w:val="1"/>
      <w:numFmt w:val="decimal"/>
      <w:lvlText w:val="%1."/>
      <w:lvlJc w:val="left"/>
      <w:pPr>
        <w:tabs>
          <w:tab w:val="num" w:pos="720"/>
        </w:tabs>
        <w:ind w:left="720" w:hanging="360"/>
      </w:p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51">
    <w:nsid w:val="0A800322"/>
    <w:multiLevelType w:val="hybridMultilevel"/>
    <w:tmpl w:val="BE36CE46"/>
    <w:lvl w:ilvl="0" w:tplc="04090001">
      <w:start w:val="1"/>
      <w:numFmt w:val="bullet"/>
      <w:lvlText w:val=""/>
      <w:lvlJc w:val="left"/>
      <w:pPr>
        <w:ind w:left="773" w:hanging="360"/>
      </w:pPr>
      <w:rPr>
        <w:rFonts w:ascii="Symbol" w:hAnsi="Symbol" w:hint="default"/>
      </w:rPr>
    </w:lvl>
    <w:lvl w:ilvl="1" w:tplc="04090003" w:tentative="1">
      <w:start w:val="1"/>
      <w:numFmt w:val="bullet"/>
      <w:lvlText w:val="o"/>
      <w:lvlJc w:val="left"/>
      <w:pPr>
        <w:ind w:left="1493" w:hanging="360"/>
      </w:pPr>
      <w:rPr>
        <w:rFonts w:ascii="Courier New" w:hAnsi="Courier New" w:cs="Courier New" w:hint="default"/>
      </w:rPr>
    </w:lvl>
    <w:lvl w:ilvl="2" w:tplc="04090005" w:tentative="1">
      <w:start w:val="1"/>
      <w:numFmt w:val="bullet"/>
      <w:lvlText w:val=""/>
      <w:lvlJc w:val="left"/>
      <w:pPr>
        <w:ind w:left="2213" w:hanging="360"/>
      </w:pPr>
      <w:rPr>
        <w:rFonts w:ascii="Wingdings" w:hAnsi="Wingdings" w:hint="default"/>
      </w:rPr>
    </w:lvl>
    <w:lvl w:ilvl="3" w:tplc="04090001" w:tentative="1">
      <w:start w:val="1"/>
      <w:numFmt w:val="bullet"/>
      <w:lvlText w:val=""/>
      <w:lvlJc w:val="left"/>
      <w:pPr>
        <w:ind w:left="2933" w:hanging="360"/>
      </w:pPr>
      <w:rPr>
        <w:rFonts w:ascii="Symbol" w:hAnsi="Symbol" w:hint="default"/>
      </w:rPr>
    </w:lvl>
    <w:lvl w:ilvl="4" w:tplc="04090003" w:tentative="1">
      <w:start w:val="1"/>
      <w:numFmt w:val="bullet"/>
      <w:lvlText w:val="o"/>
      <w:lvlJc w:val="left"/>
      <w:pPr>
        <w:ind w:left="3653" w:hanging="360"/>
      </w:pPr>
      <w:rPr>
        <w:rFonts w:ascii="Courier New" w:hAnsi="Courier New" w:cs="Courier New" w:hint="default"/>
      </w:rPr>
    </w:lvl>
    <w:lvl w:ilvl="5" w:tplc="04090005" w:tentative="1">
      <w:start w:val="1"/>
      <w:numFmt w:val="bullet"/>
      <w:lvlText w:val=""/>
      <w:lvlJc w:val="left"/>
      <w:pPr>
        <w:ind w:left="4373" w:hanging="360"/>
      </w:pPr>
      <w:rPr>
        <w:rFonts w:ascii="Wingdings" w:hAnsi="Wingdings" w:hint="default"/>
      </w:rPr>
    </w:lvl>
    <w:lvl w:ilvl="6" w:tplc="04090001" w:tentative="1">
      <w:start w:val="1"/>
      <w:numFmt w:val="bullet"/>
      <w:lvlText w:val=""/>
      <w:lvlJc w:val="left"/>
      <w:pPr>
        <w:ind w:left="5093" w:hanging="360"/>
      </w:pPr>
      <w:rPr>
        <w:rFonts w:ascii="Symbol" w:hAnsi="Symbol" w:hint="default"/>
      </w:rPr>
    </w:lvl>
    <w:lvl w:ilvl="7" w:tplc="04090003" w:tentative="1">
      <w:start w:val="1"/>
      <w:numFmt w:val="bullet"/>
      <w:lvlText w:val="o"/>
      <w:lvlJc w:val="left"/>
      <w:pPr>
        <w:ind w:left="5813" w:hanging="360"/>
      </w:pPr>
      <w:rPr>
        <w:rFonts w:ascii="Courier New" w:hAnsi="Courier New" w:cs="Courier New" w:hint="default"/>
      </w:rPr>
    </w:lvl>
    <w:lvl w:ilvl="8" w:tplc="04090005" w:tentative="1">
      <w:start w:val="1"/>
      <w:numFmt w:val="bullet"/>
      <w:lvlText w:val=""/>
      <w:lvlJc w:val="left"/>
      <w:pPr>
        <w:ind w:left="6533" w:hanging="360"/>
      </w:pPr>
      <w:rPr>
        <w:rFonts w:ascii="Wingdings" w:hAnsi="Wingdings" w:hint="default"/>
      </w:rPr>
    </w:lvl>
  </w:abstractNum>
  <w:abstractNum w:abstractNumId="52">
    <w:nsid w:val="0ABF67F0"/>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3">
    <w:nsid w:val="0AF34C69"/>
    <w:multiLevelType w:val="hybridMultilevel"/>
    <w:tmpl w:val="2CCC1CD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4">
    <w:nsid w:val="0B266DEB"/>
    <w:multiLevelType w:val="hybridMultilevel"/>
    <w:tmpl w:val="1D14D98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5">
    <w:nsid w:val="0BBE1F56"/>
    <w:multiLevelType w:val="multilevel"/>
    <w:tmpl w:val="C858610E"/>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6">
    <w:nsid w:val="0D8B38CD"/>
    <w:multiLevelType w:val="hybridMultilevel"/>
    <w:tmpl w:val="A1F82E94"/>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7">
    <w:nsid w:val="0E174A70"/>
    <w:multiLevelType w:val="hybridMultilevel"/>
    <w:tmpl w:val="FCA60F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nsid w:val="0F3059CB"/>
    <w:multiLevelType w:val="multilevel"/>
    <w:tmpl w:val="0A68B2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nsid w:val="0FCE7E19"/>
    <w:multiLevelType w:val="multilevel"/>
    <w:tmpl w:val="CA442A78"/>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nsid w:val="10275050"/>
    <w:multiLevelType w:val="multilevel"/>
    <w:tmpl w:val="9AFC39E2"/>
    <w:lvl w:ilvl="0">
      <w:start w:val="1"/>
      <w:numFmt w:val="lowerLetter"/>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nsid w:val="10925778"/>
    <w:multiLevelType w:val="hybridMultilevel"/>
    <w:tmpl w:val="C9740F90"/>
    <w:lvl w:ilvl="0" w:tplc="08090003">
      <w:start w:val="1"/>
      <w:numFmt w:val="bullet"/>
      <w:lvlText w:val="o"/>
      <w:lvlJc w:val="left"/>
      <w:pPr>
        <w:ind w:left="360" w:hanging="360"/>
      </w:pPr>
      <w:rPr>
        <w:rFonts w:ascii="Courier New" w:hAnsi="Courier New" w:cs="Courier New"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62">
    <w:nsid w:val="10CA4841"/>
    <w:multiLevelType w:val="hybridMultilevel"/>
    <w:tmpl w:val="638084A4"/>
    <w:lvl w:ilvl="0" w:tplc="41142F5C">
      <w:start w:val="1"/>
      <w:numFmt w:val="decimal"/>
      <w:lvlText w:val="%1."/>
      <w:lvlJc w:val="left"/>
      <w:pPr>
        <w:tabs>
          <w:tab w:val="num" w:pos="720"/>
        </w:tabs>
        <w:ind w:left="720" w:hanging="360"/>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63">
    <w:nsid w:val="11231A21"/>
    <w:multiLevelType w:val="hybridMultilevel"/>
    <w:tmpl w:val="192C1C3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4">
    <w:nsid w:val="12783087"/>
    <w:multiLevelType w:val="hybridMultilevel"/>
    <w:tmpl w:val="B1ACB2E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5">
    <w:nsid w:val="13153B62"/>
    <w:multiLevelType w:val="hybridMultilevel"/>
    <w:tmpl w:val="BB94B7D0"/>
    <w:lvl w:ilvl="0" w:tplc="08090003">
      <w:start w:val="1"/>
      <w:numFmt w:val="bullet"/>
      <w:lvlText w:val="o"/>
      <w:lvlJc w:val="left"/>
      <w:pPr>
        <w:tabs>
          <w:tab w:val="num" w:pos="360"/>
        </w:tabs>
        <w:ind w:left="360" w:hanging="360"/>
      </w:pPr>
      <w:rPr>
        <w:rFonts w:ascii="Courier New" w:hAnsi="Courier New" w:cs="Courier New" w:hint="default"/>
      </w:rPr>
    </w:lvl>
    <w:lvl w:ilvl="1" w:tplc="08090003">
      <w:start w:val="1"/>
      <w:numFmt w:val="bullet"/>
      <w:lvlText w:val="o"/>
      <w:lvlJc w:val="left"/>
      <w:pPr>
        <w:tabs>
          <w:tab w:val="num" w:pos="1080"/>
        </w:tabs>
        <w:ind w:left="1080" w:hanging="360"/>
      </w:pPr>
      <w:rPr>
        <w:rFonts w:ascii="Courier New" w:hAnsi="Courier New" w:cs="Courier New" w:hint="default"/>
      </w:rPr>
    </w:lvl>
    <w:lvl w:ilvl="2" w:tplc="0809001B" w:tentative="1">
      <w:start w:val="1"/>
      <w:numFmt w:val="lowerRoman"/>
      <w:lvlText w:val="%3."/>
      <w:lvlJc w:val="right"/>
      <w:pPr>
        <w:tabs>
          <w:tab w:val="num" w:pos="1800"/>
        </w:tabs>
        <w:ind w:left="1800" w:hanging="180"/>
      </w:pPr>
    </w:lvl>
    <w:lvl w:ilvl="3" w:tplc="0809000F" w:tentative="1">
      <w:start w:val="1"/>
      <w:numFmt w:val="decimal"/>
      <w:lvlText w:val="%4."/>
      <w:lvlJc w:val="left"/>
      <w:pPr>
        <w:tabs>
          <w:tab w:val="num" w:pos="2520"/>
        </w:tabs>
        <w:ind w:left="2520" w:hanging="360"/>
      </w:pPr>
    </w:lvl>
    <w:lvl w:ilvl="4" w:tplc="08090019" w:tentative="1">
      <w:start w:val="1"/>
      <w:numFmt w:val="lowerLetter"/>
      <w:lvlText w:val="%5."/>
      <w:lvlJc w:val="left"/>
      <w:pPr>
        <w:tabs>
          <w:tab w:val="num" w:pos="3240"/>
        </w:tabs>
        <w:ind w:left="3240" w:hanging="360"/>
      </w:pPr>
    </w:lvl>
    <w:lvl w:ilvl="5" w:tplc="0809001B" w:tentative="1">
      <w:start w:val="1"/>
      <w:numFmt w:val="lowerRoman"/>
      <w:lvlText w:val="%6."/>
      <w:lvlJc w:val="right"/>
      <w:pPr>
        <w:tabs>
          <w:tab w:val="num" w:pos="3960"/>
        </w:tabs>
        <w:ind w:left="3960" w:hanging="180"/>
      </w:pPr>
    </w:lvl>
    <w:lvl w:ilvl="6" w:tplc="0809000F" w:tentative="1">
      <w:start w:val="1"/>
      <w:numFmt w:val="decimal"/>
      <w:lvlText w:val="%7."/>
      <w:lvlJc w:val="left"/>
      <w:pPr>
        <w:tabs>
          <w:tab w:val="num" w:pos="4680"/>
        </w:tabs>
        <w:ind w:left="4680" w:hanging="360"/>
      </w:pPr>
    </w:lvl>
    <w:lvl w:ilvl="7" w:tplc="08090019" w:tentative="1">
      <w:start w:val="1"/>
      <w:numFmt w:val="lowerLetter"/>
      <w:lvlText w:val="%8."/>
      <w:lvlJc w:val="left"/>
      <w:pPr>
        <w:tabs>
          <w:tab w:val="num" w:pos="5400"/>
        </w:tabs>
        <w:ind w:left="5400" w:hanging="360"/>
      </w:pPr>
    </w:lvl>
    <w:lvl w:ilvl="8" w:tplc="0809001B" w:tentative="1">
      <w:start w:val="1"/>
      <w:numFmt w:val="lowerRoman"/>
      <w:lvlText w:val="%9."/>
      <w:lvlJc w:val="right"/>
      <w:pPr>
        <w:tabs>
          <w:tab w:val="num" w:pos="6120"/>
        </w:tabs>
        <w:ind w:left="6120" w:hanging="180"/>
      </w:pPr>
    </w:lvl>
  </w:abstractNum>
  <w:abstractNum w:abstractNumId="66">
    <w:nsid w:val="14047FC9"/>
    <w:multiLevelType w:val="hybridMultilevel"/>
    <w:tmpl w:val="41968BC8"/>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7">
    <w:nsid w:val="143B48F2"/>
    <w:multiLevelType w:val="hybridMultilevel"/>
    <w:tmpl w:val="4D54103C"/>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68">
    <w:nsid w:val="14437D4B"/>
    <w:multiLevelType w:val="hybridMultilevel"/>
    <w:tmpl w:val="04B4C9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9">
    <w:nsid w:val="14732B19"/>
    <w:multiLevelType w:val="hybridMultilevel"/>
    <w:tmpl w:val="574C7D2C"/>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70">
    <w:nsid w:val="14C924D9"/>
    <w:multiLevelType w:val="multilevel"/>
    <w:tmpl w:val="B86C9A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nsid w:val="163F1943"/>
    <w:multiLevelType w:val="hybridMultilevel"/>
    <w:tmpl w:val="41887762"/>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2">
    <w:nsid w:val="16C36758"/>
    <w:multiLevelType w:val="hybridMultilevel"/>
    <w:tmpl w:val="DDE07A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nsid w:val="187154A0"/>
    <w:multiLevelType w:val="multilevel"/>
    <w:tmpl w:val="0409001D"/>
    <w:lvl w:ilvl="0">
      <w:start w:val="1"/>
      <w:numFmt w:val="decimal"/>
      <w:lvlText w:val="%1)"/>
      <w:lvlJc w:val="left"/>
      <w:pPr>
        <w:ind w:left="720" w:hanging="360"/>
      </w:pPr>
    </w:lvl>
    <w:lvl w:ilvl="1">
      <w:start w:val="1"/>
      <w:numFmt w:val="lowerLetter"/>
      <w:lvlText w:val="%2)"/>
      <w:lvlJc w:val="left"/>
      <w:pPr>
        <w:ind w:left="1080" w:hanging="360"/>
      </w:pPr>
    </w:lvl>
    <w:lvl w:ilvl="2">
      <w:start w:val="1"/>
      <w:numFmt w:val="lowerRoman"/>
      <w:lvlText w:val="%3)"/>
      <w:lvlJc w:val="left"/>
      <w:pPr>
        <w:ind w:left="1440" w:hanging="360"/>
      </w:pPr>
    </w:lvl>
    <w:lvl w:ilvl="3">
      <w:start w:val="1"/>
      <w:numFmt w:val="decimal"/>
      <w:lvlText w:val="(%4)"/>
      <w:lvlJc w:val="left"/>
      <w:pPr>
        <w:ind w:left="1800" w:hanging="360"/>
      </w:pPr>
    </w:lvl>
    <w:lvl w:ilvl="4">
      <w:start w:val="1"/>
      <w:numFmt w:val="lowerLetter"/>
      <w:lvlText w:val="(%5)"/>
      <w:lvlJc w:val="left"/>
      <w:pPr>
        <w:ind w:left="2160" w:hanging="360"/>
      </w:pPr>
    </w:lvl>
    <w:lvl w:ilvl="5">
      <w:start w:val="1"/>
      <w:numFmt w:val="lowerRoman"/>
      <w:lvlText w:val="(%6)"/>
      <w:lvlJc w:val="left"/>
      <w:pPr>
        <w:ind w:left="2520" w:hanging="360"/>
      </w:pPr>
    </w:lvl>
    <w:lvl w:ilvl="6">
      <w:start w:val="1"/>
      <w:numFmt w:val="decimal"/>
      <w:lvlText w:val="%7."/>
      <w:lvlJc w:val="left"/>
      <w:pPr>
        <w:ind w:left="2880" w:hanging="360"/>
      </w:pPr>
    </w:lvl>
    <w:lvl w:ilvl="7">
      <w:start w:val="1"/>
      <w:numFmt w:val="lowerLetter"/>
      <w:lvlText w:val="%8."/>
      <w:lvlJc w:val="left"/>
      <w:pPr>
        <w:ind w:left="3240" w:hanging="360"/>
      </w:pPr>
    </w:lvl>
    <w:lvl w:ilvl="8">
      <w:start w:val="1"/>
      <w:numFmt w:val="lowerRoman"/>
      <w:lvlText w:val="%9."/>
      <w:lvlJc w:val="left"/>
      <w:pPr>
        <w:ind w:left="3600" w:hanging="360"/>
      </w:pPr>
    </w:lvl>
  </w:abstractNum>
  <w:abstractNum w:abstractNumId="74">
    <w:nsid w:val="1A475879"/>
    <w:multiLevelType w:val="hybridMultilevel"/>
    <w:tmpl w:val="C76883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nsid w:val="1A597CDA"/>
    <w:multiLevelType w:val="hybridMultilevel"/>
    <w:tmpl w:val="2AF8D016"/>
    <w:lvl w:ilvl="0" w:tplc="0809000F">
      <w:start w:val="1"/>
      <w:numFmt w:val="decimal"/>
      <w:lvlText w:val="%1."/>
      <w:lvlJc w:val="left"/>
      <w:pPr>
        <w:tabs>
          <w:tab w:val="num" w:pos="720"/>
        </w:tabs>
        <w:ind w:left="720" w:hanging="360"/>
      </w:p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76">
    <w:nsid w:val="1B8B69B3"/>
    <w:multiLevelType w:val="multilevel"/>
    <w:tmpl w:val="6ABAC7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nsid w:val="1C41174F"/>
    <w:multiLevelType w:val="hybridMultilevel"/>
    <w:tmpl w:val="D2E05640"/>
    <w:lvl w:ilvl="0" w:tplc="0809000F">
      <w:start w:val="1"/>
      <w:numFmt w:val="decimal"/>
      <w:lvlText w:val="%1."/>
      <w:lvlJc w:val="left"/>
      <w:pPr>
        <w:tabs>
          <w:tab w:val="num" w:pos="720"/>
        </w:tabs>
        <w:ind w:left="720" w:hanging="360"/>
      </w:p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78">
    <w:nsid w:val="1CC038C4"/>
    <w:multiLevelType w:val="multilevel"/>
    <w:tmpl w:val="E878E3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nsid w:val="1D167DBA"/>
    <w:multiLevelType w:val="hybridMultilevel"/>
    <w:tmpl w:val="431AA58E"/>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80">
    <w:nsid w:val="1D1F54D0"/>
    <w:multiLevelType w:val="hybridMultilevel"/>
    <w:tmpl w:val="FFA02106"/>
    <w:lvl w:ilvl="0" w:tplc="08090001">
      <w:start w:val="1"/>
      <w:numFmt w:val="bullet"/>
      <w:lvlText w:val=""/>
      <w:lvlJc w:val="left"/>
      <w:pPr>
        <w:tabs>
          <w:tab w:val="num" w:pos="360"/>
        </w:tabs>
        <w:ind w:left="360" w:hanging="360"/>
      </w:pPr>
      <w:rPr>
        <w:rFonts w:ascii="Symbol" w:hAnsi="Symbol" w:hint="default"/>
      </w:rPr>
    </w:lvl>
    <w:lvl w:ilvl="1" w:tplc="08090003" w:tentative="1">
      <w:start w:val="1"/>
      <w:numFmt w:val="bullet"/>
      <w:lvlText w:val="o"/>
      <w:lvlJc w:val="left"/>
      <w:pPr>
        <w:tabs>
          <w:tab w:val="num" w:pos="1080"/>
        </w:tabs>
        <w:ind w:left="1080" w:hanging="360"/>
      </w:pPr>
      <w:rPr>
        <w:rFonts w:ascii="Courier New" w:hAnsi="Courier New" w:cs="Courier New" w:hint="default"/>
      </w:rPr>
    </w:lvl>
    <w:lvl w:ilvl="2" w:tplc="08090005" w:tentative="1">
      <w:start w:val="1"/>
      <w:numFmt w:val="bullet"/>
      <w:lvlText w:val=""/>
      <w:lvlJc w:val="left"/>
      <w:pPr>
        <w:tabs>
          <w:tab w:val="num" w:pos="1800"/>
        </w:tabs>
        <w:ind w:left="1800" w:hanging="360"/>
      </w:pPr>
      <w:rPr>
        <w:rFonts w:ascii="Wingdings" w:hAnsi="Wingdings" w:hint="default"/>
      </w:rPr>
    </w:lvl>
    <w:lvl w:ilvl="3" w:tplc="08090001" w:tentative="1">
      <w:start w:val="1"/>
      <w:numFmt w:val="bullet"/>
      <w:lvlText w:val=""/>
      <w:lvlJc w:val="left"/>
      <w:pPr>
        <w:tabs>
          <w:tab w:val="num" w:pos="2520"/>
        </w:tabs>
        <w:ind w:left="2520" w:hanging="360"/>
      </w:pPr>
      <w:rPr>
        <w:rFonts w:ascii="Symbol" w:hAnsi="Symbol" w:hint="default"/>
      </w:rPr>
    </w:lvl>
    <w:lvl w:ilvl="4" w:tplc="08090003" w:tentative="1">
      <w:start w:val="1"/>
      <w:numFmt w:val="bullet"/>
      <w:lvlText w:val="o"/>
      <w:lvlJc w:val="left"/>
      <w:pPr>
        <w:tabs>
          <w:tab w:val="num" w:pos="3240"/>
        </w:tabs>
        <w:ind w:left="3240" w:hanging="360"/>
      </w:pPr>
      <w:rPr>
        <w:rFonts w:ascii="Courier New" w:hAnsi="Courier New" w:cs="Courier New" w:hint="default"/>
      </w:rPr>
    </w:lvl>
    <w:lvl w:ilvl="5" w:tplc="08090005" w:tentative="1">
      <w:start w:val="1"/>
      <w:numFmt w:val="bullet"/>
      <w:lvlText w:val=""/>
      <w:lvlJc w:val="left"/>
      <w:pPr>
        <w:tabs>
          <w:tab w:val="num" w:pos="3960"/>
        </w:tabs>
        <w:ind w:left="3960" w:hanging="360"/>
      </w:pPr>
      <w:rPr>
        <w:rFonts w:ascii="Wingdings" w:hAnsi="Wingdings" w:hint="default"/>
      </w:rPr>
    </w:lvl>
    <w:lvl w:ilvl="6" w:tplc="08090001" w:tentative="1">
      <w:start w:val="1"/>
      <w:numFmt w:val="bullet"/>
      <w:lvlText w:val=""/>
      <w:lvlJc w:val="left"/>
      <w:pPr>
        <w:tabs>
          <w:tab w:val="num" w:pos="4680"/>
        </w:tabs>
        <w:ind w:left="4680" w:hanging="360"/>
      </w:pPr>
      <w:rPr>
        <w:rFonts w:ascii="Symbol" w:hAnsi="Symbol" w:hint="default"/>
      </w:rPr>
    </w:lvl>
    <w:lvl w:ilvl="7" w:tplc="08090003" w:tentative="1">
      <w:start w:val="1"/>
      <w:numFmt w:val="bullet"/>
      <w:lvlText w:val="o"/>
      <w:lvlJc w:val="left"/>
      <w:pPr>
        <w:tabs>
          <w:tab w:val="num" w:pos="5400"/>
        </w:tabs>
        <w:ind w:left="5400" w:hanging="360"/>
      </w:pPr>
      <w:rPr>
        <w:rFonts w:ascii="Courier New" w:hAnsi="Courier New" w:cs="Courier New" w:hint="default"/>
      </w:rPr>
    </w:lvl>
    <w:lvl w:ilvl="8" w:tplc="08090005" w:tentative="1">
      <w:start w:val="1"/>
      <w:numFmt w:val="bullet"/>
      <w:lvlText w:val=""/>
      <w:lvlJc w:val="left"/>
      <w:pPr>
        <w:tabs>
          <w:tab w:val="num" w:pos="6120"/>
        </w:tabs>
        <w:ind w:left="6120" w:hanging="360"/>
      </w:pPr>
      <w:rPr>
        <w:rFonts w:ascii="Wingdings" w:hAnsi="Wingdings" w:hint="default"/>
      </w:rPr>
    </w:lvl>
  </w:abstractNum>
  <w:abstractNum w:abstractNumId="81">
    <w:nsid w:val="1DA864E9"/>
    <w:multiLevelType w:val="hybridMultilevel"/>
    <w:tmpl w:val="3690A2B4"/>
    <w:lvl w:ilvl="0" w:tplc="08090003">
      <w:start w:val="1"/>
      <w:numFmt w:val="bullet"/>
      <w:lvlText w:val="o"/>
      <w:lvlJc w:val="left"/>
      <w:pPr>
        <w:tabs>
          <w:tab w:val="num" w:pos="360"/>
        </w:tabs>
        <w:ind w:left="360" w:hanging="360"/>
      </w:pPr>
      <w:rPr>
        <w:rFonts w:ascii="Courier New" w:hAnsi="Courier New" w:cs="Courier New" w:hint="default"/>
      </w:rPr>
    </w:lvl>
    <w:lvl w:ilvl="1" w:tplc="08090003" w:tentative="1">
      <w:start w:val="1"/>
      <w:numFmt w:val="bullet"/>
      <w:lvlText w:val="o"/>
      <w:lvlJc w:val="left"/>
      <w:pPr>
        <w:tabs>
          <w:tab w:val="num" w:pos="1080"/>
        </w:tabs>
        <w:ind w:left="1080" w:hanging="360"/>
      </w:pPr>
      <w:rPr>
        <w:rFonts w:ascii="Courier New" w:hAnsi="Courier New" w:cs="Courier New" w:hint="default"/>
      </w:rPr>
    </w:lvl>
    <w:lvl w:ilvl="2" w:tplc="08090005" w:tentative="1">
      <w:start w:val="1"/>
      <w:numFmt w:val="bullet"/>
      <w:lvlText w:val=""/>
      <w:lvlJc w:val="left"/>
      <w:pPr>
        <w:tabs>
          <w:tab w:val="num" w:pos="1800"/>
        </w:tabs>
        <w:ind w:left="1800" w:hanging="360"/>
      </w:pPr>
      <w:rPr>
        <w:rFonts w:ascii="Wingdings" w:hAnsi="Wingdings" w:hint="default"/>
      </w:rPr>
    </w:lvl>
    <w:lvl w:ilvl="3" w:tplc="08090001" w:tentative="1">
      <w:start w:val="1"/>
      <w:numFmt w:val="bullet"/>
      <w:lvlText w:val=""/>
      <w:lvlJc w:val="left"/>
      <w:pPr>
        <w:tabs>
          <w:tab w:val="num" w:pos="2520"/>
        </w:tabs>
        <w:ind w:left="2520" w:hanging="360"/>
      </w:pPr>
      <w:rPr>
        <w:rFonts w:ascii="Symbol" w:hAnsi="Symbol" w:hint="default"/>
      </w:rPr>
    </w:lvl>
    <w:lvl w:ilvl="4" w:tplc="08090003" w:tentative="1">
      <w:start w:val="1"/>
      <w:numFmt w:val="bullet"/>
      <w:lvlText w:val="o"/>
      <w:lvlJc w:val="left"/>
      <w:pPr>
        <w:tabs>
          <w:tab w:val="num" w:pos="3240"/>
        </w:tabs>
        <w:ind w:left="3240" w:hanging="360"/>
      </w:pPr>
      <w:rPr>
        <w:rFonts w:ascii="Courier New" w:hAnsi="Courier New" w:cs="Courier New" w:hint="default"/>
      </w:rPr>
    </w:lvl>
    <w:lvl w:ilvl="5" w:tplc="08090005" w:tentative="1">
      <w:start w:val="1"/>
      <w:numFmt w:val="bullet"/>
      <w:lvlText w:val=""/>
      <w:lvlJc w:val="left"/>
      <w:pPr>
        <w:tabs>
          <w:tab w:val="num" w:pos="3960"/>
        </w:tabs>
        <w:ind w:left="3960" w:hanging="360"/>
      </w:pPr>
      <w:rPr>
        <w:rFonts w:ascii="Wingdings" w:hAnsi="Wingdings" w:hint="default"/>
      </w:rPr>
    </w:lvl>
    <w:lvl w:ilvl="6" w:tplc="08090001" w:tentative="1">
      <w:start w:val="1"/>
      <w:numFmt w:val="bullet"/>
      <w:lvlText w:val=""/>
      <w:lvlJc w:val="left"/>
      <w:pPr>
        <w:tabs>
          <w:tab w:val="num" w:pos="4680"/>
        </w:tabs>
        <w:ind w:left="4680" w:hanging="360"/>
      </w:pPr>
      <w:rPr>
        <w:rFonts w:ascii="Symbol" w:hAnsi="Symbol" w:hint="default"/>
      </w:rPr>
    </w:lvl>
    <w:lvl w:ilvl="7" w:tplc="08090003" w:tentative="1">
      <w:start w:val="1"/>
      <w:numFmt w:val="bullet"/>
      <w:lvlText w:val="o"/>
      <w:lvlJc w:val="left"/>
      <w:pPr>
        <w:tabs>
          <w:tab w:val="num" w:pos="5400"/>
        </w:tabs>
        <w:ind w:left="5400" w:hanging="360"/>
      </w:pPr>
      <w:rPr>
        <w:rFonts w:ascii="Courier New" w:hAnsi="Courier New" w:cs="Courier New" w:hint="default"/>
      </w:rPr>
    </w:lvl>
    <w:lvl w:ilvl="8" w:tplc="08090005" w:tentative="1">
      <w:start w:val="1"/>
      <w:numFmt w:val="bullet"/>
      <w:lvlText w:val=""/>
      <w:lvlJc w:val="left"/>
      <w:pPr>
        <w:tabs>
          <w:tab w:val="num" w:pos="6120"/>
        </w:tabs>
        <w:ind w:left="6120" w:hanging="360"/>
      </w:pPr>
      <w:rPr>
        <w:rFonts w:ascii="Wingdings" w:hAnsi="Wingdings" w:hint="default"/>
      </w:rPr>
    </w:lvl>
  </w:abstractNum>
  <w:abstractNum w:abstractNumId="82">
    <w:nsid w:val="1DFC73DF"/>
    <w:multiLevelType w:val="hybridMultilevel"/>
    <w:tmpl w:val="C20A72F4"/>
    <w:lvl w:ilvl="0" w:tplc="E402C78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nsid w:val="1E625014"/>
    <w:multiLevelType w:val="hybridMultilevel"/>
    <w:tmpl w:val="A7108A2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4">
    <w:nsid w:val="1E961A09"/>
    <w:multiLevelType w:val="hybridMultilevel"/>
    <w:tmpl w:val="EDC2F14A"/>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85">
    <w:nsid w:val="202E3BAA"/>
    <w:multiLevelType w:val="hybridMultilevel"/>
    <w:tmpl w:val="DA6E57A6"/>
    <w:lvl w:ilvl="0" w:tplc="08090003">
      <w:start w:val="1"/>
      <w:numFmt w:val="bullet"/>
      <w:lvlText w:val="o"/>
      <w:lvlJc w:val="left"/>
      <w:pPr>
        <w:tabs>
          <w:tab w:val="num" w:pos="720"/>
        </w:tabs>
        <w:ind w:left="720" w:hanging="360"/>
      </w:pPr>
      <w:rPr>
        <w:rFonts w:ascii="Courier New" w:hAnsi="Courier New" w:cs="Courier New" w:hint="default"/>
      </w:rPr>
    </w:lvl>
    <w:lvl w:ilvl="1" w:tplc="08090003">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86">
    <w:nsid w:val="21671B35"/>
    <w:multiLevelType w:val="hybridMultilevel"/>
    <w:tmpl w:val="F45042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nsid w:val="2197680E"/>
    <w:multiLevelType w:val="hybridMultilevel"/>
    <w:tmpl w:val="5E36A7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nsid w:val="219A3E5D"/>
    <w:multiLevelType w:val="hybridMultilevel"/>
    <w:tmpl w:val="733403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nsid w:val="22670527"/>
    <w:multiLevelType w:val="hybridMultilevel"/>
    <w:tmpl w:val="C6543C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nsid w:val="23813998"/>
    <w:multiLevelType w:val="hybridMultilevel"/>
    <w:tmpl w:val="9558D688"/>
    <w:lvl w:ilvl="0" w:tplc="41142F5C">
      <w:start w:val="1"/>
      <w:numFmt w:val="decimal"/>
      <w:lvlText w:val="%1."/>
      <w:lvlJc w:val="left"/>
      <w:pPr>
        <w:tabs>
          <w:tab w:val="num" w:pos="720"/>
        </w:tabs>
        <w:ind w:left="720" w:hanging="360"/>
      </w:pPr>
      <w:rPr>
        <w:rFonts w:hint="default"/>
      </w:rPr>
    </w:lvl>
    <w:lvl w:ilvl="1" w:tplc="08090019">
      <w:start w:val="1"/>
      <w:numFmt w:val="lowerLetter"/>
      <w:lvlText w:val="%2."/>
      <w:lvlJc w:val="left"/>
      <w:pPr>
        <w:tabs>
          <w:tab w:val="num" w:pos="1440"/>
        </w:tabs>
        <w:ind w:left="1440" w:hanging="360"/>
      </w:pPr>
      <w:rPr>
        <w:rFonts w:hint="default"/>
      </w:r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91">
    <w:nsid w:val="24CE2BD5"/>
    <w:multiLevelType w:val="multilevel"/>
    <w:tmpl w:val="5386A99E"/>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1440"/>
        </w:tabs>
        <w:ind w:left="144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92">
    <w:nsid w:val="25ED23DE"/>
    <w:multiLevelType w:val="multilevel"/>
    <w:tmpl w:val="0A68B2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nsid w:val="26112442"/>
    <w:multiLevelType w:val="hybridMultilevel"/>
    <w:tmpl w:val="7BB661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4">
    <w:nsid w:val="269E3680"/>
    <w:multiLevelType w:val="multilevel"/>
    <w:tmpl w:val="AC108B46"/>
    <w:lvl w:ilvl="0">
      <w:start w:val="1"/>
      <w:numFmt w:val="decimal"/>
      <w:pStyle w:val="Heading1"/>
      <w:lvlText w:val="%1."/>
      <w:lvlJc w:val="left"/>
      <w:pPr>
        <w:tabs>
          <w:tab w:val="num" w:pos="360"/>
        </w:tabs>
        <w:ind w:left="360" w:hanging="360"/>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95">
    <w:nsid w:val="26C45D3E"/>
    <w:multiLevelType w:val="hybridMultilevel"/>
    <w:tmpl w:val="B074EF1C"/>
    <w:lvl w:ilvl="0" w:tplc="0809000F">
      <w:start w:val="1"/>
      <w:numFmt w:val="decimal"/>
      <w:lvlText w:val="%1."/>
      <w:lvlJc w:val="left"/>
      <w:pPr>
        <w:tabs>
          <w:tab w:val="num" w:pos="720"/>
        </w:tabs>
        <w:ind w:left="720" w:hanging="360"/>
      </w:p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96">
    <w:nsid w:val="26F7185B"/>
    <w:multiLevelType w:val="multilevel"/>
    <w:tmpl w:val="0CD21608"/>
    <w:lvl w:ilvl="0">
      <w:start w:val="1"/>
      <w:numFmt w:val="bullet"/>
      <w:lvlText w:val="o"/>
      <w:lvlJc w:val="left"/>
      <w:pPr>
        <w:tabs>
          <w:tab w:val="num" w:pos="360"/>
        </w:tabs>
        <w:ind w:left="360" w:hanging="360"/>
      </w:pPr>
      <w:rPr>
        <w:rFonts w:ascii="Courier New" w:hAnsi="Courier New" w:cs="Courier New"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97">
    <w:nsid w:val="29043164"/>
    <w:multiLevelType w:val="hybridMultilevel"/>
    <w:tmpl w:val="F6FA69CC"/>
    <w:lvl w:ilvl="0" w:tplc="08090001">
      <w:start w:val="1"/>
      <w:numFmt w:val="bullet"/>
      <w:lvlText w:val=""/>
      <w:lvlJc w:val="left"/>
      <w:pPr>
        <w:tabs>
          <w:tab w:val="num" w:pos="720"/>
        </w:tabs>
        <w:ind w:left="720" w:hanging="360"/>
      </w:pPr>
      <w:rPr>
        <w:rFonts w:ascii="Symbol" w:hAnsi="Symbol"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98">
    <w:nsid w:val="29FA243A"/>
    <w:multiLevelType w:val="hybridMultilevel"/>
    <w:tmpl w:val="FED2580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9">
    <w:nsid w:val="2A00738C"/>
    <w:multiLevelType w:val="hybridMultilevel"/>
    <w:tmpl w:val="D2549C2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0">
    <w:nsid w:val="2A924C1E"/>
    <w:multiLevelType w:val="hybridMultilevel"/>
    <w:tmpl w:val="B3A8CFBA"/>
    <w:lvl w:ilvl="0" w:tplc="04090001">
      <w:start w:val="1"/>
      <w:numFmt w:val="bullet"/>
      <w:lvlText w:val="-"/>
      <w:lvlJc w:val="left"/>
      <w:pPr>
        <w:tabs>
          <w:tab w:val="num" w:pos="720"/>
        </w:tabs>
        <w:ind w:left="720" w:hanging="360"/>
      </w:pPr>
      <w:rPr>
        <w:rFonts w:ascii="Arial" w:eastAsia="Times New Roman" w:hAnsi="Arial" w:cs="Aria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01">
    <w:nsid w:val="2CC82B69"/>
    <w:multiLevelType w:val="hybridMultilevel"/>
    <w:tmpl w:val="4C2A5306"/>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2">
    <w:nsid w:val="2E9B3FA2"/>
    <w:multiLevelType w:val="hybridMultilevel"/>
    <w:tmpl w:val="DC58A7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3">
    <w:nsid w:val="303A6257"/>
    <w:multiLevelType w:val="hybridMultilevel"/>
    <w:tmpl w:val="C6DED79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4">
    <w:nsid w:val="30462650"/>
    <w:multiLevelType w:val="hybridMultilevel"/>
    <w:tmpl w:val="E586C7EA"/>
    <w:lvl w:ilvl="0" w:tplc="C798AD24">
      <w:start w:val="1"/>
      <w:numFmt w:val="lowerLetter"/>
      <w:lvlText w:val="%1."/>
      <w:lvlJc w:val="left"/>
      <w:pPr>
        <w:tabs>
          <w:tab w:val="num" w:pos="1440"/>
        </w:tabs>
        <w:ind w:left="1440" w:hanging="360"/>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05">
    <w:nsid w:val="31542327"/>
    <w:multiLevelType w:val="hybridMultilevel"/>
    <w:tmpl w:val="8C0879F2"/>
    <w:lvl w:ilvl="0" w:tplc="08090001">
      <w:start w:val="1"/>
      <w:numFmt w:val="bullet"/>
      <w:lvlText w:val=""/>
      <w:lvlJc w:val="left"/>
      <w:pPr>
        <w:ind w:left="360" w:hanging="360"/>
      </w:pPr>
      <w:rPr>
        <w:rFonts w:ascii="Symbol" w:hAnsi="Symbol"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6">
    <w:nsid w:val="3172177A"/>
    <w:multiLevelType w:val="hybridMultilevel"/>
    <w:tmpl w:val="BA1660CE"/>
    <w:lvl w:ilvl="0" w:tplc="0809000F">
      <w:start w:val="1"/>
      <w:numFmt w:val="decimal"/>
      <w:lvlText w:val="%1."/>
      <w:lvlJc w:val="left"/>
      <w:pPr>
        <w:tabs>
          <w:tab w:val="num" w:pos="720"/>
        </w:tabs>
        <w:ind w:left="720" w:hanging="360"/>
      </w:pPr>
    </w:lvl>
    <w:lvl w:ilvl="1" w:tplc="08090019">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07">
    <w:nsid w:val="31746278"/>
    <w:multiLevelType w:val="hybridMultilevel"/>
    <w:tmpl w:val="CD7CC9DC"/>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8">
    <w:nsid w:val="31E55280"/>
    <w:multiLevelType w:val="hybridMultilevel"/>
    <w:tmpl w:val="74740FA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09">
    <w:nsid w:val="33A871D2"/>
    <w:multiLevelType w:val="hybridMultilevel"/>
    <w:tmpl w:val="A3742E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0">
    <w:nsid w:val="340F6B19"/>
    <w:multiLevelType w:val="hybridMultilevel"/>
    <w:tmpl w:val="F1D2B2AC"/>
    <w:lvl w:ilvl="0" w:tplc="0809000F">
      <w:start w:val="1"/>
      <w:numFmt w:val="decimal"/>
      <w:lvlText w:val="%1."/>
      <w:lvlJc w:val="left"/>
      <w:pPr>
        <w:ind w:left="360" w:hanging="360"/>
      </w:pPr>
      <w:rPr>
        <w:rFont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11">
    <w:nsid w:val="34973B2B"/>
    <w:multiLevelType w:val="hybridMultilevel"/>
    <w:tmpl w:val="4332363E"/>
    <w:lvl w:ilvl="0" w:tplc="0809000F">
      <w:start w:val="1"/>
      <w:numFmt w:val="decimal"/>
      <w:lvlText w:val="%1."/>
      <w:lvlJc w:val="left"/>
      <w:pPr>
        <w:tabs>
          <w:tab w:val="num" w:pos="720"/>
        </w:tabs>
        <w:ind w:left="720" w:hanging="360"/>
      </w:pPr>
    </w:lvl>
    <w:lvl w:ilvl="1" w:tplc="08090019">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12">
    <w:nsid w:val="35036EFB"/>
    <w:multiLevelType w:val="hybridMultilevel"/>
    <w:tmpl w:val="473EA6E2"/>
    <w:lvl w:ilvl="0" w:tplc="E402C78C">
      <w:start w:val="1"/>
      <w:numFmt w:val="decimal"/>
      <w:lvlText w:val="%1)"/>
      <w:lvlJc w:val="left"/>
      <w:pPr>
        <w:tabs>
          <w:tab w:val="num" w:pos="720"/>
        </w:tabs>
        <w:ind w:left="720" w:hanging="360"/>
      </w:pPr>
      <w:rPr>
        <w:rFonts w:hint="default"/>
      </w:rPr>
    </w:lvl>
    <w:lvl w:ilvl="1" w:tplc="08090019">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13">
    <w:nsid w:val="36300C1C"/>
    <w:multiLevelType w:val="hybridMultilevel"/>
    <w:tmpl w:val="9D6E1D96"/>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4">
    <w:nsid w:val="394E1FEC"/>
    <w:multiLevelType w:val="hybridMultilevel"/>
    <w:tmpl w:val="120836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5">
    <w:nsid w:val="395E0546"/>
    <w:multiLevelType w:val="hybridMultilevel"/>
    <w:tmpl w:val="F3662CFC"/>
    <w:lvl w:ilvl="0" w:tplc="08090001">
      <w:start w:val="1"/>
      <w:numFmt w:val="bullet"/>
      <w:lvlText w:val=""/>
      <w:lvlJc w:val="left"/>
      <w:pPr>
        <w:tabs>
          <w:tab w:val="num" w:pos="720"/>
        </w:tabs>
        <w:ind w:left="720" w:hanging="360"/>
      </w:pPr>
      <w:rPr>
        <w:rFonts w:ascii="Symbol" w:hAnsi="Symbol" w:hint="default"/>
      </w:rPr>
    </w:lvl>
    <w:lvl w:ilvl="1" w:tplc="08090003">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16">
    <w:nsid w:val="39733936"/>
    <w:multiLevelType w:val="hybridMultilevel"/>
    <w:tmpl w:val="06CAF6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7">
    <w:nsid w:val="39F53AE3"/>
    <w:multiLevelType w:val="hybridMultilevel"/>
    <w:tmpl w:val="6DFE111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8">
    <w:nsid w:val="3A131C31"/>
    <w:multiLevelType w:val="hybridMultilevel"/>
    <w:tmpl w:val="0C2A0EDE"/>
    <w:lvl w:ilvl="0" w:tplc="0809000F">
      <w:start w:val="1"/>
      <w:numFmt w:val="decimal"/>
      <w:lvlText w:val="%1."/>
      <w:lvlJc w:val="left"/>
      <w:pPr>
        <w:tabs>
          <w:tab w:val="num" w:pos="720"/>
        </w:tabs>
        <w:ind w:left="720" w:hanging="360"/>
      </w:pPr>
    </w:lvl>
    <w:lvl w:ilvl="1" w:tplc="08090001">
      <w:start w:val="1"/>
      <w:numFmt w:val="bullet"/>
      <w:lvlText w:val=""/>
      <w:lvlJc w:val="left"/>
      <w:pPr>
        <w:tabs>
          <w:tab w:val="num" w:pos="1440"/>
        </w:tabs>
        <w:ind w:left="1440" w:hanging="360"/>
      </w:pPr>
      <w:rPr>
        <w:rFonts w:ascii="Symbol" w:hAnsi="Symbol" w:hint="default"/>
      </w:r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19">
    <w:nsid w:val="3BB72185"/>
    <w:multiLevelType w:val="hybridMultilevel"/>
    <w:tmpl w:val="55F02C06"/>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20">
    <w:nsid w:val="3C361D85"/>
    <w:multiLevelType w:val="hybridMultilevel"/>
    <w:tmpl w:val="3D9267E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1">
    <w:nsid w:val="3C401B91"/>
    <w:multiLevelType w:val="hybridMultilevel"/>
    <w:tmpl w:val="A2841676"/>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22">
    <w:nsid w:val="3E365FE5"/>
    <w:multiLevelType w:val="hybridMultilevel"/>
    <w:tmpl w:val="4B6A827A"/>
    <w:lvl w:ilvl="0" w:tplc="0809000F">
      <w:start w:val="1"/>
      <w:numFmt w:val="decimal"/>
      <w:lvlText w:val="%1."/>
      <w:lvlJc w:val="left"/>
      <w:pPr>
        <w:tabs>
          <w:tab w:val="num" w:pos="720"/>
        </w:tabs>
        <w:ind w:left="720" w:hanging="360"/>
      </w:pPr>
    </w:lvl>
    <w:lvl w:ilvl="1" w:tplc="08090019">
      <w:start w:val="1"/>
      <w:numFmt w:val="lowerLetter"/>
      <w:lvlText w:val="%2."/>
      <w:lvlJc w:val="left"/>
      <w:pPr>
        <w:tabs>
          <w:tab w:val="num" w:pos="1440"/>
        </w:tabs>
        <w:ind w:left="1440" w:hanging="360"/>
      </w:pPr>
    </w:lvl>
    <w:lvl w:ilvl="2" w:tplc="0809000F">
      <w:start w:val="1"/>
      <w:numFmt w:val="decimal"/>
      <w:lvlText w:val="%3."/>
      <w:lvlJc w:val="left"/>
      <w:pPr>
        <w:tabs>
          <w:tab w:val="num" w:pos="2340"/>
        </w:tabs>
        <w:ind w:left="2340" w:hanging="36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23">
    <w:nsid w:val="400A6FCE"/>
    <w:multiLevelType w:val="multilevel"/>
    <w:tmpl w:val="1CAEC8A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4">
    <w:nsid w:val="40A950DC"/>
    <w:multiLevelType w:val="hybridMultilevel"/>
    <w:tmpl w:val="8E387122"/>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25">
    <w:nsid w:val="40DF6B40"/>
    <w:multiLevelType w:val="hybridMultilevel"/>
    <w:tmpl w:val="844A92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6">
    <w:nsid w:val="441D43E3"/>
    <w:multiLevelType w:val="multilevel"/>
    <w:tmpl w:val="C858610E"/>
    <w:lvl w:ilvl="0">
      <w:start w:val="1"/>
      <w:numFmt w:val="bullet"/>
      <w:lvlText w:val=""/>
      <w:lvlJc w:val="left"/>
      <w:pPr>
        <w:ind w:left="360" w:hanging="360"/>
      </w:pPr>
      <w:rPr>
        <w:rFonts w:ascii="Symbol" w:hAnsi="Symbol" w:cs="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cs="Wingdings" w:hint="default"/>
      </w:rPr>
    </w:lvl>
    <w:lvl w:ilvl="3">
      <w:start w:val="1"/>
      <w:numFmt w:val="bullet"/>
      <w:lvlText w:val=""/>
      <w:lvlJc w:val="left"/>
      <w:pPr>
        <w:ind w:left="2520" w:hanging="360"/>
      </w:pPr>
      <w:rPr>
        <w:rFonts w:ascii="Symbol" w:hAnsi="Symbol" w:cs="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cs="Wingdings" w:hint="default"/>
      </w:rPr>
    </w:lvl>
    <w:lvl w:ilvl="6">
      <w:start w:val="1"/>
      <w:numFmt w:val="bullet"/>
      <w:lvlText w:val=""/>
      <w:lvlJc w:val="left"/>
      <w:pPr>
        <w:ind w:left="4680" w:hanging="360"/>
      </w:pPr>
      <w:rPr>
        <w:rFonts w:ascii="Symbol" w:hAnsi="Symbol" w:cs="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cs="Wingdings" w:hint="default"/>
      </w:rPr>
    </w:lvl>
  </w:abstractNum>
  <w:abstractNum w:abstractNumId="127">
    <w:nsid w:val="4420432D"/>
    <w:multiLevelType w:val="hybridMultilevel"/>
    <w:tmpl w:val="919ED52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28">
    <w:nsid w:val="448157AE"/>
    <w:multiLevelType w:val="hybridMultilevel"/>
    <w:tmpl w:val="CF36E8DE"/>
    <w:lvl w:ilvl="0" w:tplc="0409000F">
      <w:start w:val="1"/>
      <w:numFmt w:val="bullet"/>
      <w:lvlText w:val=""/>
      <w:lvlJc w:val="left"/>
      <w:pPr>
        <w:tabs>
          <w:tab w:val="num" w:pos="720"/>
        </w:tabs>
        <w:ind w:left="720" w:hanging="360"/>
      </w:pPr>
      <w:rPr>
        <w:rFonts w:ascii="Symbol" w:hAnsi="Symbol" w:hint="default"/>
      </w:rPr>
    </w:lvl>
    <w:lvl w:ilvl="1" w:tplc="04090019" w:tentative="1">
      <w:start w:val="1"/>
      <w:numFmt w:val="bullet"/>
      <w:lvlText w:val="o"/>
      <w:lvlJc w:val="left"/>
      <w:pPr>
        <w:tabs>
          <w:tab w:val="num" w:pos="1440"/>
        </w:tabs>
        <w:ind w:left="1440" w:hanging="360"/>
      </w:pPr>
      <w:rPr>
        <w:rFonts w:ascii="Courier New" w:hAnsi="Courier New" w:cs="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129">
    <w:nsid w:val="45522D0D"/>
    <w:multiLevelType w:val="hybridMultilevel"/>
    <w:tmpl w:val="1376E4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0">
    <w:nsid w:val="45B60A51"/>
    <w:multiLevelType w:val="multilevel"/>
    <w:tmpl w:val="D1C2A460"/>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31">
    <w:nsid w:val="45E81D27"/>
    <w:multiLevelType w:val="hybridMultilevel"/>
    <w:tmpl w:val="4AC4AC4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2">
    <w:nsid w:val="47622CEC"/>
    <w:multiLevelType w:val="hybridMultilevel"/>
    <w:tmpl w:val="1638C6CE"/>
    <w:lvl w:ilvl="0" w:tplc="0809000F">
      <w:start w:val="1"/>
      <w:numFmt w:val="decimal"/>
      <w:lvlText w:val="%1."/>
      <w:lvlJc w:val="left"/>
      <w:pPr>
        <w:ind w:left="360" w:hanging="360"/>
      </w:pPr>
      <w:rPr>
        <w:rFont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33">
    <w:nsid w:val="482578EB"/>
    <w:multiLevelType w:val="hybridMultilevel"/>
    <w:tmpl w:val="1B8AEFE8"/>
    <w:lvl w:ilvl="0" w:tplc="A25ACEEE">
      <w:numFmt w:val="bullet"/>
      <w:lvlText w:val="-"/>
      <w:lvlJc w:val="left"/>
      <w:pPr>
        <w:ind w:left="720" w:hanging="360"/>
      </w:pPr>
      <w:rPr>
        <w:rFonts w:ascii="Arial" w:eastAsia="MS Mincho" w:hAnsi="Arial" w:cs="Aria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34">
    <w:nsid w:val="491B4DB5"/>
    <w:multiLevelType w:val="hybridMultilevel"/>
    <w:tmpl w:val="B78ABA8C"/>
    <w:lvl w:ilvl="0" w:tplc="22800CB0">
      <w:start w:val="5"/>
      <w:numFmt w:val="bullet"/>
      <w:lvlText w:val="-"/>
      <w:lvlJc w:val="left"/>
      <w:pPr>
        <w:tabs>
          <w:tab w:val="num" w:pos="720"/>
        </w:tabs>
        <w:ind w:left="720" w:hanging="360"/>
      </w:pPr>
      <w:rPr>
        <w:rFonts w:ascii="Arial" w:eastAsia="Times New Roman" w:hAnsi="Arial" w:cs="Aria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5">
    <w:nsid w:val="4A085071"/>
    <w:multiLevelType w:val="hybridMultilevel"/>
    <w:tmpl w:val="6534E2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6">
    <w:nsid w:val="4A8F06E2"/>
    <w:multiLevelType w:val="hybridMultilevel"/>
    <w:tmpl w:val="1B920A62"/>
    <w:lvl w:ilvl="0" w:tplc="08090001">
      <w:start w:val="1"/>
      <w:numFmt w:val="bullet"/>
      <w:lvlText w:val=""/>
      <w:lvlJc w:val="left"/>
      <w:pPr>
        <w:tabs>
          <w:tab w:val="num" w:pos="720"/>
        </w:tabs>
        <w:ind w:left="720" w:hanging="360"/>
      </w:pPr>
      <w:rPr>
        <w:rFonts w:ascii="Symbol" w:hAnsi="Symbol" w:hint="default"/>
      </w:rPr>
    </w:lvl>
    <w:lvl w:ilvl="1" w:tplc="08090003">
      <w:start w:val="1"/>
      <w:numFmt w:val="bullet"/>
      <w:lvlText w:val="o"/>
      <w:lvlJc w:val="left"/>
      <w:pPr>
        <w:tabs>
          <w:tab w:val="num" w:pos="1440"/>
        </w:tabs>
        <w:ind w:left="1440" w:hanging="360"/>
      </w:pPr>
      <w:rPr>
        <w:rFonts w:ascii="Courier New" w:hAnsi="Courier New" w:cs="Courier New" w:hint="default"/>
      </w:rPr>
    </w:lvl>
    <w:lvl w:ilvl="2" w:tplc="08090005">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37">
    <w:nsid w:val="4B5D6360"/>
    <w:multiLevelType w:val="multilevel"/>
    <w:tmpl w:val="0A68B2B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8">
    <w:nsid w:val="4DD40AE3"/>
    <w:multiLevelType w:val="multilevel"/>
    <w:tmpl w:val="AF8865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nsid w:val="4E46134A"/>
    <w:multiLevelType w:val="hybridMultilevel"/>
    <w:tmpl w:val="5254AFD4"/>
    <w:lvl w:ilvl="0" w:tplc="08090001">
      <w:start w:val="1"/>
      <w:numFmt w:val="bullet"/>
      <w:lvlText w:val=""/>
      <w:lvlJc w:val="left"/>
      <w:pPr>
        <w:tabs>
          <w:tab w:val="num" w:pos="720"/>
        </w:tabs>
        <w:ind w:left="720" w:hanging="360"/>
      </w:pPr>
      <w:rPr>
        <w:rFonts w:ascii="Symbol" w:hAnsi="Symbol"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40">
    <w:nsid w:val="4EC36329"/>
    <w:multiLevelType w:val="hybridMultilevel"/>
    <w:tmpl w:val="C9C64ED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1">
    <w:nsid w:val="4F134140"/>
    <w:multiLevelType w:val="hybridMultilevel"/>
    <w:tmpl w:val="D8AAB080"/>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42">
    <w:nsid w:val="4F890865"/>
    <w:multiLevelType w:val="hybridMultilevel"/>
    <w:tmpl w:val="323C77C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3">
    <w:nsid w:val="4FD97941"/>
    <w:multiLevelType w:val="hybridMultilevel"/>
    <w:tmpl w:val="F4308B0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4">
    <w:nsid w:val="4FE269F3"/>
    <w:multiLevelType w:val="hybridMultilevel"/>
    <w:tmpl w:val="2EBA1B1E"/>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45">
    <w:nsid w:val="505C1254"/>
    <w:multiLevelType w:val="hybridMultilevel"/>
    <w:tmpl w:val="536848A6"/>
    <w:lvl w:ilvl="0" w:tplc="0809000F">
      <w:start w:val="1"/>
      <w:numFmt w:val="decimal"/>
      <w:lvlText w:val="%1."/>
      <w:lvlJc w:val="left"/>
      <w:pPr>
        <w:tabs>
          <w:tab w:val="num" w:pos="720"/>
        </w:tabs>
        <w:ind w:left="720" w:hanging="360"/>
      </w:p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46">
    <w:nsid w:val="50B97F3A"/>
    <w:multiLevelType w:val="hybridMultilevel"/>
    <w:tmpl w:val="3C76FB80"/>
    <w:lvl w:ilvl="0" w:tplc="08090003">
      <w:start w:val="1"/>
      <w:numFmt w:val="bullet"/>
      <w:lvlText w:val="o"/>
      <w:lvlJc w:val="left"/>
      <w:pPr>
        <w:tabs>
          <w:tab w:val="num" w:pos="720"/>
        </w:tabs>
        <w:ind w:left="720" w:hanging="360"/>
      </w:pPr>
      <w:rPr>
        <w:rFonts w:ascii="Courier New" w:hAnsi="Courier New" w:cs="Courier New"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47">
    <w:nsid w:val="518B7775"/>
    <w:multiLevelType w:val="hybridMultilevel"/>
    <w:tmpl w:val="6C5685C2"/>
    <w:lvl w:ilvl="0" w:tplc="C6EE2C0E">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8">
    <w:nsid w:val="523B6E55"/>
    <w:multiLevelType w:val="hybridMultilevel"/>
    <w:tmpl w:val="0FDCCD4A"/>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9">
    <w:nsid w:val="52695944"/>
    <w:multiLevelType w:val="multilevel"/>
    <w:tmpl w:val="A75E6E80"/>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
    <w:nsid w:val="52F12921"/>
    <w:multiLevelType w:val="hybridMultilevel"/>
    <w:tmpl w:val="2B34DB22"/>
    <w:lvl w:ilvl="0" w:tplc="08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1">
    <w:nsid w:val="52F37683"/>
    <w:multiLevelType w:val="hybridMultilevel"/>
    <w:tmpl w:val="BC465ED0"/>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2">
    <w:nsid w:val="530A5CE8"/>
    <w:multiLevelType w:val="hybridMultilevel"/>
    <w:tmpl w:val="DF52EDAC"/>
    <w:lvl w:ilvl="0" w:tplc="08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3">
    <w:nsid w:val="5349517A"/>
    <w:multiLevelType w:val="hybridMultilevel"/>
    <w:tmpl w:val="4420EACE"/>
    <w:lvl w:ilvl="0" w:tplc="0809000F">
      <w:start w:val="1"/>
      <w:numFmt w:val="decimal"/>
      <w:lvlText w:val="%1."/>
      <w:lvlJc w:val="left"/>
      <w:pPr>
        <w:tabs>
          <w:tab w:val="num" w:pos="720"/>
        </w:tabs>
        <w:ind w:left="720" w:hanging="360"/>
      </w:pPr>
    </w:lvl>
    <w:lvl w:ilvl="1" w:tplc="08090019">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54">
    <w:nsid w:val="53AB0E9E"/>
    <w:multiLevelType w:val="hybridMultilevel"/>
    <w:tmpl w:val="ED2073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5">
    <w:nsid w:val="54157379"/>
    <w:multiLevelType w:val="hybridMultilevel"/>
    <w:tmpl w:val="5C5CAFFE"/>
    <w:lvl w:ilvl="0" w:tplc="08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6">
    <w:nsid w:val="5497738E"/>
    <w:multiLevelType w:val="hybridMultilevel"/>
    <w:tmpl w:val="F9E8D9C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7">
    <w:nsid w:val="558E5DF6"/>
    <w:multiLevelType w:val="hybridMultilevel"/>
    <w:tmpl w:val="C6206B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8">
    <w:nsid w:val="56C04E5C"/>
    <w:multiLevelType w:val="multilevel"/>
    <w:tmpl w:val="EA4297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9">
    <w:nsid w:val="573900BA"/>
    <w:multiLevelType w:val="hybridMultilevel"/>
    <w:tmpl w:val="335CCE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0">
    <w:nsid w:val="599C00F7"/>
    <w:multiLevelType w:val="hybridMultilevel"/>
    <w:tmpl w:val="85DA84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1">
    <w:nsid w:val="5BAF1E66"/>
    <w:multiLevelType w:val="hybridMultilevel"/>
    <w:tmpl w:val="D376D7D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2">
    <w:nsid w:val="5BEC2EE9"/>
    <w:multiLevelType w:val="hybridMultilevel"/>
    <w:tmpl w:val="CF3A58E8"/>
    <w:lvl w:ilvl="0" w:tplc="08090003">
      <w:start w:val="1"/>
      <w:numFmt w:val="bullet"/>
      <w:lvlText w:val="o"/>
      <w:lvlJc w:val="left"/>
      <w:pPr>
        <w:tabs>
          <w:tab w:val="num" w:pos="720"/>
        </w:tabs>
        <w:ind w:left="720" w:hanging="360"/>
      </w:pPr>
      <w:rPr>
        <w:rFonts w:ascii="Courier New" w:hAnsi="Courier New" w:cs="Courier New"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63">
    <w:nsid w:val="5CDC244E"/>
    <w:multiLevelType w:val="hybridMultilevel"/>
    <w:tmpl w:val="FCE47D00"/>
    <w:lvl w:ilvl="0" w:tplc="0809000F">
      <w:start w:val="1"/>
      <w:numFmt w:val="decimal"/>
      <w:lvlText w:val="%1."/>
      <w:lvlJc w:val="left"/>
      <w:pPr>
        <w:tabs>
          <w:tab w:val="num" w:pos="720"/>
        </w:tabs>
        <w:ind w:left="720" w:hanging="360"/>
      </w:pPr>
      <w:rPr>
        <w:rFonts w:hint="default"/>
      </w:rPr>
    </w:lvl>
    <w:lvl w:ilvl="1" w:tplc="08090019">
      <w:start w:val="1"/>
      <w:numFmt w:val="lowerLetter"/>
      <w:lvlText w:val="%2."/>
      <w:lvlJc w:val="left"/>
      <w:pPr>
        <w:tabs>
          <w:tab w:val="num" w:pos="1800"/>
        </w:tabs>
        <w:ind w:left="1800" w:hanging="360"/>
      </w:pPr>
      <w:rPr>
        <w:rFonts w:hint="default"/>
      </w:rPr>
    </w:lvl>
    <w:lvl w:ilvl="2" w:tplc="0809001B" w:tentative="1">
      <w:start w:val="1"/>
      <w:numFmt w:val="lowerRoman"/>
      <w:lvlText w:val="%3."/>
      <w:lvlJc w:val="right"/>
      <w:pPr>
        <w:tabs>
          <w:tab w:val="num" w:pos="2520"/>
        </w:tabs>
        <w:ind w:left="2520" w:hanging="180"/>
      </w:pPr>
    </w:lvl>
    <w:lvl w:ilvl="3" w:tplc="0809000F" w:tentative="1">
      <w:start w:val="1"/>
      <w:numFmt w:val="decimal"/>
      <w:lvlText w:val="%4."/>
      <w:lvlJc w:val="left"/>
      <w:pPr>
        <w:tabs>
          <w:tab w:val="num" w:pos="3240"/>
        </w:tabs>
        <w:ind w:left="3240" w:hanging="360"/>
      </w:pPr>
    </w:lvl>
    <w:lvl w:ilvl="4" w:tplc="08090019" w:tentative="1">
      <w:start w:val="1"/>
      <w:numFmt w:val="lowerLetter"/>
      <w:lvlText w:val="%5."/>
      <w:lvlJc w:val="left"/>
      <w:pPr>
        <w:tabs>
          <w:tab w:val="num" w:pos="3960"/>
        </w:tabs>
        <w:ind w:left="3960" w:hanging="360"/>
      </w:pPr>
    </w:lvl>
    <w:lvl w:ilvl="5" w:tplc="0809001B" w:tentative="1">
      <w:start w:val="1"/>
      <w:numFmt w:val="lowerRoman"/>
      <w:lvlText w:val="%6."/>
      <w:lvlJc w:val="right"/>
      <w:pPr>
        <w:tabs>
          <w:tab w:val="num" w:pos="4680"/>
        </w:tabs>
        <w:ind w:left="4680" w:hanging="180"/>
      </w:pPr>
    </w:lvl>
    <w:lvl w:ilvl="6" w:tplc="0809000F" w:tentative="1">
      <w:start w:val="1"/>
      <w:numFmt w:val="decimal"/>
      <w:lvlText w:val="%7."/>
      <w:lvlJc w:val="left"/>
      <w:pPr>
        <w:tabs>
          <w:tab w:val="num" w:pos="5400"/>
        </w:tabs>
        <w:ind w:left="5400" w:hanging="360"/>
      </w:pPr>
    </w:lvl>
    <w:lvl w:ilvl="7" w:tplc="08090019" w:tentative="1">
      <w:start w:val="1"/>
      <w:numFmt w:val="lowerLetter"/>
      <w:lvlText w:val="%8."/>
      <w:lvlJc w:val="left"/>
      <w:pPr>
        <w:tabs>
          <w:tab w:val="num" w:pos="6120"/>
        </w:tabs>
        <w:ind w:left="6120" w:hanging="360"/>
      </w:pPr>
    </w:lvl>
    <w:lvl w:ilvl="8" w:tplc="0809001B" w:tentative="1">
      <w:start w:val="1"/>
      <w:numFmt w:val="lowerRoman"/>
      <w:lvlText w:val="%9."/>
      <w:lvlJc w:val="right"/>
      <w:pPr>
        <w:tabs>
          <w:tab w:val="num" w:pos="6840"/>
        </w:tabs>
        <w:ind w:left="6840" w:hanging="180"/>
      </w:pPr>
    </w:lvl>
  </w:abstractNum>
  <w:abstractNum w:abstractNumId="164">
    <w:nsid w:val="5D014863"/>
    <w:multiLevelType w:val="hybridMultilevel"/>
    <w:tmpl w:val="09AA17CC"/>
    <w:lvl w:ilvl="0" w:tplc="0409000F">
      <w:start w:val="1"/>
      <w:numFmt w:val="decimal"/>
      <w:pStyle w:val="StyleHeading2Arial10pt"/>
      <w:lvlText w:val="%1."/>
      <w:lvlJc w:val="left"/>
      <w:pPr>
        <w:tabs>
          <w:tab w:val="num" w:pos="720"/>
        </w:tabs>
        <w:ind w:left="720" w:hanging="360"/>
      </w:pPr>
      <w:rPr>
        <w:rFonts w:hint="default"/>
      </w:rPr>
    </w:lvl>
    <w:lvl w:ilvl="1" w:tplc="0409000F">
      <w:start w:val="1"/>
      <w:numFmt w:val="decimal"/>
      <w:lvlText w:val="%2."/>
      <w:lvlJc w:val="left"/>
      <w:pPr>
        <w:tabs>
          <w:tab w:val="num" w:pos="1440"/>
        </w:tabs>
        <w:ind w:left="1440" w:hanging="360"/>
      </w:pPr>
      <w:rPr>
        <w:rFont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5">
    <w:nsid w:val="5D085781"/>
    <w:multiLevelType w:val="multilevel"/>
    <w:tmpl w:val="8696C6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66">
    <w:nsid w:val="5D0F4024"/>
    <w:multiLevelType w:val="multilevel"/>
    <w:tmpl w:val="C858610E"/>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67">
    <w:nsid w:val="5D9743A2"/>
    <w:multiLevelType w:val="hybridMultilevel"/>
    <w:tmpl w:val="D50497FA"/>
    <w:lvl w:ilvl="0" w:tplc="C798AD24">
      <w:start w:val="1"/>
      <w:numFmt w:val="lowerLetter"/>
      <w:lvlText w:val="%1."/>
      <w:lvlJc w:val="left"/>
      <w:pPr>
        <w:tabs>
          <w:tab w:val="num" w:pos="1440"/>
        </w:tabs>
        <w:ind w:left="1440" w:hanging="360"/>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68">
    <w:nsid w:val="5E344BA5"/>
    <w:multiLevelType w:val="hybridMultilevel"/>
    <w:tmpl w:val="9F90EE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9">
    <w:nsid w:val="5F575F54"/>
    <w:multiLevelType w:val="hybridMultilevel"/>
    <w:tmpl w:val="C6821C2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0">
    <w:nsid w:val="60765869"/>
    <w:multiLevelType w:val="hybridMultilevel"/>
    <w:tmpl w:val="DFFC5EBA"/>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71">
    <w:nsid w:val="60782016"/>
    <w:multiLevelType w:val="multilevel"/>
    <w:tmpl w:val="0409001D"/>
    <w:lvl w:ilvl="0">
      <w:start w:val="1"/>
      <w:numFmt w:val="decimal"/>
      <w:lvlText w:val="%1)"/>
      <w:lvlJc w:val="left"/>
      <w:pPr>
        <w:ind w:left="720" w:hanging="360"/>
      </w:pPr>
    </w:lvl>
    <w:lvl w:ilvl="1">
      <w:start w:val="1"/>
      <w:numFmt w:val="lowerLetter"/>
      <w:lvlText w:val="%2)"/>
      <w:lvlJc w:val="left"/>
      <w:pPr>
        <w:ind w:left="1080" w:hanging="360"/>
      </w:pPr>
    </w:lvl>
    <w:lvl w:ilvl="2">
      <w:start w:val="1"/>
      <w:numFmt w:val="lowerRoman"/>
      <w:lvlText w:val="%3)"/>
      <w:lvlJc w:val="left"/>
      <w:pPr>
        <w:ind w:left="1440" w:hanging="360"/>
      </w:pPr>
    </w:lvl>
    <w:lvl w:ilvl="3">
      <w:start w:val="1"/>
      <w:numFmt w:val="decimal"/>
      <w:lvlText w:val="(%4)"/>
      <w:lvlJc w:val="left"/>
      <w:pPr>
        <w:ind w:left="1800" w:hanging="360"/>
      </w:pPr>
    </w:lvl>
    <w:lvl w:ilvl="4">
      <w:start w:val="1"/>
      <w:numFmt w:val="lowerLetter"/>
      <w:lvlText w:val="(%5)"/>
      <w:lvlJc w:val="left"/>
      <w:pPr>
        <w:ind w:left="2160" w:hanging="360"/>
      </w:pPr>
    </w:lvl>
    <w:lvl w:ilvl="5">
      <w:start w:val="1"/>
      <w:numFmt w:val="lowerRoman"/>
      <w:lvlText w:val="(%6)"/>
      <w:lvlJc w:val="left"/>
      <w:pPr>
        <w:ind w:left="2520" w:hanging="360"/>
      </w:pPr>
    </w:lvl>
    <w:lvl w:ilvl="6">
      <w:start w:val="1"/>
      <w:numFmt w:val="decimal"/>
      <w:lvlText w:val="%7."/>
      <w:lvlJc w:val="left"/>
      <w:pPr>
        <w:ind w:left="2880" w:hanging="360"/>
      </w:pPr>
    </w:lvl>
    <w:lvl w:ilvl="7">
      <w:start w:val="1"/>
      <w:numFmt w:val="lowerLetter"/>
      <w:lvlText w:val="%8."/>
      <w:lvlJc w:val="left"/>
      <w:pPr>
        <w:ind w:left="3240" w:hanging="360"/>
      </w:pPr>
    </w:lvl>
    <w:lvl w:ilvl="8">
      <w:start w:val="1"/>
      <w:numFmt w:val="lowerRoman"/>
      <w:lvlText w:val="%9."/>
      <w:lvlJc w:val="left"/>
      <w:pPr>
        <w:ind w:left="3600" w:hanging="360"/>
      </w:pPr>
    </w:lvl>
  </w:abstractNum>
  <w:abstractNum w:abstractNumId="172">
    <w:nsid w:val="60E45A4B"/>
    <w:multiLevelType w:val="multilevel"/>
    <w:tmpl w:val="8C948D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73">
    <w:nsid w:val="611F1B7C"/>
    <w:multiLevelType w:val="hybridMultilevel"/>
    <w:tmpl w:val="47DC4530"/>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74">
    <w:nsid w:val="624F4181"/>
    <w:multiLevelType w:val="multilevel"/>
    <w:tmpl w:val="7152CD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5">
    <w:nsid w:val="63B2699A"/>
    <w:multiLevelType w:val="multilevel"/>
    <w:tmpl w:val="224076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6">
    <w:nsid w:val="63F626B4"/>
    <w:multiLevelType w:val="hybridMultilevel"/>
    <w:tmpl w:val="14F091E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7">
    <w:nsid w:val="642518CA"/>
    <w:multiLevelType w:val="multilevel"/>
    <w:tmpl w:val="7A2A3E52"/>
    <w:lvl w:ilvl="0">
      <w:start w:val="1"/>
      <w:numFmt w:val="bullet"/>
      <w:lvlText w:val="o"/>
      <w:lvlJc w:val="left"/>
      <w:pPr>
        <w:tabs>
          <w:tab w:val="num" w:pos="360"/>
        </w:tabs>
        <w:ind w:left="360" w:hanging="360"/>
      </w:pPr>
      <w:rPr>
        <w:rFonts w:ascii="Courier New" w:hAnsi="Courier New" w:cs="Courier New"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78">
    <w:nsid w:val="6577580B"/>
    <w:multiLevelType w:val="hybridMultilevel"/>
    <w:tmpl w:val="C860895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9">
    <w:nsid w:val="65CE6958"/>
    <w:multiLevelType w:val="hybridMultilevel"/>
    <w:tmpl w:val="471A3B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0">
    <w:nsid w:val="65D573B1"/>
    <w:multiLevelType w:val="multilevel"/>
    <w:tmpl w:val="1C6809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1">
    <w:nsid w:val="66102F05"/>
    <w:multiLevelType w:val="hybridMultilevel"/>
    <w:tmpl w:val="624C6AAE"/>
    <w:lvl w:ilvl="0" w:tplc="F1BC3952">
      <w:start w:val="1"/>
      <w:numFmt w:val="decimal"/>
      <w:lvlText w:val="%1."/>
      <w:lvlJc w:val="left"/>
      <w:pPr>
        <w:tabs>
          <w:tab w:val="num" w:pos="720"/>
        </w:tabs>
        <w:ind w:left="720" w:hanging="360"/>
      </w:pPr>
      <w:rPr>
        <w:rFonts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82">
    <w:nsid w:val="67160575"/>
    <w:multiLevelType w:val="hybridMultilevel"/>
    <w:tmpl w:val="2144A1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3">
    <w:nsid w:val="67A56D61"/>
    <w:multiLevelType w:val="hybridMultilevel"/>
    <w:tmpl w:val="C778C32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4">
    <w:nsid w:val="683D3392"/>
    <w:multiLevelType w:val="multilevel"/>
    <w:tmpl w:val="6F02FA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5">
    <w:nsid w:val="68A67C61"/>
    <w:multiLevelType w:val="multilevel"/>
    <w:tmpl w:val="E29C2C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6">
    <w:nsid w:val="69536923"/>
    <w:multiLevelType w:val="hybridMultilevel"/>
    <w:tmpl w:val="47DACD9A"/>
    <w:lvl w:ilvl="0" w:tplc="08090001">
      <w:start w:val="1"/>
      <w:numFmt w:val="bullet"/>
      <w:lvlText w:val=""/>
      <w:lvlJc w:val="left"/>
      <w:pPr>
        <w:tabs>
          <w:tab w:val="num" w:pos="360"/>
        </w:tabs>
        <w:ind w:left="360" w:hanging="360"/>
      </w:pPr>
      <w:rPr>
        <w:rFonts w:ascii="Symbol" w:hAnsi="Symbol" w:hint="default"/>
      </w:rPr>
    </w:lvl>
    <w:lvl w:ilvl="1" w:tplc="08090003" w:tentative="1">
      <w:start w:val="1"/>
      <w:numFmt w:val="bullet"/>
      <w:lvlText w:val="o"/>
      <w:lvlJc w:val="left"/>
      <w:pPr>
        <w:tabs>
          <w:tab w:val="num" w:pos="1080"/>
        </w:tabs>
        <w:ind w:left="1080" w:hanging="360"/>
      </w:pPr>
      <w:rPr>
        <w:rFonts w:ascii="Courier New" w:hAnsi="Courier New" w:cs="Courier New" w:hint="default"/>
      </w:rPr>
    </w:lvl>
    <w:lvl w:ilvl="2" w:tplc="08090005" w:tentative="1">
      <w:start w:val="1"/>
      <w:numFmt w:val="bullet"/>
      <w:lvlText w:val=""/>
      <w:lvlJc w:val="left"/>
      <w:pPr>
        <w:tabs>
          <w:tab w:val="num" w:pos="1800"/>
        </w:tabs>
        <w:ind w:left="1800" w:hanging="360"/>
      </w:pPr>
      <w:rPr>
        <w:rFonts w:ascii="Wingdings" w:hAnsi="Wingdings" w:hint="default"/>
      </w:rPr>
    </w:lvl>
    <w:lvl w:ilvl="3" w:tplc="08090001" w:tentative="1">
      <w:start w:val="1"/>
      <w:numFmt w:val="bullet"/>
      <w:lvlText w:val=""/>
      <w:lvlJc w:val="left"/>
      <w:pPr>
        <w:tabs>
          <w:tab w:val="num" w:pos="2520"/>
        </w:tabs>
        <w:ind w:left="2520" w:hanging="360"/>
      </w:pPr>
      <w:rPr>
        <w:rFonts w:ascii="Symbol" w:hAnsi="Symbol" w:hint="default"/>
      </w:rPr>
    </w:lvl>
    <w:lvl w:ilvl="4" w:tplc="08090003" w:tentative="1">
      <w:start w:val="1"/>
      <w:numFmt w:val="bullet"/>
      <w:lvlText w:val="o"/>
      <w:lvlJc w:val="left"/>
      <w:pPr>
        <w:tabs>
          <w:tab w:val="num" w:pos="3240"/>
        </w:tabs>
        <w:ind w:left="3240" w:hanging="360"/>
      </w:pPr>
      <w:rPr>
        <w:rFonts w:ascii="Courier New" w:hAnsi="Courier New" w:cs="Courier New" w:hint="default"/>
      </w:rPr>
    </w:lvl>
    <w:lvl w:ilvl="5" w:tplc="08090005" w:tentative="1">
      <w:start w:val="1"/>
      <w:numFmt w:val="bullet"/>
      <w:lvlText w:val=""/>
      <w:lvlJc w:val="left"/>
      <w:pPr>
        <w:tabs>
          <w:tab w:val="num" w:pos="3960"/>
        </w:tabs>
        <w:ind w:left="3960" w:hanging="360"/>
      </w:pPr>
      <w:rPr>
        <w:rFonts w:ascii="Wingdings" w:hAnsi="Wingdings" w:hint="default"/>
      </w:rPr>
    </w:lvl>
    <w:lvl w:ilvl="6" w:tplc="08090001" w:tentative="1">
      <w:start w:val="1"/>
      <w:numFmt w:val="bullet"/>
      <w:lvlText w:val=""/>
      <w:lvlJc w:val="left"/>
      <w:pPr>
        <w:tabs>
          <w:tab w:val="num" w:pos="4680"/>
        </w:tabs>
        <w:ind w:left="4680" w:hanging="360"/>
      </w:pPr>
      <w:rPr>
        <w:rFonts w:ascii="Symbol" w:hAnsi="Symbol" w:hint="default"/>
      </w:rPr>
    </w:lvl>
    <w:lvl w:ilvl="7" w:tplc="08090003" w:tentative="1">
      <w:start w:val="1"/>
      <w:numFmt w:val="bullet"/>
      <w:lvlText w:val="o"/>
      <w:lvlJc w:val="left"/>
      <w:pPr>
        <w:tabs>
          <w:tab w:val="num" w:pos="5400"/>
        </w:tabs>
        <w:ind w:left="5400" w:hanging="360"/>
      </w:pPr>
      <w:rPr>
        <w:rFonts w:ascii="Courier New" w:hAnsi="Courier New" w:cs="Courier New" w:hint="default"/>
      </w:rPr>
    </w:lvl>
    <w:lvl w:ilvl="8" w:tplc="08090005" w:tentative="1">
      <w:start w:val="1"/>
      <w:numFmt w:val="bullet"/>
      <w:lvlText w:val=""/>
      <w:lvlJc w:val="left"/>
      <w:pPr>
        <w:tabs>
          <w:tab w:val="num" w:pos="6120"/>
        </w:tabs>
        <w:ind w:left="6120" w:hanging="360"/>
      </w:pPr>
      <w:rPr>
        <w:rFonts w:ascii="Wingdings" w:hAnsi="Wingdings" w:hint="default"/>
      </w:rPr>
    </w:lvl>
  </w:abstractNum>
  <w:abstractNum w:abstractNumId="187">
    <w:nsid w:val="69790A27"/>
    <w:multiLevelType w:val="hybridMultilevel"/>
    <w:tmpl w:val="A54AA6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8">
    <w:nsid w:val="69930ACF"/>
    <w:multiLevelType w:val="multilevel"/>
    <w:tmpl w:val="B920A7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9">
    <w:nsid w:val="69B51ACE"/>
    <w:multiLevelType w:val="hybridMultilevel"/>
    <w:tmpl w:val="55262A1E"/>
    <w:lvl w:ilvl="0" w:tplc="0809000F">
      <w:start w:val="1"/>
      <w:numFmt w:val="decimal"/>
      <w:lvlText w:val="%1."/>
      <w:lvlJc w:val="left"/>
      <w:pPr>
        <w:tabs>
          <w:tab w:val="num" w:pos="720"/>
        </w:tabs>
        <w:ind w:left="720" w:hanging="360"/>
      </w:pPr>
    </w:lvl>
    <w:lvl w:ilvl="1" w:tplc="08090019">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90">
    <w:nsid w:val="6A476B96"/>
    <w:multiLevelType w:val="hybridMultilevel"/>
    <w:tmpl w:val="6D2A57CC"/>
    <w:lvl w:ilvl="0" w:tplc="08090001">
      <w:start w:val="1"/>
      <w:numFmt w:val="bullet"/>
      <w:lvlText w:val=""/>
      <w:lvlJc w:val="left"/>
      <w:pPr>
        <w:tabs>
          <w:tab w:val="num" w:pos="360"/>
        </w:tabs>
        <w:ind w:left="360" w:hanging="360"/>
      </w:pPr>
      <w:rPr>
        <w:rFonts w:ascii="Symbol" w:hAnsi="Symbol" w:hint="default"/>
      </w:rPr>
    </w:lvl>
    <w:lvl w:ilvl="1" w:tplc="08090003" w:tentative="1">
      <w:start w:val="1"/>
      <w:numFmt w:val="bullet"/>
      <w:lvlText w:val="o"/>
      <w:lvlJc w:val="left"/>
      <w:pPr>
        <w:tabs>
          <w:tab w:val="num" w:pos="1080"/>
        </w:tabs>
        <w:ind w:left="1080" w:hanging="360"/>
      </w:pPr>
      <w:rPr>
        <w:rFonts w:ascii="Courier New" w:hAnsi="Courier New" w:cs="Courier New" w:hint="default"/>
      </w:rPr>
    </w:lvl>
    <w:lvl w:ilvl="2" w:tplc="08090005" w:tentative="1">
      <w:start w:val="1"/>
      <w:numFmt w:val="bullet"/>
      <w:lvlText w:val=""/>
      <w:lvlJc w:val="left"/>
      <w:pPr>
        <w:tabs>
          <w:tab w:val="num" w:pos="1800"/>
        </w:tabs>
        <w:ind w:left="1800" w:hanging="360"/>
      </w:pPr>
      <w:rPr>
        <w:rFonts w:ascii="Wingdings" w:hAnsi="Wingdings" w:hint="default"/>
      </w:rPr>
    </w:lvl>
    <w:lvl w:ilvl="3" w:tplc="08090001" w:tentative="1">
      <w:start w:val="1"/>
      <w:numFmt w:val="bullet"/>
      <w:lvlText w:val=""/>
      <w:lvlJc w:val="left"/>
      <w:pPr>
        <w:tabs>
          <w:tab w:val="num" w:pos="2520"/>
        </w:tabs>
        <w:ind w:left="2520" w:hanging="360"/>
      </w:pPr>
      <w:rPr>
        <w:rFonts w:ascii="Symbol" w:hAnsi="Symbol" w:hint="default"/>
      </w:rPr>
    </w:lvl>
    <w:lvl w:ilvl="4" w:tplc="08090003" w:tentative="1">
      <w:start w:val="1"/>
      <w:numFmt w:val="bullet"/>
      <w:lvlText w:val="o"/>
      <w:lvlJc w:val="left"/>
      <w:pPr>
        <w:tabs>
          <w:tab w:val="num" w:pos="3240"/>
        </w:tabs>
        <w:ind w:left="3240" w:hanging="360"/>
      </w:pPr>
      <w:rPr>
        <w:rFonts w:ascii="Courier New" w:hAnsi="Courier New" w:cs="Courier New" w:hint="default"/>
      </w:rPr>
    </w:lvl>
    <w:lvl w:ilvl="5" w:tplc="08090005" w:tentative="1">
      <w:start w:val="1"/>
      <w:numFmt w:val="bullet"/>
      <w:lvlText w:val=""/>
      <w:lvlJc w:val="left"/>
      <w:pPr>
        <w:tabs>
          <w:tab w:val="num" w:pos="3960"/>
        </w:tabs>
        <w:ind w:left="3960" w:hanging="360"/>
      </w:pPr>
      <w:rPr>
        <w:rFonts w:ascii="Wingdings" w:hAnsi="Wingdings" w:hint="default"/>
      </w:rPr>
    </w:lvl>
    <w:lvl w:ilvl="6" w:tplc="08090001" w:tentative="1">
      <w:start w:val="1"/>
      <w:numFmt w:val="bullet"/>
      <w:lvlText w:val=""/>
      <w:lvlJc w:val="left"/>
      <w:pPr>
        <w:tabs>
          <w:tab w:val="num" w:pos="4680"/>
        </w:tabs>
        <w:ind w:left="4680" w:hanging="360"/>
      </w:pPr>
      <w:rPr>
        <w:rFonts w:ascii="Symbol" w:hAnsi="Symbol" w:hint="default"/>
      </w:rPr>
    </w:lvl>
    <w:lvl w:ilvl="7" w:tplc="08090003" w:tentative="1">
      <w:start w:val="1"/>
      <w:numFmt w:val="bullet"/>
      <w:lvlText w:val="o"/>
      <w:lvlJc w:val="left"/>
      <w:pPr>
        <w:tabs>
          <w:tab w:val="num" w:pos="5400"/>
        </w:tabs>
        <w:ind w:left="5400" w:hanging="360"/>
      </w:pPr>
      <w:rPr>
        <w:rFonts w:ascii="Courier New" w:hAnsi="Courier New" w:cs="Courier New" w:hint="default"/>
      </w:rPr>
    </w:lvl>
    <w:lvl w:ilvl="8" w:tplc="08090005" w:tentative="1">
      <w:start w:val="1"/>
      <w:numFmt w:val="bullet"/>
      <w:lvlText w:val=""/>
      <w:lvlJc w:val="left"/>
      <w:pPr>
        <w:tabs>
          <w:tab w:val="num" w:pos="6120"/>
        </w:tabs>
        <w:ind w:left="6120" w:hanging="360"/>
      </w:pPr>
      <w:rPr>
        <w:rFonts w:ascii="Wingdings" w:hAnsi="Wingdings" w:hint="default"/>
      </w:rPr>
    </w:lvl>
  </w:abstractNum>
  <w:abstractNum w:abstractNumId="191">
    <w:nsid w:val="6A5171A8"/>
    <w:multiLevelType w:val="hybridMultilevel"/>
    <w:tmpl w:val="35267BC6"/>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92">
    <w:nsid w:val="6B2A7B55"/>
    <w:multiLevelType w:val="hybridMultilevel"/>
    <w:tmpl w:val="1C681584"/>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93">
    <w:nsid w:val="6B3A4D9B"/>
    <w:multiLevelType w:val="hybridMultilevel"/>
    <w:tmpl w:val="F88EE8F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4">
    <w:nsid w:val="6BD176F2"/>
    <w:multiLevelType w:val="hybridMultilevel"/>
    <w:tmpl w:val="E29C1EDE"/>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95">
    <w:nsid w:val="6C87444A"/>
    <w:multiLevelType w:val="hybridMultilevel"/>
    <w:tmpl w:val="C6E26C0A"/>
    <w:lvl w:ilvl="0" w:tplc="08090003">
      <w:start w:val="1"/>
      <w:numFmt w:val="bullet"/>
      <w:lvlText w:val="o"/>
      <w:lvlJc w:val="left"/>
      <w:pPr>
        <w:ind w:left="360" w:hanging="360"/>
      </w:pPr>
      <w:rPr>
        <w:rFonts w:ascii="Courier New" w:hAnsi="Courier New" w:cs="Courier New"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96">
    <w:nsid w:val="6D2744C3"/>
    <w:multiLevelType w:val="hybridMultilevel"/>
    <w:tmpl w:val="7FE4E856"/>
    <w:lvl w:ilvl="0" w:tplc="0809000F">
      <w:start w:val="1"/>
      <w:numFmt w:val="decimal"/>
      <w:lvlText w:val="%1."/>
      <w:lvlJc w:val="left"/>
      <w:pPr>
        <w:tabs>
          <w:tab w:val="num" w:pos="720"/>
        </w:tabs>
        <w:ind w:left="720" w:hanging="360"/>
      </w:pPr>
      <w:rPr>
        <w:rFonts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97">
    <w:nsid w:val="6EEC2630"/>
    <w:multiLevelType w:val="hybridMultilevel"/>
    <w:tmpl w:val="7F8CA21C"/>
    <w:lvl w:ilvl="0" w:tplc="0809000F">
      <w:start w:val="1"/>
      <w:numFmt w:val="decimal"/>
      <w:lvlText w:val="%1."/>
      <w:lvlJc w:val="left"/>
      <w:pPr>
        <w:tabs>
          <w:tab w:val="num" w:pos="720"/>
        </w:tabs>
        <w:ind w:left="720" w:hanging="360"/>
      </w:p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98">
    <w:nsid w:val="708B5E50"/>
    <w:multiLevelType w:val="hybridMultilevel"/>
    <w:tmpl w:val="C2C23DF8"/>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99">
    <w:nsid w:val="72101CB7"/>
    <w:multiLevelType w:val="multilevel"/>
    <w:tmpl w:val="C27A50FC"/>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00">
    <w:nsid w:val="74801BDF"/>
    <w:multiLevelType w:val="hybridMultilevel"/>
    <w:tmpl w:val="14AC4D6E"/>
    <w:lvl w:ilvl="0" w:tplc="04090017">
      <w:start w:val="1"/>
      <w:numFmt w:val="lowerLetter"/>
      <w:lvlText w:val="%1)"/>
      <w:lvlJc w:val="left"/>
      <w:pPr>
        <w:tabs>
          <w:tab w:val="num" w:pos="840"/>
        </w:tabs>
        <w:ind w:left="840" w:hanging="360"/>
      </w:pPr>
    </w:lvl>
    <w:lvl w:ilvl="1" w:tplc="04090019" w:tentative="1">
      <w:start w:val="1"/>
      <w:numFmt w:val="lowerLetter"/>
      <w:lvlText w:val="%2."/>
      <w:lvlJc w:val="left"/>
      <w:pPr>
        <w:tabs>
          <w:tab w:val="num" w:pos="1560"/>
        </w:tabs>
        <w:ind w:left="1560" w:hanging="360"/>
      </w:pPr>
    </w:lvl>
    <w:lvl w:ilvl="2" w:tplc="0409001B" w:tentative="1">
      <w:start w:val="1"/>
      <w:numFmt w:val="lowerRoman"/>
      <w:lvlText w:val="%3."/>
      <w:lvlJc w:val="right"/>
      <w:pPr>
        <w:tabs>
          <w:tab w:val="num" w:pos="2280"/>
        </w:tabs>
        <w:ind w:left="2280" w:hanging="180"/>
      </w:pPr>
    </w:lvl>
    <w:lvl w:ilvl="3" w:tplc="0409000F" w:tentative="1">
      <w:start w:val="1"/>
      <w:numFmt w:val="decimal"/>
      <w:lvlText w:val="%4."/>
      <w:lvlJc w:val="left"/>
      <w:pPr>
        <w:tabs>
          <w:tab w:val="num" w:pos="3000"/>
        </w:tabs>
        <w:ind w:left="3000" w:hanging="360"/>
      </w:pPr>
    </w:lvl>
    <w:lvl w:ilvl="4" w:tplc="04090019" w:tentative="1">
      <w:start w:val="1"/>
      <w:numFmt w:val="lowerLetter"/>
      <w:lvlText w:val="%5."/>
      <w:lvlJc w:val="left"/>
      <w:pPr>
        <w:tabs>
          <w:tab w:val="num" w:pos="3720"/>
        </w:tabs>
        <w:ind w:left="3720" w:hanging="360"/>
      </w:pPr>
    </w:lvl>
    <w:lvl w:ilvl="5" w:tplc="0409001B" w:tentative="1">
      <w:start w:val="1"/>
      <w:numFmt w:val="lowerRoman"/>
      <w:lvlText w:val="%6."/>
      <w:lvlJc w:val="right"/>
      <w:pPr>
        <w:tabs>
          <w:tab w:val="num" w:pos="4440"/>
        </w:tabs>
        <w:ind w:left="4440" w:hanging="180"/>
      </w:pPr>
    </w:lvl>
    <w:lvl w:ilvl="6" w:tplc="0409000F" w:tentative="1">
      <w:start w:val="1"/>
      <w:numFmt w:val="decimal"/>
      <w:lvlText w:val="%7."/>
      <w:lvlJc w:val="left"/>
      <w:pPr>
        <w:tabs>
          <w:tab w:val="num" w:pos="5160"/>
        </w:tabs>
        <w:ind w:left="5160" w:hanging="360"/>
      </w:pPr>
    </w:lvl>
    <w:lvl w:ilvl="7" w:tplc="04090019" w:tentative="1">
      <w:start w:val="1"/>
      <w:numFmt w:val="lowerLetter"/>
      <w:lvlText w:val="%8."/>
      <w:lvlJc w:val="left"/>
      <w:pPr>
        <w:tabs>
          <w:tab w:val="num" w:pos="5880"/>
        </w:tabs>
        <w:ind w:left="5880" w:hanging="360"/>
      </w:pPr>
    </w:lvl>
    <w:lvl w:ilvl="8" w:tplc="0409001B" w:tentative="1">
      <w:start w:val="1"/>
      <w:numFmt w:val="lowerRoman"/>
      <w:lvlText w:val="%9."/>
      <w:lvlJc w:val="right"/>
      <w:pPr>
        <w:tabs>
          <w:tab w:val="num" w:pos="6600"/>
        </w:tabs>
        <w:ind w:left="6600" w:hanging="180"/>
      </w:pPr>
    </w:lvl>
  </w:abstractNum>
  <w:abstractNum w:abstractNumId="201">
    <w:nsid w:val="752B4624"/>
    <w:multiLevelType w:val="hybridMultilevel"/>
    <w:tmpl w:val="341A57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2">
    <w:nsid w:val="76783DF4"/>
    <w:multiLevelType w:val="hybridMultilevel"/>
    <w:tmpl w:val="F8D82E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3">
    <w:nsid w:val="768804C4"/>
    <w:multiLevelType w:val="hybridMultilevel"/>
    <w:tmpl w:val="F0662E88"/>
    <w:lvl w:ilvl="0" w:tplc="0809000F">
      <w:start w:val="1"/>
      <w:numFmt w:val="decimal"/>
      <w:lvlText w:val="%1."/>
      <w:lvlJc w:val="left"/>
      <w:pPr>
        <w:tabs>
          <w:tab w:val="num" w:pos="720"/>
        </w:tabs>
        <w:ind w:left="720" w:hanging="360"/>
      </w:pPr>
      <w:rPr>
        <w:rFonts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204">
    <w:nsid w:val="7734484B"/>
    <w:multiLevelType w:val="hybridMultilevel"/>
    <w:tmpl w:val="E708BE44"/>
    <w:lvl w:ilvl="0" w:tplc="08090001">
      <w:start w:val="1"/>
      <w:numFmt w:val="bullet"/>
      <w:lvlText w:val=""/>
      <w:lvlJc w:val="left"/>
      <w:pPr>
        <w:ind w:left="720" w:hanging="360"/>
      </w:pPr>
      <w:rPr>
        <w:rFonts w:ascii="Symbol" w:hAnsi="Symbol"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5">
    <w:nsid w:val="79797829"/>
    <w:multiLevelType w:val="hybridMultilevel"/>
    <w:tmpl w:val="C87CD3BE"/>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206">
    <w:nsid w:val="7989471B"/>
    <w:multiLevelType w:val="hybridMultilevel"/>
    <w:tmpl w:val="381E4022"/>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7">
    <w:nsid w:val="7A2643ED"/>
    <w:multiLevelType w:val="hybridMultilevel"/>
    <w:tmpl w:val="5DDC5F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8">
    <w:nsid w:val="7A304EA9"/>
    <w:multiLevelType w:val="hybridMultilevel"/>
    <w:tmpl w:val="D2D01348"/>
    <w:lvl w:ilvl="0" w:tplc="08090003">
      <w:start w:val="1"/>
      <w:numFmt w:val="bullet"/>
      <w:lvlText w:val="o"/>
      <w:lvlJc w:val="left"/>
      <w:pPr>
        <w:tabs>
          <w:tab w:val="num" w:pos="720"/>
        </w:tabs>
        <w:ind w:left="720" w:hanging="360"/>
      </w:pPr>
      <w:rPr>
        <w:rFonts w:ascii="Courier New" w:hAnsi="Courier New" w:cs="Courier New"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209">
    <w:nsid w:val="7A3E7B65"/>
    <w:multiLevelType w:val="hybridMultilevel"/>
    <w:tmpl w:val="52EA43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0">
    <w:nsid w:val="7A770BE9"/>
    <w:multiLevelType w:val="multilevel"/>
    <w:tmpl w:val="43BE53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1">
    <w:nsid w:val="7ABD76D0"/>
    <w:multiLevelType w:val="hybridMultilevel"/>
    <w:tmpl w:val="9258AF9E"/>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212">
    <w:nsid w:val="7B4E2AD3"/>
    <w:multiLevelType w:val="hybridMultilevel"/>
    <w:tmpl w:val="1E98312E"/>
    <w:lvl w:ilvl="0" w:tplc="0809000F">
      <w:start w:val="1"/>
      <w:numFmt w:val="decimal"/>
      <w:lvlText w:val="%1."/>
      <w:lvlJc w:val="left"/>
      <w:pPr>
        <w:tabs>
          <w:tab w:val="num" w:pos="720"/>
        </w:tabs>
        <w:ind w:left="720" w:hanging="360"/>
      </w:p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213">
    <w:nsid w:val="7B5A6D2A"/>
    <w:multiLevelType w:val="multilevel"/>
    <w:tmpl w:val="263E857C"/>
    <w:lvl w:ilvl="0">
      <w:start w:val="1"/>
      <w:numFmt w:val="decimal"/>
      <w:lvlText w:val="%1."/>
      <w:lvlJc w:val="left"/>
      <w:pPr>
        <w:tabs>
          <w:tab w:val="num" w:pos="720"/>
        </w:tabs>
        <w:ind w:left="720" w:hanging="360"/>
      </w:pPr>
      <w:rPr>
        <w:rFont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4">
    <w:nsid w:val="7B6A62FB"/>
    <w:multiLevelType w:val="hybridMultilevel"/>
    <w:tmpl w:val="F226524C"/>
    <w:lvl w:ilvl="0" w:tplc="0809000F">
      <w:start w:val="1"/>
      <w:numFmt w:val="decimal"/>
      <w:lvlText w:val="%1."/>
      <w:lvlJc w:val="left"/>
      <w:pPr>
        <w:tabs>
          <w:tab w:val="num" w:pos="720"/>
        </w:tabs>
        <w:ind w:left="720" w:hanging="360"/>
      </w:p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215">
    <w:nsid w:val="7BCF76FF"/>
    <w:multiLevelType w:val="hybridMultilevel"/>
    <w:tmpl w:val="EDB86A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6">
    <w:nsid w:val="7BD608B5"/>
    <w:multiLevelType w:val="hybridMultilevel"/>
    <w:tmpl w:val="56A673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7">
    <w:nsid w:val="7C3674E5"/>
    <w:multiLevelType w:val="hybridMultilevel"/>
    <w:tmpl w:val="B054082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18">
    <w:nsid w:val="7CD262C6"/>
    <w:multiLevelType w:val="multilevel"/>
    <w:tmpl w:val="05C004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19">
    <w:nsid w:val="7DC54DD6"/>
    <w:multiLevelType w:val="hybridMultilevel"/>
    <w:tmpl w:val="2CA64BC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0">
    <w:nsid w:val="7E1715C6"/>
    <w:multiLevelType w:val="multilevel"/>
    <w:tmpl w:val="693CC2FE"/>
    <w:lvl w:ilvl="0">
      <w:start w:val="1"/>
      <w:numFmt w:val="decimal"/>
      <w:lvlText w:val="%1."/>
      <w:lvlJc w:val="left"/>
      <w:pPr>
        <w:tabs>
          <w:tab w:val="num" w:pos="-360"/>
        </w:tabs>
        <w:ind w:left="360" w:hanging="360"/>
      </w:pPr>
    </w:lvl>
    <w:lvl w:ilvl="1">
      <w:start w:val="26"/>
      <w:numFmt w:val="decimal"/>
      <w:isLgl/>
      <w:lvlText w:val="%1.%2."/>
      <w:lvlJc w:val="left"/>
      <w:pPr>
        <w:ind w:left="444" w:hanging="444"/>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21">
    <w:nsid w:val="7EAA165F"/>
    <w:multiLevelType w:val="hybridMultilevel"/>
    <w:tmpl w:val="EDC89EF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13"/>
  </w:num>
  <w:num w:numId="12">
    <w:abstractNumId w:val="128"/>
  </w:num>
  <w:num w:numId="13">
    <w:abstractNumId w:val="206"/>
  </w:num>
  <w:num w:numId="14">
    <w:abstractNumId w:val="164"/>
  </w:num>
  <w:num w:numId="15">
    <w:abstractNumId w:val="56"/>
  </w:num>
  <w:num w:numId="16">
    <w:abstractNumId w:val="193"/>
  </w:num>
  <w:num w:numId="17">
    <w:abstractNumId w:val="131"/>
  </w:num>
  <w:num w:numId="18">
    <w:abstractNumId w:val="142"/>
  </w:num>
  <w:num w:numId="19">
    <w:abstractNumId w:val="134"/>
  </w:num>
  <w:num w:numId="20">
    <w:abstractNumId w:val="200"/>
  </w:num>
  <w:num w:numId="21">
    <w:abstractNumId w:val="217"/>
  </w:num>
  <w:num w:numId="22">
    <w:abstractNumId w:val="101"/>
  </w:num>
  <w:num w:numId="23">
    <w:abstractNumId w:val="64"/>
  </w:num>
  <w:num w:numId="24">
    <w:abstractNumId w:val="148"/>
  </w:num>
  <w:num w:numId="25">
    <w:abstractNumId w:val="91"/>
  </w:num>
  <w:num w:numId="26">
    <w:abstractNumId w:val="58"/>
  </w:num>
  <w:num w:numId="27">
    <w:abstractNumId w:val="180"/>
  </w:num>
  <w:num w:numId="28">
    <w:abstractNumId w:val="117"/>
  </w:num>
  <w:num w:numId="29">
    <w:abstractNumId w:val="183"/>
  </w:num>
  <w:num w:numId="30">
    <w:abstractNumId w:val="63"/>
  </w:num>
  <w:num w:numId="31">
    <w:abstractNumId w:val="221"/>
  </w:num>
  <w:num w:numId="32">
    <w:abstractNumId w:val="156"/>
  </w:num>
  <w:num w:numId="33">
    <w:abstractNumId w:val="178"/>
  </w:num>
  <w:num w:numId="34">
    <w:abstractNumId w:val="219"/>
  </w:num>
  <w:num w:numId="35">
    <w:abstractNumId w:val="36"/>
  </w:num>
  <w:num w:numId="36">
    <w:abstractNumId w:val="138"/>
  </w:num>
  <w:num w:numId="37">
    <w:abstractNumId w:val="185"/>
  </w:num>
  <w:num w:numId="38">
    <w:abstractNumId w:val="111"/>
  </w:num>
  <w:num w:numId="39">
    <w:abstractNumId w:val="190"/>
  </w:num>
  <w:num w:numId="40">
    <w:abstractNumId w:val="141"/>
  </w:num>
  <w:num w:numId="41">
    <w:abstractNumId w:val="218"/>
  </w:num>
  <w:num w:numId="42">
    <w:abstractNumId w:val="165"/>
  </w:num>
  <w:num w:numId="43">
    <w:abstractNumId w:val="118"/>
  </w:num>
  <w:num w:numId="44">
    <w:abstractNumId w:val="100"/>
  </w:num>
  <w:num w:numId="45">
    <w:abstractNumId w:val="136"/>
  </w:num>
  <w:num w:numId="46">
    <w:abstractNumId w:val="78"/>
  </w:num>
  <w:num w:numId="47">
    <w:abstractNumId w:val="97"/>
  </w:num>
  <w:num w:numId="48">
    <w:abstractNumId w:val="145"/>
  </w:num>
  <w:num w:numId="49">
    <w:abstractNumId w:val="153"/>
  </w:num>
  <w:num w:numId="50">
    <w:abstractNumId w:val="161"/>
  </w:num>
  <w:num w:numId="51">
    <w:abstractNumId w:val="198"/>
  </w:num>
  <w:num w:numId="52">
    <w:abstractNumId w:val="181"/>
  </w:num>
  <w:num w:numId="53">
    <w:abstractNumId w:val="189"/>
  </w:num>
  <w:num w:numId="54">
    <w:abstractNumId w:val="197"/>
  </w:num>
  <w:num w:numId="55">
    <w:abstractNumId w:val="75"/>
  </w:num>
  <w:num w:numId="56">
    <w:abstractNumId w:val="70"/>
  </w:num>
  <w:num w:numId="57">
    <w:abstractNumId w:val="175"/>
  </w:num>
  <w:num w:numId="58">
    <w:abstractNumId w:val="46"/>
  </w:num>
  <w:num w:numId="59">
    <w:abstractNumId w:val="76"/>
  </w:num>
  <w:num w:numId="60">
    <w:abstractNumId w:val="174"/>
  </w:num>
  <w:num w:numId="61">
    <w:abstractNumId w:val="184"/>
  </w:num>
  <w:num w:numId="62">
    <w:abstractNumId w:val="210"/>
  </w:num>
  <w:num w:numId="63">
    <w:abstractNumId w:val="124"/>
  </w:num>
  <w:num w:numId="64">
    <w:abstractNumId w:val="94"/>
  </w:num>
  <w:num w:numId="65">
    <w:abstractNumId w:val="77"/>
  </w:num>
  <w:num w:numId="66">
    <w:abstractNumId w:val="139"/>
  </w:num>
  <w:num w:numId="67">
    <w:abstractNumId w:val="43"/>
  </w:num>
  <w:num w:numId="68">
    <w:abstractNumId w:val="49"/>
  </w:num>
  <w:num w:numId="69">
    <w:abstractNumId w:val="115"/>
  </w:num>
  <w:num w:numId="70">
    <w:abstractNumId w:val="192"/>
  </w:num>
  <w:num w:numId="71">
    <w:abstractNumId w:val="50"/>
  </w:num>
  <w:num w:numId="72">
    <w:abstractNumId w:val="211"/>
  </w:num>
  <w:num w:numId="73">
    <w:abstractNumId w:val="173"/>
  </w:num>
  <w:num w:numId="74">
    <w:abstractNumId w:val="194"/>
  </w:num>
  <w:num w:numId="75">
    <w:abstractNumId w:val="67"/>
  </w:num>
  <w:num w:numId="76">
    <w:abstractNumId w:val="69"/>
  </w:num>
  <w:num w:numId="77">
    <w:abstractNumId w:val="79"/>
  </w:num>
  <w:num w:numId="78">
    <w:abstractNumId w:val="90"/>
  </w:num>
  <w:num w:numId="79">
    <w:abstractNumId w:val="84"/>
  </w:num>
  <w:num w:numId="80">
    <w:abstractNumId w:val="196"/>
  </w:num>
  <w:num w:numId="81">
    <w:abstractNumId w:val="203"/>
  </w:num>
  <w:num w:numId="82">
    <w:abstractNumId w:val="177"/>
  </w:num>
  <w:num w:numId="83">
    <w:abstractNumId w:val="96"/>
  </w:num>
  <w:num w:numId="84">
    <w:abstractNumId w:val="106"/>
  </w:num>
  <w:num w:numId="85">
    <w:abstractNumId w:val="44"/>
  </w:num>
  <w:num w:numId="86">
    <w:abstractNumId w:val="39"/>
  </w:num>
  <w:num w:numId="87">
    <w:abstractNumId w:val="65"/>
  </w:num>
  <w:num w:numId="88">
    <w:abstractNumId w:val="163"/>
  </w:num>
  <w:num w:numId="89">
    <w:abstractNumId w:val="37"/>
  </w:num>
  <w:num w:numId="90">
    <w:abstractNumId w:val="212"/>
  </w:num>
  <w:num w:numId="91">
    <w:abstractNumId w:val="122"/>
  </w:num>
  <w:num w:numId="92">
    <w:abstractNumId w:val="38"/>
  </w:num>
  <w:num w:numId="93">
    <w:abstractNumId w:val="167"/>
  </w:num>
  <w:num w:numId="94">
    <w:abstractNumId w:val="104"/>
  </w:num>
  <w:num w:numId="95">
    <w:abstractNumId w:val="62"/>
  </w:num>
  <w:num w:numId="96">
    <w:abstractNumId w:val="95"/>
  </w:num>
  <w:num w:numId="97">
    <w:abstractNumId w:val="205"/>
  </w:num>
  <w:num w:numId="98">
    <w:abstractNumId w:val="121"/>
  </w:num>
  <w:num w:numId="99">
    <w:abstractNumId w:val="144"/>
  </w:num>
  <w:num w:numId="100">
    <w:abstractNumId w:val="214"/>
  </w:num>
  <w:num w:numId="101">
    <w:abstractNumId w:val="10"/>
    <w:lvlOverride w:ilvl="0">
      <w:lvl w:ilvl="0">
        <w:numFmt w:val="bullet"/>
        <w:lvlText w:val=""/>
        <w:legacy w:legacy="1" w:legacySpace="0" w:legacyIndent="0"/>
        <w:lvlJc w:val="left"/>
        <w:rPr>
          <w:rFonts w:ascii="Symbol" w:hAnsi="Symbol" w:hint="default"/>
          <w:sz w:val="22"/>
        </w:rPr>
      </w:lvl>
    </w:lvlOverride>
  </w:num>
  <w:num w:numId="102">
    <w:abstractNumId w:val="170"/>
  </w:num>
  <w:num w:numId="103">
    <w:abstractNumId w:val="33"/>
  </w:num>
  <w:num w:numId="104">
    <w:abstractNumId w:val="11"/>
  </w:num>
  <w:num w:numId="105">
    <w:abstractNumId w:val="34"/>
  </w:num>
  <w:num w:numId="106">
    <w:abstractNumId w:val="172"/>
  </w:num>
  <w:num w:numId="107">
    <w:abstractNumId w:val="19"/>
  </w:num>
  <w:num w:numId="108">
    <w:abstractNumId w:val="26"/>
  </w:num>
  <w:num w:numId="109">
    <w:abstractNumId w:val="182"/>
  </w:num>
  <w:num w:numId="110">
    <w:abstractNumId w:val="125"/>
  </w:num>
  <w:num w:numId="111">
    <w:abstractNumId w:val="31"/>
  </w:num>
  <w:num w:numId="112">
    <w:abstractNumId w:val="12"/>
  </w:num>
  <w:num w:numId="113">
    <w:abstractNumId w:val="13"/>
  </w:num>
  <w:num w:numId="114">
    <w:abstractNumId w:val="14"/>
  </w:num>
  <w:num w:numId="115">
    <w:abstractNumId w:val="15"/>
  </w:num>
  <w:num w:numId="116">
    <w:abstractNumId w:val="16"/>
  </w:num>
  <w:num w:numId="117">
    <w:abstractNumId w:val="17"/>
  </w:num>
  <w:num w:numId="118">
    <w:abstractNumId w:val="18"/>
  </w:num>
  <w:num w:numId="119">
    <w:abstractNumId w:val="20"/>
  </w:num>
  <w:num w:numId="120">
    <w:abstractNumId w:val="21"/>
  </w:num>
  <w:num w:numId="121">
    <w:abstractNumId w:val="22"/>
  </w:num>
  <w:num w:numId="122">
    <w:abstractNumId w:val="23"/>
  </w:num>
  <w:num w:numId="123">
    <w:abstractNumId w:val="24"/>
  </w:num>
  <w:num w:numId="124">
    <w:abstractNumId w:val="25"/>
  </w:num>
  <w:num w:numId="125">
    <w:abstractNumId w:val="27"/>
  </w:num>
  <w:num w:numId="126">
    <w:abstractNumId w:val="28"/>
  </w:num>
  <w:num w:numId="127">
    <w:abstractNumId w:val="29"/>
  </w:num>
  <w:num w:numId="128">
    <w:abstractNumId w:val="30"/>
  </w:num>
  <w:num w:numId="129">
    <w:abstractNumId w:val="32"/>
  </w:num>
  <w:num w:numId="130">
    <w:abstractNumId w:val="168"/>
  </w:num>
  <w:num w:numId="131">
    <w:abstractNumId w:val="188"/>
  </w:num>
  <w:num w:numId="132">
    <w:abstractNumId w:val="45"/>
  </w:num>
  <w:num w:numId="133">
    <w:abstractNumId w:val="130"/>
  </w:num>
  <w:num w:numId="134">
    <w:abstractNumId w:val="1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5">
    <w:abstractNumId w:val="1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6">
    <w:abstractNumId w:val="1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7">
    <w:abstractNumId w:val="1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8">
    <w:abstractNumId w:val="1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9">
    <w:abstractNumId w:val="1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0">
    <w:abstractNumId w:val="1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1">
    <w:abstractNumId w:val="1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2">
    <w:abstractNumId w:val="1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3">
    <w:abstractNumId w:val="98"/>
  </w:num>
  <w:num w:numId="144">
    <w:abstractNumId w:val="54"/>
  </w:num>
  <w:num w:numId="145">
    <w:abstractNumId w:val="129"/>
  </w:num>
  <w:num w:numId="146">
    <w:abstractNumId w:val="216"/>
  </w:num>
  <w:num w:numId="147">
    <w:abstractNumId w:val="86"/>
  </w:num>
  <w:num w:numId="148">
    <w:abstractNumId w:val="57"/>
  </w:num>
  <w:num w:numId="149">
    <w:abstractNumId w:val="140"/>
  </w:num>
  <w:num w:numId="150">
    <w:abstractNumId w:val="176"/>
  </w:num>
  <w:num w:numId="151">
    <w:abstractNumId w:val="83"/>
  </w:num>
  <w:num w:numId="152">
    <w:abstractNumId w:val="120"/>
  </w:num>
  <w:num w:numId="153">
    <w:abstractNumId w:val="102"/>
  </w:num>
  <w:num w:numId="154">
    <w:abstractNumId w:val="154"/>
  </w:num>
  <w:num w:numId="155">
    <w:abstractNumId w:val="187"/>
  </w:num>
  <w:num w:numId="156">
    <w:abstractNumId w:val="169"/>
  </w:num>
  <w:num w:numId="157">
    <w:abstractNumId w:val="72"/>
  </w:num>
  <w:num w:numId="158">
    <w:abstractNumId w:val="150"/>
  </w:num>
  <w:num w:numId="159">
    <w:abstractNumId w:val="158"/>
  </w:num>
  <w:num w:numId="160">
    <w:abstractNumId w:val="81"/>
  </w:num>
  <w:num w:numId="161">
    <w:abstractNumId w:val="85"/>
  </w:num>
  <w:num w:numId="162">
    <w:abstractNumId w:val="208"/>
  </w:num>
  <w:num w:numId="163">
    <w:abstractNumId w:val="42"/>
  </w:num>
  <w:num w:numId="164">
    <w:abstractNumId w:val="179"/>
  </w:num>
  <w:num w:numId="165">
    <w:abstractNumId w:val="162"/>
  </w:num>
  <w:num w:numId="166">
    <w:abstractNumId w:val="146"/>
  </w:num>
  <w:num w:numId="167">
    <w:abstractNumId w:val="119"/>
  </w:num>
  <w:num w:numId="168">
    <w:abstractNumId w:val="80"/>
  </w:num>
  <w:num w:numId="169">
    <w:abstractNumId w:val="186"/>
  </w:num>
  <w:num w:numId="170">
    <w:abstractNumId w:val="99"/>
  </w:num>
  <w:num w:numId="171">
    <w:abstractNumId w:val="74"/>
  </w:num>
  <w:num w:numId="172">
    <w:abstractNumId w:val="149"/>
  </w:num>
  <w:num w:numId="173">
    <w:abstractNumId w:val="59"/>
  </w:num>
  <w:num w:numId="174">
    <w:abstractNumId w:val="66"/>
  </w:num>
  <w:num w:numId="175">
    <w:abstractNumId w:val="151"/>
  </w:num>
  <w:num w:numId="176">
    <w:abstractNumId w:val="220"/>
  </w:num>
  <w:num w:numId="177">
    <w:abstractNumId w:val="87"/>
  </w:num>
  <w:num w:numId="178">
    <w:abstractNumId w:val="40"/>
  </w:num>
  <w:num w:numId="179">
    <w:abstractNumId w:val="114"/>
  </w:num>
  <w:num w:numId="180">
    <w:abstractNumId w:val="209"/>
  </w:num>
  <w:num w:numId="181">
    <w:abstractNumId w:val="159"/>
  </w:num>
  <w:num w:numId="182">
    <w:abstractNumId w:val="93"/>
  </w:num>
  <w:num w:numId="183">
    <w:abstractNumId w:val="103"/>
  </w:num>
  <w:num w:numId="184">
    <w:abstractNumId w:val="109"/>
  </w:num>
  <w:num w:numId="185">
    <w:abstractNumId w:val="48"/>
  </w:num>
  <w:num w:numId="186">
    <w:abstractNumId w:val="68"/>
  </w:num>
  <w:num w:numId="187">
    <w:abstractNumId w:val="35"/>
  </w:num>
  <w:num w:numId="188">
    <w:abstractNumId w:val="195"/>
  </w:num>
  <w:num w:numId="189">
    <w:abstractNumId w:val="71"/>
  </w:num>
  <w:num w:numId="190">
    <w:abstractNumId w:val="147"/>
  </w:num>
  <w:num w:numId="191">
    <w:abstractNumId w:val="207"/>
  </w:num>
  <w:num w:numId="192">
    <w:abstractNumId w:val="108"/>
  </w:num>
  <w:num w:numId="193">
    <w:abstractNumId w:val="132"/>
  </w:num>
  <w:num w:numId="194">
    <w:abstractNumId w:val="157"/>
  </w:num>
  <w:num w:numId="195">
    <w:abstractNumId w:val="88"/>
  </w:num>
  <w:num w:numId="196">
    <w:abstractNumId w:val="160"/>
  </w:num>
  <w:num w:numId="197">
    <w:abstractNumId w:val="135"/>
  </w:num>
  <w:num w:numId="198">
    <w:abstractNumId w:val="133"/>
  </w:num>
  <w:num w:numId="199">
    <w:abstractNumId w:val="51"/>
  </w:num>
  <w:num w:numId="200">
    <w:abstractNumId w:val="143"/>
  </w:num>
  <w:num w:numId="201">
    <w:abstractNumId w:val="89"/>
  </w:num>
  <w:num w:numId="202">
    <w:abstractNumId w:val="105"/>
  </w:num>
  <w:num w:numId="203">
    <w:abstractNumId w:val="53"/>
  </w:num>
  <w:num w:numId="204">
    <w:abstractNumId w:val="202"/>
  </w:num>
  <w:num w:numId="205">
    <w:abstractNumId w:val="73"/>
  </w:num>
  <w:num w:numId="206">
    <w:abstractNumId w:val="52"/>
  </w:num>
  <w:num w:numId="207">
    <w:abstractNumId w:val="201"/>
  </w:num>
  <w:num w:numId="208">
    <w:abstractNumId w:val="171"/>
  </w:num>
  <w:num w:numId="209">
    <w:abstractNumId w:val="92"/>
  </w:num>
  <w:num w:numId="210">
    <w:abstractNumId w:val="60"/>
  </w:num>
  <w:num w:numId="211">
    <w:abstractNumId w:val="82"/>
  </w:num>
  <w:num w:numId="212">
    <w:abstractNumId w:val="112"/>
  </w:num>
  <w:num w:numId="213">
    <w:abstractNumId w:val="41"/>
  </w:num>
  <w:num w:numId="214">
    <w:abstractNumId w:val="137"/>
  </w:num>
  <w:num w:numId="215">
    <w:abstractNumId w:val="213"/>
  </w:num>
  <w:num w:numId="216">
    <w:abstractNumId w:val="123"/>
  </w:num>
  <w:num w:numId="217">
    <w:abstractNumId w:val="107"/>
  </w:num>
  <w:num w:numId="218">
    <w:abstractNumId w:val="215"/>
  </w:num>
  <w:num w:numId="219">
    <w:abstractNumId w:val="110"/>
  </w:num>
  <w:num w:numId="220">
    <w:abstractNumId w:val="133"/>
  </w:num>
  <w:num w:numId="221">
    <w:abstractNumId w:val="127"/>
  </w:num>
  <w:num w:numId="222">
    <w:abstractNumId w:val="116"/>
  </w:num>
  <w:num w:numId="223">
    <w:abstractNumId w:val="152"/>
  </w:num>
  <w:num w:numId="224">
    <w:abstractNumId w:val="204"/>
  </w:num>
  <w:num w:numId="225">
    <w:abstractNumId w:val="155"/>
  </w:num>
  <w:num w:numId="226">
    <w:abstractNumId w:val="191"/>
  </w:num>
  <w:num w:numId="227">
    <w:abstractNumId w:val="55"/>
  </w:num>
  <w:num w:numId="228">
    <w:abstractNumId w:val="199"/>
  </w:num>
  <w:num w:numId="229">
    <w:abstractNumId w:val="166"/>
  </w:num>
  <w:num w:numId="230">
    <w:abstractNumId w:val="47"/>
  </w:num>
  <w:num w:numId="231">
    <w:abstractNumId w:val="126"/>
  </w:num>
  <w:num w:numId="232">
    <w:abstractNumId w:val="61"/>
  </w:num>
  <w:numIdMacAtCleanup w:val="2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embedSystemFonts/>
  <w:hideSpellingErrors/>
  <w:activeWritingStyle w:appName="MSWord" w:lang="en-US" w:vendorID="64" w:dllVersion="131078" w:nlCheck="1" w:checkStyle="1"/>
  <w:activeWritingStyle w:appName="MSWord" w:lang="en-US" w:vendorID="64" w:dllVersion="131077" w:nlCheck="1" w:checkStyle="1"/>
  <w:activeWritingStyle w:appName="MSWord" w:lang="fr-FR" w:vendorID="64" w:dllVersion="131078" w:nlCheck="1" w:checkStyle="1"/>
  <w:activeWritingStyle w:appName="MSWord" w:lang="en-GB" w:vendorID="64" w:dllVersion="131078" w:nlCheck="1" w:checkStyle="1"/>
  <w:activeWritingStyle w:appName="MSWord" w:lang="es-ES" w:vendorID="64" w:dllVersion="131078" w:nlCheck="1" w:checkStyle="1"/>
  <w:attachedTemplate r:id="rId1"/>
  <w:linkStyles/>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revisionView w:insDel="0" w:formatting="0"/>
  <w:trackRevisions/>
  <w:doNotTrackMoves/>
  <w:defaultTabStop w:val="720"/>
  <w:noPunctuationKerning/>
  <w:characterSpacingControl w:val="doNotCompress"/>
  <w:hdrShapeDefaults>
    <o:shapedefaults v:ext="edit" spidmax="18433" style="mso-position-horizontal:center" o:allowoverlap="f" fill="f" fillcolor="white" stroke="f">
      <v:fill color="white" on="f"/>
      <v:stroke on="f"/>
      <o:colormru v:ext="edit" colors="#5f5f5f,#4d4d4d"/>
    </o:shapedefaults>
  </w:hdrShapeDefaults>
  <w:footnotePr>
    <w:footnote w:id="-1"/>
    <w:footnote w:id="0"/>
    <w:footnote w:id="1"/>
  </w:footnotePr>
  <w:endnotePr>
    <w:endnote w:id="-1"/>
    <w:endnote w:id="0"/>
    <w:endnote w:id="1"/>
  </w:endnotePr>
  <w:compat>
    <w:footnoteLayoutLikeWW8/>
    <w:shapeLayoutLikeWW8/>
    <w:alignTablesRowByRow/>
    <w:forgetLastTabAlignment/>
    <w:doNotUseHTMLParagraphAutoSpacing/>
    <w:layoutRawTableWidth/>
    <w:layoutTableRowsApart/>
    <w:useWord97LineBreakRules/>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4"/>
  </w:compat>
  <w:rsids>
    <w:rsidRoot w:val="00766C1A"/>
    <w:rsid w:val="00000204"/>
    <w:rsid w:val="0000049B"/>
    <w:rsid w:val="00000B64"/>
    <w:rsid w:val="00000DFC"/>
    <w:rsid w:val="000016FC"/>
    <w:rsid w:val="00002314"/>
    <w:rsid w:val="000025A6"/>
    <w:rsid w:val="00002C89"/>
    <w:rsid w:val="00002FDA"/>
    <w:rsid w:val="00003098"/>
    <w:rsid w:val="0000351B"/>
    <w:rsid w:val="0000463B"/>
    <w:rsid w:val="00004C9F"/>
    <w:rsid w:val="00004F0A"/>
    <w:rsid w:val="00004FBE"/>
    <w:rsid w:val="00005190"/>
    <w:rsid w:val="0000543A"/>
    <w:rsid w:val="00005452"/>
    <w:rsid w:val="00005487"/>
    <w:rsid w:val="000057BD"/>
    <w:rsid w:val="00005DA5"/>
    <w:rsid w:val="000067EF"/>
    <w:rsid w:val="000068D5"/>
    <w:rsid w:val="00006D49"/>
    <w:rsid w:val="0000709F"/>
    <w:rsid w:val="0000710B"/>
    <w:rsid w:val="00007335"/>
    <w:rsid w:val="00007403"/>
    <w:rsid w:val="00007729"/>
    <w:rsid w:val="00007917"/>
    <w:rsid w:val="000079E5"/>
    <w:rsid w:val="00007D20"/>
    <w:rsid w:val="000105D8"/>
    <w:rsid w:val="00010E80"/>
    <w:rsid w:val="0001107B"/>
    <w:rsid w:val="000112C3"/>
    <w:rsid w:val="00011B20"/>
    <w:rsid w:val="000126FC"/>
    <w:rsid w:val="00012964"/>
    <w:rsid w:val="00012ECA"/>
    <w:rsid w:val="00013174"/>
    <w:rsid w:val="000131C3"/>
    <w:rsid w:val="00013813"/>
    <w:rsid w:val="00013A08"/>
    <w:rsid w:val="00013D9A"/>
    <w:rsid w:val="00013F2E"/>
    <w:rsid w:val="00013FD5"/>
    <w:rsid w:val="0001413F"/>
    <w:rsid w:val="00014687"/>
    <w:rsid w:val="000147B7"/>
    <w:rsid w:val="000147FF"/>
    <w:rsid w:val="00014CEC"/>
    <w:rsid w:val="00014DB8"/>
    <w:rsid w:val="00015AC8"/>
    <w:rsid w:val="00015C13"/>
    <w:rsid w:val="00015FCA"/>
    <w:rsid w:val="00016519"/>
    <w:rsid w:val="00016672"/>
    <w:rsid w:val="0001691B"/>
    <w:rsid w:val="00016C9D"/>
    <w:rsid w:val="00017371"/>
    <w:rsid w:val="0001779C"/>
    <w:rsid w:val="0002009A"/>
    <w:rsid w:val="0002018B"/>
    <w:rsid w:val="0002039E"/>
    <w:rsid w:val="000208A7"/>
    <w:rsid w:val="000209FF"/>
    <w:rsid w:val="000211A8"/>
    <w:rsid w:val="00021300"/>
    <w:rsid w:val="0002141B"/>
    <w:rsid w:val="00021786"/>
    <w:rsid w:val="0002179F"/>
    <w:rsid w:val="00021932"/>
    <w:rsid w:val="00021D45"/>
    <w:rsid w:val="000220C8"/>
    <w:rsid w:val="00022281"/>
    <w:rsid w:val="00022E1C"/>
    <w:rsid w:val="00022F1A"/>
    <w:rsid w:val="00023983"/>
    <w:rsid w:val="00023D62"/>
    <w:rsid w:val="0002412A"/>
    <w:rsid w:val="000245AF"/>
    <w:rsid w:val="00024829"/>
    <w:rsid w:val="00024EA0"/>
    <w:rsid w:val="00025862"/>
    <w:rsid w:val="00025B07"/>
    <w:rsid w:val="00025DD2"/>
    <w:rsid w:val="000267FC"/>
    <w:rsid w:val="00026883"/>
    <w:rsid w:val="000269EB"/>
    <w:rsid w:val="00026ED2"/>
    <w:rsid w:val="000271FA"/>
    <w:rsid w:val="000272BD"/>
    <w:rsid w:val="00027408"/>
    <w:rsid w:val="00027410"/>
    <w:rsid w:val="00027448"/>
    <w:rsid w:val="00030187"/>
    <w:rsid w:val="000301FB"/>
    <w:rsid w:val="00030C06"/>
    <w:rsid w:val="00030DBB"/>
    <w:rsid w:val="00031C8E"/>
    <w:rsid w:val="00031DB6"/>
    <w:rsid w:val="00032421"/>
    <w:rsid w:val="00032785"/>
    <w:rsid w:val="000328E9"/>
    <w:rsid w:val="00032AE6"/>
    <w:rsid w:val="00032BDA"/>
    <w:rsid w:val="00033A62"/>
    <w:rsid w:val="00033FCC"/>
    <w:rsid w:val="00034304"/>
    <w:rsid w:val="0003432B"/>
    <w:rsid w:val="00034402"/>
    <w:rsid w:val="00034634"/>
    <w:rsid w:val="00034B44"/>
    <w:rsid w:val="00034BB7"/>
    <w:rsid w:val="00034E92"/>
    <w:rsid w:val="000351C7"/>
    <w:rsid w:val="0003521E"/>
    <w:rsid w:val="000352DB"/>
    <w:rsid w:val="00035595"/>
    <w:rsid w:val="00035798"/>
    <w:rsid w:val="0003599F"/>
    <w:rsid w:val="00035D72"/>
    <w:rsid w:val="000361E8"/>
    <w:rsid w:val="0003665A"/>
    <w:rsid w:val="00036F18"/>
    <w:rsid w:val="0003700E"/>
    <w:rsid w:val="00037368"/>
    <w:rsid w:val="0003763A"/>
    <w:rsid w:val="00037753"/>
    <w:rsid w:val="00037BDF"/>
    <w:rsid w:val="00037C2B"/>
    <w:rsid w:val="000404D2"/>
    <w:rsid w:val="000405E1"/>
    <w:rsid w:val="000406B2"/>
    <w:rsid w:val="000407B5"/>
    <w:rsid w:val="00041028"/>
    <w:rsid w:val="000413F4"/>
    <w:rsid w:val="0004140E"/>
    <w:rsid w:val="000415FD"/>
    <w:rsid w:val="0004197D"/>
    <w:rsid w:val="00041BEE"/>
    <w:rsid w:val="00041D5D"/>
    <w:rsid w:val="00042360"/>
    <w:rsid w:val="00042480"/>
    <w:rsid w:val="00042C4E"/>
    <w:rsid w:val="00042FA0"/>
    <w:rsid w:val="00042FE4"/>
    <w:rsid w:val="00043931"/>
    <w:rsid w:val="00043B65"/>
    <w:rsid w:val="00044955"/>
    <w:rsid w:val="000449AC"/>
    <w:rsid w:val="00045336"/>
    <w:rsid w:val="000459B9"/>
    <w:rsid w:val="00046AC5"/>
    <w:rsid w:val="00046CB9"/>
    <w:rsid w:val="00046DD9"/>
    <w:rsid w:val="00047053"/>
    <w:rsid w:val="0004708D"/>
    <w:rsid w:val="000475FC"/>
    <w:rsid w:val="00047D1A"/>
    <w:rsid w:val="00047E7C"/>
    <w:rsid w:val="00047EE5"/>
    <w:rsid w:val="00050432"/>
    <w:rsid w:val="0005099F"/>
    <w:rsid w:val="00050CA0"/>
    <w:rsid w:val="000511D2"/>
    <w:rsid w:val="00051826"/>
    <w:rsid w:val="00051AF2"/>
    <w:rsid w:val="00052937"/>
    <w:rsid w:val="0005300F"/>
    <w:rsid w:val="00053E99"/>
    <w:rsid w:val="00053EE1"/>
    <w:rsid w:val="0005422F"/>
    <w:rsid w:val="00054705"/>
    <w:rsid w:val="00054D00"/>
    <w:rsid w:val="00054EB9"/>
    <w:rsid w:val="00055703"/>
    <w:rsid w:val="00055743"/>
    <w:rsid w:val="00055A36"/>
    <w:rsid w:val="00055A67"/>
    <w:rsid w:val="00055C18"/>
    <w:rsid w:val="00055E3D"/>
    <w:rsid w:val="000560B6"/>
    <w:rsid w:val="000560FD"/>
    <w:rsid w:val="00056110"/>
    <w:rsid w:val="0005628B"/>
    <w:rsid w:val="00056D96"/>
    <w:rsid w:val="000574A0"/>
    <w:rsid w:val="00057EF1"/>
    <w:rsid w:val="00060205"/>
    <w:rsid w:val="000602B3"/>
    <w:rsid w:val="00060C4D"/>
    <w:rsid w:val="00060D01"/>
    <w:rsid w:val="00061024"/>
    <w:rsid w:val="00061244"/>
    <w:rsid w:val="00061561"/>
    <w:rsid w:val="000616F9"/>
    <w:rsid w:val="0006289B"/>
    <w:rsid w:val="00062D7E"/>
    <w:rsid w:val="000639D1"/>
    <w:rsid w:val="00063B6C"/>
    <w:rsid w:val="00063BA6"/>
    <w:rsid w:val="00063F1E"/>
    <w:rsid w:val="00063FEC"/>
    <w:rsid w:val="0006480B"/>
    <w:rsid w:val="000650DF"/>
    <w:rsid w:val="00065251"/>
    <w:rsid w:val="00065793"/>
    <w:rsid w:val="000658A3"/>
    <w:rsid w:val="000659DE"/>
    <w:rsid w:val="00065AEB"/>
    <w:rsid w:val="00065BD2"/>
    <w:rsid w:val="00065C33"/>
    <w:rsid w:val="00065DE2"/>
    <w:rsid w:val="000660A7"/>
    <w:rsid w:val="0006626B"/>
    <w:rsid w:val="00066983"/>
    <w:rsid w:val="000669CB"/>
    <w:rsid w:val="00066E23"/>
    <w:rsid w:val="00067508"/>
    <w:rsid w:val="00067B00"/>
    <w:rsid w:val="00067BC1"/>
    <w:rsid w:val="00067E13"/>
    <w:rsid w:val="00070791"/>
    <w:rsid w:val="00070B9A"/>
    <w:rsid w:val="00071312"/>
    <w:rsid w:val="000714E7"/>
    <w:rsid w:val="0007166C"/>
    <w:rsid w:val="00071DA0"/>
    <w:rsid w:val="00072292"/>
    <w:rsid w:val="0007241E"/>
    <w:rsid w:val="00072620"/>
    <w:rsid w:val="00072C40"/>
    <w:rsid w:val="00072C86"/>
    <w:rsid w:val="00072CA1"/>
    <w:rsid w:val="00072E84"/>
    <w:rsid w:val="00073A72"/>
    <w:rsid w:val="00073B9D"/>
    <w:rsid w:val="000745EA"/>
    <w:rsid w:val="00074B0C"/>
    <w:rsid w:val="00074D98"/>
    <w:rsid w:val="000757CA"/>
    <w:rsid w:val="000758F2"/>
    <w:rsid w:val="00075CCD"/>
    <w:rsid w:val="00076153"/>
    <w:rsid w:val="000763BD"/>
    <w:rsid w:val="00076837"/>
    <w:rsid w:val="00077148"/>
    <w:rsid w:val="00077247"/>
    <w:rsid w:val="00077E69"/>
    <w:rsid w:val="0008145E"/>
    <w:rsid w:val="000814EB"/>
    <w:rsid w:val="00081F13"/>
    <w:rsid w:val="000823A3"/>
    <w:rsid w:val="000823B0"/>
    <w:rsid w:val="00083113"/>
    <w:rsid w:val="0008333F"/>
    <w:rsid w:val="00083456"/>
    <w:rsid w:val="0008367D"/>
    <w:rsid w:val="00084220"/>
    <w:rsid w:val="00084373"/>
    <w:rsid w:val="000846A2"/>
    <w:rsid w:val="000850E1"/>
    <w:rsid w:val="00085288"/>
    <w:rsid w:val="00085292"/>
    <w:rsid w:val="00085577"/>
    <w:rsid w:val="00085DD9"/>
    <w:rsid w:val="00086187"/>
    <w:rsid w:val="000868F6"/>
    <w:rsid w:val="0008736F"/>
    <w:rsid w:val="0008745C"/>
    <w:rsid w:val="00087AC5"/>
    <w:rsid w:val="00090263"/>
    <w:rsid w:val="00090582"/>
    <w:rsid w:val="00090A8A"/>
    <w:rsid w:val="00090B4B"/>
    <w:rsid w:val="0009131C"/>
    <w:rsid w:val="00091B76"/>
    <w:rsid w:val="00091C09"/>
    <w:rsid w:val="000925FC"/>
    <w:rsid w:val="000930E4"/>
    <w:rsid w:val="0009322A"/>
    <w:rsid w:val="00093504"/>
    <w:rsid w:val="000939CA"/>
    <w:rsid w:val="00093CD8"/>
    <w:rsid w:val="00093CE4"/>
    <w:rsid w:val="000940D5"/>
    <w:rsid w:val="000943B5"/>
    <w:rsid w:val="00094539"/>
    <w:rsid w:val="00094580"/>
    <w:rsid w:val="000949E1"/>
    <w:rsid w:val="00094ABF"/>
    <w:rsid w:val="00094D37"/>
    <w:rsid w:val="00094DF8"/>
    <w:rsid w:val="00095761"/>
    <w:rsid w:val="00096404"/>
    <w:rsid w:val="00096559"/>
    <w:rsid w:val="000965F8"/>
    <w:rsid w:val="000966CB"/>
    <w:rsid w:val="00096886"/>
    <w:rsid w:val="00096965"/>
    <w:rsid w:val="00096A71"/>
    <w:rsid w:val="00096CCD"/>
    <w:rsid w:val="00096E2F"/>
    <w:rsid w:val="00096F87"/>
    <w:rsid w:val="00097318"/>
    <w:rsid w:val="00097379"/>
    <w:rsid w:val="0009745D"/>
    <w:rsid w:val="0009757D"/>
    <w:rsid w:val="00097804"/>
    <w:rsid w:val="00097EBF"/>
    <w:rsid w:val="000A05E2"/>
    <w:rsid w:val="000A0AFC"/>
    <w:rsid w:val="000A1201"/>
    <w:rsid w:val="000A1BBC"/>
    <w:rsid w:val="000A1CA7"/>
    <w:rsid w:val="000A1D50"/>
    <w:rsid w:val="000A1E36"/>
    <w:rsid w:val="000A21E4"/>
    <w:rsid w:val="000A2382"/>
    <w:rsid w:val="000A251E"/>
    <w:rsid w:val="000A272A"/>
    <w:rsid w:val="000A2BBC"/>
    <w:rsid w:val="000A2E94"/>
    <w:rsid w:val="000A2F1A"/>
    <w:rsid w:val="000A301D"/>
    <w:rsid w:val="000A3051"/>
    <w:rsid w:val="000A312D"/>
    <w:rsid w:val="000A33CF"/>
    <w:rsid w:val="000A3635"/>
    <w:rsid w:val="000A3762"/>
    <w:rsid w:val="000A3954"/>
    <w:rsid w:val="000A3964"/>
    <w:rsid w:val="000A39BD"/>
    <w:rsid w:val="000A3C03"/>
    <w:rsid w:val="000A47C4"/>
    <w:rsid w:val="000A4ACF"/>
    <w:rsid w:val="000A4AE3"/>
    <w:rsid w:val="000A4B50"/>
    <w:rsid w:val="000A4C5E"/>
    <w:rsid w:val="000A5005"/>
    <w:rsid w:val="000A5259"/>
    <w:rsid w:val="000A53FD"/>
    <w:rsid w:val="000A56CB"/>
    <w:rsid w:val="000A6249"/>
    <w:rsid w:val="000A69EA"/>
    <w:rsid w:val="000A740C"/>
    <w:rsid w:val="000A7939"/>
    <w:rsid w:val="000A7B57"/>
    <w:rsid w:val="000A7D80"/>
    <w:rsid w:val="000A7F7B"/>
    <w:rsid w:val="000B0402"/>
    <w:rsid w:val="000B07D2"/>
    <w:rsid w:val="000B0A14"/>
    <w:rsid w:val="000B0AAA"/>
    <w:rsid w:val="000B0CCE"/>
    <w:rsid w:val="000B1112"/>
    <w:rsid w:val="000B1380"/>
    <w:rsid w:val="000B19ED"/>
    <w:rsid w:val="000B1AC0"/>
    <w:rsid w:val="000B1E5F"/>
    <w:rsid w:val="000B2000"/>
    <w:rsid w:val="000B225A"/>
    <w:rsid w:val="000B232C"/>
    <w:rsid w:val="000B2563"/>
    <w:rsid w:val="000B2EB6"/>
    <w:rsid w:val="000B31BE"/>
    <w:rsid w:val="000B4031"/>
    <w:rsid w:val="000B4146"/>
    <w:rsid w:val="000B505F"/>
    <w:rsid w:val="000B52C1"/>
    <w:rsid w:val="000B5BF1"/>
    <w:rsid w:val="000B5FEC"/>
    <w:rsid w:val="000B6066"/>
    <w:rsid w:val="000B647C"/>
    <w:rsid w:val="000B6DF1"/>
    <w:rsid w:val="000B764C"/>
    <w:rsid w:val="000B7667"/>
    <w:rsid w:val="000B7CC6"/>
    <w:rsid w:val="000B7F4F"/>
    <w:rsid w:val="000C0D1A"/>
    <w:rsid w:val="000C0D65"/>
    <w:rsid w:val="000C0F82"/>
    <w:rsid w:val="000C12E1"/>
    <w:rsid w:val="000C16E9"/>
    <w:rsid w:val="000C1848"/>
    <w:rsid w:val="000C18D0"/>
    <w:rsid w:val="000C1A9B"/>
    <w:rsid w:val="000C1C76"/>
    <w:rsid w:val="000C1D26"/>
    <w:rsid w:val="000C1FAC"/>
    <w:rsid w:val="000C2438"/>
    <w:rsid w:val="000C2A18"/>
    <w:rsid w:val="000C2D3F"/>
    <w:rsid w:val="000C2EBF"/>
    <w:rsid w:val="000C2F20"/>
    <w:rsid w:val="000C30B9"/>
    <w:rsid w:val="000C3557"/>
    <w:rsid w:val="000C3D61"/>
    <w:rsid w:val="000C434E"/>
    <w:rsid w:val="000C4775"/>
    <w:rsid w:val="000C47BA"/>
    <w:rsid w:val="000C49BA"/>
    <w:rsid w:val="000C4D7B"/>
    <w:rsid w:val="000C5469"/>
    <w:rsid w:val="000C5B4D"/>
    <w:rsid w:val="000C60F4"/>
    <w:rsid w:val="000C61DA"/>
    <w:rsid w:val="000C676F"/>
    <w:rsid w:val="000C68C6"/>
    <w:rsid w:val="000C6A86"/>
    <w:rsid w:val="000C6F75"/>
    <w:rsid w:val="000C7223"/>
    <w:rsid w:val="000C730F"/>
    <w:rsid w:val="000C76C5"/>
    <w:rsid w:val="000C77DE"/>
    <w:rsid w:val="000C7F7A"/>
    <w:rsid w:val="000D01F8"/>
    <w:rsid w:val="000D05C6"/>
    <w:rsid w:val="000D068A"/>
    <w:rsid w:val="000D06C3"/>
    <w:rsid w:val="000D142B"/>
    <w:rsid w:val="000D156F"/>
    <w:rsid w:val="000D1C45"/>
    <w:rsid w:val="000D1E80"/>
    <w:rsid w:val="000D27FF"/>
    <w:rsid w:val="000D2D0B"/>
    <w:rsid w:val="000D3328"/>
    <w:rsid w:val="000D33C9"/>
    <w:rsid w:val="000D4119"/>
    <w:rsid w:val="000D4484"/>
    <w:rsid w:val="000D4594"/>
    <w:rsid w:val="000D470E"/>
    <w:rsid w:val="000D4B5A"/>
    <w:rsid w:val="000D4E4E"/>
    <w:rsid w:val="000D54CE"/>
    <w:rsid w:val="000D54EA"/>
    <w:rsid w:val="000D580E"/>
    <w:rsid w:val="000D58BB"/>
    <w:rsid w:val="000D5F27"/>
    <w:rsid w:val="000D6929"/>
    <w:rsid w:val="000D6D93"/>
    <w:rsid w:val="000D71F9"/>
    <w:rsid w:val="000D730F"/>
    <w:rsid w:val="000D7BFD"/>
    <w:rsid w:val="000E0ADB"/>
    <w:rsid w:val="000E1034"/>
    <w:rsid w:val="000E1134"/>
    <w:rsid w:val="000E1443"/>
    <w:rsid w:val="000E14DA"/>
    <w:rsid w:val="000E17FD"/>
    <w:rsid w:val="000E1BC8"/>
    <w:rsid w:val="000E24DA"/>
    <w:rsid w:val="000E2644"/>
    <w:rsid w:val="000E2751"/>
    <w:rsid w:val="000E2770"/>
    <w:rsid w:val="000E2800"/>
    <w:rsid w:val="000E292D"/>
    <w:rsid w:val="000E3349"/>
    <w:rsid w:val="000E362C"/>
    <w:rsid w:val="000E3E65"/>
    <w:rsid w:val="000E44A1"/>
    <w:rsid w:val="000E476E"/>
    <w:rsid w:val="000E49A9"/>
    <w:rsid w:val="000E517C"/>
    <w:rsid w:val="000E5242"/>
    <w:rsid w:val="000E5532"/>
    <w:rsid w:val="000E57A7"/>
    <w:rsid w:val="000E57F5"/>
    <w:rsid w:val="000E5AC0"/>
    <w:rsid w:val="000E5B1C"/>
    <w:rsid w:val="000E5FC1"/>
    <w:rsid w:val="000E68DB"/>
    <w:rsid w:val="000E6B2C"/>
    <w:rsid w:val="000E71C7"/>
    <w:rsid w:val="000E7796"/>
    <w:rsid w:val="000E77BE"/>
    <w:rsid w:val="000E7853"/>
    <w:rsid w:val="000E79A1"/>
    <w:rsid w:val="000E7A83"/>
    <w:rsid w:val="000E7BA3"/>
    <w:rsid w:val="000F00D6"/>
    <w:rsid w:val="000F0110"/>
    <w:rsid w:val="000F047F"/>
    <w:rsid w:val="000F0762"/>
    <w:rsid w:val="000F12F4"/>
    <w:rsid w:val="000F14FA"/>
    <w:rsid w:val="000F1562"/>
    <w:rsid w:val="000F15F0"/>
    <w:rsid w:val="000F19C3"/>
    <w:rsid w:val="000F2368"/>
    <w:rsid w:val="000F2557"/>
    <w:rsid w:val="000F2622"/>
    <w:rsid w:val="000F27A5"/>
    <w:rsid w:val="000F2A2D"/>
    <w:rsid w:val="000F2A42"/>
    <w:rsid w:val="000F2D74"/>
    <w:rsid w:val="000F3967"/>
    <w:rsid w:val="000F4565"/>
    <w:rsid w:val="000F47A7"/>
    <w:rsid w:val="000F4E3B"/>
    <w:rsid w:val="000F5140"/>
    <w:rsid w:val="000F5871"/>
    <w:rsid w:val="000F5CC8"/>
    <w:rsid w:val="000F69BD"/>
    <w:rsid w:val="000F75C4"/>
    <w:rsid w:val="000F7A1D"/>
    <w:rsid w:val="000F7ED3"/>
    <w:rsid w:val="00100A31"/>
    <w:rsid w:val="00100B85"/>
    <w:rsid w:val="00100BCD"/>
    <w:rsid w:val="00100CEA"/>
    <w:rsid w:val="00100F62"/>
    <w:rsid w:val="00100FF7"/>
    <w:rsid w:val="00101E0D"/>
    <w:rsid w:val="00101F42"/>
    <w:rsid w:val="00102304"/>
    <w:rsid w:val="001024F1"/>
    <w:rsid w:val="00102513"/>
    <w:rsid w:val="0010253E"/>
    <w:rsid w:val="0010259A"/>
    <w:rsid w:val="00102A03"/>
    <w:rsid w:val="00102E96"/>
    <w:rsid w:val="001034CB"/>
    <w:rsid w:val="00103576"/>
    <w:rsid w:val="001036F6"/>
    <w:rsid w:val="001038F9"/>
    <w:rsid w:val="0010395D"/>
    <w:rsid w:val="00103F4B"/>
    <w:rsid w:val="0010496D"/>
    <w:rsid w:val="00104F43"/>
    <w:rsid w:val="00104F5C"/>
    <w:rsid w:val="00104FE1"/>
    <w:rsid w:val="001051F6"/>
    <w:rsid w:val="00105703"/>
    <w:rsid w:val="00105A97"/>
    <w:rsid w:val="00105CCE"/>
    <w:rsid w:val="00105EBA"/>
    <w:rsid w:val="00105EC2"/>
    <w:rsid w:val="0010615D"/>
    <w:rsid w:val="00106449"/>
    <w:rsid w:val="001067C2"/>
    <w:rsid w:val="00106B14"/>
    <w:rsid w:val="00106D08"/>
    <w:rsid w:val="00106DE5"/>
    <w:rsid w:val="0010710E"/>
    <w:rsid w:val="00107426"/>
    <w:rsid w:val="00107595"/>
    <w:rsid w:val="00107628"/>
    <w:rsid w:val="001079AC"/>
    <w:rsid w:val="00107DE6"/>
    <w:rsid w:val="001107E8"/>
    <w:rsid w:val="0011092A"/>
    <w:rsid w:val="00110C09"/>
    <w:rsid w:val="00111255"/>
    <w:rsid w:val="00111CBD"/>
    <w:rsid w:val="00111E76"/>
    <w:rsid w:val="00112030"/>
    <w:rsid w:val="00112095"/>
    <w:rsid w:val="001120F9"/>
    <w:rsid w:val="001121B8"/>
    <w:rsid w:val="001126FB"/>
    <w:rsid w:val="0011273E"/>
    <w:rsid w:val="001128A3"/>
    <w:rsid w:val="00112EC1"/>
    <w:rsid w:val="0011323E"/>
    <w:rsid w:val="001133D8"/>
    <w:rsid w:val="0011399C"/>
    <w:rsid w:val="00113C04"/>
    <w:rsid w:val="00113D30"/>
    <w:rsid w:val="00113D4B"/>
    <w:rsid w:val="00114247"/>
    <w:rsid w:val="001144DB"/>
    <w:rsid w:val="00115351"/>
    <w:rsid w:val="00115A05"/>
    <w:rsid w:val="00115A5F"/>
    <w:rsid w:val="00115BA3"/>
    <w:rsid w:val="00115DA7"/>
    <w:rsid w:val="00115F61"/>
    <w:rsid w:val="0011641B"/>
    <w:rsid w:val="00116CEA"/>
    <w:rsid w:val="001170C2"/>
    <w:rsid w:val="001172EA"/>
    <w:rsid w:val="0011733D"/>
    <w:rsid w:val="001178F9"/>
    <w:rsid w:val="00117C24"/>
    <w:rsid w:val="001202B6"/>
    <w:rsid w:val="001202CA"/>
    <w:rsid w:val="001206AD"/>
    <w:rsid w:val="0012119D"/>
    <w:rsid w:val="00121255"/>
    <w:rsid w:val="00121286"/>
    <w:rsid w:val="00121682"/>
    <w:rsid w:val="00121B93"/>
    <w:rsid w:val="001220BD"/>
    <w:rsid w:val="001222E6"/>
    <w:rsid w:val="0012231D"/>
    <w:rsid w:val="0012239F"/>
    <w:rsid w:val="00122764"/>
    <w:rsid w:val="00122AD9"/>
    <w:rsid w:val="00122CFC"/>
    <w:rsid w:val="001230C3"/>
    <w:rsid w:val="00123A38"/>
    <w:rsid w:val="00123BF0"/>
    <w:rsid w:val="001244F4"/>
    <w:rsid w:val="00124510"/>
    <w:rsid w:val="00126127"/>
    <w:rsid w:val="001261A3"/>
    <w:rsid w:val="0012626C"/>
    <w:rsid w:val="00126392"/>
    <w:rsid w:val="001268CB"/>
    <w:rsid w:val="00126979"/>
    <w:rsid w:val="00126BF2"/>
    <w:rsid w:val="00126C76"/>
    <w:rsid w:val="00127242"/>
    <w:rsid w:val="001274BB"/>
    <w:rsid w:val="00127F16"/>
    <w:rsid w:val="00130141"/>
    <w:rsid w:val="00131243"/>
    <w:rsid w:val="00131A28"/>
    <w:rsid w:val="00131CC1"/>
    <w:rsid w:val="001324B2"/>
    <w:rsid w:val="001327C1"/>
    <w:rsid w:val="00133676"/>
    <w:rsid w:val="00133711"/>
    <w:rsid w:val="00133D61"/>
    <w:rsid w:val="00133F90"/>
    <w:rsid w:val="001344AA"/>
    <w:rsid w:val="001349B3"/>
    <w:rsid w:val="001359BA"/>
    <w:rsid w:val="00135E3F"/>
    <w:rsid w:val="00135F14"/>
    <w:rsid w:val="00136019"/>
    <w:rsid w:val="00136F0D"/>
    <w:rsid w:val="0013715C"/>
    <w:rsid w:val="00137EC7"/>
    <w:rsid w:val="001403B3"/>
    <w:rsid w:val="00140978"/>
    <w:rsid w:val="00140C22"/>
    <w:rsid w:val="00140D76"/>
    <w:rsid w:val="00140DAD"/>
    <w:rsid w:val="0014110F"/>
    <w:rsid w:val="00141282"/>
    <w:rsid w:val="00141A7B"/>
    <w:rsid w:val="00141A9D"/>
    <w:rsid w:val="00141DD3"/>
    <w:rsid w:val="00141EC2"/>
    <w:rsid w:val="00142410"/>
    <w:rsid w:val="00142BF6"/>
    <w:rsid w:val="001430D1"/>
    <w:rsid w:val="00143196"/>
    <w:rsid w:val="00143279"/>
    <w:rsid w:val="0014356C"/>
    <w:rsid w:val="00143763"/>
    <w:rsid w:val="00143C54"/>
    <w:rsid w:val="00143E33"/>
    <w:rsid w:val="001447FB"/>
    <w:rsid w:val="00144CBD"/>
    <w:rsid w:val="00144E56"/>
    <w:rsid w:val="00144EDB"/>
    <w:rsid w:val="00145059"/>
    <w:rsid w:val="001453AC"/>
    <w:rsid w:val="0014551A"/>
    <w:rsid w:val="001457AF"/>
    <w:rsid w:val="00145B56"/>
    <w:rsid w:val="00145E33"/>
    <w:rsid w:val="00146117"/>
    <w:rsid w:val="001461C0"/>
    <w:rsid w:val="00146B60"/>
    <w:rsid w:val="001471AC"/>
    <w:rsid w:val="001475E6"/>
    <w:rsid w:val="00147923"/>
    <w:rsid w:val="00147995"/>
    <w:rsid w:val="00147BEE"/>
    <w:rsid w:val="00147C28"/>
    <w:rsid w:val="0015012F"/>
    <w:rsid w:val="0015043B"/>
    <w:rsid w:val="0015074C"/>
    <w:rsid w:val="00150AB6"/>
    <w:rsid w:val="00150EE9"/>
    <w:rsid w:val="0015137A"/>
    <w:rsid w:val="00151BC6"/>
    <w:rsid w:val="00151FF6"/>
    <w:rsid w:val="0015222F"/>
    <w:rsid w:val="001526F6"/>
    <w:rsid w:val="001530EA"/>
    <w:rsid w:val="00153D5B"/>
    <w:rsid w:val="0015479E"/>
    <w:rsid w:val="00154E9B"/>
    <w:rsid w:val="0015531B"/>
    <w:rsid w:val="001559AE"/>
    <w:rsid w:val="00156698"/>
    <w:rsid w:val="001571E8"/>
    <w:rsid w:val="001571F5"/>
    <w:rsid w:val="00157631"/>
    <w:rsid w:val="001578C6"/>
    <w:rsid w:val="00157CEC"/>
    <w:rsid w:val="00157F3E"/>
    <w:rsid w:val="00157F78"/>
    <w:rsid w:val="00160A19"/>
    <w:rsid w:val="00160FBF"/>
    <w:rsid w:val="001615D7"/>
    <w:rsid w:val="001623D7"/>
    <w:rsid w:val="001628D2"/>
    <w:rsid w:val="00162B3B"/>
    <w:rsid w:val="00162F2D"/>
    <w:rsid w:val="00162F4F"/>
    <w:rsid w:val="001635D2"/>
    <w:rsid w:val="0016376A"/>
    <w:rsid w:val="00163909"/>
    <w:rsid w:val="00163944"/>
    <w:rsid w:val="00163AF4"/>
    <w:rsid w:val="00163B0B"/>
    <w:rsid w:val="00163E55"/>
    <w:rsid w:val="001640CC"/>
    <w:rsid w:val="001641C9"/>
    <w:rsid w:val="0016439B"/>
    <w:rsid w:val="00165685"/>
    <w:rsid w:val="00165687"/>
    <w:rsid w:val="00165BD5"/>
    <w:rsid w:val="00165D7B"/>
    <w:rsid w:val="001667CC"/>
    <w:rsid w:val="001667FC"/>
    <w:rsid w:val="00166848"/>
    <w:rsid w:val="00166FA9"/>
    <w:rsid w:val="00167018"/>
    <w:rsid w:val="0016744E"/>
    <w:rsid w:val="001674A1"/>
    <w:rsid w:val="001679A0"/>
    <w:rsid w:val="00167B4F"/>
    <w:rsid w:val="00170146"/>
    <w:rsid w:val="00170605"/>
    <w:rsid w:val="00170CC6"/>
    <w:rsid w:val="00170FC7"/>
    <w:rsid w:val="001712FC"/>
    <w:rsid w:val="00171543"/>
    <w:rsid w:val="001716D8"/>
    <w:rsid w:val="001721AD"/>
    <w:rsid w:val="001721D4"/>
    <w:rsid w:val="00172304"/>
    <w:rsid w:val="00172BC7"/>
    <w:rsid w:val="00172F79"/>
    <w:rsid w:val="001731D5"/>
    <w:rsid w:val="00173409"/>
    <w:rsid w:val="00173F34"/>
    <w:rsid w:val="0017443B"/>
    <w:rsid w:val="00174612"/>
    <w:rsid w:val="00174B0E"/>
    <w:rsid w:val="00174C30"/>
    <w:rsid w:val="001753D9"/>
    <w:rsid w:val="001753F9"/>
    <w:rsid w:val="00175521"/>
    <w:rsid w:val="001760D7"/>
    <w:rsid w:val="00176100"/>
    <w:rsid w:val="00176345"/>
    <w:rsid w:val="001767BD"/>
    <w:rsid w:val="00176A7A"/>
    <w:rsid w:val="00176D00"/>
    <w:rsid w:val="00176D91"/>
    <w:rsid w:val="00177077"/>
    <w:rsid w:val="00177266"/>
    <w:rsid w:val="00177658"/>
    <w:rsid w:val="00177A6F"/>
    <w:rsid w:val="00177CE2"/>
    <w:rsid w:val="00177F2E"/>
    <w:rsid w:val="0018062C"/>
    <w:rsid w:val="001810CF"/>
    <w:rsid w:val="00182446"/>
    <w:rsid w:val="00182B62"/>
    <w:rsid w:val="00183888"/>
    <w:rsid w:val="00183D1B"/>
    <w:rsid w:val="00184C2C"/>
    <w:rsid w:val="00184E3A"/>
    <w:rsid w:val="001852AC"/>
    <w:rsid w:val="00185388"/>
    <w:rsid w:val="0018544C"/>
    <w:rsid w:val="00185A93"/>
    <w:rsid w:val="001860DE"/>
    <w:rsid w:val="00186188"/>
    <w:rsid w:val="00186906"/>
    <w:rsid w:val="001877EF"/>
    <w:rsid w:val="0019029E"/>
    <w:rsid w:val="0019083B"/>
    <w:rsid w:val="00190AE4"/>
    <w:rsid w:val="0019124B"/>
    <w:rsid w:val="00191564"/>
    <w:rsid w:val="00191940"/>
    <w:rsid w:val="00191BF5"/>
    <w:rsid w:val="00192576"/>
    <w:rsid w:val="0019264B"/>
    <w:rsid w:val="0019273E"/>
    <w:rsid w:val="001927B9"/>
    <w:rsid w:val="001927D0"/>
    <w:rsid w:val="001927DC"/>
    <w:rsid w:val="001928E8"/>
    <w:rsid w:val="00193024"/>
    <w:rsid w:val="00193398"/>
    <w:rsid w:val="001936E9"/>
    <w:rsid w:val="00193B21"/>
    <w:rsid w:val="00193BFE"/>
    <w:rsid w:val="00193CDF"/>
    <w:rsid w:val="001941E7"/>
    <w:rsid w:val="001942B3"/>
    <w:rsid w:val="001949C6"/>
    <w:rsid w:val="00194C47"/>
    <w:rsid w:val="00194F29"/>
    <w:rsid w:val="001955A3"/>
    <w:rsid w:val="0019599A"/>
    <w:rsid w:val="00196C8C"/>
    <w:rsid w:val="00196E83"/>
    <w:rsid w:val="001976F0"/>
    <w:rsid w:val="00197A97"/>
    <w:rsid w:val="00197DDC"/>
    <w:rsid w:val="001A059A"/>
    <w:rsid w:val="001A0D94"/>
    <w:rsid w:val="001A1622"/>
    <w:rsid w:val="001A1B46"/>
    <w:rsid w:val="001A1E89"/>
    <w:rsid w:val="001A1F41"/>
    <w:rsid w:val="001A28F4"/>
    <w:rsid w:val="001A2984"/>
    <w:rsid w:val="001A2E2F"/>
    <w:rsid w:val="001A3165"/>
    <w:rsid w:val="001A3AEC"/>
    <w:rsid w:val="001A3DBB"/>
    <w:rsid w:val="001A43C1"/>
    <w:rsid w:val="001A44E2"/>
    <w:rsid w:val="001A4BA7"/>
    <w:rsid w:val="001A4D75"/>
    <w:rsid w:val="001A5107"/>
    <w:rsid w:val="001A51A8"/>
    <w:rsid w:val="001A52D5"/>
    <w:rsid w:val="001A52E4"/>
    <w:rsid w:val="001A5722"/>
    <w:rsid w:val="001A5816"/>
    <w:rsid w:val="001A5A38"/>
    <w:rsid w:val="001A5ACB"/>
    <w:rsid w:val="001A69F1"/>
    <w:rsid w:val="001A6AA7"/>
    <w:rsid w:val="001A6AE7"/>
    <w:rsid w:val="001A6B78"/>
    <w:rsid w:val="001A6B93"/>
    <w:rsid w:val="001A746D"/>
    <w:rsid w:val="001A7744"/>
    <w:rsid w:val="001A7973"/>
    <w:rsid w:val="001A7F2C"/>
    <w:rsid w:val="001B04A3"/>
    <w:rsid w:val="001B06F6"/>
    <w:rsid w:val="001B0B40"/>
    <w:rsid w:val="001B125E"/>
    <w:rsid w:val="001B16B3"/>
    <w:rsid w:val="001B16F7"/>
    <w:rsid w:val="001B1744"/>
    <w:rsid w:val="001B18CC"/>
    <w:rsid w:val="001B1CFE"/>
    <w:rsid w:val="001B1D37"/>
    <w:rsid w:val="001B1F01"/>
    <w:rsid w:val="001B1F77"/>
    <w:rsid w:val="001B2004"/>
    <w:rsid w:val="001B20C5"/>
    <w:rsid w:val="001B20EA"/>
    <w:rsid w:val="001B22B4"/>
    <w:rsid w:val="001B252B"/>
    <w:rsid w:val="001B25EB"/>
    <w:rsid w:val="001B2BED"/>
    <w:rsid w:val="001B2EEB"/>
    <w:rsid w:val="001B3022"/>
    <w:rsid w:val="001B31AE"/>
    <w:rsid w:val="001B33DF"/>
    <w:rsid w:val="001B38C6"/>
    <w:rsid w:val="001B39A1"/>
    <w:rsid w:val="001B39C9"/>
    <w:rsid w:val="001B3A78"/>
    <w:rsid w:val="001B3C7A"/>
    <w:rsid w:val="001B420B"/>
    <w:rsid w:val="001B4335"/>
    <w:rsid w:val="001B5176"/>
    <w:rsid w:val="001B51F8"/>
    <w:rsid w:val="001B5611"/>
    <w:rsid w:val="001B56DA"/>
    <w:rsid w:val="001B5D7B"/>
    <w:rsid w:val="001B61C9"/>
    <w:rsid w:val="001B651E"/>
    <w:rsid w:val="001B667E"/>
    <w:rsid w:val="001B71B7"/>
    <w:rsid w:val="001B7832"/>
    <w:rsid w:val="001B785F"/>
    <w:rsid w:val="001B7BF1"/>
    <w:rsid w:val="001B7D0B"/>
    <w:rsid w:val="001B7F52"/>
    <w:rsid w:val="001C03E4"/>
    <w:rsid w:val="001C11DE"/>
    <w:rsid w:val="001C1776"/>
    <w:rsid w:val="001C27CA"/>
    <w:rsid w:val="001C2838"/>
    <w:rsid w:val="001C2CED"/>
    <w:rsid w:val="001C2DC2"/>
    <w:rsid w:val="001C2F0F"/>
    <w:rsid w:val="001C32C5"/>
    <w:rsid w:val="001C390C"/>
    <w:rsid w:val="001C3B2E"/>
    <w:rsid w:val="001C4700"/>
    <w:rsid w:val="001C4724"/>
    <w:rsid w:val="001C4A3B"/>
    <w:rsid w:val="001C4CAE"/>
    <w:rsid w:val="001C53EE"/>
    <w:rsid w:val="001C5849"/>
    <w:rsid w:val="001C5D58"/>
    <w:rsid w:val="001C6357"/>
    <w:rsid w:val="001C661F"/>
    <w:rsid w:val="001C6B72"/>
    <w:rsid w:val="001C6D7E"/>
    <w:rsid w:val="001C7B98"/>
    <w:rsid w:val="001C7DAF"/>
    <w:rsid w:val="001C7E7E"/>
    <w:rsid w:val="001D0374"/>
    <w:rsid w:val="001D0741"/>
    <w:rsid w:val="001D0F72"/>
    <w:rsid w:val="001D1194"/>
    <w:rsid w:val="001D1A29"/>
    <w:rsid w:val="001D1B6A"/>
    <w:rsid w:val="001D2304"/>
    <w:rsid w:val="001D27E5"/>
    <w:rsid w:val="001D2C00"/>
    <w:rsid w:val="001D2E3E"/>
    <w:rsid w:val="001D3320"/>
    <w:rsid w:val="001D4085"/>
    <w:rsid w:val="001D4116"/>
    <w:rsid w:val="001D415E"/>
    <w:rsid w:val="001D435C"/>
    <w:rsid w:val="001D4A47"/>
    <w:rsid w:val="001D4C1A"/>
    <w:rsid w:val="001D500B"/>
    <w:rsid w:val="001D5687"/>
    <w:rsid w:val="001D611C"/>
    <w:rsid w:val="001D6464"/>
    <w:rsid w:val="001D6686"/>
    <w:rsid w:val="001D66FD"/>
    <w:rsid w:val="001D6CE4"/>
    <w:rsid w:val="001D6FBA"/>
    <w:rsid w:val="001D7594"/>
    <w:rsid w:val="001D791C"/>
    <w:rsid w:val="001D7AC8"/>
    <w:rsid w:val="001D7EAA"/>
    <w:rsid w:val="001E0506"/>
    <w:rsid w:val="001E0574"/>
    <w:rsid w:val="001E08E4"/>
    <w:rsid w:val="001E08F3"/>
    <w:rsid w:val="001E0938"/>
    <w:rsid w:val="001E0962"/>
    <w:rsid w:val="001E0CBB"/>
    <w:rsid w:val="001E0EF1"/>
    <w:rsid w:val="001E1096"/>
    <w:rsid w:val="001E11A0"/>
    <w:rsid w:val="001E19DD"/>
    <w:rsid w:val="001E1A5B"/>
    <w:rsid w:val="001E1E32"/>
    <w:rsid w:val="001E1F8E"/>
    <w:rsid w:val="001E2600"/>
    <w:rsid w:val="001E2651"/>
    <w:rsid w:val="001E2D6A"/>
    <w:rsid w:val="001E3146"/>
    <w:rsid w:val="001E3405"/>
    <w:rsid w:val="001E3AB0"/>
    <w:rsid w:val="001E4505"/>
    <w:rsid w:val="001E4791"/>
    <w:rsid w:val="001E4BDD"/>
    <w:rsid w:val="001E4E64"/>
    <w:rsid w:val="001E5B5D"/>
    <w:rsid w:val="001E5E42"/>
    <w:rsid w:val="001E69AA"/>
    <w:rsid w:val="001E69B1"/>
    <w:rsid w:val="001E71B9"/>
    <w:rsid w:val="001E72F9"/>
    <w:rsid w:val="001E745C"/>
    <w:rsid w:val="001E7643"/>
    <w:rsid w:val="001E76B8"/>
    <w:rsid w:val="001E7AE3"/>
    <w:rsid w:val="001E7D39"/>
    <w:rsid w:val="001E7FAA"/>
    <w:rsid w:val="001F01F0"/>
    <w:rsid w:val="001F0744"/>
    <w:rsid w:val="001F0B4A"/>
    <w:rsid w:val="001F0BA7"/>
    <w:rsid w:val="001F1209"/>
    <w:rsid w:val="001F19B8"/>
    <w:rsid w:val="001F2079"/>
    <w:rsid w:val="001F2256"/>
    <w:rsid w:val="001F2D07"/>
    <w:rsid w:val="001F2ED7"/>
    <w:rsid w:val="001F3A7A"/>
    <w:rsid w:val="001F3B65"/>
    <w:rsid w:val="001F5199"/>
    <w:rsid w:val="001F538C"/>
    <w:rsid w:val="001F544E"/>
    <w:rsid w:val="001F54EE"/>
    <w:rsid w:val="001F5599"/>
    <w:rsid w:val="001F5BA6"/>
    <w:rsid w:val="001F63B5"/>
    <w:rsid w:val="001F674E"/>
    <w:rsid w:val="001F6F22"/>
    <w:rsid w:val="001F73AA"/>
    <w:rsid w:val="001F7781"/>
    <w:rsid w:val="001F78C7"/>
    <w:rsid w:val="001F7D12"/>
    <w:rsid w:val="00200993"/>
    <w:rsid w:val="00200D70"/>
    <w:rsid w:val="002011E1"/>
    <w:rsid w:val="002021FB"/>
    <w:rsid w:val="00202961"/>
    <w:rsid w:val="00202B4C"/>
    <w:rsid w:val="00202CCD"/>
    <w:rsid w:val="0020338D"/>
    <w:rsid w:val="00203522"/>
    <w:rsid w:val="00203D67"/>
    <w:rsid w:val="00203DC5"/>
    <w:rsid w:val="00204058"/>
    <w:rsid w:val="002041BA"/>
    <w:rsid w:val="002043E4"/>
    <w:rsid w:val="0020463A"/>
    <w:rsid w:val="00204A41"/>
    <w:rsid w:val="002050E1"/>
    <w:rsid w:val="00205321"/>
    <w:rsid w:val="002058BA"/>
    <w:rsid w:val="00205D6E"/>
    <w:rsid w:val="00205DA0"/>
    <w:rsid w:val="0020674D"/>
    <w:rsid w:val="002069B2"/>
    <w:rsid w:val="00206C09"/>
    <w:rsid w:val="00206DD4"/>
    <w:rsid w:val="002071E2"/>
    <w:rsid w:val="00207440"/>
    <w:rsid w:val="002078C6"/>
    <w:rsid w:val="00207905"/>
    <w:rsid w:val="0020795B"/>
    <w:rsid w:val="00207C6C"/>
    <w:rsid w:val="00207E76"/>
    <w:rsid w:val="002106A0"/>
    <w:rsid w:val="00210C82"/>
    <w:rsid w:val="00210DAD"/>
    <w:rsid w:val="00210EB6"/>
    <w:rsid w:val="00211AAF"/>
    <w:rsid w:val="00211ABB"/>
    <w:rsid w:val="00211D15"/>
    <w:rsid w:val="0021260F"/>
    <w:rsid w:val="00212981"/>
    <w:rsid w:val="00212B50"/>
    <w:rsid w:val="00212E36"/>
    <w:rsid w:val="0021317C"/>
    <w:rsid w:val="00213A49"/>
    <w:rsid w:val="0021473A"/>
    <w:rsid w:val="002148E5"/>
    <w:rsid w:val="0021496C"/>
    <w:rsid w:val="002157D8"/>
    <w:rsid w:val="00215864"/>
    <w:rsid w:val="00215F22"/>
    <w:rsid w:val="00215F36"/>
    <w:rsid w:val="0021623D"/>
    <w:rsid w:val="00216735"/>
    <w:rsid w:val="0021699F"/>
    <w:rsid w:val="00216BAC"/>
    <w:rsid w:val="00216D95"/>
    <w:rsid w:val="00217370"/>
    <w:rsid w:val="00217768"/>
    <w:rsid w:val="00220455"/>
    <w:rsid w:val="00220998"/>
    <w:rsid w:val="00220AA2"/>
    <w:rsid w:val="00220D6C"/>
    <w:rsid w:val="00220DFE"/>
    <w:rsid w:val="0022167C"/>
    <w:rsid w:val="002217E7"/>
    <w:rsid w:val="00221903"/>
    <w:rsid w:val="00221D81"/>
    <w:rsid w:val="00221DB4"/>
    <w:rsid w:val="00222010"/>
    <w:rsid w:val="00222086"/>
    <w:rsid w:val="00222284"/>
    <w:rsid w:val="002223F1"/>
    <w:rsid w:val="00222D70"/>
    <w:rsid w:val="00222FF6"/>
    <w:rsid w:val="00223341"/>
    <w:rsid w:val="002237D4"/>
    <w:rsid w:val="00223A17"/>
    <w:rsid w:val="00223DA2"/>
    <w:rsid w:val="00224327"/>
    <w:rsid w:val="002247A9"/>
    <w:rsid w:val="002247DB"/>
    <w:rsid w:val="00224B81"/>
    <w:rsid w:val="00224DC7"/>
    <w:rsid w:val="00225AF6"/>
    <w:rsid w:val="00225BE6"/>
    <w:rsid w:val="00225C86"/>
    <w:rsid w:val="00225CB4"/>
    <w:rsid w:val="00226CF5"/>
    <w:rsid w:val="00227128"/>
    <w:rsid w:val="00227495"/>
    <w:rsid w:val="002274B0"/>
    <w:rsid w:val="002275C0"/>
    <w:rsid w:val="00227A01"/>
    <w:rsid w:val="00227E54"/>
    <w:rsid w:val="002300BD"/>
    <w:rsid w:val="0023028A"/>
    <w:rsid w:val="002303EF"/>
    <w:rsid w:val="00230DF2"/>
    <w:rsid w:val="00230F40"/>
    <w:rsid w:val="00230FDE"/>
    <w:rsid w:val="00231030"/>
    <w:rsid w:val="002310DF"/>
    <w:rsid w:val="00231C40"/>
    <w:rsid w:val="00231DCF"/>
    <w:rsid w:val="00232458"/>
    <w:rsid w:val="0023284A"/>
    <w:rsid w:val="00232BBD"/>
    <w:rsid w:val="00232EF6"/>
    <w:rsid w:val="002331E1"/>
    <w:rsid w:val="00233215"/>
    <w:rsid w:val="002335C3"/>
    <w:rsid w:val="00233672"/>
    <w:rsid w:val="00233F3E"/>
    <w:rsid w:val="002343E4"/>
    <w:rsid w:val="002344B2"/>
    <w:rsid w:val="00234776"/>
    <w:rsid w:val="00235A33"/>
    <w:rsid w:val="00235A67"/>
    <w:rsid w:val="00236059"/>
    <w:rsid w:val="002360DC"/>
    <w:rsid w:val="00236549"/>
    <w:rsid w:val="00237830"/>
    <w:rsid w:val="00237AB9"/>
    <w:rsid w:val="00237F0F"/>
    <w:rsid w:val="00240161"/>
    <w:rsid w:val="0024028A"/>
    <w:rsid w:val="002402CD"/>
    <w:rsid w:val="00240366"/>
    <w:rsid w:val="00240535"/>
    <w:rsid w:val="00240929"/>
    <w:rsid w:val="00240AC5"/>
    <w:rsid w:val="0024120D"/>
    <w:rsid w:val="0024125C"/>
    <w:rsid w:val="00241836"/>
    <w:rsid w:val="00241AEA"/>
    <w:rsid w:val="00241F49"/>
    <w:rsid w:val="00241FE9"/>
    <w:rsid w:val="00242E75"/>
    <w:rsid w:val="002431C2"/>
    <w:rsid w:val="0024331C"/>
    <w:rsid w:val="0024361F"/>
    <w:rsid w:val="00243854"/>
    <w:rsid w:val="00244B37"/>
    <w:rsid w:val="00245139"/>
    <w:rsid w:val="0024540C"/>
    <w:rsid w:val="0024599B"/>
    <w:rsid w:val="002464C0"/>
    <w:rsid w:val="002469EA"/>
    <w:rsid w:val="00246A44"/>
    <w:rsid w:val="00246A75"/>
    <w:rsid w:val="00247554"/>
    <w:rsid w:val="002479C6"/>
    <w:rsid w:val="002501B3"/>
    <w:rsid w:val="00250B3E"/>
    <w:rsid w:val="00250BF6"/>
    <w:rsid w:val="00250E3E"/>
    <w:rsid w:val="00251B30"/>
    <w:rsid w:val="00251F9C"/>
    <w:rsid w:val="0025238D"/>
    <w:rsid w:val="002525C6"/>
    <w:rsid w:val="00252665"/>
    <w:rsid w:val="00252773"/>
    <w:rsid w:val="0025301C"/>
    <w:rsid w:val="002543FA"/>
    <w:rsid w:val="00254D18"/>
    <w:rsid w:val="00254FA6"/>
    <w:rsid w:val="0025533D"/>
    <w:rsid w:val="002553CA"/>
    <w:rsid w:val="002556EF"/>
    <w:rsid w:val="0025582B"/>
    <w:rsid w:val="00255862"/>
    <w:rsid w:val="00255994"/>
    <w:rsid w:val="00255F84"/>
    <w:rsid w:val="00256044"/>
    <w:rsid w:val="002562BD"/>
    <w:rsid w:val="00256342"/>
    <w:rsid w:val="002568FA"/>
    <w:rsid w:val="002570AE"/>
    <w:rsid w:val="0025748A"/>
    <w:rsid w:val="002579E2"/>
    <w:rsid w:val="0026027F"/>
    <w:rsid w:val="0026072E"/>
    <w:rsid w:val="00260816"/>
    <w:rsid w:val="00260996"/>
    <w:rsid w:val="00260BAB"/>
    <w:rsid w:val="00260EDB"/>
    <w:rsid w:val="002614BB"/>
    <w:rsid w:val="00261A6E"/>
    <w:rsid w:val="00261A84"/>
    <w:rsid w:val="00261A93"/>
    <w:rsid w:val="00261CF6"/>
    <w:rsid w:val="00262078"/>
    <w:rsid w:val="00262296"/>
    <w:rsid w:val="002624F3"/>
    <w:rsid w:val="00262AB5"/>
    <w:rsid w:val="00262C26"/>
    <w:rsid w:val="00262F05"/>
    <w:rsid w:val="00263996"/>
    <w:rsid w:val="00264299"/>
    <w:rsid w:val="0026445A"/>
    <w:rsid w:val="002644BC"/>
    <w:rsid w:val="002645B1"/>
    <w:rsid w:val="002647C7"/>
    <w:rsid w:val="002648E6"/>
    <w:rsid w:val="00264A05"/>
    <w:rsid w:val="00264CA8"/>
    <w:rsid w:val="0026523E"/>
    <w:rsid w:val="002654F3"/>
    <w:rsid w:val="00265615"/>
    <w:rsid w:val="00265D18"/>
    <w:rsid w:val="00265E1E"/>
    <w:rsid w:val="002661F7"/>
    <w:rsid w:val="00266224"/>
    <w:rsid w:val="00266283"/>
    <w:rsid w:val="002663CF"/>
    <w:rsid w:val="00266CC6"/>
    <w:rsid w:val="00266CCF"/>
    <w:rsid w:val="00266CFA"/>
    <w:rsid w:val="00267407"/>
    <w:rsid w:val="002674CE"/>
    <w:rsid w:val="00267697"/>
    <w:rsid w:val="0026778F"/>
    <w:rsid w:val="00267C14"/>
    <w:rsid w:val="002701FC"/>
    <w:rsid w:val="0027023C"/>
    <w:rsid w:val="00270762"/>
    <w:rsid w:val="002713E5"/>
    <w:rsid w:val="00271F93"/>
    <w:rsid w:val="00272712"/>
    <w:rsid w:val="0027271D"/>
    <w:rsid w:val="00272DD8"/>
    <w:rsid w:val="0027343B"/>
    <w:rsid w:val="0027360B"/>
    <w:rsid w:val="002736A6"/>
    <w:rsid w:val="00274019"/>
    <w:rsid w:val="00274062"/>
    <w:rsid w:val="00274148"/>
    <w:rsid w:val="00274149"/>
    <w:rsid w:val="002742FF"/>
    <w:rsid w:val="00274339"/>
    <w:rsid w:val="0027435F"/>
    <w:rsid w:val="0027446C"/>
    <w:rsid w:val="00274AA5"/>
    <w:rsid w:val="00274C4F"/>
    <w:rsid w:val="00275123"/>
    <w:rsid w:val="00275A32"/>
    <w:rsid w:val="00275CD4"/>
    <w:rsid w:val="00275D2D"/>
    <w:rsid w:val="00276679"/>
    <w:rsid w:val="002769F7"/>
    <w:rsid w:val="00276F5A"/>
    <w:rsid w:val="002772AC"/>
    <w:rsid w:val="002776B0"/>
    <w:rsid w:val="002776C2"/>
    <w:rsid w:val="0027784A"/>
    <w:rsid w:val="00277E19"/>
    <w:rsid w:val="00280022"/>
    <w:rsid w:val="00280454"/>
    <w:rsid w:val="0028071C"/>
    <w:rsid w:val="002807DF"/>
    <w:rsid w:val="00281116"/>
    <w:rsid w:val="00281360"/>
    <w:rsid w:val="002819AB"/>
    <w:rsid w:val="002822C4"/>
    <w:rsid w:val="0028272E"/>
    <w:rsid w:val="00282974"/>
    <w:rsid w:val="00282BB3"/>
    <w:rsid w:val="0028303F"/>
    <w:rsid w:val="00283160"/>
    <w:rsid w:val="002834F8"/>
    <w:rsid w:val="0028357F"/>
    <w:rsid w:val="00283965"/>
    <w:rsid w:val="002839CB"/>
    <w:rsid w:val="00283E78"/>
    <w:rsid w:val="00283F74"/>
    <w:rsid w:val="00284241"/>
    <w:rsid w:val="00284C0B"/>
    <w:rsid w:val="002854C0"/>
    <w:rsid w:val="00285581"/>
    <w:rsid w:val="0028558F"/>
    <w:rsid w:val="002856C6"/>
    <w:rsid w:val="00285715"/>
    <w:rsid w:val="00285BAE"/>
    <w:rsid w:val="00285EE3"/>
    <w:rsid w:val="002860DC"/>
    <w:rsid w:val="00286212"/>
    <w:rsid w:val="00287466"/>
    <w:rsid w:val="00287BC4"/>
    <w:rsid w:val="00287C84"/>
    <w:rsid w:val="00290032"/>
    <w:rsid w:val="0029033A"/>
    <w:rsid w:val="00290863"/>
    <w:rsid w:val="00290920"/>
    <w:rsid w:val="002909A5"/>
    <w:rsid w:val="00291007"/>
    <w:rsid w:val="0029166E"/>
    <w:rsid w:val="0029199E"/>
    <w:rsid w:val="00291A81"/>
    <w:rsid w:val="00291C37"/>
    <w:rsid w:val="00291F37"/>
    <w:rsid w:val="00293086"/>
    <w:rsid w:val="00293735"/>
    <w:rsid w:val="002945DE"/>
    <w:rsid w:val="0029479F"/>
    <w:rsid w:val="0029495D"/>
    <w:rsid w:val="002949D9"/>
    <w:rsid w:val="00294B67"/>
    <w:rsid w:val="00294ECD"/>
    <w:rsid w:val="002950E4"/>
    <w:rsid w:val="00295475"/>
    <w:rsid w:val="00296383"/>
    <w:rsid w:val="002966DF"/>
    <w:rsid w:val="002968DC"/>
    <w:rsid w:val="00296ACA"/>
    <w:rsid w:val="0029781F"/>
    <w:rsid w:val="002979DF"/>
    <w:rsid w:val="00297E01"/>
    <w:rsid w:val="00297EEA"/>
    <w:rsid w:val="002A001B"/>
    <w:rsid w:val="002A0222"/>
    <w:rsid w:val="002A057A"/>
    <w:rsid w:val="002A076A"/>
    <w:rsid w:val="002A0805"/>
    <w:rsid w:val="002A0A8C"/>
    <w:rsid w:val="002A0EB0"/>
    <w:rsid w:val="002A179A"/>
    <w:rsid w:val="002A1CC2"/>
    <w:rsid w:val="002A268D"/>
    <w:rsid w:val="002A2D06"/>
    <w:rsid w:val="002A3117"/>
    <w:rsid w:val="002A3937"/>
    <w:rsid w:val="002A3B5D"/>
    <w:rsid w:val="002A3C27"/>
    <w:rsid w:val="002A43F6"/>
    <w:rsid w:val="002A47E0"/>
    <w:rsid w:val="002A4B2F"/>
    <w:rsid w:val="002A513E"/>
    <w:rsid w:val="002A5208"/>
    <w:rsid w:val="002A58D9"/>
    <w:rsid w:val="002A5E60"/>
    <w:rsid w:val="002A61DB"/>
    <w:rsid w:val="002A6893"/>
    <w:rsid w:val="002A6C4F"/>
    <w:rsid w:val="002A6F0F"/>
    <w:rsid w:val="002A7190"/>
    <w:rsid w:val="002A71F0"/>
    <w:rsid w:val="002A7288"/>
    <w:rsid w:val="002A7666"/>
    <w:rsid w:val="002A7A85"/>
    <w:rsid w:val="002A7C2C"/>
    <w:rsid w:val="002A7D31"/>
    <w:rsid w:val="002B0046"/>
    <w:rsid w:val="002B072E"/>
    <w:rsid w:val="002B0744"/>
    <w:rsid w:val="002B0B6E"/>
    <w:rsid w:val="002B0E44"/>
    <w:rsid w:val="002B1382"/>
    <w:rsid w:val="002B1980"/>
    <w:rsid w:val="002B19A4"/>
    <w:rsid w:val="002B1C51"/>
    <w:rsid w:val="002B1F0E"/>
    <w:rsid w:val="002B1F78"/>
    <w:rsid w:val="002B2709"/>
    <w:rsid w:val="002B307F"/>
    <w:rsid w:val="002B36D0"/>
    <w:rsid w:val="002B39A4"/>
    <w:rsid w:val="002B3F55"/>
    <w:rsid w:val="002B4026"/>
    <w:rsid w:val="002B408A"/>
    <w:rsid w:val="002B465B"/>
    <w:rsid w:val="002B47E5"/>
    <w:rsid w:val="002B4931"/>
    <w:rsid w:val="002B49A6"/>
    <w:rsid w:val="002B49C3"/>
    <w:rsid w:val="002B4C28"/>
    <w:rsid w:val="002B4C7D"/>
    <w:rsid w:val="002B52DB"/>
    <w:rsid w:val="002B5476"/>
    <w:rsid w:val="002B5628"/>
    <w:rsid w:val="002B57B7"/>
    <w:rsid w:val="002B5941"/>
    <w:rsid w:val="002B5CD4"/>
    <w:rsid w:val="002B6088"/>
    <w:rsid w:val="002B64B9"/>
    <w:rsid w:val="002B69E2"/>
    <w:rsid w:val="002B70BA"/>
    <w:rsid w:val="002B7312"/>
    <w:rsid w:val="002B753D"/>
    <w:rsid w:val="002B7A0D"/>
    <w:rsid w:val="002B7A52"/>
    <w:rsid w:val="002C044A"/>
    <w:rsid w:val="002C0517"/>
    <w:rsid w:val="002C08AB"/>
    <w:rsid w:val="002C0D20"/>
    <w:rsid w:val="002C0E34"/>
    <w:rsid w:val="002C0EDE"/>
    <w:rsid w:val="002C11A2"/>
    <w:rsid w:val="002C1648"/>
    <w:rsid w:val="002C19C8"/>
    <w:rsid w:val="002C1BA9"/>
    <w:rsid w:val="002C2171"/>
    <w:rsid w:val="002C242B"/>
    <w:rsid w:val="002C260D"/>
    <w:rsid w:val="002C314B"/>
    <w:rsid w:val="002C3193"/>
    <w:rsid w:val="002C3299"/>
    <w:rsid w:val="002C3393"/>
    <w:rsid w:val="002C3438"/>
    <w:rsid w:val="002C351D"/>
    <w:rsid w:val="002C3A01"/>
    <w:rsid w:val="002C3C27"/>
    <w:rsid w:val="002C41F6"/>
    <w:rsid w:val="002C507E"/>
    <w:rsid w:val="002C532E"/>
    <w:rsid w:val="002C5383"/>
    <w:rsid w:val="002C5812"/>
    <w:rsid w:val="002C5D3A"/>
    <w:rsid w:val="002C5F11"/>
    <w:rsid w:val="002C68B4"/>
    <w:rsid w:val="002C6B1C"/>
    <w:rsid w:val="002C6D29"/>
    <w:rsid w:val="002C6D9B"/>
    <w:rsid w:val="002C7409"/>
    <w:rsid w:val="002C7917"/>
    <w:rsid w:val="002C7A68"/>
    <w:rsid w:val="002D0485"/>
    <w:rsid w:val="002D0BC9"/>
    <w:rsid w:val="002D0C1B"/>
    <w:rsid w:val="002D0DD3"/>
    <w:rsid w:val="002D15CD"/>
    <w:rsid w:val="002D1756"/>
    <w:rsid w:val="002D18AE"/>
    <w:rsid w:val="002D1A3E"/>
    <w:rsid w:val="002D1B34"/>
    <w:rsid w:val="002D1E59"/>
    <w:rsid w:val="002D200F"/>
    <w:rsid w:val="002D2EBA"/>
    <w:rsid w:val="002D3B19"/>
    <w:rsid w:val="002D3C7A"/>
    <w:rsid w:val="002D3E77"/>
    <w:rsid w:val="002D45CC"/>
    <w:rsid w:val="002D4FAB"/>
    <w:rsid w:val="002D5076"/>
    <w:rsid w:val="002D5694"/>
    <w:rsid w:val="002D5825"/>
    <w:rsid w:val="002D597A"/>
    <w:rsid w:val="002D5A05"/>
    <w:rsid w:val="002D6218"/>
    <w:rsid w:val="002D63AC"/>
    <w:rsid w:val="002D64E4"/>
    <w:rsid w:val="002D6526"/>
    <w:rsid w:val="002D6534"/>
    <w:rsid w:val="002D68B7"/>
    <w:rsid w:val="002D6C07"/>
    <w:rsid w:val="002D6E42"/>
    <w:rsid w:val="002D6F17"/>
    <w:rsid w:val="002D6F52"/>
    <w:rsid w:val="002D70EF"/>
    <w:rsid w:val="002D79AC"/>
    <w:rsid w:val="002D7FCD"/>
    <w:rsid w:val="002E0764"/>
    <w:rsid w:val="002E0B14"/>
    <w:rsid w:val="002E0F79"/>
    <w:rsid w:val="002E13A9"/>
    <w:rsid w:val="002E194E"/>
    <w:rsid w:val="002E1D47"/>
    <w:rsid w:val="002E2374"/>
    <w:rsid w:val="002E34D1"/>
    <w:rsid w:val="002E34EC"/>
    <w:rsid w:val="002E3EED"/>
    <w:rsid w:val="002E40F0"/>
    <w:rsid w:val="002E41E2"/>
    <w:rsid w:val="002E43D4"/>
    <w:rsid w:val="002E499F"/>
    <w:rsid w:val="002E5012"/>
    <w:rsid w:val="002E5368"/>
    <w:rsid w:val="002E585B"/>
    <w:rsid w:val="002E596A"/>
    <w:rsid w:val="002E5DAC"/>
    <w:rsid w:val="002E5DB8"/>
    <w:rsid w:val="002E5F03"/>
    <w:rsid w:val="002E6C41"/>
    <w:rsid w:val="002E727B"/>
    <w:rsid w:val="002E75CB"/>
    <w:rsid w:val="002E773D"/>
    <w:rsid w:val="002E7DD4"/>
    <w:rsid w:val="002F0011"/>
    <w:rsid w:val="002F0373"/>
    <w:rsid w:val="002F1654"/>
    <w:rsid w:val="002F1A16"/>
    <w:rsid w:val="002F1B64"/>
    <w:rsid w:val="002F1EBE"/>
    <w:rsid w:val="002F1F69"/>
    <w:rsid w:val="002F20F9"/>
    <w:rsid w:val="002F25A1"/>
    <w:rsid w:val="002F27A7"/>
    <w:rsid w:val="002F2829"/>
    <w:rsid w:val="002F2A45"/>
    <w:rsid w:val="002F2A74"/>
    <w:rsid w:val="002F2A82"/>
    <w:rsid w:val="002F2CB4"/>
    <w:rsid w:val="002F2CBA"/>
    <w:rsid w:val="002F32BF"/>
    <w:rsid w:val="002F336A"/>
    <w:rsid w:val="002F33D9"/>
    <w:rsid w:val="002F3483"/>
    <w:rsid w:val="002F37BA"/>
    <w:rsid w:val="002F46AE"/>
    <w:rsid w:val="002F519B"/>
    <w:rsid w:val="002F5E2C"/>
    <w:rsid w:val="002F5E59"/>
    <w:rsid w:val="002F69EA"/>
    <w:rsid w:val="002F6B95"/>
    <w:rsid w:val="002F6BDF"/>
    <w:rsid w:val="002F6F70"/>
    <w:rsid w:val="002F72BE"/>
    <w:rsid w:val="002F7438"/>
    <w:rsid w:val="002F7A1A"/>
    <w:rsid w:val="002F7B29"/>
    <w:rsid w:val="002F7FAC"/>
    <w:rsid w:val="00300457"/>
    <w:rsid w:val="003009FF"/>
    <w:rsid w:val="00300ADC"/>
    <w:rsid w:val="00300C9B"/>
    <w:rsid w:val="00300F9F"/>
    <w:rsid w:val="00301741"/>
    <w:rsid w:val="00301B3B"/>
    <w:rsid w:val="003021E1"/>
    <w:rsid w:val="003025D2"/>
    <w:rsid w:val="0030270D"/>
    <w:rsid w:val="00302C3F"/>
    <w:rsid w:val="003044BE"/>
    <w:rsid w:val="0030488E"/>
    <w:rsid w:val="00304A70"/>
    <w:rsid w:val="00304A7C"/>
    <w:rsid w:val="00304EA7"/>
    <w:rsid w:val="00304F7B"/>
    <w:rsid w:val="0030534C"/>
    <w:rsid w:val="0030546A"/>
    <w:rsid w:val="003056C0"/>
    <w:rsid w:val="003056C3"/>
    <w:rsid w:val="00305774"/>
    <w:rsid w:val="0030583E"/>
    <w:rsid w:val="00305AD7"/>
    <w:rsid w:val="00305B1E"/>
    <w:rsid w:val="00305F7A"/>
    <w:rsid w:val="0030620B"/>
    <w:rsid w:val="00306443"/>
    <w:rsid w:val="00306EB8"/>
    <w:rsid w:val="0030755D"/>
    <w:rsid w:val="00307627"/>
    <w:rsid w:val="00307643"/>
    <w:rsid w:val="00307653"/>
    <w:rsid w:val="00310074"/>
    <w:rsid w:val="0031011D"/>
    <w:rsid w:val="0031023F"/>
    <w:rsid w:val="003102BD"/>
    <w:rsid w:val="00310AFE"/>
    <w:rsid w:val="00310F47"/>
    <w:rsid w:val="00311C7D"/>
    <w:rsid w:val="00311FEB"/>
    <w:rsid w:val="00312115"/>
    <w:rsid w:val="00312150"/>
    <w:rsid w:val="003132B3"/>
    <w:rsid w:val="003132E4"/>
    <w:rsid w:val="00313576"/>
    <w:rsid w:val="0031368F"/>
    <w:rsid w:val="00313A36"/>
    <w:rsid w:val="0031422E"/>
    <w:rsid w:val="0031447C"/>
    <w:rsid w:val="003149FB"/>
    <w:rsid w:val="00314C2E"/>
    <w:rsid w:val="00314CF9"/>
    <w:rsid w:val="00314D2E"/>
    <w:rsid w:val="00314EE6"/>
    <w:rsid w:val="00315155"/>
    <w:rsid w:val="00315187"/>
    <w:rsid w:val="003151B6"/>
    <w:rsid w:val="00315411"/>
    <w:rsid w:val="003154C2"/>
    <w:rsid w:val="00315500"/>
    <w:rsid w:val="003156B4"/>
    <w:rsid w:val="003159AE"/>
    <w:rsid w:val="003162CA"/>
    <w:rsid w:val="00316B66"/>
    <w:rsid w:val="00316D20"/>
    <w:rsid w:val="0031725A"/>
    <w:rsid w:val="0031733F"/>
    <w:rsid w:val="003174EC"/>
    <w:rsid w:val="00317517"/>
    <w:rsid w:val="00317653"/>
    <w:rsid w:val="0031791B"/>
    <w:rsid w:val="00317FC7"/>
    <w:rsid w:val="00320226"/>
    <w:rsid w:val="003209E6"/>
    <w:rsid w:val="00321353"/>
    <w:rsid w:val="00321C8F"/>
    <w:rsid w:val="00322372"/>
    <w:rsid w:val="00322516"/>
    <w:rsid w:val="0032254F"/>
    <w:rsid w:val="00322632"/>
    <w:rsid w:val="00322BA4"/>
    <w:rsid w:val="00323B64"/>
    <w:rsid w:val="00323C51"/>
    <w:rsid w:val="00324376"/>
    <w:rsid w:val="0032443E"/>
    <w:rsid w:val="00324742"/>
    <w:rsid w:val="00324838"/>
    <w:rsid w:val="00324CAC"/>
    <w:rsid w:val="00324E5A"/>
    <w:rsid w:val="00324EB5"/>
    <w:rsid w:val="00324EE9"/>
    <w:rsid w:val="00324F72"/>
    <w:rsid w:val="003254DC"/>
    <w:rsid w:val="0032554C"/>
    <w:rsid w:val="00327415"/>
    <w:rsid w:val="00327763"/>
    <w:rsid w:val="00327994"/>
    <w:rsid w:val="00327C79"/>
    <w:rsid w:val="00330091"/>
    <w:rsid w:val="0033038F"/>
    <w:rsid w:val="00330934"/>
    <w:rsid w:val="00330EF5"/>
    <w:rsid w:val="00330FBE"/>
    <w:rsid w:val="0033107C"/>
    <w:rsid w:val="0033118D"/>
    <w:rsid w:val="003317F9"/>
    <w:rsid w:val="003318C8"/>
    <w:rsid w:val="00331A77"/>
    <w:rsid w:val="0033222D"/>
    <w:rsid w:val="00332510"/>
    <w:rsid w:val="0033273A"/>
    <w:rsid w:val="00332B8C"/>
    <w:rsid w:val="00332DAD"/>
    <w:rsid w:val="0033375A"/>
    <w:rsid w:val="00333E10"/>
    <w:rsid w:val="00333F20"/>
    <w:rsid w:val="003342E4"/>
    <w:rsid w:val="00334D4D"/>
    <w:rsid w:val="0033513C"/>
    <w:rsid w:val="0033538F"/>
    <w:rsid w:val="003353DB"/>
    <w:rsid w:val="003355F4"/>
    <w:rsid w:val="00335A4F"/>
    <w:rsid w:val="00335C6D"/>
    <w:rsid w:val="00335E2E"/>
    <w:rsid w:val="003364C6"/>
    <w:rsid w:val="00336AA7"/>
    <w:rsid w:val="00336D30"/>
    <w:rsid w:val="0033731D"/>
    <w:rsid w:val="0033738B"/>
    <w:rsid w:val="0033748D"/>
    <w:rsid w:val="0033791D"/>
    <w:rsid w:val="00337C5E"/>
    <w:rsid w:val="00337E94"/>
    <w:rsid w:val="00337FF5"/>
    <w:rsid w:val="0034080C"/>
    <w:rsid w:val="00340C99"/>
    <w:rsid w:val="00340ED4"/>
    <w:rsid w:val="0034108F"/>
    <w:rsid w:val="00341709"/>
    <w:rsid w:val="00342D5B"/>
    <w:rsid w:val="003430DD"/>
    <w:rsid w:val="00343542"/>
    <w:rsid w:val="0034384A"/>
    <w:rsid w:val="00343885"/>
    <w:rsid w:val="00343C17"/>
    <w:rsid w:val="00343C5E"/>
    <w:rsid w:val="00343C79"/>
    <w:rsid w:val="00343FE7"/>
    <w:rsid w:val="00344236"/>
    <w:rsid w:val="00344499"/>
    <w:rsid w:val="0034462A"/>
    <w:rsid w:val="0034499D"/>
    <w:rsid w:val="00344AF6"/>
    <w:rsid w:val="00345265"/>
    <w:rsid w:val="00345531"/>
    <w:rsid w:val="00345A87"/>
    <w:rsid w:val="0034603D"/>
    <w:rsid w:val="003460B8"/>
    <w:rsid w:val="003460E7"/>
    <w:rsid w:val="0034617F"/>
    <w:rsid w:val="0034619E"/>
    <w:rsid w:val="00346591"/>
    <w:rsid w:val="003466F5"/>
    <w:rsid w:val="00346AB8"/>
    <w:rsid w:val="00346C02"/>
    <w:rsid w:val="00346FAB"/>
    <w:rsid w:val="0034778E"/>
    <w:rsid w:val="00347B9B"/>
    <w:rsid w:val="00347E22"/>
    <w:rsid w:val="00350318"/>
    <w:rsid w:val="0035040B"/>
    <w:rsid w:val="00351163"/>
    <w:rsid w:val="0035145F"/>
    <w:rsid w:val="003517B7"/>
    <w:rsid w:val="00351E96"/>
    <w:rsid w:val="003523A4"/>
    <w:rsid w:val="0035287B"/>
    <w:rsid w:val="00352ABA"/>
    <w:rsid w:val="00353086"/>
    <w:rsid w:val="00353098"/>
    <w:rsid w:val="00353238"/>
    <w:rsid w:val="003533D5"/>
    <w:rsid w:val="00353790"/>
    <w:rsid w:val="00353B78"/>
    <w:rsid w:val="00353EC4"/>
    <w:rsid w:val="00353F0F"/>
    <w:rsid w:val="00354455"/>
    <w:rsid w:val="00354C7E"/>
    <w:rsid w:val="00354C89"/>
    <w:rsid w:val="00354CA2"/>
    <w:rsid w:val="00355446"/>
    <w:rsid w:val="003554C6"/>
    <w:rsid w:val="0035578A"/>
    <w:rsid w:val="00355AB3"/>
    <w:rsid w:val="00355CB3"/>
    <w:rsid w:val="00355DEE"/>
    <w:rsid w:val="0035679C"/>
    <w:rsid w:val="00356E53"/>
    <w:rsid w:val="00356EA0"/>
    <w:rsid w:val="0035715C"/>
    <w:rsid w:val="0035787B"/>
    <w:rsid w:val="00357B49"/>
    <w:rsid w:val="00357D4D"/>
    <w:rsid w:val="00357F5C"/>
    <w:rsid w:val="00360038"/>
    <w:rsid w:val="0036070E"/>
    <w:rsid w:val="003608EB"/>
    <w:rsid w:val="00360A48"/>
    <w:rsid w:val="00360A74"/>
    <w:rsid w:val="00360B25"/>
    <w:rsid w:val="00360CDC"/>
    <w:rsid w:val="00360D8F"/>
    <w:rsid w:val="00360E73"/>
    <w:rsid w:val="003611F7"/>
    <w:rsid w:val="00362990"/>
    <w:rsid w:val="00362B05"/>
    <w:rsid w:val="003630ED"/>
    <w:rsid w:val="003630F0"/>
    <w:rsid w:val="00363449"/>
    <w:rsid w:val="003635F2"/>
    <w:rsid w:val="00363629"/>
    <w:rsid w:val="00363811"/>
    <w:rsid w:val="00363CCA"/>
    <w:rsid w:val="00363DD4"/>
    <w:rsid w:val="0036427A"/>
    <w:rsid w:val="00364BFA"/>
    <w:rsid w:val="00364EC5"/>
    <w:rsid w:val="003651C3"/>
    <w:rsid w:val="00365484"/>
    <w:rsid w:val="0036586D"/>
    <w:rsid w:val="003658B8"/>
    <w:rsid w:val="00365960"/>
    <w:rsid w:val="00365DCE"/>
    <w:rsid w:val="00366142"/>
    <w:rsid w:val="0036758A"/>
    <w:rsid w:val="003709E9"/>
    <w:rsid w:val="00370FB6"/>
    <w:rsid w:val="0037169E"/>
    <w:rsid w:val="00371772"/>
    <w:rsid w:val="00371B3F"/>
    <w:rsid w:val="00371C80"/>
    <w:rsid w:val="00371E06"/>
    <w:rsid w:val="00371F19"/>
    <w:rsid w:val="0037226B"/>
    <w:rsid w:val="003727BC"/>
    <w:rsid w:val="0037289B"/>
    <w:rsid w:val="0037290E"/>
    <w:rsid w:val="00372CE0"/>
    <w:rsid w:val="00372D02"/>
    <w:rsid w:val="00372E7D"/>
    <w:rsid w:val="00372E84"/>
    <w:rsid w:val="003731AB"/>
    <w:rsid w:val="00373481"/>
    <w:rsid w:val="0037366D"/>
    <w:rsid w:val="0037386D"/>
    <w:rsid w:val="00373CFA"/>
    <w:rsid w:val="00373CFC"/>
    <w:rsid w:val="00374218"/>
    <w:rsid w:val="003753A5"/>
    <w:rsid w:val="0037553F"/>
    <w:rsid w:val="0037576E"/>
    <w:rsid w:val="00376992"/>
    <w:rsid w:val="003769C1"/>
    <w:rsid w:val="00377A32"/>
    <w:rsid w:val="00377AFF"/>
    <w:rsid w:val="00377D64"/>
    <w:rsid w:val="00377DF8"/>
    <w:rsid w:val="00377EEC"/>
    <w:rsid w:val="00380123"/>
    <w:rsid w:val="003803FA"/>
    <w:rsid w:val="003804D4"/>
    <w:rsid w:val="00380EA7"/>
    <w:rsid w:val="00380EE7"/>
    <w:rsid w:val="003810BC"/>
    <w:rsid w:val="003816B0"/>
    <w:rsid w:val="00381C2C"/>
    <w:rsid w:val="00381C87"/>
    <w:rsid w:val="00382ED7"/>
    <w:rsid w:val="00383320"/>
    <w:rsid w:val="0038356D"/>
    <w:rsid w:val="00383AEA"/>
    <w:rsid w:val="00383BAE"/>
    <w:rsid w:val="003841EA"/>
    <w:rsid w:val="003846F4"/>
    <w:rsid w:val="00384A7C"/>
    <w:rsid w:val="00384B64"/>
    <w:rsid w:val="00384E56"/>
    <w:rsid w:val="00384EE2"/>
    <w:rsid w:val="00385A65"/>
    <w:rsid w:val="003866ED"/>
    <w:rsid w:val="003868A5"/>
    <w:rsid w:val="00386975"/>
    <w:rsid w:val="00386F2F"/>
    <w:rsid w:val="00386FEA"/>
    <w:rsid w:val="00387120"/>
    <w:rsid w:val="00387B82"/>
    <w:rsid w:val="00387D6D"/>
    <w:rsid w:val="00390C9E"/>
    <w:rsid w:val="00390DE1"/>
    <w:rsid w:val="00391354"/>
    <w:rsid w:val="00391518"/>
    <w:rsid w:val="0039168E"/>
    <w:rsid w:val="00391A26"/>
    <w:rsid w:val="00391C0E"/>
    <w:rsid w:val="00392192"/>
    <w:rsid w:val="00392306"/>
    <w:rsid w:val="0039264E"/>
    <w:rsid w:val="00392926"/>
    <w:rsid w:val="00392AEF"/>
    <w:rsid w:val="00392CED"/>
    <w:rsid w:val="00392E17"/>
    <w:rsid w:val="00392E71"/>
    <w:rsid w:val="00392EE6"/>
    <w:rsid w:val="00393455"/>
    <w:rsid w:val="003939B4"/>
    <w:rsid w:val="00393FAE"/>
    <w:rsid w:val="003947D9"/>
    <w:rsid w:val="0039490F"/>
    <w:rsid w:val="00394A6F"/>
    <w:rsid w:val="0039573C"/>
    <w:rsid w:val="003959B3"/>
    <w:rsid w:val="00395BD4"/>
    <w:rsid w:val="00395EBB"/>
    <w:rsid w:val="003965DB"/>
    <w:rsid w:val="00396723"/>
    <w:rsid w:val="00396B46"/>
    <w:rsid w:val="00396DF4"/>
    <w:rsid w:val="0039753C"/>
    <w:rsid w:val="0039763C"/>
    <w:rsid w:val="00397A00"/>
    <w:rsid w:val="00397D9B"/>
    <w:rsid w:val="00397E70"/>
    <w:rsid w:val="00397EFF"/>
    <w:rsid w:val="003A0105"/>
    <w:rsid w:val="003A0B0A"/>
    <w:rsid w:val="003A0EC5"/>
    <w:rsid w:val="003A18A6"/>
    <w:rsid w:val="003A220E"/>
    <w:rsid w:val="003A2798"/>
    <w:rsid w:val="003A2BA0"/>
    <w:rsid w:val="003A2BDF"/>
    <w:rsid w:val="003A2E6E"/>
    <w:rsid w:val="003A31B6"/>
    <w:rsid w:val="003A31D0"/>
    <w:rsid w:val="003A39ED"/>
    <w:rsid w:val="003A3C05"/>
    <w:rsid w:val="003A42FA"/>
    <w:rsid w:val="003A43FC"/>
    <w:rsid w:val="003A4507"/>
    <w:rsid w:val="003A4568"/>
    <w:rsid w:val="003A482E"/>
    <w:rsid w:val="003A49B3"/>
    <w:rsid w:val="003A4A47"/>
    <w:rsid w:val="003A4DAB"/>
    <w:rsid w:val="003A4FD0"/>
    <w:rsid w:val="003A5042"/>
    <w:rsid w:val="003A5252"/>
    <w:rsid w:val="003A56CA"/>
    <w:rsid w:val="003A5969"/>
    <w:rsid w:val="003A6B79"/>
    <w:rsid w:val="003A7315"/>
    <w:rsid w:val="003A74F2"/>
    <w:rsid w:val="003A766A"/>
    <w:rsid w:val="003A7E22"/>
    <w:rsid w:val="003B09C5"/>
    <w:rsid w:val="003B0A71"/>
    <w:rsid w:val="003B0FD2"/>
    <w:rsid w:val="003B16CB"/>
    <w:rsid w:val="003B18C9"/>
    <w:rsid w:val="003B193B"/>
    <w:rsid w:val="003B1945"/>
    <w:rsid w:val="003B1998"/>
    <w:rsid w:val="003B1DB1"/>
    <w:rsid w:val="003B23C2"/>
    <w:rsid w:val="003B2A1E"/>
    <w:rsid w:val="003B30D7"/>
    <w:rsid w:val="003B30FF"/>
    <w:rsid w:val="003B333D"/>
    <w:rsid w:val="003B3464"/>
    <w:rsid w:val="003B3629"/>
    <w:rsid w:val="003B3764"/>
    <w:rsid w:val="003B37E9"/>
    <w:rsid w:val="003B38A3"/>
    <w:rsid w:val="003B398E"/>
    <w:rsid w:val="003B40B3"/>
    <w:rsid w:val="003B42BD"/>
    <w:rsid w:val="003B4309"/>
    <w:rsid w:val="003B4409"/>
    <w:rsid w:val="003B4674"/>
    <w:rsid w:val="003B4798"/>
    <w:rsid w:val="003B4DEB"/>
    <w:rsid w:val="003B4E4C"/>
    <w:rsid w:val="003B5529"/>
    <w:rsid w:val="003B5EEF"/>
    <w:rsid w:val="003B61E9"/>
    <w:rsid w:val="003B68DF"/>
    <w:rsid w:val="003B6AAB"/>
    <w:rsid w:val="003B6ABE"/>
    <w:rsid w:val="003B7362"/>
    <w:rsid w:val="003B7497"/>
    <w:rsid w:val="003B75EA"/>
    <w:rsid w:val="003B7C78"/>
    <w:rsid w:val="003B7D1D"/>
    <w:rsid w:val="003C03FD"/>
    <w:rsid w:val="003C0515"/>
    <w:rsid w:val="003C0695"/>
    <w:rsid w:val="003C07DC"/>
    <w:rsid w:val="003C081D"/>
    <w:rsid w:val="003C08D7"/>
    <w:rsid w:val="003C0A3A"/>
    <w:rsid w:val="003C0BE7"/>
    <w:rsid w:val="003C0C4B"/>
    <w:rsid w:val="003C1331"/>
    <w:rsid w:val="003C14B9"/>
    <w:rsid w:val="003C1A9B"/>
    <w:rsid w:val="003C1BB0"/>
    <w:rsid w:val="003C278B"/>
    <w:rsid w:val="003C2BC1"/>
    <w:rsid w:val="003C39C1"/>
    <w:rsid w:val="003C3E94"/>
    <w:rsid w:val="003C3EBA"/>
    <w:rsid w:val="003C4583"/>
    <w:rsid w:val="003C4BFD"/>
    <w:rsid w:val="003C4D8A"/>
    <w:rsid w:val="003C4E7E"/>
    <w:rsid w:val="003C51DC"/>
    <w:rsid w:val="003C56A5"/>
    <w:rsid w:val="003C589C"/>
    <w:rsid w:val="003C5A9F"/>
    <w:rsid w:val="003C5B56"/>
    <w:rsid w:val="003C5D60"/>
    <w:rsid w:val="003C65B9"/>
    <w:rsid w:val="003C66E6"/>
    <w:rsid w:val="003C67B1"/>
    <w:rsid w:val="003C697A"/>
    <w:rsid w:val="003C6A22"/>
    <w:rsid w:val="003C6F30"/>
    <w:rsid w:val="003C71D0"/>
    <w:rsid w:val="003C71E1"/>
    <w:rsid w:val="003C755C"/>
    <w:rsid w:val="003C7909"/>
    <w:rsid w:val="003D070D"/>
    <w:rsid w:val="003D0AB5"/>
    <w:rsid w:val="003D0B06"/>
    <w:rsid w:val="003D192A"/>
    <w:rsid w:val="003D27F6"/>
    <w:rsid w:val="003D29A8"/>
    <w:rsid w:val="003D2BC7"/>
    <w:rsid w:val="003D2E06"/>
    <w:rsid w:val="003D3151"/>
    <w:rsid w:val="003D3257"/>
    <w:rsid w:val="003D36E1"/>
    <w:rsid w:val="003D3B26"/>
    <w:rsid w:val="003D3FB9"/>
    <w:rsid w:val="003D4001"/>
    <w:rsid w:val="003D4020"/>
    <w:rsid w:val="003D4057"/>
    <w:rsid w:val="003D430D"/>
    <w:rsid w:val="003D4C17"/>
    <w:rsid w:val="003D4E7A"/>
    <w:rsid w:val="003D5570"/>
    <w:rsid w:val="003D56F7"/>
    <w:rsid w:val="003D579C"/>
    <w:rsid w:val="003D585C"/>
    <w:rsid w:val="003D58B8"/>
    <w:rsid w:val="003D61AD"/>
    <w:rsid w:val="003D6400"/>
    <w:rsid w:val="003D6D73"/>
    <w:rsid w:val="003D6D95"/>
    <w:rsid w:val="003D746E"/>
    <w:rsid w:val="003D7C2D"/>
    <w:rsid w:val="003D7EBD"/>
    <w:rsid w:val="003E012B"/>
    <w:rsid w:val="003E01DB"/>
    <w:rsid w:val="003E024B"/>
    <w:rsid w:val="003E02B8"/>
    <w:rsid w:val="003E0940"/>
    <w:rsid w:val="003E09EE"/>
    <w:rsid w:val="003E0BBB"/>
    <w:rsid w:val="003E1149"/>
    <w:rsid w:val="003E115F"/>
    <w:rsid w:val="003E1231"/>
    <w:rsid w:val="003E1261"/>
    <w:rsid w:val="003E17B7"/>
    <w:rsid w:val="003E1900"/>
    <w:rsid w:val="003E194E"/>
    <w:rsid w:val="003E1A9C"/>
    <w:rsid w:val="003E1F4B"/>
    <w:rsid w:val="003E219D"/>
    <w:rsid w:val="003E2496"/>
    <w:rsid w:val="003E290B"/>
    <w:rsid w:val="003E296A"/>
    <w:rsid w:val="003E2D1A"/>
    <w:rsid w:val="003E32E2"/>
    <w:rsid w:val="003E361A"/>
    <w:rsid w:val="003E364C"/>
    <w:rsid w:val="003E37DA"/>
    <w:rsid w:val="003E390D"/>
    <w:rsid w:val="003E39ED"/>
    <w:rsid w:val="003E3B6F"/>
    <w:rsid w:val="003E3C92"/>
    <w:rsid w:val="003E3FEB"/>
    <w:rsid w:val="003E417F"/>
    <w:rsid w:val="003E4505"/>
    <w:rsid w:val="003E4590"/>
    <w:rsid w:val="003E48C6"/>
    <w:rsid w:val="003E4D6B"/>
    <w:rsid w:val="003E4DD5"/>
    <w:rsid w:val="003E4F0B"/>
    <w:rsid w:val="003E50A2"/>
    <w:rsid w:val="003E521A"/>
    <w:rsid w:val="003E57EF"/>
    <w:rsid w:val="003E5806"/>
    <w:rsid w:val="003E597C"/>
    <w:rsid w:val="003E5A2C"/>
    <w:rsid w:val="003E5A50"/>
    <w:rsid w:val="003E5D82"/>
    <w:rsid w:val="003E5E1F"/>
    <w:rsid w:val="003E628E"/>
    <w:rsid w:val="003E653D"/>
    <w:rsid w:val="003E6753"/>
    <w:rsid w:val="003E675B"/>
    <w:rsid w:val="003E6A52"/>
    <w:rsid w:val="003E6AC6"/>
    <w:rsid w:val="003E758C"/>
    <w:rsid w:val="003E7713"/>
    <w:rsid w:val="003E79D6"/>
    <w:rsid w:val="003E7A87"/>
    <w:rsid w:val="003E7D4F"/>
    <w:rsid w:val="003F06E0"/>
    <w:rsid w:val="003F0D4D"/>
    <w:rsid w:val="003F1033"/>
    <w:rsid w:val="003F1390"/>
    <w:rsid w:val="003F1681"/>
    <w:rsid w:val="003F1D8E"/>
    <w:rsid w:val="003F1FDE"/>
    <w:rsid w:val="003F20CE"/>
    <w:rsid w:val="003F2588"/>
    <w:rsid w:val="003F27F8"/>
    <w:rsid w:val="003F2892"/>
    <w:rsid w:val="003F2DD3"/>
    <w:rsid w:val="003F309A"/>
    <w:rsid w:val="003F328F"/>
    <w:rsid w:val="003F33BA"/>
    <w:rsid w:val="003F34A8"/>
    <w:rsid w:val="003F35ED"/>
    <w:rsid w:val="003F3776"/>
    <w:rsid w:val="003F3C27"/>
    <w:rsid w:val="003F3D92"/>
    <w:rsid w:val="003F3E6D"/>
    <w:rsid w:val="003F4043"/>
    <w:rsid w:val="003F4D7D"/>
    <w:rsid w:val="003F512C"/>
    <w:rsid w:val="003F529C"/>
    <w:rsid w:val="003F55C2"/>
    <w:rsid w:val="003F58CF"/>
    <w:rsid w:val="003F5A19"/>
    <w:rsid w:val="003F5AED"/>
    <w:rsid w:val="003F5B09"/>
    <w:rsid w:val="003F5C41"/>
    <w:rsid w:val="003F6025"/>
    <w:rsid w:val="003F6095"/>
    <w:rsid w:val="003F6284"/>
    <w:rsid w:val="003F62D1"/>
    <w:rsid w:val="003F650F"/>
    <w:rsid w:val="003F6D3A"/>
    <w:rsid w:val="003F6E55"/>
    <w:rsid w:val="003F702A"/>
    <w:rsid w:val="003F704F"/>
    <w:rsid w:val="003F71A8"/>
    <w:rsid w:val="003F7A7E"/>
    <w:rsid w:val="00400121"/>
    <w:rsid w:val="00400328"/>
    <w:rsid w:val="004005F0"/>
    <w:rsid w:val="00400630"/>
    <w:rsid w:val="00400887"/>
    <w:rsid w:val="00400986"/>
    <w:rsid w:val="00400C72"/>
    <w:rsid w:val="00400E09"/>
    <w:rsid w:val="00400E16"/>
    <w:rsid w:val="00400EB3"/>
    <w:rsid w:val="00400FD1"/>
    <w:rsid w:val="004010EC"/>
    <w:rsid w:val="004015B7"/>
    <w:rsid w:val="00401A2E"/>
    <w:rsid w:val="00401EBE"/>
    <w:rsid w:val="00402750"/>
    <w:rsid w:val="00402A40"/>
    <w:rsid w:val="00402CB5"/>
    <w:rsid w:val="00402D29"/>
    <w:rsid w:val="004035D3"/>
    <w:rsid w:val="00403AC5"/>
    <w:rsid w:val="00404149"/>
    <w:rsid w:val="0040417A"/>
    <w:rsid w:val="00404479"/>
    <w:rsid w:val="00404918"/>
    <w:rsid w:val="00404DF4"/>
    <w:rsid w:val="00404E91"/>
    <w:rsid w:val="00405367"/>
    <w:rsid w:val="00405385"/>
    <w:rsid w:val="0040582A"/>
    <w:rsid w:val="00405DE2"/>
    <w:rsid w:val="00406839"/>
    <w:rsid w:val="00406985"/>
    <w:rsid w:val="00406E0B"/>
    <w:rsid w:val="00407244"/>
    <w:rsid w:val="00407398"/>
    <w:rsid w:val="0040790F"/>
    <w:rsid w:val="00407C22"/>
    <w:rsid w:val="00407E36"/>
    <w:rsid w:val="00407F69"/>
    <w:rsid w:val="00410127"/>
    <w:rsid w:val="004115E8"/>
    <w:rsid w:val="004120D3"/>
    <w:rsid w:val="00412209"/>
    <w:rsid w:val="00412506"/>
    <w:rsid w:val="00412A3D"/>
    <w:rsid w:val="00413559"/>
    <w:rsid w:val="004136A1"/>
    <w:rsid w:val="004137D7"/>
    <w:rsid w:val="00413F8E"/>
    <w:rsid w:val="0041427C"/>
    <w:rsid w:val="0041479D"/>
    <w:rsid w:val="00414C7D"/>
    <w:rsid w:val="004157DB"/>
    <w:rsid w:val="00415973"/>
    <w:rsid w:val="00415E9E"/>
    <w:rsid w:val="004161DA"/>
    <w:rsid w:val="00416780"/>
    <w:rsid w:val="00416A1D"/>
    <w:rsid w:val="004179DE"/>
    <w:rsid w:val="00417C74"/>
    <w:rsid w:val="00417F50"/>
    <w:rsid w:val="00420504"/>
    <w:rsid w:val="00420CDF"/>
    <w:rsid w:val="004210A9"/>
    <w:rsid w:val="00421223"/>
    <w:rsid w:val="004212D9"/>
    <w:rsid w:val="00421937"/>
    <w:rsid w:val="00421BB0"/>
    <w:rsid w:val="00421CFA"/>
    <w:rsid w:val="00422576"/>
    <w:rsid w:val="00422869"/>
    <w:rsid w:val="00422953"/>
    <w:rsid w:val="00422E6A"/>
    <w:rsid w:val="00423418"/>
    <w:rsid w:val="00423C65"/>
    <w:rsid w:val="00424536"/>
    <w:rsid w:val="004245FF"/>
    <w:rsid w:val="00424C38"/>
    <w:rsid w:val="00424EBC"/>
    <w:rsid w:val="00425280"/>
    <w:rsid w:val="00425706"/>
    <w:rsid w:val="00425767"/>
    <w:rsid w:val="004259B0"/>
    <w:rsid w:val="004259C3"/>
    <w:rsid w:val="00427237"/>
    <w:rsid w:val="00427A6B"/>
    <w:rsid w:val="00427BC1"/>
    <w:rsid w:val="00427C08"/>
    <w:rsid w:val="00427C36"/>
    <w:rsid w:val="00427CA1"/>
    <w:rsid w:val="00427D48"/>
    <w:rsid w:val="00427EF1"/>
    <w:rsid w:val="00430029"/>
    <w:rsid w:val="0043025F"/>
    <w:rsid w:val="00431518"/>
    <w:rsid w:val="00431ADA"/>
    <w:rsid w:val="00431B19"/>
    <w:rsid w:val="00431F31"/>
    <w:rsid w:val="00432159"/>
    <w:rsid w:val="004322CF"/>
    <w:rsid w:val="004323CE"/>
    <w:rsid w:val="00432CDF"/>
    <w:rsid w:val="00432E7E"/>
    <w:rsid w:val="004333FD"/>
    <w:rsid w:val="00433422"/>
    <w:rsid w:val="00433638"/>
    <w:rsid w:val="004337E8"/>
    <w:rsid w:val="00433C20"/>
    <w:rsid w:val="00433E95"/>
    <w:rsid w:val="00433F2E"/>
    <w:rsid w:val="0043490D"/>
    <w:rsid w:val="004349B2"/>
    <w:rsid w:val="00434B26"/>
    <w:rsid w:val="00434BDF"/>
    <w:rsid w:val="00434FC5"/>
    <w:rsid w:val="0043545A"/>
    <w:rsid w:val="004354A0"/>
    <w:rsid w:val="00435543"/>
    <w:rsid w:val="00435FC5"/>
    <w:rsid w:val="0043629B"/>
    <w:rsid w:val="00436B76"/>
    <w:rsid w:val="0043786F"/>
    <w:rsid w:val="00437876"/>
    <w:rsid w:val="00437F75"/>
    <w:rsid w:val="00440D91"/>
    <w:rsid w:val="00441302"/>
    <w:rsid w:val="0044180D"/>
    <w:rsid w:val="00441965"/>
    <w:rsid w:val="0044272F"/>
    <w:rsid w:val="00442A04"/>
    <w:rsid w:val="00443566"/>
    <w:rsid w:val="00443884"/>
    <w:rsid w:val="00443A35"/>
    <w:rsid w:val="00443C19"/>
    <w:rsid w:val="00443D5D"/>
    <w:rsid w:val="00443FE5"/>
    <w:rsid w:val="00444160"/>
    <w:rsid w:val="004445C0"/>
    <w:rsid w:val="004449E0"/>
    <w:rsid w:val="00444B09"/>
    <w:rsid w:val="00444D4D"/>
    <w:rsid w:val="00445253"/>
    <w:rsid w:val="0044569C"/>
    <w:rsid w:val="00445C3D"/>
    <w:rsid w:val="004463C8"/>
    <w:rsid w:val="0044649A"/>
    <w:rsid w:val="00446BCB"/>
    <w:rsid w:val="00446CB8"/>
    <w:rsid w:val="00446E82"/>
    <w:rsid w:val="00446F24"/>
    <w:rsid w:val="00447258"/>
    <w:rsid w:val="0044734F"/>
    <w:rsid w:val="004476E9"/>
    <w:rsid w:val="00447B14"/>
    <w:rsid w:val="00450644"/>
    <w:rsid w:val="00450683"/>
    <w:rsid w:val="00451198"/>
    <w:rsid w:val="004512E6"/>
    <w:rsid w:val="00451613"/>
    <w:rsid w:val="00451779"/>
    <w:rsid w:val="00451993"/>
    <w:rsid w:val="00451D97"/>
    <w:rsid w:val="004521E4"/>
    <w:rsid w:val="00452BA5"/>
    <w:rsid w:val="00452BCC"/>
    <w:rsid w:val="00452DCF"/>
    <w:rsid w:val="00452ED0"/>
    <w:rsid w:val="00452F5D"/>
    <w:rsid w:val="00453122"/>
    <w:rsid w:val="00453534"/>
    <w:rsid w:val="00454AC5"/>
    <w:rsid w:val="00454BAA"/>
    <w:rsid w:val="0045571E"/>
    <w:rsid w:val="00455EFF"/>
    <w:rsid w:val="00456166"/>
    <w:rsid w:val="0045634A"/>
    <w:rsid w:val="0045643D"/>
    <w:rsid w:val="004564CE"/>
    <w:rsid w:val="0045662B"/>
    <w:rsid w:val="004567F1"/>
    <w:rsid w:val="0045739B"/>
    <w:rsid w:val="00457403"/>
    <w:rsid w:val="00457C6A"/>
    <w:rsid w:val="00460084"/>
    <w:rsid w:val="0046044E"/>
    <w:rsid w:val="00460595"/>
    <w:rsid w:val="004607D5"/>
    <w:rsid w:val="00460FA9"/>
    <w:rsid w:val="00461249"/>
    <w:rsid w:val="004615F5"/>
    <w:rsid w:val="00461C81"/>
    <w:rsid w:val="004621AE"/>
    <w:rsid w:val="004624BF"/>
    <w:rsid w:val="00462790"/>
    <w:rsid w:val="00462A5F"/>
    <w:rsid w:val="00462FD6"/>
    <w:rsid w:val="00463246"/>
    <w:rsid w:val="00463498"/>
    <w:rsid w:val="004639D5"/>
    <w:rsid w:val="00463C4A"/>
    <w:rsid w:val="00463C69"/>
    <w:rsid w:val="00463D52"/>
    <w:rsid w:val="00463F49"/>
    <w:rsid w:val="004648ED"/>
    <w:rsid w:val="00464A13"/>
    <w:rsid w:val="00464BC3"/>
    <w:rsid w:val="00464BE3"/>
    <w:rsid w:val="00464F35"/>
    <w:rsid w:val="004656BF"/>
    <w:rsid w:val="00465E83"/>
    <w:rsid w:val="004668CF"/>
    <w:rsid w:val="0046691B"/>
    <w:rsid w:val="00466EEC"/>
    <w:rsid w:val="00466F3B"/>
    <w:rsid w:val="004670C1"/>
    <w:rsid w:val="004672B9"/>
    <w:rsid w:val="004676F8"/>
    <w:rsid w:val="00467A42"/>
    <w:rsid w:val="00467E78"/>
    <w:rsid w:val="00467F08"/>
    <w:rsid w:val="004705AD"/>
    <w:rsid w:val="0047070D"/>
    <w:rsid w:val="00470A8B"/>
    <w:rsid w:val="00470CA6"/>
    <w:rsid w:val="00470F0F"/>
    <w:rsid w:val="00471BCA"/>
    <w:rsid w:val="00471EEF"/>
    <w:rsid w:val="00471F6A"/>
    <w:rsid w:val="00472A8A"/>
    <w:rsid w:val="00472BFB"/>
    <w:rsid w:val="0047338F"/>
    <w:rsid w:val="004734C1"/>
    <w:rsid w:val="00473892"/>
    <w:rsid w:val="00474132"/>
    <w:rsid w:val="00474571"/>
    <w:rsid w:val="0047461F"/>
    <w:rsid w:val="00474A0C"/>
    <w:rsid w:val="00474BBB"/>
    <w:rsid w:val="00474E78"/>
    <w:rsid w:val="00474EAE"/>
    <w:rsid w:val="004752D9"/>
    <w:rsid w:val="0047575D"/>
    <w:rsid w:val="00475CE2"/>
    <w:rsid w:val="00475DE4"/>
    <w:rsid w:val="00475EBD"/>
    <w:rsid w:val="00476C7D"/>
    <w:rsid w:val="00477177"/>
    <w:rsid w:val="00477B40"/>
    <w:rsid w:val="00477C0D"/>
    <w:rsid w:val="00477EE3"/>
    <w:rsid w:val="00480297"/>
    <w:rsid w:val="004809A3"/>
    <w:rsid w:val="004814CB"/>
    <w:rsid w:val="00481897"/>
    <w:rsid w:val="00481B8D"/>
    <w:rsid w:val="00481BB3"/>
    <w:rsid w:val="00481C4F"/>
    <w:rsid w:val="00481F46"/>
    <w:rsid w:val="00482287"/>
    <w:rsid w:val="0048262F"/>
    <w:rsid w:val="0048266D"/>
    <w:rsid w:val="004827CF"/>
    <w:rsid w:val="0048295E"/>
    <w:rsid w:val="004829AA"/>
    <w:rsid w:val="00482AC5"/>
    <w:rsid w:val="00482EAD"/>
    <w:rsid w:val="00482F90"/>
    <w:rsid w:val="004830A8"/>
    <w:rsid w:val="00483455"/>
    <w:rsid w:val="00483508"/>
    <w:rsid w:val="00483779"/>
    <w:rsid w:val="00483C24"/>
    <w:rsid w:val="00483F17"/>
    <w:rsid w:val="0048412C"/>
    <w:rsid w:val="00484197"/>
    <w:rsid w:val="00484264"/>
    <w:rsid w:val="004843A9"/>
    <w:rsid w:val="004846C5"/>
    <w:rsid w:val="00484CDD"/>
    <w:rsid w:val="00484D12"/>
    <w:rsid w:val="00484DFA"/>
    <w:rsid w:val="00485426"/>
    <w:rsid w:val="004855CE"/>
    <w:rsid w:val="004857A6"/>
    <w:rsid w:val="004861D7"/>
    <w:rsid w:val="0048624B"/>
    <w:rsid w:val="004862E5"/>
    <w:rsid w:val="0048634F"/>
    <w:rsid w:val="00486402"/>
    <w:rsid w:val="00486862"/>
    <w:rsid w:val="00486CBC"/>
    <w:rsid w:val="00486DCE"/>
    <w:rsid w:val="0048757E"/>
    <w:rsid w:val="00487B84"/>
    <w:rsid w:val="00490325"/>
    <w:rsid w:val="004906B9"/>
    <w:rsid w:val="00490864"/>
    <w:rsid w:val="0049090D"/>
    <w:rsid w:val="00490AD2"/>
    <w:rsid w:val="0049193B"/>
    <w:rsid w:val="00491A14"/>
    <w:rsid w:val="00491B85"/>
    <w:rsid w:val="004922CB"/>
    <w:rsid w:val="00492326"/>
    <w:rsid w:val="004924AE"/>
    <w:rsid w:val="00492AD8"/>
    <w:rsid w:val="00493291"/>
    <w:rsid w:val="004932C4"/>
    <w:rsid w:val="00493469"/>
    <w:rsid w:val="004936E6"/>
    <w:rsid w:val="00493AF5"/>
    <w:rsid w:val="00495093"/>
    <w:rsid w:val="004951AD"/>
    <w:rsid w:val="00496642"/>
    <w:rsid w:val="00496D2B"/>
    <w:rsid w:val="00496E2A"/>
    <w:rsid w:val="004971A5"/>
    <w:rsid w:val="004972AC"/>
    <w:rsid w:val="0049740C"/>
    <w:rsid w:val="00497AD5"/>
    <w:rsid w:val="00497FEB"/>
    <w:rsid w:val="004A01B2"/>
    <w:rsid w:val="004A0307"/>
    <w:rsid w:val="004A0ED4"/>
    <w:rsid w:val="004A1934"/>
    <w:rsid w:val="004A1FDE"/>
    <w:rsid w:val="004A2C6D"/>
    <w:rsid w:val="004A2D38"/>
    <w:rsid w:val="004A3197"/>
    <w:rsid w:val="004A3CC8"/>
    <w:rsid w:val="004A4028"/>
    <w:rsid w:val="004A4374"/>
    <w:rsid w:val="004A477B"/>
    <w:rsid w:val="004A54F7"/>
    <w:rsid w:val="004A5613"/>
    <w:rsid w:val="004A5814"/>
    <w:rsid w:val="004A5A1F"/>
    <w:rsid w:val="004A5BC6"/>
    <w:rsid w:val="004A5D12"/>
    <w:rsid w:val="004A5D23"/>
    <w:rsid w:val="004A686E"/>
    <w:rsid w:val="004A71C7"/>
    <w:rsid w:val="004A72CA"/>
    <w:rsid w:val="004A73D1"/>
    <w:rsid w:val="004A7746"/>
    <w:rsid w:val="004A784C"/>
    <w:rsid w:val="004A78B2"/>
    <w:rsid w:val="004A78E3"/>
    <w:rsid w:val="004A7A6F"/>
    <w:rsid w:val="004A7EE3"/>
    <w:rsid w:val="004B0ACD"/>
    <w:rsid w:val="004B13FB"/>
    <w:rsid w:val="004B1455"/>
    <w:rsid w:val="004B1536"/>
    <w:rsid w:val="004B2066"/>
    <w:rsid w:val="004B2536"/>
    <w:rsid w:val="004B258B"/>
    <w:rsid w:val="004B2A74"/>
    <w:rsid w:val="004B2DC2"/>
    <w:rsid w:val="004B2E84"/>
    <w:rsid w:val="004B303B"/>
    <w:rsid w:val="004B34CE"/>
    <w:rsid w:val="004B3807"/>
    <w:rsid w:val="004B3A37"/>
    <w:rsid w:val="004B3F61"/>
    <w:rsid w:val="004B41B4"/>
    <w:rsid w:val="004B4971"/>
    <w:rsid w:val="004B4C16"/>
    <w:rsid w:val="004B4C37"/>
    <w:rsid w:val="004B4E60"/>
    <w:rsid w:val="004B58F7"/>
    <w:rsid w:val="004B63BD"/>
    <w:rsid w:val="004B6514"/>
    <w:rsid w:val="004B7552"/>
    <w:rsid w:val="004B77DE"/>
    <w:rsid w:val="004B7AE3"/>
    <w:rsid w:val="004B7E6E"/>
    <w:rsid w:val="004C0233"/>
    <w:rsid w:val="004C09D0"/>
    <w:rsid w:val="004C0BC6"/>
    <w:rsid w:val="004C0CEA"/>
    <w:rsid w:val="004C0DAE"/>
    <w:rsid w:val="004C1A48"/>
    <w:rsid w:val="004C1C42"/>
    <w:rsid w:val="004C1E08"/>
    <w:rsid w:val="004C201B"/>
    <w:rsid w:val="004C2779"/>
    <w:rsid w:val="004C2890"/>
    <w:rsid w:val="004C2988"/>
    <w:rsid w:val="004C2B6B"/>
    <w:rsid w:val="004C2E92"/>
    <w:rsid w:val="004C2FD0"/>
    <w:rsid w:val="004C301F"/>
    <w:rsid w:val="004C3970"/>
    <w:rsid w:val="004C3E5F"/>
    <w:rsid w:val="004C44E5"/>
    <w:rsid w:val="004C45C0"/>
    <w:rsid w:val="004C4665"/>
    <w:rsid w:val="004C4742"/>
    <w:rsid w:val="004C4A0C"/>
    <w:rsid w:val="004C4AF0"/>
    <w:rsid w:val="004C4E55"/>
    <w:rsid w:val="004C4F68"/>
    <w:rsid w:val="004C5161"/>
    <w:rsid w:val="004C5538"/>
    <w:rsid w:val="004C561F"/>
    <w:rsid w:val="004C57B4"/>
    <w:rsid w:val="004C62CA"/>
    <w:rsid w:val="004C6510"/>
    <w:rsid w:val="004C67BB"/>
    <w:rsid w:val="004C6A53"/>
    <w:rsid w:val="004C6D67"/>
    <w:rsid w:val="004C6F24"/>
    <w:rsid w:val="004C7060"/>
    <w:rsid w:val="004C715E"/>
    <w:rsid w:val="004C7215"/>
    <w:rsid w:val="004C754E"/>
    <w:rsid w:val="004C7A10"/>
    <w:rsid w:val="004D0083"/>
    <w:rsid w:val="004D0724"/>
    <w:rsid w:val="004D0ACE"/>
    <w:rsid w:val="004D0CCA"/>
    <w:rsid w:val="004D0F69"/>
    <w:rsid w:val="004D11D8"/>
    <w:rsid w:val="004D1322"/>
    <w:rsid w:val="004D165C"/>
    <w:rsid w:val="004D19BC"/>
    <w:rsid w:val="004D1A3E"/>
    <w:rsid w:val="004D1D57"/>
    <w:rsid w:val="004D1DF5"/>
    <w:rsid w:val="004D23AA"/>
    <w:rsid w:val="004D265A"/>
    <w:rsid w:val="004D27BC"/>
    <w:rsid w:val="004D2ADD"/>
    <w:rsid w:val="004D3277"/>
    <w:rsid w:val="004D3284"/>
    <w:rsid w:val="004D3893"/>
    <w:rsid w:val="004D3BB6"/>
    <w:rsid w:val="004D405D"/>
    <w:rsid w:val="004D41E9"/>
    <w:rsid w:val="004D48EC"/>
    <w:rsid w:val="004D4B3E"/>
    <w:rsid w:val="004D4D5E"/>
    <w:rsid w:val="004D6881"/>
    <w:rsid w:val="004D6886"/>
    <w:rsid w:val="004D6BD9"/>
    <w:rsid w:val="004D6FB2"/>
    <w:rsid w:val="004D6FFC"/>
    <w:rsid w:val="004D74D2"/>
    <w:rsid w:val="004D7914"/>
    <w:rsid w:val="004E0257"/>
    <w:rsid w:val="004E0364"/>
    <w:rsid w:val="004E0A7C"/>
    <w:rsid w:val="004E0F58"/>
    <w:rsid w:val="004E116A"/>
    <w:rsid w:val="004E16BA"/>
    <w:rsid w:val="004E1FC5"/>
    <w:rsid w:val="004E2388"/>
    <w:rsid w:val="004E23D3"/>
    <w:rsid w:val="004E2460"/>
    <w:rsid w:val="004E2ABB"/>
    <w:rsid w:val="004E3150"/>
    <w:rsid w:val="004E3523"/>
    <w:rsid w:val="004E3FDE"/>
    <w:rsid w:val="004E40CF"/>
    <w:rsid w:val="004E4165"/>
    <w:rsid w:val="004E4588"/>
    <w:rsid w:val="004E46A8"/>
    <w:rsid w:val="004E4987"/>
    <w:rsid w:val="004E4DC4"/>
    <w:rsid w:val="004E50D1"/>
    <w:rsid w:val="004E59E1"/>
    <w:rsid w:val="004E5A23"/>
    <w:rsid w:val="004E5A86"/>
    <w:rsid w:val="004E5AFD"/>
    <w:rsid w:val="004E5C14"/>
    <w:rsid w:val="004E5E33"/>
    <w:rsid w:val="004E60FD"/>
    <w:rsid w:val="004E61B5"/>
    <w:rsid w:val="004E62B1"/>
    <w:rsid w:val="004E6830"/>
    <w:rsid w:val="004E69D0"/>
    <w:rsid w:val="004E6C66"/>
    <w:rsid w:val="004E6EBC"/>
    <w:rsid w:val="004E71B2"/>
    <w:rsid w:val="004E75E3"/>
    <w:rsid w:val="004E7B13"/>
    <w:rsid w:val="004E7F16"/>
    <w:rsid w:val="004E7FCC"/>
    <w:rsid w:val="004F078A"/>
    <w:rsid w:val="004F0E17"/>
    <w:rsid w:val="004F175F"/>
    <w:rsid w:val="004F1856"/>
    <w:rsid w:val="004F1FB1"/>
    <w:rsid w:val="004F241D"/>
    <w:rsid w:val="004F28D8"/>
    <w:rsid w:val="004F2A11"/>
    <w:rsid w:val="004F2DE3"/>
    <w:rsid w:val="004F3372"/>
    <w:rsid w:val="004F3544"/>
    <w:rsid w:val="004F3837"/>
    <w:rsid w:val="004F385A"/>
    <w:rsid w:val="004F3B90"/>
    <w:rsid w:val="004F3D32"/>
    <w:rsid w:val="004F3E8C"/>
    <w:rsid w:val="004F4054"/>
    <w:rsid w:val="004F445A"/>
    <w:rsid w:val="004F460C"/>
    <w:rsid w:val="004F462F"/>
    <w:rsid w:val="004F4B08"/>
    <w:rsid w:val="004F5A23"/>
    <w:rsid w:val="004F5EF7"/>
    <w:rsid w:val="004F6058"/>
    <w:rsid w:val="004F679B"/>
    <w:rsid w:val="004F6C95"/>
    <w:rsid w:val="004F6CD8"/>
    <w:rsid w:val="004F77C1"/>
    <w:rsid w:val="004F7B47"/>
    <w:rsid w:val="00500253"/>
    <w:rsid w:val="005002E0"/>
    <w:rsid w:val="005002F8"/>
    <w:rsid w:val="00500AF0"/>
    <w:rsid w:val="00501581"/>
    <w:rsid w:val="00501585"/>
    <w:rsid w:val="00501781"/>
    <w:rsid w:val="005019E7"/>
    <w:rsid w:val="00502173"/>
    <w:rsid w:val="005022B8"/>
    <w:rsid w:val="0050279E"/>
    <w:rsid w:val="00503401"/>
    <w:rsid w:val="0050358C"/>
    <w:rsid w:val="00503B83"/>
    <w:rsid w:val="00503F89"/>
    <w:rsid w:val="00504217"/>
    <w:rsid w:val="005045A7"/>
    <w:rsid w:val="00504604"/>
    <w:rsid w:val="00504A61"/>
    <w:rsid w:val="005058DC"/>
    <w:rsid w:val="0050594B"/>
    <w:rsid w:val="00505CF6"/>
    <w:rsid w:val="00505E0D"/>
    <w:rsid w:val="00505E6A"/>
    <w:rsid w:val="00506168"/>
    <w:rsid w:val="00506799"/>
    <w:rsid w:val="005067E2"/>
    <w:rsid w:val="00506831"/>
    <w:rsid w:val="00506A6B"/>
    <w:rsid w:val="00506DB3"/>
    <w:rsid w:val="00506EC5"/>
    <w:rsid w:val="00506F7C"/>
    <w:rsid w:val="00507430"/>
    <w:rsid w:val="00507703"/>
    <w:rsid w:val="00507E2E"/>
    <w:rsid w:val="00507F8E"/>
    <w:rsid w:val="00510370"/>
    <w:rsid w:val="0051053B"/>
    <w:rsid w:val="00510960"/>
    <w:rsid w:val="00510B59"/>
    <w:rsid w:val="00510C0F"/>
    <w:rsid w:val="00510DEB"/>
    <w:rsid w:val="005112D7"/>
    <w:rsid w:val="005113CC"/>
    <w:rsid w:val="005113DA"/>
    <w:rsid w:val="00511CAE"/>
    <w:rsid w:val="00511D81"/>
    <w:rsid w:val="005120FF"/>
    <w:rsid w:val="00512280"/>
    <w:rsid w:val="00512538"/>
    <w:rsid w:val="005129DC"/>
    <w:rsid w:val="00512B6E"/>
    <w:rsid w:val="00512F0C"/>
    <w:rsid w:val="00512F8E"/>
    <w:rsid w:val="00513864"/>
    <w:rsid w:val="0051421C"/>
    <w:rsid w:val="005146C1"/>
    <w:rsid w:val="0051493D"/>
    <w:rsid w:val="005149F2"/>
    <w:rsid w:val="00514A09"/>
    <w:rsid w:val="00515207"/>
    <w:rsid w:val="00515985"/>
    <w:rsid w:val="0051683F"/>
    <w:rsid w:val="0051699D"/>
    <w:rsid w:val="00516B5D"/>
    <w:rsid w:val="00516DF0"/>
    <w:rsid w:val="00516F57"/>
    <w:rsid w:val="005170B4"/>
    <w:rsid w:val="0051720A"/>
    <w:rsid w:val="005174E7"/>
    <w:rsid w:val="00517B40"/>
    <w:rsid w:val="00520015"/>
    <w:rsid w:val="00520401"/>
    <w:rsid w:val="00520AF9"/>
    <w:rsid w:val="00520D4E"/>
    <w:rsid w:val="00520D72"/>
    <w:rsid w:val="00520DBE"/>
    <w:rsid w:val="005210C5"/>
    <w:rsid w:val="005213BD"/>
    <w:rsid w:val="00521F85"/>
    <w:rsid w:val="00522064"/>
    <w:rsid w:val="005221BA"/>
    <w:rsid w:val="005223F4"/>
    <w:rsid w:val="00523363"/>
    <w:rsid w:val="0052373E"/>
    <w:rsid w:val="00523897"/>
    <w:rsid w:val="00523B36"/>
    <w:rsid w:val="00524262"/>
    <w:rsid w:val="00524581"/>
    <w:rsid w:val="00524A30"/>
    <w:rsid w:val="00524CC4"/>
    <w:rsid w:val="00524DBF"/>
    <w:rsid w:val="00524EE8"/>
    <w:rsid w:val="0052584A"/>
    <w:rsid w:val="005260FB"/>
    <w:rsid w:val="0052622B"/>
    <w:rsid w:val="005266FF"/>
    <w:rsid w:val="00526C1B"/>
    <w:rsid w:val="005270F3"/>
    <w:rsid w:val="00527210"/>
    <w:rsid w:val="00527575"/>
    <w:rsid w:val="00527EAF"/>
    <w:rsid w:val="00527F3C"/>
    <w:rsid w:val="00530B75"/>
    <w:rsid w:val="00530FA1"/>
    <w:rsid w:val="005310F0"/>
    <w:rsid w:val="005311FD"/>
    <w:rsid w:val="0053178A"/>
    <w:rsid w:val="00531BAC"/>
    <w:rsid w:val="00531C2C"/>
    <w:rsid w:val="00531F3A"/>
    <w:rsid w:val="005329A0"/>
    <w:rsid w:val="005329EF"/>
    <w:rsid w:val="00532B79"/>
    <w:rsid w:val="00532BB5"/>
    <w:rsid w:val="00532D1E"/>
    <w:rsid w:val="0053308A"/>
    <w:rsid w:val="005334F4"/>
    <w:rsid w:val="00534588"/>
    <w:rsid w:val="00534983"/>
    <w:rsid w:val="00534C0B"/>
    <w:rsid w:val="00534C4E"/>
    <w:rsid w:val="00534DAB"/>
    <w:rsid w:val="0053538B"/>
    <w:rsid w:val="0053566E"/>
    <w:rsid w:val="005356CC"/>
    <w:rsid w:val="00535A81"/>
    <w:rsid w:val="00535DEE"/>
    <w:rsid w:val="00536340"/>
    <w:rsid w:val="00536B6E"/>
    <w:rsid w:val="00536D3C"/>
    <w:rsid w:val="00536D65"/>
    <w:rsid w:val="00536D6F"/>
    <w:rsid w:val="005373B2"/>
    <w:rsid w:val="0053750D"/>
    <w:rsid w:val="0053791A"/>
    <w:rsid w:val="00537966"/>
    <w:rsid w:val="00537AEA"/>
    <w:rsid w:val="005408B0"/>
    <w:rsid w:val="00540BB8"/>
    <w:rsid w:val="00540CAD"/>
    <w:rsid w:val="00540CDF"/>
    <w:rsid w:val="00540E13"/>
    <w:rsid w:val="00540E95"/>
    <w:rsid w:val="00540F00"/>
    <w:rsid w:val="005412D7"/>
    <w:rsid w:val="005413AB"/>
    <w:rsid w:val="005418DD"/>
    <w:rsid w:val="005419B1"/>
    <w:rsid w:val="00541CD6"/>
    <w:rsid w:val="00541D9A"/>
    <w:rsid w:val="00542096"/>
    <w:rsid w:val="00542261"/>
    <w:rsid w:val="00542713"/>
    <w:rsid w:val="0054281D"/>
    <w:rsid w:val="00542971"/>
    <w:rsid w:val="00543128"/>
    <w:rsid w:val="005435CE"/>
    <w:rsid w:val="005445A1"/>
    <w:rsid w:val="0054475B"/>
    <w:rsid w:val="0054475E"/>
    <w:rsid w:val="00544795"/>
    <w:rsid w:val="005448C8"/>
    <w:rsid w:val="005449A3"/>
    <w:rsid w:val="00544A12"/>
    <w:rsid w:val="00544B16"/>
    <w:rsid w:val="00544BE0"/>
    <w:rsid w:val="00544DF0"/>
    <w:rsid w:val="00544E95"/>
    <w:rsid w:val="00544EC8"/>
    <w:rsid w:val="00545687"/>
    <w:rsid w:val="00545F88"/>
    <w:rsid w:val="00546110"/>
    <w:rsid w:val="00546B5D"/>
    <w:rsid w:val="00547031"/>
    <w:rsid w:val="00547092"/>
    <w:rsid w:val="005471FE"/>
    <w:rsid w:val="005475A9"/>
    <w:rsid w:val="005476F8"/>
    <w:rsid w:val="00547D89"/>
    <w:rsid w:val="005504BA"/>
    <w:rsid w:val="00550BCE"/>
    <w:rsid w:val="0055164F"/>
    <w:rsid w:val="00551750"/>
    <w:rsid w:val="00551766"/>
    <w:rsid w:val="0055178A"/>
    <w:rsid w:val="005519CE"/>
    <w:rsid w:val="00551B1C"/>
    <w:rsid w:val="00551CAB"/>
    <w:rsid w:val="0055217D"/>
    <w:rsid w:val="005521AA"/>
    <w:rsid w:val="005523BA"/>
    <w:rsid w:val="00552636"/>
    <w:rsid w:val="005528D3"/>
    <w:rsid w:val="00552DD3"/>
    <w:rsid w:val="00553CD2"/>
    <w:rsid w:val="0055488D"/>
    <w:rsid w:val="005548E2"/>
    <w:rsid w:val="00554B12"/>
    <w:rsid w:val="00554DB9"/>
    <w:rsid w:val="00554E1D"/>
    <w:rsid w:val="00554F20"/>
    <w:rsid w:val="0055527C"/>
    <w:rsid w:val="005552CE"/>
    <w:rsid w:val="00555345"/>
    <w:rsid w:val="0055589F"/>
    <w:rsid w:val="00555A28"/>
    <w:rsid w:val="00555C09"/>
    <w:rsid w:val="00555E02"/>
    <w:rsid w:val="0055607C"/>
    <w:rsid w:val="0055617F"/>
    <w:rsid w:val="00556CC6"/>
    <w:rsid w:val="00556D25"/>
    <w:rsid w:val="00556FD7"/>
    <w:rsid w:val="0055713A"/>
    <w:rsid w:val="005571BB"/>
    <w:rsid w:val="005576B9"/>
    <w:rsid w:val="005576FF"/>
    <w:rsid w:val="005577DE"/>
    <w:rsid w:val="00557A29"/>
    <w:rsid w:val="00557CDE"/>
    <w:rsid w:val="00557DF4"/>
    <w:rsid w:val="0056013A"/>
    <w:rsid w:val="005603D6"/>
    <w:rsid w:val="00560B33"/>
    <w:rsid w:val="0056121B"/>
    <w:rsid w:val="005616D3"/>
    <w:rsid w:val="005617C6"/>
    <w:rsid w:val="00561E19"/>
    <w:rsid w:val="00561EC7"/>
    <w:rsid w:val="00562062"/>
    <w:rsid w:val="00562079"/>
    <w:rsid w:val="0056330F"/>
    <w:rsid w:val="00563855"/>
    <w:rsid w:val="00563892"/>
    <w:rsid w:val="00563988"/>
    <w:rsid w:val="00564289"/>
    <w:rsid w:val="005643AF"/>
    <w:rsid w:val="00564ACA"/>
    <w:rsid w:val="00565143"/>
    <w:rsid w:val="005652C9"/>
    <w:rsid w:val="00565803"/>
    <w:rsid w:val="00565A78"/>
    <w:rsid w:val="00566293"/>
    <w:rsid w:val="0056632F"/>
    <w:rsid w:val="00566A5C"/>
    <w:rsid w:val="00566B3B"/>
    <w:rsid w:val="00566BF1"/>
    <w:rsid w:val="0057014B"/>
    <w:rsid w:val="00570638"/>
    <w:rsid w:val="005707C3"/>
    <w:rsid w:val="005708AF"/>
    <w:rsid w:val="00570D2C"/>
    <w:rsid w:val="00570F15"/>
    <w:rsid w:val="0057122E"/>
    <w:rsid w:val="005716DB"/>
    <w:rsid w:val="0057182D"/>
    <w:rsid w:val="00571C11"/>
    <w:rsid w:val="005720B2"/>
    <w:rsid w:val="00572214"/>
    <w:rsid w:val="00572272"/>
    <w:rsid w:val="005722F0"/>
    <w:rsid w:val="00572A06"/>
    <w:rsid w:val="00573B2E"/>
    <w:rsid w:val="005742BA"/>
    <w:rsid w:val="0057494D"/>
    <w:rsid w:val="005749C6"/>
    <w:rsid w:val="005753EF"/>
    <w:rsid w:val="00575982"/>
    <w:rsid w:val="00575D7E"/>
    <w:rsid w:val="00576080"/>
    <w:rsid w:val="005765F9"/>
    <w:rsid w:val="00576B3B"/>
    <w:rsid w:val="00576E99"/>
    <w:rsid w:val="00576F13"/>
    <w:rsid w:val="00577937"/>
    <w:rsid w:val="005779D1"/>
    <w:rsid w:val="00577A65"/>
    <w:rsid w:val="00577ADD"/>
    <w:rsid w:val="00577DC3"/>
    <w:rsid w:val="005804D5"/>
    <w:rsid w:val="0058086F"/>
    <w:rsid w:val="00580ADD"/>
    <w:rsid w:val="00580E26"/>
    <w:rsid w:val="00581206"/>
    <w:rsid w:val="00581388"/>
    <w:rsid w:val="00581391"/>
    <w:rsid w:val="005819ED"/>
    <w:rsid w:val="00582032"/>
    <w:rsid w:val="0058206C"/>
    <w:rsid w:val="005827F4"/>
    <w:rsid w:val="005829D7"/>
    <w:rsid w:val="00582A77"/>
    <w:rsid w:val="00583426"/>
    <w:rsid w:val="005834D6"/>
    <w:rsid w:val="00583608"/>
    <w:rsid w:val="005837DF"/>
    <w:rsid w:val="00583D57"/>
    <w:rsid w:val="00584315"/>
    <w:rsid w:val="00584520"/>
    <w:rsid w:val="0058469F"/>
    <w:rsid w:val="00584A8E"/>
    <w:rsid w:val="00584C90"/>
    <w:rsid w:val="005851A5"/>
    <w:rsid w:val="005853EE"/>
    <w:rsid w:val="0058555A"/>
    <w:rsid w:val="00585682"/>
    <w:rsid w:val="00585B84"/>
    <w:rsid w:val="00585D84"/>
    <w:rsid w:val="0058649C"/>
    <w:rsid w:val="0058730A"/>
    <w:rsid w:val="0058739C"/>
    <w:rsid w:val="0058763B"/>
    <w:rsid w:val="005876F1"/>
    <w:rsid w:val="00587CF1"/>
    <w:rsid w:val="00587F66"/>
    <w:rsid w:val="00590E00"/>
    <w:rsid w:val="00590E62"/>
    <w:rsid w:val="00591176"/>
    <w:rsid w:val="00591375"/>
    <w:rsid w:val="00591A7E"/>
    <w:rsid w:val="00592364"/>
    <w:rsid w:val="00592ADB"/>
    <w:rsid w:val="00592DD6"/>
    <w:rsid w:val="005931EC"/>
    <w:rsid w:val="00593A02"/>
    <w:rsid w:val="00593E88"/>
    <w:rsid w:val="00593EF3"/>
    <w:rsid w:val="00593F1D"/>
    <w:rsid w:val="00594593"/>
    <w:rsid w:val="00594767"/>
    <w:rsid w:val="00594D92"/>
    <w:rsid w:val="00595100"/>
    <w:rsid w:val="005951B5"/>
    <w:rsid w:val="00595BD5"/>
    <w:rsid w:val="00595D6C"/>
    <w:rsid w:val="005964DB"/>
    <w:rsid w:val="005964FC"/>
    <w:rsid w:val="00596841"/>
    <w:rsid w:val="005977CA"/>
    <w:rsid w:val="00597BD3"/>
    <w:rsid w:val="00597C5E"/>
    <w:rsid w:val="00597D8B"/>
    <w:rsid w:val="00597E3C"/>
    <w:rsid w:val="005A012B"/>
    <w:rsid w:val="005A0606"/>
    <w:rsid w:val="005A0773"/>
    <w:rsid w:val="005A0BC0"/>
    <w:rsid w:val="005A0E29"/>
    <w:rsid w:val="005A0F23"/>
    <w:rsid w:val="005A15A3"/>
    <w:rsid w:val="005A1CD2"/>
    <w:rsid w:val="005A236E"/>
    <w:rsid w:val="005A252D"/>
    <w:rsid w:val="005A2697"/>
    <w:rsid w:val="005A2BE3"/>
    <w:rsid w:val="005A2C22"/>
    <w:rsid w:val="005A2DB1"/>
    <w:rsid w:val="005A2F2A"/>
    <w:rsid w:val="005A379A"/>
    <w:rsid w:val="005A3A47"/>
    <w:rsid w:val="005A400F"/>
    <w:rsid w:val="005A41FB"/>
    <w:rsid w:val="005A434D"/>
    <w:rsid w:val="005A4C7A"/>
    <w:rsid w:val="005A4EE0"/>
    <w:rsid w:val="005A5327"/>
    <w:rsid w:val="005A56F8"/>
    <w:rsid w:val="005A61CF"/>
    <w:rsid w:val="005A61FB"/>
    <w:rsid w:val="005A7372"/>
    <w:rsid w:val="005A74F6"/>
    <w:rsid w:val="005A75CB"/>
    <w:rsid w:val="005A7E36"/>
    <w:rsid w:val="005B0021"/>
    <w:rsid w:val="005B0ABF"/>
    <w:rsid w:val="005B0FE2"/>
    <w:rsid w:val="005B16BF"/>
    <w:rsid w:val="005B1AF8"/>
    <w:rsid w:val="005B1DEB"/>
    <w:rsid w:val="005B1E41"/>
    <w:rsid w:val="005B1F84"/>
    <w:rsid w:val="005B2050"/>
    <w:rsid w:val="005B228F"/>
    <w:rsid w:val="005B22D3"/>
    <w:rsid w:val="005B2705"/>
    <w:rsid w:val="005B2E17"/>
    <w:rsid w:val="005B309C"/>
    <w:rsid w:val="005B31DF"/>
    <w:rsid w:val="005B32D1"/>
    <w:rsid w:val="005B3450"/>
    <w:rsid w:val="005B35D0"/>
    <w:rsid w:val="005B3B68"/>
    <w:rsid w:val="005B4228"/>
    <w:rsid w:val="005B4245"/>
    <w:rsid w:val="005B4330"/>
    <w:rsid w:val="005B4A19"/>
    <w:rsid w:val="005B506F"/>
    <w:rsid w:val="005B572A"/>
    <w:rsid w:val="005B5881"/>
    <w:rsid w:val="005B5CEC"/>
    <w:rsid w:val="005B5D15"/>
    <w:rsid w:val="005B5F2B"/>
    <w:rsid w:val="005B5F43"/>
    <w:rsid w:val="005B601D"/>
    <w:rsid w:val="005B629D"/>
    <w:rsid w:val="005B6586"/>
    <w:rsid w:val="005B70BA"/>
    <w:rsid w:val="005B729C"/>
    <w:rsid w:val="005B72CC"/>
    <w:rsid w:val="005B7454"/>
    <w:rsid w:val="005B7A77"/>
    <w:rsid w:val="005C04B6"/>
    <w:rsid w:val="005C05C5"/>
    <w:rsid w:val="005C0820"/>
    <w:rsid w:val="005C10FE"/>
    <w:rsid w:val="005C12B2"/>
    <w:rsid w:val="005C148D"/>
    <w:rsid w:val="005C1571"/>
    <w:rsid w:val="005C1A1A"/>
    <w:rsid w:val="005C2222"/>
    <w:rsid w:val="005C3662"/>
    <w:rsid w:val="005C3842"/>
    <w:rsid w:val="005C3E86"/>
    <w:rsid w:val="005C3FEF"/>
    <w:rsid w:val="005C419D"/>
    <w:rsid w:val="005C4E8A"/>
    <w:rsid w:val="005C50B8"/>
    <w:rsid w:val="005C543E"/>
    <w:rsid w:val="005C54CA"/>
    <w:rsid w:val="005C58A7"/>
    <w:rsid w:val="005C5A06"/>
    <w:rsid w:val="005C5A50"/>
    <w:rsid w:val="005C5CBF"/>
    <w:rsid w:val="005C615D"/>
    <w:rsid w:val="005C68C1"/>
    <w:rsid w:val="005C6C78"/>
    <w:rsid w:val="005C6CEC"/>
    <w:rsid w:val="005C6E5F"/>
    <w:rsid w:val="005C6F39"/>
    <w:rsid w:val="005C7099"/>
    <w:rsid w:val="005C77BC"/>
    <w:rsid w:val="005C7B42"/>
    <w:rsid w:val="005C7F8E"/>
    <w:rsid w:val="005D085F"/>
    <w:rsid w:val="005D0F30"/>
    <w:rsid w:val="005D11A7"/>
    <w:rsid w:val="005D12D4"/>
    <w:rsid w:val="005D146D"/>
    <w:rsid w:val="005D15EC"/>
    <w:rsid w:val="005D18B6"/>
    <w:rsid w:val="005D1FB1"/>
    <w:rsid w:val="005D2231"/>
    <w:rsid w:val="005D2269"/>
    <w:rsid w:val="005D2375"/>
    <w:rsid w:val="005D2633"/>
    <w:rsid w:val="005D296C"/>
    <w:rsid w:val="005D2C3D"/>
    <w:rsid w:val="005D2D0E"/>
    <w:rsid w:val="005D2D77"/>
    <w:rsid w:val="005D308B"/>
    <w:rsid w:val="005D3269"/>
    <w:rsid w:val="005D3FB2"/>
    <w:rsid w:val="005D4800"/>
    <w:rsid w:val="005D4A60"/>
    <w:rsid w:val="005D4C14"/>
    <w:rsid w:val="005D4C52"/>
    <w:rsid w:val="005D5035"/>
    <w:rsid w:val="005D50B5"/>
    <w:rsid w:val="005D536A"/>
    <w:rsid w:val="005D5A61"/>
    <w:rsid w:val="005D5EB2"/>
    <w:rsid w:val="005D6559"/>
    <w:rsid w:val="005D7BBA"/>
    <w:rsid w:val="005D7F83"/>
    <w:rsid w:val="005E0095"/>
    <w:rsid w:val="005E057C"/>
    <w:rsid w:val="005E0AE8"/>
    <w:rsid w:val="005E1B6F"/>
    <w:rsid w:val="005E1C01"/>
    <w:rsid w:val="005E2560"/>
    <w:rsid w:val="005E2733"/>
    <w:rsid w:val="005E2C22"/>
    <w:rsid w:val="005E30FA"/>
    <w:rsid w:val="005E3248"/>
    <w:rsid w:val="005E399C"/>
    <w:rsid w:val="005E3ADF"/>
    <w:rsid w:val="005E3B09"/>
    <w:rsid w:val="005E3DDA"/>
    <w:rsid w:val="005E47A3"/>
    <w:rsid w:val="005E49C8"/>
    <w:rsid w:val="005E4C4E"/>
    <w:rsid w:val="005E4C76"/>
    <w:rsid w:val="005E4F71"/>
    <w:rsid w:val="005E5577"/>
    <w:rsid w:val="005E6B8F"/>
    <w:rsid w:val="005E6DB1"/>
    <w:rsid w:val="005E7387"/>
    <w:rsid w:val="005E77C9"/>
    <w:rsid w:val="005E7A80"/>
    <w:rsid w:val="005E7EFC"/>
    <w:rsid w:val="005F0091"/>
    <w:rsid w:val="005F0A46"/>
    <w:rsid w:val="005F0B40"/>
    <w:rsid w:val="005F0EE6"/>
    <w:rsid w:val="005F0F02"/>
    <w:rsid w:val="005F162B"/>
    <w:rsid w:val="005F1B71"/>
    <w:rsid w:val="005F1D27"/>
    <w:rsid w:val="005F20CF"/>
    <w:rsid w:val="005F22DD"/>
    <w:rsid w:val="005F27FF"/>
    <w:rsid w:val="005F28F8"/>
    <w:rsid w:val="005F2C61"/>
    <w:rsid w:val="005F2CB2"/>
    <w:rsid w:val="005F2FCC"/>
    <w:rsid w:val="005F3E75"/>
    <w:rsid w:val="005F497F"/>
    <w:rsid w:val="005F4B0A"/>
    <w:rsid w:val="005F4F11"/>
    <w:rsid w:val="005F521A"/>
    <w:rsid w:val="005F5575"/>
    <w:rsid w:val="005F56AB"/>
    <w:rsid w:val="005F5A87"/>
    <w:rsid w:val="005F5B26"/>
    <w:rsid w:val="005F5EAD"/>
    <w:rsid w:val="005F6830"/>
    <w:rsid w:val="005F6B37"/>
    <w:rsid w:val="005F6B81"/>
    <w:rsid w:val="005F6DA0"/>
    <w:rsid w:val="005F6FD2"/>
    <w:rsid w:val="005F7251"/>
    <w:rsid w:val="005F7501"/>
    <w:rsid w:val="005F788C"/>
    <w:rsid w:val="005F79CA"/>
    <w:rsid w:val="005F7B07"/>
    <w:rsid w:val="005F7F10"/>
    <w:rsid w:val="006000F2"/>
    <w:rsid w:val="006007F9"/>
    <w:rsid w:val="0060085D"/>
    <w:rsid w:val="00600F59"/>
    <w:rsid w:val="00601106"/>
    <w:rsid w:val="0060171A"/>
    <w:rsid w:val="006017E4"/>
    <w:rsid w:val="00601965"/>
    <w:rsid w:val="00601E19"/>
    <w:rsid w:val="00601E66"/>
    <w:rsid w:val="00601F00"/>
    <w:rsid w:val="00601F40"/>
    <w:rsid w:val="006022C9"/>
    <w:rsid w:val="006024B3"/>
    <w:rsid w:val="006027EF"/>
    <w:rsid w:val="0060283A"/>
    <w:rsid w:val="006028C4"/>
    <w:rsid w:val="00602A81"/>
    <w:rsid w:val="00602BAF"/>
    <w:rsid w:val="00602FE1"/>
    <w:rsid w:val="0060312A"/>
    <w:rsid w:val="00603496"/>
    <w:rsid w:val="00603A56"/>
    <w:rsid w:val="00603EA4"/>
    <w:rsid w:val="00603EF9"/>
    <w:rsid w:val="00604090"/>
    <w:rsid w:val="00604872"/>
    <w:rsid w:val="006050BD"/>
    <w:rsid w:val="00605467"/>
    <w:rsid w:val="00605BA2"/>
    <w:rsid w:val="00606701"/>
    <w:rsid w:val="00606764"/>
    <w:rsid w:val="006070F5"/>
    <w:rsid w:val="006073EF"/>
    <w:rsid w:val="00607C5E"/>
    <w:rsid w:val="00610FF4"/>
    <w:rsid w:val="006112C8"/>
    <w:rsid w:val="006118DE"/>
    <w:rsid w:val="00611AF3"/>
    <w:rsid w:val="00612186"/>
    <w:rsid w:val="006122A2"/>
    <w:rsid w:val="00612AD3"/>
    <w:rsid w:val="00612D13"/>
    <w:rsid w:val="006130AB"/>
    <w:rsid w:val="0061333B"/>
    <w:rsid w:val="00613A92"/>
    <w:rsid w:val="00614694"/>
    <w:rsid w:val="00614DE8"/>
    <w:rsid w:val="00615189"/>
    <w:rsid w:val="0061522F"/>
    <w:rsid w:val="00615525"/>
    <w:rsid w:val="0061605A"/>
    <w:rsid w:val="006164ED"/>
    <w:rsid w:val="00616B41"/>
    <w:rsid w:val="00617B1E"/>
    <w:rsid w:val="00617E11"/>
    <w:rsid w:val="00620076"/>
    <w:rsid w:val="006202D0"/>
    <w:rsid w:val="00620562"/>
    <w:rsid w:val="006209CD"/>
    <w:rsid w:val="00620B26"/>
    <w:rsid w:val="00621465"/>
    <w:rsid w:val="00621ADD"/>
    <w:rsid w:val="00622244"/>
    <w:rsid w:val="0062244E"/>
    <w:rsid w:val="0062275A"/>
    <w:rsid w:val="00622E00"/>
    <w:rsid w:val="00623088"/>
    <w:rsid w:val="006239A4"/>
    <w:rsid w:val="00623CDC"/>
    <w:rsid w:val="006240A8"/>
    <w:rsid w:val="0062435B"/>
    <w:rsid w:val="00624FB6"/>
    <w:rsid w:val="0062509C"/>
    <w:rsid w:val="0062529C"/>
    <w:rsid w:val="0062539F"/>
    <w:rsid w:val="0062558C"/>
    <w:rsid w:val="0062568D"/>
    <w:rsid w:val="00625759"/>
    <w:rsid w:val="00625832"/>
    <w:rsid w:val="00625E04"/>
    <w:rsid w:val="00625F45"/>
    <w:rsid w:val="00625F9A"/>
    <w:rsid w:val="006261A0"/>
    <w:rsid w:val="00626632"/>
    <w:rsid w:val="00626940"/>
    <w:rsid w:val="00626A73"/>
    <w:rsid w:val="00626B44"/>
    <w:rsid w:val="006273F2"/>
    <w:rsid w:val="0062756D"/>
    <w:rsid w:val="0062792F"/>
    <w:rsid w:val="00627BF3"/>
    <w:rsid w:val="00627D61"/>
    <w:rsid w:val="0063019A"/>
    <w:rsid w:val="006302C5"/>
    <w:rsid w:val="00630413"/>
    <w:rsid w:val="00630817"/>
    <w:rsid w:val="006308B2"/>
    <w:rsid w:val="00630A86"/>
    <w:rsid w:val="00631E96"/>
    <w:rsid w:val="006320B2"/>
    <w:rsid w:val="006329E6"/>
    <w:rsid w:val="00633019"/>
    <w:rsid w:val="006332B7"/>
    <w:rsid w:val="00633689"/>
    <w:rsid w:val="00633713"/>
    <w:rsid w:val="00633BBA"/>
    <w:rsid w:val="00633C0E"/>
    <w:rsid w:val="00633E98"/>
    <w:rsid w:val="006340D4"/>
    <w:rsid w:val="00634573"/>
    <w:rsid w:val="006345B6"/>
    <w:rsid w:val="00634C6A"/>
    <w:rsid w:val="006352C7"/>
    <w:rsid w:val="00635358"/>
    <w:rsid w:val="006356C5"/>
    <w:rsid w:val="00635853"/>
    <w:rsid w:val="00635D4F"/>
    <w:rsid w:val="006361F6"/>
    <w:rsid w:val="00636A36"/>
    <w:rsid w:val="0063707C"/>
    <w:rsid w:val="00637502"/>
    <w:rsid w:val="0063771C"/>
    <w:rsid w:val="006379CE"/>
    <w:rsid w:val="00637AA4"/>
    <w:rsid w:val="0064045B"/>
    <w:rsid w:val="006415AE"/>
    <w:rsid w:val="00641989"/>
    <w:rsid w:val="00641E2F"/>
    <w:rsid w:val="00642243"/>
    <w:rsid w:val="006430B7"/>
    <w:rsid w:val="00643A96"/>
    <w:rsid w:val="00643A99"/>
    <w:rsid w:val="00644306"/>
    <w:rsid w:val="0064432E"/>
    <w:rsid w:val="00644552"/>
    <w:rsid w:val="00644C2E"/>
    <w:rsid w:val="00645818"/>
    <w:rsid w:val="00645D96"/>
    <w:rsid w:val="00645E93"/>
    <w:rsid w:val="006462C6"/>
    <w:rsid w:val="0064724B"/>
    <w:rsid w:val="006473C2"/>
    <w:rsid w:val="00647A8B"/>
    <w:rsid w:val="00647CCC"/>
    <w:rsid w:val="006500A6"/>
    <w:rsid w:val="006503AE"/>
    <w:rsid w:val="006506E1"/>
    <w:rsid w:val="0065082B"/>
    <w:rsid w:val="0065091C"/>
    <w:rsid w:val="00650E31"/>
    <w:rsid w:val="00650FD9"/>
    <w:rsid w:val="0065105C"/>
    <w:rsid w:val="006512E3"/>
    <w:rsid w:val="006515D4"/>
    <w:rsid w:val="00651D0A"/>
    <w:rsid w:val="0065209A"/>
    <w:rsid w:val="006521C7"/>
    <w:rsid w:val="0065226C"/>
    <w:rsid w:val="0065254A"/>
    <w:rsid w:val="006525D7"/>
    <w:rsid w:val="00652849"/>
    <w:rsid w:val="00652B33"/>
    <w:rsid w:val="006533C1"/>
    <w:rsid w:val="0065357D"/>
    <w:rsid w:val="006537A8"/>
    <w:rsid w:val="00653D83"/>
    <w:rsid w:val="00654387"/>
    <w:rsid w:val="00654EC0"/>
    <w:rsid w:val="006553E2"/>
    <w:rsid w:val="0065576A"/>
    <w:rsid w:val="00655D4F"/>
    <w:rsid w:val="00655FE3"/>
    <w:rsid w:val="006566F4"/>
    <w:rsid w:val="006567D0"/>
    <w:rsid w:val="00656F39"/>
    <w:rsid w:val="006570EC"/>
    <w:rsid w:val="006573DE"/>
    <w:rsid w:val="006574E4"/>
    <w:rsid w:val="006602EB"/>
    <w:rsid w:val="0066036A"/>
    <w:rsid w:val="006604C5"/>
    <w:rsid w:val="00660795"/>
    <w:rsid w:val="006607EF"/>
    <w:rsid w:val="00660E1A"/>
    <w:rsid w:val="00660FDF"/>
    <w:rsid w:val="00661206"/>
    <w:rsid w:val="0066180F"/>
    <w:rsid w:val="00661828"/>
    <w:rsid w:val="00661870"/>
    <w:rsid w:val="00661C25"/>
    <w:rsid w:val="00661CA1"/>
    <w:rsid w:val="00661F76"/>
    <w:rsid w:val="00661FD1"/>
    <w:rsid w:val="006622CD"/>
    <w:rsid w:val="00662732"/>
    <w:rsid w:val="0066288F"/>
    <w:rsid w:val="006628F4"/>
    <w:rsid w:val="0066299E"/>
    <w:rsid w:val="00662AD7"/>
    <w:rsid w:val="006631AF"/>
    <w:rsid w:val="0066330A"/>
    <w:rsid w:val="006633C7"/>
    <w:rsid w:val="00663417"/>
    <w:rsid w:val="00663964"/>
    <w:rsid w:val="00663B4E"/>
    <w:rsid w:val="006640CC"/>
    <w:rsid w:val="00664480"/>
    <w:rsid w:val="00664833"/>
    <w:rsid w:val="00664B99"/>
    <w:rsid w:val="00664F5C"/>
    <w:rsid w:val="00665423"/>
    <w:rsid w:val="00665456"/>
    <w:rsid w:val="006656CF"/>
    <w:rsid w:val="006660C0"/>
    <w:rsid w:val="00666277"/>
    <w:rsid w:val="00666526"/>
    <w:rsid w:val="00666973"/>
    <w:rsid w:val="00666A34"/>
    <w:rsid w:val="00666D9E"/>
    <w:rsid w:val="00666EF4"/>
    <w:rsid w:val="00667710"/>
    <w:rsid w:val="006679BB"/>
    <w:rsid w:val="00667D03"/>
    <w:rsid w:val="00667DEB"/>
    <w:rsid w:val="006701C4"/>
    <w:rsid w:val="00670B1A"/>
    <w:rsid w:val="00670DD6"/>
    <w:rsid w:val="006710C1"/>
    <w:rsid w:val="006712E6"/>
    <w:rsid w:val="00671633"/>
    <w:rsid w:val="006718AC"/>
    <w:rsid w:val="00671F42"/>
    <w:rsid w:val="006721C9"/>
    <w:rsid w:val="006724AE"/>
    <w:rsid w:val="00672877"/>
    <w:rsid w:val="00672D16"/>
    <w:rsid w:val="00672D36"/>
    <w:rsid w:val="00672D42"/>
    <w:rsid w:val="00672FFB"/>
    <w:rsid w:val="0067342B"/>
    <w:rsid w:val="0067368D"/>
    <w:rsid w:val="00673772"/>
    <w:rsid w:val="00673E67"/>
    <w:rsid w:val="0067411D"/>
    <w:rsid w:val="006742F8"/>
    <w:rsid w:val="00674677"/>
    <w:rsid w:val="006748A9"/>
    <w:rsid w:val="00674960"/>
    <w:rsid w:val="00675CFE"/>
    <w:rsid w:val="00675EA8"/>
    <w:rsid w:val="00675EB3"/>
    <w:rsid w:val="0067640B"/>
    <w:rsid w:val="006766F5"/>
    <w:rsid w:val="0067676C"/>
    <w:rsid w:val="00676B2D"/>
    <w:rsid w:val="00676BEA"/>
    <w:rsid w:val="006779A0"/>
    <w:rsid w:val="006779BC"/>
    <w:rsid w:val="00677BCB"/>
    <w:rsid w:val="0068004C"/>
    <w:rsid w:val="0068063B"/>
    <w:rsid w:val="00680992"/>
    <w:rsid w:val="00680A8C"/>
    <w:rsid w:val="00680AE2"/>
    <w:rsid w:val="00681480"/>
    <w:rsid w:val="006817BD"/>
    <w:rsid w:val="0068184C"/>
    <w:rsid w:val="006819B0"/>
    <w:rsid w:val="00681B50"/>
    <w:rsid w:val="00681E97"/>
    <w:rsid w:val="00681EDF"/>
    <w:rsid w:val="00682090"/>
    <w:rsid w:val="0068298C"/>
    <w:rsid w:val="00682E19"/>
    <w:rsid w:val="006834DF"/>
    <w:rsid w:val="00683FF4"/>
    <w:rsid w:val="00684286"/>
    <w:rsid w:val="006842A6"/>
    <w:rsid w:val="00684320"/>
    <w:rsid w:val="00684515"/>
    <w:rsid w:val="00684BDF"/>
    <w:rsid w:val="00685156"/>
    <w:rsid w:val="006853C8"/>
    <w:rsid w:val="00685924"/>
    <w:rsid w:val="00685C7B"/>
    <w:rsid w:val="00686C95"/>
    <w:rsid w:val="00686D54"/>
    <w:rsid w:val="00686E81"/>
    <w:rsid w:val="00687152"/>
    <w:rsid w:val="006876DF"/>
    <w:rsid w:val="006878B3"/>
    <w:rsid w:val="00687931"/>
    <w:rsid w:val="00687E12"/>
    <w:rsid w:val="00690109"/>
    <w:rsid w:val="0069047C"/>
    <w:rsid w:val="0069083F"/>
    <w:rsid w:val="00690F2F"/>
    <w:rsid w:val="00691298"/>
    <w:rsid w:val="00691319"/>
    <w:rsid w:val="0069133B"/>
    <w:rsid w:val="006921DE"/>
    <w:rsid w:val="006921ED"/>
    <w:rsid w:val="006922CE"/>
    <w:rsid w:val="006937AF"/>
    <w:rsid w:val="00693800"/>
    <w:rsid w:val="00693EC2"/>
    <w:rsid w:val="00694435"/>
    <w:rsid w:val="00694A87"/>
    <w:rsid w:val="00694C45"/>
    <w:rsid w:val="00695092"/>
    <w:rsid w:val="0069521F"/>
    <w:rsid w:val="00695C31"/>
    <w:rsid w:val="00695C6C"/>
    <w:rsid w:val="00695FC9"/>
    <w:rsid w:val="00696167"/>
    <w:rsid w:val="00696630"/>
    <w:rsid w:val="0069704B"/>
    <w:rsid w:val="00697427"/>
    <w:rsid w:val="00697533"/>
    <w:rsid w:val="00697974"/>
    <w:rsid w:val="00697C41"/>
    <w:rsid w:val="00697D0B"/>
    <w:rsid w:val="00697DE9"/>
    <w:rsid w:val="006A0058"/>
    <w:rsid w:val="006A0355"/>
    <w:rsid w:val="006A055F"/>
    <w:rsid w:val="006A0679"/>
    <w:rsid w:val="006A069A"/>
    <w:rsid w:val="006A14C8"/>
    <w:rsid w:val="006A1936"/>
    <w:rsid w:val="006A2023"/>
    <w:rsid w:val="006A210B"/>
    <w:rsid w:val="006A2392"/>
    <w:rsid w:val="006A2C65"/>
    <w:rsid w:val="006A2F68"/>
    <w:rsid w:val="006A3782"/>
    <w:rsid w:val="006A3CCB"/>
    <w:rsid w:val="006A4D55"/>
    <w:rsid w:val="006A5282"/>
    <w:rsid w:val="006A52B7"/>
    <w:rsid w:val="006A53D2"/>
    <w:rsid w:val="006A561F"/>
    <w:rsid w:val="006B02AE"/>
    <w:rsid w:val="006B1170"/>
    <w:rsid w:val="006B13E5"/>
    <w:rsid w:val="006B17E4"/>
    <w:rsid w:val="006B2334"/>
    <w:rsid w:val="006B28EE"/>
    <w:rsid w:val="006B2B08"/>
    <w:rsid w:val="006B30FE"/>
    <w:rsid w:val="006B3388"/>
    <w:rsid w:val="006B4626"/>
    <w:rsid w:val="006B48F4"/>
    <w:rsid w:val="006B4989"/>
    <w:rsid w:val="006B53DE"/>
    <w:rsid w:val="006B55F2"/>
    <w:rsid w:val="006B5746"/>
    <w:rsid w:val="006B597A"/>
    <w:rsid w:val="006B5A95"/>
    <w:rsid w:val="006B5AE2"/>
    <w:rsid w:val="006B5BAF"/>
    <w:rsid w:val="006B6248"/>
    <w:rsid w:val="006B66AC"/>
    <w:rsid w:val="006B735C"/>
    <w:rsid w:val="006B77D5"/>
    <w:rsid w:val="006B79AB"/>
    <w:rsid w:val="006B7C48"/>
    <w:rsid w:val="006B7F25"/>
    <w:rsid w:val="006C051C"/>
    <w:rsid w:val="006C05EA"/>
    <w:rsid w:val="006C13FE"/>
    <w:rsid w:val="006C1EBC"/>
    <w:rsid w:val="006C1FBC"/>
    <w:rsid w:val="006C204F"/>
    <w:rsid w:val="006C26A8"/>
    <w:rsid w:val="006C2B67"/>
    <w:rsid w:val="006C2BBF"/>
    <w:rsid w:val="006C2C65"/>
    <w:rsid w:val="006C3078"/>
    <w:rsid w:val="006C3215"/>
    <w:rsid w:val="006C365B"/>
    <w:rsid w:val="006C3920"/>
    <w:rsid w:val="006C39BC"/>
    <w:rsid w:val="006C3C6C"/>
    <w:rsid w:val="006C42F9"/>
    <w:rsid w:val="006C4929"/>
    <w:rsid w:val="006C4B0B"/>
    <w:rsid w:val="006C4B17"/>
    <w:rsid w:val="006C4C8D"/>
    <w:rsid w:val="006C5252"/>
    <w:rsid w:val="006C52D1"/>
    <w:rsid w:val="006C55D0"/>
    <w:rsid w:val="006C56E1"/>
    <w:rsid w:val="006C57C0"/>
    <w:rsid w:val="006C5D93"/>
    <w:rsid w:val="006C5E06"/>
    <w:rsid w:val="006C6576"/>
    <w:rsid w:val="006C6EA0"/>
    <w:rsid w:val="006C6FD7"/>
    <w:rsid w:val="006C7358"/>
    <w:rsid w:val="006C74D5"/>
    <w:rsid w:val="006C74F8"/>
    <w:rsid w:val="006C7565"/>
    <w:rsid w:val="006C770E"/>
    <w:rsid w:val="006C77B4"/>
    <w:rsid w:val="006C7847"/>
    <w:rsid w:val="006C7BF2"/>
    <w:rsid w:val="006D0032"/>
    <w:rsid w:val="006D05EC"/>
    <w:rsid w:val="006D0C4F"/>
    <w:rsid w:val="006D0CBE"/>
    <w:rsid w:val="006D1470"/>
    <w:rsid w:val="006D18BC"/>
    <w:rsid w:val="006D193B"/>
    <w:rsid w:val="006D1E42"/>
    <w:rsid w:val="006D2158"/>
    <w:rsid w:val="006D2189"/>
    <w:rsid w:val="006D25EE"/>
    <w:rsid w:val="006D2897"/>
    <w:rsid w:val="006D39B2"/>
    <w:rsid w:val="006D3D43"/>
    <w:rsid w:val="006D3EED"/>
    <w:rsid w:val="006D4202"/>
    <w:rsid w:val="006D4618"/>
    <w:rsid w:val="006D4642"/>
    <w:rsid w:val="006D4A42"/>
    <w:rsid w:val="006D4B08"/>
    <w:rsid w:val="006D4E65"/>
    <w:rsid w:val="006D651C"/>
    <w:rsid w:val="006D6550"/>
    <w:rsid w:val="006D675B"/>
    <w:rsid w:val="006D6D9D"/>
    <w:rsid w:val="006D6F96"/>
    <w:rsid w:val="006D71BC"/>
    <w:rsid w:val="006D73CD"/>
    <w:rsid w:val="006D7604"/>
    <w:rsid w:val="006D765F"/>
    <w:rsid w:val="006D77C1"/>
    <w:rsid w:val="006D793B"/>
    <w:rsid w:val="006E03A0"/>
    <w:rsid w:val="006E03B3"/>
    <w:rsid w:val="006E045D"/>
    <w:rsid w:val="006E079C"/>
    <w:rsid w:val="006E0FB4"/>
    <w:rsid w:val="006E11F6"/>
    <w:rsid w:val="006E130D"/>
    <w:rsid w:val="006E1347"/>
    <w:rsid w:val="006E13B9"/>
    <w:rsid w:val="006E1738"/>
    <w:rsid w:val="006E18CD"/>
    <w:rsid w:val="006E1D1E"/>
    <w:rsid w:val="006E2099"/>
    <w:rsid w:val="006E20B3"/>
    <w:rsid w:val="006E2700"/>
    <w:rsid w:val="006E3109"/>
    <w:rsid w:val="006E3722"/>
    <w:rsid w:val="006E44FB"/>
    <w:rsid w:val="006E4535"/>
    <w:rsid w:val="006E47FB"/>
    <w:rsid w:val="006E4FE8"/>
    <w:rsid w:val="006E518F"/>
    <w:rsid w:val="006E5193"/>
    <w:rsid w:val="006E56F2"/>
    <w:rsid w:val="006E5862"/>
    <w:rsid w:val="006E5B0C"/>
    <w:rsid w:val="006E5B84"/>
    <w:rsid w:val="006E5D06"/>
    <w:rsid w:val="006E5FCA"/>
    <w:rsid w:val="006E60E9"/>
    <w:rsid w:val="006E6159"/>
    <w:rsid w:val="006E6275"/>
    <w:rsid w:val="006E6B3B"/>
    <w:rsid w:val="006E6BBF"/>
    <w:rsid w:val="006E6C17"/>
    <w:rsid w:val="006E6CBD"/>
    <w:rsid w:val="006E7850"/>
    <w:rsid w:val="006E7FAD"/>
    <w:rsid w:val="006F0876"/>
    <w:rsid w:val="006F087B"/>
    <w:rsid w:val="006F1075"/>
    <w:rsid w:val="006F1150"/>
    <w:rsid w:val="006F11C5"/>
    <w:rsid w:val="006F22BB"/>
    <w:rsid w:val="006F2426"/>
    <w:rsid w:val="006F2480"/>
    <w:rsid w:val="006F251C"/>
    <w:rsid w:val="006F28CF"/>
    <w:rsid w:val="006F2BDD"/>
    <w:rsid w:val="006F2F0E"/>
    <w:rsid w:val="006F3422"/>
    <w:rsid w:val="006F37BD"/>
    <w:rsid w:val="006F3D12"/>
    <w:rsid w:val="006F3D9D"/>
    <w:rsid w:val="006F429D"/>
    <w:rsid w:val="006F42EA"/>
    <w:rsid w:val="006F459E"/>
    <w:rsid w:val="006F5936"/>
    <w:rsid w:val="006F5A3B"/>
    <w:rsid w:val="006F5CCA"/>
    <w:rsid w:val="006F6B8F"/>
    <w:rsid w:val="006F71EC"/>
    <w:rsid w:val="006F72FC"/>
    <w:rsid w:val="006F7313"/>
    <w:rsid w:val="0070007E"/>
    <w:rsid w:val="00700790"/>
    <w:rsid w:val="0070094E"/>
    <w:rsid w:val="00701216"/>
    <w:rsid w:val="00701385"/>
    <w:rsid w:val="0070183F"/>
    <w:rsid w:val="00701ACA"/>
    <w:rsid w:val="00701BB4"/>
    <w:rsid w:val="00701F14"/>
    <w:rsid w:val="0070202B"/>
    <w:rsid w:val="007024AD"/>
    <w:rsid w:val="00702624"/>
    <w:rsid w:val="00702748"/>
    <w:rsid w:val="00702A39"/>
    <w:rsid w:val="00702B21"/>
    <w:rsid w:val="00702D3A"/>
    <w:rsid w:val="00702ECC"/>
    <w:rsid w:val="0070332A"/>
    <w:rsid w:val="00703387"/>
    <w:rsid w:val="00703741"/>
    <w:rsid w:val="00703790"/>
    <w:rsid w:val="00703A73"/>
    <w:rsid w:val="00704471"/>
    <w:rsid w:val="00704527"/>
    <w:rsid w:val="00704888"/>
    <w:rsid w:val="00704A48"/>
    <w:rsid w:val="00704E63"/>
    <w:rsid w:val="007052A5"/>
    <w:rsid w:val="007053A5"/>
    <w:rsid w:val="00705EB1"/>
    <w:rsid w:val="007068D5"/>
    <w:rsid w:val="00706A9B"/>
    <w:rsid w:val="00706F31"/>
    <w:rsid w:val="00707357"/>
    <w:rsid w:val="00707537"/>
    <w:rsid w:val="0070757C"/>
    <w:rsid w:val="0070769F"/>
    <w:rsid w:val="00707EB4"/>
    <w:rsid w:val="00710066"/>
    <w:rsid w:val="00710133"/>
    <w:rsid w:val="00710377"/>
    <w:rsid w:val="007105C1"/>
    <w:rsid w:val="00710BA1"/>
    <w:rsid w:val="00710EDE"/>
    <w:rsid w:val="0071241F"/>
    <w:rsid w:val="00712A7A"/>
    <w:rsid w:val="00712BB9"/>
    <w:rsid w:val="00712CD1"/>
    <w:rsid w:val="00713856"/>
    <w:rsid w:val="00713E4A"/>
    <w:rsid w:val="007141F9"/>
    <w:rsid w:val="00714943"/>
    <w:rsid w:val="0071507B"/>
    <w:rsid w:val="007151D0"/>
    <w:rsid w:val="0071542E"/>
    <w:rsid w:val="0071553C"/>
    <w:rsid w:val="007155AD"/>
    <w:rsid w:val="00715AE7"/>
    <w:rsid w:val="00716607"/>
    <w:rsid w:val="00716CE3"/>
    <w:rsid w:val="00716E6F"/>
    <w:rsid w:val="007170DA"/>
    <w:rsid w:val="00717635"/>
    <w:rsid w:val="007178BB"/>
    <w:rsid w:val="00720BE3"/>
    <w:rsid w:val="00720C13"/>
    <w:rsid w:val="00720FFF"/>
    <w:rsid w:val="00721087"/>
    <w:rsid w:val="00721776"/>
    <w:rsid w:val="007218E8"/>
    <w:rsid w:val="00721D89"/>
    <w:rsid w:val="007221BC"/>
    <w:rsid w:val="0072233D"/>
    <w:rsid w:val="007223DF"/>
    <w:rsid w:val="0072274D"/>
    <w:rsid w:val="00722769"/>
    <w:rsid w:val="007229D3"/>
    <w:rsid w:val="00723425"/>
    <w:rsid w:val="0072386F"/>
    <w:rsid w:val="00724608"/>
    <w:rsid w:val="00724A74"/>
    <w:rsid w:val="00725362"/>
    <w:rsid w:val="00725788"/>
    <w:rsid w:val="00725A27"/>
    <w:rsid w:val="00725FC8"/>
    <w:rsid w:val="00726005"/>
    <w:rsid w:val="007260EF"/>
    <w:rsid w:val="0072611C"/>
    <w:rsid w:val="00726306"/>
    <w:rsid w:val="007265CA"/>
    <w:rsid w:val="007265F3"/>
    <w:rsid w:val="00726AC2"/>
    <w:rsid w:val="00726BAE"/>
    <w:rsid w:val="00726C21"/>
    <w:rsid w:val="0072778F"/>
    <w:rsid w:val="00727BA7"/>
    <w:rsid w:val="00727D44"/>
    <w:rsid w:val="00727F6E"/>
    <w:rsid w:val="007300AF"/>
    <w:rsid w:val="00730495"/>
    <w:rsid w:val="007305BA"/>
    <w:rsid w:val="00730897"/>
    <w:rsid w:val="0073164D"/>
    <w:rsid w:val="007317ED"/>
    <w:rsid w:val="0073188A"/>
    <w:rsid w:val="00731987"/>
    <w:rsid w:val="00731C05"/>
    <w:rsid w:val="00731CDD"/>
    <w:rsid w:val="007325A9"/>
    <w:rsid w:val="00732A5E"/>
    <w:rsid w:val="00732DD5"/>
    <w:rsid w:val="00733307"/>
    <w:rsid w:val="0073384B"/>
    <w:rsid w:val="007339F7"/>
    <w:rsid w:val="0073459B"/>
    <w:rsid w:val="007357B9"/>
    <w:rsid w:val="007359CF"/>
    <w:rsid w:val="00735D86"/>
    <w:rsid w:val="00735DA8"/>
    <w:rsid w:val="0073657A"/>
    <w:rsid w:val="00736C6C"/>
    <w:rsid w:val="0073703F"/>
    <w:rsid w:val="007371EF"/>
    <w:rsid w:val="007372FD"/>
    <w:rsid w:val="0073736B"/>
    <w:rsid w:val="0073769B"/>
    <w:rsid w:val="00737949"/>
    <w:rsid w:val="00737C15"/>
    <w:rsid w:val="00737D65"/>
    <w:rsid w:val="00737F50"/>
    <w:rsid w:val="00740AAC"/>
    <w:rsid w:val="00740B3D"/>
    <w:rsid w:val="00740C22"/>
    <w:rsid w:val="00740E57"/>
    <w:rsid w:val="0074108A"/>
    <w:rsid w:val="007418DA"/>
    <w:rsid w:val="007419FD"/>
    <w:rsid w:val="00741AD5"/>
    <w:rsid w:val="00741B23"/>
    <w:rsid w:val="00741C4C"/>
    <w:rsid w:val="00742A21"/>
    <w:rsid w:val="00742A5E"/>
    <w:rsid w:val="0074387D"/>
    <w:rsid w:val="00743BF9"/>
    <w:rsid w:val="007441C5"/>
    <w:rsid w:val="007450F7"/>
    <w:rsid w:val="0074514E"/>
    <w:rsid w:val="00745DF7"/>
    <w:rsid w:val="007463E0"/>
    <w:rsid w:val="00746E59"/>
    <w:rsid w:val="0075038D"/>
    <w:rsid w:val="007503B5"/>
    <w:rsid w:val="00750644"/>
    <w:rsid w:val="00750939"/>
    <w:rsid w:val="007513AF"/>
    <w:rsid w:val="0075146A"/>
    <w:rsid w:val="00751F23"/>
    <w:rsid w:val="00752CE5"/>
    <w:rsid w:val="00752DFE"/>
    <w:rsid w:val="00752EDF"/>
    <w:rsid w:val="00753981"/>
    <w:rsid w:val="00753C3C"/>
    <w:rsid w:val="00753E75"/>
    <w:rsid w:val="00753FF1"/>
    <w:rsid w:val="00754139"/>
    <w:rsid w:val="00754334"/>
    <w:rsid w:val="007543A0"/>
    <w:rsid w:val="007543AA"/>
    <w:rsid w:val="007544BB"/>
    <w:rsid w:val="00754A69"/>
    <w:rsid w:val="00754B0A"/>
    <w:rsid w:val="00754EBC"/>
    <w:rsid w:val="00755570"/>
    <w:rsid w:val="00756589"/>
    <w:rsid w:val="0075664B"/>
    <w:rsid w:val="00756658"/>
    <w:rsid w:val="00756CA1"/>
    <w:rsid w:val="00756D45"/>
    <w:rsid w:val="00756E87"/>
    <w:rsid w:val="00756F04"/>
    <w:rsid w:val="0075735C"/>
    <w:rsid w:val="007574C7"/>
    <w:rsid w:val="007576F8"/>
    <w:rsid w:val="007601D7"/>
    <w:rsid w:val="007607C9"/>
    <w:rsid w:val="00760D27"/>
    <w:rsid w:val="007615E9"/>
    <w:rsid w:val="007618C2"/>
    <w:rsid w:val="00761F2B"/>
    <w:rsid w:val="007636A7"/>
    <w:rsid w:val="00763DD8"/>
    <w:rsid w:val="00763DDB"/>
    <w:rsid w:val="00763ECB"/>
    <w:rsid w:val="00763FC4"/>
    <w:rsid w:val="0076463C"/>
    <w:rsid w:val="00764677"/>
    <w:rsid w:val="00764805"/>
    <w:rsid w:val="007649A4"/>
    <w:rsid w:val="00764D28"/>
    <w:rsid w:val="0076500C"/>
    <w:rsid w:val="00765063"/>
    <w:rsid w:val="00765137"/>
    <w:rsid w:val="00765394"/>
    <w:rsid w:val="00765416"/>
    <w:rsid w:val="0076571A"/>
    <w:rsid w:val="00765F9C"/>
    <w:rsid w:val="00766487"/>
    <w:rsid w:val="0076669D"/>
    <w:rsid w:val="0076683B"/>
    <w:rsid w:val="0076699E"/>
    <w:rsid w:val="00766C1A"/>
    <w:rsid w:val="00767A8A"/>
    <w:rsid w:val="00767B67"/>
    <w:rsid w:val="007700F3"/>
    <w:rsid w:val="0077018E"/>
    <w:rsid w:val="00770329"/>
    <w:rsid w:val="00770615"/>
    <w:rsid w:val="007709CC"/>
    <w:rsid w:val="00770B58"/>
    <w:rsid w:val="00770B9C"/>
    <w:rsid w:val="0077158C"/>
    <w:rsid w:val="0077279F"/>
    <w:rsid w:val="00772885"/>
    <w:rsid w:val="00772FAC"/>
    <w:rsid w:val="007731BB"/>
    <w:rsid w:val="00773695"/>
    <w:rsid w:val="00773933"/>
    <w:rsid w:val="00773C9E"/>
    <w:rsid w:val="007741EF"/>
    <w:rsid w:val="007745EB"/>
    <w:rsid w:val="00774771"/>
    <w:rsid w:val="0077492A"/>
    <w:rsid w:val="00774C31"/>
    <w:rsid w:val="00774E0D"/>
    <w:rsid w:val="00774FCD"/>
    <w:rsid w:val="00775148"/>
    <w:rsid w:val="007751B6"/>
    <w:rsid w:val="0077521F"/>
    <w:rsid w:val="00775338"/>
    <w:rsid w:val="007753E9"/>
    <w:rsid w:val="007755C0"/>
    <w:rsid w:val="00775A2D"/>
    <w:rsid w:val="00775BFF"/>
    <w:rsid w:val="00775E2D"/>
    <w:rsid w:val="00776164"/>
    <w:rsid w:val="007763AC"/>
    <w:rsid w:val="00776E83"/>
    <w:rsid w:val="0077714E"/>
    <w:rsid w:val="0077762D"/>
    <w:rsid w:val="007776C2"/>
    <w:rsid w:val="00777DCF"/>
    <w:rsid w:val="007805CE"/>
    <w:rsid w:val="0078061E"/>
    <w:rsid w:val="0078069F"/>
    <w:rsid w:val="00780855"/>
    <w:rsid w:val="00780C8A"/>
    <w:rsid w:val="00780D55"/>
    <w:rsid w:val="00780FAC"/>
    <w:rsid w:val="007813F6"/>
    <w:rsid w:val="00781581"/>
    <w:rsid w:val="007815CC"/>
    <w:rsid w:val="00781C6E"/>
    <w:rsid w:val="00781FAB"/>
    <w:rsid w:val="0078208D"/>
    <w:rsid w:val="007820C9"/>
    <w:rsid w:val="0078257E"/>
    <w:rsid w:val="0078279B"/>
    <w:rsid w:val="00782956"/>
    <w:rsid w:val="00782F3D"/>
    <w:rsid w:val="0078320B"/>
    <w:rsid w:val="0078330C"/>
    <w:rsid w:val="007839BF"/>
    <w:rsid w:val="00783D9A"/>
    <w:rsid w:val="00784381"/>
    <w:rsid w:val="00784760"/>
    <w:rsid w:val="00784911"/>
    <w:rsid w:val="00784BE4"/>
    <w:rsid w:val="007855BC"/>
    <w:rsid w:val="00785685"/>
    <w:rsid w:val="00785A86"/>
    <w:rsid w:val="00785AC5"/>
    <w:rsid w:val="00785FCD"/>
    <w:rsid w:val="00786BB4"/>
    <w:rsid w:val="007870BE"/>
    <w:rsid w:val="0078731B"/>
    <w:rsid w:val="0078733D"/>
    <w:rsid w:val="007874B5"/>
    <w:rsid w:val="00787576"/>
    <w:rsid w:val="00787725"/>
    <w:rsid w:val="0078790C"/>
    <w:rsid w:val="00787B57"/>
    <w:rsid w:val="00790257"/>
    <w:rsid w:val="007903E0"/>
    <w:rsid w:val="00790F43"/>
    <w:rsid w:val="007914BD"/>
    <w:rsid w:val="00791E33"/>
    <w:rsid w:val="0079228A"/>
    <w:rsid w:val="0079244C"/>
    <w:rsid w:val="007924C8"/>
    <w:rsid w:val="00792603"/>
    <w:rsid w:val="007928B9"/>
    <w:rsid w:val="00793501"/>
    <w:rsid w:val="00794387"/>
    <w:rsid w:val="00794A09"/>
    <w:rsid w:val="00794AD0"/>
    <w:rsid w:val="00794B61"/>
    <w:rsid w:val="00794B8F"/>
    <w:rsid w:val="007951C3"/>
    <w:rsid w:val="00795215"/>
    <w:rsid w:val="007956E4"/>
    <w:rsid w:val="00795B18"/>
    <w:rsid w:val="00795C48"/>
    <w:rsid w:val="007961FC"/>
    <w:rsid w:val="00796266"/>
    <w:rsid w:val="007964B0"/>
    <w:rsid w:val="007966E4"/>
    <w:rsid w:val="00796803"/>
    <w:rsid w:val="00796CAD"/>
    <w:rsid w:val="0079734E"/>
    <w:rsid w:val="00797381"/>
    <w:rsid w:val="0079774D"/>
    <w:rsid w:val="00797907"/>
    <w:rsid w:val="007A08CE"/>
    <w:rsid w:val="007A090D"/>
    <w:rsid w:val="007A0FE8"/>
    <w:rsid w:val="007A11E1"/>
    <w:rsid w:val="007A1A0B"/>
    <w:rsid w:val="007A1E3C"/>
    <w:rsid w:val="007A1FAE"/>
    <w:rsid w:val="007A233A"/>
    <w:rsid w:val="007A2EF4"/>
    <w:rsid w:val="007A2F65"/>
    <w:rsid w:val="007A35D0"/>
    <w:rsid w:val="007A37AC"/>
    <w:rsid w:val="007A40E6"/>
    <w:rsid w:val="007A470E"/>
    <w:rsid w:val="007A4854"/>
    <w:rsid w:val="007A4889"/>
    <w:rsid w:val="007A4C11"/>
    <w:rsid w:val="007A4CEE"/>
    <w:rsid w:val="007A5498"/>
    <w:rsid w:val="007A5DA7"/>
    <w:rsid w:val="007A5F8A"/>
    <w:rsid w:val="007A6062"/>
    <w:rsid w:val="007A6CE1"/>
    <w:rsid w:val="007A72EC"/>
    <w:rsid w:val="007A7560"/>
    <w:rsid w:val="007A7CB5"/>
    <w:rsid w:val="007B0115"/>
    <w:rsid w:val="007B0193"/>
    <w:rsid w:val="007B050B"/>
    <w:rsid w:val="007B073E"/>
    <w:rsid w:val="007B0B90"/>
    <w:rsid w:val="007B1182"/>
    <w:rsid w:val="007B14BC"/>
    <w:rsid w:val="007B15C8"/>
    <w:rsid w:val="007B1775"/>
    <w:rsid w:val="007B1F3E"/>
    <w:rsid w:val="007B20F1"/>
    <w:rsid w:val="007B217F"/>
    <w:rsid w:val="007B21D5"/>
    <w:rsid w:val="007B2211"/>
    <w:rsid w:val="007B22AF"/>
    <w:rsid w:val="007B2B7A"/>
    <w:rsid w:val="007B3326"/>
    <w:rsid w:val="007B375E"/>
    <w:rsid w:val="007B37FF"/>
    <w:rsid w:val="007B3A39"/>
    <w:rsid w:val="007B3F35"/>
    <w:rsid w:val="007B454F"/>
    <w:rsid w:val="007B4638"/>
    <w:rsid w:val="007B4E7B"/>
    <w:rsid w:val="007B5408"/>
    <w:rsid w:val="007B56F4"/>
    <w:rsid w:val="007B57E8"/>
    <w:rsid w:val="007B594D"/>
    <w:rsid w:val="007B59B9"/>
    <w:rsid w:val="007B5A7A"/>
    <w:rsid w:val="007B5B11"/>
    <w:rsid w:val="007B5BD1"/>
    <w:rsid w:val="007B5D19"/>
    <w:rsid w:val="007B5E19"/>
    <w:rsid w:val="007B5E66"/>
    <w:rsid w:val="007B5E6C"/>
    <w:rsid w:val="007B5FED"/>
    <w:rsid w:val="007B606F"/>
    <w:rsid w:val="007B6147"/>
    <w:rsid w:val="007B61AF"/>
    <w:rsid w:val="007B6212"/>
    <w:rsid w:val="007B6382"/>
    <w:rsid w:val="007B6454"/>
    <w:rsid w:val="007B65C0"/>
    <w:rsid w:val="007B67FE"/>
    <w:rsid w:val="007B6BAE"/>
    <w:rsid w:val="007B6C7D"/>
    <w:rsid w:val="007B6C84"/>
    <w:rsid w:val="007B6CCA"/>
    <w:rsid w:val="007B6CD7"/>
    <w:rsid w:val="007B74D3"/>
    <w:rsid w:val="007B7899"/>
    <w:rsid w:val="007B7F08"/>
    <w:rsid w:val="007B7FA5"/>
    <w:rsid w:val="007C041C"/>
    <w:rsid w:val="007C047A"/>
    <w:rsid w:val="007C0668"/>
    <w:rsid w:val="007C0867"/>
    <w:rsid w:val="007C0B9F"/>
    <w:rsid w:val="007C0BFF"/>
    <w:rsid w:val="007C0D09"/>
    <w:rsid w:val="007C1C77"/>
    <w:rsid w:val="007C2679"/>
    <w:rsid w:val="007C2AC2"/>
    <w:rsid w:val="007C2EBD"/>
    <w:rsid w:val="007C3C3E"/>
    <w:rsid w:val="007C40B6"/>
    <w:rsid w:val="007C43F9"/>
    <w:rsid w:val="007C4AAD"/>
    <w:rsid w:val="007C4F15"/>
    <w:rsid w:val="007C50DC"/>
    <w:rsid w:val="007C52A4"/>
    <w:rsid w:val="007C5A95"/>
    <w:rsid w:val="007C5BC5"/>
    <w:rsid w:val="007C5D9E"/>
    <w:rsid w:val="007C634A"/>
    <w:rsid w:val="007C6599"/>
    <w:rsid w:val="007C6822"/>
    <w:rsid w:val="007C6C22"/>
    <w:rsid w:val="007C6CCB"/>
    <w:rsid w:val="007C70C9"/>
    <w:rsid w:val="007C7A6C"/>
    <w:rsid w:val="007C7EE9"/>
    <w:rsid w:val="007D0562"/>
    <w:rsid w:val="007D0753"/>
    <w:rsid w:val="007D0A1E"/>
    <w:rsid w:val="007D1153"/>
    <w:rsid w:val="007D126E"/>
    <w:rsid w:val="007D1DFC"/>
    <w:rsid w:val="007D2496"/>
    <w:rsid w:val="007D2614"/>
    <w:rsid w:val="007D30AA"/>
    <w:rsid w:val="007D31F9"/>
    <w:rsid w:val="007D321A"/>
    <w:rsid w:val="007D3531"/>
    <w:rsid w:val="007D3C10"/>
    <w:rsid w:val="007D3D32"/>
    <w:rsid w:val="007D3ECA"/>
    <w:rsid w:val="007D3F63"/>
    <w:rsid w:val="007D4320"/>
    <w:rsid w:val="007D4636"/>
    <w:rsid w:val="007D4A4B"/>
    <w:rsid w:val="007D4D60"/>
    <w:rsid w:val="007D4F9F"/>
    <w:rsid w:val="007D5249"/>
    <w:rsid w:val="007D531D"/>
    <w:rsid w:val="007D580C"/>
    <w:rsid w:val="007D59E9"/>
    <w:rsid w:val="007D5A6D"/>
    <w:rsid w:val="007D63D9"/>
    <w:rsid w:val="007D6698"/>
    <w:rsid w:val="007D6770"/>
    <w:rsid w:val="007D69FC"/>
    <w:rsid w:val="007D70F6"/>
    <w:rsid w:val="007D710F"/>
    <w:rsid w:val="007D75BE"/>
    <w:rsid w:val="007D7D1B"/>
    <w:rsid w:val="007D7F7E"/>
    <w:rsid w:val="007E09D5"/>
    <w:rsid w:val="007E0AB3"/>
    <w:rsid w:val="007E0B56"/>
    <w:rsid w:val="007E0EA2"/>
    <w:rsid w:val="007E0F84"/>
    <w:rsid w:val="007E10E2"/>
    <w:rsid w:val="007E1394"/>
    <w:rsid w:val="007E1BBF"/>
    <w:rsid w:val="007E1D66"/>
    <w:rsid w:val="007E1F6F"/>
    <w:rsid w:val="007E216C"/>
    <w:rsid w:val="007E22FE"/>
    <w:rsid w:val="007E278E"/>
    <w:rsid w:val="007E27E0"/>
    <w:rsid w:val="007E31A8"/>
    <w:rsid w:val="007E335B"/>
    <w:rsid w:val="007E34FE"/>
    <w:rsid w:val="007E3F6F"/>
    <w:rsid w:val="007E47F9"/>
    <w:rsid w:val="007E49E7"/>
    <w:rsid w:val="007E4C2D"/>
    <w:rsid w:val="007E4F2D"/>
    <w:rsid w:val="007E5048"/>
    <w:rsid w:val="007E63AB"/>
    <w:rsid w:val="007E6508"/>
    <w:rsid w:val="007E748B"/>
    <w:rsid w:val="007E7792"/>
    <w:rsid w:val="007E7E4C"/>
    <w:rsid w:val="007F00A0"/>
    <w:rsid w:val="007F01C0"/>
    <w:rsid w:val="007F035D"/>
    <w:rsid w:val="007F07EB"/>
    <w:rsid w:val="007F0C40"/>
    <w:rsid w:val="007F0EC7"/>
    <w:rsid w:val="007F1320"/>
    <w:rsid w:val="007F135D"/>
    <w:rsid w:val="007F1467"/>
    <w:rsid w:val="007F1553"/>
    <w:rsid w:val="007F15FA"/>
    <w:rsid w:val="007F1621"/>
    <w:rsid w:val="007F16BE"/>
    <w:rsid w:val="007F1A47"/>
    <w:rsid w:val="007F1B67"/>
    <w:rsid w:val="007F212A"/>
    <w:rsid w:val="007F2432"/>
    <w:rsid w:val="007F285D"/>
    <w:rsid w:val="007F327C"/>
    <w:rsid w:val="007F3325"/>
    <w:rsid w:val="007F3646"/>
    <w:rsid w:val="007F372C"/>
    <w:rsid w:val="007F3C04"/>
    <w:rsid w:val="007F3E31"/>
    <w:rsid w:val="007F46BF"/>
    <w:rsid w:val="007F4758"/>
    <w:rsid w:val="007F4F43"/>
    <w:rsid w:val="007F5445"/>
    <w:rsid w:val="007F5736"/>
    <w:rsid w:val="007F58D4"/>
    <w:rsid w:val="007F5AC0"/>
    <w:rsid w:val="007F5B42"/>
    <w:rsid w:val="007F5E82"/>
    <w:rsid w:val="007F684D"/>
    <w:rsid w:val="007F6D4B"/>
    <w:rsid w:val="007F6F40"/>
    <w:rsid w:val="007F7057"/>
    <w:rsid w:val="007F70A4"/>
    <w:rsid w:val="007F7B2D"/>
    <w:rsid w:val="00800DB3"/>
    <w:rsid w:val="008012D5"/>
    <w:rsid w:val="0080143D"/>
    <w:rsid w:val="008014ED"/>
    <w:rsid w:val="008015A0"/>
    <w:rsid w:val="00801AAD"/>
    <w:rsid w:val="00801B3A"/>
    <w:rsid w:val="00801B3C"/>
    <w:rsid w:val="00801B65"/>
    <w:rsid w:val="00801ED7"/>
    <w:rsid w:val="0080230B"/>
    <w:rsid w:val="00802867"/>
    <w:rsid w:val="00803279"/>
    <w:rsid w:val="00803A36"/>
    <w:rsid w:val="008041F8"/>
    <w:rsid w:val="0080475B"/>
    <w:rsid w:val="00804DB1"/>
    <w:rsid w:val="00805137"/>
    <w:rsid w:val="0080536D"/>
    <w:rsid w:val="00805874"/>
    <w:rsid w:val="0080588F"/>
    <w:rsid w:val="00805B11"/>
    <w:rsid w:val="008060B6"/>
    <w:rsid w:val="008061CB"/>
    <w:rsid w:val="00806656"/>
    <w:rsid w:val="008066C7"/>
    <w:rsid w:val="00806712"/>
    <w:rsid w:val="00806AC4"/>
    <w:rsid w:val="00806B36"/>
    <w:rsid w:val="00806DBB"/>
    <w:rsid w:val="00806EED"/>
    <w:rsid w:val="0080728F"/>
    <w:rsid w:val="008072B3"/>
    <w:rsid w:val="0080740B"/>
    <w:rsid w:val="008074F3"/>
    <w:rsid w:val="00807769"/>
    <w:rsid w:val="008079BE"/>
    <w:rsid w:val="00807CF3"/>
    <w:rsid w:val="00807DC5"/>
    <w:rsid w:val="008101AB"/>
    <w:rsid w:val="00810496"/>
    <w:rsid w:val="0081065D"/>
    <w:rsid w:val="00810A6D"/>
    <w:rsid w:val="00810D82"/>
    <w:rsid w:val="00810F13"/>
    <w:rsid w:val="00811092"/>
    <w:rsid w:val="0081119C"/>
    <w:rsid w:val="00811798"/>
    <w:rsid w:val="00811866"/>
    <w:rsid w:val="008118B1"/>
    <w:rsid w:val="008118C4"/>
    <w:rsid w:val="00811ADB"/>
    <w:rsid w:val="00811FA0"/>
    <w:rsid w:val="00811FEF"/>
    <w:rsid w:val="0081235E"/>
    <w:rsid w:val="008123EC"/>
    <w:rsid w:val="008127CC"/>
    <w:rsid w:val="00814254"/>
    <w:rsid w:val="00814438"/>
    <w:rsid w:val="008145B4"/>
    <w:rsid w:val="008146D2"/>
    <w:rsid w:val="00814926"/>
    <w:rsid w:val="00814AD7"/>
    <w:rsid w:val="008154D8"/>
    <w:rsid w:val="00815705"/>
    <w:rsid w:val="008158CC"/>
    <w:rsid w:val="00815A7A"/>
    <w:rsid w:val="00815BAB"/>
    <w:rsid w:val="00816422"/>
    <w:rsid w:val="0081668D"/>
    <w:rsid w:val="008168DE"/>
    <w:rsid w:val="00816C78"/>
    <w:rsid w:val="00816DA1"/>
    <w:rsid w:val="00816DDE"/>
    <w:rsid w:val="00816E34"/>
    <w:rsid w:val="008173C1"/>
    <w:rsid w:val="008174A8"/>
    <w:rsid w:val="0081788F"/>
    <w:rsid w:val="0082023C"/>
    <w:rsid w:val="00820532"/>
    <w:rsid w:val="00820CB7"/>
    <w:rsid w:val="00820F73"/>
    <w:rsid w:val="008212CC"/>
    <w:rsid w:val="00821321"/>
    <w:rsid w:val="008213EB"/>
    <w:rsid w:val="008214C4"/>
    <w:rsid w:val="00821635"/>
    <w:rsid w:val="0082218F"/>
    <w:rsid w:val="008222A1"/>
    <w:rsid w:val="008223C6"/>
    <w:rsid w:val="00822FC2"/>
    <w:rsid w:val="008232C2"/>
    <w:rsid w:val="0082385A"/>
    <w:rsid w:val="00823CB1"/>
    <w:rsid w:val="00823F79"/>
    <w:rsid w:val="00823F80"/>
    <w:rsid w:val="00824009"/>
    <w:rsid w:val="00824767"/>
    <w:rsid w:val="0082478B"/>
    <w:rsid w:val="00824A7C"/>
    <w:rsid w:val="00824D18"/>
    <w:rsid w:val="00824E26"/>
    <w:rsid w:val="00824E85"/>
    <w:rsid w:val="00824F1B"/>
    <w:rsid w:val="00824F93"/>
    <w:rsid w:val="00825676"/>
    <w:rsid w:val="00825722"/>
    <w:rsid w:val="00825CBE"/>
    <w:rsid w:val="0082615D"/>
    <w:rsid w:val="0082647D"/>
    <w:rsid w:val="00826776"/>
    <w:rsid w:val="008269D3"/>
    <w:rsid w:val="00826C1F"/>
    <w:rsid w:val="008271A6"/>
    <w:rsid w:val="00827A32"/>
    <w:rsid w:val="00827C1E"/>
    <w:rsid w:val="00827D2A"/>
    <w:rsid w:val="00830795"/>
    <w:rsid w:val="00830D35"/>
    <w:rsid w:val="00830FD6"/>
    <w:rsid w:val="00830FE8"/>
    <w:rsid w:val="008312B6"/>
    <w:rsid w:val="00831710"/>
    <w:rsid w:val="00831CDD"/>
    <w:rsid w:val="00831D2F"/>
    <w:rsid w:val="0083266E"/>
    <w:rsid w:val="00832D94"/>
    <w:rsid w:val="008332BE"/>
    <w:rsid w:val="008333AD"/>
    <w:rsid w:val="008337BF"/>
    <w:rsid w:val="00833AEC"/>
    <w:rsid w:val="00834B97"/>
    <w:rsid w:val="0083545C"/>
    <w:rsid w:val="008356D4"/>
    <w:rsid w:val="00835832"/>
    <w:rsid w:val="0083590D"/>
    <w:rsid w:val="00836A8F"/>
    <w:rsid w:val="00836CD4"/>
    <w:rsid w:val="008373A6"/>
    <w:rsid w:val="008373C7"/>
    <w:rsid w:val="00837667"/>
    <w:rsid w:val="00837788"/>
    <w:rsid w:val="00837812"/>
    <w:rsid w:val="00837DC4"/>
    <w:rsid w:val="00837E88"/>
    <w:rsid w:val="0084027F"/>
    <w:rsid w:val="008402BC"/>
    <w:rsid w:val="0084071F"/>
    <w:rsid w:val="008409C5"/>
    <w:rsid w:val="008414E4"/>
    <w:rsid w:val="00842D14"/>
    <w:rsid w:val="008432CD"/>
    <w:rsid w:val="008435B3"/>
    <w:rsid w:val="00843947"/>
    <w:rsid w:val="00843ABB"/>
    <w:rsid w:val="00844205"/>
    <w:rsid w:val="00844352"/>
    <w:rsid w:val="00844983"/>
    <w:rsid w:val="00844DD0"/>
    <w:rsid w:val="00844E5B"/>
    <w:rsid w:val="00844ECD"/>
    <w:rsid w:val="0084521A"/>
    <w:rsid w:val="00845712"/>
    <w:rsid w:val="00845FC6"/>
    <w:rsid w:val="008462CA"/>
    <w:rsid w:val="00846EDB"/>
    <w:rsid w:val="00847072"/>
    <w:rsid w:val="0084791E"/>
    <w:rsid w:val="00847D10"/>
    <w:rsid w:val="00847DF1"/>
    <w:rsid w:val="00850383"/>
    <w:rsid w:val="008506D3"/>
    <w:rsid w:val="008513D1"/>
    <w:rsid w:val="00851549"/>
    <w:rsid w:val="0085197B"/>
    <w:rsid w:val="00851DA5"/>
    <w:rsid w:val="0085218D"/>
    <w:rsid w:val="0085244E"/>
    <w:rsid w:val="00852787"/>
    <w:rsid w:val="00852983"/>
    <w:rsid w:val="00852B7A"/>
    <w:rsid w:val="00852D14"/>
    <w:rsid w:val="0085331E"/>
    <w:rsid w:val="0085379F"/>
    <w:rsid w:val="00855575"/>
    <w:rsid w:val="00855C55"/>
    <w:rsid w:val="00855CA5"/>
    <w:rsid w:val="0085659C"/>
    <w:rsid w:val="00856731"/>
    <w:rsid w:val="008569F4"/>
    <w:rsid w:val="00856B42"/>
    <w:rsid w:val="00856C0B"/>
    <w:rsid w:val="00856F5A"/>
    <w:rsid w:val="00856FE4"/>
    <w:rsid w:val="0085737A"/>
    <w:rsid w:val="008579FF"/>
    <w:rsid w:val="00857A9E"/>
    <w:rsid w:val="00857EB5"/>
    <w:rsid w:val="00860AA1"/>
    <w:rsid w:val="00860D66"/>
    <w:rsid w:val="00860E9D"/>
    <w:rsid w:val="00860FF4"/>
    <w:rsid w:val="00861150"/>
    <w:rsid w:val="00861BA1"/>
    <w:rsid w:val="00861BC9"/>
    <w:rsid w:val="00861DFE"/>
    <w:rsid w:val="008623F6"/>
    <w:rsid w:val="00862527"/>
    <w:rsid w:val="00862855"/>
    <w:rsid w:val="00862885"/>
    <w:rsid w:val="00862B37"/>
    <w:rsid w:val="00862C23"/>
    <w:rsid w:val="00862C31"/>
    <w:rsid w:val="00862D0E"/>
    <w:rsid w:val="00862F8B"/>
    <w:rsid w:val="008637D7"/>
    <w:rsid w:val="008638CF"/>
    <w:rsid w:val="0086432B"/>
    <w:rsid w:val="00864C4D"/>
    <w:rsid w:val="00864F69"/>
    <w:rsid w:val="00865699"/>
    <w:rsid w:val="00865B6D"/>
    <w:rsid w:val="00865D38"/>
    <w:rsid w:val="00866529"/>
    <w:rsid w:val="00866FA0"/>
    <w:rsid w:val="0086756B"/>
    <w:rsid w:val="00867837"/>
    <w:rsid w:val="008703FC"/>
    <w:rsid w:val="0087060E"/>
    <w:rsid w:val="00870A1B"/>
    <w:rsid w:val="00870F98"/>
    <w:rsid w:val="00871705"/>
    <w:rsid w:val="00871B96"/>
    <w:rsid w:val="00871D51"/>
    <w:rsid w:val="00872165"/>
    <w:rsid w:val="0087285C"/>
    <w:rsid w:val="0087292E"/>
    <w:rsid w:val="00872A3C"/>
    <w:rsid w:val="00872FCF"/>
    <w:rsid w:val="00873044"/>
    <w:rsid w:val="008732C2"/>
    <w:rsid w:val="00873E29"/>
    <w:rsid w:val="00873F2C"/>
    <w:rsid w:val="008744D4"/>
    <w:rsid w:val="00874832"/>
    <w:rsid w:val="00874D74"/>
    <w:rsid w:val="008751DA"/>
    <w:rsid w:val="00875471"/>
    <w:rsid w:val="00875E1A"/>
    <w:rsid w:val="0087645E"/>
    <w:rsid w:val="00876539"/>
    <w:rsid w:val="00876751"/>
    <w:rsid w:val="00876ADB"/>
    <w:rsid w:val="008773E3"/>
    <w:rsid w:val="008774EE"/>
    <w:rsid w:val="0087772A"/>
    <w:rsid w:val="00877D27"/>
    <w:rsid w:val="008802A0"/>
    <w:rsid w:val="008804D1"/>
    <w:rsid w:val="00880642"/>
    <w:rsid w:val="008806C5"/>
    <w:rsid w:val="00880762"/>
    <w:rsid w:val="00880AA2"/>
    <w:rsid w:val="00880BDC"/>
    <w:rsid w:val="008812C5"/>
    <w:rsid w:val="00881A26"/>
    <w:rsid w:val="00881EAD"/>
    <w:rsid w:val="0088217D"/>
    <w:rsid w:val="0088237C"/>
    <w:rsid w:val="008827A3"/>
    <w:rsid w:val="00882B81"/>
    <w:rsid w:val="00882BA1"/>
    <w:rsid w:val="0088303D"/>
    <w:rsid w:val="008831F0"/>
    <w:rsid w:val="008833E8"/>
    <w:rsid w:val="00883F03"/>
    <w:rsid w:val="008840FF"/>
    <w:rsid w:val="00884A98"/>
    <w:rsid w:val="00884D8C"/>
    <w:rsid w:val="00884DA9"/>
    <w:rsid w:val="00884E52"/>
    <w:rsid w:val="008850CA"/>
    <w:rsid w:val="00885D17"/>
    <w:rsid w:val="00886403"/>
    <w:rsid w:val="00886635"/>
    <w:rsid w:val="00886B05"/>
    <w:rsid w:val="00886B86"/>
    <w:rsid w:val="00886D0A"/>
    <w:rsid w:val="00887138"/>
    <w:rsid w:val="0088742D"/>
    <w:rsid w:val="00887AB0"/>
    <w:rsid w:val="00887F4F"/>
    <w:rsid w:val="0089018A"/>
    <w:rsid w:val="008901FB"/>
    <w:rsid w:val="0089044D"/>
    <w:rsid w:val="00890846"/>
    <w:rsid w:val="00890AEC"/>
    <w:rsid w:val="008910BB"/>
    <w:rsid w:val="008918D5"/>
    <w:rsid w:val="0089198E"/>
    <w:rsid w:val="00891B13"/>
    <w:rsid w:val="00891BEA"/>
    <w:rsid w:val="00892127"/>
    <w:rsid w:val="00892C20"/>
    <w:rsid w:val="00892EF7"/>
    <w:rsid w:val="0089378F"/>
    <w:rsid w:val="00893A25"/>
    <w:rsid w:val="00893B17"/>
    <w:rsid w:val="00893DC7"/>
    <w:rsid w:val="00893EB1"/>
    <w:rsid w:val="008940CB"/>
    <w:rsid w:val="00894715"/>
    <w:rsid w:val="00894B19"/>
    <w:rsid w:val="00895189"/>
    <w:rsid w:val="008955E3"/>
    <w:rsid w:val="00895BBE"/>
    <w:rsid w:val="00895D26"/>
    <w:rsid w:val="00895D9B"/>
    <w:rsid w:val="008964F2"/>
    <w:rsid w:val="00896568"/>
    <w:rsid w:val="00896727"/>
    <w:rsid w:val="008967BD"/>
    <w:rsid w:val="00896872"/>
    <w:rsid w:val="008976BA"/>
    <w:rsid w:val="00897F86"/>
    <w:rsid w:val="008A02B7"/>
    <w:rsid w:val="008A0531"/>
    <w:rsid w:val="008A0942"/>
    <w:rsid w:val="008A096A"/>
    <w:rsid w:val="008A0A9E"/>
    <w:rsid w:val="008A10C0"/>
    <w:rsid w:val="008A1A7C"/>
    <w:rsid w:val="008A1E6C"/>
    <w:rsid w:val="008A1FE0"/>
    <w:rsid w:val="008A21D8"/>
    <w:rsid w:val="008A22C7"/>
    <w:rsid w:val="008A2691"/>
    <w:rsid w:val="008A2DF8"/>
    <w:rsid w:val="008A2E64"/>
    <w:rsid w:val="008A3016"/>
    <w:rsid w:val="008A38B2"/>
    <w:rsid w:val="008A3C0D"/>
    <w:rsid w:val="008A45E8"/>
    <w:rsid w:val="008A48A7"/>
    <w:rsid w:val="008A4C07"/>
    <w:rsid w:val="008A5458"/>
    <w:rsid w:val="008A5463"/>
    <w:rsid w:val="008A6465"/>
    <w:rsid w:val="008A65C0"/>
    <w:rsid w:val="008A6F72"/>
    <w:rsid w:val="008A6FAE"/>
    <w:rsid w:val="008A7792"/>
    <w:rsid w:val="008A7865"/>
    <w:rsid w:val="008A7B8E"/>
    <w:rsid w:val="008A7C01"/>
    <w:rsid w:val="008A7F83"/>
    <w:rsid w:val="008B00F7"/>
    <w:rsid w:val="008B030B"/>
    <w:rsid w:val="008B1C14"/>
    <w:rsid w:val="008B1D00"/>
    <w:rsid w:val="008B1E8F"/>
    <w:rsid w:val="008B21AA"/>
    <w:rsid w:val="008B283C"/>
    <w:rsid w:val="008B2DA6"/>
    <w:rsid w:val="008B2DDD"/>
    <w:rsid w:val="008B3549"/>
    <w:rsid w:val="008B3647"/>
    <w:rsid w:val="008B42DD"/>
    <w:rsid w:val="008B49B9"/>
    <w:rsid w:val="008B4BDF"/>
    <w:rsid w:val="008B4CD2"/>
    <w:rsid w:val="008B510B"/>
    <w:rsid w:val="008B570B"/>
    <w:rsid w:val="008B5C60"/>
    <w:rsid w:val="008B5FA0"/>
    <w:rsid w:val="008B68D7"/>
    <w:rsid w:val="008B6934"/>
    <w:rsid w:val="008B6ED1"/>
    <w:rsid w:val="008B7B39"/>
    <w:rsid w:val="008B7EF6"/>
    <w:rsid w:val="008C01FE"/>
    <w:rsid w:val="008C0402"/>
    <w:rsid w:val="008C0414"/>
    <w:rsid w:val="008C0562"/>
    <w:rsid w:val="008C0DF6"/>
    <w:rsid w:val="008C0E76"/>
    <w:rsid w:val="008C1AD1"/>
    <w:rsid w:val="008C1E50"/>
    <w:rsid w:val="008C1E94"/>
    <w:rsid w:val="008C2B5C"/>
    <w:rsid w:val="008C2F52"/>
    <w:rsid w:val="008C3337"/>
    <w:rsid w:val="008C3D68"/>
    <w:rsid w:val="008C3E46"/>
    <w:rsid w:val="008C3F4F"/>
    <w:rsid w:val="008C4CB8"/>
    <w:rsid w:val="008C4DDA"/>
    <w:rsid w:val="008C533E"/>
    <w:rsid w:val="008C55EF"/>
    <w:rsid w:val="008C56BA"/>
    <w:rsid w:val="008C5E54"/>
    <w:rsid w:val="008C6584"/>
    <w:rsid w:val="008C6768"/>
    <w:rsid w:val="008C677E"/>
    <w:rsid w:val="008C6949"/>
    <w:rsid w:val="008C6CBA"/>
    <w:rsid w:val="008C6E50"/>
    <w:rsid w:val="008C7004"/>
    <w:rsid w:val="008C70B6"/>
    <w:rsid w:val="008C76B7"/>
    <w:rsid w:val="008C78A5"/>
    <w:rsid w:val="008C7B82"/>
    <w:rsid w:val="008C7BF6"/>
    <w:rsid w:val="008C7CD8"/>
    <w:rsid w:val="008D0597"/>
    <w:rsid w:val="008D06DD"/>
    <w:rsid w:val="008D078F"/>
    <w:rsid w:val="008D0AC2"/>
    <w:rsid w:val="008D0BB5"/>
    <w:rsid w:val="008D0DB4"/>
    <w:rsid w:val="008D164B"/>
    <w:rsid w:val="008D1679"/>
    <w:rsid w:val="008D182D"/>
    <w:rsid w:val="008D1893"/>
    <w:rsid w:val="008D1A2B"/>
    <w:rsid w:val="008D1B1A"/>
    <w:rsid w:val="008D1C4F"/>
    <w:rsid w:val="008D1CB0"/>
    <w:rsid w:val="008D1CC4"/>
    <w:rsid w:val="008D1DE9"/>
    <w:rsid w:val="008D1EE2"/>
    <w:rsid w:val="008D210F"/>
    <w:rsid w:val="008D3001"/>
    <w:rsid w:val="008D3680"/>
    <w:rsid w:val="008D3745"/>
    <w:rsid w:val="008D398D"/>
    <w:rsid w:val="008D3CF9"/>
    <w:rsid w:val="008D3F7C"/>
    <w:rsid w:val="008D4333"/>
    <w:rsid w:val="008D438D"/>
    <w:rsid w:val="008D457E"/>
    <w:rsid w:val="008D4975"/>
    <w:rsid w:val="008D49B7"/>
    <w:rsid w:val="008D4AE2"/>
    <w:rsid w:val="008D4CCC"/>
    <w:rsid w:val="008D4D6F"/>
    <w:rsid w:val="008D52B7"/>
    <w:rsid w:val="008D558D"/>
    <w:rsid w:val="008D5ED1"/>
    <w:rsid w:val="008D5F3D"/>
    <w:rsid w:val="008D63C3"/>
    <w:rsid w:val="008D650F"/>
    <w:rsid w:val="008D6DFC"/>
    <w:rsid w:val="008D71C2"/>
    <w:rsid w:val="008D73BA"/>
    <w:rsid w:val="008D7A3D"/>
    <w:rsid w:val="008D7F1F"/>
    <w:rsid w:val="008E09C0"/>
    <w:rsid w:val="008E1D72"/>
    <w:rsid w:val="008E1F86"/>
    <w:rsid w:val="008E35F5"/>
    <w:rsid w:val="008E383F"/>
    <w:rsid w:val="008E3D7F"/>
    <w:rsid w:val="008E4235"/>
    <w:rsid w:val="008E4398"/>
    <w:rsid w:val="008E47FB"/>
    <w:rsid w:val="008E4B4B"/>
    <w:rsid w:val="008E4FF4"/>
    <w:rsid w:val="008E585F"/>
    <w:rsid w:val="008E592E"/>
    <w:rsid w:val="008E60FC"/>
    <w:rsid w:val="008E6462"/>
    <w:rsid w:val="008E6537"/>
    <w:rsid w:val="008E6DD0"/>
    <w:rsid w:val="008E71BA"/>
    <w:rsid w:val="008E743B"/>
    <w:rsid w:val="008E7A49"/>
    <w:rsid w:val="008E7C36"/>
    <w:rsid w:val="008F01A5"/>
    <w:rsid w:val="008F02FD"/>
    <w:rsid w:val="008F03CA"/>
    <w:rsid w:val="008F072A"/>
    <w:rsid w:val="008F0BD9"/>
    <w:rsid w:val="008F0BDD"/>
    <w:rsid w:val="008F0BFE"/>
    <w:rsid w:val="008F0DF1"/>
    <w:rsid w:val="008F0EBB"/>
    <w:rsid w:val="008F12DA"/>
    <w:rsid w:val="008F14A5"/>
    <w:rsid w:val="008F15BF"/>
    <w:rsid w:val="008F1812"/>
    <w:rsid w:val="008F1B0F"/>
    <w:rsid w:val="008F1D7B"/>
    <w:rsid w:val="008F22A0"/>
    <w:rsid w:val="008F2400"/>
    <w:rsid w:val="008F2617"/>
    <w:rsid w:val="008F2909"/>
    <w:rsid w:val="008F2B99"/>
    <w:rsid w:val="008F2C84"/>
    <w:rsid w:val="008F326C"/>
    <w:rsid w:val="008F38DC"/>
    <w:rsid w:val="008F420D"/>
    <w:rsid w:val="008F47D2"/>
    <w:rsid w:val="008F4A01"/>
    <w:rsid w:val="008F4E4A"/>
    <w:rsid w:val="008F4FC4"/>
    <w:rsid w:val="008F51A2"/>
    <w:rsid w:val="008F52DB"/>
    <w:rsid w:val="008F5727"/>
    <w:rsid w:val="008F5B34"/>
    <w:rsid w:val="008F5C55"/>
    <w:rsid w:val="008F5F91"/>
    <w:rsid w:val="008F6263"/>
    <w:rsid w:val="008F66E7"/>
    <w:rsid w:val="008F6A95"/>
    <w:rsid w:val="008F7366"/>
    <w:rsid w:val="008F73F3"/>
    <w:rsid w:val="008F747A"/>
    <w:rsid w:val="008F776F"/>
    <w:rsid w:val="008F7D51"/>
    <w:rsid w:val="008F7DF5"/>
    <w:rsid w:val="008F7EAF"/>
    <w:rsid w:val="009001CC"/>
    <w:rsid w:val="0090020F"/>
    <w:rsid w:val="00900484"/>
    <w:rsid w:val="009004BA"/>
    <w:rsid w:val="00900747"/>
    <w:rsid w:val="00900A3B"/>
    <w:rsid w:val="00900B92"/>
    <w:rsid w:val="00900FCA"/>
    <w:rsid w:val="0090145B"/>
    <w:rsid w:val="009016A5"/>
    <w:rsid w:val="00901EFE"/>
    <w:rsid w:val="009021A3"/>
    <w:rsid w:val="009022BF"/>
    <w:rsid w:val="00902926"/>
    <w:rsid w:val="0090302B"/>
    <w:rsid w:val="0090372D"/>
    <w:rsid w:val="00903F67"/>
    <w:rsid w:val="0090411D"/>
    <w:rsid w:val="00904A83"/>
    <w:rsid w:val="00904E83"/>
    <w:rsid w:val="00904F1E"/>
    <w:rsid w:val="00905952"/>
    <w:rsid w:val="0090689A"/>
    <w:rsid w:val="00906CAB"/>
    <w:rsid w:val="00907053"/>
    <w:rsid w:val="009071CB"/>
    <w:rsid w:val="00907360"/>
    <w:rsid w:val="00907429"/>
    <w:rsid w:val="00907862"/>
    <w:rsid w:val="00907B71"/>
    <w:rsid w:val="00907BFA"/>
    <w:rsid w:val="009105C7"/>
    <w:rsid w:val="009108C5"/>
    <w:rsid w:val="00910903"/>
    <w:rsid w:val="00910A22"/>
    <w:rsid w:val="00910CED"/>
    <w:rsid w:val="00910D08"/>
    <w:rsid w:val="009110A6"/>
    <w:rsid w:val="00911ADF"/>
    <w:rsid w:val="00911C09"/>
    <w:rsid w:val="00911CFA"/>
    <w:rsid w:val="00911D57"/>
    <w:rsid w:val="0091319F"/>
    <w:rsid w:val="0091328C"/>
    <w:rsid w:val="00913369"/>
    <w:rsid w:val="009134E0"/>
    <w:rsid w:val="009135EC"/>
    <w:rsid w:val="00913B5A"/>
    <w:rsid w:val="00913FA4"/>
    <w:rsid w:val="009147F3"/>
    <w:rsid w:val="00914847"/>
    <w:rsid w:val="0091509C"/>
    <w:rsid w:val="009155DF"/>
    <w:rsid w:val="009156AB"/>
    <w:rsid w:val="00915EFB"/>
    <w:rsid w:val="00915FA0"/>
    <w:rsid w:val="00916585"/>
    <w:rsid w:val="009169F2"/>
    <w:rsid w:val="00916D7B"/>
    <w:rsid w:val="00916F90"/>
    <w:rsid w:val="0091702B"/>
    <w:rsid w:val="00917176"/>
    <w:rsid w:val="00917724"/>
    <w:rsid w:val="00917AAE"/>
    <w:rsid w:val="00917FCC"/>
    <w:rsid w:val="00920290"/>
    <w:rsid w:val="00920372"/>
    <w:rsid w:val="0092037C"/>
    <w:rsid w:val="00920984"/>
    <w:rsid w:val="00920EAB"/>
    <w:rsid w:val="009210FB"/>
    <w:rsid w:val="0092186E"/>
    <w:rsid w:val="00921A72"/>
    <w:rsid w:val="00921D85"/>
    <w:rsid w:val="0092236A"/>
    <w:rsid w:val="00922389"/>
    <w:rsid w:val="00922499"/>
    <w:rsid w:val="00922744"/>
    <w:rsid w:val="00922F0B"/>
    <w:rsid w:val="00923CA6"/>
    <w:rsid w:val="009240D1"/>
    <w:rsid w:val="009243DC"/>
    <w:rsid w:val="00924766"/>
    <w:rsid w:val="00924824"/>
    <w:rsid w:val="00924A57"/>
    <w:rsid w:val="00924DE7"/>
    <w:rsid w:val="009253BB"/>
    <w:rsid w:val="00925B12"/>
    <w:rsid w:val="00925E85"/>
    <w:rsid w:val="00925F26"/>
    <w:rsid w:val="009263E1"/>
    <w:rsid w:val="009267DF"/>
    <w:rsid w:val="009268C2"/>
    <w:rsid w:val="00926BDD"/>
    <w:rsid w:val="00926D25"/>
    <w:rsid w:val="00926FF0"/>
    <w:rsid w:val="0092742C"/>
    <w:rsid w:val="009275C0"/>
    <w:rsid w:val="00930011"/>
    <w:rsid w:val="00931453"/>
    <w:rsid w:val="00931869"/>
    <w:rsid w:val="00931A7B"/>
    <w:rsid w:val="00931E35"/>
    <w:rsid w:val="009323D6"/>
    <w:rsid w:val="009324B2"/>
    <w:rsid w:val="009328C7"/>
    <w:rsid w:val="009333B8"/>
    <w:rsid w:val="00933680"/>
    <w:rsid w:val="00933729"/>
    <w:rsid w:val="009347DF"/>
    <w:rsid w:val="00934D73"/>
    <w:rsid w:val="00934E4B"/>
    <w:rsid w:val="00934ECB"/>
    <w:rsid w:val="00934FB5"/>
    <w:rsid w:val="00935548"/>
    <w:rsid w:val="009359E0"/>
    <w:rsid w:val="009362FD"/>
    <w:rsid w:val="0093639C"/>
    <w:rsid w:val="00936569"/>
    <w:rsid w:val="009367AF"/>
    <w:rsid w:val="00936B71"/>
    <w:rsid w:val="00936F8F"/>
    <w:rsid w:val="009403E6"/>
    <w:rsid w:val="00940877"/>
    <w:rsid w:val="00940A92"/>
    <w:rsid w:val="00940CCD"/>
    <w:rsid w:val="009410BB"/>
    <w:rsid w:val="0094113A"/>
    <w:rsid w:val="00942043"/>
    <w:rsid w:val="00942969"/>
    <w:rsid w:val="00942BBF"/>
    <w:rsid w:val="00942F2F"/>
    <w:rsid w:val="00943135"/>
    <w:rsid w:val="009434FA"/>
    <w:rsid w:val="009439D6"/>
    <w:rsid w:val="00943AA2"/>
    <w:rsid w:val="009441EA"/>
    <w:rsid w:val="00944404"/>
    <w:rsid w:val="00944534"/>
    <w:rsid w:val="009445D9"/>
    <w:rsid w:val="00944A0D"/>
    <w:rsid w:val="00945088"/>
    <w:rsid w:val="00945929"/>
    <w:rsid w:val="00945D00"/>
    <w:rsid w:val="00946205"/>
    <w:rsid w:val="00946823"/>
    <w:rsid w:val="00946D96"/>
    <w:rsid w:val="00946E6A"/>
    <w:rsid w:val="00947175"/>
    <w:rsid w:val="009476D9"/>
    <w:rsid w:val="0095082C"/>
    <w:rsid w:val="00950AB2"/>
    <w:rsid w:val="00950C3C"/>
    <w:rsid w:val="009514D1"/>
    <w:rsid w:val="0095193C"/>
    <w:rsid w:val="00951E99"/>
    <w:rsid w:val="0095275F"/>
    <w:rsid w:val="00952825"/>
    <w:rsid w:val="009529BD"/>
    <w:rsid w:val="00952A84"/>
    <w:rsid w:val="00953445"/>
    <w:rsid w:val="00953890"/>
    <w:rsid w:val="00953B42"/>
    <w:rsid w:val="00953B4B"/>
    <w:rsid w:val="00954286"/>
    <w:rsid w:val="0095484E"/>
    <w:rsid w:val="0095486F"/>
    <w:rsid w:val="00954C1D"/>
    <w:rsid w:val="0095510E"/>
    <w:rsid w:val="00955749"/>
    <w:rsid w:val="009557A7"/>
    <w:rsid w:val="00955989"/>
    <w:rsid w:val="00955B6B"/>
    <w:rsid w:val="00956598"/>
    <w:rsid w:val="00956A17"/>
    <w:rsid w:val="00956A38"/>
    <w:rsid w:val="00956C45"/>
    <w:rsid w:val="00956FB5"/>
    <w:rsid w:val="00957F71"/>
    <w:rsid w:val="00960267"/>
    <w:rsid w:val="009602DB"/>
    <w:rsid w:val="0096090F"/>
    <w:rsid w:val="00960CFA"/>
    <w:rsid w:val="00961237"/>
    <w:rsid w:val="009612D9"/>
    <w:rsid w:val="00961600"/>
    <w:rsid w:val="00961D06"/>
    <w:rsid w:val="00962681"/>
    <w:rsid w:val="009627FC"/>
    <w:rsid w:val="0096310E"/>
    <w:rsid w:val="009633E2"/>
    <w:rsid w:val="00963578"/>
    <w:rsid w:val="00963EB3"/>
    <w:rsid w:val="00964359"/>
    <w:rsid w:val="00964415"/>
    <w:rsid w:val="0096450A"/>
    <w:rsid w:val="009649CC"/>
    <w:rsid w:val="00964AE5"/>
    <w:rsid w:val="00965FE6"/>
    <w:rsid w:val="009663A9"/>
    <w:rsid w:val="009664A7"/>
    <w:rsid w:val="00966E73"/>
    <w:rsid w:val="00966FCB"/>
    <w:rsid w:val="009671E8"/>
    <w:rsid w:val="009674E3"/>
    <w:rsid w:val="009675E1"/>
    <w:rsid w:val="009676A3"/>
    <w:rsid w:val="00967CAA"/>
    <w:rsid w:val="00967ED7"/>
    <w:rsid w:val="00970201"/>
    <w:rsid w:val="0097032A"/>
    <w:rsid w:val="00970CD6"/>
    <w:rsid w:val="00971117"/>
    <w:rsid w:val="00971E04"/>
    <w:rsid w:val="00972696"/>
    <w:rsid w:val="0097291A"/>
    <w:rsid w:val="0097294E"/>
    <w:rsid w:val="00972A32"/>
    <w:rsid w:val="00972A94"/>
    <w:rsid w:val="00973620"/>
    <w:rsid w:val="00973909"/>
    <w:rsid w:val="00973A7F"/>
    <w:rsid w:val="00973B13"/>
    <w:rsid w:val="009744D3"/>
    <w:rsid w:val="0097468D"/>
    <w:rsid w:val="00974F06"/>
    <w:rsid w:val="00974F3B"/>
    <w:rsid w:val="00975D7E"/>
    <w:rsid w:val="00975E90"/>
    <w:rsid w:val="00976244"/>
    <w:rsid w:val="00976826"/>
    <w:rsid w:val="00976CB0"/>
    <w:rsid w:val="0097738C"/>
    <w:rsid w:val="00977450"/>
    <w:rsid w:val="0097765C"/>
    <w:rsid w:val="009777C1"/>
    <w:rsid w:val="00977B3B"/>
    <w:rsid w:val="00977C6C"/>
    <w:rsid w:val="00977E2D"/>
    <w:rsid w:val="00977E7E"/>
    <w:rsid w:val="00977F32"/>
    <w:rsid w:val="00980B53"/>
    <w:rsid w:val="00981859"/>
    <w:rsid w:val="00982AA4"/>
    <w:rsid w:val="00982B3D"/>
    <w:rsid w:val="00983170"/>
    <w:rsid w:val="0098329B"/>
    <w:rsid w:val="009832D0"/>
    <w:rsid w:val="0098340C"/>
    <w:rsid w:val="00983649"/>
    <w:rsid w:val="00983828"/>
    <w:rsid w:val="00983A79"/>
    <w:rsid w:val="009842CE"/>
    <w:rsid w:val="009843E3"/>
    <w:rsid w:val="00984D46"/>
    <w:rsid w:val="0098541C"/>
    <w:rsid w:val="009855D6"/>
    <w:rsid w:val="00985E33"/>
    <w:rsid w:val="00985EAE"/>
    <w:rsid w:val="00985FC1"/>
    <w:rsid w:val="00986199"/>
    <w:rsid w:val="00986373"/>
    <w:rsid w:val="009863DA"/>
    <w:rsid w:val="00986416"/>
    <w:rsid w:val="009864D7"/>
    <w:rsid w:val="00986558"/>
    <w:rsid w:val="009869D2"/>
    <w:rsid w:val="009869FC"/>
    <w:rsid w:val="00986E4E"/>
    <w:rsid w:val="00987302"/>
    <w:rsid w:val="0098784D"/>
    <w:rsid w:val="00987E46"/>
    <w:rsid w:val="00987EE9"/>
    <w:rsid w:val="009904E7"/>
    <w:rsid w:val="00990748"/>
    <w:rsid w:val="009907EF"/>
    <w:rsid w:val="009908C8"/>
    <w:rsid w:val="00991252"/>
    <w:rsid w:val="0099163E"/>
    <w:rsid w:val="009917F1"/>
    <w:rsid w:val="00991BCE"/>
    <w:rsid w:val="00991E3F"/>
    <w:rsid w:val="009923F7"/>
    <w:rsid w:val="009930F9"/>
    <w:rsid w:val="00993873"/>
    <w:rsid w:val="00993D7E"/>
    <w:rsid w:val="00993DCA"/>
    <w:rsid w:val="00994545"/>
    <w:rsid w:val="00994609"/>
    <w:rsid w:val="009949B2"/>
    <w:rsid w:val="00995044"/>
    <w:rsid w:val="0099575D"/>
    <w:rsid w:val="009969D9"/>
    <w:rsid w:val="00996A45"/>
    <w:rsid w:val="00996EB7"/>
    <w:rsid w:val="00997C13"/>
    <w:rsid w:val="009A031C"/>
    <w:rsid w:val="009A052F"/>
    <w:rsid w:val="009A0BE7"/>
    <w:rsid w:val="009A0C6B"/>
    <w:rsid w:val="009A0F13"/>
    <w:rsid w:val="009A0F4F"/>
    <w:rsid w:val="009A0FC6"/>
    <w:rsid w:val="009A13A8"/>
    <w:rsid w:val="009A13E4"/>
    <w:rsid w:val="009A1542"/>
    <w:rsid w:val="009A169C"/>
    <w:rsid w:val="009A1C9D"/>
    <w:rsid w:val="009A1EF9"/>
    <w:rsid w:val="009A1F30"/>
    <w:rsid w:val="009A2095"/>
    <w:rsid w:val="009A22AB"/>
    <w:rsid w:val="009A25B2"/>
    <w:rsid w:val="009A289F"/>
    <w:rsid w:val="009A291A"/>
    <w:rsid w:val="009A305A"/>
    <w:rsid w:val="009A36B1"/>
    <w:rsid w:val="009A39C0"/>
    <w:rsid w:val="009A3A1A"/>
    <w:rsid w:val="009A3AC4"/>
    <w:rsid w:val="009A4315"/>
    <w:rsid w:val="009A4733"/>
    <w:rsid w:val="009A4E1B"/>
    <w:rsid w:val="009A4EA2"/>
    <w:rsid w:val="009A5AA1"/>
    <w:rsid w:val="009A6901"/>
    <w:rsid w:val="009A6D1E"/>
    <w:rsid w:val="009A71CC"/>
    <w:rsid w:val="009A7981"/>
    <w:rsid w:val="009A7E6F"/>
    <w:rsid w:val="009A7FA8"/>
    <w:rsid w:val="009B0801"/>
    <w:rsid w:val="009B08E4"/>
    <w:rsid w:val="009B1343"/>
    <w:rsid w:val="009B162E"/>
    <w:rsid w:val="009B175D"/>
    <w:rsid w:val="009B1A7D"/>
    <w:rsid w:val="009B1AC3"/>
    <w:rsid w:val="009B1DE6"/>
    <w:rsid w:val="009B1F08"/>
    <w:rsid w:val="009B2357"/>
    <w:rsid w:val="009B23C7"/>
    <w:rsid w:val="009B2B34"/>
    <w:rsid w:val="009B2C5E"/>
    <w:rsid w:val="009B2EC4"/>
    <w:rsid w:val="009B325A"/>
    <w:rsid w:val="009B33E4"/>
    <w:rsid w:val="009B34FD"/>
    <w:rsid w:val="009B3681"/>
    <w:rsid w:val="009B36D2"/>
    <w:rsid w:val="009B3D12"/>
    <w:rsid w:val="009B4395"/>
    <w:rsid w:val="009B5160"/>
    <w:rsid w:val="009B5286"/>
    <w:rsid w:val="009B528B"/>
    <w:rsid w:val="009B53E2"/>
    <w:rsid w:val="009B545E"/>
    <w:rsid w:val="009B5762"/>
    <w:rsid w:val="009B589F"/>
    <w:rsid w:val="009B5E18"/>
    <w:rsid w:val="009B6819"/>
    <w:rsid w:val="009B682E"/>
    <w:rsid w:val="009B6C8E"/>
    <w:rsid w:val="009B7948"/>
    <w:rsid w:val="009B7F4F"/>
    <w:rsid w:val="009C123C"/>
    <w:rsid w:val="009C1455"/>
    <w:rsid w:val="009C14B2"/>
    <w:rsid w:val="009C18C8"/>
    <w:rsid w:val="009C18E3"/>
    <w:rsid w:val="009C1A1D"/>
    <w:rsid w:val="009C2398"/>
    <w:rsid w:val="009C24B7"/>
    <w:rsid w:val="009C2545"/>
    <w:rsid w:val="009C2D34"/>
    <w:rsid w:val="009C2DD5"/>
    <w:rsid w:val="009C3396"/>
    <w:rsid w:val="009C35B6"/>
    <w:rsid w:val="009C36D9"/>
    <w:rsid w:val="009C3A6D"/>
    <w:rsid w:val="009C423F"/>
    <w:rsid w:val="009C4507"/>
    <w:rsid w:val="009C4AEC"/>
    <w:rsid w:val="009C4D43"/>
    <w:rsid w:val="009C4D50"/>
    <w:rsid w:val="009C4E89"/>
    <w:rsid w:val="009C520F"/>
    <w:rsid w:val="009C5444"/>
    <w:rsid w:val="009C54B7"/>
    <w:rsid w:val="009C5677"/>
    <w:rsid w:val="009C5918"/>
    <w:rsid w:val="009C601F"/>
    <w:rsid w:val="009C6350"/>
    <w:rsid w:val="009C63F9"/>
    <w:rsid w:val="009C6912"/>
    <w:rsid w:val="009C692A"/>
    <w:rsid w:val="009C6AAD"/>
    <w:rsid w:val="009C6B56"/>
    <w:rsid w:val="009C72D1"/>
    <w:rsid w:val="009C7B2B"/>
    <w:rsid w:val="009C7B82"/>
    <w:rsid w:val="009C7D46"/>
    <w:rsid w:val="009C7E1B"/>
    <w:rsid w:val="009C7E76"/>
    <w:rsid w:val="009D0128"/>
    <w:rsid w:val="009D0A97"/>
    <w:rsid w:val="009D0ADF"/>
    <w:rsid w:val="009D1619"/>
    <w:rsid w:val="009D1922"/>
    <w:rsid w:val="009D1924"/>
    <w:rsid w:val="009D1B58"/>
    <w:rsid w:val="009D1CE2"/>
    <w:rsid w:val="009D1D22"/>
    <w:rsid w:val="009D1DDC"/>
    <w:rsid w:val="009D1F8C"/>
    <w:rsid w:val="009D2360"/>
    <w:rsid w:val="009D2396"/>
    <w:rsid w:val="009D2D58"/>
    <w:rsid w:val="009D3117"/>
    <w:rsid w:val="009D3694"/>
    <w:rsid w:val="009D3D1A"/>
    <w:rsid w:val="009D4283"/>
    <w:rsid w:val="009D4321"/>
    <w:rsid w:val="009D443E"/>
    <w:rsid w:val="009D45F6"/>
    <w:rsid w:val="009D497B"/>
    <w:rsid w:val="009D51DC"/>
    <w:rsid w:val="009D60B2"/>
    <w:rsid w:val="009D63B5"/>
    <w:rsid w:val="009D64A2"/>
    <w:rsid w:val="009D65F0"/>
    <w:rsid w:val="009D6BCE"/>
    <w:rsid w:val="009D6FD4"/>
    <w:rsid w:val="009D7089"/>
    <w:rsid w:val="009D765A"/>
    <w:rsid w:val="009D76F4"/>
    <w:rsid w:val="009E028C"/>
    <w:rsid w:val="009E0978"/>
    <w:rsid w:val="009E0ADD"/>
    <w:rsid w:val="009E0CCB"/>
    <w:rsid w:val="009E1334"/>
    <w:rsid w:val="009E1401"/>
    <w:rsid w:val="009E142C"/>
    <w:rsid w:val="009E1467"/>
    <w:rsid w:val="009E15D7"/>
    <w:rsid w:val="009E17EE"/>
    <w:rsid w:val="009E1B40"/>
    <w:rsid w:val="009E1D40"/>
    <w:rsid w:val="009E1EFD"/>
    <w:rsid w:val="009E208E"/>
    <w:rsid w:val="009E2153"/>
    <w:rsid w:val="009E2242"/>
    <w:rsid w:val="009E234C"/>
    <w:rsid w:val="009E284A"/>
    <w:rsid w:val="009E2C11"/>
    <w:rsid w:val="009E2DCA"/>
    <w:rsid w:val="009E3064"/>
    <w:rsid w:val="009E333B"/>
    <w:rsid w:val="009E3B03"/>
    <w:rsid w:val="009E3BD2"/>
    <w:rsid w:val="009E3CFB"/>
    <w:rsid w:val="009E408D"/>
    <w:rsid w:val="009E4433"/>
    <w:rsid w:val="009E46F4"/>
    <w:rsid w:val="009E4E3F"/>
    <w:rsid w:val="009E4FC1"/>
    <w:rsid w:val="009E51B2"/>
    <w:rsid w:val="009E52CE"/>
    <w:rsid w:val="009E548A"/>
    <w:rsid w:val="009E58FC"/>
    <w:rsid w:val="009E63A8"/>
    <w:rsid w:val="009E699D"/>
    <w:rsid w:val="009E6F32"/>
    <w:rsid w:val="009E7091"/>
    <w:rsid w:val="009E70C6"/>
    <w:rsid w:val="009E74C7"/>
    <w:rsid w:val="009E7515"/>
    <w:rsid w:val="009E78A1"/>
    <w:rsid w:val="009E7B65"/>
    <w:rsid w:val="009E7EB4"/>
    <w:rsid w:val="009F05C7"/>
    <w:rsid w:val="009F0AD0"/>
    <w:rsid w:val="009F0AEF"/>
    <w:rsid w:val="009F0B74"/>
    <w:rsid w:val="009F130D"/>
    <w:rsid w:val="009F16C7"/>
    <w:rsid w:val="009F27FD"/>
    <w:rsid w:val="009F2B6F"/>
    <w:rsid w:val="009F2BCD"/>
    <w:rsid w:val="009F2EEA"/>
    <w:rsid w:val="009F3E1C"/>
    <w:rsid w:val="009F46A9"/>
    <w:rsid w:val="009F4740"/>
    <w:rsid w:val="009F4756"/>
    <w:rsid w:val="009F4F62"/>
    <w:rsid w:val="009F514F"/>
    <w:rsid w:val="009F561E"/>
    <w:rsid w:val="009F56BD"/>
    <w:rsid w:val="009F5AE8"/>
    <w:rsid w:val="009F626B"/>
    <w:rsid w:val="009F6484"/>
    <w:rsid w:val="009F6D77"/>
    <w:rsid w:val="009F6DEB"/>
    <w:rsid w:val="009F6FF1"/>
    <w:rsid w:val="009F7124"/>
    <w:rsid w:val="009F7221"/>
    <w:rsid w:val="009F74C0"/>
    <w:rsid w:val="009F76C3"/>
    <w:rsid w:val="009F78CC"/>
    <w:rsid w:val="009F7A1A"/>
    <w:rsid w:val="009F7AC6"/>
    <w:rsid w:val="009F7BBA"/>
    <w:rsid w:val="00A00051"/>
    <w:rsid w:val="00A007FD"/>
    <w:rsid w:val="00A0084F"/>
    <w:rsid w:val="00A00F3A"/>
    <w:rsid w:val="00A01026"/>
    <w:rsid w:val="00A01321"/>
    <w:rsid w:val="00A01383"/>
    <w:rsid w:val="00A01488"/>
    <w:rsid w:val="00A015D1"/>
    <w:rsid w:val="00A01A97"/>
    <w:rsid w:val="00A01B25"/>
    <w:rsid w:val="00A01B54"/>
    <w:rsid w:val="00A01D45"/>
    <w:rsid w:val="00A02129"/>
    <w:rsid w:val="00A02189"/>
    <w:rsid w:val="00A0259A"/>
    <w:rsid w:val="00A02715"/>
    <w:rsid w:val="00A02C2D"/>
    <w:rsid w:val="00A02E57"/>
    <w:rsid w:val="00A03199"/>
    <w:rsid w:val="00A03207"/>
    <w:rsid w:val="00A0329D"/>
    <w:rsid w:val="00A03C85"/>
    <w:rsid w:val="00A043C3"/>
    <w:rsid w:val="00A0452F"/>
    <w:rsid w:val="00A0474C"/>
    <w:rsid w:val="00A04843"/>
    <w:rsid w:val="00A04931"/>
    <w:rsid w:val="00A04A68"/>
    <w:rsid w:val="00A04C28"/>
    <w:rsid w:val="00A04E5E"/>
    <w:rsid w:val="00A05133"/>
    <w:rsid w:val="00A055BF"/>
    <w:rsid w:val="00A0567A"/>
    <w:rsid w:val="00A057CE"/>
    <w:rsid w:val="00A05E95"/>
    <w:rsid w:val="00A06294"/>
    <w:rsid w:val="00A06334"/>
    <w:rsid w:val="00A063A8"/>
    <w:rsid w:val="00A0683B"/>
    <w:rsid w:val="00A06945"/>
    <w:rsid w:val="00A06B0B"/>
    <w:rsid w:val="00A06EC4"/>
    <w:rsid w:val="00A0737F"/>
    <w:rsid w:val="00A07419"/>
    <w:rsid w:val="00A0759E"/>
    <w:rsid w:val="00A07AE9"/>
    <w:rsid w:val="00A108CD"/>
    <w:rsid w:val="00A115AE"/>
    <w:rsid w:val="00A115BA"/>
    <w:rsid w:val="00A116D7"/>
    <w:rsid w:val="00A120C5"/>
    <w:rsid w:val="00A123A9"/>
    <w:rsid w:val="00A1246B"/>
    <w:rsid w:val="00A12748"/>
    <w:rsid w:val="00A1283C"/>
    <w:rsid w:val="00A129D4"/>
    <w:rsid w:val="00A12ADC"/>
    <w:rsid w:val="00A132AF"/>
    <w:rsid w:val="00A1353E"/>
    <w:rsid w:val="00A13ABB"/>
    <w:rsid w:val="00A13B61"/>
    <w:rsid w:val="00A13B9E"/>
    <w:rsid w:val="00A13FB9"/>
    <w:rsid w:val="00A140BB"/>
    <w:rsid w:val="00A1496E"/>
    <w:rsid w:val="00A1543F"/>
    <w:rsid w:val="00A15E25"/>
    <w:rsid w:val="00A15EF7"/>
    <w:rsid w:val="00A15F75"/>
    <w:rsid w:val="00A160E9"/>
    <w:rsid w:val="00A161F2"/>
    <w:rsid w:val="00A16676"/>
    <w:rsid w:val="00A16751"/>
    <w:rsid w:val="00A168BA"/>
    <w:rsid w:val="00A16CD8"/>
    <w:rsid w:val="00A171F4"/>
    <w:rsid w:val="00A172CE"/>
    <w:rsid w:val="00A17856"/>
    <w:rsid w:val="00A17C0B"/>
    <w:rsid w:val="00A17DB1"/>
    <w:rsid w:val="00A17EE5"/>
    <w:rsid w:val="00A20495"/>
    <w:rsid w:val="00A20754"/>
    <w:rsid w:val="00A2235B"/>
    <w:rsid w:val="00A2289F"/>
    <w:rsid w:val="00A236DC"/>
    <w:rsid w:val="00A23B6C"/>
    <w:rsid w:val="00A23E21"/>
    <w:rsid w:val="00A23E64"/>
    <w:rsid w:val="00A245B2"/>
    <w:rsid w:val="00A24878"/>
    <w:rsid w:val="00A24AF0"/>
    <w:rsid w:val="00A25415"/>
    <w:rsid w:val="00A25815"/>
    <w:rsid w:val="00A2599A"/>
    <w:rsid w:val="00A259FB"/>
    <w:rsid w:val="00A25AB2"/>
    <w:rsid w:val="00A25B31"/>
    <w:rsid w:val="00A25B7C"/>
    <w:rsid w:val="00A25C44"/>
    <w:rsid w:val="00A25E2F"/>
    <w:rsid w:val="00A25FB6"/>
    <w:rsid w:val="00A260FC"/>
    <w:rsid w:val="00A26296"/>
    <w:rsid w:val="00A266C8"/>
    <w:rsid w:val="00A272EF"/>
    <w:rsid w:val="00A278F7"/>
    <w:rsid w:val="00A27A1E"/>
    <w:rsid w:val="00A27BC9"/>
    <w:rsid w:val="00A30060"/>
    <w:rsid w:val="00A30373"/>
    <w:rsid w:val="00A30743"/>
    <w:rsid w:val="00A30774"/>
    <w:rsid w:val="00A307CF"/>
    <w:rsid w:val="00A307E4"/>
    <w:rsid w:val="00A3095E"/>
    <w:rsid w:val="00A30CD0"/>
    <w:rsid w:val="00A310B8"/>
    <w:rsid w:val="00A31AB1"/>
    <w:rsid w:val="00A31E9F"/>
    <w:rsid w:val="00A32281"/>
    <w:rsid w:val="00A3234C"/>
    <w:rsid w:val="00A3258D"/>
    <w:rsid w:val="00A3262F"/>
    <w:rsid w:val="00A32636"/>
    <w:rsid w:val="00A33E05"/>
    <w:rsid w:val="00A341B2"/>
    <w:rsid w:val="00A34356"/>
    <w:rsid w:val="00A34584"/>
    <w:rsid w:val="00A34951"/>
    <w:rsid w:val="00A352CB"/>
    <w:rsid w:val="00A353B1"/>
    <w:rsid w:val="00A35B61"/>
    <w:rsid w:val="00A35C8C"/>
    <w:rsid w:val="00A362FE"/>
    <w:rsid w:val="00A365DC"/>
    <w:rsid w:val="00A3694B"/>
    <w:rsid w:val="00A36E02"/>
    <w:rsid w:val="00A36EC8"/>
    <w:rsid w:val="00A37067"/>
    <w:rsid w:val="00A37085"/>
    <w:rsid w:val="00A37326"/>
    <w:rsid w:val="00A3735A"/>
    <w:rsid w:val="00A37B3F"/>
    <w:rsid w:val="00A40483"/>
    <w:rsid w:val="00A40A55"/>
    <w:rsid w:val="00A40D0A"/>
    <w:rsid w:val="00A4165B"/>
    <w:rsid w:val="00A417BE"/>
    <w:rsid w:val="00A41B7B"/>
    <w:rsid w:val="00A41BF4"/>
    <w:rsid w:val="00A41CF3"/>
    <w:rsid w:val="00A41D2C"/>
    <w:rsid w:val="00A41F6B"/>
    <w:rsid w:val="00A42356"/>
    <w:rsid w:val="00A4295A"/>
    <w:rsid w:val="00A42B76"/>
    <w:rsid w:val="00A42E6D"/>
    <w:rsid w:val="00A43549"/>
    <w:rsid w:val="00A4367F"/>
    <w:rsid w:val="00A43A69"/>
    <w:rsid w:val="00A4423D"/>
    <w:rsid w:val="00A44D08"/>
    <w:rsid w:val="00A44D5E"/>
    <w:rsid w:val="00A45477"/>
    <w:rsid w:val="00A45881"/>
    <w:rsid w:val="00A45C19"/>
    <w:rsid w:val="00A45F92"/>
    <w:rsid w:val="00A46BA2"/>
    <w:rsid w:val="00A47042"/>
    <w:rsid w:val="00A47110"/>
    <w:rsid w:val="00A47155"/>
    <w:rsid w:val="00A47418"/>
    <w:rsid w:val="00A479E1"/>
    <w:rsid w:val="00A47AAF"/>
    <w:rsid w:val="00A50394"/>
    <w:rsid w:val="00A504CA"/>
    <w:rsid w:val="00A50A7B"/>
    <w:rsid w:val="00A50A97"/>
    <w:rsid w:val="00A50BB0"/>
    <w:rsid w:val="00A5105E"/>
    <w:rsid w:val="00A5134D"/>
    <w:rsid w:val="00A51410"/>
    <w:rsid w:val="00A51DC5"/>
    <w:rsid w:val="00A5218B"/>
    <w:rsid w:val="00A5281F"/>
    <w:rsid w:val="00A52910"/>
    <w:rsid w:val="00A531A8"/>
    <w:rsid w:val="00A53246"/>
    <w:rsid w:val="00A535E3"/>
    <w:rsid w:val="00A539A6"/>
    <w:rsid w:val="00A539CD"/>
    <w:rsid w:val="00A53A5C"/>
    <w:rsid w:val="00A53E7E"/>
    <w:rsid w:val="00A53F7F"/>
    <w:rsid w:val="00A5400C"/>
    <w:rsid w:val="00A540A5"/>
    <w:rsid w:val="00A54330"/>
    <w:rsid w:val="00A54770"/>
    <w:rsid w:val="00A54D82"/>
    <w:rsid w:val="00A54EF5"/>
    <w:rsid w:val="00A550F0"/>
    <w:rsid w:val="00A55C1D"/>
    <w:rsid w:val="00A55F41"/>
    <w:rsid w:val="00A563B3"/>
    <w:rsid w:val="00A564DD"/>
    <w:rsid w:val="00A5654C"/>
    <w:rsid w:val="00A566D0"/>
    <w:rsid w:val="00A56734"/>
    <w:rsid w:val="00A5699F"/>
    <w:rsid w:val="00A574F7"/>
    <w:rsid w:val="00A57DF8"/>
    <w:rsid w:val="00A57F34"/>
    <w:rsid w:val="00A60168"/>
    <w:rsid w:val="00A6034C"/>
    <w:rsid w:val="00A6072C"/>
    <w:rsid w:val="00A60BD0"/>
    <w:rsid w:val="00A61CF1"/>
    <w:rsid w:val="00A61E40"/>
    <w:rsid w:val="00A62472"/>
    <w:rsid w:val="00A625D6"/>
    <w:rsid w:val="00A62757"/>
    <w:rsid w:val="00A63892"/>
    <w:rsid w:val="00A640BD"/>
    <w:rsid w:val="00A64276"/>
    <w:rsid w:val="00A64907"/>
    <w:rsid w:val="00A64929"/>
    <w:rsid w:val="00A64944"/>
    <w:rsid w:val="00A64B56"/>
    <w:rsid w:val="00A64C7B"/>
    <w:rsid w:val="00A64D1A"/>
    <w:rsid w:val="00A65064"/>
    <w:rsid w:val="00A65069"/>
    <w:rsid w:val="00A65EA4"/>
    <w:rsid w:val="00A65F76"/>
    <w:rsid w:val="00A6635C"/>
    <w:rsid w:val="00A66546"/>
    <w:rsid w:val="00A66DCE"/>
    <w:rsid w:val="00A66EFD"/>
    <w:rsid w:val="00A6723C"/>
    <w:rsid w:val="00A6777A"/>
    <w:rsid w:val="00A67A3B"/>
    <w:rsid w:val="00A67A89"/>
    <w:rsid w:val="00A67CE4"/>
    <w:rsid w:val="00A67D82"/>
    <w:rsid w:val="00A67E94"/>
    <w:rsid w:val="00A7069C"/>
    <w:rsid w:val="00A7071D"/>
    <w:rsid w:val="00A70A3C"/>
    <w:rsid w:val="00A70C7E"/>
    <w:rsid w:val="00A70FA6"/>
    <w:rsid w:val="00A7196D"/>
    <w:rsid w:val="00A719C8"/>
    <w:rsid w:val="00A71DA5"/>
    <w:rsid w:val="00A71DF4"/>
    <w:rsid w:val="00A722C8"/>
    <w:rsid w:val="00A72428"/>
    <w:rsid w:val="00A724C9"/>
    <w:rsid w:val="00A725E3"/>
    <w:rsid w:val="00A725EE"/>
    <w:rsid w:val="00A72712"/>
    <w:rsid w:val="00A72821"/>
    <w:rsid w:val="00A72982"/>
    <w:rsid w:val="00A731B7"/>
    <w:rsid w:val="00A737D9"/>
    <w:rsid w:val="00A750CD"/>
    <w:rsid w:val="00A750FD"/>
    <w:rsid w:val="00A75157"/>
    <w:rsid w:val="00A752DE"/>
    <w:rsid w:val="00A75753"/>
    <w:rsid w:val="00A758D5"/>
    <w:rsid w:val="00A76A2F"/>
    <w:rsid w:val="00A76A7D"/>
    <w:rsid w:val="00A771A2"/>
    <w:rsid w:val="00A77AFB"/>
    <w:rsid w:val="00A77FDA"/>
    <w:rsid w:val="00A801AE"/>
    <w:rsid w:val="00A80295"/>
    <w:rsid w:val="00A80968"/>
    <w:rsid w:val="00A81B18"/>
    <w:rsid w:val="00A81D18"/>
    <w:rsid w:val="00A81F61"/>
    <w:rsid w:val="00A8261D"/>
    <w:rsid w:val="00A8299F"/>
    <w:rsid w:val="00A83036"/>
    <w:rsid w:val="00A83726"/>
    <w:rsid w:val="00A83A75"/>
    <w:rsid w:val="00A83BCB"/>
    <w:rsid w:val="00A83E81"/>
    <w:rsid w:val="00A83EB8"/>
    <w:rsid w:val="00A83EBD"/>
    <w:rsid w:val="00A84378"/>
    <w:rsid w:val="00A84507"/>
    <w:rsid w:val="00A84926"/>
    <w:rsid w:val="00A84C52"/>
    <w:rsid w:val="00A84EF8"/>
    <w:rsid w:val="00A85153"/>
    <w:rsid w:val="00A8561A"/>
    <w:rsid w:val="00A857B0"/>
    <w:rsid w:val="00A85FDE"/>
    <w:rsid w:val="00A860B1"/>
    <w:rsid w:val="00A8647C"/>
    <w:rsid w:val="00A87535"/>
    <w:rsid w:val="00A875F4"/>
    <w:rsid w:val="00A877F5"/>
    <w:rsid w:val="00A87996"/>
    <w:rsid w:val="00A87A71"/>
    <w:rsid w:val="00A87B01"/>
    <w:rsid w:val="00A87C94"/>
    <w:rsid w:val="00A87E41"/>
    <w:rsid w:val="00A90073"/>
    <w:rsid w:val="00A90532"/>
    <w:rsid w:val="00A90624"/>
    <w:rsid w:val="00A90A23"/>
    <w:rsid w:val="00A90F24"/>
    <w:rsid w:val="00A91428"/>
    <w:rsid w:val="00A91570"/>
    <w:rsid w:val="00A91670"/>
    <w:rsid w:val="00A91DE2"/>
    <w:rsid w:val="00A92BA9"/>
    <w:rsid w:val="00A92BFD"/>
    <w:rsid w:val="00A92CC2"/>
    <w:rsid w:val="00A92CD2"/>
    <w:rsid w:val="00A92F8C"/>
    <w:rsid w:val="00A93592"/>
    <w:rsid w:val="00A936F8"/>
    <w:rsid w:val="00A93A37"/>
    <w:rsid w:val="00A93F13"/>
    <w:rsid w:val="00A94985"/>
    <w:rsid w:val="00A954C3"/>
    <w:rsid w:val="00A9666B"/>
    <w:rsid w:val="00A96C33"/>
    <w:rsid w:val="00A96DEF"/>
    <w:rsid w:val="00A97110"/>
    <w:rsid w:val="00A97AF7"/>
    <w:rsid w:val="00AA03B2"/>
    <w:rsid w:val="00AA0640"/>
    <w:rsid w:val="00AA0A89"/>
    <w:rsid w:val="00AA0E53"/>
    <w:rsid w:val="00AA10FE"/>
    <w:rsid w:val="00AA12C0"/>
    <w:rsid w:val="00AA136C"/>
    <w:rsid w:val="00AA15F2"/>
    <w:rsid w:val="00AA1A66"/>
    <w:rsid w:val="00AA1CEA"/>
    <w:rsid w:val="00AA1DF1"/>
    <w:rsid w:val="00AA1E26"/>
    <w:rsid w:val="00AA2808"/>
    <w:rsid w:val="00AA3162"/>
    <w:rsid w:val="00AA3285"/>
    <w:rsid w:val="00AA330E"/>
    <w:rsid w:val="00AA3627"/>
    <w:rsid w:val="00AA3A2D"/>
    <w:rsid w:val="00AA44B5"/>
    <w:rsid w:val="00AA4A3F"/>
    <w:rsid w:val="00AA4A53"/>
    <w:rsid w:val="00AA5306"/>
    <w:rsid w:val="00AA5766"/>
    <w:rsid w:val="00AA59E5"/>
    <w:rsid w:val="00AA59EC"/>
    <w:rsid w:val="00AA5CF7"/>
    <w:rsid w:val="00AA60C0"/>
    <w:rsid w:val="00AA6312"/>
    <w:rsid w:val="00AA63C4"/>
    <w:rsid w:val="00AA64FB"/>
    <w:rsid w:val="00AA66ED"/>
    <w:rsid w:val="00AA6C0F"/>
    <w:rsid w:val="00AA6C82"/>
    <w:rsid w:val="00AA7687"/>
    <w:rsid w:val="00AA78E6"/>
    <w:rsid w:val="00AB01D6"/>
    <w:rsid w:val="00AB139F"/>
    <w:rsid w:val="00AB15F7"/>
    <w:rsid w:val="00AB1692"/>
    <w:rsid w:val="00AB1B1A"/>
    <w:rsid w:val="00AB1F80"/>
    <w:rsid w:val="00AB20A0"/>
    <w:rsid w:val="00AB2400"/>
    <w:rsid w:val="00AB266D"/>
    <w:rsid w:val="00AB2730"/>
    <w:rsid w:val="00AB2833"/>
    <w:rsid w:val="00AB334A"/>
    <w:rsid w:val="00AB33B0"/>
    <w:rsid w:val="00AB3884"/>
    <w:rsid w:val="00AB3D4F"/>
    <w:rsid w:val="00AB3D54"/>
    <w:rsid w:val="00AB3FF3"/>
    <w:rsid w:val="00AB40F3"/>
    <w:rsid w:val="00AB40F5"/>
    <w:rsid w:val="00AB4131"/>
    <w:rsid w:val="00AB4786"/>
    <w:rsid w:val="00AB4E2F"/>
    <w:rsid w:val="00AB503E"/>
    <w:rsid w:val="00AB5ADD"/>
    <w:rsid w:val="00AB5E53"/>
    <w:rsid w:val="00AB5E6D"/>
    <w:rsid w:val="00AB5E9B"/>
    <w:rsid w:val="00AB5ECE"/>
    <w:rsid w:val="00AB655A"/>
    <w:rsid w:val="00AB66DB"/>
    <w:rsid w:val="00AB6EF7"/>
    <w:rsid w:val="00AB70DD"/>
    <w:rsid w:val="00AB78EE"/>
    <w:rsid w:val="00AB7926"/>
    <w:rsid w:val="00AB79D1"/>
    <w:rsid w:val="00AB7F8A"/>
    <w:rsid w:val="00AC0002"/>
    <w:rsid w:val="00AC03DB"/>
    <w:rsid w:val="00AC047B"/>
    <w:rsid w:val="00AC055C"/>
    <w:rsid w:val="00AC16CD"/>
    <w:rsid w:val="00AC1875"/>
    <w:rsid w:val="00AC2124"/>
    <w:rsid w:val="00AC286B"/>
    <w:rsid w:val="00AC2AEB"/>
    <w:rsid w:val="00AC2FFE"/>
    <w:rsid w:val="00AC3166"/>
    <w:rsid w:val="00AC325B"/>
    <w:rsid w:val="00AC339A"/>
    <w:rsid w:val="00AC35B0"/>
    <w:rsid w:val="00AC39F3"/>
    <w:rsid w:val="00AC3D5E"/>
    <w:rsid w:val="00AC3FE2"/>
    <w:rsid w:val="00AC41F7"/>
    <w:rsid w:val="00AC4319"/>
    <w:rsid w:val="00AC4D8D"/>
    <w:rsid w:val="00AC537F"/>
    <w:rsid w:val="00AC5C6E"/>
    <w:rsid w:val="00AC6013"/>
    <w:rsid w:val="00AC6B06"/>
    <w:rsid w:val="00AC7238"/>
    <w:rsid w:val="00AC74CE"/>
    <w:rsid w:val="00AC78FE"/>
    <w:rsid w:val="00AC7CDC"/>
    <w:rsid w:val="00AC7E94"/>
    <w:rsid w:val="00AC7F76"/>
    <w:rsid w:val="00AD001C"/>
    <w:rsid w:val="00AD0447"/>
    <w:rsid w:val="00AD0C75"/>
    <w:rsid w:val="00AD0DE1"/>
    <w:rsid w:val="00AD0E1A"/>
    <w:rsid w:val="00AD0EBF"/>
    <w:rsid w:val="00AD13B5"/>
    <w:rsid w:val="00AD18B5"/>
    <w:rsid w:val="00AD219A"/>
    <w:rsid w:val="00AD2341"/>
    <w:rsid w:val="00AD25BD"/>
    <w:rsid w:val="00AD2AF8"/>
    <w:rsid w:val="00AD2C0D"/>
    <w:rsid w:val="00AD30A4"/>
    <w:rsid w:val="00AD341C"/>
    <w:rsid w:val="00AD34A8"/>
    <w:rsid w:val="00AD35AB"/>
    <w:rsid w:val="00AD39EA"/>
    <w:rsid w:val="00AD3B4D"/>
    <w:rsid w:val="00AD41C5"/>
    <w:rsid w:val="00AD4466"/>
    <w:rsid w:val="00AD4792"/>
    <w:rsid w:val="00AD50F3"/>
    <w:rsid w:val="00AD51DF"/>
    <w:rsid w:val="00AD530E"/>
    <w:rsid w:val="00AD5823"/>
    <w:rsid w:val="00AD591B"/>
    <w:rsid w:val="00AD5AB7"/>
    <w:rsid w:val="00AD5B6D"/>
    <w:rsid w:val="00AD5F33"/>
    <w:rsid w:val="00AD6A76"/>
    <w:rsid w:val="00AD6D3E"/>
    <w:rsid w:val="00AD6DB4"/>
    <w:rsid w:val="00AD7430"/>
    <w:rsid w:val="00AD75A6"/>
    <w:rsid w:val="00AD78A0"/>
    <w:rsid w:val="00AD7B54"/>
    <w:rsid w:val="00AD7CD4"/>
    <w:rsid w:val="00AE06E5"/>
    <w:rsid w:val="00AE16C6"/>
    <w:rsid w:val="00AE23AA"/>
    <w:rsid w:val="00AE2773"/>
    <w:rsid w:val="00AE2F18"/>
    <w:rsid w:val="00AE33D2"/>
    <w:rsid w:val="00AE3660"/>
    <w:rsid w:val="00AE3D8C"/>
    <w:rsid w:val="00AE3E7F"/>
    <w:rsid w:val="00AE3FAF"/>
    <w:rsid w:val="00AE3FCE"/>
    <w:rsid w:val="00AE4B06"/>
    <w:rsid w:val="00AE4CCD"/>
    <w:rsid w:val="00AE4E0E"/>
    <w:rsid w:val="00AE5026"/>
    <w:rsid w:val="00AE5617"/>
    <w:rsid w:val="00AE5701"/>
    <w:rsid w:val="00AE5C93"/>
    <w:rsid w:val="00AE629F"/>
    <w:rsid w:val="00AE69AA"/>
    <w:rsid w:val="00AE70E4"/>
    <w:rsid w:val="00AE7869"/>
    <w:rsid w:val="00AE7AAA"/>
    <w:rsid w:val="00AE7E37"/>
    <w:rsid w:val="00AF0AE1"/>
    <w:rsid w:val="00AF0B24"/>
    <w:rsid w:val="00AF0F50"/>
    <w:rsid w:val="00AF10A2"/>
    <w:rsid w:val="00AF11F0"/>
    <w:rsid w:val="00AF13ED"/>
    <w:rsid w:val="00AF14A2"/>
    <w:rsid w:val="00AF19E3"/>
    <w:rsid w:val="00AF1BFE"/>
    <w:rsid w:val="00AF1C60"/>
    <w:rsid w:val="00AF2239"/>
    <w:rsid w:val="00AF2EC9"/>
    <w:rsid w:val="00AF3703"/>
    <w:rsid w:val="00AF3D00"/>
    <w:rsid w:val="00AF4170"/>
    <w:rsid w:val="00AF425D"/>
    <w:rsid w:val="00AF43EE"/>
    <w:rsid w:val="00AF47C1"/>
    <w:rsid w:val="00AF4841"/>
    <w:rsid w:val="00AF4CEB"/>
    <w:rsid w:val="00AF4E34"/>
    <w:rsid w:val="00AF4E5B"/>
    <w:rsid w:val="00AF514B"/>
    <w:rsid w:val="00AF598B"/>
    <w:rsid w:val="00AF5C0E"/>
    <w:rsid w:val="00AF5D3E"/>
    <w:rsid w:val="00AF5DEA"/>
    <w:rsid w:val="00AF620B"/>
    <w:rsid w:val="00AF63C2"/>
    <w:rsid w:val="00AF6510"/>
    <w:rsid w:val="00AF651D"/>
    <w:rsid w:val="00AF67BA"/>
    <w:rsid w:val="00AF6DE5"/>
    <w:rsid w:val="00AF7259"/>
    <w:rsid w:val="00AF7396"/>
    <w:rsid w:val="00AF76CE"/>
    <w:rsid w:val="00AF7953"/>
    <w:rsid w:val="00AF7956"/>
    <w:rsid w:val="00AF7B8A"/>
    <w:rsid w:val="00B0062C"/>
    <w:rsid w:val="00B00665"/>
    <w:rsid w:val="00B008A6"/>
    <w:rsid w:val="00B00AAE"/>
    <w:rsid w:val="00B01054"/>
    <w:rsid w:val="00B01309"/>
    <w:rsid w:val="00B0159D"/>
    <w:rsid w:val="00B016DD"/>
    <w:rsid w:val="00B017F3"/>
    <w:rsid w:val="00B01A1E"/>
    <w:rsid w:val="00B01B85"/>
    <w:rsid w:val="00B02588"/>
    <w:rsid w:val="00B028CB"/>
    <w:rsid w:val="00B03129"/>
    <w:rsid w:val="00B03B72"/>
    <w:rsid w:val="00B03EAB"/>
    <w:rsid w:val="00B0439C"/>
    <w:rsid w:val="00B04428"/>
    <w:rsid w:val="00B047C7"/>
    <w:rsid w:val="00B049B4"/>
    <w:rsid w:val="00B04B45"/>
    <w:rsid w:val="00B06020"/>
    <w:rsid w:val="00B06034"/>
    <w:rsid w:val="00B06060"/>
    <w:rsid w:val="00B065CD"/>
    <w:rsid w:val="00B07053"/>
    <w:rsid w:val="00B07696"/>
    <w:rsid w:val="00B07776"/>
    <w:rsid w:val="00B07850"/>
    <w:rsid w:val="00B0797F"/>
    <w:rsid w:val="00B10697"/>
    <w:rsid w:val="00B106C0"/>
    <w:rsid w:val="00B10DB3"/>
    <w:rsid w:val="00B10DE5"/>
    <w:rsid w:val="00B10EF7"/>
    <w:rsid w:val="00B11155"/>
    <w:rsid w:val="00B115B6"/>
    <w:rsid w:val="00B1168D"/>
    <w:rsid w:val="00B11F88"/>
    <w:rsid w:val="00B1256A"/>
    <w:rsid w:val="00B12D70"/>
    <w:rsid w:val="00B12FD2"/>
    <w:rsid w:val="00B13294"/>
    <w:rsid w:val="00B136B9"/>
    <w:rsid w:val="00B14023"/>
    <w:rsid w:val="00B14BF2"/>
    <w:rsid w:val="00B14E35"/>
    <w:rsid w:val="00B155B0"/>
    <w:rsid w:val="00B157E0"/>
    <w:rsid w:val="00B15A55"/>
    <w:rsid w:val="00B15FCE"/>
    <w:rsid w:val="00B169B1"/>
    <w:rsid w:val="00B169D1"/>
    <w:rsid w:val="00B169DE"/>
    <w:rsid w:val="00B16BAF"/>
    <w:rsid w:val="00B17920"/>
    <w:rsid w:val="00B20F7F"/>
    <w:rsid w:val="00B21264"/>
    <w:rsid w:val="00B21420"/>
    <w:rsid w:val="00B2142F"/>
    <w:rsid w:val="00B21AB6"/>
    <w:rsid w:val="00B21AC4"/>
    <w:rsid w:val="00B21D47"/>
    <w:rsid w:val="00B21E31"/>
    <w:rsid w:val="00B220A7"/>
    <w:rsid w:val="00B22177"/>
    <w:rsid w:val="00B222E9"/>
    <w:rsid w:val="00B22743"/>
    <w:rsid w:val="00B227AB"/>
    <w:rsid w:val="00B22975"/>
    <w:rsid w:val="00B233A1"/>
    <w:rsid w:val="00B23B49"/>
    <w:rsid w:val="00B23E94"/>
    <w:rsid w:val="00B23EEA"/>
    <w:rsid w:val="00B2482E"/>
    <w:rsid w:val="00B24E79"/>
    <w:rsid w:val="00B250F3"/>
    <w:rsid w:val="00B25482"/>
    <w:rsid w:val="00B257CA"/>
    <w:rsid w:val="00B259DB"/>
    <w:rsid w:val="00B2635D"/>
    <w:rsid w:val="00B2643D"/>
    <w:rsid w:val="00B265AF"/>
    <w:rsid w:val="00B26D52"/>
    <w:rsid w:val="00B26F0F"/>
    <w:rsid w:val="00B27130"/>
    <w:rsid w:val="00B2716F"/>
    <w:rsid w:val="00B27463"/>
    <w:rsid w:val="00B27806"/>
    <w:rsid w:val="00B27809"/>
    <w:rsid w:val="00B3023F"/>
    <w:rsid w:val="00B304C9"/>
    <w:rsid w:val="00B30579"/>
    <w:rsid w:val="00B30688"/>
    <w:rsid w:val="00B3075F"/>
    <w:rsid w:val="00B30938"/>
    <w:rsid w:val="00B30E04"/>
    <w:rsid w:val="00B317F1"/>
    <w:rsid w:val="00B31C3E"/>
    <w:rsid w:val="00B31D55"/>
    <w:rsid w:val="00B32043"/>
    <w:rsid w:val="00B32230"/>
    <w:rsid w:val="00B323B5"/>
    <w:rsid w:val="00B325AE"/>
    <w:rsid w:val="00B3277C"/>
    <w:rsid w:val="00B32B13"/>
    <w:rsid w:val="00B32B81"/>
    <w:rsid w:val="00B32C22"/>
    <w:rsid w:val="00B3376A"/>
    <w:rsid w:val="00B34465"/>
    <w:rsid w:val="00B34AE1"/>
    <w:rsid w:val="00B34BD0"/>
    <w:rsid w:val="00B353FB"/>
    <w:rsid w:val="00B354F5"/>
    <w:rsid w:val="00B356F8"/>
    <w:rsid w:val="00B35A63"/>
    <w:rsid w:val="00B35BE6"/>
    <w:rsid w:val="00B35EE3"/>
    <w:rsid w:val="00B3666B"/>
    <w:rsid w:val="00B3698A"/>
    <w:rsid w:val="00B36BDB"/>
    <w:rsid w:val="00B36E16"/>
    <w:rsid w:val="00B36FEE"/>
    <w:rsid w:val="00B37351"/>
    <w:rsid w:val="00B374FC"/>
    <w:rsid w:val="00B37954"/>
    <w:rsid w:val="00B40487"/>
    <w:rsid w:val="00B406C5"/>
    <w:rsid w:val="00B40B1E"/>
    <w:rsid w:val="00B40BA5"/>
    <w:rsid w:val="00B41290"/>
    <w:rsid w:val="00B41457"/>
    <w:rsid w:val="00B41849"/>
    <w:rsid w:val="00B4184B"/>
    <w:rsid w:val="00B42994"/>
    <w:rsid w:val="00B42EBD"/>
    <w:rsid w:val="00B4345D"/>
    <w:rsid w:val="00B442E6"/>
    <w:rsid w:val="00B444AE"/>
    <w:rsid w:val="00B446DB"/>
    <w:rsid w:val="00B4485F"/>
    <w:rsid w:val="00B448A5"/>
    <w:rsid w:val="00B44BF7"/>
    <w:rsid w:val="00B45261"/>
    <w:rsid w:val="00B453E7"/>
    <w:rsid w:val="00B45735"/>
    <w:rsid w:val="00B45A06"/>
    <w:rsid w:val="00B45DCE"/>
    <w:rsid w:val="00B45FEE"/>
    <w:rsid w:val="00B46068"/>
    <w:rsid w:val="00B4683A"/>
    <w:rsid w:val="00B46AA7"/>
    <w:rsid w:val="00B46DD6"/>
    <w:rsid w:val="00B47063"/>
    <w:rsid w:val="00B476DC"/>
    <w:rsid w:val="00B4791F"/>
    <w:rsid w:val="00B47CD0"/>
    <w:rsid w:val="00B502FB"/>
    <w:rsid w:val="00B5067A"/>
    <w:rsid w:val="00B5070C"/>
    <w:rsid w:val="00B50F28"/>
    <w:rsid w:val="00B51083"/>
    <w:rsid w:val="00B5114F"/>
    <w:rsid w:val="00B5119F"/>
    <w:rsid w:val="00B5132E"/>
    <w:rsid w:val="00B513C5"/>
    <w:rsid w:val="00B51419"/>
    <w:rsid w:val="00B514B1"/>
    <w:rsid w:val="00B51981"/>
    <w:rsid w:val="00B51E8A"/>
    <w:rsid w:val="00B52389"/>
    <w:rsid w:val="00B524B5"/>
    <w:rsid w:val="00B53364"/>
    <w:rsid w:val="00B53393"/>
    <w:rsid w:val="00B536E8"/>
    <w:rsid w:val="00B53CA4"/>
    <w:rsid w:val="00B540AB"/>
    <w:rsid w:val="00B540B1"/>
    <w:rsid w:val="00B54119"/>
    <w:rsid w:val="00B5415D"/>
    <w:rsid w:val="00B54420"/>
    <w:rsid w:val="00B54710"/>
    <w:rsid w:val="00B54843"/>
    <w:rsid w:val="00B5495D"/>
    <w:rsid w:val="00B54A12"/>
    <w:rsid w:val="00B55015"/>
    <w:rsid w:val="00B550C8"/>
    <w:rsid w:val="00B55244"/>
    <w:rsid w:val="00B55638"/>
    <w:rsid w:val="00B556C6"/>
    <w:rsid w:val="00B55E0E"/>
    <w:rsid w:val="00B5622D"/>
    <w:rsid w:val="00B56930"/>
    <w:rsid w:val="00B57260"/>
    <w:rsid w:val="00B57372"/>
    <w:rsid w:val="00B574EF"/>
    <w:rsid w:val="00B576B8"/>
    <w:rsid w:val="00B57E44"/>
    <w:rsid w:val="00B57F8D"/>
    <w:rsid w:val="00B602DE"/>
    <w:rsid w:val="00B60D58"/>
    <w:rsid w:val="00B6156C"/>
    <w:rsid w:val="00B62724"/>
    <w:rsid w:val="00B62808"/>
    <w:rsid w:val="00B62A83"/>
    <w:rsid w:val="00B63056"/>
    <w:rsid w:val="00B63902"/>
    <w:rsid w:val="00B63929"/>
    <w:rsid w:val="00B63F7A"/>
    <w:rsid w:val="00B6472D"/>
    <w:rsid w:val="00B64B40"/>
    <w:rsid w:val="00B64C8C"/>
    <w:rsid w:val="00B64DC3"/>
    <w:rsid w:val="00B64E7D"/>
    <w:rsid w:val="00B64F83"/>
    <w:rsid w:val="00B65070"/>
    <w:rsid w:val="00B6512F"/>
    <w:rsid w:val="00B65493"/>
    <w:rsid w:val="00B65984"/>
    <w:rsid w:val="00B65CEC"/>
    <w:rsid w:val="00B65F82"/>
    <w:rsid w:val="00B664F8"/>
    <w:rsid w:val="00B66877"/>
    <w:rsid w:val="00B66A42"/>
    <w:rsid w:val="00B67082"/>
    <w:rsid w:val="00B6736B"/>
    <w:rsid w:val="00B674D0"/>
    <w:rsid w:val="00B6798F"/>
    <w:rsid w:val="00B67BAD"/>
    <w:rsid w:val="00B67EF6"/>
    <w:rsid w:val="00B67FFD"/>
    <w:rsid w:val="00B7004F"/>
    <w:rsid w:val="00B704CD"/>
    <w:rsid w:val="00B704F1"/>
    <w:rsid w:val="00B71175"/>
    <w:rsid w:val="00B71DA9"/>
    <w:rsid w:val="00B71FE6"/>
    <w:rsid w:val="00B7207C"/>
    <w:rsid w:val="00B7215A"/>
    <w:rsid w:val="00B72182"/>
    <w:rsid w:val="00B724C6"/>
    <w:rsid w:val="00B729B3"/>
    <w:rsid w:val="00B72B54"/>
    <w:rsid w:val="00B72C70"/>
    <w:rsid w:val="00B7306F"/>
    <w:rsid w:val="00B740C6"/>
    <w:rsid w:val="00B74460"/>
    <w:rsid w:val="00B7460C"/>
    <w:rsid w:val="00B748D9"/>
    <w:rsid w:val="00B74EDE"/>
    <w:rsid w:val="00B74F91"/>
    <w:rsid w:val="00B75180"/>
    <w:rsid w:val="00B752DC"/>
    <w:rsid w:val="00B7582C"/>
    <w:rsid w:val="00B75AA8"/>
    <w:rsid w:val="00B75F2A"/>
    <w:rsid w:val="00B761E0"/>
    <w:rsid w:val="00B76C05"/>
    <w:rsid w:val="00B770FC"/>
    <w:rsid w:val="00B77339"/>
    <w:rsid w:val="00B776CB"/>
    <w:rsid w:val="00B77971"/>
    <w:rsid w:val="00B77A36"/>
    <w:rsid w:val="00B77A4D"/>
    <w:rsid w:val="00B77D0F"/>
    <w:rsid w:val="00B77DFB"/>
    <w:rsid w:val="00B77EE8"/>
    <w:rsid w:val="00B80051"/>
    <w:rsid w:val="00B80423"/>
    <w:rsid w:val="00B80482"/>
    <w:rsid w:val="00B80596"/>
    <w:rsid w:val="00B8072A"/>
    <w:rsid w:val="00B8089F"/>
    <w:rsid w:val="00B80ACE"/>
    <w:rsid w:val="00B80BD0"/>
    <w:rsid w:val="00B80BD2"/>
    <w:rsid w:val="00B80D0E"/>
    <w:rsid w:val="00B81203"/>
    <w:rsid w:val="00B81283"/>
    <w:rsid w:val="00B81574"/>
    <w:rsid w:val="00B8192A"/>
    <w:rsid w:val="00B819C7"/>
    <w:rsid w:val="00B81A2B"/>
    <w:rsid w:val="00B82096"/>
    <w:rsid w:val="00B82863"/>
    <w:rsid w:val="00B828A3"/>
    <w:rsid w:val="00B82C3D"/>
    <w:rsid w:val="00B82D8E"/>
    <w:rsid w:val="00B82FA6"/>
    <w:rsid w:val="00B83125"/>
    <w:rsid w:val="00B83218"/>
    <w:rsid w:val="00B83559"/>
    <w:rsid w:val="00B83B1A"/>
    <w:rsid w:val="00B8436F"/>
    <w:rsid w:val="00B846BF"/>
    <w:rsid w:val="00B847D2"/>
    <w:rsid w:val="00B84CD5"/>
    <w:rsid w:val="00B84F2A"/>
    <w:rsid w:val="00B8500F"/>
    <w:rsid w:val="00B85274"/>
    <w:rsid w:val="00B85AEE"/>
    <w:rsid w:val="00B85C4A"/>
    <w:rsid w:val="00B85C75"/>
    <w:rsid w:val="00B865DF"/>
    <w:rsid w:val="00B870AF"/>
    <w:rsid w:val="00B872B7"/>
    <w:rsid w:val="00B87436"/>
    <w:rsid w:val="00B87B3C"/>
    <w:rsid w:val="00B87B72"/>
    <w:rsid w:val="00B87F68"/>
    <w:rsid w:val="00B900F3"/>
    <w:rsid w:val="00B9025D"/>
    <w:rsid w:val="00B9027B"/>
    <w:rsid w:val="00B90ABC"/>
    <w:rsid w:val="00B90BB4"/>
    <w:rsid w:val="00B90C5C"/>
    <w:rsid w:val="00B90F03"/>
    <w:rsid w:val="00B916DE"/>
    <w:rsid w:val="00B91800"/>
    <w:rsid w:val="00B91E01"/>
    <w:rsid w:val="00B92209"/>
    <w:rsid w:val="00B925D4"/>
    <w:rsid w:val="00B925F2"/>
    <w:rsid w:val="00B92A76"/>
    <w:rsid w:val="00B92ABC"/>
    <w:rsid w:val="00B92C64"/>
    <w:rsid w:val="00B92F8E"/>
    <w:rsid w:val="00B9313D"/>
    <w:rsid w:val="00B932F8"/>
    <w:rsid w:val="00B936C7"/>
    <w:rsid w:val="00B93795"/>
    <w:rsid w:val="00B937D4"/>
    <w:rsid w:val="00B93854"/>
    <w:rsid w:val="00B93DBF"/>
    <w:rsid w:val="00B94252"/>
    <w:rsid w:val="00B94254"/>
    <w:rsid w:val="00B94613"/>
    <w:rsid w:val="00B94EF7"/>
    <w:rsid w:val="00B958EF"/>
    <w:rsid w:val="00B96000"/>
    <w:rsid w:val="00B96399"/>
    <w:rsid w:val="00B971D3"/>
    <w:rsid w:val="00B973B2"/>
    <w:rsid w:val="00B97A81"/>
    <w:rsid w:val="00B97C43"/>
    <w:rsid w:val="00BA00C2"/>
    <w:rsid w:val="00BA0C22"/>
    <w:rsid w:val="00BA1338"/>
    <w:rsid w:val="00BA18E3"/>
    <w:rsid w:val="00BA1AB3"/>
    <w:rsid w:val="00BA1EB1"/>
    <w:rsid w:val="00BA1FD5"/>
    <w:rsid w:val="00BA1FF5"/>
    <w:rsid w:val="00BA21F4"/>
    <w:rsid w:val="00BA27FE"/>
    <w:rsid w:val="00BA28BD"/>
    <w:rsid w:val="00BA35B3"/>
    <w:rsid w:val="00BA36C1"/>
    <w:rsid w:val="00BA3A9A"/>
    <w:rsid w:val="00BA3D24"/>
    <w:rsid w:val="00BA3DA1"/>
    <w:rsid w:val="00BA3F11"/>
    <w:rsid w:val="00BA3F80"/>
    <w:rsid w:val="00BA4B74"/>
    <w:rsid w:val="00BA5247"/>
    <w:rsid w:val="00BA579C"/>
    <w:rsid w:val="00BA5C30"/>
    <w:rsid w:val="00BA5C62"/>
    <w:rsid w:val="00BA5D4C"/>
    <w:rsid w:val="00BA600D"/>
    <w:rsid w:val="00BA696E"/>
    <w:rsid w:val="00BA6A17"/>
    <w:rsid w:val="00BA6ABF"/>
    <w:rsid w:val="00BA6DF1"/>
    <w:rsid w:val="00BA7328"/>
    <w:rsid w:val="00BA7430"/>
    <w:rsid w:val="00BA7786"/>
    <w:rsid w:val="00BA7C12"/>
    <w:rsid w:val="00BA7F78"/>
    <w:rsid w:val="00BA7FE1"/>
    <w:rsid w:val="00BB078B"/>
    <w:rsid w:val="00BB07A0"/>
    <w:rsid w:val="00BB0880"/>
    <w:rsid w:val="00BB0A0E"/>
    <w:rsid w:val="00BB0AAB"/>
    <w:rsid w:val="00BB1089"/>
    <w:rsid w:val="00BB10C8"/>
    <w:rsid w:val="00BB10E1"/>
    <w:rsid w:val="00BB1244"/>
    <w:rsid w:val="00BB12DB"/>
    <w:rsid w:val="00BB1406"/>
    <w:rsid w:val="00BB1475"/>
    <w:rsid w:val="00BB16D4"/>
    <w:rsid w:val="00BB16E0"/>
    <w:rsid w:val="00BB1B6C"/>
    <w:rsid w:val="00BB22D8"/>
    <w:rsid w:val="00BB2F56"/>
    <w:rsid w:val="00BB30DA"/>
    <w:rsid w:val="00BB348A"/>
    <w:rsid w:val="00BB36A8"/>
    <w:rsid w:val="00BB3854"/>
    <w:rsid w:val="00BB3B9B"/>
    <w:rsid w:val="00BB3DCE"/>
    <w:rsid w:val="00BB3DD6"/>
    <w:rsid w:val="00BB4503"/>
    <w:rsid w:val="00BB466F"/>
    <w:rsid w:val="00BB52AD"/>
    <w:rsid w:val="00BB533A"/>
    <w:rsid w:val="00BB561B"/>
    <w:rsid w:val="00BB58C6"/>
    <w:rsid w:val="00BB5D3F"/>
    <w:rsid w:val="00BB623A"/>
    <w:rsid w:val="00BB6259"/>
    <w:rsid w:val="00BB6847"/>
    <w:rsid w:val="00BB6C2F"/>
    <w:rsid w:val="00BB6E22"/>
    <w:rsid w:val="00BB7631"/>
    <w:rsid w:val="00BB7CD6"/>
    <w:rsid w:val="00BC0348"/>
    <w:rsid w:val="00BC0BDD"/>
    <w:rsid w:val="00BC103B"/>
    <w:rsid w:val="00BC107D"/>
    <w:rsid w:val="00BC115C"/>
    <w:rsid w:val="00BC1522"/>
    <w:rsid w:val="00BC1600"/>
    <w:rsid w:val="00BC16A1"/>
    <w:rsid w:val="00BC1BF4"/>
    <w:rsid w:val="00BC1C9C"/>
    <w:rsid w:val="00BC1FFA"/>
    <w:rsid w:val="00BC23D4"/>
    <w:rsid w:val="00BC2F4B"/>
    <w:rsid w:val="00BC2F55"/>
    <w:rsid w:val="00BC324A"/>
    <w:rsid w:val="00BC36FF"/>
    <w:rsid w:val="00BC393F"/>
    <w:rsid w:val="00BC3A3D"/>
    <w:rsid w:val="00BC3D10"/>
    <w:rsid w:val="00BC3F9C"/>
    <w:rsid w:val="00BC402F"/>
    <w:rsid w:val="00BC4355"/>
    <w:rsid w:val="00BC5013"/>
    <w:rsid w:val="00BC52CF"/>
    <w:rsid w:val="00BC57F4"/>
    <w:rsid w:val="00BC613A"/>
    <w:rsid w:val="00BC6471"/>
    <w:rsid w:val="00BC6778"/>
    <w:rsid w:val="00BC712A"/>
    <w:rsid w:val="00BC7F41"/>
    <w:rsid w:val="00BD0026"/>
    <w:rsid w:val="00BD026B"/>
    <w:rsid w:val="00BD0C6E"/>
    <w:rsid w:val="00BD0DDB"/>
    <w:rsid w:val="00BD1951"/>
    <w:rsid w:val="00BD1D22"/>
    <w:rsid w:val="00BD235C"/>
    <w:rsid w:val="00BD26F3"/>
    <w:rsid w:val="00BD2ABC"/>
    <w:rsid w:val="00BD2CFA"/>
    <w:rsid w:val="00BD3CBA"/>
    <w:rsid w:val="00BD3CDF"/>
    <w:rsid w:val="00BD4567"/>
    <w:rsid w:val="00BD4B78"/>
    <w:rsid w:val="00BD4C74"/>
    <w:rsid w:val="00BD4F65"/>
    <w:rsid w:val="00BD504A"/>
    <w:rsid w:val="00BD5195"/>
    <w:rsid w:val="00BD51A7"/>
    <w:rsid w:val="00BD5320"/>
    <w:rsid w:val="00BD55F8"/>
    <w:rsid w:val="00BD593B"/>
    <w:rsid w:val="00BD5BF4"/>
    <w:rsid w:val="00BD5C9E"/>
    <w:rsid w:val="00BD649E"/>
    <w:rsid w:val="00BD6D4C"/>
    <w:rsid w:val="00BD7158"/>
    <w:rsid w:val="00BD7313"/>
    <w:rsid w:val="00BD7A0C"/>
    <w:rsid w:val="00BD7B8C"/>
    <w:rsid w:val="00BD7C85"/>
    <w:rsid w:val="00BE0503"/>
    <w:rsid w:val="00BE0736"/>
    <w:rsid w:val="00BE0A2E"/>
    <w:rsid w:val="00BE0A6A"/>
    <w:rsid w:val="00BE0D0F"/>
    <w:rsid w:val="00BE1984"/>
    <w:rsid w:val="00BE1F92"/>
    <w:rsid w:val="00BE1FD3"/>
    <w:rsid w:val="00BE1FEF"/>
    <w:rsid w:val="00BE2379"/>
    <w:rsid w:val="00BE30DC"/>
    <w:rsid w:val="00BE3609"/>
    <w:rsid w:val="00BE3A1F"/>
    <w:rsid w:val="00BE3B81"/>
    <w:rsid w:val="00BE3BCB"/>
    <w:rsid w:val="00BE3D51"/>
    <w:rsid w:val="00BE43A2"/>
    <w:rsid w:val="00BE4761"/>
    <w:rsid w:val="00BE4FB1"/>
    <w:rsid w:val="00BE4FDE"/>
    <w:rsid w:val="00BE60CB"/>
    <w:rsid w:val="00BE62B6"/>
    <w:rsid w:val="00BE682C"/>
    <w:rsid w:val="00BE6A68"/>
    <w:rsid w:val="00BE6B96"/>
    <w:rsid w:val="00BE6C7F"/>
    <w:rsid w:val="00BE732B"/>
    <w:rsid w:val="00BE73FD"/>
    <w:rsid w:val="00BE7870"/>
    <w:rsid w:val="00BE7936"/>
    <w:rsid w:val="00BE79A5"/>
    <w:rsid w:val="00BE7F11"/>
    <w:rsid w:val="00BF0A81"/>
    <w:rsid w:val="00BF0C05"/>
    <w:rsid w:val="00BF0E1A"/>
    <w:rsid w:val="00BF10E0"/>
    <w:rsid w:val="00BF138C"/>
    <w:rsid w:val="00BF140B"/>
    <w:rsid w:val="00BF14AB"/>
    <w:rsid w:val="00BF15FD"/>
    <w:rsid w:val="00BF1909"/>
    <w:rsid w:val="00BF1C0D"/>
    <w:rsid w:val="00BF2125"/>
    <w:rsid w:val="00BF2530"/>
    <w:rsid w:val="00BF2AAE"/>
    <w:rsid w:val="00BF2C15"/>
    <w:rsid w:val="00BF3473"/>
    <w:rsid w:val="00BF34D2"/>
    <w:rsid w:val="00BF38A8"/>
    <w:rsid w:val="00BF38BA"/>
    <w:rsid w:val="00BF3B42"/>
    <w:rsid w:val="00BF444E"/>
    <w:rsid w:val="00BF44F3"/>
    <w:rsid w:val="00BF450E"/>
    <w:rsid w:val="00BF49AD"/>
    <w:rsid w:val="00BF49AF"/>
    <w:rsid w:val="00BF4DC0"/>
    <w:rsid w:val="00BF4F39"/>
    <w:rsid w:val="00BF4FF4"/>
    <w:rsid w:val="00BF5031"/>
    <w:rsid w:val="00BF51F9"/>
    <w:rsid w:val="00BF524B"/>
    <w:rsid w:val="00BF5896"/>
    <w:rsid w:val="00BF5C7E"/>
    <w:rsid w:val="00BF66D8"/>
    <w:rsid w:val="00BF69C6"/>
    <w:rsid w:val="00BF6FCB"/>
    <w:rsid w:val="00BF7791"/>
    <w:rsid w:val="00BF7C5C"/>
    <w:rsid w:val="00C00418"/>
    <w:rsid w:val="00C00514"/>
    <w:rsid w:val="00C0097D"/>
    <w:rsid w:val="00C00A07"/>
    <w:rsid w:val="00C00C1A"/>
    <w:rsid w:val="00C00D8C"/>
    <w:rsid w:val="00C0154C"/>
    <w:rsid w:val="00C01D6E"/>
    <w:rsid w:val="00C02124"/>
    <w:rsid w:val="00C0263A"/>
    <w:rsid w:val="00C02ACB"/>
    <w:rsid w:val="00C02CFA"/>
    <w:rsid w:val="00C0322F"/>
    <w:rsid w:val="00C0353B"/>
    <w:rsid w:val="00C03DA8"/>
    <w:rsid w:val="00C04160"/>
    <w:rsid w:val="00C04320"/>
    <w:rsid w:val="00C044CF"/>
    <w:rsid w:val="00C04A04"/>
    <w:rsid w:val="00C04BFB"/>
    <w:rsid w:val="00C04DD9"/>
    <w:rsid w:val="00C050B5"/>
    <w:rsid w:val="00C053E2"/>
    <w:rsid w:val="00C055CE"/>
    <w:rsid w:val="00C05734"/>
    <w:rsid w:val="00C057CB"/>
    <w:rsid w:val="00C06338"/>
    <w:rsid w:val="00C06879"/>
    <w:rsid w:val="00C069EC"/>
    <w:rsid w:val="00C07019"/>
    <w:rsid w:val="00C0708E"/>
    <w:rsid w:val="00C07A9E"/>
    <w:rsid w:val="00C07B67"/>
    <w:rsid w:val="00C07D12"/>
    <w:rsid w:val="00C07EB8"/>
    <w:rsid w:val="00C1020A"/>
    <w:rsid w:val="00C1054B"/>
    <w:rsid w:val="00C106A9"/>
    <w:rsid w:val="00C1155C"/>
    <w:rsid w:val="00C1198D"/>
    <w:rsid w:val="00C11A1A"/>
    <w:rsid w:val="00C11F93"/>
    <w:rsid w:val="00C120C8"/>
    <w:rsid w:val="00C120D3"/>
    <w:rsid w:val="00C12273"/>
    <w:rsid w:val="00C123A8"/>
    <w:rsid w:val="00C1250C"/>
    <w:rsid w:val="00C1272E"/>
    <w:rsid w:val="00C12CB4"/>
    <w:rsid w:val="00C12F70"/>
    <w:rsid w:val="00C13270"/>
    <w:rsid w:val="00C13535"/>
    <w:rsid w:val="00C1362F"/>
    <w:rsid w:val="00C13B80"/>
    <w:rsid w:val="00C13EF2"/>
    <w:rsid w:val="00C13F57"/>
    <w:rsid w:val="00C13F86"/>
    <w:rsid w:val="00C1417F"/>
    <w:rsid w:val="00C1423F"/>
    <w:rsid w:val="00C1426A"/>
    <w:rsid w:val="00C14952"/>
    <w:rsid w:val="00C14AC1"/>
    <w:rsid w:val="00C15064"/>
    <w:rsid w:val="00C15205"/>
    <w:rsid w:val="00C15EA3"/>
    <w:rsid w:val="00C15F20"/>
    <w:rsid w:val="00C16A98"/>
    <w:rsid w:val="00C17434"/>
    <w:rsid w:val="00C17600"/>
    <w:rsid w:val="00C20164"/>
    <w:rsid w:val="00C204B1"/>
    <w:rsid w:val="00C20C03"/>
    <w:rsid w:val="00C22200"/>
    <w:rsid w:val="00C22415"/>
    <w:rsid w:val="00C22439"/>
    <w:rsid w:val="00C2281E"/>
    <w:rsid w:val="00C22CD2"/>
    <w:rsid w:val="00C22FCF"/>
    <w:rsid w:val="00C22FEC"/>
    <w:rsid w:val="00C232D1"/>
    <w:rsid w:val="00C233C5"/>
    <w:rsid w:val="00C233CE"/>
    <w:rsid w:val="00C235F1"/>
    <w:rsid w:val="00C23781"/>
    <w:rsid w:val="00C23794"/>
    <w:rsid w:val="00C23843"/>
    <w:rsid w:val="00C23899"/>
    <w:rsid w:val="00C23BD4"/>
    <w:rsid w:val="00C23F38"/>
    <w:rsid w:val="00C242E4"/>
    <w:rsid w:val="00C246CF"/>
    <w:rsid w:val="00C24F11"/>
    <w:rsid w:val="00C25404"/>
    <w:rsid w:val="00C256B1"/>
    <w:rsid w:val="00C257A7"/>
    <w:rsid w:val="00C2617B"/>
    <w:rsid w:val="00C2629E"/>
    <w:rsid w:val="00C267E8"/>
    <w:rsid w:val="00C26C4B"/>
    <w:rsid w:val="00C26DE5"/>
    <w:rsid w:val="00C27124"/>
    <w:rsid w:val="00C27873"/>
    <w:rsid w:val="00C27885"/>
    <w:rsid w:val="00C27BEC"/>
    <w:rsid w:val="00C27FF4"/>
    <w:rsid w:val="00C3027C"/>
    <w:rsid w:val="00C302B4"/>
    <w:rsid w:val="00C3063C"/>
    <w:rsid w:val="00C30ACC"/>
    <w:rsid w:val="00C315F7"/>
    <w:rsid w:val="00C31CE6"/>
    <w:rsid w:val="00C31D13"/>
    <w:rsid w:val="00C31F13"/>
    <w:rsid w:val="00C31F84"/>
    <w:rsid w:val="00C3205E"/>
    <w:rsid w:val="00C325F8"/>
    <w:rsid w:val="00C32E53"/>
    <w:rsid w:val="00C33047"/>
    <w:rsid w:val="00C335DE"/>
    <w:rsid w:val="00C338EA"/>
    <w:rsid w:val="00C3396A"/>
    <w:rsid w:val="00C340CB"/>
    <w:rsid w:val="00C341DD"/>
    <w:rsid w:val="00C34223"/>
    <w:rsid w:val="00C34B50"/>
    <w:rsid w:val="00C34CEB"/>
    <w:rsid w:val="00C34FE9"/>
    <w:rsid w:val="00C35097"/>
    <w:rsid w:val="00C350F3"/>
    <w:rsid w:val="00C351DE"/>
    <w:rsid w:val="00C353C1"/>
    <w:rsid w:val="00C35406"/>
    <w:rsid w:val="00C35930"/>
    <w:rsid w:val="00C35B7C"/>
    <w:rsid w:val="00C361FE"/>
    <w:rsid w:val="00C362F2"/>
    <w:rsid w:val="00C36CB2"/>
    <w:rsid w:val="00C36F07"/>
    <w:rsid w:val="00C36F94"/>
    <w:rsid w:val="00C373D7"/>
    <w:rsid w:val="00C37B73"/>
    <w:rsid w:val="00C37C09"/>
    <w:rsid w:val="00C405E8"/>
    <w:rsid w:val="00C40984"/>
    <w:rsid w:val="00C4125E"/>
    <w:rsid w:val="00C4157C"/>
    <w:rsid w:val="00C41A40"/>
    <w:rsid w:val="00C42084"/>
    <w:rsid w:val="00C42269"/>
    <w:rsid w:val="00C42D02"/>
    <w:rsid w:val="00C438A4"/>
    <w:rsid w:val="00C43975"/>
    <w:rsid w:val="00C44834"/>
    <w:rsid w:val="00C44A7C"/>
    <w:rsid w:val="00C44C54"/>
    <w:rsid w:val="00C452D1"/>
    <w:rsid w:val="00C456E1"/>
    <w:rsid w:val="00C45A60"/>
    <w:rsid w:val="00C462EE"/>
    <w:rsid w:val="00C463DD"/>
    <w:rsid w:val="00C46859"/>
    <w:rsid w:val="00C46870"/>
    <w:rsid w:val="00C46B17"/>
    <w:rsid w:val="00C46F5B"/>
    <w:rsid w:val="00C46F79"/>
    <w:rsid w:val="00C470B8"/>
    <w:rsid w:val="00C470C0"/>
    <w:rsid w:val="00C47503"/>
    <w:rsid w:val="00C502F4"/>
    <w:rsid w:val="00C5079C"/>
    <w:rsid w:val="00C509CF"/>
    <w:rsid w:val="00C50BCF"/>
    <w:rsid w:val="00C50D26"/>
    <w:rsid w:val="00C52CA4"/>
    <w:rsid w:val="00C52EF4"/>
    <w:rsid w:val="00C53149"/>
    <w:rsid w:val="00C533C7"/>
    <w:rsid w:val="00C534DB"/>
    <w:rsid w:val="00C53DB7"/>
    <w:rsid w:val="00C53F56"/>
    <w:rsid w:val="00C54C5E"/>
    <w:rsid w:val="00C55964"/>
    <w:rsid w:val="00C565F7"/>
    <w:rsid w:val="00C56854"/>
    <w:rsid w:val="00C56A3C"/>
    <w:rsid w:val="00C56A4E"/>
    <w:rsid w:val="00C56CBB"/>
    <w:rsid w:val="00C56DE1"/>
    <w:rsid w:val="00C56E8D"/>
    <w:rsid w:val="00C57065"/>
    <w:rsid w:val="00C5721C"/>
    <w:rsid w:val="00C57461"/>
    <w:rsid w:val="00C57FCA"/>
    <w:rsid w:val="00C604F2"/>
    <w:rsid w:val="00C6053F"/>
    <w:rsid w:val="00C60AC4"/>
    <w:rsid w:val="00C60C27"/>
    <w:rsid w:val="00C6116F"/>
    <w:rsid w:val="00C61457"/>
    <w:rsid w:val="00C61F3D"/>
    <w:rsid w:val="00C621AB"/>
    <w:rsid w:val="00C62E7F"/>
    <w:rsid w:val="00C62F52"/>
    <w:rsid w:val="00C632E1"/>
    <w:rsid w:val="00C63DEA"/>
    <w:rsid w:val="00C64BE0"/>
    <w:rsid w:val="00C64BE7"/>
    <w:rsid w:val="00C64E2B"/>
    <w:rsid w:val="00C65113"/>
    <w:rsid w:val="00C65128"/>
    <w:rsid w:val="00C65333"/>
    <w:rsid w:val="00C65505"/>
    <w:rsid w:val="00C65C64"/>
    <w:rsid w:val="00C65E1D"/>
    <w:rsid w:val="00C6626D"/>
    <w:rsid w:val="00C66455"/>
    <w:rsid w:val="00C667BD"/>
    <w:rsid w:val="00C66C87"/>
    <w:rsid w:val="00C66DF9"/>
    <w:rsid w:val="00C66E20"/>
    <w:rsid w:val="00C67031"/>
    <w:rsid w:val="00C676D5"/>
    <w:rsid w:val="00C6776F"/>
    <w:rsid w:val="00C67783"/>
    <w:rsid w:val="00C67BDB"/>
    <w:rsid w:val="00C70E82"/>
    <w:rsid w:val="00C710C4"/>
    <w:rsid w:val="00C713A0"/>
    <w:rsid w:val="00C71511"/>
    <w:rsid w:val="00C71D0B"/>
    <w:rsid w:val="00C720B3"/>
    <w:rsid w:val="00C7233C"/>
    <w:rsid w:val="00C72713"/>
    <w:rsid w:val="00C72E1E"/>
    <w:rsid w:val="00C72F96"/>
    <w:rsid w:val="00C7351E"/>
    <w:rsid w:val="00C73BDA"/>
    <w:rsid w:val="00C73C52"/>
    <w:rsid w:val="00C73F08"/>
    <w:rsid w:val="00C7421E"/>
    <w:rsid w:val="00C74223"/>
    <w:rsid w:val="00C7430C"/>
    <w:rsid w:val="00C74545"/>
    <w:rsid w:val="00C750FD"/>
    <w:rsid w:val="00C75780"/>
    <w:rsid w:val="00C75CC1"/>
    <w:rsid w:val="00C75E1A"/>
    <w:rsid w:val="00C766A4"/>
    <w:rsid w:val="00C76CA5"/>
    <w:rsid w:val="00C77001"/>
    <w:rsid w:val="00C77B38"/>
    <w:rsid w:val="00C77FA1"/>
    <w:rsid w:val="00C800B8"/>
    <w:rsid w:val="00C8041A"/>
    <w:rsid w:val="00C80A71"/>
    <w:rsid w:val="00C80BA7"/>
    <w:rsid w:val="00C80D61"/>
    <w:rsid w:val="00C810C8"/>
    <w:rsid w:val="00C81284"/>
    <w:rsid w:val="00C81384"/>
    <w:rsid w:val="00C813D0"/>
    <w:rsid w:val="00C8187E"/>
    <w:rsid w:val="00C8198E"/>
    <w:rsid w:val="00C81AA7"/>
    <w:rsid w:val="00C81DA8"/>
    <w:rsid w:val="00C822C5"/>
    <w:rsid w:val="00C82460"/>
    <w:rsid w:val="00C8262A"/>
    <w:rsid w:val="00C828BC"/>
    <w:rsid w:val="00C82D19"/>
    <w:rsid w:val="00C82E15"/>
    <w:rsid w:val="00C82EA4"/>
    <w:rsid w:val="00C83338"/>
    <w:rsid w:val="00C84292"/>
    <w:rsid w:val="00C84939"/>
    <w:rsid w:val="00C8496E"/>
    <w:rsid w:val="00C84A53"/>
    <w:rsid w:val="00C84ECD"/>
    <w:rsid w:val="00C85A2D"/>
    <w:rsid w:val="00C85F86"/>
    <w:rsid w:val="00C8638C"/>
    <w:rsid w:val="00C863FE"/>
    <w:rsid w:val="00C86BBD"/>
    <w:rsid w:val="00C86D60"/>
    <w:rsid w:val="00C8703B"/>
    <w:rsid w:val="00C870D5"/>
    <w:rsid w:val="00C87102"/>
    <w:rsid w:val="00C8782F"/>
    <w:rsid w:val="00C90073"/>
    <w:rsid w:val="00C90B49"/>
    <w:rsid w:val="00C90FF1"/>
    <w:rsid w:val="00C91BCC"/>
    <w:rsid w:val="00C91EE1"/>
    <w:rsid w:val="00C9260B"/>
    <w:rsid w:val="00C9289B"/>
    <w:rsid w:val="00C929CF"/>
    <w:rsid w:val="00C92F43"/>
    <w:rsid w:val="00C92F51"/>
    <w:rsid w:val="00C92F5B"/>
    <w:rsid w:val="00C93285"/>
    <w:rsid w:val="00C93478"/>
    <w:rsid w:val="00C9368F"/>
    <w:rsid w:val="00C937AD"/>
    <w:rsid w:val="00C937BF"/>
    <w:rsid w:val="00C9499C"/>
    <w:rsid w:val="00C94DF3"/>
    <w:rsid w:val="00C94E8E"/>
    <w:rsid w:val="00C94EDD"/>
    <w:rsid w:val="00C953CC"/>
    <w:rsid w:val="00C953F7"/>
    <w:rsid w:val="00C954E3"/>
    <w:rsid w:val="00C95C0E"/>
    <w:rsid w:val="00C95EFA"/>
    <w:rsid w:val="00C964D0"/>
    <w:rsid w:val="00C965F1"/>
    <w:rsid w:val="00C96845"/>
    <w:rsid w:val="00C96AFD"/>
    <w:rsid w:val="00C96F45"/>
    <w:rsid w:val="00C97023"/>
    <w:rsid w:val="00C97382"/>
    <w:rsid w:val="00C97BC8"/>
    <w:rsid w:val="00C97BF2"/>
    <w:rsid w:val="00C97CD3"/>
    <w:rsid w:val="00CA0325"/>
    <w:rsid w:val="00CA0461"/>
    <w:rsid w:val="00CA05B1"/>
    <w:rsid w:val="00CA0B1C"/>
    <w:rsid w:val="00CA13A6"/>
    <w:rsid w:val="00CA2193"/>
    <w:rsid w:val="00CA295A"/>
    <w:rsid w:val="00CA2C8D"/>
    <w:rsid w:val="00CA2F5A"/>
    <w:rsid w:val="00CA342A"/>
    <w:rsid w:val="00CA34DD"/>
    <w:rsid w:val="00CA3CAD"/>
    <w:rsid w:val="00CA4000"/>
    <w:rsid w:val="00CA45AC"/>
    <w:rsid w:val="00CA460B"/>
    <w:rsid w:val="00CA492E"/>
    <w:rsid w:val="00CA4BFF"/>
    <w:rsid w:val="00CA6B65"/>
    <w:rsid w:val="00CA6CBF"/>
    <w:rsid w:val="00CA70D1"/>
    <w:rsid w:val="00CA7258"/>
    <w:rsid w:val="00CA7B14"/>
    <w:rsid w:val="00CA7DF5"/>
    <w:rsid w:val="00CB0014"/>
    <w:rsid w:val="00CB012E"/>
    <w:rsid w:val="00CB02F4"/>
    <w:rsid w:val="00CB0308"/>
    <w:rsid w:val="00CB07C5"/>
    <w:rsid w:val="00CB07EA"/>
    <w:rsid w:val="00CB09DB"/>
    <w:rsid w:val="00CB0A28"/>
    <w:rsid w:val="00CB0D94"/>
    <w:rsid w:val="00CB10E0"/>
    <w:rsid w:val="00CB124E"/>
    <w:rsid w:val="00CB141B"/>
    <w:rsid w:val="00CB1C9A"/>
    <w:rsid w:val="00CB1E84"/>
    <w:rsid w:val="00CB2009"/>
    <w:rsid w:val="00CB2062"/>
    <w:rsid w:val="00CB26BC"/>
    <w:rsid w:val="00CB2ECE"/>
    <w:rsid w:val="00CB3980"/>
    <w:rsid w:val="00CB39FA"/>
    <w:rsid w:val="00CB3BAC"/>
    <w:rsid w:val="00CB3D31"/>
    <w:rsid w:val="00CB3FC4"/>
    <w:rsid w:val="00CB42DC"/>
    <w:rsid w:val="00CB4481"/>
    <w:rsid w:val="00CB46D8"/>
    <w:rsid w:val="00CB55A9"/>
    <w:rsid w:val="00CB5CCE"/>
    <w:rsid w:val="00CB64D7"/>
    <w:rsid w:val="00CB6544"/>
    <w:rsid w:val="00CB6821"/>
    <w:rsid w:val="00CB6914"/>
    <w:rsid w:val="00CB7233"/>
    <w:rsid w:val="00CB73BC"/>
    <w:rsid w:val="00CB75C3"/>
    <w:rsid w:val="00CB7DF9"/>
    <w:rsid w:val="00CC038C"/>
    <w:rsid w:val="00CC06AD"/>
    <w:rsid w:val="00CC0AE4"/>
    <w:rsid w:val="00CC10E8"/>
    <w:rsid w:val="00CC1385"/>
    <w:rsid w:val="00CC1DC5"/>
    <w:rsid w:val="00CC21A6"/>
    <w:rsid w:val="00CC2406"/>
    <w:rsid w:val="00CC275A"/>
    <w:rsid w:val="00CC27B0"/>
    <w:rsid w:val="00CC2D04"/>
    <w:rsid w:val="00CC2DF5"/>
    <w:rsid w:val="00CC313B"/>
    <w:rsid w:val="00CC342F"/>
    <w:rsid w:val="00CC3FA5"/>
    <w:rsid w:val="00CC432E"/>
    <w:rsid w:val="00CC448B"/>
    <w:rsid w:val="00CC4778"/>
    <w:rsid w:val="00CC47C7"/>
    <w:rsid w:val="00CC484E"/>
    <w:rsid w:val="00CC4C65"/>
    <w:rsid w:val="00CC4F32"/>
    <w:rsid w:val="00CC51BD"/>
    <w:rsid w:val="00CC6022"/>
    <w:rsid w:val="00CC672A"/>
    <w:rsid w:val="00CC7BDB"/>
    <w:rsid w:val="00CC7CF5"/>
    <w:rsid w:val="00CD0481"/>
    <w:rsid w:val="00CD06EA"/>
    <w:rsid w:val="00CD0785"/>
    <w:rsid w:val="00CD1904"/>
    <w:rsid w:val="00CD1D36"/>
    <w:rsid w:val="00CD20F1"/>
    <w:rsid w:val="00CD2BFD"/>
    <w:rsid w:val="00CD2C33"/>
    <w:rsid w:val="00CD30CE"/>
    <w:rsid w:val="00CD317E"/>
    <w:rsid w:val="00CD3495"/>
    <w:rsid w:val="00CD37B5"/>
    <w:rsid w:val="00CD41CA"/>
    <w:rsid w:val="00CD4A0A"/>
    <w:rsid w:val="00CD4C2F"/>
    <w:rsid w:val="00CD4C32"/>
    <w:rsid w:val="00CD4E11"/>
    <w:rsid w:val="00CD555F"/>
    <w:rsid w:val="00CD55DC"/>
    <w:rsid w:val="00CD57B0"/>
    <w:rsid w:val="00CD5ABD"/>
    <w:rsid w:val="00CD5B38"/>
    <w:rsid w:val="00CD6363"/>
    <w:rsid w:val="00CD6E8C"/>
    <w:rsid w:val="00CD6F59"/>
    <w:rsid w:val="00CD7468"/>
    <w:rsid w:val="00CD7583"/>
    <w:rsid w:val="00CD78DE"/>
    <w:rsid w:val="00CD7E3F"/>
    <w:rsid w:val="00CE03C2"/>
    <w:rsid w:val="00CE0814"/>
    <w:rsid w:val="00CE1105"/>
    <w:rsid w:val="00CE1273"/>
    <w:rsid w:val="00CE17BB"/>
    <w:rsid w:val="00CE17FB"/>
    <w:rsid w:val="00CE1B65"/>
    <w:rsid w:val="00CE1DC2"/>
    <w:rsid w:val="00CE1E4D"/>
    <w:rsid w:val="00CE23F9"/>
    <w:rsid w:val="00CE2893"/>
    <w:rsid w:val="00CE2969"/>
    <w:rsid w:val="00CE2B69"/>
    <w:rsid w:val="00CE2CBD"/>
    <w:rsid w:val="00CE2E9E"/>
    <w:rsid w:val="00CE2FF4"/>
    <w:rsid w:val="00CE3D4F"/>
    <w:rsid w:val="00CE3EDA"/>
    <w:rsid w:val="00CE4201"/>
    <w:rsid w:val="00CE4A87"/>
    <w:rsid w:val="00CE4E1D"/>
    <w:rsid w:val="00CE4E1E"/>
    <w:rsid w:val="00CE516D"/>
    <w:rsid w:val="00CE554F"/>
    <w:rsid w:val="00CE5A8F"/>
    <w:rsid w:val="00CE5AEA"/>
    <w:rsid w:val="00CE6249"/>
    <w:rsid w:val="00CE6268"/>
    <w:rsid w:val="00CE65EE"/>
    <w:rsid w:val="00CE678C"/>
    <w:rsid w:val="00CE6882"/>
    <w:rsid w:val="00CE6A6F"/>
    <w:rsid w:val="00CE6B59"/>
    <w:rsid w:val="00CE6B82"/>
    <w:rsid w:val="00CE6B9E"/>
    <w:rsid w:val="00CE6C16"/>
    <w:rsid w:val="00CE6C8C"/>
    <w:rsid w:val="00CE6FD7"/>
    <w:rsid w:val="00CE7252"/>
    <w:rsid w:val="00CE7323"/>
    <w:rsid w:val="00CE744C"/>
    <w:rsid w:val="00CE774B"/>
    <w:rsid w:val="00CE7AEA"/>
    <w:rsid w:val="00CE7BF1"/>
    <w:rsid w:val="00CE7E83"/>
    <w:rsid w:val="00CE7F6C"/>
    <w:rsid w:val="00CF04BC"/>
    <w:rsid w:val="00CF0674"/>
    <w:rsid w:val="00CF06A9"/>
    <w:rsid w:val="00CF0C90"/>
    <w:rsid w:val="00CF0EF1"/>
    <w:rsid w:val="00CF13BF"/>
    <w:rsid w:val="00CF1D5F"/>
    <w:rsid w:val="00CF1D91"/>
    <w:rsid w:val="00CF1DBB"/>
    <w:rsid w:val="00CF210E"/>
    <w:rsid w:val="00CF22AD"/>
    <w:rsid w:val="00CF23D3"/>
    <w:rsid w:val="00CF2430"/>
    <w:rsid w:val="00CF2814"/>
    <w:rsid w:val="00CF3196"/>
    <w:rsid w:val="00CF33D7"/>
    <w:rsid w:val="00CF3422"/>
    <w:rsid w:val="00CF40A0"/>
    <w:rsid w:val="00CF43E9"/>
    <w:rsid w:val="00CF450E"/>
    <w:rsid w:val="00CF5392"/>
    <w:rsid w:val="00CF5703"/>
    <w:rsid w:val="00CF58BB"/>
    <w:rsid w:val="00CF63FA"/>
    <w:rsid w:val="00CF658D"/>
    <w:rsid w:val="00CF6C3D"/>
    <w:rsid w:val="00CF713E"/>
    <w:rsid w:val="00CF7187"/>
    <w:rsid w:val="00CF7692"/>
    <w:rsid w:val="00CF76A5"/>
    <w:rsid w:val="00CF776E"/>
    <w:rsid w:val="00CF796E"/>
    <w:rsid w:val="00CF7BB9"/>
    <w:rsid w:val="00CF7DC1"/>
    <w:rsid w:val="00D000CA"/>
    <w:rsid w:val="00D004BD"/>
    <w:rsid w:val="00D00F6F"/>
    <w:rsid w:val="00D016C5"/>
    <w:rsid w:val="00D01C9D"/>
    <w:rsid w:val="00D02348"/>
    <w:rsid w:val="00D02458"/>
    <w:rsid w:val="00D0255B"/>
    <w:rsid w:val="00D03148"/>
    <w:rsid w:val="00D035D9"/>
    <w:rsid w:val="00D04199"/>
    <w:rsid w:val="00D0423D"/>
    <w:rsid w:val="00D046AA"/>
    <w:rsid w:val="00D04A71"/>
    <w:rsid w:val="00D05068"/>
    <w:rsid w:val="00D062EA"/>
    <w:rsid w:val="00D072B6"/>
    <w:rsid w:val="00D07A1B"/>
    <w:rsid w:val="00D07E83"/>
    <w:rsid w:val="00D10886"/>
    <w:rsid w:val="00D10FA3"/>
    <w:rsid w:val="00D111CC"/>
    <w:rsid w:val="00D1130F"/>
    <w:rsid w:val="00D113CA"/>
    <w:rsid w:val="00D11506"/>
    <w:rsid w:val="00D116C0"/>
    <w:rsid w:val="00D119F5"/>
    <w:rsid w:val="00D12648"/>
    <w:rsid w:val="00D126AC"/>
    <w:rsid w:val="00D127E9"/>
    <w:rsid w:val="00D12E1D"/>
    <w:rsid w:val="00D1349C"/>
    <w:rsid w:val="00D1353A"/>
    <w:rsid w:val="00D13DD1"/>
    <w:rsid w:val="00D1410D"/>
    <w:rsid w:val="00D142F5"/>
    <w:rsid w:val="00D14A99"/>
    <w:rsid w:val="00D14C7F"/>
    <w:rsid w:val="00D14D5C"/>
    <w:rsid w:val="00D1519B"/>
    <w:rsid w:val="00D1519C"/>
    <w:rsid w:val="00D1523C"/>
    <w:rsid w:val="00D15773"/>
    <w:rsid w:val="00D15951"/>
    <w:rsid w:val="00D15E5C"/>
    <w:rsid w:val="00D16810"/>
    <w:rsid w:val="00D16E80"/>
    <w:rsid w:val="00D17160"/>
    <w:rsid w:val="00D17893"/>
    <w:rsid w:val="00D17AF9"/>
    <w:rsid w:val="00D17F6F"/>
    <w:rsid w:val="00D201E6"/>
    <w:rsid w:val="00D21307"/>
    <w:rsid w:val="00D21D47"/>
    <w:rsid w:val="00D21DA3"/>
    <w:rsid w:val="00D21E1E"/>
    <w:rsid w:val="00D21E42"/>
    <w:rsid w:val="00D2255D"/>
    <w:rsid w:val="00D22612"/>
    <w:rsid w:val="00D228E2"/>
    <w:rsid w:val="00D22B50"/>
    <w:rsid w:val="00D22D73"/>
    <w:rsid w:val="00D231AB"/>
    <w:rsid w:val="00D23D5D"/>
    <w:rsid w:val="00D240B6"/>
    <w:rsid w:val="00D2469E"/>
    <w:rsid w:val="00D24B45"/>
    <w:rsid w:val="00D24D47"/>
    <w:rsid w:val="00D24F12"/>
    <w:rsid w:val="00D25457"/>
    <w:rsid w:val="00D25E0F"/>
    <w:rsid w:val="00D25EDB"/>
    <w:rsid w:val="00D2626D"/>
    <w:rsid w:val="00D2670B"/>
    <w:rsid w:val="00D268BF"/>
    <w:rsid w:val="00D26F8A"/>
    <w:rsid w:val="00D27642"/>
    <w:rsid w:val="00D27969"/>
    <w:rsid w:val="00D27B21"/>
    <w:rsid w:val="00D30F3E"/>
    <w:rsid w:val="00D31103"/>
    <w:rsid w:val="00D3193F"/>
    <w:rsid w:val="00D31CF7"/>
    <w:rsid w:val="00D31EDC"/>
    <w:rsid w:val="00D321FB"/>
    <w:rsid w:val="00D3256D"/>
    <w:rsid w:val="00D32584"/>
    <w:rsid w:val="00D326B2"/>
    <w:rsid w:val="00D32941"/>
    <w:rsid w:val="00D332F1"/>
    <w:rsid w:val="00D33911"/>
    <w:rsid w:val="00D343F3"/>
    <w:rsid w:val="00D34465"/>
    <w:rsid w:val="00D35224"/>
    <w:rsid w:val="00D355EB"/>
    <w:rsid w:val="00D36728"/>
    <w:rsid w:val="00D37001"/>
    <w:rsid w:val="00D373A7"/>
    <w:rsid w:val="00D37467"/>
    <w:rsid w:val="00D37AC8"/>
    <w:rsid w:val="00D37BAD"/>
    <w:rsid w:val="00D37C9A"/>
    <w:rsid w:val="00D4065C"/>
    <w:rsid w:val="00D40873"/>
    <w:rsid w:val="00D41071"/>
    <w:rsid w:val="00D4124A"/>
    <w:rsid w:val="00D41F6F"/>
    <w:rsid w:val="00D42DBA"/>
    <w:rsid w:val="00D431CF"/>
    <w:rsid w:val="00D4344E"/>
    <w:rsid w:val="00D43704"/>
    <w:rsid w:val="00D438FF"/>
    <w:rsid w:val="00D43C30"/>
    <w:rsid w:val="00D43CED"/>
    <w:rsid w:val="00D43FD8"/>
    <w:rsid w:val="00D4439D"/>
    <w:rsid w:val="00D44541"/>
    <w:rsid w:val="00D4470A"/>
    <w:rsid w:val="00D44A2C"/>
    <w:rsid w:val="00D44BCB"/>
    <w:rsid w:val="00D45098"/>
    <w:rsid w:val="00D45384"/>
    <w:rsid w:val="00D457C6"/>
    <w:rsid w:val="00D45894"/>
    <w:rsid w:val="00D4596A"/>
    <w:rsid w:val="00D45A10"/>
    <w:rsid w:val="00D45B43"/>
    <w:rsid w:val="00D46132"/>
    <w:rsid w:val="00D4613C"/>
    <w:rsid w:val="00D461EA"/>
    <w:rsid w:val="00D468DE"/>
    <w:rsid w:val="00D469FF"/>
    <w:rsid w:val="00D46C4F"/>
    <w:rsid w:val="00D46C7A"/>
    <w:rsid w:val="00D47056"/>
    <w:rsid w:val="00D4772B"/>
    <w:rsid w:val="00D478EC"/>
    <w:rsid w:val="00D47BFD"/>
    <w:rsid w:val="00D47CD1"/>
    <w:rsid w:val="00D5029C"/>
    <w:rsid w:val="00D503E6"/>
    <w:rsid w:val="00D504C5"/>
    <w:rsid w:val="00D50CA5"/>
    <w:rsid w:val="00D51024"/>
    <w:rsid w:val="00D51573"/>
    <w:rsid w:val="00D51A46"/>
    <w:rsid w:val="00D52090"/>
    <w:rsid w:val="00D5247A"/>
    <w:rsid w:val="00D52714"/>
    <w:rsid w:val="00D527BE"/>
    <w:rsid w:val="00D52F37"/>
    <w:rsid w:val="00D535A8"/>
    <w:rsid w:val="00D5364B"/>
    <w:rsid w:val="00D53CFF"/>
    <w:rsid w:val="00D53D64"/>
    <w:rsid w:val="00D541F9"/>
    <w:rsid w:val="00D546E3"/>
    <w:rsid w:val="00D5482E"/>
    <w:rsid w:val="00D54D64"/>
    <w:rsid w:val="00D54DF3"/>
    <w:rsid w:val="00D5500E"/>
    <w:rsid w:val="00D55215"/>
    <w:rsid w:val="00D5546B"/>
    <w:rsid w:val="00D554E2"/>
    <w:rsid w:val="00D55C68"/>
    <w:rsid w:val="00D561ED"/>
    <w:rsid w:val="00D564B2"/>
    <w:rsid w:val="00D565D8"/>
    <w:rsid w:val="00D565DD"/>
    <w:rsid w:val="00D56D66"/>
    <w:rsid w:val="00D57429"/>
    <w:rsid w:val="00D577C2"/>
    <w:rsid w:val="00D5798F"/>
    <w:rsid w:val="00D57B23"/>
    <w:rsid w:val="00D57BBF"/>
    <w:rsid w:val="00D6022B"/>
    <w:rsid w:val="00D60522"/>
    <w:rsid w:val="00D60F2C"/>
    <w:rsid w:val="00D6102A"/>
    <w:rsid w:val="00D6109E"/>
    <w:rsid w:val="00D61DD8"/>
    <w:rsid w:val="00D61E64"/>
    <w:rsid w:val="00D61F32"/>
    <w:rsid w:val="00D62095"/>
    <w:rsid w:val="00D62311"/>
    <w:rsid w:val="00D627B9"/>
    <w:rsid w:val="00D627F8"/>
    <w:rsid w:val="00D628DE"/>
    <w:rsid w:val="00D62D95"/>
    <w:rsid w:val="00D6327E"/>
    <w:rsid w:val="00D636EE"/>
    <w:rsid w:val="00D63A0F"/>
    <w:rsid w:val="00D64160"/>
    <w:rsid w:val="00D6425B"/>
    <w:rsid w:val="00D64824"/>
    <w:rsid w:val="00D64CFA"/>
    <w:rsid w:val="00D64FB5"/>
    <w:rsid w:val="00D65090"/>
    <w:rsid w:val="00D650C0"/>
    <w:rsid w:val="00D65275"/>
    <w:rsid w:val="00D652FC"/>
    <w:rsid w:val="00D65B36"/>
    <w:rsid w:val="00D66460"/>
    <w:rsid w:val="00D668E9"/>
    <w:rsid w:val="00D66CB9"/>
    <w:rsid w:val="00D66F34"/>
    <w:rsid w:val="00D67207"/>
    <w:rsid w:val="00D67874"/>
    <w:rsid w:val="00D67AC3"/>
    <w:rsid w:val="00D67C50"/>
    <w:rsid w:val="00D7048B"/>
    <w:rsid w:val="00D7093D"/>
    <w:rsid w:val="00D70AEC"/>
    <w:rsid w:val="00D70C12"/>
    <w:rsid w:val="00D711AB"/>
    <w:rsid w:val="00D7188B"/>
    <w:rsid w:val="00D71A06"/>
    <w:rsid w:val="00D71ACB"/>
    <w:rsid w:val="00D71DA5"/>
    <w:rsid w:val="00D724B2"/>
    <w:rsid w:val="00D72575"/>
    <w:rsid w:val="00D72A92"/>
    <w:rsid w:val="00D72E23"/>
    <w:rsid w:val="00D72EC2"/>
    <w:rsid w:val="00D72EC9"/>
    <w:rsid w:val="00D73242"/>
    <w:rsid w:val="00D73D35"/>
    <w:rsid w:val="00D745EB"/>
    <w:rsid w:val="00D74886"/>
    <w:rsid w:val="00D74BB7"/>
    <w:rsid w:val="00D74CC9"/>
    <w:rsid w:val="00D74D07"/>
    <w:rsid w:val="00D74EFE"/>
    <w:rsid w:val="00D752CD"/>
    <w:rsid w:val="00D7532E"/>
    <w:rsid w:val="00D7554F"/>
    <w:rsid w:val="00D7562F"/>
    <w:rsid w:val="00D7566B"/>
    <w:rsid w:val="00D75966"/>
    <w:rsid w:val="00D763F8"/>
    <w:rsid w:val="00D764F4"/>
    <w:rsid w:val="00D7656B"/>
    <w:rsid w:val="00D76596"/>
    <w:rsid w:val="00D7665C"/>
    <w:rsid w:val="00D767BE"/>
    <w:rsid w:val="00D76857"/>
    <w:rsid w:val="00D768B0"/>
    <w:rsid w:val="00D772BD"/>
    <w:rsid w:val="00D77782"/>
    <w:rsid w:val="00D77956"/>
    <w:rsid w:val="00D8005A"/>
    <w:rsid w:val="00D801C0"/>
    <w:rsid w:val="00D8062C"/>
    <w:rsid w:val="00D8093D"/>
    <w:rsid w:val="00D80F90"/>
    <w:rsid w:val="00D81253"/>
    <w:rsid w:val="00D818C9"/>
    <w:rsid w:val="00D81D0A"/>
    <w:rsid w:val="00D823C5"/>
    <w:rsid w:val="00D82553"/>
    <w:rsid w:val="00D82571"/>
    <w:rsid w:val="00D8321D"/>
    <w:rsid w:val="00D83765"/>
    <w:rsid w:val="00D83853"/>
    <w:rsid w:val="00D838E5"/>
    <w:rsid w:val="00D83BBE"/>
    <w:rsid w:val="00D83C8A"/>
    <w:rsid w:val="00D83D91"/>
    <w:rsid w:val="00D841FF"/>
    <w:rsid w:val="00D842B4"/>
    <w:rsid w:val="00D84561"/>
    <w:rsid w:val="00D85B34"/>
    <w:rsid w:val="00D85D63"/>
    <w:rsid w:val="00D860A3"/>
    <w:rsid w:val="00D86581"/>
    <w:rsid w:val="00D86A83"/>
    <w:rsid w:val="00D870A0"/>
    <w:rsid w:val="00D87349"/>
    <w:rsid w:val="00D87696"/>
    <w:rsid w:val="00D87927"/>
    <w:rsid w:val="00D87AE1"/>
    <w:rsid w:val="00D9009F"/>
    <w:rsid w:val="00D903D8"/>
    <w:rsid w:val="00D9071B"/>
    <w:rsid w:val="00D90761"/>
    <w:rsid w:val="00D9081E"/>
    <w:rsid w:val="00D909B9"/>
    <w:rsid w:val="00D90F6F"/>
    <w:rsid w:val="00D91188"/>
    <w:rsid w:val="00D91618"/>
    <w:rsid w:val="00D9187D"/>
    <w:rsid w:val="00D91947"/>
    <w:rsid w:val="00D91D39"/>
    <w:rsid w:val="00D9225A"/>
    <w:rsid w:val="00D9274F"/>
    <w:rsid w:val="00D92A0E"/>
    <w:rsid w:val="00D92A10"/>
    <w:rsid w:val="00D92A6F"/>
    <w:rsid w:val="00D9317C"/>
    <w:rsid w:val="00D9321E"/>
    <w:rsid w:val="00D934DA"/>
    <w:rsid w:val="00D9358D"/>
    <w:rsid w:val="00D93CB9"/>
    <w:rsid w:val="00D94218"/>
    <w:rsid w:val="00D94270"/>
    <w:rsid w:val="00D9431C"/>
    <w:rsid w:val="00D94383"/>
    <w:rsid w:val="00D9443C"/>
    <w:rsid w:val="00D9456F"/>
    <w:rsid w:val="00D9461B"/>
    <w:rsid w:val="00D946BA"/>
    <w:rsid w:val="00D94827"/>
    <w:rsid w:val="00D94E11"/>
    <w:rsid w:val="00D9531A"/>
    <w:rsid w:val="00D95AE8"/>
    <w:rsid w:val="00D95FFD"/>
    <w:rsid w:val="00D96878"/>
    <w:rsid w:val="00D9747A"/>
    <w:rsid w:val="00D974FB"/>
    <w:rsid w:val="00D9764F"/>
    <w:rsid w:val="00D97668"/>
    <w:rsid w:val="00D977AA"/>
    <w:rsid w:val="00D97ADF"/>
    <w:rsid w:val="00D97C80"/>
    <w:rsid w:val="00DA01FD"/>
    <w:rsid w:val="00DA0257"/>
    <w:rsid w:val="00DA0805"/>
    <w:rsid w:val="00DA0D7E"/>
    <w:rsid w:val="00DA0DB3"/>
    <w:rsid w:val="00DA13C3"/>
    <w:rsid w:val="00DA14A5"/>
    <w:rsid w:val="00DA192E"/>
    <w:rsid w:val="00DA1A47"/>
    <w:rsid w:val="00DA1F32"/>
    <w:rsid w:val="00DA225B"/>
    <w:rsid w:val="00DA2417"/>
    <w:rsid w:val="00DA2759"/>
    <w:rsid w:val="00DA2821"/>
    <w:rsid w:val="00DA2A60"/>
    <w:rsid w:val="00DA2FC9"/>
    <w:rsid w:val="00DA32F3"/>
    <w:rsid w:val="00DA3777"/>
    <w:rsid w:val="00DA388E"/>
    <w:rsid w:val="00DA38C4"/>
    <w:rsid w:val="00DA38ED"/>
    <w:rsid w:val="00DA41F8"/>
    <w:rsid w:val="00DA48E2"/>
    <w:rsid w:val="00DA4ED7"/>
    <w:rsid w:val="00DA4F89"/>
    <w:rsid w:val="00DA5113"/>
    <w:rsid w:val="00DA5266"/>
    <w:rsid w:val="00DA550E"/>
    <w:rsid w:val="00DA573C"/>
    <w:rsid w:val="00DA5929"/>
    <w:rsid w:val="00DA5D82"/>
    <w:rsid w:val="00DA5DF8"/>
    <w:rsid w:val="00DA5E7F"/>
    <w:rsid w:val="00DA62C3"/>
    <w:rsid w:val="00DA6400"/>
    <w:rsid w:val="00DA67AD"/>
    <w:rsid w:val="00DA693F"/>
    <w:rsid w:val="00DA6E3F"/>
    <w:rsid w:val="00DA7075"/>
    <w:rsid w:val="00DA7537"/>
    <w:rsid w:val="00DA7839"/>
    <w:rsid w:val="00DA795C"/>
    <w:rsid w:val="00DA79BB"/>
    <w:rsid w:val="00DA7E26"/>
    <w:rsid w:val="00DA7EA9"/>
    <w:rsid w:val="00DB01F8"/>
    <w:rsid w:val="00DB05F1"/>
    <w:rsid w:val="00DB085D"/>
    <w:rsid w:val="00DB095C"/>
    <w:rsid w:val="00DB0B1C"/>
    <w:rsid w:val="00DB0C17"/>
    <w:rsid w:val="00DB110B"/>
    <w:rsid w:val="00DB1330"/>
    <w:rsid w:val="00DB1685"/>
    <w:rsid w:val="00DB1B44"/>
    <w:rsid w:val="00DB1BFB"/>
    <w:rsid w:val="00DB1CC2"/>
    <w:rsid w:val="00DB1D91"/>
    <w:rsid w:val="00DB2156"/>
    <w:rsid w:val="00DB22BC"/>
    <w:rsid w:val="00DB29F9"/>
    <w:rsid w:val="00DB2CAE"/>
    <w:rsid w:val="00DB30DD"/>
    <w:rsid w:val="00DB30F8"/>
    <w:rsid w:val="00DB3D62"/>
    <w:rsid w:val="00DB4386"/>
    <w:rsid w:val="00DB454D"/>
    <w:rsid w:val="00DB4826"/>
    <w:rsid w:val="00DB4A9B"/>
    <w:rsid w:val="00DB4D78"/>
    <w:rsid w:val="00DB5435"/>
    <w:rsid w:val="00DB54B6"/>
    <w:rsid w:val="00DB54CE"/>
    <w:rsid w:val="00DB554E"/>
    <w:rsid w:val="00DB5678"/>
    <w:rsid w:val="00DB5942"/>
    <w:rsid w:val="00DB742D"/>
    <w:rsid w:val="00DB7799"/>
    <w:rsid w:val="00DB7F14"/>
    <w:rsid w:val="00DC0196"/>
    <w:rsid w:val="00DC05B9"/>
    <w:rsid w:val="00DC0A1F"/>
    <w:rsid w:val="00DC11CD"/>
    <w:rsid w:val="00DC1612"/>
    <w:rsid w:val="00DC1BA7"/>
    <w:rsid w:val="00DC1F1E"/>
    <w:rsid w:val="00DC2097"/>
    <w:rsid w:val="00DC260A"/>
    <w:rsid w:val="00DC2C3D"/>
    <w:rsid w:val="00DC3417"/>
    <w:rsid w:val="00DC3EB7"/>
    <w:rsid w:val="00DC4137"/>
    <w:rsid w:val="00DC42D2"/>
    <w:rsid w:val="00DC42E3"/>
    <w:rsid w:val="00DC4396"/>
    <w:rsid w:val="00DC451C"/>
    <w:rsid w:val="00DC47BE"/>
    <w:rsid w:val="00DC48B6"/>
    <w:rsid w:val="00DC4E31"/>
    <w:rsid w:val="00DC569E"/>
    <w:rsid w:val="00DC5B62"/>
    <w:rsid w:val="00DC5D5B"/>
    <w:rsid w:val="00DC670E"/>
    <w:rsid w:val="00DC67B9"/>
    <w:rsid w:val="00DC6C03"/>
    <w:rsid w:val="00DC6DC8"/>
    <w:rsid w:val="00DC6F37"/>
    <w:rsid w:val="00DC743E"/>
    <w:rsid w:val="00DC7560"/>
    <w:rsid w:val="00DC7A65"/>
    <w:rsid w:val="00DD00F4"/>
    <w:rsid w:val="00DD0141"/>
    <w:rsid w:val="00DD0210"/>
    <w:rsid w:val="00DD03DF"/>
    <w:rsid w:val="00DD064B"/>
    <w:rsid w:val="00DD1142"/>
    <w:rsid w:val="00DD1986"/>
    <w:rsid w:val="00DD19E7"/>
    <w:rsid w:val="00DD1DDE"/>
    <w:rsid w:val="00DD28EF"/>
    <w:rsid w:val="00DD32D9"/>
    <w:rsid w:val="00DD33B1"/>
    <w:rsid w:val="00DD3708"/>
    <w:rsid w:val="00DD3BED"/>
    <w:rsid w:val="00DD3E45"/>
    <w:rsid w:val="00DD3EF8"/>
    <w:rsid w:val="00DD4514"/>
    <w:rsid w:val="00DD453D"/>
    <w:rsid w:val="00DD4775"/>
    <w:rsid w:val="00DD5084"/>
    <w:rsid w:val="00DD5378"/>
    <w:rsid w:val="00DD553A"/>
    <w:rsid w:val="00DD56D3"/>
    <w:rsid w:val="00DD5DDD"/>
    <w:rsid w:val="00DD6292"/>
    <w:rsid w:val="00DD62E2"/>
    <w:rsid w:val="00DD63E4"/>
    <w:rsid w:val="00DD64B9"/>
    <w:rsid w:val="00DD650A"/>
    <w:rsid w:val="00DD6AF2"/>
    <w:rsid w:val="00DD6CEB"/>
    <w:rsid w:val="00DD70E9"/>
    <w:rsid w:val="00DD735B"/>
    <w:rsid w:val="00DD7D89"/>
    <w:rsid w:val="00DE1174"/>
    <w:rsid w:val="00DE11DD"/>
    <w:rsid w:val="00DE1454"/>
    <w:rsid w:val="00DE189C"/>
    <w:rsid w:val="00DE1D79"/>
    <w:rsid w:val="00DE1F50"/>
    <w:rsid w:val="00DE234D"/>
    <w:rsid w:val="00DE2579"/>
    <w:rsid w:val="00DE26C4"/>
    <w:rsid w:val="00DE29D9"/>
    <w:rsid w:val="00DE2E48"/>
    <w:rsid w:val="00DE3195"/>
    <w:rsid w:val="00DE32D2"/>
    <w:rsid w:val="00DE3AE3"/>
    <w:rsid w:val="00DE3BEF"/>
    <w:rsid w:val="00DE3C0D"/>
    <w:rsid w:val="00DE3D11"/>
    <w:rsid w:val="00DE3E70"/>
    <w:rsid w:val="00DE4296"/>
    <w:rsid w:val="00DE4328"/>
    <w:rsid w:val="00DE452A"/>
    <w:rsid w:val="00DE5101"/>
    <w:rsid w:val="00DE576F"/>
    <w:rsid w:val="00DE5825"/>
    <w:rsid w:val="00DE5B54"/>
    <w:rsid w:val="00DE650D"/>
    <w:rsid w:val="00DE678B"/>
    <w:rsid w:val="00DE6BAB"/>
    <w:rsid w:val="00DE6F7F"/>
    <w:rsid w:val="00DE737B"/>
    <w:rsid w:val="00DE7557"/>
    <w:rsid w:val="00DE7696"/>
    <w:rsid w:val="00DE78ED"/>
    <w:rsid w:val="00DE7E30"/>
    <w:rsid w:val="00DF002F"/>
    <w:rsid w:val="00DF04D1"/>
    <w:rsid w:val="00DF0AEA"/>
    <w:rsid w:val="00DF0E6E"/>
    <w:rsid w:val="00DF0FA9"/>
    <w:rsid w:val="00DF159E"/>
    <w:rsid w:val="00DF1B85"/>
    <w:rsid w:val="00DF1E07"/>
    <w:rsid w:val="00DF2584"/>
    <w:rsid w:val="00DF26FE"/>
    <w:rsid w:val="00DF2745"/>
    <w:rsid w:val="00DF2B72"/>
    <w:rsid w:val="00DF2C18"/>
    <w:rsid w:val="00DF3195"/>
    <w:rsid w:val="00DF3268"/>
    <w:rsid w:val="00DF36DB"/>
    <w:rsid w:val="00DF3711"/>
    <w:rsid w:val="00DF374C"/>
    <w:rsid w:val="00DF3963"/>
    <w:rsid w:val="00DF3CE1"/>
    <w:rsid w:val="00DF3E41"/>
    <w:rsid w:val="00DF41C7"/>
    <w:rsid w:val="00DF4A68"/>
    <w:rsid w:val="00DF4BCC"/>
    <w:rsid w:val="00DF5ADA"/>
    <w:rsid w:val="00DF61DD"/>
    <w:rsid w:val="00DF6A4A"/>
    <w:rsid w:val="00DF6E62"/>
    <w:rsid w:val="00DF6FC7"/>
    <w:rsid w:val="00DF70A8"/>
    <w:rsid w:val="00DF73BC"/>
    <w:rsid w:val="00DF751B"/>
    <w:rsid w:val="00DF7915"/>
    <w:rsid w:val="00DF7C19"/>
    <w:rsid w:val="00E00145"/>
    <w:rsid w:val="00E002D0"/>
    <w:rsid w:val="00E008A5"/>
    <w:rsid w:val="00E00BB8"/>
    <w:rsid w:val="00E00E40"/>
    <w:rsid w:val="00E015ED"/>
    <w:rsid w:val="00E01A1D"/>
    <w:rsid w:val="00E01D5C"/>
    <w:rsid w:val="00E0214E"/>
    <w:rsid w:val="00E0215C"/>
    <w:rsid w:val="00E027DB"/>
    <w:rsid w:val="00E028D7"/>
    <w:rsid w:val="00E03049"/>
    <w:rsid w:val="00E03237"/>
    <w:rsid w:val="00E0337E"/>
    <w:rsid w:val="00E033BB"/>
    <w:rsid w:val="00E03AB5"/>
    <w:rsid w:val="00E03C2B"/>
    <w:rsid w:val="00E03C7F"/>
    <w:rsid w:val="00E0409D"/>
    <w:rsid w:val="00E04478"/>
    <w:rsid w:val="00E04492"/>
    <w:rsid w:val="00E045E5"/>
    <w:rsid w:val="00E0464D"/>
    <w:rsid w:val="00E0480B"/>
    <w:rsid w:val="00E04B83"/>
    <w:rsid w:val="00E04E9B"/>
    <w:rsid w:val="00E05760"/>
    <w:rsid w:val="00E06037"/>
    <w:rsid w:val="00E06863"/>
    <w:rsid w:val="00E06BAB"/>
    <w:rsid w:val="00E071AF"/>
    <w:rsid w:val="00E0793B"/>
    <w:rsid w:val="00E102E5"/>
    <w:rsid w:val="00E1046A"/>
    <w:rsid w:val="00E105CB"/>
    <w:rsid w:val="00E1092B"/>
    <w:rsid w:val="00E10BAC"/>
    <w:rsid w:val="00E10CF4"/>
    <w:rsid w:val="00E11C7B"/>
    <w:rsid w:val="00E1217F"/>
    <w:rsid w:val="00E124A5"/>
    <w:rsid w:val="00E12CD5"/>
    <w:rsid w:val="00E12EB2"/>
    <w:rsid w:val="00E13092"/>
    <w:rsid w:val="00E130F1"/>
    <w:rsid w:val="00E13147"/>
    <w:rsid w:val="00E13171"/>
    <w:rsid w:val="00E132D7"/>
    <w:rsid w:val="00E133D9"/>
    <w:rsid w:val="00E13573"/>
    <w:rsid w:val="00E13C4B"/>
    <w:rsid w:val="00E148A0"/>
    <w:rsid w:val="00E14B38"/>
    <w:rsid w:val="00E14BC2"/>
    <w:rsid w:val="00E14CEC"/>
    <w:rsid w:val="00E14D3B"/>
    <w:rsid w:val="00E14FDA"/>
    <w:rsid w:val="00E150A0"/>
    <w:rsid w:val="00E15380"/>
    <w:rsid w:val="00E15700"/>
    <w:rsid w:val="00E159B8"/>
    <w:rsid w:val="00E15DD5"/>
    <w:rsid w:val="00E160C5"/>
    <w:rsid w:val="00E16805"/>
    <w:rsid w:val="00E168B2"/>
    <w:rsid w:val="00E17265"/>
    <w:rsid w:val="00E176C7"/>
    <w:rsid w:val="00E17775"/>
    <w:rsid w:val="00E17C97"/>
    <w:rsid w:val="00E2008E"/>
    <w:rsid w:val="00E202D9"/>
    <w:rsid w:val="00E20362"/>
    <w:rsid w:val="00E20741"/>
    <w:rsid w:val="00E2087E"/>
    <w:rsid w:val="00E208F7"/>
    <w:rsid w:val="00E2100A"/>
    <w:rsid w:val="00E210B7"/>
    <w:rsid w:val="00E214AF"/>
    <w:rsid w:val="00E21760"/>
    <w:rsid w:val="00E22245"/>
    <w:rsid w:val="00E2251F"/>
    <w:rsid w:val="00E2264F"/>
    <w:rsid w:val="00E22724"/>
    <w:rsid w:val="00E228A1"/>
    <w:rsid w:val="00E23015"/>
    <w:rsid w:val="00E23084"/>
    <w:rsid w:val="00E23298"/>
    <w:rsid w:val="00E232AF"/>
    <w:rsid w:val="00E23496"/>
    <w:rsid w:val="00E235DB"/>
    <w:rsid w:val="00E23690"/>
    <w:rsid w:val="00E23ABB"/>
    <w:rsid w:val="00E23EFE"/>
    <w:rsid w:val="00E245AF"/>
    <w:rsid w:val="00E2485A"/>
    <w:rsid w:val="00E248FB"/>
    <w:rsid w:val="00E24E0B"/>
    <w:rsid w:val="00E2539F"/>
    <w:rsid w:val="00E25E4D"/>
    <w:rsid w:val="00E25F2F"/>
    <w:rsid w:val="00E2603C"/>
    <w:rsid w:val="00E26485"/>
    <w:rsid w:val="00E2663D"/>
    <w:rsid w:val="00E268CD"/>
    <w:rsid w:val="00E270A7"/>
    <w:rsid w:val="00E27523"/>
    <w:rsid w:val="00E302E0"/>
    <w:rsid w:val="00E305C0"/>
    <w:rsid w:val="00E30804"/>
    <w:rsid w:val="00E30BEF"/>
    <w:rsid w:val="00E3116F"/>
    <w:rsid w:val="00E311D6"/>
    <w:rsid w:val="00E31207"/>
    <w:rsid w:val="00E31468"/>
    <w:rsid w:val="00E3181A"/>
    <w:rsid w:val="00E31AC2"/>
    <w:rsid w:val="00E31C6F"/>
    <w:rsid w:val="00E31F04"/>
    <w:rsid w:val="00E3272B"/>
    <w:rsid w:val="00E3308A"/>
    <w:rsid w:val="00E33FA6"/>
    <w:rsid w:val="00E3402D"/>
    <w:rsid w:val="00E34093"/>
    <w:rsid w:val="00E34B3A"/>
    <w:rsid w:val="00E34C17"/>
    <w:rsid w:val="00E34C81"/>
    <w:rsid w:val="00E34C98"/>
    <w:rsid w:val="00E34FC1"/>
    <w:rsid w:val="00E3558A"/>
    <w:rsid w:val="00E356E5"/>
    <w:rsid w:val="00E3597D"/>
    <w:rsid w:val="00E35BAB"/>
    <w:rsid w:val="00E35C05"/>
    <w:rsid w:val="00E35E3C"/>
    <w:rsid w:val="00E3605B"/>
    <w:rsid w:val="00E36427"/>
    <w:rsid w:val="00E36848"/>
    <w:rsid w:val="00E3693F"/>
    <w:rsid w:val="00E36BBE"/>
    <w:rsid w:val="00E36E84"/>
    <w:rsid w:val="00E3747E"/>
    <w:rsid w:val="00E37528"/>
    <w:rsid w:val="00E37704"/>
    <w:rsid w:val="00E37E37"/>
    <w:rsid w:val="00E4027D"/>
    <w:rsid w:val="00E403C0"/>
    <w:rsid w:val="00E40409"/>
    <w:rsid w:val="00E40AEA"/>
    <w:rsid w:val="00E410EF"/>
    <w:rsid w:val="00E4184B"/>
    <w:rsid w:val="00E41B80"/>
    <w:rsid w:val="00E41D4A"/>
    <w:rsid w:val="00E41F63"/>
    <w:rsid w:val="00E4202A"/>
    <w:rsid w:val="00E42291"/>
    <w:rsid w:val="00E423B9"/>
    <w:rsid w:val="00E434DF"/>
    <w:rsid w:val="00E43728"/>
    <w:rsid w:val="00E43B43"/>
    <w:rsid w:val="00E43B72"/>
    <w:rsid w:val="00E43D6F"/>
    <w:rsid w:val="00E43E1D"/>
    <w:rsid w:val="00E4453E"/>
    <w:rsid w:val="00E449B3"/>
    <w:rsid w:val="00E44B5B"/>
    <w:rsid w:val="00E450C4"/>
    <w:rsid w:val="00E4531D"/>
    <w:rsid w:val="00E45444"/>
    <w:rsid w:val="00E45A06"/>
    <w:rsid w:val="00E45BDC"/>
    <w:rsid w:val="00E45F6B"/>
    <w:rsid w:val="00E460CD"/>
    <w:rsid w:val="00E46608"/>
    <w:rsid w:val="00E469A6"/>
    <w:rsid w:val="00E46E8F"/>
    <w:rsid w:val="00E46F07"/>
    <w:rsid w:val="00E46F9A"/>
    <w:rsid w:val="00E46FC3"/>
    <w:rsid w:val="00E4715C"/>
    <w:rsid w:val="00E47223"/>
    <w:rsid w:val="00E47776"/>
    <w:rsid w:val="00E4790F"/>
    <w:rsid w:val="00E47BBC"/>
    <w:rsid w:val="00E5030F"/>
    <w:rsid w:val="00E50C27"/>
    <w:rsid w:val="00E51469"/>
    <w:rsid w:val="00E518F2"/>
    <w:rsid w:val="00E51C61"/>
    <w:rsid w:val="00E51D1F"/>
    <w:rsid w:val="00E51FAE"/>
    <w:rsid w:val="00E5223E"/>
    <w:rsid w:val="00E5251E"/>
    <w:rsid w:val="00E52555"/>
    <w:rsid w:val="00E52822"/>
    <w:rsid w:val="00E52AE5"/>
    <w:rsid w:val="00E52C90"/>
    <w:rsid w:val="00E52CD3"/>
    <w:rsid w:val="00E53D26"/>
    <w:rsid w:val="00E5425E"/>
    <w:rsid w:val="00E54CA1"/>
    <w:rsid w:val="00E54D72"/>
    <w:rsid w:val="00E556DF"/>
    <w:rsid w:val="00E55A45"/>
    <w:rsid w:val="00E55A9A"/>
    <w:rsid w:val="00E55D41"/>
    <w:rsid w:val="00E56044"/>
    <w:rsid w:val="00E56C84"/>
    <w:rsid w:val="00E56DEE"/>
    <w:rsid w:val="00E56E20"/>
    <w:rsid w:val="00E57168"/>
    <w:rsid w:val="00E57366"/>
    <w:rsid w:val="00E57427"/>
    <w:rsid w:val="00E57503"/>
    <w:rsid w:val="00E57878"/>
    <w:rsid w:val="00E57E3F"/>
    <w:rsid w:val="00E60028"/>
    <w:rsid w:val="00E6079C"/>
    <w:rsid w:val="00E60898"/>
    <w:rsid w:val="00E608CC"/>
    <w:rsid w:val="00E60912"/>
    <w:rsid w:val="00E60C42"/>
    <w:rsid w:val="00E61185"/>
    <w:rsid w:val="00E61413"/>
    <w:rsid w:val="00E614FA"/>
    <w:rsid w:val="00E61EEB"/>
    <w:rsid w:val="00E61FD3"/>
    <w:rsid w:val="00E620C1"/>
    <w:rsid w:val="00E620CC"/>
    <w:rsid w:val="00E62D7A"/>
    <w:rsid w:val="00E62EDC"/>
    <w:rsid w:val="00E633BA"/>
    <w:rsid w:val="00E634FF"/>
    <w:rsid w:val="00E644E9"/>
    <w:rsid w:val="00E64D1B"/>
    <w:rsid w:val="00E64E61"/>
    <w:rsid w:val="00E65253"/>
    <w:rsid w:val="00E65495"/>
    <w:rsid w:val="00E65640"/>
    <w:rsid w:val="00E65A8D"/>
    <w:rsid w:val="00E65E59"/>
    <w:rsid w:val="00E65F2A"/>
    <w:rsid w:val="00E66F9E"/>
    <w:rsid w:val="00E67D82"/>
    <w:rsid w:val="00E67DB9"/>
    <w:rsid w:val="00E67E58"/>
    <w:rsid w:val="00E67FB3"/>
    <w:rsid w:val="00E7021A"/>
    <w:rsid w:val="00E70BF4"/>
    <w:rsid w:val="00E70F07"/>
    <w:rsid w:val="00E70FE4"/>
    <w:rsid w:val="00E7146E"/>
    <w:rsid w:val="00E71782"/>
    <w:rsid w:val="00E71DB6"/>
    <w:rsid w:val="00E71FBA"/>
    <w:rsid w:val="00E7207C"/>
    <w:rsid w:val="00E72415"/>
    <w:rsid w:val="00E72465"/>
    <w:rsid w:val="00E725BA"/>
    <w:rsid w:val="00E72D9C"/>
    <w:rsid w:val="00E73132"/>
    <w:rsid w:val="00E733AE"/>
    <w:rsid w:val="00E736D2"/>
    <w:rsid w:val="00E73853"/>
    <w:rsid w:val="00E73870"/>
    <w:rsid w:val="00E73F2C"/>
    <w:rsid w:val="00E74909"/>
    <w:rsid w:val="00E74C4D"/>
    <w:rsid w:val="00E74C94"/>
    <w:rsid w:val="00E752FB"/>
    <w:rsid w:val="00E7570F"/>
    <w:rsid w:val="00E75805"/>
    <w:rsid w:val="00E758E4"/>
    <w:rsid w:val="00E75C84"/>
    <w:rsid w:val="00E76101"/>
    <w:rsid w:val="00E77720"/>
    <w:rsid w:val="00E7772E"/>
    <w:rsid w:val="00E77EB7"/>
    <w:rsid w:val="00E80076"/>
    <w:rsid w:val="00E803F3"/>
    <w:rsid w:val="00E8051D"/>
    <w:rsid w:val="00E80612"/>
    <w:rsid w:val="00E8070B"/>
    <w:rsid w:val="00E80F9F"/>
    <w:rsid w:val="00E813ED"/>
    <w:rsid w:val="00E81835"/>
    <w:rsid w:val="00E81A8D"/>
    <w:rsid w:val="00E81C4E"/>
    <w:rsid w:val="00E82C7C"/>
    <w:rsid w:val="00E82D88"/>
    <w:rsid w:val="00E834F0"/>
    <w:rsid w:val="00E83E4F"/>
    <w:rsid w:val="00E83E91"/>
    <w:rsid w:val="00E84A9E"/>
    <w:rsid w:val="00E84FB0"/>
    <w:rsid w:val="00E859BF"/>
    <w:rsid w:val="00E85C68"/>
    <w:rsid w:val="00E85D15"/>
    <w:rsid w:val="00E85E94"/>
    <w:rsid w:val="00E8695B"/>
    <w:rsid w:val="00E86F4E"/>
    <w:rsid w:val="00E8788F"/>
    <w:rsid w:val="00E8796F"/>
    <w:rsid w:val="00E90003"/>
    <w:rsid w:val="00E901AB"/>
    <w:rsid w:val="00E903C5"/>
    <w:rsid w:val="00E90716"/>
    <w:rsid w:val="00E90C68"/>
    <w:rsid w:val="00E90FA4"/>
    <w:rsid w:val="00E90FD1"/>
    <w:rsid w:val="00E91413"/>
    <w:rsid w:val="00E91D42"/>
    <w:rsid w:val="00E921F2"/>
    <w:rsid w:val="00E92302"/>
    <w:rsid w:val="00E92F8D"/>
    <w:rsid w:val="00E933C6"/>
    <w:rsid w:val="00E93B51"/>
    <w:rsid w:val="00E93EE7"/>
    <w:rsid w:val="00E93F78"/>
    <w:rsid w:val="00E941EA"/>
    <w:rsid w:val="00E94717"/>
    <w:rsid w:val="00E94880"/>
    <w:rsid w:val="00E94C23"/>
    <w:rsid w:val="00E94D84"/>
    <w:rsid w:val="00E94DBD"/>
    <w:rsid w:val="00E94ED5"/>
    <w:rsid w:val="00E950A3"/>
    <w:rsid w:val="00E952ED"/>
    <w:rsid w:val="00E95345"/>
    <w:rsid w:val="00E95A6A"/>
    <w:rsid w:val="00E95DD9"/>
    <w:rsid w:val="00E962FE"/>
    <w:rsid w:val="00E96486"/>
    <w:rsid w:val="00E96797"/>
    <w:rsid w:val="00E968AD"/>
    <w:rsid w:val="00E969F5"/>
    <w:rsid w:val="00E96AA4"/>
    <w:rsid w:val="00E96C52"/>
    <w:rsid w:val="00E970AF"/>
    <w:rsid w:val="00EA02E5"/>
    <w:rsid w:val="00EA0BF3"/>
    <w:rsid w:val="00EA0BFD"/>
    <w:rsid w:val="00EA0E7A"/>
    <w:rsid w:val="00EA0EB7"/>
    <w:rsid w:val="00EA108C"/>
    <w:rsid w:val="00EA1786"/>
    <w:rsid w:val="00EA186A"/>
    <w:rsid w:val="00EA1B5E"/>
    <w:rsid w:val="00EA1B98"/>
    <w:rsid w:val="00EA1C8A"/>
    <w:rsid w:val="00EA1ECF"/>
    <w:rsid w:val="00EA1EE4"/>
    <w:rsid w:val="00EA222E"/>
    <w:rsid w:val="00EA290D"/>
    <w:rsid w:val="00EA2DFD"/>
    <w:rsid w:val="00EA2E36"/>
    <w:rsid w:val="00EA304B"/>
    <w:rsid w:val="00EA34F5"/>
    <w:rsid w:val="00EA3545"/>
    <w:rsid w:val="00EA355C"/>
    <w:rsid w:val="00EA373E"/>
    <w:rsid w:val="00EA3992"/>
    <w:rsid w:val="00EA3AE0"/>
    <w:rsid w:val="00EA440D"/>
    <w:rsid w:val="00EA51A7"/>
    <w:rsid w:val="00EA528B"/>
    <w:rsid w:val="00EA5A0C"/>
    <w:rsid w:val="00EA6637"/>
    <w:rsid w:val="00EA676C"/>
    <w:rsid w:val="00EA6DF1"/>
    <w:rsid w:val="00EA7643"/>
    <w:rsid w:val="00EA7E4B"/>
    <w:rsid w:val="00EB0A41"/>
    <w:rsid w:val="00EB0BFF"/>
    <w:rsid w:val="00EB1234"/>
    <w:rsid w:val="00EB1CED"/>
    <w:rsid w:val="00EB1F37"/>
    <w:rsid w:val="00EB1FA0"/>
    <w:rsid w:val="00EB22F5"/>
    <w:rsid w:val="00EB2893"/>
    <w:rsid w:val="00EB2AC1"/>
    <w:rsid w:val="00EB334F"/>
    <w:rsid w:val="00EB34B0"/>
    <w:rsid w:val="00EB3865"/>
    <w:rsid w:val="00EB3915"/>
    <w:rsid w:val="00EB3A64"/>
    <w:rsid w:val="00EB3D12"/>
    <w:rsid w:val="00EB3D25"/>
    <w:rsid w:val="00EB3DBA"/>
    <w:rsid w:val="00EB3EFA"/>
    <w:rsid w:val="00EB3FD7"/>
    <w:rsid w:val="00EB4104"/>
    <w:rsid w:val="00EB4404"/>
    <w:rsid w:val="00EB46C9"/>
    <w:rsid w:val="00EB4839"/>
    <w:rsid w:val="00EB4E44"/>
    <w:rsid w:val="00EB52B0"/>
    <w:rsid w:val="00EB559F"/>
    <w:rsid w:val="00EB56B3"/>
    <w:rsid w:val="00EB6416"/>
    <w:rsid w:val="00EB6647"/>
    <w:rsid w:val="00EB6903"/>
    <w:rsid w:val="00EB6AA8"/>
    <w:rsid w:val="00EB707B"/>
    <w:rsid w:val="00EB7117"/>
    <w:rsid w:val="00EB7562"/>
    <w:rsid w:val="00EB7CF3"/>
    <w:rsid w:val="00EC0D40"/>
    <w:rsid w:val="00EC14C7"/>
    <w:rsid w:val="00EC1847"/>
    <w:rsid w:val="00EC1C17"/>
    <w:rsid w:val="00EC1C9E"/>
    <w:rsid w:val="00EC202C"/>
    <w:rsid w:val="00EC22F1"/>
    <w:rsid w:val="00EC2C76"/>
    <w:rsid w:val="00EC2CD0"/>
    <w:rsid w:val="00EC3669"/>
    <w:rsid w:val="00EC3CD1"/>
    <w:rsid w:val="00EC3D2E"/>
    <w:rsid w:val="00EC47BD"/>
    <w:rsid w:val="00EC4952"/>
    <w:rsid w:val="00EC4F06"/>
    <w:rsid w:val="00EC52DC"/>
    <w:rsid w:val="00EC5381"/>
    <w:rsid w:val="00EC53B5"/>
    <w:rsid w:val="00EC56C6"/>
    <w:rsid w:val="00EC589B"/>
    <w:rsid w:val="00EC599F"/>
    <w:rsid w:val="00EC5C2D"/>
    <w:rsid w:val="00EC5CCC"/>
    <w:rsid w:val="00EC5D91"/>
    <w:rsid w:val="00EC6205"/>
    <w:rsid w:val="00EC62DA"/>
    <w:rsid w:val="00EC696B"/>
    <w:rsid w:val="00EC721C"/>
    <w:rsid w:val="00EC7290"/>
    <w:rsid w:val="00EC77CC"/>
    <w:rsid w:val="00EC7C98"/>
    <w:rsid w:val="00ED05E8"/>
    <w:rsid w:val="00ED0BAB"/>
    <w:rsid w:val="00ED0CD6"/>
    <w:rsid w:val="00ED16A4"/>
    <w:rsid w:val="00ED18E6"/>
    <w:rsid w:val="00ED1A7E"/>
    <w:rsid w:val="00ED2302"/>
    <w:rsid w:val="00ED2E5D"/>
    <w:rsid w:val="00ED3274"/>
    <w:rsid w:val="00ED352A"/>
    <w:rsid w:val="00ED41D8"/>
    <w:rsid w:val="00ED424D"/>
    <w:rsid w:val="00ED43E5"/>
    <w:rsid w:val="00ED4DDA"/>
    <w:rsid w:val="00ED4EA6"/>
    <w:rsid w:val="00ED4F46"/>
    <w:rsid w:val="00ED50A2"/>
    <w:rsid w:val="00ED5FDB"/>
    <w:rsid w:val="00ED60BB"/>
    <w:rsid w:val="00ED6F8F"/>
    <w:rsid w:val="00ED6FC1"/>
    <w:rsid w:val="00ED7DFA"/>
    <w:rsid w:val="00ED7F25"/>
    <w:rsid w:val="00EE087B"/>
    <w:rsid w:val="00EE0ACB"/>
    <w:rsid w:val="00EE0C09"/>
    <w:rsid w:val="00EE0EA4"/>
    <w:rsid w:val="00EE1916"/>
    <w:rsid w:val="00EE2D53"/>
    <w:rsid w:val="00EE306F"/>
    <w:rsid w:val="00EE3522"/>
    <w:rsid w:val="00EE3752"/>
    <w:rsid w:val="00EE3AD1"/>
    <w:rsid w:val="00EE41C9"/>
    <w:rsid w:val="00EE45E0"/>
    <w:rsid w:val="00EE5044"/>
    <w:rsid w:val="00EE58B9"/>
    <w:rsid w:val="00EE5969"/>
    <w:rsid w:val="00EE5C9A"/>
    <w:rsid w:val="00EE5D95"/>
    <w:rsid w:val="00EE66E5"/>
    <w:rsid w:val="00EE6A7A"/>
    <w:rsid w:val="00EE6BDC"/>
    <w:rsid w:val="00EE701A"/>
    <w:rsid w:val="00EE7A9B"/>
    <w:rsid w:val="00EE7C44"/>
    <w:rsid w:val="00EE7C8F"/>
    <w:rsid w:val="00EF0C63"/>
    <w:rsid w:val="00EF1999"/>
    <w:rsid w:val="00EF1E39"/>
    <w:rsid w:val="00EF232F"/>
    <w:rsid w:val="00EF28ED"/>
    <w:rsid w:val="00EF2ACC"/>
    <w:rsid w:val="00EF3367"/>
    <w:rsid w:val="00EF3D04"/>
    <w:rsid w:val="00EF427B"/>
    <w:rsid w:val="00EF46B1"/>
    <w:rsid w:val="00EF49F2"/>
    <w:rsid w:val="00EF4A4C"/>
    <w:rsid w:val="00EF4C6B"/>
    <w:rsid w:val="00EF4CDA"/>
    <w:rsid w:val="00EF5564"/>
    <w:rsid w:val="00EF612F"/>
    <w:rsid w:val="00EF64E2"/>
    <w:rsid w:val="00EF6736"/>
    <w:rsid w:val="00EF687B"/>
    <w:rsid w:val="00EF68C1"/>
    <w:rsid w:val="00EF6D4B"/>
    <w:rsid w:val="00EF709A"/>
    <w:rsid w:val="00EF73AF"/>
    <w:rsid w:val="00EF7A88"/>
    <w:rsid w:val="00EF7BA2"/>
    <w:rsid w:val="00EF7E2C"/>
    <w:rsid w:val="00F00030"/>
    <w:rsid w:val="00F00206"/>
    <w:rsid w:val="00F00229"/>
    <w:rsid w:val="00F009A8"/>
    <w:rsid w:val="00F00CC7"/>
    <w:rsid w:val="00F01251"/>
    <w:rsid w:val="00F013DD"/>
    <w:rsid w:val="00F01884"/>
    <w:rsid w:val="00F01CDA"/>
    <w:rsid w:val="00F01EE0"/>
    <w:rsid w:val="00F01FB6"/>
    <w:rsid w:val="00F02443"/>
    <w:rsid w:val="00F0255B"/>
    <w:rsid w:val="00F025C8"/>
    <w:rsid w:val="00F02673"/>
    <w:rsid w:val="00F029E7"/>
    <w:rsid w:val="00F037E7"/>
    <w:rsid w:val="00F0386B"/>
    <w:rsid w:val="00F03E58"/>
    <w:rsid w:val="00F042E2"/>
    <w:rsid w:val="00F0435C"/>
    <w:rsid w:val="00F04384"/>
    <w:rsid w:val="00F04839"/>
    <w:rsid w:val="00F04CE6"/>
    <w:rsid w:val="00F05A22"/>
    <w:rsid w:val="00F05A9D"/>
    <w:rsid w:val="00F06A79"/>
    <w:rsid w:val="00F06BDD"/>
    <w:rsid w:val="00F06CB0"/>
    <w:rsid w:val="00F07667"/>
    <w:rsid w:val="00F0785A"/>
    <w:rsid w:val="00F1029E"/>
    <w:rsid w:val="00F1040D"/>
    <w:rsid w:val="00F10615"/>
    <w:rsid w:val="00F1103D"/>
    <w:rsid w:val="00F111E1"/>
    <w:rsid w:val="00F11557"/>
    <w:rsid w:val="00F11E23"/>
    <w:rsid w:val="00F11F03"/>
    <w:rsid w:val="00F11F63"/>
    <w:rsid w:val="00F11FF2"/>
    <w:rsid w:val="00F12489"/>
    <w:rsid w:val="00F12886"/>
    <w:rsid w:val="00F12ADB"/>
    <w:rsid w:val="00F12F34"/>
    <w:rsid w:val="00F130AB"/>
    <w:rsid w:val="00F13139"/>
    <w:rsid w:val="00F13A91"/>
    <w:rsid w:val="00F13BCF"/>
    <w:rsid w:val="00F14B22"/>
    <w:rsid w:val="00F14F8E"/>
    <w:rsid w:val="00F14FC2"/>
    <w:rsid w:val="00F15076"/>
    <w:rsid w:val="00F15126"/>
    <w:rsid w:val="00F15152"/>
    <w:rsid w:val="00F1518D"/>
    <w:rsid w:val="00F152E7"/>
    <w:rsid w:val="00F154AC"/>
    <w:rsid w:val="00F1563B"/>
    <w:rsid w:val="00F158B1"/>
    <w:rsid w:val="00F15FC4"/>
    <w:rsid w:val="00F16643"/>
    <w:rsid w:val="00F16D8F"/>
    <w:rsid w:val="00F16FDE"/>
    <w:rsid w:val="00F176B2"/>
    <w:rsid w:val="00F178D0"/>
    <w:rsid w:val="00F17E3D"/>
    <w:rsid w:val="00F200BA"/>
    <w:rsid w:val="00F20153"/>
    <w:rsid w:val="00F203AC"/>
    <w:rsid w:val="00F2061E"/>
    <w:rsid w:val="00F20EE8"/>
    <w:rsid w:val="00F210CF"/>
    <w:rsid w:val="00F211B0"/>
    <w:rsid w:val="00F2136F"/>
    <w:rsid w:val="00F217E5"/>
    <w:rsid w:val="00F22A01"/>
    <w:rsid w:val="00F22D8C"/>
    <w:rsid w:val="00F23058"/>
    <w:rsid w:val="00F2306D"/>
    <w:rsid w:val="00F232CC"/>
    <w:rsid w:val="00F238C5"/>
    <w:rsid w:val="00F23A19"/>
    <w:rsid w:val="00F23DF0"/>
    <w:rsid w:val="00F2401C"/>
    <w:rsid w:val="00F24189"/>
    <w:rsid w:val="00F243FF"/>
    <w:rsid w:val="00F2465C"/>
    <w:rsid w:val="00F249D6"/>
    <w:rsid w:val="00F24C18"/>
    <w:rsid w:val="00F25695"/>
    <w:rsid w:val="00F25B14"/>
    <w:rsid w:val="00F25E06"/>
    <w:rsid w:val="00F26244"/>
    <w:rsid w:val="00F2660C"/>
    <w:rsid w:val="00F26D29"/>
    <w:rsid w:val="00F27168"/>
    <w:rsid w:val="00F300D8"/>
    <w:rsid w:val="00F3022D"/>
    <w:rsid w:val="00F30254"/>
    <w:rsid w:val="00F30546"/>
    <w:rsid w:val="00F30F1C"/>
    <w:rsid w:val="00F30F34"/>
    <w:rsid w:val="00F31447"/>
    <w:rsid w:val="00F31BC6"/>
    <w:rsid w:val="00F31BF4"/>
    <w:rsid w:val="00F321B3"/>
    <w:rsid w:val="00F32943"/>
    <w:rsid w:val="00F32AE7"/>
    <w:rsid w:val="00F332ED"/>
    <w:rsid w:val="00F340A0"/>
    <w:rsid w:val="00F341D5"/>
    <w:rsid w:val="00F34889"/>
    <w:rsid w:val="00F3505B"/>
    <w:rsid w:val="00F350B3"/>
    <w:rsid w:val="00F35B70"/>
    <w:rsid w:val="00F35C14"/>
    <w:rsid w:val="00F35F85"/>
    <w:rsid w:val="00F36070"/>
    <w:rsid w:val="00F36279"/>
    <w:rsid w:val="00F36435"/>
    <w:rsid w:val="00F36F39"/>
    <w:rsid w:val="00F3777F"/>
    <w:rsid w:val="00F37C89"/>
    <w:rsid w:val="00F37FEB"/>
    <w:rsid w:val="00F40311"/>
    <w:rsid w:val="00F40759"/>
    <w:rsid w:val="00F4077D"/>
    <w:rsid w:val="00F40CD5"/>
    <w:rsid w:val="00F41098"/>
    <w:rsid w:val="00F411FE"/>
    <w:rsid w:val="00F41317"/>
    <w:rsid w:val="00F41539"/>
    <w:rsid w:val="00F4166F"/>
    <w:rsid w:val="00F41A95"/>
    <w:rsid w:val="00F41EA9"/>
    <w:rsid w:val="00F42038"/>
    <w:rsid w:val="00F42045"/>
    <w:rsid w:val="00F420D2"/>
    <w:rsid w:val="00F420DC"/>
    <w:rsid w:val="00F4230C"/>
    <w:rsid w:val="00F4248B"/>
    <w:rsid w:val="00F428A1"/>
    <w:rsid w:val="00F42AF6"/>
    <w:rsid w:val="00F42B27"/>
    <w:rsid w:val="00F4300D"/>
    <w:rsid w:val="00F43AA4"/>
    <w:rsid w:val="00F43E94"/>
    <w:rsid w:val="00F43F9D"/>
    <w:rsid w:val="00F447D2"/>
    <w:rsid w:val="00F448FC"/>
    <w:rsid w:val="00F44AF9"/>
    <w:rsid w:val="00F44C80"/>
    <w:rsid w:val="00F45009"/>
    <w:rsid w:val="00F45798"/>
    <w:rsid w:val="00F458DA"/>
    <w:rsid w:val="00F45951"/>
    <w:rsid w:val="00F459AA"/>
    <w:rsid w:val="00F466AA"/>
    <w:rsid w:val="00F47335"/>
    <w:rsid w:val="00F473B8"/>
    <w:rsid w:val="00F47683"/>
    <w:rsid w:val="00F47786"/>
    <w:rsid w:val="00F47E08"/>
    <w:rsid w:val="00F508C9"/>
    <w:rsid w:val="00F509E9"/>
    <w:rsid w:val="00F50CE2"/>
    <w:rsid w:val="00F510E7"/>
    <w:rsid w:val="00F512BC"/>
    <w:rsid w:val="00F5157E"/>
    <w:rsid w:val="00F51A10"/>
    <w:rsid w:val="00F51A56"/>
    <w:rsid w:val="00F51B6F"/>
    <w:rsid w:val="00F51C50"/>
    <w:rsid w:val="00F520B8"/>
    <w:rsid w:val="00F522DC"/>
    <w:rsid w:val="00F5368D"/>
    <w:rsid w:val="00F5427F"/>
    <w:rsid w:val="00F542C5"/>
    <w:rsid w:val="00F54900"/>
    <w:rsid w:val="00F54C1D"/>
    <w:rsid w:val="00F54FB0"/>
    <w:rsid w:val="00F5537A"/>
    <w:rsid w:val="00F553C6"/>
    <w:rsid w:val="00F55B21"/>
    <w:rsid w:val="00F55D14"/>
    <w:rsid w:val="00F56602"/>
    <w:rsid w:val="00F56A6B"/>
    <w:rsid w:val="00F56D60"/>
    <w:rsid w:val="00F56E15"/>
    <w:rsid w:val="00F56EF0"/>
    <w:rsid w:val="00F56FEE"/>
    <w:rsid w:val="00F5745E"/>
    <w:rsid w:val="00F57553"/>
    <w:rsid w:val="00F57CB7"/>
    <w:rsid w:val="00F6044D"/>
    <w:rsid w:val="00F604D0"/>
    <w:rsid w:val="00F60803"/>
    <w:rsid w:val="00F60C31"/>
    <w:rsid w:val="00F615C8"/>
    <w:rsid w:val="00F61CC6"/>
    <w:rsid w:val="00F61F5B"/>
    <w:rsid w:val="00F621D3"/>
    <w:rsid w:val="00F623B1"/>
    <w:rsid w:val="00F625F2"/>
    <w:rsid w:val="00F62DAA"/>
    <w:rsid w:val="00F62FBE"/>
    <w:rsid w:val="00F637A9"/>
    <w:rsid w:val="00F64097"/>
    <w:rsid w:val="00F6419C"/>
    <w:rsid w:val="00F64661"/>
    <w:rsid w:val="00F648E0"/>
    <w:rsid w:val="00F649F5"/>
    <w:rsid w:val="00F64DA7"/>
    <w:rsid w:val="00F650BD"/>
    <w:rsid w:val="00F65138"/>
    <w:rsid w:val="00F654B3"/>
    <w:rsid w:val="00F65693"/>
    <w:rsid w:val="00F65FF7"/>
    <w:rsid w:val="00F6611A"/>
    <w:rsid w:val="00F669F7"/>
    <w:rsid w:val="00F66AFA"/>
    <w:rsid w:val="00F67A7A"/>
    <w:rsid w:val="00F70210"/>
    <w:rsid w:val="00F702F4"/>
    <w:rsid w:val="00F70B79"/>
    <w:rsid w:val="00F70BE0"/>
    <w:rsid w:val="00F70FCA"/>
    <w:rsid w:val="00F70FEF"/>
    <w:rsid w:val="00F716AD"/>
    <w:rsid w:val="00F71789"/>
    <w:rsid w:val="00F7182A"/>
    <w:rsid w:val="00F718AD"/>
    <w:rsid w:val="00F71B4D"/>
    <w:rsid w:val="00F7244C"/>
    <w:rsid w:val="00F7269F"/>
    <w:rsid w:val="00F72F4B"/>
    <w:rsid w:val="00F73095"/>
    <w:rsid w:val="00F7334A"/>
    <w:rsid w:val="00F7342D"/>
    <w:rsid w:val="00F743F9"/>
    <w:rsid w:val="00F74D2A"/>
    <w:rsid w:val="00F75615"/>
    <w:rsid w:val="00F757E9"/>
    <w:rsid w:val="00F75CCD"/>
    <w:rsid w:val="00F75D2F"/>
    <w:rsid w:val="00F76098"/>
    <w:rsid w:val="00F760CA"/>
    <w:rsid w:val="00F761F8"/>
    <w:rsid w:val="00F763EC"/>
    <w:rsid w:val="00F76452"/>
    <w:rsid w:val="00F7715B"/>
    <w:rsid w:val="00F777A1"/>
    <w:rsid w:val="00F77AF7"/>
    <w:rsid w:val="00F77DCE"/>
    <w:rsid w:val="00F77EAC"/>
    <w:rsid w:val="00F77EDE"/>
    <w:rsid w:val="00F806AE"/>
    <w:rsid w:val="00F806B7"/>
    <w:rsid w:val="00F8073E"/>
    <w:rsid w:val="00F80DF3"/>
    <w:rsid w:val="00F815BC"/>
    <w:rsid w:val="00F81687"/>
    <w:rsid w:val="00F81703"/>
    <w:rsid w:val="00F81B4F"/>
    <w:rsid w:val="00F8240F"/>
    <w:rsid w:val="00F82792"/>
    <w:rsid w:val="00F82D52"/>
    <w:rsid w:val="00F832C2"/>
    <w:rsid w:val="00F833CB"/>
    <w:rsid w:val="00F8361A"/>
    <w:rsid w:val="00F83A92"/>
    <w:rsid w:val="00F83C57"/>
    <w:rsid w:val="00F84360"/>
    <w:rsid w:val="00F84544"/>
    <w:rsid w:val="00F85093"/>
    <w:rsid w:val="00F850AB"/>
    <w:rsid w:val="00F8597E"/>
    <w:rsid w:val="00F85A2D"/>
    <w:rsid w:val="00F85DDE"/>
    <w:rsid w:val="00F85E65"/>
    <w:rsid w:val="00F86006"/>
    <w:rsid w:val="00F8625B"/>
    <w:rsid w:val="00F865C6"/>
    <w:rsid w:val="00F8661D"/>
    <w:rsid w:val="00F867FD"/>
    <w:rsid w:val="00F8682C"/>
    <w:rsid w:val="00F87596"/>
    <w:rsid w:val="00F87B81"/>
    <w:rsid w:val="00F87D87"/>
    <w:rsid w:val="00F900CE"/>
    <w:rsid w:val="00F9048F"/>
    <w:rsid w:val="00F908C0"/>
    <w:rsid w:val="00F909DA"/>
    <w:rsid w:val="00F91691"/>
    <w:rsid w:val="00F9172F"/>
    <w:rsid w:val="00F91FE9"/>
    <w:rsid w:val="00F92149"/>
    <w:rsid w:val="00F927F4"/>
    <w:rsid w:val="00F92F9C"/>
    <w:rsid w:val="00F93B26"/>
    <w:rsid w:val="00F947AF"/>
    <w:rsid w:val="00F9480C"/>
    <w:rsid w:val="00F94F6E"/>
    <w:rsid w:val="00F95424"/>
    <w:rsid w:val="00F95879"/>
    <w:rsid w:val="00F95D43"/>
    <w:rsid w:val="00F95E0E"/>
    <w:rsid w:val="00F95E60"/>
    <w:rsid w:val="00F96646"/>
    <w:rsid w:val="00F9678F"/>
    <w:rsid w:val="00F96FCE"/>
    <w:rsid w:val="00F971C0"/>
    <w:rsid w:val="00F97AFF"/>
    <w:rsid w:val="00F97BB6"/>
    <w:rsid w:val="00F97C74"/>
    <w:rsid w:val="00F97E16"/>
    <w:rsid w:val="00F97F0D"/>
    <w:rsid w:val="00FA07B0"/>
    <w:rsid w:val="00FA089B"/>
    <w:rsid w:val="00FA0D8A"/>
    <w:rsid w:val="00FA15E3"/>
    <w:rsid w:val="00FA1885"/>
    <w:rsid w:val="00FA18CB"/>
    <w:rsid w:val="00FA1B43"/>
    <w:rsid w:val="00FA1DC2"/>
    <w:rsid w:val="00FA21CA"/>
    <w:rsid w:val="00FA2259"/>
    <w:rsid w:val="00FA288D"/>
    <w:rsid w:val="00FA2984"/>
    <w:rsid w:val="00FA2BBC"/>
    <w:rsid w:val="00FA2CB8"/>
    <w:rsid w:val="00FA2ECD"/>
    <w:rsid w:val="00FA38D8"/>
    <w:rsid w:val="00FA3F38"/>
    <w:rsid w:val="00FA44C9"/>
    <w:rsid w:val="00FA45FB"/>
    <w:rsid w:val="00FA55F1"/>
    <w:rsid w:val="00FA55FD"/>
    <w:rsid w:val="00FA607E"/>
    <w:rsid w:val="00FA68E5"/>
    <w:rsid w:val="00FA6B03"/>
    <w:rsid w:val="00FA6C97"/>
    <w:rsid w:val="00FA7403"/>
    <w:rsid w:val="00FA7F33"/>
    <w:rsid w:val="00FB014C"/>
    <w:rsid w:val="00FB0325"/>
    <w:rsid w:val="00FB0482"/>
    <w:rsid w:val="00FB08C4"/>
    <w:rsid w:val="00FB0A4C"/>
    <w:rsid w:val="00FB0AA5"/>
    <w:rsid w:val="00FB0C47"/>
    <w:rsid w:val="00FB0CEE"/>
    <w:rsid w:val="00FB119E"/>
    <w:rsid w:val="00FB1422"/>
    <w:rsid w:val="00FB15E3"/>
    <w:rsid w:val="00FB1A0F"/>
    <w:rsid w:val="00FB1BF1"/>
    <w:rsid w:val="00FB1C9D"/>
    <w:rsid w:val="00FB1DFD"/>
    <w:rsid w:val="00FB1EAA"/>
    <w:rsid w:val="00FB1F4D"/>
    <w:rsid w:val="00FB2601"/>
    <w:rsid w:val="00FB294C"/>
    <w:rsid w:val="00FB2AE7"/>
    <w:rsid w:val="00FB2F95"/>
    <w:rsid w:val="00FB39B7"/>
    <w:rsid w:val="00FB3E02"/>
    <w:rsid w:val="00FB4058"/>
    <w:rsid w:val="00FB4775"/>
    <w:rsid w:val="00FB4A33"/>
    <w:rsid w:val="00FB4D24"/>
    <w:rsid w:val="00FB531F"/>
    <w:rsid w:val="00FB546F"/>
    <w:rsid w:val="00FB5493"/>
    <w:rsid w:val="00FB5582"/>
    <w:rsid w:val="00FB5678"/>
    <w:rsid w:val="00FB6064"/>
    <w:rsid w:val="00FB62B8"/>
    <w:rsid w:val="00FB65D3"/>
    <w:rsid w:val="00FB6932"/>
    <w:rsid w:val="00FB7334"/>
    <w:rsid w:val="00FB765A"/>
    <w:rsid w:val="00FB7C36"/>
    <w:rsid w:val="00FB7D97"/>
    <w:rsid w:val="00FC086A"/>
    <w:rsid w:val="00FC0B15"/>
    <w:rsid w:val="00FC1036"/>
    <w:rsid w:val="00FC18D2"/>
    <w:rsid w:val="00FC1AA3"/>
    <w:rsid w:val="00FC221E"/>
    <w:rsid w:val="00FC2BBA"/>
    <w:rsid w:val="00FC2CDF"/>
    <w:rsid w:val="00FC2FDD"/>
    <w:rsid w:val="00FC319E"/>
    <w:rsid w:val="00FC34B6"/>
    <w:rsid w:val="00FC3EB0"/>
    <w:rsid w:val="00FC420F"/>
    <w:rsid w:val="00FC423A"/>
    <w:rsid w:val="00FC4405"/>
    <w:rsid w:val="00FC49DC"/>
    <w:rsid w:val="00FC4B24"/>
    <w:rsid w:val="00FC4D55"/>
    <w:rsid w:val="00FC4F90"/>
    <w:rsid w:val="00FC5568"/>
    <w:rsid w:val="00FC55B8"/>
    <w:rsid w:val="00FC5963"/>
    <w:rsid w:val="00FC6286"/>
    <w:rsid w:val="00FC667A"/>
    <w:rsid w:val="00FC6C6A"/>
    <w:rsid w:val="00FC6DB2"/>
    <w:rsid w:val="00FC6E7F"/>
    <w:rsid w:val="00FC76A5"/>
    <w:rsid w:val="00FC7810"/>
    <w:rsid w:val="00FC783F"/>
    <w:rsid w:val="00FC7A4A"/>
    <w:rsid w:val="00FC7BB2"/>
    <w:rsid w:val="00FC7DE3"/>
    <w:rsid w:val="00FD060D"/>
    <w:rsid w:val="00FD0DB4"/>
    <w:rsid w:val="00FD0ED4"/>
    <w:rsid w:val="00FD123F"/>
    <w:rsid w:val="00FD20C0"/>
    <w:rsid w:val="00FD2175"/>
    <w:rsid w:val="00FD23EB"/>
    <w:rsid w:val="00FD2470"/>
    <w:rsid w:val="00FD28A1"/>
    <w:rsid w:val="00FD2B8D"/>
    <w:rsid w:val="00FD2FD5"/>
    <w:rsid w:val="00FD322E"/>
    <w:rsid w:val="00FD341B"/>
    <w:rsid w:val="00FD3F7D"/>
    <w:rsid w:val="00FD3FDA"/>
    <w:rsid w:val="00FD427D"/>
    <w:rsid w:val="00FD491B"/>
    <w:rsid w:val="00FD581D"/>
    <w:rsid w:val="00FD597A"/>
    <w:rsid w:val="00FD5B60"/>
    <w:rsid w:val="00FD5D0A"/>
    <w:rsid w:val="00FD6A72"/>
    <w:rsid w:val="00FD6A75"/>
    <w:rsid w:val="00FD7225"/>
    <w:rsid w:val="00FD73D2"/>
    <w:rsid w:val="00FD7406"/>
    <w:rsid w:val="00FD7698"/>
    <w:rsid w:val="00FD76EE"/>
    <w:rsid w:val="00FD7A49"/>
    <w:rsid w:val="00FD7C00"/>
    <w:rsid w:val="00FE0087"/>
    <w:rsid w:val="00FE0113"/>
    <w:rsid w:val="00FE020A"/>
    <w:rsid w:val="00FE022E"/>
    <w:rsid w:val="00FE02C5"/>
    <w:rsid w:val="00FE03C8"/>
    <w:rsid w:val="00FE04A4"/>
    <w:rsid w:val="00FE0F43"/>
    <w:rsid w:val="00FE122D"/>
    <w:rsid w:val="00FE145B"/>
    <w:rsid w:val="00FE1555"/>
    <w:rsid w:val="00FE1853"/>
    <w:rsid w:val="00FE1CCF"/>
    <w:rsid w:val="00FE1E5F"/>
    <w:rsid w:val="00FE201B"/>
    <w:rsid w:val="00FE296D"/>
    <w:rsid w:val="00FE2C6A"/>
    <w:rsid w:val="00FE2CA3"/>
    <w:rsid w:val="00FE2D72"/>
    <w:rsid w:val="00FE301E"/>
    <w:rsid w:val="00FE3C57"/>
    <w:rsid w:val="00FE3CFC"/>
    <w:rsid w:val="00FE3F51"/>
    <w:rsid w:val="00FE4104"/>
    <w:rsid w:val="00FE450D"/>
    <w:rsid w:val="00FE4908"/>
    <w:rsid w:val="00FE49B3"/>
    <w:rsid w:val="00FE4FDA"/>
    <w:rsid w:val="00FE59FD"/>
    <w:rsid w:val="00FE6606"/>
    <w:rsid w:val="00FE677C"/>
    <w:rsid w:val="00FE6C4F"/>
    <w:rsid w:val="00FE7226"/>
    <w:rsid w:val="00FE742C"/>
    <w:rsid w:val="00FE795C"/>
    <w:rsid w:val="00FF0DC4"/>
    <w:rsid w:val="00FF0F38"/>
    <w:rsid w:val="00FF19F7"/>
    <w:rsid w:val="00FF1C9B"/>
    <w:rsid w:val="00FF2028"/>
    <w:rsid w:val="00FF2047"/>
    <w:rsid w:val="00FF2123"/>
    <w:rsid w:val="00FF24D8"/>
    <w:rsid w:val="00FF27BD"/>
    <w:rsid w:val="00FF2DCD"/>
    <w:rsid w:val="00FF32C3"/>
    <w:rsid w:val="00FF33D2"/>
    <w:rsid w:val="00FF3B0B"/>
    <w:rsid w:val="00FF3B32"/>
    <w:rsid w:val="00FF483D"/>
    <w:rsid w:val="00FF4A95"/>
    <w:rsid w:val="00FF4D0D"/>
    <w:rsid w:val="00FF512F"/>
    <w:rsid w:val="00FF5793"/>
    <w:rsid w:val="00FF5795"/>
    <w:rsid w:val="00FF5FFD"/>
    <w:rsid w:val="00FF684C"/>
    <w:rsid w:val="00FF69D6"/>
    <w:rsid w:val="00FF6A8E"/>
    <w:rsid w:val="00FF6D8D"/>
    <w:rsid w:val="00FF7A87"/>
    <w:rsid w:val="00FF7CE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8433" style="mso-position-horizontal:center" o:allowoverlap="f" fill="f" fillcolor="white" stroke="f">
      <v:fill color="white" on="f"/>
      <v:stroke on="f"/>
      <o:colormru v:ext="edit" colors="#5f5f5f,#4d4d4d"/>
    </o:shapedefaults>
    <o:shapelayout v:ext="edit">
      <o:idmap v:ext="edit" data="1"/>
    </o:shapelayout>
  </w:shapeDefaults>
  <w:decimalSymbol w:val="."/>
  <w:listSeparator w:val=","/>
  <w14:docId w14:val="69B12E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Title" w:qFormat="1"/>
    <w:lsdException w:name="Default Paragraph Font" w:uiPriority="1"/>
    <w:lsdException w:name="Subtitle" w:qFormat="1"/>
    <w:lsdException w:name="Hyperlink" w:uiPriority="99"/>
    <w:lsdException w:name="Strong" w:qFormat="1"/>
    <w:lsdException w:name="Emphasis" w:qFormat="1"/>
    <w:lsdException w:name="Normal (Web)" w:uiPriority="99"/>
    <w:lsdException w:name="HTML Code" w:uiPriority="99"/>
    <w:lsdException w:name="No Lis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45662B"/>
    <w:pPr>
      <w:spacing w:before="60" w:after="60"/>
    </w:pPr>
    <w:rPr>
      <w:rFonts w:ascii="Arial" w:hAnsi="Arial"/>
    </w:rPr>
  </w:style>
  <w:style w:type="paragraph" w:styleId="Heading1">
    <w:name w:val="heading 1"/>
    <w:basedOn w:val="Normal"/>
    <w:next w:val="nobreak"/>
    <w:link w:val="Heading1Char"/>
    <w:qFormat/>
    <w:rsid w:val="009E142C"/>
    <w:pPr>
      <w:keepNext/>
      <w:pageBreakBefore/>
      <w:numPr>
        <w:numId w:val="64"/>
      </w:numPr>
      <w:spacing w:before="120"/>
      <w:outlineLvl w:val="0"/>
    </w:pPr>
    <w:rPr>
      <w:rFonts w:cs="Arial"/>
      <w:b/>
      <w:bCs/>
      <w:kern w:val="32"/>
      <w:szCs w:val="32"/>
    </w:rPr>
  </w:style>
  <w:style w:type="paragraph" w:styleId="Heading2">
    <w:name w:val="heading 2"/>
    <w:basedOn w:val="Heading1"/>
    <w:next w:val="nobreak"/>
    <w:link w:val="Heading2Char"/>
    <w:autoRedefine/>
    <w:qFormat/>
    <w:rsid w:val="001526F6"/>
    <w:pPr>
      <w:pageBreakBefore w:val="0"/>
      <w:numPr>
        <w:ilvl w:val="1"/>
      </w:numPr>
      <w:outlineLvl w:val="1"/>
    </w:pPr>
  </w:style>
  <w:style w:type="paragraph" w:styleId="Heading3">
    <w:name w:val="heading 3"/>
    <w:basedOn w:val="Normal"/>
    <w:next w:val="nobreak"/>
    <w:link w:val="Heading3Char"/>
    <w:autoRedefine/>
    <w:qFormat/>
    <w:rsid w:val="0031368F"/>
    <w:pPr>
      <w:keepNext/>
      <w:numPr>
        <w:ilvl w:val="2"/>
        <w:numId w:val="64"/>
      </w:numPr>
      <w:spacing w:after="120"/>
      <w:outlineLvl w:val="2"/>
      <w:pPrChange w:id="0" w:author="mbeckerle" w:date="2013-07-24T16:59:00Z">
        <w:pPr>
          <w:numPr>
            <w:ilvl w:val="2"/>
            <w:numId w:val="64"/>
          </w:numPr>
          <w:tabs>
            <w:tab w:val="num" w:pos="720"/>
          </w:tabs>
          <w:spacing w:before="60" w:after="120"/>
          <w:ind w:left="720" w:hanging="720"/>
          <w:outlineLvl w:val="2"/>
        </w:pPr>
      </w:pPrChange>
    </w:pPr>
    <w:rPr>
      <w:rFonts w:ascii="Helvetica" w:hAnsi="Helvetica" w:cs="Arial"/>
      <w:b/>
      <w:bCs/>
      <w:rPrChange w:id="0" w:author="mbeckerle" w:date="2013-07-24T16:59:00Z">
        <w:rPr>
          <w:rFonts w:ascii="Helvetica" w:hAnsi="Helvetica" w:cs="Arial"/>
          <w:b/>
          <w:bCs/>
          <w:lang w:val="en-US" w:eastAsia="en-US" w:bidi="ar-SA"/>
        </w:rPr>
      </w:rPrChange>
    </w:rPr>
  </w:style>
  <w:style w:type="paragraph" w:styleId="Heading4">
    <w:name w:val="heading 4"/>
    <w:basedOn w:val="Normal"/>
    <w:next w:val="Normal"/>
    <w:link w:val="Heading4Char"/>
    <w:qFormat/>
    <w:rsid w:val="009E78A1"/>
    <w:pPr>
      <w:keepNext/>
      <w:numPr>
        <w:ilvl w:val="3"/>
        <w:numId w:val="64"/>
      </w:numPr>
      <w:spacing w:before="240"/>
      <w:outlineLvl w:val="3"/>
    </w:pPr>
    <w:rPr>
      <w:b/>
      <w:bCs/>
      <w:szCs w:val="28"/>
    </w:rPr>
  </w:style>
  <w:style w:type="paragraph" w:styleId="Heading5">
    <w:name w:val="heading 5"/>
    <w:basedOn w:val="Normal"/>
    <w:next w:val="Normal"/>
    <w:autoRedefine/>
    <w:qFormat/>
    <w:rsid w:val="009E78A1"/>
    <w:pPr>
      <w:numPr>
        <w:ilvl w:val="4"/>
        <w:numId w:val="64"/>
      </w:numPr>
      <w:spacing w:before="240"/>
      <w:outlineLvl w:val="4"/>
    </w:pPr>
    <w:rPr>
      <w:rFonts w:ascii="Helvetica" w:hAnsi="Helvetica" w:cs="Times"/>
      <w:b/>
      <w:i/>
      <w:szCs w:val="26"/>
    </w:rPr>
  </w:style>
  <w:style w:type="paragraph" w:styleId="Heading6">
    <w:name w:val="heading 6"/>
    <w:basedOn w:val="Normal"/>
    <w:next w:val="Normal"/>
    <w:qFormat/>
    <w:rsid w:val="009E78A1"/>
    <w:pPr>
      <w:numPr>
        <w:ilvl w:val="5"/>
        <w:numId w:val="64"/>
      </w:numPr>
      <w:spacing w:before="240"/>
      <w:outlineLvl w:val="5"/>
    </w:pPr>
    <w:rPr>
      <w:rFonts w:ascii="Times New Roman" w:hAnsi="Times New Roman"/>
      <w:b/>
      <w:sz w:val="22"/>
      <w:szCs w:val="22"/>
    </w:rPr>
  </w:style>
  <w:style w:type="paragraph" w:styleId="Heading7">
    <w:name w:val="heading 7"/>
    <w:basedOn w:val="Normal"/>
    <w:next w:val="Normal"/>
    <w:qFormat/>
    <w:rsid w:val="009E78A1"/>
    <w:pPr>
      <w:numPr>
        <w:ilvl w:val="6"/>
        <w:numId w:val="64"/>
      </w:numPr>
      <w:spacing w:before="240"/>
      <w:outlineLvl w:val="6"/>
    </w:pPr>
    <w:rPr>
      <w:rFonts w:ascii="Times New Roman" w:hAnsi="Times New Roman"/>
      <w:sz w:val="24"/>
      <w:szCs w:val="24"/>
    </w:rPr>
  </w:style>
  <w:style w:type="paragraph" w:styleId="Heading8">
    <w:name w:val="heading 8"/>
    <w:basedOn w:val="Normal"/>
    <w:next w:val="Normal"/>
    <w:qFormat/>
    <w:rsid w:val="009E78A1"/>
    <w:pPr>
      <w:numPr>
        <w:ilvl w:val="7"/>
        <w:numId w:val="64"/>
      </w:numPr>
      <w:spacing w:before="240"/>
      <w:outlineLvl w:val="7"/>
    </w:pPr>
    <w:rPr>
      <w:rFonts w:ascii="Times New Roman" w:hAnsi="Times New Roman"/>
      <w:i/>
      <w:sz w:val="24"/>
      <w:szCs w:val="24"/>
    </w:rPr>
  </w:style>
  <w:style w:type="paragraph" w:styleId="Heading9">
    <w:name w:val="heading 9"/>
    <w:basedOn w:val="Normal"/>
    <w:next w:val="Normal"/>
    <w:qFormat/>
    <w:rsid w:val="009E78A1"/>
    <w:pPr>
      <w:numPr>
        <w:ilvl w:val="8"/>
        <w:numId w:val="64"/>
      </w:numPr>
      <w:spacing w:before="240"/>
      <w:outlineLvl w:val="8"/>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break">
    <w:name w:val="nobreak"/>
    <w:basedOn w:val="Normal"/>
    <w:next w:val="Normal"/>
    <w:link w:val="nobreakChar"/>
    <w:rsid w:val="009E78A1"/>
    <w:pPr>
      <w:keepNext/>
    </w:pPr>
    <w:rPr>
      <w:szCs w:val="24"/>
    </w:rPr>
  </w:style>
  <w:style w:type="character" w:customStyle="1" w:styleId="nobreakChar">
    <w:name w:val="nobreak Char"/>
    <w:link w:val="nobreak"/>
    <w:rsid w:val="00474BBB"/>
    <w:rPr>
      <w:rFonts w:ascii="Arial" w:hAnsi="Arial"/>
      <w:szCs w:val="24"/>
      <w:lang w:val="en-US" w:eastAsia="en-US" w:bidi="ar-SA"/>
    </w:rPr>
  </w:style>
  <w:style w:type="character" w:customStyle="1" w:styleId="Heading1Char">
    <w:name w:val="Heading 1 Char"/>
    <w:link w:val="Heading1"/>
    <w:rsid w:val="009E142C"/>
    <w:rPr>
      <w:rFonts w:ascii="Arial" w:hAnsi="Arial" w:cs="Arial"/>
      <w:b/>
      <w:bCs/>
      <w:kern w:val="32"/>
      <w:szCs w:val="32"/>
    </w:rPr>
  </w:style>
  <w:style w:type="character" w:customStyle="1" w:styleId="Heading2Char">
    <w:name w:val="Heading 2 Char"/>
    <w:link w:val="Heading2"/>
    <w:rsid w:val="001526F6"/>
    <w:rPr>
      <w:rFonts w:ascii="Arial" w:hAnsi="Arial" w:cs="Arial"/>
      <w:b/>
      <w:bCs/>
      <w:kern w:val="32"/>
      <w:szCs w:val="32"/>
    </w:rPr>
  </w:style>
  <w:style w:type="character" w:customStyle="1" w:styleId="Heading3Char">
    <w:name w:val="Heading 3 Char"/>
    <w:link w:val="Heading3"/>
    <w:rsid w:val="0031368F"/>
    <w:rPr>
      <w:rFonts w:ascii="Helvetica" w:hAnsi="Helvetica" w:cs="Arial"/>
      <w:b/>
      <w:bCs/>
    </w:rPr>
  </w:style>
  <w:style w:type="paragraph" w:customStyle="1" w:styleId="Normal1">
    <w:name w:val="Normal1"/>
    <w:basedOn w:val="Normal"/>
    <w:link w:val="normalChar1"/>
    <w:pPr>
      <w:ind w:firstLine="245"/>
      <w:jc w:val="both"/>
    </w:pPr>
    <w:rPr>
      <w:rFonts w:ascii="Times New Roman" w:hAnsi="Times New Roman"/>
    </w:rPr>
  </w:style>
  <w:style w:type="character" w:customStyle="1" w:styleId="normalChar1">
    <w:name w:val="normal Char1"/>
    <w:link w:val="Normal1"/>
    <w:rsid w:val="00A1353E"/>
    <w:rPr>
      <w:lang w:val="en-US" w:eastAsia="en-US" w:bidi="ar-SA"/>
    </w:rPr>
  </w:style>
  <w:style w:type="character" w:customStyle="1" w:styleId="Heading4Char">
    <w:name w:val="Heading 4 Char"/>
    <w:link w:val="Heading4"/>
    <w:rsid w:val="007B073E"/>
    <w:rPr>
      <w:rFonts w:ascii="Arial" w:hAnsi="Arial"/>
      <w:b/>
      <w:bCs/>
      <w:szCs w:val="28"/>
      <w:lang w:val="en-US" w:eastAsia="en-US" w:bidi="ar-SA"/>
    </w:rPr>
  </w:style>
  <w:style w:type="paragraph" w:customStyle="1" w:styleId="HTMLBody">
    <w:name w:val="HTML Body"/>
    <w:rsid w:val="009E78A1"/>
    <w:pPr>
      <w:autoSpaceDE w:val="0"/>
      <w:autoSpaceDN w:val="0"/>
      <w:adjustRightInd w:val="0"/>
    </w:pPr>
    <w:rPr>
      <w:rFonts w:ascii="Comic Sans MS" w:hAnsi="Comic Sans MS"/>
      <w:sz w:val="18"/>
      <w:szCs w:val="18"/>
    </w:rPr>
  </w:style>
  <w:style w:type="paragraph" w:styleId="Header">
    <w:name w:val="header"/>
    <w:basedOn w:val="Normal"/>
    <w:link w:val="HeaderChar"/>
    <w:rsid w:val="009E78A1"/>
    <w:pPr>
      <w:tabs>
        <w:tab w:val="center" w:pos="4320"/>
        <w:tab w:val="right" w:pos="8640"/>
      </w:tabs>
    </w:pPr>
    <w:rPr>
      <w:szCs w:val="24"/>
    </w:rPr>
  </w:style>
  <w:style w:type="character" w:customStyle="1" w:styleId="HeaderChar">
    <w:name w:val="Header Char"/>
    <w:link w:val="Header"/>
    <w:rsid w:val="00A1353E"/>
    <w:rPr>
      <w:rFonts w:ascii="Arial" w:hAnsi="Arial"/>
      <w:szCs w:val="24"/>
      <w:lang w:val="en-US" w:eastAsia="en-US" w:bidi="ar-SA"/>
    </w:rPr>
  </w:style>
  <w:style w:type="paragraph" w:styleId="Footer">
    <w:name w:val="footer"/>
    <w:basedOn w:val="Normal"/>
    <w:rsid w:val="009E78A1"/>
    <w:pPr>
      <w:tabs>
        <w:tab w:val="center" w:pos="4320"/>
        <w:tab w:val="right" w:pos="8640"/>
      </w:tabs>
    </w:pPr>
  </w:style>
  <w:style w:type="character" w:styleId="Hyperlink">
    <w:name w:val="Hyperlink"/>
    <w:uiPriority w:val="99"/>
    <w:rsid w:val="009E78A1"/>
    <w:rPr>
      <w:color w:val="0000FF"/>
      <w:u w:val="single"/>
    </w:rPr>
  </w:style>
  <w:style w:type="character" w:styleId="PageNumber">
    <w:name w:val="page number"/>
    <w:basedOn w:val="DefaultParagraphFont"/>
    <w:rsid w:val="009E78A1"/>
  </w:style>
  <w:style w:type="paragraph" w:styleId="BlockText">
    <w:name w:val="Block Text"/>
    <w:basedOn w:val="Normal"/>
    <w:rsid w:val="009E78A1"/>
    <w:pPr>
      <w:ind w:left="360" w:right="720"/>
    </w:pPr>
    <w:rPr>
      <w:rFonts w:ascii="Courier New" w:hAnsi="Courier New"/>
      <w:sz w:val="18"/>
      <w:szCs w:val="18"/>
    </w:rPr>
  </w:style>
  <w:style w:type="paragraph" w:styleId="Caption">
    <w:name w:val="caption"/>
    <w:basedOn w:val="Normal"/>
    <w:next w:val="Normal"/>
    <w:qFormat/>
    <w:rsid w:val="009E78A1"/>
    <w:pPr>
      <w:spacing w:before="120" w:after="120"/>
    </w:pPr>
    <w:rPr>
      <w:b/>
    </w:rPr>
  </w:style>
  <w:style w:type="paragraph" w:styleId="NormalWeb">
    <w:name w:val="Normal (Web)"/>
    <w:basedOn w:val="Normal"/>
    <w:uiPriority w:val="99"/>
    <w:rsid w:val="009E78A1"/>
    <w:rPr>
      <w:rFonts w:ascii="Times New Roman" w:hAnsi="Times New Roman"/>
      <w:sz w:val="24"/>
      <w:szCs w:val="24"/>
    </w:rPr>
  </w:style>
  <w:style w:type="paragraph" w:styleId="PlainText">
    <w:name w:val="Plain Text"/>
    <w:basedOn w:val="Normal"/>
    <w:rsid w:val="009E78A1"/>
    <w:pPr>
      <w:ind w:left="720"/>
    </w:pPr>
    <w:rPr>
      <w:rFonts w:ascii="Courier New" w:hAnsi="Courier New"/>
    </w:rPr>
  </w:style>
  <w:style w:type="paragraph" w:styleId="BodyText">
    <w:name w:val="Body Text"/>
    <w:basedOn w:val="Normal"/>
    <w:rsid w:val="009E78A1"/>
    <w:pPr>
      <w:spacing w:after="120"/>
    </w:pPr>
  </w:style>
  <w:style w:type="paragraph" w:styleId="BodyText2">
    <w:name w:val="Body Text 2"/>
    <w:basedOn w:val="Normal"/>
    <w:pPr>
      <w:spacing w:after="120" w:line="480" w:lineRule="auto"/>
    </w:pPr>
  </w:style>
  <w:style w:type="paragraph" w:styleId="BodyText3">
    <w:name w:val="Body Text 3"/>
    <w:basedOn w:val="Normal"/>
    <w:rsid w:val="009E78A1"/>
    <w:pPr>
      <w:spacing w:after="120"/>
    </w:pPr>
    <w:rPr>
      <w:sz w:val="16"/>
      <w:szCs w:val="16"/>
    </w:rPr>
  </w:style>
  <w:style w:type="paragraph" w:styleId="BodyTextFirstIndent">
    <w:name w:val="Body Text First Indent"/>
    <w:basedOn w:val="BodyText"/>
    <w:rsid w:val="009E78A1"/>
    <w:pPr>
      <w:ind w:firstLine="210"/>
    </w:pPr>
  </w:style>
  <w:style w:type="paragraph" w:styleId="BodyTextIndent">
    <w:name w:val="Body Text Indent"/>
    <w:basedOn w:val="Normal"/>
    <w:rsid w:val="009E78A1"/>
    <w:pPr>
      <w:spacing w:after="120"/>
      <w:ind w:left="360"/>
    </w:pPr>
  </w:style>
  <w:style w:type="paragraph" w:styleId="BodyTextFirstIndent2">
    <w:name w:val="Body Text First Indent 2"/>
    <w:basedOn w:val="BodyTextIndent"/>
    <w:rsid w:val="009E78A1"/>
    <w:pPr>
      <w:ind w:firstLine="210"/>
    </w:pPr>
  </w:style>
  <w:style w:type="paragraph" w:styleId="BodyTextIndent2">
    <w:name w:val="Body Text Indent 2"/>
    <w:basedOn w:val="Normal"/>
    <w:rsid w:val="009E78A1"/>
    <w:pPr>
      <w:spacing w:after="120" w:line="480" w:lineRule="auto"/>
      <w:ind w:left="360"/>
    </w:pPr>
  </w:style>
  <w:style w:type="paragraph" w:styleId="BodyTextIndent3">
    <w:name w:val="Body Text Indent 3"/>
    <w:basedOn w:val="Normal"/>
    <w:rsid w:val="009E78A1"/>
    <w:pPr>
      <w:spacing w:after="120"/>
      <w:ind w:left="360"/>
    </w:pPr>
    <w:rPr>
      <w:sz w:val="16"/>
      <w:szCs w:val="16"/>
    </w:rPr>
  </w:style>
  <w:style w:type="paragraph" w:styleId="Closing">
    <w:name w:val="Closing"/>
    <w:basedOn w:val="Normal"/>
    <w:rsid w:val="009E78A1"/>
    <w:pPr>
      <w:ind w:left="4320"/>
    </w:pPr>
  </w:style>
  <w:style w:type="paragraph" w:styleId="CommentText">
    <w:name w:val="annotation text"/>
    <w:basedOn w:val="Normal"/>
    <w:link w:val="CommentTextChar"/>
    <w:rsid w:val="009E78A1"/>
  </w:style>
  <w:style w:type="paragraph" w:styleId="Date">
    <w:name w:val="Date"/>
    <w:basedOn w:val="Normal"/>
    <w:next w:val="Normal"/>
    <w:rsid w:val="009E78A1"/>
  </w:style>
  <w:style w:type="paragraph" w:styleId="DocumentMap">
    <w:name w:val="Document Map"/>
    <w:basedOn w:val="Normal"/>
    <w:semiHidden/>
    <w:rsid w:val="009E78A1"/>
    <w:pPr>
      <w:shd w:val="clear" w:color="auto" w:fill="000080"/>
    </w:pPr>
    <w:rPr>
      <w:rFonts w:ascii="Tahoma" w:hAnsi="Tahoma"/>
    </w:rPr>
  </w:style>
  <w:style w:type="paragraph" w:styleId="E-mailSignature">
    <w:name w:val="E-mail Signature"/>
    <w:basedOn w:val="Normal"/>
    <w:rsid w:val="009E78A1"/>
  </w:style>
  <w:style w:type="paragraph" w:styleId="EndnoteText">
    <w:name w:val="endnote text"/>
    <w:basedOn w:val="Normal"/>
    <w:semiHidden/>
    <w:rsid w:val="009E78A1"/>
  </w:style>
  <w:style w:type="paragraph" w:styleId="EnvelopeAddress">
    <w:name w:val="envelope address"/>
    <w:basedOn w:val="Normal"/>
    <w:rsid w:val="009E78A1"/>
    <w:pPr>
      <w:framePr w:w="7920" w:h="1980" w:hRule="exact" w:hSpace="180" w:wrap="auto" w:hAnchor="page" w:xAlign="center" w:yAlign="bottom"/>
      <w:ind w:left="2880"/>
    </w:pPr>
    <w:rPr>
      <w:sz w:val="24"/>
      <w:szCs w:val="24"/>
    </w:rPr>
  </w:style>
  <w:style w:type="paragraph" w:styleId="EnvelopeReturn">
    <w:name w:val="envelope return"/>
    <w:basedOn w:val="Normal"/>
    <w:rsid w:val="009E78A1"/>
  </w:style>
  <w:style w:type="paragraph" w:styleId="FootnoteText">
    <w:name w:val="footnote text"/>
    <w:basedOn w:val="Normal"/>
    <w:link w:val="FootnoteTextChar"/>
    <w:rsid w:val="009E78A1"/>
  </w:style>
  <w:style w:type="paragraph" w:styleId="HTMLAddress">
    <w:name w:val="HTML Address"/>
    <w:basedOn w:val="Normal"/>
    <w:rsid w:val="009E78A1"/>
    <w:rPr>
      <w:i/>
    </w:rPr>
  </w:style>
  <w:style w:type="paragraph" w:styleId="HTMLPreformatted">
    <w:name w:val="HTML Preformatted"/>
    <w:basedOn w:val="Normal"/>
    <w:link w:val="HTMLPreformattedChar"/>
    <w:rsid w:val="009E78A1"/>
    <w:rPr>
      <w:rFonts w:ascii="Courier New" w:hAnsi="Courier New" w:cs="Helvetica"/>
    </w:rPr>
  </w:style>
  <w:style w:type="character" w:customStyle="1" w:styleId="HTMLPreformattedChar">
    <w:name w:val="HTML Preformatted Char"/>
    <w:link w:val="HTMLPreformatted"/>
    <w:rsid w:val="00B80ACE"/>
    <w:rPr>
      <w:rFonts w:ascii="Courier New" w:hAnsi="Courier New" w:cs="Helvetica"/>
      <w:lang w:val="en-US" w:eastAsia="en-US" w:bidi="ar-SA"/>
    </w:rPr>
  </w:style>
  <w:style w:type="paragraph" w:styleId="Index1">
    <w:name w:val="index 1"/>
    <w:basedOn w:val="Normal"/>
    <w:next w:val="Normal"/>
    <w:autoRedefine/>
    <w:semiHidden/>
    <w:rsid w:val="009E78A1"/>
    <w:pPr>
      <w:ind w:left="200" w:hanging="200"/>
    </w:pPr>
  </w:style>
  <w:style w:type="paragraph" w:styleId="Index2">
    <w:name w:val="index 2"/>
    <w:basedOn w:val="Normal"/>
    <w:next w:val="Normal"/>
    <w:autoRedefine/>
    <w:semiHidden/>
    <w:rsid w:val="009E78A1"/>
    <w:pPr>
      <w:ind w:left="400" w:hanging="200"/>
    </w:pPr>
  </w:style>
  <w:style w:type="paragraph" w:styleId="Index3">
    <w:name w:val="index 3"/>
    <w:basedOn w:val="Normal"/>
    <w:next w:val="Normal"/>
    <w:autoRedefine/>
    <w:semiHidden/>
    <w:rsid w:val="009E78A1"/>
    <w:pPr>
      <w:ind w:left="600" w:hanging="200"/>
    </w:pPr>
  </w:style>
  <w:style w:type="paragraph" w:styleId="Index4">
    <w:name w:val="index 4"/>
    <w:basedOn w:val="Normal"/>
    <w:next w:val="Normal"/>
    <w:autoRedefine/>
    <w:semiHidden/>
    <w:rsid w:val="009E78A1"/>
    <w:pPr>
      <w:ind w:left="800" w:hanging="200"/>
    </w:pPr>
  </w:style>
  <w:style w:type="paragraph" w:styleId="Index5">
    <w:name w:val="index 5"/>
    <w:basedOn w:val="Normal"/>
    <w:next w:val="Normal"/>
    <w:autoRedefine/>
    <w:semiHidden/>
    <w:rsid w:val="009E78A1"/>
    <w:pPr>
      <w:ind w:left="1000" w:hanging="200"/>
    </w:pPr>
  </w:style>
  <w:style w:type="paragraph" w:styleId="Index6">
    <w:name w:val="index 6"/>
    <w:basedOn w:val="Normal"/>
    <w:next w:val="Normal"/>
    <w:autoRedefine/>
    <w:semiHidden/>
    <w:rsid w:val="009E78A1"/>
    <w:pPr>
      <w:ind w:left="1200" w:hanging="200"/>
    </w:pPr>
  </w:style>
  <w:style w:type="paragraph" w:styleId="Index7">
    <w:name w:val="index 7"/>
    <w:basedOn w:val="Normal"/>
    <w:next w:val="Normal"/>
    <w:autoRedefine/>
    <w:semiHidden/>
    <w:rsid w:val="009E78A1"/>
    <w:pPr>
      <w:ind w:left="1400" w:hanging="200"/>
    </w:pPr>
  </w:style>
  <w:style w:type="paragraph" w:styleId="Index8">
    <w:name w:val="index 8"/>
    <w:basedOn w:val="Normal"/>
    <w:next w:val="Normal"/>
    <w:autoRedefine/>
    <w:semiHidden/>
    <w:rsid w:val="009E78A1"/>
    <w:pPr>
      <w:ind w:left="1600" w:hanging="200"/>
    </w:pPr>
  </w:style>
  <w:style w:type="paragraph" w:styleId="Index9">
    <w:name w:val="index 9"/>
    <w:basedOn w:val="Normal"/>
    <w:next w:val="Normal"/>
    <w:autoRedefine/>
    <w:semiHidden/>
    <w:rsid w:val="009E78A1"/>
    <w:pPr>
      <w:ind w:left="1800" w:hanging="200"/>
    </w:pPr>
  </w:style>
  <w:style w:type="paragraph" w:styleId="IndexHeading">
    <w:name w:val="index heading"/>
    <w:basedOn w:val="Normal"/>
    <w:next w:val="Index1"/>
    <w:semiHidden/>
    <w:rsid w:val="009E78A1"/>
    <w:rPr>
      <w:b/>
    </w:rPr>
  </w:style>
  <w:style w:type="paragraph" w:styleId="List">
    <w:name w:val="List"/>
    <w:basedOn w:val="Normal"/>
    <w:rsid w:val="009E78A1"/>
    <w:pPr>
      <w:ind w:left="360" w:hanging="360"/>
    </w:pPr>
  </w:style>
  <w:style w:type="paragraph" w:styleId="List2">
    <w:name w:val="List 2"/>
    <w:basedOn w:val="Normal"/>
    <w:rsid w:val="009E78A1"/>
    <w:pPr>
      <w:ind w:left="720" w:hanging="360"/>
    </w:pPr>
  </w:style>
  <w:style w:type="paragraph" w:styleId="List3">
    <w:name w:val="List 3"/>
    <w:basedOn w:val="Normal"/>
    <w:rsid w:val="009E78A1"/>
    <w:pPr>
      <w:ind w:left="1080" w:hanging="360"/>
    </w:pPr>
  </w:style>
  <w:style w:type="paragraph" w:styleId="List4">
    <w:name w:val="List 4"/>
    <w:basedOn w:val="Normal"/>
    <w:rsid w:val="009E78A1"/>
    <w:pPr>
      <w:ind w:left="1440" w:hanging="360"/>
    </w:pPr>
  </w:style>
  <w:style w:type="paragraph" w:styleId="List5">
    <w:name w:val="List 5"/>
    <w:basedOn w:val="Normal"/>
    <w:rsid w:val="009E78A1"/>
    <w:pPr>
      <w:ind w:left="1800" w:hanging="360"/>
    </w:pPr>
  </w:style>
  <w:style w:type="paragraph" w:styleId="ListBullet">
    <w:name w:val="List Bullet"/>
    <w:basedOn w:val="Normal"/>
    <w:autoRedefine/>
    <w:rsid w:val="009E78A1"/>
    <w:pPr>
      <w:tabs>
        <w:tab w:val="num" w:pos="360"/>
      </w:tabs>
      <w:ind w:left="360" w:hanging="360"/>
    </w:pPr>
  </w:style>
  <w:style w:type="paragraph" w:styleId="ListBullet2">
    <w:name w:val="List Bullet 2"/>
    <w:basedOn w:val="Normal"/>
    <w:autoRedefine/>
    <w:rsid w:val="009E78A1"/>
    <w:pPr>
      <w:numPr>
        <w:numId w:val="2"/>
      </w:numPr>
    </w:pPr>
  </w:style>
  <w:style w:type="paragraph" w:styleId="ListBullet3">
    <w:name w:val="List Bullet 3"/>
    <w:basedOn w:val="Normal"/>
    <w:autoRedefine/>
    <w:rsid w:val="009E78A1"/>
    <w:pPr>
      <w:numPr>
        <w:numId w:val="3"/>
      </w:numPr>
    </w:pPr>
  </w:style>
  <w:style w:type="paragraph" w:styleId="ListBullet4">
    <w:name w:val="List Bullet 4"/>
    <w:basedOn w:val="Normal"/>
    <w:autoRedefine/>
    <w:rsid w:val="009E78A1"/>
    <w:pPr>
      <w:numPr>
        <w:numId w:val="4"/>
      </w:numPr>
    </w:pPr>
  </w:style>
  <w:style w:type="paragraph" w:styleId="ListBullet5">
    <w:name w:val="List Bullet 5"/>
    <w:basedOn w:val="Normal"/>
    <w:autoRedefine/>
    <w:rsid w:val="009E78A1"/>
    <w:pPr>
      <w:numPr>
        <w:numId w:val="5"/>
      </w:numPr>
    </w:pPr>
  </w:style>
  <w:style w:type="paragraph" w:styleId="ListContinue">
    <w:name w:val="List Continue"/>
    <w:basedOn w:val="Normal"/>
    <w:rsid w:val="009E78A1"/>
    <w:pPr>
      <w:spacing w:after="120"/>
      <w:ind w:left="360"/>
    </w:pPr>
  </w:style>
  <w:style w:type="paragraph" w:styleId="ListContinue2">
    <w:name w:val="List Continue 2"/>
    <w:basedOn w:val="Normal"/>
    <w:rsid w:val="009E78A1"/>
    <w:pPr>
      <w:spacing w:after="120"/>
      <w:ind w:left="720"/>
    </w:pPr>
  </w:style>
  <w:style w:type="paragraph" w:styleId="ListContinue3">
    <w:name w:val="List Continue 3"/>
    <w:basedOn w:val="Normal"/>
    <w:rsid w:val="009E78A1"/>
    <w:pPr>
      <w:spacing w:after="120"/>
      <w:ind w:left="1080"/>
    </w:pPr>
  </w:style>
  <w:style w:type="paragraph" w:styleId="ListContinue4">
    <w:name w:val="List Continue 4"/>
    <w:basedOn w:val="Normal"/>
    <w:rsid w:val="009E78A1"/>
    <w:pPr>
      <w:spacing w:after="120"/>
      <w:ind w:left="1440"/>
    </w:pPr>
  </w:style>
  <w:style w:type="paragraph" w:styleId="ListContinue5">
    <w:name w:val="List Continue 5"/>
    <w:basedOn w:val="Normal"/>
    <w:rsid w:val="009E78A1"/>
    <w:pPr>
      <w:spacing w:after="120"/>
      <w:ind w:left="1800"/>
    </w:pPr>
  </w:style>
  <w:style w:type="paragraph" w:styleId="ListNumber">
    <w:name w:val="List Number"/>
    <w:basedOn w:val="Normal"/>
    <w:rsid w:val="009E78A1"/>
    <w:pPr>
      <w:numPr>
        <w:numId w:val="6"/>
      </w:numPr>
    </w:pPr>
  </w:style>
  <w:style w:type="paragraph" w:styleId="ListNumber2">
    <w:name w:val="List Number 2"/>
    <w:basedOn w:val="Normal"/>
    <w:rsid w:val="009E78A1"/>
    <w:pPr>
      <w:numPr>
        <w:numId w:val="7"/>
      </w:numPr>
    </w:pPr>
  </w:style>
  <w:style w:type="paragraph" w:styleId="ListNumber3">
    <w:name w:val="List Number 3"/>
    <w:basedOn w:val="Normal"/>
    <w:rsid w:val="009E78A1"/>
    <w:pPr>
      <w:numPr>
        <w:numId w:val="8"/>
      </w:numPr>
    </w:pPr>
  </w:style>
  <w:style w:type="paragraph" w:styleId="ListNumber4">
    <w:name w:val="List Number 4"/>
    <w:basedOn w:val="Normal"/>
    <w:rsid w:val="009E78A1"/>
    <w:pPr>
      <w:numPr>
        <w:numId w:val="9"/>
      </w:numPr>
    </w:pPr>
  </w:style>
  <w:style w:type="paragraph" w:styleId="ListNumber5">
    <w:name w:val="List Number 5"/>
    <w:basedOn w:val="Normal"/>
    <w:rsid w:val="009E78A1"/>
    <w:pPr>
      <w:numPr>
        <w:numId w:val="10"/>
      </w:numPr>
    </w:pPr>
  </w:style>
  <w:style w:type="paragraph" w:styleId="MacroText">
    <w:name w:val="macro"/>
    <w:semiHidden/>
    <w:rsid w:val="009E78A1"/>
    <w:pPr>
      <w:tabs>
        <w:tab w:val="left" w:pos="480"/>
        <w:tab w:val="left" w:pos="960"/>
        <w:tab w:val="left" w:pos="1440"/>
        <w:tab w:val="left" w:pos="1920"/>
        <w:tab w:val="left" w:pos="2400"/>
        <w:tab w:val="left" w:pos="2880"/>
        <w:tab w:val="left" w:pos="3360"/>
        <w:tab w:val="left" w:pos="3840"/>
        <w:tab w:val="left" w:pos="4320"/>
      </w:tabs>
    </w:pPr>
    <w:rPr>
      <w:rFonts w:ascii="Courier New" w:hAnsi="Courier New"/>
    </w:rPr>
  </w:style>
  <w:style w:type="paragraph" w:styleId="MessageHeader">
    <w:name w:val="Message Header"/>
    <w:basedOn w:val="Normal"/>
    <w:rsid w:val="009E78A1"/>
    <w:pPr>
      <w:pBdr>
        <w:top w:val="single" w:sz="6" w:space="1" w:color="auto"/>
        <w:left w:val="single" w:sz="6" w:space="1" w:color="auto"/>
        <w:bottom w:val="single" w:sz="6" w:space="1" w:color="auto"/>
        <w:right w:val="single" w:sz="6" w:space="1" w:color="auto"/>
      </w:pBdr>
      <w:shd w:val="pct20" w:color="auto" w:fill="auto"/>
      <w:ind w:left="1080" w:hanging="1080"/>
    </w:pPr>
    <w:rPr>
      <w:sz w:val="24"/>
      <w:szCs w:val="24"/>
    </w:rPr>
  </w:style>
  <w:style w:type="paragraph" w:styleId="NormalIndent">
    <w:name w:val="Normal Indent"/>
    <w:basedOn w:val="Normal"/>
    <w:rsid w:val="009E78A1"/>
    <w:pPr>
      <w:ind w:left="720"/>
    </w:pPr>
  </w:style>
  <w:style w:type="paragraph" w:styleId="NoteHeading">
    <w:name w:val="Note Heading"/>
    <w:basedOn w:val="Normal"/>
    <w:next w:val="Normal"/>
    <w:rsid w:val="009E78A1"/>
  </w:style>
  <w:style w:type="paragraph" w:styleId="Salutation">
    <w:name w:val="Salutation"/>
    <w:basedOn w:val="Normal"/>
    <w:next w:val="Normal"/>
    <w:rsid w:val="009E78A1"/>
  </w:style>
  <w:style w:type="paragraph" w:styleId="Signature">
    <w:name w:val="Signature"/>
    <w:basedOn w:val="Normal"/>
    <w:rsid w:val="009E78A1"/>
    <w:pPr>
      <w:ind w:left="4320"/>
    </w:pPr>
  </w:style>
  <w:style w:type="paragraph" w:styleId="Subtitle">
    <w:name w:val="Subtitle"/>
    <w:basedOn w:val="Normal"/>
    <w:qFormat/>
    <w:rsid w:val="009E78A1"/>
    <w:pPr>
      <w:jc w:val="center"/>
      <w:outlineLvl w:val="1"/>
    </w:pPr>
    <w:rPr>
      <w:sz w:val="24"/>
      <w:szCs w:val="24"/>
    </w:rPr>
  </w:style>
  <w:style w:type="paragraph" w:styleId="TableofAuthorities">
    <w:name w:val="table of authorities"/>
    <w:basedOn w:val="Normal"/>
    <w:next w:val="Normal"/>
    <w:semiHidden/>
    <w:rsid w:val="009E78A1"/>
    <w:pPr>
      <w:ind w:left="200" w:hanging="200"/>
    </w:pPr>
  </w:style>
  <w:style w:type="paragraph" w:styleId="TableofFigures">
    <w:name w:val="table of figures"/>
    <w:basedOn w:val="Normal"/>
    <w:next w:val="Normal"/>
    <w:rsid w:val="009E78A1"/>
    <w:pPr>
      <w:ind w:left="400" w:hanging="400"/>
    </w:pPr>
  </w:style>
  <w:style w:type="paragraph" w:styleId="Title">
    <w:name w:val="Title"/>
    <w:basedOn w:val="Normal"/>
    <w:qFormat/>
    <w:rsid w:val="009E78A1"/>
    <w:pPr>
      <w:spacing w:before="240"/>
      <w:jc w:val="center"/>
      <w:outlineLvl w:val="0"/>
    </w:pPr>
    <w:rPr>
      <w:b/>
      <w:kern w:val="28"/>
      <w:sz w:val="32"/>
      <w:szCs w:val="32"/>
    </w:rPr>
  </w:style>
  <w:style w:type="paragraph" w:styleId="TOAHeading">
    <w:name w:val="toa heading"/>
    <w:basedOn w:val="Normal"/>
    <w:next w:val="Normal"/>
    <w:semiHidden/>
    <w:rsid w:val="009E78A1"/>
    <w:pPr>
      <w:spacing w:before="120"/>
    </w:pPr>
    <w:rPr>
      <w:b/>
      <w:sz w:val="24"/>
      <w:szCs w:val="24"/>
    </w:rPr>
  </w:style>
  <w:style w:type="paragraph" w:styleId="TOC1">
    <w:name w:val="toc 1"/>
    <w:basedOn w:val="Normal"/>
    <w:next w:val="Normal"/>
    <w:autoRedefine/>
    <w:uiPriority w:val="39"/>
    <w:rsid w:val="009E78A1"/>
  </w:style>
  <w:style w:type="paragraph" w:styleId="TOC2">
    <w:name w:val="toc 2"/>
    <w:basedOn w:val="Normal"/>
    <w:next w:val="Normal"/>
    <w:autoRedefine/>
    <w:uiPriority w:val="39"/>
    <w:rsid w:val="009E78A1"/>
    <w:pPr>
      <w:ind w:left="200"/>
    </w:pPr>
  </w:style>
  <w:style w:type="paragraph" w:styleId="TOC3">
    <w:name w:val="toc 3"/>
    <w:basedOn w:val="Normal"/>
    <w:next w:val="Normal"/>
    <w:autoRedefine/>
    <w:uiPriority w:val="39"/>
    <w:rsid w:val="009E78A1"/>
    <w:pPr>
      <w:ind w:left="400"/>
    </w:pPr>
  </w:style>
  <w:style w:type="paragraph" w:styleId="TOC4">
    <w:name w:val="toc 4"/>
    <w:basedOn w:val="Normal"/>
    <w:next w:val="Normal"/>
    <w:autoRedefine/>
    <w:uiPriority w:val="39"/>
    <w:rsid w:val="009E78A1"/>
    <w:pPr>
      <w:ind w:left="600"/>
    </w:pPr>
  </w:style>
  <w:style w:type="paragraph" w:styleId="TOC5">
    <w:name w:val="toc 5"/>
    <w:basedOn w:val="Normal"/>
    <w:next w:val="Normal"/>
    <w:autoRedefine/>
    <w:uiPriority w:val="39"/>
    <w:rsid w:val="009E78A1"/>
    <w:pPr>
      <w:ind w:left="800"/>
    </w:pPr>
  </w:style>
  <w:style w:type="paragraph" w:styleId="TOC6">
    <w:name w:val="toc 6"/>
    <w:basedOn w:val="Normal"/>
    <w:next w:val="Normal"/>
    <w:autoRedefine/>
    <w:uiPriority w:val="39"/>
    <w:rsid w:val="009E78A1"/>
    <w:pPr>
      <w:ind w:left="1000"/>
    </w:pPr>
  </w:style>
  <w:style w:type="paragraph" w:styleId="TOC7">
    <w:name w:val="toc 7"/>
    <w:basedOn w:val="Normal"/>
    <w:next w:val="Normal"/>
    <w:autoRedefine/>
    <w:uiPriority w:val="39"/>
    <w:rsid w:val="009E78A1"/>
    <w:pPr>
      <w:ind w:left="1200"/>
    </w:pPr>
  </w:style>
  <w:style w:type="paragraph" w:styleId="TOC8">
    <w:name w:val="toc 8"/>
    <w:basedOn w:val="Normal"/>
    <w:next w:val="Normal"/>
    <w:autoRedefine/>
    <w:uiPriority w:val="39"/>
    <w:rsid w:val="009E78A1"/>
    <w:pPr>
      <w:ind w:left="1400"/>
    </w:pPr>
  </w:style>
  <w:style w:type="paragraph" w:styleId="TOC9">
    <w:name w:val="toc 9"/>
    <w:basedOn w:val="Normal"/>
    <w:next w:val="Normal"/>
    <w:autoRedefine/>
    <w:uiPriority w:val="39"/>
    <w:rsid w:val="009E78A1"/>
    <w:pPr>
      <w:ind w:left="1600"/>
    </w:pPr>
  </w:style>
  <w:style w:type="character" w:styleId="FollowedHyperlink">
    <w:name w:val="FollowedHyperlink"/>
    <w:rsid w:val="009E78A1"/>
    <w:rPr>
      <w:color w:val="800080"/>
      <w:u w:val="single"/>
    </w:rPr>
  </w:style>
  <w:style w:type="paragraph" w:styleId="BalloonText">
    <w:name w:val="Balloon Text"/>
    <w:basedOn w:val="Normal"/>
    <w:rsid w:val="009E78A1"/>
    <w:rPr>
      <w:rFonts w:ascii="Tahoma" w:hAnsi="Tahoma"/>
      <w:sz w:val="16"/>
      <w:szCs w:val="16"/>
    </w:rPr>
  </w:style>
  <w:style w:type="paragraph" w:styleId="CommentSubject">
    <w:name w:val="annotation subject"/>
    <w:basedOn w:val="CommentText"/>
    <w:next w:val="CommentText"/>
    <w:rsid w:val="009E78A1"/>
    <w:rPr>
      <w:b/>
    </w:rPr>
  </w:style>
  <w:style w:type="character" w:styleId="FootnoteReference">
    <w:name w:val="footnote reference"/>
    <w:rPr>
      <w:vertAlign w:val="superscript"/>
    </w:rPr>
  </w:style>
  <w:style w:type="character" w:customStyle="1" w:styleId="SemanticLabel">
    <w:name w:val="SemanticLabel"/>
    <w:rPr>
      <w:vertAlign w:val="subscript"/>
    </w:rPr>
  </w:style>
  <w:style w:type="paragraph" w:customStyle="1" w:styleId="ToDo">
    <w:name w:val="ToDo"/>
    <w:basedOn w:val="Normal"/>
    <w:pPr>
      <w:pBdr>
        <w:top w:val="single" w:sz="4" w:space="1" w:color="auto"/>
        <w:left w:val="single" w:sz="4" w:space="4" w:color="auto"/>
        <w:bottom w:val="single" w:sz="4" w:space="1" w:color="auto"/>
        <w:right w:val="single" w:sz="4" w:space="4" w:color="auto"/>
      </w:pBdr>
      <w:shd w:val="clear" w:color="auto" w:fill="FFFF00"/>
    </w:pPr>
    <w:rPr>
      <w:b/>
    </w:rPr>
  </w:style>
  <w:style w:type="paragraph" w:customStyle="1" w:styleId="normalChar">
    <w:name w:val="normal Char"/>
    <w:basedOn w:val="Normal"/>
    <w:pPr>
      <w:ind w:firstLine="245"/>
      <w:jc w:val="both"/>
    </w:pPr>
  </w:style>
  <w:style w:type="character" w:customStyle="1" w:styleId="normalCharChar">
    <w:name w:val="normal Char Char"/>
    <w:rPr>
      <w:rFonts w:ascii="Arial" w:hAnsi="Arial"/>
      <w:szCs w:val="24"/>
      <w:lang w:val="en-US" w:eastAsia="en-US" w:bidi="ar-SA"/>
    </w:rPr>
  </w:style>
  <w:style w:type="paragraph" w:customStyle="1" w:styleId="XMLexample">
    <w:name w:val="XML example"/>
    <w:basedOn w:val="Normal"/>
    <w:pPr>
      <w:jc w:val="both"/>
    </w:pPr>
    <w:rPr>
      <w:rFonts w:ascii="Times New Roman" w:hAnsi="Times New Roman"/>
      <w:lang w:val="en-GB"/>
    </w:rPr>
  </w:style>
  <w:style w:type="paragraph" w:customStyle="1" w:styleId="CodeBlock">
    <w:name w:val="CodeBlock"/>
    <w:basedOn w:val="Normal"/>
    <w:link w:val="CodeBlockChar"/>
    <w:pPr>
      <w:keepLines/>
      <w:suppressAutoHyphens/>
      <w:ind w:left="360"/>
    </w:pPr>
    <w:rPr>
      <w:rFonts w:ascii="Courier" w:hAnsi="Courier"/>
      <w:noProof/>
      <w:sz w:val="18"/>
      <w:szCs w:val="18"/>
    </w:rPr>
  </w:style>
  <w:style w:type="character" w:customStyle="1" w:styleId="CodeBlockChar">
    <w:name w:val="CodeBlock Char"/>
    <w:link w:val="CodeBlock"/>
    <w:rsid w:val="002C1BA9"/>
    <w:rPr>
      <w:rFonts w:ascii="Courier" w:hAnsi="Courier"/>
      <w:noProof/>
      <w:sz w:val="18"/>
      <w:szCs w:val="18"/>
      <w:lang w:val="en-US" w:eastAsia="en-US" w:bidi="ar-SA"/>
    </w:rPr>
  </w:style>
  <w:style w:type="paragraph" w:customStyle="1" w:styleId="OpenIssue">
    <w:name w:val="OpenIssue"/>
    <w:basedOn w:val="Normal"/>
    <w:next w:val="Normal"/>
    <w:pPr>
      <w:tabs>
        <w:tab w:val="left" w:pos="360"/>
        <w:tab w:val="num" w:pos="1080"/>
      </w:tabs>
      <w:spacing w:before="100" w:beforeAutospacing="1" w:after="100" w:afterAutospacing="1"/>
      <w:ind w:left="360" w:hanging="360"/>
    </w:pPr>
    <w:rPr>
      <w:rFonts w:ascii="Times New Roman" w:hAnsi="Times New Roman"/>
    </w:rPr>
  </w:style>
  <w:style w:type="character" w:styleId="Emphasis">
    <w:name w:val="Emphasis"/>
    <w:qFormat/>
    <w:rPr>
      <w:i/>
      <w:iCs/>
    </w:rPr>
  </w:style>
  <w:style w:type="character" w:customStyle="1" w:styleId="tx1">
    <w:name w:val="tx1"/>
    <w:rPr>
      <w:b/>
      <w:bCs/>
    </w:rPr>
  </w:style>
  <w:style w:type="paragraph" w:customStyle="1" w:styleId="DocHistory">
    <w:name w:val="Doc History"/>
    <w:basedOn w:val="Normal"/>
    <w:pPr>
      <w:spacing w:beforeAutospacing="1" w:afterAutospacing="1"/>
      <w:jc w:val="center"/>
    </w:pPr>
    <w:rPr>
      <w:rFonts w:cs="Arial"/>
      <w:spacing w:val="10"/>
      <w:sz w:val="18"/>
      <w:szCs w:val="18"/>
    </w:rPr>
  </w:style>
  <w:style w:type="character" w:styleId="CommentReference">
    <w:name w:val="annotation reference"/>
    <w:rsid w:val="009E78A1"/>
    <w:rPr>
      <w:sz w:val="16"/>
      <w:szCs w:val="16"/>
    </w:rPr>
  </w:style>
  <w:style w:type="table" w:styleId="TableGrid">
    <w:name w:val="Table Grid"/>
    <w:basedOn w:val="TableNormal"/>
    <w:uiPriority w:val="59"/>
    <w:rsid w:val="001721A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Body">
    <w:name w:val="Body"/>
    <w:basedOn w:val="Normal"/>
    <w:link w:val="BodyChar"/>
    <w:pPr>
      <w:spacing w:before="180" w:after="180"/>
    </w:pPr>
    <w:rPr>
      <w:rFonts w:eastAsia="Arial Unicode MS"/>
    </w:rPr>
  </w:style>
  <w:style w:type="character" w:customStyle="1" w:styleId="BodyChar">
    <w:name w:val="Body Char"/>
    <w:link w:val="Body"/>
    <w:rsid w:val="00570D2C"/>
    <w:rPr>
      <w:rFonts w:ascii="Arial" w:eastAsia="Arial Unicode MS" w:hAnsi="Arial"/>
      <w:lang w:val="en-US" w:eastAsia="en-US" w:bidi="ar-SA"/>
    </w:rPr>
  </w:style>
  <w:style w:type="character" w:customStyle="1" w:styleId="TableCellCharChar">
    <w:name w:val="Table Cell Char Char"/>
    <w:rPr>
      <w:rFonts w:ascii="Arial" w:eastAsia="Arial Unicode MS" w:hAnsi="Arial"/>
      <w:sz w:val="18"/>
      <w:szCs w:val="16"/>
      <w:lang w:val="en-US" w:eastAsia="en-US" w:bidi="ar-SA"/>
    </w:rPr>
  </w:style>
  <w:style w:type="character" w:customStyle="1" w:styleId="WW8Num2z0">
    <w:name w:val="WW8Num2z0"/>
    <w:link w:val="TableCellChar"/>
    <w:rsid w:val="00FD322E"/>
    <w:rPr>
      <w:rFonts w:ascii="Symbol" w:hAnsi="Symbol" w:cs="Symbol"/>
    </w:rPr>
  </w:style>
  <w:style w:type="paragraph" w:customStyle="1" w:styleId="BulletList">
    <w:name w:val="Bullet List"/>
    <w:basedOn w:val="Body"/>
    <w:link w:val="BulletListChar"/>
    <w:pPr>
      <w:tabs>
        <w:tab w:val="num" w:pos="360"/>
        <w:tab w:val="num" w:pos="540"/>
      </w:tabs>
      <w:spacing w:before="40" w:after="40"/>
      <w:ind w:left="540" w:hanging="180"/>
    </w:pPr>
  </w:style>
  <w:style w:type="character" w:customStyle="1" w:styleId="BulletListChar">
    <w:name w:val="Bullet List Char"/>
    <w:basedOn w:val="BodyChar"/>
    <w:link w:val="BulletList"/>
    <w:rsid w:val="00570D2C"/>
    <w:rPr>
      <w:rFonts w:ascii="Arial" w:eastAsia="Arial Unicode MS" w:hAnsi="Arial"/>
      <w:lang w:val="en-US" w:eastAsia="en-US" w:bidi="ar-SA"/>
    </w:rPr>
  </w:style>
  <w:style w:type="paragraph" w:customStyle="1" w:styleId="BulletListdoubleindentalternate">
    <w:name w:val="Bullet List (double indent alternate)"/>
    <w:basedOn w:val="Body"/>
    <w:pPr>
      <w:tabs>
        <w:tab w:val="num" w:pos="900"/>
      </w:tabs>
      <w:spacing w:before="40" w:after="40"/>
      <w:ind w:left="900" w:hanging="180"/>
    </w:pPr>
  </w:style>
  <w:style w:type="paragraph" w:customStyle="1" w:styleId="BulletListdoubleindent">
    <w:name w:val="Bullet List (double indent)"/>
    <w:basedOn w:val="Body"/>
    <w:pPr>
      <w:tabs>
        <w:tab w:val="num" w:pos="900"/>
      </w:tabs>
      <w:spacing w:before="40" w:after="40"/>
      <w:ind w:left="907" w:hanging="187"/>
    </w:pPr>
  </w:style>
  <w:style w:type="paragraph" w:customStyle="1" w:styleId="Code">
    <w:name w:val="Code"/>
    <w:basedOn w:val="Normal"/>
    <w:link w:val="CodeChar"/>
    <w:pPr>
      <w:spacing w:before="20" w:after="20"/>
    </w:pPr>
    <w:rPr>
      <w:rFonts w:ascii="Courier New" w:hAnsi="Courier New" w:cs="Courier New"/>
      <w:sz w:val="16"/>
      <w:szCs w:val="16"/>
    </w:rPr>
  </w:style>
  <w:style w:type="character" w:customStyle="1" w:styleId="CodeChar">
    <w:name w:val="Code Char"/>
    <w:link w:val="Code"/>
    <w:rsid w:val="00D527BE"/>
    <w:rPr>
      <w:rFonts w:ascii="Courier New" w:hAnsi="Courier New" w:cs="Courier New"/>
      <w:sz w:val="16"/>
      <w:szCs w:val="16"/>
      <w:lang w:val="en-US" w:eastAsia="en-US" w:bidi="ar-SA"/>
    </w:rPr>
  </w:style>
  <w:style w:type="character" w:customStyle="1" w:styleId="CodeCharacter">
    <w:name w:val="Code (Character)"/>
    <w:rPr>
      <w:rFonts w:ascii="Courier New" w:hAnsi="Courier New"/>
      <w:sz w:val="18"/>
      <w:szCs w:val="16"/>
    </w:rPr>
  </w:style>
  <w:style w:type="paragraph" w:customStyle="1" w:styleId="NumberedListdoubleindent">
    <w:name w:val="Numbered List (double indent)"/>
    <w:basedOn w:val="Body"/>
    <w:pPr>
      <w:tabs>
        <w:tab w:val="num" w:pos="1080"/>
      </w:tabs>
      <w:spacing w:before="40" w:after="40"/>
      <w:ind w:left="1080" w:hanging="360"/>
    </w:pPr>
  </w:style>
  <w:style w:type="paragraph" w:customStyle="1" w:styleId="NumberedList">
    <w:name w:val="Numbered List"/>
    <w:basedOn w:val="Body"/>
    <w:pPr>
      <w:tabs>
        <w:tab w:val="num" w:pos="720"/>
      </w:tabs>
      <w:spacing w:before="40" w:after="40"/>
      <w:ind w:left="720" w:hanging="360"/>
    </w:pPr>
  </w:style>
  <w:style w:type="paragraph" w:customStyle="1" w:styleId="copyright">
    <w:name w:val="copyright"/>
    <w:basedOn w:val="Normal"/>
    <w:pPr>
      <w:tabs>
        <w:tab w:val="left" w:pos="567"/>
      </w:tabs>
    </w:pPr>
    <w:rPr>
      <w:rFonts w:ascii="Verdana" w:hAnsi="Verdana"/>
      <w:sz w:val="16"/>
      <w:lang w:val="en-GB"/>
    </w:rPr>
  </w:style>
  <w:style w:type="paragraph" w:customStyle="1" w:styleId="Instructions">
    <w:name w:val="Instructions"/>
    <w:basedOn w:val="Body"/>
    <w:semiHidden/>
    <w:rPr>
      <w:vanish/>
      <w:color w:val="C75800"/>
    </w:rPr>
  </w:style>
  <w:style w:type="character" w:customStyle="1" w:styleId="abbrev">
    <w:name w:val="abbrev"/>
    <w:basedOn w:val="DefaultParagraphFont"/>
  </w:style>
  <w:style w:type="character" w:customStyle="1" w:styleId="citetitle">
    <w:name w:val="citetitle"/>
    <w:basedOn w:val="DefaultParagraphFont"/>
  </w:style>
  <w:style w:type="character" w:customStyle="1" w:styleId="status-heading">
    <w:name w:val="status-heading"/>
    <w:basedOn w:val="DefaultParagraphFont"/>
  </w:style>
  <w:style w:type="character" w:styleId="HTMLTypewriter">
    <w:name w:val="HTML Typewriter"/>
    <w:rPr>
      <w:rFonts w:ascii="Courier New" w:eastAsia="MS Mincho" w:hAnsi="Courier New" w:cs="Courier New"/>
      <w:sz w:val="20"/>
      <w:szCs w:val="20"/>
    </w:rPr>
  </w:style>
  <w:style w:type="character" w:styleId="HTMLCode">
    <w:name w:val="HTML Code"/>
    <w:uiPriority w:val="99"/>
    <w:rPr>
      <w:rFonts w:ascii="Courier New" w:eastAsia="MS Mincho" w:hAnsi="Courier New" w:cs="Courier New"/>
      <w:sz w:val="20"/>
      <w:szCs w:val="20"/>
    </w:rPr>
  </w:style>
  <w:style w:type="character" w:customStyle="1" w:styleId="SourceText">
    <w:name w:val="Source Text"/>
    <w:rsid w:val="00474BBB"/>
    <w:rPr>
      <w:rFonts w:ascii="Courier New" w:eastAsia="Courier New" w:hAnsi="Courier New" w:cs="Courier New"/>
    </w:rPr>
  </w:style>
  <w:style w:type="character" w:customStyle="1" w:styleId="msobjpropval1">
    <w:name w:val="msobjpropval1"/>
    <w:rsid w:val="00E41F63"/>
    <w:rPr>
      <w:rFonts w:ascii="Courier New" w:hAnsi="Courier New" w:cs="Courier New" w:hint="default"/>
    </w:rPr>
  </w:style>
  <w:style w:type="character" w:styleId="HTMLSample">
    <w:name w:val="HTML Sample"/>
    <w:rsid w:val="00E41F63"/>
    <w:rPr>
      <w:rFonts w:ascii="Courier New" w:eastAsia="Times New Roman" w:hAnsi="Courier New" w:cs="Courier New" w:hint="default"/>
      <w:sz w:val="24"/>
      <w:szCs w:val="24"/>
    </w:rPr>
  </w:style>
  <w:style w:type="character" w:customStyle="1" w:styleId="msobjprop1">
    <w:name w:val="msobjprop1"/>
    <w:rsid w:val="00E41F63"/>
    <w:rPr>
      <w:i/>
      <w:iCs/>
    </w:rPr>
  </w:style>
  <w:style w:type="character" w:customStyle="1" w:styleId="greytable">
    <w:name w:val="greytable"/>
    <w:basedOn w:val="DefaultParagraphFont"/>
    <w:rsid w:val="00CF3422"/>
  </w:style>
  <w:style w:type="paragraph" w:customStyle="1" w:styleId="XMLExcerpt">
    <w:name w:val="XML Excerpt"/>
    <w:link w:val="XMLExcerptChar"/>
    <w:rsid w:val="00452BA5"/>
    <w:pPr>
      <w:pBdr>
        <w:top w:val="dotted" w:sz="4" w:space="1" w:color="auto"/>
        <w:left w:val="dotted" w:sz="4" w:space="4" w:color="auto"/>
        <w:bottom w:val="dotted" w:sz="4" w:space="1" w:color="auto"/>
        <w:right w:val="dotted" w:sz="4" w:space="4" w:color="auto"/>
      </w:pBdr>
      <w:shd w:val="clear" w:color="auto" w:fill="F3F3F3"/>
    </w:pPr>
    <w:rPr>
      <w:rFonts w:ascii="Courier New" w:hAnsi="Courier New" w:cs="Courier New"/>
      <w:noProof/>
      <w:lang w:val="en-GB" w:eastAsia="en-GB"/>
    </w:rPr>
  </w:style>
  <w:style w:type="character" w:customStyle="1" w:styleId="XMLExcerptChar">
    <w:name w:val="XML Excerpt Char"/>
    <w:link w:val="XMLExcerpt"/>
    <w:rsid w:val="007B073E"/>
    <w:rPr>
      <w:rFonts w:ascii="Courier New" w:hAnsi="Courier New" w:cs="Courier New"/>
      <w:noProof/>
      <w:lang w:val="en-GB" w:eastAsia="en-GB" w:bidi="ar-SA"/>
    </w:rPr>
  </w:style>
  <w:style w:type="character" w:customStyle="1" w:styleId="XMLReference">
    <w:name w:val="XML Reference"/>
    <w:rsid w:val="00452BA5"/>
    <w:rPr>
      <w:rFonts w:ascii="Courier New" w:hAnsi="Courier New"/>
      <w:sz w:val="20"/>
    </w:rPr>
  </w:style>
  <w:style w:type="character" w:customStyle="1" w:styleId="XMLExcerptEmphasis">
    <w:name w:val="XML Excerpt Emphasis"/>
    <w:rsid w:val="00452BA5"/>
    <w:rPr>
      <w:rFonts w:ascii="Courier New" w:hAnsi="Courier New"/>
      <w:b/>
      <w:bCs/>
      <w:sz w:val="20"/>
    </w:rPr>
  </w:style>
  <w:style w:type="character" w:customStyle="1" w:styleId="TableFont">
    <w:name w:val="Table Font"/>
    <w:rsid w:val="00452BA5"/>
    <w:rPr>
      <w:rFonts w:ascii="Arial" w:hAnsi="Arial"/>
      <w:sz w:val="20"/>
    </w:rPr>
  </w:style>
  <w:style w:type="character" w:customStyle="1" w:styleId="TableHeading">
    <w:name w:val="Table Heading"/>
    <w:rsid w:val="00452BA5"/>
    <w:rPr>
      <w:rFonts w:ascii="Arial" w:hAnsi="Arial"/>
      <w:b/>
      <w:sz w:val="20"/>
    </w:rPr>
  </w:style>
  <w:style w:type="paragraph" w:customStyle="1" w:styleId="NewTableFont">
    <w:name w:val="New Table Font"/>
    <w:basedOn w:val="Normal"/>
    <w:rsid w:val="00452BA5"/>
    <w:pPr>
      <w:spacing w:before="40" w:after="40" w:line="288" w:lineRule="auto"/>
      <w:jc w:val="both"/>
    </w:pPr>
    <w:rPr>
      <w:lang w:val="en-GB" w:eastAsia="en-GB"/>
    </w:rPr>
  </w:style>
  <w:style w:type="paragraph" w:customStyle="1" w:styleId="NewTableFontHeading">
    <w:name w:val="New Table Font Heading"/>
    <w:basedOn w:val="NewTableFont"/>
    <w:rsid w:val="00452BA5"/>
    <w:pPr>
      <w:jc w:val="center"/>
    </w:pPr>
    <w:rPr>
      <w:b/>
    </w:rPr>
  </w:style>
  <w:style w:type="paragraph" w:customStyle="1" w:styleId="TableCaption">
    <w:name w:val="Table Caption"/>
    <w:basedOn w:val="Caption"/>
    <w:rsid w:val="00FB4058"/>
    <w:pPr>
      <w:keepNext/>
      <w:spacing w:before="40" w:after="40" w:line="288" w:lineRule="auto"/>
      <w:jc w:val="center"/>
    </w:pPr>
    <w:rPr>
      <w:rFonts w:ascii="Times New Roman" w:hAnsi="Times New Roman"/>
      <w:b w:val="0"/>
      <w:i/>
      <w:sz w:val="22"/>
      <w:lang w:val="en-GB" w:eastAsia="en-GB"/>
    </w:rPr>
  </w:style>
  <w:style w:type="paragraph" w:customStyle="1" w:styleId="ReferenceLine">
    <w:name w:val="Reference Line"/>
    <w:basedOn w:val="BodyText"/>
    <w:rsid w:val="00B3023F"/>
  </w:style>
  <w:style w:type="paragraph" w:customStyle="1" w:styleId="ShortReturnAddress">
    <w:name w:val="Short Return Address"/>
    <w:basedOn w:val="Normal"/>
    <w:rsid w:val="00B3023F"/>
  </w:style>
  <w:style w:type="paragraph" w:customStyle="1" w:styleId="PPLine">
    <w:name w:val="PP Line"/>
    <w:basedOn w:val="Signature"/>
    <w:rsid w:val="00B3023F"/>
  </w:style>
  <w:style w:type="paragraph" w:customStyle="1" w:styleId="InsideAddressName">
    <w:name w:val="Inside Address Name"/>
    <w:basedOn w:val="Normal"/>
    <w:rsid w:val="00B3023F"/>
  </w:style>
  <w:style w:type="character" w:styleId="Strong">
    <w:name w:val="Strong"/>
    <w:qFormat/>
    <w:rsid w:val="00D818C9"/>
    <w:rPr>
      <w:b/>
      <w:bCs/>
    </w:rPr>
  </w:style>
  <w:style w:type="character" w:customStyle="1" w:styleId="arrow">
    <w:name w:val="arrow"/>
    <w:basedOn w:val="DefaultParagraphFont"/>
    <w:rsid w:val="009169F2"/>
  </w:style>
  <w:style w:type="character" w:styleId="EndnoteReference">
    <w:name w:val="endnote reference"/>
    <w:rsid w:val="003630ED"/>
    <w:rPr>
      <w:vertAlign w:val="superscript"/>
    </w:rPr>
  </w:style>
  <w:style w:type="character" w:styleId="HTMLCite">
    <w:name w:val="HTML Cite"/>
    <w:rsid w:val="00100A31"/>
    <w:rPr>
      <w:i/>
      <w:iCs/>
    </w:rPr>
  </w:style>
  <w:style w:type="character" w:customStyle="1" w:styleId="currencyconvertertext">
    <w:name w:val="currency_converter_text"/>
    <w:basedOn w:val="DefaultParagraphFont"/>
    <w:rsid w:val="004F679B"/>
  </w:style>
  <w:style w:type="character" w:customStyle="1" w:styleId="currencyconverterlink">
    <w:name w:val="currency_converter_link"/>
    <w:basedOn w:val="DefaultParagraphFont"/>
    <w:rsid w:val="004F679B"/>
  </w:style>
  <w:style w:type="character" w:customStyle="1" w:styleId="pg">
    <w:name w:val="pg"/>
    <w:basedOn w:val="DefaultParagraphFont"/>
    <w:rsid w:val="00750644"/>
  </w:style>
  <w:style w:type="character" w:customStyle="1" w:styleId="Char6">
    <w:name w:val="Char6"/>
    <w:rsid w:val="007B073E"/>
    <w:rPr>
      <w:rFonts w:ascii="Arial" w:hAnsi="Arial" w:cs="Arial"/>
      <w:b/>
      <w:bCs/>
      <w:kern w:val="32"/>
      <w:szCs w:val="32"/>
      <w:lang w:val="en-US" w:eastAsia="en-US" w:bidi="ar-SA"/>
    </w:rPr>
  </w:style>
  <w:style w:type="paragraph" w:styleId="Revision">
    <w:name w:val="Revision"/>
    <w:hidden/>
    <w:semiHidden/>
    <w:rsid w:val="007B073E"/>
    <w:rPr>
      <w:rFonts w:ascii="Arial" w:hAnsi="Arial"/>
      <w:szCs w:val="24"/>
    </w:rPr>
  </w:style>
  <w:style w:type="character" w:customStyle="1" w:styleId="TableCellChar">
    <w:name w:val="Table Cell Char"/>
    <w:link w:val="WW8Num2z0"/>
    <w:rsid w:val="00D67874"/>
    <w:rPr>
      <w:rFonts w:ascii="Arial" w:eastAsia="Arial Unicode MS" w:hAnsi="Arial"/>
      <w:bCs/>
      <w:lang w:val="en-GB" w:eastAsia="ja-JP" w:bidi="he-IL"/>
    </w:rPr>
  </w:style>
  <w:style w:type="character" w:customStyle="1" w:styleId="added">
    <w:name w:val="added"/>
    <w:basedOn w:val="DefaultParagraphFont"/>
    <w:rsid w:val="00A91670"/>
  </w:style>
  <w:style w:type="paragraph" w:customStyle="1" w:styleId="StyleTableCellComplex9ptBefore0cmHanging032cm">
    <w:name w:val="Style Table Cell + (Complex) 9 pt Before:  0 cm Hanging:  0.32 cm..."/>
    <w:basedOn w:val="Normal"/>
    <w:rsid w:val="007B6147"/>
    <w:pPr>
      <w:kinsoku w:val="0"/>
      <w:spacing w:before="40"/>
    </w:pPr>
    <w:rPr>
      <w:szCs w:val="18"/>
    </w:rPr>
  </w:style>
  <w:style w:type="paragraph" w:customStyle="1" w:styleId="lt1">
    <w:name w:val="lt1"/>
    <w:basedOn w:val="Normal"/>
    <w:rsid w:val="00DD7D89"/>
    <w:pPr>
      <w:spacing w:before="100" w:beforeAutospacing="1" w:after="100" w:afterAutospacing="1"/>
    </w:pPr>
    <w:rPr>
      <w:rFonts w:ascii="Times New Roman" w:eastAsia="MS Mincho" w:hAnsi="Times New Roman"/>
      <w:sz w:val="24"/>
      <w:szCs w:val="24"/>
      <w:lang w:val="en-GB" w:eastAsia="ja-JP"/>
    </w:rPr>
  </w:style>
  <w:style w:type="character" w:styleId="HTMLAcronym">
    <w:name w:val="HTML Acronym"/>
    <w:basedOn w:val="DefaultParagraphFont"/>
    <w:rsid w:val="009C7B2B"/>
  </w:style>
  <w:style w:type="character" w:customStyle="1" w:styleId="hl">
    <w:name w:val="hl"/>
    <w:basedOn w:val="DefaultParagraphFont"/>
    <w:rsid w:val="00982B3D"/>
  </w:style>
  <w:style w:type="character" w:customStyle="1" w:styleId="left">
    <w:name w:val="left"/>
    <w:basedOn w:val="DefaultParagraphFont"/>
    <w:rsid w:val="007E7E4C"/>
  </w:style>
  <w:style w:type="character" w:customStyle="1" w:styleId="apple-style-span">
    <w:name w:val="apple-style-span"/>
    <w:basedOn w:val="DefaultParagraphFont"/>
    <w:rsid w:val="0026523E"/>
  </w:style>
  <w:style w:type="character" w:customStyle="1" w:styleId="apple-converted-space">
    <w:name w:val="apple-converted-space"/>
    <w:basedOn w:val="DefaultParagraphFont"/>
    <w:rsid w:val="0026523E"/>
  </w:style>
  <w:style w:type="character" w:customStyle="1" w:styleId="FootnoteCharacters">
    <w:name w:val="Footnote Characters"/>
    <w:rsid w:val="0062539F"/>
    <w:rPr>
      <w:vertAlign w:val="superscript"/>
    </w:rPr>
  </w:style>
  <w:style w:type="character" w:customStyle="1" w:styleId="WW8Num4z0">
    <w:name w:val="WW8Num4z0"/>
    <w:rsid w:val="00FD322E"/>
    <w:rPr>
      <w:rFonts w:ascii="Courier New" w:hAnsi="Courier New" w:cs="Courier New"/>
    </w:rPr>
  </w:style>
  <w:style w:type="character" w:customStyle="1" w:styleId="WW8Num4z2">
    <w:name w:val="WW8Num4z2"/>
    <w:rsid w:val="00FD322E"/>
    <w:rPr>
      <w:rFonts w:ascii="Wingdings" w:hAnsi="Wingdings" w:cs="Wingdings"/>
    </w:rPr>
  </w:style>
  <w:style w:type="character" w:customStyle="1" w:styleId="WW8Num4z3">
    <w:name w:val="WW8Num4z3"/>
    <w:rsid w:val="00FD322E"/>
    <w:rPr>
      <w:rFonts w:ascii="Symbol" w:hAnsi="Symbol" w:cs="Symbol"/>
    </w:rPr>
  </w:style>
  <w:style w:type="character" w:customStyle="1" w:styleId="WW8Num5z0">
    <w:name w:val="WW8Num5z0"/>
    <w:rsid w:val="00FD322E"/>
    <w:rPr>
      <w:rFonts w:ascii="Helv" w:hAnsi="Helv" w:cs="Helv"/>
      <w:b/>
    </w:rPr>
  </w:style>
  <w:style w:type="character" w:customStyle="1" w:styleId="WW8Num6z0">
    <w:name w:val="WW8Num6z0"/>
    <w:rsid w:val="00FD322E"/>
    <w:rPr>
      <w:rFonts w:ascii="Courier New" w:hAnsi="Courier New" w:cs="Courier New"/>
    </w:rPr>
  </w:style>
  <w:style w:type="character" w:customStyle="1" w:styleId="WW8Num6z2">
    <w:name w:val="WW8Num6z2"/>
    <w:rsid w:val="00FD322E"/>
    <w:rPr>
      <w:rFonts w:ascii="Wingdings" w:hAnsi="Wingdings" w:cs="Wingdings"/>
    </w:rPr>
  </w:style>
  <w:style w:type="character" w:customStyle="1" w:styleId="WW8Num6z3">
    <w:name w:val="WW8Num6z3"/>
    <w:rsid w:val="00FD322E"/>
    <w:rPr>
      <w:rFonts w:ascii="Symbol" w:hAnsi="Symbol" w:cs="Symbol"/>
    </w:rPr>
  </w:style>
  <w:style w:type="character" w:customStyle="1" w:styleId="WW8Num7z0">
    <w:name w:val="WW8Num7z0"/>
    <w:rsid w:val="00FD322E"/>
    <w:rPr>
      <w:rFonts w:ascii="Courier New" w:hAnsi="Courier New" w:cs="Courier New"/>
    </w:rPr>
  </w:style>
  <w:style w:type="character" w:customStyle="1" w:styleId="WW8Num7z2">
    <w:name w:val="WW8Num7z2"/>
    <w:rsid w:val="00FD322E"/>
    <w:rPr>
      <w:rFonts w:ascii="Wingdings" w:hAnsi="Wingdings" w:cs="Wingdings"/>
    </w:rPr>
  </w:style>
  <w:style w:type="character" w:customStyle="1" w:styleId="WW8Num7z3">
    <w:name w:val="WW8Num7z3"/>
    <w:rsid w:val="00FD322E"/>
    <w:rPr>
      <w:rFonts w:ascii="Symbol" w:hAnsi="Symbol" w:cs="Symbol"/>
    </w:rPr>
  </w:style>
  <w:style w:type="character" w:customStyle="1" w:styleId="WW8Num8z0">
    <w:name w:val="WW8Num8z0"/>
    <w:rsid w:val="00FD322E"/>
    <w:rPr>
      <w:b/>
      <w:bCs/>
      <w:kern w:val="1"/>
    </w:rPr>
  </w:style>
  <w:style w:type="character" w:customStyle="1" w:styleId="WW8Num11z0">
    <w:name w:val="WW8Num11z0"/>
    <w:rsid w:val="00FD322E"/>
    <w:rPr>
      <w:rFonts w:ascii="Courier New" w:hAnsi="Courier New" w:cs="Courier New"/>
    </w:rPr>
  </w:style>
  <w:style w:type="character" w:customStyle="1" w:styleId="WW8Num11z2">
    <w:name w:val="WW8Num11z2"/>
    <w:rsid w:val="00FD322E"/>
    <w:rPr>
      <w:rFonts w:ascii="Wingdings" w:hAnsi="Wingdings" w:cs="Wingdings"/>
    </w:rPr>
  </w:style>
  <w:style w:type="character" w:customStyle="1" w:styleId="WW8Num11z3">
    <w:name w:val="WW8Num11z3"/>
    <w:rsid w:val="00FD322E"/>
    <w:rPr>
      <w:rFonts w:ascii="Symbol" w:hAnsi="Symbol" w:cs="Symbol"/>
    </w:rPr>
  </w:style>
  <w:style w:type="character" w:customStyle="1" w:styleId="WW8Num12z0">
    <w:name w:val="WW8Num12z0"/>
    <w:rsid w:val="00FD322E"/>
    <w:rPr>
      <w:rFonts w:ascii="Courier New" w:hAnsi="Courier New" w:cs="Courier New"/>
    </w:rPr>
  </w:style>
  <w:style w:type="character" w:customStyle="1" w:styleId="WW8Num12z2">
    <w:name w:val="WW8Num12z2"/>
    <w:rsid w:val="00FD322E"/>
    <w:rPr>
      <w:rFonts w:ascii="Wingdings" w:hAnsi="Wingdings" w:cs="Wingdings"/>
    </w:rPr>
  </w:style>
  <w:style w:type="character" w:customStyle="1" w:styleId="WW8Num12z3">
    <w:name w:val="WW8Num12z3"/>
    <w:rsid w:val="00FD322E"/>
    <w:rPr>
      <w:rFonts w:ascii="Symbol" w:hAnsi="Symbol" w:cs="Symbol"/>
    </w:rPr>
  </w:style>
  <w:style w:type="character" w:customStyle="1" w:styleId="WW8Num13z0">
    <w:name w:val="WW8Num13z0"/>
    <w:rsid w:val="00FD322E"/>
    <w:rPr>
      <w:rFonts w:ascii="Courier New" w:hAnsi="Courier New" w:cs="Courier New"/>
    </w:rPr>
  </w:style>
  <w:style w:type="character" w:customStyle="1" w:styleId="WW8Num13z1">
    <w:name w:val="WW8Num13z1"/>
    <w:rsid w:val="00FD322E"/>
    <w:rPr>
      <w:rFonts w:ascii="Helv" w:eastAsia="MS Mincho" w:hAnsi="Helv" w:cs="Helv"/>
    </w:rPr>
  </w:style>
  <w:style w:type="character" w:customStyle="1" w:styleId="WW8Num13z2">
    <w:name w:val="WW8Num13z2"/>
    <w:rsid w:val="00FD322E"/>
    <w:rPr>
      <w:rFonts w:ascii="Wingdings" w:hAnsi="Wingdings" w:cs="Wingdings"/>
    </w:rPr>
  </w:style>
  <w:style w:type="character" w:customStyle="1" w:styleId="WW8Num13z3">
    <w:name w:val="WW8Num13z3"/>
    <w:rsid w:val="00FD322E"/>
    <w:rPr>
      <w:rFonts w:ascii="Symbol" w:hAnsi="Symbol" w:cs="Symbol"/>
    </w:rPr>
  </w:style>
  <w:style w:type="character" w:customStyle="1" w:styleId="WW8Num15z0">
    <w:name w:val="WW8Num15z0"/>
    <w:rsid w:val="00FD322E"/>
    <w:rPr>
      <w:rFonts w:ascii="Courier New" w:hAnsi="Courier New" w:cs="Courier New"/>
    </w:rPr>
  </w:style>
  <w:style w:type="character" w:customStyle="1" w:styleId="WW8Num15z2">
    <w:name w:val="WW8Num15z2"/>
    <w:rsid w:val="00FD322E"/>
    <w:rPr>
      <w:rFonts w:ascii="Wingdings" w:hAnsi="Wingdings" w:cs="Wingdings"/>
    </w:rPr>
  </w:style>
  <w:style w:type="character" w:customStyle="1" w:styleId="WW8Num15z3">
    <w:name w:val="WW8Num15z3"/>
    <w:rsid w:val="00FD322E"/>
    <w:rPr>
      <w:rFonts w:ascii="Symbol" w:hAnsi="Symbol" w:cs="Symbol"/>
    </w:rPr>
  </w:style>
  <w:style w:type="character" w:customStyle="1" w:styleId="WW8Num16z0">
    <w:name w:val="WW8Num16z0"/>
    <w:rsid w:val="00FD322E"/>
    <w:rPr>
      <w:rFonts w:ascii="Helv" w:hAnsi="Helv" w:cs="Helv"/>
    </w:rPr>
  </w:style>
  <w:style w:type="character" w:customStyle="1" w:styleId="WW8Num16z1">
    <w:name w:val="WW8Num16z1"/>
    <w:rsid w:val="00FD322E"/>
    <w:rPr>
      <w:rFonts w:ascii="Helv" w:hAnsi="Helv" w:cs="Helv"/>
      <w:b/>
    </w:rPr>
  </w:style>
  <w:style w:type="character" w:customStyle="1" w:styleId="WW8Num18z0">
    <w:name w:val="WW8Num18z0"/>
    <w:rsid w:val="00FD322E"/>
    <w:rPr>
      <w:rFonts w:ascii="Symbol" w:hAnsi="Symbol" w:cs="Symbol"/>
      <w:sz w:val="20"/>
    </w:rPr>
  </w:style>
  <w:style w:type="character" w:customStyle="1" w:styleId="WW8Num18z1">
    <w:name w:val="WW8Num18z1"/>
    <w:rsid w:val="00FD322E"/>
    <w:rPr>
      <w:rFonts w:ascii="Courier New" w:hAnsi="Courier New" w:cs="Courier New"/>
      <w:sz w:val="20"/>
    </w:rPr>
  </w:style>
  <w:style w:type="character" w:customStyle="1" w:styleId="WW8Num18z2">
    <w:name w:val="WW8Num18z2"/>
    <w:rsid w:val="00FD322E"/>
    <w:rPr>
      <w:rFonts w:ascii="Wingdings" w:hAnsi="Wingdings" w:cs="Wingdings"/>
      <w:sz w:val="20"/>
    </w:rPr>
  </w:style>
  <w:style w:type="character" w:customStyle="1" w:styleId="WW8Num21z0">
    <w:name w:val="WW8Num21z0"/>
    <w:rsid w:val="00FD322E"/>
    <w:rPr>
      <w:rFonts w:ascii="Courier New" w:hAnsi="Courier New" w:cs="Courier New"/>
    </w:rPr>
  </w:style>
  <w:style w:type="character" w:customStyle="1" w:styleId="WW8Num21z2">
    <w:name w:val="WW8Num21z2"/>
    <w:rsid w:val="00FD322E"/>
    <w:rPr>
      <w:rFonts w:ascii="Wingdings" w:hAnsi="Wingdings" w:cs="Wingdings"/>
    </w:rPr>
  </w:style>
  <w:style w:type="character" w:customStyle="1" w:styleId="WW8Num21z3">
    <w:name w:val="WW8Num21z3"/>
    <w:rsid w:val="00FD322E"/>
    <w:rPr>
      <w:rFonts w:ascii="Symbol" w:hAnsi="Symbol" w:cs="Symbol"/>
    </w:rPr>
  </w:style>
  <w:style w:type="character" w:customStyle="1" w:styleId="WW8Num22z0">
    <w:name w:val="WW8Num22z0"/>
    <w:rsid w:val="00FD322E"/>
    <w:rPr>
      <w:rFonts w:ascii="Courier New" w:hAnsi="Courier New" w:cs="Courier New"/>
    </w:rPr>
  </w:style>
  <w:style w:type="character" w:customStyle="1" w:styleId="WW8Num22z2">
    <w:name w:val="WW8Num22z2"/>
    <w:rsid w:val="00FD322E"/>
    <w:rPr>
      <w:rFonts w:ascii="Wingdings" w:hAnsi="Wingdings" w:cs="Wingdings"/>
    </w:rPr>
  </w:style>
  <w:style w:type="character" w:customStyle="1" w:styleId="WW8Num22z3">
    <w:name w:val="WW8Num22z3"/>
    <w:rsid w:val="00FD322E"/>
    <w:rPr>
      <w:rFonts w:ascii="Symbol" w:hAnsi="Symbol" w:cs="Symbol"/>
    </w:rPr>
  </w:style>
  <w:style w:type="character" w:customStyle="1" w:styleId="WW8Num23z0">
    <w:name w:val="WW8Num23z0"/>
    <w:rsid w:val="00FD322E"/>
    <w:rPr>
      <w:rFonts w:ascii="Symbol" w:hAnsi="Symbol" w:cs="Symbol"/>
      <w:sz w:val="20"/>
    </w:rPr>
  </w:style>
  <w:style w:type="character" w:customStyle="1" w:styleId="WW8Num23z1">
    <w:name w:val="WW8Num23z1"/>
    <w:rsid w:val="00FD322E"/>
    <w:rPr>
      <w:rFonts w:ascii="Courier New" w:hAnsi="Courier New" w:cs="Courier New"/>
      <w:sz w:val="20"/>
    </w:rPr>
  </w:style>
  <w:style w:type="character" w:customStyle="1" w:styleId="WW8Num23z2">
    <w:name w:val="WW8Num23z2"/>
    <w:rsid w:val="00FD322E"/>
    <w:rPr>
      <w:rFonts w:ascii="Wingdings" w:hAnsi="Wingdings" w:cs="Wingdings"/>
      <w:sz w:val="20"/>
    </w:rPr>
  </w:style>
  <w:style w:type="character" w:customStyle="1" w:styleId="WW8Num24z0">
    <w:name w:val="WW8Num24z0"/>
    <w:rsid w:val="00FD322E"/>
    <w:rPr>
      <w:rFonts w:ascii="Courier New" w:hAnsi="Courier New" w:cs="Courier New"/>
    </w:rPr>
  </w:style>
  <w:style w:type="character" w:customStyle="1" w:styleId="WW8Num24z2">
    <w:name w:val="WW8Num24z2"/>
    <w:rsid w:val="00FD322E"/>
    <w:rPr>
      <w:rFonts w:ascii="Wingdings" w:hAnsi="Wingdings" w:cs="Wingdings"/>
    </w:rPr>
  </w:style>
  <w:style w:type="character" w:customStyle="1" w:styleId="WW8Num24z3">
    <w:name w:val="WW8Num24z3"/>
    <w:rsid w:val="00FD322E"/>
    <w:rPr>
      <w:rFonts w:ascii="Symbol" w:hAnsi="Symbol" w:cs="Symbol"/>
    </w:rPr>
  </w:style>
  <w:style w:type="character" w:customStyle="1" w:styleId="WW8Num25z0">
    <w:name w:val="WW8Num25z0"/>
    <w:rsid w:val="00FD322E"/>
    <w:rPr>
      <w:rFonts w:ascii="Symbol" w:hAnsi="Symbol" w:cs="Symbol"/>
      <w:sz w:val="20"/>
    </w:rPr>
  </w:style>
  <w:style w:type="character" w:customStyle="1" w:styleId="WW8Num25z1">
    <w:name w:val="WW8Num25z1"/>
    <w:rsid w:val="00FD322E"/>
    <w:rPr>
      <w:rFonts w:ascii="Courier New" w:hAnsi="Courier New" w:cs="Courier New"/>
      <w:sz w:val="20"/>
    </w:rPr>
  </w:style>
  <w:style w:type="character" w:customStyle="1" w:styleId="WW8Num25z2">
    <w:name w:val="WW8Num25z2"/>
    <w:rsid w:val="00FD322E"/>
    <w:rPr>
      <w:rFonts w:ascii="Wingdings" w:hAnsi="Wingdings" w:cs="Wingdings"/>
      <w:sz w:val="20"/>
    </w:rPr>
  </w:style>
  <w:style w:type="character" w:customStyle="1" w:styleId="WW8Num26z0">
    <w:name w:val="WW8Num26z0"/>
    <w:rsid w:val="00FD322E"/>
    <w:rPr>
      <w:b/>
      <w:bCs/>
      <w:kern w:val="1"/>
    </w:rPr>
  </w:style>
  <w:style w:type="character" w:customStyle="1" w:styleId="WW8Num30z0">
    <w:name w:val="WW8Num30z0"/>
    <w:rsid w:val="00FD322E"/>
    <w:rPr>
      <w:rFonts w:ascii="Courier New" w:hAnsi="Courier New" w:cs="Courier New"/>
    </w:rPr>
  </w:style>
  <w:style w:type="character" w:customStyle="1" w:styleId="WW8Num30z2">
    <w:name w:val="WW8Num30z2"/>
    <w:rsid w:val="00FD322E"/>
    <w:rPr>
      <w:rFonts w:ascii="Wingdings" w:hAnsi="Wingdings" w:cs="Wingdings"/>
    </w:rPr>
  </w:style>
  <w:style w:type="character" w:customStyle="1" w:styleId="WW8Num30z3">
    <w:name w:val="WW8Num30z3"/>
    <w:rsid w:val="00FD322E"/>
    <w:rPr>
      <w:rFonts w:ascii="Symbol" w:hAnsi="Symbol" w:cs="Symbol"/>
    </w:rPr>
  </w:style>
  <w:style w:type="character" w:customStyle="1" w:styleId="WW8NumSt15z0">
    <w:name w:val="WW8NumSt15z0"/>
    <w:rsid w:val="00FD322E"/>
    <w:rPr>
      <w:rFonts w:ascii="Symbol" w:hAnsi="Symbol" w:cs="Symbol"/>
      <w:sz w:val="22"/>
    </w:rPr>
  </w:style>
  <w:style w:type="character" w:customStyle="1" w:styleId="function">
    <w:name w:val="function"/>
    <w:basedOn w:val="DefaultParagraphFont"/>
    <w:rsid w:val="00FD322E"/>
  </w:style>
  <w:style w:type="character" w:customStyle="1" w:styleId="prefix">
    <w:name w:val="prefix"/>
    <w:basedOn w:val="DefaultParagraphFont"/>
    <w:rsid w:val="00FD322E"/>
  </w:style>
  <w:style w:type="character" w:customStyle="1" w:styleId="CharChar1">
    <w:name w:val="Char Char1"/>
    <w:rsid w:val="00FD322E"/>
    <w:rPr>
      <w:rFonts w:eastAsia="MS Mincho"/>
      <w:sz w:val="24"/>
      <w:szCs w:val="24"/>
      <w:lang w:val="en-GB" w:eastAsia="ja-JP" w:bidi="ar-SA"/>
    </w:rPr>
  </w:style>
  <w:style w:type="character" w:customStyle="1" w:styleId="StyleHeading112ptChar">
    <w:name w:val="Style Heading 1 + 12 pt Char"/>
    <w:rsid w:val="00FD322E"/>
    <w:rPr>
      <w:rFonts w:ascii="Arial" w:eastAsia="MS Mincho" w:hAnsi="Arial" w:cs="Arial"/>
      <w:b/>
      <w:bCs/>
      <w:kern w:val="1"/>
      <w:sz w:val="24"/>
      <w:szCs w:val="32"/>
      <w:lang w:val="en-GB" w:eastAsia="ja-JP" w:bidi="ar-SA"/>
    </w:rPr>
  </w:style>
  <w:style w:type="character" w:customStyle="1" w:styleId="NumberingSymbols">
    <w:name w:val="Numbering Symbols"/>
    <w:rsid w:val="00FD322E"/>
  </w:style>
  <w:style w:type="character" w:customStyle="1" w:styleId="EndnoteCharacters">
    <w:name w:val="Endnote Characters"/>
    <w:rsid w:val="00FD322E"/>
  </w:style>
  <w:style w:type="paragraph" w:customStyle="1" w:styleId="Heading">
    <w:name w:val="Heading"/>
    <w:basedOn w:val="Normal"/>
    <w:next w:val="BodyText"/>
    <w:rsid w:val="00FD322E"/>
    <w:pPr>
      <w:suppressAutoHyphens/>
      <w:spacing w:before="240"/>
      <w:jc w:val="center"/>
    </w:pPr>
    <w:rPr>
      <w:rFonts w:cs="Arial"/>
      <w:b/>
      <w:kern w:val="1"/>
      <w:sz w:val="32"/>
      <w:szCs w:val="32"/>
      <w:lang w:eastAsia="ja-JP"/>
    </w:rPr>
  </w:style>
  <w:style w:type="paragraph" w:customStyle="1" w:styleId="Index">
    <w:name w:val="Index"/>
    <w:basedOn w:val="Normal"/>
    <w:rsid w:val="00FD322E"/>
    <w:pPr>
      <w:suppressLineNumbers/>
      <w:suppressAutoHyphens/>
    </w:pPr>
    <w:rPr>
      <w:rFonts w:ascii="Times New Roman" w:eastAsia="MS Mincho" w:hAnsi="Times New Roman" w:cs="Lohit Hindi"/>
      <w:sz w:val="24"/>
      <w:szCs w:val="24"/>
      <w:lang w:val="en-GB" w:eastAsia="ja-JP"/>
    </w:rPr>
  </w:style>
  <w:style w:type="paragraph" w:customStyle="1" w:styleId="StyleHeading112pt">
    <w:name w:val="Style Heading 1 + 12 pt"/>
    <w:basedOn w:val="Heading1"/>
    <w:rsid w:val="00FD322E"/>
    <w:pPr>
      <w:pageBreakBefore w:val="0"/>
      <w:numPr>
        <w:numId w:val="0"/>
      </w:numPr>
      <w:tabs>
        <w:tab w:val="num" w:pos="360"/>
      </w:tabs>
      <w:suppressAutoHyphens/>
      <w:spacing w:before="240"/>
      <w:ind w:left="360" w:hanging="360"/>
    </w:pPr>
    <w:rPr>
      <w:rFonts w:eastAsia="MS Mincho"/>
      <w:kern w:val="1"/>
      <w:sz w:val="24"/>
      <w:lang w:val="en-GB" w:eastAsia="ja-JP"/>
    </w:rPr>
  </w:style>
  <w:style w:type="paragraph" w:customStyle="1" w:styleId="StyleHeading2Arial10pt">
    <w:name w:val="Style Heading 2 + Arial 10 pt"/>
    <w:basedOn w:val="Heading2"/>
    <w:rsid w:val="00FD322E"/>
    <w:pPr>
      <w:keepNext w:val="0"/>
      <w:numPr>
        <w:ilvl w:val="0"/>
        <w:numId w:val="14"/>
      </w:numPr>
      <w:suppressAutoHyphens/>
      <w:spacing w:before="280" w:after="280"/>
    </w:pPr>
    <w:rPr>
      <w:rFonts w:eastAsia="MS Mincho"/>
      <w:iCs/>
      <w:szCs w:val="36"/>
      <w:lang w:val="en-GB" w:eastAsia="ja-JP"/>
    </w:rPr>
  </w:style>
  <w:style w:type="paragraph" w:customStyle="1" w:styleId="StyleHeading2Arial10pt1">
    <w:name w:val="Style Heading 2 + Arial 10 pt1"/>
    <w:basedOn w:val="Heading2"/>
    <w:rsid w:val="00FD322E"/>
    <w:pPr>
      <w:keepNext w:val="0"/>
      <w:numPr>
        <w:ilvl w:val="0"/>
        <w:numId w:val="0"/>
      </w:numPr>
      <w:tabs>
        <w:tab w:val="num" w:pos="360"/>
      </w:tabs>
      <w:suppressAutoHyphens/>
      <w:spacing w:before="280" w:after="280"/>
      <w:ind w:left="360" w:hanging="360"/>
    </w:pPr>
    <w:rPr>
      <w:rFonts w:eastAsia="MS Mincho"/>
      <w:iCs/>
      <w:szCs w:val="36"/>
      <w:lang w:val="en-GB" w:eastAsia="ja-JP"/>
    </w:rPr>
  </w:style>
  <w:style w:type="paragraph" w:customStyle="1" w:styleId="Contents10">
    <w:name w:val="Contents 10"/>
    <w:basedOn w:val="Index"/>
    <w:rsid w:val="00FD322E"/>
    <w:pPr>
      <w:tabs>
        <w:tab w:val="right" w:leader="dot" w:pos="7425"/>
      </w:tabs>
      <w:ind w:left="2547"/>
    </w:pPr>
  </w:style>
  <w:style w:type="paragraph" w:customStyle="1" w:styleId="TableContents">
    <w:name w:val="Table Contents"/>
    <w:basedOn w:val="Normal"/>
    <w:rsid w:val="00FD322E"/>
    <w:pPr>
      <w:suppressLineNumbers/>
      <w:suppressAutoHyphens/>
    </w:pPr>
    <w:rPr>
      <w:rFonts w:ascii="Times New Roman" w:eastAsia="MS Mincho" w:hAnsi="Times New Roman"/>
      <w:sz w:val="24"/>
      <w:szCs w:val="24"/>
      <w:lang w:val="en-GB" w:eastAsia="ja-JP"/>
    </w:rPr>
  </w:style>
  <w:style w:type="paragraph" w:customStyle="1" w:styleId="startli">
    <w:name w:val="startli"/>
    <w:basedOn w:val="Normal"/>
    <w:rsid w:val="00F81703"/>
    <w:pPr>
      <w:spacing w:before="100" w:beforeAutospacing="1" w:after="100" w:afterAutospacing="1"/>
    </w:pPr>
    <w:rPr>
      <w:rFonts w:ascii="Times New Roman" w:hAnsi="Times New Roman"/>
      <w:sz w:val="24"/>
      <w:szCs w:val="24"/>
    </w:rPr>
  </w:style>
  <w:style w:type="paragraph" w:styleId="ListParagraph">
    <w:name w:val="List Paragraph"/>
    <w:basedOn w:val="Normal"/>
    <w:qFormat/>
    <w:rsid w:val="0080475B"/>
    <w:pPr>
      <w:ind w:left="720"/>
      <w:contextualSpacing/>
    </w:pPr>
  </w:style>
  <w:style w:type="character" w:customStyle="1" w:styleId="varargs">
    <w:name w:val="varargs"/>
    <w:basedOn w:val="DefaultParagraphFont"/>
    <w:rsid w:val="008C6949"/>
  </w:style>
  <w:style w:type="paragraph" w:customStyle="1" w:styleId="richtextnodeselected">
    <w:name w:val="richtextnodeselected"/>
    <w:basedOn w:val="Normal"/>
    <w:rsid w:val="003C4D8A"/>
    <w:pPr>
      <w:spacing w:before="100" w:beforeAutospacing="1" w:after="100" w:afterAutospacing="1"/>
    </w:pPr>
    <w:rPr>
      <w:rFonts w:ascii="Times New Roman" w:hAnsi="Times New Roman"/>
      <w:sz w:val="24"/>
      <w:szCs w:val="24"/>
      <w:lang w:val="en-GB" w:eastAsia="en-GB"/>
    </w:rPr>
  </w:style>
  <w:style w:type="paragraph" w:styleId="NoSpacing">
    <w:name w:val="No Spacing"/>
    <w:uiPriority w:val="1"/>
    <w:qFormat/>
    <w:rsid w:val="00536D6F"/>
    <w:rPr>
      <w:rFonts w:ascii="Arial" w:hAnsi="Arial"/>
    </w:rPr>
  </w:style>
  <w:style w:type="character" w:customStyle="1" w:styleId="il">
    <w:name w:val="il"/>
    <w:basedOn w:val="DefaultParagraphFont"/>
    <w:rsid w:val="00D561ED"/>
  </w:style>
  <w:style w:type="paragraph" w:customStyle="1" w:styleId="ExampleDFDL">
    <w:name w:val="ExampleDFDL"/>
    <w:basedOn w:val="XMLExcerpt"/>
    <w:link w:val="ExampleDFDLChar"/>
    <w:qFormat/>
    <w:rsid w:val="00A4165B"/>
  </w:style>
  <w:style w:type="character" w:customStyle="1" w:styleId="CommentTextChar">
    <w:name w:val="Comment Text Char"/>
    <w:link w:val="CommentText"/>
    <w:rsid w:val="00A4165B"/>
    <w:rPr>
      <w:rFonts w:ascii="Arial" w:hAnsi="Arial"/>
    </w:rPr>
  </w:style>
  <w:style w:type="character" w:customStyle="1" w:styleId="ExampleDFDLChar">
    <w:name w:val="ExampleDFDL Char"/>
    <w:basedOn w:val="XMLExcerptChar"/>
    <w:link w:val="ExampleDFDL"/>
    <w:rsid w:val="00A4165B"/>
    <w:rPr>
      <w:rFonts w:ascii="Courier New" w:hAnsi="Courier New" w:cs="Courier New"/>
      <w:noProof/>
      <w:shd w:val="clear" w:color="auto" w:fill="F3F3F3"/>
      <w:lang w:val="en-GB" w:eastAsia="en-GB" w:bidi="ar-SA"/>
    </w:rPr>
  </w:style>
  <w:style w:type="character" w:customStyle="1" w:styleId="FootnoteTextChar">
    <w:name w:val="Footnote Text Char"/>
    <w:basedOn w:val="DefaultParagraphFont"/>
    <w:link w:val="FootnoteText"/>
    <w:rsid w:val="00BB16D4"/>
    <w:rPr>
      <w:rFonts w:ascii="Arial" w:hAnsi="Arial"/>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Title" w:qFormat="1"/>
    <w:lsdException w:name="Default Paragraph Font" w:uiPriority="1"/>
    <w:lsdException w:name="Subtitle" w:qFormat="1"/>
    <w:lsdException w:name="Hyperlink" w:uiPriority="99"/>
    <w:lsdException w:name="Strong" w:qFormat="1"/>
    <w:lsdException w:name="Emphasis" w:qFormat="1"/>
    <w:lsdException w:name="Normal (Web)" w:uiPriority="99"/>
    <w:lsdException w:name="HTML Code" w:uiPriority="99"/>
    <w:lsdException w:name="No Lis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45662B"/>
    <w:pPr>
      <w:spacing w:before="60" w:after="60"/>
    </w:pPr>
    <w:rPr>
      <w:rFonts w:ascii="Arial" w:hAnsi="Arial"/>
    </w:rPr>
  </w:style>
  <w:style w:type="paragraph" w:styleId="Heading1">
    <w:name w:val="heading 1"/>
    <w:basedOn w:val="Normal"/>
    <w:next w:val="nobreak"/>
    <w:link w:val="Heading1Char"/>
    <w:qFormat/>
    <w:rsid w:val="009E142C"/>
    <w:pPr>
      <w:keepNext/>
      <w:pageBreakBefore/>
      <w:numPr>
        <w:numId w:val="64"/>
      </w:numPr>
      <w:spacing w:before="120"/>
      <w:outlineLvl w:val="0"/>
    </w:pPr>
    <w:rPr>
      <w:rFonts w:cs="Arial"/>
      <w:b/>
      <w:bCs/>
      <w:kern w:val="32"/>
      <w:szCs w:val="32"/>
    </w:rPr>
  </w:style>
  <w:style w:type="paragraph" w:styleId="Heading2">
    <w:name w:val="heading 2"/>
    <w:basedOn w:val="Heading1"/>
    <w:next w:val="nobreak"/>
    <w:link w:val="Heading2Char"/>
    <w:autoRedefine/>
    <w:qFormat/>
    <w:rsid w:val="001526F6"/>
    <w:pPr>
      <w:pageBreakBefore w:val="0"/>
      <w:numPr>
        <w:ilvl w:val="1"/>
      </w:numPr>
      <w:outlineLvl w:val="1"/>
    </w:pPr>
  </w:style>
  <w:style w:type="paragraph" w:styleId="Heading3">
    <w:name w:val="heading 3"/>
    <w:basedOn w:val="Normal"/>
    <w:next w:val="nobreak"/>
    <w:link w:val="Heading3Char"/>
    <w:autoRedefine/>
    <w:qFormat/>
    <w:rsid w:val="0031368F"/>
    <w:pPr>
      <w:keepNext/>
      <w:numPr>
        <w:ilvl w:val="2"/>
        <w:numId w:val="64"/>
      </w:numPr>
      <w:spacing w:after="120"/>
      <w:outlineLvl w:val="2"/>
      <w:pPrChange w:id="1" w:author="mbeckerle" w:date="2013-07-24T16:59:00Z">
        <w:pPr>
          <w:numPr>
            <w:ilvl w:val="2"/>
            <w:numId w:val="64"/>
          </w:numPr>
          <w:tabs>
            <w:tab w:val="num" w:pos="720"/>
          </w:tabs>
          <w:spacing w:before="60" w:after="120"/>
          <w:ind w:left="720" w:hanging="720"/>
          <w:outlineLvl w:val="2"/>
        </w:pPr>
      </w:pPrChange>
    </w:pPr>
    <w:rPr>
      <w:rFonts w:ascii="Helvetica" w:hAnsi="Helvetica" w:cs="Arial"/>
      <w:b/>
      <w:bCs/>
      <w:rPrChange w:id="1" w:author="mbeckerle" w:date="2013-07-24T16:59:00Z">
        <w:rPr>
          <w:rFonts w:ascii="Helvetica" w:hAnsi="Helvetica" w:cs="Arial"/>
          <w:b/>
          <w:bCs/>
          <w:lang w:val="en-US" w:eastAsia="en-US" w:bidi="ar-SA"/>
        </w:rPr>
      </w:rPrChange>
    </w:rPr>
  </w:style>
  <w:style w:type="paragraph" w:styleId="Heading4">
    <w:name w:val="heading 4"/>
    <w:basedOn w:val="Normal"/>
    <w:next w:val="Normal"/>
    <w:link w:val="Heading4Char"/>
    <w:qFormat/>
    <w:rsid w:val="009E78A1"/>
    <w:pPr>
      <w:keepNext/>
      <w:numPr>
        <w:ilvl w:val="3"/>
        <w:numId w:val="64"/>
      </w:numPr>
      <w:spacing w:before="240"/>
      <w:outlineLvl w:val="3"/>
    </w:pPr>
    <w:rPr>
      <w:b/>
      <w:bCs/>
      <w:szCs w:val="28"/>
    </w:rPr>
  </w:style>
  <w:style w:type="paragraph" w:styleId="Heading5">
    <w:name w:val="heading 5"/>
    <w:basedOn w:val="Normal"/>
    <w:next w:val="Normal"/>
    <w:autoRedefine/>
    <w:qFormat/>
    <w:rsid w:val="009E78A1"/>
    <w:pPr>
      <w:numPr>
        <w:ilvl w:val="4"/>
        <w:numId w:val="64"/>
      </w:numPr>
      <w:spacing w:before="240"/>
      <w:outlineLvl w:val="4"/>
    </w:pPr>
    <w:rPr>
      <w:rFonts w:ascii="Helvetica" w:hAnsi="Helvetica" w:cs="Times"/>
      <w:b/>
      <w:i/>
      <w:szCs w:val="26"/>
    </w:rPr>
  </w:style>
  <w:style w:type="paragraph" w:styleId="Heading6">
    <w:name w:val="heading 6"/>
    <w:basedOn w:val="Normal"/>
    <w:next w:val="Normal"/>
    <w:qFormat/>
    <w:rsid w:val="009E78A1"/>
    <w:pPr>
      <w:numPr>
        <w:ilvl w:val="5"/>
        <w:numId w:val="64"/>
      </w:numPr>
      <w:spacing w:before="240"/>
      <w:outlineLvl w:val="5"/>
    </w:pPr>
    <w:rPr>
      <w:rFonts w:ascii="Times New Roman" w:hAnsi="Times New Roman"/>
      <w:b/>
      <w:sz w:val="22"/>
      <w:szCs w:val="22"/>
    </w:rPr>
  </w:style>
  <w:style w:type="paragraph" w:styleId="Heading7">
    <w:name w:val="heading 7"/>
    <w:basedOn w:val="Normal"/>
    <w:next w:val="Normal"/>
    <w:qFormat/>
    <w:rsid w:val="009E78A1"/>
    <w:pPr>
      <w:numPr>
        <w:ilvl w:val="6"/>
        <w:numId w:val="64"/>
      </w:numPr>
      <w:spacing w:before="240"/>
      <w:outlineLvl w:val="6"/>
    </w:pPr>
    <w:rPr>
      <w:rFonts w:ascii="Times New Roman" w:hAnsi="Times New Roman"/>
      <w:sz w:val="24"/>
      <w:szCs w:val="24"/>
    </w:rPr>
  </w:style>
  <w:style w:type="paragraph" w:styleId="Heading8">
    <w:name w:val="heading 8"/>
    <w:basedOn w:val="Normal"/>
    <w:next w:val="Normal"/>
    <w:qFormat/>
    <w:rsid w:val="009E78A1"/>
    <w:pPr>
      <w:numPr>
        <w:ilvl w:val="7"/>
        <w:numId w:val="64"/>
      </w:numPr>
      <w:spacing w:before="240"/>
      <w:outlineLvl w:val="7"/>
    </w:pPr>
    <w:rPr>
      <w:rFonts w:ascii="Times New Roman" w:hAnsi="Times New Roman"/>
      <w:i/>
      <w:sz w:val="24"/>
      <w:szCs w:val="24"/>
    </w:rPr>
  </w:style>
  <w:style w:type="paragraph" w:styleId="Heading9">
    <w:name w:val="heading 9"/>
    <w:basedOn w:val="Normal"/>
    <w:next w:val="Normal"/>
    <w:qFormat/>
    <w:rsid w:val="009E78A1"/>
    <w:pPr>
      <w:numPr>
        <w:ilvl w:val="8"/>
        <w:numId w:val="64"/>
      </w:numPr>
      <w:spacing w:before="240"/>
      <w:outlineLvl w:val="8"/>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break">
    <w:name w:val="nobreak"/>
    <w:basedOn w:val="Normal"/>
    <w:next w:val="Normal"/>
    <w:link w:val="nobreakChar"/>
    <w:rsid w:val="009E78A1"/>
    <w:pPr>
      <w:keepNext/>
    </w:pPr>
    <w:rPr>
      <w:szCs w:val="24"/>
    </w:rPr>
  </w:style>
  <w:style w:type="character" w:customStyle="1" w:styleId="nobreakChar">
    <w:name w:val="nobreak Char"/>
    <w:link w:val="nobreak"/>
    <w:rsid w:val="00474BBB"/>
    <w:rPr>
      <w:rFonts w:ascii="Arial" w:hAnsi="Arial"/>
      <w:szCs w:val="24"/>
      <w:lang w:val="en-US" w:eastAsia="en-US" w:bidi="ar-SA"/>
    </w:rPr>
  </w:style>
  <w:style w:type="character" w:customStyle="1" w:styleId="Heading1Char">
    <w:name w:val="Heading 1 Char"/>
    <w:link w:val="Heading1"/>
    <w:rsid w:val="009E142C"/>
    <w:rPr>
      <w:rFonts w:ascii="Arial" w:hAnsi="Arial" w:cs="Arial"/>
      <w:b/>
      <w:bCs/>
      <w:kern w:val="32"/>
      <w:szCs w:val="32"/>
    </w:rPr>
  </w:style>
  <w:style w:type="character" w:customStyle="1" w:styleId="Heading2Char">
    <w:name w:val="Heading 2 Char"/>
    <w:link w:val="Heading2"/>
    <w:rsid w:val="001526F6"/>
    <w:rPr>
      <w:rFonts w:ascii="Arial" w:hAnsi="Arial" w:cs="Arial"/>
      <w:b/>
      <w:bCs/>
      <w:kern w:val="32"/>
      <w:szCs w:val="32"/>
    </w:rPr>
  </w:style>
  <w:style w:type="character" w:customStyle="1" w:styleId="Heading3Char">
    <w:name w:val="Heading 3 Char"/>
    <w:link w:val="Heading3"/>
    <w:rsid w:val="0031368F"/>
    <w:rPr>
      <w:rFonts w:ascii="Helvetica" w:hAnsi="Helvetica" w:cs="Arial"/>
      <w:b/>
      <w:bCs/>
    </w:rPr>
  </w:style>
  <w:style w:type="paragraph" w:customStyle="1" w:styleId="Normal1">
    <w:name w:val="Normal1"/>
    <w:basedOn w:val="Normal"/>
    <w:link w:val="normalChar1"/>
    <w:pPr>
      <w:ind w:firstLine="245"/>
      <w:jc w:val="both"/>
    </w:pPr>
    <w:rPr>
      <w:rFonts w:ascii="Times New Roman" w:hAnsi="Times New Roman"/>
    </w:rPr>
  </w:style>
  <w:style w:type="character" w:customStyle="1" w:styleId="normalChar1">
    <w:name w:val="normal Char1"/>
    <w:link w:val="Normal1"/>
    <w:rsid w:val="00A1353E"/>
    <w:rPr>
      <w:lang w:val="en-US" w:eastAsia="en-US" w:bidi="ar-SA"/>
    </w:rPr>
  </w:style>
  <w:style w:type="character" w:customStyle="1" w:styleId="Heading4Char">
    <w:name w:val="Heading 4 Char"/>
    <w:link w:val="Heading4"/>
    <w:rsid w:val="007B073E"/>
    <w:rPr>
      <w:rFonts w:ascii="Arial" w:hAnsi="Arial"/>
      <w:b/>
      <w:bCs/>
      <w:szCs w:val="28"/>
      <w:lang w:val="en-US" w:eastAsia="en-US" w:bidi="ar-SA"/>
    </w:rPr>
  </w:style>
  <w:style w:type="paragraph" w:customStyle="1" w:styleId="HTMLBody">
    <w:name w:val="HTML Body"/>
    <w:rsid w:val="009E78A1"/>
    <w:pPr>
      <w:autoSpaceDE w:val="0"/>
      <w:autoSpaceDN w:val="0"/>
      <w:adjustRightInd w:val="0"/>
    </w:pPr>
    <w:rPr>
      <w:rFonts w:ascii="Comic Sans MS" w:hAnsi="Comic Sans MS"/>
      <w:sz w:val="18"/>
      <w:szCs w:val="18"/>
    </w:rPr>
  </w:style>
  <w:style w:type="paragraph" w:styleId="Header">
    <w:name w:val="header"/>
    <w:basedOn w:val="Normal"/>
    <w:link w:val="HeaderChar"/>
    <w:rsid w:val="009E78A1"/>
    <w:pPr>
      <w:tabs>
        <w:tab w:val="center" w:pos="4320"/>
        <w:tab w:val="right" w:pos="8640"/>
      </w:tabs>
    </w:pPr>
    <w:rPr>
      <w:szCs w:val="24"/>
    </w:rPr>
  </w:style>
  <w:style w:type="character" w:customStyle="1" w:styleId="HeaderChar">
    <w:name w:val="Header Char"/>
    <w:link w:val="Header"/>
    <w:rsid w:val="00A1353E"/>
    <w:rPr>
      <w:rFonts w:ascii="Arial" w:hAnsi="Arial"/>
      <w:szCs w:val="24"/>
      <w:lang w:val="en-US" w:eastAsia="en-US" w:bidi="ar-SA"/>
    </w:rPr>
  </w:style>
  <w:style w:type="paragraph" w:styleId="Footer">
    <w:name w:val="footer"/>
    <w:basedOn w:val="Normal"/>
    <w:rsid w:val="009E78A1"/>
    <w:pPr>
      <w:tabs>
        <w:tab w:val="center" w:pos="4320"/>
        <w:tab w:val="right" w:pos="8640"/>
      </w:tabs>
    </w:pPr>
  </w:style>
  <w:style w:type="character" w:styleId="Hyperlink">
    <w:name w:val="Hyperlink"/>
    <w:uiPriority w:val="99"/>
    <w:rsid w:val="009E78A1"/>
    <w:rPr>
      <w:color w:val="0000FF"/>
      <w:u w:val="single"/>
    </w:rPr>
  </w:style>
  <w:style w:type="character" w:styleId="PageNumber">
    <w:name w:val="page number"/>
    <w:basedOn w:val="DefaultParagraphFont"/>
    <w:rsid w:val="009E78A1"/>
  </w:style>
  <w:style w:type="paragraph" w:styleId="BlockText">
    <w:name w:val="Block Text"/>
    <w:basedOn w:val="Normal"/>
    <w:rsid w:val="009E78A1"/>
    <w:pPr>
      <w:ind w:left="360" w:right="720"/>
    </w:pPr>
    <w:rPr>
      <w:rFonts w:ascii="Courier New" w:hAnsi="Courier New"/>
      <w:sz w:val="18"/>
      <w:szCs w:val="18"/>
    </w:rPr>
  </w:style>
  <w:style w:type="paragraph" w:styleId="Caption">
    <w:name w:val="caption"/>
    <w:basedOn w:val="Normal"/>
    <w:next w:val="Normal"/>
    <w:qFormat/>
    <w:rsid w:val="009E78A1"/>
    <w:pPr>
      <w:spacing w:before="120" w:after="120"/>
    </w:pPr>
    <w:rPr>
      <w:b/>
    </w:rPr>
  </w:style>
  <w:style w:type="paragraph" w:styleId="NormalWeb">
    <w:name w:val="Normal (Web)"/>
    <w:basedOn w:val="Normal"/>
    <w:uiPriority w:val="99"/>
    <w:rsid w:val="009E78A1"/>
    <w:rPr>
      <w:rFonts w:ascii="Times New Roman" w:hAnsi="Times New Roman"/>
      <w:sz w:val="24"/>
      <w:szCs w:val="24"/>
    </w:rPr>
  </w:style>
  <w:style w:type="paragraph" w:styleId="PlainText">
    <w:name w:val="Plain Text"/>
    <w:basedOn w:val="Normal"/>
    <w:rsid w:val="009E78A1"/>
    <w:pPr>
      <w:ind w:left="720"/>
    </w:pPr>
    <w:rPr>
      <w:rFonts w:ascii="Courier New" w:hAnsi="Courier New"/>
    </w:rPr>
  </w:style>
  <w:style w:type="paragraph" w:styleId="BodyText">
    <w:name w:val="Body Text"/>
    <w:basedOn w:val="Normal"/>
    <w:rsid w:val="009E78A1"/>
    <w:pPr>
      <w:spacing w:after="120"/>
    </w:pPr>
  </w:style>
  <w:style w:type="paragraph" w:styleId="BodyText2">
    <w:name w:val="Body Text 2"/>
    <w:basedOn w:val="Normal"/>
    <w:pPr>
      <w:spacing w:after="120" w:line="480" w:lineRule="auto"/>
    </w:pPr>
  </w:style>
  <w:style w:type="paragraph" w:styleId="BodyText3">
    <w:name w:val="Body Text 3"/>
    <w:basedOn w:val="Normal"/>
    <w:rsid w:val="009E78A1"/>
    <w:pPr>
      <w:spacing w:after="120"/>
    </w:pPr>
    <w:rPr>
      <w:sz w:val="16"/>
      <w:szCs w:val="16"/>
    </w:rPr>
  </w:style>
  <w:style w:type="paragraph" w:styleId="BodyTextFirstIndent">
    <w:name w:val="Body Text First Indent"/>
    <w:basedOn w:val="BodyText"/>
    <w:rsid w:val="009E78A1"/>
    <w:pPr>
      <w:ind w:firstLine="210"/>
    </w:pPr>
  </w:style>
  <w:style w:type="paragraph" w:styleId="BodyTextIndent">
    <w:name w:val="Body Text Indent"/>
    <w:basedOn w:val="Normal"/>
    <w:rsid w:val="009E78A1"/>
    <w:pPr>
      <w:spacing w:after="120"/>
      <w:ind w:left="360"/>
    </w:pPr>
  </w:style>
  <w:style w:type="paragraph" w:styleId="BodyTextFirstIndent2">
    <w:name w:val="Body Text First Indent 2"/>
    <w:basedOn w:val="BodyTextIndent"/>
    <w:rsid w:val="009E78A1"/>
    <w:pPr>
      <w:ind w:firstLine="210"/>
    </w:pPr>
  </w:style>
  <w:style w:type="paragraph" w:styleId="BodyTextIndent2">
    <w:name w:val="Body Text Indent 2"/>
    <w:basedOn w:val="Normal"/>
    <w:rsid w:val="009E78A1"/>
    <w:pPr>
      <w:spacing w:after="120" w:line="480" w:lineRule="auto"/>
      <w:ind w:left="360"/>
    </w:pPr>
  </w:style>
  <w:style w:type="paragraph" w:styleId="BodyTextIndent3">
    <w:name w:val="Body Text Indent 3"/>
    <w:basedOn w:val="Normal"/>
    <w:rsid w:val="009E78A1"/>
    <w:pPr>
      <w:spacing w:after="120"/>
      <w:ind w:left="360"/>
    </w:pPr>
    <w:rPr>
      <w:sz w:val="16"/>
      <w:szCs w:val="16"/>
    </w:rPr>
  </w:style>
  <w:style w:type="paragraph" w:styleId="Closing">
    <w:name w:val="Closing"/>
    <w:basedOn w:val="Normal"/>
    <w:rsid w:val="009E78A1"/>
    <w:pPr>
      <w:ind w:left="4320"/>
    </w:pPr>
  </w:style>
  <w:style w:type="paragraph" w:styleId="CommentText">
    <w:name w:val="annotation text"/>
    <w:basedOn w:val="Normal"/>
    <w:link w:val="CommentTextChar"/>
    <w:rsid w:val="009E78A1"/>
  </w:style>
  <w:style w:type="paragraph" w:styleId="Date">
    <w:name w:val="Date"/>
    <w:basedOn w:val="Normal"/>
    <w:next w:val="Normal"/>
    <w:rsid w:val="009E78A1"/>
  </w:style>
  <w:style w:type="paragraph" w:styleId="DocumentMap">
    <w:name w:val="Document Map"/>
    <w:basedOn w:val="Normal"/>
    <w:semiHidden/>
    <w:rsid w:val="009E78A1"/>
    <w:pPr>
      <w:shd w:val="clear" w:color="auto" w:fill="000080"/>
    </w:pPr>
    <w:rPr>
      <w:rFonts w:ascii="Tahoma" w:hAnsi="Tahoma"/>
    </w:rPr>
  </w:style>
  <w:style w:type="paragraph" w:styleId="E-mailSignature">
    <w:name w:val="E-mail Signature"/>
    <w:basedOn w:val="Normal"/>
    <w:rsid w:val="009E78A1"/>
  </w:style>
  <w:style w:type="paragraph" w:styleId="EndnoteText">
    <w:name w:val="endnote text"/>
    <w:basedOn w:val="Normal"/>
    <w:semiHidden/>
    <w:rsid w:val="009E78A1"/>
  </w:style>
  <w:style w:type="paragraph" w:styleId="EnvelopeAddress">
    <w:name w:val="envelope address"/>
    <w:basedOn w:val="Normal"/>
    <w:rsid w:val="009E78A1"/>
    <w:pPr>
      <w:framePr w:w="7920" w:h="1980" w:hRule="exact" w:hSpace="180" w:wrap="auto" w:hAnchor="page" w:xAlign="center" w:yAlign="bottom"/>
      <w:ind w:left="2880"/>
    </w:pPr>
    <w:rPr>
      <w:sz w:val="24"/>
      <w:szCs w:val="24"/>
    </w:rPr>
  </w:style>
  <w:style w:type="paragraph" w:styleId="EnvelopeReturn">
    <w:name w:val="envelope return"/>
    <w:basedOn w:val="Normal"/>
    <w:rsid w:val="009E78A1"/>
  </w:style>
  <w:style w:type="paragraph" w:styleId="FootnoteText">
    <w:name w:val="footnote text"/>
    <w:basedOn w:val="Normal"/>
    <w:link w:val="FootnoteTextChar"/>
    <w:rsid w:val="009E78A1"/>
  </w:style>
  <w:style w:type="paragraph" w:styleId="HTMLAddress">
    <w:name w:val="HTML Address"/>
    <w:basedOn w:val="Normal"/>
    <w:rsid w:val="009E78A1"/>
    <w:rPr>
      <w:i/>
    </w:rPr>
  </w:style>
  <w:style w:type="paragraph" w:styleId="HTMLPreformatted">
    <w:name w:val="HTML Preformatted"/>
    <w:basedOn w:val="Normal"/>
    <w:link w:val="HTMLPreformattedChar"/>
    <w:rsid w:val="009E78A1"/>
    <w:rPr>
      <w:rFonts w:ascii="Courier New" w:hAnsi="Courier New" w:cs="Helvetica"/>
    </w:rPr>
  </w:style>
  <w:style w:type="character" w:customStyle="1" w:styleId="HTMLPreformattedChar">
    <w:name w:val="HTML Preformatted Char"/>
    <w:link w:val="HTMLPreformatted"/>
    <w:rsid w:val="00B80ACE"/>
    <w:rPr>
      <w:rFonts w:ascii="Courier New" w:hAnsi="Courier New" w:cs="Helvetica"/>
      <w:lang w:val="en-US" w:eastAsia="en-US" w:bidi="ar-SA"/>
    </w:rPr>
  </w:style>
  <w:style w:type="paragraph" w:styleId="Index1">
    <w:name w:val="index 1"/>
    <w:basedOn w:val="Normal"/>
    <w:next w:val="Normal"/>
    <w:autoRedefine/>
    <w:semiHidden/>
    <w:rsid w:val="009E78A1"/>
    <w:pPr>
      <w:ind w:left="200" w:hanging="200"/>
    </w:pPr>
  </w:style>
  <w:style w:type="paragraph" w:styleId="Index2">
    <w:name w:val="index 2"/>
    <w:basedOn w:val="Normal"/>
    <w:next w:val="Normal"/>
    <w:autoRedefine/>
    <w:semiHidden/>
    <w:rsid w:val="009E78A1"/>
    <w:pPr>
      <w:ind w:left="400" w:hanging="200"/>
    </w:pPr>
  </w:style>
  <w:style w:type="paragraph" w:styleId="Index3">
    <w:name w:val="index 3"/>
    <w:basedOn w:val="Normal"/>
    <w:next w:val="Normal"/>
    <w:autoRedefine/>
    <w:semiHidden/>
    <w:rsid w:val="009E78A1"/>
    <w:pPr>
      <w:ind w:left="600" w:hanging="200"/>
    </w:pPr>
  </w:style>
  <w:style w:type="paragraph" w:styleId="Index4">
    <w:name w:val="index 4"/>
    <w:basedOn w:val="Normal"/>
    <w:next w:val="Normal"/>
    <w:autoRedefine/>
    <w:semiHidden/>
    <w:rsid w:val="009E78A1"/>
    <w:pPr>
      <w:ind w:left="800" w:hanging="200"/>
    </w:pPr>
  </w:style>
  <w:style w:type="paragraph" w:styleId="Index5">
    <w:name w:val="index 5"/>
    <w:basedOn w:val="Normal"/>
    <w:next w:val="Normal"/>
    <w:autoRedefine/>
    <w:semiHidden/>
    <w:rsid w:val="009E78A1"/>
    <w:pPr>
      <w:ind w:left="1000" w:hanging="200"/>
    </w:pPr>
  </w:style>
  <w:style w:type="paragraph" w:styleId="Index6">
    <w:name w:val="index 6"/>
    <w:basedOn w:val="Normal"/>
    <w:next w:val="Normal"/>
    <w:autoRedefine/>
    <w:semiHidden/>
    <w:rsid w:val="009E78A1"/>
    <w:pPr>
      <w:ind w:left="1200" w:hanging="200"/>
    </w:pPr>
  </w:style>
  <w:style w:type="paragraph" w:styleId="Index7">
    <w:name w:val="index 7"/>
    <w:basedOn w:val="Normal"/>
    <w:next w:val="Normal"/>
    <w:autoRedefine/>
    <w:semiHidden/>
    <w:rsid w:val="009E78A1"/>
    <w:pPr>
      <w:ind w:left="1400" w:hanging="200"/>
    </w:pPr>
  </w:style>
  <w:style w:type="paragraph" w:styleId="Index8">
    <w:name w:val="index 8"/>
    <w:basedOn w:val="Normal"/>
    <w:next w:val="Normal"/>
    <w:autoRedefine/>
    <w:semiHidden/>
    <w:rsid w:val="009E78A1"/>
    <w:pPr>
      <w:ind w:left="1600" w:hanging="200"/>
    </w:pPr>
  </w:style>
  <w:style w:type="paragraph" w:styleId="Index9">
    <w:name w:val="index 9"/>
    <w:basedOn w:val="Normal"/>
    <w:next w:val="Normal"/>
    <w:autoRedefine/>
    <w:semiHidden/>
    <w:rsid w:val="009E78A1"/>
    <w:pPr>
      <w:ind w:left="1800" w:hanging="200"/>
    </w:pPr>
  </w:style>
  <w:style w:type="paragraph" w:styleId="IndexHeading">
    <w:name w:val="index heading"/>
    <w:basedOn w:val="Normal"/>
    <w:next w:val="Index1"/>
    <w:semiHidden/>
    <w:rsid w:val="009E78A1"/>
    <w:rPr>
      <w:b/>
    </w:rPr>
  </w:style>
  <w:style w:type="paragraph" w:styleId="List">
    <w:name w:val="List"/>
    <w:basedOn w:val="Normal"/>
    <w:rsid w:val="009E78A1"/>
    <w:pPr>
      <w:ind w:left="360" w:hanging="360"/>
    </w:pPr>
  </w:style>
  <w:style w:type="paragraph" w:styleId="List2">
    <w:name w:val="List 2"/>
    <w:basedOn w:val="Normal"/>
    <w:rsid w:val="009E78A1"/>
    <w:pPr>
      <w:ind w:left="720" w:hanging="360"/>
    </w:pPr>
  </w:style>
  <w:style w:type="paragraph" w:styleId="List3">
    <w:name w:val="List 3"/>
    <w:basedOn w:val="Normal"/>
    <w:rsid w:val="009E78A1"/>
    <w:pPr>
      <w:ind w:left="1080" w:hanging="360"/>
    </w:pPr>
  </w:style>
  <w:style w:type="paragraph" w:styleId="List4">
    <w:name w:val="List 4"/>
    <w:basedOn w:val="Normal"/>
    <w:rsid w:val="009E78A1"/>
    <w:pPr>
      <w:ind w:left="1440" w:hanging="360"/>
    </w:pPr>
  </w:style>
  <w:style w:type="paragraph" w:styleId="List5">
    <w:name w:val="List 5"/>
    <w:basedOn w:val="Normal"/>
    <w:rsid w:val="009E78A1"/>
    <w:pPr>
      <w:ind w:left="1800" w:hanging="360"/>
    </w:pPr>
  </w:style>
  <w:style w:type="paragraph" w:styleId="ListBullet">
    <w:name w:val="List Bullet"/>
    <w:basedOn w:val="Normal"/>
    <w:autoRedefine/>
    <w:rsid w:val="009E78A1"/>
    <w:pPr>
      <w:tabs>
        <w:tab w:val="num" w:pos="360"/>
      </w:tabs>
      <w:ind w:left="360" w:hanging="360"/>
    </w:pPr>
  </w:style>
  <w:style w:type="paragraph" w:styleId="ListBullet2">
    <w:name w:val="List Bullet 2"/>
    <w:basedOn w:val="Normal"/>
    <w:autoRedefine/>
    <w:rsid w:val="009E78A1"/>
    <w:pPr>
      <w:numPr>
        <w:numId w:val="2"/>
      </w:numPr>
    </w:pPr>
  </w:style>
  <w:style w:type="paragraph" w:styleId="ListBullet3">
    <w:name w:val="List Bullet 3"/>
    <w:basedOn w:val="Normal"/>
    <w:autoRedefine/>
    <w:rsid w:val="009E78A1"/>
    <w:pPr>
      <w:numPr>
        <w:numId w:val="3"/>
      </w:numPr>
    </w:pPr>
  </w:style>
  <w:style w:type="paragraph" w:styleId="ListBullet4">
    <w:name w:val="List Bullet 4"/>
    <w:basedOn w:val="Normal"/>
    <w:autoRedefine/>
    <w:rsid w:val="009E78A1"/>
    <w:pPr>
      <w:numPr>
        <w:numId w:val="4"/>
      </w:numPr>
    </w:pPr>
  </w:style>
  <w:style w:type="paragraph" w:styleId="ListBullet5">
    <w:name w:val="List Bullet 5"/>
    <w:basedOn w:val="Normal"/>
    <w:autoRedefine/>
    <w:rsid w:val="009E78A1"/>
    <w:pPr>
      <w:numPr>
        <w:numId w:val="5"/>
      </w:numPr>
    </w:pPr>
  </w:style>
  <w:style w:type="paragraph" w:styleId="ListContinue">
    <w:name w:val="List Continue"/>
    <w:basedOn w:val="Normal"/>
    <w:rsid w:val="009E78A1"/>
    <w:pPr>
      <w:spacing w:after="120"/>
      <w:ind w:left="360"/>
    </w:pPr>
  </w:style>
  <w:style w:type="paragraph" w:styleId="ListContinue2">
    <w:name w:val="List Continue 2"/>
    <w:basedOn w:val="Normal"/>
    <w:rsid w:val="009E78A1"/>
    <w:pPr>
      <w:spacing w:after="120"/>
      <w:ind w:left="720"/>
    </w:pPr>
  </w:style>
  <w:style w:type="paragraph" w:styleId="ListContinue3">
    <w:name w:val="List Continue 3"/>
    <w:basedOn w:val="Normal"/>
    <w:rsid w:val="009E78A1"/>
    <w:pPr>
      <w:spacing w:after="120"/>
      <w:ind w:left="1080"/>
    </w:pPr>
  </w:style>
  <w:style w:type="paragraph" w:styleId="ListContinue4">
    <w:name w:val="List Continue 4"/>
    <w:basedOn w:val="Normal"/>
    <w:rsid w:val="009E78A1"/>
    <w:pPr>
      <w:spacing w:after="120"/>
      <w:ind w:left="1440"/>
    </w:pPr>
  </w:style>
  <w:style w:type="paragraph" w:styleId="ListContinue5">
    <w:name w:val="List Continue 5"/>
    <w:basedOn w:val="Normal"/>
    <w:rsid w:val="009E78A1"/>
    <w:pPr>
      <w:spacing w:after="120"/>
      <w:ind w:left="1800"/>
    </w:pPr>
  </w:style>
  <w:style w:type="paragraph" w:styleId="ListNumber">
    <w:name w:val="List Number"/>
    <w:basedOn w:val="Normal"/>
    <w:rsid w:val="009E78A1"/>
    <w:pPr>
      <w:numPr>
        <w:numId w:val="6"/>
      </w:numPr>
    </w:pPr>
  </w:style>
  <w:style w:type="paragraph" w:styleId="ListNumber2">
    <w:name w:val="List Number 2"/>
    <w:basedOn w:val="Normal"/>
    <w:rsid w:val="009E78A1"/>
    <w:pPr>
      <w:numPr>
        <w:numId w:val="7"/>
      </w:numPr>
    </w:pPr>
  </w:style>
  <w:style w:type="paragraph" w:styleId="ListNumber3">
    <w:name w:val="List Number 3"/>
    <w:basedOn w:val="Normal"/>
    <w:rsid w:val="009E78A1"/>
    <w:pPr>
      <w:numPr>
        <w:numId w:val="8"/>
      </w:numPr>
    </w:pPr>
  </w:style>
  <w:style w:type="paragraph" w:styleId="ListNumber4">
    <w:name w:val="List Number 4"/>
    <w:basedOn w:val="Normal"/>
    <w:rsid w:val="009E78A1"/>
    <w:pPr>
      <w:numPr>
        <w:numId w:val="9"/>
      </w:numPr>
    </w:pPr>
  </w:style>
  <w:style w:type="paragraph" w:styleId="ListNumber5">
    <w:name w:val="List Number 5"/>
    <w:basedOn w:val="Normal"/>
    <w:rsid w:val="009E78A1"/>
    <w:pPr>
      <w:numPr>
        <w:numId w:val="10"/>
      </w:numPr>
    </w:pPr>
  </w:style>
  <w:style w:type="paragraph" w:styleId="MacroText">
    <w:name w:val="macro"/>
    <w:semiHidden/>
    <w:rsid w:val="009E78A1"/>
    <w:pPr>
      <w:tabs>
        <w:tab w:val="left" w:pos="480"/>
        <w:tab w:val="left" w:pos="960"/>
        <w:tab w:val="left" w:pos="1440"/>
        <w:tab w:val="left" w:pos="1920"/>
        <w:tab w:val="left" w:pos="2400"/>
        <w:tab w:val="left" w:pos="2880"/>
        <w:tab w:val="left" w:pos="3360"/>
        <w:tab w:val="left" w:pos="3840"/>
        <w:tab w:val="left" w:pos="4320"/>
      </w:tabs>
    </w:pPr>
    <w:rPr>
      <w:rFonts w:ascii="Courier New" w:hAnsi="Courier New"/>
    </w:rPr>
  </w:style>
  <w:style w:type="paragraph" w:styleId="MessageHeader">
    <w:name w:val="Message Header"/>
    <w:basedOn w:val="Normal"/>
    <w:rsid w:val="009E78A1"/>
    <w:pPr>
      <w:pBdr>
        <w:top w:val="single" w:sz="6" w:space="1" w:color="auto"/>
        <w:left w:val="single" w:sz="6" w:space="1" w:color="auto"/>
        <w:bottom w:val="single" w:sz="6" w:space="1" w:color="auto"/>
        <w:right w:val="single" w:sz="6" w:space="1" w:color="auto"/>
      </w:pBdr>
      <w:shd w:val="pct20" w:color="auto" w:fill="auto"/>
      <w:ind w:left="1080" w:hanging="1080"/>
    </w:pPr>
    <w:rPr>
      <w:sz w:val="24"/>
      <w:szCs w:val="24"/>
    </w:rPr>
  </w:style>
  <w:style w:type="paragraph" w:styleId="NormalIndent">
    <w:name w:val="Normal Indent"/>
    <w:basedOn w:val="Normal"/>
    <w:rsid w:val="009E78A1"/>
    <w:pPr>
      <w:ind w:left="720"/>
    </w:pPr>
  </w:style>
  <w:style w:type="paragraph" w:styleId="NoteHeading">
    <w:name w:val="Note Heading"/>
    <w:basedOn w:val="Normal"/>
    <w:next w:val="Normal"/>
    <w:rsid w:val="009E78A1"/>
  </w:style>
  <w:style w:type="paragraph" w:styleId="Salutation">
    <w:name w:val="Salutation"/>
    <w:basedOn w:val="Normal"/>
    <w:next w:val="Normal"/>
    <w:rsid w:val="009E78A1"/>
  </w:style>
  <w:style w:type="paragraph" w:styleId="Signature">
    <w:name w:val="Signature"/>
    <w:basedOn w:val="Normal"/>
    <w:rsid w:val="009E78A1"/>
    <w:pPr>
      <w:ind w:left="4320"/>
    </w:pPr>
  </w:style>
  <w:style w:type="paragraph" w:styleId="Subtitle">
    <w:name w:val="Subtitle"/>
    <w:basedOn w:val="Normal"/>
    <w:qFormat/>
    <w:rsid w:val="009E78A1"/>
    <w:pPr>
      <w:jc w:val="center"/>
      <w:outlineLvl w:val="1"/>
    </w:pPr>
    <w:rPr>
      <w:sz w:val="24"/>
      <w:szCs w:val="24"/>
    </w:rPr>
  </w:style>
  <w:style w:type="paragraph" w:styleId="TableofAuthorities">
    <w:name w:val="table of authorities"/>
    <w:basedOn w:val="Normal"/>
    <w:next w:val="Normal"/>
    <w:semiHidden/>
    <w:rsid w:val="009E78A1"/>
    <w:pPr>
      <w:ind w:left="200" w:hanging="200"/>
    </w:pPr>
  </w:style>
  <w:style w:type="paragraph" w:styleId="TableofFigures">
    <w:name w:val="table of figures"/>
    <w:basedOn w:val="Normal"/>
    <w:next w:val="Normal"/>
    <w:rsid w:val="009E78A1"/>
    <w:pPr>
      <w:ind w:left="400" w:hanging="400"/>
    </w:pPr>
  </w:style>
  <w:style w:type="paragraph" w:styleId="Title">
    <w:name w:val="Title"/>
    <w:basedOn w:val="Normal"/>
    <w:qFormat/>
    <w:rsid w:val="009E78A1"/>
    <w:pPr>
      <w:spacing w:before="240"/>
      <w:jc w:val="center"/>
      <w:outlineLvl w:val="0"/>
    </w:pPr>
    <w:rPr>
      <w:b/>
      <w:kern w:val="28"/>
      <w:sz w:val="32"/>
      <w:szCs w:val="32"/>
    </w:rPr>
  </w:style>
  <w:style w:type="paragraph" w:styleId="TOAHeading">
    <w:name w:val="toa heading"/>
    <w:basedOn w:val="Normal"/>
    <w:next w:val="Normal"/>
    <w:semiHidden/>
    <w:rsid w:val="009E78A1"/>
    <w:pPr>
      <w:spacing w:before="120"/>
    </w:pPr>
    <w:rPr>
      <w:b/>
      <w:sz w:val="24"/>
      <w:szCs w:val="24"/>
    </w:rPr>
  </w:style>
  <w:style w:type="paragraph" w:styleId="TOC1">
    <w:name w:val="toc 1"/>
    <w:basedOn w:val="Normal"/>
    <w:next w:val="Normal"/>
    <w:autoRedefine/>
    <w:uiPriority w:val="39"/>
    <w:rsid w:val="009E78A1"/>
  </w:style>
  <w:style w:type="paragraph" w:styleId="TOC2">
    <w:name w:val="toc 2"/>
    <w:basedOn w:val="Normal"/>
    <w:next w:val="Normal"/>
    <w:autoRedefine/>
    <w:uiPriority w:val="39"/>
    <w:rsid w:val="009E78A1"/>
    <w:pPr>
      <w:ind w:left="200"/>
    </w:pPr>
  </w:style>
  <w:style w:type="paragraph" w:styleId="TOC3">
    <w:name w:val="toc 3"/>
    <w:basedOn w:val="Normal"/>
    <w:next w:val="Normal"/>
    <w:autoRedefine/>
    <w:uiPriority w:val="39"/>
    <w:rsid w:val="009E78A1"/>
    <w:pPr>
      <w:ind w:left="400"/>
    </w:pPr>
  </w:style>
  <w:style w:type="paragraph" w:styleId="TOC4">
    <w:name w:val="toc 4"/>
    <w:basedOn w:val="Normal"/>
    <w:next w:val="Normal"/>
    <w:autoRedefine/>
    <w:uiPriority w:val="39"/>
    <w:rsid w:val="009E78A1"/>
    <w:pPr>
      <w:ind w:left="600"/>
    </w:pPr>
  </w:style>
  <w:style w:type="paragraph" w:styleId="TOC5">
    <w:name w:val="toc 5"/>
    <w:basedOn w:val="Normal"/>
    <w:next w:val="Normal"/>
    <w:autoRedefine/>
    <w:uiPriority w:val="39"/>
    <w:rsid w:val="009E78A1"/>
    <w:pPr>
      <w:ind w:left="800"/>
    </w:pPr>
  </w:style>
  <w:style w:type="paragraph" w:styleId="TOC6">
    <w:name w:val="toc 6"/>
    <w:basedOn w:val="Normal"/>
    <w:next w:val="Normal"/>
    <w:autoRedefine/>
    <w:uiPriority w:val="39"/>
    <w:rsid w:val="009E78A1"/>
    <w:pPr>
      <w:ind w:left="1000"/>
    </w:pPr>
  </w:style>
  <w:style w:type="paragraph" w:styleId="TOC7">
    <w:name w:val="toc 7"/>
    <w:basedOn w:val="Normal"/>
    <w:next w:val="Normal"/>
    <w:autoRedefine/>
    <w:uiPriority w:val="39"/>
    <w:rsid w:val="009E78A1"/>
    <w:pPr>
      <w:ind w:left="1200"/>
    </w:pPr>
  </w:style>
  <w:style w:type="paragraph" w:styleId="TOC8">
    <w:name w:val="toc 8"/>
    <w:basedOn w:val="Normal"/>
    <w:next w:val="Normal"/>
    <w:autoRedefine/>
    <w:uiPriority w:val="39"/>
    <w:rsid w:val="009E78A1"/>
    <w:pPr>
      <w:ind w:left="1400"/>
    </w:pPr>
  </w:style>
  <w:style w:type="paragraph" w:styleId="TOC9">
    <w:name w:val="toc 9"/>
    <w:basedOn w:val="Normal"/>
    <w:next w:val="Normal"/>
    <w:autoRedefine/>
    <w:uiPriority w:val="39"/>
    <w:rsid w:val="009E78A1"/>
    <w:pPr>
      <w:ind w:left="1600"/>
    </w:pPr>
  </w:style>
  <w:style w:type="character" w:styleId="FollowedHyperlink">
    <w:name w:val="FollowedHyperlink"/>
    <w:rsid w:val="009E78A1"/>
    <w:rPr>
      <w:color w:val="800080"/>
      <w:u w:val="single"/>
    </w:rPr>
  </w:style>
  <w:style w:type="paragraph" w:styleId="BalloonText">
    <w:name w:val="Balloon Text"/>
    <w:basedOn w:val="Normal"/>
    <w:rsid w:val="009E78A1"/>
    <w:rPr>
      <w:rFonts w:ascii="Tahoma" w:hAnsi="Tahoma"/>
      <w:sz w:val="16"/>
      <w:szCs w:val="16"/>
    </w:rPr>
  </w:style>
  <w:style w:type="paragraph" w:styleId="CommentSubject">
    <w:name w:val="annotation subject"/>
    <w:basedOn w:val="CommentText"/>
    <w:next w:val="CommentText"/>
    <w:rsid w:val="009E78A1"/>
    <w:rPr>
      <w:b/>
    </w:rPr>
  </w:style>
  <w:style w:type="character" w:styleId="FootnoteReference">
    <w:name w:val="footnote reference"/>
    <w:rPr>
      <w:vertAlign w:val="superscript"/>
    </w:rPr>
  </w:style>
  <w:style w:type="character" w:customStyle="1" w:styleId="SemanticLabel">
    <w:name w:val="SemanticLabel"/>
    <w:rPr>
      <w:vertAlign w:val="subscript"/>
    </w:rPr>
  </w:style>
  <w:style w:type="paragraph" w:customStyle="1" w:styleId="ToDo">
    <w:name w:val="ToDo"/>
    <w:basedOn w:val="Normal"/>
    <w:pPr>
      <w:pBdr>
        <w:top w:val="single" w:sz="4" w:space="1" w:color="auto"/>
        <w:left w:val="single" w:sz="4" w:space="4" w:color="auto"/>
        <w:bottom w:val="single" w:sz="4" w:space="1" w:color="auto"/>
        <w:right w:val="single" w:sz="4" w:space="4" w:color="auto"/>
      </w:pBdr>
      <w:shd w:val="clear" w:color="auto" w:fill="FFFF00"/>
    </w:pPr>
    <w:rPr>
      <w:b/>
    </w:rPr>
  </w:style>
  <w:style w:type="paragraph" w:customStyle="1" w:styleId="normalChar">
    <w:name w:val="normal Char"/>
    <w:basedOn w:val="Normal"/>
    <w:pPr>
      <w:ind w:firstLine="245"/>
      <w:jc w:val="both"/>
    </w:pPr>
  </w:style>
  <w:style w:type="character" w:customStyle="1" w:styleId="normalCharChar">
    <w:name w:val="normal Char Char"/>
    <w:rPr>
      <w:rFonts w:ascii="Arial" w:hAnsi="Arial"/>
      <w:szCs w:val="24"/>
      <w:lang w:val="en-US" w:eastAsia="en-US" w:bidi="ar-SA"/>
    </w:rPr>
  </w:style>
  <w:style w:type="paragraph" w:customStyle="1" w:styleId="XMLexample">
    <w:name w:val="XML example"/>
    <w:basedOn w:val="Normal"/>
    <w:pPr>
      <w:jc w:val="both"/>
    </w:pPr>
    <w:rPr>
      <w:rFonts w:ascii="Times New Roman" w:hAnsi="Times New Roman"/>
      <w:lang w:val="en-GB"/>
    </w:rPr>
  </w:style>
  <w:style w:type="paragraph" w:customStyle="1" w:styleId="CodeBlock">
    <w:name w:val="CodeBlock"/>
    <w:basedOn w:val="Normal"/>
    <w:link w:val="CodeBlockChar"/>
    <w:pPr>
      <w:keepLines/>
      <w:suppressAutoHyphens/>
      <w:ind w:left="360"/>
    </w:pPr>
    <w:rPr>
      <w:rFonts w:ascii="Courier" w:hAnsi="Courier"/>
      <w:noProof/>
      <w:sz w:val="18"/>
      <w:szCs w:val="18"/>
    </w:rPr>
  </w:style>
  <w:style w:type="character" w:customStyle="1" w:styleId="CodeBlockChar">
    <w:name w:val="CodeBlock Char"/>
    <w:link w:val="CodeBlock"/>
    <w:rsid w:val="002C1BA9"/>
    <w:rPr>
      <w:rFonts w:ascii="Courier" w:hAnsi="Courier"/>
      <w:noProof/>
      <w:sz w:val="18"/>
      <w:szCs w:val="18"/>
      <w:lang w:val="en-US" w:eastAsia="en-US" w:bidi="ar-SA"/>
    </w:rPr>
  </w:style>
  <w:style w:type="paragraph" w:customStyle="1" w:styleId="OpenIssue">
    <w:name w:val="OpenIssue"/>
    <w:basedOn w:val="Normal"/>
    <w:next w:val="Normal"/>
    <w:pPr>
      <w:tabs>
        <w:tab w:val="left" w:pos="360"/>
        <w:tab w:val="num" w:pos="1080"/>
      </w:tabs>
      <w:spacing w:before="100" w:beforeAutospacing="1" w:after="100" w:afterAutospacing="1"/>
      <w:ind w:left="360" w:hanging="360"/>
    </w:pPr>
    <w:rPr>
      <w:rFonts w:ascii="Times New Roman" w:hAnsi="Times New Roman"/>
    </w:rPr>
  </w:style>
  <w:style w:type="character" w:styleId="Emphasis">
    <w:name w:val="Emphasis"/>
    <w:qFormat/>
    <w:rPr>
      <w:i/>
      <w:iCs/>
    </w:rPr>
  </w:style>
  <w:style w:type="character" w:customStyle="1" w:styleId="tx1">
    <w:name w:val="tx1"/>
    <w:rPr>
      <w:b/>
      <w:bCs/>
    </w:rPr>
  </w:style>
  <w:style w:type="paragraph" w:customStyle="1" w:styleId="DocHistory">
    <w:name w:val="Doc History"/>
    <w:basedOn w:val="Normal"/>
    <w:pPr>
      <w:spacing w:beforeAutospacing="1" w:afterAutospacing="1"/>
      <w:jc w:val="center"/>
    </w:pPr>
    <w:rPr>
      <w:rFonts w:cs="Arial"/>
      <w:spacing w:val="10"/>
      <w:sz w:val="18"/>
      <w:szCs w:val="18"/>
    </w:rPr>
  </w:style>
  <w:style w:type="character" w:styleId="CommentReference">
    <w:name w:val="annotation reference"/>
    <w:rsid w:val="009E78A1"/>
    <w:rPr>
      <w:sz w:val="16"/>
      <w:szCs w:val="16"/>
    </w:rPr>
  </w:style>
  <w:style w:type="table" w:styleId="TableGrid">
    <w:name w:val="Table Grid"/>
    <w:basedOn w:val="TableNormal"/>
    <w:uiPriority w:val="59"/>
    <w:rsid w:val="001721A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Body">
    <w:name w:val="Body"/>
    <w:basedOn w:val="Normal"/>
    <w:link w:val="BodyChar"/>
    <w:pPr>
      <w:spacing w:before="180" w:after="180"/>
    </w:pPr>
    <w:rPr>
      <w:rFonts w:eastAsia="Arial Unicode MS"/>
    </w:rPr>
  </w:style>
  <w:style w:type="character" w:customStyle="1" w:styleId="BodyChar">
    <w:name w:val="Body Char"/>
    <w:link w:val="Body"/>
    <w:rsid w:val="00570D2C"/>
    <w:rPr>
      <w:rFonts w:ascii="Arial" w:eastAsia="Arial Unicode MS" w:hAnsi="Arial"/>
      <w:lang w:val="en-US" w:eastAsia="en-US" w:bidi="ar-SA"/>
    </w:rPr>
  </w:style>
  <w:style w:type="character" w:customStyle="1" w:styleId="TableCellCharChar">
    <w:name w:val="Table Cell Char Char"/>
    <w:rPr>
      <w:rFonts w:ascii="Arial" w:eastAsia="Arial Unicode MS" w:hAnsi="Arial"/>
      <w:sz w:val="18"/>
      <w:szCs w:val="16"/>
      <w:lang w:val="en-US" w:eastAsia="en-US" w:bidi="ar-SA"/>
    </w:rPr>
  </w:style>
  <w:style w:type="character" w:customStyle="1" w:styleId="WW8Num2z0">
    <w:name w:val="WW8Num2z0"/>
    <w:link w:val="TableCellChar"/>
    <w:rsid w:val="00FD322E"/>
    <w:rPr>
      <w:rFonts w:ascii="Symbol" w:hAnsi="Symbol" w:cs="Symbol"/>
    </w:rPr>
  </w:style>
  <w:style w:type="paragraph" w:customStyle="1" w:styleId="BulletList">
    <w:name w:val="Bullet List"/>
    <w:basedOn w:val="Body"/>
    <w:link w:val="BulletListChar"/>
    <w:pPr>
      <w:tabs>
        <w:tab w:val="num" w:pos="360"/>
        <w:tab w:val="num" w:pos="540"/>
      </w:tabs>
      <w:spacing w:before="40" w:after="40"/>
      <w:ind w:left="540" w:hanging="180"/>
    </w:pPr>
  </w:style>
  <w:style w:type="character" w:customStyle="1" w:styleId="BulletListChar">
    <w:name w:val="Bullet List Char"/>
    <w:basedOn w:val="BodyChar"/>
    <w:link w:val="BulletList"/>
    <w:rsid w:val="00570D2C"/>
    <w:rPr>
      <w:rFonts w:ascii="Arial" w:eastAsia="Arial Unicode MS" w:hAnsi="Arial"/>
      <w:lang w:val="en-US" w:eastAsia="en-US" w:bidi="ar-SA"/>
    </w:rPr>
  </w:style>
  <w:style w:type="paragraph" w:customStyle="1" w:styleId="BulletListdoubleindentalternate">
    <w:name w:val="Bullet List (double indent alternate)"/>
    <w:basedOn w:val="Body"/>
    <w:pPr>
      <w:tabs>
        <w:tab w:val="num" w:pos="900"/>
      </w:tabs>
      <w:spacing w:before="40" w:after="40"/>
      <w:ind w:left="900" w:hanging="180"/>
    </w:pPr>
  </w:style>
  <w:style w:type="paragraph" w:customStyle="1" w:styleId="BulletListdoubleindent">
    <w:name w:val="Bullet List (double indent)"/>
    <w:basedOn w:val="Body"/>
    <w:pPr>
      <w:tabs>
        <w:tab w:val="num" w:pos="900"/>
      </w:tabs>
      <w:spacing w:before="40" w:after="40"/>
      <w:ind w:left="907" w:hanging="187"/>
    </w:pPr>
  </w:style>
  <w:style w:type="paragraph" w:customStyle="1" w:styleId="Code">
    <w:name w:val="Code"/>
    <w:basedOn w:val="Normal"/>
    <w:link w:val="CodeChar"/>
    <w:pPr>
      <w:spacing w:before="20" w:after="20"/>
    </w:pPr>
    <w:rPr>
      <w:rFonts w:ascii="Courier New" w:hAnsi="Courier New" w:cs="Courier New"/>
      <w:sz w:val="16"/>
      <w:szCs w:val="16"/>
    </w:rPr>
  </w:style>
  <w:style w:type="character" w:customStyle="1" w:styleId="CodeChar">
    <w:name w:val="Code Char"/>
    <w:link w:val="Code"/>
    <w:rsid w:val="00D527BE"/>
    <w:rPr>
      <w:rFonts w:ascii="Courier New" w:hAnsi="Courier New" w:cs="Courier New"/>
      <w:sz w:val="16"/>
      <w:szCs w:val="16"/>
      <w:lang w:val="en-US" w:eastAsia="en-US" w:bidi="ar-SA"/>
    </w:rPr>
  </w:style>
  <w:style w:type="character" w:customStyle="1" w:styleId="CodeCharacter">
    <w:name w:val="Code (Character)"/>
    <w:rPr>
      <w:rFonts w:ascii="Courier New" w:hAnsi="Courier New"/>
      <w:sz w:val="18"/>
      <w:szCs w:val="16"/>
    </w:rPr>
  </w:style>
  <w:style w:type="paragraph" w:customStyle="1" w:styleId="NumberedListdoubleindent">
    <w:name w:val="Numbered List (double indent)"/>
    <w:basedOn w:val="Body"/>
    <w:pPr>
      <w:tabs>
        <w:tab w:val="num" w:pos="1080"/>
      </w:tabs>
      <w:spacing w:before="40" w:after="40"/>
      <w:ind w:left="1080" w:hanging="360"/>
    </w:pPr>
  </w:style>
  <w:style w:type="paragraph" w:customStyle="1" w:styleId="NumberedList">
    <w:name w:val="Numbered List"/>
    <w:basedOn w:val="Body"/>
    <w:pPr>
      <w:tabs>
        <w:tab w:val="num" w:pos="720"/>
      </w:tabs>
      <w:spacing w:before="40" w:after="40"/>
      <w:ind w:left="720" w:hanging="360"/>
    </w:pPr>
  </w:style>
  <w:style w:type="paragraph" w:customStyle="1" w:styleId="copyright">
    <w:name w:val="copyright"/>
    <w:basedOn w:val="Normal"/>
    <w:pPr>
      <w:tabs>
        <w:tab w:val="left" w:pos="567"/>
      </w:tabs>
    </w:pPr>
    <w:rPr>
      <w:rFonts w:ascii="Verdana" w:hAnsi="Verdana"/>
      <w:sz w:val="16"/>
      <w:lang w:val="en-GB"/>
    </w:rPr>
  </w:style>
  <w:style w:type="paragraph" w:customStyle="1" w:styleId="Instructions">
    <w:name w:val="Instructions"/>
    <w:basedOn w:val="Body"/>
    <w:semiHidden/>
    <w:rPr>
      <w:vanish/>
      <w:color w:val="C75800"/>
    </w:rPr>
  </w:style>
  <w:style w:type="character" w:customStyle="1" w:styleId="abbrev">
    <w:name w:val="abbrev"/>
    <w:basedOn w:val="DefaultParagraphFont"/>
  </w:style>
  <w:style w:type="character" w:customStyle="1" w:styleId="citetitle">
    <w:name w:val="citetitle"/>
    <w:basedOn w:val="DefaultParagraphFont"/>
  </w:style>
  <w:style w:type="character" w:customStyle="1" w:styleId="status-heading">
    <w:name w:val="status-heading"/>
    <w:basedOn w:val="DefaultParagraphFont"/>
  </w:style>
  <w:style w:type="character" w:styleId="HTMLTypewriter">
    <w:name w:val="HTML Typewriter"/>
    <w:rPr>
      <w:rFonts w:ascii="Courier New" w:eastAsia="MS Mincho" w:hAnsi="Courier New" w:cs="Courier New"/>
      <w:sz w:val="20"/>
      <w:szCs w:val="20"/>
    </w:rPr>
  </w:style>
  <w:style w:type="character" w:styleId="HTMLCode">
    <w:name w:val="HTML Code"/>
    <w:uiPriority w:val="99"/>
    <w:rPr>
      <w:rFonts w:ascii="Courier New" w:eastAsia="MS Mincho" w:hAnsi="Courier New" w:cs="Courier New"/>
      <w:sz w:val="20"/>
      <w:szCs w:val="20"/>
    </w:rPr>
  </w:style>
  <w:style w:type="character" w:customStyle="1" w:styleId="SourceText">
    <w:name w:val="Source Text"/>
    <w:rsid w:val="00474BBB"/>
    <w:rPr>
      <w:rFonts w:ascii="Courier New" w:eastAsia="Courier New" w:hAnsi="Courier New" w:cs="Courier New"/>
    </w:rPr>
  </w:style>
  <w:style w:type="character" w:customStyle="1" w:styleId="msobjpropval1">
    <w:name w:val="msobjpropval1"/>
    <w:rsid w:val="00E41F63"/>
    <w:rPr>
      <w:rFonts w:ascii="Courier New" w:hAnsi="Courier New" w:cs="Courier New" w:hint="default"/>
    </w:rPr>
  </w:style>
  <w:style w:type="character" w:styleId="HTMLSample">
    <w:name w:val="HTML Sample"/>
    <w:rsid w:val="00E41F63"/>
    <w:rPr>
      <w:rFonts w:ascii="Courier New" w:eastAsia="Times New Roman" w:hAnsi="Courier New" w:cs="Courier New" w:hint="default"/>
      <w:sz w:val="24"/>
      <w:szCs w:val="24"/>
    </w:rPr>
  </w:style>
  <w:style w:type="character" w:customStyle="1" w:styleId="msobjprop1">
    <w:name w:val="msobjprop1"/>
    <w:rsid w:val="00E41F63"/>
    <w:rPr>
      <w:i/>
      <w:iCs/>
    </w:rPr>
  </w:style>
  <w:style w:type="character" w:customStyle="1" w:styleId="greytable">
    <w:name w:val="greytable"/>
    <w:basedOn w:val="DefaultParagraphFont"/>
    <w:rsid w:val="00CF3422"/>
  </w:style>
  <w:style w:type="paragraph" w:customStyle="1" w:styleId="XMLExcerpt">
    <w:name w:val="XML Excerpt"/>
    <w:link w:val="XMLExcerptChar"/>
    <w:rsid w:val="00452BA5"/>
    <w:pPr>
      <w:pBdr>
        <w:top w:val="dotted" w:sz="4" w:space="1" w:color="auto"/>
        <w:left w:val="dotted" w:sz="4" w:space="4" w:color="auto"/>
        <w:bottom w:val="dotted" w:sz="4" w:space="1" w:color="auto"/>
        <w:right w:val="dotted" w:sz="4" w:space="4" w:color="auto"/>
      </w:pBdr>
      <w:shd w:val="clear" w:color="auto" w:fill="F3F3F3"/>
    </w:pPr>
    <w:rPr>
      <w:rFonts w:ascii="Courier New" w:hAnsi="Courier New" w:cs="Courier New"/>
      <w:noProof/>
      <w:lang w:val="en-GB" w:eastAsia="en-GB"/>
    </w:rPr>
  </w:style>
  <w:style w:type="character" w:customStyle="1" w:styleId="XMLExcerptChar">
    <w:name w:val="XML Excerpt Char"/>
    <w:link w:val="XMLExcerpt"/>
    <w:rsid w:val="007B073E"/>
    <w:rPr>
      <w:rFonts w:ascii="Courier New" w:hAnsi="Courier New" w:cs="Courier New"/>
      <w:noProof/>
      <w:lang w:val="en-GB" w:eastAsia="en-GB" w:bidi="ar-SA"/>
    </w:rPr>
  </w:style>
  <w:style w:type="character" w:customStyle="1" w:styleId="XMLReference">
    <w:name w:val="XML Reference"/>
    <w:rsid w:val="00452BA5"/>
    <w:rPr>
      <w:rFonts w:ascii="Courier New" w:hAnsi="Courier New"/>
      <w:sz w:val="20"/>
    </w:rPr>
  </w:style>
  <w:style w:type="character" w:customStyle="1" w:styleId="XMLExcerptEmphasis">
    <w:name w:val="XML Excerpt Emphasis"/>
    <w:rsid w:val="00452BA5"/>
    <w:rPr>
      <w:rFonts w:ascii="Courier New" w:hAnsi="Courier New"/>
      <w:b/>
      <w:bCs/>
      <w:sz w:val="20"/>
    </w:rPr>
  </w:style>
  <w:style w:type="character" w:customStyle="1" w:styleId="TableFont">
    <w:name w:val="Table Font"/>
    <w:rsid w:val="00452BA5"/>
    <w:rPr>
      <w:rFonts w:ascii="Arial" w:hAnsi="Arial"/>
      <w:sz w:val="20"/>
    </w:rPr>
  </w:style>
  <w:style w:type="character" w:customStyle="1" w:styleId="TableHeading">
    <w:name w:val="Table Heading"/>
    <w:rsid w:val="00452BA5"/>
    <w:rPr>
      <w:rFonts w:ascii="Arial" w:hAnsi="Arial"/>
      <w:b/>
      <w:sz w:val="20"/>
    </w:rPr>
  </w:style>
  <w:style w:type="paragraph" w:customStyle="1" w:styleId="NewTableFont">
    <w:name w:val="New Table Font"/>
    <w:basedOn w:val="Normal"/>
    <w:rsid w:val="00452BA5"/>
    <w:pPr>
      <w:spacing w:before="40" w:after="40" w:line="288" w:lineRule="auto"/>
      <w:jc w:val="both"/>
    </w:pPr>
    <w:rPr>
      <w:lang w:val="en-GB" w:eastAsia="en-GB"/>
    </w:rPr>
  </w:style>
  <w:style w:type="paragraph" w:customStyle="1" w:styleId="NewTableFontHeading">
    <w:name w:val="New Table Font Heading"/>
    <w:basedOn w:val="NewTableFont"/>
    <w:rsid w:val="00452BA5"/>
    <w:pPr>
      <w:jc w:val="center"/>
    </w:pPr>
    <w:rPr>
      <w:b/>
    </w:rPr>
  </w:style>
  <w:style w:type="paragraph" w:customStyle="1" w:styleId="TableCaption">
    <w:name w:val="Table Caption"/>
    <w:basedOn w:val="Caption"/>
    <w:rsid w:val="00FB4058"/>
    <w:pPr>
      <w:keepNext/>
      <w:spacing w:before="40" w:after="40" w:line="288" w:lineRule="auto"/>
      <w:jc w:val="center"/>
    </w:pPr>
    <w:rPr>
      <w:rFonts w:ascii="Times New Roman" w:hAnsi="Times New Roman"/>
      <w:b w:val="0"/>
      <w:i/>
      <w:sz w:val="22"/>
      <w:lang w:val="en-GB" w:eastAsia="en-GB"/>
    </w:rPr>
  </w:style>
  <w:style w:type="paragraph" w:customStyle="1" w:styleId="ReferenceLine">
    <w:name w:val="Reference Line"/>
    <w:basedOn w:val="BodyText"/>
    <w:rsid w:val="00B3023F"/>
  </w:style>
  <w:style w:type="paragraph" w:customStyle="1" w:styleId="ShortReturnAddress">
    <w:name w:val="Short Return Address"/>
    <w:basedOn w:val="Normal"/>
    <w:rsid w:val="00B3023F"/>
  </w:style>
  <w:style w:type="paragraph" w:customStyle="1" w:styleId="PPLine">
    <w:name w:val="PP Line"/>
    <w:basedOn w:val="Signature"/>
    <w:rsid w:val="00B3023F"/>
  </w:style>
  <w:style w:type="paragraph" w:customStyle="1" w:styleId="InsideAddressName">
    <w:name w:val="Inside Address Name"/>
    <w:basedOn w:val="Normal"/>
    <w:rsid w:val="00B3023F"/>
  </w:style>
  <w:style w:type="character" w:styleId="Strong">
    <w:name w:val="Strong"/>
    <w:qFormat/>
    <w:rsid w:val="00D818C9"/>
    <w:rPr>
      <w:b/>
      <w:bCs/>
    </w:rPr>
  </w:style>
  <w:style w:type="character" w:customStyle="1" w:styleId="arrow">
    <w:name w:val="arrow"/>
    <w:basedOn w:val="DefaultParagraphFont"/>
    <w:rsid w:val="009169F2"/>
  </w:style>
  <w:style w:type="character" w:styleId="EndnoteReference">
    <w:name w:val="endnote reference"/>
    <w:rsid w:val="003630ED"/>
    <w:rPr>
      <w:vertAlign w:val="superscript"/>
    </w:rPr>
  </w:style>
  <w:style w:type="character" w:styleId="HTMLCite">
    <w:name w:val="HTML Cite"/>
    <w:rsid w:val="00100A31"/>
    <w:rPr>
      <w:i/>
      <w:iCs/>
    </w:rPr>
  </w:style>
  <w:style w:type="character" w:customStyle="1" w:styleId="currencyconvertertext">
    <w:name w:val="currency_converter_text"/>
    <w:basedOn w:val="DefaultParagraphFont"/>
    <w:rsid w:val="004F679B"/>
  </w:style>
  <w:style w:type="character" w:customStyle="1" w:styleId="currencyconverterlink">
    <w:name w:val="currency_converter_link"/>
    <w:basedOn w:val="DefaultParagraphFont"/>
    <w:rsid w:val="004F679B"/>
  </w:style>
  <w:style w:type="character" w:customStyle="1" w:styleId="pg">
    <w:name w:val="pg"/>
    <w:basedOn w:val="DefaultParagraphFont"/>
    <w:rsid w:val="00750644"/>
  </w:style>
  <w:style w:type="character" w:customStyle="1" w:styleId="Char6">
    <w:name w:val="Char6"/>
    <w:rsid w:val="007B073E"/>
    <w:rPr>
      <w:rFonts w:ascii="Arial" w:hAnsi="Arial" w:cs="Arial"/>
      <w:b/>
      <w:bCs/>
      <w:kern w:val="32"/>
      <w:szCs w:val="32"/>
      <w:lang w:val="en-US" w:eastAsia="en-US" w:bidi="ar-SA"/>
    </w:rPr>
  </w:style>
  <w:style w:type="paragraph" w:styleId="Revision">
    <w:name w:val="Revision"/>
    <w:hidden/>
    <w:semiHidden/>
    <w:rsid w:val="007B073E"/>
    <w:rPr>
      <w:rFonts w:ascii="Arial" w:hAnsi="Arial"/>
      <w:szCs w:val="24"/>
    </w:rPr>
  </w:style>
  <w:style w:type="character" w:customStyle="1" w:styleId="TableCellChar">
    <w:name w:val="Table Cell Char"/>
    <w:link w:val="WW8Num2z0"/>
    <w:rsid w:val="00D67874"/>
    <w:rPr>
      <w:rFonts w:ascii="Arial" w:eastAsia="Arial Unicode MS" w:hAnsi="Arial"/>
      <w:bCs/>
      <w:lang w:val="en-GB" w:eastAsia="ja-JP" w:bidi="he-IL"/>
    </w:rPr>
  </w:style>
  <w:style w:type="character" w:customStyle="1" w:styleId="added">
    <w:name w:val="added"/>
    <w:basedOn w:val="DefaultParagraphFont"/>
    <w:rsid w:val="00A91670"/>
  </w:style>
  <w:style w:type="paragraph" w:customStyle="1" w:styleId="StyleTableCellComplex9ptBefore0cmHanging032cm">
    <w:name w:val="Style Table Cell + (Complex) 9 pt Before:  0 cm Hanging:  0.32 cm..."/>
    <w:basedOn w:val="Normal"/>
    <w:rsid w:val="007B6147"/>
    <w:pPr>
      <w:kinsoku w:val="0"/>
      <w:spacing w:before="40"/>
    </w:pPr>
    <w:rPr>
      <w:szCs w:val="18"/>
    </w:rPr>
  </w:style>
  <w:style w:type="paragraph" w:customStyle="1" w:styleId="lt1">
    <w:name w:val="lt1"/>
    <w:basedOn w:val="Normal"/>
    <w:rsid w:val="00DD7D89"/>
    <w:pPr>
      <w:spacing w:before="100" w:beforeAutospacing="1" w:after="100" w:afterAutospacing="1"/>
    </w:pPr>
    <w:rPr>
      <w:rFonts w:ascii="Times New Roman" w:eastAsia="MS Mincho" w:hAnsi="Times New Roman"/>
      <w:sz w:val="24"/>
      <w:szCs w:val="24"/>
      <w:lang w:val="en-GB" w:eastAsia="ja-JP"/>
    </w:rPr>
  </w:style>
  <w:style w:type="character" w:styleId="HTMLAcronym">
    <w:name w:val="HTML Acronym"/>
    <w:basedOn w:val="DefaultParagraphFont"/>
    <w:rsid w:val="009C7B2B"/>
  </w:style>
  <w:style w:type="character" w:customStyle="1" w:styleId="hl">
    <w:name w:val="hl"/>
    <w:basedOn w:val="DefaultParagraphFont"/>
    <w:rsid w:val="00982B3D"/>
  </w:style>
  <w:style w:type="character" w:customStyle="1" w:styleId="left">
    <w:name w:val="left"/>
    <w:basedOn w:val="DefaultParagraphFont"/>
    <w:rsid w:val="007E7E4C"/>
  </w:style>
  <w:style w:type="character" w:customStyle="1" w:styleId="apple-style-span">
    <w:name w:val="apple-style-span"/>
    <w:basedOn w:val="DefaultParagraphFont"/>
    <w:rsid w:val="0026523E"/>
  </w:style>
  <w:style w:type="character" w:customStyle="1" w:styleId="apple-converted-space">
    <w:name w:val="apple-converted-space"/>
    <w:basedOn w:val="DefaultParagraphFont"/>
    <w:rsid w:val="0026523E"/>
  </w:style>
  <w:style w:type="character" w:customStyle="1" w:styleId="FootnoteCharacters">
    <w:name w:val="Footnote Characters"/>
    <w:rsid w:val="0062539F"/>
    <w:rPr>
      <w:vertAlign w:val="superscript"/>
    </w:rPr>
  </w:style>
  <w:style w:type="character" w:customStyle="1" w:styleId="WW8Num4z0">
    <w:name w:val="WW8Num4z0"/>
    <w:rsid w:val="00FD322E"/>
    <w:rPr>
      <w:rFonts w:ascii="Courier New" w:hAnsi="Courier New" w:cs="Courier New"/>
    </w:rPr>
  </w:style>
  <w:style w:type="character" w:customStyle="1" w:styleId="WW8Num4z2">
    <w:name w:val="WW8Num4z2"/>
    <w:rsid w:val="00FD322E"/>
    <w:rPr>
      <w:rFonts w:ascii="Wingdings" w:hAnsi="Wingdings" w:cs="Wingdings"/>
    </w:rPr>
  </w:style>
  <w:style w:type="character" w:customStyle="1" w:styleId="WW8Num4z3">
    <w:name w:val="WW8Num4z3"/>
    <w:rsid w:val="00FD322E"/>
    <w:rPr>
      <w:rFonts w:ascii="Symbol" w:hAnsi="Symbol" w:cs="Symbol"/>
    </w:rPr>
  </w:style>
  <w:style w:type="character" w:customStyle="1" w:styleId="WW8Num5z0">
    <w:name w:val="WW8Num5z0"/>
    <w:rsid w:val="00FD322E"/>
    <w:rPr>
      <w:rFonts w:ascii="Helv" w:hAnsi="Helv" w:cs="Helv"/>
      <w:b/>
    </w:rPr>
  </w:style>
  <w:style w:type="character" w:customStyle="1" w:styleId="WW8Num6z0">
    <w:name w:val="WW8Num6z0"/>
    <w:rsid w:val="00FD322E"/>
    <w:rPr>
      <w:rFonts w:ascii="Courier New" w:hAnsi="Courier New" w:cs="Courier New"/>
    </w:rPr>
  </w:style>
  <w:style w:type="character" w:customStyle="1" w:styleId="WW8Num6z2">
    <w:name w:val="WW8Num6z2"/>
    <w:rsid w:val="00FD322E"/>
    <w:rPr>
      <w:rFonts w:ascii="Wingdings" w:hAnsi="Wingdings" w:cs="Wingdings"/>
    </w:rPr>
  </w:style>
  <w:style w:type="character" w:customStyle="1" w:styleId="WW8Num6z3">
    <w:name w:val="WW8Num6z3"/>
    <w:rsid w:val="00FD322E"/>
    <w:rPr>
      <w:rFonts w:ascii="Symbol" w:hAnsi="Symbol" w:cs="Symbol"/>
    </w:rPr>
  </w:style>
  <w:style w:type="character" w:customStyle="1" w:styleId="WW8Num7z0">
    <w:name w:val="WW8Num7z0"/>
    <w:rsid w:val="00FD322E"/>
    <w:rPr>
      <w:rFonts w:ascii="Courier New" w:hAnsi="Courier New" w:cs="Courier New"/>
    </w:rPr>
  </w:style>
  <w:style w:type="character" w:customStyle="1" w:styleId="WW8Num7z2">
    <w:name w:val="WW8Num7z2"/>
    <w:rsid w:val="00FD322E"/>
    <w:rPr>
      <w:rFonts w:ascii="Wingdings" w:hAnsi="Wingdings" w:cs="Wingdings"/>
    </w:rPr>
  </w:style>
  <w:style w:type="character" w:customStyle="1" w:styleId="WW8Num7z3">
    <w:name w:val="WW8Num7z3"/>
    <w:rsid w:val="00FD322E"/>
    <w:rPr>
      <w:rFonts w:ascii="Symbol" w:hAnsi="Symbol" w:cs="Symbol"/>
    </w:rPr>
  </w:style>
  <w:style w:type="character" w:customStyle="1" w:styleId="WW8Num8z0">
    <w:name w:val="WW8Num8z0"/>
    <w:rsid w:val="00FD322E"/>
    <w:rPr>
      <w:b/>
      <w:bCs/>
      <w:kern w:val="1"/>
    </w:rPr>
  </w:style>
  <w:style w:type="character" w:customStyle="1" w:styleId="WW8Num11z0">
    <w:name w:val="WW8Num11z0"/>
    <w:rsid w:val="00FD322E"/>
    <w:rPr>
      <w:rFonts w:ascii="Courier New" w:hAnsi="Courier New" w:cs="Courier New"/>
    </w:rPr>
  </w:style>
  <w:style w:type="character" w:customStyle="1" w:styleId="WW8Num11z2">
    <w:name w:val="WW8Num11z2"/>
    <w:rsid w:val="00FD322E"/>
    <w:rPr>
      <w:rFonts w:ascii="Wingdings" w:hAnsi="Wingdings" w:cs="Wingdings"/>
    </w:rPr>
  </w:style>
  <w:style w:type="character" w:customStyle="1" w:styleId="WW8Num11z3">
    <w:name w:val="WW8Num11z3"/>
    <w:rsid w:val="00FD322E"/>
    <w:rPr>
      <w:rFonts w:ascii="Symbol" w:hAnsi="Symbol" w:cs="Symbol"/>
    </w:rPr>
  </w:style>
  <w:style w:type="character" w:customStyle="1" w:styleId="WW8Num12z0">
    <w:name w:val="WW8Num12z0"/>
    <w:rsid w:val="00FD322E"/>
    <w:rPr>
      <w:rFonts w:ascii="Courier New" w:hAnsi="Courier New" w:cs="Courier New"/>
    </w:rPr>
  </w:style>
  <w:style w:type="character" w:customStyle="1" w:styleId="WW8Num12z2">
    <w:name w:val="WW8Num12z2"/>
    <w:rsid w:val="00FD322E"/>
    <w:rPr>
      <w:rFonts w:ascii="Wingdings" w:hAnsi="Wingdings" w:cs="Wingdings"/>
    </w:rPr>
  </w:style>
  <w:style w:type="character" w:customStyle="1" w:styleId="WW8Num12z3">
    <w:name w:val="WW8Num12z3"/>
    <w:rsid w:val="00FD322E"/>
    <w:rPr>
      <w:rFonts w:ascii="Symbol" w:hAnsi="Symbol" w:cs="Symbol"/>
    </w:rPr>
  </w:style>
  <w:style w:type="character" w:customStyle="1" w:styleId="WW8Num13z0">
    <w:name w:val="WW8Num13z0"/>
    <w:rsid w:val="00FD322E"/>
    <w:rPr>
      <w:rFonts w:ascii="Courier New" w:hAnsi="Courier New" w:cs="Courier New"/>
    </w:rPr>
  </w:style>
  <w:style w:type="character" w:customStyle="1" w:styleId="WW8Num13z1">
    <w:name w:val="WW8Num13z1"/>
    <w:rsid w:val="00FD322E"/>
    <w:rPr>
      <w:rFonts w:ascii="Helv" w:eastAsia="MS Mincho" w:hAnsi="Helv" w:cs="Helv"/>
    </w:rPr>
  </w:style>
  <w:style w:type="character" w:customStyle="1" w:styleId="WW8Num13z2">
    <w:name w:val="WW8Num13z2"/>
    <w:rsid w:val="00FD322E"/>
    <w:rPr>
      <w:rFonts w:ascii="Wingdings" w:hAnsi="Wingdings" w:cs="Wingdings"/>
    </w:rPr>
  </w:style>
  <w:style w:type="character" w:customStyle="1" w:styleId="WW8Num13z3">
    <w:name w:val="WW8Num13z3"/>
    <w:rsid w:val="00FD322E"/>
    <w:rPr>
      <w:rFonts w:ascii="Symbol" w:hAnsi="Symbol" w:cs="Symbol"/>
    </w:rPr>
  </w:style>
  <w:style w:type="character" w:customStyle="1" w:styleId="WW8Num15z0">
    <w:name w:val="WW8Num15z0"/>
    <w:rsid w:val="00FD322E"/>
    <w:rPr>
      <w:rFonts w:ascii="Courier New" w:hAnsi="Courier New" w:cs="Courier New"/>
    </w:rPr>
  </w:style>
  <w:style w:type="character" w:customStyle="1" w:styleId="WW8Num15z2">
    <w:name w:val="WW8Num15z2"/>
    <w:rsid w:val="00FD322E"/>
    <w:rPr>
      <w:rFonts w:ascii="Wingdings" w:hAnsi="Wingdings" w:cs="Wingdings"/>
    </w:rPr>
  </w:style>
  <w:style w:type="character" w:customStyle="1" w:styleId="WW8Num15z3">
    <w:name w:val="WW8Num15z3"/>
    <w:rsid w:val="00FD322E"/>
    <w:rPr>
      <w:rFonts w:ascii="Symbol" w:hAnsi="Symbol" w:cs="Symbol"/>
    </w:rPr>
  </w:style>
  <w:style w:type="character" w:customStyle="1" w:styleId="WW8Num16z0">
    <w:name w:val="WW8Num16z0"/>
    <w:rsid w:val="00FD322E"/>
    <w:rPr>
      <w:rFonts w:ascii="Helv" w:hAnsi="Helv" w:cs="Helv"/>
    </w:rPr>
  </w:style>
  <w:style w:type="character" w:customStyle="1" w:styleId="WW8Num16z1">
    <w:name w:val="WW8Num16z1"/>
    <w:rsid w:val="00FD322E"/>
    <w:rPr>
      <w:rFonts w:ascii="Helv" w:hAnsi="Helv" w:cs="Helv"/>
      <w:b/>
    </w:rPr>
  </w:style>
  <w:style w:type="character" w:customStyle="1" w:styleId="WW8Num18z0">
    <w:name w:val="WW8Num18z0"/>
    <w:rsid w:val="00FD322E"/>
    <w:rPr>
      <w:rFonts w:ascii="Symbol" w:hAnsi="Symbol" w:cs="Symbol"/>
      <w:sz w:val="20"/>
    </w:rPr>
  </w:style>
  <w:style w:type="character" w:customStyle="1" w:styleId="WW8Num18z1">
    <w:name w:val="WW8Num18z1"/>
    <w:rsid w:val="00FD322E"/>
    <w:rPr>
      <w:rFonts w:ascii="Courier New" w:hAnsi="Courier New" w:cs="Courier New"/>
      <w:sz w:val="20"/>
    </w:rPr>
  </w:style>
  <w:style w:type="character" w:customStyle="1" w:styleId="WW8Num18z2">
    <w:name w:val="WW8Num18z2"/>
    <w:rsid w:val="00FD322E"/>
    <w:rPr>
      <w:rFonts w:ascii="Wingdings" w:hAnsi="Wingdings" w:cs="Wingdings"/>
      <w:sz w:val="20"/>
    </w:rPr>
  </w:style>
  <w:style w:type="character" w:customStyle="1" w:styleId="WW8Num21z0">
    <w:name w:val="WW8Num21z0"/>
    <w:rsid w:val="00FD322E"/>
    <w:rPr>
      <w:rFonts w:ascii="Courier New" w:hAnsi="Courier New" w:cs="Courier New"/>
    </w:rPr>
  </w:style>
  <w:style w:type="character" w:customStyle="1" w:styleId="WW8Num21z2">
    <w:name w:val="WW8Num21z2"/>
    <w:rsid w:val="00FD322E"/>
    <w:rPr>
      <w:rFonts w:ascii="Wingdings" w:hAnsi="Wingdings" w:cs="Wingdings"/>
    </w:rPr>
  </w:style>
  <w:style w:type="character" w:customStyle="1" w:styleId="WW8Num21z3">
    <w:name w:val="WW8Num21z3"/>
    <w:rsid w:val="00FD322E"/>
    <w:rPr>
      <w:rFonts w:ascii="Symbol" w:hAnsi="Symbol" w:cs="Symbol"/>
    </w:rPr>
  </w:style>
  <w:style w:type="character" w:customStyle="1" w:styleId="WW8Num22z0">
    <w:name w:val="WW8Num22z0"/>
    <w:rsid w:val="00FD322E"/>
    <w:rPr>
      <w:rFonts w:ascii="Courier New" w:hAnsi="Courier New" w:cs="Courier New"/>
    </w:rPr>
  </w:style>
  <w:style w:type="character" w:customStyle="1" w:styleId="WW8Num22z2">
    <w:name w:val="WW8Num22z2"/>
    <w:rsid w:val="00FD322E"/>
    <w:rPr>
      <w:rFonts w:ascii="Wingdings" w:hAnsi="Wingdings" w:cs="Wingdings"/>
    </w:rPr>
  </w:style>
  <w:style w:type="character" w:customStyle="1" w:styleId="WW8Num22z3">
    <w:name w:val="WW8Num22z3"/>
    <w:rsid w:val="00FD322E"/>
    <w:rPr>
      <w:rFonts w:ascii="Symbol" w:hAnsi="Symbol" w:cs="Symbol"/>
    </w:rPr>
  </w:style>
  <w:style w:type="character" w:customStyle="1" w:styleId="WW8Num23z0">
    <w:name w:val="WW8Num23z0"/>
    <w:rsid w:val="00FD322E"/>
    <w:rPr>
      <w:rFonts w:ascii="Symbol" w:hAnsi="Symbol" w:cs="Symbol"/>
      <w:sz w:val="20"/>
    </w:rPr>
  </w:style>
  <w:style w:type="character" w:customStyle="1" w:styleId="WW8Num23z1">
    <w:name w:val="WW8Num23z1"/>
    <w:rsid w:val="00FD322E"/>
    <w:rPr>
      <w:rFonts w:ascii="Courier New" w:hAnsi="Courier New" w:cs="Courier New"/>
      <w:sz w:val="20"/>
    </w:rPr>
  </w:style>
  <w:style w:type="character" w:customStyle="1" w:styleId="WW8Num23z2">
    <w:name w:val="WW8Num23z2"/>
    <w:rsid w:val="00FD322E"/>
    <w:rPr>
      <w:rFonts w:ascii="Wingdings" w:hAnsi="Wingdings" w:cs="Wingdings"/>
      <w:sz w:val="20"/>
    </w:rPr>
  </w:style>
  <w:style w:type="character" w:customStyle="1" w:styleId="WW8Num24z0">
    <w:name w:val="WW8Num24z0"/>
    <w:rsid w:val="00FD322E"/>
    <w:rPr>
      <w:rFonts w:ascii="Courier New" w:hAnsi="Courier New" w:cs="Courier New"/>
    </w:rPr>
  </w:style>
  <w:style w:type="character" w:customStyle="1" w:styleId="WW8Num24z2">
    <w:name w:val="WW8Num24z2"/>
    <w:rsid w:val="00FD322E"/>
    <w:rPr>
      <w:rFonts w:ascii="Wingdings" w:hAnsi="Wingdings" w:cs="Wingdings"/>
    </w:rPr>
  </w:style>
  <w:style w:type="character" w:customStyle="1" w:styleId="WW8Num24z3">
    <w:name w:val="WW8Num24z3"/>
    <w:rsid w:val="00FD322E"/>
    <w:rPr>
      <w:rFonts w:ascii="Symbol" w:hAnsi="Symbol" w:cs="Symbol"/>
    </w:rPr>
  </w:style>
  <w:style w:type="character" w:customStyle="1" w:styleId="WW8Num25z0">
    <w:name w:val="WW8Num25z0"/>
    <w:rsid w:val="00FD322E"/>
    <w:rPr>
      <w:rFonts w:ascii="Symbol" w:hAnsi="Symbol" w:cs="Symbol"/>
      <w:sz w:val="20"/>
    </w:rPr>
  </w:style>
  <w:style w:type="character" w:customStyle="1" w:styleId="WW8Num25z1">
    <w:name w:val="WW8Num25z1"/>
    <w:rsid w:val="00FD322E"/>
    <w:rPr>
      <w:rFonts w:ascii="Courier New" w:hAnsi="Courier New" w:cs="Courier New"/>
      <w:sz w:val="20"/>
    </w:rPr>
  </w:style>
  <w:style w:type="character" w:customStyle="1" w:styleId="WW8Num25z2">
    <w:name w:val="WW8Num25z2"/>
    <w:rsid w:val="00FD322E"/>
    <w:rPr>
      <w:rFonts w:ascii="Wingdings" w:hAnsi="Wingdings" w:cs="Wingdings"/>
      <w:sz w:val="20"/>
    </w:rPr>
  </w:style>
  <w:style w:type="character" w:customStyle="1" w:styleId="WW8Num26z0">
    <w:name w:val="WW8Num26z0"/>
    <w:rsid w:val="00FD322E"/>
    <w:rPr>
      <w:b/>
      <w:bCs/>
      <w:kern w:val="1"/>
    </w:rPr>
  </w:style>
  <w:style w:type="character" w:customStyle="1" w:styleId="WW8Num30z0">
    <w:name w:val="WW8Num30z0"/>
    <w:rsid w:val="00FD322E"/>
    <w:rPr>
      <w:rFonts w:ascii="Courier New" w:hAnsi="Courier New" w:cs="Courier New"/>
    </w:rPr>
  </w:style>
  <w:style w:type="character" w:customStyle="1" w:styleId="WW8Num30z2">
    <w:name w:val="WW8Num30z2"/>
    <w:rsid w:val="00FD322E"/>
    <w:rPr>
      <w:rFonts w:ascii="Wingdings" w:hAnsi="Wingdings" w:cs="Wingdings"/>
    </w:rPr>
  </w:style>
  <w:style w:type="character" w:customStyle="1" w:styleId="WW8Num30z3">
    <w:name w:val="WW8Num30z3"/>
    <w:rsid w:val="00FD322E"/>
    <w:rPr>
      <w:rFonts w:ascii="Symbol" w:hAnsi="Symbol" w:cs="Symbol"/>
    </w:rPr>
  </w:style>
  <w:style w:type="character" w:customStyle="1" w:styleId="WW8NumSt15z0">
    <w:name w:val="WW8NumSt15z0"/>
    <w:rsid w:val="00FD322E"/>
    <w:rPr>
      <w:rFonts w:ascii="Symbol" w:hAnsi="Symbol" w:cs="Symbol"/>
      <w:sz w:val="22"/>
    </w:rPr>
  </w:style>
  <w:style w:type="character" w:customStyle="1" w:styleId="function">
    <w:name w:val="function"/>
    <w:basedOn w:val="DefaultParagraphFont"/>
    <w:rsid w:val="00FD322E"/>
  </w:style>
  <w:style w:type="character" w:customStyle="1" w:styleId="prefix">
    <w:name w:val="prefix"/>
    <w:basedOn w:val="DefaultParagraphFont"/>
    <w:rsid w:val="00FD322E"/>
  </w:style>
  <w:style w:type="character" w:customStyle="1" w:styleId="CharChar1">
    <w:name w:val="Char Char1"/>
    <w:rsid w:val="00FD322E"/>
    <w:rPr>
      <w:rFonts w:eastAsia="MS Mincho"/>
      <w:sz w:val="24"/>
      <w:szCs w:val="24"/>
      <w:lang w:val="en-GB" w:eastAsia="ja-JP" w:bidi="ar-SA"/>
    </w:rPr>
  </w:style>
  <w:style w:type="character" w:customStyle="1" w:styleId="StyleHeading112ptChar">
    <w:name w:val="Style Heading 1 + 12 pt Char"/>
    <w:rsid w:val="00FD322E"/>
    <w:rPr>
      <w:rFonts w:ascii="Arial" w:eastAsia="MS Mincho" w:hAnsi="Arial" w:cs="Arial"/>
      <w:b/>
      <w:bCs/>
      <w:kern w:val="1"/>
      <w:sz w:val="24"/>
      <w:szCs w:val="32"/>
      <w:lang w:val="en-GB" w:eastAsia="ja-JP" w:bidi="ar-SA"/>
    </w:rPr>
  </w:style>
  <w:style w:type="character" w:customStyle="1" w:styleId="NumberingSymbols">
    <w:name w:val="Numbering Symbols"/>
    <w:rsid w:val="00FD322E"/>
  </w:style>
  <w:style w:type="character" w:customStyle="1" w:styleId="EndnoteCharacters">
    <w:name w:val="Endnote Characters"/>
    <w:rsid w:val="00FD322E"/>
  </w:style>
  <w:style w:type="paragraph" w:customStyle="1" w:styleId="Heading">
    <w:name w:val="Heading"/>
    <w:basedOn w:val="Normal"/>
    <w:next w:val="BodyText"/>
    <w:rsid w:val="00FD322E"/>
    <w:pPr>
      <w:suppressAutoHyphens/>
      <w:spacing w:before="240"/>
      <w:jc w:val="center"/>
    </w:pPr>
    <w:rPr>
      <w:rFonts w:cs="Arial"/>
      <w:b/>
      <w:kern w:val="1"/>
      <w:sz w:val="32"/>
      <w:szCs w:val="32"/>
      <w:lang w:eastAsia="ja-JP"/>
    </w:rPr>
  </w:style>
  <w:style w:type="paragraph" w:customStyle="1" w:styleId="Index">
    <w:name w:val="Index"/>
    <w:basedOn w:val="Normal"/>
    <w:rsid w:val="00FD322E"/>
    <w:pPr>
      <w:suppressLineNumbers/>
      <w:suppressAutoHyphens/>
    </w:pPr>
    <w:rPr>
      <w:rFonts w:ascii="Times New Roman" w:eastAsia="MS Mincho" w:hAnsi="Times New Roman" w:cs="Lohit Hindi"/>
      <w:sz w:val="24"/>
      <w:szCs w:val="24"/>
      <w:lang w:val="en-GB" w:eastAsia="ja-JP"/>
    </w:rPr>
  </w:style>
  <w:style w:type="paragraph" w:customStyle="1" w:styleId="StyleHeading112pt">
    <w:name w:val="Style Heading 1 + 12 pt"/>
    <w:basedOn w:val="Heading1"/>
    <w:rsid w:val="00FD322E"/>
    <w:pPr>
      <w:pageBreakBefore w:val="0"/>
      <w:numPr>
        <w:numId w:val="0"/>
      </w:numPr>
      <w:tabs>
        <w:tab w:val="num" w:pos="360"/>
      </w:tabs>
      <w:suppressAutoHyphens/>
      <w:spacing w:before="240"/>
      <w:ind w:left="360" w:hanging="360"/>
    </w:pPr>
    <w:rPr>
      <w:rFonts w:eastAsia="MS Mincho"/>
      <w:kern w:val="1"/>
      <w:sz w:val="24"/>
      <w:lang w:val="en-GB" w:eastAsia="ja-JP"/>
    </w:rPr>
  </w:style>
  <w:style w:type="paragraph" w:customStyle="1" w:styleId="StyleHeading2Arial10pt">
    <w:name w:val="Style Heading 2 + Arial 10 pt"/>
    <w:basedOn w:val="Heading2"/>
    <w:rsid w:val="00FD322E"/>
    <w:pPr>
      <w:keepNext w:val="0"/>
      <w:numPr>
        <w:ilvl w:val="0"/>
        <w:numId w:val="14"/>
      </w:numPr>
      <w:suppressAutoHyphens/>
      <w:spacing w:before="280" w:after="280"/>
    </w:pPr>
    <w:rPr>
      <w:rFonts w:eastAsia="MS Mincho"/>
      <w:iCs/>
      <w:szCs w:val="36"/>
      <w:lang w:val="en-GB" w:eastAsia="ja-JP"/>
    </w:rPr>
  </w:style>
  <w:style w:type="paragraph" w:customStyle="1" w:styleId="StyleHeading2Arial10pt1">
    <w:name w:val="Style Heading 2 + Arial 10 pt1"/>
    <w:basedOn w:val="Heading2"/>
    <w:rsid w:val="00FD322E"/>
    <w:pPr>
      <w:keepNext w:val="0"/>
      <w:numPr>
        <w:ilvl w:val="0"/>
        <w:numId w:val="0"/>
      </w:numPr>
      <w:tabs>
        <w:tab w:val="num" w:pos="360"/>
      </w:tabs>
      <w:suppressAutoHyphens/>
      <w:spacing w:before="280" w:after="280"/>
      <w:ind w:left="360" w:hanging="360"/>
    </w:pPr>
    <w:rPr>
      <w:rFonts w:eastAsia="MS Mincho"/>
      <w:iCs/>
      <w:szCs w:val="36"/>
      <w:lang w:val="en-GB" w:eastAsia="ja-JP"/>
    </w:rPr>
  </w:style>
  <w:style w:type="paragraph" w:customStyle="1" w:styleId="Contents10">
    <w:name w:val="Contents 10"/>
    <w:basedOn w:val="Index"/>
    <w:rsid w:val="00FD322E"/>
    <w:pPr>
      <w:tabs>
        <w:tab w:val="right" w:leader="dot" w:pos="7425"/>
      </w:tabs>
      <w:ind w:left="2547"/>
    </w:pPr>
  </w:style>
  <w:style w:type="paragraph" w:customStyle="1" w:styleId="TableContents">
    <w:name w:val="Table Contents"/>
    <w:basedOn w:val="Normal"/>
    <w:rsid w:val="00FD322E"/>
    <w:pPr>
      <w:suppressLineNumbers/>
      <w:suppressAutoHyphens/>
    </w:pPr>
    <w:rPr>
      <w:rFonts w:ascii="Times New Roman" w:eastAsia="MS Mincho" w:hAnsi="Times New Roman"/>
      <w:sz w:val="24"/>
      <w:szCs w:val="24"/>
      <w:lang w:val="en-GB" w:eastAsia="ja-JP"/>
    </w:rPr>
  </w:style>
  <w:style w:type="paragraph" w:customStyle="1" w:styleId="startli">
    <w:name w:val="startli"/>
    <w:basedOn w:val="Normal"/>
    <w:rsid w:val="00F81703"/>
    <w:pPr>
      <w:spacing w:before="100" w:beforeAutospacing="1" w:after="100" w:afterAutospacing="1"/>
    </w:pPr>
    <w:rPr>
      <w:rFonts w:ascii="Times New Roman" w:hAnsi="Times New Roman"/>
      <w:sz w:val="24"/>
      <w:szCs w:val="24"/>
    </w:rPr>
  </w:style>
  <w:style w:type="paragraph" w:styleId="ListParagraph">
    <w:name w:val="List Paragraph"/>
    <w:basedOn w:val="Normal"/>
    <w:qFormat/>
    <w:rsid w:val="0080475B"/>
    <w:pPr>
      <w:ind w:left="720"/>
      <w:contextualSpacing/>
    </w:pPr>
  </w:style>
  <w:style w:type="character" w:customStyle="1" w:styleId="varargs">
    <w:name w:val="varargs"/>
    <w:basedOn w:val="DefaultParagraphFont"/>
    <w:rsid w:val="008C6949"/>
  </w:style>
  <w:style w:type="paragraph" w:customStyle="1" w:styleId="richtextnodeselected">
    <w:name w:val="richtextnodeselected"/>
    <w:basedOn w:val="Normal"/>
    <w:rsid w:val="003C4D8A"/>
    <w:pPr>
      <w:spacing w:before="100" w:beforeAutospacing="1" w:after="100" w:afterAutospacing="1"/>
    </w:pPr>
    <w:rPr>
      <w:rFonts w:ascii="Times New Roman" w:hAnsi="Times New Roman"/>
      <w:sz w:val="24"/>
      <w:szCs w:val="24"/>
      <w:lang w:val="en-GB" w:eastAsia="en-GB"/>
    </w:rPr>
  </w:style>
  <w:style w:type="paragraph" w:styleId="NoSpacing">
    <w:name w:val="No Spacing"/>
    <w:uiPriority w:val="1"/>
    <w:qFormat/>
    <w:rsid w:val="00536D6F"/>
    <w:rPr>
      <w:rFonts w:ascii="Arial" w:hAnsi="Arial"/>
    </w:rPr>
  </w:style>
  <w:style w:type="character" w:customStyle="1" w:styleId="il">
    <w:name w:val="il"/>
    <w:basedOn w:val="DefaultParagraphFont"/>
    <w:rsid w:val="00D561ED"/>
  </w:style>
  <w:style w:type="paragraph" w:customStyle="1" w:styleId="ExampleDFDL">
    <w:name w:val="ExampleDFDL"/>
    <w:basedOn w:val="XMLExcerpt"/>
    <w:link w:val="ExampleDFDLChar"/>
    <w:qFormat/>
    <w:rsid w:val="00A4165B"/>
  </w:style>
  <w:style w:type="character" w:customStyle="1" w:styleId="CommentTextChar">
    <w:name w:val="Comment Text Char"/>
    <w:link w:val="CommentText"/>
    <w:rsid w:val="00A4165B"/>
    <w:rPr>
      <w:rFonts w:ascii="Arial" w:hAnsi="Arial"/>
    </w:rPr>
  </w:style>
  <w:style w:type="character" w:customStyle="1" w:styleId="ExampleDFDLChar">
    <w:name w:val="ExampleDFDL Char"/>
    <w:basedOn w:val="XMLExcerptChar"/>
    <w:link w:val="ExampleDFDL"/>
    <w:rsid w:val="00A4165B"/>
    <w:rPr>
      <w:rFonts w:ascii="Courier New" w:hAnsi="Courier New" w:cs="Courier New"/>
      <w:noProof/>
      <w:shd w:val="clear" w:color="auto" w:fill="F3F3F3"/>
      <w:lang w:val="en-GB" w:eastAsia="en-GB" w:bidi="ar-SA"/>
    </w:rPr>
  </w:style>
  <w:style w:type="character" w:customStyle="1" w:styleId="FootnoteTextChar">
    <w:name w:val="Footnote Text Char"/>
    <w:basedOn w:val="DefaultParagraphFont"/>
    <w:link w:val="FootnoteText"/>
    <w:rsid w:val="00BB16D4"/>
    <w:rPr>
      <w:rFonts w:ascii="Arial" w:hAnsi="Ari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548863">
      <w:bodyDiv w:val="1"/>
      <w:marLeft w:val="0"/>
      <w:marRight w:val="0"/>
      <w:marTop w:val="0"/>
      <w:marBottom w:val="0"/>
      <w:divBdr>
        <w:top w:val="none" w:sz="0" w:space="0" w:color="auto"/>
        <w:left w:val="none" w:sz="0" w:space="0" w:color="auto"/>
        <w:bottom w:val="none" w:sz="0" w:space="0" w:color="auto"/>
        <w:right w:val="none" w:sz="0" w:space="0" w:color="auto"/>
      </w:divBdr>
    </w:div>
    <w:div w:id="65998114">
      <w:bodyDiv w:val="1"/>
      <w:marLeft w:val="0"/>
      <w:marRight w:val="0"/>
      <w:marTop w:val="0"/>
      <w:marBottom w:val="0"/>
      <w:divBdr>
        <w:top w:val="none" w:sz="0" w:space="0" w:color="auto"/>
        <w:left w:val="none" w:sz="0" w:space="0" w:color="auto"/>
        <w:bottom w:val="none" w:sz="0" w:space="0" w:color="auto"/>
        <w:right w:val="none" w:sz="0" w:space="0" w:color="auto"/>
      </w:divBdr>
    </w:div>
    <w:div w:id="102503088">
      <w:bodyDiv w:val="1"/>
      <w:marLeft w:val="0"/>
      <w:marRight w:val="0"/>
      <w:marTop w:val="0"/>
      <w:marBottom w:val="0"/>
      <w:divBdr>
        <w:top w:val="none" w:sz="0" w:space="0" w:color="auto"/>
        <w:left w:val="none" w:sz="0" w:space="0" w:color="auto"/>
        <w:bottom w:val="none" w:sz="0" w:space="0" w:color="auto"/>
        <w:right w:val="none" w:sz="0" w:space="0" w:color="auto"/>
      </w:divBdr>
      <w:divsChild>
        <w:div w:id="667174727">
          <w:marLeft w:val="0"/>
          <w:marRight w:val="0"/>
          <w:marTop w:val="0"/>
          <w:marBottom w:val="0"/>
          <w:divBdr>
            <w:top w:val="none" w:sz="0" w:space="0" w:color="auto"/>
            <w:left w:val="none" w:sz="0" w:space="0" w:color="auto"/>
            <w:bottom w:val="none" w:sz="0" w:space="0" w:color="auto"/>
            <w:right w:val="none" w:sz="0" w:space="0" w:color="auto"/>
          </w:divBdr>
          <w:divsChild>
            <w:div w:id="2121563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95051">
      <w:bodyDiv w:val="1"/>
      <w:marLeft w:val="0"/>
      <w:marRight w:val="0"/>
      <w:marTop w:val="0"/>
      <w:marBottom w:val="0"/>
      <w:divBdr>
        <w:top w:val="none" w:sz="0" w:space="0" w:color="auto"/>
        <w:left w:val="none" w:sz="0" w:space="0" w:color="auto"/>
        <w:bottom w:val="none" w:sz="0" w:space="0" w:color="auto"/>
        <w:right w:val="none" w:sz="0" w:space="0" w:color="auto"/>
      </w:divBdr>
    </w:div>
    <w:div w:id="144929665">
      <w:bodyDiv w:val="1"/>
      <w:marLeft w:val="0"/>
      <w:marRight w:val="0"/>
      <w:marTop w:val="0"/>
      <w:marBottom w:val="0"/>
      <w:divBdr>
        <w:top w:val="none" w:sz="0" w:space="0" w:color="auto"/>
        <w:left w:val="none" w:sz="0" w:space="0" w:color="auto"/>
        <w:bottom w:val="none" w:sz="0" w:space="0" w:color="auto"/>
        <w:right w:val="none" w:sz="0" w:space="0" w:color="auto"/>
      </w:divBdr>
      <w:divsChild>
        <w:div w:id="478502545">
          <w:marLeft w:val="0"/>
          <w:marRight w:val="0"/>
          <w:marTop w:val="0"/>
          <w:marBottom w:val="0"/>
          <w:divBdr>
            <w:top w:val="none" w:sz="0" w:space="0" w:color="auto"/>
            <w:left w:val="none" w:sz="0" w:space="0" w:color="auto"/>
            <w:bottom w:val="none" w:sz="0" w:space="0" w:color="auto"/>
            <w:right w:val="none" w:sz="0" w:space="0" w:color="auto"/>
          </w:divBdr>
        </w:div>
        <w:div w:id="838929716">
          <w:marLeft w:val="0"/>
          <w:marRight w:val="0"/>
          <w:marTop w:val="0"/>
          <w:marBottom w:val="0"/>
          <w:divBdr>
            <w:top w:val="none" w:sz="0" w:space="0" w:color="auto"/>
            <w:left w:val="none" w:sz="0" w:space="0" w:color="auto"/>
            <w:bottom w:val="none" w:sz="0" w:space="0" w:color="auto"/>
            <w:right w:val="none" w:sz="0" w:space="0" w:color="auto"/>
          </w:divBdr>
        </w:div>
      </w:divsChild>
    </w:div>
    <w:div w:id="205066494">
      <w:bodyDiv w:val="1"/>
      <w:marLeft w:val="0"/>
      <w:marRight w:val="0"/>
      <w:marTop w:val="0"/>
      <w:marBottom w:val="0"/>
      <w:divBdr>
        <w:top w:val="none" w:sz="0" w:space="0" w:color="auto"/>
        <w:left w:val="none" w:sz="0" w:space="0" w:color="auto"/>
        <w:bottom w:val="none" w:sz="0" w:space="0" w:color="auto"/>
        <w:right w:val="none" w:sz="0" w:space="0" w:color="auto"/>
      </w:divBdr>
    </w:div>
    <w:div w:id="239681153">
      <w:bodyDiv w:val="1"/>
      <w:marLeft w:val="0"/>
      <w:marRight w:val="0"/>
      <w:marTop w:val="0"/>
      <w:marBottom w:val="0"/>
      <w:divBdr>
        <w:top w:val="none" w:sz="0" w:space="0" w:color="auto"/>
        <w:left w:val="none" w:sz="0" w:space="0" w:color="auto"/>
        <w:bottom w:val="none" w:sz="0" w:space="0" w:color="auto"/>
        <w:right w:val="none" w:sz="0" w:space="0" w:color="auto"/>
      </w:divBdr>
    </w:div>
    <w:div w:id="254677924">
      <w:bodyDiv w:val="1"/>
      <w:marLeft w:val="0"/>
      <w:marRight w:val="0"/>
      <w:marTop w:val="0"/>
      <w:marBottom w:val="0"/>
      <w:divBdr>
        <w:top w:val="none" w:sz="0" w:space="0" w:color="auto"/>
        <w:left w:val="none" w:sz="0" w:space="0" w:color="auto"/>
        <w:bottom w:val="none" w:sz="0" w:space="0" w:color="auto"/>
        <w:right w:val="none" w:sz="0" w:space="0" w:color="auto"/>
      </w:divBdr>
    </w:div>
    <w:div w:id="305474214">
      <w:bodyDiv w:val="1"/>
      <w:marLeft w:val="0"/>
      <w:marRight w:val="0"/>
      <w:marTop w:val="0"/>
      <w:marBottom w:val="0"/>
      <w:divBdr>
        <w:top w:val="none" w:sz="0" w:space="0" w:color="auto"/>
        <w:left w:val="none" w:sz="0" w:space="0" w:color="auto"/>
        <w:bottom w:val="none" w:sz="0" w:space="0" w:color="auto"/>
        <w:right w:val="none" w:sz="0" w:space="0" w:color="auto"/>
      </w:divBdr>
    </w:div>
    <w:div w:id="332489985">
      <w:bodyDiv w:val="1"/>
      <w:marLeft w:val="0"/>
      <w:marRight w:val="0"/>
      <w:marTop w:val="0"/>
      <w:marBottom w:val="0"/>
      <w:divBdr>
        <w:top w:val="none" w:sz="0" w:space="0" w:color="auto"/>
        <w:left w:val="none" w:sz="0" w:space="0" w:color="auto"/>
        <w:bottom w:val="none" w:sz="0" w:space="0" w:color="auto"/>
        <w:right w:val="none" w:sz="0" w:space="0" w:color="auto"/>
      </w:divBdr>
    </w:div>
    <w:div w:id="364604565">
      <w:bodyDiv w:val="1"/>
      <w:marLeft w:val="0"/>
      <w:marRight w:val="0"/>
      <w:marTop w:val="0"/>
      <w:marBottom w:val="0"/>
      <w:divBdr>
        <w:top w:val="none" w:sz="0" w:space="0" w:color="auto"/>
        <w:left w:val="none" w:sz="0" w:space="0" w:color="auto"/>
        <w:bottom w:val="none" w:sz="0" w:space="0" w:color="auto"/>
        <w:right w:val="none" w:sz="0" w:space="0" w:color="auto"/>
      </w:divBdr>
      <w:divsChild>
        <w:div w:id="604191438">
          <w:marLeft w:val="0"/>
          <w:marRight w:val="0"/>
          <w:marTop w:val="0"/>
          <w:marBottom w:val="0"/>
          <w:divBdr>
            <w:top w:val="none" w:sz="0" w:space="0" w:color="auto"/>
            <w:left w:val="none" w:sz="0" w:space="0" w:color="auto"/>
            <w:bottom w:val="none" w:sz="0" w:space="0" w:color="auto"/>
            <w:right w:val="none" w:sz="0" w:space="0" w:color="auto"/>
          </w:divBdr>
        </w:div>
        <w:div w:id="785007063">
          <w:marLeft w:val="0"/>
          <w:marRight w:val="0"/>
          <w:marTop w:val="0"/>
          <w:marBottom w:val="0"/>
          <w:divBdr>
            <w:top w:val="none" w:sz="0" w:space="0" w:color="auto"/>
            <w:left w:val="none" w:sz="0" w:space="0" w:color="auto"/>
            <w:bottom w:val="none" w:sz="0" w:space="0" w:color="auto"/>
            <w:right w:val="none" w:sz="0" w:space="0" w:color="auto"/>
          </w:divBdr>
        </w:div>
      </w:divsChild>
    </w:div>
    <w:div w:id="375937170">
      <w:bodyDiv w:val="1"/>
      <w:marLeft w:val="0"/>
      <w:marRight w:val="0"/>
      <w:marTop w:val="0"/>
      <w:marBottom w:val="0"/>
      <w:divBdr>
        <w:top w:val="none" w:sz="0" w:space="0" w:color="auto"/>
        <w:left w:val="none" w:sz="0" w:space="0" w:color="auto"/>
        <w:bottom w:val="none" w:sz="0" w:space="0" w:color="auto"/>
        <w:right w:val="none" w:sz="0" w:space="0" w:color="auto"/>
      </w:divBdr>
    </w:div>
    <w:div w:id="380833028">
      <w:bodyDiv w:val="1"/>
      <w:marLeft w:val="0"/>
      <w:marRight w:val="0"/>
      <w:marTop w:val="0"/>
      <w:marBottom w:val="0"/>
      <w:divBdr>
        <w:top w:val="none" w:sz="0" w:space="0" w:color="auto"/>
        <w:left w:val="none" w:sz="0" w:space="0" w:color="auto"/>
        <w:bottom w:val="none" w:sz="0" w:space="0" w:color="auto"/>
        <w:right w:val="none" w:sz="0" w:space="0" w:color="auto"/>
      </w:divBdr>
      <w:divsChild>
        <w:div w:id="105469181">
          <w:marLeft w:val="0"/>
          <w:marRight w:val="0"/>
          <w:marTop w:val="0"/>
          <w:marBottom w:val="0"/>
          <w:divBdr>
            <w:top w:val="none" w:sz="0" w:space="0" w:color="auto"/>
            <w:left w:val="none" w:sz="0" w:space="0" w:color="auto"/>
            <w:bottom w:val="none" w:sz="0" w:space="0" w:color="auto"/>
            <w:right w:val="none" w:sz="0" w:space="0" w:color="auto"/>
          </w:divBdr>
          <w:divsChild>
            <w:div w:id="724107751">
              <w:marLeft w:val="0"/>
              <w:marRight w:val="0"/>
              <w:marTop w:val="0"/>
              <w:marBottom w:val="0"/>
              <w:divBdr>
                <w:top w:val="none" w:sz="0" w:space="0" w:color="auto"/>
                <w:left w:val="none" w:sz="0" w:space="0" w:color="auto"/>
                <w:bottom w:val="none" w:sz="0" w:space="0" w:color="auto"/>
                <w:right w:val="none" w:sz="0" w:space="0" w:color="auto"/>
              </w:divBdr>
            </w:div>
            <w:div w:id="1096250272">
              <w:marLeft w:val="0"/>
              <w:marRight w:val="0"/>
              <w:marTop w:val="0"/>
              <w:marBottom w:val="0"/>
              <w:divBdr>
                <w:top w:val="none" w:sz="0" w:space="0" w:color="auto"/>
                <w:left w:val="none" w:sz="0" w:space="0" w:color="auto"/>
                <w:bottom w:val="none" w:sz="0" w:space="0" w:color="auto"/>
                <w:right w:val="none" w:sz="0" w:space="0" w:color="auto"/>
              </w:divBdr>
            </w:div>
            <w:div w:id="1737775992">
              <w:marLeft w:val="0"/>
              <w:marRight w:val="0"/>
              <w:marTop w:val="0"/>
              <w:marBottom w:val="0"/>
              <w:divBdr>
                <w:top w:val="none" w:sz="0" w:space="0" w:color="auto"/>
                <w:left w:val="none" w:sz="0" w:space="0" w:color="auto"/>
                <w:bottom w:val="none" w:sz="0" w:space="0" w:color="auto"/>
                <w:right w:val="none" w:sz="0" w:space="0" w:color="auto"/>
              </w:divBdr>
            </w:div>
            <w:div w:id="1837963603">
              <w:marLeft w:val="0"/>
              <w:marRight w:val="0"/>
              <w:marTop w:val="0"/>
              <w:marBottom w:val="0"/>
              <w:divBdr>
                <w:top w:val="none" w:sz="0" w:space="0" w:color="auto"/>
                <w:left w:val="none" w:sz="0" w:space="0" w:color="auto"/>
                <w:bottom w:val="none" w:sz="0" w:space="0" w:color="auto"/>
                <w:right w:val="none" w:sz="0" w:space="0" w:color="auto"/>
              </w:divBdr>
            </w:div>
            <w:div w:id="1991396005">
              <w:marLeft w:val="0"/>
              <w:marRight w:val="0"/>
              <w:marTop w:val="0"/>
              <w:marBottom w:val="0"/>
              <w:divBdr>
                <w:top w:val="none" w:sz="0" w:space="0" w:color="auto"/>
                <w:left w:val="none" w:sz="0" w:space="0" w:color="auto"/>
                <w:bottom w:val="none" w:sz="0" w:space="0" w:color="auto"/>
                <w:right w:val="none" w:sz="0" w:space="0" w:color="auto"/>
              </w:divBdr>
            </w:div>
            <w:div w:id="2099446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332031">
      <w:bodyDiv w:val="1"/>
      <w:marLeft w:val="0"/>
      <w:marRight w:val="0"/>
      <w:marTop w:val="0"/>
      <w:marBottom w:val="0"/>
      <w:divBdr>
        <w:top w:val="none" w:sz="0" w:space="0" w:color="auto"/>
        <w:left w:val="none" w:sz="0" w:space="0" w:color="auto"/>
        <w:bottom w:val="none" w:sz="0" w:space="0" w:color="auto"/>
        <w:right w:val="none" w:sz="0" w:space="0" w:color="auto"/>
      </w:divBdr>
    </w:div>
    <w:div w:id="487869065">
      <w:bodyDiv w:val="1"/>
      <w:marLeft w:val="0"/>
      <w:marRight w:val="0"/>
      <w:marTop w:val="0"/>
      <w:marBottom w:val="0"/>
      <w:divBdr>
        <w:top w:val="none" w:sz="0" w:space="0" w:color="auto"/>
        <w:left w:val="none" w:sz="0" w:space="0" w:color="auto"/>
        <w:bottom w:val="none" w:sz="0" w:space="0" w:color="auto"/>
        <w:right w:val="none" w:sz="0" w:space="0" w:color="auto"/>
      </w:divBdr>
      <w:divsChild>
        <w:div w:id="281500479">
          <w:marLeft w:val="0"/>
          <w:marRight w:val="0"/>
          <w:marTop w:val="0"/>
          <w:marBottom w:val="0"/>
          <w:divBdr>
            <w:top w:val="none" w:sz="0" w:space="0" w:color="auto"/>
            <w:left w:val="none" w:sz="0" w:space="0" w:color="auto"/>
            <w:bottom w:val="none" w:sz="0" w:space="0" w:color="auto"/>
            <w:right w:val="none" w:sz="0" w:space="0" w:color="auto"/>
          </w:divBdr>
          <w:divsChild>
            <w:div w:id="969702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676700">
      <w:bodyDiv w:val="1"/>
      <w:marLeft w:val="0"/>
      <w:marRight w:val="0"/>
      <w:marTop w:val="0"/>
      <w:marBottom w:val="0"/>
      <w:divBdr>
        <w:top w:val="none" w:sz="0" w:space="0" w:color="auto"/>
        <w:left w:val="none" w:sz="0" w:space="0" w:color="auto"/>
        <w:bottom w:val="none" w:sz="0" w:space="0" w:color="auto"/>
        <w:right w:val="none" w:sz="0" w:space="0" w:color="auto"/>
      </w:divBdr>
    </w:div>
    <w:div w:id="514077283">
      <w:bodyDiv w:val="1"/>
      <w:marLeft w:val="0"/>
      <w:marRight w:val="0"/>
      <w:marTop w:val="0"/>
      <w:marBottom w:val="0"/>
      <w:divBdr>
        <w:top w:val="none" w:sz="0" w:space="0" w:color="auto"/>
        <w:left w:val="none" w:sz="0" w:space="0" w:color="auto"/>
        <w:bottom w:val="none" w:sz="0" w:space="0" w:color="auto"/>
        <w:right w:val="none" w:sz="0" w:space="0" w:color="auto"/>
      </w:divBdr>
      <w:divsChild>
        <w:div w:id="487332399">
          <w:marLeft w:val="0"/>
          <w:marRight w:val="0"/>
          <w:marTop w:val="0"/>
          <w:marBottom w:val="0"/>
          <w:divBdr>
            <w:top w:val="none" w:sz="0" w:space="0" w:color="auto"/>
            <w:left w:val="none" w:sz="0" w:space="0" w:color="auto"/>
            <w:bottom w:val="none" w:sz="0" w:space="0" w:color="auto"/>
            <w:right w:val="none" w:sz="0" w:space="0" w:color="auto"/>
          </w:divBdr>
          <w:divsChild>
            <w:div w:id="509760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601228">
      <w:bodyDiv w:val="1"/>
      <w:marLeft w:val="0"/>
      <w:marRight w:val="0"/>
      <w:marTop w:val="0"/>
      <w:marBottom w:val="0"/>
      <w:divBdr>
        <w:top w:val="none" w:sz="0" w:space="0" w:color="auto"/>
        <w:left w:val="none" w:sz="0" w:space="0" w:color="auto"/>
        <w:bottom w:val="none" w:sz="0" w:space="0" w:color="auto"/>
        <w:right w:val="none" w:sz="0" w:space="0" w:color="auto"/>
      </w:divBdr>
      <w:divsChild>
        <w:div w:id="2023044317">
          <w:marLeft w:val="0"/>
          <w:marRight w:val="0"/>
          <w:marTop w:val="0"/>
          <w:marBottom w:val="0"/>
          <w:divBdr>
            <w:top w:val="none" w:sz="0" w:space="0" w:color="auto"/>
            <w:left w:val="none" w:sz="0" w:space="0" w:color="auto"/>
            <w:bottom w:val="none" w:sz="0" w:space="0" w:color="auto"/>
            <w:right w:val="none" w:sz="0" w:space="0" w:color="auto"/>
          </w:divBdr>
        </w:div>
      </w:divsChild>
    </w:div>
    <w:div w:id="556404919">
      <w:bodyDiv w:val="1"/>
      <w:marLeft w:val="0"/>
      <w:marRight w:val="0"/>
      <w:marTop w:val="0"/>
      <w:marBottom w:val="0"/>
      <w:divBdr>
        <w:top w:val="none" w:sz="0" w:space="0" w:color="auto"/>
        <w:left w:val="none" w:sz="0" w:space="0" w:color="auto"/>
        <w:bottom w:val="none" w:sz="0" w:space="0" w:color="auto"/>
        <w:right w:val="none" w:sz="0" w:space="0" w:color="auto"/>
      </w:divBdr>
    </w:div>
    <w:div w:id="558637328">
      <w:bodyDiv w:val="1"/>
      <w:marLeft w:val="0"/>
      <w:marRight w:val="0"/>
      <w:marTop w:val="0"/>
      <w:marBottom w:val="0"/>
      <w:divBdr>
        <w:top w:val="none" w:sz="0" w:space="0" w:color="auto"/>
        <w:left w:val="none" w:sz="0" w:space="0" w:color="auto"/>
        <w:bottom w:val="none" w:sz="0" w:space="0" w:color="auto"/>
        <w:right w:val="none" w:sz="0" w:space="0" w:color="auto"/>
      </w:divBdr>
    </w:div>
    <w:div w:id="559874807">
      <w:bodyDiv w:val="1"/>
      <w:marLeft w:val="0"/>
      <w:marRight w:val="0"/>
      <w:marTop w:val="0"/>
      <w:marBottom w:val="0"/>
      <w:divBdr>
        <w:top w:val="none" w:sz="0" w:space="0" w:color="auto"/>
        <w:left w:val="none" w:sz="0" w:space="0" w:color="auto"/>
        <w:bottom w:val="none" w:sz="0" w:space="0" w:color="auto"/>
        <w:right w:val="none" w:sz="0" w:space="0" w:color="auto"/>
      </w:divBdr>
      <w:divsChild>
        <w:div w:id="80419986">
          <w:marLeft w:val="0"/>
          <w:marRight w:val="0"/>
          <w:marTop w:val="0"/>
          <w:marBottom w:val="0"/>
          <w:divBdr>
            <w:top w:val="none" w:sz="0" w:space="0" w:color="auto"/>
            <w:left w:val="none" w:sz="0" w:space="0" w:color="auto"/>
            <w:bottom w:val="none" w:sz="0" w:space="0" w:color="auto"/>
            <w:right w:val="none" w:sz="0" w:space="0" w:color="auto"/>
          </w:divBdr>
          <w:divsChild>
            <w:div w:id="70004223">
              <w:marLeft w:val="0"/>
              <w:marRight w:val="0"/>
              <w:marTop w:val="0"/>
              <w:marBottom w:val="0"/>
              <w:divBdr>
                <w:top w:val="none" w:sz="0" w:space="0" w:color="auto"/>
                <w:left w:val="none" w:sz="0" w:space="0" w:color="auto"/>
                <w:bottom w:val="none" w:sz="0" w:space="0" w:color="auto"/>
                <w:right w:val="none" w:sz="0" w:space="0" w:color="auto"/>
              </w:divBdr>
            </w:div>
            <w:div w:id="372311651">
              <w:marLeft w:val="0"/>
              <w:marRight w:val="0"/>
              <w:marTop w:val="0"/>
              <w:marBottom w:val="0"/>
              <w:divBdr>
                <w:top w:val="none" w:sz="0" w:space="0" w:color="auto"/>
                <w:left w:val="none" w:sz="0" w:space="0" w:color="auto"/>
                <w:bottom w:val="none" w:sz="0" w:space="0" w:color="auto"/>
                <w:right w:val="none" w:sz="0" w:space="0" w:color="auto"/>
              </w:divBdr>
            </w:div>
            <w:div w:id="400446920">
              <w:marLeft w:val="0"/>
              <w:marRight w:val="0"/>
              <w:marTop w:val="0"/>
              <w:marBottom w:val="0"/>
              <w:divBdr>
                <w:top w:val="none" w:sz="0" w:space="0" w:color="auto"/>
                <w:left w:val="none" w:sz="0" w:space="0" w:color="auto"/>
                <w:bottom w:val="none" w:sz="0" w:space="0" w:color="auto"/>
                <w:right w:val="none" w:sz="0" w:space="0" w:color="auto"/>
              </w:divBdr>
            </w:div>
            <w:div w:id="429590955">
              <w:marLeft w:val="0"/>
              <w:marRight w:val="0"/>
              <w:marTop w:val="0"/>
              <w:marBottom w:val="0"/>
              <w:divBdr>
                <w:top w:val="none" w:sz="0" w:space="0" w:color="auto"/>
                <w:left w:val="none" w:sz="0" w:space="0" w:color="auto"/>
                <w:bottom w:val="none" w:sz="0" w:space="0" w:color="auto"/>
                <w:right w:val="none" w:sz="0" w:space="0" w:color="auto"/>
              </w:divBdr>
            </w:div>
            <w:div w:id="533229183">
              <w:marLeft w:val="0"/>
              <w:marRight w:val="0"/>
              <w:marTop w:val="0"/>
              <w:marBottom w:val="0"/>
              <w:divBdr>
                <w:top w:val="none" w:sz="0" w:space="0" w:color="auto"/>
                <w:left w:val="none" w:sz="0" w:space="0" w:color="auto"/>
                <w:bottom w:val="none" w:sz="0" w:space="0" w:color="auto"/>
                <w:right w:val="none" w:sz="0" w:space="0" w:color="auto"/>
              </w:divBdr>
            </w:div>
            <w:div w:id="719552122">
              <w:marLeft w:val="0"/>
              <w:marRight w:val="0"/>
              <w:marTop w:val="0"/>
              <w:marBottom w:val="0"/>
              <w:divBdr>
                <w:top w:val="none" w:sz="0" w:space="0" w:color="auto"/>
                <w:left w:val="none" w:sz="0" w:space="0" w:color="auto"/>
                <w:bottom w:val="none" w:sz="0" w:space="0" w:color="auto"/>
                <w:right w:val="none" w:sz="0" w:space="0" w:color="auto"/>
              </w:divBdr>
            </w:div>
            <w:div w:id="1106576745">
              <w:marLeft w:val="0"/>
              <w:marRight w:val="0"/>
              <w:marTop w:val="0"/>
              <w:marBottom w:val="0"/>
              <w:divBdr>
                <w:top w:val="none" w:sz="0" w:space="0" w:color="auto"/>
                <w:left w:val="none" w:sz="0" w:space="0" w:color="auto"/>
                <w:bottom w:val="none" w:sz="0" w:space="0" w:color="auto"/>
                <w:right w:val="none" w:sz="0" w:space="0" w:color="auto"/>
              </w:divBdr>
            </w:div>
            <w:div w:id="1144617815">
              <w:marLeft w:val="0"/>
              <w:marRight w:val="0"/>
              <w:marTop w:val="0"/>
              <w:marBottom w:val="0"/>
              <w:divBdr>
                <w:top w:val="none" w:sz="0" w:space="0" w:color="auto"/>
                <w:left w:val="none" w:sz="0" w:space="0" w:color="auto"/>
                <w:bottom w:val="none" w:sz="0" w:space="0" w:color="auto"/>
                <w:right w:val="none" w:sz="0" w:space="0" w:color="auto"/>
              </w:divBdr>
            </w:div>
            <w:div w:id="1308392867">
              <w:marLeft w:val="0"/>
              <w:marRight w:val="0"/>
              <w:marTop w:val="0"/>
              <w:marBottom w:val="0"/>
              <w:divBdr>
                <w:top w:val="none" w:sz="0" w:space="0" w:color="auto"/>
                <w:left w:val="none" w:sz="0" w:space="0" w:color="auto"/>
                <w:bottom w:val="none" w:sz="0" w:space="0" w:color="auto"/>
                <w:right w:val="none" w:sz="0" w:space="0" w:color="auto"/>
              </w:divBdr>
            </w:div>
            <w:div w:id="1555195524">
              <w:marLeft w:val="0"/>
              <w:marRight w:val="0"/>
              <w:marTop w:val="0"/>
              <w:marBottom w:val="0"/>
              <w:divBdr>
                <w:top w:val="none" w:sz="0" w:space="0" w:color="auto"/>
                <w:left w:val="none" w:sz="0" w:space="0" w:color="auto"/>
                <w:bottom w:val="none" w:sz="0" w:space="0" w:color="auto"/>
                <w:right w:val="none" w:sz="0" w:space="0" w:color="auto"/>
              </w:divBdr>
            </w:div>
            <w:div w:id="1887403546">
              <w:marLeft w:val="0"/>
              <w:marRight w:val="0"/>
              <w:marTop w:val="0"/>
              <w:marBottom w:val="0"/>
              <w:divBdr>
                <w:top w:val="none" w:sz="0" w:space="0" w:color="auto"/>
                <w:left w:val="none" w:sz="0" w:space="0" w:color="auto"/>
                <w:bottom w:val="none" w:sz="0" w:space="0" w:color="auto"/>
                <w:right w:val="none" w:sz="0" w:space="0" w:color="auto"/>
              </w:divBdr>
            </w:div>
            <w:div w:id="1908027221">
              <w:marLeft w:val="0"/>
              <w:marRight w:val="0"/>
              <w:marTop w:val="0"/>
              <w:marBottom w:val="0"/>
              <w:divBdr>
                <w:top w:val="none" w:sz="0" w:space="0" w:color="auto"/>
                <w:left w:val="none" w:sz="0" w:space="0" w:color="auto"/>
                <w:bottom w:val="none" w:sz="0" w:space="0" w:color="auto"/>
                <w:right w:val="none" w:sz="0" w:space="0" w:color="auto"/>
              </w:divBdr>
            </w:div>
            <w:div w:id="1981957406">
              <w:marLeft w:val="0"/>
              <w:marRight w:val="0"/>
              <w:marTop w:val="0"/>
              <w:marBottom w:val="0"/>
              <w:divBdr>
                <w:top w:val="none" w:sz="0" w:space="0" w:color="auto"/>
                <w:left w:val="none" w:sz="0" w:space="0" w:color="auto"/>
                <w:bottom w:val="none" w:sz="0" w:space="0" w:color="auto"/>
                <w:right w:val="none" w:sz="0" w:space="0" w:color="auto"/>
              </w:divBdr>
            </w:div>
            <w:div w:id="1991471629">
              <w:marLeft w:val="0"/>
              <w:marRight w:val="0"/>
              <w:marTop w:val="0"/>
              <w:marBottom w:val="0"/>
              <w:divBdr>
                <w:top w:val="none" w:sz="0" w:space="0" w:color="auto"/>
                <w:left w:val="none" w:sz="0" w:space="0" w:color="auto"/>
                <w:bottom w:val="none" w:sz="0" w:space="0" w:color="auto"/>
                <w:right w:val="none" w:sz="0" w:space="0" w:color="auto"/>
              </w:divBdr>
            </w:div>
            <w:div w:id="1996910808">
              <w:marLeft w:val="0"/>
              <w:marRight w:val="0"/>
              <w:marTop w:val="0"/>
              <w:marBottom w:val="0"/>
              <w:divBdr>
                <w:top w:val="none" w:sz="0" w:space="0" w:color="auto"/>
                <w:left w:val="none" w:sz="0" w:space="0" w:color="auto"/>
                <w:bottom w:val="none" w:sz="0" w:space="0" w:color="auto"/>
                <w:right w:val="none" w:sz="0" w:space="0" w:color="auto"/>
              </w:divBdr>
            </w:div>
            <w:div w:id="2008820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974893">
      <w:bodyDiv w:val="1"/>
      <w:marLeft w:val="0"/>
      <w:marRight w:val="0"/>
      <w:marTop w:val="0"/>
      <w:marBottom w:val="0"/>
      <w:divBdr>
        <w:top w:val="none" w:sz="0" w:space="0" w:color="auto"/>
        <w:left w:val="none" w:sz="0" w:space="0" w:color="auto"/>
        <w:bottom w:val="none" w:sz="0" w:space="0" w:color="auto"/>
        <w:right w:val="none" w:sz="0" w:space="0" w:color="auto"/>
      </w:divBdr>
      <w:divsChild>
        <w:div w:id="1153065318">
          <w:marLeft w:val="0"/>
          <w:marRight w:val="0"/>
          <w:marTop w:val="0"/>
          <w:marBottom w:val="0"/>
          <w:divBdr>
            <w:top w:val="none" w:sz="0" w:space="0" w:color="auto"/>
            <w:left w:val="none" w:sz="0" w:space="0" w:color="auto"/>
            <w:bottom w:val="none" w:sz="0" w:space="0" w:color="auto"/>
            <w:right w:val="none" w:sz="0" w:space="0" w:color="auto"/>
          </w:divBdr>
          <w:divsChild>
            <w:div w:id="1212115844">
              <w:marLeft w:val="0"/>
              <w:marRight w:val="0"/>
              <w:marTop w:val="0"/>
              <w:marBottom w:val="0"/>
              <w:divBdr>
                <w:top w:val="none" w:sz="0" w:space="0" w:color="auto"/>
                <w:left w:val="none" w:sz="0" w:space="0" w:color="auto"/>
                <w:bottom w:val="none" w:sz="0" w:space="0" w:color="auto"/>
                <w:right w:val="none" w:sz="0" w:space="0" w:color="auto"/>
              </w:divBdr>
              <w:divsChild>
                <w:div w:id="970523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5451120">
      <w:bodyDiv w:val="1"/>
      <w:marLeft w:val="0"/>
      <w:marRight w:val="0"/>
      <w:marTop w:val="0"/>
      <w:marBottom w:val="0"/>
      <w:divBdr>
        <w:top w:val="none" w:sz="0" w:space="0" w:color="auto"/>
        <w:left w:val="none" w:sz="0" w:space="0" w:color="auto"/>
        <w:bottom w:val="none" w:sz="0" w:space="0" w:color="auto"/>
        <w:right w:val="none" w:sz="0" w:space="0" w:color="auto"/>
      </w:divBdr>
      <w:divsChild>
        <w:div w:id="1387752840">
          <w:marLeft w:val="0"/>
          <w:marRight w:val="0"/>
          <w:marTop w:val="0"/>
          <w:marBottom w:val="0"/>
          <w:divBdr>
            <w:top w:val="none" w:sz="0" w:space="0" w:color="auto"/>
            <w:left w:val="none" w:sz="0" w:space="0" w:color="auto"/>
            <w:bottom w:val="none" w:sz="0" w:space="0" w:color="auto"/>
            <w:right w:val="none" w:sz="0" w:space="0" w:color="auto"/>
          </w:divBdr>
          <w:divsChild>
            <w:div w:id="727455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738473">
      <w:bodyDiv w:val="1"/>
      <w:marLeft w:val="0"/>
      <w:marRight w:val="0"/>
      <w:marTop w:val="0"/>
      <w:marBottom w:val="0"/>
      <w:divBdr>
        <w:top w:val="none" w:sz="0" w:space="0" w:color="auto"/>
        <w:left w:val="none" w:sz="0" w:space="0" w:color="auto"/>
        <w:bottom w:val="none" w:sz="0" w:space="0" w:color="auto"/>
        <w:right w:val="none" w:sz="0" w:space="0" w:color="auto"/>
      </w:divBdr>
    </w:div>
    <w:div w:id="654603771">
      <w:bodyDiv w:val="1"/>
      <w:marLeft w:val="0"/>
      <w:marRight w:val="0"/>
      <w:marTop w:val="0"/>
      <w:marBottom w:val="0"/>
      <w:divBdr>
        <w:top w:val="none" w:sz="0" w:space="0" w:color="auto"/>
        <w:left w:val="none" w:sz="0" w:space="0" w:color="auto"/>
        <w:bottom w:val="none" w:sz="0" w:space="0" w:color="auto"/>
        <w:right w:val="none" w:sz="0" w:space="0" w:color="auto"/>
      </w:divBdr>
      <w:divsChild>
        <w:div w:id="860585024">
          <w:marLeft w:val="0"/>
          <w:marRight w:val="0"/>
          <w:marTop w:val="0"/>
          <w:marBottom w:val="0"/>
          <w:divBdr>
            <w:top w:val="none" w:sz="0" w:space="0" w:color="auto"/>
            <w:left w:val="none" w:sz="0" w:space="0" w:color="auto"/>
            <w:bottom w:val="none" w:sz="0" w:space="0" w:color="auto"/>
            <w:right w:val="none" w:sz="0" w:space="0" w:color="auto"/>
          </w:divBdr>
        </w:div>
        <w:div w:id="1204364508">
          <w:marLeft w:val="0"/>
          <w:marRight w:val="0"/>
          <w:marTop w:val="0"/>
          <w:marBottom w:val="0"/>
          <w:divBdr>
            <w:top w:val="none" w:sz="0" w:space="0" w:color="auto"/>
            <w:left w:val="none" w:sz="0" w:space="0" w:color="auto"/>
            <w:bottom w:val="none" w:sz="0" w:space="0" w:color="auto"/>
            <w:right w:val="none" w:sz="0" w:space="0" w:color="auto"/>
          </w:divBdr>
        </w:div>
      </w:divsChild>
    </w:div>
    <w:div w:id="669407033">
      <w:bodyDiv w:val="1"/>
      <w:marLeft w:val="0"/>
      <w:marRight w:val="0"/>
      <w:marTop w:val="0"/>
      <w:marBottom w:val="0"/>
      <w:divBdr>
        <w:top w:val="none" w:sz="0" w:space="0" w:color="auto"/>
        <w:left w:val="none" w:sz="0" w:space="0" w:color="auto"/>
        <w:bottom w:val="none" w:sz="0" w:space="0" w:color="auto"/>
        <w:right w:val="none" w:sz="0" w:space="0" w:color="auto"/>
      </w:divBdr>
    </w:div>
    <w:div w:id="710155730">
      <w:bodyDiv w:val="1"/>
      <w:marLeft w:val="0"/>
      <w:marRight w:val="0"/>
      <w:marTop w:val="0"/>
      <w:marBottom w:val="0"/>
      <w:divBdr>
        <w:top w:val="none" w:sz="0" w:space="0" w:color="auto"/>
        <w:left w:val="none" w:sz="0" w:space="0" w:color="auto"/>
        <w:bottom w:val="none" w:sz="0" w:space="0" w:color="auto"/>
        <w:right w:val="none" w:sz="0" w:space="0" w:color="auto"/>
      </w:divBdr>
      <w:divsChild>
        <w:div w:id="680470348">
          <w:marLeft w:val="0"/>
          <w:marRight w:val="0"/>
          <w:marTop w:val="0"/>
          <w:marBottom w:val="0"/>
          <w:divBdr>
            <w:top w:val="none" w:sz="0" w:space="0" w:color="auto"/>
            <w:left w:val="none" w:sz="0" w:space="0" w:color="auto"/>
            <w:bottom w:val="none" w:sz="0" w:space="0" w:color="auto"/>
            <w:right w:val="none" w:sz="0" w:space="0" w:color="auto"/>
          </w:divBdr>
          <w:divsChild>
            <w:div w:id="156728454">
              <w:marLeft w:val="0"/>
              <w:marRight w:val="0"/>
              <w:marTop w:val="0"/>
              <w:marBottom w:val="0"/>
              <w:divBdr>
                <w:top w:val="none" w:sz="0" w:space="0" w:color="auto"/>
                <w:left w:val="none" w:sz="0" w:space="0" w:color="auto"/>
                <w:bottom w:val="none" w:sz="0" w:space="0" w:color="auto"/>
                <w:right w:val="none" w:sz="0" w:space="0" w:color="auto"/>
              </w:divBdr>
            </w:div>
            <w:div w:id="463934682">
              <w:marLeft w:val="0"/>
              <w:marRight w:val="0"/>
              <w:marTop w:val="0"/>
              <w:marBottom w:val="0"/>
              <w:divBdr>
                <w:top w:val="none" w:sz="0" w:space="0" w:color="auto"/>
                <w:left w:val="none" w:sz="0" w:space="0" w:color="auto"/>
                <w:bottom w:val="none" w:sz="0" w:space="0" w:color="auto"/>
                <w:right w:val="none" w:sz="0" w:space="0" w:color="auto"/>
              </w:divBdr>
            </w:div>
            <w:div w:id="1248155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736987">
      <w:bodyDiv w:val="1"/>
      <w:marLeft w:val="0"/>
      <w:marRight w:val="0"/>
      <w:marTop w:val="0"/>
      <w:marBottom w:val="0"/>
      <w:divBdr>
        <w:top w:val="none" w:sz="0" w:space="0" w:color="auto"/>
        <w:left w:val="none" w:sz="0" w:space="0" w:color="auto"/>
        <w:bottom w:val="none" w:sz="0" w:space="0" w:color="auto"/>
        <w:right w:val="none" w:sz="0" w:space="0" w:color="auto"/>
      </w:divBdr>
    </w:div>
    <w:div w:id="722874838">
      <w:bodyDiv w:val="1"/>
      <w:marLeft w:val="0"/>
      <w:marRight w:val="0"/>
      <w:marTop w:val="0"/>
      <w:marBottom w:val="0"/>
      <w:divBdr>
        <w:top w:val="none" w:sz="0" w:space="0" w:color="auto"/>
        <w:left w:val="none" w:sz="0" w:space="0" w:color="auto"/>
        <w:bottom w:val="none" w:sz="0" w:space="0" w:color="auto"/>
        <w:right w:val="none" w:sz="0" w:space="0" w:color="auto"/>
      </w:divBdr>
    </w:div>
    <w:div w:id="750737773">
      <w:bodyDiv w:val="1"/>
      <w:marLeft w:val="0"/>
      <w:marRight w:val="0"/>
      <w:marTop w:val="0"/>
      <w:marBottom w:val="0"/>
      <w:divBdr>
        <w:top w:val="none" w:sz="0" w:space="0" w:color="auto"/>
        <w:left w:val="none" w:sz="0" w:space="0" w:color="auto"/>
        <w:bottom w:val="none" w:sz="0" w:space="0" w:color="auto"/>
        <w:right w:val="none" w:sz="0" w:space="0" w:color="auto"/>
      </w:divBdr>
      <w:divsChild>
        <w:div w:id="1533422159">
          <w:marLeft w:val="0"/>
          <w:marRight w:val="0"/>
          <w:marTop w:val="0"/>
          <w:marBottom w:val="0"/>
          <w:divBdr>
            <w:top w:val="none" w:sz="0" w:space="0" w:color="auto"/>
            <w:left w:val="none" w:sz="0" w:space="0" w:color="auto"/>
            <w:bottom w:val="none" w:sz="0" w:space="0" w:color="auto"/>
            <w:right w:val="none" w:sz="0" w:space="0" w:color="auto"/>
          </w:divBdr>
        </w:div>
      </w:divsChild>
    </w:div>
    <w:div w:id="821583954">
      <w:bodyDiv w:val="1"/>
      <w:marLeft w:val="0"/>
      <w:marRight w:val="0"/>
      <w:marTop w:val="0"/>
      <w:marBottom w:val="0"/>
      <w:divBdr>
        <w:top w:val="none" w:sz="0" w:space="0" w:color="auto"/>
        <w:left w:val="none" w:sz="0" w:space="0" w:color="auto"/>
        <w:bottom w:val="none" w:sz="0" w:space="0" w:color="auto"/>
        <w:right w:val="none" w:sz="0" w:space="0" w:color="auto"/>
      </w:divBdr>
    </w:div>
    <w:div w:id="826744533">
      <w:bodyDiv w:val="1"/>
      <w:marLeft w:val="0"/>
      <w:marRight w:val="0"/>
      <w:marTop w:val="0"/>
      <w:marBottom w:val="0"/>
      <w:divBdr>
        <w:top w:val="none" w:sz="0" w:space="0" w:color="auto"/>
        <w:left w:val="none" w:sz="0" w:space="0" w:color="auto"/>
        <w:bottom w:val="none" w:sz="0" w:space="0" w:color="auto"/>
        <w:right w:val="none" w:sz="0" w:space="0" w:color="auto"/>
      </w:divBdr>
    </w:div>
    <w:div w:id="842090002">
      <w:bodyDiv w:val="1"/>
      <w:marLeft w:val="0"/>
      <w:marRight w:val="0"/>
      <w:marTop w:val="0"/>
      <w:marBottom w:val="0"/>
      <w:divBdr>
        <w:top w:val="none" w:sz="0" w:space="0" w:color="auto"/>
        <w:left w:val="none" w:sz="0" w:space="0" w:color="auto"/>
        <w:bottom w:val="none" w:sz="0" w:space="0" w:color="auto"/>
        <w:right w:val="none" w:sz="0" w:space="0" w:color="auto"/>
      </w:divBdr>
    </w:div>
    <w:div w:id="842859380">
      <w:bodyDiv w:val="1"/>
      <w:marLeft w:val="0"/>
      <w:marRight w:val="0"/>
      <w:marTop w:val="0"/>
      <w:marBottom w:val="0"/>
      <w:divBdr>
        <w:top w:val="none" w:sz="0" w:space="0" w:color="auto"/>
        <w:left w:val="none" w:sz="0" w:space="0" w:color="auto"/>
        <w:bottom w:val="none" w:sz="0" w:space="0" w:color="auto"/>
        <w:right w:val="none" w:sz="0" w:space="0" w:color="auto"/>
      </w:divBdr>
      <w:divsChild>
        <w:div w:id="2141459572">
          <w:marLeft w:val="0"/>
          <w:marRight w:val="0"/>
          <w:marTop w:val="0"/>
          <w:marBottom w:val="0"/>
          <w:divBdr>
            <w:top w:val="none" w:sz="0" w:space="0" w:color="auto"/>
            <w:left w:val="none" w:sz="0" w:space="0" w:color="auto"/>
            <w:bottom w:val="none" w:sz="0" w:space="0" w:color="auto"/>
            <w:right w:val="none" w:sz="0" w:space="0" w:color="auto"/>
          </w:divBdr>
        </w:div>
      </w:divsChild>
    </w:div>
    <w:div w:id="848562700">
      <w:bodyDiv w:val="1"/>
      <w:marLeft w:val="0"/>
      <w:marRight w:val="0"/>
      <w:marTop w:val="0"/>
      <w:marBottom w:val="0"/>
      <w:divBdr>
        <w:top w:val="none" w:sz="0" w:space="0" w:color="auto"/>
        <w:left w:val="none" w:sz="0" w:space="0" w:color="auto"/>
        <w:bottom w:val="none" w:sz="0" w:space="0" w:color="auto"/>
        <w:right w:val="none" w:sz="0" w:space="0" w:color="auto"/>
      </w:divBdr>
      <w:divsChild>
        <w:div w:id="47073269">
          <w:marLeft w:val="0"/>
          <w:marRight w:val="0"/>
          <w:marTop w:val="0"/>
          <w:marBottom w:val="0"/>
          <w:divBdr>
            <w:top w:val="none" w:sz="0" w:space="0" w:color="auto"/>
            <w:left w:val="none" w:sz="0" w:space="0" w:color="auto"/>
            <w:bottom w:val="none" w:sz="0" w:space="0" w:color="auto"/>
            <w:right w:val="none" w:sz="0" w:space="0" w:color="auto"/>
          </w:divBdr>
          <w:divsChild>
            <w:div w:id="66415725">
              <w:marLeft w:val="0"/>
              <w:marRight w:val="0"/>
              <w:marTop w:val="0"/>
              <w:marBottom w:val="0"/>
              <w:divBdr>
                <w:top w:val="none" w:sz="0" w:space="0" w:color="auto"/>
                <w:left w:val="none" w:sz="0" w:space="0" w:color="auto"/>
                <w:bottom w:val="none" w:sz="0" w:space="0" w:color="auto"/>
                <w:right w:val="none" w:sz="0" w:space="0" w:color="auto"/>
              </w:divBdr>
            </w:div>
            <w:div w:id="635792612">
              <w:marLeft w:val="0"/>
              <w:marRight w:val="0"/>
              <w:marTop w:val="0"/>
              <w:marBottom w:val="0"/>
              <w:divBdr>
                <w:top w:val="none" w:sz="0" w:space="0" w:color="auto"/>
                <w:left w:val="none" w:sz="0" w:space="0" w:color="auto"/>
                <w:bottom w:val="none" w:sz="0" w:space="0" w:color="auto"/>
                <w:right w:val="none" w:sz="0" w:space="0" w:color="auto"/>
              </w:divBdr>
            </w:div>
            <w:div w:id="663776345">
              <w:marLeft w:val="0"/>
              <w:marRight w:val="0"/>
              <w:marTop w:val="0"/>
              <w:marBottom w:val="0"/>
              <w:divBdr>
                <w:top w:val="none" w:sz="0" w:space="0" w:color="auto"/>
                <w:left w:val="none" w:sz="0" w:space="0" w:color="auto"/>
                <w:bottom w:val="none" w:sz="0" w:space="0" w:color="auto"/>
                <w:right w:val="none" w:sz="0" w:space="0" w:color="auto"/>
              </w:divBdr>
            </w:div>
            <w:div w:id="735972522">
              <w:marLeft w:val="0"/>
              <w:marRight w:val="0"/>
              <w:marTop w:val="0"/>
              <w:marBottom w:val="0"/>
              <w:divBdr>
                <w:top w:val="none" w:sz="0" w:space="0" w:color="auto"/>
                <w:left w:val="none" w:sz="0" w:space="0" w:color="auto"/>
                <w:bottom w:val="none" w:sz="0" w:space="0" w:color="auto"/>
                <w:right w:val="none" w:sz="0" w:space="0" w:color="auto"/>
              </w:divBdr>
            </w:div>
            <w:div w:id="879434566">
              <w:marLeft w:val="0"/>
              <w:marRight w:val="0"/>
              <w:marTop w:val="0"/>
              <w:marBottom w:val="0"/>
              <w:divBdr>
                <w:top w:val="none" w:sz="0" w:space="0" w:color="auto"/>
                <w:left w:val="none" w:sz="0" w:space="0" w:color="auto"/>
                <w:bottom w:val="none" w:sz="0" w:space="0" w:color="auto"/>
                <w:right w:val="none" w:sz="0" w:space="0" w:color="auto"/>
              </w:divBdr>
            </w:div>
            <w:div w:id="897935568">
              <w:marLeft w:val="0"/>
              <w:marRight w:val="0"/>
              <w:marTop w:val="0"/>
              <w:marBottom w:val="0"/>
              <w:divBdr>
                <w:top w:val="none" w:sz="0" w:space="0" w:color="auto"/>
                <w:left w:val="none" w:sz="0" w:space="0" w:color="auto"/>
                <w:bottom w:val="none" w:sz="0" w:space="0" w:color="auto"/>
                <w:right w:val="none" w:sz="0" w:space="0" w:color="auto"/>
              </w:divBdr>
            </w:div>
            <w:div w:id="1160656030">
              <w:marLeft w:val="0"/>
              <w:marRight w:val="0"/>
              <w:marTop w:val="0"/>
              <w:marBottom w:val="0"/>
              <w:divBdr>
                <w:top w:val="none" w:sz="0" w:space="0" w:color="auto"/>
                <w:left w:val="none" w:sz="0" w:space="0" w:color="auto"/>
                <w:bottom w:val="none" w:sz="0" w:space="0" w:color="auto"/>
                <w:right w:val="none" w:sz="0" w:space="0" w:color="auto"/>
              </w:divBdr>
            </w:div>
            <w:div w:id="1283878169">
              <w:marLeft w:val="0"/>
              <w:marRight w:val="0"/>
              <w:marTop w:val="0"/>
              <w:marBottom w:val="0"/>
              <w:divBdr>
                <w:top w:val="none" w:sz="0" w:space="0" w:color="auto"/>
                <w:left w:val="none" w:sz="0" w:space="0" w:color="auto"/>
                <w:bottom w:val="none" w:sz="0" w:space="0" w:color="auto"/>
                <w:right w:val="none" w:sz="0" w:space="0" w:color="auto"/>
              </w:divBdr>
            </w:div>
            <w:div w:id="1902790768">
              <w:marLeft w:val="0"/>
              <w:marRight w:val="0"/>
              <w:marTop w:val="0"/>
              <w:marBottom w:val="0"/>
              <w:divBdr>
                <w:top w:val="none" w:sz="0" w:space="0" w:color="auto"/>
                <w:left w:val="none" w:sz="0" w:space="0" w:color="auto"/>
                <w:bottom w:val="none" w:sz="0" w:space="0" w:color="auto"/>
                <w:right w:val="none" w:sz="0" w:space="0" w:color="auto"/>
              </w:divBdr>
            </w:div>
            <w:div w:id="1930306690">
              <w:marLeft w:val="0"/>
              <w:marRight w:val="0"/>
              <w:marTop w:val="0"/>
              <w:marBottom w:val="0"/>
              <w:divBdr>
                <w:top w:val="none" w:sz="0" w:space="0" w:color="auto"/>
                <w:left w:val="none" w:sz="0" w:space="0" w:color="auto"/>
                <w:bottom w:val="none" w:sz="0" w:space="0" w:color="auto"/>
                <w:right w:val="none" w:sz="0" w:space="0" w:color="auto"/>
              </w:divBdr>
            </w:div>
            <w:div w:id="2083525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774346">
      <w:bodyDiv w:val="1"/>
      <w:marLeft w:val="0"/>
      <w:marRight w:val="0"/>
      <w:marTop w:val="0"/>
      <w:marBottom w:val="0"/>
      <w:divBdr>
        <w:top w:val="none" w:sz="0" w:space="0" w:color="auto"/>
        <w:left w:val="none" w:sz="0" w:space="0" w:color="auto"/>
        <w:bottom w:val="none" w:sz="0" w:space="0" w:color="auto"/>
        <w:right w:val="none" w:sz="0" w:space="0" w:color="auto"/>
      </w:divBdr>
      <w:divsChild>
        <w:div w:id="1823307213">
          <w:marLeft w:val="0"/>
          <w:marRight w:val="0"/>
          <w:marTop w:val="0"/>
          <w:marBottom w:val="0"/>
          <w:divBdr>
            <w:top w:val="none" w:sz="0" w:space="0" w:color="auto"/>
            <w:left w:val="none" w:sz="0" w:space="0" w:color="auto"/>
            <w:bottom w:val="none" w:sz="0" w:space="0" w:color="auto"/>
            <w:right w:val="none" w:sz="0" w:space="0" w:color="auto"/>
          </w:divBdr>
        </w:div>
      </w:divsChild>
    </w:div>
    <w:div w:id="879560015">
      <w:bodyDiv w:val="1"/>
      <w:marLeft w:val="0"/>
      <w:marRight w:val="0"/>
      <w:marTop w:val="0"/>
      <w:marBottom w:val="0"/>
      <w:divBdr>
        <w:top w:val="none" w:sz="0" w:space="0" w:color="auto"/>
        <w:left w:val="none" w:sz="0" w:space="0" w:color="auto"/>
        <w:bottom w:val="none" w:sz="0" w:space="0" w:color="auto"/>
        <w:right w:val="none" w:sz="0" w:space="0" w:color="auto"/>
      </w:divBdr>
    </w:div>
    <w:div w:id="883491209">
      <w:bodyDiv w:val="1"/>
      <w:marLeft w:val="0"/>
      <w:marRight w:val="0"/>
      <w:marTop w:val="0"/>
      <w:marBottom w:val="0"/>
      <w:divBdr>
        <w:top w:val="none" w:sz="0" w:space="0" w:color="auto"/>
        <w:left w:val="none" w:sz="0" w:space="0" w:color="auto"/>
        <w:bottom w:val="none" w:sz="0" w:space="0" w:color="auto"/>
        <w:right w:val="none" w:sz="0" w:space="0" w:color="auto"/>
      </w:divBdr>
    </w:div>
    <w:div w:id="920984796">
      <w:bodyDiv w:val="1"/>
      <w:marLeft w:val="0"/>
      <w:marRight w:val="0"/>
      <w:marTop w:val="0"/>
      <w:marBottom w:val="0"/>
      <w:divBdr>
        <w:top w:val="none" w:sz="0" w:space="0" w:color="auto"/>
        <w:left w:val="none" w:sz="0" w:space="0" w:color="auto"/>
        <w:bottom w:val="none" w:sz="0" w:space="0" w:color="auto"/>
        <w:right w:val="none" w:sz="0" w:space="0" w:color="auto"/>
      </w:divBdr>
    </w:div>
    <w:div w:id="942881550">
      <w:bodyDiv w:val="1"/>
      <w:marLeft w:val="0"/>
      <w:marRight w:val="0"/>
      <w:marTop w:val="0"/>
      <w:marBottom w:val="0"/>
      <w:divBdr>
        <w:top w:val="none" w:sz="0" w:space="0" w:color="auto"/>
        <w:left w:val="none" w:sz="0" w:space="0" w:color="auto"/>
        <w:bottom w:val="none" w:sz="0" w:space="0" w:color="auto"/>
        <w:right w:val="none" w:sz="0" w:space="0" w:color="auto"/>
      </w:divBdr>
    </w:div>
    <w:div w:id="975646443">
      <w:bodyDiv w:val="1"/>
      <w:marLeft w:val="0"/>
      <w:marRight w:val="0"/>
      <w:marTop w:val="0"/>
      <w:marBottom w:val="0"/>
      <w:divBdr>
        <w:top w:val="none" w:sz="0" w:space="0" w:color="auto"/>
        <w:left w:val="none" w:sz="0" w:space="0" w:color="auto"/>
        <w:bottom w:val="none" w:sz="0" w:space="0" w:color="auto"/>
        <w:right w:val="none" w:sz="0" w:space="0" w:color="auto"/>
      </w:divBdr>
    </w:div>
    <w:div w:id="982781266">
      <w:bodyDiv w:val="1"/>
      <w:marLeft w:val="0"/>
      <w:marRight w:val="0"/>
      <w:marTop w:val="0"/>
      <w:marBottom w:val="0"/>
      <w:divBdr>
        <w:top w:val="none" w:sz="0" w:space="0" w:color="auto"/>
        <w:left w:val="none" w:sz="0" w:space="0" w:color="auto"/>
        <w:bottom w:val="none" w:sz="0" w:space="0" w:color="auto"/>
        <w:right w:val="none" w:sz="0" w:space="0" w:color="auto"/>
      </w:divBdr>
    </w:div>
    <w:div w:id="995493422">
      <w:bodyDiv w:val="1"/>
      <w:marLeft w:val="0"/>
      <w:marRight w:val="0"/>
      <w:marTop w:val="0"/>
      <w:marBottom w:val="0"/>
      <w:divBdr>
        <w:top w:val="none" w:sz="0" w:space="0" w:color="auto"/>
        <w:left w:val="none" w:sz="0" w:space="0" w:color="auto"/>
        <w:bottom w:val="none" w:sz="0" w:space="0" w:color="auto"/>
        <w:right w:val="none" w:sz="0" w:space="0" w:color="auto"/>
      </w:divBdr>
    </w:div>
    <w:div w:id="1006322153">
      <w:bodyDiv w:val="1"/>
      <w:marLeft w:val="0"/>
      <w:marRight w:val="0"/>
      <w:marTop w:val="0"/>
      <w:marBottom w:val="0"/>
      <w:divBdr>
        <w:top w:val="none" w:sz="0" w:space="0" w:color="auto"/>
        <w:left w:val="none" w:sz="0" w:space="0" w:color="auto"/>
        <w:bottom w:val="none" w:sz="0" w:space="0" w:color="auto"/>
        <w:right w:val="none" w:sz="0" w:space="0" w:color="auto"/>
      </w:divBdr>
    </w:div>
    <w:div w:id="1017191076">
      <w:bodyDiv w:val="1"/>
      <w:marLeft w:val="0"/>
      <w:marRight w:val="0"/>
      <w:marTop w:val="0"/>
      <w:marBottom w:val="0"/>
      <w:divBdr>
        <w:top w:val="none" w:sz="0" w:space="0" w:color="auto"/>
        <w:left w:val="none" w:sz="0" w:space="0" w:color="auto"/>
        <w:bottom w:val="none" w:sz="0" w:space="0" w:color="auto"/>
        <w:right w:val="none" w:sz="0" w:space="0" w:color="auto"/>
      </w:divBdr>
    </w:div>
    <w:div w:id="1058281574">
      <w:bodyDiv w:val="1"/>
      <w:marLeft w:val="0"/>
      <w:marRight w:val="0"/>
      <w:marTop w:val="0"/>
      <w:marBottom w:val="0"/>
      <w:divBdr>
        <w:top w:val="none" w:sz="0" w:space="0" w:color="auto"/>
        <w:left w:val="none" w:sz="0" w:space="0" w:color="auto"/>
        <w:bottom w:val="none" w:sz="0" w:space="0" w:color="auto"/>
        <w:right w:val="none" w:sz="0" w:space="0" w:color="auto"/>
      </w:divBdr>
    </w:div>
    <w:div w:id="1064063035">
      <w:bodyDiv w:val="1"/>
      <w:marLeft w:val="0"/>
      <w:marRight w:val="0"/>
      <w:marTop w:val="0"/>
      <w:marBottom w:val="0"/>
      <w:divBdr>
        <w:top w:val="none" w:sz="0" w:space="0" w:color="auto"/>
        <w:left w:val="none" w:sz="0" w:space="0" w:color="auto"/>
        <w:bottom w:val="none" w:sz="0" w:space="0" w:color="auto"/>
        <w:right w:val="none" w:sz="0" w:space="0" w:color="auto"/>
      </w:divBdr>
    </w:div>
    <w:div w:id="1073622950">
      <w:bodyDiv w:val="1"/>
      <w:marLeft w:val="0"/>
      <w:marRight w:val="0"/>
      <w:marTop w:val="0"/>
      <w:marBottom w:val="0"/>
      <w:divBdr>
        <w:top w:val="none" w:sz="0" w:space="0" w:color="auto"/>
        <w:left w:val="none" w:sz="0" w:space="0" w:color="auto"/>
        <w:bottom w:val="none" w:sz="0" w:space="0" w:color="auto"/>
        <w:right w:val="none" w:sz="0" w:space="0" w:color="auto"/>
      </w:divBdr>
    </w:div>
    <w:div w:id="1110783796">
      <w:bodyDiv w:val="1"/>
      <w:marLeft w:val="0"/>
      <w:marRight w:val="0"/>
      <w:marTop w:val="0"/>
      <w:marBottom w:val="0"/>
      <w:divBdr>
        <w:top w:val="none" w:sz="0" w:space="0" w:color="auto"/>
        <w:left w:val="none" w:sz="0" w:space="0" w:color="auto"/>
        <w:bottom w:val="none" w:sz="0" w:space="0" w:color="auto"/>
        <w:right w:val="none" w:sz="0" w:space="0" w:color="auto"/>
      </w:divBdr>
    </w:div>
    <w:div w:id="1131436152">
      <w:bodyDiv w:val="1"/>
      <w:marLeft w:val="0"/>
      <w:marRight w:val="0"/>
      <w:marTop w:val="0"/>
      <w:marBottom w:val="0"/>
      <w:divBdr>
        <w:top w:val="none" w:sz="0" w:space="0" w:color="auto"/>
        <w:left w:val="none" w:sz="0" w:space="0" w:color="auto"/>
        <w:bottom w:val="none" w:sz="0" w:space="0" w:color="auto"/>
        <w:right w:val="none" w:sz="0" w:space="0" w:color="auto"/>
      </w:divBdr>
    </w:div>
    <w:div w:id="1136724444">
      <w:bodyDiv w:val="1"/>
      <w:marLeft w:val="0"/>
      <w:marRight w:val="0"/>
      <w:marTop w:val="0"/>
      <w:marBottom w:val="0"/>
      <w:divBdr>
        <w:top w:val="none" w:sz="0" w:space="0" w:color="auto"/>
        <w:left w:val="none" w:sz="0" w:space="0" w:color="auto"/>
        <w:bottom w:val="none" w:sz="0" w:space="0" w:color="auto"/>
        <w:right w:val="none" w:sz="0" w:space="0" w:color="auto"/>
      </w:divBdr>
    </w:div>
    <w:div w:id="1178303738">
      <w:bodyDiv w:val="1"/>
      <w:marLeft w:val="0"/>
      <w:marRight w:val="0"/>
      <w:marTop w:val="0"/>
      <w:marBottom w:val="0"/>
      <w:divBdr>
        <w:top w:val="none" w:sz="0" w:space="0" w:color="auto"/>
        <w:left w:val="none" w:sz="0" w:space="0" w:color="auto"/>
        <w:bottom w:val="none" w:sz="0" w:space="0" w:color="auto"/>
        <w:right w:val="none" w:sz="0" w:space="0" w:color="auto"/>
      </w:divBdr>
      <w:divsChild>
        <w:div w:id="527913671">
          <w:marLeft w:val="0"/>
          <w:marRight w:val="0"/>
          <w:marTop w:val="0"/>
          <w:marBottom w:val="0"/>
          <w:divBdr>
            <w:top w:val="none" w:sz="0" w:space="0" w:color="auto"/>
            <w:left w:val="none" w:sz="0" w:space="0" w:color="auto"/>
            <w:bottom w:val="none" w:sz="0" w:space="0" w:color="auto"/>
            <w:right w:val="none" w:sz="0" w:space="0" w:color="auto"/>
          </w:divBdr>
          <w:divsChild>
            <w:div w:id="823813595">
              <w:marLeft w:val="0"/>
              <w:marRight w:val="0"/>
              <w:marTop w:val="0"/>
              <w:marBottom w:val="0"/>
              <w:divBdr>
                <w:top w:val="none" w:sz="0" w:space="0" w:color="auto"/>
                <w:left w:val="none" w:sz="0" w:space="0" w:color="auto"/>
                <w:bottom w:val="none" w:sz="0" w:space="0" w:color="auto"/>
                <w:right w:val="none" w:sz="0" w:space="0" w:color="auto"/>
              </w:divBdr>
            </w:div>
            <w:div w:id="965967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201006">
      <w:bodyDiv w:val="1"/>
      <w:marLeft w:val="0"/>
      <w:marRight w:val="0"/>
      <w:marTop w:val="0"/>
      <w:marBottom w:val="0"/>
      <w:divBdr>
        <w:top w:val="none" w:sz="0" w:space="0" w:color="auto"/>
        <w:left w:val="none" w:sz="0" w:space="0" w:color="auto"/>
        <w:bottom w:val="none" w:sz="0" w:space="0" w:color="auto"/>
        <w:right w:val="none" w:sz="0" w:space="0" w:color="auto"/>
      </w:divBdr>
    </w:div>
    <w:div w:id="1187906720">
      <w:bodyDiv w:val="1"/>
      <w:marLeft w:val="0"/>
      <w:marRight w:val="0"/>
      <w:marTop w:val="0"/>
      <w:marBottom w:val="0"/>
      <w:divBdr>
        <w:top w:val="none" w:sz="0" w:space="0" w:color="auto"/>
        <w:left w:val="none" w:sz="0" w:space="0" w:color="auto"/>
        <w:bottom w:val="none" w:sz="0" w:space="0" w:color="auto"/>
        <w:right w:val="none" w:sz="0" w:space="0" w:color="auto"/>
      </w:divBdr>
    </w:div>
    <w:div w:id="1195460973">
      <w:bodyDiv w:val="1"/>
      <w:marLeft w:val="0"/>
      <w:marRight w:val="0"/>
      <w:marTop w:val="0"/>
      <w:marBottom w:val="0"/>
      <w:divBdr>
        <w:top w:val="none" w:sz="0" w:space="0" w:color="auto"/>
        <w:left w:val="none" w:sz="0" w:space="0" w:color="auto"/>
        <w:bottom w:val="none" w:sz="0" w:space="0" w:color="auto"/>
        <w:right w:val="none" w:sz="0" w:space="0" w:color="auto"/>
      </w:divBdr>
    </w:div>
    <w:div w:id="1210267507">
      <w:bodyDiv w:val="1"/>
      <w:marLeft w:val="0"/>
      <w:marRight w:val="0"/>
      <w:marTop w:val="0"/>
      <w:marBottom w:val="0"/>
      <w:divBdr>
        <w:top w:val="none" w:sz="0" w:space="0" w:color="auto"/>
        <w:left w:val="none" w:sz="0" w:space="0" w:color="auto"/>
        <w:bottom w:val="none" w:sz="0" w:space="0" w:color="auto"/>
        <w:right w:val="none" w:sz="0" w:space="0" w:color="auto"/>
      </w:divBdr>
    </w:div>
    <w:div w:id="1214847163">
      <w:bodyDiv w:val="1"/>
      <w:marLeft w:val="0"/>
      <w:marRight w:val="0"/>
      <w:marTop w:val="0"/>
      <w:marBottom w:val="0"/>
      <w:divBdr>
        <w:top w:val="none" w:sz="0" w:space="0" w:color="auto"/>
        <w:left w:val="none" w:sz="0" w:space="0" w:color="auto"/>
        <w:bottom w:val="none" w:sz="0" w:space="0" w:color="auto"/>
        <w:right w:val="none" w:sz="0" w:space="0" w:color="auto"/>
      </w:divBdr>
    </w:div>
    <w:div w:id="1216888082">
      <w:bodyDiv w:val="1"/>
      <w:marLeft w:val="0"/>
      <w:marRight w:val="0"/>
      <w:marTop w:val="0"/>
      <w:marBottom w:val="0"/>
      <w:divBdr>
        <w:top w:val="none" w:sz="0" w:space="0" w:color="auto"/>
        <w:left w:val="none" w:sz="0" w:space="0" w:color="auto"/>
        <w:bottom w:val="none" w:sz="0" w:space="0" w:color="auto"/>
        <w:right w:val="none" w:sz="0" w:space="0" w:color="auto"/>
      </w:divBdr>
      <w:divsChild>
        <w:div w:id="575475985">
          <w:marLeft w:val="0"/>
          <w:marRight w:val="0"/>
          <w:marTop w:val="0"/>
          <w:marBottom w:val="0"/>
          <w:divBdr>
            <w:top w:val="none" w:sz="0" w:space="0" w:color="auto"/>
            <w:left w:val="none" w:sz="0" w:space="0" w:color="auto"/>
            <w:bottom w:val="none" w:sz="0" w:space="0" w:color="auto"/>
            <w:right w:val="none" w:sz="0" w:space="0" w:color="auto"/>
          </w:divBdr>
          <w:divsChild>
            <w:div w:id="38743506">
              <w:marLeft w:val="0"/>
              <w:marRight w:val="0"/>
              <w:marTop w:val="0"/>
              <w:marBottom w:val="0"/>
              <w:divBdr>
                <w:top w:val="none" w:sz="0" w:space="0" w:color="auto"/>
                <w:left w:val="none" w:sz="0" w:space="0" w:color="auto"/>
                <w:bottom w:val="none" w:sz="0" w:space="0" w:color="auto"/>
                <w:right w:val="none" w:sz="0" w:space="0" w:color="auto"/>
              </w:divBdr>
            </w:div>
            <w:div w:id="53630595">
              <w:marLeft w:val="0"/>
              <w:marRight w:val="0"/>
              <w:marTop w:val="0"/>
              <w:marBottom w:val="0"/>
              <w:divBdr>
                <w:top w:val="none" w:sz="0" w:space="0" w:color="auto"/>
                <w:left w:val="none" w:sz="0" w:space="0" w:color="auto"/>
                <w:bottom w:val="none" w:sz="0" w:space="0" w:color="auto"/>
                <w:right w:val="none" w:sz="0" w:space="0" w:color="auto"/>
              </w:divBdr>
            </w:div>
            <w:div w:id="300616953">
              <w:marLeft w:val="0"/>
              <w:marRight w:val="0"/>
              <w:marTop w:val="0"/>
              <w:marBottom w:val="0"/>
              <w:divBdr>
                <w:top w:val="none" w:sz="0" w:space="0" w:color="auto"/>
                <w:left w:val="none" w:sz="0" w:space="0" w:color="auto"/>
                <w:bottom w:val="none" w:sz="0" w:space="0" w:color="auto"/>
                <w:right w:val="none" w:sz="0" w:space="0" w:color="auto"/>
              </w:divBdr>
            </w:div>
            <w:div w:id="312299239">
              <w:marLeft w:val="0"/>
              <w:marRight w:val="0"/>
              <w:marTop w:val="0"/>
              <w:marBottom w:val="0"/>
              <w:divBdr>
                <w:top w:val="none" w:sz="0" w:space="0" w:color="auto"/>
                <w:left w:val="none" w:sz="0" w:space="0" w:color="auto"/>
                <w:bottom w:val="none" w:sz="0" w:space="0" w:color="auto"/>
                <w:right w:val="none" w:sz="0" w:space="0" w:color="auto"/>
              </w:divBdr>
            </w:div>
            <w:div w:id="356807964">
              <w:marLeft w:val="0"/>
              <w:marRight w:val="0"/>
              <w:marTop w:val="0"/>
              <w:marBottom w:val="0"/>
              <w:divBdr>
                <w:top w:val="none" w:sz="0" w:space="0" w:color="auto"/>
                <w:left w:val="none" w:sz="0" w:space="0" w:color="auto"/>
                <w:bottom w:val="none" w:sz="0" w:space="0" w:color="auto"/>
                <w:right w:val="none" w:sz="0" w:space="0" w:color="auto"/>
              </w:divBdr>
            </w:div>
            <w:div w:id="600845749">
              <w:marLeft w:val="0"/>
              <w:marRight w:val="0"/>
              <w:marTop w:val="0"/>
              <w:marBottom w:val="0"/>
              <w:divBdr>
                <w:top w:val="none" w:sz="0" w:space="0" w:color="auto"/>
                <w:left w:val="none" w:sz="0" w:space="0" w:color="auto"/>
                <w:bottom w:val="none" w:sz="0" w:space="0" w:color="auto"/>
                <w:right w:val="none" w:sz="0" w:space="0" w:color="auto"/>
              </w:divBdr>
            </w:div>
            <w:div w:id="882639940">
              <w:marLeft w:val="0"/>
              <w:marRight w:val="0"/>
              <w:marTop w:val="0"/>
              <w:marBottom w:val="0"/>
              <w:divBdr>
                <w:top w:val="none" w:sz="0" w:space="0" w:color="auto"/>
                <w:left w:val="none" w:sz="0" w:space="0" w:color="auto"/>
                <w:bottom w:val="none" w:sz="0" w:space="0" w:color="auto"/>
                <w:right w:val="none" w:sz="0" w:space="0" w:color="auto"/>
              </w:divBdr>
            </w:div>
            <w:div w:id="972633162">
              <w:marLeft w:val="0"/>
              <w:marRight w:val="0"/>
              <w:marTop w:val="0"/>
              <w:marBottom w:val="0"/>
              <w:divBdr>
                <w:top w:val="none" w:sz="0" w:space="0" w:color="auto"/>
                <w:left w:val="none" w:sz="0" w:space="0" w:color="auto"/>
                <w:bottom w:val="none" w:sz="0" w:space="0" w:color="auto"/>
                <w:right w:val="none" w:sz="0" w:space="0" w:color="auto"/>
              </w:divBdr>
            </w:div>
            <w:div w:id="1007178227">
              <w:marLeft w:val="0"/>
              <w:marRight w:val="0"/>
              <w:marTop w:val="0"/>
              <w:marBottom w:val="0"/>
              <w:divBdr>
                <w:top w:val="none" w:sz="0" w:space="0" w:color="auto"/>
                <w:left w:val="none" w:sz="0" w:space="0" w:color="auto"/>
                <w:bottom w:val="none" w:sz="0" w:space="0" w:color="auto"/>
                <w:right w:val="none" w:sz="0" w:space="0" w:color="auto"/>
              </w:divBdr>
            </w:div>
            <w:div w:id="1075666969">
              <w:marLeft w:val="0"/>
              <w:marRight w:val="0"/>
              <w:marTop w:val="0"/>
              <w:marBottom w:val="0"/>
              <w:divBdr>
                <w:top w:val="none" w:sz="0" w:space="0" w:color="auto"/>
                <w:left w:val="none" w:sz="0" w:space="0" w:color="auto"/>
                <w:bottom w:val="none" w:sz="0" w:space="0" w:color="auto"/>
                <w:right w:val="none" w:sz="0" w:space="0" w:color="auto"/>
              </w:divBdr>
            </w:div>
            <w:div w:id="1168401613">
              <w:marLeft w:val="0"/>
              <w:marRight w:val="0"/>
              <w:marTop w:val="0"/>
              <w:marBottom w:val="0"/>
              <w:divBdr>
                <w:top w:val="none" w:sz="0" w:space="0" w:color="auto"/>
                <w:left w:val="none" w:sz="0" w:space="0" w:color="auto"/>
                <w:bottom w:val="none" w:sz="0" w:space="0" w:color="auto"/>
                <w:right w:val="none" w:sz="0" w:space="0" w:color="auto"/>
              </w:divBdr>
            </w:div>
            <w:div w:id="1289622640">
              <w:marLeft w:val="0"/>
              <w:marRight w:val="0"/>
              <w:marTop w:val="0"/>
              <w:marBottom w:val="0"/>
              <w:divBdr>
                <w:top w:val="none" w:sz="0" w:space="0" w:color="auto"/>
                <w:left w:val="none" w:sz="0" w:space="0" w:color="auto"/>
                <w:bottom w:val="none" w:sz="0" w:space="0" w:color="auto"/>
                <w:right w:val="none" w:sz="0" w:space="0" w:color="auto"/>
              </w:divBdr>
            </w:div>
            <w:div w:id="1421675657">
              <w:marLeft w:val="0"/>
              <w:marRight w:val="0"/>
              <w:marTop w:val="0"/>
              <w:marBottom w:val="0"/>
              <w:divBdr>
                <w:top w:val="none" w:sz="0" w:space="0" w:color="auto"/>
                <w:left w:val="none" w:sz="0" w:space="0" w:color="auto"/>
                <w:bottom w:val="none" w:sz="0" w:space="0" w:color="auto"/>
                <w:right w:val="none" w:sz="0" w:space="0" w:color="auto"/>
              </w:divBdr>
            </w:div>
            <w:div w:id="1647197428">
              <w:marLeft w:val="0"/>
              <w:marRight w:val="0"/>
              <w:marTop w:val="0"/>
              <w:marBottom w:val="0"/>
              <w:divBdr>
                <w:top w:val="none" w:sz="0" w:space="0" w:color="auto"/>
                <w:left w:val="none" w:sz="0" w:space="0" w:color="auto"/>
                <w:bottom w:val="none" w:sz="0" w:space="0" w:color="auto"/>
                <w:right w:val="none" w:sz="0" w:space="0" w:color="auto"/>
              </w:divBdr>
            </w:div>
            <w:div w:id="1883784938">
              <w:marLeft w:val="0"/>
              <w:marRight w:val="0"/>
              <w:marTop w:val="0"/>
              <w:marBottom w:val="0"/>
              <w:divBdr>
                <w:top w:val="none" w:sz="0" w:space="0" w:color="auto"/>
                <w:left w:val="none" w:sz="0" w:space="0" w:color="auto"/>
                <w:bottom w:val="none" w:sz="0" w:space="0" w:color="auto"/>
                <w:right w:val="none" w:sz="0" w:space="0" w:color="auto"/>
              </w:divBdr>
            </w:div>
            <w:div w:id="1925258485">
              <w:marLeft w:val="0"/>
              <w:marRight w:val="0"/>
              <w:marTop w:val="0"/>
              <w:marBottom w:val="0"/>
              <w:divBdr>
                <w:top w:val="none" w:sz="0" w:space="0" w:color="auto"/>
                <w:left w:val="none" w:sz="0" w:space="0" w:color="auto"/>
                <w:bottom w:val="none" w:sz="0" w:space="0" w:color="auto"/>
                <w:right w:val="none" w:sz="0" w:space="0" w:color="auto"/>
              </w:divBdr>
            </w:div>
            <w:div w:id="2063097646">
              <w:marLeft w:val="0"/>
              <w:marRight w:val="0"/>
              <w:marTop w:val="0"/>
              <w:marBottom w:val="0"/>
              <w:divBdr>
                <w:top w:val="none" w:sz="0" w:space="0" w:color="auto"/>
                <w:left w:val="none" w:sz="0" w:space="0" w:color="auto"/>
                <w:bottom w:val="none" w:sz="0" w:space="0" w:color="auto"/>
                <w:right w:val="none" w:sz="0" w:space="0" w:color="auto"/>
              </w:divBdr>
            </w:div>
            <w:div w:id="2125927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746526">
      <w:bodyDiv w:val="1"/>
      <w:marLeft w:val="0"/>
      <w:marRight w:val="0"/>
      <w:marTop w:val="0"/>
      <w:marBottom w:val="0"/>
      <w:divBdr>
        <w:top w:val="none" w:sz="0" w:space="0" w:color="auto"/>
        <w:left w:val="none" w:sz="0" w:space="0" w:color="auto"/>
        <w:bottom w:val="none" w:sz="0" w:space="0" w:color="auto"/>
        <w:right w:val="none" w:sz="0" w:space="0" w:color="auto"/>
      </w:divBdr>
    </w:div>
    <w:div w:id="1225138341">
      <w:bodyDiv w:val="1"/>
      <w:marLeft w:val="0"/>
      <w:marRight w:val="0"/>
      <w:marTop w:val="0"/>
      <w:marBottom w:val="0"/>
      <w:divBdr>
        <w:top w:val="none" w:sz="0" w:space="0" w:color="auto"/>
        <w:left w:val="none" w:sz="0" w:space="0" w:color="auto"/>
        <w:bottom w:val="none" w:sz="0" w:space="0" w:color="auto"/>
        <w:right w:val="none" w:sz="0" w:space="0" w:color="auto"/>
      </w:divBdr>
    </w:div>
    <w:div w:id="1232234724">
      <w:bodyDiv w:val="1"/>
      <w:marLeft w:val="0"/>
      <w:marRight w:val="0"/>
      <w:marTop w:val="0"/>
      <w:marBottom w:val="0"/>
      <w:divBdr>
        <w:top w:val="none" w:sz="0" w:space="0" w:color="auto"/>
        <w:left w:val="none" w:sz="0" w:space="0" w:color="auto"/>
        <w:bottom w:val="none" w:sz="0" w:space="0" w:color="auto"/>
        <w:right w:val="none" w:sz="0" w:space="0" w:color="auto"/>
      </w:divBdr>
    </w:div>
    <w:div w:id="1233393884">
      <w:bodyDiv w:val="1"/>
      <w:marLeft w:val="0"/>
      <w:marRight w:val="0"/>
      <w:marTop w:val="0"/>
      <w:marBottom w:val="0"/>
      <w:divBdr>
        <w:top w:val="none" w:sz="0" w:space="0" w:color="auto"/>
        <w:left w:val="none" w:sz="0" w:space="0" w:color="auto"/>
        <w:bottom w:val="none" w:sz="0" w:space="0" w:color="auto"/>
        <w:right w:val="none" w:sz="0" w:space="0" w:color="auto"/>
      </w:divBdr>
      <w:divsChild>
        <w:div w:id="341708816">
          <w:marLeft w:val="0"/>
          <w:marRight w:val="0"/>
          <w:marTop w:val="0"/>
          <w:marBottom w:val="0"/>
          <w:divBdr>
            <w:top w:val="none" w:sz="0" w:space="0" w:color="auto"/>
            <w:left w:val="none" w:sz="0" w:space="0" w:color="auto"/>
            <w:bottom w:val="none" w:sz="0" w:space="0" w:color="auto"/>
            <w:right w:val="none" w:sz="0" w:space="0" w:color="auto"/>
          </w:divBdr>
          <w:divsChild>
            <w:div w:id="182549428">
              <w:marLeft w:val="0"/>
              <w:marRight w:val="0"/>
              <w:marTop w:val="0"/>
              <w:marBottom w:val="0"/>
              <w:divBdr>
                <w:top w:val="none" w:sz="0" w:space="0" w:color="auto"/>
                <w:left w:val="none" w:sz="0" w:space="0" w:color="auto"/>
                <w:bottom w:val="none" w:sz="0" w:space="0" w:color="auto"/>
                <w:right w:val="none" w:sz="0" w:space="0" w:color="auto"/>
              </w:divBdr>
            </w:div>
            <w:div w:id="936063797">
              <w:marLeft w:val="0"/>
              <w:marRight w:val="0"/>
              <w:marTop w:val="0"/>
              <w:marBottom w:val="0"/>
              <w:divBdr>
                <w:top w:val="none" w:sz="0" w:space="0" w:color="auto"/>
                <w:left w:val="none" w:sz="0" w:space="0" w:color="auto"/>
                <w:bottom w:val="none" w:sz="0" w:space="0" w:color="auto"/>
                <w:right w:val="none" w:sz="0" w:space="0" w:color="auto"/>
              </w:divBdr>
            </w:div>
            <w:div w:id="1235046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510469">
      <w:bodyDiv w:val="1"/>
      <w:marLeft w:val="0"/>
      <w:marRight w:val="0"/>
      <w:marTop w:val="0"/>
      <w:marBottom w:val="0"/>
      <w:divBdr>
        <w:top w:val="none" w:sz="0" w:space="0" w:color="auto"/>
        <w:left w:val="none" w:sz="0" w:space="0" w:color="auto"/>
        <w:bottom w:val="none" w:sz="0" w:space="0" w:color="auto"/>
        <w:right w:val="none" w:sz="0" w:space="0" w:color="auto"/>
      </w:divBdr>
    </w:div>
    <w:div w:id="1244147645">
      <w:bodyDiv w:val="1"/>
      <w:marLeft w:val="0"/>
      <w:marRight w:val="0"/>
      <w:marTop w:val="0"/>
      <w:marBottom w:val="0"/>
      <w:divBdr>
        <w:top w:val="none" w:sz="0" w:space="0" w:color="auto"/>
        <w:left w:val="none" w:sz="0" w:space="0" w:color="auto"/>
        <w:bottom w:val="none" w:sz="0" w:space="0" w:color="auto"/>
        <w:right w:val="none" w:sz="0" w:space="0" w:color="auto"/>
      </w:divBdr>
      <w:divsChild>
        <w:div w:id="1866677257">
          <w:marLeft w:val="0"/>
          <w:marRight w:val="0"/>
          <w:marTop w:val="0"/>
          <w:marBottom w:val="0"/>
          <w:divBdr>
            <w:top w:val="none" w:sz="0" w:space="0" w:color="auto"/>
            <w:left w:val="none" w:sz="0" w:space="0" w:color="auto"/>
            <w:bottom w:val="none" w:sz="0" w:space="0" w:color="auto"/>
            <w:right w:val="none" w:sz="0" w:space="0" w:color="auto"/>
          </w:divBdr>
          <w:divsChild>
            <w:div w:id="441657999">
              <w:marLeft w:val="0"/>
              <w:marRight w:val="0"/>
              <w:marTop w:val="0"/>
              <w:marBottom w:val="0"/>
              <w:divBdr>
                <w:top w:val="none" w:sz="0" w:space="0" w:color="auto"/>
                <w:left w:val="none" w:sz="0" w:space="0" w:color="auto"/>
                <w:bottom w:val="none" w:sz="0" w:space="0" w:color="auto"/>
                <w:right w:val="none" w:sz="0" w:space="0" w:color="auto"/>
              </w:divBdr>
            </w:div>
            <w:div w:id="475491959">
              <w:marLeft w:val="0"/>
              <w:marRight w:val="0"/>
              <w:marTop w:val="0"/>
              <w:marBottom w:val="0"/>
              <w:divBdr>
                <w:top w:val="none" w:sz="0" w:space="0" w:color="auto"/>
                <w:left w:val="none" w:sz="0" w:space="0" w:color="auto"/>
                <w:bottom w:val="none" w:sz="0" w:space="0" w:color="auto"/>
                <w:right w:val="none" w:sz="0" w:space="0" w:color="auto"/>
              </w:divBdr>
            </w:div>
            <w:div w:id="1196237997">
              <w:marLeft w:val="0"/>
              <w:marRight w:val="0"/>
              <w:marTop w:val="0"/>
              <w:marBottom w:val="0"/>
              <w:divBdr>
                <w:top w:val="none" w:sz="0" w:space="0" w:color="auto"/>
                <w:left w:val="none" w:sz="0" w:space="0" w:color="auto"/>
                <w:bottom w:val="none" w:sz="0" w:space="0" w:color="auto"/>
                <w:right w:val="none" w:sz="0" w:space="0" w:color="auto"/>
              </w:divBdr>
            </w:div>
            <w:div w:id="1916275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097129">
      <w:bodyDiv w:val="1"/>
      <w:marLeft w:val="0"/>
      <w:marRight w:val="0"/>
      <w:marTop w:val="0"/>
      <w:marBottom w:val="0"/>
      <w:divBdr>
        <w:top w:val="none" w:sz="0" w:space="0" w:color="auto"/>
        <w:left w:val="none" w:sz="0" w:space="0" w:color="auto"/>
        <w:bottom w:val="none" w:sz="0" w:space="0" w:color="auto"/>
        <w:right w:val="none" w:sz="0" w:space="0" w:color="auto"/>
      </w:divBdr>
    </w:div>
    <w:div w:id="1282036581">
      <w:bodyDiv w:val="1"/>
      <w:marLeft w:val="0"/>
      <w:marRight w:val="0"/>
      <w:marTop w:val="0"/>
      <w:marBottom w:val="0"/>
      <w:divBdr>
        <w:top w:val="none" w:sz="0" w:space="0" w:color="auto"/>
        <w:left w:val="none" w:sz="0" w:space="0" w:color="auto"/>
        <w:bottom w:val="none" w:sz="0" w:space="0" w:color="auto"/>
        <w:right w:val="none" w:sz="0" w:space="0" w:color="auto"/>
      </w:divBdr>
    </w:div>
    <w:div w:id="1286696853">
      <w:bodyDiv w:val="1"/>
      <w:marLeft w:val="0"/>
      <w:marRight w:val="0"/>
      <w:marTop w:val="0"/>
      <w:marBottom w:val="0"/>
      <w:divBdr>
        <w:top w:val="none" w:sz="0" w:space="0" w:color="auto"/>
        <w:left w:val="none" w:sz="0" w:space="0" w:color="auto"/>
        <w:bottom w:val="none" w:sz="0" w:space="0" w:color="auto"/>
        <w:right w:val="none" w:sz="0" w:space="0" w:color="auto"/>
      </w:divBdr>
    </w:div>
    <w:div w:id="1290475946">
      <w:bodyDiv w:val="1"/>
      <w:marLeft w:val="0"/>
      <w:marRight w:val="0"/>
      <w:marTop w:val="0"/>
      <w:marBottom w:val="0"/>
      <w:divBdr>
        <w:top w:val="none" w:sz="0" w:space="0" w:color="auto"/>
        <w:left w:val="none" w:sz="0" w:space="0" w:color="auto"/>
        <w:bottom w:val="none" w:sz="0" w:space="0" w:color="auto"/>
        <w:right w:val="none" w:sz="0" w:space="0" w:color="auto"/>
      </w:divBdr>
    </w:div>
    <w:div w:id="1306660840">
      <w:bodyDiv w:val="1"/>
      <w:marLeft w:val="0"/>
      <w:marRight w:val="0"/>
      <w:marTop w:val="0"/>
      <w:marBottom w:val="0"/>
      <w:divBdr>
        <w:top w:val="none" w:sz="0" w:space="0" w:color="auto"/>
        <w:left w:val="none" w:sz="0" w:space="0" w:color="auto"/>
        <w:bottom w:val="none" w:sz="0" w:space="0" w:color="auto"/>
        <w:right w:val="none" w:sz="0" w:space="0" w:color="auto"/>
      </w:divBdr>
    </w:div>
    <w:div w:id="1306856656">
      <w:bodyDiv w:val="1"/>
      <w:marLeft w:val="0"/>
      <w:marRight w:val="0"/>
      <w:marTop w:val="0"/>
      <w:marBottom w:val="0"/>
      <w:divBdr>
        <w:top w:val="none" w:sz="0" w:space="0" w:color="auto"/>
        <w:left w:val="none" w:sz="0" w:space="0" w:color="auto"/>
        <w:bottom w:val="none" w:sz="0" w:space="0" w:color="auto"/>
        <w:right w:val="none" w:sz="0" w:space="0" w:color="auto"/>
      </w:divBdr>
    </w:div>
    <w:div w:id="1325355362">
      <w:bodyDiv w:val="1"/>
      <w:marLeft w:val="0"/>
      <w:marRight w:val="0"/>
      <w:marTop w:val="0"/>
      <w:marBottom w:val="0"/>
      <w:divBdr>
        <w:top w:val="none" w:sz="0" w:space="0" w:color="auto"/>
        <w:left w:val="none" w:sz="0" w:space="0" w:color="auto"/>
        <w:bottom w:val="none" w:sz="0" w:space="0" w:color="auto"/>
        <w:right w:val="none" w:sz="0" w:space="0" w:color="auto"/>
      </w:divBdr>
      <w:divsChild>
        <w:div w:id="208151680">
          <w:marLeft w:val="0"/>
          <w:marRight w:val="0"/>
          <w:marTop w:val="0"/>
          <w:marBottom w:val="0"/>
          <w:divBdr>
            <w:top w:val="none" w:sz="0" w:space="0" w:color="auto"/>
            <w:left w:val="none" w:sz="0" w:space="0" w:color="auto"/>
            <w:bottom w:val="none" w:sz="0" w:space="0" w:color="auto"/>
            <w:right w:val="none" w:sz="0" w:space="0" w:color="auto"/>
          </w:divBdr>
          <w:divsChild>
            <w:div w:id="51848651">
              <w:marLeft w:val="0"/>
              <w:marRight w:val="0"/>
              <w:marTop w:val="0"/>
              <w:marBottom w:val="0"/>
              <w:divBdr>
                <w:top w:val="none" w:sz="0" w:space="0" w:color="auto"/>
                <w:left w:val="none" w:sz="0" w:space="0" w:color="auto"/>
                <w:bottom w:val="none" w:sz="0" w:space="0" w:color="auto"/>
                <w:right w:val="none" w:sz="0" w:space="0" w:color="auto"/>
              </w:divBdr>
            </w:div>
            <w:div w:id="134614345">
              <w:marLeft w:val="0"/>
              <w:marRight w:val="0"/>
              <w:marTop w:val="0"/>
              <w:marBottom w:val="0"/>
              <w:divBdr>
                <w:top w:val="none" w:sz="0" w:space="0" w:color="auto"/>
                <w:left w:val="none" w:sz="0" w:space="0" w:color="auto"/>
                <w:bottom w:val="none" w:sz="0" w:space="0" w:color="auto"/>
                <w:right w:val="none" w:sz="0" w:space="0" w:color="auto"/>
              </w:divBdr>
            </w:div>
            <w:div w:id="411395295">
              <w:marLeft w:val="0"/>
              <w:marRight w:val="0"/>
              <w:marTop w:val="0"/>
              <w:marBottom w:val="0"/>
              <w:divBdr>
                <w:top w:val="none" w:sz="0" w:space="0" w:color="auto"/>
                <w:left w:val="none" w:sz="0" w:space="0" w:color="auto"/>
                <w:bottom w:val="none" w:sz="0" w:space="0" w:color="auto"/>
                <w:right w:val="none" w:sz="0" w:space="0" w:color="auto"/>
              </w:divBdr>
            </w:div>
            <w:div w:id="421492730">
              <w:marLeft w:val="0"/>
              <w:marRight w:val="0"/>
              <w:marTop w:val="0"/>
              <w:marBottom w:val="0"/>
              <w:divBdr>
                <w:top w:val="none" w:sz="0" w:space="0" w:color="auto"/>
                <w:left w:val="none" w:sz="0" w:space="0" w:color="auto"/>
                <w:bottom w:val="none" w:sz="0" w:space="0" w:color="auto"/>
                <w:right w:val="none" w:sz="0" w:space="0" w:color="auto"/>
              </w:divBdr>
            </w:div>
            <w:div w:id="1026250243">
              <w:marLeft w:val="0"/>
              <w:marRight w:val="0"/>
              <w:marTop w:val="0"/>
              <w:marBottom w:val="0"/>
              <w:divBdr>
                <w:top w:val="none" w:sz="0" w:space="0" w:color="auto"/>
                <w:left w:val="none" w:sz="0" w:space="0" w:color="auto"/>
                <w:bottom w:val="none" w:sz="0" w:space="0" w:color="auto"/>
                <w:right w:val="none" w:sz="0" w:space="0" w:color="auto"/>
              </w:divBdr>
            </w:div>
            <w:div w:id="1075123194">
              <w:marLeft w:val="0"/>
              <w:marRight w:val="0"/>
              <w:marTop w:val="0"/>
              <w:marBottom w:val="0"/>
              <w:divBdr>
                <w:top w:val="none" w:sz="0" w:space="0" w:color="auto"/>
                <w:left w:val="none" w:sz="0" w:space="0" w:color="auto"/>
                <w:bottom w:val="none" w:sz="0" w:space="0" w:color="auto"/>
                <w:right w:val="none" w:sz="0" w:space="0" w:color="auto"/>
              </w:divBdr>
            </w:div>
            <w:div w:id="1091976073">
              <w:marLeft w:val="0"/>
              <w:marRight w:val="0"/>
              <w:marTop w:val="0"/>
              <w:marBottom w:val="0"/>
              <w:divBdr>
                <w:top w:val="none" w:sz="0" w:space="0" w:color="auto"/>
                <w:left w:val="none" w:sz="0" w:space="0" w:color="auto"/>
                <w:bottom w:val="none" w:sz="0" w:space="0" w:color="auto"/>
                <w:right w:val="none" w:sz="0" w:space="0" w:color="auto"/>
              </w:divBdr>
            </w:div>
            <w:div w:id="1130322282">
              <w:marLeft w:val="0"/>
              <w:marRight w:val="0"/>
              <w:marTop w:val="0"/>
              <w:marBottom w:val="0"/>
              <w:divBdr>
                <w:top w:val="none" w:sz="0" w:space="0" w:color="auto"/>
                <w:left w:val="none" w:sz="0" w:space="0" w:color="auto"/>
                <w:bottom w:val="none" w:sz="0" w:space="0" w:color="auto"/>
                <w:right w:val="none" w:sz="0" w:space="0" w:color="auto"/>
              </w:divBdr>
            </w:div>
            <w:div w:id="1250625599">
              <w:marLeft w:val="0"/>
              <w:marRight w:val="0"/>
              <w:marTop w:val="0"/>
              <w:marBottom w:val="0"/>
              <w:divBdr>
                <w:top w:val="none" w:sz="0" w:space="0" w:color="auto"/>
                <w:left w:val="none" w:sz="0" w:space="0" w:color="auto"/>
                <w:bottom w:val="none" w:sz="0" w:space="0" w:color="auto"/>
                <w:right w:val="none" w:sz="0" w:space="0" w:color="auto"/>
              </w:divBdr>
            </w:div>
            <w:div w:id="1275939495">
              <w:marLeft w:val="0"/>
              <w:marRight w:val="0"/>
              <w:marTop w:val="0"/>
              <w:marBottom w:val="0"/>
              <w:divBdr>
                <w:top w:val="none" w:sz="0" w:space="0" w:color="auto"/>
                <w:left w:val="none" w:sz="0" w:space="0" w:color="auto"/>
                <w:bottom w:val="none" w:sz="0" w:space="0" w:color="auto"/>
                <w:right w:val="none" w:sz="0" w:space="0" w:color="auto"/>
              </w:divBdr>
            </w:div>
            <w:div w:id="1332679925">
              <w:marLeft w:val="0"/>
              <w:marRight w:val="0"/>
              <w:marTop w:val="0"/>
              <w:marBottom w:val="0"/>
              <w:divBdr>
                <w:top w:val="none" w:sz="0" w:space="0" w:color="auto"/>
                <w:left w:val="none" w:sz="0" w:space="0" w:color="auto"/>
                <w:bottom w:val="none" w:sz="0" w:space="0" w:color="auto"/>
                <w:right w:val="none" w:sz="0" w:space="0" w:color="auto"/>
              </w:divBdr>
            </w:div>
            <w:div w:id="1574509359">
              <w:marLeft w:val="0"/>
              <w:marRight w:val="0"/>
              <w:marTop w:val="0"/>
              <w:marBottom w:val="0"/>
              <w:divBdr>
                <w:top w:val="none" w:sz="0" w:space="0" w:color="auto"/>
                <w:left w:val="none" w:sz="0" w:space="0" w:color="auto"/>
                <w:bottom w:val="none" w:sz="0" w:space="0" w:color="auto"/>
                <w:right w:val="none" w:sz="0" w:space="0" w:color="auto"/>
              </w:divBdr>
            </w:div>
            <w:div w:id="1658807285">
              <w:marLeft w:val="0"/>
              <w:marRight w:val="0"/>
              <w:marTop w:val="0"/>
              <w:marBottom w:val="0"/>
              <w:divBdr>
                <w:top w:val="none" w:sz="0" w:space="0" w:color="auto"/>
                <w:left w:val="none" w:sz="0" w:space="0" w:color="auto"/>
                <w:bottom w:val="none" w:sz="0" w:space="0" w:color="auto"/>
                <w:right w:val="none" w:sz="0" w:space="0" w:color="auto"/>
              </w:divBdr>
            </w:div>
            <w:div w:id="1668829625">
              <w:marLeft w:val="0"/>
              <w:marRight w:val="0"/>
              <w:marTop w:val="0"/>
              <w:marBottom w:val="0"/>
              <w:divBdr>
                <w:top w:val="none" w:sz="0" w:space="0" w:color="auto"/>
                <w:left w:val="none" w:sz="0" w:space="0" w:color="auto"/>
                <w:bottom w:val="none" w:sz="0" w:space="0" w:color="auto"/>
                <w:right w:val="none" w:sz="0" w:space="0" w:color="auto"/>
              </w:divBdr>
            </w:div>
            <w:div w:id="1705980241">
              <w:marLeft w:val="0"/>
              <w:marRight w:val="0"/>
              <w:marTop w:val="0"/>
              <w:marBottom w:val="0"/>
              <w:divBdr>
                <w:top w:val="none" w:sz="0" w:space="0" w:color="auto"/>
                <w:left w:val="none" w:sz="0" w:space="0" w:color="auto"/>
                <w:bottom w:val="none" w:sz="0" w:space="0" w:color="auto"/>
                <w:right w:val="none" w:sz="0" w:space="0" w:color="auto"/>
              </w:divBdr>
            </w:div>
            <w:div w:id="1751807483">
              <w:marLeft w:val="0"/>
              <w:marRight w:val="0"/>
              <w:marTop w:val="0"/>
              <w:marBottom w:val="0"/>
              <w:divBdr>
                <w:top w:val="none" w:sz="0" w:space="0" w:color="auto"/>
                <w:left w:val="none" w:sz="0" w:space="0" w:color="auto"/>
                <w:bottom w:val="none" w:sz="0" w:space="0" w:color="auto"/>
                <w:right w:val="none" w:sz="0" w:space="0" w:color="auto"/>
              </w:divBdr>
            </w:div>
            <w:div w:id="1786926245">
              <w:marLeft w:val="0"/>
              <w:marRight w:val="0"/>
              <w:marTop w:val="0"/>
              <w:marBottom w:val="0"/>
              <w:divBdr>
                <w:top w:val="none" w:sz="0" w:space="0" w:color="auto"/>
                <w:left w:val="none" w:sz="0" w:space="0" w:color="auto"/>
                <w:bottom w:val="none" w:sz="0" w:space="0" w:color="auto"/>
                <w:right w:val="none" w:sz="0" w:space="0" w:color="auto"/>
              </w:divBdr>
            </w:div>
            <w:div w:id="1811166947">
              <w:marLeft w:val="0"/>
              <w:marRight w:val="0"/>
              <w:marTop w:val="0"/>
              <w:marBottom w:val="0"/>
              <w:divBdr>
                <w:top w:val="none" w:sz="0" w:space="0" w:color="auto"/>
                <w:left w:val="none" w:sz="0" w:space="0" w:color="auto"/>
                <w:bottom w:val="none" w:sz="0" w:space="0" w:color="auto"/>
                <w:right w:val="none" w:sz="0" w:space="0" w:color="auto"/>
              </w:divBdr>
            </w:div>
            <w:div w:id="1839153837">
              <w:marLeft w:val="0"/>
              <w:marRight w:val="0"/>
              <w:marTop w:val="0"/>
              <w:marBottom w:val="0"/>
              <w:divBdr>
                <w:top w:val="none" w:sz="0" w:space="0" w:color="auto"/>
                <w:left w:val="none" w:sz="0" w:space="0" w:color="auto"/>
                <w:bottom w:val="none" w:sz="0" w:space="0" w:color="auto"/>
                <w:right w:val="none" w:sz="0" w:space="0" w:color="auto"/>
              </w:divBdr>
            </w:div>
            <w:div w:id="1957128873">
              <w:marLeft w:val="0"/>
              <w:marRight w:val="0"/>
              <w:marTop w:val="0"/>
              <w:marBottom w:val="0"/>
              <w:divBdr>
                <w:top w:val="none" w:sz="0" w:space="0" w:color="auto"/>
                <w:left w:val="none" w:sz="0" w:space="0" w:color="auto"/>
                <w:bottom w:val="none" w:sz="0" w:space="0" w:color="auto"/>
                <w:right w:val="none" w:sz="0" w:space="0" w:color="auto"/>
              </w:divBdr>
            </w:div>
            <w:div w:id="2108770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6954311">
      <w:bodyDiv w:val="1"/>
      <w:marLeft w:val="0"/>
      <w:marRight w:val="0"/>
      <w:marTop w:val="0"/>
      <w:marBottom w:val="0"/>
      <w:divBdr>
        <w:top w:val="none" w:sz="0" w:space="0" w:color="auto"/>
        <w:left w:val="none" w:sz="0" w:space="0" w:color="auto"/>
        <w:bottom w:val="none" w:sz="0" w:space="0" w:color="auto"/>
        <w:right w:val="none" w:sz="0" w:space="0" w:color="auto"/>
      </w:divBdr>
      <w:divsChild>
        <w:div w:id="167672532">
          <w:marLeft w:val="0"/>
          <w:marRight w:val="0"/>
          <w:marTop w:val="0"/>
          <w:marBottom w:val="0"/>
          <w:divBdr>
            <w:top w:val="none" w:sz="0" w:space="0" w:color="auto"/>
            <w:left w:val="none" w:sz="0" w:space="0" w:color="auto"/>
            <w:bottom w:val="none" w:sz="0" w:space="0" w:color="auto"/>
            <w:right w:val="none" w:sz="0" w:space="0" w:color="auto"/>
          </w:divBdr>
          <w:divsChild>
            <w:div w:id="262034301">
              <w:marLeft w:val="0"/>
              <w:marRight w:val="0"/>
              <w:marTop w:val="0"/>
              <w:marBottom w:val="0"/>
              <w:divBdr>
                <w:top w:val="none" w:sz="0" w:space="0" w:color="auto"/>
                <w:left w:val="none" w:sz="0" w:space="0" w:color="auto"/>
                <w:bottom w:val="none" w:sz="0" w:space="0" w:color="auto"/>
                <w:right w:val="none" w:sz="0" w:space="0" w:color="auto"/>
              </w:divBdr>
            </w:div>
            <w:div w:id="276913688">
              <w:marLeft w:val="0"/>
              <w:marRight w:val="0"/>
              <w:marTop w:val="0"/>
              <w:marBottom w:val="0"/>
              <w:divBdr>
                <w:top w:val="none" w:sz="0" w:space="0" w:color="auto"/>
                <w:left w:val="none" w:sz="0" w:space="0" w:color="auto"/>
                <w:bottom w:val="none" w:sz="0" w:space="0" w:color="auto"/>
                <w:right w:val="none" w:sz="0" w:space="0" w:color="auto"/>
              </w:divBdr>
            </w:div>
            <w:div w:id="291449042">
              <w:marLeft w:val="0"/>
              <w:marRight w:val="0"/>
              <w:marTop w:val="0"/>
              <w:marBottom w:val="0"/>
              <w:divBdr>
                <w:top w:val="none" w:sz="0" w:space="0" w:color="auto"/>
                <w:left w:val="none" w:sz="0" w:space="0" w:color="auto"/>
                <w:bottom w:val="none" w:sz="0" w:space="0" w:color="auto"/>
                <w:right w:val="none" w:sz="0" w:space="0" w:color="auto"/>
              </w:divBdr>
            </w:div>
            <w:div w:id="310714304">
              <w:marLeft w:val="0"/>
              <w:marRight w:val="0"/>
              <w:marTop w:val="0"/>
              <w:marBottom w:val="0"/>
              <w:divBdr>
                <w:top w:val="none" w:sz="0" w:space="0" w:color="auto"/>
                <w:left w:val="none" w:sz="0" w:space="0" w:color="auto"/>
                <w:bottom w:val="none" w:sz="0" w:space="0" w:color="auto"/>
                <w:right w:val="none" w:sz="0" w:space="0" w:color="auto"/>
              </w:divBdr>
            </w:div>
            <w:div w:id="505754196">
              <w:marLeft w:val="0"/>
              <w:marRight w:val="0"/>
              <w:marTop w:val="0"/>
              <w:marBottom w:val="0"/>
              <w:divBdr>
                <w:top w:val="none" w:sz="0" w:space="0" w:color="auto"/>
                <w:left w:val="none" w:sz="0" w:space="0" w:color="auto"/>
                <w:bottom w:val="none" w:sz="0" w:space="0" w:color="auto"/>
                <w:right w:val="none" w:sz="0" w:space="0" w:color="auto"/>
              </w:divBdr>
            </w:div>
            <w:div w:id="624772490">
              <w:marLeft w:val="0"/>
              <w:marRight w:val="0"/>
              <w:marTop w:val="0"/>
              <w:marBottom w:val="0"/>
              <w:divBdr>
                <w:top w:val="none" w:sz="0" w:space="0" w:color="auto"/>
                <w:left w:val="none" w:sz="0" w:space="0" w:color="auto"/>
                <w:bottom w:val="none" w:sz="0" w:space="0" w:color="auto"/>
                <w:right w:val="none" w:sz="0" w:space="0" w:color="auto"/>
              </w:divBdr>
            </w:div>
            <w:div w:id="661661252">
              <w:marLeft w:val="0"/>
              <w:marRight w:val="0"/>
              <w:marTop w:val="0"/>
              <w:marBottom w:val="0"/>
              <w:divBdr>
                <w:top w:val="none" w:sz="0" w:space="0" w:color="auto"/>
                <w:left w:val="none" w:sz="0" w:space="0" w:color="auto"/>
                <w:bottom w:val="none" w:sz="0" w:space="0" w:color="auto"/>
                <w:right w:val="none" w:sz="0" w:space="0" w:color="auto"/>
              </w:divBdr>
            </w:div>
            <w:div w:id="742532185">
              <w:marLeft w:val="0"/>
              <w:marRight w:val="0"/>
              <w:marTop w:val="0"/>
              <w:marBottom w:val="0"/>
              <w:divBdr>
                <w:top w:val="none" w:sz="0" w:space="0" w:color="auto"/>
                <w:left w:val="none" w:sz="0" w:space="0" w:color="auto"/>
                <w:bottom w:val="none" w:sz="0" w:space="0" w:color="auto"/>
                <w:right w:val="none" w:sz="0" w:space="0" w:color="auto"/>
              </w:divBdr>
            </w:div>
            <w:div w:id="830365416">
              <w:marLeft w:val="0"/>
              <w:marRight w:val="0"/>
              <w:marTop w:val="0"/>
              <w:marBottom w:val="0"/>
              <w:divBdr>
                <w:top w:val="none" w:sz="0" w:space="0" w:color="auto"/>
                <w:left w:val="none" w:sz="0" w:space="0" w:color="auto"/>
                <w:bottom w:val="none" w:sz="0" w:space="0" w:color="auto"/>
                <w:right w:val="none" w:sz="0" w:space="0" w:color="auto"/>
              </w:divBdr>
            </w:div>
            <w:div w:id="896890626">
              <w:marLeft w:val="0"/>
              <w:marRight w:val="0"/>
              <w:marTop w:val="0"/>
              <w:marBottom w:val="0"/>
              <w:divBdr>
                <w:top w:val="none" w:sz="0" w:space="0" w:color="auto"/>
                <w:left w:val="none" w:sz="0" w:space="0" w:color="auto"/>
                <w:bottom w:val="none" w:sz="0" w:space="0" w:color="auto"/>
                <w:right w:val="none" w:sz="0" w:space="0" w:color="auto"/>
              </w:divBdr>
            </w:div>
            <w:div w:id="911424604">
              <w:marLeft w:val="0"/>
              <w:marRight w:val="0"/>
              <w:marTop w:val="0"/>
              <w:marBottom w:val="0"/>
              <w:divBdr>
                <w:top w:val="none" w:sz="0" w:space="0" w:color="auto"/>
                <w:left w:val="none" w:sz="0" w:space="0" w:color="auto"/>
                <w:bottom w:val="none" w:sz="0" w:space="0" w:color="auto"/>
                <w:right w:val="none" w:sz="0" w:space="0" w:color="auto"/>
              </w:divBdr>
            </w:div>
            <w:div w:id="1018506237">
              <w:marLeft w:val="0"/>
              <w:marRight w:val="0"/>
              <w:marTop w:val="0"/>
              <w:marBottom w:val="0"/>
              <w:divBdr>
                <w:top w:val="none" w:sz="0" w:space="0" w:color="auto"/>
                <w:left w:val="none" w:sz="0" w:space="0" w:color="auto"/>
                <w:bottom w:val="none" w:sz="0" w:space="0" w:color="auto"/>
                <w:right w:val="none" w:sz="0" w:space="0" w:color="auto"/>
              </w:divBdr>
            </w:div>
            <w:div w:id="1273511377">
              <w:marLeft w:val="0"/>
              <w:marRight w:val="0"/>
              <w:marTop w:val="0"/>
              <w:marBottom w:val="0"/>
              <w:divBdr>
                <w:top w:val="none" w:sz="0" w:space="0" w:color="auto"/>
                <w:left w:val="none" w:sz="0" w:space="0" w:color="auto"/>
                <w:bottom w:val="none" w:sz="0" w:space="0" w:color="auto"/>
                <w:right w:val="none" w:sz="0" w:space="0" w:color="auto"/>
              </w:divBdr>
            </w:div>
            <w:div w:id="1777022170">
              <w:marLeft w:val="0"/>
              <w:marRight w:val="0"/>
              <w:marTop w:val="0"/>
              <w:marBottom w:val="0"/>
              <w:divBdr>
                <w:top w:val="none" w:sz="0" w:space="0" w:color="auto"/>
                <w:left w:val="none" w:sz="0" w:space="0" w:color="auto"/>
                <w:bottom w:val="none" w:sz="0" w:space="0" w:color="auto"/>
                <w:right w:val="none" w:sz="0" w:space="0" w:color="auto"/>
              </w:divBdr>
            </w:div>
            <w:div w:id="1934629510">
              <w:marLeft w:val="0"/>
              <w:marRight w:val="0"/>
              <w:marTop w:val="0"/>
              <w:marBottom w:val="0"/>
              <w:divBdr>
                <w:top w:val="none" w:sz="0" w:space="0" w:color="auto"/>
                <w:left w:val="none" w:sz="0" w:space="0" w:color="auto"/>
                <w:bottom w:val="none" w:sz="0" w:space="0" w:color="auto"/>
                <w:right w:val="none" w:sz="0" w:space="0" w:color="auto"/>
              </w:divBdr>
            </w:div>
            <w:div w:id="1992978548">
              <w:marLeft w:val="0"/>
              <w:marRight w:val="0"/>
              <w:marTop w:val="0"/>
              <w:marBottom w:val="0"/>
              <w:divBdr>
                <w:top w:val="none" w:sz="0" w:space="0" w:color="auto"/>
                <w:left w:val="none" w:sz="0" w:space="0" w:color="auto"/>
                <w:bottom w:val="none" w:sz="0" w:space="0" w:color="auto"/>
                <w:right w:val="none" w:sz="0" w:space="0" w:color="auto"/>
              </w:divBdr>
            </w:div>
            <w:div w:id="2140564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892178">
      <w:bodyDiv w:val="1"/>
      <w:marLeft w:val="0"/>
      <w:marRight w:val="0"/>
      <w:marTop w:val="0"/>
      <w:marBottom w:val="0"/>
      <w:divBdr>
        <w:top w:val="none" w:sz="0" w:space="0" w:color="auto"/>
        <w:left w:val="none" w:sz="0" w:space="0" w:color="auto"/>
        <w:bottom w:val="none" w:sz="0" w:space="0" w:color="auto"/>
        <w:right w:val="none" w:sz="0" w:space="0" w:color="auto"/>
      </w:divBdr>
    </w:div>
    <w:div w:id="1406225383">
      <w:bodyDiv w:val="1"/>
      <w:marLeft w:val="0"/>
      <w:marRight w:val="0"/>
      <w:marTop w:val="0"/>
      <w:marBottom w:val="0"/>
      <w:divBdr>
        <w:top w:val="none" w:sz="0" w:space="0" w:color="auto"/>
        <w:left w:val="none" w:sz="0" w:space="0" w:color="auto"/>
        <w:bottom w:val="none" w:sz="0" w:space="0" w:color="auto"/>
        <w:right w:val="none" w:sz="0" w:space="0" w:color="auto"/>
      </w:divBdr>
    </w:div>
    <w:div w:id="1408920940">
      <w:bodyDiv w:val="1"/>
      <w:marLeft w:val="0"/>
      <w:marRight w:val="0"/>
      <w:marTop w:val="0"/>
      <w:marBottom w:val="0"/>
      <w:divBdr>
        <w:top w:val="none" w:sz="0" w:space="0" w:color="auto"/>
        <w:left w:val="none" w:sz="0" w:space="0" w:color="auto"/>
        <w:bottom w:val="none" w:sz="0" w:space="0" w:color="auto"/>
        <w:right w:val="none" w:sz="0" w:space="0" w:color="auto"/>
      </w:divBdr>
    </w:div>
    <w:div w:id="1419667678">
      <w:bodyDiv w:val="1"/>
      <w:marLeft w:val="0"/>
      <w:marRight w:val="0"/>
      <w:marTop w:val="0"/>
      <w:marBottom w:val="0"/>
      <w:divBdr>
        <w:top w:val="none" w:sz="0" w:space="0" w:color="auto"/>
        <w:left w:val="none" w:sz="0" w:space="0" w:color="auto"/>
        <w:bottom w:val="none" w:sz="0" w:space="0" w:color="auto"/>
        <w:right w:val="none" w:sz="0" w:space="0" w:color="auto"/>
      </w:divBdr>
    </w:div>
    <w:div w:id="1434014759">
      <w:bodyDiv w:val="1"/>
      <w:marLeft w:val="0"/>
      <w:marRight w:val="0"/>
      <w:marTop w:val="0"/>
      <w:marBottom w:val="0"/>
      <w:divBdr>
        <w:top w:val="none" w:sz="0" w:space="0" w:color="auto"/>
        <w:left w:val="none" w:sz="0" w:space="0" w:color="auto"/>
        <w:bottom w:val="none" w:sz="0" w:space="0" w:color="auto"/>
        <w:right w:val="none" w:sz="0" w:space="0" w:color="auto"/>
      </w:divBdr>
    </w:div>
    <w:div w:id="1437671057">
      <w:bodyDiv w:val="1"/>
      <w:marLeft w:val="0"/>
      <w:marRight w:val="0"/>
      <w:marTop w:val="0"/>
      <w:marBottom w:val="0"/>
      <w:divBdr>
        <w:top w:val="none" w:sz="0" w:space="0" w:color="auto"/>
        <w:left w:val="none" w:sz="0" w:space="0" w:color="auto"/>
        <w:bottom w:val="none" w:sz="0" w:space="0" w:color="auto"/>
        <w:right w:val="none" w:sz="0" w:space="0" w:color="auto"/>
      </w:divBdr>
    </w:div>
    <w:div w:id="1473136727">
      <w:bodyDiv w:val="1"/>
      <w:marLeft w:val="0"/>
      <w:marRight w:val="0"/>
      <w:marTop w:val="0"/>
      <w:marBottom w:val="0"/>
      <w:divBdr>
        <w:top w:val="none" w:sz="0" w:space="0" w:color="auto"/>
        <w:left w:val="none" w:sz="0" w:space="0" w:color="auto"/>
        <w:bottom w:val="none" w:sz="0" w:space="0" w:color="auto"/>
        <w:right w:val="none" w:sz="0" w:space="0" w:color="auto"/>
      </w:divBdr>
    </w:div>
    <w:div w:id="1495531989">
      <w:bodyDiv w:val="1"/>
      <w:marLeft w:val="0"/>
      <w:marRight w:val="0"/>
      <w:marTop w:val="0"/>
      <w:marBottom w:val="0"/>
      <w:divBdr>
        <w:top w:val="none" w:sz="0" w:space="0" w:color="auto"/>
        <w:left w:val="none" w:sz="0" w:space="0" w:color="auto"/>
        <w:bottom w:val="none" w:sz="0" w:space="0" w:color="auto"/>
        <w:right w:val="none" w:sz="0" w:space="0" w:color="auto"/>
      </w:divBdr>
    </w:div>
    <w:div w:id="1504857393">
      <w:bodyDiv w:val="1"/>
      <w:marLeft w:val="0"/>
      <w:marRight w:val="0"/>
      <w:marTop w:val="0"/>
      <w:marBottom w:val="0"/>
      <w:divBdr>
        <w:top w:val="none" w:sz="0" w:space="0" w:color="auto"/>
        <w:left w:val="none" w:sz="0" w:space="0" w:color="auto"/>
        <w:bottom w:val="none" w:sz="0" w:space="0" w:color="auto"/>
        <w:right w:val="none" w:sz="0" w:space="0" w:color="auto"/>
      </w:divBdr>
    </w:div>
    <w:div w:id="1548882620">
      <w:bodyDiv w:val="1"/>
      <w:marLeft w:val="0"/>
      <w:marRight w:val="0"/>
      <w:marTop w:val="0"/>
      <w:marBottom w:val="0"/>
      <w:divBdr>
        <w:top w:val="none" w:sz="0" w:space="0" w:color="auto"/>
        <w:left w:val="none" w:sz="0" w:space="0" w:color="auto"/>
        <w:bottom w:val="none" w:sz="0" w:space="0" w:color="auto"/>
        <w:right w:val="none" w:sz="0" w:space="0" w:color="auto"/>
      </w:divBdr>
      <w:divsChild>
        <w:div w:id="47388873">
          <w:marLeft w:val="0"/>
          <w:marRight w:val="0"/>
          <w:marTop w:val="0"/>
          <w:marBottom w:val="0"/>
          <w:divBdr>
            <w:top w:val="none" w:sz="0" w:space="0" w:color="auto"/>
            <w:left w:val="none" w:sz="0" w:space="0" w:color="auto"/>
            <w:bottom w:val="none" w:sz="0" w:space="0" w:color="auto"/>
            <w:right w:val="none" w:sz="0" w:space="0" w:color="auto"/>
          </w:divBdr>
          <w:divsChild>
            <w:div w:id="861674840">
              <w:marLeft w:val="0"/>
              <w:marRight w:val="0"/>
              <w:marTop w:val="0"/>
              <w:marBottom w:val="0"/>
              <w:divBdr>
                <w:top w:val="none" w:sz="0" w:space="0" w:color="auto"/>
                <w:left w:val="none" w:sz="0" w:space="0" w:color="auto"/>
                <w:bottom w:val="none" w:sz="0" w:space="0" w:color="auto"/>
                <w:right w:val="none" w:sz="0" w:space="0" w:color="auto"/>
              </w:divBdr>
            </w:div>
            <w:div w:id="1194727725">
              <w:marLeft w:val="0"/>
              <w:marRight w:val="0"/>
              <w:marTop w:val="0"/>
              <w:marBottom w:val="0"/>
              <w:divBdr>
                <w:top w:val="none" w:sz="0" w:space="0" w:color="auto"/>
                <w:left w:val="none" w:sz="0" w:space="0" w:color="auto"/>
                <w:bottom w:val="none" w:sz="0" w:space="0" w:color="auto"/>
                <w:right w:val="none" w:sz="0" w:space="0" w:color="auto"/>
              </w:divBdr>
            </w:div>
            <w:div w:id="1254898096">
              <w:marLeft w:val="0"/>
              <w:marRight w:val="0"/>
              <w:marTop w:val="0"/>
              <w:marBottom w:val="0"/>
              <w:divBdr>
                <w:top w:val="none" w:sz="0" w:space="0" w:color="auto"/>
                <w:left w:val="none" w:sz="0" w:space="0" w:color="auto"/>
                <w:bottom w:val="none" w:sz="0" w:space="0" w:color="auto"/>
                <w:right w:val="none" w:sz="0" w:space="0" w:color="auto"/>
              </w:divBdr>
            </w:div>
            <w:div w:id="1544825715">
              <w:marLeft w:val="0"/>
              <w:marRight w:val="0"/>
              <w:marTop w:val="0"/>
              <w:marBottom w:val="0"/>
              <w:divBdr>
                <w:top w:val="none" w:sz="0" w:space="0" w:color="auto"/>
                <w:left w:val="none" w:sz="0" w:space="0" w:color="auto"/>
                <w:bottom w:val="none" w:sz="0" w:space="0" w:color="auto"/>
                <w:right w:val="none" w:sz="0" w:space="0" w:color="auto"/>
              </w:divBdr>
            </w:div>
            <w:div w:id="1551649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154711">
      <w:bodyDiv w:val="1"/>
      <w:marLeft w:val="0"/>
      <w:marRight w:val="0"/>
      <w:marTop w:val="0"/>
      <w:marBottom w:val="0"/>
      <w:divBdr>
        <w:top w:val="none" w:sz="0" w:space="0" w:color="auto"/>
        <w:left w:val="none" w:sz="0" w:space="0" w:color="auto"/>
        <w:bottom w:val="none" w:sz="0" w:space="0" w:color="auto"/>
        <w:right w:val="none" w:sz="0" w:space="0" w:color="auto"/>
      </w:divBdr>
    </w:div>
    <w:div w:id="1555266489">
      <w:bodyDiv w:val="1"/>
      <w:marLeft w:val="0"/>
      <w:marRight w:val="0"/>
      <w:marTop w:val="0"/>
      <w:marBottom w:val="0"/>
      <w:divBdr>
        <w:top w:val="none" w:sz="0" w:space="0" w:color="auto"/>
        <w:left w:val="none" w:sz="0" w:space="0" w:color="auto"/>
        <w:bottom w:val="none" w:sz="0" w:space="0" w:color="auto"/>
        <w:right w:val="none" w:sz="0" w:space="0" w:color="auto"/>
      </w:divBdr>
      <w:divsChild>
        <w:div w:id="1488857327">
          <w:marLeft w:val="0"/>
          <w:marRight w:val="0"/>
          <w:marTop w:val="0"/>
          <w:marBottom w:val="0"/>
          <w:divBdr>
            <w:top w:val="none" w:sz="0" w:space="0" w:color="auto"/>
            <w:left w:val="none" w:sz="0" w:space="0" w:color="auto"/>
            <w:bottom w:val="none" w:sz="0" w:space="0" w:color="auto"/>
            <w:right w:val="none" w:sz="0" w:space="0" w:color="auto"/>
          </w:divBdr>
          <w:divsChild>
            <w:div w:id="1394087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0597623">
      <w:bodyDiv w:val="1"/>
      <w:marLeft w:val="0"/>
      <w:marRight w:val="0"/>
      <w:marTop w:val="0"/>
      <w:marBottom w:val="0"/>
      <w:divBdr>
        <w:top w:val="none" w:sz="0" w:space="0" w:color="auto"/>
        <w:left w:val="none" w:sz="0" w:space="0" w:color="auto"/>
        <w:bottom w:val="none" w:sz="0" w:space="0" w:color="auto"/>
        <w:right w:val="none" w:sz="0" w:space="0" w:color="auto"/>
      </w:divBdr>
    </w:div>
    <w:div w:id="1594319415">
      <w:bodyDiv w:val="1"/>
      <w:marLeft w:val="0"/>
      <w:marRight w:val="0"/>
      <w:marTop w:val="0"/>
      <w:marBottom w:val="0"/>
      <w:divBdr>
        <w:top w:val="none" w:sz="0" w:space="0" w:color="auto"/>
        <w:left w:val="none" w:sz="0" w:space="0" w:color="auto"/>
        <w:bottom w:val="none" w:sz="0" w:space="0" w:color="auto"/>
        <w:right w:val="none" w:sz="0" w:space="0" w:color="auto"/>
      </w:divBdr>
    </w:div>
    <w:div w:id="1607928473">
      <w:bodyDiv w:val="1"/>
      <w:marLeft w:val="0"/>
      <w:marRight w:val="0"/>
      <w:marTop w:val="0"/>
      <w:marBottom w:val="0"/>
      <w:divBdr>
        <w:top w:val="none" w:sz="0" w:space="0" w:color="auto"/>
        <w:left w:val="none" w:sz="0" w:space="0" w:color="auto"/>
        <w:bottom w:val="none" w:sz="0" w:space="0" w:color="auto"/>
        <w:right w:val="none" w:sz="0" w:space="0" w:color="auto"/>
      </w:divBdr>
    </w:div>
    <w:div w:id="1628195410">
      <w:bodyDiv w:val="1"/>
      <w:marLeft w:val="0"/>
      <w:marRight w:val="0"/>
      <w:marTop w:val="0"/>
      <w:marBottom w:val="0"/>
      <w:divBdr>
        <w:top w:val="none" w:sz="0" w:space="0" w:color="auto"/>
        <w:left w:val="none" w:sz="0" w:space="0" w:color="auto"/>
        <w:bottom w:val="none" w:sz="0" w:space="0" w:color="auto"/>
        <w:right w:val="none" w:sz="0" w:space="0" w:color="auto"/>
      </w:divBdr>
    </w:div>
    <w:div w:id="1630086713">
      <w:bodyDiv w:val="1"/>
      <w:marLeft w:val="0"/>
      <w:marRight w:val="0"/>
      <w:marTop w:val="0"/>
      <w:marBottom w:val="0"/>
      <w:divBdr>
        <w:top w:val="none" w:sz="0" w:space="0" w:color="auto"/>
        <w:left w:val="none" w:sz="0" w:space="0" w:color="auto"/>
        <w:bottom w:val="none" w:sz="0" w:space="0" w:color="auto"/>
        <w:right w:val="none" w:sz="0" w:space="0" w:color="auto"/>
      </w:divBdr>
    </w:div>
    <w:div w:id="1662153714">
      <w:bodyDiv w:val="1"/>
      <w:marLeft w:val="0"/>
      <w:marRight w:val="0"/>
      <w:marTop w:val="0"/>
      <w:marBottom w:val="0"/>
      <w:divBdr>
        <w:top w:val="none" w:sz="0" w:space="0" w:color="auto"/>
        <w:left w:val="none" w:sz="0" w:space="0" w:color="auto"/>
        <w:bottom w:val="none" w:sz="0" w:space="0" w:color="auto"/>
        <w:right w:val="none" w:sz="0" w:space="0" w:color="auto"/>
      </w:divBdr>
      <w:divsChild>
        <w:div w:id="126632246">
          <w:marLeft w:val="0"/>
          <w:marRight w:val="0"/>
          <w:marTop w:val="0"/>
          <w:marBottom w:val="0"/>
          <w:divBdr>
            <w:top w:val="none" w:sz="0" w:space="0" w:color="auto"/>
            <w:left w:val="none" w:sz="0" w:space="0" w:color="auto"/>
            <w:bottom w:val="none" w:sz="0" w:space="0" w:color="auto"/>
            <w:right w:val="none" w:sz="0" w:space="0" w:color="auto"/>
          </w:divBdr>
        </w:div>
      </w:divsChild>
    </w:div>
    <w:div w:id="1677223022">
      <w:bodyDiv w:val="1"/>
      <w:marLeft w:val="0"/>
      <w:marRight w:val="0"/>
      <w:marTop w:val="0"/>
      <w:marBottom w:val="0"/>
      <w:divBdr>
        <w:top w:val="none" w:sz="0" w:space="0" w:color="auto"/>
        <w:left w:val="none" w:sz="0" w:space="0" w:color="auto"/>
        <w:bottom w:val="none" w:sz="0" w:space="0" w:color="auto"/>
        <w:right w:val="none" w:sz="0" w:space="0" w:color="auto"/>
      </w:divBdr>
    </w:div>
    <w:div w:id="1689327181">
      <w:bodyDiv w:val="1"/>
      <w:marLeft w:val="0"/>
      <w:marRight w:val="0"/>
      <w:marTop w:val="0"/>
      <w:marBottom w:val="0"/>
      <w:divBdr>
        <w:top w:val="none" w:sz="0" w:space="0" w:color="auto"/>
        <w:left w:val="none" w:sz="0" w:space="0" w:color="auto"/>
        <w:bottom w:val="none" w:sz="0" w:space="0" w:color="auto"/>
        <w:right w:val="none" w:sz="0" w:space="0" w:color="auto"/>
      </w:divBdr>
    </w:div>
    <w:div w:id="1703624798">
      <w:bodyDiv w:val="1"/>
      <w:marLeft w:val="0"/>
      <w:marRight w:val="0"/>
      <w:marTop w:val="0"/>
      <w:marBottom w:val="0"/>
      <w:divBdr>
        <w:top w:val="none" w:sz="0" w:space="0" w:color="auto"/>
        <w:left w:val="none" w:sz="0" w:space="0" w:color="auto"/>
        <w:bottom w:val="none" w:sz="0" w:space="0" w:color="auto"/>
        <w:right w:val="none" w:sz="0" w:space="0" w:color="auto"/>
      </w:divBdr>
    </w:div>
    <w:div w:id="1714962860">
      <w:bodyDiv w:val="1"/>
      <w:marLeft w:val="0"/>
      <w:marRight w:val="0"/>
      <w:marTop w:val="0"/>
      <w:marBottom w:val="0"/>
      <w:divBdr>
        <w:top w:val="none" w:sz="0" w:space="0" w:color="auto"/>
        <w:left w:val="none" w:sz="0" w:space="0" w:color="auto"/>
        <w:bottom w:val="none" w:sz="0" w:space="0" w:color="auto"/>
        <w:right w:val="none" w:sz="0" w:space="0" w:color="auto"/>
      </w:divBdr>
    </w:div>
    <w:div w:id="1744373650">
      <w:bodyDiv w:val="1"/>
      <w:marLeft w:val="0"/>
      <w:marRight w:val="0"/>
      <w:marTop w:val="0"/>
      <w:marBottom w:val="0"/>
      <w:divBdr>
        <w:top w:val="none" w:sz="0" w:space="0" w:color="auto"/>
        <w:left w:val="none" w:sz="0" w:space="0" w:color="auto"/>
        <w:bottom w:val="none" w:sz="0" w:space="0" w:color="auto"/>
        <w:right w:val="none" w:sz="0" w:space="0" w:color="auto"/>
      </w:divBdr>
    </w:div>
    <w:div w:id="1753240188">
      <w:bodyDiv w:val="1"/>
      <w:marLeft w:val="0"/>
      <w:marRight w:val="0"/>
      <w:marTop w:val="0"/>
      <w:marBottom w:val="0"/>
      <w:divBdr>
        <w:top w:val="none" w:sz="0" w:space="0" w:color="auto"/>
        <w:left w:val="none" w:sz="0" w:space="0" w:color="auto"/>
        <w:bottom w:val="none" w:sz="0" w:space="0" w:color="auto"/>
        <w:right w:val="none" w:sz="0" w:space="0" w:color="auto"/>
      </w:divBdr>
    </w:div>
    <w:div w:id="1780099882">
      <w:bodyDiv w:val="1"/>
      <w:marLeft w:val="0"/>
      <w:marRight w:val="0"/>
      <w:marTop w:val="0"/>
      <w:marBottom w:val="0"/>
      <w:divBdr>
        <w:top w:val="none" w:sz="0" w:space="0" w:color="auto"/>
        <w:left w:val="none" w:sz="0" w:space="0" w:color="auto"/>
        <w:bottom w:val="none" w:sz="0" w:space="0" w:color="auto"/>
        <w:right w:val="none" w:sz="0" w:space="0" w:color="auto"/>
      </w:divBdr>
      <w:divsChild>
        <w:div w:id="915356092">
          <w:marLeft w:val="0"/>
          <w:marRight w:val="0"/>
          <w:marTop w:val="0"/>
          <w:marBottom w:val="0"/>
          <w:divBdr>
            <w:top w:val="none" w:sz="0" w:space="0" w:color="auto"/>
            <w:left w:val="none" w:sz="0" w:space="0" w:color="auto"/>
            <w:bottom w:val="none" w:sz="0" w:space="0" w:color="auto"/>
            <w:right w:val="none" w:sz="0" w:space="0" w:color="auto"/>
          </w:divBdr>
          <w:divsChild>
            <w:div w:id="1396467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089392">
      <w:bodyDiv w:val="1"/>
      <w:marLeft w:val="0"/>
      <w:marRight w:val="0"/>
      <w:marTop w:val="0"/>
      <w:marBottom w:val="0"/>
      <w:divBdr>
        <w:top w:val="none" w:sz="0" w:space="0" w:color="auto"/>
        <w:left w:val="none" w:sz="0" w:space="0" w:color="auto"/>
        <w:bottom w:val="none" w:sz="0" w:space="0" w:color="auto"/>
        <w:right w:val="none" w:sz="0" w:space="0" w:color="auto"/>
      </w:divBdr>
    </w:div>
    <w:div w:id="1827893205">
      <w:bodyDiv w:val="1"/>
      <w:marLeft w:val="0"/>
      <w:marRight w:val="0"/>
      <w:marTop w:val="0"/>
      <w:marBottom w:val="0"/>
      <w:divBdr>
        <w:top w:val="none" w:sz="0" w:space="0" w:color="auto"/>
        <w:left w:val="none" w:sz="0" w:space="0" w:color="auto"/>
        <w:bottom w:val="none" w:sz="0" w:space="0" w:color="auto"/>
        <w:right w:val="none" w:sz="0" w:space="0" w:color="auto"/>
      </w:divBdr>
    </w:div>
    <w:div w:id="1832453283">
      <w:bodyDiv w:val="1"/>
      <w:marLeft w:val="0"/>
      <w:marRight w:val="0"/>
      <w:marTop w:val="0"/>
      <w:marBottom w:val="0"/>
      <w:divBdr>
        <w:top w:val="none" w:sz="0" w:space="0" w:color="auto"/>
        <w:left w:val="none" w:sz="0" w:space="0" w:color="auto"/>
        <w:bottom w:val="none" w:sz="0" w:space="0" w:color="auto"/>
        <w:right w:val="none" w:sz="0" w:space="0" w:color="auto"/>
      </w:divBdr>
    </w:div>
    <w:div w:id="1839425127">
      <w:bodyDiv w:val="1"/>
      <w:marLeft w:val="0"/>
      <w:marRight w:val="0"/>
      <w:marTop w:val="0"/>
      <w:marBottom w:val="0"/>
      <w:divBdr>
        <w:top w:val="none" w:sz="0" w:space="0" w:color="auto"/>
        <w:left w:val="none" w:sz="0" w:space="0" w:color="auto"/>
        <w:bottom w:val="none" w:sz="0" w:space="0" w:color="auto"/>
        <w:right w:val="none" w:sz="0" w:space="0" w:color="auto"/>
      </w:divBdr>
    </w:div>
    <w:div w:id="1877497334">
      <w:bodyDiv w:val="1"/>
      <w:marLeft w:val="0"/>
      <w:marRight w:val="0"/>
      <w:marTop w:val="0"/>
      <w:marBottom w:val="0"/>
      <w:divBdr>
        <w:top w:val="none" w:sz="0" w:space="0" w:color="auto"/>
        <w:left w:val="none" w:sz="0" w:space="0" w:color="auto"/>
        <w:bottom w:val="none" w:sz="0" w:space="0" w:color="auto"/>
        <w:right w:val="none" w:sz="0" w:space="0" w:color="auto"/>
      </w:divBdr>
    </w:div>
    <w:div w:id="1888908957">
      <w:bodyDiv w:val="1"/>
      <w:marLeft w:val="0"/>
      <w:marRight w:val="0"/>
      <w:marTop w:val="0"/>
      <w:marBottom w:val="0"/>
      <w:divBdr>
        <w:top w:val="none" w:sz="0" w:space="0" w:color="auto"/>
        <w:left w:val="none" w:sz="0" w:space="0" w:color="auto"/>
        <w:bottom w:val="none" w:sz="0" w:space="0" w:color="auto"/>
        <w:right w:val="none" w:sz="0" w:space="0" w:color="auto"/>
      </w:divBdr>
    </w:div>
    <w:div w:id="1892112714">
      <w:bodyDiv w:val="1"/>
      <w:marLeft w:val="0"/>
      <w:marRight w:val="0"/>
      <w:marTop w:val="0"/>
      <w:marBottom w:val="0"/>
      <w:divBdr>
        <w:top w:val="none" w:sz="0" w:space="0" w:color="auto"/>
        <w:left w:val="none" w:sz="0" w:space="0" w:color="auto"/>
        <w:bottom w:val="none" w:sz="0" w:space="0" w:color="auto"/>
        <w:right w:val="none" w:sz="0" w:space="0" w:color="auto"/>
      </w:divBdr>
      <w:divsChild>
        <w:div w:id="1946382050">
          <w:marLeft w:val="0"/>
          <w:marRight w:val="0"/>
          <w:marTop w:val="0"/>
          <w:marBottom w:val="0"/>
          <w:divBdr>
            <w:top w:val="none" w:sz="0" w:space="0" w:color="auto"/>
            <w:left w:val="none" w:sz="0" w:space="0" w:color="auto"/>
            <w:bottom w:val="none" w:sz="0" w:space="0" w:color="auto"/>
            <w:right w:val="none" w:sz="0" w:space="0" w:color="auto"/>
          </w:divBdr>
        </w:div>
        <w:div w:id="2029091167">
          <w:marLeft w:val="0"/>
          <w:marRight w:val="0"/>
          <w:marTop w:val="0"/>
          <w:marBottom w:val="0"/>
          <w:divBdr>
            <w:top w:val="none" w:sz="0" w:space="0" w:color="auto"/>
            <w:left w:val="none" w:sz="0" w:space="0" w:color="auto"/>
            <w:bottom w:val="none" w:sz="0" w:space="0" w:color="auto"/>
            <w:right w:val="none" w:sz="0" w:space="0" w:color="auto"/>
          </w:divBdr>
        </w:div>
      </w:divsChild>
    </w:div>
    <w:div w:id="1921913355">
      <w:bodyDiv w:val="1"/>
      <w:marLeft w:val="0"/>
      <w:marRight w:val="0"/>
      <w:marTop w:val="0"/>
      <w:marBottom w:val="0"/>
      <w:divBdr>
        <w:top w:val="none" w:sz="0" w:space="0" w:color="auto"/>
        <w:left w:val="none" w:sz="0" w:space="0" w:color="auto"/>
        <w:bottom w:val="none" w:sz="0" w:space="0" w:color="auto"/>
        <w:right w:val="none" w:sz="0" w:space="0" w:color="auto"/>
      </w:divBdr>
    </w:div>
    <w:div w:id="1974212042">
      <w:bodyDiv w:val="1"/>
      <w:marLeft w:val="0"/>
      <w:marRight w:val="0"/>
      <w:marTop w:val="0"/>
      <w:marBottom w:val="0"/>
      <w:divBdr>
        <w:top w:val="none" w:sz="0" w:space="0" w:color="auto"/>
        <w:left w:val="none" w:sz="0" w:space="0" w:color="auto"/>
        <w:bottom w:val="none" w:sz="0" w:space="0" w:color="auto"/>
        <w:right w:val="none" w:sz="0" w:space="0" w:color="auto"/>
      </w:divBdr>
      <w:divsChild>
        <w:div w:id="1695154819">
          <w:marLeft w:val="0"/>
          <w:marRight w:val="0"/>
          <w:marTop w:val="0"/>
          <w:marBottom w:val="0"/>
          <w:divBdr>
            <w:top w:val="none" w:sz="0" w:space="0" w:color="auto"/>
            <w:left w:val="none" w:sz="0" w:space="0" w:color="auto"/>
            <w:bottom w:val="none" w:sz="0" w:space="0" w:color="auto"/>
            <w:right w:val="none" w:sz="0" w:space="0" w:color="auto"/>
          </w:divBdr>
          <w:divsChild>
            <w:div w:id="1191604678">
              <w:marLeft w:val="0"/>
              <w:marRight w:val="0"/>
              <w:marTop w:val="0"/>
              <w:marBottom w:val="0"/>
              <w:divBdr>
                <w:top w:val="none" w:sz="0" w:space="0" w:color="auto"/>
                <w:left w:val="none" w:sz="0" w:space="0" w:color="auto"/>
                <w:bottom w:val="none" w:sz="0" w:space="0" w:color="auto"/>
                <w:right w:val="none" w:sz="0" w:space="0" w:color="auto"/>
              </w:divBdr>
            </w:div>
            <w:div w:id="1870992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832001">
      <w:bodyDiv w:val="1"/>
      <w:marLeft w:val="0"/>
      <w:marRight w:val="0"/>
      <w:marTop w:val="0"/>
      <w:marBottom w:val="0"/>
      <w:divBdr>
        <w:top w:val="none" w:sz="0" w:space="0" w:color="auto"/>
        <w:left w:val="none" w:sz="0" w:space="0" w:color="auto"/>
        <w:bottom w:val="none" w:sz="0" w:space="0" w:color="auto"/>
        <w:right w:val="none" w:sz="0" w:space="0" w:color="auto"/>
      </w:divBdr>
    </w:div>
    <w:div w:id="1980768587">
      <w:bodyDiv w:val="1"/>
      <w:marLeft w:val="0"/>
      <w:marRight w:val="0"/>
      <w:marTop w:val="0"/>
      <w:marBottom w:val="0"/>
      <w:divBdr>
        <w:top w:val="none" w:sz="0" w:space="0" w:color="auto"/>
        <w:left w:val="none" w:sz="0" w:space="0" w:color="auto"/>
        <w:bottom w:val="none" w:sz="0" w:space="0" w:color="auto"/>
        <w:right w:val="none" w:sz="0" w:space="0" w:color="auto"/>
      </w:divBdr>
    </w:div>
    <w:div w:id="2074157803">
      <w:bodyDiv w:val="1"/>
      <w:marLeft w:val="0"/>
      <w:marRight w:val="0"/>
      <w:marTop w:val="0"/>
      <w:marBottom w:val="0"/>
      <w:divBdr>
        <w:top w:val="none" w:sz="0" w:space="0" w:color="auto"/>
        <w:left w:val="none" w:sz="0" w:space="0" w:color="auto"/>
        <w:bottom w:val="none" w:sz="0" w:space="0" w:color="auto"/>
        <w:right w:val="none" w:sz="0" w:space="0" w:color="auto"/>
      </w:divBdr>
    </w:div>
    <w:div w:id="2098554829">
      <w:bodyDiv w:val="1"/>
      <w:marLeft w:val="0"/>
      <w:marRight w:val="0"/>
      <w:marTop w:val="0"/>
      <w:marBottom w:val="0"/>
      <w:divBdr>
        <w:top w:val="none" w:sz="0" w:space="0" w:color="auto"/>
        <w:left w:val="none" w:sz="0" w:space="0" w:color="auto"/>
        <w:bottom w:val="none" w:sz="0" w:space="0" w:color="auto"/>
        <w:right w:val="none" w:sz="0" w:space="0" w:color="auto"/>
      </w:divBdr>
    </w:div>
    <w:div w:id="2108384526">
      <w:bodyDiv w:val="1"/>
      <w:marLeft w:val="0"/>
      <w:marRight w:val="0"/>
      <w:marTop w:val="0"/>
      <w:marBottom w:val="0"/>
      <w:divBdr>
        <w:top w:val="none" w:sz="0" w:space="0" w:color="auto"/>
        <w:left w:val="none" w:sz="0" w:space="0" w:color="auto"/>
        <w:bottom w:val="none" w:sz="0" w:space="0" w:color="auto"/>
        <w:right w:val="none" w:sz="0" w:space="0" w:color="auto"/>
      </w:divBdr>
      <w:divsChild>
        <w:div w:id="365565201">
          <w:blockQuote w:val="1"/>
          <w:marLeft w:val="96"/>
          <w:marRight w:val="0"/>
          <w:marTop w:val="0"/>
          <w:marBottom w:val="0"/>
          <w:divBdr>
            <w:top w:val="none" w:sz="0" w:space="0" w:color="auto"/>
            <w:left w:val="single" w:sz="6" w:space="6" w:color="CCCCCC"/>
            <w:bottom w:val="none" w:sz="0" w:space="0" w:color="auto"/>
            <w:right w:val="none" w:sz="0" w:space="0" w:color="auto"/>
          </w:divBdr>
        </w:div>
        <w:div w:id="1068385989">
          <w:marLeft w:val="0"/>
          <w:marRight w:val="0"/>
          <w:marTop w:val="0"/>
          <w:marBottom w:val="0"/>
          <w:divBdr>
            <w:top w:val="none" w:sz="0" w:space="0" w:color="auto"/>
            <w:left w:val="none" w:sz="0" w:space="0" w:color="auto"/>
            <w:bottom w:val="none" w:sz="0" w:space="0" w:color="auto"/>
            <w:right w:val="none" w:sz="0" w:space="0" w:color="auto"/>
          </w:divBdr>
        </w:div>
      </w:divsChild>
    </w:div>
    <w:div w:id="2111046187">
      <w:bodyDiv w:val="1"/>
      <w:marLeft w:val="0"/>
      <w:marRight w:val="0"/>
      <w:marTop w:val="0"/>
      <w:marBottom w:val="0"/>
      <w:divBdr>
        <w:top w:val="none" w:sz="0" w:space="0" w:color="auto"/>
        <w:left w:val="none" w:sz="0" w:space="0" w:color="auto"/>
        <w:bottom w:val="none" w:sz="0" w:space="0" w:color="auto"/>
        <w:right w:val="none" w:sz="0" w:space="0" w:color="auto"/>
      </w:divBdr>
    </w:div>
    <w:div w:id="2145614842">
      <w:bodyDiv w:val="1"/>
      <w:marLeft w:val="0"/>
      <w:marRight w:val="0"/>
      <w:marTop w:val="0"/>
      <w:marBottom w:val="0"/>
      <w:divBdr>
        <w:top w:val="none" w:sz="0" w:space="0" w:color="auto"/>
        <w:left w:val="none" w:sz="0" w:space="0" w:color="auto"/>
        <w:bottom w:val="none" w:sz="0" w:space="0" w:color="auto"/>
        <w:right w:val="none" w:sz="0" w:space="0" w:color="auto"/>
      </w:divBdr>
      <w:divsChild>
        <w:div w:id="1943414765">
          <w:blockQuote w:val="1"/>
          <w:marLeft w:val="96"/>
          <w:marRight w:val="0"/>
          <w:marTop w:val="0"/>
          <w:marBottom w:val="0"/>
          <w:divBdr>
            <w:top w:val="none" w:sz="0" w:space="0" w:color="auto"/>
            <w:left w:val="single" w:sz="6" w:space="6" w:color="CCCCCC"/>
            <w:bottom w:val="none" w:sz="0" w:space="0" w:color="auto"/>
            <w:right w:val="none" w:sz="0" w:space="0" w:color="auto"/>
          </w:divBdr>
        </w:div>
        <w:div w:id="132280652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comments.xml.rels><?xml version="1.0" encoding="UTF-8" standalone="yes"?>
<Relationships xmlns="http://schemas.openxmlformats.org/package/2006/relationships"><Relationship Id="rId1" Type="http://schemas.openxmlformats.org/officeDocument/2006/relationships/hyperlink" Target="http://publib.boulder.ibm.com/infocenter/iisinfsv/v8r7/index.jsp?topic=%2Fcom.ibm.swg.im.iis.ds.parjob.adref.doc%2Ftopics%2Fr_deeadvrf_The_modify_Operator_and_Nulls.html" TargetMode="External"/></Relationship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oleObject" Target="embeddings/oleObject1.bin"/><Relationship Id="rId26" Type="http://schemas.openxmlformats.org/officeDocument/2006/relationships/hyperlink" Target="file:///C:\Documents%20and%20Settings\Administrator\My%20Documents\$user\Xpath\XPath%20Functions\XQuery%201.0%20and%20XPath%202.0%20Functions%20and%20Operators.htm" TargetMode="External"/><Relationship Id="rId39" Type="http://schemas.openxmlformats.org/officeDocument/2006/relationships/hyperlink" Target="http://www.w3.org/TR/REC-xml-names/" TargetMode="External"/><Relationship Id="rId21" Type="http://schemas.openxmlformats.org/officeDocument/2006/relationships/hyperlink" Target="http://www.ogf.org/dfdl/%E2%80%9D" TargetMode="External"/><Relationship Id="rId34" Type="http://schemas.openxmlformats.org/officeDocument/2006/relationships/hyperlink" Target="http://www.w3.org/Consortium/Legal/ipr-notice" TargetMode="External"/><Relationship Id="rId42" Type="http://schemas.openxmlformats.org/officeDocument/2006/relationships/hyperlink" Target="http://www.w3.org/TR/xml-infoset" TargetMode="External"/><Relationship Id="rId47" Type="http://schemas.openxmlformats.org/officeDocument/2006/relationships/hyperlink" Target="http://www.ietf.org/rfc/rfc2119.txt" TargetMode="External"/><Relationship Id="rId50" Type="http://schemas.openxmlformats.org/officeDocument/2006/relationships/hyperlink" Target="http://collaboratory.emsl.pnl.gov/sam/bfd/" TargetMode="External"/><Relationship Id="rId55" Type="http://schemas.openxmlformats.org/officeDocument/2006/relationships/image" Target="media/image6.gif"/><Relationship Id="rId7" Type="http://schemas.openxmlformats.org/officeDocument/2006/relationships/webSettings" Target="webSettings.xml"/><Relationship Id="rId12" Type="http://schemas.openxmlformats.org/officeDocument/2006/relationships/header" Target="header2.xml"/><Relationship Id="rId17" Type="http://schemas.openxmlformats.org/officeDocument/2006/relationships/image" Target="media/image2.png"/><Relationship Id="rId25" Type="http://schemas.openxmlformats.org/officeDocument/2006/relationships/hyperlink" Target="file:///C:\Documents%20and%20Settings\Administrator\My%20Documents\$user\Xpath\XPath%20Functions\XQuery%201.0%20and%20XPath%202.0%20Functions%20and%20Operators.htm" TargetMode="External"/><Relationship Id="rId33" Type="http://schemas.openxmlformats.org/officeDocument/2006/relationships/hyperlink" Target="http://www.keio.ac.jp/" TargetMode="External"/><Relationship Id="rId38" Type="http://schemas.openxmlformats.org/officeDocument/2006/relationships/hyperlink" Target="http://www.w3.org/TR/xml11/" TargetMode="External"/><Relationship Id="rId46" Type="http://schemas.openxmlformats.org/officeDocument/2006/relationships/hyperlink" Target="http://www.w3.org/XML/Schema" TargetMode="External"/><Relationship Id="rId59"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1.jpeg"/><Relationship Id="rId20" Type="http://schemas.openxmlformats.org/officeDocument/2006/relationships/image" Target="media/image3.emf"/><Relationship Id="rId29" Type="http://schemas.openxmlformats.org/officeDocument/2006/relationships/hyperlink" Target="http://www.w3.org/Consortium/Legal/ipr-notice" TargetMode="External"/><Relationship Id="rId41" Type="http://schemas.openxmlformats.org/officeDocument/2006/relationships/hyperlink" Target="http://www.w3.org/TR/xpath20/" TargetMode="External"/><Relationship Id="rId54" Type="http://schemas.openxmlformats.org/officeDocument/2006/relationships/hyperlink" Target="http://dictionary.reference.com/browse/grammar"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1.xml"/><Relationship Id="rId24" Type="http://schemas.openxmlformats.org/officeDocument/2006/relationships/image" Target="media/image5.emf"/><Relationship Id="rId32" Type="http://schemas.openxmlformats.org/officeDocument/2006/relationships/hyperlink" Target="http://www.ercim.org/" TargetMode="External"/><Relationship Id="rId37" Type="http://schemas.openxmlformats.org/officeDocument/2006/relationships/hyperlink" Target="http://www.w3.org/TR/REC-xml" TargetMode="External"/><Relationship Id="rId40" Type="http://schemas.openxmlformats.org/officeDocument/2006/relationships/hyperlink" Target="http://www.w3.org/TR/xmlschema-1/" TargetMode="External"/><Relationship Id="rId45" Type="http://schemas.openxmlformats.org/officeDocument/2006/relationships/hyperlink" Target="http://www.iana.org/assignments/character-sets" TargetMode="External"/><Relationship Id="rId53" Type="http://schemas.openxmlformats.org/officeDocument/2006/relationships/hyperlink" Target="http://dictionary.reference.com/browse/productions" TargetMode="External"/><Relationship Id="rId58" Type="http://schemas.openxmlformats.org/officeDocument/2006/relationships/fontTable" Target="fontTable.xml"/><Relationship Id="rId5" Type="http://schemas.microsoft.com/office/2007/relationships/stylesWithEffects" Target="stylesWithEffects.xml"/><Relationship Id="rId15" Type="http://schemas.openxmlformats.org/officeDocument/2006/relationships/hyperlink" Target="http://www.w3.org/TR/xmlschema-2/" TargetMode="External"/><Relationship Id="rId23" Type="http://schemas.openxmlformats.org/officeDocument/2006/relationships/image" Target="media/image4.emf"/><Relationship Id="rId28" Type="http://schemas.openxmlformats.org/officeDocument/2006/relationships/hyperlink" Target="mailto:smh@uk.ibm.com" TargetMode="External"/><Relationship Id="rId36" Type="http://schemas.openxmlformats.org/officeDocument/2006/relationships/hyperlink" Target="http://www.w3.org/Consortium/Legal/copyright-documents" TargetMode="External"/><Relationship Id="rId49" Type="http://schemas.openxmlformats.org/officeDocument/2006/relationships/hyperlink" Target="http://www.cacr.caltech.edu/SDA/xsil/" TargetMode="External"/><Relationship Id="rId57" Type="http://schemas.openxmlformats.org/officeDocument/2006/relationships/footer" Target="footer2.xml"/><Relationship Id="rId10" Type="http://schemas.openxmlformats.org/officeDocument/2006/relationships/header" Target="header1.xml"/><Relationship Id="rId19" Type="http://schemas.openxmlformats.org/officeDocument/2006/relationships/oleObject" Target="embeddings/oleObject2.bin"/><Relationship Id="rId31" Type="http://schemas.openxmlformats.org/officeDocument/2006/relationships/hyperlink" Target="http://www.csail.mit.edu/" TargetMode="External"/><Relationship Id="rId44" Type="http://schemas.openxmlformats.org/officeDocument/2006/relationships/hyperlink" Target="http://icu.sourceforge.net/apiref/icu4c/classDecimalFormat.html" TargetMode="External"/><Relationship Id="rId52" Type="http://schemas.openxmlformats.org/officeDocument/2006/relationships/hyperlink" Target="http://dictionary.reference.com/browse/mutually-recursive" TargetMode="Externa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yperlink" Target="http://dataformat.org/dfdl-1.0" TargetMode="External"/><Relationship Id="rId22" Type="http://schemas.openxmlformats.org/officeDocument/2006/relationships/hyperlink" Target="http://www.icu-project.org/apiref/icu4c/classDecimalFormat.html" TargetMode="External"/><Relationship Id="rId27" Type="http://schemas.openxmlformats.org/officeDocument/2006/relationships/hyperlink" Target="file:///C:\Documents%20and%20Settings\Administrator\My%20Documents\$user\Xpath\XPath%20Functions\XQuery%201.0%20and%20XPath%202.0%20Functions%20and%20Operators.htm" TargetMode="External"/><Relationship Id="rId30" Type="http://schemas.openxmlformats.org/officeDocument/2006/relationships/hyperlink" Target="http://www.w3.org/" TargetMode="External"/><Relationship Id="rId35" Type="http://schemas.openxmlformats.org/officeDocument/2006/relationships/hyperlink" Target="http://www.w3.org/Consortium/Legal/ipr-notice" TargetMode="External"/><Relationship Id="rId43" Type="http://schemas.openxmlformats.org/officeDocument/2006/relationships/hyperlink" Target="http://www.unicode.org/" TargetMode="External"/><Relationship Id="rId48" Type="http://schemas.openxmlformats.org/officeDocument/2006/relationships/hyperlink" Target="http://www.omg.org/cgi-bin/doc?formal/2004-03-26" TargetMode="External"/><Relationship Id="rId56" Type="http://schemas.openxmlformats.org/officeDocument/2006/relationships/header" Target="header3.xml"/><Relationship Id="rId8" Type="http://schemas.openxmlformats.org/officeDocument/2006/relationships/footnotes" Target="footnotes.xml"/><Relationship Id="rId51" Type="http://schemas.openxmlformats.org/officeDocument/2006/relationships/hyperlink" Target="http://dictionary.reference.com/browse/parser" TargetMode="External"/><Relationship Id="rId3" Type="http://schemas.openxmlformats.org/officeDocument/2006/relationships/numbering" Target="numbering.xml"/></Relationships>
</file>

<file path=word/_rels/footer2.xml.rels><?xml version="1.0" encoding="UTF-8" standalone="yes"?>
<Relationships xmlns="http://schemas.openxmlformats.org/package/2006/relationships"><Relationship Id="rId1" Type="http://schemas.openxmlformats.org/officeDocument/2006/relationships/hyperlink" Target="mailto:dfdl-wg@ogf.org"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Administrator\My%20Documents\$user\DFDL\Spec\Merging\OGF_Document_Template_20071206.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3AAB440-4A2D-4AB1-BBBD-536C9AA3F3FD}">
  <ds:schemaRefs>
    <ds:schemaRef ds:uri="http://schemas.openxmlformats.org/officeDocument/2006/bibliography"/>
  </ds:schemaRefs>
</ds:datastoreItem>
</file>

<file path=customXml/itemProps2.xml><?xml version="1.0" encoding="utf-8"?>
<ds:datastoreItem xmlns:ds="http://schemas.openxmlformats.org/officeDocument/2006/customXml" ds:itemID="{61492EC2-FB10-43BF-B673-5AFD81D861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OGF_Document_Template_20071206.dot</Template>
  <TotalTime>239</TotalTime>
  <Pages>226</Pages>
  <Words>66603</Words>
  <Characters>501197</Characters>
  <Application>Microsoft Office Word</Application>
  <DocSecurity>0</DocSecurity>
  <Lines>4176</Lines>
  <Paragraphs>1133</Paragraphs>
  <ScaleCrop>false</ScaleCrop>
  <HeadingPairs>
    <vt:vector size="2" baseType="variant">
      <vt:variant>
        <vt:lpstr>Title</vt:lpstr>
      </vt:variant>
      <vt:variant>
        <vt:i4>1</vt:i4>
      </vt:variant>
    </vt:vector>
  </HeadingPairs>
  <TitlesOfParts>
    <vt:vector size="1" baseType="lpstr">
      <vt:lpstr/>
    </vt:vector>
  </TitlesOfParts>
  <Company>Open Grid Forum</Company>
  <LinksUpToDate>false</LinksUpToDate>
  <CharactersWithSpaces>566667</CharactersWithSpaces>
  <SharedDoc>false</SharedDoc>
  <HLinks>
    <vt:vector size="1374" baseType="variant">
      <vt:variant>
        <vt:i4>3407974</vt:i4>
      </vt:variant>
      <vt:variant>
        <vt:i4>1713</vt:i4>
      </vt:variant>
      <vt:variant>
        <vt:i4>0</vt:i4>
      </vt:variant>
      <vt:variant>
        <vt:i4>5</vt:i4>
      </vt:variant>
      <vt:variant>
        <vt:lpwstr>http://www.iana.org/time-zones</vt:lpwstr>
      </vt:variant>
      <vt:variant>
        <vt:lpwstr/>
      </vt:variant>
      <vt:variant>
        <vt:i4>6684719</vt:i4>
      </vt:variant>
      <vt:variant>
        <vt:i4>1710</vt:i4>
      </vt:variant>
      <vt:variant>
        <vt:i4>0</vt:i4>
      </vt:variant>
      <vt:variant>
        <vt:i4>5</vt:i4>
      </vt:variant>
      <vt:variant>
        <vt:lpwstr>http://dictionary.reference.com/browse/grammar</vt:lpwstr>
      </vt:variant>
      <vt:variant>
        <vt:lpwstr/>
      </vt:variant>
      <vt:variant>
        <vt:i4>8192035</vt:i4>
      </vt:variant>
      <vt:variant>
        <vt:i4>1707</vt:i4>
      </vt:variant>
      <vt:variant>
        <vt:i4>0</vt:i4>
      </vt:variant>
      <vt:variant>
        <vt:i4>5</vt:i4>
      </vt:variant>
      <vt:variant>
        <vt:lpwstr>http://dictionary.reference.com/browse/productions</vt:lpwstr>
      </vt:variant>
      <vt:variant>
        <vt:lpwstr/>
      </vt:variant>
      <vt:variant>
        <vt:i4>5439566</vt:i4>
      </vt:variant>
      <vt:variant>
        <vt:i4>1704</vt:i4>
      </vt:variant>
      <vt:variant>
        <vt:i4>0</vt:i4>
      </vt:variant>
      <vt:variant>
        <vt:i4>5</vt:i4>
      </vt:variant>
      <vt:variant>
        <vt:lpwstr>http://dictionary.reference.com/browse/mutually-recursive</vt:lpwstr>
      </vt:variant>
      <vt:variant>
        <vt:lpwstr/>
      </vt:variant>
      <vt:variant>
        <vt:i4>1572931</vt:i4>
      </vt:variant>
      <vt:variant>
        <vt:i4>1701</vt:i4>
      </vt:variant>
      <vt:variant>
        <vt:i4>0</vt:i4>
      </vt:variant>
      <vt:variant>
        <vt:i4>5</vt:i4>
      </vt:variant>
      <vt:variant>
        <vt:lpwstr>http://dictionary.reference.com/browse/parser</vt:lpwstr>
      </vt:variant>
      <vt:variant>
        <vt:lpwstr/>
      </vt:variant>
      <vt:variant>
        <vt:i4>2359354</vt:i4>
      </vt:variant>
      <vt:variant>
        <vt:i4>1698</vt:i4>
      </vt:variant>
      <vt:variant>
        <vt:i4>0</vt:i4>
      </vt:variant>
      <vt:variant>
        <vt:i4>5</vt:i4>
      </vt:variant>
      <vt:variant>
        <vt:lpwstr>http://perldoc.perl.org/perlre.html</vt:lpwstr>
      </vt:variant>
      <vt:variant>
        <vt:lpwstr>Extended-Patterns</vt:lpwstr>
      </vt:variant>
      <vt:variant>
        <vt:i4>6422566</vt:i4>
      </vt:variant>
      <vt:variant>
        <vt:i4>1695</vt:i4>
      </vt:variant>
      <vt:variant>
        <vt:i4>0</vt:i4>
      </vt:variant>
      <vt:variant>
        <vt:i4>5</vt:i4>
      </vt:variant>
      <vt:variant>
        <vt:lpwstr>http://collaboratory.emsl.pnl.gov/sam/bfd/</vt:lpwstr>
      </vt:variant>
      <vt:variant>
        <vt:lpwstr/>
      </vt:variant>
      <vt:variant>
        <vt:i4>4325458</vt:i4>
      </vt:variant>
      <vt:variant>
        <vt:i4>1692</vt:i4>
      </vt:variant>
      <vt:variant>
        <vt:i4>0</vt:i4>
      </vt:variant>
      <vt:variant>
        <vt:i4>5</vt:i4>
      </vt:variant>
      <vt:variant>
        <vt:lpwstr>http://www.cacr.caltech.edu/SDA/xsil/</vt:lpwstr>
      </vt:variant>
      <vt:variant>
        <vt:lpwstr/>
      </vt:variant>
      <vt:variant>
        <vt:i4>6226002</vt:i4>
      </vt:variant>
      <vt:variant>
        <vt:i4>1689</vt:i4>
      </vt:variant>
      <vt:variant>
        <vt:i4>0</vt:i4>
      </vt:variant>
      <vt:variant>
        <vt:i4>5</vt:i4>
      </vt:variant>
      <vt:variant>
        <vt:lpwstr>http://www.omg.org/cgi-bin/doc?formal/2004-03-26</vt:lpwstr>
      </vt:variant>
      <vt:variant>
        <vt:lpwstr/>
      </vt:variant>
      <vt:variant>
        <vt:i4>4128807</vt:i4>
      </vt:variant>
      <vt:variant>
        <vt:i4>1686</vt:i4>
      </vt:variant>
      <vt:variant>
        <vt:i4>0</vt:i4>
      </vt:variant>
      <vt:variant>
        <vt:i4>5</vt:i4>
      </vt:variant>
      <vt:variant>
        <vt:lpwstr>http://www.ietf.org/rfc/rfc2119.txt</vt:lpwstr>
      </vt:variant>
      <vt:variant>
        <vt:lpwstr/>
      </vt:variant>
      <vt:variant>
        <vt:i4>655369</vt:i4>
      </vt:variant>
      <vt:variant>
        <vt:i4>1683</vt:i4>
      </vt:variant>
      <vt:variant>
        <vt:i4>0</vt:i4>
      </vt:variant>
      <vt:variant>
        <vt:i4>5</vt:i4>
      </vt:variant>
      <vt:variant>
        <vt:lpwstr>http://www.w3.org/XML/Schema</vt:lpwstr>
      </vt:variant>
      <vt:variant>
        <vt:lpwstr/>
      </vt:variant>
      <vt:variant>
        <vt:i4>3276863</vt:i4>
      </vt:variant>
      <vt:variant>
        <vt:i4>1680</vt:i4>
      </vt:variant>
      <vt:variant>
        <vt:i4>0</vt:i4>
      </vt:variant>
      <vt:variant>
        <vt:i4>5</vt:i4>
      </vt:variant>
      <vt:variant>
        <vt:lpwstr>http://www.iana.org/assignments/character-sets</vt:lpwstr>
      </vt:variant>
      <vt:variant>
        <vt:lpwstr/>
      </vt:variant>
      <vt:variant>
        <vt:i4>6488143</vt:i4>
      </vt:variant>
      <vt:variant>
        <vt:i4>1677</vt:i4>
      </vt:variant>
      <vt:variant>
        <vt:i4>0</vt:i4>
      </vt:variant>
      <vt:variant>
        <vt:i4>5</vt:i4>
      </vt:variant>
      <vt:variant>
        <vt:lpwstr>http://icu.sourceforge.net/apiref/icu4c/classDecimalFormat.html</vt:lpwstr>
      </vt:variant>
      <vt:variant>
        <vt:lpwstr>_details</vt:lpwstr>
      </vt:variant>
      <vt:variant>
        <vt:i4>3473509</vt:i4>
      </vt:variant>
      <vt:variant>
        <vt:i4>1674</vt:i4>
      </vt:variant>
      <vt:variant>
        <vt:i4>0</vt:i4>
      </vt:variant>
      <vt:variant>
        <vt:i4>5</vt:i4>
      </vt:variant>
      <vt:variant>
        <vt:lpwstr>http://www.unicode.org/</vt:lpwstr>
      </vt:variant>
      <vt:variant>
        <vt:lpwstr/>
      </vt:variant>
      <vt:variant>
        <vt:i4>4259860</vt:i4>
      </vt:variant>
      <vt:variant>
        <vt:i4>1671</vt:i4>
      </vt:variant>
      <vt:variant>
        <vt:i4>0</vt:i4>
      </vt:variant>
      <vt:variant>
        <vt:i4>5</vt:i4>
      </vt:variant>
      <vt:variant>
        <vt:lpwstr>http://www.w3.org/TR/xml-infoset</vt:lpwstr>
      </vt:variant>
      <vt:variant>
        <vt:lpwstr/>
      </vt:variant>
      <vt:variant>
        <vt:i4>1835014</vt:i4>
      </vt:variant>
      <vt:variant>
        <vt:i4>1668</vt:i4>
      </vt:variant>
      <vt:variant>
        <vt:i4>0</vt:i4>
      </vt:variant>
      <vt:variant>
        <vt:i4>5</vt:i4>
      </vt:variant>
      <vt:variant>
        <vt:lpwstr>http://www.w3.org/TR/xpath20/</vt:lpwstr>
      </vt:variant>
      <vt:variant>
        <vt:lpwstr/>
      </vt:variant>
      <vt:variant>
        <vt:i4>1835014</vt:i4>
      </vt:variant>
      <vt:variant>
        <vt:i4>1665</vt:i4>
      </vt:variant>
      <vt:variant>
        <vt:i4>0</vt:i4>
      </vt:variant>
      <vt:variant>
        <vt:i4>5</vt:i4>
      </vt:variant>
      <vt:variant>
        <vt:lpwstr>http://www.w3.org/TR/xmlschema-2/</vt:lpwstr>
      </vt:variant>
      <vt:variant>
        <vt:lpwstr/>
      </vt:variant>
      <vt:variant>
        <vt:i4>2031622</vt:i4>
      </vt:variant>
      <vt:variant>
        <vt:i4>1662</vt:i4>
      </vt:variant>
      <vt:variant>
        <vt:i4>0</vt:i4>
      </vt:variant>
      <vt:variant>
        <vt:i4>5</vt:i4>
      </vt:variant>
      <vt:variant>
        <vt:lpwstr>http://www.w3.org/TR/xmlschema-1/</vt:lpwstr>
      </vt:variant>
      <vt:variant>
        <vt:lpwstr/>
      </vt:variant>
      <vt:variant>
        <vt:i4>2031622</vt:i4>
      </vt:variant>
      <vt:variant>
        <vt:i4>1659</vt:i4>
      </vt:variant>
      <vt:variant>
        <vt:i4>0</vt:i4>
      </vt:variant>
      <vt:variant>
        <vt:i4>5</vt:i4>
      </vt:variant>
      <vt:variant>
        <vt:lpwstr>http://www.w3.org/TR/xmlschema-1/</vt:lpwstr>
      </vt:variant>
      <vt:variant>
        <vt:lpwstr/>
      </vt:variant>
      <vt:variant>
        <vt:i4>2621500</vt:i4>
      </vt:variant>
      <vt:variant>
        <vt:i4>1656</vt:i4>
      </vt:variant>
      <vt:variant>
        <vt:i4>0</vt:i4>
      </vt:variant>
      <vt:variant>
        <vt:i4>5</vt:i4>
      </vt:variant>
      <vt:variant>
        <vt:lpwstr>http://www.w3.org/TR/REC-xml-names/</vt:lpwstr>
      </vt:variant>
      <vt:variant>
        <vt:lpwstr/>
      </vt:variant>
      <vt:variant>
        <vt:i4>7864428</vt:i4>
      </vt:variant>
      <vt:variant>
        <vt:i4>1653</vt:i4>
      </vt:variant>
      <vt:variant>
        <vt:i4>0</vt:i4>
      </vt:variant>
      <vt:variant>
        <vt:i4>5</vt:i4>
      </vt:variant>
      <vt:variant>
        <vt:lpwstr>http://www.w3.org/TR/xml11/</vt:lpwstr>
      </vt:variant>
      <vt:variant>
        <vt:lpwstr/>
      </vt:variant>
      <vt:variant>
        <vt:i4>5767189</vt:i4>
      </vt:variant>
      <vt:variant>
        <vt:i4>1650</vt:i4>
      </vt:variant>
      <vt:variant>
        <vt:i4>0</vt:i4>
      </vt:variant>
      <vt:variant>
        <vt:i4>5</vt:i4>
      </vt:variant>
      <vt:variant>
        <vt:lpwstr>http://www.w3.org/TR/REC-xml</vt:lpwstr>
      </vt:variant>
      <vt:variant>
        <vt:lpwstr/>
      </vt:variant>
      <vt:variant>
        <vt:i4>2555965</vt:i4>
      </vt:variant>
      <vt:variant>
        <vt:i4>1647</vt:i4>
      </vt:variant>
      <vt:variant>
        <vt:i4>0</vt:i4>
      </vt:variant>
      <vt:variant>
        <vt:i4>5</vt:i4>
      </vt:variant>
      <vt:variant>
        <vt:lpwstr>http://www.w3.org/Consortium/Legal/copyright-documents</vt:lpwstr>
      </vt:variant>
      <vt:variant>
        <vt:lpwstr/>
      </vt:variant>
      <vt:variant>
        <vt:i4>5636153</vt:i4>
      </vt:variant>
      <vt:variant>
        <vt:i4>1644</vt:i4>
      </vt:variant>
      <vt:variant>
        <vt:i4>0</vt:i4>
      </vt:variant>
      <vt:variant>
        <vt:i4>5</vt:i4>
      </vt:variant>
      <vt:variant>
        <vt:lpwstr>http://www.w3.org/Consortium/Legal/ipr-notice</vt:lpwstr>
      </vt:variant>
      <vt:variant>
        <vt:lpwstr>W3C_Trademarks</vt:lpwstr>
      </vt:variant>
      <vt:variant>
        <vt:i4>7274567</vt:i4>
      </vt:variant>
      <vt:variant>
        <vt:i4>1641</vt:i4>
      </vt:variant>
      <vt:variant>
        <vt:i4>0</vt:i4>
      </vt:variant>
      <vt:variant>
        <vt:i4>5</vt:i4>
      </vt:variant>
      <vt:variant>
        <vt:lpwstr>http://www.w3.org/Consortium/Legal/ipr-notice</vt:lpwstr>
      </vt:variant>
      <vt:variant>
        <vt:lpwstr>Legal_Disclaimer</vt:lpwstr>
      </vt:variant>
      <vt:variant>
        <vt:i4>2162789</vt:i4>
      </vt:variant>
      <vt:variant>
        <vt:i4>1638</vt:i4>
      </vt:variant>
      <vt:variant>
        <vt:i4>0</vt:i4>
      </vt:variant>
      <vt:variant>
        <vt:i4>5</vt:i4>
      </vt:variant>
      <vt:variant>
        <vt:lpwstr>http://www.keio.ac.jp/</vt:lpwstr>
      </vt:variant>
      <vt:variant>
        <vt:lpwstr/>
      </vt:variant>
      <vt:variant>
        <vt:i4>4718615</vt:i4>
      </vt:variant>
      <vt:variant>
        <vt:i4>1635</vt:i4>
      </vt:variant>
      <vt:variant>
        <vt:i4>0</vt:i4>
      </vt:variant>
      <vt:variant>
        <vt:i4>5</vt:i4>
      </vt:variant>
      <vt:variant>
        <vt:lpwstr>http://www.ercim.org/</vt:lpwstr>
      </vt:variant>
      <vt:variant>
        <vt:lpwstr/>
      </vt:variant>
      <vt:variant>
        <vt:i4>4980807</vt:i4>
      </vt:variant>
      <vt:variant>
        <vt:i4>1632</vt:i4>
      </vt:variant>
      <vt:variant>
        <vt:i4>0</vt:i4>
      </vt:variant>
      <vt:variant>
        <vt:i4>5</vt:i4>
      </vt:variant>
      <vt:variant>
        <vt:lpwstr>http://www.csail.mit.edu/</vt:lpwstr>
      </vt:variant>
      <vt:variant>
        <vt:lpwstr/>
      </vt:variant>
      <vt:variant>
        <vt:i4>3080299</vt:i4>
      </vt:variant>
      <vt:variant>
        <vt:i4>1629</vt:i4>
      </vt:variant>
      <vt:variant>
        <vt:i4>0</vt:i4>
      </vt:variant>
      <vt:variant>
        <vt:i4>5</vt:i4>
      </vt:variant>
      <vt:variant>
        <vt:lpwstr>http://www.w3.org/</vt:lpwstr>
      </vt:variant>
      <vt:variant>
        <vt:lpwstr/>
      </vt:variant>
      <vt:variant>
        <vt:i4>5701713</vt:i4>
      </vt:variant>
      <vt:variant>
        <vt:i4>1626</vt:i4>
      </vt:variant>
      <vt:variant>
        <vt:i4>0</vt:i4>
      </vt:variant>
      <vt:variant>
        <vt:i4>5</vt:i4>
      </vt:variant>
      <vt:variant>
        <vt:lpwstr>http://www.w3.org/Consortium/Legal/ipr-notice</vt:lpwstr>
      </vt:variant>
      <vt:variant>
        <vt:lpwstr>Copyright</vt:lpwstr>
      </vt:variant>
      <vt:variant>
        <vt:i4>65643</vt:i4>
      </vt:variant>
      <vt:variant>
        <vt:i4>1623</vt:i4>
      </vt:variant>
      <vt:variant>
        <vt:i4>0</vt:i4>
      </vt:variant>
      <vt:variant>
        <vt:i4>5</vt:i4>
      </vt:variant>
      <vt:variant>
        <vt:lpwstr>mailto:smh@uk.ibm.com</vt:lpwstr>
      </vt:variant>
      <vt:variant>
        <vt:lpwstr/>
      </vt:variant>
      <vt:variant>
        <vt:i4>1179747</vt:i4>
      </vt:variant>
      <vt:variant>
        <vt:i4>1620</vt:i4>
      </vt:variant>
      <vt:variant>
        <vt:i4>0</vt:i4>
      </vt:variant>
      <vt:variant>
        <vt:i4>5</vt:i4>
      </vt:variant>
      <vt:variant>
        <vt:lpwstr>mailto:mbeckerle@OCO-INC.COM</vt:lpwstr>
      </vt:variant>
      <vt:variant>
        <vt:lpwstr/>
      </vt:variant>
      <vt:variant>
        <vt:i4>1245295</vt:i4>
      </vt:variant>
      <vt:variant>
        <vt:i4>1617</vt:i4>
      </vt:variant>
      <vt:variant>
        <vt:i4>0</vt:i4>
      </vt:variant>
      <vt:variant>
        <vt:i4>5</vt:i4>
      </vt:variant>
      <vt:variant>
        <vt:lpwstr>mailto:mbeckerle.dfdl@gmail.com</vt:lpwstr>
      </vt:variant>
      <vt:variant>
        <vt:lpwstr/>
      </vt:variant>
      <vt:variant>
        <vt:i4>7536640</vt:i4>
      </vt:variant>
      <vt:variant>
        <vt:i4>1614</vt:i4>
      </vt:variant>
      <vt:variant>
        <vt:i4>0</vt:i4>
      </vt:variant>
      <vt:variant>
        <vt:i4>5</vt:i4>
      </vt:variant>
      <vt:variant>
        <vt:lpwstr>mailto:apowell888@googlemail.com</vt:lpwstr>
      </vt:variant>
      <vt:variant>
        <vt:lpwstr/>
      </vt:variant>
      <vt:variant>
        <vt:i4>6619252</vt:i4>
      </vt:variant>
      <vt:variant>
        <vt:i4>1599</vt:i4>
      </vt:variant>
      <vt:variant>
        <vt:i4>0</vt:i4>
      </vt:variant>
      <vt:variant>
        <vt:i4>5</vt:i4>
      </vt:variant>
      <vt:variant>
        <vt:lpwstr>../../../../../../../../Local Settings/Xpath/XPath Functions/XQuery 1.0 and XPath 2.0 Functions and Operators.htm</vt:lpwstr>
      </vt:variant>
      <vt:variant>
        <vt:lpwstr>func-seconds-from-time</vt:lpwstr>
      </vt:variant>
      <vt:variant>
        <vt:i4>7077987</vt:i4>
      </vt:variant>
      <vt:variant>
        <vt:i4>1596</vt:i4>
      </vt:variant>
      <vt:variant>
        <vt:i4>0</vt:i4>
      </vt:variant>
      <vt:variant>
        <vt:i4>5</vt:i4>
      </vt:variant>
      <vt:variant>
        <vt:lpwstr>../../../../../../../../Local Settings/Xpath/XPath Functions/XQuery 1.0 and XPath 2.0 Functions and Operators.htm</vt:lpwstr>
      </vt:variant>
      <vt:variant>
        <vt:lpwstr>func-minutes-from-time</vt:lpwstr>
      </vt:variant>
      <vt:variant>
        <vt:i4>393223</vt:i4>
      </vt:variant>
      <vt:variant>
        <vt:i4>1593</vt:i4>
      </vt:variant>
      <vt:variant>
        <vt:i4>0</vt:i4>
      </vt:variant>
      <vt:variant>
        <vt:i4>5</vt:i4>
      </vt:variant>
      <vt:variant>
        <vt:lpwstr>../../../../../../../../Local Settings/Xpath/XPath Functions/XQuery 1.0 and XPath 2.0 Functions and Operators.htm</vt:lpwstr>
      </vt:variant>
      <vt:variant>
        <vt:lpwstr>func-hours-from-time</vt:lpwstr>
      </vt:variant>
      <vt:variant>
        <vt:i4>6422579</vt:i4>
      </vt:variant>
      <vt:variant>
        <vt:i4>1515</vt:i4>
      </vt:variant>
      <vt:variant>
        <vt:i4>0</vt:i4>
      </vt:variant>
      <vt:variant>
        <vt:i4>5</vt:i4>
      </vt:variant>
      <vt:variant>
        <vt:lpwstr>http://www.w3.org/TR/NOTE-datetime</vt:lpwstr>
      </vt:variant>
      <vt:variant>
        <vt:lpwstr/>
      </vt:variant>
      <vt:variant>
        <vt:i4>5308503</vt:i4>
      </vt:variant>
      <vt:variant>
        <vt:i4>1512</vt:i4>
      </vt:variant>
      <vt:variant>
        <vt:i4>0</vt:i4>
      </vt:variant>
      <vt:variant>
        <vt:i4>5</vt:i4>
      </vt:variant>
      <vt:variant>
        <vt:lpwstr>http://userguide.icu-project.org/formatparse/datetime</vt:lpwstr>
      </vt:variant>
      <vt:variant>
        <vt:lpwstr/>
      </vt:variant>
      <vt:variant>
        <vt:i4>3997745</vt:i4>
      </vt:variant>
      <vt:variant>
        <vt:i4>1509</vt:i4>
      </vt:variant>
      <vt:variant>
        <vt:i4>0</vt:i4>
      </vt:variant>
      <vt:variant>
        <vt:i4>5</vt:i4>
      </vt:variant>
      <vt:variant>
        <vt:lpwstr>http://icu.sourceforge.net/apiref/icu4c/classSimpleDateFormat.html</vt:lpwstr>
      </vt:variant>
      <vt:variant>
        <vt:lpwstr/>
      </vt:variant>
      <vt:variant>
        <vt:i4>65587</vt:i4>
      </vt:variant>
      <vt:variant>
        <vt:i4>1506</vt:i4>
      </vt:variant>
      <vt:variant>
        <vt:i4>0</vt:i4>
      </vt:variant>
      <vt:variant>
        <vt:i4>5</vt:i4>
      </vt:variant>
      <vt:variant>
        <vt:lpwstr>http://en.wikipedia.org/wiki/America/New_York</vt:lpwstr>
      </vt:variant>
      <vt:variant>
        <vt:lpwstr/>
      </vt:variant>
      <vt:variant>
        <vt:i4>4128868</vt:i4>
      </vt:variant>
      <vt:variant>
        <vt:i4>1485</vt:i4>
      </vt:variant>
      <vt:variant>
        <vt:i4>0</vt:i4>
      </vt:variant>
      <vt:variant>
        <vt:i4>5</vt:i4>
      </vt:variant>
      <vt:variant>
        <vt:lpwstr>http://icu-project.org/apiref/icu4c/classDecimalFormat.html</vt:lpwstr>
      </vt:variant>
      <vt:variant>
        <vt:lpwstr>aed19f9279def60133b3122a2435ea568</vt:lpwstr>
      </vt:variant>
      <vt:variant>
        <vt:i4>6815800</vt:i4>
      </vt:variant>
      <vt:variant>
        <vt:i4>1479</vt:i4>
      </vt:variant>
      <vt:variant>
        <vt:i4>0</vt:i4>
      </vt:variant>
      <vt:variant>
        <vt:i4>5</vt:i4>
      </vt:variant>
      <vt:variant>
        <vt:lpwstr>http://www.icu-project.org/apiref/icu4c/classDecimalFormat.html</vt:lpwstr>
      </vt:variant>
      <vt:variant>
        <vt:lpwstr>fe6f4084b4a6ccff6977501d90011fa4</vt:lpwstr>
      </vt:variant>
      <vt:variant>
        <vt:i4>6422627</vt:i4>
      </vt:variant>
      <vt:variant>
        <vt:i4>1350</vt:i4>
      </vt:variant>
      <vt:variant>
        <vt:i4>0</vt:i4>
      </vt:variant>
      <vt:variant>
        <vt:i4>5</vt:i4>
      </vt:variant>
      <vt:variant>
        <vt:lpwstr>ICU Converter Explorer (http:/demo.icu-project.org/icu-bin/convexp)</vt:lpwstr>
      </vt:variant>
      <vt:variant>
        <vt:lpwstr/>
      </vt:variant>
      <vt:variant>
        <vt:i4>7143455</vt:i4>
      </vt:variant>
      <vt:variant>
        <vt:i4>1341</vt:i4>
      </vt:variant>
      <vt:variant>
        <vt:i4>0</vt:i4>
      </vt:variant>
      <vt:variant>
        <vt:i4>5</vt:i4>
      </vt:variant>
      <vt:variant>
        <vt:lpwstr>http://en.wikipedia.org/wiki/Replacement_character</vt:lpwstr>
      </vt:variant>
      <vt:variant>
        <vt:lpwstr/>
      </vt:variant>
      <vt:variant>
        <vt:i4>196693</vt:i4>
      </vt:variant>
      <vt:variant>
        <vt:i4>1287</vt:i4>
      </vt:variant>
      <vt:variant>
        <vt:i4>0</vt:i4>
      </vt:variant>
      <vt:variant>
        <vt:i4>5</vt:i4>
      </vt:variant>
      <vt:variant>
        <vt:lpwstr>http://tns2/</vt:lpwstr>
      </vt:variant>
      <vt:variant>
        <vt:lpwstr/>
      </vt:variant>
      <vt:variant>
        <vt:i4>4980804</vt:i4>
      </vt:variant>
      <vt:variant>
        <vt:i4>1269</vt:i4>
      </vt:variant>
      <vt:variant>
        <vt:i4>0</vt:i4>
      </vt:variant>
      <vt:variant>
        <vt:i4>5</vt:i4>
      </vt:variant>
      <vt:variant>
        <vt:lpwstr>http://www.ogf.org/dfdl/%E2%80%9D</vt:lpwstr>
      </vt:variant>
      <vt:variant>
        <vt:lpwstr/>
      </vt:variant>
      <vt:variant>
        <vt:i4>1835014</vt:i4>
      </vt:variant>
      <vt:variant>
        <vt:i4>1095</vt:i4>
      </vt:variant>
      <vt:variant>
        <vt:i4>0</vt:i4>
      </vt:variant>
      <vt:variant>
        <vt:i4>5</vt:i4>
      </vt:variant>
      <vt:variant>
        <vt:lpwstr>http://www.w3.org/TR/xmlschema-2/</vt:lpwstr>
      </vt:variant>
      <vt:variant>
        <vt:lpwstr/>
      </vt:variant>
      <vt:variant>
        <vt:i4>3539060</vt:i4>
      </vt:variant>
      <vt:variant>
        <vt:i4>1086</vt:i4>
      </vt:variant>
      <vt:variant>
        <vt:i4>0</vt:i4>
      </vt:variant>
      <vt:variant>
        <vt:i4>5</vt:i4>
      </vt:variant>
      <vt:variant>
        <vt:lpwstr>http://dataformat.org/dfdl-1.0</vt:lpwstr>
      </vt:variant>
      <vt:variant>
        <vt:lpwstr/>
      </vt:variant>
      <vt:variant>
        <vt:i4>6553710</vt:i4>
      </vt:variant>
      <vt:variant>
        <vt:i4>1083</vt:i4>
      </vt:variant>
      <vt:variant>
        <vt:i4>0</vt:i4>
      </vt:variant>
      <vt:variant>
        <vt:i4>5</vt:i4>
      </vt:variant>
      <vt:variant>
        <vt:lpwstr/>
      </vt:variant>
      <vt:variant>
        <vt:lpwstr>_Information_Items</vt:lpwstr>
      </vt:variant>
      <vt:variant>
        <vt:i4>1835009</vt:i4>
      </vt:variant>
      <vt:variant>
        <vt:i4>1065</vt:i4>
      </vt:variant>
      <vt:variant>
        <vt:i4>0</vt:i4>
      </vt:variant>
      <vt:variant>
        <vt:i4>5</vt:i4>
      </vt:variant>
      <vt:variant>
        <vt:lpwstr>http://www.w3.org/XML/Binary/</vt:lpwstr>
      </vt:variant>
      <vt:variant>
        <vt:lpwstr/>
      </vt:variant>
      <vt:variant>
        <vt:i4>1179700</vt:i4>
      </vt:variant>
      <vt:variant>
        <vt:i4>1058</vt:i4>
      </vt:variant>
      <vt:variant>
        <vt:i4>0</vt:i4>
      </vt:variant>
      <vt:variant>
        <vt:i4>5</vt:i4>
      </vt:variant>
      <vt:variant>
        <vt:lpwstr/>
      </vt:variant>
      <vt:variant>
        <vt:lpwstr>_Toc320444372</vt:lpwstr>
      </vt:variant>
      <vt:variant>
        <vt:i4>1179700</vt:i4>
      </vt:variant>
      <vt:variant>
        <vt:i4>1052</vt:i4>
      </vt:variant>
      <vt:variant>
        <vt:i4>0</vt:i4>
      </vt:variant>
      <vt:variant>
        <vt:i4>5</vt:i4>
      </vt:variant>
      <vt:variant>
        <vt:lpwstr/>
      </vt:variant>
      <vt:variant>
        <vt:lpwstr>_Toc320444371</vt:lpwstr>
      </vt:variant>
      <vt:variant>
        <vt:i4>1179700</vt:i4>
      </vt:variant>
      <vt:variant>
        <vt:i4>1046</vt:i4>
      </vt:variant>
      <vt:variant>
        <vt:i4>0</vt:i4>
      </vt:variant>
      <vt:variant>
        <vt:i4>5</vt:i4>
      </vt:variant>
      <vt:variant>
        <vt:lpwstr/>
      </vt:variant>
      <vt:variant>
        <vt:lpwstr>_Toc320444370</vt:lpwstr>
      </vt:variant>
      <vt:variant>
        <vt:i4>1245236</vt:i4>
      </vt:variant>
      <vt:variant>
        <vt:i4>1040</vt:i4>
      </vt:variant>
      <vt:variant>
        <vt:i4>0</vt:i4>
      </vt:variant>
      <vt:variant>
        <vt:i4>5</vt:i4>
      </vt:variant>
      <vt:variant>
        <vt:lpwstr/>
      </vt:variant>
      <vt:variant>
        <vt:lpwstr>_Toc320444369</vt:lpwstr>
      </vt:variant>
      <vt:variant>
        <vt:i4>1245236</vt:i4>
      </vt:variant>
      <vt:variant>
        <vt:i4>1034</vt:i4>
      </vt:variant>
      <vt:variant>
        <vt:i4>0</vt:i4>
      </vt:variant>
      <vt:variant>
        <vt:i4>5</vt:i4>
      </vt:variant>
      <vt:variant>
        <vt:lpwstr/>
      </vt:variant>
      <vt:variant>
        <vt:lpwstr>_Toc320444368</vt:lpwstr>
      </vt:variant>
      <vt:variant>
        <vt:i4>1245236</vt:i4>
      </vt:variant>
      <vt:variant>
        <vt:i4>1028</vt:i4>
      </vt:variant>
      <vt:variant>
        <vt:i4>0</vt:i4>
      </vt:variant>
      <vt:variant>
        <vt:i4>5</vt:i4>
      </vt:variant>
      <vt:variant>
        <vt:lpwstr/>
      </vt:variant>
      <vt:variant>
        <vt:lpwstr>_Toc320444367</vt:lpwstr>
      </vt:variant>
      <vt:variant>
        <vt:i4>1245236</vt:i4>
      </vt:variant>
      <vt:variant>
        <vt:i4>1022</vt:i4>
      </vt:variant>
      <vt:variant>
        <vt:i4>0</vt:i4>
      </vt:variant>
      <vt:variant>
        <vt:i4>5</vt:i4>
      </vt:variant>
      <vt:variant>
        <vt:lpwstr/>
      </vt:variant>
      <vt:variant>
        <vt:lpwstr>_Toc320444366</vt:lpwstr>
      </vt:variant>
      <vt:variant>
        <vt:i4>1245236</vt:i4>
      </vt:variant>
      <vt:variant>
        <vt:i4>1016</vt:i4>
      </vt:variant>
      <vt:variant>
        <vt:i4>0</vt:i4>
      </vt:variant>
      <vt:variant>
        <vt:i4>5</vt:i4>
      </vt:variant>
      <vt:variant>
        <vt:lpwstr/>
      </vt:variant>
      <vt:variant>
        <vt:lpwstr>_Toc320444365</vt:lpwstr>
      </vt:variant>
      <vt:variant>
        <vt:i4>1245236</vt:i4>
      </vt:variant>
      <vt:variant>
        <vt:i4>1010</vt:i4>
      </vt:variant>
      <vt:variant>
        <vt:i4>0</vt:i4>
      </vt:variant>
      <vt:variant>
        <vt:i4>5</vt:i4>
      </vt:variant>
      <vt:variant>
        <vt:lpwstr/>
      </vt:variant>
      <vt:variant>
        <vt:lpwstr>_Toc320444364</vt:lpwstr>
      </vt:variant>
      <vt:variant>
        <vt:i4>1245236</vt:i4>
      </vt:variant>
      <vt:variant>
        <vt:i4>1004</vt:i4>
      </vt:variant>
      <vt:variant>
        <vt:i4>0</vt:i4>
      </vt:variant>
      <vt:variant>
        <vt:i4>5</vt:i4>
      </vt:variant>
      <vt:variant>
        <vt:lpwstr/>
      </vt:variant>
      <vt:variant>
        <vt:lpwstr>_Toc320444363</vt:lpwstr>
      </vt:variant>
      <vt:variant>
        <vt:i4>1245236</vt:i4>
      </vt:variant>
      <vt:variant>
        <vt:i4>998</vt:i4>
      </vt:variant>
      <vt:variant>
        <vt:i4>0</vt:i4>
      </vt:variant>
      <vt:variant>
        <vt:i4>5</vt:i4>
      </vt:variant>
      <vt:variant>
        <vt:lpwstr/>
      </vt:variant>
      <vt:variant>
        <vt:lpwstr>_Toc320444362</vt:lpwstr>
      </vt:variant>
      <vt:variant>
        <vt:i4>1245236</vt:i4>
      </vt:variant>
      <vt:variant>
        <vt:i4>992</vt:i4>
      </vt:variant>
      <vt:variant>
        <vt:i4>0</vt:i4>
      </vt:variant>
      <vt:variant>
        <vt:i4>5</vt:i4>
      </vt:variant>
      <vt:variant>
        <vt:lpwstr/>
      </vt:variant>
      <vt:variant>
        <vt:lpwstr>_Toc320444361</vt:lpwstr>
      </vt:variant>
      <vt:variant>
        <vt:i4>1245236</vt:i4>
      </vt:variant>
      <vt:variant>
        <vt:i4>986</vt:i4>
      </vt:variant>
      <vt:variant>
        <vt:i4>0</vt:i4>
      </vt:variant>
      <vt:variant>
        <vt:i4>5</vt:i4>
      </vt:variant>
      <vt:variant>
        <vt:lpwstr/>
      </vt:variant>
      <vt:variant>
        <vt:lpwstr>_Toc320444360</vt:lpwstr>
      </vt:variant>
      <vt:variant>
        <vt:i4>1048628</vt:i4>
      </vt:variant>
      <vt:variant>
        <vt:i4>980</vt:i4>
      </vt:variant>
      <vt:variant>
        <vt:i4>0</vt:i4>
      </vt:variant>
      <vt:variant>
        <vt:i4>5</vt:i4>
      </vt:variant>
      <vt:variant>
        <vt:lpwstr/>
      </vt:variant>
      <vt:variant>
        <vt:lpwstr>_Toc320444359</vt:lpwstr>
      </vt:variant>
      <vt:variant>
        <vt:i4>1048628</vt:i4>
      </vt:variant>
      <vt:variant>
        <vt:i4>974</vt:i4>
      </vt:variant>
      <vt:variant>
        <vt:i4>0</vt:i4>
      </vt:variant>
      <vt:variant>
        <vt:i4>5</vt:i4>
      </vt:variant>
      <vt:variant>
        <vt:lpwstr/>
      </vt:variant>
      <vt:variant>
        <vt:lpwstr>_Toc320444358</vt:lpwstr>
      </vt:variant>
      <vt:variant>
        <vt:i4>1048628</vt:i4>
      </vt:variant>
      <vt:variant>
        <vt:i4>968</vt:i4>
      </vt:variant>
      <vt:variant>
        <vt:i4>0</vt:i4>
      </vt:variant>
      <vt:variant>
        <vt:i4>5</vt:i4>
      </vt:variant>
      <vt:variant>
        <vt:lpwstr/>
      </vt:variant>
      <vt:variant>
        <vt:lpwstr>_Toc320444357</vt:lpwstr>
      </vt:variant>
      <vt:variant>
        <vt:i4>1048628</vt:i4>
      </vt:variant>
      <vt:variant>
        <vt:i4>962</vt:i4>
      </vt:variant>
      <vt:variant>
        <vt:i4>0</vt:i4>
      </vt:variant>
      <vt:variant>
        <vt:i4>5</vt:i4>
      </vt:variant>
      <vt:variant>
        <vt:lpwstr/>
      </vt:variant>
      <vt:variant>
        <vt:lpwstr>_Toc320444356</vt:lpwstr>
      </vt:variant>
      <vt:variant>
        <vt:i4>1048628</vt:i4>
      </vt:variant>
      <vt:variant>
        <vt:i4>956</vt:i4>
      </vt:variant>
      <vt:variant>
        <vt:i4>0</vt:i4>
      </vt:variant>
      <vt:variant>
        <vt:i4>5</vt:i4>
      </vt:variant>
      <vt:variant>
        <vt:lpwstr/>
      </vt:variant>
      <vt:variant>
        <vt:lpwstr>_Toc320444355</vt:lpwstr>
      </vt:variant>
      <vt:variant>
        <vt:i4>1048628</vt:i4>
      </vt:variant>
      <vt:variant>
        <vt:i4>950</vt:i4>
      </vt:variant>
      <vt:variant>
        <vt:i4>0</vt:i4>
      </vt:variant>
      <vt:variant>
        <vt:i4>5</vt:i4>
      </vt:variant>
      <vt:variant>
        <vt:lpwstr/>
      </vt:variant>
      <vt:variant>
        <vt:lpwstr>_Toc320444354</vt:lpwstr>
      </vt:variant>
      <vt:variant>
        <vt:i4>1048628</vt:i4>
      </vt:variant>
      <vt:variant>
        <vt:i4>944</vt:i4>
      </vt:variant>
      <vt:variant>
        <vt:i4>0</vt:i4>
      </vt:variant>
      <vt:variant>
        <vt:i4>5</vt:i4>
      </vt:variant>
      <vt:variant>
        <vt:lpwstr/>
      </vt:variant>
      <vt:variant>
        <vt:lpwstr>_Toc320444353</vt:lpwstr>
      </vt:variant>
      <vt:variant>
        <vt:i4>1048628</vt:i4>
      </vt:variant>
      <vt:variant>
        <vt:i4>938</vt:i4>
      </vt:variant>
      <vt:variant>
        <vt:i4>0</vt:i4>
      </vt:variant>
      <vt:variant>
        <vt:i4>5</vt:i4>
      </vt:variant>
      <vt:variant>
        <vt:lpwstr/>
      </vt:variant>
      <vt:variant>
        <vt:lpwstr>_Toc320444352</vt:lpwstr>
      </vt:variant>
      <vt:variant>
        <vt:i4>1048628</vt:i4>
      </vt:variant>
      <vt:variant>
        <vt:i4>932</vt:i4>
      </vt:variant>
      <vt:variant>
        <vt:i4>0</vt:i4>
      </vt:variant>
      <vt:variant>
        <vt:i4>5</vt:i4>
      </vt:variant>
      <vt:variant>
        <vt:lpwstr/>
      </vt:variant>
      <vt:variant>
        <vt:lpwstr>_Toc320444351</vt:lpwstr>
      </vt:variant>
      <vt:variant>
        <vt:i4>1048628</vt:i4>
      </vt:variant>
      <vt:variant>
        <vt:i4>926</vt:i4>
      </vt:variant>
      <vt:variant>
        <vt:i4>0</vt:i4>
      </vt:variant>
      <vt:variant>
        <vt:i4>5</vt:i4>
      </vt:variant>
      <vt:variant>
        <vt:lpwstr/>
      </vt:variant>
      <vt:variant>
        <vt:lpwstr>_Toc320444350</vt:lpwstr>
      </vt:variant>
      <vt:variant>
        <vt:i4>1114164</vt:i4>
      </vt:variant>
      <vt:variant>
        <vt:i4>920</vt:i4>
      </vt:variant>
      <vt:variant>
        <vt:i4>0</vt:i4>
      </vt:variant>
      <vt:variant>
        <vt:i4>5</vt:i4>
      </vt:variant>
      <vt:variant>
        <vt:lpwstr/>
      </vt:variant>
      <vt:variant>
        <vt:lpwstr>_Toc320444349</vt:lpwstr>
      </vt:variant>
      <vt:variant>
        <vt:i4>1114164</vt:i4>
      </vt:variant>
      <vt:variant>
        <vt:i4>914</vt:i4>
      </vt:variant>
      <vt:variant>
        <vt:i4>0</vt:i4>
      </vt:variant>
      <vt:variant>
        <vt:i4>5</vt:i4>
      </vt:variant>
      <vt:variant>
        <vt:lpwstr/>
      </vt:variant>
      <vt:variant>
        <vt:lpwstr>_Toc320444348</vt:lpwstr>
      </vt:variant>
      <vt:variant>
        <vt:i4>1114164</vt:i4>
      </vt:variant>
      <vt:variant>
        <vt:i4>908</vt:i4>
      </vt:variant>
      <vt:variant>
        <vt:i4>0</vt:i4>
      </vt:variant>
      <vt:variant>
        <vt:i4>5</vt:i4>
      </vt:variant>
      <vt:variant>
        <vt:lpwstr/>
      </vt:variant>
      <vt:variant>
        <vt:lpwstr>_Toc320444347</vt:lpwstr>
      </vt:variant>
      <vt:variant>
        <vt:i4>1114164</vt:i4>
      </vt:variant>
      <vt:variant>
        <vt:i4>902</vt:i4>
      </vt:variant>
      <vt:variant>
        <vt:i4>0</vt:i4>
      </vt:variant>
      <vt:variant>
        <vt:i4>5</vt:i4>
      </vt:variant>
      <vt:variant>
        <vt:lpwstr/>
      </vt:variant>
      <vt:variant>
        <vt:lpwstr>_Toc320444346</vt:lpwstr>
      </vt:variant>
      <vt:variant>
        <vt:i4>1114164</vt:i4>
      </vt:variant>
      <vt:variant>
        <vt:i4>896</vt:i4>
      </vt:variant>
      <vt:variant>
        <vt:i4>0</vt:i4>
      </vt:variant>
      <vt:variant>
        <vt:i4>5</vt:i4>
      </vt:variant>
      <vt:variant>
        <vt:lpwstr/>
      </vt:variant>
      <vt:variant>
        <vt:lpwstr>_Toc320444345</vt:lpwstr>
      </vt:variant>
      <vt:variant>
        <vt:i4>1114164</vt:i4>
      </vt:variant>
      <vt:variant>
        <vt:i4>890</vt:i4>
      </vt:variant>
      <vt:variant>
        <vt:i4>0</vt:i4>
      </vt:variant>
      <vt:variant>
        <vt:i4>5</vt:i4>
      </vt:variant>
      <vt:variant>
        <vt:lpwstr/>
      </vt:variant>
      <vt:variant>
        <vt:lpwstr>_Toc320444344</vt:lpwstr>
      </vt:variant>
      <vt:variant>
        <vt:i4>1114164</vt:i4>
      </vt:variant>
      <vt:variant>
        <vt:i4>884</vt:i4>
      </vt:variant>
      <vt:variant>
        <vt:i4>0</vt:i4>
      </vt:variant>
      <vt:variant>
        <vt:i4>5</vt:i4>
      </vt:variant>
      <vt:variant>
        <vt:lpwstr/>
      </vt:variant>
      <vt:variant>
        <vt:lpwstr>_Toc320444343</vt:lpwstr>
      </vt:variant>
      <vt:variant>
        <vt:i4>1114164</vt:i4>
      </vt:variant>
      <vt:variant>
        <vt:i4>878</vt:i4>
      </vt:variant>
      <vt:variant>
        <vt:i4>0</vt:i4>
      </vt:variant>
      <vt:variant>
        <vt:i4>5</vt:i4>
      </vt:variant>
      <vt:variant>
        <vt:lpwstr/>
      </vt:variant>
      <vt:variant>
        <vt:lpwstr>_Toc320444342</vt:lpwstr>
      </vt:variant>
      <vt:variant>
        <vt:i4>1114164</vt:i4>
      </vt:variant>
      <vt:variant>
        <vt:i4>872</vt:i4>
      </vt:variant>
      <vt:variant>
        <vt:i4>0</vt:i4>
      </vt:variant>
      <vt:variant>
        <vt:i4>5</vt:i4>
      </vt:variant>
      <vt:variant>
        <vt:lpwstr/>
      </vt:variant>
      <vt:variant>
        <vt:lpwstr>_Toc320444341</vt:lpwstr>
      </vt:variant>
      <vt:variant>
        <vt:i4>1114164</vt:i4>
      </vt:variant>
      <vt:variant>
        <vt:i4>866</vt:i4>
      </vt:variant>
      <vt:variant>
        <vt:i4>0</vt:i4>
      </vt:variant>
      <vt:variant>
        <vt:i4>5</vt:i4>
      </vt:variant>
      <vt:variant>
        <vt:lpwstr/>
      </vt:variant>
      <vt:variant>
        <vt:lpwstr>_Toc320444340</vt:lpwstr>
      </vt:variant>
      <vt:variant>
        <vt:i4>1441844</vt:i4>
      </vt:variant>
      <vt:variant>
        <vt:i4>860</vt:i4>
      </vt:variant>
      <vt:variant>
        <vt:i4>0</vt:i4>
      </vt:variant>
      <vt:variant>
        <vt:i4>5</vt:i4>
      </vt:variant>
      <vt:variant>
        <vt:lpwstr/>
      </vt:variant>
      <vt:variant>
        <vt:lpwstr>_Toc320444339</vt:lpwstr>
      </vt:variant>
      <vt:variant>
        <vt:i4>1441844</vt:i4>
      </vt:variant>
      <vt:variant>
        <vt:i4>854</vt:i4>
      </vt:variant>
      <vt:variant>
        <vt:i4>0</vt:i4>
      </vt:variant>
      <vt:variant>
        <vt:i4>5</vt:i4>
      </vt:variant>
      <vt:variant>
        <vt:lpwstr/>
      </vt:variant>
      <vt:variant>
        <vt:lpwstr>_Toc320444338</vt:lpwstr>
      </vt:variant>
      <vt:variant>
        <vt:i4>1441844</vt:i4>
      </vt:variant>
      <vt:variant>
        <vt:i4>848</vt:i4>
      </vt:variant>
      <vt:variant>
        <vt:i4>0</vt:i4>
      </vt:variant>
      <vt:variant>
        <vt:i4>5</vt:i4>
      </vt:variant>
      <vt:variant>
        <vt:lpwstr/>
      </vt:variant>
      <vt:variant>
        <vt:lpwstr>_Toc320444337</vt:lpwstr>
      </vt:variant>
      <vt:variant>
        <vt:i4>1441844</vt:i4>
      </vt:variant>
      <vt:variant>
        <vt:i4>842</vt:i4>
      </vt:variant>
      <vt:variant>
        <vt:i4>0</vt:i4>
      </vt:variant>
      <vt:variant>
        <vt:i4>5</vt:i4>
      </vt:variant>
      <vt:variant>
        <vt:lpwstr/>
      </vt:variant>
      <vt:variant>
        <vt:lpwstr>_Toc320444336</vt:lpwstr>
      </vt:variant>
      <vt:variant>
        <vt:i4>1441844</vt:i4>
      </vt:variant>
      <vt:variant>
        <vt:i4>836</vt:i4>
      </vt:variant>
      <vt:variant>
        <vt:i4>0</vt:i4>
      </vt:variant>
      <vt:variant>
        <vt:i4>5</vt:i4>
      </vt:variant>
      <vt:variant>
        <vt:lpwstr/>
      </vt:variant>
      <vt:variant>
        <vt:lpwstr>_Toc320444335</vt:lpwstr>
      </vt:variant>
      <vt:variant>
        <vt:i4>1441844</vt:i4>
      </vt:variant>
      <vt:variant>
        <vt:i4>830</vt:i4>
      </vt:variant>
      <vt:variant>
        <vt:i4>0</vt:i4>
      </vt:variant>
      <vt:variant>
        <vt:i4>5</vt:i4>
      </vt:variant>
      <vt:variant>
        <vt:lpwstr/>
      </vt:variant>
      <vt:variant>
        <vt:lpwstr>_Toc320444334</vt:lpwstr>
      </vt:variant>
      <vt:variant>
        <vt:i4>1441844</vt:i4>
      </vt:variant>
      <vt:variant>
        <vt:i4>824</vt:i4>
      </vt:variant>
      <vt:variant>
        <vt:i4>0</vt:i4>
      </vt:variant>
      <vt:variant>
        <vt:i4>5</vt:i4>
      </vt:variant>
      <vt:variant>
        <vt:lpwstr/>
      </vt:variant>
      <vt:variant>
        <vt:lpwstr>_Toc320444333</vt:lpwstr>
      </vt:variant>
      <vt:variant>
        <vt:i4>1441844</vt:i4>
      </vt:variant>
      <vt:variant>
        <vt:i4>818</vt:i4>
      </vt:variant>
      <vt:variant>
        <vt:i4>0</vt:i4>
      </vt:variant>
      <vt:variant>
        <vt:i4>5</vt:i4>
      </vt:variant>
      <vt:variant>
        <vt:lpwstr/>
      </vt:variant>
      <vt:variant>
        <vt:lpwstr>_Toc320444332</vt:lpwstr>
      </vt:variant>
      <vt:variant>
        <vt:i4>1441844</vt:i4>
      </vt:variant>
      <vt:variant>
        <vt:i4>812</vt:i4>
      </vt:variant>
      <vt:variant>
        <vt:i4>0</vt:i4>
      </vt:variant>
      <vt:variant>
        <vt:i4>5</vt:i4>
      </vt:variant>
      <vt:variant>
        <vt:lpwstr/>
      </vt:variant>
      <vt:variant>
        <vt:lpwstr>_Toc320444331</vt:lpwstr>
      </vt:variant>
      <vt:variant>
        <vt:i4>1441844</vt:i4>
      </vt:variant>
      <vt:variant>
        <vt:i4>806</vt:i4>
      </vt:variant>
      <vt:variant>
        <vt:i4>0</vt:i4>
      </vt:variant>
      <vt:variant>
        <vt:i4>5</vt:i4>
      </vt:variant>
      <vt:variant>
        <vt:lpwstr/>
      </vt:variant>
      <vt:variant>
        <vt:lpwstr>_Toc320444330</vt:lpwstr>
      </vt:variant>
      <vt:variant>
        <vt:i4>1507380</vt:i4>
      </vt:variant>
      <vt:variant>
        <vt:i4>800</vt:i4>
      </vt:variant>
      <vt:variant>
        <vt:i4>0</vt:i4>
      </vt:variant>
      <vt:variant>
        <vt:i4>5</vt:i4>
      </vt:variant>
      <vt:variant>
        <vt:lpwstr/>
      </vt:variant>
      <vt:variant>
        <vt:lpwstr>_Toc320444329</vt:lpwstr>
      </vt:variant>
      <vt:variant>
        <vt:i4>1507380</vt:i4>
      </vt:variant>
      <vt:variant>
        <vt:i4>794</vt:i4>
      </vt:variant>
      <vt:variant>
        <vt:i4>0</vt:i4>
      </vt:variant>
      <vt:variant>
        <vt:i4>5</vt:i4>
      </vt:variant>
      <vt:variant>
        <vt:lpwstr/>
      </vt:variant>
      <vt:variant>
        <vt:lpwstr>_Toc320444328</vt:lpwstr>
      </vt:variant>
      <vt:variant>
        <vt:i4>1507380</vt:i4>
      </vt:variant>
      <vt:variant>
        <vt:i4>788</vt:i4>
      </vt:variant>
      <vt:variant>
        <vt:i4>0</vt:i4>
      </vt:variant>
      <vt:variant>
        <vt:i4>5</vt:i4>
      </vt:variant>
      <vt:variant>
        <vt:lpwstr/>
      </vt:variant>
      <vt:variant>
        <vt:lpwstr>_Toc320444327</vt:lpwstr>
      </vt:variant>
      <vt:variant>
        <vt:i4>1507380</vt:i4>
      </vt:variant>
      <vt:variant>
        <vt:i4>782</vt:i4>
      </vt:variant>
      <vt:variant>
        <vt:i4>0</vt:i4>
      </vt:variant>
      <vt:variant>
        <vt:i4>5</vt:i4>
      </vt:variant>
      <vt:variant>
        <vt:lpwstr/>
      </vt:variant>
      <vt:variant>
        <vt:lpwstr>_Toc320444326</vt:lpwstr>
      </vt:variant>
      <vt:variant>
        <vt:i4>1507380</vt:i4>
      </vt:variant>
      <vt:variant>
        <vt:i4>776</vt:i4>
      </vt:variant>
      <vt:variant>
        <vt:i4>0</vt:i4>
      </vt:variant>
      <vt:variant>
        <vt:i4>5</vt:i4>
      </vt:variant>
      <vt:variant>
        <vt:lpwstr/>
      </vt:variant>
      <vt:variant>
        <vt:lpwstr>_Toc320444325</vt:lpwstr>
      </vt:variant>
      <vt:variant>
        <vt:i4>1507380</vt:i4>
      </vt:variant>
      <vt:variant>
        <vt:i4>770</vt:i4>
      </vt:variant>
      <vt:variant>
        <vt:i4>0</vt:i4>
      </vt:variant>
      <vt:variant>
        <vt:i4>5</vt:i4>
      </vt:variant>
      <vt:variant>
        <vt:lpwstr/>
      </vt:variant>
      <vt:variant>
        <vt:lpwstr>_Toc320444324</vt:lpwstr>
      </vt:variant>
      <vt:variant>
        <vt:i4>1507380</vt:i4>
      </vt:variant>
      <vt:variant>
        <vt:i4>764</vt:i4>
      </vt:variant>
      <vt:variant>
        <vt:i4>0</vt:i4>
      </vt:variant>
      <vt:variant>
        <vt:i4>5</vt:i4>
      </vt:variant>
      <vt:variant>
        <vt:lpwstr/>
      </vt:variant>
      <vt:variant>
        <vt:lpwstr>_Toc320444323</vt:lpwstr>
      </vt:variant>
      <vt:variant>
        <vt:i4>1507380</vt:i4>
      </vt:variant>
      <vt:variant>
        <vt:i4>758</vt:i4>
      </vt:variant>
      <vt:variant>
        <vt:i4>0</vt:i4>
      </vt:variant>
      <vt:variant>
        <vt:i4>5</vt:i4>
      </vt:variant>
      <vt:variant>
        <vt:lpwstr/>
      </vt:variant>
      <vt:variant>
        <vt:lpwstr>_Toc320444322</vt:lpwstr>
      </vt:variant>
      <vt:variant>
        <vt:i4>1507380</vt:i4>
      </vt:variant>
      <vt:variant>
        <vt:i4>752</vt:i4>
      </vt:variant>
      <vt:variant>
        <vt:i4>0</vt:i4>
      </vt:variant>
      <vt:variant>
        <vt:i4>5</vt:i4>
      </vt:variant>
      <vt:variant>
        <vt:lpwstr/>
      </vt:variant>
      <vt:variant>
        <vt:lpwstr>_Toc320444321</vt:lpwstr>
      </vt:variant>
      <vt:variant>
        <vt:i4>1507380</vt:i4>
      </vt:variant>
      <vt:variant>
        <vt:i4>746</vt:i4>
      </vt:variant>
      <vt:variant>
        <vt:i4>0</vt:i4>
      </vt:variant>
      <vt:variant>
        <vt:i4>5</vt:i4>
      </vt:variant>
      <vt:variant>
        <vt:lpwstr/>
      </vt:variant>
      <vt:variant>
        <vt:lpwstr>_Toc320444320</vt:lpwstr>
      </vt:variant>
      <vt:variant>
        <vt:i4>1310772</vt:i4>
      </vt:variant>
      <vt:variant>
        <vt:i4>740</vt:i4>
      </vt:variant>
      <vt:variant>
        <vt:i4>0</vt:i4>
      </vt:variant>
      <vt:variant>
        <vt:i4>5</vt:i4>
      </vt:variant>
      <vt:variant>
        <vt:lpwstr/>
      </vt:variant>
      <vt:variant>
        <vt:lpwstr>_Toc320444319</vt:lpwstr>
      </vt:variant>
      <vt:variant>
        <vt:i4>1310772</vt:i4>
      </vt:variant>
      <vt:variant>
        <vt:i4>734</vt:i4>
      </vt:variant>
      <vt:variant>
        <vt:i4>0</vt:i4>
      </vt:variant>
      <vt:variant>
        <vt:i4>5</vt:i4>
      </vt:variant>
      <vt:variant>
        <vt:lpwstr/>
      </vt:variant>
      <vt:variant>
        <vt:lpwstr>_Toc320444318</vt:lpwstr>
      </vt:variant>
      <vt:variant>
        <vt:i4>1310772</vt:i4>
      </vt:variant>
      <vt:variant>
        <vt:i4>728</vt:i4>
      </vt:variant>
      <vt:variant>
        <vt:i4>0</vt:i4>
      </vt:variant>
      <vt:variant>
        <vt:i4>5</vt:i4>
      </vt:variant>
      <vt:variant>
        <vt:lpwstr/>
      </vt:variant>
      <vt:variant>
        <vt:lpwstr>_Toc320444317</vt:lpwstr>
      </vt:variant>
      <vt:variant>
        <vt:i4>1310772</vt:i4>
      </vt:variant>
      <vt:variant>
        <vt:i4>722</vt:i4>
      </vt:variant>
      <vt:variant>
        <vt:i4>0</vt:i4>
      </vt:variant>
      <vt:variant>
        <vt:i4>5</vt:i4>
      </vt:variant>
      <vt:variant>
        <vt:lpwstr/>
      </vt:variant>
      <vt:variant>
        <vt:lpwstr>_Toc320444316</vt:lpwstr>
      </vt:variant>
      <vt:variant>
        <vt:i4>1310772</vt:i4>
      </vt:variant>
      <vt:variant>
        <vt:i4>716</vt:i4>
      </vt:variant>
      <vt:variant>
        <vt:i4>0</vt:i4>
      </vt:variant>
      <vt:variant>
        <vt:i4>5</vt:i4>
      </vt:variant>
      <vt:variant>
        <vt:lpwstr/>
      </vt:variant>
      <vt:variant>
        <vt:lpwstr>_Toc320444315</vt:lpwstr>
      </vt:variant>
      <vt:variant>
        <vt:i4>1310772</vt:i4>
      </vt:variant>
      <vt:variant>
        <vt:i4>710</vt:i4>
      </vt:variant>
      <vt:variant>
        <vt:i4>0</vt:i4>
      </vt:variant>
      <vt:variant>
        <vt:i4>5</vt:i4>
      </vt:variant>
      <vt:variant>
        <vt:lpwstr/>
      </vt:variant>
      <vt:variant>
        <vt:lpwstr>_Toc320444314</vt:lpwstr>
      </vt:variant>
      <vt:variant>
        <vt:i4>1310772</vt:i4>
      </vt:variant>
      <vt:variant>
        <vt:i4>704</vt:i4>
      </vt:variant>
      <vt:variant>
        <vt:i4>0</vt:i4>
      </vt:variant>
      <vt:variant>
        <vt:i4>5</vt:i4>
      </vt:variant>
      <vt:variant>
        <vt:lpwstr/>
      </vt:variant>
      <vt:variant>
        <vt:lpwstr>_Toc320444313</vt:lpwstr>
      </vt:variant>
      <vt:variant>
        <vt:i4>1310772</vt:i4>
      </vt:variant>
      <vt:variant>
        <vt:i4>698</vt:i4>
      </vt:variant>
      <vt:variant>
        <vt:i4>0</vt:i4>
      </vt:variant>
      <vt:variant>
        <vt:i4>5</vt:i4>
      </vt:variant>
      <vt:variant>
        <vt:lpwstr/>
      </vt:variant>
      <vt:variant>
        <vt:lpwstr>_Toc320444312</vt:lpwstr>
      </vt:variant>
      <vt:variant>
        <vt:i4>1310772</vt:i4>
      </vt:variant>
      <vt:variant>
        <vt:i4>692</vt:i4>
      </vt:variant>
      <vt:variant>
        <vt:i4>0</vt:i4>
      </vt:variant>
      <vt:variant>
        <vt:i4>5</vt:i4>
      </vt:variant>
      <vt:variant>
        <vt:lpwstr/>
      </vt:variant>
      <vt:variant>
        <vt:lpwstr>_Toc320444311</vt:lpwstr>
      </vt:variant>
      <vt:variant>
        <vt:i4>1310772</vt:i4>
      </vt:variant>
      <vt:variant>
        <vt:i4>686</vt:i4>
      </vt:variant>
      <vt:variant>
        <vt:i4>0</vt:i4>
      </vt:variant>
      <vt:variant>
        <vt:i4>5</vt:i4>
      </vt:variant>
      <vt:variant>
        <vt:lpwstr/>
      </vt:variant>
      <vt:variant>
        <vt:lpwstr>_Toc320444310</vt:lpwstr>
      </vt:variant>
      <vt:variant>
        <vt:i4>1376308</vt:i4>
      </vt:variant>
      <vt:variant>
        <vt:i4>680</vt:i4>
      </vt:variant>
      <vt:variant>
        <vt:i4>0</vt:i4>
      </vt:variant>
      <vt:variant>
        <vt:i4>5</vt:i4>
      </vt:variant>
      <vt:variant>
        <vt:lpwstr/>
      </vt:variant>
      <vt:variant>
        <vt:lpwstr>_Toc320444309</vt:lpwstr>
      </vt:variant>
      <vt:variant>
        <vt:i4>1376308</vt:i4>
      </vt:variant>
      <vt:variant>
        <vt:i4>674</vt:i4>
      </vt:variant>
      <vt:variant>
        <vt:i4>0</vt:i4>
      </vt:variant>
      <vt:variant>
        <vt:i4>5</vt:i4>
      </vt:variant>
      <vt:variant>
        <vt:lpwstr/>
      </vt:variant>
      <vt:variant>
        <vt:lpwstr>_Toc320444308</vt:lpwstr>
      </vt:variant>
      <vt:variant>
        <vt:i4>1376308</vt:i4>
      </vt:variant>
      <vt:variant>
        <vt:i4>668</vt:i4>
      </vt:variant>
      <vt:variant>
        <vt:i4>0</vt:i4>
      </vt:variant>
      <vt:variant>
        <vt:i4>5</vt:i4>
      </vt:variant>
      <vt:variant>
        <vt:lpwstr/>
      </vt:variant>
      <vt:variant>
        <vt:lpwstr>_Toc320444307</vt:lpwstr>
      </vt:variant>
      <vt:variant>
        <vt:i4>1376308</vt:i4>
      </vt:variant>
      <vt:variant>
        <vt:i4>662</vt:i4>
      </vt:variant>
      <vt:variant>
        <vt:i4>0</vt:i4>
      </vt:variant>
      <vt:variant>
        <vt:i4>5</vt:i4>
      </vt:variant>
      <vt:variant>
        <vt:lpwstr/>
      </vt:variant>
      <vt:variant>
        <vt:lpwstr>_Toc320444306</vt:lpwstr>
      </vt:variant>
      <vt:variant>
        <vt:i4>1376308</vt:i4>
      </vt:variant>
      <vt:variant>
        <vt:i4>656</vt:i4>
      </vt:variant>
      <vt:variant>
        <vt:i4>0</vt:i4>
      </vt:variant>
      <vt:variant>
        <vt:i4>5</vt:i4>
      </vt:variant>
      <vt:variant>
        <vt:lpwstr/>
      </vt:variant>
      <vt:variant>
        <vt:lpwstr>_Toc320444305</vt:lpwstr>
      </vt:variant>
      <vt:variant>
        <vt:i4>1376308</vt:i4>
      </vt:variant>
      <vt:variant>
        <vt:i4>650</vt:i4>
      </vt:variant>
      <vt:variant>
        <vt:i4>0</vt:i4>
      </vt:variant>
      <vt:variant>
        <vt:i4>5</vt:i4>
      </vt:variant>
      <vt:variant>
        <vt:lpwstr/>
      </vt:variant>
      <vt:variant>
        <vt:lpwstr>_Toc320444304</vt:lpwstr>
      </vt:variant>
      <vt:variant>
        <vt:i4>1376308</vt:i4>
      </vt:variant>
      <vt:variant>
        <vt:i4>644</vt:i4>
      </vt:variant>
      <vt:variant>
        <vt:i4>0</vt:i4>
      </vt:variant>
      <vt:variant>
        <vt:i4>5</vt:i4>
      </vt:variant>
      <vt:variant>
        <vt:lpwstr/>
      </vt:variant>
      <vt:variant>
        <vt:lpwstr>_Toc320444303</vt:lpwstr>
      </vt:variant>
      <vt:variant>
        <vt:i4>1376308</vt:i4>
      </vt:variant>
      <vt:variant>
        <vt:i4>638</vt:i4>
      </vt:variant>
      <vt:variant>
        <vt:i4>0</vt:i4>
      </vt:variant>
      <vt:variant>
        <vt:i4>5</vt:i4>
      </vt:variant>
      <vt:variant>
        <vt:lpwstr/>
      </vt:variant>
      <vt:variant>
        <vt:lpwstr>_Toc320444302</vt:lpwstr>
      </vt:variant>
      <vt:variant>
        <vt:i4>1376308</vt:i4>
      </vt:variant>
      <vt:variant>
        <vt:i4>632</vt:i4>
      </vt:variant>
      <vt:variant>
        <vt:i4>0</vt:i4>
      </vt:variant>
      <vt:variant>
        <vt:i4>5</vt:i4>
      </vt:variant>
      <vt:variant>
        <vt:lpwstr/>
      </vt:variant>
      <vt:variant>
        <vt:lpwstr>_Toc320444301</vt:lpwstr>
      </vt:variant>
      <vt:variant>
        <vt:i4>1376308</vt:i4>
      </vt:variant>
      <vt:variant>
        <vt:i4>626</vt:i4>
      </vt:variant>
      <vt:variant>
        <vt:i4>0</vt:i4>
      </vt:variant>
      <vt:variant>
        <vt:i4>5</vt:i4>
      </vt:variant>
      <vt:variant>
        <vt:lpwstr/>
      </vt:variant>
      <vt:variant>
        <vt:lpwstr>_Toc320444300</vt:lpwstr>
      </vt:variant>
      <vt:variant>
        <vt:i4>1835061</vt:i4>
      </vt:variant>
      <vt:variant>
        <vt:i4>620</vt:i4>
      </vt:variant>
      <vt:variant>
        <vt:i4>0</vt:i4>
      </vt:variant>
      <vt:variant>
        <vt:i4>5</vt:i4>
      </vt:variant>
      <vt:variant>
        <vt:lpwstr/>
      </vt:variant>
      <vt:variant>
        <vt:lpwstr>_Toc320444299</vt:lpwstr>
      </vt:variant>
      <vt:variant>
        <vt:i4>1835061</vt:i4>
      </vt:variant>
      <vt:variant>
        <vt:i4>614</vt:i4>
      </vt:variant>
      <vt:variant>
        <vt:i4>0</vt:i4>
      </vt:variant>
      <vt:variant>
        <vt:i4>5</vt:i4>
      </vt:variant>
      <vt:variant>
        <vt:lpwstr/>
      </vt:variant>
      <vt:variant>
        <vt:lpwstr>_Toc320444298</vt:lpwstr>
      </vt:variant>
      <vt:variant>
        <vt:i4>1835061</vt:i4>
      </vt:variant>
      <vt:variant>
        <vt:i4>608</vt:i4>
      </vt:variant>
      <vt:variant>
        <vt:i4>0</vt:i4>
      </vt:variant>
      <vt:variant>
        <vt:i4>5</vt:i4>
      </vt:variant>
      <vt:variant>
        <vt:lpwstr/>
      </vt:variant>
      <vt:variant>
        <vt:lpwstr>_Toc320444297</vt:lpwstr>
      </vt:variant>
      <vt:variant>
        <vt:i4>1835061</vt:i4>
      </vt:variant>
      <vt:variant>
        <vt:i4>602</vt:i4>
      </vt:variant>
      <vt:variant>
        <vt:i4>0</vt:i4>
      </vt:variant>
      <vt:variant>
        <vt:i4>5</vt:i4>
      </vt:variant>
      <vt:variant>
        <vt:lpwstr/>
      </vt:variant>
      <vt:variant>
        <vt:lpwstr>_Toc320444296</vt:lpwstr>
      </vt:variant>
      <vt:variant>
        <vt:i4>1835061</vt:i4>
      </vt:variant>
      <vt:variant>
        <vt:i4>596</vt:i4>
      </vt:variant>
      <vt:variant>
        <vt:i4>0</vt:i4>
      </vt:variant>
      <vt:variant>
        <vt:i4>5</vt:i4>
      </vt:variant>
      <vt:variant>
        <vt:lpwstr/>
      </vt:variant>
      <vt:variant>
        <vt:lpwstr>_Toc320444295</vt:lpwstr>
      </vt:variant>
      <vt:variant>
        <vt:i4>1835061</vt:i4>
      </vt:variant>
      <vt:variant>
        <vt:i4>590</vt:i4>
      </vt:variant>
      <vt:variant>
        <vt:i4>0</vt:i4>
      </vt:variant>
      <vt:variant>
        <vt:i4>5</vt:i4>
      </vt:variant>
      <vt:variant>
        <vt:lpwstr/>
      </vt:variant>
      <vt:variant>
        <vt:lpwstr>_Toc320444294</vt:lpwstr>
      </vt:variant>
      <vt:variant>
        <vt:i4>1835061</vt:i4>
      </vt:variant>
      <vt:variant>
        <vt:i4>584</vt:i4>
      </vt:variant>
      <vt:variant>
        <vt:i4>0</vt:i4>
      </vt:variant>
      <vt:variant>
        <vt:i4>5</vt:i4>
      </vt:variant>
      <vt:variant>
        <vt:lpwstr/>
      </vt:variant>
      <vt:variant>
        <vt:lpwstr>_Toc320444293</vt:lpwstr>
      </vt:variant>
      <vt:variant>
        <vt:i4>1835061</vt:i4>
      </vt:variant>
      <vt:variant>
        <vt:i4>578</vt:i4>
      </vt:variant>
      <vt:variant>
        <vt:i4>0</vt:i4>
      </vt:variant>
      <vt:variant>
        <vt:i4>5</vt:i4>
      </vt:variant>
      <vt:variant>
        <vt:lpwstr/>
      </vt:variant>
      <vt:variant>
        <vt:lpwstr>_Toc320444292</vt:lpwstr>
      </vt:variant>
      <vt:variant>
        <vt:i4>1835061</vt:i4>
      </vt:variant>
      <vt:variant>
        <vt:i4>572</vt:i4>
      </vt:variant>
      <vt:variant>
        <vt:i4>0</vt:i4>
      </vt:variant>
      <vt:variant>
        <vt:i4>5</vt:i4>
      </vt:variant>
      <vt:variant>
        <vt:lpwstr/>
      </vt:variant>
      <vt:variant>
        <vt:lpwstr>_Toc320444291</vt:lpwstr>
      </vt:variant>
      <vt:variant>
        <vt:i4>1835061</vt:i4>
      </vt:variant>
      <vt:variant>
        <vt:i4>566</vt:i4>
      </vt:variant>
      <vt:variant>
        <vt:i4>0</vt:i4>
      </vt:variant>
      <vt:variant>
        <vt:i4>5</vt:i4>
      </vt:variant>
      <vt:variant>
        <vt:lpwstr/>
      </vt:variant>
      <vt:variant>
        <vt:lpwstr>_Toc320444290</vt:lpwstr>
      </vt:variant>
      <vt:variant>
        <vt:i4>1900597</vt:i4>
      </vt:variant>
      <vt:variant>
        <vt:i4>560</vt:i4>
      </vt:variant>
      <vt:variant>
        <vt:i4>0</vt:i4>
      </vt:variant>
      <vt:variant>
        <vt:i4>5</vt:i4>
      </vt:variant>
      <vt:variant>
        <vt:lpwstr/>
      </vt:variant>
      <vt:variant>
        <vt:lpwstr>_Toc320444289</vt:lpwstr>
      </vt:variant>
      <vt:variant>
        <vt:i4>1900597</vt:i4>
      </vt:variant>
      <vt:variant>
        <vt:i4>554</vt:i4>
      </vt:variant>
      <vt:variant>
        <vt:i4>0</vt:i4>
      </vt:variant>
      <vt:variant>
        <vt:i4>5</vt:i4>
      </vt:variant>
      <vt:variant>
        <vt:lpwstr/>
      </vt:variant>
      <vt:variant>
        <vt:lpwstr>_Toc320444288</vt:lpwstr>
      </vt:variant>
      <vt:variant>
        <vt:i4>1900597</vt:i4>
      </vt:variant>
      <vt:variant>
        <vt:i4>548</vt:i4>
      </vt:variant>
      <vt:variant>
        <vt:i4>0</vt:i4>
      </vt:variant>
      <vt:variant>
        <vt:i4>5</vt:i4>
      </vt:variant>
      <vt:variant>
        <vt:lpwstr/>
      </vt:variant>
      <vt:variant>
        <vt:lpwstr>_Toc320444287</vt:lpwstr>
      </vt:variant>
      <vt:variant>
        <vt:i4>1900597</vt:i4>
      </vt:variant>
      <vt:variant>
        <vt:i4>542</vt:i4>
      </vt:variant>
      <vt:variant>
        <vt:i4>0</vt:i4>
      </vt:variant>
      <vt:variant>
        <vt:i4>5</vt:i4>
      </vt:variant>
      <vt:variant>
        <vt:lpwstr/>
      </vt:variant>
      <vt:variant>
        <vt:lpwstr>_Toc320444286</vt:lpwstr>
      </vt:variant>
      <vt:variant>
        <vt:i4>1900597</vt:i4>
      </vt:variant>
      <vt:variant>
        <vt:i4>536</vt:i4>
      </vt:variant>
      <vt:variant>
        <vt:i4>0</vt:i4>
      </vt:variant>
      <vt:variant>
        <vt:i4>5</vt:i4>
      </vt:variant>
      <vt:variant>
        <vt:lpwstr/>
      </vt:variant>
      <vt:variant>
        <vt:lpwstr>_Toc320444285</vt:lpwstr>
      </vt:variant>
      <vt:variant>
        <vt:i4>1900597</vt:i4>
      </vt:variant>
      <vt:variant>
        <vt:i4>530</vt:i4>
      </vt:variant>
      <vt:variant>
        <vt:i4>0</vt:i4>
      </vt:variant>
      <vt:variant>
        <vt:i4>5</vt:i4>
      </vt:variant>
      <vt:variant>
        <vt:lpwstr/>
      </vt:variant>
      <vt:variant>
        <vt:lpwstr>_Toc320444284</vt:lpwstr>
      </vt:variant>
      <vt:variant>
        <vt:i4>1900597</vt:i4>
      </vt:variant>
      <vt:variant>
        <vt:i4>524</vt:i4>
      </vt:variant>
      <vt:variant>
        <vt:i4>0</vt:i4>
      </vt:variant>
      <vt:variant>
        <vt:i4>5</vt:i4>
      </vt:variant>
      <vt:variant>
        <vt:lpwstr/>
      </vt:variant>
      <vt:variant>
        <vt:lpwstr>_Toc320444283</vt:lpwstr>
      </vt:variant>
      <vt:variant>
        <vt:i4>1900597</vt:i4>
      </vt:variant>
      <vt:variant>
        <vt:i4>518</vt:i4>
      </vt:variant>
      <vt:variant>
        <vt:i4>0</vt:i4>
      </vt:variant>
      <vt:variant>
        <vt:i4>5</vt:i4>
      </vt:variant>
      <vt:variant>
        <vt:lpwstr/>
      </vt:variant>
      <vt:variant>
        <vt:lpwstr>_Toc320444282</vt:lpwstr>
      </vt:variant>
      <vt:variant>
        <vt:i4>1900597</vt:i4>
      </vt:variant>
      <vt:variant>
        <vt:i4>512</vt:i4>
      </vt:variant>
      <vt:variant>
        <vt:i4>0</vt:i4>
      </vt:variant>
      <vt:variant>
        <vt:i4>5</vt:i4>
      </vt:variant>
      <vt:variant>
        <vt:lpwstr/>
      </vt:variant>
      <vt:variant>
        <vt:lpwstr>_Toc320444281</vt:lpwstr>
      </vt:variant>
      <vt:variant>
        <vt:i4>1900597</vt:i4>
      </vt:variant>
      <vt:variant>
        <vt:i4>506</vt:i4>
      </vt:variant>
      <vt:variant>
        <vt:i4>0</vt:i4>
      </vt:variant>
      <vt:variant>
        <vt:i4>5</vt:i4>
      </vt:variant>
      <vt:variant>
        <vt:lpwstr/>
      </vt:variant>
      <vt:variant>
        <vt:lpwstr>_Toc320444280</vt:lpwstr>
      </vt:variant>
      <vt:variant>
        <vt:i4>1179701</vt:i4>
      </vt:variant>
      <vt:variant>
        <vt:i4>500</vt:i4>
      </vt:variant>
      <vt:variant>
        <vt:i4>0</vt:i4>
      </vt:variant>
      <vt:variant>
        <vt:i4>5</vt:i4>
      </vt:variant>
      <vt:variant>
        <vt:lpwstr/>
      </vt:variant>
      <vt:variant>
        <vt:lpwstr>_Toc320444279</vt:lpwstr>
      </vt:variant>
      <vt:variant>
        <vt:i4>1179701</vt:i4>
      </vt:variant>
      <vt:variant>
        <vt:i4>494</vt:i4>
      </vt:variant>
      <vt:variant>
        <vt:i4>0</vt:i4>
      </vt:variant>
      <vt:variant>
        <vt:i4>5</vt:i4>
      </vt:variant>
      <vt:variant>
        <vt:lpwstr/>
      </vt:variant>
      <vt:variant>
        <vt:lpwstr>_Toc320444278</vt:lpwstr>
      </vt:variant>
      <vt:variant>
        <vt:i4>1179701</vt:i4>
      </vt:variant>
      <vt:variant>
        <vt:i4>488</vt:i4>
      </vt:variant>
      <vt:variant>
        <vt:i4>0</vt:i4>
      </vt:variant>
      <vt:variant>
        <vt:i4>5</vt:i4>
      </vt:variant>
      <vt:variant>
        <vt:lpwstr/>
      </vt:variant>
      <vt:variant>
        <vt:lpwstr>_Toc320444277</vt:lpwstr>
      </vt:variant>
      <vt:variant>
        <vt:i4>1179701</vt:i4>
      </vt:variant>
      <vt:variant>
        <vt:i4>482</vt:i4>
      </vt:variant>
      <vt:variant>
        <vt:i4>0</vt:i4>
      </vt:variant>
      <vt:variant>
        <vt:i4>5</vt:i4>
      </vt:variant>
      <vt:variant>
        <vt:lpwstr/>
      </vt:variant>
      <vt:variant>
        <vt:lpwstr>_Toc320444276</vt:lpwstr>
      </vt:variant>
      <vt:variant>
        <vt:i4>1179701</vt:i4>
      </vt:variant>
      <vt:variant>
        <vt:i4>476</vt:i4>
      </vt:variant>
      <vt:variant>
        <vt:i4>0</vt:i4>
      </vt:variant>
      <vt:variant>
        <vt:i4>5</vt:i4>
      </vt:variant>
      <vt:variant>
        <vt:lpwstr/>
      </vt:variant>
      <vt:variant>
        <vt:lpwstr>_Toc320444275</vt:lpwstr>
      </vt:variant>
      <vt:variant>
        <vt:i4>1179701</vt:i4>
      </vt:variant>
      <vt:variant>
        <vt:i4>470</vt:i4>
      </vt:variant>
      <vt:variant>
        <vt:i4>0</vt:i4>
      </vt:variant>
      <vt:variant>
        <vt:i4>5</vt:i4>
      </vt:variant>
      <vt:variant>
        <vt:lpwstr/>
      </vt:variant>
      <vt:variant>
        <vt:lpwstr>_Toc320444274</vt:lpwstr>
      </vt:variant>
      <vt:variant>
        <vt:i4>1179701</vt:i4>
      </vt:variant>
      <vt:variant>
        <vt:i4>464</vt:i4>
      </vt:variant>
      <vt:variant>
        <vt:i4>0</vt:i4>
      </vt:variant>
      <vt:variant>
        <vt:i4>5</vt:i4>
      </vt:variant>
      <vt:variant>
        <vt:lpwstr/>
      </vt:variant>
      <vt:variant>
        <vt:lpwstr>_Toc320444273</vt:lpwstr>
      </vt:variant>
      <vt:variant>
        <vt:i4>1179701</vt:i4>
      </vt:variant>
      <vt:variant>
        <vt:i4>458</vt:i4>
      </vt:variant>
      <vt:variant>
        <vt:i4>0</vt:i4>
      </vt:variant>
      <vt:variant>
        <vt:i4>5</vt:i4>
      </vt:variant>
      <vt:variant>
        <vt:lpwstr/>
      </vt:variant>
      <vt:variant>
        <vt:lpwstr>_Toc320444272</vt:lpwstr>
      </vt:variant>
      <vt:variant>
        <vt:i4>1179701</vt:i4>
      </vt:variant>
      <vt:variant>
        <vt:i4>452</vt:i4>
      </vt:variant>
      <vt:variant>
        <vt:i4>0</vt:i4>
      </vt:variant>
      <vt:variant>
        <vt:i4>5</vt:i4>
      </vt:variant>
      <vt:variant>
        <vt:lpwstr/>
      </vt:variant>
      <vt:variant>
        <vt:lpwstr>_Toc320444271</vt:lpwstr>
      </vt:variant>
      <vt:variant>
        <vt:i4>1179701</vt:i4>
      </vt:variant>
      <vt:variant>
        <vt:i4>446</vt:i4>
      </vt:variant>
      <vt:variant>
        <vt:i4>0</vt:i4>
      </vt:variant>
      <vt:variant>
        <vt:i4>5</vt:i4>
      </vt:variant>
      <vt:variant>
        <vt:lpwstr/>
      </vt:variant>
      <vt:variant>
        <vt:lpwstr>_Toc320444270</vt:lpwstr>
      </vt:variant>
      <vt:variant>
        <vt:i4>1245237</vt:i4>
      </vt:variant>
      <vt:variant>
        <vt:i4>440</vt:i4>
      </vt:variant>
      <vt:variant>
        <vt:i4>0</vt:i4>
      </vt:variant>
      <vt:variant>
        <vt:i4>5</vt:i4>
      </vt:variant>
      <vt:variant>
        <vt:lpwstr/>
      </vt:variant>
      <vt:variant>
        <vt:lpwstr>_Toc320444269</vt:lpwstr>
      </vt:variant>
      <vt:variant>
        <vt:i4>1245237</vt:i4>
      </vt:variant>
      <vt:variant>
        <vt:i4>434</vt:i4>
      </vt:variant>
      <vt:variant>
        <vt:i4>0</vt:i4>
      </vt:variant>
      <vt:variant>
        <vt:i4>5</vt:i4>
      </vt:variant>
      <vt:variant>
        <vt:lpwstr/>
      </vt:variant>
      <vt:variant>
        <vt:lpwstr>_Toc320444268</vt:lpwstr>
      </vt:variant>
      <vt:variant>
        <vt:i4>1245237</vt:i4>
      </vt:variant>
      <vt:variant>
        <vt:i4>428</vt:i4>
      </vt:variant>
      <vt:variant>
        <vt:i4>0</vt:i4>
      </vt:variant>
      <vt:variant>
        <vt:i4>5</vt:i4>
      </vt:variant>
      <vt:variant>
        <vt:lpwstr/>
      </vt:variant>
      <vt:variant>
        <vt:lpwstr>_Toc320444267</vt:lpwstr>
      </vt:variant>
      <vt:variant>
        <vt:i4>1245237</vt:i4>
      </vt:variant>
      <vt:variant>
        <vt:i4>422</vt:i4>
      </vt:variant>
      <vt:variant>
        <vt:i4>0</vt:i4>
      </vt:variant>
      <vt:variant>
        <vt:i4>5</vt:i4>
      </vt:variant>
      <vt:variant>
        <vt:lpwstr/>
      </vt:variant>
      <vt:variant>
        <vt:lpwstr>_Toc320444266</vt:lpwstr>
      </vt:variant>
      <vt:variant>
        <vt:i4>1245237</vt:i4>
      </vt:variant>
      <vt:variant>
        <vt:i4>416</vt:i4>
      </vt:variant>
      <vt:variant>
        <vt:i4>0</vt:i4>
      </vt:variant>
      <vt:variant>
        <vt:i4>5</vt:i4>
      </vt:variant>
      <vt:variant>
        <vt:lpwstr/>
      </vt:variant>
      <vt:variant>
        <vt:lpwstr>_Toc320444265</vt:lpwstr>
      </vt:variant>
      <vt:variant>
        <vt:i4>1245237</vt:i4>
      </vt:variant>
      <vt:variant>
        <vt:i4>410</vt:i4>
      </vt:variant>
      <vt:variant>
        <vt:i4>0</vt:i4>
      </vt:variant>
      <vt:variant>
        <vt:i4>5</vt:i4>
      </vt:variant>
      <vt:variant>
        <vt:lpwstr/>
      </vt:variant>
      <vt:variant>
        <vt:lpwstr>_Toc320444264</vt:lpwstr>
      </vt:variant>
      <vt:variant>
        <vt:i4>1245237</vt:i4>
      </vt:variant>
      <vt:variant>
        <vt:i4>404</vt:i4>
      </vt:variant>
      <vt:variant>
        <vt:i4>0</vt:i4>
      </vt:variant>
      <vt:variant>
        <vt:i4>5</vt:i4>
      </vt:variant>
      <vt:variant>
        <vt:lpwstr/>
      </vt:variant>
      <vt:variant>
        <vt:lpwstr>_Toc320444263</vt:lpwstr>
      </vt:variant>
      <vt:variant>
        <vt:i4>1245237</vt:i4>
      </vt:variant>
      <vt:variant>
        <vt:i4>398</vt:i4>
      </vt:variant>
      <vt:variant>
        <vt:i4>0</vt:i4>
      </vt:variant>
      <vt:variant>
        <vt:i4>5</vt:i4>
      </vt:variant>
      <vt:variant>
        <vt:lpwstr/>
      </vt:variant>
      <vt:variant>
        <vt:lpwstr>_Toc320444262</vt:lpwstr>
      </vt:variant>
      <vt:variant>
        <vt:i4>1245237</vt:i4>
      </vt:variant>
      <vt:variant>
        <vt:i4>392</vt:i4>
      </vt:variant>
      <vt:variant>
        <vt:i4>0</vt:i4>
      </vt:variant>
      <vt:variant>
        <vt:i4>5</vt:i4>
      </vt:variant>
      <vt:variant>
        <vt:lpwstr/>
      </vt:variant>
      <vt:variant>
        <vt:lpwstr>_Toc320444261</vt:lpwstr>
      </vt:variant>
      <vt:variant>
        <vt:i4>1245237</vt:i4>
      </vt:variant>
      <vt:variant>
        <vt:i4>386</vt:i4>
      </vt:variant>
      <vt:variant>
        <vt:i4>0</vt:i4>
      </vt:variant>
      <vt:variant>
        <vt:i4>5</vt:i4>
      </vt:variant>
      <vt:variant>
        <vt:lpwstr/>
      </vt:variant>
      <vt:variant>
        <vt:lpwstr>_Toc320444260</vt:lpwstr>
      </vt:variant>
      <vt:variant>
        <vt:i4>1048629</vt:i4>
      </vt:variant>
      <vt:variant>
        <vt:i4>380</vt:i4>
      </vt:variant>
      <vt:variant>
        <vt:i4>0</vt:i4>
      </vt:variant>
      <vt:variant>
        <vt:i4>5</vt:i4>
      </vt:variant>
      <vt:variant>
        <vt:lpwstr/>
      </vt:variant>
      <vt:variant>
        <vt:lpwstr>_Toc320444259</vt:lpwstr>
      </vt:variant>
      <vt:variant>
        <vt:i4>1048629</vt:i4>
      </vt:variant>
      <vt:variant>
        <vt:i4>374</vt:i4>
      </vt:variant>
      <vt:variant>
        <vt:i4>0</vt:i4>
      </vt:variant>
      <vt:variant>
        <vt:i4>5</vt:i4>
      </vt:variant>
      <vt:variant>
        <vt:lpwstr/>
      </vt:variant>
      <vt:variant>
        <vt:lpwstr>_Toc320444258</vt:lpwstr>
      </vt:variant>
      <vt:variant>
        <vt:i4>1048629</vt:i4>
      </vt:variant>
      <vt:variant>
        <vt:i4>368</vt:i4>
      </vt:variant>
      <vt:variant>
        <vt:i4>0</vt:i4>
      </vt:variant>
      <vt:variant>
        <vt:i4>5</vt:i4>
      </vt:variant>
      <vt:variant>
        <vt:lpwstr/>
      </vt:variant>
      <vt:variant>
        <vt:lpwstr>_Toc320444257</vt:lpwstr>
      </vt:variant>
      <vt:variant>
        <vt:i4>1048629</vt:i4>
      </vt:variant>
      <vt:variant>
        <vt:i4>362</vt:i4>
      </vt:variant>
      <vt:variant>
        <vt:i4>0</vt:i4>
      </vt:variant>
      <vt:variant>
        <vt:i4>5</vt:i4>
      </vt:variant>
      <vt:variant>
        <vt:lpwstr/>
      </vt:variant>
      <vt:variant>
        <vt:lpwstr>_Toc320444256</vt:lpwstr>
      </vt:variant>
      <vt:variant>
        <vt:i4>1048629</vt:i4>
      </vt:variant>
      <vt:variant>
        <vt:i4>356</vt:i4>
      </vt:variant>
      <vt:variant>
        <vt:i4>0</vt:i4>
      </vt:variant>
      <vt:variant>
        <vt:i4>5</vt:i4>
      </vt:variant>
      <vt:variant>
        <vt:lpwstr/>
      </vt:variant>
      <vt:variant>
        <vt:lpwstr>_Toc320444255</vt:lpwstr>
      </vt:variant>
      <vt:variant>
        <vt:i4>1048629</vt:i4>
      </vt:variant>
      <vt:variant>
        <vt:i4>350</vt:i4>
      </vt:variant>
      <vt:variant>
        <vt:i4>0</vt:i4>
      </vt:variant>
      <vt:variant>
        <vt:i4>5</vt:i4>
      </vt:variant>
      <vt:variant>
        <vt:lpwstr/>
      </vt:variant>
      <vt:variant>
        <vt:lpwstr>_Toc320444254</vt:lpwstr>
      </vt:variant>
      <vt:variant>
        <vt:i4>1048629</vt:i4>
      </vt:variant>
      <vt:variant>
        <vt:i4>344</vt:i4>
      </vt:variant>
      <vt:variant>
        <vt:i4>0</vt:i4>
      </vt:variant>
      <vt:variant>
        <vt:i4>5</vt:i4>
      </vt:variant>
      <vt:variant>
        <vt:lpwstr/>
      </vt:variant>
      <vt:variant>
        <vt:lpwstr>_Toc320444253</vt:lpwstr>
      </vt:variant>
      <vt:variant>
        <vt:i4>1048629</vt:i4>
      </vt:variant>
      <vt:variant>
        <vt:i4>338</vt:i4>
      </vt:variant>
      <vt:variant>
        <vt:i4>0</vt:i4>
      </vt:variant>
      <vt:variant>
        <vt:i4>5</vt:i4>
      </vt:variant>
      <vt:variant>
        <vt:lpwstr/>
      </vt:variant>
      <vt:variant>
        <vt:lpwstr>_Toc320444252</vt:lpwstr>
      </vt:variant>
      <vt:variant>
        <vt:i4>1048629</vt:i4>
      </vt:variant>
      <vt:variant>
        <vt:i4>332</vt:i4>
      </vt:variant>
      <vt:variant>
        <vt:i4>0</vt:i4>
      </vt:variant>
      <vt:variant>
        <vt:i4>5</vt:i4>
      </vt:variant>
      <vt:variant>
        <vt:lpwstr/>
      </vt:variant>
      <vt:variant>
        <vt:lpwstr>_Toc320444251</vt:lpwstr>
      </vt:variant>
      <vt:variant>
        <vt:i4>1048629</vt:i4>
      </vt:variant>
      <vt:variant>
        <vt:i4>326</vt:i4>
      </vt:variant>
      <vt:variant>
        <vt:i4>0</vt:i4>
      </vt:variant>
      <vt:variant>
        <vt:i4>5</vt:i4>
      </vt:variant>
      <vt:variant>
        <vt:lpwstr/>
      </vt:variant>
      <vt:variant>
        <vt:lpwstr>_Toc320444250</vt:lpwstr>
      </vt:variant>
      <vt:variant>
        <vt:i4>1114165</vt:i4>
      </vt:variant>
      <vt:variant>
        <vt:i4>320</vt:i4>
      </vt:variant>
      <vt:variant>
        <vt:i4>0</vt:i4>
      </vt:variant>
      <vt:variant>
        <vt:i4>5</vt:i4>
      </vt:variant>
      <vt:variant>
        <vt:lpwstr/>
      </vt:variant>
      <vt:variant>
        <vt:lpwstr>_Toc320444249</vt:lpwstr>
      </vt:variant>
      <vt:variant>
        <vt:i4>1114165</vt:i4>
      </vt:variant>
      <vt:variant>
        <vt:i4>314</vt:i4>
      </vt:variant>
      <vt:variant>
        <vt:i4>0</vt:i4>
      </vt:variant>
      <vt:variant>
        <vt:i4>5</vt:i4>
      </vt:variant>
      <vt:variant>
        <vt:lpwstr/>
      </vt:variant>
      <vt:variant>
        <vt:lpwstr>_Toc320444248</vt:lpwstr>
      </vt:variant>
      <vt:variant>
        <vt:i4>1114165</vt:i4>
      </vt:variant>
      <vt:variant>
        <vt:i4>308</vt:i4>
      </vt:variant>
      <vt:variant>
        <vt:i4>0</vt:i4>
      </vt:variant>
      <vt:variant>
        <vt:i4>5</vt:i4>
      </vt:variant>
      <vt:variant>
        <vt:lpwstr/>
      </vt:variant>
      <vt:variant>
        <vt:lpwstr>_Toc320444247</vt:lpwstr>
      </vt:variant>
      <vt:variant>
        <vt:i4>1114165</vt:i4>
      </vt:variant>
      <vt:variant>
        <vt:i4>302</vt:i4>
      </vt:variant>
      <vt:variant>
        <vt:i4>0</vt:i4>
      </vt:variant>
      <vt:variant>
        <vt:i4>5</vt:i4>
      </vt:variant>
      <vt:variant>
        <vt:lpwstr/>
      </vt:variant>
      <vt:variant>
        <vt:lpwstr>_Toc320444246</vt:lpwstr>
      </vt:variant>
      <vt:variant>
        <vt:i4>1114165</vt:i4>
      </vt:variant>
      <vt:variant>
        <vt:i4>296</vt:i4>
      </vt:variant>
      <vt:variant>
        <vt:i4>0</vt:i4>
      </vt:variant>
      <vt:variant>
        <vt:i4>5</vt:i4>
      </vt:variant>
      <vt:variant>
        <vt:lpwstr/>
      </vt:variant>
      <vt:variant>
        <vt:lpwstr>_Toc320444245</vt:lpwstr>
      </vt:variant>
      <vt:variant>
        <vt:i4>1114165</vt:i4>
      </vt:variant>
      <vt:variant>
        <vt:i4>290</vt:i4>
      </vt:variant>
      <vt:variant>
        <vt:i4>0</vt:i4>
      </vt:variant>
      <vt:variant>
        <vt:i4>5</vt:i4>
      </vt:variant>
      <vt:variant>
        <vt:lpwstr/>
      </vt:variant>
      <vt:variant>
        <vt:lpwstr>_Toc320444244</vt:lpwstr>
      </vt:variant>
      <vt:variant>
        <vt:i4>1114165</vt:i4>
      </vt:variant>
      <vt:variant>
        <vt:i4>284</vt:i4>
      </vt:variant>
      <vt:variant>
        <vt:i4>0</vt:i4>
      </vt:variant>
      <vt:variant>
        <vt:i4>5</vt:i4>
      </vt:variant>
      <vt:variant>
        <vt:lpwstr/>
      </vt:variant>
      <vt:variant>
        <vt:lpwstr>_Toc320444243</vt:lpwstr>
      </vt:variant>
      <vt:variant>
        <vt:i4>1114165</vt:i4>
      </vt:variant>
      <vt:variant>
        <vt:i4>278</vt:i4>
      </vt:variant>
      <vt:variant>
        <vt:i4>0</vt:i4>
      </vt:variant>
      <vt:variant>
        <vt:i4>5</vt:i4>
      </vt:variant>
      <vt:variant>
        <vt:lpwstr/>
      </vt:variant>
      <vt:variant>
        <vt:lpwstr>_Toc320444242</vt:lpwstr>
      </vt:variant>
      <vt:variant>
        <vt:i4>1114165</vt:i4>
      </vt:variant>
      <vt:variant>
        <vt:i4>272</vt:i4>
      </vt:variant>
      <vt:variant>
        <vt:i4>0</vt:i4>
      </vt:variant>
      <vt:variant>
        <vt:i4>5</vt:i4>
      </vt:variant>
      <vt:variant>
        <vt:lpwstr/>
      </vt:variant>
      <vt:variant>
        <vt:lpwstr>_Toc320444241</vt:lpwstr>
      </vt:variant>
      <vt:variant>
        <vt:i4>1114165</vt:i4>
      </vt:variant>
      <vt:variant>
        <vt:i4>266</vt:i4>
      </vt:variant>
      <vt:variant>
        <vt:i4>0</vt:i4>
      </vt:variant>
      <vt:variant>
        <vt:i4>5</vt:i4>
      </vt:variant>
      <vt:variant>
        <vt:lpwstr/>
      </vt:variant>
      <vt:variant>
        <vt:lpwstr>_Toc320444240</vt:lpwstr>
      </vt:variant>
      <vt:variant>
        <vt:i4>1441845</vt:i4>
      </vt:variant>
      <vt:variant>
        <vt:i4>260</vt:i4>
      </vt:variant>
      <vt:variant>
        <vt:i4>0</vt:i4>
      </vt:variant>
      <vt:variant>
        <vt:i4>5</vt:i4>
      </vt:variant>
      <vt:variant>
        <vt:lpwstr/>
      </vt:variant>
      <vt:variant>
        <vt:lpwstr>_Toc320444239</vt:lpwstr>
      </vt:variant>
      <vt:variant>
        <vt:i4>1441845</vt:i4>
      </vt:variant>
      <vt:variant>
        <vt:i4>254</vt:i4>
      </vt:variant>
      <vt:variant>
        <vt:i4>0</vt:i4>
      </vt:variant>
      <vt:variant>
        <vt:i4>5</vt:i4>
      </vt:variant>
      <vt:variant>
        <vt:lpwstr/>
      </vt:variant>
      <vt:variant>
        <vt:lpwstr>_Toc320444238</vt:lpwstr>
      </vt:variant>
      <vt:variant>
        <vt:i4>1441845</vt:i4>
      </vt:variant>
      <vt:variant>
        <vt:i4>248</vt:i4>
      </vt:variant>
      <vt:variant>
        <vt:i4>0</vt:i4>
      </vt:variant>
      <vt:variant>
        <vt:i4>5</vt:i4>
      </vt:variant>
      <vt:variant>
        <vt:lpwstr/>
      </vt:variant>
      <vt:variant>
        <vt:lpwstr>_Toc320444237</vt:lpwstr>
      </vt:variant>
      <vt:variant>
        <vt:i4>1441845</vt:i4>
      </vt:variant>
      <vt:variant>
        <vt:i4>242</vt:i4>
      </vt:variant>
      <vt:variant>
        <vt:i4>0</vt:i4>
      </vt:variant>
      <vt:variant>
        <vt:i4>5</vt:i4>
      </vt:variant>
      <vt:variant>
        <vt:lpwstr/>
      </vt:variant>
      <vt:variant>
        <vt:lpwstr>_Toc320444236</vt:lpwstr>
      </vt:variant>
      <vt:variant>
        <vt:i4>1441845</vt:i4>
      </vt:variant>
      <vt:variant>
        <vt:i4>236</vt:i4>
      </vt:variant>
      <vt:variant>
        <vt:i4>0</vt:i4>
      </vt:variant>
      <vt:variant>
        <vt:i4>5</vt:i4>
      </vt:variant>
      <vt:variant>
        <vt:lpwstr/>
      </vt:variant>
      <vt:variant>
        <vt:lpwstr>_Toc320444235</vt:lpwstr>
      </vt:variant>
      <vt:variant>
        <vt:i4>1441845</vt:i4>
      </vt:variant>
      <vt:variant>
        <vt:i4>230</vt:i4>
      </vt:variant>
      <vt:variant>
        <vt:i4>0</vt:i4>
      </vt:variant>
      <vt:variant>
        <vt:i4>5</vt:i4>
      </vt:variant>
      <vt:variant>
        <vt:lpwstr/>
      </vt:variant>
      <vt:variant>
        <vt:lpwstr>_Toc320444234</vt:lpwstr>
      </vt:variant>
      <vt:variant>
        <vt:i4>1441845</vt:i4>
      </vt:variant>
      <vt:variant>
        <vt:i4>224</vt:i4>
      </vt:variant>
      <vt:variant>
        <vt:i4>0</vt:i4>
      </vt:variant>
      <vt:variant>
        <vt:i4>5</vt:i4>
      </vt:variant>
      <vt:variant>
        <vt:lpwstr/>
      </vt:variant>
      <vt:variant>
        <vt:lpwstr>_Toc320444233</vt:lpwstr>
      </vt:variant>
      <vt:variant>
        <vt:i4>1441845</vt:i4>
      </vt:variant>
      <vt:variant>
        <vt:i4>218</vt:i4>
      </vt:variant>
      <vt:variant>
        <vt:i4>0</vt:i4>
      </vt:variant>
      <vt:variant>
        <vt:i4>5</vt:i4>
      </vt:variant>
      <vt:variant>
        <vt:lpwstr/>
      </vt:variant>
      <vt:variant>
        <vt:lpwstr>_Toc320444232</vt:lpwstr>
      </vt:variant>
      <vt:variant>
        <vt:i4>1441845</vt:i4>
      </vt:variant>
      <vt:variant>
        <vt:i4>212</vt:i4>
      </vt:variant>
      <vt:variant>
        <vt:i4>0</vt:i4>
      </vt:variant>
      <vt:variant>
        <vt:i4>5</vt:i4>
      </vt:variant>
      <vt:variant>
        <vt:lpwstr/>
      </vt:variant>
      <vt:variant>
        <vt:lpwstr>_Toc320444231</vt:lpwstr>
      </vt:variant>
      <vt:variant>
        <vt:i4>1441845</vt:i4>
      </vt:variant>
      <vt:variant>
        <vt:i4>206</vt:i4>
      </vt:variant>
      <vt:variant>
        <vt:i4>0</vt:i4>
      </vt:variant>
      <vt:variant>
        <vt:i4>5</vt:i4>
      </vt:variant>
      <vt:variant>
        <vt:lpwstr/>
      </vt:variant>
      <vt:variant>
        <vt:lpwstr>_Toc320444230</vt:lpwstr>
      </vt:variant>
      <vt:variant>
        <vt:i4>1507381</vt:i4>
      </vt:variant>
      <vt:variant>
        <vt:i4>200</vt:i4>
      </vt:variant>
      <vt:variant>
        <vt:i4>0</vt:i4>
      </vt:variant>
      <vt:variant>
        <vt:i4>5</vt:i4>
      </vt:variant>
      <vt:variant>
        <vt:lpwstr/>
      </vt:variant>
      <vt:variant>
        <vt:lpwstr>_Toc320444229</vt:lpwstr>
      </vt:variant>
      <vt:variant>
        <vt:i4>1507381</vt:i4>
      </vt:variant>
      <vt:variant>
        <vt:i4>194</vt:i4>
      </vt:variant>
      <vt:variant>
        <vt:i4>0</vt:i4>
      </vt:variant>
      <vt:variant>
        <vt:i4>5</vt:i4>
      </vt:variant>
      <vt:variant>
        <vt:lpwstr/>
      </vt:variant>
      <vt:variant>
        <vt:lpwstr>_Toc320444228</vt:lpwstr>
      </vt:variant>
      <vt:variant>
        <vt:i4>1507381</vt:i4>
      </vt:variant>
      <vt:variant>
        <vt:i4>188</vt:i4>
      </vt:variant>
      <vt:variant>
        <vt:i4>0</vt:i4>
      </vt:variant>
      <vt:variant>
        <vt:i4>5</vt:i4>
      </vt:variant>
      <vt:variant>
        <vt:lpwstr/>
      </vt:variant>
      <vt:variant>
        <vt:lpwstr>_Toc320444227</vt:lpwstr>
      </vt:variant>
      <vt:variant>
        <vt:i4>1507381</vt:i4>
      </vt:variant>
      <vt:variant>
        <vt:i4>182</vt:i4>
      </vt:variant>
      <vt:variant>
        <vt:i4>0</vt:i4>
      </vt:variant>
      <vt:variant>
        <vt:i4>5</vt:i4>
      </vt:variant>
      <vt:variant>
        <vt:lpwstr/>
      </vt:variant>
      <vt:variant>
        <vt:lpwstr>_Toc320444226</vt:lpwstr>
      </vt:variant>
      <vt:variant>
        <vt:i4>1507381</vt:i4>
      </vt:variant>
      <vt:variant>
        <vt:i4>176</vt:i4>
      </vt:variant>
      <vt:variant>
        <vt:i4>0</vt:i4>
      </vt:variant>
      <vt:variant>
        <vt:i4>5</vt:i4>
      </vt:variant>
      <vt:variant>
        <vt:lpwstr/>
      </vt:variant>
      <vt:variant>
        <vt:lpwstr>_Toc320444225</vt:lpwstr>
      </vt:variant>
      <vt:variant>
        <vt:i4>1507381</vt:i4>
      </vt:variant>
      <vt:variant>
        <vt:i4>170</vt:i4>
      </vt:variant>
      <vt:variant>
        <vt:i4>0</vt:i4>
      </vt:variant>
      <vt:variant>
        <vt:i4>5</vt:i4>
      </vt:variant>
      <vt:variant>
        <vt:lpwstr/>
      </vt:variant>
      <vt:variant>
        <vt:lpwstr>_Toc320444224</vt:lpwstr>
      </vt:variant>
      <vt:variant>
        <vt:i4>1507381</vt:i4>
      </vt:variant>
      <vt:variant>
        <vt:i4>164</vt:i4>
      </vt:variant>
      <vt:variant>
        <vt:i4>0</vt:i4>
      </vt:variant>
      <vt:variant>
        <vt:i4>5</vt:i4>
      </vt:variant>
      <vt:variant>
        <vt:lpwstr/>
      </vt:variant>
      <vt:variant>
        <vt:lpwstr>_Toc320444223</vt:lpwstr>
      </vt:variant>
      <vt:variant>
        <vt:i4>1507381</vt:i4>
      </vt:variant>
      <vt:variant>
        <vt:i4>158</vt:i4>
      </vt:variant>
      <vt:variant>
        <vt:i4>0</vt:i4>
      </vt:variant>
      <vt:variant>
        <vt:i4>5</vt:i4>
      </vt:variant>
      <vt:variant>
        <vt:lpwstr/>
      </vt:variant>
      <vt:variant>
        <vt:lpwstr>_Toc320444222</vt:lpwstr>
      </vt:variant>
      <vt:variant>
        <vt:i4>1507381</vt:i4>
      </vt:variant>
      <vt:variant>
        <vt:i4>152</vt:i4>
      </vt:variant>
      <vt:variant>
        <vt:i4>0</vt:i4>
      </vt:variant>
      <vt:variant>
        <vt:i4>5</vt:i4>
      </vt:variant>
      <vt:variant>
        <vt:lpwstr/>
      </vt:variant>
      <vt:variant>
        <vt:lpwstr>_Toc320444221</vt:lpwstr>
      </vt:variant>
      <vt:variant>
        <vt:i4>1507381</vt:i4>
      </vt:variant>
      <vt:variant>
        <vt:i4>146</vt:i4>
      </vt:variant>
      <vt:variant>
        <vt:i4>0</vt:i4>
      </vt:variant>
      <vt:variant>
        <vt:i4>5</vt:i4>
      </vt:variant>
      <vt:variant>
        <vt:lpwstr/>
      </vt:variant>
      <vt:variant>
        <vt:lpwstr>_Toc320444220</vt:lpwstr>
      </vt:variant>
      <vt:variant>
        <vt:i4>1310773</vt:i4>
      </vt:variant>
      <vt:variant>
        <vt:i4>140</vt:i4>
      </vt:variant>
      <vt:variant>
        <vt:i4>0</vt:i4>
      </vt:variant>
      <vt:variant>
        <vt:i4>5</vt:i4>
      </vt:variant>
      <vt:variant>
        <vt:lpwstr/>
      </vt:variant>
      <vt:variant>
        <vt:lpwstr>_Toc320444219</vt:lpwstr>
      </vt:variant>
      <vt:variant>
        <vt:i4>1310773</vt:i4>
      </vt:variant>
      <vt:variant>
        <vt:i4>134</vt:i4>
      </vt:variant>
      <vt:variant>
        <vt:i4>0</vt:i4>
      </vt:variant>
      <vt:variant>
        <vt:i4>5</vt:i4>
      </vt:variant>
      <vt:variant>
        <vt:lpwstr/>
      </vt:variant>
      <vt:variant>
        <vt:lpwstr>_Toc320444218</vt:lpwstr>
      </vt:variant>
      <vt:variant>
        <vt:i4>1310773</vt:i4>
      </vt:variant>
      <vt:variant>
        <vt:i4>128</vt:i4>
      </vt:variant>
      <vt:variant>
        <vt:i4>0</vt:i4>
      </vt:variant>
      <vt:variant>
        <vt:i4>5</vt:i4>
      </vt:variant>
      <vt:variant>
        <vt:lpwstr/>
      </vt:variant>
      <vt:variant>
        <vt:lpwstr>_Toc320444217</vt:lpwstr>
      </vt:variant>
      <vt:variant>
        <vt:i4>1310773</vt:i4>
      </vt:variant>
      <vt:variant>
        <vt:i4>122</vt:i4>
      </vt:variant>
      <vt:variant>
        <vt:i4>0</vt:i4>
      </vt:variant>
      <vt:variant>
        <vt:i4>5</vt:i4>
      </vt:variant>
      <vt:variant>
        <vt:lpwstr/>
      </vt:variant>
      <vt:variant>
        <vt:lpwstr>_Toc320444216</vt:lpwstr>
      </vt:variant>
      <vt:variant>
        <vt:i4>1310773</vt:i4>
      </vt:variant>
      <vt:variant>
        <vt:i4>116</vt:i4>
      </vt:variant>
      <vt:variant>
        <vt:i4>0</vt:i4>
      </vt:variant>
      <vt:variant>
        <vt:i4>5</vt:i4>
      </vt:variant>
      <vt:variant>
        <vt:lpwstr/>
      </vt:variant>
      <vt:variant>
        <vt:lpwstr>_Toc320444215</vt:lpwstr>
      </vt:variant>
      <vt:variant>
        <vt:i4>1310773</vt:i4>
      </vt:variant>
      <vt:variant>
        <vt:i4>110</vt:i4>
      </vt:variant>
      <vt:variant>
        <vt:i4>0</vt:i4>
      </vt:variant>
      <vt:variant>
        <vt:i4>5</vt:i4>
      </vt:variant>
      <vt:variant>
        <vt:lpwstr/>
      </vt:variant>
      <vt:variant>
        <vt:lpwstr>_Toc320444214</vt:lpwstr>
      </vt:variant>
      <vt:variant>
        <vt:i4>1310773</vt:i4>
      </vt:variant>
      <vt:variant>
        <vt:i4>104</vt:i4>
      </vt:variant>
      <vt:variant>
        <vt:i4>0</vt:i4>
      </vt:variant>
      <vt:variant>
        <vt:i4>5</vt:i4>
      </vt:variant>
      <vt:variant>
        <vt:lpwstr/>
      </vt:variant>
      <vt:variant>
        <vt:lpwstr>_Toc320444213</vt:lpwstr>
      </vt:variant>
      <vt:variant>
        <vt:i4>1310773</vt:i4>
      </vt:variant>
      <vt:variant>
        <vt:i4>98</vt:i4>
      </vt:variant>
      <vt:variant>
        <vt:i4>0</vt:i4>
      </vt:variant>
      <vt:variant>
        <vt:i4>5</vt:i4>
      </vt:variant>
      <vt:variant>
        <vt:lpwstr/>
      </vt:variant>
      <vt:variant>
        <vt:lpwstr>_Toc320444212</vt:lpwstr>
      </vt:variant>
      <vt:variant>
        <vt:i4>1310773</vt:i4>
      </vt:variant>
      <vt:variant>
        <vt:i4>92</vt:i4>
      </vt:variant>
      <vt:variant>
        <vt:i4>0</vt:i4>
      </vt:variant>
      <vt:variant>
        <vt:i4>5</vt:i4>
      </vt:variant>
      <vt:variant>
        <vt:lpwstr/>
      </vt:variant>
      <vt:variant>
        <vt:lpwstr>_Toc320444211</vt:lpwstr>
      </vt:variant>
      <vt:variant>
        <vt:i4>1310773</vt:i4>
      </vt:variant>
      <vt:variant>
        <vt:i4>86</vt:i4>
      </vt:variant>
      <vt:variant>
        <vt:i4>0</vt:i4>
      </vt:variant>
      <vt:variant>
        <vt:i4>5</vt:i4>
      </vt:variant>
      <vt:variant>
        <vt:lpwstr/>
      </vt:variant>
      <vt:variant>
        <vt:lpwstr>_Toc320444210</vt:lpwstr>
      </vt:variant>
      <vt:variant>
        <vt:i4>1376309</vt:i4>
      </vt:variant>
      <vt:variant>
        <vt:i4>80</vt:i4>
      </vt:variant>
      <vt:variant>
        <vt:i4>0</vt:i4>
      </vt:variant>
      <vt:variant>
        <vt:i4>5</vt:i4>
      </vt:variant>
      <vt:variant>
        <vt:lpwstr/>
      </vt:variant>
      <vt:variant>
        <vt:lpwstr>_Toc320444209</vt:lpwstr>
      </vt:variant>
      <vt:variant>
        <vt:i4>1376309</vt:i4>
      </vt:variant>
      <vt:variant>
        <vt:i4>74</vt:i4>
      </vt:variant>
      <vt:variant>
        <vt:i4>0</vt:i4>
      </vt:variant>
      <vt:variant>
        <vt:i4>5</vt:i4>
      </vt:variant>
      <vt:variant>
        <vt:lpwstr/>
      </vt:variant>
      <vt:variant>
        <vt:lpwstr>_Toc320444208</vt:lpwstr>
      </vt:variant>
      <vt:variant>
        <vt:i4>1376309</vt:i4>
      </vt:variant>
      <vt:variant>
        <vt:i4>68</vt:i4>
      </vt:variant>
      <vt:variant>
        <vt:i4>0</vt:i4>
      </vt:variant>
      <vt:variant>
        <vt:i4>5</vt:i4>
      </vt:variant>
      <vt:variant>
        <vt:lpwstr/>
      </vt:variant>
      <vt:variant>
        <vt:lpwstr>_Toc320444207</vt:lpwstr>
      </vt:variant>
      <vt:variant>
        <vt:i4>1376309</vt:i4>
      </vt:variant>
      <vt:variant>
        <vt:i4>62</vt:i4>
      </vt:variant>
      <vt:variant>
        <vt:i4>0</vt:i4>
      </vt:variant>
      <vt:variant>
        <vt:i4>5</vt:i4>
      </vt:variant>
      <vt:variant>
        <vt:lpwstr/>
      </vt:variant>
      <vt:variant>
        <vt:lpwstr>_Toc320444206</vt:lpwstr>
      </vt:variant>
      <vt:variant>
        <vt:i4>1376309</vt:i4>
      </vt:variant>
      <vt:variant>
        <vt:i4>56</vt:i4>
      </vt:variant>
      <vt:variant>
        <vt:i4>0</vt:i4>
      </vt:variant>
      <vt:variant>
        <vt:i4>5</vt:i4>
      </vt:variant>
      <vt:variant>
        <vt:lpwstr/>
      </vt:variant>
      <vt:variant>
        <vt:lpwstr>_Toc320444205</vt:lpwstr>
      </vt:variant>
      <vt:variant>
        <vt:i4>1376309</vt:i4>
      </vt:variant>
      <vt:variant>
        <vt:i4>50</vt:i4>
      </vt:variant>
      <vt:variant>
        <vt:i4>0</vt:i4>
      </vt:variant>
      <vt:variant>
        <vt:i4>5</vt:i4>
      </vt:variant>
      <vt:variant>
        <vt:lpwstr/>
      </vt:variant>
      <vt:variant>
        <vt:lpwstr>_Toc320444204</vt:lpwstr>
      </vt:variant>
      <vt:variant>
        <vt:i4>1376309</vt:i4>
      </vt:variant>
      <vt:variant>
        <vt:i4>44</vt:i4>
      </vt:variant>
      <vt:variant>
        <vt:i4>0</vt:i4>
      </vt:variant>
      <vt:variant>
        <vt:i4>5</vt:i4>
      </vt:variant>
      <vt:variant>
        <vt:lpwstr/>
      </vt:variant>
      <vt:variant>
        <vt:lpwstr>_Toc320444203</vt:lpwstr>
      </vt:variant>
      <vt:variant>
        <vt:i4>1376309</vt:i4>
      </vt:variant>
      <vt:variant>
        <vt:i4>38</vt:i4>
      </vt:variant>
      <vt:variant>
        <vt:i4>0</vt:i4>
      </vt:variant>
      <vt:variant>
        <vt:i4>5</vt:i4>
      </vt:variant>
      <vt:variant>
        <vt:lpwstr/>
      </vt:variant>
      <vt:variant>
        <vt:lpwstr>_Toc320444202</vt:lpwstr>
      </vt:variant>
      <vt:variant>
        <vt:i4>1376309</vt:i4>
      </vt:variant>
      <vt:variant>
        <vt:i4>32</vt:i4>
      </vt:variant>
      <vt:variant>
        <vt:i4>0</vt:i4>
      </vt:variant>
      <vt:variant>
        <vt:i4>5</vt:i4>
      </vt:variant>
      <vt:variant>
        <vt:lpwstr/>
      </vt:variant>
      <vt:variant>
        <vt:lpwstr>_Toc320444201</vt:lpwstr>
      </vt:variant>
      <vt:variant>
        <vt:i4>1376309</vt:i4>
      </vt:variant>
      <vt:variant>
        <vt:i4>26</vt:i4>
      </vt:variant>
      <vt:variant>
        <vt:i4>0</vt:i4>
      </vt:variant>
      <vt:variant>
        <vt:i4>5</vt:i4>
      </vt:variant>
      <vt:variant>
        <vt:lpwstr/>
      </vt:variant>
      <vt:variant>
        <vt:lpwstr>_Toc320444200</vt:lpwstr>
      </vt:variant>
      <vt:variant>
        <vt:i4>1835062</vt:i4>
      </vt:variant>
      <vt:variant>
        <vt:i4>20</vt:i4>
      </vt:variant>
      <vt:variant>
        <vt:i4>0</vt:i4>
      </vt:variant>
      <vt:variant>
        <vt:i4>5</vt:i4>
      </vt:variant>
      <vt:variant>
        <vt:lpwstr/>
      </vt:variant>
      <vt:variant>
        <vt:lpwstr>_Toc320444199</vt:lpwstr>
      </vt:variant>
      <vt:variant>
        <vt:i4>1835062</vt:i4>
      </vt:variant>
      <vt:variant>
        <vt:i4>14</vt:i4>
      </vt:variant>
      <vt:variant>
        <vt:i4>0</vt:i4>
      </vt:variant>
      <vt:variant>
        <vt:i4>5</vt:i4>
      </vt:variant>
      <vt:variant>
        <vt:lpwstr/>
      </vt:variant>
      <vt:variant>
        <vt:lpwstr>_Toc320444198</vt:lpwstr>
      </vt:variant>
      <vt:variant>
        <vt:i4>1835062</vt:i4>
      </vt:variant>
      <vt:variant>
        <vt:i4>8</vt:i4>
      </vt:variant>
      <vt:variant>
        <vt:i4>0</vt:i4>
      </vt:variant>
      <vt:variant>
        <vt:i4>5</vt:i4>
      </vt:variant>
      <vt:variant>
        <vt:lpwstr/>
      </vt:variant>
      <vt:variant>
        <vt:lpwstr>_Toc320444197</vt:lpwstr>
      </vt:variant>
      <vt:variant>
        <vt:i4>1835062</vt:i4>
      </vt:variant>
      <vt:variant>
        <vt:i4>2</vt:i4>
      </vt:variant>
      <vt:variant>
        <vt:i4>0</vt:i4>
      </vt:variant>
      <vt:variant>
        <vt:i4>5</vt:i4>
      </vt:variant>
      <vt:variant>
        <vt:lpwstr/>
      </vt:variant>
      <vt:variant>
        <vt:lpwstr>_Toc320444196</vt:lpwstr>
      </vt:variant>
      <vt:variant>
        <vt:i4>2687052</vt:i4>
      </vt:variant>
      <vt:variant>
        <vt:i4>6</vt:i4>
      </vt:variant>
      <vt:variant>
        <vt:i4>0</vt:i4>
      </vt:variant>
      <vt:variant>
        <vt:i4>5</vt:i4>
      </vt:variant>
      <vt:variant>
        <vt:lpwstr>mailto:dfdl-wg@ogf.org</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Michael J. Beckerle</dc:creator>
  <cp:lastModifiedBy>mbeckerle</cp:lastModifiedBy>
  <cp:revision>7</cp:revision>
  <cp:lastPrinted>2013-07-10T18:53:00Z</cp:lastPrinted>
  <dcterms:created xsi:type="dcterms:W3CDTF">2013-07-24T21:16:00Z</dcterms:created>
  <dcterms:modified xsi:type="dcterms:W3CDTF">2013-07-25T16:26:00Z</dcterms:modified>
</cp:coreProperties>
</file>